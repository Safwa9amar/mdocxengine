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8.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C4A985" w14:textId="6E889EC7" w:rsidR="00D66A29" w:rsidRDefault="00D66A29" w:rsidP="00D66A29">
      <w:pPr>
        <w:bidi w:val="0"/>
      </w:pPr>
      <w:r>
        <w:rPr>
          <w:noProof/>
          <w:lang w:val="fr-FR" w:eastAsia="fr-FR" w:bidi="ar-SA"/>
        </w:rPr>
        <mc:AlternateContent>
          <mc:Choice Requires="wps">
            <w:drawing>
              <wp:anchor distT="0" distB="0" distL="114300" distR="114300" simplePos="0" relativeHeight="251661312" behindDoc="1" locked="0" layoutInCell="0" allowOverlap="1" wp14:anchorId="03C8703F" wp14:editId="54B81EAF">
                <wp:simplePos x="0" y="0"/>
                <wp:positionH relativeFrom="page">
                  <wp:posOffset>619125</wp:posOffset>
                </wp:positionH>
                <wp:positionV relativeFrom="paragraph">
                  <wp:posOffset>-299085</wp:posOffset>
                </wp:positionV>
                <wp:extent cx="6334125" cy="710565"/>
                <wp:effectExtent l="9525" t="10160" r="9525" b="1270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34125" cy="710565"/>
                        </a:xfrm>
                        <a:prstGeom prst="rect">
                          <a:avLst/>
                        </a:prstGeom>
                        <a:solidFill>
                          <a:srgbClr val="FF0000"/>
                        </a:solidFill>
                        <a:ln w="9525">
                          <a:solidFill>
                            <a:srgbClr val="FFFF66"/>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74F298" id="Rectangle 8" o:spid="_x0000_s1026" style="position:absolute;margin-left:48.75pt;margin-top:-23.55pt;width:498.75pt;height:55.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" o:allowincell="f" fillcolor="red" strokecolor="#ff6">
                <v:path arrowok="t"/>
                <w10:wrap anchorx="page"/>
              </v:rect>
            </w:pict>
          </mc:Fallback>
        </mc:AlternateContent>
      </w:r>
    </w:p>
    <w:p w14:paraId="1B2CB0F7" w14:textId="2F1540BF" w:rsidR="00D66A29" w:rsidRDefault="003722A6" w:rsidP="003722A6">
      <w:pPr>
        <w:bidi w:val="0"/>
      </w:pPr>
      <w:r w:rsidRPr="00DA0C19">
        <w:rPr>
          <w:noProof/>
          <w:lang w:val="fr-FR" w:eastAsia="fr-FR" w:bidi="ar-SA"/>
        </w:rPr>
        <w:drawing>
          <wp:anchor distT="0" distB="0" distL="114300" distR="114300" simplePos="0" relativeHeight="251660288" behindDoc="0" locked="0" layoutInCell="1" allowOverlap="1" wp14:anchorId="45AA4F3C" wp14:editId="3B93C5BA">
            <wp:simplePos x="0" y="0"/>
            <wp:positionH relativeFrom="margin">
              <wp:align>center</wp:align>
            </wp:positionH>
            <wp:positionV relativeFrom="page">
              <wp:posOffset>1447165</wp:posOffset>
            </wp:positionV>
            <wp:extent cx="1162050" cy="1405255"/>
            <wp:effectExtent l="0" t="0" r="0" b="4445"/>
            <wp:wrapTopAndBottom/>
            <wp:docPr id="4" name="Image 1" descr="logo couleurs fini lakmans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logo couleurs fini lakmans 2.jpg"/>
                    <pic:cNvPicPr>
                      <a:picLocks noChangeAspect="1" noChangeArrowheads="1"/>
                    </pic:cNvPicPr>
                  </pic:nvPicPr>
                  <pic:blipFill>
                    <a:blip r:embed="rId8" cstate="print">
                      <a:extLst>
                        <a:ext uri="{28A0092B-C50C-407E-A947-70E740481C1C}">
                          <a14:useLocalDpi xmlns:a14="http://schemas.microsoft.com/office/drawing/2010/main" val="0"/>
                        </a:ext>
                      </a:extLst>
                    </a:blip>
                    <a:srcRect r="46956" b="23077"/>
                    <a:stretch>
                      <a:fillRect/>
                    </a:stretch>
                  </pic:blipFill>
                  <pic:spPr bwMode="auto">
                    <a:xfrm>
                      <a:off x="0" y="0"/>
                      <a:ext cx="1162050" cy="140525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bl>
      <w:tblPr>
        <w:tblStyle w:val="Grilledutableau"/>
        <w:tblW w:w="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
        <w:gridCol w:w="253"/>
      </w:tblGrid>
      <w:tr w:rsidR="00D66A29" w:rsidRPr="00AA344B" w14:paraId="4019CA37" w14:textId="77777777" w:rsidTr="00B14DB6">
        <w:trPr>
          <w:trHeight w:val="274"/>
        </w:trPr>
        <w:tc>
          <w:tcPr>
            <w:tcW w:w="240" w:type="dxa"/>
          </w:tcPr>
          <w:p w14:paraId="1C8DB7D8" w14:textId="77777777" w:rsidR="00D66A29" w:rsidRPr="00AA344B" w:rsidRDefault="00D66A29" w:rsidP="00B14DB6">
            <w:pPr>
              <w:jc w:val="center"/>
            </w:pPr>
          </w:p>
        </w:tc>
        <w:tc>
          <w:tcPr>
            <w:tcW w:w="253" w:type="dxa"/>
          </w:tcPr>
          <w:p w14:paraId="03D29138" w14:textId="77777777" w:rsidR="00D66A29" w:rsidRPr="00AA344B" w:rsidRDefault="00D66A29" w:rsidP="00B14DB6">
            <w:pPr>
              <w:jc w:val="center"/>
            </w:pPr>
          </w:p>
        </w:tc>
      </w:tr>
    </w:tbl>
    <w:p w14:paraId="386F74A6" w14:textId="2098A0D5" w:rsidR="00D66A29" w:rsidRPr="0003533F" w:rsidRDefault="00D66A29" w:rsidP="00BA546D">
      <w:pPr>
        <w:spacing w:line="360" w:lineRule="auto"/>
        <w:jc w:val="center"/>
        <w:rPr>
          <w:b/>
          <w:bCs/>
          <w:rtl/>
        </w:rPr>
      </w:pPr>
      <w:r w:rsidRPr="0003533F">
        <w:rPr>
          <w:b/>
          <w:bCs/>
          <w:rtl/>
        </w:rPr>
        <w:t xml:space="preserve">جامــعة وهـــران </w:t>
      </w:r>
      <w:r w:rsidRPr="0003533F">
        <w:rPr>
          <w:b/>
          <w:bCs/>
        </w:rPr>
        <w:t>2</w:t>
      </w:r>
      <w:r w:rsidR="00BA546D">
        <w:rPr>
          <w:rFonts w:hint="cs"/>
          <w:b/>
          <w:bCs/>
          <w:rtl/>
        </w:rPr>
        <w:t xml:space="preserve"> محمد بن أحمد</w:t>
      </w:r>
    </w:p>
    <w:p w14:paraId="26DAE7E3" w14:textId="77777777" w:rsidR="00D66A29" w:rsidRPr="0003533F" w:rsidRDefault="00D66A29" w:rsidP="00AA0D2B">
      <w:pPr>
        <w:spacing w:line="360" w:lineRule="auto"/>
        <w:jc w:val="center"/>
        <w:rPr>
          <w:b/>
          <w:bCs/>
          <w:rtl/>
        </w:rPr>
      </w:pPr>
      <w:r w:rsidRPr="0003533F">
        <w:rPr>
          <w:b/>
          <w:bCs/>
          <w:rtl/>
        </w:rPr>
        <w:t>كلية ال</w:t>
      </w:r>
      <w:r w:rsidRPr="0003533F">
        <w:rPr>
          <w:rFonts w:hint="cs"/>
          <w:b/>
          <w:bCs/>
          <w:rtl/>
        </w:rPr>
        <w:t>حقوق والعلوم السيــــــــــاسية</w:t>
      </w:r>
    </w:p>
    <w:p w14:paraId="1A53D268" w14:textId="09189542" w:rsidR="00D66A29" w:rsidRPr="0003533F" w:rsidRDefault="00D66A29" w:rsidP="00AA0D2B">
      <w:pPr>
        <w:spacing w:line="360" w:lineRule="auto"/>
        <w:jc w:val="center"/>
        <w:rPr>
          <w:b/>
          <w:bCs/>
          <w:rtl/>
        </w:rPr>
      </w:pPr>
      <w:r w:rsidRPr="0003533F">
        <w:rPr>
          <w:rFonts w:hint="cs"/>
          <w:b/>
          <w:bCs/>
          <w:rtl/>
        </w:rPr>
        <w:t xml:space="preserve">قسم القانون العام </w:t>
      </w:r>
    </w:p>
    <w:p w14:paraId="0F22B4DC" w14:textId="33C54F2D" w:rsidR="00D66A29" w:rsidRPr="0003533F" w:rsidRDefault="00D66A29" w:rsidP="00A06055">
      <w:pPr>
        <w:spacing w:line="360" w:lineRule="auto"/>
        <w:jc w:val="center"/>
        <w:rPr>
          <w:b/>
          <w:bCs/>
        </w:rPr>
      </w:pPr>
      <w:r w:rsidRPr="0003533F">
        <w:rPr>
          <w:rFonts w:hint="cs"/>
          <w:b/>
          <w:bCs/>
          <w:rtl/>
        </w:rPr>
        <w:t xml:space="preserve">أطروحة مقدمة لنيل شهادة الدكتوراه في القانون تخصص قانون </w:t>
      </w:r>
      <w:r w:rsidR="00A06055" w:rsidRPr="0003533F">
        <w:rPr>
          <w:rFonts w:hint="cs"/>
          <w:b/>
          <w:bCs/>
          <w:rtl/>
        </w:rPr>
        <w:t xml:space="preserve">عام </w:t>
      </w:r>
      <w:r w:rsidR="00835CAE" w:rsidRPr="0003533F">
        <w:rPr>
          <w:rFonts w:hint="cs"/>
          <w:b/>
          <w:bCs/>
          <w:rtl/>
        </w:rPr>
        <w:t>اقتصادي</w:t>
      </w:r>
      <w:r w:rsidRPr="0003533F">
        <w:rPr>
          <w:rFonts w:hint="cs"/>
          <w:b/>
          <w:bCs/>
          <w:rtl/>
        </w:rPr>
        <w:t xml:space="preserve"> </w:t>
      </w:r>
    </w:p>
    <w:p w14:paraId="2FBEA553" w14:textId="52F9F6D2" w:rsidR="00AA0D2B" w:rsidRPr="0003533F" w:rsidRDefault="00AA0D2B" w:rsidP="00D66A29">
      <w:pPr>
        <w:contextualSpacing/>
        <w:jc w:val="center"/>
        <w:rPr>
          <w:b/>
          <w:bCs/>
          <w:rtl/>
        </w:rPr>
      </w:pPr>
      <w:r w:rsidRPr="0003533F">
        <w:rPr>
          <w:noProof/>
          <w:rtl/>
          <w:lang w:val="fr-FR" w:eastAsia="fr-FR" w:bidi="ar-SA"/>
        </w:rPr>
        <mc:AlternateContent>
          <mc:Choice Requires="wps">
            <w:drawing>
              <wp:anchor distT="0" distB="0" distL="114300" distR="114300" simplePos="0" relativeHeight="251659264" behindDoc="1" locked="0" layoutInCell="1" allowOverlap="1" wp14:anchorId="62281543" wp14:editId="0DC9CE8A">
                <wp:simplePos x="0" y="0"/>
                <wp:positionH relativeFrom="margin">
                  <wp:align>left</wp:align>
                </wp:positionH>
                <wp:positionV relativeFrom="paragraph">
                  <wp:posOffset>59055</wp:posOffset>
                </wp:positionV>
                <wp:extent cx="5438775" cy="781050"/>
                <wp:effectExtent l="0" t="0" r="28575" b="19050"/>
                <wp:wrapNone/>
                <wp:docPr id="7" name="Rectangle à coins arrondi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38775" cy="78105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9C87B38" id="Rectangle à coins arrondis 7" o:spid="_x0000_s1026" style="position:absolute;margin-left:0;margin-top:4.65pt;width:428.25pt;height:61.5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">
                <w10:wrap anchorx="margin"/>
              </v:roundrect>
            </w:pict>
          </mc:Fallback>
        </mc:AlternateContent>
      </w:r>
    </w:p>
    <w:p w14:paraId="3732C319" w14:textId="0CE3B667" w:rsidR="00D66A29" w:rsidRPr="0003533F" w:rsidRDefault="00D66A29" w:rsidP="00D66A29">
      <w:pPr>
        <w:jc w:val="center"/>
        <w:rPr>
          <w:b/>
          <w:bCs/>
          <w:sz w:val="48"/>
          <w:szCs w:val="48"/>
          <w:rtl/>
        </w:rPr>
      </w:pPr>
      <w:r w:rsidRPr="0003533F">
        <w:rPr>
          <w:rFonts w:hint="cs"/>
          <w:b/>
          <w:bCs/>
          <w:sz w:val="48"/>
          <w:szCs w:val="48"/>
          <w:rtl/>
        </w:rPr>
        <w:t>سلط</w:t>
      </w:r>
      <w:r w:rsidR="00AA0D2B" w:rsidRPr="0003533F">
        <w:rPr>
          <w:rFonts w:hint="cs"/>
          <w:b/>
          <w:bCs/>
          <w:sz w:val="48"/>
          <w:szCs w:val="48"/>
          <w:rtl/>
        </w:rPr>
        <w:t>ـــ</w:t>
      </w:r>
      <w:r w:rsidRPr="0003533F">
        <w:rPr>
          <w:rFonts w:hint="cs"/>
          <w:b/>
          <w:bCs/>
          <w:sz w:val="48"/>
          <w:szCs w:val="48"/>
          <w:rtl/>
        </w:rPr>
        <w:t>ة رقاب</w:t>
      </w:r>
      <w:r w:rsidR="00AA0D2B" w:rsidRPr="0003533F">
        <w:rPr>
          <w:rFonts w:hint="cs"/>
          <w:b/>
          <w:bCs/>
          <w:sz w:val="48"/>
          <w:szCs w:val="48"/>
          <w:rtl/>
        </w:rPr>
        <w:t>ــ</w:t>
      </w:r>
      <w:r w:rsidRPr="0003533F">
        <w:rPr>
          <w:rFonts w:hint="cs"/>
          <w:b/>
          <w:bCs/>
          <w:sz w:val="48"/>
          <w:szCs w:val="48"/>
          <w:rtl/>
        </w:rPr>
        <w:t>ة عقود تفوي</w:t>
      </w:r>
      <w:r w:rsidR="00AA0D2B" w:rsidRPr="0003533F">
        <w:rPr>
          <w:rFonts w:hint="cs"/>
          <w:b/>
          <w:bCs/>
          <w:sz w:val="48"/>
          <w:szCs w:val="48"/>
          <w:rtl/>
        </w:rPr>
        <w:t>ــ</w:t>
      </w:r>
      <w:r w:rsidRPr="0003533F">
        <w:rPr>
          <w:rFonts w:hint="cs"/>
          <w:b/>
          <w:bCs/>
          <w:sz w:val="48"/>
          <w:szCs w:val="48"/>
          <w:rtl/>
        </w:rPr>
        <w:t>ض الم</w:t>
      </w:r>
      <w:r w:rsidR="00AA0D2B" w:rsidRPr="0003533F">
        <w:rPr>
          <w:rFonts w:hint="cs"/>
          <w:b/>
          <w:bCs/>
          <w:sz w:val="48"/>
          <w:szCs w:val="48"/>
          <w:rtl/>
        </w:rPr>
        <w:t>ـ</w:t>
      </w:r>
      <w:r w:rsidRPr="0003533F">
        <w:rPr>
          <w:rFonts w:hint="cs"/>
          <w:b/>
          <w:bCs/>
          <w:sz w:val="48"/>
          <w:szCs w:val="48"/>
          <w:rtl/>
        </w:rPr>
        <w:t>رفق الع</w:t>
      </w:r>
      <w:r w:rsidR="00AA0D2B" w:rsidRPr="0003533F">
        <w:rPr>
          <w:rFonts w:hint="cs"/>
          <w:b/>
          <w:bCs/>
          <w:sz w:val="48"/>
          <w:szCs w:val="48"/>
          <w:rtl/>
        </w:rPr>
        <w:t>ـــ</w:t>
      </w:r>
      <w:r w:rsidRPr="0003533F">
        <w:rPr>
          <w:rFonts w:hint="cs"/>
          <w:b/>
          <w:bCs/>
          <w:sz w:val="48"/>
          <w:szCs w:val="48"/>
          <w:rtl/>
        </w:rPr>
        <w:t>ام</w:t>
      </w:r>
    </w:p>
    <w:p w14:paraId="288FB7DF" w14:textId="77777777" w:rsidR="00AA0D2B" w:rsidRPr="0003533F" w:rsidRDefault="00AA0D2B" w:rsidP="00AA0D2B">
      <w:pPr>
        <w:ind w:firstLine="0"/>
        <w:jc w:val="both"/>
        <w:rPr>
          <w:b/>
          <w:bCs/>
          <w:rtl/>
        </w:rPr>
      </w:pPr>
    </w:p>
    <w:p w14:paraId="782DB164" w14:textId="77777777" w:rsidR="00073921" w:rsidRDefault="00073921" w:rsidP="00D66A29">
      <w:pPr>
        <w:jc w:val="center"/>
      </w:pPr>
    </w:p>
    <w:p w14:paraId="31E7A172" w14:textId="1C6D7D33" w:rsidR="00D66A29" w:rsidRPr="0003533F" w:rsidRDefault="00D66A29" w:rsidP="00D66A29">
      <w:pPr>
        <w:jc w:val="center"/>
      </w:pPr>
      <w:r w:rsidRPr="0003533F">
        <w:rPr>
          <w:rFonts w:hint="cs"/>
          <w:rtl/>
        </w:rPr>
        <w:t>مقدمة</w:t>
      </w:r>
      <w:r w:rsidRPr="0003533F">
        <w:rPr>
          <w:rtl/>
        </w:rPr>
        <w:t xml:space="preserve"> </w:t>
      </w:r>
      <w:r w:rsidRPr="0003533F">
        <w:rPr>
          <w:rFonts w:hint="cs"/>
          <w:rtl/>
        </w:rPr>
        <w:t>ومناقشة</w:t>
      </w:r>
      <w:r w:rsidRPr="0003533F">
        <w:rPr>
          <w:rtl/>
        </w:rPr>
        <w:t xml:space="preserve"> </w:t>
      </w:r>
      <w:r w:rsidRPr="0003533F">
        <w:rPr>
          <w:rFonts w:hint="cs"/>
          <w:rtl/>
        </w:rPr>
        <w:t>علنا</w:t>
      </w:r>
      <w:r w:rsidRPr="0003533F">
        <w:rPr>
          <w:rtl/>
        </w:rPr>
        <w:t xml:space="preserve"> </w:t>
      </w:r>
      <w:r w:rsidRPr="0003533F">
        <w:rPr>
          <w:rFonts w:hint="cs"/>
          <w:rtl/>
        </w:rPr>
        <w:t>من</w:t>
      </w:r>
      <w:r w:rsidRPr="0003533F">
        <w:rPr>
          <w:rtl/>
        </w:rPr>
        <w:t xml:space="preserve"> </w:t>
      </w:r>
      <w:r w:rsidRPr="0003533F">
        <w:rPr>
          <w:rFonts w:hint="cs"/>
          <w:rtl/>
        </w:rPr>
        <w:t>طرف</w:t>
      </w:r>
      <w:r w:rsidR="00AA0D2B" w:rsidRPr="0003533F">
        <w:rPr>
          <w:rFonts w:hint="cs"/>
          <w:rtl/>
        </w:rPr>
        <w:t xml:space="preserve"> </w:t>
      </w:r>
      <w:r w:rsidR="00835CAE" w:rsidRPr="0003533F">
        <w:rPr>
          <w:rFonts w:hint="cs"/>
          <w:rtl/>
        </w:rPr>
        <w:t>الطالب:</w:t>
      </w:r>
    </w:p>
    <w:p w14:paraId="08A1F5D9" w14:textId="62B2E590" w:rsidR="003722A6" w:rsidRPr="0003533F" w:rsidRDefault="00D66A29" w:rsidP="003722A6">
      <w:pPr>
        <w:ind w:left="432" w:hanging="432"/>
        <w:jc w:val="center"/>
        <w:rPr>
          <w:b/>
          <w:bCs/>
          <w:rtl/>
        </w:rPr>
      </w:pPr>
      <w:r w:rsidRPr="0003533F">
        <w:rPr>
          <w:rFonts w:hint="cs"/>
          <w:b/>
          <w:bCs/>
          <w:rtl/>
        </w:rPr>
        <w:t>بوصبيع بن شهرة</w:t>
      </w:r>
    </w:p>
    <w:p w14:paraId="041DB75B" w14:textId="77777777" w:rsidR="003722A6" w:rsidRPr="0003533F" w:rsidRDefault="003722A6" w:rsidP="003722A6">
      <w:pPr>
        <w:ind w:left="432" w:hanging="432"/>
        <w:jc w:val="center"/>
        <w:rPr>
          <w:b/>
          <w:bCs/>
          <w:rtl/>
        </w:rPr>
      </w:pPr>
    </w:p>
    <w:p w14:paraId="7CA13BCF" w14:textId="5046A104" w:rsidR="00AA0D2B" w:rsidRPr="0003533F" w:rsidRDefault="003722A6" w:rsidP="003722A6">
      <w:pPr>
        <w:ind w:left="-142" w:firstLine="0"/>
        <w:jc w:val="center"/>
        <w:rPr>
          <w:b/>
          <w:bCs/>
          <w:u w:val="single"/>
          <w:rtl/>
        </w:rPr>
      </w:pPr>
      <w:r w:rsidRPr="0003533F">
        <w:rPr>
          <w:rFonts w:hint="cs"/>
          <w:b/>
          <w:bCs/>
          <w:u w:val="single"/>
          <w:rtl/>
        </w:rPr>
        <w:t>أمام لجنـــــــــة المناقشـــــــــــة المكونـــة من:</w:t>
      </w:r>
    </w:p>
    <w:tbl>
      <w:tblPr>
        <w:tblpPr w:leftFromText="180" w:rightFromText="180" w:vertAnchor="text" w:horzAnchor="margin" w:tblpXSpec="center" w:tblpY="653"/>
        <w:tblW w:w="9214" w:type="dxa"/>
        <w:tblLayout w:type="fixed"/>
        <w:tblLook w:val="0380" w:firstRow="0" w:lastRow="0" w:firstColumn="1" w:lastColumn="1" w:noHBand="1" w:noVBand="0"/>
      </w:tblPr>
      <w:tblGrid>
        <w:gridCol w:w="1701"/>
        <w:gridCol w:w="3402"/>
        <w:gridCol w:w="2143"/>
        <w:gridCol w:w="1968"/>
      </w:tblGrid>
      <w:tr w:rsidR="0003533F" w:rsidRPr="0003533F" w14:paraId="43E5E506" w14:textId="77777777" w:rsidTr="007A5758">
        <w:trPr>
          <w:trHeight w:val="356"/>
        </w:trPr>
        <w:tc>
          <w:tcPr>
            <w:tcW w:w="1701" w:type="dxa"/>
          </w:tcPr>
          <w:p w14:paraId="0A50E388" w14:textId="06EDF0E2" w:rsidR="00814654" w:rsidRPr="0003533F" w:rsidRDefault="004C7017" w:rsidP="004C7017">
            <w:pPr>
              <w:spacing w:line="360" w:lineRule="auto"/>
              <w:ind w:left="175" w:firstLine="0"/>
              <w:jc w:val="left"/>
            </w:pPr>
            <w:r w:rsidRPr="0003533F">
              <w:rPr>
                <w:rFonts w:hint="cs"/>
                <w:rtl/>
              </w:rPr>
              <w:t>رئيـــــــــسا</w:t>
            </w:r>
          </w:p>
        </w:tc>
        <w:tc>
          <w:tcPr>
            <w:tcW w:w="3402" w:type="dxa"/>
          </w:tcPr>
          <w:p w14:paraId="5C3596F8" w14:textId="078806F4" w:rsidR="00814654" w:rsidRPr="0003533F" w:rsidRDefault="004C7017" w:rsidP="004C7017">
            <w:pPr>
              <w:spacing w:line="360" w:lineRule="auto"/>
              <w:ind w:left="33" w:firstLine="0"/>
              <w:jc w:val="left"/>
              <w:rPr>
                <w:rFonts w:cs="Arabic Transparent"/>
              </w:rPr>
            </w:pPr>
            <w:r w:rsidRPr="0003533F">
              <w:rPr>
                <w:rFonts w:hint="cs"/>
                <w:rtl/>
              </w:rPr>
              <w:t xml:space="preserve"> </w:t>
            </w:r>
            <w:r w:rsidR="00814654" w:rsidRPr="0003533F">
              <w:rPr>
                <w:rFonts w:hint="cs"/>
                <w:rtl/>
              </w:rPr>
              <w:t>جامعة وهــــران 2 محمد بن أحمد</w:t>
            </w:r>
          </w:p>
        </w:tc>
        <w:tc>
          <w:tcPr>
            <w:tcW w:w="2143" w:type="dxa"/>
          </w:tcPr>
          <w:p w14:paraId="0EED9BA3" w14:textId="0B9240E4" w:rsidR="00814654" w:rsidRPr="0003533F" w:rsidRDefault="004C7017" w:rsidP="004C7017">
            <w:pPr>
              <w:spacing w:line="360" w:lineRule="auto"/>
              <w:ind w:firstLine="0"/>
              <w:jc w:val="left"/>
              <w:rPr>
                <w:rFonts w:cs="Arabic Transparent"/>
              </w:rPr>
            </w:pPr>
            <w:r w:rsidRPr="0003533F">
              <w:rPr>
                <w:rFonts w:hint="cs"/>
                <w:rtl/>
              </w:rPr>
              <w:t>أستاذ التعليم العالي</w:t>
            </w:r>
          </w:p>
        </w:tc>
        <w:tc>
          <w:tcPr>
            <w:tcW w:w="1968" w:type="dxa"/>
          </w:tcPr>
          <w:p w14:paraId="4C787323" w14:textId="61C45595" w:rsidR="00814654" w:rsidRPr="0003533F" w:rsidRDefault="007A5758" w:rsidP="004C7017">
            <w:pPr>
              <w:spacing w:line="360" w:lineRule="auto"/>
              <w:ind w:firstLine="0"/>
              <w:jc w:val="left"/>
              <w:rPr>
                <w:rFonts w:hint="cs"/>
                <w:rtl/>
              </w:rPr>
            </w:pPr>
            <w:r>
              <w:rPr>
                <w:rFonts w:hint="cs"/>
                <w:rtl/>
              </w:rPr>
              <w:t>فاصلة عبد اللطيف</w:t>
            </w:r>
          </w:p>
        </w:tc>
      </w:tr>
      <w:tr w:rsidR="0003533F" w:rsidRPr="0003533F" w14:paraId="2F0547A3" w14:textId="77777777" w:rsidTr="007A5758">
        <w:trPr>
          <w:trHeight w:val="356"/>
        </w:trPr>
        <w:tc>
          <w:tcPr>
            <w:tcW w:w="1701" w:type="dxa"/>
          </w:tcPr>
          <w:p w14:paraId="658FF2D1" w14:textId="37A8BD51" w:rsidR="00814654" w:rsidRPr="0003533F" w:rsidRDefault="004C7017" w:rsidP="004C7017">
            <w:pPr>
              <w:spacing w:line="360" w:lineRule="auto"/>
              <w:ind w:left="175" w:firstLine="0"/>
              <w:jc w:val="left"/>
            </w:pPr>
            <w:r w:rsidRPr="0003533F">
              <w:rPr>
                <w:rFonts w:hint="cs"/>
                <w:rtl/>
              </w:rPr>
              <w:t>مشرفا ومقررا</w:t>
            </w:r>
          </w:p>
        </w:tc>
        <w:tc>
          <w:tcPr>
            <w:tcW w:w="3402" w:type="dxa"/>
          </w:tcPr>
          <w:p w14:paraId="5E631B62" w14:textId="7848147D" w:rsidR="00814654" w:rsidRPr="0003533F" w:rsidRDefault="00814654" w:rsidP="004C7017">
            <w:pPr>
              <w:spacing w:line="360" w:lineRule="auto"/>
              <w:ind w:firstLine="0"/>
              <w:jc w:val="left"/>
              <w:rPr>
                <w:rFonts w:cs="Arabic Transparent"/>
              </w:rPr>
            </w:pPr>
            <w:r w:rsidRPr="0003533F">
              <w:rPr>
                <w:rFonts w:hint="cs"/>
                <w:rtl/>
              </w:rPr>
              <w:t xml:space="preserve"> </w:t>
            </w:r>
            <w:r w:rsidR="004C7017" w:rsidRPr="0003533F">
              <w:rPr>
                <w:rFonts w:hint="cs"/>
                <w:rtl/>
              </w:rPr>
              <w:t>جامعة وهــــران 2 محمد بن أحمد</w:t>
            </w:r>
          </w:p>
        </w:tc>
        <w:tc>
          <w:tcPr>
            <w:tcW w:w="2143" w:type="dxa"/>
          </w:tcPr>
          <w:p w14:paraId="1B1E682E" w14:textId="24C74441" w:rsidR="00814654" w:rsidRPr="0003533F" w:rsidRDefault="00814654" w:rsidP="004C7017">
            <w:pPr>
              <w:spacing w:line="360" w:lineRule="auto"/>
              <w:ind w:firstLine="0"/>
              <w:jc w:val="left"/>
              <w:rPr>
                <w:rFonts w:cs="Arabic Transparent"/>
              </w:rPr>
            </w:pPr>
            <w:r w:rsidRPr="0003533F">
              <w:rPr>
                <w:rFonts w:hint="cs"/>
                <w:rtl/>
              </w:rPr>
              <w:t xml:space="preserve">أستاذ </w:t>
            </w:r>
            <w:r w:rsidR="004C7017" w:rsidRPr="0003533F">
              <w:rPr>
                <w:rFonts w:hint="cs"/>
                <w:rtl/>
              </w:rPr>
              <w:t xml:space="preserve">التعليم العالي </w:t>
            </w:r>
          </w:p>
        </w:tc>
        <w:tc>
          <w:tcPr>
            <w:tcW w:w="1968" w:type="dxa"/>
          </w:tcPr>
          <w:p w14:paraId="788F5D90" w14:textId="61960641" w:rsidR="00814654" w:rsidRPr="0003533F" w:rsidRDefault="004C7017" w:rsidP="004C7017">
            <w:pPr>
              <w:spacing w:line="360" w:lineRule="auto"/>
              <w:ind w:firstLine="0"/>
              <w:jc w:val="left"/>
              <w:rPr>
                <w:rFonts w:cs="Arabic Transparent"/>
              </w:rPr>
            </w:pPr>
            <w:r w:rsidRPr="0003533F">
              <w:rPr>
                <w:rFonts w:hint="cs"/>
                <w:rtl/>
              </w:rPr>
              <w:t xml:space="preserve">حداد محمد </w:t>
            </w:r>
          </w:p>
        </w:tc>
      </w:tr>
      <w:tr w:rsidR="0003533F" w:rsidRPr="0003533F" w14:paraId="3841D2AE" w14:textId="77777777" w:rsidTr="007A5758">
        <w:trPr>
          <w:trHeight w:val="373"/>
        </w:trPr>
        <w:tc>
          <w:tcPr>
            <w:tcW w:w="1701" w:type="dxa"/>
          </w:tcPr>
          <w:p w14:paraId="789A0876" w14:textId="1B09E9DF" w:rsidR="00814654" w:rsidRPr="0003533F" w:rsidRDefault="00B23576" w:rsidP="004C7017">
            <w:pPr>
              <w:spacing w:line="360" w:lineRule="auto"/>
              <w:ind w:left="175" w:firstLine="0"/>
              <w:jc w:val="left"/>
            </w:pPr>
            <w:r>
              <w:rPr>
                <w:rFonts w:hint="cs"/>
                <w:rtl/>
              </w:rPr>
              <w:t>مشرفا مساعدا</w:t>
            </w:r>
          </w:p>
        </w:tc>
        <w:tc>
          <w:tcPr>
            <w:tcW w:w="3402" w:type="dxa"/>
          </w:tcPr>
          <w:p w14:paraId="48438550" w14:textId="6101B2EA" w:rsidR="00814654" w:rsidRPr="0003533F" w:rsidRDefault="00814654" w:rsidP="004C7017">
            <w:pPr>
              <w:spacing w:line="360" w:lineRule="auto"/>
              <w:ind w:firstLine="0"/>
              <w:jc w:val="left"/>
              <w:rPr>
                <w:rFonts w:cs="Arabic Transparent"/>
              </w:rPr>
            </w:pPr>
            <w:r w:rsidRPr="0003533F">
              <w:rPr>
                <w:rFonts w:hint="cs"/>
                <w:rtl/>
              </w:rPr>
              <w:t xml:space="preserve"> </w:t>
            </w:r>
            <w:r w:rsidR="004C7017" w:rsidRPr="0003533F">
              <w:rPr>
                <w:rFonts w:hint="cs"/>
                <w:rtl/>
              </w:rPr>
              <w:t>جامعة وهــــران 2 محمد بن أحمد</w:t>
            </w:r>
          </w:p>
        </w:tc>
        <w:tc>
          <w:tcPr>
            <w:tcW w:w="2143" w:type="dxa"/>
          </w:tcPr>
          <w:p w14:paraId="615E1E02" w14:textId="3D313B93" w:rsidR="00814654" w:rsidRPr="0003533F" w:rsidRDefault="004C7017" w:rsidP="00DC5D8A">
            <w:pPr>
              <w:spacing w:line="360" w:lineRule="auto"/>
              <w:ind w:firstLine="0"/>
              <w:jc w:val="left"/>
            </w:pPr>
            <w:r w:rsidRPr="0003533F">
              <w:rPr>
                <w:rFonts w:hint="cs"/>
                <w:rtl/>
              </w:rPr>
              <w:t xml:space="preserve">أستاذ </w:t>
            </w:r>
            <w:r w:rsidR="00FF4B59">
              <w:rPr>
                <w:rFonts w:hint="cs"/>
                <w:rtl/>
              </w:rPr>
              <w:t xml:space="preserve">محاضر </w:t>
            </w:r>
            <w:r w:rsidR="00DC5D8A" w:rsidRPr="0003533F">
              <w:rPr>
                <w:rtl/>
              </w:rPr>
              <w:t>–</w:t>
            </w:r>
            <w:r w:rsidR="00DC5D8A" w:rsidRPr="0003533F">
              <w:rPr>
                <w:rFonts w:hint="cs"/>
                <w:rtl/>
              </w:rPr>
              <w:t xml:space="preserve"> </w:t>
            </w:r>
            <w:r w:rsidR="00DC5D8A">
              <w:rPr>
                <w:rFonts w:hint="cs"/>
                <w:rtl/>
              </w:rPr>
              <w:t>ب</w:t>
            </w:r>
            <w:r w:rsidR="00DC5D8A" w:rsidRPr="0003533F">
              <w:rPr>
                <w:rFonts w:hint="cs"/>
                <w:rtl/>
              </w:rPr>
              <w:t xml:space="preserve"> -</w:t>
            </w:r>
          </w:p>
        </w:tc>
        <w:tc>
          <w:tcPr>
            <w:tcW w:w="1968" w:type="dxa"/>
          </w:tcPr>
          <w:p w14:paraId="72B22BA8" w14:textId="2EF7AB54" w:rsidR="00814654" w:rsidRPr="0003533F" w:rsidRDefault="00FB3C8E" w:rsidP="004C7017">
            <w:pPr>
              <w:spacing w:line="360" w:lineRule="auto"/>
              <w:ind w:firstLine="0"/>
              <w:jc w:val="left"/>
              <w:rPr>
                <w:rFonts w:cs="Arabic Transparent"/>
              </w:rPr>
            </w:pPr>
            <w:r>
              <w:rPr>
                <w:rFonts w:hint="cs"/>
                <w:rtl/>
              </w:rPr>
              <w:t>دراعو توفيق</w:t>
            </w:r>
          </w:p>
        </w:tc>
      </w:tr>
      <w:tr w:rsidR="0003533F" w:rsidRPr="0003533F" w14:paraId="2A0569E0" w14:textId="77777777" w:rsidTr="007A5758">
        <w:trPr>
          <w:trHeight w:val="373"/>
        </w:trPr>
        <w:tc>
          <w:tcPr>
            <w:tcW w:w="1701" w:type="dxa"/>
          </w:tcPr>
          <w:p w14:paraId="503C206C" w14:textId="5DE6B7EE" w:rsidR="00814654" w:rsidRPr="0003533F" w:rsidRDefault="004C7017" w:rsidP="004C7017">
            <w:pPr>
              <w:spacing w:line="360" w:lineRule="auto"/>
              <w:ind w:left="33" w:firstLine="142"/>
              <w:jc w:val="left"/>
            </w:pPr>
            <w:r w:rsidRPr="0003533F">
              <w:rPr>
                <w:rFonts w:hint="cs"/>
                <w:rtl/>
              </w:rPr>
              <w:t>مناقشــــــــا</w:t>
            </w:r>
          </w:p>
        </w:tc>
        <w:tc>
          <w:tcPr>
            <w:tcW w:w="3402" w:type="dxa"/>
          </w:tcPr>
          <w:p w14:paraId="2DB4A674" w14:textId="1939A93B" w:rsidR="00814654" w:rsidRPr="0003533F" w:rsidRDefault="00814654" w:rsidP="004C7017">
            <w:pPr>
              <w:spacing w:line="360" w:lineRule="auto"/>
              <w:ind w:firstLine="0"/>
              <w:jc w:val="left"/>
              <w:rPr>
                <w:rFonts w:cs="Arabic Transparent"/>
              </w:rPr>
            </w:pPr>
            <w:r w:rsidRPr="0003533F">
              <w:rPr>
                <w:rFonts w:hint="cs"/>
                <w:rtl/>
              </w:rPr>
              <w:t xml:space="preserve"> </w:t>
            </w:r>
            <w:r w:rsidR="004C7017" w:rsidRPr="0003533F">
              <w:rPr>
                <w:rFonts w:hint="cs"/>
                <w:rtl/>
              </w:rPr>
              <w:t>جامعة وهــــران 2 محمد بن أحمد</w:t>
            </w:r>
          </w:p>
        </w:tc>
        <w:tc>
          <w:tcPr>
            <w:tcW w:w="2143" w:type="dxa"/>
          </w:tcPr>
          <w:p w14:paraId="0662741B" w14:textId="171A76B0" w:rsidR="00814654" w:rsidRPr="0003533F" w:rsidRDefault="004C7017" w:rsidP="004C7017">
            <w:pPr>
              <w:spacing w:line="360" w:lineRule="auto"/>
              <w:ind w:firstLine="0"/>
              <w:jc w:val="left"/>
              <w:rPr>
                <w:rFonts w:cs="Arabic Transparent"/>
              </w:rPr>
            </w:pPr>
            <w:r w:rsidRPr="0003533F">
              <w:rPr>
                <w:rFonts w:hint="cs"/>
                <w:rtl/>
              </w:rPr>
              <w:t>أستـاذ</w:t>
            </w:r>
            <w:r w:rsidR="00DC5D8A">
              <w:rPr>
                <w:rFonts w:hint="cs"/>
                <w:rtl/>
              </w:rPr>
              <w:t>ة</w:t>
            </w:r>
            <w:r w:rsidRPr="0003533F">
              <w:rPr>
                <w:rFonts w:hint="cs"/>
                <w:rtl/>
              </w:rPr>
              <w:t xml:space="preserve"> محاضر</w:t>
            </w:r>
            <w:r w:rsidR="00DC5D8A">
              <w:rPr>
                <w:rFonts w:hint="cs"/>
                <w:rtl/>
              </w:rPr>
              <w:t>ة</w:t>
            </w:r>
            <w:r w:rsidRPr="0003533F">
              <w:rPr>
                <w:rFonts w:hint="cs"/>
                <w:rtl/>
              </w:rPr>
              <w:t xml:space="preserve"> </w:t>
            </w:r>
            <w:r w:rsidRPr="0003533F">
              <w:rPr>
                <w:rtl/>
              </w:rPr>
              <w:t>–</w:t>
            </w:r>
            <w:r w:rsidRPr="0003533F">
              <w:rPr>
                <w:rFonts w:hint="cs"/>
                <w:rtl/>
              </w:rPr>
              <w:t xml:space="preserve"> أ -</w:t>
            </w:r>
          </w:p>
        </w:tc>
        <w:tc>
          <w:tcPr>
            <w:tcW w:w="1968" w:type="dxa"/>
          </w:tcPr>
          <w:p w14:paraId="0A0CD99F" w14:textId="7EBFDAED" w:rsidR="00814654" w:rsidRPr="0003533F" w:rsidRDefault="00FF4B59" w:rsidP="004C7017">
            <w:pPr>
              <w:spacing w:line="360" w:lineRule="auto"/>
              <w:ind w:firstLine="0"/>
              <w:jc w:val="left"/>
              <w:rPr>
                <w:rFonts w:cs="Arabic Transparent"/>
              </w:rPr>
            </w:pPr>
            <w:r>
              <w:rPr>
                <w:rFonts w:hint="cs"/>
                <w:rtl/>
              </w:rPr>
              <w:t>غني أمينة</w:t>
            </w:r>
          </w:p>
        </w:tc>
      </w:tr>
      <w:tr w:rsidR="0003533F" w:rsidRPr="0003533F" w14:paraId="5B38B673" w14:textId="77777777" w:rsidTr="007A5758">
        <w:trPr>
          <w:trHeight w:val="373"/>
        </w:trPr>
        <w:tc>
          <w:tcPr>
            <w:tcW w:w="1701" w:type="dxa"/>
          </w:tcPr>
          <w:p w14:paraId="2CBB8A4C" w14:textId="46264F73" w:rsidR="00814654" w:rsidRPr="0003533F" w:rsidRDefault="004C7017" w:rsidP="004C7017">
            <w:pPr>
              <w:spacing w:line="360" w:lineRule="auto"/>
              <w:ind w:left="175" w:firstLine="0"/>
              <w:jc w:val="left"/>
              <w:rPr>
                <w:rtl/>
              </w:rPr>
            </w:pPr>
            <w:r w:rsidRPr="0003533F">
              <w:rPr>
                <w:rFonts w:hint="cs"/>
                <w:rtl/>
              </w:rPr>
              <w:t>مناقشــــــــا</w:t>
            </w:r>
          </w:p>
        </w:tc>
        <w:tc>
          <w:tcPr>
            <w:tcW w:w="3402" w:type="dxa"/>
          </w:tcPr>
          <w:p w14:paraId="31B549DF" w14:textId="541DF754" w:rsidR="00814654" w:rsidRPr="0003533F" w:rsidRDefault="004C7017" w:rsidP="004C7017">
            <w:pPr>
              <w:spacing w:line="360" w:lineRule="auto"/>
              <w:ind w:firstLine="0"/>
              <w:jc w:val="left"/>
              <w:rPr>
                <w:rFonts w:cs="Arabic Transparent"/>
                <w:rtl/>
              </w:rPr>
            </w:pPr>
            <w:r w:rsidRPr="0003533F">
              <w:rPr>
                <w:rFonts w:hint="cs"/>
                <w:rtl/>
              </w:rPr>
              <w:t xml:space="preserve"> جامعة وهــــران 2 محمد بن أحمد</w:t>
            </w:r>
          </w:p>
        </w:tc>
        <w:tc>
          <w:tcPr>
            <w:tcW w:w="2143" w:type="dxa"/>
          </w:tcPr>
          <w:p w14:paraId="12DFB5B3" w14:textId="4A5772CE" w:rsidR="00814654" w:rsidRPr="0003533F" w:rsidRDefault="00E13CD2" w:rsidP="004C7017">
            <w:pPr>
              <w:spacing w:line="360" w:lineRule="auto"/>
              <w:ind w:firstLine="0"/>
              <w:jc w:val="left"/>
              <w:rPr>
                <w:rFonts w:cs="Arabic Transparent"/>
                <w:rtl/>
              </w:rPr>
            </w:pPr>
            <w:r w:rsidRPr="0003533F">
              <w:rPr>
                <w:rFonts w:hint="cs"/>
                <w:rtl/>
              </w:rPr>
              <w:t>أستاذ التعليم العالي</w:t>
            </w:r>
          </w:p>
        </w:tc>
        <w:tc>
          <w:tcPr>
            <w:tcW w:w="1968" w:type="dxa"/>
          </w:tcPr>
          <w:p w14:paraId="2B4A44A8" w14:textId="1C1798C2" w:rsidR="00814654" w:rsidRPr="0003533F" w:rsidRDefault="00E13CD2" w:rsidP="004C7017">
            <w:pPr>
              <w:spacing w:line="360" w:lineRule="auto"/>
              <w:ind w:firstLine="0"/>
              <w:jc w:val="left"/>
              <w:rPr>
                <w:rtl/>
              </w:rPr>
            </w:pPr>
            <w:r>
              <w:rPr>
                <w:rFonts w:hint="cs"/>
                <w:rtl/>
              </w:rPr>
              <w:t>جباري زين الدين</w:t>
            </w:r>
          </w:p>
        </w:tc>
      </w:tr>
      <w:tr w:rsidR="0003533F" w:rsidRPr="0003533F" w14:paraId="18452EEA" w14:textId="77777777" w:rsidTr="007A5758">
        <w:trPr>
          <w:trHeight w:val="455"/>
        </w:trPr>
        <w:tc>
          <w:tcPr>
            <w:tcW w:w="1701" w:type="dxa"/>
          </w:tcPr>
          <w:p w14:paraId="347C816A" w14:textId="033F7222" w:rsidR="00814654" w:rsidRPr="0003533F" w:rsidRDefault="004C7017" w:rsidP="004C7017">
            <w:pPr>
              <w:spacing w:line="360" w:lineRule="auto"/>
              <w:ind w:left="362" w:hanging="187"/>
              <w:jc w:val="left"/>
              <w:rPr>
                <w:rtl/>
              </w:rPr>
            </w:pPr>
            <w:r w:rsidRPr="0003533F">
              <w:rPr>
                <w:rFonts w:hint="cs"/>
                <w:rtl/>
              </w:rPr>
              <w:t>مناقشــــــــا</w:t>
            </w:r>
          </w:p>
        </w:tc>
        <w:tc>
          <w:tcPr>
            <w:tcW w:w="3402" w:type="dxa"/>
          </w:tcPr>
          <w:p w14:paraId="277D9DFF" w14:textId="504C0D29" w:rsidR="00814654" w:rsidRPr="0003533F" w:rsidRDefault="00E13CD2" w:rsidP="004C7017">
            <w:pPr>
              <w:spacing w:line="360" w:lineRule="auto"/>
              <w:ind w:firstLine="0"/>
              <w:jc w:val="left"/>
              <w:rPr>
                <w:rFonts w:cs="Arabic Transparent"/>
                <w:rtl/>
              </w:rPr>
            </w:pPr>
            <w:r>
              <w:rPr>
                <w:rFonts w:hint="cs"/>
                <w:rtl/>
              </w:rPr>
              <w:t xml:space="preserve"> </w:t>
            </w:r>
            <w:r w:rsidR="004C7017" w:rsidRPr="0003533F">
              <w:rPr>
                <w:rFonts w:hint="cs"/>
                <w:rtl/>
              </w:rPr>
              <w:t>جامعة وهــــران 2 محمد بن أحمد</w:t>
            </w:r>
          </w:p>
        </w:tc>
        <w:tc>
          <w:tcPr>
            <w:tcW w:w="2143" w:type="dxa"/>
          </w:tcPr>
          <w:p w14:paraId="1922F4FD" w14:textId="70D8134A" w:rsidR="00814654" w:rsidRPr="0003533F" w:rsidRDefault="00E13CD2" w:rsidP="004C7017">
            <w:pPr>
              <w:spacing w:line="360" w:lineRule="auto"/>
              <w:ind w:firstLine="0"/>
              <w:jc w:val="left"/>
              <w:rPr>
                <w:rFonts w:cs="Arabic Transparent"/>
                <w:rtl/>
              </w:rPr>
            </w:pPr>
            <w:r w:rsidRPr="0003533F">
              <w:rPr>
                <w:rFonts w:hint="cs"/>
                <w:rtl/>
              </w:rPr>
              <w:t>أستاذ التعليم العالي</w:t>
            </w:r>
          </w:p>
        </w:tc>
        <w:tc>
          <w:tcPr>
            <w:tcW w:w="1968" w:type="dxa"/>
          </w:tcPr>
          <w:p w14:paraId="6D1D4DF9" w14:textId="3517D34C" w:rsidR="00814654" w:rsidRPr="0003533F" w:rsidRDefault="00E13CD2" w:rsidP="004C7017">
            <w:pPr>
              <w:spacing w:line="360" w:lineRule="auto"/>
              <w:ind w:firstLine="0"/>
              <w:jc w:val="left"/>
              <w:rPr>
                <w:rtl/>
              </w:rPr>
            </w:pPr>
            <w:r>
              <w:rPr>
                <w:rFonts w:hint="cs"/>
                <w:rtl/>
              </w:rPr>
              <w:t>نقادي عبد الحفيظ</w:t>
            </w:r>
          </w:p>
        </w:tc>
      </w:tr>
    </w:tbl>
    <w:p w14:paraId="10F01C57" w14:textId="3BF9ED2C" w:rsidR="003722A6" w:rsidRPr="0003533F" w:rsidRDefault="003722A6" w:rsidP="004C7017">
      <w:pPr>
        <w:spacing w:line="360" w:lineRule="auto"/>
        <w:jc w:val="left"/>
        <w:rPr>
          <w:rtl/>
        </w:rPr>
      </w:pPr>
      <w:r w:rsidRPr="0003533F">
        <w:rPr>
          <w:rFonts w:hint="cs"/>
          <w:rtl/>
        </w:rPr>
        <w:t xml:space="preserve">          </w:t>
      </w:r>
    </w:p>
    <w:p w14:paraId="13299146" w14:textId="4AF315E8" w:rsidR="00D66A29" w:rsidRPr="0003533F" w:rsidRDefault="00D66A29" w:rsidP="0003533F">
      <w:pPr>
        <w:ind w:firstLine="0"/>
        <w:jc w:val="both"/>
        <w:rPr>
          <w:b/>
          <w:bCs/>
          <w:rtl/>
        </w:rPr>
      </w:pPr>
    </w:p>
    <w:p w14:paraId="13F5276F" w14:textId="77777777" w:rsidR="00A06055" w:rsidRPr="00DC6D1B" w:rsidRDefault="00A06055" w:rsidP="00DC6D1B">
      <w:pPr>
        <w:ind w:firstLine="0"/>
        <w:jc w:val="center"/>
        <w:rPr>
          <w:b/>
          <w:bCs/>
          <w:rtl/>
        </w:rPr>
      </w:pPr>
    </w:p>
    <w:p w14:paraId="557A8FF9" w14:textId="3DAFAC88" w:rsidR="007744BE" w:rsidRDefault="00977BF0" w:rsidP="00633B66">
      <w:pPr>
        <w:ind w:firstLine="0"/>
        <w:jc w:val="center"/>
        <w:rPr>
          <w:b/>
          <w:bCs/>
          <w:rtl/>
        </w:rPr>
      </w:pPr>
      <w:bookmarkStart w:id="0" w:name="_GoBack"/>
      <w:bookmarkEnd w:id="0"/>
      <w:r>
        <w:rPr>
          <w:rFonts w:ascii="Times New Roman" w:hAnsi="Times New Roman" w:cs="Traditional Arabic" w:hint="cs"/>
          <w:b/>
          <w:bCs/>
          <w:szCs w:val="32"/>
          <w:rtl/>
        </w:rPr>
        <w:t xml:space="preserve">            </w:t>
      </w:r>
      <w:r w:rsidRPr="0003533F">
        <w:rPr>
          <w:rFonts w:ascii="Times New Roman" w:hAnsi="Times New Roman" w:cs="Traditional Arabic" w:hint="cs"/>
          <w:b/>
          <w:bCs/>
          <w:szCs w:val="32"/>
          <w:rtl/>
        </w:rPr>
        <w:t>السـنة:</w:t>
      </w:r>
      <w:r w:rsidRPr="0003533F">
        <w:rPr>
          <w:b/>
          <w:bCs/>
          <w:rtl/>
        </w:rPr>
        <w:t xml:space="preserve"> </w:t>
      </w:r>
      <w:r w:rsidR="00633B66">
        <w:rPr>
          <w:b/>
          <w:bCs/>
        </w:rPr>
        <w:t>2024</w:t>
      </w:r>
      <w:r w:rsidRPr="0003533F">
        <w:rPr>
          <w:rFonts w:hint="cs"/>
          <w:b/>
          <w:bCs/>
          <w:rtl/>
        </w:rPr>
        <w:t>/</w:t>
      </w:r>
      <w:r w:rsidR="00633B66">
        <w:rPr>
          <w:b/>
          <w:bCs/>
        </w:rPr>
        <w:t>2025</w:t>
      </w:r>
    </w:p>
    <w:p w14:paraId="055D63D2" w14:textId="77777777" w:rsidR="007744BE" w:rsidRDefault="007744BE" w:rsidP="00977BF0">
      <w:pPr>
        <w:ind w:firstLine="0"/>
        <w:jc w:val="center"/>
        <w:rPr>
          <w:b/>
          <w:bCs/>
          <w:rtl/>
        </w:rPr>
        <w:sectPr w:rsidR="007744BE" w:rsidSect="003000E0">
          <w:footerReference w:type="default" r:id="rId9"/>
          <w:footnotePr>
            <w:pos w:val="beneathText"/>
            <w:numRestart w:val="eachPage"/>
          </w:footnotePr>
          <w:pgSz w:w="11906" w:h="16838" w:code="9"/>
          <w:pgMar w:top="1417" w:right="1417" w:bottom="1417" w:left="1417" w:header="709" w:footer="709" w:gutter="0"/>
          <w:pgBorders w:offsetFrom="page">
            <w:top w:val="single" w:sz="24" w:space="24" w:color="92D050"/>
            <w:left w:val="single" w:sz="24" w:space="24" w:color="92D050"/>
            <w:bottom w:val="single" w:sz="24" w:space="24" w:color="92D050"/>
            <w:right w:val="single" w:sz="24" w:space="24" w:color="92D050"/>
          </w:pgBorders>
          <w:cols w:space="708"/>
          <w:vAlign w:val="both"/>
          <w:docGrid w:linePitch="381"/>
        </w:sectPr>
      </w:pPr>
    </w:p>
    <w:p w14:paraId="780CB1C9" w14:textId="4D1D996B" w:rsidR="004372ED" w:rsidRPr="0003533F" w:rsidRDefault="004372ED" w:rsidP="00977BF0">
      <w:pPr>
        <w:ind w:firstLine="0"/>
        <w:jc w:val="both"/>
        <w:rPr>
          <w:b/>
          <w:bCs/>
          <w:rtl/>
        </w:rPr>
      </w:pPr>
    </w:p>
    <w:p w14:paraId="58C9BCE6" w14:textId="77777777" w:rsidR="009B0107" w:rsidRPr="00DE6131" w:rsidRDefault="009B0107" w:rsidP="009B0107">
      <w:pPr>
        <w:pStyle w:val="NormalWeb"/>
        <w:shd w:val="clear" w:color="auto" w:fill="FFFFFF"/>
        <w:spacing w:after="150" w:line="360" w:lineRule="auto"/>
        <w:jc w:val="center"/>
        <w:rPr>
          <w:rFonts w:ascii="Calibri Light" w:hAnsi="Calibri Light" w:cs="Calibri Light"/>
          <w:color w:val="000000" w:themeColor="text1"/>
          <w:sz w:val="72"/>
          <w:szCs w:val="72"/>
          <w:lang w:val="fr-FR" w:bidi="ar-EG"/>
        </w:rPr>
      </w:pPr>
      <w:r w:rsidRPr="009B0107">
        <w:rPr>
          <w:rStyle w:val="lev"/>
          <w:rFonts w:ascii="Calibri Light" w:hAnsi="Calibri Light" w:cs="Calibri Light"/>
          <w:color w:val="333333"/>
          <w:sz w:val="72"/>
          <w:szCs w:val="72"/>
          <w:u w:val="single"/>
          <w:rtl/>
        </w:rPr>
        <w:t>الإهداء</w:t>
      </w:r>
    </w:p>
    <w:p w14:paraId="4E609C1F" w14:textId="33A434DD" w:rsidR="009B0107" w:rsidRPr="00DE6131" w:rsidRDefault="005C3CA7" w:rsidP="00AB5818">
      <w:pPr>
        <w:jc w:val="center"/>
        <w:rPr>
          <w:rFonts w:ascii="Calibri Light" w:hAnsi="Calibri Light" w:cs="Calibri Light"/>
          <w:b/>
          <w:bCs/>
          <w:color w:val="000000" w:themeColor="text1"/>
          <w:sz w:val="40"/>
          <w:szCs w:val="40"/>
          <w:rtl/>
        </w:rPr>
      </w:pPr>
      <w:r w:rsidRPr="00DE6131">
        <w:rPr>
          <w:rFonts w:ascii="Calibri Light" w:hAnsi="Calibri Light" w:cs="Calibri Light" w:hint="cs"/>
          <w:b/>
          <w:bCs/>
          <w:color w:val="000000" w:themeColor="text1"/>
          <w:sz w:val="40"/>
          <w:szCs w:val="40"/>
          <w:rtl/>
        </w:rPr>
        <w:t>الحمد لله الذي بنعمته تتم الصالحات</w:t>
      </w:r>
    </w:p>
    <w:p w14:paraId="6B521F8F" w14:textId="22DFDADB" w:rsidR="009B0107" w:rsidRPr="00DE6131" w:rsidRDefault="005C3CA7" w:rsidP="00AB5818">
      <w:pPr>
        <w:jc w:val="center"/>
        <w:rPr>
          <w:rFonts w:ascii="Calibri Light" w:hAnsi="Calibri Light" w:cs="Calibri Light"/>
          <w:b/>
          <w:bCs/>
          <w:color w:val="000000" w:themeColor="text1"/>
          <w:sz w:val="40"/>
          <w:szCs w:val="40"/>
          <w:rtl/>
        </w:rPr>
      </w:pPr>
      <w:r w:rsidRPr="00DE6131">
        <w:rPr>
          <w:rFonts w:ascii="Calibri Light" w:hAnsi="Calibri Light" w:cs="Calibri Light" w:hint="cs"/>
          <w:b/>
          <w:bCs/>
          <w:color w:val="000000" w:themeColor="text1"/>
          <w:sz w:val="40"/>
          <w:szCs w:val="40"/>
          <w:rtl/>
        </w:rPr>
        <w:t>أهدي هذا العمل المتواضع ا</w:t>
      </w:r>
      <w:r w:rsidR="00C97604">
        <w:rPr>
          <w:rFonts w:ascii="Calibri Light" w:hAnsi="Calibri Light" w:cs="Calibri Light" w:hint="cs"/>
          <w:b/>
          <w:bCs/>
          <w:color w:val="000000" w:themeColor="text1"/>
          <w:sz w:val="40"/>
          <w:szCs w:val="40"/>
          <w:rtl/>
        </w:rPr>
        <w:t>ل</w:t>
      </w:r>
      <w:r w:rsidRPr="00DE6131">
        <w:rPr>
          <w:rFonts w:ascii="Calibri Light" w:hAnsi="Calibri Light" w:cs="Calibri Light" w:hint="cs"/>
          <w:b/>
          <w:bCs/>
          <w:color w:val="000000" w:themeColor="text1"/>
          <w:sz w:val="40"/>
          <w:szCs w:val="40"/>
          <w:rtl/>
        </w:rPr>
        <w:t>ى الوا</w:t>
      </w:r>
      <w:r w:rsidR="001C350E">
        <w:rPr>
          <w:rFonts w:ascii="Calibri Light" w:hAnsi="Calibri Light" w:cs="Calibri Light" w:hint="cs"/>
          <w:b/>
          <w:bCs/>
          <w:color w:val="000000" w:themeColor="text1"/>
          <w:sz w:val="40"/>
          <w:szCs w:val="40"/>
          <w:rtl/>
        </w:rPr>
        <w:t>ل</w:t>
      </w:r>
      <w:r w:rsidRPr="00DE6131">
        <w:rPr>
          <w:rFonts w:ascii="Calibri Light" w:hAnsi="Calibri Light" w:cs="Calibri Light" w:hint="cs"/>
          <w:b/>
          <w:bCs/>
          <w:color w:val="000000" w:themeColor="text1"/>
          <w:sz w:val="40"/>
          <w:szCs w:val="40"/>
          <w:rtl/>
        </w:rPr>
        <w:t>دين الكريمين</w:t>
      </w:r>
    </w:p>
    <w:p w14:paraId="4891AA08" w14:textId="00DBCF2A" w:rsidR="009B0107" w:rsidRPr="00DE6131" w:rsidRDefault="005C3CA7" w:rsidP="00AB5818">
      <w:pPr>
        <w:jc w:val="center"/>
        <w:rPr>
          <w:rFonts w:ascii="Calibri Light" w:hAnsi="Calibri Light" w:cs="Calibri Light"/>
          <w:b/>
          <w:bCs/>
          <w:color w:val="000000" w:themeColor="text1"/>
          <w:sz w:val="40"/>
          <w:szCs w:val="40"/>
          <w:rtl/>
        </w:rPr>
      </w:pPr>
      <w:r w:rsidRPr="00DE6131">
        <w:rPr>
          <w:rFonts w:ascii="Calibri Light" w:hAnsi="Calibri Light" w:cs="Calibri Light" w:hint="cs"/>
          <w:b/>
          <w:bCs/>
          <w:color w:val="000000" w:themeColor="text1"/>
          <w:sz w:val="40"/>
          <w:szCs w:val="40"/>
          <w:rtl/>
        </w:rPr>
        <w:t>راجيا من الله عز</w:t>
      </w:r>
      <w:r w:rsidR="001C350E">
        <w:rPr>
          <w:rFonts w:ascii="Calibri Light" w:hAnsi="Calibri Light" w:cs="Calibri Light" w:hint="cs"/>
          <w:b/>
          <w:bCs/>
          <w:color w:val="000000" w:themeColor="text1"/>
          <w:sz w:val="40"/>
          <w:szCs w:val="40"/>
          <w:rtl/>
        </w:rPr>
        <w:t xml:space="preserve"> </w:t>
      </w:r>
      <w:r w:rsidRPr="00DE6131">
        <w:rPr>
          <w:rFonts w:ascii="Calibri Light" w:hAnsi="Calibri Light" w:cs="Calibri Light" w:hint="cs"/>
          <w:b/>
          <w:bCs/>
          <w:color w:val="000000" w:themeColor="text1"/>
          <w:sz w:val="40"/>
          <w:szCs w:val="40"/>
          <w:rtl/>
        </w:rPr>
        <w:t>وجل أن يمدهما بوافر الصحة والستر وأن يرزقني برهما</w:t>
      </w:r>
      <w:r w:rsidR="009B0107" w:rsidRPr="00DE6131">
        <w:rPr>
          <w:rFonts w:ascii="Calibri Light" w:hAnsi="Calibri Light" w:cs="Calibri Light"/>
          <w:b/>
          <w:bCs/>
          <w:color w:val="000000" w:themeColor="text1"/>
          <w:sz w:val="40"/>
          <w:szCs w:val="40"/>
          <w:rtl/>
        </w:rPr>
        <w:t>.</w:t>
      </w:r>
    </w:p>
    <w:p w14:paraId="1734E321" w14:textId="6FF0D12A" w:rsidR="009B0107" w:rsidRPr="00DE6131" w:rsidRDefault="009B0107" w:rsidP="00AB5818">
      <w:pPr>
        <w:jc w:val="center"/>
        <w:rPr>
          <w:rFonts w:ascii="Calibri Light" w:hAnsi="Calibri Light" w:cs="Calibri Light"/>
          <w:b/>
          <w:bCs/>
          <w:color w:val="000000" w:themeColor="text1"/>
          <w:sz w:val="40"/>
          <w:szCs w:val="40"/>
          <w:rtl/>
        </w:rPr>
      </w:pPr>
      <w:r w:rsidRPr="00DE6131">
        <w:rPr>
          <w:rFonts w:ascii="Calibri Light" w:hAnsi="Calibri Light" w:cs="Calibri Light"/>
          <w:b/>
          <w:bCs/>
          <w:color w:val="000000" w:themeColor="text1"/>
          <w:sz w:val="40"/>
          <w:szCs w:val="40"/>
          <w:rtl/>
        </w:rPr>
        <w:t xml:space="preserve">إلى </w:t>
      </w:r>
      <w:r w:rsidR="005C3CA7" w:rsidRPr="00DE6131">
        <w:rPr>
          <w:rFonts w:ascii="Calibri Light" w:hAnsi="Calibri Light" w:cs="Calibri Light" w:hint="cs"/>
          <w:b/>
          <w:bCs/>
          <w:color w:val="000000" w:themeColor="text1"/>
          <w:sz w:val="40"/>
          <w:szCs w:val="40"/>
          <w:rtl/>
        </w:rPr>
        <w:t>أخي واخواتي كل باسمه الخاص</w:t>
      </w:r>
      <w:r w:rsidRPr="00DE6131">
        <w:rPr>
          <w:rFonts w:ascii="Calibri Light" w:hAnsi="Calibri Light" w:cs="Calibri Light"/>
          <w:b/>
          <w:bCs/>
          <w:color w:val="000000" w:themeColor="text1"/>
          <w:sz w:val="40"/>
          <w:szCs w:val="40"/>
          <w:rtl/>
        </w:rPr>
        <w:t xml:space="preserve">، </w:t>
      </w:r>
      <w:r w:rsidR="005C3CA7" w:rsidRPr="00DE6131">
        <w:rPr>
          <w:rFonts w:ascii="Calibri Light" w:hAnsi="Calibri Light" w:cs="Calibri Light" w:hint="cs"/>
          <w:b/>
          <w:bCs/>
          <w:color w:val="000000" w:themeColor="text1"/>
          <w:sz w:val="40"/>
          <w:szCs w:val="40"/>
          <w:rtl/>
        </w:rPr>
        <w:t>راجيا من المولى العلي القدير</w:t>
      </w:r>
    </w:p>
    <w:p w14:paraId="62FA23E1" w14:textId="53D50214" w:rsidR="009B0107" w:rsidRPr="00DE6131" w:rsidRDefault="005C3CA7" w:rsidP="00C327BD">
      <w:pPr>
        <w:jc w:val="center"/>
        <w:rPr>
          <w:rFonts w:ascii="Calibri Light" w:hAnsi="Calibri Light" w:cs="Calibri Light"/>
          <w:b/>
          <w:bCs/>
          <w:color w:val="000000" w:themeColor="text1"/>
          <w:sz w:val="40"/>
          <w:szCs w:val="40"/>
          <w:rtl/>
        </w:rPr>
      </w:pPr>
      <w:r w:rsidRPr="00DE6131">
        <w:rPr>
          <w:rFonts w:ascii="Calibri Light" w:hAnsi="Calibri Light" w:cs="Calibri Light" w:hint="cs"/>
          <w:b/>
          <w:bCs/>
          <w:color w:val="000000" w:themeColor="text1"/>
          <w:sz w:val="40"/>
          <w:szCs w:val="40"/>
          <w:rtl/>
        </w:rPr>
        <w:t xml:space="preserve">أن يوفقهم الى كل خير في ويسدد خطاهم الى كل </w:t>
      </w:r>
      <w:r w:rsidR="007E27AC">
        <w:rPr>
          <w:rFonts w:ascii="Calibri Light" w:hAnsi="Calibri Light" w:cs="Calibri Light" w:hint="cs"/>
          <w:b/>
          <w:bCs/>
          <w:color w:val="000000" w:themeColor="text1"/>
          <w:sz w:val="40"/>
          <w:szCs w:val="40"/>
          <w:rtl/>
        </w:rPr>
        <w:t>ما في</w:t>
      </w:r>
      <w:r w:rsidR="007E27AC">
        <w:rPr>
          <w:rFonts w:ascii="Calibri Light" w:hAnsi="Calibri Light" w:cs="Calibri Light"/>
          <w:b/>
          <w:bCs/>
          <w:color w:val="000000" w:themeColor="text1"/>
          <w:sz w:val="40"/>
          <w:szCs w:val="40"/>
          <w:rtl/>
        </w:rPr>
        <w:t>ه</w:t>
      </w:r>
      <w:r w:rsidR="00C327BD">
        <w:rPr>
          <w:rFonts w:ascii="Calibri Light" w:hAnsi="Calibri Light" w:cs="Calibri Light" w:hint="cs"/>
          <w:b/>
          <w:bCs/>
          <w:color w:val="000000" w:themeColor="text1"/>
          <w:sz w:val="40"/>
          <w:szCs w:val="40"/>
          <w:rtl/>
        </w:rPr>
        <w:t xml:space="preserve"> الخير</w:t>
      </w:r>
    </w:p>
    <w:p w14:paraId="313F661A" w14:textId="67D26447" w:rsidR="009B0107" w:rsidRPr="00DE6131" w:rsidRDefault="00C97604" w:rsidP="00AB5818">
      <w:pPr>
        <w:jc w:val="center"/>
        <w:rPr>
          <w:rFonts w:ascii="Calibri Light" w:hAnsi="Calibri Light" w:cs="Calibri Light"/>
          <w:b/>
          <w:bCs/>
          <w:color w:val="000000" w:themeColor="text1"/>
          <w:sz w:val="40"/>
          <w:szCs w:val="40"/>
          <w:rtl/>
        </w:rPr>
      </w:pPr>
      <w:r>
        <w:rPr>
          <w:rFonts w:ascii="Calibri Light" w:hAnsi="Calibri Light" w:cs="Calibri Light" w:hint="cs"/>
          <w:b/>
          <w:bCs/>
          <w:color w:val="000000" w:themeColor="text1"/>
          <w:sz w:val="40"/>
          <w:szCs w:val="40"/>
          <w:rtl/>
        </w:rPr>
        <w:t>إلى أسرتي</w:t>
      </w:r>
      <w:r w:rsidR="005C3CA7" w:rsidRPr="00DE6131">
        <w:rPr>
          <w:rFonts w:ascii="Calibri Light" w:hAnsi="Calibri Light" w:cs="Calibri Light" w:hint="cs"/>
          <w:b/>
          <w:bCs/>
          <w:color w:val="000000" w:themeColor="text1"/>
          <w:sz w:val="40"/>
          <w:szCs w:val="40"/>
          <w:rtl/>
        </w:rPr>
        <w:t xml:space="preserve"> </w:t>
      </w:r>
      <w:r w:rsidR="00171153" w:rsidRPr="00DE6131">
        <w:rPr>
          <w:rFonts w:ascii="Calibri Light" w:hAnsi="Calibri Light" w:cs="Calibri Light" w:hint="cs"/>
          <w:b/>
          <w:bCs/>
          <w:color w:val="000000" w:themeColor="text1"/>
          <w:sz w:val="40"/>
          <w:szCs w:val="40"/>
          <w:rtl/>
        </w:rPr>
        <w:t>الصغيرة.</w:t>
      </w:r>
    </w:p>
    <w:p w14:paraId="683CB47B" w14:textId="570AAC78" w:rsidR="009B0107" w:rsidRPr="00DE6131" w:rsidRDefault="00C327BD" w:rsidP="00AB5818">
      <w:pPr>
        <w:jc w:val="center"/>
        <w:rPr>
          <w:rFonts w:ascii="Calibri Light" w:hAnsi="Calibri Light" w:cs="Calibri Light"/>
          <w:b/>
          <w:bCs/>
          <w:color w:val="000000" w:themeColor="text1"/>
          <w:sz w:val="40"/>
          <w:szCs w:val="40"/>
          <w:rtl/>
        </w:rPr>
      </w:pPr>
      <w:r>
        <w:rPr>
          <w:rFonts w:ascii="Calibri Light" w:hAnsi="Calibri Light" w:cs="Calibri Light" w:hint="cs"/>
          <w:b/>
          <w:bCs/>
          <w:color w:val="000000" w:themeColor="text1"/>
          <w:sz w:val="40"/>
          <w:szCs w:val="40"/>
          <w:rtl/>
        </w:rPr>
        <w:t>زوجتي الكريمة وا</w:t>
      </w:r>
      <w:r w:rsidR="00171153" w:rsidRPr="00DE6131">
        <w:rPr>
          <w:rFonts w:ascii="Calibri Light" w:hAnsi="Calibri Light" w:cs="Calibri Light" w:hint="cs"/>
          <w:b/>
          <w:bCs/>
          <w:color w:val="000000" w:themeColor="text1"/>
          <w:sz w:val="40"/>
          <w:szCs w:val="40"/>
          <w:rtl/>
        </w:rPr>
        <w:t>بني وبنا</w:t>
      </w:r>
      <w:r w:rsidR="005C3CA7" w:rsidRPr="00DE6131">
        <w:rPr>
          <w:rFonts w:ascii="Calibri Light" w:hAnsi="Calibri Light" w:cs="Calibri Light" w:hint="cs"/>
          <w:b/>
          <w:bCs/>
          <w:color w:val="000000" w:themeColor="text1"/>
          <w:sz w:val="40"/>
          <w:szCs w:val="40"/>
          <w:rtl/>
        </w:rPr>
        <w:t>تي،</w:t>
      </w:r>
      <w:r w:rsidR="009B0107" w:rsidRPr="00DE6131">
        <w:rPr>
          <w:rFonts w:ascii="Calibri Light" w:hAnsi="Calibri Light" w:cs="Calibri Light"/>
          <w:b/>
          <w:bCs/>
          <w:color w:val="000000" w:themeColor="text1"/>
          <w:sz w:val="40"/>
          <w:szCs w:val="40"/>
          <w:rtl/>
        </w:rPr>
        <w:t xml:space="preserve"> </w:t>
      </w:r>
      <w:r w:rsidR="00171153" w:rsidRPr="00DE6131">
        <w:rPr>
          <w:rFonts w:ascii="Calibri Light" w:hAnsi="Calibri Light" w:cs="Calibri Light" w:hint="cs"/>
          <w:b/>
          <w:bCs/>
          <w:color w:val="000000" w:themeColor="text1"/>
          <w:sz w:val="40"/>
          <w:szCs w:val="40"/>
          <w:rtl/>
        </w:rPr>
        <w:t>راجيا من الله عزوجل أن يجعلهم ذرية صالحة وأن يرزقهم التوفيق والسداد في كل شؤون حياتهم</w:t>
      </w:r>
      <w:r w:rsidR="009B0107" w:rsidRPr="00DE6131">
        <w:rPr>
          <w:rFonts w:ascii="Calibri Light" w:hAnsi="Calibri Light" w:cs="Calibri Light"/>
          <w:b/>
          <w:bCs/>
          <w:color w:val="000000" w:themeColor="text1"/>
          <w:sz w:val="40"/>
          <w:szCs w:val="40"/>
          <w:rtl/>
        </w:rPr>
        <w:t>.</w:t>
      </w:r>
    </w:p>
    <w:p w14:paraId="7BE4C5FF" w14:textId="267EC950" w:rsidR="009B0107" w:rsidRPr="00DE6131" w:rsidRDefault="009B0107" w:rsidP="00AB5818">
      <w:pPr>
        <w:jc w:val="center"/>
        <w:rPr>
          <w:rFonts w:ascii="Calibri Light" w:hAnsi="Calibri Light" w:cs="Calibri Light"/>
          <w:b/>
          <w:bCs/>
          <w:color w:val="000000" w:themeColor="text1"/>
          <w:sz w:val="40"/>
          <w:szCs w:val="40"/>
          <w:rtl/>
        </w:rPr>
      </w:pPr>
      <w:r w:rsidRPr="00DE6131">
        <w:rPr>
          <w:rFonts w:ascii="Calibri Light" w:hAnsi="Calibri Light" w:cs="Calibri Light"/>
          <w:b/>
          <w:bCs/>
          <w:color w:val="000000" w:themeColor="text1"/>
          <w:sz w:val="40"/>
          <w:szCs w:val="40"/>
          <w:rtl/>
        </w:rPr>
        <w:t xml:space="preserve">إلى جميع </w:t>
      </w:r>
      <w:r w:rsidR="00C327BD">
        <w:rPr>
          <w:rFonts w:ascii="Calibri Light" w:hAnsi="Calibri Light" w:cs="Calibri Light"/>
          <w:b/>
          <w:bCs/>
          <w:color w:val="000000" w:themeColor="text1"/>
          <w:sz w:val="40"/>
          <w:szCs w:val="40"/>
          <w:rtl/>
        </w:rPr>
        <w:t xml:space="preserve">أساتذتي الكرام </w:t>
      </w:r>
      <w:r w:rsidRPr="00DE6131">
        <w:rPr>
          <w:rFonts w:ascii="Calibri Light" w:hAnsi="Calibri Light" w:cs="Calibri Light"/>
          <w:b/>
          <w:bCs/>
          <w:color w:val="000000" w:themeColor="text1"/>
          <w:sz w:val="40"/>
          <w:szCs w:val="40"/>
          <w:rtl/>
        </w:rPr>
        <w:t xml:space="preserve">من </w:t>
      </w:r>
      <w:r w:rsidR="00171153" w:rsidRPr="00DE6131">
        <w:rPr>
          <w:rFonts w:ascii="Calibri Light" w:hAnsi="Calibri Light" w:cs="Calibri Light" w:hint="cs"/>
          <w:b/>
          <w:bCs/>
          <w:color w:val="000000" w:themeColor="text1"/>
          <w:sz w:val="40"/>
          <w:szCs w:val="40"/>
          <w:rtl/>
        </w:rPr>
        <w:t>مرحلة الطور الابتدائي الى مرحلة</w:t>
      </w:r>
      <w:r w:rsidRPr="00DE6131">
        <w:rPr>
          <w:rFonts w:ascii="Calibri Light" w:hAnsi="Calibri Light" w:cs="Calibri Light"/>
          <w:b/>
          <w:bCs/>
          <w:color w:val="000000" w:themeColor="text1"/>
          <w:sz w:val="40"/>
          <w:szCs w:val="40"/>
          <w:rtl/>
        </w:rPr>
        <w:t xml:space="preserve"> </w:t>
      </w:r>
      <w:r w:rsidR="00171153" w:rsidRPr="00DE6131">
        <w:rPr>
          <w:rFonts w:ascii="Calibri Light" w:hAnsi="Calibri Light" w:cs="Calibri Light" w:hint="cs"/>
          <w:b/>
          <w:bCs/>
          <w:color w:val="000000" w:themeColor="text1"/>
          <w:sz w:val="40"/>
          <w:szCs w:val="40"/>
          <w:rtl/>
        </w:rPr>
        <w:t>التعليم</w:t>
      </w:r>
      <w:r w:rsidRPr="00DE6131">
        <w:rPr>
          <w:rFonts w:ascii="Calibri Light" w:hAnsi="Calibri Light" w:cs="Calibri Light"/>
          <w:b/>
          <w:bCs/>
          <w:color w:val="000000" w:themeColor="text1"/>
          <w:sz w:val="40"/>
          <w:szCs w:val="40"/>
          <w:rtl/>
        </w:rPr>
        <w:t xml:space="preserve"> </w:t>
      </w:r>
      <w:r w:rsidR="00171153" w:rsidRPr="00DE6131">
        <w:rPr>
          <w:rFonts w:ascii="Calibri Light" w:hAnsi="Calibri Light" w:cs="Calibri Light" w:hint="cs"/>
          <w:b/>
          <w:bCs/>
          <w:color w:val="000000" w:themeColor="text1"/>
          <w:sz w:val="40"/>
          <w:szCs w:val="40"/>
          <w:rtl/>
        </w:rPr>
        <w:t>العالي</w:t>
      </w:r>
      <w:r w:rsidR="00C327BD">
        <w:rPr>
          <w:rFonts w:ascii="Calibri Light" w:hAnsi="Calibri Light" w:cs="Calibri Light" w:hint="cs"/>
          <w:b/>
          <w:bCs/>
          <w:color w:val="000000" w:themeColor="text1"/>
          <w:sz w:val="40"/>
          <w:szCs w:val="40"/>
          <w:rtl/>
        </w:rPr>
        <w:t>.</w:t>
      </w:r>
    </w:p>
    <w:p w14:paraId="128CB662" w14:textId="51702B7F" w:rsidR="009B0107" w:rsidRPr="00DE6131" w:rsidRDefault="009B0107" w:rsidP="00AB5818">
      <w:pPr>
        <w:jc w:val="center"/>
        <w:rPr>
          <w:rFonts w:ascii="Calibri Light" w:hAnsi="Calibri Light" w:cs="Calibri Light"/>
          <w:b/>
          <w:bCs/>
          <w:color w:val="000000" w:themeColor="text1"/>
          <w:sz w:val="40"/>
          <w:szCs w:val="40"/>
          <w:rtl/>
        </w:rPr>
      </w:pPr>
      <w:r w:rsidRPr="00DE6131">
        <w:rPr>
          <w:rFonts w:ascii="Calibri Light" w:hAnsi="Calibri Light" w:cs="Calibri Light"/>
          <w:b/>
          <w:bCs/>
          <w:color w:val="000000" w:themeColor="text1"/>
          <w:sz w:val="40"/>
          <w:szCs w:val="40"/>
          <w:rtl/>
        </w:rPr>
        <w:t xml:space="preserve">أُهدي </w:t>
      </w:r>
      <w:r w:rsidR="00171153" w:rsidRPr="00DE6131">
        <w:rPr>
          <w:rFonts w:ascii="Calibri Light" w:hAnsi="Calibri Light" w:cs="Calibri Light" w:hint="cs"/>
          <w:b/>
          <w:bCs/>
          <w:color w:val="000000" w:themeColor="text1"/>
          <w:sz w:val="40"/>
          <w:szCs w:val="40"/>
          <w:rtl/>
        </w:rPr>
        <w:t>لهم</w:t>
      </w:r>
      <w:r w:rsidRPr="00DE6131">
        <w:rPr>
          <w:rFonts w:ascii="Calibri Light" w:hAnsi="Calibri Light" w:cs="Calibri Light"/>
          <w:b/>
          <w:bCs/>
          <w:color w:val="000000" w:themeColor="text1"/>
          <w:sz w:val="40"/>
          <w:szCs w:val="40"/>
          <w:rtl/>
        </w:rPr>
        <w:t xml:space="preserve"> </w:t>
      </w:r>
      <w:r w:rsidR="00171153" w:rsidRPr="00DE6131">
        <w:rPr>
          <w:rFonts w:ascii="Calibri Light" w:hAnsi="Calibri Light" w:cs="Calibri Light" w:hint="cs"/>
          <w:b/>
          <w:bCs/>
          <w:color w:val="000000" w:themeColor="text1"/>
          <w:sz w:val="40"/>
          <w:szCs w:val="40"/>
          <w:rtl/>
        </w:rPr>
        <w:t>جميعا</w:t>
      </w:r>
      <w:r w:rsidRPr="00DE6131">
        <w:rPr>
          <w:rFonts w:ascii="Calibri Light" w:hAnsi="Calibri Light" w:cs="Calibri Light"/>
          <w:b/>
          <w:bCs/>
          <w:color w:val="000000" w:themeColor="text1"/>
          <w:sz w:val="40"/>
          <w:szCs w:val="40"/>
          <w:rtl/>
        </w:rPr>
        <w:t xml:space="preserve"> </w:t>
      </w:r>
      <w:r w:rsidR="00171153" w:rsidRPr="00DE6131">
        <w:rPr>
          <w:rFonts w:ascii="Calibri Light" w:hAnsi="Calibri Light" w:cs="Calibri Light" w:hint="cs"/>
          <w:b/>
          <w:bCs/>
          <w:color w:val="000000" w:themeColor="text1"/>
          <w:sz w:val="40"/>
          <w:szCs w:val="40"/>
          <w:rtl/>
        </w:rPr>
        <w:t>عملي هذا واطلب منهم خالص الدعاء</w:t>
      </w:r>
    </w:p>
    <w:p w14:paraId="31869A56" w14:textId="77777777" w:rsidR="00F666E1" w:rsidRPr="00DE6131" w:rsidRDefault="00F666E1" w:rsidP="00C73DB3">
      <w:pPr>
        <w:jc w:val="center"/>
        <w:rPr>
          <w:b/>
          <w:bCs/>
          <w:color w:val="000000" w:themeColor="text1"/>
          <w:sz w:val="44"/>
          <w:szCs w:val="44"/>
          <w:rtl/>
        </w:rPr>
      </w:pPr>
    </w:p>
    <w:p w14:paraId="511790DF" w14:textId="77777777" w:rsidR="00140A42" w:rsidRPr="00DE6131" w:rsidRDefault="00140A42" w:rsidP="00C73DB3">
      <w:pPr>
        <w:jc w:val="center"/>
        <w:rPr>
          <w:b/>
          <w:bCs/>
          <w:color w:val="000000" w:themeColor="text1"/>
          <w:sz w:val="44"/>
          <w:szCs w:val="44"/>
          <w:rtl/>
        </w:rPr>
      </w:pPr>
    </w:p>
    <w:p w14:paraId="101DAC4E" w14:textId="77777777" w:rsidR="00140A42" w:rsidRPr="00DE6131" w:rsidRDefault="00140A42" w:rsidP="00C73DB3">
      <w:pPr>
        <w:jc w:val="center"/>
        <w:rPr>
          <w:b/>
          <w:bCs/>
          <w:color w:val="000000" w:themeColor="text1"/>
          <w:sz w:val="44"/>
          <w:szCs w:val="44"/>
          <w:rtl/>
        </w:rPr>
      </w:pPr>
    </w:p>
    <w:p w14:paraId="5D67F863" w14:textId="77777777" w:rsidR="00140A42" w:rsidRPr="00DE6131" w:rsidRDefault="00140A42" w:rsidP="00C73DB3">
      <w:pPr>
        <w:jc w:val="center"/>
        <w:rPr>
          <w:b/>
          <w:bCs/>
          <w:color w:val="000000" w:themeColor="text1"/>
          <w:sz w:val="44"/>
          <w:szCs w:val="44"/>
          <w:rtl/>
        </w:rPr>
      </w:pPr>
    </w:p>
    <w:p w14:paraId="78B0D5D0" w14:textId="77777777" w:rsidR="00140A42" w:rsidRPr="00DE6131" w:rsidRDefault="00140A42" w:rsidP="00C73DB3">
      <w:pPr>
        <w:jc w:val="center"/>
        <w:rPr>
          <w:b/>
          <w:bCs/>
          <w:color w:val="000000" w:themeColor="text1"/>
          <w:sz w:val="44"/>
          <w:szCs w:val="44"/>
          <w:rtl/>
        </w:rPr>
      </w:pPr>
    </w:p>
    <w:p w14:paraId="29CE0327" w14:textId="77777777" w:rsidR="00AB5818" w:rsidRPr="00DE6131" w:rsidRDefault="00AB5818" w:rsidP="00C73DB3">
      <w:pPr>
        <w:jc w:val="center"/>
        <w:rPr>
          <w:b/>
          <w:bCs/>
          <w:color w:val="000000" w:themeColor="text1"/>
          <w:sz w:val="44"/>
          <w:szCs w:val="44"/>
          <w:rtl/>
        </w:rPr>
      </w:pPr>
    </w:p>
    <w:p w14:paraId="5F5BC63C" w14:textId="0FFCA5A6" w:rsidR="00960774" w:rsidRDefault="00960774">
      <w:pPr>
        <w:spacing w:line="276" w:lineRule="auto"/>
        <w:ind w:firstLine="567"/>
        <w:rPr>
          <w:b/>
          <w:bCs/>
          <w:color w:val="000000" w:themeColor="text1"/>
          <w:sz w:val="44"/>
          <w:szCs w:val="44"/>
          <w:rtl/>
        </w:rPr>
      </w:pPr>
      <w:r>
        <w:rPr>
          <w:b/>
          <w:bCs/>
          <w:color w:val="000000" w:themeColor="text1"/>
          <w:sz w:val="44"/>
          <w:szCs w:val="44"/>
          <w:rtl/>
        </w:rPr>
        <w:br w:type="page"/>
      </w:r>
    </w:p>
    <w:p w14:paraId="70F8B7BD" w14:textId="166697FE" w:rsidR="009B0107" w:rsidRPr="00DE6131" w:rsidRDefault="00AB5818" w:rsidP="009B0107">
      <w:pPr>
        <w:pStyle w:val="NormalWeb"/>
        <w:shd w:val="clear" w:color="auto" w:fill="FFFFFF"/>
        <w:spacing w:after="150" w:line="360" w:lineRule="auto"/>
        <w:jc w:val="center"/>
        <w:rPr>
          <w:rStyle w:val="lev"/>
          <w:color w:val="000000" w:themeColor="text1"/>
          <w:u w:val="single"/>
          <w:rtl/>
        </w:rPr>
      </w:pPr>
      <w:r w:rsidRPr="00DE6131">
        <w:rPr>
          <w:rStyle w:val="lev"/>
          <w:rFonts w:ascii="Calibri Light" w:hAnsi="Calibri Light" w:cs="Calibri Light"/>
          <w:color w:val="000000" w:themeColor="text1"/>
          <w:sz w:val="72"/>
          <w:szCs w:val="72"/>
          <w:u w:val="single"/>
          <w:rtl/>
        </w:rPr>
        <w:lastRenderedPageBreak/>
        <w:t xml:space="preserve">شكر </w:t>
      </w:r>
      <w:r w:rsidRPr="00DE6131">
        <w:rPr>
          <w:rStyle w:val="lev"/>
          <w:rFonts w:ascii="Calibri Light" w:hAnsi="Calibri Light" w:cs="Calibri Light" w:hint="cs"/>
          <w:color w:val="000000" w:themeColor="text1"/>
          <w:sz w:val="72"/>
          <w:szCs w:val="72"/>
          <w:u w:val="single"/>
          <w:rtl/>
        </w:rPr>
        <w:t>و</w:t>
      </w:r>
      <w:r w:rsidR="009B0107" w:rsidRPr="00DE6131">
        <w:rPr>
          <w:rStyle w:val="lev"/>
          <w:rFonts w:ascii="Calibri Light" w:hAnsi="Calibri Light" w:cs="Calibri Light"/>
          <w:color w:val="000000" w:themeColor="text1"/>
          <w:sz w:val="72"/>
          <w:szCs w:val="72"/>
          <w:u w:val="single"/>
          <w:rtl/>
        </w:rPr>
        <w:t>عرفان</w:t>
      </w:r>
    </w:p>
    <w:p w14:paraId="7AFA3A8D" w14:textId="7B87E447" w:rsidR="00C57E46" w:rsidRPr="00DE6131" w:rsidRDefault="00C57E46" w:rsidP="00AB5818">
      <w:pPr>
        <w:spacing w:line="360" w:lineRule="auto"/>
        <w:jc w:val="center"/>
        <w:rPr>
          <w:rFonts w:ascii="Calibri Light" w:hAnsi="Calibri Light" w:cs="Calibri Light"/>
          <w:b/>
          <w:bCs/>
          <w:color w:val="000000" w:themeColor="text1"/>
          <w:sz w:val="40"/>
          <w:szCs w:val="40"/>
          <w:rtl/>
        </w:rPr>
      </w:pPr>
      <w:r w:rsidRPr="00DE6131">
        <w:rPr>
          <w:rFonts w:ascii="Calibri Light" w:hAnsi="Calibri Light" w:cs="Calibri Light"/>
          <w:b/>
          <w:bCs/>
          <w:color w:val="000000" w:themeColor="text1"/>
          <w:sz w:val="40"/>
          <w:szCs w:val="40"/>
          <w:rtl/>
        </w:rPr>
        <w:t xml:space="preserve">أشكر </w:t>
      </w:r>
      <w:r w:rsidR="00FD0073" w:rsidRPr="00DE6131">
        <w:rPr>
          <w:rFonts w:ascii="Calibri Light" w:hAnsi="Calibri Light" w:cs="Calibri Light"/>
          <w:b/>
          <w:bCs/>
          <w:color w:val="000000" w:themeColor="text1"/>
          <w:sz w:val="40"/>
          <w:szCs w:val="40"/>
          <w:rtl/>
        </w:rPr>
        <w:t>الله تعالى</w:t>
      </w:r>
      <w:r w:rsidR="002F0040">
        <w:rPr>
          <w:rFonts w:ascii="Calibri Light" w:hAnsi="Calibri Light" w:cs="Calibri Light"/>
          <w:b/>
          <w:bCs/>
          <w:color w:val="000000" w:themeColor="text1"/>
          <w:sz w:val="40"/>
          <w:szCs w:val="40"/>
          <w:rtl/>
        </w:rPr>
        <w:t xml:space="preserve"> الذي وفقن</w:t>
      </w:r>
      <w:r w:rsidR="002F0040">
        <w:rPr>
          <w:rFonts w:ascii="Calibri Light" w:hAnsi="Calibri Light" w:cs="Calibri Light" w:hint="cs"/>
          <w:b/>
          <w:bCs/>
          <w:color w:val="000000" w:themeColor="text1"/>
          <w:sz w:val="40"/>
          <w:szCs w:val="40"/>
          <w:rtl/>
        </w:rPr>
        <w:t>ي</w:t>
      </w:r>
      <w:r w:rsidRPr="00DE6131">
        <w:rPr>
          <w:rFonts w:ascii="Calibri Light" w:hAnsi="Calibri Light" w:cs="Calibri Light"/>
          <w:b/>
          <w:bCs/>
          <w:color w:val="000000" w:themeColor="text1"/>
          <w:sz w:val="40"/>
          <w:szCs w:val="40"/>
          <w:rtl/>
        </w:rPr>
        <w:t xml:space="preserve"> إل</w:t>
      </w:r>
      <w:r w:rsidR="00D75AFC" w:rsidRPr="00DE6131">
        <w:rPr>
          <w:rFonts w:ascii="Calibri Light" w:hAnsi="Calibri Light" w:cs="Calibri Light" w:hint="cs"/>
          <w:b/>
          <w:bCs/>
          <w:color w:val="000000" w:themeColor="text1"/>
          <w:sz w:val="40"/>
          <w:szCs w:val="40"/>
          <w:rtl/>
        </w:rPr>
        <w:t>ى إ</w:t>
      </w:r>
      <w:r w:rsidRPr="00DE6131">
        <w:rPr>
          <w:rFonts w:ascii="Calibri Light" w:hAnsi="Calibri Light" w:cs="Calibri Light"/>
          <w:b/>
          <w:bCs/>
          <w:color w:val="000000" w:themeColor="text1"/>
          <w:sz w:val="40"/>
          <w:szCs w:val="40"/>
          <w:rtl/>
        </w:rPr>
        <w:t>نجاز هذا العمل.</w:t>
      </w:r>
    </w:p>
    <w:p w14:paraId="6CA5342C" w14:textId="4F87ED9E" w:rsidR="00C57E46" w:rsidRPr="00DE6131" w:rsidRDefault="00C57E46" w:rsidP="00AB5818">
      <w:pPr>
        <w:spacing w:line="360" w:lineRule="auto"/>
        <w:jc w:val="center"/>
        <w:rPr>
          <w:rFonts w:ascii="Calibri Light" w:hAnsi="Calibri Light" w:cs="Calibri Light"/>
          <w:b/>
          <w:bCs/>
          <w:color w:val="000000" w:themeColor="text1"/>
          <w:sz w:val="40"/>
          <w:szCs w:val="40"/>
          <w:rtl/>
        </w:rPr>
      </w:pPr>
      <w:r w:rsidRPr="00DE6131">
        <w:rPr>
          <w:rFonts w:ascii="Calibri Light" w:hAnsi="Calibri Light" w:cs="Calibri Light"/>
          <w:b/>
          <w:bCs/>
          <w:color w:val="000000" w:themeColor="text1"/>
          <w:sz w:val="40"/>
          <w:szCs w:val="40"/>
          <w:rtl/>
        </w:rPr>
        <w:t xml:space="preserve">وأتقدم بالشكر الجزيل إلى أستاذي الدكتور </w:t>
      </w:r>
      <w:r w:rsidR="00D75AFC" w:rsidRPr="00DE6131">
        <w:rPr>
          <w:rFonts w:ascii="Calibri Light" w:hAnsi="Calibri Light" w:cs="Calibri Light" w:hint="cs"/>
          <w:b/>
          <w:bCs/>
          <w:color w:val="000000" w:themeColor="text1"/>
          <w:sz w:val="40"/>
          <w:szCs w:val="40"/>
          <w:rtl/>
        </w:rPr>
        <w:t>حداد</w:t>
      </w:r>
      <w:r w:rsidRPr="00DE6131">
        <w:rPr>
          <w:rFonts w:ascii="Calibri Light" w:hAnsi="Calibri Light" w:cs="Calibri Light"/>
          <w:b/>
          <w:bCs/>
          <w:color w:val="000000" w:themeColor="text1"/>
          <w:sz w:val="40"/>
          <w:szCs w:val="40"/>
          <w:rtl/>
        </w:rPr>
        <w:t xml:space="preserve"> </w:t>
      </w:r>
      <w:r w:rsidR="00D75AFC" w:rsidRPr="00DE6131">
        <w:rPr>
          <w:rFonts w:ascii="Calibri Light" w:hAnsi="Calibri Light" w:cs="Calibri Light" w:hint="cs"/>
          <w:b/>
          <w:bCs/>
          <w:color w:val="000000" w:themeColor="text1"/>
          <w:sz w:val="40"/>
          <w:szCs w:val="40"/>
          <w:rtl/>
        </w:rPr>
        <w:t>محمد</w:t>
      </w:r>
      <w:r w:rsidRPr="00DE6131">
        <w:rPr>
          <w:rFonts w:ascii="Calibri Light" w:hAnsi="Calibri Light" w:cs="Calibri Light"/>
          <w:b/>
          <w:bCs/>
          <w:color w:val="000000" w:themeColor="text1"/>
          <w:sz w:val="40"/>
          <w:szCs w:val="40"/>
          <w:rtl/>
        </w:rPr>
        <w:t xml:space="preserve"> </w:t>
      </w:r>
      <w:r w:rsidR="00D75AFC" w:rsidRPr="00DE6131">
        <w:rPr>
          <w:rFonts w:ascii="Calibri Light" w:hAnsi="Calibri Light" w:cs="Calibri Light"/>
          <w:b/>
          <w:bCs/>
          <w:color w:val="000000" w:themeColor="text1"/>
          <w:sz w:val="40"/>
          <w:szCs w:val="40"/>
          <w:rtl/>
        </w:rPr>
        <w:t>الذي تفضل ب</w:t>
      </w:r>
      <w:r w:rsidR="00D75AFC" w:rsidRPr="00DE6131">
        <w:rPr>
          <w:rFonts w:ascii="Calibri Light" w:hAnsi="Calibri Light" w:cs="Calibri Light" w:hint="cs"/>
          <w:b/>
          <w:bCs/>
          <w:color w:val="000000" w:themeColor="text1"/>
          <w:sz w:val="40"/>
          <w:szCs w:val="40"/>
          <w:rtl/>
        </w:rPr>
        <w:t>ال</w:t>
      </w:r>
      <w:r w:rsidRPr="00DE6131">
        <w:rPr>
          <w:rFonts w:ascii="Calibri Light" w:hAnsi="Calibri Light" w:cs="Calibri Light"/>
          <w:b/>
          <w:bCs/>
          <w:color w:val="000000" w:themeColor="text1"/>
          <w:sz w:val="40"/>
          <w:szCs w:val="40"/>
          <w:rtl/>
        </w:rPr>
        <w:t>إشراف</w:t>
      </w:r>
    </w:p>
    <w:p w14:paraId="2328FC75" w14:textId="2DBD9DBF" w:rsidR="00DE6131" w:rsidRDefault="00C57E46" w:rsidP="00DE6131">
      <w:pPr>
        <w:spacing w:line="360" w:lineRule="auto"/>
        <w:jc w:val="center"/>
        <w:rPr>
          <w:rFonts w:ascii="Calibri Light" w:hAnsi="Calibri Light" w:cs="Calibri Light"/>
          <w:b/>
          <w:bCs/>
          <w:color w:val="000000" w:themeColor="text1"/>
          <w:sz w:val="40"/>
          <w:szCs w:val="40"/>
          <w:rtl/>
        </w:rPr>
      </w:pPr>
      <w:r w:rsidRPr="00DE6131">
        <w:rPr>
          <w:rFonts w:ascii="Calibri Light" w:hAnsi="Calibri Light" w:cs="Calibri Light"/>
          <w:b/>
          <w:bCs/>
          <w:color w:val="000000" w:themeColor="text1"/>
          <w:sz w:val="40"/>
          <w:szCs w:val="40"/>
          <w:rtl/>
        </w:rPr>
        <w:t>على هذه الرسالة</w:t>
      </w:r>
      <w:r w:rsidR="00D75AFC" w:rsidRPr="00DE6131">
        <w:rPr>
          <w:rFonts w:ascii="Calibri Light" w:hAnsi="Calibri Light" w:cs="Calibri Light" w:hint="cs"/>
          <w:b/>
          <w:bCs/>
          <w:color w:val="000000" w:themeColor="text1"/>
          <w:sz w:val="40"/>
          <w:szCs w:val="40"/>
          <w:rtl/>
        </w:rPr>
        <w:t xml:space="preserve"> رغم كثرة التزاماته</w:t>
      </w:r>
      <w:r w:rsidRPr="00DE6131">
        <w:rPr>
          <w:rFonts w:ascii="Calibri Light" w:hAnsi="Calibri Light" w:cs="Calibri Light"/>
          <w:b/>
          <w:bCs/>
          <w:color w:val="000000" w:themeColor="text1"/>
          <w:sz w:val="40"/>
          <w:szCs w:val="40"/>
          <w:rtl/>
        </w:rPr>
        <w:t>، كما أشكره أيضا على نصائحه وإرشاداته التي كانت مصباحا يضيء</w:t>
      </w:r>
      <w:r w:rsidR="007E27AC">
        <w:rPr>
          <w:rFonts w:ascii="Calibri Light" w:hAnsi="Calibri Light" w:cs="Calibri Light" w:hint="cs"/>
          <w:b/>
          <w:bCs/>
          <w:color w:val="000000" w:themeColor="text1"/>
          <w:sz w:val="40"/>
          <w:szCs w:val="40"/>
          <w:rtl/>
        </w:rPr>
        <w:t xml:space="preserve"> </w:t>
      </w:r>
      <w:r w:rsidRPr="00DE6131">
        <w:rPr>
          <w:rFonts w:ascii="Calibri Light" w:hAnsi="Calibri Light" w:cs="Calibri Light"/>
          <w:b/>
          <w:bCs/>
          <w:color w:val="000000" w:themeColor="text1"/>
          <w:sz w:val="40"/>
          <w:szCs w:val="40"/>
          <w:rtl/>
        </w:rPr>
        <w:t xml:space="preserve">لي </w:t>
      </w:r>
      <w:r w:rsidR="00DE6131">
        <w:rPr>
          <w:rFonts w:ascii="Calibri Light" w:hAnsi="Calibri Light" w:cs="Calibri Light" w:hint="cs"/>
          <w:b/>
          <w:bCs/>
          <w:color w:val="000000" w:themeColor="text1"/>
          <w:sz w:val="40"/>
          <w:szCs w:val="40"/>
          <w:rtl/>
        </w:rPr>
        <w:t>طريق العلم والمعرف</w:t>
      </w:r>
      <w:r w:rsidR="00D75AFC" w:rsidRPr="00DE6131">
        <w:rPr>
          <w:rFonts w:ascii="Calibri Light" w:hAnsi="Calibri Light" w:cs="Calibri Light" w:hint="cs"/>
          <w:b/>
          <w:bCs/>
          <w:color w:val="000000" w:themeColor="text1"/>
          <w:sz w:val="40"/>
          <w:szCs w:val="40"/>
          <w:rtl/>
        </w:rPr>
        <w:t>ة</w:t>
      </w:r>
      <w:r w:rsidRPr="00DE6131">
        <w:rPr>
          <w:rFonts w:ascii="Calibri Light" w:hAnsi="Calibri Light" w:cs="Calibri Light"/>
          <w:b/>
          <w:bCs/>
          <w:color w:val="000000" w:themeColor="text1"/>
          <w:sz w:val="40"/>
          <w:szCs w:val="40"/>
          <w:rtl/>
        </w:rPr>
        <w:t xml:space="preserve"> </w:t>
      </w:r>
    </w:p>
    <w:p w14:paraId="6897694E" w14:textId="3DF1DDC9" w:rsidR="00C57E46" w:rsidRPr="00DE6131" w:rsidRDefault="00C57E46" w:rsidP="00DE6131">
      <w:pPr>
        <w:spacing w:line="360" w:lineRule="auto"/>
        <w:jc w:val="center"/>
        <w:rPr>
          <w:rFonts w:ascii="Calibri Light" w:hAnsi="Calibri Light" w:cs="Calibri Light"/>
          <w:b/>
          <w:bCs/>
          <w:color w:val="000000" w:themeColor="text1"/>
          <w:sz w:val="40"/>
          <w:szCs w:val="40"/>
          <w:rtl/>
        </w:rPr>
      </w:pPr>
      <w:r w:rsidRPr="00DE6131">
        <w:rPr>
          <w:rFonts w:ascii="Calibri Light" w:hAnsi="Calibri Light" w:cs="Calibri Light"/>
          <w:b/>
          <w:bCs/>
          <w:color w:val="000000" w:themeColor="text1"/>
          <w:sz w:val="40"/>
          <w:szCs w:val="40"/>
          <w:rtl/>
        </w:rPr>
        <w:t xml:space="preserve">كما </w:t>
      </w:r>
      <w:r w:rsidR="00D75AFC" w:rsidRPr="00DE6131">
        <w:rPr>
          <w:rFonts w:ascii="Calibri Light" w:hAnsi="Calibri Light" w:cs="Calibri Light" w:hint="cs"/>
          <w:b/>
          <w:bCs/>
          <w:color w:val="000000" w:themeColor="text1"/>
          <w:sz w:val="40"/>
          <w:szCs w:val="40"/>
          <w:rtl/>
        </w:rPr>
        <w:t>أقدم خاص شكري وامتناني</w:t>
      </w:r>
      <w:r w:rsidR="00D75AFC" w:rsidRPr="00DE6131">
        <w:rPr>
          <w:rFonts w:ascii="Calibri Light" w:hAnsi="Calibri Light" w:cs="Calibri Light"/>
          <w:b/>
          <w:bCs/>
          <w:color w:val="000000" w:themeColor="text1"/>
          <w:sz w:val="40"/>
          <w:szCs w:val="40"/>
          <w:rtl/>
        </w:rPr>
        <w:t xml:space="preserve"> في هذا المقام أن أ</w:t>
      </w:r>
      <w:r w:rsidR="00D75AFC" w:rsidRPr="00DE6131">
        <w:rPr>
          <w:rFonts w:ascii="Calibri Light" w:hAnsi="Calibri Light" w:cs="Calibri Light" w:hint="cs"/>
          <w:b/>
          <w:bCs/>
          <w:color w:val="000000" w:themeColor="text1"/>
          <w:sz w:val="40"/>
          <w:szCs w:val="40"/>
          <w:rtl/>
        </w:rPr>
        <w:t>عضاء</w:t>
      </w:r>
      <w:r w:rsidRPr="00DE6131">
        <w:rPr>
          <w:rFonts w:ascii="Calibri Light" w:hAnsi="Calibri Light" w:cs="Calibri Light"/>
          <w:b/>
          <w:bCs/>
          <w:color w:val="000000" w:themeColor="text1"/>
          <w:sz w:val="40"/>
          <w:szCs w:val="40"/>
          <w:rtl/>
        </w:rPr>
        <w:t xml:space="preserve"> لجنة المناقشة </w:t>
      </w:r>
      <w:r w:rsidR="00D75AFC" w:rsidRPr="00DE6131">
        <w:rPr>
          <w:rFonts w:ascii="Calibri Light" w:hAnsi="Calibri Light" w:cs="Calibri Light" w:hint="cs"/>
          <w:b/>
          <w:bCs/>
          <w:color w:val="000000" w:themeColor="text1"/>
          <w:sz w:val="40"/>
          <w:szCs w:val="40"/>
          <w:rtl/>
        </w:rPr>
        <w:t xml:space="preserve">كل باسمه ومقامه </w:t>
      </w:r>
      <w:r w:rsidRPr="00DE6131">
        <w:rPr>
          <w:rFonts w:ascii="Calibri Light" w:hAnsi="Calibri Light" w:cs="Calibri Light"/>
          <w:b/>
          <w:bCs/>
          <w:color w:val="000000" w:themeColor="text1"/>
          <w:sz w:val="40"/>
          <w:szCs w:val="40"/>
          <w:rtl/>
        </w:rPr>
        <w:t xml:space="preserve">على </w:t>
      </w:r>
      <w:r w:rsidR="008C70AC">
        <w:rPr>
          <w:rFonts w:ascii="Calibri Light" w:hAnsi="Calibri Light" w:cs="Calibri Light" w:hint="cs"/>
          <w:b/>
          <w:bCs/>
          <w:color w:val="000000" w:themeColor="text1"/>
          <w:sz w:val="40"/>
          <w:szCs w:val="40"/>
          <w:rtl/>
        </w:rPr>
        <w:t xml:space="preserve">تخصيص جزء من </w:t>
      </w:r>
      <w:r w:rsidRPr="00DE6131">
        <w:rPr>
          <w:rFonts w:ascii="Calibri Light" w:hAnsi="Calibri Light" w:cs="Calibri Light"/>
          <w:b/>
          <w:bCs/>
          <w:color w:val="000000" w:themeColor="text1"/>
          <w:sz w:val="40"/>
          <w:szCs w:val="40"/>
          <w:rtl/>
        </w:rPr>
        <w:t>وقتهم الثمين</w:t>
      </w:r>
    </w:p>
    <w:p w14:paraId="579B3C53" w14:textId="615C5800" w:rsidR="00F666E1" w:rsidRPr="00DE6131" w:rsidRDefault="00C57E46" w:rsidP="00AB5818">
      <w:pPr>
        <w:spacing w:line="360" w:lineRule="auto"/>
        <w:jc w:val="center"/>
        <w:rPr>
          <w:rFonts w:ascii="Calibri Light" w:hAnsi="Calibri Light" w:cs="Calibri Light"/>
          <w:b/>
          <w:bCs/>
          <w:color w:val="000000" w:themeColor="text1"/>
          <w:sz w:val="40"/>
          <w:szCs w:val="40"/>
          <w:rtl/>
        </w:rPr>
      </w:pPr>
      <w:r w:rsidRPr="00DE6131">
        <w:rPr>
          <w:rFonts w:ascii="Calibri Light" w:hAnsi="Calibri Light" w:cs="Calibri Light"/>
          <w:b/>
          <w:bCs/>
          <w:color w:val="000000" w:themeColor="text1"/>
          <w:sz w:val="40"/>
          <w:szCs w:val="40"/>
          <w:rtl/>
        </w:rPr>
        <w:t xml:space="preserve">لقراءة ومناقشة هذه </w:t>
      </w:r>
      <w:r w:rsidR="00D75AFC" w:rsidRPr="00DE6131">
        <w:rPr>
          <w:rFonts w:ascii="Calibri Light" w:hAnsi="Calibri Light" w:cs="Calibri Light" w:hint="cs"/>
          <w:b/>
          <w:bCs/>
          <w:color w:val="000000" w:themeColor="text1"/>
          <w:sz w:val="40"/>
          <w:szCs w:val="40"/>
          <w:rtl/>
        </w:rPr>
        <w:t>الرسالة</w:t>
      </w:r>
      <w:r w:rsidRPr="00DE6131">
        <w:rPr>
          <w:rFonts w:ascii="Calibri Light" w:hAnsi="Calibri Light" w:cs="Calibri Light"/>
          <w:b/>
          <w:bCs/>
          <w:color w:val="000000" w:themeColor="text1"/>
          <w:sz w:val="40"/>
          <w:szCs w:val="40"/>
          <w:rtl/>
        </w:rPr>
        <w:t>.</w:t>
      </w:r>
    </w:p>
    <w:p w14:paraId="53CC9C6C" w14:textId="77777777" w:rsidR="00F666E1" w:rsidRDefault="00F666E1" w:rsidP="009B0107">
      <w:pPr>
        <w:ind w:firstLine="0"/>
        <w:jc w:val="both"/>
        <w:rPr>
          <w:rFonts w:ascii="Calibri Light" w:hAnsi="Calibri Light" w:cs="Calibri Light"/>
          <w:b/>
          <w:bCs/>
          <w:color w:val="000000" w:themeColor="text1"/>
        </w:rPr>
      </w:pPr>
    </w:p>
    <w:p w14:paraId="3AD192D2" w14:textId="14FA462D" w:rsidR="00960774" w:rsidRDefault="00960774">
      <w:pPr>
        <w:spacing w:line="276" w:lineRule="auto"/>
        <w:ind w:firstLine="567"/>
        <w:rPr>
          <w:rFonts w:ascii="Calibri Light" w:hAnsi="Calibri Light" w:cs="Calibri Light"/>
          <w:b/>
          <w:bCs/>
          <w:color w:val="000000" w:themeColor="text1"/>
        </w:rPr>
      </w:pPr>
      <w:r>
        <w:rPr>
          <w:rFonts w:ascii="Calibri Light" w:hAnsi="Calibri Light" w:cs="Calibri Light"/>
          <w:b/>
          <w:bCs/>
          <w:color w:val="000000" w:themeColor="text1"/>
        </w:rPr>
        <w:br w:type="page"/>
      </w:r>
    </w:p>
    <w:p w14:paraId="0DBCF1E6" w14:textId="71D50B20" w:rsidR="00F666E1" w:rsidRPr="00DE6131" w:rsidRDefault="00C57E46" w:rsidP="00C73DB3">
      <w:pPr>
        <w:jc w:val="center"/>
        <w:rPr>
          <w:b/>
          <w:bCs/>
          <w:color w:val="000000" w:themeColor="text1"/>
          <w:sz w:val="44"/>
          <w:szCs w:val="44"/>
        </w:rPr>
      </w:pPr>
      <w:r w:rsidRPr="00DE6131">
        <w:rPr>
          <w:rFonts w:hint="cs"/>
          <w:b/>
          <w:bCs/>
          <w:color w:val="000000" w:themeColor="text1"/>
          <w:sz w:val="44"/>
          <w:szCs w:val="44"/>
          <w:rtl/>
        </w:rPr>
        <w:lastRenderedPageBreak/>
        <w:t>قائمة المختصرات</w:t>
      </w:r>
    </w:p>
    <w:p w14:paraId="2498BF13" w14:textId="30C87FB5" w:rsidR="00F666E1" w:rsidRPr="00DE6131" w:rsidRDefault="00C57E46" w:rsidP="00C57E46">
      <w:pPr>
        <w:spacing w:line="360" w:lineRule="auto"/>
        <w:jc w:val="left"/>
        <w:rPr>
          <w:b/>
          <w:bCs/>
          <w:color w:val="000000" w:themeColor="text1"/>
          <w:lang w:val="fr-FR"/>
        </w:rPr>
      </w:pPr>
      <w:r w:rsidRPr="00DE6131">
        <w:rPr>
          <w:rFonts w:hint="cs"/>
          <w:b/>
          <w:bCs/>
          <w:color w:val="000000" w:themeColor="text1"/>
          <w:rtl/>
          <w:lang w:val="fr-FR"/>
        </w:rPr>
        <w:t>أولا باللغة العربية</w:t>
      </w:r>
    </w:p>
    <w:p w14:paraId="576EE2C5" w14:textId="77777777" w:rsidR="00C57E46" w:rsidRPr="00DE6131" w:rsidRDefault="00C57E46" w:rsidP="00C57E46">
      <w:pPr>
        <w:rPr>
          <w:color w:val="000000" w:themeColor="text1"/>
          <w:rtl/>
          <w:lang w:val="fr-FR"/>
        </w:rPr>
      </w:pPr>
      <w:r w:rsidRPr="00DE6131">
        <w:rPr>
          <w:color w:val="000000" w:themeColor="text1"/>
          <w:rtl/>
          <w:lang w:val="fr-FR"/>
        </w:rPr>
        <w:t>ص: الصفحة</w:t>
      </w:r>
    </w:p>
    <w:p w14:paraId="53FE83AB" w14:textId="77777777" w:rsidR="00C57E46" w:rsidRDefault="00C57E46" w:rsidP="00C57E46">
      <w:pPr>
        <w:rPr>
          <w:color w:val="000000" w:themeColor="text1"/>
          <w:rtl/>
          <w:lang w:val="fr-FR"/>
        </w:rPr>
      </w:pPr>
      <w:r w:rsidRPr="00DE6131">
        <w:rPr>
          <w:color w:val="000000" w:themeColor="text1"/>
          <w:rtl/>
          <w:lang w:val="fr-FR"/>
        </w:rPr>
        <w:t>ج ر: الجريدة الرسمية</w:t>
      </w:r>
    </w:p>
    <w:p w14:paraId="286F6E2D" w14:textId="1E921536" w:rsidR="00C72D7E" w:rsidRPr="00DE6131" w:rsidRDefault="00C72D7E" w:rsidP="00C57E46">
      <w:pPr>
        <w:rPr>
          <w:color w:val="000000" w:themeColor="text1"/>
          <w:rtl/>
          <w:lang w:val="fr-FR"/>
        </w:rPr>
      </w:pPr>
      <w:r>
        <w:rPr>
          <w:rFonts w:hint="cs"/>
          <w:color w:val="000000" w:themeColor="text1"/>
          <w:rtl/>
          <w:lang w:val="fr-FR"/>
        </w:rPr>
        <w:t>ع   : العـــدد</w:t>
      </w:r>
    </w:p>
    <w:p w14:paraId="660E2ABC" w14:textId="300A7791" w:rsidR="00C57E46" w:rsidRDefault="00C57E46" w:rsidP="00C57E46">
      <w:pPr>
        <w:rPr>
          <w:color w:val="000000" w:themeColor="text1"/>
          <w:rtl/>
          <w:lang w:val="fr-FR"/>
        </w:rPr>
      </w:pPr>
      <w:r w:rsidRPr="00DE6131">
        <w:rPr>
          <w:color w:val="000000" w:themeColor="text1"/>
          <w:rtl/>
          <w:lang w:val="fr-FR"/>
        </w:rPr>
        <w:t>د</w:t>
      </w:r>
      <w:r w:rsidR="00187C3B">
        <w:rPr>
          <w:rFonts w:hint="cs"/>
          <w:color w:val="000000" w:themeColor="text1"/>
          <w:rtl/>
          <w:lang w:val="fr-FR"/>
        </w:rPr>
        <w:t xml:space="preserve"> </w:t>
      </w:r>
      <w:r w:rsidRPr="00DE6131">
        <w:rPr>
          <w:color w:val="000000" w:themeColor="text1"/>
          <w:rtl/>
          <w:lang w:val="fr-FR"/>
        </w:rPr>
        <w:t>ص: دون صفحة</w:t>
      </w:r>
    </w:p>
    <w:p w14:paraId="75A72626" w14:textId="77777777" w:rsidR="00C72D7E" w:rsidRPr="00DE6131" w:rsidRDefault="00C72D7E" w:rsidP="00C57E46">
      <w:pPr>
        <w:rPr>
          <w:color w:val="000000" w:themeColor="text1"/>
          <w:rtl/>
          <w:lang w:val="fr-FR"/>
        </w:rPr>
      </w:pPr>
    </w:p>
    <w:p w14:paraId="3D390ACB" w14:textId="77777777" w:rsidR="00C57E46" w:rsidRPr="00DE6131" w:rsidRDefault="00C57E46" w:rsidP="00C57E46">
      <w:pPr>
        <w:rPr>
          <w:b/>
          <w:bCs/>
          <w:color w:val="000000" w:themeColor="text1"/>
          <w:rtl/>
          <w:lang w:val="fr-FR"/>
        </w:rPr>
      </w:pPr>
    </w:p>
    <w:p w14:paraId="488A528D" w14:textId="081C5000" w:rsidR="00C57E46" w:rsidRPr="00DE6131" w:rsidRDefault="00C57E46" w:rsidP="00C57E46">
      <w:pPr>
        <w:rPr>
          <w:b/>
          <w:bCs/>
          <w:color w:val="000000" w:themeColor="text1"/>
          <w:rtl/>
          <w:lang w:val="fr-FR"/>
        </w:rPr>
      </w:pPr>
      <w:r w:rsidRPr="00DE6131">
        <w:rPr>
          <w:b/>
          <w:bCs/>
          <w:color w:val="000000" w:themeColor="text1"/>
          <w:rtl/>
          <w:lang w:val="fr-FR"/>
        </w:rPr>
        <w:t>ثانيا: باللغة الفرنسية</w:t>
      </w:r>
    </w:p>
    <w:p w14:paraId="2C848878" w14:textId="34698886" w:rsidR="00C57E46" w:rsidRPr="00DE6131" w:rsidRDefault="00C57E46" w:rsidP="00F549EE">
      <w:pPr>
        <w:bidi w:val="0"/>
        <w:spacing w:line="360" w:lineRule="auto"/>
        <w:rPr>
          <w:color w:val="000000" w:themeColor="text1"/>
          <w:lang w:val="fr-FR"/>
        </w:rPr>
      </w:pPr>
      <w:r w:rsidRPr="00DE6131">
        <w:rPr>
          <w:color w:val="000000" w:themeColor="text1"/>
          <w:lang w:val="fr-FR"/>
        </w:rPr>
        <w:t>AJDA: Actualité juridique du droit administratif</w:t>
      </w:r>
      <w:r w:rsidRPr="00DE6131">
        <w:rPr>
          <w:color w:val="000000" w:themeColor="text1"/>
          <w:rtl/>
          <w:lang w:val="fr-FR"/>
        </w:rPr>
        <w:t>..</w:t>
      </w:r>
    </w:p>
    <w:p w14:paraId="36107688" w14:textId="77777777" w:rsidR="00C57E46" w:rsidRPr="00DE6131" w:rsidRDefault="00C57E46" w:rsidP="00C57E46">
      <w:pPr>
        <w:bidi w:val="0"/>
        <w:spacing w:line="360" w:lineRule="auto"/>
        <w:rPr>
          <w:color w:val="000000" w:themeColor="text1"/>
          <w:lang w:val="fr-FR"/>
        </w:rPr>
      </w:pPr>
      <w:r w:rsidRPr="00DE6131">
        <w:rPr>
          <w:color w:val="000000" w:themeColor="text1"/>
          <w:lang w:val="fr-FR"/>
        </w:rPr>
        <w:t>N: Numéro</w:t>
      </w:r>
    </w:p>
    <w:p w14:paraId="309FFDE6" w14:textId="77777777" w:rsidR="00C57E46" w:rsidRPr="00DE6131" w:rsidRDefault="00C57E46" w:rsidP="00C57E46">
      <w:pPr>
        <w:bidi w:val="0"/>
        <w:spacing w:line="360" w:lineRule="auto"/>
        <w:rPr>
          <w:color w:val="000000" w:themeColor="text1"/>
          <w:lang w:val="fr-FR"/>
        </w:rPr>
      </w:pPr>
      <w:r w:rsidRPr="00DE6131">
        <w:rPr>
          <w:color w:val="000000" w:themeColor="text1"/>
          <w:lang w:val="fr-FR"/>
        </w:rPr>
        <w:t>Op. Cit : Référence précédemment</w:t>
      </w:r>
    </w:p>
    <w:p w14:paraId="0CC7E840" w14:textId="77777777" w:rsidR="00C57E46" w:rsidRPr="00DE6131" w:rsidRDefault="00C57E46" w:rsidP="00C57E46">
      <w:pPr>
        <w:bidi w:val="0"/>
        <w:spacing w:line="360" w:lineRule="auto"/>
        <w:rPr>
          <w:color w:val="000000" w:themeColor="text1"/>
          <w:lang w:val="fr-FR"/>
        </w:rPr>
      </w:pPr>
      <w:r w:rsidRPr="00DE6131">
        <w:rPr>
          <w:color w:val="000000" w:themeColor="text1"/>
          <w:lang w:val="fr-FR"/>
        </w:rPr>
        <w:t>P: Page</w:t>
      </w:r>
    </w:p>
    <w:p w14:paraId="6C2597D2" w14:textId="77777777" w:rsidR="00C57E46" w:rsidRPr="00DE6131" w:rsidRDefault="00C57E46" w:rsidP="00C57E46">
      <w:pPr>
        <w:bidi w:val="0"/>
        <w:spacing w:line="360" w:lineRule="auto"/>
        <w:rPr>
          <w:color w:val="000000" w:themeColor="text1"/>
          <w:lang w:val="fr-FR"/>
        </w:rPr>
      </w:pPr>
      <w:r w:rsidRPr="00DE6131">
        <w:rPr>
          <w:color w:val="000000" w:themeColor="text1"/>
          <w:lang w:val="fr-FR"/>
        </w:rPr>
        <w:t>PUF: Presses universitaire de France</w:t>
      </w:r>
    </w:p>
    <w:p w14:paraId="456DD4E1" w14:textId="268DF49E" w:rsidR="00F666E1" w:rsidRPr="00DE6131" w:rsidRDefault="00C57E46" w:rsidP="00DC7E2F">
      <w:pPr>
        <w:bidi w:val="0"/>
        <w:spacing w:line="360" w:lineRule="auto"/>
        <w:rPr>
          <w:b/>
          <w:bCs/>
          <w:color w:val="000000" w:themeColor="text1"/>
          <w:lang w:val="fr-FR"/>
        </w:rPr>
      </w:pPr>
      <w:r w:rsidRPr="00DE6131">
        <w:rPr>
          <w:color w:val="000000" w:themeColor="text1"/>
          <w:rtl/>
          <w:lang w:val="fr-FR"/>
        </w:rPr>
        <w:t>.</w:t>
      </w:r>
      <w:r w:rsidR="00DC7E2F" w:rsidRPr="00DE6131">
        <w:rPr>
          <w:b/>
          <w:bCs/>
          <w:color w:val="000000" w:themeColor="text1"/>
          <w:lang w:val="fr-FR"/>
        </w:rPr>
        <w:t xml:space="preserve"> </w:t>
      </w:r>
    </w:p>
    <w:p w14:paraId="218C86D2" w14:textId="77777777" w:rsidR="00F666E1" w:rsidRPr="00DE6131" w:rsidRDefault="00F666E1" w:rsidP="009B0107">
      <w:pPr>
        <w:jc w:val="both"/>
        <w:rPr>
          <w:b/>
          <w:bCs/>
          <w:color w:val="000000" w:themeColor="text1"/>
          <w:rtl/>
          <w:lang w:val="fr-FR"/>
        </w:rPr>
      </w:pPr>
    </w:p>
    <w:p w14:paraId="10D80B20" w14:textId="77777777" w:rsidR="009B0107" w:rsidRPr="00DE6131" w:rsidRDefault="009B0107" w:rsidP="009B0107">
      <w:pPr>
        <w:jc w:val="both"/>
        <w:rPr>
          <w:b/>
          <w:bCs/>
          <w:color w:val="000000" w:themeColor="text1"/>
          <w:lang w:val="fr-FR"/>
        </w:rPr>
      </w:pPr>
    </w:p>
    <w:p w14:paraId="271CD9EB" w14:textId="77777777" w:rsidR="00F666E1" w:rsidRPr="00DE6131" w:rsidRDefault="00F666E1" w:rsidP="00C73DB3">
      <w:pPr>
        <w:jc w:val="center"/>
        <w:rPr>
          <w:b/>
          <w:bCs/>
          <w:color w:val="000000" w:themeColor="text1"/>
          <w:lang w:val="fr-FR"/>
        </w:rPr>
      </w:pPr>
    </w:p>
    <w:p w14:paraId="6E5245A3" w14:textId="77777777" w:rsidR="00FE5E0F" w:rsidRPr="00DE6131" w:rsidRDefault="00FE5E0F" w:rsidP="00FE5E0F">
      <w:pPr>
        <w:ind w:firstLine="0"/>
        <w:jc w:val="both"/>
        <w:rPr>
          <w:b/>
          <w:bCs/>
          <w:color w:val="000000" w:themeColor="text1"/>
          <w:lang w:val="fr-FR"/>
        </w:rPr>
      </w:pPr>
    </w:p>
    <w:p w14:paraId="2EEE2073" w14:textId="77777777" w:rsidR="00DC7E2F" w:rsidRPr="00DE6131" w:rsidRDefault="00DC7E2F" w:rsidP="00FE5E0F">
      <w:pPr>
        <w:ind w:firstLine="0"/>
        <w:jc w:val="center"/>
        <w:rPr>
          <w:b/>
          <w:bCs/>
          <w:color w:val="000000" w:themeColor="text1"/>
          <w:rtl/>
        </w:rPr>
      </w:pPr>
    </w:p>
    <w:p w14:paraId="005FA776" w14:textId="77777777" w:rsidR="00DC7E2F" w:rsidRPr="00DE6131" w:rsidRDefault="00DC7E2F" w:rsidP="00FE5E0F">
      <w:pPr>
        <w:ind w:firstLine="0"/>
        <w:jc w:val="center"/>
        <w:rPr>
          <w:b/>
          <w:bCs/>
          <w:color w:val="000000" w:themeColor="text1"/>
          <w:rtl/>
        </w:rPr>
      </w:pPr>
    </w:p>
    <w:p w14:paraId="70A7F883" w14:textId="77777777" w:rsidR="00DC7E2F" w:rsidRPr="00DE6131" w:rsidRDefault="00DC7E2F" w:rsidP="00FE5E0F">
      <w:pPr>
        <w:ind w:firstLine="0"/>
        <w:jc w:val="center"/>
        <w:rPr>
          <w:b/>
          <w:bCs/>
          <w:color w:val="000000" w:themeColor="text1"/>
          <w:rtl/>
        </w:rPr>
      </w:pPr>
    </w:p>
    <w:p w14:paraId="76F59E97" w14:textId="77777777" w:rsidR="00DC7E2F" w:rsidRPr="00DE6131" w:rsidRDefault="00DC7E2F" w:rsidP="00FE5E0F">
      <w:pPr>
        <w:ind w:firstLine="0"/>
        <w:jc w:val="center"/>
        <w:rPr>
          <w:b/>
          <w:bCs/>
          <w:color w:val="000000" w:themeColor="text1"/>
          <w:rtl/>
        </w:rPr>
      </w:pPr>
    </w:p>
    <w:p w14:paraId="47D20FC0" w14:textId="77777777" w:rsidR="00DC7E2F" w:rsidRPr="00DE6131" w:rsidRDefault="00DC7E2F" w:rsidP="00FE5E0F">
      <w:pPr>
        <w:ind w:firstLine="0"/>
        <w:jc w:val="center"/>
        <w:rPr>
          <w:b/>
          <w:bCs/>
          <w:color w:val="000000" w:themeColor="text1"/>
          <w:rtl/>
        </w:rPr>
      </w:pPr>
    </w:p>
    <w:p w14:paraId="60B30D31" w14:textId="77777777" w:rsidR="00DC7E2F" w:rsidRPr="00DE6131" w:rsidRDefault="00DC7E2F" w:rsidP="00FE5E0F">
      <w:pPr>
        <w:ind w:firstLine="0"/>
        <w:jc w:val="center"/>
        <w:rPr>
          <w:b/>
          <w:bCs/>
          <w:color w:val="000000" w:themeColor="text1"/>
          <w:rtl/>
        </w:rPr>
      </w:pPr>
    </w:p>
    <w:p w14:paraId="500E05D7" w14:textId="77777777" w:rsidR="00DC7E2F" w:rsidRPr="00DE6131" w:rsidRDefault="00DC7E2F" w:rsidP="00FE5E0F">
      <w:pPr>
        <w:ind w:firstLine="0"/>
        <w:jc w:val="center"/>
        <w:rPr>
          <w:b/>
          <w:bCs/>
          <w:color w:val="000000" w:themeColor="text1"/>
          <w:rtl/>
        </w:rPr>
      </w:pPr>
    </w:p>
    <w:p w14:paraId="4502D84E" w14:textId="77777777" w:rsidR="00DC7E2F" w:rsidRPr="00DE6131" w:rsidRDefault="00DC7E2F" w:rsidP="00FE5E0F">
      <w:pPr>
        <w:ind w:firstLine="0"/>
        <w:jc w:val="center"/>
        <w:rPr>
          <w:b/>
          <w:bCs/>
          <w:color w:val="000000" w:themeColor="text1"/>
          <w:rtl/>
        </w:rPr>
      </w:pPr>
    </w:p>
    <w:p w14:paraId="193101F4" w14:textId="77777777" w:rsidR="00DC7E2F" w:rsidRPr="00DE6131" w:rsidRDefault="00DC7E2F" w:rsidP="00FE5E0F">
      <w:pPr>
        <w:ind w:firstLine="0"/>
        <w:jc w:val="center"/>
        <w:rPr>
          <w:b/>
          <w:bCs/>
          <w:color w:val="000000" w:themeColor="text1"/>
          <w:rtl/>
        </w:rPr>
      </w:pPr>
    </w:p>
    <w:p w14:paraId="0824AA69" w14:textId="77777777" w:rsidR="00DC7E2F" w:rsidRPr="00DE6131" w:rsidRDefault="00DC7E2F" w:rsidP="00FE5E0F">
      <w:pPr>
        <w:ind w:firstLine="0"/>
        <w:jc w:val="center"/>
        <w:rPr>
          <w:b/>
          <w:bCs/>
          <w:color w:val="000000" w:themeColor="text1"/>
          <w:rtl/>
        </w:rPr>
      </w:pPr>
    </w:p>
    <w:p w14:paraId="01AA3D8A" w14:textId="77777777" w:rsidR="00DC7E2F" w:rsidRPr="00DE6131" w:rsidRDefault="00DC7E2F" w:rsidP="00FE5E0F">
      <w:pPr>
        <w:ind w:firstLine="0"/>
        <w:jc w:val="center"/>
        <w:rPr>
          <w:b/>
          <w:bCs/>
          <w:color w:val="000000" w:themeColor="text1"/>
          <w:rtl/>
        </w:rPr>
      </w:pPr>
    </w:p>
    <w:p w14:paraId="7B077DDE" w14:textId="77777777" w:rsidR="00DC7E2F" w:rsidRPr="00DE6131" w:rsidRDefault="00DC7E2F" w:rsidP="00FE5E0F">
      <w:pPr>
        <w:ind w:firstLine="0"/>
        <w:jc w:val="center"/>
        <w:rPr>
          <w:b/>
          <w:bCs/>
          <w:color w:val="000000" w:themeColor="text1"/>
          <w:rtl/>
        </w:rPr>
      </w:pPr>
    </w:p>
    <w:p w14:paraId="6974AA54" w14:textId="77777777" w:rsidR="00DC7E2F" w:rsidRPr="00DE6131" w:rsidRDefault="00DC7E2F" w:rsidP="00FE5E0F">
      <w:pPr>
        <w:ind w:firstLine="0"/>
        <w:jc w:val="center"/>
        <w:rPr>
          <w:b/>
          <w:bCs/>
          <w:color w:val="000000" w:themeColor="text1"/>
          <w:rtl/>
        </w:rPr>
      </w:pPr>
    </w:p>
    <w:p w14:paraId="3BB7477C" w14:textId="77777777" w:rsidR="00DC7E2F" w:rsidRPr="00DE6131" w:rsidRDefault="00DC7E2F" w:rsidP="00FE5E0F">
      <w:pPr>
        <w:ind w:firstLine="0"/>
        <w:jc w:val="center"/>
        <w:rPr>
          <w:b/>
          <w:bCs/>
          <w:color w:val="000000" w:themeColor="text1"/>
          <w:rtl/>
        </w:rPr>
      </w:pPr>
    </w:p>
    <w:p w14:paraId="0729A890" w14:textId="77777777" w:rsidR="00DC7E2F" w:rsidRPr="00DE6131" w:rsidRDefault="00DC7E2F" w:rsidP="006E235E">
      <w:pPr>
        <w:ind w:firstLine="0"/>
        <w:jc w:val="both"/>
        <w:rPr>
          <w:b/>
          <w:bCs/>
          <w:color w:val="000000" w:themeColor="text1"/>
          <w:rtl/>
        </w:rPr>
      </w:pPr>
    </w:p>
    <w:p w14:paraId="099DF100" w14:textId="77777777" w:rsidR="006E235E" w:rsidRPr="00DE6131" w:rsidRDefault="006E235E" w:rsidP="006E235E">
      <w:pPr>
        <w:ind w:firstLine="0"/>
        <w:jc w:val="both"/>
        <w:rPr>
          <w:b/>
          <w:bCs/>
          <w:color w:val="000000" w:themeColor="text1"/>
          <w:rtl/>
        </w:rPr>
      </w:pPr>
    </w:p>
    <w:p w14:paraId="0B9AD27B" w14:textId="77777777" w:rsidR="00945650" w:rsidRPr="00DE6131" w:rsidRDefault="00945650" w:rsidP="00AE26B5">
      <w:pPr>
        <w:rPr>
          <w:color w:val="000000" w:themeColor="text1"/>
          <w:rtl/>
        </w:rPr>
      </w:pPr>
    </w:p>
    <w:p w14:paraId="4D8982CA" w14:textId="77777777" w:rsidR="00945650" w:rsidRPr="00DE6131" w:rsidRDefault="00945650" w:rsidP="00AE26B5">
      <w:pPr>
        <w:rPr>
          <w:color w:val="000000" w:themeColor="text1"/>
          <w:rtl/>
        </w:rPr>
      </w:pPr>
    </w:p>
    <w:p w14:paraId="2F6B4B83" w14:textId="77777777" w:rsidR="00945650" w:rsidRPr="00DE6131" w:rsidRDefault="00945650" w:rsidP="00AE26B5">
      <w:pPr>
        <w:rPr>
          <w:color w:val="000000" w:themeColor="text1"/>
          <w:rtl/>
        </w:rPr>
      </w:pPr>
    </w:p>
    <w:p w14:paraId="423CA90C" w14:textId="77777777" w:rsidR="00945650" w:rsidRPr="00DE6131" w:rsidRDefault="00945650" w:rsidP="00AE26B5">
      <w:pPr>
        <w:rPr>
          <w:color w:val="000000" w:themeColor="text1"/>
          <w:rtl/>
        </w:rPr>
      </w:pPr>
    </w:p>
    <w:p w14:paraId="2C2DFDA3" w14:textId="77777777" w:rsidR="00945650" w:rsidRPr="00DE6131" w:rsidRDefault="00945650" w:rsidP="00AE26B5">
      <w:pPr>
        <w:rPr>
          <w:color w:val="000000" w:themeColor="text1"/>
          <w:rtl/>
        </w:rPr>
      </w:pPr>
    </w:p>
    <w:p w14:paraId="7B682C9B" w14:textId="77777777" w:rsidR="00945650" w:rsidRPr="00DE6131" w:rsidRDefault="00945650" w:rsidP="00AE26B5">
      <w:pPr>
        <w:rPr>
          <w:color w:val="000000" w:themeColor="text1"/>
          <w:rtl/>
        </w:rPr>
      </w:pPr>
    </w:p>
    <w:p w14:paraId="668420B4" w14:textId="77777777" w:rsidR="00945650" w:rsidRPr="00DE6131" w:rsidRDefault="00945650" w:rsidP="00AE26B5">
      <w:pPr>
        <w:rPr>
          <w:color w:val="000000" w:themeColor="text1"/>
          <w:rtl/>
        </w:rPr>
      </w:pPr>
    </w:p>
    <w:p w14:paraId="75E796E4" w14:textId="77777777" w:rsidR="00945650" w:rsidRPr="00DE6131" w:rsidRDefault="00945650" w:rsidP="00AE26B5">
      <w:pPr>
        <w:rPr>
          <w:color w:val="000000" w:themeColor="text1"/>
          <w:rtl/>
        </w:rPr>
      </w:pPr>
    </w:p>
    <w:p w14:paraId="5094B28C" w14:textId="77777777" w:rsidR="00945650" w:rsidRPr="00DE6131" w:rsidRDefault="00945650" w:rsidP="00AE26B5">
      <w:pPr>
        <w:rPr>
          <w:color w:val="000000" w:themeColor="text1"/>
          <w:rtl/>
        </w:rPr>
      </w:pPr>
    </w:p>
    <w:p w14:paraId="7392794D" w14:textId="77777777" w:rsidR="00945650" w:rsidRPr="00DE6131" w:rsidRDefault="00945650" w:rsidP="00AE26B5">
      <w:pPr>
        <w:rPr>
          <w:color w:val="000000" w:themeColor="text1"/>
          <w:rtl/>
        </w:rPr>
      </w:pPr>
    </w:p>
    <w:p w14:paraId="55447402" w14:textId="77777777" w:rsidR="00945650" w:rsidRPr="00DE6131" w:rsidRDefault="00945650" w:rsidP="00AE26B5">
      <w:pPr>
        <w:rPr>
          <w:color w:val="000000" w:themeColor="text1"/>
          <w:rtl/>
        </w:rPr>
      </w:pPr>
    </w:p>
    <w:p w14:paraId="3E236670" w14:textId="77777777" w:rsidR="00945650" w:rsidRPr="00DE6131" w:rsidRDefault="00945650" w:rsidP="00AE26B5">
      <w:pPr>
        <w:rPr>
          <w:color w:val="000000" w:themeColor="text1"/>
          <w:rtl/>
        </w:rPr>
      </w:pPr>
    </w:p>
    <w:p w14:paraId="6F1DBE3C" w14:textId="77777777" w:rsidR="00945650" w:rsidRPr="00DE6131" w:rsidRDefault="00945650" w:rsidP="00AE26B5">
      <w:pPr>
        <w:rPr>
          <w:color w:val="000000" w:themeColor="text1"/>
          <w:rtl/>
        </w:rPr>
      </w:pPr>
    </w:p>
    <w:p w14:paraId="6318050C" w14:textId="77777777" w:rsidR="00945650" w:rsidRPr="00DE6131" w:rsidRDefault="00945650" w:rsidP="00AE26B5">
      <w:pPr>
        <w:rPr>
          <w:color w:val="000000" w:themeColor="text1"/>
          <w:rtl/>
        </w:rPr>
      </w:pPr>
    </w:p>
    <w:p w14:paraId="2B8683F0" w14:textId="77777777" w:rsidR="00945650" w:rsidRPr="00DE6131" w:rsidRDefault="00945650" w:rsidP="00AE26B5">
      <w:pPr>
        <w:rPr>
          <w:color w:val="000000" w:themeColor="text1"/>
        </w:rPr>
      </w:pPr>
    </w:p>
    <w:p w14:paraId="1D9963F3" w14:textId="77777777" w:rsidR="00686C9E" w:rsidRPr="00DE6131" w:rsidRDefault="00686C9E" w:rsidP="00AE26B5">
      <w:pPr>
        <w:rPr>
          <w:color w:val="000000" w:themeColor="text1"/>
          <w:rtl/>
        </w:rPr>
      </w:pPr>
    </w:p>
    <w:p w14:paraId="046109FE" w14:textId="77777777" w:rsidR="00437055" w:rsidRPr="00DE6131" w:rsidRDefault="00437055" w:rsidP="00AE26B5">
      <w:pPr>
        <w:rPr>
          <w:color w:val="000000" w:themeColor="text1"/>
          <w:rtl/>
        </w:rPr>
      </w:pPr>
    </w:p>
    <w:p w14:paraId="19C8F6FE" w14:textId="77777777" w:rsidR="00437055" w:rsidRPr="00DE6131" w:rsidRDefault="00437055" w:rsidP="00AE26B5">
      <w:pPr>
        <w:rPr>
          <w:color w:val="000000" w:themeColor="text1"/>
          <w:rtl/>
        </w:rPr>
      </w:pPr>
    </w:p>
    <w:p w14:paraId="4DB83E12" w14:textId="77777777" w:rsidR="00437055" w:rsidRPr="00DE6131" w:rsidRDefault="00437055" w:rsidP="00AE26B5">
      <w:pPr>
        <w:rPr>
          <w:color w:val="000000" w:themeColor="text1"/>
          <w:rtl/>
        </w:rPr>
      </w:pPr>
    </w:p>
    <w:p w14:paraId="3032238A" w14:textId="77777777" w:rsidR="00437055" w:rsidRPr="00DE6131" w:rsidRDefault="00437055" w:rsidP="00AE26B5">
      <w:pPr>
        <w:rPr>
          <w:color w:val="000000" w:themeColor="text1"/>
          <w:rtl/>
        </w:rPr>
      </w:pPr>
    </w:p>
    <w:p w14:paraId="0E8A274C" w14:textId="77777777" w:rsidR="00437055" w:rsidRPr="00DE6131" w:rsidRDefault="00437055" w:rsidP="00AE26B5">
      <w:pPr>
        <w:rPr>
          <w:color w:val="000000" w:themeColor="text1"/>
          <w:rtl/>
        </w:rPr>
      </w:pPr>
    </w:p>
    <w:p w14:paraId="4D158627" w14:textId="77777777" w:rsidR="00FE5E0F" w:rsidRPr="00E230D5" w:rsidRDefault="00FE5E0F" w:rsidP="00194C4C">
      <w:pPr>
        <w:pStyle w:val="Sction"/>
        <w:numPr>
          <w:ilvl w:val="0"/>
          <w:numId w:val="0"/>
        </w:numPr>
        <w:jc w:val="center"/>
        <w:rPr>
          <w:sz w:val="44"/>
          <w:szCs w:val="44"/>
          <w:rtl/>
        </w:rPr>
      </w:pPr>
      <w:bookmarkStart w:id="1" w:name="_Toc165664073"/>
      <w:bookmarkStart w:id="2" w:name="_Toc165664584"/>
      <w:bookmarkStart w:id="3" w:name="_Toc168134034"/>
      <w:r w:rsidRPr="00E230D5">
        <w:rPr>
          <w:rFonts w:hint="cs"/>
          <w:sz w:val="44"/>
          <w:szCs w:val="44"/>
          <w:rtl/>
        </w:rPr>
        <w:t>مقدمــــة</w:t>
      </w:r>
      <w:bookmarkEnd w:id="1"/>
      <w:bookmarkEnd w:id="2"/>
      <w:bookmarkEnd w:id="3"/>
    </w:p>
    <w:p w14:paraId="0684B835" w14:textId="77777777" w:rsidR="006042AA" w:rsidRPr="00DE6131" w:rsidRDefault="006042AA" w:rsidP="00AE26B5">
      <w:pPr>
        <w:pStyle w:val="Paragraphedeliste"/>
        <w:rPr>
          <w:color w:val="000000" w:themeColor="text1"/>
        </w:rPr>
      </w:pPr>
    </w:p>
    <w:p w14:paraId="2C9B771D" w14:textId="77777777" w:rsidR="006042AA" w:rsidRPr="00DE6131" w:rsidRDefault="006042AA" w:rsidP="00AE26B5">
      <w:pPr>
        <w:pStyle w:val="Paragraphedeliste"/>
        <w:rPr>
          <w:color w:val="000000" w:themeColor="text1"/>
        </w:rPr>
      </w:pPr>
    </w:p>
    <w:p w14:paraId="63354D4E" w14:textId="77777777" w:rsidR="006042AA" w:rsidRPr="00DE6131" w:rsidRDefault="006042AA" w:rsidP="00AE26B5">
      <w:pPr>
        <w:pStyle w:val="Paragraphedeliste"/>
        <w:rPr>
          <w:color w:val="000000" w:themeColor="text1"/>
        </w:rPr>
      </w:pPr>
    </w:p>
    <w:p w14:paraId="0EE384E7" w14:textId="77777777" w:rsidR="006042AA" w:rsidRPr="00DE6131" w:rsidRDefault="006042AA" w:rsidP="00AE26B5">
      <w:pPr>
        <w:pStyle w:val="Paragraphedeliste"/>
        <w:rPr>
          <w:color w:val="000000" w:themeColor="text1"/>
        </w:rPr>
      </w:pPr>
    </w:p>
    <w:p w14:paraId="496E440B" w14:textId="77777777" w:rsidR="006042AA" w:rsidRPr="00DE6131" w:rsidRDefault="006042AA" w:rsidP="00AE26B5">
      <w:pPr>
        <w:pStyle w:val="Paragraphedeliste"/>
        <w:rPr>
          <w:color w:val="000000" w:themeColor="text1"/>
        </w:rPr>
      </w:pPr>
    </w:p>
    <w:p w14:paraId="263547B1" w14:textId="77777777" w:rsidR="006042AA" w:rsidRPr="00DE6131" w:rsidRDefault="006042AA" w:rsidP="00AE26B5">
      <w:pPr>
        <w:pStyle w:val="Paragraphedeliste"/>
        <w:rPr>
          <w:color w:val="000000" w:themeColor="text1"/>
          <w:rtl/>
        </w:rPr>
      </w:pPr>
    </w:p>
    <w:p w14:paraId="0ABA1DEF" w14:textId="259EB850" w:rsidR="009B036B" w:rsidRPr="00DE6131" w:rsidRDefault="00713331" w:rsidP="00AE26B5">
      <w:pPr>
        <w:pStyle w:val="Paragraphedeliste"/>
        <w:rPr>
          <w:color w:val="000000" w:themeColor="text1"/>
          <w:rtl/>
        </w:rPr>
      </w:pPr>
      <w:r w:rsidRPr="00DE6131">
        <w:rPr>
          <w:rFonts w:hint="cs"/>
          <w:color w:val="000000" w:themeColor="text1"/>
          <w:rtl/>
        </w:rPr>
        <w:t xml:space="preserve"> </w:t>
      </w:r>
    </w:p>
    <w:p w14:paraId="211AFE64" w14:textId="34787CB3" w:rsidR="009B036B" w:rsidRPr="00DE6131" w:rsidRDefault="009B036B" w:rsidP="00AE26B5">
      <w:pPr>
        <w:pStyle w:val="Paragraphedeliste"/>
        <w:rPr>
          <w:color w:val="000000" w:themeColor="text1"/>
          <w:rtl/>
        </w:rPr>
      </w:pPr>
    </w:p>
    <w:p w14:paraId="0D54A025" w14:textId="02905900" w:rsidR="00FD3DC8" w:rsidRPr="00DE6131" w:rsidRDefault="00FD3DC8" w:rsidP="00AE26B5">
      <w:pPr>
        <w:pStyle w:val="Paragraphedeliste"/>
        <w:rPr>
          <w:color w:val="000000" w:themeColor="text1"/>
          <w:rtl/>
        </w:rPr>
      </w:pPr>
    </w:p>
    <w:p w14:paraId="76B31942" w14:textId="4FDCE506" w:rsidR="00FD3DC8" w:rsidRPr="00DE6131" w:rsidRDefault="00FD3DC8" w:rsidP="00AE26B5">
      <w:pPr>
        <w:pStyle w:val="Paragraphedeliste"/>
        <w:rPr>
          <w:color w:val="000000" w:themeColor="text1"/>
          <w:rtl/>
        </w:rPr>
      </w:pPr>
    </w:p>
    <w:p w14:paraId="47346770" w14:textId="77777777" w:rsidR="003417F6" w:rsidRPr="00DE6131" w:rsidRDefault="003417F6" w:rsidP="00960774">
      <w:pPr>
        <w:rPr>
          <w:rtl/>
        </w:rPr>
        <w:sectPr w:rsidR="003417F6" w:rsidRPr="00DE6131" w:rsidSect="00035779">
          <w:footnotePr>
            <w:pos w:val="beneathText"/>
            <w:numRestart w:val="eachPage"/>
          </w:footnotePr>
          <w:pgSz w:w="11906" w:h="16838" w:code="9"/>
          <w:pgMar w:top="1418" w:right="851" w:bottom="1559" w:left="1418" w:header="709" w:footer="709" w:gutter="0"/>
          <w:cols w:space="708"/>
          <w:vAlign w:val="center"/>
          <w:docGrid w:linePitch="381"/>
        </w:sectPr>
      </w:pPr>
    </w:p>
    <w:p w14:paraId="1702ACA3" w14:textId="4ED47B27" w:rsidR="001B26B9" w:rsidRPr="00DE6131" w:rsidRDefault="00713331" w:rsidP="00960774">
      <w:pPr>
        <w:rPr>
          <w:rtl/>
        </w:rPr>
      </w:pPr>
      <w:r w:rsidRPr="00DE6131">
        <w:rPr>
          <w:rFonts w:hint="cs"/>
          <w:rtl/>
        </w:rPr>
        <w:lastRenderedPageBreak/>
        <w:t xml:space="preserve"> </w:t>
      </w:r>
      <w:bookmarkStart w:id="4" w:name="_Toc165664074"/>
      <w:bookmarkStart w:id="5" w:name="_Toc165664585"/>
      <w:bookmarkStart w:id="6" w:name="_Toc165665085"/>
      <w:bookmarkStart w:id="7" w:name="_Toc165665228"/>
      <w:r w:rsidR="00516FAE" w:rsidRPr="00DE6131">
        <w:rPr>
          <w:rFonts w:hint="cs"/>
          <w:rtl/>
        </w:rPr>
        <w:t>يعد</w:t>
      </w:r>
      <w:r w:rsidRPr="00DE6131">
        <w:rPr>
          <w:rFonts w:hint="cs"/>
          <w:rtl/>
        </w:rPr>
        <w:t xml:space="preserve"> </w:t>
      </w:r>
      <w:r w:rsidR="009F02D5" w:rsidRPr="00DE6131">
        <w:rPr>
          <w:rFonts w:hint="cs"/>
          <w:rtl/>
        </w:rPr>
        <w:t>المرفق</w:t>
      </w:r>
      <w:r w:rsidRPr="00DE6131">
        <w:rPr>
          <w:rFonts w:hint="cs"/>
          <w:rtl/>
        </w:rPr>
        <w:t xml:space="preserve"> </w:t>
      </w:r>
      <w:r w:rsidR="009F02D5" w:rsidRPr="00DE6131">
        <w:rPr>
          <w:rFonts w:hint="cs"/>
          <w:rtl/>
        </w:rPr>
        <w:t>العام</w:t>
      </w:r>
      <w:r w:rsidRPr="00DE6131">
        <w:rPr>
          <w:rFonts w:hint="cs"/>
          <w:rtl/>
        </w:rPr>
        <w:t xml:space="preserve"> </w:t>
      </w:r>
      <w:r w:rsidR="00516FAE" w:rsidRPr="00DE6131">
        <w:rPr>
          <w:rFonts w:hint="cs"/>
          <w:rtl/>
        </w:rPr>
        <w:t>من</w:t>
      </w:r>
      <w:r w:rsidRPr="00DE6131">
        <w:rPr>
          <w:rFonts w:hint="cs"/>
          <w:rtl/>
        </w:rPr>
        <w:t xml:space="preserve"> </w:t>
      </w:r>
      <w:r w:rsidR="00516FAE" w:rsidRPr="00DE6131">
        <w:rPr>
          <w:rFonts w:hint="cs"/>
          <w:rtl/>
        </w:rPr>
        <w:t>أهم</w:t>
      </w:r>
      <w:r w:rsidRPr="00DE6131">
        <w:rPr>
          <w:rFonts w:hint="cs"/>
          <w:rtl/>
        </w:rPr>
        <w:t xml:space="preserve"> </w:t>
      </w:r>
      <w:r w:rsidR="00516FAE" w:rsidRPr="00DE6131">
        <w:rPr>
          <w:rFonts w:hint="cs"/>
          <w:rtl/>
        </w:rPr>
        <w:t>موضوعات</w:t>
      </w:r>
      <w:r w:rsidRPr="00DE6131">
        <w:rPr>
          <w:rFonts w:hint="cs"/>
          <w:rtl/>
        </w:rPr>
        <w:t xml:space="preserve"> </w:t>
      </w:r>
      <w:r w:rsidR="00516FAE" w:rsidRPr="00DE6131">
        <w:rPr>
          <w:rFonts w:hint="cs"/>
          <w:rtl/>
        </w:rPr>
        <w:t>القانون</w:t>
      </w:r>
      <w:r w:rsidRPr="00DE6131">
        <w:rPr>
          <w:rFonts w:hint="cs"/>
          <w:rtl/>
        </w:rPr>
        <w:t xml:space="preserve"> </w:t>
      </w:r>
      <w:r w:rsidR="00516FAE" w:rsidRPr="00DE6131">
        <w:rPr>
          <w:rFonts w:hint="cs"/>
          <w:rtl/>
        </w:rPr>
        <w:t>الإداري</w:t>
      </w:r>
      <w:r w:rsidRPr="00DE6131">
        <w:rPr>
          <w:rFonts w:hint="cs"/>
          <w:rtl/>
        </w:rPr>
        <w:t xml:space="preserve"> </w:t>
      </w:r>
      <w:r w:rsidR="00C202F0" w:rsidRPr="00DE6131">
        <w:rPr>
          <w:rFonts w:hint="cs"/>
          <w:rtl/>
        </w:rPr>
        <w:t>وإ</w:t>
      </w:r>
      <w:r w:rsidR="00E66AFF" w:rsidRPr="00DE6131">
        <w:rPr>
          <w:rFonts w:hint="cs"/>
          <w:rtl/>
        </w:rPr>
        <w:t>ليه</w:t>
      </w:r>
      <w:r w:rsidRPr="00DE6131">
        <w:rPr>
          <w:rFonts w:hint="cs"/>
          <w:rtl/>
        </w:rPr>
        <w:t xml:space="preserve"> </w:t>
      </w:r>
      <w:r w:rsidR="00E66AFF" w:rsidRPr="00DE6131">
        <w:rPr>
          <w:rFonts w:hint="cs"/>
          <w:rtl/>
        </w:rPr>
        <w:t>ترجع</w:t>
      </w:r>
      <w:r w:rsidRPr="00DE6131">
        <w:rPr>
          <w:rFonts w:hint="cs"/>
          <w:rtl/>
        </w:rPr>
        <w:t xml:space="preserve"> </w:t>
      </w:r>
      <w:r w:rsidR="00E66AFF" w:rsidRPr="00DE6131">
        <w:rPr>
          <w:rFonts w:hint="cs"/>
          <w:rtl/>
        </w:rPr>
        <w:t>جميع</w:t>
      </w:r>
      <w:r w:rsidRPr="00DE6131">
        <w:rPr>
          <w:rFonts w:hint="cs"/>
          <w:rtl/>
        </w:rPr>
        <w:t xml:space="preserve"> </w:t>
      </w:r>
      <w:r w:rsidR="00E66AFF" w:rsidRPr="00DE6131">
        <w:rPr>
          <w:rFonts w:hint="cs"/>
          <w:rtl/>
        </w:rPr>
        <w:t>موضوعاته</w:t>
      </w:r>
      <w:r w:rsidRPr="00DE6131">
        <w:rPr>
          <w:rFonts w:hint="cs"/>
          <w:rtl/>
        </w:rPr>
        <w:t xml:space="preserve"> </w:t>
      </w:r>
      <w:r w:rsidR="00E66AFF" w:rsidRPr="00DE6131">
        <w:rPr>
          <w:rFonts w:hint="cs"/>
          <w:rtl/>
        </w:rPr>
        <w:t>ويتحدد</w:t>
      </w:r>
      <w:r w:rsidRPr="00DE6131">
        <w:rPr>
          <w:rFonts w:hint="cs"/>
          <w:rtl/>
        </w:rPr>
        <w:t xml:space="preserve"> </w:t>
      </w:r>
      <w:r w:rsidR="00E66AFF" w:rsidRPr="00DE6131">
        <w:rPr>
          <w:rFonts w:hint="cs"/>
          <w:rtl/>
        </w:rPr>
        <w:t>نطاق</w:t>
      </w:r>
      <w:r w:rsidRPr="00DE6131">
        <w:rPr>
          <w:rFonts w:hint="cs"/>
          <w:rtl/>
        </w:rPr>
        <w:t xml:space="preserve"> </w:t>
      </w:r>
      <w:r w:rsidR="00E66AFF" w:rsidRPr="00DE6131">
        <w:rPr>
          <w:rFonts w:hint="cs"/>
          <w:rtl/>
        </w:rPr>
        <w:t>اختصاصاته</w:t>
      </w:r>
      <w:r w:rsidRPr="00DE6131">
        <w:rPr>
          <w:rFonts w:hint="cs"/>
          <w:rtl/>
        </w:rPr>
        <w:t xml:space="preserve"> </w:t>
      </w:r>
      <w:r w:rsidR="00E66AFF" w:rsidRPr="00DE6131">
        <w:rPr>
          <w:rFonts w:hint="cs"/>
          <w:rtl/>
        </w:rPr>
        <w:t>وولايته</w:t>
      </w:r>
      <w:r w:rsidR="00E66AFF" w:rsidRPr="00DE6131">
        <w:rPr>
          <w:vertAlign w:val="superscript"/>
          <w:rtl/>
        </w:rPr>
        <w:footnoteReference w:id="2"/>
      </w:r>
      <w:r w:rsidR="00C53739" w:rsidRPr="00DE6131">
        <w:rPr>
          <w:rFonts w:hint="cs"/>
          <w:rtl/>
        </w:rPr>
        <w:t>،</w:t>
      </w:r>
      <w:r w:rsidR="001E096C" w:rsidRPr="00DE6131">
        <w:rPr>
          <w:rFonts w:hint="cs"/>
          <w:rtl/>
        </w:rPr>
        <w:t xml:space="preserve"> </w:t>
      </w:r>
      <w:r w:rsidR="001B26B9" w:rsidRPr="00DE6131">
        <w:rPr>
          <w:rFonts w:hint="cs"/>
          <w:rtl/>
        </w:rPr>
        <w:t>فقــــد</w:t>
      </w:r>
      <w:r w:rsidRPr="00DE6131">
        <w:rPr>
          <w:rFonts w:hint="cs"/>
          <w:rtl/>
        </w:rPr>
        <w:t xml:space="preserve"> </w:t>
      </w:r>
      <w:r w:rsidR="001B26B9" w:rsidRPr="00DE6131">
        <w:rPr>
          <w:rFonts w:hint="cs"/>
          <w:rtl/>
        </w:rPr>
        <w:t>كان</w:t>
      </w:r>
      <w:r w:rsidRPr="00DE6131">
        <w:rPr>
          <w:rFonts w:hint="cs"/>
          <w:rtl/>
        </w:rPr>
        <w:t xml:space="preserve"> </w:t>
      </w:r>
      <w:r w:rsidR="001B26B9" w:rsidRPr="00DE6131">
        <w:rPr>
          <w:rFonts w:hint="cs"/>
          <w:rtl/>
        </w:rPr>
        <w:t>المــرفق</w:t>
      </w:r>
      <w:r w:rsidRPr="00DE6131">
        <w:rPr>
          <w:rFonts w:hint="cs"/>
          <w:rtl/>
        </w:rPr>
        <w:t xml:space="preserve"> </w:t>
      </w:r>
      <w:r w:rsidR="001B26B9" w:rsidRPr="00DE6131">
        <w:rPr>
          <w:rFonts w:hint="cs"/>
          <w:rtl/>
        </w:rPr>
        <w:t>العام</w:t>
      </w:r>
      <w:r w:rsidRPr="00DE6131">
        <w:rPr>
          <w:rFonts w:hint="cs"/>
          <w:rtl/>
        </w:rPr>
        <w:t xml:space="preserve"> </w:t>
      </w:r>
      <w:r w:rsidR="001B26B9" w:rsidRPr="00DE6131">
        <w:rPr>
          <w:rFonts w:hint="cs"/>
          <w:rtl/>
        </w:rPr>
        <w:t>ولا</w:t>
      </w:r>
      <w:r w:rsidRPr="00DE6131">
        <w:rPr>
          <w:rFonts w:hint="cs"/>
          <w:rtl/>
        </w:rPr>
        <w:t xml:space="preserve"> </w:t>
      </w:r>
      <w:r w:rsidR="001B26B9" w:rsidRPr="00DE6131">
        <w:rPr>
          <w:rFonts w:hint="cs"/>
          <w:rtl/>
        </w:rPr>
        <w:t>يزال</w:t>
      </w:r>
      <w:r w:rsidRPr="00DE6131">
        <w:rPr>
          <w:rFonts w:hint="cs"/>
          <w:rtl/>
        </w:rPr>
        <w:t xml:space="preserve"> </w:t>
      </w:r>
      <w:r w:rsidR="00A70029" w:rsidRPr="00DE6131">
        <w:rPr>
          <w:rFonts w:hint="cs"/>
          <w:rtl/>
        </w:rPr>
        <w:t>يعكس</w:t>
      </w:r>
      <w:r w:rsidRPr="00DE6131">
        <w:rPr>
          <w:rFonts w:hint="cs"/>
          <w:rtl/>
        </w:rPr>
        <w:t xml:space="preserve"> </w:t>
      </w:r>
      <w:r w:rsidR="00A70029" w:rsidRPr="00DE6131">
        <w:rPr>
          <w:rFonts w:hint="cs"/>
          <w:rtl/>
        </w:rPr>
        <w:t>مستوى</w:t>
      </w:r>
      <w:r w:rsidRPr="00DE6131">
        <w:rPr>
          <w:rFonts w:hint="cs"/>
          <w:rtl/>
        </w:rPr>
        <w:t xml:space="preserve"> </w:t>
      </w:r>
      <w:r w:rsidR="009E0961" w:rsidRPr="00DE6131">
        <w:rPr>
          <w:rFonts w:hint="cs"/>
          <w:rtl/>
        </w:rPr>
        <w:t>تطور</w:t>
      </w:r>
      <w:r w:rsidRPr="00DE6131">
        <w:rPr>
          <w:rFonts w:hint="cs"/>
          <w:rtl/>
        </w:rPr>
        <w:t xml:space="preserve"> </w:t>
      </w:r>
      <w:r w:rsidR="001B26B9" w:rsidRPr="00DE6131">
        <w:rPr>
          <w:rFonts w:hint="cs"/>
          <w:rtl/>
        </w:rPr>
        <w:t>المجتمع</w:t>
      </w:r>
      <w:r w:rsidRPr="00DE6131">
        <w:rPr>
          <w:rFonts w:hint="cs"/>
          <w:rtl/>
        </w:rPr>
        <w:t xml:space="preserve"> </w:t>
      </w:r>
      <w:r w:rsidR="001B26B9" w:rsidRPr="00DE6131">
        <w:rPr>
          <w:rFonts w:hint="cs"/>
          <w:rtl/>
        </w:rPr>
        <w:t>ومدى</w:t>
      </w:r>
      <w:r w:rsidRPr="00DE6131">
        <w:rPr>
          <w:rFonts w:hint="cs"/>
          <w:rtl/>
        </w:rPr>
        <w:t xml:space="preserve"> </w:t>
      </w:r>
      <w:r w:rsidR="001B26B9" w:rsidRPr="00DE6131">
        <w:rPr>
          <w:rFonts w:hint="cs"/>
          <w:rtl/>
        </w:rPr>
        <w:t>درجة</w:t>
      </w:r>
      <w:r w:rsidRPr="00DE6131">
        <w:rPr>
          <w:rFonts w:hint="cs"/>
          <w:rtl/>
        </w:rPr>
        <w:t xml:space="preserve"> </w:t>
      </w:r>
      <w:r w:rsidR="001B26B9" w:rsidRPr="00DE6131">
        <w:rPr>
          <w:rFonts w:hint="cs"/>
          <w:rtl/>
        </w:rPr>
        <w:t>تقدمه</w:t>
      </w:r>
      <w:r w:rsidRPr="00DE6131">
        <w:rPr>
          <w:rFonts w:hint="cs"/>
          <w:rtl/>
        </w:rPr>
        <w:t xml:space="preserve"> </w:t>
      </w:r>
      <w:r w:rsidR="001B26B9" w:rsidRPr="00DE6131">
        <w:rPr>
          <w:rFonts w:hint="cs"/>
          <w:rtl/>
        </w:rPr>
        <w:t>أو</w:t>
      </w:r>
      <w:r w:rsidRPr="00DE6131">
        <w:rPr>
          <w:rFonts w:hint="cs"/>
          <w:rtl/>
        </w:rPr>
        <w:t xml:space="preserve"> </w:t>
      </w:r>
      <w:r w:rsidR="001B26B9" w:rsidRPr="00DE6131">
        <w:rPr>
          <w:rFonts w:hint="cs"/>
          <w:rtl/>
        </w:rPr>
        <w:t>تأخره</w:t>
      </w:r>
      <w:r w:rsidR="009E0961" w:rsidRPr="00DE6131">
        <w:rPr>
          <w:rFonts w:hint="cs"/>
          <w:rtl/>
        </w:rPr>
        <w:t>،</w:t>
      </w:r>
      <w:r w:rsidRPr="00DE6131">
        <w:rPr>
          <w:rFonts w:hint="cs"/>
          <w:rtl/>
        </w:rPr>
        <w:t xml:space="preserve"> </w:t>
      </w:r>
      <w:r w:rsidR="001B26B9" w:rsidRPr="00DE6131">
        <w:rPr>
          <w:rFonts w:hint="cs"/>
          <w:rtl/>
        </w:rPr>
        <w:t>فتحديث</w:t>
      </w:r>
      <w:r w:rsidRPr="00DE6131">
        <w:rPr>
          <w:rFonts w:hint="cs"/>
          <w:rtl/>
        </w:rPr>
        <w:t xml:space="preserve"> </w:t>
      </w:r>
      <w:r w:rsidR="001B26B9" w:rsidRPr="00DE6131">
        <w:rPr>
          <w:rFonts w:hint="cs"/>
          <w:rtl/>
        </w:rPr>
        <w:t>المرفق</w:t>
      </w:r>
      <w:r w:rsidRPr="00DE6131">
        <w:rPr>
          <w:rFonts w:hint="cs"/>
          <w:rtl/>
        </w:rPr>
        <w:t xml:space="preserve"> </w:t>
      </w:r>
      <w:r w:rsidR="009E0961" w:rsidRPr="00DE6131">
        <w:rPr>
          <w:rFonts w:hint="cs"/>
          <w:rtl/>
        </w:rPr>
        <w:t>ينعكس</w:t>
      </w:r>
      <w:r w:rsidRPr="00DE6131">
        <w:rPr>
          <w:rFonts w:hint="cs"/>
          <w:rtl/>
        </w:rPr>
        <w:t xml:space="preserve"> </w:t>
      </w:r>
      <w:r w:rsidR="001B26B9" w:rsidRPr="00DE6131">
        <w:rPr>
          <w:rFonts w:hint="cs"/>
          <w:rtl/>
        </w:rPr>
        <w:t>بطبيعة</w:t>
      </w:r>
      <w:r w:rsidRPr="00DE6131">
        <w:rPr>
          <w:rFonts w:hint="cs"/>
          <w:rtl/>
        </w:rPr>
        <w:t xml:space="preserve"> </w:t>
      </w:r>
      <w:r w:rsidR="001B26B9" w:rsidRPr="00DE6131">
        <w:rPr>
          <w:rFonts w:hint="cs"/>
          <w:rtl/>
        </w:rPr>
        <w:t>الحال</w:t>
      </w:r>
      <w:r w:rsidRPr="00DE6131">
        <w:rPr>
          <w:rFonts w:hint="cs"/>
          <w:rtl/>
        </w:rPr>
        <w:t xml:space="preserve"> </w:t>
      </w:r>
      <w:r w:rsidR="009E0961" w:rsidRPr="00DE6131">
        <w:rPr>
          <w:rFonts w:hint="cs"/>
          <w:rtl/>
        </w:rPr>
        <w:t>على</w:t>
      </w:r>
      <w:r w:rsidRPr="00DE6131">
        <w:rPr>
          <w:rFonts w:hint="cs"/>
          <w:rtl/>
        </w:rPr>
        <w:t xml:space="preserve"> </w:t>
      </w:r>
      <w:r w:rsidR="009E0961" w:rsidRPr="00DE6131">
        <w:rPr>
          <w:rFonts w:hint="cs"/>
          <w:rtl/>
        </w:rPr>
        <w:t>ا</w:t>
      </w:r>
      <w:r w:rsidR="001B26B9" w:rsidRPr="00DE6131">
        <w:rPr>
          <w:rFonts w:hint="cs"/>
          <w:rtl/>
        </w:rPr>
        <w:t>لمجتمع</w:t>
      </w:r>
      <w:r w:rsidRPr="00DE6131">
        <w:rPr>
          <w:rFonts w:hint="cs"/>
          <w:rtl/>
        </w:rPr>
        <w:t xml:space="preserve"> </w:t>
      </w:r>
      <w:r w:rsidR="001B26B9" w:rsidRPr="00DE6131">
        <w:rPr>
          <w:rFonts w:hint="cs"/>
          <w:rtl/>
        </w:rPr>
        <w:t>في</w:t>
      </w:r>
      <w:r w:rsidRPr="00DE6131">
        <w:rPr>
          <w:rFonts w:hint="cs"/>
          <w:rtl/>
        </w:rPr>
        <w:t xml:space="preserve"> </w:t>
      </w:r>
      <w:r w:rsidR="001B26B9" w:rsidRPr="00DE6131">
        <w:rPr>
          <w:rFonts w:hint="cs"/>
          <w:rtl/>
        </w:rPr>
        <w:t>حد</w:t>
      </w:r>
      <w:r w:rsidRPr="00DE6131">
        <w:rPr>
          <w:rFonts w:hint="cs"/>
          <w:rtl/>
        </w:rPr>
        <w:t xml:space="preserve"> </w:t>
      </w:r>
      <w:r w:rsidR="001B26B9" w:rsidRPr="00DE6131">
        <w:rPr>
          <w:rFonts w:hint="cs"/>
          <w:rtl/>
        </w:rPr>
        <w:t>ذاته،</w:t>
      </w:r>
      <w:r w:rsidR="006B1322">
        <w:rPr>
          <w:rFonts w:hint="cs"/>
          <w:rtl/>
        </w:rPr>
        <w:t xml:space="preserve"> </w:t>
      </w:r>
      <w:r w:rsidR="001B26B9" w:rsidRPr="00DE6131">
        <w:rPr>
          <w:rFonts w:hint="cs"/>
          <w:rtl/>
        </w:rPr>
        <w:t>ويعد</w:t>
      </w:r>
      <w:r w:rsidRPr="00DE6131">
        <w:rPr>
          <w:rFonts w:hint="cs"/>
          <w:rtl/>
        </w:rPr>
        <w:t xml:space="preserve"> </w:t>
      </w:r>
      <w:r w:rsidR="00E40302" w:rsidRPr="00DE6131">
        <w:rPr>
          <w:rFonts w:hint="cs"/>
          <w:rtl/>
        </w:rPr>
        <w:t>إحدى</w:t>
      </w:r>
      <w:r w:rsidRPr="00DE6131">
        <w:rPr>
          <w:rFonts w:hint="cs"/>
          <w:rtl/>
        </w:rPr>
        <w:t xml:space="preserve"> </w:t>
      </w:r>
      <w:r w:rsidR="001B26B9" w:rsidRPr="00DE6131">
        <w:rPr>
          <w:rFonts w:hint="cs"/>
          <w:rtl/>
        </w:rPr>
        <w:t>الدعائم</w:t>
      </w:r>
      <w:r w:rsidRPr="00DE6131">
        <w:rPr>
          <w:rFonts w:hint="cs"/>
          <w:rtl/>
        </w:rPr>
        <w:t xml:space="preserve"> </w:t>
      </w:r>
      <w:r w:rsidR="00E40302" w:rsidRPr="00DE6131">
        <w:rPr>
          <w:rFonts w:hint="cs"/>
          <w:rtl/>
        </w:rPr>
        <w:t>الأساسية</w:t>
      </w:r>
      <w:r w:rsidRPr="00DE6131">
        <w:rPr>
          <w:rFonts w:hint="cs"/>
          <w:rtl/>
        </w:rPr>
        <w:t xml:space="preserve"> </w:t>
      </w:r>
      <w:r w:rsidR="001B26B9" w:rsidRPr="00DE6131">
        <w:rPr>
          <w:rFonts w:hint="cs"/>
          <w:rtl/>
        </w:rPr>
        <w:t>التي</w:t>
      </w:r>
      <w:r w:rsidRPr="00DE6131">
        <w:rPr>
          <w:rFonts w:hint="cs"/>
          <w:rtl/>
        </w:rPr>
        <w:t xml:space="preserve"> </w:t>
      </w:r>
      <w:r w:rsidR="001B26B9" w:rsidRPr="00DE6131">
        <w:rPr>
          <w:rFonts w:hint="cs"/>
          <w:rtl/>
        </w:rPr>
        <w:t>تساهم</w:t>
      </w:r>
      <w:r w:rsidRPr="00DE6131">
        <w:rPr>
          <w:rFonts w:hint="cs"/>
          <w:rtl/>
        </w:rPr>
        <w:t xml:space="preserve"> </w:t>
      </w:r>
      <w:r w:rsidR="001B26B9" w:rsidRPr="00DE6131">
        <w:rPr>
          <w:rFonts w:hint="cs"/>
          <w:rtl/>
        </w:rPr>
        <w:t>في</w:t>
      </w:r>
      <w:r w:rsidRPr="00DE6131">
        <w:rPr>
          <w:rFonts w:hint="cs"/>
          <w:rtl/>
        </w:rPr>
        <w:t xml:space="preserve"> </w:t>
      </w:r>
      <w:r w:rsidR="001B26B9" w:rsidRPr="00DE6131">
        <w:rPr>
          <w:rFonts w:hint="cs"/>
          <w:rtl/>
        </w:rPr>
        <w:t>تطور</w:t>
      </w:r>
      <w:r w:rsidRPr="00DE6131">
        <w:rPr>
          <w:rFonts w:hint="cs"/>
          <w:rtl/>
        </w:rPr>
        <w:t xml:space="preserve"> </w:t>
      </w:r>
      <w:r w:rsidR="001B26B9" w:rsidRPr="00DE6131">
        <w:rPr>
          <w:rFonts w:hint="cs"/>
          <w:rtl/>
        </w:rPr>
        <w:t>الدولة</w:t>
      </w:r>
      <w:r w:rsidR="00A76BF7" w:rsidRPr="00DE6131">
        <w:rPr>
          <w:rFonts w:hint="cs"/>
          <w:rtl/>
        </w:rPr>
        <w:t>،</w:t>
      </w:r>
      <w:r w:rsidRPr="00DE6131">
        <w:rPr>
          <w:rFonts w:hint="cs"/>
          <w:rtl/>
        </w:rPr>
        <w:t xml:space="preserve"> </w:t>
      </w:r>
      <w:r w:rsidR="001B26B9" w:rsidRPr="00DE6131">
        <w:rPr>
          <w:rFonts w:hint="cs"/>
          <w:rtl/>
        </w:rPr>
        <w:t>فالعلاقة</w:t>
      </w:r>
      <w:r w:rsidRPr="00DE6131">
        <w:rPr>
          <w:rFonts w:hint="cs"/>
          <w:rtl/>
        </w:rPr>
        <w:t xml:space="preserve"> </w:t>
      </w:r>
      <w:r w:rsidR="001B26B9" w:rsidRPr="00DE6131">
        <w:rPr>
          <w:rFonts w:hint="cs"/>
          <w:rtl/>
        </w:rPr>
        <w:t>وطيدة</w:t>
      </w:r>
      <w:r w:rsidRPr="00DE6131">
        <w:rPr>
          <w:rFonts w:hint="cs"/>
          <w:rtl/>
        </w:rPr>
        <w:t xml:space="preserve"> </w:t>
      </w:r>
      <w:r w:rsidR="00A76BF7" w:rsidRPr="00DE6131">
        <w:rPr>
          <w:rFonts w:hint="cs"/>
          <w:rtl/>
        </w:rPr>
        <w:t>ب</w:t>
      </w:r>
      <w:r w:rsidR="001B26B9" w:rsidRPr="00DE6131">
        <w:rPr>
          <w:rFonts w:hint="cs"/>
          <w:rtl/>
        </w:rPr>
        <w:t>المرفق</w:t>
      </w:r>
      <w:r w:rsidRPr="00DE6131">
        <w:rPr>
          <w:rFonts w:hint="cs"/>
          <w:rtl/>
        </w:rPr>
        <w:t xml:space="preserve"> </w:t>
      </w:r>
      <w:r w:rsidR="001B26B9" w:rsidRPr="00DE6131">
        <w:rPr>
          <w:rFonts w:hint="cs"/>
          <w:rtl/>
        </w:rPr>
        <w:t>العام</w:t>
      </w:r>
      <w:r w:rsidRPr="00DE6131">
        <w:rPr>
          <w:rFonts w:hint="cs"/>
          <w:rtl/>
        </w:rPr>
        <w:t xml:space="preserve"> </w:t>
      </w:r>
      <w:r w:rsidR="001B26B9" w:rsidRPr="00DE6131">
        <w:rPr>
          <w:rFonts w:hint="cs"/>
          <w:rtl/>
        </w:rPr>
        <w:t>والمجتمع</w:t>
      </w:r>
      <w:r w:rsidRPr="00DE6131">
        <w:rPr>
          <w:rFonts w:hint="cs"/>
          <w:rtl/>
        </w:rPr>
        <w:t xml:space="preserve"> </w:t>
      </w:r>
      <w:r w:rsidR="00A76BF7" w:rsidRPr="00DE6131">
        <w:rPr>
          <w:rFonts w:hint="cs"/>
          <w:rtl/>
        </w:rPr>
        <w:t>ككل</w:t>
      </w:r>
      <w:r w:rsidR="00671990" w:rsidRPr="00DE6131">
        <w:rPr>
          <w:rFonts w:hint="cs"/>
          <w:rtl/>
        </w:rPr>
        <w:t xml:space="preserve"> </w:t>
      </w:r>
      <w:r w:rsidR="001B26B9" w:rsidRPr="00DE6131">
        <w:rPr>
          <w:rFonts w:hint="cs"/>
          <w:rtl/>
        </w:rPr>
        <w:t>فقد</w:t>
      </w:r>
      <w:r w:rsidRPr="00DE6131">
        <w:rPr>
          <w:rFonts w:hint="cs"/>
          <w:rtl/>
        </w:rPr>
        <w:t xml:space="preserve"> </w:t>
      </w:r>
      <w:r w:rsidR="001B26B9" w:rsidRPr="00DE6131">
        <w:rPr>
          <w:rFonts w:hint="cs"/>
          <w:rtl/>
        </w:rPr>
        <w:t>قيل</w:t>
      </w:r>
      <w:r w:rsidRPr="00DE6131">
        <w:rPr>
          <w:rFonts w:hint="cs"/>
          <w:rtl/>
        </w:rPr>
        <w:t xml:space="preserve"> </w:t>
      </w:r>
      <w:r w:rsidR="001B26B9" w:rsidRPr="00DE6131">
        <w:rPr>
          <w:rFonts w:hint="cs"/>
          <w:rtl/>
        </w:rPr>
        <w:t>قديما</w:t>
      </w:r>
      <w:r w:rsidRPr="00DE6131">
        <w:rPr>
          <w:rFonts w:hint="cs"/>
          <w:rtl/>
        </w:rPr>
        <w:t xml:space="preserve"> </w:t>
      </w:r>
      <w:r w:rsidR="00E40302" w:rsidRPr="00DE6131">
        <w:rPr>
          <w:rFonts w:hint="cs"/>
          <w:rtl/>
        </w:rPr>
        <w:t>أن</w:t>
      </w:r>
      <w:r w:rsidRPr="00DE6131">
        <w:rPr>
          <w:rFonts w:hint="cs"/>
          <w:rtl/>
        </w:rPr>
        <w:t xml:space="preserve"> </w:t>
      </w:r>
      <w:r w:rsidR="001B26B9" w:rsidRPr="00DE6131">
        <w:rPr>
          <w:rFonts w:hint="cs"/>
          <w:rtl/>
        </w:rPr>
        <w:t>الدولة</w:t>
      </w:r>
      <w:r w:rsidRPr="00DE6131">
        <w:rPr>
          <w:rFonts w:hint="cs"/>
          <w:rtl/>
        </w:rPr>
        <w:t xml:space="preserve"> </w:t>
      </w:r>
      <w:r w:rsidR="001B26B9" w:rsidRPr="00DE6131">
        <w:rPr>
          <w:rFonts w:hint="cs"/>
          <w:rtl/>
        </w:rPr>
        <w:t>جسم</w:t>
      </w:r>
      <w:r w:rsidRPr="00DE6131">
        <w:rPr>
          <w:rFonts w:hint="cs"/>
          <w:rtl/>
        </w:rPr>
        <w:t xml:space="preserve"> </w:t>
      </w:r>
      <w:r w:rsidR="001B26B9" w:rsidRPr="00DE6131">
        <w:rPr>
          <w:rFonts w:hint="cs"/>
          <w:rtl/>
        </w:rPr>
        <w:t>خلاياه</w:t>
      </w:r>
      <w:r w:rsidRPr="00DE6131">
        <w:rPr>
          <w:rFonts w:hint="cs"/>
          <w:rtl/>
        </w:rPr>
        <w:t xml:space="preserve"> </w:t>
      </w:r>
      <w:r w:rsidR="001B26B9" w:rsidRPr="00DE6131">
        <w:rPr>
          <w:rFonts w:hint="cs"/>
          <w:rtl/>
        </w:rPr>
        <w:t>المرفق</w:t>
      </w:r>
      <w:r w:rsidRPr="00DE6131">
        <w:rPr>
          <w:rFonts w:hint="cs"/>
          <w:rtl/>
        </w:rPr>
        <w:t xml:space="preserve"> </w:t>
      </w:r>
      <w:r w:rsidR="001B26B9" w:rsidRPr="00DE6131">
        <w:rPr>
          <w:rFonts w:hint="cs"/>
          <w:rtl/>
        </w:rPr>
        <w:t>العام</w:t>
      </w:r>
      <w:r w:rsidR="00E40302" w:rsidRPr="00DE6131">
        <w:rPr>
          <w:vertAlign w:val="superscript"/>
          <w:rtl/>
        </w:rPr>
        <w:footnoteReference w:id="3"/>
      </w:r>
      <w:r w:rsidR="005E41D7">
        <w:rPr>
          <w:rFonts w:hint="cs"/>
          <w:rtl/>
        </w:rPr>
        <w:t>.</w:t>
      </w:r>
      <w:r w:rsidR="008D59E4" w:rsidRPr="00DE6131">
        <w:rPr>
          <w:rFonts w:hint="cs"/>
          <w:vertAlign w:val="superscript"/>
          <w:rtl/>
        </w:rPr>
        <w:t>.</w:t>
      </w:r>
      <w:bookmarkEnd w:id="4"/>
      <w:bookmarkEnd w:id="5"/>
      <w:bookmarkEnd w:id="6"/>
      <w:bookmarkEnd w:id="7"/>
    </w:p>
    <w:p w14:paraId="5CA5A681" w14:textId="08EFCDE6" w:rsidR="001578F4" w:rsidRPr="00DE6131" w:rsidRDefault="00713331" w:rsidP="00960774">
      <w:pPr>
        <w:rPr>
          <w:rtl/>
        </w:rPr>
      </w:pPr>
      <w:r w:rsidRPr="00DE6131">
        <w:rPr>
          <w:rFonts w:hint="cs"/>
          <w:rtl/>
        </w:rPr>
        <w:t xml:space="preserve"> </w:t>
      </w:r>
      <w:bookmarkStart w:id="8" w:name="_Toc165664075"/>
      <w:bookmarkStart w:id="9" w:name="_Toc165664586"/>
      <w:bookmarkStart w:id="10" w:name="_Toc165665086"/>
      <w:bookmarkStart w:id="11" w:name="_Toc165665229"/>
      <w:r w:rsidR="001B26B9" w:rsidRPr="00DE6131">
        <w:rPr>
          <w:rFonts w:hint="cs"/>
          <w:rtl/>
        </w:rPr>
        <w:t>فالمرفق</w:t>
      </w:r>
      <w:r w:rsidRPr="00DE6131">
        <w:rPr>
          <w:rFonts w:hint="cs"/>
          <w:rtl/>
        </w:rPr>
        <w:t xml:space="preserve"> </w:t>
      </w:r>
      <w:r w:rsidR="001B26B9" w:rsidRPr="00DE6131">
        <w:rPr>
          <w:rFonts w:hint="cs"/>
          <w:rtl/>
        </w:rPr>
        <w:t>العام</w:t>
      </w:r>
      <w:r w:rsidRPr="00DE6131">
        <w:rPr>
          <w:rFonts w:hint="cs"/>
          <w:rtl/>
        </w:rPr>
        <w:t xml:space="preserve"> </w:t>
      </w:r>
      <w:r w:rsidR="00C53739" w:rsidRPr="00DE6131">
        <w:rPr>
          <w:rFonts w:hint="cs"/>
          <w:rtl/>
        </w:rPr>
        <w:t>يمثل</w:t>
      </w:r>
      <w:r w:rsidRPr="00DE6131">
        <w:rPr>
          <w:rFonts w:hint="cs"/>
          <w:rtl/>
        </w:rPr>
        <w:t xml:space="preserve"> </w:t>
      </w:r>
      <w:r w:rsidR="00C53739" w:rsidRPr="00DE6131">
        <w:rPr>
          <w:rFonts w:hint="cs"/>
          <w:rtl/>
        </w:rPr>
        <w:t>المظهر</w:t>
      </w:r>
      <w:r w:rsidRPr="00DE6131">
        <w:rPr>
          <w:rFonts w:hint="cs"/>
          <w:rtl/>
        </w:rPr>
        <w:t xml:space="preserve"> </w:t>
      </w:r>
      <w:r w:rsidR="006B5704">
        <w:rPr>
          <w:rFonts w:hint="cs"/>
          <w:rtl/>
        </w:rPr>
        <w:t>الإ</w:t>
      </w:r>
      <w:r w:rsidR="00E72613" w:rsidRPr="00DE6131">
        <w:rPr>
          <w:rFonts w:hint="cs"/>
          <w:rtl/>
        </w:rPr>
        <w:t>يجاب</w:t>
      </w:r>
      <w:r w:rsidR="00E72613" w:rsidRPr="00DE6131">
        <w:rPr>
          <w:rtl/>
        </w:rPr>
        <w:t>ي</w:t>
      </w:r>
      <w:r w:rsidRPr="00DE6131">
        <w:rPr>
          <w:rFonts w:hint="cs"/>
          <w:rtl/>
        </w:rPr>
        <w:t xml:space="preserve"> </w:t>
      </w:r>
      <w:r w:rsidR="009F02D5" w:rsidRPr="00DE6131">
        <w:rPr>
          <w:rFonts w:hint="cs"/>
          <w:rtl/>
        </w:rPr>
        <w:t>للنشاط</w:t>
      </w:r>
      <w:r w:rsidRPr="00DE6131">
        <w:rPr>
          <w:rFonts w:hint="cs"/>
          <w:rtl/>
        </w:rPr>
        <w:t xml:space="preserve"> </w:t>
      </w:r>
      <w:r w:rsidR="009F02D5" w:rsidRPr="00DE6131">
        <w:rPr>
          <w:rFonts w:hint="cs"/>
          <w:rtl/>
        </w:rPr>
        <w:t>الإداري،</w:t>
      </w:r>
      <w:r w:rsidRPr="00DE6131">
        <w:rPr>
          <w:rFonts w:hint="cs"/>
          <w:rtl/>
        </w:rPr>
        <w:t xml:space="preserve"> </w:t>
      </w:r>
      <w:r w:rsidR="009F02D5" w:rsidRPr="00DE6131">
        <w:rPr>
          <w:rFonts w:hint="cs"/>
          <w:rtl/>
        </w:rPr>
        <w:t>ف</w:t>
      </w:r>
      <w:r w:rsidR="00BC70BD" w:rsidRPr="00DE6131">
        <w:rPr>
          <w:rFonts w:hint="cs"/>
          <w:rtl/>
        </w:rPr>
        <w:t>م</w:t>
      </w:r>
      <w:r w:rsidR="00F05545" w:rsidRPr="00DE6131">
        <w:rPr>
          <w:rFonts w:hint="cs"/>
          <w:rtl/>
        </w:rPr>
        <w:t>ه</w:t>
      </w:r>
      <w:r w:rsidR="00BC70BD" w:rsidRPr="00DE6131">
        <w:rPr>
          <w:rFonts w:hint="cs"/>
          <w:rtl/>
        </w:rPr>
        <w:t>مة</w:t>
      </w:r>
      <w:r w:rsidRPr="00DE6131">
        <w:rPr>
          <w:rFonts w:hint="cs"/>
          <w:rtl/>
        </w:rPr>
        <w:t xml:space="preserve"> </w:t>
      </w:r>
      <w:r w:rsidR="00BC70BD" w:rsidRPr="00DE6131">
        <w:rPr>
          <w:rFonts w:hint="cs"/>
          <w:rtl/>
        </w:rPr>
        <w:t>الدولة</w:t>
      </w:r>
      <w:r w:rsidRPr="00DE6131">
        <w:rPr>
          <w:rFonts w:hint="cs"/>
          <w:rtl/>
        </w:rPr>
        <w:t xml:space="preserve"> </w:t>
      </w:r>
      <w:r w:rsidR="00BC70BD" w:rsidRPr="00DE6131">
        <w:rPr>
          <w:rFonts w:hint="cs"/>
          <w:rtl/>
        </w:rPr>
        <w:t>على</w:t>
      </w:r>
      <w:r w:rsidRPr="00DE6131">
        <w:rPr>
          <w:rFonts w:hint="cs"/>
          <w:rtl/>
        </w:rPr>
        <w:t xml:space="preserve"> </w:t>
      </w:r>
      <w:r w:rsidR="00BC70BD" w:rsidRPr="00DE6131">
        <w:rPr>
          <w:rFonts w:hint="cs"/>
          <w:rtl/>
        </w:rPr>
        <w:t>مر</w:t>
      </w:r>
      <w:r w:rsidRPr="00DE6131">
        <w:rPr>
          <w:rFonts w:hint="cs"/>
          <w:rtl/>
        </w:rPr>
        <w:t xml:space="preserve"> </w:t>
      </w:r>
      <w:r w:rsidR="00BC70BD" w:rsidRPr="00DE6131">
        <w:rPr>
          <w:rFonts w:hint="cs"/>
          <w:rtl/>
        </w:rPr>
        <w:t>العصور</w:t>
      </w:r>
      <w:r w:rsidRPr="00DE6131">
        <w:rPr>
          <w:rFonts w:hint="cs"/>
          <w:rtl/>
        </w:rPr>
        <w:t xml:space="preserve"> </w:t>
      </w:r>
      <w:r w:rsidR="00BC70BD" w:rsidRPr="00DE6131">
        <w:rPr>
          <w:rFonts w:hint="cs"/>
          <w:rtl/>
        </w:rPr>
        <w:t>تلخصت</w:t>
      </w:r>
      <w:r w:rsidRPr="00DE6131">
        <w:rPr>
          <w:rFonts w:hint="cs"/>
          <w:rtl/>
        </w:rPr>
        <w:t xml:space="preserve"> </w:t>
      </w:r>
      <w:r w:rsidR="00BC70BD" w:rsidRPr="00DE6131">
        <w:rPr>
          <w:rFonts w:hint="cs"/>
          <w:rtl/>
        </w:rPr>
        <w:t>في</w:t>
      </w:r>
      <w:r w:rsidRPr="00DE6131">
        <w:rPr>
          <w:rFonts w:hint="cs"/>
          <w:rtl/>
        </w:rPr>
        <w:t xml:space="preserve"> </w:t>
      </w:r>
      <w:r w:rsidR="00B81031" w:rsidRPr="00DE6131">
        <w:rPr>
          <w:rFonts w:hint="cs"/>
          <w:rtl/>
        </w:rPr>
        <w:t>العمل</w:t>
      </w:r>
      <w:r w:rsidRPr="00DE6131">
        <w:rPr>
          <w:rFonts w:hint="cs"/>
          <w:rtl/>
        </w:rPr>
        <w:t xml:space="preserve"> </w:t>
      </w:r>
      <w:r w:rsidR="00B81031" w:rsidRPr="00DE6131">
        <w:rPr>
          <w:rFonts w:hint="cs"/>
          <w:rtl/>
        </w:rPr>
        <w:t>على</w:t>
      </w:r>
      <w:r w:rsidRPr="00DE6131">
        <w:rPr>
          <w:rFonts w:hint="cs"/>
          <w:rtl/>
        </w:rPr>
        <w:t xml:space="preserve"> </w:t>
      </w:r>
      <w:r w:rsidR="00BC70BD" w:rsidRPr="00DE6131">
        <w:rPr>
          <w:rFonts w:hint="cs"/>
          <w:rtl/>
        </w:rPr>
        <w:t>إشباع</w:t>
      </w:r>
      <w:r w:rsidRPr="00DE6131">
        <w:rPr>
          <w:rFonts w:hint="cs"/>
          <w:rtl/>
        </w:rPr>
        <w:t xml:space="preserve"> </w:t>
      </w:r>
      <w:r w:rsidR="00BC70BD" w:rsidRPr="00DE6131">
        <w:rPr>
          <w:rFonts w:hint="cs"/>
          <w:rtl/>
        </w:rPr>
        <w:t>الحاجيات</w:t>
      </w:r>
      <w:r w:rsidRPr="00DE6131">
        <w:rPr>
          <w:rFonts w:hint="cs"/>
          <w:rtl/>
        </w:rPr>
        <w:t xml:space="preserve"> </w:t>
      </w:r>
      <w:r w:rsidR="00BC70BD" w:rsidRPr="00DE6131">
        <w:rPr>
          <w:rFonts w:hint="cs"/>
          <w:rtl/>
        </w:rPr>
        <w:t>المتزاي</w:t>
      </w:r>
      <w:r w:rsidR="002D6C5C" w:rsidRPr="00DE6131">
        <w:rPr>
          <w:rFonts w:hint="cs"/>
          <w:rtl/>
        </w:rPr>
        <w:t>ــــ</w:t>
      </w:r>
      <w:r w:rsidR="00BC70BD" w:rsidRPr="00DE6131">
        <w:rPr>
          <w:rFonts w:hint="cs"/>
          <w:rtl/>
        </w:rPr>
        <w:t>دة</w:t>
      </w:r>
      <w:r w:rsidRPr="00DE6131">
        <w:rPr>
          <w:rFonts w:hint="cs"/>
          <w:rtl/>
        </w:rPr>
        <w:t xml:space="preserve"> </w:t>
      </w:r>
      <w:r w:rsidR="00BC70BD" w:rsidRPr="00DE6131">
        <w:rPr>
          <w:rFonts w:hint="cs"/>
          <w:rtl/>
        </w:rPr>
        <w:t>لمواطنيها</w:t>
      </w:r>
      <w:r w:rsidRPr="00DE6131">
        <w:rPr>
          <w:rFonts w:hint="cs"/>
          <w:rtl/>
        </w:rPr>
        <w:t xml:space="preserve"> </w:t>
      </w:r>
      <w:r w:rsidR="00BC70BD" w:rsidRPr="00DE6131">
        <w:rPr>
          <w:rFonts w:hint="cs"/>
          <w:rtl/>
        </w:rPr>
        <w:t>ع</w:t>
      </w:r>
      <w:r w:rsidR="002D6C5C" w:rsidRPr="00DE6131">
        <w:rPr>
          <w:rFonts w:hint="cs"/>
          <w:rtl/>
        </w:rPr>
        <w:t>ـــ</w:t>
      </w:r>
      <w:r w:rsidR="00BC70BD" w:rsidRPr="00DE6131">
        <w:rPr>
          <w:rFonts w:hint="cs"/>
          <w:rtl/>
        </w:rPr>
        <w:t>ن</w:t>
      </w:r>
      <w:r w:rsidRPr="00DE6131">
        <w:rPr>
          <w:rFonts w:hint="cs"/>
          <w:rtl/>
        </w:rPr>
        <w:t xml:space="preserve"> </w:t>
      </w:r>
      <w:r w:rsidR="00BC70BD" w:rsidRPr="00DE6131">
        <w:rPr>
          <w:rFonts w:hint="cs"/>
          <w:rtl/>
        </w:rPr>
        <w:t>طريق</w:t>
      </w:r>
      <w:r w:rsidRPr="00DE6131">
        <w:rPr>
          <w:rFonts w:hint="cs"/>
          <w:rtl/>
        </w:rPr>
        <w:t xml:space="preserve"> </w:t>
      </w:r>
      <w:r w:rsidR="00BC70BD" w:rsidRPr="00DE6131">
        <w:rPr>
          <w:rFonts w:hint="cs"/>
          <w:rtl/>
        </w:rPr>
        <w:t>إنشاء</w:t>
      </w:r>
      <w:r w:rsidRPr="00DE6131">
        <w:rPr>
          <w:rFonts w:hint="cs"/>
          <w:rtl/>
        </w:rPr>
        <w:t xml:space="preserve"> </w:t>
      </w:r>
      <w:r w:rsidR="00BC70BD" w:rsidRPr="00DE6131">
        <w:rPr>
          <w:rFonts w:hint="cs"/>
          <w:rtl/>
        </w:rPr>
        <w:t>العدي</w:t>
      </w:r>
      <w:r w:rsidR="002D6C5C" w:rsidRPr="00DE6131">
        <w:rPr>
          <w:rFonts w:hint="cs"/>
          <w:rtl/>
        </w:rPr>
        <w:t>ــــــ</w:t>
      </w:r>
      <w:r w:rsidR="00BC70BD" w:rsidRPr="00DE6131">
        <w:rPr>
          <w:rFonts w:hint="cs"/>
          <w:rtl/>
        </w:rPr>
        <w:t>د</w:t>
      </w:r>
      <w:r w:rsidRPr="00DE6131">
        <w:rPr>
          <w:rFonts w:hint="cs"/>
          <w:rtl/>
        </w:rPr>
        <w:t xml:space="preserve"> </w:t>
      </w:r>
      <w:r w:rsidR="00BC70BD" w:rsidRPr="00DE6131">
        <w:rPr>
          <w:rFonts w:hint="cs"/>
          <w:rtl/>
        </w:rPr>
        <w:t>من</w:t>
      </w:r>
      <w:r w:rsidRPr="00DE6131">
        <w:rPr>
          <w:rFonts w:hint="cs"/>
          <w:rtl/>
        </w:rPr>
        <w:t xml:space="preserve"> </w:t>
      </w:r>
      <w:r w:rsidR="00BC70BD" w:rsidRPr="00DE6131">
        <w:rPr>
          <w:rFonts w:hint="cs"/>
          <w:rtl/>
        </w:rPr>
        <w:t>المراف</w:t>
      </w:r>
      <w:r w:rsidR="002D6C5C" w:rsidRPr="00DE6131">
        <w:rPr>
          <w:rFonts w:hint="cs"/>
          <w:rtl/>
        </w:rPr>
        <w:t>ـــ</w:t>
      </w:r>
      <w:r w:rsidR="00BC70BD" w:rsidRPr="00DE6131">
        <w:rPr>
          <w:rFonts w:hint="cs"/>
          <w:rtl/>
        </w:rPr>
        <w:t>ق</w:t>
      </w:r>
      <w:r w:rsidRPr="00DE6131">
        <w:rPr>
          <w:rFonts w:hint="cs"/>
          <w:rtl/>
        </w:rPr>
        <w:t xml:space="preserve"> </w:t>
      </w:r>
      <w:r w:rsidR="00BC70BD" w:rsidRPr="00DE6131">
        <w:rPr>
          <w:rFonts w:hint="cs"/>
          <w:rtl/>
        </w:rPr>
        <w:t>العمومي</w:t>
      </w:r>
      <w:r w:rsidR="002D6C5C" w:rsidRPr="00DE6131">
        <w:rPr>
          <w:rFonts w:hint="cs"/>
          <w:rtl/>
        </w:rPr>
        <w:t>ــ</w:t>
      </w:r>
      <w:r w:rsidR="00E35467" w:rsidRPr="00DE6131">
        <w:rPr>
          <w:rFonts w:hint="cs"/>
          <w:rtl/>
        </w:rPr>
        <w:t>ــ</w:t>
      </w:r>
      <w:r w:rsidR="00BC70BD" w:rsidRPr="00DE6131">
        <w:rPr>
          <w:rFonts w:hint="cs"/>
          <w:rtl/>
        </w:rPr>
        <w:t>ة</w:t>
      </w:r>
      <w:r w:rsidRPr="00DE6131">
        <w:rPr>
          <w:rFonts w:hint="cs"/>
          <w:rtl/>
        </w:rPr>
        <w:t xml:space="preserve"> </w:t>
      </w:r>
      <w:r w:rsidR="001F44A9" w:rsidRPr="00DE6131">
        <w:rPr>
          <w:rFonts w:hint="cs"/>
          <w:rtl/>
        </w:rPr>
        <w:t>التي</w:t>
      </w:r>
      <w:r w:rsidRPr="00DE6131">
        <w:rPr>
          <w:rFonts w:hint="cs"/>
          <w:rtl/>
        </w:rPr>
        <w:t xml:space="preserve"> </w:t>
      </w:r>
      <w:r w:rsidR="001F44A9" w:rsidRPr="00DE6131">
        <w:rPr>
          <w:rFonts w:hint="cs"/>
          <w:rtl/>
        </w:rPr>
        <w:t>تتنوع</w:t>
      </w:r>
      <w:r w:rsidRPr="00DE6131">
        <w:rPr>
          <w:rFonts w:hint="cs"/>
          <w:rtl/>
        </w:rPr>
        <w:t xml:space="preserve"> </w:t>
      </w:r>
      <w:r w:rsidR="001F44A9" w:rsidRPr="00DE6131">
        <w:rPr>
          <w:rFonts w:hint="cs"/>
          <w:rtl/>
        </w:rPr>
        <w:t>موضوعاتها</w:t>
      </w:r>
      <w:r w:rsidRPr="00DE6131">
        <w:rPr>
          <w:rFonts w:hint="cs"/>
          <w:rtl/>
        </w:rPr>
        <w:t xml:space="preserve"> </w:t>
      </w:r>
      <w:r w:rsidR="001F44A9" w:rsidRPr="00DE6131">
        <w:rPr>
          <w:rFonts w:hint="cs"/>
          <w:rtl/>
        </w:rPr>
        <w:t>تبعا</w:t>
      </w:r>
      <w:r w:rsidRPr="00DE6131">
        <w:rPr>
          <w:rFonts w:hint="cs"/>
          <w:rtl/>
        </w:rPr>
        <w:t xml:space="preserve"> </w:t>
      </w:r>
      <w:r w:rsidR="001F44A9" w:rsidRPr="00DE6131">
        <w:rPr>
          <w:rFonts w:hint="cs"/>
          <w:rtl/>
        </w:rPr>
        <w:t>لتنوع</w:t>
      </w:r>
      <w:r w:rsidRPr="00DE6131">
        <w:rPr>
          <w:rFonts w:hint="cs"/>
          <w:rtl/>
        </w:rPr>
        <w:t xml:space="preserve"> </w:t>
      </w:r>
      <w:r w:rsidR="001F44A9" w:rsidRPr="00DE6131">
        <w:rPr>
          <w:rFonts w:hint="cs"/>
          <w:rtl/>
        </w:rPr>
        <w:t>ه</w:t>
      </w:r>
      <w:r w:rsidR="00E35467" w:rsidRPr="00DE6131">
        <w:rPr>
          <w:rFonts w:hint="cs"/>
          <w:rtl/>
        </w:rPr>
        <w:t>ـــــ</w:t>
      </w:r>
      <w:r w:rsidR="001F44A9" w:rsidRPr="00DE6131">
        <w:rPr>
          <w:rFonts w:hint="cs"/>
          <w:rtl/>
        </w:rPr>
        <w:t>ذه</w:t>
      </w:r>
      <w:r w:rsidRPr="00DE6131">
        <w:rPr>
          <w:rFonts w:hint="cs"/>
          <w:rtl/>
        </w:rPr>
        <w:t xml:space="preserve"> </w:t>
      </w:r>
      <w:r w:rsidR="001F44A9" w:rsidRPr="00DE6131">
        <w:rPr>
          <w:rFonts w:hint="cs"/>
          <w:rtl/>
        </w:rPr>
        <w:t>متطلبات</w:t>
      </w:r>
      <w:r w:rsidRPr="00DE6131">
        <w:rPr>
          <w:rFonts w:hint="cs"/>
          <w:rtl/>
        </w:rPr>
        <w:t xml:space="preserve"> </w:t>
      </w:r>
      <w:r w:rsidR="001F44A9" w:rsidRPr="00DE6131">
        <w:rPr>
          <w:rFonts w:hint="cs"/>
          <w:rtl/>
        </w:rPr>
        <w:t>المتجددة</w:t>
      </w:r>
      <w:r w:rsidRPr="00DE6131">
        <w:rPr>
          <w:rFonts w:hint="cs"/>
          <w:rtl/>
        </w:rPr>
        <w:t xml:space="preserve"> </w:t>
      </w:r>
      <w:r w:rsidR="00C00610" w:rsidRPr="00DE6131">
        <w:rPr>
          <w:rFonts w:hint="cs"/>
          <w:rtl/>
        </w:rPr>
        <w:t>لمستعملي</w:t>
      </w:r>
      <w:r w:rsidRPr="00DE6131">
        <w:rPr>
          <w:rFonts w:hint="cs"/>
          <w:rtl/>
        </w:rPr>
        <w:t xml:space="preserve"> </w:t>
      </w:r>
      <w:r w:rsidR="00C00610" w:rsidRPr="00DE6131">
        <w:rPr>
          <w:rFonts w:hint="cs"/>
          <w:rtl/>
        </w:rPr>
        <w:t>المرفق</w:t>
      </w:r>
      <w:r w:rsidRPr="00DE6131">
        <w:rPr>
          <w:rFonts w:hint="cs"/>
          <w:rtl/>
        </w:rPr>
        <w:t xml:space="preserve"> </w:t>
      </w:r>
      <w:r w:rsidR="00C00610" w:rsidRPr="00DE6131">
        <w:rPr>
          <w:rFonts w:hint="cs"/>
          <w:rtl/>
        </w:rPr>
        <w:t>العمومي</w:t>
      </w:r>
      <w:r w:rsidRPr="00DE6131">
        <w:rPr>
          <w:rFonts w:hint="cs"/>
          <w:rtl/>
        </w:rPr>
        <w:t xml:space="preserve"> </w:t>
      </w:r>
      <w:r w:rsidR="007B4BF4" w:rsidRPr="00DE6131">
        <w:rPr>
          <w:rFonts w:hint="cs"/>
          <w:rtl/>
        </w:rPr>
        <w:t>لذلك</w:t>
      </w:r>
      <w:r w:rsidRPr="00DE6131">
        <w:rPr>
          <w:rFonts w:hint="cs"/>
          <w:rtl/>
        </w:rPr>
        <w:t xml:space="preserve"> </w:t>
      </w:r>
      <w:r w:rsidR="007B4BF4" w:rsidRPr="00DE6131">
        <w:rPr>
          <w:rFonts w:hint="cs"/>
          <w:rtl/>
        </w:rPr>
        <w:t>توجب</w:t>
      </w:r>
      <w:r w:rsidRPr="00DE6131">
        <w:rPr>
          <w:rFonts w:hint="cs"/>
          <w:rtl/>
        </w:rPr>
        <w:t xml:space="preserve"> </w:t>
      </w:r>
      <w:r w:rsidR="007B4BF4" w:rsidRPr="00DE6131">
        <w:rPr>
          <w:rFonts w:hint="cs"/>
          <w:rtl/>
        </w:rPr>
        <w:t>على</w:t>
      </w:r>
      <w:r w:rsidRPr="00DE6131">
        <w:rPr>
          <w:rFonts w:hint="cs"/>
          <w:rtl/>
        </w:rPr>
        <w:t xml:space="preserve"> </w:t>
      </w:r>
      <w:r w:rsidR="007B4BF4" w:rsidRPr="00DE6131">
        <w:rPr>
          <w:rFonts w:hint="cs"/>
          <w:rtl/>
        </w:rPr>
        <w:t>أشخاص</w:t>
      </w:r>
      <w:r w:rsidRPr="00DE6131">
        <w:rPr>
          <w:rFonts w:hint="cs"/>
          <w:rtl/>
        </w:rPr>
        <w:t xml:space="preserve"> </w:t>
      </w:r>
      <w:r w:rsidR="007B4BF4" w:rsidRPr="00DE6131">
        <w:rPr>
          <w:rFonts w:hint="cs"/>
          <w:rtl/>
        </w:rPr>
        <w:t>القانون</w:t>
      </w:r>
      <w:r w:rsidRPr="00DE6131">
        <w:rPr>
          <w:rFonts w:hint="cs"/>
          <w:rtl/>
        </w:rPr>
        <w:t xml:space="preserve"> </w:t>
      </w:r>
      <w:r w:rsidR="007B4BF4" w:rsidRPr="00DE6131">
        <w:rPr>
          <w:rFonts w:hint="cs"/>
          <w:rtl/>
        </w:rPr>
        <w:t>العام</w:t>
      </w:r>
      <w:r w:rsidRPr="00DE6131">
        <w:rPr>
          <w:rFonts w:hint="cs"/>
          <w:rtl/>
        </w:rPr>
        <w:t xml:space="preserve"> </w:t>
      </w:r>
      <w:r w:rsidR="007B4BF4" w:rsidRPr="00DE6131">
        <w:rPr>
          <w:rFonts w:hint="cs"/>
          <w:rtl/>
        </w:rPr>
        <w:t>القائمة</w:t>
      </w:r>
      <w:r w:rsidRPr="00DE6131">
        <w:rPr>
          <w:rFonts w:hint="cs"/>
          <w:rtl/>
        </w:rPr>
        <w:t xml:space="preserve"> </w:t>
      </w:r>
      <w:r w:rsidR="007B4BF4" w:rsidRPr="00DE6131">
        <w:rPr>
          <w:rFonts w:hint="cs"/>
          <w:rtl/>
        </w:rPr>
        <w:t>على</w:t>
      </w:r>
      <w:r w:rsidRPr="00DE6131">
        <w:rPr>
          <w:rFonts w:hint="cs"/>
          <w:rtl/>
        </w:rPr>
        <w:t xml:space="preserve"> </w:t>
      </w:r>
      <w:r w:rsidR="007B4BF4" w:rsidRPr="00DE6131">
        <w:rPr>
          <w:rFonts w:hint="cs"/>
          <w:rtl/>
        </w:rPr>
        <w:t>تسيير</w:t>
      </w:r>
      <w:r w:rsidRPr="00DE6131">
        <w:rPr>
          <w:rFonts w:hint="cs"/>
          <w:rtl/>
        </w:rPr>
        <w:t xml:space="preserve"> </w:t>
      </w:r>
      <w:r w:rsidR="007B4BF4" w:rsidRPr="00DE6131">
        <w:rPr>
          <w:rFonts w:hint="cs"/>
          <w:rtl/>
        </w:rPr>
        <w:t>المرفق</w:t>
      </w:r>
      <w:r w:rsidRPr="00DE6131">
        <w:rPr>
          <w:rFonts w:hint="cs"/>
          <w:rtl/>
        </w:rPr>
        <w:t xml:space="preserve"> </w:t>
      </w:r>
      <w:r w:rsidR="007B4BF4" w:rsidRPr="00DE6131">
        <w:rPr>
          <w:rFonts w:hint="cs"/>
          <w:rtl/>
        </w:rPr>
        <w:t>العام</w:t>
      </w:r>
      <w:r w:rsidRPr="00DE6131">
        <w:rPr>
          <w:rFonts w:hint="cs"/>
          <w:rtl/>
        </w:rPr>
        <w:t xml:space="preserve"> </w:t>
      </w:r>
      <w:r w:rsidR="007B4BF4" w:rsidRPr="00DE6131">
        <w:rPr>
          <w:rFonts w:hint="cs"/>
          <w:rtl/>
        </w:rPr>
        <w:t>العمل</w:t>
      </w:r>
      <w:r w:rsidRPr="00DE6131">
        <w:rPr>
          <w:rFonts w:hint="cs"/>
          <w:rtl/>
        </w:rPr>
        <w:t xml:space="preserve"> </w:t>
      </w:r>
      <w:r w:rsidR="007B4BF4" w:rsidRPr="00DE6131">
        <w:rPr>
          <w:rFonts w:hint="cs"/>
          <w:rtl/>
        </w:rPr>
        <w:t>على</w:t>
      </w:r>
      <w:r w:rsidRPr="00DE6131">
        <w:rPr>
          <w:rFonts w:hint="cs"/>
          <w:rtl/>
        </w:rPr>
        <w:t xml:space="preserve"> </w:t>
      </w:r>
      <w:r w:rsidR="00B81031" w:rsidRPr="00DE6131">
        <w:rPr>
          <w:rFonts w:hint="cs"/>
          <w:rtl/>
        </w:rPr>
        <w:t>ضمان</w:t>
      </w:r>
      <w:r w:rsidRPr="00DE6131">
        <w:rPr>
          <w:rFonts w:hint="cs"/>
          <w:rtl/>
        </w:rPr>
        <w:t xml:space="preserve"> </w:t>
      </w:r>
      <w:r w:rsidR="00B81031" w:rsidRPr="00DE6131">
        <w:rPr>
          <w:rFonts w:hint="cs"/>
          <w:rtl/>
        </w:rPr>
        <w:t>السير</w:t>
      </w:r>
      <w:r w:rsidRPr="00DE6131">
        <w:rPr>
          <w:rFonts w:hint="cs"/>
          <w:rtl/>
        </w:rPr>
        <w:t xml:space="preserve"> </w:t>
      </w:r>
      <w:r w:rsidR="00EA5CA4" w:rsidRPr="00DE6131">
        <w:rPr>
          <w:rFonts w:hint="cs"/>
          <w:rtl/>
        </w:rPr>
        <w:t>العادي</w:t>
      </w:r>
      <w:r w:rsidRPr="00DE6131">
        <w:rPr>
          <w:rFonts w:hint="cs"/>
          <w:rtl/>
        </w:rPr>
        <w:t xml:space="preserve"> </w:t>
      </w:r>
      <w:r w:rsidR="006B5704">
        <w:rPr>
          <w:rFonts w:hint="cs"/>
          <w:rtl/>
        </w:rPr>
        <w:t>و</w:t>
      </w:r>
      <w:r w:rsidR="00EA5CA4" w:rsidRPr="00DE6131">
        <w:rPr>
          <w:rFonts w:hint="cs"/>
          <w:rtl/>
        </w:rPr>
        <w:t>المنتظم</w:t>
      </w:r>
      <w:r w:rsidRPr="00DE6131">
        <w:rPr>
          <w:rFonts w:hint="cs"/>
          <w:rtl/>
        </w:rPr>
        <w:t xml:space="preserve"> </w:t>
      </w:r>
      <w:r w:rsidR="00B81031" w:rsidRPr="00DE6131">
        <w:rPr>
          <w:rFonts w:hint="cs"/>
          <w:rtl/>
        </w:rPr>
        <w:t>له،</w:t>
      </w:r>
      <w:r w:rsidRPr="00DE6131">
        <w:rPr>
          <w:rFonts w:hint="cs"/>
          <w:rtl/>
        </w:rPr>
        <w:t xml:space="preserve"> </w:t>
      </w:r>
      <w:r w:rsidR="00B81031" w:rsidRPr="00DE6131">
        <w:rPr>
          <w:rFonts w:hint="cs"/>
          <w:rtl/>
        </w:rPr>
        <w:t>و</w:t>
      </w:r>
      <w:r w:rsidR="00767050" w:rsidRPr="00DE6131">
        <w:rPr>
          <w:rFonts w:hint="cs"/>
          <w:rtl/>
        </w:rPr>
        <w:t>إضفاء</w:t>
      </w:r>
      <w:r w:rsidRPr="00DE6131">
        <w:rPr>
          <w:rFonts w:hint="cs"/>
          <w:rtl/>
        </w:rPr>
        <w:t xml:space="preserve"> </w:t>
      </w:r>
      <w:r w:rsidR="00767050" w:rsidRPr="00DE6131">
        <w:rPr>
          <w:rFonts w:hint="cs"/>
          <w:rtl/>
        </w:rPr>
        <w:t>نوع</w:t>
      </w:r>
      <w:r w:rsidRPr="00DE6131">
        <w:rPr>
          <w:rFonts w:hint="cs"/>
          <w:rtl/>
        </w:rPr>
        <w:t xml:space="preserve"> </w:t>
      </w:r>
      <w:r w:rsidR="00767050" w:rsidRPr="00DE6131">
        <w:rPr>
          <w:rFonts w:hint="cs"/>
          <w:rtl/>
        </w:rPr>
        <w:t>من</w:t>
      </w:r>
      <w:r w:rsidRPr="00DE6131">
        <w:rPr>
          <w:rFonts w:hint="cs"/>
          <w:rtl/>
        </w:rPr>
        <w:t xml:space="preserve"> </w:t>
      </w:r>
      <w:r w:rsidR="00767050" w:rsidRPr="00DE6131">
        <w:rPr>
          <w:rFonts w:hint="cs"/>
          <w:rtl/>
        </w:rPr>
        <w:t>المرونة</w:t>
      </w:r>
      <w:r w:rsidRPr="00DE6131">
        <w:rPr>
          <w:rFonts w:hint="cs"/>
          <w:rtl/>
        </w:rPr>
        <w:t xml:space="preserve"> </w:t>
      </w:r>
      <w:r w:rsidR="00B81031" w:rsidRPr="00DE6131">
        <w:rPr>
          <w:rFonts w:hint="cs"/>
          <w:rtl/>
        </w:rPr>
        <w:t>اللازمة</w:t>
      </w:r>
      <w:r w:rsidRPr="00DE6131">
        <w:rPr>
          <w:rFonts w:hint="cs"/>
          <w:rtl/>
        </w:rPr>
        <w:t xml:space="preserve"> </w:t>
      </w:r>
      <w:r w:rsidR="00513E5F" w:rsidRPr="00DE6131">
        <w:rPr>
          <w:rFonts w:hint="cs"/>
          <w:rtl/>
        </w:rPr>
        <w:t>سواء</w:t>
      </w:r>
      <w:r w:rsidRPr="00DE6131">
        <w:rPr>
          <w:rFonts w:hint="cs"/>
          <w:rtl/>
        </w:rPr>
        <w:t xml:space="preserve"> </w:t>
      </w:r>
      <w:r w:rsidR="00513E5F" w:rsidRPr="00DE6131">
        <w:rPr>
          <w:rFonts w:hint="cs"/>
          <w:rtl/>
        </w:rPr>
        <w:t>في</w:t>
      </w:r>
      <w:r w:rsidRPr="00DE6131">
        <w:rPr>
          <w:rFonts w:hint="cs"/>
          <w:rtl/>
        </w:rPr>
        <w:t xml:space="preserve"> </w:t>
      </w:r>
      <w:r w:rsidR="00B81031" w:rsidRPr="00DE6131">
        <w:rPr>
          <w:rFonts w:hint="cs"/>
          <w:rtl/>
        </w:rPr>
        <w:t>طرق</w:t>
      </w:r>
      <w:r w:rsidRPr="00DE6131">
        <w:rPr>
          <w:rFonts w:hint="cs"/>
          <w:rtl/>
        </w:rPr>
        <w:t xml:space="preserve"> </w:t>
      </w:r>
      <w:r w:rsidR="00513E5F" w:rsidRPr="00DE6131">
        <w:rPr>
          <w:rFonts w:hint="cs"/>
          <w:rtl/>
        </w:rPr>
        <w:t>إنشاء</w:t>
      </w:r>
      <w:r w:rsidRPr="00DE6131">
        <w:rPr>
          <w:rFonts w:hint="cs"/>
          <w:rtl/>
        </w:rPr>
        <w:t xml:space="preserve"> </w:t>
      </w:r>
      <w:r w:rsidR="00767050" w:rsidRPr="00DE6131">
        <w:rPr>
          <w:rFonts w:hint="cs"/>
          <w:rtl/>
        </w:rPr>
        <w:t>المرافق</w:t>
      </w:r>
      <w:r w:rsidRPr="00DE6131">
        <w:rPr>
          <w:rFonts w:hint="cs"/>
          <w:rtl/>
        </w:rPr>
        <w:t xml:space="preserve"> </w:t>
      </w:r>
      <w:r w:rsidR="00767050" w:rsidRPr="00DE6131">
        <w:rPr>
          <w:rFonts w:hint="cs"/>
          <w:rtl/>
        </w:rPr>
        <w:t>العامة</w:t>
      </w:r>
      <w:r w:rsidRPr="00DE6131">
        <w:rPr>
          <w:rFonts w:hint="cs"/>
          <w:rtl/>
        </w:rPr>
        <w:t xml:space="preserve"> </w:t>
      </w:r>
      <w:r w:rsidR="00513E5F" w:rsidRPr="00DE6131">
        <w:rPr>
          <w:rFonts w:hint="cs"/>
          <w:rtl/>
        </w:rPr>
        <w:t>أ</w:t>
      </w:r>
      <w:r w:rsidR="00692007" w:rsidRPr="00DE6131">
        <w:rPr>
          <w:rFonts w:hint="cs"/>
          <w:rtl/>
        </w:rPr>
        <w:t>و</w:t>
      </w:r>
      <w:r w:rsidRPr="00DE6131">
        <w:rPr>
          <w:rFonts w:hint="cs"/>
          <w:rtl/>
        </w:rPr>
        <w:t xml:space="preserve"> </w:t>
      </w:r>
      <w:r w:rsidR="00513E5F" w:rsidRPr="00DE6131">
        <w:rPr>
          <w:rFonts w:hint="cs"/>
          <w:rtl/>
        </w:rPr>
        <w:t>في</w:t>
      </w:r>
      <w:r w:rsidRPr="00DE6131">
        <w:rPr>
          <w:rFonts w:hint="cs"/>
          <w:rtl/>
        </w:rPr>
        <w:t xml:space="preserve"> </w:t>
      </w:r>
      <w:r w:rsidR="00767050" w:rsidRPr="00DE6131">
        <w:rPr>
          <w:rFonts w:hint="cs"/>
          <w:rtl/>
        </w:rPr>
        <w:t>ابتكار</w:t>
      </w:r>
      <w:r w:rsidRPr="00DE6131">
        <w:rPr>
          <w:rFonts w:hint="cs"/>
          <w:rtl/>
        </w:rPr>
        <w:t xml:space="preserve"> </w:t>
      </w:r>
      <w:r w:rsidR="00767050" w:rsidRPr="00DE6131">
        <w:rPr>
          <w:rFonts w:hint="cs"/>
          <w:rtl/>
        </w:rPr>
        <w:t>طرق</w:t>
      </w:r>
      <w:r w:rsidRPr="00DE6131">
        <w:rPr>
          <w:rFonts w:hint="cs"/>
          <w:rtl/>
        </w:rPr>
        <w:t xml:space="preserve"> </w:t>
      </w:r>
      <w:r w:rsidR="00767050" w:rsidRPr="00DE6131">
        <w:rPr>
          <w:rFonts w:hint="cs"/>
          <w:rtl/>
        </w:rPr>
        <w:t>أكثر</w:t>
      </w:r>
      <w:r w:rsidRPr="00DE6131">
        <w:rPr>
          <w:rFonts w:hint="cs"/>
          <w:rtl/>
        </w:rPr>
        <w:t xml:space="preserve"> </w:t>
      </w:r>
      <w:r w:rsidR="00767050" w:rsidRPr="00DE6131">
        <w:rPr>
          <w:rFonts w:hint="cs"/>
          <w:rtl/>
        </w:rPr>
        <w:t>نجاعة</w:t>
      </w:r>
      <w:r w:rsidRPr="00DE6131">
        <w:rPr>
          <w:rFonts w:hint="cs"/>
          <w:rtl/>
        </w:rPr>
        <w:t xml:space="preserve"> </w:t>
      </w:r>
      <w:r w:rsidR="00767050" w:rsidRPr="00DE6131">
        <w:rPr>
          <w:rFonts w:hint="cs"/>
          <w:rtl/>
        </w:rPr>
        <w:t>لتسييرها.</w:t>
      </w:r>
      <w:bookmarkEnd w:id="8"/>
      <w:bookmarkEnd w:id="9"/>
      <w:bookmarkEnd w:id="10"/>
      <w:bookmarkEnd w:id="11"/>
      <w:r w:rsidRPr="00DE6131">
        <w:rPr>
          <w:rFonts w:hint="cs"/>
          <w:rtl/>
        </w:rPr>
        <w:t xml:space="preserve"> </w:t>
      </w:r>
    </w:p>
    <w:p w14:paraId="59F19308" w14:textId="50C70580" w:rsidR="007062C0" w:rsidRPr="00DE6131" w:rsidRDefault="00713331" w:rsidP="00960774">
      <w:pPr>
        <w:rPr>
          <w:rtl/>
        </w:rPr>
      </w:pPr>
      <w:r w:rsidRPr="00DE6131">
        <w:rPr>
          <w:rFonts w:hint="cs"/>
          <w:rtl/>
        </w:rPr>
        <w:t xml:space="preserve"> </w:t>
      </w:r>
      <w:bookmarkStart w:id="12" w:name="_Toc165664076"/>
      <w:bookmarkStart w:id="13" w:name="_Toc165664587"/>
      <w:bookmarkStart w:id="14" w:name="_Toc165665087"/>
      <w:bookmarkStart w:id="15" w:name="_Toc165665230"/>
      <w:r w:rsidR="00A6531C" w:rsidRPr="00DE6131">
        <w:rPr>
          <w:rFonts w:hint="cs"/>
          <w:rtl/>
        </w:rPr>
        <w:t>ف</w:t>
      </w:r>
      <w:r w:rsidR="00161BBA" w:rsidRPr="00DE6131">
        <w:rPr>
          <w:rFonts w:hint="cs"/>
          <w:rtl/>
        </w:rPr>
        <w:t>قد</w:t>
      </w:r>
      <w:r w:rsidR="00A6531C" w:rsidRPr="00DE6131">
        <w:rPr>
          <w:rFonts w:hint="cs"/>
          <w:rtl/>
        </w:rPr>
        <w:t>عرف</w:t>
      </w:r>
      <w:r w:rsidRPr="00DE6131">
        <w:rPr>
          <w:rtl/>
        </w:rPr>
        <w:t xml:space="preserve"> </w:t>
      </w:r>
      <w:r w:rsidR="001578F4" w:rsidRPr="00DE6131">
        <w:rPr>
          <w:rtl/>
        </w:rPr>
        <w:t>تسيير</w:t>
      </w:r>
      <w:r w:rsidRPr="00DE6131">
        <w:rPr>
          <w:rFonts w:hint="cs"/>
          <w:rtl/>
        </w:rPr>
        <w:t xml:space="preserve"> </w:t>
      </w:r>
      <w:r w:rsidR="001578F4" w:rsidRPr="00DE6131">
        <w:rPr>
          <w:rFonts w:hint="cs"/>
          <w:rtl/>
        </w:rPr>
        <w:t>المرفق</w:t>
      </w:r>
      <w:r w:rsidRPr="00DE6131">
        <w:rPr>
          <w:rFonts w:hint="cs"/>
          <w:rtl/>
        </w:rPr>
        <w:t xml:space="preserve"> </w:t>
      </w:r>
      <w:r w:rsidR="001578F4" w:rsidRPr="00DE6131">
        <w:rPr>
          <w:rFonts w:hint="cs"/>
          <w:rtl/>
        </w:rPr>
        <w:t>العمومي</w:t>
      </w:r>
      <w:r w:rsidRPr="00DE6131">
        <w:rPr>
          <w:rFonts w:hint="cs"/>
          <w:rtl/>
        </w:rPr>
        <w:t xml:space="preserve"> </w:t>
      </w:r>
      <w:r w:rsidR="00A6531C" w:rsidRPr="00DE6131">
        <w:rPr>
          <w:rtl/>
        </w:rPr>
        <w:t>تطورا</w:t>
      </w:r>
      <w:r w:rsidRPr="00DE6131">
        <w:rPr>
          <w:rtl/>
        </w:rPr>
        <w:t xml:space="preserve"> </w:t>
      </w:r>
      <w:r w:rsidR="001578F4" w:rsidRPr="00DE6131">
        <w:rPr>
          <w:rFonts w:hint="cs"/>
          <w:rtl/>
        </w:rPr>
        <w:t>متسارعا</w:t>
      </w:r>
      <w:r w:rsidR="00A6531C" w:rsidRPr="00DE6131">
        <w:rPr>
          <w:rtl/>
        </w:rPr>
        <w:t>،</w:t>
      </w:r>
      <w:r w:rsidRPr="00DE6131">
        <w:rPr>
          <w:rtl/>
        </w:rPr>
        <w:t xml:space="preserve"> </w:t>
      </w:r>
      <w:r w:rsidR="00A6531C" w:rsidRPr="00DE6131">
        <w:rPr>
          <w:rtl/>
        </w:rPr>
        <w:t>حيث</w:t>
      </w:r>
      <w:r w:rsidRPr="00DE6131">
        <w:rPr>
          <w:rtl/>
        </w:rPr>
        <w:t xml:space="preserve"> </w:t>
      </w:r>
      <w:r w:rsidR="001578F4" w:rsidRPr="00DE6131">
        <w:rPr>
          <w:rFonts w:hint="cs"/>
          <w:rtl/>
        </w:rPr>
        <w:t>لجأت</w:t>
      </w:r>
      <w:r w:rsidRPr="00DE6131">
        <w:rPr>
          <w:rtl/>
        </w:rPr>
        <w:t xml:space="preserve"> </w:t>
      </w:r>
      <w:r w:rsidR="00A6531C" w:rsidRPr="00DE6131">
        <w:rPr>
          <w:rtl/>
        </w:rPr>
        <w:t>الدول</w:t>
      </w:r>
      <w:r w:rsidRPr="00DE6131">
        <w:rPr>
          <w:rtl/>
        </w:rPr>
        <w:t xml:space="preserve"> </w:t>
      </w:r>
      <w:r w:rsidR="00A6531C" w:rsidRPr="00DE6131">
        <w:rPr>
          <w:rtl/>
        </w:rPr>
        <w:t>في</w:t>
      </w:r>
      <w:r w:rsidRPr="00DE6131">
        <w:rPr>
          <w:rtl/>
        </w:rPr>
        <w:t xml:space="preserve"> </w:t>
      </w:r>
      <w:r w:rsidR="001578F4" w:rsidRPr="00DE6131">
        <w:rPr>
          <w:rFonts w:hint="cs"/>
          <w:rtl/>
        </w:rPr>
        <w:t>بداياتها</w:t>
      </w:r>
      <w:r w:rsidRPr="00DE6131">
        <w:rPr>
          <w:rtl/>
        </w:rPr>
        <w:t xml:space="preserve"> </w:t>
      </w:r>
      <w:r w:rsidR="000A0B9F" w:rsidRPr="00DE6131">
        <w:rPr>
          <w:rFonts w:hint="cs"/>
          <w:rtl/>
        </w:rPr>
        <w:t>إلى</w:t>
      </w:r>
      <w:r w:rsidRPr="00DE6131">
        <w:rPr>
          <w:rtl/>
        </w:rPr>
        <w:t xml:space="preserve"> </w:t>
      </w:r>
      <w:r w:rsidR="00A6531C" w:rsidRPr="00DE6131">
        <w:rPr>
          <w:rtl/>
        </w:rPr>
        <w:t>التسيير</w:t>
      </w:r>
      <w:r w:rsidRPr="00DE6131">
        <w:rPr>
          <w:rtl/>
        </w:rPr>
        <w:t xml:space="preserve"> </w:t>
      </w:r>
      <w:r w:rsidR="00A6531C" w:rsidRPr="00DE6131">
        <w:rPr>
          <w:rtl/>
        </w:rPr>
        <w:t>المباشر</w:t>
      </w:r>
      <w:r w:rsidRPr="00DE6131">
        <w:rPr>
          <w:rFonts w:hint="cs"/>
          <w:rtl/>
        </w:rPr>
        <w:t xml:space="preserve"> </w:t>
      </w:r>
      <w:r w:rsidR="00A6531C" w:rsidRPr="00DE6131">
        <w:rPr>
          <w:rtl/>
        </w:rPr>
        <w:t>وأسلوب</w:t>
      </w:r>
      <w:r w:rsidRPr="00DE6131">
        <w:rPr>
          <w:rtl/>
        </w:rPr>
        <w:t xml:space="preserve"> </w:t>
      </w:r>
      <w:r w:rsidR="00A6531C" w:rsidRPr="00DE6131">
        <w:rPr>
          <w:rtl/>
        </w:rPr>
        <w:t>المؤسسة</w:t>
      </w:r>
      <w:r w:rsidRPr="00DE6131">
        <w:rPr>
          <w:rtl/>
        </w:rPr>
        <w:t xml:space="preserve"> </w:t>
      </w:r>
      <w:r w:rsidR="00A6531C" w:rsidRPr="00DE6131">
        <w:rPr>
          <w:rtl/>
        </w:rPr>
        <w:t>العمومية</w:t>
      </w:r>
      <w:r w:rsidRPr="00DE6131">
        <w:rPr>
          <w:rtl/>
        </w:rPr>
        <w:t xml:space="preserve"> </w:t>
      </w:r>
      <w:r w:rsidR="00A6531C" w:rsidRPr="00DE6131">
        <w:rPr>
          <w:rtl/>
        </w:rPr>
        <w:t>في</w:t>
      </w:r>
      <w:r w:rsidRPr="00DE6131">
        <w:rPr>
          <w:rtl/>
        </w:rPr>
        <w:t xml:space="preserve"> </w:t>
      </w:r>
      <w:r w:rsidR="00A6531C" w:rsidRPr="00DE6131">
        <w:rPr>
          <w:rtl/>
        </w:rPr>
        <w:t>مرحلة</w:t>
      </w:r>
      <w:r w:rsidRPr="00DE6131">
        <w:rPr>
          <w:rtl/>
        </w:rPr>
        <w:t xml:space="preserve"> </w:t>
      </w:r>
      <w:r w:rsidR="00A6531C" w:rsidRPr="00DE6131">
        <w:rPr>
          <w:rtl/>
        </w:rPr>
        <w:t>الدولة</w:t>
      </w:r>
      <w:r w:rsidRPr="00DE6131">
        <w:rPr>
          <w:rtl/>
        </w:rPr>
        <w:t xml:space="preserve"> </w:t>
      </w:r>
      <w:r w:rsidR="00A6531C" w:rsidRPr="00DE6131">
        <w:rPr>
          <w:rtl/>
        </w:rPr>
        <w:t>المتدخلة</w:t>
      </w:r>
      <w:r w:rsidRPr="00DE6131">
        <w:rPr>
          <w:rtl/>
        </w:rPr>
        <w:t xml:space="preserve"> </w:t>
      </w:r>
      <w:r w:rsidR="00A6531C" w:rsidRPr="00DE6131">
        <w:rPr>
          <w:rtl/>
        </w:rPr>
        <w:t>في</w:t>
      </w:r>
      <w:r w:rsidRPr="00DE6131">
        <w:rPr>
          <w:rtl/>
        </w:rPr>
        <w:t xml:space="preserve"> </w:t>
      </w:r>
      <w:r w:rsidR="00A6531C" w:rsidRPr="00DE6131">
        <w:rPr>
          <w:rtl/>
        </w:rPr>
        <w:t>الحياة</w:t>
      </w:r>
      <w:r w:rsidRPr="00DE6131">
        <w:rPr>
          <w:rtl/>
        </w:rPr>
        <w:t xml:space="preserve"> </w:t>
      </w:r>
      <w:r w:rsidR="00A6531C" w:rsidRPr="00DE6131">
        <w:rPr>
          <w:rtl/>
        </w:rPr>
        <w:t>الاقتصادية،</w:t>
      </w:r>
      <w:r w:rsidRPr="00DE6131">
        <w:rPr>
          <w:rtl/>
        </w:rPr>
        <w:t xml:space="preserve"> </w:t>
      </w:r>
      <w:r w:rsidR="00A6531C" w:rsidRPr="00DE6131">
        <w:rPr>
          <w:rtl/>
        </w:rPr>
        <w:t>نظرا</w:t>
      </w:r>
      <w:r w:rsidRPr="00DE6131">
        <w:rPr>
          <w:rtl/>
        </w:rPr>
        <w:t xml:space="preserve"> </w:t>
      </w:r>
      <w:r w:rsidR="00A6531C" w:rsidRPr="00DE6131">
        <w:rPr>
          <w:rtl/>
        </w:rPr>
        <w:t>لقلة</w:t>
      </w:r>
      <w:r w:rsidRPr="00DE6131">
        <w:rPr>
          <w:rtl/>
        </w:rPr>
        <w:t xml:space="preserve"> </w:t>
      </w:r>
      <w:r w:rsidR="00A6531C" w:rsidRPr="00DE6131">
        <w:rPr>
          <w:rtl/>
        </w:rPr>
        <w:t>المرافق</w:t>
      </w:r>
      <w:r w:rsidRPr="00DE6131">
        <w:rPr>
          <w:rtl/>
        </w:rPr>
        <w:t xml:space="preserve"> </w:t>
      </w:r>
      <w:r w:rsidR="00A6531C" w:rsidRPr="00DE6131">
        <w:rPr>
          <w:rtl/>
        </w:rPr>
        <w:t>العمومية</w:t>
      </w:r>
      <w:r w:rsidRPr="00DE6131">
        <w:rPr>
          <w:rFonts w:hint="cs"/>
          <w:rtl/>
        </w:rPr>
        <w:t xml:space="preserve"> </w:t>
      </w:r>
      <w:r w:rsidR="00A6531C" w:rsidRPr="00DE6131">
        <w:rPr>
          <w:rFonts w:hint="cs"/>
          <w:rtl/>
        </w:rPr>
        <w:t>وقلة</w:t>
      </w:r>
      <w:r w:rsidRPr="00DE6131">
        <w:rPr>
          <w:rFonts w:hint="cs"/>
          <w:rtl/>
        </w:rPr>
        <w:t xml:space="preserve"> </w:t>
      </w:r>
      <w:r w:rsidR="00A6531C" w:rsidRPr="00DE6131">
        <w:rPr>
          <w:rFonts w:hint="cs"/>
          <w:rtl/>
        </w:rPr>
        <w:t>الحاجيات</w:t>
      </w:r>
      <w:r w:rsidRPr="00DE6131">
        <w:rPr>
          <w:rFonts w:hint="cs"/>
          <w:rtl/>
        </w:rPr>
        <w:t xml:space="preserve"> </w:t>
      </w:r>
      <w:r w:rsidR="00A6531C" w:rsidRPr="00DE6131">
        <w:rPr>
          <w:rFonts w:hint="cs"/>
          <w:rtl/>
        </w:rPr>
        <w:t>العمومية</w:t>
      </w:r>
      <w:r w:rsidRPr="00DE6131">
        <w:rPr>
          <w:rFonts w:hint="cs"/>
          <w:rtl/>
        </w:rPr>
        <w:t xml:space="preserve"> </w:t>
      </w:r>
      <w:r w:rsidR="00A6531C" w:rsidRPr="00DE6131">
        <w:rPr>
          <w:rFonts w:hint="cs"/>
          <w:rtl/>
        </w:rPr>
        <w:t>وبساطتها</w:t>
      </w:r>
      <w:r w:rsidR="001578F4" w:rsidRPr="00DE6131">
        <w:rPr>
          <w:rFonts w:hint="cs"/>
          <w:rtl/>
        </w:rPr>
        <w:t>،</w:t>
      </w:r>
      <w:r w:rsidRPr="00DE6131">
        <w:rPr>
          <w:rFonts w:hint="cs"/>
          <w:rtl/>
        </w:rPr>
        <w:t xml:space="preserve"> </w:t>
      </w:r>
      <w:r w:rsidR="00A6531C" w:rsidRPr="00DE6131">
        <w:rPr>
          <w:rtl/>
        </w:rPr>
        <w:t>وكذا</w:t>
      </w:r>
      <w:r w:rsidRPr="00DE6131">
        <w:rPr>
          <w:rtl/>
        </w:rPr>
        <w:t xml:space="preserve"> </w:t>
      </w:r>
      <w:r w:rsidR="00A6531C" w:rsidRPr="00DE6131">
        <w:rPr>
          <w:rtl/>
        </w:rPr>
        <w:t>الفلسفة</w:t>
      </w:r>
      <w:r w:rsidRPr="00DE6131">
        <w:rPr>
          <w:rtl/>
        </w:rPr>
        <w:t xml:space="preserve"> </w:t>
      </w:r>
      <w:r w:rsidR="00885FDB" w:rsidRPr="00DE6131">
        <w:rPr>
          <w:rFonts w:hint="cs"/>
          <w:rtl/>
        </w:rPr>
        <w:t>السياسية</w:t>
      </w:r>
      <w:r w:rsidRPr="00DE6131">
        <w:rPr>
          <w:rFonts w:hint="cs"/>
          <w:rtl/>
        </w:rPr>
        <w:t xml:space="preserve"> </w:t>
      </w:r>
      <w:r w:rsidR="00885FDB" w:rsidRPr="00DE6131">
        <w:rPr>
          <w:rFonts w:hint="cs"/>
          <w:rtl/>
        </w:rPr>
        <w:t>و</w:t>
      </w:r>
      <w:r w:rsidR="00A6531C" w:rsidRPr="00DE6131">
        <w:rPr>
          <w:rtl/>
        </w:rPr>
        <w:t>الاقتصادية</w:t>
      </w:r>
      <w:r w:rsidRPr="00DE6131">
        <w:rPr>
          <w:rtl/>
        </w:rPr>
        <w:t xml:space="preserve"> </w:t>
      </w:r>
      <w:r w:rsidR="00A6531C" w:rsidRPr="00DE6131">
        <w:rPr>
          <w:rtl/>
        </w:rPr>
        <w:t>السائدة</w:t>
      </w:r>
      <w:r w:rsidRPr="00DE6131">
        <w:rPr>
          <w:rtl/>
        </w:rPr>
        <w:t xml:space="preserve"> </w:t>
      </w:r>
      <w:r w:rsidR="00A6531C" w:rsidRPr="00DE6131">
        <w:rPr>
          <w:rtl/>
        </w:rPr>
        <w:t>آنذاك</w:t>
      </w:r>
      <w:r w:rsidRPr="00DE6131">
        <w:rPr>
          <w:rtl/>
        </w:rPr>
        <w:t xml:space="preserve"> </w:t>
      </w:r>
      <w:r w:rsidR="00C928DE" w:rsidRPr="00DE6131">
        <w:rPr>
          <w:rFonts w:hint="cs"/>
          <w:rtl/>
        </w:rPr>
        <w:t>و</w:t>
      </w:r>
      <w:r w:rsidR="00A6531C" w:rsidRPr="00DE6131">
        <w:rPr>
          <w:rtl/>
        </w:rPr>
        <w:t>مع</w:t>
      </w:r>
      <w:r w:rsidRPr="00DE6131">
        <w:rPr>
          <w:rtl/>
        </w:rPr>
        <w:t xml:space="preserve"> </w:t>
      </w:r>
      <w:r w:rsidR="00A6531C" w:rsidRPr="00DE6131">
        <w:rPr>
          <w:rtl/>
        </w:rPr>
        <w:t>تطور</w:t>
      </w:r>
      <w:r w:rsidRPr="00DE6131">
        <w:rPr>
          <w:rFonts w:hint="cs"/>
          <w:rtl/>
        </w:rPr>
        <w:t xml:space="preserve"> </w:t>
      </w:r>
      <w:r w:rsidR="00A6531C" w:rsidRPr="00DE6131">
        <w:rPr>
          <w:rtl/>
        </w:rPr>
        <w:t>الدولة</w:t>
      </w:r>
      <w:r w:rsidRPr="00DE6131">
        <w:rPr>
          <w:rtl/>
        </w:rPr>
        <w:t xml:space="preserve"> </w:t>
      </w:r>
      <w:r w:rsidR="00A6531C" w:rsidRPr="00DE6131">
        <w:rPr>
          <w:rtl/>
        </w:rPr>
        <w:t>وتنوع</w:t>
      </w:r>
      <w:r w:rsidRPr="00DE6131">
        <w:rPr>
          <w:rtl/>
        </w:rPr>
        <w:t xml:space="preserve"> </w:t>
      </w:r>
      <w:r w:rsidR="00A6531C" w:rsidRPr="00DE6131">
        <w:rPr>
          <w:rtl/>
        </w:rPr>
        <w:t>مرافقها</w:t>
      </w:r>
      <w:r w:rsidRPr="00DE6131">
        <w:rPr>
          <w:rFonts w:hint="cs"/>
          <w:rtl/>
        </w:rPr>
        <w:t xml:space="preserve"> </w:t>
      </w:r>
      <w:r w:rsidR="00D42A57" w:rsidRPr="00DE6131">
        <w:rPr>
          <w:rFonts w:hint="cs"/>
          <w:rtl/>
        </w:rPr>
        <w:t>ووظائفها</w:t>
      </w:r>
      <w:r w:rsidRPr="00DE6131">
        <w:rPr>
          <w:rtl/>
        </w:rPr>
        <w:t xml:space="preserve"> </w:t>
      </w:r>
      <w:r w:rsidR="00A6531C" w:rsidRPr="00DE6131">
        <w:rPr>
          <w:rtl/>
        </w:rPr>
        <w:t>وتعدد</w:t>
      </w:r>
      <w:r w:rsidRPr="00DE6131">
        <w:rPr>
          <w:rtl/>
        </w:rPr>
        <w:t xml:space="preserve"> </w:t>
      </w:r>
      <w:r w:rsidR="00A6531C" w:rsidRPr="00DE6131">
        <w:rPr>
          <w:rtl/>
        </w:rPr>
        <w:t>حاجيات</w:t>
      </w:r>
      <w:r w:rsidRPr="00DE6131">
        <w:rPr>
          <w:rtl/>
        </w:rPr>
        <w:t xml:space="preserve"> </w:t>
      </w:r>
      <w:r w:rsidR="00A6531C" w:rsidRPr="00DE6131">
        <w:rPr>
          <w:rtl/>
        </w:rPr>
        <w:t>مواطنيها</w:t>
      </w:r>
      <w:r w:rsidR="00CC4CA9" w:rsidRPr="00DE6131">
        <w:rPr>
          <w:rFonts w:hint="cs"/>
          <w:rtl/>
        </w:rPr>
        <w:t>،</w:t>
      </w:r>
      <w:r w:rsidRPr="00DE6131">
        <w:rPr>
          <w:rtl/>
        </w:rPr>
        <w:t xml:space="preserve"> </w:t>
      </w:r>
      <w:r w:rsidR="00A6531C" w:rsidRPr="00DE6131">
        <w:rPr>
          <w:rFonts w:hint="cs"/>
          <w:rtl/>
        </w:rPr>
        <w:t>برز</w:t>
      </w:r>
      <w:r w:rsidR="00CC4CA9" w:rsidRPr="00DE6131">
        <w:rPr>
          <w:rFonts w:hint="cs"/>
          <w:rtl/>
        </w:rPr>
        <w:t>ت</w:t>
      </w:r>
      <w:r w:rsidRPr="00DE6131">
        <w:rPr>
          <w:rFonts w:hint="cs"/>
          <w:rtl/>
        </w:rPr>
        <w:t xml:space="preserve"> </w:t>
      </w:r>
      <w:r w:rsidR="00A6531C" w:rsidRPr="00DE6131">
        <w:rPr>
          <w:rFonts w:hint="cs"/>
          <w:rtl/>
        </w:rPr>
        <w:t>حاجيات</w:t>
      </w:r>
      <w:r w:rsidRPr="00DE6131">
        <w:rPr>
          <w:rFonts w:hint="cs"/>
          <w:rtl/>
        </w:rPr>
        <w:t xml:space="preserve"> </w:t>
      </w:r>
      <w:r w:rsidR="00A6531C" w:rsidRPr="00DE6131">
        <w:rPr>
          <w:rFonts w:hint="cs"/>
          <w:rtl/>
        </w:rPr>
        <w:t>متميزة</w:t>
      </w:r>
      <w:r w:rsidRPr="00DE6131">
        <w:rPr>
          <w:rFonts w:hint="cs"/>
          <w:rtl/>
        </w:rPr>
        <w:t xml:space="preserve"> </w:t>
      </w:r>
      <w:r w:rsidR="00A6531C" w:rsidRPr="00DE6131">
        <w:rPr>
          <w:rFonts w:hint="cs"/>
          <w:rtl/>
        </w:rPr>
        <w:t>ومختلفة</w:t>
      </w:r>
      <w:r w:rsidRPr="00DE6131">
        <w:rPr>
          <w:rFonts w:hint="cs"/>
          <w:rtl/>
        </w:rPr>
        <w:t xml:space="preserve"> </w:t>
      </w:r>
      <w:r w:rsidR="00A6531C" w:rsidRPr="00DE6131">
        <w:rPr>
          <w:rFonts w:hint="cs"/>
          <w:rtl/>
        </w:rPr>
        <w:t>للسكان</w:t>
      </w:r>
      <w:r w:rsidRPr="00DE6131">
        <w:rPr>
          <w:rFonts w:hint="cs"/>
          <w:rtl/>
        </w:rPr>
        <w:t xml:space="preserve"> </w:t>
      </w:r>
      <w:r w:rsidR="00CC4CA9" w:rsidRPr="00DE6131">
        <w:rPr>
          <w:rFonts w:hint="cs"/>
          <w:rtl/>
        </w:rPr>
        <w:t>ساهمت</w:t>
      </w:r>
      <w:r w:rsidRPr="00DE6131">
        <w:rPr>
          <w:rFonts w:hint="cs"/>
          <w:rtl/>
        </w:rPr>
        <w:t xml:space="preserve"> </w:t>
      </w:r>
      <w:r w:rsidR="00CC4CA9" w:rsidRPr="00DE6131">
        <w:rPr>
          <w:rFonts w:hint="cs"/>
          <w:rtl/>
        </w:rPr>
        <w:t>في</w:t>
      </w:r>
      <w:r w:rsidRPr="00DE6131">
        <w:rPr>
          <w:rFonts w:hint="cs"/>
          <w:rtl/>
        </w:rPr>
        <w:t xml:space="preserve"> </w:t>
      </w:r>
      <w:r w:rsidR="00CC4CA9" w:rsidRPr="00DE6131">
        <w:rPr>
          <w:rFonts w:hint="cs"/>
          <w:rtl/>
        </w:rPr>
        <w:t>تطور</w:t>
      </w:r>
      <w:r w:rsidRPr="00DE6131">
        <w:rPr>
          <w:rFonts w:hint="cs"/>
          <w:rtl/>
        </w:rPr>
        <w:t xml:space="preserve"> </w:t>
      </w:r>
      <w:r w:rsidR="00A6531C" w:rsidRPr="00DE6131">
        <w:rPr>
          <w:rFonts w:hint="cs"/>
          <w:rtl/>
        </w:rPr>
        <w:t>المستوى</w:t>
      </w:r>
      <w:r w:rsidRPr="00DE6131">
        <w:rPr>
          <w:rFonts w:hint="cs"/>
          <w:rtl/>
        </w:rPr>
        <w:t xml:space="preserve"> </w:t>
      </w:r>
      <w:r w:rsidR="00A6531C" w:rsidRPr="00DE6131">
        <w:rPr>
          <w:rFonts w:hint="cs"/>
          <w:rtl/>
        </w:rPr>
        <w:t>المعيشي</w:t>
      </w:r>
      <w:r w:rsidRPr="00DE6131">
        <w:rPr>
          <w:rFonts w:hint="cs"/>
          <w:rtl/>
        </w:rPr>
        <w:t xml:space="preserve"> </w:t>
      </w:r>
      <w:r w:rsidR="007062C0" w:rsidRPr="00DE6131">
        <w:rPr>
          <w:rFonts w:hint="cs"/>
          <w:rtl/>
        </w:rPr>
        <w:t>للأفراد</w:t>
      </w:r>
      <w:r w:rsidRPr="00DE6131">
        <w:rPr>
          <w:rFonts w:hint="cs"/>
          <w:rtl/>
        </w:rPr>
        <w:t xml:space="preserve"> </w:t>
      </w:r>
      <w:r w:rsidR="00522982" w:rsidRPr="00DE6131">
        <w:rPr>
          <w:rFonts w:hint="cs"/>
          <w:rtl/>
        </w:rPr>
        <w:t>والجماعات.</w:t>
      </w:r>
      <w:bookmarkEnd w:id="12"/>
      <w:bookmarkEnd w:id="13"/>
      <w:bookmarkEnd w:id="14"/>
      <w:bookmarkEnd w:id="15"/>
    </w:p>
    <w:p w14:paraId="23A27087" w14:textId="5063C554" w:rsidR="00A6531C" w:rsidRPr="00DE6131" w:rsidRDefault="00713331" w:rsidP="00960774">
      <w:pPr>
        <w:rPr>
          <w:rtl/>
        </w:rPr>
      </w:pPr>
      <w:r w:rsidRPr="00DE6131">
        <w:rPr>
          <w:rFonts w:hint="cs"/>
          <w:rtl/>
        </w:rPr>
        <w:t xml:space="preserve"> </w:t>
      </w:r>
      <w:bookmarkStart w:id="16" w:name="_Toc165664077"/>
      <w:bookmarkStart w:id="17" w:name="_Toc165664588"/>
      <w:bookmarkStart w:id="18" w:name="_Toc165665088"/>
      <w:bookmarkStart w:id="19" w:name="_Toc165665231"/>
      <w:r w:rsidR="007062C0" w:rsidRPr="00DE6131">
        <w:rPr>
          <w:rFonts w:hint="cs"/>
          <w:rtl/>
        </w:rPr>
        <w:t>كما</w:t>
      </w:r>
      <w:r w:rsidRPr="00DE6131">
        <w:rPr>
          <w:rFonts w:hint="cs"/>
          <w:rtl/>
        </w:rPr>
        <w:t xml:space="preserve"> </w:t>
      </w:r>
      <w:r w:rsidR="007062C0" w:rsidRPr="00DE6131">
        <w:rPr>
          <w:rFonts w:hint="cs"/>
          <w:rtl/>
        </w:rPr>
        <w:t>أن</w:t>
      </w:r>
      <w:r w:rsidRPr="00DE6131">
        <w:rPr>
          <w:rFonts w:hint="cs"/>
          <w:rtl/>
        </w:rPr>
        <w:t xml:space="preserve"> </w:t>
      </w:r>
      <w:r w:rsidR="007062C0" w:rsidRPr="00DE6131">
        <w:rPr>
          <w:rFonts w:hint="cs"/>
          <w:rtl/>
        </w:rPr>
        <w:t>توغل</w:t>
      </w:r>
      <w:r w:rsidRPr="00DE6131">
        <w:rPr>
          <w:rtl/>
        </w:rPr>
        <w:t xml:space="preserve"> </w:t>
      </w:r>
      <w:r w:rsidR="00A6531C" w:rsidRPr="00DE6131">
        <w:rPr>
          <w:rtl/>
        </w:rPr>
        <w:t>الفك</w:t>
      </w:r>
      <w:r w:rsidR="00A6531C" w:rsidRPr="00DE6131">
        <w:rPr>
          <w:rFonts w:hint="cs"/>
          <w:rtl/>
        </w:rPr>
        <w:t>ـــــ</w:t>
      </w:r>
      <w:r w:rsidR="00A6531C" w:rsidRPr="00DE6131">
        <w:rPr>
          <w:rtl/>
        </w:rPr>
        <w:t>ر</w:t>
      </w:r>
      <w:r w:rsidRPr="00DE6131">
        <w:rPr>
          <w:rtl/>
        </w:rPr>
        <w:t xml:space="preserve"> </w:t>
      </w:r>
      <w:r w:rsidR="00A6531C" w:rsidRPr="00DE6131">
        <w:rPr>
          <w:rtl/>
        </w:rPr>
        <w:t>الليبرالي</w:t>
      </w:r>
      <w:r w:rsidRPr="00DE6131">
        <w:rPr>
          <w:rFonts w:hint="cs"/>
          <w:rtl/>
        </w:rPr>
        <w:t xml:space="preserve"> </w:t>
      </w:r>
      <w:r w:rsidR="00CC4CA9" w:rsidRPr="00DE6131">
        <w:rPr>
          <w:rFonts w:hint="cs"/>
          <w:rtl/>
        </w:rPr>
        <w:t>في</w:t>
      </w:r>
      <w:r w:rsidRPr="00DE6131">
        <w:rPr>
          <w:rFonts w:hint="cs"/>
          <w:rtl/>
        </w:rPr>
        <w:t xml:space="preserve"> </w:t>
      </w:r>
      <w:r w:rsidR="00CC4CA9" w:rsidRPr="00DE6131">
        <w:rPr>
          <w:rFonts w:hint="cs"/>
          <w:rtl/>
        </w:rPr>
        <w:t>المجال</w:t>
      </w:r>
      <w:r w:rsidRPr="00DE6131">
        <w:rPr>
          <w:rFonts w:hint="cs"/>
          <w:rtl/>
        </w:rPr>
        <w:t xml:space="preserve"> </w:t>
      </w:r>
      <w:r w:rsidR="00CC4CA9" w:rsidRPr="00DE6131">
        <w:rPr>
          <w:rFonts w:hint="cs"/>
          <w:rtl/>
        </w:rPr>
        <w:t>الاقتصادي</w:t>
      </w:r>
      <w:r w:rsidRPr="00DE6131">
        <w:rPr>
          <w:rtl/>
        </w:rPr>
        <w:t xml:space="preserve"> </w:t>
      </w:r>
      <w:r w:rsidR="007062C0" w:rsidRPr="00DE6131">
        <w:rPr>
          <w:rFonts w:hint="cs"/>
          <w:rtl/>
        </w:rPr>
        <w:t>أدى</w:t>
      </w:r>
      <w:r w:rsidRPr="00DE6131">
        <w:rPr>
          <w:rFonts w:hint="cs"/>
          <w:rtl/>
        </w:rPr>
        <w:t xml:space="preserve"> </w:t>
      </w:r>
      <w:r w:rsidR="007062C0" w:rsidRPr="00DE6131">
        <w:rPr>
          <w:rFonts w:hint="cs"/>
          <w:rtl/>
        </w:rPr>
        <w:t>إلى</w:t>
      </w:r>
      <w:r w:rsidRPr="00DE6131">
        <w:rPr>
          <w:rtl/>
        </w:rPr>
        <w:t xml:space="preserve"> </w:t>
      </w:r>
      <w:r w:rsidR="00A6531C" w:rsidRPr="00DE6131">
        <w:rPr>
          <w:rtl/>
        </w:rPr>
        <w:t>فسح</w:t>
      </w:r>
      <w:r w:rsidRPr="00DE6131">
        <w:rPr>
          <w:rtl/>
        </w:rPr>
        <w:t xml:space="preserve"> </w:t>
      </w:r>
      <w:r w:rsidR="00A6531C" w:rsidRPr="00DE6131">
        <w:rPr>
          <w:rtl/>
        </w:rPr>
        <w:t>المجال</w:t>
      </w:r>
      <w:r w:rsidRPr="00DE6131">
        <w:rPr>
          <w:rFonts w:hint="cs"/>
          <w:rtl/>
        </w:rPr>
        <w:t xml:space="preserve"> </w:t>
      </w:r>
      <w:r w:rsidR="007062C0" w:rsidRPr="00DE6131">
        <w:rPr>
          <w:rFonts w:hint="cs"/>
          <w:rtl/>
        </w:rPr>
        <w:t>أمام</w:t>
      </w:r>
      <w:r w:rsidRPr="00DE6131">
        <w:rPr>
          <w:rtl/>
        </w:rPr>
        <w:t xml:space="preserve"> </w:t>
      </w:r>
      <w:r w:rsidR="00955E48">
        <w:rPr>
          <w:rFonts w:hint="cs"/>
          <w:rtl/>
        </w:rPr>
        <w:t>ا</w:t>
      </w:r>
      <w:r w:rsidR="00A6531C" w:rsidRPr="00DE6131">
        <w:rPr>
          <w:rtl/>
        </w:rPr>
        <w:t>لخواص</w:t>
      </w:r>
      <w:r w:rsidRPr="00DE6131">
        <w:rPr>
          <w:rtl/>
        </w:rPr>
        <w:t xml:space="preserve"> </w:t>
      </w:r>
      <w:r w:rsidR="00A6531C" w:rsidRPr="00DE6131">
        <w:rPr>
          <w:rtl/>
        </w:rPr>
        <w:t>وتحرير</w:t>
      </w:r>
      <w:r w:rsidRPr="00DE6131">
        <w:rPr>
          <w:rtl/>
        </w:rPr>
        <w:t xml:space="preserve"> </w:t>
      </w:r>
      <w:r w:rsidR="00A6531C" w:rsidRPr="00DE6131">
        <w:rPr>
          <w:rtl/>
        </w:rPr>
        <w:t>الاقتصاد</w:t>
      </w:r>
      <w:r w:rsidR="00955E48">
        <w:rPr>
          <w:rFonts w:hint="cs"/>
          <w:rtl/>
        </w:rPr>
        <w:t>،</w:t>
      </w:r>
      <w:r w:rsidRPr="00DE6131">
        <w:rPr>
          <w:rtl/>
        </w:rPr>
        <w:t xml:space="preserve"> </w:t>
      </w:r>
      <w:r w:rsidR="007062C0" w:rsidRPr="00DE6131">
        <w:rPr>
          <w:rFonts w:hint="cs"/>
          <w:rtl/>
        </w:rPr>
        <w:t>ف</w:t>
      </w:r>
      <w:r w:rsidR="00A6531C" w:rsidRPr="00DE6131">
        <w:rPr>
          <w:rtl/>
        </w:rPr>
        <w:t>بدأت</w:t>
      </w:r>
      <w:r w:rsidRPr="00DE6131">
        <w:rPr>
          <w:rtl/>
        </w:rPr>
        <w:t xml:space="preserve"> </w:t>
      </w:r>
      <w:r w:rsidR="00A6531C" w:rsidRPr="00DE6131">
        <w:rPr>
          <w:rtl/>
        </w:rPr>
        <w:t>الدول</w:t>
      </w:r>
      <w:r w:rsidRPr="00DE6131">
        <w:rPr>
          <w:rFonts w:hint="cs"/>
          <w:rtl/>
        </w:rPr>
        <w:t xml:space="preserve"> </w:t>
      </w:r>
      <w:r w:rsidR="00A6531C" w:rsidRPr="00DE6131">
        <w:rPr>
          <w:rFonts w:hint="cs"/>
          <w:rtl/>
        </w:rPr>
        <w:t>الحديثة</w:t>
      </w:r>
      <w:r w:rsidRPr="00DE6131">
        <w:rPr>
          <w:rFonts w:hint="cs"/>
          <w:rtl/>
        </w:rPr>
        <w:t xml:space="preserve"> </w:t>
      </w:r>
      <w:r w:rsidR="00A6531C" w:rsidRPr="00DE6131">
        <w:rPr>
          <w:rFonts w:hint="cs"/>
          <w:rtl/>
        </w:rPr>
        <w:t>تفكر</w:t>
      </w:r>
      <w:r w:rsidRPr="00DE6131">
        <w:rPr>
          <w:rFonts w:hint="cs"/>
          <w:rtl/>
        </w:rPr>
        <w:t xml:space="preserve"> </w:t>
      </w:r>
      <w:r w:rsidR="00A6531C" w:rsidRPr="00DE6131">
        <w:rPr>
          <w:rFonts w:hint="cs"/>
          <w:rtl/>
        </w:rPr>
        <w:t>في</w:t>
      </w:r>
      <w:r w:rsidRPr="00DE6131">
        <w:rPr>
          <w:rtl/>
        </w:rPr>
        <w:t xml:space="preserve"> </w:t>
      </w:r>
      <w:r w:rsidR="00A6531C" w:rsidRPr="00DE6131">
        <w:rPr>
          <w:rFonts w:hint="cs"/>
          <w:rtl/>
        </w:rPr>
        <w:t>الانسحاب</w:t>
      </w:r>
      <w:r w:rsidRPr="00DE6131">
        <w:rPr>
          <w:rtl/>
        </w:rPr>
        <w:t xml:space="preserve"> </w:t>
      </w:r>
      <w:r w:rsidR="00A6531C" w:rsidRPr="00DE6131">
        <w:rPr>
          <w:rtl/>
        </w:rPr>
        <w:t>من</w:t>
      </w:r>
      <w:r w:rsidRPr="00DE6131">
        <w:rPr>
          <w:rtl/>
        </w:rPr>
        <w:t xml:space="preserve"> </w:t>
      </w:r>
      <w:r w:rsidR="00A6531C" w:rsidRPr="00DE6131">
        <w:rPr>
          <w:rtl/>
        </w:rPr>
        <w:t>الحياة</w:t>
      </w:r>
      <w:r w:rsidRPr="00DE6131">
        <w:rPr>
          <w:rtl/>
        </w:rPr>
        <w:t xml:space="preserve"> </w:t>
      </w:r>
      <w:r w:rsidR="00A6531C" w:rsidRPr="00DE6131">
        <w:rPr>
          <w:rFonts w:hint="cs"/>
          <w:rtl/>
        </w:rPr>
        <w:t>الاقتصادية</w:t>
      </w:r>
      <w:r w:rsidRPr="00DE6131">
        <w:rPr>
          <w:rtl/>
        </w:rPr>
        <w:t xml:space="preserve"> </w:t>
      </w:r>
      <w:r w:rsidR="00A6531C" w:rsidRPr="00DE6131">
        <w:rPr>
          <w:rFonts w:hint="cs"/>
          <w:rtl/>
        </w:rPr>
        <w:t>و</w:t>
      </w:r>
      <w:r w:rsidR="00D42A57" w:rsidRPr="00DE6131">
        <w:rPr>
          <w:rFonts w:hint="cs"/>
          <w:rtl/>
        </w:rPr>
        <w:t>ت</w:t>
      </w:r>
      <w:r w:rsidR="00A6531C" w:rsidRPr="00DE6131">
        <w:rPr>
          <w:rFonts w:hint="cs"/>
          <w:rtl/>
        </w:rPr>
        <w:t>ترك</w:t>
      </w:r>
      <w:r w:rsidRPr="00DE6131">
        <w:rPr>
          <w:rFonts w:hint="cs"/>
          <w:rtl/>
        </w:rPr>
        <w:t xml:space="preserve"> </w:t>
      </w:r>
      <w:r w:rsidR="00A6531C" w:rsidRPr="00DE6131">
        <w:rPr>
          <w:rFonts w:hint="cs"/>
          <w:rtl/>
        </w:rPr>
        <w:t>المجال</w:t>
      </w:r>
      <w:r w:rsidRPr="00DE6131">
        <w:rPr>
          <w:rFonts w:hint="cs"/>
          <w:rtl/>
        </w:rPr>
        <w:t xml:space="preserve"> </w:t>
      </w:r>
      <w:r w:rsidR="00A6531C" w:rsidRPr="00DE6131">
        <w:rPr>
          <w:rFonts w:hint="cs"/>
          <w:rtl/>
        </w:rPr>
        <w:t>لل</w:t>
      </w:r>
      <w:r w:rsidR="00A6531C" w:rsidRPr="00DE6131">
        <w:rPr>
          <w:rtl/>
        </w:rPr>
        <w:t>خواص</w:t>
      </w:r>
      <w:r w:rsidRPr="00DE6131">
        <w:rPr>
          <w:rtl/>
        </w:rPr>
        <w:t xml:space="preserve"> </w:t>
      </w:r>
      <w:r w:rsidR="00A6531C" w:rsidRPr="00DE6131">
        <w:rPr>
          <w:rFonts w:hint="cs"/>
          <w:rtl/>
        </w:rPr>
        <w:t>من</w:t>
      </w:r>
      <w:r w:rsidRPr="00DE6131">
        <w:rPr>
          <w:rFonts w:hint="cs"/>
          <w:rtl/>
        </w:rPr>
        <w:t xml:space="preserve"> </w:t>
      </w:r>
      <w:r w:rsidR="00A6531C" w:rsidRPr="00DE6131">
        <w:rPr>
          <w:rFonts w:hint="cs"/>
          <w:rtl/>
        </w:rPr>
        <w:t>خلال</w:t>
      </w:r>
      <w:r w:rsidRPr="00DE6131">
        <w:rPr>
          <w:rFonts w:hint="cs"/>
          <w:rtl/>
        </w:rPr>
        <w:t xml:space="preserve"> </w:t>
      </w:r>
      <w:r w:rsidR="00A6531C" w:rsidRPr="00DE6131">
        <w:rPr>
          <w:rFonts w:hint="cs"/>
          <w:rtl/>
        </w:rPr>
        <w:t>إشراكهم</w:t>
      </w:r>
      <w:r w:rsidRPr="00DE6131">
        <w:rPr>
          <w:rFonts w:hint="cs"/>
          <w:rtl/>
        </w:rPr>
        <w:t xml:space="preserve"> </w:t>
      </w:r>
      <w:r w:rsidR="00A6531C" w:rsidRPr="00DE6131">
        <w:rPr>
          <w:rFonts w:hint="cs"/>
          <w:rtl/>
        </w:rPr>
        <w:t>في</w:t>
      </w:r>
      <w:r w:rsidRPr="00DE6131">
        <w:rPr>
          <w:rtl/>
        </w:rPr>
        <w:t xml:space="preserve"> </w:t>
      </w:r>
      <w:r w:rsidR="00A6531C" w:rsidRPr="00DE6131">
        <w:rPr>
          <w:rtl/>
        </w:rPr>
        <w:t>تسيير</w:t>
      </w:r>
      <w:r w:rsidRPr="00DE6131">
        <w:rPr>
          <w:rtl/>
        </w:rPr>
        <w:t xml:space="preserve"> </w:t>
      </w:r>
      <w:r w:rsidR="00A6531C" w:rsidRPr="00DE6131">
        <w:rPr>
          <w:rtl/>
        </w:rPr>
        <w:t>المرافق</w:t>
      </w:r>
      <w:r w:rsidRPr="00DE6131">
        <w:rPr>
          <w:rtl/>
        </w:rPr>
        <w:t xml:space="preserve"> </w:t>
      </w:r>
      <w:r w:rsidR="00A6531C" w:rsidRPr="00DE6131">
        <w:rPr>
          <w:rtl/>
        </w:rPr>
        <w:t>العامة</w:t>
      </w:r>
      <w:r w:rsidRPr="00DE6131">
        <w:rPr>
          <w:rtl/>
        </w:rPr>
        <w:t xml:space="preserve"> </w:t>
      </w:r>
      <w:r w:rsidR="00A6531C" w:rsidRPr="00DE6131">
        <w:rPr>
          <w:rtl/>
        </w:rPr>
        <w:t>غير</w:t>
      </w:r>
      <w:r w:rsidRPr="00DE6131">
        <w:rPr>
          <w:rtl/>
        </w:rPr>
        <w:t xml:space="preserve"> </w:t>
      </w:r>
      <w:r w:rsidR="00A6531C" w:rsidRPr="00DE6131">
        <w:rPr>
          <w:rtl/>
        </w:rPr>
        <w:t>السيادية</w:t>
      </w:r>
      <w:r w:rsidRPr="00DE6131">
        <w:rPr>
          <w:rFonts w:hint="cs"/>
          <w:rtl/>
        </w:rPr>
        <w:t xml:space="preserve"> </w:t>
      </w:r>
      <w:r w:rsidR="00BF13A9" w:rsidRPr="00DE6131">
        <w:rPr>
          <w:rFonts w:hint="cs"/>
          <w:rtl/>
        </w:rPr>
        <w:t>وذات</w:t>
      </w:r>
      <w:r w:rsidRPr="00DE6131">
        <w:rPr>
          <w:rFonts w:hint="cs"/>
          <w:rtl/>
        </w:rPr>
        <w:t xml:space="preserve"> </w:t>
      </w:r>
      <w:r w:rsidR="00BF13A9" w:rsidRPr="00DE6131">
        <w:rPr>
          <w:rFonts w:hint="cs"/>
          <w:rtl/>
        </w:rPr>
        <w:t>ال</w:t>
      </w:r>
      <w:r w:rsidR="00A6531C" w:rsidRPr="00DE6131">
        <w:rPr>
          <w:rFonts w:hint="cs"/>
          <w:rtl/>
        </w:rPr>
        <w:t>ط</w:t>
      </w:r>
      <w:r w:rsidR="00A6531C" w:rsidRPr="00DE6131">
        <w:rPr>
          <w:rtl/>
        </w:rPr>
        <w:t>ابع</w:t>
      </w:r>
      <w:r w:rsidRPr="00DE6131">
        <w:rPr>
          <w:rtl/>
        </w:rPr>
        <w:t xml:space="preserve"> </w:t>
      </w:r>
      <w:r w:rsidR="00BF13A9" w:rsidRPr="00DE6131">
        <w:rPr>
          <w:rFonts w:hint="cs"/>
          <w:rtl/>
        </w:rPr>
        <w:t>ال</w:t>
      </w:r>
      <w:r w:rsidR="00A6531C" w:rsidRPr="00DE6131">
        <w:rPr>
          <w:rtl/>
        </w:rPr>
        <w:t>صناعي</w:t>
      </w:r>
      <w:r w:rsidRPr="00DE6131">
        <w:rPr>
          <w:rtl/>
        </w:rPr>
        <w:t xml:space="preserve"> </w:t>
      </w:r>
      <w:r w:rsidR="00A6531C" w:rsidRPr="00DE6131">
        <w:rPr>
          <w:rtl/>
        </w:rPr>
        <w:t>و</w:t>
      </w:r>
      <w:r w:rsidR="00BF13A9" w:rsidRPr="00DE6131">
        <w:rPr>
          <w:rFonts w:hint="cs"/>
          <w:rtl/>
        </w:rPr>
        <w:t>ال</w:t>
      </w:r>
      <w:r w:rsidR="00A6531C" w:rsidRPr="00DE6131">
        <w:rPr>
          <w:rFonts w:hint="cs"/>
          <w:rtl/>
        </w:rPr>
        <w:t>ت</w:t>
      </w:r>
      <w:r w:rsidR="00A6531C" w:rsidRPr="00DE6131">
        <w:rPr>
          <w:rtl/>
        </w:rPr>
        <w:t>جاري</w:t>
      </w:r>
      <w:r w:rsidRPr="00DE6131">
        <w:rPr>
          <w:rtl/>
        </w:rPr>
        <w:t xml:space="preserve"> </w:t>
      </w:r>
      <w:r w:rsidR="00A6531C" w:rsidRPr="00DE6131">
        <w:rPr>
          <w:rtl/>
        </w:rPr>
        <w:t>على</w:t>
      </w:r>
      <w:r w:rsidRPr="00DE6131">
        <w:rPr>
          <w:rtl/>
        </w:rPr>
        <w:t xml:space="preserve"> </w:t>
      </w:r>
      <w:r w:rsidR="00A6531C" w:rsidRPr="00DE6131">
        <w:rPr>
          <w:rtl/>
        </w:rPr>
        <w:t>الخصوص</w:t>
      </w:r>
      <w:r w:rsidR="0084471F">
        <w:rPr>
          <w:rFonts w:hint="cs"/>
          <w:rtl/>
        </w:rPr>
        <w:t>،</w:t>
      </w:r>
      <w:r w:rsidRPr="00DE6131">
        <w:rPr>
          <w:rFonts w:hint="cs"/>
          <w:rtl/>
        </w:rPr>
        <w:t xml:space="preserve"> </w:t>
      </w:r>
      <w:r w:rsidR="00A6531C" w:rsidRPr="00DE6131">
        <w:rPr>
          <w:rFonts w:hint="cs"/>
          <w:rtl/>
        </w:rPr>
        <w:t>نظرا</w:t>
      </w:r>
      <w:r w:rsidRPr="00DE6131">
        <w:rPr>
          <w:rFonts w:hint="cs"/>
          <w:rtl/>
        </w:rPr>
        <w:t xml:space="preserve"> </w:t>
      </w:r>
      <w:r w:rsidR="00A6531C" w:rsidRPr="00DE6131">
        <w:rPr>
          <w:rFonts w:hint="cs"/>
          <w:rtl/>
        </w:rPr>
        <w:t>لخصوبتها</w:t>
      </w:r>
      <w:r w:rsidRPr="00DE6131">
        <w:rPr>
          <w:rFonts w:hint="cs"/>
          <w:rtl/>
        </w:rPr>
        <w:t xml:space="preserve"> </w:t>
      </w:r>
      <w:r w:rsidR="00A6531C" w:rsidRPr="00DE6131">
        <w:rPr>
          <w:rFonts w:hint="cs"/>
          <w:rtl/>
        </w:rPr>
        <w:t>الاقتصادية</w:t>
      </w:r>
      <w:r w:rsidRPr="00DE6131">
        <w:rPr>
          <w:rtl/>
        </w:rPr>
        <w:t xml:space="preserve"> </w:t>
      </w:r>
      <w:r w:rsidR="00A6531C" w:rsidRPr="00DE6131">
        <w:rPr>
          <w:rtl/>
        </w:rPr>
        <w:t>باعتبارها</w:t>
      </w:r>
      <w:r w:rsidRPr="00DE6131">
        <w:rPr>
          <w:rtl/>
        </w:rPr>
        <w:t xml:space="preserve"> </w:t>
      </w:r>
      <w:r w:rsidR="00A6531C" w:rsidRPr="00DE6131">
        <w:rPr>
          <w:rtl/>
        </w:rPr>
        <w:t>مجالا</w:t>
      </w:r>
      <w:r w:rsidRPr="00DE6131">
        <w:rPr>
          <w:rtl/>
        </w:rPr>
        <w:t xml:space="preserve"> </w:t>
      </w:r>
      <w:r w:rsidR="00A6531C" w:rsidRPr="00DE6131">
        <w:rPr>
          <w:rtl/>
        </w:rPr>
        <w:t>مناسبا</w:t>
      </w:r>
      <w:r w:rsidRPr="00DE6131">
        <w:rPr>
          <w:rtl/>
        </w:rPr>
        <w:t xml:space="preserve"> </w:t>
      </w:r>
      <w:r w:rsidR="00A6531C" w:rsidRPr="00DE6131">
        <w:rPr>
          <w:rtl/>
        </w:rPr>
        <w:t>للاستثمار</w:t>
      </w:r>
      <w:r w:rsidRPr="00DE6131">
        <w:rPr>
          <w:rFonts w:hint="cs"/>
          <w:rtl/>
        </w:rPr>
        <w:t xml:space="preserve"> </w:t>
      </w:r>
      <w:r w:rsidR="00A6531C" w:rsidRPr="00DE6131">
        <w:rPr>
          <w:rFonts w:hint="cs"/>
          <w:rtl/>
        </w:rPr>
        <w:t>من</w:t>
      </w:r>
      <w:r w:rsidRPr="00DE6131">
        <w:rPr>
          <w:rFonts w:hint="cs"/>
          <w:rtl/>
        </w:rPr>
        <w:t xml:space="preserve"> </w:t>
      </w:r>
      <w:r w:rsidR="00A6531C" w:rsidRPr="00DE6131">
        <w:rPr>
          <w:rFonts w:hint="cs"/>
          <w:rtl/>
        </w:rPr>
        <w:t>جهة</w:t>
      </w:r>
      <w:r w:rsidRPr="00DE6131">
        <w:rPr>
          <w:rFonts w:hint="cs"/>
          <w:rtl/>
        </w:rPr>
        <w:t xml:space="preserve"> </w:t>
      </w:r>
      <w:r w:rsidR="00A6531C" w:rsidRPr="00DE6131">
        <w:rPr>
          <w:rFonts w:hint="cs"/>
          <w:rtl/>
        </w:rPr>
        <w:t>وحاجتها</w:t>
      </w:r>
      <w:r w:rsidRPr="00DE6131">
        <w:rPr>
          <w:rFonts w:hint="cs"/>
          <w:rtl/>
        </w:rPr>
        <w:t xml:space="preserve"> </w:t>
      </w:r>
      <w:r w:rsidR="00A6531C" w:rsidRPr="00DE6131">
        <w:rPr>
          <w:rFonts w:hint="cs"/>
          <w:rtl/>
        </w:rPr>
        <w:t>للمرونة</w:t>
      </w:r>
      <w:r w:rsidRPr="00DE6131">
        <w:rPr>
          <w:rFonts w:hint="cs"/>
          <w:rtl/>
        </w:rPr>
        <w:t xml:space="preserve"> </w:t>
      </w:r>
      <w:r w:rsidR="00A6531C" w:rsidRPr="00DE6131">
        <w:rPr>
          <w:rFonts w:hint="cs"/>
          <w:rtl/>
        </w:rPr>
        <w:t>والسرعة</w:t>
      </w:r>
      <w:r w:rsidRPr="00DE6131">
        <w:rPr>
          <w:rFonts w:hint="cs"/>
          <w:rtl/>
        </w:rPr>
        <w:t xml:space="preserve"> </w:t>
      </w:r>
      <w:r w:rsidR="00A6531C" w:rsidRPr="00DE6131">
        <w:rPr>
          <w:rFonts w:hint="cs"/>
          <w:rtl/>
        </w:rPr>
        <w:t>والكفاءة</w:t>
      </w:r>
      <w:r w:rsidRPr="00DE6131">
        <w:rPr>
          <w:rFonts w:hint="cs"/>
          <w:rtl/>
        </w:rPr>
        <w:t xml:space="preserve"> </w:t>
      </w:r>
      <w:r w:rsidR="00A6531C" w:rsidRPr="00DE6131">
        <w:rPr>
          <w:rFonts w:hint="cs"/>
          <w:rtl/>
        </w:rPr>
        <w:t>التي</w:t>
      </w:r>
      <w:r w:rsidRPr="00DE6131">
        <w:rPr>
          <w:rFonts w:hint="cs"/>
          <w:rtl/>
        </w:rPr>
        <w:t xml:space="preserve"> </w:t>
      </w:r>
      <w:r w:rsidR="00A6531C" w:rsidRPr="00DE6131">
        <w:rPr>
          <w:rFonts w:hint="cs"/>
          <w:rtl/>
        </w:rPr>
        <w:t>يوفرها</w:t>
      </w:r>
      <w:r w:rsidRPr="00DE6131">
        <w:rPr>
          <w:rFonts w:hint="cs"/>
          <w:rtl/>
        </w:rPr>
        <w:t xml:space="preserve"> </w:t>
      </w:r>
      <w:r w:rsidR="00A6531C" w:rsidRPr="00DE6131">
        <w:rPr>
          <w:rFonts w:hint="cs"/>
          <w:rtl/>
        </w:rPr>
        <w:t>القطاع</w:t>
      </w:r>
      <w:r w:rsidRPr="00DE6131">
        <w:rPr>
          <w:rFonts w:hint="cs"/>
          <w:rtl/>
        </w:rPr>
        <w:t xml:space="preserve"> </w:t>
      </w:r>
      <w:r w:rsidR="00A6531C" w:rsidRPr="00DE6131">
        <w:rPr>
          <w:rFonts w:hint="cs"/>
          <w:rtl/>
        </w:rPr>
        <w:t>الخاص</w:t>
      </w:r>
      <w:r w:rsidRPr="00DE6131">
        <w:rPr>
          <w:rFonts w:hint="cs"/>
          <w:rtl/>
        </w:rPr>
        <w:t xml:space="preserve"> </w:t>
      </w:r>
      <w:r w:rsidR="00A6531C" w:rsidRPr="00DE6131">
        <w:rPr>
          <w:rFonts w:hint="cs"/>
          <w:rtl/>
        </w:rPr>
        <w:t>من</w:t>
      </w:r>
      <w:r w:rsidRPr="00DE6131">
        <w:rPr>
          <w:rFonts w:hint="cs"/>
          <w:rtl/>
        </w:rPr>
        <w:t xml:space="preserve"> </w:t>
      </w:r>
      <w:r w:rsidR="00A6531C" w:rsidRPr="00DE6131">
        <w:rPr>
          <w:rFonts w:hint="cs"/>
          <w:rtl/>
        </w:rPr>
        <w:t>جهة</w:t>
      </w:r>
      <w:r w:rsidRPr="00DE6131">
        <w:rPr>
          <w:rFonts w:hint="cs"/>
          <w:rtl/>
        </w:rPr>
        <w:t xml:space="preserve"> </w:t>
      </w:r>
      <w:r w:rsidR="00A6531C" w:rsidRPr="00DE6131">
        <w:rPr>
          <w:rFonts w:hint="cs"/>
          <w:rtl/>
        </w:rPr>
        <w:t>أخرى</w:t>
      </w:r>
      <w:r w:rsidR="00A6531C" w:rsidRPr="00DE6131">
        <w:rPr>
          <w:rtl/>
        </w:rPr>
        <w:t>.</w:t>
      </w:r>
      <w:bookmarkEnd w:id="16"/>
      <w:bookmarkEnd w:id="17"/>
      <w:bookmarkEnd w:id="18"/>
      <w:bookmarkEnd w:id="19"/>
    </w:p>
    <w:p w14:paraId="3BE17EA6" w14:textId="3DBB38AB" w:rsidR="00621D5E" w:rsidRPr="00DE6131" w:rsidRDefault="004F4D7A" w:rsidP="00960774">
      <w:pPr>
        <w:rPr>
          <w:rtl/>
        </w:rPr>
      </w:pPr>
      <w:bookmarkStart w:id="20" w:name="_Toc165664078"/>
      <w:bookmarkStart w:id="21" w:name="_Toc165664589"/>
      <w:bookmarkStart w:id="22" w:name="_Toc165665089"/>
      <w:bookmarkStart w:id="23" w:name="_Toc165665232"/>
      <w:r w:rsidRPr="00DE6131">
        <w:rPr>
          <w:rFonts w:hint="cs"/>
          <w:rtl/>
        </w:rPr>
        <w:t>وفي</w:t>
      </w:r>
      <w:r w:rsidR="00713331" w:rsidRPr="00DE6131">
        <w:rPr>
          <w:rFonts w:hint="cs"/>
          <w:rtl/>
        </w:rPr>
        <w:t xml:space="preserve"> </w:t>
      </w:r>
      <w:r w:rsidRPr="00DE6131">
        <w:rPr>
          <w:rFonts w:hint="cs"/>
          <w:rtl/>
        </w:rPr>
        <w:t>سبيل</w:t>
      </w:r>
      <w:r w:rsidR="00713331" w:rsidRPr="00DE6131">
        <w:rPr>
          <w:rFonts w:hint="cs"/>
          <w:rtl/>
        </w:rPr>
        <w:t xml:space="preserve"> </w:t>
      </w:r>
      <w:r w:rsidRPr="00DE6131">
        <w:rPr>
          <w:rFonts w:hint="cs"/>
          <w:rtl/>
        </w:rPr>
        <w:t>ذلك</w:t>
      </w:r>
      <w:r w:rsidR="00713331" w:rsidRPr="00DE6131">
        <w:rPr>
          <w:rFonts w:hint="cs"/>
          <w:rtl/>
        </w:rPr>
        <w:t xml:space="preserve"> </w:t>
      </w:r>
      <w:r w:rsidR="00BF13A9" w:rsidRPr="00DE6131">
        <w:rPr>
          <w:rFonts w:hint="cs"/>
          <w:rtl/>
        </w:rPr>
        <w:t>تبنت</w:t>
      </w:r>
      <w:r w:rsidR="00713331" w:rsidRPr="00DE6131">
        <w:rPr>
          <w:rFonts w:hint="cs"/>
          <w:rtl/>
        </w:rPr>
        <w:t xml:space="preserve"> </w:t>
      </w:r>
      <w:r w:rsidR="00BF13A9" w:rsidRPr="00DE6131">
        <w:rPr>
          <w:rFonts w:hint="cs"/>
          <w:rtl/>
        </w:rPr>
        <w:t>العديد</w:t>
      </w:r>
      <w:r w:rsidR="00713331" w:rsidRPr="00DE6131">
        <w:rPr>
          <w:rFonts w:hint="cs"/>
          <w:rtl/>
        </w:rPr>
        <w:t xml:space="preserve"> </w:t>
      </w:r>
      <w:r w:rsidR="00BF13A9" w:rsidRPr="00DE6131">
        <w:rPr>
          <w:rFonts w:hint="cs"/>
          <w:rtl/>
        </w:rPr>
        <w:t>من</w:t>
      </w:r>
      <w:r w:rsidR="00713331" w:rsidRPr="00DE6131">
        <w:rPr>
          <w:rFonts w:hint="cs"/>
          <w:rtl/>
        </w:rPr>
        <w:t xml:space="preserve"> </w:t>
      </w:r>
      <w:r w:rsidRPr="00DE6131">
        <w:rPr>
          <w:rFonts w:hint="cs"/>
          <w:rtl/>
        </w:rPr>
        <w:t>التشريعات</w:t>
      </w:r>
      <w:r w:rsidR="00713331" w:rsidRPr="00DE6131">
        <w:rPr>
          <w:rFonts w:hint="cs"/>
          <w:rtl/>
        </w:rPr>
        <w:t xml:space="preserve"> </w:t>
      </w:r>
      <w:r w:rsidR="00BF13A9" w:rsidRPr="00DE6131">
        <w:rPr>
          <w:rFonts w:hint="cs"/>
          <w:rtl/>
        </w:rPr>
        <w:t>المقارنة</w:t>
      </w:r>
      <w:r w:rsidR="00713331" w:rsidRPr="00DE6131">
        <w:rPr>
          <w:rFonts w:hint="cs"/>
          <w:rtl/>
        </w:rPr>
        <w:t xml:space="preserve"> </w:t>
      </w:r>
      <w:r w:rsidRPr="00DE6131">
        <w:rPr>
          <w:rFonts w:hint="cs"/>
          <w:rtl/>
        </w:rPr>
        <w:t>قواعد</w:t>
      </w:r>
      <w:r w:rsidR="00713331" w:rsidRPr="00DE6131">
        <w:rPr>
          <w:rFonts w:hint="cs"/>
          <w:rtl/>
        </w:rPr>
        <w:t xml:space="preserve"> </w:t>
      </w:r>
      <w:r w:rsidRPr="00DE6131">
        <w:rPr>
          <w:rFonts w:hint="cs"/>
          <w:rtl/>
        </w:rPr>
        <w:t>قانونية</w:t>
      </w:r>
      <w:r w:rsidR="00713331" w:rsidRPr="00DE6131">
        <w:rPr>
          <w:rFonts w:hint="cs"/>
          <w:rtl/>
        </w:rPr>
        <w:t xml:space="preserve"> </w:t>
      </w:r>
      <w:r w:rsidR="00122EB1" w:rsidRPr="00DE6131">
        <w:rPr>
          <w:rFonts w:hint="cs"/>
          <w:rtl/>
        </w:rPr>
        <w:t>تضمن</w:t>
      </w:r>
      <w:r w:rsidR="00713331" w:rsidRPr="00DE6131">
        <w:rPr>
          <w:rFonts w:hint="cs"/>
          <w:rtl/>
        </w:rPr>
        <w:t xml:space="preserve"> </w:t>
      </w:r>
      <w:r w:rsidR="00122EB1" w:rsidRPr="00DE6131">
        <w:rPr>
          <w:rFonts w:hint="cs"/>
          <w:rtl/>
        </w:rPr>
        <w:t>عملية</w:t>
      </w:r>
      <w:r w:rsidR="00713331" w:rsidRPr="00DE6131">
        <w:rPr>
          <w:rFonts w:hint="cs"/>
          <w:rtl/>
        </w:rPr>
        <w:t xml:space="preserve"> </w:t>
      </w:r>
      <w:r w:rsidRPr="00DE6131">
        <w:rPr>
          <w:rFonts w:hint="cs"/>
          <w:rtl/>
        </w:rPr>
        <w:t>تنظيم</w:t>
      </w:r>
      <w:r w:rsidR="00713331" w:rsidRPr="00DE6131">
        <w:rPr>
          <w:rFonts w:hint="cs"/>
          <w:rtl/>
        </w:rPr>
        <w:t xml:space="preserve"> </w:t>
      </w:r>
      <w:r w:rsidR="00122EB1" w:rsidRPr="00DE6131">
        <w:rPr>
          <w:rFonts w:hint="cs"/>
          <w:rtl/>
        </w:rPr>
        <w:t>سير</w:t>
      </w:r>
      <w:r w:rsidR="00713331" w:rsidRPr="00DE6131">
        <w:rPr>
          <w:rFonts w:hint="cs"/>
          <w:rtl/>
        </w:rPr>
        <w:t xml:space="preserve"> </w:t>
      </w:r>
      <w:r w:rsidRPr="00DE6131">
        <w:rPr>
          <w:rFonts w:hint="cs"/>
          <w:rtl/>
        </w:rPr>
        <w:t>مرافقها</w:t>
      </w:r>
      <w:r w:rsidR="00713331" w:rsidRPr="00DE6131">
        <w:rPr>
          <w:rFonts w:hint="cs"/>
          <w:rtl/>
        </w:rPr>
        <w:t xml:space="preserve"> </w:t>
      </w:r>
      <w:r w:rsidRPr="00DE6131">
        <w:rPr>
          <w:rFonts w:hint="cs"/>
          <w:rtl/>
        </w:rPr>
        <w:t>العامة</w:t>
      </w:r>
      <w:r w:rsidR="00713331" w:rsidRPr="00DE6131">
        <w:rPr>
          <w:rFonts w:hint="cs"/>
          <w:rtl/>
        </w:rPr>
        <w:t xml:space="preserve"> </w:t>
      </w:r>
      <w:r w:rsidR="00122EB1" w:rsidRPr="00DE6131">
        <w:rPr>
          <w:rFonts w:hint="cs"/>
          <w:rtl/>
        </w:rPr>
        <w:t>بما</w:t>
      </w:r>
      <w:r w:rsidR="00713331" w:rsidRPr="00DE6131">
        <w:rPr>
          <w:rFonts w:hint="cs"/>
          <w:rtl/>
        </w:rPr>
        <w:t xml:space="preserve"> </w:t>
      </w:r>
      <w:r w:rsidR="00122EB1" w:rsidRPr="00DE6131">
        <w:rPr>
          <w:rFonts w:hint="cs"/>
          <w:rtl/>
        </w:rPr>
        <w:t>يضم</w:t>
      </w:r>
      <w:r w:rsidR="00122EB1" w:rsidRPr="00DE6131">
        <w:rPr>
          <w:rtl/>
        </w:rPr>
        <w:t>ن</w:t>
      </w:r>
      <w:r w:rsidR="00713331" w:rsidRPr="00DE6131">
        <w:rPr>
          <w:rFonts w:hint="cs"/>
          <w:rtl/>
        </w:rPr>
        <w:t xml:space="preserve"> </w:t>
      </w:r>
      <w:r w:rsidR="00122EB1" w:rsidRPr="00DE6131">
        <w:rPr>
          <w:rFonts w:hint="cs"/>
          <w:rtl/>
        </w:rPr>
        <w:t>تأمين</w:t>
      </w:r>
      <w:r w:rsidR="00713331" w:rsidRPr="00DE6131">
        <w:rPr>
          <w:rFonts w:hint="cs"/>
          <w:rtl/>
        </w:rPr>
        <w:t xml:space="preserve"> </w:t>
      </w:r>
      <w:r w:rsidR="00122EB1" w:rsidRPr="00DE6131">
        <w:rPr>
          <w:rFonts w:hint="cs"/>
          <w:rtl/>
        </w:rPr>
        <w:t>حاجيات</w:t>
      </w:r>
      <w:r w:rsidR="00713331" w:rsidRPr="00DE6131">
        <w:rPr>
          <w:rFonts w:hint="cs"/>
          <w:rtl/>
        </w:rPr>
        <w:t xml:space="preserve"> </w:t>
      </w:r>
      <w:r w:rsidR="00122EB1" w:rsidRPr="00DE6131">
        <w:rPr>
          <w:rFonts w:hint="cs"/>
          <w:rtl/>
        </w:rPr>
        <w:t>الأفراد</w:t>
      </w:r>
      <w:r w:rsidR="00713331" w:rsidRPr="00DE6131">
        <w:rPr>
          <w:rFonts w:hint="cs"/>
          <w:rtl/>
        </w:rPr>
        <w:t xml:space="preserve"> </w:t>
      </w:r>
      <w:r w:rsidR="00F16751" w:rsidRPr="00DE6131">
        <w:rPr>
          <w:rFonts w:hint="cs"/>
          <w:rtl/>
        </w:rPr>
        <w:t>باعتبار</w:t>
      </w:r>
      <w:r w:rsidR="00713331" w:rsidRPr="00DE6131">
        <w:rPr>
          <w:rFonts w:hint="cs"/>
          <w:rtl/>
        </w:rPr>
        <w:t xml:space="preserve"> </w:t>
      </w:r>
      <w:r w:rsidR="00F16751" w:rsidRPr="00DE6131">
        <w:rPr>
          <w:rFonts w:hint="cs"/>
          <w:rtl/>
        </w:rPr>
        <w:t>المرفق</w:t>
      </w:r>
      <w:r w:rsidR="00713331" w:rsidRPr="00DE6131">
        <w:rPr>
          <w:rFonts w:hint="cs"/>
          <w:rtl/>
        </w:rPr>
        <w:t xml:space="preserve"> </w:t>
      </w:r>
      <w:r w:rsidR="00F16751" w:rsidRPr="00DE6131">
        <w:rPr>
          <w:rFonts w:hint="cs"/>
          <w:rtl/>
        </w:rPr>
        <w:t>العام</w:t>
      </w:r>
      <w:r w:rsidR="00713331" w:rsidRPr="00DE6131">
        <w:rPr>
          <w:rFonts w:hint="cs"/>
          <w:rtl/>
        </w:rPr>
        <w:t xml:space="preserve"> </w:t>
      </w:r>
      <w:r w:rsidR="00F16751" w:rsidRPr="00DE6131">
        <w:rPr>
          <w:rFonts w:hint="cs"/>
          <w:rtl/>
        </w:rPr>
        <w:t>وسيلة</w:t>
      </w:r>
      <w:r w:rsidR="00713331" w:rsidRPr="00DE6131">
        <w:rPr>
          <w:rFonts w:hint="cs"/>
          <w:rtl/>
        </w:rPr>
        <w:t xml:space="preserve"> </w:t>
      </w:r>
      <w:r w:rsidR="00F16751" w:rsidRPr="00DE6131">
        <w:rPr>
          <w:rFonts w:hint="cs"/>
          <w:rtl/>
        </w:rPr>
        <w:t>السلطة</w:t>
      </w:r>
      <w:r w:rsidR="00713331" w:rsidRPr="00DE6131">
        <w:rPr>
          <w:rFonts w:hint="cs"/>
          <w:rtl/>
        </w:rPr>
        <w:t xml:space="preserve"> </w:t>
      </w:r>
      <w:r w:rsidR="00F16751" w:rsidRPr="00DE6131">
        <w:rPr>
          <w:rFonts w:hint="cs"/>
          <w:rtl/>
        </w:rPr>
        <w:t>العامة</w:t>
      </w:r>
      <w:r w:rsidR="00713331" w:rsidRPr="00DE6131">
        <w:rPr>
          <w:rFonts w:hint="cs"/>
          <w:rtl/>
        </w:rPr>
        <w:t xml:space="preserve"> </w:t>
      </w:r>
      <w:r w:rsidR="00F16751" w:rsidRPr="00DE6131">
        <w:rPr>
          <w:rFonts w:hint="cs"/>
          <w:rtl/>
        </w:rPr>
        <w:t>لتجسيد</w:t>
      </w:r>
      <w:r w:rsidR="00713331" w:rsidRPr="00DE6131">
        <w:rPr>
          <w:rFonts w:hint="cs"/>
          <w:rtl/>
        </w:rPr>
        <w:t xml:space="preserve"> </w:t>
      </w:r>
      <w:r w:rsidR="00F16751" w:rsidRPr="00DE6131">
        <w:rPr>
          <w:rFonts w:hint="cs"/>
          <w:rtl/>
        </w:rPr>
        <w:t>الحقوق</w:t>
      </w:r>
      <w:r w:rsidR="00713331" w:rsidRPr="00DE6131">
        <w:rPr>
          <w:rFonts w:hint="cs"/>
          <w:rtl/>
        </w:rPr>
        <w:t xml:space="preserve"> </w:t>
      </w:r>
      <w:r w:rsidR="00F16751" w:rsidRPr="00DE6131">
        <w:rPr>
          <w:rFonts w:hint="cs"/>
          <w:rtl/>
        </w:rPr>
        <w:t>والحريات</w:t>
      </w:r>
      <w:r w:rsidR="002E1776">
        <w:rPr>
          <w:rFonts w:hint="cs"/>
          <w:rtl/>
        </w:rPr>
        <w:t>،</w:t>
      </w:r>
      <w:r w:rsidR="00713331" w:rsidRPr="00DE6131">
        <w:rPr>
          <w:rFonts w:hint="cs"/>
          <w:rtl/>
        </w:rPr>
        <w:t xml:space="preserve"> </w:t>
      </w:r>
      <w:r w:rsidR="00F57AB1" w:rsidRPr="00DE6131">
        <w:rPr>
          <w:rFonts w:hint="cs"/>
          <w:rtl/>
        </w:rPr>
        <w:t>و</w:t>
      </w:r>
      <w:r w:rsidR="00BF13A9" w:rsidRPr="00DE6131">
        <w:rPr>
          <w:rFonts w:hint="cs"/>
          <w:rtl/>
        </w:rPr>
        <w:t>ل</w:t>
      </w:r>
      <w:r w:rsidR="00122EB1" w:rsidRPr="00DE6131">
        <w:rPr>
          <w:rFonts w:hint="cs"/>
          <w:rtl/>
        </w:rPr>
        <w:t>إعطاء</w:t>
      </w:r>
      <w:r w:rsidR="00713331" w:rsidRPr="00DE6131">
        <w:rPr>
          <w:rFonts w:hint="cs"/>
          <w:rtl/>
        </w:rPr>
        <w:t xml:space="preserve"> </w:t>
      </w:r>
      <w:r w:rsidR="00122EB1" w:rsidRPr="00DE6131">
        <w:rPr>
          <w:rFonts w:hint="cs"/>
          <w:rtl/>
        </w:rPr>
        <w:t>فعالية</w:t>
      </w:r>
      <w:r w:rsidR="00713331" w:rsidRPr="00DE6131">
        <w:rPr>
          <w:rFonts w:hint="cs"/>
          <w:rtl/>
        </w:rPr>
        <w:t xml:space="preserve"> </w:t>
      </w:r>
      <w:r w:rsidR="00122EB1" w:rsidRPr="00DE6131">
        <w:rPr>
          <w:rFonts w:hint="cs"/>
          <w:rtl/>
        </w:rPr>
        <w:t>ومردودية</w:t>
      </w:r>
      <w:r w:rsidR="00713331" w:rsidRPr="00DE6131">
        <w:rPr>
          <w:rFonts w:hint="cs"/>
          <w:rtl/>
        </w:rPr>
        <w:t xml:space="preserve"> </w:t>
      </w:r>
      <w:r w:rsidR="00122EB1" w:rsidRPr="00DE6131">
        <w:rPr>
          <w:rFonts w:hint="cs"/>
          <w:rtl/>
        </w:rPr>
        <w:t>تتماشى</w:t>
      </w:r>
      <w:r w:rsidR="00713331" w:rsidRPr="00DE6131">
        <w:rPr>
          <w:rFonts w:hint="cs"/>
          <w:rtl/>
        </w:rPr>
        <w:t xml:space="preserve"> </w:t>
      </w:r>
      <w:r w:rsidR="00122EB1" w:rsidRPr="00DE6131">
        <w:rPr>
          <w:rFonts w:hint="cs"/>
          <w:rtl/>
        </w:rPr>
        <w:t>مع</w:t>
      </w:r>
      <w:r w:rsidR="00713331" w:rsidRPr="00DE6131">
        <w:rPr>
          <w:rFonts w:hint="cs"/>
          <w:rtl/>
        </w:rPr>
        <w:t xml:space="preserve"> </w:t>
      </w:r>
      <w:r w:rsidR="00122EB1" w:rsidRPr="00DE6131">
        <w:rPr>
          <w:rFonts w:hint="cs"/>
          <w:rtl/>
        </w:rPr>
        <w:t>متطلبات</w:t>
      </w:r>
      <w:r w:rsidR="00713331" w:rsidRPr="00DE6131">
        <w:rPr>
          <w:rFonts w:hint="cs"/>
          <w:rtl/>
        </w:rPr>
        <w:t xml:space="preserve"> </w:t>
      </w:r>
      <w:r w:rsidR="00122EB1" w:rsidRPr="00DE6131">
        <w:rPr>
          <w:rFonts w:hint="cs"/>
          <w:rtl/>
        </w:rPr>
        <w:t>المنافسة</w:t>
      </w:r>
      <w:r w:rsidR="00713331" w:rsidRPr="00DE6131">
        <w:rPr>
          <w:rFonts w:hint="cs"/>
          <w:rtl/>
        </w:rPr>
        <w:t xml:space="preserve"> </w:t>
      </w:r>
      <w:r w:rsidR="00122EB1" w:rsidRPr="00DE6131">
        <w:rPr>
          <w:rFonts w:hint="cs"/>
          <w:rtl/>
        </w:rPr>
        <w:t>التي</w:t>
      </w:r>
      <w:r w:rsidR="00713331" w:rsidRPr="00DE6131">
        <w:rPr>
          <w:rFonts w:hint="cs"/>
          <w:rtl/>
        </w:rPr>
        <w:t xml:space="preserve"> </w:t>
      </w:r>
      <w:r w:rsidR="00122EB1" w:rsidRPr="00DE6131">
        <w:rPr>
          <w:rFonts w:hint="cs"/>
          <w:rtl/>
        </w:rPr>
        <w:t>يفرضها</w:t>
      </w:r>
      <w:r w:rsidR="00713331" w:rsidRPr="00DE6131">
        <w:rPr>
          <w:rFonts w:hint="cs"/>
          <w:rtl/>
        </w:rPr>
        <w:t xml:space="preserve"> </w:t>
      </w:r>
      <w:r w:rsidR="00122EB1" w:rsidRPr="00DE6131">
        <w:rPr>
          <w:rFonts w:hint="cs"/>
          <w:rtl/>
        </w:rPr>
        <w:t>القطاع</w:t>
      </w:r>
      <w:r w:rsidR="00713331" w:rsidRPr="00DE6131">
        <w:rPr>
          <w:rFonts w:hint="cs"/>
          <w:rtl/>
        </w:rPr>
        <w:t xml:space="preserve"> </w:t>
      </w:r>
      <w:r w:rsidR="00122EB1" w:rsidRPr="00DE6131">
        <w:rPr>
          <w:rFonts w:hint="cs"/>
          <w:rtl/>
        </w:rPr>
        <w:t>الخاص</w:t>
      </w:r>
      <w:r w:rsidR="00713331" w:rsidRPr="00DE6131">
        <w:rPr>
          <w:rFonts w:hint="cs"/>
          <w:rtl/>
        </w:rPr>
        <w:t xml:space="preserve"> </w:t>
      </w:r>
      <w:r w:rsidR="00F16751" w:rsidRPr="00DE6131">
        <w:rPr>
          <w:rFonts w:hint="cs"/>
          <w:rtl/>
        </w:rPr>
        <w:t>بما</w:t>
      </w:r>
      <w:r w:rsidR="00713331" w:rsidRPr="00DE6131">
        <w:rPr>
          <w:rFonts w:hint="cs"/>
          <w:rtl/>
        </w:rPr>
        <w:t xml:space="preserve"> </w:t>
      </w:r>
      <w:r w:rsidR="00F16751" w:rsidRPr="00DE6131">
        <w:rPr>
          <w:rFonts w:hint="cs"/>
          <w:rtl/>
        </w:rPr>
        <w:t>يمتلك</w:t>
      </w:r>
      <w:r w:rsidR="00713331" w:rsidRPr="00DE6131">
        <w:rPr>
          <w:rFonts w:hint="cs"/>
          <w:rtl/>
        </w:rPr>
        <w:t xml:space="preserve"> </w:t>
      </w:r>
      <w:r w:rsidR="00F16751" w:rsidRPr="00DE6131">
        <w:rPr>
          <w:rFonts w:hint="cs"/>
          <w:rtl/>
        </w:rPr>
        <w:t>من</w:t>
      </w:r>
      <w:r w:rsidR="00713331" w:rsidRPr="00DE6131">
        <w:rPr>
          <w:rFonts w:hint="cs"/>
          <w:rtl/>
        </w:rPr>
        <w:t xml:space="preserve"> </w:t>
      </w:r>
      <w:r w:rsidR="00F16751" w:rsidRPr="00DE6131">
        <w:rPr>
          <w:rFonts w:hint="cs"/>
          <w:rtl/>
        </w:rPr>
        <w:t>مؤهلات</w:t>
      </w:r>
      <w:r w:rsidR="00713331" w:rsidRPr="00DE6131">
        <w:rPr>
          <w:rFonts w:hint="cs"/>
          <w:rtl/>
        </w:rPr>
        <w:t xml:space="preserve"> </w:t>
      </w:r>
      <w:r w:rsidR="00F16751" w:rsidRPr="00DE6131">
        <w:rPr>
          <w:rFonts w:hint="cs"/>
          <w:rtl/>
        </w:rPr>
        <w:t>وإمكانيات.</w:t>
      </w:r>
      <w:bookmarkEnd w:id="20"/>
      <w:bookmarkEnd w:id="21"/>
      <w:bookmarkEnd w:id="22"/>
      <w:bookmarkEnd w:id="23"/>
      <w:r w:rsidR="00713331" w:rsidRPr="00DE6131">
        <w:rPr>
          <w:rFonts w:hint="cs"/>
          <w:rtl/>
        </w:rPr>
        <w:t xml:space="preserve"> </w:t>
      </w:r>
    </w:p>
    <w:p w14:paraId="4A4812F5" w14:textId="218D1168" w:rsidR="009C1C89" w:rsidRPr="00DE6131" w:rsidRDefault="00713331" w:rsidP="00960774">
      <w:pPr>
        <w:rPr>
          <w:rtl/>
        </w:rPr>
      </w:pPr>
      <w:r w:rsidRPr="00DE6131">
        <w:rPr>
          <w:rFonts w:hint="cs"/>
          <w:rtl/>
        </w:rPr>
        <w:t xml:space="preserve"> </w:t>
      </w:r>
      <w:bookmarkStart w:id="24" w:name="_Toc165664079"/>
      <w:bookmarkStart w:id="25" w:name="_Toc165664590"/>
      <w:bookmarkStart w:id="26" w:name="_Toc165665090"/>
      <w:bookmarkStart w:id="27" w:name="_Toc165665233"/>
      <w:r w:rsidR="00474B44" w:rsidRPr="00DE6131">
        <w:rPr>
          <w:rFonts w:hint="cs"/>
          <w:rtl/>
        </w:rPr>
        <w:t>وتبعا</w:t>
      </w:r>
      <w:r w:rsidRPr="00DE6131">
        <w:rPr>
          <w:rFonts w:hint="cs"/>
          <w:rtl/>
        </w:rPr>
        <w:t xml:space="preserve"> </w:t>
      </w:r>
      <w:r w:rsidR="0005480B" w:rsidRPr="00DE6131">
        <w:rPr>
          <w:rFonts w:hint="cs"/>
          <w:rtl/>
        </w:rPr>
        <w:t>لهذه</w:t>
      </w:r>
      <w:r w:rsidRPr="00DE6131">
        <w:rPr>
          <w:rFonts w:hint="cs"/>
          <w:rtl/>
        </w:rPr>
        <w:t xml:space="preserve"> </w:t>
      </w:r>
      <w:r w:rsidR="0005480B" w:rsidRPr="00DE6131">
        <w:rPr>
          <w:rFonts w:hint="cs"/>
          <w:rtl/>
        </w:rPr>
        <w:t>ا</w:t>
      </w:r>
      <w:r w:rsidR="006C4526" w:rsidRPr="00DE6131">
        <w:rPr>
          <w:rFonts w:hint="cs"/>
          <w:rtl/>
        </w:rPr>
        <w:t>لتغيرات</w:t>
      </w:r>
      <w:r w:rsidRPr="00DE6131">
        <w:rPr>
          <w:rFonts w:hint="cs"/>
          <w:rtl/>
        </w:rPr>
        <w:t xml:space="preserve"> </w:t>
      </w:r>
      <w:r w:rsidR="006C4526" w:rsidRPr="00DE6131">
        <w:rPr>
          <w:rFonts w:hint="cs"/>
          <w:rtl/>
        </w:rPr>
        <w:t>المتسارعة</w:t>
      </w:r>
      <w:r w:rsidRPr="00DE6131">
        <w:rPr>
          <w:rFonts w:hint="cs"/>
          <w:rtl/>
        </w:rPr>
        <w:t xml:space="preserve"> </w:t>
      </w:r>
      <w:r w:rsidR="006C4526" w:rsidRPr="00DE6131">
        <w:rPr>
          <w:rFonts w:hint="cs"/>
          <w:rtl/>
        </w:rPr>
        <w:t>التي</w:t>
      </w:r>
      <w:r w:rsidRPr="00DE6131">
        <w:rPr>
          <w:rFonts w:hint="cs"/>
          <w:rtl/>
        </w:rPr>
        <w:t xml:space="preserve"> </w:t>
      </w:r>
      <w:r w:rsidR="006C4526" w:rsidRPr="00DE6131">
        <w:rPr>
          <w:rFonts w:hint="cs"/>
          <w:rtl/>
        </w:rPr>
        <w:t>شهدتها</w:t>
      </w:r>
      <w:r w:rsidRPr="00DE6131">
        <w:rPr>
          <w:rFonts w:hint="cs"/>
          <w:rtl/>
        </w:rPr>
        <w:t xml:space="preserve"> </w:t>
      </w:r>
      <w:r w:rsidR="006C4526" w:rsidRPr="00DE6131">
        <w:rPr>
          <w:rFonts w:hint="cs"/>
          <w:rtl/>
        </w:rPr>
        <w:t>العديد</w:t>
      </w:r>
      <w:r w:rsidRPr="00DE6131">
        <w:rPr>
          <w:rFonts w:hint="cs"/>
          <w:rtl/>
        </w:rPr>
        <w:t xml:space="preserve"> </w:t>
      </w:r>
      <w:r w:rsidR="006C4526" w:rsidRPr="00DE6131">
        <w:rPr>
          <w:rFonts w:hint="cs"/>
          <w:rtl/>
        </w:rPr>
        <w:t>من</w:t>
      </w:r>
      <w:r w:rsidRPr="00DE6131">
        <w:rPr>
          <w:rFonts w:hint="cs"/>
          <w:rtl/>
        </w:rPr>
        <w:t xml:space="preserve"> </w:t>
      </w:r>
      <w:r w:rsidR="006C4526" w:rsidRPr="00DE6131">
        <w:rPr>
          <w:rFonts w:hint="cs"/>
          <w:rtl/>
        </w:rPr>
        <w:t>المجتمعات</w:t>
      </w:r>
      <w:r w:rsidRPr="00DE6131">
        <w:rPr>
          <w:rFonts w:hint="cs"/>
          <w:rtl/>
        </w:rPr>
        <w:t xml:space="preserve"> </w:t>
      </w:r>
      <w:r w:rsidR="006C4526" w:rsidRPr="00DE6131">
        <w:rPr>
          <w:rFonts w:hint="cs"/>
          <w:rtl/>
        </w:rPr>
        <w:t>والتي</w:t>
      </w:r>
      <w:r w:rsidRPr="00DE6131">
        <w:rPr>
          <w:rFonts w:hint="cs"/>
          <w:rtl/>
        </w:rPr>
        <w:t xml:space="preserve"> </w:t>
      </w:r>
      <w:r w:rsidR="006C4526" w:rsidRPr="00DE6131">
        <w:rPr>
          <w:rFonts w:hint="cs"/>
          <w:rtl/>
        </w:rPr>
        <w:t>مست</w:t>
      </w:r>
      <w:r w:rsidRPr="00DE6131">
        <w:rPr>
          <w:rFonts w:hint="cs"/>
          <w:rtl/>
        </w:rPr>
        <w:t xml:space="preserve"> </w:t>
      </w:r>
      <w:r w:rsidR="006C4526" w:rsidRPr="00DE6131">
        <w:rPr>
          <w:rFonts w:hint="cs"/>
          <w:rtl/>
        </w:rPr>
        <w:t>مختلف</w:t>
      </w:r>
      <w:r w:rsidRPr="00DE6131">
        <w:rPr>
          <w:rFonts w:hint="cs"/>
          <w:rtl/>
        </w:rPr>
        <w:t xml:space="preserve"> </w:t>
      </w:r>
      <w:r w:rsidR="006C4526" w:rsidRPr="00DE6131">
        <w:rPr>
          <w:rFonts w:hint="cs"/>
          <w:rtl/>
        </w:rPr>
        <w:t>الميادين</w:t>
      </w:r>
      <w:r w:rsidRPr="00DE6131">
        <w:rPr>
          <w:rFonts w:hint="cs"/>
          <w:rtl/>
        </w:rPr>
        <w:t xml:space="preserve"> </w:t>
      </w:r>
      <w:r w:rsidR="006C4526" w:rsidRPr="00DE6131">
        <w:rPr>
          <w:rFonts w:hint="cs"/>
          <w:rtl/>
        </w:rPr>
        <w:t>السياسية</w:t>
      </w:r>
      <w:r w:rsidRPr="00DE6131">
        <w:rPr>
          <w:rFonts w:hint="cs"/>
          <w:rtl/>
        </w:rPr>
        <w:t xml:space="preserve"> </w:t>
      </w:r>
      <w:r w:rsidR="006C4526" w:rsidRPr="00DE6131">
        <w:rPr>
          <w:rFonts w:hint="cs"/>
          <w:rtl/>
        </w:rPr>
        <w:t>والاجتماعية</w:t>
      </w:r>
      <w:r w:rsidRPr="00DE6131">
        <w:rPr>
          <w:rFonts w:hint="cs"/>
          <w:rtl/>
        </w:rPr>
        <w:t xml:space="preserve"> </w:t>
      </w:r>
      <w:r w:rsidR="006C4526" w:rsidRPr="00DE6131">
        <w:rPr>
          <w:rFonts w:hint="cs"/>
          <w:rtl/>
        </w:rPr>
        <w:t>والاقتصادية</w:t>
      </w:r>
      <w:r w:rsidRPr="00DE6131">
        <w:rPr>
          <w:rFonts w:hint="cs"/>
          <w:rtl/>
        </w:rPr>
        <w:t xml:space="preserve"> </w:t>
      </w:r>
      <w:r w:rsidR="006C4526" w:rsidRPr="00DE6131">
        <w:rPr>
          <w:rFonts w:hint="cs"/>
          <w:rtl/>
        </w:rPr>
        <w:t>منها</w:t>
      </w:r>
      <w:r w:rsidRPr="00DE6131">
        <w:rPr>
          <w:rFonts w:hint="cs"/>
          <w:rtl/>
        </w:rPr>
        <w:t xml:space="preserve"> </w:t>
      </w:r>
      <w:r w:rsidR="006C4526" w:rsidRPr="00DE6131">
        <w:rPr>
          <w:rFonts w:hint="cs"/>
          <w:rtl/>
        </w:rPr>
        <w:t>عل</w:t>
      </w:r>
      <w:r w:rsidR="006C4526" w:rsidRPr="00DE6131">
        <w:rPr>
          <w:rtl/>
        </w:rPr>
        <w:t>ى</w:t>
      </w:r>
      <w:r w:rsidRPr="00DE6131">
        <w:rPr>
          <w:rFonts w:hint="cs"/>
          <w:rtl/>
        </w:rPr>
        <w:t xml:space="preserve"> </w:t>
      </w:r>
      <w:r w:rsidR="006C4526" w:rsidRPr="00DE6131">
        <w:rPr>
          <w:rFonts w:hint="cs"/>
          <w:rtl/>
        </w:rPr>
        <w:t>وجه</w:t>
      </w:r>
      <w:r w:rsidRPr="00DE6131">
        <w:rPr>
          <w:rFonts w:hint="cs"/>
          <w:rtl/>
        </w:rPr>
        <w:t xml:space="preserve"> </w:t>
      </w:r>
      <w:r w:rsidR="006C4526" w:rsidRPr="00DE6131">
        <w:rPr>
          <w:rFonts w:hint="cs"/>
          <w:rtl/>
        </w:rPr>
        <w:t>الخصوص،</w:t>
      </w:r>
      <w:r w:rsidRPr="00DE6131">
        <w:rPr>
          <w:rFonts w:hint="cs"/>
          <w:rtl/>
        </w:rPr>
        <w:t xml:space="preserve"> </w:t>
      </w:r>
      <w:r w:rsidR="00B07DF7" w:rsidRPr="00DE6131">
        <w:rPr>
          <w:rFonts w:hint="cs"/>
          <w:rtl/>
        </w:rPr>
        <w:t>والتي</w:t>
      </w:r>
      <w:r w:rsidRPr="00DE6131">
        <w:rPr>
          <w:rFonts w:hint="cs"/>
          <w:rtl/>
        </w:rPr>
        <w:t xml:space="preserve"> </w:t>
      </w:r>
      <w:r w:rsidR="006C4526" w:rsidRPr="00DE6131">
        <w:rPr>
          <w:rFonts w:hint="cs"/>
          <w:rtl/>
        </w:rPr>
        <w:t>أدت</w:t>
      </w:r>
      <w:r w:rsidRPr="00DE6131">
        <w:rPr>
          <w:rFonts w:hint="cs"/>
          <w:rtl/>
        </w:rPr>
        <w:t xml:space="preserve"> </w:t>
      </w:r>
      <w:r w:rsidR="006C4526" w:rsidRPr="00DE6131">
        <w:rPr>
          <w:rFonts w:hint="cs"/>
          <w:rtl/>
        </w:rPr>
        <w:t>في</w:t>
      </w:r>
      <w:r w:rsidRPr="00DE6131">
        <w:rPr>
          <w:rFonts w:hint="cs"/>
          <w:rtl/>
        </w:rPr>
        <w:t xml:space="preserve"> </w:t>
      </w:r>
      <w:r w:rsidR="006C4526" w:rsidRPr="00DE6131">
        <w:rPr>
          <w:rFonts w:hint="cs"/>
          <w:rtl/>
        </w:rPr>
        <w:t>مجملها</w:t>
      </w:r>
      <w:r w:rsidRPr="00DE6131">
        <w:rPr>
          <w:rFonts w:hint="cs"/>
          <w:rtl/>
        </w:rPr>
        <w:t xml:space="preserve"> </w:t>
      </w:r>
      <w:r w:rsidR="006C4526" w:rsidRPr="00DE6131">
        <w:rPr>
          <w:rFonts w:hint="cs"/>
          <w:rtl/>
        </w:rPr>
        <w:t>إلى</w:t>
      </w:r>
      <w:r w:rsidRPr="00DE6131">
        <w:rPr>
          <w:rFonts w:hint="cs"/>
          <w:rtl/>
        </w:rPr>
        <w:t xml:space="preserve"> </w:t>
      </w:r>
      <w:r w:rsidR="006C4526" w:rsidRPr="00DE6131">
        <w:rPr>
          <w:rFonts w:hint="cs"/>
          <w:rtl/>
        </w:rPr>
        <w:t>بلورة</w:t>
      </w:r>
      <w:r w:rsidRPr="00DE6131">
        <w:rPr>
          <w:rFonts w:hint="cs"/>
          <w:rtl/>
        </w:rPr>
        <w:t xml:space="preserve"> </w:t>
      </w:r>
      <w:r w:rsidR="006C4526" w:rsidRPr="00DE6131">
        <w:rPr>
          <w:rFonts w:hint="cs"/>
          <w:rtl/>
        </w:rPr>
        <w:t>تطور</w:t>
      </w:r>
      <w:r w:rsidRPr="00DE6131">
        <w:rPr>
          <w:rFonts w:hint="cs"/>
          <w:rtl/>
        </w:rPr>
        <w:t xml:space="preserve"> </w:t>
      </w:r>
      <w:r w:rsidR="006C4526" w:rsidRPr="00DE6131">
        <w:rPr>
          <w:rFonts w:hint="cs"/>
          <w:rtl/>
        </w:rPr>
        <w:t>متسارع</w:t>
      </w:r>
      <w:r w:rsidRPr="00DE6131">
        <w:rPr>
          <w:rFonts w:hint="cs"/>
          <w:rtl/>
        </w:rPr>
        <w:t xml:space="preserve"> </w:t>
      </w:r>
      <w:r w:rsidR="006C4526" w:rsidRPr="00DE6131">
        <w:rPr>
          <w:rFonts w:hint="cs"/>
          <w:rtl/>
        </w:rPr>
        <w:t>لحاجيات</w:t>
      </w:r>
      <w:r w:rsidRPr="00DE6131">
        <w:rPr>
          <w:rFonts w:hint="cs"/>
          <w:rtl/>
        </w:rPr>
        <w:t xml:space="preserve"> </w:t>
      </w:r>
      <w:r w:rsidR="006C4526" w:rsidRPr="00DE6131">
        <w:rPr>
          <w:rFonts w:hint="cs"/>
          <w:rtl/>
        </w:rPr>
        <w:t>الأفراد</w:t>
      </w:r>
      <w:r w:rsidRPr="00DE6131">
        <w:rPr>
          <w:rFonts w:hint="cs"/>
          <w:rtl/>
        </w:rPr>
        <w:t xml:space="preserve"> </w:t>
      </w:r>
      <w:r w:rsidR="006C4526" w:rsidRPr="00DE6131">
        <w:rPr>
          <w:rFonts w:hint="cs"/>
          <w:rtl/>
        </w:rPr>
        <w:t>والمجتمعات</w:t>
      </w:r>
      <w:r w:rsidRPr="00DE6131">
        <w:rPr>
          <w:rFonts w:hint="cs"/>
          <w:rtl/>
        </w:rPr>
        <w:t xml:space="preserve"> </w:t>
      </w:r>
      <w:r w:rsidR="006C4526" w:rsidRPr="00DE6131">
        <w:rPr>
          <w:rFonts w:hint="cs"/>
          <w:rtl/>
        </w:rPr>
        <w:t>ككل،</w:t>
      </w:r>
      <w:r w:rsidRPr="00DE6131">
        <w:rPr>
          <w:rFonts w:hint="cs"/>
          <w:rtl/>
        </w:rPr>
        <w:t xml:space="preserve"> </w:t>
      </w:r>
      <w:r w:rsidR="006C4526" w:rsidRPr="00DE6131">
        <w:rPr>
          <w:rFonts w:hint="cs"/>
          <w:rtl/>
        </w:rPr>
        <w:t>فعمدت</w:t>
      </w:r>
      <w:r w:rsidRPr="00DE6131">
        <w:rPr>
          <w:rFonts w:hint="cs"/>
          <w:rtl/>
        </w:rPr>
        <w:t xml:space="preserve"> </w:t>
      </w:r>
      <w:r w:rsidR="006C4526" w:rsidRPr="00DE6131">
        <w:rPr>
          <w:rFonts w:hint="cs"/>
          <w:rtl/>
        </w:rPr>
        <w:t>هذه</w:t>
      </w:r>
      <w:r w:rsidRPr="00DE6131">
        <w:rPr>
          <w:rFonts w:hint="cs"/>
          <w:rtl/>
        </w:rPr>
        <w:t xml:space="preserve"> </w:t>
      </w:r>
      <w:r w:rsidR="006C4526" w:rsidRPr="00DE6131">
        <w:rPr>
          <w:rFonts w:hint="cs"/>
          <w:rtl/>
        </w:rPr>
        <w:t>الأخيرة</w:t>
      </w:r>
      <w:r w:rsidRPr="00DE6131">
        <w:rPr>
          <w:rFonts w:hint="cs"/>
          <w:rtl/>
        </w:rPr>
        <w:t xml:space="preserve"> </w:t>
      </w:r>
      <w:r w:rsidR="000970C2" w:rsidRPr="00DE6131">
        <w:rPr>
          <w:rFonts w:hint="cs"/>
          <w:rtl/>
        </w:rPr>
        <w:t>إلى</w:t>
      </w:r>
      <w:r w:rsidRPr="00DE6131">
        <w:rPr>
          <w:rFonts w:hint="cs"/>
          <w:rtl/>
        </w:rPr>
        <w:t xml:space="preserve"> </w:t>
      </w:r>
      <w:r w:rsidR="000970C2" w:rsidRPr="00DE6131">
        <w:rPr>
          <w:rFonts w:hint="cs"/>
          <w:rtl/>
        </w:rPr>
        <w:t>البحث</w:t>
      </w:r>
      <w:r w:rsidRPr="00DE6131">
        <w:rPr>
          <w:rFonts w:hint="cs"/>
          <w:rtl/>
        </w:rPr>
        <w:t xml:space="preserve"> </w:t>
      </w:r>
      <w:r w:rsidR="000970C2" w:rsidRPr="00DE6131">
        <w:rPr>
          <w:rFonts w:hint="cs"/>
          <w:rtl/>
        </w:rPr>
        <w:t>عن</w:t>
      </w:r>
      <w:r w:rsidRPr="00DE6131">
        <w:rPr>
          <w:rFonts w:hint="cs"/>
          <w:rtl/>
        </w:rPr>
        <w:t xml:space="preserve"> </w:t>
      </w:r>
      <w:r w:rsidR="000970C2" w:rsidRPr="00DE6131">
        <w:rPr>
          <w:rFonts w:hint="cs"/>
          <w:rtl/>
        </w:rPr>
        <w:t>أساليب</w:t>
      </w:r>
      <w:r w:rsidRPr="00DE6131">
        <w:rPr>
          <w:rFonts w:hint="cs"/>
          <w:rtl/>
        </w:rPr>
        <w:t xml:space="preserve"> </w:t>
      </w:r>
      <w:r w:rsidR="000970C2" w:rsidRPr="00DE6131">
        <w:rPr>
          <w:rFonts w:hint="cs"/>
          <w:rtl/>
        </w:rPr>
        <w:t>جديدة</w:t>
      </w:r>
      <w:r w:rsidRPr="00DE6131">
        <w:rPr>
          <w:rFonts w:hint="cs"/>
          <w:rtl/>
        </w:rPr>
        <w:t xml:space="preserve"> </w:t>
      </w:r>
      <w:r w:rsidR="000970C2" w:rsidRPr="00DE6131">
        <w:rPr>
          <w:rFonts w:hint="cs"/>
          <w:rtl/>
        </w:rPr>
        <w:t>تكون</w:t>
      </w:r>
      <w:r w:rsidRPr="00DE6131">
        <w:rPr>
          <w:rFonts w:hint="cs"/>
          <w:rtl/>
        </w:rPr>
        <w:t xml:space="preserve"> </w:t>
      </w:r>
      <w:r w:rsidR="000970C2" w:rsidRPr="00DE6131">
        <w:rPr>
          <w:rFonts w:hint="cs"/>
          <w:rtl/>
        </w:rPr>
        <w:t>أكثر</w:t>
      </w:r>
      <w:r w:rsidRPr="00DE6131">
        <w:rPr>
          <w:rFonts w:hint="cs"/>
          <w:rtl/>
        </w:rPr>
        <w:t xml:space="preserve"> </w:t>
      </w:r>
      <w:r w:rsidR="000970C2" w:rsidRPr="00DE6131">
        <w:rPr>
          <w:rFonts w:hint="cs"/>
          <w:rtl/>
        </w:rPr>
        <w:t>فعالية</w:t>
      </w:r>
      <w:r w:rsidRPr="00DE6131">
        <w:rPr>
          <w:rFonts w:hint="cs"/>
          <w:rtl/>
        </w:rPr>
        <w:t xml:space="preserve"> </w:t>
      </w:r>
      <w:r w:rsidR="000970C2" w:rsidRPr="00DE6131">
        <w:rPr>
          <w:rFonts w:hint="cs"/>
          <w:rtl/>
        </w:rPr>
        <w:t>لمواكبة</w:t>
      </w:r>
      <w:r w:rsidRPr="00DE6131">
        <w:rPr>
          <w:rFonts w:hint="cs"/>
          <w:rtl/>
        </w:rPr>
        <w:t xml:space="preserve"> </w:t>
      </w:r>
      <w:r w:rsidR="000970C2" w:rsidRPr="00DE6131">
        <w:rPr>
          <w:rFonts w:hint="cs"/>
          <w:rtl/>
        </w:rPr>
        <w:t>هذه</w:t>
      </w:r>
      <w:r w:rsidRPr="00DE6131">
        <w:rPr>
          <w:rFonts w:hint="cs"/>
          <w:rtl/>
        </w:rPr>
        <w:t xml:space="preserve"> </w:t>
      </w:r>
      <w:r w:rsidR="00522982" w:rsidRPr="00DE6131">
        <w:rPr>
          <w:rFonts w:hint="cs"/>
          <w:rtl/>
        </w:rPr>
        <w:t>المستجدات</w:t>
      </w:r>
      <w:r w:rsidRPr="00DE6131">
        <w:rPr>
          <w:rFonts w:hint="cs"/>
          <w:rtl/>
        </w:rPr>
        <w:t xml:space="preserve"> </w:t>
      </w:r>
      <w:r w:rsidR="00522982" w:rsidRPr="00DE6131">
        <w:rPr>
          <w:rFonts w:hint="cs"/>
          <w:rtl/>
        </w:rPr>
        <w:t>بعيدا</w:t>
      </w:r>
      <w:r w:rsidRPr="00DE6131">
        <w:rPr>
          <w:rFonts w:hint="cs"/>
          <w:rtl/>
        </w:rPr>
        <w:t xml:space="preserve"> </w:t>
      </w:r>
      <w:r w:rsidR="006D244D" w:rsidRPr="00DE6131">
        <w:rPr>
          <w:rFonts w:hint="cs"/>
          <w:rtl/>
        </w:rPr>
        <w:t>عن</w:t>
      </w:r>
      <w:r w:rsidRPr="00DE6131">
        <w:rPr>
          <w:rFonts w:hint="cs"/>
          <w:rtl/>
        </w:rPr>
        <w:t xml:space="preserve"> </w:t>
      </w:r>
      <w:r w:rsidR="00522982" w:rsidRPr="00DE6131">
        <w:rPr>
          <w:rFonts w:hint="cs"/>
          <w:rtl/>
        </w:rPr>
        <w:t>الأساليب</w:t>
      </w:r>
      <w:r w:rsidRPr="00DE6131">
        <w:rPr>
          <w:rFonts w:hint="cs"/>
          <w:rtl/>
        </w:rPr>
        <w:t xml:space="preserve"> </w:t>
      </w:r>
      <w:r w:rsidR="000970C2" w:rsidRPr="00DE6131">
        <w:rPr>
          <w:rFonts w:hint="cs"/>
          <w:rtl/>
        </w:rPr>
        <w:t>الكلاسيكية</w:t>
      </w:r>
      <w:r w:rsidRPr="00DE6131">
        <w:rPr>
          <w:rFonts w:hint="cs"/>
          <w:rtl/>
        </w:rPr>
        <w:t xml:space="preserve"> </w:t>
      </w:r>
      <w:r w:rsidR="00D42A57" w:rsidRPr="00DE6131">
        <w:rPr>
          <w:rFonts w:hint="cs"/>
          <w:rtl/>
        </w:rPr>
        <w:t>في</w:t>
      </w:r>
      <w:r w:rsidRPr="00DE6131">
        <w:rPr>
          <w:rFonts w:hint="cs"/>
          <w:rtl/>
        </w:rPr>
        <w:t xml:space="preserve"> </w:t>
      </w:r>
      <w:r w:rsidR="00D42A57" w:rsidRPr="00DE6131">
        <w:rPr>
          <w:rFonts w:hint="cs"/>
          <w:rtl/>
        </w:rPr>
        <w:t>التسيير</w:t>
      </w:r>
      <w:r w:rsidRPr="00DE6131">
        <w:rPr>
          <w:rFonts w:hint="cs"/>
          <w:rtl/>
        </w:rPr>
        <w:t xml:space="preserve"> </w:t>
      </w:r>
      <w:r w:rsidR="000970C2" w:rsidRPr="00DE6131">
        <w:rPr>
          <w:rFonts w:hint="cs"/>
          <w:rtl/>
        </w:rPr>
        <w:t>التي</w:t>
      </w:r>
      <w:r w:rsidRPr="00DE6131">
        <w:rPr>
          <w:rFonts w:hint="cs"/>
          <w:rtl/>
        </w:rPr>
        <w:t xml:space="preserve"> </w:t>
      </w:r>
      <w:r w:rsidR="000970C2" w:rsidRPr="00DE6131">
        <w:rPr>
          <w:rFonts w:hint="cs"/>
          <w:rtl/>
        </w:rPr>
        <w:t>ثبت</w:t>
      </w:r>
      <w:r w:rsidRPr="00DE6131">
        <w:rPr>
          <w:rFonts w:hint="cs"/>
          <w:rtl/>
        </w:rPr>
        <w:t xml:space="preserve"> </w:t>
      </w:r>
      <w:r w:rsidR="000970C2" w:rsidRPr="00DE6131">
        <w:rPr>
          <w:rFonts w:hint="cs"/>
          <w:rtl/>
        </w:rPr>
        <w:t>عجزها</w:t>
      </w:r>
      <w:r w:rsidRPr="00DE6131">
        <w:rPr>
          <w:rFonts w:hint="cs"/>
          <w:rtl/>
        </w:rPr>
        <w:t xml:space="preserve"> </w:t>
      </w:r>
      <w:r w:rsidR="000970C2" w:rsidRPr="00DE6131">
        <w:rPr>
          <w:rFonts w:hint="cs"/>
          <w:rtl/>
        </w:rPr>
        <w:t>عن</w:t>
      </w:r>
      <w:r w:rsidRPr="00DE6131">
        <w:rPr>
          <w:rFonts w:hint="cs"/>
          <w:rtl/>
        </w:rPr>
        <w:t xml:space="preserve"> </w:t>
      </w:r>
      <w:r w:rsidR="000970C2" w:rsidRPr="00DE6131">
        <w:rPr>
          <w:rFonts w:hint="cs"/>
          <w:rtl/>
        </w:rPr>
        <w:t>بلوغ</w:t>
      </w:r>
      <w:r w:rsidRPr="00DE6131">
        <w:rPr>
          <w:rFonts w:hint="cs"/>
          <w:rtl/>
        </w:rPr>
        <w:t xml:space="preserve"> </w:t>
      </w:r>
      <w:r w:rsidR="00522982" w:rsidRPr="00DE6131">
        <w:rPr>
          <w:rFonts w:hint="cs"/>
          <w:rtl/>
        </w:rPr>
        <w:t>الأهداف</w:t>
      </w:r>
      <w:r w:rsidRPr="00DE6131">
        <w:rPr>
          <w:rFonts w:hint="cs"/>
          <w:rtl/>
        </w:rPr>
        <w:t xml:space="preserve"> </w:t>
      </w:r>
      <w:r w:rsidR="000970C2" w:rsidRPr="00DE6131">
        <w:rPr>
          <w:rFonts w:hint="cs"/>
          <w:rtl/>
        </w:rPr>
        <w:t>التي</w:t>
      </w:r>
      <w:r w:rsidRPr="00DE6131">
        <w:rPr>
          <w:rFonts w:hint="cs"/>
          <w:rtl/>
        </w:rPr>
        <w:t xml:space="preserve"> </w:t>
      </w:r>
      <w:r w:rsidR="000970C2" w:rsidRPr="00DE6131">
        <w:rPr>
          <w:rFonts w:hint="cs"/>
          <w:rtl/>
        </w:rPr>
        <w:t>أنشأت</w:t>
      </w:r>
      <w:r w:rsidRPr="00DE6131">
        <w:rPr>
          <w:rFonts w:hint="cs"/>
          <w:rtl/>
        </w:rPr>
        <w:t xml:space="preserve"> </w:t>
      </w:r>
      <w:r w:rsidR="000970C2" w:rsidRPr="00DE6131">
        <w:rPr>
          <w:rFonts w:hint="cs"/>
          <w:rtl/>
        </w:rPr>
        <w:t>المرافق</w:t>
      </w:r>
      <w:r w:rsidRPr="00DE6131">
        <w:rPr>
          <w:rFonts w:hint="cs"/>
          <w:rtl/>
        </w:rPr>
        <w:t xml:space="preserve"> </w:t>
      </w:r>
      <w:r w:rsidR="000970C2" w:rsidRPr="00DE6131">
        <w:rPr>
          <w:rFonts w:hint="cs"/>
          <w:rtl/>
        </w:rPr>
        <w:t>العامة</w:t>
      </w:r>
      <w:r w:rsidRPr="00DE6131">
        <w:rPr>
          <w:rFonts w:hint="cs"/>
          <w:rtl/>
        </w:rPr>
        <w:t xml:space="preserve"> </w:t>
      </w:r>
      <w:r w:rsidR="0095348F" w:rsidRPr="00DE6131">
        <w:rPr>
          <w:rFonts w:hint="cs"/>
          <w:rtl/>
        </w:rPr>
        <w:t>ل</w:t>
      </w:r>
      <w:r w:rsidR="000970C2" w:rsidRPr="00DE6131">
        <w:rPr>
          <w:rFonts w:hint="cs"/>
          <w:rtl/>
        </w:rPr>
        <w:t>أجلها.</w:t>
      </w:r>
      <w:bookmarkEnd w:id="24"/>
      <w:bookmarkEnd w:id="25"/>
      <w:bookmarkEnd w:id="26"/>
      <w:bookmarkEnd w:id="27"/>
    </w:p>
    <w:p w14:paraId="3F623D9D" w14:textId="6F75329C" w:rsidR="00F21523" w:rsidRPr="00DE6131" w:rsidRDefault="000970C2" w:rsidP="00960774">
      <w:pPr>
        <w:rPr>
          <w:rtl/>
        </w:rPr>
      </w:pPr>
      <w:bookmarkStart w:id="28" w:name="_Toc165664080"/>
      <w:bookmarkStart w:id="29" w:name="_Toc165664591"/>
      <w:bookmarkStart w:id="30" w:name="_Toc165665091"/>
      <w:bookmarkStart w:id="31" w:name="_Toc165665234"/>
      <w:r w:rsidRPr="00DE6131">
        <w:rPr>
          <w:rFonts w:hint="cs"/>
          <w:rtl/>
        </w:rPr>
        <w:t>وفي</w:t>
      </w:r>
      <w:r w:rsidR="00713331" w:rsidRPr="00DE6131">
        <w:rPr>
          <w:rFonts w:hint="cs"/>
          <w:rtl/>
        </w:rPr>
        <w:t xml:space="preserve"> </w:t>
      </w:r>
      <w:r w:rsidRPr="00DE6131">
        <w:rPr>
          <w:rFonts w:hint="cs"/>
          <w:rtl/>
        </w:rPr>
        <w:t>ه</w:t>
      </w:r>
      <w:r w:rsidR="00390493" w:rsidRPr="00DE6131">
        <w:rPr>
          <w:rFonts w:hint="cs"/>
          <w:rtl/>
        </w:rPr>
        <w:t>ــــــ</w:t>
      </w:r>
      <w:r w:rsidRPr="00DE6131">
        <w:rPr>
          <w:rFonts w:hint="cs"/>
          <w:rtl/>
        </w:rPr>
        <w:t>ذا</w:t>
      </w:r>
      <w:r w:rsidR="00713331" w:rsidRPr="00DE6131">
        <w:rPr>
          <w:rFonts w:hint="cs"/>
          <w:rtl/>
        </w:rPr>
        <w:t xml:space="preserve"> </w:t>
      </w:r>
      <w:r w:rsidR="00E167C6" w:rsidRPr="00DE6131">
        <w:rPr>
          <w:rFonts w:hint="cs"/>
          <w:rtl/>
        </w:rPr>
        <w:t>السياق</w:t>
      </w:r>
      <w:r w:rsidR="00713331" w:rsidRPr="00DE6131">
        <w:rPr>
          <w:rFonts w:hint="cs"/>
          <w:rtl/>
        </w:rPr>
        <w:t xml:space="preserve"> </w:t>
      </w:r>
      <w:r w:rsidR="00E167C6" w:rsidRPr="00DE6131">
        <w:rPr>
          <w:rFonts w:hint="cs"/>
          <w:rtl/>
        </w:rPr>
        <w:t>واستنادا</w:t>
      </w:r>
      <w:r w:rsidR="00713331" w:rsidRPr="00DE6131">
        <w:rPr>
          <w:rFonts w:hint="cs"/>
          <w:rtl/>
        </w:rPr>
        <w:t xml:space="preserve"> </w:t>
      </w:r>
      <w:r w:rsidR="00A67F16">
        <w:rPr>
          <w:rFonts w:hint="cs"/>
          <w:rtl/>
        </w:rPr>
        <w:t>إلى هذه</w:t>
      </w:r>
      <w:r w:rsidR="00713331" w:rsidRPr="00DE6131">
        <w:rPr>
          <w:rFonts w:hint="cs"/>
          <w:rtl/>
        </w:rPr>
        <w:t xml:space="preserve"> </w:t>
      </w:r>
      <w:r w:rsidR="00E167C6" w:rsidRPr="00DE6131">
        <w:rPr>
          <w:rFonts w:hint="cs"/>
          <w:rtl/>
        </w:rPr>
        <w:t>المعطيات</w:t>
      </w:r>
      <w:r w:rsidR="00713331" w:rsidRPr="00DE6131">
        <w:rPr>
          <w:rFonts w:hint="cs"/>
          <w:rtl/>
        </w:rPr>
        <w:t xml:space="preserve"> </w:t>
      </w:r>
      <w:r w:rsidR="00E167C6" w:rsidRPr="00DE6131">
        <w:rPr>
          <w:rFonts w:hint="cs"/>
          <w:rtl/>
        </w:rPr>
        <w:t>الجدي</w:t>
      </w:r>
      <w:r w:rsidR="00390493" w:rsidRPr="00DE6131">
        <w:rPr>
          <w:rFonts w:hint="cs"/>
          <w:rtl/>
        </w:rPr>
        <w:t>ــــ</w:t>
      </w:r>
      <w:r w:rsidR="00E167C6" w:rsidRPr="00DE6131">
        <w:rPr>
          <w:rFonts w:hint="cs"/>
          <w:rtl/>
        </w:rPr>
        <w:t>دة</w:t>
      </w:r>
      <w:r w:rsidR="00713331" w:rsidRPr="00DE6131">
        <w:rPr>
          <w:rFonts w:hint="cs"/>
          <w:rtl/>
        </w:rPr>
        <w:t xml:space="preserve"> </w:t>
      </w:r>
      <w:r w:rsidR="00E167C6" w:rsidRPr="00DE6131">
        <w:rPr>
          <w:rFonts w:hint="cs"/>
          <w:rtl/>
        </w:rPr>
        <w:t>وما</w:t>
      </w:r>
      <w:r w:rsidR="00713331" w:rsidRPr="00DE6131">
        <w:rPr>
          <w:rFonts w:hint="cs"/>
          <w:rtl/>
        </w:rPr>
        <w:t xml:space="preserve"> </w:t>
      </w:r>
      <w:r w:rsidR="00E167C6" w:rsidRPr="00DE6131">
        <w:rPr>
          <w:rFonts w:hint="cs"/>
          <w:rtl/>
        </w:rPr>
        <w:t>رافقه</w:t>
      </w:r>
      <w:r w:rsidR="00E167C6" w:rsidRPr="00DE6131">
        <w:rPr>
          <w:rtl/>
        </w:rPr>
        <w:t>ا</w:t>
      </w:r>
      <w:r w:rsidR="00713331" w:rsidRPr="00DE6131">
        <w:rPr>
          <w:rFonts w:hint="cs"/>
          <w:rtl/>
        </w:rPr>
        <w:t xml:space="preserve"> </w:t>
      </w:r>
      <w:r w:rsidR="00E167C6" w:rsidRPr="00DE6131">
        <w:rPr>
          <w:rFonts w:hint="cs"/>
          <w:rtl/>
        </w:rPr>
        <w:t>من</w:t>
      </w:r>
      <w:r w:rsidR="00713331" w:rsidRPr="00DE6131">
        <w:rPr>
          <w:rFonts w:hint="cs"/>
          <w:rtl/>
        </w:rPr>
        <w:t xml:space="preserve"> </w:t>
      </w:r>
      <w:r w:rsidR="00E167C6" w:rsidRPr="00DE6131">
        <w:rPr>
          <w:rFonts w:hint="cs"/>
          <w:rtl/>
        </w:rPr>
        <w:t>تحولات</w:t>
      </w:r>
      <w:r w:rsidR="00952AA6" w:rsidRPr="00DE6131">
        <w:rPr>
          <w:rFonts w:hint="cs"/>
          <w:rtl/>
        </w:rPr>
        <w:t>،</w:t>
      </w:r>
      <w:r w:rsidR="00713331" w:rsidRPr="00DE6131">
        <w:rPr>
          <w:rFonts w:hint="cs"/>
          <w:rtl/>
        </w:rPr>
        <w:t xml:space="preserve"> </w:t>
      </w:r>
      <w:r w:rsidR="00E167C6" w:rsidRPr="00DE6131">
        <w:rPr>
          <w:rFonts w:hint="cs"/>
          <w:rtl/>
        </w:rPr>
        <w:t>خاصة</w:t>
      </w:r>
      <w:r w:rsidR="00713331" w:rsidRPr="00DE6131">
        <w:rPr>
          <w:rFonts w:hint="cs"/>
          <w:rtl/>
        </w:rPr>
        <w:t xml:space="preserve"> </w:t>
      </w:r>
      <w:r w:rsidR="00E167C6" w:rsidRPr="00DE6131">
        <w:rPr>
          <w:rFonts w:hint="cs"/>
          <w:rtl/>
        </w:rPr>
        <w:t>ما</w:t>
      </w:r>
      <w:r w:rsidR="00713331" w:rsidRPr="00DE6131">
        <w:rPr>
          <w:rFonts w:hint="cs"/>
          <w:rtl/>
        </w:rPr>
        <w:t xml:space="preserve"> </w:t>
      </w:r>
      <w:r w:rsidR="00952AA6" w:rsidRPr="00DE6131">
        <w:rPr>
          <w:rFonts w:hint="cs"/>
          <w:rtl/>
        </w:rPr>
        <w:t>يتعلق</w:t>
      </w:r>
      <w:r w:rsidR="00713331" w:rsidRPr="00DE6131">
        <w:rPr>
          <w:rFonts w:hint="cs"/>
          <w:rtl/>
        </w:rPr>
        <w:t xml:space="preserve"> </w:t>
      </w:r>
      <w:r w:rsidR="00952AA6" w:rsidRPr="00DE6131">
        <w:rPr>
          <w:rFonts w:hint="cs"/>
          <w:rtl/>
        </w:rPr>
        <w:t>بالالتزامات</w:t>
      </w:r>
      <w:r w:rsidR="00713331" w:rsidRPr="00DE6131">
        <w:rPr>
          <w:rFonts w:hint="cs"/>
          <w:rtl/>
        </w:rPr>
        <w:t xml:space="preserve"> </w:t>
      </w:r>
      <w:r w:rsidR="00952AA6" w:rsidRPr="00DE6131">
        <w:rPr>
          <w:rFonts w:hint="cs"/>
          <w:rtl/>
        </w:rPr>
        <w:t>التي</w:t>
      </w:r>
      <w:r w:rsidR="00713331" w:rsidRPr="00DE6131">
        <w:rPr>
          <w:rFonts w:hint="cs"/>
          <w:rtl/>
        </w:rPr>
        <w:t xml:space="preserve"> </w:t>
      </w:r>
      <w:r w:rsidR="00952AA6" w:rsidRPr="00DE6131">
        <w:rPr>
          <w:rFonts w:hint="cs"/>
          <w:rtl/>
        </w:rPr>
        <w:t>تفرضها</w:t>
      </w:r>
      <w:r w:rsidR="00713331" w:rsidRPr="00DE6131">
        <w:rPr>
          <w:rFonts w:hint="cs"/>
          <w:rtl/>
        </w:rPr>
        <w:t xml:space="preserve"> </w:t>
      </w:r>
      <w:r w:rsidR="00E167C6" w:rsidRPr="00DE6131">
        <w:rPr>
          <w:rFonts w:hint="cs"/>
          <w:rtl/>
        </w:rPr>
        <w:t>العولمة</w:t>
      </w:r>
      <w:r w:rsidR="00713331" w:rsidRPr="00DE6131">
        <w:rPr>
          <w:rFonts w:hint="cs"/>
          <w:rtl/>
        </w:rPr>
        <w:t xml:space="preserve"> </w:t>
      </w:r>
      <w:r w:rsidR="0005480B" w:rsidRPr="00DE6131">
        <w:rPr>
          <w:rFonts w:hint="cs"/>
          <w:rtl/>
        </w:rPr>
        <w:t>في</w:t>
      </w:r>
      <w:r w:rsidR="00713331" w:rsidRPr="00DE6131">
        <w:rPr>
          <w:rFonts w:hint="cs"/>
          <w:rtl/>
        </w:rPr>
        <w:t xml:space="preserve"> </w:t>
      </w:r>
      <w:r w:rsidR="0005480B" w:rsidRPr="00DE6131">
        <w:rPr>
          <w:rFonts w:hint="cs"/>
          <w:rtl/>
        </w:rPr>
        <w:t>كافة</w:t>
      </w:r>
      <w:r w:rsidR="00713331" w:rsidRPr="00DE6131">
        <w:rPr>
          <w:rFonts w:hint="cs"/>
          <w:rtl/>
        </w:rPr>
        <w:t xml:space="preserve"> </w:t>
      </w:r>
      <w:r w:rsidR="0005480B" w:rsidRPr="00DE6131">
        <w:rPr>
          <w:rFonts w:hint="cs"/>
          <w:rtl/>
        </w:rPr>
        <w:t>الميادين</w:t>
      </w:r>
      <w:r w:rsidR="00713331" w:rsidRPr="00DE6131">
        <w:rPr>
          <w:rFonts w:hint="cs"/>
          <w:rtl/>
        </w:rPr>
        <w:t xml:space="preserve"> </w:t>
      </w:r>
      <w:r w:rsidR="0005480B" w:rsidRPr="00DE6131">
        <w:rPr>
          <w:rFonts w:hint="cs"/>
          <w:rtl/>
        </w:rPr>
        <w:t>وبالأخص</w:t>
      </w:r>
      <w:r w:rsidR="00713331" w:rsidRPr="00DE6131">
        <w:rPr>
          <w:rFonts w:hint="cs"/>
          <w:rtl/>
        </w:rPr>
        <w:t xml:space="preserve"> </w:t>
      </w:r>
      <w:r w:rsidR="0005480B" w:rsidRPr="00DE6131">
        <w:rPr>
          <w:rFonts w:hint="cs"/>
          <w:rtl/>
        </w:rPr>
        <w:t>فكرة</w:t>
      </w:r>
      <w:r w:rsidR="00713331" w:rsidRPr="00DE6131">
        <w:rPr>
          <w:rFonts w:hint="cs"/>
          <w:rtl/>
        </w:rPr>
        <w:t xml:space="preserve"> </w:t>
      </w:r>
      <w:r w:rsidR="00E167C6" w:rsidRPr="00DE6131">
        <w:rPr>
          <w:rFonts w:hint="cs"/>
          <w:rtl/>
        </w:rPr>
        <w:t>تحرير</w:t>
      </w:r>
      <w:r w:rsidR="00713331" w:rsidRPr="00DE6131">
        <w:rPr>
          <w:rFonts w:hint="cs"/>
          <w:rtl/>
        </w:rPr>
        <w:t xml:space="preserve"> </w:t>
      </w:r>
      <w:r w:rsidR="00863C5B" w:rsidRPr="00DE6131">
        <w:rPr>
          <w:rFonts w:hint="cs"/>
          <w:rtl/>
        </w:rPr>
        <w:t>لاقتصاد</w:t>
      </w:r>
      <w:r w:rsidR="00713331" w:rsidRPr="00DE6131">
        <w:rPr>
          <w:rFonts w:hint="cs"/>
          <w:rtl/>
        </w:rPr>
        <w:t xml:space="preserve"> </w:t>
      </w:r>
      <w:r w:rsidR="00E167C6" w:rsidRPr="00DE6131">
        <w:rPr>
          <w:rFonts w:hint="cs"/>
          <w:rtl/>
        </w:rPr>
        <w:t>وفسح</w:t>
      </w:r>
      <w:r w:rsidR="00713331" w:rsidRPr="00DE6131">
        <w:rPr>
          <w:rFonts w:hint="cs"/>
          <w:rtl/>
        </w:rPr>
        <w:t xml:space="preserve"> </w:t>
      </w:r>
      <w:r w:rsidR="00952AA6" w:rsidRPr="00DE6131">
        <w:rPr>
          <w:rFonts w:hint="cs"/>
          <w:rtl/>
        </w:rPr>
        <w:t>ل</w:t>
      </w:r>
      <w:r w:rsidR="00E167C6" w:rsidRPr="00DE6131">
        <w:rPr>
          <w:rFonts w:hint="cs"/>
          <w:rtl/>
        </w:rPr>
        <w:t>لمجال</w:t>
      </w:r>
      <w:r w:rsidR="00713331" w:rsidRPr="00DE6131">
        <w:rPr>
          <w:rFonts w:hint="cs"/>
          <w:rtl/>
        </w:rPr>
        <w:t xml:space="preserve"> </w:t>
      </w:r>
      <w:r w:rsidR="00952AA6" w:rsidRPr="00DE6131">
        <w:rPr>
          <w:rFonts w:hint="cs"/>
          <w:rtl/>
        </w:rPr>
        <w:t>أمام</w:t>
      </w:r>
      <w:r w:rsidR="00713331" w:rsidRPr="00DE6131">
        <w:rPr>
          <w:rFonts w:hint="cs"/>
          <w:rtl/>
        </w:rPr>
        <w:t xml:space="preserve"> </w:t>
      </w:r>
      <w:r w:rsidR="00952AA6" w:rsidRPr="00DE6131">
        <w:rPr>
          <w:rFonts w:hint="cs"/>
          <w:rtl/>
        </w:rPr>
        <w:t>ا</w:t>
      </w:r>
      <w:r w:rsidR="00E167C6" w:rsidRPr="00DE6131">
        <w:rPr>
          <w:rFonts w:hint="cs"/>
          <w:rtl/>
        </w:rPr>
        <w:t>لخواص،</w:t>
      </w:r>
      <w:r w:rsidR="00713331" w:rsidRPr="00DE6131">
        <w:rPr>
          <w:rFonts w:hint="cs"/>
          <w:rtl/>
        </w:rPr>
        <w:t xml:space="preserve"> </w:t>
      </w:r>
      <w:r w:rsidR="00E167C6" w:rsidRPr="00DE6131">
        <w:rPr>
          <w:rFonts w:hint="cs"/>
          <w:rtl/>
        </w:rPr>
        <w:t>وانسحاب</w:t>
      </w:r>
      <w:r w:rsidR="00713331" w:rsidRPr="00DE6131">
        <w:rPr>
          <w:rFonts w:hint="cs"/>
          <w:rtl/>
        </w:rPr>
        <w:t xml:space="preserve"> </w:t>
      </w:r>
      <w:r w:rsidR="003604CF" w:rsidRPr="00DE6131">
        <w:rPr>
          <w:rFonts w:hint="cs"/>
          <w:rtl/>
        </w:rPr>
        <w:t>معظم</w:t>
      </w:r>
      <w:r w:rsidR="00713331" w:rsidRPr="00DE6131">
        <w:rPr>
          <w:rFonts w:hint="cs"/>
          <w:rtl/>
        </w:rPr>
        <w:t xml:space="preserve"> </w:t>
      </w:r>
      <w:r w:rsidR="003604CF" w:rsidRPr="00DE6131">
        <w:rPr>
          <w:rFonts w:hint="cs"/>
          <w:rtl/>
        </w:rPr>
        <w:t>الحكومات</w:t>
      </w:r>
      <w:r w:rsidR="00713331" w:rsidRPr="00DE6131">
        <w:rPr>
          <w:rFonts w:hint="cs"/>
          <w:rtl/>
        </w:rPr>
        <w:t xml:space="preserve"> </w:t>
      </w:r>
      <w:r w:rsidR="00E167C6" w:rsidRPr="00DE6131">
        <w:rPr>
          <w:rFonts w:hint="cs"/>
          <w:rtl/>
        </w:rPr>
        <w:t>من</w:t>
      </w:r>
      <w:r w:rsidR="00713331" w:rsidRPr="00DE6131">
        <w:rPr>
          <w:rFonts w:hint="cs"/>
          <w:rtl/>
        </w:rPr>
        <w:t xml:space="preserve"> </w:t>
      </w:r>
      <w:r w:rsidR="00E167C6" w:rsidRPr="00DE6131">
        <w:rPr>
          <w:rFonts w:hint="cs"/>
          <w:rtl/>
        </w:rPr>
        <w:t>الحياة</w:t>
      </w:r>
      <w:r w:rsidR="00713331" w:rsidRPr="00DE6131">
        <w:rPr>
          <w:rFonts w:hint="cs"/>
          <w:rtl/>
        </w:rPr>
        <w:t xml:space="preserve"> </w:t>
      </w:r>
      <w:r w:rsidR="00E167C6" w:rsidRPr="00DE6131">
        <w:rPr>
          <w:rFonts w:hint="cs"/>
          <w:rtl/>
        </w:rPr>
        <w:t>الاقتصادية</w:t>
      </w:r>
      <w:r w:rsidR="00713331" w:rsidRPr="00DE6131">
        <w:rPr>
          <w:rFonts w:hint="cs"/>
          <w:rtl/>
        </w:rPr>
        <w:t xml:space="preserve"> </w:t>
      </w:r>
      <w:r w:rsidR="003604CF" w:rsidRPr="00DE6131">
        <w:rPr>
          <w:rFonts w:hint="cs"/>
          <w:rtl/>
        </w:rPr>
        <w:t>واكتفائها</w:t>
      </w:r>
      <w:r w:rsidR="00713331" w:rsidRPr="00DE6131">
        <w:rPr>
          <w:rFonts w:hint="cs"/>
          <w:rtl/>
        </w:rPr>
        <w:t xml:space="preserve"> </w:t>
      </w:r>
      <w:r w:rsidR="003604CF" w:rsidRPr="00DE6131">
        <w:rPr>
          <w:rFonts w:hint="cs"/>
          <w:rtl/>
        </w:rPr>
        <w:t>بدور</w:t>
      </w:r>
      <w:r w:rsidR="00713331" w:rsidRPr="00DE6131">
        <w:rPr>
          <w:rFonts w:hint="cs"/>
          <w:rtl/>
        </w:rPr>
        <w:t xml:space="preserve"> </w:t>
      </w:r>
      <w:r w:rsidR="00952AA6" w:rsidRPr="00DE6131">
        <w:rPr>
          <w:rFonts w:hint="cs"/>
          <w:rtl/>
        </w:rPr>
        <w:t>المراقبة</w:t>
      </w:r>
      <w:r w:rsidR="00713331" w:rsidRPr="00DE6131">
        <w:rPr>
          <w:rFonts w:hint="cs"/>
          <w:rtl/>
        </w:rPr>
        <w:t xml:space="preserve"> </w:t>
      </w:r>
      <w:r w:rsidR="00952AA6" w:rsidRPr="00DE6131">
        <w:rPr>
          <w:rFonts w:hint="cs"/>
          <w:rtl/>
        </w:rPr>
        <w:t>والإشراف</w:t>
      </w:r>
      <w:r w:rsidR="00713331" w:rsidRPr="00DE6131">
        <w:rPr>
          <w:rFonts w:hint="cs"/>
          <w:rtl/>
        </w:rPr>
        <w:t xml:space="preserve"> </w:t>
      </w:r>
      <w:r w:rsidR="00952AA6" w:rsidRPr="00DE6131">
        <w:rPr>
          <w:rFonts w:hint="cs"/>
          <w:rtl/>
        </w:rPr>
        <w:t>بعيد</w:t>
      </w:r>
      <w:r w:rsidR="00265468" w:rsidRPr="00DE6131">
        <w:rPr>
          <w:rFonts w:hint="cs"/>
          <w:rtl/>
        </w:rPr>
        <w:t>ا</w:t>
      </w:r>
      <w:r w:rsidR="008924D6" w:rsidRPr="00DE6131">
        <w:rPr>
          <w:rFonts w:hint="cs"/>
          <w:rtl/>
        </w:rPr>
        <w:t xml:space="preserve"> </w:t>
      </w:r>
      <w:r w:rsidR="00952AA6" w:rsidRPr="00DE6131">
        <w:rPr>
          <w:rFonts w:hint="cs"/>
          <w:rtl/>
        </w:rPr>
        <w:t>عن</w:t>
      </w:r>
      <w:r w:rsidR="00713331" w:rsidRPr="00DE6131">
        <w:rPr>
          <w:rFonts w:hint="cs"/>
          <w:rtl/>
        </w:rPr>
        <w:t xml:space="preserve"> </w:t>
      </w:r>
      <w:r w:rsidR="00952AA6" w:rsidRPr="00DE6131">
        <w:rPr>
          <w:rFonts w:hint="cs"/>
          <w:rtl/>
        </w:rPr>
        <w:t>كل</w:t>
      </w:r>
      <w:r w:rsidR="00713331" w:rsidRPr="00DE6131">
        <w:rPr>
          <w:rFonts w:hint="cs"/>
          <w:rtl/>
        </w:rPr>
        <w:t xml:space="preserve"> </w:t>
      </w:r>
      <w:r w:rsidR="00952AA6" w:rsidRPr="00DE6131">
        <w:rPr>
          <w:rFonts w:hint="cs"/>
          <w:rtl/>
        </w:rPr>
        <w:t>أشكال</w:t>
      </w:r>
      <w:r w:rsidR="00713331" w:rsidRPr="00DE6131">
        <w:rPr>
          <w:rFonts w:hint="cs"/>
          <w:rtl/>
        </w:rPr>
        <w:t xml:space="preserve"> </w:t>
      </w:r>
      <w:r w:rsidR="003604CF" w:rsidRPr="00DE6131">
        <w:rPr>
          <w:rFonts w:hint="cs"/>
          <w:rtl/>
        </w:rPr>
        <w:t>التدخل</w:t>
      </w:r>
      <w:r w:rsidR="00713331" w:rsidRPr="00DE6131">
        <w:rPr>
          <w:rFonts w:hint="cs"/>
          <w:rtl/>
        </w:rPr>
        <w:t xml:space="preserve"> </w:t>
      </w:r>
      <w:r w:rsidR="003604CF" w:rsidRPr="00DE6131">
        <w:rPr>
          <w:rFonts w:hint="cs"/>
          <w:rtl/>
        </w:rPr>
        <w:t>في</w:t>
      </w:r>
      <w:r w:rsidR="00713331" w:rsidRPr="00DE6131">
        <w:rPr>
          <w:rFonts w:hint="cs"/>
          <w:rtl/>
        </w:rPr>
        <w:t xml:space="preserve"> </w:t>
      </w:r>
      <w:r w:rsidR="003604CF" w:rsidRPr="00DE6131">
        <w:rPr>
          <w:rFonts w:hint="cs"/>
          <w:rtl/>
        </w:rPr>
        <w:t>الشأن</w:t>
      </w:r>
      <w:r w:rsidR="00713331" w:rsidRPr="00DE6131">
        <w:rPr>
          <w:rFonts w:hint="cs"/>
          <w:rtl/>
        </w:rPr>
        <w:t xml:space="preserve"> </w:t>
      </w:r>
      <w:r w:rsidR="003604CF" w:rsidRPr="00DE6131">
        <w:rPr>
          <w:rFonts w:hint="cs"/>
          <w:rtl/>
        </w:rPr>
        <w:t>الاقتصادي</w:t>
      </w:r>
      <w:r w:rsidR="00952AA6" w:rsidRPr="00DE6131">
        <w:rPr>
          <w:rFonts w:hint="cs"/>
          <w:rtl/>
        </w:rPr>
        <w:t>،</w:t>
      </w:r>
      <w:r w:rsidR="00713331" w:rsidRPr="00DE6131">
        <w:rPr>
          <w:rFonts w:hint="cs"/>
          <w:rtl/>
        </w:rPr>
        <w:t xml:space="preserve"> </w:t>
      </w:r>
      <w:r w:rsidR="00952AA6" w:rsidRPr="00DE6131">
        <w:rPr>
          <w:rFonts w:hint="cs"/>
          <w:rtl/>
        </w:rPr>
        <w:t>بادرت</w:t>
      </w:r>
      <w:r w:rsidR="00713331" w:rsidRPr="00DE6131">
        <w:rPr>
          <w:rFonts w:hint="cs"/>
          <w:rtl/>
        </w:rPr>
        <w:t xml:space="preserve"> </w:t>
      </w:r>
      <w:r w:rsidR="00952AA6" w:rsidRPr="00DE6131">
        <w:rPr>
          <w:rFonts w:hint="cs"/>
          <w:rtl/>
        </w:rPr>
        <w:t>الدول</w:t>
      </w:r>
      <w:r w:rsidR="00713331" w:rsidRPr="00DE6131">
        <w:rPr>
          <w:rFonts w:hint="cs"/>
          <w:rtl/>
        </w:rPr>
        <w:t xml:space="preserve"> </w:t>
      </w:r>
      <w:r w:rsidR="00952AA6" w:rsidRPr="00DE6131">
        <w:rPr>
          <w:rFonts w:hint="cs"/>
          <w:rtl/>
        </w:rPr>
        <w:t>إلى</w:t>
      </w:r>
      <w:r w:rsidR="00713331" w:rsidRPr="00DE6131">
        <w:rPr>
          <w:rFonts w:hint="cs"/>
          <w:rtl/>
        </w:rPr>
        <w:t xml:space="preserve"> </w:t>
      </w:r>
      <w:r w:rsidR="00F21523" w:rsidRPr="00DE6131">
        <w:rPr>
          <w:rFonts w:hint="cs"/>
          <w:rtl/>
        </w:rPr>
        <w:t>تكييف</w:t>
      </w:r>
      <w:r w:rsidR="00713331" w:rsidRPr="00DE6131">
        <w:rPr>
          <w:rFonts w:hint="cs"/>
          <w:rtl/>
        </w:rPr>
        <w:t xml:space="preserve"> </w:t>
      </w:r>
      <w:r w:rsidR="00F21523" w:rsidRPr="00DE6131">
        <w:rPr>
          <w:rFonts w:hint="cs"/>
          <w:rtl/>
        </w:rPr>
        <w:t>تشريعاتها</w:t>
      </w:r>
      <w:r w:rsidR="00713331" w:rsidRPr="00DE6131">
        <w:rPr>
          <w:rFonts w:hint="cs"/>
          <w:rtl/>
        </w:rPr>
        <w:t xml:space="preserve"> </w:t>
      </w:r>
      <w:r w:rsidR="00F21523" w:rsidRPr="00DE6131">
        <w:rPr>
          <w:rFonts w:hint="cs"/>
          <w:rtl/>
        </w:rPr>
        <w:t>المتعلقة</w:t>
      </w:r>
      <w:r w:rsidR="00713331" w:rsidRPr="00DE6131">
        <w:rPr>
          <w:rFonts w:hint="cs"/>
          <w:rtl/>
        </w:rPr>
        <w:t xml:space="preserve"> </w:t>
      </w:r>
      <w:r w:rsidR="00F21523" w:rsidRPr="00DE6131">
        <w:rPr>
          <w:rFonts w:hint="cs"/>
          <w:rtl/>
        </w:rPr>
        <w:t>بإدارة</w:t>
      </w:r>
      <w:r w:rsidR="00713331" w:rsidRPr="00DE6131">
        <w:rPr>
          <w:rFonts w:hint="cs"/>
          <w:rtl/>
        </w:rPr>
        <w:t xml:space="preserve"> </w:t>
      </w:r>
      <w:r w:rsidR="00F21523" w:rsidRPr="00DE6131">
        <w:rPr>
          <w:rFonts w:hint="cs"/>
          <w:rtl/>
        </w:rPr>
        <w:t>المرافق</w:t>
      </w:r>
      <w:r w:rsidR="00713331" w:rsidRPr="00DE6131">
        <w:rPr>
          <w:rFonts w:hint="cs"/>
          <w:rtl/>
        </w:rPr>
        <w:t xml:space="preserve"> </w:t>
      </w:r>
      <w:r w:rsidR="00F21523" w:rsidRPr="00DE6131">
        <w:rPr>
          <w:rFonts w:hint="cs"/>
          <w:rtl/>
        </w:rPr>
        <w:t>العامة</w:t>
      </w:r>
      <w:r w:rsidR="00713331" w:rsidRPr="00DE6131">
        <w:rPr>
          <w:rFonts w:hint="cs"/>
          <w:rtl/>
        </w:rPr>
        <w:t xml:space="preserve"> </w:t>
      </w:r>
      <w:r w:rsidR="00F21523" w:rsidRPr="00DE6131">
        <w:rPr>
          <w:rFonts w:hint="cs"/>
          <w:rtl/>
        </w:rPr>
        <w:t>لمسايرة</w:t>
      </w:r>
      <w:r w:rsidR="00713331" w:rsidRPr="00DE6131">
        <w:rPr>
          <w:rFonts w:hint="cs"/>
          <w:rtl/>
        </w:rPr>
        <w:t xml:space="preserve"> </w:t>
      </w:r>
      <w:r w:rsidR="00F21523" w:rsidRPr="00DE6131">
        <w:rPr>
          <w:rFonts w:hint="cs"/>
          <w:rtl/>
        </w:rPr>
        <w:t>الطرق</w:t>
      </w:r>
      <w:r w:rsidR="00713331" w:rsidRPr="00DE6131">
        <w:rPr>
          <w:rFonts w:hint="cs"/>
          <w:rtl/>
        </w:rPr>
        <w:t xml:space="preserve"> </w:t>
      </w:r>
      <w:r w:rsidR="00F21523" w:rsidRPr="00DE6131">
        <w:rPr>
          <w:rFonts w:hint="cs"/>
          <w:rtl/>
        </w:rPr>
        <w:t>المبتكرة</w:t>
      </w:r>
      <w:r w:rsidR="00713331" w:rsidRPr="00DE6131">
        <w:rPr>
          <w:rFonts w:hint="cs"/>
          <w:rtl/>
        </w:rPr>
        <w:t xml:space="preserve"> </w:t>
      </w:r>
      <w:r w:rsidR="00F21523" w:rsidRPr="00DE6131">
        <w:rPr>
          <w:rFonts w:hint="cs"/>
          <w:rtl/>
        </w:rPr>
        <w:t>حديثا</w:t>
      </w:r>
      <w:r w:rsidR="00713331" w:rsidRPr="00DE6131">
        <w:rPr>
          <w:rFonts w:hint="cs"/>
          <w:rtl/>
        </w:rPr>
        <w:t xml:space="preserve"> </w:t>
      </w:r>
      <w:r w:rsidR="00F21523" w:rsidRPr="00DE6131">
        <w:rPr>
          <w:rFonts w:hint="cs"/>
          <w:rtl/>
        </w:rPr>
        <w:t>في</w:t>
      </w:r>
      <w:r w:rsidR="00713331" w:rsidRPr="00DE6131">
        <w:rPr>
          <w:rFonts w:hint="cs"/>
          <w:rtl/>
        </w:rPr>
        <w:t xml:space="preserve"> </w:t>
      </w:r>
      <w:r w:rsidR="00F21523" w:rsidRPr="00DE6131">
        <w:rPr>
          <w:rFonts w:hint="cs"/>
          <w:rtl/>
        </w:rPr>
        <w:t>إدارة</w:t>
      </w:r>
      <w:r w:rsidR="00713331" w:rsidRPr="00DE6131">
        <w:rPr>
          <w:rFonts w:hint="cs"/>
          <w:rtl/>
        </w:rPr>
        <w:t xml:space="preserve"> </w:t>
      </w:r>
      <w:r w:rsidR="00F21523" w:rsidRPr="00DE6131">
        <w:rPr>
          <w:rFonts w:hint="cs"/>
          <w:rtl/>
        </w:rPr>
        <w:t>المرفق</w:t>
      </w:r>
      <w:r w:rsidR="00713331" w:rsidRPr="00DE6131">
        <w:rPr>
          <w:rFonts w:hint="cs"/>
          <w:rtl/>
        </w:rPr>
        <w:t xml:space="preserve"> </w:t>
      </w:r>
      <w:r w:rsidR="00F21523" w:rsidRPr="00DE6131">
        <w:rPr>
          <w:rFonts w:hint="cs"/>
          <w:rtl/>
        </w:rPr>
        <w:t>العام</w:t>
      </w:r>
      <w:r w:rsidR="00713331" w:rsidRPr="00DE6131">
        <w:rPr>
          <w:rFonts w:hint="cs"/>
          <w:rtl/>
        </w:rPr>
        <w:t xml:space="preserve"> </w:t>
      </w:r>
      <w:r w:rsidR="00F21523" w:rsidRPr="00DE6131">
        <w:rPr>
          <w:rFonts w:hint="cs"/>
          <w:rtl/>
        </w:rPr>
        <w:t>والارتقاء</w:t>
      </w:r>
      <w:r w:rsidR="00713331" w:rsidRPr="00DE6131">
        <w:rPr>
          <w:rFonts w:hint="cs"/>
          <w:rtl/>
        </w:rPr>
        <w:t xml:space="preserve"> </w:t>
      </w:r>
      <w:r w:rsidR="00F21523" w:rsidRPr="00DE6131">
        <w:rPr>
          <w:rFonts w:hint="cs"/>
          <w:rtl/>
        </w:rPr>
        <w:t>بالخدمة</w:t>
      </w:r>
      <w:r w:rsidR="00713331" w:rsidRPr="00DE6131">
        <w:rPr>
          <w:rFonts w:hint="cs"/>
          <w:rtl/>
        </w:rPr>
        <w:t xml:space="preserve"> </w:t>
      </w:r>
      <w:r w:rsidR="00F21523" w:rsidRPr="00DE6131">
        <w:rPr>
          <w:rFonts w:hint="cs"/>
          <w:rtl/>
        </w:rPr>
        <w:t>العمومية.</w:t>
      </w:r>
      <w:bookmarkEnd w:id="28"/>
      <w:bookmarkEnd w:id="29"/>
      <w:bookmarkEnd w:id="30"/>
      <w:bookmarkEnd w:id="31"/>
    </w:p>
    <w:p w14:paraId="36E279C4" w14:textId="0812E26C" w:rsidR="00FC22F9" w:rsidRPr="00DE6131" w:rsidRDefault="00713331" w:rsidP="00960774">
      <w:pPr>
        <w:rPr>
          <w:rtl/>
        </w:rPr>
      </w:pPr>
      <w:r w:rsidRPr="00DE6131">
        <w:rPr>
          <w:rFonts w:hint="cs"/>
          <w:rtl/>
        </w:rPr>
        <w:t xml:space="preserve"> </w:t>
      </w:r>
      <w:bookmarkStart w:id="32" w:name="_Toc165664081"/>
      <w:bookmarkStart w:id="33" w:name="_Toc165664592"/>
      <w:bookmarkStart w:id="34" w:name="_Toc165665092"/>
      <w:bookmarkStart w:id="35" w:name="_Toc165665235"/>
      <w:r w:rsidR="00F57AB1" w:rsidRPr="00DE6131">
        <w:rPr>
          <w:rFonts w:hint="cs"/>
          <w:rtl/>
        </w:rPr>
        <w:t>و</w:t>
      </w:r>
      <w:r w:rsidR="00265468" w:rsidRPr="00DE6131">
        <w:rPr>
          <w:rFonts w:hint="cs"/>
          <w:rtl/>
        </w:rPr>
        <w:t>في</w:t>
      </w:r>
      <w:r w:rsidRPr="00DE6131">
        <w:rPr>
          <w:rFonts w:hint="cs"/>
          <w:rtl/>
        </w:rPr>
        <w:t xml:space="preserve"> </w:t>
      </w:r>
      <w:r w:rsidR="00265468" w:rsidRPr="00DE6131">
        <w:rPr>
          <w:rFonts w:hint="cs"/>
          <w:rtl/>
        </w:rPr>
        <w:t>ظل</w:t>
      </w:r>
      <w:r w:rsidRPr="00DE6131">
        <w:rPr>
          <w:rFonts w:hint="cs"/>
          <w:rtl/>
        </w:rPr>
        <w:t xml:space="preserve"> </w:t>
      </w:r>
      <w:r w:rsidR="00265468" w:rsidRPr="00DE6131">
        <w:rPr>
          <w:rFonts w:hint="cs"/>
          <w:rtl/>
        </w:rPr>
        <w:t>عجز</w:t>
      </w:r>
      <w:r w:rsidRPr="00DE6131">
        <w:rPr>
          <w:rFonts w:hint="cs"/>
          <w:rtl/>
        </w:rPr>
        <w:t xml:space="preserve"> </w:t>
      </w:r>
      <w:r w:rsidR="00265468" w:rsidRPr="00DE6131">
        <w:rPr>
          <w:rFonts w:hint="cs"/>
          <w:rtl/>
        </w:rPr>
        <w:t>الأساليب</w:t>
      </w:r>
      <w:r w:rsidRPr="00DE6131">
        <w:rPr>
          <w:rFonts w:hint="cs"/>
          <w:rtl/>
        </w:rPr>
        <w:t xml:space="preserve"> </w:t>
      </w:r>
      <w:r w:rsidR="00265468" w:rsidRPr="00DE6131">
        <w:rPr>
          <w:rFonts w:hint="cs"/>
          <w:rtl/>
        </w:rPr>
        <w:t>التقليدية</w:t>
      </w:r>
      <w:r w:rsidRPr="00DE6131">
        <w:rPr>
          <w:rFonts w:hint="cs"/>
          <w:rtl/>
        </w:rPr>
        <w:t xml:space="preserve"> </w:t>
      </w:r>
      <w:r w:rsidR="00265468" w:rsidRPr="00DE6131">
        <w:rPr>
          <w:rFonts w:hint="cs"/>
          <w:rtl/>
        </w:rPr>
        <w:t>عن</w:t>
      </w:r>
      <w:r w:rsidRPr="00DE6131">
        <w:rPr>
          <w:rFonts w:hint="cs"/>
          <w:rtl/>
        </w:rPr>
        <w:t xml:space="preserve"> </w:t>
      </w:r>
      <w:r w:rsidR="00265468" w:rsidRPr="00DE6131">
        <w:rPr>
          <w:rFonts w:hint="cs"/>
          <w:rtl/>
        </w:rPr>
        <w:t>إدارة</w:t>
      </w:r>
      <w:r w:rsidRPr="00DE6131">
        <w:rPr>
          <w:rFonts w:hint="cs"/>
          <w:rtl/>
        </w:rPr>
        <w:t xml:space="preserve"> </w:t>
      </w:r>
      <w:r w:rsidR="00265468" w:rsidRPr="00DE6131">
        <w:rPr>
          <w:rFonts w:hint="cs"/>
          <w:rtl/>
        </w:rPr>
        <w:t>المرافق</w:t>
      </w:r>
      <w:r w:rsidRPr="00DE6131">
        <w:rPr>
          <w:rFonts w:hint="cs"/>
          <w:rtl/>
        </w:rPr>
        <w:t xml:space="preserve"> </w:t>
      </w:r>
      <w:r w:rsidR="00265468" w:rsidRPr="00DE6131">
        <w:rPr>
          <w:rFonts w:hint="cs"/>
          <w:rtl/>
        </w:rPr>
        <w:t>العامة</w:t>
      </w:r>
      <w:r w:rsidRPr="00DE6131">
        <w:rPr>
          <w:rFonts w:hint="cs"/>
          <w:rtl/>
        </w:rPr>
        <w:t xml:space="preserve"> </w:t>
      </w:r>
      <w:r w:rsidR="0010792E" w:rsidRPr="00DE6131">
        <w:rPr>
          <w:rFonts w:hint="cs"/>
          <w:rtl/>
        </w:rPr>
        <w:t>الضرورية</w:t>
      </w:r>
      <w:r w:rsidRPr="00DE6131">
        <w:rPr>
          <w:rFonts w:hint="cs"/>
          <w:rtl/>
        </w:rPr>
        <w:t xml:space="preserve"> </w:t>
      </w:r>
      <w:r w:rsidR="00265468" w:rsidRPr="00DE6131">
        <w:rPr>
          <w:rFonts w:hint="cs"/>
          <w:rtl/>
        </w:rPr>
        <w:t>بالشكل</w:t>
      </w:r>
      <w:r w:rsidRPr="00DE6131">
        <w:rPr>
          <w:rFonts w:hint="cs"/>
          <w:rtl/>
        </w:rPr>
        <w:t xml:space="preserve"> </w:t>
      </w:r>
      <w:r w:rsidR="00265468" w:rsidRPr="00DE6131">
        <w:rPr>
          <w:rFonts w:hint="cs"/>
          <w:rtl/>
        </w:rPr>
        <w:t>ال</w:t>
      </w:r>
      <w:r w:rsidR="007F52FB" w:rsidRPr="00DE6131">
        <w:rPr>
          <w:rFonts w:hint="cs"/>
          <w:rtl/>
        </w:rPr>
        <w:t>ـــ</w:t>
      </w:r>
      <w:r w:rsidR="00265468" w:rsidRPr="00DE6131">
        <w:rPr>
          <w:rFonts w:hint="cs"/>
          <w:rtl/>
        </w:rPr>
        <w:t>ذي</w:t>
      </w:r>
      <w:r w:rsidRPr="00DE6131">
        <w:rPr>
          <w:rFonts w:hint="cs"/>
          <w:rtl/>
        </w:rPr>
        <w:t xml:space="preserve"> </w:t>
      </w:r>
      <w:r w:rsidR="00265468" w:rsidRPr="00DE6131">
        <w:rPr>
          <w:rFonts w:hint="cs"/>
          <w:rtl/>
        </w:rPr>
        <w:t>يلبي</w:t>
      </w:r>
      <w:r w:rsidRPr="00DE6131">
        <w:rPr>
          <w:rFonts w:hint="cs"/>
          <w:rtl/>
        </w:rPr>
        <w:t xml:space="preserve"> </w:t>
      </w:r>
      <w:r w:rsidR="00265468" w:rsidRPr="00DE6131">
        <w:rPr>
          <w:rFonts w:hint="cs"/>
          <w:rtl/>
        </w:rPr>
        <w:t>الحاجات</w:t>
      </w:r>
      <w:r w:rsidRPr="00DE6131">
        <w:rPr>
          <w:rFonts w:hint="cs"/>
          <w:rtl/>
        </w:rPr>
        <w:t xml:space="preserve"> </w:t>
      </w:r>
      <w:r w:rsidR="00265468" w:rsidRPr="00DE6131">
        <w:rPr>
          <w:rFonts w:hint="cs"/>
          <w:rtl/>
        </w:rPr>
        <w:t>العام</w:t>
      </w:r>
      <w:r w:rsidR="007F52FB" w:rsidRPr="00DE6131">
        <w:rPr>
          <w:rFonts w:hint="cs"/>
          <w:rtl/>
        </w:rPr>
        <w:t>ــــ</w:t>
      </w:r>
      <w:r w:rsidR="00265468" w:rsidRPr="00DE6131">
        <w:rPr>
          <w:rFonts w:hint="cs"/>
          <w:rtl/>
        </w:rPr>
        <w:t>ة</w:t>
      </w:r>
      <w:r w:rsidRPr="00DE6131">
        <w:rPr>
          <w:rFonts w:hint="cs"/>
          <w:rtl/>
        </w:rPr>
        <w:t xml:space="preserve"> </w:t>
      </w:r>
      <w:r w:rsidR="00265468" w:rsidRPr="00DE6131">
        <w:rPr>
          <w:rFonts w:hint="cs"/>
          <w:rtl/>
        </w:rPr>
        <w:t>للجمهور</w:t>
      </w:r>
      <w:r w:rsidRPr="00DE6131">
        <w:rPr>
          <w:rFonts w:hint="cs"/>
          <w:rtl/>
        </w:rPr>
        <w:t xml:space="preserve"> </w:t>
      </w:r>
      <w:r w:rsidR="0010792E" w:rsidRPr="00DE6131">
        <w:rPr>
          <w:rFonts w:hint="cs"/>
          <w:rtl/>
        </w:rPr>
        <w:t>وبالنوعي</w:t>
      </w:r>
      <w:r w:rsidR="00B70AFC" w:rsidRPr="00DE6131">
        <w:rPr>
          <w:rFonts w:hint="cs"/>
          <w:rtl/>
        </w:rPr>
        <w:t>ــ</w:t>
      </w:r>
      <w:r w:rsidR="0010792E" w:rsidRPr="00DE6131">
        <w:rPr>
          <w:rFonts w:hint="cs"/>
          <w:rtl/>
        </w:rPr>
        <w:t>ة</w:t>
      </w:r>
      <w:r w:rsidRPr="00DE6131">
        <w:rPr>
          <w:rFonts w:hint="cs"/>
          <w:rtl/>
        </w:rPr>
        <w:t xml:space="preserve"> </w:t>
      </w:r>
      <w:r w:rsidR="0010792E" w:rsidRPr="00DE6131">
        <w:rPr>
          <w:rFonts w:hint="cs"/>
          <w:rtl/>
        </w:rPr>
        <w:t>المطلوب</w:t>
      </w:r>
      <w:r w:rsidR="007F52FB" w:rsidRPr="00DE6131">
        <w:rPr>
          <w:rFonts w:hint="cs"/>
          <w:rtl/>
        </w:rPr>
        <w:t>ــــ</w:t>
      </w:r>
      <w:r w:rsidR="0010792E" w:rsidRPr="00DE6131">
        <w:rPr>
          <w:rFonts w:hint="cs"/>
          <w:rtl/>
        </w:rPr>
        <w:t>ة،</w:t>
      </w:r>
      <w:r w:rsidRPr="00DE6131">
        <w:rPr>
          <w:rFonts w:hint="cs"/>
          <w:rtl/>
        </w:rPr>
        <w:t xml:space="preserve"> </w:t>
      </w:r>
      <w:r w:rsidR="006D244D" w:rsidRPr="00DE6131">
        <w:rPr>
          <w:rFonts w:hint="cs"/>
          <w:rtl/>
        </w:rPr>
        <w:t>أصبح</w:t>
      </w:r>
      <w:r w:rsidRPr="00DE6131">
        <w:rPr>
          <w:rFonts w:hint="cs"/>
          <w:rtl/>
        </w:rPr>
        <w:t xml:space="preserve"> </w:t>
      </w:r>
      <w:r w:rsidR="007F1600" w:rsidRPr="00DE6131">
        <w:rPr>
          <w:rFonts w:hint="cs"/>
          <w:rtl/>
        </w:rPr>
        <w:t>التسيير</w:t>
      </w:r>
      <w:r w:rsidRPr="00DE6131">
        <w:rPr>
          <w:rFonts w:hint="cs"/>
          <w:rtl/>
        </w:rPr>
        <w:t xml:space="preserve"> </w:t>
      </w:r>
      <w:r w:rsidR="007F1600" w:rsidRPr="00DE6131">
        <w:rPr>
          <w:rFonts w:hint="cs"/>
          <w:rtl/>
        </w:rPr>
        <w:t>غير</w:t>
      </w:r>
      <w:r w:rsidRPr="00DE6131">
        <w:rPr>
          <w:rFonts w:hint="cs"/>
          <w:rtl/>
        </w:rPr>
        <w:t xml:space="preserve"> </w:t>
      </w:r>
      <w:r w:rsidR="00E35D6D" w:rsidRPr="00DE6131">
        <w:rPr>
          <w:rFonts w:hint="cs"/>
          <w:rtl/>
        </w:rPr>
        <w:t>المباشر</w:t>
      </w:r>
      <w:r w:rsidRPr="00DE6131">
        <w:rPr>
          <w:rFonts w:hint="cs"/>
          <w:rtl/>
        </w:rPr>
        <w:t xml:space="preserve"> </w:t>
      </w:r>
      <w:r w:rsidR="009D50CC" w:rsidRPr="00DE6131">
        <w:rPr>
          <w:rFonts w:hint="cs"/>
          <w:rtl/>
        </w:rPr>
        <w:t>للمرافق</w:t>
      </w:r>
      <w:r w:rsidRPr="00DE6131">
        <w:rPr>
          <w:rFonts w:hint="cs"/>
          <w:rtl/>
        </w:rPr>
        <w:t xml:space="preserve"> </w:t>
      </w:r>
      <w:r w:rsidR="009D50CC" w:rsidRPr="00DE6131">
        <w:rPr>
          <w:rFonts w:hint="cs"/>
          <w:rtl/>
        </w:rPr>
        <w:t>العامة</w:t>
      </w:r>
      <w:r w:rsidRPr="00DE6131">
        <w:rPr>
          <w:rFonts w:hint="cs"/>
          <w:rtl/>
        </w:rPr>
        <w:t xml:space="preserve"> </w:t>
      </w:r>
      <w:r w:rsidR="009D50CC" w:rsidRPr="00DE6131">
        <w:rPr>
          <w:rFonts w:hint="cs"/>
          <w:rtl/>
        </w:rPr>
        <w:lastRenderedPageBreak/>
        <w:t>ضرورة</w:t>
      </w:r>
      <w:r w:rsidRPr="00DE6131">
        <w:rPr>
          <w:rFonts w:hint="cs"/>
          <w:rtl/>
        </w:rPr>
        <w:t xml:space="preserve"> </w:t>
      </w:r>
      <w:r w:rsidR="009D50CC" w:rsidRPr="00DE6131">
        <w:rPr>
          <w:rFonts w:hint="cs"/>
          <w:rtl/>
        </w:rPr>
        <w:t>ملحة</w:t>
      </w:r>
      <w:r w:rsidRPr="00DE6131">
        <w:rPr>
          <w:rFonts w:hint="cs"/>
          <w:rtl/>
        </w:rPr>
        <w:t xml:space="preserve"> </w:t>
      </w:r>
      <w:r w:rsidR="009D50CC" w:rsidRPr="00DE6131">
        <w:rPr>
          <w:rFonts w:hint="cs"/>
          <w:rtl/>
        </w:rPr>
        <w:t>أملتها</w:t>
      </w:r>
      <w:r w:rsidRPr="00DE6131">
        <w:rPr>
          <w:rFonts w:hint="cs"/>
          <w:rtl/>
        </w:rPr>
        <w:t xml:space="preserve"> </w:t>
      </w:r>
      <w:r w:rsidR="009D50CC" w:rsidRPr="00DE6131">
        <w:rPr>
          <w:rFonts w:hint="cs"/>
          <w:rtl/>
        </w:rPr>
        <w:t>معطيات</w:t>
      </w:r>
      <w:r w:rsidRPr="00DE6131">
        <w:rPr>
          <w:rFonts w:hint="cs"/>
          <w:rtl/>
        </w:rPr>
        <w:t xml:space="preserve"> </w:t>
      </w:r>
      <w:r w:rsidR="00FC22F9" w:rsidRPr="00DE6131">
        <w:rPr>
          <w:rFonts w:hint="cs"/>
          <w:rtl/>
        </w:rPr>
        <w:t>موضوعية</w:t>
      </w:r>
      <w:r w:rsidRPr="00DE6131">
        <w:rPr>
          <w:rFonts w:hint="cs"/>
          <w:rtl/>
        </w:rPr>
        <w:t xml:space="preserve"> </w:t>
      </w:r>
      <w:r w:rsidR="00FC22F9" w:rsidRPr="00DE6131">
        <w:rPr>
          <w:rFonts w:hint="cs"/>
          <w:rtl/>
        </w:rPr>
        <w:t>تتمثل</w:t>
      </w:r>
      <w:r w:rsidRPr="00DE6131">
        <w:rPr>
          <w:rFonts w:hint="cs"/>
          <w:rtl/>
        </w:rPr>
        <w:t xml:space="preserve"> </w:t>
      </w:r>
      <w:r w:rsidR="00FC22F9" w:rsidRPr="00DE6131">
        <w:rPr>
          <w:rFonts w:hint="cs"/>
          <w:rtl/>
        </w:rPr>
        <w:t>أساسا</w:t>
      </w:r>
      <w:r w:rsidRPr="00DE6131">
        <w:rPr>
          <w:rFonts w:hint="cs"/>
          <w:rtl/>
        </w:rPr>
        <w:t xml:space="preserve"> </w:t>
      </w:r>
      <w:r w:rsidR="00FC22F9" w:rsidRPr="00DE6131">
        <w:rPr>
          <w:rFonts w:hint="cs"/>
          <w:rtl/>
        </w:rPr>
        <w:t>في</w:t>
      </w:r>
      <w:r w:rsidRPr="00DE6131">
        <w:rPr>
          <w:rFonts w:hint="cs"/>
          <w:rtl/>
        </w:rPr>
        <w:t xml:space="preserve"> </w:t>
      </w:r>
      <w:r w:rsidR="00FC22F9" w:rsidRPr="00DE6131">
        <w:rPr>
          <w:rFonts w:hint="cs"/>
          <w:rtl/>
        </w:rPr>
        <w:t>تشعب</w:t>
      </w:r>
      <w:r w:rsidRPr="00DE6131">
        <w:rPr>
          <w:rFonts w:hint="cs"/>
          <w:rtl/>
        </w:rPr>
        <w:t xml:space="preserve"> </w:t>
      </w:r>
      <w:r w:rsidR="00FC22F9" w:rsidRPr="00DE6131">
        <w:rPr>
          <w:rFonts w:hint="cs"/>
          <w:rtl/>
        </w:rPr>
        <w:t>وظائف</w:t>
      </w:r>
      <w:r w:rsidRPr="00DE6131">
        <w:rPr>
          <w:rFonts w:hint="cs"/>
          <w:rtl/>
        </w:rPr>
        <w:t xml:space="preserve"> </w:t>
      </w:r>
      <w:r w:rsidR="00FC22F9" w:rsidRPr="00DE6131">
        <w:rPr>
          <w:rFonts w:hint="cs"/>
          <w:rtl/>
        </w:rPr>
        <w:t>الدولة</w:t>
      </w:r>
      <w:r w:rsidRPr="00DE6131">
        <w:rPr>
          <w:rFonts w:hint="cs"/>
          <w:rtl/>
        </w:rPr>
        <w:t xml:space="preserve"> </w:t>
      </w:r>
      <w:r w:rsidR="00FC22F9" w:rsidRPr="00DE6131">
        <w:rPr>
          <w:rFonts w:hint="cs"/>
          <w:rtl/>
        </w:rPr>
        <w:t>الحديثة</w:t>
      </w:r>
      <w:r w:rsidRPr="00DE6131">
        <w:rPr>
          <w:rFonts w:hint="cs"/>
          <w:rtl/>
        </w:rPr>
        <w:t xml:space="preserve"> </w:t>
      </w:r>
      <w:r w:rsidR="00FC22F9" w:rsidRPr="00DE6131">
        <w:rPr>
          <w:rFonts w:hint="cs"/>
          <w:rtl/>
        </w:rPr>
        <w:t>وعدم</w:t>
      </w:r>
      <w:r w:rsidRPr="00DE6131">
        <w:rPr>
          <w:rFonts w:hint="cs"/>
          <w:rtl/>
        </w:rPr>
        <w:t xml:space="preserve"> </w:t>
      </w:r>
      <w:r w:rsidR="00FC22F9" w:rsidRPr="00DE6131">
        <w:rPr>
          <w:rFonts w:hint="cs"/>
          <w:rtl/>
        </w:rPr>
        <w:t>قدرتها</w:t>
      </w:r>
      <w:r w:rsidRPr="00DE6131">
        <w:rPr>
          <w:rFonts w:hint="cs"/>
          <w:rtl/>
        </w:rPr>
        <w:t xml:space="preserve"> </w:t>
      </w:r>
      <w:r w:rsidR="00FC22F9" w:rsidRPr="00DE6131">
        <w:rPr>
          <w:rFonts w:hint="cs"/>
          <w:rtl/>
        </w:rPr>
        <w:t>على</w:t>
      </w:r>
      <w:r w:rsidRPr="00DE6131">
        <w:rPr>
          <w:rFonts w:hint="cs"/>
          <w:rtl/>
        </w:rPr>
        <w:t xml:space="preserve"> </w:t>
      </w:r>
      <w:r w:rsidR="00FC22F9" w:rsidRPr="00DE6131">
        <w:rPr>
          <w:rFonts w:hint="cs"/>
          <w:rtl/>
        </w:rPr>
        <w:t>إدارة</w:t>
      </w:r>
      <w:r w:rsidRPr="00DE6131">
        <w:rPr>
          <w:rFonts w:hint="cs"/>
          <w:rtl/>
        </w:rPr>
        <w:t xml:space="preserve"> </w:t>
      </w:r>
      <w:r w:rsidR="00FC22F9" w:rsidRPr="00DE6131">
        <w:rPr>
          <w:rFonts w:hint="cs"/>
          <w:rtl/>
        </w:rPr>
        <w:t>جميع</w:t>
      </w:r>
      <w:r w:rsidRPr="00DE6131">
        <w:rPr>
          <w:rFonts w:hint="cs"/>
          <w:rtl/>
        </w:rPr>
        <w:t xml:space="preserve"> </w:t>
      </w:r>
      <w:r w:rsidR="00FC22F9" w:rsidRPr="00DE6131">
        <w:rPr>
          <w:rFonts w:hint="cs"/>
          <w:rtl/>
        </w:rPr>
        <w:t>المرافق</w:t>
      </w:r>
      <w:r w:rsidRPr="00DE6131">
        <w:rPr>
          <w:rFonts w:hint="cs"/>
          <w:rtl/>
        </w:rPr>
        <w:t xml:space="preserve"> </w:t>
      </w:r>
      <w:r w:rsidR="00FC22F9" w:rsidRPr="00DE6131">
        <w:rPr>
          <w:rFonts w:hint="cs"/>
          <w:rtl/>
        </w:rPr>
        <w:t>العامة</w:t>
      </w:r>
      <w:r w:rsidRPr="00DE6131">
        <w:rPr>
          <w:rFonts w:hint="cs"/>
          <w:rtl/>
        </w:rPr>
        <w:t xml:space="preserve"> </w:t>
      </w:r>
      <w:r w:rsidR="00FC22F9" w:rsidRPr="00DE6131">
        <w:rPr>
          <w:rFonts w:hint="cs"/>
          <w:rtl/>
        </w:rPr>
        <w:t>بالشكل</w:t>
      </w:r>
      <w:r w:rsidRPr="00DE6131">
        <w:rPr>
          <w:rFonts w:hint="cs"/>
          <w:rtl/>
        </w:rPr>
        <w:t xml:space="preserve"> </w:t>
      </w:r>
      <w:r w:rsidR="00953763" w:rsidRPr="00DE6131">
        <w:rPr>
          <w:rFonts w:hint="cs"/>
          <w:rtl/>
        </w:rPr>
        <w:t>المطلوب.</w:t>
      </w:r>
      <w:bookmarkEnd w:id="32"/>
      <w:bookmarkEnd w:id="33"/>
      <w:bookmarkEnd w:id="34"/>
      <w:bookmarkEnd w:id="35"/>
    </w:p>
    <w:p w14:paraId="5A945792" w14:textId="77777777" w:rsidR="00525178" w:rsidRPr="00DE6131" w:rsidRDefault="00713331" w:rsidP="00960774">
      <w:pPr>
        <w:rPr>
          <w:rtl/>
        </w:rPr>
      </w:pPr>
      <w:r w:rsidRPr="00DE6131">
        <w:rPr>
          <w:rFonts w:hint="cs"/>
          <w:rtl/>
        </w:rPr>
        <w:t xml:space="preserve"> </w:t>
      </w:r>
      <w:bookmarkStart w:id="36" w:name="_Toc165664082"/>
      <w:bookmarkStart w:id="37" w:name="_Toc165664593"/>
      <w:bookmarkStart w:id="38" w:name="_Toc165665093"/>
      <w:bookmarkStart w:id="39" w:name="_Toc165665236"/>
      <w:r w:rsidR="001E0F2F" w:rsidRPr="00DE6131">
        <w:rPr>
          <w:rFonts w:hint="cs"/>
          <w:rtl/>
        </w:rPr>
        <w:t>فأصبحت</w:t>
      </w:r>
      <w:r w:rsidRPr="00DE6131">
        <w:rPr>
          <w:rFonts w:hint="cs"/>
          <w:rtl/>
        </w:rPr>
        <w:t xml:space="preserve"> </w:t>
      </w:r>
      <w:r w:rsidR="009C7801" w:rsidRPr="00DE6131">
        <w:rPr>
          <w:rFonts w:hint="cs"/>
          <w:rtl/>
        </w:rPr>
        <w:t>عقود</w:t>
      </w:r>
      <w:r w:rsidRPr="00DE6131">
        <w:rPr>
          <w:rFonts w:hint="cs"/>
          <w:rtl/>
        </w:rPr>
        <w:t xml:space="preserve"> </w:t>
      </w:r>
      <w:r w:rsidR="00F21523" w:rsidRPr="00DE6131">
        <w:rPr>
          <w:rFonts w:hint="cs"/>
          <w:rtl/>
        </w:rPr>
        <w:t>تف</w:t>
      </w:r>
      <w:r w:rsidR="0005480B" w:rsidRPr="00DE6131">
        <w:rPr>
          <w:rFonts w:hint="cs"/>
          <w:rtl/>
        </w:rPr>
        <w:t>ـــ</w:t>
      </w:r>
      <w:r w:rsidR="00F21523" w:rsidRPr="00DE6131">
        <w:rPr>
          <w:rFonts w:hint="cs"/>
          <w:rtl/>
        </w:rPr>
        <w:t>ويض</w:t>
      </w:r>
      <w:r w:rsidRPr="00DE6131">
        <w:rPr>
          <w:rFonts w:hint="cs"/>
          <w:rtl/>
        </w:rPr>
        <w:t xml:space="preserve"> </w:t>
      </w:r>
      <w:r w:rsidR="00F21523" w:rsidRPr="00DE6131">
        <w:rPr>
          <w:rFonts w:hint="cs"/>
          <w:rtl/>
        </w:rPr>
        <w:t>المرفق</w:t>
      </w:r>
      <w:r w:rsidRPr="00DE6131">
        <w:rPr>
          <w:rFonts w:hint="cs"/>
          <w:rtl/>
        </w:rPr>
        <w:t xml:space="preserve"> </w:t>
      </w:r>
      <w:r w:rsidR="00F21523" w:rsidRPr="00DE6131">
        <w:rPr>
          <w:rFonts w:hint="cs"/>
          <w:rtl/>
        </w:rPr>
        <w:t>العام</w:t>
      </w:r>
      <w:r w:rsidRPr="00DE6131">
        <w:rPr>
          <w:rFonts w:hint="cs"/>
          <w:rtl/>
        </w:rPr>
        <w:t xml:space="preserve"> </w:t>
      </w:r>
      <w:r w:rsidR="00E35D6D" w:rsidRPr="00DE6131">
        <w:rPr>
          <w:rFonts w:hint="cs"/>
          <w:rtl/>
        </w:rPr>
        <w:t>أحد</w:t>
      </w:r>
      <w:r w:rsidRPr="00DE6131">
        <w:rPr>
          <w:rFonts w:hint="cs"/>
          <w:rtl/>
        </w:rPr>
        <w:t xml:space="preserve"> </w:t>
      </w:r>
      <w:r w:rsidR="00F21523" w:rsidRPr="00DE6131">
        <w:rPr>
          <w:rFonts w:hint="cs"/>
          <w:rtl/>
        </w:rPr>
        <w:t>الأساليب</w:t>
      </w:r>
      <w:r w:rsidRPr="00DE6131">
        <w:rPr>
          <w:rFonts w:hint="cs"/>
          <w:rtl/>
        </w:rPr>
        <w:t xml:space="preserve"> </w:t>
      </w:r>
      <w:r w:rsidR="00E35D6D" w:rsidRPr="00DE6131">
        <w:rPr>
          <w:rFonts w:hint="cs"/>
          <w:rtl/>
        </w:rPr>
        <w:t>الحديث</w:t>
      </w:r>
      <w:r w:rsidR="007F52FB" w:rsidRPr="00DE6131">
        <w:rPr>
          <w:rFonts w:hint="cs"/>
          <w:rtl/>
        </w:rPr>
        <w:t>ـــ</w:t>
      </w:r>
      <w:r w:rsidR="00E35D6D" w:rsidRPr="00DE6131">
        <w:rPr>
          <w:rFonts w:hint="cs"/>
          <w:rtl/>
        </w:rPr>
        <w:t>ة</w:t>
      </w:r>
      <w:r w:rsidRPr="00DE6131">
        <w:rPr>
          <w:rFonts w:hint="cs"/>
          <w:rtl/>
        </w:rPr>
        <w:t xml:space="preserve"> </w:t>
      </w:r>
      <w:r w:rsidR="00F21523" w:rsidRPr="00DE6131">
        <w:rPr>
          <w:rFonts w:hint="cs"/>
          <w:rtl/>
        </w:rPr>
        <w:t>المبتك</w:t>
      </w:r>
      <w:r w:rsidR="00E35D6D" w:rsidRPr="00DE6131">
        <w:rPr>
          <w:rFonts w:hint="cs"/>
          <w:rtl/>
        </w:rPr>
        <w:t>ـ</w:t>
      </w:r>
      <w:r w:rsidR="00B70AFC" w:rsidRPr="00DE6131">
        <w:rPr>
          <w:rFonts w:hint="cs"/>
          <w:rtl/>
        </w:rPr>
        <w:t>ــ</w:t>
      </w:r>
      <w:r w:rsidR="00F21523" w:rsidRPr="00DE6131">
        <w:rPr>
          <w:rFonts w:hint="cs"/>
          <w:rtl/>
        </w:rPr>
        <w:t>رة</w:t>
      </w:r>
      <w:r w:rsidRPr="00DE6131">
        <w:rPr>
          <w:rFonts w:hint="cs"/>
          <w:rtl/>
        </w:rPr>
        <w:t xml:space="preserve"> </w:t>
      </w:r>
      <w:r w:rsidR="00594D8A" w:rsidRPr="00DE6131">
        <w:rPr>
          <w:rFonts w:hint="cs"/>
          <w:rtl/>
        </w:rPr>
        <w:t>التي</w:t>
      </w:r>
      <w:r w:rsidRPr="00DE6131">
        <w:rPr>
          <w:rFonts w:hint="cs"/>
          <w:rtl/>
        </w:rPr>
        <w:t xml:space="preserve"> </w:t>
      </w:r>
      <w:r w:rsidR="00594D8A" w:rsidRPr="00DE6131">
        <w:rPr>
          <w:rFonts w:hint="cs"/>
          <w:rtl/>
        </w:rPr>
        <w:t>يمك</w:t>
      </w:r>
      <w:r w:rsidR="007F52FB" w:rsidRPr="00DE6131">
        <w:rPr>
          <w:rFonts w:hint="cs"/>
          <w:rtl/>
        </w:rPr>
        <w:t>ـــ</w:t>
      </w:r>
      <w:r w:rsidR="00594D8A" w:rsidRPr="00DE6131">
        <w:rPr>
          <w:rFonts w:hint="cs"/>
          <w:rtl/>
        </w:rPr>
        <w:t>ن</w:t>
      </w:r>
      <w:r w:rsidRPr="00DE6131">
        <w:rPr>
          <w:rFonts w:hint="cs"/>
          <w:rtl/>
        </w:rPr>
        <w:t xml:space="preserve"> </w:t>
      </w:r>
      <w:r w:rsidR="00594D8A" w:rsidRPr="00DE6131">
        <w:rPr>
          <w:rFonts w:hint="cs"/>
          <w:rtl/>
        </w:rPr>
        <w:t>التعويل</w:t>
      </w:r>
      <w:r w:rsidRPr="00DE6131">
        <w:rPr>
          <w:rFonts w:hint="cs"/>
          <w:rtl/>
        </w:rPr>
        <w:t xml:space="preserve"> </w:t>
      </w:r>
      <w:r w:rsidR="00E35D6D" w:rsidRPr="00DE6131">
        <w:rPr>
          <w:rFonts w:hint="cs"/>
          <w:rtl/>
        </w:rPr>
        <w:t>عليها</w:t>
      </w:r>
      <w:r w:rsidRPr="00DE6131">
        <w:rPr>
          <w:rFonts w:hint="cs"/>
          <w:rtl/>
        </w:rPr>
        <w:t xml:space="preserve"> </w:t>
      </w:r>
      <w:r w:rsidR="00E35D6D" w:rsidRPr="00DE6131">
        <w:rPr>
          <w:rFonts w:hint="cs"/>
          <w:rtl/>
        </w:rPr>
        <w:t>من</w:t>
      </w:r>
      <w:r w:rsidRPr="00DE6131">
        <w:rPr>
          <w:rFonts w:hint="cs"/>
          <w:rtl/>
        </w:rPr>
        <w:t xml:space="preserve"> </w:t>
      </w:r>
      <w:r w:rsidR="00E35D6D" w:rsidRPr="00DE6131">
        <w:rPr>
          <w:rFonts w:hint="cs"/>
          <w:rtl/>
        </w:rPr>
        <w:t>أجــل</w:t>
      </w:r>
      <w:r w:rsidRPr="00DE6131">
        <w:rPr>
          <w:rFonts w:hint="cs"/>
          <w:rtl/>
        </w:rPr>
        <w:t xml:space="preserve"> </w:t>
      </w:r>
      <w:r w:rsidR="00E35D6D" w:rsidRPr="00DE6131">
        <w:rPr>
          <w:rFonts w:hint="cs"/>
          <w:rtl/>
        </w:rPr>
        <w:t>ا</w:t>
      </w:r>
      <w:r w:rsidR="00594D8A" w:rsidRPr="00DE6131">
        <w:rPr>
          <w:rFonts w:hint="cs"/>
          <w:rtl/>
        </w:rPr>
        <w:t>لرفع</w:t>
      </w:r>
      <w:r w:rsidRPr="00DE6131">
        <w:rPr>
          <w:rFonts w:hint="cs"/>
          <w:rtl/>
        </w:rPr>
        <w:t xml:space="preserve"> </w:t>
      </w:r>
      <w:r w:rsidR="00594D8A" w:rsidRPr="00DE6131">
        <w:rPr>
          <w:rFonts w:hint="cs"/>
          <w:rtl/>
        </w:rPr>
        <w:t>م</w:t>
      </w:r>
      <w:r w:rsidR="00E35D6D" w:rsidRPr="00DE6131">
        <w:rPr>
          <w:rFonts w:hint="cs"/>
          <w:rtl/>
        </w:rPr>
        <w:t>ــ</w:t>
      </w:r>
      <w:r w:rsidR="00594D8A" w:rsidRPr="00DE6131">
        <w:rPr>
          <w:rFonts w:hint="cs"/>
          <w:rtl/>
        </w:rPr>
        <w:t>ن</w:t>
      </w:r>
      <w:r w:rsidRPr="00DE6131">
        <w:rPr>
          <w:rFonts w:hint="cs"/>
          <w:rtl/>
        </w:rPr>
        <w:t xml:space="preserve"> </w:t>
      </w:r>
      <w:r w:rsidR="00594D8A" w:rsidRPr="00DE6131">
        <w:rPr>
          <w:rFonts w:hint="cs"/>
          <w:rtl/>
        </w:rPr>
        <w:t>فعالية</w:t>
      </w:r>
      <w:r w:rsidRPr="00DE6131">
        <w:rPr>
          <w:rFonts w:hint="cs"/>
          <w:rtl/>
        </w:rPr>
        <w:t xml:space="preserve"> </w:t>
      </w:r>
      <w:r w:rsidR="00594D8A" w:rsidRPr="00DE6131">
        <w:rPr>
          <w:rFonts w:hint="cs"/>
          <w:rtl/>
        </w:rPr>
        <w:t>المرف</w:t>
      </w:r>
      <w:r w:rsidR="007F52FB" w:rsidRPr="00DE6131">
        <w:rPr>
          <w:rFonts w:hint="cs"/>
          <w:rtl/>
        </w:rPr>
        <w:t>ــ</w:t>
      </w:r>
      <w:r w:rsidR="00594D8A" w:rsidRPr="00DE6131">
        <w:rPr>
          <w:rFonts w:hint="cs"/>
          <w:rtl/>
        </w:rPr>
        <w:t>ق</w:t>
      </w:r>
      <w:r w:rsidRPr="00DE6131">
        <w:rPr>
          <w:rFonts w:hint="cs"/>
          <w:rtl/>
        </w:rPr>
        <w:t xml:space="preserve"> </w:t>
      </w:r>
      <w:r w:rsidR="00594D8A" w:rsidRPr="00DE6131">
        <w:rPr>
          <w:rFonts w:hint="cs"/>
          <w:rtl/>
        </w:rPr>
        <w:t>وضمان</w:t>
      </w:r>
      <w:r w:rsidRPr="00DE6131">
        <w:rPr>
          <w:rFonts w:hint="cs"/>
          <w:rtl/>
        </w:rPr>
        <w:t xml:space="preserve"> </w:t>
      </w:r>
      <w:r w:rsidR="00A877D6" w:rsidRPr="00DE6131">
        <w:rPr>
          <w:rFonts w:hint="cs"/>
          <w:rtl/>
        </w:rPr>
        <w:t>التمويل</w:t>
      </w:r>
      <w:r w:rsidRPr="00DE6131">
        <w:rPr>
          <w:rFonts w:hint="cs"/>
          <w:rtl/>
        </w:rPr>
        <w:t xml:space="preserve"> </w:t>
      </w:r>
      <w:r w:rsidR="00A877D6" w:rsidRPr="00DE6131">
        <w:rPr>
          <w:rFonts w:hint="cs"/>
          <w:rtl/>
        </w:rPr>
        <w:t>اللازم</w:t>
      </w:r>
      <w:r w:rsidRPr="00DE6131">
        <w:rPr>
          <w:rFonts w:hint="cs"/>
          <w:rtl/>
        </w:rPr>
        <w:t xml:space="preserve"> </w:t>
      </w:r>
      <w:r w:rsidR="00A877D6" w:rsidRPr="00DE6131">
        <w:rPr>
          <w:rFonts w:hint="cs"/>
          <w:rtl/>
        </w:rPr>
        <w:t>لاستمراريت</w:t>
      </w:r>
      <w:r w:rsidR="007F52FB" w:rsidRPr="00DE6131">
        <w:rPr>
          <w:rFonts w:hint="cs"/>
          <w:rtl/>
        </w:rPr>
        <w:t>ـــ</w:t>
      </w:r>
      <w:r w:rsidR="00A877D6" w:rsidRPr="00DE6131">
        <w:rPr>
          <w:rFonts w:hint="cs"/>
          <w:rtl/>
        </w:rPr>
        <w:t>ه</w:t>
      </w:r>
      <w:r w:rsidRPr="00DE6131">
        <w:rPr>
          <w:rFonts w:hint="cs"/>
          <w:rtl/>
        </w:rPr>
        <w:t xml:space="preserve"> </w:t>
      </w:r>
      <w:r w:rsidR="007F1600" w:rsidRPr="00DE6131">
        <w:rPr>
          <w:rFonts w:hint="cs"/>
          <w:rtl/>
        </w:rPr>
        <w:t>في</w:t>
      </w:r>
      <w:r w:rsidRPr="00DE6131">
        <w:rPr>
          <w:rFonts w:hint="cs"/>
          <w:rtl/>
        </w:rPr>
        <w:t xml:space="preserve"> </w:t>
      </w:r>
      <w:r w:rsidR="007F1600" w:rsidRPr="00DE6131">
        <w:rPr>
          <w:rFonts w:hint="cs"/>
          <w:rtl/>
        </w:rPr>
        <w:t>تأدي</w:t>
      </w:r>
      <w:r w:rsidR="00B70AFC" w:rsidRPr="00DE6131">
        <w:rPr>
          <w:rFonts w:hint="cs"/>
          <w:rtl/>
        </w:rPr>
        <w:t>ــ</w:t>
      </w:r>
      <w:r w:rsidR="007F1600" w:rsidRPr="00DE6131">
        <w:rPr>
          <w:rFonts w:hint="cs"/>
          <w:rtl/>
        </w:rPr>
        <w:t>ة</w:t>
      </w:r>
      <w:r w:rsidRPr="00DE6131">
        <w:rPr>
          <w:rFonts w:hint="cs"/>
          <w:rtl/>
        </w:rPr>
        <w:t xml:space="preserve"> </w:t>
      </w:r>
      <w:r w:rsidR="007F1600" w:rsidRPr="00DE6131">
        <w:rPr>
          <w:rFonts w:hint="cs"/>
          <w:rtl/>
        </w:rPr>
        <w:t>مهام</w:t>
      </w:r>
      <w:r w:rsidR="007F52FB" w:rsidRPr="00DE6131">
        <w:rPr>
          <w:rFonts w:hint="cs"/>
          <w:rtl/>
        </w:rPr>
        <w:t>ـ</w:t>
      </w:r>
      <w:r w:rsidR="007F1600" w:rsidRPr="00DE6131">
        <w:rPr>
          <w:rFonts w:hint="cs"/>
          <w:rtl/>
        </w:rPr>
        <w:t>ه</w:t>
      </w:r>
      <w:r w:rsidRPr="00DE6131">
        <w:rPr>
          <w:rFonts w:hint="cs"/>
          <w:rtl/>
        </w:rPr>
        <w:t xml:space="preserve"> </w:t>
      </w:r>
      <w:r w:rsidR="007B32C6" w:rsidRPr="00DE6131">
        <w:rPr>
          <w:rFonts w:hint="cs"/>
          <w:rtl/>
        </w:rPr>
        <w:t>وذلك</w:t>
      </w:r>
      <w:r w:rsidRPr="00DE6131">
        <w:rPr>
          <w:rFonts w:hint="cs"/>
          <w:rtl/>
        </w:rPr>
        <w:t xml:space="preserve"> </w:t>
      </w:r>
      <w:r w:rsidR="007B32C6" w:rsidRPr="00DE6131">
        <w:rPr>
          <w:rFonts w:hint="cs"/>
          <w:rtl/>
        </w:rPr>
        <w:t>ب</w:t>
      </w:r>
      <w:r w:rsidR="00594D8A" w:rsidRPr="00DE6131">
        <w:rPr>
          <w:rFonts w:hint="cs"/>
          <w:rtl/>
        </w:rPr>
        <w:t>إش</w:t>
      </w:r>
      <w:r w:rsidR="00691ECD" w:rsidRPr="00DE6131">
        <w:rPr>
          <w:rFonts w:hint="cs"/>
          <w:rtl/>
        </w:rPr>
        <w:t>ـــــ</w:t>
      </w:r>
      <w:r w:rsidR="00594D8A" w:rsidRPr="00DE6131">
        <w:rPr>
          <w:rFonts w:hint="cs"/>
          <w:rtl/>
        </w:rPr>
        <w:t>راك</w:t>
      </w:r>
      <w:r w:rsidRPr="00DE6131">
        <w:rPr>
          <w:rFonts w:hint="cs"/>
          <w:rtl/>
        </w:rPr>
        <w:t xml:space="preserve"> </w:t>
      </w:r>
      <w:r w:rsidR="00594D8A" w:rsidRPr="00DE6131">
        <w:rPr>
          <w:rFonts w:hint="cs"/>
          <w:rtl/>
        </w:rPr>
        <w:t>أشخاص</w:t>
      </w:r>
      <w:r w:rsidRPr="00DE6131">
        <w:rPr>
          <w:rFonts w:hint="cs"/>
          <w:rtl/>
        </w:rPr>
        <w:t xml:space="preserve"> </w:t>
      </w:r>
      <w:r w:rsidR="00594D8A" w:rsidRPr="00DE6131">
        <w:rPr>
          <w:rFonts w:hint="cs"/>
          <w:rtl/>
        </w:rPr>
        <w:t>القان</w:t>
      </w:r>
      <w:r w:rsidR="00B70AFC" w:rsidRPr="00DE6131">
        <w:rPr>
          <w:rFonts w:hint="cs"/>
          <w:rtl/>
        </w:rPr>
        <w:t>ــ</w:t>
      </w:r>
      <w:r w:rsidR="00594D8A" w:rsidRPr="00DE6131">
        <w:rPr>
          <w:rFonts w:hint="cs"/>
          <w:rtl/>
        </w:rPr>
        <w:t>ون</w:t>
      </w:r>
      <w:r w:rsidRPr="00DE6131">
        <w:rPr>
          <w:rFonts w:hint="cs"/>
          <w:rtl/>
        </w:rPr>
        <w:t xml:space="preserve"> </w:t>
      </w:r>
      <w:r w:rsidR="00594D8A" w:rsidRPr="00DE6131">
        <w:rPr>
          <w:rFonts w:hint="cs"/>
          <w:rtl/>
        </w:rPr>
        <w:t>الع</w:t>
      </w:r>
      <w:r w:rsidR="00691ECD" w:rsidRPr="00DE6131">
        <w:rPr>
          <w:rFonts w:hint="cs"/>
          <w:rtl/>
        </w:rPr>
        <w:t>ــ</w:t>
      </w:r>
      <w:r w:rsidR="00594D8A" w:rsidRPr="00DE6131">
        <w:rPr>
          <w:rFonts w:hint="cs"/>
          <w:rtl/>
        </w:rPr>
        <w:t>ام</w:t>
      </w:r>
      <w:r w:rsidRPr="00DE6131">
        <w:rPr>
          <w:rFonts w:hint="cs"/>
          <w:rtl/>
        </w:rPr>
        <w:t xml:space="preserve"> </w:t>
      </w:r>
      <w:r w:rsidR="00594D8A" w:rsidRPr="00DE6131">
        <w:rPr>
          <w:rFonts w:hint="cs"/>
          <w:rtl/>
        </w:rPr>
        <w:t>أو</w:t>
      </w:r>
      <w:r w:rsidRPr="00DE6131">
        <w:rPr>
          <w:rFonts w:hint="cs"/>
          <w:rtl/>
        </w:rPr>
        <w:t xml:space="preserve"> </w:t>
      </w:r>
      <w:r w:rsidR="00594D8A" w:rsidRPr="00DE6131">
        <w:rPr>
          <w:rFonts w:hint="cs"/>
          <w:rtl/>
        </w:rPr>
        <w:t>الخاص</w:t>
      </w:r>
      <w:r w:rsidRPr="00DE6131">
        <w:rPr>
          <w:rFonts w:hint="cs"/>
          <w:rtl/>
        </w:rPr>
        <w:t xml:space="preserve"> </w:t>
      </w:r>
      <w:r w:rsidR="00594D8A" w:rsidRPr="00DE6131">
        <w:rPr>
          <w:rFonts w:hint="cs"/>
          <w:rtl/>
        </w:rPr>
        <w:t>في</w:t>
      </w:r>
      <w:r w:rsidRPr="00DE6131">
        <w:rPr>
          <w:rFonts w:hint="cs"/>
          <w:rtl/>
        </w:rPr>
        <w:t xml:space="preserve"> </w:t>
      </w:r>
      <w:r w:rsidR="00594D8A" w:rsidRPr="00DE6131">
        <w:rPr>
          <w:rFonts w:hint="cs"/>
          <w:rtl/>
        </w:rPr>
        <w:t>تسيير</w:t>
      </w:r>
      <w:r w:rsidRPr="00DE6131">
        <w:rPr>
          <w:rFonts w:hint="cs"/>
          <w:rtl/>
        </w:rPr>
        <w:t xml:space="preserve"> </w:t>
      </w:r>
      <w:r w:rsidR="00594D8A" w:rsidRPr="00DE6131">
        <w:rPr>
          <w:rFonts w:hint="cs"/>
          <w:rtl/>
        </w:rPr>
        <w:t>المرف</w:t>
      </w:r>
      <w:r w:rsidR="007F52FB" w:rsidRPr="00DE6131">
        <w:rPr>
          <w:rFonts w:hint="cs"/>
          <w:rtl/>
        </w:rPr>
        <w:t>ـ</w:t>
      </w:r>
      <w:r w:rsidR="00B70AFC" w:rsidRPr="00DE6131">
        <w:rPr>
          <w:rFonts w:hint="cs"/>
          <w:rtl/>
        </w:rPr>
        <w:t>ـ</w:t>
      </w:r>
      <w:r w:rsidR="00594D8A" w:rsidRPr="00DE6131">
        <w:rPr>
          <w:rFonts w:hint="cs"/>
          <w:rtl/>
        </w:rPr>
        <w:t>ق</w:t>
      </w:r>
      <w:r w:rsidRPr="00DE6131">
        <w:rPr>
          <w:rFonts w:hint="cs"/>
          <w:rtl/>
        </w:rPr>
        <w:t xml:space="preserve"> </w:t>
      </w:r>
      <w:r w:rsidR="00594D8A" w:rsidRPr="00DE6131">
        <w:rPr>
          <w:rFonts w:hint="cs"/>
          <w:rtl/>
        </w:rPr>
        <w:t>العم</w:t>
      </w:r>
      <w:r w:rsidR="00C62703" w:rsidRPr="00DE6131">
        <w:rPr>
          <w:rFonts w:hint="cs"/>
          <w:rtl/>
        </w:rPr>
        <w:t>ـ</w:t>
      </w:r>
      <w:r w:rsidR="007F52FB" w:rsidRPr="00DE6131">
        <w:rPr>
          <w:rFonts w:hint="cs"/>
          <w:rtl/>
        </w:rPr>
        <w:t>ـ</w:t>
      </w:r>
      <w:r w:rsidR="00C62703" w:rsidRPr="00DE6131">
        <w:rPr>
          <w:rFonts w:hint="cs"/>
          <w:rtl/>
        </w:rPr>
        <w:t>ــــ</w:t>
      </w:r>
      <w:r w:rsidR="00594D8A" w:rsidRPr="00DE6131">
        <w:rPr>
          <w:rFonts w:hint="cs"/>
          <w:rtl/>
        </w:rPr>
        <w:t>ومي</w:t>
      </w:r>
      <w:r w:rsidRPr="00DE6131">
        <w:rPr>
          <w:rFonts w:hint="cs"/>
          <w:rtl/>
        </w:rPr>
        <w:t xml:space="preserve"> </w:t>
      </w:r>
      <w:r w:rsidR="00A877D6" w:rsidRPr="00DE6131">
        <w:rPr>
          <w:rFonts w:hint="cs"/>
          <w:rtl/>
        </w:rPr>
        <w:t>بما</w:t>
      </w:r>
      <w:r w:rsidRPr="00DE6131">
        <w:rPr>
          <w:rFonts w:hint="cs"/>
          <w:rtl/>
        </w:rPr>
        <w:t xml:space="preserve"> </w:t>
      </w:r>
      <w:r w:rsidR="00A877D6" w:rsidRPr="00DE6131">
        <w:rPr>
          <w:rFonts w:hint="cs"/>
          <w:rtl/>
        </w:rPr>
        <w:t>يضمن</w:t>
      </w:r>
      <w:r w:rsidRPr="00DE6131">
        <w:rPr>
          <w:rFonts w:hint="cs"/>
          <w:rtl/>
        </w:rPr>
        <w:t xml:space="preserve"> </w:t>
      </w:r>
      <w:r w:rsidR="00A877D6" w:rsidRPr="00DE6131">
        <w:rPr>
          <w:rFonts w:hint="cs"/>
          <w:rtl/>
        </w:rPr>
        <w:t>ج</w:t>
      </w:r>
      <w:r w:rsidR="00C62703" w:rsidRPr="00DE6131">
        <w:rPr>
          <w:rFonts w:hint="cs"/>
          <w:rtl/>
        </w:rPr>
        <w:t>ـــ</w:t>
      </w:r>
      <w:r w:rsidR="00A877D6" w:rsidRPr="00DE6131">
        <w:rPr>
          <w:rFonts w:hint="cs"/>
          <w:rtl/>
        </w:rPr>
        <w:t>ودة</w:t>
      </w:r>
      <w:r w:rsidRPr="00DE6131">
        <w:rPr>
          <w:rFonts w:hint="cs"/>
          <w:rtl/>
        </w:rPr>
        <w:t xml:space="preserve"> </w:t>
      </w:r>
      <w:r w:rsidR="00A877D6" w:rsidRPr="00DE6131">
        <w:rPr>
          <w:rFonts w:hint="cs"/>
          <w:rtl/>
        </w:rPr>
        <w:t>الخدم</w:t>
      </w:r>
      <w:r w:rsidR="00C62703" w:rsidRPr="00DE6131">
        <w:rPr>
          <w:rFonts w:hint="cs"/>
          <w:rtl/>
        </w:rPr>
        <w:t>ــــ</w:t>
      </w:r>
      <w:r w:rsidR="00A877D6" w:rsidRPr="00DE6131">
        <w:rPr>
          <w:rFonts w:hint="cs"/>
          <w:rtl/>
        </w:rPr>
        <w:t>ة</w:t>
      </w:r>
      <w:r w:rsidRPr="00DE6131">
        <w:rPr>
          <w:rFonts w:hint="cs"/>
          <w:rtl/>
        </w:rPr>
        <w:t xml:space="preserve"> </w:t>
      </w:r>
      <w:r w:rsidR="00A877D6" w:rsidRPr="00DE6131">
        <w:rPr>
          <w:rFonts w:hint="cs"/>
          <w:rtl/>
        </w:rPr>
        <w:t>العمومي</w:t>
      </w:r>
      <w:r w:rsidR="00C62703" w:rsidRPr="00DE6131">
        <w:rPr>
          <w:rFonts w:hint="cs"/>
          <w:rtl/>
        </w:rPr>
        <w:t>ــــ</w:t>
      </w:r>
      <w:r w:rsidR="00A877D6" w:rsidRPr="00DE6131">
        <w:rPr>
          <w:rFonts w:hint="cs"/>
          <w:rtl/>
        </w:rPr>
        <w:t>ة</w:t>
      </w:r>
      <w:r w:rsidRPr="00DE6131">
        <w:rPr>
          <w:rFonts w:hint="cs"/>
          <w:rtl/>
        </w:rPr>
        <w:t xml:space="preserve"> </w:t>
      </w:r>
      <w:r w:rsidR="00A877D6" w:rsidRPr="00DE6131">
        <w:rPr>
          <w:rFonts w:hint="cs"/>
          <w:rtl/>
        </w:rPr>
        <w:t>ومردودية</w:t>
      </w:r>
      <w:r w:rsidRPr="00DE6131">
        <w:rPr>
          <w:rFonts w:hint="cs"/>
          <w:rtl/>
        </w:rPr>
        <w:t xml:space="preserve"> </w:t>
      </w:r>
      <w:r w:rsidR="00A877D6" w:rsidRPr="00DE6131">
        <w:rPr>
          <w:rFonts w:hint="cs"/>
          <w:rtl/>
        </w:rPr>
        <w:t>المرفق</w:t>
      </w:r>
      <w:r w:rsidRPr="00DE6131">
        <w:rPr>
          <w:rFonts w:hint="cs"/>
          <w:rtl/>
        </w:rPr>
        <w:t xml:space="preserve"> </w:t>
      </w:r>
      <w:r w:rsidR="00A877D6" w:rsidRPr="00DE6131">
        <w:rPr>
          <w:rFonts w:hint="cs"/>
          <w:rtl/>
        </w:rPr>
        <w:t>العام</w:t>
      </w:r>
      <w:r w:rsidRPr="00DE6131">
        <w:rPr>
          <w:rFonts w:hint="cs"/>
          <w:rtl/>
        </w:rPr>
        <w:t xml:space="preserve"> </w:t>
      </w:r>
      <w:r w:rsidR="00F021A9" w:rsidRPr="00DE6131">
        <w:rPr>
          <w:rFonts w:hint="cs"/>
          <w:rtl/>
        </w:rPr>
        <w:t>في</w:t>
      </w:r>
      <w:r w:rsidRPr="00DE6131">
        <w:rPr>
          <w:rFonts w:hint="cs"/>
          <w:rtl/>
        </w:rPr>
        <w:t xml:space="preserve"> </w:t>
      </w:r>
      <w:r w:rsidR="00F021A9" w:rsidRPr="00DE6131">
        <w:rPr>
          <w:rFonts w:hint="cs"/>
          <w:rtl/>
        </w:rPr>
        <w:t>آن</w:t>
      </w:r>
      <w:r w:rsidRPr="00DE6131">
        <w:rPr>
          <w:rFonts w:hint="cs"/>
          <w:rtl/>
        </w:rPr>
        <w:t xml:space="preserve"> </w:t>
      </w:r>
      <w:r w:rsidR="00F021A9" w:rsidRPr="00DE6131">
        <w:rPr>
          <w:rFonts w:hint="cs"/>
          <w:rtl/>
        </w:rPr>
        <w:t>واحد</w:t>
      </w:r>
      <w:r w:rsidR="00A877D6" w:rsidRPr="00DE6131">
        <w:rPr>
          <w:rFonts w:hint="cs"/>
          <w:rtl/>
        </w:rPr>
        <w:t>.</w:t>
      </w:r>
      <w:bookmarkEnd w:id="36"/>
      <w:bookmarkEnd w:id="37"/>
      <w:bookmarkEnd w:id="38"/>
      <w:bookmarkEnd w:id="39"/>
    </w:p>
    <w:p w14:paraId="4E7A3F41" w14:textId="098BFDCD" w:rsidR="00723CE2" w:rsidRPr="00DE6131" w:rsidRDefault="00713331" w:rsidP="00960774">
      <w:pPr>
        <w:rPr>
          <w:rtl/>
        </w:rPr>
      </w:pPr>
      <w:r w:rsidRPr="00DE6131">
        <w:rPr>
          <w:rFonts w:hint="cs"/>
          <w:rtl/>
        </w:rPr>
        <w:t xml:space="preserve"> </w:t>
      </w:r>
      <w:bookmarkStart w:id="40" w:name="_Toc165664083"/>
      <w:bookmarkStart w:id="41" w:name="_Toc165664594"/>
      <w:bookmarkStart w:id="42" w:name="_Toc165665094"/>
      <w:bookmarkStart w:id="43" w:name="_Toc165665237"/>
      <w:r w:rsidR="009C7801" w:rsidRPr="00DE6131">
        <w:rPr>
          <w:rFonts w:hint="cs"/>
          <w:rtl/>
        </w:rPr>
        <w:t>فارتكز</w:t>
      </w:r>
      <w:r w:rsidRPr="00DE6131">
        <w:rPr>
          <w:rFonts w:hint="cs"/>
          <w:rtl/>
        </w:rPr>
        <w:t xml:space="preserve"> </w:t>
      </w:r>
      <w:r w:rsidR="002A74AE" w:rsidRPr="00DE6131">
        <w:rPr>
          <w:rFonts w:hint="cs"/>
          <w:rtl/>
        </w:rPr>
        <w:t>التسيير</w:t>
      </w:r>
      <w:r w:rsidRPr="00DE6131">
        <w:rPr>
          <w:rFonts w:hint="cs"/>
          <w:rtl/>
        </w:rPr>
        <w:t xml:space="preserve"> </w:t>
      </w:r>
      <w:r w:rsidR="009238E6" w:rsidRPr="00DE6131">
        <w:rPr>
          <w:rFonts w:hint="cs"/>
          <w:rtl/>
        </w:rPr>
        <w:t>غير</w:t>
      </w:r>
      <w:r w:rsidRPr="00DE6131">
        <w:rPr>
          <w:rFonts w:hint="cs"/>
          <w:rtl/>
        </w:rPr>
        <w:t xml:space="preserve"> </w:t>
      </w:r>
      <w:r w:rsidR="009238E6" w:rsidRPr="00DE6131">
        <w:rPr>
          <w:rFonts w:hint="cs"/>
          <w:rtl/>
        </w:rPr>
        <w:t>المباشر</w:t>
      </w:r>
      <w:r w:rsidRPr="00DE6131">
        <w:rPr>
          <w:rFonts w:hint="cs"/>
          <w:rtl/>
        </w:rPr>
        <w:t xml:space="preserve"> </w:t>
      </w:r>
      <w:r w:rsidR="002A74AE" w:rsidRPr="00DE6131">
        <w:rPr>
          <w:rFonts w:hint="cs"/>
          <w:rtl/>
        </w:rPr>
        <w:t>للمرفق</w:t>
      </w:r>
      <w:r w:rsidRPr="00DE6131">
        <w:rPr>
          <w:rFonts w:hint="cs"/>
          <w:rtl/>
        </w:rPr>
        <w:t xml:space="preserve"> </w:t>
      </w:r>
      <w:r w:rsidR="009C7801" w:rsidRPr="00DE6131">
        <w:rPr>
          <w:rFonts w:hint="cs"/>
          <w:rtl/>
        </w:rPr>
        <w:t>على</w:t>
      </w:r>
      <w:r w:rsidRPr="00DE6131">
        <w:rPr>
          <w:rFonts w:hint="cs"/>
          <w:rtl/>
        </w:rPr>
        <w:t xml:space="preserve"> </w:t>
      </w:r>
      <w:r w:rsidR="009C7801" w:rsidRPr="00DE6131">
        <w:rPr>
          <w:rFonts w:hint="cs"/>
          <w:rtl/>
        </w:rPr>
        <w:t>فكرة</w:t>
      </w:r>
      <w:r w:rsidRPr="00DE6131">
        <w:rPr>
          <w:rFonts w:hint="cs"/>
          <w:rtl/>
        </w:rPr>
        <w:t xml:space="preserve"> </w:t>
      </w:r>
      <w:r w:rsidR="00D42A57" w:rsidRPr="00DE6131">
        <w:rPr>
          <w:rFonts w:hint="cs"/>
          <w:rtl/>
        </w:rPr>
        <w:t>التخلي</w:t>
      </w:r>
      <w:r w:rsidRPr="00DE6131">
        <w:rPr>
          <w:rFonts w:hint="cs"/>
          <w:rtl/>
        </w:rPr>
        <w:t xml:space="preserve"> </w:t>
      </w:r>
      <w:r w:rsidR="009C7801" w:rsidRPr="00DE6131">
        <w:rPr>
          <w:rFonts w:hint="cs"/>
          <w:rtl/>
        </w:rPr>
        <w:t>التدريجي</w:t>
      </w:r>
      <w:r w:rsidRPr="00DE6131">
        <w:rPr>
          <w:rFonts w:hint="cs"/>
          <w:rtl/>
        </w:rPr>
        <w:t xml:space="preserve"> </w:t>
      </w:r>
      <w:r w:rsidR="00D42A57" w:rsidRPr="00DE6131">
        <w:rPr>
          <w:rFonts w:hint="cs"/>
          <w:rtl/>
        </w:rPr>
        <w:t>عن</w:t>
      </w:r>
      <w:r w:rsidRPr="00DE6131">
        <w:rPr>
          <w:rFonts w:hint="cs"/>
          <w:rtl/>
        </w:rPr>
        <w:t xml:space="preserve"> </w:t>
      </w:r>
      <w:r w:rsidR="00D42A57" w:rsidRPr="00DE6131">
        <w:rPr>
          <w:rFonts w:hint="cs"/>
          <w:rtl/>
        </w:rPr>
        <w:t>احتكار</w:t>
      </w:r>
      <w:r w:rsidRPr="00DE6131">
        <w:rPr>
          <w:rFonts w:hint="cs"/>
          <w:rtl/>
        </w:rPr>
        <w:t xml:space="preserve"> </w:t>
      </w:r>
      <w:r w:rsidR="00D42A57" w:rsidRPr="00DE6131">
        <w:rPr>
          <w:rFonts w:hint="cs"/>
          <w:rtl/>
        </w:rPr>
        <w:t>الدولة</w:t>
      </w:r>
      <w:r w:rsidRPr="00DE6131">
        <w:rPr>
          <w:rFonts w:hint="cs"/>
          <w:rtl/>
        </w:rPr>
        <w:t xml:space="preserve"> </w:t>
      </w:r>
      <w:r w:rsidR="00851E44" w:rsidRPr="00DE6131">
        <w:rPr>
          <w:rFonts w:hint="cs"/>
          <w:rtl/>
        </w:rPr>
        <w:t>لتسيير</w:t>
      </w:r>
      <w:r w:rsidRPr="00DE6131">
        <w:rPr>
          <w:rFonts w:hint="cs"/>
          <w:rtl/>
        </w:rPr>
        <w:t xml:space="preserve"> </w:t>
      </w:r>
      <w:r w:rsidR="00851E44" w:rsidRPr="00DE6131">
        <w:rPr>
          <w:rFonts w:hint="cs"/>
          <w:rtl/>
        </w:rPr>
        <w:t>المرفق</w:t>
      </w:r>
      <w:r w:rsidRPr="00DE6131">
        <w:rPr>
          <w:rFonts w:hint="cs"/>
          <w:rtl/>
        </w:rPr>
        <w:t xml:space="preserve"> </w:t>
      </w:r>
      <w:r w:rsidR="00851E44" w:rsidRPr="00DE6131">
        <w:rPr>
          <w:rFonts w:hint="cs"/>
          <w:rtl/>
        </w:rPr>
        <w:t>العمومي</w:t>
      </w:r>
      <w:r w:rsidRPr="00DE6131">
        <w:rPr>
          <w:rFonts w:hint="cs"/>
          <w:rtl/>
        </w:rPr>
        <w:t xml:space="preserve"> </w:t>
      </w:r>
      <w:r w:rsidR="00851E44" w:rsidRPr="00DE6131">
        <w:rPr>
          <w:rFonts w:hint="cs"/>
          <w:rtl/>
        </w:rPr>
        <w:t>واعتماد</w:t>
      </w:r>
      <w:r w:rsidRPr="00DE6131">
        <w:rPr>
          <w:rFonts w:hint="cs"/>
          <w:rtl/>
        </w:rPr>
        <w:t xml:space="preserve"> </w:t>
      </w:r>
      <w:r w:rsidR="00851E44" w:rsidRPr="00DE6131">
        <w:rPr>
          <w:rFonts w:hint="cs"/>
          <w:rtl/>
        </w:rPr>
        <w:t>نهج</w:t>
      </w:r>
      <w:r w:rsidRPr="00DE6131">
        <w:rPr>
          <w:rFonts w:hint="cs"/>
          <w:rtl/>
        </w:rPr>
        <w:t xml:space="preserve"> </w:t>
      </w:r>
      <w:r w:rsidR="00851E44" w:rsidRPr="00DE6131">
        <w:rPr>
          <w:rFonts w:hint="cs"/>
          <w:rtl/>
        </w:rPr>
        <w:t>الشراكة</w:t>
      </w:r>
      <w:r w:rsidRPr="00DE6131">
        <w:rPr>
          <w:rFonts w:hint="cs"/>
          <w:rtl/>
        </w:rPr>
        <w:t xml:space="preserve"> </w:t>
      </w:r>
      <w:r w:rsidR="00851E44" w:rsidRPr="00DE6131">
        <w:rPr>
          <w:rFonts w:hint="cs"/>
          <w:rtl/>
        </w:rPr>
        <w:t>مع</w:t>
      </w:r>
      <w:r w:rsidRPr="00DE6131">
        <w:rPr>
          <w:rFonts w:hint="cs"/>
          <w:rtl/>
        </w:rPr>
        <w:t xml:space="preserve"> </w:t>
      </w:r>
      <w:r w:rsidR="00851E44" w:rsidRPr="00DE6131">
        <w:rPr>
          <w:rFonts w:hint="cs"/>
          <w:rtl/>
        </w:rPr>
        <w:t>القطاع</w:t>
      </w:r>
      <w:r w:rsidRPr="00DE6131">
        <w:rPr>
          <w:rFonts w:hint="cs"/>
          <w:rtl/>
        </w:rPr>
        <w:t xml:space="preserve"> </w:t>
      </w:r>
      <w:r w:rsidR="00851E44" w:rsidRPr="00DE6131">
        <w:rPr>
          <w:rFonts w:hint="cs"/>
          <w:rtl/>
        </w:rPr>
        <w:t>العام</w:t>
      </w:r>
      <w:r w:rsidRPr="00DE6131">
        <w:rPr>
          <w:rFonts w:hint="cs"/>
          <w:rtl/>
        </w:rPr>
        <w:t xml:space="preserve"> </w:t>
      </w:r>
      <w:r w:rsidR="00851E44" w:rsidRPr="00DE6131">
        <w:rPr>
          <w:rFonts w:hint="cs"/>
          <w:rtl/>
        </w:rPr>
        <w:t>أو</w:t>
      </w:r>
      <w:r w:rsidRPr="00DE6131">
        <w:rPr>
          <w:rFonts w:hint="cs"/>
          <w:rtl/>
        </w:rPr>
        <w:t xml:space="preserve"> </w:t>
      </w:r>
      <w:r w:rsidR="00851E44" w:rsidRPr="00DE6131">
        <w:rPr>
          <w:rFonts w:hint="cs"/>
          <w:rtl/>
        </w:rPr>
        <w:t>الخاص،</w:t>
      </w:r>
      <w:r w:rsidRPr="00DE6131">
        <w:rPr>
          <w:rFonts w:hint="cs"/>
          <w:rtl/>
        </w:rPr>
        <w:t xml:space="preserve"> </w:t>
      </w:r>
      <w:r w:rsidR="009C7801" w:rsidRPr="00DE6131">
        <w:rPr>
          <w:rFonts w:hint="cs"/>
          <w:rtl/>
        </w:rPr>
        <w:t>وبذلك</w:t>
      </w:r>
      <w:r w:rsidRPr="00DE6131">
        <w:rPr>
          <w:rFonts w:hint="cs"/>
          <w:rtl/>
        </w:rPr>
        <w:t xml:space="preserve"> </w:t>
      </w:r>
      <w:r w:rsidR="009C7801" w:rsidRPr="00DE6131">
        <w:rPr>
          <w:rFonts w:hint="cs"/>
          <w:rtl/>
        </w:rPr>
        <w:t>أصبح</w:t>
      </w:r>
      <w:r w:rsidRPr="00DE6131">
        <w:rPr>
          <w:rFonts w:hint="cs"/>
          <w:rtl/>
        </w:rPr>
        <w:t xml:space="preserve"> </w:t>
      </w:r>
      <w:r w:rsidR="002A74AE" w:rsidRPr="00DE6131">
        <w:rPr>
          <w:rFonts w:hint="cs"/>
          <w:rtl/>
        </w:rPr>
        <w:t>تفويض</w:t>
      </w:r>
      <w:r w:rsidRPr="00DE6131">
        <w:rPr>
          <w:rFonts w:hint="cs"/>
          <w:rtl/>
        </w:rPr>
        <w:t xml:space="preserve"> </w:t>
      </w:r>
      <w:r w:rsidR="002A74AE" w:rsidRPr="00DE6131">
        <w:rPr>
          <w:rFonts w:hint="cs"/>
          <w:rtl/>
        </w:rPr>
        <w:t>المرفق</w:t>
      </w:r>
      <w:r w:rsidRPr="00DE6131">
        <w:rPr>
          <w:rFonts w:hint="cs"/>
          <w:rtl/>
        </w:rPr>
        <w:t xml:space="preserve"> </w:t>
      </w:r>
      <w:r w:rsidR="00200C8D" w:rsidRPr="00DE6131">
        <w:rPr>
          <w:rFonts w:hint="cs"/>
          <w:rtl/>
        </w:rPr>
        <w:t>العام</w:t>
      </w:r>
      <w:r w:rsidRPr="00DE6131">
        <w:rPr>
          <w:rFonts w:hint="cs"/>
          <w:rtl/>
        </w:rPr>
        <w:t xml:space="preserve"> </w:t>
      </w:r>
      <w:r w:rsidR="002A74AE" w:rsidRPr="00DE6131">
        <w:rPr>
          <w:rFonts w:hint="cs"/>
          <w:rtl/>
        </w:rPr>
        <w:t>من</w:t>
      </w:r>
      <w:r w:rsidRPr="00DE6131">
        <w:rPr>
          <w:rFonts w:hint="cs"/>
          <w:rtl/>
        </w:rPr>
        <w:t xml:space="preserve"> </w:t>
      </w:r>
      <w:r w:rsidR="002A74AE" w:rsidRPr="00DE6131">
        <w:rPr>
          <w:rFonts w:hint="cs"/>
          <w:rtl/>
        </w:rPr>
        <w:t>الآليات</w:t>
      </w:r>
      <w:r w:rsidRPr="00DE6131">
        <w:rPr>
          <w:rFonts w:hint="cs"/>
          <w:rtl/>
        </w:rPr>
        <w:t xml:space="preserve"> </w:t>
      </w:r>
      <w:r w:rsidR="002A74AE" w:rsidRPr="00DE6131">
        <w:rPr>
          <w:rFonts w:hint="cs"/>
          <w:rtl/>
        </w:rPr>
        <w:t>الحديثة</w:t>
      </w:r>
      <w:r w:rsidRPr="00DE6131">
        <w:rPr>
          <w:rFonts w:hint="cs"/>
          <w:rtl/>
        </w:rPr>
        <w:t xml:space="preserve"> </w:t>
      </w:r>
      <w:r w:rsidR="002A74AE" w:rsidRPr="00DE6131">
        <w:rPr>
          <w:rFonts w:hint="cs"/>
          <w:rtl/>
        </w:rPr>
        <w:t>التي</w:t>
      </w:r>
      <w:r w:rsidRPr="00DE6131">
        <w:rPr>
          <w:rFonts w:hint="cs"/>
          <w:rtl/>
        </w:rPr>
        <w:t xml:space="preserve"> </w:t>
      </w:r>
      <w:r w:rsidR="002A74AE" w:rsidRPr="00DE6131">
        <w:rPr>
          <w:rFonts w:hint="cs"/>
          <w:rtl/>
        </w:rPr>
        <w:t>اعتمد</w:t>
      </w:r>
      <w:r w:rsidR="009C7801" w:rsidRPr="00DE6131">
        <w:rPr>
          <w:rFonts w:hint="cs"/>
          <w:rtl/>
        </w:rPr>
        <w:t>ت</w:t>
      </w:r>
      <w:r w:rsidR="00CF3871" w:rsidRPr="00DE6131">
        <w:rPr>
          <w:rFonts w:hint="cs"/>
          <w:rtl/>
        </w:rPr>
        <w:t>ها</w:t>
      </w:r>
      <w:r w:rsidRPr="00DE6131">
        <w:rPr>
          <w:rFonts w:hint="cs"/>
          <w:rtl/>
        </w:rPr>
        <w:t xml:space="preserve"> </w:t>
      </w:r>
      <w:r w:rsidR="009C7801" w:rsidRPr="00DE6131">
        <w:rPr>
          <w:rFonts w:hint="cs"/>
          <w:rtl/>
        </w:rPr>
        <w:t>جل</w:t>
      </w:r>
      <w:r w:rsidRPr="00DE6131">
        <w:rPr>
          <w:rFonts w:hint="cs"/>
          <w:rtl/>
        </w:rPr>
        <w:t xml:space="preserve"> </w:t>
      </w:r>
      <w:r w:rsidR="009C7801" w:rsidRPr="00DE6131">
        <w:rPr>
          <w:rFonts w:hint="cs"/>
          <w:rtl/>
        </w:rPr>
        <w:t>التشريعات</w:t>
      </w:r>
      <w:r w:rsidRPr="00DE6131">
        <w:rPr>
          <w:rFonts w:hint="cs"/>
          <w:rtl/>
        </w:rPr>
        <w:t xml:space="preserve"> </w:t>
      </w:r>
      <w:r w:rsidR="009C7801" w:rsidRPr="00DE6131">
        <w:rPr>
          <w:rFonts w:hint="cs"/>
          <w:rtl/>
        </w:rPr>
        <w:t>المقارنة،</w:t>
      </w:r>
      <w:r w:rsidRPr="00DE6131">
        <w:rPr>
          <w:rFonts w:hint="cs"/>
          <w:rtl/>
        </w:rPr>
        <w:t xml:space="preserve"> </w:t>
      </w:r>
      <w:r w:rsidR="009C7801" w:rsidRPr="00DE6131">
        <w:rPr>
          <w:rFonts w:hint="cs"/>
          <w:rtl/>
        </w:rPr>
        <w:t>وتبناها</w:t>
      </w:r>
      <w:r w:rsidRPr="00DE6131">
        <w:rPr>
          <w:rFonts w:hint="cs"/>
          <w:rtl/>
        </w:rPr>
        <w:t xml:space="preserve"> </w:t>
      </w:r>
      <w:r w:rsidR="0095348F" w:rsidRPr="00DE6131">
        <w:rPr>
          <w:rFonts w:hint="cs"/>
          <w:rtl/>
        </w:rPr>
        <w:t>المشرع</w:t>
      </w:r>
      <w:r w:rsidRPr="00DE6131">
        <w:rPr>
          <w:rFonts w:hint="cs"/>
          <w:rtl/>
        </w:rPr>
        <w:t xml:space="preserve"> </w:t>
      </w:r>
      <w:r w:rsidR="002A74AE" w:rsidRPr="00DE6131">
        <w:rPr>
          <w:rFonts w:hint="cs"/>
          <w:rtl/>
        </w:rPr>
        <w:t>الجزائري</w:t>
      </w:r>
      <w:r w:rsidRPr="00DE6131">
        <w:rPr>
          <w:rtl/>
        </w:rPr>
        <w:t xml:space="preserve"> </w:t>
      </w:r>
      <w:r w:rsidR="002A74AE" w:rsidRPr="00DE6131">
        <w:rPr>
          <w:rtl/>
        </w:rPr>
        <w:t>كإطار</w:t>
      </w:r>
      <w:r w:rsidRPr="00DE6131">
        <w:rPr>
          <w:rtl/>
        </w:rPr>
        <w:t xml:space="preserve"> </w:t>
      </w:r>
      <w:r w:rsidR="002A74AE" w:rsidRPr="00DE6131">
        <w:rPr>
          <w:rtl/>
        </w:rPr>
        <w:t>قانوني</w:t>
      </w:r>
      <w:r w:rsidRPr="00DE6131">
        <w:rPr>
          <w:rtl/>
        </w:rPr>
        <w:t xml:space="preserve"> </w:t>
      </w:r>
      <w:r w:rsidR="002A74AE" w:rsidRPr="00DE6131">
        <w:rPr>
          <w:rtl/>
        </w:rPr>
        <w:t>مستقل</w:t>
      </w:r>
      <w:r w:rsidRPr="00DE6131">
        <w:rPr>
          <w:rtl/>
        </w:rPr>
        <w:t xml:space="preserve"> </w:t>
      </w:r>
      <w:r w:rsidR="002A74AE" w:rsidRPr="00DE6131">
        <w:rPr>
          <w:rtl/>
        </w:rPr>
        <w:t>ينظم</w:t>
      </w:r>
      <w:r w:rsidRPr="00DE6131">
        <w:rPr>
          <w:rtl/>
        </w:rPr>
        <w:t xml:space="preserve"> </w:t>
      </w:r>
      <w:r w:rsidR="002A74AE" w:rsidRPr="00DE6131">
        <w:rPr>
          <w:rtl/>
        </w:rPr>
        <w:t>مجموعة</w:t>
      </w:r>
      <w:r w:rsidRPr="00DE6131">
        <w:rPr>
          <w:rtl/>
        </w:rPr>
        <w:t xml:space="preserve"> </w:t>
      </w:r>
      <w:r w:rsidR="002A74AE" w:rsidRPr="00DE6131">
        <w:rPr>
          <w:rtl/>
        </w:rPr>
        <w:t>من</w:t>
      </w:r>
      <w:r w:rsidRPr="00DE6131">
        <w:rPr>
          <w:rtl/>
        </w:rPr>
        <w:t xml:space="preserve"> </w:t>
      </w:r>
      <w:r w:rsidR="002A74AE" w:rsidRPr="00DE6131">
        <w:rPr>
          <w:rtl/>
        </w:rPr>
        <w:t>العقود</w:t>
      </w:r>
      <w:r w:rsidRPr="00DE6131">
        <w:rPr>
          <w:rtl/>
        </w:rPr>
        <w:t xml:space="preserve"> </w:t>
      </w:r>
      <w:r w:rsidR="002A74AE" w:rsidRPr="00DE6131">
        <w:rPr>
          <w:rFonts w:hint="cs"/>
          <w:rtl/>
        </w:rPr>
        <w:t>أوردها</w:t>
      </w:r>
      <w:r w:rsidRPr="00DE6131">
        <w:rPr>
          <w:rFonts w:hint="cs"/>
          <w:rtl/>
        </w:rPr>
        <w:t xml:space="preserve"> </w:t>
      </w:r>
      <w:r w:rsidR="002A74AE" w:rsidRPr="00DE6131">
        <w:rPr>
          <w:rtl/>
        </w:rPr>
        <w:t>في</w:t>
      </w:r>
      <w:r w:rsidRPr="00DE6131">
        <w:rPr>
          <w:rtl/>
        </w:rPr>
        <w:t xml:space="preserve"> </w:t>
      </w:r>
      <w:r w:rsidR="002A74AE" w:rsidRPr="00DE6131">
        <w:rPr>
          <w:rtl/>
        </w:rPr>
        <w:t>المرسوم</w:t>
      </w:r>
      <w:r w:rsidRPr="00DE6131">
        <w:rPr>
          <w:rtl/>
        </w:rPr>
        <w:t xml:space="preserve"> </w:t>
      </w:r>
      <w:r w:rsidR="002A74AE" w:rsidRPr="00DE6131">
        <w:rPr>
          <w:rtl/>
        </w:rPr>
        <w:t>الرئاسي</w:t>
      </w:r>
      <w:r w:rsidRPr="00DE6131">
        <w:rPr>
          <w:rtl/>
        </w:rPr>
        <w:t xml:space="preserve"> </w:t>
      </w:r>
      <w:r w:rsidR="002A74AE" w:rsidRPr="00DE6131">
        <w:rPr>
          <w:rtl/>
        </w:rPr>
        <w:t>15/247</w:t>
      </w:r>
      <w:r w:rsidRPr="00DE6131">
        <w:rPr>
          <w:rtl/>
        </w:rPr>
        <w:t xml:space="preserve"> </w:t>
      </w:r>
      <w:r w:rsidR="002A74AE" w:rsidRPr="00DE6131">
        <w:rPr>
          <w:rtl/>
        </w:rPr>
        <w:t>المتعلق</w:t>
      </w:r>
      <w:r w:rsidRPr="00DE6131">
        <w:rPr>
          <w:rtl/>
        </w:rPr>
        <w:t xml:space="preserve"> </w:t>
      </w:r>
      <w:r w:rsidR="002A74AE" w:rsidRPr="00DE6131">
        <w:rPr>
          <w:rtl/>
        </w:rPr>
        <w:t>بالصفقات</w:t>
      </w:r>
      <w:r w:rsidRPr="00DE6131">
        <w:rPr>
          <w:rtl/>
        </w:rPr>
        <w:t xml:space="preserve"> </w:t>
      </w:r>
      <w:r w:rsidR="002A74AE" w:rsidRPr="00DE6131">
        <w:rPr>
          <w:rtl/>
        </w:rPr>
        <w:t>العمومية</w:t>
      </w:r>
      <w:r w:rsidRPr="00DE6131">
        <w:rPr>
          <w:rtl/>
        </w:rPr>
        <w:t xml:space="preserve"> </w:t>
      </w:r>
      <w:r w:rsidR="002A74AE" w:rsidRPr="00DE6131">
        <w:rPr>
          <w:rtl/>
        </w:rPr>
        <w:t>وتفويضات</w:t>
      </w:r>
      <w:r w:rsidRPr="00DE6131">
        <w:rPr>
          <w:rtl/>
        </w:rPr>
        <w:t xml:space="preserve"> </w:t>
      </w:r>
      <w:r w:rsidR="002A74AE" w:rsidRPr="00DE6131">
        <w:rPr>
          <w:rtl/>
        </w:rPr>
        <w:t>المرفق</w:t>
      </w:r>
      <w:r w:rsidRPr="00DE6131">
        <w:rPr>
          <w:rtl/>
        </w:rPr>
        <w:t xml:space="preserve"> </w:t>
      </w:r>
      <w:r w:rsidR="002A74AE" w:rsidRPr="00DE6131">
        <w:rPr>
          <w:rtl/>
        </w:rPr>
        <w:t>العام</w:t>
      </w:r>
      <w:r w:rsidR="002A74AE" w:rsidRPr="00DE6131">
        <w:rPr>
          <w:vertAlign w:val="superscript"/>
          <w:rtl/>
        </w:rPr>
        <w:footnoteReference w:id="4"/>
      </w:r>
      <w:r w:rsidR="00723CE2" w:rsidRPr="00DE6131">
        <w:rPr>
          <w:rFonts w:hint="cs"/>
          <w:rtl/>
        </w:rPr>
        <w:t>.</w:t>
      </w:r>
      <w:bookmarkEnd w:id="40"/>
      <w:bookmarkEnd w:id="41"/>
      <w:bookmarkEnd w:id="42"/>
      <w:bookmarkEnd w:id="43"/>
      <w:r w:rsidRPr="00DE6131">
        <w:rPr>
          <w:rFonts w:hint="cs"/>
          <w:rtl/>
        </w:rPr>
        <w:t xml:space="preserve"> </w:t>
      </w:r>
    </w:p>
    <w:p w14:paraId="42D99161" w14:textId="4749E259" w:rsidR="00E50F88" w:rsidRPr="00DE6131" w:rsidRDefault="00713331" w:rsidP="00960774">
      <w:pPr>
        <w:rPr>
          <w:rtl/>
        </w:rPr>
      </w:pPr>
      <w:r w:rsidRPr="00DE6131">
        <w:rPr>
          <w:rFonts w:hint="cs"/>
          <w:rtl/>
        </w:rPr>
        <w:t xml:space="preserve"> </w:t>
      </w:r>
      <w:r w:rsidR="005259E2" w:rsidRPr="00DE6131">
        <w:rPr>
          <w:rFonts w:hint="cs"/>
          <w:rtl/>
        </w:rPr>
        <w:t>وقد</w:t>
      </w:r>
      <w:r w:rsidRPr="00DE6131">
        <w:rPr>
          <w:rFonts w:hint="cs"/>
          <w:rtl/>
        </w:rPr>
        <w:t xml:space="preserve"> </w:t>
      </w:r>
      <w:r w:rsidR="00D35113" w:rsidRPr="00DE6131">
        <w:rPr>
          <w:rFonts w:hint="cs"/>
          <w:rtl/>
        </w:rPr>
        <w:t>لجأت</w:t>
      </w:r>
      <w:r w:rsidRPr="00DE6131">
        <w:rPr>
          <w:rFonts w:hint="cs"/>
          <w:rtl/>
        </w:rPr>
        <w:t xml:space="preserve"> </w:t>
      </w:r>
      <w:r w:rsidR="00F42516" w:rsidRPr="00DE6131">
        <w:rPr>
          <w:rFonts w:hint="cs"/>
          <w:rtl/>
        </w:rPr>
        <w:t>الجزائر</w:t>
      </w:r>
      <w:r w:rsidRPr="00DE6131">
        <w:rPr>
          <w:rFonts w:hint="cs"/>
          <w:rtl/>
        </w:rPr>
        <w:t xml:space="preserve"> </w:t>
      </w:r>
      <w:r w:rsidR="005259E2" w:rsidRPr="00DE6131">
        <w:rPr>
          <w:rFonts w:hint="cs"/>
          <w:rtl/>
        </w:rPr>
        <w:t>إلى</w:t>
      </w:r>
      <w:r w:rsidRPr="00DE6131">
        <w:rPr>
          <w:rFonts w:hint="cs"/>
          <w:rtl/>
        </w:rPr>
        <w:t xml:space="preserve"> </w:t>
      </w:r>
      <w:r w:rsidR="005259E2" w:rsidRPr="00DE6131">
        <w:rPr>
          <w:rFonts w:hint="cs"/>
          <w:rtl/>
        </w:rPr>
        <w:t>عقود</w:t>
      </w:r>
      <w:r w:rsidRPr="00DE6131">
        <w:rPr>
          <w:rFonts w:hint="cs"/>
          <w:rtl/>
        </w:rPr>
        <w:t xml:space="preserve"> </w:t>
      </w:r>
      <w:r w:rsidR="005259E2" w:rsidRPr="00DE6131">
        <w:rPr>
          <w:rFonts w:hint="cs"/>
          <w:rtl/>
        </w:rPr>
        <w:t>التفويض</w:t>
      </w:r>
      <w:r w:rsidRPr="00DE6131">
        <w:rPr>
          <w:rFonts w:hint="cs"/>
          <w:rtl/>
        </w:rPr>
        <w:t xml:space="preserve"> </w:t>
      </w:r>
      <w:r w:rsidR="005259E2" w:rsidRPr="00DE6131">
        <w:rPr>
          <w:rFonts w:hint="cs"/>
          <w:rtl/>
        </w:rPr>
        <w:t>بدواعي</w:t>
      </w:r>
      <w:r w:rsidRPr="00DE6131">
        <w:rPr>
          <w:rFonts w:hint="cs"/>
          <w:rtl/>
        </w:rPr>
        <w:t xml:space="preserve"> </w:t>
      </w:r>
      <w:r w:rsidR="00D35113" w:rsidRPr="00DE6131">
        <w:rPr>
          <w:rFonts w:hint="cs"/>
          <w:rtl/>
        </w:rPr>
        <w:t>أملتها</w:t>
      </w:r>
      <w:r w:rsidRPr="00DE6131">
        <w:rPr>
          <w:rFonts w:hint="cs"/>
          <w:rtl/>
        </w:rPr>
        <w:t xml:space="preserve"> </w:t>
      </w:r>
      <w:r w:rsidR="00EA12F0" w:rsidRPr="00DE6131">
        <w:rPr>
          <w:rFonts w:hint="cs"/>
          <w:rtl/>
        </w:rPr>
        <w:t>ظروف</w:t>
      </w:r>
      <w:r w:rsidRPr="00DE6131">
        <w:rPr>
          <w:rFonts w:hint="cs"/>
          <w:rtl/>
        </w:rPr>
        <w:t xml:space="preserve"> </w:t>
      </w:r>
      <w:r w:rsidR="00EA12F0" w:rsidRPr="00DE6131">
        <w:rPr>
          <w:rFonts w:hint="cs"/>
          <w:rtl/>
        </w:rPr>
        <w:t>مختلفة</w:t>
      </w:r>
      <w:r w:rsidRPr="00DE6131">
        <w:rPr>
          <w:rFonts w:hint="cs"/>
          <w:rtl/>
        </w:rPr>
        <w:t xml:space="preserve"> </w:t>
      </w:r>
      <w:r w:rsidR="00D35113" w:rsidRPr="00DE6131">
        <w:rPr>
          <w:rFonts w:hint="cs"/>
          <w:rtl/>
        </w:rPr>
        <w:t>تمثل</w:t>
      </w:r>
      <w:r w:rsidR="00EA12F0" w:rsidRPr="00DE6131">
        <w:rPr>
          <w:rFonts w:hint="cs"/>
          <w:rtl/>
        </w:rPr>
        <w:t>ت</w:t>
      </w:r>
      <w:r w:rsidRPr="00DE6131">
        <w:rPr>
          <w:rFonts w:hint="cs"/>
          <w:rtl/>
        </w:rPr>
        <w:t xml:space="preserve"> </w:t>
      </w:r>
      <w:r w:rsidR="00EA12F0" w:rsidRPr="00DE6131">
        <w:rPr>
          <w:rFonts w:hint="cs"/>
          <w:rtl/>
        </w:rPr>
        <w:t>في</w:t>
      </w:r>
      <w:r w:rsidRPr="00DE6131">
        <w:rPr>
          <w:rFonts w:hint="cs"/>
          <w:rtl/>
        </w:rPr>
        <w:t xml:space="preserve"> </w:t>
      </w:r>
      <w:r w:rsidR="00EA12F0" w:rsidRPr="00DE6131">
        <w:rPr>
          <w:rFonts w:hint="cs"/>
          <w:rtl/>
        </w:rPr>
        <w:t>ال</w:t>
      </w:r>
      <w:r w:rsidR="00D35113" w:rsidRPr="00DE6131">
        <w:rPr>
          <w:rFonts w:hint="cs"/>
          <w:rtl/>
        </w:rPr>
        <w:t>أساس</w:t>
      </w:r>
      <w:r w:rsidRPr="00DE6131">
        <w:rPr>
          <w:rFonts w:hint="cs"/>
          <w:rtl/>
        </w:rPr>
        <w:t xml:space="preserve"> </w:t>
      </w:r>
      <w:r w:rsidR="00D35113" w:rsidRPr="00DE6131">
        <w:rPr>
          <w:rFonts w:hint="cs"/>
          <w:rtl/>
        </w:rPr>
        <w:t>في</w:t>
      </w:r>
      <w:r w:rsidRPr="00DE6131">
        <w:rPr>
          <w:rFonts w:hint="cs"/>
          <w:rtl/>
        </w:rPr>
        <w:t xml:space="preserve"> </w:t>
      </w:r>
      <w:r w:rsidR="00EA12F0" w:rsidRPr="00DE6131">
        <w:rPr>
          <w:rFonts w:hint="cs"/>
          <w:rtl/>
        </w:rPr>
        <w:t>محاولة</w:t>
      </w:r>
      <w:r w:rsidRPr="00DE6131">
        <w:rPr>
          <w:rFonts w:hint="cs"/>
          <w:rtl/>
        </w:rPr>
        <w:t xml:space="preserve"> </w:t>
      </w:r>
      <w:r w:rsidR="00D35113" w:rsidRPr="00DE6131">
        <w:rPr>
          <w:rFonts w:hint="cs"/>
          <w:rtl/>
        </w:rPr>
        <w:t>إيجاد</w:t>
      </w:r>
      <w:r w:rsidRPr="00DE6131">
        <w:rPr>
          <w:rFonts w:hint="cs"/>
          <w:rtl/>
        </w:rPr>
        <w:t xml:space="preserve"> </w:t>
      </w:r>
      <w:r w:rsidR="00D35113" w:rsidRPr="00DE6131">
        <w:rPr>
          <w:rFonts w:hint="cs"/>
          <w:rtl/>
        </w:rPr>
        <w:t>موارد</w:t>
      </w:r>
      <w:r w:rsidRPr="00DE6131">
        <w:rPr>
          <w:rFonts w:hint="cs"/>
          <w:rtl/>
        </w:rPr>
        <w:t xml:space="preserve"> </w:t>
      </w:r>
      <w:r w:rsidR="00D35113" w:rsidRPr="00DE6131">
        <w:rPr>
          <w:rFonts w:hint="cs"/>
          <w:rtl/>
        </w:rPr>
        <w:t>مالية</w:t>
      </w:r>
      <w:r w:rsidRPr="00DE6131">
        <w:rPr>
          <w:rFonts w:hint="cs"/>
          <w:rtl/>
        </w:rPr>
        <w:t xml:space="preserve"> </w:t>
      </w:r>
      <w:r w:rsidR="00E50F88" w:rsidRPr="00DE6131">
        <w:rPr>
          <w:rFonts w:hint="cs"/>
          <w:rtl/>
        </w:rPr>
        <w:t>بديلة</w:t>
      </w:r>
      <w:r w:rsidRPr="00DE6131">
        <w:rPr>
          <w:rFonts w:hint="cs"/>
          <w:rtl/>
        </w:rPr>
        <w:t xml:space="preserve"> </w:t>
      </w:r>
      <w:r w:rsidR="00D35113" w:rsidRPr="00DE6131">
        <w:rPr>
          <w:rFonts w:hint="cs"/>
          <w:rtl/>
        </w:rPr>
        <w:t>من</w:t>
      </w:r>
      <w:r w:rsidRPr="00DE6131">
        <w:rPr>
          <w:rFonts w:hint="cs"/>
          <w:rtl/>
        </w:rPr>
        <w:t xml:space="preserve"> </w:t>
      </w:r>
      <w:r w:rsidR="00D35113" w:rsidRPr="00DE6131">
        <w:rPr>
          <w:rFonts w:hint="cs"/>
          <w:rtl/>
        </w:rPr>
        <w:t>مصادر</w:t>
      </w:r>
      <w:r w:rsidRPr="00DE6131">
        <w:rPr>
          <w:rFonts w:hint="cs"/>
          <w:rtl/>
        </w:rPr>
        <w:t xml:space="preserve"> </w:t>
      </w:r>
      <w:r w:rsidR="00D35113" w:rsidRPr="00DE6131">
        <w:rPr>
          <w:rFonts w:hint="cs"/>
          <w:rtl/>
        </w:rPr>
        <w:t>متنوعة</w:t>
      </w:r>
      <w:r w:rsidRPr="00DE6131">
        <w:rPr>
          <w:rFonts w:hint="cs"/>
          <w:rtl/>
        </w:rPr>
        <w:t xml:space="preserve"> </w:t>
      </w:r>
      <w:r w:rsidR="00D35113" w:rsidRPr="00DE6131">
        <w:rPr>
          <w:rFonts w:hint="cs"/>
          <w:rtl/>
        </w:rPr>
        <w:t>بعيدا</w:t>
      </w:r>
      <w:r w:rsidRPr="00DE6131">
        <w:rPr>
          <w:rFonts w:hint="cs"/>
          <w:rtl/>
        </w:rPr>
        <w:t xml:space="preserve"> </w:t>
      </w:r>
      <w:r w:rsidR="00D35113" w:rsidRPr="00DE6131">
        <w:rPr>
          <w:rFonts w:hint="cs"/>
          <w:rtl/>
        </w:rPr>
        <w:t>عن</w:t>
      </w:r>
      <w:r w:rsidRPr="00DE6131">
        <w:rPr>
          <w:rFonts w:hint="cs"/>
          <w:rtl/>
        </w:rPr>
        <w:t xml:space="preserve"> </w:t>
      </w:r>
      <w:r w:rsidR="00D35113" w:rsidRPr="00DE6131">
        <w:rPr>
          <w:rFonts w:hint="cs"/>
          <w:rtl/>
        </w:rPr>
        <w:t>أموال</w:t>
      </w:r>
      <w:r w:rsidRPr="00DE6131">
        <w:rPr>
          <w:rFonts w:hint="cs"/>
          <w:rtl/>
        </w:rPr>
        <w:t xml:space="preserve"> </w:t>
      </w:r>
      <w:r w:rsidR="00D35113" w:rsidRPr="00DE6131">
        <w:rPr>
          <w:rFonts w:hint="cs"/>
          <w:rtl/>
        </w:rPr>
        <w:t>الخزينة</w:t>
      </w:r>
      <w:r w:rsidRPr="00DE6131">
        <w:rPr>
          <w:rFonts w:hint="cs"/>
          <w:rtl/>
        </w:rPr>
        <w:t xml:space="preserve"> </w:t>
      </w:r>
      <w:r w:rsidR="00D35113" w:rsidRPr="00DE6131">
        <w:rPr>
          <w:rFonts w:hint="cs"/>
          <w:rtl/>
        </w:rPr>
        <w:t>العمومية</w:t>
      </w:r>
      <w:r w:rsidRPr="00DE6131">
        <w:rPr>
          <w:rFonts w:hint="cs"/>
          <w:rtl/>
        </w:rPr>
        <w:t xml:space="preserve"> </w:t>
      </w:r>
      <w:r w:rsidR="001613F5" w:rsidRPr="00DE6131">
        <w:rPr>
          <w:rFonts w:hint="cs"/>
          <w:rtl/>
        </w:rPr>
        <w:t>في</w:t>
      </w:r>
      <w:r w:rsidRPr="00DE6131">
        <w:rPr>
          <w:rFonts w:hint="cs"/>
          <w:rtl/>
        </w:rPr>
        <w:t xml:space="preserve"> </w:t>
      </w:r>
      <w:r w:rsidR="001613F5" w:rsidRPr="00DE6131">
        <w:rPr>
          <w:rFonts w:hint="cs"/>
          <w:rtl/>
        </w:rPr>
        <w:t>ظل</w:t>
      </w:r>
      <w:r w:rsidRPr="00DE6131">
        <w:rPr>
          <w:rFonts w:hint="cs"/>
          <w:rtl/>
        </w:rPr>
        <w:t xml:space="preserve"> </w:t>
      </w:r>
      <w:r w:rsidR="001613F5" w:rsidRPr="00DE6131">
        <w:rPr>
          <w:rFonts w:hint="cs"/>
          <w:rtl/>
        </w:rPr>
        <w:t>انحصار</w:t>
      </w:r>
      <w:r w:rsidRPr="00DE6131">
        <w:rPr>
          <w:rFonts w:hint="cs"/>
          <w:rtl/>
        </w:rPr>
        <w:t xml:space="preserve"> </w:t>
      </w:r>
      <w:r w:rsidR="001613F5" w:rsidRPr="00DE6131">
        <w:rPr>
          <w:rFonts w:hint="cs"/>
          <w:rtl/>
        </w:rPr>
        <w:t>مداخي</w:t>
      </w:r>
      <w:r w:rsidR="001613F5" w:rsidRPr="00DE6131">
        <w:rPr>
          <w:rtl/>
        </w:rPr>
        <w:t>ل</w:t>
      </w:r>
      <w:r w:rsidRPr="00DE6131">
        <w:rPr>
          <w:rFonts w:hint="cs"/>
          <w:rtl/>
        </w:rPr>
        <w:t xml:space="preserve"> </w:t>
      </w:r>
      <w:r w:rsidR="001613F5" w:rsidRPr="00DE6131">
        <w:rPr>
          <w:rFonts w:hint="cs"/>
          <w:rtl/>
        </w:rPr>
        <w:t>المحروقات</w:t>
      </w:r>
      <w:r w:rsidRPr="00DE6131">
        <w:rPr>
          <w:rFonts w:hint="cs"/>
          <w:rtl/>
        </w:rPr>
        <w:t xml:space="preserve"> </w:t>
      </w:r>
      <w:r w:rsidR="00EA12F0" w:rsidRPr="00DE6131">
        <w:rPr>
          <w:rFonts w:hint="cs"/>
          <w:rtl/>
        </w:rPr>
        <w:t>وذلك</w:t>
      </w:r>
      <w:r w:rsidRPr="00DE6131">
        <w:rPr>
          <w:rFonts w:hint="cs"/>
          <w:rtl/>
        </w:rPr>
        <w:t xml:space="preserve"> </w:t>
      </w:r>
      <w:r w:rsidR="00E54EFB" w:rsidRPr="00DE6131">
        <w:rPr>
          <w:rFonts w:hint="cs"/>
          <w:rtl/>
        </w:rPr>
        <w:t>من</w:t>
      </w:r>
      <w:r w:rsidRPr="00DE6131">
        <w:rPr>
          <w:rFonts w:hint="cs"/>
          <w:rtl/>
        </w:rPr>
        <w:t xml:space="preserve"> </w:t>
      </w:r>
      <w:r w:rsidR="00E54EFB" w:rsidRPr="00DE6131">
        <w:rPr>
          <w:rFonts w:hint="cs"/>
          <w:rtl/>
        </w:rPr>
        <w:t>أجل</w:t>
      </w:r>
      <w:r w:rsidRPr="00DE6131">
        <w:rPr>
          <w:rFonts w:hint="cs"/>
          <w:rtl/>
        </w:rPr>
        <w:t xml:space="preserve"> </w:t>
      </w:r>
      <w:r w:rsidR="00E54EFB" w:rsidRPr="00DE6131">
        <w:rPr>
          <w:rFonts w:hint="cs"/>
          <w:rtl/>
        </w:rPr>
        <w:t>ضمان</w:t>
      </w:r>
      <w:r w:rsidRPr="00DE6131">
        <w:rPr>
          <w:rFonts w:hint="cs"/>
          <w:rtl/>
        </w:rPr>
        <w:t xml:space="preserve"> </w:t>
      </w:r>
      <w:r w:rsidR="00D35113" w:rsidRPr="00DE6131">
        <w:rPr>
          <w:rFonts w:hint="cs"/>
          <w:rtl/>
        </w:rPr>
        <w:t>السي</w:t>
      </w:r>
      <w:r w:rsidR="00E50F88" w:rsidRPr="00DE6131">
        <w:rPr>
          <w:rFonts w:hint="cs"/>
          <w:rtl/>
        </w:rPr>
        <w:t>ـــــر</w:t>
      </w:r>
      <w:r w:rsidRPr="00DE6131">
        <w:rPr>
          <w:rFonts w:hint="cs"/>
          <w:rtl/>
        </w:rPr>
        <w:t xml:space="preserve"> </w:t>
      </w:r>
      <w:r w:rsidR="00E50F88" w:rsidRPr="00DE6131">
        <w:rPr>
          <w:rFonts w:hint="cs"/>
          <w:rtl/>
        </w:rPr>
        <w:t>الحسن</w:t>
      </w:r>
      <w:r w:rsidRPr="00DE6131">
        <w:rPr>
          <w:rFonts w:hint="cs"/>
          <w:rtl/>
        </w:rPr>
        <w:t xml:space="preserve"> </w:t>
      </w:r>
      <w:r w:rsidR="00E50F88" w:rsidRPr="00DE6131">
        <w:rPr>
          <w:rFonts w:hint="cs"/>
          <w:rtl/>
        </w:rPr>
        <w:t>و</w:t>
      </w:r>
      <w:r w:rsidR="00D35113" w:rsidRPr="00DE6131">
        <w:rPr>
          <w:rFonts w:hint="cs"/>
          <w:rtl/>
        </w:rPr>
        <w:t>المنتظم</w:t>
      </w:r>
      <w:r w:rsidRPr="00DE6131">
        <w:rPr>
          <w:rFonts w:hint="cs"/>
          <w:rtl/>
        </w:rPr>
        <w:t xml:space="preserve"> </w:t>
      </w:r>
      <w:r w:rsidR="00D35113" w:rsidRPr="00DE6131">
        <w:rPr>
          <w:rFonts w:hint="cs"/>
          <w:rtl/>
        </w:rPr>
        <w:t>للمرافق</w:t>
      </w:r>
      <w:r w:rsidRPr="00DE6131">
        <w:rPr>
          <w:rFonts w:hint="cs"/>
          <w:rtl/>
        </w:rPr>
        <w:t xml:space="preserve"> </w:t>
      </w:r>
      <w:r w:rsidR="00D35113" w:rsidRPr="00DE6131">
        <w:rPr>
          <w:rFonts w:hint="cs"/>
          <w:rtl/>
        </w:rPr>
        <w:t>العامة</w:t>
      </w:r>
      <w:r w:rsidRPr="00DE6131">
        <w:rPr>
          <w:rFonts w:hint="cs"/>
          <w:rtl/>
        </w:rPr>
        <w:t xml:space="preserve"> </w:t>
      </w:r>
      <w:r w:rsidR="00D35113" w:rsidRPr="00DE6131">
        <w:rPr>
          <w:rFonts w:hint="cs"/>
          <w:rtl/>
        </w:rPr>
        <w:t>وتحقيق</w:t>
      </w:r>
      <w:r w:rsidRPr="00DE6131">
        <w:rPr>
          <w:rFonts w:hint="cs"/>
          <w:rtl/>
        </w:rPr>
        <w:t xml:space="preserve"> </w:t>
      </w:r>
      <w:r w:rsidR="00D35113" w:rsidRPr="00DE6131">
        <w:rPr>
          <w:rFonts w:hint="cs"/>
          <w:rtl/>
        </w:rPr>
        <w:t>مزايا</w:t>
      </w:r>
      <w:r w:rsidRPr="00DE6131">
        <w:rPr>
          <w:rFonts w:hint="cs"/>
          <w:rtl/>
        </w:rPr>
        <w:t xml:space="preserve"> </w:t>
      </w:r>
      <w:r w:rsidR="00E54EFB" w:rsidRPr="00DE6131">
        <w:rPr>
          <w:rFonts w:hint="cs"/>
          <w:rtl/>
        </w:rPr>
        <w:t>أكبر</w:t>
      </w:r>
      <w:r w:rsidRPr="00DE6131">
        <w:rPr>
          <w:rFonts w:hint="cs"/>
          <w:rtl/>
        </w:rPr>
        <w:t xml:space="preserve"> </w:t>
      </w:r>
      <w:r w:rsidR="00D35113" w:rsidRPr="00DE6131">
        <w:rPr>
          <w:rFonts w:hint="cs"/>
          <w:rtl/>
        </w:rPr>
        <w:t>لصالح</w:t>
      </w:r>
      <w:r w:rsidRPr="00DE6131">
        <w:rPr>
          <w:rFonts w:hint="cs"/>
          <w:rtl/>
        </w:rPr>
        <w:t xml:space="preserve"> </w:t>
      </w:r>
      <w:r w:rsidR="00D35113" w:rsidRPr="00DE6131">
        <w:rPr>
          <w:rFonts w:hint="cs"/>
          <w:rtl/>
        </w:rPr>
        <w:t>مستعملي</w:t>
      </w:r>
      <w:r w:rsidRPr="00DE6131">
        <w:rPr>
          <w:rFonts w:hint="cs"/>
          <w:rtl/>
        </w:rPr>
        <w:t xml:space="preserve"> </w:t>
      </w:r>
      <w:r w:rsidR="00D35113" w:rsidRPr="00DE6131">
        <w:rPr>
          <w:rFonts w:hint="cs"/>
          <w:rtl/>
        </w:rPr>
        <w:t>المرفق</w:t>
      </w:r>
      <w:r w:rsidRPr="00DE6131">
        <w:rPr>
          <w:rFonts w:hint="cs"/>
          <w:rtl/>
        </w:rPr>
        <w:t xml:space="preserve"> </w:t>
      </w:r>
      <w:r w:rsidR="00D35113" w:rsidRPr="00DE6131">
        <w:rPr>
          <w:rFonts w:hint="cs"/>
          <w:rtl/>
        </w:rPr>
        <w:t>العام</w:t>
      </w:r>
      <w:r w:rsidRPr="00DE6131">
        <w:rPr>
          <w:rFonts w:hint="cs"/>
          <w:rtl/>
        </w:rPr>
        <w:t xml:space="preserve"> </w:t>
      </w:r>
      <w:r w:rsidR="00D35113" w:rsidRPr="00DE6131">
        <w:rPr>
          <w:rFonts w:hint="cs"/>
          <w:rtl/>
        </w:rPr>
        <w:t>كالارتقاء</w:t>
      </w:r>
      <w:r w:rsidRPr="00DE6131">
        <w:rPr>
          <w:rFonts w:hint="cs"/>
          <w:rtl/>
        </w:rPr>
        <w:t xml:space="preserve"> </w:t>
      </w:r>
      <w:r w:rsidR="00D35113" w:rsidRPr="00DE6131">
        <w:rPr>
          <w:rFonts w:hint="cs"/>
          <w:rtl/>
        </w:rPr>
        <w:t>بمستوى</w:t>
      </w:r>
      <w:r w:rsidRPr="00DE6131">
        <w:rPr>
          <w:rFonts w:hint="cs"/>
          <w:rtl/>
        </w:rPr>
        <w:t xml:space="preserve"> </w:t>
      </w:r>
      <w:r w:rsidR="00D35113" w:rsidRPr="00DE6131">
        <w:rPr>
          <w:rFonts w:hint="cs"/>
          <w:rtl/>
        </w:rPr>
        <w:t>الخدمة</w:t>
      </w:r>
      <w:r w:rsidRPr="00DE6131">
        <w:rPr>
          <w:rFonts w:hint="cs"/>
          <w:rtl/>
        </w:rPr>
        <w:t xml:space="preserve"> </w:t>
      </w:r>
      <w:r w:rsidR="00D35113" w:rsidRPr="00DE6131">
        <w:rPr>
          <w:rFonts w:hint="cs"/>
          <w:rtl/>
        </w:rPr>
        <w:t>العمومية</w:t>
      </w:r>
      <w:r w:rsidRPr="00DE6131">
        <w:rPr>
          <w:rFonts w:hint="cs"/>
          <w:rtl/>
        </w:rPr>
        <w:t xml:space="preserve"> </w:t>
      </w:r>
      <w:r w:rsidR="00D35113" w:rsidRPr="00DE6131">
        <w:rPr>
          <w:rFonts w:hint="cs"/>
          <w:rtl/>
        </w:rPr>
        <w:t>بالاستفادة</w:t>
      </w:r>
      <w:r w:rsidRPr="00DE6131">
        <w:rPr>
          <w:rFonts w:hint="cs"/>
          <w:rtl/>
        </w:rPr>
        <w:t xml:space="preserve"> </w:t>
      </w:r>
      <w:r w:rsidR="00D35113" w:rsidRPr="00DE6131">
        <w:rPr>
          <w:rFonts w:hint="cs"/>
          <w:rtl/>
        </w:rPr>
        <w:t>من</w:t>
      </w:r>
      <w:r w:rsidRPr="00DE6131">
        <w:rPr>
          <w:rFonts w:hint="cs"/>
          <w:rtl/>
        </w:rPr>
        <w:t xml:space="preserve"> </w:t>
      </w:r>
      <w:r w:rsidR="00D35113" w:rsidRPr="00DE6131">
        <w:rPr>
          <w:rFonts w:hint="cs"/>
          <w:rtl/>
        </w:rPr>
        <w:t>كفاءة</w:t>
      </w:r>
      <w:r w:rsidRPr="00DE6131">
        <w:rPr>
          <w:rFonts w:hint="cs"/>
          <w:rtl/>
        </w:rPr>
        <w:t xml:space="preserve"> </w:t>
      </w:r>
      <w:r w:rsidR="00D35113" w:rsidRPr="00DE6131">
        <w:rPr>
          <w:rFonts w:hint="cs"/>
          <w:rtl/>
        </w:rPr>
        <w:t>وا</w:t>
      </w:r>
      <w:r w:rsidR="00E50F88" w:rsidRPr="00DE6131">
        <w:rPr>
          <w:rFonts w:hint="cs"/>
          <w:rtl/>
        </w:rPr>
        <w:t>حترافية</w:t>
      </w:r>
      <w:r w:rsidRPr="00DE6131">
        <w:rPr>
          <w:rFonts w:hint="cs"/>
          <w:rtl/>
        </w:rPr>
        <w:t xml:space="preserve"> </w:t>
      </w:r>
      <w:r w:rsidR="00E50F88" w:rsidRPr="00DE6131">
        <w:rPr>
          <w:rFonts w:hint="cs"/>
          <w:rtl/>
        </w:rPr>
        <w:t>القطاع</w:t>
      </w:r>
      <w:r w:rsidRPr="00DE6131">
        <w:rPr>
          <w:rFonts w:hint="cs"/>
          <w:rtl/>
        </w:rPr>
        <w:t xml:space="preserve"> </w:t>
      </w:r>
      <w:r w:rsidR="00E50F88" w:rsidRPr="00DE6131">
        <w:rPr>
          <w:rFonts w:hint="cs"/>
          <w:rtl/>
        </w:rPr>
        <w:t>الخاص</w:t>
      </w:r>
      <w:r w:rsidRPr="00DE6131">
        <w:rPr>
          <w:rFonts w:hint="cs"/>
          <w:rtl/>
        </w:rPr>
        <w:t xml:space="preserve"> </w:t>
      </w:r>
      <w:r w:rsidR="00E50F88" w:rsidRPr="00DE6131">
        <w:rPr>
          <w:rFonts w:hint="cs"/>
          <w:rtl/>
        </w:rPr>
        <w:t>في</w:t>
      </w:r>
      <w:r w:rsidRPr="00DE6131">
        <w:rPr>
          <w:rFonts w:hint="cs"/>
          <w:rtl/>
        </w:rPr>
        <w:t xml:space="preserve"> </w:t>
      </w:r>
      <w:r w:rsidR="00E50F88" w:rsidRPr="00DE6131">
        <w:rPr>
          <w:rFonts w:hint="cs"/>
          <w:rtl/>
        </w:rPr>
        <w:t>التسيير.</w:t>
      </w:r>
    </w:p>
    <w:p w14:paraId="2FAB1E3D" w14:textId="7B87596F" w:rsidR="007031A2" w:rsidRPr="00DE6131" w:rsidRDefault="00713331" w:rsidP="00960774">
      <w:pPr>
        <w:rPr>
          <w:rtl/>
        </w:rPr>
      </w:pPr>
      <w:r w:rsidRPr="00DE6131">
        <w:rPr>
          <w:rFonts w:hint="cs"/>
          <w:rtl/>
        </w:rPr>
        <w:t xml:space="preserve"> </w:t>
      </w:r>
      <w:r w:rsidR="005D3A0C" w:rsidRPr="00DE6131">
        <w:rPr>
          <w:rFonts w:hint="cs"/>
          <w:rtl/>
        </w:rPr>
        <w:t>و</w:t>
      </w:r>
      <w:r w:rsidR="00E50F88" w:rsidRPr="00DE6131">
        <w:rPr>
          <w:rFonts w:hint="cs"/>
          <w:rtl/>
        </w:rPr>
        <w:t>ذلك</w:t>
      </w:r>
      <w:r w:rsidRPr="00DE6131">
        <w:rPr>
          <w:rFonts w:hint="cs"/>
          <w:rtl/>
        </w:rPr>
        <w:t xml:space="preserve"> </w:t>
      </w:r>
      <w:r w:rsidR="00D35113" w:rsidRPr="00DE6131">
        <w:rPr>
          <w:rFonts w:hint="cs"/>
          <w:rtl/>
        </w:rPr>
        <w:t>من</w:t>
      </w:r>
      <w:r w:rsidRPr="00DE6131">
        <w:rPr>
          <w:rFonts w:hint="cs"/>
          <w:rtl/>
        </w:rPr>
        <w:t xml:space="preserve"> </w:t>
      </w:r>
      <w:r w:rsidR="00D35113" w:rsidRPr="00DE6131">
        <w:rPr>
          <w:rFonts w:hint="cs"/>
          <w:rtl/>
        </w:rPr>
        <w:t>أجل</w:t>
      </w:r>
      <w:r w:rsidRPr="00DE6131">
        <w:rPr>
          <w:rFonts w:hint="cs"/>
          <w:rtl/>
        </w:rPr>
        <w:t xml:space="preserve"> </w:t>
      </w:r>
      <w:r w:rsidR="00D35113" w:rsidRPr="00DE6131">
        <w:rPr>
          <w:rFonts w:hint="cs"/>
          <w:rtl/>
        </w:rPr>
        <w:t>مسايرة</w:t>
      </w:r>
      <w:r w:rsidRPr="00DE6131">
        <w:rPr>
          <w:rFonts w:hint="cs"/>
          <w:rtl/>
        </w:rPr>
        <w:t xml:space="preserve"> </w:t>
      </w:r>
      <w:r w:rsidR="00C666C4" w:rsidRPr="00DE6131">
        <w:rPr>
          <w:rFonts w:hint="cs"/>
          <w:rtl/>
        </w:rPr>
        <w:t>الحاجيات</w:t>
      </w:r>
      <w:r w:rsidRPr="00DE6131">
        <w:rPr>
          <w:rFonts w:hint="cs"/>
          <w:rtl/>
        </w:rPr>
        <w:t xml:space="preserve"> </w:t>
      </w:r>
      <w:r w:rsidR="00C666C4" w:rsidRPr="00DE6131">
        <w:rPr>
          <w:rFonts w:hint="cs"/>
          <w:rtl/>
        </w:rPr>
        <w:t>المستجدة</w:t>
      </w:r>
      <w:r w:rsidRPr="00DE6131">
        <w:rPr>
          <w:rFonts w:hint="cs"/>
          <w:rtl/>
        </w:rPr>
        <w:t xml:space="preserve"> </w:t>
      </w:r>
      <w:r w:rsidR="00E50F88" w:rsidRPr="00DE6131">
        <w:rPr>
          <w:rFonts w:hint="cs"/>
          <w:rtl/>
        </w:rPr>
        <w:t>لمس</w:t>
      </w:r>
      <w:r w:rsidR="00C666C4" w:rsidRPr="00DE6131">
        <w:rPr>
          <w:rFonts w:hint="cs"/>
          <w:rtl/>
        </w:rPr>
        <w:t>تعملي</w:t>
      </w:r>
      <w:r w:rsidRPr="00DE6131">
        <w:rPr>
          <w:rFonts w:hint="cs"/>
          <w:rtl/>
        </w:rPr>
        <w:t xml:space="preserve"> </w:t>
      </w:r>
      <w:r w:rsidR="00C666C4" w:rsidRPr="00DE6131">
        <w:rPr>
          <w:rFonts w:hint="cs"/>
          <w:rtl/>
        </w:rPr>
        <w:t>المرفق</w:t>
      </w:r>
      <w:r w:rsidRPr="00DE6131">
        <w:rPr>
          <w:rFonts w:hint="cs"/>
          <w:rtl/>
        </w:rPr>
        <w:t xml:space="preserve"> </w:t>
      </w:r>
      <w:r w:rsidR="00C666C4" w:rsidRPr="00DE6131">
        <w:rPr>
          <w:rFonts w:hint="cs"/>
          <w:rtl/>
        </w:rPr>
        <w:t>العمومي</w:t>
      </w:r>
      <w:r w:rsidRPr="00DE6131">
        <w:rPr>
          <w:rFonts w:hint="cs"/>
          <w:rtl/>
        </w:rPr>
        <w:t xml:space="preserve"> </w:t>
      </w:r>
      <w:r w:rsidR="00C666C4" w:rsidRPr="00DE6131">
        <w:rPr>
          <w:rFonts w:hint="cs"/>
          <w:rtl/>
        </w:rPr>
        <w:t>من</w:t>
      </w:r>
      <w:r w:rsidRPr="00DE6131">
        <w:rPr>
          <w:rFonts w:hint="cs"/>
          <w:rtl/>
        </w:rPr>
        <w:t xml:space="preserve"> </w:t>
      </w:r>
      <w:r w:rsidR="00C666C4" w:rsidRPr="00DE6131">
        <w:rPr>
          <w:rFonts w:hint="cs"/>
          <w:rtl/>
        </w:rPr>
        <w:t>جهة،</w:t>
      </w:r>
      <w:r w:rsidRPr="00DE6131">
        <w:rPr>
          <w:rFonts w:hint="cs"/>
          <w:rtl/>
        </w:rPr>
        <w:t xml:space="preserve"> </w:t>
      </w:r>
      <w:r w:rsidR="00C666C4" w:rsidRPr="00DE6131">
        <w:rPr>
          <w:rFonts w:hint="cs"/>
          <w:rtl/>
        </w:rPr>
        <w:t>ومواكبة</w:t>
      </w:r>
      <w:r w:rsidRPr="00DE6131">
        <w:rPr>
          <w:rFonts w:hint="cs"/>
          <w:rtl/>
        </w:rPr>
        <w:t xml:space="preserve"> </w:t>
      </w:r>
      <w:r w:rsidR="00C666C4" w:rsidRPr="00DE6131">
        <w:rPr>
          <w:rFonts w:hint="cs"/>
          <w:rtl/>
        </w:rPr>
        <w:t>ما</w:t>
      </w:r>
      <w:r w:rsidRPr="00DE6131">
        <w:rPr>
          <w:rFonts w:hint="cs"/>
          <w:rtl/>
        </w:rPr>
        <w:t xml:space="preserve"> </w:t>
      </w:r>
      <w:r w:rsidR="00D35113" w:rsidRPr="00DE6131">
        <w:rPr>
          <w:rFonts w:hint="cs"/>
          <w:rtl/>
        </w:rPr>
        <w:t>يتطلبه</w:t>
      </w:r>
      <w:r w:rsidRPr="00DE6131">
        <w:rPr>
          <w:rFonts w:hint="cs"/>
          <w:rtl/>
        </w:rPr>
        <w:t xml:space="preserve"> </w:t>
      </w:r>
      <w:r w:rsidR="00D35113" w:rsidRPr="00DE6131">
        <w:rPr>
          <w:rFonts w:hint="cs"/>
          <w:rtl/>
        </w:rPr>
        <w:t>الاقتصاد</w:t>
      </w:r>
      <w:r w:rsidRPr="00DE6131">
        <w:rPr>
          <w:rFonts w:hint="cs"/>
          <w:rtl/>
        </w:rPr>
        <w:t xml:space="preserve"> </w:t>
      </w:r>
      <w:r w:rsidR="00D35113" w:rsidRPr="00DE6131">
        <w:rPr>
          <w:rFonts w:hint="cs"/>
          <w:rtl/>
        </w:rPr>
        <w:t>الحر</w:t>
      </w:r>
      <w:r w:rsidRPr="00DE6131">
        <w:rPr>
          <w:rFonts w:hint="cs"/>
          <w:rtl/>
        </w:rPr>
        <w:t xml:space="preserve"> </w:t>
      </w:r>
      <w:r w:rsidR="00D35113" w:rsidRPr="00DE6131">
        <w:rPr>
          <w:rFonts w:hint="cs"/>
          <w:rtl/>
        </w:rPr>
        <w:t>من</w:t>
      </w:r>
      <w:r w:rsidRPr="00DE6131">
        <w:rPr>
          <w:rFonts w:hint="cs"/>
          <w:rtl/>
        </w:rPr>
        <w:t xml:space="preserve"> </w:t>
      </w:r>
      <w:r w:rsidR="00D35113" w:rsidRPr="00DE6131">
        <w:rPr>
          <w:rFonts w:hint="cs"/>
          <w:rtl/>
        </w:rPr>
        <w:t>سرعة</w:t>
      </w:r>
      <w:r w:rsidRPr="00DE6131">
        <w:rPr>
          <w:rFonts w:hint="cs"/>
          <w:rtl/>
        </w:rPr>
        <w:t xml:space="preserve"> </w:t>
      </w:r>
      <w:r w:rsidR="00D35113" w:rsidRPr="00DE6131">
        <w:rPr>
          <w:rFonts w:hint="cs"/>
          <w:rtl/>
        </w:rPr>
        <w:t>ومرونة</w:t>
      </w:r>
      <w:r w:rsidRPr="00DE6131">
        <w:rPr>
          <w:rFonts w:hint="cs"/>
          <w:rtl/>
        </w:rPr>
        <w:t xml:space="preserve"> </w:t>
      </w:r>
      <w:r w:rsidR="00D35113" w:rsidRPr="00DE6131">
        <w:rPr>
          <w:rFonts w:hint="cs"/>
          <w:rtl/>
        </w:rPr>
        <w:t>تتماشى</w:t>
      </w:r>
      <w:r w:rsidRPr="00DE6131">
        <w:rPr>
          <w:rFonts w:hint="cs"/>
          <w:rtl/>
        </w:rPr>
        <w:t xml:space="preserve"> </w:t>
      </w:r>
      <w:r w:rsidR="00D35113" w:rsidRPr="00DE6131">
        <w:rPr>
          <w:rFonts w:hint="cs"/>
          <w:rtl/>
        </w:rPr>
        <w:t>مع</w:t>
      </w:r>
      <w:r w:rsidRPr="00DE6131">
        <w:rPr>
          <w:rFonts w:hint="cs"/>
          <w:rtl/>
        </w:rPr>
        <w:t xml:space="preserve"> </w:t>
      </w:r>
      <w:r w:rsidR="00D35113" w:rsidRPr="00DE6131">
        <w:rPr>
          <w:rFonts w:hint="cs"/>
          <w:rtl/>
        </w:rPr>
        <w:t>مبادئ</w:t>
      </w:r>
      <w:r w:rsidRPr="00DE6131">
        <w:rPr>
          <w:rFonts w:hint="cs"/>
          <w:rtl/>
        </w:rPr>
        <w:t xml:space="preserve"> </w:t>
      </w:r>
      <w:r w:rsidR="00D35113" w:rsidRPr="00DE6131">
        <w:rPr>
          <w:rFonts w:hint="cs"/>
          <w:rtl/>
        </w:rPr>
        <w:t>التجارة</w:t>
      </w:r>
      <w:r w:rsidRPr="00DE6131">
        <w:rPr>
          <w:rFonts w:hint="cs"/>
          <w:rtl/>
        </w:rPr>
        <w:t xml:space="preserve"> </w:t>
      </w:r>
      <w:r w:rsidR="00D35113" w:rsidRPr="00DE6131">
        <w:rPr>
          <w:rFonts w:hint="cs"/>
          <w:rtl/>
        </w:rPr>
        <w:t>الحرة</w:t>
      </w:r>
      <w:r w:rsidRPr="00DE6131">
        <w:rPr>
          <w:rFonts w:hint="cs"/>
          <w:rtl/>
        </w:rPr>
        <w:t xml:space="preserve"> </w:t>
      </w:r>
      <w:r w:rsidR="00D35113" w:rsidRPr="00DE6131">
        <w:rPr>
          <w:rFonts w:hint="cs"/>
          <w:rtl/>
        </w:rPr>
        <w:t>وقواعد</w:t>
      </w:r>
      <w:r w:rsidRPr="00DE6131">
        <w:rPr>
          <w:rFonts w:hint="cs"/>
          <w:rtl/>
        </w:rPr>
        <w:t xml:space="preserve"> </w:t>
      </w:r>
      <w:r w:rsidR="00D35113" w:rsidRPr="00DE6131">
        <w:rPr>
          <w:rFonts w:hint="cs"/>
          <w:rtl/>
        </w:rPr>
        <w:t>المنافسة</w:t>
      </w:r>
      <w:r w:rsidRPr="00DE6131">
        <w:rPr>
          <w:rFonts w:hint="cs"/>
          <w:rtl/>
        </w:rPr>
        <w:t xml:space="preserve"> </w:t>
      </w:r>
      <w:r w:rsidR="00D35113" w:rsidRPr="00DE6131">
        <w:rPr>
          <w:rFonts w:hint="cs"/>
          <w:rtl/>
        </w:rPr>
        <w:t>الناتجة</w:t>
      </w:r>
      <w:r w:rsidRPr="00DE6131">
        <w:rPr>
          <w:rFonts w:hint="cs"/>
          <w:rtl/>
        </w:rPr>
        <w:t xml:space="preserve"> </w:t>
      </w:r>
      <w:r w:rsidR="00E54EFB" w:rsidRPr="00DE6131">
        <w:rPr>
          <w:rFonts w:hint="cs"/>
          <w:rtl/>
        </w:rPr>
        <w:t>أساسا</w:t>
      </w:r>
      <w:r w:rsidRPr="00DE6131">
        <w:rPr>
          <w:rFonts w:hint="cs"/>
          <w:rtl/>
        </w:rPr>
        <w:t xml:space="preserve"> </w:t>
      </w:r>
      <w:r w:rsidR="00D35113" w:rsidRPr="00DE6131">
        <w:rPr>
          <w:rFonts w:hint="cs"/>
          <w:rtl/>
        </w:rPr>
        <w:t>عن</w:t>
      </w:r>
      <w:r w:rsidRPr="00DE6131">
        <w:rPr>
          <w:rFonts w:hint="cs"/>
          <w:rtl/>
        </w:rPr>
        <w:t xml:space="preserve"> </w:t>
      </w:r>
      <w:r w:rsidR="00E54EFB" w:rsidRPr="00DE6131">
        <w:rPr>
          <w:rFonts w:hint="cs"/>
          <w:rtl/>
        </w:rPr>
        <w:t>التوجه</w:t>
      </w:r>
      <w:r w:rsidRPr="00DE6131">
        <w:rPr>
          <w:rFonts w:hint="cs"/>
          <w:rtl/>
        </w:rPr>
        <w:t xml:space="preserve"> </w:t>
      </w:r>
      <w:r w:rsidR="00D35113" w:rsidRPr="00DE6131">
        <w:rPr>
          <w:rFonts w:hint="cs"/>
          <w:rtl/>
        </w:rPr>
        <w:t>الليبرالي</w:t>
      </w:r>
      <w:r w:rsidRPr="00DE6131">
        <w:rPr>
          <w:rFonts w:hint="cs"/>
          <w:rtl/>
        </w:rPr>
        <w:t xml:space="preserve"> </w:t>
      </w:r>
      <w:r w:rsidR="00D35113" w:rsidRPr="00DE6131">
        <w:rPr>
          <w:rFonts w:hint="cs"/>
          <w:rtl/>
        </w:rPr>
        <w:t>وطغيان</w:t>
      </w:r>
      <w:r w:rsidRPr="00DE6131">
        <w:rPr>
          <w:rFonts w:hint="cs"/>
          <w:rtl/>
        </w:rPr>
        <w:t xml:space="preserve"> </w:t>
      </w:r>
      <w:r w:rsidR="00D35113" w:rsidRPr="00DE6131">
        <w:rPr>
          <w:rFonts w:hint="cs"/>
          <w:rtl/>
        </w:rPr>
        <w:t>مفاهيم</w:t>
      </w:r>
      <w:r w:rsidRPr="00DE6131">
        <w:rPr>
          <w:rFonts w:hint="cs"/>
          <w:rtl/>
        </w:rPr>
        <w:t xml:space="preserve"> </w:t>
      </w:r>
      <w:r w:rsidR="00D35113" w:rsidRPr="00DE6131">
        <w:rPr>
          <w:rFonts w:hint="cs"/>
          <w:rtl/>
        </w:rPr>
        <w:t>العولمة</w:t>
      </w:r>
      <w:r w:rsidRPr="00DE6131">
        <w:rPr>
          <w:rFonts w:hint="cs"/>
          <w:rtl/>
        </w:rPr>
        <w:t xml:space="preserve"> </w:t>
      </w:r>
      <w:r w:rsidR="00D35113" w:rsidRPr="00DE6131">
        <w:rPr>
          <w:rFonts w:hint="cs"/>
          <w:rtl/>
        </w:rPr>
        <w:t>الاقتصادية</w:t>
      </w:r>
      <w:r w:rsidRPr="00DE6131">
        <w:rPr>
          <w:rFonts w:hint="cs"/>
          <w:rtl/>
        </w:rPr>
        <w:t xml:space="preserve"> </w:t>
      </w:r>
      <w:r w:rsidR="00D35113" w:rsidRPr="00DE6131">
        <w:rPr>
          <w:rFonts w:hint="cs"/>
          <w:rtl/>
        </w:rPr>
        <w:t>في</w:t>
      </w:r>
      <w:r w:rsidRPr="00DE6131">
        <w:rPr>
          <w:rFonts w:hint="cs"/>
          <w:rtl/>
        </w:rPr>
        <w:t xml:space="preserve"> </w:t>
      </w:r>
      <w:r w:rsidR="00D35113" w:rsidRPr="00DE6131">
        <w:rPr>
          <w:rFonts w:hint="cs"/>
          <w:rtl/>
        </w:rPr>
        <w:t>معظم</w:t>
      </w:r>
      <w:r w:rsidRPr="00DE6131">
        <w:rPr>
          <w:rFonts w:hint="cs"/>
          <w:rtl/>
        </w:rPr>
        <w:t xml:space="preserve"> </w:t>
      </w:r>
      <w:r w:rsidR="00D35113" w:rsidRPr="00DE6131">
        <w:rPr>
          <w:rFonts w:hint="cs"/>
          <w:rtl/>
        </w:rPr>
        <w:t>الدول</w:t>
      </w:r>
      <w:r w:rsidRPr="00DE6131">
        <w:rPr>
          <w:rFonts w:hint="cs"/>
          <w:rtl/>
        </w:rPr>
        <w:t xml:space="preserve"> </w:t>
      </w:r>
      <w:r w:rsidR="00D35113" w:rsidRPr="00DE6131">
        <w:rPr>
          <w:rFonts w:hint="cs"/>
          <w:rtl/>
        </w:rPr>
        <w:t>الحديثة</w:t>
      </w:r>
      <w:r w:rsidR="007031A2" w:rsidRPr="00DE6131">
        <w:rPr>
          <w:rFonts w:hint="cs"/>
          <w:rtl/>
        </w:rPr>
        <w:t>،</w:t>
      </w:r>
      <w:r w:rsidRPr="00DE6131">
        <w:rPr>
          <w:rFonts w:hint="cs"/>
          <w:rtl/>
        </w:rPr>
        <w:t xml:space="preserve"> </w:t>
      </w:r>
      <w:r w:rsidR="007031A2" w:rsidRPr="00DE6131">
        <w:rPr>
          <w:rFonts w:hint="cs"/>
          <w:rtl/>
        </w:rPr>
        <w:t>التي</w:t>
      </w:r>
      <w:r w:rsidRPr="00DE6131">
        <w:rPr>
          <w:rFonts w:hint="cs"/>
          <w:rtl/>
        </w:rPr>
        <w:t xml:space="preserve"> </w:t>
      </w:r>
      <w:r w:rsidR="007031A2" w:rsidRPr="00DE6131">
        <w:rPr>
          <w:rFonts w:hint="cs"/>
          <w:rtl/>
        </w:rPr>
        <w:t>با</w:t>
      </w:r>
      <w:r w:rsidR="00CF3871" w:rsidRPr="00DE6131">
        <w:rPr>
          <w:rFonts w:hint="cs"/>
          <w:rtl/>
        </w:rPr>
        <w:t>درت</w:t>
      </w:r>
      <w:r w:rsidRPr="00DE6131">
        <w:rPr>
          <w:rFonts w:hint="cs"/>
          <w:rtl/>
        </w:rPr>
        <w:t xml:space="preserve"> </w:t>
      </w:r>
      <w:r w:rsidR="00EA12F0" w:rsidRPr="00DE6131">
        <w:rPr>
          <w:rFonts w:hint="cs"/>
          <w:rtl/>
        </w:rPr>
        <w:t>بدورها</w:t>
      </w:r>
      <w:r w:rsidRPr="00DE6131">
        <w:rPr>
          <w:rFonts w:hint="cs"/>
          <w:rtl/>
        </w:rPr>
        <w:t xml:space="preserve"> </w:t>
      </w:r>
      <w:r w:rsidR="00CF3871" w:rsidRPr="00DE6131">
        <w:rPr>
          <w:rFonts w:hint="cs"/>
          <w:rtl/>
        </w:rPr>
        <w:t>إلى</w:t>
      </w:r>
      <w:r w:rsidRPr="00DE6131">
        <w:rPr>
          <w:rFonts w:hint="cs"/>
          <w:rtl/>
        </w:rPr>
        <w:t xml:space="preserve"> </w:t>
      </w:r>
      <w:r w:rsidR="00CF3871" w:rsidRPr="00DE6131">
        <w:rPr>
          <w:rFonts w:hint="cs"/>
          <w:rtl/>
        </w:rPr>
        <w:t>تكييف</w:t>
      </w:r>
      <w:r w:rsidRPr="00DE6131">
        <w:rPr>
          <w:rFonts w:hint="cs"/>
          <w:rtl/>
        </w:rPr>
        <w:t xml:space="preserve"> </w:t>
      </w:r>
      <w:r w:rsidR="00CF3871" w:rsidRPr="00DE6131">
        <w:rPr>
          <w:rFonts w:hint="cs"/>
          <w:rtl/>
        </w:rPr>
        <w:t>تشريعاتها</w:t>
      </w:r>
      <w:r w:rsidRPr="00DE6131">
        <w:rPr>
          <w:rFonts w:hint="cs"/>
          <w:rtl/>
        </w:rPr>
        <w:t xml:space="preserve"> </w:t>
      </w:r>
      <w:r w:rsidR="00CF3871" w:rsidRPr="00DE6131">
        <w:rPr>
          <w:rFonts w:hint="cs"/>
          <w:rtl/>
        </w:rPr>
        <w:t>بما</w:t>
      </w:r>
      <w:r w:rsidRPr="00DE6131">
        <w:rPr>
          <w:rFonts w:hint="cs"/>
          <w:rtl/>
        </w:rPr>
        <w:t xml:space="preserve"> </w:t>
      </w:r>
      <w:r w:rsidR="007031A2" w:rsidRPr="00DE6131">
        <w:rPr>
          <w:rFonts w:hint="cs"/>
          <w:rtl/>
        </w:rPr>
        <w:t>يتوافق</w:t>
      </w:r>
      <w:r w:rsidRPr="00DE6131">
        <w:rPr>
          <w:rFonts w:hint="cs"/>
          <w:rtl/>
        </w:rPr>
        <w:t xml:space="preserve"> </w:t>
      </w:r>
      <w:r w:rsidR="007031A2" w:rsidRPr="00DE6131">
        <w:rPr>
          <w:rFonts w:hint="cs"/>
          <w:rtl/>
        </w:rPr>
        <w:t>مع</w:t>
      </w:r>
      <w:r w:rsidRPr="00DE6131">
        <w:rPr>
          <w:rFonts w:hint="cs"/>
          <w:rtl/>
        </w:rPr>
        <w:t xml:space="preserve"> </w:t>
      </w:r>
      <w:r w:rsidR="007031A2" w:rsidRPr="00DE6131">
        <w:rPr>
          <w:rFonts w:hint="cs"/>
          <w:rtl/>
        </w:rPr>
        <w:t>هذه</w:t>
      </w:r>
      <w:r w:rsidRPr="00DE6131">
        <w:rPr>
          <w:rFonts w:hint="cs"/>
          <w:rtl/>
        </w:rPr>
        <w:t xml:space="preserve"> </w:t>
      </w:r>
      <w:r w:rsidR="007031A2" w:rsidRPr="00DE6131">
        <w:rPr>
          <w:rFonts w:hint="cs"/>
          <w:rtl/>
        </w:rPr>
        <w:t>التحولات</w:t>
      </w:r>
      <w:r w:rsidRPr="00DE6131">
        <w:rPr>
          <w:rFonts w:hint="cs"/>
          <w:rtl/>
        </w:rPr>
        <w:t xml:space="preserve"> </w:t>
      </w:r>
      <w:r w:rsidR="007031A2" w:rsidRPr="00DE6131">
        <w:rPr>
          <w:rFonts w:hint="cs"/>
          <w:rtl/>
        </w:rPr>
        <w:t>التي</w:t>
      </w:r>
      <w:r w:rsidRPr="00DE6131">
        <w:rPr>
          <w:rFonts w:hint="cs"/>
          <w:rtl/>
        </w:rPr>
        <w:t xml:space="preserve"> </w:t>
      </w:r>
      <w:r w:rsidR="007031A2" w:rsidRPr="00DE6131">
        <w:rPr>
          <w:rFonts w:hint="cs"/>
          <w:rtl/>
        </w:rPr>
        <w:t>مست</w:t>
      </w:r>
      <w:r w:rsidRPr="00DE6131">
        <w:rPr>
          <w:rFonts w:hint="cs"/>
          <w:rtl/>
        </w:rPr>
        <w:t xml:space="preserve"> </w:t>
      </w:r>
      <w:r w:rsidR="00EA12F0" w:rsidRPr="00DE6131">
        <w:rPr>
          <w:rFonts w:hint="cs"/>
          <w:rtl/>
        </w:rPr>
        <w:t>مختلف</w:t>
      </w:r>
      <w:r w:rsidRPr="00DE6131">
        <w:rPr>
          <w:rFonts w:hint="cs"/>
          <w:rtl/>
        </w:rPr>
        <w:t xml:space="preserve"> </w:t>
      </w:r>
      <w:r w:rsidR="007031A2" w:rsidRPr="00DE6131">
        <w:rPr>
          <w:rFonts w:hint="cs"/>
          <w:rtl/>
        </w:rPr>
        <w:t>الميادين</w:t>
      </w:r>
      <w:r w:rsidRPr="00DE6131">
        <w:rPr>
          <w:rFonts w:hint="cs"/>
          <w:rtl/>
        </w:rPr>
        <w:t xml:space="preserve"> </w:t>
      </w:r>
      <w:r w:rsidR="007031A2" w:rsidRPr="00DE6131">
        <w:rPr>
          <w:rFonts w:hint="cs"/>
          <w:rtl/>
        </w:rPr>
        <w:t>لاس</w:t>
      </w:r>
      <w:r w:rsidR="00710495" w:rsidRPr="00DE6131">
        <w:rPr>
          <w:rFonts w:hint="cs"/>
          <w:rtl/>
        </w:rPr>
        <w:t>يما</w:t>
      </w:r>
      <w:r w:rsidRPr="00DE6131">
        <w:rPr>
          <w:rFonts w:hint="cs"/>
          <w:rtl/>
        </w:rPr>
        <w:t xml:space="preserve"> </w:t>
      </w:r>
      <w:r w:rsidR="00710495" w:rsidRPr="00DE6131">
        <w:rPr>
          <w:rFonts w:hint="cs"/>
          <w:rtl/>
        </w:rPr>
        <w:t>الاقتصادية</w:t>
      </w:r>
      <w:r w:rsidRPr="00DE6131">
        <w:rPr>
          <w:rFonts w:hint="cs"/>
          <w:rtl/>
        </w:rPr>
        <w:t xml:space="preserve"> </w:t>
      </w:r>
      <w:r w:rsidR="00710495" w:rsidRPr="00DE6131">
        <w:rPr>
          <w:rFonts w:hint="cs"/>
          <w:rtl/>
        </w:rPr>
        <w:t>منها.</w:t>
      </w:r>
    </w:p>
    <w:p w14:paraId="52B3E87E" w14:textId="3E0DBB4D" w:rsidR="00097CC5" w:rsidRPr="00DE6131" w:rsidRDefault="00713331" w:rsidP="00960774">
      <w:r w:rsidRPr="00DE6131">
        <w:rPr>
          <w:rFonts w:hint="cs"/>
          <w:rtl/>
        </w:rPr>
        <w:t xml:space="preserve"> </w:t>
      </w:r>
      <w:r w:rsidR="00DE6442" w:rsidRPr="00DE6131">
        <w:rPr>
          <w:rFonts w:hint="cs"/>
          <w:rtl/>
        </w:rPr>
        <w:t>وتقتضي</w:t>
      </w:r>
      <w:r w:rsidRPr="00DE6131">
        <w:rPr>
          <w:rFonts w:hint="cs"/>
          <w:rtl/>
        </w:rPr>
        <w:t xml:space="preserve"> </w:t>
      </w:r>
      <w:r w:rsidR="00875B62" w:rsidRPr="00DE6131">
        <w:rPr>
          <w:rFonts w:hint="cs"/>
          <w:rtl/>
        </w:rPr>
        <w:t>عملية</w:t>
      </w:r>
      <w:r w:rsidRPr="00DE6131">
        <w:rPr>
          <w:rFonts w:hint="cs"/>
          <w:rtl/>
        </w:rPr>
        <w:t xml:space="preserve"> </w:t>
      </w:r>
      <w:r w:rsidR="004624E9" w:rsidRPr="00DE6131">
        <w:rPr>
          <w:rFonts w:hint="cs"/>
          <w:rtl/>
        </w:rPr>
        <w:t>تفويض</w:t>
      </w:r>
      <w:r w:rsidRPr="00DE6131">
        <w:rPr>
          <w:rFonts w:hint="cs"/>
          <w:rtl/>
        </w:rPr>
        <w:t xml:space="preserve"> </w:t>
      </w:r>
      <w:r w:rsidR="004624E9" w:rsidRPr="00DE6131">
        <w:rPr>
          <w:rFonts w:hint="cs"/>
          <w:rtl/>
        </w:rPr>
        <w:t>المر</w:t>
      </w:r>
      <w:r w:rsidR="005C6CC2" w:rsidRPr="00DE6131">
        <w:rPr>
          <w:rFonts w:hint="cs"/>
          <w:rtl/>
        </w:rPr>
        <w:t>ا</w:t>
      </w:r>
      <w:r w:rsidR="004624E9" w:rsidRPr="00DE6131">
        <w:rPr>
          <w:rFonts w:hint="cs"/>
          <w:rtl/>
        </w:rPr>
        <w:t>ف</w:t>
      </w:r>
      <w:r w:rsidR="005C6CC2" w:rsidRPr="00DE6131">
        <w:rPr>
          <w:rFonts w:hint="cs"/>
          <w:rtl/>
        </w:rPr>
        <w:t>ق</w:t>
      </w:r>
      <w:r w:rsidRPr="00DE6131">
        <w:rPr>
          <w:rFonts w:hint="cs"/>
          <w:rtl/>
        </w:rPr>
        <w:t xml:space="preserve"> </w:t>
      </w:r>
      <w:r w:rsidR="004624E9" w:rsidRPr="00DE6131">
        <w:rPr>
          <w:rFonts w:hint="cs"/>
          <w:rtl/>
        </w:rPr>
        <w:t>العام</w:t>
      </w:r>
      <w:r w:rsidR="005C6CC2" w:rsidRPr="00DE6131">
        <w:rPr>
          <w:rFonts w:hint="cs"/>
          <w:rtl/>
        </w:rPr>
        <w:t>ة</w:t>
      </w:r>
      <w:r w:rsidRPr="00DE6131">
        <w:rPr>
          <w:rFonts w:hint="cs"/>
          <w:rtl/>
        </w:rPr>
        <w:t xml:space="preserve"> </w:t>
      </w:r>
      <w:r w:rsidR="00DE6442" w:rsidRPr="00DE6131">
        <w:rPr>
          <w:rFonts w:hint="cs"/>
          <w:rtl/>
        </w:rPr>
        <w:t>أن</w:t>
      </w:r>
      <w:r w:rsidRPr="00DE6131">
        <w:rPr>
          <w:rFonts w:hint="cs"/>
          <w:rtl/>
        </w:rPr>
        <w:t xml:space="preserve"> </w:t>
      </w:r>
      <w:r w:rsidR="004624E9" w:rsidRPr="00DE6131">
        <w:rPr>
          <w:rFonts w:hint="cs"/>
          <w:rtl/>
        </w:rPr>
        <w:t>تعهد</w:t>
      </w:r>
      <w:r w:rsidRPr="00DE6131">
        <w:rPr>
          <w:rFonts w:hint="cs"/>
          <w:rtl/>
        </w:rPr>
        <w:t xml:space="preserve"> </w:t>
      </w:r>
      <w:r w:rsidR="004624E9" w:rsidRPr="00DE6131">
        <w:rPr>
          <w:rFonts w:hint="cs"/>
          <w:rtl/>
        </w:rPr>
        <w:t>الدولة</w:t>
      </w:r>
      <w:r w:rsidRPr="00DE6131">
        <w:rPr>
          <w:rFonts w:hint="cs"/>
          <w:rtl/>
        </w:rPr>
        <w:t xml:space="preserve"> </w:t>
      </w:r>
      <w:r w:rsidR="004624E9" w:rsidRPr="00DE6131">
        <w:rPr>
          <w:rFonts w:hint="cs"/>
          <w:rtl/>
        </w:rPr>
        <w:t>أو</w:t>
      </w:r>
      <w:r w:rsidRPr="00DE6131">
        <w:rPr>
          <w:rFonts w:hint="cs"/>
          <w:rtl/>
        </w:rPr>
        <w:t xml:space="preserve"> </w:t>
      </w:r>
      <w:r w:rsidR="004624E9" w:rsidRPr="00DE6131">
        <w:rPr>
          <w:rFonts w:hint="cs"/>
          <w:rtl/>
        </w:rPr>
        <w:t>أحد</w:t>
      </w:r>
      <w:r w:rsidRPr="00DE6131">
        <w:rPr>
          <w:rFonts w:hint="cs"/>
          <w:rtl/>
        </w:rPr>
        <w:t xml:space="preserve"> </w:t>
      </w:r>
      <w:r w:rsidR="004624E9" w:rsidRPr="00DE6131">
        <w:rPr>
          <w:rFonts w:hint="cs"/>
          <w:rtl/>
        </w:rPr>
        <w:t>أشخاص</w:t>
      </w:r>
      <w:r w:rsidRPr="00DE6131">
        <w:rPr>
          <w:rFonts w:hint="cs"/>
          <w:rtl/>
        </w:rPr>
        <w:t xml:space="preserve"> </w:t>
      </w:r>
      <w:r w:rsidR="004624E9" w:rsidRPr="00DE6131">
        <w:rPr>
          <w:rFonts w:hint="cs"/>
          <w:rtl/>
        </w:rPr>
        <w:t>القانون</w:t>
      </w:r>
      <w:r w:rsidRPr="00DE6131">
        <w:rPr>
          <w:rFonts w:hint="cs"/>
          <w:rtl/>
        </w:rPr>
        <w:t xml:space="preserve"> </w:t>
      </w:r>
      <w:r w:rsidR="004624E9" w:rsidRPr="00DE6131">
        <w:rPr>
          <w:rFonts w:hint="cs"/>
          <w:rtl/>
        </w:rPr>
        <w:t>العام</w:t>
      </w:r>
      <w:r w:rsidRPr="00DE6131">
        <w:rPr>
          <w:rFonts w:hint="cs"/>
          <w:rtl/>
        </w:rPr>
        <w:t xml:space="preserve"> </w:t>
      </w:r>
      <w:r w:rsidR="00361D99" w:rsidRPr="00DE6131">
        <w:rPr>
          <w:rFonts w:hint="cs"/>
          <w:rtl/>
        </w:rPr>
        <w:t>إدارة</w:t>
      </w:r>
      <w:r w:rsidRPr="00DE6131">
        <w:rPr>
          <w:rFonts w:hint="cs"/>
          <w:rtl/>
        </w:rPr>
        <w:t xml:space="preserve"> </w:t>
      </w:r>
      <w:r w:rsidR="00361D99" w:rsidRPr="00DE6131">
        <w:rPr>
          <w:rFonts w:hint="cs"/>
          <w:rtl/>
        </w:rPr>
        <w:t>مرفق</w:t>
      </w:r>
      <w:r w:rsidRPr="00DE6131">
        <w:rPr>
          <w:rFonts w:hint="cs"/>
          <w:rtl/>
        </w:rPr>
        <w:t xml:space="preserve"> </w:t>
      </w:r>
      <w:r w:rsidR="00361D99" w:rsidRPr="00DE6131">
        <w:rPr>
          <w:rFonts w:hint="cs"/>
          <w:rtl/>
        </w:rPr>
        <w:t>عام</w:t>
      </w:r>
      <w:r w:rsidRPr="00DE6131">
        <w:rPr>
          <w:rFonts w:hint="cs"/>
          <w:rtl/>
        </w:rPr>
        <w:t xml:space="preserve"> </w:t>
      </w:r>
      <w:r w:rsidR="00361D99" w:rsidRPr="00DE6131">
        <w:rPr>
          <w:rFonts w:hint="cs"/>
          <w:rtl/>
        </w:rPr>
        <w:t>إلى</w:t>
      </w:r>
      <w:r w:rsidRPr="00DE6131">
        <w:rPr>
          <w:rFonts w:hint="cs"/>
          <w:rtl/>
        </w:rPr>
        <w:t xml:space="preserve"> </w:t>
      </w:r>
      <w:r w:rsidR="00361D99" w:rsidRPr="00DE6131">
        <w:rPr>
          <w:rFonts w:hint="cs"/>
          <w:rtl/>
        </w:rPr>
        <w:t>شخص</w:t>
      </w:r>
      <w:r w:rsidRPr="00DE6131">
        <w:rPr>
          <w:rFonts w:hint="cs"/>
          <w:rtl/>
        </w:rPr>
        <w:t xml:space="preserve"> </w:t>
      </w:r>
      <w:r w:rsidR="00361D99" w:rsidRPr="00DE6131">
        <w:rPr>
          <w:rFonts w:hint="cs"/>
          <w:rtl/>
        </w:rPr>
        <w:t>غالبا</w:t>
      </w:r>
      <w:r w:rsidRPr="00DE6131">
        <w:rPr>
          <w:rFonts w:hint="cs"/>
          <w:rtl/>
        </w:rPr>
        <w:t xml:space="preserve"> </w:t>
      </w:r>
      <w:r w:rsidR="00361D99" w:rsidRPr="00DE6131">
        <w:rPr>
          <w:rFonts w:hint="cs"/>
          <w:rtl/>
        </w:rPr>
        <w:t>ما</w:t>
      </w:r>
      <w:r w:rsidRPr="00DE6131">
        <w:rPr>
          <w:rFonts w:hint="cs"/>
          <w:rtl/>
        </w:rPr>
        <w:t xml:space="preserve"> </w:t>
      </w:r>
      <w:r w:rsidR="00C104EE" w:rsidRPr="00DE6131">
        <w:rPr>
          <w:rFonts w:hint="cs"/>
          <w:rtl/>
        </w:rPr>
        <w:t>يكون</w:t>
      </w:r>
      <w:r w:rsidRPr="00DE6131">
        <w:rPr>
          <w:rFonts w:hint="cs"/>
          <w:rtl/>
        </w:rPr>
        <w:t xml:space="preserve"> </w:t>
      </w:r>
      <w:r w:rsidR="00C104EE" w:rsidRPr="00DE6131">
        <w:rPr>
          <w:rFonts w:hint="cs"/>
          <w:rtl/>
        </w:rPr>
        <w:t>من</w:t>
      </w:r>
      <w:r w:rsidRPr="00DE6131">
        <w:rPr>
          <w:rFonts w:hint="cs"/>
          <w:rtl/>
        </w:rPr>
        <w:t xml:space="preserve"> </w:t>
      </w:r>
      <w:r w:rsidR="00C104EE" w:rsidRPr="00DE6131">
        <w:rPr>
          <w:rFonts w:hint="cs"/>
          <w:rtl/>
        </w:rPr>
        <w:t>أشخاص</w:t>
      </w:r>
      <w:r w:rsidRPr="00DE6131">
        <w:rPr>
          <w:rFonts w:hint="cs"/>
          <w:rtl/>
        </w:rPr>
        <w:t xml:space="preserve"> </w:t>
      </w:r>
      <w:r w:rsidR="00C104EE" w:rsidRPr="00DE6131">
        <w:rPr>
          <w:rFonts w:hint="cs"/>
          <w:rtl/>
        </w:rPr>
        <w:t>القانون</w:t>
      </w:r>
      <w:r w:rsidRPr="00DE6131">
        <w:rPr>
          <w:rFonts w:hint="cs"/>
          <w:rtl/>
        </w:rPr>
        <w:t xml:space="preserve"> </w:t>
      </w:r>
      <w:r w:rsidR="00C104EE" w:rsidRPr="00DE6131">
        <w:rPr>
          <w:rFonts w:hint="cs"/>
          <w:rtl/>
        </w:rPr>
        <w:t>الخاص</w:t>
      </w:r>
      <w:r w:rsidR="00E8244E" w:rsidRPr="00DE6131">
        <w:rPr>
          <w:rFonts w:hint="cs"/>
          <w:rtl/>
        </w:rPr>
        <w:t>،</w:t>
      </w:r>
      <w:r w:rsidRPr="00DE6131">
        <w:rPr>
          <w:rFonts w:hint="cs"/>
          <w:rtl/>
        </w:rPr>
        <w:t xml:space="preserve"> </w:t>
      </w:r>
      <w:r w:rsidR="00875B62" w:rsidRPr="00DE6131">
        <w:rPr>
          <w:rFonts w:hint="cs"/>
          <w:rtl/>
        </w:rPr>
        <w:t>ف</w:t>
      </w:r>
      <w:r w:rsidR="00361D99" w:rsidRPr="00DE6131">
        <w:rPr>
          <w:rFonts w:hint="cs"/>
          <w:rtl/>
        </w:rPr>
        <w:t>فكرة</w:t>
      </w:r>
      <w:r w:rsidRPr="00DE6131">
        <w:rPr>
          <w:rFonts w:hint="cs"/>
          <w:rtl/>
        </w:rPr>
        <w:t xml:space="preserve"> </w:t>
      </w:r>
      <w:r w:rsidR="00361D99" w:rsidRPr="00DE6131">
        <w:rPr>
          <w:rFonts w:hint="cs"/>
          <w:rtl/>
        </w:rPr>
        <w:t>التفويض</w:t>
      </w:r>
      <w:r w:rsidRPr="00DE6131">
        <w:rPr>
          <w:rFonts w:hint="cs"/>
          <w:rtl/>
        </w:rPr>
        <w:t xml:space="preserve"> </w:t>
      </w:r>
      <w:r w:rsidR="00361D99" w:rsidRPr="00DE6131">
        <w:rPr>
          <w:rFonts w:hint="cs"/>
          <w:rtl/>
        </w:rPr>
        <w:t>ليست</w:t>
      </w:r>
      <w:r w:rsidRPr="00DE6131">
        <w:rPr>
          <w:rFonts w:hint="cs"/>
          <w:rtl/>
        </w:rPr>
        <w:t xml:space="preserve"> </w:t>
      </w:r>
      <w:r w:rsidR="00361D99" w:rsidRPr="00DE6131">
        <w:rPr>
          <w:rFonts w:hint="cs"/>
          <w:rtl/>
        </w:rPr>
        <w:t>بفكرة</w:t>
      </w:r>
      <w:r w:rsidRPr="00DE6131">
        <w:rPr>
          <w:rFonts w:hint="cs"/>
          <w:rtl/>
        </w:rPr>
        <w:t xml:space="preserve"> </w:t>
      </w:r>
      <w:r w:rsidR="00361D99" w:rsidRPr="00DE6131">
        <w:rPr>
          <w:rFonts w:hint="cs"/>
          <w:rtl/>
        </w:rPr>
        <w:t>حديثة</w:t>
      </w:r>
      <w:r w:rsidRPr="00DE6131">
        <w:rPr>
          <w:rFonts w:hint="cs"/>
          <w:rtl/>
        </w:rPr>
        <w:t xml:space="preserve"> </w:t>
      </w:r>
      <w:r w:rsidR="00875B62" w:rsidRPr="00DE6131">
        <w:rPr>
          <w:rFonts w:hint="cs"/>
          <w:rtl/>
        </w:rPr>
        <w:t>تماما</w:t>
      </w:r>
      <w:r w:rsidRPr="00DE6131">
        <w:rPr>
          <w:rFonts w:hint="cs"/>
          <w:rtl/>
        </w:rPr>
        <w:t xml:space="preserve"> </w:t>
      </w:r>
      <w:r w:rsidR="00404686" w:rsidRPr="00DE6131">
        <w:rPr>
          <w:rFonts w:hint="cs"/>
          <w:rtl/>
        </w:rPr>
        <w:t>فتطبيقاتها</w:t>
      </w:r>
      <w:r w:rsidRPr="00DE6131">
        <w:rPr>
          <w:rFonts w:hint="cs"/>
          <w:rtl/>
        </w:rPr>
        <w:t xml:space="preserve"> </w:t>
      </w:r>
      <w:r w:rsidR="00404686" w:rsidRPr="00DE6131">
        <w:rPr>
          <w:rFonts w:hint="cs"/>
          <w:rtl/>
        </w:rPr>
        <w:t>قديمة</w:t>
      </w:r>
      <w:r w:rsidRPr="00DE6131">
        <w:rPr>
          <w:rFonts w:hint="cs"/>
          <w:rtl/>
        </w:rPr>
        <w:t xml:space="preserve"> </w:t>
      </w:r>
      <w:r w:rsidR="00404686" w:rsidRPr="00DE6131">
        <w:rPr>
          <w:rFonts w:hint="cs"/>
          <w:rtl/>
        </w:rPr>
        <w:t>في</w:t>
      </w:r>
      <w:r w:rsidRPr="00DE6131">
        <w:rPr>
          <w:rFonts w:hint="cs"/>
          <w:rtl/>
        </w:rPr>
        <w:t xml:space="preserve"> </w:t>
      </w:r>
      <w:r w:rsidR="00404686" w:rsidRPr="00DE6131">
        <w:rPr>
          <w:rFonts w:hint="cs"/>
          <w:rtl/>
        </w:rPr>
        <w:t>التشريع</w:t>
      </w:r>
      <w:r w:rsidRPr="00DE6131">
        <w:rPr>
          <w:rFonts w:hint="cs"/>
          <w:rtl/>
        </w:rPr>
        <w:t xml:space="preserve"> </w:t>
      </w:r>
      <w:r w:rsidR="00404686" w:rsidRPr="00DE6131">
        <w:rPr>
          <w:rFonts w:hint="cs"/>
          <w:rtl/>
        </w:rPr>
        <w:t>الجزائري</w:t>
      </w:r>
      <w:r w:rsidRPr="00DE6131">
        <w:rPr>
          <w:rFonts w:hint="cs"/>
          <w:rtl/>
        </w:rPr>
        <w:t xml:space="preserve"> </w:t>
      </w:r>
      <w:r w:rsidR="00404686" w:rsidRPr="00DE6131">
        <w:rPr>
          <w:rFonts w:hint="cs"/>
          <w:rtl/>
        </w:rPr>
        <w:t>من</w:t>
      </w:r>
      <w:r w:rsidRPr="00DE6131">
        <w:rPr>
          <w:rFonts w:hint="cs"/>
          <w:rtl/>
        </w:rPr>
        <w:t xml:space="preserve"> </w:t>
      </w:r>
      <w:r w:rsidR="00404686" w:rsidRPr="00DE6131">
        <w:rPr>
          <w:rFonts w:hint="cs"/>
          <w:rtl/>
        </w:rPr>
        <w:t>خلال</w:t>
      </w:r>
      <w:r w:rsidRPr="00DE6131">
        <w:rPr>
          <w:rFonts w:hint="cs"/>
          <w:rtl/>
        </w:rPr>
        <w:t xml:space="preserve"> </w:t>
      </w:r>
      <w:r w:rsidR="00404686" w:rsidRPr="00DE6131">
        <w:rPr>
          <w:rFonts w:hint="cs"/>
          <w:rtl/>
        </w:rPr>
        <w:t>عقد</w:t>
      </w:r>
      <w:r w:rsidRPr="00DE6131">
        <w:rPr>
          <w:rFonts w:hint="cs"/>
          <w:rtl/>
        </w:rPr>
        <w:t xml:space="preserve"> </w:t>
      </w:r>
      <w:r w:rsidR="00404686" w:rsidRPr="00DE6131">
        <w:rPr>
          <w:rFonts w:hint="cs"/>
          <w:rtl/>
        </w:rPr>
        <w:t>الامتياز</w:t>
      </w:r>
      <w:r w:rsidRPr="00DE6131">
        <w:rPr>
          <w:rFonts w:hint="cs"/>
          <w:rtl/>
        </w:rPr>
        <w:t xml:space="preserve"> </w:t>
      </w:r>
      <w:r w:rsidR="00404686" w:rsidRPr="00DE6131">
        <w:rPr>
          <w:rFonts w:hint="cs"/>
          <w:rtl/>
        </w:rPr>
        <w:t>باعتباره</w:t>
      </w:r>
      <w:r w:rsidRPr="00DE6131">
        <w:rPr>
          <w:rFonts w:hint="cs"/>
          <w:rtl/>
        </w:rPr>
        <w:t xml:space="preserve"> </w:t>
      </w:r>
      <w:r w:rsidR="00404686" w:rsidRPr="00DE6131">
        <w:rPr>
          <w:rFonts w:hint="cs"/>
          <w:rtl/>
        </w:rPr>
        <w:t>أقدم</w:t>
      </w:r>
      <w:r w:rsidRPr="00DE6131">
        <w:rPr>
          <w:rFonts w:hint="cs"/>
          <w:rtl/>
        </w:rPr>
        <w:t xml:space="preserve"> </w:t>
      </w:r>
      <w:r w:rsidR="00404686" w:rsidRPr="00DE6131">
        <w:rPr>
          <w:rFonts w:hint="cs"/>
          <w:rtl/>
        </w:rPr>
        <w:t>صور</w:t>
      </w:r>
      <w:r w:rsidRPr="00DE6131">
        <w:rPr>
          <w:rFonts w:hint="cs"/>
          <w:rtl/>
        </w:rPr>
        <w:t xml:space="preserve"> </w:t>
      </w:r>
      <w:r w:rsidR="00732640" w:rsidRPr="00DE6131">
        <w:rPr>
          <w:rFonts w:hint="cs"/>
          <w:rtl/>
        </w:rPr>
        <w:t>ال</w:t>
      </w:r>
      <w:r w:rsidR="00404686" w:rsidRPr="00DE6131">
        <w:rPr>
          <w:rFonts w:hint="cs"/>
          <w:rtl/>
        </w:rPr>
        <w:t>تفويض</w:t>
      </w:r>
      <w:r w:rsidRPr="00DE6131">
        <w:rPr>
          <w:rFonts w:hint="cs"/>
          <w:rtl/>
        </w:rPr>
        <w:t xml:space="preserve"> </w:t>
      </w:r>
      <w:r w:rsidR="00A26497" w:rsidRPr="00DE6131">
        <w:rPr>
          <w:rFonts w:hint="cs"/>
          <w:rtl/>
        </w:rPr>
        <w:t>قبل</w:t>
      </w:r>
      <w:r w:rsidRPr="00DE6131">
        <w:rPr>
          <w:rFonts w:hint="cs"/>
          <w:rtl/>
        </w:rPr>
        <w:t xml:space="preserve"> </w:t>
      </w:r>
      <w:r w:rsidR="00A26497" w:rsidRPr="00DE6131">
        <w:rPr>
          <w:rFonts w:hint="cs"/>
          <w:rtl/>
        </w:rPr>
        <w:t>أن</w:t>
      </w:r>
      <w:r w:rsidRPr="00DE6131">
        <w:rPr>
          <w:rFonts w:hint="cs"/>
          <w:rtl/>
        </w:rPr>
        <w:t xml:space="preserve"> </w:t>
      </w:r>
      <w:r w:rsidR="00A26497" w:rsidRPr="00DE6131">
        <w:rPr>
          <w:rFonts w:hint="cs"/>
          <w:rtl/>
        </w:rPr>
        <w:t>يتم</w:t>
      </w:r>
      <w:r w:rsidRPr="00DE6131">
        <w:rPr>
          <w:rFonts w:hint="cs"/>
          <w:rtl/>
        </w:rPr>
        <w:t xml:space="preserve"> </w:t>
      </w:r>
      <w:r w:rsidR="00A26497" w:rsidRPr="00DE6131">
        <w:rPr>
          <w:rFonts w:hint="cs"/>
          <w:rtl/>
        </w:rPr>
        <w:t>النص</w:t>
      </w:r>
      <w:r w:rsidRPr="00DE6131">
        <w:rPr>
          <w:rFonts w:hint="cs"/>
          <w:rtl/>
        </w:rPr>
        <w:t xml:space="preserve"> </w:t>
      </w:r>
      <w:r w:rsidR="00A26497" w:rsidRPr="00DE6131">
        <w:rPr>
          <w:rFonts w:hint="cs"/>
          <w:rtl/>
        </w:rPr>
        <w:t>عليه</w:t>
      </w:r>
      <w:r w:rsidRPr="00DE6131">
        <w:rPr>
          <w:rFonts w:hint="cs"/>
          <w:rtl/>
        </w:rPr>
        <w:t xml:space="preserve"> </w:t>
      </w:r>
      <w:r w:rsidR="00A26497" w:rsidRPr="00DE6131">
        <w:rPr>
          <w:rFonts w:hint="cs"/>
          <w:rtl/>
        </w:rPr>
        <w:t>صراحة</w:t>
      </w:r>
      <w:r w:rsidRPr="00DE6131">
        <w:rPr>
          <w:rFonts w:hint="cs"/>
          <w:rtl/>
        </w:rPr>
        <w:t xml:space="preserve"> </w:t>
      </w:r>
      <w:r w:rsidR="00A26497" w:rsidRPr="00DE6131">
        <w:rPr>
          <w:rFonts w:hint="cs"/>
          <w:rtl/>
        </w:rPr>
        <w:t>في</w:t>
      </w:r>
      <w:r w:rsidRPr="00DE6131">
        <w:rPr>
          <w:rFonts w:hint="cs"/>
          <w:rtl/>
        </w:rPr>
        <w:t xml:space="preserve"> </w:t>
      </w:r>
      <w:r w:rsidR="00A26497" w:rsidRPr="00DE6131">
        <w:rPr>
          <w:rFonts w:hint="cs"/>
          <w:rtl/>
        </w:rPr>
        <w:t>القانون</w:t>
      </w:r>
      <w:r w:rsidRPr="00DE6131">
        <w:rPr>
          <w:rFonts w:hint="cs"/>
          <w:rtl/>
        </w:rPr>
        <w:t xml:space="preserve"> </w:t>
      </w:r>
      <w:r w:rsidR="00A26497" w:rsidRPr="00DE6131">
        <w:rPr>
          <w:rFonts w:hint="cs"/>
          <w:rtl/>
        </w:rPr>
        <w:t>12/05</w:t>
      </w:r>
      <w:r w:rsidRPr="00DE6131">
        <w:rPr>
          <w:rFonts w:hint="cs"/>
          <w:rtl/>
        </w:rPr>
        <w:t xml:space="preserve"> </w:t>
      </w:r>
      <w:r w:rsidR="00A26497" w:rsidRPr="00DE6131">
        <w:rPr>
          <w:rFonts w:hint="cs"/>
          <w:rtl/>
        </w:rPr>
        <w:t>المتعلق</w:t>
      </w:r>
      <w:r w:rsidRPr="00DE6131">
        <w:rPr>
          <w:rFonts w:hint="cs"/>
          <w:rtl/>
        </w:rPr>
        <w:t xml:space="preserve"> </w:t>
      </w:r>
      <w:r w:rsidR="00A26497" w:rsidRPr="00DE6131">
        <w:rPr>
          <w:rFonts w:hint="cs"/>
          <w:rtl/>
        </w:rPr>
        <w:t>بالمياه</w:t>
      </w:r>
      <w:r w:rsidRPr="00DE6131">
        <w:rPr>
          <w:rFonts w:hint="cs"/>
          <w:rtl/>
        </w:rPr>
        <w:t xml:space="preserve"> </w:t>
      </w:r>
      <w:r w:rsidR="00A26497" w:rsidRPr="00DE6131">
        <w:rPr>
          <w:rFonts w:hint="cs"/>
          <w:rtl/>
        </w:rPr>
        <w:t>المعدل</w:t>
      </w:r>
      <w:r w:rsidRPr="00DE6131">
        <w:rPr>
          <w:rFonts w:hint="cs"/>
          <w:rtl/>
        </w:rPr>
        <w:t xml:space="preserve"> </w:t>
      </w:r>
      <w:r w:rsidR="00A26497" w:rsidRPr="00DE6131">
        <w:rPr>
          <w:rFonts w:hint="cs"/>
          <w:rtl/>
        </w:rPr>
        <w:t>والمتمم</w:t>
      </w:r>
      <w:r w:rsidR="00943631" w:rsidRPr="00DE6131">
        <w:rPr>
          <w:vertAlign w:val="superscript"/>
          <w:rtl/>
        </w:rPr>
        <w:footnoteReference w:id="5"/>
      </w:r>
      <w:r w:rsidR="00281628" w:rsidRPr="00DE6131">
        <w:rPr>
          <w:rFonts w:hint="cs"/>
          <w:rtl/>
        </w:rPr>
        <w:t>،</w:t>
      </w:r>
      <w:r w:rsidRPr="00DE6131">
        <w:rPr>
          <w:rFonts w:hint="cs"/>
          <w:rtl/>
        </w:rPr>
        <w:t xml:space="preserve"> </w:t>
      </w:r>
      <w:r w:rsidR="00C00646" w:rsidRPr="00DE6131">
        <w:rPr>
          <w:rFonts w:hint="cs"/>
          <w:rtl/>
        </w:rPr>
        <w:t>وكذا</w:t>
      </w:r>
      <w:r w:rsidRPr="00DE6131">
        <w:rPr>
          <w:rFonts w:hint="cs"/>
          <w:rtl/>
        </w:rPr>
        <w:t xml:space="preserve"> </w:t>
      </w:r>
      <w:r w:rsidR="00C00646" w:rsidRPr="00DE6131">
        <w:rPr>
          <w:rFonts w:hint="cs"/>
          <w:rtl/>
        </w:rPr>
        <w:t>القانون</w:t>
      </w:r>
      <w:r w:rsidRPr="00DE6131">
        <w:rPr>
          <w:rFonts w:hint="cs"/>
          <w:rtl/>
        </w:rPr>
        <w:t xml:space="preserve"> </w:t>
      </w:r>
      <w:r w:rsidR="00C00646" w:rsidRPr="000B7746">
        <w:rPr>
          <w:rFonts w:hint="cs"/>
          <w:sz w:val="26"/>
          <w:szCs w:val="26"/>
          <w:rtl/>
        </w:rPr>
        <w:t>11/10</w:t>
      </w:r>
      <w:r w:rsidRPr="00DE6131">
        <w:rPr>
          <w:rFonts w:hint="cs"/>
          <w:rtl/>
        </w:rPr>
        <w:t xml:space="preserve"> </w:t>
      </w:r>
      <w:r w:rsidR="00C00646" w:rsidRPr="00DE6131">
        <w:rPr>
          <w:rFonts w:hint="cs"/>
          <w:rtl/>
        </w:rPr>
        <w:t>لاسيما</w:t>
      </w:r>
      <w:r w:rsidRPr="00DE6131">
        <w:rPr>
          <w:rFonts w:hint="cs"/>
          <w:rtl/>
        </w:rPr>
        <w:t xml:space="preserve"> </w:t>
      </w:r>
      <w:r w:rsidR="00C00646" w:rsidRPr="00DE6131">
        <w:rPr>
          <w:rFonts w:hint="cs"/>
          <w:rtl/>
        </w:rPr>
        <w:t>الم</w:t>
      </w:r>
      <w:r w:rsidR="008C52AE" w:rsidRPr="00DE6131">
        <w:rPr>
          <w:rFonts w:hint="cs"/>
          <w:rtl/>
        </w:rPr>
        <w:t>واد</w:t>
      </w:r>
      <w:r w:rsidRPr="00DE6131">
        <w:rPr>
          <w:rFonts w:hint="cs"/>
          <w:rtl/>
        </w:rPr>
        <w:t xml:space="preserve"> </w:t>
      </w:r>
      <w:r w:rsidR="008C52AE" w:rsidRPr="000B7746">
        <w:rPr>
          <w:rFonts w:hint="cs"/>
          <w:sz w:val="26"/>
          <w:szCs w:val="26"/>
          <w:rtl/>
        </w:rPr>
        <w:t>149</w:t>
      </w:r>
      <w:r w:rsidR="008C52AE" w:rsidRPr="00DE6131">
        <w:rPr>
          <w:rFonts w:hint="cs"/>
          <w:rtl/>
        </w:rPr>
        <w:t>و</w:t>
      </w:r>
      <w:r w:rsidR="00B65E49" w:rsidRPr="000B7746">
        <w:rPr>
          <w:rFonts w:hint="cs"/>
          <w:sz w:val="26"/>
          <w:szCs w:val="26"/>
          <w:rtl/>
        </w:rPr>
        <w:t>15</w:t>
      </w:r>
      <w:r w:rsidR="00CC1D2E" w:rsidRPr="000B7746">
        <w:rPr>
          <w:rFonts w:hint="cs"/>
          <w:sz w:val="26"/>
          <w:szCs w:val="26"/>
          <w:rtl/>
        </w:rPr>
        <w:t>6</w:t>
      </w:r>
      <w:r w:rsidRPr="00DE6131">
        <w:rPr>
          <w:rFonts w:hint="cs"/>
          <w:rtl/>
        </w:rPr>
        <w:t xml:space="preserve"> </w:t>
      </w:r>
      <w:r w:rsidR="00B65E49" w:rsidRPr="00DE6131">
        <w:rPr>
          <w:rFonts w:hint="cs"/>
          <w:rtl/>
        </w:rPr>
        <w:t>التي</w:t>
      </w:r>
      <w:r w:rsidRPr="00DE6131">
        <w:rPr>
          <w:rFonts w:hint="cs"/>
          <w:rtl/>
        </w:rPr>
        <w:t xml:space="preserve"> </w:t>
      </w:r>
      <w:r w:rsidR="00C00646" w:rsidRPr="00DE6131">
        <w:rPr>
          <w:rFonts w:hint="cs"/>
          <w:rtl/>
        </w:rPr>
        <w:t>تنص</w:t>
      </w:r>
      <w:r w:rsidRPr="00DE6131">
        <w:rPr>
          <w:rFonts w:hint="cs"/>
          <w:rtl/>
        </w:rPr>
        <w:t xml:space="preserve"> </w:t>
      </w:r>
      <w:r w:rsidR="00C00646" w:rsidRPr="00DE6131">
        <w:rPr>
          <w:rFonts w:hint="cs"/>
          <w:rtl/>
        </w:rPr>
        <w:t>على</w:t>
      </w:r>
      <w:r w:rsidRPr="00DE6131">
        <w:rPr>
          <w:rFonts w:hint="cs"/>
          <w:rtl/>
        </w:rPr>
        <w:t xml:space="preserve"> </w:t>
      </w:r>
      <w:r w:rsidR="00DE6D3F" w:rsidRPr="00DE6131">
        <w:rPr>
          <w:rFonts w:hint="cs"/>
          <w:rtl/>
        </w:rPr>
        <w:t>أن</w:t>
      </w:r>
      <w:r w:rsidRPr="00DE6131">
        <w:rPr>
          <w:rFonts w:hint="cs"/>
          <w:rtl/>
        </w:rPr>
        <w:t xml:space="preserve"> </w:t>
      </w:r>
      <w:r w:rsidR="008C52AE" w:rsidRPr="00DE6131">
        <w:rPr>
          <w:rFonts w:hint="cs"/>
          <w:rtl/>
        </w:rPr>
        <w:t>إمكانية</w:t>
      </w:r>
      <w:r w:rsidRPr="00DE6131">
        <w:rPr>
          <w:rFonts w:hint="cs"/>
          <w:rtl/>
        </w:rPr>
        <w:t xml:space="preserve"> </w:t>
      </w:r>
      <w:r w:rsidR="008C52AE" w:rsidRPr="00DE6131">
        <w:rPr>
          <w:rFonts w:hint="cs"/>
          <w:rtl/>
        </w:rPr>
        <w:t>تفويض</w:t>
      </w:r>
      <w:r w:rsidRPr="00DE6131">
        <w:rPr>
          <w:rFonts w:hint="cs"/>
          <w:rtl/>
        </w:rPr>
        <w:t xml:space="preserve"> </w:t>
      </w:r>
      <w:r w:rsidR="008C52AE" w:rsidRPr="00DE6131">
        <w:rPr>
          <w:rFonts w:hint="cs"/>
          <w:rtl/>
        </w:rPr>
        <w:t>بعض</w:t>
      </w:r>
      <w:r w:rsidRPr="00DE6131">
        <w:rPr>
          <w:rFonts w:hint="cs"/>
          <w:rtl/>
        </w:rPr>
        <w:t xml:space="preserve"> </w:t>
      </w:r>
      <w:r w:rsidR="008C52AE" w:rsidRPr="00DE6131">
        <w:rPr>
          <w:rFonts w:hint="cs"/>
          <w:rtl/>
        </w:rPr>
        <w:t>المصالح</w:t>
      </w:r>
      <w:r w:rsidRPr="00DE6131">
        <w:rPr>
          <w:rFonts w:hint="cs"/>
          <w:rtl/>
        </w:rPr>
        <w:t xml:space="preserve"> </w:t>
      </w:r>
      <w:r w:rsidR="008C52AE" w:rsidRPr="00DE6131">
        <w:rPr>
          <w:rFonts w:hint="cs"/>
          <w:rtl/>
        </w:rPr>
        <w:t>العمومية</w:t>
      </w:r>
      <w:r w:rsidRPr="00DE6131">
        <w:rPr>
          <w:rFonts w:hint="cs"/>
          <w:rtl/>
        </w:rPr>
        <w:t xml:space="preserve"> </w:t>
      </w:r>
      <w:r w:rsidR="008C52AE" w:rsidRPr="00DE6131">
        <w:rPr>
          <w:rFonts w:hint="cs"/>
          <w:rtl/>
        </w:rPr>
        <w:t>في</w:t>
      </w:r>
      <w:r w:rsidRPr="00DE6131">
        <w:rPr>
          <w:rFonts w:hint="cs"/>
          <w:rtl/>
        </w:rPr>
        <w:t xml:space="preserve"> </w:t>
      </w:r>
      <w:r w:rsidR="008C52AE" w:rsidRPr="00DE6131">
        <w:rPr>
          <w:rFonts w:hint="cs"/>
          <w:rtl/>
        </w:rPr>
        <w:t>بعض</w:t>
      </w:r>
      <w:r w:rsidRPr="00DE6131">
        <w:rPr>
          <w:rFonts w:hint="cs"/>
          <w:rtl/>
        </w:rPr>
        <w:t xml:space="preserve"> </w:t>
      </w:r>
      <w:r w:rsidR="00B65E49" w:rsidRPr="00DE6131">
        <w:rPr>
          <w:rFonts w:hint="cs"/>
          <w:rtl/>
        </w:rPr>
        <w:t>المجالات.</w:t>
      </w:r>
    </w:p>
    <w:p w14:paraId="5AEB1DE9" w14:textId="5B609278" w:rsidR="002F3405" w:rsidRPr="00DE6131" w:rsidRDefault="00713331" w:rsidP="00960774">
      <w:pPr>
        <w:rPr>
          <w:rtl/>
        </w:rPr>
      </w:pPr>
      <w:r w:rsidRPr="00DE6131">
        <w:rPr>
          <w:rFonts w:hint="cs"/>
          <w:rtl/>
        </w:rPr>
        <w:t xml:space="preserve"> </w:t>
      </w:r>
      <w:r w:rsidR="00097CC5" w:rsidRPr="00DE6131">
        <w:rPr>
          <w:rFonts w:hint="cs"/>
          <w:rtl/>
        </w:rPr>
        <w:t>غير</w:t>
      </w:r>
      <w:r w:rsidRPr="00DE6131">
        <w:rPr>
          <w:rFonts w:hint="cs"/>
          <w:rtl/>
        </w:rPr>
        <w:t xml:space="preserve"> </w:t>
      </w:r>
      <w:r w:rsidR="00097CC5" w:rsidRPr="00DE6131">
        <w:rPr>
          <w:rFonts w:hint="cs"/>
          <w:rtl/>
        </w:rPr>
        <w:t>أن</w:t>
      </w:r>
      <w:r w:rsidR="00875B62" w:rsidRPr="00DE6131">
        <w:rPr>
          <w:rFonts w:hint="cs"/>
          <w:rtl/>
        </w:rPr>
        <w:t>ه</w:t>
      </w:r>
      <w:r w:rsidRPr="00DE6131">
        <w:rPr>
          <w:rFonts w:hint="cs"/>
          <w:rtl/>
        </w:rPr>
        <w:t xml:space="preserve"> </w:t>
      </w:r>
      <w:r w:rsidR="00875B62" w:rsidRPr="00DE6131">
        <w:rPr>
          <w:rFonts w:hint="cs"/>
          <w:rtl/>
        </w:rPr>
        <w:t>لم</w:t>
      </w:r>
      <w:r w:rsidRPr="00DE6131">
        <w:rPr>
          <w:rFonts w:hint="cs"/>
          <w:rtl/>
        </w:rPr>
        <w:t xml:space="preserve"> </w:t>
      </w:r>
      <w:r w:rsidR="00875B62" w:rsidRPr="00DE6131">
        <w:rPr>
          <w:rFonts w:hint="cs"/>
          <w:rtl/>
        </w:rPr>
        <w:t>يتم</w:t>
      </w:r>
      <w:r w:rsidRPr="00DE6131">
        <w:rPr>
          <w:rFonts w:hint="cs"/>
          <w:rtl/>
        </w:rPr>
        <w:t xml:space="preserve"> </w:t>
      </w:r>
      <w:r w:rsidR="00875B62" w:rsidRPr="00DE6131">
        <w:rPr>
          <w:rFonts w:hint="cs"/>
          <w:rtl/>
        </w:rPr>
        <w:t>النص</w:t>
      </w:r>
      <w:r w:rsidRPr="00DE6131">
        <w:rPr>
          <w:rFonts w:hint="cs"/>
          <w:rtl/>
        </w:rPr>
        <w:t xml:space="preserve"> </w:t>
      </w:r>
      <w:r w:rsidR="00875B62" w:rsidRPr="00DE6131">
        <w:rPr>
          <w:rFonts w:hint="cs"/>
          <w:rtl/>
        </w:rPr>
        <w:t>على</w:t>
      </w:r>
      <w:r w:rsidRPr="00DE6131">
        <w:rPr>
          <w:rFonts w:hint="cs"/>
          <w:rtl/>
        </w:rPr>
        <w:t xml:space="preserve"> </w:t>
      </w:r>
      <w:r w:rsidR="00097CC5" w:rsidRPr="00DE6131">
        <w:rPr>
          <w:rFonts w:hint="cs"/>
          <w:rtl/>
        </w:rPr>
        <w:t>تفويض</w:t>
      </w:r>
      <w:r w:rsidRPr="00DE6131">
        <w:rPr>
          <w:rFonts w:hint="cs"/>
          <w:rtl/>
        </w:rPr>
        <w:t xml:space="preserve"> </w:t>
      </w:r>
      <w:r w:rsidR="00875B62" w:rsidRPr="00DE6131">
        <w:rPr>
          <w:rFonts w:hint="cs"/>
          <w:rtl/>
        </w:rPr>
        <w:t>المرفق</w:t>
      </w:r>
      <w:r w:rsidRPr="00DE6131">
        <w:rPr>
          <w:rFonts w:hint="cs"/>
          <w:rtl/>
        </w:rPr>
        <w:t xml:space="preserve"> </w:t>
      </w:r>
      <w:r w:rsidR="00875B62" w:rsidRPr="00DE6131">
        <w:rPr>
          <w:rFonts w:hint="cs"/>
          <w:rtl/>
        </w:rPr>
        <w:t>العام</w:t>
      </w:r>
      <w:r w:rsidRPr="00DE6131">
        <w:rPr>
          <w:rFonts w:hint="cs"/>
          <w:rtl/>
        </w:rPr>
        <w:t xml:space="preserve"> </w:t>
      </w:r>
      <w:r w:rsidR="002B4225" w:rsidRPr="00DE6131">
        <w:rPr>
          <w:rFonts w:hint="cs"/>
          <w:rtl/>
        </w:rPr>
        <w:t>كنظام</w:t>
      </w:r>
      <w:r w:rsidRPr="00DE6131">
        <w:rPr>
          <w:rFonts w:hint="cs"/>
          <w:rtl/>
        </w:rPr>
        <w:t xml:space="preserve"> </w:t>
      </w:r>
      <w:r w:rsidR="0064155E" w:rsidRPr="00DE6131">
        <w:rPr>
          <w:rFonts w:hint="cs"/>
          <w:rtl/>
        </w:rPr>
        <w:t>قانوني</w:t>
      </w:r>
      <w:r w:rsidRPr="00DE6131">
        <w:rPr>
          <w:rFonts w:hint="cs"/>
          <w:rtl/>
        </w:rPr>
        <w:t xml:space="preserve"> </w:t>
      </w:r>
      <w:r w:rsidR="00875B62" w:rsidRPr="00DE6131">
        <w:rPr>
          <w:rFonts w:hint="cs"/>
          <w:rtl/>
        </w:rPr>
        <w:t>مستقل</w:t>
      </w:r>
      <w:r w:rsidRPr="00DE6131">
        <w:rPr>
          <w:rFonts w:hint="cs"/>
          <w:rtl/>
        </w:rPr>
        <w:t xml:space="preserve"> </w:t>
      </w:r>
      <w:r w:rsidR="002B4225" w:rsidRPr="00DE6131">
        <w:rPr>
          <w:rFonts w:hint="cs"/>
          <w:rtl/>
        </w:rPr>
        <w:t>قائم</w:t>
      </w:r>
      <w:r w:rsidRPr="00DE6131">
        <w:rPr>
          <w:rFonts w:hint="cs"/>
          <w:rtl/>
        </w:rPr>
        <w:t xml:space="preserve"> </w:t>
      </w:r>
      <w:r w:rsidR="002B4225" w:rsidRPr="00DE6131">
        <w:rPr>
          <w:rFonts w:hint="cs"/>
          <w:rtl/>
        </w:rPr>
        <w:t>بذاته</w:t>
      </w:r>
      <w:r w:rsidRPr="00DE6131">
        <w:rPr>
          <w:rFonts w:hint="cs"/>
          <w:rtl/>
        </w:rPr>
        <w:t xml:space="preserve"> </w:t>
      </w:r>
      <w:r w:rsidR="00097CC5" w:rsidRPr="00DE6131">
        <w:rPr>
          <w:rFonts w:hint="cs"/>
          <w:rtl/>
        </w:rPr>
        <w:t>يضم</w:t>
      </w:r>
      <w:r w:rsidRPr="00DE6131">
        <w:rPr>
          <w:rFonts w:hint="cs"/>
          <w:rtl/>
        </w:rPr>
        <w:t xml:space="preserve"> </w:t>
      </w:r>
      <w:r w:rsidR="00097CC5" w:rsidRPr="00DE6131">
        <w:rPr>
          <w:rFonts w:hint="cs"/>
          <w:rtl/>
        </w:rPr>
        <w:t>مجموعة</w:t>
      </w:r>
      <w:r w:rsidRPr="00DE6131">
        <w:rPr>
          <w:rFonts w:hint="cs"/>
          <w:rtl/>
        </w:rPr>
        <w:t xml:space="preserve"> </w:t>
      </w:r>
      <w:r w:rsidR="00097CC5" w:rsidRPr="00DE6131">
        <w:rPr>
          <w:rFonts w:hint="cs"/>
          <w:rtl/>
        </w:rPr>
        <w:t>من</w:t>
      </w:r>
      <w:r w:rsidRPr="00DE6131">
        <w:rPr>
          <w:rFonts w:hint="cs"/>
          <w:rtl/>
        </w:rPr>
        <w:t xml:space="preserve"> </w:t>
      </w:r>
      <w:r w:rsidR="00097CC5" w:rsidRPr="00DE6131">
        <w:rPr>
          <w:rFonts w:hint="cs"/>
          <w:rtl/>
        </w:rPr>
        <w:t>العقود</w:t>
      </w:r>
      <w:r w:rsidRPr="00DE6131">
        <w:rPr>
          <w:rFonts w:hint="cs"/>
          <w:rtl/>
        </w:rPr>
        <w:t xml:space="preserve"> </w:t>
      </w:r>
      <w:r w:rsidR="00875B62" w:rsidRPr="00DE6131">
        <w:rPr>
          <w:rFonts w:hint="cs"/>
          <w:rtl/>
        </w:rPr>
        <w:t>إلا</w:t>
      </w:r>
      <w:r w:rsidRPr="00DE6131">
        <w:rPr>
          <w:rFonts w:hint="cs"/>
          <w:rtl/>
        </w:rPr>
        <w:t xml:space="preserve"> </w:t>
      </w:r>
      <w:r w:rsidR="00875B62" w:rsidRPr="00DE6131">
        <w:rPr>
          <w:rFonts w:hint="cs"/>
          <w:rtl/>
        </w:rPr>
        <w:t>في</w:t>
      </w:r>
      <w:r w:rsidRPr="00DE6131">
        <w:rPr>
          <w:rFonts w:hint="cs"/>
          <w:rtl/>
        </w:rPr>
        <w:t xml:space="preserve"> </w:t>
      </w:r>
      <w:r w:rsidR="002B4225" w:rsidRPr="00DE6131">
        <w:rPr>
          <w:rFonts w:hint="cs"/>
          <w:rtl/>
        </w:rPr>
        <w:t>المرسوم</w:t>
      </w:r>
      <w:r w:rsidRPr="00DE6131">
        <w:rPr>
          <w:rFonts w:hint="cs"/>
          <w:rtl/>
        </w:rPr>
        <w:t xml:space="preserve"> </w:t>
      </w:r>
      <w:r w:rsidR="00875B62" w:rsidRPr="00DE6131">
        <w:rPr>
          <w:rFonts w:hint="cs"/>
          <w:rtl/>
        </w:rPr>
        <w:t>الرئاسي</w:t>
      </w:r>
      <w:r w:rsidRPr="00DE6131">
        <w:rPr>
          <w:rFonts w:hint="cs"/>
          <w:rtl/>
        </w:rPr>
        <w:t xml:space="preserve"> </w:t>
      </w:r>
      <w:r w:rsidR="002B4225" w:rsidRPr="000B7746">
        <w:rPr>
          <w:rFonts w:hint="cs"/>
          <w:sz w:val="26"/>
          <w:szCs w:val="26"/>
          <w:rtl/>
        </w:rPr>
        <w:t>15</w:t>
      </w:r>
      <w:r w:rsidR="002B4225" w:rsidRPr="00DE6131">
        <w:rPr>
          <w:rFonts w:hint="cs"/>
          <w:rtl/>
        </w:rPr>
        <w:t>/</w:t>
      </w:r>
      <w:r w:rsidR="002B4225" w:rsidRPr="000B7746">
        <w:rPr>
          <w:rFonts w:hint="cs"/>
          <w:sz w:val="26"/>
          <w:szCs w:val="26"/>
          <w:rtl/>
        </w:rPr>
        <w:t>247</w:t>
      </w:r>
      <w:r w:rsidR="00F550FE" w:rsidRPr="00DE6131">
        <w:rPr>
          <w:rFonts w:hint="cs"/>
          <w:rtl/>
        </w:rPr>
        <w:t>،</w:t>
      </w:r>
      <w:r w:rsidR="00C53B39" w:rsidRPr="00DE6131">
        <w:rPr>
          <w:rFonts w:hint="cs"/>
          <w:rtl/>
        </w:rPr>
        <w:t>حيث</w:t>
      </w:r>
      <w:r w:rsidRPr="00DE6131">
        <w:rPr>
          <w:rFonts w:hint="cs"/>
          <w:rtl/>
        </w:rPr>
        <w:t xml:space="preserve"> </w:t>
      </w:r>
      <w:r w:rsidR="00F550FE" w:rsidRPr="00DE6131">
        <w:rPr>
          <w:rFonts w:hint="cs"/>
          <w:rtl/>
        </w:rPr>
        <w:t>يهدف</w:t>
      </w:r>
      <w:r w:rsidRPr="00DE6131">
        <w:rPr>
          <w:rtl/>
        </w:rPr>
        <w:t xml:space="preserve"> </w:t>
      </w:r>
      <w:r w:rsidR="006D28E7" w:rsidRPr="00DE6131">
        <w:rPr>
          <w:rFonts w:hint="cs"/>
          <w:rtl/>
        </w:rPr>
        <w:t>هذا</w:t>
      </w:r>
      <w:r w:rsidRPr="00DE6131">
        <w:rPr>
          <w:rFonts w:hint="cs"/>
          <w:rtl/>
        </w:rPr>
        <w:t xml:space="preserve"> </w:t>
      </w:r>
      <w:r w:rsidR="006D28E7" w:rsidRPr="00DE6131">
        <w:rPr>
          <w:rFonts w:hint="cs"/>
          <w:rtl/>
        </w:rPr>
        <w:t>المرسوم</w:t>
      </w:r>
      <w:r w:rsidRPr="00DE6131">
        <w:rPr>
          <w:rFonts w:hint="cs"/>
          <w:rtl/>
        </w:rPr>
        <w:t xml:space="preserve"> </w:t>
      </w:r>
      <w:r w:rsidR="00090987" w:rsidRPr="00DE6131">
        <w:rPr>
          <w:rtl/>
        </w:rPr>
        <w:t>إلى</w:t>
      </w:r>
      <w:r w:rsidRPr="00DE6131">
        <w:rPr>
          <w:rtl/>
        </w:rPr>
        <w:t xml:space="preserve"> </w:t>
      </w:r>
      <w:r w:rsidR="00090987" w:rsidRPr="00DE6131">
        <w:rPr>
          <w:rtl/>
        </w:rPr>
        <w:t>تنظم</w:t>
      </w:r>
      <w:r w:rsidRPr="00DE6131">
        <w:rPr>
          <w:rtl/>
        </w:rPr>
        <w:t xml:space="preserve"> </w:t>
      </w:r>
      <w:r w:rsidR="009F1086" w:rsidRPr="00DE6131">
        <w:rPr>
          <w:rFonts w:hint="cs"/>
          <w:rtl/>
        </w:rPr>
        <w:t>سير</w:t>
      </w:r>
      <w:r w:rsidRPr="00DE6131">
        <w:rPr>
          <w:rtl/>
        </w:rPr>
        <w:t xml:space="preserve"> </w:t>
      </w:r>
      <w:r w:rsidR="00090987" w:rsidRPr="00DE6131">
        <w:rPr>
          <w:rtl/>
        </w:rPr>
        <w:t>المرافق</w:t>
      </w:r>
      <w:r w:rsidRPr="00DE6131">
        <w:rPr>
          <w:rtl/>
        </w:rPr>
        <w:t xml:space="preserve"> </w:t>
      </w:r>
      <w:r w:rsidR="00090987" w:rsidRPr="00DE6131">
        <w:rPr>
          <w:rtl/>
        </w:rPr>
        <w:t>العامة</w:t>
      </w:r>
      <w:r w:rsidRPr="00DE6131">
        <w:rPr>
          <w:rFonts w:hint="cs"/>
          <w:rtl/>
        </w:rPr>
        <w:t xml:space="preserve"> </w:t>
      </w:r>
      <w:r w:rsidR="003B3343" w:rsidRPr="00DE6131">
        <w:rPr>
          <w:rFonts w:hint="cs"/>
          <w:rtl/>
        </w:rPr>
        <w:t>باختلاف</w:t>
      </w:r>
      <w:r w:rsidRPr="00DE6131">
        <w:rPr>
          <w:rFonts w:hint="cs"/>
          <w:rtl/>
        </w:rPr>
        <w:t xml:space="preserve"> </w:t>
      </w:r>
      <w:r w:rsidR="00424A49" w:rsidRPr="00DE6131">
        <w:rPr>
          <w:rFonts w:hint="cs"/>
          <w:rtl/>
        </w:rPr>
        <w:t>موضوعاتها،</w:t>
      </w:r>
      <w:r w:rsidRPr="00DE6131">
        <w:rPr>
          <w:rFonts w:hint="cs"/>
          <w:rtl/>
        </w:rPr>
        <w:t xml:space="preserve"> </w:t>
      </w:r>
      <w:r w:rsidR="0063303D" w:rsidRPr="00DE6131">
        <w:rPr>
          <w:rFonts w:hint="cs"/>
          <w:rtl/>
        </w:rPr>
        <w:t>فقد</w:t>
      </w:r>
      <w:r w:rsidRPr="00DE6131">
        <w:rPr>
          <w:rFonts w:hint="cs"/>
          <w:rtl/>
        </w:rPr>
        <w:t xml:space="preserve"> </w:t>
      </w:r>
      <w:r w:rsidR="0063303D" w:rsidRPr="00DE6131">
        <w:rPr>
          <w:rFonts w:hint="cs"/>
          <w:rtl/>
        </w:rPr>
        <w:t>نصت</w:t>
      </w:r>
      <w:r w:rsidRPr="00DE6131">
        <w:rPr>
          <w:rFonts w:hint="cs"/>
          <w:rtl/>
        </w:rPr>
        <w:t xml:space="preserve"> </w:t>
      </w:r>
      <w:r w:rsidR="00543D3C" w:rsidRPr="00DE6131">
        <w:rPr>
          <w:rFonts w:hint="cs"/>
          <w:rtl/>
        </w:rPr>
        <w:t>المادة</w:t>
      </w:r>
      <w:r w:rsidRPr="00DE6131">
        <w:rPr>
          <w:rFonts w:hint="cs"/>
          <w:rtl/>
        </w:rPr>
        <w:t xml:space="preserve"> </w:t>
      </w:r>
      <w:r w:rsidR="00543D3C" w:rsidRPr="000B7746">
        <w:rPr>
          <w:rFonts w:hint="cs"/>
          <w:sz w:val="26"/>
          <w:szCs w:val="26"/>
          <w:rtl/>
        </w:rPr>
        <w:t>207</w:t>
      </w:r>
      <w:r w:rsidRPr="00DE6131">
        <w:rPr>
          <w:rFonts w:hint="cs"/>
          <w:rtl/>
        </w:rPr>
        <w:t xml:space="preserve"> </w:t>
      </w:r>
      <w:r w:rsidR="00543D3C" w:rsidRPr="00DE6131">
        <w:rPr>
          <w:rFonts w:hint="cs"/>
          <w:rtl/>
        </w:rPr>
        <w:t>منه</w:t>
      </w:r>
      <w:r w:rsidRPr="00DE6131">
        <w:rPr>
          <w:rFonts w:hint="cs"/>
          <w:rtl/>
        </w:rPr>
        <w:t xml:space="preserve"> </w:t>
      </w:r>
      <w:r w:rsidR="00543D3C" w:rsidRPr="00DE6131">
        <w:rPr>
          <w:rFonts w:hint="cs"/>
          <w:rtl/>
        </w:rPr>
        <w:t>على</w:t>
      </w:r>
      <w:r w:rsidRPr="00DE6131">
        <w:rPr>
          <w:rFonts w:hint="cs"/>
          <w:rtl/>
        </w:rPr>
        <w:t xml:space="preserve"> </w:t>
      </w:r>
      <w:r w:rsidR="00543D3C" w:rsidRPr="00DE6131">
        <w:rPr>
          <w:rFonts w:hint="cs"/>
          <w:rtl/>
        </w:rPr>
        <w:t>أنه</w:t>
      </w:r>
      <w:r w:rsidR="0063303D" w:rsidRPr="00DE6131">
        <w:rPr>
          <w:rFonts w:hint="cs"/>
          <w:rtl/>
        </w:rPr>
        <w:t>:</w:t>
      </w:r>
      <w:r w:rsidRPr="00DE6131">
        <w:rPr>
          <w:rFonts w:hint="cs"/>
          <w:rtl/>
        </w:rPr>
        <w:t xml:space="preserve"> </w:t>
      </w:r>
      <w:r w:rsidR="00543D3C" w:rsidRPr="00DE6131">
        <w:rPr>
          <w:rFonts w:hint="cs"/>
          <w:rtl/>
        </w:rPr>
        <w:t>"يمكن</w:t>
      </w:r>
      <w:r w:rsidRPr="00DE6131">
        <w:rPr>
          <w:rFonts w:hint="cs"/>
          <w:rtl/>
        </w:rPr>
        <w:t xml:space="preserve"> </w:t>
      </w:r>
      <w:r w:rsidR="00543D3C" w:rsidRPr="00DE6131">
        <w:rPr>
          <w:rFonts w:hint="cs"/>
          <w:rtl/>
        </w:rPr>
        <w:t>للشخص</w:t>
      </w:r>
      <w:r w:rsidRPr="00DE6131">
        <w:rPr>
          <w:rFonts w:hint="cs"/>
          <w:rtl/>
        </w:rPr>
        <w:t xml:space="preserve"> </w:t>
      </w:r>
      <w:r w:rsidR="00543D3C" w:rsidRPr="00DE6131">
        <w:rPr>
          <w:rFonts w:hint="cs"/>
          <w:rtl/>
        </w:rPr>
        <w:t>المعنوي</w:t>
      </w:r>
      <w:r w:rsidRPr="00DE6131">
        <w:rPr>
          <w:rFonts w:hint="cs"/>
          <w:rtl/>
        </w:rPr>
        <w:t xml:space="preserve"> </w:t>
      </w:r>
      <w:r w:rsidR="00543D3C" w:rsidRPr="00DE6131">
        <w:rPr>
          <w:rFonts w:hint="cs"/>
          <w:rtl/>
        </w:rPr>
        <w:t>العام</w:t>
      </w:r>
      <w:r w:rsidRPr="00DE6131">
        <w:rPr>
          <w:rFonts w:hint="cs"/>
          <w:rtl/>
        </w:rPr>
        <w:t xml:space="preserve"> </w:t>
      </w:r>
      <w:r w:rsidR="00543D3C" w:rsidRPr="00DE6131">
        <w:rPr>
          <w:rFonts w:hint="cs"/>
          <w:rtl/>
        </w:rPr>
        <w:t>الخاضع</w:t>
      </w:r>
      <w:r w:rsidRPr="00DE6131">
        <w:rPr>
          <w:rFonts w:hint="cs"/>
          <w:rtl/>
        </w:rPr>
        <w:t xml:space="preserve"> </w:t>
      </w:r>
      <w:r w:rsidR="00543D3C" w:rsidRPr="00DE6131">
        <w:rPr>
          <w:rFonts w:hint="cs"/>
          <w:rtl/>
        </w:rPr>
        <w:t>للقانون</w:t>
      </w:r>
      <w:r w:rsidRPr="00DE6131">
        <w:rPr>
          <w:rFonts w:hint="cs"/>
          <w:rtl/>
        </w:rPr>
        <w:t xml:space="preserve"> </w:t>
      </w:r>
      <w:r w:rsidR="00543D3C" w:rsidRPr="00DE6131">
        <w:rPr>
          <w:rFonts w:hint="cs"/>
          <w:rtl/>
        </w:rPr>
        <w:t>العام</w:t>
      </w:r>
      <w:r w:rsidRPr="00DE6131">
        <w:rPr>
          <w:rFonts w:hint="cs"/>
          <w:rtl/>
        </w:rPr>
        <w:t xml:space="preserve"> </w:t>
      </w:r>
      <w:r w:rsidR="00543D3C" w:rsidRPr="00DE6131">
        <w:rPr>
          <w:rFonts w:hint="cs"/>
          <w:rtl/>
        </w:rPr>
        <w:t>المسؤول</w:t>
      </w:r>
      <w:r w:rsidRPr="00DE6131">
        <w:rPr>
          <w:rFonts w:hint="cs"/>
          <w:rtl/>
        </w:rPr>
        <w:t xml:space="preserve"> </w:t>
      </w:r>
      <w:r w:rsidR="00543D3C" w:rsidRPr="00DE6131">
        <w:rPr>
          <w:rFonts w:hint="cs"/>
          <w:rtl/>
        </w:rPr>
        <w:t>عن</w:t>
      </w:r>
      <w:r w:rsidRPr="00DE6131">
        <w:rPr>
          <w:rFonts w:hint="cs"/>
          <w:rtl/>
        </w:rPr>
        <w:t xml:space="preserve"> </w:t>
      </w:r>
      <w:r w:rsidR="00543D3C" w:rsidRPr="00DE6131">
        <w:rPr>
          <w:rFonts w:hint="cs"/>
          <w:rtl/>
        </w:rPr>
        <w:t>مرفق</w:t>
      </w:r>
      <w:r w:rsidRPr="00DE6131">
        <w:rPr>
          <w:rFonts w:hint="cs"/>
          <w:rtl/>
        </w:rPr>
        <w:t xml:space="preserve"> </w:t>
      </w:r>
      <w:r w:rsidR="00543D3C" w:rsidRPr="00DE6131">
        <w:rPr>
          <w:rFonts w:hint="cs"/>
          <w:rtl/>
        </w:rPr>
        <w:t>عام</w:t>
      </w:r>
      <w:r w:rsidRPr="00DE6131">
        <w:rPr>
          <w:rFonts w:hint="cs"/>
          <w:rtl/>
        </w:rPr>
        <w:t xml:space="preserve"> </w:t>
      </w:r>
      <w:r w:rsidR="00543D3C" w:rsidRPr="00DE6131">
        <w:rPr>
          <w:rFonts w:hint="cs"/>
          <w:rtl/>
        </w:rPr>
        <w:t>أن</w:t>
      </w:r>
      <w:r w:rsidRPr="00DE6131">
        <w:rPr>
          <w:rFonts w:hint="cs"/>
          <w:rtl/>
        </w:rPr>
        <w:t xml:space="preserve"> </w:t>
      </w:r>
      <w:r w:rsidR="00543D3C" w:rsidRPr="00DE6131">
        <w:rPr>
          <w:rFonts w:hint="cs"/>
          <w:rtl/>
        </w:rPr>
        <w:t>يقوم</w:t>
      </w:r>
      <w:r w:rsidRPr="00DE6131">
        <w:rPr>
          <w:rFonts w:hint="cs"/>
          <w:rtl/>
        </w:rPr>
        <w:t xml:space="preserve"> </w:t>
      </w:r>
      <w:r w:rsidR="00543D3C" w:rsidRPr="00DE6131">
        <w:rPr>
          <w:rFonts w:hint="cs"/>
          <w:rtl/>
        </w:rPr>
        <w:t>بتفويض</w:t>
      </w:r>
      <w:r w:rsidRPr="00DE6131">
        <w:rPr>
          <w:rFonts w:hint="cs"/>
          <w:rtl/>
        </w:rPr>
        <w:t xml:space="preserve"> </w:t>
      </w:r>
      <w:r w:rsidR="00543D3C" w:rsidRPr="00DE6131">
        <w:rPr>
          <w:rFonts w:hint="cs"/>
          <w:rtl/>
        </w:rPr>
        <w:t>تسييره</w:t>
      </w:r>
      <w:r w:rsidRPr="00DE6131">
        <w:rPr>
          <w:rFonts w:hint="cs"/>
          <w:rtl/>
        </w:rPr>
        <w:t xml:space="preserve"> </w:t>
      </w:r>
      <w:r w:rsidR="00543D3C" w:rsidRPr="00DE6131">
        <w:rPr>
          <w:rFonts w:hint="cs"/>
          <w:rtl/>
        </w:rPr>
        <w:t>إلى</w:t>
      </w:r>
      <w:r w:rsidRPr="00DE6131">
        <w:rPr>
          <w:rFonts w:hint="cs"/>
          <w:rtl/>
        </w:rPr>
        <w:t xml:space="preserve"> </w:t>
      </w:r>
      <w:r w:rsidR="00543D3C" w:rsidRPr="00DE6131">
        <w:rPr>
          <w:rFonts w:hint="cs"/>
          <w:rtl/>
        </w:rPr>
        <w:t>مفوض</w:t>
      </w:r>
      <w:r w:rsidRPr="00DE6131">
        <w:rPr>
          <w:rFonts w:hint="cs"/>
          <w:rtl/>
        </w:rPr>
        <w:t xml:space="preserve"> </w:t>
      </w:r>
      <w:r w:rsidR="00543D3C" w:rsidRPr="00DE6131">
        <w:rPr>
          <w:rFonts w:hint="cs"/>
          <w:rtl/>
        </w:rPr>
        <w:t>له،</w:t>
      </w:r>
      <w:r w:rsidRPr="00DE6131">
        <w:rPr>
          <w:rFonts w:hint="cs"/>
          <w:rtl/>
        </w:rPr>
        <w:t xml:space="preserve"> </w:t>
      </w:r>
      <w:r w:rsidR="00543D3C" w:rsidRPr="00DE6131">
        <w:rPr>
          <w:rFonts w:hint="cs"/>
          <w:rtl/>
        </w:rPr>
        <w:t>وذلك</w:t>
      </w:r>
      <w:r w:rsidRPr="00DE6131">
        <w:rPr>
          <w:rFonts w:hint="cs"/>
          <w:rtl/>
        </w:rPr>
        <w:t xml:space="preserve"> </w:t>
      </w:r>
      <w:r w:rsidR="00543D3C" w:rsidRPr="00DE6131">
        <w:rPr>
          <w:rFonts w:hint="cs"/>
          <w:rtl/>
        </w:rPr>
        <w:t>مالم</w:t>
      </w:r>
      <w:r w:rsidRPr="00DE6131">
        <w:rPr>
          <w:rFonts w:hint="cs"/>
          <w:rtl/>
        </w:rPr>
        <w:t xml:space="preserve"> </w:t>
      </w:r>
      <w:r w:rsidR="00543D3C" w:rsidRPr="00DE6131">
        <w:rPr>
          <w:rFonts w:hint="cs"/>
          <w:rtl/>
        </w:rPr>
        <w:t>يوجد</w:t>
      </w:r>
      <w:r w:rsidRPr="00DE6131">
        <w:rPr>
          <w:rFonts w:hint="cs"/>
          <w:rtl/>
        </w:rPr>
        <w:t xml:space="preserve"> </w:t>
      </w:r>
      <w:r w:rsidR="00543D3C" w:rsidRPr="00DE6131">
        <w:rPr>
          <w:rFonts w:hint="cs"/>
          <w:rtl/>
        </w:rPr>
        <w:t>حك</w:t>
      </w:r>
      <w:r w:rsidR="00543D3C" w:rsidRPr="00DE6131">
        <w:rPr>
          <w:rtl/>
        </w:rPr>
        <w:t>م</w:t>
      </w:r>
      <w:r w:rsidRPr="00DE6131">
        <w:rPr>
          <w:rFonts w:hint="cs"/>
          <w:rtl/>
        </w:rPr>
        <w:t xml:space="preserve"> </w:t>
      </w:r>
      <w:r w:rsidR="00543D3C" w:rsidRPr="00DE6131">
        <w:rPr>
          <w:rFonts w:hint="cs"/>
          <w:rtl/>
        </w:rPr>
        <w:t>تشري</w:t>
      </w:r>
      <w:r w:rsidR="00F029B2" w:rsidRPr="00DE6131">
        <w:rPr>
          <w:rFonts w:hint="cs"/>
          <w:rtl/>
        </w:rPr>
        <w:t>ـــــ</w:t>
      </w:r>
      <w:r w:rsidR="00543D3C" w:rsidRPr="00DE6131">
        <w:rPr>
          <w:rFonts w:hint="cs"/>
          <w:rtl/>
        </w:rPr>
        <w:t>عي</w:t>
      </w:r>
      <w:r w:rsidRPr="00DE6131">
        <w:rPr>
          <w:rFonts w:hint="cs"/>
          <w:rtl/>
        </w:rPr>
        <w:t xml:space="preserve"> </w:t>
      </w:r>
      <w:r w:rsidR="004544DB" w:rsidRPr="00DE6131">
        <w:rPr>
          <w:rFonts w:hint="cs"/>
          <w:rtl/>
        </w:rPr>
        <w:t>مخالف</w:t>
      </w:r>
      <w:r w:rsidRPr="00DE6131">
        <w:rPr>
          <w:rFonts w:hint="cs"/>
          <w:rtl/>
        </w:rPr>
        <w:t xml:space="preserve"> </w:t>
      </w:r>
      <w:r w:rsidR="004544DB" w:rsidRPr="00DE6131">
        <w:rPr>
          <w:rFonts w:hint="cs"/>
          <w:rtl/>
        </w:rPr>
        <w:t>ويتم</w:t>
      </w:r>
      <w:r w:rsidRPr="00DE6131">
        <w:rPr>
          <w:rFonts w:hint="cs"/>
          <w:rtl/>
        </w:rPr>
        <w:t xml:space="preserve"> </w:t>
      </w:r>
      <w:r w:rsidR="00543D3C" w:rsidRPr="00DE6131">
        <w:rPr>
          <w:rFonts w:hint="cs"/>
          <w:rtl/>
        </w:rPr>
        <w:t>التكفل</w:t>
      </w:r>
      <w:r w:rsidRPr="00DE6131">
        <w:rPr>
          <w:rFonts w:hint="cs"/>
          <w:rtl/>
        </w:rPr>
        <w:t xml:space="preserve"> </w:t>
      </w:r>
      <w:r w:rsidR="00543D3C" w:rsidRPr="00DE6131">
        <w:rPr>
          <w:rFonts w:hint="cs"/>
          <w:rtl/>
        </w:rPr>
        <w:t>ب</w:t>
      </w:r>
      <w:r w:rsidR="00F417A0" w:rsidRPr="00DE6131">
        <w:rPr>
          <w:rFonts w:hint="cs"/>
          <w:rtl/>
        </w:rPr>
        <w:t>أ</w:t>
      </w:r>
      <w:r w:rsidR="00543D3C" w:rsidRPr="00DE6131">
        <w:rPr>
          <w:rFonts w:hint="cs"/>
          <w:rtl/>
        </w:rPr>
        <w:t>ج</w:t>
      </w:r>
      <w:r w:rsidR="00F029B2" w:rsidRPr="00DE6131">
        <w:rPr>
          <w:rFonts w:hint="cs"/>
          <w:rtl/>
        </w:rPr>
        <w:t>ـ</w:t>
      </w:r>
      <w:r w:rsidR="00543D3C" w:rsidRPr="00DE6131">
        <w:rPr>
          <w:rFonts w:hint="cs"/>
          <w:rtl/>
        </w:rPr>
        <w:t>ر</w:t>
      </w:r>
      <w:r w:rsidRPr="00DE6131">
        <w:rPr>
          <w:rFonts w:hint="cs"/>
          <w:rtl/>
        </w:rPr>
        <w:t xml:space="preserve"> </w:t>
      </w:r>
      <w:r w:rsidR="00543D3C" w:rsidRPr="00DE6131">
        <w:rPr>
          <w:rFonts w:hint="cs"/>
          <w:rtl/>
        </w:rPr>
        <w:t>المف</w:t>
      </w:r>
      <w:r w:rsidR="00F029B2" w:rsidRPr="00DE6131">
        <w:rPr>
          <w:rFonts w:hint="cs"/>
          <w:rtl/>
        </w:rPr>
        <w:t>ـ</w:t>
      </w:r>
      <w:r w:rsidR="00543D3C" w:rsidRPr="00DE6131">
        <w:rPr>
          <w:rFonts w:hint="cs"/>
          <w:rtl/>
        </w:rPr>
        <w:t>وض</w:t>
      </w:r>
      <w:r w:rsidRPr="00DE6131">
        <w:rPr>
          <w:rFonts w:hint="cs"/>
          <w:rtl/>
        </w:rPr>
        <w:t xml:space="preserve"> </w:t>
      </w:r>
      <w:r w:rsidR="00543D3C" w:rsidRPr="00DE6131">
        <w:rPr>
          <w:rFonts w:hint="cs"/>
          <w:rtl/>
        </w:rPr>
        <w:t>له</w:t>
      </w:r>
      <w:r w:rsidRPr="00DE6131">
        <w:rPr>
          <w:rFonts w:hint="cs"/>
          <w:rtl/>
        </w:rPr>
        <w:t xml:space="preserve"> </w:t>
      </w:r>
      <w:r w:rsidR="00543D3C" w:rsidRPr="00DE6131">
        <w:rPr>
          <w:rFonts w:hint="cs"/>
          <w:rtl/>
        </w:rPr>
        <w:t>بصف</w:t>
      </w:r>
      <w:r w:rsidR="00F029B2" w:rsidRPr="00DE6131">
        <w:rPr>
          <w:rFonts w:hint="cs"/>
          <w:rtl/>
        </w:rPr>
        <w:t>ـ</w:t>
      </w:r>
      <w:r w:rsidR="00543D3C" w:rsidRPr="00DE6131">
        <w:rPr>
          <w:rFonts w:hint="cs"/>
          <w:rtl/>
        </w:rPr>
        <w:t>ة</w:t>
      </w:r>
      <w:r w:rsidRPr="00DE6131">
        <w:rPr>
          <w:rFonts w:hint="cs"/>
          <w:rtl/>
        </w:rPr>
        <w:t xml:space="preserve"> </w:t>
      </w:r>
      <w:r w:rsidR="00543D3C" w:rsidRPr="00DE6131">
        <w:rPr>
          <w:rFonts w:hint="cs"/>
          <w:rtl/>
        </w:rPr>
        <w:t>أساسية</w:t>
      </w:r>
      <w:r w:rsidRPr="00DE6131">
        <w:rPr>
          <w:rFonts w:hint="cs"/>
          <w:rtl/>
        </w:rPr>
        <w:t xml:space="preserve"> </w:t>
      </w:r>
      <w:r w:rsidR="00543D3C" w:rsidRPr="00DE6131">
        <w:rPr>
          <w:rFonts w:hint="cs"/>
          <w:rtl/>
        </w:rPr>
        <w:t>من</w:t>
      </w:r>
      <w:r w:rsidRPr="00DE6131">
        <w:rPr>
          <w:rFonts w:hint="cs"/>
          <w:rtl/>
        </w:rPr>
        <w:t xml:space="preserve"> </w:t>
      </w:r>
      <w:r w:rsidR="00543D3C" w:rsidRPr="00DE6131">
        <w:rPr>
          <w:rFonts w:hint="cs"/>
          <w:rtl/>
        </w:rPr>
        <w:t>استغلال</w:t>
      </w:r>
      <w:r w:rsidRPr="00DE6131">
        <w:rPr>
          <w:rFonts w:hint="cs"/>
          <w:rtl/>
        </w:rPr>
        <w:t xml:space="preserve"> </w:t>
      </w:r>
      <w:r w:rsidR="00543D3C" w:rsidRPr="00DE6131">
        <w:rPr>
          <w:rFonts w:hint="cs"/>
          <w:rtl/>
        </w:rPr>
        <w:t>المرفق</w:t>
      </w:r>
      <w:r w:rsidRPr="00DE6131">
        <w:rPr>
          <w:rFonts w:hint="cs"/>
          <w:rtl/>
        </w:rPr>
        <w:t xml:space="preserve"> </w:t>
      </w:r>
      <w:r w:rsidR="00543D3C" w:rsidRPr="00DE6131">
        <w:rPr>
          <w:rFonts w:hint="cs"/>
          <w:rtl/>
        </w:rPr>
        <w:t>العام"</w:t>
      </w:r>
      <w:r w:rsidR="00543D3C" w:rsidRPr="00DE6131">
        <w:rPr>
          <w:vertAlign w:val="superscript"/>
          <w:rtl/>
        </w:rPr>
        <w:footnoteReference w:id="6"/>
      </w:r>
      <w:r w:rsidR="00C53B39" w:rsidRPr="00DE6131">
        <w:rPr>
          <w:rFonts w:hint="cs"/>
          <w:rtl/>
        </w:rPr>
        <w:t>،</w:t>
      </w:r>
      <w:r w:rsidRPr="00DE6131">
        <w:rPr>
          <w:rFonts w:hint="cs"/>
          <w:rtl/>
        </w:rPr>
        <w:t xml:space="preserve"> </w:t>
      </w:r>
      <w:r w:rsidR="00C53B39" w:rsidRPr="00DE6131">
        <w:rPr>
          <w:rFonts w:hint="cs"/>
          <w:rtl/>
        </w:rPr>
        <w:t>و</w:t>
      </w:r>
      <w:r w:rsidR="00C53B39" w:rsidRPr="00DE6131">
        <w:rPr>
          <w:rtl/>
        </w:rPr>
        <w:t>تتنوع</w:t>
      </w:r>
      <w:r w:rsidRPr="00DE6131">
        <w:rPr>
          <w:rtl/>
        </w:rPr>
        <w:t xml:space="preserve"> </w:t>
      </w:r>
      <w:r w:rsidR="00C53B39" w:rsidRPr="00DE6131">
        <w:rPr>
          <w:rtl/>
        </w:rPr>
        <w:t>صور</w:t>
      </w:r>
      <w:r w:rsidRPr="00DE6131">
        <w:rPr>
          <w:rFonts w:hint="cs"/>
          <w:rtl/>
        </w:rPr>
        <w:t xml:space="preserve"> </w:t>
      </w:r>
      <w:r w:rsidR="00C53B39" w:rsidRPr="00DE6131">
        <w:rPr>
          <w:rFonts w:hint="cs"/>
          <w:rtl/>
        </w:rPr>
        <w:t>التفويض</w:t>
      </w:r>
      <w:r w:rsidRPr="00DE6131">
        <w:rPr>
          <w:rFonts w:hint="cs"/>
          <w:rtl/>
        </w:rPr>
        <w:t xml:space="preserve"> </w:t>
      </w:r>
      <w:r w:rsidR="00C53B39" w:rsidRPr="00DE6131">
        <w:rPr>
          <w:rtl/>
        </w:rPr>
        <w:t>حسب</w:t>
      </w:r>
      <w:r w:rsidRPr="00DE6131">
        <w:rPr>
          <w:rtl/>
        </w:rPr>
        <w:t xml:space="preserve"> </w:t>
      </w:r>
      <w:r w:rsidR="00C53B39" w:rsidRPr="00DE6131">
        <w:rPr>
          <w:rtl/>
        </w:rPr>
        <w:t>تنوع</w:t>
      </w:r>
      <w:r w:rsidRPr="00DE6131">
        <w:rPr>
          <w:rtl/>
        </w:rPr>
        <w:t xml:space="preserve"> </w:t>
      </w:r>
      <w:r w:rsidR="00C53B39" w:rsidRPr="00DE6131">
        <w:rPr>
          <w:rtl/>
        </w:rPr>
        <w:t>المرافق</w:t>
      </w:r>
      <w:r w:rsidRPr="00DE6131">
        <w:rPr>
          <w:rtl/>
        </w:rPr>
        <w:t xml:space="preserve"> </w:t>
      </w:r>
      <w:r w:rsidR="00C53B39" w:rsidRPr="00DE6131">
        <w:rPr>
          <w:rtl/>
        </w:rPr>
        <w:t>العامــــــــة</w:t>
      </w:r>
      <w:r w:rsidRPr="00DE6131">
        <w:rPr>
          <w:rtl/>
        </w:rPr>
        <w:t xml:space="preserve"> </w:t>
      </w:r>
      <w:r w:rsidR="00C53B39" w:rsidRPr="00DE6131">
        <w:rPr>
          <w:rtl/>
        </w:rPr>
        <w:t>مـــــــوضوع</w:t>
      </w:r>
      <w:r w:rsidRPr="00DE6131">
        <w:rPr>
          <w:rtl/>
        </w:rPr>
        <w:t xml:space="preserve"> </w:t>
      </w:r>
      <w:r w:rsidR="00C53B39" w:rsidRPr="00DE6131">
        <w:rPr>
          <w:rtl/>
        </w:rPr>
        <w:t>الت</w:t>
      </w:r>
      <w:r w:rsidR="00C53B39" w:rsidRPr="00DE6131">
        <w:rPr>
          <w:rFonts w:hint="cs"/>
          <w:rtl/>
        </w:rPr>
        <w:t>ف</w:t>
      </w:r>
      <w:r w:rsidR="00C53B39" w:rsidRPr="00DE6131">
        <w:rPr>
          <w:rtl/>
        </w:rPr>
        <w:t>ويض</w:t>
      </w:r>
      <w:r w:rsidR="00C53B39" w:rsidRPr="00DE6131">
        <w:rPr>
          <w:rFonts w:hint="cs"/>
          <w:rtl/>
        </w:rPr>
        <w:t>.</w:t>
      </w:r>
    </w:p>
    <w:p w14:paraId="08E76251" w14:textId="2B9EE084" w:rsidR="00A42A31" w:rsidRPr="00DE6131" w:rsidRDefault="00713331" w:rsidP="00960774">
      <w:pPr>
        <w:rPr>
          <w:rtl/>
        </w:rPr>
      </w:pPr>
      <w:r w:rsidRPr="00DE6131">
        <w:rPr>
          <w:rFonts w:hint="cs"/>
          <w:rtl/>
        </w:rPr>
        <w:t xml:space="preserve"> </w:t>
      </w:r>
      <w:r w:rsidR="0046153F" w:rsidRPr="00DE6131">
        <w:rPr>
          <w:rFonts w:hint="cs"/>
          <w:rtl/>
        </w:rPr>
        <w:t>و</w:t>
      </w:r>
      <w:r w:rsidR="004404F5" w:rsidRPr="00DE6131">
        <w:rPr>
          <w:rFonts w:hint="cs"/>
          <w:rtl/>
        </w:rPr>
        <w:t>بصدور</w:t>
      </w:r>
      <w:r w:rsidRPr="00DE6131">
        <w:rPr>
          <w:rFonts w:hint="cs"/>
          <w:rtl/>
        </w:rPr>
        <w:t xml:space="preserve"> </w:t>
      </w:r>
      <w:r w:rsidR="004404F5" w:rsidRPr="00DE6131">
        <w:rPr>
          <w:rFonts w:hint="cs"/>
          <w:rtl/>
        </w:rPr>
        <w:t>المرسوم</w:t>
      </w:r>
      <w:r w:rsidRPr="00DE6131">
        <w:rPr>
          <w:rFonts w:hint="cs"/>
          <w:rtl/>
        </w:rPr>
        <w:t xml:space="preserve"> </w:t>
      </w:r>
      <w:r w:rsidR="004404F5" w:rsidRPr="00DE6131">
        <w:rPr>
          <w:rFonts w:hint="cs"/>
          <w:rtl/>
        </w:rPr>
        <w:t>التنفيذي</w:t>
      </w:r>
      <w:r w:rsidRPr="00DE6131">
        <w:rPr>
          <w:rFonts w:hint="cs"/>
          <w:rtl/>
        </w:rPr>
        <w:t xml:space="preserve"> </w:t>
      </w:r>
      <w:r w:rsidR="004404F5" w:rsidRPr="000C545C">
        <w:rPr>
          <w:rFonts w:hint="cs"/>
          <w:sz w:val="26"/>
          <w:szCs w:val="26"/>
          <w:rtl/>
        </w:rPr>
        <w:t>18/199</w:t>
      </w:r>
      <w:r w:rsidR="004404F5" w:rsidRPr="00DE6131">
        <w:rPr>
          <w:vertAlign w:val="superscript"/>
          <w:rtl/>
        </w:rPr>
        <w:footnoteReference w:id="7"/>
      </w:r>
      <w:r w:rsidR="000C545C">
        <w:rPr>
          <w:rFonts w:hint="cs"/>
          <w:sz w:val="26"/>
          <w:szCs w:val="26"/>
          <w:rtl/>
        </w:rPr>
        <w:t xml:space="preserve"> </w:t>
      </w:r>
      <w:r w:rsidR="004404F5" w:rsidRPr="00DE6131">
        <w:rPr>
          <w:rFonts w:hint="cs"/>
          <w:rtl/>
        </w:rPr>
        <w:t>الذي</w:t>
      </w:r>
      <w:r w:rsidRPr="00DE6131">
        <w:rPr>
          <w:rFonts w:hint="cs"/>
          <w:rtl/>
        </w:rPr>
        <w:t xml:space="preserve"> </w:t>
      </w:r>
      <w:r w:rsidR="0046153F" w:rsidRPr="00DE6131">
        <w:rPr>
          <w:rFonts w:hint="cs"/>
          <w:rtl/>
        </w:rPr>
        <w:t>جاء</w:t>
      </w:r>
      <w:r w:rsidRPr="00DE6131">
        <w:rPr>
          <w:rFonts w:hint="cs"/>
          <w:rtl/>
        </w:rPr>
        <w:t xml:space="preserve"> </w:t>
      </w:r>
      <w:r w:rsidR="004404F5" w:rsidRPr="00DE6131">
        <w:rPr>
          <w:rFonts w:hint="cs"/>
          <w:rtl/>
        </w:rPr>
        <w:t>تطبيقا</w:t>
      </w:r>
      <w:r w:rsidRPr="00DE6131">
        <w:rPr>
          <w:rFonts w:hint="cs"/>
          <w:rtl/>
        </w:rPr>
        <w:t xml:space="preserve"> </w:t>
      </w:r>
      <w:r w:rsidR="004404F5" w:rsidRPr="00DE6131">
        <w:rPr>
          <w:rFonts w:hint="cs"/>
          <w:rtl/>
        </w:rPr>
        <w:t>لأحكام</w:t>
      </w:r>
      <w:r w:rsidRPr="00DE6131">
        <w:rPr>
          <w:rFonts w:hint="cs"/>
          <w:rtl/>
        </w:rPr>
        <w:t xml:space="preserve"> </w:t>
      </w:r>
      <w:r w:rsidR="004404F5" w:rsidRPr="00DE6131">
        <w:rPr>
          <w:rFonts w:hint="cs"/>
          <w:rtl/>
        </w:rPr>
        <w:t>المواد</w:t>
      </w:r>
      <w:r w:rsidRPr="00DE6131">
        <w:rPr>
          <w:rFonts w:hint="cs"/>
          <w:rtl/>
        </w:rPr>
        <w:t xml:space="preserve"> </w:t>
      </w:r>
      <w:r w:rsidR="004404F5" w:rsidRPr="00DE6131">
        <w:rPr>
          <w:rFonts w:hint="cs"/>
          <w:rtl/>
        </w:rPr>
        <w:t>207</w:t>
      </w:r>
      <w:r w:rsidRPr="00DE6131">
        <w:rPr>
          <w:rFonts w:hint="cs"/>
          <w:rtl/>
        </w:rPr>
        <w:t xml:space="preserve"> </w:t>
      </w:r>
      <w:r w:rsidR="004404F5" w:rsidRPr="00DE6131">
        <w:rPr>
          <w:rFonts w:hint="cs"/>
          <w:rtl/>
        </w:rPr>
        <w:t>و210</w:t>
      </w:r>
      <w:r w:rsidRPr="00DE6131">
        <w:rPr>
          <w:rFonts w:hint="cs"/>
          <w:rtl/>
        </w:rPr>
        <w:t xml:space="preserve"> </w:t>
      </w:r>
      <w:r w:rsidR="004404F5" w:rsidRPr="00DE6131">
        <w:rPr>
          <w:rFonts w:hint="cs"/>
          <w:rtl/>
        </w:rPr>
        <w:t>من</w:t>
      </w:r>
      <w:r w:rsidRPr="00DE6131">
        <w:rPr>
          <w:rFonts w:hint="cs"/>
          <w:rtl/>
        </w:rPr>
        <w:t xml:space="preserve"> </w:t>
      </w:r>
      <w:r w:rsidR="004404F5" w:rsidRPr="00DE6131">
        <w:rPr>
          <w:rFonts w:hint="cs"/>
          <w:rtl/>
        </w:rPr>
        <w:t>المرس</w:t>
      </w:r>
      <w:r w:rsidR="00B2724F" w:rsidRPr="00DE6131">
        <w:rPr>
          <w:rFonts w:hint="cs"/>
          <w:rtl/>
        </w:rPr>
        <w:t>ــــــ</w:t>
      </w:r>
      <w:r w:rsidR="004404F5" w:rsidRPr="00DE6131">
        <w:rPr>
          <w:rFonts w:hint="cs"/>
          <w:rtl/>
        </w:rPr>
        <w:t>وم</w:t>
      </w:r>
      <w:r w:rsidRPr="00DE6131">
        <w:rPr>
          <w:rFonts w:hint="cs"/>
          <w:rtl/>
        </w:rPr>
        <w:t xml:space="preserve"> </w:t>
      </w:r>
      <w:r w:rsidR="004404F5" w:rsidRPr="00DE6131">
        <w:rPr>
          <w:rFonts w:hint="cs"/>
          <w:rtl/>
        </w:rPr>
        <w:t>15/247</w:t>
      </w:r>
      <w:r w:rsidRPr="00DE6131">
        <w:rPr>
          <w:rFonts w:hint="cs"/>
          <w:rtl/>
        </w:rPr>
        <w:t xml:space="preserve"> </w:t>
      </w:r>
      <w:r w:rsidR="004404F5" w:rsidRPr="00DE6131">
        <w:rPr>
          <w:rFonts w:hint="cs"/>
          <w:rtl/>
        </w:rPr>
        <w:t>سالف</w:t>
      </w:r>
      <w:r w:rsidRPr="00DE6131">
        <w:rPr>
          <w:rFonts w:hint="cs"/>
          <w:rtl/>
        </w:rPr>
        <w:t xml:space="preserve"> </w:t>
      </w:r>
      <w:r w:rsidR="004404F5" w:rsidRPr="00DE6131">
        <w:rPr>
          <w:rFonts w:hint="cs"/>
          <w:rtl/>
        </w:rPr>
        <w:t>الذك</w:t>
      </w:r>
      <w:r w:rsidR="00B2724F" w:rsidRPr="00DE6131">
        <w:rPr>
          <w:rFonts w:hint="cs"/>
          <w:rtl/>
        </w:rPr>
        <w:t>ــــــ</w:t>
      </w:r>
      <w:r w:rsidR="004404F5" w:rsidRPr="00DE6131">
        <w:rPr>
          <w:rFonts w:hint="cs"/>
          <w:rtl/>
        </w:rPr>
        <w:t>ر</w:t>
      </w:r>
      <w:r w:rsidRPr="00DE6131">
        <w:rPr>
          <w:rFonts w:hint="cs"/>
          <w:rtl/>
        </w:rPr>
        <w:t xml:space="preserve"> </w:t>
      </w:r>
      <w:r w:rsidR="0046153F" w:rsidRPr="00DE6131">
        <w:rPr>
          <w:rFonts w:hint="cs"/>
          <w:rtl/>
        </w:rPr>
        <w:t>وفي</w:t>
      </w:r>
      <w:r w:rsidRPr="00DE6131">
        <w:rPr>
          <w:rFonts w:hint="cs"/>
          <w:rtl/>
        </w:rPr>
        <w:t xml:space="preserve"> </w:t>
      </w:r>
      <w:r w:rsidR="004404F5" w:rsidRPr="00DE6131">
        <w:rPr>
          <w:rFonts w:hint="cs"/>
          <w:rtl/>
        </w:rPr>
        <w:t>المادة</w:t>
      </w:r>
      <w:r w:rsidRPr="00DE6131">
        <w:rPr>
          <w:rFonts w:hint="cs"/>
          <w:rtl/>
        </w:rPr>
        <w:t xml:space="preserve"> </w:t>
      </w:r>
      <w:r w:rsidR="004404F5" w:rsidRPr="00DE6131">
        <w:rPr>
          <w:rFonts w:hint="cs"/>
          <w:rtl/>
        </w:rPr>
        <w:t>الثاني</w:t>
      </w:r>
      <w:r w:rsidR="00B2724F" w:rsidRPr="00DE6131">
        <w:rPr>
          <w:rFonts w:hint="cs"/>
          <w:rtl/>
        </w:rPr>
        <w:t>ـــ</w:t>
      </w:r>
      <w:r w:rsidR="004404F5" w:rsidRPr="00DE6131">
        <w:rPr>
          <w:rFonts w:hint="cs"/>
          <w:rtl/>
        </w:rPr>
        <w:t>ة</w:t>
      </w:r>
      <w:r w:rsidRPr="00DE6131">
        <w:rPr>
          <w:rFonts w:hint="cs"/>
          <w:rtl/>
        </w:rPr>
        <w:t xml:space="preserve"> </w:t>
      </w:r>
      <w:r w:rsidR="004404F5" w:rsidRPr="00DE6131">
        <w:rPr>
          <w:rFonts w:hint="cs"/>
          <w:rtl/>
        </w:rPr>
        <w:t>من</w:t>
      </w:r>
      <w:r w:rsidR="00B2724F" w:rsidRPr="00DE6131">
        <w:rPr>
          <w:rFonts w:hint="cs"/>
          <w:rtl/>
        </w:rPr>
        <w:t>ـ</w:t>
      </w:r>
      <w:r w:rsidR="004404F5" w:rsidRPr="00DE6131">
        <w:rPr>
          <w:rFonts w:hint="cs"/>
          <w:rtl/>
        </w:rPr>
        <w:t>ه</w:t>
      </w:r>
      <w:r w:rsidRPr="00DE6131">
        <w:rPr>
          <w:rFonts w:hint="cs"/>
          <w:rtl/>
        </w:rPr>
        <w:t xml:space="preserve"> </w:t>
      </w:r>
      <w:r w:rsidR="004404F5" w:rsidRPr="00DE6131">
        <w:rPr>
          <w:rFonts w:hint="cs"/>
          <w:rtl/>
        </w:rPr>
        <w:t>ع</w:t>
      </w:r>
      <w:r w:rsidR="00B2724F" w:rsidRPr="00DE6131">
        <w:rPr>
          <w:rFonts w:hint="cs"/>
          <w:rtl/>
        </w:rPr>
        <w:t>ـــ</w:t>
      </w:r>
      <w:r w:rsidR="004404F5" w:rsidRPr="00DE6131">
        <w:rPr>
          <w:rFonts w:hint="cs"/>
          <w:rtl/>
        </w:rPr>
        <w:t>رف</w:t>
      </w:r>
      <w:r w:rsidRPr="00DE6131">
        <w:rPr>
          <w:rFonts w:hint="cs"/>
          <w:rtl/>
        </w:rPr>
        <w:t xml:space="preserve"> </w:t>
      </w:r>
      <w:r w:rsidR="004404F5" w:rsidRPr="00DE6131">
        <w:rPr>
          <w:rFonts w:hint="cs"/>
          <w:rtl/>
        </w:rPr>
        <w:t>عق</w:t>
      </w:r>
      <w:r w:rsidR="00B2724F" w:rsidRPr="00DE6131">
        <w:rPr>
          <w:rFonts w:hint="cs"/>
          <w:rtl/>
        </w:rPr>
        <w:t>ــــ</w:t>
      </w:r>
      <w:r w:rsidR="004404F5" w:rsidRPr="00DE6131">
        <w:rPr>
          <w:rFonts w:hint="cs"/>
          <w:rtl/>
        </w:rPr>
        <w:t>د</w:t>
      </w:r>
      <w:r w:rsidRPr="00DE6131">
        <w:rPr>
          <w:rFonts w:hint="cs"/>
          <w:rtl/>
        </w:rPr>
        <w:t xml:space="preserve"> </w:t>
      </w:r>
      <w:r w:rsidR="004404F5" w:rsidRPr="00DE6131">
        <w:rPr>
          <w:rFonts w:hint="cs"/>
          <w:rtl/>
        </w:rPr>
        <w:t>التفوي</w:t>
      </w:r>
      <w:r w:rsidR="00B2724F" w:rsidRPr="00DE6131">
        <w:rPr>
          <w:rFonts w:hint="cs"/>
          <w:rtl/>
        </w:rPr>
        <w:t>ــــ</w:t>
      </w:r>
      <w:r w:rsidR="004404F5" w:rsidRPr="00DE6131">
        <w:rPr>
          <w:rFonts w:hint="cs"/>
          <w:rtl/>
        </w:rPr>
        <w:t>ض</w:t>
      </w:r>
      <w:r w:rsidRPr="00DE6131">
        <w:rPr>
          <w:rFonts w:hint="cs"/>
          <w:rtl/>
        </w:rPr>
        <w:t xml:space="preserve"> </w:t>
      </w:r>
      <w:r w:rsidR="004404F5" w:rsidRPr="00DE6131">
        <w:rPr>
          <w:rFonts w:hint="cs"/>
          <w:rtl/>
        </w:rPr>
        <w:t>على</w:t>
      </w:r>
      <w:r w:rsidRPr="00DE6131">
        <w:rPr>
          <w:rFonts w:hint="cs"/>
          <w:rtl/>
        </w:rPr>
        <w:t xml:space="preserve"> </w:t>
      </w:r>
      <w:r w:rsidR="004404F5" w:rsidRPr="00DE6131">
        <w:rPr>
          <w:rFonts w:hint="cs"/>
          <w:rtl/>
        </w:rPr>
        <w:lastRenderedPageBreak/>
        <w:t>أنه</w:t>
      </w:r>
      <w:r w:rsidR="0046153F" w:rsidRPr="00DE6131">
        <w:rPr>
          <w:rFonts w:hint="cs"/>
          <w:rtl/>
        </w:rPr>
        <w:t>"</w:t>
      </w:r>
      <w:r w:rsidR="004404F5" w:rsidRPr="00DE6131">
        <w:rPr>
          <w:rFonts w:hint="cs"/>
          <w:rtl/>
        </w:rPr>
        <w:t>يقصد</w:t>
      </w:r>
      <w:r w:rsidRPr="00DE6131">
        <w:rPr>
          <w:rFonts w:hint="cs"/>
          <w:rtl/>
        </w:rPr>
        <w:t xml:space="preserve"> </w:t>
      </w:r>
      <w:r w:rsidR="004404F5" w:rsidRPr="00DE6131">
        <w:rPr>
          <w:rFonts w:hint="cs"/>
          <w:rtl/>
        </w:rPr>
        <w:t>بتفويض</w:t>
      </w:r>
      <w:r w:rsidRPr="00DE6131">
        <w:rPr>
          <w:rFonts w:hint="cs"/>
          <w:rtl/>
        </w:rPr>
        <w:t xml:space="preserve"> </w:t>
      </w:r>
      <w:r w:rsidR="004404F5" w:rsidRPr="00DE6131">
        <w:rPr>
          <w:rFonts w:hint="cs"/>
          <w:rtl/>
        </w:rPr>
        <w:t>المرفق</w:t>
      </w:r>
      <w:r w:rsidRPr="00DE6131">
        <w:rPr>
          <w:rFonts w:hint="cs"/>
          <w:rtl/>
        </w:rPr>
        <w:t xml:space="preserve"> </w:t>
      </w:r>
      <w:r w:rsidR="004404F5" w:rsidRPr="00DE6131">
        <w:rPr>
          <w:rFonts w:hint="cs"/>
          <w:rtl/>
        </w:rPr>
        <w:t>العام</w:t>
      </w:r>
      <w:r w:rsidRPr="00DE6131">
        <w:rPr>
          <w:rFonts w:hint="cs"/>
          <w:rtl/>
        </w:rPr>
        <w:t xml:space="preserve"> </w:t>
      </w:r>
      <w:r w:rsidR="00B2724F" w:rsidRPr="00DE6131">
        <w:rPr>
          <w:rFonts w:hint="cs"/>
          <w:rtl/>
        </w:rPr>
        <w:t>في</w:t>
      </w:r>
      <w:r w:rsidRPr="00DE6131">
        <w:rPr>
          <w:rFonts w:hint="cs"/>
          <w:rtl/>
        </w:rPr>
        <w:t xml:space="preserve"> </w:t>
      </w:r>
      <w:r w:rsidR="00B2724F" w:rsidRPr="00DE6131">
        <w:rPr>
          <w:rFonts w:hint="cs"/>
          <w:rtl/>
        </w:rPr>
        <w:t>مفهوم</w:t>
      </w:r>
      <w:r w:rsidRPr="00DE6131">
        <w:rPr>
          <w:rFonts w:hint="cs"/>
          <w:rtl/>
        </w:rPr>
        <w:t xml:space="preserve"> </w:t>
      </w:r>
      <w:r w:rsidR="00B2724F" w:rsidRPr="00DE6131">
        <w:rPr>
          <w:rFonts w:hint="cs"/>
          <w:rtl/>
        </w:rPr>
        <w:t>هذا</w:t>
      </w:r>
      <w:r w:rsidRPr="00DE6131">
        <w:rPr>
          <w:rFonts w:hint="cs"/>
          <w:rtl/>
        </w:rPr>
        <w:t xml:space="preserve"> </w:t>
      </w:r>
      <w:r w:rsidR="00B2724F" w:rsidRPr="00DE6131">
        <w:rPr>
          <w:rFonts w:hint="cs"/>
          <w:rtl/>
        </w:rPr>
        <w:t>المرسوم</w:t>
      </w:r>
      <w:r w:rsidRPr="00DE6131">
        <w:rPr>
          <w:rFonts w:hint="cs"/>
          <w:rtl/>
        </w:rPr>
        <w:t xml:space="preserve"> </w:t>
      </w:r>
      <w:r w:rsidR="00B2724F" w:rsidRPr="00DE6131">
        <w:rPr>
          <w:rFonts w:hint="cs"/>
          <w:rtl/>
        </w:rPr>
        <w:t>تحويل</w:t>
      </w:r>
      <w:r w:rsidRPr="00DE6131">
        <w:rPr>
          <w:rFonts w:hint="cs"/>
          <w:rtl/>
        </w:rPr>
        <w:t xml:space="preserve"> </w:t>
      </w:r>
      <w:r w:rsidR="00B2724F" w:rsidRPr="00DE6131">
        <w:rPr>
          <w:rFonts w:hint="cs"/>
          <w:rtl/>
        </w:rPr>
        <w:t>بعض</w:t>
      </w:r>
      <w:r w:rsidRPr="00DE6131">
        <w:rPr>
          <w:rFonts w:hint="cs"/>
          <w:rtl/>
        </w:rPr>
        <w:t xml:space="preserve"> </w:t>
      </w:r>
      <w:r w:rsidR="00B2724F" w:rsidRPr="00DE6131">
        <w:rPr>
          <w:rFonts w:hint="cs"/>
          <w:rtl/>
        </w:rPr>
        <w:t>المهام</w:t>
      </w:r>
      <w:r w:rsidRPr="00DE6131">
        <w:rPr>
          <w:rFonts w:hint="cs"/>
          <w:rtl/>
        </w:rPr>
        <w:t xml:space="preserve"> </w:t>
      </w:r>
      <w:r w:rsidR="00B2724F" w:rsidRPr="00DE6131">
        <w:rPr>
          <w:rFonts w:hint="cs"/>
          <w:rtl/>
        </w:rPr>
        <w:t>غير</w:t>
      </w:r>
      <w:r w:rsidRPr="00DE6131">
        <w:rPr>
          <w:rFonts w:hint="cs"/>
          <w:rtl/>
        </w:rPr>
        <w:t xml:space="preserve"> </w:t>
      </w:r>
      <w:r w:rsidR="00B2724F" w:rsidRPr="00DE6131">
        <w:rPr>
          <w:rFonts w:hint="cs"/>
          <w:rtl/>
        </w:rPr>
        <w:t>السيادية</w:t>
      </w:r>
      <w:r w:rsidRPr="00DE6131">
        <w:rPr>
          <w:rFonts w:hint="cs"/>
          <w:rtl/>
        </w:rPr>
        <w:t xml:space="preserve"> </w:t>
      </w:r>
      <w:r w:rsidR="00B2724F" w:rsidRPr="00DE6131">
        <w:rPr>
          <w:rFonts w:hint="cs"/>
          <w:rtl/>
        </w:rPr>
        <w:t>التابعة</w:t>
      </w:r>
      <w:r w:rsidRPr="00DE6131">
        <w:rPr>
          <w:rFonts w:hint="cs"/>
          <w:rtl/>
        </w:rPr>
        <w:t xml:space="preserve"> </w:t>
      </w:r>
      <w:r w:rsidR="00B2724F" w:rsidRPr="00DE6131">
        <w:rPr>
          <w:rFonts w:hint="cs"/>
          <w:rtl/>
        </w:rPr>
        <w:t>للسلطات</w:t>
      </w:r>
      <w:r w:rsidRPr="00DE6131">
        <w:rPr>
          <w:rFonts w:hint="cs"/>
          <w:rtl/>
        </w:rPr>
        <w:t xml:space="preserve"> </w:t>
      </w:r>
      <w:r w:rsidR="00B2724F" w:rsidRPr="00DE6131">
        <w:rPr>
          <w:rFonts w:hint="cs"/>
          <w:rtl/>
        </w:rPr>
        <w:t>العمومية</w:t>
      </w:r>
      <w:r w:rsidR="00F515F9" w:rsidRPr="00DE6131">
        <w:rPr>
          <w:rFonts w:hint="cs"/>
          <w:rtl/>
        </w:rPr>
        <w:t>،</w:t>
      </w:r>
      <w:r w:rsidRPr="00DE6131">
        <w:rPr>
          <w:rFonts w:hint="cs"/>
          <w:rtl/>
        </w:rPr>
        <w:t xml:space="preserve"> </w:t>
      </w:r>
      <w:r w:rsidR="00B2724F" w:rsidRPr="00DE6131">
        <w:rPr>
          <w:rFonts w:hint="cs"/>
          <w:rtl/>
        </w:rPr>
        <w:t>لمدة</w:t>
      </w:r>
      <w:r w:rsidRPr="00DE6131">
        <w:rPr>
          <w:rFonts w:hint="cs"/>
          <w:rtl/>
        </w:rPr>
        <w:t xml:space="preserve"> </w:t>
      </w:r>
      <w:r w:rsidR="00B2724F" w:rsidRPr="00DE6131">
        <w:rPr>
          <w:rFonts w:hint="cs"/>
          <w:rtl/>
        </w:rPr>
        <w:t>محددة،</w:t>
      </w:r>
      <w:r w:rsidRPr="00DE6131">
        <w:rPr>
          <w:rFonts w:hint="cs"/>
          <w:rtl/>
        </w:rPr>
        <w:t xml:space="preserve"> </w:t>
      </w:r>
      <w:r w:rsidR="00B2724F" w:rsidRPr="00DE6131">
        <w:rPr>
          <w:rFonts w:hint="cs"/>
          <w:rtl/>
        </w:rPr>
        <w:t>إلى</w:t>
      </w:r>
      <w:r w:rsidRPr="00DE6131">
        <w:rPr>
          <w:rFonts w:hint="cs"/>
          <w:rtl/>
        </w:rPr>
        <w:t xml:space="preserve"> </w:t>
      </w:r>
      <w:r w:rsidR="00B2724F" w:rsidRPr="00DE6131">
        <w:rPr>
          <w:rFonts w:hint="cs"/>
          <w:rtl/>
        </w:rPr>
        <w:t>المفوض</w:t>
      </w:r>
      <w:r w:rsidRPr="00DE6131">
        <w:rPr>
          <w:rFonts w:hint="cs"/>
          <w:rtl/>
        </w:rPr>
        <w:t xml:space="preserve"> </w:t>
      </w:r>
      <w:r w:rsidR="00B2724F" w:rsidRPr="00DE6131">
        <w:rPr>
          <w:rFonts w:hint="cs"/>
          <w:rtl/>
        </w:rPr>
        <w:t>له</w:t>
      </w:r>
      <w:r w:rsidRPr="00DE6131">
        <w:rPr>
          <w:rFonts w:hint="cs"/>
          <w:rtl/>
        </w:rPr>
        <w:t xml:space="preserve"> </w:t>
      </w:r>
      <w:r w:rsidR="00B2724F" w:rsidRPr="00DE6131">
        <w:rPr>
          <w:rFonts w:hint="cs"/>
          <w:rtl/>
        </w:rPr>
        <w:t>المذكور</w:t>
      </w:r>
      <w:r w:rsidRPr="00DE6131">
        <w:rPr>
          <w:rFonts w:hint="cs"/>
          <w:rtl/>
        </w:rPr>
        <w:t xml:space="preserve"> </w:t>
      </w:r>
      <w:r w:rsidR="00B2724F" w:rsidRPr="00DE6131">
        <w:rPr>
          <w:rFonts w:hint="cs"/>
          <w:rtl/>
        </w:rPr>
        <w:t>في</w:t>
      </w:r>
      <w:r w:rsidRPr="00DE6131">
        <w:rPr>
          <w:rFonts w:hint="cs"/>
          <w:rtl/>
        </w:rPr>
        <w:t xml:space="preserve"> </w:t>
      </w:r>
      <w:r w:rsidR="00B2724F" w:rsidRPr="00DE6131">
        <w:rPr>
          <w:rFonts w:hint="cs"/>
          <w:rtl/>
        </w:rPr>
        <w:t>المادة</w:t>
      </w:r>
      <w:r w:rsidRPr="00DE6131">
        <w:rPr>
          <w:rFonts w:hint="cs"/>
          <w:rtl/>
        </w:rPr>
        <w:t xml:space="preserve"> </w:t>
      </w:r>
      <w:r w:rsidR="00B2724F" w:rsidRPr="00DE6131">
        <w:rPr>
          <w:rFonts w:hint="cs"/>
          <w:rtl/>
        </w:rPr>
        <w:t>04</w:t>
      </w:r>
      <w:r w:rsidRPr="00DE6131">
        <w:rPr>
          <w:rFonts w:hint="cs"/>
          <w:rtl/>
        </w:rPr>
        <w:t xml:space="preserve"> </w:t>
      </w:r>
      <w:r w:rsidR="004544DB" w:rsidRPr="00DE6131">
        <w:rPr>
          <w:rFonts w:hint="cs"/>
          <w:rtl/>
        </w:rPr>
        <w:t>أدناه</w:t>
      </w:r>
      <w:r w:rsidRPr="00DE6131">
        <w:rPr>
          <w:rFonts w:hint="cs"/>
          <w:rtl/>
        </w:rPr>
        <w:t xml:space="preserve"> </w:t>
      </w:r>
      <w:r w:rsidR="004544DB" w:rsidRPr="00DE6131">
        <w:rPr>
          <w:rFonts w:hint="cs"/>
          <w:rtl/>
        </w:rPr>
        <w:t>بهدف</w:t>
      </w:r>
      <w:r w:rsidRPr="00DE6131">
        <w:rPr>
          <w:rFonts w:hint="cs"/>
          <w:rtl/>
        </w:rPr>
        <w:t xml:space="preserve"> </w:t>
      </w:r>
      <w:r w:rsidR="00B2724F" w:rsidRPr="00DE6131">
        <w:rPr>
          <w:rFonts w:hint="cs"/>
          <w:rtl/>
        </w:rPr>
        <w:t>الصالح</w:t>
      </w:r>
      <w:r w:rsidRPr="00DE6131">
        <w:rPr>
          <w:rFonts w:hint="cs"/>
          <w:rtl/>
        </w:rPr>
        <w:t xml:space="preserve"> </w:t>
      </w:r>
      <w:r w:rsidR="00B2724F" w:rsidRPr="00DE6131">
        <w:rPr>
          <w:rFonts w:hint="cs"/>
          <w:rtl/>
        </w:rPr>
        <w:t>العام"</w:t>
      </w:r>
      <w:r w:rsidR="000C0DEF" w:rsidRPr="00DE6131">
        <w:rPr>
          <w:rFonts w:hint="cs"/>
          <w:rtl/>
        </w:rPr>
        <w:t>.</w:t>
      </w:r>
      <w:r w:rsidRPr="00DE6131">
        <w:rPr>
          <w:rFonts w:hint="cs"/>
          <w:rtl/>
        </w:rPr>
        <w:t xml:space="preserve"> </w:t>
      </w:r>
    </w:p>
    <w:p w14:paraId="2FB37BC4" w14:textId="4278711A" w:rsidR="00EC3A75" w:rsidRPr="00DE6131" w:rsidRDefault="00713331" w:rsidP="00960774">
      <w:pPr>
        <w:rPr>
          <w:rtl/>
        </w:rPr>
      </w:pPr>
      <w:r w:rsidRPr="00DE6131">
        <w:rPr>
          <w:rFonts w:hint="cs"/>
          <w:rtl/>
        </w:rPr>
        <w:t xml:space="preserve"> </w:t>
      </w:r>
      <w:r w:rsidR="00875500" w:rsidRPr="00DE6131">
        <w:rPr>
          <w:rFonts w:hint="cs"/>
          <w:rtl/>
        </w:rPr>
        <w:t>ف</w:t>
      </w:r>
      <w:r w:rsidR="00541157" w:rsidRPr="00DE6131">
        <w:rPr>
          <w:rFonts w:hint="cs"/>
          <w:rtl/>
        </w:rPr>
        <w:t>ال</w:t>
      </w:r>
      <w:r w:rsidR="00AE26B5" w:rsidRPr="00DE6131">
        <w:rPr>
          <w:rFonts w:hint="cs"/>
          <w:rtl/>
        </w:rPr>
        <w:t>تفويض</w:t>
      </w:r>
      <w:r w:rsidRPr="00DE6131">
        <w:rPr>
          <w:rFonts w:hint="cs"/>
          <w:rtl/>
        </w:rPr>
        <w:t xml:space="preserve"> </w:t>
      </w:r>
      <w:r w:rsidR="00541157" w:rsidRPr="00DE6131">
        <w:rPr>
          <w:rFonts w:hint="cs"/>
          <w:rtl/>
        </w:rPr>
        <w:t>وجه</w:t>
      </w:r>
      <w:r w:rsidRPr="00DE6131">
        <w:rPr>
          <w:rFonts w:hint="cs"/>
          <w:rtl/>
        </w:rPr>
        <w:t xml:space="preserve"> </w:t>
      </w:r>
      <w:r w:rsidR="00541157" w:rsidRPr="00DE6131">
        <w:rPr>
          <w:rFonts w:hint="cs"/>
          <w:rtl/>
        </w:rPr>
        <w:t>من</w:t>
      </w:r>
      <w:r w:rsidRPr="00DE6131">
        <w:rPr>
          <w:rFonts w:hint="cs"/>
          <w:rtl/>
        </w:rPr>
        <w:t xml:space="preserve"> </w:t>
      </w:r>
      <w:r w:rsidR="00541157" w:rsidRPr="00DE6131">
        <w:rPr>
          <w:rFonts w:hint="cs"/>
          <w:rtl/>
        </w:rPr>
        <w:t>أوجه</w:t>
      </w:r>
      <w:r w:rsidRPr="00DE6131">
        <w:rPr>
          <w:rFonts w:hint="cs"/>
          <w:rtl/>
        </w:rPr>
        <w:t xml:space="preserve"> </w:t>
      </w:r>
      <w:r w:rsidR="00541157" w:rsidRPr="00DE6131">
        <w:rPr>
          <w:rFonts w:hint="cs"/>
          <w:rtl/>
        </w:rPr>
        <w:t>الشراكة</w:t>
      </w:r>
      <w:r w:rsidRPr="00DE6131">
        <w:rPr>
          <w:rFonts w:hint="cs"/>
          <w:rtl/>
        </w:rPr>
        <w:t xml:space="preserve"> </w:t>
      </w:r>
      <w:r w:rsidR="00541157" w:rsidRPr="00DE6131">
        <w:rPr>
          <w:rFonts w:hint="cs"/>
          <w:rtl/>
        </w:rPr>
        <w:t>بين</w:t>
      </w:r>
      <w:r w:rsidRPr="00DE6131">
        <w:rPr>
          <w:rFonts w:hint="cs"/>
          <w:rtl/>
        </w:rPr>
        <w:t xml:space="preserve"> </w:t>
      </w:r>
      <w:r w:rsidR="00541157" w:rsidRPr="00DE6131">
        <w:rPr>
          <w:rFonts w:hint="cs"/>
          <w:rtl/>
        </w:rPr>
        <w:t>القطاع</w:t>
      </w:r>
      <w:r w:rsidRPr="00DE6131">
        <w:rPr>
          <w:rFonts w:hint="cs"/>
          <w:rtl/>
        </w:rPr>
        <w:t xml:space="preserve"> </w:t>
      </w:r>
      <w:r w:rsidR="00541157" w:rsidRPr="00DE6131">
        <w:rPr>
          <w:rFonts w:hint="cs"/>
          <w:rtl/>
        </w:rPr>
        <w:t>العام</w:t>
      </w:r>
      <w:r w:rsidRPr="00DE6131">
        <w:rPr>
          <w:rFonts w:hint="cs"/>
          <w:rtl/>
        </w:rPr>
        <w:t xml:space="preserve"> </w:t>
      </w:r>
      <w:r w:rsidR="00541157" w:rsidRPr="00DE6131">
        <w:rPr>
          <w:rFonts w:hint="cs"/>
          <w:rtl/>
        </w:rPr>
        <w:t>والخاص</w:t>
      </w:r>
      <w:r w:rsidRPr="00DE6131">
        <w:rPr>
          <w:rFonts w:hint="cs"/>
          <w:rtl/>
        </w:rPr>
        <w:t xml:space="preserve"> </w:t>
      </w:r>
      <w:r w:rsidR="00EC3A75" w:rsidRPr="00DE6131">
        <w:rPr>
          <w:rFonts w:hint="cs"/>
          <w:rtl/>
        </w:rPr>
        <w:t>لجأت</w:t>
      </w:r>
      <w:r w:rsidRPr="00DE6131">
        <w:rPr>
          <w:rFonts w:hint="cs"/>
          <w:rtl/>
        </w:rPr>
        <w:t xml:space="preserve"> </w:t>
      </w:r>
      <w:r w:rsidR="00EC3A75" w:rsidRPr="00DE6131">
        <w:rPr>
          <w:rFonts w:hint="cs"/>
          <w:rtl/>
        </w:rPr>
        <w:t>إليه</w:t>
      </w:r>
      <w:r w:rsidRPr="00DE6131">
        <w:rPr>
          <w:rFonts w:hint="cs"/>
          <w:rtl/>
        </w:rPr>
        <w:t xml:space="preserve"> </w:t>
      </w:r>
      <w:r w:rsidR="00EC3A75" w:rsidRPr="00DE6131">
        <w:rPr>
          <w:rFonts w:hint="cs"/>
          <w:rtl/>
        </w:rPr>
        <w:t>الجزائر</w:t>
      </w:r>
      <w:r w:rsidRPr="00DE6131">
        <w:rPr>
          <w:rFonts w:hint="cs"/>
          <w:rtl/>
        </w:rPr>
        <w:t xml:space="preserve"> </w:t>
      </w:r>
      <w:r w:rsidR="00EC3A75" w:rsidRPr="00DE6131">
        <w:rPr>
          <w:rFonts w:hint="cs"/>
          <w:rtl/>
        </w:rPr>
        <w:t>بدواعي</w:t>
      </w:r>
      <w:r w:rsidRPr="00DE6131">
        <w:rPr>
          <w:rFonts w:hint="cs"/>
          <w:rtl/>
        </w:rPr>
        <w:t xml:space="preserve"> </w:t>
      </w:r>
      <w:r w:rsidR="00EC3A75" w:rsidRPr="00DE6131">
        <w:rPr>
          <w:rFonts w:hint="cs"/>
          <w:rtl/>
        </w:rPr>
        <w:t>اقتصادية</w:t>
      </w:r>
      <w:r w:rsidRPr="00DE6131">
        <w:rPr>
          <w:rFonts w:hint="cs"/>
          <w:rtl/>
        </w:rPr>
        <w:t xml:space="preserve"> </w:t>
      </w:r>
      <w:r w:rsidR="00EC3A75" w:rsidRPr="00DE6131">
        <w:rPr>
          <w:rFonts w:hint="cs"/>
          <w:rtl/>
        </w:rPr>
        <w:t>في</w:t>
      </w:r>
      <w:r w:rsidRPr="00DE6131">
        <w:rPr>
          <w:rFonts w:hint="cs"/>
          <w:rtl/>
        </w:rPr>
        <w:t xml:space="preserve"> </w:t>
      </w:r>
      <w:r w:rsidR="00EC3A75" w:rsidRPr="00DE6131">
        <w:rPr>
          <w:rFonts w:hint="cs"/>
          <w:rtl/>
        </w:rPr>
        <w:t>الأساس</w:t>
      </w:r>
      <w:r w:rsidRPr="00DE6131">
        <w:rPr>
          <w:rFonts w:hint="cs"/>
          <w:rtl/>
        </w:rPr>
        <w:t xml:space="preserve"> </w:t>
      </w:r>
      <w:r w:rsidR="00EC3A75" w:rsidRPr="00DE6131">
        <w:rPr>
          <w:rFonts w:hint="cs"/>
          <w:rtl/>
        </w:rPr>
        <w:t>تلخصت</w:t>
      </w:r>
      <w:r w:rsidRPr="00DE6131">
        <w:rPr>
          <w:rFonts w:hint="cs"/>
          <w:rtl/>
        </w:rPr>
        <w:t xml:space="preserve"> </w:t>
      </w:r>
      <w:r w:rsidR="00EC3A75" w:rsidRPr="00DE6131">
        <w:rPr>
          <w:rFonts w:hint="cs"/>
          <w:rtl/>
        </w:rPr>
        <w:t>في</w:t>
      </w:r>
      <w:r w:rsidRPr="00DE6131">
        <w:rPr>
          <w:rFonts w:hint="cs"/>
          <w:rtl/>
        </w:rPr>
        <w:t xml:space="preserve"> </w:t>
      </w:r>
      <w:r w:rsidR="00330B05" w:rsidRPr="00DE6131">
        <w:rPr>
          <w:rFonts w:hint="cs"/>
          <w:rtl/>
        </w:rPr>
        <w:t>انخفاض</w:t>
      </w:r>
      <w:r w:rsidRPr="00DE6131">
        <w:rPr>
          <w:rFonts w:hint="cs"/>
          <w:rtl/>
        </w:rPr>
        <w:t xml:space="preserve"> </w:t>
      </w:r>
      <w:r w:rsidR="00EC3A75" w:rsidRPr="00DE6131">
        <w:rPr>
          <w:rFonts w:hint="cs"/>
          <w:rtl/>
        </w:rPr>
        <w:t>الموارد</w:t>
      </w:r>
      <w:r w:rsidRPr="00DE6131">
        <w:rPr>
          <w:rFonts w:hint="cs"/>
          <w:rtl/>
        </w:rPr>
        <w:t xml:space="preserve"> </w:t>
      </w:r>
      <w:r w:rsidR="00EC3A75" w:rsidRPr="00DE6131">
        <w:rPr>
          <w:rFonts w:hint="cs"/>
          <w:rtl/>
        </w:rPr>
        <w:t>المالية</w:t>
      </w:r>
      <w:r w:rsidRPr="00DE6131">
        <w:rPr>
          <w:rFonts w:hint="cs"/>
          <w:rtl/>
        </w:rPr>
        <w:t xml:space="preserve"> </w:t>
      </w:r>
      <w:r w:rsidR="00EC3A75" w:rsidRPr="00DE6131">
        <w:rPr>
          <w:rFonts w:hint="cs"/>
          <w:rtl/>
        </w:rPr>
        <w:t>الناتجة</w:t>
      </w:r>
      <w:r w:rsidRPr="00DE6131">
        <w:rPr>
          <w:rFonts w:hint="cs"/>
          <w:rtl/>
        </w:rPr>
        <w:t xml:space="preserve"> </w:t>
      </w:r>
      <w:r w:rsidR="00EC3A75" w:rsidRPr="00DE6131">
        <w:rPr>
          <w:rFonts w:hint="cs"/>
          <w:rtl/>
        </w:rPr>
        <w:t>عن</w:t>
      </w:r>
      <w:r w:rsidRPr="00DE6131">
        <w:rPr>
          <w:rFonts w:hint="cs"/>
          <w:rtl/>
        </w:rPr>
        <w:t xml:space="preserve"> </w:t>
      </w:r>
      <w:r w:rsidR="00EC3A75" w:rsidRPr="00DE6131">
        <w:rPr>
          <w:rFonts w:hint="cs"/>
          <w:rtl/>
        </w:rPr>
        <w:t>عائدات</w:t>
      </w:r>
      <w:r w:rsidRPr="00DE6131">
        <w:rPr>
          <w:rFonts w:hint="cs"/>
          <w:rtl/>
        </w:rPr>
        <w:t xml:space="preserve"> </w:t>
      </w:r>
      <w:r w:rsidR="00EC3A75" w:rsidRPr="00DE6131">
        <w:rPr>
          <w:rFonts w:hint="cs"/>
          <w:rtl/>
        </w:rPr>
        <w:t>المحروقات</w:t>
      </w:r>
      <w:r w:rsidRPr="00DE6131">
        <w:rPr>
          <w:rFonts w:hint="cs"/>
          <w:rtl/>
        </w:rPr>
        <w:t xml:space="preserve"> </w:t>
      </w:r>
      <w:r w:rsidR="00EC3A75" w:rsidRPr="00DE6131">
        <w:rPr>
          <w:rFonts w:hint="cs"/>
          <w:rtl/>
        </w:rPr>
        <w:t>في</w:t>
      </w:r>
      <w:r w:rsidRPr="00DE6131">
        <w:rPr>
          <w:rFonts w:hint="cs"/>
          <w:rtl/>
        </w:rPr>
        <w:t xml:space="preserve"> </w:t>
      </w:r>
      <w:r w:rsidR="00EC3A75" w:rsidRPr="00DE6131">
        <w:rPr>
          <w:rFonts w:hint="cs"/>
          <w:rtl/>
        </w:rPr>
        <w:t>فترة</w:t>
      </w:r>
      <w:r w:rsidRPr="00DE6131">
        <w:rPr>
          <w:rFonts w:hint="cs"/>
          <w:rtl/>
        </w:rPr>
        <w:t xml:space="preserve"> </w:t>
      </w:r>
      <w:r w:rsidR="00EC3A75" w:rsidRPr="00DE6131">
        <w:rPr>
          <w:rFonts w:hint="cs"/>
          <w:rtl/>
        </w:rPr>
        <w:t>زمنية</w:t>
      </w:r>
      <w:r w:rsidRPr="00DE6131">
        <w:rPr>
          <w:rFonts w:hint="cs"/>
          <w:rtl/>
        </w:rPr>
        <w:t xml:space="preserve"> </w:t>
      </w:r>
      <w:r w:rsidR="00EC3A75" w:rsidRPr="00DE6131">
        <w:rPr>
          <w:rFonts w:hint="cs"/>
          <w:rtl/>
        </w:rPr>
        <w:t>معينة</w:t>
      </w:r>
      <w:r w:rsidRPr="00DE6131">
        <w:rPr>
          <w:rFonts w:hint="cs"/>
          <w:rtl/>
        </w:rPr>
        <w:t xml:space="preserve"> </w:t>
      </w:r>
      <w:r w:rsidR="00EC3A75" w:rsidRPr="00DE6131">
        <w:rPr>
          <w:rFonts w:hint="cs"/>
          <w:rtl/>
        </w:rPr>
        <w:t>وبهدف</w:t>
      </w:r>
      <w:r w:rsidRPr="00DE6131">
        <w:rPr>
          <w:rFonts w:hint="cs"/>
          <w:rtl/>
        </w:rPr>
        <w:t xml:space="preserve"> </w:t>
      </w:r>
      <w:r w:rsidR="00EC3A75" w:rsidRPr="00DE6131">
        <w:rPr>
          <w:rFonts w:hint="cs"/>
          <w:rtl/>
        </w:rPr>
        <w:t>البحث</w:t>
      </w:r>
      <w:r w:rsidRPr="00DE6131">
        <w:rPr>
          <w:rFonts w:hint="cs"/>
          <w:rtl/>
        </w:rPr>
        <w:t xml:space="preserve"> </w:t>
      </w:r>
      <w:r w:rsidR="00EC3A75" w:rsidRPr="00DE6131">
        <w:rPr>
          <w:rFonts w:hint="cs"/>
          <w:rtl/>
        </w:rPr>
        <w:t>عن</w:t>
      </w:r>
      <w:r w:rsidRPr="00DE6131">
        <w:rPr>
          <w:rFonts w:hint="cs"/>
          <w:rtl/>
        </w:rPr>
        <w:t xml:space="preserve"> </w:t>
      </w:r>
      <w:r w:rsidR="00EC3A75" w:rsidRPr="00DE6131">
        <w:rPr>
          <w:rFonts w:hint="cs"/>
          <w:rtl/>
        </w:rPr>
        <w:t>موارد</w:t>
      </w:r>
      <w:r w:rsidRPr="00DE6131">
        <w:rPr>
          <w:rFonts w:hint="cs"/>
          <w:rtl/>
        </w:rPr>
        <w:t xml:space="preserve"> </w:t>
      </w:r>
      <w:r w:rsidR="00EC3A75" w:rsidRPr="00DE6131">
        <w:rPr>
          <w:rFonts w:hint="cs"/>
          <w:rtl/>
        </w:rPr>
        <w:t>مالية</w:t>
      </w:r>
      <w:r w:rsidRPr="00DE6131">
        <w:rPr>
          <w:rFonts w:hint="cs"/>
          <w:rtl/>
        </w:rPr>
        <w:t xml:space="preserve"> </w:t>
      </w:r>
      <w:r w:rsidR="00EC3A75" w:rsidRPr="00DE6131">
        <w:rPr>
          <w:rFonts w:hint="cs"/>
          <w:rtl/>
        </w:rPr>
        <w:t>بديلة</w:t>
      </w:r>
      <w:r w:rsidRPr="00DE6131">
        <w:rPr>
          <w:rFonts w:hint="cs"/>
          <w:rtl/>
        </w:rPr>
        <w:t xml:space="preserve"> </w:t>
      </w:r>
      <w:r w:rsidR="00EC3A75" w:rsidRPr="00DE6131">
        <w:rPr>
          <w:rFonts w:hint="cs"/>
          <w:rtl/>
        </w:rPr>
        <w:t>تضمن</w:t>
      </w:r>
      <w:r w:rsidRPr="00DE6131">
        <w:rPr>
          <w:rFonts w:hint="cs"/>
          <w:rtl/>
        </w:rPr>
        <w:t xml:space="preserve"> </w:t>
      </w:r>
      <w:r w:rsidR="00EC3A75" w:rsidRPr="00DE6131">
        <w:rPr>
          <w:rFonts w:hint="cs"/>
          <w:rtl/>
        </w:rPr>
        <w:t>سير</w:t>
      </w:r>
      <w:r w:rsidRPr="00DE6131">
        <w:rPr>
          <w:rFonts w:hint="cs"/>
          <w:rtl/>
        </w:rPr>
        <w:t xml:space="preserve"> </w:t>
      </w:r>
      <w:r w:rsidR="00EC3A75" w:rsidRPr="00DE6131">
        <w:rPr>
          <w:rFonts w:hint="cs"/>
          <w:rtl/>
        </w:rPr>
        <w:t>المرافق</w:t>
      </w:r>
      <w:r w:rsidRPr="00DE6131">
        <w:rPr>
          <w:rFonts w:hint="cs"/>
          <w:rtl/>
        </w:rPr>
        <w:t xml:space="preserve"> </w:t>
      </w:r>
      <w:r w:rsidR="00EC3A75" w:rsidRPr="00DE6131">
        <w:rPr>
          <w:rFonts w:hint="cs"/>
          <w:rtl/>
        </w:rPr>
        <w:t>العامة</w:t>
      </w:r>
      <w:r w:rsidRPr="00DE6131">
        <w:rPr>
          <w:rFonts w:hint="cs"/>
          <w:rtl/>
        </w:rPr>
        <w:t xml:space="preserve"> </w:t>
      </w:r>
      <w:r w:rsidR="00EC3A75" w:rsidRPr="00DE6131">
        <w:rPr>
          <w:rFonts w:hint="cs"/>
          <w:rtl/>
        </w:rPr>
        <w:t>الضرورية</w:t>
      </w:r>
      <w:r w:rsidRPr="00DE6131">
        <w:rPr>
          <w:rFonts w:hint="cs"/>
          <w:rtl/>
        </w:rPr>
        <w:t xml:space="preserve"> </w:t>
      </w:r>
      <w:r w:rsidR="00EC3A75" w:rsidRPr="00DE6131">
        <w:rPr>
          <w:rFonts w:hint="cs"/>
          <w:rtl/>
        </w:rPr>
        <w:t>بشكل</w:t>
      </w:r>
      <w:r w:rsidRPr="00DE6131">
        <w:rPr>
          <w:rFonts w:hint="cs"/>
          <w:rtl/>
        </w:rPr>
        <w:t xml:space="preserve"> </w:t>
      </w:r>
      <w:r w:rsidR="00EC3A75" w:rsidRPr="00DE6131">
        <w:rPr>
          <w:rFonts w:hint="cs"/>
          <w:rtl/>
        </w:rPr>
        <w:t>منتظم</w:t>
      </w:r>
      <w:r w:rsidRPr="00DE6131">
        <w:rPr>
          <w:rFonts w:hint="cs"/>
          <w:rtl/>
        </w:rPr>
        <w:t xml:space="preserve"> </w:t>
      </w:r>
      <w:r w:rsidR="00FD7CF7" w:rsidRPr="00DE6131">
        <w:rPr>
          <w:rFonts w:hint="cs"/>
          <w:rtl/>
        </w:rPr>
        <w:t>وتؤمن</w:t>
      </w:r>
      <w:r w:rsidRPr="00DE6131">
        <w:rPr>
          <w:rFonts w:hint="cs"/>
          <w:rtl/>
        </w:rPr>
        <w:t xml:space="preserve"> </w:t>
      </w:r>
      <w:r w:rsidR="00EC3A75" w:rsidRPr="00DE6131">
        <w:rPr>
          <w:rFonts w:hint="cs"/>
          <w:rtl/>
        </w:rPr>
        <w:t>لها</w:t>
      </w:r>
      <w:r w:rsidRPr="00DE6131">
        <w:rPr>
          <w:rFonts w:hint="cs"/>
          <w:rtl/>
        </w:rPr>
        <w:t xml:space="preserve"> </w:t>
      </w:r>
      <w:r w:rsidR="00EC3A75" w:rsidRPr="00DE6131">
        <w:rPr>
          <w:rFonts w:hint="cs"/>
          <w:rtl/>
        </w:rPr>
        <w:t>مصادر</w:t>
      </w:r>
      <w:r w:rsidRPr="00DE6131">
        <w:rPr>
          <w:rFonts w:hint="cs"/>
          <w:rtl/>
        </w:rPr>
        <w:t xml:space="preserve"> </w:t>
      </w:r>
      <w:r w:rsidR="00EC3A75" w:rsidRPr="00DE6131">
        <w:rPr>
          <w:rFonts w:hint="cs"/>
          <w:rtl/>
        </w:rPr>
        <w:t>تمويل</w:t>
      </w:r>
      <w:r w:rsidRPr="00DE6131">
        <w:rPr>
          <w:rFonts w:hint="cs"/>
          <w:rtl/>
        </w:rPr>
        <w:t xml:space="preserve"> </w:t>
      </w:r>
      <w:r w:rsidR="00EC3A75" w:rsidRPr="00DE6131">
        <w:rPr>
          <w:rFonts w:hint="cs"/>
          <w:rtl/>
        </w:rPr>
        <w:t>بعيدا</w:t>
      </w:r>
      <w:r w:rsidRPr="00DE6131">
        <w:rPr>
          <w:rFonts w:hint="cs"/>
          <w:rtl/>
        </w:rPr>
        <w:t xml:space="preserve"> </w:t>
      </w:r>
      <w:r w:rsidR="00EC3A75" w:rsidRPr="00DE6131">
        <w:rPr>
          <w:rFonts w:hint="cs"/>
          <w:rtl/>
        </w:rPr>
        <w:t>عن</w:t>
      </w:r>
      <w:r w:rsidRPr="00DE6131">
        <w:rPr>
          <w:rFonts w:hint="cs"/>
          <w:rtl/>
        </w:rPr>
        <w:t xml:space="preserve"> </w:t>
      </w:r>
      <w:r w:rsidR="00EC3A75" w:rsidRPr="00DE6131">
        <w:rPr>
          <w:rFonts w:hint="cs"/>
          <w:rtl/>
        </w:rPr>
        <w:t>الخزينة</w:t>
      </w:r>
      <w:r w:rsidRPr="00DE6131">
        <w:rPr>
          <w:rFonts w:hint="cs"/>
          <w:rtl/>
        </w:rPr>
        <w:t xml:space="preserve"> </w:t>
      </w:r>
      <w:r w:rsidR="00EC3A75" w:rsidRPr="00DE6131">
        <w:rPr>
          <w:rFonts w:hint="cs"/>
          <w:rtl/>
        </w:rPr>
        <w:t>العمومية.</w:t>
      </w:r>
    </w:p>
    <w:p w14:paraId="6B61CA38" w14:textId="5E7D96F1" w:rsidR="00692DDB" w:rsidRPr="00DE6131" w:rsidRDefault="00713331" w:rsidP="00960774">
      <w:pPr>
        <w:rPr>
          <w:rtl/>
        </w:rPr>
      </w:pPr>
      <w:r w:rsidRPr="00DE6131">
        <w:rPr>
          <w:rFonts w:hint="cs"/>
          <w:rtl/>
        </w:rPr>
        <w:t xml:space="preserve"> </w:t>
      </w:r>
      <w:r w:rsidR="004665EA" w:rsidRPr="00DE6131">
        <w:rPr>
          <w:rFonts w:hint="cs"/>
          <w:rtl/>
        </w:rPr>
        <w:t>ولما</w:t>
      </w:r>
      <w:r w:rsidRPr="00DE6131">
        <w:rPr>
          <w:rFonts w:hint="cs"/>
          <w:rtl/>
        </w:rPr>
        <w:t xml:space="preserve"> </w:t>
      </w:r>
      <w:r w:rsidR="004665EA" w:rsidRPr="00DE6131">
        <w:rPr>
          <w:rFonts w:hint="cs"/>
          <w:rtl/>
        </w:rPr>
        <w:t>كانت</w:t>
      </w:r>
      <w:r w:rsidRPr="00DE6131">
        <w:rPr>
          <w:rFonts w:hint="cs"/>
          <w:rtl/>
        </w:rPr>
        <w:t xml:space="preserve"> </w:t>
      </w:r>
      <w:r w:rsidR="004665EA" w:rsidRPr="00DE6131">
        <w:rPr>
          <w:rFonts w:hint="cs"/>
          <w:rtl/>
        </w:rPr>
        <w:t>آلية</w:t>
      </w:r>
      <w:r w:rsidRPr="00DE6131">
        <w:rPr>
          <w:rFonts w:hint="cs"/>
          <w:rtl/>
        </w:rPr>
        <w:t xml:space="preserve"> </w:t>
      </w:r>
      <w:r w:rsidR="004665EA" w:rsidRPr="00DE6131">
        <w:rPr>
          <w:rFonts w:hint="cs"/>
          <w:rtl/>
        </w:rPr>
        <w:t>التفويض</w:t>
      </w:r>
      <w:r w:rsidRPr="00DE6131">
        <w:rPr>
          <w:rFonts w:hint="cs"/>
          <w:rtl/>
        </w:rPr>
        <w:t xml:space="preserve"> </w:t>
      </w:r>
      <w:r w:rsidR="00692DDB" w:rsidRPr="00DE6131">
        <w:rPr>
          <w:rFonts w:hint="cs"/>
          <w:rtl/>
        </w:rPr>
        <w:t>توجب</w:t>
      </w:r>
      <w:r w:rsidRPr="00DE6131">
        <w:rPr>
          <w:rFonts w:hint="cs"/>
          <w:rtl/>
        </w:rPr>
        <w:t xml:space="preserve"> </w:t>
      </w:r>
      <w:r w:rsidR="004665EA" w:rsidRPr="00DE6131">
        <w:rPr>
          <w:rFonts w:hint="cs"/>
          <w:rtl/>
        </w:rPr>
        <w:t>التخلي</w:t>
      </w:r>
      <w:r w:rsidRPr="00DE6131">
        <w:rPr>
          <w:rFonts w:hint="cs"/>
          <w:rtl/>
        </w:rPr>
        <w:t xml:space="preserve"> </w:t>
      </w:r>
      <w:r w:rsidR="004665EA" w:rsidRPr="00DE6131">
        <w:rPr>
          <w:rFonts w:hint="cs"/>
          <w:rtl/>
        </w:rPr>
        <w:t>عن</w:t>
      </w:r>
      <w:r w:rsidRPr="00DE6131">
        <w:rPr>
          <w:rFonts w:hint="cs"/>
          <w:rtl/>
        </w:rPr>
        <w:t xml:space="preserve"> </w:t>
      </w:r>
      <w:r w:rsidR="00932A82" w:rsidRPr="00DE6131">
        <w:rPr>
          <w:rFonts w:hint="cs"/>
          <w:rtl/>
        </w:rPr>
        <w:t>تسيير</w:t>
      </w:r>
      <w:r w:rsidRPr="00DE6131">
        <w:rPr>
          <w:rFonts w:hint="cs"/>
          <w:rtl/>
        </w:rPr>
        <w:t xml:space="preserve"> </w:t>
      </w:r>
      <w:r w:rsidR="004665EA" w:rsidRPr="00DE6131">
        <w:rPr>
          <w:rFonts w:hint="cs"/>
          <w:rtl/>
        </w:rPr>
        <w:t>المرفق</w:t>
      </w:r>
      <w:r w:rsidRPr="00DE6131">
        <w:rPr>
          <w:rFonts w:hint="cs"/>
          <w:rtl/>
        </w:rPr>
        <w:t xml:space="preserve"> </w:t>
      </w:r>
      <w:r w:rsidR="004665EA" w:rsidRPr="00DE6131">
        <w:rPr>
          <w:rFonts w:hint="cs"/>
          <w:rtl/>
        </w:rPr>
        <w:t>العام</w:t>
      </w:r>
      <w:r w:rsidRPr="00DE6131">
        <w:rPr>
          <w:rFonts w:hint="cs"/>
          <w:rtl/>
        </w:rPr>
        <w:t xml:space="preserve"> </w:t>
      </w:r>
      <w:r w:rsidR="004665EA" w:rsidRPr="00DE6131">
        <w:rPr>
          <w:rFonts w:hint="cs"/>
          <w:rtl/>
        </w:rPr>
        <w:t>لمدة</w:t>
      </w:r>
      <w:r w:rsidRPr="00DE6131">
        <w:rPr>
          <w:rFonts w:hint="cs"/>
          <w:rtl/>
        </w:rPr>
        <w:t xml:space="preserve"> </w:t>
      </w:r>
      <w:r w:rsidR="00932A82" w:rsidRPr="00DE6131">
        <w:rPr>
          <w:rFonts w:hint="cs"/>
          <w:rtl/>
        </w:rPr>
        <w:t>معينة</w:t>
      </w:r>
      <w:r w:rsidRPr="00DE6131">
        <w:rPr>
          <w:rFonts w:hint="cs"/>
          <w:rtl/>
        </w:rPr>
        <w:t xml:space="preserve"> </w:t>
      </w:r>
      <w:r w:rsidR="005B7D34" w:rsidRPr="00DE6131">
        <w:rPr>
          <w:rFonts w:hint="cs"/>
          <w:rtl/>
        </w:rPr>
        <w:t>وبناءا</w:t>
      </w:r>
      <w:r w:rsidRPr="00DE6131">
        <w:rPr>
          <w:rFonts w:hint="cs"/>
          <w:rtl/>
        </w:rPr>
        <w:t xml:space="preserve"> </w:t>
      </w:r>
      <w:r w:rsidR="004665EA" w:rsidRPr="00DE6131">
        <w:rPr>
          <w:rFonts w:hint="cs"/>
          <w:rtl/>
        </w:rPr>
        <w:t>على</w:t>
      </w:r>
      <w:r w:rsidRPr="00DE6131">
        <w:rPr>
          <w:rFonts w:hint="cs"/>
          <w:rtl/>
        </w:rPr>
        <w:t xml:space="preserve"> </w:t>
      </w:r>
      <w:r w:rsidR="004665EA" w:rsidRPr="00DE6131">
        <w:rPr>
          <w:rFonts w:hint="cs"/>
          <w:rtl/>
        </w:rPr>
        <w:t>عقد</w:t>
      </w:r>
      <w:r w:rsidRPr="00DE6131">
        <w:rPr>
          <w:rFonts w:hint="cs"/>
          <w:rtl/>
        </w:rPr>
        <w:t xml:space="preserve"> </w:t>
      </w:r>
      <w:r w:rsidR="004665EA" w:rsidRPr="00DE6131">
        <w:rPr>
          <w:rFonts w:hint="cs"/>
          <w:rtl/>
        </w:rPr>
        <w:t>يبرم</w:t>
      </w:r>
      <w:r w:rsidRPr="00DE6131">
        <w:rPr>
          <w:rFonts w:hint="cs"/>
          <w:rtl/>
        </w:rPr>
        <w:t xml:space="preserve"> </w:t>
      </w:r>
      <w:r w:rsidR="004665EA" w:rsidRPr="00DE6131">
        <w:rPr>
          <w:rFonts w:hint="cs"/>
          <w:rtl/>
        </w:rPr>
        <w:t>بين</w:t>
      </w:r>
      <w:r w:rsidRPr="00DE6131">
        <w:rPr>
          <w:rFonts w:hint="cs"/>
          <w:rtl/>
        </w:rPr>
        <w:t xml:space="preserve"> </w:t>
      </w:r>
      <w:r w:rsidR="004665EA" w:rsidRPr="00DE6131">
        <w:rPr>
          <w:rFonts w:hint="cs"/>
          <w:rtl/>
        </w:rPr>
        <w:t>السلطة</w:t>
      </w:r>
      <w:r w:rsidRPr="00DE6131">
        <w:rPr>
          <w:rFonts w:hint="cs"/>
          <w:rtl/>
        </w:rPr>
        <w:t xml:space="preserve"> </w:t>
      </w:r>
      <w:r w:rsidR="004665EA" w:rsidRPr="00DE6131">
        <w:rPr>
          <w:rFonts w:hint="cs"/>
          <w:rtl/>
        </w:rPr>
        <w:t>المفوضة</w:t>
      </w:r>
      <w:r w:rsidRPr="00DE6131">
        <w:rPr>
          <w:rFonts w:hint="cs"/>
          <w:rtl/>
        </w:rPr>
        <w:t xml:space="preserve"> </w:t>
      </w:r>
      <w:r w:rsidR="004665EA" w:rsidRPr="00DE6131">
        <w:rPr>
          <w:rFonts w:hint="cs"/>
          <w:rtl/>
        </w:rPr>
        <w:t>وأحد</w:t>
      </w:r>
      <w:r w:rsidRPr="00DE6131">
        <w:rPr>
          <w:rFonts w:hint="cs"/>
          <w:rtl/>
        </w:rPr>
        <w:t xml:space="preserve"> </w:t>
      </w:r>
      <w:r w:rsidR="004665EA" w:rsidRPr="00DE6131">
        <w:rPr>
          <w:rFonts w:hint="cs"/>
          <w:rtl/>
        </w:rPr>
        <w:t>أشخاص</w:t>
      </w:r>
      <w:r w:rsidRPr="00DE6131">
        <w:rPr>
          <w:rFonts w:hint="cs"/>
          <w:rtl/>
        </w:rPr>
        <w:t xml:space="preserve"> </w:t>
      </w:r>
      <w:r w:rsidR="004665EA" w:rsidRPr="00DE6131">
        <w:rPr>
          <w:rFonts w:hint="cs"/>
          <w:rtl/>
        </w:rPr>
        <w:t>القانون</w:t>
      </w:r>
      <w:r w:rsidRPr="00DE6131">
        <w:rPr>
          <w:rFonts w:hint="cs"/>
          <w:rtl/>
        </w:rPr>
        <w:t xml:space="preserve"> </w:t>
      </w:r>
      <w:r w:rsidR="004665EA" w:rsidRPr="00DE6131">
        <w:rPr>
          <w:rFonts w:hint="cs"/>
          <w:rtl/>
        </w:rPr>
        <w:t>العام</w:t>
      </w:r>
      <w:r w:rsidRPr="00DE6131">
        <w:rPr>
          <w:rFonts w:hint="cs"/>
          <w:rtl/>
        </w:rPr>
        <w:t xml:space="preserve"> </w:t>
      </w:r>
      <w:r w:rsidR="004665EA" w:rsidRPr="00DE6131">
        <w:rPr>
          <w:rFonts w:hint="cs"/>
          <w:rtl/>
        </w:rPr>
        <w:t>أو</w:t>
      </w:r>
      <w:r w:rsidRPr="00DE6131">
        <w:rPr>
          <w:rFonts w:hint="cs"/>
          <w:rtl/>
        </w:rPr>
        <w:t xml:space="preserve"> </w:t>
      </w:r>
      <w:r w:rsidR="004665EA" w:rsidRPr="00DE6131">
        <w:rPr>
          <w:rFonts w:hint="cs"/>
          <w:rtl/>
        </w:rPr>
        <w:t>الخاص،</w:t>
      </w:r>
      <w:r w:rsidRPr="00DE6131">
        <w:rPr>
          <w:rFonts w:hint="cs"/>
          <w:rtl/>
        </w:rPr>
        <w:t xml:space="preserve"> </w:t>
      </w:r>
      <w:r w:rsidR="004665EA" w:rsidRPr="00DE6131">
        <w:rPr>
          <w:rFonts w:hint="cs"/>
          <w:rtl/>
        </w:rPr>
        <w:t>توجب</w:t>
      </w:r>
      <w:r w:rsidRPr="00DE6131">
        <w:rPr>
          <w:rFonts w:hint="cs"/>
          <w:rtl/>
        </w:rPr>
        <w:t xml:space="preserve"> </w:t>
      </w:r>
      <w:r w:rsidR="004665EA" w:rsidRPr="00DE6131">
        <w:rPr>
          <w:rFonts w:hint="cs"/>
          <w:rtl/>
        </w:rPr>
        <w:t>على</w:t>
      </w:r>
      <w:r w:rsidRPr="00DE6131">
        <w:rPr>
          <w:rFonts w:hint="cs"/>
          <w:rtl/>
        </w:rPr>
        <w:t xml:space="preserve"> </w:t>
      </w:r>
      <w:r w:rsidR="004665EA" w:rsidRPr="00DE6131">
        <w:rPr>
          <w:rFonts w:hint="cs"/>
          <w:rtl/>
        </w:rPr>
        <w:t>السلطة</w:t>
      </w:r>
      <w:r w:rsidRPr="00DE6131">
        <w:rPr>
          <w:rFonts w:hint="cs"/>
          <w:rtl/>
        </w:rPr>
        <w:t xml:space="preserve"> </w:t>
      </w:r>
      <w:r w:rsidR="004665EA" w:rsidRPr="00DE6131">
        <w:rPr>
          <w:rFonts w:hint="cs"/>
          <w:rtl/>
        </w:rPr>
        <w:t>المانحة</w:t>
      </w:r>
      <w:r w:rsidRPr="00DE6131">
        <w:rPr>
          <w:rFonts w:hint="cs"/>
          <w:rtl/>
        </w:rPr>
        <w:t xml:space="preserve"> </w:t>
      </w:r>
      <w:r w:rsidR="004665EA" w:rsidRPr="00DE6131">
        <w:rPr>
          <w:rFonts w:hint="cs"/>
          <w:rtl/>
        </w:rPr>
        <w:t>للتفويض</w:t>
      </w:r>
      <w:r w:rsidRPr="00DE6131">
        <w:rPr>
          <w:rFonts w:hint="cs"/>
          <w:rtl/>
        </w:rPr>
        <w:t xml:space="preserve"> </w:t>
      </w:r>
      <w:r w:rsidR="004665EA" w:rsidRPr="00DE6131">
        <w:rPr>
          <w:rFonts w:hint="cs"/>
          <w:rtl/>
        </w:rPr>
        <w:t>مرافقة</w:t>
      </w:r>
      <w:r w:rsidRPr="00DE6131">
        <w:rPr>
          <w:rFonts w:hint="cs"/>
          <w:rtl/>
        </w:rPr>
        <w:t xml:space="preserve"> </w:t>
      </w:r>
      <w:r w:rsidR="004665EA" w:rsidRPr="00DE6131">
        <w:rPr>
          <w:rFonts w:hint="cs"/>
          <w:rtl/>
        </w:rPr>
        <w:t>صاحب</w:t>
      </w:r>
      <w:r w:rsidRPr="00DE6131">
        <w:rPr>
          <w:rFonts w:hint="cs"/>
          <w:rtl/>
        </w:rPr>
        <w:t xml:space="preserve"> </w:t>
      </w:r>
      <w:r w:rsidR="004665EA" w:rsidRPr="00DE6131">
        <w:rPr>
          <w:rFonts w:hint="cs"/>
          <w:rtl/>
        </w:rPr>
        <w:t>التفويض</w:t>
      </w:r>
      <w:r w:rsidRPr="00DE6131">
        <w:rPr>
          <w:rFonts w:hint="cs"/>
          <w:rtl/>
        </w:rPr>
        <w:t xml:space="preserve"> </w:t>
      </w:r>
      <w:r w:rsidR="004665EA" w:rsidRPr="00DE6131">
        <w:rPr>
          <w:rFonts w:hint="cs"/>
          <w:rtl/>
        </w:rPr>
        <w:t>لضمان</w:t>
      </w:r>
      <w:r w:rsidRPr="00DE6131">
        <w:rPr>
          <w:rFonts w:hint="cs"/>
          <w:rtl/>
        </w:rPr>
        <w:t xml:space="preserve"> </w:t>
      </w:r>
      <w:r w:rsidR="004665EA" w:rsidRPr="00DE6131">
        <w:rPr>
          <w:rFonts w:hint="cs"/>
          <w:rtl/>
        </w:rPr>
        <w:t>عدم</w:t>
      </w:r>
      <w:r w:rsidRPr="00DE6131">
        <w:rPr>
          <w:rFonts w:hint="cs"/>
          <w:rtl/>
        </w:rPr>
        <w:t xml:space="preserve"> </w:t>
      </w:r>
      <w:r w:rsidR="004665EA" w:rsidRPr="00DE6131">
        <w:rPr>
          <w:rFonts w:hint="cs"/>
          <w:rtl/>
        </w:rPr>
        <w:t>انحرافه</w:t>
      </w:r>
      <w:r w:rsidRPr="00DE6131">
        <w:rPr>
          <w:rFonts w:hint="cs"/>
          <w:rtl/>
        </w:rPr>
        <w:t xml:space="preserve"> </w:t>
      </w:r>
      <w:r w:rsidR="004665EA" w:rsidRPr="00DE6131">
        <w:rPr>
          <w:rFonts w:hint="cs"/>
          <w:rtl/>
        </w:rPr>
        <w:t>عن</w:t>
      </w:r>
      <w:r w:rsidRPr="00DE6131">
        <w:rPr>
          <w:rFonts w:hint="cs"/>
          <w:rtl/>
        </w:rPr>
        <w:t xml:space="preserve"> </w:t>
      </w:r>
      <w:r w:rsidR="004665EA" w:rsidRPr="00DE6131">
        <w:rPr>
          <w:rFonts w:hint="cs"/>
          <w:rtl/>
        </w:rPr>
        <w:t>مقتضيات</w:t>
      </w:r>
      <w:r w:rsidRPr="00DE6131">
        <w:rPr>
          <w:rFonts w:hint="cs"/>
          <w:rtl/>
        </w:rPr>
        <w:t xml:space="preserve"> </w:t>
      </w:r>
      <w:r w:rsidR="004665EA" w:rsidRPr="00DE6131">
        <w:rPr>
          <w:rFonts w:hint="cs"/>
          <w:rtl/>
        </w:rPr>
        <w:t>المصلحة</w:t>
      </w:r>
      <w:r w:rsidRPr="00DE6131">
        <w:rPr>
          <w:rFonts w:hint="cs"/>
          <w:rtl/>
        </w:rPr>
        <w:t xml:space="preserve"> </w:t>
      </w:r>
      <w:r w:rsidR="004665EA" w:rsidRPr="00DE6131">
        <w:rPr>
          <w:rFonts w:hint="cs"/>
          <w:rtl/>
        </w:rPr>
        <w:t>العامة</w:t>
      </w:r>
      <w:r w:rsidRPr="00DE6131">
        <w:rPr>
          <w:rFonts w:hint="cs"/>
          <w:rtl/>
        </w:rPr>
        <w:t xml:space="preserve"> </w:t>
      </w:r>
      <w:r w:rsidR="004665EA" w:rsidRPr="00DE6131">
        <w:rPr>
          <w:rFonts w:hint="cs"/>
          <w:rtl/>
        </w:rPr>
        <w:t>باعتبارها</w:t>
      </w:r>
      <w:r w:rsidRPr="00DE6131">
        <w:rPr>
          <w:rFonts w:hint="cs"/>
          <w:rtl/>
        </w:rPr>
        <w:t xml:space="preserve"> </w:t>
      </w:r>
      <w:r w:rsidR="005B7D34" w:rsidRPr="00DE6131">
        <w:rPr>
          <w:rFonts w:hint="cs"/>
          <w:rtl/>
        </w:rPr>
        <w:t>الهد</w:t>
      </w:r>
      <w:r w:rsidR="005B7D34" w:rsidRPr="00DE6131">
        <w:rPr>
          <w:rtl/>
        </w:rPr>
        <w:t>ف</w:t>
      </w:r>
      <w:r w:rsidRPr="00DE6131">
        <w:rPr>
          <w:rFonts w:hint="cs"/>
          <w:rtl/>
        </w:rPr>
        <w:t xml:space="preserve"> </w:t>
      </w:r>
      <w:r w:rsidR="004665EA" w:rsidRPr="00DE6131">
        <w:rPr>
          <w:rFonts w:hint="cs"/>
          <w:rtl/>
        </w:rPr>
        <w:t>المنشود</w:t>
      </w:r>
      <w:r w:rsidRPr="00DE6131">
        <w:rPr>
          <w:rFonts w:hint="cs"/>
          <w:rtl/>
        </w:rPr>
        <w:t xml:space="preserve"> </w:t>
      </w:r>
      <w:r w:rsidR="005B7D34" w:rsidRPr="00DE6131">
        <w:rPr>
          <w:rFonts w:hint="cs"/>
          <w:rtl/>
        </w:rPr>
        <w:t>للجهات</w:t>
      </w:r>
      <w:r w:rsidRPr="00DE6131">
        <w:rPr>
          <w:rFonts w:hint="cs"/>
          <w:rtl/>
        </w:rPr>
        <w:t xml:space="preserve"> </w:t>
      </w:r>
      <w:r w:rsidR="005B7D34" w:rsidRPr="00DE6131">
        <w:rPr>
          <w:rFonts w:hint="cs"/>
          <w:rtl/>
        </w:rPr>
        <w:t>المانحة</w:t>
      </w:r>
      <w:r w:rsidRPr="00DE6131">
        <w:rPr>
          <w:rFonts w:hint="cs"/>
          <w:rtl/>
        </w:rPr>
        <w:t xml:space="preserve"> </w:t>
      </w:r>
      <w:r w:rsidR="00124087" w:rsidRPr="00DE6131">
        <w:rPr>
          <w:rFonts w:hint="cs"/>
          <w:rtl/>
        </w:rPr>
        <w:t>للتفويض مع</w:t>
      </w:r>
      <w:r w:rsidRPr="00DE6131">
        <w:rPr>
          <w:rFonts w:hint="cs"/>
          <w:rtl/>
        </w:rPr>
        <w:t xml:space="preserve"> </w:t>
      </w:r>
      <w:r w:rsidR="004665EA" w:rsidRPr="00DE6131">
        <w:rPr>
          <w:rFonts w:hint="cs"/>
          <w:rtl/>
        </w:rPr>
        <w:t>ضرورة</w:t>
      </w:r>
      <w:r w:rsidRPr="00DE6131">
        <w:rPr>
          <w:rFonts w:hint="cs"/>
          <w:rtl/>
        </w:rPr>
        <w:t xml:space="preserve"> </w:t>
      </w:r>
      <w:r w:rsidR="004665EA" w:rsidRPr="00DE6131">
        <w:rPr>
          <w:rFonts w:hint="cs"/>
          <w:rtl/>
        </w:rPr>
        <w:t>إحاطة</w:t>
      </w:r>
      <w:r w:rsidRPr="00DE6131">
        <w:rPr>
          <w:rFonts w:hint="cs"/>
          <w:rtl/>
        </w:rPr>
        <w:t xml:space="preserve"> </w:t>
      </w:r>
      <w:r w:rsidR="004665EA" w:rsidRPr="00DE6131">
        <w:rPr>
          <w:rFonts w:hint="cs"/>
          <w:rtl/>
        </w:rPr>
        <w:t>عقد</w:t>
      </w:r>
      <w:r w:rsidRPr="00DE6131">
        <w:rPr>
          <w:rFonts w:hint="cs"/>
          <w:rtl/>
        </w:rPr>
        <w:t xml:space="preserve"> </w:t>
      </w:r>
      <w:r w:rsidR="004665EA" w:rsidRPr="00DE6131">
        <w:rPr>
          <w:rFonts w:hint="cs"/>
          <w:rtl/>
        </w:rPr>
        <w:t>التفويض</w:t>
      </w:r>
      <w:r w:rsidRPr="00DE6131">
        <w:rPr>
          <w:rFonts w:hint="cs"/>
          <w:rtl/>
        </w:rPr>
        <w:t xml:space="preserve"> </w:t>
      </w:r>
      <w:r w:rsidR="004665EA" w:rsidRPr="00DE6131">
        <w:rPr>
          <w:rFonts w:hint="cs"/>
          <w:rtl/>
        </w:rPr>
        <w:t>بجملة</w:t>
      </w:r>
      <w:r w:rsidRPr="00DE6131">
        <w:rPr>
          <w:rFonts w:hint="cs"/>
          <w:rtl/>
        </w:rPr>
        <w:t xml:space="preserve"> </w:t>
      </w:r>
      <w:r w:rsidR="004665EA" w:rsidRPr="00DE6131">
        <w:rPr>
          <w:rFonts w:hint="cs"/>
          <w:rtl/>
        </w:rPr>
        <w:t>من</w:t>
      </w:r>
      <w:r w:rsidRPr="00DE6131">
        <w:rPr>
          <w:rFonts w:hint="cs"/>
          <w:rtl/>
        </w:rPr>
        <w:t xml:space="preserve"> </w:t>
      </w:r>
      <w:r w:rsidR="00932A82" w:rsidRPr="00DE6131">
        <w:rPr>
          <w:rFonts w:hint="cs"/>
          <w:rtl/>
        </w:rPr>
        <w:t>التدابير</w:t>
      </w:r>
      <w:r w:rsidRPr="00DE6131">
        <w:rPr>
          <w:rFonts w:hint="cs"/>
          <w:rtl/>
        </w:rPr>
        <w:t xml:space="preserve"> </w:t>
      </w:r>
      <w:r w:rsidR="004665EA" w:rsidRPr="00DE6131">
        <w:rPr>
          <w:rFonts w:hint="cs"/>
          <w:rtl/>
        </w:rPr>
        <w:t>الرقابية</w:t>
      </w:r>
      <w:r w:rsidRPr="00DE6131">
        <w:rPr>
          <w:rFonts w:hint="cs"/>
          <w:rtl/>
        </w:rPr>
        <w:t xml:space="preserve"> </w:t>
      </w:r>
      <w:r w:rsidR="00932A82" w:rsidRPr="00DE6131">
        <w:rPr>
          <w:rFonts w:hint="cs"/>
          <w:rtl/>
        </w:rPr>
        <w:t>من</w:t>
      </w:r>
      <w:r w:rsidRPr="00DE6131">
        <w:rPr>
          <w:rFonts w:hint="cs"/>
          <w:rtl/>
        </w:rPr>
        <w:t xml:space="preserve"> </w:t>
      </w:r>
      <w:r w:rsidR="00932A82" w:rsidRPr="00DE6131">
        <w:rPr>
          <w:rFonts w:hint="cs"/>
          <w:rtl/>
        </w:rPr>
        <w:t>قبل</w:t>
      </w:r>
      <w:r w:rsidRPr="00DE6131">
        <w:rPr>
          <w:rFonts w:hint="cs"/>
          <w:rtl/>
        </w:rPr>
        <w:t xml:space="preserve"> </w:t>
      </w:r>
      <w:r w:rsidR="00932A82" w:rsidRPr="00DE6131">
        <w:rPr>
          <w:rFonts w:hint="cs"/>
          <w:rtl/>
        </w:rPr>
        <w:t>ا</w:t>
      </w:r>
      <w:r w:rsidR="004665EA" w:rsidRPr="00DE6131">
        <w:rPr>
          <w:rFonts w:hint="cs"/>
          <w:rtl/>
        </w:rPr>
        <w:t>لسلطة</w:t>
      </w:r>
      <w:r w:rsidRPr="00DE6131">
        <w:rPr>
          <w:rFonts w:hint="cs"/>
          <w:rtl/>
        </w:rPr>
        <w:t xml:space="preserve"> </w:t>
      </w:r>
      <w:r w:rsidR="004665EA" w:rsidRPr="00DE6131">
        <w:rPr>
          <w:rFonts w:hint="cs"/>
          <w:rtl/>
        </w:rPr>
        <w:t>المفوضة</w:t>
      </w:r>
      <w:r w:rsidRPr="00DE6131">
        <w:rPr>
          <w:rFonts w:hint="cs"/>
          <w:rtl/>
        </w:rPr>
        <w:t xml:space="preserve"> </w:t>
      </w:r>
      <w:r w:rsidR="00932A82" w:rsidRPr="00DE6131">
        <w:rPr>
          <w:rFonts w:hint="cs"/>
          <w:rtl/>
        </w:rPr>
        <w:t>بما</w:t>
      </w:r>
      <w:r w:rsidRPr="00DE6131">
        <w:rPr>
          <w:rFonts w:hint="cs"/>
          <w:rtl/>
        </w:rPr>
        <w:t xml:space="preserve"> </w:t>
      </w:r>
      <w:r w:rsidR="00932A82" w:rsidRPr="00DE6131">
        <w:rPr>
          <w:rFonts w:hint="cs"/>
          <w:rtl/>
        </w:rPr>
        <w:t>لها</w:t>
      </w:r>
      <w:r w:rsidRPr="00DE6131">
        <w:rPr>
          <w:rFonts w:hint="cs"/>
          <w:rtl/>
        </w:rPr>
        <w:t xml:space="preserve"> </w:t>
      </w:r>
      <w:r w:rsidR="00932A82" w:rsidRPr="00DE6131">
        <w:rPr>
          <w:rFonts w:hint="cs"/>
          <w:rtl/>
        </w:rPr>
        <w:t>من</w:t>
      </w:r>
      <w:r w:rsidRPr="00DE6131">
        <w:rPr>
          <w:rFonts w:hint="cs"/>
          <w:rtl/>
        </w:rPr>
        <w:t xml:space="preserve"> </w:t>
      </w:r>
      <w:r w:rsidR="004665EA" w:rsidRPr="00DE6131">
        <w:rPr>
          <w:rFonts w:hint="cs"/>
          <w:rtl/>
        </w:rPr>
        <w:t>امتيازات</w:t>
      </w:r>
      <w:r w:rsidRPr="00DE6131">
        <w:rPr>
          <w:rFonts w:hint="cs"/>
          <w:rtl/>
        </w:rPr>
        <w:t xml:space="preserve"> </w:t>
      </w:r>
      <w:r w:rsidR="004665EA" w:rsidRPr="00DE6131">
        <w:rPr>
          <w:rFonts w:hint="cs"/>
          <w:rtl/>
        </w:rPr>
        <w:t>السلطة</w:t>
      </w:r>
      <w:r w:rsidRPr="00DE6131">
        <w:rPr>
          <w:rFonts w:hint="cs"/>
          <w:rtl/>
        </w:rPr>
        <w:t xml:space="preserve"> </w:t>
      </w:r>
      <w:r w:rsidR="004665EA" w:rsidRPr="00DE6131">
        <w:rPr>
          <w:rFonts w:hint="cs"/>
          <w:rtl/>
        </w:rPr>
        <w:t>العامة</w:t>
      </w:r>
      <w:r w:rsidRPr="00DE6131">
        <w:rPr>
          <w:rFonts w:hint="cs"/>
          <w:rtl/>
        </w:rPr>
        <w:t xml:space="preserve"> </w:t>
      </w:r>
      <w:r w:rsidR="00932A82" w:rsidRPr="00DE6131">
        <w:rPr>
          <w:rFonts w:hint="cs"/>
          <w:rtl/>
        </w:rPr>
        <w:t>مستندة</w:t>
      </w:r>
      <w:r w:rsidRPr="00DE6131">
        <w:rPr>
          <w:rFonts w:hint="cs"/>
          <w:rtl/>
        </w:rPr>
        <w:t xml:space="preserve"> </w:t>
      </w:r>
      <w:r w:rsidR="00932A82" w:rsidRPr="00DE6131">
        <w:rPr>
          <w:rFonts w:hint="cs"/>
          <w:rtl/>
        </w:rPr>
        <w:t>في</w:t>
      </w:r>
      <w:r w:rsidRPr="00DE6131">
        <w:rPr>
          <w:rFonts w:hint="cs"/>
          <w:rtl/>
        </w:rPr>
        <w:t xml:space="preserve"> </w:t>
      </w:r>
      <w:r w:rsidR="00932A82" w:rsidRPr="00DE6131">
        <w:rPr>
          <w:rFonts w:hint="cs"/>
          <w:rtl/>
        </w:rPr>
        <w:t>ذلك</w:t>
      </w:r>
      <w:r w:rsidRPr="00DE6131">
        <w:rPr>
          <w:rFonts w:hint="cs"/>
          <w:rtl/>
        </w:rPr>
        <w:t xml:space="preserve"> </w:t>
      </w:r>
      <w:r w:rsidR="00932A82" w:rsidRPr="00DE6131">
        <w:rPr>
          <w:rFonts w:hint="cs"/>
          <w:rtl/>
        </w:rPr>
        <w:t>على</w:t>
      </w:r>
      <w:r w:rsidRPr="00DE6131">
        <w:rPr>
          <w:rFonts w:hint="cs"/>
          <w:rtl/>
        </w:rPr>
        <w:t xml:space="preserve"> </w:t>
      </w:r>
      <w:r w:rsidR="004665EA" w:rsidRPr="00DE6131">
        <w:rPr>
          <w:rFonts w:hint="cs"/>
          <w:rtl/>
        </w:rPr>
        <w:t>الطبيعة</w:t>
      </w:r>
      <w:r w:rsidRPr="00DE6131">
        <w:rPr>
          <w:rFonts w:hint="cs"/>
          <w:rtl/>
        </w:rPr>
        <w:t xml:space="preserve"> </w:t>
      </w:r>
      <w:r w:rsidR="005B7D34" w:rsidRPr="00DE6131">
        <w:rPr>
          <w:rFonts w:hint="cs"/>
          <w:rtl/>
        </w:rPr>
        <w:t>الإدارية</w:t>
      </w:r>
      <w:r w:rsidRPr="00DE6131">
        <w:rPr>
          <w:rFonts w:hint="cs"/>
          <w:rtl/>
        </w:rPr>
        <w:t xml:space="preserve"> </w:t>
      </w:r>
      <w:r w:rsidR="004665EA" w:rsidRPr="00DE6131">
        <w:rPr>
          <w:rFonts w:hint="cs"/>
          <w:rtl/>
        </w:rPr>
        <w:t>لعقد</w:t>
      </w:r>
      <w:r w:rsidRPr="00DE6131">
        <w:rPr>
          <w:rFonts w:hint="cs"/>
          <w:rtl/>
        </w:rPr>
        <w:t xml:space="preserve"> </w:t>
      </w:r>
      <w:r w:rsidR="004544DB" w:rsidRPr="00DE6131">
        <w:rPr>
          <w:rFonts w:hint="cs"/>
          <w:rtl/>
        </w:rPr>
        <w:t>التفويض.</w:t>
      </w:r>
      <w:r w:rsidRPr="00DE6131">
        <w:rPr>
          <w:rFonts w:hint="cs"/>
          <w:rtl/>
        </w:rPr>
        <w:t xml:space="preserve"> </w:t>
      </w:r>
    </w:p>
    <w:p w14:paraId="794DB763" w14:textId="360B8F03" w:rsidR="005C1F14" w:rsidRPr="00DE6131" w:rsidRDefault="00713331" w:rsidP="00960774">
      <w:pPr>
        <w:rPr>
          <w:rtl/>
        </w:rPr>
      </w:pPr>
      <w:r w:rsidRPr="00DE6131">
        <w:rPr>
          <w:rFonts w:hint="cs"/>
          <w:rtl/>
        </w:rPr>
        <w:t xml:space="preserve"> </w:t>
      </w:r>
      <w:r w:rsidR="00DA31B4" w:rsidRPr="00DE6131">
        <w:rPr>
          <w:rFonts w:hint="cs"/>
          <w:rtl/>
        </w:rPr>
        <w:t>ومن</w:t>
      </w:r>
      <w:r w:rsidRPr="00DE6131">
        <w:rPr>
          <w:rFonts w:hint="cs"/>
          <w:rtl/>
        </w:rPr>
        <w:t xml:space="preserve"> </w:t>
      </w:r>
      <w:r w:rsidR="00DA31B4" w:rsidRPr="00DE6131">
        <w:rPr>
          <w:rFonts w:hint="cs"/>
          <w:rtl/>
        </w:rPr>
        <w:t>هذا</w:t>
      </w:r>
      <w:r w:rsidRPr="00DE6131">
        <w:rPr>
          <w:rFonts w:hint="cs"/>
          <w:rtl/>
        </w:rPr>
        <w:t xml:space="preserve"> </w:t>
      </w:r>
      <w:r w:rsidR="00DA31B4" w:rsidRPr="00DE6131">
        <w:rPr>
          <w:rFonts w:hint="cs"/>
          <w:rtl/>
        </w:rPr>
        <w:t>المنطلق</w:t>
      </w:r>
      <w:r w:rsidRPr="00DE6131">
        <w:rPr>
          <w:rFonts w:hint="cs"/>
          <w:rtl/>
        </w:rPr>
        <w:t xml:space="preserve"> </w:t>
      </w:r>
      <w:r w:rsidR="00DA31B4" w:rsidRPr="00DE6131">
        <w:rPr>
          <w:rFonts w:hint="cs"/>
          <w:rtl/>
        </w:rPr>
        <w:t>تكتسي</w:t>
      </w:r>
      <w:r w:rsidRPr="00DE6131">
        <w:rPr>
          <w:rFonts w:hint="cs"/>
          <w:rtl/>
        </w:rPr>
        <w:t xml:space="preserve"> </w:t>
      </w:r>
      <w:r w:rsidR="00DF06F0" w:rsidRPr="00DE6131">
        <w:rPr>
          <w:rFonts w:hint="cs"/>
          <w:rtl/>
        </w:rPr>
        <w:t>عملية</w:t>
      </w:r>
      <w:r w:rsidRPr="00DE6131">
        <w:rPr>
          <w:rFonts w:hint="cs"/>
          <w:rtl/>
        </w:rPr>
        <w:t xml:space="preserve"> </w:t>
      </w:r>
      <w:r w:rsidR="00DF06F0" w:rsidRPr="00DE6131">
        <w:rPr>
          <w:rFonts w:hint="cs"/>
          <w:rtl/>
        </w:rPr>
        <w:t>الرقابة</w:t>
      </w:r>
      <w:r w:rsidRPr="00DE6131">
        <w:rPr>
          <w:rFonts w:hint="cs"/>
          <w:rtl/>
        </w:rPr>
        <w:t xml:space="preserve"> </w:t>
      </w:r>
      <w:r w:rsidR="006645A5" w:rsidRPr="00DE6131">
        <w:rPr>
          <w:rFonts w:hint="cs"/>
          <w:rtl/>
        </w:rPr>
        <w:t>بكل</w:t>
      </w:r>
      <w:r w:rsidRPr="00DE6131">
        <w:rPr>
          <w:rFonts w:hint="cs"/>
          <w:rtl/>
        </w:rPr>
        <w:t xml:space="preserve"> </w:t>
      </w:r>
      <w:r w:rsidR="006645A5" w:rsidRPr="00DE6131">
        <w:rPr>
          <w:rFonts w:hint="cs"/>
          <w:rtl/>
        </w:rPr>
        <w:t>أنواعها</w:t>
      </w:r>
      <w:r w:rsidRPr="00DE6131">
        <w:rPr>
          <w:rFonts w:hint="cs"/>
          <w:rtl/>
        </w:rPr>
        <w:t xml:space="preserve"> </w:t>
      </w:r>
      <w:r w:rsidR="00DF06F0" w:rsidRPr="00DE6131">
        <w:rPr>
          <w:rFonts w:hint="cs"/>
          <w:rtl/>
        </w:rPr>
        <w:t>على</w:t>
      </w:r>
      <w:r w:rsidRPr="00DE6131">
        <w:rPr>
          <w:rFonts w:hint="cs"/>
          <w:rtl/>
        </w:rPr>
        <w:t xml:space="preserve"> </w:t>
      </w:r>
      <w:r w:rsidR="00330B05" w:rsidRPr="00DE6131">
        <w:rPr>
          <w:rFonts w:hint="cs"/>
          <w:rtl/>
        </w:rPr>
        <w:t>عقود</w:t>
      </w:r>
      <w:r w:rsidRPr="00DE6131">
        <w:rPr>
          <w:rFonts w:hint="cs"/>
          <w:rtl/>
        </w:rPr>
        <w:t xml:space="preserve"> </w:t>
      </w:r>
      <w:r w:rsidR="00DA31B4" w:rsidRPr="00DE6131">
        <w:rPr>
          <w:rFonts w:hint="cs"/>
          <w:rtl/>
        </w:rPr>
        <w:t>التفويض</w:t>
      </w:r>
      <w:r w:rsidRPr="00DE6131">
        <w:rPr>
          <w:rFonts w:hint="cs"/>
          <w:rtl/>
        </w:rPr>
        <w:t xml:space="preserve"> </w:t>
      </w:r>
      <w:r w:rsidR="00DA31B4" w:rsidRPr="00DE6131">
        <w:rPr>
          <w:rFonts w:hint="cs"/>
          <w:rtl/>
        </w:rPr>
        <w:t>كآلية</w:t>
      </w:r>
      <w:r w:rsidRPr="00DE6131">
        <w:rPr>
          <w:rFonts w:hint="cs"/>
          <w:rtl/>
        </w:rPr>
        <w:t xml:space="preserve"> </w:t>
      </w:r>
      <w:r w:rsidR="00DA31B4" w:rsidRPr="00DE6131">
        <w:rPr>
          <w:rFonts w:hint="cs"/>
          <w:rtl/>
        </w:rPr>
        <w:t>حديثة</w:t>
      </w:r>
      <w:r w:rsidRPr="00DE6131">
        <w:rPr>
          <w:rFonts w:hint="cs"/>
          <w:rtl/>
        </w:rPr>
        <w:t xml:space="preserve"> </w:t>
      </w:r>
      <w:r w:rsidR="00DA31B4" w:rsidRPr="00DE6131">
        <w:rPr>
          <w:rFonts w:hint="cs"/>
          <w:rtl/>
        </w:rPr>
        <w:t>لتسيير</w:t>
      </w:r>
      <w:r w:rsidRPr="00DE6131">
        <w:rPr>
          <w:rFonts w:hint="cs"/>
          <w:rtl/>
        </w:rPr>
        <w:t xml:space="preserve"> </w:t>
      </w:r>
      <w:r w:rsidR="00DA31B4" w:rsidRPr="00DE6131">
        <w:rPr>
          <w:rFonts w:hint="cs"/>
          <w:rtl/>
        </w:rPr>
        <w:t>المرافق</w:t>
      </w:r>
      <w:r w:rsidRPr="00DE6131">
        <w:rPr>
          <w:rFonts w:hint="cs"/>
          <w:rtl/>
        </w:rPr>
        <w:t xml:space="preserve"> </w:t>
      </w:r>
      <w:r w:rsidR="00641126" w:rsidRPr="00DE6131">
        <w:rPr>
          <w:rFonts w:hint="cs"/>
          <w:rtl/>
        </w:rPr>
        <w:t>العامة</w:t>
      </w:r>
      <w:r w:rsidRPr="00DE6131">
        <w:rPr>
          <w:rFonts w:hint="cs"/>
          <w:rtl/>
        </w:rPr>
        <w:t xml:space="preserve"> </w:t>
      </w:r>
      <w:r w:rsidR="00674B82" w:rsidRPr="00DE6131">
        <w:rPr>
          <w:rFonts w:hint="cs"/>
          <w:rtl/>
        </w:rPr>
        <w:t>أهميتها</w:t>
      </w:r>
      <w:r w:rsidRPr="00DE6131">
        <w:rPr>
          <w:rFonts w:hint="cs"/>
          <w:rtl/>
        </w:rPr>
        <w:t xml:space="preserve"> </w:t>
      </w:r>
      <w:r w:rsidR="00205E5C" w:rsidRPr="00DE6131">
        <w:rPr>
          <w:rFonts w:hint="cs"/>
          <w:rtl/>
        </w:rPr>
        <w:t>النظرية</w:t>
      </w:r>
      <w:r w:rsidRPr="00DE6131">
        <w:rPr>
          <w:rFonts w:hint="cs"/>
          <w:rtl/>
        </w:rPr>
        <w:t xml:space="preserve"> </w:t>
      </w:r>
      <w:r w:rsidR="00205E5C" w:rsidRPr="00DE6131">
        <w:rPr>
          <w:rFonts w:hint="cs"/>
          <w:rtl/>
        </w:rPr>
        <w:t>من</w:t>
      </w:r>
      <w:r w:rsidRPr="00DE6131">
        <w:rPr>
          <w:rFonts w:hint="cs"/>
          <w:rtl/>
        </w:rPr>
        <w:t xml:space="preserve"> </w:t>
      </w:r>
      <w:r w:rsidR="00DF06F0" w:rsidRPr="00DE6131">
        <w:rPr>
          <w:rFonts w:hint="cs"/>
          <w:rtl/>
        </w:rPr>
        <w:t>أهمية</w:t>
      </w:r>
      <w:r w:rsidRPr="00DE6131">
        <w:rPr>
          <w:rFonts w:hint="cs"/>
          <w:rtl/>
        </w:rPr>
        <w:t xml:space="preserve"> </w:t>
      </w:r>
      <w:r w:rsidR="00DF06F0" w:rsidRPr="00DE6131">
        <w:rPr>
          <w:rFonts w:hint="cs"/>
          <w:rtl/>
        </w:rPr>
        <w:t>المرفق</w:t>
      </w:r>
      <w:r w:rsidRPr="00DE6131">
        <w:rPr>
          <w:rFonts w:hint="cs"/>
          <w:rtl/>
        </w:rPr>
        <w:t xml:space="preserve"> </w:t>
      </w:r>
      <w:r w:rsidR="00DF06F0" w:rsidRPr="00DE6131">
        <w:rPr>
          <w:rFonts w:hint="cs"/>
          <w:rtl/>
        </w:rPr>
        <w:t>العام</w:t>
      </w:r>
      <w:r w:rsidRPr="00DE6131">
        <w:rPr>
          <w:rFonts w:hint="cs"/>
          <w:rtl/>
        </w:rPr>
        <w:t xml:space="preserve"> </w:t>
      </w:r>
      <w:r w:rsidR="00DF06F0" w:rsidRPr="00DE6131">
        <w:rPr>
          <w:rFonts w:hint="cs"/>
          <w:rtl/>
        </w:rPr>
        <w:t>في</w:t>
      </w:r>
      <w:r w:rsidRPr="00DE6131">
        <w:rPr>
          <w:rFonts w:hint="cs"/>
          <w:rtl/>
        </w:rPr>
        <w:t xml:space="preserve"> </w:t>
      </w:r>
      <w:r w:rsidR="00DF06F0" w:rsidRPr="00DE6131">
        <w:rPr>
          <w:rFonts w:hint="cs"/>
          <w:rtl/>
        </w:rPr>
        <w:t>حد</w:t>
      </w:r>
      <w:r w:rsidRPr="00DE6131">
        <w:rPr>
          <w:rFonts w:hint="cs"/>
          <w:rtl/>
        </w:rPr>
        <w:t xml:space="preserve"> </w:t>
      </w:r>
      <w:r w:rsidR="00DF06F0" w:rsidRPr="00DE6131">
        <w:rPr>
          <w:rFonts w:hint="cs"/>
          <w:rtl/>
        </w:rPr>
        <w:t>ذاته</w:t>
      </w:r>
      <w:r w:rsidR="005C1F14" w:rsidRPr="00DE6131">
        <w:rPr>
          <w:rFonts w:hint="cs"/>
          <w:rtl/>
        </w:rPr>
        <w:t>،</w:t>
      </w:r>
      <w:r w:rsidRPr="00DE6131">
        <w:rPr>
          <w:rFonts w:hint="cs"/>
          <w:rtl/>
        </w:rPr>
        <w:t xml:space="preserve"> </w:t>
      </w:r>
      <w:r w:rsidR="00DF06F0" w:rsidRPr="00DE6131">
        <w:rPr>
          <w:rFonts w:hint="cs"/>
          <w:rtl/>
        </w:rPr>
        <w:t>ومكانته</w:t>
      </w:r>
      <w:r w:rsidRPr="00DE6131">
        <w:rPr>
          <w:rFonts w:hint="cs"/>
          <w:rtl/>
        </w:rPr>
        <w:t xml:space="preserve"> </w:t>
      </w:r>
      <w:r w:rsidR="00DF06F0" w:rsidRPr="00DE6131">
        <w:rPr>
          <w:rFonts w:hint="cs"/>
          <w:rtl/>
        </w:rPr>
        <w:t>كمحور</w:t>
      </w:r>
      <w:r w:rsidRPr="00DE6131">
        <w:rPr>
          <w:rFonts w:hint="cs"/>
          <w:rtl/>
        </w:rPr>
        <w:t xml:space="preserve"> </w:t>
      </w:r>
      <w:r w:rsidR="00DF06F0" w:rsidRPr="00DE6131">
        <w:rPr>
          <w:rFonts w:hint="cs"/>
          <w:rtl/>
        </w:rPr>
        <w:t>من</w:t>
      </w:r>
      <w:r w:rsidRPr="00DE6131">
        <w:rPr>
          <w:rFonts w:hint="cs"/>
          <w:rtl/>
        </w:rPr>
        <w:t xml:space="preserve"> </w:t>
      </w:r>
      <w:r w:rsidR="00DF06F0" w:rsidRPr="00DE6131">
        <w:rPr>
          <w:rFonts w:hint="cs"/>
          <w:rtl/>
        </w:rPr>
        <w:t>المحاور</w:t>
      </w:r>
      <w:r w:rsidRPr="00DE6131">
        <w:rPr>
          <w:rFonts w:hint="cs"/>
          <w:rtl/>
        </w:rPr>
        <w:t xml:space="preserve"> </w:t>
      </w:r>
      <w:r w:rsidR="00DF06F0" w:rsidRPr="00DE6131">
        <w:rPr>
          <w:rFonts w:hint="cs"/>
          <w:rtl/>
        </w:rPr>
        <w:t>الأساسية</w:t>
      </w:r>
      <w:r w:rsidRPr="00DE6131">
        <w:rPr>
          <w:rFonts w:hint="cs"/>
          <w:rtl/>
        </w:rPr>
        <w:t xml:space="preserve"> </w:t>
      </w:r>
      <w:r w:rsidR="00DF06F0" w:rsidRPr="00DE6131">
        <w:rPr>
          <w:rFonts w:hint="cs"/>
          <w:rtl/>
        </w:rPr>
        <w:t>للقانون</w:t>
      </w:r>
      <w:r w:rsidRPr="00DE6131">
        <w:rPr>
          <w:rFonts w:hint="cs"/>
          <w:rtl/>
        </w:rPr>
        <w:t xml:space="preserve"> </w:t>
      </w:r>
      <w:r w:rsidR="00DF06F0" w:rsidRPr="00DE6131">
        <w:rPr>
          <w:rFonts w:hint="cs"/>
          <w:rtl/>
        </w:rPr>
        <w:t>الإداري</w:t>
      </w:r>
      <w:r w:rsidRPr="00DE6131">
        <w:rPr>
          <w:rFonts w:hint="cs"/>
          <w:rtl/>
        </w:rPr>
        <w:t xml:space="preserve"> </w:t>
      </w:r>
      <w:r w:rsidR="006645A5" w:rsidRPr="00DE6131">
        <w:rPr>
          <w:rFonts w:hint="cs"/>
          <w:rtl/>
        </w:rPr>
        <w:t>من</w:t>
      </w:r>
      <w:r w:rsidRPr="00DE6131">
        <w:rPr>
          <w:rFonts w:hint="cs"/>
          <w:rtl/>
        </w:rPr>
        <w:t xml:space="preserve"> </w:t>
      </w:r>
      <w:r w:rsidR="006645A5" w:rsidRPr="00DE6131">
        <w:rPr>
          <w:rFonts w:hint="cs"/>
          <w:rtl/>
        </w:rPr>
        <w:t>جهة</w:t>
      </w:r>
      <w:r w:rsidR="00DF06F0" w:rsidRPr="00DE6131">
        <w:rPr>
          <w:rFonts w:hint="cs"/>
          <w:rtl/>
        </w:rPr>
        <w:t>،</w:t>
      </w:r>
      <w:r w:rsidRPr="00DE6131">
        <w:rPr>
          <w:rFonts w:hint="cs"/>
          <w:rtl/>
        </w:rPr>
        <w:t xml:space="preserve"> </w:t>
      </w:r>
      <w:r w:rsidR="006645A5" w:rsidRPr="00DE6131">
        <w:rPr>
          <w:rFonts w:hint="cs"/>
          <w:rtl/>
        </w:rPr>
        <w:t>بالإضافة</w:t>
      </w:r>
      <w:r w:rsidRPr="00DE6131">
        <w:rPr>
          <w:rFonts w:hint="cs"/>
          <w:rtl/>
        </w:rPr>
        <w:t xml:space="preserve"> </w:t>
      </w:r>
      <w:r w:rsidR="006645A5" w:rsidRPr="00DE6131">
        <w:rPr>
          <w:rFonts w:hint="cs"/>
          <w:rtl/>
        </w:rPr>
        <w:t>إلى</w:t>
      </w:r>
      <w:r w:rsidRPr="00DE6131">
        <w:rPr>
          <w:rFonts w:hint="cs"/>
          <w:rtl/>
        </w:rPr>
        <w:t xml:space="preserve"> </w:t>
      </w:r>
      <w:r w:rsidR="006645A5" w:rsidRPr="00DE6131">
        <w:rPr>
          <w:rFonts w:hint="cs"/>
          <w:rtl/>
        </w:rPr>
        <w:t>كون</w:t>
      </w:r>
      <w:r w:rsidRPr="00DE6131">
        <w:rPr>
          <w:rFonts w:hint="cs"/>
          <w:rtl/>
        </w:rPr>
        <w:t xml:space="preserve"> </w:t>
      </w:r>
      <w:r w:rsidR="006645A5" w:rsidRPr="00DE6131">
        <w:rPr>
          <w:rFonts w:hint="cs"/>
          <w:rtl/>
        </w:rPr>
        <w:t>إقامة</w:t>
      </w:r>
      <w:r w:rsidRPr="00DE6131">
        <w:rPr>
          <w:rFonts w:hint="cs"/>
          <w:rtl/>
        </w:rPr>
        <w:t xml:space="preserve"> </w:t>
      </w:r>
      <w:r w:rsidR="006645A5" w:rsidRPr="00DE6131">
        <w:rPr>
          <w:rFonts w:hint="cs"/>
          <w:rtl/>
        </w:rPr>
        <w:t>المرفق</w:t>
      </w:r>
      <w:r w:rsidRPr="00DE6131">
        <w:rPr>
          <w:rFonts w:hint="cs"/>
          <w:rtl/>
        </w:rPr>
        <w:t xml:space="preserve"> </w:t>
      </w:r>
      <w:r w:rsidR="006645A5" w:rsidRPr="00DE6131">
        <w:rPr>
          <w:rFonts w:hint="cs"/>
          <w:rtl/>
        </w:rPr>
        <w:t>العام</w:t>
      </w:r>
      <w:r w:rsidRPr="00DE6131">
        <w:rPr>
          <w:rFonts w:hint="cs"/>
          <w:rtl/>
        </w:rPr>
        <w:t xml:space="preserve"> </w:t>
      </w:r>
      <w:r w:rsidR="005C1F14" w:rsidRPr="00DE6131">
        <w:rPr>
          <w:rFonts w:hint="cs"/>
          <w:rtl/>
        </w:rPr>
        <w:t>و</w:t>
      </w:r>
      <w:r w:rsidR="006645A5" w:rsidRPr="00DE6131">
        <w:rPr>
          <w:rFonts w:hint="cs"/>
          <w:rtl/>
        </w:rPr>
        <w:t>إدارته</w:t>
      </w:r>
      <w:r w:rsidRPr="00DE6131">
        <w:rPr>
          <w:rFonts w:hint="cs"/>
          <w:rtl/>
        </w:rPr>
        <w:t xml:space="preserve"> </w:t>
      </w:r>
      <w:r w:rsidR="006645A5" w:rsidRPr="00DE6131">
        <w:rPr>
          <w:rFonts w:hint="cs"/>
          <w:rtl/>
        </w:rPr>
        <w:t>تعتبر</w:t>
      </w:r>
      <w:r w:rsidRPr="00DE6131">
        <w:rPr>
          <w:rFonts w:hint="cs"/>
          <w:rtl/>
        </w:rPr>
        <w:t xml:space="preserve"> </w:t>
      </w:r>
      <w:r w:rsidR="006645A5" w:rsidRPr="00DE6131">
        <w:rPr>
          <w:rFonts w:hint="cs"/>
          <w:rtl/>
        </w:rPr>
        <w:t>من</w:t>
      </w:r>
      <w:r w:rsidRPr="00DE6131">
        <w:rPr>
          <w:rFonts w:hint="cs"/>
          <w:rtl/>
        </w:rPr>
        <w:t xml:space="preserve"> </w:t>
      </w:r>
      <w:r w:rsidR="006645A5" w:rsidRPr="00DE6131">
        <w:rPr>
          <w:rFonts w:hint="cs"/>
          <w:rtl/>
        </w:rPr>
        <w:t>المهام</w:t>
      </w:r>
      <w:r w:rsidRPr="00DE6131">
        <w:rPr>
          <w:rFonts w:hint="cs"/>
          <w:rtl/>
        </w:rPr>
        <w:t xml:space="preserve"> </w:t>
      </w:r>
      <w:r w:rsidR="006645A5" w:rsidRPr="00DE6131">
        <w:rPr>
          <w:rFonts w:hint="cs"/>
          <w:rtl/>
        </w:rPr>
        <w:t>الأصلية</w:t>
      </w:r>
      <w:r w:rsidRPr="00DE6131">
        <w:rPr>
          <w:rFonts w:hint="cs"/>
          <w:rtl/>
        </w:rPr>
        <w:t xml:space="preserve"> </w:t>
      </w:r>
      <w:r w:rsidR="006645A5" w:rsidRPr="00DE6131">
        <w:rPr>
          <w:rFonts w:hint="cs"/>
          <w:rtl/>
        </w:rPr>
        <w:t>للدولة،</w:t>
      </w:r>
      <w:r w:rsidRPr="00DE6131">
        <w:rPr>
          <w:rFonts w:hint="cs"/>
          <w:rtl/>
        </w:rPr>
        <w:t xml:space="preserve"> </w:t>
      </w:r>
      <w:r w:rsidR="005C1F14" w:rsidRPr="00DE6131">
        <w:rPr>
          <w:rFonts w:hint="cs"/>
          <w:rtl/>
        </w:rPr>
        <w:t>وأن</w:t>
      </w:r>
      <w:r w:rsidRPr="00DE6131">
        <w:rPr>
          <w:rFonts w:hint="cs"/>
          <w:rtl/>
        </w:rPr>
        <w:t xml:space="preserve"> </w:t>
      </w:r>
      <w:r w:rsidR="005C1F14" w:rsidRPr="00DE6131">
        <w:rPr>
          <w:rFonts w:hint="cs"/>
          <w:rtl/>
        </w:rPr>
        <w:t>التخلي</w:t>
      </w:r>
      <w:r w:rsidRPr="00DE6131">
        <w:rPr>
          <w:rFonts w:hint="cs"/>
          <w:rtl/>
        </w:rPr>
        <w:t xml:space="preserve"> </w:t>
      </w:r>
      <w:r w:rsidR="005C1F14" w:rsidRPr="00DE6131">
        <w:rPr>
          <w:rFonts w:hint="cs"/>
          <w:rtl/>
        </w:rPr>
        <w:t>عن</w:t>
      </w:r>
      <w:r w:rsidRPr="00DE6131">
        <w:rPr>
          <w:rFonts w:hint="cs"/>
          <w:rtl/>
        </w:rPr>
        <w:t xml:space="preserve"> </w:t>
      </w:r>
      <w:r w:rsidR="005C1F14" w:rsidRPr="00DE6131">
        <w:rPr>
          <w:rFonts w:hint="cs"/>
          <w:rtl/>
        </w:rPr>
        <w:t>تسييره</w:t>
      </w:r>
      <w:r w:rsidRPr="00DE6131">
        <w:rPr>
          <w:rFonts w:hint="cs"/>
          <w:rtl/>
        </w:rPr>
        <w:t xml:space="preserve"> </w:t>
      </w:r>
      <w:r w:rsidR="005C1F14" w:rsidRPr="00DE6131">
        <w:rPr>
          <w:rFonts w:hint="cs"/>
          <w:rtl/>
        </w:rPr>
        <w:t>لأطراف</w:t>
      </w:r>
      <w:r w:rsidRPr="00DE6131">
        <w:rPr>
          <w:rFonts w:hint="cs"/>
          <w:rtl/>
        </w:rPr>
        <w:t xml:space="preserve"> </w:t>
      </w:r>
      <w:r w:rsidR="005C1F14" w:rsidRPr="00DE6131">
        <w:rPr>
          <w:rFonts w:hint="cs"/>
          <w:rtl/>
        </w:rPr>
        <w:t>أخرى</w:t>
      </w:r>
      <w:r w:rsidRPr="00DE6131">
        <w:rPr>
          <w:rFonts w:hint="cs"/>
          <w:rtl/>
        </w:rPr>
        <w:t xml:space="preserve"> </w:t>
      </w:r>
      <w:r w:rsidR="005C1F14" w:rsidRPr="00DE6131">
        <w:rPr>
          <w:rFonts w:hint="cs"/>
          <w:rtl/>
        </w:rPr>
        <w:t>لا</w:t>
      </w:r>
      <w:r w:rsidRPr="00DE6131">
        <w:rPr>
          <w:rFonts w:hint="cs"/>
          <w:rtl/>
        </w:rPr>
        <w:t xml:space="preserve"> </w:t>
      </w:r>
      <w:r w:rsidR="005C1F14" w:rsidRPr="00DE6131">
        <w:rPr>
          <w:rFonts w:hint="cs"/>
          <w:rtl/>
        </w:rPr>
        <w:t>يعفي</w:t>
      </w:r>
      <w:r w:rsidRPr="00DE6131">
        <w:rPr>
          <w:rFonts w:hint="cs"/>
          <w:rtl/>
        </w:rPr>
        <w:t xml:space="preserve"> </w:t>
      </w:r>
      <w:r w:rsidR="005C1F14" w:rsidRPr="00DE6131">
        <w:rPr>
          <w:rFonts w:hint="cs"/>
          <w:rtl/>
        </w:rPr>
        <w:t>السلطة</w:t>
      </w:r>
      <w:r w:rsidRPr="00DE6131">
        <w:rPr>
          <w:rFonts w:hint="cs"/>
          <w:rtl/>
        </w:rPr>
        <w:t xml:space="preserve"> </w:t>
      </w:r>
      <w:r w:rsidR="005C1F14" w:rsidRPr="00DE6131">
        <w:rPr>
          <w:rFonts w:hint="cs"/>
          <w:rtl/>
        </w:rPr>
        <w:t>المفوضة</w:t>
      </w:r>
      <w:r w:rsidRPr="00DE6131">
        <w:rPr>
          <w:rFonts w:hint="cs"/>
          <w:rtl/>
        </w:rPr>
        <w:t xml:space="preserve"> </w:t>
      </w:r>
      <w:r w:rsidR="005C1F14" w:rsidRPr="00DE6131">
        <w:rPr>
          <w:rFonts w:hint="cs"/>
          <w:rtl/>
        </w:rPr>
        <w:t>من</w:t>
      </w:r>
      <w:r w:rsidRPr="00DE6131">
        <w:rPr>
          <w:rFonts w:hint="cs"/>
          <w:rtl/>
        </w:rPr>
        <w:t xml:space="preserve"> </w:t>
      </w:r>
      <w:r w:rsidR="005C1F14" w:rsidRPr="00DE6131">
        <w:rPr>
          <w:rFonts w:hint="cs"/>
          <w:rtl/>
        </w:rPr>
        <w:t>واجباتها</w:t>
      </w:r>
      <w:r w:rsidRPr="00DE6131">
        <w:rPr>
          <w:rFonts w:hint="cs"/>
          <w:rtl/>
        </w:rPr>
        <w:t xml:space="preserve"> </w:t>
      </w:r>
      <w:r w:rsidR="006645A5" w:rsidRPr="00DE6131">
        <w:rPr>
          <w:rFonts w:hint="cs"/>
          <w:rtl/>
        </w:rPr>
        <w:t>الرقاب</w:t>
      </w:r>
      <w:r w:rsidR="005C1F14" w:rsidRPr="00DE6131">
        <w:rPr>
          <w:rFonts w:hint="cs"/>
          <w:rtl/>
        </w:rPr>
        <w:t>ي</w:t>
      </w:r>
      <w:r w:rsidR="006645A5" w:rsidRPr="00DE6131">
        <w:rPr>
          <w:rFonts w:hint="cs"/>
          <w:rtl/>
        </w:rPr>
        <w:t>ة</w:t>
      </w:r>
      <w:r w:rsidRPr="00DE6131">
        <w:rPr>
          <w:rFonts w:hint="cs"/>
          <w:rtl/>
        </w:rPr>
        <w:t xml:space="preserve"> </w:t>
      </w:r>
      <w:r w:rsidR="006645A5" w:rsidRPr="00DE6131">
        <w:rPr>
          <w:rFonts w:hint="cs"/>
          <w:rtl/>
        </w:rPr>
        <w:t>على</w:t>
      </w:r>
      <w:r w:rsidRPr="00DE6131">
        <w:rPr>
          <w:rFonts w:hint="cs"/>
          <w:rtl/>
        </w:rPr>
        <w:t xml:space="preserve"> </w:t>
      </w:r>
      <w:r w:rsidR="006645A5" w:rsidRPr="00DE6131">
        <w:rPr>
          <w:rFonts w:hint="cs"/>
          <w:rtl/>
        </w:rPr>
        <w:t>عقد</w:t>
      </w:r>
      <w:r w:rsidRPr="00DE6131">
        <w:rPr>
          <w:rFonts w:hint="cs"/>
          <w:rtl/>
        </w:rPr>
        <w:t xml:space="preserve"> </w:t>
      </w:r>
      <w:r w:rsidR="005C1F14" w:rsidRPr="00DE6131">
        <w:rPr>
          <w:rFonts w:hint="cs"/>
          <w:rtl/>
        </w:rPr>
        <w:t>التفوي</w:t>
      </w:r>
      <w:r w:rsidR="005C1F14" w:rsidRPr="00DE6131">
        <w:rPr>
          <w:rtl/>
        </w:rPr>
        <w:t>ض</w:t>
      </w:r>
      <w:r w:rsidRPr="00DE6131">
        <w:rPr>
          <w:rFonts w:hint="cs"/>
          <w:rtl/>
        </w:rPr>
        <w:t xml:space="preserve"> </w:t>
      </w:r>
      <w:r w:rsidR="005C1F14" w:rsidRPr="00DE6131">
        <w:rPr>
          <w:rFonts w:hint="cs"/>
          <w:rtl/>
        </w:rPr>
        <w:t>قصد</w:t>
      </w:r>
      <w:r w:rsidRPr="00DE6131">
        <w:rPr>
          <w:rFonts w:hint="cs"/>
          <w:rtl/>
        </w:rPr>
        <w:t xml:space="preserve"> </w:t>
      </w:r>
      <w:r w:rsidR="005C1F14" w:rsidRPr="00DE6131">
        <w:rPr>
          <w:rFonts w:hint="cs"/>
          <w:rtl/>
        </w:rPr>
        <w:t>تنظيم</w:t>
      </w:r>
      <w:r w:rsidRPr="00DE6131">
        <w:rPr>
          <w:rFonts w:hint="cs"/>
          <w:rtl/>
        </w:rPr>
        <w:t xml:space="preserve"> </w:t>
      </w:r>
      <w:r w:rsidR="005C1F14" w:rsidRPr="00DE6131">
        <w:rPr>
          <w:rFonts w:hint="cs"/>
          <w:rtl/>
        </w:rPr>
        <w:t>حالات</w:t>
      </w:r>
      <w:r w:rsidRPr="00DE6131">
        <w:rPr>
          <w:rFonts w:hint="cs"/>
          <w:rtl/>
        </w:rPr>
        <w:t xml:space="preserve"> </w:t>
      </w:r>
      <w:r w:rsidR="005C1F14" w:rsidRPr="00DE6131">
        <w:rPr>
          <w:rFonts w:hint="cs"/>
          <w:rtl/>
        </w:rPr>
        <w:t>اللجوء</w:t>
      </w:r>
      <w:r w:rsidRPr="00DE6131">
        <w:rPr>
          <w:rFonts w:hint="cs"/>
          <w:rtl/>
        </w:rPr>
        <w:t xml:space="preserve"> </w:t>
      </w:r>
      <w:r w:rsidR="005C1F14" w:rsidRPr="00DE6131">
        <w:rPr>
          <w:rFonts w:hint="cs"/>
          <w:rtl/>
        </w:rPr>
        <w:t>إليه</w:t>
      </w:r>
      <w:r w:rsidRPr="00DE6131">
        <w:rPr>
          <w:rFonts w:hint="cs"/>
          <w:rtl/>
        </w:rPr>
        <w:t xml:space="preserve"> </w:t>
      </w:r>
      <w:r w:rsidR="005C1F14" w:rsidRPr="00DE6131">
        <w:rPr>
          <w:rFonts w:hint="cs"/>
          <w:rtl/>
        </w:rPr>
        <w:t>و</w:t>
      </w:r>
      <w:r w:rsidR="0091234F" w:rsidRPr="00DE6131">
        <w:rPr>
          <w:rFonts w:hint="cs"/>
          <w:rtl/>
        </w:rPr>
        <w:t>مدى</w:t>
      </w:r>
      <w:r w:rsidRPr="00DE6131">
        <w:rPr>
          <w:rFonts w:hint="cs"/>
          <w:rtl/>
        </w:rPr>
        <w:t xml:space="preserve"> </w:t>
      </w:r>
      <w:r w:rsidR="0091234F" w:rsidRPr="00DE6131">
        <w:rPr>
          <w:rFonts w:hint="cs"/>
          <w:rtl/>
        </w:rPr>
        <w:t>قابلية</w:t>
      </w:r>
      <w:r w:rsidRPr="00DE6131">
        <w:rPr>
          <w:rFonts w:hint="cs"/>
          <w:rtl/>
        </w:rPr>
        <w:t xml:space="preserve"> </w:t>
      </w:r>
      <w:r w:rsidR="0091234F" w:rsidRPr="00DE6131">
        <w:rPr>
          <w:rFonts w:hint="cs"/>
          <w:rtl/>
        </w:rPr>
        <w:t>المرفق</w:t>
      </w:r>
      <w:r w:rsidRPr="00DE6131">
        <w:rPr>
          <w:rFonts w:hint="cs"/>
          <w:rtl/>
        </w:rPr>
        <w:t xml:space="preserve"> </w:t>
      </w:r>
      <w:r w:rsidR="00700A95" w:rsidRPr="00DE6131">
        <w:rPr>
          <w:rFonts w:hint="cs"/>
          <w:rtl/>
        </w:rPr>
        <w:t>للتفويض،</w:t>
      </w:r>
      <w:r w:rsidRPr="00DE6131">
        <w:rPr>
          <w:rFonts w:hint="cs"/>
          <w:rtl/>
        </w:rPr>
        <w:t xml:space="preserve"> </w:t>
      </w:r>
      <w:r w:rsidR="00700A95" w:rsidRPr="00DE6131">
        <w:rPr>
          <w:rFonts w:hint="cs"/>
          <w:rtl/>
        </w:rPr>
        <w:t>بالإضافة</w:t>
      </w:r>
      <w:r w:rsidRPr="00DE6131">
        <w:rPr>
          <w:rFonts w:hint="cs"/>
          <w:rtl/>
        </w:rPr>
        <w:t xml:space="preserve"> </w:t>
      </w:r>
      <w:r w:rsidR="00700A95" w:rsidRPr="00DE6131">
        <w:rPr>
          <w:rFonts w:hint="cs"/>
          <w:rtl/>
        </w:rPr>
        <w:t>إلى</w:t>
      </w:r>
      <w:r w:rsidRPr="00DE6131">
        <w:rPr>
          <w:rFonts w:hint="cs"/>
          <w:rtl/>
        </w:rPr>
        <w:t xml:space="preserve"> </w:t>
      </w:r>
      <w:r w:rsidR="005C1F14" w:rsidRPr="00DE6131">
        <w:rPr>
          <w:rFonts w:hint="cs"/>
          <w:rtl/>
        </w:rPr>
        <w:t>ضمان</w:t>
      </w:r>
      <w:r w:rsidRPr="00DE6131">
        <w:rPr>
          <w:rFonts w:hint="cs"/>
          <w:rtl/>
        </w:rPr>
        <w:t xml:space="preserve"> </w:t>
      </w:r>
      <w:r w:rsidR="005C1F14" w:rsidRPr="00DE6131">
        <w:rPr>
          <w:rFonts w:hint="cs"/>
          <w:rtl/>
        </w:rPr>
        <w:t>عدم</w:t>
      </w:r>
      <w:r w:rsidRPr="00DE6131">
        <w:rPr>
          <w:rFonts w:hint="cs"/>
          <w:rtl/>
        </w:rPr>
        <w:t xml:space="preserve"> </w:t>
      </w:r>
      <w:r w:rsidR="005C1F14" w:rsidRPr="00DE6131">
        <w:rPr>
          <w:rFonts w:hint="cs"/>
          <w:rtl/>
        </w:rPr>
        <w:t>الانحراف</w:t>
      </w:r>
      <w:r w:rsidRPr="00DE6131">
        <w:rPr>
          <w:rFonts w:hint="cs"/>
          <w:rtl/>
        </w:rPr>
        <w:t xml:space="preserve"> </w:t>
      </w:r>
      <w:r w:rsidR="005C1F14" w:rsidRPr="00DE6131">
        <w:rPr>
          <w:rFonts w:hint="cs"/>
          <w:rtl/>
        </w:rPr>
        <w:t>به</w:t>
      </w:r>
      <w:r w:rsidRPr="00DE6131">
        <w:rPr>
          <w:rFonts w:hint="cs"/>
          <w:rtl/>
        </w:rPr>
        <w:t xml:space="preserve"> </w:t>
      </w:r>
      <w:r w:rsidR="005C1F14" w:rsidRPr="00DE6131">
        <w:rPr>
          <w:rFonts w:hint="cs"/>
          <w:rtl/>
        </w:rPr>
        <w:t>عن</w:t>
      </w:r>
      <w:r w:rsidRPr="00DE6131">
        <w:rPr>
          <w:rFonts w:hint="cs"/>
          <w:rtl/>
        </w:rPr>
        <w:t xml:space="preserve"> </w:t>
      </w:r>
      <w:r w:rsidR="005C1F14" w:rsidRPr="00DE6131">
        <w:rPr>
          <w:rFonts w:hint="cs"/>
          <w:rtl/>
        </w:rPr>
        <w:t>الأهداف</w:t>
      </w:r>
      <w:r w:rsidRPr="00DE6131">
        <w:rPr>
          <w:rFonts w:hint="cs"/>
          <w:rtl/>
        </w:rPr>
        <w:t xml:space="preserve"> </w:t>
      </w:r>
      <w:r w:rsidR="00DE73AA" w:rsidRPr="00DE6131">
        <w:rPr>
          <w:rFonts w:hint="cs"/>
          <w:rtl/>
        </w:rPr>
        <w:t>التي</w:t>
      </w:r>
      <w:r w:rsidRPr="00DE6131">
        <w:rPr>
          <w:rFonts w:hint="cs"/>
          <w:rtl/>
        </w:rPr>
        <w:t xml:space="preserve"> </w:t>
      </w:r>
      <w:r w:rsidR="00DE73AA" w:rsidRPr="00DE6131">
        <w:rPr>
          <w:rFonts w:hint="cs"/>
          <w:rtl/>
        </w:rPr>
        <w:t>أنشأ</w:t>
      </w:r>
      <w:r w:rsidRPr="00DE6131">
        <w:rPr>
          <w:rFonts w:hint="cs"/>
          <w:rtl/>
        </w:rPr>
        <w:t xml:space="preserve"> </w:t>
      </w:r>
      <w:r w:rsidR="00DE73AA" w:rsidRPr="00DE6131">
        <w:rPr>
          <w:rFonts w:hint="cs"/>
          <w:rtl/>
        </w:rPr>
        <w:t>من</w:t>
      </w:r>
      <w:r w:rsidRPr="00DE6131">
        <w:rPr>
          <w:rFonts w:hint="cs"/>
          <w:rtl/>
        </w:rPr>
        <w:t xml:space="preserve"> </w:t>
      </w:r>
      <w:r w:rsidR="00F65C8C" w:rsidRPr="00DE6131">
        <w:rPr>
          <w:rFonts w:hint="cs"/>
          <w:rtl/>
        </w:rPr>
        <w:t>أجلها.</w:t>
      </w:r>
    </w:p>
    <w:p w14:paraId="35815584" w14:textId="1B0F200E" w:rsidR="0061694F" w:rsidRPr="00DE6131" w:rsidRDefault="00F477A0" w:rsidP="00960774">
      <w:pPr>
        <w:rPr>
          <w:highlight w:val="cyan"/>
          <w:rtl/>
        </w:rPr>
      </w:pPr>
      <w:r w:rsidRPr="00DE6131">
        <w:rPr>
          <w:rFonts w:hint="cs"/>
          <w:rtl/>
        </w:rPr>
        <w:t>بالإضافة</w:t>
      </w:r>
      <w:r w:rsidR="00713331" w:rsidRPr="00DE6131">
        <w:rPr>
          <w:rFonts w:hint="cs"/>
          <w:rtl/>
        </w:rPr>
        <w:t xml:space="preserve"> </w:t>
      </w:r>
      <w:r w:rsidRPr="00DE6131">
        <w:rPr>
          <w:rFonts w:hint="cs"/>
          <w:rtl/>
        </w:rPr>
        <w:t>إلى</w:t>
      </w:r>
      <w:r w:rsidR="00713331" w:rsidRPr="00DE6131">
        <w:rPr>
          <w:rFonts w:hint="cs"/>
          <w:rtl/>
        </w:rPr>
        <w:t xml:space="preserve"> </w:t>
      </w:r>
      <w:r w:rsidR="007C6272" w:rsidRPr="00DE6131">
        <w:rPr>
          <w:rFonts w:hint="cs"/>
          <w:rtl/>
        </w:rPr>
        <w:t>الأهمية</w:t>
      </w:r>
      <w:r w:rsidR="00713331" w:rsidRPr="00DE6131">
        <w:rPr>
          <w:rFonts w:hint="cs"/>
          <w:rtl/>
        </w:rPr>
        <w:t xml:space="preserve"> </w:t>
      </w:r>
      <w:r w:rsidR="00A331DA" w:rsidRPr="00DE6131">
        <w:rPr>
          <w:rFonts w:hint="cs"/>
          <w:rtl/>
        </w:rPr>
        <w:t>العملية</w:t>
      </w:r>
      <w:r w:rsidR="00713331" w:rsidRPr="00DE6131">
        <w:rPr>
          <w:rFonts w:hint="cs"/>
          <w:rtl/>
        </w:rPr>
        <w:t xml:space="preserve"> </w:t>
      </w:r>
      <w:r w:rsidR="008248C1" w:rsidRPr="00DE6131">
        <w:rPr>
          <w:rFonts w:hint="cs"/>
          <w:rtl/>
        </w:rPr>
        <w:t>للرقابة</w:t>
      </w:r>
      <w:r w:rsidR="00713331" w:rsidRPr="00DE6131">
        <w:rPr>
          <w:rFonts w:hint="cs"/>
          <w:rtl/>
        </w:rPr>
        <w:t xml:space="preserve"> </w:t>
      </w:r>
      <w:r w:rsidR="008248C1" w:rsidRPr="00DE6131">
        <w:rPr>
          <w:rFonts w:hint="cs"/>
          <w:rtl/>
        </w:rPr>
        <w:t>على</w:t>
      </w:r>
      <w:r w:rsidR="00713331" w:rsidRPr="00DE6131">
        <w:rPr>
          <w:rFonts w:hint="cs"/>
          <w:rtl/>
        </w:rPr>
        <w:t xml:space="preserve"> </w:t>
      </w:r>
      <w:r w:rsidR="008248C1" w:rsidRPr="00DE6131">
        <w:rPr>
          <w:rFonts w:hint="cs"/>
          <w:rtl/>
        </w:rPr>
        <w:t>عقود</w:t>
      </w:r>
      <w:r w:rsidR="00713331" w:rsidRPr="00DE6131">
        <w:rPr>
          <w:rFonts w:hint="cs"/>
          <w:rtl/>
        </w:rPr>
        <w:t xml:space="preserve"> </w:t>
      </w:r>
      <w:r w:rsidR="007C6272" w:rsidRPr="00DE6131">
        <w:rPr>
          <w:rFonts w:hint="cs"/>
          <w:rtl/>
        </w:rPr>
        <w:t>التفويض</w:t>
      </w:r>
      <w:r w:rsidR="00713331" w:rsidRPr="00DE6131">
        <w:rPr>
          <w:rFonts w:hint="cs"/>
          <w:rtl/>
        </w:rPr>
        <w:t xml:space="preserve"> </w:t>
      </w:r>
      <w:r w:rsidR="00E500D5" w:rsidRPr="00DE6131">
        <w:rPr>
          <w:rFonts w:hint="cs"/>
          <w:rtl/>
        </w:rPr>
        <w:t>كونه</w:t>
      </w:r>
      <w:r w:rsidR="008248C1" w:rsidRPr="00DE6131">
        <w:rPr>
          <w:rFonts w:hint="cs"/>
          <w:rtl/>
        </w:rPr>
        <w:t>ا</w:t>
      </w:r>
      <w:r w:rsidR="00713331" w:rsidRPr="00DE6131">
        <w:rPr>
          <w:rFonts w:hint="cs"/>
          <w:rtl/>
        </w:rPr>
        <w:t xml:space="preserve"> </w:t>
      </w:r>
      <w:r w:rsidR="008248C1" w:rsidRPr="00DE6131">
        <w:rPr>
          <w:rFonts w:hint="cs"/>
          <w:rtl/>
        </w:rPr>
        <w:t>آلية</w:t>
      </w:r>
      <w:r w:rsidR="00713331" w:rsidRPr="00DE6131">
        <w:rPr>
          <w:rFonts w:hint="cs"/>
          <w:rtl/>
        </w:rPr>
        <w:t xml:space="preserve"> </w:t>
      </w:r>
      <w:r w:rsidR="001D3581" w:rsidRPr="00DE6131">
        <w:rPr>
          <w:rFonts w:hint="cs"/>
          <w:rtl/>
        </w:rPr>
        <w:t>من</w:t>
      </w:r>
      <w:r w:rsidR="00713331" w:rsidRPr="00DE6131">
        <w:rPr>
          <w:rFonts w:hint="cs"/>
          <w:rtl/>
        </w:rPr>
        <w:t xml:space="preserve"> </w:t>
      </w:r>
      <w:r w:rsidR="001D3581" w:rsidRPr="00DE6131">
        <w:rPr>
          <w:rFonts w:hint="cs"/>
          <w:rtl/>
        </w:rPr>
        <w:t>الآليات</w:t>
      </w:r>
      <w:r w:rsidR="00713331" w:rsidRPr="00DE6131">
        <w:rPr>
          <w:rFonts w:hint="cs"/>
          <w:rtl/>
        </w:rPr>
        <w:t xml:space="preserve"> </w:t>
      </w:r>
      <w:r w:rsidR="001D3581" w:rsidRPr="00DE6131">
        <w:rPr>
          <w:rFonts w:hint="cs"/>
          <w:rtl/>
        </w:rPr>
        <w:t>التي</w:t>
      </w:r>
      <w:r w:rsidR="00713331" w:rsidRPr="00DE6131">
        <w:rPr>
          <w:rFonts w:hint="cs"/>
          <w:rtl/>
        </w:rPr>
        <w:t xml:space="preserve"> </w:t>
      </w:r>
      <w:r w:rsidR="001D3581" w:rsidRPr="00DE6131">
        <w:rPr>
          <w:rFonts w:hint="cs"/>
          <w:rtl/>
        </w:rPr>
        <w:t>تضمن</w:t>
      </w:r>
      <w:r w:rsidR="00713331" w:rsidRPr="00DE6131">
        <w:rPr>
          <w:rFonts w:hint="cs"/>
          <w:rtl/>
        </w:rPr>
        <w:t xml:space="preserve"> </w:t>
      </w:r>
      <w:r w:rsidR="001D3581" w:rsidRPr="00DE6131">
        <w:rPr>
          <w:rFonts w:hint="cs"/>
          <w:rtl/>
        </w:rPr>
        <w:t>عدم</w:t>
      </w:r>
      <w:r w:rsidR="00713331" w:rsidRPr="00DE6131">
        <w:rPr>
          <w:rFonts w:hint="cs"/>
          <w:rtl/>
        </w:rPr>
        <w:t xml:space="preserve"> </w:t>
      </w:r>
      <w:r w:rsidR="001D3581" w:rsidRPr="00DE6131">
        <w:rPr>
          <w:rFonts w:hint="cs"/>
          <w:rtl/>
        </w:rPr>
        <w:t>انحراف</w:t>
      </w:r>
      <w:r w:rsidR="00713331" w:rsidRPr="00DE6131">
        <w:rPr>
          <w:rFonts w:hint="cs"/>
          <w:rtl/>
        </w:rPr>
        <w:t xml:space="preserve"> </w:t>
      </w:r>
      <w:r w:rsidR="0028024E" w:rsidRPr="00DE6131">
        <w:rPr>
          <w:rFonts w:hint="cs"/>
          <w:rtl/>
        </w:rPr>
        <w:t>عقد</w:t>
      </w:r>
      <w:r w:rsidR="00713331" w:rsidRPr="00DE6131">
        <w:rPr>
          <w:rFonts w:hint="cs"/>
          <w:rtl/>
        </w:rPr>
        <w:t xml:space="preserve"> </w:t>
      </w:r>
      <w:r w:rsidR="001D3581" w:rsidRPr="00DE6131">
        <w:rPr>
          <w:rFonts w:hint="cs"/>
          <w:rtl/>
        </w:rPr>
        <w:t>التفويض</w:t>
      </w:r>
      <w:r w:rsidR="00713331" w:rsidRPr="00DE6131">
        <w:rPr>
          <w:rFonts w:hint="cs"/>
          <w:rtl/>
        </w:rPr>
        <w:t xml:space="preserve"> </w:t>
      </w:r>
      <w:r w:rsidR="001D3581" w:rsidRPr="00DE6131">
        <w:rPr>
          <w:rFonts w:hint="cs"/>
          <w:rtl/>
        </w:rPr>
        <w:t>عن</w:t>
      </w:r>
      <w:r w:rsidR="00713331" w:rsidRPr="00DE6131">
        <w:rPr>
          <w:rFonts w:hint="cs"/>
          <w:rtl/>
        </w:rPr>
        <w:t xml:space="preserve"> </w:t>
      </w:r>
      <w:r w:rsidR="001D3581" w:rsidRPr="00DE6131">
        <w:rPr>
          <w:rFonts w:hint="cs"/>
          <w:rtl/>
        </w:rPr>
        <w:t>الأهداف</w:t>
      </w:r>
      <w:r w:rsidR="00713331" w:rsidRPr="00DE6131">
        <w:rPr>
          <w:rFonts w:hint="cs"/>
          <w:rtl/>
        </w:rPr>
        <w:t xml:space="preserve"> </w:t>
      </w:r>
      <w:r w:rsidR="00D1410A" w:rsidRPr="00DE6131">
        <w:rPr>
          <w:rFonts w:hint="cs"/>
          <w:rtl/>
        </w:rPr>
        <w:t>المسطرة</w:t>
      </w:r>
      <w:r w:rsidR="00713331" w:rsidRPr="00DE6131">
        <w:rPr>
          <w:rFonts w:hint="cs"/>
          <w:rtl/>
        </w:rPr>
        <w:t xml:space="preserve"> </w:t>
      </w:r>
      <w:r w:rsidR="00D1410A" w:rsidRPr="00DE6131">
        <w:rPr>
          <w:rFonts w:hint="cs"/>
          <w:rtl/>
        </w:rPr>
        <w:t>له</w:t>
      </w:r>
      <w:r w:rsidR="001D3581" w:rsidRPr="00DE6131">
        <w:rPr>
          <w:rFonts w:hint="cs"/>
          <w:rtl/>
        </w:rPr>
        <w:t>،</w:t>
      </w:r>
      <w:r w:rsidR="00713331" w:rsidRPr="00DE6131">
        <w:rPr>
          <w:rFonts w:hint="cs"/>
          <w:rtl/>
        </w:rPr>
        <w:t xml:space="preserve"> </w:t>
      </w:r>
      <w:r w:rsidR="00410732" w:rsidRPr="00DE6131">
        <w:rPr>
          <w:rFonts w:hint="cs"/>
          <w:rtl/>
        </w:rPr>
        <w:t>لارتباط</w:t>
      </w:r>
      <w:r w:rsidR="00713331" w:rsidRPr="00DE6131">
        <w:rPr>
          <w:rFonts w:hint="cs"/>
          <w:rtl/>
        </w:rPr>
        <w:t xml:space="preserve"> </w:t>
      </w:r>
      <w:r w:rsidR="00410732" w:rsidRPr="00DE6131">
        <w:rPr>
          <w:rFonts w:hint="cs"/>
          <w:rtl/>
        </w:rPr>
        <w:t>هذه</w:t>
      </w:r>
      <w:r w:rsidR="00713331" w:rsidRPr="00DE6131">
        <w:rPr>
          <w:rFonts w:hint="cs"/>
          <w:rtl/>
        </w:rPr>
        <w:t xml:space="preserve"> </w:t>
      </w:r>
      <w:r w:rsidR="00410732" w:rsidRPr="00DE6131">
        <w:rPr>
          <w:rFonts w:hint="cs"/>
          <w:rtl/>
        </w:rPr>
        <w:t>العقود</w:t>
      </w:r>
      <w:r w:rsidR="00713331" w:rsidRPr="00DE6131">
        <w:rPr>
          <w:rFonts w:hint="cs"/>
          <w:rtl/>
        </w:rPr>
        <w:t xml:space="preserve"> </w:t>
      </w:r>
      <w:r w:rsidR="00410732" w:rsidRPr="00DE6131">
        <w:rPr>
          <w:rFonts w:hint="cs"/>
          <w:rtl/>
        </w:rPr>
        <w:t>بتسيير</w:t>
      </w:r>
      <w:r w:rsidR="00713331" w:rsidRPr="00DE6131">
        <w:rPr>
          <w:rFonts w:hint="cs"/>
          <w:rtl/>
        </w:rPr>
        <w:t xml:space="preserve"> </w:t>
      </w:r>
      <w:r w:rsidR="00410732" w:rsidRPr="00DE6131">
        <w:rPr>
          <w:rFonts w:hint="cs"/>
          <w:rtl/>
        </w:rPr>
        <w:t>المال</w:t>
      </w:r>
      <w:r w:rsidR="00713331" w:rsidRPr="00DE6131">
        <w:rPr>
          <w:rFonts w:hint="cs"/>
          <w:rtl/>
        </w:rPr>
        <w:t xml:space="preserve"> </w:t>
      </w:r>
      <w:r w:rsidR="00410732" w:rsidRPr="00DE6131">
        <w:rPr>
          <w:rFonts w:hint="cs"/>
          <w:rtl/>
        </w:rPr>
        <w:t>العام</w:t>
      </w:r>
      <w:r w:rsidR="00713331" w:rsidRPr="00DE6131">
        <w:rPr>
          <w:rFonts w:hint="cs"/>
          <w:rtl/>
        </w:rPr>
        <w:t xml:space="preserve"> </w:t>
      </w:r>
      <w:r w:rsidR="004850A1" w:rsidRPr="00DE6131">
        <w:rPr>
          <w:rFonts w:hint="cs"/>
          <w:rtl/>
        </w:rPr>
        <w:t>وتلبية</w:t>
      </w:r>
      <w:r w:rsidR="00713331" w:rsidRPr="00DE6131">
        <w:rPr>
          <w:rFonts w:hint="cs"/>
          <w:rtl/>
        </w:rPr>
        <w:t xml:space="preserve"> </w:t>
      </w:r>
      <w:r w:rsidR="004850A1" w:rsidRPr="00DE6131">
        <w:rPr>
          <w:rFonts w:hint="cs"/>
          <w:rtl/>
        </w:rPr>
        <w:t>حاجات</w:t>
      </w:r>
      <w:r w:rsidR="00713331" w:rsidRPr="00DE6131">
        <w:rPr>
          <w:rFonts w:hint="cs"/>
          <w:rtl/>
        </w:rPr>
        <w:t xml:space="preserve"> </w:t>
      </w:r>
      <w:r w:rsidR="004850A1" w:rsidRPr="00DE6131">
        <w:rPr>
          <w:rFonts w:hint="cs"/>
          <w:rtl/>
        </w:rPr>
        <w:t>الأفراد</w:t>
      </w:r>
      <w:r w:rsidR="00713331" w:rsidRPr="00DE6131">
        <w:rPr>
          <w:rFonts w:hint="cs"/>
          <w:rtl/>
        </w:rPr>
        <w:t xml:space="preserve"> </w:t>
      </w:r>
      <w:r w:rsidR="00D1410A" w:rsidRPr="00DE6131">
        <w:rPr>
          <w:rFonts w:hint="cs"/>
          <w:rtl/>
        </w:rPr>
        <w:t>إلى</w:t>
      </w:r>
      <w:r w:rsidR="00713331" w:rsidRPr="00DE6131">
        <w:rPr>
          <w:rFonts w:hint="cs"/>
          <w:rtl/>
        </w:rPr>
        <w:t xml:space="preserve"> </w:t>
      </w:r>
      <w:r w:rsidR="00D1410A" w:rsidRPr="00DE6131">
        <w:rPr>
          <w:rFonts w:hint="cs"/>
          <w:rtl/>
        </w:rPr>
        <w:t>جانب</w:t>
      </w:r>
      <w:r w:rsidR="00713331" w:rsidRPr="00DE6131">
        <w:rPr>
          <w:rFonts w:hint="cs"/>
          <w:rtl/>
        </w:rPr>
        <w:t xml:space="preserve"> </w:t>
      </w:r>
      <w:r w:rsidR="0028024E" w:rsidRPr="00DE6131">
        <w:rPr>
          <w:rFonts w:hint="cs"/>
          <w:rtl/>
        </w:rPr>
        <w:t>عقود</w:t>
      </w:r>
      <w:r w:rsidR="00713331" w:rsidRPr="00DE6131">
        <w:rPr>
          <w:rFonts w:hint="cs"/>
          <w:rtl/>
        </w:rPr>
        <w:t xml:space="preserve"> </w:t>
      </w:r>
      <w:r w:rsidR="0028024E" w:rsidRPr="00DE6131">
        <w:rPr>
          <w:rFonts w:hint="cs"/>
          <w:rtl/>
        </w:rPr>
        <w:t>الصفقات</w:t>
      </w:r>
      <w:r w:rsidR="00713331" w:rsidRPr="00DE6131">
        <w:rPr>
          <w:rFonts w:hint="cs"/>
          <w:rtl/>
        </w:rPr>
        <w:t xml:space="preserve"> </w:t>
      </w:r>
      <w:r w:rsidR="0028024E" w:rsidRPr="00DE6131">
        <w:rPr>
          <w:rFonts w:hint="cs"/>
          <w:rtl/>
        </w:rPr>
        <w:t>العمومية</w:t>
      </w:r>
      <w:r w:rsidR="00105290" w:rsidRPr="00DE6131">
        <w:rPr>
          <w:rFonts w:hint="cs"/>
          <w:rtl/>
        </w:rPr>
        <w:t>،</w:t>
      </w:r>
      <w:r w:rsidR="00713331" w:rsidRPr="00DE6131">
        <w:rPr>
          <w:rFonts w:hint="cs"/>
          <w:rtl/>
        </w:rPr>
        <w:t xml:space="preserve"> </w:t>
      </w:r>
      <w:r w:rsidR="00487E8A" w:rsidRPr="00DE6131">
        <w:rPr>
          <w:rFonts w:hint="cs"/>
          <w:rtl/>
        </w:rPr>
        <w:t>فإن</w:t>
      </w:r>
      <w:r w:rsidR="00713331" w:rsidRPr="00DE6131">
        <w:rPr>
          <w:rFonts w:hint="cs"/>
          <w:rtl/>
        </w:rPr>
        <w:t xml:space="preserve"> </w:t>
      </w:r>
      <w:r w:rsidR="000E406F" w:rsidRPr="00DE6131">
        <w:rPr>
          <w:rFonts w:hint="cs"/>
          <w:rtl/>
        </w:rPr>
        <w:t>الرقابة</w:t>
      </w:r>
      <w:r w:rsidR="00713331" w:rsidRPr="00DE6131">
        <w:rPr>
          <w:rFonts w:hint="cs"/>
          <w:rtl/>
        </w:rPr>
        <w:t xml:space="preserve"> </w:t>
      </w:r>
      <w:r w:rsidR="000E406F" w:rsidRPr="00DE6131">
        <w:rPr>
          <w:rFonts w:hint="cs"/>
          <w:rtl/>
        </w:rPr>
        <w:t>على</w:t>
      </w:r>
      <w:r w:rsidR="00713331" w:rsidRPr="00DE6131">
        <w:rPr>
          <w:rFonts w:hint="cs"/>
          <w:rtl/>
        </w:rPr>
        <w:t xml:space="preserve"> </w:t>
      </w:r>
      <w:r w:rsidR="000E406F" w:rsidRPr="00DE6131">
        <w:rPr>
          <w:rFonts w:hint="cs"/>
          <w:rtl/>
        </w:rPr>
        <w:t>عقود</w:t>
      </w:r>
      <w:r w:rsidR="00713331" w:rsidRPr="00DE6131">
        <w:rPr>
          <w:rFonts w:hint="cs"/>
          <w:rtl/>
        </w:rPr>
        <w:t xml:space="preserve"> </w:t>
      </w:r>
      <w:r w:rsidR="000E406F" w:rsidRPr="00DE6131">
        <w:rPr>
          <w:rFonts w:hint="cs"/>
          <w:rtl/>
        </w:rPr>
        <w:t>التفويض</w:t>
      </w:r>
      <w:r w:rsidR="00713331" w:rsidRPr="00DE6131">
        <w:rPr>
          <w:rFonts w:hint="cs"/>
          <w:rtl/>
        </w:rPr>
        <w:t xml:space="preserve"> </w:t>
      </w:r>
      <w:r w:rsidR="000E406F" w:rsidRPr="00DE6131">
        <w:rPr>
          <w:rFonts w:hint="cs"/>
          <w:rtl/>
        </w:rPr>
        <w:t>بتنوع</w:t>
      </w:r>
      <w:r w:rsidR="00713331" w:rsidRPr="00DE6131">
        <w:rPr>
          <w:rFonts w:hint="cs"/>
          <w:rtl/>
        </w:rPr>
        <w:t xml:space="preserve"> </w:t>
      </w:r>
      <w:r w:rsidR="000E406F" w:rsidRPr="00DE6131">
        <w:rPr>
          <w:rFonts w:hint="cs"/>
          <w:rtl/>
        </w:rPr>
        <w:t>صورها</w:t>
      </w:r>
      <w:r w:rsidR="00713331" w:rsidRPr="00DE6131">
        <w:rPr>
          <w:rFonts w:hint="cs"/>
          <w:rtl/>
        </w:rPr>
        <w:t xml:space="preserve"> </w:t>
      </w:r>
      <w:r w:rsidR="00105290" w:rsidRPr="00DE6131">
        <w:rPr>
          <w:rFonts w:hint="cs"/>
          <w:rtl/>
        </w:rPr>
        <w:t>تهدف</w:t>
      </w:r>
      <w:r w:rsidR="00713331" w:rsidRPr="00DE6131">
        <w:rPr>
          <w:rFonts w:hint="cs"/>
          <w:rtl/>
        </w:rPr>
        <w:t xml:space="preserve"> </w:t>
      </w:r>
      <w:r w:rsidR="00105290" w:rsidRPr="00DE6131">
        <w:rPr>
          <w:rFonts w:hint="cs"/>
          <w:rtl/>
        </w:rPr>
        <w:t>إلى</w:t>
      </w:r>
      <w:r w:rsidR="00713331" w:rsidRPr="00DE6131">
        <w:rPr>
          <w:rFonts w:hint="cs"/>
          <w:rtl/>
        </w:rPr>
        <w:t xml:space="preserve"> </w:t>
      </w:r>
      <w:r w:rsidR="00B8090E" w:rsidRPr="00DE6131">
        <w:rPr>
          <w:rFonts w:hint="cs"/>
          <w:rtl/>
        </w:rPr>
        <w:t>نجاعة</w:t>
      </w:r>
      <w:r w:rsidR="00713331" w:rsidRPr="00DE6131">
        <w:rPr>
          <w:rFonts w:hint="cs"/>
          <w:rtl/>
        </w:rPr>
        <w:t xml:space="preserve"> </w:t>
      </w:r>
      <w:r w:rsidR="00E617A4" w:rsidRPr="00DE6131">
        <w:rPr>
          <w:rFonts w:hint="cs"/>
          <w:rtl/>
        </w:rPr>
        <w:t>عقود</w:t>
      </w:r>
      <w:r w:rsidR="00713331" w:rsidRPr="00DE6131">
        <w:rPr>
          <w:rFonts w:hint="cs"/>
          <w:rtl/>
        </w:rPr>
        <w:t xml:space="preserve"> </w:t>
      </w:r>
      <w:r w:rsidR="00E617A4" w:rsidRPr="00DE6131">
        <w:rPr>
          <w:rFonts w:hint="cs"/>
          <w:rtl/>
        </w:rPr>
        <w:t>التفويض</w:t>
      </w:r>
      <w:r w:rsidR="00713331" w:rsidRPr="00DE6131">
        <w:rPr>
          <w:rFonts w:hint="cs"/>
          <w:rtl/>
        </w:rPr>
        <w:t xml:space="preserve"> </w:t>
      </w:r>
      <w:r w:rsidR="004850A1" w:rsidRPr="00DE6131">
        <w:rPr>
          <w:rFonts w:hint="cs"/>
          <w:rtl/>
        </w:rPr>
        <w:t>وإضفاء</w:t>
      </w:r>
      <w:r w:rsidR="00713331" w:rsidRPr="00DE6131">
        <w:rPr>
          <w:rFonts w:hint="cs"/>
          <w:rtl/>
        </w:rPr>
        <w:t xml:space="preserve"> </w:t>
      </w:r>
      <w:r w:rsidR="004850A1" w:rsidRPr="00DE6131">
        <w:rPr>
          <w:rFonts w:hint="cs"/>
          <w:rtl/>
        </w:rPr>
        <w:t>المزيد</w:t>
      </w:r>
      <w:r w:rsidR="00713331" w:rsidRPr="00DE6131">
        <w:rPr>
          <w:rFonts w:hint="cs"/>
          <w:rtl/>
        </w:rPr>
        <w:t xml:space="preserve"> </w:t>
      </w:r>
      <w:r w:rsidR="004850A1" w:rsidRPr="00DE6131">
        <w:rPr>
          <w:rFonts w:hint="cs"/>
          <w:rtl/>
        </w:rPr>
        <w:t>من</w:t>
      </w:r>
      <w:r w:rsidR="00713331" w:rsidRPr="00DE6131">
        <w:rPr>
          <w:rFonts w:hint="cs"/>
          <w:rtl/>
        </w:rPr>
        <w:t xml:space="preserve"> </w:t>
      </w:r>
      <w:r w:rsidR="004850A1" w:rsidRPr="00DE6131">
        <w:rPr>
          <w:rFonts w:hint="cs"/>
          <w:rtl/>
        </w:rPr>
        <w:t>ال</w:t>
      </w:r>
      <w:r w:rsidR="000E406F" w:rsidRPr="00DE6131">
        <w:rPr>
          <w:rFonts w:hint="cs"/>
          <w:rtl/>
        </w:rPr>
        <w:t>نزاهة</w:t>
      </w:r>
      <w:r w:rsidR="00713331" w:rsidRPr="00DE6131">
        <w:rPr>
          <w:rFonts w:hint="cs"/>
          <w:rtl/>
        </w:rPr>
        <w:t xml:space="preserve"> </w:t>
      </w:r>
      <w:r w:rsidR="000E406F" w:rsidRPr="00DE6131">
        <w:rPr>
          <w:rFonts w:hint="cs"/>
          <w:rtl/>
        </w:rPr>
        <w:t>و</w:t>
      </w:r>
      <w:r w:rsidR="004850A1" w:rsidRPr="00DE6131">
        <w:rPr>
          <w:rFonts w:hint="cs"/>
          <w:rtl/>
        </w:rPr>
        <w:t>ال</w:t>
      </w:r>
      <w:r w:rsidR="000E406F" w:rsidRPr="00DE6131">
        <w:rPr>
          <w:rFonts w:hint="cs"/>
          <w:rtl/>
        </w:rPr>
        <w:t>شفافية</w:t>
      </w:r>
      <w:r w:rsidR="00713331" w:rsidRPr="00DE6131">
        <w:rPr>
          <w:rFonts w:hint="cs"/>
          <w:rtl/>
        </w:rPr>
        <w:t xml:space="preserve"> </w:t>
      </w:r>
      <w:r w:rsidR="004850A1" w:rsidRPr="00DE6131">
        <w:rPr>
          <w:rFonts w:hint="cs"/>
          <w:rtl/>
        </w:rPr>
        <w:t>على</w:t>
      </w:r>
      <w:r w:rsidR="00713331" w:rsidRPr="00DE6131">
        <w:rPr>
          <w:rFonts w:hint="cs"/>
          <w:rtl/>
        </w:rPr>
        <w:t xml:space="preserve"> </w:t>
      </w:r>
      <w:r w:rsidR="000E406F" w:rsidRPr="00DE6131">
        <w:rPr>
          <w:rFonts w:hint="cs"/>
          <w:rtl/>
        </w:rPr>
        <w:t>إجراءات</w:t>
      </w:r>
      <w:r w:rsidR="00713331" w:rsidRPr="00DE6131">
        <w:rPr>
          <w:rFonts w:hint="cs"/>
          <w:rtl/>
        </w:rPr>
        <w:t xml:space="preserve"> </w:t>
      </w:r>
      <w:r w:rsidR="000E406F" w:rsidRPr="00DE6131">
        <w:rPr>
          <w:rFonts w:hint="cs"/>
          <w:rtl/>
        </w:rPr>
        <w:t>إبرامها</w:t>
      </w:r>
      <w:r w:rsidR="00713331" w:rsidRPr="00DE6131">
        <w:rPr>
          <w:rFonts w:hint="cs"/>
          <w:rtl/>
        </w:rPr>
        <w:t xml:space="preserve"> </w:t>
      </w:r>
      <w:r w:rsidR="000E406F" w:rsidRPr="00DE6131">
        <w:rPr>
          <w:rFonts w:hint="cs"/>
          <w:rtl/>
        </w:rPr>
        <w:t>وكذا</w:t>
      </w:r>
      <w:r w:rsidR="00713331" w:rsidRPr="00DE6131">
        <w:rPr>
          <w:rFonts w:hint="cs"/>
          <w:rtl/>
        </w:rPr>
        <w:t xml:space="preserve"> </w:t>
      </w:r>
      <w:r w:rsidR="008A365D" w:rsidRPr="00DE6131">
        <w:rPr>
          <w:rFonts w:hint="cs"/>
          <w:rtl/>
        </w:rPr>
        <w:t>ضمان</w:t>
      </w:r>
      <w:r w:rsidR="00713331" w:rsidRPr="00DE6131">
        <w:rPr>
          <w:rFonts w:hint="cs"/>
          <w:rtl/>
        </w:rPr>
        <w:t xml:space="preserve"> </w:t>
      </w:r>
      <w:r w:rsidR="000E406F" w:rsidRPr="00DE6131">
        <w:rPr>
          <w:rFonts w:hint="cs"/>
          <w:rtl/>
        </w:rPr>
        <w:t>حسن</w:t>
      </w:r>
      <w:r w:rsidR="00713331" w:rsidRPr="00DE6131">
        <w:rPr>
          <w:rFonts w:hint="cs"/>
          <w:rtl/>
        </w:rPr>
        <w:t xml:space="preserve"> </w:t>
      </w:r>
      <w:r w:rsidR="000E406F" w:rsidRPr="00DE6131">
        <w:rPr>
          <w:rFonts w:hint="cs"/>
          <w:rtl/>
        </w:rPr>
        <w:t>تنفيذها،</w:t>
      </w:r>
      <w:r w:rsidR="00713331" w:rsidRPr="00DE6131">
        <w:rPr>
          <w:rFonts w:hint="cs"/>
          <w:rtl/>
        </w:rPr>
        <w:t xml:space="preserve"> </w:t>
      </w:r>
      <w:r w:rsidR="008A365D" w:rsidRPr="00DE6131">
        <w:rPr>
          <w:rFonts w:hint="cs"/>
          <w:rtl/>
        </w:rPr>
        <w:t>ذلك</w:t>
      </w:r>
      <w:r w:rsidR="00713331" w:rsidRPr="00DE6131">
        <w:rPr>
          <w:rFonts w:hint="cs"/>
          <w:rtl/>
        </w:rPr>
        <w:t xml:space="preserve"> </w:t>
      </w:r>
      <w:r w:rsidR="0061694F" w:rsidRPr="00DE6131">
        <w:rPr>
          <w:rFonts w:hint="cs"/>
          <w:rtl/>
        </w:rPr>
        <w:t>أن</w:t>
      </w:r>
      <w:r w:rsidR="00713331" w:rsidRPr="00DE6131">
        <w:rPr>
          <w:rFonts w:hint="cs"/>
          <w:rtl/>
        </w:rPr>
        <w:t xml:space="preserve"> </w:t>
      </w:r>
      <w:r w:rsidR="0061694F" w:rsidRPr="00DE6131">
        <w:rPr>
          <w:rFonts w:hint="cs"/>
          <w:rtl/>
        </w:rPr>
        <w:t>تخلي</w:t>
      </w:r>
      <w:r w:rsidR="00713331" w:rsidRPr="00DE6131">
        <w:rPr>
          <w:rFonts w:hint="cs"/>
          <w:rtl/>
        </w:rPr>
        <w:t xml:space="preserve"> </w:t>
      </w:r>
      <w:r w:rsidR="0061694F" w:rsidRPr="00DE6131">
        <w:rPr>
          <w:rFonts w:hint="cs"/>
          <w:rtl/>
        </w:rPr>
        <w:t>السلطة</w:t>
      </w:r>
      <w:r w:rsidR="00713331" w:rsidRPr="00DE6131">
        <w:rPr>
          <w:rFonts w:hint="cs"/>
          <w:rtl/>
        </w:rPr>
        <w:t xml:space="preserve"> </w:t>
      </w:r>
      <w:r w:rsidR="0061694F" w:rsidRPr="00DE6131">
        <w:rPr>
          <w:rFonts w:hint="cs"/>
          <w:rtl/>
        </w:rPr>
        <w:t>المانحة</w:t>
      </w:r>
      <w:r w:rsidR="00713331" w:rsidRPr="00DE6131">
        <w:rPr>
          <w:rFonts w:hint="cs"/>
          <w:rtl/>
        </w:rPr>
        <w:t xml:space="preserve"> </w:t>
      </w:r>
      <w:r w:rsidR="0061694F" w:rsidRPr="00DE6131">
        <w:rPr>
          <w:rFonts w:hint="cs"/>
          <w:rtl/>
        </w:rPr>
        <w:t>للتفويض</w:t>
      </w:r>
      <w:r w:rsidR="00713331" w:rsidRPr="00DE6131">
        <w:rPr>
          <w:rFonts w:hint="cs"/>
          <w:rtl/>
        </w:rPr>
        <w:t xml:space="preserve"> </w:t>
      </w:r>
      <w:r w:rsidR="0061694F" w:rsidRPr="00DE6131">
        <w:rPr>
          <w:rFonts w:hint="cs"/>
          <w:rtl/>
        </w:rPr>
        <w:t>عن</w:t>
      </w:r>
      <w:r w:rsidR="00713331" w:rsidRPr="00DE6131">
        <w:rPr>
          <w:rFonts w:hint="cs"/>
          <w:rtl/>
        </w:rPr>
        <w:t xml:space="preserve"> </w:t>
      </w:r>
      <w:r w:rsidR="0061694F" w:rsidRPr="00DE6131">
        <w:rPr>
          <w:rFonts w:hint="cs"/>
          <w:rtl/>
        </w:rPr>
        <w:t>تسيير</w:t>
      </w:r>
      <w:r w:rsidR="00713331" w:rsidRPr="00DE6131">
        <w:rPr>
          <w:rFonts w:hint="cs"/>
          <w:rtl/>
        </w:rPr>
        <w:t xml:space="preserve"> </w:t>
      </w:r>
      <w:r w:rsidR="0061694F" w:rsidRPr="00DE6131">
        <w:rPr>
          <w:rFonts w:hint="cs"/>
          <w:rtl/>
        </w:rPr>
        <w:t>المرفق</w:t>
      </w:r>
      <w:r w:rsidR="00713331" w:rsidRPr="00DE6131">
        <w:rPr>
          <w:rFonts w:hint="cs"/>
          <w:rtl/>
        </w:rPr>
        <w:t xml:space="preserve"> </w:t>
      </w:r>
      <w:r w:rsidR="0061694F" w:rsidRPr="00DE6131">
        <w:rPr>
          <w:rFonts w:hint="cs"/>
          <w:rtl/>
        </w:rPr>
        <w:t>العام</w:t>
      </w:r>
      <w:r w:rsidR="00713331" w:rsidRPr="00DE6131">
        <w:rPr>
          <w:rFonts w:hint="cs"/>
          <w:rtl/>
        </w:rPr>
        <w:t xml:space="preserve"> </w:t>
      </w:r>
      <w:r w:rsidR="0061694F" w:rsidRPr="00DE6131">
        <w:rPr>
          <w:rFonts w:hint="cs"/>
          <w:rtl/>
        </w:rPr>
        <w:t>لا</w:t>
      </w:r>
      <w:r w:rsidR="00713331" w:rsidRPr="00DE6131">
        <w:rPr>
          <w:rFonts w:hint="cs"/>
          <w:rtl/>
        </w:rPr>
        <w:t xml:space="preserve"> </w:t>
      </w:r>
      <w:r w:rsidR="0061694F" w:rsidRPr="00DE6131">
        <w:rPr>
          <w:rFonts w:hint="cs"/>
          <w:rtl/>
        </w:rPr>
        <w:t>يعفيها</w:t>
      </w:r>
      <w:r w:rsidR="00713331" w:rsidRPr="00DE6131">
        <w:rPr>
          <w:rFonts w:hint="cs"/>
          <w:rtl/>
        </w:rPr>
        <w:t xml:space="preserve"> </w:t>
      </w:r>
      <w:r w:rsidR="002E1A4E" w:rsidRPr="00DE6131">
        <w:rPr>
          <w:rFonts w:hint="cs"/>
          <w:rtl/>
        </w:rPr>
        <w:t>بأي</w:t>
      </w:r>
      <w:r w:rsidR="00713331" w:rsidRPr="00DE6131">
        <w:rPr>
          <w:rFonts w:hint="cs"/>
          <w:rtl/>
        </w:rPr>
        <w:t xml:space="preserve"> </w:t>
      </w:r>
      <w:r w:rsidR="002E1A4E" w:rsidRPr="00DE6131">
        <w:rPr>
          <w:rFonts w:hint="cs"/>
          <w:rtl/>
        </w:rPr>
        <w:t>حال</w:t>
      </w:r>
      <w:r w:rsidR="00713331" w:rsidRPr="00DE6131">
        <w:rPr>
          <w:rFonts w:hint="cs"/>
          <w:rtl/>
        </w:rPr>
        <w:t xml:space="preserve"> </w:t>
      </w:r>
      <w:r w:rsidR="0061694F" w:rsidRPr="00DE6131">
        <w:rPr>
          <w:rFonts w:hint="cs"/>
          <w:rtl/>
        </w:rPr>
        <w:t>من</w:t>
      </w:r>
      <w:r w:rsidR="00713331" w:rsidRPr="00DE6131">
        <w:rPr>
          <w:rFonts w:hint="cs"/>
          <w:rtl/>
        </w:rPr>
        <w:t xml:space="preserve"> </w:t>
      </w:r>
      <w:r w:rsidR="00951701" w:rsidRPr="00DE6131">
        <w:rPr>
          <w:rFonts w:hint="cs"/>
          <w:rtl/>
        </w:rPr>
        <w:t>مسؤوليتها</w:t>
      </w:r>
      <w:r w:rsidR="00713331" w:rsidRPr="00DE6131">
        <w:rPr>
          <w:rFonts w:hint="cs"/>
          <w:rtl/>
        </w:rPr>
        <w:t xml:space="preserve"> </w:t>
      </w:r>
      <w:r w:rsidR="00951701" w:rsidRPr="00DE6131">
        <w:rPr>
          <w:rFonts w:hint="cs"/>
          <w:rtl/>
        </w:rPr>
        <w:t>في</w:t>
      </w:r>
      <w:r w:rsidR="00713331" w:rsidRPr="00DE6131">
        <w:rPr>
          <w:rFonts w:hint="cs"/>
          <w:rtl/>
        </w:rPr>
        <w:t xml:space="preserve"> </w:t>
      </w:r>
      <w:r w:rsidR="00951701" w:rsidRPr="00DE6131">
        <w:rPr>
          <w:rFonts w:hint="cs"/>
          <w:rtl/>
        </w:rPr>
        <w:t>مرافقة</w:t>
      </w:r>
      <w:r w:rsidR="00713331" w:rsidRPr="00DE6131">
        <w:rPr>
          <w:rFonts w:hint="cs"/>
          <w:rtl/>
        </w:rPr>
        <w:t xml:space="preserve"> </w:t>
      </w:r>
      <w:r w:rsidR="00951701" w:rsidRPr="00DE6131">
        <w:rPr>
          <w:rFonts w:hint="cs"/>
          <w:rtl/>
        </w:rPr>
        <w:t>وإنجاح</w:t>
      </w:r>
      <w:r w:rsidR="00713331" w:rsidRPr="00DE6131">
        <w:rPr>
          <w:rFonts w:hint="cs"/>
          <w:rtl/>
        </w:rPr>
        <w:t xml:space="preserve"> </w:t>
      </w:r>
      <w:r w:rsidR="00951701" w:rsidRPr="00DE6131">
        <w:rPr>
          <w:rFonts w:hint="cs"/>
          <w:rtl/>
        </w:rPr>
        <w:t>المرفق</w:t>
      </w:r>
      <w:r w:rsidR="00713331" w:rsidRPr="00DE6131">
        <w:rPr>
          <w:rFonts w:hint="cs"/>
          <w:rtl/>
        </w:rPr>
        <w:t xml:space="preserve"> </w:t>
      </w:r>
      <w:r w:rsidR="00951701" w:rsidRPr="00DE6131">
        <w:rPr>
          <w:rFonts w:hint="cs"/>
          <w:rtl/>
        </w:rPr>
        <w:t>العام</w:t>
      </w:r>
      <w:r w:rsidR="00713331" w:rsidRPr="00DE6131">
        <w:rPr>
          <w:rFonts w:hint="cs"/>
          <w:rtl/>
        </w:rPr>
        <w:t xml:space="preserve"> </w:t>
      </w:r>
      <w:r w:rsidR="00951701" w:rsidRPr="00DE6131">
        <w:rPr>
          <w:rFonts w:hint="cs"/>
          <w:rtl/>
        </w:rPr>
        <w:t>مهما</w:t>
      </w:r>
      <w:r w:rsidR="00713331" w:rsidRPr="00DE6131">
        <w:rPr>
          <w:rFonts w:hint="cs"/>
          <w:rtl/>
        </w:rPr>
        <w:t xml:space="preserve"> </w:t>
      </w:r>
      <w:r w:rsidR="00BC55EE" w:rsidRPr="00DE6131">
        <w:rPr>
          <w:rFonts w:hint="cs"/>
          <w:rtl/>
        </w:rPr>
        <w:t>اختلفت</w:t>
      </w:r>
      <w:r w:rsidR="00713331" w:rsidRPr="00DE6131">
        <w:rPr>
          <w:rFonts w:hint="cs"/>
          <w:rtl/>
        </w:rPr>
        <w:t xml:space="preserve"> </w:t>
      </w:r>
      <w:r w:rsidR="00951701" w:rsidRPr="00DE6131">
        <w:rPr>
          <w:rFonts w:hint="cs"/>
          <w:rtl/>
        </w:rPr>
        <w:t>أساليب</w:t>
      </w:r>
      <w:r w:rsidR="00713331" w:rsidRPr="00DE6131">
        <w:rPr>
          <w:rFonts w:hint="cs"/>
          <w:rtl/>
        </w:rPr>
        <w:t xml:space="preserve"> </w:t>
      </w:r>
      <w:r w:rsidR="00951701" w:rsidRPr="00DE6131">
        <w:rPr>
          <w:rFonts w:hint="cs"/>
          <w:rtl/>
        </w:rPr>
        <w:t>إدارته</w:t>
      </w:r>
      <w:r w:rsidR="0061694F" w:rsidRPr="00DE6131">
        <w:rPr>
          <w:rFonts w:hint="cs"/>
          <w:rtl/>
        </w:rPr>
        <w:t>.</w:t>
      </w:r>
    </w:p>
    <w:p w14:paraId="574DBF96" w14:textId="64852953" w:rsidR="00DE4FDF" w:rsidRPr="00DE6131" w:rsidRDefault="00713331" w:rsidP="00960774">
      <w:pPr>
        <w:rPr>
          <w:rtl/>
        </w:rPr>
      </w:pPr>
      <w:r w:rsidRPr="00DE6131">
        <w:rPr>
          <w:rFonts w:hint="cs"/>
          <w:rtl/>
        </w:rPr>
        <w:t xml:space="preserve"> </w:t>
      </w:r>
      <w:r w:rsidR="00C7751C" w:rsidRPr="00DE6131">
        <w:rPr>
          <w:rFonts w:hint="cs"/>
          <w:rtl/>
        </w:rPr>
        <w:t xml:space="preserve">وفي هذا الاطار </w:t>
      </w:r>
      <w:r w:rsidR="00DA64C2" w:rsidRPr="00DE6131">
        <w:rPr>
          <w:rFonts w:hint="cs"/>
          <w:rtl/>
        </w:rPr>
        <w:t>تجدر</w:t>
      </w:r>
      <w:r w:rsidRPr="00DE6131">
        <w:rPr>
          <w:rFonts w:hint="cs"/>
          <w:rtl/>
        </w:rPr>
        <w:t xml:space="preserve"> </w:t>
      </w:r>
      <w:r w:rsidR="00DA64C2" w:rsidRPr="00DE6131">
        <w:rPr>
          <w:rFonts w:hint="cs"/>
          <w:rtl/>
        </w:rPr>
        <w:t>الإشارة</w:t>
      </w:r>
      <w:r w:rsidRPr="00DE6131">
        <w:rPr>
          <w:rFonts w:hint="cs"/>
          <w:rtl/>
        </w:rPr>
        <w:t xml:space="preserve"> </w:t>
      </w:r>
      <w:r w:rsidR="00DA64C2" w:rsidRPr="00DE6131">
        <w:rPr>
          <w:rFonts w:hint="cs"/>
          <w:rtl/>
        </w:rPr>
        <w:t>الى</w:t>
      </w:r>
      <w:r w:rsidRPr="00DE6131">
        <w:rPr>
          <w:rFonts w:hint="cs"/>
          <w:rtl/>
        </w:rPr>
        <w:t xml:space="preserve"> </w:t>
      </w:r>
      <w:r w:rsidR="00C7751C" w:rsidRPr="00DE6131">
        <w:rPr>
          <w:rFonts w:hint="cs"/>
          <w:rtl/>
        </w:rPr>
        <w:t>أ</w:t>
      </w:r>
      <w:r w:rsidR="00DA64C2" w:rsidRPr="00DE6131">
        <w:rPr>
          <w:rFonts w:hint="cs"/>
          <w:rtl/>
        </w:rPr>
        <w:t>ن</w:t>
      </w:r>
      <w:r w:rsidRPr="00DE6131">
        <w:rPr>
          <w:rFonts w:hint="cs"/>
          <w:rtl/>
        </w:rPr>
        <w:t xml:space="preserve"> </w:t>
      </w:r>
      <w:r w:rsidR="00DE4FDF" w:rsidRPr="00DE6131">
        <w:rPr>
          <w:rFonts w:hint="cs"/>
          <w:rtl/>
        </w:rPr>
        <w:t>العديد</w:t>
      </w:r>
      <w:r w:rsidRPr="00DE6131">
        <w:rPr>
          <w:rFonts w:hint="cs"/>
          <w:rtl/>
        </w:rPr>
        <w:t xml:space="preserve"> </w:t>
      </w:r>
      <w:r w:rsidR="00DE4FDF" w:rsidRPr="00DE6131">
        <w:rPr>
          <w:rFonts w:hint="cs"/>
          <w:rtl/>
        </w:rPr>
        <w:t>من</w:t>
      </w:r>
      <w:r w:rsidRPr="00DE6131">
        <w:rPr>
          <w:rFonts w:hint="cs"/>
          <w:rtl/>
        </w:rPr>
        <w:t xml:space="preserve"> </w:t>
      </w:r>
      <w:r w:rsidR="00DE4FDF" w:rsidRPr="00DE6131">
        <w:rPr>
          <w:rFonts w:hint="cs"/>
          <w:rtl/>
        </w:rPr>
        <w:t>الدراسات</w:t>
      </w:r>
      <w:r w:rsidRPr="00DE6131">
        <w:rPr>
          <w:rFonts w:hint="cs"/>
          <w:rtl/>
        </w:rPr>
        <w:t xml:space="preserve"> </w:t>
      </w:r>
      <w:r w:rsidR="00DE4FDF" w:rsidRPr="00DE6131">
        <w:rPr>
          <w:rFonts w:hint="cs"/>
          <w:rtl/>
        </w:rPr>
        <w:t>تناولت</w:t>
      </w:r>
      <w:r w:rsidRPr="00DE6131">
        <w:rPr>
          <w:rFonts w:hint="cs"/>
          <w:rtl/>
        </w:rPr>
        <w:t xml:space="preserve"> </w:t>
      </w:r>
      <w:r w:rsidR="00DE4FDF" w:rsidRPr="00DE6131">
        <w:rPr>
          <w:rFonts w:hint="cs"/>
          <w:rtl/>
        </w:rPr>
        <w:t>موضوع</w:t>
      </w:r>
      <w:r w:rsidRPr="00DE6131">
        <w:rPr>
          <w:rFonts w:hint="cs"/>
          <w:rtl/>
        </w:rPr>
        <w:t xml:space="preserve"> </w:t>
      </w:r>
      <w:r w:rsidR="00DE4FDF" w:rsidRPr="00DE6131">
        <w:rPr>
          <w:rFonts w:hint="cs"/>
          <w:rtl/>
        </w:rPr>
        <w:t>تفويضا</w:t>
      </w:r>
      <w:r w:rsidR="00DE4FDF" w:rsidRPr="00DE6131">
        <w:rPr>
          <w:rtl/>
        </w:rPr>
        <w:t>ت</w:t>
      </w:r>
      <w:r w:rsidRPr="00DE6131">
        <w:rPr>
          <w:rFonts w:hint="cs"/>
          <w:rtl/>
        </w:rPr>
        <w:t xml:space="preserve"> </w:t>
      </w:r>
      <w:r w:rsidR="00DE4FDF" w:rsidRPr="00DE6131">
        <w:rPr>
          <w:rFonts w:hint="cs"/>
          <w:rtl/>
        </w:rPr>
        <w:t>المرفق</w:t>
      </w:r>
      <w:r w:rsidRPr="00DE6131">
        <w:rPr>
          <w:rFonts w:hint="cs"/>
          <w:rtl/>
        </w:rPr>
        <w:t xml:space="preserve"> </w:t>
      </w:r>
      <w:r w:rsidR="00DE4FDF" w:rsidRPr="00DE6131">
        <w:rPr>
          <w:rFonts w:hint="cs"/>
          <w:rtl/>
        </w:rPr>
        <w:t>العام</w:t>
      </w:r>
      <w:r w:rsidRPr="00DE6131">
        <w:rPr>
          <w:rFonts w:hint="cs"/>
          <w:rtl/>
        </w:rPr>
        <w:t xml:space="preserve"> </w:t>
      </w:r>
      <w:r w:rsidR="00DE4FDF" w:rsidRPr="00DE6131">
        <w:rPr>
          <w:rFonts w:hint="cs"/>
          <w:rtl/>
        </w:rPr>
        <w:t>باعتبارها</w:t>
      </w:r>
      <w:r w:rsidRPr="00DE6131">
        <w:rPr>
          <w:rFonts w:hint="cs"/>
          <w:rtl/>
        </w:rPr>
        <w:t xml:space="preserve"> </w:t>
      </w:r>
      <w:r w:rsidR="00DE4FDF" w:rsidRPr="00DE6131">
        <w:rPr>
          <w:rFonts w:hint="cs"/>
          <w:rtl/>
        </w:rPr>
        <w:t>تقنية</w:t>
      </w:r>
      <w:r w:rsidRPr="00DE6131">
        <w:rPr>
          <w:rFonts w:hint="cs"/>
          <w:rtl/>
        </w:rPr>
        <w:t xml:space="preserve"> </w:t>
      </w:r>
      <w:r w:rsidR="00DE4FDF" w:rsidRPr="00DE6131">
        <w:rPr>
          <w:rFonts w:hint="cs"/>
          <w:rtl/>
        </w:rPr>
        <w:t>حديثة</w:t>
      </w:r>
      <w:r w:rsidRPr="00DE6131">
        <w:rPr>
          <w:rFonts w:hint="cs"/>
          <w:rtl/>
        </w:rPr>
        <w:t xml:space="preserve"> </w:t>
      </w:r>
      <w:r w:rsidR="00DE4FDF" w:rsidRPr="00DE6131">
        <w:rPr>
          <w:rFonts w:hint="cs"/>
          <w:rtl/>
        </w:rPr>
        <w:t>نوعا</w:t>
      </w:r>
      <w:r w:rsidRPr="00DE6131">
        <w:rPr>
          <w:rFonts w:hint="cs"/>
          <w:rtl/>
        </w:rPr>
        <w:t xml:space="preserve"> </w:t>
      </w:r>
      <w:r w:rsidR="00DE4FDF" w:rsidRPr="00DE6131">
        <w:rPr>
          <w:rFonts w:hint="cs"/>
          <w:rtl/>
        </w:rPr>
        <w:t>ما</w:t>
      </w:r>
      <w:r w:rsidRPr="00DE6131">
        <w:rPr>
          <w:rFonts w:hint="cs"/>
          <w:rtl/>
        </w:rPr>
        <w:t xml:space="preserve"> </w:t>
      </w:r>
      <w:r w:rsidR="00DE4FDF" w:rsidRPr="00DE6131">
        <w:rPr>
          <w:rFonts w:hint="cs"/>
          <w:rtl/>
        </w:rPr>
        <w:t>في</w:t>
      </w:r>
      <w:r w:rsidRPr="00DE6131">
        <w:rPr>
          <w:rFonts w:hint="cs"/>
          <w:rtl/>
        </w:rPr>
        <w:t xml:space="preserve"> </w:t>
      </w:r>
      <w:r w:rsidR="00DE4FDF" w:rsidRPr="00DE6131">
        <w:rPr>
          <w:rFonts w:hint="cs"/>
          <w:rtl/>
        </w:rPr>
        <w:t>تسيير</w:t>
      </w:r>
      <w:r w:rsidRPr="00DE6131">
        <w:rPr>
          <w:rFonts w:hint="cs"/>
          <w:rtl/>
        </w:rPr>
        <w:t xml:space="preserve"> </w:t>
      </w:r>
      <w:r w:rsidR="00DE4FDF" w:rsidRPr="00DE6131">
        <w:rPr>
          <w:rFonts w:hint="cs"/>
          <w:rtl/>
        </w:rPr>
        <w:t>المرافق</w:t>
      </w:r>
      <w:r w:rsidRPr="00DE6131">
        <w:rPr>
          <w:rFonts w:hint="cs"/>
          <w:rtl/>
        </w:rPr>
        <w:t xml:space="preserve"> </w:t>
      </w:r>
      <w:r w:rsidR="00DE4FDF" w:rsidRPr="00DE6131">
        <w:rPr>
          <w:rFonts w:hint="cs"/>
          <w:rtl/>
        </w:rPr>
        <w:t>العامة</w:t>
      </w:r>
      <w:r w:rsidRPr="00DE6131">
        <w:rPr>
          <w:rFonts w:hint="cs"/>
          <w:rtl/>
        </w:rPr>
        <w:t xml:space="preserve"> </w:t>
      </w:r>
      <w:r w:rsidR="00DE4FDF" w:rsidRPr="00DE6131">
        <w:rPr>
          <w:rFonts w:hint="cs"/>
          <w:rtl/>
        </w:rPr>
        <w:t>مقارنة</w:t>
      </w:r>
      <w:r w:rsidRPr="00DE6131">
        <w:rPr>
          <w:rFonts w:hint="cs"/>
          <w:rtl/>
        </w:rPr>
        <w:t xml:space="preserve"> </w:t>
      </w:r>
      <w:r w:rsidR="00DE4FDF" w:rsidRPr="00DE6131">
        <w:rPr>
          <w:rFonts w:hint="cs"/>
          <w:rtl/>
        </w:rPr>
        <w:t>بالوسائل</w:t>
      </w:r>
      <w:r w:rsidRPr="00DE6131">
        <w:rPr>
          <w:rFonts w:hint="cs"/>
          <w:rtl/>
        </w:rPr>
        <w:t xml:space="preserve"> </w:t>
      </w:r>
      <w:r w:rsidR="00DE4FDF" w:rsidRPr="00DE6131">
        <w:rPr>
          <w:rFonts w:hint="cs"/>
          <w:rtl/>
        </w:rPr>
        <w:t>التقليدية</w:t>
      </w:r>
      <w:r w:rsidRPr="00DE6131">
        <w:rPr>
          <w:rFonts w:hint="cs"/>
          <w:rtl/>
        </w:rPr>
        <w:t xml:space="preserve"> </w:t>
      </w:r>
      <w:r w:rsidR="00DE4FDF" w:rsidRPr="00DE6131">
        <w:rPr>
          <w:rFonts w:hint="cs"/>
          <w:rtl/>
        </w:rPr>
        <w:t>المتعارف</w:t>
      </w:r>
      <w:r w:rsidRPr="00DE6131">
        <w:rPr>
          <w:rFonts w:hint="cs"/>
          <w:rtl/>
        </w:rPr>
        <w:t xml:space="preserve"> </w:t>
      </w:r>
      <w:r w:rsidR="00DE4FDF" w:rsidRPr="00DE6131">
        <w:rPr>
          <w:rFonts w:hint="cs"/>
          <w:rtl/>
        </w:rPr>
        <w:t>عليها</w:t>
      </w:r>
      <w:r w:rsidRPr="00DE6131">
        <w:rPr>
          <w:rFonts w:hint="cs"/>
          <w:rtl/>
        </w:rPr>
        <w:t xml:space="preserve"> </w:t>
      </w:r>
      <w:r w:rsidR="00A9525A">
        <w:rPr>
          <w:rFonts w:hint="cs"/>
          <w:rtl/>
        </w:rPr>
        <w:t>إ</w:t>
      </w:r>
      <w:r w:rsidR="00D836AE" w:rsidRPr="00DE6131">
        <w:rPr>
          <w:rFonts w:hint="cs"/>
          <w:rtl/>
        </w:rPr>
        <w:t>لا</w:t>
      </w:r>
      <w:r w:rsidRPr="00DE6131">
        <w:rPr>
          <w:rFonts w:hint="cs"/>
          <w:rtl/>
        </w:rPr>
        <w:t xml:space="preserve"> </w:t>
      </w:r>
      <w:r w:rsidR="00A9525A">
        <w:rPr>
          <w:rFonts w:hint="cs"/>
          <w:rtl/>
        </w:rPr>
        <w:t>أ</w:t>
      </w:r>
      <w:r w:rsidR="00D836AE" w:rsidRPr="00DE6131">
        <w:rPr>
          <w:rFonts w:hint="cs"/>
          <w:rtl/>
        </w:rPr>
        <w:t>ن</w:t>
      </w:r>
      <w:r w:rsidRPr="00DE6131">
        <w:rPr>
          <w:rFonts w:hint="cs"/>
          <w:rtl/>
        </w:rPr>
        <w:t xml:space="preserve"> </w:t>
      </w:r>
      <w:r w:rsidR="00D836AE" w:rsidRPr="00DE6131">
        <w:rPr>
          <w:rFonts w:hint="cs"/>
          <w:rtl/>
        </w:rPr>
        <w:t>هده</w:t>
      </w:r>
      <w:r w:rsidRPr="00DE6131">
        <w:rPr>
          <w:rFonts w:hint="cs"/>
          <w:rtl/>
        </w:rPr>
        <w:t xml:space="preserve"> </w:t>
      </w:r>
      <w:r w:rsidR="00DE4FDF" w:rsidRPr="00DE6131">
        <w:rPr>
          <w:rFonts w:hint="cs"/>
          <w:rtl/>
        </w:rPr>
        <w:t>الدراسات</w:t>
      </w:r>
      <w:r w:rsidRPr="00DE6131">
        <w:rPr>
          <w:rFonts w:hint="cs"/>
          <w:rtl/>
        </w:rPr>
        <w:t xml:space="preserve"> </w:t>
      </w:r>
      <w:r w:rsidR="00D836AE" w:rsidRPr="00DE6131">
        <w:rPr>
          <w:rFonts w:hint="cs"/>
          <w:rtl/>
        </w:rPr>
        <w:t>لازالت</w:t>
      </w:r>
      <w:r w:rsidRPr="00DE6131">
        <w:rPr>
          <w:rFonts w:hint="cs"/>
          <w:rtl/>
        </w:rPr>
        <w:t xml:space="preserve"> </w:t>
      </w:r>
      <w:r w:rsidR="00DE4FDF" w:rsidRPr="00DE6131">
        <w:rPr>
          <w:rFonts w:hint="cs"/>
          <w:rtl/>
        </w:rPr>
        <w:t>قليلة</w:t>
      </w:r>
      <w:r w:rsidRPr="00DE6131">
        <w:rPr>
          <w:rFonts w:hint="cs"/>
          <w:rtl/>
        </w:rPr>
        <w:t xml:space="preserve"> </w:t>
      </w:r>
      <w:r w:rsidR="00D836AE" w:rsidRPr="00DE6131">
        <w:rPr>
          <w:rFonts w:hint="cs"/>
          <w:rtl/>
        </w:rPr>
        <w:t>بالنسبة</w:t>
      </w:r>
      <w:r w:rsidRPr="00DE6131">
        <w:rPr>
          <w:rFonts w:hint="cs"/>
          <w:rtl/>
        </w:rPr>
        <w:t xml:space="preserve"> </w:t>
      </w:r>
      <w:r w:rsidR="00D836AE" w:rsidRPr="00DE6131">
        <w:rPr>
          <w:rFonts w:hint="cs"/>
          <w:rtl/>
        </w:rPr>
        <w:t>ل</w:t>
      </w:r>
      <w:r w:rsidR="00DE4FDF" w:rsidRPr="00DE6131">
        <w:rPr>
          <w:rFonts w:hint="cs"/>
          <w:rtl/>
        </w:rPr>
        <w:t>لجزائر</w:t>
      </w:r>
      <w:r w:rsidRPr="00DE6131">
        <w:rPr>
          <w:rFonts w:hint="cs"/>
          <w:rtl/>
        </w:rPr>
        <w:t xml:space="preserve"> </w:t>
      </w:r>
      <w:r w:rsidR="00DE4FDF" w:rsidRPr="00DE6131">
        <w:rPr>
          <w:rFonts w:hint="cs"/>
          <w:rtl/>
        </w:rPr>
        <w:t>ولم</w:t>
      </w:r>
      <w:r w:rsidRPr="00DE6131">
        <w:rPr>
          <w:rFonts w:hint="cs"/>
          <w:rtl/>
        </w:rPr>
        <w:t xml:space="preserve"> </w:t>
      </w:r>
      <w:r w:rsidR="00DE4FDF" w:rsidRPr="00DE6131">
        <w:rPr>
          <w:rFonts w:hint="cs"/>
          <w:rtl/>
        </w:rPr>
        <w:t>تحظى</w:t>
      </w:r>
      <w:r w:rsidRPr="00DE6131">
        <w:rPr>
          <w:rFonts w:hint="cs"/>
          <w:rtl/>
        </w:rPr>
        <w:t xml:space="preserve"> </w:t>
      </w:r>
      <w:r w:rsidR="00DE4FDF" w:rsidRPr="00DE6131">
        <w:rPr>
          <w:rFonts w:hint="cs"/>
          <w:rtl/>
        </w:rPr>
        <w:t>بالإحاط</w:t>
      </w:r>
      <w:r w:rsidR="00DE4FDF" w:rsidRPr="00DE6131">
        <w:rPr>
          <w:rtl/>
        </w:rPr>
        <w:t>ة</w:t>
      </w:r>
      <w:r w:rsidRPr="00DE6131">
        <w:rPr>
          <w:rFonts w:hint="cs"/>
          <w:rtl/>
        </w:rPr>
        <w:t xml:space="preserve"> </w:t>
      </w:r>
      <w:r w:rsidR="00DE4FDF" w:rsidRPr="00DE6131">
        <w:rPr>
          <w:rFonts w:hint="cs"/>
          <w:rtl/>
        </w:rPr>
        <w:t>اللازمة</w:t>
      </w:r>
      <w:r w:rsidRPr="00DE6131">
        <w:rPr>
          <w:rFonts w:hint="cs"/>
          <w:rtl/>
        </w:rPr>
        <w:t xml:space="preserve"> </w:t>
      </w:r>
      <w:r w:rsidR="00DE4FDF" w:rsidRPr="00DE6131">
        <w:rPr>
          <w:rFonts w:hint="cs"/>
          <w:rtl/>
        </w:rPr>
        <w:t>بجميع</w:t>
      </w:r>
      <w:r w:rsidRPr="00DE6131">
        <w:rPr>
          <w:rFonts w:hint="cs"/>
          <w:rtl/>
        </w:rPr>
        <w:t xml:space="preserve"> </w:t>
      </w:r>
      <w:r w:rsidR="00DE4FDF" w:rsidRPr="00DE6131">
        <w:rPr>
          <w:rFonts w:hint="cs"/>
          <w:rtl/>
        </w:rPr>
        <w:t>الجوانب</w:t>
      </w:r>
      <w:r w:rsidRPr="00DE6131">
        <w:rPr>
          <w:rFonts w:hint="cs"/>
          <w:rtl/>
        </w:rPr>
        <w:t xml:space="preserve"> </w:t>
      </w:r>
      <w:r w:rsidR="00DE4FDF" w:rsidRPr="00DE6131">
        <w:rPr>
          <w:rFonts w:hint="cs"/>
          <w:rtl/>
        </w:rPr>
        <w:t>القانونية</w:t>
      </w:r>
      <w:r w:rsidRPr="00DE6131">
        <w:rPr>
          <w:rFonts w:hint="cs"/>
          <w:rtl/>
        </w:rPr>
        <w:t xml:space="preserve"> </w:t>
      </w:r>
      <w:r w:rsidR="00DE4FDF" w:rsidRPr="00DE6131">
        <w:rPr>
          <w:rFonts w:hint="cs"/>
          <w:rtl/>
        </w:rPr>
        <w:t>المتعلقة</w:t>
      </w:r>
      <w:r w:rsidRPr="00DE6131">
        <w:rPr>
          <w:rFonts w:hint="cs"/>
          <w:rtl/>
        </w:rPr>
        <w:t xml:space="preserve"> </w:t>
      </w:r>
      <w:r w:rsidR="00DE4FDF" w:rsidRPr="00DE6131">
        <w:rPr>
          <w:rFonts w:hint="cs"/>
          <w:rtl/>
        </w:rPr>
        <w:t>بها،</w:t>
      </w:r>
      <w:r w:rsidRPr="00DE6131">
        <w:rPr>
          <w:rFonts w:hint="cs"/>
          <w:rtl/>
        </w:rPr>
        <w:t xml:space="preserve"> </w:t>
      </w:r>
      <w:r w:rsidR="00DE4FDF" w:rsidRPr="00DE6131">
        <w:rPr>
          <w:rFonts w:hint="cs"/>
          <w:rtl/>
        </w:rPr>
        <w:t>بالنظر</w:t>
      </w:r>
      <w:r w:rsidRPr="00DE6131">
        <w:rPr>
          <w:rFonts w:hint="cs"/>
          <w:rtl/>
        </w:rPr>
        <w:t xml:space="preserve"> </w:t>
      </w:r>
      <w:r w:rsidR="00DE4FDF" w:rsidRPr="00DE6131">
        <w:rPr>
          <w:rFonts w:hint="cs"/>
          <w:rtl/>
        </w:rPr>
        <w:t>إلى</w:t>
      </w:r>
      <w:r w:rsidRPr="00DE6131">
        <w:rPr>
          <w:rFonts w:hint="cs"/>
          <w:rtl/>
        </w:rPr>
        <w:t xml:space="preserve"> </w:t>
      </w:r>
      <w:r w:rsidR="00DE4FDF" w:rsidRPr="00DE6131">
        <w:rPr>
          <w:rFonts w:hint="cs"/>
          <w:rtl/>
        </w:rPr>
        <w:t>عوامل</w:t>
      </w:r>
      <w:r w:rsidRPr="00DE6131">
        <w:rPr>
          <w:rFonts w:hint="cs"/>
          <w:rtl/>
        </w:rPr>
        <w:t xml:space="preserve"> </w:t>
      </w:r>
      <w:r w:rsidR="00DE4FDF" w:rsidRPr="00DE6131">
        <w:rPr>
          <w:rFonts w:hint="cs"/>
          <w:rtl/>
        </w:rPr>
        <w:t>مختلفة</w:t>
      </w:r>
      <w:r w:rsidRPr="00DE6131">
        <w:rPr>
          <w:rFonts w:hint="cs"/>
          <w:rtl/>
        </w:rPr>
        <w:t xml:space="preserve"> </w:t>
      </w:r>
      <w:r w:rsidR="00DE4FDF" w:rsidRPr="00DE6131">
        <w:rPr>
          <w:rFonts w:hint="cs"/>
          <w:rtl/>
        </w:rPr>
        <w:t>تتعلق</w:t>
      </w:r>
      <w:r w:rsidRPr="00DE6131">
        <w:rPr>
          <w:rFonts w:hint="cs"/>
          <w:rtl/>
        </w:rPr>
        <w:t xml:space="preserve"> </w:t>
      </w:r>
      <w:r w:rsidR="00DE4FDF" w:rsidRPr="00DE6131">
        <w:rPr>
          <w:rFonts w:hint="cs"/>
          <w:rtl/>
        </w:rPr>
        <w:t>أساسا</w:t>
      </w:r>
      <w:r w:rsidRPr="00DE6131">
        <w:rPr>
          <w:rFonts w:hint="cs"/>
          <w:rtl/>
        </w:rPr>
        <w:t xml:space="preserve"> </w:t>
      </w:r>
      <w:r w:rsidR="00DE4FDF" w:rsidRPr="00DE6131">
        <w:rPr>
          <w:rFonts w:hint="cs"/>
          <w:rtl/>
        </w:rPr>
        <w:t>بالتردد</w:t>
      </w:r>
      <w:r w:rsidRPr="00DE6131">
        <w:rPr>
          <w:rFonts w:hint="cs"/>
          <w:rtl/>
        </w:rPr>
        <w:t xml:space="preserve"> </w:t>
      </w:r>
      <w:r w:rsidR="00DE4FDF" w:rsidRPr="00DE6131">
        <w:rPr>
          <w:rFonts w:hint="cs"/>
          <w:rtl/>
        </w:rPr>
        <w:t>الملحوظ</w:t>
      </w:r>
      <w:r w:rsidRPr="00DE6131">
        <w:rPr>
          <w:rFonts w:hint="cs"/>
          <w:rtl/>
        </w:rPr>
        <w:t xml:space="preserve"> </w:t>
      </w:r>
      <w:r w:rsidR="00DE4FDF" w:rsidRPr="00DE6131">
        <w:rPr>
          <w:rFonts w:hint="cs"/>
          <w:rtl/>
        </w:rPr>
        <w:t>في</w:t>
      </w:r>
      <w:r w:rsidRPr="00DE6131">
        <w:rPr>
          <w:rFonts w:hint="cs"/>
          <w:rtl/>
        </w:rPr>
        <w:t xml:space="preserve"> </w:t>
      </w:r>
      <w:r w:rsidR="00DE4FDF" w:rsidRPr="00DE6131">
        <w:rPr>
          <w:rFonts w:hint="cs"/>
          <w:rtl/>
        </w:rPr>
        <w:t>تطبيق</w:t>
      </w:r>
      <w:r w:rsidRPr="00DE6131">
        <w:rPr>
          <w:rFonts w:hint="cs"/>
          <w:rtl/>
        </w:rPr>
        <w:t xml:space="preserve"> </w:t>
      </w:r>
      <w:r w:rsidR="00DE4FDF" w:rsidRPr="00DE6131">
        <w:rPr>
          <w:rFonts w:hint="cs"/>
          <w:rtl/>
        </w:rPr>
        <w:t>هذه</w:t>
      </w:r>
      <w:r w:rsidRPr="00DE6131">
        <w:rPr>
          <w:rFonts w:hint="cs"/>
          <w:rtl/>
        </w:rPr>
        <w:t xml:space="preserve"> </w:t>
      </w:r>
      <w:r w:rsidR="00DE4FDF" w:rsidRPr="00DE6131">
        <w:rPr>
          <w:rFonts w:hint="cs"/>
          <w:rtl/>
        </w:rPr>
        <w:t>العقود</w:t>
      </w:r>
      <w:r w:rsidRPr="00DE6131">
        <w:rPr>
          <w:rFonts w:hint="cs"/>
          <w:rtl/>
        </w:rPr>
        <w:t xml:space="preserve"> </w:t>
      </w:r>
      <w:r w:rsidR="00DE4FDF" w:rsidRPr="00DE6131">
        <w:rPr>
          <w:rFonts w:hint="cs"/>
          <w:rtl/>
        </w:rPr>
        <w:t>بصورها</w:t>
      </w:r>
      <w:r w:rsidRPr="00DE6131">
        <w:rPr>
          <w:rFonts w:hint="cs"/>
          <w:rtl/>
        </w:rPr>
        <w:t xml:space="preserve"> </w:t>
      </w:r>
      <w:r w:rsidR="00DE4FDF" w:rsidRPr="00DE6131">
        <w:rPr>
          <w:rFonts w:hint="cs"/>
          <w:rtl/>
        </w:rPr>
        <w:t>الحديثة</w:t>
      </w:r>
      <w:r w:rsidRPr="00DE6131">
        <w:rPr>
          <w:rFonts w:hint="cs"/>
          <w:rtl/>
        </w:rPr>
        <w:t xml:space="preserve"> </w:t>
      </w:r>
      <w:r w:rsidR="00DE4FDF" w:rsidRPr="00DE6131">
        <w:rPr>
          <w:rFonts w:hint="cs"/>
          <w:rtl/>
        </w:rPr>
        <w:t>على</w:t>
      </w:r>
      <w:r w:rsidRPr="00DE6131">
        <w:rPr>
          <w:rFonts w:hint="cs"/>
          <w:rtl/>
        </w:rPr>
        <w:t xml:space="preserve"> </w:t>
      </w:r>
      <w:r w:rsidR="00DE4FDF" w:rsidRPr="00DE6131">
        <w:rPr>
          <w:rFonts w:hint="cs"/>
          <w:rtl/>
        </w:rPr>
        <w:t>أرض</w:t>
      </w:r>
      <w:r w:rsidRPr="00DE6131">
        <w:rPr>
          <w:rFonts w:hint="cs"/>
          <w:rtl/>
        </w:rPr>
        <w:t xml:space="preserve"> </w:t>
      </w:r>
      <w:r w:rsidR="00DE4FDF" w:rsidRPr="00DE6131">
        <w:rPr>
          <w:rFonts w:hint="cs"/>
          <w:rtl/>
        </w:rPr>
        <w:t>الواقع،</w:t>
      </w:r>
      <w:r w:rsidRPr="00DE6131">
        <w:rPr>
          <w:rFonts w:hint="cs"/>
          <w:rtl/>
        </w:rPr>
        <w:t xml:space="preserve"> </w:t>
      </w:r>
      <w:r w:rsidR="00DE4FDF" w:rsidRPr="00DE6131">
        <w:rPr>
          <w:rFonts w:hint="cs"/>
          <w:rtl/>
        </w:rPr>
        <w:t>والاكتفاء</w:t>
      </w:r>
      <w:r w:rsidRPr="00DE6131">
        <w:rPr>
          <w:rFonts w:hint="cs"/>
          <w:rtl/>
        </w:rPr>
        <w:t xml:space="preserve"> </w:t>
      </w:r>
      <w:r w:rsidR="00DE4FDF" w:rsidRPr="00DE6131">
        <w:rPr>
          <w:rFonts w:hint="cs"/>
          <w:rtl/>
        </w:rPr>
        <w:t>بعقود</w:t>
      </w:r>
      <w:r w:rsidRPr="00DE6131">
        <w:rPr>
          <w:rFonts w:hint="cs"/>
          <w:rtl/>
        </w:rPr>
        <w:t xml:space="preserve"> </w:t>
      </w:r>
      <w:r w:rsidR="00DE4FDF" w:rsidRPr="00DE6131">
        <w:rPr>
          <w:rFonts w:hint="cs"/>
          <w:rtl/>
        </w:rPr>
        <w:t>الصفقات</w:t>
      </w:r>
      <w:r w:rsidRPr="00DE6131">
        <w:rPr>
          <w:rFonts w:hint="cs"/>
          <w:rtl/>
        </w:rPr>
        <w:t xml:space="preserve"> </w:t>
      </w:r>
      <w:r w:rsidR="00DE4FDF" w:rsidRPr="00DE6131">
        <w:rPr>
          <w:rFonts w:hint="cs"/>
          <w:rtl/>
        </w:rPr>
        <w:t>العامة</w:t>
      </w:r>
      <w:r w:rsidRPr="00DE6131">
        <w:rPr>
          <w:rFonts w:hint="cs"/>
          <w:rtl/>
        </w:rPr>
        <w:t xml:space="preserve"> </w:t>
      </w:r>
      <w:r w:rsidR="00DE4FDF" w:rsidRPr="00DE6131">
        <w:rPr>
          <w:rFonts w:hint="cs"/>
          <w:rtl/>
        </w:rPr>
        <w:t>لتلبية</w:t>
      </w:r>
      <w:r w:rsidRPr="00DE6131">
        <w:rPr>
          <w:rFonts w:hint="cs"/>
          <w:rtl/>
        </w:rPr>
        <w:t xml:space="preserve"> </w:t>
      </w:r>
      <w:r w:rsidR="00DE4FDF" w:rsidRPr="00DE6131">
        <w:rPr>
          <w:rFonts w:hint="cs"/>
          <w:rtl/>
        </w:rPr>
        <w:t>الحاجيات</w:t>
      </w:r>
      <w:r w:rsidRPr="00DE6131">
        <w:rPr>
          <w:rFonts w:hint="cs"/>
          <w:rtl/>
        </w:rPr>
        <w:t xml:space="preserve"> </w:t>
      </w:r>
      <w:r w:rsidR="00DE4FDF" w:rsidRPr="00DE6131">
        <w:rPr>
          <w:rFonts w:hint="cs"/>
          <w:rtl/>
        </w:rPr>
        <w:t>العامة</w:t>
      </w:r>
      <w:r w:rsidRPr="00DE6131">
        <w:rPr>
          <w:rFonts w:hint="cs"/>
          <w:rtl/>
        </w:rPr>
        <w:t xml:space="preserve"> </w:t>
      </w:r>
      <w:r w:rsidR="00DE4FDF" w:rsidRPr="00DE6131">
        <w:rPr>
          <w:rFonts w:hint="cs"/>
          <w:rtl/>
        </w:rPr>
        <w:t>للجمهور</w:t>
      </w:r>
      <w:r w:rsidRPr="00DE6131">
        <w:rPr>
          <w:rFonts w:hint="cs"/>
          <w:rtl/>
        </w:rPr>
        <w:t xml:space="preserve"> </w:t>
      </w:r>
      <w:r w:rsidR="00DE4FDF" w:rsidRPr="00DE6131">
        <w:rPr>
          <w:rFonts w:hint="cs"/>
          <w:rtl/>
        </w:rPr>
        <w:t>وهذا</w:t>
      </w:r>
      <w:r w:rsidRPr="00DE6131">
        <w:rPr>
          <w:rFonts w:hint="cs"/>
          <w:rtl/>
        </w:rPr>
        <w:t xml:space="preserve"> </w:t>
      </w:r>
      <w:r w:rsidR="00DE4FDF" w:rsidRPr="00DE6131">
        <w:rPr>
          <w:rFonts w:hint="cs"/>
          <w:rtl/>
        </w:rPr>
        <w:t>بالرغم</w:t>
      </w:r>
      <w:r w:rsidRPr="00DE6131">
        <w:rPr>
          <w:rFonts w:hint="cs"/>
          <w:rtl/>
        </w:rPr>
        <w:t xml:space="preserve"> </w:t>
      </w:r>
      <w:r w:rsidR="00DE4FDF" w:rsidRPr="00DE6131">
        <w:rPr>
          <w:rFonts w:hint="cs"/>
          <w:rtl/>
        </w:rPr>
        <w:t>من</w:t>
      </w:r>
      <w:r w:rsidRPr="00DE6131">
        <w:rPr>
          <w:rFonts w:hint="cs"/>
          <w:rtl/>
        </w:rPr>
        <w:t xml:space="preserve"> </w:t>
      </w:r>
      <w:r w:rsidR="00DE4FDF" w:rsidRPr="00DE6131">
        <w:rPr>
          <w:rFonts w:hint="cs"/>
          <w:rtl/>
        </w:rPr>
        <w:t>المزايا</w:t>
      </w:r>
      <w:r w:rsidRPr="00DE6131">
        <w:rPr>
          <w:rFonts w:hint="cs"/>
          <w:rtl/>
        </w:rPr>
        <w:t xml:space="preserve"> </w:t>
      </w:r>
      <w:r w:rsidR="00DE4FDF" w:rsidRPr="00DE6131">
        <w:rPr>
          <w:rFonts w:hint="cs"/>
          <w:rtl/>
        </w:rPr>
        <w:t>العديدة</w:t>
      </w:r>
      <w:r w:rsidRPr="00DE6131">
        <w:rPr>
          <w:rFonts w:hint="cs"/>
          <w:rtl/>
        </w:rPr>
        <w:t xml:space="preserve"> </w:t>
      </w:r>
      <w:r w:rsidR="00DE4FDF" w:rsidRPr="00DE6131">
        <w:rPr>
          <w:rFonts w:hint="cs"/>
          <w:rtl/>
        </w:rPr>
        <w:t>التي</w:t>
      </w:r>
      <w:r w:rsidRPr="00DE6131">
        <w:rPr>
          <w:rFonts w:hint="cs"/>
          <w:rtl/>
        </w:rPr>
        <w:t xml:space="preserve"> </w:t>
      </w:r>
      <w:r w:rsidR="00DE4FDF" w:rsidRPr="00DE6131">
        <w:rPr>
          <w:rFonts w:hint="cs"/>
          <w:rtl/>
        </w:rPr>
        <w:t>توفرها</w:t>
      </w:r>
      <w:r w:rsidRPr="00DE6131">
        <w:rPr>
          <w:rFonts w:hint="cs"/>
          <w:rtl/>
        </w:rPr>
        <w:t xml:space="preserve"> </w:t>
      </w:r>
      <w:r w:rsidR="00DE4FDF" w:rsidRPr="00DE6131">
        <w:rPr>
          <w:rFonts w:hint="cs"/>
          <w:rtl/>
        </w:rPr>
        <w:t>عقود</w:t>
      </w:r>
      <w:r w:rsidRPr="00DE6131">
        <w:rPr>
          <w:rFonts w:hint="cs"/>
          <w:rtl/>
        </w:rPr>
        <w:t xml:space="preserve"> </w:t>
      </w:r>
      <w:r w:rsidR="00DE4FDF" w:rsidRPr="00DE6131">
        <w:rPr>
          <w:rFonts w:hint="cs"/>
          <w:rtl/>
        </w:rPr>
        <w:t>التفويض</w:t>
      </w:r>
      <w:r w:rsidRPr="00DE6131">
        <w:rPr>
          <w:rFonts w:hint="cs"/>
          <w:rtl/>
        </w:rPr>
        <w:t xml:space="preserve"> </w:t>
      </w:r>
      <w:r w:rsidR="00DE4FDF" w:rsidRPr="00DE6131">
        <w:rPr>
          <w:rFonts w:hint="cs"/>
          <w:rtl/>
        </w:rPr>
        <w:t>لجميع</w:t>
      </w:r>
      <w:r w:rsidRPr="00DE6131">
        <w:rPr>
          <w:rFonts w:hint="cs"/>
          <w:rtl/>
        </w:rPr>
        <w:t xml:space="preserve"> </w:t>
      </w:r>
      <w:r w:rsidR="00DE4FDF" w:rsidRPr="00DE6131">
        <w:rPr>
          <w:rFonts w:hint="cs"/>
          <w:rtl/>
        </w:rPr>
        <w:t>أطراف</w:t>
      </w:r>
      <w:r w:rsidRPr="00DE6131">
        <w:rPr>
          <w:rFonts w:hint="cs"/>
          <w:rtl/>
        </w:rPr>
        <w:t xml:space="preserve"> </w:t>
      </w:r>
      <w:r w:rsidR="00DE4FDF" w:rsidRPr="00DE6131">
        <w:rPr>
          <w:rFonts w:hint="cs"/>
          <w:rtl/>
        </w:rPr>
        <w:t>العقد.</w:t>
      </w:r>
    </w:p>
    <w:p w14:paraId="16DFAAFA" w14:textId="79333A98" w:rsidR="00C21E71" w:rsidRPr="00DE6131" w:rsidRDefault="00713331" w:rsidP="00960774">
      <w:pPr>
        <w:rPr>
          <w:rtl/>
        </w:rPr>
      </w:pPr>
      <w:r w:rsidRPr="00DE6131">
        <w:rPr>
          <w:rFonts w:hint="cs"/>
          <w:rtl/>
        </w:rPr>
        <w:t xml:space="preserve"> </w:t>
      </w:r>
      <w:r w:rsidR="00DE4FDF" w:rsidRPr="00DE6131">
        <w:rPr>
          <w:rFonts w:hint="cs"/>
          <w:rtl/>
        </w:rPr>
        <w:t>غير</w:t>
      </w:r>
      <w:r w:rsidRPr="00DE6131">
        <w:rPr>
          <w:rFonts w:hint="cs"/>
          <w:rtl/>
        </w:rPr>
        <w:t xml:space="preserve"> </w:t>
      </w:r>
      <w:r w:rsidR="00DE4FDF" w:rsidRPr="00DE6131">
        <w:rPr>
          <w:rFonts w:hint="cs"/>
          <w:rtl/>
        </w:rPr>
        <w:t>أن</w:t>
      </w:r>
      <w:r w:rsidRPr="00DE6131">
        <w:rPr>
          <w:rFonts w:hint="cs"/>
          <w:rtl/>
        </w:rPr>
        <w:t xml:space="preserve"> </w:t>
      </w:r>
      <w:r w:rsidR="00DE4FDF" w:rsidRPr="00DE6131">
        <w:rPr>
          <w:rFonts w:hint="cs"/>
          <w:rtl/>
        </w:rPr>
        <w:t>مسألة</w:t>
      </w:r>
      <w:r w:rsidRPr="00DE6131">
        <w:rPr>
          <w:rFonts w:hint="cs"/>
          <w:rtl/>
        </w:rPr>
        <w:t xml:space="preserve"> </w:t>
      </w:r>
      <w:r w:rsidR="00DE4FDF" w:rsidRPr="00DE6131">
        <w:rPr>
          <w:rFonts w:hint="cs"/>
          <w:rtl/>
        </w:rPr>
        <w:t>الرقاب</w:t>
      </w:r>
      <w:r w:rsidR="00DE4FDF" w:rsidRPr="00DE6131">
        <w:rPr>
          <w:rtl/>
        </w:rPr>
        <w:t>ة</w:t>
      </w:r>
      <w:r w:rsidRPr="00DE6131">
        <w:rPr>
          <w:rFonts w:hint="cs"/>
          <w:rtl/>
        </w:rPr>
        <w:t xml:space="preserve"> </w:t>
      </w:r>
      <w:r w:rsidR="00DE4FDF" w:rsidRPr="00DE6131">
        <w:rPr>
          <w:rFonts w:hint="cs"/>
          <w:rtl/>
        </w:rPr>
        <w:t>على</w:t>
      </w:r>
      <w:r w:rsidRPr="00DE6131">
        <w:rPr>
          <w:rFonts w:hint="cs"/>
          <w:rtl/>
        </w:rPr>
        <w:t xml:space="preserve"> </w:t>
      </w:r>
      <w:r w:rsidR="00DE4FDF" w:rsidRPr="00DE6131">
        <w:rPr>
          <w:rFonts w:hint="cs"/>
          <w:rtl/>
        </w:rPr>
        <w:t>عقود</w:t>
      </w:r>
      <w:r w:rsidRPr="00DE6131">
        <w:rPr>
          <w:rFonts w:hint="cs"/>
          <w:rtl/>
        </w:rPr>
        <w:t xml:space="preserve"> </w:t>
      </w:r>
      <w:r w:rsidR="00DE4FDF" w:rsidRPr="00DE6131">
        <w:rPr>
          <w:rFonts w:hint="cs"/>
          <w:rtl/>
        </w:rPr>
        <w:t>التفويض</w:t>
      </w:r>
      <w:r w:rsidRPr="00DE6131">
        <w:rPr>
          <w:rFonts w:hint="cs"/>
          <w:rtl/>
        </w:rPr>
        <w:t xml:space="preserve"> </w:t>
      </w:r>
      <w:r w:rsidR="00DE4FDF" w:rsidRPr="00DE6131">
        <w:rPr>
          <w:rFonts w:hint="cs"/>
          <w:rtl/>
        </w:rPr>
        <w:t>كجزئية</w:t>
      </w:r>
      <w:r w:rsidRPr="00DE6131">
        <w:rPr>
          <w:rFonts w:hint="cs"/>
          <w:rtl/>
        </w:rPr>
        <w:t xml:space="preserve"> </w:t>
      </w:r>
      <w:r w:rsidR="00DE4FDF" w:rsidRPr="00DE6131">
        <w:rPr>
          <w:rFonts w:hint="cs"/>
          <w:rtl/>
        </w:rPr>
        <w:t>مهمة</w:t>
      </w:r>
      <w:r w:rsidRPr="00DE6131">
        <w:rPr>
          <w:rFonts w:hint="cs"/>
          <w:rtl/>
        </w:rPr>
        <w:t xml:space="preserve"> </w:t>
      </w:r>
      <w:r w:rsidR="00DE4FDF" w:rsidRPr="00DE6131">
        <w:rPr>
          <w:rFonts w:hint="cs"/>
          <w:rtl/>
        </w:rPr>
        <w:t>لم</w:t>
      </w:r>
      <w:r w:rsidRPr="00DE6131">
        <w:rPr>
          <w:rFonts w:hint="cs"/>
          <w:rtl/>
        </w:rPr>
        <w:t xml:space="preserve"> </w:t>
      </w:r>
      <w:r w:rsidR="00DE4FDF" w:rsidRPr="00DE6131">
        <w:rPr>
          <w:rFonts w:hint="cs"/>
          <w:rtl/>
        </w:rPr>
        <w:t>تتطرق</w:t>
      </w:r>
      <w:r w:rsidRPr="00DE6131">
        <w:rPr>
          <w:rFonts w:hint="cs"/>
          <w:rtl/>
        </w:rPr>
        <w:t xml:space="preserve"> </w:t>
      </w:r>
      <w:r w:rsidR="00DE4FDF" w:rsidRPr="00DE6131">
        <w:rPr>
          <w:rFonts w:hint="cs"/>
          <w:rtl/>
        </w:rPr>
        <w:t>لها</w:t>
      </w:r>
      <w:r w:rsidRPr="00DE6131">
        <w:rPr>
          <w:rFonts w:hint="cs"/>
          <w:rtl/>
        </w:rPr>
        <w:t xml:space="preserve"> </w:t>
      </w:r>
      <w:r w:rsidR="00DE4FDF" w:rsidRPr="00DE6131">
        <w:rPr>
          <w:rFonts w:hint="cs"/>
          <w:rtl/>
        </w:rPr>
        <w:t>إلا</w:t>
      </w:r>
      <w:r w:rsidRPr="00DE6131">
        <w:rPr>
          <w:rFonts w:hint="cs"/>
          <w:rtl/>
        </w:rPr>
        <w:t xml:space="preserve"> </w:t>
      </w:r>
      <w:r w:rsidR="00DE4FDF" w:rsidRPr="00DE6131">
        <w:rPr>
          <w:rFonts w:hint="cs"/>
          <w:rtl/>
        </w:rPr>
        <w:t>دراسات</w:t>
      </w:r>
      <w:r w:rsidRPr="00DE6131">
        <w:rPr>
          <w:rFonts w:hint="cs"/>
          <w:rtl/>
        </w:rPr>
        <w:t xml:space="preserve"> </w:t>
      </w:r>
      <w:r w:rsidR="00DE4FDF" w:rsidRPr="00DE6131">
        <w:rPr>
          <w:rFonts w:hint="cs"/>
          <w:rtl/>
        </w:rPr>
        <w:t>القليلة</w:t>
      </w:r>
      <w:r w:rsidRPr="00DE6131">
        <w:rPr>
          <w:rFonts w:hint="cs"/>
          <w:rtl/>
        </w:rPr>
        <w:t xml:space="preserve"> </w:t>
      </w:r>
      <w:r w:rsidR="00D836AE" w:rsidRPr="00DE6131">
        <w:rPr>
          <w:rFonts w:hint="cs"/>
          <w:rtl/>
        </w:rPr>
        <w:t>في</w:t>
      </w:r>
      <w:r w:rsidRPr="00DE6131">
        <w:rPr>
          <w:rFonts w:hint="cs"/>
          <w:rtl/>
        </w:rPr>
        <w:t xml:space="preserve"> </w:t>
      </w:r>
      <w:r w:rsidR="00D836AE" w:rsidRPr="00DE6131">
        <w:rPr>
          <w:rFonts w:hint="cs"/>
          <w:rtl/>
        </w:rPr>
        <w:t>اطار</w:t>
      </w:r>
      <w:r w:rsidRPr="00DE6131">
        <w:rPr>
          <w:rFonts w:hint="cs"/>
          <w:rtl/>
        </w:rPr>
        <w:t xml:space="preserve"> </w:t>
      </w:r>
      <w:r w:rsidR="008026B1" w:rsidRPr="00DE6131">
        <w:rPr>
          <w:rFonts w:hint="cs"/>
          <w:rtl/>
        </w:rPr>
        <w:t>الحديث</w:t>
      </w:r>
      <w:r w:rsidRPr="00DE6131">
        <w:rPr>
          <w:rFonts w:hint="cs"/>
          <w:rtl/>
        </w:rPr>
        <w:t xml:space="preserve"> </w:t>
      </w:r>
      <w:r w:rsidR="00DE4FDF" w:rsidRPr="00DE6131">
        <w:rPr>
          <w:rFonts w:hint="cs"/>
          <w:rtl/>
        </w:rPr>
        <w:t>الرقابة</w:t>
      </w:r>
      <w:r w:rsidRPr="00DE6131">
        <w:rPr>
          <w:rFonts w:hint="cs"/>
          <w:rtl/>
        </w:rPr>
        <w:t xml:space="preserve"> </w:t>
      </w:r>
      <w:r w:rsidR="00DE4FDF" w:rsidRPr="00DE6131">
        <w:rPr>
          <w:rFonts w:hint="cs"/>
          <w:rtl/>
        </w:rPr>
        <w:t>الإدارية</w:t>
      </w:r>
      <w:r w:rsidRPr="00DE6131">
        <w:rPr>
          <w:rFonts w:hint="cs"/>
          <w:rtl/>
        </w:rPr>
        <w:t xml:space="preserve"> </w:t>
      </w:r>
      <w:r w:rsidR="00DE4FDF" w:rsidRPr="00DE6131">
        <w:rPr>
          <w:rFonts w:hint="cs"/>
          <w:rtl/>
        </w:rPr>
        <w:t>على</w:t>
      </w:r>
      <w:r w:rsidRPr="00DE6131">
        <w:rPr>
          <w:rFonts w:hint="cs"/>
          <w:rtl/>
        </w:rPr>
        <w:t xml:space="preserve"> </w:t>
      </w:r>
      <w:r w:rsidR="00DE4FDF" w:rsidRPr="00DE6131">
        <w:rPr>
          <w:rFonts w:hint="cs"/>
          <w:rtl/>
        </w:rPr>
        <w:t>اتفاقية</w:t>
      </w:r>
      <w:r w:rsidRPr="00DE6131">
        <w:rPr>
          <w:rFonts w:hint="cs"/>
          <w:rtl/>
        </w:rPr>
        <w:t xml:space="preserve"> </w:t>
      </w:r>
      <w:r w:rsidR="00DE4FDF" w:rsidRPr="00DE6131">
        <w:rPr>
          <w:rFonts w:hint="cs"/>
          <w:rtl/>
        </w:rPr>
        <w:t>تفويض</w:t>
      </w:r>
      <w:r w:rsidRPr="00DE6131">
        <w:rPr>
          <w:rFonts w:hint="cs"/>
          <w:rtl/>
        </w:rPr>
        <w:t xml:space="preserve"> </w:t>
      </w:r>
      <w:r w:rsidR="00DE4FDF" w:rsidRPr="00DE6131">
        <w:rPr>
          <w:rFonts w:hint="cs"/>
          <w:rtl/>
        </w:rPr>
        <w:t>المرفق</w:t>
      </w:r>
      <w:r w:rsidRPr="00DE6131">
        <w:rPr>
          <w:rFonts w:hint="cs"/>
          <w:rtl/>
        </w:rPr>
        <w:t xml:space="preserve"> </w:t>
      </w:r>
      <w:r w:rsidR="00DE4FDF" w:rsidRPr="00DE6131">
        <w:rPr>
          <w:rFonts w:hint="cs"/>
          <w:rtl/>
        </w:rPr>
        <w:t>العام</w:t>
      </w:r>
      <w:r w:rsidRPr="00DE6131">
        <w:rPr>
          <w:rFonts w:hint="cs"/>
          <w:rtl/>
        </w:rPr>
        <w:t xml:space="preserve"> </w:t>
      </w:r>
      <w:r w:rsidR="00DE4FDF" w:rsidRPr="00DE6131">
        <w:rPr>
          <w:rFonts w:hint="cs"/>
          <w:rtl/>
        </w:rPr>
        <w:t>على</w:t>
      </w:r>
      <w:r w:rsidRPr="00DE6131">
        <w:rPr>
          <w:rFonts w:hint="cs"/>
          <w:rtl/>
        </w:rPr>
        <w:t xml:space="preserve"> </w:t>
      </w:r>
      <w:r w:rsidR="00DE4FDF" w:rsidRPr="00DE6131">
        <w:rPr>
          <w:rFonts w:hint="cs"/>
          <w:rtl/>
        </w:rPr>
        <w:t>ضوء</w:t>
      </w:r>
      <w:r w:rsidRPr="00DE6131">
        <w:rPr>
          <w:rFonts w:hint="cs"/>
          <w:rtl/>
        </w:rPr>
        <w:t xml:space="preserve"> </w:t>
      </w:r>
      <w:r w:rsidR="00DE4FDF" w:rsidRPr="00DE6131">
        <w:rPr>
          <w:rFonts w:hint="cs"/>
          <w:rtl/>
        </w:rPr>
        <w:t>المرسوم</w:t>
      </w:r>
      <w:r w:rsidRPr="00DE6131">
        <w:rPr>
          <w:rFonts w:hint="cs"/>
          <w:rtl/>
        </w:rPr>
        <w:t xml:space="preserve"> </w:t>
      </w:r>
      <w:r w:rsidR="00DE4FDF" w:rsidRPr="00DE6131">
        <w:rPr>
          <w:rFonts w:hint="cs"/>
          <w:rtl/>
        </w:rPr>
        <w:t>التنفيذي</w:t>
      </w:r>
      <w:r w:rsidRPr="00DE6131">
        <w:rPr>
          <w:rFonts w:hint="cs"/>
          <w:rtl/>
        </w:rPr>
        <w:t xml:space="preserve"> </w:t>
      </w:r>
      <w:r w:rsidR="00DE4FDF" w:rsidRPr="00DE6131">
        <w:rPr>
          <w:rFonts w:hint="cs"/>
          <w:rtl/>
        </w:rPr>
        <w:t>18/199</w:t>
      </w:r>
      <w:r w:rsidRPr="00DE6131">
        <w:rPr>
          <w:rFonts w:hint="cs"/>
          <w:rtl/>
        </w:rPr>
        <w:t xml:space="preserve"> </w:t>
      </w:r>
      <w:r w:rsidR="00283670" w:rsidRPr="00DE6131">
        <w:rPr>
          <w:rFonts w:hint="cs"/>
          <w:rtl/>
        </w:rPr>
        <w:t>التي تناولت</w:t>
      </w:r>
      <w:r w:rsidRPr="00DE6131">
        <w:rPr>
          <w:rFonts w:hint="cs"/>
          <w:rtl/>
        </w:rPr>
        <w:t xml:space="preserve"> </w:t>
      </w:r>
      <w:r w:rsidR="00DE4FDF" w:rsidRPr="00DE6131">
        <w:rPr>
          <w:rFonts w:hint="cs"/>
          <w:rtl/>
        </w:rPr>
        <w:t>مختلف</w:t>
      </w:r>
      <w:r w:rsidRPr="00DE6131">
        <w:rPr>
          <w:rFonts w:hint="cs"/>
          <w:rtl/>
        </w:rPr>
        <w:t xml:space="preserve"> </w:t>
      </w:r>
      <w:r w:rsidR="00DE4FDF" w:rsidRPr="00DE6131">
        <w:rPr>
          <w:rFonts w:hint="cs"/>
          <w:rtl/>
        </w:rPr>
        <w:t>أنواع</w:t>
      </w:r>
      <w:r w:rsidRPr="00DE6131">
        <w:rPr>
          <w:rFonts w:hint="cs"/>
          <w:rtl/>
        </w:rPr>
        <w:t xml:space="preserve"> </w:t>
      </w:r>
      <w:r w:rsidR="00DE4FDF" w:rsidRPr="00DE6131">
        <w:rPr>
          <w:rFonts w:hint="cs"/>
          <w:rtl/>
        </w:rPr>
        <w:t>الرقابة</w:t>
      </w:r>
      <w:r w:rsidRPr="00DE6131">
        <w:rPr>
          <w:rFonts w:hint="cs"/>
          <w:rtl/>
        </w:rPr>
        <w:t xml:space="preserve"> </w:t>
      </w:r>
      <w:r w:rsidR="00DE4FDF" w:rsidRPr="00DE6131">
        <w:rPr>
          <w:rFonts w:hint="cs"/>
          <w:rtl/>
        </w:rPr>
        <w:t>الداخلية</w:t>
      </w:r>
      <w:r w:rsidRPr="00DE6131">
        <w:rPr>
          <w:rFonts w:hint="cs"/>
          <w:rtl/>
        </w:rPr>
        <w:t xml:space="preserve"> </w:t>
      </w:r>
      <w:r w:rsidR="00DE4FDF" w:rsidRPr="00DE6131">
        <w:rPr>
          <w:rFonts w:hint="cs"/>
          <w:rtl/>
        </w:rPr>
        <w:t>والخارجية</w:t>
      </w:r>
      <w:r w:rsidRPr="00DE6131">
        <w:rPr>
          <w:rFonts w:hint="cs"/>
          <w:rtl/>
        </w:rPr>
        <w:t xml:space="preserve"> </w:t>
      </w:r>
      <w:r w:rsidR="00283670" w:rsidRPr="00DE6131">
        <w:rPr>
          <w:rFonts w:hint="cs"/>
          <w:rtl/>
        </w:rPr>
        <w:t xml:space="preserve">منها </w:t>
      </w:r>
      <w:r w:rsidR="00DE4FDF" w:rsidRPr="00DE6131">
        <w:rPr>
          <w:rFonts w:hint="cs"/>
          <w:rtl/>
        </w:rPr>
        <w:t>التي</w:t>
      </w:r>
      <w:r w:rsidRPr="00DE6131">
        <w:rPr>
          <w:rFonts w:hint="cs"/>
          <w:rtl/>
        </w:rPr>
        <w:t xml:space="preserve"> </w:t>
      </w:r>
      <w:r w:rsidR="00DE4FDF" w:rsidRPr="00DE6131">
        <w:rPr>
          <w:rFonts w:hint="cs"/>
          <w:rtl/>
        </w:rPr>
        <w:t>تمارسها</w:t>
      </w:r>
      <w:r w:rsidRPr="00DE6131">
        <w:rPr>
          <w:rFonts w:hint="cs"/>
          <w:rtl/>
        </w:rPr>
        <w:t xml:space="preserve"> </w:t>
      </w:r>
      <w:r w:rsidR="00DE4FDF" w:rsidRPr="00DE6131">
        <w:rPr>
          <w:rFonts w:hint="cs"/>
          <w:rtl/>
        </w:rPr>
        <w:t>لجنة</w:t>
      </w:r>
      <w:r w:rsidRPr="00DE6131">
        <w:rPr>
          <w:rFonts w:hint="cs"/>
          <w:rtl/>
        </w:rPr>
        <w:t xml:space="preserve"> </w:t>
      </w:r>
      <w:r w:rsidR="00DE4FDF" w:rsidRPr="00DE6131">
        <w:rPr>
          <w:rFonts w:hint="cs"/>
          <w:rtl/>
        </w:rPr>
        <w:t>اختيار</w:t>
      </w:r>
      <w:r w:rsidRPr="00DE6131">
        <w:rPr>
          <w:rFonts w:hint="cs"/>
          <w:rtl/>
        </w:rPr>
        <w:t xml:space="preserve"> </w:t>
      </w:r>
      <w:r w:rsidR="00DE4FDF" w:rsidRPr="00DE6131">
        <w:rPr>
          <w:rFonts w:hint="cs"/>
          <w:rtl/>
        </w:rPr>
        <w:t>وانتقاء</w:t>
      </w:r>
      <w:r w:rsidRPr="00DE6131">
        <w:rPr>
          <w:rFonts w:hint="cs"/>
          <w:rtl/>
        </w:rPr>
        <w:t xml:space="preserve"> </w:t>
      </w:r>
      <w:r w:rsidR="00DE4FDF" w:rsidRPr="00DE6131">
        <w:rPr>
          <w:rFonts w:hint="cs"/>
          <w:rtl/>
        </w:rPr>
        <w:t>العروض</w:t>
      </w:r>
      <w:r w:rsidRPr="00DE6131">
        <w:rPr>
          <w:rFonts w:hint="cs"/>
          <w:rtl/>
        </w:rPr>
        <w:t xml:space="preserve"> </w:t>
      </w:r>
      <w:r w:rsidR="00DE4FDF" w:rsidRPr="00DE6131">
        <w:rPr>
          <w:rFonts w:hint="cs"/>
          <w:rtl/>
        </w:rPr>
        <w:t>والرقابة</w:t>
      </w:r>
      <w:r w:rsidRPr="00DE6131">
        <w:rPr>
          <w:rFonts w:hint="cs"/>
          <w:rtl/>
        </w:rPr>
        <w:t xml:space="preserve"> </w:t>
      </w:r>
      <w:r w:rsidR="00DE4FDF" w:rsidRPr="00DE6131">
        <w:rPr>
          <w:rFonts w:hint="cs"/>
          <w:rtl/>
        </w:rPr>
        <w:t>الميدانية</w:t>
      </w:r>
      <w:r w:rsidRPr="00DE6131">
        <w:rPr>
          <w:rFonts w:hint="cs"/>
          <w:rtl/>
        </w:rPr>
        <w:t xml:space="preserve"> </w:t>
      </w:r>
      <w:r w:rsidR="00DE4FDF" w:rsidRPr="00DE6131">
        <w:rPr>
          <w:rFonts w:hint="cs"/>
          <w:rtl/>
        </w:rPr>
        <w:t>التي</w:t>
      </w:r>
      <w:r w:rsidRPr="00DE6131">
        <w:rPr>
          <w:rFonts w:hint="cs"/>
          <w:rtl/>
        </w:rPr>
        <w:t xml:space="preserve"> </w:t>
      </w:r>
      <w:r w:rsidR="00DE4FDF" w:rsidRPr="00DE6131">
        <w:rPr>
          <w:rFonts w:hint="cs"/>
          <w:rtl/>
        </w:rPr>
        <w:t>تمارسها</w:t>
      </w:r>
      <w:r w:rsidRPr="00DE6131">
        <w:rPr>
          <w:rFonts w:hint="cs"/>
          <w:rtl/>
        </w:rPr>
        <w:t xml:space="preserve"> </w:t>
      </w:r>
      <w:r w:rsidR="00DE4FDF" w:rsidRPr="00DE6131">
        <w:rPr>
          <w:rFonts w:hint="cs"/>
          <w:rtl/>
        </w:rPr>
        <w:t>السلطة</w:t>
      </w:r>
      <w:r w:rsidRPr="00DE6131">
        <w:rPr>
          <w:rFonts w:hint="cs"/>
          <w:rtl/>
        </w:rPr>
        <w:t xml:space="preserve"> </w:t>
      </w:r>
      <w:r w:rsidR="00DE4FDF" w:rsidRPr="00DE6131">
        <w:rPr>
          <w:rFonts w:hint="cs"/>
          <w:rtl/>
        </w:rPr>
        <w:t>المفوضة،</w:t>
      </w:r>
      <w:r w:rsidRPr="00DE6131">
        <w:rPr>
          <w:rFonts w:hint="cs"/>
          <w:rtl/>
        </w:rPr>
        <w:t xml:space="preserve"> </w:t>
      </w:r>
      <w:r w:rsidR="00DE4FDF" w:rsidRPr="00DE6131">
        <w:rPr>
          <w:rFonts w:hint="cs"/>
          <w:rtl/>
        </w:rPr>
        <w:t>بالإضافة</w:t>
      </w:r>
      <w:r w:rsidRPr="00DE6131">
        <w:rPr>
          <w:rFonts w:hint="cs"/>
          <w:rtl/>
        </w:rPr>
        <w:t xml:space="preserve"> </w:t>
      </w:r>
      <w:r w:rsidR="00DE4FDF" w:rsidRPr="00DE6131">
        <w:rPr>
          <w:rFonts w:hint="cs"/>
          <w:rtl/>
        </w:rPr>
        <w:t>الى</w:t>
      </w:r>
      <w:r w:rsidRPr="00DE6131">
        <w:rPr>
          <w:rFonts w:hint="cs"/>
          <w:rtl/>
        </w:rPr>
        <w:t xml:space="preserve"> </w:t>
      </w:r>
      <w:r w:rsidR="00DE4FDF" w:rsidRPr="00DE6131">
        <w:rPr>
          <w:rFonts w:hint="cs"/>
          <w:rtl/>
        </w:rPr>
        <w:t>دراسات</w:t>
      </w:r>
      <w:r w:rsidRPr="00DE6131">
        <w:rPr>
          <w:rFonts w:hint="cs"/>
          <w:rtl/>
        </w:rPr>
        <w:t xml:space="preserve"> </w:t>
      </w:r>
      <w:r w:rsidR="00DE4FDF" w:rsidRPr="00DE6131">
        <w:rPr>
          <w:rFonts w:hint="cs"/>
          <w:rtl/>
        </w:rPr>
        <w:t>أخرى</w:t>
      </w:r>
      <w:r w:rsidRPr="00DE6131">
        <w:rPr>
          <w:rFonts w:hint="cs"/>
          <w:rtl/>
        </w:rPr>
        <w:t xml:space="preserve"> </w:t>
      </w:r>
      <w:r w:rsidR="00DE4FDF" w:rsidRPr="00DE6131">
        <w:rPr>
          <w:rFonts w:hint="cs"/>
          <w:rtl/>
        </w:rPr>
        <w:t>تمت</w:t>
      </w:r>
      <w:r w:rsidRPr="00DE6131">
        <w:rPr>
          <w:rFonts w:hint="cs"/>
          <w:rtl/>
        </w:rPr>
        <w:t xml:space="preserve"> </w:t>
      </w:r>
      <w:r w:rsidR="00DE4FDF" w:rsidRPr="00DE6131">
        <w:rPr>
          <w:rFonts w:hint="cs"/>
          <w:rtl/>
        </w:rPr>
        <w:t>فيها</w:t>
      </w:r>
      <w:r w:rsidRPr="00DE6131">
        <w:rPr>
          <w:rFonts w:hint="cs"/>
          <w:rtl/>
        </w:rPr>
        <w:t xml:space="preserve"> </w:t>
      </w:r>
      <w:r w:rsidR="00DE4FDF" w:rsidRPr="00DE6131">
        <w:rPr>
          <w:rFonts w:hint="cs"/>
          <w:rtl/>
        </w:rPr>
        <w:t>الإشارة</w:t>
      </w:r>
      <w:r w:rsidRPr="00DE6131">
        <w:rPr>
          <w:rFonts w:hint="cs"/>
          <w:rtl/>
        </w:rPr>
        <w:t xml:space="preserve"> </w:t>
      </w:r>
      <w:r w:rsidR="00DE4FDF" w:rsidRPr="00DE6131">
        <w:rPr>
          <w:rFonts w:hint="cs"/>
          <w:rtl/>
        </w:rPr>
        <w:t>إلى</w:t>
      </w:r>
      <w:r w:rsidRPr="00DE6131">
        <w:rPr>
          <w:rFonts w:hint="cs"/>
          <w:rtl/>
        </w:rPr>
        <w:t xml:space="preserve"> </w:t>
      </w:r>
      <w:r w:rsidR="00DE4FDF" w:rsidRPr="00DE6131">
        <w:rPr>
          <w:rFonts w:hint="cs"/>
          <w:rtl/>
        </w:rPr>
        <w:t>ضرورة</w:t>
      </w:r>
      <w:r w:rsidRPr="00DE6131">
        <w:rPr>
          <w:rFonts w:hint="cs"/>
          <w:rtl/>
        </w:rPr>
        <w:t xml:space="preserve"> </w:t>
      </w:r>
      <w:r w:rsidR="00DE4FDF" w:rsidRPr="00DE6131">
        <w:rPr>
          <w:rFonts w:hint="cs"/>
          <w:rtl/>
        </w:rPr>
        <w:t>تفعيل</w:t>
      </w:r>
      <w:r w:rsidRPr="00DE6131">
        <w:rPr>
          <w:rFonts w:hint="cs"/>
          <w:rtl/>
        </w:rPr>
        <w:t xml:space="preserve"> </w:t>
      </w:r>
      <w:r w:rsidR="00DE4FDF" w:rsidRPr="00DE6131">
        <w:rPr>
          <w:rFonts w:hint="cs"/>
          <w:rtl/>
        </w:rPr>
        <w:t>الرقابة</w:t>
      </w:r>
      <w:r w:rsidRPr="00DE6131">
        <w:rPr>
          <w:rFonts w:hint="cs"/>
          <w:rtl/>
        </w:rPr>
        <w:t xml:space="preserve"> </w:t>
      </w:r>
      <w:r w:rsidR="00DE4FDF" w:rsidRPr="00DE6131">
        <w:rPr>
          <w:rFonts w:hint="cs"/>
          <w:rtl/>
        </w:rPr>
        <w:t>على</w:t>
      </w:r>
      <w:r w:rsidRPr="00DE6131">
        <w:rPr>
          <w:rFonts w:hint="cs"/>
          <w:rtl/>
        </w:rPr>
        <w:t xml:space="preserve"> </w:t>
      </w:r>
      <w:r w:rsidR="00DE4FDF" w:rsidRPr="00DE6131">
        <w:rPr>
          <w:rFonts w:hint="cs"/>
          <w:rtl/>
        </w:rPr>
        <w:t>عقود</w:t>
      </w:r>
      <w:r w:rsidRPr="00DE6131">
        <w:rPr>
          <w:rFonts w:hint="cs"/>
          <w:rtl/>
        </w:rPr>
        <w:t xml:space="preserve"> </w:t>
      </w:r>
      <w:r w:rsidR="00DE4FDF" w:rsidRPr="00DE6131">
        <w:rPr>
          <w:rFonts w:hint="cs"/>
          <w:rtl/>
        </w:rPr>
        <w:t>التفويض</w:t>
      </w:r>
      <w:r w:rsidRPr="00DE6131">
        <w:rPr>
          <w:rFonts w:hint="cs"/>
          <w:rtl/>
        </w:rPr>
        <w:t xml:space="preserve"> </w:t>
      </w:r>
      <w:r w:rsidR="00DE4FDF" w:rsidRPr="00DE6131">
        <w:rPr>
          <w:rFonts w:hint="cs"/>
          <w:rtl/>
        </w:rPr>
        <w:t>مثل</w:t>
      </w:r>
      <w:r w:rsidRPr="00DE6131">
        <w:rPr>
          <w:rFonts w:hint="cs"/>
          <w:rtl/>
        </w:rPr>
        <w:t xml:space="preserve"> </w:t>
      </w:r>
      <w:r w:rsidR="00DE4FDF" w:rsidRPr="00DE6131">
        <w:rPr>
          <w:rFonts w:hint="cs"/>
          <w:rtl/>
        </w:rPr>
        <w:t>أخلقة</w:t>
      </w:r>
      <w:r w:rsidRPr="00DE6131">
        <w:rPr>
          <w:rFonts w:hint="cs"/>
          <w:rtl/>
        </w:rPr>
        <w:t xml:space="preserve"> </w:t>
      </w:r>
      <w:r w:rsidR="00DE4FDF" w:rsidRPr="00DE6131">
        <w:rPr>
          <w:rFonts w:hint="cs"/>
          <w:rtl/>
        </w:rPr>
        <w:t>عقد</w:t>
      </w:r>
      <w:r w:rsidRPr="00DE6131">
        <w:rPr>
          <w:rFonts w:hint="cs"/>
          <w:rtl/>
        </w:rPr>
        <w:t xml:space="preserve"> </w:t>
      </w:r>
      <w:r w:rsidR="00DE4FDF" w:rsidRPr="00DE6131">
        <w:rPr>
          <w:rFonts w:hint="cs"/>
          <w:rtl/>
        </w:rPr>
        <w:t>تفويض</w:t>
      </w:r>
      <w:r w:rsidRPr="00DE6131">
        <w:rPr>
          <w:rFonts w:hint="cs"/>
          <w:rtl/>
        </w:rPr>
        <w:t xml:space="preserve"> </w:t>
      </w:r>
      <w:r w:rsidR="00DE4FDF" w:rsidRPr="00DE6131">
        <w:rPr>
          <w:rFonts w:hint="cs"/>
          <w:rtl/>
        </w:rPr>
        <w:t>المرفق</w:t>
      </w:r>
      <w:r w:rsidRPr="00DE6131">
        <w:rPr>
          <w:rFonts w:hint="cs"/>
          <w:rtl/>
        </w:rPr>
        <w:t xml:space="preserve"> </w:t>
      </w:r>
      <w:r w:rsidR="00DE4FDF" w:rsidRPr="00DE6131">
        <w:rPr>
          <w:rFonts w:hint="cs"/>
          <w:rtl/>
        </w:rPr>
        <w:t>العام</w:t>
      </w:r>
      <w:r w:rsidRPr="00DE6131">
        <w:rPr>
          <w:rFonts w:hint="cs"/>
          <w:rtl/>
        </w:rPr>
        <w:t xml:space="preserve"> </w:t>
      </w:r>
      <w:r w:rsidR="00DE4FDF" w:rsidRPr="00DE6131">
        <w:rPr>
          <w:rFonts w:hint="cs"/>
          <w:rtl/>
        </w:rPr>
        <w:t>للباحثة</w:t>
      </w:r>
      <w:r w:rsidRPr="00DE6131">
        <w:rPr>
          <w:rFonts w:hint="cs"/>
          <w:rtl/>
        </w:rPr>
        <w:t xml:space="preserve"> </w:t>
      </w:r>
      <w:r w:rsidR="00DE4FDF" w:rsidRPr="00DE6131">
        <w:rPr>
          <w:rFonts w:hint="cs"/>
          <w:rtl/>
        </w:rPr>
        <w:t>ياسمينة</w:t>
      </w:r>
      <w:r w:rsidRPr="00DE6131">
        <w:rPr>
          <w:rFonts w:hint="cs"/>
          <w:rtl/>
        </w:rPr>
        <w:t xml:space="preserve"> </w:t>
      </w:r>
      <w:r w:rsidR="00DE4FDF" w:rsidRPr="00DE6131">
        <w:rPr>
          <w:rFonts w:hint="cs"/>
          <w:rtl/>
        </w:rPr>
        <w:t>بوجريو،</w:t>
      </w:r>
      <w:r w:rsidRPr="00DE6131">
        <w:rPr>
          <w:rFonts w:hint="cs"/>
          <w:rtl/>
        </w:rPr>
        <w:t xml:space="preserve"> </w:t>
      </w:r>
      <w:r w:rsidR="00DE4FDF" w:rsidRPr="00DE6131">
        <w:rPr>
          <w:rFonts w:hint="cs"/>
          <w:rtl/>
        </w:rPr>
        <w:t>وبعض</w:t>
      </w:r>
      <w:r w:rsidRPr="00DE6131">
        <w:rPr>
          <w:rFonts w:hint="cs"/>
          <w:rtl/>
        </w:rPr>
        <w:t xml:space="preserve"> </w:t>
      </w:r>
      <w:r w:rsidR="00DE4FDF" w:rsidRPr="00DE6131">
        <w:rPr>
          <w:rFonts w:hint="cs"/>
          <w:rtl/>
        </w:rPr>
        <w:t>البحوث</w:t>
      </w:r>
      <w:r w:rsidRPr="00DE6131">
        <w:rPr>
          <w:rFonts w:hint="cs"/>
          <w:rtl/>
        </w:rPr>
        <w:t xml:space="preserve"> </w:t>
      </w:r>
      <w:r w:rsidR="00DE4FDF" w:rsidRPr="00DE6131">
        <w:rPr>
          <w:rFonts w:hint="cs"/>
          <w:rtl/>
        </w:rPr>
        <w:t>الأخرى</w:t>
      </w:r>
      <w:r w:rsidRPr="00DE6131">
        <w:rPr>
          <w:rFonts w:hint="cs"/>
          <w:rtl/>
        </w:rPr>
        <w:t xml:space="preserve"> </w:t>
      </w:r>
      <w:r w:rsidR="00DE4FDF" w:rsidRPr="00DE6131">
        <w:rPr>
          <w:rFonts w:hint="cs"/>
          <w:rtl/>
        </w:rPr>
        <w:t>التي</w:t>
      </w:r>
      <w:r w:rsidRPr="00DE6131">
        <w:rPr>
          <w:rFonts w:hint="cs"/>
          <w:rtl/>
        </w:rPr>
        <w:t xml:space="preserve"> </w:t>
      </w:r>
      <w:r w:rsidR="00DE4FDF" w:rsidRPr="00DE6131">
        <w:rPr>
          <w:rFonts w:hint="cs"/>
          <w:rtl/>
        </w:rPr>
        <w:t>تتكلم</w:t>
      </w:r>
      <w:r w:rsidRPr="00DE6131">
        <w:rPr>
          <w:rFonts w:hint="cs"/>
          <w:rtl/>
        </w:rPr>
        <w:t xml:space="preserve"> </w:t>
      </w:r>
      <w:r w:rsidR="00DE4FDF" w:rsidRPr="00DE6131">
        <w:rPr>
          <w:rFonts w:hint="cs"/>
          <w:rtl/>
        </w:rPr>
        <w:t>عن</w:t>
      </w:r>
      <w:r w:rsidRPr="00DE6131">
        <w:rPr>
          <w:rFonts w:hint="cs"/>
          <w:rtl/>
        </w:rPr>
        <w:t xml:space="preserve"> </w:t>
      </w:r>
      <w:r w:rsidR="00DE4FDF" w:rsidRPr="00DE6131">
        <w:rPr>
          <w:rFonts w:hint="cs"/>
          <w:rtl/>
        </w:rPr>
        <w:t>الرقابة</w:t>
      </w:r>
      <w:r w:rsidRPr="00DE6131">
        <w:rPr>
          <w:rFonts w:hint="cs"/>
          <w:rtl/>
        </w:rPr>
        <w:t xml:space="preserve"> </w:t>
      </w:r>
      <w:r w:rsidR="00DE4FDF" w:rsidRPr="00DE6131">
        <w:rPr>
          <w:rFonts w:hint="cs"/>
          <w:rtl/>
        </w:rPr>
        <w:t>الإدارية</w:t>
      </w:r>
      <w:r w:rsidRPr="00DE6131">
        <w:rPr>
          <w:rFonts w:hint="cs"/>
          <w:rtl/>
        </w:rPr>
        <w:t xml:space="preserve"> </w:t>
      </w:r>
      <w:r w:rsidR="00DE4FDF" w:rsidRPr="00DE6131">
        <w:rPr>
          <w:rFonts w:hint="cs"/>
          <w:rtl/>
        </w:rPr>
        <w:t>على</w:t>
      </w:r>
      <w:r w:rsidRPr="00DE6131">
        <w:rPr>
          <w:rFonts w:hint="cs"/>
          <w:rtl/>
        </w:rPr>
        <w:t xml:space="preserve"> </w:t>
      </w:r>
      <w:r w:rsidR="00DE4FDF" w:rsidRPr="00DE6131">
        <w:rPr>
          <w:rFonts w:hint="cs"/>
          <w:rtl/>
        </w:rPr>
        <w:t>عقود</w:t>
      </w:r>
      <w:r w:rsidRPr="00DE6131">
        <w:rPr>
          <w:rFonts w:hint="cs"/>
          <w:rtl/>
        </w:rPr>
        <w:t xml:space="preserve"> </w:t>
      </w:r>
      <w:r w:rsidR="00DE4FDF" w:rsidRPr="00DE6131">
        <w:rPr>
          <w:rFonts w:hint="cs"/>
          <w:rtl/>
        </w:rPr>
        <w:t>التفويض</w:t>
      </w:r>
      <w:r w:rsidRPr="00DE6131">
        <w:rPr>
          <w:rFonts w:hint="cs"/>
          <w:rtl/>
        </w:rPr>
        <w:t xml:space="preserve"> </w:t>
      </w:r>
      <w:r w:rsidR="00DE4FDF" w:rsidRPr="00DE6131">
        <w:rPr>
          <w:rFonts w:hint="cs"/>
          <w:rtl/>
        </w:rPr>
        <w:t>في</w:t>
      </w:r>
      <w:r w:rsidRPr="00DE6131">
        <w:rPr>
          <w:rFonts w:hint="cs"/>
          <w:rtl/>
        </w:rPr>
        <w:t xml:space="preserve"> </w:t>
      </w:r>
      <w:r w:rsidR="00DE4FDF" w:rsidRPr="00DE6131">
        <w:rPr>
          <w:rFonts w:hint="cs"/>
          <w:rtl/>
        </w:rPr>
        <w:t>إطار</w:t>
      </w:r>
      <w:r w:rsidRPr="00DE6131">
        <w:rPr>
          <w:rFonts w:hint="cs"/>
          <w:rtl/>
        </w:rPr>
        <w:t xml:space="preserve"> </w:t>
      </w:r>
      <w:r w:rsidR="00DE4FDF" w:rsidRPr="00DE6131">
        <w:rPr>
          <w:rFonts w:hint="cs"/>
          <w:rtl/>
        </w:rPr>
        <w:t>التكلم</w:t>
      </w:r>
      <w:r w:rsidRPr="00DE6131">
        <w:rPr>
          <w:rFonts w:hint="cs"/>
          <w:rtl/>
        </w:rPr>
        <w:t xml:space="preserve"> </w:t>
      </w:r>
      <w:r w:rsidR="00DE4FDF" w:rsidRPr="00DE6131">
        <w:rPr>
          <w:rFonts w:hint="cs"/>
          <w:rtl/>
        </w:rPr>
        <w:t>عن</w:t>
      </w:r>
      <w:r w:rsidRPr="00DE6131">
        <w:rPr>
          <w:rFonts w:hint="cs"/>
          <w:rtl/>
        </w:rPr>
        <w:t xml:space="preserve"> </w:t>
      </w:r>
      <w:r w:rsidR="00DE4FDF" w:rsidRPr="00DE6131">
        <w:rPr>
          <w:rFonts w:hint="cs"/>
          <w:rtl/>
        </w:rPr>
        <w:t>تكريس</w:t>
      </w:r>
      <w:r w:rsidRPr="00DE6131">
        <w:rPr>
          <w:rFonts w:hint="cs"/>
          <w:rtl/>
        </w:rPr>
        <w:t xml:space="preserve"> </w:t>
      </w:r>
      <w:r w:rsidR="00DE4FDF" w:rsidRPr="00DE6131">
        <w:rPr>
          <w:rFonts w:hint="cs"/>
          <w:rtl/>
        </w:rPr>
        <w:t>مبادئ</w:t>
      </w:r>
      <w:r w:rsidRPr="00DE6131">
        <w:rPr>
          <w:rFonts w:hint="cs"/>
          <w:rtl/>
        </w:rPr>
        <w:t xml:space="preserve"> </w:t>
      </w:r>
      <w:r w:rsidR="00DE4FDF" w:rsidRPr="00DE6131">
        <w:rPr>
          <w:rFonts w:hint="cs"/>
          <w:rtl/>
        </w:rPr>
        <w:t>المنافسة</w:t>
      </w:r>
      <w:r w:rsidRPr="00DE6131">
        <w:rPr>
          <w:rFonts w:hint="cs"/>
          <w:rtl/>
        </w:rPr>
        <w:t xml:space="preserve"> </w:t>
      </w:r>
      <w:r w:rsidR="00DE4FDF" w:rsidRPr="00DE6131">
        <w:rPr>
          <w:rFonts w:hint="cs"/>
          <w:rtl/>
        </w:rPr>
        <w:t>والشفافية</w:t>
      </w:r>
      <w:r w:rsidRPr="00DE6131">
        <w:rPr>
          <w:rFonts w:hint="cs"/>
          <w:rtl/>
        </w:rPr>
        <w:t xml:space="preserve"> </w:t>
      </w:r>
      <w:r w:rsidR="00DE4FDF" w:rsidRPr="00DE6131">
        <w:rPr>
          <w:rFonts w:hint="cs"/>
          <w:rtl/>
        </w:rPr>
        <w:t>على</w:t>
      </w:r>
      <w:r w:rsidRPr="00DE6131">
        <w:rPr>
          <w:rFonts w:hint="cs"/>
          <w:rtl/>
        </w:rPr>
        <w:t xml:space="preserve"> </w:t>
      </w:r>
      <w:r w:rsidR="00DE4FDF" w:rsidRPr="00DE6131">
        <w:rPr>
          <w:rFonts w:hint="cs"/>
          <w:rtl/>
        </w:rPr>
        <w:t>عقد</w:t>
      </w:r>
      <w:r w:rsidRPr="00DE6131">
        <w:rPr>
          <w:rFonts w:hint="cs"/>
          <w:rtl/>
        </w:rPr>
        <w:t xml:space="preserve"> </w:t>
      </w:r>
      <w:r w:rsidR="00DE4FDF" w:rsidRPr="00DE6131">
        <w:rPr>
          <w:rFonts w:hint="cs"/>
          <w:rtl/>
        </w:rPr>
        <w:t>التفويض.</w:t>
      </w:r>
      <w:r w:rsidRPr="00DE6131">
        <w:rPr>
          <w:rFonts w:hint="cs"/>
          <w:rtl/>
        </w:rPr>
        <w:t xml:space="preserve"> </w:t>
      </w:r>
    </w:p>
    <w:p w14:paraId="402E4BA2" w14:textId="71710171" w:rsidR="00C21E71" w:rsidRPr="00DE6131" w:rsidRDefault="00713331" w:rsidP="00960774">
      <w:pPr>
        <w:rPr>
          <w:rtl/>
        </w:rPr>
      </w:pPr>
      <w:r w:rsidRPr="00DE6131">
        <w:rPr>
          <w:rFonts w:hint="cs"/>
          <w:rtl/>
        </w:rPr>
        <w:t xml:space="preserve"> </w:t>
      </w:r>
      <w:r w:rsidR="00C21E71" w:rsidRPr="00DE6131">
        <w:rPr>
          <w:rFonts w:hint="cs"/>
          <w:rtl/>
        </w:rPr>
        <w:t>وفي</w:t>
      </w:r>
      <w:r w:rsidRPr="00DE6131">
        <w:rPr>
          <w:rFonts w:hint="cs"/>
          <w:rtl/>
        </w:rPr>
        <w:t xml:space="preserve"> </w:t>
      </w:r>
      <w:r w:rsidR="00C21E71" w:rsidRPr="00DE6131">
        <w:rPr>
          <w:rFonts w:hint="cs"/>
          <w:rtl/>
        </w:rPr>
        <w:t>هذا</w:t>
      </w:r>
      <w:r w:rsidRPr="00DE6131">
        <w:rPr>
          <w:rFonts w:hint="cs"/>
          <w:rtl/>
        </w:rPr>
        <w:t xml:space="preserve"> </w:t>
      </w:r>
      <w:r w:rsidR="00C21E71" w:rsidRPr="00DE6131">
        <w:rPr>
          <w:rFonts w:hint="cs"/>
          <w:rtl/>
        </w:rPr>
        <w:t>السياق</w:t>
      </w:r>
      <w:r w:rsidRPr="00DE6131">
        <w:rPr>
          <w:rFonts w:hint="cs"/>
          <w:rtl/>
        </w:rPr>
        <w:t xml:space="preserve"> </w:t>
      </w:r>
      <w:r w:rsidR="00C21E71" w:rsidRPr="00DE6131">
        <w:rPr>
          <w:rFonts w:hint="cs"/>
          <w:rtl/>
        </w:rPr>
        <w:t>ومن</w:t>
      </w:r>
      <w:r w:rsidRPr="00DE6131">
        <w:rPr>
          <w:rFonts w:hint="cs"/>
          <w:rtl/>
        </w:rPr>
        <w:t xml:space="preserve"> </w:t>
      </w:r>
      <w:r w:rsidR="00C21E71" w:rsidRPr="00DE6131">
        <w:rPr>
          <w:rFonts w:hint="cs"/>
          <w:rtl/>
        </w:rPr>
        <w:t>أجل</w:t>
      </w:r>
      <w:r w:rsidRPr="00DE6131">
        <w:rPr>
          <w:rFonts w:hint="cs"/>
          <w:rtl/>
        </w:rPr>
        <w:t xml:space="preserve"> </w:t>
      </w:r>
      <w:r w:rsidR="00C21E71" w:rsidRPr="00DE6131">
        <w:rPr>
          <w:rFonts w:hint="cs"/>
          <w:rtl/>
        </w:rPr>
        <w:t>التوسع</w:t>
      </w:r>
      <w:r w:rsidRPr="00DE6131">
        <w:rPr>
          <w:rFonts w:hint="cs"/>
          <w:rtl/>
        </w:rPr>
        <w:t xml:space="preserve"> </w:t>
      </w:r>
      <w:r w:rsidR="00C21E71" w:rsidRPr="00DE6131">
        <w:rPr>
          <w:rFonts w:hint="cs"/>
          <w:rtl/>
        </w:rPr>
        <w:t>أكثر</w:t>
      </w:r>
      <w:r w:rsidRPr="00DE6131">
        <w:rPr>
          <w:rFonts w:hint="cs"/>
          <w:rtl/>
        </w:rPr>
        <w:t xml:space="preserve"> </w:t>
      </w:r>
      <w:r w:rsidR="00C21E71" w:rsidRPr="00DE6131">
        <w:rPr>
          <w:rFonts w:hint="cs"/>
          <w:rtl/>
        </w:rPr>
        <w:t>في</w:t>
      </w:r>
      <w:r w:rsidRPr="00DE6131">
        <w:rPr>
          <w:rFonts w:hint="cs"/>
          <w:rtl/>
        </w:rPr>
        <w:t xml:space="preserve"> </w:t>
      </w:r>
      <w:r w:rsidR="00C21E71" w:rsidRPr="00DE6131">
        <w:rPr>
          <w:rFonts w:hint="cs"/>
          <w:rtl/>
        </w:rPr>
        <w:t>موضوع</w:t>
      </w:r>
      <w:r w:rsidRPr="00DE6131">
        <w:rPr>
          <w:rFonts w:hint="cs"/>
          <w:rtl/>
        </w:rPr>
        <w:t xml:space="preserve"> </w:t>
      </w:r>
      <w:r w:rsidR="00C21E71" w:rsidRPr="00DE6131">
        <w:rPr>
          <w:rFonts w:hint="cs"/>
          <w:rtl/>
        </w:rPr>
        <w:t>الرقابة</w:t>
      </w:r>
      <w:r w:rsidRPr="00DE6131">
        <w:rPr>
          <w:rFonts w:hint="cs"/>
          <w:rtl/>
        </w:rPr>
        <w:t xml:space="preserve"> </w:t>
      </w:r>
      <w:r w:rsidR="00C21E71" w:rsidRPr="00DE6131">
        <w:rPr>
          <w:rFonts w:hint="cs"/>
          <w:rtl/>
        </w:rPr>
        <w:t>على</w:t>
      </w:r>
      <w:r w:rsidRPr="00DE6131">
        <w:rPr>
          <w:rFonts w:hint="cs"/>
          <w:rtl/>
        </w:rPr>
        <w:t xml:space="preserve"> </w:t>
      </w:r>
      <w:r w:rsidR="00C21E71" w:rsidRPr="00DE6131">
        <w:rPr>
          <w:rFonts w:hint="cs"/>
          <w:rtl/>
        </w:rPr>
        <w:t>عقود</w:t>
      </w:r>
      <w:r w:rsidRPr="00DE6131">
        <w:rPr>
          <w:rFonts w:hint="cs"/>
          <w:rtl/>
        </w:rPr>
        <w:t xml:space="preserve"> </w:t>
      </w:r>
      <w:r w:rsidR="00C21E71" w:rsidRPr="00DE6131">
        <w:rPr>
          <w:rFonts w:hint="cs"/>
          <w:rtl/>
        </w:rPr>
        <w:t>تفويض</w:t>
      </w:r>
      <w:r w:rsidRPr="00DE6131">
        <w:rPr>
          <w:rFonts w:hint="cs"/>
          <w:rtl/>
        </w:rPr>
        <w:t xml:space="preserve"> </w:t>
      </w:r>
      <w:r w:rsidR="00C21E71" w:rsidRPr="00DE6131">
        <w:rPr>
          <w:rFonts w:hint="cs"/>
          <w:rtl/>
        </w:rPr>
        <w:t>المرافق</w:t>
      </w:r>
      <w:r w:rsidRPr="00DE6131">
        <w:rPr>
          <w:rFonts w:hint="cs"/>
          <w:rtl/>
        </w:rPr>
        <w:t xml:space="preserve"> </w:t>
      </w:r>
      <w:r w:rsidR="00C21E71" w:rsidRPr="00DE6131">
        <w:rPr>
          <w:rFonts w:hint="cs"/>
          <w:rtl/>
        </w:rPr>
        <w:t>العامة</w:t>
      </w:r>
      <w:r w:rsidRPr="00DE6131">
        <w:rPr>
          <w:rFonts w:hint="cs"/>
          <w:rtl/>
        </w:rPr>
        <w:t xml:space="preserve"> </w:t>
      </w:r>
      <w:r w:rsidR="005070DD" w:rsidRPr="00DE6131">
        <w:rPr>
          <w:rFonts w:hint="cs"/>
          <w:rtl/>
        </w:rPr>
        <w:t>حاولنا</w:t>
      </w:r>
      <w:r w:rsidRPr="00DE6131">
        <w:rPr>
          <w:rFonts w:hint="cs"/>
          <w:rtl/>
        </w:rPr>
        <w:t xml:space="preserve"> </w:t>
      </w:r>
      <w:r w:rsidR="005070DD" w:rsidRPr="00DE6131">
        <w:rPr>
          <w:rFonts w:hint="cs"/>
          <w:rtl/>
        </w:rPr>
        <w:t>مناقش</w:t>
      </w:r>
      <w:r w:rsidR="005070DD" w:rsidRPr="00DE6131">
        <w:rPr>
          <w:rtl/>
        </w:rPr>
        <w:t>ة</w:t>
      </w:r>
      <w:r w:rsidRPr="00DE6131">
        <w:rPr>
          <w:rFonts w:hint="cs"/>
          <w:rtl/>
        </w:rPr>
        <w:t xml:space="preserve"> </w:t>
      </w:r>
      <w:r w:rsidR="00C21E71" w:rsidRPr="00DE6131">
        <w:rPr>
          <w:rFonts w:hint="cs"/>
          <w:rtl/>
        </w:rPr>
        <w:t>الموضوع</w:t>
      </w:r>
      <w:r w:rsidRPr="00DE6131">
        <w:rPr>
          <w:rFonts w:hint="cs"/>
          <w:rtl/>
        </w:rPr>
        <w:t xml:space="preserve"> </w:t>
      </w:r>
      <w:r w:rsidR="00C21E71" w:rsidRPr="00DE6131">
        <w:rPr>
          <w:rFonts w:hint="cs"/>
          <w:rtl/>
        </w:rPr>
        <w:t>من</w:t>
      </w:r>
      <w:r w:rsidRPr="00DE6131">
        <w:rPr>
          <w:rFonts w:hint="cs"/>
          <w:rtl/>
        </w:rPr>
        <w:t xml:space="preserve"> </w:t>
      </w:r>
      <w:r w:rsidR="00C21E71" w:rsidRPr="00DE6131">
        <w:rPr>
          <w:rFonts w:hint="cs"/>
          <w:rtl/>
        </w:rPr>
        <w:t>زاوية</w:t>
      </w:r>
      <w:r w:rsidRPr="00DE6131">
        <w:rPr>
          <w:rFonts w:hint="cs"/>
          <w:rtl/>
        </w:rPr>
        <w:t xml:space="preserve"> </w:t>
      </w:r>
      <w:r w:rsidR="00C21E71" w:rsidRPr="00DE6131">
        <w:rPr>
          <w:rFonts w:hint="cs"/>
          <w:rtl/>
        </w:rPr>
        <w:t>أخرى،</w:t>
      </w:r>
      <w:r w:rsidRPr="00DE6131">
        <w:rPr>
          <w:rFonts w:hint="cs"/>
          <w:rtl/>
        </w:rPr>
        <w:t xml:space="preserve"> </w:t>
      </w:r>
      <w:r w:rsidR="00C21E71" w:rsidRPr="00DE6131">
        <w:rPr>
          <w:rFonts w:hint="cs"/>
          <w:rtl/>
        </w:rPr>
        <w:t>تتعلق</w:t>
      </w:r>
      <w:r w:rsidRPr="00DE6131">
        <w:rPr>
          <w:rFonts w:hint="cs"/>
          <w:rtl/>
        </w:rPr>
        <w:t xml:space="preserve"> </w:t>
      </w:r>
      <w:r w:rsidR="00C21E71" w:rsidRPr="00DE6131">
        <w:rPr>
          <w:rFonts w:hint="cs"/>
          <w:rtl/>
        </w:rPr>
        <w:t>بعلاقة</w:t>
      </w:r>
      <w:r w:rsidRPr="00DE6131">
        <w:rPr>
          <w:rFonts w:hint="cs"/>
          <w:rtl/>
        </w:rPr>
        <w:t xml:space="preserve"> </w:t>
      </w:r>
      <w:r w:rsidR="00C21E71" w:rsidRPr="00DE6131">
        <w:rPr>
          <w:rFonts w:hint="cs"/>
          <w:rtl/>
        </w:rPr>
        <w:t>الرقابة</w:t>
      </w:r>
      <w:r w:rsidRPr="00DE6131">
        <w:rPr>
          <w:rFonts w:hint="cs"/>
          <w:rtl/>
        </w:rPr>
        <w:t xml:space="preserve"> </w:t>
      </w:r>
      <w:r w:rsidR="00C21E71" w:rsidRPr="00DE6131">
        <w:rPr>
          <w:rFonts w:hint="cs"/>
          <w:rtl/>
        </w:rPr>
        <w:t>بكل</w:t>
      </w:r>
      <w:r w:rsidRPr="00DE6131">
        <w:rPr>
          <w:rFonts w:hint="cs"/>
          <w:rtl/>
        </w:rPr>
        <w:t xml:space="preserve"> </w:t>
      </w:r>
      <w:r w:rsidR="00C21E71" w:rsidRPr="00DE6131">
        <w:rPr>
          <w:rFonts w:hint="cs"/>
          <w:rtl/>
        </w:rPr>
        <w:t>أنواعها</w:t>
      </w:r>
      <w:r w:rsidRPr="00DE6131">
        <w:rPr>
          <w:rFonts w:hint="cs"/>
          <w:rtl/>
        </w:rPr>
        <w:t xml:space="preserve"> </w:t>
      </w:r>
      <w:r w:rsidR="00C21E71" w:rsidRPr="00DE6131">
        <w:rPr>
          <w:rFonts w:hint="cs"/>
          <w:rtl/>
        </w:rPr>
        <w:t>على</w:t>
      </w:r>
      <w:r w:rsidRPr="00DE6131">
        <w:rPr>
          <w:rFonts w:hint="cs"/>
          <w:rtl/>
        </w:rPr>
        <w:t xml:space="preserve"> </w:t>
      </w:r>
      <w:r w:rsidR="00C21E71" w:rsidRPr="00DE6131">
        <w:rPr>
          <w:rFonts w:hint="cs"/>
          <w:rtl/>
        </w:rPr>
        <w:t>اتفاقية</w:t>
      </w:r>
      <w:r w:rsidRPr="00DE6131">
        <w:rPr>
          <w:rFonts w:hint="cs"/>
          <w:rtl/>
        </w:rPr>
        <w:t xml:space="preserve"> </w:t>
      </w:r>
      <w:r w:rsidR="00C21E71" w:rsidRPr="00DE6131">
        <w:rPr>
          <w:rFonts w:hint="cs"/>
          <w:rtl/>
        </w:rPr>
        <w:t>التفويض</w:t>
      </w:r>
      <w:r w:rsidRPr="00DE6131">
        <w:rPr>
          <w:rFonts w:hint="cs"/>
          <w:rtl/>
        </w:rPr>
        <w:t xml:space="preserve"> </w:t>
      </w:r>
      <w:r w:rsidR="00C42251" w:rsidRPr="00DE6131">
        <w:rPr>
          <w:rFonts w:hint="cs"/>
          <w:rtl/>
        </w:rPr>
        <w:t>ومدى</w:t>
      </w:r>
      <w:r w:rsidRPr="00DE6131">
        <w:rPr>
          <w:rFonts w:hint="cs"/>
          <w:rtl/>
        </w:rPr>
        <w:t xml:space="preserve"> </w:t>
      </w:r>
      <w:r w:rsidR="00C42251" w:rsidRPr="00DE6131">
        <w:rPr>
          <w:rFonts w:hint="cs"/>
          <w:rtl/>
        </w:rPr>
        <w:t>فعاليته</w:t>
      </w:r>
      <w:r w:rsidR="00C42251" w:rsidRPr="00DE6131">
        <w:rPr>
          <w:rtl/>
        </w:rPr>
        <w:t>ا</w:t>
      </w:r>
      <w:r w:rsidRPr="00DE6131">
        <w:rPr>
          <w:rFonts w:hint="cs"/>
          <w:rtl/>
        </w:rPr>
        <w:t xml:space="preserve"> </w:t>
      </w:r>
      <w:r w:rsidR="00C21E71" w:rsidRPr="00DE6131">
        <w:rPr>
          <w:rFonts w:hint="cs"/>
          <w:rtl/>
        </w:rPr>
        <w:t>في</w:t>
      </w:r>
      <w:r w:rsidRPr="00DE6131">
        <w:rPr>
          <w:rFonts w:hint="cs"/>
          <w:rtl/>
        </w:rPr>
        <w:t xml:space="preserve"> </w:t>
      </w:r>
      <w:r w:rsidR="00C21E71" w:rsidRPr="00DE6131">
        <w:rPr>
          <w:rFonts w:hint="cs"/>
          <w:rtl/>
        </w:rPr>
        <w:t>تحقيق</w:t>
      </w:r>
      <w:r w:rsidRPr="00DE6131">
        <w:rPr>
          <w:rFonts w:hint="cs"/>
          <w:rtl/>
        </w:rPr>
        <w:t xml:space="preserve"> </w:t>
      </w:r>
      <w:r w:rsidR="00C21E71" w:rsidRPr="00DE6131">
        <w:rPr>
          <w:rFonts w:hint="cs"/>
          <w:rtl/>
        </w:rPr>
        <w:t>الأهداف</w:t>
      </w:r>
      <w:r w:rsidRPr="00DE6131">
        <w:rPr>
          <w:rFonts w:hint="cs"/>
          <w:rtl/>
        </w:rPr>
        <w:t xml:space="preserve"> </w:t>
      </w:r>
      <w:r w:rsidR="00C21E71" w:rsidRPr="00DE6131">
        <w:rPr>
          <w:rFonts w:hint="cs"/>
          <w:rtl/>
        </w:rPr>
        <w:t>التي</w:t>
      </w:r>
      <w:r w:rsidRPr="00DE6131">
        <w:rPr>
          <w:rFonts w:hint="cs"/>
          <w:rtl/>
        </w:rPr>
        <w:t xml:space="preserve"> </w:t>
      </w:r>
      <w:r w:rsidR="00C21E71" w:rsidRPr="00DE6131">
        <w:rPr>
          <w:rFonts w:hint="cs"/>
          <w:rtl/>
        </w:rPr>
        <w:t>تسعى</w:t>
      </w:r>
      <w:r w:rsidRPr="00DE6131">
        <w:rPr>
          <w:rFonts w:hint="cs"/>
          <w:rtl/>
        </w:rPr>
        <w:t xml:space="preserve"> </w:t>
      </w:r>
      <w:r w:rsidR="00C21E71" w:rsidRPr="00DE6131">
        <w:rPr>
          <w:rFonts w:hint="cs"/>
          <w:rtl/>
        </w:rPr>
        <w:t>إليها</w:t>
      </w:r>
      <w:r w:rsidRPr="00DE6131">
        <w:rPr>
          <w:rFonts w:hint="cs"/>
          <w:rtl/>
        </w:rPr>
        <w:t xml:space="preserve"> </w:t>
      </w:r>
      <w:r w:rsidR="00C21E71" w:rsidRPr="00DE6131">
        <w:rPr>
          <w:rFonts w:hint="cs"/>
          <w:rtl/>
        </w:rPr>
        <w:t>السلطات</w:t>
      </w:r>
      <w:r w:rsidRPr="00DE6131">
        <w:rPr>
          <w:rFonts w:hint="cs"/>
          <w:rtl/>
        </w:rPr>
        <w:t xml:space="preserve"> </w:t>
      </w:r>
      <w:r w:rsidR="00C21E71" w:rsidRPr="00DE6131">
        <w:rPr>
          <w:rFonts w:hint="cs"/>
          <w:rtl/>
        </w:rPr>
        <w:t>المفوضة</w:t>
      </w:r>
      <w:r w:rsidRPr="00DE6131">
        <w:rPr>
          <w:rFonts w:hint="cs"/>
          <w:rtl/>
        </w:rPr>
        <w:t xml:space="preserve"> </w:t>
      </w:r>
      <w:r w:rsidR="00C21E71" w:rsidRPr="00DE6131">
        <w:rPr>
          <w:rFonts w:hint="cs"/>
          <w:rtl/>
        </w:rPr>
        <w:t>من</w:t>
      </w:r>
      <w:r w:rsidRPr="00DE6131">
        <w:rPr>
          <w:rFonts w:hint="cs"/>
          <w:rtl/>
        </w:rPr>
        <w:t xml:space="preserve"> </w:t>
      </w:r>
      <w:r w:rsidR="00C21E71" w:rsidRPr="00DE6131">
        <w:rPr>
          <w:rFonts w:hint="cs"/>
          <w:rtl/>
        </w:rPr>
        <w:t>خلال</w:t>
      </w:r>
      <w:r w:rsidRPr="00DE6131">
        <w:rPr>
          <w:rFonts w:hint="cs"/>
          <w:rtl/>
        </w:rPr>
        <w:t xml:space="preserve"> </w:t>
      </w:r>
      <w:r w:rsidR="00C21E71" w:rsidRPr="00DE6131">
        <w:rPr>
          <w:rFonts w:hint="cs"/>
          <w:rtl/>
        </w:rPr>
        <w:t>اللجوء</w:t>
      </w:r>
      <w:r w:rsidRPr="00DE6131">
        <w:rPr>
          <w:rFonts w:hint="cs"/>
          <w:rtl/>
        </w:rPr>
        <w:t xml:space="preserve"> </w:t>
      </w:r>
      <w:r w:rsidR="00C21E71" w:rsidRPr="00DE6131">
        <w:rPr>
          <w:rFonts w:hint="cs"/>
          <w:rtl/>
        </w:rPr>
        <w:t>إلى</w:t>
      </w:r>
      <w:r w:rsidRPr="00DE6131">
        <w:rPr>
          <w:rFonts w:hint="cs"/>
          <w:rtl/>
        </w:rPr>
        <w:t xml:space="preserve"> </w:t>
      </w:r>
      <w:r w:rsidR="00C21E71" w:rsidRPr="00DE6131">
        <w:rPr>
          <w:rFonts w:hint="cs"/>
          <w:rtl/>
        </w:rPr>
        <w:t>هذه</w:t>
      </w:r>
      <w:r w:rsidRPr="00DE6131">
        <w:rPr>
          <w:rFonts w:hint="cs"/>
          <w:rtl/>
        </w:rPr>
        <w:t xml:space="preserve"> </w:t>
      </w:r>
      <w:r w:rsidR="005C7913">
        <w:rPr>
          <w:rFonts w:hint="cs"/>
          <w:rtl/>
        </w:rPr>
        <w:t>التقنية</w:t>
      </w:r>
      <w:r w:rsidRPr="00DE6131">
        <w:rPr>
          <w:rFonts w:hint="cs"/>
          <w:rtl/>
        </w:rPr>
        <w:t xml:space="preserve"> </w:t>
      </w:r>
      <w:r w:rsidR="00C21E71" w:rsidRPr="00DE6131">
        <w:rPr>
          <w:rFonts w:hint="cs"/>
          <w:rtl/>
        </w:rPr>
        <w:t>ومدى</w:t>
      </w:r>
      <w:r w:rsidRPr="00DE6131">
        <w:rPr>
          <w:rFonts w:hint="cs"/>
          <w:rtl/>
        </w:rPr>
        <w:t xml:space="preserve"> </w:t>
      </w:r>
      <w:r w:rsidR="00C21E71" w:rsidRPr="00DE6131">
        <w:rPr>
          <w:rFonts w:hint="cs"/>
          <w:rtl/>
        </w:rPr>
        <w:t>تأثيرها</w:t>
      </w:r>
      <w:r w:rsidRPr="00DE6131">
        <w:rPr>
          <w:rFonts w:hint="cs"/>
          <w:rtl/>
        </w:rPr>
        <w:t xml:space="preserve"> </w:t>
      </w:r>
      <w:r w:rsidR="00C21E71" w:rsidRPr="00DE6131">
        <w:rPr>
          <w:rFonts w:hint="cs"/>
          <w:rtl/>
        </w:rPr>
        <w:t>على</w:t>
      </w:r>
      <w:r w:rsidRPr="00DE6131">
        <w:rPr>
          <w:rFonts w:hint="cs"/>
          <w:rtl/>
        </w:rPr>
        <w:t xml:space="preserve"> </w:t>
      </w:r>
      <w:r w:rsidR="00C21E71" w:rsidRPr="00DE6131">
        <w:rPr>
          <w:rFonts w:hint="cs"/>
          <w:rtl/>
        </w:rPr>
        <w:t>عملية</w:t>
      </w:r>
      <w:r w:rsidRPr="00DE6131">
        <w:rPr>
          <w:rFonts w:hint="cs"/>
          <w:rtl/>
        </w:rPr>
        <w:t xml:space="preserve"> </w:t>
      </w:r>
      <w:r w:rsidR="00CA0903" w:rsidRPr="00DE6131">
        <w:rPr>
          <w:rFonts w:hint="cs"/>
          <w:rtl/>
        </w:rPr>
        <w:t>الإدارة</w:t>
      </w:r>
      <w:r w:rsidRPr="00DE6131">
        <w:rPr>
          <w:rFonts w:hint="cs"/>
          <w:rtl/>
        </w:rPr>
        <w:t xml:space="preserve"> </w:t>
      </w:r>
      <w:r w:rsidR="008026B1" w:rsidRPr="00DE6131">
        <w:rPr>
          <w:rFonts w:hint="cs"/>
          <w:rtl/>
        </w:rPr>
        <w:t>والاستثمار</w:t>
      </w:r>
      <w:r w:rsidRPr="00DE6131">
        <w:rPr>
          <w:rFonts w:hint="cs"/>
          <w:rtl/>
        </w:rPr>
        <w:t xml:space="preserve"> </w:t>
      </w:r>
      <w:r w:rsidR="00C21E71" w:rsidRPr="00DE6131">
        <w:rPr>
          <w:rFonts w:hint="cs"/>
          <w:rtl/>
        </w:rPr>
        <w:t>في</w:t>
      </w:r>
      <w:r w:rsidRPr="00DE6131">
        <w:rPr>
          <w:rFonts w:hint="cs"/>
          <w:rtl/>
        </w:rPr>
        <w:t xml:space="preserve"> </w:t>
      </w:r>
      <w:r w:rsidR="00C21E71" w:rsidRPr="00DE6131">
        <w:rPr>
          <w:rFonts w:hint="cs"/>
          <w:rtl/>
        </w:rPr>
        <w:t>المرفق</w:t>
      </w:r>
      <w:r w:rsidRPr="00DE6131">
        <w:rPr>
          <w:rFonts w:hint="cs"/>
          <w:rtl/>
        </w:rPr>
        <w:t xml:space="preserve"> </w:t>
      </w:r>
      <w:r w:rsidR="00C21E71" w:rsidRPr="00DE6131">
        <w:rPr>
          <w:rFonts w:hint="cs"/>
          <w:rtl/>
        </w:rPr>
        <w:t>العام</w:t>
      </w:r>
      <w:r w:rsidRPr="00DE6131">
        <w:rPr>
          <w:rFonts w:hint="cs"/>
          <w:rtl/>
        </w:rPr>
        <w:t xml:space="preserve"> </w:t>
      </w:r>
      <w:r w:rsidR="00C21E71" w:rsidRPr="00DE6131">
        <w:rPr>
          <w:rFonts w:hint="cs"/>
          <w:rtl/>
        </w:rPr>
        <w:t>كونه</w:t>
      </w:r>
      <w:r w:rsidRPr="00DE6131">
        <w:rPr>
          <w:rFonts w:hint="cs"/>
          <w:rtl/>
        </w:rPr>
        <w:t xml:space="preserve"> </w:t>
      </w:r>
      <w:r w:rsidR="00C21E71" w:rsidRPr="00DE6131">
        <w:rPr>
          <w:rFonts w:hint="cs"/>
          <w:rtl/>
        </w:rPr>
        <w:t>عملية</w:t>
      </w:r>
      <w:r w:rsidRPr="00DE6131">
        <w:rPr>
          <w:rFonts w:hint="cs"/>
          <w:rtl/>
        </w:rPr>
        <w:t xml:space="preserve"> </w:t>
      </w:r>
      <w:r w:rsidR="00CA0903" w:rsidRPr="00DE6131">
        <w:rPr>
          <w:rFonts w:hint="cs"/>
          <w:rtl/>
        </w:rPr>
        <w:t>مرتبطة</w:t>
      </w:r>
      <w:r w:rsidRPr="00DE6131">
        <w:rPr>
          <w:rFonts w:hint="cs"/>
          <w:rtl/>
        </w:rPr>
        <w:t xml:space="preserve"> </w:t>
      </w:r>
      <w:r w:rsidR="00CA0903" w:rsidRPr="00DE6131">
        <w:rPr>
          <w:rFonts w:hint="cs"/>
          <w:rtl/>
        </w:rPr>
        <w:t>أكثر</w:t>
      </w:r>
      <w:r w:rsidRPr="00DE6131">
        <w:rPr>
          <w:rFonts w:hint="cs"/>
          <w:rtl/>
        </w:rPr>
        <w:t xml:space="preserve"> </w:t>
      </w:r>
      <w:r w:rsidR="008026B1" w:rsidRPr="00DE6131">
        <w:rPr>
          <w:rFonts w:hint="cs"/>
          <w:rtl/>
        </w:rPr>
        <w:t>بالطابع</w:t>
      </w:r>
      <w:r w:rsidRPr="00DE6131">
        <w:rPr>
          <w:rFonts w:hint="cs"/>
          <w:rtl/>
        </w:rPr>
        <w:t xml:space="preserve"> </w:t>
      </w:r>
      <w:r w:rsidR="008026B1" w:rsidRPr="00DE6131">
        <w:rPr>
          <w:rFonts w:hint="cs"/>
          <w:rtl/>
        </w:rPr>
        <w:t>الاقتصادي</w:t>
      </w:r>
      <w:r w:rsidRPr="00DE6131">
        <w:rPr>
          <w:rFonts w:hint="cs"/>
          <w:rtl/>
        </w:rPr>
        <w:t xml:space="preserve"> </w:t>
      </w:r>
      <w:r w:rsidR="00CA0903" w:rsidRPr="00DE6131">
        <w:rPr>
          <w:rFonts w:hint="cs"/>
          <w:rtl/>
        </w:rPr>
        <w:t>للمرافق</w:t>
      </w:r>
      <w:r w:rsidRPr="00DE6131">
        <w:rPr>
          <w:rFonts w:hint="cs"/>
          <w:rtl/>
        </w:rPr>
        <w:t xml:space="preserve"> </w:t>
      </w:r>
      <w:r w:rsidR="00CA0903" w:rsidRPr="00DE6131">
        <w:rPr>
          <w:rFonts w:hint="cs"/>
          <w:rtl/>
        </w:rPr>
        <w:t>العامة</w:t>
      </w:r>
      <w:r w:rsidR="00C21E71" w:rsidRPr="00DE6131">
        <w:rPr>
          <w:rFonts w:hint="cs"/>
          <w:rtl/>
        </w:rPr>
        <w:t>.</w:t>
      </w:r>
    </w:p>
    <w:p w14:paraId="0A178A45" w14:textId="482FED60" w:rsidR="00FD1162" w:rsidRPr="00DE6131" w:rsidRDefault="00713331" w:rsidP="00960774">
      <w:pPr>
        <w:rPr>
          <w:rtl/>
        </w:rPr>
      </w:pPr>
      <w:r w:rsidRPr="00DE6131">
        <w:rPr>
          <w:rFonts w:hint="cs"/>
          <w:rtl/>
        </w:rPr>
        <w:t xml:space="preserve"> </w:t>
      </w:r>
      <w:r w:rsidR="00FD1162" w:rsidRPr="00DE6131">
        <w:rPr>
          <w:rFonts w:hint="cs"/>
          <w:rtl/>
        </w:rPr>
        <w:t>ومن</w:t>
      </w:r>
      <w:r w:rsidRPr="00DE6131">
        <w:rPr>
          <w:rFonts w:hint="cs"/>
          <w:rtl/>
        </w:rPr>
        <w:t xml:space="preserve"> </w:t>
      </w:r>
      <w:r w:rsidR="00FD1162" w:rsidRPr="00DE6131">
        <w:rPr>
          <w:rFonts w:hint="cs"/>
          <w:rtl/>
        </w:rPr>
        <w:t>أبرز</w:t>
      </w:r>
      <w:r w:rsidRPr="00DE6131">
        <w:rPr>
          <w:rFonts w:hint="cs"/>
          <w:rtl/>
        </w:rPr>
        <w:t xml:space="preserve"> </w:t>
      </w:r>
      <w:r w:rsidR="00FD1162" w:rsidRPr="00DE6131">
        <w:rPr>
          <w:rFonts w:hint="cs"/>
          <w:rtl/>
        </w:rPr>
        <w:t>الصعوبات</w:t>
      </w:r>
      <w:r w:rsidRPr="00DE6131">
        <w:rPr>
          <w:rFonts w:hint="cs"/>
          <w:rtl/>
        </w:rPr>
        <w:t xml:space="preserve"> </w:t>
      </w:r>
      <w:r w:rsidR="00FD1162" w:rsidRPr="00DE6131">
        <w:rPr>
          <w:rFonts w:hint="cs"/>
          <w:rtl/>
        </w:rPr>
        <w:t>التي</w:t>
      </w:r>
      <w:r w:rsidRPr="00DE6131">
        <w:rPr>
          <w:rFonts w:hint="cs"/>
          <w:rtl/>
        </w:rPr>
        <w:t xml:space="preserve"> </w:t>
      </w:r>
      <w:r w:rsidR="00FD1162" w:rsidRPr="00DE6131">
        <w:rPr>
          <w:rFonts w:hint="cs"/>
          <w:rtl/>
        </w:rPr>
        <w:t>واجهتنا</w:t>
      </w:r>
      <w:r w:rsidRPr="00DE6131">
        <w:rPr>
          <w:rFonts w:hint="cs"/>
          <w:rtl/>
        </w:rPr>
        <w:t xml:space="preserve"> </w:t>
      </w:r>
      <w:r w:rsidR="00FD1162" w:rsidRPr="00DE6131">
        <w:rPr>
          <w:rFonts w:hint="cs"/>
          <w:rtl/>
        </w:rPr>
        <w:t>في</w:t>
      </w:r>
      <w:r w:rsidRPr="00DE6131">
        <w:rPr>
          <w:rFonts w:hint="cs"/>
          <w:rtl/>
        </w:rPr>
        <w:t xml:space="preserve"> </w:t>
      </w:r>
      <w:r w:rsidR="00FD1162" w:rsidRPr="00DE6131">
        <w:rPr>
          <w:rFonts w:hint="cs"/>
          <w:rtl/>
        </w:rPr>
        <w:t>إعداد</w:t>
      </w:r>
      <w:r w:rsidRPr="00DE6131">
        <w:rPr>
          <w:rFonts w:hint="cs"/>
          <w:rtl/>
        </w:rPr>
        <w:t xml:space="preserve"> </w:t>
      </w:r>
      <w:r w:rsidR="00FD1162" w:rsidRPr="00DE6131">
        <w:rPr>
          <w:rFonts w:hint="cs"/>
          <w:rtl/>
        </w:rPr>
        <w:t>هذا</w:t>
      </w:r>
      <w:r w:rsidRPr="00DE6131">
        <w:rPr>
          <w:rFonts w:hint="cs"/>
          <w:rtl/>
        </w:rPr>
        <w:t xml:space="preserve"> </w:t>
      </w:r>
      <w:r w:rsidR="00FD1162" w:rsidRPr="00DE6131">
        <w:rPr>
          <w:rFonts w:hint="cs"/>
          <w:rtl/>
        </w:rPr>
        <w:t>البحث</w:t>
      </w:r>
      <w:r w:rsidRPr="00DE6131">
        <w:rPr>
          <w:rFonts w:hint="cs"/>
          <w:rtl/>
        </w:rPr>
        <w:t xml:space="preserve"> </w:t>
      </w:r>
      <w:r w:rsidR="00FD1162" w:rsidRPr="00DE6131">
        <w:rPr>
          <w:rFonts w:hint="cs"/>
          <w:rtl/>
        </w:rPr>
        <w:t>هي</w:t>
      </w:r>
      <w:r w:rsidRPr="00DE6131">
        <w:rPr>
          <w:rFonts w:hint="cs"/>
          <w:rtl/>
        </w:rPr>
        <w:t xml:space="preserve"> </w:t>
      </w:r>
      <w:r w:rsidR="00FD1162" w:rsidRPr="00DE6131">
        <w:rPr>
          <w:rFonts w:hint="cs"/>
          <w:rtl/>
        </w:rPr>
        <w:t>حداثة</w:t>
      </w:r>
      <w:r w:rsidRPr="00DE6131">
        <w:rPr>
          <w:rFonts w:hint="cs"/>
          <w:rtl/>
        </w:rPr>
        <w:t xml:space="preserve"> </w:t>
      </w:r>
      <w:r w:rsidR="00FD1162" w:rsidRPr="00DE6131">
        <w:rPr>
          <w:rFonts w:hint="cs"/>
          <w:rtl/>
        </w:rPr>
        <w:t>موضوع</w:t>
      </w:r>
      <w:r w:rsidRPr="00DE6131">
        <w:rPr>
          <w:rFonts w:hint="cs"/>
          <w:rtl/>
        </w:rPr>
        <w:t xml:space="preserve"> </w:t>
      </w:r>
      <w:r w:rsidR="00FD1162" w:rsidRPr="00DE6131">
        <w:rPr>
          <w:rFonts w:hint="cs"/>
          <w:rtl/>
        </w:rPr>
        <w:t>تفويض</w:t>
      </w:r>
      <w:r w:rsidRPr="00DE6131">
        <w:rPr>
          <w:rFonts w:hint="cs"/>
          <w:rtl/>
        </w:rPr>
        <w:t xml:space="preserve"> </w:t>
      </w:r>
      <w:r w:rsidR="00FD1162" w:rsidRPr="00DE6131">
        <w:rPr>
          <w:rFonts w:hint="cs"/>
          <w:rtl/>
        </w:rPr>
        <w:t>المرفق</w:t>
      </w:r>
      <w:r w:rsidRPr="00DE6131">
        <w:rPr>
          <w:rFonts w:hint="cs"/>
          <w:rtl/>
        </w:rPr>
        <w:t xml:space="preserve"> </w:t>
      </w:r>
      <w:r w:rsidR="00FD1162" w:rsidRPr="00DE6131">
        <w:rPr>
          <w:rFonts w:hint="cs"/>
          <w:rtl/>
        </w:rPr>
        <w:t>العام</w:t>
      </w:r>
      <w:r w:rsidRPr="00DE6131">
        <w:rPr>
          <w:rFonts w:hint="cs"/>
          <w:rtl/>
        </w:rPr>
        <w:t xml:space="preserve"> </w:t>
      </w:r>
      <w:r w:rsidR="00DF507C" w:rsidRPr="00DE6131">
        <w:rPr>
          <w:rFonts w:hint="cs"/>
          <w:rtl/>
        </w:rPr>
        <w:t xml:space="preserve">(كإطار جامع لصور مختلفة من العقود) </w:t>
      </w:r>
      <w:r w:rsidR="00FD1162" w:rsidRPr="00DE6131">
        <w:rPr>
          <w:rFonts w:hint="cs"/>
          <w:rtl/>
        </w:rPr>
        <w:t>بالنسبة</w:t>
      </w:r>
      <w:r w:rsidRPr="00DE6131">
        <w:rPr>
          <w:rFonts w:hint="cs"/>
          <w:rtl/>
        </w:rPr>
        <w:t xml:space="preserve"> </w:t>
      </w:r>
      <w:r w:rsidR="005C7913">
        <w:rPr>
          <w:rFonts w:hint="cs"/>
          <w:rtl/>
        </w:rPr>
        <w:t>للجزائر</w:t>
      </w:r>
      <w:r w:rsidR="00FD1162" w:rsidRPr="00DE6131">
        <w:rPr>
          <w:rFonts w:hint="cs"/>
          <w:rtl/>
        </w:rPr>
        <w:t>،</w:t>
      </w:r>
      <w:r w:rsidRPr="00DE6131">
        <w:rPr>
          <w:rFonts w:hint="cs"/>
          <w:rtl/>
        </w:rPr>
        <w:t xml:space="preserve"> </w:t>
      </w:r>
      <w:r w:rsidR="00DF507C" w:rsidRPr="00DE6131">
        <w:rPr>
          <w:rFonts w:hint="cs"/>
          <w:rtl/>
        </w:rPr>
        <w:t xml:space="preserve">بالإضافة إلى </w:t>
      </w:r>
      <w:r w:rsidR="00FD1162" w:rsidRPr="00DE6131">
        <w:rPr>
          <w:rFonts w:hint="cs"/>
          <w:rtl/>
        </w:rPr>
        <w:t>قلة</w:t>
      </w:r>
      <w:r w:rsidRPr="00DE6131">
        <w:rPr>
          <w:rFonts w:hint="cs"/>
          <w:rtl/>
        </w:rPr>
        <w:t xml:space="preserve"> </w:t>
      </w:r>
      <w:r w:rsidR="00DF507C" w:rsidRPr="00DE6131">
        <w:rPr>
          <w:rFonts w:hint="cs"/>
          <w:rtl/>
        </w:rPr>
        <w:t>النماذج</w:t>
      </w:r>
      <w:r w:rsidRPr="00DE6131">
        <w:rPr>
          <w:rFonts w:hint="cs"/>
          <w:rtl/>
        </w:rPr>
        <w:t xml:space="preserve"> </w:t>
      </w:r>
      <w:r w:rsidR="00FD1162" w:rsidRPr="00DE6131">
        <w:rPr>
          <w:rFonts w:hint="cs"/>
          <w:rtl/>
        </w:rPr>
        <w:t>الناتجة</w:t>
      </w:r>
      <w:r w:rsidRPr="00DE6131">
        <w:rPr>
          <w:rFonts w:hint="cs"/>
          <w:rtl/>
        </w:rPr>
        <w:t xml:space="preserve"> </w:t>
      </w:r>
      <w:r w:rsidR="00FD1162" w:rsidRPr="00DE6131">
        <w:rPr>
          <w:rFonts w:hint="cs"/>
          <w:rtl/>
        </w:rPr>
        <w:t>عن</w:t>
      </w:r>
      <w:r w:rsidRPr="00DE6131">
        <w:rPr>
          <w:rFonts w:hint="cs"/>
          <w:rtl/>
        </w:rPr>
        <w:t xml:space="preserve"> </w:t>
      </w:r>
      <w:r w:rsidR="00FD1162" w:rsidRPr="00DE6131">
        <w:rPr>
          <w:rFonts w:hint="cs"/>
          <w:rtl/>
        </w:rPr>
        <w:t>أسباب</w:t>
      </w:r>
      <w:r w:rsidRPr="00DE6131">
        <w:rPr>
          <w:rFonts w:hint="cs"/>
          <w:rtl/>
        </w:rPr>
        <w:t xml:space="preserve"> </w:t>
      </w:r>
      <w:r w:rsidR="00FD1162" w:rsidRPr="00DE6131">
        <w:rPr>
          <w:rFonts w:hint="cs"/>
          <w:rtl/>
        </w:rPr>
        <w:lastRenderedPageBreak/>
        <w:t>مختلفة</w:t>
      </w:r>
      <w:r w:rsidRPr="00DE6131">
        <w:rPr>
          <w:rFonts w:hint="cs"/>
          <w:rtl/>
        </w:rPr>
        <w:t xml:space="preserve"> </w:t>
      </w:r>
      <w:r w:rsidR="00FD1162" w:rsidRPr="00DE6131">
        <w:rPr>
          <w:rFonts w:hint="cs"/>
          <w:rtl/>
        </w:rPr>
        <w:t>منها</w:t>
      </w:r>
      <w:r w:rsidRPr="00DE6131">
        <w:rPr>
          <w:rFonts w:hint="cs"/>
          <w:rtl/>
        </w:rPr>
        <w:t xml:space="preserve"> </w:t>
      </w:r>
      <w:r w:rsidR="00FD1162" w:rsidRPr="00DE6131">
        <w:rPr>
          <w:rFonts w:hint="cs"/>
          <w:rtl/>
        </w:rPr>
        <w:t>ما</w:t>
      </w:r>
      <w:r w:rsidRPr="00DE6131">
        <w:rPr>
          <w:rFonts w:hint="cs"/>
          <w:rtl/>
        </w:rPr>
        <w:t xml:space="preserve"> </w:t>
      </w:r>
      <w:r w:rsidR="00C42251" w:rsidRPr="00DE6131">
        <w:rPr>
          <w:rFonts w:hint="cs"/>
          <w:rtl/>
        </w:rPr>
        <w:t>يتعلق</w:t>
      </w:r>
      <w:r w:rsidRPr="00DE6131">
        <w:rPr>
          <w:rFonts w:hint="cs"/>
          <w:rtl/>
        </w:rPr>
        <w:t xml:space="preserve"> </w:t>
      </w:r>
      <w:r w:rsidR="00C42251" w:rsidRPr="00DE6131">
        <w:rPr>
          <w:rFonts w:hint="cs"/>
          <w:rtl/>
        </w:rPr>
        <w:t>بقلة</w:t>
      </w:r>
      <w:r w:rsidRPr="00DE6131">
        <w:rPr>
          <w:rFonts w:hint="cs"/>
          <w:rtl/>
        </w:rPr>
        <w:t xml:space="preserve"> </w:t>
      </w:r>
      <w:r w:rsidR="00106974" w:rsidRPr="00DE6131">
        <w:rPr>
          <w:rFonts w:hint="cs"/>
          <w:rtl/>
        </w:rPr>
        <w:t>تطبيقات</w:t>
      </w:r>
      <w:r w:rsidRPr="00DE6131">
        <w:rPr>
          <w:rFonts w:hint="cs"/>
          <w:rtl/>
        </w:rPr>
        <w:t xml:space="preserve"> </w:t>
      </w:r>
      <w:r w:rsidR="00106974" w:rsidRPr="00DE6131">
        <w:rPr>
          <w:rFonts w:hint="cs"/>
          <w:rtl/>
        </w:rPr>
        <w:t>عق</w:t>
      </w:r>
      <w:r w:rsidR="00FE7494" w:rsidRPr="00DE6131">
        <w:rPr>
          <w:rFonts w:hint="cs"/>
          <w:rtl/>
        </w:rPr>
        <w:t>ود</w:t>
      </w:r>
      <w:r w:rsidRPr="00DE6131">
        <w:rPr>
          <w:rFonts w:hint="cs"/>
          <w:rtl/>
        </w:rPr>
        <w:t xml:space="preserve"> </w:t>
      </w:r>
      <w:r w:rsidR="00FE7494" w:rsidRPr="00DE6131">
        <w:rPr>
          <w:rFonts w:hint="cs"/>
          <w:rtl/>
        </w:rPr>
        <w:t>التفويض</w:t>
      </w:r>
      <w:r w:rsidRPr="00DE6131">
        <w:rPr>
          <w:rFonts w:hint="cs"/>
          <w:rtl/>
        </w:rPr>
        <w:t xml:space="preserve"> </w:t>
      </w:r>
      <w:r w:rsidR="00FE7494" w:rsidRPr="00DE6131">
        <w:rPr>
          <w:rFonts w:hint="cs"/>
          <w:rtl/>
        </w:rPr>
        <w:t>بصورها</w:t>
      </w:r>
      <w:r w:rsidRPr="00DE6131">
        <w:rPr>
          <w:rFonts w:hint="cs"/>
          <w:rtl/>
        </w:rPr>
        <w:t xml:space="preserve"> </w:t>
      </w:r>
      <w:r w:rsidR="00FE7494" w:rsidRPr="00DE6131">
        <w:rPr>
          <w:rFonts w:hint="cs"/>
          <w:rtl/>
        </w:rPr>
        <w:t>الجديدة</w:t>
      </w:r>
      <w:r w:rsidRPr="00DE6131">
        <w:rPr>
          <w:rFonts w:hint="cs"/>
          <w:rtl/>
        </w:rPr>
        <w:t xml:space="preserve"> </w:t>
      </w:r>
      <w:r w:rsidR="00FE7494" w:rsidRPr="00DE6131">
        <w:rPr>
          <w:rFonts w:hint="cs"/>
          <w:rtl/>
        </w:rPr>
        <w:t>باستثناء</w:t>
      </w:r>
      <w:r w:rsidRPr="00DE6131">
        <w:rPr>
          <w:rFonts w:hint="cs"/>
          <w:rtl/>
        </w:rPr>
        <w:t xml:space="preserve"> </w:t>
      </w:r>
      <w:r w:rsidR="00FE7494" w:rsidRPr="00DE6131">
        <w:rPr>
          <w:rFonts w:hint="cs"/>
          <w:rtl/>
        </w:rPr>
        <w:t>عقدي</w:t>
      </w:r>
      <w:r w:rsidRPr="00DE6131">
        <w:rPr>
          <w:rFonts w:hint="cs"/>
          <w:rtl/>
        </w:rPr>
        <w:t xml:space="preserve"> </w:t>
      </w:r>
      <w:r w:rsidR="00FE7494" w:rsidRPr="00DE6131">
        <w:rPr>
          <w:rFonts w:hint="cs"/>
          <w:rtl/>
        </w:rPr>
        <w:t>الامتياز</w:t>
      </w:r>
      <w:r w:rsidRPr="00DE6131">
        <w:rPr>
          <w:rFonts w:hint="cs"/>
          <w:rtl/>
        </w:rPr>
        <w:t xml:space="preserve"> </w:t>
      </w:r>
      <w:r w:rsidR="00FE7494" w:rsidRPr="00DE6131">
        <w:rPr>
          <w:rFonts w:hint="cs"/>
          <w:rtl/>
        </w:rPr>
        <w:t>والإيجار</w:t>
      </w:r>
      <w:r w:rsidRPr="00DE6131">
        <w:rPr>
          <w:rFonts w:hint="cs"/>
          <w:rtl/>
        </w:rPr>
        <w:t xml:space="preserve"> </w:t>
      </w:r>
      <w:r w:rsidR="00FE7494" w:rsidRPr="00DE6131">
        <w:rPr>
          <w:rFonts w:hint="cs"/>
          <w:rtl/>
        </w:rPr>
        <w:t>في</w:t>
      </w:r>
      <w:r w:rsidRPr="00DE6131">
        <w:rPr>
          <w:rFonts w:hint="cs"/>
          <w:rtl/>
        </w:rPr>
        <w:t xml:space="preserve"> </w:t>
      </w:r>
      <w:r w:rsidR="00FE7494" w:rsidRPr="00DE6131">
        <w:rPr>
          <w:rFonts w:hint="cs"/>
          <w:rtl/>
        </w:rPr>
        <w:t>صورت</w:t>
      </w:r>
      <w:r w:rsidR="00DF507C" w:rsidRPr="00DE6131">
        <w:rPr>
          <w:rFonts w:hint="cs"/>
          <w:rtl/>
        </w:rPr>
        <w:t>ي</w:t>
      </w:r>
      <w:r w:rsidR="00FE7494" w:rsidRPr="00DE6131">
        <w:rPr>
          <w:rFonts w:hint="cs"/>
          <w:rtl/>
        </w:rPr>
        <w:t>هما</w:t>
      </w:r>
      <w:r w:rsidRPr="00DE6131">
        <w:rPr>
          <w:rFonts w:hint="cs"/>
          <w:rtl/>
        </w:rPr>
        <w:t xml:space="preserve"> </w:t>
      </w:r>
      <w:r w:rsidR="00FE7494" w:rsidRPr="00DE6131">
        <w:rPr>
          <w:rFonts w:hint="cs"/>
          <w:rtl/>
        </w:rPr>
        <w:t>القديمة</w:t>
      </w:r>
      <w:r w:rsidRPr="00DE6131">
        <w:rPr>
          <w:rFonts w:hint="cs"/>
          <w:rtl/>
        </w:rPr>
        <w:t xml:space="preserve"> </w:t>
      </w:r>
      <w:r w:rsidR="00FE7494" w:rsidRPr="00DE6131">
        <w:rPr>
          <w:rFonts w:hint="cs"/>
          <w:rtl/>
        </w:rPr>
        <w:t>وقلة</w:t>
      </w:r>
      <w:r w:rsidRPr="00DE6131">
        <w:rPr>
          <w:rFonts w:hint="cs"/>
          <w:rtl/>
        </w:rPr>
        <w:t xml:space="preserve"> </w:t>
      </w:r>
      <w:r w:rsidR="00FD1162" w:rsidRPr="00DE6131">
        <w:rPr>
          <w:rFonts w:hint="cs"/>
          <w:rtl/>
        </w:rPr>
        <w:t>النصوص</w:t>
      </w:r>
      <w:r w:rsidRPr="00DE6131">
        <w:rPr>
          <w:rFonts w:hint="cs"/>
          <w:rtl/>
        </w:rPr>
        <w:t xml:space="preserve"> </w:t>
      </w:r>
      <w:r w:rsidR="00FD1162" w:rsidRPr="00DE6131">
        <w:rPr>
          <w:rFonts w:hint="cs"/>
          <w:rtl/>
        </w:rPr>
        <w:t>القانونية</w:t>
      </w:r>
      <w:r w:rsidRPr="00DE6131">
        <w:rPr>
          <w:rFonts w:hint="cs"/>
          <w:rtl/>
        </w:rPr>
        <w:t xml:space="preserve"> </w:t>
      </w:r>
      <w:r w:rsidR="00C42251" w:rsidRPr="00DE6131">
        <w:rPr>
          <w:rFonts w:hint="cs"/>
          <w:rtl/>
        </w:rPr>
        <w:t>المنظمة</w:t>
      </w:r>
      <w:r w:rsidRPr="00DE6131">
        <w:rPr>
          <w:rFonts w:hint="cs"/>
          <w:rtl/>
        </w:rPr>
        <w:t xml:space="preserve"> </w:t>
      </w:r>
      <w:r w:rsidR="00C42251" w:rsidRPr="00DE6131">
        <w:rPr>
          <w:rFonts w:hint="cs"/>
          <w:rtl/>
        </w:rPr>
        <w:t>ل</w:t>
      </w:r>
      <w:r w:rsidR="00FD1162" w:rsidRPr="00DE6131">
        <w:rPr>
          <w:rFonts w:hint="cs"/>
          <w:rtl/>
        </w:rPr>
        <w:t>عقود</w:t>
      </w:r>
      <w:r w:rsidRPr="00DE6131">
        <w:rPr>
          <w:rFonts w:hint="cs"/>
          <w:rtl/>
        </w:rPr>
        <w:t xml:space="preserve"> </w:t>
      </w:r>
      <w:r w:rsidR="00FD1162" w:rsidRPr="00DE6131">
        <w:rPr>
          <w:rFonts w:hint="cs"/>
          <w:rtl/>
        </w:rPr>
        <w:t>التفويض</w:t>
      </w:r>
      <w:r w:rsidRPr="00DE6131">
        <w:rPr>
          <w:rFonts w:hint="cs"/>
          <w:rtl/>
        </w:rPr>
        <w:t xml:space="preserve"> </w:t>
      </w:r>
      <w:r w:rsidR="00FE7494" w:rsidRPr="00DE6131">
        <w:rPr>
          <w:rFonts w:hint="cs"/>
          <w:rtl/>
        </w:rPr>
        <w:t>في</w:t>
      </w:r>
      <w:r w:rsidRPr="00DE6131">
        <w:rPr>
          <w:rFonts w:hint="cs"/>
          <w:rtl/>
        </w:rPr>
        <w:t xml:space="preserve"> </w:t>
      </w:r>
      <w:r w:rsidR="00FE7494" w:rsidRPr="00DE6131">
        <w:rPr>
          <w:rFonts w:hint="cs"/>
          <w:rtl/>
        </w:rPr>
        <w:t>حد</w:t>
      </w:r>
      <w:r w:rsidRPr="00DE6131">
        <w:rPr>
          <w:rFonts w:hint="cs"/>
          <w:rtl/>
        </w:rPr>
        <w:t xml:space="preserve"> </w:t>
      </w:r>
      <w:r w:rsidR="00FD1162" w:rsidRPr="00DE6131">
        <w:rPr>
          <w:rFonts w:hint="cs"/>
          <w:rtl/>
        </w:rPr>
        <w:t>ذاتها،</w:t>
      </w:r>
      <w:r w:rsidRPr="00DE6131">
        <w:rPr>
          <w:rFonts w:hint="cs"/>
          <w:rtl/>
        </w:rPr>
        <w:t xml:space="preserve"> </w:t>
      </w:r>
      <w:r w:rsidR="00FD1162" w:rsidRPr="00DE6131">
        <w:rPr>
          <w:rFonts w:hint="cs"/>
          <w:rtl/>
        </w:rPr>
        <w:t>ومنها</w:t>
      </w:r>
      <w:r w:rsidRPr="00DE6131">
        <w:rPr>
          <w:rFonts w:hint="cs"/>
          <w:rtl/>
        </w:rPr>
        <w:t xml:space="preserve"> </w:t>
      </w:r>
      <w:r w:rsidR="00FD1162" w:rsidRPr="00DE6131">
        <w:rPr>
          <w:rFonts w:hint="cs"/>
          <w:rtl/>
        </w:rPr>
        <w:t>ما</w:t>
      </w:r>
      <w:r w:rsidRPr="00DE6131">
        <w:rPr>
          <w:rFonts w:hint="cs"/>
          <w:rtl/>
        </w:rPr>
        <w:t xml:space="preserve"> </w:t>
      </w:r>
      <w:r w:rsidR="00FD1162" w:rsidRPr="00DE6131">
        <w:rPr>
          <w:rFonts w:hint="cs"/>
          <w:rtl/>
        </w:rPr>
        <w:t>يتصل</w:t>
      </w:r>
      <w:r w:rsidRPr="00DE6131">
        <w:rPr>
          <w:rFonts w:hint="cs"/>
          <w:rtl/>
        </w:rPr>
        <w:t xml:space="preserve"> </w:t>
      </w:r>
      <w:r w:rsidR="00FD1162" w:rsidRPr="00DE6131">
        <w:rPr>
          <w:rFonts w:hint="cs"/>
          <w:rtl/>
        </w:rPr>
        <w:t>بالمنظومة</w:t>
      </w:r>
      <w:r w:rsidRPr="00DE6131">
        <w:rPr>
          <w:rFonts w:hint="cs"/>
          <w:rtl/>
        </w:rPr>
        <w:t xml:space="preserve"> </w:t>
      </w:r>
      <w:r w:rsidR="00FD1162" w:rsidRPr="00DE6131">
        <w:rPr>
          <w:rFonts w:hint="cs"/>
          <w:rtl/>
        </w:rPr>
        <w:t>القانونية</w:t>
      </w:r>
      <w:r w:rsidRPr="00DE6131">
        <w:rPr>
          <w:rFonts w:hint="cs"/>
          <w:rtl/>
        </w:rPr>
        <w:t xml:space="preserve"> </w:t>
      </w:r>
      <w:r w:rsidR="00FD1162" w:rsidRPr="00DE6131">
        <w:rPr>
          <w:rFonts w:hint="cs"/>
          <w:rtl/>
        </w:rPr>
        <w:t>ككل</w:t>
      </w:r>
      <w:r w:rsidRPr="00DE6131">
        <w:rPr>
          <w:rFonts w:hint="cs"/>
          <w:rtl/>
        </w:rPr>
        <w:t xml:space="preserve"> </w:t>
      </w:r>
      <w:r w:rsidR="00FD1162" w:rsidRPr="00DE6131">
        <w:rPr>
          <w:rFonts w:hint="cs"/>
          <w:rtl/>
        </w:rPr>
        <w:t>والتي</w:t>
      </w:r>
      <w:r w:rsidRPr="00DE6131">
        <w:rPr>
          <w:rFonts w:hint="cs"/>
          <w:rtl/>
        </w:rPr>
        <w:t xml:space="preserve"> </w:t>
      </w:r>
      <w:r w:rsidR="00FD1162" w:rsidRPr="00DE6131">
        <w:rPr>
          <w:rFonts w:hint="cs"/>
          <w:rtl/>
        </w:rPr>
        <w:t>تتقاطع</w:t>
      </w:r>
      <w:r w:rsidRPr="00DE6131">
        <w:rPr>
          <w:rFonts w:hint="cs"/>
          <w:rtl/>
        </w:rPr>
        <w:t xml:space="preserve"> </w:t>
      </w:r>
      <w:r w:rsidR="00FD1162" w:rsidRPr="00DE6131">
        <w:rPr>
          <w:rFonts w:hint="cs"/>
          <w:rtl/>
        </w:rPr>
        <w:t>فيها</w:t>
      </w:r>
      <w:r w:rsidRPr="00DE6131">
        <w:rPr>
          <w:rFonts w:hint="cs"/>
          <w:rtl/>
        </w:rPr>
        <w:t xml:space="preserve"> </w:t>
      </w:r>
      <w:r w:rsidR="00FD1162" w:rsidRPr="00DE6131">
        <w:rPr>
          <w:rFonts w:hint="cs"/>
          <w:rtl/>
        </w:rPr>
        <w:t>قوانيين</w:t>
      </w:r>
      <w:r w:rsidRPr="00DE6131">
        <w:rPr>
          <w:rFonts w:hint="cs"/>
          <w:rtl/>
        </w:rPr>
        <w:t xml:space="preserve"> </w:t>
      </w:r>
      <w:r w:rsidR="00FD1162" w:rsidRPr="00DE6131">
        <w:rPr>
          <w:rFonts w:hint="cs"/>
          <w:rtl/>
        </w:rPr>
        <w:t>مختلفة</w:t>
      </w:r>
      <w:r w:rsidRPr="00DE6131">
        <w:rPr>
          <w:rFonts w:hint="cs"/>
          <w:rtl/>
        </w:rPr>
        <w:t xml:space="preserve"> </w:t>
      </w:r>
      <w:r w:rsidR="00C42251" w:rsidRPr="00DE6131">
        <w:rPr>
          <w:rFonts w:hint="cs"/>
          <w:rtl/>
        </w:rPr>
        <w:t>مكملة</w:t>
      </w:r>
      <w:r w:rsidRPr="00DE6131">
        <w:rPr>
          <w:rFonts w:hint="cs"/>
          <w:rtl/>
        </w:rPr>
        <w:t xml:space="preserve"> </w:t>
      </w:r>
      <w:r w:rsidR="00C42251" w:rsidRPr="00DE6131">
        <w:rPr>
          <w:rFonts w:hint="cs"/>
          <w:rtl/>
        </w:rPr>
        <w:t>لبعضها</w:t>
      </w:r>
      <w:r w:rsidRPr="00DE6131">
        <w:rPr>
          <w:rFonts w:hint="cs"/>
          <w:rtl/>
        </w:rPr>
        <w:t xml:space="preserve"> </w:t>
      </w:r>
      <w:r w:rsidR="00C42251" w:rsidRPr="00DE6131">
        <w:rPr>
          <w:rFonts w:hint="cs"/>
          <w:rtl/>
        </w:rPr>
        <w:t>البعض</w:t>
      </w:r>
      <w:r w:rsidRPr="00DE6131">
        <w:rPr>
          <w:rFonts w:hint="cs"/>
          <w:rtl/>
        </w:rPr>
        <w:t xml:space="preserve"> </w:t>
      </w:r>
      <w:r w:rsidR="00FD1162" w:rsidRPr="00DE6131">
        <w:rPr>
          <w:rFonts w:hint="cs"/>
          <w:rtl/>
        </w:rPr>
        <w:t>تخلق</w:t>
      </w:r>
      <w:r w:rsidRPr="00DE6131">
        <w:rPr>
          <w:rFonts w:hint="cs"/>
          <w:rtl/>
        </w:rPr>
        <w:t xml:space="preserve"> </w:t>
      </w:r>
      <w:r w:rsidR="00FD1162" w:rsidRPr="00DE6131">
        <w:rPr>
          <w:rFonts w:hint="cs"/>
          <w:rtl/>
        </w:rPr>
        <w:t>في</w:t>
      </w:r>
      <w:r w:rsidRPr="00DE6131">
        <w:rPr>
          <w:rFonts w:hint="cs"/>
          <w:rtl/>
        </w:rPr>
        <w:t xml:space="preserve"> </w:t>
      </w:r>
      <w:r w:rsidR="00FD1162" w:rsidRPr="00DE6131">
        <w:rPr>
          <w:rFonts w:hint="cs"/>
          <w:rtl/>
        </w:rPr>
        <w:t>المحصلة</w:t>
      </w:r>
      <w:r w:rsidRPr="00DE6131">
        <w:rPr>
          <w:rFonts w:hint="cs"/>
          <w:rtl/>
        </w:rPr>
        <w:t xml:space="preserve"> </w:t>
      </w:r>
      <w:r w:rsidR="00FD1162" w:rsidRPr="00DE6131">
        <w:rPr>
          <w:rFonts w:hint="cs"/>
          <w:rtl/>
        </w:rPr>
        <w:t>بيئة</w:t>
      </w:r>
      <w:r w:rsidRPr="00DE6131">
        <w:rPr>
          <w:rFonts w:hint="cs"/>
          <w:rtl/>
        </w:rPr>
        <w:t xml:space="preserve"> </w:t>
      </w:r>
      <w:r w:rsidR="00FD1162" w:rsidRPr="00DE6131">
        <w:rPr>
          <w:rFonts w:hint="cs"/>
          <w:rtl/>
        </w:rPr>
        <w:t>مناسبة</w:t>
      </w:r>
      <w:r w:rsidRPr="00DE6131">
        <w:rPr>
          <w:rFonts w:hint="cs"/>
          <w:rtl/>
        </w:rPr>
        <w:t xml:space="preserve"> </w:t>
      </w:r>
      <w:r w:rsidR="00FE7494" w:rsidRPr="00DE6131">
        <w:rPr>
          <w:rFonts w:hint="cs"/>
          <w:rtl/>
        </w:rPr>
        <w:t>ومتكاملة</w:t>
      </w:r>
      <w:r w:rsidRPr="00DE6131">
        <w:rPr>
          <w:rFonts w:hint="cs"/>
          <w:rtl/>
        </w:rPr>
        <w:t xml:space="preserve"> </w:t>
      </w:r>
      <w:r w:rsidR="00FD1162" w:rsidRPr="00DE6131">
        <w:rPr>
          <w:rFonts w:hint="cs"/>
          <w:rtl/>
        </w:rPr>
        <w:t>تضمن</w:t>
      </w:r>
      <w:r w:rsidRPr="00DE6131">
        <w:rPr>
          <w:rFonts w:hint="cs"/>
          <w:rtl/>
        </w:rPr>
        <w:t xml:space="preserve"> </w:t>
      </w:r>
      <w:r w:rsidR="00FD1162" w:rsidRPr="00DE6131">
        <w:rPr>
          <w:rFonts w:hint="cs"/>
          <w:rtl/>
        </w:rPr>
        <w:t>نجاح</w:t>
      </w:r>
      <w:r w:rsidRPr="00DE6131">
        <w:rPr>
          <w:rFonts w:hint="cs"/>
          <w:rtl/>
        </w:rPr>
        <w:t xml:space="preserve"> </w:t>
      </w:r>
      <w:r w:rsidR="00FD1162" w:rsidRPr="00DE6131">
        <w:rPr>
          <w:rFonts w:hint="cs"/>
          <w:rtl/>
        </w:rPr>
        <w:t>تقنية</w:t>
      </w:r>
      <w:r w:rsidRPr="00DE6131">
        <w:rPr>
          <w:rFonts w:hint="cs"/>
          <w:rtl/>
        </w:rPr>
        <w:t xml:space="preserve"> </w:t>
      </w:r>
      <w:r w:rsidR="00FD1162" w:rsidRPr="00DE6131">
        <w:rPr>
          <w:rFonts w:hint="cs"/>
          <w:rtl/>
        </w:rPr>
        <w:t>التفويض.</w:t>
      </w:r>
      <w:r w:rsidRPr="00DE6131">
        <w:rPr>
          <w:rFonts w:hint="cs"/>
          <w:rtl/>
        </w:rPr>
        <w:t xml:space="preserve"> </w:t>
      </w:r>
    </w:p>
    <w:p w14:paraId="44202A25" w14:textId="0DC5A0B0" w:rsidR="00FD1162" w:rsidRPr="00DE6131" w:rsidRDefault="00FD1162" w:rsidP="004F2087">
      <w:pPr>
        <w:rPr>
          <w:color w:val="000000" w:themeColor="text1"/>
          <w:rtl/>
        </w:rPr>
      </w:pPr>
      <w:r w:rsidRPr="00DE6131">
        <w:rPr>
          <w:rFonts w:hint="cs"/>
          <w:color w:val="000000" w:themeColor="text1"/>
          <w:rtl/>
        </w:rPr>
        <w:t>زيادة</w:t>
      </w:r>
      <w:r w:rsidR="00713331" w:rsidRPr="00DE6131">
        <w:rPr>
          <w:rFonts w:hint="cs"/>
          <w:color w:val="000000" w:themeColor="text1"/>
          <w:rtl/>
        </w:rPr>
        <w:t xml:space="preserve"> </w:t>
      </w:r>
      <w:r w:rsidRPr="00DE6131">
        <w:rPr>
          <w:rFonts w:hint="cs"/>
          <w:color w:val="000000" w:themeColor="text1"/>
          <w:rtl/>
        </w:rPr>
        <w:t>على</w:t>
      </w:r>
      <w:r w:rsidR="00713331" w:rsidRPr="00DE6131">
        <w:rPr>
          <w:rFonts w:hint="cs"/>
          <w:color w:val="000000" w:themeColor="text1"/>
          <w:rtl/>
        </w:rPr>
        <w:t xml:space="preserve"> </w:t>
      </w:r>
      <w:r w:rsidRPr="00DE6131">
        <w:rPr>
          <w:rFonts w:hint="cs"/>
          <w:color w:val="000000" w:themeColor="text1"/>
          <w:rtl/>
        </w:rPr>
        <w:t>التردد</w:t>
      </w:r>
      <w:r w:rsidR="00713331" w:rsidRPr="00DE6131">
        <w:rPr>
          <w:rFonts w:hint="cs"/>
          <w:color w:val="000000" w:themeColor="text1"/>
          <w:rtl/>
        </w:rPr>
        <w:t xml:space="preserve"> </w:t>
      </w:r>
      <w:r w:rsidRPr="00DE6131">
        <w:rPr>
          <w:rFonts w:hint="cs"/>
          <w:color w:val="000000" w:themeColor="text1"/>
          <w:rtl/>
        </w:rPr>
        <w:t>الحاصل</w:t>
      </w:r>
      <w:r w:rsidR="00713331" w:rsidRPr="00DE6131">
        <w:rPr>
          <w:rFonts w:hint="cs"/>
          <w:color w:val="000000" w:themeColor="text1"/>
          <w:rtl/>
        </w:rPr>
        <w:t xml:space="preserve"> </w:t>
      </w:r>
      <w:r w:rsidRPr="00DE6131">
        <w:rPr>
          <w:rFonts w:hint="cs"/>
          <w:color w:val="000000" w:themeColor="text1"/>
          <w:rtl/>
        </w:rPr>
        <w:t>في</w:t>
      </w:r>
      <w:r w:rsidR="00713331" w:rsidRPr="00DE6131">
        <w:rPr>
          <w:rFonts w:hint="cs"/>
          <w:color w:val="000000" w:themeColor="text1"/>
          <w:rtl/>
        </w:rPr>
        <w:t xml:space="preserve"> </w:t>
      </w:r>
      <w:r w:rsidRPr="00DE6131">
        <w:rPr>
          <w:rFonts w:hint="cs"/>
          <w:color w:val="000000" w:themeColor="text1"/>
          <w:rtl/>
        </w:rPr>
        <w:t>تطبيق</w:t>
      </w:r>
      <w:r w:rsidR="00713331" w:rsidRPr="00DE6131">
        <w:rPr>
          <w:rFonts w:hint="cs"/>
          <w:color w:val="000000" w:themeColor="text1"/>
          <w:rtl/>
        </w:rPr>
        <w:t xml:space="preserve"> </w:t>
      </w:r>
      <w:r w:rsidRPr="00DE6131">
        <w:rPr>
          <w:rFonts w:hint="cs"/>
          <w:color w:val="000000" w:themeColor="text1"/>
          <w:rtl/>
        </w:rPr>
        <w:t>آلية</w:t>
      </w:r>
      <w:r w:rsidR="00713331" w:rsidRPr="00DE6131">
        <w:rPr>
          <w:rFonts w:hint="cs"/>
          <w:color w:val="000000" w:themeColor="text1"/>
          <w:rtl/>
        </w:rPr>
        <w:t xml:space="preserve"> </w:t>
      </w:r>
      <w:r w:rsidRPr="00DE6131">
        <w:rPr>
          <w:rFonts w:hint="cs"/>
          <w:color w:val="000000" w:themeColor="text1"/>
          <w:rtl/>
        </w:rPr>
        <w:t>التفويض</w:t>
      </w:r>
      <w:r w:rsidR="00713331" w:rsidRPr="00DE6131">
        <w:rPr>
          <w:rFonts w:hint="cs"/>
          <w:color w:val="000000" w:themeColor="text1"/>
          <w:rtl/>
        </w:rPr>
        <w:t xml:space="preserve"> </w:t>
      </w:r>
      <w:r w:rsidRPr="00DE6131">
        <w:rPr>
          <w:rFonts w:hint="cs"/>
          <w:color w:val="000000" w:themeColor="text1"/>
          <w:rtl/>
        </w:rPr>
        <w:t>ككل</w:t>
      </w:r>
      <w:r w:rsidR="00713331" w:rsidRPr="00DE6131">
        <w:rPr>
          <w:rFonts w:hint="cs"/>
          <w:color w:val="000000" w:themeColor="text1"/>
          <w:rtl/>
        </w:rPr>
        <w:t xml:space="preserve"> </w:t>
      </w:r>
      <w:r w:rsidRPr="00DE6131">
        <w:rPr>
          <w:rFonts w:hint="cs"/>
          <w:color w:val="000000" w:themeColor="text1"/>
          <w:rtl/>
        </w:rPr>
        <w:t>بصيغها</w:t>
      </w:r>
      <w:r w:rsidR="00713331" w:rsidRPr="00DE6131">
        <w:rPr>
          <w:rFonts w:hint="cs"/>
          <w:color w:val="000000" w:themeColor="text1"/>
          <w:rtl/>
        </w:rPr>
        <w:t xml:space="preserve"> </w:t>
      </w:r>
      <w:r w:rsidRPr="00DE6131">
        <w:rPr>
          <w:rFonts w:hint="cs"/>
          <w:color w:val="000000" w:themeColor="text1"/>
          <w:rtl/>
        </w:rPr>
        <w:t>المختلفة،</w:t>
      </w:r>
      <w:r w:rsidR="00713331" w:rsidRPr="00DE6131">
        <w:rPr>
          <w:rFonts w:hint="cs"/>
          <w:color w:val="000000" w:themeColor="text1"/>
          <w:rtl/>
        </w:rPr>
        <w:t xml:space="preserve"> </w:t>
      </w:r>
      <w:r w:rsidRPr="00DE6131">
        <w:rPr>
          <w:rFonts w:hint="cs"/>
          <w:color w:val="000000" w:themeColor="text1"/>
          <w:rtl/>
        </w:rPr>
        <w:t>سواء</w:t>
      </w:r>
      <w:r w:rsidR="00713331" w:rsidRPr="00DE6131">
        <w:rPr>
          <w:rFonts w:hint="cs"/>
          <w:color w:val="000000" w:themeColor="text1"/>
          <w:rtl/>
        </w:rPr>
        <w:t xml:space="preserve"> </w:t>
      </w:r>
      <w:r w:rsidRPr="00DE6131">
        <w:rPr>
          <w:rFonts w:hint="cs"/>
          <w:color w:val="000000" w:themeColor="text1"/>
          <w:rtl/>
        </w:rPr>
        <w:t>من</w:t>
      </w:r>
      <w:r w:rsidR="00713331" w:rsidRPr="00DE6131">
        <w:rPr>
          <w:rFonts w:hint="cs"/>
          <w:color w:val="000000" w:themeColor="text1"/>
          <w:rtl/>
        </w:rPr>
        <w:t xml:space="preserve"> </w:t>
      </w:r>
      <w:r w:rsidRPr="00DE6131">
        <w:rPr>
          <w:rFonts w:hint="cs"/>
          <w:color w:val="000000" w:themeColor="text1"/>
          <w:rtl/>
        </w:rPr>
        <w:t>قبل</w:t>
      </w:r>
      <w:r w:rsidR="00713331" w:rsidRPr="00DE6131">
        <w:rPr>
          <w:rFonts w:hint="cs"/>
          <w:color w:val="000000" w:themeColor="text1"/>
          <w:rtl/>
        </w:rPr>
        <w:t xml:space="preserve"> </w:t>
      </w:r>
      <w:r w:rsidRPr="00DE6131">
        <w:rPr>
          <w:rFonts w:hint="cs"/>
          <w:color w:val="000000" w:themeColor="text1"/>
          <w:rtl/>
        </w:rPr>
        <w:t>القائمين</w:t>
      </w:r>
      <w:r w:rsidR="00713331" w:rsidRPr="00DE6131">
        <w:rPr>
          <w:rFonts w:hint="cs"/>
          <w:color w:val="000000" w:themeColor="text1"/>
          <w:rtl/>
        </w:rPr>
        <w:t xml:space="preserve"> </w:t>
      </w:r>
      <w:r w:rsidRPr="00DE6131">
        <w:rPr>
          <w:rFonts w:hint="cs"/>
          <w:color w:val="000000" w:themeColor="text1"/>
          <w:rtl/>
        </w:rPr>
        <w:t>على</w:t>
      </w:r>
      <w:r w:rsidR="00713331" w:rsidRPr="00DE6131">
        <w:rPr>
          <w:rFonts w:hint="cs"/>
          <w:color w:val="000000" w:themeColor="text1"/>
          <w:rtl/>
        </w:rPr>
        <w:t xml:space="preserve"> </w:t>
      </w:r>
      <w:r w:rsidRPr="00DE6131">
        <w:rPr>
          <w:rFonts w:hint="cs"/>
          <w:color w:val="000000" w:themeColor="text1"/>
          <w:rtl/>
        </w:rPr>
        <w:t>الإدارات</w:t>
      </w:r>
      <w:r w:rsidR="00713331" w:rsidRPr="00DE6131">
        <w:rPr>
          <w:rFonts w:hint="cs"/>
          <w:color w:val="000000" w:themeColor="text1"/>
          <w:rtl/>
        </w:rPr>
        <w:t xml:space="preserve"> </w:t>
      </w:r>
      <w:r w:rsidRPr="00DE6131">
        <w:rPr>
          <w:rFonts w:hint="cs"/>
          <w:color w:val="000000" w:themeColor="text1"/>
          <w:rtl/>
        </w:rPr>
        <w:t>العمومية</w:t>
      </w:r>
      <w:r w:rsidR="00713331" w:rsidRPr="00DE6131">
        <w:rPr>
          <w:rFonts w:hint="cs"/>
          <w:color w:val="000000" w:themeColor="text1"/>
          <w:rtl/>
        </w:rPr>
        <w:t xml:space="preserve"> </w:t>
      </w:r>
      <w:r w:rsidRPr="00DE6131">
        <w:rPr>
          <w:rFonts w:hint="cs"/>
          <w:color w:val="000000" w:themeColor="text1"/>
          <w:rtl/>
        </w:rPr>
        <w:t>المسؤولة</w:t>
      </w:r>
      <w:r w:rsidR="00713331" w:rsidRPr="00DE6131">
        <w:rPr>
          <w:rFonts w:hint="cs"/>
          <w:color w:val="000000" w:themeColor="text1"/>
          <w:rtl/>
        </w:rPr>
        <w:t xml:space="preserve"> </w:t>
      </w:r>
      <w:r w:rsidRPr="00DE6131">
        <w:rPr>
          <w:rFonts w:hint="cs"/>
          <w:color w:val="000000" w:themeColor="text1"/>
          <w:rtl/>
        </w:rPr>
        <w:t>عن</w:t>
      </w:r>
      <w:r w:rsidR="00713331" w:rsidRPr="00DE6131">
        <w:rPr>
          <w:rFonts w:hint="cs"/>
          <w:color w:val="000000" w:themeColor="text1"/>
          <w:rtl/>
        </w:rPr>
        <w:t xml:space="preserve"> </w:t>
      </w:r>
      <w:r w:rsidRPr="00DE6131">
        <w:rPr>
          <w:rFonts w:hint="cs"/>
          <w:color w:val="000000" w:themeColor="text1"/>
          <w:rtl/>
        </w:rPr>
        <w:t>تسيير</w:t>
      </w:r>
      <w:r w:rsidR="00713331" w:rsidRPr="00DE6131">
        <w:rPr>
          <w:rFonts w:hint="cs"/>
          <w:color w:val="000000" w:themeColor="text1"/>
          <w:rtl/>
        </w:rPr>
        <w:t xml:space="preserve"> </w:t>
      </w:r>
      <w:r w:rsidRPr="00DE6131">
        <w:rPr>
          <w:rFonts w:hint="cs"/>
          <w:color w:val="000000" w:themeColor="text1"/>
          <w:rtl/>
        </w:rPr>
        <w:t>المرافق</w:t>
      </w:r>
      <w:r w:rsidR="00713331" w:rsidRPr="00DE6131">
        <w:rPr>
          <w:rFonts w:hint="cs"/>
          <w:color w:val="000000" w:themeColor="text1"/>
          <w:rtl/>
        </w:rPr>
        <w:t xml:space="preserve"> </w:t>
      </w:r>
      <w:r w:rsidRPr="00DE6131">
        <w:rPr>
          <w:rFonts w:hint="cs"/>
          <w:color w:val="000000" w:themeColor="text1"/>
          <w:rtl/>
        </w:rPr>
        <w:t>العمومية</w:t>
      </w:r>
      <w:r w:rsidR="00713331" w:rsidRPr="00DE6131">
        <w:rPr>
          <w:rFonts w:hint="cs"/>
          <w:color w:val="000000" w:themeColor="text1"/>
          <w:rtl/>
        </w:rPr>
        <w:t xml:space="preserve"> </w:t>
      </w:r>
      <w:r w:rsidRPr="00DE6131">
        <w:rPr>
          <w:rFonts w:hint="cs"/>
          <w:color w:val="000000" w:themeColor="text1"/>
          <w:rtl/>
        </w:rPr>
        <w:t>التي</w:t>
      </w:r>
      <w:r w:rsidR="00713331" w:rsidRPr="00DE6131">
        <w:rPr>
          <w:rFonts w:hint="cs"/>
          <w:color w:val="000000" w:themeColor="text1"/>
          <w:rtl/>
        </w:rPr>
        <w:t xml:space="preserve"> </w:t>
      </w:r>
      <w:r w:rsidRPr="00DE6131">
        <w:rPr>
          <w:rFonts w:hint="cs"/>
          <w:color w:val="000000" w:themeColor="text1"/>
          <w:rtl/>
        </w:rPr>
        <w:t>لم</w:t>
      </w:r>
      <w:r w:rsidR="00713331" w:rsidRPr="00DE6131">
        <w:rPr>
          <w:rFonts w:hint="cs"/>
          <w:color w:val="000000" w:themeColor="text1"/>
          <w:rtl/>
        </w:rPr>
        <w:t xml:space="preserve"> </w:t>
      </w:r>
      <w:r w:rsidRPr="00DE6131">
        <w:rPr>
          <w:rFonts w:hint="cs"/>
          <w:color w:val="000000" w:themeColor="text1"/>
          <w:rtl/>
        </w:rPr>
        <w:t>تتعود</w:t>
      </w:r>
      <w:r w:rsidR="00713331" w:rsidRPr="00DE6131">
        <w:rPr>
          <w:rFonts w:hint="cs"/>
          <w:color w:val="000000" w:themeColor="text1"/>
          <w:rtl/>
        </w:rPr>
        <w:t xml:space="preserve"> </w:t>
      </w:r>
      <w:r w:rsidRPr="00DE6131">
        <w:rPr>
          <w:rFonts w:hint="cs"/>
          <w:color w:val="000000" w:themeColor="text1"/>
          <w:rtl/>
        </w:rPr>
        <w:t>بعد</w:t>
      </w:r>
      <w:r w:rsidR="00713331" w:rsidRPr="00DE6131">
        <w:rPr>
          <w:rFonts w:hint="cs"/>
          <w:color w:val="000000" w:themeColor="text1"/>
          <w:rtl/>
        </w:rPr>
        <w:t xml:space="preserve"> </w:t>
      </w:r>
      <w:r w:rsidRPr="00DE6131">
        <w:rPr>
          <w:rFonts w:hint="cs"/>
          <w:color w:val="000000" w:themeColor="text1"/>
          <w:rtl/>
        </w:rPr>
        <w:t>على</w:t>
      </w:r>
      <w:r w:rsidR="00713331" w:rsidRPr="00DE6131">
        <w:rPr>
          <w:rFonts w:hint="cs"/>
          <w:color w:val="000000" w:themeColor="text1"/>
          <w:rtl/>
        </w:rPr>
        <w:t xml:space="preserve"> </w:t>
      </w:r>
      <w:r w:rsidRPr="00DE6131">
        <w:rPr>
          <w:rFonts w:hint="cs"/>
          <w:color w:val="000000" w:themeColor="text1"/>
          <w:rtl/>
        </w:rPr>
        <w:t>مثل</w:t>
      </w:r>
      <w:r w:rsidR="00713331" w:rsidRPr="00DE6131">
        <w:rPr>
          <w:rFonts w:hint="cs"/>
          <w:color w:val="000000" w:themeColor="text1"/>
          <w:rtl/>
        </w:rPr>
        <w:t xml:space="preserve"> </w:t>
      </w:r>
      <w:r w:rsidRPr="00DE6131">
        <w:rPr>
          <w:rFonts w:hint="cs"/>
          <w:color w:val="000000" w:themeColor="text1"/>
          <w:rtl/>
        </w:rPr>
        <w:t>هذه</w:t>
      </w:r>
      <w:r w:rsidR="00713331" w:rsidRPr="00DE6131">
        <w:rPr>
          <w:rFonts w:hint="cs"/>
          <w:color w:val="000000" w:themeColor="text1"/>
          <w:rtl/>
        </w:rPr>
        <w:t xml:space="preserve"> </w:t>
      </w:r>
      <w:r w:rsidRPr="00DE6131">
        <w:rPr>
          <w:rFonts w:hint="cs"/>
          <w:color w:val="000000" w:themeColor="text1"/>
          <w:rtl/>
        </w:rPr>
        <w:t>العقود</w:t>
      </w:r>
      <w:r w:rsidR="00713331" w:rsidRPr="00DE6131">
        <w:rPr>
          <w:rFonts w:hint="cs"/>
          <w:color w:val="000000" w:themeColor="text1"/>
          <w:rtl/>
        </w:rPr>
        <w:t xml:space="preserve"> </w:t>
      </w:r>
      <w:r w:rsidRPr="00DE6131">
        <w:rPr>
          <w:rFonts w:hint="cs"/>
          <w:color w:val="000000" w:themeColor="text1"/>
          <w:rtl/>
        </w:rPr>
        <w:t>كونها</w:t>
      </w:r>
      <w:r w:rsidR="00713331" w:rsidRPr="00DE6131">
        <w:rPr>
          <w:rFonts w:hint="cs"/>
          <w:color w:val="000000" w:themeColor="text1"/>
          <w:rtl/>
        </w:rPr>
        <w:t xml:space="preserve"> </w:t>
      </w:r>
      <w:r w:rsidRPr="00DE6131">
        <w:rPr>
          <w:rFonts w:hint="cs"/>
          <w:color w:val="000000" w:themeColor="text1"/>
          <w:rtl/>
        </w:rPr>
        <w:t>عقود</w:t>
      </w:r>
      <w:r w:rsidR="00713331" w:rsidRPr="00DE6131">
        <w:rPr>
          <w:rFonts w:hint="cs"/>
          <w:color w:val="000000" w:themeColor="text1"/>
          <w:rtl/>
        </w:rPr>
        <w:t xml:space="preserve"> </w:t>
      </w:r>
      <w:r w:rsidRPr="00DE6131">
        <w:rPr>
          <w:rFonts w:hint="cs"/>
          <w:color w:val="000000" w:themeColor="text1"/>
          <w:rtl/>
        </w:rPr>
        <w:t>مركبة</w:t>
      </w:r>
      <w:r w:rsidR="00713331" w:rsidRPr="00DE6131">
        <w:rPr>
          <w:rFonts w:hint="cs"/>
          <w:color w:val="000000" w:themeColor="text1"/>
          <w:rtl/>
        </w:rPr>
        <w:t xml:space="preserve"> </w:t>
      </w:r>
      <w:r w:rsidRPr="00DE6131">
        <w:rPr>
          <w:rFonts w:hint="cs"/>
          <w:color w:val="000000" w:themeColor="text1"/>
          <w:rtl/>
        </w:rPr>
        <w:t>وطويلة</w:t>
      </w:r>
      <w:r w:rsidR="00713331" w:rsidRPr="00DE6131">
        <w:rPr>
          <w:rFonts w:hint="cs"/>
          <w:color w:val="000000" w:themeColor="text1"/>
          <w:rtl/>
        </w:rPr>
        <w:t xml:space="preserve"> </w:t>
      </w:r>
      <w:r w:rsidRPr="00DE6131">
        <w:rPr>
          <w:rFonts w:hint="cs"/>
          <w:color w:val="000000" w:themeColor="text1"/>
          <w:rtl/>
        </w:rPr>
        <w:t>الأمد</w:t>
      </w:r>
      <w:r w:rsidR="00713331" w:rsidRPr="00DE6131">
        <w:rPr>
          <w:rFonts w:hint="cs"/>
          <w:color w:val="000000" w:themeColor="text1"/>
          <w:rtl/>
        </w:rPr>
        <w:t xml:space="preserve"> </w:t>
      </w:r>
      <w:r w:rsidRPr="00DE6131">
        <w:rPr>
          <w:rFonts w:hint="cs"/>
          <w:color w:val="000000" w:themeColor="text1"/>
          <w:rtl/>
        </w:rPr>
        <w:t>وتتداخل</w:t>
      </w:r>
      <w:r w:rsidR="00713331" w:rsidRPr="00DE6131">
        <w:rPr>
          <w:rFonts w:hint="cs"/>
          <w:color w:val="000000" w:themeColor="text1"/>
          <w:rtl/>
        </w:rPr>
        <w:t xml:space="preserve"> </w:t>
      </w:r>
      <w:r w:rsidRPr="00DE6131">
        <w:rPr>
          <w:rFonts w:hint="cs"/>
          <w:color w:val="000000" w:themeColor="text1"/>
          <w:rtl/>
        </w:rPr>
        <w:t>فيها</w:t>
      </w:r>
      <w:r w:rsidR="00713331" w:rsidRPr="00DE6131">
        <w:rPr>
          <w:rFonts w:hint="cs"/>
          <w:color w:val="000000" w:themeColor="text1"/>
          <w:rtl/>
        </w:rPr>
        <w:t xml:space="preserve"> </w:t>
      </w:r>
      <w:r w:rsidRPr="00DE6131">
        <w:rPr>
          <w:rFonts w:hint="cs"/>
          <w:color w:val="000000" w:themeColor="text1"/>
          <w:rtl/>
        </w:rPr>
        <w:t>حقوق</w:t>
      </w:r>
      <w:r w:rsidR="00713331" w:rsidRPr="00DE6131">
        <w:rPr>
          <w:rFonts w:hint="cs"/>
          <w:color w:val="000000" w:themeColor="text1"/>
          <w:rtl/>
        </w:rPr>
        <w:t xml:space="preserve"> </w:t>
      </w:r>
      <w:r w:rsidRPr="00DE6131">
        <w:rPr>
          <w:rFonts w:hint="cs"/>
          <w:color w:val="000000" w:themeColor="text1"/>
          <w:rtl/>
        </w:rPr>
        <w:t>والتزامات</w:t>
      </w:r>
      <w:r w:rsidR="00713331" w:rsidRPr="00DE6131">
        <w:rPr>
          <w:rFonts w:hint="cs"/>
          <w:color w:val="000000" w:themeColor="text1"/>
          <w:rtl/>
        </w:rPr>
        <w:t xml:space="preserve"> </w:t>
      </w:r>
      <w:r w:rsidRPr="00DE6131">
        <w:rPr>
          <w:rFonts w:hint="cs"/>
          <w:color w:val="000000" w:themeColor="text1"/>
          <w:rtl/>
        </w:rPr>
        <w:t>أطراف</w:t>
      </w:r>
      <w:r w:rsidR="00713331" w:rsidRPr="00DE6131">
        <w:rPr>
          <w:rFonts w:hint="cs"/>
          <w:color w:val="000000" w:themeColor="text1"/>
          <w:rtl/>
        </w:rPr>
        <w:t xml:space="preserve"> </w:t>
      </w:r>
      <w:r w:rsidRPr="00DE6131">
        <w:rPr>
          <w:rFonts w:hint="cs"/>
          <w:color w:val="000000" w:themeColor="text1"/>
          <w:rtl/>
        </w:rPr>
        <w:t>متعددة</w:t>
      </w:r>
      <w:r w:rsidR="00713331" w:rsidRPr="00DE6131">
        <w:rPr>
          <w:rFonts w:hint="cs"/>
          <w:color w:val="000000" w:themeColor="text1"/>
          <w:rtl/>
        </w:rPr>
        <w:t xml:space="preserve"> </w:t>
      </w:r>
      <w:r w:rsidRPr="00DE6131">
        <w:rPr>
          <w:rFonts w:hint="cs"/>
          <w:color w:val="000000" w:themeColor="text1"/>
          <w:rtl/>
        </w:rPr>
        <w:t>(السلطة</w:t>
      </w:r>
      <w:r w:rsidR="00713331" w:rsidRPr="00DE6131">
        <w:rPr>
          <w:rFonts w:hint="cs"/>
          <w:color w:val="000000" w:themeColor="text1"/>
          <w:rtl/>
        </w:rPr>
        <w:t xml:space="preserve"> </w:t>
      </w:r>
      <w:r w:rsidRPr="00DE6131">
        <w:rPr>
          <w:rFonts w:hint="cs"/>
          <w:color w:val="000000" w:themeColor="text1"/>
          <w:rtl/>
        </w:rPr>
        <w:t>المفوضة</w:t>
      </w:r>
      <w:r w:rsidR="00713331" w:rsidRPr="00DE6131">
        <w:rPr>
          <w:rFonts w:hint="cs"/>
          <w:color w:val="000000" w:themeColor="text1"/>
          <w:rtl/>
        </w:rPr>
        <w:t xml:space="preserve"> </w:t>
      </w:r>
      <w:r w:rsidRPr="00DE6131">
        <w:rPr>
          <w:rFonts w:hint="cs"/>
          <w:color w:val="000000" w:themeColor="text1"/>
          <w:rtl/>
        </w:rPr>
        <w:t>المفوض</w:t>
      </w:r>
      <w:r w:rsidR="00713331" w:rsidRPr="00DE6131">
        <w:rPr>
          <w:rFonts w:hint="cs"/>
          <w:color w:val="000000" w:themeColor="text1"/>
          <w:rtl/>
        </w:rPr>
        <w:t xml:space="preserve"> </w:t>
      </w:r>
      <w:r w:rsidRPr="00DE6131">
        <w:rPr>
          <w:rFonts w:hint="cs"/>
          <w:color w:val="000000" w:themeColor="text1"/>
          <w:rtl/>
        </w:rPr>
        <w:t>له،</w:t>
      </w:r>
      <w:r w:rsidR="00713331" w:rsidRPr="00DE6131">
        <w:rPr>
          <w:rFonts w:hint="cs"/>
          <w:color w:val="000000" w:themeColor="text1"/>
          <w:rtl/>
        </w:rPr>
        <w:t xml:space="preserve"> </w:t>
      </w:r>
      <w:r w:rsidRPr="00DE6131">
        <w:rPr>
          <w:rFonts w:hint="cs"/>
          <w:color w:val="000000" w:themeColor="text1"/>
          <w:rtl/>
        </w:rPr>
        <w:t>مستخدمي</w:t>
      </w:r>
      <w:r w:rsidR="00713331" w:rsidRPr="00DE6131">
        <w:rPr>
          <w:rFonts w:hint="cs"/>
          <w:color w:val="000000" w:themeColor="text1"/>
          <w:rtl/>
        </w:rPr>
        <w:t xml:space="preserve"> </w:t>
      </w:r>
      <w:r w:rsidRPr="00DE6131">
        <w:rPr>
          <w:rFonts w:hint="cs"/>
          <w:color w:val="000000" w:themeColor="text1"/>
          <w:rtl/>
        </w:rPr>
        <w:t>المرفق</w:t>
      </w:r>
      <w:r w:rsidR="00713331" w:rsidRPr="00DE6131">
        <w:rPr>
          <w:rFonts w:hint="cs"/>
          <w:color w:val="000000" w:themeColor="text1"/>
          <w:rtl/>
        </w:rPr>
        <w:t xml:space="preserve"> </w:t>
      </w:r>
      <w:r w:rsidRPr="00DE6131">
        <w:rPr>
          <w:rFonts w:hint="cs"/>
          <w:color w:val="000000" w:themeColor="text1"/>
          <w:rtl/>
        </w:rPr>
        <w:t>العام)،</w:t>
      </w:r>
      <w:r w:rsidR="00713331" w:rsidRPr="00DE6131">
        <w:rPr>
          <w:rFonts w:hint="cs"/>
          <w:color w:val="000000" w:themeColor="text1"/>
          <w:rtl/>
        </w:rPr>
        <w:t xml:space="preserve"> </w:t>
      </w:r>
      <w:r w:rsidRPr="00DE6131">
        <w:rPr>
          <w:rFonts w:hint="cs"/>
          <w:color w:val="000000" w:themeColor="text1"/>
          <w:rtl/>
        </w:rPr>
        <w:t>وتحتاج</w:t>
      </w:r>
      <w:r w:rsidR="00713331" w:rsidRPr="00DE6131">
        <w:rPr>
          <w:rFonts w:hint="cs"/>
          <w:color w:val="000000" w:themeColor="text1"/>
          <w:rtl/>
        </w:rPr>
        <w:t xml:space="preserve"> </w:t>
      </w:r>
      <w:r w:rsidRPr="00DE6131">
        <w:rPr>
          <w:rFonts w:hint="cs"/>
          <w:color w:val="000000" w:themeColor="text1"/>
          <w:rtl/>
        </w:rPr>
        <w:t>إلى</w:t>
      </w:r>
      <w:r w:rsidR="00713331" w:rsidRPr="00DE6131">
        <w:rPr>
          <w:rFonts w:hint="cs"/>
          <w:color w:val="000000" w:themeColor="text1"/>
          <w:rtl/>
        </w:rPr>
        <w:t xml:space="preserve"> </w:t>
      </w:r>
      <w:r w:rsidRPr="00DE6131">
        <w:rPr>
          <w:rFonts w:hint="cs"/>
          <w:color w:val="000000" w:themeColor="text1"/>
          <w:rtl/>
        </w:rPr>
        <w:t>قدر</w:t>
      </w:r>
      <w:r w:rsidR="00713331" w:rsidRPr="00DE6131">
        <w:rPr>
          <w:rFonts w:hint="cs"/>
          <w:color w:val="000000" w:themeColor="text1"/>
          <w:rtl/>
        </w:rPr>
        <w:t xml:space="preserve"> </w:t>
      </w:r>
      <w:r w:rsidRPr="00DE6131">
        <w:rPr>
          <w:rFonts w:hint="cs"/>
          <w:color w:val="000000" w:themeColor="text1"/>
          <w:rtl/>
        </w:rPr>
        <w:t>كبير</w:t>
      </w:r>
      <w:r w:rsidR="00713331" w:rsidRPr="00DE6131">
        <w:rPr>
          <w:rFonts w:hint="cs"/>
          <w:color w:val="000000" w:themeColor="text1"/>
          <w:rtl/>
        </w:rPr>
        <w:t xml:space="preserve"> </w:t>
      </w:r>
      <w:r w:rsidRPr="00DE6131">
        <w:rPr>
          <w:rFonts w:hint="cs"/>
          <w:color w:val="000000" w:themeColor="text1"/>
          <w:rtl/>
        </w:rPr>
        <w:t>من</w:t>
      </w:r>
      <w:r w:rsidR="00713331" w:rsidRPr="00DE6131">
        <w:rPr>
          <w:rFonts w:hint="cs"/>
          <w:color w:val="000000" w:themeColor="text1"/>
          <w:rtl/>
        </w:rPr>
        <w:t xml:space="preserve"> </w:t>
      </w:r>
      <w:r w:rsidRPr="00DE6131">
        <w:rPr>
          <w:rFonts w:hint="cs"/>
          <w:color w:val="000000" w:themeColor="text1"/>
          <w:rtl/>
        </w:rPr>
        <w:t>الدراسة</w:t>
      </w:r>
      <w:r w:rsidR="00713331" w:rsidRPr="00DE6131">
        <w:rPr>
          <w:rFonts w:hint="cs"/>
          <w:color w:val="000000" w:themeColor="text1"/>
          <w:rtl/>
        </w:rPr>
        <w:t xml:space="preserve"> </w:t>
      </w:r>
      <w:r w:rsidRPr="00DE6131">
        <w:rPr>
          <w:rFonts w:hint="cs"/>
          <w:color w:val="000000" w:themeColor="text1"/>
          <w:rtl/>
        </w:rPr>
        <w:t>والتريث</w:t>
      </w:r>
      <w:r w:rsidR="00713331" w:rsidRPr="00DE6131">
        <w:rPr>
          <w:rFonts w:hint="cs"/>
          <w:color w:val="000000" w:themeColor="text1"/>
          <w:rtl/>
        </w:rPr>
        <w:t xml:space="preserve"> </w:t>
      </w:r>
      <w:r w:rsidRPr="00DE6131">
        <w:rPr>
          <w:rFonts w:hint="cs"/>
          <w:color w:val="000000" w:themeColor="text1"/>
          <w:rtl/>
        </w:rPr>
        <w:t>والكفاءة</w:t>
      </w:r>
      <w:r w:rsidR="00713331" w:rsidRPr="00DE6131">
        <w:rPr>
          <w:rFonts w:hint="cs"/>
          <w:color w:val="000000" w:themeColor="text1"/>
          <w:rtl/>
        </w:rPr>
        <w:t xml:space="preserve"> </w:t>
      </w:r>
      <w:r w:rsidRPr="00DE6131">
        <w:rPr>
          <w:rFonts w:hint="cs"/>
          <w:color w:val="000000" w:themeColor="text1"/>
          <w:rtl/>
        </w:rPr>
        <w:t>والخبرة</w:t>
      </w:r>
      <w:r w:rsidR="00713331" w:rsidRPr="00DE6131">
        <w:rPr>
          <w:rFonts w:hint="cs"/>
          <w:color w:val="000000" w:themeColor="text1"/>
          <w:rtl/>
        </w:rPr>
        <w:t xml:space="preserve"> </w:t>
      </w:r>
      <w:r w:rsidRPr="00DE6131">
        <w:rPr>
          <w:rFonts w:hint="cs"/>
          <w:color w:val="000000" w:themeColor="text1"/>
          <w:rtl/>
        </w:rPr>
        <w:t>في</w:t>
      </w:r>
      <w:r w:rsidR="00713331" w:rsidRPr="00DE6131">
        <w:rPr>
          <w:rFonts w:hint="cs"/>
          <w:color w:val="000000" w:themeColor="text1"/>
          <w:rtl/>
        </w:rPr>
        <w:t xml:space="preserve"> </w:t>
      </w:r>
      <w:r w:rsidRPr="00DE6131">
        <w:rPr>
          <w:rFonts w:hint="cs"/>
          <w:color w:val="000000" w:themeColor="text1"/>
          <w:rtl/>
        </w:rPr>
        <w:t>عملية</w:t>
      </w:r>
      <w:r w:rsidR="00713331" w:rsidRPr="00DE6131">
        <w:rPr>
          <w:rFonts w:hint="cs"/>
          <w:color w:val="000000" w:themeColor="text1"/>
          <w:rtl/>
        </w:rPr>
        <w:t xml:space="preserve"> </w:t>
      </w:r>
      <w:r w:rsidRPr="00DE6131">
        <w:rPr>
          <w:rFonts w:hint="cs"/>
          <w:color w:val="000000" w:themeColor="text1"/>
          <w:rtl/>
        </w:rPr>
        <w:t>التفاوض</w:t>
      </w:r>
      <w:r w:rsidR="00713331" w:rsidRPr="00DE6131">
        <w:rPr>
          <w:rFonts w:hint="cs"/>
          <w:color w:val="000000" w:themeColor="text1"/>
          <w:rtl/>
        </w:rPr>
        <w:t xml:space="preserve"> </w:t>
      </w:r>
      <w:r w:rsidRPr="00DE6131">
        <w:rPr>
          <w:rFonts w:hint="cs"/>
          <w:color w:val="000000" w:themeColor="text1"/>
          <w:rtl/>
        </w:rPr>
        <w:t>عبر</w:t>
      </w:r>
      <w:r w:rsidR="00713331" w:rsidRPr="00DE6131">
        <w:rPr>
          <w:rFonts w:hint="cs"/>
          <w:color w:val="000000" w:themeColor="text1"/>
          <w:rtl/>
        </w:rPr>
        <w:t xml:space="preserve"> </w:t>
      </w:r>
      <w:r w:rsidRPr="00DE6131">
        <w:rPr>
          <w:rFonts w:hint="cs"/>
          <w:color w:val="000000" w:themeColor="text1"/>
          <w:rtl/>
        </w:rPr>
        <w:t>مراحل</w:t>
      </w:r>
      <w:r w:rsidR="00713331" w:rsidRPr="00DE6131">
        <w:rPr>
          <w:rFonts w:hint="cs"/>
          <w:color w:val="000000" w:themeColor="text1"/>
          <w:rtl/>
        </w:rPr>
        <w:t xml:space="preserve"> </w:t>
      </w:r>
      <w:r w:rsidRPr="00DE6131">
        <w:rPr>
          <w:rFonts w:hint="cs"/>
          <w:color w:val="000000" w:themeColor="text1"/>
          <w:rtl/>
        </w:rPr>
        <w:t>متعددة</w:t>
      </w:r>
      <w:r w:rsidR="00713331" w:rsidRPr="00DE6131">
        <w:rPr>
          <w:rFonts w:hint="cs"/>
          <w:color w:val="000000" w:themeColor="text1"/>
          <w:rtl/>
        </w:rPr>
        <w:t xml:space="preserve"> </w:t>
      </w:r>
      <w:r w:rsidRPr="00DE6131">
        <w:rPr>
          <w:rFonts w:hint="cs"/>
          <w:color w:val="000000" w:themeColor="text1"/>
          <w:rtl/>
        </w:rPr>
        <w:t>من</w:t>
      </w:r>
      <w:r w:rsidR="00713331" w:rsidRPr="00DE6131">
        <w:rPr>
          <w:rFonts w:hint="cs"/>
          <w:color w:val="000000" w:themeColor="text1"/>
          <w:rtl/>
        </w:rPr>
        <w:t xml:space="preserve"> </w:t>
      </w:r>
      <w:r w:rsidRPr="00DE6131">
        <w:rPr>
          <w:rFonts w:hint="cs"/>
          <w:color w:val="000000" w:themeColor="text1"/>
          <w:rtl/>
        </w:rPr>
        <w:t>أجل</w:t>
      </w:r>
      <w:r w:rsidR="00713331" w:rsidRPr="00DE6131">
        <w:rPr>
          <w:rFonts w:hint="cs"/>
          <w:color w:val="000000" w:themeColor="text1"/>
          <w:rtl/>
        </w:rPr>
        <w:t xml:space="preserve"> </w:t>
      </w:r>
      <w:r w:rsidRPr="00DE6131">
        <w:rPr>
          <w:rFonts w:hint="cs"/>
          <w:color w:val="000000" w:themeColor="text1"/>
          <w:rtl/>
        </w:rPr>
        <w:t>الوص</w:t>
      </w:r>
      <w:r w:rsidR="00EC67B9">
        <w:rPr>
          <w:rFonts w:hint="cs"/>
          <w:color w:val="000000" w:themeColor="text1"/>
          <w:rtl/>
        </w:rPr>
        <w:t>و</w:t>
      </w:r>
      <w:r w:rsidRPr="00DE6131">
        <w:rPr>
          <w:rFonts w:hint="cs"/>
          <w:color w:val="000000" w:themeColor="text1"/>
          <w:rtl/>
        </w:rPr>
        <w:t>ل</w:t>
      </w:r>
      <w:r w:rsidR="00713331" w:rsidRPr="00DE6131">
        <w:rPr>
          <w:rFonts w:hint="cs"/>
          <w:color w:val="000000" w:themeColor="text1"/>
          <w:rtl/>
        </w:rPr>
        <w:t xml:space="preserve"> </w:t>
      </w:r>
      <w:r w:rsidRPr="00DE6131">
        <w:rPr>
          <w:rFonts w:hint="cs"/>
          <w:color w:val="000000" w:themeColor="text1"/>
          <w:rtl/>
        </w:rPr>
        <w:t>إلى</w:t>
      </w:r>
      <w:r w:rsidR="00713331" w:rsidRPr="00DE6131">
        <w:rPr>
          <w:rFonts w:hint="cs"/>
          <w:color w:val="000000" w:themeColor="text1"/>
          <w:rtl/>
        </w:rPr>
        <w:t xml:space="preserve"> </w:t>
      </w:r>
      <w:r w:rsidRPr="00DE6131">
        <w:rPr>
          <w:rFonts w:hint="cs"/>
          <w:color w:val="000000" w:themeColor="text1"/>
          <w:rtl/>
        </w:rPr>
        <w:t>إبرام</w:t>
      </w:r>
      <w:r w:rsidR="00713331" w:rsidRPr="00DE6131">
        <w:rPr>
          <w:rFonts w:hint="cs"/>
          <w:color w:val="000000" w:themeColor="text1"/>
          <w:rtl/>
        </w:rPr>
        <w:t xml:space="preserve"> </w:t>
      </w:r>
      <w:r w:rsidRPr="00DE6131">
        <w:rPr>
          <w:rFonts w:hint="cs"/>
          <w:color w:val="000000" w:themeColor="text1"/>
          <w:rtl/>
        </w:rPr>
        <w:t>عقد</w:t>
      </w:r>
      <w:r w:rsidR="00713331" w:rsidRPr="00DE6131">
        <w:rPr>
          <w:rFonts w:hint="cs"/>
          <w:color w:val="000000" w:themeColor="text1"/>
          <w:rtl/>
        </w:rPr>
        <w:t xml:space="preserve"> </w:t>
      </w:r>
      <w:r w:rsidRPr="00DE6131">
        <w:rPr>
          <w:rFonts w:hint="cs"/>
          <w:color w:val="000000" w:themeColor="text1"/>
          <w:rtl/>
        </w:rPr>
        <w:t>يحقق</w:t>
      </w:r>
      <w:r w:rsidR="00713331" w:rsidRPr="00DE6131">
        <w:rPr>
          <w:rFonts w:hint="cs"/>
          <w:color w:val="000000" w:themeColor="text1"/>
          <w:rtl/>
        </w:rPr>
        <w:t xml:space="preserve"> </w:t>
      </w:r>
      <w:r w:rsidRPr="00DE6131">
        <w:rPr>
          <w:rFonts w:hint="cs"/>
          <w:color w:val="000000" w:themeColor="text1"/>
          <w:rtl/>
        </w:rPr>
        <w:t>أكبر</w:t>
      </w:r>
      <w:r w:rsidR="00713331" w:rsidRPr="00DE6131">
        <w:rPr>
          <w:rFonts w:hint="cs"/>
          <w:color w:val="000000" w:themeColor="text1"/>
          <w:rtl/>
        </w:rPr>
        <w:t xml:space="preserve"> </w:t>
      </w:r>
      <w:r w:rsidRPr="00DE6131">
        <w:rPr>
          <w:rFonts w:hint="cs"/>
          <w:color w:val="000000" w:themeColor="text1"/>
          <w:rtl/>
        </w:rPr>
        <w:t>قدر</w:t>
      </w:r>
      <w:r w:rsidR="00713331" w:rsidRPr="00DE6131">
        <w:rPr>
          <w:rFonts w:hint="cs"/>
          <w:color w:val="000000" w:themeColor="text1"/>
          <w:rtl/>
        </w:rPr>
        <w:t xml:space="preserve"> </w:t>
      </w:r>
      <w:r w:rsidR="00EC67B9">
        <w:rPr>
          <w:rFonts w:hint="cs"/>
          <w:color w:val="000000" w:themeColor="text1"/>
          <w:rtl/>
        </w:rPr>
        <w:t xml:space="preserve">ممكن </w:t>
      </w:r>
      <w:r w:rsidRPr="00DE6131">
        <w:rPr>
          <w:rFonts w:hint="cs"/>
          <w:color w:val="000000" w:themeColor="text1"/>
          <w:rtl/>
        </w:rPr>
        <w:t>من</w:t>
      </w:r>
      <w:r w:rsidR="00713331" w:rsidRPr="00DE6131">
        <w:rPr>
          <w:rFonts w:hint="cs"/>
          <w:color w:val="000000" w:themeColor="text1"/>
          <w:rtl/>
        </w:rPr>
        <w:t xml:space="preserve"> </w:t>
      </w:r>
      <w:r w:rsidRPr="00DE6131">
        <w:rPr>
          <w:rFonts w:hint="cs"/>
          <w:color w:val="000000" w:themeColor="text1"/>
          <w:rtl/>
        </w:rPr>
        <w:t>الأهداف</w:t>
      </w:r>
      <w:r w:rsidR="00713331" w:rsidRPr="00DE6131">
        <w:rPr>
          <w:rFonts w:hint="cs"/>
          <w:color w:val="000000" w:themeColor="text1"/>
          <w:rtl/>
        </w:rPr>
        <w:t xml:space="preserve"> </w:t>
      </w:r>
      <w:r w:rsidRPr="00DE6131">
        <w:rPr>
          <w:rFonts w:hint="cs"/>
          <w:color w:val="000000" w:themeColor="text1"/>
          <w:rtl/>
        </w:rPr>
        <w:t>المرجوة،</w:t>
      </w:r>
      <w:r w:rsidR="00713331" w:rsidRPr="00DE6131">
        <w:rPr>
          <w:rFonts w:hint="cs"/>
          <w:color w:val="000000" w:themeColor="text1"/>
          <w:rtl/>
        </w:rPr>
        <w:t xml:space="preserve"> </w:t>
      </w:r>
      <w:r w:rsidRPr="00DE6131">
        <w:rPr>
          <w:rFonts w:hint="cs"/>
          <w:color w:val="000000" w:themeColor="text1"/>
          <w:rtl/>
        </w:rPr>
        <w:t>وهذا</w:t>
      </w:r>
      <w:r w:rsidR="00713331" w:rsidRPr="00DE6131">
        <w:rPr>
          <w:rFonts w:hint="cs"/>
          <w:color w:val="000000" w:themeColor="text1"/>
          <w:rtl/>
        </w:rPr>
        <w:t xml:space="preserve"> </w:t>
      </w:r>
      <w:r w:rsidRPr="00DE6131">
        <w:rPr>
          <w:rFonts w:hint="cs"/>
          <w:color w:val="000000" w:themeColor="text1"/>
          <w:rtl/>
        </w:rPr>
        <w:t>مقارنة</w:t>
      </w:r>
      <w:r w:rsidR="00713331" w:rsidRPr="00DE6131">
        <w:rPr>
          <w:rFonts w:hint="cs"/>
          <w:color w:val="000000" w:themeColor="text1"/>
          <w:rtl/>
        </w:rPr>
        <w:t xml:space="preserve"> </w:t>
      </w:r>
      <w:r w:rsidRPr="00DE6131">
        <w:rPr>
          <w:rFonts w:hint="cs"/>
          <w:color w:val="000000" w:themeColor="text1"/>
          <w:rtl/>
        </w:rPr>
        <w:t>مع</w:t>
      </w:r>
      <w:r w:rsidR="00713331" w:rsidRPr="00DE6131">
        <w:rPr>
          <w:rFonts w:hint="cs"/>
          <w:color w:val="000000" w:themeColor="text1"/>
          <w:rtl/>
        </w:rPr>
        <w:t xml:space="preserve"> </w:t>
      </w:r>
      <w:r w:rsidRPr="00DE6131">
        <w:rPr>
          <w:rFonts w:hint="cs"/>
          <w:color w:val="000000" w:themeColor="text1"/>
          <w:rtl/>
        </w:rPr>
        <w:t>عقود</w:t>
      </w:r>
      <w:r w:rsidR="00713331" w:rsidRPr="00DE6131">
        <w:rPr>
          <w:rFonts w:hint="cs"/>
          <w:color w:val="000000" w:themeColor="text1"/>
          <w:rtl/>
        </w:rPr>
        <w:t xml:space="preserve"> </w:t>
      </w:r>
      <w:r w:rsidRPr="00DE6131">
        <w:rPr>
          <w:rFonts w:hint="cs"/>
          <w:color w:val="000000" w:themeColor="text1"/>
          <w:rtl/>
        </w:rPr>
        <w:t>الصفقات</w:t>
      </w:r>
      <w:r w:rsidR="00713331" w:rsidRPr="00DE6131">
        <w:rPr>
          <w:rFonts w:hint="cs"/>
          <w:color w:val="000000" w:themeColor="text1"/>
          <w:rtl/>
        </w:rPr>
        <w:t xml:space="preserve"> </w:t>
      </w:r>
      <w:r w:rsidRPr="00DE6131">
        <w:rPr>
          <w:rFonts w:hint="cs"/>
          <w:color w:val="000000" w:themeColor="text1"/>
          <w:rtl/>
        </w:rPr>
        <w:t>العامة</w:t>
      </w:r>
      <w:r w:rsidR="00713331" w:rsidRPr="00DE6131">
        <w:rPr>
          <w:rFonts w:hint="cs"/>
          <w:color w:val="000000" w:themeColor="text1"/>
          <w:rtl/>
        </w:rPr>
        <w:t xml:space="preserve"> </w:t>
      </w:r>
      <w:r w:rsidRPr="00DE6131">
        <w:rPr>
          <w:rFonts w:hint="cs"/>
          <w:color w:val="000000" w:themeColor="text1"/>
          <w:rtl/>
        </w:rPr>
        <w:t>المألوفة</w:t>
      </w:r>
      <w:r w:rsidR="00713331" w:rsidRPr="00DE6131">
        <w:rPr>
          <w:rFonts w:hint="cs"/>
          <w:color w:val="000000" w:themeColor="text1"/>
          <w:rtl/>
        </w:rPr>
        <w:t xml:space="preserve"> </w:t>
      </w:r>
      <w:r w:rsidRPr="00DE6131">
        <w:rPr>
          <w:rFonts w:hint="cs"/>
          <w:color w:val="000000" w:themeColor="text1"/>
          <w:rtl/>
        </w:rPr>
        <w:t>والتي</w:t>
      </w:r>
      <w:r w:rsidR="00713331" w:rsidRPr="00DE6131">
        <w:rPr>
          <w:rFonts w:hint="cs"/>
          <w:color w:val="000000" w:themeColor="text1"/>
          <w:rtl/>
        </w:rPr>
        <w:t xml:space="preserve"> </w:t>
      </w:r>
      <w:r w:rsidRPr="00DE6131">
        <w:rPr>
          <w:rFonts w:hint="cs"/>
          <w:color w:val="000000" w:themeColor="text1"/>
          <w:rtl/>
        </w:rPr>
        <w:t>تكتفي</w:t>
      </w:r>
      <w:r w:rsidR="00713331" w:rsidRPr="00DE6131">
        <w:rPr>
          <w:rFonts w:hint="cs"/>
          <w:color w:val="000000" w:themeColor="text1"/>
          <w:rtl/>
        </w:rPr>
        <w:t xml:space="preserve"> </w:t>
      </w:r>
      <w:r w:rsidRPr="00DE6131">
        <w:rPr>
          <w:rFonts w:hint="cs"/>
          <w:color w:val="000000" w:themeColor="text1"/>
          <w:rtl/>
        </w:rPr>
        <w:t>فيها</w:t>
      </w:r>
      <w:r w:rsidR="00713331" w:rsidRPr="00DE6131">
        <w:rPr>
          <w:rFonts w:hint="cs"/>
          <w:color w:val="000000" w:themeColor="text1"/>
          <w:rtl/>
        </w:rPr>
        <w:t xml:space="preserve"> </w:t>
      </w:r>
      <w:r w:rsidRPr="00DE6131">
        <w:rPr>
          <w:rFonts w:hint="cs"/>
          <w:color w:val="000000" w:themeColor="text1"/>
          <w:rtl/>
        </w:rPr>
        <w:t>المصالح</w:t>
      </w:r>
      <w:r w:rsidR="00713331" w:rsidRPr="00DE6131">
        <w:rPr>
          <w:rFonts w:hint="cs"/>
          <w:color w:val="000000" w:themeColor="text1"/>
          <w:rtl/>
        </w:rPr>
        <w:t xml:space="preserve"> </w:t>
      </w:r>
      <w:r w:rsidRPr="00DE6131">
        <w:rPr>
          <w:rFonts w:hint="cs"/>
          <w:color w:val="000000" w:themeColor="text1"/>
          <w:rtl/>
        </w:rPr>
        <w:t>المتعاقدة</w:t>
      </w:r>
      <w:r w:rsidR="00713331" w:rsidRPr="00DE6131">
        <w:rPr>
          <w:rFonts w:hint="cs"/>
          <w:color w:val="000000" w:themeColor="text1"/>
          <w:rtl/>
        </w:rPr>
        <w:t xml:space="preserve"> </w:t>
      </w:r>
      <w:r w:rsidRPr="00DE6131">
        <w:rPr>
          <w:rFonts w:hint="cs"/>
          <w:color w:val="000000" w:themeColor="text1"/>
          <w:rtl/>
        </w:rPr>
        <w:t>بإتباع</w:t>
      </w:r>
      <w:r w:rsidR="00713331" w:rsidRPr="00DE6131">
        <w:rPr>
          <w:rFonts w:hint="cs"/>
          <w:color w:val="000000" w:themeColor="text1"/>
          <w:rtl/>
        </w:rPr>
        <w:t xml:space="preserve"> </w:t>
      </w:r>
      <w:r w:rsidRPr="00DE6131">
        <w:rPr>
          <w:rFonts w:hint="cs"/>
          <w:color w:val="000000" w:themeColor="text1"/>
          <w:rtl/>
        </w:rPr>
        <w:t>إجراءات</w:t>
      </w:r>
      <w:r w:rsidR="00713331" w:rsidRPr="00DE6131">
        <w:rPr>
          <w:rFonts w:hint="cs"/>
          <w:color w:val="000000" w:themeColor="text1"/>
          <w:rtl/>
        </w:rPr>
        <w:t xml:space="preserve"> </w:t>
      </w:r>
      <w:r w:rsidRPr="00DE6131">
        <w:rPr>
          <w:rFonts w:hint="cs"/>
          <w:color w:val="000000" w:themeColor="text1"/>
          <w:rtl/>
        </w:rPr>
        <w:t>روتينية</w:t>
      </w:r>
      <w:r w:rsidR="00713331" w:rsidRPr="00DE6131">
        <w:rPr>
          <w:rFonts w:hint="cs"/>
          <w:color w:val="000000" w:themeColor="text1"/>
          <w:rtl/>
        </w:rPr>
        <w:t xml:space="preserve"> </w:t>
      </w:r>
      <w:r w:rsidRPr="00DE6131">
        <w:rPr>
          <w:rFonts w:hint="cs"/>
          <w:color w:val="000000" w:themeColor="text1"/>
          <w:rtl/>
        </w:rPr>
        <w:t>معينة</w:t>
      </w:r>
      <w:r w:rsidR="00713331" w:rsidRPr="00DE6131">
        <w:rPr>
          <w:rFonts w:hint="cs"/>
          <w:color w:val="000000" w:themeColor="text1"/>
          <w:rtl/>
        </w:rPr>
        <w:t xml:space="preserve"> </w:t>
      </w:r>
      <w:r w:rsidRPr="00DE6131">
        <w:rPr>
          <w:rFonts w:hint="cs"/>
          <w:color w:val="000000" w:themeColor="text1"/>
          <w:rtl/>
        </w:rPr>
        <w:t>وتنتهي</w:t>
      </w:r>
      <w:r w:rsidR="00713331" w:rsidRPr="00DE6131">
        <w:rPr>
          <w:rFonts w:hint="cs"/>
          <w:color w:val="000000" w:themeColor="text1"/>
          <w:rtl/>
        </w:rPr>
        <w:t xml:space="preserve"> </w:t>
      </w:r>
      <w:r w:rsidRPr="00DE6131">
        <w:rPr>
          <w:rFonts w:hint="cs"/>
          <w:color w:val="000000" w:themeColor="text1"/>
          <w:rtl/>
        </w:rPr>
        <w:t>بإرساء</w:t>
      </w:r>
      <w:r w:rsidR="00713331" w:rsidRPr="00DE6131">
        <w:rPr>
          <w:rFonts w:hint="cs"/>
          <w:color w:val="000000" w:themeColor="text1"/>
          <w:rtl/>
        </w:rPr>
        <w:t xml:space="preserve"> </w:t>
      </w:r>
      <w:r w:rsidRPr="00DE6131">
        <w:rPr>
          <w:rFonts w:hint="cs"/>
          <w:color w:val="000000" w:themeColor="text1"/>
          <w:rtl/>
        </w:rPr>
        <w:t>الصفقة</w:t>
      </w:r>
      <w:r w:rsidR="00713331" w:rsidRPr="00DE6131">
        <w:rPr>
          <w:rFonts w:hint="cs"/>
          <w:color w:val="000000" w:themeColor="text1"/>
          <w:rtl/>
        </w:rPr>
        <w:t xml:space="preserve"> </w:t>
      </w:r>
      <w:r w:rsidRPr="00DE6131">
        <w:rPr>
          <w:rFonts w:hint="cs"/>
          <w:color w:val="000000" w:themeColor="text1"/>
          <w:rtl/>
        </w:rPr>
        <w:t>على</w:t>
      </w:r>
      <w:r w:rsidR="00713331" w:rsidRPr="00DE6131">
        <w:rPr>
          <w:rFonts w:hint="cs"/>
          <w:color w:val="000000" w:themeColor="text1"/>
          <w:rtl/>
        </w:rPr>
        <w:t xml:space="preserve"> </w:t>
      </w:r>
      <w:r w:rsidRPr="00DE6131">
        <w:rPr>
          <w:rFonts w:hint="cs"/>
          <w:color w:val="000000" w:themeColor="text1"/>
          <w:rtl/>
        </w:rPr>
        <w:t>متعهد</w:t>
      </w:r>
      <w:r w:rsidR="00713331" w:rsidRPr="00DE6131">
        <w:rPr>
          <w:rFonts w:hint="cs"/>
          <w:color w:val="000000" w:themeColor="text1"/>
          <w:rtl/>
        </w:rPr>
        <w:t xml:space="preserve"> </w:t>
      </w:r>
      <w:r w:rsidRPr="00DE6131">
        <w:rPr>
          <w:rFonts w:hint="cs"/>
          <w:color w:val="000000" w:themeColor="text1"/>
          <w:rtl/>
        </w:rPr>
        <w:t>من</w:t>
      </w:r>
      <w:r w:rsidR="00713331" w:rsidRPr="00DE6131">
        <w:rPr>
          <w:rFonts w:hint="cs"/>
          <w:color w:val="000000" w:themeColor="text1"/>
          <w:rtl/>
        </w:rPr>
        <w:t xml:space="preserve"> </w:t>
      </w:r>
      <w:r w:rsidRPr="00DE6131">
        <w:rPr>
          <w:rFonts w:hint="cs"/>
          <w:color w:val="000000" w:themeColor="text1"/>
          <w:rtl/>
        </w:rPr>
        <w:t>أجل</w:t>
      </w:r>
      <w:r w:rsidR="00713331" w:rsidRPr="00DE6131">
        <w:rPr>
          <w:rFonts w:hint="cs"/>
          <w:color w:val="000000" w:themeColor="text1"/>
          <w:rtl/>
        </w:rPr>
        <w:t xml:space="preserve"> </w:t>
      </w:r>
      <w:r w:rsidRPr="00DE6131">
        <w:rPr>
          <w:rFonts w:hint="cs"/>
          <w:color w:val="000000" w:themeColor="text1"/>
          <w:rtl/>
        </w:rPr>
        <w:t>القيام</w:t>
      </w:r>
      <w:r w:rsidR="00713331" w:rsidRPr="00DE6131">
        <w:rPr>
          <w:rFonts w:hint="cs"/>
          <w:color w:val="000000" w:themeColor="text1"/>
          <w:rtl/>
        </w:rPr>
        <w:t xml:space="preserve"> </w:t>
      </w:r>
      <w:r w:rsidRPr="00DE6131">
        <w:rPr>
          <w:rFonts w:hint="cs"/>
          <w:color w:val="000000" w:themeColor="text1"/>
          <w:rtl/>
        </w:rPr>
        <w:t>بخدمة</w:t>
      </w:r>
      <w:r w:rsidR="00713331" w:rsidRPr="00DE6131">
        <w:rPr>
          <w:rFonts w:hint="cs"/>
          <w:color w:val="000000" w:themeColor="text1"/>
          <w:rtl/>
        </w:rPr>
        <w:t xml:space="preserve"> </w:t>
      </w:r>
      <w:r w:rsidRPr="00DE6131">
        <w:rPr>
          <w:rFonts w:hint="cs"/>
          <w:color w:val="000000" w:themeColor="text1"/>
          <w:rtl/>
        </w:rPr>
        <w:t>أو</w:t>
      </w:r>
      <w:r w:rsidR="00713331" w:rsidRPr="00DE6131">
        <w:rPr>
          <w:rFonts w:hint="cs"/>
          <w:color w:val="000000" w:themeColor="text1"/>
          <w:rtl/>
        </w:rPr>
        <w:t xml:space="preserve"> </w:t>
      </w:r>
      <w:r w:rsidRPr="00DE6131">
        <w:rPr>
          <w:rFonts w:hint="cs"/>
          <w:color w:val="000000" w:themeColor="text1"/>
          <w:rtl/>
        </w:rPr>
        <w:t>إنجاز</w:t>
      </w:r>
      <w:r w:rsidR="00713331" w:rsidRPr="00DE6131">
        <w:rPr>
          <w:rFonts w:hint="cs"/>
          <w:color w:val="000000" w:themeColor="text1"/>
          <w:rtl/>
        </w:rPr>
        <w:t xml:space="preserve"> </w:t>
      </w:r>
      <w:r w:rsidRPr="00DE6131">
        <w:rPr>
          <w:rFonts w:hint="cs"/>
          <w:color w:val="000000" w:themeColor="text1"/>
          <w:rtl/>
        </w:rPr>
        <w:t>أشغال</w:t>
      </w:r>
      <w:r w:rsidR="00713331" w:rsidRPr="00DE6131">
        <w:rPr>
          <w:rFonts w:hint="cs"/>
          <w:color w:val="000000" w:themeColor="text1"/>
          <w:rtl/>
        </w:rPr>
        <w:t xml:space="preserve"> </w:t>
      </w:r>
      <w:r w:rsidRPr="00DE6131">
        <w:rPr>
          <w:rFonts w:hint="cs"/>
          <w:color w:val="000000" w:themeColor="text1"/>
          <w:rtl/>
        </w:rPr>
        <w:t>معينة</w:t>
      </w:r>
      <w:r w:rsidR="00713331" w:rsidRPr="00DE6131">
        <w:rPr>
          <w:rFonts w:hint="cs"/>
          <w:color w:val="000000" w:themeColor="text1"/>
          <w:rtl/>
        </w:rPr>
        <w:t xml:space="preserve"> </w:t>
      </w:r>
      <w:r w:rsidRPr="00DE6131">
        <w:rPr>
          <w:rFonts w:hint="cs"/>
          <w:color w:val="000000" w:themeColor="text1"/>
          <w:rtl/>
        </w:rPr>
        <w:t>بمقابل</w:t>
      </w:r>
      <w:r w:rsidR="00713331" w:rsidRPr="00DE6131">
        <w:rPr>
          <w:rFonts w:hint="cs"/>
          <w:color w:val="000000" w:themeColor="text1"/>
          <w:rtl/>
        </w:rPr>
        <w:t xml:space="preserve"> </w:t>
      </w:r>
      <w:r w:rsidRPr="00DE6131">
        <w:rPr>
          <w:rFonts w:hint="cs"/>
          <w:color w:val="000000" w:themeColor="text1"/>
          <w:rtl/>
        </w:rPr>
        <w:t>مالي</w:t>
      </w:r>
      <w:r w:rsidR="00713331" w:rsidRPr="00DE6131">
        <w:rPr>
          <w:rFonts w:hint="cs"/>
          <w:color w:val="000000" w:themeColor="text1"/>
          <w:rtl/>
        </w:rPr>
        <w:t xml:space="preserve"> </w:t>
      </w:r>
      <w:r w:rsidRPr="00DE6131">
        <w:rPr>
          <w:rFonts w:hint="cs"/>
          <w:color w:val="000000" w:themeColor="text1"/>
          <w:rtl/>
        </w:rPr>
        <w:t>يتقاضاه</w:t>
      </w:r>
      <w:r w:rsidR="00713331" w:rsidRPr="00DE6131">
        <w:rPr>
          <w:rFonts w:hint="cs"/>
          <w:color w:val="000000" w:themeColor="text1"/>
          <w:rtl/>
        </w:rPr>
        <w:t xml:space="preserve"> </w:t>
      </w:r>
      <w:r w:rsidRPr="00DE6131">
        <w:rPr>
          <w:rFonts w:hint="cs"/>
          <w:color w:val="000000" w:themeColor="text1"/>
          <w:rtl/>
        </w:rPr>
        <w:t>يدفعه</w:t>
      </w:r>
      <w:r w:rsidR="00713331" w:rsidRPr="00DE6131">
        <w:rPr>
          <w:rFonts w:hint="cs"/>
          <w:color w:val="000000" w:themeColor="text1"/>
          <w:rtl/>
        </w:rPr>
        <w:t xml:space="preserve"> </w:t>
      </w:r>
      <w:r w:rsidRPr="00DE6131">
        <w:rPr>
          <w:rFonts w:hint="cs"/>
          <w:color w:val="000000" w:themeColor="text1"/>
          <w:rtl/>
        </w:rPr>
        <w:t>صاحب</w:t>
      </w:r>
      <w:r w:rsidR="00713331" w:rsidRPr="00DE6131">
        <w:rPr>
          <w:rFonts w:hint="cs"/>
          <w:color w:val="000000" w:themeColor="text1"/>
          <w:rtl/>
        </w:rPr>
        <w:t xml:space="preserve"> </w:t>
      </w:r>
      <w:r w:rsidRPr="00DE6131">
        <w:rPr>
          <w:rFonts w:hint="cs"/>
          <w:color w:val="000000" w:themeColor="text1"/>
          <w:rtl/>
        </w:rPr>
        <w:t>المشروع</w:t>
      </w:r>
      <w:r w:rsidR="00713331" w:rsidRPr="00DE6131">
        <w:rPr>
          <w:rFonts w:hint="cs"/>
          <w:color w:val="000000" w:themeColor="text1"/>
          <w:rtl/>
        </w:rPr>
        <w:t xml:space="preserve"> </w:t>
      </w:r>
      <w:r w:rsidRPr="00DE6131">
        <w:rPr>
          <w:rFonts w:hint="cs"/>
          <w:color w:val="000000" w:themeColor="text1"/>
          <w:rtl/>
        </w:rPr>
        <w:t>في</w:t>
      </w:r>
      <w:r w:rsidR="00713331" w:rsidRPr="00DE6131">
        <w:rPr>
          <w:rFonts w:hint="cs"/>
          <w:color w:val="000000" w:themeColor="text1"/>
          <w:rtl/>
        </w:rPr>
        <w:t xml:space="preserve"> </w:t>
      </w:r>
      <w:r w:rsidRPr="00DE6131">
        <w:rPr>
          <w:rFonts w:hint="cs"/>
          <w:color w:val="000000" w:themeColor="text1"/>
          <w:rtl/>
        </w:rPr>
        <w:t>مدة</w:t>
      </w:r>
      <w:r w:rsidR="00713331" w:rsidRPr="00DE6131">
        <w:rPr>
          <w:rFonts w:hint="cs"/>
          <w:color w:val="000000" w:themeColor="text1"/>
          <w:rtl/>
        </w:rPr>
        <w:t xml:space="preserve"> </w:t>
      </w:r>
      <w:r w:rsidRPr="00DE6131">
        <w:rPr>
          <w:rFonts w:hint="cs"/>
          <w:color w:val="000000" w:themeColor="text1"/>
          <w:rtl/>
        </w:rPr>
        <w:t>وجيزة.</w:t>
      </w:r>
    </w:p>
    <w:p w14:paraId="20FDA64F" w14:textId="14B81346" w:rsidR="00FD1162" w:rsidRPr="00DE6131" w:rsidRDefault="00FD1162" w:rsidP="00960774">
      <w:pPr>
        <w:rPr>
          <w:rtl/>
        </w:rPr>
      </w:pPr>
      <w:r w:rsidRPr="00DE6131">
        <w:rPr>
          <w:rFonts w:hint="cs"/>
          <w:rtl/>
        </w:rPr>
        <w:t>بالإضافة</w:t>
      </w:r>
      <w:r w:rsidR="00713331" w:rsidRPr="00DE6131">
        <w:rPr>
          <w:rFonts w:hint="cs"/>
          <w:rtl/>
        </w:rPr>
        <w:t xml:space="preserve"> </w:t>
      </w:r>
      <w:r w:rsidRPr="00DE6131">
        <w:rPr>
          <w:rFonts w:hint="cs"/>
          <w:rtl/>
        </w:rPr>
        <w:t>إلى</w:t>
      </w:r>
      <w:r w:rsidR="00713331" w:rsidRPr="00DE6131">
        <w:rPr>
          <w:rFonts w:hint="cs"/>
          <w:rtl/>
        </w:rPr>
        <w:t xml:space="preserve"> </w:t>
      </w:r>
      <w:r w:rsidRPr="00DE6131">
        <w:rPr>
          <w:rFonts w:hint="cs"/>
          <w:rtl/>
        </w:rPr>
        <w:t>التباطؤ</w:t>
      </w:r>
      <w:r w:rsidR="00713331" w:rsidRPr="00DE6131">
        <w:rPr>
          <w:rFonts w:hint="cs"/>
          <w:rtl/>
        </w:rPr>
        <w:t xml:space="preserve"> </w:t>
      </w:r>
      <w:r w:rsidRPr="00DE6131">
        <w:rPr>
          <w:rFonts w:hint="cs"/>
          <w:rtl/>
        </w:rPr>
        <w:t>في</w:t>
      </w:r>
      <w:r w:rsidR="00713331" w:rsidRPr="00DE6131">
        <w:rPr>
          <w:rFonts w:hint="cs"/>
          <w:rtl/>
        </w:rPr>
        <w:t xml:space="preserve"> </w:t>
      </w:r>
      <w:r w:rsidRPr="00DE6131">
        <w:rPr>
          <w:rFonts w:hint="cs"/>
          <w:rtl/>
        </w:rPr>
        <w:t>إصدار</w:t>
      </w:r>
      <w:r w:rsidR="00713331" w:rsidRPr="00DE6131">
        <w:rPr>
          <w:rFonts w:hint="cs"/>
          <w:rtl/>
        </w:rPr>
        <w:t xml:space="preserve"> </w:t>
      </w:r>
      <w:r w:rsidRPr="00DE6131">
        <w:rPr>
          <w:rFonts w:hint="cs"/>
          <w:rtl/>
        </w:rPr>
        <w:t>النصوص</w:t>
      </w:r>
      <w:r w:rsidR="00713331" w:rsidRPr="00DE6131">
        <w:rPr>
          <w:rFonts w:hint="cs"/>
          <w:rtl/>
        </w:rPr>
        <w:t xml:space="preserve"> </w:t>
      </w:r>
      <w:r w:rsidRPr="00DE6131">
        <w:rPr>
          <w:rFonts w:hint="cs"/>
          <w:rtl/>
        </w:rPr>
        <w:t>القانونية</w:t>
      </w:r>
      <w:r w:rsidR="00713331" w:rsidRPr="00DE6131">
        <w:rPr>
          <w:rFonts w:hint="cs"/>
          <w:rtl/>
        </w:rPr>
        <w:t xml:space="preserve"> </w:t>
      </w:r>
      <w:r w:rsidRPr="00DE6131">
        <w:rPr>
          <w:rFonts w:hint="cs"/>
          <w:rtl/>
        </w:rPr>
        <w:t>التطبيقية</w:t>
      </w:r>
      <w:r w:rsidR="00713331" w:rsidRPr="00DE6131">
        <w:rPr>
          <w:rFonts w:hint="cs"/>
          <w:rtl/>
        </w:rPr>
        <w:t xml:space="preserve"> </w:t>
      </w:r>
      <w:r w:rsidRPr="00DE6131">
        <w:rPr>
          <w:rFonts w:hint="cs"/>
          <w:rtl/>
        </w:rPr>
        <w:t>المتعلقة</w:t>
      </w:r>
      <w:r w:rsidR="00713331" w:rsidRPr="00DE6131">
        <w:rPr>
          <w:rFonts w:hint="cs"/>
          <w:rtl/>
        </w:rPr>
        <w:t xml:space="preserve"> </w:t>
      </w:r>
      <w:r w:rsidRPr="00DE6131">
        <w:rPr>
          <w:rFonts w:hint="cs"/>
          <w:rtl/>
        </w:rPr>
        <w:t>بتفويضات</w:t>
      </w:r>
      <w:r w:rsidR="00713331" w:rsidRPr="00DE6131">
        <w:rPr>
          <w:rFonts w:hint="cs"/>
          <w:rtl/>
        </w:rPr>
        <w:t xml:space="preserve"> </w:t>
      </w:r>
      <w:r w:rsidRPr="00DE6131">
        <w:rPr>
          <w:rFonts w:hint="cs"/>
          <w:rtl/>
        </w:rPr>
        <w:t>المرافق</w:t>
      </w:r>
      <w:r w:rsidR="00713331" w:rsidRPr="00DE6131">
        <w:rPr>
          <w:rFonts w:hint="cs"/>
          <w:rtl/>
        </w:rPr>
        <w:t xml:space="preserve"> </w:t>
      </w:r>
      <w:r w:rsidRPr="00DE6131">
        <w:rPr>
          <w:rFonts w:hint="cs"/>
          <w:rtl/>
        </w:rPr>
        <w:t>العامة</w:t>
      </w:r>
      <w:r w:rsidR="00713331" w:rsidRPr="00DE6131">
        <w:rPr>
          <w:rFonts w:hint="cs"/>
          <w:rtl/>
        </w:rPr>
        <w:t xml:space="preserve"> </w:t>
      </w:r>
      <w:r w:rsidRPr="00DE6131">
        <w:rPr>
          <w:rFonts w:hint="cs"/>
          <w:rtl/>
        </w:rPr>
        <w:t>فبعد</w:t>
      </w:r>
      <w:r w:rsidR="00713331" w:rsidRPr="00DE6131">
        <w:rPr>
          <w:rFonts w:hint="cs"/>
          <w:rtl/>
        </w:rPr>
        <w:t xml:space="preserve"> </w:t>
      </w:r>
      <w:r w:rsidRPr="00DE6131">
        <w:rPr>
          <w:rFonts w:hint="cs"/>
          <w:rtl/>
        </w:rPr>
        <w:t>صدور</w:t>
      </w:r>
      <w:r w:rsidR="00713331" w:rsidRPr="00DE6131">
        <w:rPr>
          <w:rFonts w:hint="cs"/>
          <w:rtl/>
        </w:rPr>
        <w:t xml:space="preserve"> </w:t>
      </w:r>
      <w:r w:rsidRPr="00DE6131">
        <w:rPr>
          <w:rFonts w:hint="cs"/>
          <w:rtl/>
        </w:rPr>
        <w:t>المرسوم</w:t>
      </w:r>
      <w:r w:rsidR="00713331" w:rsidRPr="00DE6131">
        <w:rPr>
          <w:rFonts w:hint="cs"/>
          <w:rtl/>
        </w:rPr>
        <w:t xml:space="preserve"> </w:t>
      </w:r>
      <w:r w:rsidR="001645B2" w:rsidRPr="00DE6131">
        <w:rPr>
          <w:rFonts w:hint="cs"/>
          <w:rtl/>
        </w:rPr>
        <w:t>الرئاسي1</w:t>
      </w:r>
      <w:r w:rsidR="001645B2" w:rsidRPr="00DE6131">
        <w:rPr>
          <w:rtl/>
        </w:rPr>
        <w:t>5</w:t>
      </w:r>
      <w:r w:rsidRPr="00DE6131">
        <w:rPr>
          <w:rFonts w:hint="cs"/>
          <w:rtl/>
        </w:rPr>
        <w:t>/247</w:t>
      </w:r>
      <w:r w:rsidR="00713331" w:rsidRPr="00DE6131">
        <w:rPr>
          <w:rFonts w:hint="cs"/>
          <w:rtl/>
        </w:rPr>
        <w:t xml:space="preserve"> </w:t>
      </w:r>
      <w:r w:rsidRPr="00DE6131">
        <w:rPr>
          <w:rFonts w:hint="cs"/>
          <w:rtl/>
        </w:rPr>
        <w:t>والمتعلق</w:t>
      </w:r>
      <w:r w:rsidR="00713331" w:rsidRPr="00DE6131">
        <w:rPr>
          <w:rFonts w:hint="cs"/>
          <w:rtl/>
        </w:rPr>
        <w:t xml:space="preserve"> </w:t>
      </w:r>
      <w:r w:rsidRPr="00DE6131">
        <w:rPr>
          <w:rFonts w:hint="cs"/>
          <w:rtl/>
        </w:rPr>
        <w:t>أساسا</w:t>
      </w:r>
      <w:r w:rsidR="00713331" w:rsidRPr="00DE6131">
        <w:rPr>
          <w:rFonts w:hint="cs"/>
          <w:rtl/>
        </w:rPr>
        <w:t xml:space="preserve"> </w:t>
      </w:r>
      <w:r w:rsidRPr="00DE6131">
        <w:rPr>
          <w:rFonts w:hint="cs"/>
          <w:rtl/>
        </w:rPr>
        <w:t>بالصفقات</w:t>
      </w:r>
      <w:r w:rsidR="00713331" w:rsidRPr="00DE6131">
        <w:rPr>
          <w:rFonts w:hint="cs"/>
          <w:rtl/>
        </w:rPr>
        <w:t xml:space="preserve"> </w:t>
      </w:r>
      <w:r w:rsidRPr="00DE6131">
        <w:rPr>
          <w:rFonts w:hint="cs"/>
          <w:rtl/>
        </w:rPr>
        <w:t>العمومية</w:t>
      </w:r>
      <w:r w:rsidR="00713331" w:rsidRPr="00DE6131">
        <w:rPr>
          <w:rFonts w:hint="cs"/>
          <w:rtl/>
        </w:rPr>
        <w:t xml:space="preserve"> </w:t>
      </w:r>
      <w:r w:rsidRPr="00DE6131">
        <w:rPr>
          <w:rFonts w:hint="cs"/>
          <w:rtl/>
        </w:rPr>
        <w:t>والذي</w:t>
      </w:r>
      <w:r w:rsidR="00713331" w:rsidRPr="00DE6131">
        <w:rPr>
          <w:rFonts w:hint="cs"/>
          <w:rtl/>
        </w:rPr>
        <w:t xml:space="preserve"> </w:t>
      </w:r>
      <w:r w:rsidRPr="00DE6131">
        <w:rPr>
          <w:rFonts w:hint="cs"/>
          <w:rtl/>
        </w:rPr>
        <w:t>تحدث</w:t>
      </w:r>
      <w:r w:rsidR="00713331" w:rsidRPr="00DE6131">
        <w:rPr>
          <w:rFonts w:hint="cs"/>
          <w:rtl/>
        </w:rPr>
        <w:t xml:space="preserve"> </w:t>
      </w:r>
      <w:r w:rsidRPr="00DE6131">
        <w:rPr>
          <w:rFonts w:hint="cs"/>
          <w:rtl/>
        </w:rPr>
        <w:t>عن</w:t>
      </w:r>
      <w:r w:rsidR="00713331" w:rsidRPr="00DE6131">
        <w:rPr>
          <w:rFonts w:hint="cs"/>
          <w:rtl/>
        </w:rPr>
        <w:t xml:space="preserve"> </w:t>
      </w:r>
      <w:r w:rsidRPr="00DE6131">
        <w:rPr>
          <w:rFonts w:hint="cs"/>
          <w:rtl/>
        </w:rPr>
        <w:t>تفويضات</w:t>
      </w:r>
      <w:r w:rsidR="00713331" w:rsidRPr="00DE6131">
        <w:rPr>
          <w:rFonts w:hint="cs"/>
          <w:rtl/>
        </w:rPr>
        <w:t xml:space="preserve"> </w:t>
      </w:r>
      <w:r w:rsidRPr="00DE6131">
        <w:rPr>
          <w:rFonts w:hint="cs"/>
          <w:rtl/>
        </w:rPr>
        <w:t>المرفق</w:t>
      </w:r>
      <w:r w:rsidR="00713331" w:rsidRPr="00DE6131">
        <w:rPr>
          <w:rFonts w:hint="cs"/>
          <w:rtl/>
        </w:rPr>
        <w:t xml:space="preserve"> </w:t>
      </w:r>
      <w:r w:rsidRPr="00DE6131">
        <w:rPr>
          <w:rFonts w:hint="cs"/>
          <w:rtl/>
        </w:rPr>
        <w:t>العام</w:t>
      </w:r>
      <w:r w:rsidR="00713331" w:rsidRPr="00DE6131">
        <w:rPr>
          <w:rFonts w:hint="cs"/>
          <w:rtl/>
        </w:rPr>
        <w:t xml:space="preserve"> </w:t>
      </w:r>
      <w:r w:rsidRPr="00DE6131">
        <w:rPr>
          <w:rFonts w:hint="cs"/>
          <w:rtl/>
        </w:rPr>
        <w:t>في</w:t>
      </w:r>
      <w:r w:rsidR="00713331" w:rsidRPr="00DE6131">
        <w:rPr>
          <w:rFonts w:hint="cs"/>
          <w:rtl/>
        </w:rPr>
        <w:t xml:space="preserve"> </w:t>
      </w:r>
      <w:r w:rsidRPr="00DE6131">
        <w:rPr>
          <w:rFonts w:hint="cs"/>
          <w:rtl/>
        </w:rPr>
        <w:t>أربع</w:t>
      </w:r>
      <w:r w:rsidR="00713331" w:rsidRPr="00DE6131">
        <w:rPr>
          <w:rFonts w:hint="cs"/>
          <w:rtl/>
        </w:rPr>
        <w:t xml:space="preserve"> </w:t>
      </w:r>
      <w:r w:rsidRPr="00DE6131">
        <w:rPr>
          <w:rFonts w:hint="cs"/>
          <w:rtl/>
        </w:rPr>
        <w:t>مواد</w:t>
      </w:r>
      <w:r w:rsidR="00713331" w:rsidRPr="00DE6131">
        <w:rPr>
          <w:rFonts w:hint="cs"/>
          <w:rtl/>
        </w:rPr>
        <w:t xml:space="preserve"> </w:t>
      </w:r>
      <w:r w:rsidRPr="00DE6131">
        <w:rPr>
          <w:rFonts w:hint="cs"/>
          <w:rtl/>
        </w:rPr>
        <w:t>فقط</w:t>
      </w:r>
      <w:r w:rsidR="00713331" w:rsidRPr="00DE6131">
        <w:rPr>
          <w:rFonts w:hint="cs"/>
          <w:rtl/>
        </w:rPr>
        <w:t xml:space="preserve"> </w:t>
      </w:r>
      <w:r w:rsidR="00853DC2" w:rsidRPr="00DE6131">
        <w:rPr>
          <w:rFonts w:hint="cs"/>
          <w:rtl/>
        </w:rPr>
        <w:t>(من</w:t>
      </w:r>
      <w:r w:rsidR="00713331" w:rsidRPr="00DE6131">
        <w:rPr>
          <w:rFonts w:hint="cs"/>
          <w:rtl/>
        </w:rPr>
        <w:t xml:space="preserve"> </w:t>
      </w:r>
      <w:r w:rsidRPr="00DE6131">
        <w:rPr>
          <w:rFonts w:hint="cs"/>
          <w:rtl/>
        </w:rPr>
        <w:t>المادة</w:t>
      </w:r>
      <w:r w:rsidR="00713331" w:rsidRPr="00DE6131">
        <w:rPr>
          <w:rFonts w:hint="cs"/>
          <w:rtl/>
        </w:rPr>
        <w:t xml:space="preserve"> </w:t>
      </w:r>
      <w:r w:rsidRPr="00DE6131">
        <w:rPr>
          <w:rFonts w:hint="cs"/>
          <w:rtl/>
        </w:rPr>
        <w:t>207</w:t>
      </w:r>
      <w:r w:rsidR="00713331" w:rsidRPr="00DE6131">
        <w:rPr>
          <w:rFonts w:hint="cs"/>
          <w:rtl/>
        </w:rPr>
        <w:t xml:space="preserve"> </w:t>
      </w:r>
      <w:r w:rsidRPr="00DE6131">
        <w:rPr>
          <w:rFonts w:hint="cs"/>
          <w:rtl/>
        </w:rPr>
        <w:t>إلى</w:t>
      </w:r>
      <w:r w:rsidR="00713331" w:rsidRPr="00DE6131">
        <w:rPr>
          <w:rFonts w:hint="cs"/>
          <w:rtl/>
        </w:rPr>
        <w:t xml:space="preserve"> </w:t>
      </w:r>
      <w:r w:rsidRPr="00DE6131">
        <w:rPr>
          <w:rFonts w:hint="cs"/>
          <w:rtl/>
        </w:rPr>
        <w:t>المادة</w:t>
      </w:r>
      <w:r w:rsidR="00713331" w:rsidRPr="00DE6131">
        <w:rPr>
          <w:rFonts w:hint="cs"/>
          <w:rtl/>
        </w:rPr>
        <w:t xml:space="preserve"> </w:t>
      </w:r>
      <w:r w:rsidRPr="00DE6131">
        <w:rPr>
          <w:rFonts w:hint="cs"/>
          <w:rtl/>
        </w:rPr>
        <w:t>2010)</w:t>
      </w:r>
      <w:r w:rsidR="00713331" w:rsidRPr="00DE6131">
        <w:rPr>
          <w:rFonts w:hint="cs"/>
          <w:rtl/>
        </w:rPr>
        <w:t xml:space="preserve"> </w:t>
      </w:r>
      <w:r w:rsidRPr="00DE6131">
        <w:rPr>
          <w:rFonts w:hint="cs"/>
          <w:rtl/>
        </w:rPr>
        <w:t>وبشكل</w:t>
      </w:r>
      <w:r w:rsidR="00713331" w:rsidRPr="00DE6131">
        <w:rPr>
          <w:rFonts w:hint="cs"/>
          <w:rtl/>
        </w:rPr>
        <w:t xml:space="preserve"> </w:t>
      </w:r>
      <w:r w:rsidRPr="00DE6131">
        <w:rPr>
          <w:rFonts w:hint="cs"/>
          <w:rtl/>
        </w:rPr>
        <w:t>مقتضب</w:t>
      </w:r>
      <w:r w:rsidR="00713331" w:rsidRPr="00DE6131">
        <w:rPr>
          <w:rFonts w:hint="cs"/>
          <w:rtl/>
        </w:rPr>
        <w:t xml:space="preserve"> </w:t>
      </w:r>
      <w:r w:rsidRPr="00DE6131">
        <w:rPr>
          <w:rFonts w:hint="cs"/>
          <w:rtl/>
        </w:rPr>
        <w:t>وأحالنا</w:t>
      </w:r>
      <w:r w:rsidR="00713331" w:rsidRPr="00DE6131">
        <w:rPr>
          <w:rFonts w:hint="cs"/>
          <w:rtl/>
        </w:rPr>
        <w:t xml:space="preserve"> </w:t>
      </w:r>
      <w:r w:rsidRPr="00DE6131">
        <w:rPr>
          <w:rFonts w:hint="cs"/>
          <w:rtl/>
        </w:rPr>
        <w:t>إلى</w:t>
      </w:r>
      <w:r w:rsidR="00713331" w:rsidRPr="00DE6131">
        <w:rPr>
          <w:rFonts w:hint="cs"/>
          <w:rtl/>
        </w:rPr>
        <w:t xml:space="preserve"> </w:t>
      </w:r>
      <w:r w:rsidRPr="00DE6131">
        <w:rPr>
          <w:rFonts w:hint="cs"/>
          <w:rtl/>
        </w:rPr>
        <w:t>النصوص</w:t>
      </w:r>
      <w:r w:rsidR="00713331" w:rsidRPr="00DE6131">
        <w:rPr>
          <w:rFonts w:hint="cs"/>
          <w:rtl/>
        </w:rPr>
        <w:t xml:space="preserve"> </w:t>
      </w:r>
      <w:r w:rsidRPr="00DE6131">
        <w:rPr>
          <w:rFonts w:hint="cs"/>
          <w:rtl/>
        </w:rPr>
        <w:t>التطبيقية</w:t>
      </w:r>
      <w:r w:rsidR="00713331" w:rsidRPr="00DE6131">
        <w:rPr>
          <w:rFonts w:hint="cs"/>
          <w:rtl/>
        </w:rPr>
        <w:t xml:space="preserve"> </w:t>
      </w:r>
      <w:r w:rsidRPr="00DE6131">
        <w:rPr>
          <w:rFonts w:hint="cs"/>
          <w:rtl/>
        </w:rPr>
        <w:t>التي</w:t>
      </w:r>
      <w:r w:rsidR="00713331" w:rsidRPr="00DE6131">
        <w:rPr>
          <w:rFonts w:hint="cs"/>
          <w:rtl/>
        </w:rPr>
        <w:t xml:space="preserve"> </w:t>
      </w:r>
      <w:r w:rsidRPr="00DE6131">
        <w:rPr>
          <w:rFonts w:hint="cs"/>
          <w:rtl/>
        </w:rPr>
        <w:t>انتظرنا</w:t>
      </w:r>
      <w:r w:rsidR="00713331" w:rsidRPr="00DE6131">
        <w:rPr>
          <w:rFonts w:hint="cs"/>
          <w:rtl/>
        </w:rPr>
        <w:t xml:space="preserve"> </w:t>
      </w:r>
      <w:r w:rsidRPr="00DE6131">
        <w:rPr>
          <w:rFonts w:hint="cs"/>
          <w:rtl/>
        </w:rPr>
        <w:t>صدورها</w:t>
      </w:r>
      <w:r w:rsidR="00713331" w:rsidRPr="00DE6131">
        <w:rPr>
          <w:rFonts w:hint="cs"/>
          <w:rtl/>
        </w:rPr>
        <w:t xml:space="preserve"> </w:t>
      </w:r>
      <w:r w:rsidRPr="00DE6131">
        <w:rPr>
          <w:rFonts w:hint="cs"/>
          <w:rtl/>
        </w:rPr>
        <w:t>أكثر</w:t>
      </w:r>
      <w:r w:rsidR="00713331" w:rsidRPr="00DE6131">
        <w:rPr>
          <w:rFonts w:hint="cs"/>
          <w:rtl/>
        </w:rPr>
        <w:t xml:space="preserve"> </w:t>
      </w:r>
      <w:r w:rsidRPr="00DE6131">
        <w:rPr>
          <w:rFonts w:hint="cs"/>
          <w:rtl/>
        </w:rPr>
        <w:t>من</w:t>
      </w:r>
      <w:r w:rsidR="00713331" w:rsidRPr="00DE6131">
        <w:rPr>
          <w:rFonts w:hint="cs"/>
          <w:rtl/>
        </w:rPr>
        <w:t xml:space="preserve"> </w:t>
      </w:r>
      <w:r w:rsidRPr="00DE6131">
        <w:rPr>
          <w:rFonts w:hint="cs"/>
          <w:rtl/>
        </w:rPr>
        <w:t>ثلاث</w:t>
      </w:r>
      <w:r w:rsidR="00713331" w:rsidRPr="00DE6131">
        <w:rPr>
          <w:rFonts w:hint="cs"/>
          <w:rtl/>
        </w:rPr>
        <w:t xml:space="preserve"> </w:t>
      </w:r>
      <w:r w:rsidRPr="00DE6131">
        <w:rPr>
          <w:rFonts w:hint="cs"/>
          <w:rtl/>
        </w:rPr>
        <w:t>سنوات</w:t>
      </w:r>
      <w:r w:rsidR="00713331" w:rsidRPr="00DE6131">
        <w:rPr>
          <w:rFonts w:hint="cs"/>
          <w:rtl/>
        </w:rPr>
        <w:t xml:space="preserve"> </w:t>
      </w:r>
      <w:r w:rsidRPr="00DE6131">
        <w:rPr>
          <w:rFonts w:hint="cs"/>
          <w:rtl/>
        </w:rPr>
        <w:t>من</w:t>
      </w:r>
      <w:r w:rsidR="00713331" w:rsidRPr="00DE6131">
        <w:rPr>
          <w:rFonts w:hint="cs"/>
          <w:rtl/>
        </w:rPr>
        <w:t xml:space="preserve"> </w:t>
      </w:r>
      <w:r w:rsidRPr="00DE6131">
        <w:rPr>
          <w:rFonts w:hint="cs"/>
          <w:rtl/>
        </w:rPr>
        <w:t>أجل</w:t>
      </w:r>
      <w:r w:rsidR="00713331" w:rsidRPr="00DE6131">
        <w:rPr>
          <w:rFonts w:hint="cs"/>
          <w:rtl/>
        </w:rPr>
        <w:t xml:space="preserve"> </w:t>
      </w:r>
      <w:r w:rsidRPr="00DE6131">
        <w:rPr>
          <w:rFonts w:hint="cs"/>
          <w:rtl/>
        </w:rPr>
        <w:t>بيان</w:t>
      </w:r>
      <w:r w:rsidR="00713331" w:rsidRPr="00DE6131">
        <w:rPr>
          <w:rFonts w:hint="cs"/>
          <w:rtl/>
        </w:rPr>
        <w:t xml:space="preserve"> </w:t>
      </w:r>
      <w:r w:rsidR="00853DC2" w:rsidRPr="00DE6131">
        <w:rPr>
          <w:rFonts w:hint="cs"/>
          <w:rtl/>
        </w:rPr>
        <w:t>الأحكام</w:t>
      </w:r>
      <w:r w:rsidR="00713331" w:rsidRPr="00DE6131">
        <w:rPr>
          <w:rFonts w:hint="cs"/>
          <w:rtl/>
        </w:rPr>
        <w:t xml:space="preserve"> </w:t>
      </w:r>
      <w:r w:rsidR="00853DC2" w:rsidRPr="00DE6131">
        <w:rPr>
          <w:rFonts w:hint="cs"/>
          <w:rtl/>
        </w:rPr>
        <w:t>التفصيلية</w:t>
      </w:r>
      <w:r w:rsidR="00713331" w:rsidRPr="00DE6131">
        <w:rPr>
          <w:rFonts w:hint="cs"/>
          <w:rtl/>
        </w:rPr>
        <w:t xml:space="preserve"> </w:t>
      </w:r>
      <w:r w:rsidRPr="00DE6131">
        <w:rPr>
          <w:rFonts w:hint="cs"/>
          <w:rtl/>
        </w:rPr>
        <w:t>والتطبيقية</w:t>
      </w:r>
      <w:r w:rsidR="00713331" w:rsidRPr="00DE6131">
        <w:rPr>
          <w:rFonts w:hint="cs"/>
          <w:rtl/>
        </w:rPr>
        <w:t xml:space="preserve"> </w:t>
      </w:r>
      <w:r w:rsidRPr="00DE6131">
        <w:rPr>
          <w:rFonts w:hint="cs"/>
          <w:rtl/>
        </w:rPr>
        <w:t>التي</w:t>
      </w:r>
      <w:r w:rsidR="00713331" w:rsidRPr="00DE6131">
        <w:rPr>
          <w:rFonts w:hint="cs"/>
          <w:rtl/>
        </w:rPr>
        <w:t xml:space="preserve"> </w:t>
      </w:r>
      <w:r w:rsidRPr="00DE6131">
        <w:rPr>
          <w:rFonts w:hint="cs"/>
          <w:rtl/>
        </w:rPr>
        <w:t>جاء</w:t>
      </w:r>
      <w:r w:rsidR="00713331" w:rsidRPr="00DE6131">
        <w:rPr>
          <w:rFonts w:hint="cs"/>
          <w:rtl/>
        </w:rPr>
        <w:t xml:space="preserve"> </w:t>
      </w:r>
      <w:r w:rsidRPr="00DE6131">
        <w:rPr>
          <w:rFonts w:hint="cs"/>
          <w:rtl/>
        </w:rPr>
        <w:t>بها</w:t>
      </w:r>
      <w:r w:rsidR="00713331" w:rsidRPr="00DE6131">
        <w:rPr>
          <w:rFonts w:hint="cs"/>
          <w:rtl/>
        </w:rPr>
        <w:t xml:space="preserve"> </w:t>
      </w:r>
      <w:r w:rsidRPr="00DE6131">
        <w:rPr>
          <w:rFonts w:hint="cs"/>
          <w:rtl/>
        </w:rPr>
        <w:t>المرسوم</w:t>
      </w:r>
      <w:r w:rsidR="00713331" w:rsidRPr="00DE6131">
        <w:rPr>
          <w:rFonts w:hint="cs"/>
          <w:rtl/>
        </w:rPr>
        <w:t xml:space="preserve"> </w:t>
      </w:r>
      <w:r w:rsidRPr="00DE6131">
        <w:rPr>
          <w:rFonts w:hint="cs"/>
          <w:rtl/>
        </w:rPr>
        <w:t>التنفيذي</w:t>
      </w:r>
      <w:r w:rsidR="00713331" w:rsidRPr="00DE6131">
        <w:rPr>
          <w:rFonts w:hint="cs"/>
          <w:rtl/>
        </w:rPr>
        <w:t xml:space="preserve"> </w:t>
      </w:r>
      <w:r w:rsidRPr="00DE6131">
        <w:rPr>
          <w:rFonts w:hint="cs"/>
          <w:rtl/>
        </w:rPr>
        <w:t>18/199</w:t>
      </w:r>
      <w:r w:rsidR="00713331" w:rsidRPr="00DE6131">
        <w:rPr>
          <w:rFonts w:hint="cs"/>
          <w:rtl/>
        </w:rPr>
        <w:t xml:space="preserve"> </w:t>
      </w:r>
      <w:r w:rsidR="004A7800" w:rsidRPr="00DE6131">
        <w:rPr>
          <w:rFonts w:hint="cs"/>
          <w:rtl/>
        </w:rPr>
        <w:t xml:space="preserve">واقتصر على </w:t>
      </w:r>
      <w:r w:rsidRPr="00DE6131">
        <w:rPr>
          <w:rFonts w:hint="cs"/>
          <w:rtl/>
        </w:rPr>
        <w:t>تفويض</w:t>
      </w:r>
      <w:r w:rsidR="00713331" w:rsidRPr="00DE6131">
        <w:rPr>
          <w:rFonts w:hint="cs"/>
          <w:rtl/>
        </w:rPr>
        <w:t xml:space="preserve"> </w:t>
      </w:r>
      <w:r w:rsidRPr="00DE6131">
        <w:rPr>
          <w:rFonts w:hint="cs"/>
          <w:rtl/>
        </w:rPr>
        <w:t>المرفق</w:t>
      </w:r>
      <w:r w:rsidR="00713331" w:rsidRPr="00DE6131">
        <w:rPr>
          <w:rFonts w:hint="cs"/>
          <w:rtl/>
        </w:rPr>
        <w:t xml:space="preserve"> </w:t>
      </w:r>
      <w:r w:rsidRPr="00DE6131">
        <w:rPr>
          <w:rFonts w:hint="cs"/>
          <w:rtl/>
        </w:rPr>
        <w:t>العام</w:t>
      </w:r>
      <w:r w:rsidR="00713331" w:rsidRPr="00DE6131">
        <w:rPr>
          <w:rFonts w:hint="cs"/>
          <w:rtl/>
        </w:rPr>
        <w:t xml:space="preserve"> </w:t>
      </w:r>
      <w:r w:rsidRPr="00DE6131">
        <w:rPr>
          <w:rFonts w:hint="cs"/>
          <w:rtl/>
        </w:rPr>
        <w:t>المحلي</w:t>
      </w:r>
      <w:r w:rsidR="003C3C4B">
        <w:rPr>
          <w:rFonts w:hint="cs"/>
          <w:rtl/>
        </w:rPr>
        <w:t xml:space="preserve"> فحسب</w:t>
      </w:r>
      <w:r w:rsidRPr="00DE6131">
        <w:rPr>
          <w:rFonts w:hint="cs"/>
          <w:rtl/>
        </w:rPr>
        <w:t>.</w:t>
      </w:r>
    </w:p>
    <w:p w14:paraId="546C43B6" w14:textId="5C89275D" w:rsidR="00B95FF1" w:rsidRPr="00DE6131" w:rsidRDefault="00FD1162" w:rsidP="00960774">
      <w:pPr>
        <w:rPr>
          <w:rtl/>
        </w:rPr>
      </w:pPr>
      <w:r w:rsidRPr="00DE6131">
        <w:rPr>
          <w:rFonts w:hint="cs"/>
          <w:rtl/>
        </w:rPr>
        <w:t>كل</w:t>
      </w:r>
      <w:r w:rsidR="00713331" w:rsidRPr="00DE6131">
        <w:rPr>
          <w:rFonts w:hint="cs"/>
          <w:rtl/>
        </w:rPr>
        <w:t xml:space="preserve"> </w:t>
      </w:r>
      <w:r w:rsidRPr="00DE6131">
        <w:rPr>
          <w:rFonts w:hint="cs"/>
          <w:rtl/>
        </w:rPr>
        <w:t>هذه</w:t>
      </w:r>
      <w:r w:rsidR="00713331" w:rsidRPr="00DE6131">
        <w:rPr>
          <w:rFonts w:hint="cs"/>
          <w:rtl/>
        </w:rPr>
        <w:t xml:space="preserve"> </w:t>
      </w:r>
      <w:r w:rsidRPr="00DE6131">
        <w:rPr>
          <w:rFonts w:hint="cs"/>
          <w:rtl/>
        </w:rPr>
        <w:t>العوامل</w:t>
      </w:r>
      <w:r w:rsidR="00713331" w:rsidRPr="00DE6131">
        <w:rPr>
          <w:rFonts w:hint="cs"/>
          <w:rtl/>
        </w:rPr>
        <w:t xml:space="preserve"> </w:t>
      </w:r>
      <w:r w:rsidRPr="00DE6131">
        <w:rPr>
          <w:rFonts w:hint="cs"/>
          <w:rtl/>
        </w:rPr>
        <w:t>المتداخلة</w:t>
      </w:r>
      <w:r w:rsidR="00713331" w:rsidRPr="00DE6131">
        <w:rPr>
          <w:rFonts w:hint="cs"/>
          <w:rtl/>
        </w:rPr>
        <w:t xml:space="preserve"> </w:t>
      </w:r>
      <w:r w:rsidRPr="00DE6131">
        <w:rPr>
          <w:rFonts w:hint="cs"/>
          <w:rtl/>
        </w:rPr>
        <w:t>ساهمت</w:t>
      </w:r>
      <w:r w:rsidR="00713331" w:rsidRPr="00DE6131">
        <w:rPr>
          <w:rFonts w:hint="cs"/>
          <w:rtl/>
        </w:rPr>
        <w:t xml:space="preserve"> </w:t>
      </w:r>
      <w:r w:rsidRPr="00DE6131">
        <w:rPr>
          <w:rFonts w:hint="cs"/>
          <w:rtl/>
        </w:rPr>
        <w:t>في</w:t>
      </w:r>
      <w:r w:rsidR="00713331" w:rsidRPr="00DE6131">
        <w:rPr>
          <w:rFonts w:hint="cs"/>
          <w:rtl/>
        </w:rPr>
        <w:t xml:space="preserve"> </w:t>
      </w:r>
      <w:r w:rsidRPr="00DE6131">
        <w:rPr>
          <w:rFonts w:hint="cs"/>
          <w:rtl/>
        </w:rPr>
        <w:t>تعطيل</w:t>
      </w:r>
      <w:r w:rsidR="00713331" w:rsidRPr="00DE6131">
        <w:rPr>
          <w:rFonts w:hint="cs"/>
          <w:rtl/>
        </w:rPr>
        <w:t xml:space="preserve"> </w:t>
      </w:r>
      <w:r w:rsidRPr="00DE6131">
        <w:rPr>
          <w:rFonts w:hint="cs"/>
          <w:rtl/>
        </w:rPr>
        <w:t>تطبيق</w:t>
      </w:r>
      <w:r w:rsidR="00713331" w:rsidRPr="00DE6131">
        <w:rPr>
          <w:rFonts w:hint="cs"/>
          <w:rtl/>
        </w:rPr>
        <w:t xml:space="preserve"> </w:t>
      </w:r>
      <w:r w:rsidRPr="00DE6131">
        <w:rPr>
          <w:rFonts w:hint="cs"/>
          <w:rtl/>
        </w:rPr>
        <w:t>تقنية</w:t>
      </w:r>
      <w:r w:rsidR="00713331" w:rsidRPr="00DE6131">
        <w:rPr>
          <w:rFonts w:hint="cs"/>
          <w:rtl/>
        </w:rPr>
        <w:t xml:space="preserve"> </w:t>
      </w:r>
      <w:r w:rsidRPr="00DE6131">
        <w:rPr>
          <w:rFonts w:hint="cs"/>
          <w:rtl/>
        </w:rPr>
        <w:t>التفويض</w:t>
      </w:r>
      <w:r w:rsidR="00713331" w:rsidRPr="00DE6131">
        <w:rPr>
          <w:rFonts w:hint="cs"/>
          <w:rtl/>
        </w:rPr>
        <w:t xml:space="preserve"> </w:t>
      </w:r>
      <w:r w:rsidRPr="00DE6131">
        <w:rPr>
          <w:rFonts w:hint="cs"/>
          <w:rtl/>
        </w:rPr>
        <w:t>على</w:t>
      </w:r>
      <w:r w:rsidR="00713331" w:rsidRPr="00DE6131">
        <w:rPr>
          <w:rFonts w:hint="cs"/>
          <w:rtl/>
        </w:rPr>
        <w:t xml:space="preserve"> </w:t>
      </w:r>
      <w:r w:rsidRPr="00DE6131">
        <w:rPr>
          <w:rFonts w:hint="cs"/>
          <w:rtl/>
        </w:rPr>
        <w:t>أرض</w:t>
      </w:r>
      <w:r w:rsidR="00713331" w:rsidRPr="00DE6131">
        <w:rPr>
          <w:rFonts w:hint="cs"/>
          <w:rtl/>
        </w:rPr>
        <w:t xml:space="preserve"> </w:t>
      </w:r>
      <w:r w:rsidRPr="00DE6131">
        <w:rPr>
          <w:rFonts w:hint="cs"/>
          <w:rtl/>
        </w:rPr>
        <w:t>الواقع</w:t>
      </w:r>
      <w:r w:rsidR="00713331" w:rsidRPr="00DE6131">
        <w:rPr>
          <w:rFonts w:hint="cs"/>
          <w:rtl/>
        </w:rPr>
        <w:t xml:space="preserve"> </w:t>
      </w:r>
      <w:r w:rsidRPr="00DE6131">
        <w:rPr>
          <w:rFonts w:hint="cs"/>
          <w:rtl/>
        </w:rPr>
        <w:t>مقارنة</w:t>
      </w:r>
      <w:r w:rsidR="00713331" w:rsidRPr="00DE6131">
        <w:rPr>
          <w:rFonts w:hint="cs"/>
          <w:rtl/>
        </w:rPr>
        <w:t xml:space="preserve"> </w:t>
      </w:r>
      <w:r w:rsidRPr="00DE6131">
        <w:rPr>
          <w:rFonts w:hint="cs"/>
          <w:rtl/>
        </w:rPr>
        <w:t>بعقود</w:t>
      </w:r>
      <w:r w:rsidR="00713331" w:rsidRPr="00DE6131">
        <w:rPr>
          <w:rFonts w:hint="cs"/>
          <w:rtl/>
        </w:rPr>
        <w:t xml:space="preserve"> </w:t>
      </w:r>
      <w:r w:rsidRPr="00DE6131">
        <w:rPr>
          <w:rFonts w:hint="cs"/>
          <w:rtl/>
        </w:rPr>
        <w:t>الصفقات</w:t>
      </w:r>
      <w:r w:rsidR="00713331" w:rsidRPr="00DE6131">
        <w:rPr>
          <w:rFonts w:hint="cs"/>
          <w:rtl/>
        </w:rPr>
        <w:t xml:space="preserve"> </w:t>
      </w:r>
      <w:r w:rsidRPr="00DE6131">
        <w:rPr>
          <w:rFonts w:hint="cs"/>
          <w:rtl/>
        </w:rPr>
        <w:t>العمومية،</w:t>
      </w:r>
      <w:r w:rsidR="00713331" w:rsidRPr="00DE6131">
        <w:rPr>
          <w:rFonts w:hint="cs"/>
          <w:rtl/>
        </w:rPr>
        <w:t xml:space="preserve"> </w:t>
      </w:r>
      <w:r w:rsidRPr="00DE6131">
        <w:rPr>
          <w:rFonts w:hint="cs"/>
          <w:rtl/>
        </w:rPr>
        <w:t>مما</w:t>
      </w:r>
      <w:r w:rsidR="00713331" w:rsidRPr="00DE6131">
        <w:rPr>
          <w:rFonts w:hint="cs"/>
          <w:rtl/>
        </w:rPr>
        <w:t xml:space="preserve"> </w:t>
      </w:r>
      <w:r w:rsidRPr="00DE6131">
        <w:rPr>
          <w:rFonts w:hint="cs"/>
          <w:rtl/>
        </w:rPr>
        <w:t>ساهم</w:t>
      </w:r>
      <w:r w:rsidR="00713331" w:rsidRPr="00DE6131">
        <w:rPr>
          <w:rFonts w:hint="cs"/>
          <w:rtl/>
        </w:rPr>
        <w:t xml:space="preserve"> </w:t>
      </w:r>
      <w:r w:rsidRPr="00DE6131">
        <w:rPr>
          <w:rFonts w:hint="cs"/>
          <w:rtl/>
        </w:rPr>
        <w:t>في</w:t>
      </w:r>
      <w:r w:rsidR="00713331" w:rsidRPr="00DE6131">
        <w:rPr>
          <w:rFonts w:hint="cs"/>
          <w:rtl/>
        </w:rPr>
        <w:t xml:space="preserve"> </w:t>
      </w:r>
      <w:r w:rsidRPr="00DE6131">
        <w:rPr>
          <w:rFonts w:hint="cs"/>
          <w:rtl/>
        </w:rPr>
        <w:t>عدم</w:t>
      </w:r>
      <w:r w:rsidR="00713331" w:rsidRPr="00DE6131">
        <w:rPr>
          <w:rFonts w:hint="cs"/>
          <w:rtl/>
        </w:rPr>
        <w:t xml:space="preserve"> </w:t>
      </w:r>
      <w:r w:rsidRPr="00DE6131">
        <w:rPr>
          <w:rFonts w:hint="cs"/>
          <w:rtl/>
        </w:rPr>
        <w:t>الاستفادة</w:t>
      </w:r>
      <w:r w:rsidR="00713331" w:rsidRPr="00DE6131">
        <w:rPr>
          <w:rFonts w:hint="cs"/>
          <w:rtl/>
        </w:rPr>
        <w:t xml:space="preserve"> </w:t>
      </w:r>
      <w:r w:rsidRPr="00DE6131">
        <w:rPr>
          <w:rFonts w:hint="cs"/>
          <w:rtl/>
        </w:rPr>
        <w:t>العملية</w:t>
      </w:r>
      <w:r w:rsidR="00713331" w:rsidRPr="00DE6131">
        <w:rPr>
          <w:rFonts w:hint="cs"/>
          <w:rtl/>
        </w:rPr>
        <w:t xml:space="preserve"> </w:t>
      </w:r>
      <w:r w:rsidRPr="00DE6131">
        <w:rPr>
          <w:rFonts w:hint="cs"/>
          <w:rtl/>
        </w:rPr>
        <w:t>من</w:t>
      </w:r>
      <w:r w:rsidR="00713331" w:rsidRPr="00DE6131">
        <w:rPr>
          <w:rFonts w:hint="cs"/>
          <w:rtl/>
        </w:rPr>
        <w:t xml:space="preserve"> </w:t>
      </w:r>
      <w:r w:rsidRPr="00DE6131">
        <w:rPr>
          <w:rFonts w:hint="cs"/>
          <w:rtl/>
        </w:rPr>
        <w:t>المزايا</w:t>
      </w:r>
      <w:r w:rsidR="00713331" w:rsidRPr="00DE6131">
        <w:rPr>
          <w:rFonts w:hint="cs"/>
          <w:rtl/>
        </w:rPr>
        <w:t xml:space="preserve"> </w:t>
      </w:r>
      <w:r w:rsidRPr="00DE6131">
        <w:rPr>
          <w:rFonts w:hint="cs"/>
          <w:rtl/>
        </w:rPr>
        <w:t>الكبيرة</w:t>
      </w:r>
      <w:r w:rsidR="00713331" w:rsidRPr="00DE6131">
        <w:rPr>
          <w:rFonts w:hint="cs"/>
          <w:rtl/>
        </w:rPr>
        <w:t xml:space="preserve"> </w:t>
      </w:r>
      <w:r w:rsidRPr="00DE6131">
        <w:rPr>
          <w:rFonts w:hint="cs"/>
          <w:rtl/>
        </w:rPr>
        <w:t>لعقود</w:t>
      </w:r>
      <w:r w:rsidR="00713331" w:rsidRPr="00DE6131">
        <w:rPr>
          <w:rFonts w:hint="cs"/>
          <w:rtl/>
        </w:rPr>
        <w:t xml:space="preserve"> </w:t>
      </w:r>
      <w:r w:rsidRPr="00DE6131">
        <w:rPr>
          <w:rFonts w:hint="cs"/>
          <w:rtl/>
        </w:rPr>
        <w:t>التفويض</w:t>
      </w:r>
      <w:r w:rsidR="00713331" w:rsidRPr="00DE6131">
        <w:rPr>
          <w:rFonts w:hint="cs"/>
          <w:rtl/>
        </w:rPr>
        <w:t xml:space="preserve"> </w:t>
      </w:r>
      <w:r w:rsidRPr="00DE6131">
        <w:rPr>
          <w:rFonts w:hint="cs"/>
          <w:rtl/>
        </w:rPr>
        <w:t>بصورها</w:t>
      </w:r>
      <w:r w:rsidR="00713331" w:rsidRPr="00DE6131">
        <w:rPr>
          <w:rFonts w:hint="cs"/>
          <w:rtl/>
        </w:rPr>
        <w:t xml:space="preserve"> </w:t>
      </w:r>
      <w:r w:rsidRPr="00DE6131">
        <w:rPr>
          <w:rFonts w:hint="cs"/>
          <w:rtl/>
        </w:rPr>
        <w:t>المختلفة،</w:t>
      </w:r>
      <w:r w:rsidR="00713331" w:rsidRPr="00DE6131">
        <w:rPr>
          <w:rFonts w:hint="cs"/>
          <w:rtl/>
        </w:rPr>
        <w:t xml:space="preserve"> </w:t>
      </w:r>
      <w:r w:rsidRPr="00DE6131">
        <w:rPr>
          <w:rFonts w:hint="cs"/>
          <w:rtl/>
        </w:rPr>
        <w:t>والتي</w:t>
      </w:r>
      <w:r w:rsidR="00713331" w:rsidRPr="00DE6131">
        <w:rPr>
          <w:rFonts w:hint="cs"/>
          <w:rtl/>
        </w:rPr>
        <w:t xml:space="preserve"> </w:t>
      </w:r>
      <w:r w:rsidRPr="00DE6131">
        <w:rPr>
          <w:rFonts w:hint="cs"/>
          <w:rtl/>
        </w:rPr>
        <w:t>سطرتها</w:t>
      </w:r>
      <w:r w:rsidR="00713331" w:rsidRPr="00DE6131">
        <w:rPr>
          <w:rFonts w:hint="cs"/>
          <w:rtl/>
        </w:rPr>
        <w:t xml:space="preserve"> </w:t>
      </w:r>
      <w:r w:rsidRPr="00DE6131">
        <w:rPr>
          <w:rFonts w:hint="cs"/>
          <w:rtl/>
        </w:rPr>
        <w:t>السلطات</w:t>
      </w:r>
      <w:r w:rsidR="00713331" w:rsidRPr="00DE6131">
        <w:rPr>
          <w:rFonts w:hint="cs"/>
          <w:rtl/>
        </w:rPr>
        <w:t xml:space="preserve"> </w:t>
      </w:r>
      <w:r w:rsidRPr="00DE6131">
        <w:rPr>
          <w:rFonts w:hint="cs"/>
          <w:rtl/>
        </w:rPr>
        <w:t>العمومية</w:t>
      </w:r>
      <w:r w:rsidR="00713331" w:rsidRPr="00DE6131">
        <w:rPr>
          <w:rFonts w:hint="cs"/>
          <w:rtl/>
        </w:rPr>
        <w:t xml:space="preserve"> </w:t>
      </w:r>
      <w:r w:rsidRPr="00DE6131">
        <w:rPr>
          <w:rFonts w:hint="cs"/>
          <w:rtl/>
        </w:rPr>
        <w:t>في</w:t>
      </w:r>
      <w:r w:rsidR="00713331" w:rsidRPr="00DE6131">
        <w:rPr>
          <w:rFonts w:hint="cs"/>
          <w:rtl/>
        </w:rPr>
        <w:t xml:space="preserve"> </w:t>
      </w:r>
      <w:r w:rsidRPr="00DE6131">
        <w:rPr>
          <w:rFonts w:hint="cs"/>
          <w:rtl/>
        </w:rPr>
        <w:t>البلاد</w:t>
      </w:r>
      <w:r w:rsidR="00713331" w:rsidRPr="00DE6131">
        <w:rPr>
          <w:rFonts w:hint="cs"/>
          <w:rtl/>
        </w:rPr>
        <w:t xml:space="preserve"> </w:t>
      </w:r>
      <w:r w:rsidRPr="00DE6131">
        <w:rPr>
          <w:rFonts w:hint="cs"/>
          <w:rtl/>
        </w:rPr>
        <w:t>من</w:t>
      </w:r>
      <w:r w:rsidR="00713331" w:rsidRPr="00DE6131">
        <w:rPr>
          <w:rFonts w:hint="cs"/>
          <w:rtl/>
        </w:rPr>
        <w:t xml:space="preserve"> </w:t>
      </w:r>
      <w:r w:rsidRPr="00DE6131">
        <w:rPr>
          <w:rFonts w:hint="cs"/>
          <w:rtl/>
        </w:rPr>
        <w:t>خلال</w:t>
      </w:r>
      <w:r w:rsidR="00713331" w:rsidRPr="00DE6131">
        <w:rPr>
          <w:rFonts w:hint="cs"/>
          <w:rtl/>
        </w:rPr>
        <w:t xml:space="preserve"> </w:t>
      </w:r>
      <w:r w:rsidRPr="00DE6131">
        <w:rPr>
          <w:rFonts w:hint="cs"/>
          <w:rtl/>
        </w:rPr>
        <w:t>تبنيها</w:t>
      </w:r>
      <w:r w:rsidR="00713331" w:rsidRPr="00DE6131">
        <w:rPr>
          <w:rFonts w:hint="cs"/>
          <w:rtl/>
        </w:rPr>
        <w:t xml:space="preserve"> </w:t>
      </w:r>
      <w:r w:rsidRPr="00DE6131">
        <w:rPr>
          <w:rFonts w:hint="cs"/>
          <w:rtl/>
        </w:rPr>
        <w:t>لهذه</w:t>
      </w:r>
      <w:r w:rsidR="00713331" w:rsidRPr="00DE6131">
        <w:rPr>
          <w:rFonts w:hint="cs"/>
          <w:rtl/>
        </w:rPr>
        <w:t xml:space="preserve"> </w:t>
      </w:r>
      <w:r w:rsidRPr="00DE6131">
        <w:rPr>
          <w:rFonts w:hint="cs"/>
          <w:rtl/>
        </w:rPr>
        <w:t>الآلية</w:t>
      </w:r>
      <w:r w:rsidR="00713331" w:rsidRPr="00DE6131">
        <w:rPr>
          <w:rFonts w:hint="cs"/>
          <w:rtl/>
        </w:rPr>
        <w:t xml:space="preserve"> </w:t>
      </w:r>
      <w:r w:rsidRPr="00DE6131">
        <w:rPr>
          <w:rFonts w:hint="cs"/>
          <w:rtl/>
        </w:rPr>
        <w:t>بشكل</w:t>
      </w:r>
      <w:r w:rsidR="00713331" w:rsidRPr="00DE6131">
        <w:rPr>
          <w:rFonts w:hint="cs"/>
          <w:rtl/>
        </w:rPr>
        <w:t xml:space="preserve"> </w:t>
      </w:r>
      <w:r w:rsidRPr="00DE6131">
        <w:rPr>
          <w:rFonts w:hint="cs"/>
          <w:rtl/>
        </w:rPr>
        <w:t>صريح</w:t>
      </w:r>
      <w:r w:rsidR="00713331" w:rsidRPr="00DE6131">
        <w:rPr>
          <w:rFonts w:hint="cs"/>
          <w:rtl/>
        </w:rPr>
        <w:t xml:space="preserve"> </w:t>
      </w:r>
      <w:r w:rsidRPr="00DE6131">
        <w:rPr>
          <w:rFonts w:hint="cs"/>
          <w:rtl/>
        </w:rPr>
        <w:t>سنة</w:t>
      </w:r>
      <w:r w:rsidR="00713331" w:rsidRPr="00DE6131">
        <w:rPr>
          <w:rFonts w:hint="cs"/>
          <w:rtl/>
        </w:rPr>
        <w:t xml:space="preserve"> </w:t>
      </w:r>
      <w:r w:rsidRPr="00DE6131">
        <w:rPr>
          <w:rFonts w:hint="cs"/>
          <w:rtl/>
        </w:rPr>
        <w:t>2015.</w:t>
      </w:r>
    </w:p>
    <w:p w14:paraId="45213018" w14:textId="368662CD" w:rsidR="00FD1162" w:rsidRPr="00DE6131" w:rsidRDefault="00D26BDE" w:rsidP="00960774">
      <w:pPr>
        <w:rPr>
          <w:rtl/>
        </w:rPr>
      </w:pPr>
      <w:r w:rsidRPr="00DE6131">
        <w:rPr>
          <w:rFonts w:hint="cs"/>
          <w:rtl/>
        </w:rPr>
        <w:t>غير أن الاهتمام المتزايد</w:t>
      </w:r>
      <w:r w:rsidR="002A1F47" w:rsidRPr="00DE6131">
        <w:rPr>
          <w:rFonts w:hint="cs"/>
          <w:rtl/>
        </w:rPr>
        <w:t xml:space="preserve"> </w:t>
      </w:r>
      <w:r w:rsidRPr="00DE6131">
        <w:rPr>
          <w:rFonts w:hint="cs"/>
          <w:rtl/>
        </w:rPr>
        <w:t>ب</w:t>
      </w:r>
      <w:r w:rsidR="002A1F47" w:rsidRPr="00DE6131">
        <w:rPr>
          <w:rFonts w:hint="cs"/>
          <w:rtl/>
        </w:rPr>
        <w:t xml:space="preserve">موضوع </w:t>
      </w:r>
      <w:r w:rsidR="00F43132" w:rsidRPr="00DE6131">
        <w:rPr>
          <w:rFonts w:hint="cs"/>
          <w:rtl/>
        </w:rPr>
        <w:t xml:space="preserve">الشراكة بين القطاع العام والخاص بشكل عام وعقود </w:t>
      </w:r>
      <w:r w:rsidR="002A1F47" w:rsidRPr="00DE6131">
        <w:rPr>
          <w:rFonts w:hint="cs"/>
          <w:rtl/>
        </w:rPr>
        <w:t xml:space="preserve">تفويض المرافق العامة </w:t>
      </w:r>
      <w:r w:rsidR="00F43132" w:rsidRPr="00DE6131">
        <w:rPr>
          <w:rFonts w:hint="cs"/>
          <w:rtl/>
        </w:rPr>
        <w:t xml:space="preserve">على الخصوص </w:t>
      </w:r>
      <w:r w:rsidRPr="00DE6131">
        <w:rPr>
          <w:rFonts w:hint="cs"/>
          <w:rtl/>
        </w:rPr>
        <w:t>من قبل</w:t>
      </w:r>
      <w:r w:rsidR="002A1F47" w:rsidRPr="00DE6131">
        <w:rPr>
          <w:rFonts w:hint="cs"/>
          <w:rtl/>
        </w:rPr>
        <w:t xml:space="preserve"> السلط</w:t>
      </w:r>
      <w:r w:rsidRPr="00DE6131">
        <w:rPr>
          <w:rFonts w:hint="cs"/>
          <w:rtl/>
        </w:rPr>
        <w:t>ات العامة</w:t>
      </w:r>
      <w:r w:rsidR="002A1F47" w:rsidRPr="00DE6131">
        <w:rPr>
          <w:rFonts w:hint="cs"/>
          <w:rtl/>
        </w:rPr>
        <w:t xml:space="preserve"> في البلاد شكل دافعا لنا</w:t>
      </w:r>
      <w:r w:rsidR="00B95FF1" w:rsidRPr="00DE6131">
        <w:rPr>
          <w:rFonts w:hint="cs"/>
          <w:rtl/>
        </w:rPr>
        <w:t xml:space="preserve"> في اختيارنا للموضوع </w:t>
      </w:r>
      <w:r w:rsidR="002A1F47" w:rsidRPr="00DE6131">
        <w:rPr>
          <w:rFonts w:hint="cs"/>
          <w:rtl/>
        </w:rPr>
        <w:t>زيادة</w:t>
      </w:r>
      <w:r w:rsidR="00B95FF1" w:rsidRPr="00DE6131">
        <w:rPr>
          <w:rFonts w:hint="cs"/>
          <w:rtl/>
        </w:rPr>
        <w:t xml:space="preserve"> </w:t>
      </w:r>
      <w:r w:rsidR="002A1F47" w:rsidRPr="00DE6131">
        <w:rPr>
          <w:rFonts w:hint="cs"/>
          <w:rtl/>
        </w:rPr>
        <w:t>على</w:t>
      </w:r>
      <w:r w:rsidR="00B95FF1" w:rsidRPr="00DE6131">
        <w:rPr>
          <w:rFonts w:hint="cs"/>
          <w:rtl/>
        </w:rPr>
        <w:t xml:space="preserve"> الدوافع الذاتية التي تتعلق أساسا بالاهتمام بالقانون الإداري بوجه عام والعقود الإدارية وقانون الصفقات العمومية وتفويضات المرفق العمومي على وجه الخصوص، بالإضافة إلى الممارسة العملية اليومية والاحتكاك الدائم بالصفقات العمومية بحكم الالتزامات المهنية بمصلحة الصفقات والنشاط الاقتصادي على مستوى</w:t>
      </w:r>
      <w:r w:rsidRPr="00DE6131">
        <w:rPr>
          <w:rFonts w:hint="cs"/>
          <w:rtl/>
        </w:rPr>
        <w:t xml:space="preserve"> الإدار</w:t>
      </w:r>
      <w:r w:rsidR="008C7291" w:rsidRPr="00DE6131">
        <w:rPr>
          <w:rFonts w:hint="cs"/>
          <w:rtl/>
        </w:rPr>
        <w:t xml:space="preserve">ة </w:t>
      </w:r>
      <w:r w:rsidRPr="00DE6131">
        <w:rPr>
          <w:rFonts w:hint="cs"/>
          <w:rtl/>
        </w:rPr>
        <w:t>العمومية.</w:t>
      </w:r>
    </w:p>
    <w:p w14:paraId="3355E42A" w14:textId="40CDE992" w:rsidR="00A608F7" w:rsidRPr="00DE6131" w:rsidRDefault="00A608F7" w:rsidP="00960774">
      <w:pPr>
        <w:rPr>
          <w:highlight w:val="cyan"/>
          <w:rtl/>
        </w:rPr>
      </w:pPr>
      <w:r w:rsidRPr="00DE6131">
        <w:rPr>
          <w:rFonts w:hint="cs"/>
          <w:rtl/>
        </w:rPr>
        <w:t>أما</w:t>
      </w:r>
      <w:r w:rsidR="00713331" w:rsidRPr="00DE6131">
        <w:rPr>
          <w:rFonts w:hint="cs"/>
          <w:rtl/>
        </w:rPr>
        <w:t xml:space="preserve"> </w:t>
      </w:r>
      <w:r w:rsidRPr="00DE6131">
        <w:rPr>
          <w:rFonts w:hint="cs"/>
          <w:rtl/>
        </w:rPr>
        <w:t>عن</w:t>
      </w:r>
      <w:r w:rsidR="00713331" w:rsidRPr="00DE6131">
        <w:rPr>
          <w:rFonts w:hint="cs"/>
          <w:rtl/>
        </w:rPr>
        <w:t xml:space="preserve"> </w:t>
      </w:r>
      <w:r w:rsidR="00FD1162" w:rsidRPr="00DE6131">
        <w:rPr>
          <w:rFonts w:hint="cs"/>
          <w:rtl/>
        </w:rPr>
        <w:t>الدوافع</w:t>
      </w:r>
      <w:r w:rsidR="00713331" w:rsidRPr="00DE6131">
        <w:rPr>
          <w:rFonts w:hint="cs"/>
          <w:rtl/>
        </w:rPr>
        <w:t xml:space="preserve"> </w:t>
      </w:r>
      <w:r w:rsidR="00E455D3" w:rsidRPr="00DE6131">
        <w:rPr>
          <w:rFonts w:hint="cs"/>
          <w:rtl/>
        </w:rPr>
        <w:t>الموضوعية</w:t>
      </w:r>
      <w:r w:rsidR="00713331" w:rsidRPr="00DE6131">
        <w:rPr>
          <w:rFonts w:hint="cs"/>
          <w:rtl/>
        </w:rPr>
        <w:t xml:space="preserve"> </w:t>
      </w:r>
      <w:r w:rsidR="00E455D3" w:rsidRPr="00DE6131">
        <w:rPr>
          <w:rFonts w:hint="cs"/>
          <w:rtl/>
        </w:rPr>
        <w:t>ف</w:t>
      </w:r>
      <w:r w:rsidRPr="00DE6131">
        <w:rPr>
          <w:rFonts w:hint="cs"/>
          <w:rtl/>
        </w:rPr>
        <w:t>هي</w:t>
      </w:r>
      <w:r w:rsidR="00713331" w:rsidRPr="00DE6131">
        <w:rPr>
          <w:rFonts w:hint="cs"/>
          <w:rtl/>
        </w:rPr>
        <w:t xml:space="preserve"> </w:t>
      </w:r>
      <w:r w:rsidRPr="00DE6131">
        <w:rPr>
          <w:rFonts w:hint="cs"/>
          <w:rtl/>
        </w:rPr>
        <w:t>تتعلق</w:t>
      </w:r>
      <w:r w:rsidR="00713331" w:rsidRPr="00DE6131">
        <w:rPr>
          <w:rFonts w:hint="cs"/>
          <w:rtl/>
        </w:rPr>
        <w:t xml:space="preserve"> </w:t>
      </w:r>
      <w:r w:rsidRPr="00DE6131">
        <w:rPr>
          <w:rFonts w:hint="cs"/>
          <w:rtl/>
        </w:rPr>
        <w:t>على</w:t>
      </w:r>
      <w:r w:rsidR="00713331" w:rsidRPr="00DE6131">
        <w:rPr>
          <w:rFonts w:hint="cs"/>
          <w:rtl/>
        </w:rPr>
        <w:t xml:space="preserve"> </w:t>
      </w:r>
      <w:r w:rsidRPr="00DE6131">
        <w:rPr>
          <w:rFonts w:hint="cs"/>
          <w:rtl/>
        </w:rPr>
        <w:t>الخصوص</w:t>
      </w:r>
      <w:r w:rsidR="00713331" w:rsidRPr="00DE6131">
        <w:rPr>
          <w:rFonts w:hint="cs"/>
          <w:rtl/>
        </w:rPr>
        <w:t xml:space="preserve"> </w:t>
      </w:r>
      <w:r w:rsidR="00E455D3" w:rsidRPr="00DE6131">
        <w:rPr>
          <w:rFonts w:hint="cs"/>
          <w:rtl/>
        </w:rPr>
        <w:t>ب</w:t>
      </w:r>
      <w:r w:rsidR="00A95922" w:rsidRPr="00DE6131">
        <w:rPr>
          <w:rFonts w:hint="cs"/>
          <w:rtl/>
        </w:rPr>
        <w:t>حساسية</w:t>
      </w:r>
      <w:r w:rsidR="00713331" w:rsidRPr="00DE6131">
        <w:rPr>
          <w:rFonts w:hint="cs"/>
          <w:rtl/>
        </w:rPr>
        <w:t xml:space="preserve"> </w:t>
      </w:r>
      <w:r w:rsidR="00A95922" w:rsidRPr="00DE6131">
        <w:rPr>
          <w:rFonts w:hint="cs"/>
          <w:rtl/>
        </w:rPr>
        <w:t>موضوع</w:t>
      </w:r>
      <w:r w:rsidR="00713331" w:rsidRPr="00DE6131">
        <w:rPr>
          <w:rFonts w:hint="cs"/>
          <w:rtl/>
        </w:rPr>
        <w:t xml:space="preserve"> </w:t>
      </w:r>
      <w:r w:rsidR="00A95922" w:rsidRPr="00DE6131">
        <w:rPr>
          <w:rFonts w:hint="cs"/>
          <w:rtl/>
        </w:rPr>
        <w:t>المرفق</w:t>
      </w:r>
      <w:r w:rsidR="00713331" w:rsidRPr="00DE6131">
        <w:rPr>
          <w:rFonts w:hint="cs"/>
          <w:rtl/>
        </w:rPr>
        <w:t xml:space="preserve"> </w:t>
      </w:r>
      <w:r w:rsidR="00A95922" w:rsidRPr="00DE6131">
        <w:rPr>
          <w:rFonts w:hint="cs"/>
          <w:rtl/>
        </w:rPr>
        <w:t>العام</w:t>
      </w:r>
      <w:r w:rsidR="00713331" w:rsidRPr="00DE6131">
        <w:rPr>
          <w:rFonts w:hint="cs"/>
          <w:rtl/>
        </w:rPr>
        <w:t xml:space="preserve"> </w:t>
      </w:r>
      <w:r w:rsidR="00A95922" w:rsidRPr="00DE6131">
        <w:rPr>
          <w:rFonts w:hint="cs"/>
          <w:rtl/>
        </w:rPr>
        <w:t>بشكل</w:t>
      </w:r>
      <w:r w:rsidR="00713331" w:rsidRPr="00DE6131">
        <w:rPr>
          <w:rFonts w:hint="cs"/>
          <w:rtl/>
        </w:rPr>
        <w:t xml:space="preserve"> </w:t>
      </w:r>
      <w:r w:rsidR="00A95922" w:rsidRPr="00DE6131">
        <w:rPr>
          <w:rFonts w:hint="cs"/>
          <w:rtl/>
        </w:rPr>
        <w:t>عام</w:t>
      </w:r>
      <w:r w:rsidR="00713331" w:rsidRPr="00DE6131">
        <w:rPr>
          <w:rFonts w:hint="cs"/>
          <w:rtl/>
        </w:rPr>
        <w:t xml:space="preserve"> </w:t>
      </w:r>
      <w:r w:rsidR="00A95922" w:rsidRPr="00DE6131">
        <w:rPr>
          <w:rFonts w:hint="cs"/>
          <w:rtl/>
        </w:rPr>
        <w:t>وانشغال</w:t>
      </w:r>
      <w:r w:rsidR="00713331" w:rsidRPr="00DE6131">
        <w:rPr>
          <w:rFonts w:hint="cs"/>
          <w:rtl/>
        </w:rPr>
        <w:t xml:space="preserve"> </w:t>
      </w:r>
      <w:r w:rsidR="00A95922" w:rsidRPr="00DE6131">
        <w:rPr>
          <w:rFonts w:hint="cs"/>
          <w:rtl/>
        </w:rPr>
        <w:t>السلطات</w:t>
      </w:r>
      <w:r w:rsidR="00713331" w:rsidRPr="00DE6131">
        <w:rPr>
          <w:rFonts w:hint="cs"/>
          <w:rtl/>
        </w:rPr>
        <w:t xml:space="preserve"> </w:t>
      </w:r>
      <w:r w:rsidR="00A95922" w:rsidRPr="00DE6131">
        <w:rPr>
          <w:rFonts w:hint="cs"/>
          <w:rtl/>
        </w:rPr>
        <w:t>العامة</w:t>
      </w:r>
      <w:r w:rsidR="00713331" w:rsidRPr="00DE6131">
        <w:rPr>
          <w:rFonts w:hint="cs"/>
          <w:rtl/>
        </w:rPr>
        <w:t xml:space="preserve"> </w:t>
      </w:r>
      <w:r w:rsidR="00A95922" w:rsidRPr="00DE6131">
        <w:rPr>
          <w:rFonts w:hint="cs"/>
          <w:rtl/>
        </w:rPr>
        <w:t>في</w:t>
      </w:r>
      <w:r w:rsidR="00713331" w:rsidRPr="00DE6131">
        <w:rPr>
          <w:rFonts w:hint="cs"/>
          <w:rtl/>
        </w:rPr>
        <w:t xml:space="preserve"> </w:t>
      </w:r>
      <w:r w:rsidR="00A95922" w:rsidRPr="00DE6131">
        <w:rPr>
          <w:rFonts w:hint="cs"/>
          <w:rtl/>
        </w:rPr>
        <w:t>البلاد</w:t>
      </w:r>
      <w:r w:rsidR="00713331" w:rsidRPr="00DE6131">
        <w:rPr>
          <w:rFonts w:hint="cs"/>
          <w:rtl/>
        </w:rPr>
        <w:t xml:space="preserve"> </w:t>
      </w:r>
      <w:r w:rsidR="00A95922" w:rsidRPr="00DE6131">
        <w:rPr>
          <w:rFonts w:hint="cs"/>
          <w:rtl/>
        </w:rPr>
        <w:t>بإيجاد</w:t>
      </w:r>
      <w:r w:rsidR="00713331" w:rsidRPr="00DE6131">
        <w:rPr>
          <w:rFonts w:hint="cs"/>
          <w:rtl/>
        </w:rPr>
        <w:t xml:space="preserve"> </w:t>
      </w:r>
      <w:r w:rsidR="00A95922" w:rsidRPr="00DE6131">
        <w:rPr>
          <w:rFonts w:hint="cs"/>
          <w:rtl/>
        </w:rPr>
        <w:t>الأساليب</w:t>
      </w:r>
      <w:r w:rsidR="00713331" w:rsidRPr="00DE6131">
        <w:rPr>
          <w:rFonts w:hint="cs"/>
          <w:rtl/>
        </w:rPr>
        <w:t xml:space="preserve"> </w:t>
      </w:r>
      <w:r w:rsidR="00A95922" w:rsidRPr="00DE6131">
        <w:rPr>
          <w:rFonts w:hint="cs"/>
          <w:rtl/>
        </w:rPr>
        <w:t>المناسبة</w:t>
      </w:r>
      <w:r w:rsidR="00713331" w:rsidRPr="00DE6131">
        <w:rPr>
          <w:rFonts w:hint="cs"/>
          <w:rtl/>
        </w:rPr>
        <w:t xml:space="preserve"> </w:t>
      </w:r>
      <w:r w:rsidR="00A95922" w:rsidRPr="00DE6131">
        <w:rPr>
          <w:rFonts w:hint="cs"/>
          <w:rtl/>
        </w:rPr>
        <w:t>لعصرنته</w:t>
      </w:r>
      <w:r w:rsidR="00713331" w:rsidRPr="00DE6131">
        <w:rPr>
          <w:rFonts w:hint="cs"/>
          <w:rtl/>
        </w:rPr>
        <w:t xml:space="preserve"> </w:t>
      </w:r>
      <w:r w:rsidR="00A95922" w:rsidRPr="00DE6131">
        <w:rPr>
          <w:rFonts w:hint="cs"/>
          <w:rtl/>
        </w:rPr>
        <w:t>بالإضافة</w:t>
      </w:r>
      <w:r w:rsidR="00713331" w:rsidRPr="00DE6131">
        <w:rPr>
          <w:rFonts w:hint="cs"/>
          <w:rtl/>
        </w:rPr>
        <w:t xml:space="preserve"> </w:t>
      </w:r>
      <w:r w:rsidR="00A95922" w:rsidRPr="00DE6131">
        <w:rPr>
          <w:rFonts w:hint="cs"/>
          <w:rtl/>
        </w:rPr>
        <w:t>الى</w:t>
      </w:r>
      <w:r w:rsidR="00713331" w:rsidRPr="00DE6131">
        <w:rPr>
          <w:rFonts w:hint="cs"/>
          <w:rtl/>
        </w:rPr>
        <w:t xml:space="preserve"> </w:t>
      </w:r>
      <w:r w:rsidR="00E455D3" w:rsidRPr="00DE6131">
        <w:rPr>
          <w:rFonts w:hint="cs"/>
          <w:rtl/>
        </w:rPr>
        <w:t>حداثة</w:t>
      </w:r>
      <w:r w:rsidR="00713331" w:rsidRPr="00DE6131">
        <w:rPr>
          <w:rFonts w:hint="cs"/>
          <w:rtl/>
        </w:rPr>
        <w:t xml:space="preserve"> </w:t>
      </w:r>
      <w:r w:rsidR="00A95922" w:rsidRPr="00DE6131">
        <w:rPr>
          <w:rFonts w:hint="cs"/>
          <w:rtl/>
        </w:rPr>
        <w:t>موضوع</w:t>
      </w:r>
      <w:r w:rsidR="00713331" w:rsidRPr="00DE6131">
        <w:rPr>
          <w:rFonts w:hint="cs"/>
          <w:rtl/>
        </w:rPr>
        <w:t xml:space="preserve"> </w:t>
      </w:r>
      <w:r w:rsidR="00A95922" w:rsidRPr="00DE6131">
        <w:rPr>
          <w:rFonts w:hint="cs"/>
          <w:rtl/>
        </w:rPr>
        <w:t>التفويض</w:t>
      </w:r>
      <w:r w:rsidR="00713331" w:rsidRPr="00DE6131">
        <w:rPr>
          <w:rFonts w:hint="cs"/>
          <w:rtl/>
        </w:rPr>
        <w:t xml:space="preserve"> </w:t>
      </w:r>
      <w:r w:rsidR="00741AC2" w:rsidRPr="00DE6131">
        <w:rPr>
          <w:rFonts w:hint="cs"/>
          <w:rtl/>
        </w:rPr>
        <w:t>كأسلوب</w:t>
      </w:r>
      <w:r w:rsidR="00713331" w:rsidRPr="00DE6131">
        <w:rPr>
          <w:rFonts w:hint="cs"/>
          <w:rtl/>
        </w:rPr>
        <w:t xml:space="preserve"> </w:t>
      </w:r>
      <w:r w:rsidR="00741AC2" w:rsidRPr="00DE6131">
        <w:rPr>
          <w:rFonts w:hint="cs"/>
          <w:rtl/>
        </w:rPr>
        <w:t>غير</w:t>
      </w:r>
      <w:r w:rsidR="00713331" w:rsidRPr="00DE6131">
        <w:rPr>
          <w:rFonts w:hint="cs"/>
          <w:rtl/>
        </w:rPr>
        <w:t xml:space="preserve"> </w:t>
      </w:r>
      <w:r w:rsidR="00741AC2" w:rsidRPr="00DE6131">
        <w:rPr>
          <w:rFonts w:hint="cs"/>
          <w:rtl/>
        </w:rPr>
        <w:t>مباشر</w:t>
      </w:r>
      <w:r w:rsidR="00713331" w:rsidRPr="00DE6131">
        <w:rPr>
          <w:rFonts w:hint="cs"/>
          <w:rtl/>
        </w:rPr>
        <w:t xml:space="preserve"> </w:t>
      </w:r>
      <w:r w:rsidR="00741AC2" w:rsidRPr="00DE6131">
        <w:rPr>
          <w:rFonts w:hint="cs"/>
          <w:rtl/>
        </w:rPr>
        <w:t>للتسيير</w:t>
      </w:r>
      <w:r w:rsidR="00713331" w:rsidRPr="00DE6131">
        <w:rPr>
          <w:rFonts w:hint="cs"/>
          <w:rtl/>
        </w:rPr>
        <w:t xml:space="preserve"> </w:t>
      </w:r>
      <w:r w:rsidR="00E455D3" w:rsidRPr="00DE6131">
        <w:rPr>
          <w:rFonts w:hint="cs"/>
          <w:rtl/>
        </w:rPr>
        <w:t>وحاجته</w:t>
      </w:r>
      <w:r w:rsidR="00713331" w:rsidRPr="00DE6131">
        <w:rPr>
          <w:rFonts w:hint="cs"/>
          <w:rtl/>
        </w:rPr>
        <w:t xml:space="preserve"> </w:t>
      </w:r>
      <w:r w:rsidR="00E455D3" w:rsidRPr="00DE6131">
        <w:rPr>
          <w:rFonts w:hint="cs"/>
          <w:rtl/>
        </w:rPr>
        <w:t>إلى</w:t>
      </w:r>
      <w:r w:rsidR="00713331" w:rsidRPr="00DE6131">
        <w:rPr>
          <w:rFonts w:hint="cs"/>
          <w:rtl/>
        </w:rPr>
        <w:t xml:space="preserve"> </w:t>
      </w:r>
      <w:r w:rsidR="00E455D3" w:rsidRPr="00DE6131">
        <w:rPr>
          <w:rFonts w:hint="cs"/>
          <w:rtl/>
        </w:rPr>
        <w:t>مزيد</w:t>
      </w:r>
      <w:r w:rsidR="00713331" w:rsidRPr="00DE6131">
        <w:rPr>
          <w:rFonts w:hint="cs"/>
          <w:rtl/>
        </w:rPr>
        <w:t xml:space="preserve"> </w:t>
      </w:r>
      <w:r w:rsidR="00E455D3" w:rsidRPr="00DE6131">
        <w:rPr>
          <w:rFonts w:hint="cs"/>
          <w:rtl/>
        </w:rPr>
        <w:t>من</w:t>
      </w:r>
      <w:r w:rsidR="00713331" w:rsidRPr="00DE6131">
        <w:rPr>
          <w:rFonts w:hint="cs"/>
          <w:rtl/>
        </w:rPr>
        <w:t xml:space="preserve"> </w:t>
      </w:r>
      <w:r w:rsidR="00E455D3" w:rsidRPr="00DE6131">
        <w:rPr>
          <w:rFonts w:hint="cs"/>
          <w:rtl/>
        </w:rPr>
        <w:t>الدراسة</w:t>
      </w:r>
      <w:r w:rsidR="00713331" w:rsidRPr="00DE6131">
        <w:rPr>
          <w:rFonts w:hint="cs"/>
          <w:rtl/>
        </w:rPr>
        <w:t xml:space="preserve"> </w:t>
      </w:r>
      <w:r w:rsidR="00E455D3" w:rsidRPr="00DE6131">
        <w:rPr>
          <w:rFonts w:hint="cs"/>
          <w:rtl/>
        </w:rPr>
        <w:t>نظرا</w:t>
      </w:r>
      <w:r w:rsidR="00713331" w:rsidRPr="00DE6131">
        <w:rPr>
          <w:rFonts w:hint="cs"/>
          <w:rtl/>
        </w:rPr>
        <w:t xml:space="preserve"> </w:t>
      </w:r>
      <w:r w:rsidR="00E455D3" w:rsidRPr="00DE6131">
        <w:rPr>
          <w:rFonts w:hint="cs"/>
          <w:rtl/>
        </w:rPr>
        <w:t>لأهميته</w:t>
      </w:r>
      <w:r w:rsidR="00713331" w:rsidRPr="00DE6131">
        <w:rPr>
          <w:rFonts w:hint="cs"/>
          <w:rtl/>
        </w:rPr>
        <w:t xml:space="preserve"> </w:t>
      </w:r>
      <w:r w:rsidR="00E455D3" w:rsidRPr="00DE6131">
        <w:rPr>
          <w:rFonts w:hint="cs"/>
          <w:rtl/>
        </w:rPr>
        <w:t>الاقتصادية</w:t>
      </w:r>
      <w:r w:rsidR="00713331" w:rsidRPr="00DE6131">
        <w:rPr>
          <w:rFonts w:hint="cs"/>
          <w:rtl/>
        </w:rPr>
        <w:t xml:space="preserve"> </w:t>
      </w:r>
      <w:r w:rsidR="00E455D3" w:rsidRPr="00DE6131">
        <w:rPr>
          <w:rFonts w:hint="cs"/>
          <w:rtl/>
        </w:rPr>
        <w:t>كونه</w:t>
      </w:r>
      <w:r w:rsidR="00713331" w:rsidRPr="00DE6131">
        <w:rPr>
          <w:rFonts w:hint="cs"/>
          <w:rtl/>
        </w:rPr>
        <w:t xml:space="preserve"> </w:t>
      </w:r>
      <w:r w:rsidR="00E455D3" w:rsidRPr="00DE6131">
        <w:rPr>
          <w:rFonts w:hint="cs"/>
          <w:rtl/>
        </w:rPr>
        <w:t>يفتح</w:t>
      </w:r>
      <w:r w:rsidR="00713331" w:rsidRPr="00DE6131">
        <w:rPr>
          <w:rFonts w:hint="cs"/>
          <w:rtl/>
        </w:rPr>
        <w:t xml:space="preserve"> </w:t>
      </w:r>
      <w:r w:rsidR="00E455D3" w:rsidRPr="00DE6131">
        <w:rPr>
          <w:rFonts w:hint="cs"/>
          <w:rtl/>
        </w:rPr>
        <w:t>مجالا</w:t>
      </w:r>
      <w:r w:rsidR="00713331" w:rsidRPr="00DE6131">
        <w:rPr>
          <w:rFonts w:hint="cs"/>
          <w:rtl/>
        </w:rPr>
        <w:t xml:space="preserve"> </w:t>
      </w:r>
      <w:r w:rsidR="00E455D3" w:rsidRPr="00DE6131">
        <w:rPr>
          <w:rFonts w:hint="cs"/>
          <w:rtl/>
        </w:rPr>
        <w:t>للاستثمار</w:t>
      </w:r>
      <w:r w:rsidR="00713331" w:rsidRPr="00DE6131">
        <w:rPr>
          <w:rFonts w:hint="cs"/>
          <w:rtl/>
        </w:rPr>
        <w:t xml:space="preserve"> </w:t>
      </w:r>
      <w:r w:rsidR="00E455D3" w:rsidRPr="00DE6131">
        <w:rPr>
          <w:rFonts w:hint="cs"/>
          <w:rtl/>
        </w:rPr>
        <w:t>في</w:t>
      </w:r>
      <w:r w:rsidR="00713331" w:rsidRPr="00DE6131">
        <w:rPr>
          <w:rFonts w:hint="cs"/>
          <w:rtl/>
        </w:rPr>
        <w:t xml:space="preserve"> </w:t>
      </w:r>
      <w:r w:rsidR="00E455D3" w:rsidRPr="00DE6131">
        <w:rPr>
          <w:rFonts w:hint="cs"/>
          <w:rtl/>
        </w:rPr>
        <w:t>المرفق</w:t>
      </w:r>
      <w:r w:rsidR="00713331" w:rsidRPr="00DE6131">
        <w:rPr>
          <w:rFonts w:hint="cs"/>
          <w:rtl/>
        </w:rPr>
        <w:t xml:space="preserve"> </w:t>
      </w:r>
      <w:r w:rsidR="00E455D3" w:rsidRPr="00DE6131">
        <w:rPr>
          <w:rFonts w:hint="cs"/>
          <w:rtl/>
        </w:rPr>
        <w:t>العام</w:t>
      </w:r>
      <w:r w:rsidR="00741AC2" w:rsidRPr="00DE6131">
        <w:rPr>
          <w:rFonts w:hint="cs"/>
          <w:rtl/>
        </w:rPr>
        <w:t>،</w:t>
      </w:r>
      <w:r w:rsidR="00713331" w:rsidRPr="00DE6131">
        <w:rPr>
          <w:rFonts w:hint="cs"/>
          <w:rtl/>
        </w:rPr>
        <w:t xml:space="preserve"> </w:t>
      </w:r>
      <w:r w:rsidR="00E455D3" w:rsidRPr="00DE6131">
        <w:rPr>
          <w:rFonts w:hint="cs"/>
          <w:rtl/>
        </w:rPr>
        <w:t>ويعد</w:t>
      </w:r>
      <w:r w:rsidR="00713331" w:rsidRPr="00DE6131">
        <w:rPr>
          <w:rFonts w:hint="cs"/>
          <w:rtl/>
        </w:rPr>
        <w:t xml:space="preserve"> </w:t>
      </w:r>
      <w:r w:rsidR="00E455D3" w:rsidRPr="00DE6131">
        <w:rPr>
          <w:rFonts w:hint="cs"/>
          <w:rtl/>
        </w:rPr>
        <w:t>خيارا</w:t>
      </w:r>
      <w:r w:rsidR="00713331" w:rsidRPr="00DE6131">
        <w:rPr>
          <w:rFonts w:hint="cs"/>
          <w:rtl/>
        </w:rPr>
        <w:t xml:space="preserve"> </w:t>
      </w:r>
      <w:r w:rsidR="00E455D3" w:rsidRPr="00DE6131">
        <w:rPr>
          <w:rFonts w:hint="cs"/>
          <w:rtl/>
        </w:rPr>
        <w:t>استراتيجي</w:t>
      </w:r>
      <w:r w:rsidR="00E455D3" w:rsidRPr="00DE6131">
        <w:rPr>
          <w:rtl/>
        </w:rPr>
        <w:t>ا</w:t>
      </w:r>
      <w:r w:rsidR="00713331" w:rsidRPr="00DE6131">
        <w:rPr>
          <w:rFonts w:hint="cs"/>
          <w:rtl/>
        </w:rPr>
        <w:t xml:space="preserve"> </w:t>
      </w:r>
      <w:r w:rsidR="00E455D3" w:rsidRPr="00DE6131">
        <w:rPr>
          <w:rFonts w:hint="cs"/>
          <w:rtl/>
        </w:rPr>
        <w:t>للدولة</w:t>
      </w:r>
      <w:r w:rsidR="00713331" w:rsidRPr="00DE6131">
        <w:rPr>
          <w:rFonts w:hint="cs"/>
          <w:rtl/>
        </w:rPr>
        <w:t xml:space="preserve"> </w:t>
      </w:r>
      <w:r w:rsidR="00E455D3" w:rsidRPr="00DE6131">
        <w:rPr>
          <w:rFonts w:hint="cs"/>
          <w:rtl/>
        </w:rPr>
        <w:t>في</w:t>
      </w:r>
      <w:r w:rsidR="00713331" w:rsidRPr="00DE6131">
        <w:rPr>
          <w:rFonts w:hint="cs"/>
          <w:rtl/>
        </w:rPr>
        <w:t xml:space="preserve"> </w:t>
      </w:r>
      <w:r w:rsidR="00E455D3" w:rsidRPr="00DE6131">
        <w:rPr>
          <w:rFonts w:hint="cs"/>
          <w:rtl/>
        </w:rPr>
        <w:t>إطار</w:t>
      </w:r>
      <w:r w:rsidR="00713331" w:rsidRPr="00DE6131">
        <w:rPr>
          <w:rFonts w:hint="cs"/>
          <w:rtl/>
        </w:rPr>
        <w:t xml:space="preserve"> </w:t>
      </w:r>
      <w:r w:rsidR="00E455D3" w:rsidRPr="00DE6131">
        <w:rPr>
          <w:rFonts w:hint="cs"/>
          <w:rtl/>
        </w:rPr>
        <w:t>بحثها</w:t>
      </w:r>
      <w:r w:rsidR="00713331" w:rsidRPr="00DE6131">
        <w:rPr>
          <w:rFonts w:hint="cs"/>
          <w:rtl/>
        </w:rPr>
        <w:t xml:space="preserve"> </w:t>
      </w:r>
      <w:r w:rsidR="00E455D3" w:rsidRPr="00DE6131">
        <w:rPr>
          <w:rFonts w:hint="cs"/>
          <w:rtl/>
        </w:rPr>
        <w:t>عن</w:t>
      </w:r>
      <w:r w:rsidR="00713331" w:rsidRPr="00DE6131">
        <w:rPr>
          <w:rFonts w:hint="cs"/>
          <w:rtl/>
        </w:rPr>
        <w:t xml:space="preserve"> </w:t>
      </w:r>
      <w:r w:rsidR="00B36E7F" w:rsidRPr="00DE6131">
        <w:rPr>
          <w:rFonts w:hint="cs"/>
          <w:rtl/>
        </w:rPr>
        <w:t>تنويع</w:t>
      </w:r>
      <w:r w:rsidR="00713331" w:rsidRPr="00DE6131">
        <w:rPr>
          <w:rFonts w:hint="cs"/>
          <w:rtl/>
        </w:rPr>
        <w:t xml:space="preserve"> </w:t>
      </w:r>
      <w:r w:rsidR="00B36E7F" w:rsidRPr="00DE6131">
        <w:rPr>
          <w:rFonts w:hint="cs"/>
          <w:rtl/>
        </w:rPr>
        <w:t>الموارد</w:t>
      </w:r>
      <w:r w:rsidR="00713331" w:rsidRPr="00DE6131">
        <w:rPr>
          <w:rFonts w:hint="cs"/>
          <w:rtl/>
        </w:rPr>
        <w:t xml:space="preserve"> </w:t>
      </w:r>
      <w:r w:rsidR="00B36E7F" w:rsidRPr="00DE6131">
        <w:rPr>
          <w:rFonts w:hint="cs"/>
          <w:rtl/>
        </w:rPr>
        <w:t>الاقتصادية</w:t>
      </w:r>
      <w:r w:rsidR="00713331" w:rsidRPr="00DE6131">
        <w:rPr>
          <w:rFonts w:hint="cs"/>
          <w:rtl/>
        </w:rPr>
        <w:t xml:space="preserve"> </w:t>
      </w:r>
      <w:r w:rsidR="00B36E7F" w:rsidRPr="00DE6131">
        <w:rPr>
          <w:rFonts w:hint="cs"/>
          <w:rtl/>
        </w:rPr>
        <w:t>بعيدا</w:t>
      </w:r>
      <w:r w:rsidR="00713331" w:rsidRPr="00DE6131">
        <w:rPr>
          <w:rFonts w:hint="cs"/>
          <w:rtl/>
        </w:rPr>
        <w:t xml:space="preserve"> </w:t>
      </w:r>
      <w:r w:rsidR="00E455D3" w:rsidRPr="00DE6131">
        <w:rPr>
          <w:rFonts w:hint="cs"/>
          <w:rtl/>
        </w:rPr>
        <w:t>عن</w:t>
      </w:r>
      <w:r w:rsidR="00713331" w:rsidRPr="00DE6131">
        <w:rPr>
          <w:rFonts w:hint="cs"/>
          <w:rtl/>
        </w:rPr>
        <w:t xml:space="preserve"> </w:t>
      </w:r>
      <w:r w:rsidR="00E455D3" w:rsidRPr="00DE6131">
        <w:rPr>
          <w:rFonts w:hint="cs"/>
          <w:rtl/>
        </w:rPr>
        <w:t>أموال</w:t>
      </w:r>
      <w:r w:rsidR="00713331" w:rsidRPr="00DE6131">
        <w:rPr>
          <w:rFonts w:hint="cs"/>
          <w:rtl/>
        </w:rPr>
        <w:t xml:space="preserve"> </w:t>
      </w:r>
      <w:r w:rsidR="00E455D3" w:rsidRPr="00DE6131">
        <w:rPr>
          <w:rFonts w:hint="cs"/>
          <w:rtl/>
        </w:rPr>
        <w:t>الخزينة</w:t>
      </w:r>
      <w:r w:rsidR="00713331" w:rsidRPr="00DE6131">
        <w:rPr>
          <w:rFonts w:hint="cs"/>
          <w:rtl/>
        </w:rPr>
        <w:t xml:space="preserve"> </w:t>
      </w:r>
      <w:r w:rsidR="00E455D3" w:rsidRPr="00DE6131">
        <w:rPr>
          <w:rFonts w:hint="cs"/>
          <w:rtl/>
        </w:rPr>
        <w:t>العمومية</w:t>
      </w:r>
      <w:r w:rsidR="00741AC2" w:rsidRPr="00DE6131">
        <w:rPr>
          <w:rFonts w:hint="cs"/>
          <w:rtl/>
        </w:rPr>
        <w:t>،</w:t>
      </w:r>
      <w:r w:rsidR="00713331" w:rsidRPr="00DE6131">
        <w:rPr>
          <w:rFonts w:hint="cs"/>
          <w:rtl/>
        </w:rPr>
        <w:t xml:space="preserve"> </w:t>
      </w:r>
      <w:r w:rsidR="00E455D3" w:rsidRPr="00DE6131">
        <w:rPr>
          <w:rFonts w:hint="cs"/>
          <w:rtl/>
        </w:rPr>
        <w:t>وضمان</w:t>
      </w:r>
      <w:r w:rsidR="00713331" w:rsidRPr="00DE6131">
        <w:rPr>
          <w:rFonts w:hint="cs"/>
          <w:rtl/>
        </w:rPr>
        <w:t xml:space="preserve"> </w:t>
      </w:r>
      <w:r w:rsidR="00E455D3" w:rsidRPr="00DE6131">
        <w:rPr>
          <w:rFonts w:hint="cs"/>
          <w:rtl/>
        </w:rPr>
        <w:t>تأديتها</w:t>
      </w:r>
      <w:r w:rsidR="00713331" w:rsidRPr="00DE6131">
        <w:rPr>
          <w:rFonts w:hint="cs"/>
          <w:rtl/>
        </w:rPr>
        <w:t xml:space="preserve"> </w:t>
      </w:r>
      <w:r w:rsidR="00E455D3" w:rsidRPr="00DE6131">
        <w:rPr>
          <w:rFonts w:hint="cs"/>
          <w:rtl/>
        </w:rPr>
        <w:t>لوظيفتها</w:t>
      </w:r>
      <w:r w:rsidR="00713331" w:rsidRPr="00DE6131">
        <w:rPr>
          <w:rFonts w:hint="cs"/>
          <w:rtl/>
        </w:rPr>
        <w:t xml:space="preserve"> </w:t>
      </w:r>
      <w:r w:rsidR="00E455D3" w:rsidRPr="00DE6131">
        <w:rPr>
          <w:rFonts w:hint="cs"/>
          <w:rtl/>
        </w:rPr>
        <w:t>المتعلقة</w:t>
      </w:r>
      <w:r w:rsidR="00713331" w:rsidRPr="00DE6131">
        <w:rPr>
          <w:rFonts w:hint="cs"/>
          <w:rtl/>
        </w:rPr>
        <w:t xml:space="preserve"> </w:t>
      </w:r>
      <w:r w:rsidR="00E455D3" w:rsidRPr="00DE6131">
        <w:rPr>
          <w:rFonts w:hint="cs"/>
          <w:rtl/>
        </w:rPr>
        <w:t>بتسيير</w:t>
      </w:r>
      <w:r w:rsidR="00713331" w:rsidRPr="00DE6131">
        <w:rPr>
          <w:rFonts w:hint="cs"/>
          <w:rtl/>
        </w:rPr>
        <w:t xml:space="preserve"> </w:t>
      </w:r>
      <w:r w:rsidR="00E455D3" w:rsidRPr="00DE6131">
        <w:rPr>
          <w:rFonts w:hint="cs"/>
          <w:rtl/>
        </w:rPr>
        <w:t>المرفق</w:t>
      </w:r>
      <w:r w:rsidR="00713331" w:rsidRPr="00DE6131">
        <w:rPr>
          <w:rFonts w:hint="cs"/>
          <w:rtl/>
        </w:rPr>
        <w:t xml:space="preserve"> </w:t>
      </w:r>
      <w:r w:rsidR="00E455D3" w:rsidRPr="00DE6131">
        <w:rPr>
          <w:rFonts w:hint="cs"/>
          <w:rtl/>
        </w:rPr>
        <w:t>ورفع</w:t>
      </w:r>
      <w:r w:rsidR="00713331" w:rsidRPr="00DE6131">
        <w:rPr>
          <w:rFonts w:hint="cs"/>
          <w:rtl/>
        </w:rPr>
        <w:t xml:space="preserve"> </w:t>
      </w:r>
      <w:r w:rsidR="00E455D3" w:rsidRPr="00DE6131">
        <w:rPr>
          <w:rFonts w:hint="cs"/>
          <w:rtl/>
        </w:rPr>
        <w:t>مستوى</w:t>
      </w:r>
      <w:r w:rsidR="00713331" w:rsidRPr="00DE6131">
        <w:rPr>
          <w:rFonts w:hint="cs"/>
          <w:rtl/>
        </w:rPr>
        <w:t xml:space="preserve"> </w:t>
      </w:r>
      <w:r w:rsidR="00E455D3" w:rsidRPr="00DE6131">
        <w:rPr>
          <w:rFonts w:hint="cs"/>
          <w:rtl/>
        </w:rPr>
        <w:t>الخدمات</w:t>
      </w:r>
      <w:r w:rsidR="00713331" w:rsidRPr="00DE6131">
        <w:rPr>
          <w:rFonts w:hint="cs"/>
          <w:rtl/>
        </w:rPr>
        <w:t xml:space="preserve"> </w:t>
      </w:r>
      <w:r w:rsidR="00E455D3" w:rsidRPr="00DE6131">
        <w:rPr>
          <w:rFonts w:hint="cs"/>
          <w:rtl/>
        </w:rPr>
        <w:t>المقدمة</w:t>
      </w:r>
      <w:r w:rsidR="00713331" w:rsidRPr="00DE6131">
        <w:rPr>
          <w:rFonts w:hint="cs"/>
          <w:rtl/>
        </w:rPr>
        <w:t xml:space="preserve"> </w:t>
      </w:r>
      <w:r w:rsidR="00E455D3" w:rsidRPr="00DE6131">
        <w:rPr>
          <w:rFonts w:hint="cs"/>
          <w:rtl/>
        </w:rPr>
        <w:t>للجمهور</w:t>
      </w:r>
      <w:r w:rsidR="00713331" w:rsidRPr="00DE6131">
        <w:rPr>
          <w:rFonts w:hint="cs"/>
          <w:rtl/>
        </w:rPr>
        <w:t xml:space="preserve"> </w:t>
      </w:r>
      <w:r w:rsidR="00E455D3" w:rsidRPr="00DE6131">
        <w:rPr>
          <w:rFonts w:hint="cs"/>
          <w:rtl/>
        </w:rPr>
        <w:t>بالاستعانة</w:t>
      </w:r>
      <w:r w:rsidR="00713331" w:rsidRPr="00DE6131">
        <w:rPr>
          <w:rFonts w:hint="cs"/>
          <w:rtl/>
        </w:rPr>
        <w:t xml:space="preserve"> </w:t>
      </w:r>
      <w:r w:rsidR="00E455D3" w:rsidRPr="00DE6131">
        <w:rPr>
          <w:rFonts w:hint="cs"/>
          <w:rtl/>
        </w:rPr>
        <w:t>بالشراكة</w:t>
      </w:r>
      <w:r w:rsidR="00713331" w:rsidRPr="00DE6131">
        <w:rPr>
          <w:rFonts w:hint="cs"/>
          <w:rtl/>
        </w:rPr>
        <w:t xml:space="preserve"> </w:t>
      </w:r>
      <w:r w:rsidR="00E455D3" w:rsidRPr="00DE6131">
        <w:rPr>
          <w:rFonts w:hint="cs"/>
          <w:rtl/>
        </w:rPr>
        <w:t>مع</w:t>
      </w:r>
      <w:r w:rsidR="00713331" w:rsidRPr="00DE6131">
        <w:rPr>
          <w:rFonts w:hint="cs"/>
          <w:rtl/>
        </w:rPr>
        <w:t xml:space="preserve"> </w:t>
      </w:r>
      <w:r w:rsidR="00E455D3" w:rsidRPr="00DE6131">
        <w:rPr>
          <w:rFonts w:hint="cs"/>
          <w:rtl/>
        </w:rPr>
        <w:t>القطاعين</w:t>
      </w:r>
      <w:r w:rsidR="00713331" w:rsidRPr="00DE6131">
        <w:rPr>
          <w:rFonts w:hint="cs"/>
          <w:rtl/>
        </w:rPr>
        <w:t xml:space="preserve"> </w:t>
      </w:r>
      <w:r w:rsidR="00E455D3" w:rsidRPr="00DE6131">
        <w:rPr>
          <w:rFonts w:hint="cs"/>
          <w:rtl/>
        </w:rPr>
        <w:t>العام</w:t>
      </w:r>
      <w:r w:rsidR="00713331" w:rsidRPr="00DE6131">
        <w:rPr>
          <w:rFonts w:hint="cs"/>
          <w:rtl/>
        </w:rPr>
        <w:t xml:space="preserve">  </w:t>
      </w:r>
      <w:r w:rsidR="00EA4938">
        <w:rPr>
          <w:rFonts w:hint="cs"/>
          <w:rtl/>
        </w:rPr>
        <w:t>أو</w:t>
      </w:r>
      <w:r w:rsidR="00E455D3" w:rsidRPr="00DE6131">
        <w:rPr>
          <w:rFonts w:hint="cs"/>
          <w:rtl/>
        </w:rPr>
        <w:t>الخاص</w:t>
      </w:r>
      <w:r w:rsidR="00713331" w:rsidRPr="00DE6131">
        <w:rPr>
          <w:rFonts w:hint="cs"/>
          <w:rtl/>
        </w:rPr>
        <w:t xml:space="preserve"> </w:t>
      </w:r>
      <w:r w:rsidR="00E455D3" w:rsidRPr="00DE6131">
        <w:rPr>
          <w:rFonts w:hint="cs"/>
          <w:rtl/>
        </w:rPr>
        <w:t>والاستفادة</w:t>
      </w:r>
      <w:r w:rsidR="00713331" w:rsidRPr="00DE6131">
        <w:rPr>
          <w:rFonts w:hint="cs"/>
          <w:rtl/>
        </w:rPr>
        <w:t xml:space="preserve"> </w:t>
      </w:r>
      <w:r w:rsidR="00E455D3" w:rsidRPr="00DE6131">
        <w:rPr>
          <w:rFonts w:hint="cs"/>
          <w:rtl/>
        </w:rPr>
        <w:t>من</w:t>
      </w:r>
      <w:r w:rsidR="00713331" w:rsidRPr="00DE6131">
        <w:rPr>
          <w:rFonts w:hint="cs"/>
          <w:rtl/>
        </w:rPr>
        <w:t xml:space="preserve"> </w:t>
      </w:r>
      <w:r w:rsidR="00E455D3" w:rsidRPr="00DE6131">
        <w:rPr>
          <w:rFonts w:hint="cs"/>
          <w:rtl/>
        </w:rPr>
        <w:t>خبراتهم</w:t>
      </w:r>
      <w:r w:rsidR="00713331" w:rsidRPr="00DE6131">
        <w:rPr>
          <w:rFonts w:hint="cs"/>
          <w:rtl/>
        </w:rPr>
        <w:t xml:space="preserve"> </w:t>
      </w:r>
      <w:r w:rsidR="00FD21D6" w:rsidRPr="00DE6131">
        <w:rPr>
          <w:rFonts w:hint="cs"/>
          <w:rtl/>
        </w:rPr>
        <w:t>وإمكانياتهم</w:t>
      </w:r>
      <w:r w:rsidR="00713331" w:rsidRPr="00DE6131">
        <w:rPr>
          <w:rFonts w:hint="cs"/>
          <w:rtl/>
        </w:rPr>
        <w:t xml:space="preserve"> </w:t>
      </w:r>
      <w:r w:rsidR="00E455D3" w:rsidRPr="00DE6131">
        <w:rPr>
          <w:rFonts w:hint="cs"/>
          <w:rtl/>
        </w:rPr>
        <w:t>خصوصا</w:t>
      </w:r>
      <w:r w:rsidR="00713331" w:rsidRPr="00DE6131">
        <w:rPr>
          <w:rFonts w:hint="cs"/>
          <w:rtl/>
        </w:rPr>
        <w:t xml:space="preserve"> </w:t>
      </w:r>
      <w:r w:rsidR="00E455D3" w:rsidRPr="00DE6131">
        <w:rPr>
          <w:rFonts w:hint="cs"/>
          <w:rtl/>
        </w:rPr>
        <w:t>في</w:t>
      </w:r>
      <w:r w:rsidR="00713331" w:rsidRPr="00DE6131">
        <w:rPr>
          <w:rFonts w:hint="cs"/>
          <w:rtl/>
        </w:rPr>
        <w:t xml:space="preserve"> </w:t>
      </w:r>
      <w:r w:rsidR="00E455D3" w:rsidRPr="00DE6131">
        <w:rPr>
          <w:rFonts w:hint="cs"/>
          <w:rtl/>
        </w:rPr>
        <w:t>المرافق</w:t>
      </w:r>
      <w:r w:rsidR="00713331" w:rsidRPr="00DE6131">
        <w:rPr>
          <w:rFonts w:hint="cs"/>
          <w:rtl/>
        </w:rPr>
        <w:t xml:space="preserve"> </w:t>
      </w:r>
      <w:r w:rsidR="00E455D3" w:rsidRPr="00DE6131">
        <w:rPr>
          <w:rFonts w:hint="cs"/>
          <w:rtl/>
        </w:rPr>
        <w:t>ذات</w:t>
      </w:r>
      <w:r w:rsidR="00713331" w:rsidRPr="00DE6131">
        <w:rPr>
          <w:rFonts w:hint="cs"/>
          <w:rtl/>
        </w:rPr>
        <w:t xml:space="preserve"> </w:t>
      </w:r>
      <w:r w:rsidR="00E455D3" w:rsidRPr="00DE6131">
        <w:rPr>
          <w:rFonts w:hint="cs"/>
          <w:rtl/>
        </w:rPr>
        <w:t>الطبيعة</w:t>
      </w:r>
      <w:r w:rsidR="00713331" w:rsidRPr="00DE6131">
        <w:rPr>
          <w:rFonts w:hint="cs"/>
          <w:rtl/>
        </w:rPr>
        <w:t xml:space="preserve"> </w:t>
      </w:r>
      <w:r w:rsidR="00E455D3" w:rsidRPr="00DE6131">
        <w:rPr>
          <w:rFonts w:hint="cs"/>
          <w:rtl/>
        </w:rPr>
        <w:t>الاقتصادية</w:t>
      </w:r>
      <w:r w:rsidR="00713331" w:rsidRPr="00DE6131">
        <w:rPr>
          <w:rFonts w:hint="cs"/>
          <w:rtl/>
        </w:rPr>
        <w:t xml:space="preserve"> </w:t>
      </w:r>
      <w:r w:rsidR="00B36E7F" w:rsidRPr="00DE6131">
        <w:rPr>
          <w:rFonts w:hint="cs"/>
          <w:rtl/>
        </w:rPr>
        <w:t>التي</w:t>
      </w:r>
      <w:r w:rsidR="00713331" w:rsidRPr="00DE6131">
        <w:rPr>
          <w:rFonts w:hint="cs"/>
          <w:rtl/>
        </w:rPr>
        <w:t xml:space="preserve"> </w:t>
      </w:r>
      <w:r w:rsidR="00B36E7F" w:rsidRPr="00DE6131">
        <w:rPr>
          <w:rFonts w:hint="cs"/>
          <w:rtl/>
        </w:rPr>
        <w:t>تعتبر</w:t>
      </w:r>
      <w:r w:rsidR="00713331" w:rsidRPr="00DE6131">
        <w:rPr>
          <w:rFonts w:hint="cs"/>
          <w:rtl/>
        </w:rPr>
        <w:t xml:space="preserve"> </w:t>
      </w:r>
      <w:r w:rsidR="00B36E7F" w:rsidRPr="00DE6131">
        <w:rPr>
          <w:rFonts w:hint="cs"/>
          <w:rtl/>
        </w:rPr>
        <w:t>الأكثر</w:t>
      </w:r>
      <w:r w:rsidR="00713331" w:rsidRPr="00DE6131">
        <w:rPr>
          <w:rFonts w:hint="cs"/>
          <w:rtl/>
        </w:rPr>
        <w:t xml:space="preserve"> </w:t>
      </w:r>
      <w:r w:rsidR="00B36E7F" w:rsidRPr="00DE6131">
        <w:rPr>
          <w:rFonts w:hint="cs"/>
          <w:rtl/>
        </w:rPr>
        <w:t>ملائمة</w:t>
      </w:r>
      <w:r w:rsidR="00713331" w:rsidRPr="00DE6131">
        <w:rPr>
          <w:rFonts w:hint="cs"/>
          <w:rtl/>
        </w:rPr>
        <w:t xml:space="preserve"> </w:t>
      </w:r>
      <w:r w:rsidR="00B36E7F" w:rsidRPr="00DE6131">
        <w:rPr>
          <w:rFonts w:hint="cs"/>
          <w:rtl/>
        </w:rPr>
        <w:t>للمتعاملين</w:t>
      </w:r>
      <w:r w:rsidR="00713331" w:rsidRPr="00DE6131">
        <w:rPr>
          <w:rFonts w:hint="cs"/>
          <w:rtl/>
        </w:rPr>
        <w:t xml:space="preserve"> </w:t>
      </w:r>
      <w:r w:rsidR="00B36E7F" w:rsidRPr="00DE6131">
        <w:rPr>
          <w:rFonts w:hint="cs"/>
          <w:rtl/>
        </w:rPr>
        <w:t>الاقتصاديين</w:t>
      </w:r>
      <w:r w:rsidR="00713331" w:rsidRPr="00DE6131">
        <w:rPr>
          <w:rFonts w:hint="cs"/>
          <w:rtl/>
        </w:rPr>
        <w:t xml:space="preserve"> </w:t>
      </w:r>
      <w:r w:rsidR="00B36E7F" w:rsidRPr="00DE6131">
        <w:rPr>
          <w:rFonts w:hint="cs"/>
          <w:rtl/>
        </w:rPr>
        <w:t>من</w:t>
      </w:r>
      <w:r w:rsidR="00713331" w:rsidRPr="00DE6131">
        <w:rPr>
          <w:rFonts w:hint="cs"/>
          <w:rtl/>
        </w:rPr>
        <w:t xml:space="preserve"> </w:t>
      </w:r>
      <w:r w:rsidR="00B36E7F" w:rsidRPr="00DE6131">
        <w:rPr>
          <w:rFonts w:hint="cs"/>
          <w:rtl/>
        </w:rPr>
        <w:t>القطاعين</w:t>
      </w:r>
      <w:r w:rsidR="00713331" w:rsidRPr="00DE6131">
        <w:rPr>
          <w:rFonts w:hint="cs"/>
          <w:rtl/>
        </w:rPr>
        <w:t xml:space="preserve"> </w:t>
      </w:r>
      <w:r w:rsidR="00B36E7F" w:rsidRPr="00DE6131">
        <w:rPr>
          <w:rFonts w:hint="cs"/>
          <w:rtl/>
        </w:rPr>
        <w:t>العام</w:t>
      </w:r>
      <w:r w:rsidR="00713331" w:rsidRPr="00DE6131">
        <w:rPr>
          <w:rFonts w:hint="cs"/>
          <w:rtl/>
        </w:rPr>
        <w:t xml:space="preserve"> </w:t>
      </w:r>
      <w:r w:rsidR="00B36E7F" w:rsidRPr="00DE6131">
        <w:rPr>
          <w:rFonts w:hint="cs"/>
          <w:rtl/>
        </w:rPr>
        <w:t>والخاص</w:t>
      </w:r>
      <w:r w:rsidR="00713331" w:rsidRPr="00DE6131">
        <w:rPr>
          <w:rFonts w:hint="cs"/>
          <w:rtl/>
        </w:rPr>
        <w:t xml:space="preserve"> </w:t>
      </w:r>
      <w:r w:rsidR="001A4D1B" w:rsidRPr="00DE6131">
        <w:rPr>
          <w:rFonts w:hint="cs"/>
          <w:rtl/>
        </w:rPr>
        <w:t>دون</w:t>
      </w:r>
      <w:r w:rsidR="00713331" w:rsidRPr="00DE6131">
        <w:rPr>
          <w:rFonts w:hint="cs"/>
          <w:rtl/>
        </w:rPr>
        <w:t xml:space="preserve"> </w:t>
      </w:r>
      <w:r w:rsidR="001A4D1B" w:rsidRPr="00DE6131">
        <w:rPr>
          <w:rFonts w:hint="cs"/>
          <w:rtl/>
        </w:rPr>
        <w:t>تمييز</w:t>
      </w:r>
      <w:r w:rsidR="00E455D3" w:rsidRPr="00DE6131">
        <w:rPr>
          <w:rFonts w:hint="cs"/>
          <w:rtl/>
        </w:rPr>
        <w:t>.</w:t>
      </w:r>
      <w:r w:rsidR="00713331" w:rsidRPr="00DE6131">
        <w:rPr>
          <w:rFonts w:hint="cs"/>
          <w:rtl/>
        </w:rPr>
        <w:t xml:space="preserve"> </w:t>
      </w:r>
    </w:p>
    <w:p w14:paraId="011EFF18" w14:textId="14F2C721" w:rsidR="000659B9" w:rsidRPr="00DE6131" w:rsidRDefault="009B70CA" w:rsidP="00960774">
      <w:pPr>
        <w:rPr>
          <w:rtl/>
        </w:rPr>
      </w:pPr>
      <w:r w:rsidRPr="00DE6131">
        <w:rPr>
          <w:rFonts w:hint="cs"/>
          <w:rtl/>
        </w:rPr>
        <w:t>وانطلاقا</w:t>
      </w:r>
      <w:r w:rsidR="00713331" w:rsidRPr="00DE6131">
        <w:rPr>
          <w:rFonts w:hint="cs"/>
          <w:rtl/>
        </w:rPr>
        <w:t xml:space="preserve"> </w:t>
      </w:r>
      <w:r w:rsidRPr="00DE6131">
        <w:rPr>
          <w:rFonts w:hint="cs"/>
          <w:rtl/>
        </w:rPr>
        <w:t>من</w:t>
      </w:r>
      <w:r w:rsidR="00713331" w:rsidRPr="00DE6131">
        <w:rPr>
          <w:rFonts w:hint="cs"/>
          <w:rtl/>
        </w:rPr>
        <w:t xml:space="preserve"> </w:t>
      </w:r>
      <w:r w:rsidRPr="00DE6131">
        <w:rPr>
          <w:rFonts w:hint="cs"/>
          <w:rtl/>
        </w:rPr>
        <w:t>الأهمية</w:t>
      </w:r>
      <w:r w:rsidR="00713331" w:rsidRPr="00DE6131">
        <w:rPr>
          <w:rFonts w:hint="cs"/>
          <w:rtl/>
        </w:rPr>
        <w:t xml:space="preserve"> </w:t>
      </w:r>
      <w:r w:rsidRPr="00DE6131">
        <w:rPr>
          <w:rFonts w:hint="cs"/>
          <w:rtl/>
        </w:rPr>
        <w:t>الكبيرة</w:t>
      </w:r>
      <w:r w:rsidR="00713331" w:rsidRPr="00DE6131">
        <w:rPr>
          <w:rFonts w:hint="cs"/>
          <w:rtl/>
        </w:rPr>
        <w:t xml:space="preserve"> </w:t>
      </w:r>
      <w:r w:rsidRPr="00DE6131">
        <w:rPr>
          <w:rFonts w:hint="cs"/>
          <w:rtl/>
        </w:rPr>
        <w:t>التي</w:t>
      </w:r>
      <w:r w:rsidR="00713331" w:rsidRPr="00DE6131">
        <w:rPr>
          <w:rFonts w:hint="cs"/>
          <w:rtl/>
        </w:rPr>
        <w:t xml:space="preserve"> </w:t>
      </w:r>
      <w:r w:rsidRPr="00DE6131">
        <w:rPr>
          <w:rFonts w:hint="cs"/>
          <w:rtl/>
        </w:rPr>
        <w:t>احتلتها</w:t>
      </w:r>
      <w:r w:rsidR="00713331" w:rsidRPr="00DE6131">
        <w:rPr>
          <w:rFonts w:hint="cs"/>
          <w:rtl/>
        </w:rPr>
        <w:t xml:space="preserve"> </w:t>
      </w:r>
      <w:r w:rsidRPr="00DE6131">
        <w:rPr>
          <w:rFonts w:hint="cs"/>
          <w:rtl/>
        </w:rPr>
        <w:t>عقود</w:t>
      </w:r>
      <w:r w:rsidR="00713331" w:rsidRPr="00DE6131">
        <w:rPr>
          <w:rFonts w:hint="cs"/>
          <w:rtl/>
        </w:rPr>
        <w:t xml:space="preserve"> </w:t>
      </w:r>
      <w:r w:rsidRPr="00DE6131">
        <w:rPr>
          <w:rFonts w:hint="cs"/>
          <w:rtl/>
        </w:rPr>
        <w:t>تفويض</w:t>
      </w:r>
      <w:r w:rsidR="00713331" w:rsidRPr="00DE6131">
        <w:rPr>
          <w:rFonts w:hint="cs"/>
          <w:rtl/>
        </w:rPr>
        <w:t xml:space="preserve"> </w:t>
      </w:r>
      <w:r w:rsidRPr="00DE6131">
        <w:rPr>
          <w:rFonts w:hint="cs"/>
          <w:rtl/>
        </w:rPr>
        <w:t>المرافق</w:t>
      </w:r>
      <w:r w:rsidR="00713331" w:rsidRPr="00DE6131">
        <w:rPr>
          <w:rFonts w:hint="cs"/>
          <w:rtl/>
        </w:rPr>
        <w:t xml:space="preserve"> </w:t>
      </w:r>
      <w:r w:rsidRPr="00DE6131">
        <w:rPr>
          <w:rFonts w:hint="cs"/>
          <w:rtl/>
        </w:rPr>
        <w:t>العامة</w:t>
      </w:r>
      <w:r w:rsidR="00713331" w:rsidRPr="00DE6131">
        <w:rPr>
          <w:rFonts w:hint="cs"/>
          <w:rtl/>
        </w:rPr>
        <w:t xml:space="preserve"> </w:t>
      </w:r>
      <w:r w:rsidRPr="00DE6131">
        <w:rPr>
          <w:rFonts w:hint="cs"/>
          <w:rtl/>
        </w:rPr>
        <w:t>بين</w:t>
      </w:r>
      <w:r w:rsidR="00713331" w:rsidRPr="00DE6131">
        <w:rPr>
          <w:rFonts w:hint="cs"/>
          <w:rtl/>
        </w:rPr>
        <w:t xml:space="preserve"> </w:t>
      </w:r>
      <w:r w:rsidRPr="00DE6131">
        <w:rPr>
          <w:rFonts w:hint="cs"/>
          <w:rtl/>
        </w:rPr>
        <w:t>العقود</w:t>
      </w:r>
      <w:r w:rsidR="00713331" w:rsidRPr="00DE6131">
        <w:rPr>
          <w:rFonts w:hint="cs"/>
          <w:rtl/>
        </w:rPr>
        <w:t xml:space="preserve"> </w:t>
      </w:r>
      <w:r w:rsidR="00460192" w:rsidRPr="00DE6131">
        <w:rPr>
          <w:rFonts w:hint="cs"/>
          <w:rtl/>
        </w:rPr>
        <w:t>التي</w:t>
      </w:r>
      <w:r w:rsidR="00713331" w:rsidRPr="00DE6131">
        <w:rPr>
          <w:rFonts w:hint="cs"/>
          <w:rtl/>
        </w:rPr>
        <w:t xml:space="preserve"> </w:t>
      </w:r>
      <w:r w:rsidR="00460192" w:rsidRPr="00DE6131">
        <w:rPr>
          <w:rFonts w:hint="cs"/>
          <w:rtl/>
        </w:rPr>
        <w:t>تبرمها</w:t>
      </w:r>
      <w:r w:rsidR="00713331" w:rsidRPr="00DE6131">
        <w:rPr>
          <w:rFonts w:hint="cs"/>
          <w:rtl/>
        </w:rPr>
        <w:t xml:space="preserve"> </w:t>
      </w:r>
      <w:r w:rsidR="00460192" w:rsidRPr="00DE6131">
        <w:rPr>
          <w:rFonts w:hint="cs"/>
          <w:rtl/>
        </w:rPr>
        <w:t>الإدارة</w:t>
      </w:r>
      <w:r w:rsidR="00713331" w:rsidRPr="00DE6131">
        <w:rPr>
          <w:rFonts w:hint="cs"/>
          <w:rtl/>
        </w:rPr>
        <w:t xml:space="preserve"> </w:t>
      </w:r>
      <w:r w:rsidR="00460192" w:rsidRPr="00DE6131">
        <w:rPr>
          <w:rFonts w:hint="cs"/>
          <w:rtl/>
        </w:rPr>
        <w:t>لتلبية</w:t>
      </w:r>
      <w:r w:rsidR="00713331" w:rsidRPr="00DE6131">
        <w:rPr>
          <w:rFonts w:hint="cs"/>
          <w:rtl/>
        </w:rPr>
        <w:t xml:space="preserve"> </w:t>
      </w:r>
      <w:r w:rsidR="00460192" w:rsidRPr="00DE6131">
        <w:rPr>
          <w:rFonts w:hint="cs"/>
          <w:rtl/>
        </w:rPr>
        <w:t>الطلبات</w:t>
      </w:r>
      <w:r w:rsidR="00713331" w:rsidRPr="00DE6131">
        <w:rPr>
          <w:rFonts w:hint="cs"/>
          <w:rtl/>
        </w:rPr>
        <w:t xml:space="preserve"> </w:t>
      </w:r>
      <w:r w:rsidR="00460192" w:rsidRPr="00DE6131">
        <w:rPr>
          <w:rFonts w:hint="cs"/>
          <w:rtl/>
        </w:rPr>
        <w:t>العمومية</w:t>
      </w:r>
      <w:r w:rsidRPr="00DE6131">
        <w:rPr>
          <w:rFonts w:hint="cs"/>
          <w:rtl/>
        </w:rPr>
        <w:t>،</w:t>
      </w:r>
      <w:r w:rsidR="00713331" w:rsidRPr="00DE6131">
        <w:rPr>
          <w:rFonts w:hint="cs"/>
          <w:rtl/>
        </w:rPr>
        <w:t xml:space="preserve"> </w:t>
      </w:r>
      <w:r w:rsidR="000659B9" w:rsidRPr="00DE6131">
        <w:rPr>
          <w:rFonts w:hint="cs"/>
          <w:rtl/>
        </w:rPr>
        <w:t>تهدف</w:t>
      </w:r>
      <w:r w:rsidR="00713331" w:rsidRPr="00DE6131">
        <w:rPr>
          <w:rFonts w:hint="cs"/>
          <w:rtl/>
        </w:rPr>
        <w:t xml:space="preserve"> </w:t>
      </w:r>
      <w:r w:rsidR="000659B9" w:rsidRPr="00DE6131">
        <w:rPr>
          <w:rFonts w:hint="cs"/>
          <w:rtl/>
        </w:rPr>
        <w:t>هذه</w:t>
      </w:r>
      <w:r w:rsidR="00713331" w:rsidRPr="00DE6131">
        <w:rPr>
          <w:rFonts w:hint="cs"/>
          <w:rtl/>
        </w:rPr>
        <w:t xml:space="preserve"> </w:t>
      </w:r>
      <w:r w:rsidR="000659B9" w:rsidRPr="00DE6131">
        <w:rPr>
          <w:rFonts w:hint="cs"/>
          <w:rtl/>
        </w:rPr>
        <w:t>الدراسة</w:t>
      </w:r>
      <w:r w:rsidR="00713331" w:rsidRPr="00DE6131">
        <w:rPr>
          <w:rFonts w:hint="cs"/>
          <w:rtl/>
        </w:rPr>
        <w:t xml:space="preserve"> </w:t>
      </w:r>
      <w:r w:rsidR="00D37985" w:rsidRPr="00DE6131">
        <w:rPr>
          <w:rFonts w:hint="cs"/>
          <w:rtl/>
        </w:rPr>
        <w:t>إلى</w:t>
      </w:r>
      <w:r w:rsidR="00713331" w:rsidRPr="00DE6131">
        <w:rPr>
          <w:rFonts w:hint="cs"/>
          <w:rtl/>
        </w:rPr>
        <w:t xml:space="preserve"> </w:t>
      </w:r>
      <w:r w:rsidR="000659B9" w:rsidRPr="00DE6131">
        <w:rPr>
          <w:rFonts w:hint="cs"/>
          <w:rtl/>
        </w:rPr>
        <w:t>تسليط</w:t>
      </w:r>
      <w:r w:rsidR="00713331" w:rsidRPr="00DE6131">
        <w:rPr>
          <w:rFonts w:hint="cs"/>
          <w:rtl/>
        </w:rPr>
        <w:t xml:space="preserve"> </w:t>
      </w:r>
      <w:r w:rsidR="000659B9" w:rsidRPr="00DE6131">
        <w:rPr>
          <w:rFonts w:hint="cs"/>
          <w:rtl/>
        </w:rPr>
        <w:t>الضوء</w:t>
      </w:r>
      <w:r w:rsidR="00713331" w:rsidRPr="00DE6131">
        <w:rPr>
          <w:rFonts w:hint="cs"/>
          <w:rtl/>
        </w:rPr>
        <w:t xml:space="preserve"> </w:t>
      </w:r>
      <w:r w:rsidR="000659B9" w:rsidRPr="00DE6131">
        <w:rPr>
          <w:rFonts w:hint="cs"/>
          <w:rtl/>
        </w:rPr>
        <w:t>على</w:t>
      </w:r>
      <w:r w:rsidR="00713331" w:rsidRPr="00DE6131">
        <w:rPr>
          <w:rFonts w:hint="cs"/>
          <w:rtl/>
        </w:rPr>
        <w:t xml:space="preserve"> </w:t>
      </w:r>
      <w:r w:rsidR="00B45BA8" w:rsidRPr="00DE6131">
        <w:rPr>
          <w:rFonts w:hint="cs"/>
          <w:rtl/>
        </w:rPr>
        <w:t>الآليات</w:t>
      </w:r>
      <w:r w:rsidR="00713331" w:rsidRPr="00DE6131">
        <w:rPr>
          <w:rFonts w:hint="cs"/>
          <w:rtl/>
        </w:rPr>
        <w:t xml:space="preserve"> </w:t>
      </w:r>
      <w:r w:rsidR="000659B9" w:rsidRPr="00DE6131">
        <w:rPr>
          <w:rFonts w:hint="cs"/>
          <w:rtl/>
        </w:rPr>
        <w:t>الرقابية</w:t>
      </w:r>
      <w:r w:rsidR="00713331" w:rsidRPr="00DE6131">
        <w:rPr>
          <w:rFonts w:hint="cs"/>
          <w:rtl/>
        </w:rPr>
        <w:t xml:space="preserve"> </w:t>
      </w:r>
      <w:r w:rsidR="000659B9" w:rsidRPr="00DE6131">
        <w:rPr>
          <w:rFonts w:hint="cs"/>
          <w:rtl/>
        </w:rPr>
        <w:t>التي</w:t>
      </w:r>
      <w:r w:rsidR="00713331" w:rsidRPr="00DE6131">
        <w:rPr>
          <w:rFonts w:hint="cs"/>
          <w:rtl/>
        </w:rPr>
        <w:t xml:space="preserve"> </w:t>
      </w:r>
      <w:r w:rsidR="000659B9" w:rsidRPr="00DE6131">
        <w:rPr>
          <w:rFonts w:hint="cs"/>
          <w:rtl/>
        </w:rPr>
        <w:t>تعتمدها</w:t>
      </w:r>
      <w:r w:rsidR="00713331" w:rsidRPr="00DE6131">
        <w:rPr>
          <w:rFonts w:hint="cs"/>
          <w:rtl/>
        </w:rPr>
        <w:t xml:space="preserve"> </w:t>
      </w:r>
      <w:r w:rsidR="000659B9" w:rsidRPr="00DE6131">
        <w:rPr>
          <w:rFonts w:hint="cs"/>
          <w:rtl/>
        </w:rPr>
        <w:t>السلطة</w:t>
      </w:r>
      <w:r w:rsidR="00713331" w:rsidRPr="00DE6131">
        <w:rPr>
          <w:rFonts w:hint="cs"/>
          <w:rtl/>
        </w:rPr>
        <w:t xml:space="preserve"> </w:t>
      </w:r>
      <w:r w:rsidR="000659B9" w:rsidRPr="00DE6131">
        <w:rPr>
          <w:rFonts w:hint="cs"/>
          <w:rtl/>
        </w:rPr>
        <w:t>المفوضة</w:t>
      </w:r>
      <w:r w:rsidR="00713331" w:rsidRPr="00DE6131">
        <w:rPr>
          <w:rFonts w:hint="cs"/>
          <w:rtl/>
        </w:rPr>
        <w:t xml:space="preserve"> </w:t>
      </w:r>
      <w:r w:rsidR="00EA4938">
        <w:rPr>
          <w:rFonts w:hint="cs"/>
          <w:rtl/>
        </w:rPr>
        <w:t xml:space="preserve">بالأساس والهيئات </w:t>
      </w:r>
      <w:r w:rsidR="000741C9">
        <w:rPr>
          <w:rFonts w:hint="cs"/>
          <w:rtl/>
        </w:rPr>
        <w:t xml:space="preserve">المختصة </w:t>
      </w:r>
      <w:r w:rsidR="000659B9" w:rsidRPr="00DE6131">
        <w:rPr>
          <w:rFonts w:hint="cs"/>
          <w:rtl/>
        </w:rPr>
        <w:t>من</w:t>
      </w:r>
      <w:r w:rsidR="00713331" w:rsidRPr="00DE6131">
        <w:rPr>
          <w:rFonts w:hint="cs"/>
          <w:rtl/>
        </w:rPr>
        <w:t xml:space="preserve"> </w:t>
      </w:r>
      <w:r w:rsidR="000659B9" w:rsidRPr="00DE6131">
        <w:rPr>
          <w:rFonts w:hint="cs"/>
          <w:rtl/>
        </w:rPr>
        <w:t>أجل</w:t>
      </w:r>
      <w:r w:rsidR="00713331" w:rsidRPr="00DE6131">
        <w:rPr>
          <w:rFonts w:hint="cs"/>
          <w:rtl/>
        </w:rPr>
        <w:t xml:space="preserve"> </w:t>
      </w:r>
      <w:r w:rsidR="000659B9" w:rsidRPr="00DE6131">
        <w:rPr>
          <w:rFonts w:hint="cs"/>
          <w:rtl/>
        </w:rPr>
        <w:t>ضمان</w:t>
      </w:r>
      <w:r w:rsidR="00713331" w:rsidRPr="00DE6131">
        <w:rPr>
          <w:rFonts w:hint="cs"/>
          <w:rtl/>
        </w:rPr>
        <w:t xml:space="preserve"> </w:t>
      </w:r>
      <w:r w:rsidR="000659B9" w:rsidRPr="00DE6131">
        <w:rPr>
          <w:rFonts w:hint="cs"/>
          <w:rtl/>
        </w:rPr>
        <w:t>احترام</w:t>
      </w:r>
      <w:r w:rsidR="00713331" w:rsidRPr="00DE6131">
        <w:rPr>
          <w:rFonts w:hint="cs"/>
          <w:rtl/>
        </w:rPr>
        <w:t xml:space="preserve"> </w:t>
      </w:r>
      <w:r w:rsidR="00623F43" w:rsidRPr="00DE6131">
        <w:rPr>
          <w:rFonts w:hint="cs"/>
          <w:rtl/>
        </w:rPr>
        <w:t>ال</w:t>
      </w:r>
      <w:r w:rsidR="000659B9" w:rsidRPr="00DE6131">
        <w:rPr>
          <w:rFonts w:hint="cs"/>
          <w:rtl/>
        </w:rPr>
        <w:t>بنود</w:t>
      </w:r>
      <w:r w:rsidR="00713331" w:rsidRPr="00DE6131">
        <w:rPr>
          <w:rFonts w:hint="cs"/>
          <w:rtl/>
        </w:rPr>
        <w:t xml:space="preserve"> </w:t>
      </w:r>
      <w:r w:rsidR="00B45BA8" w:rsidRPr="00DE6131">
        <w:rPr>
          <w:rFonts w:hint="cs"/>
          <w:rtl/>
        </w:rPr>
        <w:t>التعاقدية</w:t>
      </w:r>
      <w:r w:rsidR="00713331" w:rsidRPr="00DE6131">
        <w:rPr>
          <w:rFonts w:hint="cs"/>
          <w:rtl/>
        </w:rPr>
        <w:t xml:space="preserve">  </w:t>
      </w:r>
      <w:r w:rsidR="000741C9">
        <w:rPr>
          <w:rFonts w:hint="cs"/>
          <w:rtl/>
        </w:rPr>
        <w:t>أو</w:t>
      </w:r>
      <w:r w:rsidR="00862BD1" w:rsidRPr="00DE6131">
        <w:rPr>
          <w:rFonts w:hint="cs"/>
          <w:rtl/>
        </w:rPr>
        <w:t>التنظيمية</w:t>
      </w:r>
      <w:r w:rsidR="00713331" w:rsidRPr="00DE6131">
        <w:rPr>
          <w:rFonts w:hint="cs"/>
          <w:rtl/>
        </w:rPr>
        <w:t xml:space="preserve"> </w:t>
      </w:r>
      <w:r w:rsidR="00B45BA8" w:rsidRPr="00DE6131">
        <w:rPr>
          <w:rFonts w:hint="cs"/>
          <w:rtl/>
        </w:rPr>
        <w:t>التي</w:t>
      </w:r>
      <w:r w:rsidR="00713331" w:rsidRPr="00DE6131">
        <w:rPr>
          <w:rFonts w:hint="cs"/>
          <w:rtl/>
        </w:rPr>
        <w:t xml:space="preserve"> </w:t>
      </w:r>
      <w:r w:rsidR="00B45BA8" w:rsidRPr="00DE6131">
        <w:rPr>
          <w:rFonts w:hint="cs"/>
          <w:rtl/>
        </w:rPr>
        <w:t>يتضمنها</w:t>
      </w:r>
      <w:r w:rsidR="00713331" w:rsidRPr="00DE6131">
        <w:rPr>
          <w:rFonts w:hint="cs"/>
          <w:rtl/>
        </w:rPr>
        <w:t xml:space="preserve"> </w:t>
      </w:r>
      <w:r w:rsidR="000659B9" w:rsidRPr="00DE6131">
        <w:rPr>
          <w:rFonts w:hint="cs"/>
          <w:rtl/>
        </w:rPr>
        <w:t>عق</w:t>
      </w:r>
      <w:r w:rsidR="00B45BA8" w:rsidRPr="00DE6131">
        <w:rPr>
          <w:rFonts w:hint="cs"/>
          <w:rtl/>
        </w:rPr>
        <w:t>د</w:t>
      </w:r>
      <w:r w:rsidR="00713331" w:rsidRPr="00DE6131">
        <w:rPr>
          <w:rFonts w:hint="cs"/>
          <w:rtl/>
        </w:rPr>
        <w:t xml:space="preserve"> </w:t>
      </w:r>
      <w:r w:rsidR="00DD190F" w:rsidRPr="00DE6131">
        <w:rPr>
          <w:rFonts w:hint="cs"/>
          <w:rtl/>
        </w:rPr>
        <w:t>التفويض</w:t>
      </w:r>
      <w:r w:rsidR="00713331" w:rsidRPr="00DE6131">
        <w:rPr>
          <w:rFonts w:hint="cs"/>
          <w:rtl/>
        </w:rPr>
        <w:t xml:space="preserve"> </w:t>
      </w:r>
      <w:r w:rsidR="00DD190F" w:rsidRPr="00DE6131">
        <w:rPr>
          <w:rFonts w:hint="cs"/>
          <w:rtl/>
        </w:rPr>
        <w:t>بالموازاة</w:t>
      </w:r>
      <w:r w:rsidR="00713331" w:rsidRPr="00DE6131">
        <w:rPr>
          <w:rFonts w:hint="cs"/>
          <w:rtl/>
        </w:rPr>
        <w:t xml:space="preserve"> </w:t>
      </w:r>
      <w:r w:rsidR="005C72F5" w:rsidRPr="00DE6131">
        <w:rPr>
          <w:rFonts w:hint="cs"/>
          <w:rtl/>
        </w:rPr>
        <w:t>مع</w:t>
      </w:r>
      <w:r w:rsidR="00713331" w:rsidRPr="00DE6131">
        <w:rPr>
          <w:rFonts w:hint="cs"/>
          <w:rtl/>
        </w:rPr>
        <w:t xml:space="preserve"> </w:t>
      </w:r>
      <w:r w:rsidR="000659B9" w:rsidRPr="00DE6131">
        <w:rPr>
          <w:rFonts w:hint="cs"/>
          <w:rtl/>
        </w:rPr>
        <w:t>الامتيازات</w:t>
      </w:r>
      <w:r w:rsidR="00713331" w:rsidRPr="00DE6131">
        <w:rPr>
          <w:rFonts w:hint="cs"/>
          <w:rtl/>
        </w:rPr>
        <w:t xml:space="preserve"> </w:t>
      </w:r>
      <w:r w:rsidR="000659B9" w:rsidRPr="00DE6131">
        <w:rPr>
          <w:rFonts w:hint="cs"/>
          <w:rtl/>
        </w:rPr>
        <w:t>التي</w:t>
      </w:r>
      <w:r w:rsidR="00713331" w:rsidRPr="00DE6131">
        <w:rPr>
          <w:rFonts w:hint="cs"/>
          <w:rtl/>
        </w:rPr>
        <w:t xml:space="preserve"> </w:t>
      </w:r>
      <w:r w:rsidR="000659B9" w:rsidRPr="00DE6131">
        <w:rPr>
          <w:rFonts w:hint="cs"/>
          <w:rtl/>
        </w:rPr>
        <w:t>تختص</w:t>
      </w:r>
      <w:r w:rsidR="00713331" w:rsidRPr="00DE6131">
        <w:rPr>
          <w:rFonts w:hint="cs"/>
          <w:rtl/>
        </w:rPr>
        <w:t xml:space="preserve"> </w:t>
      </w:r>
      <w:r w:rsidR="000659B9" w:rsidRPr="00DE6131">
        <w:rPr>
          <w:rFonts w:hint="cs"/>
          <w:rtl/>
        </w:rPr>
        <w:t>بها</w:t>
      </w:r>
      <w:r w:rsidR="00713331" w:rsidRPr="00DE6131">
        <w:rPr>
          <w:rFonts w:hint="cs"/>
          <w:rtl/>
        </w:rPr>
        <w:t xml:space="preserve"> </w:t>
      </w:r>
      <w:r w:rsidR="000659B9" w:rsidRPr="00DE6131">
        <w:rPr>
          <w:rFonts w:hint="cs"/>
          <w:rtl/>
        </w:rPr>
        <w:t>الجهات</w:t>
      </w:r>
      <w:r w:rsidR="00713331" w:rsidRPr="00DE6131">
        <w:rPr>
          <w:rFonts w:hint="cs"/>
          <w:rtl/>
        </w:rPr>
        <w:t xml:space="preserve"> </w:t>
      </w:r>
      <w:r w:rsidR="000659B9" w:rsidRPr="00DE6131">
        <w:rPr>
          <w:rFonts w:hint="cs"/>
          <w:rtl/>
        </w:rPr>
        <w:t>المانحة</w:t>
      </w:r>
      <w:r w:rsidR="00713331" w:rsidRPr="00DE6131">
        <w:rPr>
          <w:rFonts w:hint="cs"/>
          <w:rtl/>
        </w:rPr>
        <w:t xml:space="preserve"> </w:t>
      </w:r>
      <w:r w:rsidR="000659B9" w:rsidRPr="00DE6131">
        <w:rPr>
          <w:rFonts w:hint="cs"/>
          <w:rtl/>
        </w:rPr>
        <w:t>لعقد</w:t>
      </w:r>
      <w:r w:rsidR="00713331" w:rsidRPr="00DE6131">
        <w:rPr>
          <w:rFonts w:hint="cs"/>
          <w:rtl/>
        </w:rPr>
        <w:t xml:space="preserve"> </w:t>
      </w:r>
      <w:r w:rsidR="000659B9" w:rsidRPr="00DE6131">
        <w:rPr>
          <w:rFonts w:hint="cs"/>
          <w:rtl/>
        </w:rPr>
        <w:t>التفويض</w:t>
      </w:r>
      <w:r w:rsidR="00713331" w:rsidRPr="00DE6131">
        <w:rPr>
          <w:rFonts w:hint="cs"/>
          <w:rtl/>
        </w:rPr>
        <w:t xml:space="preserve"> </w:t>
      </w:r>
      <w:r w:rsidR="000659B9" w:rsidRPr="00DE6131">
        <w:rPr>
          <w:rFonts w:hint="cs"/>
          <w:rtl/>
        </w:rPr>
        <w:t>باعتبارها</w:t>
      </w:r>
      <w:r w:rsidR="00713331" w:rsidRPr="00DE6131">
        <w:rPr>
          <w:rFonts w:hint="cs"/>
          <w:rtl/>
        </w:rPr>
        <w:t xml:space="preserve"> </w:t>
      </w:r>
      <w:r w:rsidR="000659B9" w:rsidRPr="00DE6131">
        <w:rPr>
          <w:rFonts w:hint="cs"/>
          <w:rtl/>
        </w:rPr>
        <w:t>امتيازات</w:t>
      </w:r>
      <w:r w:rsidR="00713331" w:rsidRPr="00DE6131">
        <w:rPr>
          <w:rFonts w:hint="cs"/>
          <w:rtl/>
        </w:rPr>
        <w:t xml:space="preserve"> </w:t>
      </w:r>
      <w:r w:rsidR="000659B9" w:rsidRPr="00DE6131">
        <w:rPr>
          <w:rFonts w:hint="cs"/>
          <w:rtl/>
        </w:rPr>
        <w:t>للسلطة</w:t>
      </w:r>
      <w:r w:rsidR="00713331" w:rsidRPr="00DE6131">
        <w:rPr>
          <w:rFonts w:hint="cs"/>
          <w:rtl/>
        </w:rPr>
        <w:t xml:space="preserve"> </w:t>
      </w:r>
      <w:r w:rsidR="000659B9" w:rsidRPr="00DE6131">
        <w:rPr>
          <w:rFonts w:hint="cs"/>
          <w:rtl/>
        </w:rPr>
        <w:t>العامة</w:t>
      </w:r>
      <w:r w:rsidR="00B45BA8" w:rsidRPr="00DE6131">
        <w:rPr>
          <w:rFonts w:hint="cs"/>
          <w:rtl/>
        </w:rPr>
        <w:t>.</w:t>
      </w:r>
      <w:r w:rsidR="00713331" w:rsidRPr="00DE6131">
        <w:rPr>
          <w:rFonts w:hint="cs"/>
          <w:rtl/>
        </w:rPr>
        <w:t xml:space="preserve"> </w:t>
      </w:r>
    </w:p>
    <w:p w14:paraId="1D2CFB69" w14:textId="6E8239DD" w:rsidR="00F1716D" w:rsidRPr="00DE6131" w:rsidRDefault="00D37985" w:rsidP="00960774">
      <w:pPr>
        <w:rPr>
          <w:rtl/>
        </w:rPr>
      </w:pPr>
      <w:r w:rsidRPr="00DE6131">
        <w:rPr>
          <w:rFonts w:hint="cs"/>
          <w:rtl/>
        </w:rPr>
        <w:t>بالإضافة</w:t>
      </w:r>
      <w:r w:rsidR="00713331" w:rsidRPr="00DE6131">
        <w:rPr>
          <w:rFonts w:hint="cs"/>
          <w:rtl/>
        </w:rPr>
        <w:t xml:space="preserve"> </w:t>
      </w:r>
      <w:r w:rsidRPr="00DE6131">
        <w:rPr>
          <w:rFonts w:hint="cs"/>
          <w:rtl/>
        </w:rPr>
        <w:t>إلى</w:t>
      </w:r>
      <w:r w:rsidR="00713331" w:rsidRPr="00DE6131">
        <w:rPr>
          <w:rFonts w:hint="cs"/>
          <w:rtl/>
        </w:rPr>
        <w:t xml:space="preserve"> </w:t>
      </w:r>
      <w:r w:rsidRPr="00DE6131">
        <w:rPr>
          <w:rFonts w:hint="cs"/>
          <w:rtl/>
        </w:rPr>
        <w:t>تقييم</w:t>
      </w:r>
      <w:r w:rsidR="00713331" w:rsidRPr="00DE6131">
        <w:rPr>
          <w:rFonts w:hint="cs"/>
          <w:rtl/>
        </w:rPr>
        <w:t xml:space="preserve"> </w:t>
      </w:r>
      <w:r w:rsidRPr="00DE6131">
        <w:rPr>
          <w:rFonts w:hint="cs"/>
          <w:rtl/>
        </w:rPr>
        <w:t>مدى</w:t>
      </w:r>
      <w:r w:rsidR="00713331" w:rsidRPr="00DE6131">
        <w:rPr>
          <w:rFonts w:hint="cs"/>
          <w:rtl/>
        </w:rPr>
        <w:t xml:space="preserve"> </w:t>
      </w:r>
      <w:r w:rsidRPr="00DE6131">
        <w:rPr>
          <w:rFonts w:hint="cs"/>
          <w:rtl/>
        </w:rPr>
        <w:t>فعالية</w:t>
      </w:r>
      <w:r w:rsidR="00713331" w:rsidRPr="00DE6131">
        <w:rPr>
          <w:rFonts w:hint="cs"/>
          <w:rtl/>
        </w:rPr>
        <w:t xml:space="preserve"> </w:t>
      </w:r>
      <w:r w:rsidRPr="00DE6131">
        <w:rPr>
          <w:rFonts w:hint="cs"/>
          <w:rtl/>
        </w:rPr>
        <w:t>هذه</w:t>
      </w:r>
      <w:r w:rsidR="00713331" w:rsidRPr="00DE6131">
        <w:rPr>
          <w:rFonts w:hint="cs"/>
          <w:rtl/>
        </w:rPr>
        <w:t xml:space="preserve"> </w:t>
      </w:r>
      <w:r w:rsidRPr="00DE6131">
        <w:rPr>
          <w:rFonts w:hint="cs"/>
          <w:rtl/>
        </w:rPr>
        <w:t>الآليات</w:t>
      </w:r>
      <w:r w:rsidR="00713331" w:rsidRPr="00DE6131">
        <w:rPr>
          <w:rFonts w:hint="cs"/>
          <w:rtl/>
        </w:rPr>
        <w:t xml:space="preserve"> </w:t>
      </w:r>
      <w:r w:rsidR="005A5335" w:rsidRPr="00DE6131">
        <w:rPr>
          <w:rFonts w:hint="cs"/>
          <w:rtl/>
        </w:rPr>
        <w:t>الرقابية</w:t>
      </w:r>
      <w:r w:rsidR="00713331" w:rsidRPr="00DE6131">
        <w:rPr>
          <w:rFonts w:hint="cs"/>
          <w:rtl/>
        </w:rPr>
        <w:t xml:space="preserve"> </w:t>
      </w:r>
      <w:r w:rsidR="00F1716D" w:rsidRPr="00DE6131">
        <w:rPr>
          <w:rFonts w:hint="cs"/>
          <w:rtl/>
        </w:rPr>
        <w:t>في</w:t>
      </w:r>
      <w:r w:rsidR="00713331" w:rsidRPr="00DE6131">
        <w:rPr>
          <w:rFonts w:hint="cs"/>
          <w:rtl/>
        </w:rPr>
        <w:t xml:space="preserve"> </w:t>
      </w:r>
      <w:r w:rsidR="00F1716D" w:rsidRPr="00DE6131">
        <w:rPr>
          <w:rFonts w:hint="cs"/>
          <w:rtl/>
        </w:rPr>
        <w:t>ضمان</w:t>
      </w:r>
      <w:r w:rsidR="00713331" w:rsidRPr="00DE6131">
        <w:rPr>
          <w:rFonts w:hint="cs"/>
          <w:rtl/>
        </w:rPr>
        <w:t xml:space="preserve"> </w:t>
      </w:r>
      <w:r w:rsidRPr="00DE6131">
        <w:rPr>
          <w:rFonts w:hint="cs"/>
          <w:rtl/>
        </w:rPr>
        <w:t>شفافية</w:t>
      </w:r>
      <w:r w:rsidR="00713331" w:rsidRPr="00DE6131">
        <w:rPr>
          <w:rFonts w:hint="cs"/>
          <w:rtl/>
        </w:rPr>
        <w:t xml:space="preserve"> </w:t>
      </w:r>
      <w:r w:rsidRPr="00DE6131">
        <w:rPr>
          <w:rFonts w:hint="cs"/>
          <w:rtl/>
        </w:rPr>
        <w:t>ونزاهة</w:t>
      </w:r>
      <w:r w:rsidR="00713331" w:rsidRPr="00DE6131">
        <w:rPr>
          <w:rFonts w:hint="cs"/>
          <w:rtl/>
        </w:rPr>
        <w:t xml:space="preserve"> </w:t>
      </w:r>
      <w:r w:rsidRPr="00DE6131">
        <w:rPr>
          <w:rFonts w:hint="cs"/>
          <w:rtl/>
        </w:rPr>
        <w:t>منح</w:t>
      </w:r>
      <w:r w:rsidR="00713331" w:rsidRPr="00DE6131">
        <w:rPr>
          <w:rFonts w:hint="cs"/>
          <w:rtl/>
        </w:rPr>
        <w:t xml:space="preserve"> </w:t>
      </w:r>
      <w:r w:rsidRPr="00DE6131">
        <w:rPr>
          <w:rFonts w:hint="cs"/>
          <w:rtl/>
        </w:rPr>
        <w:t>هذه</w:t>
      </w:r>
      <w:r w:rsidR="00713331" w:rsidRPr="00DE6131">
        <w:rPr>
          <w:rFonts w:hint="cs"/>
          <w:rtl/>
        </w:rPr>
        <w:t xml:space="preserve"> </w:t>
      </w:r>
      <w:r w:rsidRPr="00DE6131">
        <w:rPr>
          <w:rFonts w:hint="cs"/>
          <w:rtl/>
        </w:rPr>
        <w:t>العقود</w:t>
      </w:r>
      <w:r w:rsidR="00713331" w:rsidRPr="00DE6131">
        <w:rPr>
          <w:rFonts w:hint="cs"/>
          <w:rtl/>
        </w:rPr>
        <w:t xml:space="preserve"> </w:t>
      </w:r>
      <w:r w:rsidR="00F1716D" w:rsidRPr="00DE6131">
        <w:rPr>
          <w:rFonts w:hint="cs"/>
          <w:rtl/>
        </w:rPr>
        <w:t>وبيان</w:t>
      </w:r>
      <w:r w:rsidR="00713331" w:rsidRPr="00DE6131">
        <w:rPr>
          <w:rFonts w:hint="cs"/>
          <w:rtl/>
        </w:rPr>
        <w:t xml:space="preserve"> </w:t>
      </w:r>
      <w:r w:rsidR="00F1716D" w:rsidRPr="00DE6131">
        <w:rPr>
          <w:rFonts w:hint="cs"/>
          <w:rtl/>
        </w:rPr>
        <w:t>فعاليتها</w:t>
      </w:r>
      <w:r w:rsidR="00713331" w:rsidRPr="00DE6131">
        <w:rPr>
          <w:rFonts w:hint="cs"/>
          <w:rtl/>
        </w:rPr>
        <w:t xml:space="preserve"> </w:t>
      </w:r>
      <w:r w:rsidR="00F1716D" w:rsidRPr="00DE6131">
        <w:rPr>
          <w:rFonts w:hint="cs"/>
          <w:rtl/>
        </w:rPr>
        <w:t>في</w:t>
      </w:r>
      <w:r w:rsidR="00713331" w:rsidRPr="00DE6131">
        <w:rPr>
          <w:rFonts w:hint="cs"/>
          <w:rtl/>
        </w:rPr>
        <w:t xml:space="preserve"> </w:t>
      </w:r>
      <w:r w:rsidR="00F1716D" w:rsidRPr="00DE6131">
        <w:rPr>
          <w:rFonts w:hint="cs"/>
          <w:rtl/>
        </w:rPr>
        <w:t>تحقيق</w:t>
      </w:r>
      <w:r w:rsidR="00713331" w:rsidRPr="00DE6131">
        <w:rPr>
          <w:rFonts w:hint="cs"/>
          <w:rtl/>
        </w:rPr>
        <w:t xml:space="preserve"> </w:t>
      </w:r>
      <w:r w:rsidR="00F1716D" w:rsidRPr="00DE6131">
        <w:rPr>
          <w:rFonts w:hint="cs"/>
          <w:rtl/>
        </w:rPr>
        <w:t>خدمة</w:t>
      </w:r>
      <w:r w:rsidR="00713331" w:rsidRPr="00DE6131">
        <w:rPr>
          <w:rFonts w:hint="cs"/>
          <w:rtl/>
        </w:rPr>
        <w:t xml:space="preserve"> </w:t>
      </w:r>
      <w:r w:rsidR="00F1716D" w:rsidRPr="00DE6131">
        <w:rPr>
          <w:rFonts w:hint="cs"/>
          <w:rtl/>
        </w:rPr>
        <w:t>عمومية</w:t>
      </w:r>
      <w:r w:rsidR="00713331" w:rsidRPr="00DE6131">
        <w:rPr>
          <w:rFonts w:hint="cs"/>
          <w:rtl/>
        </w:rPr>
        <w:t xml:space="preserve"> </w:t>
      </w:r>
      <w:r w:rsidR="00F1716D" w:rsidRPr="00DE6131">
        <w:rPr>
          <w:rFonts w:hint="cs"/>
          <w:rtl/>
        </w:rPr>
        <w:t>ذات</w:t>
      </w:r>
      <w:r w:rsidR="00713331" w:rsidRPr="00DE6131">
        <w:rPr>
          <w:rFonts w:hint="cs"/>
          <w:rtl/>
        </w:rPr>
        <w:t xml:space="preserve"> </w:t>
      </w:r>
      <w:r w:rsidR="00F1716D" w:rsidRPr="00DE6131">
        <w:rPr>
          <w:rFonts w:hint="cs"/>
          <w:rtl/>
        </w:rPr>
        <w:t>جودة</w:t>
      </w:r>
      <w:r w:rsidR="00713331" w:rsidRPr="00DE6131">
        <w:rPr>
          <w:rFonts w:hint="cs"/>
          <w:rtl/>
        </w:rPr>
        <w:t xml:space="preserve"> </w:t>
      </w:r>
      <w:r w:rsidR="00F1716D" w:rsidRPr="00DE6131">
        <w:rPr>
          <w:rFonts w:hint="cs"/>
          <w:rtl/>
        </w:rPr>
        <w:t>بالنسبة</w:t>
      </w:r>
      <w:r w:rsidR="00713331" w:rsidRPr="00DE6131">
        <w:rPr>
          <w:rFonts w:hint="cs"/>
          <w:rtl/>
        </w:rPr>
        <w:t xml:space="preserve"> </w:t>
      </w:r>
      <w:r w:rsidR="00F1716D" w:rsidRPr="00DE6131">
        <w:rPr>
          <w:rFonts w:hint="cs"/>
          <w:rtl/>
        </w:rPr>
        <w:t>لمستعملي</w:t>
      </w:r>
      <w:r w:rsidR="00713331" w:rsidRPr="00DE6131">
        <w:rPr>
          <w:rFonts w:hint="cs"/>
          <w:rtl/>
        </w:rPr>
        <w:t xml:space="preserve"> </w:t>
      </w:r>
      <w:r w:rsidR="00F1716D" w:rsidRPr="00DE6131">
        <w:rPr>
          <w:rFonts w:hint="cs"/>
          <w:rtl/>
        </w:rPr>
        <w:t>المرفق</w:t>
      </w:r>
      <w:r w:rsidR="00713331" w:rsidRPr="00DE6131">
        <w:rPr>
          <w:rFonts w:hint="cs"/>
          <w:rtl/>
        </w:rPr>
        <w:t xml:space="preserve"> </w:t>
      </w:r>
      <w:r w:rsidR="00F1716D" w:rsidRPr="00DE6131">
        <w:rPr>
          <w:rFonts w:hint="cs"/>
          <w:rtl/>
        </w:rPr>
        <w:t>العام</w:t>
      </w:r>
      <w:r w:rsidR="00134D45" w:rsidRPr="00DE6131">
        <w:rPr>
          <w:rFonts w:hint="cs"/>
          <w:rtl/>
        </w:rPr>
        <w:t>،</w:t>
      </w:r>
      <w:r w:rsidR="00713331" w:rsidRPr="00DE6131">
        <w:rPr>
          <w:rFonts w:hint="cs"/>
          <w:rtl/>
        </w:rPr>
        <w:t xml:space="preserve"> </w:t>
      </w:r>
      <w:r w:rsidR="00F1716D" w:rsidRPr="00DE6131">
        <w:rPr>
          <w:rFonts w:hint="cs"/>
          <w:rtl/>
        </w:rPr>
        <w:t>وتحقيق</w:t>
      </w:r>
      <w:r w:rsidR="00713331" w:rsidRPr="00DE6131">
        <w:rPr>
          <w:rFonts w:hint="cs"/>
          <w:rtl/>
        </w:rPr>
        <w:t xml:space="preserve"> </w:t>
      </w:r>
      <w:r w:rsidR="00F1716D" w:rsidRPr="00DE6131">
        <w:rPr>
          <w:rFonts w:hint="cs"/>
          <w:rtl/>
        </w:rPr>
        <w:t>المردودية</w:t>
      </w:r>
      <w:r w:rsidR="00713331" w:rsidRPr="00DE6131">
        <w:rPr>
          <w:rFonts w:hint="cs"/>
          <w:rtl/>
        </w:rPr>
        <w:t xml:space="preserve"> </w:t>
      </w:r>
      <w:r w:rsidR="00F1716D" w:rsidRPr="00DE6131">
        <w:rPr>
          <w:rFonts w:hint="cs"/>
          <w:rtl/>
        </w:rPr>
        <w:lastRenderedPageBreak/>
        <w:t>الاقتصادية</w:t>
      </w:r>
      <w:r w:rsidR="00713331" w:rsidRPr="00DE6131">
        <w:rPr>
          <w:rFonts w:hint="cs"/>
          <w:rtl/>
        </w:rPr>
        <w:t xml:space="preserve"> </w:t>
      </w:r>
      <w:r w:rsidR="00F1716D" w:rsidRPr="00DE6131">
        <w:rPr>
          <w:rFonts w:hint="cs"/>
          <w:rtl/>
        </w:rPr>
        <w:t>الكفيلة</w:t>
      </w:r>
      <w:r w:rsidR="00713331" w:rsidRPr="00DE6131">
        <w:rPr>
          <w:rFonts w:hint="cs"/>
          <w:rtl/>
        </w:rPr>
        <w:t xml:space="preserve"> </w:t>
      </w:r>
      <w:r w:rsidR="00F1716D" w:rsidRPr="00DE6131">
        <w:rPr>
          <w:rFonts w:hint="cs"/>
          <w:rtl/>
        </w:rPr>
        <w:t>بضمان</w:t>
      </w:r>
      <w:r w:rsidR="00713331" w:rsidRPr="00DE6131">
        <w:rPr>
          <w:rFonts w:hint="cs"/>
          <w:rtl/>
        </w:rPr>
        <w:t xml:space="preserve"> </w:t>
      </w:r>
      <w:r w:rsidR="00F1716D" w:rsidRPr="00DE6131">
        <w:rPr>
          <w:rFonts w:hint="cs"/>
          <w:rtl/>
        </w:rPr>
        <w:t>تمويل</w:t>
      </w:r>
      <w:r w:rsidR="00713331" w:rsidRPr="00DE6131">
        <w:rPr>
          <w:rFonts w:hint="cs"/>
          <w:rtl/>
        </w:rPr>
        <w:t xml:space="preserve"> </w:t>
      </w:r>
      <w:r w:rsidR="00F1716D" w:rsidRPr="00DE6131">
        <w:rPr>
          <w:rFonts w:hint="cs"/>
          <w:rtl/>
        </w:rPr>
        <w:t>سير</w:t>
      </w:r>
      <w:r w:rsidR="00713331" w:rsidRPr="00DE6131">
        <w:rPr>
          <w:rFonts w:hint="cs"/>
          <w:rtl/>
        </w:rPr>
        <w:t xml:space="preserve"> </w:t>
      </w:r>
      <w:r w:rsidR="00F1716D" w:rsidRPr="00DE6131">
        <w:rPr>
          <w:rFonts w:hint="cs"/>
          <w:rtl/>
        </w:rPr>
        <w:t>المرفق</w:t>
      </w:r>
      <w:r w:rsidR="00713331" w:rsidRPr="00DE6131">
        <w:rPr>
          <w:rFonts w:hint="cs"/>
          <w:rtl/>
        </w:rPr>
        <w:t xml:space="preserve"> </w:t>
      </w:r>
      <w:r w:rsidR="00F1716D" w:rsidRPr="00DE6131">
        <w:rPr>
          <w:rFonts w:hint="cs"/>
          <w:rtl/>
        </w:rPr>
        <w:t>بانتظام</w:t>
      </w:r>
      <w:r w:rsidR="00713331" w:rsidRPr="00DE6131">
        <w:rPr>
          <w:rFonts w:hint="cs"/>
          <w:rtl/>
        </w:rPr>
        <w:t xml:space="preserve"> </w:t>
      </w:r>
      <w:r w:rsidR="00F1716D" w:rsidRPr="00DE6131">
        <w:rPr>
          <w:rFonts w:hint="cs"/>
          <w:rtl/>
        </w:rPr>
        <w:t>وحمايته</w:t>
      </w:r>
      <w:r w:rsidR="00713331" w:rsidRPr="00DE6131">
        <w:rPr>
          <w:rFonts w:hint="cs"/>
          <w:rtl/>
        </w:rPr>
        <w:t xml:space="preserve"> </w:t>
      </w:r>
      <w:r w:rsidR="00F1716D" w:rsidRPr="00DE6131">
        <w:rPr>
          <w:rFonts w:hint="cs"/>
          <w:rtl/>
        </w:rPr>
        <w:t>من</w:t>
      </w:r>
      <w:r w:rsidR="00713331" w:rsidRPr="00DE6131">
        <w:rPr>
          <w:rFonts w:hint="cs"/>
          <w:rtl/>
        </w:rPr>
        <w:t xml:space="preserve"> </w:t>
      </w:r>
      <w:r w:rsidR="00F1716D" w:rsidRPr="00DE6131">
        <w:rPr>
          <w:rFonts w:hint="cs"/>
          <w:rtl/>
        </w:rPr>
        <w:t>المنافسة</w:t>
      </w:r>
      <w:r w:rsidR="00713331" w:rsidRPr="00DE6131">
        <w:rPr>
          <w:rFonts w:hint="cs"/>
          <w:rtl/>
        </w:rPr>
        <w:t xml:space="preserve"> </w:t>
      </w:r>
      <w:r w:rsidR="00F1716D" w:rsidRPr="00DE6131">
        <w:rPr>
          <w:rFonts w:hint="cs"/>
          <w:rtl/>
        </w:rPr>
        <w:t>التي</w:t>
      </w:r>
      <w:r w:rsidR="00713331" w:rsidRPr="00DE6131">
        <w:rPr>
          <w:rFonts w:hint="cs"/>
          <w:rtl/>
        </w:rPr>
        <w:t xml:space="preserve"> </w:t>
      </w:r>
      <w:r w:rsidR="00F1716D" w:rsidRPr="00DE6131">
        <w:rPr>
          <w:rFonts w:hint="cs"/>
          <w:rtl/>
        </w:rPr>
        <w:t>يفرضها</w:t>
      </w:r>
      <w:r w:rsidR="00713331" w:rsidRPr="00DE6131">
        <w:rPr>
          <w:rFonts w:hint="cs"/>
          <w:rtl/>
        </w:rPr>
        <w:t xml:space="preserve"> </w:t>
      </w:r>
      <w:r w:rsidR="00F1716D" w:rsidRPr="00DE6131">
        <w:rPr>
          <w:rFonts w:hint="cs"/>
          <w:rtl/>
        </w:rPr>
        <w:t>القطاع</w:t>
      </w:r>
      <w:r w:rsidR="00713331" w:rsidRPr="00DE6131">
        <w:rPr>
          <w:rFonts w:hint="cs"/>
          <w:rtl/>
        </w:rPr>
        <w:t xml:space="preserve"> </w:t>
      </w:r>
      <w:r w:rsidR="00F1716D" w:rsidRPr="00DE6131">
        <w:rPr>
          <w:rFonts w:hint="cs"/>
          <w:rtl/>
        </w:rPr>
        <w:t>الخاص</w:t>
      </w:r>
      <w:r w:rsidR="00713331" w:rsidRPr="00DE6131">
        <w:rPr>
          <w:rFonts w:hint="cs"/>
          <w:rtl/>
        </w:rPr>
        <w:t xml:space="preserve"> </w:t>
      </w:r>
      <w:r w:rsidR="00F1716D" w:rsidRPr="00DE6131">
        <w:rPr>
          <w:rFonts w:hint="cs"/>
          <w:rtl/>
        </w:rPr>
        <w:t>وما</w:t>
      </w:r>
      <w:r w:rsidR="00713331" w:rsidRPr="00DE6131">
        <w:rPr>
          <w:rFonts w:hint="cs"/>
          <w:rtl/>
        </w:rPr>
        <w:t xml:space="preserve"> </w:t>
      </w:r>
      <w:r w:rsidR="00F1716D" w:rsidRPr="00DE6131">
        <w:rPr>
          <w:rFonts w:hint="cs"/>
          <w:rtl/>
        </w:rPr>
        <w:t>يفرضه</w:t>
      </w:r>
      <w:r w:rsidR="00713331" w:rsidRPr="00DE6131">
        <w:rPr>
          <w:rFonts w:hint="cs"/>
          <w:rtl/>
        </w:rPr>
        <w:t xml:space="preserve"> </w:t>
      </w:r>
      <w:r w:rsidR="00F1716D" w:rsidRPr="00DE6131">
        <w:rPr>
          <w:rFonts w:hint="cs"/>
          <w:rtl/>
        </w:rPr>
        <w:t>اقتصاد</w:t>
      </w:r>
      <w:r w:rsidR="00713331" w:rsidRPr="00DE6131">
        <w:rPr>
          <w:rFonts w:hint="cs"/>
          <w:rtl/>
        </w:rPr>
        <w:t xml:space="preserve"> </w:t>
      </w:r>
      <w:r w:rsidR="00F1716D" w:rsidRPr="00DE6131">
        <w:rPr>
          <w:rFonts w:hint="cs"/>
          <w:rtl/>
        </w:rPr>
        <w:t>السوق</w:t>
      </w:r>
      <w:r w:rsidR="00713331" w:rsidRPr="00DE6131">
        <w:rPr>
          <w:rFonts w:hint="cs"/>
          <w:rtl/>
        </w:rPr>
        <w:t xml:space="preserve"> </w:t>
      </w:r>
      <w:r w:rsidR="00F1716D" w:rsidRPr="00DE6131">
        <w:rPr>
          <w:rFonts w:hint="cs"/>
          <w:rtl/>
        </w:rPr>
        <w:t>ومبادئ</w:t>
      </w:r>
      <w:r w:rsidR="00713331" w:rsidRPr="00DE6131">
        <w:rPr>
          <w:rFonts w:hint="cs"/>
          <w:rtl/>
        </w:rPr>
        <w:t xml:space="preserve"> </w:t>
      </w:r>
      <w:r w:rsidR="00F1716D" w:rsidRPr="00DE6131">
        <w:rPr>
          <w:rFonts w:hint="cs"/>
          <w:rtl/>
        </w:rPr>
        <w:t>العولمة.</w:t>
      </w:r>
    </w:p>
    <w:p w14:paraId="61B5ADC1" w14:textId="2D353D6D" w:rsidR="00232E10" w:rsidRPr="00DE6131" w:rsidRDefault="00211F2C" w:rsidP="00960774">
      <w:pPr>
        <w:rPr>
          <w:rtl/>
        </w:rPr>
      </w:pPr>
      <w:r w:rsidRPr="00DE6131">
        <w:rPr>
          <w:rFonts w:hint="cs"/>
          <w:rtl/>
        </w:rPr>
        <w:t>كما</w:t>
      </w:r>
      <w:r w:rsidR="00713331" w:rsidRPr="00DE6131">
        <w:rPr>
          <w:rFonts w:hint="cs"/>
          <w:rtl/>
        </w:rPr>
        <w:t xml:space="preserve"> </w:t>
      </w:r>
      <w:r w:rsidRPr="00DE6131">
        <w:rPr>
          <w:rFonts w:hint="cs"/>
          <w:rtl/>
        </w:rPr>
        <w:t>تهدف</w:t>
      </w:r>
      <w:r w:rsidR="00713331" w:rsidRPr="00DE6131">
        <w:rPr>
          <w:rFonts w:hint="cs"/>
          <w:rtl/>
        </w:rPr>
        <w:t xml:space="preserve"> </w:t>
      </w:r>
      <w:r w:rsidRPr="00DE6131">
        <w:rPr>
          <w:rFonts w:hint="cs"/>
          <w:rtl/>
        </w:rPr>
        <w:t>الدراسة</w:t>
      </w:r>
      <w:r w:rsidR="00713331" w:rsidRPr="00DE6131">
        <w:rPr>
          <w:rFonts w:hint="cs"/>
          <w:rtl/>
        </w:rPr>
        <w:t xml:space="preserve"> </w:t>
      </w:r>
      <w:r w:rsidR="00134D45" w:rsidRPr="00DE6131">
        <w:rPr>
          <w:rFonts w:hint="cs"/>
          <w:rtl/>
        </w:rPr>
        <w:t>إلى</w:t>
      </w:r>
      <w:r w:rsidR="00713331" w:rsidRPr="00DE6131">
        <w:rPr>
          <w:rFonts w:hint="cs"/>
          <w:rtl/>
        </w:rPr>
        <w:t xml:space="preserve"> </w:t>
      </w:r>
      <w:r w:rsidR="003B3577" w:rsidRPr="00DE6131">
        <w:rPr>
          <w:rFonts w:hint="cs"/>
          <w:rtl/>
        </w:rPr>
        <w:t>إبراز</w:t>
      </w:r>
      <w:r w:rsidR="00713331" w:rsidRPr="00DE6131">
        <w:rPr>
          <w:rFonts w:hint="cs"/>
          <w:rtl/>
        </w:rPr>
        <w:t xml:space="preserve"> </w:t>
      </w:r>
      <w:r w:rsidR="003B3577" w:rsidRPr="00DE6131">
        <w:rPr>
          <w:rFonts w:hint="cs"/>
          <w:rtl/>
        </w:rPr>
        <w:t>دور</w:t>
      </w:r>
      <w:r w:rsidR="00713331" w:rsidRPr="00DE6131">
        <w:rPr>
          <w:rFonts w:hint="cs"/>
          <w:rtl/>
        </w:rPr>
        <w:t xml:space="preserve"> </w:t>
      </w:r>
      <w:r w:rsidR="003B3577" w:rsidRPr="00DE6131">
        <w:rPr>
          <w:rFonts w:hint="cs"/>
          <w:rtl/>
        </w:rPr>
        <w:t>الرقابة</w:t>
      </w:r>
      <w:r w:rsidR="00713331" w:rsidRPr="00DE6131">
        <w:rPr>
          <w:rFonts w:hint="cs"/>
          <w:rtl/>
        </w:rPr>
        <w:t xml:space="preserve"> </w:t>
      </w:r>
      <w:r w:rsidR="003B3577" w:rsidRPr="00DE6131">
        <w:rPr>
          <w:rFonts w:hint="cs"/>
          <w:rtl/>
        </w:rPr>
        <w:t>على</w:t>
      </w:r>
      <w:r w:rsidR="00713331" w:rsidRPr="00DE6131">
        <w:rPr>
          <w:rFonts w:hint="cs"/>
          <w:rtl/>
        </w:rPr>
        <w:t xml:space="preserve"> </w:t>
      </w:r>
      <w:r w:rsidR="003B3577" w:rsidRPr="00DE6131">
        <w:rPr>
          <w:rFonts w:hint="cs"/>
          <w:rtl/>
        </w:rPr>
        <w:t>عقود</w:t>
      </w:r>
      <w:r w:rsidR="00713331" w:rsidRPr="00DE6131">
        <w:rPr>
          <w:rFonts w:hint="cs"/>
          <w:rtl/>
        </w:rPr>
        <w:t xml:space="preserve"> </w:t>
      </w:r>
      <w:r w:rsidR="003B3577" w:rsidRPr="00DE6131">
        <w:rPr>
          <w:rFonts w:hint="cs"/>
          <w:rtl/>
        </w:rPr>
        <w:t>تفويض</w:t>
      </w:r>
      <w:r w:rsidR="00713331" w:rsidRPr="00DE6131">
        <w:rPr>
          <w:rFonts w:hint="cs"/>
          <w:rtl/>
        </w:rPr>
        <w:t xml:space="preserve"> </w:t>
      </w:r>
      <w:r w:rsidR="003B3577" w:rsidRPr="00DE6131">
        <w:rPr>
          <w:rFonts w:hint="cs"/>
          <w:rtl/>
        </w:rPr>
        <w:t>المرافق</w:t>
      </w:r>
      <w:r w:rsidR="00713331" w:rsidRPr="00DE6131">
        <w:rPr>
          <w:rFonts w:hint="cs"/>
          <w:rtl/>
        </w:rPr>
        <w:t xml:space="preserve"> </w:t>
      </w:r>
      <w:r w:rsidR="003B3577" w:rsidRPr="00DE6131">
        <w:rPr>
          <w:rFonts w:hint="cs"/>
          <w:rtl/>
        </w:rPr>
        <w:t>العامة،</w:t>
      </w:r>
      <w:r w:rsidR="00713331" w:rsidRPr="00DE6131">
        <w:rPr>
          <w:rFonts w:hint="cs"/>
          <w:rtl/>
        </w:rPr>
        <w:t xml:space="preserve"> </w:t>
      </w:r>
      <w:r w:rsidR="003B3577" w:rsidRPr="00DE6131">
        <w:rPr>
          <w:rFonts w:hint="cs"/>
          <w:rtl/>
        </w:rPr>
        <w:t>في</w:t>
      </w:r>
      <w:r w:rsidR="00713331" w:rsidRPr="00DE6131">
        <w:rPr>
          <w:rFonts w:hint="cs"/>
          <w:rtl/>
        </w:rPr>
        <w:t xml:space="preserve"> </w:t>
      </w:r>
      <w:r w:rsidR="003B3577" w:rsidRPr="00DE6131">
        <w:rPr>
          <w:rFonts w:hint="cs"/>
          <w:rtl/>
        </w:rPr>
        <w:t>ضمان</w:t>
      </w:r>
      <w:r w:rsidR="00713331" w:rsidRPr="00DE6131">
        <w:rPr>
          <w:rFonts w:hint="cs"/>
          <w:rtl/>
        </w:rPr>
        <w:t xml:space="preserve"> </w:t>
      </w:r>
      <w:r w:rsidR="003B3577" w:rsidRPr="00DE6131">
        <w:rPr>
          <w:rFonts w:hint="cs"/>
          <w:rtl/>
        </w:rPr>
        <w:t>المصلحة</w:t>
      </w:r>
      <w:r w:rsidR="00713331" w:rsidRPr="00DE6131">
        <w:rPr>
          <w:rFonts w:hint="cs"/>
          <w:rtl/>
        </w:rPr>
        <w:t xml:space="preserve"> </w:t>
      </w:r>
      <w:r w:rsidR="003B3577" w:rsidRPr="00DE6131">
        <w:rPr>
          <w:rFonts w:hint="cs"/>
          <w:rtl/>
        </w:rPr>
        <w:t>العامة</w:t>
      </w:r>
      <w:r w:rsidR="00713331" w:rsidRPr="00DE6131">
        <w:rPr>
          <w:rFonts w:hint="cs"/>
          <w:rtl/>
        </w:rPr>
        <w:t xml:space="preserve"> </w:t>
      </w:r>
      <w:r w:rsidR="003B3577" w:rsidRPr="00DE6131">
        <w:rPr>
          <w:rFonts w:hint="cs"/>
          <w:rtl/>
        </w:rPr>
        <w:t>من</w:t>
      </w:r>
      <w:r w:rsidR="00713331" w:rsidRPr="00DE6131">
        <w:rPr>
          <w:rFonts w:hint="cs"/>
          <w:rtl/>
        </w:rPr>
        <w:t xml:space="preserve"> </w:t>
      </w:r>
      <w:r w:rsidR="003B3577" w:rsidRPr="00DE6131">
        <w:rPr>
          <w:rFonts w:hint="cs"/>
          <w:rtl/>
        </w:rPr>
        <w:t>خلال</w:t>
      </w:r>
      <w:r w:rsidR="00713331" w:rsidRPr="00DE6131">
        <w:rPr>
          <w:rFonts w:hint="cs"/>
          <w:rtl/>
        </w:rPr>
        <w:t xml:space="preserve"> </w:t>
      </w:r>
      <w:r w:rsidR="003B3577" w:rsidRPr="00DE6131">
        <w:rPr>
          <w:rFonts w:hint="cs"/>
          <w:rtl/>
        </w:rPr>
        <w:t>إضفاء</w:t>
      </w:r>
      <w:r w:rsidR="00713331" w:rsidRPr="00DE6131">
        <w:rPr>
          <w:rFonts w:hint="cs"/>
          <w:rtl/>
        </w:rPr>
        <w:t xml:space="preserve"> </w:t>
      </w:r>
      <w:r w:rsidR="003B3577" w:rsidRPr="00DE6131">
        <w:rPr>
          <w:rFonts w:hint="cs"/>
          <w:rtl/>
        </w:rPr>
        <w:t>مزيدا</w:t>
      </w:r>
      <w:r w:rsidR="00713331" w:rsidRPr="00DE6131">
        <w:rPr>
          <w:rFonts w:hint="cs"/>
          <w:rtl/>
        </w:rPr>
        <w:t xml:space="preserve"> </w:t>
      </w:r>
      <w:r w:rsidR="003B3577" w:rsidRPr="00DE6131">
        <w:rPr>
          <w:rFonts w:hint="cs"/>
          <w:rtl/>
        </w:rPr>
        <w:t>من</w:t>
      </w:r>
      <w:r w:rsidR="00713331" w:rsidRPr="00DE6131">
        <w:rPr>
          <w:rFonts w:hint="cs"/>
          <w:rtl/>
        </w:rPr>
        <w:t xml:space="preserve"> </w:t>
      </w:r>
      <w:r w:rsidR="003B3577" w:rsidRPr="00DE6131">
        <w:rPr>
          <w:rFonts w:hint="cs"/>
          <w:rtl/>
        </w:rPr>
        <w:t>الشفافية</w:t>
      </w:r>
      <w:r w:rsidR="00713331" w:rsidRPr="00DE6131">
        <w:rPr>
          <w:rFonts w:hint="cs"/>
          <w:rtl/>
        </w:rPr>
        <w:t xml:space="preserve"> </w:t>
      </w:r>
      <w:r w:rsidR="003B3577" w:rsidRPr="00DE6131">
        <w:rPr>
          <w:rFonts w:hint="cs"/>
          <w:rtl/>
        </w:rPr>
        <w:t>على</w:t>
      </w:r>
      <w:r w:rsidR="00713331" w:rsidRPr="00DE6131">
        <w:rPr>
          <w:rFonts w:hint="cs"/>
          <w:rtl/>
        </w:rPr>
        <w:t xml:space="preserve"> </w:t>
      </w:r>
      <w:r w:rsidR="003B3577" w:rsidRPr="00DE6131">
        <w:rPr>
          <w:rFonts w:hint="cs"/>
          <w:rtl/>
        </w:rPr>
        <w:t>مختلف</w:t>
      </w:r>
      <w:r w:rsidR="00713331" w:rsidRPr="00DE6131">
        <w:rPr>
          <w:rFonts w:hint="cs"/>
          <w:rtl/>
        </w:rPr>
        <w:t xml:space="preserve"> </w:t>
      </w:r>
      <w:r w:rsidR="003B3577" w:rsidRPr="00DE6131">
        <w:rPr>
          <w:rFonts w:hint="cs"/>
          <w:rtl/>
        </w:rPr>
        <w:t>المراحل</w:t>
      </w:r>
      <w:r w:rsidR="00713331" w:rsidRPr="00DE6131">
        <w:rPr>
          <w:rFonts w:hint="cs"/>
          <w:rtl/>
        </w:rPr>
        <w:t xml:space="preserve"> </w:t>
      </w:r>
      <w:r w:rsidR="003B3577" w:rsidRPr="00DE6131">
        <w:rPr>
          <w:rFonts w:hint="cs"/>
          <w:rtl/>
        </w:rPr>
        <w:t>التي</w:t>
      </w:r>
      <w:r w:rsidR="00713331" w:rsidRPr="00DE6131">
        <w:rPr>
          <w:rFonts w:hint="cs"/>
          <w:rtl/>
        </w:rPr>
        <w:t xml:space="preserve"> </w:t>
      </w:r>
      <w:r w:rsidR="003B3577" w:rsidRPr="00DE6131">
        <w:rPr>
          <w:rFonts w:hint="cs"/>
          <w:rtl/>
        </w:rPr>
        <w:t>يمر</w:t>
      </w:r>
      <w:r w:rsidR="00713331" w:rsidRPr="00DE6131">
        <w:rPr>
          <w:rFonts w:hint="cs"/>
          <w:rtl/>
        </w:rPr>
        <w:t xml:space="preserve"> </w:t>
      </w:r>
      <w:r w:rsidR="003B3577" w:rsidRPr="00DE6131">
        <w:rPr>
          <w:rFonts w:hint="cs"/>
          <w:rtl/>
        </w:rPr>
        <w:t>بها</w:t>
      </w:r>
      <w:r w:rsidR="00713331" w:rsidRPr="00DE6131">
        <w:rPr>
          <w:rFonts w:hint="cs"/>
          <w:rtl/>
        </w:rPr>
        <w:t xml:space="preserve"> </w:t>
      </w:r>
      <w:r w:rsidR="003B3577" w:rsidRPr="00DE6131">
        <w:rPr>
          <w:rFonts w:hint="cs"/>
          <w:rtl/>
        </w:rPr>
        <w:t>عقد</w:t>
      </w:r>
      <w:r w:rsidR="00713331" w:rsidRPr="00DE6131">
        <w:rPr>
          <w:rFonts w:hint="cs"/>
          <w:rtl/>
        </w:rPr>
        <w:t xml:space="preserve"> </w:t>
      </w:r>
      <w:r w:rsidR="003B3577" w:rsidRPr="00DE6131">
        <w:rPr>
          <w:rFonts w:hint="cs"/>
          <w:rtl/>
        </w:rPr>
        <w:t>التفويض</w:t>
      </w:r>
      <w:r w:rsidR="00713331" w:rsidRPr="00DE6131">
        <w:rPr>
          <w:rFonts w:hint="cs"/>
          <w:rtl/>
        </w:rPr>
        <w:t xml:space="preserve"> </w:t>
      </w:r>
      <w:r w:rsidR="004E012B" w:rsidRPr="00DE6131">
        <w:rPr>
          <w:rFonts w:hint="cs"/>
          <w:rtl/>
        </w:rPr>
        <w:t>بالإضافة</w:t>
      </w:r>
      <w:r w:rsidR="00713331" w:rsidRPr="00DE6131">
        <w:rPr>
          <w:rFonts w:hint="cs"/>
          <w:rtl/>
        </w:rPr>
        <w:t xml:space="preserve"> </w:t>
      </w:r>
      <w:r w:rsidR="009F1086" w:rsidRPr="00DE6131">
        <w:rPr>
          <w:rFonts w:hint="cs"/>
          <w:rtl/>
        </w:rPr>
        <w:t>إلى</w:t>
      </w:r>
      <w:r w:rsidR="00713331" w:rsidRPr="00DE6131">
        <w:rPr>
          <w:rFonts w:hint="cs"/>
          <w:rtl/>
        </w:rPr>
        <w:t xml:space="preserve"> </w:t>
      </w:r>
      <w:r w:rsidR="003B3577" w:rsidRPr="00DE6131">
        <w:rPr>
          <w:rFonts w:hint="cs"/>
          <w:rtl/>
        </w:rPr>
        <w:t>دورها</w:t>
      </w:r>
      <w:r w:rsidR="00713331" w:rsidRPr="00DE6131">
        <w:rPr>
          <w:rFonts w:hint="cs"/>
          <w:rtl/>
        </w:rPr>
        <w:t xml:space="preserve"> </w:t>
      </w:r>
      <w:r w:rsidR="003B3577" w:rsidRPr="00DE6131">
        <w:rPr>
          <w:rFonts w:hint="cs"/>
          <w:rtl/>
        </w:rPr>
        <w:t>في</w:t>
      </w:r>
      <w:r w:rsidR="00713331" w:rsidRPr="00DE6131">
        <w:rPr>
          <w:rFonts w:hint="cs"/>
          <w:rtl/>
        </w:rPr>
        <w:t xml:space="preserve"> </w:t>
      </w:r>
      <w:r w:rsidR="003B3577" w:rsidRPr="00DE6131">
        <w:rPr>
          <w:rFonts w:hint="cs"/>
          <w:rtl/>
        </w:rPr>
        <w:t>ضمان</w:t>
      </w:r>
      <w:r w:rsidR="00713331" w:rsidRPr="00DE6131">
        <w:rPr>
          <w:rFonts w:hint="cs"/>
          <w:rtl/>
        </w:rPr>
        <w:t xml:space="preserve"> </w:t>
      </w:r>
      <w:r w:rsidR="005C72F5" w:rsidRPr="00DE6131">
        <w:rPr>
          <w:rFonts w:hint="cs"/>
          <w:rtl/>
        </w:rPr>
        <w:t>الفاعلية</w:t>
      </w:r>
      <w:r w:rsidR="00713331" w:rsidRPr="00DE6131">
        <w:rPr>
          <w:rFonts w:hint="cs"/>
          <w:rtl/>
        </w:rPr>
        <w:t xml:space="preserve"> </w:t>
      </w:r>
      <w:r w:rsidR="005C72F5" w:rsidRPr="00DE6131">
        <w:rPr>
          <w:rFonts w:hint="cs"/>
          <w:rtl/>
        </w:rPr>
        <w:t>و</w:t>
      </w:r>
      <w:r w:rsidR="003B3577" w:rsidRPr="00DE6131">
        <w:rPr>
          <w:rFonts w:hint="cs"/>
          <w:rtl/>
        </w:rPr>
        <w:t>جودة</w:t>
      </w:r>
      <w:r w:rsidR="00713331" w:rsidRPr="00DE6131">
        <w:rPr>
          <w:rFonts w:hint="cs"/>
          <w:rtl/>
        </w:rPr>
        <w:t xml:space="preserve"> </w:t>
      </w:r>
      <w:r w:rsidR="003B3577" w:rsidRPr="00DE6131">
        <w:rPr>
          <w:rFonts w:hint="cs"/>
          <w:rtl/>
        </w:rPr>
        <w:t>الخدمة</w:t>
      </w:r>
      <w:r w:rsidR="00713331" w:rsidRPr="00DE6131">
        <w:rPr>
          <w:rFonts w:hint="cs"/>
          <w:rtl/>
        </w:rPr>
        <w:t xml:space="preserve"> </w:t>
      </w:r>
      <w:r w:rsidR="003B3577" w:rsidRPr="00DE6131">
        <w:rPr>
          <w:rFonts w:hint="cs"/>
          <w:rtl/>
        </w:rPr>
        <w:t>العمومية</w:t>
      </w:r>
      <w:r w:rsidR="00713331" w:rsidRPr="00DE6131">
        <w:rPr>
          <w:rFonts w:hint="cs"/>
          <w:rtl/>
        </w:rPr>
        <w:t xml:space="preserve"> </w:t>
      </w:r>
      <w:r w:rsidR="003B3577" w:rsidRPr="00DE6131">
        <w:rPr>
          <w:rFonts w:hint="cs"/>
          <w:rtl/>
        </w:rPr>
        <w:t>المقدمة</w:t>
      </w:r>
      <w:r w:rsidR="00713331" w:rsidRPr="00DE6131">
        <w:rPr>
          <w:rFonts w:hint="cs"/>
          <w:rtl/>
        </w:rPr>
        <w:t xml:space="preserve"> </w:t>
      </w:r>
      <w:r w:rsidR="003B3577" w:rsidRPr="00DE6131">
        <w:rPr>
          <w:rFonts w:hint="cs"/>
          <w:rtl/>
        </w:rPr>
        <w:t>لمستخدمي</w:t>
      </w:r>
      <w:r w:rsidR="00713331" w:rsidRPr="00DE6131">
        <w:rPr>
          <w:rFonts w:hint="cs"/>
          <w:rtl/>
        </w:rPr>
        <w:t xml:space="preserve"> </w:t>
      </w:r>
      <w:r w:rsidR="003B3577" w:rsidRPr="00DE6131">
        <w:rPr>
          <w:rFonts w:hint="cs"/>
          <w:rtl/>
        </w:rPr>
        <w:t>المرفق</w:t>
      </w:r>
      <w:r w:rsidR="00713331" w:rsidRPr="00DE6131">
        <w:rPr>
          <w:rFonts w:hint="cs"/>
          <w:rtl/>
        </w:rPr>
        <w:t xml:space="preserve"> </w:t>
      </w:r>
      <w:r w:rsidR="003B3577" w:rsidRPr="00DE6131">
        <w:rPr>
          <w:rFonts w:hint="cs"/>
          <w:rtl/>
        </w:rPr>
        <w:t>من</w:t>
      </w:r>
      <w:r w:rsidR="00713331" w:rsidRPr="00DE6131">
        <w:rPr>
          <w:rFonts w:hint="cs"/>
          <w:rtl/>
        </w:rPr>
        <w:t xml:space="preserve"> </w:t>
      </w:r>
      <w:r w:rsidR="003B3577" w:rsidRPr="00DE6131">
        <w:rPr>
          <w:rFonts w:hint="cs"/>
          <w:rtl/>
        </w:rPr>
        <w:t>جهة</w:t>
      </w:r>
      <w:r w:rsidR="00713331" w:rsidRPr="00DE6131">
        <w:rPr>
          <w:rFonts w:hint="cs"/>
          <w:rtl/>
        </w:rPr>
        <w:t xml:space="preserve"> </w:t>
      </w:r>
      <w:r w:rsidR="003B3577" w:rsidRPr="00DE6131">
        <w:rPr>
          <w:rFonts w:hint="cs"/>
          <w:rtl/>
        </w:rPr>
        <w:t>وحفظ</w:t>
      </w:r>
      <w:r w:rsidR="00713331" w:rsidRPr="00DE6131">
        <w:rPr>
          <w:rFonts w:hint="cs"/>
          <w:rtl/>
        </w:rPr>
        <w:t xml:space="preserve"> </w:t>
      </w:r>
      <w:r w:rsidR="00F267FB" w:rsidRPr="00DE6131">
        <w:rPr>
          <w:rFonts w:hint="cs"/>
          <w:rtl/>
        </w:rPr>
        <w:t>ال</w:t>
      </w:r>
      <w:r w:rsidR="003B3577" w:rsidRPr="00DE6131">
        <w:rPr>
          <w:rFonts w:hint="cs"/>
          <w:rtl/>
        </w:rPr>
        <w:t>حقوق</w:t>
      </w:r>
      <w:r w:rsidR="00713331" w:rsidRPr="00DE6131">
        <w:rPr>
          <w:rFonts w:hint="cs"/>
          <w:rtl/>
        </w:rPr>
        <w:t xml:space="preserve"> </w:t>
      </w:r>
      <w:r w:rsidR="00232E10" w:rsidRPr="00DE6131">
        <w:rPr>
          <w:rFonts w:hint="cs"/>
          <w:rtl/>
        </w:rPr>
        <w:t>المقررة</w:t>
      </w:r>
      <w:r w:rsidR="00713331" w:rsidRPr="00DE6131">
        <w:rPr>
          <w:rFonts w:hint="cs"/>
          <w:rtl/>
        </w:rPr>
        <w:t xml:space="preserve"> </w:t>
      </w:r>
      <w:r w:rsidR="00232E10" w:rsidRPr="00DE6131">
        <w:rPr>
          <w:rFonts w:hint="cs"/>
          <w:rtl/>
        </w:rPr>
        <w:t>في</w:t>
      </w:r>
      <w:r w:rsidR="00713331" w:rsidRPr="00DE6131">
        <w:rPr>
          <w:rFonts w:hint="cs"/>
          <w:rtl/>
        </w:rPr>
        <w:t xml:space="preserve"> </w:t>
      </w:r>
      <w:r w:rsidR="00232E10" w:rsidRPr="00DE6131">
        <w:rPr>
          <w:rFonts w:hint="cs"/>
          <w:rtl/>
        </w:rPr>
        <w:t>اتفاقية</w:t>
      </w:r>
      <w:r w:rsidR="00713331" w:rsidRPr="00DE6131">
        <w:rPr>
          <w:rFonts w:hint="cs"/>
          <w:rtl/>
        </w:rPr>
        <w:t xml:space="preserve"> </w:t>
      </w:r>
      <w:r w:rsidR="00232E10" w:rsidRPr="00DE6131">
        <w:rPr>
          <w:rFonts w:hint="cs"/>
          <w:rtl/>
        </w:rPr>
        <w:t>التفويض</w:t>
      </w:r>
      <w:r w:rsidR="00713331" w:rsidRPr="00DE6131">
        <w:rPr>
          <w:rFonts w:hint="cs"/>
          <w:rtl/>
        </w:rPr>
        <w:t xml:space="preserve"> </w:t>
      </w:r>
      <w:r w:rsidR="00232E10" w:rsidRPr="00DE6131">
        <w:rPr>
          <w:rFonts w:hint="cs"/>
          <w:rtl/>
        </w:rPr>
        <w:t>لصالح</w:t>
      </w:r>
      <w:r w:rsidR="00713331" w:rsidRPr="00DE6131">
        <w:rPr>
          <w:rFonts w:hint="cs"/>
          <w:rtl/>
        </w:rPr>
        <w:t xml:space="preserve"> </w:t>
      </w:r>
      <w:r w:rsidR="00232E10" w:rsidRPr="00DE6131">
        <w:rPr>
          <w:rFonts w:hint="cs"/>
          <w:rtl/>
        </w:rPr>
        <w:t>صاحب</w:t>
      </w:r>
      <w:r w:rsidR="00713331" w:rsidRPr="00DE6131">
        <w:rPr>
          <w:rFonts w:hint="cs"/>
          <w:rtl/>
        </w:rPr>
        <w:t xml:space="preserve"> </w:t>
      </w:r>
      <w:r w:rsidR="00232E10" w:rsidRPr="00DE6131">
        <w:rPr>
          <w:rFonts w:hint="cs"/>
          <w:rtl/>
        </w:rPr>
        <w:t>التفويض.</w:t>
      </w:r>
    </w:p>
    <w:p w14:paraId="11D7BCD0" w14:textId="5579656F" w:rsidR="00111EEE" w:rsidRPr="00DE6131" w:rsidRDefault="00515C4F" w:rsidP="00960774">
      <w:pPr>
        <w:rPr>
          <w:rtl/>
        </w:rPr>
      </w:pPr>
      <w:r w:rsidRPr="00DE6131">
        <w:rPr>
          <w:rFonts w:hint="cs"/>
          <w:rtl/>
        </w:rPr>
        <w:t>ف</w:t>
      </w:r>
      <w:r w:rsidR="007963B2" w:rsidRPr="00DE6131">
        <w:rPr>
          <w:rFonts w:hint="cs"/>
          <w:rtl/>
        </w:rPr>
        <w:t>الامتيازات</w:t>
      </w:r>
      <w:r w:rsidR="00713331" w:rsidRPr="00DE6131">
        <w:rPr>
          <w:rFonts w:hint="cs"/>
          <w:rtl/>
        </w:rPr>
        <w:t xml:space="preserve"> </w:t>
      </w:r>
      <w:r w:rsidR="007963B2" w:rsidRPr="00DE6131">
        <w:rPr>
          <w:rFonts w:hint="cs"/>
          <w:rtl/>
        </w:rPr>
        <w:t>المقررة</w:t>
      </w:r>
      <w:r w:rsidR="00713331" w:rsidRPr="00DE6131">
        <w:rPr>
          <w:rFonts w:hint="cs"/>
          <w:rtl/>
        </w:rPr>
        <w:t xml:space="preserve"> </w:t>
      </w:r>
      <w:r w:rsidR="007963B2" w:rsidRPr="00DE6131">
        <w:rPr>
          <w:rFonts w:hint="cs"/>
          <w:rtl/>
        </w:rPr>
        <w:t>للسلطة</w:t>
      </w:r>
      <w:r w:rsidR="00713331" w:rsidRPr="00DE6131">
        <w:rPr>
          <w:rFonts w:hint="cs"/>
          <w:rtl/>
        </w:rPr>
        <w:t xml:space="preserve"> </w:t>
      </w:r>
      <w:r w:rsidR="007963B2" w:rsidRPr="00DE6131">
        <w:rPr>
          <w:rFonts w:hint="cs"/>
          <w:rtl/>
        </w:rPr>
        <w:t>مانحة</w:t>
      </w:r>
      <w:r w:rsidR="00713331" w:rsidRPr="00DE6131">
        <w:rPr>
          <w:rFonts w:hint="cs"/>
          <w:rtl/>
        </w:rPr>
        <w:t xml:space="preserve"> </w:t>
      </w:r>
      <w:r w:rsidR="007963B2" w:rsidRPr="00DE6131">
        <w:rPr>
          <w:rFonts w:hint="cs"/>
          <w:rtl/>
        </w:rPr>
        <w:t>التفويض</w:t>
      </w:r>
      <w:r w:rsidR="00713331" w:rsidRPr="00DE6131">
        <w:rPr>
          <w:rFonts w:hint="cs"/>
          <w:rtl/>
        </w:rPr>
        <w:t xml:space="preserve"> </w:t>
      </w:r>
      <w:r w:rsidR="007963B2" w:rsidRPr="00DE6131">
        <w:rPr>
          <w:rFonts w:hint="cs"/>
          <w:rtl/>
        </w:rPr>
        <w:t>بوصفها</w:t>
      </w:r>
      <w:r w:rsidR="00713331" w:rsidRPr="00DE6131">
        <w:rPr>
          <w:rFonts w:hint="cs"/>
          <w:rtl/>
        </w:rPr>
        <w:t xml:space="preserve"> </w:t>
      </w:r>
      <w:r w:rsidR="007963B2" w:rsidRPr="00DE6131">
        <w:rPr>
          <w:rFonts w:hint="cs"/>
          <w:rtl/>
        </w:rPr>
        <w:t>سلطة</w:t>
      </w:r>
      <w:r w:rsidR="00713331" w:rsidRPr="00DE6131">
        <w:rPr>
          <w:rFonts w:hint="cs"/>
          <w:rtl/>
        </w:rPr>
        <w:t xml:space="preserve"> </w:t>
      </w:r>
      <w:r w:rsidR="007963B2" w:rsidRPr="00DE6131">
        <w:rPr>
          <w:rFonts w:hint="cs"/>
          <w:rtl/>
        </w:rPr>
        <w:t>عامة</w:t>
      </w:r>
      <w:r w:rsidR="00713331" w:rsidRPr="00DE6131">
        <w:rPr>
          <w:rFonts w:hint="cs"/>
          <w:rtl/>
        </w:rPr>
        <w:t xml:space="preserve"> </w:t>
      </w:r>
      <w:r w:rsidR="007963B2" w:rsidRPr="00DE6131">
        <w:rPr>
          <w:rFonts w:hint="cs"/>
          <w:rtl/>
        </w:rPr>
        <w:t>لا</w:t>
      </w:r>
      <w:r w:rsidR="00713331" w:rsidRPr="00DE6131">
        <w:rPr>
          <w:rFonts w:hint="cs"/>
          <w:rtl/>
        </w:rPr>
        <w:t xml:space="preserve"> </w:t>
      </w:r>
      <w:r w:rsidR="007963B2" w:rsidRPr="00DE6131">
        <w:rPr>
          <w:rFonts w:hint="cs"/>
          <w:rtl/>
        </w:rPr>
        <w:t>يجب</w:t>
      </w:r>
      <w:r w:rsidR="00713331" w:rsidRPr="00DE6131">
        <w:rPr>
          <w:rFonts w:hint="cs"/>
          <w:rtl/>
        </w:rPr>
        <w:t xml:space="preserve"> </w:t>
      </w:r>
      <w:r w:rsidR="007963B2" w:rsidRPr="00DE6131">
        <w:rPr>
          <w:rFonts w:hint="cs"/>
          <w:rtl/>
        </w:rPr>
        <w:t>أن</w:t>
      </w:r>
      <w:r w:rsidR="00713331" w:rsidRPr="00DE6131">
        <w:rPr>
          <w:rFonts w:hint="cs"/>
          <w:rtl/>
        </w:rPr>
        <w:t xml:space="preserve"> </w:t>
      </w:r>
      <w:r w:rsidR="007963B2" w:rsidRPr="00DE6131">
        <w:rPr>
          <w:rFonts w:hint="cs"/>
          <w:rtl/>
        </w:rPr>
        <w:t>تحول</w:t>
      </w:r>
      <w:r w:rsidR="00713331" w:rsidRPr="00DE6131">
        <w:rPr>
          <w:rFonts w:hint="cs"/>
          <w:rtl/>
        </w:rPr>
        <w:t xml:space="preserve"> </w:t>
      </w:r>
      <w:r w:rsidR="007963B2" w:rsidRPr="00DE6131">
        <w:rPr>
          <w:rFonts w:hint="cs"/>
          <w:rtl/>
        </w:rPr>
        <w:t>دون</w:t>
      </w:r>
      <w:r w:rsidR="00713331" w:rsidRPr="00DE6131">
        <w:rPr>
          <w:rFonts w:hint="cs"/>
          <w:rtl/>
        </w:rPr>
        <w:t xml:space="preserve"> </w:t>
      </w:r>
      <w:r w:rsidR="002A454F" w:rsidRPr="00DE6131">
        <w:rPr>
          <w:rFonts w:hint="cs"/>
          <w:rtl/>
        </w:rPr>
        <w:t>ضمان</w:t>
      </w:r>
      <w:r w:rsidR="00713331" w:rsidRPr="00DE6131">
        <w:rPr>
          <w:rFonts w:hint="cs"/>
          <w:rtl/>
        </w:rPr>
        <w:t xml:space="preserve"> </w:t>
      </w:r>
      <w:r w:rsidR="007963B2" w:rsidRPr="00DE6131">
        <w:rPr>
          <w:rFonts w:hint="cs"/>
          <w:rtl/>
        </w:rPr>
        <w:t>حقوق</w:t>
      </w:r>
      <w:r w:rsidR="00713331" w:rsidRPr="00DE6131">
        <w:rPr>
          <w:rFonts w:hint="cs"/>
          <w:rtl/>
        </w:rPr>
        <w:t xml:space="preserve"> </w:t>
      </w:r>
      <w:r w:rsidR="007963B2" w:rsidRPr="00DE6131">
        <w:rPr>
          <w:rFonts w:hint="cs"/>
          <w:rtl/>
        </w:rPr>
        <w:t>المفوض</w:t>
      </w:r>
      <w:r w:rsidR="00713331" w:rsidRPr="00DE6131">
        <w:rPr>
          <w:rFonts w:hint="cs"/>
          <w:rtl/>
        </w:rPr>
        <w:t xml:space="preserve"> </w:t>
      </w:r>
      <w:r w:rsidR="007963B2" w:rsidRPr="00DE6131">
        <w:rPr>
          <w:rFonts w:hint="cs"/>
          <w:rtl/>
        </w:rPr>
        <w:t>له</w:t>
      </w:r>
      <w:r w:rsidR="00713331" w:rsidRPr="00DE6131">
        <w:rPr>
          <w:rFonts w:hint="cs"/>
          <w:rtl/>
        </w:rPr>
        <w:t xml:space="preserve"> </w:t>
      </w:r>
      <w:r w:rsidR="007963B2" w:rsidRPr="00DE6131">
        <w:rPr>
          <w:rFonts w:hint="cs"/>
          <w:rtl/>
        </w:rPr>
        <w:t>بوصفه</w:t>
      </w:r>
      <w:r w:rsidR="00713331" w:rsidRPr="00DE6131">
        <w:rPr>
          <w:rFonts w:hint="cs"/>
          <w:rtl/>
        </w:rPr>
        <w:t xml:space="preserve"> </w:t>
      </w:r>
      <w:r w:rsidR="007963B2" w:rsidRPr="00DE6131">
        <w:rPr>
          <w:rtl/>
        </w:rPr>
        <w:t>مستثمر</w:t>
      </w:r>
      <w:r w:rsidR="007963B2" w:rsidRPr="00DE6131">
        <w:rPr>
          <w:rFonts w:hint="cs"/>
          <w:rtl/>
        </w:rPr>
        <w:t>ا</w:t>
      </w:r>
      <w:r w:rsidR="00713331" w:rsidRPr="00DE6131">
        <w:rPr>
          <w:rFonts w:hint="cs"/>
          <w:rtl/>
        </w:rPr>
        <w:t xml:space="preserve"> </w:t>
      </w:r>
      <w:r w:rsidR="007963B2" w:rsidRPr="00DE6131">
        <w:rPr>
          <w:rFonts w:hint="cs"/>
          <w:rtl/>
        </w:rPr>
        <w:t>في</w:t>
      </w:r>
      <w:r w:rsidR="00713331" w:rsidRPr="00DE6131">
        <w:rPr>
          <w:rFonts w:hint="cs"/>
          <w:rtl/>
        </w:rPr>
        <w:t xml:space="preserve"> </w:t>
      </w:r>
      <w:r w:rsidR="007963B2" w:rsidRPr="00DE6131">
        <w:rPr>
          <w:rFonts w:hint="cs"/>
          <w:rtl/>
        </w:rPr>
        <w:t>المرفق</w:t>
      </w:r>
      <w:r w:rsidR="00713331" w:rsidRPr="00DE6131">
        <w:rPr>
          <w:rFonts w:hint="cs"/>
          <w:rtl/>
        </w:rPr>
        <w:t xml:space="preserve"> </w:t>
      </w:r>
      <w:r w:rsidR="007963B2" w:rsidRPr="00DE6131">
        <w:rPr>
          <w:rFonts w:hint="cs"/>
          <w:rtl/>
        </w:rPr>
        <w:t>ال</w:t>
      </w:r>
      <w:r w:rsidR="002A454F" w:rsidRPr="00DE6131">
        <w:rPr>
          <w:rFonts w:hint="cs"/>
          <w:rtl/>
        </w:rPr>
        <w:t>عمومي</w:t>
      </w:r>
      <w:r w:rsidR="00713331" w:rsidRPr="00DE6131">
        <w:rPr>
          <w:rFonts w:hint="cs"/>
          <w:rtl/>
        </w:rPr>
        <w:t xml:space="preserve"> </w:t>
      </w:r>
      <w:r w:rsidR="002A454F" w:rsidRPr="00DE6131">
        <w:rPr>
          <w:rFonts w:hint="cs"/>
          <w:rtl/>
        </w:rPr>
        <w:t>ويهدف</w:t>
      </w:r>
      <w:r w:rsidR="00713331" w:rsidRPr="00DE6131">
        <w:rPr>
          <w:rFonts w:hint="cs"/>
          <w:rtl/>
        </w:rPr>
        <w:t xml:space="preserve"> </w:t>
      </w:r>
      <w:r w:rsidR="002A454F" w:rsidRPr="00DE6131">
        <w:rPr>
          <w:rFonts w:hint="cs"/>
          <w:rtl/>
        </w:rPr>
        <w:t>إلى</w:t>
      </w:r>
      <w:r w:rsidR="00713331" w:rsidRPr="00DE6131">
        <w:rPr>
          <w:rFonts w:hint="cs"/>
          <w:rtl/>
        </w:rPr>
        <w:t xml:space="preserve"> </w:t>
      </w:r>
      <w:r w:rsidR="002A454F" w:rsidRPr="00DE6131">
        <w:rPr>
          <w:rFonts w:hint="cs"/>
          <w:rtl/>
        </w:rPr>
        <w:t>تحقيق</w:t>
      </w:r>
      <w:r w:rsidR="00713331" w:rsidRPr="00DE6131">
        <w:rPr>
          <w:rFonts w:hint="cs"/>
          <w:rtl/>
        </w:rPr>
        <w:t xml:space="preserve"> </w:t>
      </w:r>
      <w:r w:rsidR="002A454F" w:rsidRPr="00DE6131">
        <w:rPr>
          <w:rFonts w:hint="cs"/>
          <w:rtl/>
        </w:rPr>
        <w:t>أرباح</w:t>
      </w:r>
      <w:r w:rsidR="00713331" w:rsidRPr="00DE6131">
        <w:rPr>
          <w:rFonts w:hint="cs"/>
          <w:rtl/>
        </w:rPr>
        <w:t xml:space="preserve"> </w:t>
      </w:r>
      <w:r w:rsidR="002A454F" w:rsidRPr="00DE6131">
        <w:rPr>
          <w:rFonts w:hint="cs"/>
          <w:rtl/>
        </w:rPr>
        <w:t>اقتصادية</w:t>
      </w:r>
      <w:r w:rsidR="00713331" w:rsidRPr="00DE6131">
        <w:rPr>
          <w:rFonts w:hint="cs"/>
          <w:rtl/>
        </w:rPr>
        <w:t xml:space="preserve"> </w:t>
      </w:r>
      <w:r w:rsidR="002A454F" w:rsidRPr="00DE6131">
        <w:rPr>
          <w:rFonts w:hint="cs"/>
          <w:rtl/>
        </w:rPr>
        <w:t>مستفيدا</w:t>
      </w:r>
      <w:r w:rsidR="00713331" w:rsidRPr="00DE6131">
        <w:rPr>
          <w:rFonts w:hint="cs"/>
          <w:rtl/>
        </w:rPr>
        <w:t xml:space="preserve"> </w:t>
      </w:r>
      <w:r w:rsidR="002A454F" w:rsidRPr="00DE6131">
        <w:rPr>
          <w:rFonts w:hint="cs"/>
          <w:rtl/>
        </w:rPr>
        <w:t>في</w:t>
      </w:r>
      <w:r w:rsidR="00713331" w:rsidRPr="00DE6131">
        <w:rPr>
          <w:rFonts w:hint="cs"/>
          <w:rtl/>
        </w:rPr>
        <w:t xml:space="preserve"> </w:t>
      </w:r>
      <w:r w:rsidR="002A454F" w:rsidRPr="00DE6131">
        <w:rPr>
          <w:rFonts w:hint="cs"/>
          <w:rtl/>
        </w:rPr>
        <w:t>ذلك</w:t>
      </w:r>
      <w:r w:rsidR="00713331" w:rsidRPr="00DE6131">
        <w:rPr>
          <w:rFonts w:hint="cs"/>
          <w:rtl/>
        </w:rPr>
        <w:t xml:space="preserve"> </w:t>
      </w:r>
      <w:r w:rsidR="002A454F" w:rsidRPr="00DE6131">
        <w:rPr>
          <w:rFonts w:hint="cs"/>
          <w:rtl/>
        </w:rPr>
        <w:t>من</w:t>
      </w:r>
      <w:r w:rsidR="00713331" w:rsidRPr="00DE6131">
        <w:rPr>
          <w:rFonts w:hint="cs"/>
          <w:rtl/>
        </w:rPr>
        <w:t xml:space="preserve"> </w:t>
      </w:r>
      <w:r w:rsidR="002A454F" w:rsidRPr="00DE6131">
        <w:rPr>
          <w:rFonts w:hint="cs"/>
          <w:rtl/>
        </w:rPr>
        <w:t>الضمانات</w:t>
      </w:r>
      <w:r w:rsidR="00713331" w:rsidRPr="00DE6131">
        <w:rPr>
          <w:rFonts w:hint="cs"/>
          <w:rtl/>
        </w:rPr>
        <w:t xml:space="preserve"> </w:t>
      </w:r>
      <w:r w:rsidR="002A454F" w:rsidRPr="00DE6131">
        <w:rPr>
          <w:rFonts w:hint="cs"/>
          <w:rtl/>
        </w:rPr>
        <w:t>المقررة</w:t>
      </w:r>
      <w:r w:rsidR="00713331" w:rsidRPr="00DE6131">
        <w:rPr>
          <w:rFonts w:hint="cs"/>
          <w:rtl/>
        </w:rPr>
        <w:t xml:space="preserve"> </w:t>
      </w:r>
      <w:r w:rsidR="002A454F" w:rsidRPr="00DE6131">
        <w:rPr>
          <w:rFonts w:hint="cs"/>
          <w:rtl/>
        </w:rPr>
        <w:t>في</w:t>
      </w:r>
      <w:r w:rsidR="00713331" w:rsidRPr="00DE6131">
        <w:rPr>
          <w:rFonts w:hint="cs"/>
          <w:rtl/>
        </w:rPr>
        <w:t xml:space="preserve"> </w:t>
      </w:r>
      <w:r w:rsidR="002A454F" w:rsidRPr="00DE6131">
        <w:rPr>
          <w:rFonts w:hint="cs"/>
          <w:rtl/>
        </w:rPr>
        <w:t>مجال</w:t>
      </w:r>
      <w:r w:rsidR="00713331" w:rsidRPr="00DE6131">
        <w:rPr>
          <w:rFonts w:hint="cs"/>
          <w:rtl/>
        </w:rPr>
        <w:t xml:space="preserve"> </w:t>
      </w:r>
      <w:r w:rsidR="002A454F" w:rsidRPr="00DE6131">
        <w:rPr>
          <w:rFonts w:hint="cs"/>
          <w:rtl/>
        </w:rPr>
        <w:t>الاستثمار</w:t>
      </w:r>
      <w:r w:rsidR="00713331" w:rsidRPr="00DE6131">
        <w:rPr>
          <w:rFonts w:hint="cs"/>
          <w:rtl/>
        </w:rPr>
        <w:t xml:space="preserve"> </w:t>
      </w:r>
      <w:r w:rsidR="002A454F" w:rsidRPr="00DE6131">
        <w:rPr>
          <w:rFonts w:hint="cs"/>
          <w:rtl/>
        </w:rPr>
        <w:t>وحرية</w:t>
      </w:r>
      <w:r w:rsidR="00713331" w:rsidRPr="00DE6131">
        <w:rPr>
          <w:rFonts w:hint="cs"/>
          <w:rtl/>
        </w:rPr>
        <w:t xml:space="preserve"> </w:t>
      </w:r>
      <w:r w:rsidR="002A454F" w:rsidRPr="00DE6131">
        <w:rPr>
          <w:rFonts w:hint="cs"/>
          <w:rtl/>
        </w:rPr>
        <w:t>التجارة،</w:t>
      </w:r>
      <w:r w:rsidR="00713331" w:rsidRPr="00DE6131">
        <w:rPr>
          <w:rFonts w:hint="cs"/>
          <w:rtl/>
        </w:rPr>
        <w:t xml:space="preserve"> </w:t>
      </w:r>
      <w:r w:rsidR="002A454F" w:rsidRPr="00DE6131">
        <w:rPr>
          <w:rFonts w:hint="cs"/>
          <w:rtl/>
        </w:rPr>
        <w:t>لذلك</w:t>
      </w:r>
      <w:r w:rsidR="00713331" w:rsidRPr="00DE6131">
        <w:rPr>
          <w:rFonts w:hint="cs"/>
          <w:rtl/>
        </w:rPr>
        <w:t xml:space="preserve"> </w:t>
      </w:r>
      <w:r w:rsidR="002A454F" w:rsidRPr="00DE6131">
        <w:rPr>
          <w:rFonts w:hint="cs"/>
          <w:rtl/>
        </w:rPr>
        <w:t>فان</w:t>
      </w:r>
      <w:r w:rsidR="00713331" w:rsidRPr="00DE6131">
        <w:rPr>
          <w:rFonts w:hint="cs"/>
          <w:rtl/>
        </w:rPr>
        <w:t xml:space="preserve"> </w:t>
      </w:r>
      <w:r w:rsidR="00111EEE" w:rsidRPr="00DE6131">
        <w:rPr>
          <w:rFonts w:hint="cs"/>
          <w:rtl/>
        </w:rPr>
        <w:t>النجاح</w:t>
      </w:r>
      <w:r w:rsidR="00713331" w:rsidRPr="00DE6131">
        <w:rPr>
          <w:rFonts w:hint="cs"/>
          <w:rtl/>
        </w:rPr>
        <w:t xml:space="preserve"> </w:t>
      </w:r>
      <w:r w:rsidR="00111EEE" w:rsidRPr="00DE6131">
        <w:rPr>
          <w:rFonts w:hint="cs"/>
          <w:rtl/>
        </w:rPr>
        <w:t>في</w:t>
      </w:r>
      <w:r w:rsidR="00713331" w:rsidRPr="00DE6131">
        <w:rPr>
          <w:rFonts w:hint="cs"/>
          <w:rtl/>
        </w:rPr>
        <w:t xml:space="preserve"> </w:t>
      </w:r>
      <w:r w:rsidR="002A454F" w:rsidRPr="00DE6131">
        <w:rPr>
          <w:rFonts w:hint="cs"/>
          <w:rtl/>
        </w:rPr>
        <w:t>التوفيق</w:t>
      </w:r>
      <w:r w:rsidR="00713331" w:rsidRPr="00DE6131">
        <w:rPr>
          <w:rFonts w:hint="cs"/>
          <w:rtl/>
        </w:rPr>
        <w:t xml:space="preserve"> </w:t>
      </w:r>
      <w:r w:rsidR="002A454F" w:rsidRPr="00DE6131">
        <w:rPr>
          <w:rFonts w:hint="cs"/>
          <w:rtl/>
        </w:rPr>
        <w:t>بين</w:t>
      </w:r>
      <w:r w:rsidR="00713331" w:rsidRPr="00DE6131">
        <w:rPr>
          <w:rFonts w:hint="cs"/>
          <w:rtl/>
        </w:rPr>
        <w:t xml:space="preserve"> </w:t>
      </w:r>
      <w:r w:rsidR="002A454F" w:rsidRPr="00DE6131">
        <w:rPr>
          <w:rFonts w:hint="cs"/>
          <w:rtl/>
        </w:rPr>
        <w:t>سلطات</w:t>
      </w:r>
      <w:r w:rsidR="00713331" w:rsidRPr="00DE6131">
        <w:rPr>
          <w:rFonts w:hint="cs"/>
          <w:rtl/>
        </w:rPr>
        <w:t xml:space="preserve"> </w:t>
      </w:r>
      <w:r w:rsidR="002A454F" w:rsidRPr="00DE6131">
        <w:rPr>
          <w:rFonts w:hint="cs"/>
          <w:rtl/>
        </w:rPr>
        <w:t>أشخاص</w:t>
      </w:r>
      <w:r w:rsidR="00713331" w:rsidRPr="00DE6131">
        <w:rPr>
          <w:rFonts w:hint="cs"/>
          <w:rtl/>
        </w:rPr>
        <w:t xml:space="preserve"> </w:t>
      </w:r>
      <w:r w:rsidR="002A454F" w:rsidRPr="00DE6131">
        <w:rPr>
          <w:rFonts w:hint="cs"/>
          <w:rtl/>
        </w:rPr>
        <w:t>القانون</w:t>
      </w:r>
      <w:r w:rsidR="00713331" w:rsidRPr="00DE6131">
        <w:rPr>
          <w:rFonts w:hint="cs"/>
          <w:rtl/>
        </w:rPr>
        <w:t xml:space="preserve"> </w:t>
      </w:r>
      <w:r w:rsidR="002A454F" w:rsidRPr="00DE6131">
        <w:rPr>
          <w:rFonts w:hint="cs"/>
          <w:rtl/>
        </w:rPr>
        <w:t>العام</w:t>
      </w:r>
      <w:r w:rsidR="00713331" w:rsidRPr="00DE6131">
        <w:rPr>
          <w:rFonts w:hint="cs"/>
          <w:rtl/>
        </w:rPr>
        <w:t xml:space="preserve"> </w:t>
      </w:r>
      <w:r w:rsidR="002A454F" w:rsidRPr="00DE6131">
        <w:rPr>
          <w:rFonts w:hint="cs"/>
          <w:rtl/>
        </w:rPr>
        <w:t>المتعلقة</w:t>
      </w:r>
      <w:r w:rsidR="00713331" w:rsidRPr="00DE6131">
        <w:rPr>
          <w:rFonts w:hint="cs"/>
          <w:rtl/>
        </w:rPr>
        <w:t xml:space="preserve"> </w:t>
      </w:r>
      <w:r w:rsidR="00111EEE" w:rsidRPr="00DE6131">
        <w:rPr>
          <w:rFonts w:hint="cs"/>
          <w:rtl/>
        </w:rPr>
        <w:t>أساسا</w:t>
      </w:r>
      <w:r w:rsidR="00713331" w:rsidRPr="00DE6131">
        <w:rPr>
          <w:rFonts w:hint="cs"/>
          <w:rtl/>
        </w:rPr>
        <w:t xml:space="preserve"> </w:t>
      </w:r>
      <w:r w:rsidR="002A454F" w:rsidRPr="00DE6131">
        <w:rPr>
          <w:rFonts w:hint="cs"/>
          <w:rtl/>
        </w:rPr>
        <w:t>برقابة</w:t>
      </w:r>
      <w:r w:rsidR="00713331" w:rsidRPr="00DE6131">
        <w:rPr>
          <w:rFonts w:hint="cs"/>
          <w:rtl/>
        </w:rPr>
        <w:t xml:space="preserve"> </w:t>
      </w:r>
      <w:r w:rsidR="002A454F" w:rsidRPr="00DE6131">
        <w:rPr>
          <w:rFonts w:hint="cs"/>
          <w:rtl/>
        </w:rPr>
        <w:t>عقد</w:t>
      </w:r>
      <w:r w:rsidR="00713331" w:rsidRPr="00DE6131">
        <w:rPr>
          <w:rFonts w:hint="cs"/>
          <w:rtl/>
        </w:rPr>
        <w:t xml:space="preserve"> </w:t>
      </w:r>
      <w:r w:rsidR="002A454F" w:rsidRPr="00DE6131">
        <w:rPr>
          <w:rFonts w:hint="cs"/>
          <w:rtl/>
        </w:rPr>
        <w:t>التفويض</w:t>
      </w:r>
      <w:r w:rsidR="00713331" w:rsidRPr="00DE6131">
        <w:rPr>
          <w:rFonts w:hint="cs"/>
          <w:rtl/>
        </w:rPr>
        <w:t xml:space="preserve"> </w:t>
      </w:r>
      <w:r w:rsidR="004E012B" w:rsidRPr="00DE6131">
        <w:rPr>
          <w:rFonts w:hint="cs"/>
          <w:rtl/>
        </w:rPr>
        <w:t>بما</w:t>
      </w:r>
      <w:r w:rsidR="00713331" w:rsidRPr="00DE6131">
        <w:rPr>
          <w:rFonts w:hint="cs"/>
          <w:rtl/>
        </w:rPr>
        <w:t xml:space="preserve"> </w:t>
      </w:r>
      <w:r w:rsidR="004E012B" w:rsidRPr="00DE6131">
        <w:rPr>
          <w:rFonts w:hint="cs"/>
          <w:rtl/>
        </w:rPr>
        <w:t>يحفظ</w:t>
      </w:r>
      <w:r w:rsidR="00713331" w:rsidRPr="00DE6131">
        <w:rPr>
          <w:rFonts w:hint="cs"/>
          <w:rtl/>
        </w:rPr>
        <w:t xml:space="preserve"> </w:t>
      </w:r>
      <w:r w:rsidR="004E012B" w:rsidRPr="00DE6131">
        <w:rPr>
          <w:rFonts w:hint="cs"/>
          <w:rtl/>
        </w:rPr>
        <w:t>المصلحة</w:t>
      </w:r>
      <w:r w:rsidR="00713331" w:rsidRPr="00DE6131">
        <w:rPr>
          <w:rFonts w:hint="cs"/>
          <w:rtl/>
        </w:rPr>
        <w:t xml:space="preserve"> </w:t>
      </w:r>
      <w:r w:rsidR="00522982" w:rsidRPr="00DE6131">
        <w:rPr>
          <w:rFonts w:hint="cs"/>
          <w:rtl/>
        </w:rPr>
        <w:t>العامة</w:t>
      </w:r>
      <w:r w:rsidR="00713331" w:rsidRPr="00DE6131">
        <w:rPr>
          <w:rFonts w:hint="cs"/>
          <w:rtl/>
        </w:rPr>
        <w:t xml:space="preserve"> </w:t>
      </w:r>
      <w:r w:rsidR="00522982" w:rsidRPr="00DE6131">
        <w:rPr>
          <w:rFonts w:hint="cs"/>
          <w:rtl/>
        </w:rPr>
        <w:t>إلى</w:t>
      </w:r>
      <w:r w:rsidR="00713331" w:rsidRPr="00DE6131">
        <w:rPr>
          <w:rFonts w:hint="cs"/>
          <w:rtl/>
        </w:rPr>
        <w:t xml:space="preserve"> </w:t>
      </w:r>
      <w:r w:rsidR="004E012B" w:rsidRPr="00DE6131">
        <w:rPr>
          <w:rFonts w:hint="cs"/>
          <w:rtl/>
        </w:rPr>
        <w:t>جانب</w:t>
      </w:r>
      <w:r w:rsidR="00713331" w:rsidRPr="00DE6131">
        <w:rPr>
          <w:rFonts w:hint="cs"/>
          <w:rtl/>
        </w:rPr>
        <w:t xml:space="preserve"> </w:t>
      </w:r>
      <w:r w:rsidR="004E012B" w:rsidRPr="00DE6131">
        <w:rPr>
          <w:rFonts w:hint="cs"/>
          <w:rtl/>
        </w:rPr>
        <w:t>احترام</w:t>
      </w:r>
      <w:r w:rsidR="00713331" w:rsidRPr="00DE6131">
        <w:rPr>
          <w:rFonts w:hint="cs"/>
          <w:rtl/>
        </w:rPr>
        <w:t xml:space="preserve"> </w:t>
      </w:r>
      <w:r w:rsidR="004E012B" w:rsidRPr="00DE6131">
        <w:rPr>
          <w:rFonts w:hint="cs"/>
          <w:rtl/>
        </w:rPr>
        <w:t>ال</w:t>
      </w:r>
      <w:r w:rsidR="002A454F" w:rsidRPr="00DE6131">
        <w:rPr>
          <w:rFonts w:hint="cs"/>
          <w:rtl/>
        </w:rPr>
        <w:t>مق</w:t>
      </w:r>
      <w:r w:rsidR="00111EEE" w:rsidRPr="00DE6131">
        <w:rPr>
          <w:rFonts w:hint="cs"/>
          <w:rtl/>
        </w:rPr>
        <w:t>تضيات</w:t>
      </w:r>
      <w:r w:rsidR="00713331" w:rsidRPr="00DE6131">
        <w:rPr>
          <w:rFonts w:hint="cs"/>
          <w:rtl/>
        </w:rPr>
        <w:t xml:space="preserve"> </w:t>
      </w:r>
      <w:r w:rsidR="004E012B" w:rsidRPr="00DE6131">
        <w:rPr>
          <w:rFonts w:hint="cs"/>
          <w:rtl/>
        </w:rPr>
        <w:t>التي</w:t>
      </w:r>
      <w:r w:rsidR="00713331" w:rsidRPr="00DE6131">
        <w:rPr>
          <w:rFonts w:hint="cs"/>
          <w:rtl/>
        </w:rPr>
        <w:t xml:space="preserve"> </w:t>
      </w:r>
      <w:r w:rsidR="00732334" w:rsidRPr="00DE6131">
        <w:rPr>
          <w:rFonts w:hint="cs"/>
          <w:rtl/>
        </w:rPr>
        <w:t>ت</w:t>
      </w:r>
      <w:r w:rsidR="004E012B" w:rsidRPr="00DE6131">
        <w:rPr>
          <w:rFonts w:hint="cs"/>
          <w:rtl/>
        </w:rPr>
        <w:t>فرضها</w:t>
      </w:r>
      <w:r w:rsidR="00713331" w:rsidRPr="00DE6131">
        <w:rPr>
          <w:rFonts w:hint="cs"/>
          <w:rtl/>
        </w:rPr>
        <w:t xml:space="preserve"> </w:t>
      </w:r>
      <w:r w:rsidR="00732334" w:rsidRPr="00DE6131">
        <w:rPr>
          <w:rFonts w:hint="cs"/>
          <w:rtl/>
        </w:rPr>
        <w:t>عملية</w:t>
      </w:r>
      <w:r w:rsidR="00713331" w:rsidRPr="00DE6131">
        <w:rPr>
          <w:rFonts w:hint="cs"/>
          <w:rtl/>
        </w:rPr>
        <w:t xml:space="preserve"> </w:t>
      </w:r>
      <w:r w:rsidR="004E012B" w:rsidRPr="00DE6131">
        <w:rPr>
          <w:rFonts w:hint="cs"/>
          <w:rtl/>
        </w:rPr>
        <w:t>ال</w:t>
      </w:r>
      <w:r w:rsidR="00111EEE" w:rsidRPr="00DE6131">
        <w:rPr>
          <w:rFonts w:hint="cs"/>
          <w:rtl/>
        </w:rPr>
        <w:t>استثمار</w:t>
      </w:r>
      <w:r w:rsidR="00713331" w:rsidRPr="00DE6131">
        <w:rPr>
          <w:rFonts w:hint="cs"/>
          <w:rtl/>
        </w:rPr>
        <w:t xml:space="preserve"> </w:t>
      </w:r>
      <w:r w:rsidR="00111EEE" w:rsidRPr="00DE6131">
        <w:rPr>
          <w:rFonts w:hint="cs"/>
          <w:rtl/>
        </w:rPr>
        <w:t>في</w:t>
      </w:r>
      <w:r w:rsidR="00713331" w:rsidRPr="00DE6131">
        <w:rPr>
          <w:rFonts w:hint="cs"/>
          <w:rtl/>
        </w:rPr>
        <w:t xml:space="preserve"> </w:t>
      </w:r>
      <w:r w:rsidR="00111EEE" w:rsidRPr="00DE6131">
        <w:rPr>
          <w:rFonts w:hint="cs"/>
          <w:rtl/>
        </w:rPr>
        <w:t>المرفق</w:t>
      </w:r>
      <w:r w:rsidR="00713331" w:rsidRPr="00DE6131">
        <w:rPr>
          <w:rFonts w:hint="cs"/>
          <w:rtl/>
        </w:rPr>
        <w:t xml:space="preserve"> </w:t>
      </w:r>
      <w:r w:rsidR="00111EEE" w:rsidRPr="00DE6131">
        <w:rPr>
          <w:rFonts w:hint="cs"/>
          <w:rtl/>
        </w:rPr>
        <w:t>العام،</w:t>
      </w:r>
      <w:r w:rsidR="00713331" w:rsidRPr="00DE6131">
        <w:rPr>
          <w:rFonts w:hint="cs"/>
          <w:rtl/>
        </w:rPr>
        <w:t xml:space="preserve"> </w:t>
      </w:r>
      <w:r w:rsidR="00111EEE" w:rsidRPr="00DE6131">
        <w:rPr>
          <w:rFonts w:hint="cs"/>
          <w:rtl/>
        </w:rPr>
        <w:t>يضمن</w:t>
      </w:r>
      <w:r w:rsidR="00713331" w:rsidRPr="00DE6131">
        <w:rPr>
          <w:rFonts w:hint="cs"/>
          <w:rtl/>
        </w:rPr>
        <w:t xml:space="preserve"> </w:t>
      </w:r>
      <w:r w:rsidR="00111EEE" w:rsidRPr="00DE6131">
        <w:rPr>
          <w:rFonts w:hint="cs"/>
          <w:rtl/>
        </w:rPr>
        <w:t>في</w:t>
      </w:r>
      <w:r w:rsidR="00713331" w:rsidRPr="00DE6131">
        <w:rPr>
          <w:rFonts w:hint="cs"/>
          <w:rtl/>
        </w:rPr>
        <w:t xml:space="preserve"> </w:t>
      </w:r>
      <w:r w:rsidR="00111EEE" w:rsidRPr="00DE6131">
        <w:rPr>
          <w:rFonts w:hint="cs"/>
          <w:rtl/>
        </w:rPr>
        <w:t>الأخير</w:t>
      </w:r>
      <w:r w:rsidR="00713331" w:rsidRPr="00DE6131">
        <w:rPr>
          <w:rFonts w:hint="cs"/>
          <w:rtl/>
        </w:rPr>
        <w:t xml:space="preserve"> </w:t>
      </w:r>
      <w:r w:rsidR="00111EEE" w:rsidRPr="00DE6131">
        <w:rPr>
          <w:rFonts w:hint="cs"/>
          <w:rtl/>
        </w:rPr>
        <w:t>ضمان</w:t>
      </w:r>
      <w:r w:rsidR="00713331" w:rsidRPr="00DE6131">
        <w:rPr>
          <w:rFonts w:hint="cs"/>
          <w:rtl/>
        </w:rPr>
        <w:t xml:space="preserve"> </w:t>
      </w:r>
      <w:r w:rsidR="00111EEE" w:rsidRPr="00DE6131">
        <w:rPr>
          <w:rFonts w:hint="cs"/>
          <w:rtl/>
        </w:rPr>
        <w:t>المصلحة</w:t>
      </w:r>
      <w:r w:rsidR="00713331" w:rsidRPr="00DE6131">
        <w:rPr>
          <w:rFonts w:hint="cs"/>
          <w:rtl/>
        </w:rPr>
        <w:t xml:space="preserve"> </w:t>
      </w:r>
      <w:r w:rsidR="00111EEE" w:rsidRPr="00DE6131">
        <w:rPr>
          <w:rFonts w:hint="cs"/>
          <w:rtl/>
        </w:rPr>
        <w:t>العامة</w:t>
      </w:r>
      <w:r w:rsidR="00713331" w:rsidRPr="00DE6131">
        <w:rPr>
          <w:rFonts w:hint="cs"/>
          <w:rtl/>
        </w:rPr>
        <w:t xml:space="preserve"> </w:t>
      </w:r>
      <w:r w:rsidR="00111EEE" w:rsidRPr="00DE6131">
        <w:rPr>
          <w:rFonts w:hint="cs"/>
          <w:rtl/>
        </w:rPr>
        <w:t>لجمهور</w:t>
      </w:r>
      <w:r w:rsidR="00713331" w:rsidRPr="00DE6131">
        <w:rPr>
          <w:rFonts w:hint="cs"/>
          <w:rtl/>
        </w:rPr>
        <w:t xml:space="preserve"> </w:t>
      </w:r>
      <w:r w:rsidR="00111EEE" w:rsidRPr="00DE6131">
        <w:rPr>
          <w:rFonts w:hint="cs"/>
          <w:rtl/>
        </w:rPr>
        <w:t>المرتفقين</w:t>
      </w:r>
      <w:r w:rsidR="00713331" w:rsidRPr="00DE6131">
        <w:rPr>
          <w:rFonts w:hint="cs"/>
          <w:rtl/>
        </w:rPr>
        <w:t xml:space="preserve"> </w:t>
      </w:r>
      <w:r w:rsidR="00111EEE" w:rsidRPr="00DE6131">
        <w:rPr>
          <w:rFonts w:hint="cs"/>
          <w:rtl/>
        </w:rPr>
        <w:t>إلى</w:t>
      </w:r>
      <w:r w:rsidR="00713331" w:rsidRPr="00DE6131">
        <w:rPr>
          <w:rFonts w:hint="cs"/>
          <w:rtl/>
        </w:rPr>
        <w:t xml:space="preserve"> </w:t>
      </w:r>
      <w:r w:rsidR="00111EEE" w:rsidRPr="00DE6131">
        <w:rPr>
          <w:rFonts w:hint="cs"/>
          <w:rtl/>
        </w:rPr>
        <w:t>جاب</w:t>
      </w:r>
      <w:r w:rsidR="00713331" w:rsidRPr="00DE6131">
        <w:rPr>
          <w:rFonts w:hint="cs"/>
          <w:rtl/>
        </w:rPr>
        <w:t xml:space="preserve"> </w:t>
      </w:r>
      <w:r w:rsidR="00111EEE" w:rsidRPr="00DE6131">
        <w:rPr>
          <w:rFonts w:hint="cs"/>
          <w:rtl/>
        </w:rPr>
        <w:t>ضمان</w:t>
      </w:r>
      <w:r w:rsidR="00713331" w:rsidRPr="00DE6131">
        <w:rPr>
          <w:rFonts w:hint="cs"/>
          <w:rtl/>
        </w:rPr>
        <w:t xml:space="preserve"> </w:t>
      </w:r>
      <w:r w:rsidR="00111EEE" w:rsidRPr="00DE6131">
        <w:rPr>
          <w:rFonts w:hint="cs"/>
          <w:rtl/>
        </w:rPr>
        <w:t>مصلحة</w:t>
      </w:r>
      <w:r w:rsidR="00713331" w:rsidRPr="00DE6131">
        <w:rPr>
          <w:rFonts w:hint="cs"/>
          <w:rtl/>
        </w:rPr>
        <w:t xml:space="preserve"> </w:t>
      </w:r>
      <w:r w:rsidR="00732334" w:rsidRPr="00DE6131">
        <w:rPr>
          <w:rFonts w:hint="cs"/>
          <w:rtl/>
        </w:rPr>
        <w:t>المفوض</w:t>
      </w:r>
      <w:r w:rsidR="00713331" w:rsidRPr="00DE6131">
        <w:rPr>
          <w:rFonts w:hint="cs"/>
          <w:rtl/>
        </w:rPr>
        <w:t xml:space="preserve"> </w:t>
      </w:r>
      <w:r w:rsidR="00732334" w:rsidRPr="00DE6131">
        <w:rPr>
          <w:rFonts w:hint="cs"/>
          <w:rtl/>
        </w:rPr>
        <w:t>له</w:t>
      </w:r>
      <w:r w:rsidR="00713331" w:rsidRPr="00DE6131">
        <w:rPr>
          <w:rFonts w:hint="cs"/>
          <w:rtl/>
        </w:rPr>
        <w:t xml:space="preserve"> </w:t>
      </w:r>
      <w:r w:rsidR="004E012B" w:rsidRPr="00DE6131">
        <w:rPr>
          <w:rFonts w:hint="cs"/>
          <w:rtl/>
        </w:rPr>
        <w:t>في</w:t>
      </w:r>
      <w:r w:rsidR="00713331" w:rsidRPr="00DE6131">
        <w:rPr>
          <w:rFonts w:hint="cs"/>
          <w:rtl/>
        </w:rPr>
        <w:t xml:space="preserve"> </w:t>
      </w:r>
      <w:r w:rsidR="004E012B" w:rsidRPr="00DE6131">
        <w:rPr>
          <w:rFonts w:hint="cs"/>
          <w:rtl/>
        </w:rPr>
        <w:t>تحقيق</w:t>
      </w:r>
      <w:r w:rsidR="00713331" w:rsidRPr="00DE6131">
        <w:rPr>
          <w:rFonts w:hint="cs"/>
          <w:rtl/>
        </w:rPr>
        <w:t xml:space="preserve"> </w:t>
      </w:r>
      <w:r w:rsidR="004E012B" w:rsidRPr="00DE6131">
        <w:rPr>
          <w:rFonts w:hint="cs"/>
          <w:rtl/>
        </w:rPr>
        <w:t>المردودية</w:t>
      </w:r>
      <w:r w:rsidR="00713331" w:rsidRPr="00DE6131">
        <w:rPr>
          <w:rFonts w:hint="cs"/>
          <w:rtl/>
        </w:rPr>
        <w:t xml:space="preserve"> </w:t>
      </w:r>
      <w:r w:rsidR="00111EEE" w:rsidRPr="00DE6131">
        <w:rPr>
          <w:rFonts w:hint="cs"/>
          <w:rtl/>
        </w:rPr>
        <w:t>على</w:t>
      </w:r>
      <w:r w:rsidR="00713331" w:rsidRPr="00DE6131">
        <w:rPr>
          <w:rFonts w:hint="cs"/>
          <w:rtl/>
        </w:rPr>
        <w:t xml:space="preserve"> </w:t>
      </w:r>
      <w:r w:rsidR="00111EEE" w:rsidRPr="00DE6131">
        <w:rPr>
          <w:rFonts w:hint="cs"/>
          <w:rtl/>
        </w:rPr>
        <w:t>حد</w:t>
      </w:r>
      <w:r w:rsidR="00713331" w:rsidRPr="00DE6131">
        <w:rPr>
          <w:rFonts w:hint="cs"/>
          <w:rtl/>
        </w:rPr>
        <w:t xml:space="preserve"> </w:t>
      </w:r>
      <w:r w:rsidR="00111EEE" w:rsidRPr="00DE6131">
        <w:rPr>
          <w:rFonts w:hint="cs"/>
          <w:rtl/>
        </w:rPr>
        <w:t>سواء</w:t>
      </w:r>
      <w:r w:rsidR="00713331" w:rsidRPr="00DE6131">
        <w:rPr>
          <w:rFonts w:hint="cs"/>
          <w:rtl/>
        </w:rPr>
        <w:t xml:space="preserve"> </w:t>
      </w:r>
      <w:r w:rsidR="007262EC" w:rsidRPr="00DE6131">
        <w:rPr>
          <w:rFonts w:hint="cs"/>
          <w:rtl/>
        </w:rPr>
        <w:t>بما</w:t>
      </w:r>
      <w:r w:rsidR="00713331" w:rsidRPr="00DE6131">
        <w:rPr>
          <w:rFonts w:hint="cs"/>
          <w:rtl/>
        </w:rPr>
        <w:t xml:space="preserve"> </w:t>
      </w:r>
      <w:r w:rsidR="007262EC" w:rsidRPr="00DE6131">
        <w:rPr>
          <w:rFonts w:hint="cs"/>
          <w:rtl/>
        </w:rPr>
        <w:t>ينعكس</w:t>
      </w:r>
      <w:r w:rsidR="00713331" w:rsidRPr="00DE6131">
        <w:rPr>
          <w:rFonts w:hint="cs"/>
          <w:rtl/>
        </w:rPr>
        <w:t xml:space="preserve"> </w:t>
      </w:r>
      <w:r w:rsidR="007262EC" w:rsidRPr="00DE6131">
        <w:rPr>
          <w:rFonts w:hint="cs"/>
          <w:rtl/>
        </w:rPr>
        <w:t>بالإيجاب</w:t>
      </w:r>
      <w:r w:rsidR="00713331" w:rsidRPr="00DE6131">
        <w:rPr>
          <w:rFonts w:hint="cs"/>
          <w:rtl/>
        </w:rPr>
        <w:t xml:space="preserve"> </w:t>
      </w:r>
      <w:r w:rsidR="007262EC" w:rsidRPr="00DE6131">
        <w:rPr>
          <w:rFonts w:hint="cs"/>
          <w:rtl/>
        </w:rPr>
        <w:t>على</w:t>
      </w:r>
      <w:r w:rsidR="00713331" w:rsidRPr="00DE6131">
        <w:rPr>
          <w:rFonts w:hint="cs"/>
          <w:rtl/>
        </w:rPr>
        <w:t xml:space="preserve"> </w:t>
      </w:r>
      <w:r w:rsidR="007262EC" w:rsidRPr="00DE6131">
        <w:rPr>
          <w:rFonts w:hint="cs"/>
          <w:rtl/>
        </w:rPr>
        <w:t>الشقين</w:t>
      </w:r>
      <w:r w:rsidR="00713331" w:rsidRPr="00DE6131">
        <w:rPr>
          <w:rFonts w:hint="cs"/>
          <w:rtl/>
        </w:rPr>
        <w:t xml:space="preserve"> </w:t>
      </w:r>
      <w:r w:rsidR="007262EC" w:rsidRPr="00DE6131">
        <w:rPr>
          <w:rFonts w:hint="cs"/>
          <w:rtl/>
        </w:rPr>
        <w:t>الاقتصادي</w:t>
      </w:r>
      <w:r w:rsidR="00713331" w:rsidRPr="00DE6131">
        <w:rPr>
          <w:rFonts w:hint="cs"/>
          <w:rtl/>
        </w:rPr>
        <w:t xml:space="preserve"> </w:t>
      </w:r>
      <w:r w:rsidR="007262EC" w:rsidRPr="00DE6131">
        <w:rPr>
          <w:rFonts w:hint="cs"/>
          <w:rtl/>
        </w:rPr>
        <w:t>والاجتماعي</w:t>
      </w:r>
      <w:r w:rsidR="00713331" w:rsidRPr="00DE6131">
        <w:rPr>
          <w:rFonts w:hint="cs"/>
          <w:rtl/>
        </w:rPr>
        <w:t xml:space="preserve"> </w:t>
      </w:r>
      <w:r w:rsidR="007262EC" w:rsidRPr="00DE6131">
        <w:rPr>
          <w:rFonts w:hint="cs"/>
          <w:rtl/>
        </w:rPr>
        <w:t>في</w:t>
      </w:r>
      <w:r w:rsidR="00713331" w:rsidRPr="00DE6131">
        <w:rPr>
          <w:rFonts w:hint="cs"/>
          <w:rtl/>
        </w:rPr>
        <w:t xml:space="preserve"> </w:t>
      </w:r>
      <w:r w:rsidR="007262EC" w:rsidRPr="00DE6131">
        <w:rPr>
          <w:rFonts w:hint="cs"/>
          <w:rtl/>
        </w:rPr>
        <w:t>الوقت</w:t>
      </w:r>
      <w:r w:rsidR="00713331" w:rsidRPr="00DE6131">
        <w:rPr>
          <w:rFonts w:hint="cs"/>
          <w:rtl/>
        </w:rPr>
        <w:t xml:space="preserve"> </w:t>
      </w:r>
      <w:r w:rsidR="007262EC" w:rsidRPr="00DE6131">
        <w:rPr>
          <w:rFonts w:hint="cs"/>
          <w:rtl/>
        </w:rPr>
        <w:t>ذاته</w:t>
      </w:r>
      <w:r w:rsidR="00111EEE" w:rsidRPr="00DE6131">
        <w:rPr>
          <w:rFonts w:hint="cs"/>
          <w:rtl/>
        </w:rPr>
        <w:t>.</w:t>
      </w:r>
    </w:p>
    <w:p w14:paraId="1C7344BE" w14:textId="5E64A0CB" w:rsidR="003A6C43" w:rsidRPr="00DE6131" w:rsidRDefault="00876410" w:rsidP="00960774">
      <w:pPr>
        <w:rPr>
          <w:rtl/>
        </w:rPr>
      </w:pPr>
      <w:r w:rsidRPr="00DE6131">
        <w:rPr>
          <w:rFonts w:hint="cs"/>
          <w:rtl/>
        </w:rPr>
        <w:t>وفي</w:t>
      </w:r>
      <w:r w:rsidR="00713331" w:rsidRPr="00DE6131">
        <w:rPr>
          <w:rFonts w:hint="cs"/>
          <w:rtl/>
        </w:rPr>
        <w:t xml:space="preserve"> </w:t>
      </w:r>
      <w:r w:rsidRPr="00DE6131">
        <w:rPr>
          <w:rFonts w:hint="cs"/>
          <w:rtl/>
        </w:rPr>
        <w:t>هذ</w:t>
      </w:r>
      <w:r w:rsidR="00A261C0" w:rsidRPr="00DE6131">
        <w:rPr>
          <w:rFonts w:hint="cs"/>
          <w:rtl/>
        </w:rPr>
        <w:t>ا</w:t>
      </w:r>
      <w:r w:rsidR="00713331" w:rsidRPr="00DE6131">
        <w:rPr>
          <w:rFonts w:hint="cs"/>
          <w:rtl/>
        </w:rPr>
        <w:t xml:space="preserve"> </w:t>
      </w:r>
      <w:r w:rsidRPr="00DE6131">
        <w:rPr>
          <w:rFonts w:hint="cs"/>
          <w:rtl/>
        </w:rPr>
        <w:t>السياق</w:t>
      </w:r>
      <w:r w:rsidR="00713331" w:rsidRPr="00DE6131">
        <w:rPr>
          <w:rFonts w:hint="cs"/>
          <w:rtl/>
        </w:rPr>
        <w:t xml:space="preserve"> </w:t>
      </w:r>
      <w:r w:rsidRPr="00DE6131">
        <w:rPr>
          <w:rFonts w:hint="cs"/>
          <w:rtl/>
        </w:rPr>
        <w:t>وبالرغم</w:t>
      </w:r>
      <w:r w:rsidR="00713331" w:rsidRPr="00DE6131">
        <w:rPr>
          <w:rFonts w:hint="cs"/>
          <w:rtl/>
        </w:rPr>
        <w:t xml:space="preserve"> </w:t>
      </w:r>
      <w:r w:rsidRPr="00DE6131">
        <w:rPr>
          <w:rFonts w:hint="cs"/>
          <w:rtl/>
        </w:rPr>
        <w:t>من</w:t>
      </w:r>
      <w:r w:rsidR="00713331" w:rsidRPr="00DE6131">
        <w:rPr>
          <w:rFonts w:hint="cs"/>
          <w:rtl/>
        </w:rPr>
        <w:t xml:space="preserve"> </w:t>
      </w:r>
      <w:r w:rsidRPr="00DE6131">
        <w:rPr>
          <w:rFonts w:hint="cs"/>
          <w:rtl/>
        </w:rPr>
        <w:t>قلة</w:t>
      </w:r>
      <w:r w:rsidR="00713331" w:rsidRPr="00DE6131">
        <w:rPr>
          <w:rFonts w:hint="cs"/>
          <w:rtl/>
        </w:rPr>
        <w:t xml:space="preserve"> </w:t>
      </w:r>
      <w:r w:rsidRPr="00DE6131">
        <w:rPr>
          <w:rFonts w:hint="cs"/>
          <w:rtl/>
        </w:rPr>
        <w:t>تطبيقات</w:t>
      </w:r>
      <w:r w:rsidR="00713331" w:rsidRPr="00DE6131">
        <w:rPr>
          <w:rFonts w:hint="cs"/>
          <w:rtl/>
        </w:rPr>
        <w:t xml:space="preserve"> </w:t>
      </w:r>
      <w:r w:rsidRPr="00DE6131">
        <w:rPr>
          <w:rFonts w:hint="cs"/>
          <w:rtl/>
        </w:rPr>
        <w:t>عقود</w:t>
      </w:r>
      <w:r w:rsidR="00713331" w:rsidRPr="00DE6131">
        <w:rPr>
          <w:rFonts w:hint="cs"/>
          <w:rtl/>
        </w:rPr>
        <w:t xml:space="preserve"> </w:t>
      </w:r>
      <w:r w:rsidRPr="00DE6131">
        <w:rPr>
          <w:rFonts w:hint="cs"/>
          <w:rtl/>
        </w:rPr>
        <w:t>التفويض</w:t>
      </w:r>
      <w:r w:rsidR="00713331" w:rsidRPr="00DE6131">
        <w:rPr>
          <w:rFonts w:hint="cs"/>
          <w:rtl/>
        </w:rPr>
        <w:t xml:space="preserve"> </w:t>
      </w:r>
      <w:r w:rsidRPr="00DE6131">
        <w:rPr>
          <w:rFonts w:hint="cs"/>
          <w:rtl/>
        </w:rPr>
        <w:t>في</w:t>
      </w:r>
      <w:r w:rsidR="00713331" w:rsidRPr="00DE6131">
        <w:rPr>
          <w:rFonts w:hint="cs"/>
          <w:rtl/>
        </w:rPr>
        <w:t xml:space="preserve"> </w:t>
      </w:r>
      <w:r w:rsidRPr="00DE6131">
        <w:rPr>
          <w:rFonts w:hint="cs"/>
          <w:rtl/>
        </w:rPr>
        <w:t>الجزائر</w:t>
      </w:r>
      <w:r w:rsidR="00713331" w:rsidRPr="00DE6131">
        <w:rPr>
          <w:rFonts w:hint="cs"/>
          <w:rtl/>
        </w:rPr>
        <w:t xml:space="preserve"> </w:t>
      </w:r>
      <w:r w:rsidRPr="00DE6131">
        <w:rPr>
          <w:rFonts w:hint="cs"/>
          <w:rtl/>
        </w:rPr>
        <w:t>بصورها</w:t>
      </w:r>
      <w:r w:rsidR="00713331" w:rsidRPr="00DE6131">
        <w:rPr>
          <w:rFonts w:hint="cs"/>
          <w:rtl/>
        </w:rPr>
        <w:t xml:space="preserve"> </w:t>
      </w:r>
      <w:r w:rsidRPr="00DE6131">
        <w:rPr>
          <w:rFonts w:hint="cs"/>
          <w:rtl/>
        </w:rPr>
        <w:t>الحديثة</w:t>
      </w:r>
      <w:r w:rsidR="00713331" w:rsidRPr="00DE6131">
        <w:rPr>
          <w:rFonts w:hint="cs"/>
          <w:rtl/>
        </w:rPr>
        <w:t xml:space="preserve"> </w:t>
      </w:r>
      <w:r w:rsidRPr="00DE6131">
        <w:rPr>
          <w:rFonts w:hint="cs"/>
          <w:rtl/>
        </w:rPr>
        <w:t>المنصوص</w:t>
      </w:r>
      <w:r w:rsidR="00713331" w:rsidRPr="00DE6131">
        <w:rPr>
          <w:rFonts w:hint="cs"/>
          <w:rtl/>
        </w:rPr>
        <w:t xml:space="preserve"> </w:t>
      </w:r>
      <w:r w:rsidRPr="00DE6131">
        <w:rPr>
          <w:rFonts w:hint="cs"/>
          <w:rtl/>
        </w:rPr>
        <w:t>عليها</w:t>
      </w:r>
      <w:r w:rsidR="00713331" w:rsidRPr="00DE6131">
        <w:rPr>
          <w:rFonts w:hint="cs"/>
          <w:rtl/>
        </w:rPr>
        <w:t xml:space="preserve"> </w:t>
      </w:r>
      <w:r w:rsidRPr="00DE6131">
        <w:rPr>
          <w:rFonts w:hint="cs"/>
          <w:rtl/>
        </w:rPr>
        <w:t>في</w:t>
      </w:r>
      <w:r w:rsidR="00713331" w:rsidRPr="00DE6131">
        <w:rPr>
          <w:rFonts w:hint="cs"/>
          <w:rtl/>
        </w:rPr>
        <w:t xml:space="preserve"> </w:t>
      </w:r>
      <w:r w:rsidRPr="00DE6131">
        <w:rPr>
          <w:rFonts w:hint="cs"/>
          <w:rtl/>
        </w:rPr>
        <w:t>المرسوم</w:t>
      </w:r>
      <w:r w:rsidR="00713331" w:rsidRPr="00DE6131">
        <w:rPr>
          <w:rFonts w:hint="cs"/>
          <w:rtl/>
        </w:rPr>
        <w:t xml:space="preserve"> </w:t>
      </w:r>
      <w:r w:rsidRPr="00DE6131">
        <w:rPr>
          <w:rFonts w:hint="cs"/>
          <w:rtl/>
        </w:rPr>
        <w:t>الرئاسي</w:t>
      </w:r>
      <w:r w:rsidR="00713331" w:rsidRPr="00DE6131">
        <w:rPr>
          <w:rFonts w:hint="cs"/>
          <w:rtl/>
        </w:rPr>
        <w:t xml:space="preserve"> </w:t>
      </w:r>
      <w:r w:rsidRPr="00DE6131">
        <w:rPr>
          <w:rFonts w:hint="cs"/>
          <w:rtl/>
        </w:rPr>
        <w:t>15/247</w:t>
      </w:r>
      <w:r w:rsidR="00713331" w:rsidRPr="00DE6131">
        <w:rPr>
          <w:rFonts w:hint="cs"/>
          <w:rtl/>
        </w:rPr>
        <w:t xml:space="preserve"> </w:t>
      </w:r>
      <w:r w:rsidRPr="00DE6131">
        <w:rPr>
          <w:rFonts w:hint="cs"/>
          <w:rtl/>
        </w:rPr>
        <w:t>والمرسوم</w:t>
      </w:r>
      <w:r w:rsidR="00713331" w:rsidRPr="00DE6131">
        <w:rPr>
          <w:rFonts w:hint="cs"/>
          <w:rtl/>
        </w:rPr>
        <w:t xml:space="preserve"> </w:t>
      </w:r>
      <w:r w:rsidRPr="00DE6131">
        <w:rPr>
          <w:rFonts w:hint="cs"/>
          <w:rtl/>
        </w:rPr>
        <w:t>التنفيذي</w:t>
      </w:r>
      <w:r w:rsidR="00713331" w:rsidRPr="00DE6131">
        <w:rPr>
          <w:rFonts w:hint="cs"/>
          <w:rtl/>
        </w:rPr>
        <w:t xml:space="preserve"> </w:t>
      </w:r>
      <w:r w:rsidRPr="00DE6131">
        <w:rPr>
          <w:rFonts w:hint="cs"/>
          <w:rtl/>
        </w:rPr>
        <w:t>18/199،</w:t>
      </w:r>
      <w:r w:rsidR="00713331" w:rsidRPr="00DE6131">
        <w:rPr>
          <w:rFonts w:hint="cs"/>
          <w:rtl/>
        </w:rPr>
        <w:t xml:space="preserve"> </w:t>
      </w:r>
      <w:r w:rsidR="00E75118" w:rsidRPr="00DE6131">
        <w:rPr>
          <w:rFonts w:hint="cs"/>
          <w:rtl/>
        </w:rPr>
        <w:t>إلا</w:t>
      </w:r>
      <w:r w:rsidR="00713331" w:rsidRPr="00DE6131">
        <w:rPr>
          <w:rFonts w:hint="cs"/>
          <w:rtl/>
        </w:rPr>
        <w:t xml:space="preserve"> </w:t>
      </w:r>
      <w:r w:rsidR="00E75118" w:rsidRPr="00DE6131">
        <w:rPr>
          <w:rFonts w:hint="cs"/>
          <w:rtl/>
        </w:rPr>
        <w:t>أن</w:t>
      </w:r>
      <w:r w:rsidR="00713331" w:rsidRPr="00DE6131">
        <w:rPr>
          <w:rFonts w:hint="cs"/>
          <w:rtl/>
        </w:rPr>
        <w:t xml:space="preserve"> </w:t>
      </w:r>
      <w:r w:rsidRPr="00DE6131">
        <w:rPr>
          <w:rFonts w:hint="cs"/>
          <w:rtl/>
        </w:rPr>
        <w:t>النجاح</w:t>
      </w:r>
      <w:r w:rsidR="00713331" w:rsidRPr="00DE6131">
        <w:rPr>
          <w:rFonts w:hint="cs"/>
          <w:rtl/>
        </w:rPr>
        <w:t xml:space="preserve"> </w:t>
      </w:r>
      <w:r w:rsidRPr="00DE6131">
        <w:rPr>
          <w:rFonts w:hint="cs"/>
          <w:rtl/>
        </w:rPr>
        <w:t>المتزايد</w:t>
      </w:r>
      <w:r w:rsidR="00713331" w:rsidRPr="00DE6131">
        <w:rPr>
          <w:rFonts w:hint="cs"/>
          <w:rtl/>
        </w:rPr>
        <w:t xml:space="preserve"> </w:t>
      </w:r>
      <w:r w:rsidRPr="00DE6131">
        <w:rPr>
          <w:rFonts w:hint="cs"/>
          <w:rtl/>
        </w:rPr>
        <w:t>لهذا</w:t>
      </w:r>
      <w:r w:rsidR="00713331" w:rsidRPr="00DE6131">
        <w:rPr>
          <w:rFonts w:hint="cs"/>
          <w:rtl/>
        </w:rPr>
        <w:t xml:space="preserve"> </w:t>
      </w:r>
      <w:r w:rsidRPr="00DE6131">
        <w:rPr>
          <w:rFonts w:hint="cs"/>
          <w:rtl/>
        </w:rPr>
        <w:t>الأسلوب</w:t>
      </w:r>
      <w:r w:rsidR="00713331" w:rsidRPr="00DE6131">
        <w:rPr>
          <w:rFonts w:hint="cs"/>
          <w:rtl/>
        </w:rPr>
        <w:t xml:space="preserve"> </w:t>
      </w:r>
      <w:r w:rsidRPr="00DE6131">
        <w:rPr>
          <w:rFonts w:hint="cs"/>
          <w:rtl/>
        </w:rPr>
        <w:t>في</w:t>
      </w:r>
      <w:r w:rsidR="00713331" w:rsidRPr="00DE6131">
        <w:rPr>
          <w:rFonts w:hint="cs"/>
          <w:rtl/>
        </w:rPr>
        <w:t xml:space="preserve"> </w:t>
      </w:r>
      <w:r w:rsidR="00FA2C24" w:rsidRPr="00DE6131">
        <w:rPr>
          <w:rFonts w:hint="cs"/>
          <w:rtl/>
        </w:rPr>
        <w:t>عديد</w:t>
      </w:r>
      <w:r w:rsidR="00713331" w:rsidRPr="00DE6131">
        <w:rPr>
          <w:rFonts w:hint="cs"/>
          <w:rtl/>
        </w:rPr>
        <w:t xml:space="preserve"> </w:t>
      </w:r>
      <w:r w:rsidR="00FA2C24" w:rsidRPr="00DE6131">
        <w:rPr>
          <w:rFonts w:hint="cs"/>
          <w:rtl/>
        </w:rPr>
        <w:t>الدول</w:t>
      </w:r>
      <w:r w:rsidR="00713331" w:rsidRPr="00DE6131">
        <w:rPr>
          <w:rFonts w:hint="cs"/>
          <w:rtl/>
        </w:rPr>
        <w:t xml:space="preserve"> </w:t>
      </w:r>
      <w:r w:rsidRPr="00DE6131">
        <w:rPr>
          <w:rFonts w:hint="cs"/>
          <w:rtl/>
        </w:rPr>
        <w:t>خاصة</w:t>
      </w:r>
      <w:r w:rsidR="00713331" w:rsidRPr="00DE6131">
        <w:rPr>
          <w:rFonts w:hint="cs"/>
          <w:rtl/>
        </w:rPr>
        <w:t xml:space="preserve"> </w:t>
      </w:r>
      <w:r w:rsidRPr="00DE6131">
        <w:rPr>
          <w:rFonts w:hint="cs"/>
          <w:rtl/>
        </w:rPr>
        <w:t>في</w:t>
      </w:r>
      <w:r w:rsidR="00713331" w:rsidRPr="00DE6131">
        <w:rPr>
          <w:rFonts w:hint="cs"/>
          <w:rtl/>
        </w:rPr>
        <w:t xml:space="preserve"> </w:t>
      </w:r>
      <w:r w:rsidRPr="00DE6131">
        <w:rPr>
          <w:rFonts w:hint="cs"/>
          <w:rtl/>
        </w:rPr>
        <w:t>مجال</w:t>
      </w:r>
      <w:r w:rsidR="00074F6F" w:rsidRPr="00DE6131">
        <w:rPr>
          <w:rFonts w:hint="cs"/>
          <w:rtl/>
        </w:rPr>
        <w:t>ات</w:t>
      </w:r>
      <w:r w:rsidR="00713331" w:rsidRPr="00DE6131">
        <w:rPr>
          <w:rFonts w:hint="cs"/>
          <w:rtl/>
        </w:rPr>
        <w:t xml:space="preserve"> </w:t>
      </w:r>
      <w:r w:rsidR="00074F6F" w:rsidRPr="00DE6131">
        <w:rPr>
          <w:rFonts w:hint="cs"/>
          <w:rtl/>
        </w:rPr>
        <w:t>البنية</w:t>
      </w:r>
      <w:r w:rsidR="00713331" w:rsidRPr="00DE6131">
        <w:rPr>
          <w:rFonts w:hint="cs"/>
          <w:rtl/>
        </w:rPr>
        <w:t xml:space="preserve"> </w:t>
      </w:r>
      <w:r w:rsidR="00074F6F" w:rsidRPr="00DE6131">
        <w:rPr>
          <w:rFonts w:hint="cs"/>
          <w:rtl/>
        </w:rPr>
        <w:t>التحتية</w:t>
      </w:r>
      <w:r w:rsidR="00713331" w:rsidRPr="00DE6131">
        <w:rPr>
          <w:rFonts w:hint="cs"/>
          <w:rtl/>
        </w:rPr>
        <w:t xml:space="preserve"> </w:t>
      </w:r>
      <w:r w:rsidR="00074F6F" w:rsidRPr="00DE6131">
        <w:rPr>
          <w:rFonts w:hint="cs"/>
          <w:rtl/>
        </w:rPr>
        <w:t>والطاقات</w:t>
      </w:r>
      <w:r w:rsidR="00713331" w:rsidRPr="00DE6131">
        <w:rPr>
          <w:rFonts w:hint="cs"/>
          <w:rtl/>
        </w:rPr>
        <w:t xml:space="preserve"> </w:t>
      </w:r>
      <w:r w:rsidR="00074F6F" w:rsidRPr="00DE6131">
        <w:rPr>
          <w:rFonts w:hint="cs"/>
          <w:rtl/>
        </w:rPr>
        <w:t>المتجددة</w:t>
      </w:r>
      <w:r w:rsidR="00713331" w:rsidRPr="00DE6131">
        <w:rPr>
          <w:rFonts w:hint="cs"/>
          <w:rtl/>
        </w:rPr>
        <w:t xml:space="preserve"> </w:t>
      </w:r>
      <w:r w:rsidR="00074F6F" w:rsidRPr="00DE6131">
        <w:rPr>
          <w:rFonts w:hint="cs"/>
          <w:rtl/>
        </w:rPr>
        <w:t>وغيرها</w:t>
      </w:r>
      <w:r w:rsidR="00713331" w:rsidRPr="00DE6131">
        <w:rPr>
          <w:rFonts w:hint="cs"/>
          <w:rtl/>
        </w:rPr>
        <w:t xml:space="preserve"> </w:t>
      </w:r>
      <w:r w:rsidR="00074F6F" w:rsidRPr="00DE6131">
        <w:rPr>
          <w:rFonts w:hint="cs"/>
          <w:rtl/>
        </w:rPr>
        <w:t>من</w:t>
      </w:r>
      <w:r w:rsidR="00713331" w:rsidRPr="00DE6131">
        <w:rPr>
          <w:rFonts w:hint="cs"/>
          <w:rtl/>
        </w:rPr>
        <w:t xml:space="preserve"> </w:t>
      </w:r>
      <w:r w:rsidR="00074F6F" w:rsidRPr="00DE6131">
        <w:rPr>
          <w:rFonts w:hint="cs"/>
          <w:rtl/>
        </w:rPr>
        <w:t>الميادين</w:t>
      </w:r>
      <w:r w:rsidR="00713331" w:rsidRPr="00DE6131">
        <w:rPr>
          <w:rFonts w:hint="cs"/>
          <w:rtl/>
        </w:rPr>
        <w:t xml:space="preserve"> </w:t>
      </w:r>
      <w:r w:rsidR="00074F6F" w:rsidRPr="00DE6131">
        <w:rPr>
          <w:rFonts w:hint="cs"/>
          <w:rtl/>
        </w:rPr>
        <w:t>الاقتصادية</w:t>
      </w:r>
      <w:r w:rsidR="00BA7D22" w:rsidRPr="00DE6131">
        <w:rPr>
          <w:rFonts w:hint="cs"/>
          <w:rtl/>
        </w:rPr>
        <w:t>،</w:t>
      </w:r>
      <w:r w:rsidR="00713331" w:rsidRPr="00DE6131">
        <w:rPr>
          <w:rFonts w:hint="cs"/>
          <w:rtl/>
        </w:rPr>
        <w:t xml:space="preserve"> </w:t>
      </w:r>
      <w:r w:rsidR="00074F6F" w:rsidRPr="00DE6131">
        <w:rPr>
          <w:rFonts w:hint="cs"/>
          <w:rtl/>
        </w:rPr>
        <w:t>فرض</w:t>
      </w:r>
      <w:r w:rsidR="00713331" w:rsidRPr="00DE6131">
        <w:rPr>
          <w:rFonts w:hint="cs"/>
          <w:rtl/>
        </w:rPr>
        <w:t xml:space="preserve"> </w:t>
      </w:r>
      <w:r w:rsidR="00BA7D22" w:rsidRPr="00DE6131">
        <w:rPr>
          <w:rFonts w:hint="cs"/>
          <w:rtl/>
        </w:rPr>
        <w:t>نفسه</w:t>
      </w:r>
      <w:r w:rsidR="00713331" w:rsidRPr="00DE6131">
        <w:rPr>
          <w:rFonts w:hint="cs"/>
          <w:rtl/>
        </w:rPr>
        <w:t xml:space="preserve"> </w:t>
      </w:r>
      <w:r w:rsidR="00BA7D22" w:rsidRPr="00DE6131">
        <w:rPr>
          <w:rFonts w:hint="cs"/>
          <w:rtl/>
        </w:rPr>
        <w:t>على</w:t>
      </w:r>
      <w:r w:rsidR="00713331" w:rsidRPr="00DE6131">
        <w:rPr>
          <w:rFonts w:hint="cs"/>
          <w:rtl/>
        </w:rPr>
        <w:t xml:space="preserve"> </w:t>
      </w:r>
      <w:r w:rsidR="00BA7D22" w:rsidRPr="00DE6131">
        <w:rPr>
          <w:rFonts w:hint="cs"/>
          <w:rtl/>
        </w:rPr>
        <w:t>مختلف</w:t>
      </w:r>
      <w:r w:rsidR="00713331" w:rsidRPr="00DE6131">
        <w:rPr>
          <w:rFonts w:hint="cs"/>
          <w:rtl/>
        </w:rPr>
        <w:t xml:space="preserve"> </w:t>
      </w:r>
      <w:r w:rsidR="00BA7D22" w:rsidRPr="00DE6131">
        <w:rPr>
          <w:rFonts w:hint="cs"/>
          <w:rtl/>
        </w:rPr>
        <w:t>الدول</w:t>
      </w:r>
      <w:r w:rsidR="00713331" w:rsidRPr="00DE6131">
        <w:rPr>
          <w:rFonts w:hint="cs"/>
          <w:rtl/>
        </w:rPr>
        <w:t xml:space="preserve"> </w:t>
      </w:r>
      <w:r w:rsidR="00BA7D22" w:rsidRPr="00DE6131">
        <w:rPr>
          <w:rFonts w:hint="cs"/>
          <w:rtl/>
        </w:rPr>
        <w:t>ومن</w:t>
      </w:r>
      <w:r w:rsidR="00713331" w:rsidRPr="00DE6131">
        <w:rPr>
          <w:rFonts w:hint="cs"/>
          <w:rtl/>
        </w:rPr>
        <w:t xml:space="preserve"> </w:t>
      </w:r>
      <w:r w:rsidR="00BA7D22" w:rsidRPr="00DE6131">
        <w:rPr>
          <w:rFonts w:hint="cs"/>
          <w:rtl/>
        </w:rPr>
        <w:t>بينها</w:t>
      </w:r>
      <w:r w:rsidR="00713331" w:rsidRPr="00DE6131">
        <w:rPr>
          <w:rFonts w:hint="cs"/>
          <w:rtl/>
        </w:rPr>
        <w:t xml:space="preserve"> </w:t>
      </w:r>
      <w:r w:rsidR="00BA7D22" w:rsidRPr="00DE6131">
        <w:rPr>
          <w:rFonts w:hint="cs"/>
          <w:rtl/>
        </w:rPr>
        <w:t>الجزائر،</w:t>
      </w:r>
      <w:r w:rsidR="00713331" w:rsidRPr="00DE6131">
        <w:rPr>
          <w:rFonts w:hint="cs"/>
          <w:rtl/>
        </w:rPr>
        <w:t xml:space="preserve"> </w:t>
      </w:r>
      <w:r w:rsidR="00BA7D22" w:rsidRPr="00DE6131">
        <w:rPr>
          <w:rFonts w:hint="cs"/>
          <w:rtl/>
        </w:rPr>
        <w:t>التي</w:t>
      </w:r>
      <w:r w:rsidR="00713331" w:rsidRPr="00DE6131">
        <w:rPr>
          <w:rFonts w:hint="cs"/>
          <w:rtl/>
        </w:rPr>
        <w:t xml:space="preserve"> </w:t>
      </w:r>
      <w:r w:rsidR="00BA7D22" w:rsidRPr="00DE6131">
        <w:rPr>
          <w:rFonts w:hint="cs"/>
          <w:rtl/>
        </w:rPr>
        <w:t>تسعى</w:t>
      </w:r>
      <w:r w:rsidR="00713331" w:rsidRPr="00DE6131">
        <w:rPr>
          <w:rFonts w:hint="cs"/>
          <w:rtl/>
        </w:rPr>
        <w:t xml:space="preserve"> </w:t>
      </w:r>
      <w:r w:rsidR="006C6C8B" w:rsidRPr="00DE6131">
        <w:rPr>
          <w:rFonts w:hint="cs"/>
          <w:rtl/>
        </w:rPr>
        <w:t>إلى</w:t>
      </w:r>
      <w:r w:rsidR="00713331" w:rsidRPr="00DE6131">
        <w:rPr>
          <w:rFonts w:hint="cs"/>
          <w:rtl/>
        </w:rPr>
        <w:t xml:space="preserve"> </w:t>
      </w:r>
      <w:r w:rsidR="006C6C8B" w:rsidRPr="00DE6131">
        <w:rPr>
          <w:rFonts w:hint="cs"/>
          <w:rtl/>
        </w:rPr>
        <w:t>الاستعانة</w:t>
      </w:r>
      <w:r w:rsidR="00713331" w:rsidRPr="00DE6131">
        <w:rPr>
          <w:rFonts w:hint="cs"/>
          <w:rtl/>
        </w:rPr>
        <w:t xml:space="preserve"> </w:t>
      </w:r>
      <w:r w:rsidR="006C6C8B" w:rsidRPr="00DE6131">
        <w:rPr>
          <w:rFonts w:hint="cs"/>
          <w:rtl/>
        </w:rPr>
        <w:t>بهذا</w:t>
      </w:r>
      <w:r w:rsidR="00713331" w:rsidRPr="00DE6131">
        <w:rPr>
          <w:rFonts w:hint="cs"/>
          <w:rtl/>
        </w:rPr>
        <w:t xml:space="preserve"> </w:t>
      </w:r>
      <w:r w:rsidR="00515C4F" w:rsidRPr="00DE6131">
        <w:rPr>
          <w:rFonts w:hint="cs"/>
          <w:rtl/>
        </w:rPr>
        <w:t>الأسلوب</w:t>
      </w:r>
      <w:r w:rsidR="00713331" w:rsidRPr="00DE6131">
        <w:rPr>
          <w:rFonts w:hint="cs"/>
          <w:rtl/>
        </w:rPr>
        <w:t xml:space="preserve"> </w:t>
      </w:r>
      <w:r w:rsidR="006C6C8B" w:rsidRPr="00DE6131">
        <w:rPr>
          <w:rFonts w:hint="cs"/>
          <w:rtl/>
        </w:rPr>
        <w:t>الحديث</w:t>
      </w:r>
      <w:r w:rsidR="00713331" w:rsidRPr="00DE6131">
        <w:rPr>
          <w:rFonts w:hint="cs"/>
          <w:rtl/>
        </w:rPr>
        <w:t xml:space="preserve"> </w:t>
      </w:r>
      <w:r w:rsidR="006C6C8B" w:rsidRPr="00DE6131">
        <w:rPr>
          <w:rFonts w:hint="cs"/>
          <w:rtl/>
        </w:rPr>
        <w:t>الغير</w:t>
      </w:r>
      <w:r w:rsidR="00713331" w:rsidRPr="00DE6131">
        <w:rPr>
          <w:rFonts w:hint="cs"/>
          <w:rtl/>
        </w:rPr>
        <w:t xml:space="preserve"> </w:t>
      </w:r>
      <w:r w:rsidR="006C6C8B" w:rsidRPr="00DE6131">
        <w:rPr>
          <w:rFonts w:hint="cs"/>
          <w:rtl/>
        </w:rPr>
        <w:t>مباشر</w:t>
      </w:r>
      <w:r w:rsidR="00713331" w:rsidRPr="00DE6131">
        <w:rPr>
          <w:rFonts w:hint="cs"/>
          <w:rtl/>
        </w:rPr>
        <w:t xml:space="preserve"> </w:t>
      </w:r>
      <w:r w:rsidR="006C6C8B" w:rsidRPr="00DE6131">
        <w:rPr>
          <w:rFonts w:hint="cs"/>
          <w:rtl/>
        </w:rPr>
        <w:t>لتسيير</w:t>
      </w:r>
      <w:r w:rsidR="00713331" w:rsidRPr="00DE6131">
        <w:rPr>
          <w:rFonts w:hint="cs"/>
          <w:rtl/>
        </w:rPr>
        <w:t xml:space="preserve"> </w:t>
      </w:r>
      <w:r w:rsidR="006C6C8B" w:rsidRPr="00DE6131">
        <w:rPr>
          <w:rFonts w:hint="cs"/>
          <w:rtl/>
        </w:rPr>
        <w:t>مرافقها</w:t>
      </w:r>
      <w:r w:rsidR="00713331" w:rsidRPr="00DE6131">
        <w:rPr>
          <w:rFonts w:hint="cs"/>
          <w:rtl/>
        </w:rPr>
        <w:t xml:space="preserve"> </w:t>
      </w:r>
      <w:r w:rsidR="006C6C8B" w:rsidRPr="00DE6131">
        <w:rPr>
          <w:rFonts w:hint="cs"/>
          <w:rtl/>
        </w:rPr>
        <w:t>العامة</w:t>
      </w:r>
      <w:r w:rsidR="00713331" w:rsidRPr="00DE6131">
        <w:rPr>
          <w:rFonts w:hint="cs"/>
          <w:rtl/>
        </w:rPr>
        <w:t xml:space="preserve"> </w:t>
      </w:r>
      <w:r w:rsidR="006C6C8B" w:rsidRPr="00DE6131">
        <w:rPr>
          <w:rFonts w:hint="cs"/>
          <w:rtl/>
        </w:rPr>
        <w:t>والرفع</w:t>
      </w:r>
      <w:r w:rsidR="00713331" w:rsidRPr="00DE6131">
        <w:rPr>
          <w:rFonts w:hint="cs"/>
          <w:rtl/>
        </w:rPr>
        <w:t xml:space="preserve"> </w:t>
      </w:r>
      <w:r w:rsidR="006C6C8B" w:rsidRPr="00DE6131">
        <w:rPr>
          <w:rFonts w:hint="cs"/>
          <w:rtl/>
        </w:rPr>
        <w:t>من</w:t>
      </w:r>
      <w:r w:rsidR="00713331" w:rsidRPr="00DE6131">
        <w:rPr>
          <w:rFonts w:hint="cs"/>
          <w:rtl/>
        </w:rPr>
        <w:t xml:space="preserve"> </w:t>
      </w:r>
      <w:r w:rsidR="006C6C8B" w:rsidRPr="00DE6131">
        <w:rPr>
          <w:rFonts w:hint="cs"/>
          <w:rtl/>
        </w:rPr>
        <w:t>فعاليتها</w:t>
      </w:r>
      <w:r w:rsidR="00713331" w:rsidRPr="00DE6131">
        <w:rPr>
          <w:rFonts w:hint="cs"/>
          <w:rtl/>
        </w:rPr>
        <w:t xml:space="preserve"> </w:t>
      </w:r>
      <w:r w:rsidR="006C6C8B" w:rsidRPr="00DE6131">
        <w:rPr>
          <w:rFonts w:hint="cs"/>
          <w:rtl/>
        </w:rPr>
        <w:t>ومردوديتها.</w:t>
      </w:r>
    </w:p>
    <w:p w14:paraId="524AB354" w14:textId="19D8CB7A" w:rsidR="002C1DDF" w:rsidRPr="00DE6131" w:rsidRDefault="00713331" w:rsidP="00960774">
      <w:pPr>
        <w:rPr>
          <w:rtl/>
        </w:rPr>
      </w:pPr>
      <w:r w:rsidRPr="00DE6131">
        <w:rPr>
          <w:rFonts w:hint="cs"/>
          <w:rtl/>
        </w:rPr>
        <w:t xml:space="preserve"> </w:t>
      </w:r>
      <w:r w:rsidR="006C6C8B" w:rsidRPr="00DE6131">
        <w:rPr>
          <w:rFonts w:hint="cs"/>
          <w:rtl/>
        </w:rPr>
        <w:t>فأصبح</w:t>
      </w:r>
      <w:r w:rsidRPr="00DE6131">
        <w:rPr>
          <w:rtl/>
        </w:rPr>
        <w:t xml:space="preserve"> </w:t>
      </w:r>
      <w:r w:rsidR="003A6C43" w:rsidRPr="00DE6131">
        <w:rPr>
          <w:rFonts w:hint="cs"/>
          <w:rtl/>
        </w:rPr>
        <w:t>نجاح</w:t>
      </w:r>
      <w:r w:rsidRPr="00DE6131">
        <w:rPr>
          <w:rFonts w:hint="cs"/>
          <w:rtl/>
        </w:rPr>
        <w:t xml:space="preserve"> </w:t>
      </w:r>
      <w:r w:rsidR="001516C8" w:rsidRPr="00DE6131">
        <w:rPr>
          <w:rtl/>
        </w:rPr>
        <w:t>الاستثمار</w:t>
      </w:r>
      <w:r w:rsidRPr="00DE6131">
        <w:rPr>
          <w:rtl/>
        </w:rPr>
        <w:t xml:space="preserve"> </w:t>
      </w:r>
      <w:r w:rsidR="001516C8" w:rsidRPr="00DE6131">
        <w:rPr>
          <w:rtl/>
        </w:rPr>
        <w:t>في</w:t>
      </w:r>
      <w:r w:rsidRPr="00DE6131">
        <w:rPr>
          <w:rtl/>
        </w:rPr>
        <w:t xml:space="preserve"> </w:t>
      </w:r>
      <w:r w:rsidR="001516C8" w:rsidRPr="00DE6131">
        <w:rPr>
          <w:rFonts w:hint="cs"/>
          <w:rtl/>
        </w:rPr>
        <w:t>المرافق</w:t>
      </w:r>
      <w:r w:rsidRPr="00DE6131">
        <w:rPr>
          <w:rFonts w:hint="cs"/>
          <w:rtl/>
        </w:rPr>
        <w:t xml:space="preserve"> </w:t>
      </w:r>
      <w:r w:rsidR="001516C8" w:rsidRPr="00DE6131">
        <w:rPr>
          <w:rFonts w:hint="cs"/>
          <w:rtl/>
        </w:rPr>
        <w:t>العامة</w:t>
      </w:r>
      <w:r w:rsidRPr="00DE6131">
        <w:rPr>
          <w:rFonts w:hint="cs"/>
          <w:rtl/>
        </w:rPr>
        <w:t xml:space="preserve"> </w:t>
      </w:r>
      <w:r w:rsidR="006C6C8B" w:rsidRPr="00DE6131">
        <w:rPr>
          <w:rFonts w:hint="cs"/>
          <w:rtl/>
        </w:rPr>
        <w:t>عن</w:t>
      </w:r>
      <w:r w:rsidRPr="00DE6131">
        <w:rPr>
          <w:rFonts w:hint="cs"/>
          <w:rtl/>
        </w:rPr>
        <w:t xml:space="preserve"> </w:t>
      </w:r>
      <w:r w:rsidR="006C6C8B" w:rsidRPr="00DE6131">
        <w:rPr>
          <w:rFonts w:hint="cs"/>
          <w:rtl/>
        </w:rPr>
        <w:t>طريق</w:t>
      </w:r>
      <w:r w:rsidRPr="00DE6131">
        <w:rPr>
          <w:rFonts w:hint="cs"/>
          <w:rtl/>
        </w:rPr>
        <w:t xml:space="preserve"> </w:t>
      </w:r>
      <w:r w:rsidR="006C6C8B" w:rsidRPr="00DE6131">
        <w:rPr>
          <w:rFonts w:hint="cs"/>
          <w:rtl/>
        </w:rPr>
        <w:t>تقنية</w:t>
      </w:r>
      <w:r w:rsidRPr="00DE6131">
        <w:rPr>
          <w:rFonts w:hint="cs"/>
          <w:rtl/>
        </w:rPr>
        <w:t xml:space="preserve"> </w:t>
      </w:r>
      <w:r w:rsidR="006C6C8B" w:rsidRPr="00DE6131">
        <w:rPr>
          <w:rFonts w:hint="cs"/>
          <w:rtl/>
        </w:rPr>
        <w:t>التفويض</w:t>
      </w:r>
      <w:r w:rsidRPr="00DE6131">
        <w:rPr>
          <w:rFonts w:hint="cs"/>
          <w:rtl/>
        </w:rPr>
        <w:t xml:space="preserve"> </w:t>
      </w:r>
      <w:r w:rsidR="009D2AEE" w:rsidRPr="00DE6131">
        <w:rPr>
          <w:rFonts w:hint="cs"/>
          <w:rtl/>
        </w:rPr>
        <w:t>أحد</w:t>
      </w:r>
      <w:r w:rsidRPr="00DE6131">
        <w:rPr>
          <w:rFonts w:hint="cs"/>
          <w:rtl/>
        </w:rPr>
        <w:t xml:space="preserve"> </w:t>
      </w:r>
      <w:r w:rsidR="003A6C43" w:rsidRPr="00DE6131">
        <w:rPr>
          <w:rFonts w:hint="cs"/>
          <w:rtl/>
        </w:rPr>
        <w:t>الرهانات</w:t>
      </w:r>
      <w:r w:rsidRPr="00DE6131">
        <w:rPr>
          <w:rFonts w:hint="cs"/>
          <w:rtl/>
        </w:rPr>
        <w:t xml:space="preserve"> </w:t>
      </w:r>
      <w:r w:rsidR="003A6C43" w:rsidRPr="00DE6131">
        <w:rPr>
          <w:rFonts w:hint="cs"/>
          <w:rtl/>
        </w:rPr>
        <w:t>التي</w:t>
      </w:r>
      <w:r w:rsidRPr="00DE6131">
        <w:rPr>
          <w:rFonts w:hint="cs"/>
          <w:rtl/>
        </w:rPr>
        <w:t xml:space="preserve"> </w:t>
      </w:r>
      <w:r w:rsidR="003A6C43" w:rsidRPr="00DE6131">
        <w:rPr>
          <w:rFonts w:hint="cs"/>
          <w:rtl/>
        </w:rPr>
        <w:t>تسعى</w:t>
      </w:r>
      <w:r w:rsidRPr="00DE6131">
        <w:rPr>
          <w:rFonts w:hint="cs"/>
          <w:rtl/>
        </w:rPr>
        <w:t xml:space="preserve"> </w:t>
      </w:r>
      <w:r w:rsidR="003A6C43" w:rsidRPr="00DE6131">
        <w:rPr>
          <w:rFonts w:hint="cs"/>
          <w:rtl/>
        </w:rPr>
        <w:t>الجزائر</w:t>
      </w:r>
      <w:r w:rsidRPr="00DE6131">
        <w:rPr>
          <w:rFonts w:hint="cs"/>
          <w:rtl/>
        </w:rPr>
        <w:t xml:space="preserve"> </w:t>
      </w:r>
      <w:r w:rsidR="003A6C43" w:rsidRPr="00DE6131">
        <w:rPr>
          <w:rFonts w:hint="cs"/>
          <w:rtl/>
        </w:rPr>
        <w:t>إلى</w:t>
      </w:r>
      <w:r w:rsidRPr="00DE6131">
        <w:rPr>
          <w:rFonts w:hint="cs"/>
          <w:rtl/>
        </w:rPr>
        <w:t xml:space="preserve"> </w:t>
      </w:r>
      <w:r w:rsidR="003A6C43" w:rsidRPr="00DE6131">
        <w:rPr>
          <w:rFonts w:hint="cs"/>
          <w:rtl/>
        </w:rPr>
        <w:t>كسبها</w:t>
      </w:r>
      <w:r w:rsidRPr="00DE6131">
        <w:rPr>
          <w:rFonts w:hint="cs"/>
          <w:rtl/>
        </w:rPr>
        <w:t xml:space="preserve"> </w:t>
      </w:r>
      <w:r w:rsidR="003A6C43" w:rsidRPr="00DE6131">
        <w:rPr>
          <w:rFonts w:hint="cs"/>
          <w:rtl/>
        </w:rPr>
        <w:t>بالنظر</w:t>
      </w:r>
      <w:r w:rsidRPr="00DE6131">
        <w:rPr>
          <w:rFonts w:hint="cs"/>
          <w:rtl/>
        </w:rPr>
        <w:t xml:space="preserve"> </w:t>
      </w:r>
      <w:r w:rsidR="003A6C43" w:rsidRPr="00DE6131">
        <w:rPr>
          <w:rFonts w:hint="cs"/>
          <w:rtl/>
        </w:rPr>
        <w:t>إلى</w:t>
      </w:r>
      <w:r w:rsidRPr="00DE6131">
        <w:rPr>
          <w:rFonts w:hint="cs"/>
          <w:rtl/>
        </w:rPr>
        <w:t xml:space="preserve"> </w:t>
      </w:r>
      <w:r w:rsidR="003A6C43" w:rsidRPr="00DE6131">
        <w:rPr>
          <w:rFonts w:hint="cs"/>
          <w:rtl/>
        </w:rPr>
        <w:t>مزاياه</w:t>
      </w:r>
      <w:r w:rsidRPr="00DE6131">
        <w:rPr>
          <w:rFonts w:hint="cs"/>
          <w:rtl/>
        </w:rPr>
        <w:t xml:space="preserve"> </w:t>
      </w:r>
      <w:r w:rsidR="003A6C43" w:rsidRPr="00DE6131">
        <w:rPr>
          <w:rFonts w:hint="cs"/>
          <w:rtl/>
        </w:rPr>
        <w:t>المتعددة،</w:t>
      </w:r>
      <w:r w:rsidRPr="00DE6131">
        <w:rPr>
          <w:rFonts w:hint="cs"/>
          <w:rtl/>
        </w:rPr>
        <w:t xml:space="preserve"> </w:t>
      </w:r>
      <w:r w:rsidR="003A6C43" w:rsidRPr="00DE6131">
        <w:rPr>
          <w:rFonts w:hint="cs"/>
          <w:rtl/>
        </w:rPr>
        <w:t>وبالتالي</w:t>
      </w:r>
      <w:r w:rsidRPr="00DE6131">
        <w:rPr>
          <w:rFonts w:hint="cs"/>
          <w:rtl/>
        </w:rPr>
        <w:t xml:space="preserve"> </w:t>
      </w:r>
      <w:r w:rsidR="003A6C43" w:rsidRPr="00DE6131">
        <w:rPr>
          <w:rFonts w:hint="cs"/>
          <w:rtl/>
        </w:rPr>
        <w:t>فان</w:t>
      </w:r>
      <w:r w:rsidRPr="00DE6131">
        <w:rPr>
          <w:rFonts w:hint="cs"/>
          <w:rtl/>
        </w:rPr>
        <w:t xml:space="preserve"> </w:t>
      </w:r>
      <w:r w:rsidR="003A6C43" w:rsidRPr="00DE6131">
        <w:rPr>
          <w:rFonts w:hint="cs"/>
          <w:rtl/>
        </w:rPr>
        <w:t>ضمان</w:t>
      </w:r>
      <w:r w:rsidRPr="00DE6131">
        <w:rPr>
          <w:rFonts w:hint="cs"/>
          <w:rtl/>
        </w:rPr>
        <w:t xml:space="preserve"> </w:t>
      </w:r>
      <w:r w:rsidR="003A6C43" w:rsidRPr="00DE6131">
        <w:rPr>
          <w:rFonts w:hint="cs"/>
          <w:rtl/>
        </w:rPr>
        <w:t>فعالية</w:t>
      </w:r>
      <w:r w:rsidRPr="00DE6131">
        <w:rPr>
          <w:rFonts w:hint="cs"/>
          <w:rtl/>
        </w:rPr>
        <w:t xml:space="preserve"> </w:t>
      </w:r>
      <w:r w:rsidR="003A6C43" w:rsidRPr="00DE6131">
        <w:rPr>
          <w:rFonts w:hint="cs"/>
          <w:rtl/>
        </w:rPr>
        <w:t>هذه</w:t>
      </w:r>
      <w:r w:rsidRPr="00DE6131">
        <w:rPr>
          <w:rFonts w:hint="cs"/>
          <w:rtl/>
        </w:rPr>
        <w:t xml:space="preserve"> </w:t>
      </w:r>
      <w:r w:rsidR="003A6C43" w:rsidRPr="00DE6131">
        <w:rPr>
          <w:rFonts w:hint="cs"/>
          <w:rtl/>
        </w:rPr>
        <w:t>العقود</w:t>
      </w:r>
      <w:r w:rsidRPr="00DE6131">
        <w:rPr>
          <w:rFonts w:hint="cs"/>
          <w:rtl/>
        </w:rPr>
        <w:t xml:space="preserve"> </w:t>
      </w:r>
      <w:r w:rsidR="003A6C43" w:rsidRPr="00DE6131">
        <w:rPr>
          <w:rFonts w:hint="cs"/>
          <w:rtl/>
        </w:rPr>
        <w:t>من</w:t>
      </w:r>
      <w:r w:rsidRPr="00DE6131">
        <w:rPr>
          <w:rFonts w:hint="cs"/>
          <w:rtl/>
        </w:rPr>
        <w:t xml:space="preserve"> </w:t>
      </w:r>
      <w:r w:rsidR="00522982" w:rsidRPr="00DE6131">
        <w:rPr>
          <w:rFonts w:hint="cs"/>
          <w:rtl/>
        </w:rPr>
        <w:t>خلال</w:t>
      </w:r>
      <w:r w:rsidRPr="00DE6131">
        <w:rPr>
          <w:rFonts w:hint="cs"/>
          <w:rtl/>
        </w:rPr>
        <w:t xml:space="preserve"> </w:t>
      </w:r>
      <w:r w:rsidR="00522982" w:rsidRPr="00DE6131">
        <w:rPr>
          <w:rFonts w:hint="cs"/>
          <w:rtl/>
        </w:rPr>
        <w:t>بسط</w:t>
      </w:r>
      <w:r w:rsidRPr="00DE6131">
        <w:rPr>
          <w:rFonts w:hint="cs"/>
          <w:rtl/>
        </w:rPr>
        <w:t xml:space="preserve"> </w:t>
      </w:r>
      <w:r w:rsidR="003A6C43" w:rsidRPr="00DE6131">
        <w:rPr>
          <w:rFonts w:hint="cs"/>
          <w:rtl/>
        </w:rPr>
        <w:t>رقابة</w:t>
      </w:r>
      <w:r w:rsidRPr="00DE6131">
        <w:rPr>
          <w:rFonts w:hint="cs"/>
          <w:rtl/>
        </w:rPr>
        <w:t xml:space="preserve"> </w:t>
      </w:r>
      <w:r w:rsidR="003A6C43" w:rsidRPr="00DE6131">
        <w:rPr>
          <w:rFonts w:hint="cs"/>
          <w:rtl/>
        </w:rPr>
        <w:t>فعالة</w:t>
      </w:r>
      <w:r w:rsidRPr="00DE6131">
        <w:rPr>
          <w:rFonts w:hint="cs"/>
          <w:rtl/>
        </w:rPr>
        <w:t xml:space="preserve"> </w:t>
      </w:r>
      <w:r w:rsidR="003A6C43" w:rsidRPr="00DE6131">
        <w:rPr>
          <w:rFonts w:hint="cs"/>
          <w:rtl/>
        </w:rPr>
        <w:t>ومرنة</w:t>
      </w:r>
      <w:r w:rsidRPr="00DE6131">
        <w:rPr>
          <w:rFonts w:hint="cs"/>
          <w:rtl/>
        </w:rPr>
        <w:t xml:space="preserve"> </w:t>
      </w:r>
      <w:r w:rsidR="003A6C43" w:rsidRPr="00DE6131">
        <w:rPr>
          <w:rFonts w:hint="cs"/>
          <w:rtl/>
        </w:rPr>
        <w:t>في</w:t>
      </w:r>
      <w:r w:rsidRPr="00DE6131">
        <w:rPr>
          <w:rFonts w:hint="cs"/>
          <w:rtl/>
        </w:rPr>
        <w:t xml:space="preserve"> </w:t>
      </w:r>
      <w:r w:rsidR="003A6C43" w:rsidRPr="00DE6131">
        <w:rPr>
          <w:rFonts w:hint="cs"/>
          <w:rtl/>
        </w:rPr>
        <w:t>الوقت</w:t>
      </w:r>
      <w:r w:rsidRPr="00DE6131">
        <w:rPr>
          <w:rFonts w:hint="cs"/>
          <w:rtl/>
        </w:rPr>
        <w:t xml:space="preserve"> </w:t>
      </w:r>
      <w:r w:rsidR="003A6C43" w:rsidRPr="00DE6131">
        <w:rPr>
          <w:rFonts w:hint="cs"/>
          <w:rtl/>
        </w:rPr>
        <w:t>ذاته</w:t>
      </w:r>
      <w:r w:rsidRPr="00DE6131">
        <w:rPr>
          <w:rFonts w:hint="cs"/>
          <w:rtl/>
        </w:rPr>
        <w:t xml:space="preserve"> </w:t>
      </w:r>
      <w:r w:rsidR="003A6C43" w:rsidRPr="00DE6131">
        <w:rPr>
          <w:rFonts w:hint="cs"/>
          <w:rtl/>
        </w:rPr>
        <w:t>تضمن</w:t>
      </w:r>
      <w:r w:rsidRPr="00DE6131">
        <w:rPr>
          <w:rFonts w:hint="cs"/>
          <w:rtl/>
        </w:rPr>
        <w:t xml:space="preserve"> </w:t>
      </w:r>
      <w:r w:rsidR="003A6C43" w:rsidRPr="00DE6131">
        <w:rPr>
          <w:rFonts w:hint="cs"/>
          <w:rtl/>
        </w:rPr>
        <w:t>نجاعة</w:t>
      </w:r>
      <w:r w:rsidRPr="00DE6131">
        <w:rPr>
          <w:rFonts w:hint="cs"/>
          <w:rtl/>
        </w:rPr>
        <w:t xml:space="preserve"> </w:t>
      </w:r>
      <w:r w:rsidR="00DD5D9D" w:rsidRPr="00DE6131">
        <w:rPr>
          <w:rFonts w:hint="cs"/>
          <w:rtl/>
        </w:rPr>
        <w:t>آلية</w:t>
      </w:r>
      <w:r w:rsidRPr="00DE6131">
        <w:rPr>
          <w:rFonts w:hint="cs"/>
          <w:rtl/>
        </w:rPr>
        <w:t xml:space="preserve"> </w:t>
      </w:r>
      <w:r w:rsidR="00282179" w:rsidRPr="00DE6131">
        <w:rPr>
          <w:rFonts w:hint="cs"/>
          <w:rtl/>
        </w:rPr>
        <w:t>التفويض</w:t>
      </w:r>
      <w:r w:rsidRPr="00DE6131">
        <w:rPr>
          <w:rFonts w:hint="cs"/>
          <w:rtl/>
        </w:rPr>
        <w:t xml:space="preserve"> </w:t>
      </w:r>
      <w:r w:rsidR="00DD5D9D" w:rsidRPr="00DE6131">
        <w:rPr>
          <w:rFonts w:hint="cs"/>
          <w:rtl/>
        </w:rPr>
        <w:t>من</w:t>
      </w:r>
      <w:r w:rsidRPr="00DE6131">
        <w:rPr>
          <w:rFonts w:hint="cs"/>
          <w:rtl/>
        </w:rPr>
        <w:t xml:space="preserve"> </w:t>
      </w:r>
      <w:r w:rsidR="00DD5D9D" w:rsidRPr="00DE6131">
        <w:rPr>
          <w:rFonts w:hint="cs"/>
          <w:rtl/>
        </w:rPr>
        <w:t>خلال</w:t>
      </w:r>
      <w:r w:rsidRPr="00DE6131">
        <w:rPr>
          <w:rFonts w:hint="cs"/>
          <w:rtl/>
        </w:rPr>
        <w:t xml:space="preserve"> </w:t>
      </w:r>
      <w:r w:rsidR="00DD5D9D" w:rsidRPr="00DE6131">
        <w:rPr>
          <w:rFonts w:hint="cs"/>
          <w:rtl/>
        </w:rPr>
        <w:t>ضمان</w:t>
      </w:r>
      <w:r w:rsidRPr="00DE6131">
        <w:rPr>
          <w:rFonts w:hint="cs"/>
          <w:rtl/>
        </w:rPr>
        <w:t xml:space="preserve"> </w:t>
      </w:r>
      <w:r w:rsidR="00DD5D9D" w:rsidRPr="00DE6131">
        <w:rPr>
          <w:rFonts w:hint="cs"/>
          <w:rtl/>
        </w:rPr>
        <w:t>شفافية</w:t>
      </w:r>
      <w:r w:rsidRPr="00DE6131">
        <w:rPr>
          <w:rFonts w:hint="cs"/>
          <w:rtl/>
        </w:rPr>
        <w:t xml:space="preserve"> </w:t>
      </w:r>
      <w:r w:rsidR="00DD5D9D" w:rsidRPr="00DE6131">
        <w:rPr>
          <w:rFonts w:hint="cs"/>
          <w:rtl/>
        </w:rPr>
        <w:t>الإجراءات</w:t>
      </w:r>
      <w:r w:rsidRPr="00DE6131">
        <w:rPr>
          <w:rFonts w:hint="cs"/>
          <w:rtl/>
        </w:rPr>
        <w:t xml:space="preserve"> </w:t>
      </w:r>
      <w:r w:rsidR="00DD5D9D" w:rsidRPr="00DE6131">
        <w:rPr>
          <w:rFonts w:hint="cs"/>
          <w:rtl/>
        </w:rPr>
        <w:t>المتعلقة</w:t>
      </w:r>
      <w:r w:rsidRPr="00DE6131">
        <w:rPr>
          <w:rFonts w:hint="cs"/>
          <w:rtl/>
        </w:rPr>
        <w:t xml:space="preserve"> </w:t>
      </w:r>
      <w:r w:rsidR="00282179" w:rsidRPr="00DE6131">
        <w:rPr>
          <w:rFonts w:hint="cs"/>
          <w:rtl/>
        </w:rPr>
        <w:t>بإسناد</w:t>
      </w:r>
      <w:r w:rsidRPr="00DE6131">
        <w:rPr>
          <w:rFonts w:hint="cs"/>
          <w:rtl/>
        </w:rPr>
        <w:t xml:space="preserve"> </w:t>
      </w:r>
      <w:r w:rsidR="00DD5D9D" w:rsidRPr="00DE6131">
        <w:rPr>
          <w:rFonts w:hint="cs"/>
          <w:rtl/>
        </w:rPr>
        <w:t>المرفق</w:t>
      </w:r>
      <w:r w:rsidRPr="00DE6131">
        <w:rPr>
          <w:rFonts w:hint="cs"/>
          <w:rtl/>
        </w:rPr>
        <w:t xml:space="preserve"> </w:t>
      </w:r>
      <w:r w:rsidR="00DD5D9D" w:rsidRPr="00DE6131">
        <w:rPr>
          <w:rFonts w:hint="cs"/>
          <w:rtl/>
        </w:rPr>
        <w:t>للمتعهد</w:t>
      </w:r>
      <w:r w:rsidRPr="00DE6131">
        <w:rPr>
          <w:rFonts w:hint="cs"/>
          <w:rtl/>
        </w:rPr>
        <w:t xml:space="preserve"> </w:t>
      </w:r>
      <w:r w:rsidR="00DD5D9D" w:rsidRPr="00DE6131">
        <w:rPr>
          <w:rFonts w:hint="cs"/>
          <w:rtl/>
        </w:rPr>
        <w:t>وحسن</w:t>
      </w:r>
      <w:r w:rsidRPr="00DE6131">
        <w:rPr>
          <w:rFonts w:hint="cs"/>
          <w:rtl/>
        </w:rPr>
        <w:t xml:space="preserve"> </w:t>
      </w:r>
      <w:r w:rsidR="00DD5D9D" w:rsidRPr="00DE6131">
        <w:rPr>
          <w:rFonts w:hint="cs"/>
          <w:rtl/>
        </w:rPr>
        <w:t>تنفيذ</w:t>
      </w:r>
      <w:r w:rsidRPr="00DE6131">
        <w:rPr>
          <w:rFonts w:hint="cs"/>
          <w:rtl/>
        </w:rPr>
        <w:t xml:space="preserve"> </w:t>
      </w:r>
      <w:r w:rsidR="00DD5D9D" w:rsidRPr="00DE6131">
        <w:rPr>
          <w:rFonts w:hint="cs"/>
          <w:rtl/>
        </w:rPr>
        <w:t>اتفاقية</w:t>
      </w:r>
      <w:r w:rsidRPr="00DE6131">
        <w:rPr>
          <w:rFonts w:hint="cs"/>
          <w:rtl/>
        </w:rPr>
        <w:t xml:space="preserve"> </w:t>
      </w:r>
      <w:r w:rsidR="00522982" w:rsidRPr="00DE6131">
        <w:rPr>
          <w:rFonts w:hint="cs"/>
          <w:rtl/>
        </w:rPr>
        <w:t>التفويض</w:t>
      </w:r>
      <w:r w:rsidR="002C1DDF" w:rsidRPr="00DE6131">
        <w:rPr>
          <w:rFonts w:hint="cs"/>
          <w:rtl/>
        </w:rPr>
        <w:t>.</w:t>
      </w:r>
    </w:p>
    <w:p w14:paraId="0D55F4B0" w14:textId="64BDBF66" w:rsidR="002C1DDF" w:rsidRPr="00DE6131" w:rsidRDefault="002C1DDF" w:rsidP="00960774">
      <w:pPr>
        <w:rPr>
          <w:highlight w:val="yellow"/>
          <w:rtl/>
        </w:rPr>
      </w:pPr>
      <w:r w:rsidRPr="00DE6131">
        <w:rPr>
          <w:rFonts w:hint="cs"/>
          <w:rtl/>
        </w:rPr>
        <w:t>هذه</w:t>
      </w:r>
      <w:r w:rsidR="00713331" w:rsidRPr="00DE6131">
        <w:rPr>
          <w:rFonts w:hint="cs"/>
          <w:rtl/>
        </w:rPr>
        <w:t xml:space="preserve"> </w:t>
      </w:r>
      <w:r w:rsidRPr="00DE6131">
        <w:rPr>
          <w:rFonts w:hint="cs"/>
          <w:rtl/>
        </w:rPr>
        <w:t>الأهداف</w:t>
      </w:r>
      <w:r w:rsidR="00713331" w:rsidRPr="00DE6131">
        <w:rPr>
          <w:rFonts w:hint="cs"/>
          <w:rtl/>
        </w:rPr>
        <w:t xml:space="preserve"> </w:t>
      </w:r>
      <w:r w:rsidR="0098549D" w:rsidRPr="00DE6131">
        <w:rPr>
          <w:rFonts w:hint="cs"/>
          <w:rtl/>
        </w:rPr>
        <w:t xml:space="preserve">التي سطرتها الجزائر والمتمثلة </w:t>
      </w:r>
      <w:r w:rsidRPr="00DE6131">
        <w:rPr>
          <w:rFonts w:hint="cs"/>
          <w:rtl/>
        </w:rPr>
        <w:t>في</w:t>
      </w:r>
      <w:r w:rsidR="00713331" w:rsidRPr="00DE6131">
        <w:rPr>
          <w:rFonts w:hint="cs"/>
          <w:rtl/>
        </w:rPr>
        <w:t xml:space="preserve"> </w:t>
      </w:r>
      <w:r w:rsidRPr="00DE6131">
        <w:rPr>
          <w:rFonts w:hint="cs"/>
          <w:rtl/>
        </w:rPr>
        <w:t>تحقيق</w:t>
      </w:r>
      <w:r w:rsidR="00713331" w:rsidRPr="00DE6131">
        <w:rPr>
          <w:rFonts w:hint="cs"/>
          <w:rtl/>
        </w:rPr>
        <w:t xml:space="preserve"> </w:t>
      </w:r>
      <w:r w:rsidRPr="00DE6131">
        <w:rPr>
          <w:rFonts w:hint="cs"/>
          <w:rtl/>
        </w:rPr>
        <w:t>التنمية</w:t>
      </w:r>
      <w:r w:rsidR="00713331" w:rsidRPr="00DE6131">
        <w:rPr>
          <w:rFonts w:hint="cs"/>
          <w:rtl/>
        </w:rPr>
        <w:t xml:space="preserve"> </w:t>
      </w:r>
      <w:r w:rsidRPr="00DE6131">
        <w:rPr>
          <w:rFonts w:hint="cs"/>
          <w:rtl/>
        </w:rPr>
        <w:t>من</w:t>
      </w:r>
      <w:r w:rsidR="00713331" w:rsidRPr="00DE6131">
        <w:rPr>
          <w:rFonts w:hint="cs"/>
          <w:rtl/>
        </w:rPr>
        <w:t xml:space="preserve"> </w:t>
      </w:r>
      <w:r w:rsidRPr="00DE6131">
        <w:rPr>
          <w:rFonts w:hint="cs"/>
          <w:rtl/>
        </w:rPr>
        <w:t>خلال</w:t>
      </w:r>
      <w:r w:rsidR="00713331" w:rsidRPr="00DE6131">
        <w:rPr>
          <w:rFonts w:hint="cs"/>
          <w:rtl/>
        </w:rPr>
        <w:t xml:space="preserve"> </w:t>
      </w:r>
      <w:r w:rsidRPr="00DE6131">
        <w:rPr>
          <w:rFonts w:hint="cs"/>
          <w:rtl/>
        </w:rPr>
        <w:t>محاولة</w:t>
      </w:r>
      <w:r w:rsidR="00713331" w:rsidRPr="00DE6131">
        <w:rPr>
          <w:rFonts w:hint="cs"/>
          <w:rtl/>
        </w:rPr>
        <w:t xml:space="preserve"> </w:t>
      </w:r>
      <w:r w:rsidRPr="00DE6131">
        <w:rPr>
          <w:rFonts w:hint="cs"/>
          <w:rtl/>
        </w:rPr>
        <w:t>خلق</w:t>
      </w:r>
      <w:r w:rsidR="00713331" w:rsidRPr="00DE6131">
        <w:rPr>
          <w:rFonts w:hint="cs"/>
          <w:rtl/>
        </w:rPr>
        <w:t xml:space="preserve"> </w:t>
      </w:r>
      <w:r w:rsidRPr="00DE6131">
        <w:rPr>
          <w:rFonts w:hint="cs"/>
          <w:rtl/>
        </w:rPr>
        <w:t>الثروة</w:t>
      </w:r>
      <w:r w:rsidR="00713331" w:rsidRPr="00DE6131">
        <w:rPr>
          <w:rFonts w:hint="cs"/>
          <w:rtl/>
        </w:rPr>
        <w:t xml:space="preserve"> </w:t>
      </w:r>
      <w:r w:rsidRPr="00DE6131">
        <w:rPr>
          <w:rFonts w:hint="cs"/>
          <w:rtl/>
        </w:rPr>
        <w:t>من</w:t>
      </w:r>
      <w:r w:rsidR="00713331" w:rsidRPr="00DE6131">
        <w:rPr>
          <w:rFonts w:hint="cs"/>
          <w:rtl/>
        </w:rPr>
        <w:t xml:space="preserve"> </w:t>
      </w:r>
      <w:r w:rsidRPr="00DE6131">
        <w:rPr>
          <w:rFonts w:hint="cs"/>
          <w:rtl/>
        </w:rPr>
        <w:t>خلال</w:t>
      </w:r>
      <w:r w:rsidR="00713331" w:rsidRPr="00DE6131">
        <w:rPr>
          <w:rFonts w:hint="cs"/>
          <w:rtl/>
        </w:rPr>
        <w:t xml:space="preserve"> </w:t>
      </w:r>
      <w:r w:rsidRPr="00DE6131">
        <w:rPr>
          <w:rFonts w:hint="cs"/>
          <w:rtl/>
        </w:rPr>
        <w:t>إنجاز</w:t>
      </w:r>
      <w:r w:rsidR="00713331" w:rsidRPr="00DE6131">
        <w:rPr>
          <w:rFonts w:hint="cs"/>
          <w:rtl/>
        </w:rPr>
        <w:t xml:space="preserve"> </w:t>
      </w:r>
      <w:r w:rsidRPr="00DE6131">
        <w:rPr>
          <w:rFonts w:hint="cs"/>
          <w:rtl/>
        </w:rPr>
        <w:t>وتثمين</w:t>
      </w:r>
      <w:r w:rsidR="00713331" w:rsidRPr="00DE6131">
        <w:rPr>
          <w:rFonts w:hint="cs"/>
          <w:rtl/>
        </w:rPr>
        <w:t xml:space="preserve"> </w:t>
      </w:r>
      <w:r w:rsidRPr="00DE6131">
        <w:rPr>
          <w:rFonts w:hint="cs"/>
          <w:rtl/>
        </w:rPr>
        <w:t>وتسيير</w:t>
      </w:r>
      <w:r w:rsidR="0079280A" w:rsidRPr="00DE6131">
        <w:rPr>
          <w:rFonts w:hint="cs"/>
          <w:rtl/>
        </w:rPr>
        <w:t xml:space="preserve"> </w:t>
      </w:r>
      <w:r w:rsidRPr="00DE6131">
        <w:rPr>
          <w:rFonts w:hint="cs"/>
          <w:rtl/>
        </w:rPr>
        <w:t>المنشآت</w:t>
      </w:r>
      <w:r w:rsidR="00713331" w:rsidRPr="00DE6131">
        <w:rPr>
          <w:rFonts w:hint="cs"/>
          <w:rtl/>
        </w:rPr>
        <w:t xml:space="preserve"> </w:t>
      </w:r>
      <w:r w:rsidRPr="00DE6131">
        <w:rPr>
          <w:rFonts w:hint="cs"/>
          <w:rtl/>
        </w:rPr>
        <w:t>المنتجة</w:t>
      </w:r>
      <w:r w:rsidR="00713331" w:rsidRPr="00DE6131">
        <w:rPr>
          <w:rFonts w:hint="cs"/>
          <w:rtl/>
        </w:rPr>
        <w:t xml:space="preserve"> </w:t>
      </w:r>
      <w:r w:rsidRPr="00DE6131">
        <w:rPr>
          <w:rFonts w:hint="cs"/>
          <w:rtl/>
        </w:rPr>
        <w:t>للمداخيل</w:t>
      </w:r>
      <w:r w:rsidR="00713331" w:rsidRPr="00DE6131">
        <w:rPr>
          <w:rFonts w:hint="cs"/>
          <w:rtl/>
        </w:rPr>
        <w:t xml:space="preserve"> </w:t>
      </w:r>
      <w:r w:rsidRPr="00DE6131">
        <w:rPr>
          <w:rFonts w:hint="cs"/>
          <w:rtl/>
        </w:rPr>
        <w:t>بنجاعة</w:t>
      </w:r>
      <w:r w:rsidR="00713331" w:rsidRPr="00DE6131">
        <w:rPr>
          <w:rFonts w:hint="cs"/>
          <w:rtl/>
        </w:rPr>
        <w:t xml:space="preserve"> </w:t>
      </w:r>
      <w:r w:rsidRPr="00DE6131">
        <w:rPr>
          <w:rFonts w:hint="cs"/>
          <w:rtl/>
        </w:rPr>
        <w:t>وخلق</w:t>
      </w:r>
      <w:r w:rsidR="00713331" w:rsidRPr="00DE6131">
        <w:rPr>
          <w:rFonts w:hint="cs"/>
          <w:rtl/>
        </w:rPr>
        <w:t xml:space="preserve"> </w:t>
      </w:r>
      <w:r w:rsidRPr="00DE6131">
        <w:rPr>
          <w:rFonts w:hint="cs"/>
          <w:rtl/>
        </w:rPr>
        <w:t>مناصب</w:t>
      </w:r>
      <w:r w:rsidR="00713331" w:rsidRPr="00DE6131">
        <w:rPr>
          <w:rFonts w:hint="cs"/>
          <w:rtl/>
        </w:rPr>
        <w:t xml:space="preserve"> </w:t>
      </w:r>
      <w:r w:rsidRPr="00DE6131">
        <w:rPr>
          <w:rFonts w:hint="cs"/>
          <w:rtl/>
        </w:rPr>
        <w:t>الشغل</w:t>
      </w:r>
      <w:r w:rsidR="00713331" w:rsidRPr="00DE6131">
        <w:rPr>
          <w:rFonts w:hint="cs"/>
          <w:rtl/>
        </w:rPr>
        <w:t xml:space="preserve"> </w:t>
      </w:r>
      <w:r w:rsidRPr="00DE6131">
        <w:rPr>
          <w:rFonts w:hint="cs"/>
          <w:rtl/>
        </w:rPr>
        <w:t>ومنح</w:t>
      </w:r>
      <w:r w:rsidR="00713331" w:rsidRPr="00DE6131">
        <w:rPr>
          <w:rFonts w:hint="cs"/>
          <w:rtl/>
        </w:rPr>
        <w:t xml:space="preserve"> </w:t>
      </w:r>
      <w:r w:rsidRPr="00DE6131">
        <w:rPr>
          <w:rFonts w:hint="cs"/>
          <w:rtl/>
        </w:rPr>
        <w:t>الأولوية</w:t>
      </w:r>
      <w:r w:rsidR="00713331" w:rsidRPr="00DE6131">
        <w:rPr>
          <w:rFonts w:hint="cs"/>
          <w:rtl/>
        </w:rPr>
        <w:t xml:space="preserve"> </w:t>
      </w:r>
      <w:r w:rsidRPr="00DE6131">
        <w:rPr>
          <w:rFonts w:hint="cs"/>
          <w:rtl/>
        </w:rPr>
        <w:t>في</w:t>
      </w:r>
      <w:r w:rsidR="00713331" w:rsidRPr="00DE6131">
        <w:rPr>
          <w:rFonts w:hint="cs"/>
          <w:rtl/>
        </w:rPr>
        <w:t xml:space="preserve"> </w:t>
      </w:r>
      <w:r w:rsidRPr="00DE6131">
        <w:rPr>
          <w:rFonts w:hint="cs"/>
          <w:rtl/>
        </w:rPr>
        <w:t>ذلك</w:t>
      </w:r>
      <w:r w:rsidR="00713331" w:rsidRPr="00DE6131">
        <w:rPr>
          <w:rFonts w:hint="cs"/>
          <w:rtl/>
        </w:rPr>
        <w:t xml:space="preserve"> </w:t>
      </w:r>
      <w:r w:rsidRPr="00DE6131">
        <w:rPr>
          <w:rFonts w:hint="cs"/>
          <w:rtl/>
        </w:rPr>
        <w:t>إلى</w:t>
      </w:r>
      <w:r w:rsidR="00713331" w:rsidRPr="00DE6131">
        <w:rPr>
          <w:rFonts w:hint="cs"/>
          <w:rtl/>
        </w:rPr>
        <w:t xml:space="preserve"> </w:t>
      </w:r>
      <w:r w:rsidRPr="00DE6131">
        <w:rPr>
          <w:rFonts w:hint="cs"/>
          <w:rtl/>
        </w:rPr>
        <w:t>المؤسسات</w:t>
      </w:r>
      <w:r w:rsidR="00713331" w:rsidRPr="00DE6131">
        <w:rPr>
          <w:rFonts w:hint="cs"/>
          <w:rtl/>
        </w:rPr>
        <w:t xml:space="preserve"> </w:t>
      </w:r>
      <w:r w:rsidRPr="00DE6131">
        <w:rPr>
          <w:rFonts w:hint="cs"/>
          <w:rtl/>
        </w:rPr>
        <w:t>الصغيرة</w:t>
      </w:r>
      <w:r w:rsidR="00713331" w:rsidRPr="00DE6131">
        <w:rPr>
          <w:rFonts w:hint="cs"/>
          <w:rtl/>
        </w:rPr>
        <w:t xml:space="preserve"> </w:t>
      </w:r>
      <w:r w:rsidRPr="00DE6131">
        <w:rPr>
          <w:rFonts w:hint="cs"/>
          <w:rtl/>
        </w:rPr>
        <w:t>والمتوسطة</w:t>
      </w:r>
      <w:r w:rsidRPr="00DE6131">
        <w:rPr>
          <w:vertAlign w:val="superscript"/>
          <w:rtl/>
        </w:rPr>
        <w:footnoteReference w:id="8"/>
      </w:r>
      <w:r w:rsidRPr="00DE6131">
        <w:rPr>
          <w:rFonts w:hint="cs"/>
          <w:rtl/>
        </w:rPr>
        <w:t>.</w:t>
      </w:r>
      <w:r w:rsidR="00713331" w:rsidRPr="00DE6131">
        <w:rPr>
          <w:rFonts w:hint="cs"/>
          <w:rtl/>
        </w:rPr>
        <w:t xml:space="preserve"> </w:t>
      </w:r>
      <w:r w:rsidRPr="00DE6131">
        <w:rPr>
          <w:rFonts w:hint="cs"/>
          <w:rtl/>
        </w:rPr>
        <w:t>لدواعي</w:t>
      </w:r>
      <w:r w:rsidR="00713331" w:rsidRPr="00DE6131">
        <w:rPr>
          <w:rFonts w:hint="cs"/>
          <w:rtl/>
        </w:rPr>
        <w:t xml:space="preserve"> </w:t>
      </w:r>
      <w:r w:rsidRPr="00DE6131">
        <w:rPr>
          <w:rFonts w:hint="cs"/>
          <w:rtl/>
        </w:rPr>
        <w:t>مختلفة</w:t>
      </w:r>
      <w:r w:rsidR="00713331" w:rsidRPr="00DE6131">
        <w:rPr>
          <w:rFonts w:hint="cs"/>
          <w:rtl/>
        </w:rPr>
        <w:t xml:space="preserve"> </w:t>
      </w:r>
      <w:r w:rsidRPr="00DE6131">
        <w:rPr>
          <w:rFonts w:hint="cs"/>
          <w:rtl/>
        </w:rPr>
        <w:t>آنذاك</w:t>
      </w:r>
      <w:r w:rsidR="00713331" w:rsidRPr="00DE6131">
        <w:rPr>
          <w:rFonts w:hint="cs"/>
          <w:rtl/>
        </w:rPr>
        <w:t xml:space="preserve"> </w:t>
      </w:r>
      <w:r w:rsidRPr="00DE6131">
        <w:rPr>
          <w:rFonts w:hint="cs"/>
          <w:rtl/>
        </w:rPr>
        <w:t>ساهمت</w:t>
      </w:r>
      <w:r w:rsidR="00713331" w:rsidRPr="00DE6131">
        <w:rPr>
          <w:rFonts w:hint="cs"/>
          <w:rtl/>
        </w:rPr>
        <w:t xml:space="preserve"> </w:t>
      </w:r>
      <w:r w:rsidRPr="00DE6131">
        <w:rPr>
          <w:rFonts w:hint="cs"/>
          <w:rtl/>
        </w:rPr>
        <w:t>في</w:t>
      </w:r>
      <w:r w:rsidR="00713331" w:rsidRPr="00DE6131">
        <w:rPr>
          <w:rFonts w:hint="cs"/>
          <w:rtl/>
        </w:rPr>
        <w:t xml:space="preserve"> </w:t>
      </w:r>
      <w:r w:rsidRPr="00DE6131">
        <w:rPr>
          <w:rFonts w:hint="cs"/>
          <w:rtl/>
        </w:rPr>
        <w:t>تبني</w:t>
      </w:r>
      <w:r w:rsidR="00713331" w:rsidRPr="00DE6131">
        <w:rPr>
          <w:rFonts w:hint="cs"/>
          <w:rtl/>
        </w:rPr>
        <w:t xml:space="preserve"> </w:t>
      </w:r>
      <w:r w:rsidRPr="00DE6131">
        <w:rPr>
          <w:rFonts w:hint="cs"/>
          <w:rtl/>
        </w:rPr>
        <w:t>أسلوب</w:t>
      </w:r>
      <w:r w:rsidR="00713331" w:rsidRPr="00DE6131">
        <w:rPr>
          <w:rFonts w:hint="cs"/>
          <w:rtl/>
        </w:rPr>
        <w:t xml:space="preserve"> </w:t>
      </w:r>
      <w:r w:rsidRPr="00DE6131">
        <w:rPr>
          <w:rFonts w:hint="cs"/>
          <w:rtl/>
        </w:rPr>
        <w:t>الشراكة</w:t>
      </w:r>
      <w:r w:rsidR="00713331" w:rsidRPr="00DE6131">
        <w:rPr>
          <w:rFonts w:hint="cs"/>
          <w:rtl/>
        </w:rPr>
        <w:t xml:space="preserve"> </w:t>
      </w:r>
      <w:r w:rsidRPr="00DE6131">
        <w:rPr>
          <w:rFonts w:hint="cs"/>
          <w:rtl/>
        </w:rPr>
        <w:t>مع</w:t>
      </w:r>
      <w:r w:rsidR="00713331" w:rsidRPr="00DE6131">
        <w:rPr>
          <w:rFonts w:hint="cs"/>
          <w:rtl/>
        </w:rPr>
        <w:t xml:space="preserve"> </w:t>
      </w:r>
      <w:r w:rsidRPr="00DE6131">
        <w:rPr>
          <w:rFonts w:hint="cs"/>
          <w:rtl/>
        </w:rPr>
        <w:t>القطاع</w:t>
      </w:r>
      <w:r w:rsidR="00713331" w:rsidRPr="00DE6131">
        <w:rPr>
          <w:rFonts w:hint="cs"/>
          <w:rtl/>
        </w:rPr>
        <w:t xml:space="preserve"> </w:t>
      </w:r>
      <w:r w:rsidRPr="00DE6131">
        <w:rPr>
          <w:rFonts w:hint="cs"/>
          <w:rtl/>
        </w:rPr>
        <w:t>الخاص</w:t>
      </w:r>
      <w:r w:rsidR="00713331" w:rsidRPr="00DE6131">
        <w:rPr>
          <w:rFonts w:hint="cs"/>
          <w:rtl/>
        </w:rPr>
        <w:t xml:space="preserve"> </w:t>
      </w:r>
      <w:r w:rsidRPr="00DE6131">
        <w:rPr>
          <w:rFonts w:hint="cs"/>
          <w:rtl/>
        </w:rPr>
        <w:t>وتحديد</w:t>
      </w:r>
      <w:r w:rsidR="00713331" w:rsidRPr="00DE6131">
        <w:rPr>
          <w:rFonts w:hint="cs"/>
          <w:rtl/>
        </w:rPr>
        <w:t xml:space="preserve"> </w:t>
      </w:r>
      <w:r w:rsidRPr="00DE6131">
        <w:rPr>
          <w:rFonts w:hint="cs"/>
          <w:rtl/>
        </w:rPr>
        <w:t>تقنية</w:t>
      </w:r>
      <w:r w:rsidR="00713331" w:rsidRPr="00DE6131">
        <w:rPr>
          <w:rFonts w:hint="cs"/>
          <w:rtl/>
        </w:rPr>
        <w:t xml:space="preserve"> </w:t>
      </w:r>
      <w:r w:rsidRPr="00DE6131">
        <w:rPr>
          <w:rFonts w:hint="cs"/>
          <w:rtl/>
        </w:rPr>
        <w:t>تفويض</w:t>
      </w:r>
      <w:r w:rsidR="00713331" w:rsidRPr="00DE6131">
        <w:rPr>
          <w:rFonts w:hint="cs"/>
          <w:rtl/>
        </w:rPr>
        <w:t xml:space="preserve"> </w:t>
      </w:r>
      <w:r w:rsidRPr="00DE6131">
        <w:rPr>
          <w:rFonts w:hint="cs"/>
          <w:rtl/>
        </w:rPr>
        <w:t>المرفق</w:t>
      </w:r>
      <w:r w:rsidR="00713331" w:rsidRPr="00DE6131">
        <w:rPr>
          <w:rFonts w:hint="cs"/>
          <w:rtl/>
        </w:rPr>
        <w:t xml:space="preserve"> </w:t>
      </w:r>
      <w:r w:rsidRPr="00DE6131">
        <w:rPr>
          <w:rFonts w:hint="cs"/>
          <w:rtl/>
        </w:rPr>
        <w:t>العام</w:t>
      </w:r>
      <w:r w:rsidR="00713331" w:rsidRPr="00DE6131">
        <w:rPr>
          <w:rFonts w:hint="cs"/>
          <w:rtl/>
        </w:rPr>
        <w:t xml:space="preserve"> </w:t>
      </w:r>
      <w:r w:rsidRPr="00DE6131">
        <w:rPr>
          <w:rFonts w:hint="cs"/>
          <w:rtl/>
        </w:rPr>
        <w:t>كخيار</w:t>
      </w:r>
      <w:r w:rsidR="00713331" w:rsidRPr="00DE6131">
        <w:rPr>
          <w:rFonts w:hint="cs"/>
          <w:rtl/>
        </w:rPr>
        <w:t xml:space="preserve"> </w:t>
      </w:r>
      <w:r w:rsidR="00AE1F38" w:rsidRPr="00DE6131">
        <w:rPr>
          <w:rFonts w:hint="cs"/>
          <w:rtl/>
        </w:rPr>
        <w:t>استراتيجي</w:t>
      </w:r>
      <w:r w:rsidR="00713331" w:rsidRPr="00DE6131">
        <w:rPr>
          <w:rFonts w:hint="cs"/>
          <w:rtl/>
        </w:rPr>
        <w:t xml:space="preserve"> </w:t>
      </w:r>
      <w:r w:rsidR="00AE1F38" w:rsidRPr="00DE6131">
        <w:rPr>
          <w:rFonts w:hint="cs"/>
          <w:rtl/>
        </w:rPr>
        <w:t>لإدارة</w:t>
      </w:r>
      <w:r w:rsidR="00713331" w:rsidRPr="00DE6131">
        <w:rPr>
          <w:rFonts w:hint="cs"/>
          <w:rtl/>
        </w:rPr>
        <w:t xml:space="preserve"> </w:t>
      </w:r>
      <w:r w:rsidR="00F7259D">
        <w:rPr>
          <w:rFonts w:hint="cs"/>
          <w:rtl/>
        </w:rPr>
        <w:t>واستثمار</w:t>
      </w:r>
      <w:r w:rsidR="00AE1F38" w:rsidRPr="00DE6131">
        <w:rPr>
          <w:rFonts w:hint="cs"/>
          <w:rtl/>
        </w:rPr>
        <w:t>المرافق</w:t>
      </w:r>
      <w:r w:rsidR="00713331" w:rsidRPr="00DE6131">
        <w:rPr>
          <w:rFonts w:hint="cs"/>
          <w:rtl/>
        </w:rPr>
        <w:t xml:space="preserve"> </w:t>
      </w:r>
      <w:r w:rsidR="00AE1F38" w:rsidRPr="00DE6131">
        <w:rPr>
          <w:rFonts w:hint="cs"/>
          <w:rtl/>
        </w:rPr>
        <w:t>العامة</w:t>
      </w:r>
      <w:r w:rsidRPr="00DE6131">
        <w:rPr>
          <w:rFonts w:hint="cs"/>
          <w:rtl/>
        </w:rPr>
        <w:t>.</w:t>
      </w:r>
      <w:r w:rsidR="00713331" w:rsidRPr="00DE6131">
        <w:rPr>
          <w:rFonts w:hint="cs"/>
          <w:rtl/>
        </w:rPr>
        <w:t xml:space="preserve"> </w:t>
      </w:r>
    </w:p>
    <w:p w14:paraId="6117695A" w14:textId="623EF2A4" w:rsidR="00695813" w:rsidRPr="00DE6131" w:rsidRDefault="00713331" w:rsidP="00960774">
      <w:pPr>
        <w:rPr>
          <w:rtl/>
        </w:rPr>
      </w:pPr>
      <w:r w:rsidRPr="00DE6131">
        <w:rPr>
          <w:rFonts w:hint="cs"/>
          <w:rtl/>
        </w:rPr>
        <w:t xml:space="preserve"> </w:t>
      </w:r>
      <w:r w:rsidR="00325C92" w:rsidRPr="00DE6131">
        <w:rPr>
          <w:rFonts w:hint="cs"/>
          <w:rtl/>
        </w:rPr>
        <w:t>وبالتالي</w:t>
      </w:r>
      <w:r w:rsidRPr="00DE6131">
        <w:rPr>
          <w:rFonts w:hint="cs"/>
          <w:rtl/>
        </w:rPr>
        <w:t xml:space="preserve"> </w:t>
      </w:r>
      <w:r w:rsidR="00F7259D">
        <w:rPr>
          <w:rFonts w:hint="cs"/>
          <w:rtl/>
        </w:rPr>
        <w:t>فإ</w:t>
      </w:r>
      <w:r w:rsidR="00282179" w:rsidRPr="00DE6131">
        <w:rPr>
          <w:rFonts w:hint="cs"/>
          <w:rtl/>
        </w:rPr>
        <w:t>ن</w:t>
      </w:r>
      <w:r w:rsidRPr="00DE6131">
        <w:rPr>
          <w:rFonts w:hint="cs"/>
          <w:rtl/>
        </w:rPr>
        <w:t xml:space="preserve"> </w:t>
      </w:r>
      <w:r w:rsidR="00282179" w:rsidRPr="00DE6131">
        <w:rPr>
          <w:rFonts w:hint="cs"/>
          <w:rtl/>
        </w:rPr>
        <w:t>تنظيم</w:t>
      </w:r>
      <w:r w:rsidRPr="00DE6131">
        <w:rPr>
          <w:rFonts w:hint="cs"/>
          <w:rtl/>
        </w:rPr>
        <w:t xml:space="preserve"> </w:t>
      </w:r>
      <w:r w:rsidR="00282179" w:rsidRPr="00DE6131">
        <w:rPr>
          <w:rFonts w:hint="cs"/>
          <w:rtl/>
        </w:rPr>
        <w:t>هذه</w:t>
      </w:r>
      <w:r w:rsidRPr="00DE6131">
        <w:rPr>
          <w:rFonts w:hint="cs"/>
          <w:rtl/>
        </w:rPr>
        <w:t xml:space="preserve"> </w:t>
      </w:r>
      <w:r w:rsidR="00282179" w:rsidRPr="00DE6131">
        <w:rPr>
          <w:rFonts w:hint="cs"/>
          <w:rtl/>
        </w:rPr>
        <w:t>الرقابة</w:t>
      </w:r>
      <w:r w:rsidRPr="00DE6131">
        <w:rPr>
          <w:rFonts w:hint="cs"/>
          <w:rtl/>
        </w:rPr>
        <w:t xml:space="preserve"> </w:t>
      </w:r>
      <w:r w:rsidR="00325C92" w:rsidRPr="00DE6131">
        <w:rPr>
          <w:rFonts w:hint="cs"/>
          <w:rtl/>
        </w:rPr>
        <w:t>بمختلف</w:t>
      </w:r>
      <w:r w:rsidRPr="00DE6131">
        <w:rPr>
          <w:rFonts w:hint="cs"/>
          <w:rtl/>
        </w:rPr>
        <w:t xml:space="preserve"> </w:t>
      </w:r>
      <w:r w:rsidR="00325C92" w:rsidRPr="00DE6131">
        <w:rPr>
          <w:rFonts w:hint="cs"/>
          <w:rtl/>
        </w:rPr>
        <w:t>أنواعها</w:t>
      </w:r>
      <w:r w:rsidRPr="00DE6131">
        <w:rPr>
          <w:rFonts w:hint="cs"/>
          <w:rtl/>
        </w:rPr>
        <w:t xml:space="preserve"> </w:t>
      </w:r>
      <w:r w:rsidR="00522982" w:rsidRPr="00DE6131">
        <w:rPr>
          <w:rFonts w:hint="cs"/>
          <w:rtl/>
        </w:rPr>
        <w:t>وبكل</w:t>
      </w:r>
      <w:r w:rsidRPr="00DE6131">
        <w:rPr>
          <w:rFonts w:hint="cs"/>
          <w:rtl/>
        </w:rPr>
        <w:t xml:space="preserve"> </w:t>
      </w:r>
      <w:r w:rsidR="00282179" w:rsidRPr="00DE6131">
        <w:rPr>
          <w:rFonts w:hint="cs"/>
          <w:rtl/>
        </w:rPr>
        <w:t>آلياتها</w:t>
      </w:r>
      <w:r w:rsidRPr="00DE6131">
        <w:rPr>
          <w:rFonts w:hint="cs"/>
          <w:rtl/>
        </w:rPr>
        <w:t xml:space="preserve"> </w:t>
      </w:r>
      <w:r w:rsidR="00522982" w:rsidRPr="00DE6131">
        <w:rPr>
          <w:rFonts w:hint="cs"/>
          <w:rtl/>
        </w:rPr>
        <w:t>وبيان</w:t>
      </w:r>
      <w:r w:rsidRPr="00DE6131">
        <w:rPr>
          <w:rFonts w:hint="cs"/>
          <w:rtl/>
        </w:rPr>
        <w:t xml:space="preserve"> </w:t>
      </w:r>
      <w:r w:rsidR="00282179" w:rsidRPr="00DE6131">
        <w:rPr>
          <w:rFonts w:hint="cs"/>
          <w:rtl/>
        </w:rPr>
        <w:t>مدى</w:t>
      </w:r>
      <w:r w:rsidRPr="00DE6131">
        <w:rPr>
          <w:rFonts w:hint="cs"/>
          <w:rtl/>
        </w:rPr>
        <w:t xml:space="preserve"> </w:t>
      </w:r>
      <w:r w:rsidR="00282179" w:rsidRPr="00DE6131">
        <w:rPr>
          <w:rFonts w:hint="cs"/>
          <w:rtl/>
        </w:rPr>
        <w:t>فعاليتها</w:t>
      </w:r>
      <w:r w:rsidRPr="00DE6131">
        <w:rPr>
          <w:rFonts w:hint="cs"/>
          <w:rtl/>
        </w:rPr>
        <w:t xml:space="preserve"> </w:t>
      </w:r>
      <w:r w:rsidR="005D1A3D" w:rsidRPr="00DE6131">
        <w:rPr>
          <w:rFonts w:hint="cs"/>
          <w:rtl/>
        </w:rPr>
        <w:t>في</w:t>
      </w:r>
      <w:r w:rsidRPr="00DE6131">
        <w:rPr>
          <w:rFonts w:hint="cs"/>
          <w:rtl/>
        </w:rPr>
        <w:t xml:space="preserve"> </w:t>
      </w:r>
      <w:r w:rsidR="005D1A3D" w:rsidRPr="00DE6131">
        <w:rPr>
          <w:rFonts w:hint="cs"/>
          <w:rtl/>
        </w:rPr>
        <w:t>إ</w:t>
      </w:r>
      <w:r w:rsidR="005D1A3D" w:rsidRPr="00DE6131">
        <w:rPr>
          <w:rtl/>
        </w:rPr>
        <w:t>نجا</w:t>
      </w:r>
      <w:r w:rsidR="005D1A3D" w:rsidRPr="00DE6131">
        <w:rPr>
          <w:rFonts w:hint="cs"/>
          <w:rtl/>
        </w:rPr>
        <w:t>ح</w:t>
      </w:r>
      <w:r w:rsidRPr="00DE6131">
        <w:rPr>
          <w:rtl/>
        </w:rPr>
        <w:t xml:space="preserve"> </w:t>
      </w:r>
      <w:r w:rsidR="005D1A3D" w:rsidRPr="00DE6131">
        <w:rPr>
          <w:rFonts w:hint="cs"/>
          <w:rtl/>
        </w:rPr>
        <w:t>عملية</w:t>
      </w:r>
      <w:r w:rsidRPr="00DE6131">
        <w:rPr>
          <w:rFonts w:hint="cs"/>
          <w:rtl/>
        </w:rPr>
        <w:t xml:space="preserve"> </w:t>
      </w:r>
      <w:r w:rsidR="005D1A3D" w:rsidRPr="00DE6131">
        <w:rPr>
          <w:rFonts w:hint="cs"/>
          <w:rtl/>
        </w:rPr>
        <w:t>الاستثمار</w:t>
      </w:r>
      <w:r w:rsidRPr="00DE6131">
        <w:rPr>
          <w:rtl/>
        </w:rPr>
        <w:t xml:space="preserve"> </w:t>
      </w:r>
      <w:r w:rsidR="005D1A3D" w:rsidRPr="00DE6131">
        <w:rPr>
          <w:rFonts w:hint="cs"/>
          <w:rtl/>
        </w:rPr>
        <w:t>في</w:t>
      </w:r>
      <w:r w:rsidRPr="00DE6131">
        <w:rPr>
          <w:rtl/>
        </w:rPr>
        <w:t xml:space="preserve"> </w:t>
      </w:r>
      <w:r w:rsidR="001516C8" w:rsidRPr="00DE6131">
        <w:rPr>
          <w:rtl/>
        </w:rPr>
        <w:t>المرافق</w:t>
      </w:r>
      <w:r w:rsidRPr="00DE6131">
        <w:rPr>
          <w:rtl/>
        </w:rPr>
        <w:t xml:space="preserve"> </w:t>
      </w:r>
      <w:r w:rsidR="001516C8" w:rsidRPr="00DE6131">
        <w:rPr>
          <w:rtl/>
        </w:rPr>
        <w:t>العامة</w:t>
      </w:r>
      <w:r w:rsidRPr="00DE6131">
        <w:rPr>
          <w:rFonts w:hint="cs"/>
          <w:rtl/>
        </w:rPr>
        <w:t xml:space="preserve"> </w:t>
      </w:r>
      <w:r w:rsidR="005D1A3D" w:rsidRPr="00DE6131">
        <w:rPr>
          <w:rFonts w:hint="cs"/>
          <w:rtl/>
        </w:rPr>
        <w:t>عن</w:t>
      </w:r>
      <w:r w:rsidRPr="00DE6131">
        <w:rPr>
          <w:rFonts w:hint="cs"/>
          <w:rtl/>
        </w:rPr>
        <w:t xml:space="preserve"> </w:t>
      </w:r>
      <w:r w:rsidR="005D1A3D" w:rsidRPr="00DE6131">
        <w:rPr>
          <w:rFonts w:hint="cs"/>
          <w:rtl/>
        </w:rPr>
        <w:t>طريق</w:t>
      </w:r>
      <w:r w:rsidRPr="00DE6131">
        <w:rPr>
          <w:rFonts w:hint="cs"/>
          <w:rtl/>
        </w:rPr>
        <w:t xml:space="preserve"> </w:t>
      </w:r>
      <w:r w:rsidR="005D1A3D" w:rsidRPr="00DE6131">
        <w:rPr>
          <w:rFonts w:hint="cs"/>
          <w:rtl/>
        </w:rPr>
        <w:t>أسلوب</w:t>
      </w:r>
      <w:r w:rsidRPr="00DE6131">
        <w:rPr>
          <w:rFonts w:hint="cs"/>
          <w:rtl/>
        </w:rPr>
        <w:t xml:space="preserve"> </w:t>
      </w:r>
      <w:r w:rsidR="005D1A3D" w:rsidRPr="00DE6131">
        <w:rPr>
          <w:rFonts w:hint="cs"/>
          <w:rtl/>
        </w:rPr>
        <w:t>التفويض</w:t>
      </w:r>
      <w:r w:rsidR="001516C8" w:rsidRPr="00DE6131">
        <w:rPr>
          <w:rFonts w:hint="cs"/>
          <w:rtl/>
        </w:rPr>
        <w:t>،</w:t>
      </w:r>
      <w:r w:rsidRPr="00DE6131">
        <w:rPr>
          <w:rFonts w:hint="cs"/>
          <w:rtl/>
        </w:rPr>
        <w:t xml:space="preserve"> </w:t>
      </w:r>
      <w:r w:rsidR="00515C4F" w:rsidRPr="00DE6131">
        <w:rPr>
          <w:rFonts w:hint="cs"/>
          <w:rtl/>
        </w:rPr>
        <w:t>ينعكس</w:t>
      </w:r>
      <w:r w:rsidRPr="00DE6131">
        <w:rPr>
          <w:rFonts w:hint="cs"/>
          <w:rtl/>
        </w:rPr>
        <w:t xml:space="preserve"> </w:t>
      </w:r>
      <w:r w:rsidR="005D1A3D" w:rsidRPr="00DE6131">
        <w:rPr>
          <w:rFonts w:hint="cs"/>
          <w:rtl/>
        </w:rPr>
        <w:t>على</w:t>
      </w:r>
      <w:r w:rsidRPr="00DE6131">
        <w:rPr>
          <w:rFonts w:hint="cs"/>
          <w:rtl/>
        </w:rPr>
        <w:t xml:space="preserve"> </w:t>
      </w:r>
      <w:r w:rsidR="005D1A3D" w:rsidRPr="00DE6131">
        <w:rPr>
          <w:rFonts w:hint="cs"/>
          <w:rtl/>
        </w:rPr>
        <w:t>ج</w:t>
      </w:r>
      <w:r w:rsidR="005C1BC5" w:rsidRPr="00DE6131">
        <w:rPr>
          <w:rFonts w:hint="cs"/>
          <w:rtl/>
        </w:rPr>
        <w:t>ــ</w:t>
      </w:r>
      <w:r w:rsidR="005D1A3D" w:rsidRPr="00DE6131">
        <w:rPr>
          <w:rFonts w:hint="cs"/>
          <w:rtl/>
        </w:rPr>
        <w:t>ودة</w:t>
      </w:r>
      <w:r w:rsidRPr="00DE6131">
        <w:rPr>
          <w:rFonts w:hint="cs"/>
          <w:rtl/>
        </w:rPr>
        <w:t xml:space="preserve"> </w:t>
      </w:r>
      <w:r w:rsidR="005D1A3D" w:rsidRPr="00DE6131">
        <w:rPr>
          <w:rFonts w:hint="cs"/>
          <w:rtl/>
        </w:rPr>
        <w:t>الخدمة</w:t>
      </w:r>
      <w:r w:rsidRPr="00DE6131">
        <w:rPr>
          <w:rFonts w:hint="cs"/>
          <w:rtl/>
        </w:rPr>
        <w:t xml:space="preserve"> </w:t>
      </w:r>
      <w:r w:rsidR="005D1A3D" w:rsidRPr="00DE6131">
        <w:rPr>
          <w:rFonts w:hint="cs"/>
          <w:rtl/>
        </w:rPr>
        <w:t>العمومي</w:t>
      </w:r>
      <w:r w:rsidR="005C1BC5" w:rsidRPr="00DE6131">
        <w:rPr>
          <w:rFonts w:hint="cs"/>
          <w:rtl/>
        </w:rPr>
        <w:t>ــ</w:t>
      </w:r>
      <w:r w:rsidR="005D1A3D" w:rsidRPr="00DE6131">
        <w:rPr>
          <w:rFonts w:hint="cs"/>
          <w:rtl/>
        </w:rPr>
        <w:t>ة</w:t>
      </w:r>
      <w:r w:rsidRPr="00DE6131">
        <w:rPr>
          <w:rFonts w:hint="cs"/>
          <w:rtl/>
        </w:rPr>
        <w:t xml:space="preserve"> </w:t>
      </w:r>
      <w:r w:rsidR="001B5C3C" w:rsidRPr="00DE6131">
        <w:rPr>
          <w:rFonts w:hint="cs"/>
          <w:rtl/>
        </w:rPr>
        <w:t>المقدمة</w:t>
      </w:r>
      <w:r w:rsidRPr="00DE6131">
        <w:rPr>
          <w:rFonts w:hint="cs"/>
          <w:rtl/>
        </w:rPr>
        <w:t xml:space="preserve"> </w:t>
      </w:r>
      <w:r w:rsidR="001B5C3C" w:rsidRPr="00DE6131">
        <w:rPr>
          <w:rFonts w:hint="cs"/>
          <w:rtl/>
        </w:rPr>
        <w:t>للمرتفقين</w:t>
      </w:r>
      <w:r w:rsidRPr="00DE6131">
        <w:rPr>
          <w:rFonts w:hint="cs"/>
          <w:rtl/>
        </w:rPr>
        <w:t xml:space="preserve"> </w:t>
      </w:r>
      <w:r w:rsidR="001B5C3C" w:rsidRPr="00DE6131">
        <w:rPr>
          <w:rFonts w:hint="cs"/>
          <w:rtl/>
        </w:rPr>
        <w:t>ويضمن</w:t>
      </w:r>
      <w:r w:rsidRPr="00DE6131">
        <w:rPr>
          <w:rFonts w:hint="cs"/>
          <w:rtl/>
        </w:rPr>
        <w:t xml:space="preserve"> </w:t>
      </w:r>
      <w:r w:rsidR="001B5C3C" w:rsidRPr="00DE6131">
        <w:rPr>
          <w:rFonts w:hint="cs"/>
          <w:rtl/>
        </w:rPr>
        <w:t>هامش</w:t>
      </w:r>
      <w:r w:rsidRPr="00DE6131">
        <w:rPr>
          <w:rFonts w:hint="cs"/>
          <w:rtl/>
        </w:rPr>
        <w:t xml:space="preserve"> </w:t>
      </w:r>
      <w:r w:rsidR="001B5C3C" w:rsidRPr="00DE6131">
        <w:rPr>
          <w:rFonts w:hint="cs"/>
          <w:rtl/>
        </w:rPr>
        <w:t>من</w:t>
      </w:r>
      <w:r w:rsidRPr="00DE6131">
        <w:rPr>
          <w:rFonts w:hint="cs"/>
          <w:rtl/>
        </w:rPr>
        <w:t xml:space="preserve"> </w:t>
      </w:r>
      <w:r w:rsidR="001B5C3C" w:rsidRPr="00DE6131">
        <w:rPr>
          <w:rFonts w:hint="cs"/>
          <w:rtl/>
        </w:rPr>
        <w:t>الحرية</w:t>
      </w:r>
      <w:r w:rsidRPr="00DE6131">
        <w:rPr>
          <w:rFonts w:hint="cs"/>
          <w:rtl/>
        </w:rPr>
        <w:t xml:space="preserve"> </w:t>
      </w:r>
      <w:r w:rsidR="001B5C3C" w:rsidRPr="00DE6131">
        <w:rPr>
          <w:rFonts w:hint="cs"/>
          <w:rtl/>
        </w:rPr>
        <w:t>يساهم</w:t>
      </w:r>
      <w:r w:rsidRPr="00DE6131">
        <w:rPr>
          <w:rFonts w:hint="cs"/>
          <w:rtl/>
        </w:rPr>
        <w:t xml:space="preserve"> </w:t>
      </w:r>
      <w:r w:rsidR="001B5C3C" w:rsidRPr="00DE6131">
        <w:rPr>
          <w:rFonts w:hint="cs"/>
          <w:rtl/>
        </w:rPr>
        <w:t>في</w:t>
      </w:r>
      <w:r w:rsidRPr="00DE6131">
        <w:rPr>
          <w:rFonts w:hint="cs"/>
          <w:rtl/>
        </w:rPr>
        <w:t xml:space="preserve"> </w:t>
      </w:r>
      <w:r w:rsidR="001B5C3C" w:rsidRPr="00DE6131">
        <w:rPr>
          <w:rFonts w:hint="cs"/>
          <w:rtl/>
        </w:rPr>
        <w:t>استقطاب</w:t>
      </w:r>
      <w:r w:rsidRPr="00DE6131">
        <w:rPr>
          <w:rFonts w:hint="cs"/>
          <w:rtl/>
        </w:rPr>
        <w:t xml:space="preserve"> </w:t>
      </w:r>
      <w:r w:rsidR="001B5C3C" w:rsidRPr="00DE6131">
        <w:rPr>
          <w:rFonts w:hint="cs"/>
          <w:rtl/>
        </w:rPr>
        <w:t>الاستثمار</w:t>
      </w:r>
      <w:r w:rsidRPr="00DE6131">
        <w:rPr>
          <w:rFonts w:hint="cs"/>
          <w:rtl/>
        </w:rPr>
        <w:t xml:space="preserve"> </w:t>
      </w:r>
      <w:r w:rsidR="001B5C3C" w:rsidRPr="00DE6131">
        <w:rPr>
          <w:rFonts w:hint="cs"/>
          <w:rtl/>
        </w:rPr>
        <w:t>في</w:t>
      </w:r>
      <w:r w:rsidRPr="00DE6131">
        <w:rPr>
          <w:rFonts w:hint="cs"/>
          <w:rtl/>
        </w:rPr>
        <w:t xml:space="preserve"> </w:t>
      </w:r>
      <w:r w:rsidR="001B5C3C" w:rsidRPr="00DE6131">
        <w:rPr>
          <w:rFonts w:hint="cs"/>
          <w:rtl/>
        </w:rPr>
        <w:t>المرفق</w:t>
      </w:r>
      <w:r w:rsidRPr="00DE6131">
        <w:rPr>
          <w:rFonts w:hint="cs"/>
          <w:rtl/>
        </w:rPr>
        <w:t xml:space="preserve"> </w:t>
      </w:r>
      <w:r w:rsidR="001B5C3C" w:rsidRPr="00DE6131">
        <w:rPr>
          <w:rFonts w:hint="cs"/>
          <w:rtl/>
        </w:rPr>
        <w:t>العام،</w:t>
      </w:r>
      <w:r w:rsidRPr="00DE6131">
        <w:rPr>
          <w:rFonts w:hint="cs"/>
          <w:rtl/>
        </w:rPr>
        <w:t xml:space="preserve"> </w:t>
      </w:r>
      <w:r w:rsidR="001B5C3C" w:rsidRPr="00DE6131">
        <w:rPr>
          <w:rFonts w:hint="cs"/>
          <w:rtl/>
        </w:rPr>
        <w:t>وانطلاقا</w:t>
      </w:r>
      <w:r w:rsidRPr="00DE6131">
        <w:rPr>
          <w:rFonts w:hint="cs"/>
          <w:rtl/>
        </w:rPr>
        <w:t xml:space="preserve"> </w:t>
      </w:r>
      <w:r w:rsidR="001B5C3C" w:rsidRPr="00DE6131">
        <w:rPr>
          <w:rFonts w:hint="cs"/>
          <w:rtl/>
        </w:rPr>
        <w:t>مما</w:t>
      </w:r>
      <w:r w:rsidRPr="00DE6131">
        <w:rPr>
          <w:rFonts w:hint="cs"/>
          <w:rtl/>
        </w:rPr>
        <w:t xml:space="preserve"> </w:t>
      </w:r>
      <w:r w:rsidR="001B5C3C" w:rsidRPr="00DE6131">
        <w:rPr>
          <w:rFonts w:hint="cs"/>
          <w:rtl/>
        </w:rPr>
        <w:t>سبق</w:t>
      </w:r>
      <w:r w:rsidRPr="00DE6131">
        <w:rPr>
          <w:rFonts w:hint="cs"/>
          <w:rtl/>
        </w:rPr>
        <w:t xml:space="preserve"> </w:t>
      </w:r>
      <w:r w:rsidR="001B5C3C" w:rsidRPr="00DE6131">
        <w:rPr>
          <w:rFonts w:hint="cs"/>
          <w:rtl/>
        </w:rPr>
        <w:t>يمكن</w:t>
      </w:r>
      <w:r w:rsidRPr="00DE6131">
        <w:rPr>
          <w:rFonts w:hint="cs"/>
          <w:rtl/>
        </w:rPr>
        <w:t xml:space="preserve"> </w:t>
      </w:r>
      <w:r w:rsidR="001B5C3C" w:rsidRPr="00DE6131">
        <w:rPr>
          <w:rFonts w:hint="cs"/>
          <w:rtl/>
        </w:rPr>
        <w:t>طرح</w:t>
      </w:r>
      <w:r w:rsidRPr="00DE6131">
        <w:rPr>
          <w:rFonts w:hint="cs"/>
          <w:rtl/>
        </w:rPr>
        <w:t xml:space="preserve"> </w:t>
      </w:r>
      <w:r w:rsidR="001B5C3C" w:rsidRPr="00DE6131">
        <w:rPr>
          <w:rFonts w:hint="cs"/>
          <w:rtl/>
        </w:rPr>
        <w:t>الإشكالية</w:t>
      </w:r>
      <w:r w:rsidRPr="00DE6131">
        <w:rPr>
          <w:rFonts w:hint="cs"/>
          <w:rtl/>
        </w:rPr>
        <w:t xml:space="preserve"> </w:t>
      </w:r>
      <w:r w:rsidR="001B5C3C" w:rsidRPr="00DE6131">
        <w:rPr>
          <w:rFonts w:hint="cs"/>
          <w:rtl/>
        </w:rPr>
        <w:t>التالية:</w:t>
      </w:r>
    </w:p>
    <w:p w14:paraId="62B4B2E5" w14:textId="0DD2F3E3" w:rsidR="00695813" w:rsidRPr="00140ABC" w:rsidRDefault="00140ABC" w:rsidP="00140ABC">
      <w:pPr>
        <w:ind w:firstLine="0"/>
        <w:rPr>
          <w:color w:val="000000" w:themeColor="text1"/>
          <w:rtl/>
        </w:rPr>
      </w:pPr>
      <w:r>
        <w:rPr>
          <w:rFonts w:hint="cs"/>
          <w:color w:val="000000" w:themeColor="text1"/>
          <w:rtl/>
        </w:rPr>
        <w:t xml:space="preserve">- </w:t>
      </w:r>
      <w:r w:rsidR="009D57D0" w:rsidRPr="00140ABC">
        <w:rPr>
          <w:rFonts w:hint="cs"/>
          <w:color w:val="000000" w:themeColor="text1"/>
          <w:rtl/>
        </w:rPr>
        <w:t>كيف</w:t>
      </w:r>
      <w:r w:rsidR="00713331" w:rsidRPr="00140ABC">
        <w:rPr>
          <w:rFonts w:hint="cs"/>
          <w:color w:val="000000" w:themeColor="text1"/>
          <w:rtl/>
        </w:rPr>
        <w:t xml:space="preserve"> </w:t>
      </w:r>
      <w:r w:rsidR="009D57D0" w:rsidRPr="00140ABC">
        <w:rPr>
          <w:rFonts w:hint="cs"/>
          <w:color w:val="000000" w:themeColor="text1"/>
          <w:rtl/>
        </w:rPr>
        <w:t>تساهم</w:t>
      </w:r>
      <w:r w:rsidR="00713331" w:rsidRPr="00140ABC">
        <w:rPr>
          <w:rFonts w:hint="cs"/>
          <w:color w:val="000000" w:themeColor="text1"/>
          <w:rtl/>
        </w:rPr>
        <w:t xml:space="preserve"> </w:t>
      </w:r>
      <w:r w:rsidR="003B532C" w:rsidRPr="00140ABC">
        <w:rPr>
          <w:rFonts w:hint="cs"/>
          <w:color w:val="000000" w:themeColor="text1"/>
          <w:rtl/>
        </w:rPr>
        <w:t>ا</w:t>
      </w:r>
      <w:r w:rsidR="00A65400" w:rsidRPr="00140ABC">
        <w:rPr>
          <w:rFonts w:hint="cs"/>
          <w:color w:val="000000" w:themeColor="text1"/>
          <w:rtl/>
        </w:rPr>
        <w:t>لرقابة</w:t>
      </w:r>
      <w:r w:rsidR="00713331" w:rsidRPr="00140ABC">
        <w:rPr>
          <w:rFonts w:hint="cs"/>
          <w:color w:val="000000" w:themeColor="text1"/>
          <w:rtl/>
        </w:rPr>
        <w:t xml:space="preserve"> </w:t>
      </w:r>
      <w:r w:rsidR="00A65400" w:rsidRPr="00140ABC">
        <w:rPr>
          <w:rFonts w:hint="cs"/>
          <w:color w:val="000000" w:themeColor="text1"/>
          <w:rtl/>
        </w:rPr>
        <w:t>على</w:t>
      </w:r>
      <w:r w:rsidR="00713331" w:rsidRPr="00140ABC">
        <w:rPr>
          <w:rFonts w:hint="cs"/>
          <w:color w:val="000000" w:themeColor="text1"/>
          <w:rtl/>
        </w:rPr>
        <w:t xml:space="preserve"> </w:t>
      </w:r>
      <w:r w:rsidR="00A65400" w:rsidRPr="00140ABC">
        <w:rPr>
          <w:rFonts w:hint="cs"/>
          <w:color w:val="000000" w:themeColor="text1"/>
          <w:rtl/>
        </w:rPr>
        <w:t>عقود</w:t>
      </w:r>
      <w:r w:rsidR="00713331" w:rsidRPr="00140ABC">
        <w:rPr>
          <w:rFonts w:hint="cs"/>
          <w:color w:val="000000" w:themeColor="text1"/>
          <w:rtl/>
        </w:rPr>
        <w:t xml:space="preserve"> </w:t>
      </w:r>
      <w:r w:rsidR="00A65400" w:rsidRPr="00140ABC">
        <w:rPr>
          <w:rFonts w:hint="cs"/>
          <w:color w:val="000000" w:themeColor="text1"/>
          <w:rtl/>
        </w:rPr>
        <w:t>تفويض</w:t>
      </w:r>
      <w:r w:rsidR="00713331" w:rsidRPr="00140ABC">
        <w:rPr>
          <w:rFonts w:hint="cs"/>
          <w:color w:val="000000" w:themeColor="text1"/>
          <w:rtl/>
        </w:rPr>
        <w:t xml:space="preserve"> </w:t>
      </w:r>
      <w:r w:rsidR="009D57D0" w:rsidRPr="00140ABC">
        <w:rPr>
          <w:rFonts w:hint="cs"/>
          <w:color w:val="000000" w:themeColor="text1"/>
          <w:rtl/>
        </w:rPr>
        <w:t>المرفق</w:t>
      </w:r>
      <w:r w:rsidR="00713331" w:rsidRPr="00140ABC">
        <w:rPr>
          <w:rFonts w:hint="cs"/>
          <w:color w:val="000000" w:themeColor="text1"/>
          <w:rtl/>
        </w:rPr>
        <w:t xml:space="preserve"> </w:t>
      </w:r>
      <w:r w:rsidR="009D57D0" w:rsidRPr="00140ABC">
        <w:rPr>
          <w:rFonts w:hint="cs"/>
          <w:color w:val="000000" w:themeColor="text1"/>
          <w:rtl/>
        </w:rPr>
        <w:t>العام</w:t>
      </w:r>
      <w:r w:rsidR="00713331" w:rsidRPr="00140ABC">
        <w:rPr>
          <w:rFonts w:hint="cs"/>
          <w:color w:val="000000" w:themeColor="text1"/>
          <w:rtl/>
        </w:rPr>
        <w:t xml:space="preserve"> </w:t>
      </w:r>
      <w:r w:rsidR="009D57D0" w:rsidRPr="00140ABC">
        <w:rPr>
          <w:rFonts w:hint="cs"/>
          <w:color w:val="000000" w:themeColor="text1"/>
          <w:rtl/>
        </w:rPr>
        <w:t>في</w:t>
      </w:r>
      <w:r w:rsidR="00713331" w:rsidRPr="00140ABC">
        <w:rPr>
          <w:rFonts w:hint="cs"/>
          <w:color w:val="000000" w:themeColor="text1"/>
          <w:rtl/>
        </w:rPr>
        <w:t xml:space="preserve"> </w:t>
      </w:r>
      <w:r w:rsidR="000D6389" w:rsidRPr="00140ABC">
        <w:rPr>
          <w:rFonts w:hint="cs"/>
          <w:color w:val="000000" w:themeColor="text1"/>
          <w:rtl/>
        </w:rPr>
        <w:t>إضفاء</w:t>
      </w:r>
      <w:r w:rsidR="00713331" w:rsidRPr="00140ABC">
        <w:rPr>
          <w:rFonts w:hint="cs"/>
          <w:color w:val="000000" w:themeColor="text1"/>
          <w:rtl/>
        </w:rPr>
        <w:t xml:space="preserve"> </w:t>
      </w:r>
      <w:r w:rsidR="000D6389" w:rsidRPr="00140ABC">
        <w:rPr>
          <w:rFonts w:hint="cs"/>
          <w:color w:val="000000" w:themeColor="text1"/>
          <w:rtl/>
        </w:rPr>
        <w:t>المزيد</w:t>
      </w:r>
      <w:r w:rsidR="00713331" w:rsidRPr="00140ABC">
        <w:rPr>
          <w:rFonts w:hint="cs"/>
          <w:color w:val="000000" w:themeColor="text1"/>
          <w:rtl/>
        </w:rPr>
        <w:t xml:space="preserve"> </w:t>
      </w:r>
      <w:r w:rsidR="000D6389" w:rsidRPr="00140ABC">
        <w:rPr>
          <w:rFonts w:hint="cs"/>
          <w:color w:val="000000" w:themeColor="text1"/>
          <w:rtl/>
        </w:rPr>
        <w:t>من</w:t>
      </w:r>
      <w:r w:rsidR="00713331" w:rsidRPr="00140ABC">
        <w:rPr>
          <w:rFonts w:hint="cs"/>
          <w:color w:val="000000" w:themeColor="text1"/>
          <w:rtl/>
        </w:rPr>
        <w:t xml:space="preserve"> </w:t>
      </w:r>
      <w:r w:rsidR="000D6389" w:rsidRPr="00140ABC">
        <w:rPr>
          <w:rFonts w:hint="cs"/>
          <w:color w:val="000000" w:themeColor="text1"/>
          <w:rtl/>
        </w:rPr>
        <w:t>الفعالية</w:t>
      </w:r>
      <w:r w:rsidR="00713331" w:rsidRPr="00140ABC">
        <w:rPr>
          <w:rFonts w:hint="cs"/>
          <w:color w:val="000000" w:themeColor="text1"/>
          <w:rtl/>
        </w:rPr>
        <w:t xml:space="preserve"> </w:t>
      </w:r>
      <w:r w:rsidR="0098549D" w:rsidRPr="00140ABC">
        <w:rPr>
          <w:rFonts w:hint="cs"/>
          <w:color w:val="000000" w:themeColor="text1"/>
          <w:rtl/>
        </w:rPr>
        <w:t>على المرفق</w:t>
      </w:r>
      <w:r w:rsidR="00713331" w:rsidRPr="00140ABC">
        <w:rPr>
          <w:rFonts w:hint="cs"/>
          <w:color w:val="000000" w:themeColor="text1"/>
          <w:rtl/>
        </w:rPr>
        <w:t xml:space="preserve"> </w:t>
      </w:r>
      <w:r w:rsidR="000D6389" w:rsidRPr="00140ABC">
        <w:rPr>
          <w:rFonts w:hint="cs"/>
          <w:color w:val="000000" w:themeColor="text1"/>
          <w:rtl/>
        </w:rPr>
        <w:t>العام</w:t>
      </w:r>
      <w:r w:rsidR="00713331" w:rsidRPr="00140ABC">
        <w:rPr>
          <w:rFonts w:hint="cs"/>
          <w:color w:val="000000" w:themeColor="text1"/>
          <w:rtl/>
        </w:rPr>
        <w:t xml:space="preserve"> </w:t>
      </w:r>
      <w:r w:rsidR="00A67703" w:rsidRPr="00140ABC">
        <w:rPr>
          <w:rFonts w:hint="cs"/>
          <w:color w:val="000000" w:themeColor="text1"/>
          <w:rtl/>
        </w:rPr>
        <w:t>مع</w:t>
      </w:r>
      <w:r w:rsidR="00713331" w:rsidRPr="00140ABC">
        <w:rPr>
          <w:rFonts w:hint="cs"/>
          <w:color w:val="000000" w:themeColor="text1"/>
          <w:rtl/>
        </w:rPr>
        <w:t xml:space="preserve"> </w:t>
      </w:r>
      <w:r w:rsidR="00A67703" w:rsidRPr="00140ABC">
        <w:rPr>
          <w:rFonts w:hint="cs"/>
          <w:color w:val="000000" w:themeColor="text1"/>
          <w:rtl/>
        </w:rPr>
        <w:t>ضمان</w:t>
      </w:r>
      <w:r w:rsidR="00713331" w:rsidRPr="00140ABC">
        <w:rPr>
          <w:rFonts w:hint="cs"/>
          <w:color w:val="000000" w:themeColor="text1"/>
          <w:rtl/>
        </w:rPr>
        <w:t xml:space="preserve"> </w:t>
      </w:r>
      <w:r w:rsidR="005D2F5A" w:rsidRPr="00140ABC">
        <w:rPr>
          <w:rFonts w:hint="cs"/>
          <w:color w:val="000000" w:themeColor="text1"/>
          <w:rtl/>
        </w:rPr>
        <w:t>الحرية</w:t>
      </w:r>
      <w:r w:rsidR="00713331" w:rsidRPr="00140ABC">
        <w:rPr>
          <w:rFonts w:hint="cs"/>
          <w:color w:val="000000" w:themeColor="text1"/>
          <w:rtl/>
        </w:rPr>
        <w:t xml:space="preserve"> </w:t>
      </w:r>
      <w:r w:rsidR="00FB4964" w:rsidRPr="00140ABC">
        <w:rPr>
          <w:rFonts w:hint="cs"/>
          <w:color w:val="000000" w:themeColor="text1"/>
          <w:rtl/>
        </w:rPr>
        <w:t>الاقتصادية</w:t>
      </w:r>
      <w:r w:rsidR="00713331" w:rsidRPr="00140ABC">
        <w:rPr>
          <w:rFonts w:hint="cs"/>
          <w:color w:val="000000" w:themeColor="text1"/>
          <w:rtl/>
        </w:rPr>
        <w:t xml:space="preserve"> </w:t>
      </w:r>
      <w:r w:rsidR="005D2F5A" w:rsidRPr="00140ABC">
        <w:rPr>
          <w:rFonts w:hint="cs"/>
          <w:color w:val="000000" w:themeColor="text1"/>
          <w:rtl/>
        </w:rPr>
        <w:t>للمفوض</w:t>
      </w:r>
      <w:r w:rsidR="00713331" w:rsidRPr="00140ABC">
        <w:rPr>
          <w:rFonts w:hint="cs"/>
          <w:color w:val="000000" w:themeColor="text1"/>
          <w:rtl/>
        </w:rPr>
        <w:t xml:space="preserve"> </w:t>
      </w:r>
      <w:r w:rsidR="00DA142E" w:rsidRPr="00140ABC">
        <w:rPr>
          <w:rFonts w:hint="cs"/>
          <w:color w:val="000000" w:themeColor="text1"/>
          <w:rtl/>
        </w:rPr>
        <w:t>له؟</w:t>
      </w:r>
    </w:p>
    <w:p w14:paraId="4309D133" w14:textId="31B9BB9F" w:rsidR="00CE7B0C" w:rsidRPr="00DE6131" w:rsidRDefault="001B5C3C" w:rsidP="004F2087">
      <w:pPr>
        <w:ind w:firstLine="0"/>
        <w:rPr>
          <w:color w:val="000000" w:themeColor="text1"/>
          <w:rtl/>
        </w:rPr>
      </w:pPr>
      <w:r w:rsidRPr="00DE6131">
        <w:rPr>
          <w:rFonts w:hint="cs"/>
          <w:color w:val="000000" w:themeColor="text1"/>
          <w:rtl/>
        </w:rPr>
        <w:t>و</w:t>
      </w:r>
      <w:r w:rsidR="00215BB3" w:rsidRPr="00DE6131">
        <w:rPr>
          <w:rFonts w:hint="cs"/>
          <w:color w:val="000000" w:themeColor="text1"/>
          <w:rtl/>
        </w:rPr>
        <w:t>للإجابة</w:t>
      </w:r>
      <w:r w:rsidR="00713331" w:rsidRPr="00DE6131">
        <w:rPr>
          <w:rFonts w:hint="cs"/>
          <w:color w:val="000000" w:themeColor="text1"/>
          <w:rtl/>
        </w:rPr>
        <w:t xml:space="preserve"> </w:t>
      </w:r>
      <w:r w:rsidR="00CE7B0C" w:rsidRPr="00DE6131">
        <w:rPr>
          <w:rFonts w:hint="cs"/>
          <w:color w:val="000000" w:themeColor="text1"/>
          <w:rtl/>
        </w:rPr>
        <w:t>عن</w:t>
      </w:r>
      <w:r w:rsidR="00713331" w:rsidRPr="00DE6131">
        <w:rPr>
          <w:rFonts w:hint="cs"/>
          <w:color w:val="000000" w:themeColor="text1"/>
          <w:rtl/>
        </w:rPr>
        <w:t xml:space="preserve"> </w:t>
      </w:r>
      <w:r w:rsidR="00CE7B0C" w:rsidRPr="00DE6131">
        <w:rPr>
          <w:rFonts w:hint="cs"/>
          <w:color w:val="000000" w:themeColor="text1"/>
          <w:rtl/>
        </w:rPr>
        <w:t>الإشكالية</w:t>
      </w:r>
      <w:r w:rsidR="00713331" w:rsidRPr="00DE6131">
        <w:rPr>
          <w:rFonts w:hint="cs"/>
          <w:color w:val="000000" w:themeColor="text1"/>
          <w:rtl/>
        </w:rPr>
        <w:t xml:space="preserve"> </w:t>
      </w:r>
      <w:r w:rsidR="00CE7B0C" w:rsidRPr="00DE6131">
        <w:rPr>
          <w:rFonts w:hint="cs"/>
          <w:color w:val="000000" w:themeColor="text1"/>
          <w:rtl/>
        </w:rPr>
        <w:t>المطروحة</w:t>
      </w:r>
      <w:r w:rsidR="00713331" w:rsidRPr="00DE6131">
        <w:rPr>
          <w:rFonts w:hint="cs"/>
          <w:color w:val="000000" w:themeColor="text1"/>
          <w:rtl/>
        </w:rPr>
        <w:t xml:space="preserve"> </w:t>
      </w:r>
      <w:r w:rsidR="00CE7B0C" w:rsidRPr="00DE6131">
        <w:rPr>
          <w:rFonts w:hint="cs"/>
          <w:color w:val="000000" w:themeColor="text1"/>
          <w:rtl/>
        </w:rPr>
        <w:t>يتعين</w:t>
      </w:r>
      <w:r w:rsidR="00713331" w:rsidRPr="00DE6131">
        <w:rPr>
          <w:rFonts w:hint="cs"/>
          <w:color w:val="000000" w:themeColor="text1"/>
          <w:rtl/>
        </w:rPr>
        <w:t xml:space="preserve"> </w:t>
      </w:r>
      <w:r w:rsidR="00CE7B0C" w:rsidRPr="00DE6131">
        <w:rPr>
          <w:rFonts w:hint="cs"/>
          <w:color w:val="000000" w:themeColor="text1"/>
          <w:rtl/>
        </w:rPr>
        <w:t>طرح</w:t>
      </w:r>
      <w:r w:rsidR="00713331" w:rsidRPr="00DE6131">
        <w:rPr>
          <w:rFonts w:hint="cs"/>
          <w:color w:val="000000" w:themeColor="text1"/>
          <w:rtl/>
        </w:rPr>
        <w:t xml:space="preserve"> </w:t>
      </w:r>
      <w:r w:rsidR="00CE7B0C" w:rsidRPr="00DE6131">
        <w:rPr>
          <w:rFonts w:hint="cs"/>
          <w:color w:val="000000" w:themeColor="text1"/>
          <w:rtl/>
        </w:rPr>
        <w:t>جملة</w:t>
      </w:r>
      <w:r w:rsidR="00713331" w:rsidRPr="00DE6131">
        <w:rPr>
          <w:rFonts w:hint="cs"/>
          <w:color w:val="000000" w:themeColor="text1"/>
          <w:rtl/>
        </w:rPr>
        <w:t xml:space="preserve"> </w:t>
      </w:r>
      <w:r w:rsidR="00CE7B0C" w:rsidRPr="00DE6131">
        <w:rPr>
          <w:rFonts w:hint="cs"/>
          <w:color w:val="000000" w:themeColor="text1"/>
          <w:rtl/>
        </w:rPr>
        <w:t>من</w:t>
      </w:r>
      <w:r w:rsidR="00713331" w:rsidRPr="00DE6131">
        <w:rPr>
          <w:rFonts w:hint="cs"/>
          <w:color w:val="000000" w:themeColor="text1"/>
          <w:rtl/>
        </w:rPr>
        <w:t xml:space="preserve"> </w:t>
      </w:r>
      <w:r w:rsidR="005F7F8F" w:rsidRPr="00DE6131">
        <w:rPr>
          <w:rFonts w:hint="cs"/>
          <w:color w:val="000000" w:themeColor="text1"/>
          <w:rtl/>
        </w:rPr>
        <w:t>الأسئلة</w:t>
      </w:r>
      <w:r w:rsidR="00713331" w:rsidRPr="00DE6131">
        <w:rPr>
          <w:rFonts w:hint="cs"/>
          <w:color w:val="000000" w:themeColor="text1"/>
          <w:rtl/>
        </w:rPr>
        <w:t xml:space="preserve"> </w:t>
      </w:r>
      <w:r w:rsidR="00CE7B0C" w:rsidRPr="00DE6131">
        <w:rPr>
          <w:rFonts w:hint="cs"/>
          <w:color w:val="000000" w:themeColor="text1"/>
          <w:rtl/>
        </w:rPr>
        <w:t>الفرعية:</w:t>
      </w:r>
    </w:p>
    <w:p w14:paraId="6AAB7BD9" w14:textId="47E09578" w:rsidR="00215BB3" w:rsidRPr="00DE6131" w:rsidRDefault="00CE7B0C" w:rsidP="004F2087">
      <w:pPr>
        <w:ind w:firstLine="0"/>
        <w:rPr>
          <w:color w:val="000000" w:themeColor="text1"/>
          <w:rtl/>
        </w:rPr>
      </w:pPr>
      <w:r w:rsidRPr="00DE6131">
        <w:rPr>
          <w:rFonts w:hint="cs"/>
          <w:color w:val="000000" w:themeColor="text1"/>
          <w:rtl/>
        </w:rPr>
        <w:t>-</w:t>
      </w:r>
      <w:r w:rsidR="00140ABC">
        <w:rPr>
          <w:rFonts w:hint="cs"/>
          <w:color w:val="000000" w:themeColor="text1"/>
          <w:rtl/>
        </w:rPr>
        <w:t xml:space="preserve"> </w:t>
      </w:r>
      <w:r w:rsidR="00215BB3" w:rsidRPr="00DE6131">
        <w:rPr>
          <w:rFonts w:hint="cs"/>
          <w:color w:val="000000" w:themeColor="text1"/>
          <w:rtl/>
        </w:rPr>
        <w:t>هل</w:t>
      </w:r>
      <w:r w:rsidR="00713331" w:rsidRPr="00DE6131">
        <w:rPr>
          <w:rFonts w:hint="cs"/>
          <w:color w:val="000000" w:themeColor="text1"/>
          <w:rtl/>
        </w:rPr>
        <w:t xml:space="preserve"> </w:t>
      </w:r>
      <w:r w:rsidR="009E79FB" w:rsidRPr="00DE6131">
        <w:rPr>
          <w:rFonts w:hint="cs"/>
          <w:color w:val="000000" w:themeColor="text1"/>
          <w:rtl/>
        </w:rPr>
        <w:t>تعد</w:t>
      </w:r>
      <w:r w:rsidR="00713331" w:rsidRPr="00DE6131">
        <w:rPr>
          <w:rFonts w:hint="cs"/>
          <w:color w:val="000000" w:themeColor="text1"/>
          <w:rtl/>
        </w:rPr>
        <w:t xml:space="preserve"> </w:t>
      </w:r>
      <w:r w:rsidR="00215BB3" w:rsidRPr="00DE6131">
        <w:rPr>
          <w:rFonts w:hint="cs"/>
          <w:color w:val="000000" w:themeColor="text1"/>
          <w:rtl/>
        </w:rPr>
        <w:t>الرقابة</w:t>
      </w:r>
      <w:r w:rsidR="00713331" w:rsidRPr="00DE6131">
        <w:rPr>
          <w:rFonts w:hint="cs"/>
          <w:color w:val="000000" w:themeColor="text1"/>
          <w:rtl/>
        </w:rPr>
        <w:t xml:space="preserve"> </w:t>
      </w:r>
      <w:r w:rsidR="00215BB3" w:rsidRPr="00DE6131">
        <w:rPr>
          <w:rFonts w:hint="cs"/>
          <w:color w:val="000000" w:themeColor="text1"/>
          <w:rtl/>
        </w:rPr>
        <w:t>على</w:t>
      </w:r>
      <w:r w:rsidR="00713331" w:rsidRPr="00DE6131">
        <w:rPr>
          <w:rFonts w:hint="cs"/>
          <w:color w:val="000000" w:themeColor="text1"/>
          <w:rtl/>
        </w:rPr>
        <w:t xml:space="preserve"> </w:t>
      </w:r>
      <w:r w:rsidR="00215BB3" w:rsidRPr="00DE6131">
        <w:rPr>
          <w:rFonts w:hint="cs"/>
          <w:color w:val="000000" w:themeColor="text1"/>
          <w:rtl/>
        </w:rPr>
        <w:t>عق</w:t>
      </w:r>
      <w:r w:rsidR="00B76EC1" w:rsidRPr="00DE6131">
        <w:rPr>
          <w:rFonts w:hint="cs"/>
          <w:color w:val="000000" w:themeColor="text1"/>
          <w:rtl/>
        </w:rPr>
        <w:t>ـــ</w:t>
      </w:r>
      <w:r w:rsidR="00215BB3" w:rsidRPr="00DE6131">
        <w:rPr>
          <w:rFonts w:hint="cs"/>
          <w:color w:val="000000" w:themeColor="text1"/>
          <w:rtl/>
        </w:rPr>
        <w:t>ود</w:t>
      </w:r>
      <w:r w:rsidR="00713331" w:rsidRPr="00DE6131">
        <w:rPr>
          <w:rFonts w:hint="cs"/>
          <w:color w:val="000000" w:themeColor="text1"/>
          <w:rtl/>
        </w:rPr>
        <w:t xml:space="preserve"> </w:t>
      </w:r>
      <w:r w:rsidR="009E79FB" w:rsidRPr="00DE6131">
        <w:rPr>
          <w:rFonts w:hint="cs"/>
          <w:color w:val="000000" w:themeColor="text1"/>
          <w:rtl/>
        </w:rPr>
        <w:t>تفويض</w:t>
      </w:r>
      <w:r w:rsidR="00713331" w:rsidRPr="00DE6131">
        <w:rPr>
          <w:rFonts w:hint="cs"/>
          <w:color w:val="000000" w:themeColor="text1"/>
          <w:rtl/>
        </w:rPr>
        <w:t xml:space="preserve"> </w:t>
      </w:r>
      <w:r w:rsidR="009E79FB" w:rsidRPr="00DE6131">
        <w:rPr>
          <w:rFonts w:hint="cs"/>
          <w:color w:val="000000" w:themeColor="text1"/>
          <w:rtl/>
        </w:rPr>
        <w:t>المرافق</w:t>
      </w:r>
      <w:r w:rsidR="00713331" w:rsidRPr="00DE6131">
        <w:rPr>
          <w:rFonts w:hint="cs"/>
          <w:color w:val="000000" w:themeColor="text1"/>
          <w:rtl/>
        </w:rPr>
        <w:t xml:space="preserve"> </w:t>
      </w:r>
      <w:r w:rsidR="009E79FB" w:rsidRPr="00DE6131">
        <w:rPr>
          <w:rFonts w:hint="cs"/>
          <w:color w:val="000000" w:themeColor="text1"/>
          <w:rtl/>
        </w:rPr>
        <w:t>العامة</w:t>
      </w:r>
      <w:r w:rsidR="00713331" w:rsidRPr="00DE6131">
        <w:rPr>
          <w:rFonts w:hint="cs"/>
          <w:color w:val="000000" w:themeColor="text1"/>
          <w:rtl/>
        </w:rPr>
        <w:t xml:space="preserve"> </w:t>
      </w:r>
      <w:r w:rsidR="009E79FB" w:rsidRPr="00DE6131">
        <w:rPr>
          <w:rFonts w:hint="cs"/>
          <w:color w:val="000000" w:themeColor="text1"/>
          <w:rtl/>
        </w:rPr>
        <w:t>ضرورة</w:t>
      </w:r>
      <w:r w:rsidR="00713331" w:rsidRPr="00DE6131">
        <w:rPr>
          <w:rFonts w:hint="cs"/>
          <w:color w:val="000000" w:themeColor="text1"/>
          <w:rtl/>
        </w:rPr>
        <w:t xml:space="preserve"> </w:t>
      </w:r>
      <w:r w:rsidR="009E79FB" w:rsidRPr="00DE6131">
        <w:rPr>
          <w:rFonts w:hint="cs"/>
          <w:color w:val="000000" w:themeColor="text1"/>
          <w:rtl/>
        </w:rPr>
        <w:t>ل</w:t>
      </w:r>
      <w:r w:rsidR="00215BB3" w:rsidRPr="00DE6131">
        <w:rPr>
          <w:rFonts w:hint="cs"/>
          <w:color w:val="000000" w:themeColor="text1"/>
          <w:rtl/>
        </w:rPr>
        <w:t>أجل</w:t>
      </w:r>
      <w:r w:rsidR="00713331" w:rsidRPr="00DE6131">
        <w:rPr>
          <w:rFonts w:hint="cs"/>
          <w:color w:val="000000" w:themeColor="text1"/>
          <w:rtl/>
        </w:rPr>
        <w:t xml:space="preserve"> </w:t>
      </w:r>
      <w:r w:rsidR="009E79FB" w:rsidRPr="00DE6131">
        <w:rPr>
          <w:rFonts w:hint="cs"/>
          <w:color w:val="000000" w:themeColor="text1"/>
          <w:rtl/>
        </w:rPr>
        <w:t>فعالي</w:t>
      </w:r>
      <w:r w:rsidR="00B76EC1" w:rsidRPr="00DE6131">
        <w:rPr>
          <w:rFonts w:hint="cs"/>
          <w:color w:val="000000" w:themeColor="text1"/>
          <w:rtl/>
        </w:rPr>
        <w:t>ـــ</w:t>
      </w:r>
      <w:r w:rsidR="009E79FB" w:rsidRPr="00DE6131">
        <w:rPr>
          <w:rFonts w:hint="cs"/>
          <w:color w:val="000000" w:themeColor="text1"/>
          <w:rtl/>
        </w:rPr>
        <w:t>ة</w:t>
      </w:r>
      <w:r w:rsidR="00713331" w:rsidRPr="00DE6131">
        <w:rPr>
          <w:rFonts w:hint="cs"/>
          <w:color w:val="000000" w:themeColor="text1"/>
          <w:rtl/>
        </w:rPr>
        <w:t xml:space="preserve"> </w:t>
      </w:r>
      <w:r w:rsidR="009E79FB" w:rsidRPr="00DE6131">
        <w:rPr>
          <w:rFonts w:hint="cs"/>
          <w:color w:val="000000" w:themeColor="text1"/>
          <w:rtl/>
        </w:rPr>
        <w:t>أكبر</w:t>
      </w:r>
      <w:r w:rsidR="00713331" w:rsidRPr="00DE6131">
        <w:rPr>
          <w:rFonts w:hint="cs"/>
          <w:color w:val="000000" w:themeColor="text1"/>
          <w:rtl/>
        </w:rPr>
        <w:t xml:space="preserve"> </w:t>
      </w:r>
      <w:r w:rsidR="00D65AE7" w:rsidRPr="00DE6131">
        <w:rPr>
          <w:rFonts w:hint="cs"/>
          <w:color w:val="000000" w:themeColor="text1"/>
          <w:rtl/>
        </w:rPr>
        <w:t>ل</w:t>
      </w:r>
      <w:r w:rsidR="00215BB3" w:rsidRPr="00DE6131">
        <w:rPr>
          <w:rFonts w:hint="cs"/>
          <w:color w:val="000000" w:themeColor="text1"/>
          <w:rtl/>
        </w:rPr>
        <w:t>تقنية</w:t>
      </w:r>
      <w:r w:rsidR="00713331" w:rsidRPr="00DE6131">
        <w:rPr>
          <w:rFonts w:hint="cs"/>
          <w:color w:val="000000" w:themeColor="text1"/>
          <w:rtl/>
        </w:rPr>
        <w:t xml:space="preserve"> </w:t>
      </w:r>
      <w:r w:rsidR="00215BB3" w:rsidRPr="00DE6131">
        <w:rPr>
          <w:rFonts w:hint="cs"/>
          <w:color w:val="000000" w:themeColor="text1"/>
          <w:rtl/>
        </w:rPr>
        <w:t>التفويض؟</w:t>
      </w:r>
    </w:p>
    <w:p w14:paraId="4FBB2A5E" w14:textId="09A2556F" w:rsidR="006D7D64" w:rsidRPr="00DE6131" w:rsidRDefault="00215BB3" w:rsidP="004F2087">
      <w:pPr>
        <w:ind w:firstLine="0"/>
        <w:rPr>
          <w:color w:val="000000" w:themeColor="text1"/>
          <w:rtl/>
        </w:rPr>
      </w:pPr>
      <w:r w:rsidRPr="00DE6131">
        <w:rPr>
          <w:rFonts w:hint="cs"/>
          <w:color w:val="000000" w:themeColor="text1"/>
          <w:rtl/>
        </w:rPr>
        <w:t>-</w:t>
      </w:r>
      <w:r w:rsidR="00713331" w:rsidRPr="00DE6131">
        <w:rPr>
          <w:rFonts w:hint="cs"/>
          <w:color w:val="000000" w:themeColor="text1"/>
          <w:rtl/>
        </w:rPr>
        <w:t xml:space="preserve"> </w:t>
      </w:r>
      <w:r w:rsidR="006D7D64" w:rsidRPr="00DE6131">
        <w:rPr>
          <w:rFonts w:hint="cs"/>
          <w:color w:val="000000" w:themeColor="text1"/>
          <w:rtl/>
        </w:rPr>
        <w:t>كيف</w:t>
      </w:r>
      <w:r w:rsidR="00713331" w:rsidRPr="00DE6131">
        <w:rPr>
          <w:rFonts w:hint="cs"/>
          <w:color w:val="000000" w:themeColor="text1"/>
          <w:rtl/>
        </w:rPr>
        <w:t xml:space="preserve"> </w:t>
      </w:r>
      <w:r w:rsidR="006D7D64" w:rsidRPr="00DE6131">
        <w:rPr>
          <w:rFonts w:hint="cs"/>
          <w:color w:val="000000" w:themeColor="text1"/>
          <w:rtl/>
        </w:rPr>
        <w:t>نظم</w:t>
      </w:r>
      <w:r w:rsidR="009E79FB" w:rsidRPr="00DE6131">
        <w:rPr>
          <w:rFonts w:hint="cs"/>
          <w:color w:val="000000" w:themeColor="text1"/>
          <w:rtl/>
        </w:rPr>
        <w:t>ت</w:t>
      </w:r>
      <w:r w:rsidR="00713331" w:rsidRPr="00DE6131">
        <w:rPr>
          <w:rFonts w:hint="cs"/>
          <w:color w:val="000000" w:themeColor="text1"/>
          <w:rtl/>
        </w:rPr>
        <w:t xml:space="preserve"> </w:t>
      </w:r>
      <w:r w:rsidR="009E79FB" w:rsidRPr="00DE6131">
        <w:rPr>
          <w:rFonts w:hint="cs"/>
          <w:color w:val="000000" w:themeColor="text1"/>
          <w:rtl/>
        </w:rPr>
        <w:t>النصوص</w:t>
      </w:r>
      <w:r w:rsidR="00713331" w:rsidRPr="00DE6131">
        <w:rPr>
          <w:rFonts w:hint="cs"/>
          <w:color w:val="000000" w:themeColor="text1"/>
          <w:rtl/>
        </w:rPr>
        <w:t xml:space="preserve"> </w:t>
      </w:r>
      <w:r w:rsidR="009E79FB" w:rsidRPr="00DE6131">
        <w:rPr>
          <w:rFonts w:hint="cs"/>
          <w:color w:val="000000" w:themeColor="text1"/>
          <w:rtl/>
        </w:rPr>
        <w:t>القانونية</w:t>
      </w:r>
      <w:r w:rsidR="00713331" w:rsidRPr="00DE6131">
        <w:rPr>
          <w:rFonts w:hint="cs"/>
          <w:color w:val="000000" w:themeColor="text1"/>
          <w:rtl/>
        </w:rPr>
        <w:t xml:space="preserve"> </w:t>
      </w:r>
      <w:r w:rsidR="009E79FB" w:rsidRPr="00DE6131">
        <w:rPr>
          <w:rFonts w:hint="cs"/>
          <w:color w:val="000000" w:themeColor="text1"/>
          <w:rtl/>
        </w:rPr>
        <w:t>في</w:t>
      </w:r>
      <w:r w:rsidR="00713331" w:rsidRPr="00DE6131">
        <w:rPr>
          <w:rFonts w:hint="cs"/>
          <w:color w:val="000000" w:themeColor="text1"/>
          <w:rtl/>
        </w:rPr>
        <w:t xml:space="preserve"> </w:t>
      </w:r>
      <w:r w:rsidR="009E79FB" w:rsidRPr="00DE6131">
        <w:rPr>
          <w:rFonts w:hint="cs"/>
          <w:color w:val="000000" w:themeColor="text1"/>
          <w:rtl/>
        </w:rPr>
        <w:t>الجزائر</w:t>
      </w:r>
      <w:r w:rsidR="00713331" w:rsidRPr="00DE6131">
        <w:rPr>
          <w:rFonts w:hint="cs"/>
          <w:color w:val="000000" w:themeColor="text1"/>
          <w:rtl/>
        </w:rPr>
        <w:t xml:space="preserve"> </w:t>
      </w:r>
      <w:r w:rsidR="006D7D64" w:rsidRPr="00DE6131">
        <w:rPr>
          <w:rFonts w:hint="cs"/>
          <w:color w:val="000000" w:themeColor="text1"/>
          <w:rtl/>
        </w:rPr>
        <w:t>مسألة</w:t>
      </w:r>
      <w:r w:rsidR="00713331" w:rsidRPr="00DE6131">
        <w:rPr>
          <w:rFonts w:hint="cs"/>
          <w:color w:val="000000" w:themeColor="text1"/>
          <w:rtl/>
        </w:rPr>
        <w:t xml:space="preserve"> </w:t>
      </w:r>
      <w:r w:rsidR="006D7D64" w:rsidRPr="00DE6131">
        <w:rPr>
          <w:rFonts w:hint="cs"/>
          <w:color w:val="000000" w:themeColor="text1"/>
          <w:rtl/>
        </w:rPr>
        <w:t>الرقابة</w:t>
      </w:r>
      <w:r w:rsidR="00713331" w:rsidRPr="00DE6131">
        <w:rPr>
          <w:rFonts w:hint="cs"/>
          <w:color w:val="000000" w:themeColor="text1"/>
          <w:rtl/>
        </w:rPr>
        <w:t xml:space="preserve"> </w:t>
      </w:r>
      <w:r w:rsidR="006D7D64" w:rsidRPr="00DE6131">
        <w:rPr>
          <w:rFonts w:hint="cs"/>
          <w:color w:val="000000" w:themeColor="text1"/>
          <w:rtl/>
        </w:rPr>
        <w:t>على</w:t>
      </w:r>
      <w:r w:rsidR="00713331" w:rsidRPr="00DE6131">
        <w:rPr>
          <w:rFonts w:hint="cs"/>
          <w:color w:val="000000" w:themeColor="text1"/>
          <w:rtl/>
        </w:rPr>
        <w:t xml:space="preserve"> </w:t>
      </w:r>
      <w:r w:rsidR="006D7D64" w:rsidRPr="00DE6131">
        <w:rPr>
          <w:rFonts w:hint="cs"/>
          <w:color w:val="000000" w:themeColor="text1"/>
          <w:rtl/>
        </w:rPr>
        <w:t>عقود</w:t>
      </w:r>
      <w:r w:rsidR="00713331" w:rsidRPr="00DE6131">
        <w:rPr>
          <w:rFonts w:hint="cs"/>
          <w:color w:val="000000" w:themeColor="text1"/>
          <w:rtl/>
        </w:rPr>
        <w:t xml:space="preserve"> </w:t>
      </w:r>
      <w:r w:rsidR="00522982" w:rsidRPr="00DE6131">
        <w:rPr>
          <w:rFonts w:hint="cs"/>
          <w:color w:val="000000" w:themeColor="text1"/>
          <w:rtl/>
        </w:rPr>
        <w:t>التفويض؟</w:t>
      </w:r>
      <w:r w:rsidR="00713331" w:rsidRPr="00DE6131">
        <w:rPr>
          <w:rFonts w:hint="cs"/>
          <w:color w:val="000000" w:themeColor="text1"/>
          <w:rtl/>
        </w:rPr>
        <w:t xml:space="preserve"> </w:t>
      </w:r>
    </w:p>
    <w:p w14:paraId="5A553FA0" w14:textId="449FB612" w:rsidR="006D7D64" w:rsidRPr="00DE6131" w:rsidRDefault="006D7D64" w:rsidP="004F2087">
      <w:pPr>
        <w:ind w:firstLine="0"/>
        <w:rPr>
          <w:color w:val="000000" w:themeColor="text1"/>
        </w:rPr>
      </w:pPr>
      <w:r w:rsidRPr="00DE6131">
        <w:rPr>
          <w:rFonts w:hint="cs"/>
          <w:color w:val="000000" w:themeColor="text1"/>
          <w:rtl/>
        </w:rPr>
        <w:t>-</w:t>
      </w:r>
      <w:r w:rsidR="00713331" w:rsidRPr="00DE6131">
        <w:rPr>
          <w:rFonts w:hint="cs"/>
          <w:color w:val="000000" w:themeColor="text1"/>
          <w:rtl/>
        </w:rPr>
        <w:t xml:space="preserve"> </w:t>
      </w:r>
      <w:r w:rsidR="00E3445C" w:rsidRPr="00DE6131">
        <w:rPr>
          <w:rFonts w:hint="cs"/>
          <w:color w:val="000000" w:themeColor="text1"/>
          <w:rtl/>
        </w:rPr>
        <w:t>هل</w:t>
      </w:r>
      <w:r w:rsidR="00713331" w:rsidRPr="00DE6131">
        <w:rPr>
          <w:rFonts w:hint="cs"/>
          <w:color w:val="000000" w:themeColor="text1"/>
          <w:rtl/>
        </w:rPr>
        <w:t xml:space="preserve"> </w:t>
      </w:r>
      <w:r w:rsidR="00E3445C" w:rsidRPr="00DE6131">
        <w:rPr>
          <w:rFonts w:hint="cs"/>
          <w:color w:val="000000" w:themeColor="text1"/>
          <w:rtl/>
        </w:rPr>
        <w:t>هناك</w:t>
      </w:r>
      <w:r w:rsidR="00713331" w:rsidRPr="00DE6131">
        <w:rPr>
          <w:rFonts w:hint="cs"/>
          <w:color w:val="000000" w:themeColor="text1"/>
          <w:rtl/>
        </w:rPr>
        <w:t xml:space="preserve"> </w:t>
      </w:r>
      <w:r w:rsidRPr="00DE6131">
        <w:rPr>
          <w:rFonts w:hint="cs"/>
          <w:color w:val="000000" w:themeColor="text1"/>
          <w:rtl/>
        </w:rPr>
        <w:t>حدود</w:t>
      </w:r>
      <w:r w:rsidR="00713331" w:rsidRPr="00DE6131">
        <w:rPr>
          <w:rFonts w:hint="cs"/>
          <w:color w:val="000000" w:themeColor="text1"/>
          <w:rtl/>
        </w:rPr>
        <w:t xml:space="preserve"> </w:t>
      </w:r>
      <w:r w:rsidR="00E3445C" w:rsidRPr="00DE6131">
        <w:rPr>
          <w:rFonts w:hint="cs"/>
          <w:color w:val="000000" w:themeColor="text1"/>
          <w:rtl/>
        </w:rPr>
        <w:t>ل</w:t>
      </w:r>
      <w:r w:rsidRPr="00DE6131">
        <w:rPr>
          <w:rFonts w:hint="cs"/>
          <w:color w:val="000000" w:themeColor="text1"/>
          <w:rtl/>
        </w:rPr>
        <w:t>لرقابة</w:t>
      </w:r>
      <w:r w:rsidR="00713331" w:rsidRPr="00DE6131">
        <w:rPr>
          <w:rFonts w:hint="cs"/>
          <w:color w:val="000000" w:themeColor="text1"/>
          <w:rtl/>
        </w:rPr>
        <w:t xml:space="preserve"> </w:t>
      </w:r>
      <w:r w:rsidR="00B76EC1" w:rsidRPr="00DE6131">
        <w:rPr>
          <w:rFonts w:hint="cs"/>
          <w:color w:val="000000" w:themeColor="text1"/>
          <w:rtl/>
        </w:rPr>
        <w:t>على</w:t>
      </w:r>
      <w:r w:rsidR="00713331" w:rsidRPr="00DE6131">
        <w:rPr>
          <w:rFonts w:hint="cs"/>
          <w:color w:val="000000" w:themeColor="text1"/>
          <w:rtl/>
        </w:rPr>
        <w:t xml:space="preserve"> </w:t>
      </w:r>
      <w:r w:rsidR="00E3445C" w:rsidRPr="00DE6131">
        <w:rPr>
          <w:rFonts w:hint="cs"/>
          <w:color w:val="000000" w:themeColor="text1"/>
          <w:rtl/>
        </w:rPr>
        <w:t>عقود</w:t>
      </w:r>
      <w:r w:rsidR="00713331" w:rsidRPr="00DE6131">
        <w:rPr>
          <w:rFonts w:hint="cs"/>
          <w:color w:val="000000" w:themeColor="text1"/>
          <w:rtl/>
        </w:rPr>
        <w:t xml:space="preserve"> </w:t>
      </w:r>
      <w:r w:rsidR="00E3445C" w:rsidRPr="00DE6131">
        <w:rPr>
          <w:rFonts w:hint="cs"/>
          <w:color w:val="000000" w:themeColor="text1"/>
          <w:rtl/>
        </w:rPr>
        <w:t>التفويض</w:t>
      </w:r>
      <w:r w:rsidR="00713331" w:rsidRPr="00DE6131">
        <w:rPr>
          <w:rFonts w:hint="cs"/>
          <w:color w:val="000000" w:themeColor="text1"/>
          <w:rtl/>
        </w:rPr>
        <w:t xml:space="preserve"> </w:t>
      </w:r>
      <w:r w:rsidR="00E3445C" w:rsidRPr="00DE6131">
        <w:rPr>
          <w:rFonts w:hint="cs"/>
          <w:color w:val="000000" w:themeColor="text1"/>
          <w:rtl/>
        </w:rPr>
        <w:t>تفرضها</w:t>
      </w:r>
      <w:r w:rsidR="00713331" w:rsidRPr="00DE6131">
        <w:rPr>
          <w:rFonts w:hint="cs"/>
          <w:color w:val="000000" w:themeColor="text1"/>
          <w:rtl/>
        </w:rPr>
        <w:t xml:space="preserve"> </w:t>
      </w:r>
      <w:r w:rsidR="00B86BA0" w:rsidRPr="00DE6131">
        <w:rPr>
          <w:rFonts w:hint="cs"/>
          <w:color w:val="000000" w:themeColor="text1"/>
          <w:rtl/>
        </w:rPr>
        <w:t>عملية</w:t>
      </w:r>
      <w:r w:rsidR="00713331" w:rsidRPr="00DE6131">
        <w:rPr>
          <w:rFonts w:hint="cs"/>
          <w:color w:val="000000" w:themeColor="text1"/>
          <w:rtl/>
        </w:rPr>
        <w:t xml:space="preserve"> </w:t>
      </w:r>
      <w:r w:rsidR="00886D6B" w:rsidRPr="00DE6131">
        <w:rPr>
          <w:rFonts w:hint="cs"/>
          <w:color w:val="000000" w:themeColor="text1"/>
          <w:rtl/>
        </w:rPr>
        <w:t>الاستثمار</w:t>
      </w:r>
      <w:r w:rsidR="00713331" w:rsidRPr="00DE6131">
        <w:rPr>
          <w:rFonts w:hint="cs"/>
          <w:color w:val="000000" w:themeColor="text1"/>
          <w:rtl/>
        </w:rPr>
        <w:t xml:space="preserve"> </w:t>
      </w:r>
      <w:r w:rsidR="00B86BA0" w:rsidRPr="00DE6131">
        <w:rPr>
          <w:rFonts w:hint="cs"/>
          <w:color w:val="000000" w:themeColor="text1"/>
          <w:rtl/>
        </w:rPr>
        <w:t>في</w:t>
      </w:r>
      <w:r w:rsidR="00713331" w:rsidRPr="00DE6131">
        <w:rPr>
          <w:rFonts w:hint="cs"/>
          <w:color w:val="000000" w:themeColor="text1"/>
          <w:rtl/>
        </w:rPr>
        <w:t xml:space="preserve"> </w:t>
      </w:r>
      <w:r w:rsidR="00B86BA0" w:rsidRPr="00DE6131">
        <w:rPr>
          <w:rFonts w:hint="cs"/>
          <w:color w:val="000000" w:themeColor="text1"/>
          <w:rtl/>
        </w:rPr>
        <w:t>المرفق</w:t>
      </w:r>
      <w:r w:rsidR="00713331" w:rsidRPr="00DE6131">
        <w:rPr>
          <w:rFonts w:hint="cs"/>
          <w:color w:val="000000" w:themeColor="text1"/>
          <w:rtl/>
        </w:rPr>
        <w:t xml:space="preserve"> </w:t>
      </w:r>
      <w:r w:rsidR="00522982" w:rsidRPr="00DE6131">
        <w:rPr>
          <w:rFonts w:hint="cs"/>
          <w:color w:val="000000" w:themeColor="text1"/>
          <w:rtl/>
        </w:rPr>
        <w:t>العام؟</w:t>
      </w:r>
      <w:r w:rsidR="00713331" w:rsidRPr="00DE6131">
        <w:rPr>
          <w:rFonts w:hint="cs"/>
          <w:color w:val="000000" w:themeColor="text1"/>
          <w:rtl/>
        </w:rPr>
        <w:t xml:space="preserve"> </w:t>
      </w:r>
    </w:p>
    <w:p w14:paraId="4B72DD9E" w14:textId="6CEFDC1F" w:rsidR="007379F5" w:rsidRPr="00DE6131" w:rsidRDefault="006D7D64" w:rsidP="004F2087">
      <w:pPr>
        <w:ind w:firstLine="0"/>
        <w:rPr>
          <w:color w:val="000000" w:themeColor="text1"/>
          <w:rtl/>
        </w:rPr>
      </w:pPr>
      <w:r w:rsidRPr="00DE6131">
        <w:rPr>
          <w:rFonts w:hint="cs"/>
          <w:color w:val="000000" w:themeColor="text1"/>
          <w:rtl/>
        </w:rPr>
        <w:t>-</w:t>
      </w:r>
      <w:r w:rsidR="00713331" w:rsidRPr="00DE6131">
        <w:rPr>
          <w:rFonts w:hint="cs"/>
          <w:color w:val="000000" w:themeColor="text1"/>
          <w:rtl/>
        </w:rPr>
        <w:t xml:space="preserve"> </w:t>
      </w:r>
      <w:r w:rsidR="007B2EAA" w:rsidRPr="00DE6131">
        <w:rPr>
          <w:rFonts w:hint="cs"/>
          <w:color w:val="000000" w:themeColor="text1"/>
          <w:rtl/>
        </w:rPr>
        <w:t>كيف</w:t>
      </w:r>
      <w:r w:rsidR="00713331" w:rsidRPr="00DE6131">
        <w:rPr>
          <w:rFonts w:hint="cs"/>
          <w:color w:val="000000" w:themeColor="text1"/>
          <w:rtl/>
        </w:rPr>
        <w:t xml:space="preserve"> </w:t>
      </w:r>
      <w:r w:rsidR="007B2EAA" w:rsidRPr="00DE6131">
        <w:rPr>
          <w:rFonts w:hint="cs"/>
          <w:color w:val="000000" w:themeColor="text1"/>
          <w:rtl/>
        </w:rPr>
        <w:t>يمكن</w:t>
      </w:r>
      <w:r w:rsidR="00713331" w:rsidRPr="00DE6131">
        <w:rPr>
          <w:rFonts w:hint="cs"/>
          <w:color w:val="000000" w:themeColor="text1"/>
          <w:rtl/>
        </w:rPr>
        <w:t xml:space="preserve"> </w:t>
      </w:r>
      <w:r w:rsidR="00316534" w:rsidRPr="00DE6131">
        <w:rPr>
          <w:rFonts w:hint="cs"/>
          <w:color w:val="000000" w:themeColor="text1"/>
          <w:rtl/>
        </w:rPr>
        <w:t>تفعيل</w:t>
      </w:r>
      <w:r w:rsidR="00713331" w:rsidRPr="00DE6131">
        <w:rPr>
          <w:rFonts w:hint="cs"/>
          <w:color w:val="000000" w:themeColor="text1"/>
          <w:rtl/>
        </w:rPr>
        <w:t xml:space="preserve"> </w:t>
      </w:r>
      <w:r w:rsidR="007B2EAA" w:rsidRPr="00DE6131">
        <w:rPr>
          <w:rFonts w:hint="cs"/>
          <w:color w:val="000000" w:themeColor="text1"/>
          <w:rtl/>
        </w:rPr>
        <w:t>الآليات</w:t>
      </w:r>
      <w:r w:rsidR="00713331" w:rsidRPr="00DE6131">
        <w:rPr>
          <w:rFonts w:hint="cs"/>
          <w:color w:val="000000" w:themeColor="text1"/>
          <w:rtl/>
        </w:rPr>
        <w:t xml:space="preserve"> </w:t>
      </w:r>
      <w:r w:rsidR="007B2EAA" w:rsidRPr="00DE6131">
        <w:rPr>
          <w:rFonts w:hint="cs"/>
          <w:color w:val="000000" w:themeColor="text1"/>
          <w:rtl/>
        </w:rPr>
        <w:t>الرقابية</w:t>
      </w:r>
      <w:r w:rsidR="00713331" w:rsidRPr="00DE6131">
        <w:rPr>
          <w:rFonts w:hint="cs"/>
          <w:color w:val="000000" w:themeColor="text1"/>
          <w:rtl/>
        </w:rPr>
        <w:t xml:space="preserve"> </w:t>
      </w:r>
      <w:r w:rsidR="007B2EAA" w:rsidRPr="00DE6131">
        <w:rPr>
          <w:rFonts w:hint="cs"/>
          <w:color w:val="000000" w:themeColor="text1"/>
          <w:rtl/>
        </w:rPr>
        <w:t>على</w:t>
      </w:r>
      <w:r w:rsidR="00713331" w:rsidRPr="00DE6131">
        <w:rPr>
          <w:rFonts w:hint="cs"/>
          <w:color w:val="000000" w:themeColor="text1"/>
          <w:rtl/>
        </w:rPr>
        <w:t xml:space="preserve"> </w:t>
      </w:r>
      <w:r w:rsidR="007B2EAA" w:rsidRPr="00DE6131">
        <w:rPr>
          <w:rFonts w:hint="cs"/>
          <w:color w:val="000000" w:themeColor="text1"/>
          <w:rtl/>
        </w:rPr>
        <w:t>عقود</w:t>
      </w:r>
      <w:r w:rsidR="00713331" w:rsidRPr="00DE6131">
        <w:rPr>
          <w:rFonts w:hint="cs"/>
          <w:color w:val="000000" w:themeColor="text1"/>
          <w:rtl/>
        </w:rPr>
        <w:t xml:space="preserve"> </w:t>
      </w:r>
      <w:r w:rsidR="007B2EAA" w:rsidRPr="00DE6131">
        <w:rPr>
          <w:rFonts w:hint="cs"/>
          <w:color w:val="000000" w:themeColor="text1"/>
          <w:rtl/>
        </w:rPr>
        <w:t>التفويض</w:t>
      </w:r>
      <w:r w:rsidR="00713331" w:rsidRPr="00DE6131">
        <w:rPr>
          <w:rFonts w:hint="cs"/>
          <w:color w:val="000000" w:themeColor="text1"/>
          <w:rtl/>
        </w:rPr>
        <w:t xml:space="preserve"> </w:t>
      </w:r>
      <w:r w:rsidR="00316534" w:rsidRPr="00DE6131">
        <w:rPr>
          <w:rFonts w:hint="cs"/>
          <w:color w:val="000000" w:themeColor="text1"/>
          <w:rtl/>
        </w:rPr>
        <w:t>دون</w:t>
      </w:r>
      <w:r w:rsidR="00713331" w:rsidRPr="00DE6131">
        <w:rPr>
          <w:rFonts w:hint="cs"/>
          <w:color w:val="000000" w:themeColor="text1"/>
          <w:rtl/>
        </w:rPr>
        <w:t xml:space="preserve"> </w:t>
      </w:r>
      <w:r w:rsidR="00316534" w:rsidRPr="00DE6131">
        <w:rPr>
          <w:rFonts w:hint="cs"/>
          <w:color w:val="000000" w:themeColor="text1"/>
          <w:rtl/>
        </w:rPr>
        <w:t>الإخلال</w:t>
      </w:r>
      <w:r w:rsidR="00713331" w:rsidRPr="00DE6131">
        <w:rPr>
          <w:rFonts w:hint="cs"/>
          <w:color w:val="000000" w:themeColor="text1"/>
          <w:rtl/>
        </w:rPr>
        <w:t xml:space="preserve"> </w:t>
      </w:r>
      <w:r w:rsidR="0021087A" w:rsidRPr="00DE6131">
        <w:rPr>
          <w:rFonts w:hint="cs"/>
          <w:color w:val="000000" w:themeColor="text1"/>
          <w:rtl/>
        </w:rPr>
        <w:t>بمقتضيات الاستثمار في المرفق العام</w:t>
      </w:r>
      <w:r w:rsidR="00267978" w:rsidRPr="00DE6131">
        <w:rPr>
          <w:rFonts w:hint="cs"/>
          <w:color w:val="000000" w:themeColor="text1"/>
          <w:rtl/>
        </w:rPr>
        <w:t xml:space="preserve"> </w:t>
      </w:r>
      <w:r w:rsidR="0021087A" w:rsidRPr="00DE6131">
        <w:rPr>
          <w:rFonts w:hint="cs"/>
          <w:color w:val="000000" w:themeColor="text1"/>
          <w:rtl/>
        </w:rPr>
        <w:t>المفوض</w:t>
      </w:r>
      <w:r w:rsidR="00E71F11" w:rsidRPr="00DE6131">
        <w:rPr>
          <w:rFonts w:hint="cs"/>
          <w:color w:val="000000" w:themeColor="text1"/>
          <w:rtl/>
        </w:rPr>
        <w:t>؟</w:t>
      </w:r>
      <w:r w:rsidR="00713331" w:rsidRPr="00DE6131">
        <w:rPr>
          <w:rFonts w:hint="cs"/>
          <w:color w:val="000000" w:themeColor="text1"/>
          <w:rtl/>
        </w:rPr>
        <w:t xml:space="preserve"> </w:t>
      </w:r>
    </w:p>
    <w:p w14:paraId="10ACE273" w14:textId="19090B50" w:rsidR="00494AE8" w:rsidRPr="00DE6131" w:rsidRDefault="000064C5" w:rsidP="004F2087">
      <w:pPr>
        <w:rPr>
          <w:color w:val="000000" w:themeColor="text1"/>
          <w:rtl/>
        </w:rPr>
      </w:pPr>
      <w:r w:rsidRPr="00DE6131">
        <w:rPr>
          <w:rFonts w:hint="cs"/>
          <w:color w:val="000000" w:themeColor="text1"/>
          <w:rtl/>
        </w:rPr>
        <w:t>للإجابة</w:t>
      </w:r>
      <w:r w:rsidR="00713331" w:rsidRPr="00DE6131">
        <w:rPr>
          <w:rFonts w:hint="cs"/>
          <w:color w:val="000000" w:themeColor="text1"/>
          <w:rtl/>
        </w:rPr>
        <w:t xml:space="preserve"> </w:t>
      </w:r>
      <w:r w:rsidRPr="00DE6131">
        <w:rPr>
          <w:rFonts w:hint="cs"/>
          <w:color w:val="000000" w:themeColor="text1"/>
          <w:rtl/>
        </w:rPr>
        <w:t>على</w:t>
      </w:r>
      <w:r w:rsidR="00713331" w:rsidRPr="00DE6131">
        <w:rPr>
          <w:rFonts w:hint="cs"/>
          <w:color w:val="000000" w:themeColor="text1"/>
          <w:rtl/>
        </w:rPr>
        <w:t xml:space="preserve"> </w:t>
      </w:r>
      <w:r w:rsidRPr="00DE6131">
        <w:rPr>
          <w:rFonts w:hint="cs"/>
          <w:color w:val="000000" w:themeColor="text1"/>
          <w:rtl/>
        </w:rPr>
        <w:t>إشكالية</w:t>
      </w:r>
      <w:r w:rsidR="00713331" w:rsidRPr="00DE6131">
        <w:rPr>
          <w:rFonts w:hint="cs"/>
          <w:color w:val="000000" w:themeColor="text1"/>
          <w:rtl/>
        </w:rPr>
        <w:t xml:space="preserve"> </w:t>
      </w:r>
      <w:r w:rsidRPr="00DE6131">
        <w:rPr>
          <w:rFonts w:hint="cs"/>
          <w:color w:val="000000" w:themeColor="text1"/>
          <w:rtl/>
        </w:rPr>
        <w:t>الموضوع</w:t>
      </w:r>
      <w:r w:rsidR="00713331" w:rsidRPr="00DE6131">
        <w:rPr>
          <w:rFonts w:hint="cs"/>
          <w:color w:val="000000" w:themeColor="text1"/>
          <w:rtl/>
        </w:rPr>
        <w:t xml:space="preserve"> </w:t>
      </w:r>
      <w:r w:rsidR="00E3445C" w:rsidRPr="00DE6131">
        <w:rPr>
          <w:rFonts w:hint="cs"/>
          <w:color w:val="000000" w:themeColor="text1"/>
          <w:rtl/>
        </w:rPr>
        <w:t>والتساؤلات</w:t>
      </w:r>
      <w:r w:rsidR="00713331" w:rsidRPr="00DE6131">
        <w:rPr>
          <w:rFonts w:hint="cs"/>
          <w:color w:val="000000" w:themeColor="text1"/>
          <w:rtl/>
        </w:rPr>
        <w:t xml:space="preserve"> </w:t>
      </w:r>
      <w:r w:rsidR="00E3445C" w:rsidRPr="00DE6131">
        <w:rPr>
          <w:rFonts w:hint="cs"/>
          <w:color w:val="000000" w:themeColor="text1"/>
          <w:rtl/>
        </w:rPr>
        <w:t>المنبثقة</w:t>
      </w:r>
      <w:r w:rsidR="00713331" w:rsidRPr="00DE6131">
        <w:rPr>
          <w:rFonts w:hint="cs"/>
          <w:color w:val="000000" w:themeColor="text1"/>
          <w:rtl/>
        </w:rPr>
        <w:t xml:space="preserve"> </w:t>
      </w:r>
      <w:r w:rsidR="00E3445C" w:rsidRPr="00DE6131">
        <w:rPr>
          <w:rFonts w:hint="cs"/>
          <w:color w:val="000000" w:themeColor="text1"/>
          <w:rtl/>
        </w:rPr>
        <w:t>عنها</w:t>
      </w:r>
      <w:r w:rsidR="00713331" w:rsidRPr="00DE6131">
        <w:rPr>
          <w:rFonts w:hint="cs"/>
          <w:color w:val="000000" w:themeColor="text1"/>
          <w:rtl/>
        </w:rPr>
        <w:t xml:space="preserve"> </w:t>
      </w:r>
      <w:r w:rsidRPr="00DE6131">
        <w:rPr>
          <w:rFonts w:hint="cs"/>
          <w:color w:val="000000" w:themeColor="text1"/>
          <w:rtl/>
        </w:rPr>
        <w:t>اعتمدنا</w:t>
      </w:r>
      <w:r w:rsidR="00713331" w:rsidRPr="00DE6131">
        <w:rPr>
          <w:rFonts w:hint="cs"/>
          <w:color w:val="000000" w:themeColor="text1"/>
          <w:rtl/>
        </w:rPr>
        <w:t xml:space="preserve"> </w:t>
      </w:r>
      <w:r w:rsidRPr="00DE6131">
        <w:rPr>
          <w:rFonts w:hint="cs"/>
          <w:color w:val="000000" w:themeColor="text1"/>
          <w:rtl/>
        </w:rPr>
        <w:t>في</w:t>
      </w:r>
      <w:r w:rsidR="00713331" w:rsidRPr="00DE6131">
        <w:rPr>
          <w:rFonts w:hint="cs"/>
          <w:color w:val="000000" w:themeColor="text1"/>
          <w:rtl/>
        </w:rPr>
        <w:t xml:space="preserve"> </w:t>
      </w:r>
      <w:r w:rsidRPr="00DE6131">
        <w:rPr>
          <w:rFonts w:hint="cs"/>
          <w:color w:val="000000" w:themeColor="text1"/>
          <w:rtl/>
        </w:rPr>
        <w:t>الأساس</w:t>
      </w:r>
      <w:r w:rsidR="00713331" w:rsidRPr="00DE6131">
        <w:rPr>
          <w:rFonts w:hint="cs"/>
          <w:color w:val="000000" w:themeColor="text1"/>
          <w:rtl/>
        </w:rPr>
        <w:t xml:space="preserve"> </w:t>
      </w:r>
      <w:r w:rsidRPr="00DE6131">
        <w:rPr>
          <w:rFonts w:hint="cs"/>
          <w:color w:val="000000" w:themeColor="text1"/>
          <w:rtl/>
        </w:rPr>
        <w:t>على</w:t>
      </w:r>
      <w:r w:rsidR="00713331" w:rsidRPr="00DE6131">
        <w:rPr>
          <w:rFonts w:hint="cs"/>
          <w:color w:val="000000" w:themeColor="text1"/>
          <w:rtl/>
        </w:rPr>
        <w:t xml:space="preserve"> </w:t>
      </w:r>
      <w:r w:rsidRPr="00DE6131">
        <w:rPr>
          <w:rFonts w:hint="cs"/>
          <w:color w:val="000000" w:themeColor="text1"/>
          <w:rtl/>
        </w:rPr>
        <w:t>المنهج</w:t>
      </w:r>
      <w:r w:rsidR="00713331" w:rsidRPr="00DE6131">
        <w:rPr>
          <w:rFonts w:hint="cs"/>
          <w:color w:val="000000" w:themeColor="text1"/>
          <w:rtl/>
        </w:rPr>
        <w:t xml:space="preserve"> </w:t>
      </w:r>
      <w:r w:rsidRPr="00DE6131">
        <w:rPr>
          <w:rFonts w:hint="cs"/>
          <w:color w:val="000000" w:themeColor="text1"/>
          <w:rtl/>
        </w:rPr>
        <w:t>التحليلي</w:t>
      </w:r>
      <w:r w:rsidR="00713331" w:rsidRPr="00DE6131">
        <w:rPr>
          <w:rFonts w:hint="cs"/>
          <w:color w:val="000000" w:themeColor="text1"/>
          <w:rtl/>
        </w:rPr>
        <w:t xml:space="preserve"> </w:t>
      </w:r>
      <w:r w:rsidRPr="00DE6131">
        <w:rPr>
          <w:rFonts w:hint="cs"/>
          <w:color w:val="000000" w:themeColor="text1"/>
          <w:rtl/>
        </w:rPr>
        <w:t>الاستنباطي</w:t>
      </w:r>
      <w:r w:rsidR="00713331" w:rsidRPr="00DE6131">
        <w:rPr>
          <w:rFonts w:hint="cs"/>
          <w:color w:val="000000" w:themeColor="text1"/>
          <w:rtl/>
        </w:rPr>
        <w:t xml:space="preserve"> </w:t>
      </w:r>
      <w:r w:rsidRPr="00DE6131">
        <w:rPr>
          <w:rFonts w:hint="cs"/>
          <w:color w:val="000000" w:themeColor="text1"/>
          <w:rtl/>
        </w:rPr>
        <w:t>الذي</w:t>
      </w:r>
      <w:r w:rsidR="00713331" w:rsidRPr="00DE6131">
        <w:rPr>
          <w:rFonts w:hint="cs"/>
          <w:color w:val="000000" w:themeColor="text1"/>
          <w:rtl/>
        </w:rPr>
        <w:t xml:space="preserve"> </w:t>
      </w:r>
      <w:r w:rsidRPr="00DE6131">
        <w:rPr>
          <w:rFonts w:hint="cs"/>
          <w:color w:val="000000" w:themeColor="text1"/>
          <w:rtl/>
        </w:rPr>
        <w:t>من</w:t>
      </w:r>
      <w:r w:rsidR="00713331" w:rsidRPr="00DE6131">
        <w:rPr>
          <w:rFonts w:hint="cs"/>
          <w:color w:val="000000" w:themeColor="text1"/>
          <w:rtl/>
        </w:rPr>
        <w:t xml:space="preserve"> </w:t>
      </w:r>
      <w:r w:rsidRPr="00DE6131">
        <w:rPr>
          <w:rFonts w:hint="cs"/>
          <w:color w:val="000000" w:themeColor="text1"/>
          <w:rtl/>
        </w:rPr>
        <w:t>خلاله</w:t>
      </w:r>
      <w:r w:rsidR="00713331" w:rsidRPr="00DE6131">
        <w:rPr>
          <w:rFonts w:hint="cs"/>
          <w:color w:val="000000" w:themeColor="text1"/>
          <w:rtl/>
        </w:rPr>
        <w:t xml:space="preserve"> </w:t>
      </w:r>
      <w:r w:rsidRPr="00DE6131">
        <w:rPr>
          <w:rFonts w:hint="cs"/>
          <w:color w:val="000000" w:themeColor="text1"/>
          <w:rtl/>
        </w:rPr>
        <w:t>نحلل</w:t>
      </w:r>
      <w:r w:rsidR="00713331" w:rsidRPr="00DE6131">
        <w:rPr>
          <w:rFonts w:hint="cs"/>
          <w:color w:val="000000" w:themeColor="text1"/>
          <w:rtl/>
        </w:rPr>
        <w:t xml:space="preserve"> </w:t>
      </w:r>
      <w:r w:rsidRPr="00DE6131">
        <w:rPr>
          <w:rFonts w:hint="cs"/>
          <w:color w:val="000000" w:themeColor="text1"/>
          <w:rtl/>
        </w:rPr>
        <w:t>النصوص</w:t>
      </w:r>
      <w:r w:rsidR="00713331" w:rsidRPr="00DE6131">
        <w:rPr>
          <w:rFonts w:hint="cs"/>
          <w:color w:val="000000" w:themeColor="text1"/>
          <w:rtl/>
        </w:rPr>
        <w:t xml:space="preserve"> </w:t>
      </w:r>
      <w:r w:rsidRPr="00DE6131">
        <w:rPr>
          <w:rFonts w:hint="cs"/>
          <w:color w:val="000000" w:themeColor="text1"/>
          <w:rtl/>
        </w:rPr>
        <w:t>القانونية</w:t>
      </w:r>
      <w:r w:rsidR="00713331" w:rsidRPr="00DE6131">
        <w:rPr>
          <w:rFonts w:hint="cs"/>
          <w:color w:val="000000" w:themeColor="text1"/>
          <w:rtl/>
        </w:rPr>
        <w:t xml:space="preserve"> </w:t>
      </w:r>
      <w:r w:rsidRPr="00DE6131">
        <w:rPr>
          <w:rFonts w:hint="cs"/>
          <w:color w:val="000000" w:themeColor="text1"/>
          <w:rtl/>
        </w:rPr>
        <w:t>المتعلقة</w:t>
      </w:r>
      <w:r w:rsidR="00713331" w:rsidRPr="00DE6131">
        <w:rPr>
          <w:rFonts w:hint="cs"/>
          <w:color w:val="000000" w:themeColor="text1"/>
          <w:rtl/>
        </w:rPr>
        <w:t xml:space="preserve"> </w:t>
      </w:r>
      <w:r w:rsidRPr="00DE6131">
        <w:rPr>
          <w:rFonts w:hint="cs"/>
          <w:color w:val="000000" w:themeColor="text1"/>
          <w:rtl/>
        </w:rPr>
        <w:t>بتفويضات</w:t>
      </w:r>
      <w:r w:rsidR="00713331" w:rsidRPr="00DE6131">
        <w:rPr>
          <w:rFonts w:hint="cs"/>
          <w:color w:val="000000" w:themeColor="text1"/>
          <w:rtl/>
        </w:rPr>
        <w:t xml:space="preserve"> </w:t>
      </w:r>
      <w:r w:rsidRPr="00DE6131">
        <w:rPr>
          <w:rFonts w:hint="cs"/>
          <w:color w:val="000000" w:themeColor="text1"/>
          <w:rtl/>
        </w:rPr>
        <w:t>المرفق</w:t>
      </w:r>
      <w:r w:rsidR="00713331" w:rsidRPr="00DE6131">
        <w:rPr>
          <w:rFonts w:hint="cs"/>
          <w:color w:val="000000" w:themeColor="text1"/>
          <w:rtl/>
        </w:rPr>
        <w:t xml:space="preserve"> </w:t>
      </w:r>
      <w:r w:rsidRPr="00DE6131">
        <w:rPr>
          <w:rFonts w:hint="cs"/>
          <w:color w:val="000000" w:themeColor="text1"/>
          <w:rtl/>
        </w:rPr>
        <w:t>العام</w:t>
      </w:r>
      <w:r w:rsidR="00713331" w:rsidRPr="00DE6131">
        <w:rPr>
          <w:rFonts w:hint="cs"/>
          <w:color w:val="000000" w:themeColor="text1"/>
          <w:rtl/>
        </w:rPr>
        <w:t xml:space="preserve"> </w:t>
      </w:r>
      <w:r w:rsidR="00B350F1" w:rsidRPr="00DE6131">
        <w:rPr>
          <w:rFonts w:hint="cs"/>
          <w:color w:val="000000" w:themeColor="text1"/>
          <w:rtl/>
        </w:rPr>
        <w:t>بالإضافة</w:t>
      </w:r>
      <w:r w:rsidR="00713331" w:rsidRPr="00DE6131">
        <w:rPr>
          <w:rFonts w:hint="cs"/>
          <w:color w:val="000000" w:themeColor="text1"/>
          <w:rtl/>
        </w:rPr>
        <w:t xml:space="preserve"> </w:t>
      </w:r>
      <w:r w:rsidR="00B350F1" w:rsidRPr="00DE6131">
        <w:rPr>
          <w:rFonts w:hint="cs"/>
          <w:color w:val="000000" w:themeColor="text1"/>
          <w:rtl/>
        </w:rPr>
        <w:t>إلى</w:t>
      </w:r>
      <w:r w:rsidR="00713331" w:rsidRPr="00DE6131">
        <w:rPr>
          <w:rFonts w:hint="cs"/>
          <w:color w:val="000000" w:themeColor="text1"/>
          <w:rtl/>
        </w:rPr>
        <w:t xml:space="preserve"> </w:t>
      </w:r>
      <w:r w:rsidR="00B350F1" w:rsidRPr="00DE6131">
        <w:rPr>
          <w:rFonts w:hint="cs"/>
          <w:color w:val="000000" w:themeColor="text1"/>
          <w:rtl/>
        </w:rPr>
        <w:lastRenderedPageBreak/>
        <w:t>المنهج</w:t>
      </w:r>
      <w:r w:rsidR="00713331" w:rsidRPr="00DE6131">
        <w:rPr>
          <w:rFonts w:hint="cs"/>
          <w:color w:val="000000" w:themeColor="text1"/>
          <w:rtl/>
        </w:rPr>
        <w:t xml:space="preserve"> </w:t>
      </w:r>
      <w:r w:rsidR="00B350F1" w:rsidRPr="00DE6131">
        <w:rPr>
          <w:rFonts w:hint="cs"/>
          <w:color w:val="000000" w:themeColor="text1"/>
          <w:rtl/>
        </w:rPr>
        <w:t>الوصفي</w:t>
      </w:r>
      <w:r w:rsidR="00713331" w:rsidRPr="00DE6131">
        <w:rPr>
          <w:rFonts w:hint="cs"/>
          <w:color w:val="000000" w:themeColor="text1"/>
          <w:rtl/>
        </w:rPr>
        <w:t xml:space="preserve"> </w:t>
      </w:r>
      <w:r w:rsidR="00263AEE" w:rsidRPr="00DE6131">
        <w:rPr>
          <w:rFonts w:hint="cs"/>
          <w:color w:val="000000" w:themeColor="text1"/>
          <w:rtl/>
        </w:rPr>
        <w:t>في</w:t>
      </w:r>
      <w:r w:rsidR="00713331" w:rsidRPr="00DE6131">
        <w:rPr>
          <w:rFonts w:hint="cs"/>
          <w:color w:val="000000" w:themeColor="text1"/>
          <w:rtl/>
        </w:rPr>
        <w:t xml:space="preserve"> </w:t>
      </w:r>
      <w:r w:rsidR="00263AEE" w:rsidRPr="00DE6131">
        <w:rPr>
          <w:rFonts w:hint="cs"/>
          <w:color w:val="000000" w:themeColor="text1"/>
          <w:rtl/>
        </w:rPr>
        <w:t>بعض</w:t>
      </w:r>
      <w:r w:rsidR="00713331" w:rsidRPr="00DE6131">
        <w:rPr>
          <w:rFonts w:hint="cs"/>
          <w:color w:val="000000" w:themeColor="text1"/>
          <w:rtl/>
        </w:rPr>
        <w:t xml:space="preserve"> </w:t>
      </w:r>
      <w:r w:rsidR="00263AEE" w:rsidRPr="00DE6131">
        <w:rPr>
          <w:rFonts w:hint="cs"/>
          <w:color w:val="000000" w:themeColor="text1"/>
          <w:rtl/>
        </w:rPr>
        <w:t>الأحيان</w:t>
      </w:r>
      <w:r w:rsidR="00713331" w:rsidRPr="00DE6131">
        <w:rPr>
          <w:rFonts w:hint="cs"/>
          <w:color w:val="000000" w:themeColor="text1"/>
          <w:rtl/>
        </w:rPr>
        <w:t xml:space="preserve"> </w:t>
      </w:r>
      <w:r w:rsidR="00B350F1" w:rsidRPr="00DE6131">
        <w:rPr>
          <w:rFonts w:hint="cs"/>
          <w:color w:val="000000" w:themeColor="text1"/>
          <w:rtl/>
        </w:rPr>
        <w:t>لو</w:t>
      </w:r>
      <w:r w:rsidR="008F1E60" w:rsidRPr="00DE6131">
        <w:rPr>
          <w:rFonts w:hint="cs"/>
          <w:color w:val="000000" w:themeColor="text1"/>
          <w:rtl/>
        </w:rPr>
        <w:t>صف</w:t>
      </w:r>
      <w:r w:rsidR="00713331" w:rsidRPr="00DE6131">
        <w:rPr>
          <w:rFonts w:hint="cs"/>
          <w:color w:val="000000" w:themeColor="text1"/>
          <w:rtl/>
        </w:rPr>
        <w:t xml:space="preserve"> </w:t>
      </w:r>
      <w:r w:rsidR="008F1E60" w:rsidRPr="00DE6131">
        <w:rPr>
          <w:rFonts w:hint="cs"/>
          <w:color w:val="000000" w:themeColor="text1"/>
          <w:rtl/>
        </w:rPr>
        <w:t>بعض</w:t>
      </w:r>
      <w:r w:rsidR="00713331" w:rsidRPr="00DE6131">
        <w:rPr>
          <w:rFonts w:hint="cs"/>
          <w:color w:val="000000" w:themeColor="text1"/>
          <w:rtl/>
        </w:rPr>
        <w:t xml:space="preserve"> </w:t>
      </w:r>
      <w:r w:rsidR="008F1E60" w:rsidRPr="00DE6131">
        <w:rPr>
          <w:rFonts w:hint="cs"/>
          <w:color w:val="000000" w:themeColor="text1"/>
          <w:rtl/>
        </w:rPr>
        <w:t>الحقائق</w:t>
      </w:r>
      <w:r w:rsidR="00713331" w:rsidRPr="00DE6131">
        <w:rPr>
          <w:rFonts w:hint="cs"/>
          <w:color w:val="000000" w:themeColor="text1"/>
          <w:rtl/>
        </w:rPr>
        <w:t xml:space="preserve"> </w:t>
      </w:r>
      <w:r w:rsidR="008F1E60" w:rsidRPr="00DE6131">
        <w:rPr>
          <w:rFonts w:hint="cs"/>
          <w:color w:val="000000" w:themeColor="text1"/>
          <w:rtl/>
        </w:rPr>
        <w:t>العلمية</w:t>
      </w:r>
      <w:r w:rsidR="00713331" w:rsidRPr="00DE6131">
        <w:rPr>
          <w:rFonts w:hint="cs"/>
          <w:color w:val="000000" w:themeColor="text1"/>
          <w:rtl/>
        </w:rPr>
        <w:t xml:space="preserve"> </w:t>
      </w:r>
      <w:r w:rsidR="008F1E60" w:rsidRPr="00DE6131">
        <w:rPr>
          <w:rFonts w:hint="cs"/>
          <w:color w:val="000000" w:themeColor="text1"/>
          <w:rtl/>
        </w:rPr>
        <w:t>المتعلقة</w:t>
      </w:r>
      <w:r w:rsidR="00713331" w:rsidRPr="00DE6131">
        <w:rPr>
          <w:rFonts w:hint="cs"/>
          <w:color w:val="000000" w:themeColor="text1"/>
          <w:rtl/>
        </w:rPr>
        <w:t xml:space="preserve"> </w:t>
      </w:r>
      <w:r w:rsidR="008F1E60" w:rsidRPr="00DE6131">
        <w:rPr>
          <w:rFonts w:hint="cs"/>
          <w:color w:val="000000" w:themeColor="text1"/>
          <w:rtl/>
        </w:rPr>
        <w:t>بالموضوع</w:t>
      </w:r>
      <w:r w:rsidR="00713331" w:rsidRPr="00DE6131">
        <w:rPr>
          <w:rFonts w:hint="cs"/>
          <w:color w:val="000000" w:themeColor="text1"/>
          <w:rtl/>
        </w:rPr>
        <w:t xml:space="preserve"> </w:t>
      </w:r>
      <w:r w:rsidR="008F1E60" w:rsidRPr="00DE6131">
        <w:rPr>
          <w:rFonts w:hint="cs"/>
          <w:color w:val="000000" w:themeColor="text1"/>
          <w:rtl/>
        </w:rPr>
        <w:t>كما</w:t>
      </w:r>
      <w:r w:rsidR="00713331" w:rsidRPr="00DE6131">
        <w:rPr>
          <w:rFonts w:hint="cs"/>
          <w:color w:val="000000" w:themeColor="text1"/>
          <w:rtl/>
        </w:rPr>
        <w:t xml:space="preserve"> </w:t>
      </w:r>
      <w:r w:rsidR="008F1E60" w:rsidRPr="00DE6131">
        <w:rPr>
          <w:rFonts w:hint="cs"/>
          <w:color w:val="000000" w:themeColor="text1"/>
          <w:rtl/>
        </w:rPr>
        <w:t>وردت</w:t>
      </w:r>
      <w:r w:rsidR="00713331" w:rsidRPr="00DE6131">
        <w:rPr>
          <w:rFonts w:hint="cs"/>
          <w:color w:val="000000" w:themeColor="text1"/>
          <w:rtl/>
        </w:rPr>
        <w:t xml:space="preserve"> </w:t>
      </w:r>
      <w:r w:rsidR="008F1E60" w:rsidRPr="00DE6131">
        <w:rPr>
          <w:rFonts w:hint="cs"/>
          <w:color w:val="000000" w:themeColor="text1"/>
          <w:rtl/>
        </w:rPr>
        <w:t>والاستعانة</w:t>
      </w:r>
      <w:r w:rsidR="00713331" w:rsidRPr="00DE6131">
        <w:rPr>
          <w:rFonts w:hint="cs"/>
          <w:color w:val="000000" w:themeColor="text1"/>
          <w:rtl/>
        </w:rPr>
        <w:t xml:space="preserve"> </w:t>
      </w:r>
      <w:r w:rsidR="008F1E60" w:rsidRPr="00DE6131">
        <w:rPr>
          <w:rFonts w:hint="cs"/>
          <w:color w:val="000000" w:themeColor="text1"/>
          <w:rtl/>
        </w:rPr>
        <w:t>بالمنهج</w:t>
      </w:r>
      <w:r w:rsidR="00713331" w:rsidRPr="00DE6131">
        <w:rPr>
          <w:rFonts w:hint="cs"/>
          <w:color w:val="000000" w:themeColor="text1"/>
          <w:rtl/>
        </w:rPr>
        <w:t xml:space="preserve"> </w:t>
      </w:r>
      <w:r w:rsidR="008F1E60" w:rsidRPr="00DE6131">
        <w:rPr>
          <w:rFonts w:hint="cs"/>
          <w:color w:val="000000" w:themeColor="text1"/>
          <w:rtl/>
        </w:rPr>
        <w:t>المقارن</w:t>
      </w:r>
      <w:r w:rsidR="00713331" w:rsidRPr="00DE6131">
        <w:rPr>
          <w:rFonts w:hint="cs"/>
          <w:color w:val="000000" w:themeColor="text1"/>
          <w:rtl/>
        </w:rPr>
        <w:t xml:space="preserve"> </w:t>
      </w:r>
      <w:r w:rsidR="00CA18BB" w:rsidRPr="00DE6131">
        <w:rPr>
          <w:rFonts w:hint="cs"/>
          <w:color w:val="000000" w:themeColor="text1"/>
          <w:rtl/>
        </w:rPr>
        <w:t>في</w:t>
      </w:r>
      <w:r w:rsidR="00713331" w:rsidRPr="00DE6131">
        <w:rPr>
          <w:rFonts w:hint="cs"/>
          <w:color w:val="000000" w:themeColor="text1"/>
          <w:rtl/>
        </w:rPr>
        <w:t xml:space="preserve"> </w:t>
      </w:r>
      <w:r w:rsidR="00CA18BB" w:rsidRPr="00DE6131">
        <w:rPr>
          <w:rFonts w:hint="cs"/>
          <w:color w:val="000000" w:themeColor="text1"/>
          <w:rtl/>
        </w:rPr>
        <w:t>بعض</w:t>
      </w:r>
      <w:r w:rsidR="00713331" w:rsidRPr="00DE6131">
        <w:rPr>
          <w:rFonts w:hint="cs"/>
          <w:color w:val="000000" w:themeColor="text1"/>
          <w:rtl/>
        </w:rPr>
        <w:t xml:space="preserve"> </w:t>
      </w:r>
      <w:r w:rsidR="00CA18BB" w:rsidRPr="00DE6131">
        <w:rPr>
          <w:rFonts w:hint="cs"/>
          <w:color w:val="000000" w:themeColor="text1"/>
          <w:rtl/>
        </w:rPr>
        <w:t>المحطات</w:t>
      </w:r>
      <w:r w:rsidR="00713331" w:rsidRPr="00DE6131">
        <w:rPr>
          <w:rFonts w:hint="cs"/>
          <w:color w:val="000000" w:themeColor="text1"/>
          <w:rtl/>
        </w:rPr>
        <w:t xml:space="preserve"> </w:t>
      </w:r>
      <w:r w:rsidR="008F1E60" w:rsidRPr="00DE6131">
        <w:rPr>
          <w:rFonts w:hint="cs"/>
          <w:color w:val="000000" w:themeColor="text1"/>
          <w:rtl/>
        </w:rPr>
        <w:t>من</w:t>
      </w:r>
      <w:r w:rsidR="00713331" w:rsidRPr="00DE6131">
        <w:rPr>
          <w:rFonts w:hint="cs"/>
          <w:color w:val="000000" w:themeColor="text1"/>
          <w:rtl/>
        </w:rPr>
        <w:t xml:space="preserve"> </w:t>
      </w:r>
      <w:r w:rsidR="008F1E60" w:rsidRPr="00DE6131">
        <w:rPr>
          <w:rFonts w:hint="cs"/>
          <w:color w:val="000000" w:themeColor="text1"/>
          <w:rtl/>
        </w:rPr>
        <w:t>خلال</w:t>
      </w:r>
      <w:r w:rsidR="00713331" w:rsidRPr="00DE6131">
        <w:rPr>
          <w:rFonts w:hint="cs"/>
          <w:color w:val="000000" w:themeColor="text1"/>
          <w:rtl/>
        </w:rPr>
        <w:t xml:space="preserve"> </w:t>
      </w:r>
      <w:r w:rsidR="008F1E60" w:rsidRPr="00DE6131">
        <w:rPr>
          <w:rFonts w:hint="cs"/>
          <w:color w:val="000000" w:themeColor="text1"/>
          <w:rtl/>
        </w:rPr>
        <w:t>دراسة</w:t>
      </w:r>
      <w:r w:rsidR="00713331" w:rsidRPr="00DE6131">
        <w:rPr>
          <w:rFonts w:hint="cs"/>
          <w:color w:val="000000" w:themeColor="text1"/>
          <w:rtl/>
        </w:rPr>
        <w:t xml:space="preserve"> </w:t>
      </w:r>
      <w:r w:rsidR="008F1E60" w:rsidRPr="00DE6131">
        <w:rPr>
          <w:rFonts w:hint="cs"/>
          <w:color w:val="000000" w:themeColor="text1"/>
          <w:rtl/>
        </w:rPr>
        <w:t>بعض</w:t>
      </w:r>
      <w:r w:rsidR="00713331" w:rsidRPr="00DE6131">
        <w:rPr>
          <w:rFonts w:hint="cs"/>
          <w:color w:val="000000" w:themeColor="text1"/>
          <w:rtl/>
        </w:rPr>
        <w:t xml:space="preserve"> </w:t>
      </w:r>
      <w:r w:rsidR="008F1E60" w:rsidRPr="00DE6131">
        <w:rPr>
          <w:rFonts w:hint="cs"/>
          <w:color w:val="000000" w:themeColor="text1"/>
          <w:rtl/>
        </w:rPr>
        <w:t>النصوص</w:t>
      </w:r>
      <w:r w:rsidR="00713331" w:rsidRPr="00DE6131">
        <w:rPr>
          <w:rFonts w:hint="cs"/>
          <w:color w:val="000000" w:themeColor="text1"/>
          <w:rtl/>
        </w:rPr>
        <w:t xml:space="preserve"> </w:t>
      </w:r>
      <w:r w:rsidR="008F1E60" w:rsidRPr="00DE6131">
        <w:rPr>
          <w:rFonts w:hint="cs"/>
          <w:color w:val="000000" w:themeColor="text1"/>
          <w:rtl/>
        </w:rPr>
        <w:t>القانونية</w:t>
      </w:r>
      <w:r w:rsidR="00713331" w:rsidRPr="00DE6131">
        <w:rPr>
          <w:rFonts w:hint="cs"/>
          <w:color w:val="000000" w:themeColor="text1"/>
          <w:rtl/>
        </w:rPr>
        <w:t xml:space="preserve"> </w:t>
      </w:r>
      <w:r w:rsidR="008F1E60" w:rsidRPr="00DE6131">
        <w:rPr>
          <w:rFonts w:hint="cs"/>
          <w:color w:val="000000" w:themeColor="text1"/>
          <w:rtl/>
        </w:rPr>
        <w:t>والآراء</w:t>
      </w:r>
      <w:r w:rsidR="00713331" w:rsidRPr="00DE6131">
        <w:rPr>
          <w:rFonts w:hint="cs"/>
          <w:color w:val="000000" w:themeColor="text1"/>
          <w:rtl/>
        </w:rPr>
        <w:t xml:space="preserve"> </w:t>
      </w:r>
      <w:r w:rsidR="008F1E60" w:rsidRPr="00DE6131">
        <w:rPr>
          <w:rFonts w:hint="cs"/>
          <w:color w:val="000000" w:themeColor="text1"/>
          <w:rtl/>
        </w:rPr>
        <w:t>الفقهية</w:t>
      </w:r>
      <w:r w:rsidR="00713331" w:rsidRPr="00DE6131">
        <w:rPr>
          <w:rFonts w:hint="cs"/>
          <w:color w:val="000000" w:themeColor="text1"/>
          <w:rtl/>
        </w:rPr>
        <w:t xml:space="preserve"> </w:t>
      </w:r>
      <w:r w:rsidR="008F1E60" w:rsidRPr="00DE6131">
        <w:rPr>
          <w:rFonts w:hint="cs"/>
          <w:color w:val="000000" w:themeColor="text1"/>
          <w:rtl/>
        </w:rPr>
        <w:t>المقارنة</w:t>
      </w:r>
      <w:r w:rsidR="00713331" w:rsidRPr="00DE6131">
        <w:rPr>
          <w:rFonts w:hint="cs"/>
          <w:color w:val="000000" w:themeColor="text1"/>
          <w:rtl/>
        </w:rPr>
        <w:t xml:space="preserve"> </w:t>
      </w:r>
      <w:r w:rsidR="008F1E60" w:rsidRPr="00DE6131">
        <w:rPr>
          <w:rFonts w:hint="cs"/>
          <w:color w:val="000000" w:themeColor="text1"/>
          <w:rtl/>
        </w:rPr>
        <w:t>ومقارنتها</w:t>
      </w:r>
      <w:r w:rsidR="00713331" w:rsidRPr="00DE6131">
        <w:rPr>
          <w:rFonts w:hint="cs"/>
          <w:color w:val="000000" w:themeColor="text1"/>
          <w:rtl/>
        </w:rPr>
        <w:t xml:space="preserve"> </w:t>
      </w:r>
      <w:r w:rsidR="008F1E60" w:rsidRPr="00DE6131">
        <w:rPr>
          <w:rFonts w:hint="cs"/>
          <w:color w:val="000000" w:themeColor="text1"/>
          <w:rtl/>
        </w:rPr>
        <w:t>بما</w:t>
      </w:r>
      <w:r w:rsidR="00713331" w:rsidRPr="00DE6131">
        <w:rPr>
          <w:rFonts w:hint="cs"/>
          <w:color w:val="000000" w:themeColor="text1"/>
          <w:rtl/>
        </w:rPr>
        <w:t xml:space="preserve"> </w:t>
      </w:r>
      <w:r w:rsidR="008F1E60" w:rsidRPr="00DE6131">
        <w:rPr>
          <w:rFonts w:hint="cs"/>
          <w:color w:val="000000" w:themeColor="text1"/>
          <w:rtl/>
        </w:rPr>
        <w:t>هو</w:t>
      </w:r>
      <w:r w:rsidR="00713331" w:rsidRPr="00DE6131">
        <w:rPr>
          <w:rFonts w:hint="cs"/>
          <w:color w:val="000000" w:themeColor="text1"/>
          <w:rtl/>
        </w:rPr>
        <w:t xml:space="preserve"> </w:t>
      </w:r>
      <w:r w:rsidR="008F1E60" w:rsidRPr="00DE6131">
        <w:rPr>
          <w:rFonts w:hint="cs"/>
          <w:color w:val="000000" w:themeColor="text1"/>
          <w:rtl/>
        </w:rPr>
        <w:t>عليه</w:t>
      </w:r>
      <w:r w:rsidR="00713331" w:rsidRPr="00DE6131">
        <w:rPr>
          <w:rFonts w:hint="cs"/>
          <w:color w:val="000000" w:themeColor="text1"/>
          <w:rtl/>
        </w:rPr>
        <w:t xml:space="preserve"> </w:t>
      </w:r>
      <w:r w:rsidR="008F1E60" w:rsidRPr="00DE6131">
        <w:rPr>
          <w:rFonts w:hint="cs"/>
          <w:color w:val="000000" w:themeColor="text1"/>
          <w:rtl/>
        </w:rPr>
        <w:t>الوضع</w:t>
      </w:r>
      <w:r w:rsidR="00713331" w:rsidRPr="00DE6131">
        <w:rPr>
          <w:rFonts w:hint="cs"/>
          <w:color w:val="000000" w:themeColor="text1"/>
          <w:rtl/>
        </w:rPr>
        <w:t xml:space="preserve"> </w:t>
      </w:r>
      <w:r w:rsidR="008F1E60" w:rsidRPr="00DE6131">
        <w:rPr>
          <w:rFonts w:hint="cs"/>
          <w:color w:val="000000" w:themeColor="text1"/>
          <w:rtl/>
        </w:rPr>
        <w:t>في</w:t>
      </w:r>
      <w:r w:rsidR="00713331" w:rsidRPr="00DE6131">
        <w:rPr>
          <w:rFonts w:hint="cs"/>
          <w:color w:val="000000" w:themeColor="text1"/>
          <w:rtl/>
        </w:rPr>
        <w:t xml:space="preserve"> </w:t>
      </w:r>
      <w:r w:rsidR="008F1E60" w:rsidRPr="00DE6131">
        <w:rPr>
          <w:rFonts w:hint="cs"/>
          <w:color w:val="000000" w:themeColor="text1"/>
          <w:rtl/>
        </w:rPr>
        <w:t>الجزائر</w:t>
      </w:r>
      <w:r w:rsidR="00713331" w:rsidRPr="00DE6131">
        <w:rPr>
          <w:rFonts w:hint="cs"/>
          <w:color w:val="000000" w:themeColor="text1"/>
          <w:rtl/>
        </w:rPr>
        <w:t xml:space="preserve"> </w:t>
      </w:r>
      <w:r w:rsidR="008F1E60" w:rsidRPr="00DE6131">
        <w:rPr>
          <w:rFonts w:hint="cs"/>
          <w:color w:val="000000" w:themeColor="text1"/>
          <w:rtl/>
        </w:rPr>
        <w:t>لمحاولة</w:t>
      </w:r>
      <w:r w:rsidR="00713331" w:rsidRPr="00DE6131">
        <w:rPr>
          <w:rFonts w:hint="cs"/>
          <w:color w:val="000000" w:themeColor="text1"/>
          <w:rtl/>
        </w:rPr>
        <w:t xml:space="preserve"> </w:t>
      </w:r>
      <w:r w:rsidR="008F1E60" w:rsidRPr="00DE6131">
        <w:rPr>
          <w:rFonts w:hint="cs"/>
          <w:color w:val="000000" w:themeColor="text1"/>
          <w:rtl/>
        </w:rPr>
        <w:t>الاستفادة</w:t>
      </w:r>
      <w:r w:rsidR="00713331" w:rsidRPr="00DE6131">
        <w:rPr>
          <w:rFonts w:hint="cs"/>
          <w:color w:val="000000" w:themeColor="text1"/>
          <w:rtl/>
        </w:rPr>
        <w:t xml:space="preserve"> </w:t>
      </w:r>
      <w:r w:rsidR="008F1E60" w:rsidRPr="00DE6131">
        <w:rPr>
          <w:rFonts w:hint="cs"/>
          <w:color w:val="000000" w:themeColor="text1"/>
          <w:rtl/>
        </w:rPr>
        <w:t>منها</w:t>
      </w:r>
      <w:r w:rsidR="00713331" w:rsidRPr="00DE6131">
        <w:rPr>
          <w:rFonts w:hint="cs"/>
          <w:color w:val="000000" w:themeColor="text1"/>
          <w:rtl/>
        </w:rPr>
        <w:t xml:space="preserve"> </w:t>
      </w:r>
      <w:r w:rsidR="008F1E60" w:rsidRPr="00DE6131">
        <w:rPr>
          <w:rFonts w:hint="cs"/>
          <w:color w:val="000000" w:themeColor="text1"/>
          <w:rtl/>
        </w:rPr>
        <w:t>في</w:t>
      </w:r>
      <w:r w:rsidR="00713331" w:rsidRPr="00DE6131">
        <w:rPr>
          <w:rFonts w:hint="cs"/>
          <w:color w:val="000000" w:themeColor="text1"/>
          <w:rtl/>
        </w:rPr>
        <w:t xml:space="preserve"> </w:t>
      </w:r>
      <w:r w:rsidR="008F1E60" w:rsidRPr="00DE6131">
        <w:rPr>
          <w:rFonts w:hint="cs"/>
          <w:color w:val="000000" w:themeColor="text1"/>
          <w:rtl/>
        </w:rPr>
        <w:t>المستقبل.</w:t>
      </w:r>
    </w:p>
    <w:p w14:paraId="1EB90C15" w14:textId="7B702A05" w:rsidR="005F2187" w:rsidRPr="00DE6131" w:rsidRDefault="005F2187" w:rsidP="00960774">
      <w:pPr>
        <w:rPr>
          <w:rtl/>
        </w:rPr>
      </w:pPr>
      <w:r w:rsidRPr="00DE6131">
        <w:rPr>
          <w:rFonts w:hint="cs"/>
          <w:rtl/>
        </w:rPr>
        <w:t>وللإجابة</w:t>
      </w:r>
      <w:r w:rsidR="00713331" w:rsidRPr="00DE6131">
        <w:rPr>
          <w:rFonts w:hint="cs"/>
          <w:rtl/>
        </w:rPr>
        <w:t xml:space="preserve"> </w:t>
      </w:r>
      <w:r w:rsidR="00277C6E" w:rsidRPr="00DE6131">
        <w:rPr>
          <w:rFonts w:hint="cs"/>
          <w:rtl/>
        </w:rPr>
        <w:t>على</w:t>
      </w:r>
      <w:r w:rsidR="00713331" w:rsidRPr="00DE6131">
        <w:rPr>
          <w:rFonts w:hint="cs"/>
          <w:rtl/>
        </w:rPr>
        <w:t xml:space="preserve"> </w:t>
      </w:r>
      <w:r w:rsidRPr="00DE6131">
        <w:rPr>
          <w:rFonts w:hint="cs"/>
          <w:rtl/>
        </w:rPr>
        <w:t>الإشكالية</w:t>
      </w:r>
      <w:r w:rsidR="00713331" w:rsidRPr="00DE6131">
        <w:rPr>
          <w:rFonts w:hint="cs"/>
          <w:rtl/>
        </w:rPr>
        <w:t xml:space="preserve"> </w:t>
      </w:r>
      <w:r w:rsidR="00277C6E" w:rsidRPr="00DE6131">
        <w:rPr>
          <w:rFonts w:hint="cs"/>
          <w:rtl/>
        </w:rPr>
        <w:t>الرئيسية</w:t>
      </w:r>
      <w:r w:rsidR="00713331" w:rsidRPr="00DE6131">
        <w:rPr>
          <w:rFonts w:hint="cs"/>
          <w:rtl/>
        </w:rPr>
        <w:t xml:space="preserve"> </w:t>
      </w:r>
      <w:r w:rsidR="00277C6E" w:rsidRPr="00DE6131">
        <w:rPr>
          <w:rFonts w:hint="cs"/>
          <w:rtl/>
        </w:rPr>
        <w:t>المطروحة</w:t>
      </w:r>
      <w:r w:rsidR="00713331" w:rsidRPr="00DE6131">
        <w:rPr>
          <w:rFonts w:hint="cs"/>
          <w:rtl/>
        </w:rPr>
        <w:t xml:space="preserve"> </w:t>
      </w:r>
      <w:r w:rsidR="00277C6E" w:rsidRPr="00DE6131">
        <w:rPr>
          <w:rFonts w:hint="cs"/>
          <w:rtl/>
        </w:rPr>
        <w:t>في</w:t>
      </w:r>
      <w:r w:rsidR="00713331" w:rsidRPr="00DE6131">
        <w:rPr>
          <w:rFonts w:hint="cs"/>
          <w:rtl/>
        </w:rPr>
        <w:t xml:space="preserve"> </w:t>
      </w:r>
      <w:r w:rsidR="00277C6E" w:rsidRPr="00DE6131">
        <w:rPr>
          <w:rFonts w:hint="cs"/>
          <w:rtl/>
        </w:rPr>
        <w:t>هذه</w:t>
      </w:r>
      <w:r w:rsidR="00713331" w:rsidRPr="00DE6131">
        <w:rPr>
          <w:rFonts w:hint="cs"/>
          <w:rtl/>
        </w:rPr>
        <w:t xml:space="preserve"> </w:t>
      </w:r>
      <w:r w:rsidR="00277C6E" w:rsidRPr="00DE6131">
        <w:rPr>
          <w:rFonts w:hint="cs"/>
          <w:rtl/>
        </w:rPr>
        <w:t>الدراسة</w:t>
      </w:r>
      <w:r w:rsidR="00713331" w:rsidRPr="00DE6131">
        <w:rPr>
          <w:rFonts w:hint="cs"/>
          <w:rtl/>
        </w:rPr>
        <w:t xml:space="preserve"> </w:t>
      </w:r>
      <w:r w:rsidR="00277C6E" w:rsidRPr="00DE6131">
        <w:rPr>
          <w:rFonts w:hint="cs"/>
          <w:rtl/>
        </w:rPr>
        <w:t>وما</w:t>
      </w:r>
      <w:r w:rsidR="00713331" w:rsidRPr="00DE6131">
        <w:rPr>
          <w:rFonts w:hint="cs"/>
          <w:rtl/>
        </w:rPr>
        <w:t xml:space="preserve"> </w:t>
      </w:r>
      <w:r w:rsidR="00277C6E" w:rsidRPr="00DE6131">
        <w:rPr>
          <w:rFonts w:hint="cs"/>
          <w:rtl/>
        </w:rPr>
        <w:t>ينجر</w:t>
      </w:r>
      <w:r w:rsidR="00713331" w:rsidRPr="00DE6131">
        <w:rPr>
          <w:rFonts w:hint="cs"/>
          <w:rtl/>
        </w:rPr>
        <w:t xml:space="preserve"> </w:t>
      </w:r>
      <w:r w:rsidR="00277C6E" w:rsidRPr="00DE6131">
        <w:rPr>
          <w:rFonts w:hint="cs"/>
          <w:rtl/>
        </w:rPr>
        <w:t>عنها</w:t>
      </w:r>
      <w:r w:rsidR="00713331" w:rsidRPr="00DE6131">
        <w:rPr>
          <w:rFonts w:hint="cs"/>
          <w:rtl/>
        </w:rPr>
        <w:t xml:space="preserve"> </w:t>
      </w:r>
      <w:r w:rsidR="00277C6E" w:rsidRPr="00DE6131">
        <w:rPr>
          <w:rFonts w:hint="cs"/>
          <w:rtl/>
        </w:rPr>
        <w:t>من</w:t>
      </w:r>
      <w:r w:rsidR="00713331" w:rsidRPr="00DE6131">
        <w:rPr>
          <w:rFonts w:hint="cs"/>
          <w:rtl/>
        </w:rPr>
        <w:t xml:space="preserve"> </w:t>
      </w:r>
      <w:r w:rsidR="001079C6" w:rsidRPr="00DE6131">
        <w:rPr>
          <w:rFonts w:hint="cs"/>
          <w:rtl/>
        </w:rPr>
        <w:t>تساؤلات</w:t>
      </w:r>
      <w:r w:rsidR="00713331" w:rsidRPr="00DE6131">
        <w:rPr>
          <w:rFonts w:hint="cs"/>
          <w:rtl/>
        </w:rPr>
        <w:t xml:space="preserve"> </w:t>
      </w:r>
      <w:r w:rsidR="00277C6E" w:rsidRPr="00DE6131">
        <w:rPr>
          <w:rFonts w:hint="cs"/>
          <w:rtl/>
        </w:rPr>
        <w:t>فرعية</w:t>
      </w:r>
      <w:r w:rsidR="00713331" w:rsidRPr="00DE6131">
        <w:rPr>
          <w:rFonts w:hint="cs"/>
          <w:rtl/>
        </w:rPr>
        <w:t xml:space="preserve"> </w:t>
      </w:r>
      <w:r w:rsidR="00277C6E" w:rsidRPr="00DE6131">
        <w:rPr>
          <w:rFonts w:hint="cs"/>
          <w:rtl/>
        </w:rPr>
        <w:t>ارتأينا</w:t>
      </w:r>
      <w:r w:rsidR="00713331" w:rsidRPr="00DE6131">
        <w:rPr>
          <w:rFonts w:hint="cs"/>
          <w:rtl/>
        </w:rPr>
        <w:t xml:space="preserve"> </w:t>
      </w:r>
      <w:r w:rsidR="00277C6E" w:rsidRPr="00DE6131">
        <w:rPr>
          <w:rFonts w:hint="cs"/>
          <w:rtl/>
        </w:rPr>
        <w:t>معالجة</w:t>
      </w:r>
      <w:r w:rsidR="00713331" w:rsidRPr="00DE6131">
        <w:rPr>
          <w:rFonts w:hint="cs"/>
          <w:rtl/>
        </w:rPr>
        <w:t xml:space="preserve"> </w:t>
      </w:r>
      <w:r w:rsidR="00277C6E" w:rsidRPr="00DE6131">
        <w:rPr>
          <w:rFonts w:hint="cs"/>
          <w:rtl/>
        </w:rPr>
        <w:t>موضوع</w:t>
      </w:r>
      <w:r w:rsidR="00713331" w:rsidRPr="00DE6131">
        <w:rPr>
          <w:rFonts w:hint="cs"/>
          <w:rtl/>
        </w:rPr>
        <w:t xml:space="preserve"> </w:t>
      </w:r>
      <w:r w:rsidR="00277C6E" w:rsidRPr="00DE6131">
        <w:rPr>
          <w:rFonts w:hint="cs"/>
          <w:rtl/>
        </w:rPr>
        <w:t>هذه</w:t>
      </w:r>
      <w:r w:rsidR="00713331" w:rsidRPr="00DE6131">
        <w:rPr>
          <w:rFonts w:hint="cs"/>
          <w:rtl/>
        </w:rPr>
        <w:t xml:space="preserve"> </w:t>
      </w:r>
      <w:r w:rsidR="00277C6E" w:rsidRPr="00DE6131">
        <w:rPr>
          <w:rFonts w:hint="cs"/>
          <w:rtl/>
        </w:rPr>
        <w:t>الرسالة</w:t>
      </w:r>
      <w:r w:rsidR="00713331" w:rsidRPr="00DE6131">
        <w:rPr>
          <w:rFonts w:hint="cs"/>
          <w:rtl/>
        </w:rPr>
        <w:t xml:space="preserve"> </w:t>
      </w:r>
      <w:r w:rsidR="00277C6E" w:rsidRPr="00DE6131">
        <w:rPr>
          <w:rFonts w:hint="cs"/>
          <w:rtl/>
        </w:rPr>
        <w:t>في</w:t>
      </w:r>
      <w:r w:rsidR="00713331" w:rsidRPr="00DE6131">
        <w:rPr>
          <w:rFonts w:hint="cs"/>
          <w:rtl/>
        </w:rPr>
        <w:t xml:space="preserve"> </w:t>
      </w:r>
      <w:r w:rsidR="00277C6E" w:rsidRPr="00DE6131">
        <w:rPr>
          <w:rFonts w:hint="cs"/>
          <w:rtl/>
        </w:rPr>
        <w:t>بابين</w:t>
      </w:r>
      <w:r w:rsidR="00713331" w:rsidRPr="00DE6131">
        <w:rPr>
          <w:rFonts w:hint="cs"/>
          <w:rtl/>
        </w:rPr>
        <w:t xml:space="preserve"> </w:t>
      </w:r>
      <w:r w:rsidR="00277C6E" w:rsidRPr="00DE6131">
        <w:rPr>
          <w:rFonts w:hint="cs"/>
          <w:rtl/>
        </w:rPr>
        <w:t>اثنين،</w:t>
      </w:r>
      <w:r w:rsidR="00713331" w:rsidRPr="00DE6131">
        <w:rPr>
          <w:rFonts w:hint="cs"/>
          <w:rtl/>
        </w:rPr>
        <w:t xml:space="preserve"> </w:t>
      </w:r>
      <w:r w:rsidR="00277C6E" w:rsidRPr="00DE6131">
        <w:rPr>
          <w:rFonts w:hint="cs"/>
          <w:rtl/>
        </w:rPr>
        <w:t>نتناول</w:t>
      </w:r>
      <w:r w:rsidR="00713331" w:rsidRPr="00DE6131">
        <w:rPr>
          <w:rFonts w:hint="cs"/>
          <w:rtl/>
        </w:rPr>
        <w:t xml:space="preserve"> </w:t>
      </w:r>
      <w:r w:rsidR="00277C6E" w:rsidRPr="00DE6131">
        <w:rPr>
          <w:rFonts w:hint="cs"/>
          <w:rtl/>
        </w:rPr>
        <w:t>في</w:t>
      </w:r>
      <w:r w:rsidR="00713331" w:rsidRPr="00DE6131">
        <w:rPr>
          <w:rFonts w:hint="cs"/>
          <w:rtl/>
        </w:rPr>
        <w:t xml:space="preserve"> </w:t>
      </w:r>
      <w:r w:rsidR="00277C6E" w:rsidRPr="00DE6131">
        <w:rPr>
          <w:rFonts w:hint="cs"/>
          <w:rtl/>
        </w:rPr>
        <w:t>الباب</w:t>
      </w:r>
      <w:r w:rsidR="00713331" w:rsidRPr="00DE6131">
        <w:rPr>
          <w:rFonts w:hint="cs"/>
          <w:rtl/>
        </w:rPr>
        <w:t xml:space="preserve"> </w:t>
      </w:r>
      <w:r w:rsidR="00277C6E" w:rsidRPr="00DE6131">
        <w:rPr>
          <w:rFonts w:hint="cs"/>
          <w:rtl/>
        </w:rPr>
        <w:t>الأول</w:t>
      </w:r>
      <w:r w:rsidR="00713331" w:rsidRPr="00DE6131">
        <w:rPr>
          <w:rFonts w:hint="cs"/>
          <w:rtl/>
        </w:rPr>
        <w:t xml:space="preserve"> </w:t>
      </w:r>
      <w:r w:rsidR="00D22E1B" w:rsidRPr="00DE6131">
        <w:rPr>
          <w:rFonts w:hint="cs"/>
          <w:rtl/>
        </w:rPr>
        <w:t>ماهية عقود التفويض ودور الرقابة في نجاعتها،</w:t>
      </w:r>
      <w:r w:rsidR="00713331" w:rsidRPr="00DE6131">
        <w:rPr>
          <w:rFonts w:hint="cs"/>
          <w:rtl/>
        </w:rPr>
        <w:t xml:space="preserve"> </w:t>
      </w:r>
      <w:r w:rsidR="00277C6E" w:rsidRPr="00DE6131">
        <w:rPr>
          <w:rFonts w:hint="cs"/>
          <w:rtl/>
        </w:rPr>
        <w:t>وذلك</w:t>
      </w:r>
      <w:r w:rsidR="00713331" w:rsidRPr="00DE6131">
        <w:rPr>
          <w:rFonts w:hint="cs"/>
          <w:rtl/>
        </w:rPr>
        <w:t xml:space="preserve"> </w:t>
      </w:r>
      <w:r w:rsidR="00277C6E" w:rsidRPr="00DE6131">
        <w:rPr>
          <w:rFonts w:hint="cs"/>
          <w:rtl/>
        </w:rPr>
        <w:t>من</w:t>
      </w:r>
      <w:r w:rsidR="00713331" w:rsidRPr="00DE6131">
        <w:rPr>
          <w:rFonts w:hint="cs"/>
          <w:rtl/>
        </w:rPr>
        <w:t xml:space="preserve"> </w:t>
      </w:r>
      <w:r w:rsidR="00277C6E" w:rsidRPr="00DE6131">
        <w:rPr>
          <w:rFonts w:hint="cs"/>
          <w:rtl/>
        </w:rPr>
        <w:t>خلال</w:t>
      </w:r>
      <w:r w:rsidR="00713331" w:rsidRPr="00DE6131">
        <w:rPr>
          <w:rFonts w:hint="cs"/>
          <w:rtl/>
        </w:rPr>
        <w:t xml:space="preserve"> </w:t>
      </w:r>
      <w:r w:rsidR="005856F4" w:rsidRPr="00DE6131">
        <w:rPr>
          <w:rFonts w:hint="cs"/>
          <w:rtl/>
        </w:rPr>
        <w:t>إبراز</w:t>
      </w:r>
      <w:r w:rsidR="00713331" w:rsidRPr="00DE6131">
        <w:rPr>
          <w:rFonts w:hint="cs"/>
          <w:rtl/>
        </w:rPr>
        <w:t xml:space="preserve"> </w:t>
      </w:r>
      <w:r w:rsidR="001D7703" w:rsidRPr="00DE6131">
        <w:rPr>
          <w:rFonts w:hint="cs"/>
          <w:rtl/>
        </w:rPr>
        <w:t>الإطار</w:t>
      </w:r>
      <w:r w:rsidR="00713331" w:rsidRPr="00DE6131">
        <w:rPr>
          <w:rFonts w:hint="cs"/>
          <w:rtl/>
        </w:rPr>
        <w:t xml:space="preserve"> </w:t>
      </w:r>
      <w:r w:rsidR="00A96AE9" w:rsidRPr="00DE6131">
        <w:rPr>
          <w:rFonts w:hint="cs"/>
          <w:rtl/>
        </w:rPr>
        <w:t>المفاهيمي</w:t>
      </w:r>
      <w:r w:rsidR="00713331" w:rsidRPr="00DE6131">
        <w:rPr>
          <w:rFonts w:hint="cs"/>
          <w:rtl/>
        </w:rPr>
        <w:t xml:space="preserve"> </w:t>
      </w:r>
      <w:r w:rsidR="001D7703" w:rsidRPr="00DE6131">
        <w:rPr>
          <w:rFonts w:hint="cs"/>
          <w:rtl/>
        </w:rPr>
        <w:t>لعقود</w:t>
      </w:r>
      <w:r w:rsidR="00713331" w:rsidRPr="00DE6131">
        <w:rPr>
          <w:rFonts w:hint="cs"/>
          <w:rtl/>
        </w:rPr>
        <w:t xml:space="preserve"> </w:t>
      </w:r>
      <w:r w:rsidR="001D7703" w:rsidRPr="00DE6131">
        <w:rPr>
          <w:rFonts w:hint="cs"/>
          <w:rtl/>
        </w:rPr>
        <w:t>التفويض</w:t>
      </w:r>
      <w:r w:rsidR="00713331" w:rsidRPr="00DE6131">
        <w:rPr>
          <w:rFonts w:hint="cs"/>
          <w:rtl/>
        </w:rPr>
        <w:t xml:space="preserve"> </w:t>
      </w:r>
      <w:r w:rsidR="00142457" w:rsidRPr="00DE6131">
        <w:rPr>
          <w:rFonts w:hint="cs"/>
          <w:rtl/>
        </w:rPr>
        <w:t>(الفصل</w:t>
      </w:r>
      <w:r w:rsidR="00713331" w:rsidRPr="00DE6131">
        <w:rPr>
          <w:rFonts w:hint="cs"/>
          <w:rtl/>
        </w:rPr>
        <w:t xml:space="preserve"> </w:t>
      </w:r>
      <w:r w:rsidR="00947D41" w:rsidRPr="00DE6131">
        <w:rPr>
          <w:rFonts w:hint="cs"/>
          <w:rtl/>
        </w:rPr>
        <w:t>الأول)</w:t>
      </w:r>
      <w:r w:rsidR="005856F4" w:rsidRPr="00DE6131">
        <w:rPr>
          <w:rFonts w:hint="cs"/>
          <w:rtl/>
        </w:rPr>
        <w:t>،</w:t>
      </w:r>
      <w:r w:rsidR="00713331" w:rsidRPr="00DE6131">
        <w:rPr>
          <w:rFonts w:hint="cs"/>
          <w:rtl/>
        </w:rPr>
        <w:t xml:space="preserve"> </w:t>
      </w:r>
      <w:r w:rsidRPr="00DE6131">
        <w:rPr>
          <w:rFonts w:hint="cs"/>
          <w:rtl/>
        </w:rPr>
        <w:t>ثم</w:t>
      </w:r>
      <w:r w:rsidR="00713331" w:rsidRPr="00DE6131">
        <w:rPr>
          <w:rFonts w:hint="cs"/>
          <w:rtl/>
        </w:rPr>
        <w:t xml:space="preserve"> </w:t>
      </w:r>
      <w:r w:rsidR="001D7703" w:rsidRPr="00DE6131">
        <w:rPr>
          <w:rFonts w:hint="cs"/>
          <w:rtl/>
        </w:rPr>
        <w:t>بيان</w:t>
      </w:r>
      <w:r w:rsidR="00713331" w:rsidRPr="00DE6131">
        <w:rPr>
          <w:rFonts w:hint="cs"/>
          <w:rtl/>
        </w:rPr>
        <w:t xml:space="preserve"> </w:t>
      </w:r>
      <w:r w:rsidR="00FF38CC" w:rsidRPr="00DE6131">
        <w:rPr>
          <w:rFonts w:hint="cs"/>
          <w:rtl/>
        </w:rPr>
        <w:t>دور</w:t>
      </w:r>
      <w:r w:rsidR="00713331" w:rsidRPr="00DE6131">
        <w:rPr>
          <w:rFonts w:hint="cs"/>
          <w:rtl/>
        </w:rPr>
        <w:t xml:space="preserve"> </w:t>
      </w:r>
      <w:r w:rsidR="001D7703" w:rsidRPr="00DE6131">
        <w:rPr>
          <w:rFonts w:hint="cs"/>
          <w:rtl/>
        </w:rPr>
        <w:t>الرقابة</w:t>
      </w:r>
      <w:r w:rsidR="00713331" w:rsidRPr="00DE6131">
        <w:rPr>
          <w:rFonts w:hint="cs"/>
          <w:rtl/>
        </w:rPr>
        <w:t xml:space="preserve"> </w:t>
      </w:r>
      <w:r w:rsidR="00F97C57" w:rsidRPr="00DE6131">
        <w:rPr>
          <w:rFonts w:hint="cs"/>
          <w:rtl/>
        </w:rPr>
        <w:t xml:space="preserve">بمختلف صورها </w:t>
      </w:r>
      <w:r w:rsidR="001D7703" w:rsidRPr="00DE6131">
        <w:rPr>
          <w:rFonts w:hint="cs"/>
          <w:rtl/>
        </w:rPr>
        <w:t>في</w:t>
      </w:r>
      <w:r w:rsidR="00713331" w:rsidRPr="00DE6131">
        <w:rPr>
          <w:rFonts w:hint="cs"/>
          <w:rtl/>
        </w:rPr>
        <w:t xml:space="preserve"> </w:t>
      </w:r>
      <w:r w:rsidR="001D7703" w:rsidRPr="00DE6131">
        <w:rPr>
          <w:rFonts w:hint="cs"/>
          <w:rtl/>
        </w:rPr>
        <w:t>تفعيل</w:t>
      </w:r>
      <w:r w:rsidR="00713331" w:rsidRPr="00DE6131">
        <w:rPr>
          <w:rFonts w:hint="cs"/>
          <w:rtl/>
        </w:rPr>
        <w:t xml:space="preserve"> </w:t>
      </w:r>
      <w:r w:rsidR="001D7703" w:rsidRPr="00DE6131">
        <w:rPr>
          <w:rFonts w:hint="cs"/>
          <w:rtl/>
        </w:rPr>
        <w:t>عقود</w:t>
      </w:r>
      <w:r w:rsidR="00713331" w:rsidRPr="00DE6131">
        <w:rPr>
          <w:rFonts w:hint="cs"/>
          <w:rtl/>
        </w:rPr>
        <w:t xml:space="preserve"> </w:t>
      </w:r>
      <w:r w:rsidR="001D7703" w:rsidRPr="00DE6131">
        <w:rPr>
          <w:rFonts w:hint="cs"/>
          <w:rtl/>
        </w:rPr>
        <w:t>تفويض</w:t>
      </w:r>
      <w:r w:rsidR="00713331" w:rsidRPr="00DE6131">
        <w:rPr>
          <w:rFonts w:hint="cs"/>
          <w:rtl/>
        </w:rPr>
        <w:t xml:space="preserve"> </w:t>
      </w:r>
      <w:r w:rsidR="001D7703" w:rsidRPr="00DE6131">
        <w:rPr>
          <w:rFonts w:hint="cs"/>
          <w:rtl/>
        </w:rPr>
        <w:t>المرفق</w:t>
      </w:r>
      <w:r w:rsidR="00713331" w:rsidRPr="00DE6131">
        <w:rPr>
          <w:rFonts w:hint="cs"/>
          <w:rtl/>
        </w:rPr>
        <w:t xml:space="preserve"> </w:t>
      </w:r>
      <w:r w:rsidR="00947D41" w:rsidRPr="00DE6131">
        <w:rPr>
          <w:rFonts w:hint="cs"/>
          <w:rtl/>
        </w:rPr>
        <w:t>(الفصل</w:t>
      </w:r>
      <w:r w:rsidR="00713331" w:rsidRPr="00DE6131">
        <w:rPr>
          <w:rFonts w:hint="cs"/>
          <w:rtl/>
        </w:rPr>
        <w:t xml:space="preserve"> </w:t>
      </w:r>
      <w:r w:rsidRPr="00DE6131">
        <w:rPr>
          <w:rFonts w:hint="cs"/>
          <w:rtl/>
        </w:rPr>
        <w:t>الثاني)</w:t>
      </w:r>
      <w:r w:rsidR="005A4672" w:rsidRPr="00DE6131">
        <w:rPr>
          <w:rFonts w:hint="cs"/>
          <w:rtl/>
        </w:rPr>
        <w:t>.</w:t>
      </w:r>
    </w:p>
    <w:p w14:paraId="3C113EEC" w14:textId="6CEB6EA3" w:rsidR="006E4B22" w:rsidRPr="00DE6131" w:rsidRDefault="005F2187" w:rsidP="00960774">
      <w:pPr>
        <w:rPr>
          <w:rtl/>
        </w:rPr>
      </w:pPr>
      <w:r w:rsidRPr="00DE6131">
        <w:rPr>
          <w:rFonts w:hint="cs"/>
          <w:rtl/>
        </w:rPr>
        <w:t>وفي</w:t>
      </w:r>
      <w:r w:rsidR="00713331" w:rsidRPr="00DE6131">
        <w:rPr>
          <w:rFonts w:hint="cs"/>
          <w:rtl/>
        </w:rPr>
        <w:t xml:space="preserve"> </w:t>
      </w:r>
      <w:r w:rsidRPr="00DE6131">
        <w:rPr>
          <w:rFonts w:hint="cs"/>
          <w:rtl/>
        </w:rPr>
        <w:t>الباب</w:t>
      </w:r>
      <w:r w:rsidR="00713331" w:rsidRPr="00DE6131">
        <w:rPr>
          <w:rFonts w:hint="cs"/>
          <w:rtl/>
        </w:rPr>
        <w:t xml:space="preserve"> </w:t>
      </w:r>
      <w:r w:rsidRPr="00DE6131">
        <w:rPr>
          <w:rFonts w:hint="cs"/>
          <w:rtl/>
        </w:rPr>
        <w:t>الثاني</w:t>
      </w:r>
      <w:r w:rsidR="00713331" w:rsidRPr="00DE6131">
        <w:rPr>
          <w:rFonts w:hint="cs"/>
          <w:rtl/>
        </w:rPr>
        <w:t xml:space="preserve"> </w:t>
      </w:r>
      <w:r w:rsidRPr="00DE6131">
        <w:rPr>
          <w:rFonts w:hint="cs"/>
          <w:rtl/>
        </w:rPr>
        <w:t>تطرقنا</w:t>
      </w:r>
      <w:r w:rsidR="00713331" w:rsidRPr="00DE6131">
        <w:rPr>
          <w:rFonts w:hint="cs"/>
          <w:rtl/>
        </w:rPr>
        <w:t xml:space="preserve"> </w:t>
      </w:r>
      <w:r w:rsidRPr="00DE6131">
        <w:rPr>
          <w:rFonts w:hint="cs"/>
          <w:rtl/>
        </w:rPr>
        <w:t>إلى</w:t>
      </w:r>
      <w:r w:rsidR="00713331" w:rsidRPr="00DE6131">
        <w:rPr>
          <w:rFonts w:hint="cs"/>
          <w:rtl/>
        </w:rPr>
        <w:t xml:space="preserve"> </w:t>
      </w:r>
      <w:r w:rsidR="002A3096" w:rsidRPr="00DE6131">
        <w:rPr>
          <w:rFonts w:hint="cs"/>
          <w:rtl/>
        </w:rPr>
        <w:t>حدود</w:t>
      </w:r>
      <w:r w:rsidR="00713331" w:rsidRPr="00DE6131">
        <w:rPr>
          <w:rFonts w:hint="cs"/>
          <w:rtl/>
        </w:rPr>
        <w:t xml:space="preserve"> </w:t>
      </w:r>
      <w:r w:rsidR="002A3096" w:rsidRPr="00DE6131">
        <w:rPr>
          <w:rFonts w:hint="cs"/>
          <w:rtl/>
        </w:rPr>
        <w:t>الرقابة</w:t>
      </w:r>
      <w:r w:rsidR="00713331" w:rsidRPr="00DE6131">
        <w:rPr>
          <w:rFonts w:hint="cs"/>
          <w:rtl/>
        </w:rPr>
        <w:t xml:space="preserve"> </w:t>
      </w:r>
      <w:r w:rsidR="002A3096" w:rsidRPr="00DE6131">
        <w:rPr>
          <w:rFonts w:hint="cs"/>
          <w:rtl/>
        </w:rPr>
        <w:t>على</w:t>
      </w:r>
      <w:r w:rsidR="00713331" w:rsidRPr="00DE6131">
        <w:rPr>
          <w:rFonts w:hint="cs"/>
          <w:rtl/>
        </w:rPr>
        <w:t xml:space="preserve"> </w:t>
      </w:r>
      <w:r w:rsidR="002A3096" w:rsidRPr="00DE6131">
        <w:rPr>
          <w:rFonts w:hint="cs"/>
          <w:rtl/>
        </w:rPr>
        <w:t>عقود</w:t>
      </w:r>
      <w:r w:rsidR="00713331" w:rsidRPr="00DE6131">
        <w:rPr>
          <w:rFonts w:hint="cs"/>
          <w:rtl/>
        </w:rPr>
        <w:t xml:space="preserve"> </w:t>
      </w:r>
      <w:r w:rsidR="002A3096" w:rsidRPr="00DE6131">
        <w:rPr>
          <w:rFonts w:hint="cs"/>
          <w:rtl/>
        </w:rPr>
        <w:t>تفويض</w:t>
      </w:r>
      <w:r w:rsidR="00713331" w:rsidRPr="00DE6131">
        <w:rPr>
          <w:rFonts w:hint="cs"/>
          <w:rtl/>
        </w:rPr>
        <w:t xml:space="preserve"> </w:t>
      </w:r>
      <w:r w:rsidR="002A3096" w:rsidRPr="00DE6131">
        <w:rPr>
          <w:rFonts w:hint="cs"/>
          <w:rtl/>
        </w:rPr>
        <w:t>المرفق</w:t>
      </w:r>
      <w:r w:rsidR="00713331" w:rsidRPr="00DE6131">
        <w:rPr>
          <w:rFonts w:hint="cs"/>
          <w:rtl/>
        </w:rPr>
        <w:t xml:space="preserve"> </w:t>
      </w:r>
      <w:r w:rsidR="002A3096" w:rsidRPr="00DE6131">
        <w:rPr>
          <w:rFonts w:hint="cs"/>
          <w:rtl/>
        </w:rPr>
        <w:t>العام</w:t>
      </w:r>
      <w:r w:rsidR="00713331" w:rsidRPr="00DE6131">
        <w:rPr>
          <w:rFonts w:hint="cs"/>
          <w:rtl/>
        </w:rPr>
        <w:t xml:space="preserve"> </w:t>
      </w:r>
      <w:r w:rsidR="007321F8" w:rsidRPr="00DE6131">
        <w:rPr>
          <w:rFonts w:hint="cs"/>
          <w:rtl/>
        </w:rPr>
        <w:t>من</w:t>
      </w:r>
      <w:r w:rsidR="00713331" w:rsidRPr="00DE6131">
        <w:rPr>
          <w:rFonts w:hint="cs"/>
          <w:rtl/>
        </w:rPr>
        <w:t xml:space="preserve"> </w:t>
      </w:r>
      <w:r w:rsidR="007321F8" w:rsidRPr="00DE6131">
        <w:rPr>
          <w:rFonts w:hint="cs"/>
          <w:rtl/>
        </w:rPr>
        <w:t>خلال</w:t>
      </w:r>
      <w:r w:rsidR="00713331" w:rsidRPr="00DE6131">
        <w:rPr>
          <w:rFonts w:hint="cs"/>
          <w:rtl/>
        </w:rPr>
        <w:t xml:space="preserve"> </w:t>
      </w:r>
      <w:r w:rsidR="00643DA4" w:rsidRPr="00DE6131">
        <w:rPr>
          <w:rFonts w:hint="cs"/>
          <w:rtl/>
        </w:rPr>
        <w:t>التركيز</w:t>
      </w:r>
      <w:r w:rsidR="00713331" w:rsidRPr="00DE6131">
        <w:rPr>
          <w:rFonts w:hint="cs"/>
          <w:rtl/>
        </w:rPr>
        <w:t xml:space="preserve"> </w:t>
      </w:r>
      <w:r w:rsidR="00643DA4" w:rsidRPr="00DE6131">
        <w:rPr>
          <w:rFonts w:hint="cs"/>
          <w:rtl/>
        </w:rPr>
        <w:t>على</w:t>
      </w:r>
      <w:r w:rsidR="00713331" w:rsidRPr="00DE6131">
        <w:rPr>
          <w:rFonts w:hint="cs"/>
          <w:rtl/>
        </w:rPr>
        <w:t xml:space="preserve"> </w:t>
      </w:r>
      <w:r w:rsidR="00E14702" w:rsidRPr="00DE6131">
        <w:rPr>
          <w:rFonts w:hint="cs"/>
          <w:rtl/>
        </w:rPr>
        <w:t>أسس و</w:t>
      </w:r>
      <w:r w:rsidR="001E031C" w:rsidRPr="00DE6131">
        <w:rPr>
          <w:rFonts w:hint="cs"/>
          <w:rtl/>
        </w:rPr>
        <w:t>مظاهر الرقابة على عقود تفويض</w:t>
      </w:r>
      <w:r w:rsidR="00B441E6" w:rsidRPr="00DE6131">
        <w:rPr>
          <w:rFonts w:hint="cs"/>
          <w:rtl/>
        </w:rPr>
        <w:t xml:space="preserve"> المرفق </w:t>
      </w:r>
      <w:r w:rsidR="001645B2" w:rsidRPr="00DE6131">
        <w:rPr>
          <w:rFonts w:hint="cs"/>
          <w:rtl/>
        </w:rPr>
        <w:t>العام (</w:t>
      </w:r>
      <w:r w:rsidR="00E97DC6" w:rsidRPr="00DE6131">
        <w:rPr>
          <w:rFonts w:hint="cs"/>
          <w:rtl/>
        </w:rPr>
        <w:t>الفصل</w:t>
      </w:r>
      <w:r w:rsidR="00713331" w:rsidRPr="00DE6131">
        <w:rPr>
          <w:rFonts w:hint="cs"/>
          <w:rtl/>
        </w:rPr>
        <w:t xml:space="preserve"> </w:t>
      </w:r>
      <w:r w:rsidR="00E97DC6" w:rsidRPr="00DE6131">
        <w:rPr>
          <w:rFonts w:hint="cs"/>
          <w:rtl/>
        </w:rPr>
        <w:t>الأول</w:t>
      </w:r>
      <w:r w:rsidR="009273DA" w:rsidRPr="00DE6131">
        <w:rPr>
          <w:rFonts w:hint="cs"/>
          <w:rtl/>
        </w:rPr>
        <w:t>)، ث</w:t>
      </w:r>
      <w:r w:rsidR="009273DA" w:rsidRPr="00DE6131">
        <w:rPr>
          <w:rtl/>
        </w:rPr>
        <w:t>م</w:t>
      </w:r>
      <w:r w:rsidR="00713331" w:rsidRPr="00DE6131">
        <w:rPr>
          <w:rFonts w:hint="cs"/>
          <w:rtl/>
        </w:rPr>
        <w:t xml:space="preserve"> </w:t>
      </w:r>
      <w:r w:rsidR="005D026A" w:rsidRPr="00DE6131">
        <w:rPr>
          <w:rFonts w:hint="cs"/>
          <w:rtl/>
        </w:rPr>
        <w:t>تطرقنا الى</w:t>
      </w:r>
      <w:r w:rsidR="00713331" w:rsidRPr="00DE6131">
        <w:rPr>
          <w:rFonts w:hint="cs"/>
          <w:rtl/>
        </w:rPr>
        <w:t xml:space="preserve"> </w:t>
      </w:r>
      <w:r w:rsidR="005D026A" w:rsidRPr="00DE6131">
        <w:rPr>
          <w:rFonts w:hint="cs"/>
          <w:rtl/>
        </w:rPr>
        <w:t>مقتضيات الطبيعة الاستثمارية لعقد تفويض ا</w:t>
      </w:r>
      <w:r w:rsidR="00924AFF" w:rsidRPr="00DE6131">
        <w:rPr>
          <w:rFonts w:hint="cs"/>
          <w:rtl/>
        </w:rPr>
        <w:t>لمرفق</w:t>
      </w:r>
      <w:r w:rsidR="00544439" w:rsidRPr="00DE6131">
        <w:rPr>
          <w:rFonts w:hint="cs"/>
          <w:rtl/>
        </w:rPr>
        <w:t xml:space="preserve"> العام</w:t>
      </w:r>
      <w:r w:rsidR="00713331" w:rsidRPr="00DE6131">
        <w:rPr>
          <w:rFonts w:hint="cs"/>
          <w:rtl/>
        </w:rPr>
        <w:t xml:space="preserve"> </w:t>
      </w:r>
      <w:r w:rsidR="00924AFF" w:rsidRPr="00DE6131">
        <w:rPr>
          <w:rtl/>
        </w:rPr>
        <w:t>(</w:t>
      </w:r>
      <w:r w:rsidR="006E4B22" w:rsidRPr="00DE6131">
        <w:rPr>
          <w:rFonts w:hint="cs"/>
          <w:rtl/>
        </w:rPr>
        <w:t>الفصل</w:t>
      </w:r>
      <w:r w:rsidR="00713331" w:rsidRPr="00DE6131">
        <w:rPr>
          <w:rFonts w:hint="cs"/>
          <w:rtl/>
        </w:rPr>
        <w:t xml:space="preserve"> </w:t>
      </w:r>
      <w:r w:rsidR="006E4B22" w:rsidRPr="00DE6131">
        <w:rPr>
          <w:rFonts w:hint="cs"/>
          <w:rtl/>
        </w:rPr>
        <w:t>الثاني)</w:t>
      </w:r>
      <w:r w:rsidR="00713331" w:rsidRPr="00DE6131">
        <w:rPr>
          <w:rFonts w:hint="cs"/>
          <w:rtl/>
        </w:rPr>
        <w:t xml:space="preserve"> </w:t>
      </w:r>
      <w:r w:rsidR="006E4B22" w:rsidRPr="00DE6131">
        <w:rPr>
          <w:rFonts w:hint="cs"/>
          <w:rtl/>
        </w:rPr>
        <w:t>وسنحاول</w:t>
      </w:r>
      <w:r w:rsidR="00713331" w:rsidRPr="00DE6131">
        <w:rPr>
          <w:rFonts w:hint="cs"/>
          <w:rtl/>
        </w:rPr>
        <w:t xml:space="preserve"> </w:t>
      </w:r>
      <w:r w:rsidR="00470B34" w:rsidRPr="00DE6131">
        <w:rPr>
          <w:rFonts w:hint="cs"/>
          <w:rtl/>
        </w:rPr>
        <w:t>الإلمام</w:t>
      </w:r>
      <w:r w:rsidR="00713331" w:rsidRPr="00DE6131">
        <w:rPr>
          <w:rFonts w:hint="cs"/>
          <w:rtl/>
        </w:rPr>
        <w:t xml:space="preserve"> </w:t>
      </w:r>
      <w:r w:rsidR="006E4B22" w:rsidRPr="00DE6131">
        <w:rPr>
          <w:rFonts w:hint="cs"/>
          <w:rtl/>
        </w:rPr>
        <w:t>بعناصر</w:t>
      </w:r>
      <w:r w:rsidR="00713331" w:rsidRPr="00DE6131">
        <w:rPr>
          <w:rFonts w:hint="cs"/>
          <w:rtl/>
        </w:rPr>
        <w:t xml:space="preserve"> </w:t>
      </w:r>
      <w:r w:rsidR="006E4B22" w:rsidRPr="00DE6131">
        <w:rPr>
          <w:rFonts w:hint="cs"/>
          <w:rtl/>
        </w:rPr>
        <w:t>الموضوع</w:t>
      </w:r>
      <w:r w:rsidR="00713331" w:rsidRPr="00DE6131">
        <w:rPr>
          <w:rFonts w:hint="cs"/>
          <w:rtl/>
        </w:rPr>
        <w:t xml:space="preserve"> </w:t>
      </w:r>
      <w:r w:rsidR="006E4B22" w:rsidRPr="00DE6131">
        <w:rPr>
          <w:rFonts w:hint="cs"/>
          <w:rtl/>
        </w:rPr>
        <w:t>من</w:t>
      </w:r>
      <w:r w:rsidR="00713331" w:rsidRPr="00DE6131">
        <w:rPr>
          <w:rFonts w:hint="cs"/>
          <w:rtl/>
        </w:rPr>
        <w:t xml:space="preserve"> </w:t>
      </w:r>
      <w:r w:rsidR="006E4B22" w:rsidRPr="00DE6131">
        <w:rPr>
          <w:rFonts w:hint="cs"/>
          <w:rtl/>
        </w:rPr>
        <w:t>خلال</w:t>
      </w:r>
      <w:r w:rsidR="00713331" w:rsidRPr="00DE6131">
        <w:rPr>
          <w:rFonts w:hint="cs"/>
          <w:rtl/>
        </w:rPr>
        <w:t xml:space="preserve"> </w:t>
      </w:r>
      <w:r w:rsidR="006E4B22" w:rsidRPr="00DE6131">
        <w:rPr>
          <w:rFonts w:hint="cs"/>
          <w:rtl/>
        </w:rPr>
        <w:t>هذ</w:t>
      </w:r>
      <w:r w:rsidR="00763F71" w:rsidRPr="00DE6131">
        <w:rPr>
          <w:rFonts w:hint="cs"/>
          <w:rtl/>
        </w:rPr>
        <w:t>ه</w:t>
      </w:r>
      <w:r w:rsidR="00713331" w:rsidRPr="00DE6131">
        <w:rPr>
          <w:rFonts w:hint="cs"/>
          <w:rtl/>
        </w:rPr>
        <w:t xml:space="preserve"> </w:t>
      </w:r>
      <w:r w:rsidR="00924AFF" w:rsidRPr="00DE6131">
        <w:rPr>
          <w:rFonts w:hint="cs"/>
          <w:rtl/>
        </w:rPr>
        <w:t>الخطة.</w:t>
      </w:r>
    </w:p>
    <w:p w14:paraId="090FA5D5" w14:textId="1F005FE6" w:rsidR="00AE1F38" w:rsidRPr="00DE6131" w:rsidRDefault="00CC0538" w:rsidP="00960774">
      <w:pPr>
        <w:rPr>
          <w:rtl/>
        </w:rPr>
      </w:pPr>
      <w:r w:rsidRPr="00DE6131">
        <w:rPr>
          <w:rFonts w:hint="cs"/>
          <w:rtl/>
        </w:rPr>
        <w:t>ثم</w:t>
      </w:r>
      <w:r w:rsidR="00713331" w:rsidRPr="00DE6131">
        <w:rPr>
          <w:rFonts w:hint="cs"/>
          <w:rtl/>
        </w:rPr>
        <w:t xml:space="preserve"> </w:t>
      </w:r>
      <w:r w:rsidRPr="00DE6131">
        <w:rPr>
          <w:rFonts w:hint="cs"/>
          <w:rtl/>
        </w:rPr>
        <w:t>ننهي</w:t>
      </w:r>
      <w:r w:rsidR="00713331" w:rsidRPr="00DE6131">
        <w:rPr>
          <w:rFonts w:hint="cs"/>
          <w:rtl/>
        </w:rPr>
        <w:t xml:space="preserve"> </w:t>
      </w:r>
      <w:r w:rsidRPr="00DE6131">
        <w:rPr>
          <w:rFonts w:hint="cs"/>
          <w:rtl/>
        </w:rPr>
        <w:t>هذا</w:t>
      </w:r>
      <w:r w:rsidR="00713331" w:rsidRPr="00DE6131">
        <w:rPr>
          <w:rFonts w:hint="cs"/>
          <w:rtl/>
        </w:rPr>
        <w:t xml:space="preserve"> </w:t>
      </w:r>
      <w:r w:rsidRPr="00DE6131">
        <w:rPr>
          <w:rFonts w:hint="cs"/>
          <w:rtl/>
        </w:rPr>
        <w:t>البحث</w:t>
      </w:r>
      <w:r w:rsidR="00713331" w:rsidRPr="00DE6131">
        <w:rPr>
          <w:rFonts w:hint="cs"/>
          <w:rtl/>
        </w:rPr>
        <w:t xml:space="preserve"> </w:t>
      </w:r>
      <w:r w:rsidRPr="00DE6131">
        <w:rPr>
          <w:rFonts w:hint="cs"/>
          <w:rtl/>
        </w:rPr>
        <w:t>بخاتمة</w:t>
      </w:r>
      <w:r w:rsidR="00713331" w:rsidRPr="00DE6131">
        <w:rPr>
          <w:rFonts w:hint="cs"/>
          <w:rtl/>
        </w:rPr>
        <w:t xml:space="preserve"> </w:t>
      </w:r>
      <w:r w:rsidRPr="00DE6131">
        <w:rPr>
          <w:rFonts w:hint="cs"/>
          <w:rtl/>
        </w:rPr>
        <w:t>سنحاول</w:t>
      </w:r>
      <w:r w:rsidR="00713331" w:rsidRPr="00DE6131">
        <w:rPr>
          <w:rFonts w:hint="cs"/>
          <w:rtl/>
        </w:rPr>
        <w:t xml:space="preserve"> </w:t>
      </w:r>
      <w:r w:rsidRPr="00DE6131">
        <w:rPr>
          <w:rFonts w:hint="cs"/>
          <w:rtl/>
        </w:rPr>
        <w:t>من</w:t>
      </w:r>
      <w:r w:rsidR="00713331" w:rsidRPr="00DE6131">
        <w:rPr>
          <w:rFonts w:hint="cs"/>
          <w:rtl/>
        </w:rPr>
        <w:t xml:space="preserve"> </w:t>
      </w:r>
      <w:r w:rsidRPr="00DE6131">
        <w:rPr>
          <w:rFonts w:hint="cs"/>
          <w:rtl/>
        </w:rPr>
        <w:t>خلاله</w:t>
      </w:r>
      <w:r w:rsidR="00E20237" w:rsidRPr="00DE6131">
        <w:rPr>
          <w:rFonts w:hint="cs"/>
          <w:rtl/>
        </w:rPr>
        <w:t>ا</w:t>
      </w:r>
      <w:r w:rsidR="00713331" w:rsidRPr="00DE6131">
        <w:rPr>
          <w:rFonts w:hint="cs"/>
          <w:rtl/>
        </w:rPr>
        <w:t xml:space="preserve"> </w:t>
      </w:r>
      <w:r w:rsidR="00470B34" w:rsidRPr="00DE6131">
        <w:rPr>
          <w:rFonts w:hint="cs"/>
          <w:rtl/>
        </w:rPr>
        <w:t>الإجابة</w:t>
      </w:r>
      <w:r w:rsidR="00713331" w:rsidRPr="00DE6131">
        <w:rPr>
          <w:rFonts w:hint="cs"/>
          <w:rtl/>
        </w:rPr>
        <w:t xml:space="preserve"> </w:t>
      </w:r>
      <w:r w:rsidRPr="00DE6131">
        <w:rPr>
          <w:rFonts w:hint="cs"/>
          <w:rtl/>
        </w:rPr>
        <w:t>على</w:t>
      </w:r>
      <w:r w:rsidR="00713331" w:rsidRPr="00DE6131">
        <w:rPr>
          <w:rFonts w:hint="cs"/>
          <w:rtl/>
        </w:rPr>
        <w:t xml:space="preserve"> </w:t>
      </w:r>
      <w:r w:rsidR="00470B34" w:rsidRPr="00DE6131">
        <w:rPr>
          <w:rFonts w:hint="cs"/>
          <w:rtl/>
        </w:rPr>
        <w:t>الإشكالية</w:t>
      </w:r>
      <w:r w:rsidR="00713331" w:rsidRPr="00DE6131">
        <w:rPr>
          <w:rFonts w:hint="cs"/>
          <w:rtl/>
        </w:rPr>
        <w:t xml:space="preserve"> </w:t>
      </w:r>
      <w:r w:rsidRPr="00DE6131">
        <w:rPr>
          <w:rFonts w:hint="cs"/>
          <w:rtl/>
        </w:rPr>
        <w:t>المطروحة</w:t>
      </w:r>
      <w:r w:rsidR="00713331" w:rsidRPr="00DE6131">
        <w:rPr>
          <w:rFonts w:hint="cs"/>
          <w:rtl/>
        </w:rPr>
        <w:t xml:space="preserve"> </w:t>
      </w:r>
      <w:r w:rsidRPr="00DE6131">
        <w:rPr>
          <w:rFonts w:hint="cs"/>
          <w:rtl/>
        </w:rPr>
        <w:t>أو</w:t>
      </w:r>
      <w:r w:rsidR="00713331" w:rsidRPr="00DE6131">
        <w:rPr>
          <w:rFonts w:hint="cs"/>
          <w:rtl/>
        </w:rPr>
        <w:t xml:space="preserve"> </w:t>
      </w:r>
      <w:r w:rsidR="00E20237" w:rsidRPr="00DE6131">
        <w:rPr>
          <w:rFonts w:hint="cs"/>
          <w:rtl/>
        </w:rPr>
        <w:t>على</w:t>
      </w:r>
      <w:r w:rsidR="00713331" w:rsidRPr="00DE6131">
        <w:rPr>
          <w:rFonts w:hint="cs"/>
          <w:rtl/>
        </w:rPr>
        <w:t xml:space="preserve"> </w:t>
      </w:r>
      <w:r w:rsidR="00E20237" w:rsidRPr="00DE6131">
        <w:rPr>
          <w:rFonts w:hint="cs"/>
          <w:rtl/>
        </w:rPr>
        <w:t>الأقل</w:t>
      </w:r>
      <w:r w:rsidR="00713331" w:rsidRPr="00DE6131">
        <w:rPr>
          <w:rFonts w:hint="cs"/>
          <w:rtl/>
        </w:rPr>
        <w:t xml:space="preserve"> </w:t>
      </w:r>
      <w:r w:rsidRPr="00DE6131">
        <w:rPr>
          <w:rFonts w:hint="cs"/>
          <w:rtl/>
        </w:rPr>
        <w:t>فتح</w:t>
      </w:r>
      <w:r w:rsidR="00713331" w:rsidRPr="00DE6131">
        <w:rPr>
          <w:rFonts w:hint="cs"/>
          <w:rtl/>
        </w:rPr>
        <w:t xml:space="preserve"> </w:t>
      </w:r>
      <w:r w:rsidRPr="00DE6131">
        <w:rPr>
          <w:rFonts w:hint="cs"/>
          <w:rtl/>
        </w:rPr>
        <w:t>باب</w:t>
      </w:r>
      <w:r w:rsidR="00713331" w:rsidRPr="00DE6131">
        <w:rPr>
          <w:rFonts w:hint="cs"/>
          <w:rtl/>
        </w:rPr>
        <w:t xml:space="preserve"> </w:t>
      </w:r>
      <w:r w:rsidRPr="00DE6131">
        <w:rPr>
          <w:rFonts w:hint="cs"/>
          <w:rtl/>
        </w:rPr>
        <w:t>للنقاش</w:t>
      </w:r>
      <w:r w:rsidR="00713331" w:rsidRPr="00DE6131">
        <w:rPr>
          <w:rFonts w:hint="cs"/>
          <w:rtl/>
        </w:rPr>
        <w:t xml:space="preserve"> </w:t>
      </w:r>
      <w:r w:rsidRPr="00DE6131">
        <w:rPr>
          <w:rFonts w:hint="cs"/>
          <w:rtl/>
        </w:rPr>
        <w:t>العلمي</w:t>
      </w:r>
      <w:r w:rsidR="00713331" w:rsidRPr="00DE6131">
        <w:rPr>
          <w:rFonts w:hint="cs"/>
          <w:rtl/>
        </w:rPr>
        <w:t xml:space="preserve"> </w:t>
      </w:r>
      <w:r w:rsidRPr="00DE6131">
        <w:rPr>
          <w:rFonts w:hint="cs"/>
          <w:rtl/>
        </w:rPr>
        <w:t>من</w:t>
      </w:r>
      <w:r w:rsidR="00713331" w:rsidRPr="00DE6131">
        <w:rPr>
          <w:rFonts w:hint="cs"/>
          <w:rtl/>
        </w:rPr>
        <w:t xml:space="preserve"> </w:t>
      </w:r>
      <w:r w:rsidRPr="00DE6131">
        <w:rPr>
          <w:rFonts w:hint="cs"/>
          <w:rtl/>
        </w:rPr>
        <w:t>أجل</w:t>
      </w:r>
      <w:r w:rsidR="00713331" w:rsidRPr="00DE6131">
        <w:rPr>
          <w:rFonts w:hint="cs"/>
          <w:rtl/>
        </w:rPr>
        <w:t xml:space="preserve"> </w:t>
      </w:r>
      <w:r w:rsidRPr="00DE6131">
        <w:rPr>
          <w:rFonts w:hint="cs"/>
          <w:rtl/>
        </w:rPr>
        <w:t>التوصل</w:t>
      </w:r>
      <w:r w:rsidR="00713331" w:rsidRPr="00DE6131">
        <w:rPr>
          <w:rFonts w:hint="cs"/>
          <w:rtl/>
        </w:rPr>
        <w:t xml:space="preserve"> </w:t>
      </w:r>
      <w:r w:rsidR="00470B34" w:rsidRPr="00DE6131">
        <w:rPr>
          <w:rFonts w:hint="cs"/>
          <w:rtl/>
        </w:rPr>
        <w:t>إلى</w:t>
      </w:r>
      <w:r w:rsidR="00713331" w:rsidRPr="00DE6131">
        <w:rPr>
          <w:rFonts w:hint="cs"/>
          <w:rtl/>
        </w:rPr>
        <w:t xml:space="preserve"> </w:t>
      </w:r>
      <w:r w:rsidRPr="00DE6131">
        <w:rPr>
          <w:rFonts w:hint="cs"/>
          <w:rtl/>
        </w:rPr>
        <w:t>نتائج</w:t>
      </w:r>
      <w:r w:rsidR="00713331" w:rsidRPr="00DE6131">
        <w:rPr>
          <w:rFonts w:hint="cs"/>
          <w:rtl/>
        </w:rPr>
        <w:t xml:space="preserve"> </w:t>
      </w:r>
      <w:r w:rsidRPr="00DE6131">
        <w:rPr>
          <w:rFonts w:hint="cs"/>
          <w:rtl/>
        </w:rPr>
        <w:t>علمية</w:t>
      </w:r>
      <w:r w:rsidR="00713331" w:rsidRPr="00DE6131">
        <w:rPr>
          <w:rFonts w:hint="cs"/>
          <w:rtl/>
        </w:rPr>
        <w:t xml:space="preserve"> </w:t>
      </w:r>
      <w:r w:rsidRPr="00DE6131">
        <w:rPr>
          <w:rFonts w:hint="cs"/>
          <w:rtl/>
        </w:rPr>
        <w:t>مستقبلا</w:t>
      </w:r>
      <w:r w:rsidR="00713331" w:rsidRPr="00DE6131">
        <w:rPr>
          <w:rFonts w:hint="cs"/>
          <w:rtl/>
        </w:rPr>
        <w:t xml:space="preserve"> </w:t>
      </w:r>
      <w:r w:rsidR="00E20237" w:rsidRPr="00DE6131">
        <w:rPr>
          <w:rFonts w:hint="cs"/>
          <w:rtl/>
        </w:rPr>
        <w:t>تساهم</w:t>
      </w:r>
      <w:r w:rsidR="00713331" w:rsidRPr="00DE6131">
        <w:rPr>
          <w:rFonts w:hint="cs"/>
          <w:rtl/>
        </w:rPr>
        <w:t xml:space="preserve"> </w:t>
      </w:r>
      <w:r w:rsidR="00E20237" w:rsidRPr="00DE6131">
        <w:rPr>
          <w:rFonts w:hint="cs"/>
          <w:rtl/>
        </w:rPr>
        <w:t>في</w:t>
      </w:r>
      <w:r w:rsidR="00713331" w:rsidRPr="00DE6131">
        <w:rPr>
          <w:rFonts w:hint="cs"/>
          <w:rtl/>
        </w:rPr>
        <w:t xml:space="preserve"> </w:t>
      </w:r>
      <w:r w:rsidR="00E20237" w:rsidRPr="00DE6131">
        <w:rPr>
          <w:rFonts w:hint="cs"/>
          <w:rtl/>
        </w:rPr>
        <w:t>تسليط</w:t>
      </w:r>
      <w:r w:rsidR="00713331" w:rsidRPr="00DE6131">
        <w:rPr>
          <w:rFonts w:hint="cs"/>
          <w:rtl/>
        </w:rPr>
        <w:t xml:space="preserve"> </w:t>
      </w:r>
      <w:r w:rsidR="00E20237" w:rsidRPr="00DE6131">
        <w:rPr>
          <w:rFonts w:hint="cs"/>
          <w:rtl/>
        </w:rPr>
        <w:t>الضوء</w:t>
      </w:r>
      <w:r w:rsidR="00713331" w:rsidRPr="00DE6131">
        <w:rPr>
          <w:rFonts w:hint="cs"/>
          <w:rtl/>
        </w:rPr>
        <w:t xml:space="preserve"> </w:t>
      </w:r>
      <w:r w:rsidR="00E20237" w:rsidRPr="00DE6131">
        <w:rPr>
          <w:rFonts w:hint="cs"/>
          <w:rtl/>
        </w:rPr>
        <w:t>على</w:t>
      </w:r>
      <w:r w:rsidR="00713331" w:rsidRPr="00DE6131">
        <w:rPr>
          <w:rFonts w:hint="cs"/>
          <w:rtl/>
        </w:rPr>
        <w:t xml:space="preserve"> </w:t>
      </w:r>
      <w:r w:rsidRPr="00DE6131">
        <w:rPr>
          <w:rFonts w:hint="cs"/>
          <w:rtl/>
        </w:rPr>
        <w:t>موضوع</w:t>
      </w:r>
      <w:r w:rsidR="00713331" w:rsidRPr="00DE6131">
        <w:rPr>
          <w:rFonts w:hint="cs"/>
          <w:rtl/>
        </w:rPr>
        <w:t xml:space="preserve"> </w:t>
      </w:r>
      <w:r w:rsidRPr="00DE6131">
        <w:rPr>
          <w:rFonts w:hint="cs"/>
          <w:rtl/>
        </w:rPr>
        <w:t>البحث</w:t>
      </w:r>
      <w:r w:rsidR="00713331" w:rsidRPr="00DE6131">
        <w:rPr>
          <w:rFonts w:hint="cs"/>
          <w:rtl/>
        </w:rPr>
        <w:t xml:space="preserve"> </w:t>
      </w:r>
      <w:r w:rsidR="00E20237" w:rsidRPr="00DE6131">
        <w:rPr>
          <w:rFonts w:hint="cs"/>
          <w:rtl/>
        </w:rPr>
        <w:t>ومنه</w:t>
      </w:r>
      <w:r w:rsidR="00713331" w:rsidRPr="00DE6131">
        <w:rPr>
          <w:rFonts w:hint="cs"/>
          <w:rtl/>
        </w:rPr>
        <w:t xml:space="preserve"> </w:t>
      </w:r>
      <w:r w:rsidR="00E20237" w:rsidRPr="00DE6131">
        <w:rPr>
          <w:rFonts w:hint="cs"/>
          <w:rtl/>
        </w:rPr>
        <w:t>التوصل</w:t>
      </w:r>
      <w:r w:rsidR="00713331" w:rsidRPr="00DE6131">
        <w:rPr>
          <w:rFonts w:hint="cs"/>
          <w:rtl/>
        </w:rPr>
        <w:t xml:space="preserve"> </w:t>
      </w:r>
      <w:r w:rsidR="00E20237" w:rsidRPr="00DE6131">
        <w:rPr>
          <w:rFonts w:hint="cs"/>
          <w:rtl/>
        </w:rPr>
        <w:t>إلى</w:t>
      </w:r>
      <w:r w:rsidR="00713331" w:rsidRPr="00DE6131">
        <w:rPr>
          <w:rFonts w:hint="cs"/>
          <w:rtl/>
        </w:rPr>
        <w:t xml:space="preserve"> </w:t>
      </w:r>
      <w:r w:rsidR="00E20237" w:rsidRPr="00DE6131">
        <w:rPr>
          <w:rFonts w:hint="cs"/>
          <w:rtl/>
        </w:rPr>
        <w:t>نتائج</w:t>
      </w:r>
      <w:r w:rsidR="00713331" w:rsidRPr="00DE6131">
        <w:rPr>
          <w:rFonts w:hint="cs"/>
          <w:rtl/>
        </w:rPr>
        <w:t xml:space="preserve"> </w:t>
      </w:r>
      <w:r w:rsidR="00E20237" w:rsidRPr="00DE6131">
        <w:rPr>
          <w:rFonts w:hint="cs"/>
          <w:rtl/>
        </w:rPr>
        <w:t>علمية</w:t>
      </w:r>
      <w:r w:rsidR="00713331" w:rsidRPr="00DE6131">
        <w:rPr>
          <w:rFonts w:hint="cs"/>
          <w:rtl/>
        </w:rPr>
        <w:t xml:space="preserve"> </w:t>
      </w:r>
      <w:r w:rsidR="00E20237" w:rsidRPr="00DE6131">
        <w:rPr>
          <w:rFonts w:hint="cs"/>
          <w:rtl/>
        </w:rPr>
        <w:t>تهدف</w:t>
      </w:r>
      <w:r w:rsidR="00713331" w:rsidRPr="00DE6131">
        <w:rPr>
          <w:rFonts w:hint="cs"/>
          <w:rtl/>
        </w:rPr>
        <w:t xml:space="preserve"> </w:t>
      </w:r>
      <w:r w:rsidR="00E20237" w:rsidRPr="00DE6131">
        <w:rPr>
          <w:rFonts w:hint="cs"/>
          <w:rtl/>
        </w:rPr>
        <w:t>إلى</w:t>
      </w:r>
      <w:r w:rsidR="00713331" w:rsidRPr="00DE6131">
        <w:rPr>
          <w:rFonts w:hint="cs"/>
          <w:rtl/>
        </w:rPr>
        <w:t xml:space="preserve"> </w:t>
      </w:r>
      <w:r w:rsidR="00E20237" w:rsidRPr="00DE6131">
        <w:rPr>
          <w:rFonts w:hint="cs"/>
          <w:rtl/>
        </w:rPr>
        <w:t>تنظيم</w:t>
      </w:r>
      <w:r w:rsidR="00713331" w:rsidRPr="00DE6131">
        <w:rPr>
          <w:rFonts w:hint="cs"/>
          <w:rtl/>
        </w:rPr>
        <w:t xml:space="preserve"> </w:t>
      </w:r>
      <w:r w:rsidR="00E20237" w:rsidRPr="00DE6131">
        <w:rPr>
          <w:rFonts w:hint="cs"/>
          <w:rtl/>
        </w:rPr>
        <w:t>عملية</w:t>
      </w:r>
      <w:r w:rsidR="00713331" w:rsidRPr="00DE6131">
        <w:rPr>
          <w:rFonts w:hint="cs"/>
          <w:rtl/>
        </w:rPr>
        <w:t xml:space="preserve"> </w:t>
      </w:r>
      <w:r w:rsidR="00E20237" w:rsidRPr="00DE6131">
        <w:rPr>
          <w:rFonts w:hint="cs"/>
          <w:rtl/>
        </w:rPr>
        <w:t>الرقابة</w:t>
      </w:r>
      <w:r w:rsidR="00713331" w:rsidRPr="00DE6131">
        <w:rPr>
          <w:rFonts w:hint="cs"/>
          <w:rtl/>
        </w:rPr>
        <w:t xml:space="preserve"> </w:t>
      </w:r>
      <w:r w:rsidR="00E20237" w:rsidRPr="00DE6131">
        <w:rPr>
          <w:rFonts w:hint="cs"/>
          <w:rtl/>
        </w:rPr>
        <w:t>على</w:t>
      </w:r>
      <w:r w:rsidR="00713331" w:rsidRPr="00DE6131">
        <w:rPr>
          <w:rFonts w:hint="cs"/>
          <w:rtl/>
        </w:rPr>
        <w:t xml:space="preserve"> </w:t>
      </w:r>
      <w:r w:rsidR="00E20237" w:rsidRPr="00DE6131">
        <w:rPr>
          <w:rFonts w:hint="cs"/>
          <w:rtl/>
        </w:rPr>
        <w:t>عقد</w:t>
      </w:r>
      <w:r w:rsidR="00713331" w:rsidRPr="00DE6131">
        <w:rPr>
          <w:rFonts w:hint="cs"/>
          <w:rtl/>
        </w:rPr>
        <w:t xml:space="preserve"> </w:t>
      </w:r>
      <w:r w:rsidR="00E20237" w:rsidRPr="00DE6131">
        <w:rPr>
          <w:rFonts w:hint="cs"/>
          <w:rtl/>
        </w:rPr>
        <w:t>التفويض</w:t>
      </w:r>
      <w:r w:rsidR="00713331" w:rsidRPr="00DE6131">
        <w:rPr>
          <w:rFonts w:hint="cs"/>
          <w:rtl/>
        </w:rPr>
        <w:t xml:space="preserve"> </w:t>
      </w:r>
      <w:r w:rsidR="0085675F" w:rsidRPr="00DE6131">
        <w:rPr>
          <w:rFonts w:hint="cs"/>
          <w:rtl/>
        </w:rPr>
        <w:t>بالشكل</w:t>
      </w:r>
      <w:r w:rsidR="00713331" w:rsidRPr="00DE6131">
        <w:rPr>
          <w:rFonts w:hint="cs"/>
          <w:rtl/>
        </w:rPr>
        <w:t xml:space="preserve"> </w:t>
      </w:r>
      <w:r w:rsidR="0085675F" w:rsidRPr="00DE6131">
        <w:rPr>
          <w:rFonts w:hint="cs"/>
          <w:rtl/>
        </w:rPr>
        <w:t>الملائم</w:t>
      </w:r>
      <w:r w:rsidRPr="00DE6131">
        <w:rPr>
          <w:rFonts w:hint="cs"/>
          <w:rtl/>
        </w:rPr>
        <w:t>،</w:t>
      </w:r>
      <w:r w:rsidR="00713331" w:rsidRPr="00DE6131">
        <w:rPr>
          <w:rFonts w:hint="cs"/>
          <w:rtl/>
        </w:rPr>
        <w:t xml:space="preserve"> </w:t>
      </w:r>
      <w:r w:rsidR="00A9176F" w:rsidRPr="00DE6131">
        <w:rPr>
          <w:rFonts w:hint="cs"/>
          <w:rtl/>
        </w:rPr>
        <w:t>باعتبار</w:t>
      </w:r>
      <w:r w:rsidR="00713331" w:rsidRPr="00DE6131">
        <w:rPr>
          <w:rFonts w:hint="cs"/>
          <w:rtl/>
        </w:rPr>
        <w:t xml:space="preserve"> </w:t>
      </w:r>
      <w:r w:rsidR="00345AB4" w:rsidRPr="00DE6131">
        <w:rPr>
          <w:rFonts w:hint="cs"/>
          <w:rtl/>
        </w:rPr>
        <w:t>أن</w:t>
      </w:r>
      <w:r w:rsidR="00713331" w:rsidRPr="00DE6131">
        <w:rPr>
          <w:rFonts w:hint="cs"/>
          <w:rtl/>
        </w:rPr>
        <w:t xml:space="preserve"> </w:t>
      </w:r>
      <w:r w:rsidR="00345AB4" w:rsidRPr="00DE6131">
        <w:rPr>
          <w:rFonts w:hint="cs"/>
          <w:rtl/>
        </w:rPr>
        <w:t>ال</w:t>
      </w:r>
      <w:r w:rsidR="00A9176F" w:rsidRPr="00DE6131">
        <w:rPr>
          <w:rFonts w:hint="cs"/>
          <w:rtl/>
        </w:rPr>
        <w:t>موضوع</w:t>
      </w:r>
      <w:r w:rsidR="00713331" w:rsidRPr="00DE6131">
        <w:rPr>
          <w:rFonts w:hint="cs"/>
          <w:rtl/>
        </w:rPr>
        <w:t xml:space="preserve"> </w:t>
      </w:r>
      <w:r w:rsidR="00A9176F" w:rsidRPr="00DE6131">
        <w:rPr>
          <w:rFonts w:hint="cs"/>
          <w:rtl/>
        </w:rPr>
        <w:t>حديث</w:t>
      </w:r>
      <w:r w:rsidR="00713331" w:rsidRPr="00DE6131">
        <w:rPr>
          <w:rFonts w:hint="cs"/>
          <w:rtl/>
        </w:rPr>
        <w:t xml:space="preserve"> </w:t>
      </w:r>
      <w:r w:rsidR="00A9176F" w:rsidRPr="00DE6131">
        <w:rPr>
          <w:rFonts w:hint="cs"/>
          <w:rtl/>
        </w:rPr>
        <w:t>نوعا</w:t>
      </w:r>
      <w:r w:rsidR="00713331" w:rsidRPr="00DE6131">
        <w:rPr>
          <w:rFonts w:hint="cs"/>
          <w:rtl/>
        </w:rPr>
        <w:t xml:space="preserve"> </w:t>
      </w:r>
      <w:r w:rsidR="00A9176F" w:rsidRPr="00DE6131">
        <w:rPr>
          <w:rFonts w:hint="cs"/>
          <w:rtl/>
        </w:rPr>
        <w:t>ما</w:t>
      </w:r>
      <w:r w:rsidR="00713331" w:rsidRPr="00DE6131">
        <w:rPr>
          <w:rFonts w:hint="cs"/>
          <w:rtl/>
        </w:rPr>
        <w:t xml:space="preserve"> </w:t>
      </w:r>
      <w:r w:rsidR="00A9176F" w:rsidRPr="00DE6131">
        <w:rPr>
          <w:rFonts w:hint="cs"/>
          <w:rtl/>
        </w:rPr>
        <w:t>ويكتسي</w:t>
      </w:r>
      <w:r w:rsidR="00713331" w:rsidRPr="00DE6131">
        <w:rPr>
          <w:rFonts w:hint="cs"/>
          <w:rtl/>
        </w:rPr>
        <w:t xml:space="preserve"> </w:t>
      </w:r>
      <w:r w:rsidR="00A9176F" w:rsidRPr="00DE6131">
        <w:rPr>
          <w:rFonts w:hint="cs"/>
          <w:rtl/>
        </w:rPr>
        <w:t>أهمية</w:t>
      </w:r>
      <w:r w:rsidR="00713331" w:rsidRPr="00DE6131">
        <w:rPr>
          <w:rFonts w:hint="cs"/>
          <w:rtl/>
        </w:rPr>
        <w:t xml:space="preserve"> </w:t>
      </w:r>
      <w:r w:rsidR="00A9176F" w:rsidRPr="00DE6131">
        <w:rPr>
          <w:rFonts w:hint="cs"/>
          <w:rtl/>
        </w:rPr>
        <w:t>كبيرة</w:t>
      </w:r>
      <w:r w:rsidR="00713331" w:rsidRPr="00DE6131">
        <w:rPr>
          <w:rFonts w:hint="cs"/>
          <w:rtl/>
        </w:rPr>
        <w:t xml:space="preserve"> </w:t>
      </w:r>
      <w:r w:rsidR="00A9176F" w:rsidRPr="00DE6131">
        <w:rPr>
          <w:rFonts w:hint="cs"/>
          <w:rtl/>
        </w:rPr>
        <w:t>يستمدها</w:t>
      </w:r>
      <w:r w:rsidR="00713331" w:rsidRPr="00DE6131">
        <w:rPr>
          <w:rFonts w:hint="cs"/>
          <w:rtl/>
        </w:rPr>
        <w:t xml:space="preserve"> </w:t>
      </w:r>
      <w:r w:rsidR="00A9176F" w:rsidRPr="00DE6131">
        <w:rPr>
          <w:rFonts w:hint="cs"/>
          <w:rtl/>
        </w:rPr>
        <w:t>من</w:t>
      </w:r>
      <w:r w:rsidR="00713331" w:rsidRPr="00DE6131">
        <w:rPr>
          <w:rFonts w:hint="cs"/>
          <w:rtl/>
        </w:rPr>
        <w:t xml:space="preserve"> </w:t>
      </w:r>
      <w:r w:rsidR="00345AB4" w:rsidRPr="00DE6131">
        <w:rPr>
          <w:rFonts w:hint="cs"/>
          <w:rtl/>
        </w:rPr>
        <w:t>أهمية</w:t>
      </w:r>
      <w:r w:rsidR="00713331" w:rsidRPr="00DE6131">
        <w:rPr>
          <w:rFonts w:hint="cs"/>
          <w:rtl/>
        </w:rPr>
        <w:t xml:space="preserve"> </w:t>
      </w:r>
      <w:r w:rsidR="00A9176F" w:rsidRPr="00DE6131">
        <w:rPr>
          <w:rFonts w:hint="cs"/>
          <w:rtl/>
        </w:rPr>
        <w:t>المرفق</w:t>
      </w:r>
      <w:r w:rsidR="00713331" w:rsidRPr="00DE6131">
        <w:rPr>
          <w:rFonts w:hint="cs"/>
          <w:rtl/>
        </w:rPr>
        <w:t xml:space="preserve"> </w:t>
      </w:r>
      <w:r w:rsidR="00A9176F" w:rsidRPr="00DE6131">
        <w:rPr>
          <w:rFonts w:hint="cs"/>
          <w:rtl/>
        </w:rPr>
        <w:t>العام</w:t>
      </w:r>
      <w:r w:rsidR="00713331" w:rsidRPr="00DE6131">
        <w:rPr>
          <w:rFonts w:hint="cs"/>
          <w:rtl/>
        </w:rPr>
        <w:t xml:space="preserve"> </w:t>
      </w:r>
      <w:r w:rsidR="00345AB4" w:rsidRPr="00DE6131">
        <w:rPr>
          <w:rFonts w:hint="cs"/>
          <w:rtl/>
        </w:rPr>
        <w:t>في</w:t>
      </w:r>
      <w:r w:rsidR="00713331" w:rsidRPr="00DE6131">
        <w:rPr>
          <w:rFonts w:hint="cs"/>
          <w:rtl/>
        </w:rPr>
        <w:t xml:space="preserve"> </w:t>
      </w:r>
      <w:r w:rsidR="00345AB4" w:rsidRPr="00DE6131">
        <w:rPr>
          <w:rFonts w:hint="cs"/>
          <w:rtl/>
        </w:rPr>
        <w:t>حد</w:t>
      </w:r>
      <w:r w:rsidR="00713331" w:rsidRPr="00DE6131">
        <w:rPr>
          <w:rFonts w:hint="cs"/>
          <w:rtl/>
        </w:rPr>
        <w:t xml:space="preserve"> </w:t>
      </w:r>
      <w:r w:rsidR="00345AB4" w:rsidRPr="00DE6131">
        <w:rPr>
          <w:rFonts w:hint="cs"/>
          <w:rtl/>
        </w:rPr>
        <w:t>ذاته</w:t>
      </w:r>
      <w:r w:rsidR="00A9176F" w:rsidRPr="00DE6131">
        <w:rPr>
          <w:rFonts w:hint="cs"/>
          <w:rtl/>
        </w:rPr>
        <w:t>.</w:t>
      </w:r>
    </w:p>
    <w:p w14:paraId="0C1D4A13" w14:textId="6C6BB79E" w:rsidR="003D7BF9" w:rsidRPr="00DE6131" w:rsidRDefault="00CC0538" w:rsidP="00960774">
      <w:pPr>
        <w:rPr>
          <w:highlight w:val="yellow"/>
          <w:rtl/>
        </w:rPr>
      </w:pPr>
      <w:r w:rsidRPr="00DE6131">
        <w:rPr>
          <w:rFonts w:hint="cs"/>
          <w:rtl/>
        </w:rPr>
        <w:t>ثم</w:t>
      </w:r>
      <w:r w:rsidR="00713331" w:rsidRPr="00DE6131">
        <w:rPr>
          <w:rFonts w:hint="cs"/>
          <w:rtl/>
        </w:rPr>
        <w:t xml:space="preserve"> </w:t>
      </w:r>
      <w:r w:rsidR="00A9176F" w:rsidRPr="00DE6131">
        <w:rPr>
          <w:rFonts w:hint="cs"/>
          <w:rtl/>
        </w:rPr>
        <w:t>نحاول</w:t>
      </w:r>
      <w:r w:rsidR="00713331" w:rsidRPr="00DE6131">
        <w:rPr>
          <w:rFonts w:hint="cs"/>
          <w:rtl/>
        </w:rPr>
        <w:t xml:space="preserve"> </w:t>
      </w:r>
      <w:r w:rsidR="00A9176F" w:rsidRPr="00DE6131">
        <w:rPr>
          <w:rFonts w:hint="cs"/>
          <w:rtl/>
        </w:rPr>
        <w:t>تقديم</w:t>
      </w:r>
      <w:r w:rsidR="00713331" w:rsidRPr="00DE6131">
        <w:rPr>
          <w:rFonts w:hint="cs"/>
          <w:rtl/>
        </w:rPr>
        <w:t xml:space="preserve"> </w:t>
      </w:r>
      <w:r w:rsidRPr="00DE6131">
        <w:rPr>
          <w:rFonts w:hint="cs"/>
          <w:rtl/>
        </w:rPr>
        <w:t>النتائج</w:t>
      </w:r>
      <w:r w:rsidR="00713331" w:rsidRPr="00DE6131">
        <w:rPr>
          <w:rFonts w:hint="cs"/>
          <w:rtl/>
        </w:rPr>
        <w:t xml:space="preserve"> </w:t>
      </w:r>
      <w:r w:rsidRPr="00DE6131">
        <w:rPr>
          <w:rFonts w:hint="cs"/>
          <w:rtl/>
        </w:rPr>
        <w:t>المتوصل</w:t>
      </w:r>
      <w:r w:rsidR="00713331" w:rsidRPr="00DE6131">
        <w:rPr>
          <w:rFonts w:hint="cs"/>
          <w:rtl/>
        </w:rPr>
        <w:t xml:space="preserve"> </w:t>
      </w:r>
      <w:r w:rsidR="00470B34" w:rsidRPr="00DE6131">
        <w:rPr>
          <w:rFonts w:hint="cs"/>
          <w:rtl/>
        </w:rPr>
        <w:t>إليها</w:t>
      </w:r>
      <w:r w:rsidR="00713331" w:rsidRPr="00DE6131">
        <w:rPr>
          <w:rFonts w:hint="cs"/>
          <w:rtl/>
        </w:rPr>
        <w:t xml:space="preserve"> </w:t>
      </w:r>
      <w:r w:rsidRPr="00DE6131">
        <w:rPr>
          <w:rFonts w:hint="cs"/>
          <w:rtl/>
        </w:rPr>
        <w:t>مع</w:t>
      </w:r>
      <w:r w:rsidR="00713331" w:rsidRPr="00DE6131">
        <w:rPr>
          <w:rFonts w:hint="cs"/>
          <w:rtl/>
        </w:rPr>
        <w:t xml:space="preserve"> </w:t>
      </w:r>
      <w:r w:rsidR="00470B34" w:rsidRPr="00DE6131">
        <w:rPr>
          <w:rFonts w:hint="cs"/>
          <w:rtl/>
        </w:rPr>
        <w:t>إعطاء</w:t>
      </w:r>
      <w:r w:rsidR="00713331" w:rsidRPr="00DE6131">
        <w:rPr>
          <w:rFonts w:hint="cs"/>
          <w:rtl/>
        </w:rPr>
        <w:t xml:space="preserve"> </w:t>
      </w:r>
      <w:r w:rsidRPr="00DE6131">
        <w:rPr>
          <w:rFonts w:hint="cs"/>
          <w:rtl/>
        </w:rPr>
        <w:t>بعض</w:t>
      </w:r>
      <w:r w:rsidR="00713331" w:rsidRPr="00DE6131">
        <w:rPr>
          <w:rFonts w:hint="cs"/>
          <w:rtl/>
        </w:rPr>
        <w:t xml:space="preserve"> </w:t>
      </w:r>
      <w:r w:rsidRPr="00DE6131">
        <w:rPr>
          <w:rFonts w:hint="cs"/>
          <w:rtl/>
        </w:rPr>
        <w:t>المقترحات</w:t>
      </w:r>
      <w:r w:rsidR="00713331" w:rsidRPr="00DE6131">
        <w:rPr>
          <w:rFonts w:hint="cs"/>
          <w:rtl/>
        </w:rPr>
        <w:t xml:space="preserve"> </w:t>
      </w:r>
      <w:r w:rsidRPr="00DE6131">
        <w:rPr>
          <w:rFonts w:hint="cs"/>
          <w:rtl/>
        </w:rPr>
        <w:t>التي</w:t>
      </w:r>
      <w:r w:rsidR="00713331" w:rsidRPr="00DE6131">
        <w:rPr>
          <w:rFonts w:hint="cs"/>
          <w:rtl/>
        </w:rPr>
        <w:t xml:space="preserve"> </w:t>
      </w:r>
      <w:r w:rsidRPr="00DE6131">
        <w:rPr>
          <w:rFonts w:hint="cs"/>
          <w:rtl/>
        </w:rPr>
        <w:t>تساع</w:t>
      </w:r>
      <w:r w:rsidR="00E43C79" w:rsidRPr="00DE6131">
        <w:rPr>
          <w:rFonts w:hint="cs"/>
          <w:rtl/>
        </w:rPr>
        <w:t>د</w:t>
      </w:r>
      <w:r w:rsidR="00713331" w:rsidRPr="00DE6131">
        <w:rPr>
          <w:rFonts w:hint="cs"/>
          <w:rtl/>
        </w:rPr>
        <w:t xml:space="preserve"> </w:t>
      </w:r>
      <w:r w:rsidRPr="00DE6131">
        <w:rPr>
          <w:rFonts w:hint="cs"/>
          <w:rtl/>
        </w:rPr>
        <w:t>في</w:t>
      </w:r>
      <w:r w:rsidR="00713331" w:rsidRPr="00DE6131">
        <w:rPr>
          <w:rFonts w:hint="cs"/>
          <w:rtl/>
        </w:rPr>
        <w:t xml:space="preserve"> </w:t>
      </w:r>
      <w:r w:rsidRPr="00DE6131">
        <w:rPr>
          <w:rFonts w:hint="cs"/>
          <w:rtl/>
        </w:rPr>
        <w:t>تطوير</w:t>
      </w:r>
      <w:r w:rsidR="00713331" w:rsidRPr="00DE6131">
        <w:rPr>
          <w:rFonts w:hint="cs"/>
          <w:rtl/>
        </w:rPr>
        <w:t xml:space="preserve"> </w:t>
      </w:r>
      <w:r w:rsidR="00924AFF" w:rsidRPr="00DE6131">
        <w:rPr>
          <w:rFonts w:hint="cs"/>
          <w:rtl/>
        </w:rPr>
        <w:t>آلية</w:t>
      </w:r>
      <w:r w:rsidR="00713331" w:rsidRPr="00DE6131">
        <w:rPr>
          <w:rFonts w:hint="cs"/>
          <w:rtl/>
        </w:rPr>
        <w:t xml:space="preserve"> </w:t>
      </w:r>
      <w:r w:rsidR="00924AFF" w:rsidRPr="00DE6131">
        <w:rPr>
          <w:rFonts w:hint="cs"/>
          <w:rtl/>
        </w:rPr>
        <w:t>تفويض</w:t>
      </w:r>
      <w:r w:rsidR="00713331" w:rsidRPr="00DE6131">
        <w:rPr>
          <w:rFonts w:hint="cs"/>
          <w:rtl/>
        </w:rPr>
        <w:t xml:space="preserve"> </w:t>
      </w:r>
      <w:r w:rsidR="0038694D" w:rsidRPr="00DE6131">
        <w:rPr>
          <w:rFonts w:hint="cs"/>
          <w:rtl/>
        </w:rPr>
        <w:t>المرافق</w:t>
      </w:r>
      <w:r w:rsidR="00713331" w:rsidRPr="00DE6131">
        <w:rPr>
          <w:rFonts w:hint="cs"/>
          <w:rtl/>
        </w:rPr>
        <w:t xml:space="preserve"> </w:t>
      </w:r>
      <w:r w:rsidR="0038694D" w:rsidRPr="00DE6131">
        <w:rPr>
          <w:rFonts w:hint="cs"/>
          <w:rtl/>
        </w:rPr>
        <w:t>العامة</w:t>
      </w:r>
      <w:r w:rsidR="00713331" w:rsidRPr="00DE6131">
        <w:rPr>
          <w:rFonts w:hint="cs"/>
          <w:rtl/>
        </w:rPr>
        <w:t xml:space="preserve"> </w:t>
      </w:r>
      <w:r w:rsidRPr="00DE6131">
        <w:rPr>
          <w:rFonts w:hint="cs"/>
          <w:rtl/>
        </w:rPr>
        <w:t>مستقبلا</w:t>
      </w:r>
      <w:r w:rsidR="00713331" w:rsidRPr="00DE6131">
        <w:rPr>
          <w:rFonts w:hint="cs"/>
          <w:rtl/>
        </w:rPr>
        <w:t xml:space="preserve"> </w:t>
      </w:r>
      <w:r w:rsidR="00A1265A" w:rsidRPr="00DE6131">
        <w:rPr>
          <w:rFonts w:hint="cs"/>
          <w:rtl/>
        </w:rPr>
        <w:t>للرفع</w:t>
      </w:r>
      <w:r w:rsidR="00713331" w:rsidRPr="00DE6131">
        <w:rPr>
          <w:rFonts w:hint="cs"/>
          <w:rtl/>
        </w:rPr>
        <w:t xml:space="preserve"> </w:t>
      </w:r>
      <w:r w:rsidR="00A1265A" w:rsidRPr="00DE6131">
        <w:rPr>
          <w:rFonts w:hint="cs"/>
          <w:rtl/>
        </w:rPr>
        <w:t>من</w:t>
      </w:r>
      <w:r w:rsidR="00713331" w:rsidRPr="00DE6131">
        <w:rPr>
          <w:rFonts w:hint="cs"/>
          <w:rtl/>
        </w:rPr>
        <w:t xml:space="preserve"> </w:t>
      </w:r>
      <w:r w:rsidR="00A1265A" w:rsidRPr="00DE6131">
        <w:rPr>
          <w:rFonts w:hint="cs"/>
          <w:rtl/>
        </w:rPr>
        <w:t>كفاءة</w:t>
      </w:r>
      <w:r w:rsidR="00713331" w:rsidRPr="00DE6131">
        <w:rPr>
          <w:rFonts w:hint="cs"/>
          <w:rtl/>
        </w:rPr>
        <w:t xml:space="preserve"> </w:t>
      </w:r>
      <w:r w:rsidR="00A1265A" w:rsidRPr="00DE6131">
        <w:rPr>
          <w:rFonts w:hint="cs"/>
          <w:rtl/>
        </w:rPr>
        <w:t>المرفق</w:t>
      </w:r>
      <w:r w:rsidR="00713331" w:rsidRPr="00DE6131">
        <w:rPr>
          <w:rFonts w:hint="cs"/>
          <w:rtl/>
        </w:rPr>
        <w:t xml:space="preserve"> </w:t>
      </w:r>
      <w:r w:rsidR="00A1265A" w:rsidRPr="00DE6131">
        <w:rPr>
          <w:rFonts w:hint="cs"/>
          <w:rtl/>
        </w:rPr>
        <w:t>العام،</w:t>
      </w:r>
      <w:r w:rsidR="00713331" w:rsidRPr="00DE6131">
        <w:rPr>
          <w:rFonts w:hint="cs"/>
          <w:rtl/>
        </w:rPr>
        <w:t xml:space="preserve"> </w:t>
      </w:r>
      <w:r w:rsidR="00A1265A" w:rsidRPr="00DE6131">
        <w:rPr>
          <w:rFonts w:hint="cs"/>
          <w:rtl/>
        </w:rPr>
        <w:t>والمساهمة</w:t>
      </w:r>
      <w:r w:rsidR="00713331" w:rsidRPr="00DE6131">
        <w:rPr>
          <w:rFonts w:hint="cs"/>
          <w:rtl/>
        </w:rPr>
        <w:t xml:space="preserve"> </w:t>
      </w:r>
      <w:r w:rsidR="0038694D" w:rsidRPr="00DE6131">
        <w:rPr>
          <w:rFonts w:hint="cs"/>
          <w:rtl/>
        </w:rPr>
        <w:t>في</w:t>
      </w:r>
      <w:r w:rsidR="00713331" w:rsidRPr="00DE6131">
        <w:rPr>
          <w:rFonts w:hint="cs"/>
          <w:rtl/>
        </w:rPr>
        <w:t xml:space="preserve"> </w:t>
      </w:r>
      <w:r w:rsidRPr="00DE6131">
        <w:rPr>
          <w:rFonts w:hint="cs"/>
          <w:rtl/>
        </w:rPr>
        <w:t>خلق</w:t>
      </w:r>
      <w:r w:rsidR="00713331" w:rsidRPr="00DE6131">
        <w:rPr>
          <w:rFonts w:hint="cs"/>
          <w:rtl/>
        </w:rPr>
        <w:t xml:space="preserve"> </w:t>
      </w:r>
      <w:r w:rsidRPr="00DE6131">
        <w:rPr>
          <w:rFonts w:hint="cs"/>
          <w:rtl/>
        </w:rPr>
        <w:t>موارد</w:t>
      </w:r>
      <w:r w:rsidR="00713331" w:rsidRPr="00DE6131">
        <w:rPr>
          <w:rFonts w:hint="cs"/>
          <w:rtl/>
        </w:rPr>
        <w:t xml:space="preserve"> </w:t>
      </w:r>
      <w:r w:rsidRPr="00DE6131">
        <w:rPr>
          <w:rFonts w:hint="cs"/>
          <w:rtl/>
        </w:rPr>
        <w:t>مالية</w:t>
      </w:r>
      <w:r w:rsidR="00713331" w:rsidRPr="00DE6131">
        <w:rPr>
          <w:rFonts w:hint="cs"/>
          <w:rtl/>
        </w:rPr>
        <w:t xml:space="preserve"> </w:t>
      </w:r>
      <w:r w:rsidRPr="00DE6131">
        <w:rPr>
          <w:rFonts w:hint="cs"/>
          <w:rtl/>
        </w:rPr>
        <w:t>بديلة</w:t>
      </w:r>
      <w:r w:rsidR="00713331" w:rsidRPr="00DE6131">
        <w:rPr>
          <w:rFonts w:hint="cs"/>
          <w:rtl/>
        </w:rPr>
        <w:t xml:space="preserve"> </w:t>
      </w:r>
      <w:r w:rsidRPr="00DE6131">
        <w:rPr>
          <w:rFonts w:hint="cs"/>
          <w:rtl/>
        </w:rPr>
        <w:t>عن</w:t>
      </w:r>
      <w:r w:rsidR="00713331" w:rsidRPr="00DE6131">
        <w:rPr>
          <w:rFonts w:hint="cs"/>
          <w:rtl/>
        </w:rPr>
        <w:t xml:space="preserve"> </w:t>
      </w:r>
      <w:r w:rsidR="0038694D" w:rsidRPr="00DE6131">
        <w:rPr>
          <w:rFonts w:hint="cs"/>
          <w:rtl/>
        </w:rPr>
        <w:t>أموال</w:t>
      </w:r>
      <w:r w:rsidR="00713331" w:rsidRPr="00DE6131">
        <w:rPr>
          <w:rFonts w:hint="cs"/>
          <w:rtl/>
        </w:rPr>
        <w:t xml:space="preserve"> </w:t>
      </w:r>
      <w:r w:rsidRPr="00DE6131">
        <w:rPr>
          <w:rFonts w:hint="cs"/>
          <w:rtl/>
        </w:rPr>
        <w:t>الخزينة</w:t>
      </w:r>
      <w:r w:rsidR="00713331" w:rsidRPr="00DE6131">
        <w:rPr>
          <w:rFonts w:hint="cs"/>
          <w:rtl/>
        </w:rPr>
        <w:t xml:space="preserve"> </w:t>
      </w:r>
      <w:r w:rsidRPr="00DE6131">
        <w:rPr>
          <w:rFonts w:hint="cs"/>
          <w:rtl/>
        </w:rPr>
        <w:t>العمومية</w:t>
      </w:r>
      <w:r w:rsidR="00713331" w:rsidRPr="00DE6131">
        <w:rPr>
          <w:rFonts w:hint="cs"/>
          <w:rtl/>
        </w:rPr>
        <w:t xml:space="preserve"> </w:t>
      </w:r>
      <w:r w:rsidR="00A1265A" w:rsidRPr="00DE6131">
        <w:rPr>
          <w:rFonts w:hint="cs"/>
          <w:rtl/>
        </w:rPr>
        <w:t>لدعم</w:t>
      </w:r>
      <w:r w:rsidR="00713331" w:rsidRPr="00DE6131">
        <w:rPr>
          <w:rFonts w:hint="cs"/>
          <w:rtl/>
        </w:rPr>
        <w:t xml:space="preserve"> </w:t>
      </w:r>
      <w:r w:rsidR="00A1265A" w:rsidRPr="00DE6131">
        <w:rPr>
          <w:rFonts w:hint="cs"/>
          <w:rtl/>
        </w:rPr>
        <w:t>عملية</w:t>
      </w:r>
      <w:r w:rsidR="00713331" w:rsidRPr="00DE6131">
        <w:rPr>
          <w:rFonts w:hint="cs"/>
          <w:rtl/>
        </w:rPr>
        <w:t xml:space="preserve"> </w:t>
      </w:r>
      <w:r w:rsidR="00A1265A" w:rsidRPr="00DE6131">
        <w:rPr>
          <w:rFonts w:hint="cs"/>
          <w:rtl/>
        </w:rPr>
        <w:t>التنمية</w:t>
      </w:r>
      <w:r w:rsidR="0038694D" w:rsidRPr="00DE6131">
        <w:rPr>
          <w:rFonts w:hint="cs"/>
          <w:rtl/>
        </w:rPr>
        <w:t>،</w:t>
      </w:r>
      <w:r w:rsidR="00713331" w:rsidRPr="00DE6131">
        <w:rPr>
          <w:rFonts w:hint="cs"/>
          <w:rtl/>
        </w:rPr>
        <w:t xml:space="preserve"> </w:t>
      </w:r>
      <w:r w:rsidR="00A1265A" w:rsidRPr="00DE6131">
        <w:rPr>
          <w:rFonts w:hint="cs"/>
          <w:rtl/>
        </w:rPr>
        <w:t>وذلك</w:t>
      </w:r>
      <w:r w:rsidR="00713331" w:rsidRPr="00DE6131">
        <w:rPr>
          <w:rFonts w:hint="cs"/>
          <w:rtl/>
        </w:rPr>
        <w:t xml:space="preserve"> </w:t>
      </w:r>
      <w:r w:rsidRPr="00DE6131">
        <w:rPr>
          <w:rFonts w:hint="cs"/>
          <w:rtl/>
        </w:rPr>
        <w:t>بالموازاة</w:t>
      </w:r>
      <w:r w:rsidR="00713331" w:rsidRPr="00DE6131">
        <w:rPr>
          <w:rFonts w:hint="cs"/>
          <w:rtl/>
        </w:rPr>
        <w:t xml:space="preserve"> </w:t>
      </w:r>
      <w:r w:rsidRPr="00DE6131">
        <w:rPr>
          <w:rFonts w:hint="cs"/>
          <w:rtl/>
        </w:rPr>
        <w:t>مع</w:t>
      </w:r>
      <w:r w:rsidR="00713331" w:rsidRPr="00DE6131">
        <w:rPr>
          <w:rFonts w:hint="cs"/>
          <w:rtl/>
        </w:rPr>
        <w:t xml:space="preserve"> </w:t>
      </w:r>
      <w:r w:rsidRPr="00DE6131">
        <w:rPr>
          <w:rFonts w:hint="cs"/>
          <w:rtl/>
        </w:rPr>
        <w:t>تطوير</w:t>
      </w:r>
      <w:r w:rsidR="00713331" w:rsidRPr="00DE6131">
        <w:rPr>
          <w:rFonts w:hint="cs"/>
          <w:rtl/>
        </w:rPr>
        <w:t xml:space="preserve"> </w:t>
      </w:r>
      <w:r w:rsidR="00470B34" w:rsidRPr="00DE6131">
        <w:rPr>
          <w:rFonts w:hint="cs"/>
          <w:rtl/>
        </w:rPr>
        <w:t>الآليات</w:t>
      </w:r>
      <w:r w:rsidR="00713331" w:rsidRPr="00DE6131">
        <w:rPr>
          <w:rFonts w:hint="cs"/>
          <w:rtl/>
        </w:rPr>
        <w:t xml:space="preserve"> </w:t>
      </w:r>
      <w:r w:rsidRPr="00DE6131">
        <w:rPr>
          <w:rFonts w:hint="cs"/>
          <w:rtl/>
        </w:rPr>
        <w:t>الرقابية</w:t>
      </w:r>
      <w:r w:rsidR="00713331" w:rsidRPr="00DE6131">
        <w:rPr>
          <w:rFonts w:hint="cs"/>
          <w:rtl/>
        </w:rPr>
        <w:t xml:space="preserve"> </w:t>
      </w:r>
      <w:r w:rsidRPr="00DE6131">
        <w:rPr>
          <w:rFonts w:hint="cs"/>
          <w:rtl/>
        </w:rPr>
        <w:t>للسلطة</w:t>
      </w:r>
      <w:r w:rsidR="00713331" w:rsidRPr="00DE6131">
        <w:rPr>
          <w:rFonts w:hint="cs"/>
          <w:rtl/>
        </w:rPr>
        <w:t xml:space="preserve"> </w:t>
      </w:r>
      <w:r w:rsidRPr="00DE6131">
        <w:rPr>
          <w:rFonts w:hint="cs"/>
          <w:rtl/>
        </w:rPr>
        <w:t>المفوضة</w:t>
      </w:r>
      <w:r w:rsidR="00713331" w:rsidRPr="00DE6131">
        <w:rPr>
          <w:rFonts w:hint="cs"/>
          <w:rtl/>
        </w:rPr>
        <w:t xml:space="preserve"> </w:t>
      </w:r>
      <w:r w:rsidRPr="00DE6131">
        <w:rPr>
          <w:rFonts w:hint="cs"/>
          <w:rtl/>
        </w:rPr>
        <w:t>بالشكل</w:t>
      </w:r>
      <w:r w:rsidR="00713331" w:rsidRPr="00DE6131">
        <w:rPr>
          <w:rFonts w:hint="cs"/>
          <w:rtl/>
        </w:rPr>
        <w:t xml:space="preserve"> </w:t>
      </w:r>
      <w:r w:rsidRPr="00DE6131">
        <w:rPr>
          <w:rFonts w:hint="cs"/>
          <w:rtl/>
        </w:rPr>
        <w:t>الذي</w:t>
      </w:r>
      <w:r w:rsidR="00713331" w:rsidRPr="00DE6131">
        <w:rPr>
          <w:rFonts w:hint="cs"/>
          <w:rtl/>
        </w:rPr>
        <w:t xml:space="preserve"> </w:t>
      </w:r>
      <w:r w:rsidR="00A1265A" w:rsidRPr="00DE6131">
        <w:rPr>
          <w:rFonts w:hint="cs"/>
          <w:rtl/>
        </w:rPr>
        <w:t>ن</w:t>
      </w:r>
      <w:r w:rsidRPr="00DE6131">
        <w:rPr>
          <w:rFonts w:hint="cs"/>
          <w:rtl/>
        </w:rPr>
        <w:t>ضمن</w:t>
      </w:r>
      <w:r w:rsidR="00713331" w:rsidRPr="00DE6131">
        <w:rPr>
          <w:rFonts w:hint="cs"/>
          <w:rtl/>
        </w:rPr>
        <w:t xml:space="preserve"> </w:t>
      </w:r>
      <w:r w:rsidR="00A1265A" w:rsidRPr="00DE6131">
        <w:rPr>
          <w:rFonts w:hint="cs"/>
          <w:rtl/>
        </w:rPr>
        <w:t>به</w:t>
      </w:r>
      <w:r w:rsidR="00713331" w:rsidRPr="00DE6131">
        <w:rPr>
          <w:rFonts w:hint="cs"/>
          <w:rtl/>
        </w:rPr>
        <w:t xml:space="preserve"> </w:t>
      </w:r>
      <w:r w:rsidRPr="00DE6131">
        <w:rPr>
          <w:rFonts w:hint="cs"/>
          <w:rtl/>
        </w:rPr>
        <w:t>توازن</w:t>
      </w:r>
      <w:r w:rsidR="00713331" w:rsidRPr="00DE6131">
        <w:rPr>
          <w:rFonts w:hint="cs"/>
          <w:rtl/>
        </w:rPr>
        <w:t xml:space="preserve"> </w:t>
      </w:r>
      <w:r w:rsidRPr="00DE6131">
        <w:rPr>
          <w:rFonts w:hint="cs"/>
          <w:rtl/>
        </w:rPr>
        <w:t>في</w:t>
      </w:r>
      <w:r w:rsidR="00713331" w:rsidRPr="00DE6131">
        <w:rPr>
          <w:rFonts w:hint="cs"/>
          <w:rtl/>
        </w:rPr>
        <w:t xml:space="preserve"> </w:t>
      </w:r>
      <w:r w:rsidR="00470B34" w:rsidRPr="00DE6131">
        <w:rPr>
          <w:rFonts w:hint="cs"/>
          <w:rtl/>
        </w:rPr>
        <w:t>إعمال</w:t>
      </w:r>
      <w:r w:rsidR="00713331" w:rsidRPr="00DE6131">
        <w:rPr>
          <w:rFonts w:hint="cs"/>
          <w:rtl/>
        </w:rPr>
        <w:t xml:space="preserve"> </w:t>
      </w:r>
      <w:r w:rsidRPr="00DE6131">
        <w:rPr>
          <w:rFonts w:hint="cs"/>
          <w:rtl/>
        </w:rPr>
        <w:t>سلطة</w:t>
      </w:r>
      <w:r w:rsidR="00713331" w:rsidRPr="00DE6131">
        <w:rPr>
          <w:rFonts w:hint="cs"/>
          <w:rtl/>
        </w:rPr>
        <w:t xml:space="preserve"> </w:t>
      </w:r>
      <w:r w:rsidRPr="00DE6131">
        <w:rPr>
          <w:rFonts w:hint="cs"/>
          <w:rtl/>
        </w:rPr>
        <w:t>الرقابة</w:t>
      </w:r>
      <w:r w:rsidR="00713331" w:rsidRPr="00DE6131">
        <w:rPr>
          <w:rFonts w:hint="cs"/>
          <w:rtl/>
        </w:rPr>
        <w:t xml:space="preserve"> </w:t>
      </w:r>
      <w:r w:rsidRPr="00DE6131">
        <w:rPr>
          <w:rFonts w:hint="cs"/>
          <w:rtl/>
        </w:rPr>
        <w:t>على</w:t>
      </w:r>
      <w:r w:rsidR="00713331" w:rsidRPr="00DE6131">
        <w:rPr>
          <w:rFonts w:hint="cs"/>
          <w:rtl/>
        </w:rPr>
        <w:t xml:space="preserve"> </w:t>
      </w:r>
      <w:r w:rsidRPr="00DE6131">
        <w:rPr>
          <w:rFonts w:hint="cs"/>
          <w:rtl/>
        </w:rPr>
        <w:t>عقود</w:t>
      </w:r>
      <w:r w:rsidR="00713331" w:rsidRPr="00DE6131">
        <w:rPr>
          <w:rFonts w:hint="cs"/>
          <w:rtl/>
        </w:rPr>
        <w:t xml:space="preserve"> </w:t>
      </w:r>
      <w:r w:rsidRPr="00DE6131">
        <w:rPr>
          <w:rFonts w:hint="cs"/>
          <w:rtl/>
        </w:rPr>
        <w:t>التفويض</w:t>
      </w:r>
      <w:r w:rsidR="00713331" w:rsidRPr="00DE6131">
        <w:rPr>
          <w:rFonts w:hint="cs"/>
          <w:rtl/>
        </w:rPr>
        <w:t xml:space="preserve"> </w:t>
      </w:r>
      <w:r w:rsidRPr="00DE6131">
        <w:rPr>
          <w:rFonts w:hint="cs"/>
          <w:rtl/>
        </w:rPr>
        <w:t>مع</w:t>
      </w:r>
      <w:r w:rsidR="00713331" w:rsidRPr="00DE6131">
        <w:rPr>
          <w:rFonts w:hint="cs"/>
          <w:rtl/>
        </w:rPr>
        <w:t xml:space="preserve"> </w:t>
      </w:r>
      <w:r w:rsidRPr="00DE6131">
        <w:rPr>
          <w:rFonts w:hint="cs"/>
          <w:rtl/>
        </w:rPr>
        <w:t>ضمان</w:t>
      </w:r>
      <w:r w:rsidR="00713331" w:rsidRPr="00DE6131">
        <w:rPr>
          <w:rFonts w:hint="cs"/>
          <w:rtl/>
        </w:rPr>
        <w:t xml:space="preserve"> </w:t>
      </w:r>
      <w:r w:rsidRPr="00DE6131">
        <w:rPr>
          <w:rFonts w:hint="cs"/>
          <w:rtl/>
        </w:rPr>
        <w:t>مرونة</w:t>
      </w:r>
      <w:r w:rsidR="00713331" w:rsidRPr="00DE6131">
        <w:rPr>
          <w:rFonts w:hint="cs"/>
          <w:rtl/>
        </w:rPr>
        <w:t xml:space="preserve"> </w:t>
      </w:r>
      <w:r w:rsidRPr="00DE6131">
        <w:rPr>
          <w:rFonts w:hint="cs"/>
          <w:rtl/>
        </w:rPr>
        <w:t>يتطلبها</w:t>
      </w:r>
      <w:r w:rsidR="00713331" w:rsidRPr="00DE6131">
        <w:rPr>
          <w:rFonts w:hint="cs"/>
          <w:rtl/>
        </w:rPr>
        <w:t xml:space="preserve"> </w:t>
      </w:r>
      <w:r w:rsidRPr="00DE6131">
        <w:rPr>
          <w:rFonts w:hint="cs"/>
          <w:rtl/>
        </w:rPr>
        <w:t>الاستثمار</w:t>
      </w:r>
      <w:r w:rsidR="00713331" w:rsidRPr="00DE6131">
        <w:rPr>
          <w:rFonts w:hint="cs"/>
          <w:rtl/>
        </w:rPr>
        <w:t xml:space="preserve"> </w:t>
      </w:r>
      <w:r w:rsidRPr="00DE6131">
        <w:rPr>
          <w:rFonts w:hint="cs"/>
          <w:rtl/>
        </w:rPr>
        <w:t>في</w:t>
      </w:r>
      <w:r w:rsidR="00713331" w:rsidRPr="00DE6131">
        <w:rPr>
          <w:rFonts w:hint="cs"/>
          <w:rtl/>
        </w:rPr>
        <w:t xml:space="preserve"> </w:t>
      </w:r>
      <w:r w:rsidRPr="00DE6131">
        <w:rPr>
          <w:rFonts w:hint="cs"/>
          <w:rtl/>
        </w:rPr>
        <w:t>المرفق</w:t>
      </w:r>
      <w:r w:rsidR="00713331" w:rsidRPr="00DE6131">
        <w:rPr>
          <w:rFonts w:hint="cs"/>
          <w:rtl/>
        </w:rPr>
        <w:t xml:space="preserve"> </w:t>
      </w:r>
      <w:r w:rsidR="00924AFF" w:rsidRPr="00DE6131">
        <w:rPr>
          <w:rFonts w:hint="cs"/>
          <w:rtl/>
        </w:rPr>
        <w:t>العام</w:t>
      </w:r>
      <w:r w:rsidR="00CD7C3F" w:rsidRPr="00DE6131">
        <w:rPr>
          <w:rFonts w:hint="cs"/>
          <w:rtl/>
        </w:rPr>
        <w:t xml:space="preserve"> وتكون حافزا للمستثمر في المرفق العام المفوض</w:t>
      </w:r>
      <w:r w:rsidR="00924AFF" w:rsidRPr="00DE6131">
        <w:rPr>
          <w:rFonts w:hint="cs"/>
          <w:rtl/>
        </w:rPr>
        <w:t>.</w:t>
      </w:r>
    </w:p>
    <w:p w14:paraId="7882CA4F" w14:textId="4C983B39" w:rsidR="00E936F9" w:rsidRPr="00DE6131" w:rsidRDefault="00E936F9" w:rsidP="004F2087">
      <w:pPr>
        <w:ind w:left="567" w:firstLine="0"/>
        <w:rPr>
          <w:color w:val="000000" w:themeColor="text1"/>
          <w:highlight w:val="yellow"/>
          <w:rtl/>
        </w:rPr>
      </w:pPr>
    </w:p>
    <w:p w14:paraId="3ECA5A2E" w14:textId="77777777" w:rsidR="00E936F9" w:rsidRPr="00DE6131" w:rsidRDefault="00E936F9" w:rsidP="004F2087">
      <w:pPr>
        <w:ind w:left="567" w:firstLine="0"/>
        <w:rPr>
          <w:color w:val="000000" w:themeColor="text1"/>
          <w:highlight w:val="yellow"/>
          <w:rtl/>
        </w:rPr>
      </w:pPr>
    </w:p>
    <w:p w14:paraId="7FE651B2" w14:textId="77777777" w:rsidR="001B59F5" w:rsidRPr="00DE6131" w:rsidRDefault="001B59F5" w:rsidP="004F2087">
      <w:pPr>
        <w:jc w:val="center"/>
        <w:rPr>
          <w:b/>
          <w:bCs/>
          <w:color w:val="000000" w:themeColor="text1"/>
          <w:sz w:val="44"/>
          <w:szCs w:val="44"/>
          <w:highlight w:val="yellow"/>
        </w:rPr>
      </w:pPr>
    </w:p>
    <w:p w14:paraId="41506B78" w14:textId="77777777" w:rsidR="002A1740" w:rsidRPr="00DE6131" w:rsidRDefault="002A1740" w:rsidP="004F2087">
      <w:pPr>
        <w:jc w:val="center"/>
        <w:rPr>
          <w:b/>
          <w:bCs/>
          <w:color w:val="000000" w:themeColor="text1"/>
          <w:sz w:val="44"/>
          <w:szCs w:val="44"/>
          <w:highlight w:val="yellow"/>
        </w:rPr>
      </w:pPr>
    </w:p>
    <w:p w14:paraId="4537B99A" w14:textId="77777777" w:rsidR="002A1740" w:rsidRPr="00DE6131" w:rsidRDefault="002A1740" w:rsidP="004F2087">
      <w:pPr>
        <w:jc w:val="center"/>
        <w:rPr>
          <w:b/>
          <w:bCs/>
          <w:color w:val="000000" w:themeColor="text1"/>
          <w:sz w:val="44"/>
          <w:szCs w:val="44"/>
          <w:highlight w:val="yellow"/>
        </w:rPr>
      </w:pPr>
    </w:p>
    <w:p w14:paraId="05D82F14" w14:textId="77777777" w:rsidR="002A1740" w:rsidRPr="00DE6131" w:rsidRDefault="002A1740" w:rsidP="004F2087">
      <w:pPr>
        <w:jc w:val="center"/>
        <w:rPr>
          <w:b/>
          <w:bCs/>
          <w:color w:val="000000" w:themeColor="text1"/>
          <w:sz w:val="44"/>
          <w:szCs w:val="44"/>
          <w:highlight w:val="yellow"/>
        </w:rPr>
      </w:pPr>
    </w:p>
    <w:p w14:paraId="5192B57B" w14:textId="77777777" w:rsidR="002A1740" w:rsidRPr="00DE6131" w:rsidRDefault="002A1740" w:rsidP="004F2087">
      <w:pPr>
        <w:jc w:val="center"/>
        <w:rPr>
          <w:b/>
          <w:bCs/>
          <w:color w:val="000000" w:themeColor="text1"/>
          <w:sz w:val="44"/>
          <w:szCs w:val="44"/>
          <w:highlight w:val="yellow"/>
        </w:rPr>
      </w:pPr>
    </w:p>
    <w:p w14:paraId="044917C3" w14:textId="77777777" w:rsidR="002A1740" w:rsidRPr="00DE6131" w:rsidRDefault="002A1740" w:rsidP="004F2087">
      <w:pPr>
        <w:jc w:val="center"/>
        <w:rPr>
          <w:b/>
          <w:bCs/>
          <w:color w:val="000000" w:themeColor="text1"/>
          <w:sz w:val="44"/>
          <w:szCs w:val="44"/>
          <w:highlight w:val="yellow"/>
        </w:rPr>
      </w:pPr>
    </w:p>
    <w:p w14:paraId="032152C9" w14:textId="77777777" w:rsidR="002A1740" w:rsidRPr="00DE6131" w:rsidRDefault="002A1740" w:rsidP="004F2087">
      <w:pPr>
        <w:jc w:val="center"/>
        <w:rPr>
          <w:b/>
          <w:bCs/>
          <w:color w:val="000000" w:themeColor="text1"/>
          <w:sz w:val="44"/>
          <w:szCs w:val="44"/>
          <w:highlight w:val="yellow"/>
          <w:rtl/>
        </w:rPr>
      </w:pPr>
    </w:p>
    <w:p w14:paraId="1A252EB3" w14:textId="77777777" w:rsidR="005D48FC" w:rsidRPr="00DE6131" w:rsidRDefault="005D48FC" w:rsidP="004F2087">
      <w:pPr>
        <w:jc w:val="center"/>
        <w:rPr>
          <w:b/>
          <w:bCs/>
          <w:color w:val="000000" w:themeColor="text1"/>
          <w:sz w:val="44"/>
          <w:szCs w:val="44"/>
          <w:highlight w:val="yellow"/>
          <w:rtl/>
        </w:rPr>
      </w:pPr>
    </w:p>
    <w:p w14:paraId="2D48E348" w14:textId="77777777" w:rsidR="00626E02" w:rsidRPr="00DE6131" w:rsidRDefault="00626E02" w:rsidP="004F2087">
      <w:pPr>
        <w:jc w:val="center"/>
        <w:rPr>
          <w:b/>
          <w:bCs/>
          <w:color w:val="000000" w:themeColor="text1"/>
          <w:sz w:val="44"/>
          <w:szCs w:val="44"/>
          <w:highlight w:val="yellow"/>
          <w:rtl/>
        </w:rPr>
      </w:pPr>
    </w:p>
    <w:p w14:paraId="2E329C23" w14:textId="77777777" w:rsidR="00626E02" w:rsidRPr="00DE6131" w:rsidRDefault="00626E02" w:rsidP="009C5E71">
      <w:pPr>
        <w:ind w:firstLine="0"/>
        <w:jc w:val="both"/>
        <w:rPr>
          <w:b/>
          <w:bCs/>
          <w:color w:val="000000" w:themeColor="text1"/>
          <w:sz w:val="44"/>
          <w:szCs w:val="44"/>
          <w:highlight w:val="yellow"/>
          <w:rtl/>
        </w:rPr>
      </w:pPr>
    </w:p>
    <w:p w14:paraId="441D767D" w14:textId="77777777" w:rsidR="003417F6" w:rsidRPr="00DE6131" w:rsidRDefault="003417F6" w:rsidP="007F6F3B">
      <w:pPr>
        <w:jc w:val="center"/>
        <w:rPr>
          <w:b/>
          <w:bCs/>
          <w:color w:val="000000" w:themeColor="text1"/>
          <w:sz w:val="44"/>
          <w:szCs w:val="44"/>
          <w:highlight w:val="yellow"/>
          <w:rtl/>
        </w:rPr>
        <w:sectPr w:rsidR="003417F6" w:rsidRPr="00DE6131" w:rsidSect="007744BE">
          <w:footerReference w:type="default" r:id="rId10"/>
          <w:footnotePr>
            <w:pos w:val="beneathText"/>
            <w:numRestart w:val="eachPage"/>
          </w:footnotePr>
          <w:pgSz w:w="11906" w:h="16838" w:code="9"/>
          <w:pgMar w:top="1418" w:right="1701" w:bottom="1418" w:left="1418" w:header="709" w:footer="709" w:gutter="0"/>
          <w:pgNumType w:start="2"/>
          <w:cols w:space="708"/>
          <w:vAlign w:val="both"/>
          <w:docGrid w:linePitch="381"/>
        </w:sectPr>
      </w:pPr>
    </w:p>
    <w:p w14:paraId="669CC5E7" w14:textId="45A77417" w:rsidR="00626E02" w:rsidRPr="00DE6131" w:rsidRDefault="00626E02" w:rsidP="007F6F3B">
      <w:pPr>
        <w:jc w:val="center"/>
        <w:rPr>
          <w:b/>
          <w:bCs/>
          <w:color w:val="000000" w:themeColor="text1"/>
          <w:sz w:val="44"/>
          <w:szCs w:val="44"/>
          <w:highlight w:val="yellow"/>
          <w:rtl/>
        </w:rPr>
      </w:pPr>
    </w:p>
    <w:p w14:paraId="27610AEF" w14:textId="77777777" w:rsidR="00626E02" w:rsidRPr="00DE6131" w:rsidRDefault="00626E02" w:rsidP="007F6F3B">
      <w:pPr>
        <w:jc w:val="center"/>
        <w:rPr>
          <w:b/>
          <w:bCs/>
          <w:color w:val="000000" w:themeColor="text1"/>
          <w:sz w:val="44"/>
          <w:szCs w:val="44"/>
          <w:highlight w:val="yellow"/>
          <w:rtl/>
        </w:rPr>
      </w:pPr>
    </w:p>
    <w:p w14:paraId="50ED2866" w14:textId="77777777" w:rsidR="00626E02" w:rsidRPr="00DE6131" w:rsidRDefault="00626E02" w:rsidP="003417F6">
      <w:pPr>
        <w:rPr>
          <w:b/>
          <w:bCs/>
          <w:color w:val="000000" w:themeColor="text1"/>
          <w:sz w:val="44"/>
          <w:szCs w:val="44"/>
          <w:highlight w:val="yellow"/>
          <w:rtl/>
        </w:rPr>
      </w:pPr>
    </w:p>
    <w:p w14:paraId="3533A606" w14:textId="77777777" w:rsidR="00626E02" w:rsidRPr="00DE6131" w:rsidRDefault="00626E02" w:rsidP="007F6F3B">
      <w:pPr>
        <w:jc w:val="center"/>
        <w:rPr>
          <w:b/>
          <w:bCs/>
          <w:color w:val="000000" w:themeColor="text1"/>
          <w:sz w:val="44"/>
          <w:szCs w:val="44"/>
          <w:highlight w:val="yellow"/>
          <w:rtl/>
        </w:rPr>
      </w:pPr>
    </w:p>
    <w:p w14:paraId="19750D46" w14:textId="77777777" w:rsidR="00626E02" w:rsidRPr="00DE6131" w:rsidRDefault="00626E02" w:rsidP="007F6F3B">
      <w:pPr>
        <w:jc w:val="center"/>
        <w:rPr>
          <w:b/>
          <w:bCs/>
          <w:color w:val="000000" w:themeColor="text1"/>
          <w:sz w:val="44"/>
          <w:szCs w:val="44"/>
          <w:highlight w:val="yellow"/>
          <w:rtl/>
        </w:rPr>
      </w:pPr>
    </w:p>
    <w:p w14:paraId="3A8AE8C8" w14:textId="77777777" w:rsidR="00626E02" w:rsidRPr="00DE6131" w:rsidRDefault="00626E02" w:rsidP="007F6F3B">
      <w:pPr>
        <w:jc w:val="center"/>
        <w:rPr>
          <w:b/>
          <w:bCs/>
          <w:color w:val="000000" w:themeColor="text1"/>
          <w:sz w:val="44"/>
          <w:szCs w:val="44"/>
          <w:highlight w:val="yellow"/>
          <w:rtl/>
        </w:rPr>
      </w:pPr>
    </w:p>
    <w:p w14:paraId="7E111CE4" w14:textId="77777777" w:rsidR="00626E02" w:rsidRPr="00DE6131" w:rsidRDefault="00626E02" w:rsidP="007F6F3B">
      <w:pPr>
        <w:jc w:val="center"/>
        <w:rPr>
          <w:b/>
          <w:bCs/>
          <w:color w:val="000000" w:themeColor="text1"/>
          <w:sz w:val="44"/>
          <w:szCs w:val="44"/>
          <w:highlight w:val="yellow"/>
          <w:rtl/>
        </w:rPr>
      </w:pPr>
    </w:p>
    <w:p w14:paraId="718E47AB" w14:textId="0E106372" w:rsidR="00626E02" w:rsidRPr="00DE6131" w:rsidRDefault="00626E02" w:rsidP="007F6F3B">
      <w:pPr>
        <w:jc w:val="center"/>
        <w:rPr>
          <w:b/>
          <w:bCs/>
          <w:color w:val="000000" w:themeColor="text1"/>
          <w:sz w:val="44"/>
          <w:szCs w:val="44"/>
          <w:highlight w:val="yellow"/>
          <w:rtl/>
        </w:rPr>
      </w:pPr>
    </w:p>
    <w:p w14:paraId="7A605A3D" w14:textId="77777777" w:rsidR="00626E02" w:rsidRPr="00DE6131" w:rsidRDefault="00626E02" w:rsidP="007F6F3B">
      <w:pPr>
        <w:jc w:val="center"/>
        <w:rPr>
          <w:b/>
          <w:bCs/>
          <w:color w:val="000000" w:themeColor="text1"/>
          <w:sz w:val="44"/>
          <w:szCs w:val="44"/>
          <w:highlight w:val="yellow"/>
          <w:rtl/>
        </w:rPr>
      </w:pPr>
    </w:p>
    <w:p w14:paraId="5D72BE62" w14:textId="77777777" w:rsidR="00626E02" w:rsidRPr="00DE6131" w:rsidRDefault="00626E02" w:rsidP="007F6F3B">
      <w:pPr>
        <w:jc w:val="center"/>
        <w:rPr>
          <w:b/>
          <w:bCs/>
          <w:color w:val="000000" w:themeColor="text1"/>
          <w:sz w:val="44"/>
          <w:szCs w:val="44"/>
          <w:highlight w:val="yellow"/>
        </w:rPr>
      </w:pPr>
    </w:p>
    <w:p w14:paraId="4FAFFB2F" w14:textId="77777777" w:rsidR="00187C3B" w:rsidRDefault="007F6F3B" w:rsidP="0089616A">
      <w:pPr>
        <w:jc w:val="center"/>
        <w:outlineLvl w:val="0"/>
        <w:rPr>
          <w:b/>
          <w:bCs/>
          <w:color w:val="000000" w:themeColor="text1"/>
          <w:sz w:val="44"/>
          <w:szCs w:val="44"/>
          <w:rtl/>
        </w:rPr>
      </w:pPr>
      <w:bookmarkStart w:id="44" w:name="_Toc165664595"/>
      <w:bookmarkStart w:id="45" w:name="_Toc165665095"/>
      <w:bookmarkStart w:id="46" w:name="_Toc168134035"/>
      <w:r w:rsidRPr="000E17BC">
        <w:rPr>
          <w:rFonts w:hint="cs"/>
          <w:b/>
          <w:bCs/>
          <w:color w:val="000000" w:themeColor="text1"/>
          <w:sz w:val="44"/>
          <w:szCs w:val="44"/>
          <w:rtl/>
        </w:rPr>
        <w:t>الباب</w:t>
      </w:r>
      <w:r w:rsidR="00713331" w:rsidRPr="000E17BC">
        <w:rPr>
          <w:rFonts w:hint="cs"/>
          <w:b/>
          <w:bCs/>
          <w:color w:val="000000" w:themeColor="text1"/>
          <w:sz w:val="44"/>
          <w:szCs w:val="44"/>
          <w:rtl/>
        </w:rPr>
        <w:t xml:space="preserve"> </w:t>
      </w:r>
      <w:r w:rsidRPr="000E17BC">
        <w:rPr>
          <w:rFonts w:hint="cs"/>
          <w:b/>
          <w:bCs/>
          <w:color w:val="000000" w:themeColor="text1"/>
          <w:sz w:val="44"/>
          <w:szCs w:val="44"/>
          <w:rtl/>
        </w:rPr>
        <w:t>الأول</w:t>
      </w:r>
      <w:bookmarkStart w:id="47" w:name="_Toc165664596"/>
      <w:bookmarkStart w:id="48" w:name="_Toc165665096"/>
      <w:bookmarkEnd w:id="44"/>
      <w:bookmarkEnd w:id="45"/>
      <w:bookmarkEnd w:id="46"/>
    </w:p>
    <w:p w14:paraId="09C8F9D6" w14:textId="2D4406E1" w:rsidR="007F6F3B" w:rsidRPr="00016E78" w:rsidRDefault="0089616A" w:rsidP="0089616A">
      <w:pPr>
        <w:jc w:val="center"/>
        <w:outlineLvl w:val="0"/>
        <w:rPr>
          <w:b/>
          <w:bCs/>
          <w:color w:val="000000" w:themeColor="text1"/>
          <w:sz w:val="44"/>
          <w:szCs w:val="44"/>
          <w:rtl/>
        </w:rPr>
      </w:pPr>
      <w:r>
        <w:rPr>
          <w:rFonts w:hint="cs"/>
          <w:b/>
          <w:bCs/>
          <w:color w:val="000000" w:themeColor="text1"/>
          <w:sz w:val="44"/>
          <w:szCs w:val="44"/>
          <w:rtl/>
        </w:rPr>
        <w:t xml:space="preserve"> </w:t>
      </w:r>
      <w:r w:rsidR="00016E78">
        <w:rPr>
          <w:b/>
          <w:bCs/>
          <w:color w:val="000000" w:themeColor="text1"/>
          <w:sz w:val="44"/>
          <w:szCs w:val="44"/>
        </w:rPr>
        <w:t xml:space="preserve"> </w:t>
      </w:r>
      <w:bookmarkStart w:id="49" w:name="_Toc168134036"/>
      <w:r w:rsidR="00696628" w:rsidRPr="00DE6131">
        <w:rPr>
          <w:rFonts w:hint="cs"/>
          <w:color w:val="000000" w:themeColor="text1"/>
          <w:sz w:val="44"/>
          <w:szCs w:val="44"/>
          <w:rtl/>
        </w:rPr>
        <w:t>ماهية عقود التفويض ودور</w:t>
      </w:r>
      <w:r w:rsidR="00713331" w:rsidRPr="00DE6131">
        <w:rPr>
          <w:rFonts w:hint="cs"/>
          <w:color w:val="000000" w:themeColor="text1"/>
          <w:sz w:val="44"/>
          <w:szCs w:val="44"/>
          <w:rtl/>
        </w:rPr>
        <w:t xml:space="preserve"> </w:t>
      </w:r>
      <w:r w:rsidR="007F6F3B" w:rsidRPr="00DE6131">
        <w:rPr>
          <w:rFonts w:hint="cs"/>
          <w:color w:val="000000" w:themeColor="text1"/>
          <w:sz w:val="44"/>
          <w:szCs w:val="44"/>
          <w:rtl/>
        </w:rPr>
        <w:t>الرقابة</w:t>
      </w:r>
      <w:r w:rsidR="00713331" w:rsidRPr="00DE6131">
        <w:rPr>
          <w:rFonts w:hint="cs"/>
          <w:color w:val="000000" w:themeColor="text1"/>
          <w:sz w:val="44"/>
          <w:szCs w:val="44"/>
          <w:rtl/>
        </w:rPr>
        <w:t xml:space="preserve"> </w:t>
      </w:r>
      <w:r w:rsidR="00696628" w:rsidRPr="00DE6131">
        <w:rPr>
          <w:rFonts w:hint="cs"/>
          <w:color w:val="000000" w:themeColor="text1"/>
          <w:sz w:val="44"/>
          <w:szCs w:val="44"/>
          <w:rtl/>
        </w:rPr>
        <w:t>في نجاعتها</w:t>
      </w:r>
      <w:bookmarkEnd w:id="47"/>
      <w:bookmarkEnd w:id="48"/>
      <w:bookmarkEnd w:id="49"/>
    </w:p>
    <w:p w14:paraId="7E254BF9" w14:textId="77777777" w:rsidR="007F6F3B" w:rsidRPr="00DE6131" w:rsidRDefault="007F6F3B" w:rsidP="007B7001">
      <w:pPr>
        <w:rPr>
          <w:color w:val="000000" w:themeColor="text1"/>
          <w:sz w:val="44"/>
          <w:szCs w:val="44"/>
          <w:rtl/>
        </w:rPr>
      </w:pPr>
    </w:p>
    <w:p w14:paraId="1B8E7227" w14:textId="77777777" w:rsidR="00E936F9" w:rsidRPr="00DE6131" w:rsidRDefault="00E936F9" w:rsidP="001B59F5">
      <w:pPr>
        <w:rPr>
          <w:color w:val="000000" w:themeColor="text1"/>
          <w:rtl/>
        </w:rPr>
      </w:pPr>
    </w:p>
    <w:p w14:paraId="5BC64600" w14:textId="77777777" w:rsidR="00C42BC8" w:rsidRPr="00DE6131" w:rsidRDefault="00C42BC8" w:rsidP="008D4A30">
      <w:pPr>
        <w:rPr>
          <w:color w:val="000000" w:themeColor="text1"/>
          <w:rtl/>
        </w:rPr>
      </w:pPr>
    </w:p>
    <w:p w14:paraId="60786090" w14:textId="77777777" w:rsidR="00C42BC8" w:rsidRPr="00DE6131" w:rsidRDefault="00C42BC8" w:rsidP="008D4A30">
      <w:pPr>
        <w:rPr>
          <w:color w:val="000000" w:themeColor="text1"/>
          <w:rtl/>
        </w:rPr>
      </w:pPr>
    </w:p>
    <w:p w14:paraId="051D6A1B" w14:textId="77777777" w:rsidR="00C42BC8" w:rsidRPr="00DE6131" w:rsidRDefault="00C42BC8" w:rsidP="008D4A30">
      <w:pPr>
        <w:rPr>
          <w:color w:val="000000" w:themeColor="text1"/>
          <w:rtl/>
        </w:rPr>
      </w:pPr>
    </w:p>
    <w:p w14:paraId="547C2F9A" w14:textId="77777777" w:rsidR="00C42BC8" w:rsidRPr="00DE6131" w:rsidRDefault="00C42BC8" w:rsidP="008D4A30">
      <w:pPr>
        <w:rPr>
          <w:color w:val="000000" w:themeColor="text1"/>
          <w:rtl/>
        </w:rPr>
      </w:pPr>
    </w:p>
    <w:p w14:paraId="3B3AFDB7" w14:textId="77777777" w:rsidR="00C42BC8" w:rsidRPr="00DE6131" w:rsidRDefault="00C42BC8" w:rsidP="008D4A30">
      <w:pPr>
        <w:rPr>
          <w:color w:val="000000" w:themeColor="text1"/>
          <w:rtl/>
        </w:rPr>
      </w:pPr>
    </w:p>
    <w:p w14:paraId="612415FE" w14:textId="77777777" w:rsidR="00C42BC8" w:rsidRPr="00DE6131" w:rsidRDefault="00C42BC8" w:rsidP="008D4A30">
      <w:pPr>
        <w:rPr>
          <w:color w:val="000000" w:themeColor="text1"/>
          <w:rtl/>
        </w:rPr>
      </w:pPr>
    </w:p>
    <w:p w14:paraId="406C9A2C" w14:textId="77777777" w:rsidR="00C42BC8" w:rsidRPr="00DE6131" w:rsidRDefault="00C42BC8" w:rsidP="008D4A30">
      <w:pPr>
        <w:rPr>
          <w:color w:val="000000" w:themeColor="text1"/>
          <w:rtl/>
        </w:rPr>
      </w:pPr>
    </w:p>
    <w:p w14:paraId="21636F37" w14:textId="77777777" w:rsidR="00C42BC8" w:rsidRPr="00DE6131" w:rsidRDefault="00C42BC8" w:rsidP="008D4A30">
      <w:pPr>
        <w:rPr>
          <w:color w:val="000000" w:themeColor="text1"/>
          <w:rtl/>
        </w:rPr>
      </w:pPr>
    </w:p>
    <w:p w14:paraId="7EAE53AA" w14:textId="77777777" w:rsidR="00C42BC8" w:rsidRPr="00DE6131" w:rsidRDefault="00C42BC8" w:rsidP="008D4A30">
      <w:pPr>
        <w:rPr>
          <w:color w:val="000000" w:themeColor="text1"/>
          <w:rtl/>
        </w:rPr>
      </w:pPr>
    </w:p>
    <w:p w14:paraId="00CC93ED" w14:textId="77777777" w:rsidR="00C42BC8" w:rsidRPr="00DE6131" w:rsidRDefault="00C42BC8" w:rsidP="008D4A30">
      <w:pPr>
        <w:rPr>
          <w:color w:val="000000" w:themeColor="text1"/>
          <w:rtl/>
        </w:rPr>
      </w:pPr>
    </w:p>
    <w:p w14:paraId="4353A59E" w14:textId="77777777" w:rsidR="00C42BC8" w:rsidRPr="00DE6131" w:rsidRDefault="00C42BC8" w:rsidP="008D4A30">
      <w:pPr>
        <w:rPr>
          <w:color w:val="000000" w:themeColor="text1"/>
          <w:rtl/>
        </w:rPr>
      </w:pPr>
    </w:p>
    <w:p w14:paraId="7B0572EA" w14:textId="77777777" w:rsidR="00C42BC8" w:rsidRPr="00DE6131" w:rsidRDefault="00C42BC8" w:rsidP="008D4A30">
      <w:pPr>
        <w:rPr>
          <w:color w:val="000000" w:themeColor="text1"/>
          <w:rtl/>
        </w:rPr>
      </w:pPr>
    </w:p>
    <w:p w14:paraId="1B16827B" w14:textId="77777777" w:rsidR="00C42BC8" w:rsidRPr="00DE6131" w:rsidRDefault="00C42BC8" w:rsidP="008D4A30">
      <w:pPr>
        <w:rPr>
          <w:color w:val="000000" w:themeColor="text1"/>
          <w:rtl/>
        </w:rPr>
      </w:pPr>
    </w:p>
    <w:p w14:paraId="49986BBF" w14:textId="77777777" w:rsidR="00C42BC8" w:rsidRDefault="00C42BC8" w:rsidP="008D4A30">
      <w:pPr>
        <w:rPr>
          <w:color w:val="000000" w:themeColor="text1"/>
          <w:rtl/>
        </w:rPr>
      </w:pPr>
    </w:p>
    <w:p w14:paraId="25C8A02F" w14:textId="72AF2296" w:rsidR="00960774" w:rsidRDefault="00960774">
      <w:pPr>
        <w:spacing w:line="276" w:lineRule="auto"/>
        <w:ind w:firstLine="567"/>
        <w:rPr>
          <w:color w:val="000000" w:themeColor="text1"/>
          <w:rtl/>
        </w:rPr>
      </w:pPr>
      <w:r>
        <w:rPr>
          <w:color w:val="000000" w:themeColor="text1"/>
          <w:rtl/>
        </w:rPr>
        <w:br w:type="page"/>
      </w:r>
    </w:p>
    <w:p w14:paraId="6B2F4CF2" w14:textId="77777777" w:rsidR="003417F6" w:rsidRPr="00DE6131" w:rsidRDefault="003417F6" w:rsidP="00960774">
      <w:pPr>
        <w:rPr>
          <w:rtl/>
        </w:rPr>
        <w:sectPr w:rsidR="003417F6" w:rsidRPr="00DE6131" w:rsidSect="007744BE">
          <w:footerReference w:type="default" r:id="rId11"/>
          <w:footnotePr>
            <w:pos w:val="beneathText"/>
            <w:numRestart w:val="eachPage"/>
          </w:footnotePr>
          <w:pgSz w:w="11906" w:h="16838" w:code="9"/>
          <w:pgMar w:top="1418" w:right="1701" w:bottom="1418" w:left="1418" w:header="709" w:footer="709" w:gutter="0"/>
          <w:cols w:space="708"/>
          <w:vAlign w:val="both"/>
          <w:docGrid w:linePitch="381"/>
        </w:sectPr>
      </w:pPr>
    </w:p>
    <w:p w14:paraId="40942374" w14:textId="099E0F21" w:rsidR="004E7A07" w:rsidRPr="00DE6131" w:rsidRDefault="008C6901" w:rsidP="00960774">
      <w:pPr>
        <w:rPr>
          <w:rtl/>
        </w:rPr>
      </w:pPr>
      <w:r w:rsidRPr="00DE6131">
        <w:rPr>
          <w:rFonts w:hint="cs"/>
          <w:rtl/>
        </w:rPr>
        <w:lastRenderedPageBreak/>
        <w:t>لعل</w:t>
      </w:r>
      <w:r w:rsidR="008D4A30" w:rsidRPr="00DE6131">
        <w:rPr>
          <w:rFonts w:hint="cs"/>
          <w:rtl/>
        </w:rPr>
        <w:t xml:space="preserve"> </w:t>
      </w:r>
      <w:r w:rsidRPr="00DE6131">
        <w:rPr>
          <w:rFonts w:hint="cs"/>
          <w:rtl/>
        </w:rPr>
        <w:t>تلبية</w:t>
      </w:r>
      <w:r w:rsidR="008D4A30" w:rsidRPr="00DE6131">
        <w:rPr>
          <w:rFonts w:hint="cs"/>
          <w:rtl/>
        </w:rPr>
        <w:t xml:space="preserve">  الخدمات العامة</w:t>
      </w:r>
      <w:r w:rsidRPr="00DE6131">
        <w:rPr>
          <w:rFonts w:hint="cs"/>
          <w:rtl/>
        </w:rPr>
        <w:t xml:space="preserve"> للجمهور وتوفير</w:t>
      </w:r>
      <w:r w:rsidR="00294C78">
        <w:rPr>
          <w:rFonts w:hint="cs"/>
          <w:rtl/>
        </w:rPr>
        <w:t xml:space="preserve"> حاجات الأ</w:t>
      </w:r>
      <w:r w:rsidR="008D4A30" w:rsidRPr="00DE6131">
        <w:rPr>
          <w:rFonts w:hint="cs"/>
          <w:rtl/>
        </w:rPr>
        <w:t xml:space="preserve">فراد </w:t>
      </w:r>
      <w:r w:rsidRPr="00DE6131">
        <w:rPr>
          <w:rFonts w:hint="cs"/>
          <w:rtl/>
        </w:rPr>
        <w:t>و</w:t>
      </w:r>
      <w:r w:rsidR="008D4A30" w:rsidRPr="00DE6131">
        <w:rPr>
          <w:rFonts w:hint="cs"/>
          <w:rtl/>
        </w:rPr>
        <w:t xml:space="preserve"> </w:t>
      </w:r>
      <w:r w:rsidRPr="00DE6131">
        <w:rPr>
          <w:rFonts w:hint="cs"/>
          <w:rtl/>
        </w:rPr>
        <w:t>الجماعات تعد</w:t>
      </w:r>
      <w:r w:rsidR="008D4A30" w:rsidRPr="00DE6131">
        <w:rPr>
          <w:rFonts w:hint="cs"/>
          <w:rtl/>
        </w:rPr>
        <w:t xml:space="preserve"> من </w:t>
      </w:r>
      <w:r w:rsidRPr="00DE6131">
        <w:rPr>
          <w:rFonts w:hint="cs"/>
          <w:rtl/>
        </w:rPr>
        <w:t>أيرز</w:t>
      </w:r>
      <w:r w:rsidR="008D4A30" w:rsidRPr="00DE6131">
        <w:rPr>
          <w:rFonts w:hint="cs"/>
          <w:rtl/>
        </w:rPr>
        <w:t xml:space="preserve"> وظائف </w:t>
      </w:r>
      <w:r w:rsidR="004E7A07" w:rsidRPr="00DE6131">
        <w:rPr>
          <w:rFonts w:hint="cs"/>
          <w:rtl/>
        </w:rPr>
        <w:t>الدول وخصائص</w:t>
      </w:r>
      <w:r w:rsidR="008D4A30" w:rsidRPr="00DE6131">
        <w:rPr>
          <w:rFonts w:hint="cs"/>
          <w:rtl/>
        </w:rPr>
        <w:t xml:space="preserve"> </w:t>
      </w:r>
      <w:r w:rsidR="004E7A07" w:rsidRPr="00DE6131">
        <w:rPr>
          <w:rFonts w:hint="cs"/>
          <w:rtl/>
        </w:rPr>
        <w:t>المجتمعات</w:t>
      </w:r>
      <w:r w:rsidR="008D4A30" w:rsidRPr="00DE6131">
        <w:rPr>
          <w:rFonts w:hint="cs"/>
          <w:rtl/>
        </w:rPr>
        <w:t xml:space="preserve"> الحديثة</w:t>
      </w:r>
      <w:r w:rsidRPr="00DE6131">
        <w:rPr>
          <w:rFonts w:hint="cs"/>
          <w:rtl/>
        </w:rPr>
        <w:t>،</w:t>
      </w:r>
      <w:r w:rsidR="008D4A30" w:rsidRPr="00DE6131">
        <w:rPr>
          <w:rFonts w:hint="cs"/>
          <w:rtl/>
        </w:rPr>
        <w:t xml:space="preserve"> </w:t>
      </w:r>
      <w:r w:rsidRPr="00DE6131">
        <w:rPr>
          <w:rFonts w:hint="cs"/>
          <w:rtl/>
        </w:rPr>
        <w:t>بالرغم من</w:t>
      </w:r>
      <w:r w:rsidR="001C095B">
        <w:rPr>
          <w:rFonts w:hint="cs"/>
          <w:rtl/>
        </w:rPr>
        <w:t xml:space="preserve"> أ</w:t>
      </w:r>
      <w:r w:rsidR="008D4A30" w:rsidRPr="00DE6131">
        <w:rPr>
          <w:rFonts w:hint="cs"/>
          <w:rtl/>
        </w:rPr>
        <w:t>ن</w:t>
      </w:r>
      <w:r w:rsidRPr="00DE6131">
        <w:rPr>
          <w:rFonts w:hint="cs"/>
          <w:rtl/>
        </w:rPr>
        <w:t xml:space="preserve"> الأصل أن </w:t>
      </w:r>
      <w:r w:rsidR="008D4A30" w:rsidRPr="00DE6131">
        <w:rPr>
          <w:rFonts w:hint="cs"/>
          <w:rtl/>
        </w:rPr>
        <w:t xml:space="preserve"> </w:t>
      </w:r>
      <w:r w:rsidRPr="00DE6131">
        <w:rPr>
          <w:rFonts w:hint="cs"/>
          <w:rtl/>
        </w:rPr>
        <w:t>يسعى</w:t>
      </w:r>
      <w:r w:rsidR="00294C78">
        <w:rPr>
          <w:rFonts w:hint="cs"/>
          <w:rtl/>
        </w:rPr>
        <w:t xml:space="preserve"> الأ</w:t>
      </w:r>
      <w:r w:rsidR="008D4A30" w:rsidRPr="00DE6131">
        <w:rPr>
          <w:rFonts w:hint="cs"/>
          <w:rtl/>
        </w:rPr>
        <w:t xml:space="preserve">فراد </w:t>
      </w:r>
      <w:r w:rsidRPr="00DE6131">
        <w:rPr>
          <w:rFonts w:hint="cs"/>
          <w:rtl/>
        </w:rPr>
        <w:t xml:space="preserve">الى </w:t>
      </w:r>
      <w:r w:rsidR="008D4A30" w:rsidRPr="00DE6131">
        <w:rPr>
          <w:rFonts w:hint="cs"/>
          <w:rtl/>
        </w:rPr>
        <w:t xml:space="preserve"> اشباع حاجاتهم بأنفسهم </w:t>
      </w:r>
      <w:r w:rsidRPr="00DE6131">
        <w:rPr>
          <w:rFonts w:hint="cs"/>
          <w:rtl/>
        </w:rPr>
        <w:t xml:space="preserve">دون أن يكون </w:t>
      </w:r>
      <w:r w:rsidR="008D4A30" w:rsidRPr="00DE6131">
        <w:rPr>
          <w:rFonts w:hint="cs"/>
          <w:rtl/>
        </w:rPr>
        <w:t xml:space="preserve"> للإدارة التدخل في هذا </w:t>
      </w:r>
      <w:r w:rsidRPr="00DE6131">
        <w:rPr>
          <w:rFonts w:hint="cs"/>
          <w:rtl/>
        </w:rPr>
        <w:t>شؤونهم،</w:t>
      </w:r>
      <w:r w:rsidR="004E7A07" w:rsidRPr="00DE6131">
        <w:rPr>
          <w:rFonts w:hint="cs"/>
          <w:rtl/>
        </w:rPr>
        <w:t xml:space="preserve"> </w:t>
      </w:r>
      <w:r w:rsidR="008D4A30" w:rsidRPr="00DE6131">
        <w:rPr>
          <w:rFonts w:hint="cs"/>
          <w:rtl/>
        </w:rPr>
        <w:t xml:space="preserve">الا </w:t>
      </w:r>
      <w:r w:rsidR="004E7A07" w:rsidRPr="00DE6131">
        <w:rPr>
          <w:rFonts w:hint="cs"/>
          <w:rtl/>
        </w:rPr>
        <w:t>حينما</w:t>
      </w:r>
      <w:r w:rsidRPr="00DE6131">
        <w:rPr>
          <w:rFonts w:hint="cs"/>
          <w:rtl/>
        </w:rPr>
        <w:t xml:space="preserve"> </w:t>
      </w:r>
      <w:r w:rsidR="004E7A07" w:rsidRPr="00DE6131">
        <w:rPr>
          <w:rFonts w:hint="cs"/>
          <w:rtl/>
        </w:rPr>
        <w:t>ي</w:t>
      </w:r>
      <w:r w:rsidRPr="00DE6131">
        <w:rPr>
          <w:rFonts w:hint="cs"/>
          <w:rtl/>
        </w:rPr>
        <w:t>تعلق الأمر</w:t>
      </w:r>
      <w:r w:rsidR="00DD5D76" w:rsidRPr="00DE6131">
        <w:rPr>
          <w:rFonts w:hint="cs"/>
          <w:rtl/>
        </w:rPr>
        <w:t xml:space="preserve"> </w:t>
      </w:r>
      <w:r w:rsidRPr="00DE6131">
        <w:rPr>
          <w:rFonts w:hint="cs"/>
          <w:rtl/>
        </w:rPr>
        <w:t>بمشروعات و</w:t>
      </w:r>
      <w:r w:rsidR="008D4A30" w:rsidRPr="00DE6131">
        <w:rPr>
          <w:rFonts w:hint="cs"/>
          <w:rtl/>
        </w:rPr>
        <w:t xml:space="preserve">خدمات </w:t>
      </w:r>
      <w:r w:rsidR="008924D6" w:rsidRPr="00DE6131">
        <w:rPr>
          <w:rFonts w:hint="cs"/>
          <w:rtl/>
        </w:rPr>
        <w:t xml:space="preserve"> </w:t>
      </w:r>
      <w:r w:rsidR="001C095B">
        <w:rPr>
          <w:rFonts w:hint="cs"/>
          <w:rtl/>
        </w:rPr>
        <w:t>لا</w:t>
      </w:r>
      <w:r w:rsidR="004E7A07" w:rsidRPr="00DE6131">
        <w:rPr>
          <w:rFonts w:hint="cs"/>
          <w:rtl/>
        </w:rPr>
        <w:t>يمكن أن</w:t>
      </w:r>
      <w:r w:rsidR="008D4A30" w:rsidRPr="00DE6131">
        <w:rPr>
          <w:rFonts w:hint="cs"/>
          <w:rtl/>
        </w:rPr>
        <w:t xml:space="preserve"> تترك </w:t>
      </w:r>
      <w:r w:rsidR="008924D6" w:rsidRPr="00DE6131">
        <w:rPr>
          <w:rFonts w:hint="cs"/>
          <w:rtl/>
        </w:rPr>
        <w:t>للأفراد</w:t>
      </w:r>
      <w:r w:rsidR="008D4A30" w:rsidRPr="00DE6131">
        <w:rPr>
          <w:rFonts w:hint="cs"/>
          <w:rtl/>
        </w:rPr>
        <w:t xml:space="preserve"> نظرا لاعتبارات </w:t>
      </w:r>
      <w:r w:rsidR="004E7A07" w:rsidRPr="00DE6131">
        <w:rPr>
          <w:rFonts w:hint="cs"/>
          <w:rtl/>
        </w:rPr>
        <w:t>متعددة تتصل أساسا</w:t>
      </w:r>
      <w:r w:rsidR="008D4A30" w:rsidRPr="00DE6131">
        <w:rPr>
          <w:rFonts w:hint="cs"/>
          <w:rtl/>
        </w:rPr>
        <w:t xml:space="preserve"> بسيادة الدولة</w:t>
      </w:r>
      <w:r w:rsidR="004E7A07" w:rsidRPr="00DE6131">
        <w:rPr>
          <w:rFonts w:hint="cs"/>
          <w:rtl/>
        </w:rPr>
        <w:t xml:space="preserve"> أ</w:t>
      </w:r>
      <w:r w:rsidR="008D4A30" w:rsidRPr="00DE6131">
        <w:rPr>
          <w:rFonts w:hint="cs"/>
          <w:rtl/>
        </w:rPr>
        <w:t xml:space="preserve">و </w:t>
      </w:r>
      <w:r w:rsidR="004E7A07" w:rsidRPr="00DE6131">
        <w:rPr>
          <w:rFonts w:hint="cs"/>
          <w:rtl/>
        </w:rPr>
        <w:t>أ</w:t>
      </w:r>
      <w:r w:rsidR="008D4A30" w:rsidRPr="00DE6131">
        <w:rPr>
          <w:rFonts w:hint="cs"/>
          <w:rtl/>
        </w:rPr>
        <w:t>منها العام</w:t>
      </w:r>
      <w:r w:rsidR="004E7A07" w:rsidRPr="00DE6131">
        <w:rPr>
          <w:rFonts w:hint="cs"/>
          <w:rtl/>
        </w:rPr>
        <w:t>،</w:t>
      </w:r>
      <w:r w:rsidR="008D4A30" w:rsidRPr="00DE6131">
        <w:rPr>
          <w:rFonts w:hint="cs"/>
          <w:rtl/>
        </w:rPr>
        <w:t xml:space="preserve"> ولكن </w:t>
      </w:r>
      <w:r w:rsidR="001C095B">
        <w:rPr>
          <w:rFonts w:hint="cs"/>
          <w:rtl/>
        </w:rPr>
        <w:t>عزوف أ</w:t>
      </w:r>
      <w:r w:rsidR="004E7A07" w:rsidRPr="00DE6131">
        <w:rPr>
          <w:rFonts w:hint="cs"/>
          <w:rtl/>
        </w:rPr>
        <w:t xml:space="preserve">و </w:t>
      </w:r>
      <w:r w:rsidR="001C095B">
        <w:rPr>
          <w:rFonts w:hint="cs"/>
          <w:rtl/>
        </w:rPr>
        <w:t>تقاعس الأ</w:t>
      </w:r>
      <w:r w:rsidR="008D4A30" w:rsidRPr="00DE6131">
        <w:rPr>
          <w:rFonts w:hint="cs"/>
          <w:rtl/>
        </w:rPr>
        <w:t xml:space="preserve">فراد </w:t>
      </w:r>
      <w:r w:rsidR="001C095B">
        <w:rPr>
          <w:rFonts w:hint="cs"/>
          <w:rtl/>
        </w:rPr>
        <w:t>عن القيام ببعض المشروعات أ</w:t>
      </w:r>
      <w:r w:rsidR="004E7A07" w:rsidRPr="00DE6131">
        <w:rPr>
          <w:rFonts w:hint="cs"/>
          <w:rtl/>
        </w:rPr>
        <w:t>و الخدمات، نظرا لقلة مردوديتها الاقتصادية أو لق</w:t>
      </w:r>
      <w:r w:rsidR="00B70F61">
        <w:rPr>
          <w:rFonts w:hint="cs"/>
          <w:rtl/>
        </w:rPr>
        <w:t>لة امكانياتهم وعجزهم عن القيام ب</w:t>
      </w:r>
      <w:r w:rsidR="004E7A07" w:rsidRPr="00DE6131">
        <w:rPr>
          <w:rFonts w:hint="cs"/>
          <w:rtl/>
        </w:rPr>
        <w:t xml:space="preserve">ها </w:t>
      </w:r>
      <w:r w:rsidR="008D4A30" w:rsidRPr="00DE6131">
        <w:rPr>
          <w:rFonts w:hint="cs"/>
          <w:rtl/>
        </w:rPr>
        <w:t xml:space="preserve"> </w:t>
      </w:r>
      <w:r w:rsidR="004E7A07" w:rsidRPr="00DE6131">
        <w:rPr>
          <w:rFonts w:hint="cs"/>
          <w:rtl/>
        </w:rPr>
        <w:t xml:space="preserve">نظرا </w:t>
      </w:r>
      <w:r w:rsidR="008D4A30" w:rsidRPr="00DE6131">
        <w:rPr>
          <w:rFonts w:hint="cs"/>
          <w:rtl/>
        </w:rPr>
        <w:t>لما تتطلبه هذه المشروعات من</w:t>
      </w:r>
      <w:r w:rsidR="004E7A07" w:rsidRPr="00DE6131">
        <w:rPr>
          <w:rFonts w:hint="cs"/>
          <w:rtl/>
        </w:rPr>
        <w:t xml:space="preserve"> قدرات و</w:t>
      </w:r>
      <w:r w:rsidR="008D4A30" w:rsidRPr="00DE6131">
        <w:rPr>
          <w:rFonts w:hint="cs"/>
          <w:rtl/>
        </w:rPr>
        <w:t xml:space="preserve"> تكاليف </w:t>
      </w:r>
      <w:r w:rsidR="008924D6" w:rsidRPr="00DE6131">
        <w:rPr>
          <w:rFonts w:hint="cs"/>
          <w:rtl/>
        </w:rPr>
        <w:t>باهظة</w:t>
      </w:r>
      <w:r w:rsidR="008D4A30" w:rsidRPr="00DE6131">
        <w:rPr>
          <w:rFonts w:hint="cs"/>
          <w:rtl/>
        </w:rPr>
        <w:t xml:space="preserve"> </w:t>
      </w:r>
      <w:r w:rsidR="004E7A07" w:rsidRPr="00DE6131">
        <w:rPr>
          <w:rFonts w:hint="cs"/>
          <w:rtl/>
        </w:rPr>
        <w:t xml:space="preserve"> </w:t>
      </w:r>
      <w:r w:rsidR="008924D6" w:rsidRPr="00DE6131">
        <w:rPr>
          <w:rFonts w:hint="cs"/>
          <w:rtl/>
        </w:rPr>
        <w:t>لإقامة</w:t>
      </w:r>
      <w:r w:rsidR="00284135">
        <w:rPr>
          <w:rFonts w:hint="cs"/>
          <w:rtl/>
        </w:rPr>
        <w:t xml:space="preserve"> هذه المشاريع</w:t>
      </w:r>
      <w:r w:rsidR="004E7A07" w:rsidRPr="00DE6131">
        <w:rPr>
          <w:rFonts w:hint="cs"/>
          <w:rtl/>
        </w:rPr>
        <w:t>.</w:t>
      </w:r>
    </w:p>
    <w:p w14:paraId="17FE30DD" w14:textId="7C49B4E2" w:rsidR="00B07C09" w:rsidRPr="00DE6131" w:rsidRDefault="00294C78" w:rsidP="00960774">
      <w:pPr>
        <w:rPr>
          <w:rtl/>
        </w:rPr>
      </w:pPr>
      <w:r>
        <w:rPr>
          <w:rFonts w:hint="cs"/>
          <w:rtl/>
        </w:rPr>
        <w:t xml:space="preserve">وانطلاقا </w:t>
      </w:r>
      <w:r w:rsidR="00422DCD" w:rsidRPr="00DE6131">
        <w:rPr>
          <w:rFonts w:hint="cs"/>
          <w:rtl/>
        </w:rPr>
        <w:t>من مسؤولية الإدارة  على تحقيق المشاريع والمرافق</w:t>
      </w:r>
      <w:r w:rsidR="00A5716E" w:rsidRPr="00DE6131">
        <w:rPr>
          <w:rFonts w:hint="cs"/>
          <w:rtl/>
        </w:rPr>
        <w:t xml:space="preserve"> كلها التي يحتاجها الجمهور كان لزاما عليها السعي </w:t>
      </w:r>
      <w:r w:rsidR="008924D6" w:rsidRPr="00DE6131">
        <w:rPr>
          <w:rFonts w:hint="cs"/>
          <w:rtl/>
        </w:rPr>
        <w:t>لإقامة</w:t>
      </w:r>
      <w:r w:rsidR="00A5716E" w:rsidRPr="00DE6131">
        <w:rPr>
          <w:rFonts w:hint="cs"/>
          <w:rtl/>
        </w:rPr>
        <w:t xml:space="preserve"> هذه المشاريع و</w:t>
      </w:r>
      <w:r w:rsidR="008D4A30" w:rsidRPr="00DE6131">
        <w:rPr>
          <w:rFonts w:hint="cs"/>
          <w:rtl/>
        </w:rPr>
        <w:t xml:space="preserve"> الخدم</w:t>
      </w:r>
      <w:r w:rsidR="00A5716E" w:rsidRPr="00DE6131">
        <w:rPr>
          <w:rFonts w:hint="cs"/>
          <w:rtl/>
        </w:rPr>
        <w:t>ات و</w:t>
      </w:r>
      <w:r w:rsidR="008D4A30" w:rsidRPr="00DE6131">
        <w:rPr>
          <w:rFonts w:hint="cs"/>
          <w:rtl/>
        </w:rPr>
        <w:t xml:space="preserve"> الحاج</w:t>
      </w:r>
      <w:r w:rsidR="00A5716E" w:rsidRPr="00DE6131">
        <w:rPr>
          <w:rFonts w:hint="cs"/>
          <w:rtl/>
        </w:rPr>
        <w:t>ات</w:t>
      </w:r>
      <w:r w:rsidR="008D4A30" w:rsidRPr="00DE6131">
        <w:rPr>
          <w:rFonts w:hint="cs"/>
          <w:rtl/>
        </w:rPr>
        <w:t xml:space="preserve"> العامة </w:t>
      </w:r>
      <w:r w:rsidR="00B70F61">
        <w:rPr>
          <w:rFonts w:hint="cs"/>
          <w:rtl/>
        </w:rPr>
        <w:t>بكل السبل</w:t>
      </w:r>
      <w:r w:rsidR="00A5716E" w:rsidRPr="00DE6131">
        <w:rPr>
          <w:rFonts w:hint="cs"/>
          <w:rtl/>
        </w:rPr>
        <w:t xml:space="preserve">، فلم تجد بدا من أن </w:t>
      </w:r>
      <w:r w:rsidR="008D4A30" w:rsidRPr="00DE6131">
        <w:rPr>
          <w:rFonts w:hint="cs"/>
          <w:rtl/>
        </w:rPr>
        <w:t xml:space="preserve"> تتولى بنفسها انشاء هذه المشروعات التي يتقاعس </w:t>
      </w:r>
      <w:r w:rsidR="00B70F61">
        <w:rPr>
          <w:rFonts w:hint="cs"/>
          <w:rtl/>
        </w:rPr>
        <w:t>أ</w:t>
      </w:r>
      <w:r w:rsidR="008D4A30" w:rsidRPr="00DE6131">
        <w:rPr>
          <w:rFonts w:hint="cs"/>
          <w:rtl/>
        </w:rPr>
        <w:t>و يعجز عنها ال</w:t>
      </w:r>
      <w:r w:rsidR="00B70F61">
        <w:rPr>
          <w:rFonts w:hint="cs"/>
          <w:rtl/>
        </w:rPr>
        <w:t>أفراد</w:t>
      </w:r>
      <w:r w:rsidR="00A5716E" w:rsidRPr="00DE6131">
        <w:rPr>
          <w:rFonts w:hint="cs"/>
          <w:rtl/>
        </w:rPr>
        <w:t xml:space="preserve">، </w:t>
      </w:r>
      <w:r w:rsidR="008D4A30" w:rsidRPr="00DE6131">
        <w:rPr>
          <w:rFonts w:hint="cs"/>
          <w:rtl/>
        </w:rPr>
        <w:t xml:space="preserve">حتى يتحقق </w:t>
      </w:r>
      <w:r w:rsidR="00A5716E" w:rsidRPr="00DE6131">
        <w:rPr>
          <w:rFonts w:hint="cs"/>
          <w:rtl/>
        </w:rPr>
        <w:t>للجميع</w:t>
      </w:r>
      <w:r w:rsidR="008D4A30" w:rsidRPr="00DE6131">
        <w:rPr>
          <w:rFonts w:hint="cs"/>
          <w:rtl/>
        </w:rPr>
        <w:t xml:space="preserve">  </w:t>
      </w:r>
      <w:r w:rsidR="00A5716E" w:rsidRPr="00DE6131">
        <w:rPr>
          <w:rFonts w:hint="cs"/>
          <w:rtl/>
        </w:rPr>
        <w:t>المرافق الضرورية،</w:t>
      </w:r>
      <w:r w:rsidR="008D4A30" w:rsidRPr="00DE6131">
        <w:rPr>
          <w:rFonts w:hint="cs"/>
          <w:rtl/>
        </w:rPr>
        <w:t xml:space="preserve"> التي </w:t>
      </w:r>
      <w:r w:rsidR="00586954">
        <w:rPr>
          <w:rFonts w:hint="cs"/>
          <w:rtl/>
        </w:rPr>
        <w:t>ت</w:t>
      </w:r>
      <w:r w:rsidR="00A5716E" w:rsidRPr="00DE6131">
        <w:rPr>
          <w:rFonts w:hint="cs"/>
          <w:rtl/>
        </w:rPr>
        <w:t xml:space="preserve">ؤمن </w:t>
      </w:r>
      <w:r w:rsidR="008D4A30" w:rsidRPr="00DE6131">
        <w:rPr>
          <w:rFonts w:hint="cs"/>
          <w:rtl/>
        </w:rPr>
        <w:t xml:space="preserve">لهم </w:t>
      </w:r>
      <w:r w:rsidR="00A5716E" w:rsidRPr="00DE6131">
        <w:rPr>
          <w:rFonts w:hint="cs"/>
          <w:rtl/>
        </w:rPr>
        <w:t xml:space="preserve">المستوى المقبول </w:t>
      </w:r>
      <w:r w:rsidR="008D4A30" w:rsidRPr="00DE6131">
        <w:rPr>
          <w:rFonts w:hint="cs"/>
          <w:rtl/>
        </w:rPr>
        <w:t xml:space="preserve"> من </w:t>
      </w:r>
      <w:r w:rsidR="00A5716E" w:rsidRPr="00DE6131">
        <w:rPr>
          <w:rFonts w:hint="cs"/>
          <w:rtl/>
        </w:rPr>
        <w:t>جودة  الخدمة العمومية المطلوبة، وحاول</w:t>
      </w:r>
      <w:r w:rsidR="008924D6" w:rsidRPr="00DE6131">
        <w:rPr>
          <w:rFonts w:hint="cs"/>
          <w:rtl/>
        </w:rPr>
        <w:t>ت</w:t>
      </w:r>
      <w:r w:rsidR="00A5716E" w:rsidRPr="00DE6131">
        <w:rPr>
          <w:rFonts w:hint="cs"/>
          <w:rtl/>
        </w:rPr>
        <w:t xml:space="preserve"> بلوغ درجة من الرضا في مختلف مجالات</w:t>
      </w:r>
      <w:r w:rsidR="008D4A30" w:rsidRPr="00DE6131">
        <w:rPr>
          <w:rFonts w:hint="cs"/>
          <w:rtl/>
        </w:rPr>
        <w:t xml:space="preserve"> حياتهم</w:t>
      </w:r>
      <w:r w:rsidR="00A5716E" w:rsidRPr="00DE6131">
        <w:rPr>
          <w:rFonts w:hint="cs"/>
          <w:rtl/>
        </w:rPr>
        <w:t>،</w:t>
      </w:r>
      <w:r w:rsidR="008D4A30" w:rsidRPr="00DE6131">
        <w:rPr>
          <w:rFonts w:hint="cs"/>
          <w:rtl/>
        </w:rPr>
        <w:t xml:space="preserve"> هذه المشروعات </w:t>
      </w:r>
      <w:r w:rsidR="00A5716E" w:rsidRPr="00DE6131">
        <w:rPr>
          <w:rFonts w:hint="cs"/>
          <w:rtl/>
        </w:rPr>
        <w:t xml:space="preserve">والخدمات </w:t>
      </w:r>
      <w:r w:rsidR="008D4A30" w:rsidRPr="00DE6131">
        <w:rPr>
          <w:rFonts w:hint="cs"/>
          <w:rtl/>
        </w:rPr>
        <w:t xml:space="preserve"> يطلق عليها اصطلاح</w:t>
      </w:r>
      <w:r w:rsidR="00A5716E" w:rsidRPr="00DE6131">
        <w:rPr>
          <w:rFonts w:hint="cs"/>
          <w:rtl/>
        </w:rPr>
        <w:t>ا</w:t>
      </w:r>
      <w:r w:rsidR="008D4A30" w:rsidRPr="00DE6131">
        <w:rPr>
          <w:rFonts w:hint="cs"/>
          <w:rtl/>
        </w:rPr>
        <w:t xml:space="preserve"> المرافق العامة</w:t>
      </w:r>
      <w:r w:rsidR="00A5716E" w:rsidRPr="00DE6131">
        <w:rPr>
          <w:rFonts w:hint="cs"/>
          <w:rtl/>
        </w:rPr>
        <w:t>،</w:t>
      </w:r>
      <w:r w:rsidR="008D4A30" w:rsidRPr="00DE6131">
        <w:rPr>
          <w:rFonts w:hint="cs"/>
          <w:rtl/>
        </w:rPr>
        <w:t xml:space="preserve"> التي </w:t>
      </w:r>
      <w:r w:rsidR="00A5716E" w:rsidRPr="00DE6131">
        <w:rPr>
          <w:rFonts w:hint="cs"/>
          <w:rtl/>
        </w:rPr>
        <w:t>تشكل</w:t>
      </w:r>
      <w:r w:rsidR="008D4A30" w:rsidRPr="00DE6131">
        <w:rPr>
          <w:rFonts w:hint="cs"/>
          <w:rtl/>
        </w:rPr>
        <w:t xml:space="preserve"> </w:t>
      </w:r>
      <w:r w:rsidR="00A5716E" w:rsidRPr="00DE6131">
        <w:rPr>
          <w:rFonts w:hint="cs"/>
          <w:rtl/>
        </w:rPr>
        <w:t>محورا</w:t>
      </w:r>
      <w:r w:rsidR="008D4A30" w:rsidRPr="00DE6131">
        <w:rPr>
          <w:rFonts w:hint="cs"/>
          <w:rtl/>
        </w:rPr>
        <w:t xml:space="preserve"> </w:t>
      </w:r>
      <w:r w:rsidR="00A5716E" w:rsidRPr="00DE6131">
        <w:rPr>
          <w:rFonts w:hint="cs"/>
          <w:rtl/>
        </w:rPr>
        <w:t xml:space="preserve">أساسيا </w:t>
      </w:r>
      <w:r w:rsidR="008D4A30" w:rsidRPr="00DE6131">
        <w:rPr>
          <w:rFonts w:hint="cs"/>
          <w:rtl/>
        </w:rPr>
        <w:t xml:space="preserve"> من </w:t>
      </w:r>
      <w:r w:rsidR="00996FD4" w:rsidRPr="00DE6131">
        <w:rPr>
          <w:rFonts w:hint="cs"/>
          <w:rtl/>
        </w:rPr>
        <w:t>اه</w:t>
      </w:r>
      <w:r w:rsidR="00996FD4">
        <w:rPr>
          <w:rFonts w:hint="cs"/>
          <w:rtl/>
        </w:rPr>
        <w:t>ت</w:t>
      </w:r>
      <w:r w:rsidR="00996FD4" w:rsidRPr="00DE6131">
        <w:rPr>
          <w:rFonts w:hint="cs"/>
          <w:rtl/>
        </w:rPr>
        <w:t>مام</w:t>
      </w:r>
      <w:r w:rsidR="00A5716E" w:rsidRPr="00DE6131">
        <w:rPr>
          <w:rFonts w:hint="cs"/>
          <w:rtl/>
        </w:rPr>
        <w:t xml:space="preserve"> </w:t>
      </w:r>
      <w:r w:rsidR="008D4A30" w:rsidRPr="00DE6131">
        <w:rPr>
          <w:rFonts w:hint="cs"/>
          <w:rtl/>
        </w:rPr>
        <w:t xml:space="preserve"> السلط</w:t>
      </w:r>
      <w:r w:rsidR="00A5716E" w:rsidRPr="00DE6131">
        <w:rPr>
          <w:rFonts w:hint="cs"/>
          <w:rtl/>
        </w:rPr>
        <w:t>ات</w:t>
      </w:r>
      <w:r w:rsidR="008D4A30" w:rsidRPr="00DE6131">
        <w:rPr>
          <w:rFonts w:hint="cs"/>
          <w:rtl/>
        </w:rPr>
        <w:t xml:space="preserve"> </w:t>
      </w:r>
      <w:r w:rsidR="00A5716E" w:rsidRPr="00DE6131">
        <w:rPr>
          <w:rFonts w:hint="cs"/>
          <w:rtl/>
        </w:rPr>
        <w:t xml:space="preserve">العامة </w:t>
      </w:r>
      <w:r w:rsidR="008D4A30" w:rsidRPr="00DE6131">
        <w:rPr>
          <w:rFonts w:hint="cs"/>
          <w:rtl/>
        </w:rPr>
        <w:t>في</w:t>
      </w:r>
      <w:r w:rsidR="00A5716E" w:rsidRPr="00DE6131">
        <w:rPr>
          <w:rFonts w:hint="cs"/>
          <w:rtl/>
        </w:rPr>
        <w:t xml:space="preserve"> كل </w:t>
      </w:r>
      <w:r w:rsidR="00586954">
        <w:rPr>
          <w:rFonts w:hint="cs"/>
          <w:rtl/>
        </w:rPr>
        <w:t>الدول</w:t>
      </w:r>
      <w:r w:rsidR="00F44E8C">
        <w:rPr>
          <w:rFonts w:hint="cs"/>
          <w:rtl/>
        </w:rPr>
        <w:t>، إلا أ</w:t>
      </w:r>
      <w:r w:rsidR="008D4A30" w:rsidRPr="00DE6131">
        <w:rPr>
          <w:rFonts w:hint="cs"/>
          <w:rtl/>
        </w:rPr>
        <w:t xml:space="preserve">ن </w:t>
      </w:r>
      <w:r w:rsidR="00A5716E" w:rsidRPr="00DE6131">
        <w:rPr>
          <w:rFonts w:hint="cs"/>
          <w:rtl/>
        </w:rPr>
        <w:t xml:space="preserve">التطورات التي رافقت </w:t>
      </w:r>
      <w:r w:rsidR="008D4A30" w:rsidRPr="00DE6131">
        <w:rPr>
          <w:rFonts w:hint="cs"/>
          <w:rtl/>
        </w:rPr>
        <w:t xml:space="preserve">مفهوم </w:t>
      </w:r>
      <w:r w:rsidR="00A5716E" w:rsidRPr="00DE6131">
        <w:rPr>
          <w:rFonts w:hint="cs"/>
          <w:rtl/>
        </w:rPr>
        <w:t>ا</w:t>
      </w:r>
      <w:r w:rsidR="008D4A30" w:rsidRPr="00DE6131">
        <w:rPr>
          <w:rFonts w:hint="cs"/>
          <w:rtl/>
        </w:rPr>
        <w:t xml:space="preserve">لمرفق </w:t>
      </w:r>
      <w:r w:rsidR="008924D6" w:rsidRPr="00DE6131">
        <w:rPr>
          <w:rFonts w:hint="cs"/>
          <w:rtl/>
        </w:rPr>
        <w:t>العام بالنظر</w:t>
      </w:r>
      <w:r w:rsidR="00A5716E" w:rsidRPr="00DE6131">
        <w:rPr>
          <w:rFonts w:hint="cs"/>
          <w:rtl/>
        </w:rPr>
        <w:t xml:space="preserve"> الى </w:t>
      </w:r>
      <w:r w:rsidR="008D4A30" w:rsidRPr="00DE6131">
        <w:rPr>
          <w:rFonts w:hint="cs"/>
          <w:rtl/>
        </w:rPr>
        <w:t xml:space="preserve">الازمات </w:t>
      </w:r>
      <w:r w:rsidR="00A5716E" w:rsidRPr="00DE6131">
        <w:rPr>
          <w:rFonts w:hint="cs"/>
          <w:rtl/>
        </w:rPr>
        <w:t>المتعددة</w:t>
      </w:r>
      <w:r w:rsidR="008D4A30" w:rsidRPr="00DE6131">
        <w:rPr>
          <w:rFonts w:hint="cs"/>
          <w:rtl/>
        </w:rPr>
        <w:t xml:space="preserve"> </w:t>
      </w:r>
      <w:r w:rsidR="00A5716E" w:rsidRPr="00DE6131">
        <w:rPr>
          <w:rFonts w:hint="cs"/>
          <w:rtl/>
        </w:rPr>
        <w:t xml:space="preserve">والظروف </w:t>
      </w:r>
      <w:r w:rsidR="005300CA" w:rsidRPr="00DE6131">
        <w:rPr>
          <w:rFonts w:hint="cs"/>
          <w:rtl/>
        </w:rPr>
        <w:t>المختلفة التي مرت بها المجتمعات</w:t>
      </w:r>
      <w:r w:rsidR="00A5716E" w:rsidRPr="00DE6131">
        <w:rPr>
          <w:rFonts w:hint="cs"/>
          <w:rtl/>
        </w:rPr>
        <w:t>،</w:t>
      </w:r>
      <w:r w:rsidR="008D4A30" w:rsidRPr="00DE6131">
        <w:rPr>
          <w:rFonts w:hint="cs"/>
          <w:rtl/>
        </w:rPr>
        <w:t xml:space="preserve"> </w:t>
      </w:r>
      <w:r w:rsidR="005300CA" w:rsidRPr="00DE6131">
        <w:rPr>
          <w:rFonts w:hint="cs"/>
          <w:rtl/>
        </w:rPr>
        <w:t>أدت</w:t>
      </w:r>
      <w:r w:rsidR="008D4A30" w:rsidRPr="00DE6131">
        <w:rPr>
          <w:rFonts w:hint="cs"/>
          <w:rtl/>
        </w:rPr>
        <w:t xml:space="preserve"> الى </w:t>
      </w:r>
      <w:r w:rsidR="005300CA" w:rsidRPr="00DE6131">
        <w:rPr>
          <w:rFonts w:hint="cs"/>
          <w:rtl/>
        </w:rPr>
        <w:t xml:space="preserve"> تطور و</w:t>
      </w:r>
      <w:r w:rsidR="008D4A30" w:rsidRPr="00DE6131">
        <w:rPr>
          <w:rFonts w:hint="cs"/>
          <w:rtl/>
        </w:rPr>
        <w:t xml:space="preserve">ازدياد </w:t>
      </w:r>
      <w:r w:rsidR="005300CA" w:rsidRPr="00DE6131">
        <w:rPr>
          <w:rFonts w:hint="cs"/>
          <w:rtl/>
        </w:rPr>
        <w:t xml:space="preserve"> وتنوع </w:t>
      </w:r>
      <w:r w:rsidR="00F44E8C">
        <w:rPr>
          <w:rFonts w:hint="cs"/>
          <w:rtl/>
        </w:rPr>
        <w:t>حاجات الأ</w:t>
      </w:r>
      <w:r w:rsidR="008D4A30" w:rsidRPr="00DE6131">
        <w:rPr>
          <w:rFonts w:hint="cs"/>
          <w:rtl/>
        </w:rPr>
        <w:t xml:space="preserve">فراد </w:t>
      </w:r>
      <w:r w:rsidR="00F44E8C">
        <w:rPr>
          <w:rFonts w:hint="cs"/>
          <w:rtl/>
        </w:rPr>
        <w:t>والجماعات</w:t>
      </w:r>
      <w:r w:rsidR="005300CA" w:rsidRPr="00DE6131">
        <w:rPr>
          <w:rFonts w:hint="cs"/>
          <w:rtl/>
        </w:rPr>
        <w:t xml:space="preserve">، مما وسع من مجالات تدخل الدولة، </w:t>
      </w:r>
      <w:r w:rsidR="008D4A30" w:rsidRPr="00DE6131">
        <w:rPr>
          <w:rFonts w:hint="cs"/>
          <w:rtl/>
        </w:rPr>
        <w:t xml:space="preserve"> حتى </w:t>
      </w:r>
      <w:r w:rsidR="005300CA" w:rsidRPr="00DE6131">
        <w:rPr>
          <w:rFonts w:hint="cs"/>
          <w:rtl/>
        </w:rPr>
        <w:t xml:space="preserve">أضحى ليس </w:t>
      </w:r>
      <w:r w:rsidR="008924D6" w:rsidRPr="00DE6131">
        <w:rPr>
          <w:rFonts w:hint="cs"/>
          <w:rtl/>
        </w:rPr>
        <w:t>بمقدور</w:t>
      </w:r>
      <w:r w:rsidR="005300CA" w:rsidRPr="00DE6131">
        <w:rPr>
          <w:rFonts w:hint="cs"/>
          <w:rtl/>
        </w:rPr>
        <w:t xml:space="preserve"> أي دولة تحقيق جميع المرافق العامة </w:t>
      </w:r>
      <w:r w:rsidR="008924D6" w:rsidRPr="00DE6131">
        <w:rPr>
          <w:rFonts w:hint="cs"/>
          <w:rtl/>
        </w:rPr>
        <w:t xml:space="preserve">بمفردها </w:t>
      </w:r>
      <w:r w:rsidR="008924D6" w:rsidRPr="00DE6131">
        <w:rPr>
          <w:rFonts w:hint="cs"/>
          <w:rtl/>
          <w:lang w:val="fr-FR"/>
        </w:rPr>
        <w:t>مما</w:t>
      </w:r>
      <w:r w:rsidR="008D4A30" w:rsidRPr="00DE6131">
        <w:rPr>
          <w:rFonts w:hint="cs"/>
          <w:rtl/>
          <w:lang w:val="fr-FR"/>
        </w:rPr>
        <w:t xml:space="preserve"> دفع هذه </w:t>
      </w:r>
      <w:r w:rsidR="005300CA" w:rsidRPr="00DE6131">
        <w:rPr>
          <w:rFonts w:hint="cs"/>
          <w:rtl/>
          <w:lang w:val="fr-FR"/>
        </w:rPr>
        <w:t xml:space="preserve">الإدارة الى التخلي عن </w:t>
      </w:r>
      <w:r w:rsidR="008D4A30" w:rsidRPr="00DE6131">
        <w:rPr>
          <w:rFonts w:hint="cs"/>
          <w:rtl/>
          <w:lang w:val="fr-FR"/>
        </w:rPr>
        <w:t xml:space="preserve"> بعض </w:t>
      </w:r>
      <w:r w:rsidR="005300CA" w:rsidRPr="00DE6131">
        <w:rPr>
          <w:rFonts w:hint="cs"/>
          <w:rtl/>
          <w:lang w:val="fr-FR"/>
        </w:rPr>
        <w:t xml:space="preserve">مرافقها </w:t>
      </w:r>
      <w:r w:rsidR="008D4A30" w:rsidRPr="00DE6131">
        <w:rPr>
          <w:rFonts w:hint="cs"/>
          <w:rtl/>
          <w:lang w:val="fr-FR"/>
        </w:rPr>
        <w:t xml:space="preserve"> </w:t>
      </w:r>
      <w:r w:rsidR="005300CA" w:rsidRPr="00DE6131">
        <w:rPr>
          <w:rFonts w:hint="cs"/>
          <w:rtl/>
          <w:lang w:val="fr-FR"/>
        </w:rPr>
        <w:t>لصالح</w:t>
      </w:r>
      <w:r w:rsidR="008D4A30" w:rsidRPr="00DE6131">
        <w:rPr>
          <w:rFonts w:hint="cs"/>
          <w:rtl/>
          <w:lang w:val="fr-FR"/>
        </w:rPr>
        <w:t xml:space="preserve"> ال</w:t>
      </w:r>
      <w:r w:rsidR="00F44E8C">
        <w:rPr>
          <w:rFonts w:hint="cs"/>
          <w:rtl/>
          <w:lang w:val="fr-FR"/>
        </w:rPr>
        <w:t>أ</w:t>
      </w:r>
      <w:r w:rsidR="008D4A30" w:rsidRPr="00DE6131">
        <w:rPr>
          <w:rFonts w:hint="cs"/>
          <w:rtl/>
          <w:lang w:val="fr-FR"/>
        </w:rPr>
        <w:t xml:space="preserve">فراد فاصبحنا </w:t>
      </w:r>
      <w:r w:rsidR="005300CA" w:rsidRPr="00DE6131">
        <w:rPr>
          <w:rFonts w:hint="cs"/>
          <w:rtl/>
          <w:lang w:val="fr-FR"/>
        </w:rPr>
        <w:t>بصدد</w:t>
      </w:r>
      <w:r w:rsidR="008D4A30" w:rsidRPr="00DE6131">
        <w:rPr>
          <w:rFonts w:hint="cs"/>
          <w:rtl/>
          <w:lang w:val="fr-FR"/>
        </w:rPr>
        <w:t xml:space="preserve"> </w:t>
      </w:r>
      <w:r w:rsidR="004823D8">
        <w:rPr>
          <w:rFonts w:hint="cs"/>
          <w:rtl/>
          <w:lang w:val="fr-FR"/>
        </w:rPr>
        <w:t>الحديث عن</w:t>
      </w:r>
      <w:r w:rsidR="00F44E8C">
        <w:rPr>
          <w:rFonts w:hint="cs"/>
          <w:rtl/>
          <w:lang w:val="fr-FR"/>
        </w:rPr>
        <w:t xml:space="preserve"> مر</w:t>
      </w:r>
      <w:r w:rsidR="004823D8">
        <w:rPr>
          <w:rFonts w:hint="cs"/>
          <w:rtl/>
          <w:lang w:val="fr-FR"/>
        </w:rPr>
        <w:t>ف</w:t>
      </w:r>
      <w:r w:rsidR="005300CA" w:rsidRPr="00DE6131">
        <w:rPr>
          <w:rFonts w:hint="cs"/>
          <w:rtl/>
          <w:lang w:val="fr-FR"/>
        </w:rPr>
        <w:t>ق عام يستهدف المصلحة العامة مسير من قبل أشخاص خاصة</w:t>
      </w:r>
      <w:r w:rsidR="00513691" w:rsidRPr="00DE6131">
        <w:rPr>
          <w:rStyle w:val="Appelnotedebasdep"/>
          <w:color w:val="000000" w:themeColor="text1"/>
          <w:rtl/>
          <w:lang w:val="fr-FR"/>
        </w:rPr>
        <w:footnoteReference w:id="9"/>
      </w:r>
      <w:r w:rsidR="00715A6F" w:rsidRPr="00DE6131">
        <w:rPr>
          <w:rFonts w:hint="cs"/>
          <w:rtl/>
          <w:lang w:val="fr-FR"/>
        </w:rPr>
        <w:t>.</w:t>
      </w:r>
      <w:r w:rsidR="008D4A30" w:rsidRPr="00DE6131">
        <w:rPr>
          <w:rFonts w:hint="cs"/>
          <w:rtl/>
        </w:rPr>
        <w:t xml:space="preserve"> </w:t>
      </w:r>
    </w:p>
    <w:p w14:paraId="78683768" w14:textId="095195EE" w:rsidR="00996415" w:rsidRPr="00DE6131" w:rsidRDefault="00996415" w:rsidP="00960774">
      <w:pPr>
        <w:rPr>
          <w:rtl/>
        </w:rPr>
      </w:pPr>
      <w:r w:rsidRPr="00DE6131">
        <w:rPr>
          <w:rFonts w:hint="cs"/>
          <w:rtl/>
        </w:rPr>
        <w:t>غير أنه إذا</w:t>
      </w:r>
      <w:r w:rsidR="008924D6" w:rsidRPr="00DE6131">
        <w:rPr>
          <w:rFonts w:hint="cs"/>
          <w:rtl/>
        </w:rPr>
        <w:t xml:space="preserve"> </w:t>
      </w:r>
      <w:r w:rsidRPr="00DE6131">
        <w:rPr>
          <w:rFonts w:hint="cs"/>
          <w:rtl/>
        </w:rPr>
        <w:t xml:space="preserve">كان هناك العديد من المعطيات السالفة الذكر التي فرضت على الدولة أن تتخلى عن بعض مرافقها العامة لصالح أشخاص القانون العام </w:t>
      </w:r>
      <w:r w:rsidR="004823D8">
        <w:rPr>
          <w:rFonts w:hint="cs"/>
          <w:rtl/>
        </w:rPr>
        <w:t>أو الخاص، إ</w:t>
      </w:r>
      <w:r w:rsidRPr="00DE6131">
        <w:rPr>
          <w:rFonts w:hint="cs"/>
          <w:rtl/>
        </w:rPr>
        <w:t>ل</w:t>
      </w:r>
      <w:r w:rsidRPr="00DE6131">
        <w:rPr>
          <w:rtl/>
        </w:rPr>
        <w:t>ا</w:t>
      </w:r>
      <w:r w:rsidRPr="00DE6131">
        <w:rPr>
          <w:rFonts w:hint="cs"/>
          <w:rtl/>
        </w:rPr>
        <w:t xml:space="preserve"> أن هذا لا يخلى مسؤولياتها بشكل كلي، وإنما تبقى مجبرة على ضمان تحقيق المرفق </w:t>
      </w:r>
      <w:r w:rsidR="00CE1D3B" w:rsidRPr="00DE6131">
        <w:rPr>
          <w:rFonts w:hint="cs"/>
          <w:rtl/>
        </w:rPr>
        <w:t>على أكمل وجه بالرغم من إسناده الى الغير، ذل</w:t>
      </w:r>
      <w:r w:rsidR="00CE1D3B" w:rsidRPr="00DE6131">
        <w:rPr>
          <w:rtl/>
        </w:rPr>
        <w:t>ك</w:t>
      </w:r>
      <w:r w:rsidR="00CE1D3B" w:rsidRPr="00DE6131">
        <w:rPr>
          <w:rFonts w:hint="cs"/>
          <w:rtl/>
        </w:rPr>
        <w:t xml:space="preserve"> لأنه إذا كانت الانحرافات ومساوئ التسيير لازمت الى فترة طويلة المرفق العام المسير بالطريق المباشر، فإنه من باب أولى ممارسة الرقابة على المرفق العام المسير بالأسلوب غير المباشر.</w:t>
      </w:r>
      <w:r w:rsidRPr="00DE6131">
        <w:rPr>
          <w:rFonts w:hint="cs"/>
          <w:rtl/>
        </w:rPr>
        <w:t xml:space="preserve"> </w:t>
      </w:r>
    </w:p>
    <w:p w14:paraId="419C315D" w14:textId="531CFA83" w:rsidR="002675E7" w:rsidRPr="00DE6131" w:rsidRDefault="00CE1D3B" w:rsidP="00960774">
      <w:pPr>
        <w:rPr>
          <w:rtl/>
        </w:rPr>
      </w:pPr>
      <w:r w:rsidRPr="00DE6131">
        <w:rPr>
          <w:rFonts w:hint="cs"/>
          <w:rtl/>
        </w:rPr>
        <w:t>فالسلطة</w:t>
      </w:r>
      <w:r w:rsidR="00740322" w:rsidRPr="00DE6131">
        <w:rPr>
          <w:rFonts w:hint="cs"/>
          <w:rtl/>
        </w:rPr>
        <w:t xml:space="preserve"> العامة </w:t>
      </w:r>
      <w:r w:rsidRPr="00DE6131">
        <w:rPr>
          <w:rFonts w:hint="cs"/>
          <w:rtl/>
        </w:rPr>
        <w:t>أثناء م</w:t>
      </w:r>
      <w:r w:rsidR="00740322" w:rsidRPr="00DE6131">
        <w:rPr>
          <w:rFonts w:hint="cs"/>
          <w:rtl/>
        </w:rPr>
        <w:t xml:space="preserve">مارستها </w:t>
      </w:r>
      <w:r w:rsidRPr="00DE6131">
        <w:rPr>
          <w:rFonts w:hint="cs"/>
          <w:rtl/>
        </w:rPr>
        <w:t xml:space="preserve">لنشاطاتها المختلفة ومرافقها المتعددة </w:t>
      </w:r>
      <w:r w:rsidR="00740322" w:rsidRPr="00DE6131">
        <w:rPr>
          <w:rFonts w:hint="cs"/>
          <w:rtl/>
        </w:rPr>
        <w:t xml:space="preserve"> </w:t>
      </w:r>
      <w:r w:rsidRPr="00DE6131">
        <w:rPr>
          <w:rFonts w:hint="cs"/>
          <w:rtl/>
        </w:rPr>
        <w:t>تلتزم</w:t>
      </w:r>
      <w:r w:rsidR="00740322" w:rsidRPr="00DE6131">
        <w:rPr>
          <w:rFonts w:hint="cs"/>
          <w:rtl/>
        </w:rPr>
        <w:t xml:space="preserve"> بتحقيق </w:t>
      </w:r>
      <w:r w:rsidRPr="00DE6131">
        <w:rPr>
          <w:rFonts w:hint="cs"/>
          <w:rtl/>
        </w:rPr>
        <w:t>أ</w:t>
      </w:r>
      <w:r w:rsidR="00740322" w:rsidRPr="00DE6131">
        <w:rPr>
          <w:rFonts w:hint="cs"/>
          <w:rtl/>
        </w:rPr>
        <w:t xml:space="preserve">هدف </w:t>
      </w:r>
      <w:r w:rsidRPr="00DE6131">
        <w:rPr>
          <w:rFonts w:hint="cs"/>
          <w:rtl/>
        </w:rPr>
        <w:t>مسطرة</w:t>
      </w:r>
      <w:r w:rsidR="00740322" w:rsidRPr="00DE6131">
        <w:rPr>
          <w:rFonts w:hint="cs"/>
          <w:rtl/>
        </w:rPr>
        <w:t xml:space="preserve"> </w:t>
      </w:r>
      <w:r w:rsidRPr="00DE6131">
        <w:rPr>
          <w:rFonts w:hint="cs"/>
          <w:rtl/>
        </w:rPr>
        <w:t>و</w:t>
      </w:r>
      <w:r w:rsidR="00740322" w:rsidRPr="00DE6131">
        <w:rPr>
          <w:rFonts w:hint="cs"/>
          <w:rtl/>
        </w:rPr>
        <w:t>محددة</w:t>
      </w:r>
      <w:r w:rsidRPr="00DE6131">
        <w:rPr>
          <w:rFonts w:hint="cs"/>
          <w:rtl/>
        </w:rPr>
        <w:t xml:space="preserve"> بدقة </w:t>
      </w:r>
      <w:r w:rsidR="00E40B81">
        <w:rPr>
          <w:rFonts w:hint="cs"/>
          <w:rtl/>
        </w:rPr>
        <w:t>يتم</w:t>
      </w:r>
      <w:r w:rsidR="00740322" w:rsidRPr="00DE6131">
        <w:rPr>
          <w:rFonts w:hint="cs"/>
          <w:rtl/>
        </w:rPr>
        <w:t xml:space="preserve"> </w:t>
      </w:r>
      <w:r w:rsidRPr="00DE6131">
        <w:rPr>
          <w:rFonts w:hint="cs"/>
          <w:rtl/>
        </w:rPr>
        <w:t>تبينها</w:t>
      </w:r>
      <w:r w:rsidR="00740322" w:rsidRPr="00DE6131">
        <w:rPr>
          <w:rFonts w:hint="cs"/>
          <w:rtl/>
        </w:rPr>
        <w:t xml:space="preserve"> </w:t>
      </w:r>
      <w:r w:rsidRPr="00DE6131">
        <w:rPr>
          <w:rFonts w:hint="cs"/>
          <w:rtl/>
        </w:rPr>
        <w:t xml:space="preserve">غالبا </w:t>
      </w:r>
      <w:r w:rsidR="00740322" w:rsidRPr="00DE6131">
        <w:rPr>
          <w:rFonts w:hint="cs"/>
          <w:rtl/>
        </w:rPr>
        <w:t>في إطار</w:t>
      </w:r>
      <w:r w:rsidRPr="00DE6131">
        <w:rPr>
          <w:rFonts w:hint="cs"/>
          <w:rtl/>
        </w:rPr>
        <w:t xml:space="preserve"> رسمها</w:t>
      </w:r>
      <w:r w:rsidR="00740322" w:rsidRPr="00DE6131">
        <w:rPr>
          <w:rFonts w:hint="cs"/>
          <w:rtl/>
        </w:rPr>
        <w:t xml:space="preserve"> </w:t>
      </w:r>
      <w:r w:rsidRPr="00DE6131">
        <w:rPr>
          <w:rFonts w:hint="cs"/>
          <w:rtl/>
        </w:rPr>
        <w:t>ل</w:t>
      </w:r>
      <w:r w:rsidR="00740322" w:rsidRPr="00DE6131">
        <w:rPr>
          <w:rFonts w:hint="cs"/>
          <w:rtl/>
        </w:rPr>
        <w:t>لسياسة العامة للدولة، و</w:t>
      </w:r>
      <w:r w:rsidRPr="00DE6131">
        <w:rPr>
          <w:rFonts w:hint="cs"/>
          <w:rtl/>
        </w:rPr>
        <w:t>هي</w:t>
      </w:r>
      <w:r w:rsidR="00740322" w:rsidRPr="00DE6131">
        <w:rPr>
          <w:rFonts w:hint="cs"/>
          <w:rtl/>
        </w:rPr>
        <w:t xml:space="preserve"> تخضع في ممارستها </w:t>
      </w:r>
      <w:r w:rsidRPr="00DE6131">
        <w:rPr>
          <w:rFonts w:hint="cs"/>
          <w:rtl/>
        </w:rPr>
        <w:t>لهذه ا</w:t>
      </w:r>
      <w:r w:rsidR="00740322" w:rsidRPr="00DE6131">
        <w:rPr>
          <w:rFonts w:hint="cs"/>
          <w:rtl/>
        </w:rPr>
        <w:t>لانشطة  لنظام رقابي</w:t>
      </w:r>
      <w:r w:rsidRPr="00DE6131">
        <w:rPr>
          <w:rFonts w:hint="cs"/>
          <w:rtl/>
        </w:rPr>
        <w:t xml:space="preserve"> منضبط</w:t>
      </w:r>
      <w:r w:rsidR="00E40B81">
        <w:rPr>
          <w:rFonts w:hint="cs"/>
          <w:rtl/>
        </w:rPr>
        <w:t>،</w:t>
      </w:r>
      <w:r w:rsidR="00AC02F3">
        <w:rPr>
          <w:rFonts w:hint="cs"/>
          <w:rtl/>
        </w:rPr>
        <w:t xml:space="preserve"> يمكن من ا</w:t>
      </w:r>
      <w:r w:rsidR="008924D6" w:rsidRPr="00DE6131">
        <w:rPr>
          <w:rFonts w:hint="cs"/>
          <w:rtl/>
        </w:rPr>
        <w:t>لتأكد</w:t>
      </w:r>
      <w:r w:rsidR="00740322" w:rsidRPr="00DE6131">
        <w:rPr>
          <w:rFonts w:hint="cs"/>
          <w:rtl/>
        </w:rPr>
        <w:t xml:space="preserve"> من مدى </w:t>
      </w:r>
      <w:r w:rsidR="00DA5E5B" w:rsidRPr="00DE6131">
        <w:rPr>
          <w:rFonts w:hint="cs"/>
          <w:rtl/>
        </w:rPr>
        <w:t>تحقيق</w:t>
      </w:r>
      <w:r w:rsidR="00740322" w:rsidRPr="00DE6131">
        <w:rPr>
          <w:rFonts w:hint="cs"/>
          <w:rtl/>
        </w:rPr>
        <w:t xml:space="preserve"> هذه المه</w:t>
      </w:r>
      <w:r w:rsidR="00DA5E5B" w:rsidRPr="00DE6131">
        <w:rPr>
          <w:rFonts w:hint="cs"/>
          <w:rtl/>
        </w:rPr>
        <w:t>ا</w:t>
      </w:r>
      <w:r w:rsidR="00AC02F3">
        <w:rPr>
          <w:rFonts w:hint="cs"/>
          <w:rtl/>
        </w:rPr>
        <w:t>م والأ</w:t>
      </w:r>
      <w:r w:rsidR="00740322" w:rsidRPr="00DE6131">
        <w:rPr>
          <w:rFonts w:hint="cs"/>
          <w:rtl/>
        </w:rPr>
        <w:t>هداف المرسومة لها</w:t>
      </w:r>
      <w:r w:rsidR="00DA5E5B" w:rsidRPr="00DE6131">
        <w:rPr>
          <w:rFonts w:hint="cs"/>
          <w:rtl/>
        </w:rPr>
        <w:t xml:space="preserve"> </w:t>
      </w:r>
      <w:r w:rsidR="008924D6" w:rsidRPr="00DE6131">
        <w:rPr>
          <w:rFonts w:hint="cs"/>
          <w:rtl/>
        </w:rPr>
        <w:t>سلفا</w:t>
      </w:r>
      <w:r w:rsidR="00AC02F3">
        <w:rPr>
          <w:rFonts w:hint="cs"/>
          <w:rtl/>
        </w:rPr>
        <w:t>،</w:t>
      </w:r>
      <w:r w:rsidR="008924D6" w:rsidRPr="00DE6131">
        <w:rPr>
          <w:rFonts w:hint="cs"/>
          <w:rtl/>
        </w:rPr>
        <w:t xml:space="preserve"> لأن</w:t>
      </w:r>
      <w:r w:rsidR="00DA5E5B" w:rsidRPr="00DE6131">
        <w:rPr>
          <w:rFonts w:hint="cs"/>
          <w:rtl/>
        </w:rPr>
        <w:t xml:space="preserve"> </w:t>
      </w:r>
      <w:r w:rsidR="004D2250" w:rsidRPr="00DE6131">
        <w:rPr>
          <w:rFonts w:hint="cs"/>
          <w:rtl/>
        </w:rPr>
        <w:t>عملية</w:t>
      </w:r>
      <w:r w:rsidR="00713331" w:rsidRPr="00DE6131">
        <w:rPr>
          <w:rFonts w:hint="cs"/>
          <w:rtl/>
        </w:rPr>
        <w:t xml:space="preserve"> </w:t>
      </w:r>
      <w:r w:rsidR="00B15189" w:rsidRPr="00DE6131">
        <w:rPr>
          <w:rFonts w:hint="cs"/>
          <w:rtl/>
        </w:rPr>
        <w:t>الرقابة</w:t>
      </w:r>
      <w:r w:rsidR="00713331" w:rsidRPr="00DE6131">
        <w:rPr>
          <w:rFonts w:hint="cs"/>
          <w:rtl/>
        </w:rPr>
        <w:t xml:space="preserve"> </w:t>
      </w:r>
      <w:r w:rsidR="00B15189" w:rsidRPr="00DE6131">
        <w:rPr>
          <w:rFonts w:hint="cs"/>
          <w:rtl/>
        </w:rPr>
        <w:t>في</w:t>
      </w:r>
      <w:r w:rsidR="00713331" w:rsidRPr="00DE6131">
        <w:rPr>
          <w:rFonts w:hint="cs"/>
          <w:rtl/>
        </w:rPr>
        <w:t xml:space="preserve"> </w:t>
      </w:r>
      <w:r w:rsidR="00B15189" w:rsidRPr="00DE6131">
        <w:rPr>
          <w:rFonts w:hint="cs"/>
          <w:rtl/>
        </w:rPr>
        <w:t>حد</w:t>
      </w:r>
      <w:r w:rsidR="00713331" w:rsidRPr="00DE6131">
        <w:rPr>
          <w:rFonts w:hint="cs"/>
          <w:rtl/>
        </w:rPr>
        <w:t xml:space="preserve"> </w:t>
      </w:r>
      <w:r w:rsidR="00B15189" w:rsidRPr="00DE6131">
        <w:rPr>
          <w:rFonts w:hint="cs"/>
          <w:rtl/>
        </w:rPr>
        <w:t>ذاتها</w:t>
      </w:r>
      <w:r w:rsidR="00713331" w:rsidRPr="00DE6131">
        <w:rPr>
          <w:rFonts w:hint="cs"/>
          <w:rtl/>
        </w:rPr>
        <w:t xml:space="preserve"> </w:t>
      </w:r>
      <w:r w:rsidR="00B15189" w:rsidRPr="00DE6131">
        <w:rPr>
          <w:rFonts w:hint="cs"/>
          <w:rtl/>
        </w:rPr>
        <w:t>ليست</w:t>
      </w:r>
      <w:r w:rsidR="00713331" w:rsidRPr="00DE6131">
        <w:rPr>
          <w:rFonts w:hint="cs"/>
          <w:rtl/>
        </w:rPr>
        <w:t xml:space="preserve"> </w:t>
      </w:r>
      <w:r w:rsidR="00841EEC" w:rsidRPr="00DE6131">
        <w:rPr>
          <w:rFonts w:hint="cs"/>
          <w:rtl/>
        </w:rPr>
        <w:t>فكرة</w:t>
      </w:r>
      <w:r w:rsidR="00713331" w:rsidRPr="00DE6131">
        <w:rPr>
          <w:rFonts w:hint="cs"/>
          <w:rtl/>
        </w:rPr>
        <w:t xml:space="preserve"> </w:t>
      </w:r>
      <w:r w:rsidR="00B15189" w:rsidRPr="00DE6131">
        <w:rPr>
          <w:rFonts w:hint="cs"/>
          <w:rtl/>
        </w:rPr>
        <w:t>وليدة</w:t>
      </w:r>
      <w:r w:rsidR="00713331" w:rsidRPr="00DE6131">
        <w:rPr>
          <w:rFonts w:hint="cs"/>
          <w:rtl/>
        </w:rPr>
        <w:t xml:space="preserve"> </w:t>
      </w:r>
      <w:r w:rsidR="00B15189" w:rsidRPr="00DE6131">
        <w:rPr>
          <w:rFonts w:hint="cs"/>
          <w:rtl/>
        </w:rPr>
        <w:t>الدولة</w:t>
      </w:r>
      <w:r w:rsidR="00713331" w:rsidRPr="00DE6131">
        <w:rPr>
          <w:rFonts w:hint="cs"/>
          <w:rtl/>
        </w:rPr>
        <w:t xml:space="preserve"> </w:t>
      </w:r>
      <w:r w:rsidR="00B15189" w:rsidRPr="00DE6131">
        <w:rPr>
          <w:rFonts w:hint="cs"/>
          <w:rtl/>
        </w:rPr>
        <w:t>الحديثة</w:t>
      </w:r>
      <w:r w:rsidR="00DA5E5B" w:rsidRPr="00DE6131">
        <w:rPr>
          <w:rFonts w:hint="cs"/>
          <w:rtl/>
        </w:rPr>
        <w:t>،</w:t>
      </w:r>
      <w:r w:rsidR="00713331" w:rsidRPr="00DE6131">
        <w:rPr>
          <w:rFonts w:hint="cs"/>
          <w:rtl/>
        </w:rPr>
        <w:t xml:space="preserve"> </w:t>
      </w:r>
      <w:r w:rsidR="00B15189" w:rsidRPr="00DE6131">
        <w:rPr>
          <w:rFonts w:hint="cs"/>
          <w:rtl/>
        </w:rPr>
        <w:t>بل</w:t>
      </w:r>
      <w:r w:rsidR="00713331" w:rsidRPr="00DE6131">
        <w:rPr>
          <w:rFonts w:hint="cs"/>
          <w:rtl/>
        </w:rPr>
        <w:t xml:space="preserve"> </w:t>
      </w:r>
      <w:r w:rsidR="00B15189" w:rsidRPr="00DE6131">
        <w:rPr>
          <w:rFonts w:hint="cs"/>
          <w:rtl/>
        </w:rPr>
        <w:t>هي</w:t>
      </w:r>
      <w:r w:rsidR="00713331" w:rsidRPr="00DE6131">
        <w:rPr>
          <w:rFonts w:hint="cs"/>
          <w:rtl/>
        </w:rPr>
        <w:t xml:space="preserve"> </w:t>
      </w:r>
      <w:r w:rsidR="00B15189" w:rsidRPr="00DE6131">
        <w:rPr>
          <w:rFonts w:hint="cs"/>
          <w:rtl/>
        </w:rPr>
        <w:t>تلازم</w:t>
      </w:r>
      <w:r w:rsidR="00713331" w:rsidRPr="00DE6131">
        <w:rPr>
          <w:rFonts w:hint="cs"/>
          <w:rtl/>
        </w:rPr>
        <w:t xml:space="preserve"> </w:t>
      </w:r>
      <w:r w:rsidR="00B15189" w:rsidRPr="00DE6131">
        <w:rPr>
          <w:rFonts w:hint="cs"/>
          <w:rtl/>
        </w:rPr>
        <w:t>المجتمعات</w:t>
      </w:r>
      <w:r w:rsidR="00713331" w:rsidRPr="00DE6131">
        <w:rPr>
          <w:rFonts w:hint="cs"/>
          <w:rtl/>
        </w:rPr>
        <w:t xml:space="preserve"> </w:t>
      </w:r>
      <w:r w:rsidR="00841EEC" w:rsidRPr="00DE6131">
        <w:rPr>
          <w:rFonts w:hint="cs"/>
          <w:rtl/>
        </w:rPr>
        <w:t>على</w:t>
      </w:r>
      <w:r w:rsidR="00713331" w:rsidRPr="00DE6131">
        <w:rPr>
          <w:rFonts w:hint="cs"/>
          <w:rtl/>
        </w:rPr>
        <w:t xml:space="preserve"> </w:t>
      </w:r>
      <w:r w:rsidR="00841EEC" w:rsidRPr="00DE6131">
        <w:rPr>
          <w:rFonts w:hint="cs"/>
          <w:rtl/>
        </w:rPr>
        <w:t>مر</w:t>
      </w:r>
      <w:r w:rsidR="00713331" w:rsidRPr="00DE6131">
        <w:rPr>
          <w:rFonts w:hint="cs"/>
          <w:rtl/>
        </w:rPr>
        <w:t xml:space="preserve"> </w:t>
      </w:r>
      <w:r w:rsidR="00841EEC" w:rsidRPr="00DE6131">
        <w:rPr>
          <w:rFonts w:hint="cs"/>
          <w:rtl/>
        </w:rPr>
        <w:t>العصور،</w:t>
      </w:r>
      <w:r w:rsidR="00713331" w:rsidRPr="00DE6131">
        <w:rPr>
          <w:rFonts w:hint="cs"/>
          <w:rtl/>
        </w:rPr>
        <w:t xml:space="preserve"> </w:t>
      </w:r>
      <w:r w:rsidR="00DA5E5B" w:rsidRPr="00DE6131">
        <w:rPr>
          <w:rFonts w:hint="cs"/>
          <w:rtl/>
        </w:rPr>
        <w:t>فتعود فكرتها</w:t>
      </w:r>
      <w:r w:rsidR="00713331" w:rsidRPr="00DE6131">
        <w:rPr>
          <w:rFonts w:hint="cs"/>
          <w:rtl/>
        </w:rPr>
        <w:t xml:space="preserve"> </w:t>
      </w:r>
      <w:r w:rsidR="00B15189" w:rsidRPr="00DE6131">
        <w:rPr>
          <w:rFonts w:hint="cs"/>
          <w:rtl/>
        </w:rPr>
        <w:t>الى</w:t>
      </w:r>
      <w:r w:rsidR="00713331" w:rsidRPr="00DE6131">
        <w:rPr>
          <w:rFonts w:hint="cs"/>
          <w:rtl/>
        </w:rPr>
        <w:t xml:space="preserve"> </w:t>
      </w:r>
      <w:r w:rsidR="00B15189" w:rsidRPr="00DE6131">
        <w:rPr>
          <w:rFonts w:hint="cs"/>
          <w:rtl/>
        </w:rPr>
        <w:t>نشأة</w:t>
      </w:r>
      <w:r w:rsidR="00713331" w:rsidRPr="00DE6131">
        <w:rPr>
          <w:rFonts w:hint="cs"/>
          <w:rtl/>
        </w:rPr>
        <w:t xml:space="preserve"> </w:t>
      </w:r>
      <w:r w:rsidR="00B15189" w:rsidRPr="00DE6131">
        <w:rPr>
          <w:rFonts w:hint="cs"/>
          <w:rtl/>
        </w:rPr>
        <w:t>الدولة</w:t>
      </w:r>
      <w:r w:rsidR="00AC02F3">
        <w:rPr>
          <w:rFonts w:hint="cs"/>
          <w:rtl/>
        </w:rPr>
        <w:t xml:space="preserve"> القديمة</w:t>
      </w:r>
      <w:r w:rsidR="00713331" w:rsidRPr="00DE6131">
        <w:rPr>
          <w:rFonts w:hint="cs"/>
          <w:rtl/>
        </w:rPr>
        <w:t xml:space="preserve"> </w:t>
      </w:r>
      <w:r w:rsidR="00B15189" w:rsidRPr="00DE6131">
        <w:rPr>
          <w:rFonts w:hint="cs"/>
          <w:rtl/>
        </w:rPr>
        <w:t>و</w:t>
      </w:r>
      <w:r w:rsidR="00DA5E5B" w:rsidRPr="00DE6131">
        <w:rPr>
          <w:rFonts w:hint="cs"/>
          <w:rtl/>
        </w:rPr>
        <w:t>فكرة ملكية</w:t>
      </w:r>
      <w:r w:rsidR="00713331" w:rsidRPr="00DE6131">
        <w:rPr>
          <w:rFonts w:hint="cs"/>
          <w:rtl/>
        </w:rPr>
        <w:t xml:space="preserve"> </w:t>
      </w:r>
      <w:r w:rsidR="00976ED5">
        <w:rPr>
          <w:rFonts w:hint="cs"/>
          <w:rtl/>
        </w:rPr>
        <w:t>ا</w:t>
      </w:r>
      <w:r w:rsidR="00B15189" w:rsidRPr="00DE6131">
        <w:rPr>
          <w:rFonts w:hint="cs"/>
          <w:rtl/>
        </w:rPr>
        <w:t>لمال</w:t>
      </w:r>
      <w:r w:rsidR="00713331" w:rsidRPr="00DE6131">
        <w:rPr>
          <w:rFonts w:hint="cs"/>
          <w:rtl/>
        </w:rPr>
        <w:t xml:space="preserve"> </w:t>
      </w:r>
      <w:r w:rsidR="00B15189" w:rsidRPr="00DE6131">
        <w:rPr>
          <w:rFonts w:hint="cs"/>
          <w:rtl/>
        </w:rPr>
        <w:t>العام</w:t>
      </w:r>
      <w:r w:rsidR="00713331" w:rsidRPr="00DE6131">
        <w:rPr>
          <w:rFonts w:hint="cs"/>
          <w:rtl/>
        </w:rPr>
        <w:t xml:space="preserve"> </w:t>
      </w:r>
      <w:r w:rsidR="00DA5E5B" w:rsidRPr="00DE6131">
        <w:rPr>
          <w:rFonts w:hint="cs"/>
          <w:rtl/>
        </w:rPr>
        <w:t>والتصرف فيه</w:t>
      </w:r>
      <w:r w:rsidR="00713331" w:rsidRPr="00DE6131">
        <w:rPr>
          <w:rFonts w:hint="cs"/>
          <w:rtl/>
        </w:rPr>
        <w:t xml:space="preserve"> </w:t>
      </w:r>
      <w:r w:rsidR="00B15189" w:rsidRPr="00DE6131">
        <w:rPr>
          <w:rFonts w:hint="cs"/>
          <w:rtl/>
        </w:rPr>
        <w:t>نيابة</w:t>
      </w:r>
      <w:r w:rsidR="00713331" w:rsidRPr="00DE6131">
        <w:rPr>
          <w:rFonts w:hint="cs"/>
          <w:rtl/>
        </w:rPr>
        <w:t xml:space="preserve"> </w:t>
      </w:r>
      <w:r w:rsidR="00B15189" w:rsidRPr="00DE6131">
        <w:rPr>
          <w:rFonts w:hint="cs"/>
          <w:rtl/>
        </w:rPr>
        <w:t>عن</w:t>
      </w:r>
      <w:r w:rsidR="00713331" w:rsidRPr="00DE6131">
        <w:rPr>
          <w:rFonts w:hint="cs"/>
          <w:rtl/>
        </w:rPr>
        <w:t xml:space="preserve"> </w:t>
      </w:r>
      <w:r w:rsidR="00DA5E5B" w:rsidRPr="00DE6131">
        <w:rPr>
          <w:rFonts w:hint="cs"/>
          <w:rtl/>
        </w:rPr>
        <w:t>المجتمع</w:t>
      </w:r>
      <w:r w:rsidR="00976ED5">
        <w:rPr>
          <w:rFonts w:hint="cs"/>
          <w:rtl/>
        </w:rPr>
        <w:t xml:space="preserve">، </w:t>
      </w:r>
      <w:r w:rsidR="00B15189" w:rsidRPr="00DE6131">
        <w:rPr>
          <w:rFonts w:hint="cs"/>
          <w:rtl/>
        </w:rPr>
        <w:t>وهي</w:t>
      </w:r>
      <w:r w:rsidR="00713331" w:rsidRPr="00DE6131">
        <w:rPr>
          <w:rFonts w:hint="cs"/>
          <w:rtl/>
        </w:rPr>
        <w:t xml:space="preserve"> </w:t>
      </w:r>
      <w:r w:rsidR="00DA5E5B" w:rsidRPr="00DE6131">
        <w:rPr>
          <w:rFonts w:hint="cs"/>
          <w:rtl/>
        </w:rPr>
        <w:t>تدخل ضمن</w:t>
      </w:r>
      <w:r w:rsidR="00713331" w:rsidRPr="00DE6131">
        <w:rPr>
          <w:rFonts w:hint="cs"/>
          <w:rtl/>
        </w:rPr>
        <w:t xml:space="preserve"> </w:t>
      </w:r>
      <w:r w:rsidR="00B15189" w:rsidRPr="00DE6131">
        <w:rPr>
          <w:rFonts w:hint="cs"/>
          <w:rtl/>
        </w:rPr>
        <w:t>أركان</w:t>
      </w:r>
      <w:r w:rsidR="00713331" w:rsidRPr="00DE6131">
        <w:rPr>
          <w:rFonts w:hint="cs"/>
          <w:rtl/>
        </w:rPr>
        <w:t xml:space="preserve"> </w:t>
      </w:r>
      <w:r w:rsidR="00B15189" w:rsidRPr="00DE6131">
        <w:rPr>
          <w:rFonts w:hint="cs"/>
          <w:rtl/>
        </w:rPr>
        <w:t>الدولة</w:t>
      </w:r>
      <w:r w:rsidR="00713331" w:rsidRPr="00DE6131">
        <w:rPr>
          <w:rFonts w:hint="cs"/>
          <w:rtl/>
        </w:rPr>
        <w:t xml:space="preserve"> </w:t>
      </w:r>
      <w:r w:rsidR="00B15189" w:rsidRPr="00DE6131">
        <w:rPr>
          <w:rFonts w:hint="cs"/>
          <w:rtl/>
        </w:rPr>
        <w:t>الحديثة</w:t>
      </w:r>
      <w:r w:rsidR="00DA5E5B" w:rsidRPr="00DE6131">
        <w:rPr>
          <w:rFonts w:hint="cs"/>
          <w:rtl/>
        </w:rPr>
        <w:t>،</w:t>
      </w:r>
      <w:r w:rsidR="00713331" w:rsidRPr="00DE6131">
        <w:rPr>
          <w:rFonts w:hint="cs"/>
          <w:rtl/>
        </w:rPr>
        <w:t xml:space="preserve"> </w:t>
      </w:r>
      <w:r w:rsidR="00B15189" w:rsidRPr="00DE6131">
        <w:rPr>
          <w:rFonts w:hint="cs"/>
          <w:rtl/>
        </w:rPr>
        <w:t>وتحتل</w:t>
      </w:r>
      <w:r w:rsidR="00713331" w:rsidRPr="00DE6131">
        <w:rPr>
          <w:rFonts w:hint="cs"/>
          <w:rtl/>
        </w:rPr>
        <w:t xml:space="preserve"> </w:t>
      </w:r>
      <w:r w:rsidR="00DA5E5B" w:rsidRPr="00DE6131">
        <w:rPr>
          <w:rFonts w:hint="cs"/>
          <w:rtl/>
        </w:rPr>
        <w:t>محورا</w:t>
      </w:r>
      <w:r w:rsidR="00713331" w:rsidRPr="00DE6131">
        <w:rPr>
          <w:rFonts w:hint="cs"/>
          <w:rtl/>
        </w:rPr>
        <w:t xml:space="preserve"> </w:t>
      </w:r>
      <w:r w:rsidR="00B15189" w:rsidRPr="00DE6131">
        <w:rPr>
          <w:rFonts w:hint="cs"/>
          <w:rtl/>
        </w:rPr>
        <w:t>هاما</w:t>
      </w:r>
      <w:r w:rsidR="00713331" w:rsidRPr="00DE6131">
        <w:rPr>
          <w:rFonts w:hint="cs"/>
          <w:rtl/>
        </w:rPr>
        <w:t xml:space="preserve"> </w:t>
      </w:r>
      <w:r w:rsidR="00B15189" w:rsidRPr="00DE6131">
        <w:rPr>
          <w:rFonts w:hint="cs"/>
          <w:rtl/>
        </w:rPr>
        <w:t>في</w:t>
      </w:r>
      <w:r w:rsidR="00DA5E5B" w:rsidRPr="00DE6131">
        <w:rPr>
          <w:rFonts w:hint="cs"/>
          <w:rtl/>
        </w:rPr>
        <w:t xml:space="preserve"> عملية </w:t>
      </w:r>
      <w:r w:rsidR="00713331" w:rsidRPr="00DE6131">
        <w:rPr>
          <w:rFonts w:hint="cs"/>
          <w:rtl/>
        </w:rPr>
        <w:t xml:space="preserve"> </w:t>
      </w:r>
      <w:r w:rsidR="00B15189" w:rsidRPr="00DE6131">
        <w:rPr>
          <w:rFonts w:hint="cs"/>
          <w:rtl/>
        </w:rPr>
        <w:t>التخطيط</w:t>
      </w:r>
      <w:r w:rsidR="00713331" w:rsidRPr="00DE6131">
        <w:rPr>
          <w:rFonts w:hint="cs"/>
          <w:rtl/>
        </w:rPr>
        <w:t xml:space="preserve"> </w:t>
      </w:r>
      <w:r w:rsidR="00B15189" w:rsidRPr="00DE6131">
        <w:rPr>
          <w:rFonts w:hint="cs"/>
          <w:rtl/>
        </w:rPr>
        <w:t>والتنظيم</w:t>
      </w:r>
      <w:r w:rsidR="00713331" w:rsidRPr="00DE6131">
        <w:rPr>
          <w:rFonts w:hint="cs"/>
          <w:rtl/>
        </w:rPr>
        <w:t xml:space="preserve"> </w:t>
      </w:r>
      <w:r w:rsidR="00B15189" w:rsidRPr="00DE6131">
        <w:rPr>
          <w:rFonts w:hint="cs"/>
          <w:rtl/>
        </w:rPr>
        <w:t>والتوجيه</w:t>
      </w:r>
      <w:r w:rsidR="00DA5E5B" w:rsidRPr="00DE6131">
        <w:rPr>
          <w:rFonts w:hint="cs"/>
          <w:rtl/>
        </w:rPr>
        <w:t xml:space="preserve"> والاشراف </w:t>
      </w:r>
      <w:r w:rsidR="00713331" w:rsidRPr="00DE6131">
        <w:rPr>
          <w:rFonts w:hint="cs"/>
          <w:rtl/>
        </w:rPr>
        <w:t xml:space="preserve"> </w:t>
      </w:r>
      <w:r w:rsidR="00841EEC" w:rsidRPr="00DE6131">
        <w:rPr>
          <w:rFonts w:hint="cs"/>
          <w:rtl/>
        </w:rPr>
        <w:t>بحيث</w:t>
      </w:r>
      <w:r w:rsidR="00713331" w:rsidRPr="00DE6131">
        <w:rPr>
          <w:rFonts w:hint="cs"/>
          <w:rtl/>
        </w:rPr>
        <w:t xml:space="preserve"> </w:t>
      </w:r>
      <w:r w:rsidR="00DA5E5B" w:rsidRPr="00DE6131">
        <w:rPr>
          <w:rFonts w:hint="cs"/>
          <w:rtl/>
        </w:rPr>
        <w:t>ت</w:t>
      </w:r>
      <w:r w:rsidR="00B15189" w:rsidRPr="00DE6131">
        <w:rPr>
          <w:rFonts w:hint="cs"/>
          <w:rtl/>
        </w:rPr>
        <w:t>رتبط</w:t>
      </w:r>
      <w:r w:rsidR="00713331" w:rsidRPr="00DE6131">
        <w:rPr>
          <w:rFonts w:hint="cs"/>
          <w:rtl/>
        </w:rPr>
        <w:t xml:space="preserve"> </w:t>
      </w:r>
      <w:r w:rsidR="00B15189" w:rsidRPr="00DE6131">
        <w:rPr>
          <w:rFonts w:hint="cs"/>
          <w:rtl/>
        </w:rPr>
        <w:t>كلا</w:t>
      </w:r>
      <w:r w:rsidR="00713331" w:rsidRPr="00DE6131">
        <w:rPr>
          <w:rFonts w:hint="cs"/>
          <w:rtl/>
        </w:rPr>
        <w:t xml:space="preserve"> </w:t>
      </w:r>
      <w:r w:rsidR="00B15189" w:rsidRPr="00DE6131">
        <w:rPr>
          <w:rFonts w:hint="cs"/>
          <w:rtl/>
        </w:rPr>
        <w:t>من</w:t>
      </w:r>
      <w:r w:rsidR="00713331" w:rsidRPr="00DE6131">
        <w:rPr>
          <w:rFonts w:hint="cs"/>
          <w:rtl/>
        </w:rPr>
        <w:t xml:space="preserve"> </w:t>
      </w:r>
      <w:r w:rsidR="00DA5E5B" w:rsidRPr="00DE6131">
        <w:rPr>
          <w:rFonts w:hint="cs"/>
          <w:rtl/>
        </w:rPr>
        <w:t xml:space="preserve">هذه المفاهيم </w:t>
      </w:r>
      <w:r w:rsidR="00B15189" w:rsidRPr="00DE6131">
        <w:rPr>
          <w:rFonts w:hint="cs"/>
          <w:rtl/>
        </w:rPr>
        <w:t>ارتباط</w:t>
      </w:r>
      <w:r w:rsidR="00B15189" w:rsidRPr="00DE6131">
        <w:rPr>
          <w:rtl/>
        </w:rPr>
        <w:t>ا</w:t>
      </w:r>
      <w:r w:rsidR="00713331" w:rsidRPr="00DE6131">
        <w:rPr>
          <w:rFonts w:hint="cs"/>
          <w:rtl/>
        </w:rPr>
        <w:t xml:space="preserve"> </w:t>
      </w:r>
      <w:r w:rsidR="00B15189" w:rsidRPr="00DE6131">
        <w:rPr>
          <w:rFonts w:hint="cs"/>
          <w:rtl/>
        </w:rPr>
        <w:t>وثيقا</w:t>
      </w:r>
      <w:r w:rsidR="00DA5E5B" w:rsidRPr="00DE6131">
        <w:rPr>
          <w:rFonts w:hint="cs"/>
          <w:rtl/>
        </w:rPr>
        <w:t xml:space="preserve"> بمفهوم الرقابة</w:t>
      </w:r>
      <w:r w:rsidR="00B15189" w:rsidRPr="00DE6131">
        <w:rPr>
          <w:rStyle w:val="Appelnotedebasdep"/>
          <w:color w:val="000000" w:themeColor="text1"/>
          <w:rtl/>
        </w:rPr>
        <w:footnoteReference w:id="10"/>
      </w:r>
      <w:r w:rsidR="00A9515A" w:rsidRPr="00DE6131">
        <w:rPr>
          <w:rFonts w:hint="cs"/>
          <w:rtl/>
        </w:rPr>
        <w:t>،</w:t>
      </w:r>
      <w:r w:rsidR="00713331" w:rsidRPr="00DE6131">
        <w:rPr>
          <w:rFonts w:hint="cs"/>
          <w:rtl/>
        </w:rPr>
        <w:t xml:space="preserve"> </w:t>
      </w:r>
      <w:r w:rsidR="004D2250" w:rsidRPr="00DE6131">
        <w:rPr>
          <w:rFonts w:hint="cs"/>
          <w:rtl/>
        </w:rPr>
        <w:t>و</w:t>
      </w:r>
      <w:r w:rsidR="00673AEF" w:rsidRPr="00DE6131">
        <w:rPr>
          <w:rFonts w:hint="cs"/>
          <w:rtl/>
        </w:rPr>
        <w:t>تزداد</w:t>
      </w:r>
      <w:r w:rsidR="00713331" w:rsidRPr="00DE6131">
        <w:rPr>
          <w:rFonts w:hint="cs"/>
          <w:rtl/>
        </w:rPr>
        <w:t xml:space="preserve"> </w:t>
      </w:r>
      <w:r w:rsidR="00673AEF" w:rsidRPr="00DE6131">
        <w:rPr>
          <w:rFonts w:hint="cs"/>
          <w:rtl/>
        </w:rPr>
        <w:t>أهمية</w:t>
      </w:r>
      <w:r w:rsidR="00713331" w:rsidRPr="00DE6131">
        <w:rPr>
          <w:rFonts w:hint="cs"/>
          <w:rtl/>
        </w:rPr>
        <w:t xml:space="preserve"> </w:t>
      </w:r>
      <w:r w:rsidR="00673AEF" w:rsidRPr="00DE6131">
        <w:rPr>
          <w:rFonts w:hint="cs"/>
          <w:rtl/>
        </w:rPr>
        <w:t>الرقابة</w:t>
      </w:r>
      <w:r w:rsidR="00713331" w:rsidRPr="00DE6131">
        <w:rPr>
          <w:rFonts w:hint="cs"/>
          <w:rtl/>
        </w:rPr>
        <w:t xml:space="preserve"> </w:t>
      </w:r>
      <w:r w:rsidR="00673AEF" w:rsidRPr="00DE6131">
        <w:rPr>
          <w:rFonts w:hint="cs"/>
          <w:rtl/>
        </w:rPr>
        <w:t>والتوجيه</w:t>
      </w:r>
      <w:r w:rsidR="00713331" w:rsidRPr="00DE6131">
        <w:rPr>
          <w:rFonts w:hint="cs"/>
          <w:rtl/>
        </w:rPr>
        <w:t xml:space="preserve"> </w:t>
      </w:r>
      <w:r w:rsidR="00673AEF" w:rsidRPr="00DE6131">
        <w:rPr>
          <w:rFonts w:hint="cs"/>
          <w:rtl/>
        </w:rPr>
        <w:t>وال</w:t>
      </w:r>
      <w:r w:rsidR="00976ED5">
        <w:rPr>
          <w:rFonts w:hint="cs"/>
          <w:rtl/>
        </w:rPr>
        <w:t>إ</w:t>
      </w:r>
      <w:r w:rsidR="00673AEF" w:rsidRPr="00DE6131">
        <w:rPr>
          <w:rFonts w:hint="cs"/>
          <w:rtl/>
        </w:rPr>
        <w:t>شراف</w:t>
      </w:r>
      <w:r w:rsidR="00713331" w:rsidRPr="00DE6131">
        <w:rPr>
          <w:rFonts w:hint="cs"/>
          <w:rtl/>
        </w:rPr>
        <w:t xml:space="preserve"> </w:t>
      </w:r>
      <w:r w:rsidR="00673AEF" w:rsidRPr="00DE6131">
        <w:rPr>
          <w:rFonts w:hint="cs"/>
          <w:rtl/>
        </w:rPr>
        <w:t>في</w:t>
      </w:r>
      <w:r w:rsidR="00713331" w:rsidRPr="00DE6131">
        <w:rPr>
          <w:rFonts w:hint="cs"/>
          <w:rtl/>
        </w:rPr>
        <w:t xml:space="preserve"> </w:t>
      </w:r>
      <w:r w:rsidR="00673AEF" w:rsidRPr="00DE6131">
        <w:rPr>
          <w:rFonts w:hint="cs"/>
          <w:rtl/>
        </w:rPr>
        <w:t>عقود</w:t>
      </w:r>
      <w:r w:rsidR="00713331" w:rsidRPr="00DE6131">
        <w:rPr>
          <w:rFonts w:hint="cs"/>
          <w:rtl/>
        </w:rPr>
        <w:t xml:space="preserve"> </w:t>
      </w:r>
      <w:r w:rsidR="00673AEF" w:rsidRPr="00DE6131">
        <w:rPr>
          <w:rFonts w:hint="cs"/>
          <w:rtl/>
        </w:rPr>
        <w:t>التفويض</w:t>
      </w:r>
      <w:r w:rsidR="00713331" w:rsidRPr="00DE6131">
        <w:rPr>
          <w:rFonts w:hint="cs"/>
          <w:rtl/>
        </w:rPr>
        <w:t xml:space="preserve"> </w:t>
      </w:r>
      <w:r w:rsidR="00673AEF" w:rsidRPr="00DE6131">
        <w:rPr>
          <w:rFonts w:hint="cs"/>
          <w:rtl/>
        </w:rPr>
        <w:t>لعدة</w:t>
      </w:r>
      <w:r w:rsidR="00713331" w:rsidRPr="00DE6131">
        <w:rPr>
          <w:rFonts w:hint="cs"/>
          <w:rtl/>
        </w:rPr>
        <w:t xml:space="preserve"> </w:t>
      </w:r>
      <w:r w:rsidR="002675E7" w:rsidRPr="00DE6131">
        <w:rPr>
          <w:rFonts w:hint="cs"/>
          <w:rtl/>
        </w:rPr>
        <w:t>اعتبارات</w:t>
      </w:r>
      <w:r w:rsidR="00D43985">
        <w:rPr>
          <w:rFonts w:hint="cs"/>
          <w:rtl/>
        </w:rPr>
        <w:t>،</w:t>
      </w:r>
      <w:r w:rsidR="00713331" w:rsidRPr="00DE6131">
        <w:rPr>
          <w:rFonts w:hint="cs"/>
          <w:rtl/>
        </w:rPr>
        <w:t xml:space="preserve"> </w:t>
      </w:r>
      <w:r w:rsidR="004F4898" w:rsidRPr="00DE6131">
        <w:rPr>
          <w:rFonts w:hint="cs"/>
          <w:rtl/>
        </w:rPr>
        <w:t>منها</w:t>
      </w:r>
      <w:r w:rsidR="00713331" w:rsidRPr="00DE6131">
        <w:rPr>
          <w:rFonts w:hint="cs"/>
          <w:rtl/>
        </w:rPr>
        <w:t xml:space="preserve"> </w:t>
      </w:r>
      <w:r w:rsidR="004F4898" w:rsidRPr="00DE6131">
        <w:rPr>
          <w:rFonts w:hint="cs"/>
          <w:rtl/>
        </w:rPr>
        <w:t>سعي</w:t>
      </w:r>
      <w:r w:rsidR="00713331" w:rsidRPr="00DE6131">
        <w:rPr>
          <w:rFonts w:hint="cs"/>
          <w:rtl/>
        </w:rPr>
        <w:t xml:space="preserve"> </w:t>
      </w:r>
      <w:r w:rsidR="004F4898" w:rsidRPr="00DE6131">
        <w:rPr>
          <w:rFonts w:hint="cs"/>
          <w:rtl/>
        </w:rPr>
        <w:t>صاحب</w:t>
      </w:r>
      <w:r w:rsidR="00713331" w:rsidRPr="00DE6131">
        <w:rPr>
          <w:rFonts w:hint="cs"/>
          <w:rtl/>
        </w:rPr>
        <w:t xml:space="preserve"> </w:t>
      </w:r>
      <w:r w:rsidR="004F4898" w:rsidRPr="00DE6131">
        <w:rPr>
          <w:rFonts w:hint="cs"/>
          <w:rtl/>
        </w:rPr>
        <w:t>التفويض</w:t>
      </w:r>
      <w:r w:rsidR="00713331" w:rsidRPr="00DE6131">
        <w:rPr>
          <w:rFonts w:hint="cs"/>
          <w:rtl/>
        </w:rPr>
        <w:t xml:space="preserve"> </w:t>
      </w:r>
      <w:r w:rsidR="004F4898" w:rsidRPr="00DE6131">
        <w:rPr>
          <w:rFonts w:hint="cs"/>
          <w:rtl/>
        </w:rPr>
        <w:t>الى</w:t>
      </w:r>
      <w:r w:rsidR="00713331" w:rsidRPr="00DE6131">
        <w:rPr>
          <w:rFonts w:hint="cs"/>
          <w:rtl/>
        </w:rPr>
        <w:t xml:space="preserve"> </w:t>
      </w:r>
      <w:r w:rsidR="004F4898" w:rsidRPr="00DE6131">
        <w:rPr>
          <w:rFonts w:hint="cs"/>
          <w:rtl/>
        </w:rPr>
        <w:t>تحقيق</w:t>
      </w:r>
      <w:r w:rsidR="00713331" w:rsidRPr="00DE6131">
        <w:rPr>
          <w:rFonts w:hint="cs"/>
          <w:rtl/>
        </w:rPr>
        <w:t xml:space="preserve"> </w:t>
      </w:r>
      <w:r w:rsidR="002675E7" w:rsidRPr="00DE6131">
        <w:rPr>
          <w:rFonts w:hint="cs"/>
          <w:rtl/>
        </w:rPr>
        <w:t>أكبر</w:t>
      </w:r>
      <w:r w:rsidR="00713331" w:rsidRPr="00DE6131">
        <w:rPr>
          <w:rFonts w:hint="cs"/>
          <w:rtl/>
        </w:rPr>
        <w:t xml:space="preserve"> </w:t>
      </w:r>
      <w:r w:rsidR="004F4898" w:rsidRPr="00DE6131">
        <w:rPr>
          <w:rFonts w:hint="cs"/>
          <w:rtl/>
        </w:rPr>
        <w:t>قدر</w:t>
      </w:r>
      <w:r w:rsidR="00713331" w:rsidRPr="00DE6131">
        <w:rPr>
          <w:rFonts w:hint="cs"/>
          <w:rtl/>
        </w:rPr>
        <w:t xml:space="preserve"> </w:t>
      </w:r>
      <w:r w:rsidR="004F4898" w:rsidRPr="00DE6131">
        <w:rPr>
          <w:rFonts w:hint="cs"/>
          <w:rtl/>
        </w:rPr>
        <w:t>من</w:t>
      </w:r>
      <w:r w:rsidR="00713331" w:rsidRPr="00DE6131">
        <w:rPr>
          <w:rFonts w:hint="cs"/>
          <w:rtl/>
        </w:rPr>
        <w:t xml:space="preserve"> </w:t>
      </w:r>
      <w:r w:rsidR="004F4898" w:rsidRPr="00DE6131">
        <w:rPr>
          <w:rFonts w:hint="cs"/>
          <w:rtl/>
        </w:rPr>
        <w:t>الأرباح</w:t>
      </w:r>
      <w:r w:rsidR="00713331" w:rsidRPr="00DE6131">
        <w:rPr>
          <w:rFonts w:hint="cs"/>
          <w:rtl/>
        </w:rPr>
        <w:t xml:space="preserve"> </w:t>
      </w:r>
      <w:r w:rsidR="004F4898" w:rsidRPr="00DE6131">
        <w:rPr>
          <w:rFonts w:hint="cs"/>
          <w:rtl/>
        </w:rPr>
        <w:t>مقابل</w:t>
      </w:r>
      <w:r w:rsidR="00713331" w:rsidRPr="00DE6131">
        <w:rPr>
          <w:rFonts w:hint="cs"/>
          <w:rtl/>
        </w:rPr>
        <w:t xml:space="preserve"> </w:t>
      </w:r>
      <w:r w:rsidR="004F4898" w:rsidRPr="00DE6131">
        <w:rPr>
          <w:rFonts w:hint="cs"/>
          <w:rtl/>
        </w:rPr>
        <w:t>التقليل</w:t>
      </w:r>
      <w:r w:rsidR="00713331" w:rsidRPr="00DE6131">
        <w:rPr>
          <w:rFonts w:hint="cs"/>
          <w:rtl/>
        </w:rPr>
        <w:t xml:space="preserve"> </w:t>
      </w:r>
      <w:r w:rsidR="004F4898" w:rsidRPr="00DE6131">
        <w:rPr>
          <w:rFonts w:hint="cs"/>
          <w:rtl/>
        </w:rPr>
        <w:t>قدر</w:t>
      </w:r>
      <w:r w:rsidR="00713331" w:rsidRPr="00DE6131">
        <w:rPr>
          <w:rFonts w:hint="cs"/>
          <w:rtl/>
        </w:rPr>
        <w:t xml:space="preserve"> </w:t>
      </w:r>
      <w:r w:rsidR="004F4898" w:rsidRPr="00DE6131">
        <w:rPr>
          <w:rFonts w:hint="cs"/>
          <w:rtl/>
        </w:rPr>
        <w:t>الإمكان</w:t>
      </w:r>
      <w:r w:rsidR="00713331" w:rsidRPr="00DE6131">
        <w:rPr>
          <w:rFonts w:hint="cs"/>
          <w:rtl/>
        </w:rPr>
        <w:t xml:space="preserve"> </w:t>
      </w:r>
      <w:r w:rsidR="004F4898" w:rsidRPr="00DE6131">
        <w:rPr>
          <w:rFonts w:hint="cs"/>
          <w:rtl/>
        </w:rPr>
        <w:t>من</w:t>
      </w:r>
      <w:r w:rsidR="00713331" w:rsidRPr="00DE6131">
        <w:rPr>
          <w:rFonts w:hint="cs"/>
          <w:rtl/>
        </w:rPr>
        <w:t xml:space="preserve"> </w:t>
      </w:r>
      <w:r w:rsidR="004F4898" w:rsidRPr="00DE6131">
        <w:rPr>
          <w:rFonts w:hint="cs"/>
          <w:rtl/>
        </w:rPr>
        <w:t>التكاليف</w:t>
      </w:r>
      <w:r w:rsidR="00713331" w:rsidRPr="00DE6131">
        <w:rPr>
          <w:rFonts w:hint="cs"/>
          <w:rtl/>
        </w:rPr>
        <w:t xml:space="preserve"> </w:t>
      </w:r>
      <w:r w:rsidR="004F4898" w:rsidRPr="00DE6131">
        <w:rPr>
          <w:rFonts w:hint="cs"/>
          <w:rtl/>
        </w:rPr>
        <w:t>وقد</w:t>
      </w:r>
      <w:r w:rsidR="00713331" w:rsidRPr="00DE6131">
        <w:rPr>
          <w:rFonts w:hint="cs"/>
          <w:rtl/>
        </w:rPr>
        <w:t xml:space="preserve"> </w:t>
      </w:r>
      <w:r w:rsidR="004F4898" w:rsidRPr="00DE6131">
        <w:rPr>
          <w:rFonts w:hint="cs"/>
          <w:rtl/>
        </w:rPr>
        <w:t>يكون</w:t>
      </w:r>
      <w:r w:rsidR="00713331" w:rsidRPr="00DE6131">
        <w:rPr>
          <w:rFonts w:hint="cs"/>
          <w:rtl/>
        </w:rPr>
        <w:t xml:space="preserve"> </w:t>
      </w:r>
      <w:r w:rsidR="004F4898" w:rsidRPr="00DE6131">
        <w:rPr>
          <w:rFonts w:hint="cs"/>
          <w:rtl/>
        </w:rPr>
        <w:t>هذا</w:t>
      </w:r>
      <w:r w:rsidR="00713331" w:rsidRPr="00DE6131">
        <w:rPr>
          <w:rFonts w:hint="cs"/>
          <w:rtl/>
        </w:rPr>
        <w:t xml:space="preserve"> </w:t>
      </w:r>
      <w:r w:rsidR="004F4898" w:rsidRPr="00DE6131">
        <w:rPr>
          <w:rFonts w:hint="cs"/>
          <w:rtl/>
        </w:rPr>
        <w:t>في</w:t>
      </w:r>
      <w:r w:rsidR="00713331" w:rsidRPr="00DE6131">
        <w:rPr>
          <w:rFonts w:hint="cs"/>
          <w:rtl/>
        </w:rPr>
        <w:t xml:space="preserve"> </w:t>
      </w:r>
      <w:r w:rsidR="00F83ABE" w:rsidRPr="00DE6131">
        <w:rPr>
          <w:rFonts w:hint="cs"/>
          <w:rtl/>
        </w:rPr>
        <w:t>أ</w:t>
      </w:r>
      <w:r w:rsidR="004F4898" w:rsidRPr="00DE6131">
        <w:rPr>
          <w:rFonts w:hint="cs"/>
          <w:rtl/>
        </w:rPr>
        <w:t>غلب</w:t>
      </w:r>
      <w:r w:rsidR="00713331" w:rsidRPr="00DE6131">
        <w:rPr>
          <w:rFonts w:hint="cs"/>
          <w:rtl/>
        </w:rPr>
        <w:t xml:space="preserve"> </w:t>
      </w:r>
      <w:r w:rsidR="004F4898" w:rsidRPr="00DE6131">
        <w:rPr>
          <w:rFonts w:hint="cs"/>
          <w:rtl/>
        </w:rPr>
        <w:t>الأحيان</w:t>
      </w:r>
      <w:r w:rsidR="00713331" w:rsidRPr="00DE6131">
        <w:rPr>
          <w:rFonts w:hint="cs"/>
          <w:rtl/>
        </w:rPr>
        <w:t xml:space="preserve"> </w:t>
      </w:r>
      <w:r w:rsidR="004F4898" w:rsidRPr="00DE6131">
        <w:rPr>
          <w:rFonts w:hint="cs"/>
          <w:rtl/>
        </w:rPr>
        <w:t>على</w:t>
      </w:r>
      <w:r w:rsidR="00713331" w:rsidRPr="00DE6131">
        <w:rPr>
          <w:rFonts w:hint="cs"/>
          <w:rtl/>
        </w:rPr>
        <w:t xml:space="preserve"> </w:t>
      </w:r>
      <w:r w:rsidR="004F4898" w:rsidRPr="00DE6131">
        <w:rPr>
          <w:rFonts w:hint="cs"/>
          <w:rtl/>
        </w:rPr>
        <w:t>حساب</w:t>
      </w:r>
      <w:r w:rsidR="00713331" w:rsidRPr="00DE6131">
        <w:rPr>
          <w:rFonts w:hint="cs"/>
          <w:rtl/>
        </w:rPr>
        <w:t xml:space="preserve"> </w:t>
      </w:r>
      <w:r w:rsidR="004F4898" w:rsidRPr="00DE6131">
        <w:rPr>
          <w:rFonts w:hint="cs"/>
          <w:rtl/>
        </w:rPr>
        <w:t>المصلحة</w:t>
      </w:r>
      <w:r w:rsidR="00713331" w:rsidRPr="00DE6131">
        <w:rPr>
          <w:rFonts w:hint="cs"/>
          <w:rtl/>
        </w:rPr>
        <w:t xml:space="preserve"> </w:t>
      </w:r>
      <w:r w:rsidR="004F4898" w:rsidRPr="00DE6131">
        <w:rPr>
          <w:rFonts w:hint="cs"/>
          <w:rtl/>
        </w:rPr>
        <w:t>العامة</w:t>
      </w:r>
      <w:r w:rsidR="00D43985">
        <w:rPr>
          <w:rFonts w:hint="cs"/>
          <w:rtl/>
        </w:rPr>
        <w:t>،</w:t>
      </w:r>
      <w:r w:rsidR="00713331" w:rsidRPr="00DE6131">
        <w:rPr>
          <w:rFonts w:hint="cs"/>
          <w:rtl/>
        </w:rPr>
        <w:t xml:space="preserve"> </w:t>
      </w:r>
      <w:r w:rsidR="004F4898" w:rsidRPr="00DE6131">
        <w:rPr>
          <w:rFonts w:hint="cs"/>
          <w:rtl/>
        </w:rPr>
        <w:t>هذه</w:t>
      </w:r>
      <w:r w:rsidR="00713331" w:rsidRPr="00DE6131">
        <w:rPr>
          <w:rFonts w:hint="cs"/>
          <w:rtl/>
        </w:rPr>
        <w:t xml:space="preserve"> </w:t>
      </w:r>
      <w:r w:rsidR="004F4898" w:rsidRPr="00DE6131">
        <w:rPr>
          <w:rFonts w:hint="cs"/>
          <w:rtl/>
        </w:rPr>
        <w:t>الأخيرة</w:t>
      </w:r>
      <w:r w:rsidR="00713331" w:rsidRPr="00DE6131">
        <w:rPr>
          <w:rFonts w:hint="cs"/>
          <w:rtl/>
        </w:rPr>
        <w:t xml:space="preserve"> </w:t>
      </w:r>
      <w:r w:rsidR="004F4898" w:rsidRPr="00DE6131">
        <w:rPr>
          <w:rFonts w:hint="cs"/>
          <w:rtl/>
        </w:rPr>
        <w:t>التي</w:t>
      </w:r>
      <w:r w:rsidR="00713331" w:rsidRPr="00DE6131">
        <w:rPr>
          <w:rFonts w:hint="cs"/>
          <w:rtl/>
        </w:rPr>
        <w:t xml:space="preserve"> </w:t>
      </w:r>
      <w:r w:rsidR="004F4898" w:rsidRPr="00DE6131">
        <w:rPr>
          <w:rFonts w:hint="cs"/>
          <w:rtl/>
        </w:rPr>
        <w:t>تشكل</w:t>
      </w:r>
      <w:r w:rsidR="00713331" w:rsidRPr="00DE6131">
        <w:rPr>
          <w:rFonts w:hint="cs"/>
          <w:rtl/>
        </w:rPr>
        <w:t xml:space="preserve"> </w:t>
      </w:r>
      <w:r w:rsidR="004F4898" w:rsidRPr="00DE6131">
        <w:rPr>
          <w:rFonts w:hint="cs"/>
          <w:rtl/>
        </w:rPr>
        <w:t>الهدف</w:t>
      </w:r>
      <w:r w:rsidR="00713331" w:rsidRPr="00DE6131">
        <w:rPr>
          <w:rFonts w:hint="cs"/>
          <w:rtl/>
        </w:rPr>
        <w:t xml:space="preserve"> </w:t>
      </w:r>
      <w:r w:rsidR="004F4898" w:rsidRPr="00DE6131">
        <w:rPr>
          <w:rFonts w:hint="cs"/>
          <w:rtl/>
        </w:rPr>
        <w:t>الأساسي</w:t>
      </w:r>
      <w:r w:rsidR="00713331" w:rsidRPr="00DE6131">
        <w:rPr>
          <w:rFonts w:hint="cs"/>
          <w:rtl/>
        </w:rPr>
        <w:t xml:space="preserve"> </w:t>
      </w:r>
      <w:r w:rsidR="00D43985">
        <w:rPr>
          <w:rFonts w:hint="cs"/>
          <w:rtl/>
        </w:rPr>
        <w:t xml:space="preserve">والأسمى </w:t>
      </w:r>
      <w:r w:rsidR="004F4898" w:rsidRPr="00DE6131">
        <w:rPr>
          <w:rFonts w:hint="cs"/>
          <w:rtl/>
        </w:rPr>
        <w:t>الذي</w:t>
      </w:r>
      <w:r w:rsidR="00713331" w:rsidRPr="00DE6131">
        <w:rPr>
          <w:rFonts w:hint="cs"/>
          <w:rtl/>
        </w:rPr>
        <w:t xml:space="preserve"> </w:t>
      </w:r>
      <w:r w:rsidR="004F4898" w:rsidRPr="00DE6131">
        <w:rPr>
          <w:rFonts w:hint="cs"/>
          <w:rtl/>
        </w:rPr>
        <w:t>تسعى</w:t>
      </w:r>
      <w:r w:rsidR="00713331" w:rsidRPr="00DE6131">
        <w:rPr>
          <w:rFonts w:hint="cs"/>
          <w:rtl/>
        </w:rPr>
        <w:t xml:space="preserve"> </w:t>
      </w:r>
      <w:r w:rsidR="004F4898" w:rsidRPr="00DE6131">
        <w:rPr>
          <w:rFonts w:hint="cs"/>
          <w:rtl/>
        </w:rPr>
        <w:t>لضمانه</w:t>
      </w:r>
      <w:r w:rsidR="00713331" w:rsidRPr="00DE6131">
        <w:rPr>
          <w:rFonts w:hint="cs"/>
          <w:rtl/>
        </w:rPr>
        <w:t xml:space="preserve"> </w:t>
      </w:r>
      <w:r w:rsidR="004F4898" w:rsidRPr="00DE6131">
        <w:rPr>
          <w:rFonts w:hint="cs"/>
          <w:rtl/>
        </w:rPr>
        <w:t>السلطات</w:t>
      </w:r>
      <w:r w:rsidR="00713331" w:rsidRPr="00DE6131">
        <w:rPr>
          <w:rFonts w:hint="cs"/>
          <w:rtl/>
        </w:rPr>
        <w:t xml:space="preserve"> </w:t>
      </w:r>
      <w:r w:rsidR="004F4898" w:rsidRPr="00DE6131">
        <w:rPr>
          <w:rFonts w:hint="cs"/>
          <w:rtl/>
        </w:rPr>
        <w:t>العامة</w:t>
      </w:r>
      <w:r w:rsidR="00713331" w:rsidRPr="00DE6131">
        <w:rPr>
          <w:rFonts w:hint="cs"/>
          <w:rtl/>
        </w:rPr>
        <w:t xml:space="preserve"> </w:t>
      </w:r>
      <w:r w:rsidR="004F4898" w:rsidRPr="00DE6131">
        <w:rPr>
          <w:rFonts w:hint="cs"/>
          <w:rtl/>
        </w:rPr>
        <w:t>في</w:t>
      </w:r>
      <w:r w:rsidR="00713331" w:rsidRPr="00DE6131">
        <w:rPr>
          <w:rFonts w:hint="cs"/>
          <w:rtl/>
        </w:rPr>
        <w:t xml:space="preserve"> </w:t>
      </w:r>
      <w:r w:rsidR="004F4898" w:rsidRPr="00DE6131">
        <w:rPr>
          <w:rFonts w:hint="cs"/>
          <w:rtl/>
        </w:rPr>
        <w:t>أي</w:t>
      </w:r>
      <w:r w:rsidR="00713331" w:rsidRPr="00DE6131">
        <w:rPr>
          <w:rFonts w:hint="cs"/>
          <w:rtl/>
        </w:rPr>
        <w:t xml:space="preserve"> </w:t>
      </w:r>
      <w:r w:rsidR="004F4898" w:rsidRPr="00DE6131">
        <w:rPr>
          <w:rFonts w:hint="cs"/>
          <w:rtl/>
        </w:rPr>
        <w:t>مجتمع</w:t>
      </w:r>
      <w:r w:rsidR="00EE3B46" w:rsidRPr="00DE6131">
        <w:rPr>
          <w:rFonts w:hint="cs"/>
          <w:rtl/>
        </w:rPr>
        <w:t>،</w:t>
      </w:r>
      <w:r w:rsidR="00713331" w:rsidRPr="00DE6131">
        <w:rPr>
          <w:rFonts w:hint="cs"/>
          <w:rtl/>
        </w:rPr>
        <w:t xml:space="preserve"> </w:t>
      </w:r>
      <w:r w:rsidR="002675E7" w:rsidRPr="00DE6131">
        <w:rPr>
          <w:rFonts w:hint="cs"/>
          <w:rtl/>
        </w:rPr>
        <w:t>فبالنظر</w:t>
      </w:r>
      <w:r w:rsidR="00713331" w:rsidRPr="00DE6131">
        <w:rPr>
          <w:rFonts w:hint="cs"/>
          <w:rtl/>
        </w:rPr>
        <w:t xml:space="preserve"> </w:t>
      </w:r>
      <w:r w:rsidR="002675E7" w:rsidRPr="00DE6131">
        <w:rPr>
          <w:rFonts w:hint="cs"/>
          <w:rtl/>
        </w:rPr>
        <w:t>الى</w:t>
      </w:r>
      <w:r w:rsidR="00713331" w:rsidRPr="00DE6131">
        <w:rPr>
          <w:rFonts w:hint="cs"/>
          <w:rtl/>
        </w:rPr>
        <w:t xml:space="preserve"> </w:t>
      </w:r>
      <w:r w:rsidR="002675E7" w:rsidRPr="00DE6131">
        <w:rPr>
          <w:rFonts w:hint="cs"/>
          <w:rtl/>
        </w:rPr>
        <w:t>طول</w:t>
      </w:r>
      <w:r w:rsidR="00713331" w:rsidRPr="00DE6131">
        <w:rPr>
          <w:rFonts w:hint="cs"/>
          <w:rtl/>
        </w:rPr>
        <w:t xml:space="preserve"> </w:t>
      </w:r>
      <w:r w:rsidR="002675E7" w:rsidRPr="00DE6131">
        <w:rPr>
          <w:rFonts w:hint="cs"/>
          <w:rtl/>
        </w:rPr>
        <w:t>مدة</w:t>
      </w:r>
      <w:r w:rsidR="00713331" w:rsidRPr="00DE6131">
        <w:rPr>
          <w:rFonts w:hint="cs"/>
          <w:rtl/>
        </w:rPr>
        <w:t xml:space="preserve"> </w:t>
      </w:r>
      <w:r w:rsidR="002675E7" w:rsidRPr="00DE6131">
        <w:rPr>
          <w:rFonts w:hint="cs"/>
          <w:rtl/>
        </w:rPr>
        <w:t>عقد</w:t>
      </w:r>
      <w:r w:rsidR="00713331" w:rsidRPr="00DE6131">
        <w:rPr>
          <w:rFonts w:hint="cs"/>
          <w:rtl/>
        </w:rPr>
        <w:t xml:space="preserve"> </w:t>
      </w:r>
      <w:r w:rsidR="002675E7" w:rsidRPr="00DE6131">
        <w:rPr>
          <w:rFonts w:hint="cs"/>
          <w:rtl/>
        </w:rPr>
        <w:t>التفويض</w:t>
      </w:r>
      <w:r w:rsidR="00713331" w:rsidRPr="00DE6131">
        <w:rPr>
          <w:rFonts w:hint="cs"/>
          <w:rtl/>
        </w:rPr>
        <w:t xml:space="preserve"> </w:t>
      </w:r>
      <w:r w:rsidR="002675E7" w:rsidRPr="00DE6131">
        <w:rPr>
          <w:rFonts w:hint="cs"/>
          <w:rtl/>
        </w:rPr>
        <w:t>بشكل</w:t>
      </w:r>
      <w:r w:rsidR="00713331" w:rsidRPr="00DE6131">
        <w:rPr>
          <w:rFonts w:hint="cs"/>
          <w:rtl/>
        </w:rPr>
        <w:t xml:space="preserve"> </w:t>
      </w:r>
      <w:r w:rsidR="002675E7" w:rsidRPr="00DE6131">
        <w:rPr>
          <w:rFonts w:hint="cs"/>
          <w:rtl/>
        </w:rPr>
        <w:t>عام</w:t>
      </w:r>
      <w:r w:rsidR="00713331" w:rsidRPr="00DE6131">
        <w:rPr>
          <w:rFonts w:hint="cs"/>
          <w:rtl/>
        </w:rPr>
        <w:t xml:space="preserve"> </w:t>
      </w:r>
      <w:r w:rsidR="00A73A3A" w:rsidRPr="00DE6131">
        <w:rPr>
          <w:rFonts w:hint="cs"/>
          <w:rtl/>
        </w:rPr>
        <w:t>وكثرت</w:t>
      </w:r>
      <w:r w:rsidR="00713331" w:rsidRPr="00DE6131">
        <w:rPr>
          <w:rFonts w:hint="cs"/>
          <w:rtl/>
        </w:rPr>
        <w:t xml:space="preserve"> </w:t>
      </w:r>
      <w:r w:rsidR="00A73A3A" w:rsidRPr="00DE6131">
        <w:rPr>
          <w:rFonts w:hint="cs"/>
          <w:rtl/>
        </w:rPr>
        <w:t>الالتزامات</w:t>
      </w:r>
      <w:r w:rsidR="00713331" w:rsidRPr="00DE6131">
        <w:rPr>
          <w:rFonts w:hint="cs"/>
          <w:rtl/>
        </w:rPr>
        <w:t xml:space="preserve"> </w:t>
      </w:r>
      <w:r w:rsidR="00A73A3A" w:rsidRPr="00DE6131">
        <w:rPr>
          <w:rFonts w:hint="cs"/>
          <w:rtl/>
        </w:rPr>
        <w:t>المنصوص</w:t>
      </w:r>
      <w:r w:rsidR="00713331" w:rsidRPr="00DE6131">
        <w:rPr>
          <w:rFonts w:hint="cs"/>
          <w:rtl/>
        </w:rPr>
        <w:t xml:space="preserve"> </w:t>
      </w:r>
      <w:r w:rsidR="00A73A3A" w:rsidRPr="00DE6131">
        <w:rPr>
          <w:rFonts w:hint="cs"/>
          <w:rtl/>
        </w:rPr>
        <w:t>عليه</w:t>
      </w:r>
      <w:r w:rsidR="004335A2" w:rsidRPr="00DE6131">
        <w:rPr>
          <w:rFonts w:hint="cs"/>
          <w:rtl/>
        </w:rPr>
        <w:t>ا</w:t>
      </w:r>
      <w:r w:rsidR="00713331" w:rsidRPr="00DE6131">
        <w:rPr>
          <w:rFonts w:hint="cs"/>
          <w:rtl/>
        </w:rPr>
        <w:t xml:space="preserve"> </w:t>
      </w:r>
      <w:r w:rsidR="00A73A3A" w:rsidRPr="00DE6131">
        <w:rPr>
          <w:rFonts w:hint="cs"/>
          <w:rtl/>
        </w:rPr>
        <w:t>في</w:t>
      </w:r>
      <w:r w:rsidR="00713331" w:rsidRPr="00DE6131">
        <w:rPr>
          <w:rFonts w:hint="cs"/>
          <w:rtl/>
        </w:rPr>
        <w:t xml:space="preserve"> </w:t>
      </w:r>
      <w:r w:rsidR="00A73A3A" w:rsidRPr="00DE6131">
        <w:rPr>
          <w:rFonts w:hint="cs"/>
          <w:rtl/>
        </w:rPr>
        <w:t>اتفاقية</w:t>
      </w:r>
      <w:r w:rsidR="00713331" w:rsidRPr="00DE6131">
        <w:rPr>
          <w:rFonts w:hint="cs"/>
          <w:rtl/>
        </w:rPr>
        <w:t xml:space="preserve"> </w:t>
      </w:r>
      <w:r w:rsidR="00A73A3A" w:rsidRPr="00DE6131">
        <w:rPr>
          <w:rFonts w:hint="cs"/>
          <w:rtl/>
        </w:rPr>
        <w:t>التفويض</w:t>
      </w:r>
      <w:r w:rsidR="00D43985">
        <w:rPr>
          <w:rFonts w:hint="cs"/>
          <w:rtl/>
        </w:rPr>
        <w:t>،</w:t>
      </w:r>
      <w:r w:rsidR="00713331" w:rsidRPr="00DE6131">
        <w:rPr>
          <w:rFonts w:hint="cs"/>
          <w:rtl/>
        </w:rPr>
        <w:t xml:space="preserve"> </w:t>
      </w:r>
      <w:r w:rsidR="00A73A3A" w:rsidRPr="00DE6131">
        <w:rPr>
          <w:rFonts w:hint="cs"/>
          <w:rtl/>
        </w:rPr>
        <w:t>وفي</w:t>
      </w:r>
      <w:r w:rsidR="00713331" w:rsidRPr="00DE6131">
        <w:rPr>
          <w:rFonts w:hint="cs"/>
          <w:rtl/>
        </w:rPr>
        <w:t xml:space="preserve"> </w:t>
      </w:r>
      <w:r w:rsidR="00A73A3A" w:rsidRPr="00DE6131">
        <w:rPr>
          <w:rFonts w:hint="cs"/>
          <w:rtl/>
        </w:rPr>
        <w:t>ظل</w:t>
      </w:r>
      <w:r w:rsidR="00713331" w:rsidRPr="00DE6131">
        <w:rPr>
          <w:rFonts w:hint="cs"/>
          <w:rtl/>
        </w:rPr>
        <w:t xml:space="preserve"> </w:t>
      </w:r>
      <w:r w:rsidR="00A73A3A" w:rsidRPr="00DE6131">
        <w:rPr>
          <w:rFonts w:hint="cs"/>
          <w:rtl/>
        </w:rPr>
        <w:t>السرعة</w:t>
      </w:r>
      <w:r w:rsidR="00713331" w:rsidRPr="00DE6131">
        <w:rPr>
          <w:rFonts w:hint="cs"/>
          <w:rtl/>
        </w:rPr>
        <w:t xml:space="preserve"> </w:t>
      </w:r>
      <w:r w:rsidR="00A73A3A" w:rsidRPr="00DE6131">
        <w:rPr>
          <w:rFonts w:hint="cs"/>
          <w:rtl/>
        </w:rPr>
        <w:t>والمنافسة</w:t>
      </w:r>
      <w:r w:rsidR="00713331" w:rsidRPr="00DE6131">
        <w:rPr>
          <w:rFonts w:hint="cs"/>
          <w:rtl/>
        </w:rPr>
        <w:t xml:space="preserve"> </w:t>
      </w:r>
      <w:r w:rsidR="00A73A3A" w:rsidRPr="00DE6131">
        <w:rPr>
          <w:rFonts w:hint="cs"/>
          <w:rtl/>
        </w:rPr>
        <w:t>التي</w:t>
      </w:r>
      <w:r w:rsidR="00713331" w:rsidRPr="00DE6131">
        <w:rPr>
          <w:rFonts w:hint="cs"/>
          <w:rtl/>
        </w:rPr>
        <w:t xml:space="preserve"> </w:t>
      </w:r>
      <w:r w:rsidR="00A73A3A" w:rsidRPr="00DE6131">
        <w:rPr>
          <w:rFonts w:hint="cs"/>
          <w:rtl/>
        </w:rPr>
        <w:t>تتطلبها</w:t>
      </w:r>
      <w:r w:rsidR="00713331" w:rsidRPr="00DE6131">
        <w:rPr>
          <w:rFonts w:hint="cs"/>
          <w:rtl/>
        </w:rPr>
        <w:t xml:space="preserve"> </w:t>
      </w:r>
      <w:r w:rsidR="00A73A3A" w:rsidRPr="00DE6131">
        <w:rPr>
          <w:rFonts w:hint="cs"/>
          <w:rtl/>
        </w:rPr>
        <w:t>عملية</w:t>
      </w:r>
      <w:r w:rsidR="00713331" w:rsidRPr="00DE6131">
        <w:rPr>
          <w:rFonts w:hint="cs"/>
          <w:rtl/>
        </w:rPr>
        <w:t xml:space="preserve"> </w:t>
      </w:r>
      <w:r w:rsidR="00A73A3A" w:rsidRPr="00DE6131">
        <w:rPr>
          <w:rFonts w:hint="cs"/>
          <w:rtl/>
        </w:rPr>
        <w:t>الاستثمار</w:t>
      </w:r>
      <w:r w:rsidR="00713331" w:rsidRPr="00DE6131">
        <w:rPr>
          <w:rFonts w:hint="cs"/>
          <w:rtl/>
        </w:rPr>
        <w:t xml:space="preserve"> </w:t>
      </w:r>
      <w:r w:rsidR="00A73A3A" w:rsidRPr="00DE6131">
        <w:rPr>
          <w:rFonts w:hint="cs"/>
          <w:rtl/>
        </w:rPr>
        <w:t>في</w:t>
      </w:r>
      <w:r w:rsidR="00713331" w:rsidRPr="00DE6131">
        <w:rPr>
          <w:rFonts w:hint="cs"/>
          <w:rtl/>
        </w:rPr>
        <w:t xml:space="preserve"> </w:t>
      </w:r>
      <w:r w:rsidR="00A73A3A" w:rsidRPr="00DE6131">
        <w:rPr>
          <w:rFonts w:hint="cs"/>
          <w:rtl/>
        </w:rPr>
        <w:t>المرافق</w:t>
      </w:r>
      <w:r w:rsidR="00713331" w:rsidRPr="00DE6131">
        <w:rPr>
          <w:rFonts w:hint="cs"/>
          <w:rtl/>
        </w:rPr>
        <w:t xml:space="preserve"> </w:t>
      </w:r>
      <w:r w:rsidR="00A73A3A" w:rsidRPr="00DE6131">
        <w:rPr>
          <w:rFonts w:hint="cs"/>
          <w:rtl/>
        </w:rPr>
        <w:t>العامة،</w:t>
      </w:r>
      <w:r w:rsidR="00713331" w:rsidRPr="00DE6131">
        <w:rPr>
          <w:rFonts w:hint="cs"/>
          <w:rtl/>
        </w:rPr>
        <w:t xml:space="preserve"> </w:t>
      </w:r>
      <w:r w:rsidR="00A73A3A" w:rsidRPr="00DE6131">
        <w:rPr>
          <w:rFonts w:hint="cs"/>
          <w:rtl/>
        </w:rPr>
        <w:t>قد</w:t>
      </w:r>
      <w:r w:rsidR="00713331" w:rsidRPr="00DE6131">
        <w:rPr>
          <w:rFonts w:hint="cs"/>
          <w:rtl/>
        </w:rPr>
        <w:t xml:space="preserve"> </w:t>
      </w:r>
      <w:r w:rsidR="008924D6" w:rsidRPr="00DE6131">
        <w:rPr>
          <w:rFonts w:hint="cs"/>
          <w:rtl/>
        </w:rPr>
        <w:t>تظهر عد</w:t>
      </w:r>
      <w:r w:rsidR="008924D6" w:rsidRPr="00DE6131">
        <w:rPr>
          <w:rtl/>
        </w:rPr>
        <w:t>ة</w:t>
      </w:r>
      <w:r w:rsidR="00EE3B46" w:rsidRPr="00DE6131">
        <w:rPr>
          <w:rFonts w:hint="cs"/>
          <w:rtl/>
        </w:rPr>
        <w:t xml:space="preserve"> </w:t>
      </w:r>
      <w:r w:rsidR="00713331" w:rsidRPr="00DE6131">
        <w:rPr>
          <w:rFonts w:hint="cs"/>
          <w:rtl/>
        </w:rPr>
        <w:t xml:space="preserve"> </w:t>
      </w:r>
      <w:r w:rsidR="00A73A3A" w:rsidRPr="00DE6131">
        <w:rPr>
          <w:rFonts w:hint="cs"/>
          <w:rtl/>
        </w:rPr>
        <w:t>مساوئ</w:t>
      </w:r>
      <w:r w:rsidR="00713331" w:rsidRPr="00DE6131">
        <w:rPr>
          <w:rFonts w:hint="cs"/>
          <w:rtl/>
        </w:rPr>
        <w:t xml:space="preserve"> </w:t>
      </w:r>
      <w:r w:rsidR="00EE3B46" w:rsidRPr="00DE6131">
        <w:rPr>
          <w:rFonts w:hint="cs"/>
          <w:rtl/>
        </w:rPr>
        <w:t>ل</w:t>
      </w:r>
      <w:r w:rsidR="00A73A3A" w:rsidRPr="00DE6131">
        <w:rPr>
          <w:rFonts w:hint="cs"/>
          <w:rtl/>
        </w:rPr>
        <w:t>لتسيير</w:t>
      </w:r>
      <w:r w:rsidR="00713331" w:rsidRPr="00DE6131">
        <w:rPr>
          <w:rFonts w:hint="cs"/>
          <w:rtl/>
        </w:rPr>
        <w:t xml:space="preserve"> </w:t>
      </w:r>
      <w:r w:rsidR="00A73A3A" w:rsidRPr="00DE6131">
        <w:rPr>
          <w:rFonts w:hint="cs"/>
          <w:rtl/>
        </w:rPr>
        <w:t>وربما</w:t>
      </w:r>
      <w:r w:rsidR="00713331" w:rsidRPr="00DE6131">
        <w:rPr>
          <w:rFonts w:hint="cs"/>
          <w:rtl/>
        </w:rPr>
        <w:t xml:space="preserve"> </w:t>
      </w:r>
      <w:r w:rsidR="00A73A3A" w:rsidRPr="00DE6131">
        <w:rPr>
          <w:rFonts w:hint="cs"/>
          <w:rtl/>
        </w:rPr>
        <w:t>انحرافات</w:t>
      </w:r>
      <w:r w:rsidR="00713331" w:rsidRPr="00DE6131">
        <w:rPr>
          <w:rFonts w:hint="cs"/>
          <w:rtl/>
        </w:rPr>
        <w:t xml:space="preserve"> </w:t>
      </w:r>
      <w:r w:rsidR="00A73A3A" w:rsidRPr="00DE6131">
        <w:rPr>
          <w:rFonts w:hint="cs"/>
          <w:rtl/>
        </w:rPr>
        <w:t>عن</w:t>
      </w:r>
      <w:r w:rsidR="00713331" w:rsidRPr="00DE6131">
        <w:rPr>
          <w:rFonts w:hint="cs"/>
          <w:rtl/>
        </w:rPr>
        <w:t xml:space="preserve"> </w:t>
      </w:r>
      <w:r w:rsidR="00A73A3A" w:rsidRPr="00DE6131">
        <w:rPr>
          <w:rFonts w:hint="cs"/>
          <w:rtl/>
        </w:rPr>
        <w:t>المبادئ</w:t>
      </w:r>
      <w:r w:rsidR="00713331" w:rsidRPr="00DE6131">
        <w:rPr>
          <w:rFonts w:hint="cs"/>
          <w:rtl/>
        </w:rPr>
        <w:t xml:space="preserve"> </w:t>
      </w:r>
      <w:r w:rsidR="00A73A3A" w:rsidRPr="00DE6131">
        <w:rPr>
          <w:rFonts w:hint="cs"/>
          <w:rtl/>
        </w:rPr>
        <w:t>الأساسية</w:t>
      </w:r>
      <w:r w:rsidR="00713331" w:rsidRPr="00DE6131">
        <w:rPr>
          <w:rFonts w:hint="cs"/>
          <w:rtl/>
        </w:rPr>
        <w:t xml:space="preserve"> </w:t>
      </w:r>
      <w:r w:rsidR="00A73A3A" w:rsidRPr="00DE6131">
        <w:rPr>
          <w:rFonts w:hint="cs"/>
          <w:rtl/>
        </w:rPr>
        <w:t>التي</w:t>
      </w:r>
      <w:r w:rsidR="00713331" w:rsidRPr="00DE6131">
        <w:rPr>
          <w:rFonts w:hint="cs"/>
          <w:rtl/>
        </w:rPr>
        <w:t xml:space="preserve"> </w:t>
      </w:r>
      <w:r w:rsidR="00A73A3A" w:rsidRPr="00DE6131">
        <w:rPr>
          <w:rFonts w:hint="cs"/>
          <w:rtl/>
        </w:rPr>
        <w:t>تحكم</w:t>
      </w:r>
      <w:r w:rsidR="00713331" w:rsidRPr="00DE6131">
        <w:rPr>
          <w:rFonts w:hint="cs"/>
          <w:rtl/>
        </w:rPr>
        <w:t xml:space="preserve"> </w:t>
      </w:r>
      <w:r w:rsidR="00A73A3A" w:rsidRPr="00DE6131">
        <w:rPr>
          <w:rFonts w:hint="cs"/>
          <w:rtl/>
        </w:rPr>
        <w:t>سير</w:t>
      </w:r>
      <w:r w:rsidR="00713331" w:rsidRPr="00DE6131">
        <w:rPr>
          <w:rFonts w:hint="cs"/>
          <w:rtl/>
        </w:rPr>
        <w:t xml:space="preserve"> </w:t>
      </w:r>
      <w:r w:rsidR="00A73A3A" w:rsidRPr="00DE6131">
        <w:rPr>
          <w:rFonts w:hint="cs"/>
          <w:rtl/>
        </w:rPr>
        <w:t>المرافق</w:t>
      </w:r>
      <w:r w:rsidR="00713331" w:rsidRPr="00DE6131">
        <w:rPr>
          <w:rFonts w:hint="cs"/>
          <w:rtl/>
        </w:rPr>
        <w:t xml:space="preserve"> </w:t>
      </w:r>
      <w:r w:rsidR="00A73A3A" w:rsidRPr="00DE6131">
        <w:rPr>
          <w:rFonts w:hint="cs"/>
          <w:rtl/>
        </w:rPr>
        <w:t>العامة</w:t>
      </w:r>
      <w:r w:rsidR="00713331" w:rsidRPr="00DE6131">
        <w:rPr>
          <w:rFonts w:hint="cs"/>
          <w:rtl/>
        </w:rPr>
        <w:t xml:space="preserve"> </w:t>
      </w:r>
      <w:r w:rsidR="00A73A3A" w:rsidRPr="00DE6131">
        <w:rPr>
          <w:rFonts w:hint="cs"/>
          <w:rtl/>
        </w:rPr>
        <w:t>والاهداف</w:t>
      </w:r>
      <w:r w:rsidR="00713331" w:rsidRPr="00DE6131">
        <w:rPr>
          <w:rFonts w:hint="cs"/>
          <w:rtl/>
        </w:rPr>
        <w:t xml:space="preserve"> </w:t>
      </w:r>
      <w:r w:rsidR="00A73A3A" w:rsidRPr="00DE6131">
        <w:rPr>
          <w:rFonts w:hint="cs"/>
          <w:rtl/>
        </w:rPr>
        <w:t>التي</w:t>
      </w:r>
      <w:r w:rsidR="00713331" w:rsidRPr="00DE6131">
        <w:rPr>
          <w:rFonts w:hint="cs"/>
          <w:rtl/>
        </w:rPr>
        <w:t xml:space="preserve"> </w:t>
      </w:r>
      <w:r w:rsidR="00A73A3A" w:rsidRPr="00DE6131">
        <w:rPr>
          <w:rFonts w:hint="cs"/>
          <w:rtl/>
        </w:rPr>
        <w:t>أقيمت</w:t>
      </w:r>
      <w:r w:rsidR="00713331" w:rsidRPr="00DE6131">
        <w:rPr>
          <w:rFonts w:hint="cs"/>
          <w:rtl/>
        </w:rPr>
        <w:t xml:space="preserve"> </w:t>
      </w:r>
      <w:r w:rsidR="004335A2" w:rsidRPr="00DE6131">
        <w:rPr>
          <w:rFonts w:hint="cs"/>
          <w:rtl/>
        </w:rPr>
        <w:t>المرافق</w:t>
      </w:r>
      <w:r w:rsidR="00713331" w:rsidRPr="00DE6131">
        <w:rPr>
          <w:rFonts w:hint="cs"/>
          <w:rtl/>
        </w:rPr>
        <w:t xml:space="preserve"> </w:t>
      </w:r>
      <w:r w:rsidR="00A73A3A" w:rsidRPr="00DE6131">
        <w:rPr>
          <w:rFonts w:hint="cs"/>
          <w:rtl/>
        </w:rPr>
        <w:t>من</w:t>
      </w:r>
      <w:r w:rsidR="00713331" w:rsidRPr="00DE6131">
        <w:rPr>
          <w:rFonts w:hint="cs"/>
          <w:rtl/>
        </w:rPr>
        <w:t xml:space="preserve"> </w:t>
      </w:r>
      <w:r w:rsidR="00A73A3A" w:rsidRPr="00DE6131">
        <w:rPr>
          <w:rFonts w:hint="cs"/>
          <w:rtl/>
        </w:rPr>
        <w:t>أجلها.</w:t>
      </w:r>
    </w:p>
    <w:p w14:paraId="252BFB14" w14:textId="26B1163E" w:rsidR="0013124F" w:rsidRPr="00DE6131" w:rsidRDefault="00CD637E" w:rsidP="00960774">
      <w:r w:rsidRPr="00DE6131">
        <w:rPr>
          <w:rFonts w:hint="cs"/>
          <w:rtl/>
        </w:rPr>
        <w:lastRenderedPageBreak/>
        <w:t>كما</w:t>
      </w:r>
      <w:r w:rsidR="00713331" w:rsidRPr="00DE6131">
        <w:rPr>
          <w:rFonts w:hint="cs"/>
          <w:rtl/>
        </w:rPr>
        <w:t xml:space="preserve"> </w:t>
      </w:r>
      <w:r w:rsidRPr="00DE6131">
        <w:rPr>
          <w:rFonts w:hint="cs"/>
          <w:rtl/>
        </w:rPr>
        <w:t>تشكل</w:t>
      </w:r>
      <w:r w:rsidR="00713331" w:rsidRPr="00DE6131">
        <w:rPr>
          <w:rFonts w:hint="cs"/>
          <w:rtl/>
        </w:rPr>
        <w:t xml:space="preserve"> </w:t>
      </w:r>
      <w:r w:rsidRPr="00DE6131">
        <w:rPr>
          <w:rFonts w:hint="cs"/>
          <w:rtl/>
        </w:rPr>
        <w:t>الرقابة</w:t>
      </w:r>
      <w:r w:rsidR="00713331" w:rsidRPr="00DE6131">
        <w:rPr>
          <w:rFonts w:hint="cs"/>
          <w:rtl/>
        </w:rPr>
        <w:t xml:space="preserve"> </w:t>
      </w:r>
      <w:r w:rsidRPr="00DE6131">
        <w:rPr>
          <w:rFonts w:hint="cs"/>
          <w:rtl/>
        </w:rPr>
        <w:t>بصورها</w:t>
      </w:r>
      <w:r w:rsidR="00713331" w:rsidRPr="00DE6131">
        <w:rPr>
          <w:rFonts w:hint="cs"/>
          <w:rtl/>
        </w:rPr>
        <w:t xml:space="preserve"> </w:t>
      </w:r>
      <w:r w:rsidRPr="00DE6131">
        <w:rPr>
          <w:rFonts w:hint="cs"/>
          <w:rtl/>
        </w:rPr>
        <w:t>المختلفة</w:t>
      </w:r>
      <w:r w:rsidR="00713331" w:rsidRPr="00DE6131">
        <w:rPr>
          <w:rFonts w:hint="cs"/>
          <w:rtl/>
        </w:rPr>
        <w:t xml:space="preserve"> </w:t>
      </w:r>
      <w:r w:rsidRPr="00DE6131">
        <w:rPr>
          <w:rFonts w:hint="cs"/>
          <w:rtl/>
        </w:rPr>
        <w:t>آلية</w:t>
      </w:r>
      <w:r w:rsidR="00713331" w:rsidRPr="00DE6131">
        <w:rPr>
          <w:rFonts w:hint="cs"/>
          <w:rtl/>
        </w:rPr>
        <w:t xml:space="preserve"> </w:t>
      </w:r>
      <w:r w:rsidR="001C20C0">
        <w:rPr>
          <w:rFonts w:hint="cs"/>
          <w:rtl/>
        </w:rPr>
        <w:t xml:space="preserve">تتمكن </w:t>
      </w:r>
      <w:r w:rsidRPr="00DE6131">
        <w:rPr>
          <w:rFonts w:hint="cs"/>
          <w:rtl/>
        </w:rPr>
        <w:t>من</w:t>
      </w:r>
      <w:r w:rsidR="00713331" w:rsidRPr="00DE6131">
        <w:rPr>
          <w:rFonts w:hint="cs"/>
          <w:rtl/>
        </w:rPr>
        <w:t xml:space="preserve"> </w:t>
      </w:r>
      <w:r w:rsidRPr="00DE6131">
        <w:rPr>
          <w:rFonts w:hint="cs"/>
          <w:rtl/>
        </w:rPr>
        <w:t>خلالها</w:t>
      </w:r>
      <w:r w:rsidR="00713331" w:rsidRPr="00DE6131">
        <w:rPr>
          <w:rFonts w:hint="cs"/>
          <w:rtl/>
        </w:rPr>
        <w:t xml:space="preserve"> </w:t>
      </w:r>
      <w:r w:rsidRPr="00DE6131">
        <w:rPr>
          <w:rFonts w:hint="cs"/>
          <w:rtl/>
        </w:rPr>
        <w:t>السلطة</w:t>
      </w:r>
      <w:r w:rsidR="00713331" w:rsidRPr="00DE6131">
        <w:rPr>
          <w:rFonts w:hint="cs"/>
          <w:rtl/>
        </w:rPr>
        <w:t xml:space="preserve"> </w:t>
      </w:r>
      <w:r w:rsidRPr="00DE6131">
        <w:rPr>
          <w:rFonts w:hint="cs"/>
          <w:rtl/>
        </w:rPr>
        <w:t>المفوضة</w:t>
      </w:r>
      <w:r w:rsidR="001C20C0">
        <w:rPr>
          <w:rFonts w:hint="cs"/>
          <w:rtl/>
        </w:rPr>
        <w:t xml:space="preserve"> من تقييم</w:t>
      </w:r>
      <w:r w:rsidR="00713331" w:rsidRPr="00DE6131">
        <w:rPr>
          <w:rFonts w:hint="cs"/>
          <w:rtl/>
        </w:rPr>
        <w:t xml:space="preserve"> </w:t>
      </w:r>
      <w:r w:rsidRPr="00DE6131">
        <w:rPr>
          <w:rFonts w:hint="cs"/>
          <w:rtl/>
        </w:rPr>
        <w:t>أداء</w:t>
      </w:r>
      <w:r w:rsidR="00713331" w:rsidRPr="00DE6131">
        <w:rPr>
          <w:rFonts w:hint="cs"/>
          <w:rtl/>
        </w:rPr>
        <w:t xml:space="preserve"> </w:t>
      </w:r>
      <w:r w:rsidRPr="00DE6131">
        <w:rPr>
          <w:rFonts w:hint="cs"/>
          <w:rtl/>
        </w:rPr>
        <w:t>المرفق</w:t>
      </w:r>
      <w:r w:rsidR="00713331" w:rsidRPr="00DE6131">
        <w:rPr>
          <w:rFonts w:hint="cs"/>
          <w:rtl/>
        </w:rPr>
        <w:t xml:space="preserve"> </w:t>
      </w:r>
      <w:r w:rsidRPr="00DE6131">
        <w:rPr>
          <w:rFonts w:hint="cs"/>
          <w:rtl/>
        </w:rPr>
        <w:t>العام</w:t>
      </w:r>
      <w:r w:rsidR="00713331" w:rsidRPr="00DE6131">
        <w:rPr>
          <w:rFonts w:hint="cs"/>
          <w:rtl/>
        </w:rPr>
        <w:t xml:space="preserve"> </w:t>
      </w:r>
      <w:r w:rsidRPr="00DE6131">
        <w:rPr>
          <w:rFonts w:hint="cs"/>
          <w:rtl/>
        </w:rPr>
        <w:t>من</w:t>
      </w:r>
      <w:r w:rsidR="00713331" w:rsidRPr="00DE6131">
        <w:rPr>
          <w:rFonts w:hint="cs"/>
          <w:rtl/>
        </w:rPr>
        <w:t xml:space="preserve"> </w:t>
      </w:r>
      <w:r w:rsidRPr="00DE6131">
        <w:rPr>
          <w:rFonts w:hint="cs"/>
          <w:rtl/>
        </w:rPr>
        <w:t>خلال</w:t>
      </w:r>
      <w:r w:rsidR="00713331" w:rsidRPr="00DE6131">
        <w:rPr>
          <w:rFonts w:hint="cs"/>
          <w:rtl/>
        </w:rPr>
        <w:t xml:space="preserve"> </w:t>
      </w:r>
      <w:r w:rsidRPr="00DE6131">
        <w:rPr>
          <w:rFonts w:hint="cs"/>
          <w:rtl/>
        </w:rPr>
        <w:t>تقنية</w:t>
      </w:r>
      <w:r w:rsidR="00713331" w:rsidRPr="00DE6131">
        <w:rPr>
          <w:rFonts w:hint="cs"/>
          <w:rtl/>
        </w:rPr>
        <w:t xml:space="preserve"> </w:t>
      </w:r>
      <w:r w:rsidRPr="00DE6131">
        <w:rPr>
          <w:rFonts w:hint="cs"/>
          <w:rtl/>
        </w:rPr>
        <w:t>التفويض</w:t>
      </w:r>
      <w:r w:rsidR="00713331" w:rsidRPr="00DE6131">
        <w:rPr>
          <w:rFonts w:hint="cs"/>
          <w:rtl/>
        </w:rPr>
        <w:t xml:space="preserve"> </w:t>
      </w:r>
      <w:r w:rsidRPr="00DE6131">
        <w:rPr>
          <w:rFonts w:hint="cs"/>
          <w:rtl/>
        </w:rPr>
        <w:t>ومقارنتها</w:t>
      </w:r>
      <w:r w:rsidR="00713331" w:rsidRPr="00DE6131">
        <w:rPr>
          <w:rFonts w:hint="cs"/>
          <w:rtl/>
        </w:rPr>
        <w:t xml:space="preserve"> </w:t>
      </w:r>
      <w:r w:rsidRPr="00DE6131">
        <w:rPr>
          <w:rFonts w:hint="cs"/>
          <w:rtl/>
        </w:rPr>
        <w:t>بمختلف</w:t>
      </w:r>
      <w:r w:rsidR="00713331" w:rsidRPr="00DE6131">
        <w:rPr>
          <w:rFonts w:hint="cs"/>
          <w:rtl/>
        </w:rPr>
        <w:t xml:space="preserve"> </w:t>
      </w:r>
      <w:r w:rsidRPr="00DE6131">
        <w:rPr>
          <w:rFonts w:hint="cs"/>
          <w:rtl/>
        </w:rPr>
        <w:t>بأساليب</w:t>
      </w:r>
      <w:r w:rsidR="00713331" w:rsidRPr="00DE6131">
        <w:rPr>
          <w:rFonts w:hint="cs"/>
          <w:rtl/>
        </w:rPr>
        <w:t xml:space="preserve"> </w:t>
      </w:r>
      <w:r w:rsidR="001F1E89" w:rsidRPr="00DE6131">
        <w:rPr>
          <w:rFonts w:hint="cs"/>
          <w:rtl/>
        </w:rPr>
        <w:t>التسيير الأخر</w:t>
      </w:r>
      <w:r w:rsidR="001F1E89" w:rsidRPr="00DE6131">
        <w:rPr>
          <w:rtl/>
        </w:rPr>
        <w:t>ى</w:t>
      </w:r>
      <w:r w:rsidRPr="00DE6131">
        <w:rPr>
          <w:rFonts w:hint="cs"/>
          <w:rtl/>
        </w:rPr>
        <w:t>،</w:t>
      </w:r>
      <w:r w:rsidR="00713331" w:rsidRPr="00DE6131">
        <w:rPr>
          <w:rFonts w:hint="cs"/>
          <w:rtl/>
        </w:rPr>
        <w:t xml:space="preserve"> </w:t>
      </w:r>
      <w:r w:rsidRPr="00DE6131">
        <w:rPr>
          <w:rFonts w:hint="cs"/>
          <w:rtl/>
        </w:rPr>
        <w:t>بالشكل</w:t>
      </w:r>
      <w:r w:rsidR="00713331" w:rsidRPr="00DE6131">
        <w:rPr>
          <w:rFonts w:hint="cs"/>
          <w:rtl/>
        </w:rPr>
        <w:t xml:space="preserve"> </w:t>
      </w:r>
      <w:r w:rsidRPr="00DE6131">
        <w:rPr>
          <w:rFonts w:hint="cs"/>
          <w:rtl/>
        </w:rPr>
        <w:t>الذي</w:t>
      </w:r>
      <w:r w:rsidR="00713331" w:rsidRPr="00DE6131">
        <w:rPr>
          <w:rFonts w:hint="cs"/>
          <w:rtl/>
        </w:rPr>
        <w:t xml:space="preserve"> </w:t>
      </w:r>
      <w:r w:rsidRPr="00DE6131">
        <w:rPr>
          <w:rFonts w:hint="cs"/>
          <w:rtl/>
        </w:rPr>
        <w:t>يسمح</w:t>
      </w:r>
      <w:r w:rsidR="00713331" w:rsidRPr="00DE6131">
        <w:rPr>
          <w:rFonts w:hint="cs"/>
          <w:rtl/>
        </w:rPr>
        <w:t xml:space="preserve"> </w:t>
      </w:r>
      <w:r w:rsidR="001518D4">
        <w:rPr>
          <w:rFonts w:hint="cs"/>
          <w:rtl/>
        </w:rPr>
        <w:t>بانتهاج</w:t>
      </w:r>
      <w:r w:rsidR="00713331" w:rsidRPr="00DE6131">
        <w:rPr>
          <w:rFonts w:hint="cs"/>
          <w:rtl/>
        </w:rPr>
        <w:t xml:space="preserve"> </w:t>
      </w:r>
      <w:r w:rsidRPr="00DE6131">
        <w:rPr>
          <w:rFonts w:hint="cs"/>
          <w:rtl/>
        </w:rPr>
        <w:t>الأسلوب</w:t>
      </w:r>
      <w:r w:rsidR="00713331" w:rsidRPr="00DE6131">
        <w:rPr>
          <w:rFonts w:hint="cs"/>
          <w:rtl/>
        </w:rPr>
        <w:t xml:space="preserve"> </w:t>
      </w:r>
      <w:r w:rsidRPr="00DE6131">
        <w:rPr>
          <w:rFonts w:hint="cs"/>
          <w:rtl/>
        </w:rPr>
        <w:t>الأمثل</w:t>
      </w:r>
      <w:r w:rsidR="00713331" w:rsidRPr="00DE6131">
        <w:rPr>
          <w:rFonts w:hint="cs"/>
          <w:rtl/>
        </w:rPr>
        <w:t xml:space="preserve"> </w:t>
      </w:r>
      <w:r w:rsidRPr="00DE6131">
        <w:rPr>
          <w:rFonts w:hint="cs"/>
          <w:rtl/>
        </w:rPr>
        <w:t>في</w:t>
      </w:r>
      <w:r w:rsidR="00713331" w:rsidRPr="00DE6131">
        <w:rPr>
          <w:rFonts w:hint="cs"/>
          <w:rtl/>
        </w:rPr>
        <w:t xml:space="preserve"> </w:t>
      </w:r>
      <w:r w:rsidRPr="00DE6131">
        <w:rPr>
          <w:rFonts w:hint="cs"/>
          <w:rtl/>
        </w:rPr>
        <w:t>التسيير</w:t>
      </w:r>
      <w:r w:rsidR="00713331" w:rsidRPr="00DE6131">
        <w:rPr>
          <w:rFonts w:hint="cs"/>
          <w:rtl/>
        </w:rPr>
        <w:t xml:space="preserve"> </w:t>
      </w:r>
      <w:r w:rsidR="003C3B02" w:rsidRPr="00DE6131">
        <w:rPr>
          <w:rFonts w:hint="cs"/>
          <w:rtl/>
        </w:rPr>
        <w:t>من</w:t>
      </w:r>
      <w:r w:rsidR="00713331" w:rsidRPr="00DE6131">
        <w:rPr>
          <w:rFonts w:hint="cs"/>
          <w:rtl/>
        </w:rPr>
        <w:t xml:space="preserve"> </w:t>
      </w:r>
      <w:r w:rsidR="003C3B02" w:rsidRPr="00DE6131">
        <w:rPr>
          <w:rFonts w:hint="cs"/>
          <w:rtl/>
        </w:rPr>
        <w:t>جهة،</w:t>
      </w:r>
      <w:r w:rsidR="00713331" w:rsidRPr="00DE6131">
        <w:rPr>
          <w:rFonts w:hint="cs"/>
          <w:rtl/>
        </w:rPr>
        <w:t xml:space="preserve"> </w:t>
      </w:r>
      <w:r w:rsidR="003C3B02" w:rsidRPr="00DE6131">
        <w:rPr>
          <w:rFonts w:hint="cs"/>
          <w:rtl/>
        </w:rPr>
        <w:t>وتمنح</w:t>
      </w:r>
      <w:r w:rsidR="00713331" w:rsidRPr="00DE6131">
        <w:rPr>
          <w:rFonts w:hint="cs"/>
          <w:rtl/>
        </w:rPr>
        <w:t xml:space="preserve"> </w:t>
      </w:r>
      <w:r w:rsidR="003C3B02" w:rsidRPr="00DE6131">
        <w:rPr>
          <w:rFonts w:hint="cs"/>
          <w:rtl/>
        </w:rPr>
        <w:t>الأشخاص</w:t>
      </w:r>
      <w:r w:rsidR="00713331" w:rsidRPr="00DE6131">
        <w:rPr>
          <w:rFonts w:hint="cs"/>
          <w:rtl/>
        </w:rPr>
        <w:t xml:space="preserve"> </w:t>
      </w:r>
      <w:r w:rsidR="003C3B02" w:rsidRPr="00DE6131">
        <w:rPr>
          <w:rFonts w:hint="cs"/>
          <w:rtl/>
        </w:rPr>
        <w:t>العامة</w:t>
      </w:r>
      <w:r w:rsidR="00713331" w:rsidRPr="00DE6131">
        <w:rPr>
          <w:rFonts w:hint="cs"/>
          <w:rtl/>
        </w:rPr>
        <w:t xml:space="preserve"> </w:t>
      </w:r>
      <w:r w:rsidR="003C3B02" w:rsidRPr="00DE6131">
        <w:rPr>
          <w:rFonts w:hint="cs"/>
          <w:rtl/>
        </w:rPr>
        <w:t>المنوط</w:t>
      </w:r>
      <w:r w:rsidR="00713331" w:rsidRPr="00DE6131">
        <w:rPr>
          <w:rFonts w:hint="cs"/>
          <w:rtl/>
        </w:rPr>
        <w:t xml:space="preserve"> </w:t>
      </w:r>
      <w:r w:rsidR="003C3B02" w:rsidRPr="00DE6131">
        <w:rPr>
          <w:rFonts w:hint="cs"/>
          <w:rtl/>
        </w:rPr>
        <w:t>بها</w:t>
      </w:r>
      <w:r w:rsidR="00713331" w:rsidRPr="00DE6131">
        <w:rPr>
          <w:rFonts w:hint="cs"/>
          <w:rtl/>
        </w:rPr>
        <w:t xml:space="preserve"> </w:t>
      </w:r>
      <w:r w:rsidR="003C3B02" w:rsidRPr="00DE6131">
        <w:rPr>
          <w:rFonts w:hint="cs"/>
          <w:rtl/>
        </w:rPr>
        <w:t>إدارة</w:t>
      </w:r>
      <w:r w:rsidR="00713331" w:rsidRPr="00DE6131">
        <w:rPr>
          <w:rFonts w:hint="cs"/>
          <w:rtl/>
        </w:rPr>
        <w:t xml:space="preserve"> </w:t>
      </w:r>
      <w:r w:rsidR="003C3B02" w:rsidRPr="00DE6131">
        <w:rPr>
          <w:rFonts w:hint="cs"/>
          <w:rtl/>
        </w:rPr>
        <w:t>المرافق</w:t>
      </w:r>
      <w:r w:rsidR="00713331" w:rsidRPr="00DE6131">
        <w:rPr>
          <w:rFonts w:hint="cs"/>
          <w:rtl/>
        </w:rPr>
        <w:t xml:space="preserve"> </w:t>
      </w:r>
      <w:r w:rsidR="003C3B02" w:rsidRPr="00DE6131">
        <w:rPr>
          <w:rFonts w:hint="cs"/>
          <w:rtl/>
        </w:rPr>
        <w:t>العامة</w:t>
      </w:r>
      <w:r w:rsidR="00713331" w:rsidRPr="00DE6131">
        <w:rPr>
          <w:rFonts w:hint="cs"/>
          <w:rtl/>
        </w:rPr>
        <w:t xml:space="preserve"> </w:t>
      </w:r>
      <w:r w:rsidR="003C3B02" w:rsidRPr="00DE6131">
        <w:rPr>
          <w:rFonts w:hint="cs"/>
          <w:rtl/>
        </w:rPr>
        <w:t>فرصة</w:t>
      </w:r>
      <w:r w:rsidR="00713331" w:rsidRPr="00DE6131">
        <w:rPr>
          <w:rFonts w:hint="cs"/>
          <w:rtl/>
        </w:rPr>
        <w:t xml:space="preserve"> </w:t>
      </w:r>
      <w:r w:rsidR="003C3B02" w:rsidRPr="00DE6131">
        <w:rPr>
          <w:rFonts w:hint="cs"/>
          <w:rtl/>
        </w:rPr>
        <w:t>لتقييم</w:t>
      </w:r>
      <w:r w:rsidR="00713331" w:rsidRPr="00DE6131">
        <w:rPr>
          <w:rFonts w:hint="cs"/>
          <w:rtl/>
        </w:rPr>
        <w:t xml:space="preserve"> </w:t>
      </w:r>
      <w:r w:rsidR="003C3B02" w:rsidRPr="00DE6131">
        <w:rPr>
          <w:rFonts w:hint="cs"/>
          <w:rtl/>
        </w:rPr>
        <w:t>الأرباح</w:t>
      </w:r>
      <w:r w:rsidR="00713331" w:rsidRPr="00DE6131">
        <w:rPr>
          <w:rFonts w:hint="cs"/>
          <w:rtl/>
        </w:rPr>
        <w:t xml:space="preserve"> </w:t>
      </w:r>
      <w:r w:rsidR="003424D0" w:rsidRPr="00DE6131">
        <w:rPr>
          <w:rFonts w:hint="cs"/>
          <w:rtl/>
        </w:rPr>
        <w:t>التي</w:t>
      </w:r>
      <w:r w:rsidR="00713331" w:rsidRPr="00DE6131">
        <w:rPr>
          <w:rFonts w:hint="cs"/>
          <w:rtl/>
        </w:rPr>
        <w:t xml:space="preserve"> </w:t>
      </w:r>
      <w:r w:rsidR="003424D0" w:rsidRPr="00DE6131">
        <w:rPr>
          <w:rFonts w:hint="cs"/>
          <w:rtl/>
        </w:rPr>
        <w:t>يحققها</w:t>
      </w:r>
      <w:r w:rsidR="00713331" w:rsidRPr="00DE6131">
        <w:rPr>
          <w:rFonts w:hint="cs"/>
          <w:rtl/>
        </w:rPr>
        <w:t xml:space="preserve"> </w:t>
      </w:r>
      <w:r w:rsidR="003424D0" w:rsidRPr="00DE6131">
        <w:rPr>
          <w:rFonts w:hint="cs"/>
          <w:rtl/>
        </w:rPr>
        <w:t>كل</w:t>
      </w:r>
      <w:r w:rsidR="00713331" w:rsidRPr="00DE6131">
        <w:rPr>
          <w:rFonts w:hint="cs"/>
          <w:rtl/>
        </w:rPr>
        <w:t xml:space="preserve"> </w:t>
      </w:r>
      <w:r w:rsidR="003424D0" w:rsidRPr="00DE6131">
        <w:rPr>
          <w:rFonts w:hint="cs"/>
          <w:rtl/>
        </w:rPr>
        <w:t>الأطراف،</w:t>
      </w:r>
      <w:r w:rsidR="00713331" w:rsidRPr="00DE6131">
        <w:rPr>
          <w:rFonts w:hint="cs"/>
          <w:rtl/>
        </w:rPr>
        <w:t xml:space="preserve"> </w:t>
      </w:r>
      <w:r w:rsidR="003424D0" w:rsidRPr="00DE6131">
        <w:rPr>
          <w:rFonts w:hint="cs"/>
          <w:rtl/>
        </w:rPr>
        <w:t>مما</w:t>
      </w:r>
      <w:r w:rsidR="00713331" w:rsidRPr="00DE6131">
        <w:rPr>
          <w:rFonts w:hint="cs"/>
          <w:rtl/>
        </w:rPr>
        <w:t xml:space="preserve"> </w:t>
      </w:r>
      <w:r w:rsidR="003424D0" w:rsidRPr="00DE6131">
        <w:rPr>
          <w:rFonts w:hint="cs"/>
          <w:rtl/>
        </w:rPr>
        <w:t>يساعد</w:t>
      </w:r>
      <w:r w:rsidR="00713331" w:rsidRPr="00DE6131">
        <w:rPr>
          <w:rFonts w:hint="cs"/>
          <w:rtl/>
        </w:rPr>
        <w:t xml:space="preserve"> </w:t>
      </w:r>
      <w:r w:rsidR="003424D0" w:rsidRPr="00DE6131">
        <w:rPr>
          <w:rFonts w:hint="cs"/>
          <w:rtl/>
        </w:rPr>
        <w:t>على</w:t>
      </w:r>
      <w:r w:rsidR="00713331" w:rsidRPr="00DE6131">
        <w:rPr>
          <w:rFonts w:hint="cs"/>
          <w:rtl/>
        </w:rPr>
        <w:t xml:space="preserve"> </w:t>
      </w:r>
      <w:r w:rsidR="003424D0" w:rsidRPr="00DE6131">
        <w:rPr>
          <w:rFonts w:hint="cs"/>
          <w:rtl/>
        </w:rPr>
        <w:t>تحسين</w:t>
      </w:r>
      <w:r w:rsidR="00713331" w:rsidRPr="00DE6131">
        <w:rPr>
          <w:rFonts w:hint="cs"/>
          <w:rtl/>
        </w:rPr>
        <w:t xml:space="preserve"> </w:t>
      </w:r>
      <w:r w:rsidR="003424D0" w:rsidRPr="00DE6131">
        <w:rPr>
          <w:rFonts w:hint="cs"/>
          <w:rtl/>
        </w:rPr>
        <w:t>شروط</w:t>
      </w:r>
      <w:r w:rsidR="00713331" w:rsidRPr="00DE6131">
        <w:rPr>
          <w:rFonts w:hint="cs"/>
          <w:rtl/>
        </w:rPr>
        <w:t xml:space="preserve"> </w:t>
      </w:r>
      <w:r w:rsidR="003424D0" w:rsidRPr="00DE6131">
        <w:rPr>
          <w:rFonts w:hint="cs"/>
          <w:rtl/>
        </w:rPr>
        <w:t>التفاوض</w:t>
      </w:r>
      <w:r w:rsidR="00713331" w:rsidRPr="00DE6131">
        <w:rPr>
          <w:rFonts w:hint="cs"/>
          <w:rtl/>
        </w:rPr>
        <w:t xml:space="preserve"> </w:t>
      </w:r>
      <w:r w:rsidR="003424D0" w:rsidRPr="00DE6131">
        <w:rPr>
          <w:rFonts w:hint="cs"/>
          <w:rtl/>
        </w:rPr>
        <w:t>لإبرام</w:t>
      </w:r>
      <w:r w:rsidR="00713331" w:rsidRPr="00DE6131">
        <w:rPr>
          <w:rFonts w:hint="cs"/>
          <w:rtl/>
        </w:rPr>
        <w:t xml:space="preserve"> </w:t>
      </w:r>
      <w:r w:rsidR="003424D0" w:rsidRPr="00DE6131">
        <w:rPr>
          <w:rFonts w:hint="cs"/>
          <w:rtl/>
        </w:rPr>
        <w:t>اتفاقيات</w:t>
      </w:r>
      <w:r w:rsidR="00713331" w:rsidRPr="00DE6131">
        <w:rPr>
          <w:rFonts w:hint="cs"/>
          <w:rtl/>
        </w:rPr>
        <w:t xml:space="preserve"> </w:t>
      </w:r>
      <w:r w:rsidR="003424D0" w:rsidRPr="00DE6131">
        <w:rPr>
          <w:rFonts w:hint="cs"/>
          <w:rtl/>
        </w:rPr>
        <w:t>التفويض</w:t>
      </w:r>
      <w:r w:rsidR="00713331" w:rsidRPr="00DE6131">
        <w:rPr>
          <w:rFonts w:hint="cs"/>
          <w:rtl/>
        </w:rPr>
        <w:t xml:space="preserve"> </w:t>
      </w:r>
      <w:r w:rsidR="003424D0" w:rsidRPr="00DE6131">
        <w:rPr>
          <w:rFonts w:hint="cs"/>
          <w:rtl/>
        </w:rPr>
        <w:t>بصورها</w:t>
      </w:r>
      <w:r w:rsidR="00713331" w:rsidRPr="00DE6131">
        <w:rPr>
          <w:rFonts w:hint="cs"/>
          <w:rtl/>
        </w:rPr>
        <w:t xml:space="preserve"> </w:t>
      </w:r>
      <w:r w:rsidR="003424D0" w:rsidRPr="00DE6131">
        <w:rPr>
          <w:rFonts w:hint="cs"/>
          <w:rtl/>
        </w:rPr>
        <w:t>المختلفة</w:t>
      </w:r>
      <w:r w:rsidR="00715A6F" w:rsidRPr="00DE6131">
        <w:rPr>
          <w:rFonts w:hint="cs"/>
          <w:rtl/>
        </w:rPr>
        <w:t>،</w:t>
      </w:r>
      <w:r w:rsidR="00713331" w:rsidRPr="00DE6131">
        <w:rPr>
          <w:rFonts w:hint="cs"/>
          <w:rtl/>
        </w:rPr>
        <w:t xml:space="preserve"> </w:t>
      </w:r>
      <w:r w:rsidR="003B415A" w:rsidRPr="00DE6131">
        <w:rPr>
          <w:rFonts w:hint="cs"/>
          <w:rtl/>
        </w:rPr>
        <w:t>فهي</w:t>
      </w:r>
      <w:r w:rsidR="00713331" w:rsidRPr="00DE6131">
        <w:rPr>
          <w:rFonts w:hint="cs"/>
          <w:rtl/>
        </w:rPr>
        <w:t xml:space="preserve"> </w:t>
      </w:r>
      <w:r w:rsidR="00F75EDB" w:rsidRPr="00DE6131">
        <w:rPr>
          <w:rFonts w:hint="cs"/>
          <w:rtl/>
        </w:rPr>
        <w:t>ضرورة</w:t>
      </w:r>
      <w:r w:rsidR="00713331" w:rsidRPr="00DE6131">
        <w:rPr>
          <w:rFonts w:hint="cs"/>
          <w:rtl/>
        </w:rPr>
        <w:t xml:space="preserve"> </w:t>
      </w:r>
      <w:r w:rsidR="00F75EDB" w:rsidRPr="00DE6131">
        <w:rPr>
          <w:rFonts w:hint="cs"/>
          <w:rtl/>
        </w:rPr>
        <w:t>تمليها</w:t>
      </w:r>
      <w:r w:rsidR="00713331" w:rsidRPr="00DE6131">
        <w:rPr>
          <w:rFonts w:hint="cs"/>
          <w:rtl/>
        </w:rPr>
        <w:t xml:space="preserve"> </w:t>
      </w:r>
      <w:r w:rsidR="00F75EDB" w:rsidRPr="00DE6131">
        <w:rPr>
          <w:rFonts w:hint="cs"/>
          <w:rtl/>
        </w:rPr>
        <w:t>معطيات</w:t>
      </w:r>
      <w:r w:rsidR="00713331" w:rsidRPr="00DE6131">
        <w:rPr>
          <w:rFonts w:hint="cs"/>
          <w:rtl/>
        </w:rPr>
        <w:t xml:space="preserve"> </w:t>
      </w:r>
      <w:r w:rsidR="00F75EDB" w:rsidRPr="00DE6131">
        <w:rPr>
          <w:rFonts w:hint="cs"/>
          <w:rtl/>
        </w:rPr>
        <w:t>موضوعية</w:t>
      </w:r>
      <w:r w:rsidR="00713331" w:rsidRPr="00DE6131">
        <w:rPr>
          <w:rFonts w:hint="cs"/>
          <w:rtl/>
        </w:rPr>
        <w:t xml:space="preserve"> </w:t>
      </w:r>
      <w:r w:rsidR="00F75EDB" w:rsidRPr="00DE6131">
        <w:rPr>
          <w:rFonts w:hint="cs"/>
          <w:rtl/>
        </w:rPr>
        <w:t>تتعلق</w:t>
      </w:r>
      <w:r w:rsidR="00713331" w:rsidRPr="00DE6131">
        <w:rPr>
          <w:rFonts w:hint="cs"/>
          <w:rtl/>
        </w:rPr>
        <w:t xml:space="preserve"> </w:t>
      </w:r>
      <w:r w:rsidR="00F75EDB" w:rsidRPr="00DE6131">
        <w:rPr>
          <w:rFonts w:hint="cs"/>
          <w:rtl/>
        </w:rPr>
        <w:t>بمظاهر</w:t>
      </w:r>
      <w:r w:rsidR="00713331" w:rsidRPr="00DE6131">
        <w:rPr>
          <w:rFonts w:hint="cs"/>
          <w:rtl/>
        </w:rPr>
        <w:t xml:space="preserve"> </w:t>
      </w:r>
      <w:r w:rsidR="00E635CA" w:rsidRPr="00DE6131">
        <w:rPr>
          <w:rFonts w:hint="cs"/>
          <w:rtl/>
        </w:rPr>
        <w:t>الفساد</w:t>
      </w:r>
      <w:r w:rsidR="00713331" w:rsidRPr="00DE6131">
        <w:rPr>
          <w:rFonts w:hint="cs"/>
          <w:rtl/>
        </w:rPr>
        <w:t xml:space="preserve"> </w:t>
      </w:r>
      <w:r w:rsidR="00F75EDB" w:rsidRPr="00DE6131">
        <w:rPr>
          <w:rFonts w:hint="cs"/>
          <w:rtl/>
        </w:rPr>
        <w:t>الإداري</w:t>
      </w:r>
      <w:r w:rsidR="00713331" w:rsidRPr="00DE6131">
        <w:rPr>
          <w:rFonts w:hint="cs"/>
          <w:rtl/>
        </w:rPr>
        <w:t xml:space="preserve"> </w:t>
      </w:r>
      <w:r w:rsidR="00F75EDB" w:rsidRPr="00DE6131">
        <w:rPr>
          <w:rFonts w:hint="cs"/>
          <w:rtl/>
        </w:rPr>
        <w:t>والمالي</w:t>
      </w:r>
      <w:r w:rsidR="00713331" w:rsidRPr="00DE6131">
        <w:rPr>
          <w:rFonts w:hint="cs"/>
          <w:rtl/>
        </w:rPr>
        <w:t xml:space="preserve"> </w:t>
      </w:r>
      <w:r w:rsidR="00F75EDB" w:rsidRPr="00DE6131">
        <w:rPr>
          <w:rFonts w:hint="cs"/>
          <w:rtl/>
        </w:rPr>
        <w:t>والانحراف</w:t>
      </w:r>
      <w:r w:rsidR="00713331" w:rsidRPr="00DE6131">
        <w:rPr>
          <w:rFonts w:hint="cs"/>
          <w:rtl/>
        </w:rPr>
        <w:t xml:space="preserve"> </w:t>
      </w:r>
      <w:r w:rsidR="00F75EDB" w:rsidRPr="00DE6131">
        <w:rPr>
          <w:rFonts w:hint="cs"/>
          <w:rtl/>
        </w:rPr>
        <w:t>عن</w:t>
      </w:r>
      <w:r w:rsidR="00713331" w:rsidRPr="00DE6131">
        <w:rPr>
          <w:rFonts w:hint="cs"/>
          <w:rtl/>
        </w:rPr>
        <w:t xml:space="preserve"> </w:t>
      </w:r>
      <w:r w:rsidR="00F75EDB" w:rsidRPr="00DE6131">
        <w:rPr>
          <w:rFonts w:hint="cs"/>
          <w:rtl/>
        </w:rPr>
        <w:t>أهداف</w:t>
      </w:r>
      <w:r w:rsidR="00713331" w:rsidRPr="00DE6131">
        <w:rPr>
          <w:rFonts w:hint="cs"/>
          <w:rtl/>
        </w:rPr>
        <w:t xml:space="preserve"> </w:t>
      </w:r>
      <w:r w:rsidR="00F75EDB" w:rsidRPr="00DE6131">
        <w:rPr>
          <w:rFonts w:hint="cs"/>
          <w:rtl/>
        </w:rPr>
        <w:t>المصلحة</w:t>
      </w:r>
      <w:r w:rsidR="00713331" w:rsidRPr="00DE6131">
        <w:rPr>
          <w:rFonts w:hint="cs"/>
          <w:rtl/>
        </w:rPr>
        <w:t xml:space="preserve"> </w:t>
      </w:r>
      <w:r w:rsidR="00F75EDB" w:rsidRPr="00DE6131">
        <w:rPr>
          <w:rFonts w:hint="cs"/>
          <w:rtl/>
        </w:rPr>
        <w:t>العامة</w:t>
      </w:r>
      <w:r w:rsidR="00713331" w:rsidRPr="00DE6131">
        <w:rPr>
          <w:rFonts w:hint="cs"/>
          <w:rtl/>
        </w:rPr>
        <w:t xml:space="preserve"> </w:t>
      </w:r>
      <w:r w:rsidR="00F75EDB" w:rsidRPr="00DE6131">
        <w:rPr>
          <w:rFonts w:hint="cs"/>
          <w:rtl/>
        </w:rPr>
        <w:t>حتى</w:t>
      </w:r>
      <w:r w:rsidR="00713331" w:rsidRPr="00DE6131">
        <w:rPr>
          <w:rFonts w:hint="cs"/>
          <w:rtl/>
        </w:rPr>
        <w:t xml:space="preserve"> </w:t>
      </w:r>
      <w:r w:rsidR="00F75EDB" w:rsidRPr="00DE6131">
        <w:rPr>
          <w:rFonts w:hint="cs"/>
          <w:rtl/>
        </w:rPr>
        <w:t>في</w:t>
      </w:r>
      <w:r w:rsidR="00713331" w:rsidRPr="00DE6131">
        <w:rPr>
          <w:rFonts w:hint="cs"/>
          <w:rtl/>
        </w:rPr>
        <w:t xml:space="preserve"> </w:t>
      </w:r>
      <w:r w:rsidR="00F75EDB" w:rsidRPr="00DE6131">
        <w:rPr>
          <w:rFonts w:hint="cs"/>
          <w:rtl/>
        </w:rPr>
        <w:t>حالة</w:t>
      </w:r>
      <w:r w:rsidR="00713331" w:rsidRPr="00DE6131">
        <w:rPr>
          <w:rFonts w:hint="cs"/>
          <w:rtl/>
        </w:rPr>
        <w:t xml:space="preserve"> </w:t>
      </w:r>
      <w:r w:rsidR="00F75EDB" w:rsidRPr="00DE6131">
        <w:rPr>
          <w:rFonts w:hint="cs"/>
          <w:rtl/>
        </w:rPr>
        <w:t>التسيير</w:t>
      </w:r>
      <w:r w:rsidR="00713331" w:rsidRPr="00DE6131">
        <w:rPr>
          <w:rFonts w:hint="cs"/>
          <w:rtl/>
        </w:rPr>
        <w:t xml:space="preserve"> </w:t>
      </w:r>
      <w:r w:rsidR="00F75EDB" w:rsidRPr="00DE6131">
        <w:rPr>
          <w:rFonts w:hint="cs"/>
          <w:rtl/>
        </w:rPr>
        <w:t>المباشر</w:t>
      </w:r>
      <w:r w:rsidR="00713331" w:rsidRPr="00DE6131">
        <w:rPr>
          <w:rFonts w:hint="cs"/>
          <w:rtl/>
        </w:rPr>
        <w:t xml:space="preserve"> </w:t>
      </w:r>
      <w:r w:rsidR="00F75EDB" w:rsidRPr="00DE6131">
        <w:rPr>
          <w:rFonts w:hint="cs"/>
          <w:rtl/>
        </w:rPr>
        <w:t>للمرافق</w:t>
      </w:r>
      <w:r w:rsidR="00713331" w:rsidRPr="00DE6131">
        <w:rPr>
          <w:rFonts w:hint="cs"/>
          <w:rtl/>
        </w:rPr>
        <w:t xml:space="preserve"> </w:t>
      </w:r>
      <w:r w:rsidR="00F75EDB" w:rsidRPr="00DE6131">
        <w:rPr>
          <w:rFonts w:hint="cs"/>
          <w:rtl/>
        </w:rPr>
        <w:t>العامة</w:t>
      </w:r>
      <w:r w:rsidR="00713331" w:rsidRPr="00DE6131">
        <w:rPr>
          <w:rFonts w:hint="cs"/>
          <w:rtl/>
        </w:rPr>
        <w:t xml:space="preserve"> </w:t>
      </w:r>
      <w:r w:rsidR="00F75EDB" w:rsidRPr="00DE6131">
        <w:rPr>
          <w:rFonts w:hint="cs"/>
          <w:rtl/>
        </w:rPr>
        <w:t>من</w:t>
      </w:r>
      <w:r w:rsidR="00713331" w:rsidRPr="00DE6131">
        <w:rPr>
          <w:rFonts w:hint="cs"/>
          <w:rtl/>
        </w:rPr>
        <w:t xml:space="preserve"> </w:t>
      </w:r>
      <w:r w:rsidR="00023FC6" w:rsidRPr="00DE6131">
        <w:rPr>
          <w:rFonts w:hint="cs"/>
          <w:rtl/>
        </w:rPr>
        <w:t>قبل</w:t>
      </w:r>
      <w:r w:rsidR="00713331" w:rsidRPr="00DE6131">
        <w:rPr>
          <w:rFonts w:hint="cs"/>
          <w:rtl/>
        </w:rPr>
        <w:t xml:space="preserve"> </w:t>
      </w:r>
      <w:r w:rsidR="00023FC6" w:rsidRPr="00DE6131">
        <w:rPr>
          <w:rFonts w:hint="cs"/>
          <w:rtl/>
        </w:rPr>
        <w:t>مؤسساتها</w:t>
      </w:r>
      <w:r w:rsidR="00713331" w:rsidRPr="00DE6131">
        <w:rPr>
          <w:rFonts w:hint="cs"/>
          <w:rtl/>
        </w:rPr>
        <w:t xml:space="preserve"> </w:t>
      </w:r>
      <w:r w:rsidR="00023FC6" w:rsidRPr="00DE6131">
        <w:rPr>
          <w:rFonts w:hint="cs"/>
          <w:rtl/>
        </w:rPr>
        <w:t>العامة</w:t>
      </w:r>
      <w:r w:rsidR="00713331" w:rsidRPr="00DE6131">
        <w:rPr>
          <w:rFonts w:hint="cs"/>
          <w:rtl/>
        </w:rPr>
        <w:t xml:space="preserve"> </w:t>
      </w:r>
      <w:r w:rsidR="00023FC6" w:rsidRPr="00DE6131">
        <w:rPr>
          <w:rFonts w:hint="cs"/>
          <w:rtl/>
        </w:rPr>
        <w:t>وم</w:t>
      </w:r>
      <w:r w:rsidR="002A7438" w:rsidRPr="00DE6131">
        <w:rPr>
          <w:rFonts w:hint="cs"/>
          <w:rtl/>
        </w:rPr>
        <w:t>و</w:t>
      </w:r>
      <w:r w:rsidR="00023FC6" w:rsidRPr="00DE6131">
        <w:rPr>
          <w:rFonts w:hint="cs"/>
          <w:rtl/>
        </w:rPr>
        <w:t>ظفيها</w:t>
      </w:r>
      <w:r w:rsidR="00713331" w:rsidRPr="00DE6131">
        <w:rPr>
          <w:rFonts w:hint="cs"/>
          <w:rtl/>
        </w:rPr>
        <w:t xml:space="preserve"> </w:t>
      </w:r>
      <w:r w:rsidR="002A7438" w:rsidRPr="00DE6131">
        <w:rPr>
          <w:rFonts w:hint="cs"/>
          <w:rtl/>
        </w:rPr>
        <w:t>العاميين،</w:t>
      </w:r>
      <w:r w:rsidR="00713331" w:rsidRPr="00DE6131">
        <w:rPr>
          <w:rFonts w:hint="cs"/>
          <w:rtl/>
        </w:rPr>
        <w:t xml:space="preserve"> </w:t>
      </w:r>
      <w:r w:rsidR="00023FC6" w:rsidRPr="00DE6131">
        <w:rPr>
          <w:rFonts w:hint="cs"/>
          <w:rtl/>
        </w:rPr>
        <w:t>فمن</w:t>
      </w:r>
      <w:r w:rsidR="00713331" w:rsidRPr="00DE6131">
        <w:rPr>
          <w:rFonts w:hint="cs"/>
          <w:rtl/>
        </w:rPr>
        <w:t xml:space="preserve"> </w:t>
      </w:r>
      <w:r w:rsidR="00023FC6" w:rsidRPr="00DE6131">
        <w:rPr>
          <w:rFonts w:hint="cs"/>
          <w:rtl/>
        </w:rPr>
        <w:t>باب</w:t>
      </w:r>
      <w:r w:rsidR="00713331" w:rsidRPr="00DE6131">
        <w:rPr>
          <w:rFonts w:hint="cs"/>
          <w:rtl/>
        </w:rPr>
        <w:t xml:space="preserve"> </w:t>
      </w:r>
      <w:r w:rsidR="00023FC6" w:rsidRPr="00DE6131">
        <w:rPr>
          <w:rFonts w:hint="cs"/>
          <w:rtl/>
        </w:rPr>
        <w:t>أولى</w:t>
      </w:r>
      <w:r w:rsidR="00713331" w:rsidRPr="00DE6131">
        <w:rPr>
          <w:rFonts w:hint="cs"/>
          <w:rtl/>
        </w:rPr>
        <w:t xml:space="preserve"> </w:t>
      </w:r>
      <w:r w:rsidR="00023FC6" w:rsidRPr="00DE6131">
        <w:rPr>
          <w:rFonts w:hint="cs"/>
          <w:rtl/>
        </w:rPr>
        <w:t>أن</w:t>
      </w:r>
      <w:r w:rsidR="00713331" w:rsidRPr="00DE6131">
        <w:rPr>
          <w:rFonts w:hint="cs"/>
          <w:rtl/>
        </w:rPr>
        <w:t xml:space="preserve"> </w:t>
      </w:r>
      <w:r w:rsidR="002A7438" w:rsidRPr="00DE6131">
        <w:rPr>
          <w:rFonts w:hint="cs"/>
          <w:rtl/>
        </w:rPr>
        <w:t>تمارس</w:t>
      </w:r>
      <w:r w:rsidR="00713331" w:rsidRPr="00DE6131">
        <w:rPr>
          <w:rFonts w:hint="cs"/>
          <w:rtl/>
        </w:rPr>
        <w:t xml:space="preserve"> </w:t>
      </w:r>
      <w:r w:rsidR="002A7438" w:rsidRPr="00DE6131">
        <w:rPr>
          <w:rFonts w:hint="cs"/>
          <w:rtl/>
        </w:rPr>
        <w:t>هذه</w:t>
      </w:r>
      <w:r w:rsidR="00713331" w:rsidRPr="00DE6131">
        <w:rPr>
          <w:rFonts w:hint="cs"/>
          <w:rtl/>
        </w:rPr>
        <w:t xml:space="preserve"> </w:t>
      </w:r>
      <w:r w:rsidR="002A7438" w:rsidRPr="00DE6131">
        <w:rPr>
          <w:rFonts w:hint="cs"/>
          <w:rtl/>
        </w:rPr>
        <w:t>الرقابة</w:t>
      </w:r>
      <w:r w:rsidR="00713331" w:rsidRPr="00DE6131">
        <w:rPr>
          <w:rFonts w:hint="cs"/>
          <w:rtl/>
        </w:rPr>
        <w:t xml:space="preserve"> </w:t>
      </w:r>
      <w:r w:rsidR="00182A24" w:rsidRPr="00DE6131">
        <w:rPr>
          <w:rFonts w:hint="cs"/>
          <w:rtl/>
        </w:rPr>
        <w:t>بشكل</w:t>
      </w:r>
      <w:r w:rsidR="00713331" w:rsidRPr="00DE6131">
        <w:rPr>
          <w:rFonts w:hint="cs"/>
          <w:rtl/>
        </w:rPr>
        <w:t xml:space="preserve"> </w:t>
      </w:r>
      <w:r w:rsidR="00182A24" w:rsidRPr="00DE6131">
        <w:rPr>
          <w:rFonts w:hint="cs"/>
          <w:rtl/>
        </w:rPr>
        <w:t>أوسع</w:t>
      </w:r>
      <w:r w:rsidR="00713331" w:rsidRPr="00DE6131">
        <w:rPr>
          <w:rFonts w:hint="cs"/>
          <w:rtl/>
        </w:rPr>
        <w:t xml:space="preserve"> </w:t>
      </w:r>
      <w:r w:rsidR="002A7438" w:rsidRPr="00DE6131">
        <w:rPr>
          <w:rFonts w:hint="cs"/>
          <w:rtl/>
        </w:rPr>
        <w:t>في</w:t>
      </w:r>
      <w:r w:rsidR="00713331" w:rsidRPr="00DE6131">
        <w:rPr>
          <w:rFonts w:hint="cs"/>
          <w:rtl/>
        </w:rPr>
        <w:t xml:space="preserve"> </w:t>
      </w:r>
      <w:r w:rsidR="002A7438" w:rsidRPr="00DE6131">
        <w:rPr>
          <w:rFonts w:hint="cs"/>
          <w:rtl/>
        </w:rPr>
        <w:t>حالة</w:t>
      </w:r>
      <w:r w:rsidR="00713331" w:rsidRPr="00DE6131">
        <w:rPr>
          <w:rFonts w:hint="cs"/>
          <w:rtl/>
        </w:rPr>
        <w:t xml:space="preserve"> </w:t>
      </w:r>
      <w:r w:rsidR="002A7438" w:rsidRPr="00DE6131">
        <w:rPr>
          <w:rFonts w:hint="cs"/>
          <w:rtl/>
        </w:rPr>
        <w:t>التسيير</w:t>
      </w:r>
      <w:r w:rsidR="00713331" w:rsidRPr="00DE6131">
        <w:rPr>
          <w:rFonts w:hint="cs"/>
          <w:rtl/>
        </w:rPr>
        <w:t xml:space="preserve"> </w:t>
      </w:r>
      <w:r w:rsidR="002A7438" w:rsidRPr="00DE6131">
        <w:rPr>
          <w:rFonts w:hint="cs"/>
          <w:rtl/>
        </w:rPr>
        <w:t>غير</w:t>
      </w:r>
      <w:r w:rsidR="00713331" w:rsidRPr="00DE6131">
        <w:rPr>
          <w:rFonts w:hint="cs"/>
          <w:rtl/>
        </w:rPr>
        <w:t xml:space="preserve"> </w:t>
      </w:r>
      <w:r w:rsidR="002A7438" w:rsidRPr="00DE6131">
        <w:rPr>
          <w:rFonts w:hint="cs"/>
          <w:rtl/>
        </w:rPr>
        <w:t>المباشر</w:t>
      </w:r>
      <w:r w:rsidR="00713331" w:rsidRPr="00DE6131">
        <w:rPr>
          <w:rFonts w:hint="cs"/>
          <w:rtl/>
        </w:rPr>
        <w:t xml:space="preserve"> </w:t>
      </w:r>
      <w:r w:rsidR="002A7438" w:rsidRPr="00DE6131">
        <w:rPr>
          <w:rFonts w:hint="cs"/>
          <w:rtl/>
        </w:rPr>
        <w:t>للمرافق</w:t>
      </w:r>
      <w:r w:rsidR="00713331" w:rsidRPr="00DE6131">
        <w:rPr>
          <w:rFonts w:hint="cs"/>
          <w:rtl/>
        </w:rPr>
        <w:t xml:space="preserve"> </w:t>
      </w:r>
      <w:r w:rsidR="002A7438" w:rsidRPr="00DE6131">
        <w:rPr>
          <w:rFonts w:hint="cs"/>
          <w:rtl/>
        </w:rPr>
        <w:t>العامة</w:t>
      </w:r>
      <w:r w:rsidR="00713331" w:rsidRPr="00DE6131">
        <w:rPr>
          <w:rFonts w:hint="cs"/>
          <w:rtl/>
        </w:rPr>
        <w:t xml:space="preserve"> </w:t>
      </w:r>
      <w:r w:rsidR="002A7438" w:rsidRPr="00DE6131">
        <w:rPr>
          <w:rFonts w:hint="cs"/>
          <w:rtl/>
        </w:rPr>
        <w:t>عن</w:t>
      </w:r>
      <w:r w:rsidR="00713331" w:rsidRPr="00DE6131">
        <w:rPr>
          <w:rFonts w:hint="cs"/>
          <w:rtl/>
        </w:rPr>
        <w:t xml:space="preserve"> </w:t>
      </w:r>
      <w:r w:rsidR="002A7438" w:rsidRPr="00DE6131">
        <w:rPr>
          <w:rFonts w:hint="cs"/>
          <w:rtl/>
        </w:rPr>
        <w:t>طريق</w:t>
      </w:r>
      <w:r w:rsidR="00713331" w:rsidRPr="00DE6131">
        <w:rPr>
          <w:rFonts w:hint="cs"/>
          <w:rtl/>
        </w:rPr>
        <w:t xml:space="preserve"> </w:t>
      </w:r>
      <w:r w:rsidR="002A7438" w:rsidRPr="00DE6131">
        <w:rPr>
          <w:rFonts w:hint="cs"/>
          <w:rtl/>
        </w:rPr>
        <w:t>أسلوب</w:t>
      </w:r>
      <w:r w:rsidR="00713331" w:rsidRPr="00DE6131">
        <w:rPr>
          <w:rFonts w:hint="cs"/>
          <w:rtl/>
        </w:rPr>
        <w:t xml:space="preserve"> </w:t>
      </w:r>
      <w:r w:rsidR="002A7438" w:rsidRPr="00DE6131">
        <w:rPr>
          <w:rFonts w:hint="cs"/>
          <w:rtl/>
        </w:rPr>
        <w:t>التفويض.</w:t>
      </w:r>
    </w:p>
    <w:p w14:paraId="35A63492" w14:textId="7D52B963" w:rsidR="002675E7" w:rsidRPr="00DE6131" w:rsidRDefault="00713331" w:rsidP="00EF17B0">
      <w:pPr>
        <w:rPr>
          <w:color w:val="000000" w:themeColor="text1"/>
          <w:rtl/>
        </w:rPr>
      </w:pPr>
      <w:r w:rsidRPr="00DE6131">
        <w:rPr>
          <w:rFonts w:hint="cs"/>
          <w:color w:val="000000" w:themeColor="text1"/>
          <w:rtl/>
        </w:rPr>
        <w:t xml:space="preserve"> </w:t>
      </w:r>
      <w:r w:rsidR="008445BA" w:rsidRPr="00DE6131">
        <w:rPr>
          <w:rFonts w:hint="cs"/>
          <w:color w:val="000000" w:themeColor="text1"/>
          <w:rtl/>
        </w:rPr>
        <w:t>فخضوع</w:t>
      </w:r>
      <w:r w:rsidRPr="00DE6131">
        <w:rPr>
          <w:rFonts w:hint="cs"/>
          <w:color w:val="000000" w:themeColor="text1"/>
          <w:rtl/>
        </w:rPr>
        <w:t xml:space="preserve"> </w:t>
      </w:r>
      <w:r w:rsidR="00DD4D2D" w:rsidRPr="00DE6131">
        <w:rPr>
          <w:rFonts w:hint="cs"/>
          <w:color w:val="000000" w:themeColor="text1"/>
          <w:rtl/>
        </w:rPr>
        <w:t>عقود</w:t>
      </w:r>
      <w:r w:rsidRPr="00DE6131">
        <w:rPr>
          <w:rFonts w:hint="cs"/>
          <w:color w:val="000000" w:themeColor="text1"/>
          <w:rtl/>
        </w:rPr>
        <w:t xml:space="preserve"> </w:t>
      </w:r>
      <w:r w:rsidR="00DD4D2D" w:rsidRPr="00DE6131">
        <w:rPr>
          <w:rFonts w:hint="cs"/>
          <w:color w:val="000000" w:themeColor="text1"/>
          <w:rtl/>
        </w:rPr>
        <w:t>التفويض</w:t>
      </w:r>
      <w:r w:rsidRPr="00DE6131">
        <w:rPr>
          <w:rFonts w:hint="cs"/>
          <w:color w:val="000000" w:themeColor="text1"/>
          <w:rtl/>
        </w:rPr>
        <w:t xml:space="preserve"> </w:t>
      </w:r>
      <w:r w:rsidR="008445BA" w:rsidRPr="00DE6131">
        <w:rPr>
          <w:rFonts w:hint="cs"/>
          <w:color w:val="000000" w:themeColor="text1"/>
          <w:rtl/>
        </w:rPr>
        <w:t>ل</w:t>
      </w:r>
      <w:r w:rsidR="001E3929" w:rsidRPr="00DE6131">
        <w:rPr>
          <w:rFonts w:hint="cs"/>
          <w:color w:val="000000" w:themeColor="text1"/>
          <w:rtl/>
        </w:rPr>
        <w:t>لرقابة</w:t>
      </w:r>
      <w:r w:rsidRPr="00DE6131">
        <w:rPr>
          <w:rFonts w:hint="cs"/>
          <w:color w:val="000000" w:themeColor="text1"/>
          <w:rtl/>
        </w:rPr>
        <w:t xml:space="preserve"> </w:t>
      </w:r>
      <w:r w:rsidR="001E3929" w:rsidRPr="00DE6131">
        <w:rPr>
          <w:rFonts w:hint="cs"/>
          <w:color w:val="000000" w:themeColor="text1"/>
          <w:rtl/>
        </w:rPr>
        <w:t>والتوجيه</w:t>
      </w:r>
      <w:r w:rsidRPr="00DE6131">
        <w:rPr>
          <w:rFonts w:hint="cs"/>
          <w:color w:val="000000" w:themeColor="text1"/>
          <w:rtl/>
        </w:rPr>
        <w:t xml:space="preserve"> </w:t>
      </w:r>
      <w:r w:rsidR="001E3929" w:rsidRPr="00DE6131">
        <w:rPr>
          <w:rFonts w:hint="cs"/>
          <w:color w:val="000000" w:themeColor="text1"/>
          <w:rtl/>
        </w:rPr>
        <w:t>والاشراف</w:t>
      </w:r>
      <w:r w:rsidRPr="00DE6131">
        <w:rPr>
          <w:rFonts w:hint="cs"/>
          <w:color w:val="000000" w:themeColor="text1"/>
          <w:rtl/>
        </w:rPr>
        <w:t xml:space="preserve"> </w:t>
      </w:r>
      <w:r w:rsidR="008445BA" w:rsidRPr="00DE6131">
        <w:rPr>
          <w:rFonts w:hint="cs"/>
          <w:color w:val="000000" w:themeColor="text1"/>
          <w:rtl/>
        </w:rPr>
        <w:t>مستمد</w:t>
      </w:r>
      <w:r w:rsidRPr="00DE6131">
        <w:rPr>
          <w:rFonts w:hint="cs"/>
          <w:color w:val="000000" w:themeColor="text1"/>
          <w:rtl/>
        </w:rPr>
        <w:t xml:space="preserve"> </w:t>
      </w:r>
      <w:r w:rsidR="008445BA" w:rsidRPr="00DE6131">
        <w:rPr>
          <w:rFonts w:hint="cs"/>
          <w:color w:val="000000" w:themeColor="text1"/>
          <w:rtl/>
        </w:rPr>
        <w:t>من</w:t>
      </w:r>
      <w:r w:rsidRPr="00DE6131">
        <w:rPr>
          <w:rFonts w:hint="cs"/>
          <w:color w:val="000000" w:themeColor="text1"/>
          <w:rtl/>
        </w:rPr>
        <w:t xml:space="preserve"> </w:t>
      </w:r>
      <w:r w:rsidR="008445BA" w:rsidRPr="00DE6131">
        <w:rPr>
          <w:rFonts w:hint="cs"/>
          <w:color w:val="000000" w:themeColor="text1"/>
          <w:rtl/>
        </w:rPr>
        <w:t>الطبيعة</w:t>
      </w:r>
      <w:r w:rsidRPr="00DE6131">
        <w:rPr>
          <w:rFonts w:hint="cs"/>
          <w:color w:val="000000" w:themeColor="text1"/>
          <w:rtl/>
        </w:rPr>
        <w:t xml:space="preserve"> </w:t>
      </w:r>
      <w:r w:rsidR="008445BA" w:rsidRPr="00DE6131">
        <w:rPr>
          <w:rFonts w:hint="cs"/>
          <w:color w:val="000000" w:themeColor="text1"/>
          <w:rtl/>
        </w:rPr>
        <w:t>الإدارية</w:t>
      </w:r>
      <w:r w:rsidRPr="00DE6131">
        <w:rPr>
          <w:rFonts w:hint="cs"/>
          <w:color w:val="000000" w:themeColor="text1"/>
          <w:rtl/>
        </w:rPr>
        <w:t xml:space="preserve"> </w:t>
      </w:r>
      <w:r w:rsidR="008445BA" w:rsidRPr="00DE6131">
        <w:rPr>
          <w:rFonts w:hint="cs"/>
          <w:color w:val="000000" w:themeColor="text1"/>
          <w:rtl/>
        </w:rPr>
        <w:t>للعقد</w:t>
      </w:r>
      <w:r w:rsidR="001E3929" w:rsidRPr="00DE6131">
        <w:rPr>
          <w:rFonts w:hint="cs"/>
          <w:color w:val="000000" w:themeColor="text1"/>
          <w:rtl/>
        </w:rPr>
        <w:t>،</w:t>
      </w:r>
      <w:r w:rsidRPr="00DE6131">
        <w:rPr>
          <w:rFonts w:hint="cs"/>
          <w:color w:val="000000" w:themeColor="text1"/>
          <w:rtl/>
        </w:rPr>
        <w:t xml:space="preserve"> </w:t>
      </w:r>
      <w:r w:rsidR="001E3929" w:rsidRPr="00DE6131">
        <w:rPr>
          <w:rFonts w:hint="cs"/>
          <w:color w:val="000000" w:themeColor="text1"/>
          <w:rtl/>
        </w:rPr>
        <w:t>وهوما</w:t>
      </w:r>
      <w:r w:rsidRPr="00DE6131">
        <w:rPr>
          <w:rFonts w:hint="cs"/>
          <w:color w:val="000000" w:themeColor="text1"/>
          <w:rtl/>
        </w:rPr>
        <w:t xml:space="preserve"> </w:t>
      </w:r>
      <w:r w:rsidR="00AA1D12" w:rsidRPr="00DE6131">
        <w:rPr>
          <w:rFonts w:hint="cs"/>
          <w:color w:val="000000" w:themeColor="text1"/>
          <w:rtl/>
        </w:rPr>
        <w:t>يفرض علينا ت</w:t>
      </w:r>
      <w:r w:rsidR="001E3929" w:rsidRPr="00DE6131">
        <w:rPr>
          <w:rFonts w:hint="cs"/>
          <w:color w:val="000000" w:themeColor="text1"/>
          <w:rtl/>
        </w:rPr>
        <w:t>وض</w:t>
      </w:r>
      <w:r w:rsidR="00AA1D12" w:rsidRPr="00DE6131">
        <w:rPr>
          <w:rFonts w:hint="cs"/>
          <w:color w:val="000000" w:themeColor="text1"/>
          <w:rtl/>
        </w:rPr>
        <w:t>ي</w:t>
      </w:r>
      <w:r w:rsidR="001E3929" w:rsidRPr="00DE6131">
        <w:rPr>
          <w:rFonts w:hint="cs"/>
          <w:color w:val="000000" w:themeColor="text1"/>
          <w:rtl/>
        </w:rPr>
        <w:t>ح</w:t>
      </w:r>
      <w:r w:rsidRPr="00DE6131">
        <w:rPr>
          <w:rFonts w:hint="cs"/>
          <w:color w:val="000000" w:themeColor="text1"/>
          <w:rtl/>
        </w:rPr>
        <w:t xml:space="preserve"> </w:t>
      </w:r>
      <w:r w:rsidR="00AA1D12" w:rsidRPr="00DE6131">
        <w:rPr>
          <w:rFonts w:hint="cs"/>
          <w:color w:val="000000" w:themeColor="text1"/>
          <w:rtl/>
        </w:rPr>
        <w:t xml:space="preserve">الإطار المفاهيمي لعقد التفويض </w:t>
      </w:r>
      <w:r w:rsidR="001E3929" w:rsidRPr="00DE6131">
        <w:rPr>
          <w:rFonts w:hint="cs"/>
          <w:color w:val="000000" w:themeColor="text1"/>
          <w:rtl/>
        </w:rPr>
        <w:t>في</w:t>
      </w:r>
      <w:r w:rsidRPr="00DE6131">
        <w:rPr>
          <w:rFonts w:hint="cs"/>
          <w:color w:val="000000" w:themeColor="text1"/>
          <w:rtl/>
        </w:rPr>
        <w:t xml:space="preserve"> </w:t>
      </w:r>
      <w:r w:rsidR="00AA1D12" w:rsidRPr="00DE6131">
        <w:rPr>
          <w:rFonts w:hint="cs"/>
          <w:color w:val="000000" w:themeColor="text1"/>
          <w:rtl/>
        </w:rPr>
        <w:t xml:space="preserve">الفصل الأول من </w:t>
      </w:r>
      <w:r w:rsidR="001E3929" w:rsidRPr="00DE6131">
        <w:rPr>
          <w:rFonts w:hint="cs"/>
          <w:color w:val="000000" w:themeColor="text1"/>
          <w:rtl/>
        </w:rPr>
        <w:t>هذا</w:t>
      </w:r>
      <w:r w:rsidRPr="00DE6131">
        <w:rPr>
          <w:rFonts w:hint="cs"/>
          <w:color w:val="000000" w:themeColor="text1"/>
          <w:rtl/>
        </w:rPr>
        <w:t xml:space="preserve"> </w:t>
      </w:r>
      <w:r w:rsidR="001E3929" w:rsidRPr="00DE6131">
        <w:rPr>
          <w:rFonts w:hint="cs"/>
          <w:color w:val="000000" w:themeColor="text1"/>
          <w:rtl/>
        </w:rPr>
        <w:t>الباب</w:t>
      </w:r>
      <w:r w:rsidRPr="00DE6131">
        <w:rPr>
          <w:rFonts w:hint="cs"/>
          <w:color w:val="000000" w:themeColor="text1"/>
          <w:rtl/>
        </w:rPr>
        <w:t xml:space="preserve"> </w:t>
      </w:r>
      <w:r w:rsidR="001E3929" w:rsidRPr="00DE6131">
        <w:rPr>
          <w:rFonts w:hint="cs"/>
          <w:color w:val="000000" w:themeColor="text1"/>
          <w:rtl/>
        </w:rPr>
        <w:t>من</w:t>
      </w:r>
      <w:r w:rsidRPr="00DE6131">
        <w:rPr>
          <w:rFonts w:hint="cs"/>
          <w:color w:val="000000" w:themeColor="text1"/>
          <w:rtl/>
        </w:rPr>
        <w:t xml:space="preserve"> </w:t>
      </w:r>
      <w:r w:rsidR="001E3929" w:rsidRPr="00DE6131">
        <w:rPr>
          <w:rFonts w:hint="cs"/>
          <w:color w:val="000000" w:themeColor="text1"/>
          <w:rtl/>
        </w:rPr>
        <w:t>ثم</w:t>
      </w:r>
      <w:r w:rsidRPr="00DE6131">
        <w:rPr>
          <w:rFonts w:hint="cs"/>
          <w:color w:val="000000" w:themeColor="text1"/>
          <w:rtl/>
        </w:rPr>
        <w:t xml:space="preserve"> </w:t>
      </w:r>
      <w:r w:rsidR="001E3929" w:rsidRPr="00DE6131">
        <w:rPr>
          <w:rFonts w:hint="cs"/>
          <w:color w:val="000000" w:themeColor="text1"/>
          <w:rtl/>
        </w:rPr>
        <w:t>بيان</w:t>
      </w:r>
      <w:r w:rsidRPr="00DE6131">
        <w:rPr>
          <w:rFonts w:hint="cs"/>
          <w:color w:val="000000" w:themeColor="text1"/>
          <w:rtl/>
        </w:rPr>
        <w:t xml:space="preserve"> </w:t>
      </w:r>
      <w:r w:rsidR="00AA1D12" w:rsidRPr="00DE6131">
        <w:rPr>
          <w:rFonts w:hint="cs"/>
          <w:color w:val="000000" w:themeColor="text1"/>
          <w:rtl/>
        </w:rPr>
        <w:t>أنواع الرقابة</w:t>
      </w:r>
      <w:r w:rsidRPr="00DE6131">
        <w:rPr>
          <w:rFonts w:hint="cs"/>
          <w:color w:val="000000" w:themeColor="text1"/>
          <w:rtl/>
        </w:rPr>
        <w:t xml:space="preserve"> </w:t>
      </w:r>
      <w:r w:rsidR="00CD7C3F" w:rsidRPr="00DE6131">
        <w:rPr>
          <w:rFonts w:hint="cs"/>
          <w:color w:val="000000" w:themeColor="text1"/>
          <w:rtl/>
        </w:rPr>
        <w:t>وإبراز</w:t>
      </w:r>
      <w:r w:rsidR="00AA1D12" w:rsidRPr="00DE6131">
        <w:rPr>
          <w:rFonts w:hint="cs"/>
          <w:color w:val="000000" w:themeColor="text1"/>
          <w:rtl/>
        </w:rPr>
        <w:t xml:space="preserve"> </w:t>
      </w:r>
      <w:r w:rsidR="0011349E" w:rsidRPr="00DE6131">
        <w:rPr>
          <w:rFonts w:hint="cs"/>
          <w:color w:val="000000" w:themeColor="text1"/>
          <w:rtl/>
        </w:rPr>
        <w:t>دورها في</w:t>
      </w:r>
      <w:r w:rsidRPr="00DE6131">
        <w:rPr>
          <w:rFonts w:hint="cs"/>
          <w:color w:val="000000" w:themeColor="text1"/>
          <w:rtl/>
        </w:rPr>
        <w:t xml:space="preserve"> </w:t>
      </w:r>
      <w:r w:rsidR="008445BA" w:rsidRPr="00DE6131">
        <w:rPr>
          <w:rFonts w:hint="cs"/>
          <w:color w:val="000000" w:themeColor="text1"/>
          <w:rtl/>
        </w:rPr>
        <w:t>نجاعة</w:t>
      </w:r>
      <w:r w:rsidR="00EF17B0">
        <w:rPr>
          <w:rFonts w:hint="cs"/>
          <w:color w:val="000000" w:themeColor="text1"/>
          <w:rtl/>
        </w:rPr>
        <w:t xml:space="preserve"> وفعالية </w:t>
      </w:r>
      <w:r w:rsidR="008445BA" w:rsidRPr="00DE6131">
        <w:rPr>
          <w:rFonts w:hint="cs"/>
          <w:color w:val="000000" w:themeColor="text1"/>
          <w:rtl/>
        </w:rPr>
        <w:t>التسيير</w:t>
      </w:r>
      <w:r w:rsidRPr="00DE6131">
        <w:rPr>
          <w:rFonts w:hint="cs"/>
          <w:color w:val="000000" w:themeColor="text1"/>
          <w:rtl/>
        </w:rPr>
        <w:t xml:space="preserve"> </w:t>
      </w:r>
      <w:r w:rsidR="008445BA" w:rsidRPr="00DE6131">
        <w:rPr>
          <w:rFonts w:hint="cs"/>
          <w:color w:val="000000" w:themeColor="text1"/>
          <w:rtl/>
        </w:rPr>
        <w:t>المفوض</w:t>
      </w:r>
      <w:r w:rsidRPr="00DE6131">
        <w:rPr>
          <w:rFonts w:hint="cs"/>
          <w:color w:val="000000" w:themeColor="text1"/>
          <w:rtl/>
        </w:rPr>
        <w:t xml:space="preserve"> </w:t>
      </w:r>
      <w:r w:rsidR="008445BA" w:rsidRPr="00DE6131">
        <w:rPr>
          <w:rFonts w:hint="cs"/>
          <w:color w:val="000000" w:themeColor="text1"/>
          <w:rtl/>
        </w:rPr>
        <w:t>للمرفق</w:t>
      </w:r>
      <w:r w:rsidRPr="00DE6131">
        <w:rPr>
          <w:rFonts w:hint="cs"/>
          <w:color w:val="000000" w:themeColor="text1"/>
          <w:rtl/>
        </w:rPr>
        <w:t xml:space="preserve"> </w:t>
      </w:r>
      <w:r w:rsidR="008445BA" w:rsidRPr="00DE6131">
        <w:rPr>
          <w:rFonts w:hint="cs"/>
          <w:color w:val="000000" w:themeColor="text1"/>
          <w:rtl/>
        </w:rPr>
        <w:t>العام</w:t>
      </w:r>
      <w:r w:rsidRPr="00DE6131">
        <w:rPr>
          <w:rFonts w:hint="cs"/>
          <w:color w:val="000000" w:themeColor="text1"/>
          <w:rtl/>
        </w:rPr>
        <w:t xml:space="preserve"> </w:t>
      </w:r>
      <w:r w:rsidR="008445BA" w:rsidRPr="00DE6131">
        <w:rPr>
          <w:rFonts w:hint="cs"/>
          <w:color w:val="000000" w:themeColor="text1"/>
          <w:rtl/>
        </w:rPr>
        <w:t>في</w:t>
      </w:r>
      <w:r w:rsidRPr="00DE6131">
        <w:rPr>
          <w:rFonts w:hint="cs"/>
          <w:color w:val="000000" w:themeColor="text1"/>
          <w:rtl/>
        </w:rPr>
        <w:t xml:space="preserve"> </w:t>
      </w:r>
      <w:r w:rsidR="008445BA" w:rsidRPr="00DE6131">
        <w:rPr>
          <w:rFonts w:hint="cs"/>
          <w:color w:val="000000" w:themeColor="text1"/>
          <w:rtl/>
        </w:rPr>
        <w:t>الفصل</w:t>
      </w:r>
      <w:r w:rsidRPr="00DE6131">
        <w:rPr>
          <w:rFonts w:hint="cs"/>
          <w:color w:val="000000" w:themeColor="text1"/>
          <w:rtl/>
        </w:rPr>
        <w:t xml:space="preserve"> </w:t>
      </w:r>
      <w:r w:rsidR="008445BA" w:rsidRPr="00DE6131">
        <w:rPr>
          <w:rFonts w:hint="cs"/>
          <w:color w:val="000000" w:themeColor="text1"/>
          <w:rtl/>
        </w:rPr>
        <w:t>الثاني.</w:t>
      </w:r>
      <w:r w:rsidRPr="00DE6131">
        <w:rPr>
          <w:rFonts w:hint="cs"/>
          <w:color w:val="000000" w:themeColor="text1"/>
          <w:rtl/>
        </w:rPr>
        <w:t xml:space="preserve"> </w:t>
      </w:r>
    </w:p>
    <w:p w14:paraId="3C886CC0" w14:textId="4EC0B2DA" w:rsidR="00446A06" w:rsidRPr="00DE6131" w:rsidRDefault="000A040B" w:rsidP="004F2087">
      <w:pPr>
        <w:jc w:val="center"/>
        <w:outlineLvl w:val="1"/>
        <w:rPr>
          <w:b/>
          <w:bCs/>
          <w:color w:val="000000" w:themeColor="text1"/>
          <w:sz w:val="40"/>
          <w:szCs w:val="40"/>
          <w:rtl/>
        </w:rPr>
      </w:pPr>
      <w:bookmarkStart w:id="50" w:name="_Toc165664597"/>
      <w:bookmarkStart w:id="51" w:name="_Toc165665097"/>
      <w:bookmarkStart w:id="52" w:name="_Toc168134037"/>
      <w:r w:rsidRPr="00DE6131">
        <w:rPr>
          <w:rFonts w:hint="cs"/>
          <w:b/>
          <w:bCs/>
          <w:color w:val="000000" w:themeColor="text1"/>
          <w:sz w:val="40"/>
          <w:szCs w:val="40"/>
          <w:rtl/>
        </w:rPr>
        <w:t>الفصل</w:t>
      </w:r>
      <w:r w:rsidR="00713331" w:rsidRPr="00DE6131">
        <w:rPr>
          <w:rFonts w:hint="cs"/>
          <w:b/>
          <w:bCs/>
          <w:color w:val="000000" w:themeColor="text1"/>
          <w:sz w:val="40"/>
          <w:szCs w:val="40"/>
          <w:rtl/>
        </w:rPr>
        <w:t xml:space="preserve"> </w:t>
      </w:r>
      <w:r w:rsidRPr="00DE6131">
        <w:rPr>
          <w:rFonts w:hint="cs"/>
          <w:b/>
          <w:bCs/>
          <w:color w:val="000000" w:themeColor="text1"/>
          <w:sz w:val="40"/>
          <w:szCs w:val="40"/>
          <w:rtl/>
        </w:rPr>
        <w:t>الأول</w:t>
      </w:r>
      <w:bookmarkEnd w:id="50"/>
      <w:bookmarkEnd w:id="51"/>
      <w:bookmarkEnd w:id="52"/>
    </w:p>
    <w:p w14:paraId="50624967" w14:textId="77777777" w:rsidR="00B81C00" w:rsidRPr="00DE6131" w:rsidRDefault="00E951B8" w:rsidP="004F2087">
      <w:pPr>
        <w:jc w:val="center"/>
        <w:outlineLvl w:val="1"/>
        <w:rPr>
          <w:b/>
          <w:bCs/>
          <w:color w:val="000000" w:themeColor="text1"/>
          <w:sz w:val="40"/>
          <w:szCs w:val="40"/>
          <w:rtl/>
        </w:rPr>
      </w:pPr>
      <w:bookmarkStart w:id="53" w:name="_Toc165664598"/>
      <w:bookmarkStart w:id="54" w:name="_Toc165665098"/>
      <w:bookmarkStart w:id="55" w:name="_Toc165665241"/>
      <w:bookmarkStart w:id="56" w:name="_Toc168134038"/>
      <w:r w:rsidRPr="00DE6131">
        <w:rPr>
          <w:rFonts w:hint="cs"/>
          <w:b/>
          <w:bCs/>
          <w:color w:val="000000" w:themeColor="text1"/>
          <w:sz w:val="40"/>
          <w:szCs w:val="40"/>
          <w:rtl/>
        </w:rPr>
        <w:t>ال</w:t>
      </w:r>
      <w:r w:rsidR="000D1CC8" w:rsidRPr="00DE6131">
        <w:rPr>
          <w:rFonts w:hint="cs"/>
          <w:b/>
          <w:bCs/>
          <w:color w:val="000000" w:themeColor="text1"/>
          <w:sz w:val="40"/>
          <w:szCs w:val="40"/>
          <w:rtl/>
        </w:rPr>
        <w:t>إ</w:t>
      </w:r>
      <w:r w:rsidRPr="00DE6131">
        <w:rPr>
          <w:rFonts w:hint="cs"/>
          <w:b/>
          <w:bCs/>
          <w:color w:val="000000" w:themeColor="text1"/>
          <w:sz w:val="40"/>
          <w:szCs w:val="40"/>
          <w:rtl/>
        </w:rPr>
        <w:t>طار</w:t>
      </w:r>
      <w:r w:rsidR="00713331" w:rsidRPr="00DE6131">
        <w:rPr>
          <w:rFonts w:hint="cs"/>
          <w:b/>
          <w:bCs/>
          <w:color w:val="000000" w:themeColor="text1"/>
          <w:sz w:val="40"/>
          <w:szCs w:val="40"/>
          <w:rtl/>
        </w:rPr>
        <w:t xml:space="preserve"> </w:t>
      </w:r>
      <w:r w:rsidRPr="00DE6131">
        <w:rPr>
          <w:rFonts w:hint="cs"/>
          <w:b/>
          <w:bCs/>
          <w:color w:val="000000" w:themeColor="text1"/>
          <w:sz w:val="40"/>
          <w:szCs w:val="40"/>
          <w:rtl/>
        </w:rPr>
        <w:t>المفاهيمي</w:t>
      </w:r>
      <w:r w:rsidR="00713331" w:rsidRPr="00DE6131">
        <w:rPr>
          <w:rFonts w:hint="cs"/>
          <w:b/>
          <w:bCs/>
          <w:color w:val="000000" w:themeColor="text1"/>
          <w:sz w:val="40"/>
          <w:szCs w:val="40"/>
          <w:rtl/>
        </w:rPr>
        <w:t xml:space="preserve"> </w:t>
      </w:r>
      <w:r w:rsidRPr="00DE6131">
        <w:rPr>
          <w:rFonts w:hint="cs"/>
          <w:b/>
          <w:bCs/>
          <w:color w:val="000000" w:themeColor="text1"/>
          <w:sz w:val="40"/>
          <w:szCs w:val="40"/>
          <w:rtl/>
        </w:rPr>
        <w:t>ل</w:t>
      </w:r>
      <w:r w:rsidR="00AC26D7" w:rsidRPr="00DE6131">
        <w:rPr>
          <w:rFonts w:hint="cs"/>
          <w:b/>
          <w:bCs/>
          <w:color w:val="000000" w:themeColor="text1"/>
          <w:sz w:val="40"/>
          <w:szCs w:val="40"/>
          <w:rtl/>
        </w:rPr>
        <w:t>عقود</w:t>
      </w:r>
      <w:r w:rsidR="00713331" w:rsidRPr="00DE6131">
        <w:rPr>
          <w:rFonts w:hint="cs"/>
          <w:b/>
          <w:bCs/>
          <w:color w:val="000000" w:themeColor="text1"/>
          <w:sz w:val="40"/>
          <w:szCs w:val="40"/>
          <w:rtl/>
        </w:rPr>
        <w:t xml:space="preserve"> </w:t>
      </w:r>
      <w:r w:rsidR="00AC26D7" w:rsidRPr="00DE6131">
        <w:rPr>
          <w:rFonts w:hint="cs"/>
          <w:b/>
          <w:bCs/>
          <w:color w:val="000000" w:themeColor="text1"/>
          <w:sz w:val="40"/>
          <w:szCs w:val="40"/>
          <w:rtl/>
        </w:rPr>
        <w:t>تفويض</w:t>
      </w:r>
      <w:r w:rsidR="00713331" w:rsidRPr="00DE6131">
        <w:rPr>
          <w:rFonts w:hint="cs"/>
          <w:b/>
          <w:bCs/>
          <w:color w:val="000000" w:themeColor="text1"/>
          <w:sz w:val="40"/>
          <w:szCs w:val="40"/>
          <w:rtl/>
        </w:rPr>
        <w:t xml:space="preserve"> </w:t>
      </w:r>
      <w:r w:rsidR="000D1CC8" w:rsidRPr="00DE6131">
        <w:rPr>
          <w:rFonts w:hint="cs"/>
          <w:b/>
          <w:bCs/>
          <w:color w:val="000000" w:themeColor="text1"/>
          <w:sz w:val="40"/>
          <w:szCs w:val="40"/>
          <w:rtl/>
        </w:rPr>
        <w:t>المرفق</w:t>
      </w:r>
      <w:r w:rsidR="00713331" w:rsidRPr="00DE6131">
        <w:rPr>
          <w:rFonts w:hint="cs"/>
          <w:b/>
          <w:bCs/>
          <w:color w:val="000000" w:themeColor="text1"/>
          <w:sz w:val="40"/>
          <w:szCs w:val="40"/>
          <w:rtl/>
        </w:rPr>
        <w:t xml:space="preserve"> </w:t>
      </w:r>
      <w:r w:rsidR="000D1CC8" w:rsidRPr="00DE6131">
        <w:rPr>
          <w:rFonts w:hint="cs"/>
          <w:b/>
          <w:bCs/>
          <w:color w:val="000000" w:themeColor="text1"/>
          <w:sz w:val="40"/>
          <w:szCs w:val="40"/>
          <w:rtl/>
        </w:rPr>
        <w:t>العام</w:t>
      </w:r>
      <w:bookmarkEnd w:id="53"/>
      <w:bookmarkEnd w:id="54"/>
      <w:bookmarkEnd w:id="55"/>
      <w:bookmarkEnd w:id="56"/>
    </w:p>
    <w:p w14:paraId="0038EBFE" w14:textId="5DE99A34" w:rsidR="00F153AC" w:rsidRPr="00DE6131" w:rsidRDefault="00EF17B0" w:rsidP="00960774">
      <w:pPr>
        <w:rPr>
          <w:rtl/>
        </w:rPr>
      </w:pPr>
      <w:r>
        <w:rPr>
          <w:rFonts w:hint="cs"/>
          <w:rtl/>
        </w:rPr>
        <w:t>إ</w:t>
      </w:r>
      <w:r w:rsidR="00470A59" w:rsidRPr="00DE6131">
        <w:rPr>
          <w:rFonts w:hint="cs"/>
          <w:rtl/>
        </w:rPr>
        <w:t>ن المرفق الع</w:t>
      </w:r>
      <w:r>
        <w:rPr>
          <w:rFonts w:hint="cs"/>
          <w:rtl/>
        </w:rPr>
        <w:t>ام باعتباره مشروع تنشئه الدولة أو تشرف على إ</w:t>
      </w:r>
      <w:r w:rsidR="00470A59" w:rsidRPr="00DE6131">
        <w:rPr>
          <w:rFonts w:hint="cs"/>
          <w:rtl/>
        </w:rPr>
        <w:t xml:space="preserve">دارته ويعمل بانتظام </w:t>
      </w:r>
      <w:r w:rsidR="00C2127F" w:rsidRPr="00DE6131">
        <w:rPr>
          <w:rFonts w:hint="cs"/>
          <w:rtl/>
        </w:rPr>
        <w:t>واستمرار ويستعين</w:t>
      </w:r>
      <w:r w:rsidR="00470A59" w:rsidRPr="00DE6131">
        <w:rPr>
          <w:rFonts w:hint="cs"/>
          <w:rtl/>
        </w:rPr>
        <w:t xml:space="preserve"> بسلطات الإدارة لتزويد الجمهور بالحاجات العامة التي يتطلبها لا</w:t>
      </w:r>
      <w:r w:rsidR="0069532F" w:rsidRPr="00DE6131">
        <w:rPr>
          <w:rFonts w:hint="cs"/>
          <w:rtl/>
        </w:rPr>
        <w:t xml:space="preserve"> </w:t>
      </w:r>
      <w:r w:rsidR="00470A59" w:rsidRPr="00DE6131">
        <w:rPr>
          <w:rFonts w:hint="cs"/>
          <w:rtl/>
        </w:rPr>
        <w:t xml:space="preserve">بقصد الربح بل بقصد المساهمة في صيانة النظام </w:t>
      </w:r>
      <w:r w:rsidR="00451E23">
        <w:rPr>
          <w:rFonts w:hint="cs"/>
          <w:rtl/>
        </w:rPr>
        <w:t xml:space="preserve">العام </w:t>
      </w:r>
      <w:r w:rsidR="00470A59" w:rsidRPr="00DE6131">
        <w:rPr>
          <w:rFonts w:hint="cs"/>
          <w:rtl/>
        </w:rPr>
        <w:t xml:space="preserve">وخدمة المصالح العامة في الدولة </w:t>
      </w:r>
      <w:r w:rsidR="009277EB">
        <w:rPr>
          <w:rFonts w:hint="cs"/>
          <w:rtl/>
        </w:rPr>
        <w:t xml:space="preserve">والغاية </w:t>
      </w:r>
      <w:r w:rsidR="00735068">
        <w:rPr>
          <w:rFonts w:hint="cs"/>
          <w:rtl/>
        </w:rPr>
        <w:t>المسط</w:t>
      </w:r>
      <w:r w:rsidR="00470A59" w:rsidRPr="00DE6131">
        <w:rPr>
          <w:rFonts w:hint="cs"/>
          <w:rtl/>
        </w:rPr>
        <w:t xml:space="preserve">رة للمرفق العام هي </w:t>
      </w:r>
      <w:r w:rsidR="00977701">
        <w:rPr>
          <w:rFonts w:hint="cs"/>
          <w:rtl/>
        </w:rPr>
        <w:t>أ</w:t>
      </w:r>
      <w:r w:rsidR="00470A59" w:rsidRPr="00DE6131">
        <w:rPr>
          <w:rFonts w:hint="cs"/>
          <w:rtl/>
        </w:rPr>
        <w:t xml:space="preserve">ن يكون المشروع من المشروعات ذات النفع </w:t>
      </w:r>
      <w:r w:rsidR="00715A6F" w:rsidRPr="00DE6131">
        <w:rPr>
          <w:rFonts w:hint="cs"/>
          <w:rtl/>
        </w:rPr>
        <w:t>العام،</w:t>
      </w:r>
      <w:r w:rsidR="00977701">
        <w:rPr>
          <w:rFonts w:hint="cs"/>
          <w:rtl/>
        </w:rPr>
        <w:t xml:space="preserve"> أي أن يكون غرضه سد حاجات مشتركة أ</w:t>
      </w:r>
      <w:r w:rsidR="00470A59" w:rsidRPr="00DE6131">
        <w:rPr>
          <w:rFonts w:hint="cs"/>
          <w:rtl/>
        </w:rPr>
        <w:t>و تقديم خدمات عامة</w:t>
      </w:r>
      <w:r w:rsidR="00620529" w:rsidRPr="00DE6131">
        <w:rPr>
          <w:rStyle w:val="Appelnotedebasdep"/>
          <w:color w:val="000000" w:themeColor="text1"/>
          <w:rtl/>
        </w:rPr>
        <w:footnoteReference w:id="11"/>
      </w:r>
      <w:r w:rsidR="00001D9C" w:rsidRPr="00DE6131">
        <w:rPr>
          <w:rFonts w:hint="cs"/>
          <w:rtl/>
        </w:rPr>
        <w:t>،</w:t>
      </w:r>
      <w:r w:rsidR="00713331" w:rsidRPr="00DE6131">
        <w:rPr>
          <w:rFonts w:hint="cs"/>
          <w:rtl/>
        </w:rPr>
        <w:t xml:space="preserve"> </w:t>
      </w:r>
      <w:r w:rsidR="00DD0626" w:rsidRPr="00DE6131">
        <w:rPr>
          <w:rFonts w:hint="cs"/>
          <w:rtl/>
        </w:rPr>
        <w:t>إن</w:t>
      </w:r>
      <w:r w:rsidR="00713331" w:rsidRPr="00DE6131">
        <w:rPr>
          <w:rFonts w:hint="cs"/>
          <w:rtl/>
        </w:rPr>
        <w:t xml:space="preserve"> </w:t>
      </w:r>
      <w:r w:rsidR="00DD0626" w:rsidRPr="00DE6131">
        <w:rPr>
          <w:rFonts w:hint="cs"/>
          <w:rtl/>
        </w:rPr>
        <w:t>ضمان</w:t>
      </w:r>
      <w:r w:rsidR="00713331" w:rsidRPr="00DE6131">
        <w:rPr>
          <w:rFonts w:hint="cs"/>
          <w:rtl/>
        </w:rPr>
        <w:t xml:space="preserve"> </w:t>
      </w:r>
      <w:r w:rsidR="00DD0626" w:rsidRPr="00DE6131">
        <w:rPr>
          <w:rFonts w:hint="cs"/>
          <w:rtl/>
        </w:rPr>
        <w:t>إدارة</w:t>
      </w:r>
      <w:r w:rsidR="00713331" w:rsidRPr="00DE6131">
        <w:rPr>
          <w:rFonts w:hint="cs"/>
          <w:rtl/>
        </w:rPr>
        <w:t xml:space="preserve"> </w:t>
      </w:r>
      <w:r w:rsidR="00DD0626" w:rsidRPr="00DE6131">
        <w:rPr>
          <w:rFonts w:hint="cs"/>
          <w:rtl/>
        </w:rPr>
        <w:t>ناجعة</w:t>
      </w:r>
      <w:r w:rsidR="00713331" w:rsidRPr="00DE6131">
        <w:rPr>
          <w:rFonts w:hint="cs"/>
          <w:rtl/>
        </w:rPr>
        <w:t xml:space="preserve"> </w:t>
      </w:r>
      <w:r w:rsidR="00DD0626" w:rsidRPr="00DE6131">
        <w:rPr>
          <w:rFonts w:hint="cs"/>
          <w:rtl/>
        </w:rPr>
        <w:t>للمرافق</w:t>
      </w:r>
      <w:r w:rsidR="00713331" w:rsidRPr="00DE6131">
        <w:rPr>
          <w:rFonts w:hint="cs"/>
          <w:rtl/>
        </w:rPr>
        <w:t xml:space="preserve"> </w:t>
      </w:r>
      <w:r w:rsidR="00DD0626" w:rsidRPr="00DE6131">
        <w:rPr>
          <w:rFonts w:hint="cs"/>
          <w:rtl/>
        </w:rPr>
        <w:t>العامة</w:t>
      </w:r>
      <w:r w:rsidR="00713331" w:rsidRPr="00DE6131">
        <w:rPr>
          <w:rFonts w:hint="cs"/>
          <w:rtl/>
        </w:rPr>
        <w:t xml:space="preserve"> </w:t>
      </w:r>
      <w:r w:rsidR="007C0B1C" w:rsidRPr="00DE6131">
        <w:rPr>
          <w:rFonts w:hint="cs"/>
          <w:rtl/>
        </w:rPr>
        <w:t>هو</w:t>
      </w:r>
      <w:r w:rsidR="00713331" w:rsidRPr="00DE6131">
        <w:rPr>
          <w:rFonts w:hint="cs"/>
          <w:rtl/>
        </w:rPr>
        <w:t xml:space="preserve"> </w:t>
      </w:r>
      <w:r w:rsidR="00DD0626" w:rsidRPr="00DE6131">
        <w:rPr>
          <w:rFonts w:hint="cs"/>
          <w:rtl/>
        </w:rPr>
        <w:t>الهدف</w:t>
      </w:r>
      <w:r w:rsidR="00713331" w:rsidRPr="00DE6131">
        <w:rPr>
          <w:rFonts w:hint="cs"/>
          <w:rtl/>
        </w:rPr>
        <w:t xml:space="preserve"> </w:t>
      </w:r>
      <w:r w:rsidR="00DD0626" w:rsidRPr="00DE6131">
        <w:rPr>
          <w:rFonts w:hint="cs"/>
          <w:rtl/>
        </w:rPr>
        <w:t>الذي</w:t>
      </w:r>
      <w:r w:rsidR="00713331" w:rsidRPr="00DE6131">
        <w:rPr>
          <w:rFonts w:hint="cs"/>
          <w:rtl/>
        </w:rPr>
        <w:t xml:space="preserve"> </w:t>
      </w:r>
      <w:r w:rsidR="00DD0626" w:rsidRPr="00DE6131">
        <w:rPr>
          <w:rFonts w:hint="cs"/>
          <w:rtl/>
        </w:rPr>
        <w:t>تسعى</w:t>
      </w:r>
      <w:r w:rsidR="00713331" w:rsidRPr="00DE6131">
        <w:rPr>
          <w:rFonts w:hint="cs"/>
          <w:rtl/>
        </w:rPr>
        <w:t xml:space="preserve"> </w:t>
      </w:r>
      <w:r w:rsidR="00DD0626" w:rsidRPr="00DE6131">
        <w:rPr>
          <w:rFonts w:hint="cs"/>
          <w:rtl/>
        </w:rPr>
        <w:t>لتحقيقه</w:t>
      </w:r>
      <w:r w:rsidR="00713331" w:rsidRPr="00DE6131">
        <w:rPr>
          <w:rFonts w:hint="cs"/>
          <w:rtl/>
        </w:rPr>
        <w:t xml:space="preserve"> </w:t>
      </w:r>
      <w:r w:rsidR="00DD0626" w:rsidRPr="00DE6131">
        <w:rPr>
          <w:rFonts w:hint="cs"/>
          <w:rtl/>
        </w:rPr>
        <w:t>السلطات</w:t>
      </w:r>
      <w:r w:rsidR="00713331" w:rsidRPr="00DE6131">
        <w:rPr>
          <w:rFonts w:hint="cs"/>
          <w:rtl/>
        </w:rPr>
        <w:t xml:space="preserve"> </w:t>
      </w:r>
      <w:r w:rsidR="00DD0626" w:rsidRPr="00DE6131">
        <w:rPr>
          <w:rFonts w:hint="cs"/>
          <w:rtl/>
        </w:rPr>
        <w:t>العامة</w:t>
      </w:r>
      <w:r w:rsidR="00713331" w:rsidRPr="00DE6131">
        <w:rPr>
          <w:rFonts w:hint="cs"/>
          <w:rtl/>
        </w:rPr>
        <w:t xml:space="preserve"> </w:t>
      </w:r>
      <w:r w:rsidR="00DD0626" w:rsidRPr="00DE6131">
        <w:rPr>
          <w:rFonts w:hint="cs"/>
          <w:rtl/>
        </w:rPr>
        <w:t>في</w:t>
      </w:r>
      <w:r w:rsidR="00713331" w:rsidRPr="00DE6131">
        <w:rPr>
          <w:rFonts w:hint="cs"/>
          <w:rtl/>
        </w:rPr>
        <w:t xml:space="preserve"> </w:t>
      </w:r>
      <w:r w:rsidR="00DD0626" w:rsidRPr="00DE6131">
        <w:rPr>
          <w:rFonts w:hint="cs"/>
          <w:rtl/>
        </w:rPr>
        <w:t>أي</w:t>
      </w:r>
      <w:r w:rsidR="00713331" w:rsidRPr="00DE6131">
        <w:rPr>
          <w:rFonts w:hint="cs"/>
          <w:rtl/>
        </w:rPr>
        <w:t xml:space="preserve"> </w:t>
      </w:r>
      <w:r w:rsidR="00DD0626" w:rsidRPr="00DE6131">
        <w:rPr>
          <w:rFonts w:hint="cs"/>
          <w:rtl/>
        </w:rPr>
        <w:t>مجتمع،وذلك</w:t>
      </w:r>
      <w:r w:rsidR="00713331" w:rsidRPr="00DE6131">
        <w:rPr>
          <w:rFonts w:hint="cs"/>
          <w:rtl/>
        </w:rPr>
        <w:t xml:space="preserve"> </w:t>
      </w:r>
      <w:r w:rsidR="00DD0626" w:rsidRPr="00DE6131">
        <w:rPr>
          <w:rFonts w:hint="cs"/>
          <w:rtl/>
        </w:rPr>
        <w:t>من</w:t>
      </w:r>
      <w:r w:rsidR="00713331" w:rsidRPr="00DE6131">
        <w:rPr>
          <w:rFonts w:hint="cs"/>
          <w:rtl/>
        </w:rPr>
        <w:t xml:space="preserve"> </w:t>
      </w:r>
      <w:r w:rsidR="00DD0626" w:rsidRPr="00DE6131">
        <w:rPr>
          <w:rFonts w:hint="cs"/>
          <w:rtl/>
        </w:rPr>
        <w:t>خلال</w:t>
      </w:r>
      <w:r w:rsidR="00713331" w:rsidRPr="00DE6131">
        <w:rPr>
          <w:rFonts w:hint="cs"/>
          <w:rtl/>
        </w:rPr>
        <w:t xml:space="preserve"> </w:t>
      </w:r>
      <w:r w:rsidR="00DD0626" w:rsidRPr="00DE6131">
        <w:rPr>
          <w:rFonts w:hint="cs"/>
          <w:rtl/>
        </w:rPr>
        <w:t>إقامة</w:t>
      </w:r>
      <w:r w:rsidR="00713331" w:rsidRPr="00DE6131">
        <w:rPr>
          <w:rFonts w:hint="cs"/>
          <w:rtl/>
        </w:rPr>
        <w:t xml:space="preserve"> </w:t>
      </w:r>
      <w:r w:rsidR="00DD0626" w:rsidRPr="00DE6131">
        <w:rPr>
          <w:rFonts w:hint="cs"/>
          <w:rtl/>
        </w:rPr>
        <w:t>العديد</w:t>
      </w:r>
      <w:r w:rsidR="00713331" w:rsidRPr="00DE6131">
        <w:rPr>
          <w:rFonts w:hint="cs"/>
          <w:rtl/>
        </w:rPr>
        <w:t xml:space="preserve"> </w:t>
      </w:r>
      <w:r w:rsidR="00DD0626" w:rsidRPr="00DE6131">
        <w:rPr>
          <w:rFonts w:hint="cs"/>
          <w:rtl/>
        </w:rPr>
        <w:t>من</w:t>
      </w:r>
      <w:r w:rsidR="00713331" w:rsidRPr="00DE6131">
        <w:rPr>
          <w:rFonts w:hint="cs"/>
          <w:rtl/>
        </w:rPr>
        <w:t xml:space="preserve"> </w:t>
      </w:r>
      <w:r w:rsidR="00DD0626" w:rsidRPr="00DE6131">
        <w:rPr>
          <w:rFonts w:hint="cs"/>
          <w:rtl/>
        </w:rPr>
        <w:t>المرافق</w:t>
      </w:r>
      <w:r w:rsidR="00713331" w:rsidRPr="00DE6131">
        <w:rPr>
          <w:rFonts w:hint="cs"/>
          <w:rtl/>
        </w:rPr>
        <w:t xml:space="preserve"> </w:t>
      </w:r>
      <w:r w:rsidR="00DD0626" w:rsidRPr="00DE6131">
        <w:rPr>
          <w:rFonts w:hint="cs"/>
          <w:rtl/>
        </w:rPr>
        <w:t>التي</w:t>
      </w:r>
      <w:r w:rsidR="00713331" w:rsidRPr="00DE6131">
        <w:rPr>
          <w:rFonts w:hint="cs"/>
          <w:rtl/>
        </w:rPr>
        <w:t xml:space="preserve"> </w:t>
      </w:r>
      <w:r w:rsidR="00DD0626" w:rsidRPr="00DE6131">
        <w:rPr>
          <w:rFonts w:hint="cs"/>
          <w:rtl/>
        </w:rPr>
        <w:t>تؤمن</w:t>
      </w:r>
      <w:r w:rsidR="00713331" w:rsidRPr="00DE6131">
        <w:rPr>
          <w:rFonts w:hint="cs"/>
          <w:rtl/>
        </w:rPr>
        <w:t xml:space="preserve"> </w:t>
      </w:r>
      <w:r w:rsidR="00C7234E" w:rsidRPr="00DE6131">
        <w:rPr>
          <w:rFonts w:hint="cs"/>
          <w:rtl/>
        </w:rPr>
        <w:t>ال</w:t>
      </w:r>
      <w:r w:rsidR="00DD0626" w:rsidRPr="00DE6131">
        <w:rPr>
          <w:rFonts w:hint="cs"/>
          <w:rtl/>
        </w:rPr>
        <w:t>حاجيات</w:t>
      </w:r>
      <w:r w:rsidR="00713331" w:rsidRPr="00DE6131">
        <w:rPr>
          <w:rFonts w:hint="cs"/>
          <w:rtl/>
        </w:rPr>
        <w:t xml:space="preserve"> </w:t>
      </w:r>
      <w:r w:rsidR="00C7234E" w:rsidRPr="00DE6131">
        <w:rPr>
          <w:rFonts w:hint="cs"/>
          <w:rtl/>
        </w:rPr>
        <w:t>الضرورية</w:t>
      </w:r>
      <w:r w:rsidR="00713331" w:rsidRPr="00DE6131">
        <w:rPr>
          <w:rFonts w:hint="cs"/>
          <w:rtl/>
        </w:rPr>
        <w:t xml:space="preserve"> </w:t>
      </w:r>
      <w:r w:rsidR="00C7234E" w:rsidRPr="00DE6131">
        <w:rPr>
          <w:rFonts w:hint="cs"/>
          <w:rtl/>
        </w:rPr>
        <w:t>لأفرادها</w:t>
      </w:r>
      <w:r w:rsidR="00E372D4">
        <w:rPr>
          <w:rFonts w:hint="cs"/>
          <w:rtl/>
        </w:rPr>
        <w:t xml:space="preserve"> </w:t>
      </w:r>
      <w:r w:rsidR="00DD0626" w:rsidRPr="00DE6131">
        <w:rPr>
          <w:rFonts w:hint="cs"/>
          <w:rtl/>
        </w:rPr>
        <w:t>ولعل</w:t>
      </w:r>
      <w:r w:rsidR="00713331" w:rsidRPr="00DE6131">
        <w:rPr>
          <w:rFonts w:hint="cs"/>
          <w:rtl/>
        </w:rPr>
        <w:t xml:space="preserve"> </w:t>
      </w:r>
      <w:r w:rsidR="00C7234E" w:rsidRPr="00DE6131">
        <w:rPr>
          <w:rFonts w:hint="cs"/>
          <w:rtl/>
        </w:rPr>
        <w:t>التطوير</w:t>
      </w:r>
      <w:r w:rsidR="00713331" w:rsidRPr="00DE6131">
        <w:rPr>
          <w:rFonts w:hint="cs"/>
          <w:rtl/>
        </w:rPr>
        <w:t xml:space="preserve"> </w:t>
      </w:r>
      <w:r w:rsidR="00C7234E" w:rsidRPr="00DE6131">
        <w:rPr>
          <w:rFonts w:hint="cs"/>
          <w:rtl/>
        </w:rPr>
        <w:t>في</w:t>
      </w:r>
      <w:r w:rsidR="00713331" w:rsidRPr="00DE6131">
        <w:rPr>
          <w:rFonts w:hint="cs"/>
          <w:rtl/>
        </w:rPr>
        <w:t xml:space="preserve"> </w:t>
      </w:r>
      <w:r w:rsidR="00DD0626" w:rsidRPr="00DE6131">
        <w:rPr>
          <w:rFonts w:hint="cs"/>
          <w:rtl/>
        </w:rPr>
        <w:t>أساليب</w:t>
      </w:r>
      <w:r w:rsidR="00713331" w:rsidRPr="00DE6131">
        <w:rPr>
          <w:rFonts w:hint="cs"/>
          <w:rtl/>
        </w:rPr>
        <w:t xml:space="preserve"> </w:t>
      </w:r>
      <w:r w:rsidR="00C7234E" w:rsidRPr="00DE6131">
        <w:rPr>
          <w:rFonts w:hint="cs"/>
          <w:rtl/>
        </w:rPr>
        <w:t>التسيير</w:t>
      </w:r>
      <w:r w:rsidR="00713331" w:rsidRPr="00DE6131">
        <w:rPr>
          <w:rFonts w:hint="cs"/>
          <w:rtl/>
        </w:rPr>
        <w:t xml:space="preserve"> </w:t>
      </w:r>
      <w:r w:rsidR="00C7234E" w:rsidRPr="00DE6131">
        <w:rPr>
          <w:rFonts w:hint="cs"/>
          <w:rtl/>
        </w:rPr>
        <w:t>التقليدية</w:t>
      </w:r>
      <w:r w:rsidR="00713331" w:rsidRPr="00DE6131">
        <w:rPr>
          <w:rFonts w:hint="cs"/>
          <w:rtl/>
        </w:rPr>
        <w:t xml:space="preserve"> </w:t>
      </w:r>
      <w:r w:rsidR="00C7234E" w:rsidRPr="00DE6131">
        <w:rPr>
          <w:rFonts w:hint="cs"/>
          <w:rtl/>
        </w:rPr>
        <w:t>والتخلي</w:t>
      </w:r>
      <w:r w:rsidR="00713331" w:rsidRPr="00DE6131">
        <w:rPr>
          <w:rFonts w:hint="cs"/>
          <w:rtl/>
        </w:rPr>
        <w:t xml:space="preserve"> </w:t>
      </w:r>
      <w:r w:rsidR="00C7234E" w:rsidRPr="00DE6131">
        <w:rPr>
          <w:rFonts w:hint="cs"/>
          <w:rtl/>
        </w:rPr>
        <w:t>التدريجي</w:t>
      </w:r>
      <w:r w:rsidR="00713331" w:rsidRPr="00DE6131">
        <w:rPr>
          <w:rFonts w:hint="cs"/>
          <w:rtl/>
        </w:rPr>
        <w:t xml:space="preserve"> </w:t>
      </w:r>
      <w:r w:rsidR="00C7234E" w:rsidRPr="00DE6131">
        <w:rPr>
          <w:rFonts w:hint="cs"/>
          <w:rtl/>
        </w:rPr>
        <w:t>عن</w:t>
      </w:r>
      <w:r w:rsidR="00713331" w:rsidRPr="00DE6131">
        <w:rPr>
          <w:rFonts w:hint="cs"/>
          <w:rtl/>
        </w:rPr>
        <w:t xml:space="preserve"> </w:t>
      </w:r>
      <w:r w:rsidR="00C7234E" w:rsidRPr="00DE6131">
        <w:rPr>
          <w:rFonts w:hint="cs"/>
          <w:rtl/>
        </w:rPr>
        <w:t>الإدارة</w:t>
      </w:r>
      <w:r w:rsidR="00713331" w:rsidRPr="00DE6131">
        <w:rPr>
          <w:rFonts w:hint="cs"/>
          <w:rtl/>
        </w:rPr>
        <w:t xml:space="preserve"> </w:t>
      </w:r>
      <w:r w:rsidR="00C7234E" w:rsidRPr="00DE6131">
        <w:rPr>
          <w:rFonts w:hint="cs"/>
          <w:rtl/>
        </w:rPr>
        <w:t>المباشرة</w:t>
      </w:r>
      <w:r w:rsidR="00713331" w:rsidRPr="00DE6131">
        <w:rPr>
          <w:rFonts w:hint="cs"/>
          <w:rtl/>
        </w:rPr>
        <w:t xml:space="preserve"> </w:t>
      </w:r>
      <w:r w:rsidR="00C7234E" w:rsidRPr="00DE6131">
        <w:rPr>
          <w:rFonts w:hint="cs"/>
          <w:rtl/>
        </w:rPr>
        <w:t>للمرافق</w:t>
      </w:r>
      <w:r w:rsidR="00713331" w:rsidRPr="00DE6131">
        <w:rPr>
          <w:rFonts w:hint="cs"/>
          <w:rtl/>
        </w:rPr>
        <w:t xml:space="preserve"> </w:t>
      </w:r>
      <w:r w:rsidR="00C7234E" w:rsidRPr="00DE6131">
        <w:rPr>
          <w:rFonts w:hint="cs"/>
          <w:rtl/>
        </w:rPr>
        <w:t>العامة</w:t>
      </w:r>
      <w:r w:rsidR="00713331" w:rsidRPr="00DE6131">
        <w:rPr>
          <w:rFonts w:hint="cs"/>
          <w:rtl/>
        </w:rPr>
        <w:t xml:space="preserve"> </w:t>
      </w:r>
      <w:r w:rsidR="00C7234E" w:rsidRPr="00DE6131">
        <w:rPr>
          <w:rFonts w:hint="cs"/>
          <w:rtl/>
        </w:rPr>
        <w:t>وخاصة</w:t>
      </w:r>
      <w:r w:rsidR="00713331" w:rsidRPr="00DE6131">
        <w:rPr>
          <w:rFonts w:hint="cs"/>
          <w:rtl/>
        </w:rPr>
        <w:t xml:space="preserve"> </w:t>
      </w:r>
      <w:r w:rsidR="00C7234E" w:rsidRPr="00DE6131">
        <w:rPr>
          <w:rFonts w:hint="cs"/>
          <w:rtl/>
        </w:rPr>
        <w:t>الاقتصادية</w:t>
      </w:r>
      <w:r w:rsidR="00713331" w:rsidRPr="00DE6131">
        <w:rPr>
          <w:rFonts w:hint="cs"/>
          <w:rtl/>
        </w:rPr>
        <w:t xml:space="preserve"> </w:t>
      </w:r>
      <w:r w:rsidR="00E34A84">
        <w:rPr>
          <w:rFonts w:hint="cs"/>
          <w:rtl/>
        </w:rPr>
        <w:t xml:space="preserve">منها، </w:t>
      </w:r>
      <w:r w:rsidR="00DD0626" w:rsidRPr="00DE6131">
        <w:rPr>
          <w:rFonts w:hint="cs"/>
          <w:rtl/>
        </w:rPr>
        <w:t>يصب</w:t>
      </w:r>
      <w:r w:rsidR="00713331" w:rsidRPr="00DE6131">
        <w:rPr>
          <w:rFonts w:hint="cs"/>
          <w:rtl/>
        </w:rPr>
        <w:t xml:space="preserve"> </w:t>
      </w:r>
      <w:r w:rsidR="00DD0626" w:rsidRPr="00DE6131">
        <w:rPr>
          <w:rFonts w:hint="cs"/>
          <w:rtl/>
        </w:rPr>
        <w:t>في</w:t>
      </w:r>
      <w:r w:rsidR="00713331" w:rsidRPr="00DE6131">
        <w:rPr>
          <w:rFonts w:hint="cs"/>
          <w:rtl/>
        </w:rPr>
        <w:t xml:space="preserve"> </w:t>
      </w:r>
      <w:r w:rsidR="00DD0626" w:rsidRPr="00DE6131">
        <w:rPr>
          <w:rFonts w:hint="cs"/>
          <w:rtl/>
        </w:rPr>
        <w:t>هذا</w:t>
      </w:r>
      <w:r w:rsidR="00713331" w:rsidRPr="00DE6131">
        <w:rPr>
          <w:rFonts w:hint="cs"/>
          <w:rtl/>
        </w:rPr>
        <w:t xml:space="preserve"> </w:t>
      </w:r>
      <w:r w:rsidR="00D3700D" w:rsidRPr="00DE6131">
        <w:rPr>
          <w:rFonts w:hint="cs"/>
          <w:rtl/>
        </w:rPr>
        <w:t>الاتجاه.</w:t>
      </w:r>
    </w:p>
    <w:p w14:paraId="58639EA0" w14:textId="4A332221" w:rsidR="001F13E3" w:rsidRPr="00DE6131" w:rsidRDefault="007C0B1C" w:rsidP="00960774">
      <w:pPr>
        <w:rPr>
          <w:rtl/>
        </w:rPr>
      </w:pPr>
      <w:r w:rsidRPr="00DE6131">
        <w:rPr>
          <w:rFonts w:hint="cs"/>
          <w:rtl/>
        </w:rPr>
        <w:t>فبعدما</w:t>
      </w:r>
      <w:r w:rsidR="00713331" w:rsidRPr="00DE6131">
        <w:rPr>
          <w:rFonts w:hint="cs"/>
          <w:rtl/>
        </w:rPr>
        <w:t xml:space="preserve"> </w:t>
      </w:r>
      <w:r w:rsidRPr="00DE6131">
        <w:rPr>
          <w:rFonts w:hint="cs"/>
          <w:rtl/>
        </w:rPr>
        <w:t>كان</w:t>
      </w:r>
      <w:r w:rsidR="00713331" w:rsidRPr="00DE6131">
        <w:rPr>
          <w:rFonts w:hint="cs"/>
          <w:rtl/>
        </w:rPr>
        <w:t xml:space="preserve"> </w:t>
      </w:r>
      <w:r w:rsidRPr="00DE6131">
        <w:rPr>
          <w:rFonts w:hint="cs"/>
          <w:rtl/>
        </w:rPr>
        <w:t>تسيير</w:t>
      </w:r>
      <w:r w:rsidR="00713331" w:rsidRPr="00DE6131">
        <w:rPr>
          <w:rFonts w:hint="cs"/>
          <w:rtl/>
        </w:rPr>
        <w:t xml:space="preserve"> </w:t>
      </w:r>
      <w:r w:rsidRPr="00DE6131">
        <w:rPr>
          <w:rFonts w:hint="cs"/>
          <w:rtl/>
        </w:rPr>
        <w:t>المرافق</w:t>
      </w:r>
      <w:r w:rsidR="00713331" w:rsidRPr="00DE6131">
        <w:rPr>
          <w:rFonts w:hint="cs"/>
          <w:rtl/>
        </w:rPr>
        <w:t xml:space="preserve"> </w:t>
      </w:r>
      <w:r w:rsidRPr="00DE6131">
        <w:rPr>
          <w:rFonts w:hint="cs"/>
          <w:rtl/>
        </w:rPr>
        <w:t>العامة</w:t>
      </w:r>
      <w:r w:rsidR="00713331" w:rsidRPr="00DE6131">
        <w:rPr>
          <w:rFonts w:hint="cs"/>
          <w:rtl/>
        </w:rPr>
        <w:t xml:space="preserve"> </w:t>
      </w:r>
      <w:r w:rsidRPr="00DE6131">
        <w:rPr>
          <w:rFonts w:hint="cs"/>
          <w:rtl/>
        </w:rPr>
        <w:t>حكرا</w:t>
      </w:r>
      <w:r w:rsidR="00713331" w:rsidRPr="00DE6131">
        <w:rPr>
          <w:rFonts w:hint="cs"/>
          <w:rtl/>
        </w:rPr>
        <w:t xml:space="preserve"> </w:t>
      </w:r>
      <w:r w:rsidRPr="00DE6131">
        <w:rPr>
          <w:rFonts w:hint="cs"/>
          <w:rtl/>
        </w:rPr>
        <w:t>على</w:t>
      </w:r>
      <w:r w:rsidR="00713331" w:rsidRPr="00DE6131">
        <w:rPr>
          <w:rFonts w:hint="cs"/>
          <w:rtl/>
        </w:rPr>
        <w:t xml:space="preserve"> </w:t>
      </w:r>
      <w:r w:rsidRPr="00DE6131">
        <w:rPr>
          <w:rFonts w:hint="cs"/>
          <w:rtl/>
        </w:rPr>
        <w:t>الهيئات</w:t>
      </w:r>
      <w:r w:rsidR="00713331" w:rsidRPr="00DE6131">
        <w:rPr>
          <w:rFonts w:hint="cs"/>
          <w:rtl/>
        </w:rPr>
        <w:t xml:space="preserve"> </w:t>
      </w:r>
      <w:r w:rsidRPr="00DE6131">
        <w:rPr>
          <w:rFonts w:hint="cs"/>
          <w:rtl/>
        </w:rPr>
        <w:t>العمومية،</w:t>
      </w:r>
      <w:r w:rsidR="00713331" w:rsidRPr="00DE6131">
        <w:rPr>
          <w:rFonts w:hint="cs"/>
          <w:rtl/>
        </w:rPr>
        <w:t xml:space="preserve"> </w:t>
      </w:r>
      <w:r w:rsidR="00520C2B" w:rsidRPr="00DE6131">
        <w:rPr>
          <w:rFonts w:hint="cs"/>
          <w:rtl/>
        </w:rPr>
        <w:t>ال</w:t>
      </w:r>
      <w:r w:rsidR="00735068">
        <w:rPr>
          <w:rFonts w:hint="cs"/>
          <w:rtl/>
        </w:rPr>
        <w:t>أ</w:t>
      </w:r>
      <w:r w:rsidR="00520C2B" w:rsidRPr="00DE6131">
        <w:rPr>
          <w:rFonts w:hint="cs"/>
          <w:rtl/>
        </w:rPr>
        <w:t xml:space="preserve">مر الذي </w:t>
      </w:r>
      <w:r w:rsidR="00713331" w:rsidRPr="00DE6131">
        <w:rPr>
          <w:rFonts w:hint="cs"/>
          <w:rtl/>
        </w:rPr>
        <w:t xml:space="preserve"> </w:t>
      </w:r>
      <w:r w:rsidRPr="00DE6131">
        <w:rPr>
          <w:rFonts w:hint="cs"/>
          <w:rtl/>
        </w:rPr>
        <w:t>أثقل</w:t>
      </w:r>
      <w:r w:rsidR="00713331" w:rsidRPr="00DE6131">
        <w:rPr>
          <w:rFonts w:hint="cs"/>
          <w:rtl/>
        </w:rPr>
        <w:t xml:space="preserve"> </w:t>
      </w:r>
      <w:r w:rsidRPr="00DE6131">
        <w:rPr>
          <w:rFonts w:hint="cs"/>
          <w:rtl/>
        </w:rPr>
        <w:t>كاهل</w:t>
      </w:r>
      <w:r w:rsidR="00713331" w:rsidRPr="00DE6131">
        <w:rPr>
          <w:rFonts w:hint="cs"/>
          <w:rtl/>
        </w:rPr>
        <w:t xml:space="preserve"> </w:t>
      </w:r>
      <w:r w:rsidRPr="00DE6131">
        <w:rPr>
          <w:rFonts w:hint="cs"/>
          <w:rtl/>
        </w:rPr>
        <w:t>الدولة</w:t>
      </w:r>
      <w:r w:rsidR="00713331" w:rsidRPr="00DE6131">
        <w:rPr>
          <w:rFonts w:hint="cs"/>
          <w:rtl/>
        </w:rPr>
        <w:t xml:space="preserve"> </w:t>
      </w:r>
      <w:r w:rsidRPr="00DE6131">
        <w:rPr>
          <w:rFonts w:hint="cs"/>
          <w:rtl/>
        </w:rPr>
        <w:t>وشغلها</w:t>
      </w:r>
      <w:r w:rsidR="00713331" w:rsidRPr="00DE6131">
        <w:rPr>
          <w:rFonts w:hint="cs"/>
          <w:rtl/>
        </w:rPr>
        <w:t xml:space="preserve"> </w:t>
      </w:r>
      <w:r w:rsidRPr="00DE6131">
        <w:rPr>
          <w:rFonts w:hint="cs"/>
          <w:rtl/>
        </w:rPr>
        <w:t>عن</w:t>
      </w:r>
      <w:r w:rsidR="00713331" w:rsidRPr="00DE6131">
        <w:rPr>
          <w:rFonts w:hint="cs"/>
          <w:rtl/>
        </w:rPr>
        <w:t xml:space="preserve"> </w:t>
      </w:r>
      <w:r w:rsidRPr="00DE6131">
        <w:rPr>
          <w:rFonts w:hint="cs"/>
          <w:rtl/>
        </w:rPr>
        <w:t>كثير</w:t>
      </w:r>
      <w:r w:rsidR="00713331" w:rsidRPr="00DE6131">
        <w:rPr>
          <w:rFonts w:hint="cs"/>
          <w:rtl/>
        </w:rPr>
        <w:t xml:space="preserve"> </w:t>
      </w:r>
      <w:r w:rsidRPr="00DE6131">
        <w:rPr>
          <w:rFonts w:hint="cs"/>
          <w:rtl/>
        </w:rPr>
        <w:t>من</w:t>
      </w:r>
      <w:r w:rsidR="00713331" w:rsidRPr="00DE6131">
        <w:rPr>
          <w:rFonts w:hint="cs"/>
          <w:rtl/>
        </w:rPr>
        <w:t xml:space="preserve"> </w:t>
      </w:r>
      <w:r w:rsidRPr="00DE6131">
        <w:rPr>
          <w:rFonts w:hint="cs"/>
          <w:rtl/>
        </w:rPr>
        <w:t>الوظائف</w:t>
      </w:r>
      <w:r w:rsidR="00713331" w:rsidRPr="00DE6131">
        <w:rPr>
          <w:rFonts w:hint="cs"/>
          <w:rtl/>
        </w:rPr>
        <w:t xml:space="preserve"> </w:t>
      </w:r>
      <w:r w:rsidR="00520C2B" w:rsidRPr="00DE6131">
        <w:rPr>
          <w:rFonts w:hint="cs"/>
          <w:rtl/>
        </w:rPr>
        <w:t xml:space="preserve">المهمة </w:t>
      </w:r>
      <w:r w:rsidRPr="00DE6131">
        <w:rPr>
          <w:rFonts w:hint="cs"/>
          <w:rtl/>
        </w:rPr>
        <w:t>المنوطة</w:t>
      </w:r>
      <w:r w:rsidR="00713331" w:rsidRPr="00DE6131">
        <w:rPr>
          <w:rFonts w:hint="cs"/>
          <w:rtl/>
        </w:rPr>
        <w:t xml:space="preserve"> </w:t>
      </w:r>
      <w:r w:rsidRPr="00DE6131">
        <w:rPr>
          <w:rFonts w:hint="cs"/>
          <w:rtl/>
        </w:rPr>
        <w:t>بها،</w:t>
      </w:r>
      <w:r w:rsidR="00713331" w:rsidRPr="00DE6131">
        <w:rPr>
          <w:rFonts w:hint="cs"/>
          <w:rtl/>
        </w:rPr>
        <w:t xml:space="preserve"> </w:t>
      </w:r>
      <w:r w:rsidRPr="00DE6131">
        <w:rPr>
          <w:rFonts w:hint="cs"/>
          <w:rtl/>
        </w:rPr>
        <w:t>خاصة</w:t>
      </w:r>
      <w:r w:rsidR="00713331" w:rsidRPr="00DE6131">
        <w:rPr>
          <w:rFonts w:hint="cs"/>
          <w:rtl/>
        </w:rPr>
        <w:t xml:space="preserve"> </w:t>
      </w:r>
      <w:r w:rsidRPr="00DE6131">
        <w:rPr>
          <w:rFonts w:hint="cs"/>
          <w:rtl/>
        </w:rPr>
        <w:t>وأن</w:t>
      </w:r>
      <w:r w:rsidR="00713331" w:rsidRPr="00DE6131">
        <w:rPr>
          <w:rFonts w:hint="cs"/>
          <w:rtl/>
        </w:rPr>
        <w:t xml:space="preserve"> </w:t>
      </w:r>
      <w:r w:rsidRPr="00DE6131">
        <w:rPr>
          <w:rFonts w:hint="cs"/>
          <w:rtl/>
        </w:rPr>
        <w:t>العديد</w:t>
      </w:r>
      <w:r w:rsidR="00713331" w:rsidRPr="00DE6131">
        <w:rPr>
          <w:rFonts w:hint="cs"/>
          <w:rtl/>
        </w:rPr>
        <w:t xml:space="preserve"> </w:t>
      </w:r>
      <w:r w:rsidRPr="00DE6131">
        <w:rPr>
          <w:rFonts w:hint="cs"/>
          <w:rtl/>
        </w:rPr>
        <w:t>من</w:t>
      </w:r>
      <w:r w:rsidR="00713331" w:rsidRPr="00DE6131">
        <w:rPr>
          <w:rFonts w:hint="cs"/>
          <w:rtl/>
        </w:rPr>
        <w:t xml:space="preserve"> </w:t>
      </w:r>
      <w:r w:rsidRPr="00DE6131">
        <w:rPr>
          <w:rFonts w:hint="cs"/>
          <w:rtl/>
        </w:rPr>
        <w:t>المرافق</w:t>
      </w:r>
      <w:r w:rsidR="00713331" w:rsidRPr="00DE6131">
        <w:rPr>
          <w:rFonts w:hint="cs"/>
          <w:rtl/>
        </w:rPr>
        <w:t xml:space="preserve"> </w:t>
      </w:r>
      <w:r w:rsidRPr="00DE6131">
        <w:rPr>
          <w:rFonts w:hint="cs"/>
          <w:rtl/>
        </w:rPr>
        <w:t>العامة</w:t>
      </w:r>
      <w:r w:rsidR="00713331" w:rsidRPr="00DE6131">
        <w:rPr>
          <w:rFonts w:hint="cs"/>
          <w:rtl/>
        </w:rPr>
        <w:t xml:space="preserve"> </w:t>
      </w:r>
      <w:r w:rsidR="00520C2B" w:rsidRPr="00DE6131">
        <w:rPr>
          <w:rFonts w:hint="cs"/>
          <w:rtl/>
        </w:rPr>
        <w:t xml:space="preserve">ذات طبيعة </w:t>
      </w:r>
      <w:r w:rsidR="00713331" w:rsidRPr="00DE6131">
        <w:rPr>
          <w:rFonts w:hint="cs"/>
          <w:rtl/>
        </w:rPr>
        <w:t xml:space="preserve"> </w:t>
      </w:r>
      <w:r w:rsidRPr="00DE6131">
        <w:rPr>
          <w:rFonts w:hint="cs"/>
          <w:rtl/>
        </w:rPr>
        <w:t>خدماتية</w:t>
      </w:r>
      <w:r w:rsidR="00713331" w:rsidRPr="00DE6131">
        <w:rPr>
          <w:rFonts w:hint="cs"/>
          <w:rtl/>
        </w:rPr>
        <w:t xml:space="preserve"> </w:t>
      </w:r>
      <w:r w:rsidR="00520C2B" w:rsidRPr="00DE6131">
        <w:rPr>
          <w:rFonts w:hint="cs"/>
          <w:rtl/>
        </w:rPr>
        <w:t xml:space="preserve">وأخرى </w:t>
      </w:r>
      <w:r w:rsidRPr="00DE6131">
        <w:rPr>
          <w:rFonts w:hint="cs"/>
          <w:rtl/>
        </w:rPr>
        <w:t>ذات</w:t>
      </w:r>
      <w:r w:rsidR="00713331" w:rsidRPr="00DE6131">
        <w:rPr>
          <w:rFonts w:hint="cs"/>
          <w:rtl/>
        </w:rPr>
        <w:t xml:space="preserve"> </w:t>
      </w:r>
      <w:r w:rsidRPr="00DE6131">
        <w:rPr>
          <w:rFonts w:hint="cs"/>
          <w:rtl/>
        </w:rPr>
        <w:t>طابع</w:t>
      </w:r>
      <w:r w:rsidR="00713331" w:rsidRPr="00DE6131">
        <w:rPr>
          <w:rFonts w:hint="cs"/>
          <w:rtl/>
        </w:rPr>
        <w:t xml:space="preserve"> </w:t>
      </w:r>
      <w:r w:rsidRPr="00DE6131">
        <w:rPr>
          <w:rFonts w:hint="cs"/>
          <w:rtl/>
        </w:rPr>
        <w:t>صناعي</w:t>
      </w:r>
      <w:r w:rsidR="00713331" w:rsidRPr="00DE6131">
        <w:rPr>
          <w:rFonts w:hint="cs"/>
          <w:rtl/>
        </w:rPr>
        <w:t xml:space="preserve"> </w:t>
      </w:r>
      <w:r w:rsidRPr="00DE6131">
        <w:rPr>
          <w:rFonts w:hint="cs"/>
          <w:rtl/>
        </w:rPr>
        <w:t>وتجاري</w:t>
      </w:r>
      <w:r w:rsidR="00713331" w:rsidRPr="00DE6131">
        <w:rPr>
          <w:rFonts w:hint="cs"/>
          <w:rtl/>
        </w:rPr>
        <w:t xml:space="preserve"> </w:t>
      </w:r>
      <w:r w:rsidR="00520C2B" w:rsidRPr="00DE6131">
        <w:rPr>
          <w:rFonts w:hint="cs"/>
          <w:rtl/>
        </w:rPr>
        <w:t xml:space="preserve">تناسب أكثر الخواص، بل </w:t>
      </w:r>
      <w:r w:rsidRPr="00DE6131">
        <w:rPr>
          <w:rFonts w:hint="cs"/>
          <w:rtl/>
        </w:rPr>
        <w:t>يمكن</w:t>
      </w:r>
      <w:r w:rsidR="00713331" w:rsidRPr="00DE6131">
        <w:rPr>
          <w:rFonts w:hint="cs"/>
          <w:rtl/>
        </w:rPr>
        <w:t xml:space="preserve"> </w:t>
      </w:r>
      <w:r w:rsidRPr="00DE6131">
        <w:rPr>
          <w:rFonts w:hint="cs"/>
          <w:rtl/>
        </w:rPr>
        <w:t>ت</w:t>
      </w:r>
      <w:r w:rsidR="005B7782" w:rsidRPr="00DE6131">
        <w:rPr>
          <w:rFonts w:hint="cs"/>
          <w:rtl/>
        </w:rPr>
        <w:t>حقيقها</w:t>
      </w:r>
      <w:r w:rsidR="00713331" w:rsidRPr="00DE6131">
        <w:rPr>
          <w:rFonts w:hint="cs"/>
          <w:rtl/>
        </w:rPr>
        <w:t xml:space="preserve"> </w:t>
      </w:r>
      <w:r w:rsidR="00364B7B" w:rsidRPr="00DE6131">
        <w:rPr>
          <w:rFonts w:hint="cs"/>
          <w:rtl/>
        </w:rPr>
        <w:t>بشكل</w:t>
      </w:r>
      <w:r w:rsidR="00713331" w:rsidRPr="00DE6131">
        <w:rPr>
          <w:rFonts w:hint="cs"/>
          <w:rtl/>
        </w:rPr>
        <w:t xml:space="preserve"> </w:t>
      </w:r>
      <w:r w:rsidR="00364B7B" w:rsidRPr="00DE6131">
        <w:rPr>
          <w:rFonts w:hint="cs"/>
          <w:rtl/>
        </w:rPr>
        <w:t>أكثر</w:t>
      </w:r>
      <w:r w:rsidR="00713331" w:rsidRPr="00DE6131">
        <w:rPr>
          <w:rFonts w:hint="cs"/>
          <w:rtl/>
        </w:rPr>
        <w:t xml:space="preserve"> </w:t>
      </w:r>
      <w:r w:rsidR="00364B7B" w:rsidRPr="00DE6131">
        <w:rPr>
          <w:rFonts w:hint="cs"/>
          <w:rtl/>
        </w:rPr>
        <w:t>فعالية</w:t>
      </w:r>
      <w:r w:rsidR="00713331" w:rsidRPr="00DE6131">
        <w:rPr>
          <w:rFonts w:hint="cs"/>
          <w:rtl/>
        </w:rPr>
        <w:t xml:space="preserve"> </w:t>
      </w:r>
      <w:r w:rsidR="005B7782" w:rsidRPr="00DE6131">
        <w:rPr>
          <w:rFonts w:hint="cs"/>
          <w:rtl/>
        </w:rPr>
        <w:t>عن</w:t>
      </w:r>
      <w:r w:rsidR="00713331" w:rsidRPr="00DE6131">
        <w:rPr>
          <w:rFonts w:hint="cs"/>
          <w:rtl/>
        </w:rPr>
        <w:t xml:space="preserve"> </w:t>
      </w:r>
      <w:r w:rsidR="005B7782" w:rsidRPr="00DE6131">
        <w:rPr>
          <w:rFonts w:hint="cs"/>
          <w:rtl/>
        </w:rPr>
        <w:t>طريق</w:t>
      </w:r>
      <w:r w:rsidR="00713331" w:rsidRPr="00DE6131">
        <w:rPr>
          <w:rFonts w:hint="cs"/>
          <w:rtl/>
        </w:rPr>
        <w:t xml:space="preserve"> </w:t>
      </w:r>
      <w:r w:rsidR="005B7782" w:rsidRPr="00DE6131">
        <w:rPr>
          <w:rFonts w:hint="cs"/>
          <w:rtl/>
        </w:rPr>
        <w:t>إشراك</w:t>
      </w:r>
      <w:r w:rsidR="00713331" w:rsidRPr="00DE6131">
        <w:rPr>
          <w:rFonts w:hint="cs"/>
          <w:rtl/>
        </w:rPr>
        <w:t xml:space="preserve"> </w:t>
      </w:r>
      <w:r w:rsidR="005B7782" w:rsidRPr="00DE6131">
        <w:rPr>
          <w:rFonts w:hint="cs"/>
          <w:rtl/>
        </w:rPr>
        <w:t>القطاع</w:t>
      </w:r>
      <w:r w:rsidR="00713331" w:rsidRPr="00DE6131">
        <w:rPr>
          <w:rFonts w:hint="cs"/>
          <w:rtl/>
        </w:rPr>
        <w:t xml:space="preserve"> </w:t>
      </w:r>
      <w:r w:rsidR="005B7782" w:rsidRPr="00DE6131">
        <w:rPr>
          <w:rFonts w:hint="cs"/>
          <w:rtl/>
        </w:rPr>
        <w:t>الخاص</w:t>
      </w:r>
      <w:r w:rsidR="00713331" w:rsidRPr="00DE6131">
        <w:rPr>
          <w:rFonts w:hint="cs"/>
          <w:rtl/>
        </w:rPr>
        <w:t xml:space="preserve"> </w:t>
      </w:r>
      <w:r w:rsidR="005B7782" w:rsidRPr="00DE6131">
        <w:rPr>
          <w:rFonts w:hint="cs"/>
          <w:rtl/>
        </w:rPr>
        <w:t>في</w:t>
      </w:r>
      <w:r w:rsidR="00713331" w:rsidRPr="00DE6131">
        <w:rPr>
          <w:rFonts w:hint="cs"/>
          <w:rtl/>
        </w:rPr>
        <w:t xml:space="preserve"> </w:t>
      </w:r>
      <w:r w:rsidR="00735068">
        <w:rPr>
          <w:rFonts w:hint="cs"/>
          <w:rtl/>
        </w:rPr>
        <w:t>إ</w:t>
      </w:r>
      <w:r w:rsidR="005B7782" w:rsidRPr="00DE6131">
        <w:rPr>
          <w:rFonts w:hint="cs"/>
          <w:rtl/>
        </w:rPr>
        <w:t>قامتها</w:t>
      </w:r>
      <w:r w:rsidR="00713331" w:rsidRPr="00DE6131">
        <w:rPr>
          <w:rFonts w:hint="cs"/>
          <w:rtl/>
        </w:rPr>
        <w:t xml:space="preserve"> </w:t>
      </w:r>
      <w:r w:rsidR="005B7782" w:rsidRPr="00DE6131">
        <w:rPr>
          <w:rFonts w:hint="cs"/>
          <w:rtl/>
        </w:rPr>
        <w:t>واستغلالها</w:t>
      </w:r>
      <w:r w:rsidR="00713331" w:rsidRPr="00DE6131">
        <w:rPr>
          <w:rFonts w:hint="cs"/>
          <w:rtl/>
        </w:rPr>
        <w:t xml:space="preserve"> </w:t>
      </w:r>
      <w:r w:rsidR="005B7782" w:rsidRPr="00DE6131">
        <w:rPr>
          <w:rFonts w:hint="cs"/>
          <w:rtl/>
        </w:rPr>
        <w:t>دون</w:t>
      </w:r>
      <w:r w:rsidR="00713331" w:rsidRPr="00DE6131">
        <w:rPr>
          <w:rFonts w:hint="cs"/>
          <w:rtl/>
        </w:rPr>
        <w:t xml:space="preserve"> </w:t>
      </w:r>
      <w:r w:rsidR="00364B7B" w:rsidRPr="00DE6131">
        <w:rPr>
          <w:rFonts w:hint="cs"/>
          <w:rtl/>
        </w:rPr>
        <w:t>الرجوع</w:t>
      </w:r>
      <w:r w:rsidR="00713331" w:rsidRPr="00DE6131">
        <w:rPr>
          <w:rFonts w:hint="cs"/>
          <w:rtl/>
        </w:rPr>
        <w:t xml:space="preserve"> </w:t>
      </w:r>
      <w:r w:rsidR="00364B7B" w:rsidRPr="00DE6131">
        <w:rPr>
          <w:rFonts w:hint="cs"/>
          <w:rtl/>
        </w:rPr>
        <w:t>إلى</w:t>
      </w:r>
      <w:r w:rsidR="00713331" w:rsidRPr="00DE6131">
        <w:rPr>
          <w:rFonts w:hint="cs"/>
          <w:rtl/>
        </w:rPr>
        <w:t xml:space="preserve"> </w:t>
      </w:r>
      <w:r w:rsidR="00686D26" w:rsidRPr="00DE6131">
        <w:rPr>
          <w:rFonts w:hint="cs"/>
          <w:rtl/>
        </w:rPr>
        <w:t>أموال</w:t>
      </w:r>
      <w:r w:rsidR="00713331" w:rsidRPr="00DE6131">
        <w:rPr>
          <w:rFonts w:hint="cs"/>
          <w:rtl/>
        </w:rPr>
        <w:t xml:space="preserve"> </w:t>
      </w:r>
      <w:r w:rsidR="005B7782" w:rsidRPr="00DE6131">
        <w:rPr>
          <w:rFonts w:hint="cs"/>
          <w:rtl/>
        </w:rPr>
        <w:t>الخزينة</w:t>
      </w:r>
      <w:r w:rsidR="00713331" w:rsidRPr="00DE6131">
        <w:rPr>
          <w:rFonts w:hint="cs"/>
          <w:rtl/>
        </w:rPr>
        <w:t xml:space="preserve"> </w:t>
      </w:r>
      <w:r w:rsidR="008924D6" w:rsidRPr="00DE6131">
        <w:rPr>
          <w:rFonts w:hint="cs"/>
          <w:rtl/>
        </w:rPr>
        <w:t>العمومية ويسمح</w:t>
      </w:r>
      <w:r w:rsidR="001645B2" w:rsidRPr="00DE6131">
        <w:rPr>
          <w:rFonts w:hint="cs"/>
          <w:rtl/>
        </w:rPr>
        <w:t xml:space="preserve"> أسلوب التسيير المفوض بتحقيق</w:t>
      </w:r>
      <w:r w:rsidR="001F13E3" w:rsidRPr="00DE6131">
        <w:rPr>
          <w:rFonts w:hint="cs"/>
          <w:rtl/>
        </w:rPr>
        <w:t xml:space="preserve"> المصلحة العامة </w:t>
      </w:r>
      <w:r w:rsidR="00520C2B" w:rsidRPr="00DE6131">
        <w:rPr>
          <w:rFonts w:hint="cs"/>
          <w:rtl/>
        </w:rPr>
        <w:t xml:space="preserve">بكل مقتضياتها </w:t>
      </w:r>
      <w:r w:rsidR="001F13E3" w:rsidRPr="00DE6131">
        <w:rPr>
          <w:rFonts w:hint="cs"/>
          <w:rtl/>
        </w:rPr>
        <w:t xml:space="preserve">من خلال </w:t>
      </w:r>
      <w:r w:rsidR="002F608B">
        <w:rPr>
          <w:rFonts w:hint="cs"/>
          <w:rtl/>
        </w:rPr>
        <w:t>إ</w:t>
      </w:r>
      <w:r w:rsidR="001645B2" w:rsidRPr="00DE6131">
        <w:rPr>
          <w:rFonts w:hint="cs"/>
          <w:rtl/>
        </w:rPr>
        <w:t>تاحة</w:t>
      </w:r>
      <w:r w:rsidR="001F13E3" w:rsidRPr="00DE6131">
        <w:rPr>
          <w:rFonts w:hint="cs"/>
          <w:rtl/>
        </w:rPr>
        <w:t xml:space="preserve"> </w:t>
      </w:r>
      <w:r w:rsidR="001645B2" w:rsidRPr="00DE6131">
        <w:rPr>
          <w:rFonts w:hint="cs"/>
          <w:rtl/>
        </w:rPr>
        <w:t>الفرصة</w:t>
      </w:r>
      <w:r w:rsidR="001F13E3" w:rsidRPr="00DE6131">
        <w:rPr>
          <w:rFonts w:hint="cs"/>
          <w:rtl/>
        </w:rPr>
        <w:t xml:space="preserve"> لمؤسسات م</w:t>
      </w:r>
      <w:r w:rsidR="001645B2" w:rsidRPr="00DE6131">
        <w:rPr>
          <w:rFonts w:hint="cs"/>
          <w:rtl/>
        </w:rPr>
        <w:t>تخص</w:t>
      </w:r>
      <w:r w:rsidR="001F13E3" w:rsidRPr="00DE6131">
        <w:rPr>
          <w:rFonts w:hint="cs"/>
          <w:rtl/>
        </w:rPr>
        <w:t xml:space="preserve">صة في </w:t>
      </w:r>
      <w:r w:rsidR="001645B2" w:rsidRPr="00DE6131">
        <w:rPr>
          <w:rFonts w:hint="cs"/>
          <w:rtl/>
        </w:rPr>
        <w:t>مجال معين من ال</w:t>
      </w:r>
      <w:r w:rsidR="001F13E3" w:rsidRPr="00DE6131">
        <w:rPr>
          <w:rFonts w:hint="cs"/>
          <w:rtl/>
        </w:rPr>
        <w:t xml:space="preserve">خدمات </w:t>
      </w:r>
      <w:r w:rsidR="001645B2" w:rsidRPr="00DE6131">
        <w:rPr>
          <w:rFonts w:hint="cs"/>
          <w:rtl/>
        </w:rPr>
        <w:t xml:space="preserve">تستطيع إدارة </w:t>
      </w:r>
      <w:r w:rsidR="00426D20" w:rsidRPr="00DE6131">
        <w:rPr>
          <w:rFonts w:hint="cs"/>
          <w:rtl/>
        </w:rPr>
        <w:t xml:space="preserve"> المرافق العامة بطريقة تقنية </w:t>
      </w:r>
      <w:r w:rsidR="001645B2" w:rsidRPr="00DE6131">
        <w:rPr>
          <w:rFonts w:hint="cs"/>
          <w:rtl/>
        </w:rPr>
        <w:t>وب</w:t>
      </w:r>
      <w:r w:rsidR="00426D20" w:rsidRPr="00DE6131">
        <w:rPr>
          <w:rFonts w:hint="cs"/>
          <w:rtl/>
        </w:rPr>
        <w:t xml:space="preserve">نجاعة </w:t>
      </w:r>
      <w:r w:rsidR="001645B2" w:rsidRPr="00DE6131">
        <w:rPr>
          <w:rFonts w:hint="cs"/>
          <w:rtl/>
        </w:rPr>
        <w:t xml:space="preserve"> وفعالية </w:t>
      </w:r>
      <w:r w:rsidR="002F608B">
        <w:rPr>
          <w:rFonts w:hint="cs"/>
          <w:rtl/>
        </w:rPr>
        <w:t>أ</w:t>
      </w:r>
      <w:r w:rsidR="00426D20" w:rsidRPr="00DE6131">
        <w:rPr>
          <w:rFonts w:hint="cs"/>
          <w:rtl/>
        </w:rPr>
        <w:t>كثر للمرافق العامة</w:t>
      </w:r>
      <w:r w:rsidR="001645B2" w:rsidRPr="00DE6131">
        <w:rPr>
          <w:rFonts w:hint="cs"/>
          <w:rtl/>
        </w:rPr>
        <w:t xml:space="preserve">، وهي في الوقت ذاته </w:t>
      </w:r>
      <w:r w:rsidR="00426D20" w:rsidRPr="00DE6131">
        <w:rPr>
          <w:rFonts w:hint="cs"/>
          <w:rtl/>
        </w:rPr>
        <w:t xml:space="preserve"> </w:t>
      </w:r>
      <w:r w:rsidR="00520C2B" w:rsidRPr="00DE6131">
        <w:rPr>
          <w:rFonts w:hint="cs"/>
          <w:rtl/>
        </w:rPr>
        <w:t xml:space="preserve">تخفف من </w:t>
      </w:r>
      <w:r w:rsidR="00426D20" w:rsidRPr="00DE6131">
        <w:rPr>
          <w:rFonts w:hint="cs"/>
          <w:rtl/>
        </w:rPr>
        <w:t>عبء</w:t>
      </w:r>
      <w:r w:rsidR="00520C2B" w:rsidRPr="00DE6131">
        <w:rPr>
          <w:rFonts w:hint="cs"/>
          <w:rtl/>
        </w:rPr>
        <w:t xml:space="preserve"> </w:t>
      </w:r>
      <w:r w:rsidR="008924D6" w:rsidRPr="00DE6131">
        <w:rPr>
          <w:rFonts w:hint="cs"/>
          <w:rtl/>
        </w:rPr>
        <w:t>التسيي</w:t>
      </w:r>
      <w:r w:rsidR="008924D6" w:rsidRPr="00DE6131">
        <w:rPr>
          <w:rtl/>
        </w:rPr>
        <w:t>ر</w:t>
      </w:r>
      <w:r w:rsidR="00426D20" w:rsidRPr="00DE6131">
        <w:rPr>
          <w:rFonts w:hint="cs"/>
          <w:rtl/>
        </w:rPr>
        <w:t xml:space="preserve"> على </w:t>
      </w:r>
      <w:r w:rsidR="00520C2B" w:rsidRPr="00DE6131">
        <w:rPr>
          <w:rFonts w:hint="cs"/>
          <w:rtl/>
        </w:rPr>
        <w:t>خزينة الدولة</w:t>
      </w:r>
      <w:r w:rsidR="00513691" w:rsidRPr="00DE6131">
        <w:rPr>
          <w:rStyle w:val="Appelnotedebasdep"/>
          <w:color w:val="000000" w:themeColor="text1"/>
          <w:rtl/>
        </w:rPr>
        <w:footnoteReference w:id="12"/>
      </w:r>
      <w:r w:rsidR="002F608B">
        <w:rPr>
          <w:rFonts w:hint="cs"/>
          <w:rtl/>
        </w:rPr>
        <w:t>.</w:t>
      </w:r>
    </w:p>
    <w:p w14:paraId="33435F56" w14:textId="19DCE468" w:rsidR="00DD0626" w:rsidRPr="00DE6131" w:rsidRDefault="002A46DC" w:rsidP="00960774">
      <w:pPr>
        <w:rPr>
          <w:rtl/>
        </w:rPr>
      </w:pPr>
      <w:r w:rsidRPr="00DE6131">
        <w:rPr>
          <w:rFonts w:hint="cs"/>
          <w:rtl/>
        </w:rPr>
        <w:t>فاعتبر</w:t>
      </w:r>
      <w:r w:rsidR="00713331" w:rsidRPr="00DE6131">
        <w:rPr>
          <w:rFonts w:hint="cs"/>
          <w:rtl/>
        </w:rPr>
        <w:t xml:space="preserve"> </w:t>
      </w:r>
      <w:r w:rsidR="002D2267" w:rsidRPr="00DE6131">
        <w:rPr>
          <w:rFonts w:hint="cs"/>
          <w:rtl/>
        </w:rPr>
        <w:t>التدبير</w:t>
      </w:r>
      <w:r w:rsidR="00713331" w:rsidRPr="00DE6131">
        <w:rPr>
          <w:rFonts w:hint="cs"/>
          <w:rtl/>
        </w:rPr>
        <w:t xml:space="preserve"> </w:t>
      </w:r>
      <w:r w:rsidR="00DD0626" w:rsidRPr="00DE6131">
        <w:rPr>
          <w:rFonts w:hint="cs"/>
          <w:rtl/>
        </w:rPr>
        <w:t>المفوض</w:t>
      </w:r>
      <w:r w:rsidR="00713331" w:rsidRPr="00DE6131">
        <w:rPr>
          <w:rFonts w:hint="cs"/>
          <w:rtl/>
        </w:rPr>
        <w:t xml:space="preserve"> </w:t>
      </w:r>
      <w:r w:rsidR="00DD0626" w:rsidRPr="00DE6131">
        <w:rPr>
          <w:rFonts w:hint="cs"/>
          <w:rtl/>
        </w:rPr>
        <w:t>للمرفق</w:t>
      </w:r>
      <w:r w:rsidR="00713331" w:rsidRPr="00DE6131">
        <w:rPr>
          <w:rFonts w:hint="cs"/>
          <w:rtl/>
        </w:rPr>
        <w:t xml:space="preserve"> </w:t>
      </w:r>
      <w:r w:rsidR="00D3700D" w:rsidRPr="00DE6131">
        <w:rPr>
          <w:rFonts w:hint="cs"/>
          <w:rtl/>
        </w:rPr>
        <w:t>العام</w:t>
      </w:r>
      <w:r w:rsidR="00713331" w:rsidRPr="00DE6131">
        <w:rPr>
          <w:rFonts w:hint="cs"/>
          <w:rtl/>
        </w:rPr>
        <w:t xml:space="preserve"> </w:t>
      </w:r>
      <w:r w:rsidR="00DD0626" w:rsidRPr="00DE6131">
        <w:rPr>
          <w:rFonts w:hint="cs"/>
          <w:rtl/>
        </w:rPr>
        <w:t>من</w:t>
      </w:r>
      <w:r w:rsidR="00713331" w:rsidRPr="00DE6131">
        <w:rPr>
          <w:rFonts w:hint="cs"/>
          <w:rtl/>
        </w:rPr>
        <w:t xml:space="preserve"> </w:t>
      </w:r>
      <w:r w:rsidR="00D3700D" w:rsidRPr="00DE6131">
        <w:rPr>
          <w:rFonts w:hint="cs"/>
          <w:rtl/>
        </w:rPr>
        <w:t>التقنيات</w:t>
      </w:r>
      <w:r w:rsidR="00713331" w:rsidRPr="00DE6131">
        <w:rPr>
          <w:rFonts w:hint="cs"/>
          <w:rtl/>
        </w:rPr>
        <w:t xml:space="preserve"> </w:t>
      </w:r>
      <w:r w:rsidR="00DD0626" w:rsidRPr="00DE6131">
        <w:rPr>
          <w:rFonts w:hint="cs"/>
          <w:rtl/>
        </w:rPr>
        <w:t>الحديثة</w:t>
      </w:r>
      <w:r w:rsidR="00713331" w:rsidRPr="00DE6131">
        <w:rPr>
          <w:rFonts w:hint="cs"/>
          <w:rtl/>
        </w:rPr>
        <w:t xml:space="preserve"> </w:t>
      </w:r>
      <w:r w:rsidR="00DD0626" w:rsidRPr="00DE6131">
        <w:rPr>
          <w:rFonts w:hint="cs"/>
          <w:rtl/>
        </w:rPr>
        <w:t>التي</w:t>
      </w:r>
      <w:r w:rsidR="00713331" w:rsidRPr="00DE6131">
        <w:rPr>
          <w:rFonts w:hint="cs"/>
          <w:rtl/>
        </w:rPr>
        <w:t xml:space="preserve"> </w:t>
      </w:r>
      <w:r w:rsidR="00DD0626" w:rsidRPr="00DE6131">
        <w:rPr>
          <w:rFonts w:hint="cs"/>
          <w:rtl/>
        </w:rPr>
        <w:t>اعتمد</w:t>
      </w:r>
      <w:r w:rsidR="00D3700D" w:rsidRPr="00DE6131">
        <w:rPr>
          <w:rFonts w:hint="cs"/>
          <w:rtl/>
        </w:rPr>
        <w:t>ت</w:t>
      </w:r>
      <w:r w:rsidR="00DD0626" w:rsidRPr="00DE6131">
        <w:rPr>
          <w:rFonts w:hint="cs"/>
          <w:rtl/>
        </w:rPr>
        <w:t>ها</w:t>
      </w:r>
      <w:r w:rsidR="00713331" w:rsidRPr="00DE6131">
        <w:rPr>
          <w:rFonts w:hint="cs"/>
          <w:rtl/>
        </w:rPr>
        <w:t xml:space="preserve"> </w:t>
      </w:r>
      <w:r w:rsidR="00686D26" w:rsidRPr="00DE6131">
        <w:rPr>
          <w:rFonts w:hint="cs"/>
          <w:rtl/>
        </w:rPr>
        <w:t>الجزائر</w:t>
      </w:r>
      <w:r w:rsidR="00713331" w:rsidRPr="00DE6131">
        <w:rPr>
          <w:rFonts w:hint="cs"/>
          <w:rtl/>
        </w:rPr>
        <w:t xml:space="preserve"> </w:t>
      </w:r>
      <w:r w:rsidR="00686D26" w:rsidRPr="00DE6131">
        <w:rPr>
          <w:rFonts w:hint="cs"/>
          <w:rtl/>
        </w:rPr>
        <w:t>على</w:t>
      </w:r>
      <w:r w:rsidR="00713331" w:rsidRPr="00DE6131">
        <w:rPr>
          <w:rFonts w:hint="cs"/>
          <w:rtl/>
        </w:rPr>
        <w:t xml:space="preserve"> </w:t>
      </w:r>
      <w:r w:rsidR="00686D26" w:rsidRPr="00DE6131">
        <w:rPr>
          <w:rFonts w:hint="cs"/>
          <w:rtl/>
        </w:rPr>
        <w:t>غرار</w:t>
      </w:r>
      <w:r w:rsidR="00713331" w:rsidRPr="00DE6131">
        <w:rPr>
          <w:rFonts w:hint="cs"/>
          <w:rtl/>
        </w:rPr>
        <w:t xml:space="preserve"> </w:t>
      </w:r>
      <w:r w:rsidR="00D3700D" w:rsidRPr="00DE6131">
        <w:rPr>
          <w:rFonts w:hint="cs"/>
          <w:rtl/>
        </w:rPr>
        <w:t>العديد</w:t>
      </w:r>
      <w:r w:rsidR="00713331" w:rsidRPr="00DE6131">
        <w:rPr>
          <w:rFonts w:hint="cs"/>
          <w:rtl/>
        </w:rPr>
        <w:t xml:space="preserve"> </w:t>
      </w:r>
      <w:r w:rsidR="00D3700D" w:rsidRPr="00DE6131">
        <w:rPr>
          <w:rFonts w:hint="cs"/>
          <w:rtl/>
        </w:rPr>
        <w:t>من</w:t>
      </w:r>
      <w:r w:rsidR="00713331" w:rsidRPr="00DE6131">
        <w:rPr>
          <w:rFonts w:hint="cs"/>
          <w:rtl/>
        </w:rPr>
        <w:t xml:space="preserve"> </w:t>
      </w:r>
      <w:r w:rsidR="00D3700D" w:rsidRPr="00DE6131">
        <w:rPr>
          <w:rFonts w:hint="cs"/>
          <w:rtl/>
        </w:rPr>
        <w:t>الدول</w:t>
      </w:r>
      <w:r w:rsidR="00DD0626" w:rsidRPr="00DE6131">
        <w:rPr>
          <w:rFonts w:hint="cs"/>
          <w:rtl/>
        </w:rPr>
        <w:t>،</w:t>
      </w:r>
      <w:r w:rsidR="00713331" w:rsidRPr="00DE6131">
        <w:rPr>
          <w:rFonts w:hint="cs"/>
          <w:rtl/>
        </w:rPr>
        <w:t xml:space="preserve"> </w:t>
      </w:r>
      <w:r w:rsidR="00DD0626" w:rsidRPr="00DE6131">
        <w:rPr>
          <w:rFonts w:hint="cs"/>
          <w:rtl/>
        </w:rPr>
        <w:t>وهو</w:t>
      </w:r>
      <w:r w:rsidR="00713331" w:rsidRPr="00DE6131">
        <w:rPr>
          <w:rFonts w:hint="cs"/>
          <w:rtl/>
        </w:rPr>
        <w:t xml:space="preserve"> </w:t>
      </w:r>
      <w:r w:rsidR="00DD0626" w:rsidRPr="00DE6131">
        <w:rPr>
          <w:rFonts w:hint="cs"/>
          <w:rtl/>
        </w:rPr>
        <w:t>أسلوب</w:t>
      </w:r>
      <w:r w:rsidR="00713331" w:rsidRPr="00DE6131">
        <w:rPr>
          <w:rFonts w:hint="cs"/>
          <w:rtl/>
        </w:rPr>
        <w:t xml:space="preserve"> </w:t>
      </w:r>
      <w:r w:rsidR="00DD0626" w:rsidRPr="00DE6131">
        <w:rPr>
          <w:rFonts w:hint="cs"/>
          <w:rtl/>
        </w:rPr>
        <w:t>حديث</w:t>
      </w:r>
      <w:r w:rsidR="00713331" w:rsidRPr="00DE6131">
        <w:rPr>
          <w:rFonts w:hint="cs"/>
          <w:rtl/>
        </w:rPr>
        <w:t xml:space="preserve"> </w:t>
      </w:r>
      <w:r w:rsidR="00686D26" w:rsidRPr="00DE6131">
        <w:rPr>
          <w:rFonts w:hint="cs"/>
          <w:rtl/>
        </w:rPr>
        <w:t>نوعا</w:t>
      </w:r>
      <w:r w:rsidR="00581751" w:rsidRPr="00DE6131">
        <w:rPr>
          <w:rFonts w:hint="cs"/>
          <w:rtl/>
        </w:rPr>
        <w:t xml:space="preserve"> و</w:t>
      </w:r>
      <w:r w:rsidR="00686D26" w:rsidRPr="00DE6131">
        <w:rPr>
          <w:rFonts w:hint="cs"/>
          <w:rtl/>
        </w:rPr>
        <w:t>نظام</w:t>
      </w:r>
      <w:r w:rsidR="00713331" w:rsidRPr="00DE6131">
        <w:rPr>
          <w:rFonts w:hint="cs"/>
          <w:rtl/>
        </w:rPr>
        <w:t xml:space="preserve"> </w:t>
      </w:r>
      <w:r w:rsidR="00686D26" w:rsidRPr="00DE6131">
        <w:rPr>
          <w:rFonts w:hint="cs"/>
          <w:rtl/>
        </w:rPr>
        <w:t>قانوني</w:t>
      </w:r>
      <w:r w:rsidR="00713331" w:rsidRPr="00DE6131">
        <w:rPr>
          <w:rFonts w:hint="cs"/>
          <w:rtl/>
        </w:rPr>
        <w:t xml:space="preserve"> </w:t>
      </w:r>
      <w:r w:rsidR="00686D26" w:rsidRPr="00DE6131">
        <w:rPr>
          <w:rFonts w:hint="cs"/>
          <w:rtl/>
        </w:rPr>
        <w:t>موحد</w:t>
      </w:r>
      <w:r w:rsidR="00713331" w:rsidRPr="00DE6131">
        <w:rPr>
          <w:rFonts w:hint="cs"/>
          <w:rtl/>
        </w:rPr>
        <w:t xml:space="preserve"> </w:t>
      </w:r>
      <w:r w:rsidR="00686D26" w:rsidRPr="00DE6131">
        <w:rPr>
          <w:rFonts w:hint="cs"/>
          <w:rtl/>
        </w:rPr>
        <w:t>قائم</w:t>
      </w:r>
      <w:r w:rsidR="00713331" w:rsidRPr="00DE6131">
        <w:rPr>
          <w:rFonts w:hint="cs"/>
          <w:rtl/>
        </w:rPr>
        <w:t xml:space="preserve"> </w:t>
      </w:r>
      <w:r w:rsidR="00686D26" w:rsidRPr="00DE6131">
        <w:rPr>
          <w:rFonts w:hint="cs"/>
          <w:rtl/>
        </w:rPr>
        <w:t>بذاته،</w:t>
      </w:r>
      <w:r w:rsidR="00713331" w:rsidRPr="00DE6131">
        <w:rPr>
          <w:rFonts w:hint="cs"/>
          <w:rtl/>
        </w:rPr>
        <w:t xml:space="preserve"> </w:t>
      </w:r>
      <w:r w:rsidR="00686D26" w:rsidRPr="00DE6131">
        <w:rPr>
          <w:rFonts w:hint="cs"/>
          <w:rtl/>
        </w:rPr>
        <w:t>قديم</w:t>
      </w:r>
      <w:r w:rsidR="00713331" w:rsidRPr="00DE6131">
        <w:rPr>
          <w:rFonts w:hint="cs"/>
          <w:rtl/>
        </w:rPr>
        <w:t xml:space="preserve"> </w:t>
      </w:r>
      <w:r w:rsidR="00686D26" w:rsidRPr="00DE6131">
        <w:rPr>
          <w:rFonts w:hint="cs"/>
          <w:rtl/>
        </w:rPr>
        <w:t>في</w:t>
      </w:r>
      <w:r w:rsidR="00713331" w:rsidRPr="00DE6131">
        <w:rPr>
          <w:rFonts w:hint="cs"/>
          <w:rtl/>
        </w:rPr>
        <w:t xml:space="preserve"> </w:t>
      </w:r>
      <w:r w:rsidR="00686D26" w:rsidRPr="00DE6131">
        <w:rPr>
          <w:rFonts w:hint="cs"/>
          <w:rtl/>
        </w:rPr>
        <w:t>تطبيقاته</w:t>
      </w:r>
      <w:r w:rsidR="007D0402" w:rsidRPr="00DE6131">
        <w:rPr>
          <w:rFonts w:hint="cs"/>
          <w:rtl/>
        </w:rPr>
        <w:t xml:space="preserve"> حديث في المفاهيم</w:t>
      </w:r>
      <w:r w:rsidR="00581751" w:rsidRPr="00DE6131">
        <w:rPr>
          <w:rFonts w:hint="cs"/>
          <w:rtl/>
        </w:rPr>
        <w:t>،</w:t>
      </w:r>
      <w:r w:rsidR="00713331" w:rsidRPr="00DE6131">
        <w:rPr>
          <w:rFonts w:hint="cs"/>
          <w:rtl/>
        </w:rPr>
        <w:t xml:space="preserve"> </w:t>
      </w:r>
      <w:r w:rsidR="00D3700D" w:rsidRPr="00DE6131">
        <w:rPr>
          <w:rFonts w:hint="cs"/>
          <w:rtl/>
        </w:rPr>
        <w:t>يقوم</w:t>
      </w:r>
      <w:r w:rsidR="00713331" w:rsidRPr="00DE6131">
        <w:rPr>
          <w:rFonts w:hint="cs"/>
          <w:rtl/>
        </w:rPr>
        <w:t xml:space="preserve"> </w:t>
      </w:r>
      <w:r w:rsidR="00D3700D" w:rsidRPr="00DE6131">
        <w:rPr>
          <w:rFonts w:hint="cs"/>
          <w:rtl/>
        </w:rPr>
        <w:t>على</w:t>
      </w:r>
      <w:r w:rsidR="00713331" w:rsidRPr="00DE6131">
        <w:rPr>
          <w:rFonts w:hint="cs"/>
          <w:rtl/>
        </w:rPr>
        <w:t xml:space="preserve"> </w:t>
      </w:r>
      <w:r w:rsidR="00D3700D" w:rsidRPr="00DE6131">
        <w:rPr>
          <w:rFonts w:hint="cs"/>
          <w:rtl/>
        </w:rPr>
        <w:t>أساس</w:t>
      </w:r>
      <w:r w:rsidR="00713331" w:rsidRPr="00DE6131">
        <w:rPr>
          <w:rFonts w:hint="cs"/>
          <w:rtl/>
        </w:rPr>
        <w:t xml:space="preserve"> </w:t>
      </w:r>
      <w:r w:rsidR="00DD0626" w:rsidRPr="00DE6131">
        <w:rPr>
          <w:rFonts w:hint="cs"/>
          <w:rtl/>
        </w:rPr>
        <w:t>علاقة</w:t>
      </w:r>
      <w:r w:rsidR="00713331" w:rsidRPr="00DE6131">
        <w:rPr>
          <w:rFonts w:hint="cs"/>
          <w:rtl/>
        </w:rPr>
        <w:t xml:space="preserve"> </w:t>
      </w:r>
      <w:r w:rsidR="00DD0626" w:rsidRPr="00DE6131">
        <w:rPr>
          <w:rFonts w:hint="cs"/>
          <w:rtl/>
        </w:rPr>
        <w:t>تعاقدية</w:t>
      </w:r>
      <w:r w:rsidR="00713331" w:rsidRPr="00DE6131">
        <w:rPr>
          <w:rFonts w:hint="cs"/>
          <w:rtl/>
        </w:rPr>
        <w:t xml:space="preserve"> </w:t>
      </w:r>
      <w:r w:rsidR="00DD0626" w:rsidRPr="00DE6131">
        <w:rPr>
          <w:rFonts w:hint="cs"/>
          <w:rtl/>
        </w:rPr>
        <w:t>مركبة</w:t>
      </w:r>
      <w:r w:rsidR="00713331" w:rsidRPr="00DE6131">
        <w:rPr>
          <w:rFonts w:hint="cs"/>
          <w:rtl/>
        </w:rPr>
        <w:t xml:space="preserve"> </w:t>
      </w:r>
      <w:r w:rsidR="00DD0626" w:rsidRPr="00DE6131">
        <w:rPr>
          <w:rFonts w:hint="cs"/>
          <w:rtl/>
        </w:rPr>
        <w:t>ومتعددة</w:t>
      </w:r>
      <w:r w:rsidR="00713331" w:rsidRPr="00DE6131">
        <w:rPr>
          <w:rFonts w:hint="cs"/>
          <w:rtl/>
        </w:rPr>
        <w:t xml:space="preserve"> </w:t>
      </w:r>
      <w:r w:rsidR="00DD0626" w:rsidRPr="00DE6131">
        <w:rPr>
          <w:rFonts w:hint="cs"/>
          <w:rtl/>
        </w:rPr>
        <w:t>الأطراف</w:t>
      </w:r>
      <w:r w:rsidRPr="00DE6131">
        <w:rPr>
          <w:rFonts w:hint="cs"/>
          <w:rtl/>
        </w:rPr>
        <w:t>،</w:t>
      </w:r>
      <w:r w:rsidR="00713331" w:rsidRPr="00DE6131">
        <w:rPr>
          <w:rFonts w:hint="cs"/>
          <w:rtl/>
        </w:rPr>
        <w:t xml:space="preserve"> </w:t>
      </w:r>
      <w:r w:rsidR="006D55AA" w:rsidRPr="00DE6131">
        <w:rPr>
          <w:rFonts w:hint="cs"/>
          <w:rtl/>
        </w:rPr>
        <w:t>يتضمن</w:t>
      </w:r>
      <w:r w:rsidR="00713331" w:rsidRPr="00DE6131">
        <w:rPr>
          <w:rFonts w:hint="cs"/>
          <w:rtl/>
        </w:rPr>
        <w:t xml:space="preserve"> </w:t>
      </w:r>
      <w:r w:rsidR="006D55AA" w:rsidRPr="00DE6131">
        <w:rPr>
          <w:rFonts w:hint="cs"/>
          <w:rtl/>
        </w:rPr>
        <w:t>نقل</w:t>
      </w:r>
      <w:r w:rsidR="00713331" w:rsidRPr="00DE6131">
        <w:rPr>
          <w:rFonts w:hint="cs"/>
          <w:rtl/>
        </w:rPr>
        <w:t xml:space="preserve"> </w:t>
      </w:r>
      <w:r w:rsidR="006D55AA" w:rsidRPr="00DE6131">
        <w:rPr>
          <w:rFonts w:hint="cs"/>
          <w:rtl/>
        </w:rPr>
        <w:t>استغلال</w:t>
      </w:r>
      <w:r w:rsidR="00713331" w:rsidRPr="00DE6131">
        <w:rPr>
          <w:rFonts w:hint="cs"/>
          <w:rtl/>
        </w:rPr>
        <w:t xml:space="preserve"> </w:t>
      </w:r>
      <w:r w:rsidR="006D55AA" w:rsidRPr="00DE6131">
        <w:rPr>
          <w:rFonts w:hint="cs"/>
          <w:rtl/>
        </w:rPr>
        <w:t>واستثمار</w:t>
      </w:r>
      <w:r w:rsidR="00713331" w:rsidRPr="00DE6131">
        <w:rPr>
          <w:rFonts w:hint="cs"/>
          <w:rtl/>
        </w:rPr>
        <w:t xml:space="preserve"> </w:t>
      </w:r>
      <w:r w:rsidR="006D55AA" w:rsidRPr="00DE6131">
        <w:rPr>
          <w:rFonts w:hint="cs"/>
          <w:rtl/>
        </w:rPr>
        <w:t>المرافق</w:t>
      </w:r>
      <w:r w:rsidR="00713331" w:rsidRPr="00DE6131">
        <w:rPr>
          <w:rFonts w:hint="cs"/>
          <w:rtl/>
        </w:rPr>
        <w:t xml:space="preserve"> </w:t>
      </w:r>
      <w:r w:rsidR="006D55AA" w:rsidRPr="00DE6131">
        <w:rPr>
          <w:rFonts w:hint="cs"/>
          <w:rtl/>
        </w:rPr>
        <w:t>العامة</w:t>
      </w:r>
      <w:r w:rsidR="00581751" w:rsidRPr="00DE6131">
        <w:rPr>
          <w:rFonts w:hint="cs"/>
          <w:rtl/>
        </w:rPr>
        <w:t xml:space="preserve"> من التسيير </w:t>
      </w:r>
      <w:r w:rsidR="007D0402" w:rsidRPr="00DE6131">
        <w:rPr>
          <w:rFonts w:hint="cs"/>
          <w:rtl/>
        </w:rPr>
        <w:t>التقليدي</w:t>
      </w:r>
      <w:r w:rsidR="00581751" w:rsidRPr="00DE6131">
        <w:rPr>
          <w:rFonts w:hint="cs"/>
          <w:rtl/>
        </w:rPr>
        <w:t xml:space="preserve"> للدولة إلى</w:t>
      </w:r>
      <w:r w:rsidR="00713331" w:rsidRPr="00DE6131">
        <w:rPr>
          <w:rFonts w:hint="cs"/>
          <w:rtl/>
        </w:rPr>
        <w:t xml:space="preserve"> </w:t>
      </w:r>
      <w:r w:rsidR="006D55AA" w:rsidRPr="00DE6131">
        <w:rPr>
          <w:rFonts w:hint="cs"/>
          <w:rtl/>
        </w:rPr>
        <w:t>القطاع</w:t>
      </w:r>
      <w:r w:rsidR="00713331" w:rsidRPr="00DE6131">
        <w:rPr>
          <w:rFonts w:hint="cs"/>
          <w:rtl/>
        </w:rPr>
        <w:t xml:space="preserve"> </w:t>
      </w:r>
      <w:r w:rsidRPr="00DE6131">
        <w:rPr>
          <w:rFonts w:hint="cs"/>
          <w:rtl/>
        </w:rPr>
        <w:t>الاقتصادي</w:t>
      </w:r>
      <w:r w:rsidR="00713331" w:rsidRPr="00DE6131">
        <w:rPr>
          <w:rFonts w:hint="cs"/>
          <w:rtl/>
        </w:rPr>
        <w:t xml:space="preserve"> </w:t>
      </w:r>
      <w:r w:rsidR="006D55AA" w:rsidRPr="00DE6131">
        <w:rPr>
          <w:rFonts w:hint="cs"/>
          <w:rtl/>
        </w:rPr>
        <w:t>العام</w:t>
      </w:r>
      <w:r w:rsidR="00713331" w:rsidRPr="00DE6131">
        <w:rPr>
          <w:rFonts w:hint="cs"/>
          <w:rtl/>
        </w:rPr>
        <w:t xml:space="preserve"> </w:t>
      </w:r>
      <w:r w:rsidR="006D55AA" w:rsidRPr="00DE6131">
        <w:rPr>
          <w:rFonts w:hint="cs"/>
          <w:rtl/>
        </w:rPr>
        <w:t>أو</w:t>
      </w:r>
      <w:r w:rsidR="00713331" w:rsidRPr="00DE6131">
        <w:rPr>
          <w:rFonts w:hint="cs"/>
          <w:rtl/>
        </w:rPr>
        <w:t xml:space="preserve"> </w:t>
      </w:r>
      <w:r w:rsidR="006D55AA" w:rsidRPr="00DE6131">
        <w:rPr>
          <w:rFonts w:hint="cs"/>
          <w:rtl/>
        </w:rPr>
        <w:t>الخاص.</w:t>
      </w:r>
    </w:p>
    <w:p w14:paraId="31758F99" w14:textId="554A2E3E" w:rsidR="00911536" w:rsidRPr="00DE6131" w:rsidRDefault="006856EC" w:rsidP="00960774">
      <w:pPr>
        <w:rPr>
          <w:rtl/>
        </w:rPr>
      </w:pPr>
      <w:r w:rsidRPr="00DE6131">
        <w:rPr>
          <w:rFonts w:hint="cs"/>
          <w:rtl/>
        </w:rPr>
        <w:t>فعم</w:t>
      </w:r>
      <w:r w:rsidR="00805D4C" w:rsidRPr="00DE6131">
        <w:rPr>
          <w:rFonts w:hint="cs"/>
          <w:rtl/>
        </w:rPr>
        <w:t>د</w:t>
      </w:r>
      <w:r w:rsidRPr="00DE6131">
        <w:rPr>
          <w:rFonts w:hint="cs"/>
          <w:rtl/>
        </w:rPr>
        <w:t>ت</w:t>
      </w:r>
      <w:r w:rsidR="00713331" w:rsidRPr="00DE6131">
        <w:rPr>
          <w:rFonts w:hint="cs"/>
          <w:rtl/>
        </w:rPr>
        <w:t xml:space="preserve"> </w:t>
      </w:r>
      <w:r w:rsidRPr="00DE6131">
        <w:rPr>
          <w:rFonts w:hint="cs"/>
          <w:rtl/>
        </w:rPr>
        <w:t>معظم</w:t>
      </w:r>
      <w:r w:rsidR="00713331" w:rsidRPr="00DE6131">
        <w:rPr>
          <w:rFonts w:hint="cs"/>
          <w:rtl/>
        </w:rPr>
        <w:t xml:space="preserve"> </w:t>
      </w:r>
      <w:r w:rsidRPr="00DE6131">
        <w:rPr>
          <w:rFonts w:hint="cs"/>
          <w:rtl/>
        </w:rPr>
        <w:t>الأنظمة</w:t>
      </w:r>
      <w:r w:rsidR="00713331" w:rsidRPr="00DE6131">
        <w:rPr>
          <w:rFonts w:hint="cs"/>
          <w:rtl/>
        </w:rPr>
        <w:t xml:space="preserve"> </w:t>
      </w:r>
      <w:r w:rsidRPr="00DE6131">
        <w:rPr>
          <w:rFonts w:hint="cs"/>
          <w:rtl/>
        </w:rPr>
        <w:t>المقارنة</w:t>
      </w:r>
      <w:r w:rsidR="00713331" w:rsidRPr="00DE6131">
        <w:rPr>
          <w:rFonts w:hint="cs"/>
          <w:rtl/>
        </w:rPr>
        <w:t xml:space="preserve"> </w:t>
      </w:r>
      <w:r w:rsidRPr="00DE6131">
        <w:rPr>
          <w:rFonts w:hint="cs"/>
          <w:rtl/>
        </w:rPr>
        <w:t>بما</w:t>
      </w:r>
      <w:r w:rsidR="00713331" w:rsidRPr="00DE6131">
        <w:rPr>
          <w:rFonts w:hint="cs"/>
          <w:rtl/>
        </w:rPr>
        <w:t xml:space="preserve"> </w:t>
      </w:r>
      <w:r w:rsidRPr="00DE6131">
        <w:rPr>
          <w:rFonts w:hint="cs"/>
          <w:rtl/>
        </w:rPr>
        <w:t>فيها</w:t>
      </w:r>
      <w:r w:rsidR="00713331" w:rsidRPr="00DE6131">
        <w:rPr>
          <w:rFonts w:hint="cs"/>
          <w:rtl/>
        </w:rPr>
        <w:t xml:space="preserve"> </w:t>
      </w:r>
      <w:r w:rsidRPr="00DE6131">
        <w:rPr>
          <w:rFonts w:hint="cs"/>
          <w:rtl/>
        </w:rPr>
        <w:t>بلادنا</w:t>
      </w:r>
      <w:r w:rsidR="00713331" w:rsidRPr="00DE6131">
        <w:rPr>
          <w:rFonts w:hint="cs"/>
          <w:rtl/>
        </w:rPr>
        <w:t xml:space="preserve"> </w:t>
      </w:r>
      <w:r w:rsidRPr="00DE6131">
        <w:rPr>
          <w:rFonts w:hint="cs"/>
          <w:rtl/>
        </w:rPr>
        <w:t>الى</w:t>
      </w:r>
      <w:r w:rsidR="00713331" w:rsidRPr="00DE6131">
        <w:rPr>
          <w:rFonts w:hint="cs"/>
          <w:rtl/>
        </w:rPr>
        <w:t xml:space="preserve"> </w:t>
      </w:r>
      <w:r w:rsidR="00805D4C" w:rsidRPr="00DE6131">
        <w:rPr>
          <w:rFonts w:hint="cs"/>
          <w:rtl/>
        </w:rPr>
        <w:t>تضمين</w:t>
      </w:r>
      <w:r w:rsidR="00713331" w:rsidRPr="00DE6131">
        <w:rPr>
          <w:rFonts w:hint="cs"/>
          <w:rtl/>
        </w:rPr>
        <w:t xml:space="preserve"> </w:t>
      </w:r>
      <w:r w:rsidR="00805D4C" w:rsidRPr="00DE6131">
        <w:rPr>
          <w:rFonts w:hint="cs"/>
          <w:rtl/>
        </w:rPr>
        <w:t>تشريعاتها</w:t>
      </w:r>
      <w:r w:rsidR="00713331" w:rsidRPr="00DE6131">
        <w:rPr>
          <w:rFonts w:hint="cs"/>
          <w:rtl/>
        </w:rPr>
        <w:t xml:space="preserve"> </w:t>
      </w:r>
      <w:r w:rsidR="00805D4C" w:rsidRPr="00DE6131">
        <w:rPr>
          <w:rFonts w:hint="cs"/>
          <w:rtl/>
        </w:rPr>
        <w:t>الوطنية</w:t>
      </w:r>
      <w:r w:rsidR="00713331" w:rsidRPr="00DE6131">
        <w:rPr>
          <w:rFonts w:hint="cs"/>
          <w:rtl/>
        </w:rPr>
        <w:t xml:space="preserve"> </w:t>
      </w:r>
      <w:r w:rsidR="00805D4C" w:rsidRPr="00DE6131">
        <w:rPr>
          <w:rFonts w:hint="cs"/>
          <w:rtl/>
        </w:rPr>
        <w:t>نصوص</w:t>
      </w:r>
      <w:r w:rsidR="00713331" w:rsidRPr="00DE6131">
        <w:rPr>
          <w:rFonts w:hint="cs"/>
          <w:rtl/>
        </w:rPr>
        <w:t xml:space="preserve"> </w:t>
      </w:r>
      <w:r w:rsidR="00805D4C" w:rsidRPr="00DE6131">
        <w:rPr>
          <w:rFonts w:hint="cs"/>
          <w:rtl/>
        </w:rPr>
        <w:t>قانونية</w:t>
      </w:r>
      <w:r w:rsidR="00713331" w:rsidRPr="00DE6131">
        <w:rPr>
          <w:rFonts w:hint="cs"/>
          <w:rtl/>
        </w:rPr>
        <w:t xml:space="preserve"> </w:t>
      </w:r>
      <w:r w:rsidR="00805D4C" w:rsidRPr="00DE6131">
        <w:rPr>
          <w:rFonts w:hint="cs"/>
          <w:rtl/>
        </w:rPr>
        <w:t>تؤسس</w:t>
      </w:r>
      <w:r w:rsidR="00713331" w:rsidRPr="00DE6131">
        <w:rPr>
          <w:rFonts w:hint="cs"/>
          <w:rtl/>
        </w:rPr>
        <w:t xml:space="preserve"> </w:t>
      </w:r>
      <w:r w:rsidR="002F608B">
        <w:rPr>
          <w:rFonts w:hint="cs"/>
          <w:rtl/>
        </w:rPr>
        <w:t>إ</w:t>
      </w:r>
      <w:r w:rsidR="00805D4C" w:rsidRPr="00DE6131">
        <w:rPr>
          <w:rFonts w:hint="cs"/>
          <w:rtl/>
        </w:rPr>
        <w:t>لى</w:t>
      </w:r>
      <w:r w:rsidR="00713331" w:rsidRPr="00DE6131">
        <w:rPr>
          <w:rFonts w:hint="cs"/>
          <w:rtl/>
        </w:rPr>
        <w:t xml:space="preserve"> </w:t>
      </w:r>
      <w:r w:rsidR="00805D4C" w:rsidRPr="00DE6131">
        <w:rPr>
          <w:rFonts w:hint="cs"/>
          <w:rtl/>
        </w:rPr>
        <w:t>عملية</w:t>
      </w:r>
      <w:r w:rsidR="00713331" w:rsidRPr="00DE6131">
        <w:rPr>
          <w:rFonts w:hint="cs"/>
          <w:rtl/>
        </w:rPr>
        <w:t xml:space="preserve"> </w:t>
      </w:r>
      <w:r w:rsidR="00805D4C" w:rsidRPr="00DE6131">
        <w:rPr>
          <w:rFonts w:hint="cs"/>
          <w:rtl/>
        </w:rPr>
        <w:t>الانفتاح</w:t>
      </w:r>
      <w:r w:rsidR="00713331" w:rsidRPr="00DE6131">
        <w:rPr>
          <w:rFonts w:hint="cs"/>
          <w:rtl/>
        </w:rPr>
        <w:t xml:space="preserve"> </w:t>
      </w:r>
      <w:r w:rsidR="00805D4C" w:rsidRPr="00DE6131">
        <w:rPr>
          <w:rFonts w:hint="cs"/>
          <w:rtl/>
        </w:rPr>
        <w:t>على</w:t>
      </w:r>
      <w:r w:rsidR="00713331" w:rsidRPr="00DE6131">
        <w:rPr>
          <w:rFonts w:hint="cs"/>
          <w:rtl/>
        </w:rPr>
        <w:t xml:space="preserve"> </w:t>
      </w:r>
      <w:r w:rsidR="00805D4C" w:rsidRPr="00DE6131">
        <w:rPr>
          <w:rFonts w:hint="cs"/>
          <w:rtl/>
        </w:rPr>
        <w:t>أشخاص</w:t>
      </w:r>
      <w:r w:rsidR="00713331" w:rsidRPr="00DE6131">
        <w:rPr>
          <w:rFonts w:hint="cs"/>
          <w:rtl/>
        </w:rPr>
        <w:t xml:space="preserve"> </w:t>
      </w:r>
      <w:r w:rsidR="00805D4C" w:rsidRPr="00DE6131">
        <w:rPr>
          <w:rFonts w:hint="cs"/>
          <w:rtl/>
        </w:rPr>
        <w:t>قانونية</w:t>
      </w:r>
      <w:r w:rsidR="00713331" w:rsidRPr="00DE6131">
        <w:rPr>
          <w:rFonts w:hint="cs"/>
          <w:rtl/>
        </w:rPr>
        <w:t xml:space="preserve"> </w:t>
      </w:r>
      <w:r w:rsidR="00805D4C" w:rsidRPr="00DE6131">
        <w:rPr>
          <w:rFonts w:hint="cs"/>
          <w:rtl/>
        </w:rPr>
        <w:t>غير</w:t>
      </w:r>
      <w:r w:rsidR="00713331" w:rsidRPr="00DE6131">
        <w:rPr>
          <w:rFonts w:hint="cs"/>
          <w:rtl/>
        </w:rPr>
        <w:t xml:space="preserve"> </w:t>
      </w:r>
      <w:r w:rsidR="00805D4C" w:rsidRPr="00DE6131">
        <w:rPr>
          <w:rFonts w:hint="cs"/>
          <w:rtl/>
        </w:rPr>
        <w:t>الإدارة</w:t>
      </w:r>
      <w:r w:rsidR="00713331" w:rsidRPr="00DE6131">
        <w:rPr>
          <w:rFonts w:hint="cs"/>
          <w:rtl/>
        </w:rPr>
        <w:t xml:space="preserve"> </w:t>
      </w:r>
      <w:r w:rsidR="00805D4C" w:rsidRPr="00DE6131">
        <w:rPr>
          <w:rFonts w:hint="cs"/>
          <w:rtl/>
        </w:rPr>
        <w:t>العمومية،</w:t>
      </w:r>
      <w:r w:rsidR="00713331" w:rsidRPr="00DE6131">
        <w:rPr>
          <w:rFonts w:hint="cs"/>
          <w:rtl/>
        </w:rPr>
        <w:t xml:space="preserve"> </w:t>
      </w:r>
      <w:r w:rsidR="00520791" w:rsidRPr="00DE6131">
        <w:rPr>
          <w:rFonts w:hint="cs"/>
          <w:rtl/>
        </w:rPr>
        <w:t>ليتم</w:t>
      </w:r>
      <w:r w:rsidR="00713331" w:rsidRPr="00DE6131">
        <w:rPr>
          <w:rFonts w:hint="cs"/>
          <w:rtl/>
        </w:rPr>
        <w:t xml:space="preserve"> </w:t>
      </w:r>
      <w:r w:rsidR="00805D4C" w:rsidRPr="00DE6131">
        <w:rPr>
          <w:rFonts w:hint="cs"/>
          <w:rtl/>
        </w:rPr>
        <w:t>إشراكها</w:t>
      </w:r>
      <w:r w:rsidR="00713331" w:rsidRPr="00DE6131">
        <w:rPr>
          <w:rFonts w:hint="cs"/>
          <w:rtl/>
        </w:rPr>
        <w:t xml:space="preserve"> </w:t>
      </w:r>
      <w:r w:rsidR="00805D4C" w:rsidRPr="00DE6131">
        <w:rPr>
          <w:rFonts w:hint="cs"/>
          <w:rtl/>
        </w:rPr>
        <w:t>في</w:t>
      </w:r>
      <w:r w:rsidR="00713331" w:rsidRPr="00DE6131">
        <w:rPr>
          <w:rFonts w:hint="cs"/>
          <w:rtl/>
        </w:rPr>
        <w:t xml:space="preserve"> </w:t>
      </w:r>
      <w:r w:rsidR="00805D4C" w:rsidRPr="00DE6131">
        <w:rPr>
          <w:rFonts w:hint="cs"/>
          <w:rtl/>
        </w:rPr>
        <w:t>مسألة</w:t>
      </w:r>
      <w:r w:rsidR="00713331" w:rsidRPr="00DE6131">
        <w:rPr>
          <w:rFonts w:hint="cs"/>
          <w:rtl/>
        </w:rPr>
        <w:t xml:space="preserve"> </w:t>
      </w:r>
      <w:r w:rsidR="0036359F" w:rsidRPr="00DE6131">
        <w:rPr>
          <w:rFonts w:hint="cs"/>
          <w:rtl/>
        </w:rPr>
        <w:t>ال</w:t>
      </w:r>
      <w:r w:rsidR="00BF5363" w:rsidRPr="00DE6131">
        <w:rPr>
          <w:rFonts w:hint="cs"/>
          <w:rtl/>
        </w:rPr>
        <w:t>إ</w:t>
      </w:r>
      <w:r w:rsidR="00805D4C" w:rsidRPr="00DE6131">
        <w:rPr>
          <w:rFonts w:hint="cs"/>
          <w:rtl/>
        </w:rPr>
        <w:t>دارة</w:t>
      </w:r>
      <w:r w:rsidR="00713331" w:rsidRPr="00DE6131">
        <w:rPr>
          <w:rFonts w:hint="cs"/>
          <w:rtl/>
        </w:rPr>
        <w:t xml:space="preserve"> </w:t>
      </w:r>
      <w:r w:rsidR="00805D4C" w:rsidRPr="00DE6131">
        <w:rPr>
          <w:rFonts w:hint="cs"/>
          <w:rtl/>
        </w:rPr>
        <w:t>وا</w:t>
      </w:r>
      <w:r w:rsidR="0036359F" w:rsidRPr="00DE6131">
        <w:rPr>
          <w:rFonts w:hint="cs"/>
          <w:rtl/>
        </w:rPr>
        <w:t>لا</w:t>
      </w:r>
      <w:r w:rsidR="00805D4C" w:rsidRPr="00DE6131">
        <w:rPr>
          <w:rFonts w:hint="cs"/>
          <w:rtl/>
        </w:rPr>
        <w:t>ستثمار</w:t>
      </w:r>
      <w:r w:rsidR="00713331" w:rsidRPr="00DE6131">
        <w:rPr>
          <w:rFonts w:hint="cs"/>
          <w:rtl/>
        </w:rPr>
        <w:t xml:space="preserve"> </w:t>
      </w:r>
      <w:r w:rsidR="00B0560B" w:rsidRPr="00DE6131">
        <w:rPr>
          <w:rFonts w:hint="cs"/>
          <w:rtl/>
        </w:rPr>
        <w:t>في</w:t>
      </w:r>
      <w:r w:rsidR="00713331" w:rsidRPr="00DE6131">
        <w:rPr>
          <w:rFonts w:hint="cs"/>
          <w:rtl/>
        </w:rPr>
        <w:t xml:space="preserve"> </w:t>
      </w:r>
      <w:r w:rsidR="00520791" w:rsidRPr="00DE6131">
        <w:rPr>
          <w:rFonts w:hint="cs"/>
          <w:rtl/>
        </w:rPr>
        <w:t>المرافق</w:t>
      </w:r>
      <w:r w:rsidR="00713331" w:rsidRPr="00DE6131">
        <w:rPr>
          <w:rFonts w:hint="cs"/>
          <w:rtl/>
        </w:rPr>
        <w:t xml:space="preserve"> </w:t>
      </w:r>
      <w:r w:rsidR="00520791" w:rsidRPr="00DE6131">
        <w:rPr>
          <w:rFonts w:hint="cs"/>
          <w:rtl/>
        </w:rPr>
        <w:t>العامة</w:t>
      </w:r>
      <w:r w:rsidR="0039561A" w:rsidRPr="00DE6131">
        <w:rPr>
          <w:rFonts w:hint="cs"/>
          <w:rtl/>
        </w:rPr>
        <w:t>،</w:t>
      </w:r>
      <w:r w:rsidR="00713331" w:rsidRPr="00DE6131">
        <w:rPr>
          <w:rFonts w:hint="cs"/>
          <w:rtl/>
        </w:rPr>
        <w:t xml:space="preserve"> </w:t>
      </w:r>
      <w:r w:rsidR="00B03D96" w:rsidRPr="00DE6131">
        <w:rPr>
          <w:rFonts w:hint="cs"/>
          <w:rtl/>
        </w:rPr>
        <w:t>لما</w:t>
      </w:r>
      <w:r w:rsidR="00713331" w:rsidRPr="00DE6131">
        <w:rPr>
          <w:rFonts w:hint="cs"/>
          <w:rtl/>
        </w:rPr>
        <w:t xml:space="preserve"> </w:t>
      </w:r>
      <w:r w:rsidR="00B03D96" w:rsidRPr="00DE6131">
        <w:rPr>
          <w:rFonts w:hint="cs"/>
          <w:rtl/>
        </w:rPr>
        <w:t>تتوفر</w:t>
      </w:r>
      <w:r w:rsidR="00713331" w:rsidRPr="00DE6131">
        <w:rPr>
          <w:rFonts w:hint="cs"/>
          <w:rtl/>
        </w:rPr>
        <w:t xml:space="preserve"> </w:t>
      </w:r>
      <w:r w:rsidR="00B03D96" w:rsidRPr="00DE6131">
        <w:rPr>
          <w:rFonts w:hint="cs"/>
          <w:rtl/>
        </w:rPr>
        <w:t>عليه</w:t>
      </w:r>
      <w:r w:rsidR="00713331" w:rsidRPr="00DE6131">
        <w:rPr>
          <w:rFonts w:hint="cs"/>
          <w:rtl/>
        </w:rPr>
        <w:t xml:space="preserve"> </w:t>
      </w:r>
      <w:r w:rsidR="00B03D96" w:rsidRPr="00DE6131">
        <w:rPr>
          <w:rFonts w:hint="cs"/>
          <w:rtl/>
        </w:rPr>
        <w:t>هذه</w:t>
      </w:r>
      <w:r w:rsidR="00713331" w:rsidRPr="00DE6131">
        <w:rPr>
          <w:rFonts w:hint="cs"/>
          <w:rtl/>
        </w:rPr>
        <w:t xml:space="preserve"> </w:t>
      </w:r>
      <w:r w:rsidR="00B03D96" w:rsidRPr="00DE6131">
        <w:rPr>
          <w:rFonts w:hint="cs"/>
          <w:rtl/>
        </w:rPr>
        <w:t>الأشخاص</w:t>
      </w:r>
      <w:r w:rsidR="00713331" w:rsidRPr="00DE6131">
        <w:rPr>
          <w:rFonts w:hint="cs"/>
          <w:rtl/>
        </w:rPr>
        <w:t xml:space="preserve"> </w:t>
      </w:r>
      <w:r w:rsidR="00B03D96" w:rsidRPr="00DE6131">
        <w:rPr>
          <w:rFonts w:hint="cs"/>
          <w:rtl/>
        </w:rPr>
        <w:t>من</w:t>
      </w:r>
      <w:r w:rsidR="00713331" w:rsidRPr="00DE6131">
        <w:rPr>
          <w:rFonts w:hint="cs"/>
          <w:rtl/>
        </w:rPr>
        <w:t xml:space="preserve"> </w:t>
      </w:r>
      <w:r w:rsidR="00B03D96" w:rsidRPr="00DE6131">
        <w:rPr>
          <w:rFonts w:hint="cs"/>
          <w:rtl/>
        </w:rPr>
        <w:t>مؤهلات</w:t>
      </w:r>
      <w:r w:rsidR="0039561A" w:rsidRPr="00DE6131">
        <w:rPr>
          <w:rFonts w:hint="cs"/>
          <w:rtl/>
        </w:rPr>
        <w:t>،</w:t>
      </w:r>
      <w:r w:rsidR="00713331" w:rsidRPr="00DE6131">
        <w:rPr>
          <w:rFonts w:hint="cs"/>
          <w:rtl/>
        </w:rPr>
        <w:t xml:space="preserve"> </w:t>
      </w:r>
      <w:r w:rsidR="00B03D96" w:rsidRPr="00DE6131">
        <w:rPr>
          <w:rFonts w:hint="cs"/>
          <w:rtl/>
        </w:rPr>
        <w:t>وخبرات</w:t>
      </w:r>
      <w:r w:rsidR="00713331" w:rsidRPr="00DE6131">
        <w:rPr>
          <w:rFonts w:hint="cs"/>
          <w:rtl/>
        </w:rPr>
        <w:t xml:space="preserve"> </w:t>
      </w:r>
      <w:r w:rsidR="00B03D96" w:rsidRPr="00DE6131">
        <w:rPr>
          <w:rFonts w:hint="cs"/>
          <w:rtl/>
        </w:rPr>
        <w:t>تنعكس</w:t>
      </w:r>
      <w:r w:rsidR="00713331" w:rsidRPr="00DE6131">
        <w:rPr>
          <w:rFonts w:hint="cs"/>
          <w:rtl/>
        </w:rPr>
        <w:t xml:space="preserve"> </w:t>
      </w:r>
      <w:r w:rsidR="00B03D96" w:rsidRPr="00DE6131">
        <w:rPr>
          <w:rFonts w:hint="cs"/>
          <w:rtl/>
        </w:rPr>
        <w:t>على</w:t>
      </w:r>
      <w:r w:rsidR="00713331" w:rsidRPr="00DE6131">
        <w:rPr>
          <w:rFonts w:hint="cs"/>
          <w:rtl/>
        </w:rPr>
        <w:t xml:space="preserve"> </w:t>
      </w:r>
      <w:r w:rsidR="00B03D96" w:rsidRPr="00DE6131">
        <w:rPr>
          <w:rFonts w:hint="cs"/>
          <w:rtl/>
        </w:rPr>
        <w:t>أداء</w:t>
      </w:r>
      <w:r w:rsidR="00713331" w:rsidRPr="00DE6131">
        <w:rPr>
          <w:rFonts w:hint="cs"/>
          <w:rtl/>
        </w:rPr>
        <w:t xml:space="preserve"> </w:t>
      </w:r>
      <w:r w:rsidR="00B03D96" w:rsidRPr="00DE6131">
        <w:rPr>
          <w:rFonts w:hint="cs"/>
          <w:rtl/>
        </w:rPr>
        <w:t>ومردودية</w:t>
      </w:r>
      <w:r w:rsidR="00713331" w:rsidRPr="00DE6131">
        <w:rPr>
          <w:rFonts w:hint="cs"/>
          <w:rtl/>
        </w:rPr>
        <w:t xml:space="preserve"> </w:t>
      </w:r>
      <w:r w:rsidR="00B03D96" w:rsidRPr="00DE6131">
        <w:rPr>
          <w:rFonts w:hint="cs"/>
          <w:rtl/>
        </w:rPr>
        <w:t>المرفق</w:t>
      </w:r>
      <w:r w:rsidR="00713331" w:rsidRPr="00DE6131">
        <w:rPr>
          <w:rFonts w:hint="cs"/>
          <w:rtl/>
        </w:rPr>
        <w:t xml:space="preserve"> </w:t>
      </w:r>
      <w:r w:rsidR="00B03D96" w:rsidRPr="00DE6131">
        <w:rPr>
          <w:rFonts w:hint="cs"/>
          <w:rtl/>
        </w:rPr>
        <w:t>العام</w:t>
      </w:r>
      <w:r w:rsidR="0039561A" w:rsidRPr="00DE6131">
        <w:rPr>
          <w:rFonts w:hint="cs"/>
          <w:rtl/>
        </w:rPr>
        <w:t>،</w:t>
      </w:r>
      <w:r w:rsidR="00713331" w:rsidRPr="00DE6131">
        <w:rPr>
          <w:rFonts w:hint="cs"/>
          <w:rtl/>
        </w:rPr>
        <w:t xml:space="preserve"> </w:t>
      </w:r>
      <w:r w:rsidR="00B0560B" w:rsidRPr="00DE6131">
        <w:rPr>
          <w:rFonts w:hint="cs"/>
          <w:rtl/>
        </w:rPr>
        <w:t>بما</w:t>
      </w:r>
      <w:r w:rsidR="00713331" w:rsidRPr="00DE6131">
        <w:rPr>
          <w:rFonts w:hint="cs"/>
          <w:rtl/>
        </w:rPr>
        <w:t xml:space="preserve"> </w:t>
      </w:r>
      <w:r w:rsidR="00B0560B" w:rsidRPr="00DE6131">
        <w:rPr>
          <w:rFonts w:hint="cs"/>
          <w:rtl/>
        </w:rPr>
        <w:t>يسمح</w:t>
      </w:r>
      <w:r w:rsidR="00713331" w:rsidRPr="00DE6131">
        <w:rPr>
          <w:rFonts w:hint="cs"/>
          <w:rtl/>
        </w:rPr>
        <w:t xml:space="preserve"> </w:t>
      </w:r>
      <w:r w:rsidR="00B0560B" w:rsidRPr="00DE6131">
        <w:rPr>
          <w:rFonts w:hint="cs"/>
          <w:rtl/>
        </w:rPr>
        <w:t>بالارتقاء</w:t>
      </w:r>
      <w:r w:rsidR="00713331" w:rsidRPr="00DE6131">
        <w:rPr>
          <w:rFonts w:hint="cs"/>
          <w:rtl/>
        </w:rPr>
        <w:t xml:space="preserve"> </w:t>
      </w:r>
      <w:r w:rsidR="00B0560B" w:rsidRPr="00DE6131">
        <w:rPr>
          <w:rFonts w:hint="cs"/>
          <w:rtl/>
        </w:rPr>
        <w:t>بالخدمة</w:t>
      </w:r>
      <w:r w:rsidR="00713331" w:rsidRPr="00DE6131">
        <w:rPr>
          <w:rFonts w:hint="cs"/>
          <w:rtl/>
        </w:rPr>
        <w:t xml:space="preserve"> </w:t>
      </w:r>
      <w:r w:rsidR="00B0560B" w:rsidRPr="00DE6131">
        <w:rPr>
          <w:rFonts w:hint="cs"/>
          <w:rtl/>
        </w:rPr>
        <w:t>العمومية</w:t>
      </w:r>
      <w:r w:rsidR="00713331" w:rsidRPr="00DE6131">
        <w:rPr>
          <w:rFonts w:hint="cs"/>
          <w:rtl/>
        </w:rPr>
        <w:t xml:space="preserve"> </w:t>
      </w:r>
      <w:r w:rsidR="00B0560B" w:rsidRPr="00DE6131">
        <w:rPr>
          <w:rFonts w:hint="cs"/>
          <w:rtl/>
        </w:rPr>
        <w:t>المقدمة</w:t>
      </w:r>
      <w:r w:rsidR="00713331" w:rsidRPr="00DE6131">
        <w:rPr>
          <w:rFonts w:hint="cs"/>
          <w:rtl/>
        </w:rPr>
        <w:t xml:space="preserve"> </w:t>
      </w:r>
      <w:r w:rsidR="00B0560B" w:rsidRPr="00DE6131">
        <w:rPr>
          <w:rFonts w:hint="cs"/>
          <w:rtl/>
        </w:rPr>
        <w:t>لجمهور</w:t>
      </w:r>
      <w:r w:rsidR="00713331" w:rsidRPr="00DE6131">
        <w:rPr>
          <w:rFonts w:hint="cs"/>
          <w:rtl/>
        </w:rPr>
        <w:t xml:space="preserve"> </w:t>
      </w:r>
      <w:r w:rsidR="00B0560B" w:rsidRPr="00DE6131">
        <w:rPr>
          <w:rFonts w:hint="cs"/>
          <w:rtl/>
        </w:rPr>
        <w:t>المنتفعين</w:t>
      </w:r>
      <w:r w:rsidR="0039561A" w:rsidRPr="00DE6131">
        <w:rPr>
          <w:rFonts w:hint="cs"/>
          <w:rtl/>
        </w:rPr>
        <w:t>،</w:t>
      </w:r>
      <w:r w:rsidR="00713331" w:rsidRPr="00DE6131">
        <w:rPr>
          <w:rFonts w:hint="cs"/>
          <w:rtl/>
        </w:rPr>
        <w:t xml:space="preserve"> </w:t>
      </w:r>
      <w:r w:rsidR="00B0560B" w:rsidRPr="00DE6131">
        <w:rPr>
          <w:rFonts w:hint="cs"/>
          <w:rtl/>
        </w:rPr>
        <w:t>ويضفي</w:t>
      </w:r>
      <w:r w:rsidR="00713331" w:rsidRPr="00DE6131">
        <w:rPr>
          <w:rFonts w:hint="cs"/>
          <w:rtl/>
        </w:rPr>
        <w:t xml:space="preserve"> </w:t>
      </w:r>
      <w:r w:rsidR="00B0560B" w:rsidRPr="00DE6131">
        <w:rPr>
          <w:rFonts w:hint="cs"/>
          <w:rtl/>
        </w:rPr>
        <w:t>مظاهر</w:t>
      </w:r>
      <w:r w:rsidR="00713331" w:rsidRPr="00DE6131">
        <w:rPr>
          <w:rFonts w:hint="cs"/>
          <w:rtl/>
        </w:rPr>
        <w:t xml:space="preserve"> </w:t>
      </w:r>
      <w:r w:rsidR="00B0560B" w:rsidRPr="00DE6131">
        <w:rPr>
          <w:rFonts w:hint="cs"/>
          <w:rtl/>
        </w:rPr>
        <w:t>العصرنة</w:t>
      </w:r>
      <w:r w:rsidR="00713331" w:rsidRPr="00DE6131">
        <w:rPr>
          <w:rFonts w:hint="cs"/>
          <w:rtl/>
        </w:rPr>
        <w:t xml:space="preserve"> </w:t>
      </w:r>
      <w:r w:rsidR="00B0560B" w:rsidRPr="00DE6131">
        <w:rPr>
          <w:rFonts w:hint="cs"/>
          <w:rtl/>
        </w:rPr>
        <w:t>والتطور</w:t>
      </w:r>
      <w:r w:rsidR="00713331" w:rsidRPr="00DE6131">
        <w:rPr>
          <w:rFonts w:hint="cs"/>
          <w:rtl/>
        </w:rPr>
        <w:t xml:space="preserve"> </w:t>
      </w:r>
      <w:r w:rsidR="00B0560B" w:rsidRPr="00DE6131">
        <w:rPr>
          <w:rFonts w:hint="cs"/>
          <w:rtl/>
        </w:rPr>
        <w:t>على</w:t>
      </w:r>
      <w:r w:rsidR="00713331" w:rsidRPr="00DE6131">
        <w:rPr>
          <w:rFonts w:hint="cs"/>
          <w:rtl/>
        </w:rPr>
        <w:t xml:space="preserve"> </w:t>
      </w:r>
      <w:r w:rsidR="00911536" w:rsidRPr="00DE6131">
        <w:rPr>
          <w:rFonts w:hint="cs"/>
          <w:rtl/>
        </w:rPr>
        <w:t>المرافق</w:t>
      </w:r>
      <w:r w:rsidR="00713331" w:rsidRPr="00DE6131">
        <w:rPr>
          <w:rFonts w:hint="cs"/>
          <w:rtl/>
        </w:rPr>
        <w:t xml:space="preserve"> </w:t>
      </w:r>
      <w:r w:rsidR="00911536" w:rsidRPr="00DE6131">
        <w:rPr>
          <w:rFonts w:hint="cs"/>
          <w:rtl/>
        </w:rPr>
        <w:t>العامة</w:t>
      </w:r>
      <w:r w:rsidR="00581751" w:rsidRPr="00DE6131">
        <w:rPr>
          <w:rFonts w:hint="cs"/>
          <w:rtl/>
        </w:rPr>
        <w:t>،</w:t>
      </w:r>
      <w:r w:rsidR="00713331" w:rsidRPr="00DE6131">
        <w:rPr>
          <w:rFonts w:hint="cs"/>
          <w:rtl/>
        </w:rPr>
        <w:t xml:space="preserve"> </w:t>
      </w:r>
      <w:r w:rsidR="00911536" w:rsidRPr="00DE6131">
        <w:rPr>
          <w:rFonts w:hint="cs"/>
          <w:rtl/>
        </w:rPr>
        <w:t>بعيدا</w:t>
      </w:r>
      <w:r w:rsidR="00713331" w:rsidRPr="00DE6131">
        <w:rPr>
          <w:rFonts w:hint="cs"/>
          <w:rtl/>
        </w:rPr>
        <w:t xml:space="preserve"> </w:t>
      </w:r>
      <w:r w:rsidR="00911536" w:rsidRPr="00DE6131">
        <w:rPr>
          <w:rFonts w:hint="cs"/>
          <w:rtl/>
        </w:rPr>
        <w:t>عن</w:t>
      </w:r>
      <w:r w:rsidR="00713331" w:rsidRPr="00DE6131">
        <w:rPr>
          <w:rFonts w:hint="cs"/>
          <w:rtl/>
        </w:rPr>
        <w:t xml:space="preserve"> </w:t>
      </w:r>
      <w:r w:rsidR="00911536" w:rsidRPr="00DE6131">
        <w:rPr>
          <w:rFonts w:hint="cs"/>
          <w:rtl/>
        </w:rPr>
        <w:t>الروتين</w:t>
      </w:r>
      <w:r w:rsidR="00713331" w:rsidRPr="00DE6131">
        <w:rPr>
          <w:rFonts w:hint="cs"/>
          <w:rtl/>
        </w:rPr>
        <w:t xml:space="preserve"> </w:t>
      </w:r>
      <w:r w:rsidR="00911536" w:rsidRPr="00DE6131">
        <w:rPr>
          <w:rFonts w:hint="cs"/>
          <w:rtl/>
        </w:rPr>
        <w:t>والرتابة</w:t>
      </w:r>
      <w:r w:rsidR="00713331" w:rsidRPr="00DE6131">
        <w:rPr>
          <w:rFonts w:hint="cs"/>
          <w:rtl/>
        </w:rPr>
        <w:t xml:space="preserve"> </w:t>
      </w:r>
      <w:r w:rsidR="00911536" w:rsidRPr="00DE6131">
        <w:rPr>
          <w:rFonts w:hint="cs"/>
          <w:rtl/>
        </w:rPr>
        <w:t>التي</w:t>
      </w:r>
      <w:r w:rsidR="00713331" w:rsidRPr="00DE6131">
        <w:rPr>
          <w:rFonts w:hint="cs"/>
          <w:rtl/>
        </w:rPr>
        <w:t xml:space="preserve"> </w:t>
      </w:r>
      <w:r w:rsidR="00911536" w:rsidRPr="00DE6131">
        <w:rPr>
          <w:rFonts w:hint="cs"/>
          <w:rtl/>
        </w:rPr>
        <w:t>اتسم</w:t>
      </w:r>
      <w:r w:rsidR="00713331" w:rsidRPr="00DE6131">
        <w:rPr>
          <w:rFonts w:hint="cs"/>
          <w:rtl/>
        </w:rPr>
        <w:t xml:space="preserve"> </w:t>
      </w:r>
      <w:r w:rsidR="00911536" w:rsidRPr="00DE6131">
        <w:rPr>
          <w:rFonts w:hint="cs"/>
          <w:rtl/>
        </w:rPr>
        <w:t>بها</w:t>
      </w:r>
      <w:r w:rsidR="00713331" w:rsidRPr="00DE6131">
        <w:rPr>
          <w:rFonts w:hint="cs"/>
          <w:rtl/>
        </w:rPr>
        <w:t xml:space="preserve"> </w:t>
      </w:r>
      <w:r w:rsidR="00911536" w:rsidRPr="00DE6131">
        <w:rPr>
          <w:rFonts w:hint="cs"/>
          <w:rtl/>
        </w:rPr>
        <w:t>المرفق</w:t>
      </w:r>
      <w:r w:rsidR="00713331" w:rsidRPr="00DE6131">
        <w:rPr>
          <w:rFonts w:hint="cs"/>
          <w:rtl/>
        </w:rPr>
        <w:t xml:space="preserve"> </w:t>
      </w:r>
      <w:r w:rsidR="00911536" w:rsidRPr="00DE6131">
        <w:rPr>
          <w:rFonts w:hint="cs"/>
          <w:rtl/>
        </w:rPr>
        <w:t>العام</w:t>
      </w:r>
      <w:r w:rsidR="00713331" w:rsidRPr="00DE6131">
        <w:rPr>
          <w:rFonts w:hint="cs"/>
          <w:rtl/>
        </w:rPr>
        <w:t xml:space="preserve"> </w:t>
      </w:r>
      <w:r w:rsidR="00911536" w:rsidRPr="00DE6131">
        <w:rPr>
          <w:rFonts w:hint="cs"/>
          <w:rtl/>
        </w:rPr>
        <w:t>في</w:t>
      </w:r>
      <w:r w:rsidR="00892D68" w:rsidRPr="00DE6131">
        <w:rPr>
          <w:rFonts w:hint="cs"/>
          <w:rtl/>
        </w:rPr>
        <w:t xml:space="preserve"> صورة </w:t>
      </w:r>
      <w:r w:rsidR="00713331" w:rsidRPr="00DE6131">
        <w:rPr>
          <w:rFonts w:hint="cs"/>
          <w:rtl/>
        </w:rPr>
        <w:t xml:space="preserve"> </w:t>
      </w:r>
      <w:r w:rsidR="00911536" w:rsidRPr="00DE6131">
        <w:rPr>
          <w:rFonts w:hint="cs"/>
          <w:rtl/>
        </w:rPr>
        <w:t>التسيير</w:t>
      </w:r>
      <w:r w:rsidR="00713331" w:rsidRPr="00DE6131">
        <w:rPr>
          <w:rFonts w:hint="cs"/>
          <w:rtl/>
        </w:rPr>
        <w:t xml:space="preserve"> </w:t>
      </w:r>
      <w:r w:rsidR="00892D68" w:rsidRPr="00DE6131">
        <w:rPr>
          <w:rFonts w:hint="cs"/>
          <w:rtl/>
        </w:rPr>
        <w:t>الكلاسيكي الذي اعتمدته</w:t>
      </w:r>
      <w:r w:rsidR="00713331" w:rsidRPr="00DE6131">
        <w:rPr>
          <w:rFonts w:hint="cs"/>
          <w:rtl/>
        </w:rPr>
        <w:t xml:space="preserve"> </w:t>
      </w:r>
      <w:r w:rsidR="00911536" w:rsidRPr="00DE6131">
        <w:rPr>
          <w:rFonts w:hint="cs"/>
          <w:rtl/>
        </w:rPr>
        <w:t>الدول</w:t>
      </w:r>
      <w:r w:rsidR="00713331" w:rsidRPr="00DE6131">
        <w:rPr>
          <w:rFonts w:hint="cs"/>
          <w:rtl/>
        </w:rPr>
        <w:t xml:space="preserve"> </w:t>
      </w:r>
      <w:r w:rsidR="00892D68" w:rsidRPr="00DE6131">
        <w:rPr>
          <w:rFonts w:hint="cs"/>
          <w:rtl/>
        </w:rPr>
        <w:t>في بداياتها</w:t>
      </w:r>
      <w:r w:rsidR="00911536" w:rsidRPr="00DE6131">
        <w:rPr>
          <w:rFonts w:hint="cs"/>
          <w:rtl/>
        </w:rPr>
        <w:t>.</w:t>
      </w:r>
    </w:p>
    <w:p w14:paraId="7FBB737B" w14:textId="2F909AFF" w:rsidR="00960774" w:rsidRPr="004E2832" w:rsidRDefault="00713331" w:rsidP="004E2832">
      <w:r w:rsidRPr="00DE6131">
        <w:rPr>
          <w:rFonts w:hint="cs"/>
          <w:rtl/>
        </w:rPr>
        <w:lastRenderedPageBreak/>
        <w:t xml:space="preserve"> </w:t>
      </w:r>
      <w:r w:rsidR="00911536" w:rsidRPr="00DE6131">
        <w:rPr>
          <w:rFonts w:hint="cs"/>
          <w:rtl/>
        </w:rPr>
        <w:t>وفي</w:t>
      </w:r>
      <w:r w:rsidRPr="00DE6131">
        <w:rPr>
          <w:rFonts w:hint="cs"/>
          <w:rtl/>
        </w:rPr>
        <w:t xml:space="preserve"> </w:t>
      </w:r>
      <w:r w:rsidR="00911536" w:rsidRPr="00DE6131">
        <w:rPr>
          <w:rFonts w:hint="cs"/>
          <w:rtl/>
        </w:rPr>
        <w:t>هذا</w:t>
      </w:r>
      <w:r w:rsidRPr="00DE6131">
        <w:rPr>
          <w:rFonts w:hint="cs"/>
          <w:rtl/>
        </w:rPr>
        <w:t xml:space="preserve"> </w:t>
      </w:r>
      <w:r w:rsidR="00754A59" w:rsidRPr="00DE6131">
        <w:rPr>
          <w:rFonts w:hint="cs"/>
          <w:rtl/>
        </w:rPr>
        <w:t>الإطار</w:t>
      </w:r>
      <w:r w:rsidRPr="00DE6131">
        <w:rPr>
          <w:rFonts w:hint="cs"/>
          <w:rtl/>
        </w:rPr>
        <w:t xml:space="preserve"> </w:t>
      </w:r>
      <w:r w:rsidR="00911536" w:rsidRPr="00DE6131">
        <w:rPr>
          <w:rFonts w:hint="cs"/>
          <w:rtl/>
        </w:rPr>
        <w:t>لابد</w:t>
      </w:r>
      <w:r w:rsidRPr="00DE6131">
        <w:rPr>
          <w:rFonts w:hint="cs"/>
          <w:rtl/>
        </w:rPr>
        <w:t xml:space="preserve"> </w:t>
      </w:r>
      <w:r w:rsidR="00911536" w:rsidRPr="00DE6131">
        <w:rPr>
          <w:rFonts w:hint="cs"/>
          <w:rtl/>
        </w:rPr>
        <w:t>من</w:t>
      </w:r>
      <w:r w:rsidRPr="00DE6131">
        <w:rPr>
          <w:rFonts w:hint="cs"/>
          <w:rtl/>
        </w:rPr>
        <w:t xml:space="preserve"> </w:t>
      </w:r>
      <w:r w:rsidR="004C35BE" w:rsidRPr="00DE6131">
        <w:rPr>
          <w:rFonts w:hint="cs"/>
          <w:rtl/>
        </w:rPr>
        <w:t>الإحاطة</w:t>
      </w:r>
      <w:r w:rsidRPr="00DE6131">
        <w:rPr>
          <w:rFonts w:hint="cs"/>
          <w:rtl/>
        </w:rPr>
        <w:t xml:space="preserve"> </w:t>
      </w:r>
      <w:r w:rsidR="004C35BE" w:rsidRPr="00DE6131">
        <w:rPr>
          <w:rFonts w:hint="cs"/>
          <w:rtl/>
        </w:rPr>
        <w:t>بمفهوم</w:t>
      </w:r>
      <w:r w:rsidRPr="00DE6131">
        <w:rPr>
          <w:rFonts w:hint="cs"/>
          <w:rtl/>
        </w:rPr>
        <w:t xml:space="preserve"> </w:t>
      </w:r>
      <w:r w:rsidR="004C35BE" w:rsidRPr="00DE6131">
        <w:rPr>
          <w:rFonts w:hint="cs"/>
          <w:rtl/>
        </w:rPr>
        <w:t>تقنية</w:t>
      </w:r>
      <w:r w:rsidRPr="00DE6131">
        <w:rPr>
          <w:rFonts w:hint="cs"/>
          <w:rtl/>
        </w:rPr>
        <w:t xml:space="preserve"> </w:t>
      </w:r>
      <w:r w:rsidR="004C35BE" w:rsidRPr="00DE6131">
        <w:rPr>
          <w:rFonts w:hint="cs"/>
          <w:rtl/>
        </w:rPr>
        <w:t>التفويض</w:t>
      </w:r>
      <w:r w:rsidRPr="00DE6131">
        <w:rPr>
          <w:rFonts w:hint="cs"/>
          <w:rtl/>
        </w:rPr>
        <w:t xml:space="preserve"> </w:t>
      </w:r>
      <w:r w:rsidR="004C35BE" w:rsidRPr="00DE6131">
        <w:rPr>
          <w:rFonts w:hint="cs"/>
          <w:rtl/>
        </w:rPr>
        <w:t>وبيان</w:t>
      </w:r>
      <w:r w:rsidRPr="00DE6131">
        <w:rPr>
          <w:rFonts w:hint="cs"/>
          <w:rtl/>
        </w:rPr>
        <w:t xml:space="preserve"> </w:t>
      </w:r>
      <w:r w:rsidR="004C35BE" w:rsidRPr="00DE6131">
        <w:rPr>
          <w:rFonts w:hint="cs"/>
          <w:rtl/>
        </w:rPr>
        <w:t>الأسس</w:t>
      </w:r>
      <w:r w:rsidRPr="00DE6131">
        <w:rPr>
          <w:rFonts w:hint="cs"/>
          <w:rtl/>
        </w:rPr>
        <w:t xml:space="preserve"> </w:t>
      </w:r>
      <w:r w:rsidR="00CF2CF7">
        <w:rPr>
          <w:rFonts w:hint="cs"/>
          <w:rtl/>
        </w:rPr>
        <w:t>والأ</w:t>
      </w:r>
      <w:r w:rsidR="004C35BE" w:rsidRPr="00DE6131">
        <w:rPr>
          <w:rFonts w:hint="cs"/>
          <w:rtl/>
        </w:rPr>
        <w:t>ركان</w:t>
      </w:r>
      <w:r w:rsidRPr="00DE6131">
        <w:rPr>
          <w:rFonts w:hint="cs"/>
          <w:rtl/>
        </w:rPr>
        <w:t xml:space="preserve"> </w:t>
      </w:r>
      <w:r w:rsidR="004C35BE" w:rsidRPr="00DE6131">
        <w:rPr>
          <w:rFonts w:hint="cs"/>
          <w:rtl/>
        </w:rPr>
        <w:t>التي</w:t>
      </w:r>
      <w:r w:rsidRPr="00DE6131">
        <w:rPr>
          <w:rFonts w:hint="cs"/>
          <w:rtl/>
        </w:rPr>
        <w:t xml:space="preserve"> </w:t>
      </w:r>
      <w:r w:rsidR="004C35BE" w:rsidRPr="00DE6131">
        <w:rPr>
          <w:rFonts w:hint="cs"/>
          <w:rtl/>
        </w:rPr>
        <w:t>تقوم</w:t>
      </w:r>
      <w:r w:rsidRPr="00DE6131">
        <w:rPr>
          <w:rFonts w:hint="cs"/>
          <w:rtl/>
        </w:rPr>
        <w:t xml:space="preserve"> </w:t>
      </w:r>
      <w:r w:rsidR="004C35BE" w:rsidRPr="00DE6131">
        <w:rPr>
          <w:rFonts w:hint="cs"/>
          <w:rtl/>
        </w:rPr>
        <w:t>عليها</w:t>
      </w:r>
      <w:r w:rsidRPr="00DE6131">
        <w:rPr>
          <w:rFonts w:hint="cs"/>
          <w:rtl/>
        </w:rPr>
        <w:t xml:space="preserve"> </w:t>
      </w:r>
      <w:r w:rsidR="004C35BE" w:rsidRPr="00DE6131">
        <w:rPr>
          <w:rFonts w:hint="cs"/>
          <w:rtl/>
        </w:rPr>
        <w:t>في</w:t>
      </w:r>
      <w:r w:rsidRPr="00DE6131">
        <w:rPr>
          <w:rFonts w:hint="cs"/>
          <w:rtl/>
        </w:rPr>
        <w:t xml:space="preserve"> </w:t>
      </w:r>
      <w:r w:rsidR="00754A59" w:rsidRPr="00DE6131">
        <w:rPr>
          <w:rFonts w:hint="cs"/>
          <w:rtl/>
        </w:rPr>
        <w:t>(المبحث</w:t>
      </w:r>
      <w:r w:rsidRPr="00DE6131">
        <w:rPr>
          <w:rFonts w:hint="cs"/>
          <w:rtl/>
        </w:rPr>
        <w:t xml:space="preserve"> </w:t>
      </w:r>
      <w:r w:rsidR="00754A59" w:rsidRPr="00DE6131">
        <w:rPr>
          <w:rFonts w:hint="cs"/>
          <w:rtl/>
        </w:rPr>
        <w:t>الأول)</w:t>
      </w:r>
      <w:r w:rsidR="000E5B93">
        <w:rPr>
          <w:rFonts w:hint="cs"/>
          <w:rtl/>
        </w:rPr>
        <w:t>،</w:t>
      </w:r>
      <w:r w:rsidRPr="00DE6131">
        <w:rPr>
          <w:rFonts w:hint="cs"/>
          <w:rtl/>
        </w:rPr>
        <w:t xml:space="preserve"> </w:t>
      </w:r>
      <w:r w:rsidR="004C35BE" w:rsidRPr="00DE6131">
        <w:rPr>
          <w:rFonts w:hint="cs"/>
          <w:rtl/>
        </w:rPr>
        <w:t>ثم</w:t>
      </w:r>
      <w:r w:rsidRPr="00DE6131">
        <w:rPr>
          <w:rFonts w:hint="cs"/>
          <w:rtl/>
        </w:rPr>
        <w:t xml:space="preserve"> </w:t>
      </w:r>
      <w:r w:rsidR="004C35BE" w:rsidRPr="00DE6131">
        <w:rPr>
          <w:rFonts w:hint="cs"/>
          <w:rtl/>
        </w:rPr>
        <w:t>نفصل</w:t>
      </w:r>
      <w:r w:rsidRPr="00DE6131">
        <w:rPr>
          <w:rFonts w:hint="cs"/>
          <w:rtl/>
        </w:rPr>
        <w:t xml:space="preserve"> </w:t>
      </w:r>
      <w:r w:rsidR="004C35BE" w:rsidRPr="00DE6131">
        <w:rPr>
          <w:rFonts w:hint="cs"/>
          <w:rtl/>
        </w:rPr>
        <w:t>في</w:t>
      </w:r>
      <w:r w:rsidRPr="00DE6131">
        <w:rPr>
          <w:rFonts w:hint="cs"/>
          <w:rtl/>
        </w:rPr>
        <w:t xml:space="preserve"> </w:t>
      </w:r>
      <w:r w:rsidR="000E5B93">
        <w:rPr>
          <w:rFonts w:hint="cs"/>
          <w:rtl/>
        </w:rPr>
        <w:t>الأ</w:t>
      </w:r>
      <w:r w:rsidR="004C35BE" w:rsidRPr="00DE6131">
        <w:rPr>
          <w:rFonts w:hint="cs"/>
          <w:rtl/>
        </w:rPr>
        <w:t>شكال</w:t>
      </w:r>
      <w:r w:rsidRPr="00DE6131">
        <w:rPr>
          <w:rFonts w:hint="cs"/>
          <w:rtl/>
        </w:rPr>
        <w:t xml:space="preserve"> </w:t>
      </w:r>
      <w:r w:rsidR="004C35BE" w:rsidRPr="00DE6131">
        <w:rPr>
          <w:rFonts w:hint="cs"/>
          <w:rtl/>
        </w:rPr>
        <w:t>والصور</w:t>
      </w:r>
      <w:r w:rsidR="001F1E89">
        <w:rPr>
          <w:rFonts w:hint="cs"/>
          <w:rtl/>
        </w:rPr>
        <w:t xml:space="preserve"> </w:t>
      </w:r>
      <w:r w:rsidR="004C35BE" w:rsidRPr="00DE6131">
        <w:rPr>
          <w:rFonts w:hint="cs"/>
          <w:rtl/>
        </w:rPr>
        <w:t>التي</w:t>
      </w:r>
      <w:r w:rsidRPr="00DE6131">
        <w:rPr>
          <w:rFonts w:hint="cs"/>
          <w:rtl/>
        </w:rPr>
        <w:t xml:space="preserve"> </w:t>
      </w:r>
      <w:r w:rsidR="004C35BE" w:rsidRPr="00DE6131">
        <w:rPr>
          <w:rFonts w:hint="cs"/>
          <w:rtl/>
        </w:rPr>
        <w:t>يمكن</w:t>
      </w:r>
      <w:r w:rsidRPr="00DE6131">
        <w:rPr>
          <w:rFonts w:hint="cs"/>
          <w:rtl/>
        </w:rPr>
        <w:t xml:space="preserve"> </w:t>
      </w:r>
      <w:r w:rsidR="000E5B93">
        <w:rPr>
          <w:rFonts w:hint="cs"/>
          <w:rtl/>
        </w:rPr>
        <w:t>أ</w:t>
      </w:r>
      <w:r w:rsidR="004C35BE" w:rsidRPr="00DE6131">
        <w:rPr>
          <w:rFonts w:hint="cs"/>
          <w:rtl/>
        </w:rPr>
        <w:t>ن</w:t>
      </w:r>
      <w:r w:rsidRPr="00DE6131">
        <w:rPr>
          <w:rFonts w:hint="cs"/>
          <w:rtl/>
        </w:rPr>
        <w:t xml:space="preserve"> </w:t>
      </w:r>
      <w:r w:rsidR="004C35BE" w:rsidRPr="00DE6131">
        <w:rPr>
          <w:rFonts w:hint="cs"/>
          <w:rtl/>
        </w:rPr>
        <w:t>يتجسد</w:t>
      </w:r>
      <w:r w:rsidRPr="00DE6131">
        <w:rPr>
          <w:rFonts w:hint="cs"/>
          <w:rtl/>
        </w:rPr>
        <w:t xml:space="preserve"> </w:t>
      </w:r>
      <w:r w:rsidR="004C35BE" w:rsidRPr="00DE6131">
        <w:rPr>
          <w:rFonts w:hint="cs"/>
          <w:rtl/>
        </w:rPr>
        <w:t>من</w:t>
      </w:r>
      <w:r w:rsidRPr="00DE6131">
        <w:rPr>
          <w:rFonts w:hint="cs"/>
          <w:rtl/>
        </w:rPr>
        <w:t xml:space="preserve"> </w:t>
      </w:r>
      <w:r w:rsidR="004C35BE" w:rsidRPr="00DE6131">
        <w:rPr>
          <w:rFonts w:hint="cs"/>
          <w:rtl/>
        </w:rPr>
        <w:t>خلاله</w:t>
      </w:r>
      <w:r w:rsidR="00B36BE6" w:rsidRPr="00DE6131">
        <w:rPr>
          <w:rFonts w:hint="cs"/>
          <w:rtl/>
        </w:rPr>
        <w:t>ا</w:t>
      </w:r>
      <w:r w:rsidRPr="00DE6131">
        <w:rPr>
          <w:rFonts w:hint="cs"/>
          <w:rtl/>
        </w:rPr>
        <w:t xml:space="preserve"> </w:t>
      </w:r>
      <w:r w:rsidR="004C35BE" w:rsidRPr="00DE6131">
        <w:rPr>
          <w:rFonts w:hint="cs"/>
          <w:rtl/>
        </w:rPr>
        <w:t>في</w:t>
      </w:r>
      <w:r w:rsidRPr="00DE6131">
        <w:rPr>
          <w:rFonts w:hint="cs"/>
          <w:rtl/>
        </w:rPr>
        <w:t xml:space="preserve"> </w:t>
      </w:r>
      <w:r w:rsidR="00754A59" w:rsidRPr="00DE6131">
        <w:rPr>
          <w:rFonts w:hint="cs"/>
          <w:rtl/>
        </w:rPr>
        <w:t>(المبحث</w:t>
      </w:r>
      <w:r w:rsidRPr="00DE6131">
        <w:rPr>
          <w:rFonts w:hint="cs"/>
          <w:rtl/>
        </w:rPr>
        <w:t xml:space="preserve"> </w:t>
      </w:r>
      <w:r w:rsidR="004C35BE" w:rsidRPr="00DE6131">
        <w:rPr>
          <w:rFonts w:hint="cs"/>
          <w:rtl/>
        </w:rPr>
        <w:t>الثاني</w:t>
      </w:r>
      <w:r w:rsidR="00754A59" w:rsidRPr="00DE6131">
        <w:rPr>
          <w:rFonts w:hint="cs"/>
          <w:rtl/>
        </w:rPr>
        <w:t>).</w:t>
      </w:r>
      <w:r w:rsidRPr="00DE6131">
        <w:rPr>
          <w:rFonts w:hint="cs"/>
          <w:rtl/>
        </w:rPr>
        <w:t xml:space="preserve"> </w:t>
      </w:r>
    </w:p>
    <w:p w14:paraId="20A54585" w14:textId="276F5669" w:rsidR="007E03EA" w:rsidRPr="00DE6131" w:rsidRDefault="000F7D39" w:rsidP="004F2087">
      <w:pPr>
        <w:tabs>
          <w:tab w:val="left" w:pos="-569"/>
          <w:tab w:val="left" w:pos="-2"/>
        </w:tabs>
        <w:ind w:firstLine="0"/>
        <w:contextualSpacing/>
        <w:jc w:val="left"/>
        <w:outlineLvl w:val="2"/>
        <w:rPr>
          <w:b/>
          <w:bCs/>
          <w:color w:val="000000" w:themeColor="text1"/>
          <w:sz w:val="38"/>
          <w:szCs w:val="38"/>
          <w:rtl/>
        </w:rPr>
      </w:pPr>
      <w:bookmarkStart w:id="57" w:name="_Toc165664599"/>
      <w:bookmarkStart w:id="58" w:name="_Toc165665099"/>
      <w:bookmarkStart w:id="59" w:name="_Toc168134039"/>
      <w:r w:rsidRPr="00DE6131">
        <w:rPr>
          <w:rFonts w:hint="cs"/>
          <w:b/>
          <w:bCs/>
          <w:color w:val="000000" w:themeColor="text1"/>
          <w:sz w:val="36"/>
          <w:szCs w:val="36"/>
          <w:rtl/>
        </w:rPr>
        <w:t>المبحث</w:t>
      </w:r>
      <w:r w:rsidR="00713331" w:rsidRPr="00DE6131">
        <w:rPr>
          <w:rFonts w:hint="cs"/>
          <w:b/>
          <w:bCs/>
          <w:color w:val="000000" w:themeColor="text1"/>
          <w:sz w:val="36"/>
          <w:szCs w:val="36"/>
          <w:rtl/>
        </w:rPr>
        <w:t xml:space="preserve"> </w:t>
      </w:r>
      <w:r w:rsidRPr="00DE6131">
        <w:rPr>
          <w:rFonts w:hint="cs"/>
          <w:b/>
          <w:bCs/>
          <w:color w:val="000000" w:themeColor="text1"/>
          <w:sz w:val="36"/>
          <w:szCs w:val="36"/>
          <w:rtl/>
        </w:rPr>
        <w:t>الأول</w:t>
      </w:r>
      <w:r w:rsidR="004C35BE" w:rsidRPr="00DE6131">
        <w:rPr>
          <w:rFonts w:hint="cs"/>
          <w:b/>
          <w:bCs/>
          <w:color w:val="000000" w:themeColor="text1"/>
          <w:sz w:val="36"/>
          <w:szCs w:val="36"/>
          <w:rtl/>
        </w:rPr>
        <w:t>:</w:t>
      </w:r>
      <w:r w:rsidR="00713331" w:rsidRPr="00DE6131">
        <w:rPr>
          <w:rFonts w:hint="cs"/>
          <w:b/>
          <w:bCs/>
          <w:color w:val="000000" w:themeColor="text1"/>
          <w:sz w:val="36"/>
          <w:szCs w:val="36"/>
          <w:rtl/>
        </w:rPr>
        <w:t xml:space="preserve"> </w:t>
      </w:r>
      <w:r w:rsidR="00451943" w:rsidRPr="00DE6131">
        <w:rPr>
          <w:rFonts w:hint="cs"/>
          <w:b/>
          <w:bCs/>
          <w:color w:val="000000" w:themeColor="text1"/>
          <w:sz w:val="36"/>
          <w:szCs w:val="36"/>
          <w:rtl/>
        </w:rPr>
        <w:t>ماهية</w:t>
      </w:r>
      <w:r w:rsidR="00713331" w:rsidRPr="00DE6131">
        <w:rPr>
          <w:rFonts w:hint="cs"/>
          <w:b/>
          <w:bCs/>
          <w:color w:val="000000" w:themeColor="text1"/>
          <w:sz w:val="36"/>
          <w:szCs w:val="36"/>
          <w:rtl/>
        </w:rPr>
        <w:t xml:space="preserve"> </w:t>
      </w:r>
      <w:r w:rsidR="007C0CD7" w:rsidRPr="00DE6131">
        <w:rPr>
          <w:rFonts w:hint="cs"/>
          <w:b/>
          <w:bCs/>
          <w:color w:val="000000" w:themeColor="text1"/>
          <w:sz w:val="36"/>
          <w:szCs w:val="36"/>
          <w:rtl/>
        </w:rPr>
        <w:t>تفويضات</w:t>
      </w:r>
      <w:r w:rsidR="00713331" w:rsidRPr="00DE6131">
        <w:rPr>
          <w:rFonts w:hint="cs"/>
          <w:b/>
          <w:bCs/>
          <w:color w:val="000000" w:themeColor="text1"/>
          <w:sz w:val="36"/>
          <w:szCs w:val="36"/>
          <w:rtl/>
        </w:rPr>
        <w:t xml:space="preserve"> </w:t>
      </w:r>
      <w:r w:rsidR="007C0CD7" w:rsidRPr="00DE6131">
        <w:rPr>
          <w:rFonts w:hint="cs"/>
          <w:b/>
          <w:bCs/>
          <w:color w:val="000000" w:themeColor="text1"/>
          <w:sz w:val="36"/>
          <w:szCs w:val="36"/>
          <w:rtl/>
        </w:rPr>
        <w:t>المرفق</w:t>
      </w:r>
      <w:r w:rsidR="00713331" w:rsidRPr="00DE6131">
        <w:rPr>
          <w:rFonts w:hint="cs"/>
          <w:b/>
          <w:bCs/>
          <w:color w:val="000000" w:themeColor="text1"/>
          <w:sz w:val="36"/>
          <w:szCs w:val="36"/>
          <w:rtl/>
        </w:rPr>
        <w:t xml:space="preserve"> </w:t>
      </w:r>
      <w:r w:rsidR="007C0CD7" w:rsidRPr="00DE6131">
        <w:rPr>
          <w:rFonts w:hint="cs"/>
          <w:b/>
          <w:bCs/>
          <w:color w:val="000000" w:themeColor="text1"/>
          <w:sz w:val="36"/>
          <w:szCs w:val="36"/>
          <w:rtl/>
        </w:rPr>
        <w:t>العام</w:t>
      </w:r>
      <w:bookmarkEnd w:id="57"/>
      <w:bookmarkEnd w:id="58"/>
      <w:bookmarkEnd w:id="59"/>
    </w:p>
    <w:p w14:paraId="2C1D9341" w14:textId="4B68235C" w:rsidR="007E03EA" w:rsidRPr="00DE6131" w:rsidRDefault="00713331" w:rsidP="00960774">
      <w:pPr>
        <w:rPr>
          <w:rtl/>
        </w:rPr>
      </w:pPr>
      <w:r w:rsidRPr="00DE6131">
        <w:rPr>
          <w:rFonts w:hint="cs"/>
          <w:sz w:val="32"/>
          <w:szCs w:val="32"/>
          <w:rtl/>
        </w:rPr>
        <w:t xml:space="preserve"> </w:t>
      </w:r>
      <w:r w:rsidR="00B60B46" w:rsidRPr="00DE6131">
        <w:rPr>
          <w:rFonts w:hint="cs"/>
          <w:rtl/>
        </w:rPr>
        <w:t>لم</w:t>
      </w:r>
      <w:r w:rsidRPr="00DE6131">
        <w:rPr>
          <w:rFonts w:hint="cs"/>
          <w:rtl/>
        </w:rPr>
        <w:t xml:space="preserve"> </w:t>
      </w:r>
      <w:r w:rsidR="00B60B46" w:rsidRPr="00DE6131">
        <w:rPr>
          <w:rFonts w:hint="cs"/>
          <w:rtl/>
        </w:rPr>
        <w:t>يتوصل</w:t>
      </w:r>
      <w:r w:rsidRPr="00DE6131">
        <w:rPr>
          <w:rFonts w:hint="cs"/>
          <w:rtl/>
        </w:rPr>
        <w:t xml:space="preserve"> </w:t>
      </w:r>
      <w:r w:rsidR="007E03EA" w:rsidRPr="00DE6131">
        <w:rPr>
          <w:rFonts w:hint="cs"/>
          <w:rtl/>
        </w:rPr>
        <w:t>الفقه</w:t>
      </w:r>
      <w:r w:rsidRPr="00DE6131">
        <w:rPr>
          <w:rFonts w:hint="cs"/>
          <w:rtl/>
        </w:rPr>
        <w:t xml:space="preserve"> </w:t>
      </w:r>
      <w:r w:rsidR="00B60B46" w:rsidRPr="00DE6131">
        <w:rPr>
          <w:rFonts w:hint="cs"/>
          <w:rtl/>
        </w:rPr>
        <w:t>الى</w:t>
      </w:r>
      <w:r w:rsidRPr="00DE6131">
        <w:rPr>
          <w:rFonts w:hint="cs"/>
          <w:rtl/>
        </w:rPr>
        <w:t xml:space="preserve"> </w:t>
      </w:r>
      <w:r w:rsidR="007E03EA" w:rsidRPr="00DE6131">
        <w:rPr>
          <w:rFonts w:hint="cs"/>
          <w:rtl/>
        </w:rPr>
        <w:t>تعريف</w:t>
      </w:r>
      <w:r w:rsidRPr="00DE6131">
        <w:rPr>
          <w:rFonts w:hint="cs"/>
          <w:rtl/>
        </w:rPr>
        <w:t xml:space="preserve"> </w:t>
      </w:r>
      <w:r w:rsidR="00B60B46" w:rsidRPr="00DE6131">
        <w:rPr>
          <w:rFonts w:hint="cs"/>
          <w:rtl/>
        </w:rPr>
        <w:t>دقيق و</w:t>
      </w:r>
      <w:r w:rsidR="0069225A" w:rsidRPr="00DE6131">
        <w:rPr>
          <w:rFonts w:hint="cs"/>
          <w:rtl/>
        </w:rPr>
        <w:t>جامع</w:t>
      </w:r>
      <w:r w:rsidRPr="00DE6131">
        <w:rPr>
          <w:rFonts w:hint="cs"/>
          <w:rtl/>
        </w:rPr>
        <w:t xml:space="preserve"> </w:t>
      </w:r>
      <w:r w:rsidR="007E03EA" w:rsidRPr="00DE6131">
        <w:rPr>
          <w:rFonts w:hint="cs"/>
          <w:rtl/>
        </w:rPr>
        <w:t>للمرفق</w:t>
      </w:r>
      <w:r w:rsidRPr="00DE6131">
        <w:rPr>
          <w:rFonts w:hint="cs"/>
          <w:rtl/>
        </w:rPr>
        <w:t xml:space="preserve"> </w:t>
      </w:r>
      <w:r w:rsidR="007E03EA" w:rsidRPr="00DE6131">
        <w:rPr>
          <w:rFonts w:hint="cs"/>
          <w:rtl/>
        </w:rPr>
        <w:t>العام</w:t>
      </w:r>
      <w:r w:rsidRPr="00DE6131">
        <w:rPr>
          <w:rFonts w:hint="cs"/>
          <w:rtl/>
        </w:rPr>
        <w:t xml:space="preserve"> </w:t>
      </w:r>
      <w:r w:rsidR="007E03EA" w:rsidRPr="00DE6131">
        <w:rPr>
          <w:rFonts w:hint="cs"/>
          <w:rtl/>
        </w:rPr>
        <w:t>في</w:t>
      </w:r>
      <w:r w:rsidRPr="00DE6131">
        <w:rPr>
          <w:rFonts w:hint="cs"/>
          <w:rtl/>
        </w:rPr>
        <w:t xml:space="preserve"> </w:t>
      </w:r>
      <w:r w:rsidR="007E03EA" w:rsidRPr="00DE6131">
        <w:rPr>
          <w:rFonts w:hint="cs"/>
          <w:rtl/>
        </w:rPr>
        <w:t>حد</w:t>
      </w:r>
      <w:r w:rsidRPr="00DE6131">
        <w:rPr>
          <w:rFonts w:hint="cs"/>
          <w:rtl/>
        </w:rPr>
        <w:t xml:space="preserve"> </w:t>
      </w:r>
      <w:r w:rsidR="007E03EA" w:rsidRPr="00DE6131">
        <w:rPr>
          <w:rFonts w:hint="cs"/>
          <w:rtl/>
        </w:rPr>
        <w:t>ذاته،</w:t>
      </w:r>
      <w:r w:rsidRPr="00DE6131">
        <w:rPr>
          <w:rFonts w:hint="cs"/>
          <w:rtl/>
        </w:rPr>
        <w:t xml:space="preserve"> </w:t>
      </w:r>
      <w:r w:rsidR="007E03EA" w:rsidRPr="00DE6131">
        <w:rPr>
          <w:rFonts w:hint="cs"/>
          <w:rtl/>
        </w:rPr>
        <w:t>فعرفه</w:t>
      </w:r>
      <w:r w:rsidRPr="00DE6131">
        <w:rPr>
          <w:rFonts w:hint="cs"/>
          <w:rtl/>
        </w:rPr>
        <w:t xml:space="preserve"> </w:t>
      </w:r>
      <w:r w:rsidR="007E03EA" w:rsidRPr="00DE6131">
        <w:rPr>
          <w:rFonts w:hint="cs"/>
          <w:rtl/>
        </w:rPr>
        <w:t>البعض</w:t>
      </w:r>
      <w:r w:rsidRPr="00DE6131">
        <w:rPr>
          <w:rFonts w:hint="cs"/>
          <w:rtl/>
        </w:rPr>
        <w:t xml:space="preserve"> </w:t>
      </w:r>
      <w:r w:rsidR="00B60B46" w:rsidRPr="00DE6131">
        <w:rPr>
          <w:rFonts w:hint="cs"/>
          <w:rtl/>
        </w:rPr>
        <w:t>على أنه كل</w:t>
      </w:r>
      <w:r w:rsidRPr="00DE6131">
        <w:rPr>
          <w:rFonts w:hint="cs"/>
          <w:rtl/>
        </w:rPr>
        <w:t xml:space="preserve"> </w:t>
      </w:r>
      <w:r w:rsidR="007E03EA" w:rsidRPr="00DE6131">
        <w:rPr>
          <w:rFonts w:hint="cs"/>
          <w:rtl/>
        </w:rPr>
        <w:t>نشاط</w:t>
      </w:r>
      <w:r w:rsidRPr="00DE6131">
        <w:rPr>
          <w:rFonts w:hint="cs"/>
          <w:rtl/>
        </w:rPr>
        <w:t xml:space="preserve"> </w:t>
      </w:r>
      <w:r w:rsidR="00B60B46" w:rsidRPr="00DE6131">
        <w:rPr>
          <w:rFonts w:hint="cs"/>
          <w:rtl/>
        </w:rPr>
        <w:t>تباشره</w:t>
      </w:r>
      <w:r w:rsidRPr="00DE6131">
        <w:rPr>
          <w:rFonts w:hint="cs"/>
          <w:rtl/>
        </w:rPr>
        <w:t xml:space="preserve"> </w:t>
      </w:r>
      <w:r w:rsidR="007E03EA" w:rsidRPr="00DE6131">
        <w:rPr>
          <w:rFonts w:hint="cs"/>
          <w:rtl/>
        </w:rPr>
        <w:t>السلطة</w:t>
      </w:r>
      <w:r w:rsidRPr="00DE6131">
        <w:rPr>
          <w:rFonts w:hint="cs"/>
          <w:rtl/>
        </w:rPr>
        <w:t xml:space="preserve"> </w:t>
      </w:r>
      <w:r w:rsidR="007E03EA" w:rsidRPr="00DE6131">
        <w:rPr>
          <w:rFonts w:hint="cs"/>
          <w:rtl/>
        </w:rPr>
        <w:t>العامة</w:t>
      </w:r>
      <w:r w:rsidRPr="00DE6131">
        <w:rPr>
          <w:rFonts w:hint="cs"/>
          <w:rtl/>
        </w:rPr>
        <w:t xml:space="preserve"> </w:t>
      </w:r>
      <w:r w:rsidR="008A64AE" w:rsidRPr="00DE6131">
        <w:rPr>
          <w:rFonts w:hint="cs"/>
          <w:rtl/>
        </w:rPr>
        <w:t xml:space="preserve">يكون الغرض منه </w:t>
      </w:r>
      <w:r w:rsidR="007E03EA" w:rsidRPr="00DE6131">
        <w:rPr>
          <w:rFonts w:hint="cs"/>
          <w:rtl/>
        </w:rPr>
        <w:t>إشباع</w:t>
      </w:r>
      <w:r w:rsidRPr="00DE6131">
        <w:rPr>
          <w:rFonts w:hint="cs"/>
          <w:rtl/>
        </w:rPr>
        <w:t xml:space="preserve"> </w:t>
      </w:r>
      <w:r w:rsidR="007E03EA" w:rsidRPr="00DE6131">
        <w:rPr>
          <w:rFonts w:hint="cs"/>
          <w:rtl/>
        </w:rPr>
        <w:t>حاجات</w:t>
      </w:r>
      <w:r w:rsidRPr="00DE6131">
        <w:rPr>
          <w:rFonts w:hint="cs"/>
          <w:rtl/>
        </w:rPr>
        <w:t xml:space="preserve"> </w:t>
      </w:r>
      <w:r w:rsidR="008A64AE" w:rsidRPr="00DE6131">
        <w:rPr>
          <w:rFonts w:hint="cs"/>
          <w:rtl/>
        </w:rPr>
        <w:t>عامة</w:t>
      </w:r>
      <w:r w:rsidR="007E03EA" w:rsidRPr="00DE6131">
        <w:rPr>
          <w:rFonts w:hint="cs"/>
          <w:rtl/>
        </w:rPr>
        <w:t>،</w:t>
      </w:r>
      <w:r w:rsidRPr="00DE6131">
        <w:rPr>
          <w:rFonts w:hint="cs"/>
          <w:rtl/>
        </w:rPr>
        <w:t xml:space="preserve"> </w:t>
      </w:r>
      <w:r w:rsidR="007E03EA" w:rsidRPr="00DE6131">
        <w:rPr>
          <w:rFonts w:hint="cs"/>
          <w:rtl/>
        </w:rPr>
        <w:t>وهو</w:t>
      </w:r>
      <w:r w:rsidRPr="00DE6131">
        <w:rPr>
          <w:rFonts w:hint="cs"/>
          <w:rtl/>
        </w:rPr>
        <w:t xml:space="preserve"> </w:t>
      </w:r>
      <w:r w:rsidR="008A64AE" w:rsidRPr="00DE6131">
        <w:rPr>
          <w:rFonts w:hint="cs"/>
          <w:rtl/>
        </w:rPr>
        <w:t>بهذا المعنى يشكل التعريف</w:t>
      </w:r>
      <w:r w:rsidRPr="00DE6131">
        <w:rPr>
          <w:rFonts w:hint="cs"/>
          <w:rtl/>
        </w:rPr>
        <w:t xml:space="preserve"> </w:t>
      </w:r>
      <w:r w:rsidR="0069225A" w:rsidRPr="00DE6131">
        <w:rPr>
          <w:rFonts w:hint="cs"/>
          <w:rtl/>
        </w:rPr>
        <w:t>الموضوعي</w:t>
      </w:r>
      <w:r w:rsidRPr="00DE6131">
        <w:rPr>
          <w:rFonts w:hint="cs"/>
          <w:rtl/>
        </w:rPr>
        <w:t xml:space="preserve"> </w:t>
      </w:r>
      <w:r w:rsidR="007E03EA" w:rsidRPr="00DE6131">
        <w:rPr>
          <w:rFonts w:hint="cs"/>
          <w:rtl/>
        </w:rPr>
        <w:t>للمرفق</w:t>
      </w:r>
      <w:r w:rsidRPr="00DE6131">
        <w:rPr>
          <w:rFonts w:hint="cs"/>
          <w:rtl/>
        </w:rPr>
        <w:t xml:space="preserve"> </w:t>
      </w:r>
      <w:r w:rsidR="005A576C" w:rsidRPr="00DE6131">
        <w:rPr>
          <w:rFonts w:hint="cs"/>
          <w:rtl/>
        </w:rPr>
        <w:t>العام</w:t>
      </w:r>
      <w:r w:rsidR="008A64AE" w:rsidRPr="00DE6131">
        <w:rPr>
          <w:rFonts w:hint="cs"/>
          <w:rtl/>
        </w:rPr>
        <w:t>، من</w:t>
      </w:r>
      <w:r w:rsidRPr="00DE6131">
        <w:rPr>
          <w:rFonts w:hint="cs"/>
          <w:rtl/>
        </w:rPr>
        <w:t xml:space="preserve"> </w:t>
      </w:r>
      <w:r w:rsidR="005A576C" w:rsidRPr="00DE6131">
        <w:rPr>
          <w:rFonts w:hint="cs"/>
          <w:rtl/>
        </w:rPr>
        <w:t>حيث</w:t>
      </w:r>
      <w:r w:rsidRPr="00DE6131">
        <w:rPr>
          <w:rFonts w:hint="cs"/>
          <w:rtl/>
        </w:rPr>
        <w:t xml:space="preserve"> </w:t>
      </w:r>
      <w:r w:rsidR="008A64AE" w:rsidRPr="00DE6131">
        <w:rPr>
          <w:rFonts w:hint="cs"/>
          <w:rtl/>
        </w:rPr>
        <w:t xml:space="preserve">أنه </w:t>
      </w:r>
      <w:r w:rsidR="007E03EA" w:rsidRPr="00DE6131">
        <w:rPr>
          <w:rFonts w:hint="cs"/>
          <w:rtl/>
        </w:rPr>
        <w:t>يركز</w:t>
      </w:r>
      <w:r w:rsidRPr="00DE6131">
        <w:rPr>
          <w:rFonts w:hint="cs"/>
          <w:rtl/>
        </w:rPr>
        <w:t xml:space="preserve"> </w:t>
      </w:r>
      <w:r w:rsidR="007E03EA" w:rsidRPr="00DE6131">
        <w:rPr>
          <w:rFonts w:hint="cs"/>
          <w:rtl/>
        </w:rPr>
        <w:t>على</w:t>
      </w:r>
      <w:r w:rsidRPr="00DE6131">
        <w:rPr>
          <w:rFonts w:hint="cs"/>
          <w:rtl/>
        </w:rPr>
        <w:t xml:space="preserve"> </w:t>
      </w:r>
      <w:r w:rsidR="008A64AE" w:rsidRPr="00DE6131">
        <w:rPr>
          <w:rFonts w:hint="cs"/>
          <w:rtl/>
        </w:rPr>
        <w:t>العمل</w:t>
      </w:r>
      <w:r w:rsidRPr="00DE6131">
        <w:rPr>
          <w:rFonts w:hint="cs"/>
          <w:rtl/>
        </w:rPr>
        <w:t xml:space="preserve"> </w:t>
      </w:r>
      <w:r w:rsidR="007E03EA" w:rsidRPr="00DE6131">
        <w:rPr>
          <w:rFonts w:hint="cs"/>
          <w:rtl/>
        </w:rPr>
        <w:t>الذي</w:t>
      </w:r>
      <w:r w:rsidRPr="00DE6131">
        <w:rPr>
          <w:rFonts w:hint="cs"/>
          <w:rtl/>
        </w:rPr>
        <w:t xml:space="preserve"> </w:t>
      </w:r>
      <w:r w:rsidR="007E03EA" w:rsidRPr="00DE6131">
        <w:rPr>
          <w:rFonts w:hint="cs"/>
          <w:rtl/>
        </w:rPr>
        <w:t>يقوم</w:t>
      </w:r>
      <w:r w:rsidRPr="00DE6131">
        <w:rPr>
          <w:rFonts w:hint="cs"/>
          <w:rtl/>
        </w:rPr>
        <w:t xml:space="preserve"> </w:t>
      </w:r>
      <w:r w:rsidR="007E03EA" w:rsidRPr="00DE6131">
        <w:rPr>
          <w:rFonts w:hint="cs"/>
          <w:rtl/>
        </w:rPr>
        <w:t>به</w:t>
      </w:r>
      <w:r w:rsidRPr="00DE6131">
        <w:rPr>
          <w:rFonts w:hint="cs"/>
          <w:rtl/>
        </w:rPr>
        <w:t xml:space="preserve"> </w:t>
      </w:r>
      <w:r w:rsidR="007E03EA" w:rsidRPr="00DE6131">
        <w:rPr>
          <w:rFonts w:hint="cs"/>
          <w:rtl/>
        </w:rPr>
        <w:t>المرفق</w:t>
      </w:r>
      <w:r w:rsidR="008A64AE" w:rsidRPr="00DE6131">
        <w:rPr>
          <w:rFonts w:hint="cs"/>
          <w:rtl/>
        </w:rPr>
        <w:t xml:space="preserve">، الذي يستهدف </w:t>
      </w:r>
      <w:r w:rsidRPr="00DE6131">
        <w:rPr>
          <w:rFonts w:hint="cs"/>
          <w:rtl/>
        </w:rPr>
        <w:t xml:space="preserve">  </w:t>
      </w:r>
      <w:r w:rsidR="007E03EA" w:rsidRPr="00DE6131">
        <w:rPr>
          <w:rFonts w:hint="cs"/>
          <w:rtl/>
        </w:rPr>
        <w:t>تحقيق</w:t>
      </w:r>
      <w:r w:rsidRPr="00DE6131">
        <w:rPr>
          <w:rFonts w:hint="cs"/>
          <w:rtl/>
        </w:rPr>
        <w:t xml:space="preserve"> </w:t>
      </w:r>
      <w:r w:rsidR="007E03EA" w:rsidRPr="00DE6131">
        <w:rPr>
          <w:rFonts w:hint="cs"/>
          <w:rtl/>
        </w:rPr>
        <w:t>النفع</w:t>
      </w:r>
      <w:r w:rsidRPr="00DE6131">
        <w:rPr>
          <w:rFonts w:hint="cs"/>
          <w:rtl/>
        </w:rPr>
        <w:t xml:space="preserve"> </w:t>
      </w:r>
      <w:r w:rsidR="007E03EA" w:rsidRPr="00DE6131">
        <w:rPr>
          <w:rFonts w:hint="cs"/>
          <w:rtl/>
        </w:rPr>
        <w:t>العام</w:t>
      </w:r>
      <w:r w:rsidR="008A64AE" w:rsidRPr="00DE6131">
        <w:rPr>
          <w:rFonts w:hint="cs"/>
          <w:rtl/>
        </w:rPr>
        <w:t>،</w:t>
      </w:r>
      <w:r w:rsidRPr="00DE6131">
        <w:rPr>
          <w:rFonts w:hint="cs"/>
          <w:rtl/>
        </w:rPr>
        <w:t xml:space="preserve"> </w:t>
      </w:r>
      <w:r w:rsidR="007E03EA" w:rsidRPr="00DE6131">
        <w:rPr>
          <w:rFonts w:hint="cs"/>
          <w:rtl/>
        </w:rPr>
        <w:t>كمرفق</w:t>
      </w:r>
      <w:r w:rsidRPr="00DE6131">
        <w:rPr>
          <w:rFonts w:hint="cs"/>
          <w:rtl/>
        </w:rPr>
        <w:t xml:space="preserve"> </w:t>
      </w:r>
      <w:r w:rsidR="007E03EA" w:rsidRPr="00DE6131">
        <w:rPr>
          <w:rFonts w:hint="cs"/>
          <w:rtl/>
        </w:rPr>
        <w:t>التعليم</w:t>
      </w:r>
      <w:r w:rsidRPr="00DE6131">
        <w:rPr>
          <w:rFonts w:hint="cs"/>
          <w:rtl/>
        </w:rPr>
        <w:t xml:space="preserve"> </w:t>
      </w:r>
      <w:r w:rsidR="007E03EA" w:rsidRPr="00DE6131">
        <w:rPr>
          <w:rFonts w:hint="cs"/>
          <w:rtl/>
        </w:rPr>
        <w:t>والأمن</w:t>
      </w:r>
      <w:r w:rsidRPr="00DE6131">
        <w:rPr>
          <w:rFonts w:hint="cs"/>
          <w:rtl/>
        </w:rPr>
        <w:t xml:space="preserve"> </w:t>
      </w:r>
      <w:r w:rsidR="0069225A" w:rsidRPr="00DE6131">
        <w:rPr>
          <w:rFonts w:hint="cs"/>
          <w:rtl/>
        </w:rPr>
        <w:t>والدفاع</w:t>
      </w:r>
      <w:r w:rsidR="008A64AE" w:rsidRPr="00DE6131">
        <w:rPr>
          <w:rFonts w:hint="cs"/>
          <w:rtl/>
        </w:rPr>
        <w:t>،</w:t>
      </w:r>
      <w:r w:rsidRPr="00DE6131">
        <w:rPr>
          <w:rFonts w:hint="cs"/>
          <w:rtl/>
        </w:rPr>
        <w:t xml:space="preserve"> </w:t>
      </w:r>
      <w:r w:rsidR="008A64AE" w:rsidRPr="00DE6131">
        <w:rPr>
          <w:rFonts w:hint="cs"/>
          <w:rtl/>
        </w:rPr>
        <w:t>و</w:t>
      </w:r>
      <w:r w:rsidRPr="00DE6131">
        <w:rPr>
          <w:rFonts w:hint="cs"/>
          <w:rtl/>
        </w:rPr>
        <w:t xml:space="preserve"> </w:t>
      </w:r>
      <w:r w:rsidR="007E03EA" w:rsidRPr="00DE6131">
        <w:rPr>
          <w:rFonts w:hint="cs"/>
          <w:rtl/>
        </w:rPr>
        <w:t>يعرفه</w:t>
      </w:r>
      <w:r w:rsidRPr="00DE6131">
        <w:rPr>
          <w:rFonts w:hint="cs"/>
          <w:rtl/>
        </w:rPr>
        <w:t xml:space="preserve"> </w:t>
      </w:r>
      <w:r w:rsidR="007E03EA" w:rsidRPr="00DE6131">
        <w:rPr>
          <w:rFonts w:hint="cs"/>
          <w:rtl/>
        </w:rPr>
        <w:t>البعض</w:t>
      </w:r>
      <w:r w:rsidRPr="00DE6131">
        <w:rPr>
          <w:rFonts w:hint="cs"/>
          <w:rtl/>
        </w:rPr>
        <w:t xml:space="preserve"> </w:t>
      </w:r>
      <w:r w:rsidR="007E03EA" w:rsidRPr="00DE6131">
        <w:rPr>
          <w:rFonts w:hint="cs"/>
          <w:rtl/>
        </w:rPr>
        <w:t>الآخر</w:t>
      </w:r>
      <w:r w:rsidR="008924D6" w:rsidRPr="00DE6131">
        <w:rPr>
          <w:rFonts w:hint="cs"/>
          <w:rtl/>
        </w:rPr>
        <w:t xml:space="preserve"> </w:t>
      </w:r>
      <w:r w:rsidR="008A64AE" w:rsidRPr="00DE6131">
        <w:rPr>
          <w:rFonts w:hint="cs"/>
          <w:rtl/>
        </w:rPr>
        <w:t>من الفقه</w:t>
      </w:r>
      <w:r w:rsidRPr="00DE6131">
        <w:rPr>
          <w:rFonts w:hint="cs"/>
          <w:rtl/>
        </w:rPr>
        <w:t xml:space="preserve"> </w:t>
      </w:r>
      <w:r w:rsidR="008A64AE" w:rsidRPr="00DE6131">
        <w:rPr>
          <w:rFonts w:hint="cs"/>
          <w:rtl/>
        </w:rPr>
        <w:t>بكونه</w:t>
      </w:r>
      <w:r w:rsidRPr="00DE6131">
        <w:rPr>
          <w:rFonts w:hint="cs"/>
          <w:rtl/>
        </w:rPr>
        <w:t xml:space="preserve"> </w:t>
      </w:r>
      <w:r w:rsidR="007E03EA" w:rsidRPr="00DE6131">
        <w:rPr>
          <w:rFonts w:hint="cs"/>
          <w:rtl/>
        </w:rPr>
        <w:t>منظمة</w:t>
      </w:r>
      <w:r w:rsidRPr="00DE6131">
        <w:rPr>
          <w:rFonts w:hint="cs"/>
          <w:rtl/>
        </w:rPr>
        <w:t xml:space="preserve"> </w:t>
      </w:r>
      <w:r w:rsidR="007E03EA" w:rsidRPr="00DE6131">
        <w:rPr>
          <w:rFonts w:hint="cs"/>
          <w:rtl/>
        </w:rPr>
        <w:t>أو</w:t>
      </w:r>
      <w:r w:rsidRPr="00DE6131">
        <w:rPr>
          <w:rFonts w:hint="cs"/>
          <w:rtl/>
        </w:rPr>
        <w:t xml:space="preserve"> </w:t>
      </w:r>
      <w:r w:rsidR="007E03EA" w:rsidRPr="00DE6131">
        <w:rPr>
          <w:rFonts w:hint="cs"/>
          <w:rtl/>
        </w:rPr>
        <w:t>هيئة</w:t>
      </w:r>
      <w:r w:rsidRPr="00DE6131">
        <w:rPr>
          <w:rFonts w:hint="cs"/>
          <w:rtl/>
        </w:rPr>
        <w:t xml:space="preserve"> </w:t>
      </w:r>
      <w:r w:rsidR="007E03EA" w:rsidRPr="00DE6131">
        <w:rPr>
          <w:rFonts w:hint="cs"/>
          <w:rtl/>
        </w:rPr>
        <w:t>عامة</w:t>
      </w:r>
      <w:r w:rsidRPr="00DE6131">
        <w:rPr>
          <w:rFonts w:hint="cs"/>
          <w:rtl/>
        </w:rPr>
        <w:t xml:space="preserve"> </w:t>
      </w:r>
      <w:r w:rsidR="007E03EA" w:rsidRPr="00DE6131">
        <w:rPr>
          <w:rFonts w:hint="cs"/>
          <w:rtl/>
        </w:rPr>
        <w:t>تعمل</w:t>
      </w:r>
      <w:r w:rsidRPr="00DE6131">
        <w:rPr>
          <w:rFonts w:hint="cs"/>
          <w:rtl/>
        </w:rPr>
        <w:t xml:space="preserve"> </w:t>
      </w:r>
      <w:r w:rsidR="007E03EA" w:rsidRPr="00DE6131">
        <w:rPr>
          <w:rFonts w:hint="cs"/>
          <w:rtl/>
        </w:rPr>
        <w:t>بانتظام</w:t>
      </w:r>
      <w:r w:rsidRPr="00DE6131">
        <w:rPr>
          <w:rFonts w:hint="cs"/>
          <w:rtl/>
        </w:rPr>
        <w:t xml:space="preserve"> </w:t>
      </w:r>
      <w:r w:rsidR="007E03EA" w:rsidRPr="00DE6131">
        <w:rPr>
          <w:rFonts w:hint="cs"/>
          <w:rtl/>
        </w:rPr>
        <w:t>واطراد</w:t>
      </w:r>
      <w:r w:rsidRPr="00DE6131">
        <w:rPr>
          <w:rFonts w:hint="cs"/>
          <w:rtl/>
        </w:rPr>
        <w:t xml:space="preserve"> </w:t>
      </w:r>
      <w:r w:rsidR="007E03EA" w:rsidRPr="00DE6131">
        <w:rPr>
          <w:rFonts w:hint="cs"/>
          <w:rtl/>
        </w:rPr>
        <w:t>من</w:t>
      </w:r>
      <w:r w:rsidRPr="00DE6131">
        <w:rPr>
          <w:rFonts w:hint="cs"/>
          <w:rtl/>
        </w:rPr>
        <w:t xml:space="preserve"> </w:t>
      </w:r>
      <w:r w:rsidR="007E03EA" w:rsidRPr="00DE6131">
        <w:rPr>
          <w:rFonts w:hint="cs"/>
          <w:rtl/>
        </w:rPr>
        <w:t>أجل</w:t>
      </w:r>
      <w:r w:rsidRPr="00DE6131">
        <w:rPr>
          <w:rFonts w:hint="cs"/>
          <w:rtl/>
        </w:rPr>
        <w:t xml:space="preserve"> </w:t>
      </w:r>
      <w:r w:rsidR="007E03EA" w:rsidRPr="00DE6131">
        <w:rPr>
          <w:rFonts w:hint="cs"/>
          <w:rtl/>
        </w:rPr>
        <w:t>تأمين</w:t>
      </w:r>
      <w:r w:rsidRPr="00DE6131">
        <w:rPr>
          <w:rFonts w:hint="cs"/>
          <w:rtl/>
        </w:rPr>
        <w:t xml:space="preserve"> </w:t>
      </w:r>
      <w:r w:rsidR="007E03EA" w:rsidRPr="00DE6131">
        <w:rPr>
          <w:rFonts w:hint="cs"/>
          <w:rtl/>
        </w:rPr>
        <w:t>الحاجات</w:t>
      </w:r>
      <w:r w:rsidRPr="00DE6131">
        <w:rPr>
          <w:rFonts w:hint="cs"/>
          <w:rtl/>
        </w:rPr>
        <w:t xml:space="preserve"> </w:t>
      </w:r>
      <w:r w:rsidR="007E03EA" w:rsidRPr="00DE6131">
        <w:rPr>
          <w:rFonts w:hint="cs"/>
          <w:rtl/>
        </w:rPr>
        <w:t>العامة</w:t>
      </w:r>
      <w:r w:rsidRPr="00DE6131">
        <w:rPr>
          <w:rFonts w:hint="cs"/>
          <w:rtl/>
        </w:rPr>
        <w:t xml:space="preserve"> </w:t>
      </w:r>
      <w:r w:rsidR="007E03EA" w:rsidRPr="00DE6131">
        <w:rPr>
          <w:rFonts w:hint="cs"/>
          <w:rtl/>
        </w:rPr>
        <w:t>للجمهور</w:t>
      </w:r>
      <w:r w:rsidR="008A64AE" w:rsidRPr="00DE6131">
        <w:rPr>
          <w:rFonts w:hint="cs"/>
          <w:rtl/>
        </w:rPr>
        <w:t>،</w:t>
      </w:r>
      <w:r w:rsidRPr="00DE6131">
        <w:rPr>
          <w:rFonts w:hint="cs"/>
          <w:rtl/>
        </w:rPr>
        <w:t xml:space="preserve"> </w:t>
      </w:r>
      <w:r w:rsidR="007E03EA" w:rsidRPr="00DE6131">
        <w:rPr>
          <w:rFonts w:hint="cs"/>
          <w:rtl/>
        </w:rPr>
        <w:t>مستعينا</w:t>
      </w:r>
      <w:r w:rsidRPr="00DE6131">
        <w:rPr>
          <w:rFonts w:hint="cs"/>
          <w:rtl/>
        </w:rPr>
        <w:t xml:space="preserve"> </w:t>
      </w:r>
      <w:r w:rsidR="007E03EA" w:rsidRPr="00DE6131">
        <w:rPr>
          <w:rFonts w:hint="cs"/>
          <w:rtl/>
        </w:rPr>
        <w:t>في</w:t>
      </w:r>
      <w:r w:rsidRPr="00DE6131">
        <w:rPr>
          <w:rFonts w:hint="cs"/>
          <w:rtl/>
        </w:rPr>
        <w:t xml:space="preserve"> </w:t>
      </w:r>
      <w:r w:rsidR="007E03EA" w:rsidRPr="00DE6131">
        <w:rPr>
          <w:rFonts w:hint="cs"/>
          <w:rtl/>
        </w:rPr>
        <w:t>ذلك</w:t>
      </w:r>
      <w:r w:rsidRPr="00DE6131">
        <w:rPr>
          <w:rFonts w:hint="cs"/>
          <w:rtl/>
        </w:rPr>
        <w:t xml:space="preserve"> </w:t>
      </w:r>
      <w:r w:rsidR="008A64AE" w:rsidRPr="00DE6131">
        <w:rPr>
          <w:rFonts w:hint="cs"/>
          <w:rtl/>
        </w:rPr>
        <w:t>ب</w:t>
      </w:r>
      <w:r w:rsidR="007E03EA" w:rsidRPr="00DE6131">
        <w:rPr>
          <w:rFonts w:hint="cs"/>
          <w:rtl/>
        </w:rPr>
        <w:t>سلطات</w:t>
      </w:r>
      <w:r w:rsidRPr="00DE6131">
        <w:rPr>
          <w:rFonts w:hint="cs"/>
          <w:rtl/>
        </w:rPr>
        <w:t xml:space="preserve"> </w:t>
      </w:r>
      <w:r w:rsidR="007E03EA" w:rsidRPr="00DE6131">
        <w:rPr>
          <w:rFonts w:hint="cs"/>
          <w:rtl/>
        </w:rPr>
        <w:t>الإدارة</w:t>
      </w:r>
      <w:r w:rsidRPr="00DE6131">
        <w:rPr>
          <w:rFonts w:hint="cs"/>
          <w:rtl/>
        </w:rPr>
        <w:t xml:space="preserve"> </w:t>
      </w:r>
      <w:r w:rsidR="008A64AE" w:rsidRPr="00DE6131">
        <w:rPr>
          <w:rFonts w:hint="cs"/>
          <w:rtl/>
        </w:rPr>
        <w:t xml:space="preserve">العامة </w:t>
      </w:r>
      <w:r w:rsidR="007E03EA" w:rsidRPr="00DE6131">
        <w:rPr>
          <w:rFonts w:hint="cs"/>
          <w:rtl/>
        </w:rPr>
        <w:t>لتحقيق</w:t>
      </w:r>
      <w:r w:rsidRPr="00DE6131">
        <w:rPr>
          <w:rFonts w:hint="cs"/>
          <w:rtl/>
        </w:rPr>
        <w:t xml:space="preserve"> </w:t>
      </w:r>
      <w:r w:rsidR="007E03EA" w:rsidRPr="00DE6131">
        <w:rPr>
          <w:rFonts w:hint="cs"/>
          <w:rtl/>
        </w:rPr>
        <w:t>أهدافها،</w:t>
      </w:r>
      <w:r w:rsidRPr="00DE6131">
        <w:rPr>
          <w:rFonts w:hint="cs"/>
          <w:rtl/>
        </w:rPr>
        <w:t xml:space="preserve"> </w:t>
      </w:r>
      <w:r w:rsidR="007E03EA" w:rsidRPr="00DE6131">
        <w:rPr>
          <w:rFonts w:hint="cs"/>
          <w:rtl/>
        </w:rPr>
        <w:t>وهذا</w:t>
      </w:r>
      <w:r w:rsidRPr="00DE6131">
        <w:rPr>
          <w:rFonts w:hint="cs"/>
          <w:rtl/>
        </w:rPr>
        <w:t xml:space="preserve"> </w:t>
      </w:r>
      <w:r w:rsidR="007E03EA" w:rsidRPr="00DE6131">
        <w:rPr>
          <w:rFonts w:hint="cs"/>
          <w:rtl/>
        </w:rPr>
        <w:t>ما</w:t>
      </w:r>
      <w:r w:rsidRPr="00DE6131">
        <w:rPr>
          <w:rFonts w:hint="cs"/>
          <w:rtl/>
        </w:rPr>
        <w:t xml:space="preserve"> </w:t>
      </w:r>
      <w:r w:rsidR="007E03EA" w:rsidRPr="00DE6131">
        <w:rPr>
          <w:rFonts w:hint="cs"/>
          <w:rtl/>
        </w:rPr>
        <w:t>يسمى</w:t>
      </w:r>
      <w:r w:rsidRPr="00DE6131">
        <w:rPr>
          <w:rFonts w:hint="cs"/>
          <w:rtl/>
        </w:rPr>
        <w:t xml:space="preserve"> </w:t>
      </w:r>
      <w:r w:rsidR="007E03EA" w:rsidRPr="00DE6131">
        <w:rPr>
          <w:rFonts w:hint="cs"/>
          <w:rtl/>
        </w:rPr>
        <w:t>بالمعنى</w:t>
      </w:r>
      <w:r w:rsidRPr="00DE6131">
        <w:rPr>
          <w:rFonts w:hint="cs"/>
          <w:rtl/>
        </w:rPr>
        <w:t xml:space="preserve"> </w:t>
      </w:r>
      <w:r w:rsidR="007E03EA" w:rsidRPr="00DE6131">
        <w:rPr>
          <w:rFonts w:hint="cs"/>
          <w:rtl/>
        </w:rPr>
        <w:t>العضوي</w:t>
      </w:r>
      <w:r w:rsidRPr="00DE6131">
        <w:rPr>
          <w:rFonts w:hint="cs"/>
          <w:rtl/>
        </w:rPr>
        <w:t xml:space="preserve"> </w:t>
      </w:r>
      <w:r w:rsidR="007E03EA" w:rsidRPr="00DE6131">
        <w:rPr>
          <w:rFonts w:hint="cs"/>
          <w:rtl/>
        </w:rPr>
        <w:t>للمرفق</w:t>
      </w:r>
      <w:r w:rsidRPr="00DE6131">
        <w:rPr>
          <w:rFonts w:hint="cs"/>
          <w:rtl/>
        </w:rPr>
        <w:t xml:space="preserve"> </w:t>
      </w:r>
      <w:r w:rsidR="007E03EA" w:rsidRPr="00DE6131">
        <w:rPr>
          <w:rFonts w:hint="cs"/>
          <w:rtl/>
        </w:rPr>
        <w:t>العام</w:t>
      </w:r>
      <w:r w:rsidR="008A64AE" w:rsidRPr="00DE6131">
        <w:rPr>
          <w:rFonts w:hint="cs"/>
          <w:rtl/>
        </w:rPr>
        <w:t xml:space="preserve"> أي بالاستناد الى الهيئة التي تقوم بتحقيق المرفق العام</w:t>
      </w:r>
      <w:r w:rsidR="007E03EA" w:rsidRPr="00DE6131">
        <w:rPr>
          <w:rStyle w:val="Appelnotedebasdep"/>
          <w:color w:val="000000" w:themeColor="text1"/>
          <w:rtl/>
        </w:rPr>
        <w:footnoteReference w:id="13"/>
      </w:r>
      <w:r w:rsidR="007E03EA" w:rsidRPr="00DE6131">
        <w:rPr>
          <w:rFonts w:hint="cs"/>
          <w:rtl/>
        </w:rPr>
        <w:t>.</w:t>
      </w:r>
    </w:p>
    <w:p w14:paraId="05A6F52A" w14:textId="76950DB8" w:rsidR="007E03EA" w:rsidRPr="00DE6131" w:rsidRDefault="008A64AE" w:rsidP="00960774">
      <w:pPr>
        <w:rPr>
          <w:rtl/>
        </w:rPr>
      </w:pPr>
      <w:r w:rsidRPr="00DE6131">
        <w:rPr>
          <w:rFonts w:hint="cs"/>
          <w:rtl/>
        </w:rPr>
        <w:t>بالإضافة الى ذلك ف</w:t>
      </w:r>
      <w:r w:rsidR="00130F4A">
        <w:rPr>
          <w:rFonts w:hint="cs"/>
          <w:rtl/>
        </w:rPr>
        <w:t>إ</w:t>
      </w:r>
      <w:r w:rsidR="0069225A" w:rsidRPr="00DE6131">
        <w:rPr>
          <w:rFonts w:hint="cs"/>
          <w:rtl/>
        </w:rPr>
        <w:t>ن</w:t>
      </w:r>
      <w:r w:rsidR="00713331" w:rsidRPr="00DE6131">
        <w:rPr>
          <w:rFonts w:hint="cs"/>
          <w:rtl/>
        </w:rPr>
        <w:t xml:space="preserve"> </w:t>
      </w:r>
      <w:r w:rsidR="007E03EA" w:rsidRPr="00DE6131">
        <w:rPr>
          <w:rFonts w:hint="cs"/>
          <w:rtl/>
        </w:rPr>
        <w:t>فكرة</w:t>
      </w:r>
      <w:r w:rsidR="00713331" w:rsidRPr="00DE6131">
        <w:rPr>
          <w:rFonts w:hint="cs"/>
          <w:rtl/>
        </w:rPr>
        <w:t xml:space="preserve"> </w:t>
      </w:r>
      <w:r w:rsidR="007E03EA" w:rsidRPr="00DE6131">
        <w:rPr>
          <w:rFonts w:hint="cs"/>
          <w:rtl/>
        </w:rPr>
        <w:t>المرفق</w:t>
      </w:r>
      <w:r w:rsidR="00713331" w:rsidRPr="00DE6131">
        <w:rPr>
          <w:rFonts w:hint="cs"/>
          <w:rtl/>
        </w:rPr>
        <w:t xml:space="preserve"> </w:t>
      </w:r>
      <w:r w:rsidR="007E03EA" w:rsidRPr="00DE6131">
        <w:rPr>
          <w:rFonts w:hint="cs"/>
          <w:rtl/>
        </w:rPr>
        <w:t>العام</w:t>
      </w:r>
      <w:r w:rsidR="00713331" w:rsidRPr="00DE6131">
        <w:rPr>
          <w:rFonts w:hint="cs"/>
          <w:rtl/>
        </w:rPr>
        <w:t xml:space="preserve"> </w:t>
      </w:r>
      <w:r w:rsidR="0069225A" w:rsidRPr="00DE6131">
        <w:rPr>
          <w:rFonts w:hint="cs"/>
          <w:rtl/>
        </w:rPr>
        <w:t>تطورت</w:t>
      </w:r>
      <w:r w:rsidR="00713331" w:rsidRPr="00DE6131">
        <w:rPr>
          <w:rFonts w:hint="cs"/>
          <w:rtl/>
        </w:rPr>
        <w:t xml:space="preserve"> </w:t>
      </w:r>
      <w:r w:rsidR="007E03EA" w:rsidRPr="00DE6131">
        <w:rPr>
          <w:rFonts w:hint="cs"/>
          <w:rtl/>
        </w:rPr>
        <w:t>خلال</w:t>
      </w:r>
      <w:r w:rsidR="00713331" w:rsidRPr="00DE6131">
        <w:rPr>
          <w:rFonts w:hint="cs"/>
          <w:rtl/>
        </w:rPr>
        <w:t xml:space="preserve"> </w:t>
      </w:r>
      <w:r w:rsidR="007E03EA" w:rsidRPr="00DE6131">
        <w:rPr>
          <w:rFonts w:hint="cs"/>
          <w:rtl/>
        </w:rPr>
        <w:t>القرن</w:t>
      </w:r>
      <w:r w:rsidR="00713331" w:rsidRPr="00DE6131">
        <w:rPr>
          <w:rFonts w:hint="cs"/>
          <w:rtl/>
        </w:rPr>
        <w:t xml:space="preserve"> </w:t>
      </w:r>
      <w:r w:rsidR="007E03EA" w:rsidRPr="00DE6131">
        <w:rPr>
          <w:rFonts w:hint="cs"/>
          <w:rtl/>
        </w:rPr>
        <w:t>التاسع</w:t>
      </w:r>
      <w:r w:rsidR="00713331" w:rsidRPr="00DE6131">
        <w:rPr>
          <w:rFonts w:hint="cs"/>
          <w:rtl/>
        </w:rPr>
        <w:t xml:space="preserve"> </w:t>
      </w:r>
      <w:r w:rsidR="007E03EA" w:rsidRPr="00DE6131">
        <w:rPr>
          <w:rFonts w:hint="cs"/>
          <w:rtl/>
        </w:rPr>
        <w:t>عشر</w:t>
      </w:r>
      <w:r w:rsidR="00713331" w:rsidRPr="00DE6131">
        <w:rPr>
          <w:rFonts w:hint="cs"/>
          <w:rtl/>
        </w:rPr>
        <w:t xml:space="preserve"> </w:t>
      </w:r>
      <w:r w:rsidR="007E03EA" w:rsidRPr="00DE6131">
        <w:rPr>
          <w:rFonts w:hint="cs"/>
          <w:rtl/>
        </w:rPr>
        <w:t>وبداية</w:t>
      </w:r>
      <w:r w:rsidR="00713331" w:rsidRPr="00DE6131">
        <w:rPr>
          <w:rFonts w:hint="cs"/>
          <w:rtl/>
        </w:rPr>
        <w:t xml:space="preserve"> </w:t>
      </w:r>
      <w:r w:rsidR="007E03EA" w:rsidRPr="00DE6131">
        <w:rPr>
          <w:rFonts w:hint="cs"/>
          <w:rtl/>
        </w:rPr>
        <w:t>القرن</w:t>
      </w:r>
      <w:r w:rsidR="00713331" w:rsidRPr="00DE6131">
        <w:rPr>
          <w:rFonts w:hint="cs"/>
          <w:rtl/>
        </w:rPr>
        <w:t xml:space="preserve"> </w:t>
      </w:r>
      <w:r w:rsidR="007E03EA" w:rsidRPr="00DE6131">
        <w:rPr>
          <w:rFonts w:hint="cs"/>
          <w:rtl/>
        </w:rPr>
        <w:t>العشرين،</w:t>
      </w:r>
      <w:r w:rsidR="00713331" w:rsidRPr="00DE6131">
        <w:rPr>
          <w:rFonts w:hint="cs"/>
          <w:rtl/>
        </w:rPr>
        <w:t xml:space="preserve"> </w:t>
      </w:r>
      <w:r w:rsidR="007E03EA" w:rsidRPr="00DE6131">
        <w:rPr>
          <w:rFonts w:hint="cs"/>
          <w:rtl/>
        </w:rPr>
        <w:t>مع</w:t>
      </w:r>
      <w:r w:rsidR="00713331" w:rsidRPr="00DE6131">
        <w:rPr>
          <w:rFonts w:hint="cs"/>
          <w:rtl/>
        </w:rPr>
        <w:t xml:space="preserve"> </w:t>
      </w:r>
      <w:r w:rsidR="0069225A" w:rsidRPr="00DE6131">
        <w:rPr>
          <w:rFonts w:hint="cs"/>
          <w:rtl/>
        </w:rPr>
        <w:t>تعدد</w:t>
      </w:r>
      <w:r w:rsidR="00713331" w:rsidRPr="00DE6131">
        <w:rPr>
          <w:rFonts w:hint="cs"/>
          <w:rtl/>
        </w:rPr>
        <w:t xml:space="preserve"> </w:t>
      </w:r>
      <w:r w:rsidR="007E03EA" w:rsidRPr="00DE6131">
        <w:rPr>
          <w:rFonts w:hint="cs"/>
          <w:rtl/>
        </w:rPr>
        <w:t>وظائف</w:t>
      </w:r>
      <w:r w:rsidR="00713331" w:rsidRPr="00DE6131">
        <w:rPr>
          <w:rFonts w:hint="cs"/>
          <w:rtl/>
        </w:rPr>
        <w:t xml:space="preserve"> </w:t>
      </w:r>
      <w:r w:rsidR="007E03EA" w:rsidRPr="00DE6131">
        <w:rPr>
          <w:rFonts w:hint="cs"/>
          <w:rtl/>
        </w:rPr>
        <w:t>الدولة</w:t>
      </w:r>
      <w:r w:rsidR="00713331" w:rsidRPr="00DE6131">
        <w:rPr>
          <w:rFonts w:hint="cs"/>
          <w:rtl/>
        </w:rPr>
        <w:t xml:space="preserve"> </w:t>
      </w:r>
      <w:r w:rsidR="007E03EA" w:rsidRPr="00DE6131">
        <w:rPr>
          <w:rFonts w:hint="cs"/>
          <w:rtl/>
        </w:rPr>
        <w:t>الحديثة</w:t>
      </w:r>
      <w:r w:rsidR="00713331" w:rsidRPr="00DE6131">
        <w:rPr>
          <w:rFonts w:hint="cs"/>
          <w:rtl/>
        </w:rPr>
        <w:t xml:space="preserve"> </w:t>
      </w:r>
      <w:r w:rsidR="0069225A" w:rsidRPr="00DE6131">
        <w:rPr>
          <w:rFonts w:hint="cs"/>
          <w:rtl/>
        </w:rPr>
        <w:t>وكثرة</w:t>
      </w:r>
      <w:r w:rsidR="00713331" w:rsidRPr="00DE6131">
        <w:rPr>
          <w:rFonts w:hint="cs"/>
          <w:rtl/>
        </w:rPr>
        <w:t xml:space="preserve"> </w:t>
      </w:r>
      <w:r w:rsidR="007E03EA" w:rsidRPr="00DE6131">
        <w:rPr>
          <w:rFonts w:hint="cs"/>
          <w:rtl/>
        </w:rPr>
        <w:t>مهامها</w:t>
      </w:r>
      <w:r w:rsidR="00713331" w:rsidRPr="00DE6131">
        <w:rPr>
          <w:rFonts w:hint="cs"/>
          <w:rtl/>
        </w:rPr>
        <w:t xml:space="preserve"> </w:t>
      </w:r>
      <w:r w:rsidR="007E03EA" w:rsidRPr="00DE6131">
        <w:rPr>
          <w:rFonts w:hint="cs"/>
          <w:rtl/>
        </w:rPr>
        <w:t>فأصبحت</w:t>
      </w:r>
      <w:r w:rsidR="00713331" w:rsidRPr="00DE6131">
        <w:rPr>
          <w:rFonts w:hint="cs"/>
          <w:rtl/>
        </w:rPr>
        <w:t xml:space="preserve"> </w:t>
      </w:r>
      <w:r w:rsidR="007E03EA" w:rsidRPr="00DE6131">
        <w:rPr>
          <w:rFonts w:hint="cs"/>
          <w:rtl/>
        </w:rPr>
        <w:t>على</w:t>
      </w:r>
      <w:r w:rsidR="00713331" w:rsidRPr="00DE6131">
        <w:rPr>
          <w:rFonts w:hint="cs"/>
          <w:rtl/>
        </w:rPr>
        <w:t xml:space="preserve"> </w:t>
      </w:r>
      <w:r w:rsidR="007E03EA" w:rsidRPr="00DE6131">
        <w:rPr>
          <w:rFonts w:hint="cs"/>
          <w:rtl/>
        </w:rPr>
        <w:t>درجة</w:t>
      </w:r>
      <w:r w:rsidR="00713331" w:rsidRPr="00DE6131">
        <w:rPr>
          <w:rFonts w:hint="cs"/>
          <w:rtl/>
        </w:rPr>
        <w:t xml:space="preserve"> </w:t>
      </w:r>
      <w:r w:rsidR="007E03EA" w:rsidRPr="00DE6131">
        <w:rPr>
          <w:rFonts w:hint="cs"/>
          <w:rtl/>
        </w:rPr>
        <w:t>من</w:t>
      </w:r>
      <w:r w:rsidR="00713331" w:rsidRPr="00DE6131">
        <w:rPr>
          <w:rFonts w:hint="cs"/>
          <w:rtl/>
        </w:rPr>
        <w:t xml:space="preserve"> </w:t>
      </w:r>
      <w:r w:rsidR="007E03EA" w:rsidRPr="00DE6131">
        <w:rPr>
          <w:rFonts w:hint="cs"/>
          <w:rtl/>
        </w:rPr>
        <w:t>الإبهام</w:t>
      </w:r>
      <w:r w:rsidR="00713331" w:rsidRPr="00DE6131">
        <w:rPr>
          <w:rFonts w:hint="cs"/>
          <w:rtl/>
        </w:rPr>
        <w:t xml:space="preserve"> </w:t>
      </w:r>
      <w:r w:rsidR="007E03EA" w:rsidRPr="00DE6131">
        <w:rPr>
          <w:rFonts w:hint="cs"/>
          <w:rtl/>
        </w:rPr>
        <w:t>والغموض</w:t>
      </w:r>
      <w:r w:rsidR="00713331" w:rsidRPr="00DE6131">
        <w:rPr>
          <w:rFonts w:hint="cs"/>
          <w:rtl/>
        </w:rPr>
        <w:t xml:space="preserve"> </w:t>
      </w:r>
      <w:r w:rsidR="007E03EA" w:rsidRPr="00DE6131">
        <w:rPr>
          <w:rFonts w:hint="cs"/>
          <w:rtl/>
        </w:rPr>
        <w:t>وخاصة</w:t>
      </w:r>
      <w:r w:rsidR="00713331" w:rsidRPr="00DE6131">
        <w:rPr>
          <w:rFonts w:hint="cs"/>
          <w:rtl/>
        </w:rPr>
        <w:t xml:space="preserve"> </w:t>
      </w:r>
      <w:r w:rsidR="007E03EA" w:rsidRPr="00DE6131">
        <w:rPr>
          <w:rFonts w:hint="cs"/>
          <w:rtl/>
        </w:rPr>
        <w:t>فيما</w:t>
      </w:r>
      <w:r w:rsidR="00713331" w:rsidRPr="00DE6131">
        <w:rPr>
          <w:rFonts w:hint="cs"/>
          <w:rtl/>
        </w:rPr>
        <w:t xml:space="preserve"> </w:t>
      </w:r>
      <w:r w:rsidR="007E03EA" w:rsidRPr="00DE6131">
        <w:rPr>
          <w:rFonts w:hint="cs"/>
          <w:rtl/>
        </w:rPr>
        <w:t>يتعلق</w:t>
      </w:r>
      <w:r w:rsidR="00713331" w:rsidRPr="00DE6131">
        <w:rPr>
          <w:rFonts w:hint="cs"/>
          <w:rtl/>
        </w:rPr>
        <w:t xml:space="preserve"> </w:t>
      </w:r>
      <w:r w:rsidR="007E03EA" w:rsidRPr="00DE6131">
        <w:rPr>
          <w:rFonts w:hint="cs"/>
          <w:rtl/>
        </w:rPr>
        <w:t>بالمرافق</w:t>
      </w:r>
      <w:r w:rsidR="00713331" w:rsidRPr="00DE6131">
        <w:rPr>
          <w:rFonts w:hint="cs"/>
          <w:rtl/>
        </w:rPr>
        <w:t xml:space="preserve"> </w:t>
      </w:r>
      <w:r w:rsidR="007E03EA" w:rsidRPr="00DE6131">
        <w:rPr>
          <w:rFonts w:hint="cs"/>
          <w:rtl/>
        </w:rPr>
        <w:t>الاقتصادية</w:t>
      </w:r>
      <w:r w:rsidR="00713331" w:rsidRPr="00DE6131">
        <w:rPr>
          <w:rFonts w:hint="cs"/>
          <w:rtl/>
        </w:rPr>
        <w:t xml:space="preserve"> </w:t>
      </w:r>
      <w:r w:rsidR="00D04CC6" w:rsidRPr="00DE6131">
        <w:rPr>
          <w:rFonts w:hint="cs"/>
          <w:rtl/>
        </w:rPr>
        <w:t>التي</w:t>
      </w:r>
      <w:r w:rsidR="00713331" w:rsidRPr="00DE6131">
        <w:rPr>
          <w:rFonts w:hint="cs"/>
          <w:rtl/>
        </w:rPr>
        <w:t xml:space="preserve"> </w:t>
      </w:r>
      <w:r w:rsidR="00D04CC6" w:rsidRPr="00DE6131">
        <w:rPr>
          <w:rFonts w:hint="cs"/>
          <w:rtl/>
        </w:rPr>
        <w:t>تؤدي</w:t>
      </w:r>
      <w:r w:rsidR="00713331" w:rsidRPr="00DE6131">
        <w:rPr>
          <w:rFonts w:hint="cs"/>
          <w:rtl/>
        </w:rPr>
        <w:t xml:space="preserve"> </w:t>
      </w:r>
      <w:r w:rsidR="00D04CC6" w:rsidRPr="00DE6131">
        <w:rPr>
          <w:rFonts w:hint="cs"/>
          <w:rtl/>
        </w:rPr>
        <w:t>منفعة</w:t>
      </w:r>
      <w:r w:rsidR="00713331" w:rsidRPr="00DE6131">
        <w:rPr>
          <w:rFonts w:hint="cs"/>
          <w:rtl/>
        </w:rPr>
        <w:t xml:space="preserve"> </w:t>
      </w:r>
      <w:r w:rsidR="00D04CC6" w:rsidRPr="00DE6131">
        <w:rPr>
          <w:rFonts w:hint="cs"/>
          <w:rtl/>
        </w:rPr>
        <w:t>عامة</w:t>
      </w:r>
      <w:r w:rsidRPr="00DE6131">
        <w:rPr>
          <w:rFonts w:hint="cs"/>
          <w:rtl/>
        </w:rPr>
        <w:t xml:space="preserve">، وتهدف الى تحقيق النفع العام مثلها مثل بقية المرافق العامة، فطرحت إشكالية </w:t>
      </w:r>
      <w:r w:rsidR="007E03EA" w:rsidRPr="00DE6131">
        <w:rPr>
          <w:rFonts w:hint="cs"/>
          <w:rtl/>
        </w:rPr>
        <w:t>مدى</w:t>
      </w:r>
      <w:r w:rsidR="00713331" w:rsidRPr="00DE6131">
        <w:rPr>
          <w:rFonts w:hint="cs"/>
          <w:rtl/>
        </w:rPr>
        <w:t xml:space="preserve"> </w:t>
      </w:r>
      <w:r w:rsidR="007E03EA" w:rsidRPr="00DE6131">
        <w:rPr>
          <w:rFonts w:hint="cs"/>
          <w:rtl/>
        </w:rPr>
        <w:t>اعتبارها</w:t>
      </w:r>
      <w:r w:rsidR="00713331" w:rsidRPr="00DE6131">
        <w:rPr>
          <w:rFonts w:hint="cs"/>
          <w:rtl/>
        </w:rPr>
        <w:t xml:space="preserve"> </w:t>
      </w:r>
      <w:r w:rsidR="007E03EA" w:rsidRPr="00DE6131">
        <w:rPr>
          <w:rFonts w:hint="cs"/>
          <w:rtl/>
        </w:rPr>
        <w:t>من</w:t>
      </w:r>
      <w:r w:rsidR="00713331" w:rsidRPr="00DE6131">
        <w:rPr>
          <w:rFonts w:hint="cs"/>
          <w:rtl/>
        </w:rPr>
        <w:t xml:space="preserve"> </w:t>
      </w:r>
      <w:r w:rsidR="007E03EA" w:rsidRPr="00DE6131">
        <w:rPr>
          <w:rFonts w:hint="cs"/>
          <w:rtl/>
        </w:rPr>
        <w:t>قبيل</w:t>
      </w:r>
      <w:r w:rsidR="00713331" w:rsidRPr="00DE6131">
        <w:rPr>
          <w:rFonts w:hint="cs"/>
          <w:rtl/>
        </w:rPr>
        <w:t xml:space="preserve"> </w:t>
      </w:r>
      <w:r w:rsidR="007E03EA" w:rsidRPr="00DE6131">
        <w:rPr>
          <w:rFonts w:hint="cs"/>
          <w:rtl/>
        </w:rPr>
        <w:t>المرافق</w:t>
      </w:r>
      <w:r w:rsidR="00713331" w:rsidRPr="00DE6131">
        <w:rPr>
          <w:rFonts w:hint="cs"/>
          <w:rtl/>
        </w:rPr>
        <w:t xml:space="preserve"> </w:t>
      </w:r>
      <w:r w:rsidR="007E03EA" w:rsidRPr="00DE6131">
        <w:rPr>
          <w:rFonts w:hint="cs"/>
          <w:rtl/>
        </w:rPr>
        <w:t>العامة</w:t>
      </w:r>
      <w:r w:rsidR="00713331" w:rsidRPr="00DE6131">
        <w:rPr>
          <w:rFonts w:hint="cs"/>
          <w:rtl/>
        </w:rPr>
        <w:t xml:space="preserve"> </w:t>
      </w:r>
      <w:r w:rsidR="007E03EA" w:rsidRPr="00DE6131">
        <w:rPr>
          <w:rFonts w:hint="cs"/>
          <w:rtl/>
        </w:rPr>
        <w:t>وخضوعها</w:t>
      </w:r>
      <w:r w:rsidR="00713331" w:rsidRPr="00DE6131">
        <w:rPr>
          <w:rFonts w:hint="cs"/>
          <w:rtl/>
        </w:rPr>
        <w:t xml:space="preserve"> </w:t>
      </w:r>
      <w:r w:rsidR="007E03EA" w:rsidRPr="00DE6131">
        <w:rPr>
          <w:rFonts w:hint="cs"/>
          <w:rtl/>
        </w:rPr>
        <w:t>لقواعد</w:t>
      </w:r>
      <w:r w:rsidR="00713331" w:rsidRPr="00DE6131">
        <w:rPr>
          <w:rFonts w:hint="cs"/>
          <w:rtl/>
        </w:rPr>
        <w:t xml:space="preserve"> </w:t>
      </w:r>
      <w:r w:rsidR="007E03EA" w:rsidRPr="00DE6131">
        <w:rPr>
          <w:rFonts w:hint="cs"/>
          <w:rtl/>
        </w:rPr>
        <w:t>القانون</w:t>
      </w:r>
      <w:r w:rsidR="00713331" w:rsidRPr="00DE6131">
        <w:rPr>
          <w:rFonts w:hint="cs"/>
          <w:rtl/>
        </w:rPr>
        <w:t xml:space="preserve"> </w:t>
      </w:r>
      <w:r w:rsidR="00217096">
        <w:rPr>
          <w:rFonts w:hint="cs"/>
          <w:rtl/>
        </w:rPr>
        <w:t xml:space="preserve">العام، فلم يعد النفع العام مقتصرا على </w:t>
      </w:r>
      <w:r w:rsidR="009F5A89">
        <w:rPr>
          <w:rFonts w:hint="cs"/>
          <w:rtl/>
        </w:rPr>
        <w:t xml:space="preserve">المرافق العامة الإدارية ولا المرافق التي تدار من قبل الأشخاص العامة فحسب بل توسعت دائرة النفع العام الى </w:t>
      </w:r>
      <w:r w:rsidR="006E00FF">
        <w:rPr>
          <w:rFonts w:hint="cs"/>
          <w:rtl/>
        </w:rPr>
        <w:t>المرافق العامة باختلاف وتنوع طبيعتها وكذ</w:t>
      </w:r>
      <w:r w:rsidR="00D64300">
        <w:rPr>
          <w:rFonts w:hint="cs"/>
          <w:rtl/>
        </w:rPr>
        <w:t>ا</w:t>
      </w:r>
      <w:r w:rsidR="00130F4A">
        <w:rPr>
          <w:rFonts w:hint="cs"/>
          <w:rtl/>
        </w:rPr>
        <w:t xml:space="preserve"> باختلاف </w:t>
      </w:r>
      <w:r w:rsidR="006E00FF">
        <w:rPr>
          <w:rFonts w:hint="cs"/>
          <w:rtl/>
        </w:rPr>
        <w:t>الأشخاص القانونية القائمة على تنظيمها واس</w:t>
      </w:r>
      <w:r w:rsidR="00F627DD">
        <w:rPr>
          <w:rFonts w:hint="cs"/>
          <w:rtl/>
        </w:rPr>
        <w:t xml:space="preserve">تغلالها، فتوسع مفهوم النفع العام ومنه المصلحة العامة التي لم تعد تقتصر على </w:t>
      </w:r>
      <w:r w:rsidR="00130F4A">
        <w:rPr>
          <w:rFonts w:hint="cs"/>
          <w:rtl/>
        </w:rPr>
        <w:t>إ</w:t>
      </w:r>
      <w:r w:rsidR="00F627DD">
        <w:rPr>
          <w:rFonts w:hint="cs"/>
          <w:rtl/>
        </w:rPr>
        <w:t xml:space="preserve">شباع الحاجات العامة </w:t>
      </w:r>
      <w:r w:rsidR="00506101">
        <w:rPr>
          <w:rFonts w:hint="cs"/>
          <w:rtl/>
        </w:rPr>
        <w:t xml:space="preserve">الأساسية </w:t>
      </w:r>
      <w:r w:rsidR="00130F4A">
        <w:rPr>
          <w:rFonts w:hint="cs"/>
          <w:rtl/>
        </w:rPr>
        <w:t>للأفراد فحسب وإ</w:t>
      </w:r>
      <w:r w:rsidR="00D64300">
        <w:rPr>
          <w:rFonts w:hint="cs"/>
          <w:rtl/>
        </w:rPr>
        <w:t>نما أضحت المصلحة العامة</w:t>
      </w:r>
      <w:r w:rsidR="00506101">
        <w:rPr>
          <w:rFonts w:hint="cs"/>
          <w:rtl/>
        </w:rPr>
        <w:t xml:space="preserve"> تضم مصالح الجميع بما فيهم الخواص الساعين الى استغلال واستثمار المرافق العامة </w:t>
      </w:r>
      <w:r w:rsidR="009B1F86">
        <w:rPr>
          <w:rFonts w:hint="cs"/>
          <w:rtl/>
        </w:rPr>
        <w:t>لانهم جزء لا</w:t>
      </w:r>
      <w:r w:rsidR="00D64300">
        <w:rPr>
          <w:rFonts w:hint="cs"/>
          <w:rtl/>
        </w:rPr>
        <w:t xml:space="preserve"> </w:t>
      </w:r>
      <w:r w:rsidR="00983DB1">
        <w:rPr>
          <w:rFonts w:hint="cs"/>
          <w:rtl/>
        </w:rPr>
        <w:t>يتجزأ</w:t>
      </w:r>
      <w:r w:rsidR="009B1F86">
        <w:rPr>
          <w:rFonts w:hint="cs"/>
          <w:rtl/>
        </w:rPr>
        <w:t xml:space="preserve"> من المصلحة العامة الاقتصادية للمجتمع </w:t>
      </w:r>
      <w:r w:rsidR="006567B0">
        <w:rPr>
          <w:rFonts w:hint="cs"/>
          <w:rtl/>
        </w:rPr>
        <w:t xml:space="preserve">ككل </w:t>
      </w:r>
      <w:r w:rsidR="009B1F86">
        <w:rPr>
          <w:rFonts w:hint="cs"/>
          <w:rtl/>
        </w:rPr>
        <w:t>من خلال مشاركتهم الفعالة في الدفع والنهوض بالاقتصاد الوطني الى جانب السلطات العامة في البلاد.</w:t>
      </w:r>
    </w:p>
    <w:p w14:paraId="6526CFBD" w14:textId="7D3DE6AF" w:rsidR="003F0975" w:rsidRDefault="00713331" w:rsidP="00960774">
      <w:pPr>
        <w:rPr>
          <w:rtl/>
        </w:rPr>
      </w:pPr>
      <w:r w:rsidRPr="00DE6131">
        <w:rPr>
          <w:rFonts w:hint="cs"/>
          <w:rtl/>
        </w:rPr>
        <w:t xml:space="preserve"> </w:t>
      </w:r>
      <w:r w:rsidR="00723AF0" w:rsidRPr="00DE6131">
        <w:rPr>
          <w:rFonts w:hint="cs"/>
          <w:rtl/>
        </w:rPr>
        <w:t>و</w:t>
      </w:r>
      <w:r w:rsidR="007E03EA" w:rsidRPr="00DE6131">
        <w:rPr>
          <w:rFonts w:hint="cs"/>
          <w:rtl/>
        </w:rPr>
        <w:t>بطبيعة</w:t>
      </w:r>
      <w:r w:rsidRPr="00DE6131">
        <w:rPr>
          <w:rFonts w:hint="cs"/>
          <w:rtl/>
        </w:rPr>
        <w:t xml:space="preserve"> </w:t>
      </w:r>
      <w:r w:rsidR="007E03EA" w:rsidRPr="00DE6131">
        <w:rPr>
          <w:rFonts w:hint="cs"/>
          <w:rtl/>
        </w:rPr>
        <w:t>الحال</w:t>
      </w:r>
      <w:r w:rsidRPr="00DE6131">
        <w:rPr>
          <w:rFonts w:hint="cs"/>
          <w:rtl/>
        </w:rPr>
        <w:t xml:space="preserve"> </w:t>
      </w:r>
      <w:r w:rsidR="006567B0">
        <w:rPr>
          <w:rFonts w:hint="cs"/>
          <w:rtl/>
        </w:rPr>
        <w:t>فإ</w:t>
      </w:r>
      <w:r w:rsidR="000D6701">
        <w:rPr>
          <w:rFonts w:hint="cs"/>
          <w:rtl/>
        </w:rPr>
        <w:t xml:space="preserve">ن الدفع بالاقتصاد الى تحقيق المزيد من النمو </w:t>
      </w:r>
      <w:r w:rsidR="006567B0">
        <w:rPr>
          <w:rFonts w:hint="cs"/>
          <w:rtl/>
        </w:rPr>
        <w:t>إ</w:t>
      </w:r>
      <w:r w:rsidR="00CC3AEE">
        <w:rPr>
          <w:rFonts w:hint="cs"/>
          <w:rtl/>
        </w:rPr>
        <w:t>نما يصب</w:t>
      </w:r>
      <w:r w:rsidR="002A597C">
        <w:rPr>
          <w:rFonts w:hint="cs"/>
          <w:rtl/>
        </w:rPr>
        <w:t xml:space="preserve"> في</w:t>
      </w:r>
      <w:r w:rsidR="00CC3AEE">
        <w:rPr>
          <w:rFonts w:hint="cs"/>
          <w:rtl/>
        </w:rPr>
        <w:t xml:space="preserve"> إطار الصالح العام المنشود من خلال </w:t>
      </w:r>
      <w:r w:rsidR="00782745">
        <w:rPr>
          <w:rFonts w:hint="cs"/>
          <w:rtl/>
        </w:rPr>
        <w:t xml:space="preserve">دعم عمليات التنمية على كل المستويات </w:t>
      </w:r>
      <w:r w:rsidR="002A597C">
        <w:rPr>
          <w:rFonts w:hint="cs"/>
          <w:rtl/>
        </w:rPr>
        <w:t xml:space="preserve">مما </w:t>
      </w:r>
      <w:r w:rsidR="00F1419C">
        <w:rPr>
          <w:rFonts w:hint="cs"/>
          <w:rtl/>
        </w:rPr>
        <w:t xml:space="preserve">يساهم في </w:t>
      </w:r>
      <w:r w:rsidR="006567B0">
        <w:rPr>
          <w:rFonts w:hint="cs"/>
          <w:rtl/>
        </w:rPr>
        <w:t>تأ</w:t>
      </w:r>
      <w:r w:rsidR="00F1419C">
        <w:rPr>
          <w:rFonts w:hint="cs"/>
          <w:rtl/>
        </w:rPr>
        <w:t>مين الكثير من الحاجيات للأفراد والجماعات</w:t>
      </w:r>
      <w:r w:rsidR="002A597C">
        <w:rPr>
          <w:rFonts w:hint="cs"/>
          <w:rtl/>
        </w:rPr>
        <w:t xml:space="preserve"> ويحل العديد من الإشكالات على الصعيد الاجتماعي </w:t>
      </w:r>
      <w:r w:rsidR="00FF37BC">
        <w:rPr>
          <w:rFonts w:hint="cs"/>
          <w:rtl/>
        </w:rPr>
        <w:t xml:space="preserve">والسياسي معا وتتمحور جل هذه </w:t>
      </w:r>
      <w:r w:rsidR="00F1419C">
        <w:rPr>
          <w:rFonts w:hint="cs"/>
          <w:rtl/>
        </w:rPr>
        <w:t xml:space="preserve"> </w:t>
      </w:r>
      <w:r w:rsidR="00945F3D">
        <w:rPr>
          <w:rFonts w:hint="cs"/>
          <w:rtl/>
        </w:rPr>
        <w:t>المطالب في الجانب الاجتماعي خاصة بالنسبة للد</w:t>
      </w:r>
      <w:r w:rsidR="00706189">
        <w:rPr>
          <w:rFonts w:hint="cs"/>
          <w:rtl/>
        </w:rPr>
        <w:t xml:space="preserve">ول النامية </w:t>
      </w:r>
      <w:r w:rsidR="00282878">
        <w:rPr>
          <w:rFonts w:hint="cs"/>
          <w:rtl/>
        </w:rPr>
        <w:t>على وجه التحديد التي تسعى الى ت</w:t>
      </w:r>
      <w:r w:rsidR="00983DB1">
        <w:rPr>
          <w:rFonts w:hint="cs"/>
          <w:rtl/>
        </w:rPr>
        <w:t>أ</w:t>
      </w:r>
      <w:r w:rsidR="00706189">
        <w:rPr>
          <w:rFonts w:hint="cs"/>
          <w:rtl/>
        </w:rPr>
        <w:t xml:space="preserve">مين متطلبات مواطنيها عن طريق تحقيق المزيد من المرافق العامة على اختلاف موضوعاتها </w:t>
      </w:r>
      <w:r w:rsidR="000074AF">
        <w:rPr>
          <w:rFonts w:hint="cs"/>
          <w:rtl/>
        </w:rPr>
        <w:t>ووظائفها بما يتو</w:t>
      </w:r>
      <w:r w:rsidR="001025BA">
        <w:rPr>
          <w:rFonts w:hint="cs"/>
          <w:rtl/>
        </w:rPr>
        <w:t xml:space="preserve">افق مع امكانياتها وبالاستعانة بأفضل الطرق </w:t>
      </w:r>
      <w:r w:rsidR="005A762C">
        <w:rPr>
          <w:rFonts w:hint="cs"/>
          <w:rtl/>
        </w:rPr>
        <w:t xml:space="preserve">التسييرية التي تضمن تحقيق الأهداف المسطرة </w:t>
      </w:r>
      <w:r w:rsidR="00EF11B7">
        <w:rPr>
          <w:rFonts w:hint="cs"/>
          <w:rtl/>
        </w:rPr>
        <w:t xml:space="preserve">بأقل الجهود الممكنة وأفضل </w:t>
      </w:r>
      <w:r w:rsidR="006B7E2F">
        <w:rPr>
          <w:rFonts w:hint="cs"/>
          <w:rtl/>
        </w:rPr>
        <w:t>الأساليب وأقل التكاليف</w:t>
      </w:r>
      <w:r w:rsidR="000673BB">
        <w:rPr>
          <w:rFonts w:hint="cs"/>
          <w:rtl/>
        </w:rPr>
        <w:t xml:space="preserve">، مما عزز التوجه الى أساليب التسيير غير المباشر وبخاصة في مجال تسيير واستغلال المشروعات العامة </w:t>
      </w:r>
      <w:r w:rsidR="00FE3D34">
        <w:rPr>
          <w:rFonts w:hint="cs"/>
          <w:rtl/>
        </w:rPr>
        <w:t xml:space="preserve">التي تشكل عصب الحياة ومحور اهتمام السلطات العامة في كل </w:t>
      </w:r>
      <w:r w:rsidR="00797F36">
        <w:rPr>
          <w:rFonts w:hint="cs"/>
          <w:rtl/>
        </w:rPr>
        <w:t>البلاد</w:t>
      </w:r>
      <w:r w:rsidR="00C00A1F">
        <w:rPr>
          <w:rFonts w:hint="cs"/>
          <w:rtl/>
        </w:rPr>
        <w:t xml:space="preserve">، فهي مشاريع ترتبط بكيان المجتمعات </w:t>
      </w:r>
      <w:r w:rsidR="00FB5E19">
        <w:rPr>
          <w:rFonts w:hint="cs"/>
          <w:rtl/>
        </w:rPr>
        <w:t>وتشكل مؤشرا هاما على مدى تقدمها</w:t>
      </w:r>
      <w:r w:rsidR="003F0975">
        <w:rPr>
          <w:rFonts w:hint="cs"/>
          <w:rtl/>
        </w:rPr>
        <w:t>.</w:t>
      </w:r>
    </w:p>
    <w:p w14:paraId="73278933" w14:textId="47175886" w:rsidR="001F4D97" w:rsidRPr="00DE6131" w:rsidRDefault="007E03EA" w:rsidP="00960774">
      <w:pPr>
        <w:rPr>
          <w:rtl/>
        </w:rPr>
      </w:pPr>
      <w:r w:rsidRPr="00DE6131">
        <w:rPr>
          <w:rFonts w:hint="cs"/>
          <w:rtl/>
        </w:rPr>
        <w:t>وبما</w:t>
      </w:r>
      <w:r w:rsidR="00713331" w:rsidRPr="00DE6131">
        <w:rPr>
          <w:rFonts w:hint="cs"/>
          <w:rtl/>
        </w:rPr>
        <w:t xml:space="preserve"> </w:t>
      </w:r>
      <w:r w:rsidRPr="00DE6131">
        <w:rPr>
          <w:rFonts w:hint="cs"/>
          <w:rtl/>
        </w:rPr>
        <w:t>أن</w:t>
      </w:r>
      <w:r w:rsidR="00713331" w:rsidRPr="00DE6131">
        <w:rPr>
          <w:rFonts w:hint="cs"/>
          <w:rtl/>
        </w:rPr>
        <w:t xml:space="preserve"> </w:t>
      </w:r>
      <w:r w:rsidRPr="00DE6131">
        <w:rPr>
          <w:rFonts w:hint="cs"/>
          <w:rtl/>
        </w:rPr>
        <w:t>المرافق</w:t>
      </w:r>
      <w:r w:rsidR="00713331" w:rsidRPr="00DE6131">
        <w:rPr>
          <w:rFonts w:hint="cs"/>
          <w:rtl/>
        </w:rPr>
        <w:t xml:space="preserve"> </w:t>
      </w:r>
      <w:r w:rsidRPr="00DE6131">
        <w:rPr>
          <w:rFonts w:hint="cs"/>
          <w:rtl/>
        </w:rPr>
        <w:t>العامة</w:t>
      </w:r>
      <w:r w:rsidR="00713331" w:rsidRPr="00DE6131">
        <w:rPr>
          <w:rFonts w:hint="cs"/>
          <w:rtl/>
        </w:rPr>
        <w:t xml:space="preserve"> </w:t>
      </w:r>
      <w:r w:rsidRPr="00DE6131">
        <w:rPr>
          <w:rFonts w:hint="cs"/>
          <w:rtl/>
        </w:rPr>
        <w:t>وبخاصة</w:t>
      </w:r>
      <w:r w:rsidR="00713331" w:rsidRPr="00DE6131">
        <w:rPr>
          <w:rFonts w:hint="cs"/>
          <w:rtl/>
        </w:rPr>
        <w:t xml:space="preserve"> </w:t>
      </w:r>
      <w:r w:rsidRPr="00DE6131">
        <w:rPr>
          <w:rFonts w:hint="cs"/>
          <w:rtl/>
        </w:rPr>
        <w:t>المرافق</w:t>
      </w:r>
      <w:r w:rsidR="00713331" w:rsidRPr="00DE6131">
        <w:rPr>
          <w:rFonts w:hint="cs"/>
          <w:rtl/>
        </w:rPr>
        <w:t xml:space="preserve"> </w:t>
      </w:r>
      <w:r w:rsidRPr="00DE6131">
        <w:rPr>
          <w:rFonts w:hint="cs"/>
          <w:rtl/>
        </w:rPr>
        <w:t>الاقتصادية</w:t>
      </w:r>
      <w:r w:rsidR="00713331" w:rsidRPr="00DE6131">
        <w:rPr>
          <w:rFonts w:hint="cs"/>
          <w:rtl/>
        </w:rPr>
        <w:t xml:space="preserve"> </w:t>
      </w:r>
      <w:r w:rsidRPr="00DE6131">
        <w:rPr>
          <w:rFonts w:hint="cs"/>
          <w:rtl/>
        </w:rPr>
        <w:t>ذات</w:t>
      </w:r>
      <w:r w:rsidR="00713331" w:rsidRPr="00DE6131">
        <w:rPr>
          <w:rFonts w:hint="cs"/>
          <w:rtl/>
        </w:rPr>
        <w:t xml:space="preserve"> </w:t>
      </w:r>
      <w:r w:rsidRPr="00DE6131">
        <w:rPr>
          <w:rFonts w:hint="cs"/>
          <w:rtl/>
        </w:rPr>
        <w:t>الطابع</w:t>
      </w:r>
      <w:r w:rsidR="00713331" w:rsidRPr="00DE6131">
        <w:rPr>
          <w:rFonts w:hint="cs"/>
          <w:rtl/>
        </w:rPr>
        <w:t xml:space="preserve"> </w:t>
      </w:r>
      <w:r w:rsidRPr="00DE6131">
        <w:rPr>
          <w:rFonts w:hint="cs"/>
          <w:rtl/>
        </w:rPr>
        <w:t>الصناعي</w:t>
      </w:r>
      <w:r w:rsidR="00713331" w:rsidRPr="00DE6131">
        <w:rPr>
          <w:rFonts w:hint="cs"/>
          <w:rtl/>
        </w:rPr>
        <w:t xml:space="preserve"> </w:t>
      </w:r>
      <w:r w:rsidRPr="00DE6131">
        <w:rPr>
          <w:rFonts w:hint="cs"/>
          <w:rtl/>
        </w:rPr>
        <w:t>والتجاري</w:t>
      </w:r>
      <w:r w:rsidR="00713331" w:rsidRPr="00DE6131">
        <w:rPr>
          <w:rFonts w:hint="cs"/>
          <w:rtl/>
        </w:rPr>
        <w:t xml:space="preserve"> </w:t>
      </w:r>
      <w:r w:rsidRPr="00DE6131">
        <w:rPr>
          <w:rFonts w:hint="cs"/>
          <w:rtl/>
        </w:rPr>
        <w:t>تعتبر</w:t>
      </w:r>
      <w:r w:rsidR="00713331" w:rsidRPr="00DE6131">
        <w:rPr>
          <w:rFonts w:hint="cs"/>
          <w:rtl/>
        </w:rPr>
        <w:t xml:space="preserve"> </w:t>
      </w:r>
      <w:r w:rsidRPr="00DE6131">
        <w:rPr>
          <w:rFonts w:hint="cs"/>
          <w:rtl/>
        </w:rPr>
        <w:t>المجال</w:t>
      </w:r>
      <w:r w:rsidR="00713331" w:rsidRPr="00DE6131">
        <w:rPr>
          <w:rFonts w:hint="cs"/>
          <w:rtl/>
        </w:rPr>
        <w:t xml:space="preserve"> </w:t>
      </w:r>
      <w:r w:rsidRPr="00DE6131">
        <w:rPr>
          <w:rFonts w:hint="cs"/>
          <w:rtl/>
        </w:rPr>
        <w:t>الأكثر</w:t>
      </w:r>
      <w:r w:rsidR="00713331" w:rsidRPr="00DE6131">
        <w:rPr>
          <w:rFonts w:hint="cs"/>
          <w:rtl/>
        </w:rPr>
        <w:t xml:space="preserve"> </w:t>
      </w:r>
      <w:r w:rsidRPr="00DE6131">
        <w:rPr>
          <w:rFonts w:hint="cs"/>
          <w:rtl/>
        </w:rPr>
        <w:t>ملائمة</w:t>
      </w:r>
      <w:r w:rsidR="00713331" w:rsidRPr="00DE6131">
        <w:rPr>
          <w:rFonts w:hint="cs"/>
          <w:rtl/>
        </w:rPr>
        <w:t xml:space="preserve"> </w:t>
      </w:r>
      <w:r w:rsidRPr="00DE6131">
        <w:rPr>
          <w:rFonts w:hint="cs"/>
          <w:rtl/>
        </w:rPr>
        <w:t>لتطبيق</w:t>
      </w:r>
      <w:r w:rsidR="00713331" w:rsidRPr="00DE6131">
        <w:rPr>
          <w:rFonts w:hint="cs"/>
          <w:rtl/>
        </w:rPr>
        <w:t xml:space="preserve"> </w:t>
      </w:r>
      <w:r w:rsidRPr="00DE6131">
        <w:rPr>
          <w:rFonts w:hint="cs"/>
          <w:rtl/>
        </w:rPr>
        <w:t>تقنية</w:t>
      </w:r>
      <w:r w:rsidR="00713331" w:rsidRPr="00DE6131">
        <w:rPr>
          <w:rFonts w:hint="cs"/>
          <w:rtl/>
        </w:rPr>
        <w:t xml:space="preserve"> </w:t>
      </w:r>
      <w:r w:rsidRPr="00DE6131">
        <w:rPr>
          <w:rFonts w:hint="cs"/>
          <w:rtl/>
        </w:rPr>
        <w:t>تفويض</w:t>
      </w:r>
      <w:r w:rsidR="00713331" w:rsidRPr="00DE6131">
        <w:rPr>
          <w:rFonts w:hint="cs"/>
          <w:rtl/>
        </w:rPr>
        <w:t xml:space="preserve"> </w:t>
      </w:r>
      <w:r w:rsidRPr="00DE6131">
        <w:rPr>
          <w:rFonts w:hint="cs"/>
          <w:rtl/>
        </w:rPr>
        <w:t>المرافق</w:t>
      </w:r>
      <w:r w:rsidR="00713331" w:rsidRPr="00DE6131">
        <w:rPr>
          <w:rFonts w:hint="cs"/>
          <w:rtl/>
        </w:rPr>
        <w:t xml:space="preserve"> </w:t>
      </w:r>
      <w:r w:rsidRPr="00DE6131">
        <w:rPr>
          <w:rFonts w:hint="cs"/>
          <w:rtl/>
        </w:rPr>
        <w:t>العامة،</w:t>
      </w:r>
      <w:r w:rsidR="00713331" w:rsidRPr="00DE6131">
        <w:rPr>
          <w:rFonts w:hint="cs"/>
          <w:rtl/>
        </w:rPr>
        <w:t xml:space="preserve"> </w:t>
      </w:r>
      <w:r w:rsidRPr="00DE6131">
        <w:rPr>
          <w:rFonts w:hint="cs"/>
          <w:rtl/>
        </w:rPr>
        <w:t>فقد</w:t>
      </w:r>
      <w:r w:rsidR="00713331" w:rsidRPr="00DE6131">
        <w:rPr>
          <w:rFonts w:hint="cs"/>
          <w:rtl/>
        </w:rPr>
        <w:t xml:space="preserve"> </w:t>
      </w:r>
      <w:r w:rsidRPr="00DE6131">
        <w:rPr>
          <w:rFonts w:hint="cs"/>
          <w:rtl/>
        </w:rPr>
        <w:t>انعكس</w:t>
      </w:r>
      <w:r w:rsidR="00713331" w:rsidRPr="00DE6131">
        <w:rPr>
          <w:rFonts w:hint="cs"/>
          <w:rtl/>
        </w:rPr>
        <w:t xml:space="preserve"> </w:t>
      </w:r>
      <w:r w:rsidRPr="00DE6131">
        <w:rPr>
          <w:rFonts w:hint="cs"/>
          <w:rtl/>
        </w:rPr>
        <w:t>هذا</w:t>
      </w:r>
      <w:r w:rsidR="00713331" w:rsidRPr="00DE6131">
        <w:rPr>
          <w:rFonts w:hint="cs"/>
          <w:rtl/>
        </w:rPr>
        <w:t xml:space="preserve"> </w:t>
      </w:r>
      <w:r w:rsidRPr="00DE6131">
        <w:rPr>
          <w:rFonts w:hint="cs"/>
          <w:rtl/>
        </w:rPr>
        <w:t>الغموض</w:t>
      </w:r>
      <w:r w:rsidR="00713331" w:rsidRPr="00DE6131">
        <w:rPr>
          <w:rFonts w:hint="cs"/>
          <w:rtl/>
        </w:rPr>
        <w:t xml:space="preserve"> </w:t>
      </w:r>
      <w:r w:rsidR="00723AF0" w:rsidRPr="00DE6131">
        <w:rPr>
          <w:rFonts w:hint="cs"/>
          <w:rtl/>
        </w:rPr>
        <w:t xml:space="preserve">في إيجاد تعريف موحد للمرفق العام بالضرورة </w:t>
      </w:r>
      <w:r w:rsidRPr="00DE6131">
        <w:rPr>
          <w:rFonts w:hint="cs"/>
          <w:rtl/>
        </w:rPr>
        <w:t>على</w:t>
      </w:r>
      <w:r w:rsidR="00713331" w:rsidRPr="00DE6131">
        <w:rPr>
          <w:rFonts w:hint="cs"/>
          <w:rtl/>
        </w:rPr>
        <w:t xml:space="preserve"> </w:t>
      </w:r>
      <w:r w:rsidRPr="00DE6131">
        <w:rPr>
          <w:rFonts w:hint="cs"/>
          <w:rtl/>
        </w:rPr>
        <w:t>مسألة</w:t>
      </w:r>
      <w:r w:rsidR="00713331" w:rsidRPr="00DE6131">
        <w:rPr>
          <w:rFonts w:hint="cs"/>
          <w:rtl/>
        </w:rPr>
        <w:t xml:space="preserve"> </w:t>
      </w:r>
      <w:r w:rsidRPr="00DE6131">
        <w:rPr>
          <w:rFonts w:hint="cs"/>
          <w:rtl/>
        </w:rPr>
        <w:t>تحديد</w:t>
      </w:r>
      <w:r w:rsidR="00713331" w:rsidRPr="00DE6131">
        <w:rPr>
          <w:rFonts w:hint="cs"/>
          <w:rtl/>
        </w:rPr>
        <w:t xml:space="preserve"> </w:t>
      </w:r>
      <w:r w:rsidRPr="00DE6131">
        <w:rPr>
          <w:rFonts w:hint="cs"/>
          <w:rtl/>
        </w:rPr>
        <w:t>مفهوم</w:t>
      </w:r>
      <w:r w:rsidR="00713331" w:rsidRPr="00DE6131">
        <w:rPr>
          <w:rFonts w:hint="cs"/>
          <w:rtl/>
        </w:rPr>
        <w:t xml:space="preserve"> </w:t>
      </w:r>
      <w:r w:rsidRPr="00DE6131">
        <w:rPr>
          <w:rFonts w:hint="cs"/>
          <w:rtl/>
        </w:rPr>
        <w:t>دقيق</w:t>
      </w:r>
      <w:r w:rsidR="00723AF0" w:rsidRPr="00DE6131">
        <w:rPr>
          <w:rFonts w:hint="cs"/>
          <w:rtl/>
        </w:rPr>
        <w:t xml:space="preserve"> وتعريف جامع ومانع</w:t>
      </w:r>
      <w:r w:rsidR="00713331" w:rsidRPr="00DE6131">
        <w:rPr>
          <w:rFonts w:hint="cs"/>
          <w:rtl/>
        </w:rPr>
        <w:t xml:space="preserve"> </w:t>
      </w:r>
      <w:r w:rsidRPr="00DE6131">
        <w:rPr>
          <w:rFonts w:hint="cs"/>
          <w:rtl/>
        </w:rPr>
        <w:t>لأسلوب</w:t>
      </w:r>
      <w:r w:rsidR="00713331" w:rsidRPr="00DE6131">
        <w:rPr>
          <w:rFonts w:hint="cs"/>
          <w:rtl/>
        </w:rPr>
        <w:t xml:space="preserve"> </w:t>
      </w:r>
      <w:r w:rsidRPr="00DE6131">
        <w:rPr>
          <w:rFonts w:hint="cs"/>
          <w:rtl/>
        </w:rPr>
        <w:t>تفويض</w:t>
      </w:r>
      <w:r w:rsidR="00713331" w:rsidRPr="00DE6131">
        <w:rPr>
          <w:rFonts w:hint="cs"/>
          <w:rtl/>
        </w:rPr>
        <w:t xml:space="preserve"> </w:t>
      </w:r>
      <w:r w:rsidRPr="00DE6131">
        <w:rPr>
          <w:rFonts w:hint="cs"/>
          <w:rtl/>
        </w:rPr>
        <w:t>المرافق</w:t>
      </w:r>
      <w:r w:rsidR="00713331" w:rsidRPr="00DE6131">
        <w:rPr>
          <w:rFonts w:hint="cs"/>
          <w:rtl/>
        </w:rPr>
        <w:t xml:space="preserve"> </w:t>
      </w:r>
      <w:r w:rsidRPr="00DE6131">
        <w:rPr>
          <w:rFonts w:hint="cs"/>
          <w:rtl/>
        </w:rPr>
        <w:t>العامة</w:t>
      </w:r>
      <w:r w:rsidR="00723AF0" w:rsidRPr="00DE6131">
        <w:rPr>
          <w:rFonts w:hint="cs"/>
          <w:rtl/>
        </w:rPr>
        <w:t xml:space="preserve"> </w:t>
      </w:r>
      <w:r w:rsidR="008924D6" w:rsidRPr="00DE6131">
        <w:rPr>
          <w:rFonts w:hint="cs"/>
          <w:rtl/>
        </w:rPr>
        <w:t>باعتبار المرف</w:t>
      </w:r>
      <w:r w:rsidR="008924D6" w:rsidRPr="00DE6131">
        <w:rPr>
          <w:rtl/>
        </w:rPr>
        <w:t>ق</w:t>
      </w:r>
      <w:r w:rsidR="00723AF0" w:rsidRPr="00DE6131">
        <w:rPr>
          <w:rFonts w:hint="cs"/>
          <w:rtl/>
        </w:rPr>
        <w:t xml:space="preserve"> العام هو المحور الأساس في تقنية التفويض التي تم استحداثها،</w:t>
      </w:r>
      <w:r w:rsidR="00713331" w:rsidRPr="00DE6131">
        <w:rPr>
          <w:rFonts w:hint="cs"/>
          <w:rtl/>
        </w:rPr>
        <w:t xml:space="preserve"> </w:t>
      </w:r>
      <w:r w:rsidRPr="00DE6131">
        <w:rPr>
          <w:rFonts w:hint="cs"/>
          <w:rtl/>
        </w:rPr>
        <w:t>كطريق</w:t>
      </w:r>
      <w:r w:rsidR="00713331" w:rsidRPr="00DE6131">
        <w:rPr>
          <w:rFonts w:hint="cs"/>
          <w:rtl/>
        </w:rPr>
        <w:t xml:space="preserve"> </w:t>
      </w:r>
      <w:r w:rsidRPr="00DE6131">
        <w:rPr>
          <w:rFonts w:hint="cs"/>
          <w:rtl/>
        </w:rPr>
        <w:t>حديث</w:t>
      </w:r>
      <w:r w:rsidR="00713331" w:rsidRPr="00DE6131">
        <w:rPr>
          <w:rFonts w:hint="cs"/>
          <w:rtl/>
        </w:rPr>
        <w:t xml:space="preserve"> </w:t>
      </w:r>
      <w:r w:rsidRPr="00DE6131">
        <w:rPr>
          <w:rFonts w:hint="cs"/>
          <w:rtl/>
        </w:rPr>
        <w:t>وغير</w:t>
      </w:r>
      <w:r w:rsidR="00713331" w:rsidRPr="00DE6131">
        <w:rPr>
          <w:rFonts w:hint="cs"/>
          <w:rtl/>
        </w:rPr>
        <w:t xml:space="preserve"> </w:t>
      </w:r>
      <w:r w:rsidRPr="00DE6131">
        <w:rPr>
          <w:rFonts w:hint="cs"/>
          <w:rtl/>
        </w:rPr>
        <w:t>مباشر</w:t>
      </w:r>
      <w:r w:rsidR="00713331" w:rsidRPr="00DE6131">
        <w:rPr>
          <w:rFonts w:hint="cs"/>
          <w:rtl/>
        </w:rPr>
        <w:t xml:space="preserve"> </w:t>
      </w:r>
      <w:r w:rsidRPr="00DE6131">
        <w:rPr>
          <w:rFonts w:hint="cs"/>
          <w:rtl/>
        </w:rPr>
        <w:t>في</w:t>
      </w:r>
      <w:r w:rsidR="00713331" w:rsidRPr="00DE6131">
        <w:rPr>
          <w:rFonts w:hint="cs"/>
          <w:rtl/>
        </w:rPr>
        <w:t xml:space="preserve"> </w:t>
      </w:r>
      <w:r w:rsidRPr="00DE6131">
        <w:rPr>
          <w:rFonts w:hint="cs"/>
          <w:rtl/>
        </w:rPr>
        <w:t>إدارة</w:t>
      </w:r>
      <w:r w:rsidR="00713331" w:rsidRPr="00DE6131">
        <w:rPr>
          <w:rFonts w:hint="cs"/>
          <w:rtl/>
        </w:rPr>
        <w:t xml:space="preserve"> </w:t>
      </w:r>
      <w:r w:rsidRPr="00DE6131">
        <w:rPr>
          <w:rFonts w:hint="cs"/>
          <w:rtl/>
        </w:rPr>
        <w:t>واستغلال</w:t>
      </w:r>
      <w:r w:rsidR="00713331" w:rsidRPr="00DE6131">
        <w:rPr>
          <w:rFonts w:hint="cs"/>
          <w:rtl/>
        </w:rPr>
        <w:t xml:space="preserve"> </w:t>
      </w:r>
      <w:r w:rsidRPr="00DE6131">
        <w:rPr>
          <w:rFonts w:hint="cs"/>
          <w:rtl/>
        </w:rPr>
        <w:t>المرافق</w:t>
      </w:r>
      <w:r w:rsidR="00713331" w:rsidRPr="00DE6131">
        <w:rPr>
          <w:rFonts w:hint="cs"/>
          <w:rtl/>
        </w:rPr>
        <w:t xml:space="preserve"> </w:t>
      </w:r>
      <w:r w:rsidRPr="00DE6131">
        <w:rPr>
          <w:rFonts w:hint="cs"/>
          <w:rtl/>
        </w:rPr>
        <w:t>العامة،</w:t>
      </w:r>
      <w:r w:rsidR="00713331" w:rsidRPr="00DE6131">
        <w:rPr>
          <w:rFonts w:hint="cs"/>
          <w:rtl/>
        </w:rPr>
        <w:t xml:space="preserve"> </w:t>
      </w:r>
      <w:r w:rsidRPr="00DE6131">
        <w:rPr>
          <w:rFonts w:hint="cs"/>
          <w:rtl/>
        </w:rPr>
        <w:t>وهذا</w:t>
      </w:r>
      <w:r w:rsidR="00713331" w:rsidRPr="00DE6131">
        <w:rPr>
          <w:rFonts w:hint="cs"/>
          <w:rtl/>
        </w:rPr>
        <w:t xml:space="preserve"> </w:t>
      </w:r>
      <w:r w:rsidRPr="00DE6131">
        <w:rPr>
          <w:rFonts w:hint="cs"/>
          <w:rtl/>
        </w:rPr>
        <w:t>ما</w:t>
      </w:r>
      <w:r w:rsidR="00713331" w:rsidRPr="00DE6131">
        <w:rPr>
          <w:rFonts w:hint="cs"/>
          <w:rtl/>
        </w:rPr>
        <w:t xml:space="preserve"> </w:t>
      </w:r>
      <w:r w:rsidRPr="00DE6131">
        <w:rPr>
          <w:rFonts w:hint="cs"/>
          <w:rtl/>
        </w:rPr>
        <w:t>سنحاول</w:t>
      </w:r>
      <w:r w:rsidR="00713331" w:rsidRPr="00DE6131">
        <w:rPr>
          <w:rFonts w:hint="cs"/>
          <w:rtl/>
        </w:rPr>
        <w:t xml:space="preserve"> </w:t>
      </w:r>
      <w:r w:rsidRPr="00DE6131">
        <w:rPr>
          <w:rFonts w:hint="cs"/>
          <w:rtl/>
        </w:rPr>
        <w:t>توضيحه</w:t>
      </w:r>
      <w:r w:rsidR="00713331" w:rsidRPr="00DE6131">
        <w:rPr>
          <w:rFonts w:hint="cs"/>
          <w:rtl/>
        </w:rPr>
        <w:t xml:space="preserve"> </w:t>
      </w:r>
      <w:r w:rsidRPr="00DE6131">
        <w:rPr>
          <w:rFonts w:hint="cs"/>
          <w:rtl/>
        </w:rPr>
        <w:t>من</w:t>
      </w:r>
      <w:r w:rsidR="00713331" w:rsidRPr="00DE6131">
        <w:rPr>
          <w:rFonts w:hint="cs"/>
          <w:rtl/>
        </w:rPr>
        <w:t xml:space="preserve"> </w:t>
      </w:r>
      <w:r w:rsidRPr="00DE6131">
        <w:rPr>
          <w:rFonts w:hint="cs"/>
          <w:rtl/>
        </w:rPr>
        <w:t>خلال</w:t>
      </w:r>
      <w:r w:rsidR="00713331" w:rsidRPr="00DE6131">
        <w:rPr>
          <w:rFonts w:hint="cs"/>
          <w:rtl/>
        </w:rPr>
        <w:t xml:space="preserve"> </w:t>
      </w:r>
      <w:r w:rsidRPr="00DE6131">
        <w:rPr>
          <w:rFonts w:hint="cs"/>
          <w:rtl/>
        </w:rPr>
        <w:t>عرض</w:t>
      </w:r>
      <w:r w:rsidR="00713331" w:rsidRPr="00DE6131">
        <w:rPr>
          <w:rFonts w:hint="cs"/>
          <w:rtl/>
        </w:rPr>
        <w:t xml:space="preserve"> </w:t>
      </w:r>
      <w:r w:rsidRPr="00DE6131">
        <w:rPr>
          <w:rFonts w:hint="cs"/>
          <w:rtl/>
        </w:rPr>
        <w:t>بعض</w:t>
      </w:r>
      <w:r w:rsidR="00713331" w:rsidRPr="00DE6131">
        <w:rPr>
          <w:rFonts w:hint="cs"/>
          <w:rtl/>
        </w:rPr>
        <w:t xml:space="preserve"> </w:t>
      </w:r>
      <w:r w:rsidR="00723AF0" w:rsidRPr="00DE6131">
        <w:rPr>
          <w:rFonts w:hint="cs"/>
          <w:rtl/>
        </w:rPr>
        <w:t xml:space="preserve">التعاريف الفقهية </w:t>
      </w:r>
      <w:r w:rsidR="008924D6" w:rsidRPr="00DE6131">
        <w:rPr>
          <w:rFonts w:hint="cs"/>
          <w:rtl/>
        </w:rPr>
        <w:t>لأسلوب</w:t>
      </w:r>
      <w:r w:rsidR="00F466A6" w:rsidRPr="00DE6131">
        <w:rPr>
          <w:rFonts w:hint="cs"/>
          <w:rtl/>
        </w:rPr>
        <w:t xml:space="preserve"> التفويض </w:t>
      </w:r>
      <w:r w:rsidR="00723AF0" w:rsidRPr="00DE6131">
        <w:rPr>
          <w:rFonts w:hint="cs"/>
          <w:rtl/>
        </w:rPr>
        <w:t xml:space="preserve">في </w:t>
      </w:r>
      <w:r w:rsidR="00F466A6" w:rsidRPr="00DE6131">
        <w:rPr>
          <w:rFonts w:hint="cs"/>
          <w:rtl/>
        </w:rPr>
        <w:t xml:space="preserve">الأنظمة المقارنة </w:t>
      </w:r>
      <w:r w:rsidR="00713331" w:rsidRPr="00DE6131">
        <w:rPr>
          <w:rFonts w:hint="cs"/>
          <w:rtl/>
        </w:rPr>
        <w:t xml:space="preserve"> </w:t>
      </w:r>
      <w:r w:rsidRPr="00DE6131">
        <w:rPr>
          <w:rFonts w:hint="cs"/>
          <w:rtl/>
        </w:rPr>
        <w:t>في</w:t>
      </w:r>
      <w:r w:rsidR="00713331" w:rsidRPr="00DE6131">
        <w:rPr>
          <w:rFonts w:hint="cs"/>
          <w:rtl/>
        </w:rPr>
        <w:t xml:space="preserve"> </w:t>
      </w:r>
      <w:r w:rsidRPr="00DE6131">
        <w:rPr>
          <w:rFonts w:hint="cs"/>
          <w:rtl/>
        </w:rPr>
        <w:t>المطلب</w:t>
      </w:r>
      <w:r w:rsidR="00713331" w:rsidRPr="00DE6131">
        <w:rPr>
          <w:rFonts w:hint="cs"/>
          <w:rtl/>
        </w:rPr>
        <w:t xml:space="preserve"> </w:t>
      </w:r>
      <w:r w:rsidRPr="00DE6131">
        <w:rPr>
          <w:rFonts w:hint="cs"/>
          <w:rtl/>
        </w:rPr>
        <w:t>الأول</w:t>
      </w:r>
      <w:r w:rsidR="00713331" w:rsidRPr="00DE6131">
        <w:rPr>
          <w:rFonts w:hint="cs"/>
          <w:rtl/>
        </w:rPr>
        <w:t xml:space="preserve"> </w:t>
      </w:r>
      <w:r w:rsidRPr="00DE6131">
        <w:rPr>
          <w:rFonts w:hint="cs"/>
          <w:rtl/>
        </w:rPr>
        <w:t>ثم</w:t>
      </w:r>
      <w:r w:rsidR="00713331" w:rsidRPr="00DE6131">
        <w:rPr>
          <w:rFonts w:hint="cs"/>
          <w:rtl/>
        </w:rPr>
        <w:t xml:space="preserve"> </w:t>
      </w:r>
      <w:r w:rsidRPr="00DE6131">
        <w:rPr>
          <w:rFonts w:hint="cs"/>
          <w:rtl/>
        </w:rPr>
        <w:t>بيان</w:t>
      </w:r>
      <w:r w:rsidR="00713331" w:rsidRPr="00DE6131">
        <w:rPr>
          <w:rFonts w:hint="cs"/>
          <w:rtl/>
        </w:rPr>
        <w:t xml:space="preserve"> </w:t>
      </w:r>
      <w:r w:rsidRPr="00DE6131">
        <w:rPr>
          <w:rFonts w:hint="cs"/>
          <w:rtl/>
        </w:rPr>
        <w:t>الأركان</w:t>
      </w:r>
      <w:r w:rsidR="00713331" w:rsidRPr="00DE6131">
        <w:rPr>
          <w:rFonts w:hint="cs"/>
          <w:rtl/>
        </w:rPr>
        <w:t xml:space="preserve"> </w:t>
      </w:r>
      <w:r w:rsidR="00F466A6" w:rsidRPr="00DE6131">
        <w:rPr>
          <w:rFonts w:hint="cs"/>
          <w:rtl/>
        </w:rPr>
        <w:t xml:space="preserve">والاسس </w:t>
      </w:r>
      <w:r w:rsidRPr="00DE6131">
        <w:rPr>
          <w:rFonts w:hint="cs"/>
          <w:rtl/>
        </w:rPr>
        <w:t>التي</w:t>
      </w:r>
      <w:r w:rsidR="00713331" w:rsidRPr="00DE6131">
        <w:rPr>
          <w:rFonts w:hint="cs"/>
          <w:rtl/>
        </w:rPr>
        <w:t xml:space="preserve"> </w:t>
      </w:r>
      <w:r w:rsidR="00F466A6" w:rsidRPr="00DE6131">
        <w:rPr>
          <w:rFonts w:hint="cs"/>
          <w:rtl/>
        </w:rPr>
        <w:t xml:space="preserve">يقوم </w:t>
      </w:r>
      <w:r w:rsidR="00713331" w:rsidRPr="00DE6131">
        <w:rPr>
          <w:rFonts w:hint="cs"/>
          <w:rtl/>
        </w:rPr>
        <w:t xml:space="preserve"> </w:t>
      </w:r>
      <w:r w:rsidR="00D4374E" w:rsidRPr="00DE6131">
        <w:rPr>
          <w:rFonts w:hint="cs"/>
          <w:rtl/>
        </w:rPr>
        <w:t>عليها</w:t>
      </w:r>
      <w:r w:rsidR="00713331" w:rsidRPr="00DE6131">
        <w:rPr>
          <w:rFonts w:hint="cs"/>
          <w:rtl/>
        </w:rPr>
        <w:t xml:space="preserve"> </w:t>
      </w:r>
      <w:r w:rsidR="00D4374E" w:rsidRPr="00DE6131">
        <w:rPr>
          <w:rFonts w:hint="cs"/>
          <w:rtl/>
        </w:rPr>
        <w:t>هذا</w:t>
      </w:r>
      <w:r w:rsidR="00713331" w:rsidRPr="00DE6131">
        <w:rPr>
          <w:rFonts w:hint="cs"/>
          <w:rtl/>
        </w:rPr>
        <w:t xml:space="preserve"> </w:t>
      </w:r>
      <w:r w:rsidR="00D4374E" w:rsidRPr="00DE6131">
        <w:rPr>
          <w:rFonts w:hint="cs"/>
          <w:rtl/>
        </w:rPr>
        <w:t>الأسلوب</w:t>
      </w:r>
      <w:r w:rsidR="00713331" w:rsidRPr="00DE6131">
        <w:rPr>
          <w:rFonts w:hint="cs"/>
          <w:rtl/>
        </w:rPr>
        <w:t xml:space="preserve"> </w:t>
      </w:r>
      <w:r w:rsidR="00D4374E" w:rsidRPr="00DE6131">
        <w:rPr>
          <w:rFonts w:hint="cs"/>
          <w:rtl/>
        </w:rPr>
        <w:t>الحديث</w:t>
      </w:r>
      <w:r w:rsidR="00713331" w:rsidRPr="00DE6131">
        <w:rPr>
          <w:rFonts w:hint="cs"/>
          <w:rtl/>
        </w:rPr>
        <w:t xml:space="preserve"> </w:t>
      </w:r>
      <w:r w:rsidR="00D4374E" w:rsidRPr="00DE6131">
        <w:rPr>
          <w:rFonts w:hint="cs"/>
          <w:rtl/>
        </w:rPr>
        <w:t>في</w:t>
      </w:r>
      <w:r w:rsidR="00713331" w:rsidRPr="00DE6131">
        <w:rPr>
          <w:rFonts w:hint="cs"/>
          <w:rtl/>
        </w:rPr>
        <w:t xml:space="preserve"> </w:t>
      </w:r>
      <w:r w:rsidR="008924D6" w:rsidRPr="00DE6131">
        <w:rPr>
          <w:rFonts w:hint="cs"/>
          <w:rtl/>
        </w:rPr>
        <w:t>تسيير المراف</w:t>
      </w:r>
      <w:r w:rsidR="008924D6" w:rsidRPr="00DE6131">
        <w:rPr>
          <w:rtl/>
        </w:rPr>
        <w:t>ق</w:t>
      </w:r>
      <w:r w:rsidR="00F466A6" w:rsidRPr="00DE6131">
        <w:rPr>
          <w:rFonts w:hint="cs"/>
          <w:rtl/>
        </w:rPr>
        <w:t xml:space="preserve"> العامة </w:t>
      </w:r>
      <w:r w:rsidR="00D93000" w:rsidRPr="00DE6131">
        <w:rPr>
          <w:rFonts w:hint="cs"/>
          <w:rtl/>
        </w:rPr>
        <w:t xml:space="preserve"> في المطلب الثاني</w:t>
      </w:r>
      <w:r w:rsidR="00A62F9C" w:rsidRPr="00DE6131">
        <w:rPr>
          <w:rFonts w:hint="cs"/>
          <w:rtl/>
        </w:rPr>
        <w:t>.</w:t>
      </w:r>
    </w:p>
    <w:p w14:paraId="36C4B9ED" w14:textId="4EC74C6F" w:rsidR="00CD779B" w:rsidRPr="00DE6131" w:rsidRDefault="004C35BE" w:rsidP="004F2087">
      <w:pPr>
        <w:ind w:firstLine="0"/>
        <w:outlineLvl w:val="3"/>
        <w:rPr>
          <w:b/>
          <w:bCs/>
          <w:color w:val="000000" w:themeColor="text1"/>
          <w:sz w:val="32"/>
          <w:szCs w:val="32"/>
          <w:rtl/>
        </w:rPr>
      </w:pPr>
      <w:bookmarkStart w:id="60" w:name="_Toc165664600"/>
      <w:bookmarkStart w:id="61" w:name="_Toc165665100"/>
      <w:bookmarkStart w:id="62" w:name="_Toc168134040"/>
      <w:r w:rsidRPr="00DE6131">
        <w:rPr>
          <w:rFonts w:hint="cs"/>
          <w:b/>
          <w:bCs/>
          <w:color w:val="000000" w:themeColor="text1"/>
          <w:sz w:val="32"/>
          <w:szCs w:val="32"/>
          <w:rtl/>
        </w:rPr>
        <w:lastRenderedPageBreak/>
        <w:t>المطلب</w:t>
      </w:r>
      <w:r w:rsidR="00713331" w:rsidRPr="00DE6131">
        <w:rPr>
          <w:rFonts w:hint="cs"/>
          <w:b/>
          <w:bCs/>
          <w:color w:val="000000" w:themeColor="text1"/>
          <w:sz w:val="32"/>
          <w:szCs w:val="32"/>
          <w:rtl/>
        </w:rPr>
        <w:t xml:space="preserve"> </w:t>
      </w:r>
      <w:r w:rsidRPr="00DE6131">
        <w:rPr>
          <w:rFonts w:hint="cs"/>
          <w:b/>
          <w:bCs/>
          <w:color w:val="000000" w:themeColor="text1"/>
          <w:sz w:val="32"/>
          <w:szCs w:val="32"/>
          <w:rtl/>
        </w:rPr>
        <w:t>الأول:</w:t>
      </w:r>
      <w:r w:rsidR="00713331" w:rsidRPr="00DE6131">
        <w:rPr>
          <w:rFonts w:hint="cs"/>
          <w:b/>
          <w:bCs/>
          <w:color w:val="000000" w:themeColor="text1"/>
          <w:sz w:val="32"/>
          <w:szCs w:val="32"/>
          <w:rtl/>
        </w:rPr>
        <w:t xml:space="preserve"> </w:t>
      </w:r>
      <w:r w:rsidRPr="00DE6131">
        <w:rPr>
          <w:rFonts w:hint="cs"/>
          <w:b/>
          <w:bCs/>
          <w:color w:val="000000" w:themeColor="text1"/>
          <w:sz w:val="32"/>
          <w:szCs w:val="32"/>
          <w:rtl/>
        </w:rPr>
        <w:t>مفهوم</w:t>
      </w:r>
      <w:r w:rsidR="00713331" w:rsidRPr="00DE6131">
        <w:rPr>
          <w:rFonts w:hint="cs"/>
          <w:b/>
          <w:bCs/>
          <w:color w:val="000000" w:themeColor="text1"/>
          <w:sz w:val="32"/>
          <w:szCs w:val="32"/>
          <w:rtl/>
        </w:rPr>
        <w:t xml:space="preserve"> </w:t>
      </w:r>
      <w:r w:rsidRPr="00DE6131">
        <w:rPr>
          <w:rFonts w:hint="cs"/>
          <w:b/>
          <w:bCs/>
          <w:color w:val="000000" w:themeColor="text1"/>
          <w:sz w:val="32"/>
          <w:szCs w:val="32"/>
          <w:rtl/>
        </w:rPr>
        <w:t>تفويض</w:t>
      </w:r>
      <w:r w:rsidR="00713331" w:rsidRPr="00DE6131">
        <w:rPr>
          <w:rFonts w:hint="cs"/>
          <w:b/>
          <w:bCs/>
          <w:color w:val="000000" w:themeColor="text1"/>
          <w:sz w:val="32"/>
          <w:szCs w:val="32"/>
          <w:rtl/>
        </w:rPr>
        <w:t xml:space="preserve"> </w:t>
      </w:r>
      <w:r w:rsidRPr="00DE6131">
        <w:rPr>
          <w:rFonts w:hint="cs"/>
          <w:b/>
          <w:bCs/>
          <w:color w:val="000000" w:themeColor="text1"/>
          <w:sz w:val="32"/>
          <w:szCs w:val="32"/>
          <w:rtl/>
        </w:rPr>
        <w:t>المرفق</w:t>
      </w:r>
      <w:r w:rsidR="00713331" w:rsidRPr="00DE6131">
        <w:rPr>
          <w:rFonts w:hint="cs"/>
          <w:b/>
          <w:bCs/>
          <w:color w:val="000000" w:themeColor="text1"/>
          <w:sz w:val="32"/>
          <w:szCs w:val="32"/>
          <w:rtl/>
        </w:rPr>
        <w:t xml:space="preserve"> </w:t>
      </w:r>
      <w:r w:rsidRPr="00DE6131">
        <w:rPr>
          <w:rFonts w:hint="cs"/>
          <w:b/>
          <w:bCs/>
          <w:color w:val="000000" w:themeColor="text1"/>
          <w:sz w:val="32"/>
          <w:szCs w:val="32"/>
          <w:rtl/>
        </w:rPr>
        <w:t>العام</w:t>
      </w:r>
      <w:bookmarkEnd w:id="60"/>
      <w:bookmarkEnd w:id="61"/>
      <w:bookmarkEnd w:id="62"/>
    </w:p>
    <w:p w14:paraId="2D32017A" w14:textId="53CBA8CB" w:rsidR="008424CD" w:rsidRPr="00DE6131" w:rsidRDefault="00960774" w:rsidP="00960774">
      <w:pPr>
        <w:rPr>
          <w:rtl/>
        </w:rPr>
      </w:pPr>
      <w:r>
        <w:t xml:space="preserve"> </w:t>
      </w:r>
      <w:r w:rsidR="007D08E1" w:rsidRPr="00DE6131">
        <w:rPr>
          <w:rFonts w:hint="cs"/>
          <w:rtl/>
        </w:rPr>
        <w:t>على الرغم من اتساع نطاق تطبيق أسلوب تفويض المرافق العامة من ناحية التطبيق العملي كونها</w:t>
      </w:r>
      <w:r w:rsidR="00BC0C4E" w:rsidRPr="00DE6131">
        <w:rPr>
          <w:rFonts w:hint="cs"/>
          <w:rtl/>
        </w:rPr>
        <w:t xml:space="preserve"> </w:t>
      </w:r>
      <w:r w:rsidR="007D08E1" w:rsidRPr="00DE6131">
        <w:rPr>
          <w:rFonts w:hint="cs"/>
          <w:rtl/>
        </w:rPr>
        <w:t xml:space="preserve">تنضوي </w:t>
      </w:r>
      <w:r w:rsidR="00BC0C4E" w:rsidRPr="00DE6131">
        <w:rPr>
          <w:rFonts w:hint="cs"/>
          <w:rtl/>
        </w:rPr>
        <w:t xml:space="preserve"> تحت اطار الشراكة بين القطاعين العام والخاص</w:t>
      </w:r>
      <w:r w:rsidR="007D08E1" w:rsidRPr="00DE6131">
        <w:rPr>
          <w:rFonts w:hint="cs"/>
          <w:rtl/>
        </w:rPr>
        <w:t>،</w:t>
      </w:r>
      <w:r w:rsidR="004234A9">
        <w:rPr>
          <w:rFonts w:hint="cs"/>
          <w:rtl/>
        </w:rPr>
        <w:t xml:space="preserve"> الا أ</w:t>
      </w:r>
      <w:r w:rsidR="00BC0C4E" w:rsidRPr="00DE6131">
        <w:rPr>
          <w:rFonts w:hint="cs"/>
          <w:rtl/>
        </w:rPr>
        <w:t xml:space="preserve">نه </w:t>
      </w:r>
      <w:r w:rsidR="007D08E1" w:rsidRPr="00DE6131">
        <w:rPr>
          <w:rFonts w:hint="cs"/>
          <w:rtl/>
        </w:rPr>
        <w:t xml:space="preserve">يجب التنويه </w:t>
      </w:r>
      <w:r w:rsidR="00BC0C4E" w:rsidRPr="00DE6131">
        <w:rPr>
          <w:rFonts w:hint="cs"/>
          <w:rtl/>
        </w:rPr>
        <w:t xml:space="preserve"> الى </w:t>
      </w:r>
      <w:r w:rsidR="004234A9">
        <w:rPr>
          <w:rFonts w:hint="cs"/>
          <w:rtl/>
        </w:rPr>
        <w:t>أ</w:t>
      </w:r>
      <w:r w:rsidR="00BC0C4E" w:rsidRPr="00DE6131">
        <w:rPr>
          <w:rFonts w:hint="cs"/>
          <w:rtl/>
        </w:rPr>
        <w:t xml:space="preserve">ن مفهوم </w:t>
      </w:r>
      <w:r w:rsidR="007D08E1" w:rsidRPr="00DE6131">
        <w:rPr>
          <w:rFonts w:hint="cs"/>
          <w:rtl/>
        </w:rPr>
        <w:t xml:space="preserve">التفويض </w:t>
      </w:r>
      <w:r w:rsidR="00BC0C4E" w:rsidRPr="00DE6131">
        <w:rPr>
          <w:rFonts w:hint="cs"/>
          <w:rtl/>
        </w:rPr>
        <w:t xml:space="preserve">قديم </w:t>
      </w:r>
      <w:r w:rsidR="007D08E1" w:rsidRPr="00DE6131">
        <w:rPr>
          <w:rFonts w:hint="cs"/>
          <w:rtl/>
        </w:rPr>
        <w:t xml:space="preserve">على مستوى </w:t>
      </w:r>
      <w:r w:rsidR="008924D6" w:rsidRPr="00DE6131">
        <w:rPr>
          <w:rFonts w:hint="cs"/>
          <w:rtl/>
        </w:rPr>
        <w:t>التطبيق</w:t>
      </w:r>
      <w:r w:rsidR="004234A9">
        <w:rPr>
          <w:rFonts w:hint="cs"/>
          <w:rtl/>
        </w:rPr>
        <w:t>،</w:t>
      </w:r>
      <w:r w:rsidR="008924D6" w:rsidRPr="00DE6131">
        <w:rPr>
          <w:rFonts w:hint="cs"/>
          <w:rtl/>
        </w:rPr>
        <w:t xml:space="preserve"> وذلك</w:t>
      </w:r>
      <w:r w:rsidR="007D08E1" w:rsidRPr="00DE6131">
        <w:rPr>
          <w:rFonts w:hint="cs"/>
          <w:rtl/>
        </w:rPr>
        <w:t xml:space="preserve"> </w:t>
      </w:r>
      <w:r w:rsidR="00BC0C4E" w:rsidRPr="00DE6131">
        <w:rPr>
          <w:rFonts w:hint="cs"/>
          <w:rtl/>
        </w:rPr>
        <w:t xml:space="preserve"> منذ </w:t>
      </w:r>
      <w:r w:rsidR="007D08E1" w:rsidRPr="00DE6131">
        <w:rPr>
          <w:rFonts w:hint="cs"/>
          <w:rtl/>
        </w:rPr>
        <w:t xml:space="preserve">ظهور </w:t>
      </w:r>
      <w:r w:rsidR="00BC0C4E" w:rsidRPr="00DE6131">
        <w:rPr>
          <w:rFonts w:hint="cs"/>
          <w:rtl/>
        </w:rPr>
        <w:t>عقود التزام</w:t>
      </w:r>
      <w:r w:rsidR="00E47057" w:rsidRPr="00DE6131">
        <w:rPr>
          <w:rFonts w:hint="cs"/>
          <w:rtl/>
        </w:rPr>
        <w:t xml:space="preserve"> المرافق العامة،</w:t>
      </w:r>
      <w:r w:rsidR="008924D6" w:rsidRPr="00DE6131">
        <w:rPr>
          <w:rFonts w:hint="cs"/>
          <w:rtl/>
        </w:rPr>
        <w:t xml:space="preserve"> </w:t>
      </w:r>
      <w:r w:rsidR="00E6733C">
        <w:rPr>
          <w:rFonts w:hint="cs"/>
          <w:rtl/>
        </w:rPr>
        <w:t>إ</w:t>
      </w:r>
      <w:r w:rsidR="004234A9">
        <w:rPr>
          <w:rFonts w:hint="cs"/>
          <w:rtl/>
        </w:rPr>
        <w:t>لا أ</w:t>
      </w:r>
      <w:r w:rsidR="00BC0C4E" w:rsidRPr="00DE6131">
        <w:rPr>
          <w:rFonts w:hint="cs"/>
          <w:rtl/>
        </w:rPr>
        <w:t xml:space="preserve">ن الفقه </w:t>
      </w:r>
      <w:r w:rsidR="00E47057" w:rsidRPr="00DE6131">
        <w:rPr>
          <w:rFonts w:hint="cs"/>
          <w:rtl/>
        </w:rPr>
        <w:t>في العموم لم</w:t>
      </w:r>
      <w:r w:rsidR="00BC0C4E" w:rsidRPr="00DE6131">
        <w:rPr>
          <w:rFonts w:hint="cs"/>
          <w:rtl/>
        </w:rPr>
        <w:t xml:space="preserve"> </w:t>
      </w:r>
      <w:r w:rsidR="00E47057" w:rsidRPr="00DE6131">
        <w:rPr>
          <w:rFonts w:hint="cs"/>
          <w:rtl/>
        </w:rPr>
        <w:t>يستعمل</w:t>
      </w:r>
      <w:r w:rsidR="00BC0C4E" w:rsidRPr="00DE6131">
        <w:rPr>
          <w:rFonts w:hint="cs"/>
          <w:rtl/>
        </w:rPr>
        <w:t xml:space="preserve"> </w:t>
      </w:r>
      <w:r w:rsidR="00E47057" w:rsidRPr="00DE6131">
        <w:rPr>
          <w:rFonts w:hint="cs"/>
          <w:rtl/>
        </w:rPr>
        <w:t>م</w:t>
      </w:r>
      <w:r w:rsidR="00BC0C4E" w:rsidRPr="00DE6131">
        <w:rPr>
          <w:rFonts w:hint="cs"/>
          <w:rtl/>
        </w:rPr>
        <w:t>صطلح التفويض ف</w:t>
      </w:r>
      <w:r w:rsidR="00E6733C">
        <w:rPr>
          <w:rFonts w:hint="cs"/>
          <w:rtl/>
        </w:rPr>
        <w:t>ي مجال المرافق العامة إلا نادر</w:t>
      </w:r>
      <w:r w:rsidR="00E47057" w:rsidRPr="00DE6131">
        <w:rPr>
          <w:rFonts w:hint="cs"/>
          <w:rtl/>
        </w:rPr>
        <w:t>ا</w:t>
      </w:r>
      <w:r w:rsidR="00BC0C4E" w:rsidRPr="00DE6131">
        <w:rPr>
          <w:rFonts w:hint="cs"/>
          <w:rtl/>
        </w:rPr>
        <w:t xml:space="preserve">، </w:t>
      </w:r>
      <w:r w:rsidR="00E47057" w:rsidRPr="00DE6131">
        <w:rPr>
          <w:rFonts w:hint="cs"/>
          <w:rtl/>
        </w:rPr>
        <w:t>بل استعمل</w:t>
      </w:r>
      <w:r w:rsidR="00BC0C4E" w:rsidRPr="00DE6131">
        <w:rPr>
          <w:rFonts w:hint="cs"/>
          <w:rtl/>
        </w:rPr>
        <w:t xml:space="preserve"> اصطلاح الإدارة المفوضة </w:t>
      </w:r>
      <w:r w:rsidR="00E47057" w:rsidRPr="00DE6131">
        <w:rPr>
          <w:rFonts w:hint="cs"/>
          <w:rtl/>
        </w:rPr>
        <w:t>قاصدا</w:t>
      </w:r>
      <w:r w:rsidR="00BC0C4E" w:rsidRPr="00DE6131">
        <w:rPr>
          <w:rFonts w:hint="cs"/>
          <w:rtl/>
        </w:rPr>
        <w:t xml:space="preserve"> بذلك </w:t>
      </w:r>
      <w:r w:rsidR="00E47057" w:rsidRPr="00DE6131">
        <w:rPr>
          <w:rFonts w:hint="cs"/>
          <w:rtl/>
        </w:rPr>
        <w:t>عملية تسيير</w:t>
      </w:r>
      <w:r w:rsidR="00BC0C4E" w:rsidRPr="00DE6131">
        <w:rPr>
          <w:rFonts w:hint="cs"/>
          <w:rtl/>
        </w:rPr>
        <w:t xml:space="preserve"> المرفق العام </w:t>
      </w:r>
      <w:r w:rsidR="008924D6" w:rsidRPr="00DE6131">
        <w:rPr>
          <w:rFonts w:hint="cs"/>
          <w:rtl/>
        </w:rPr>
        <w:t>بالاعتما</w:t>
      </w:r>
      <w:r w:rsidR="008924D6" w:rsidRPr="00DE6131">
        <w:rPr>
          <w:rtl/>
        </w:rPr>
        <w:t>د</w:t>
      </w:r>
      <w:r w:rsidR="00E47057" w:rsidRPr="00DE6131">
        <w:rPr>
          <w:rFonts w:hint="cs"/>
          <w:rtl/>
        </w:rPr>
        <w:t xml:space="preserve"> على</w:t>
      </w:r>
      <w:r w:rsidR="00BC0C4E" w:rsidRPr="00DE6131">
        <w:rPr>
          <w:rFonts w:hint="cs"/>
          <w:rtl/>
        </w:rPr>
        <w:t xml:space="preserve"> شخص</w:t>
      </w:r>
      <w:r w:rsidR="00E47057" w:rsidRPr="00DE6131">
        <w:rPr>
          <w:rFonts w:hint="cs"/>
          <w:rtl/>
        </w:rPr>
        <w:t xml:space="preserve"> آخر </w:t>
      </w:r>
      <w:r w:rsidR="00AF02FD">
        <w:rPr>
          <w:rFonts w:hint="cs"/>
          <w:rtl/>
        </w:rPr>
        <w:t xml:space="preserve">غير الجهة المكلف أصلا بإدارته </w:t>
      </w:r>
      <w:r w:rsidR="00E47057" w:rsidRPr="00DE6131">
        <w:rPr>
          <w:rFonts w:hint="cs"/>
          <w:rtl/>
        </w:rPr>
        <w:t xml:space="preserve">ويكوم هذا الغير في الغالب شخص من أشخاص القانون الخاص، </w:t>
      </w:r>
      <w:r w:rsidR="00162304" w:rsidRPr="00DE6131">
        <w:rPr>
          <w:rFonts w:hint="cs"/>
          <w:rtl/>
        </w:rPr>
        <w:t>ولكن</w:t>
      </w:r>
      <w:r w:rsidR="00E47057" w:rsidRPr="00DE6131">
        <w:rPr>
          <w:rFonts w:hint="cs"/>
          <w:rtl/>
        </w:rPr>
        <w:t xml:space="preserve"> ذلك</w:t>
      </w:r>
      <w:r w:rsidR="00162304" w:rsidRPr="00DE6131">
        <w:rPr>
          <w:rFonts w:hint="cs"/>
          <w:rtl/>
        </w:rPr>
        <w:t xml:space="preserve"> ليس بالضرورة </w:t>
      </w:r>
      <w:r w:rsidR="008924D6" w:rsidRPr="00DE6131">
        <w:rPr>
          <w:rFonts w:hint="cs"/>
          <w:rtl/>
        </w:rPr>
        <w:t>لأنه</w:t>
      </w:r>
      <w:r w:rsidR="00E47057" w:rsidRPr="00DE6131">
        <w:rPr>
          <w:rFonts w:hint="cs"/>
          <w:rtl/>
        </w:rPr>
        <w:t xml:space="preserve"> قد يكون شخصا من أشخاص القانون العام كذلك</w:t>
      </w:r>
      <w:r w:rsidR="00162304" w:rsidRPr="00DE6131">
        <w:rPr>
          <w:rStyle w:val="Appelnotedebasdep"/>
          <w:color w:val="000000" w:themeColor="text1"/>
          <w:rtl/>
        </w:rPr>
        <w:footnoteReference w:id="14"/>
      </w:r>
      <w:r w:rsidR="000348C8">
        <w:rPr>
          <w:rFonts w:hint="cs"/>
          <w:rtl/>
        </w:rPr>
        <w:t>،</w:t>
      </w:r>
      <w:r w:rsidR="00D23712">
        <w:rPr>
          <w:rFonts w:hint="cs"/>
          <w:rtl/>
        </w:rPr>
        <w:t xml:space="preserve"> </w:t>
      </w:r>
      <w:r w:rsidR="002C2981">
        <w:rPr>
          <w:rFonts w:hint="cs"/>
          <w:rtl/>
        </w:rPr>
        <w:t>لأنه</w:t>
      </w:r>
      <w:r w:rsidR="005C7D43">
        <w:rPr>
          <w:rFonts w:hint="cs"/>
          <w:rtl/>
        </w:rPr>
        <w:t xml:space="preserve"> وإ</w:t>
      </w:r>
      <w:r w:rsidR="00D23712">
        <w:rPr>
          <w:rFonts w:hint="cs"/>
          <w:rtl/>
        </w:rPr>
        <w:t xml:space="preserve">ن كان التفويض في الغالب يتم لصالح الخواص نظرا لعدة اعتبارات الا أن </w:t>
      </w:r>
      <w:r w:rsidR="00C41F4F">
        <w:rPr>
          <w:rFonts w:hint="cs"/>
          <w:rtl/>
        </w:rPr>
        <w:t xml:space="preserve">ذلك </w:t>
      </w:r>
      <w:r w:rsidR="002C2981">
        <w:rPr>
          <w:rFonts w:hint="cs"/>
          <w:rtl/>
        </w:rPr>
        <w:t>لا يمن</w:t>
      </w:r>
      <w:r w:rsidR="002C2981">
        <w:rPr>
          <w:rtl/>
        </w:rPr>
        <w:t>ع</w:t>
      </w:r>
      <w:r w:rsidR="00900FFA">
        <w:rPr>
          <w:rFonts w:hint="cs"/>
          <w:rtl/>
        </w:rPr>
        <w:t xml:space="preserve"> أشخاص القانون العام إ</w:t>
      </w:r>
      <w:r w:rsidR="00C41F4F">
        <w:rPr>
          <w:rFonts w:hint="cs"/>
          <w:rtl/>
        </w:rPr>
        <w:t xml:space="preserve">ذا توفرت لديها الإمكانات في مجالات معينة من </w:t>
      </w:r>
      <w:r w:rsidR="00D82CCA">
        <w:rPr>
          <w:rFonts w:hint="cs"/>
          <w:rtl/>
        </w:rPr>
        <w:t xml:space="preserve">الاستثمار في المشاريع العامة المفوضة </w:t>
      </w:r>
      <w:r w:rsidR="002D6BB4">
        <w:rPr>
          <w:rFonts w:hint="cs"/>
          <w:rtl/>
        </w:rPr>
        <w:t>باعتبارها الأكثر حرصا على الصالح العام مقارنة بالخواص.</w:t>
      </w:r>
    </w:p>
    <w:p w14:paraId="33433D5F" w14:textId="348F4BBA" w:rsidR="008061E2" w:rsidRDefault="00713331" w:rsidP="00960774">
      <w:pPr>
        <w:rPr>
          <w:rtl/>
        </w:rPr>
      </w:pPr>
      <w:r w:rsidRPr="00DE6131">
        <w:rPr>
          <w:rFonts w:hint="cs"/>
          <w:rtl/>
        </w:rPr>
        <w:t xml:space="preserve"> </w:t>
      </w:r>
      <w:r w:rsidR="00805894" w:rsidRPr="00DE6131">
        <w:rPr>
          <w:rFonts w:hint="cs"/>
          <w:rtl/>
        </w:rPr>
        <w:t>ف</w:t>
      </w:r>
      <w:r w:rsidR="00CD779B" w:rsidRPr="00DE6131">
        <w:rPr>
          <w:rFonts w:hint="cs"/>
          <w:rtl/>
        </w:rPr>
        <w:t>المرفق</w:t>
      </w:r>
      <w:r w:rsidRPr="00DE6131">
        <w:rPr>
          <w:rFonts w:hint="cs"/>
          <w:rtl/>
        </w:rPr>
        <w:t xml:space="preserve"> </w:t>
      </w:r>
      <w:r w:rsidR="00CD779B" w:rsidRPr="00DE6131">
        <w:rPr>
          <w:rFonts w:hint="cs"/>
          <w:rtl/>
        </w:rPr>
        <w:t>العام</w:t>
      </w:r>
      <w:r w:rsidRPr="00DE6131">
        <w:rPr>
          <w:rFonts w:hint="cs"/>
          <w:rtl/>
        </w:rPr>
        <w:t xml:space="preserve"> </w:t>
      </w:r>
      <w:r w:rsidR="00CD779B" w:rsidRPr="00DE6131">
        <w:rPr>
          <w:rFonts w:hint="cs"/>
          <w:rtl/>
        </w:rPr>
        <w:t>من</w:t>
      </w:r>
      <w:r w:rsidRPr="00DE6131">
        <w:rPr>
          <w:rFonts w:hint="cs"/>
          <w:rtl/>
        </w:rPr>
        <w:t xml:space="preserve"> </w:t>
      </w:r>
      <w:r w:rsidR="00CD779B" w:rsidRPr="00DE6131">
        <w:rPr>
          <w:rFonts w:hint="cs"/>
          <w:rtl/>
        </w:rPr>
        <w:t>أكثر</w:t>
      </w:r>
      <w:r w:rsidRPr="00DE6131">
        <w:rPr>
          <w:rFonts w:hint="cs"/>
          <w:rtl/>
        </w:rPr>
        <w:t xml:space="preserve"> </w:t>
      </w:r>
      <w:r w:rsidR="00CD779B" w:rsidRPr="00DE6131">
        <w:rPr>
          <w:rFonts w:hint="cs"/>
          <w:rtl/>
        </w:rPr>
        <w:t>المفاهيم</w:t>
      </w:r>
      <w:r w:rsidRPr="00DE6131">
        <w:rPr>
          <w:rFonts w:hint="cs"/>
          <w:rtl/>
        </w:rPr>
        <w:t xml:space="preserve"> </w:t>
      </w:r>
      <w:r w:rsidR="00CD779B" w:rsidRPr="00DE6131">
        <w:rPr>
          <w:rFonts w:hint="cs"/>
          <w:rtl/>
        </w:rPr>
        <w:t>القانونية</w:t>
      </w:r>
      <w:r w:rsidRPr="00DE6131">
        <w:rPr>
          <w:rFonts w:hint="cs"/>
          <w:rtl/>
        </w:rPr>
        <w:t xml:space="preserve"> </w:t>
      </w:r>
      <w:r w:rsidR="00DF66A3" w:rsidRPr="00DE6131">
        <w:rPr>
          <w:rFonts w:hint="cs"/>
          <w:rtl/>
        </w:rPr>
        <w:t>الشائكة وال</w:t>
      </w:r>
      <w:r w:rsidR="00CD779B" w:rsidRPr="00DE6131">
        <w:rPr>
          <w:rFonts w:hint="cs"/>
          <w:rtl/>
        </w:rPr>
        <w:t>غ</w:t>
      </w:r>
      <w:r w:rsidR="00DF66A3" w:rsidRPr="00DE6131">
        <w:rPr>
          <w:rFonts w:hint="cs"/>
          <w:rtl/>
        </w:rPr>
        <w:t>ا</w:t>
      </w:r>
      <w:r w:rsidR="00CD779B" w:rsidRPr="00DE6131">
        <w:rPr>
          <w:rFonts w:hint="cs"/>
          <w:rtl/>
        </w:rPr>
        <w:t>مض</w:t>
      </w:r>
      <w:r w:rsidR="00DF66A3" w:rsidRPr="00DE6131">
        <w:rPr>
          <w:rFonts w:hint="cs"/>
          <w:rtl/>
        </w:rPr>
        <w:t>ة،</w:t>
      </w:r>
      <w:r w:rsidRPr="00DE6131">
        <w:rPr>
          <w:rFonts w:hint="cs"/>
          <w:rtl/>
        </w:rPr>
        <w:t xml:space="preserve"> </w:t>
      </w:r>
      <w:r w:rsidR="00CD779B" w:rsidRPr="00DE6131">
        <w:rPr>
          <w:rFonts w:hint="cs"/>
          <w:rtl/>
        </w:rPr>
        <w:t>و</w:t>
      </w:r>
      <w:r w:rsidR="00DF66A3" w:rsidRPr="00DE6131">
        <w:rPr>
          <w:rFonts w:hint="cs"/>
          <w:rtl/>
        </w:rPr>
        <w:t xml:space="preserve">قد </w:t>
      </w:r>
      <w:r w:rsidR="008924D6" w:rsidRPr="00DE6131">
        <w:rPr>
          <w:rFonts w:hint="cs"/>
          <w:rtl/>
        </w:rPr>
        <w:t>أثار الكثي</w:t>
      </w:r>
      <w:r w:rsidR="008924D6" w:rsidRPr="00DE6131">
        <w:rPr>
          <w:rtl/>
        </w:rPr>
        <w:t>ر</w:t>
      </w:r>
      <w:r w:rsidR="00DF66A3" w:rsidRPr="00DE6131">
        <w:rPr>
          <w:rFonts w:hint="cs"/>
          <w:rtl/>
        </w:rPr>
        <w:t xml:space="preserve"> من</w:t>
      </w:r>
      <w:r w:rsidRPr="00DE6131">
        <w:rPr>
          <w:rFonts w:hint="cs"/>
          <w:rtl/>
        </w:rPr>
        <w:t xml:space="preserve"> </w:t>
      </w:r>
      <w:r w:rsidR="00DF66A3" w:rsidRPr="00DE6131">
        <w:rPr>
          <w:rFonts w:hint="cs"/>
          <w:rtl/>
        </w:rPr>
        <w:t>ا</w:t>
      </w:r>
      <w:r w:rsidR="00CD779B" w:rsidRPr="00DE6131">
        <w:rPr>
          <w:rFonts w:hint="cs"/>
          <w:rtl/>
        </w:rPr>
        <w:t>لجدل</w:t>
      </w:r>
      <w:r w:rsidR="00DF66A3" w:rsidRPr="00DE6131">
        <w:rPr>
          <w:rFonts w:hint="cs"/>
          <w:rtl/>
        </w:rPr>
        <w:t>،</w:t>
      </w:r>
      <w:r w:rsidRPr="00DE6131">
        <w:rPr>
          <w:rFonts w:hint="cs"/>
          <w:rtl/>
        </w:rPr>
        <w:t xml:space="preserve"> </w:t>
      </w:r>
      <w:r w:rsidR="00DF66A3" w:rsidRPr="00DE6131">
        <w:rPr>
          <w:rFonts w:hint="cs"/>
          <w:rtl/>
        </w:rPr>
        <w:t>و</w:t>
      </w:r>
      <w:r w:rsidR="00CD779B" w:rsidRPr="00DE6131">
        <w:rPr>
          <w:rFonts w:hint="cs"/>
          <w:rtl/>
        </w:rPr>
        <w:t>لايزال</w:t>
      </w:r>
      <w:r w:rsidRPr="00DE6131">
        <w:rPr>
          <w:rFonts w:hint="cs"/>
          <w:rtl/>
        </w:rPr>
        <w:t xml:space="preserve"> </w:t>
      </w:r>
      <w:r w:rsidR="00CD779B" w:rsidRPr="00DE6131">
        <w:rPr>
          <w:rFonts w:hint="cs"/>
          <w:rtl/>
        </w:rPr>
        <w:t>الفقه</w:t>
      </w:r>
      <w:r w:rsidRPr="00DE6131">
        <w:rPr>
          <w:rFonts w:hint="cs"/>
          <w:rtl/>
        </w:rPr>
        <w:t xml:space="preserve"> </w:t>
      </w:r>
      <w:r w:rsidR="00CD779B" w:rsidRPr="00DE6131">
        <w:rPr>
          <w:rFonts w:hint="cs"/>
          <w:rtl/>
        </w:rPr>
        <w:t>منهمكا</w:t>
      </w:r>
      <w:r w:rsidRPr="00DE6131">
        <w:rPr>
          <w:rFonts w:hint="cs"/>
          <w:rtl/>
        </w:rPr>
        <w:t xml:space="preserve"> </w:t>
      </w:r>
      <w:r w:rsidR="00CD779B" w:rsidRPr="00DE6131">
        <w:rPr>
          <w:rFonts w:hint="cs"/>
          <w:rtl/>
        </w:rPr>
        <w:t>في</w:t>
      </w:r>
      <w:r w:rsidRPr="00DE6131">
        <w:rPr>
          <w:rFonts w:hint="cs"/>
          <w:rtl/>
        </w:rPr>
        <w:t xml:space="preserve"> </w:t>
      </w:r>
      <w:r w:rsidR="00DF66A3" w:rsidRPr="00DE6131">
        <w:rPr>
          <w:rFonts w:hint="cs"/>
          <w:rtl/>
        </w:rPr>
        <w:t>حلحلة هذا</w:t>
      </w:r>
      <w:r w:rsidRPr="00DE6131">
        <w:rPr>
          <w:rFonts w:hint="cs"/>
          <w:rtl/>
        </w:rPr>
        <w:t xml:space="preserve"> </w:t>
      </w:r>
      <w:r w:rsidR="00CD779B" w:rsidRPr="00DE6131">
        <w:rPr>
          <w:rFonts w:hint="cs"/>
          <w:rtl/>
        </w:rPr>
        <w:t>الغموض</w:t>
      </w:r>
      <w:r w:rsidRPr="00DE6131">
        <w:rPr>
          <w:rFonts w:hint="cs"/>
          <w:rtl/>
        </w:rPr>
        <w:t xml:space="preserve"> </w:t>
      </w:r>
      <w:r w:rsidR="00CD779B" w:rsidRPr="00DE6131">
        <w:rPr>
          <w:rFonts w:hint="cs"/>
          <w:rtl/>
        </w:rPr>
        <w:t>الذي</w:t>
      </w:r>
      <w:r w:rsidRPr="00DE6131">
        <w:rPr>
          <w:rFonts w:hint="cs"/>
          <w:rtl/>
        </w:rPr>
        <w:t xml:space="preserve"> </w:t>
      </w:r>
      <w:r w:rsidR="00CD779B" w:rsidRPr="00DE6131">
        <w:rPr>
          <w:rFonts w:hint="cs"/>
          <w:rtl/>
        </w:rPr>
        <w:t>يشوب</w:t>
      </w:r>
      <w:r w:rsidRPr="00DE6131">
        <w:rPr>
          <w:rFonts w:hint="cs"/>
          <w:rtl/>
        </w:rPr>
        <w:t xml:space="preserve"> </w:t>
      </w:r>
      <w:r w:rsidR="00CD779B" w:rsidRPr="00DE6131">
        <w:rPr>
          <w:rFonts w:hint="cs"/>
          <w:rtl/>
        </w:rPr>
        <w:t>مفهوم</w:t>
      </w:r>
      <w:r w:rsidRPr="00DE6131">
        <w:rPr>
          <w:rFonts w:hint="cs"/>
          <w:rtl/>
        </w:rPr>
        <w:t xml:space="preserve"> </w:t>
      </w:r>
      <w:r w:rsidR="00CD779B" w:rsidRPr="00DE6131">
        <w:rPr>
          <w:rFonts w:hint="cs"/>
          <w:rtl/>
        </w:rPr>
        <w:t>المرفق</w:t>
      </w:r>
      <w:r w:rsidRPr="00DE6131">
        <w:rPr>
          <w:rFonts w:hint="cs"/>
          <w:rtl/>
        </w:rPr>
        <w:t xml:space="preserve"> </w:t>
      </w:r>
      <w:r w:rsidR="00CD779B" w:rsidRPr="00DE6131">
        <w:rPr>
          <w:rFonts w:hint="cs"/>
          <w:rtl/>
        </w:rPr>
        <w:t>العام</w:t>
      </w:r>
      <w:r w:rsidRPr="00DE6131">
        <w:rPr>
          <w:rFonts w:hint="cs"/>
          <w:rtl/>
        </w:rPr>
        <w:t xml:space="preserve"> </w:t>
      </w:r>
      <w:r w:rsidR="00CD779B" w:rsidRPr="00DE6131">
        <w:rPr>
          <w:rFonts w:hint="cs"/>
          <w:rtl/>
        </w:rPr>
        <w:t>بحد</w:t>
      </w:r>
      <w:r w:rsidRPr="00DE6131">
        <w:rPr>
          <w:rFonts w:hint="cs"/>
          <w:rtl/>
        </w:rPr>
        <w:t xml:space="preserve"> </w:t>
      </w:r>
      <w:r w:rsidR="00CD779B" w:rsidRPr="00DE6131">
        <w:rPr>
          <w:rFonts w:hint="cs"/>
          <w:rtl/>
        </w:rPr>
        <w:t>ذاته</w:t>
      </w:r>
      <w:r w:rsidR="00C00F41" w:rsidRPr="00DE6131">
        <w:rPr>
          <w:rFonts w:hint="cs"/>
          <w:rtl/>
        </w:rPr>
        <w:t>،</w:t>
      </w:r>
      <w:r w:rsidRPr="00DE6131">
        <w:rPr>
          <w:rFonts w:hint="cs"/>
          <w:rtl/>
        </w:rPr>
        <w:t xml:space="preserve"> </w:t>
      </w:r>
      <w:r w:rsidR="00C00F41" w:rsidRPr="00DE6131">
        <w:rPr>
          <w:rFonts w:hint="cs"/>
          <w:rtl/>
        </w:rPr>
        <w:t>فهو</w:t>
      </w:r>
      <w:r w:rsidRPr="00DE6131">
        <w:rPr>
          <w:rFonts w:hint="cs"/>
          <w:rtl/>
        </w:rPr>
        <w:t xml:space="preserve"> </w:t>
      </w:r>
      <w:r w:rsidR="00C00F41" w:rsidRPr="00DE6131">
        <w:rPr>
          <w:rFonts w:hint="cs"/>
          <w:rtl/>
        </w:rPr>
        <w:t>ذو</w:t>
      </w:r>
      <w:r w:rsidRPr="00DE6131">
        <w:rPr>
          <w:rFonts w:hint="cs"/>
          <w:rtl/>
        </w:rPr>
        <w:t xml:space="preserve"> </w:t>
      </w:r>
      <w:r w:rsidR="00C00F41" w:rsidRPr="00DE6131">
        <w:rPr>
          <w:rFonts w:hint="cs"/>
          <w:rtl/>
        </w:rPr>
        <w:t>طبيعت</w:t>
      </w:r>
      <w:r w:rsidR="00C00F41" w:rsidRPr="00DE6131">
        <w:rPr>
          <w:rtl/>
        </w:rPr>
        <w:t>ه</w:t>
      </w:r>
      <w:r w:rsidRPr="00DE6131">
        <w:rPr>
          <w:rFonts w:hint="cs"/>
          <w:rtl/>
        </w:rPr>
        <w:t xml:space="preserve"> </w:t>
      </w:r>
      <w:r w:rsidR="00CD779B" w:rsidRPr="00DE6131">
        <w:rPr>
          <w:rFonts w:hint="cs"/>
          <w:rtl/>
        </w:rPr>
        <w:t>متغيرة</w:t>
      </w:r>
      <w:r w:rsidRPr="00DE6131">
        <w:rPr>
          <w:rFonts w:hint="cs"/>
          <w:rtl/>
        </w:rPr>
        <w:t xml:space="preserve"> </w:t>
      </w:r>
      <w:r w:rsidR="00CD779B" w:rsidRPr="00DE6131">
        <w:rPr>
          <w:rFonts w:hint="cs"/>
          <w:rtl/>
        </w:rPr>
        <w:t>وهو</w:t>
      </w:r>
      <w:r w:rsidRPr="00DE6131">
        <w:rPr>
          <w:rFonts w:hint="cs"/>
          <w:rtl/>
        </w:rPr>
        <w:t xml:space="preserve"> </w:t>
      </w:r>
      <w:r w:rsidR="00CD779B" w:rsidRPr="00DE6131">
        <w:rPr>
          <w:rFonts w:hint="cs"/>
          <w:rtl/>
        </w:rPr>
        <w:t>ما</w:t>
      </w:r>
      <w:r w:rsidRPr="00DE6131">
        <w:rPr>
          <w:rFonts w:hint="cs"/>
          <w:rtl/>
        </w:rPr>
        <w:t xml:space="preserve"> </w:t>
      </w:r>
      <w:r w:rsidR="00CD779B" w:rsidRPr="00DE6131">
        <w:rPr>
          <w:rFonts w:hint="cs"/>
          <w:rtl/>
        </w:rPr>
        <w:t>أدى</w:t>
      </w:r>
      <w:r w:rsidRPr="00DE6131">
        <w:rPr>
          <w:rFonts w:hint="cs"/>
          <w:rtl/>
        </w:rPr>
        <w:t xml:space="preserve"> </w:t>
      </w:r>
      <w:r w:rsidR="00CD779B" w:rsidRPr="00DE6131">
        <w:rPr>
          <w:rFonts w:hint="cs"/>
          <w:rtl/>
        </w:rPr>
        <w:t>إلى</w:t>
      </w:r>
      <w:r w:rsidRPr="00DE6131">
        <w:rPr>
          <w:rFonts w:hint="cs"/>
          <w:rtl/>
        </w:rPr>
        <w:t xml:space="preserve"> </w:t>
      </w:r>
      <w:r w:rsidR="00CD779B" w:rsidRPr="00DE6131">
        <w:rPr>
          <w:rFonts w:hint="cs"/>
          <w:rtl/>
        </w:rPr>
        <w:t>عدم</w:t>
      </w:r>
      <w:r w:rsidRPr="00DE6131">
        <w:rPr>
          <w:rFonts w:hint="cs"/>
          <w:rtl/>
        </w:rPr>
        <w:t xml:space="preserve"> </w:t>
      </w:r>
      <w:r w:rsidR="00C00F41" w:rsidRPr="00DE6131">
        <w:rPr>
          <w:rFonts w:hint="cs"/>
          <w:rtl/>
        </w:rPr>
        <w:t>الاتفاق</w:t>
      </w:r>
      <w:r w:rsidRPr="00DE6131">
        <w:rPr>
          <w:rFonts w:hint="cs"/>
          <w:rtl/>
        </w:rPr>
        <w:t xml:space="preserve"> </w:t>
      </w:r>
      <w:r w:rsidR="00C00F41" w:rsidRPr="00DE6131">
        <w:rPr>
          <w:rFonts w:hint="cs"/>
          <w:rtl/>
        </w:rPr>
        <w:t>على</w:t>
      </w:r>
      <w:r w:rsidRPr="00DE6131">
        <w:rPr>
          <w:rFonts w:hint="cs"/>
          <w:rtl/>
        </w:rPr>
        <w:t xml:space="preserve"> </w:t>
      </w:r>
      <w:r w:rsidR="00CD779B" w:rsidRPr="00DE6131">
        <w:rPr>
          <w:rFonts w:hint="cs"/>
          <w:rtl/>
        </w:rPr>
        <w:t>مفهوم</w:t>
      </w:r>
      <w:r w:rsidRPr="00DE6131">
        <w:rPr>
          <w:rFonts w:hint="cs"/>
          <w:rtl/>
        </w:rPr>
        <w:t xml:space="preserve"> </w:t>
      </w:r>
      <w:r w:rsidR="00C00F41" w:rsidRPr="00DE6131">
        <w:rPr>
          <w:rFonts w:hint="cs"/>
          <w:rtl/>
        </w:rPr>
        <w:t>جامع</w:t>
      </w:r>
      <w:r w:rsidRPr="00DE6131">
        <w:rPr>
          <w:rFonts w:hint="cs"/>
          <w:rtl/>
        </w:rPr>
        <w:t xml:space="preserve"> </w:t>
      </w:r>
      <w:r w:rsidR="00CD779B" w:rsidRPr="00DE6131">
        <w:rPr>
          <w:rFonts w:hint="cs"/>
          <w:rtl/>
        </w:rPr>
        <w:t>وواضح</w:t>
      </w:r>
      <w:r w:rsidRPr="00DE6131">
        <w:rPr>
          <w:rFonts w:hint="cs"/>
          <w:rtl/>
        </w:rPr>
        <w:t xml:space="preserve"> </w:t>
      </w:r>
      <w:r w:rsidR="00CD779B" w:rsidRPr="00DE6131">
        <w:rPr>
          <w:rFonts w:hint="cs"/>
          <w:rtl/>
        </w:rPr>
        <w:t>لتقنية</w:t>
      </w:r>
      <w:r w:rsidRPr="00DE6131">
        <w:rPr>
          <w:rFonts w:hint="cs"/>
          <w:rtl/>
        </w:rPr>
        <w:t xml:space="preserve"> </w:t>
      </w:r>
      <w:r w:rsidR="00CD779B" w:rsidRPr="00DE6131">
        <w:rPr>
          <w:rFonts w:hint="cs"/>
          <w:rtl/>
        </w:rPr>
        <w:t>تفويض</w:t>
      </w:r>
      <w:r w:rsidRPr="00DE6131">
        <w:rPr>
          <w:rFonts w:hint="cs"/>
          <w:rtl/>
        </w:rPr>
        <w:t xml:space="preserve"> </w:t>
      </w:r>
      <w:r w:rsidR="00CD779B" w:rsidRPr="00DE6131">
        <w:rPr>
          <w:rFonts w:hint="cs"/>
          <w:rtl/>
        </w:rPr>
        <w:t>المرفق</w:t>
      </w:r>
      <w:r w:rsidRPr="00DE6131">
        <w:rPr>
          <w:rFonts w:hint="cs"/>
          <w:rtl/>
        </w:rPr>
        <w:t xml:space="preserve"> </w:t>
      </w:r>
      <w:r w:rsidR="00CD779B" w:rsidRPr="00DE6131">
        <w:rPr>
          <w:rFonts w:hint="cs"/>
          <w:rtl/>
        </w:rPr>
        <w:t>العام</w:t>
      </w:r>
      <w:r w:rsidR="00DF66A3" w:rsidRPr="00DE6131">
        <w:rPr>
          <w:rFonts w:hint="cs"/>
          <w:rtl/>
        </w:rPr>
        <w:t xml:space="preserve">، </w:t>
      </w:r>
      <w:r w:rsidR="00C00F41" w:rsidRPr="00DE6131">
        <w:rPr>
          <w:rFonts w:hint="cs"/>
          <w:rtl/>
        </w:rPr>
        <w:t>ف</w:t>
      </w:r>
      <w:r w:rsidR="00EA5D2F" w:rsidRPr="00DE6131">
        <w:rPr>
          <w:rFonts w:hint="cs"/>
          <w:rtl/>
        </w:rPr>
        <w:t>قد</w:t>
      </w:r>
      <w:r w:rsidRPr="00DE6131">
        <w:rPr>
          <w:rFonts w:hint="cs"/>
          <w:rtl/>
        </w:rPr>
        <w:t xml:space="preserve"> </w:t>
      </w:r>
      <w:r w:rsidR="00EA5D2F" w:rsidRPr="00DE6131">
        <w:rPr>
          <w:rFonts w:hint="cs"/>
          <w:rtl/>
        </w:rPr>
        <w:t>تباينت</w:t>
      </w:r>
      <w:r w:rsidRPr="00DE6131">
        <w:rPr>
          <w:rFonts w:hint="cs"/>
          <w:rtl/>
        </w:rPr>
        <w:t xml:space="preserve"> </w:t>
      </w:r>
      <w:r w:rsidR="00EA5D2F" w:rsidRPr="00DE6131">
        <w:rPr>
          <w:rFonts w:hint="cs"/>
          <w:rtl/>
        </w:rPr>
        <w:t>تعريفات</w:t>
      </w:r>
      <w:r w:rsidRPr="00DE6131">
        <w:rPr>
          <w:rFonts w:hint="cs"/>
          <w:rtl/>
        </w:rPr>
        <w:t xml:space="preserve"> </w:t>
      </w:r>
      <w:r w:rsidR="00EB4CE4" w:rsidRPr="00DE6131">
        <w:rPr>
          <w:rFonts w:hint="cs"/>
          <w:rtl/>
        </w:rPr>
        <w:t>تفويض</w:t>
      </w:r>
      <w:r w:rsidRPr="00DE6131">
        <w:rPr>
          <w:rFonts w:hint="cs"/>
          <w:rtl/>
        </w:rPr>
        <w:t xml:space="preserve"> </w:t>
      </w:r>
      <w:r w:rsidR="00EB4CE4" w:rsidRPr="00DE6131">
        <w:rPr>
          <w:rFonts w:hint="cs"/>
          <w:rtl/>
        </w:rPr>
        <w:t>المرفق</w:t>
      </w:r>
      <w:r w:rsidRPr="00DE6131">
        <w:rPr>
          <w:rFonts w:hint="cs"/>
          <w:rtl/>
        </w:rPr>
        <w:t xml:space="preserve"> </w:t>
      </w:r>
      <w:r w:rsidR="00EB4CE4" w:rsidRPr="00DE6131">
        <w:rPr>
          <w:rFonts w:hint="cs"/>
          <w:rtl/>
        </w:rPr>
        <w:t>العام</w:t>
      </w:r>
      <w:r w:rsidRPr="00DE6131">
        <w:rPr>
          <w:rFonts w:hint="cs"/>
          <w:rtl/>
        </w:rPr>
        <w:t xml:space="preserve"> </w:t>
      </w:r>
      <w:r w:rsidR="00C00F41" w:rsidRPr="00DE6131">
        <w:rPr>
          <w:rFonts w:hint="cs"/>
          <w:rtl/>
        </w:rPr>
        <w:t>ب</w:t>
      </w:r>
      <w:r w:rsidR="00EB4CE4" w:rsidRPr="00DE6131">
        <w:rPr>
          <w:rFonts w:hint="cs"/>
          <w:rtl/>
        </w:rPr>
        <w:t>حسب</w:t>
      </w:r>
      <w:r w:rsidRPr="00DE6131">
        <w:rPr>
          <w:rFonts w:hint="cs"/>
          <w:rtl/>
        </w:rPr>
        <w:t xml:space="preserve"> </w:t>
      </w:r>
      <w:r w:rsidR="00EB4CE4" w:rsidRPr="00DE6131">
        <w:rPr>
          <w:rFonts w:hint="cs"/>
          <w:rtl/>
        </w:rPr>
        <w:t>المعطيات</w:t>
      </w:r>
      <w:r w:rsidRPr="00DE6131">
        <w:rPr>
          <w:rFonts w:hint="cs"/>
          <w:rtl/>
        </w:rPr>
        <w:t xml:space="preserve"> </w:t>
      </w:r>
      <w:r w:rsidR="00EB4CE4" w:rsidRPr="00DE6131">
        <w:rPr>
          <w:rFonts w:hint="cs"/>
          <w:rtl/>
        </w:rPr>
        <w:t>والخلفيات</w:t>
      </w:r>
      <w:r w:rsidRPr="00DE6131">
        <w:rPr>
          <w:rFonts w:hint="cs"/>
          <w:rtl/>
        </w:rPr>
        <w:t xml:space="preserve"> </w:t>
      </w:r>
      <w:r w:rsidR="00EB4CE4" w:rsidRPr="00DE6131">
        <w:rPr>
          <w:rFonts w:hint="cs"/>
          <w:rtl/>
        </w:rPr>
        <w:t>السائدة</w:t>
      </w:r>
      <w:r w:rsidRPr="00DE6131">
        <w:rPr>
          <w:rFonts w:hint="cs"/>
          <w:rtl/>
        </w:rPr>
        <w:t xml:space="preserve"> </w:t>
      </w:r>
      <w:r w:rsidR="00EB4CE4" w:rsidRPr="00DE6131">
        <w:rPr>
          <w:rFonts w:hint="cs"/>
          <w:rtl/>
        </w:rPr>
        <w:t>في</w:t>
      </w:r>
      <w:r w:rsidRPr="00DE6131">
        <w:rPr>
          <w:rFonts w:hint="cs"/>
          <w:rtl/>
        </w:rPr>
        <w:t xml:space="preserve"> </w:t>
      </w:r>
      <w:r w:rsidR="00EB4CE4" w:rsidRPr="00DE6131">
        <w:rPr>
          <w:rFonts w:hint="cs"/>
          <w:rtl/>
        </w:rPr>
        <w:t>أي</w:t>
      </w:r>
      <w:r w:rsidRPr="00DE6131">
        <w:rPr>
          <w:rFonts w:hint="cs"/>
          <w:rtl/>
        </w:rPr>
        <w:t xml:space="preserve"> </w:t>
      </w:r>
      <w:r w:rsidR="00EB4CE4" w:rsidRPr="00DE6131">
        <w:rPr>
          <w:rFonts w:hint="cs"/>
          <w:rtl/>
        </w:rPr>
        <w:t>مجتمع</w:t>
      </w:r>
      <w:r w:rsidR="00900FFA">
        <w:rPr>
          <w:rFonts w:hint="cs"/>
          <w:rtl/>
        </w:rPr>
        <w:t xml:space="preserve">، بالإضافة الى اختلاف </w:t>
      </w:r>
      <w:r w:rsidR="008F0A0B">
        <w:rPr>
          <w:rFonts w:hint="cs"/>
          <w:rtl/>
        </w:rPr>
        <w:t xml:space="preserve">درجات التنمية في كل مجتمع من المجتمعات، فالدول النامية التي عادة </w:t>
      </w:r>
      <w:r w:rsidR="002C2981">
        <w:rPr>
          <w:rFonts w:hint="cs"/>
          <w:rtl/>
        </w:rPr>
        <w:t>ما يميزه</w:t>
      </w:r>
      <w:r w:rsidR="002C2981">
        <w:rPr>
          <w:rtl/>
        </w:rPr>
        <w:t>ا</w:t>
      </w:r>
      <w:r w:rsidR="008F0A0B">
        <w:rPr>
          <w:rFonts w:hint="cs"/>
          <w:rtl/>
        </w:rPr>
        <w:t xml:space="preserve"> التخبط في مشاكل </w:t>
      </w:r>
      <w:r w:rsidR="00900FFA">
        <w:rPr>
          <w:rFonts w:hint="cs"/>
          <w:rtl/>
        </w:rPr>
        <w:t>عديدة وتعجز موازناتها عن تأمين</w:t>
      </w:r>
      <w:r w:rsidR="002141A0">
        <w:rPr>
          <w:rFonts w:hint="cs"/>
          <w:rtl/>
        </w:rPr>
        <w:t xml:space="preserve"> المرافق العامة الضرورية </w:t>
      </w:r>
      <w:r w:rsidR="002C2981">
        <w:rPr>
          <w:rFonts w:hint="cs"/>
          <w:rtl/>
        </w:rPr>
        <w:t>انتهجت</w:t>
      </w:r>
      <w:r w:rsidR="00900FFA">
        <w:rPr>
          <w:rFonts w:hint="cs"/>
          <w:rtl/>
        </w:rPr>
        <w:t xml:space="preserve"> أسلوب التفويض من خلال كونه آ</w:t>
      </w:r>
      <w:r w:rsidR="00EB1BD1">
        <w:rPr>
          <w:rFonts w:hint="cs"/>
          <w:rtl/>
        </w:rPr>
        <w:t xml:space="preserve">لية لتمويل المرافق </w:t>
      </w:r>
      <w:r w:rsidR="002C68D6">
        <w:rPr>
          <w:rFonts w:hint="cs"/>
          <w:rtl/>
        </w:rPr>
        <w:t>العامة من خلال الاستعان</w:t>
      </w:r>
      <w:r w:rsidR="00782B87">
        <w:rPr>
          <w:rFonts w:hint="cs"/>
          <w:rtl/>
        </w:rPr>
        <w:t xml:space="preserve">ة </w:t>
      </w:r>
      <w:r w:rsidR="002C2981">
        <w:rPr>
          <w:rFonts w:hint="cs"/>
          <w:rtl/>
        </w:rPr>
        <w:t>بإمكانيا</w:t>
      </w:r>
      <w:r w:rsidR="002C2981">
        <w:rPr>
          <w:rtl/>
        </w:rPr>
        <w:t>ت</w:t>
      </w:r>
      <w:r w:rsidR="00782B87">
        <w:rPr>
          <w:rFonts w:hint="cs"/>
          <w:rtl/>
        </w:rPr>
        <w:t xml:space="preserve"> الغير وبلوغ أهداف المصلحة العامة في حين أن التفويض في الدول التي قطعت </w:t>
      </w:r>
      <w:r w:rsidR="00393359">
        <w:rPr>
          <w:rFonts w:hint="cs"/>
          <w:rtl/>
        </w:rPr>
        <w:t xml:space="preserve">شوطا كبيرا في التقدم </w:t>
      </w:r>
      <w:r w:rsidR="003C57C3">
        <w:rPr>
          <w:rFonts w:hint="cs"/>
          <w:rtl/>
        </w:rPr>
        <w:t>والنمو الاقتصادي على وجه الخصوص</w:t>
      </w:r>
      <w:r w:rsidR="00393359">
        <w:rPr>
          <w:rFonts w:hint="cs"/>
          <w:rtl/>
        </w:rPr>
        <w:t xml:space="preserve">، </w:t>
      </w:r>
      <w:r w:rsidR="002C2981">
        <w:rPr>
          <w:rFonts w:hint="cs"/>
          <w:rtl/>
        </w:rPr>
        <w:t>لا يعد</w:t>
      </w:r>
      <w:r w:rsidR="00393359">
        <w:rPr>
          <w:rFonts w:hint="cs"/>
          <w:rtl/>
        </w:rPr>
        <w:t xml:space="preserve"> انتهاج أسلوب التفويض فيها أن يكون ترجمة وتجسيد فعلي </w:t>
      </w:r>
      <w:r w:rsidR="002C2981">
        <w:rPr>
          <w:rFonts w:hint="cs"/>
          <w:rtl/>
        </w:rPr>
        <w:t>لأفكار</w:t>
      </w:r>
      <w:r w:rsidR="000173BC">
        <w:rPr>
          <w:rFonts w:hint="cs"/>
          <w:rtl/>
        </w:rPr>
        <w:t xml:space="preserve"> التحرر الاقتصادي القائم على تحرير مبادرات الخواص </w:t>
      </w:r>
      <w:r w:rsidR="008534B2">
        <w:rPr>
          <w:rFonts w:hint="cs"/>
          <w:rtl/>
        </w:rPr>
        <w:t xml:space="preserve">وانفتاح المشاريع العامة على أساليب المشاركة مع القطاع الخاص </w:t>
      </w:r>
      <w:r w:rsidR="000B4E82">
        <w:rPr>
          <w:rFonts w:hint="cs"/>
          <w:rtl/>
        </w:rPr>
        <w:t>وتجسيد  لمفاهيم الفكر الليبرالي  في المجال الاقتصادي على وجه الدقة</w:t>
      </w:r>
      <w:r w:rsidR="009929F0">
        <w:rPr>
          <w:rFonts w:hint="cs"/>
          <w:rtl/>
        </w:rPr>
        <w:t>، ف</w:t>
      </w:r>
      <w:r w:rsidR="008061E2">
        <w:rPr>
          <w:rFonts w:hint="cs"/>
          <w:rtl/>
        </w:rPr>
        <w:t>ا</w:t>
      </w:r>
      <w:r w:rsidR="009929F0">
        <w:rPr>
          <w:rFonts w:hint="cs"/>
          <w:rtl/>
        </w:rPr>
        <w:t xml:space="preserve">ختلفت النظرة الى أسلوب التفويض </w:t>
      </w:r>
      <w:r w:rsidR="008061E2">
        <w:rPr>
          <w:rFonts w:hint="cs"/>
          <w:rtl/>
        </w:rPr>
        <w:t>باختلاف</w:t>
      </w:r>
      <w:r w:rsidR="009929F0">
        <w:rPr>
          <w:rFonts w:hint="cs"/>
          <w:rtl/>
        </w:rPr>
        <w:t xml:space="preserve"> هذه </w:t>
      </w:r>
      <w:r w:rsidR="002C2981">
        <w:rPr>
          <w:rFonts w:hint="cs"/>
          <w:rtl/>
        </w:rPr>
        <w:t>الزوايا</w:t>
      </w:r>
      <w:r w:rsidR="009929F0">
        <w:rPr>
          <w:rFonts w:hint="cs"/>
          <w:rtl/>
        </w:rPr>
        <w:t xml:space="preserve"> </w:t>
      </w:r>
      <w:r w:rsidR="008061E2">
        <w:rPr>
          <w:rFonts w:hint="cs"/>
          <w:rtl/>
        </w:rPr>
        <w:t>المتعددة.</w:t>
      </w:r>
    </w:p>
    <w:p w14:paraId="3042916D" w14:textId="493A45C3" w:rsidR="00B26DCB" w:rsidRDefault="00C70689" w:rsidP="00960774">
      <w:pPr>
        <w:rPr>
          <w:rtl/>
        </w:rPr>
      </w:pPr>
      <w:r>
        <w:rPr>
          <w:rFonts w:hint="cs"/>
          <w:rtl/>
        </w:rPr>
        <w:t>إ</w:t>
      </w:r>
      <w:r w:rsidR="00EB4CE4" w:rsidRPr="00DE6131">
        <w:rPr>
          <w:rFonts w:hint="cs"/>
          <w:rtl/>
        </w:rPr>
        <w:t>لا</w:t>
      </w:r>
      <w:r w:rsidR="00713331" w:rsidRPr="00DE6131">
        <w:rPr>
          <w:rFonts w:hint="cs"/>
          <w:rtl/>
        </w:rPr>
        <w:t xml:space="preserve"> </w:t>
      </w:r>
      <w:r>
        <w:rPr>
          <w:rFonts w:hint="cs"/>
          <w:rtl/>
        </w:rPr>
        <w:t>أ</w:t>
      </w:r>
      <w:r w:rsidR="00EB4CE4" w:rsidRPr="00DE6131">
        <w:rPr>
          <w:rFonts w:hint="cs"/>
          <w:rtl/>
        </w:rPr>
        <w:t>نها</w:t>
      </w:r>
      <w:r w:rsidR="00713331" w:rsidRPr="00DE6131">
        <w:rPr>
          <w:rFonts w:hint="cs"/>
          <w:rtl/>
        </w:rPr>
        <w:t xml:space="preserve"> </w:t>
      </w:r>
      <w:r w:rsidR="001A601A">
        <w:rPr>
          <w:rFonts w:hint="cs"/>
          <w:rtl/>
        </w:rPr>
        <w:t>تكاد تجمع</w:t>
      </w:r>
      <w:r w:rsidR="00713331" w:rsidRPr="00DE6131">
        <w:rPr>
          <w:rFonts w:hint="cs"/>
          <w:rtl/>
        </w:rPr>
        <w:t xml:space="preserve"> </w:t>
      </w:r>
      <w:r w:rsidR="001A601A">
        <w:rPr>
          <w:rFonts w:hint="cs"/>
          <w:rtl/>
        </w:rPr>
        <w:t xml:space="preserve">على </w:t>
      </w:r>
      <w:r w:rsidR="001A601A" w:rsidRPr="00DE6131">
        <w:rPr>
          <w:rFonts w:hint="cs"/>
          <w:rtl/>
        </w:rPr>
        <w:t>كون</w:t>
      </w:r>
      <w:r w:rsidR="00713331" w:rsidRPr="00DE6131">
        <w:rPr>
          <w:rFonts w:hint="cs"/>
          <w:rtl/>
        </w:rPr>
        <w:t xml:space="preserve"> </w:t>
      </w:r>
      <w:r w:rsidR="00EB4CE4" w:rsidRPr="00DE6131">
        <w:rPr>
          <w:rFonts w:hint="cs"/>
          <w:rtl/>
        </w:rPr>
        <w:t>أسلوب</w:t>
      </w:r>
      <w:r w:rsidR="00713331" w:rsidRPr="00DE6131">
        <w:rPr>
          <w:rFonts w:hint="cs"/>
          <w:rtl/>
        </w:rPr>
        <w:t xml:space="preserve"> </w:t>
      </w:r>
      <w:r w:rsidR="00EB4CE4" w:rsidRPr="00DE6131">
        <w:rPr>
          <w:rFonts w:hint="cs"/>
          <w:rtl/>
        </w:rPr>
        <w:t>التفويض</w:t>
      </w:r>
      <w:r w:rsidR="00713331" w:rsidRPr="00DE6131">
        <w:rPr>
          <w:rFonts w:hint="cs"/>
          <w:rtl/>
        </w:rPr>
        <w:t xml:space="preserve"> </w:t>
      </w:r>
      <w:r w:rsidR="00EB4CE4" w:rsidRPr="00DE6131">
        <w:rPr>
          <w:rFonts w:hint="cs"/>
          <w:rtl/>
        </w:rPr>
        <w:t>يشكل</w:t>
      </w:r>
      <w:r w:rsidR="00713331" w:rsidRPr="00DE6131">
        <w:rPr>
          <w:rFonts w:hint="cs"/>
          <w:rtl/>
        </w:rPr>
        <w:t xml:space="preserve"> </w:t>
      </w:r>
      <w:r w:rsidR="00EB4CE4" w:rsidRPr="00DE6131">
        <w:rPr>
          <w:rFonts w:hint="cs"/>
          <w:rtl/>
        </w:rPr>
        <w:t>نقلة</w:t>
      </w:r>
      <w:r w:rsidR="00713331" w:rsidRPr="00DE6131">
        <w:rPr>
          <w:rFonts w:hint="cs"/>
          <w:rtl/>
        </w:rPr>
        <w:t xml:space="preserve"> </w:t>
      </w:r>
      <w:r w:rsidR="0009546D">
        <w:rPr>
          <w:rFonts w:hint="cs"/>
          <w:rtl/>
        </w:rPr>
        <w:t xml:space="preserve">نوعية </w:t>
      </w:r>
      <w:r w:rsidR="00EB4CE4" w:rsidRPr="00DE6131">
        <w:rPr>
          <w:rFonts w:hint="cs"/>
          <w:rtl/>
        </w:rPr>
        <w:t>من</w:t>
      </w:r>
      <w:r w:rsidR="00713331" w:rsidRPr="00DE6131">
        <w:rPr>
          <w:rFonts w:hint="cs"/>
          <w:rtl/>
        </w:rPr>
        <w:t xml:space="preserve"> </w:t>
      </w:r>
      <w:r w:rsidR="00EB4CE4" w:rsidRPr="00DE6131">
        <w:rPr>
          <w:rFonts w:hint="cs"/>
          <w:rtl/>
        </w:rPr>
        <w:t>التسيير</w:t>
      </w:r>
      <w:r w:rsidR="00DF66A3" w:rsidRPr="00DE6131">
        <w:rPr>
          <w:rFonts w:hint="cs"/>
          <w:rtl/>
        </w:rPr>
        <w:t xml:space="preserve"> التقليدي </w:t>
      </w:r>
      <w:r w:rsidR="001A601A" w:rsidRPr="00DE6131">
        <w:rPr>
          <w:rFonts w:hint="cs"/>
          <w:rtl/>
        </w:rPr>
        <w:t>والمباشر للمرفق</w:t>
      </w:r>
      <w:r w:rsidR="0009546D">
        <w:rPr>
          <w:rFonts w:hint="cs"/>
          <w:rtl/>
        </w:rPr>
        <w:t xml:space="preserve"> القائم على احتكار التسيير من قبل أشخاص القانون العام وفي مقدمتهم الدول</w:t>
      </w:r>
      <w:r>
        <w:rPr>
          <w:rFonts w:hint="cs"/>
          <w:rtl/>
        </w:rPr>
        <w:t>ة</w:t>
      </w:r>
      <w:r w:rsidR="0009546D">
        <w:rPr>
          <w:rFonts w:hint="cs"/>
          <w:rtl/>
        </w:rPr>
        <w:t xml:space="preserve"> التي تمثل أصل الأشخاص الاعتبارية </w:t>
      </w:r>
      <w:r w:rsidR="00D45A64">
        <w:rPr>
          <w:rFonts w:hint="cs"/>
          <w:rtl/>
        </w:rPr>
        <w:t xml:space="preserve">العامة </w:t>
      </w:r>
      <w:r w:rsidR="00D45A64" w:rsidRPr="00DE6131">
        <w:rPr>
          <w:rFonts w:hint="cs"/>
          <w:rtl/>
        </w:rPr>
        <w:t xml:space="preserve">الى </w:t>
      </w:r>
      <w:r w:rsidR="00D45A64">
        <w:rPr>
          <w:rFonts w:hint="cs"/>
          <w:rtl/>
        </w:rPr>
        <w:t>انتهاج</w:t>
      </w:r>
      <w:r w:rsidR="00F64549">
        <w:rPr>
          <w:rFonts w:hint="cs"/>
          <w:rtl/>
        </w:rPr>
        <w:t xml:space="preserve"> أسلوب </w:t>
      </w:r>
      <w:r w:rsidR="00EB4CE4" w:rsidRPr="00DE6131">
        <w:rPr>
          <w:rFonts w:hint="cs"/>
          <w:rtl/>
        </w:rPr>
        <w:t>التسيير</w:t>
      </w:r>
      <w:r w:rsidR="00DF66A3" w:rsidRPr="00DE6131">
        <w:rPr>
          <w:rFonts w:hint="cs"/>
          <w:rtl/>
        </w:rPr>
        <w:t xml:space="preserve"> الحديث</w:t>
      </w:r>
      <w:r w:rsidR="00713331" w:rsidRPr="00DE6131">
        <w:rPr>
          <w:rFonts w:hint="cs"/>
          <w:rtl/>
        </w:rPr>
        <w:t xml:space="preserve"> </w:t>
      </w:r>
      <w:r w:rsidR="00F64549">
        <w:rPr>
          <w:rFonts w:hint="cs"/>
          <w:rtl/>
        </w:rPr>
        <w:t xml:space="preserve">القائم على الإدارة </w:t>
      </w:r>
      <w:r w:rsidR="00EB4CE4" w:rsidRPr="00DE6131">
        <w:rPr>
          <w:rFonts w:hint="cs"/>
          <w:rtl/>
        </w:rPr>
        <w:t>غير</w:t>
      </w:r>
      <w:r w:rsidR="00713331" w:rsidRPr="00DE6131">
        <w:rPr>
          <w:rFonts w:hint="cs"/>
          <w:rtl/>
        </w:rPr>
        <w:t xml:space="preserve"> </w:t>
      </w:r>
      <w:r w:rsidR="001A601A" w:rsidRPr="00DE6131">
        <w:rPr>
          <w:rFonts w:hint="cs"/>
          <w:rtl/>
        </w:rPr>
        <w:t>المباشر</w:t>
      </w:r>
      <w:r w:rsidR="00F64549">
        <w:rPr>
          <w:rFonts w:hint="cs"/>
          <w:rtl/>
        </w:rPr>
        <w:t xml:space="preserve">ة للمشاريع </w:t>
      </w:r>
      <w:r w:rsidR="00D45A64">
        <w:rPr>
          <w:rFonts w:hint="cs"/>
          <w:rtl/>
        </w:rPr>
        <w:t xml:space="preserve">العامة </w:t>
      </w:r>
      <w:r w:rsidR="00D45A64" w:rsidRPr="00DE6131">
        <w:rPr>
          <w:rFonts w:hint="cs"/>
          <w:rtl/>
        </w:rPr>
        <w:t>عن</w:t>
      </w:r>
      <w:r w:rsidR="00DF66A3" w:rsidRPr="00DE6131">
        <w:rPr>
          <w:rFonts w:hint="cs"/>
          <w:rtl/>
        </w:rPr>
        <w:t xml:space="preserve"> </w:t>
      </w:r>
      <w:r w:rsidR="00D45A64">
        <w:rPr>
          <w:rFonts w:hint="cs"/>
          <w:rtl/>
        </w:rPr>
        <w:t>طريق</w:t>
      </w:r>
      <w:r w:rsidR="00DF66A3" w:rsidRPr="00DE6131">
        <w:rPr>
          <w:rFonts w:hint="cs"/>
          <w:rtl/>
        </w:rPr>
        <w:t xml:space="preserve"> </w:t>
      </w:r>
      <w:r w:rsidR="00430A1D">
        <w:rPr>
          <w:rFonts w:hint="cs"/>
          <w:rtl/>
        </w:rPr>
        <w:t>ت</w:t>
      </w:r>
      <w:r w:rsidR="002C2981">
        <w:rPr>
          <w:rFonts w:hint="cs"/>
          <w:rtl/>
        </w:rPr>
        <w:t>حق</w:t>
      </w:r>
      <w:r w:rsidR="00430A1D">
        <w:rPr>
          <w:rFonts w:hint="cs"/>
          <w:rtl/>
        </w:rPr>
        <w:t>ي</w:t>
      </w:r>
      <w:r w:rsidR="002C2981">
        <w:rPr>
          <w:rFonts w:hint="cs"/>
          <w:rtl/>
        </w:rPr>
        <w:t>ق</w:t>
      </w:r>
      <w:r w:rsidR="00713331" w:rsidRPr="00DE6131">
        <w:rPr>
          <w:rFonts w:hint="cs"/>
          <w:rtl/>
        </w:rPr>
        <w:t xml:space="preserve"> </w:t>
      </w:r>
      <w:r w:rsidR="00C00F41" w:rsidRPr="00DE6131">
        <w:rPr>
          <w:rFonts w:hint="cs"/>
          <w:rtl/>
        </w:rPr>
        <w:t>ا</w:t>
      </w:r>
      <w:r w:rsidR="00EB4CE4" w:rsidRPr="00DE6131">
        <w:rPr>
          <w:rFonts w:hint="cs"/>
          <w:rtl/>
        </w:rPr>
        <w:t>لتكامل</w:t>
      </w:r>
      <w:r w:rsidR="00713331" w:rsidRPr="00DE6131">
        <w:rPr>
          <w:rFonts w:hint="cs"/>
          <w:rtl/>
        </w:rPr>
        <w:t xml:space="preserve"> </w:t>
      </w:r>
      <w:r w:rsidR="00EB4CE4" w:rsidRPr="00DE6131">
        <w:rPr>
          <w:rFonts w:hint="cs"/>
          <w:rtl/>
        </w:rPr>
        <w:t>بين</w:t>
      </w:r>
      <w:r w:rsidR="00713331" w:rsidRPr="00DE6131">
        <w:rPr>
          <w:rFonts w:hint="cs"/>
          <w:rtl/>
        </w:rPr>
        <w:t xml:space="preserve"> </w:t>
      </w:r>
      <w:r w:rsidR="00EB4CE4" w:rsidRPr="00DE6131">
        <w:rPr>
          <w:rFonts w:hint="cs"/>
          <w:rtl/>
        </w:rPr>
        <w:t>القطاعين</w:t>
      </w:r>
      <w:r w:rsidR="00713331" w:rsidRPr="00DE6131">
        <w:rPr>
          <w:rFonts w:hint="cs"/>
          <w:rtl/>
        </w:rPr>
        <w:t xml:space="preserve"> </w:t>
      </w:r>
      <w:r w:rsidR="00943F37" w:rsidRPr="00DE6131">
        <w:rPr>
          <w:rFonts w:hint="cs"/>
          <w:rtl/>
        </w:rPr>
        <w:t>العام</w:t>
      </w:r>
      <w:r w:rsidR="00713331" w:rsidRPr="00DE6131">
        <w:rPr>
          <w:rFonts w:hint="cs"/>
          <w:rtl/>
        </w:rPr>
        <w:t xml:space="preserve"> </w:t>
      </w:r>
      <w:r w:rsidR="001A601A">
        <w:rPr>
          <w:rFonts w:hint="cs"/>
          <w:rtl/>
        </w:rPr>
        <w:t>والخاص</w:t>
      </w:r>
      <w:r w:rsidR="005C705F">
        <w:rPr>
          <w:rFonts w:hint="cs"/>
          <w:rtl/>
        </w:rPr>
        <w:t xml:space="preserve"> من أجل بلوغ </w:t>
      </w:r>
      <w:r w:rsidR="00302499">
        <w:rPr>
          <w:rFonts w:hint="cs"/>
          <w:rtl/>
        </w:rPr>
        <w:t>الأهداف العامة المسطرة</w:t>
      </w:r>
      <w:r w:rsidR="00430A1D">
        <w:rPr>
          <w:rFonts w:hint="cs"/>
          <w:rtl/>
        </w:rPr>
        <w:t>،</w:t>
      </w:r>
      <w:r w:rsidR="00302499">
        <w:rPr>
          <w:rFonts w:hint="cs"/>
          <w:rtl/>
        </w:rPr>
        <w:t xml:space="preserve"> سواء بالنسبة للسلطة العامة المانحة للتفويض </w:t>
      </w:r>
      <w:r w:rsidR="00F347FB">
        <w:rPr>
          <w:rFonts w:hint="cs"/>
          <w:rtl/>
        </w:rPr>
        <w:t xml:space="preserve">أو بالنسبة للخواص الساعين الى الوصول الى أهدافهم الاستثمارية الخاصة </w:t>
      </w:r>
      <w:r w:rsidR="007A39BC">
        <w:rPr>
          <w:rFonts w:hint="cs"/>
          <w:rtl/>
        </w:rPr>
        <w:t xml:space="preserve">التي تصب في النهاية في اطار النهوض بالمرافق العامة </w:t>
      </w:r>
      <w:r w:rsidR="00B26DCB">
        <w:rPr>
          <w:rFonts w:hint="cs"/>
          <w:rtl/>
        </w:rPr>
        <w:t>وجودة الخدمة العمومية المقدمة للمنتفعين من المرفق العام المفوض.</w:t>
      </w:r>
    </w:p>
    <w:p w14:paraId="7F4EB060" w14:textId="1DFA0CB6" w:rsidR="00033311" w:rsidRDefault="00713331" w:rsidP="00AB33FD">
      <w:pPr>
        <w:rPr>
          <w:rtl/>
        </w:rPr>
      </w:pPr>
      <w:r w:rsidRPr="00DE6131">
        <w:rPr>
          <w:rFonts w:hint="cs"/>
          <w:rtl/>
        </w:rPr>
        <w:t xml:space="preserve"> </w:t>
      </w:r>
      <w:r w:rsidR="00943F37" w:rsidRPr="00DE6131">
        <w:rPr>
          <w:rFonts w:hint="cs"/>
          <w:rtl/>
        </w:rPr>
        <w:t>فاختلفت</w:t>
      </w:r>
      <w:r w:rsidRPr="00DE6131">
        <w:rPr>
          <w:rFonts w:hint="cs"/>
          <w:rtl/>
        </w:rPr>
        <w:t xml:space="preserve"> </w:t>
      </w:r>
      <w:r w:rsidR="00943F37" w:rsidRPr="00DE6131">
        <w:rPr>
          <w:rFonts w:hint="cs"/>
          <w:rtl/>
        </w:rPr>
        <w:t>التعريفات</w:t>
      </w:r>
      <w:r w:rsidRPr="00DE6131">
        <w:rPr>
          <w:rFonts w:hint="cs"/>
          <w:rtl/>
        </w:rPr>
        <w:t xml:space="preserve"> </w:t>
      </w:r>
      <w:r w:rsidR="002C2981">
        <w:rPr>
          <w:rFonts w:hint="cs"/>
          <w:rtl/>
        </w:rPr>
        <w:t>لأسلوب</w:t>
      </w:r>
      <w:r w:rsidR="007F382D">
        <w:rPr>
          <w:rFonts w:hint="cs"/>
          <w:rtl/>
        </w:rPr>
        <w:t xml:space="preserve"> </w:t>
      </w:r>
      <w:r w:rsidR="007F382D" w:rsidRPr="00DE6131">
        <w:rPr>
          <w:rFonts w:hint="cs"/>
          <w:rtl/>
        </w:rPr>
        <w:t>التفويض</w:t>
      </w:r>
      <w:r w:rsidR="007F382D">
        <w:rPr>
          <w:rFonts w:hint="cs"/>
          <w:rtl/>
        </w:rPr>
        <w:t xml:space="preserve"> و</w:t>
      </w:r>
      <w:r w:rsidR="00634B73" w:rsidRPr="00DE6131">
        <w:rPr>
          <w:rFonts w:hint="cs"/>
          <w:rtl/>
        </w:rPr>
        <w:t>التقت</w:t>
      </w:r>
      <w:r w:rsidRPr="00DE6131">
        <w:rPr>
          <w:rFonts w:hint="cs"/>
          <w:rtl/>
        </w:rPr>
        <w:t xml:space="preserve"> </w:t>
      </w:r>
      <w:r w:rsidR="00943F37" w:rsidRPr="00DE6131">
        <w:rPr>
          <w:rFonts w:hint="cs"/>
          <w:rtl/>
        </w:rPr>
        <w:t>بشكل</w:t>
      </w:r>
      <w:r w:rsidRPr="00DE6131">
        <w:rPr>
          <w:rFonts w:hint="cs"/>
          <w:rtl/>
        </w:rPr>
        <w:t xml:space="preserve"> </w:t>
      </w:r>
      <w:r w:rsidR="00943F37" w:rsidRPr="00DE6131">
        <w:rPr>
          <w:rFonts w:hint="cs"/>
          <w:rtl/>
        </w:rPr>
        <w:t>عام</w:t>
      </w:r>
      <w:r w:rsidRPr="00DE6131">
        <w:rPr>
          <w:rFonts w:hint="cs"/>
          <w:rtl/>
        </w:rPr>
        <w:t xml:space="preserve"> </w:t>
      </w:r>
      <w:r w:rsidR="00943F37" w:rsidRPr="00DE6131">
        <w:rPr>
          <w:rFonts w:hint="cs"/>
          <w:rtl/>
        </w:rPr>
        <w:t>في</w:t>
      </w:r>
      <w:r w:rsidRPr="00DE6131">
        <w:rPr>
          <w:rFonts w:hint="cs"/>
          <w:rtl/>
        </w:rPr>
        <w:t xml:space="preserve"> </w:t>
      </w:r>
      <w:r w:rsidR="007F382D">
        <w:rPr>
          <w:rFonts w:hint="cs"/>
          <w:rtl/>
        </w:rPr>
        <w:t xml:space="preserve">الأسس </w:t>
      </w:r>
      <w:r w:rsidR="002C2981">
        <w:rPr>
          <w:rFonts w:hint="cs"/>
          <w:rtl/>
        </w:rPr>
        <w:t>والمقومات</w:t>
      </w:r>
      <w:r w:rsidR="007F382D">
        <w:rPr>
          <w:rFonts w:hint="cs"/>
          <w:rtl/>
        </w:rPr>
        <w:t xml:space="preserve"> التي </w:t>
      </w:r>
      <w:r w:rsidR="00634B73" w:rsidRPr="00DE6131">
        <w:rPr>
          <w:rFonts w:hint="cs"/>
          <w:rtl/>
        </w:rPr>
        <w:t>ي</w:t>
      </w:r>
      <w:r w:rsidR="00943F37" w:rsidRPr="00DE6131">
        <w:rPr>
          <w:rFonts w:hint="cs"/>
          <w:rtl/>
        </w:rPr>
        <w:t>قوم</w:t>
      </w:r>
      <w:r w:rsidRPr="00DE6131">
        <w:rPr>
          <w:rFonts w:hint="cs"/>
          <w:rtl/>
        </w:rPr>
        <w:t xml:space="preserve"> </w:t>
      </w:r>
      <w:r w:rsidR="00943F37" w:rsidRPr="00DE6131">
        <w:rPr>
          <w:rFonts w:hint="cs"/>
          <w:rtl/>
        </w:rPr>
        <w:t>عليها</w:t>
      </w:r>
      <w:r w:rsidR="00DF66A3" w:rsidRPr="00DE6131">
        <w:rPr>
          <w:rFonts w:hint="cs"/>
          <w:rtl/>
        </w:rPr>
        <w:t xml:space="preserve"> هذا العق</w:t>
      </w:r>
      <w:r w:rsidR="00D00032">
        <w:rPr>
          <w:rFonts w:hint="cs"/>
          <w:rtl/>
        </w:rPr>
        <w:t>د</w:t>
      </w:r>
      <w:r w:rsidR="004D400D">
        <w:rPr>
          <w:rFonts w:hint="cs"/>
          <w:rtl/>
        </w:rPr>
        <w:t xml:space="preserve"> </w:t>
      </w:r>
      <w:r w:rsidR="00033311">
        <w:rPr>
          <w:rFonts w:hint="cs"/>
          <w:rtl/>
        </w:rPr>
        <w:t xml:space="preserve">والشروط التي يتطلب في عقد </w:t>
      </w:r>
      <w:r w:rsidR="00D82A8B">
        <w:rPr>
          <w:rFonts w:hint="cs"/>
          <w:rtl/>
        </w:rPr>
        <w:t xml:space="preserve">معين من أجل </w:t>
      </w:r>
      <w:r w:rsidR="002C2981">
        <w:rPr>
          <w:rFonts w:hint="cs"/>
          <w:rtl/>
        </w:rPr>
        <w:t>تكييفه</w:t>
      </w:r>
      <w:r w:rsidR="00D82A8B">
        <w:rPr>
          <w:rFonts w:hint="cs"/>
          <w:rtl/>
        </w:rPr>
        <w:t xml:space="preserve"> على أنه ينتمي الى طائفة عقود التفويض </w:t>
      </w:r>
      <w:r w:rsidR="00F378AF">
        <w:rPr>
          <w:rFonts w:hint="cs"/>
          <w:rtl/>
        </w:rPr>
        <w:t xml:space="preserve">فمن هذه التعريفات </w:t>
      </w:r>
      <w:r w:rsidR="002C2981">
        <w:rPr>
          <w:rFonts w:hint="cs"/>
          <w:rtl/>
        </w:rPr>
        <w:t>ما رك</w:t>
      </w:r>
      <w:r w:rsidR="002C2981">
        <w:rPr>
          <w:rtl/>
        </w:rPr>
        <w:t>ز</w:t>
      </w:r>
      <w:r w:rsidR="00F378AF">
        <w:rPr>
          <w:rFonts w:hint="cs"/>
          <w:rtl/>
        </w:rPr>
        <w:t xml:space="preserve"> على المعيار العضوي والجهة المفوضة ومنهم من ركز على طبيعة النشاط وموضوع المرفق العام ومدى قابلته للتفويض</w:t>
      </w:r>
      <w:r w:rsidR="00B86BB7">
        <w:rPr>
          <w:rFonts w:hint="cs"/>
          <w:rtl/>
        </w:rPr>
        <w:t>،</w:t>
      </w:r>
      <w:r w:rsidR="00F378AF">
        <w:rPr>
          <w:rFonts w:hint="cs"/>
          <w:rtl/>
        </w:rPr>
        <w:t xml:space="preserve"> وكذا مدى ارتباطه بسيادة وكيان </w:t>
      </w:r>
      <w:r w:rsidR="002C2981">
        <w:rPr>
          <w:rFonts w:hint="cs"/>
          <w:rtl/>
        </w:rPr>
        <w:t>الدولة وفي</w:t>
      </w:r>
      <w:r w:rsidR="00B86BB7">
        <w:rPr>
          <w:rFonts w:hint="cs"/>
          <w:rtl/>
        </w:rPr>
        <w:t xml:space="preserve"> المجمل فإ</w:t>
      </w:r>
      <w:r w:rsidR="007846EE">
        <w:rPr>
          <w:rFonts w:hint="cs"/>
          <w:rtl/>
        </w:rPr>
        <w:t xml:space="preserve">ن اختلاف التعاريف </w:t>
      </w:r>
      <w:r w:rsidR="002C2981">
        <w:rPr>
          <w:rFonts w:hint="cs"/>
          <w:rtl/>
        </w:rPr>
        <w:t>والمفاهيم</w:t>
      </w:r>
      <w:r w:rsidR="007846EE">
        <w:rPr>
          <w:rFonts w:hint="cs"/>
          <w:rtl/>
        </w:rPr>
        <w:t xml:space="preserve"> </w:t>
      </w:r>
      <w:r w:rsidR="00B86BB7">
        <w:rPr>
          <w:rFonts w:hint="cs"/>
          <w:rtl/>
        </w:rPr>
        <w:t>لآ</w:t>
      </w:r>
      <w:r w:rsidR="00B622DF">
        <w:rPr>
          <w:rFonts w:hint="cs"/>
          <w:rtl/>
        </w:rPr>
        <w:t>لية</w:t>
      </w:r>
      <w:r w:rsidR="007846EE">
        <w:rPr>
          <w:rFonts w:hint="cs"/>
          <w:rtl/>
        </w:rPr>
        <w:t xml:space="preserve"> التفويض </w:t>
      </w:r>
      <w:r w:rsidR="00B86BB7">
        <w:rPr>
          <w:rFonts w:hint="cs"/>
          <w:rtl/>
        </w:rPr>
        <w:t>إ</w:t>
      </w:r>
      <w:r w:rsidR="007846EE">
        <w:rPr>
          <w:rFonts w:hint="cs"/>
          <w:rtl/>
        </w:rPr>
        <w:t xml:space="preserve">نما يرجع بالأساس الى </w:t>
      </w:r>
      <w:r w:rsidR="0096403D">
        <w:rPr>
          <w:rFonts w:hint="cs"/>
          <w:rtl/>
        </w:rPr>
        <w:t xml:space="preserve">مرونة التعاريف المتعلقة بالمرفق العام والغموض الذي </w:t>
      </w:r>
      <w:r w:rsidR="00B622DF">
        <w:rPr>
          <w:rFonts w:hint="cs"/>
          <w:rtl/>
        </w:rPr>
        <w:t>ارتبط</w:t>
      </w:r>
      <w:r w:rsidR="0096403D">
        <w:rPr>
          <w:rFonts w:hint="cs"/>
          <w:rtl/>
        </w:rPr>
        <w:t xml:space="preserve"> </w:t>
      </w:r>
      <w:r w:rsidR="00B86BB7">
        <w:rPr>
          <w:rFonts w:hint="cs"/>
          <w:rtl/>
        </w:rPr>
        <w:t xml:space="preserve">به </w:t>
      </w:r>
      <w:r w:rsidR="0096403D">
        <w:rPr>
          <w:rFonts w:hint="cs"/>
          <w:rtl/>
        </w:rPr>
        <w:t xml:space="preserve">منذ النشأة الأولى </w:t>
      </w:r>
      <w:r w:rsidR="00B5375D">
        <w:rPr>
          <w:rFonts w:hint="cs"/>
          <w:rtl/>
        </w:rPr>
        <w:t xml:space="preserve">، فالمرفق العام في النهاية </w:t>
      </w:r>
      <w:r w:rsidR="00B86BB7">
        <w:rPr>
          <w:rFonts w:hint="cs"/>
          <w:rtl/>
        </w:rPr>
        <w:t>إ</w:t>
      </w:r>
      <w:r w:rsidR="00B5375D">
        <w:rPr>
          <w:rFonts w:hint="cs"/>
          <w:rtl/>
        </w:rPr>
        <w:t xml:space="preserve">نما هو موضوع عقد التفويض ومحله وبالتالي انسحب هذا الغموض على </w:t>
      </w:r>
      <w:r w:rsidR="00B622DF">
        <w:rPr>
          <w:rFonts w:hint="cs"/>
          <w:rtl/>
        </w:rPr>
        <w:t>التعريفات</w:t>
      </w:r>
      <w:r w:rsidR="00B5375D">
        <w:rPr>
          <w:rFonts w:hint="cs"/>
          <w:rtl/>
        </w:rPr>
        <w:t xml:space="preserve"> </w:t>
      </w:r>
      <w:r w:rsidR="00285C36">
        <w:rPr>
          <w:rFonts w:hint="cs"/>
          <w:rtl/>
        </w:rPr>
        <w:t>التي تناولت أسلوب التفويض</w:t>
      </w:r>
      <w:r w:rsidR="0026198E">
        <w:rPr>
          <w:rFonts w:hint="cs"/>
          <w:rtl/>
        </w:rPr>
        <w:t xml:space="preserve"> </w:t>
      </w:r>
      <w:r w:rsidR="005B304F">
        <w:rPr>
          <w:rFonts w:hint="cs"/>
          <w:rtl/>
        </w:rPr>
        <w:t>دون أن يشكل ذلك اختلافا كبيرا</w:t>
      </w:r>
      <w:r w:rsidR="001F6348">
        <w:rPr>
          <w:rFonts w:hint="cs"/>
          <w:rtl/>
        </w:rPr>
        <w:t>،</w:t>
      </w:r>
      <w:r w:rsidR="005B304F">
        <w:rPr>
          <w:rFonts w:hint="cs"/>
          <w:rtl/>
        </w:rPr>
        <w:t xml:space="preserve"> </w:t>
      </w:r>
      <w:r w:rsidR="001F6348">
        <w:rPr>
          <w:rFonts w:hint="cs"/>
          <w:rtl/>
        </w:rPr>
        <w:t>أ</w:t>
      </w:r>
      <w:r w:rsidR="005B304F">
        <w:rPr>
          <w:rFonts w:hint="cs"/>
          <w:rtl/>
        </w:rPr>
        <w:t xml:space="preserve">و عائقا أمام العديد من التشريعات التي أجمعت على </w:t>
      </w:r>
      <w:r w:rsidR="001729DB">
        <w:rPr>
          <w:rFonts w:hint="cs"/>
          <w:rtl/>
        </w:rPr>
        <w:t>تعريف</w:t>
      </w:r>
      <w:r w:rsidR="001F6348">
        <w:rPr>
          <w:rFonts w:hint="cs"/>
          <w:rtl/>
        </w:rPr>
        <w:t>ات</w:t>
      </w:r>
      <w:r w:rsidR="001729DB">
        <w:rPr>
          <w:rFonts w:hint="cs"/>
          <w:rtl/>
        </w:rPr>
        <w:t xml:space="preserve"> متقاربة مهدت لاعتماد أسلوب التفويض وتكريسه في مختلف التشريعات </w:t>
      </w:r>
      <w:r w:rsidR="009B24F8">
        <w:rPr>
          <w:rFonts w:hint="cs"/>
          <w:rtl/>
        </w:rPr>
        <w:t>المقارنة</w:t>
      </w:r>
      <w:r w:rsidR="001F6348">
        <w:rPr>
          <w:rFonts w:hint="cs"/>
          <w:rtl/>
        </w:rPr>
        <w:t>،</w:t>
      </w:r>
      <w:r w:rsidR="009B24F8">
        <w:rPr>
          <w:rFonts w:hint="cs"/>
          <w:rtl/>
        </w:rPr>
        <w:t xml:space="preserve"> وتنظيم القواعد المتعلقة به والإجراءات المعتمدة في تجسيد عقد التفويض في العديد من المرافق العامة الوطنية بل امتدت التقنية </w:t>
      </w:r>
      <w:r w:rsidR="009B24F8">
        <w:rPr>
          <w:rFonts w:hint="cs"/>
          <w:rtl/>
        </w:rPr>
        <w:lastRenderedPageBreak/>
        <w:t xml:space="preserve">الى تفويض المرافق العامة الدولية في كثير من المجالات </w:t>
      </w:r>
      <w:r w:rsidR="00432426">
        <w:rPr>
          <w:rFonts w:hint="cs"/>
          <w:rtl/>
        </w:rPr>
        <w:t xml:space="preserve">والنشاطات العامة </w:t>
      </w:r>
      <w:r w:rsidR="009B24F8">
        <w:rPr>
          <w:rFonts w:hint="cs"/>
          <w:rtl/>
        </w:rPr>
        <w:t xml:space="preserve">ذات </w:t>
      </w:r>
      <w:r w:rsidR="00432426">
        <w:rPr>
          <w:rFonts w:hint="cs"/>
          <w:rtl/>
        </w:rPr>
        <w:t>الطابع</w:t>
      </w:r>
      <w:r w:rsidR="009B24F8">
        <w:rPr>
          <w:rFonts w:hint="cs"/>
          <w:rtl/>
        </w:rPr>
        <w:t xml:space="preserve"> الدولي </w:t>
      </w:r>
      <w:r w:rsidR="00FC5830">
        <w:rPr>
          <w:rFonts w:hint="cs"/>
          <w:rtl/>
        </w:rPr>
        <w:t xml:space="preserve"> والاهتمام </w:t>
      </w:r>
      <w:r w:rsidR="009B24F8">
        <w:rPr>
          <w:rFonts w:hint="cs"/>
          <w:rtl/>
        </w:rPr>
        <w:t>المشترك</w:t>
      </w:r>
      <w:r w:rsidR="00FC5830">
        <w:rPr>
          <w:rFonts w:hint="cs"/>
          <w:rtl/>
        </w:rPr>
        <w:t xml:space="preserve"> للمجتمعات</w:t>
      </w:r>
      <w:r w:rsidR="00432426">
        <w:rPr>
          <w:rFonts w:hint="cs"/>
          <w:rtl/>
        </w:rPr>
        <w:t>.</w:t>
      </w:r>
    </w:p>
    <w:p w14:paraId="46EC40BE" w14:textId="65139723" w:rsidR="00B87FE6" w:rsidRPr="00110095" w:rsidRDefault="00713331" w:rsidP="007E7E28">
      <w:pPr>
        <w:pStyle w:val="Titre3"/>
        <w:numPr>
          <w:ilvl w:val="0"/>
          <w:numId w:val="0"/>
        </w:numPr>
        <w:rPr>
          <w:rtl/>
        </w:rPr>
      </w:pPr>
      <w:r w:rsidRPr="00110095">
        <w:rPr>
          <w:rFonts w:hint="cs"/>
          <w:rtl/>
        </w:rPr>
        <w:t xml:space="preserve"> </w:t>
      </w:r>
      <w:bookmarkStart w:id="63" w:name="_Hlk140163093"/>
      <w:bookmarkStart w:id="64" w:name="_Toc165664601"/>
      <w:bookmarkStart w:id="65" w:name="_Toc165665101"/>
      <w:bookmarkStart w:id="66" w:name="_Toc168134041"/>
      <w:r w:rsidR="00EA5D2F" w:rsidRPr="00110095">
        <w:rPr>
          <w:rFonts w:hint="cs"/>
          <w:rtl/>
        </w:rPr>
        <w:t>الفرع</w:t>
      </w:r>
      <w:r w:rsidRPr="00110095">
        <w:rPr>
          <w:rFonts w:hint="cs"/>
          <w:rtl/>
        </w:rPr>
        <w:t xml:space="preserve"> </w:t>
      </w:r>
      <w:r w:rsidR="00EA5D2F" w:rsidRPr="00110095">
        <w:rPr>
          <w:rFonts w:hint="cs"/>
          <w:rtl/>
        </w:rPr>
        <w:t>الأول:</w:t>
      </w:r>
      <w:r w:rsidRPr="00110095">
        <w:rPr>
          <w:rFonts w:hint="cs"/>
          <w:rtl/>
        </w:rPr>
        <w:t xml:space="preserve"> </w:t>
      </w:r>
      <w:r w:rsidR="00EA5D2F" w:rsidRPr="00110095">
        <w:rPr>
          <w:rFonts w:hint="cs"/>
          <w:rtl/>
        </w:rPr>
        <w:t>تعريف</w:t>
      </w:r>
      <w:r w:rsidRPr="00110095">
        <w:rPr>
          <w:rFonts w:hint="cs"/>
          <w:rtl/>
        </w:rPr>
        <w:t xml:space="preserve"> </w:t>
      </w:r>
      <w:r w:rsidR="00EA5D2F" w:rsidRPr="00110095">
        <w:rPr>
          <w:rFonts w:hint="cs"/>
          <w:rtl/>
        </w:rPr>
        <w:t>عقود</w:t>
      </w:r>
      <w:r w:rsidRPr="00110095">
        <w:rPr>
          <w:rFonts w:hint="cs"/>
          <w:rtl/>
        </w:rPr>
        <w:t xml:space="preserve"> </w:t>
      </w:r>
      <w:r w:rsidR="00EA5D2F" w:rsidRPr="00110095">
        <w:rPr>
          <w:rFonts w:hint="cs"/>
          <w:rtl/>
        </w:rPr>
        <w:t>التفويض</w:t>
      </w:r>
      <w:r w:rsidRPr="00110095">
        <w:rPr>
          <w:rFonts w:hint="cs"/>
          <w:rtl/>
        </w:rPr>
        <w:t xml:space="preserve"> </w:t>
      </w:r>
      <w:r w:rsidR="00EA5D2F" w:rsidRPr="00110095">
        <w:rPr>
          <w:rFonts w:hint="cs"/>
          <w:rtl/>
        </w:rPr>
        <w:t>في</w:t>
      </w:r>
      <w:r w:rsidRPr="00110095">
        <w:rPr>
          <w:rFonts w:hint="cs"/>
          <w:rtl/>
        </w:rPr>
        <w:t xml:space="preserve"> </w:t>
      </w:r>
      <w:r w:rsidR="00EA5D2F" w:rsidRPr="00110095">
        <w:rPr>
          <w:rFonts w:hint="cs"/>
          <w:rtl/>
        </w:rPr>
        <w:t>بعض</w:t>
      </w:r>
      <w:r w:rsidRPr="00110095">
        <w:rPr>
          <w:rFonts w:hint="cs"/>
          <w:rtl/>
        </w:rPr>
        <w:t xml:space="preserve"> </w:t>
      </w:r>
      <w:r w:rsidR="00EA5D2F" w:rsidRPr="00110095">
        <w:rPr>
          <w:rFonts w:hint="cs"/>
          <w:rtl/>
        </w:rPr>
        <w:t>الأنظمة</w:t>
      </w:r>
      <w:r w:rsidRPr="00110095">
        <w:rPr>
          <w:rFonts w:hint="cs"/>
          <w:rtl/>
        </w:rPr>
        <w:t xml:space="preserve"> </w:t>
      </w:r>
      <w:r w:rsidR="00EA5D2F" w:rsidRPr="00110095">
        <w:rPr>
          <w:rFonts w:hint="cs"/>
          <w:rtl/>
        </w:rPr>
        <w:t>المقارنة</w:t>
      </w:r>
      <w:bookmarkEnd w:id="63"/>
      <w:bookmarkEnd w:id="64"/>
      <w:bookmarkEnd w:id="65"/>
      <w:bookmarkEnd w:id="66"/>
    </w:p>
    <w:p w14:paraId="17D87DEB" w14:textId="62148B8B" w:rsidR="00943D38" w:rsidRPr="00DE6131" w:rsidRDefault="00964629" w:rsidP="00AB33FD">
      <w:pPr>
        <w:rPr>
          <w:rtl/>
        </w:rPr>
      </w:pPr>
      <w:r w:rsidRPr="00DE6131">
        <w:rPr>
          <w:rFonts w:hint="cs"/>
          <w:rtl/>
        </w:rPr>
        <w:t xml:space="preserve">كان للفقهاء الفرنسيين السبق </w:t>
      </w:r>
      <w:r w:rsidR="00575511" w:rsidRPr="00DE6131">
        <w:rPr>
          <w:rFonts w:hint="cs"/>
          <w:rtl/>
        </w:rPr>
        <w:t>حيث</w:t>
      </w:r>
      <w:r w:rsidRPr="00DE6131">
        <w:rPr>
          <w:rFonts w:hint="cs"/>
          <w:rtl/>
        </w:rPr>
        <w:t xml:space="preserve"> ظهر </w:t>
      </w:r>
      <w:r w:rsidR="00105062" w:rsidRPr="00DE6131">
        <w:rPr>
          <w:rFonts w:hint="cs"/>
          <w:rtl/>
        </w:rPr>
        <w:t>اصطلا</w:t>
      </w:r>
      <w:r w:rsidR="00105062" w:rsidRPr="00DE6131">
        <w:rPr>
          <w:rtl/>
        </w:rPr>
        <w:t>ح</w:t>
      </w:r>
      <w:r w:rsidR="00713331" w:rsidRPr="00DE6131">
        <w:rPr>
          <w:rFonts w:hint="cs"/>
          <w:rtl/>
        </w:rPr>
        <w:t xml:space="preserve"> </w:t>
      </w:r>
      <w:r w:rsidR="00EA5D2F" w:rsidRPr="00DE6131">
        <w:rPr>
          <w:rFonts w:hint="cs"/>
          <w:rtl/>
        </w:rPr>
        <w:t>تفويض</w:t>
      </w:r>
      <w:r w:rsidR="00713331" w:rsidRPr="00DE6131">
        <w:rPr>
          <w:rFonts w:hint="cs"/>
          <w:rtl/>
        </w:rPr>
        <w:t xml:space="preserve"> </w:t>
      </w:r>
      <w:r w:rsidR="00EA5D2F" w:rsidRPr="00DE6131">
        <w:rPr>
          <w:rFonts w:hint="cs"/>
          <w:rtl/>
        </w:rPr>
        <w:t>المرفق</w:t>
      </w:r>
      <w:r w:rsidR="00713331" w:rsidRPr="00DE6131">
        <w:rPr>
          <w:rFonts w:hint="cs"/>
          <w:rtl/>
        </w:rPr>
        <w:t xml:space="preserve"> </w:t>
      </w:r>
      <w:r w:rsidR="00EA5D2F" w:rsidRPr="00DE6131">
        <w:rPr>
          <w:rFonts w:hint="cs"/>
          <w:rtl/>
        </w:rPr>
        <w:t>العام</w:t>
      </w:r>
      <w:r w:rsidR="00713331" w:rsidRPr="00DE6131">
        <w:rPr>
          <w:rFonts w:hint="cs"/>
          <w:rtl/>
        </w:rPr>
        <w:t xml:space="preserve"> </w:t>
      </w:r>
      <w:r w:rsidR="008924D6" w:rsidRPr="00DE6131">
        <w:rPr>
          <w:rFonts w:hint="cs"/>
          <w:rtl/>
        </w:rPr>
        <w:t xml:space="preserve">في بداية </w:t>
      </w:r>
      <w:r w:rsidR="00680676" w:rsidRPr="00DE6131">
        <w:rPr>
          <w:rFonts w:hint="cs"/>
          <w:rtl/>
        </w:rPr>
        <w:t>ال</w:t>
      </w:r>
      <w:r w:rsidR="00880A13">
        <w:rPr>
          <w:rFonts w:hint="cs"/>
          <w:rtl/>
        </w:rPr>
        <w:t>أ</w:t>
      </w:r>
      <w:r w:rsidR="00680676" w:rsidRPr="00DE6131">
        <w:rPr>
          <w:rFonts w:hint="cs"/>
          <w:rtl/>
        </w:rPr>
        <w:t>مرفي</w:t>
      </w:r>
      <w:r w:rsidR="00713331" w:rsidRPr="00DE6131">
        <w:rPr>
          <w:rFonts w:hint="cs"/>
          <w:rtl/>
        </w:rPr>
        <w:t xml:space="preserve"> </w:t>
      </w:r>
      <w:r w:rsidR="00EA5D2F" w:rsidRPr="00DE6131">
        <w:rPr>
          <w:rFonts w:hint="cs"/>
          <w:rtl/>
        </w:rPr>
        <w:t>فرنسا</w:t>
      </w:r>
      <w:r w:rsidR="001527E7" w:rsidRPr="00DE6131">
        <w:rPr>
          <w:rFonts w:hint="cs"/>
          <w:rtl/>
        </w:rPr>
        <w:t xml:space="preserve"> </w:t>
      </w:r>
      <w:r w:rsidRPr="00DE6131">
        <w:rPr>
          <w:rFonts w:hint="cs"/>
          <w:rtl/>
        </w:rPr>
        <w:t>سنة</w:t>
      </w:r>
      <w:r w:rsidR="001527E7" w:rsidRPr="00DE6131">
        <w:rPr>
          <w:rFonts w:hint="cs"/>
          <w:rtl/>
        </w:rPr>
        <w:t xml:space="preserve"> 1980 على يد الأستاذ </w:t>
      </w:r>
      <w:r w:rsidR="001527E7" w:rsidRPr="00DE6131">
        <w:rPr>
          <w:lang w:val="fr-FR"/>
        </w:rPr>
        <w:t>Auby</w:t>
      </w:r>
      <w:r w:rsidR="00713331" w:rsidRPr="00DE6131">
        <w:rPr>
          <w:rFonts w:hint="cs"/>
          <w:rtl/>
        </w:rPr>
        <w:t xml:space="preserve"> </w:t>
      </w:r>
      <w:r w:rsidR="001527E7" w:rsidRPr="00DE6131">
        <w:rPr>
          <w:rFonts w:hint="cs"/>
          <w:rtl/>
        </w:rPr>
        <w:t>ضمن دراسة تتعلق بالمرافق العامة المحلية</w:t>
      </w:r>
      <w:r w:rsidRPr="00DE6131">
        <w:rPr>
          <w:rFonts w:hint="cs"/>
          <w:rtl/>
        </w:rPr>
        <w:t>،</w:t>
      </w:r>
      <w:r w:rsidR="001527E7" w:rsidRPr="00DE6131">
        <w:rPr>
          <w:rFonts w:hint="cs"/>
          <w:rtl/>
        </w:rPr>
        <w:t xml:space="preserve"> </w:t>
      </w:r>
      <w:r w:rsidR="00EA5D2F" w:rsidRPr="00DE6131">
        <w:rPr>
          <w:rFonts w:hint="cs"/>
          <w:rtl/>
        </w:rPr>
        <w:t>من</w:t>
      </w:r>
      <w:r w:rsidR="00713331" w:rsidRPr="00DE6131">
        <w:rPr>
          <w:rFonts w:hint="cs"/>
          <w:rtl/>
        </w:rPr>
        <w:t xml:space="preserve"> </w:t>
      </w:r>
      <w:r w:rsidR="00EA5D2F" w:rsidRPr="00DE6131">
        <w:rPr>
          <w:rFonts w:hint="cs"/>
          <w:rtl/>
        </w:rPr>
        <w:t>خلال</w:t>
      </w:r>
      <w:r w:rsidR="00713331" w:rsidRPr="00DE6131">
        <w:rPr>
          <w:rFonts w:hint="cs"/>
          <w:rtl/>
        </w:rPr>
        <w:t xml:space="preserve"> </w:t>
      </w:r>
      <w:r w:rsidR="00EA5D2F" w:rsidRPr="00DE6131">
        <w:rPr>
          <w:rFonts w:hint="cs"/>
          <w:rtl/>
        </w:rPr>
        <w:t>التطبيق</w:t>
      </w:r>
      <w:r w:rsidR="00713331" w:rsidRPr="00DE6131">
        <w:rPr>
          <w:rFonts w:hint="cs"/>
          <w:rtl/>
        </w:rPr>
        <w:t xml:space="preserve"> </w:t>
      </w:r>
      <w:r w:rsidR="00EA5D2F" w:rsidRPr="00DE6131">
        <w:rPr>
          <w:rFonts w:hint="cs"/>
          <w:rtl/>
        </w:rPr>
        <w:t>العملي</w:t>
      </w:r>
      <w:r w:rsidR="00713331" w:rsidRPr="00DE6131">
        <w:rPr>
          <w:rFonts w:hint="cs"/>
          <w:rtl/>
        </w:rPr>
        <w:t xml:space="preserve"> </w:t>
      </w:r>
      <w:r w:rsidR="00EA5D2F" w:rsidRPr="00DE6131">
        <w:rPr>
          <w:rFonts w:hint="cs"/>
          <w:rtl/>
        </w:rPr>
        <w:t>للإدارة</w:t>
      </w:r>
      <w:r w:rsidR="00713331" w:rsidRPr="00DE6131">
        <w:rPr>
          <w:rFonts w:hint="cs"/>
          <w:rtl/>
        </w:rPr>
        <w:t xml:space="preserve"> </w:t>
      </w:r>
      <w:r w:rsidR="008A4BB4" w:rsidRPr="00DE6131">
        <w:rPr>
          <w:rFonts w:hint="cs"/>
          <w:rtl/>
        </w:rPr>
        <w:t>في</w:t>
      </w:r>
      <w:r w:rsidR="00713331" w:rsidRPr="00DE6131">
        <w:rPr>
          <w:rFonts w:hint="cs"/>
          <w:rtl/>
        </w:rPr>
        <w:t xml:space="preserve"> </w:t>
      </w:r>
      <w:r w:rsidR="00EA5D2F" w:rsidRPr="00DE6131">
        <w:rPr>
          <w:rFonts w:hint="cs"/>
          <w:rtl/>
        </w:rPr>
        <w:t>المنشور</w:t>
      </w:r>
      <w:r w:rsidR="00713331" w:rsidRPr="00DE6131">
        <w:rPr>
          <w:rFonts w:hint="cs"/>
          <w:rtl/>
        </w:rPr>
        <w:t xml:space="preserve"> </w:t>
      </w:r>
      <w:r w:rsidR="00EA5D2F" w:rsidRPr="00DE6131">
        <w:rPr>
          <w:rFonts w:hint="cs"/>
          <w:rtl/>
        </w:rPr>
        <w:t>الوزاري</w:t>
      </w:r>
      <w:r w:rsidR="00713331" w:rsidRPr="00DE6131">
        <w:rPr>
          <w:rFonts w:hint="cs"/>
          <w:rtl/>
        </w:rPr>
        <w:t xml:space="preserve"> </w:t>
      </w:r>
      <w:r w:rsidR="00EA5D2F" w:rsidRPr="00DE6131">
        <w:rPr>
          <w:rFonts w:hint="cs"/>
          <w:rtl/>
        </w:rPr>
        <w:t>المؤرخ</w:t>
      </w:r>
      <w:r w:rsidR="00713331" w:rsidRPr="00DE6131">
        <w:rPr>
          <w:rFonts w:hint="cs"/>
          <w:rtl/>
        </w:rPr>
        <w:t xml:space="preserve"> </w:t>
      </w:r>
      <w:r w:rsidR="00EA5D2F" w:rsidRPr="00DE6131">
        <w:rPr>
          <w:rFonts w:hint="cs"/>
          <w:rtl/>
        </w:rPr>
        <w:t>في</w:t>
      </w:r>
      <w:r w:rsidR="00713331" w:rsidRPr="00DE6131">
        <w:rPr>
          <w:rFonts w:hint="cs"/>
          <w:rtl/>
        </w:rPr>
        <w:t xml:space="preserve"> </w:t>
      </w:r>
      <w:r w:rsidR="00EA5D2F" w:rsidRPr="00DE6131">
        <w:rPr>
          <w:rFonts w:hint="cs"/>
          <w:rtl/>
        </w:rPr>
        <w:t>07/08/1987</w:t>
      </w:r>
      <w:r w:rsidR="00713331" w:rsidRPr="00DE6131">
        <w:rPr>
          <w:rFonts w:hint="cs"/>
          <w:rtl/>
        </w:rPr>
        <w:t xml:space="preserve"> </w:t>
      </w:r>
      <w:r w:rsidR="00EA5D2F" w:rsidRPr="00DE6131">
        <w:rPr>
          <w:rFonts w:hint="cs"/>
          <w:rtl/>
        </w:rPr>
        <w:t>الخاص</w:t>
      </w:r>
      <w:r w:rsidR="00713331" w:rsidRPr="00DE6131">
        <w:rPr>
          <w:rFonts w:hint="cs"/>
          <w:rtl/>
        </w:rPr>
        <w:t xml:space="preserve"> </w:t>
      </w:r>
      <w:r w:rsidR="00EA5D2F" w:rsidRPr="00DE6131">
        <w:rPr>
          <w:rFonts w:hint="cs"/>
          <w:rtl/>
        </w:rPr>
        <w:t>بتفويض</w:t>
      </w:r>
      <w:r w:rsidR="00713331" w:rsidRPr="00DE6131">
        <w:rPr>
          <w:rFonts w:hint="cs"/>
          <w:rtl/>
        </w:rPr>
        <w:t xml:space="preserve"> </w:t>
      </w:r>
      <w:r w:rsidR="00EA5D2F" w:rsidRPr="00DE6131">
        <w:rPr>
          <w:rFonts w:hint="cs"/>
          <w:rtl/>
        </w:rPr>
        <w:t>إدارة</w:t>
      </w:r>
      <w:r w:rsidR="00713331" w:rsidRPr="00DE6131">
        <w:rPr>
          <w:rFonts w:hint="cs"/>
          <w:rtl/>
        </w:rPr>
        <w:t xml:space="preserve"> </w:t>
      </w:r>
      <w:r w:rsidR="00EA5D2F" w:rsidRPr="00DE6131">
        <w:rPr>
          <w:rFonts w:hint="cs"/>
          <w:rtl/>
        </w:rPr>
        <w:t>المرافق</w:t>
      </w:r>
      <w:r w:rsidR="00713331" w:rsidRPr="00DE6131">
        <w:rPr>
          <w:rFonts w:hint="cs"/>
          <w:rtl/>
        </w:rPr>
        <w:t xml:space="preserve"> </w:t>
      </w:r>
      <w:r w:rsidR="00EA5D2F" w:rsidRPr="00DE6131">
        <w:rPr>
          <w:rFonts w:hint="cs"/>
          <w:rtl/>
        </w:rPr>
        <w:t>المحلية</w:t>
      </w:r>
      <w:r w:rsidR="001527E7" w:rsidRPr="00DE6131">
        <w:rPr>
          <w:rStyle w:val="Appelnotedebasdep"/>
          <w:color w:val="000000" w:themeColor="text1"/>
          <w:rtl/>
        </w:rPr>
        <w:footnoteReference w:id="15"/>
      </w:r>
      <w:r w:rsidRPr="00DE6131">
        <w:rPr>
          <w:rFonts w:hint="cs"/>
          <w:rtl/>
        </w:rPr>
        <w:t>،</w:t>
      </w:r>
      <w:r w:rsidR="00BB6322">
        <w:rPr>
          <w:rFonts w:hint="cs"/>
          <w:rtl/>
        </w:rPr>
        <w:t xml:space="preserve">ودخل دائرة التشريع الفرنسي بمصطلح " عقود تفويض المرفق العام </w:t>
      </w:r>
      <w:r w:rsidR="00B67A43">
        <w:rPr>
          <w:rFonts w:hint="cs"/>
          <w:rtl/>
        </w:rPr>
        <w:t>" لأول مرة في قانون 06 فبراير 1992</w:t>
      </w:r>
      <w:r w:rsidR="00225815">
        <w:rPr>
          <w:rStyle w:val="Appelnotedebasdep"/>
          <w:color w:val="000000" w:themeColor="text1"/>
          <w:rtl/>
        </w:rPr>
        <w:footnoteReference w:id="16"/>
      </w:r>
      <w:r w:rsidR="00B67A43">
        <w:rPr>
          <w:rFonts w:hint="cs"/>
          <w:rtl/>
        </w:rPr>
        <w:t xml:space="preserve"> المتعلق بالإدارة الإقليمية </w:t>
      </w:r>
      <w:r w:rsidR="00225815">
        <w:rPr>
          <w:rFonts w:hint="cs"/>
          <w:rtl/>
        </w:rPr>
        <w:t>للجمهورية الفرنسية</w:t>
      </w:r>
      <w:r w:rsidR="00B2412D">
        <w:rPr>
          <w:rFonts w:hint="cs"/>
          <w:rtl/>
        </w:rPr>
        <w:t>،</w:t>
      </w:r>
      <w:r w:rsidR="00713331" w:rsidRPr="00DE6131">
        <w:rPr>
          <w:rFonts w:hint="cs"/>
          <w:rtl/>
        </w:rPr>
        <w:t xml:space="preserve"> </w:t>
      </w:r>
      <w:r w:rsidR="00575511" w:rsidRPr="00DE6131">
        <w:rPr>
          <w:rFonts w:hint="cs"/>
          <w:rtl/>
        </w:rPr>
        <w:t xml:space="preserve">فتم النص في </w:t>
      </w:r>
      <w:r w:rsidR="00EA5D2F" w:rsidRPr="00DE6131">
        <w:rPr>
          <w:rFonts w:hint="cs"/>
          <w:rtl/>
        </w:rPr>
        <w:t>هذا</w:t>
      </w:r>
      <w:r w:rsidR="00713331" w:rsidRPr="00DE6131">
        <w:rPr>
          <w:rFonts w:hint="cs"/>
          <w:rtl/>
        </w:rPr>
        <w:t xml:space="preserve"> </w:t>
      </w:r>
      <w:r w:rsidR="00EA5D2F" w:rsidRPr="00DE6131">
        <w:rPr>
          <w:rFonts w:hint="cs"/>
          <w:rtl/>
        </w:rPr>
        <w:t>المنشور</w:t>
      </w:r>
      <w:r w:rsidR="00713331" w:rsidRPr="00DE6131">
        <w:rPr>
          <w:rFonts w:hint="cs"/>
          <w:rtl/>
        </w:rPr>
        <w:t xml:space="preserve"> </w:t>
      </w:r>
      <w:r w:rsidR="00EA5D2F" w:rsidRPr="00DE6131">
        <w:rPr>
          <w:rFonts w:hint="cs"/>
          <w:rtl/>
        </w:rPr>
        <w:t>مجموعة</w:t>
      </w:r>
      <w:r w:rsidR="00713331" w:rsidRPr="00DE6131">
        <w:rPr>
          <w:rFonts w:hint="cs"/>
          <w:rtl/>
        </w:rPr>
        <w:t xml:space="preserve"> </w:t>
      </w:r>
      <w:r w:rsidR="00575511" w:rsidRPr="00DE6131">
        <w:rPr>
          <w:rFonts w:hint="cs"/>
          <w:rtl/>
        </w:rPr>
        <w:t>من القواعد</w:t>
      </w:r>
      <w:r w:rsidR="00713331" w:rsidRPr="00DE6131">
        <w:rPr>
          <w:rFonts w:hint="cs"/>
          <w:rtl/>
        </w:rPr>
        <w:t xml:space="preserve"> </w:t>
      </w:r>
      <w:r w:rsidR="00575511" w:rsidRPr="00DE6131">
        <w:rPr>
          <w:rFonts w:hint="cs"/>
          <w:rtl/>
        </w:rPr>
        <w:t xml:space="preserve">التي تخص </w:t>
      </w:r>
      <w:r w:rsidR="00EA5D2F" w:rsidRPr="00DE6131">
        <w:rPr>
          <w:rFonts w:hint="cs"/>
          <w:rtl/>
        </w:rPr>
        <w:t>عقود</w:t>
      </w:r>
      <w:r w:rsidR="00713331" w:rsidRPr="00DE6131">
        <w:rPr>
          <w:rFonts w:hint="cs"/>
          <w:rtl/>
        </w:rPr>
        <w:t xml:space="preserve"> </w:t>
      </w:r>
      <w:r w:rsidR="00575511" w:rsidRPr="00DE6131">
        <w:rPr>
          <w:rFonts w:hint="cs"/>
          <w:rtl/>
        </w:rPr>
        <w:t xml:space="preserve">تفويض </w:t>
      </w:r>
      <w:r w:rsidR="00EA5D2F" w:rsidRPr="00DE6131">
        <w:rPr>
          <w:rFonts w:hint="cs"/>
          <w:rtl/>
        </w:rPr>
        <w:t>المرفق</w:t>
      </w:r>
      <w:r w:rsidR="00713331" w:rsidRPr="00DE6131">
        <w:rPr>
          <w:rFonts w:hint="cs"/>
          <w:rtl/>
        </w:rPr>
        <w:t xml:space="preserve"> </w:t>
      </w:r>
      <w:r w:rsidR="00EA5D2F" w:rsidRPr="00DE6131">
        <w:rPr>
          <w:rFonts w:hint="cs"/>
          <w:rtl/>
        </w:rPr>
        <w:t>العام</w:t>
      </w:r>
      <w:r w:rsidR="00575511" w:rsidRPr="00DE6131">
        <w:rPr>
          <w:rFonts w:hint="cs"/>
          <w:rtl/>
        </w:rPr>
        <w:t>،</w:t>
      </w:r>
      <w:r w:rsidR="00713331" w:rsidRPr="00DE6131">
        <w:rPr>
          <w:rFonts w:hint="cs"/>
          <w:rtl/>
        </w:rPr>
        <w:t xml:space="preserve"> </w:t>
      </w:r>
      <w:r w:rsidR="00EA5D2F" w:rsidRPr="00DE6131">
        <w:rPr>
          <w:rFonts w:hint="cs"/>
          <w:rtl/>
        </w:rPr>
        <w:t>من</w:t>
      </w:r>
      <w:r w:rsidR="00713331" w:rsidRPr="00DE6131">
        <w:rPr>
          <w:rFonts w:hint="cs"/>
          <w:rtl/>
        </w:rPr>
        <w:t xml:space="preserve"> </w:t>
      </w:r>
      <w:r w:rsidR="00EA5D2F" w:rsidRPr="00DE6131">
        <w:rPr>
          <w:rFonts w:hint="cs"/>
          <w:rtl/>
        </w:rPr>
        <w:t>حيث</w:t>
      </w:r>
      <w:r w:rsidR="00713331" w:rsidRPr="00DE6131">
        <w:rPr>
          <w:rFonts w:hint="cs"/>
          <w:rtl/>
        </w:rPr>
        <w:t xml:space="preserve"> </w:t>
      </w:r>
      <w:r w:rsidR="00EA5D2F" w:rsidRPr="00DE6131">
        <w:rPr>
          <w:rFonts w:hint="cs"/>
          <w:rtl/>
        </w:rPr>
        <w:t>شروط</w:t>
      </w:r>
      <w:r w:rsidR="00713331" w:rsidRPr="00DE6131">
        <w:rPr>
          <w:rFonts w:hint="cs"/>
          <w:rtl/>
        </w:rPr>
        <w:t xml:space="preserve"> </w:t>
      </w:r>
      <w:r w:rsidR="00575511" w:rsidRPr="00DE6131">
        <w:rPr>
          <w:rFonts w:hint="cs"/>
          <w:rtl/>
        </w:rPr>
        <w:t xml:space="preserve"> وإجراءات </w:t>
      </w:r>
      <w:r w:rsidR="00EA5D2F" w:rsidRPr="00DE6131">
        <w:rPr>
          <w:rFonts w:hint="cs"/>
          <w:rtl/>
        </w:rPr>
        <w:t>الإبرام</w:t>
      </w:r>
      <w:r w:rsidR="00880A13">
        <w:rPr>
          <w:rFonts w:hint="cs"/>
          <w:rtl/>
        </w:rPr>
        <w:t>،</w:t>
      </w:r>
      <w:r w:rsidR="00713331" w:rsidRPr="00DE6131">
        <w:rPr>
          <w:rFonts w:hint="cs"/>
          <w:rtl/>
        </w:rPr>
        <w:t xml:space="preserve"> </w:t>
      </w:r>
      <w:r w:rsidR="00575511" w:rsidRPr="00DE6131">
        <w:rPr>
          <w:rFonts w:hint="cs"/>
          <w:rtl/>
        </w:rPr>
        <w:t xml:space="preserve">وكذا </w:t>
      </w:r>
      <w:r w:rsidR="00EA5D2F" w:rsidRPr="00DE6131">
        <w:rPr>
          <w:rFonts w:hint="cs"/>
          <w:rtl/>
        </w:rPr>
        <w:t>مدة</w:t>
      </w:r>
      <w:r w:rsidR="00713331" w:rsidRPr="00DE6131">
        <w:rPr>
          <w:rFonts w:hint="cs"/>
          <w:rtl/>
        </w:rPr>
        <w:t xml:space="preserve"> </w:t>
      </w:r>
      <w:r w:rsidR="00EA5D2F" w:rsidRPr="00DE6131">
        <w:rPr>
          <w:rFonts w:hint="cs"/>
          <w:rtl/>
        </w:rPr>
        <w:t>العقد</w:t>
      </w:r>
      <w:r w:rsidR="00713331" w:rsidRPr="00DE6131">
        <w:rPr>
          <w:rFonts w:hint="cs"/>
          <w:rtl/>
        </w:rPr>
        <w:t xml:space="preserve"> </w:t>
      </w:r>
      <w:r w:rsidR="00EA5D2F" w:rsidRPr="00DE6131">
        <w:rPr>
          <w:rFonts w:hint="cs"/>
          <w:rtl/>
        </w:rPr>
        <w:t>وطرق</w:t>
      </w:r>
      <w:r w:rsidR="00713331" w:rsidRPr="00DE6131">
        <w:rPr>
          <w:rFonts w:hint="cs"/>
          <w:rtl/>
        </w:rPr>
        <w:t xml:space="preserve"> </w:t>
      </w:r>
      <w:r w:rsidR="00EA5D2F" w:rsidRPr="00DE6131">
        <w:rPr>
          <w:rFonts w:hint="cs"/>
          <w:rtl/>
        </w:rPr>
        <w:t>الرقابة</w:t>
      </w:r>
      <w:r w:rsidR="00575511" w:rsidRPr="00DE6131">
        <w:rPr>
          <w:rFonts w:hint="cs"/>
          <w:rtl/>
        </w:rPr>
        <w:t xml:space="preserve"> التي تمارس عليها</w:t>
      </w:r>
      <w:r w:rsidR="00EA5D2F" w:rsidRPr="00DE6131">
        <w:rPr>
          <w:rFonts w:hint="cs"/>
          <w:rtl/>
        </w:rPr>
        <w:t>،</w:t>
      </w:r>
      <w:r w:rsidR="00E82E16" w:rsidRPr="00DE6131">
        <w:rPr>
          <w:rFonts w:hint="cs"/>
          <w:rtl/>
        </w:rPr>
        <w:t xml:space="preserve"> </w:t>
      </w:r>
      <w:r w:rsidR="00575511" w:rsidRPr="00DE6131">
        <w:rPr>
          <w:rFonts w:hint="cs"/>
          <w:rtl/>
        </w:rPr>
        <w:t xml:space="preserve">كما ساهم قانون </w:t>
      </w:r>
      <w:r w:rsidR="00713331" w:rsidRPr="00DE6131">
        <w:rPr>
          <w:rFonts w:hint="cs"/>
          <w:rtl/>
        </w:rPr>
        <w:t xml:space="preserve"> </w:t>
      </w:r>
      <w:r w:rsidR="00EA5D2F" w:rsidRPr="00DE6131">
        <w:rPr>
          <w:rFonts w:hint="cs"/>
          <w:rtl/>
        </w:rPr>
        <w:t>سابان(</w:t>
      </w:r>
      <w:r w:rsidR="00EA5D2F" w:rsidRPr="00DE6131">
        <w:t>sapain</w:t>
      </w:r>
      <w:r w:rsidR="00EA5D2F" w:rsidRPr="00DE6131">
        <w:rPr>
          <w:rFonts w:hint="cs"/>
          <w:rtl/>
        </w:rPr>
        <w:t>)</w:t>
      </w:r>
      <w:r w:rsidR="008A4BB4" w:rsidRPr="00DE6131">
        <w:rPr>
          <w:rStyle w:val="Appelnotedebasdep"/>
          <w:color w:val="000000" w:themeColor="text1"/>
        </w:rPr>
        <w:footnoteReference w:id="17"/>
      </w:r>
      <w:r w:rsidR="00713331" w:rsidRPr="00DE6131">
        <w:rPr>
          <w:rtl/>
        </w:rPr>
        <w:t xml:space="preserve"> </w:t>
      </w:r>
      <w:r w:rsidR="00EA5D2F" w:rsidRPr="00DE6131">
        <w:rPr>
          <w:rFonts w:hint="cs"/>
          <w:rtl/>
        </w:rPr>
        <w:t>المتعلق</w:t>
      </w:r>
      <w:r w:rsidR="00713331" w:rsidRPr="00DE6131">
        <w:rPr>
          <w:rFonts w:hint="cs"/>
          <w:rtl/>
        </w:rPr>
        <w:t xml:space="preserve"> </w:t>
      </w:r>
      <w:r w:rsidR="00EA5D2F" w:rsidRPr="00DE6131">
        <w:rPr>
          <w:rFonts w:hint="cs"/>
          <w:rtl/>
        </w:rPr>
        <w:t>بالوقاية</w:t>
      </w:r>
      <w:r w:rsidR="00713331" w:rsidRPr="00DE6131">
        <w:rPr>
          <w:rFonts w:hint="cs"/>
          <w:rtl/>
        </w:rPr>
        <w:t xml:space="preserve"> </w:t>
      </w:r>
      <w:r w:rsidR="00EA5D2F" w:rsidRPr="00DE6131">
        <w:rPr>
          <w:rFonts w:hint="cs"/>
          <w:rtl/>
        </w:rPr>
        <w:t>من</w:t>
      </w:r>
      <w:r w:rsidR="00713331" w:rsidRPr="00DE6131">
        <w:rPr>
          <w:rFonts w:hint="cs"/>
          <w:rtl/>
        </w:rPr>
        <w:t xml:space="preserve"> </w:t>
      </w:r>
      <w:r w:rsidR="00EA5D2F" w:rsidRPr="00DE6131">
        <w:rPr>
          <w:rFonts w:hint="cs"/>
          <w:rtl/>
        </w:rPr>
        <w:t>الفساد</w:t>
      </w:r>
      <w:r w:rsidR="00713331" w:rsidRPr="00DE6131">
        <w:rPr>
          <w:rFonts w:hint="cs"/>
          <w:rtl/>
        </w:rPr>
        <w:t xml:space="preserve"> </w:t>
      </w:r>
      <w:r w:rsidR="00EA5D2F" w:rsidRPr="00DE6131">
        <w:rPr>
          <w:rFonts w:hint="cs"/>
          <w:rtl/>
        </w:rPr>
        <w:t>واحترام</w:t>
      </w:r>
      <w:r w:rsidR="00713331" w:rsidRPr="00DE6131">
        <w:rPr>
          <w:rFonts w:hint="cs"/>
          <w:rtl/>
        </w:rPr>
        <w:t xml:space="preserve"> </w:t>
      </w:r>
      <w:r w:rsidR="00EA5D2F" w:rsidRPr="00DE6131">
        <w:rPr>
          <w:rFonts w:hint="cs"/>
          <w:rtl/>
        </w:rPr>
        <w:t>الشفافية</w:t>
      </w:r>
      <w:r w:rsidR="00713331" w:rsidRPr="00DE6131">
        <w:rPr>
          <w:rFonts w:hint="cs"/>
          <w:rtl/>
        </w:rPr>
        <w:t xml:space="preserve"> </w:t>
      </w:r>
      <w:r w:rsidR="00EA5D2F" w:rsidRPr="00DE6131">
        <w:rPr>
          <w:rFonts w:hint="cs"/>
          <w:rtl/>
        </w:rPr>
        <w:t>في</w:t>
      </w:r>
      <w:r w:rsidR="00713331" w:rsidRPr="00DE6131">
        <w:rPr>
          <w:rFonts w:hint="cs"/>
          <w:rtl/>
        </w:rPr>
        <w:t xml:space="preserve"> </w:t>
      </w:r>
      <w:r w:rsidR="00EA5D2F" w:rsidRPr="00DE6131">
        <w:rPr>
          <w:rFonts w:hint="cs"/>
          <w:rtl/>
        </w:rPr>
        <w:t>الحياة</w:t>
      </w:r>
      <w:r w:rsidR="00713331" w:rsidRPr="00DE6131">
        <w:rPr>
          <w:rFonts w:hint="cs"/>
          <w:rtl/>
        </w:rPr>
        <w:t xml:space="preserve"> </w:t>
      </w:r>
      <w:r w:rsidR="00EA5D2F" w:rsidRPr="00DE6131">
        <w:rPr>
          <w:rFonts w:hint="cs"/>
          <w:rtl/>
        </w:rPr>
        <w:t>الاقتصادية</w:t>
      </w:r>
      <w:r w:rsidR="00713331" w:rsidRPr="00DE6131">
        <w:rPr>
          <w:rFonts w:hint="cs"/>
          <w:rtl/>
        </w:rPr>
        <w:t xml:space="preserve"> </w:t>
      </w:r>
      <w:r w:rsidR="00A04682">
        <w:rPr>
          <w:rFonts w:hint="cs"/>
          <w:rtl/>
        </w:rPr>
        <w:t>في تعزيز تقنية</w:t>
      </w:r>
      <w:r w:rsidR="00575511" w:rsidRPr="00DE6131">
        <w:rPr>
          <w:rFonts w:hint="cs"/>
          <w:rtl/>
        </w:rPr>
        <w:t xml:space="preserve"> </w:t>
      </w:r>
      <w:r w:rsidR="00EA5D2F" w:rsidRPr="00DE6131">
        <w:rPr>
          <w:rFonts w:hint="cs"/>
          <w:rtl/>
        </w:rPr>
        <w:t>تفويض</w:t>
      </w:r>
      <w:r w:rsidR="00713331" w:rsidRPr="00DE6131">
        <w:rPr>
          <w:rFonts w:hint="cs"/>
          <w:rtl/>
        </w:rPr>
        <w:t xml:space="preserve"> </w:t>
      </w:r>
      <w:r w:rsidR="00EA5D2F" w:rsidRPr="00DE6131">
        <w:rPr>
          <w:rFonts w:hint="cs"/>
          <w:rtl/>
        </w:rPr>
        <w:t>المر</w:t>
      </w:r>
      <w:r w:rsidR="00575511" w:rsidRPr="00DE6131">
        <w:rPr>
          <w:rFonts w:hint="cs"/>
          <w:rtl/>
        </w:rPr>
        <w:t>ا</w:t>
      </w:r>
      <w:r w:rsidR="00EA5D2F" w:rsidRPr="00DE6131">
        <w:rPr>
          <w:rFonts w:hint="cs"/>
          <w:rtl/>
        </w:rPr>
        <w:t>فق</w:t>
      </w:r>
      <w:r w:rsidR="00713331" w:rsidRPr="00DE6131">
        <w:rPr>
          <w:rFonts w:hint="cs"/>
          <w:rtl/>
        </w:rPr>
        <w:t xml:space="preserve"> </w:t>
      </w:r>
      <w:r w:rsidR="00EA5D2F" w:rsidRPr="00DE6131">
        <w:rPr>
          <w:rFonts w:hint="cs"/>
          <w:rtl/>
        </w:rPr>
        <w:t>العام</w:t>
      </w:r>
      <w:r w:rsidR="00575511" w:rsidRPr="00DE6131">
        <w:rPr>
          <w:rFonts w:hint="cs"/>
          <w:rtl/>
        </w:rPr>
        <w:t>ة</w:t>
      </w:r>
      <w:r w:rsidR="00A04682">
        <w:rPr>
          <w:rFonts w:hint="cs"/>
          <w:rtl/>
        </w:rPr>
        <w:t>،</w:t>
      </w:r>
      <w:r w:rsidR="00713331" w:rsidRPr="00DE6131">
        <w:rPr>
          <w:rFonts w:hint="cs"/>
          <w:rtl/>
        </w:rPr>
        <w:t xml:space="preserve"> </w:t>
      </w:r>
      <w:r w:rsidR="00EA5D2F" w:rsidRPr="00DE6131">
        <w:rPr>
          <w:rFonts w:hint="cs"/>
          <w:rtl/>
        </w:rPr>
        <w:t>ووسع</w:t>
      </w:r>
      <w:r w:rsidR="00713331" w:rsidRPr="00DE6131">
        <w:rPr>
          <w:rFonts w:hint="cs"/>
          <w:rtl/>
        </w:rPr>
        <w:t xml:space="preserve"> </w:t>
      </w:r>
      <w:r w:rsidR="00943D38" w:rsidRPr="00DE6131">
        <w:rPr>
          <w:rFonts w:hint="cs"/>
          <w:rtl/>
        </w:rPr>
        <w:t>من</w:t>
      </w:r>
      <w:r w:rsidR="00713331" w:rsidRPr="00DE6131">
        <w:rPr>
          <w:rFonts w:hint="cs"/>
          <w:rtl/>
        </w:rPr>
        <w:t xml:space="preserve"> </w:t>
      </w:r>
      <w:r w:rsidR="00575511" w:rsidRPr="00DE6131">
        <w:rPr>
          <w:rFonts w:hint="cs"/>
          <w:rtl/>
        </w:rPr>
        <w:t>مجال</w:t>
      </w:r>
      <w:r w:rsidR="00713331" w:rsidRPr="00DE6131">
        <w:rPr>
          <w:rFonts w:hint="cs"/>
          <w:rtl/>
        </w:rPr>
        <w:t xml:space="preserve"> </w:t>
      </w:r>
      <w:r w:rsidR="00EA5D2F" w:rsidRPr="00DE6131">
        <w:rPr>
          <w:rFonts w:hint="cs"/>
          <w:rtl/>
        </w:rPr>
        <w:t>تطبيقها</w:t>
      </w:r>
      <w:r w:rsidR="00713331" w:rsidRPr="00DE6131">
        <w:rPr>
          <w:rFonts w:hint="cs"/>
          <w:rtl/>
        </w:rPr>
        <w:t xml:space="preserve"> </w:t>
      </w:r>
      <w:r w:rsidR="00575511" w:rsidRPr="00DE6131">
        <w:rPr>
          <w:rFonts w:hint="cs"/>
          <w:rtl/>
        </w:rPr>
        <w:t xml:space="preserve">ليشمل كل </w:t>
      </w:r>
      <w:r w:rsidR="00713331" w:rsidRPr="00DE6131">
        <w:rPr>
          <w:rFonts w:hint="cs"/>
          <w:rtl/>
        </w:rPr>
        <w:t xml:space="preserve"> </w:t>
      </w:r>
      <w:r w:rsidR="00EA5D2F" w:rsidRPr="00DE6131">
        <w:rPr>
          <w:rFonts w:hint="cs"/>
          <w:rtl/>
        </w:rPr>
        <w:t>العقود</w:t>
      </w:r>
      <w:r w:rsidR="00713331" w:rsidRPr="00DE6131">
        <w:rPr>
          <w:rFonts w:hint="cs"/>
          <w:rtl/>
        </w:rPr>
        <w:t xml:space="preserve"> </w:t>
      </w:r>
      <w:r w:rsidR="00EA5D2F" w:rsidRPr="00DE6131">
        <w:rPr>
          <w:rFonts w:hint="cs"/>
          <w:rtl/>
        </w:rPr>
        <w:t>التي</w:t>
      </w:r>
      <w:r w:rsidR="00713331" w:rsidRPr="00DE6131">
        <w:rPr>
          <w:rFonts w:hint="cs"/>
          <w:rtl/>
        </w:rPr>
        <w:t xml:space="preserve"> </w:t>
      </w:r>
      <w:r w:rsidR="00A04682">
        <w:rPr>
          <w:rFonts w:hint="cs"/>
          <w:rtl/>
        </w:rPr>
        <w:t>يقدم على إ</w:t>
      </w:r>
      <w:r w:rsidR="00EA5D2F" w:rsidRPr="00DE6131">
        <w:rPr>
          <w:rFonts w:hint="cs"/>
          <w:rtl/>
        </w:rPr>
        <w:t>بر</w:t>
      </w:r>
      <w:r w:rsidR="00575511" w:rsidRPr="00DE6131">
        <w:rPr>
          <w:rFonts w:hint="cs"/>
          <w:rtl/>
        </w:rPr>
        <w:t>ا</w:t>
      </w:r>
      <w:r w:rsidR="00EA5D2F" w:rsidRPr="00DE6131">
        <w:rPr>
          <w:rFonts w:hint="cs"/>
          <w:rtl/>
        </w:rPr>
        <w:t>مها</w:t>
      </w:r>
      <w:r w:rsidR="00713331" w:rsidRPr="00DE6131">
        <w:rPr>
          <w:rFonts w:hint="cs"/>
          <w:rtl/>
        </w:rPr>
        <w:t xml:space="preserve"> </w:t>
      </w:r>
      <w:r w:rsidR="00EA5D2F" w:rsidRPr="00DE6131">
        <w:rPr>
          <w:rFonts w:hint="cs"/>
          <w:rtl/>
        </w:rPr>
        <w:t>كل</w:t>
      </w:r>
      <w:r w:rsidR="00713331" w:rsidRPr="00DE6131">
        <w:rPr>
          <w:rFonts w:hint="cs"/>
          <w:rtl/>
        </w:rPr>
        <w:t xml:space="preserve"> </w:t>
      </w:r>
      <w:r w:rsidR="00EA5D2F" w:rsidRPr="00DE6131">
        <w:rPr>
          <w:rFonts w:hint="cs"/>
          <w:rtl/>
        </w:rPr>
        <w:t>شخص</w:t>
      </w:r>
      <w:r w:rsidR="00713331" w:rsidRPr="00DE6131">
        <w:rPr>
          <w:rFonts w:hint="cs"/>
          <w:rtl/>
        </w:rPr>
        <w:t xml:space="preserve"> </w:t>
      </w:r>
      <w:r w:rsidR="00EA5D2F" w:rsidRPr="00DE6131">
        <w:rPr>
          <w:rFonts w:hint="cs"/>
          <w:rtl/>
        </w:rPr>
        <w:t>عام</w:t>
      </w:r>
      <w:r w:rsidR="00713331" w:rsidRPr="00DE6131">
        <w:rPr>
          <w:rFonts w:hint="cs"/>
          <w:rtl/>
        </w:rPr>
        <w:t xml:space="preserve"> </w:t>
      </w:r>
      <w:r w:rsidR="00EA5D2F" w:rsidRPr="00DE6131">
        <w:rPr>
          <w:rFonts w:hint="cs"/>
          <w:rtl/>
        </w:rPr>
        <w:t>بما</w:t>
      </w:r>
      <w:r w:rsidR="00713331" w:rsidRPr="00DE6131">
        <w:rPr>
          <w:rFonts w:hint="cs"/>
          <w:rtl/>
        </w:rPr>
        <w:t xml:space="preserve"> </w:t>
      </w:r>
      <w:r w:rsidR="00EA5D2F" w:rsidRPr="00DE6131">
        <w:rPr>
          <w:rFonts w:hint="cs"/>
          <w:rtl/>
        </w:rPr>
        <w:t>في</w:t>
      </w:r>
      <w:r w:rsidR="00713331" w:rsidRPr="00DE6131">
        <w:rPr>
          <w:rFonts w:hint="cs"/>
          <w:rtl/>
        </w:rPr>
        <w:t xml:space="preserve"> </w:t>
      </w:r>
      <w:r w:rsidR="00EA5D2F" w:rsidRPr="00DE6131">
        <w:rPr>
          <w:rFonts w:hint="cs"/>
          <w:rtl/>
        </w:rPr>
        <w:t>ذلك</w:t>
      </w:r>
      <w:r w:rsidR="00713331" w:rsidRPr="00DE6131">
        <w:rPr>
          <w:rFonts w:hint="cs"/>
          <w:rtl/>
        </w:rPr>
        <w:t xml:space="preserve"> </w:t>
      </w:r>
      <w:r w:rsidR="00EA5D2F" w:rsidRPr="00DE6131">
        <w:rPr>
          <w:rFonts w:hint="cs"/>
          <w:rtl/>
        </w:rPr>
        <w:t>الدولة</w:t>
      </w:r>
      <w:r w:rsidR="00713331" w:rsidRPr="00DE6131">
        <w:rPr>
          <w:rFonts w:hint="cs"/>
          <w:rtl/>
        </w:rPr>
        <w:t xml:space="preserve"> </w:t>
      </w:r>
      <w:r w:rsidR="00EA5D2F" w:rsidRPr="00DE6131">
        <w:rPr>
          <w:rFonts w:hint="cs"/>
          <w:rtl/>
        </w:rPr>
        <w:t>والمؤسسات</w:t>
      </w:r>
      <w:r w:rsidR="00713331" w:rsidRPr="00DE6131">
        <w:rPr>
          <w:rFonts w:hint="cs"/>
          <w:rtl/>
        </w:rPr>
        <w:t xml:space="preserve"> </w:t>
      </w:r>
      <w:r w:rsidR="00EA5D2F" w:rsidRPr="00DE6131">
        <w:rPr>
          <w:rFonts w:hint="cs"/>
          <w:rtl/>
        </w:rPr>
        <w:t>العامة،</w:t>
      </w:r>
      <w:r w:rsidR="00713331" w:rsidRPr="00DE6131">
        <w:rPr>
          <w:rFonts w:hint="cs"/>
          <w:rtl/>
        </w:rPr>
        <w:t xml:space="preserve"> </w:t>
      </w:r>
      <w:r w:rsidR="00EA5D2F" w:rsidRPr="00DE6131">
        <w:rPr>
          <w:rFonts w:hint="cs"/>
          <w:rtl/>
        </w:rPr>
        <w:t>فوضع</w:t>
      </w:r>
      <w:r w:rsidR="00575511" w:rsidRPr="00DE6131">
        <w:rPr>
          <w:rFonts w:hint="cs"/>
          <w:rtl/>
        </w:rPr>
        <w:t xml:space="preserve"> لذلك قواعد</w:t>
      </w:r>
      <w:r w:rsidR="00713331" w:rsidRPr="00DE6131">
        <w:rPr>
          <w:rFonts w:hint="cs"/>
          <w:rtl/>
        </w:rPr>
        <w:t xml:space="preserve"> </w:t>
      </w:r>
      <w:r w:rsidR="00575511" w:rsidRPr="00DE6131">
        <w:rPr>
          <w:rFonts w:hint="cs"/>
          <w:rtl/>
        </w:rPr>
        <w:t>قانونية دقيقة و</w:t>
      </w:r>
      <w:r w:rsidR="00713331" w:rsidRPr="00DE6131">
        <w:rPr>
          <w:rFonts w:hint="cs"/>
          <w:rtl/>
        </w:rPr>
        <w:t xml:space="preserve"> </w:t>
      </w:r>
      <w:r w:rsidR="00EA5D2F" w:rsidRPr="00DE6131">
        <w:rPr>
          <w:rFonts w:hint="cs"/>
          <w:rtl/>
        </w:rPr>
        <w:t>م</w:t>
      </w:r>
      <w:r w:rsidR="00575511" w:rsidRPr="00DE6131">
        <w:rPr>
          <w:rFonts w:hint="cs"/>
          <w:rtl/>
        </w:rPr>
        <w:t>ت</w:t>
      </w:r>
      <w:r w:rsidR="00EA5D2F" w:rsidRPr="00DE6131">
        <w:rPr>
          <w:rFonts w:hint="cs"/>
          <w:rtl/>
        </w:rPr>
        <w:t>ك</w:t>
      </w:r>
      <w:r w:rsidR="00575511" w:rsidRPr="00DE6131">
        <w:rPr>
          <w:rFonts w:hint="cs"/>
          <w:rtl/>
        </w:rPr>
        <w:t>ا</w:t>
      </w:r>
      <w:r w:rsidR="00EA5D2F" w:rsidRPr="00DE6131">
        <w:rPr>
          <w:rFonts w:hint="cs"/>
          <w:rtl/>
        </w:rPr>
        <w:t>مل</w:t>
      </w:r>
      <w:r w:rsidR="00575511" w:rsidRPr="00DE6131">
        <w:rPr>
          <w:rFonts w:hint="cs"/>
          <w:rtl/>
        </w:rPr>
        <w:t>ة</w:t>
      </w:r>
      <w:r w:rsidR="00713331" w:rsidRPr="00DE6131">
        <w:rPr>
          <w:rFonts w:hint="cs"/>
          <w:rtl/>
        </w:rPr>
        <w:t xml:space="preserve">  </w:t>
      </w:r>
      <w:r w:rsidR="00575511" w:rsidRPr="00DE6131">
        <w:rPr>
          <w:rFonts w:hint="cs"/>
          <w:rtl/>
        </w:rPr>
        <w:t>و</w:t>
      </w:r>
      <w:r w:rsidR="00EA5D2F" w:rsidRPr="00DE6131">
        <w:rPr>
          <w:rFonts w:hint="cs"/>
          <w:rtl/>
        </w:rPr>
        <w:t>يعد</w:t>
      </w:r>
      <w:r w:rsidR="00713331" w:rsidRPr="00DE6131">
        <w:rPr>
          <w:rFonts w:hint="cs"/>
          <w:rtl/>
        </w:rPr>
        <w:t xml:space="preserve"> </w:t>
      </w:r>
      <w:r w:rsidR="00EA5D2F" w:rsidRPr="00DE6131">
        <w:rPr>
          <w:rFonts w:hint="cs"/>
          <w:rtl/>
        </w:rPr>
        <w:t>قانون</w:t>
      </w:r>
      <w:r w:rsidR="00713331" w:rsidRPr="00DE6131">
        <w:rPr>
          <w:rFonts w:hint="cs"/>
          <w:rtl/>
        </w:rPr>
        <w:t xml:space="preserve"> </w:t>
      </w:r>
      <w:r w:rsidR="00EA5D2F" w:rsidRPr="00DE6131">
        <w:rPr>
          <w:rFonts w:hint="cs"/>
          <w:rtl/>
        </w:rPr>
        <w:t>(</w:t>
      </w:r>
      <w:r w:rsidR="00FA5B95" w:rsidRPr="00DE6131">
        <w:t>S</w:t>
      </w:r>
      <w:r w:rsidR="00A46B3F" w:rsidRPr="00DE6131">
        <w:rPr>
          <w:lang w:val="fr-FR"/>
        </w:rPr>
        <w:t>a</w:t>
      </w:r>
      <w:r w:rsidR="00FA5B95" w:rsidRPr="00DE6131">
        <w:t>pain</w:t>
      </w:r>
      <w:r w:rsidR="00EA5D2F" w:rsidRPr="00DE6131">
        <w:rPr>
          <w:rFonts w:hint="cs"/>
          <w:rtl/>
        </w:rPr>
        <w:t>)</w:t>
      </w:r>
      <w:r w:rsidR="00713331" w:rsidRPr="00DE6131">
        <w:rPr>
          <w:rFonts w:hint="cs"/>
          <w:rtl/>
        </w:rPr>
        <w:t xml:space="preserve"> </w:t>
      </w:r>
      <w:r w:rsidR="00EA5D2F" w:rsidRPr="00DE6131">
        <w:rPr>
          <w:rFonts w:hint="cs"/>
          <w:rtl/>
        </w:rPr>
        <w:t>الإطار</w:t>
      </w:r>
      <w:r w:rsidR="00713331" w:rsidRPr="00DE6131">
        <w:rPr>
          <w:rFonts w:hint="cs"/>
          <w:rtl/>
        </w:rPr>
        <w:t xml:space="preserve"> </w:t>
      </w:r>
      <w:r w:rsidR="00EA5D2F" w:rsidRPr="00DE6131">
        <w:rPr>
          <w:rFonts w:hint="cs"/>
          <w:rtl/>
        </w:rPr>
        <w:t>القانوني</w:t>
      </w:r>
      <w:r w:rsidR="00713331" w:rsidRPr="00DE6131">
        <w:rPr>
          <w:rFonts w:hint="cs"/>
          <w:rtl/>
        </w:rPr>
        <w:t xml:space="preserve"> </w:t>
      </w:r>
      <w:r w:rsidR="00EA5D2F" w:rsidRPr="00DE6131">
        <w:rPr>
          <w:rFonts w:hint="cs"/>
          <w:rtl/>
        </w:rPr>
        <w:t>لعقود</w:t>
      </w:r>
      <w:r w:rsidR="00713331" w:rsidRPr="00DE6131">
        <w:rPr>
          <w:rFonts w:hint="cs"/>
          <w:rtl/>
        </w:rPr>
        <w:t xml:space="preserve"> </w:t>
      </w:r>
      <w:r w:rsidR="00EA5D2F" w:rsidRPr="00DE6131">
        <w:rPr>
          <w:rFonts w:hint="cs"/>
          <w:rtl/>
        </w:rPr>
        <w:t>تفويض</w:t>
      </w:r>
      <w:r w:rsidR="00713331" w:rsidRPr="00DE6131">
        <w:rPr>
          <w:rFonts w:hint="cs"/>
          <w:rtl/>
        </w:rPr>
        <w:t xml:space="preserve"> </w:t>
      </w:r>
      <w:r w:rsidR="00EA5D2F" w:rsidRPr="00DE6131">
        <w:rPr>
          <w:rFonts w:hint="cs"/>
          <w:rtl/>
        </w:rPr>
        <w:t>المرفق</w:t>
      </w:r>
      <w:r w:rsidR="00713331" w:rsidRPr="00DE6131">
        <w:rPr>
          <w:rFonts w:hint="cs"/>
          <w:rtl/>
        </w:rPr>
        <w:t xml:space="preserve"> </w:t>
      </w:r>
      <w:r w:rsidR="00EA5D2F" w:rsidRPr="00DE6131">
        <w:rPr>
          <w:rFonts w:hint="cs"/>
          <w:rtl/>
        </w:rPr>
        <w:t>العام</w:t>
      </w:r>
      <w:r w:rsidR="00713331" w:rsidRPr="00DE6131">
        <w:rPr>
          <w:rFonts w:hint="cs"/>
          <w:rtl/>
        </w:rPr>
        <w:t xml:space="preserve"> </w:t>
      </w:r>
      <w:r w:rsidR="00575511" w:rsidRPr="00DE6131">
        <w:rPr>
          <w:rFonts w:hint="cs"/>
          <w:rtl/>
        </w:rPr>
        <w:t xml:space="preserve">في فرنسا </w:t>
      </w:r>
      <w:r w:rsidR="00EA5D2F" w:rsidRPr="00DE6131">
        <w:rPr>
          <w:rFonts w:hint="cs"/>
          <w:rtl/>
        </w:rPr>
        <w:t>من</w:t>
      </w:r>
      <w:r w:rsidR="00713331" w:rsidRPr="00DE6131">
        <w:rPr>
          <w:rFonts w:hint="cs"/>
          <w:rtl/>
        </w:rPr>
        <w:t xml:space="preserve"> </w:t>
      </w:r>
      <w:r w:rsidR="00EA5D2F" w:rsidRPr="00DE6131">
        <w:rPr>
          <w:rFonts w:hint="cs"/>
          <w:rtl/>
        </w:rPr>
        <w:t>خلال</w:t>
      </w:r>
      <w:r w:rsidR="00713331" w:rsidRPr="00DE6131">
        <w:rPr>
          <w:rFonts w:hint="cs"/>
          <w:rtl/>
        </w:rPr>
        <w:t xml:space="preserve"> </w:t>
      </w:r>
      <w:r w:rsidR="00EA5D2F" w:rsidRPr="00DE6131">
        <w:rPr>
          <w:rFonts w:hint="cs"/>
          <w:rtl/>
        </w:rPr>
        <w:t>تضمنه</w:t>
      </w:r>
      <w:r w:rsidR="00713331" w:rsidRPr="00DE6131">
        <w:rPr>
          <w:rFonts w:hint="cs"/>
          <w:rtl/>
        </w:rPr>
        <w:t xml:space="preserve"> </w:t>
      </w:r>
      <w:r w:rsidR="00EA5D2F" w:rsidRPr="00DE6131">
        <w:rPr>
          <w:rFonts w:hint="cs"/>
          <w:rtl/>
        </w:rPr>
        <w:t>القواعد</w:t>
      </w:r>
      <w:r w:rsidR="00713331" w:rsidRPr="00DE6131">
        <w:rPr>
          <w:rFonts w:hint="cs"/>
          <w:rtl/>
        </w:rPr>
        <w:t xml:space="preserve"> </w:t>
      </w:r>
      <w:r w:rsidR="00575511" w:rsidRPr="00DE6131">
        <w:rPr>
          <w:rFonts w:hint="cs"/>
          <w:rtl/>
        </w:rPr>
        <w:t xml:space="preserve">القانونية </w:t>
      </w:r>
      <w:r w:rsidR="00EA5D2F" w:rsidRPr="00DE6131">
        <w:rPr>
          <w:rFonts w:hint="cs"/>
          <w:rtl/>
        </w:rPr>
        <w:t>التي</w:t>
      </w:r>
      <w:r w:rsidR="00713331" w:rsidRPr="00DE6131">
        <w:rPr>
          <w:rFonts w:hint="cs"/>
          <w:rtl/>
        </w:rPr>
        <w:t xml:space="preserve"> </w:t>
      </w:r>
      <w:r w:rsidR="00575511" w:rsidRPr="00DE6131">
        <w:rPr>
          <w:rFonts w:hint="cs"/>
          <w:rtl/>
        </w:rPr>
        <w:t>ترسخ</w:t>
      </w:r>
      <w:r w:rsidR="00713331" w:rsidRPr="00DE6131">
        <w:rPr>
          <w:rFonts w:hint="cs"/>
          <w:rtl/>
        </w:rPr>
        <w:t xml:space="preserve"> </w:t>
      </w:r>
      <w:r w:rsidR="00EA5D2F" w:rsidRPr="00DE6131">
        <w:rPr>
          <w:rFonts w:hint="cs"/>
          <w:rtl/>
        </w:rPr>
        <w:t>آلية</w:t>
      </w:r>
      <w:r w:rsidR="00713331" w:rsidRPr="00DE6131">
        <w:rPr>
          <w:rFonts w:hint="cs"/>
          <w:rtl/>
        </w:rPr>
        <w:t xml:space="preserve"> </w:t>
      </w:r>
      <w:r w:rsidR="00EA5D2F" w:rsidRPr="00DE6131">
        <w:rPr>
          <w:rFonts w:hint="cs"/>
          <w:rtl/>
        </w:rPr>
        <w:t>تنفيذ</w:t>
      </w:r>
      <w:r w:rsidR="00575511" w:rsidRPr="00DE6131">
        <w:rPr>
          <w:rFonts w:hint="cs"/>
          <w:rtl/>
        </w:rPr>
        <w:t xml:space="preserve"> ومراقبة عقود تفويض </w:t>
      </w:r>
      <w:r w:rsidR="00EA5D2F" w:rsidRPr="00DE6131">
        <w:rPr>
          <w:rFonts w:hint="cs"/>
          <w:rtl/>
        </w:rPr>
        <w:t>المرفق</w:t>
      </w:r>
      <w:r w:rsidR="00713331" w:rsidRPr="00DE6131">
        <w:rPr>
          <w:rFonts w:hint="cs"/>
          <w:rtl/>
        </w:rPr>
        <w:t xml:space="preserve"> </w:t>
      </w:r>
      <w:r w:rsidR="00EA5D2F" w:rsidRPr="00DE6131">
        <w:rPr>
          <w:rFonts w:hint="cs"/>
          <w:rtl/>
        </w:rPr>
        <w:t>العام</w:t>
      </w:r>
      <w:r w:rsidR="00575511" w:rsidRPr="00DE6131">
        <w:rPr>
          <w:rFonts w:hint="cs"/>
          <w:rtl/>
        </w:rPr>
        <w:t>،</w:t>
      </w:r>
      <w:r w:rsidR="00713331" w:rsidRPr="00DE6131">
        <w:rPr>
          <w:rFonts w:hint="cs"/>
          <w:rtl/>
        </w:rPr>
        <w:t xml:space="preserve"> </w:t>
      </w:r>
      <w:r w:rsidR="00EA5D2F" w:rsidRPr="00DE6131">
        <w:rPr>
          <w:rFonts w:hint="cs"/>
          <w:rtl/>
        </w:rPr>
        <w:t>من</w:t>
      </w:r>
      <w:r w:rsidR="00713331" w:rsidRPr="00DE6131">
        <w:rPr>
          <w:rFonts w:hint="cs"/>
          <w:rtl/>
        </w:rPr>
        <w:t xml:space="preserve"> </w:t>
      </w:r>
      <w:r w:rsidR="00EA5D2F" w:rsidRPr="00DE6131">
        <w:rPr>
          <w:rFonts w:hint="cs"/>
          <w:rtl/>
        </w:rPr>
        <w:t>خلال</w:t>
      </w:r>
      <w:r w:rsidR="00713331" w:rsidRPr="00DE6131">
        <w:rPr>
          <w:rFonts w:hint="cs"/>
          <w:rtl/>
        </w:rPr>
        <w:t xml:space="preserve"> </w:t>
      </w:r>
      <w:r w:rsidR="00575511" w:rsidRPr="00DE6131">
        <w:rPr>
          <w:rFonts w:hint="cs"/>
          <w:rtl/>
        </w:rPr>
        <w:t xml:space="preserve">سن </w:t>
      </w:r>
      <w:r w:rsidR="00EA5D2F" w:rsidRPr="00DE6131">
        <w:rPr>
          <w:rFonts w:hint="cs"/>
          <w:rtl/>
        </w:rPr>
        <w:t>القواعد</w:t>
      </w:r>
      <w:r w:rsidR="00713331" w:rsidRPr="00DE6131">
        <w:rPr>
          <w:rFonts w:hint="cs"/>
          <w:rtl/>
        </w:rPr>
        <w:t xml:space="preserve"> </w:t>
      </w:r>
      <w:r w:rsidR="00EA5D2F" w:rsidRPr="00DE6131">
        <w:rPr>
          <w:rFonts w:hint="cs"/>
          <w:rtl/>
        </w:rPr>
        <w:t>والأصول</w:t>
      </w:r>
      <w:r w:rsidR="00713331" w:rsidRPr="00DE6131">
        <w:rPr>
          <w:rFonts w:hint="cs"/>
          <w:rtl/>
        </w:rPr>
        <w:t xml:space="preserve"> </w:t>
      </w:r>
      <w:r w:rsidR="00EA5D2F" w:rsidRPr="00DE6131">
        <w:rPr>
          <w:rFonts w:hint="cs"/>
          <w:rtl/>
        </w:rPr>
        <w:t>اللازمة</w:t>
      </w:r>
      <w:r w:rsidR="00713331" w:rsidRPr="00DE6131">
        <w:rPr>
          <w:rFonts w:hint="cs"/>
          <w:rtl/>
        </w:rPr>
        <w:t xml:space="preserve"> </w:t>
      </w:r>
      <w:r w:rsidR="00EA5D2F" w:rsidRPr="00DE6131">
        <w:rPr>
          <w:rFonts w:hint="cs"/>
          <w:rtl/>
        </w:rPr>
        <w:t>لإبرام</w:t>
      </w:r>
      <w:r w:rsidR="00713331" w:rsidRPr="00DE6131">
        <w:rPr>
          <w:rFonts w:hint="cs"/>
          <w:rtl/>
        </w:rPr>
        <w:t xml:space="preserve"> </w:t>
      </w:r>
      <w:r w:rsidR="00EA5D2F" w:rsidRPr="00DE6131">
        <w:rPr>
          <w:rFonts w:hint="cs"/>
          <w:rtl/>
        </w:rPr>
        <w:t>عقود</w:t>
      </w:r>
      <w:r w:rsidR="00713331" w:rsidRPr="00DE6131">
        <w:rPr>
          <w:rFonts w:hint="cs"/>
          <w:rtl/>
        </w:rPr>
        <w:t xml:space="preserve"> </w:t>
      </w:r>
      <w:r w:rsidR="00EA5D2F" w:rsidRPr="00DE6131">
        <w:rPr>
          <w:rFonts w:hint="cs"/>
          <w:rtl/>
        </w:rPr>
        <w:t>التفويض</w:t>
      </w:r>
      <w:r w:rsidR="00713331" w:rsidRPr="00DE6131">
        <w:rPr>
          <w:rFonts w:hint="cs"/>
          <w:rtl/>
        </w:rPr>
        <w:t xml:space="preserve"> </w:t>
      </w:r>
      <w:r w:rsidR="00575511" w:rsidRPr="00DE6131">
        <w:rPr>
          <w:rFonts w:hint="cs"/>
          <w:rtl/>
        </w:rPr>
        <w:t>،</w:t>
      </w:r>
      <w:r w:rsidR="00A04682">
        <w:rPr>
          <w:rFonts w:hint="cs"/>
          <w:rtl/>
        </w:rPr>
        <w:t xml:space="preserve"> بالإضافة إ</w:t>
      </w:r>
      <w:r w:rsidR="00575511" w:rsidRPr="00DE6131">
        <w:rPr>
          <w:rFonts w:hint="cs"/>
          <w:rtl/>
        </w:rPr>
        <w:t xml:space="preserve">لى </w:t>
      </w:r>
      <w:r w:rsidR="00EA5D2F" w:rsidRPr="00DE6131">
        <w:rPr>
          <w:rFonts w:hint="cs"/>
          <w:rtl/>
        </w:rPr>
        <w:t>تدعيم</w:t>
      </w:r>
      <w:r w:rsidR="00713331" w:rsidRPr="00DE6131">
        <w:rPr>
          <w:rFonts w:hint="cs"/>
          <w:rtl/>
        </w:rPr>
        <w:t xml:space="preserve"> </w:t>
      </w:r>
      <w:r w:rsidR="00575511" w:rsidRPr="00DE6131">
        <w:rPr>
          <w:rFonts w:hint="cs"/>
          <w:rtl/>
        </w:rPr>
        <w:t xml:space="preserve">النظام </w:t>
      </w:r>
      <w:r w:rsidR="00713331" w:rsidRPr="00DE6131">
        <w:rPr>
          <w:rFonts w:hint="cs"/>
          <w:rtl/>
        </w:rPr>
        <w:t xml:space="preserve"> </w:t>
      </w:r>
      <w:r w:rsidR="003D56E1" w:rsidRPr="00DE6131">
        <w:rPr>
          <w:rFonts w:hint="cs"/>
          <w:rtl/>
        </w:rPr>
        <w:t xml:space="preserve">الرقابي </w:t>
      </w:r>
      <w:r w:rsidR="00713331" w:rsidRPr="00DE6131">
        <w:rPr>
          <w:rFonts w:hint="cs"/>
          <w:rtl/>
        </w:rPr>
        <w:t xml:space="preserve"> </w:t>
      </w:r>
      <w:r w:rsidR="003D56E1" w:rsidRPr="00DE6131">
        <w:rPr>
          <w:rFonts w:hint="cs"/>
          <w:rtl/>
        </w:rPr>
        <w:t>وتعزيزه،</w:t>
      </w:r>
      <w:r w:rsidR="00713331" w:rsidRPr="00DE6131">
        <w:rPr>
          <w:rFonts w:hint="cs"/>
          <w:rtl/>
        </w:rPr>
        <w:t xml:space="preserve"> </w:t>
      </w:r>
      <w:r w:rsidR="00EA5D2F" w:rsidRPr="00DE6131">
        <w:rPr>
          <w:rFonts w:hint="cs"/>
          <w:rtl/>
        </w:rPr>
        <w:t>وفرض</w:t>
      </w:r>
      <w:r w:rsidR="00713331" w:rsidRPr="00DE6131">
        <w:rPr>
          <w:rFonts w:hint="cs"/>
          <w:rtl/>
        </w:rPr>
        <w:t xml:space="preserve"> </w:t>
      </w:r>
      <w:r w:rsidR="003D56E1" w:rsidRPr="00DE6131">
        <w:rPr>
          <w:rFonts w:hint="cs"/>
          <w:rtl/>
        </w:rPr>
        <w:t xml:space="preserve">البنود التنظيمية التي لابد أن </w:t>
      </w:r>
      <w:r w:rsidR="00680676" w:rsidRPr="00DE6131">
        <w:rPr>
          <w:rFonts w:hint="cs"/>
          <w:rtl/>
        </w:rPr>
        <w:t>تتضمنها عقو</w:t>
      </w:r>
      <w:r w:rsidR="00680676" w:rsidRPr="00DE6131">
        <w:rPr>
          <w:rtl/>
        </w:rPr>
        <w:t>د</w:t>
      </w:r>
      <w:r w:rsidR="00713331" w:rsidRPr="00DE6131">
        <w:rPr>
          <w:rFonts w:hint="cs"/>
          <w:rtl/>
        </w:rPr>
        <w:t xml:space="preserve"> </w:t>
      </w:r>
      <w:r w:rsidR="00EA5D2F" w:rsidRPr="00DE6131">
        <w:rPr>
          <w:rFonts w:hint="cs"/>
          <w:rtl/>
        </w:rPr>
        <w:t>التفويض</w:t>
      </w:r>
      <w:r w:rsidR="00EA5D2F" w:rsidRPr="00DE6131">
        <w:rPr>
          <w:rStyle w:val="Appelnotedebasdep"/>
          <w:color w:val="000000" w:themeColor="text1"/>
          <w:rtl/>
        </w:rPr>
        <w:footnoteReference w:id="18"/>
      </w:r>
      <w:r w:rsidR="00EA5D2F" w:rsidRPr="00DE6131">
        <w:rPr>
          <w:rFonts w:hint="cs"/>
          <w:rtl/>
        </w:rPr>
        <w:t>.</w:t>
      </w:r>
    </w:p>
    <w:p w14:paraId="4E1F4FE9" w14:textId="2C913928" w:rsidR="00963B0B" w:rsidRPr="00DE6131" w:rsidRDefault="00713331" w:rsidP="00AB33FD">
      <w:pPr>
        <w:rPr>
          <w:highlight w:val="yellow"/>
          <w:rtl/>
        </w:rPr>
      </w:pPr>
      <w:r w:rsidRPr="00DE6131">
        <w:rPr>
          <w:rFonts w:hint="cs"/>
          <w:rtl/>
        </w:rPr>
        <w:t xml:space="preserve"> </w:t>
      </w:r>
      <w:r w:rsidR="003D56E1" w:rsidRPr="00DE6131">
        <w:rPr>
          <w:rFonts w:hint="cs"/>
          <w:rtl/>
        </w:rPr>
        <w:t>فجاء في تعريف قانون</w:t>
      </w:r>
      <w:r w:rsidRPr="00DE6131">
        <w:rPr>
          <w:rFonts w:hint="cs"/>
          <w:rtl/>
        </w:rPr>
        <w:t xml:space="preserve"> </w:t>
      </w:r>
      <w:r w:rsidR="006943A2" w:rsidRPr="00DE6131">
        <w:rPr>
          <w:rFonts w:hint="cs"/>
          <w:rtl/>
        </w:rPr>
        <w:t>سابان</w:t>
      </w:r>
      <w:r w:rsidRPr="00DE6131">
        <w:rPr>
          <w:rFonts w:hint="cs"/>
          <w:rtl/>
        </w:rPr>
        <w:t xml:space="preserve"> </w:t>
      </w:r>
      <w:r w:rsidR="003D56E1" w:rsidRPr="00DE6131">
        <w:rPr>
          <w:rFonts w:hint="cs"/>
          <w:rtl/>
        </w:rPr>
        <w:t>ل</w:t>
      </w:r>
      <w:r w:rsidR="006943A2" w:rsidRPr="00DE6131">
        <w:rPr>
          <w:rFonts w:hint="cs"/>
          <w:rtl/>
        </w:rPr>
        <w:t>تفويض</w:t>
      </w:r>
      <w:r w:rsidRPr="00DE6131">
        <w:rPr>
          <w:rFonts w:hint="cs"/>
          <w:rtl/>
        </w:rPr>
        <w:t xml:space="preserve"> </w:t>
      </w:r>
      <w:r w:rsidR="006943A2" w:rsidRPr="00DE6131">
        <w:rPr>
          <w:rFonts w:hint="cs"/>
          <w:rtl/>
        </w:rPr>
        <w:t>المرفق</w:t>
      </w:r>
      <w:r w:rsidRPr="00DE6131">
        <w:rPr>
          <w:rFonts w:hint="cs"/>
          <w:rtl/>
        </w:rPr>
        <w:t xml:space="preserve"> </w:t>
      </w:r>
      <w:r w:rsidR="006943A2" w:rsidRPr="00DE6131">
        <w:rPr>
          <w:rFonts w:hint="cs"/>
          <w:rtl/>
        </w:rPr>
        <w:t>العام</w:t>
      </w:r>
      <w:r w:rsidRPr="00DE6131">
        <w:rPr>
          <w:rFonts w:hint="cs"/>
          <w:rtl/>
        </w:rPr>
        <w:t xml:space="preserve"> </w:t>
      </w:r>
      <w:r w:rsidR="006943A2" w:rsidRPr="00DE6131">
        <w:rPr>
          <w:rFonts w:hint="cs"/>
          <w:rtl/>
        </w:rPr>
        <w:t>في</w:t>
      </w:r>
      <w:r w:rsidRPr="00DE6131">
        <w:rPr>
          <w:rFonts w:hint="cs"/>
          <w:rtl/>
        </w:rPr>
        <w:t xml:space="preserve"> </w:t>
      </w:r>
      <w:r w:rsidR="006943A2" w:rsidRPr="00DE6131">
        <w:rPr>
          <w:rFonts w:hint="cs"/>
          <w:rtl/>
        </w:rPr>
        <w:t>المادة</w:t>
      </w:r>
      <w:r w:rsidRPr="00DE6131">
        <w:rPr>
          <w:rFonts w:hint="cs"/>
          <w:rtl/>
        </w:rPr>
        <w:t xml:space="preserve"> </w:t>
      </w:r>
      <w:r w:rsidR="006943A2" w:rsidRPr="00DE6131">
        <w:rPr>
          <w:rFonts w:hint="cs"/>
          <w:rtl/>
        </w:rPr>
        <w:t>38</w:t>
      </w:r>
      <w:r w:rsidRPr="00DE6131">
        <w:rPr>
          <w:rFonts w:hint="cs"/>
          <w:rtl/>
        </w:rPr>
        <w:t xml:space="preserve"> </w:t>
      </w:r>
      <w:r w:rsidR="006943A2" w:rsidRPr="00DE6131">
        <w:rPr>
          <w:rFonts w:hint="cs"/>
          <w:rtl/>
        </w:rPr>
        <w:t>منه</w:t>
      </w:r>
      <w:r w:rsidRPr="00DE6131">
        <w:rPr>
          <w:rFonts w:hint="cs"/>
          <w:rtl/>
        </w:rPr>
        <w:t xml:space="preserve"> </w:t>
      </w:r>
      <w:r w:rsidR="006943A2" w:rsidRPr="00DE6131">
        <w:rPr>
          <w:rFonts w:hint="cs"/>
          <w:rtl/>
        </w:rPr>
        <w:t>على</w:t>
      </w:r>
      <w:r w:rsidRPr="00DE6131">
        <w:rPr>
          <w:rFonts w:hint="cs"/>
          <w:rtl/>
        </w:rPr>
        <w:t xml:space="preserve"> </w:t>
      </w:r>
      <w:r w:rsidR="006943A2" w:rsidRPr="00DE6131">
        <w:rPr>
          <w:rFonts w:hint="cs"/>
          <w:rtl/>
        </w:rPr>
        <w:t>أن</w:t>
      </w:r>
      <w:r w:rsidR="00383A88" w:rsidRPr="00DE6131">
        <w:rPr>
          <w:rFonts w:hint="cs"/>
          <w:rtl/>
        </w:rPr>
        <w:t>ه</w:t>
      </w:r>
      <w:r w:rsidR="006943A2" w:rsidRPr="00DE6131">
        <w:rPr>
          <w:rFonts w:hint="cs"/>
          <w:rtl/>
        </w:rPr>
        <w:t>:"</w:t>
      </w:r>
      <w:r w:rsidR="00383A88" w:rsidRPr="00DE6131">
        <w:rPr>
          <w:rFonts w:hint="cs"/>
          <w:rtl/>
        </w:rPr>
        <w:t xml:space="preserve"> العقد الذي يعهد بموجبه شخص من أ</w:t>
      </w:r>
      <w:r w:rsidR="00A04682">
        <w:rPr>
          <w:rFonts w:hint="cs"/>
          <w:rtl/>
        </w:rPr>
        <w:t>شخاص القانون العام الى شخص عام أ</w:t>
      </w:r>
      <w:r w:rsidR="00383A88" w:rsidRPr="00DE6131">
        <w:rPr>
          <w:rFonts w:hint="cs"/>
          <w:rtl/>
        </w:rPr>
        <w:t xml:space="preserve">و خاص إدارة مرفق </w:t>
      </w:r>
      <w:r w:rsidR="007E1552" w:rsidRPr="00DE6131">
        <w:rPr>
          <w:rFonts w:hint="cs"/>
          <w:rtl/>
        </w:rPr>
        <w:t>عام،</w:t>
      </w:r>
      <w:r w:rsidR="00383A88" w:rsidRPr="00DE6131">
        <w:rPr>
          <w:rFonts w:hint="cs"/>
          <w:rtl/>
        </w:rPr>
        <w:t xml:space="preserve"> بحيث يكون المقابل المالي الذي يحصل عليه هذا الأخير مرتبطا بصورة جوهرية بنتائج استغلال المرفق كما يمكن أن </w:t>
      </w:r>
      <w:r w:rsidR="008D23CB" w:rsidRPr="00DE6131">
        <w:rPr>
          <w:rFonts w:hint="cs"/>
          <w:rtl/>
        </w:rPr>
        <w:t>يعهد الى</w:t>
      </w:r>
      <w:r w:rsidR="00383A88" w:rsidRPr="00DE6131">
        <w:rPr>
          <w:rFonts w:hint="cs"/>
          <w:rtl/>
        </w:rPr>
        <w:t xml:space="preserve"> صاحب التفويض إقامة منشآت واكتساب أموال ضرورية للمرفق"</w:t>
      </w:r>
      <w:r w:rsidR="00383A88" w:rsidRPr="00DE6131">
        <w:rPr>
          <w:rStyle w:val="Appelnotedebasdep"/>
          <w:color w:val="000000" w:themeColor="text1"/>
          <w:rtl/>
        </w:rPr>
        <w:footnoteReference w:id="19"/>
      </w:r>
      <w:r w:rsidR="00255A70" w:rsidRPr="00DE6131">
        <w:rPr>
          <w:rFonts w:hint="cs"/>
          <w:highlight w:val="yellow"/>
          <w:rtl/>
        </w:rPr>
        <w:t xml:space="preserve"> </w:t>
      </w:r>
    </w:p>
    <w:p w14:paraId="30A57758" w14:textId="2C67FFD6" w:rsidR="00255A70" w:rsidRPr="00DE6131" w:rsidRDefault="003D56E1" w:rsidP="00AB33FD">
      <w:pPr>
        <w:rPr>
          <w:rtl/>
        </w:rPr>
      </w:pPr>
      <w:r w:rsidRPr="00DE6131">
        <w:rPr>
          <w:rFonts w:hint="cs"/>
          <w:rtl/>
        </w:rPr>
        <w:t>وفي</w:t>
      </w:r>
      <w:r w:rsidR="00255A70" w:rsidRPr="00DE6131">
        <w:rPr>
          <w:rFonts w:hint="cs"/>
          <w:rtl/>
        </w:rPr>
        <w:t xml:space="preserve"> فرنسا باعتبارها بلد المنشأ عرف الفقيه </w:t>
      </w:r>
      <w:r w:rsidR="00255A70" w:rsidRPr="00720485">
        <w:rPr>
          <w:sz w:val="24"/>
          <w:szCs w:val="24"/>
        </w:rPr>
        <w:t>BRACONIER</w:t>
      </w:r>
      <w:r w:rsidR="00255A70" w:rsidRPr="00DE6131">
        <w:rPr>
          <w:rFonts w:hint="cs"/>
          <w:rtl/>
        </w:rPr>
        <w:t xml:space="preserve"> عقد تفويض المرفق العام على </w:t>
      </w:r>
      <w:r w:rsidR="00720485">
        <w:rPr>
          <w:rFonts w:hint="cs"/>
          <w:rtl/>
        </w:rPr>
        <w:t>أ</w:t>
      </w:r>
      <w:r w:rsidR="00255A70" w:rsidRPr="00DE6131">
        <w:rPr>
          <w:rFonts w:hint="cs"/>
          <w:rtl/>
        </w:rPr>
        <w:t>نه '' عقد يفوض بموجبه شخص معنوي خاضع للقانون العام يسمى المفوض لمدة محددة بتسيير مرفق عام يتولى مسؤوليته شخص خاضع للقانون الخاص يسمى المفوض إليه''</w:t>
      </w:r>
      <w:r w:rsidR="006B4488" w:rsidRPr="00DE6131">
        <w:rPr>
          <w:rStyle w:val="Appelnotedebasdep"/>
          <w:color w:val="000000" w:themeColor="text1"/>
          <w:rtl/>
        </w:rPr>
        <w:footnoteReference w:id="20"/>
      </w:r>
      <w:r w:rsidR="00CD09BD" w:rsidRPr="00DE6131">
        <w:rPr>
          <w:rFonts w:hint="cs"/>
          <w:rtl/>
        </w:rPr>
        <w:t>، كما يعرفه</w:t>
      </w:r>
      <w:r w:rsidR="00255A70" w:rsidRPr="00DE6131">
        <w:rPr>
          <w:rFonts w:hint="cs"/>
          <w:rtl/>
        </w:rPr>
        <w:t xml:space="preserve"> الأستاذ </w:t>
      </w:r>
      <w:r w:rsidR="00255A70" w:rsidRPr="00DE6131">
        <w:rPr>
          <w:b/>
          <w:bCs/>
          <w:sz w:val="24"/>
          <w:szCs w:val="24"/>
        </w:rPr>
        <w:t>Drobenko</w:t>
      </w:r>
      <w:r w:rsidR="00255A70" w:rsidRPr="00DE6131">
        <w:rPr>
          <w:sz w:val="24"/>
          <w:szCs w:val="24"/>
          <w:rtl/>
        </w:rPr>
        <w:t xml:space="preserve"> </w:t>
      </w:r>
      <w:r w:rsidR="00255A70" w:rsidRPr="00DE6131">
        <w:rPr>
          <w:rFonts w:hint="cs"/>
          <w:rtl/>
        </w:rPr>
        <w:t xml:space="preserve">على </w:t>
      </w:r>
      <w:r w:rsidR="00EB114A">
        <w:rPr>
          <w:rFonts w:hint="cs"/>
          <w:rtl/>
        </w:rPr>
        <w:t>أ</w:t>
      </w:r>
      <w:r w:rsidR="00255A70" w:rsidRPr="00DE6131">
        <w:rPr>
          <w:rFonts w:hint="cs"/>
          <w:rtl/>
        </w:rPr>
        <w:t>نه ''العقد الذي يقوم بموجبه شخص عام مسؤول عن المرفق العام بتفويض مهمة تسيير هذا المرفق للمفوض له ويمكن أن يكون شخص عام أو شخص خاص، ويكون أجر المفوض له مرتبطا بنتائج استغلال المرفق</w:t>
      </w:r>
      <w:r w:rsidR="005F0C91" w:rsidRPr="00DE6131">
        <w:rPr>
          <w:rFonts w:hint="cs"/>
          <w:rtl/>
        </w:rPr>
        <w:t>"</w:t>
      </w:r>
      <w:r w:rsidR="00E04649">
        <w:rPr>
          <w:rStyle w:val="Appelnotedebasdep"/>
          <w:color w:val="000000" w:themeColor="text1"/>
          <w:rtl/>
        </w:rPr>
        <w:footnoteReference w:id="21"/>
      </w:r>
      <w:r w:rsidR="005F0C91" w:rsidRPr="00DE6131">
        <w:rPr>
          <w:rFonts w:hint="cs"/>
          <w:rtl/>
        </w:rPr>
        <w:t xml:space="preserve"> </w:t>
      </w:r>
    </w:p>
    <w:p w14:paraId="56E03885" w14:textId="59CF0439" w:rsidR="00255A70" w:rsidRPr="00DE6131" w:rsidRDefault="00CD09BD" w:rsidP="00AB33FD">
      <w:pPr>
        <w:rPr>
          <w:rFonts w:ascii="Constantia" w:eastAsia="Calibri" w:hAnsi="Constantia" w:cs="Arial"/>
          <w:sz w:val="20"/>
          <w:szCs w:val="20"/>
          <w:rtl/>
          <w:lang w:eastAsia="fr-FR"/>
        </w:rPr>
      </w:pPr>
      <w:r w:rsidRPr="00DE6131">
        <w:rPr>
          <w:rFonts w:hint="cs"/>
          <w:rtl/>
        </w:rPr>
        <w:t xml:space="preserve">وفي تعريف </w:t>
      </w:r>
      <w:r w:rsidR="00680676" w:rsidRPr="00DE6131">
        <w:rPr>
          <w:rFonts w:hint="cs"/>
          <w:rtl/>
        </w:rPr>
        <w:t>آخر لمقر</w:t>
      </w:r>
      <w:r w:rsidR="00680676" w:rsidRPr="00DE6131">
        <w:rPr>
          <w:rtl/>
        </w:rPr>
        <w:t>ر</w:t>
      </w:r>
      <w:r w:rsidR="00255A70" w:rsidRPr="00DE6131">
        <w:rPr>
          <w:rFonts w:hint="cs"/>
          <w:rtl/>
        </w:rPr>
        <w:t xml:space="preserve"> الجمعية الوطنية حول قانون </w:t>
      </w:r>
      <w:r w:rsidR="00255A70" w:rsidRPr="00DE6131">
        <w:t>sapin</w:t>
      </w:r>
      <w:r w:rsidR="00255A70" w:rsidRPr="00DE6131">
        <w:rPr>
          <w:rFonts w:hint="cs"/>
          <w:rtl/>
        </w:rPr>
        <w:t xml:space="preserve"> يقول ب</w:t>
      </w:r>
      <w:r w:rsidR="00720485">
        <w:rPr>
          <w:rFonts w:hint="cs"/>
          <w:rtl/>
        </w:rPr>
        <w:t>أ</w:t>
      </w:r>
      <w:r w:rsidR="00255A70" w:rsidRPr="00DE6131">
        <w:rPr>
          <w:rFonts w:hint="cs"/>
          <w:rtl/>
        </w:rPr>
        <w:t>ن '' تفويض المرفق العام سيمثل كل الحالات التي يكون فيها تنفيذ المرفق العام معهودا إلى الغير مهما كان النظام الذي يخضع له أو شكل تحقيقه للعائدات''</w:t>
      </w:r>
      <w:r w:rsidR="00573D83">
        <w:rPr>
          <w:rFonts w:hint="cs"/>
          <w:rtl/>
        </w:rPr>
        <w:t xml:space="preserve"> </w:t>
      </w:r>
      <w:r w:rsidR="00255A70" w:rsidRPr="00DE6131">
        <w:rPr>
          <w:rFonts w:hint="cs"/>
          <w:rtl/>
        </w:rPr>
        <w:t>وتعريفه في المادة الثانية من القانون رقم 1160-2001 الصادر في 11/11/2001 موافقا لمبادئ قانون سابان تقول بأنه ''عقد يعهد من خلاله شخص معنوي عام للغير</w:t>
      </w:r>
      <w:r w:rsidR="00945E47">
        <w:rPr>
          <w:rFonts w:hint="cs"/>
          <w:rtl/>
        </w:rPr>
        <w:t xml:space="preserve"> المفوض له </w:t>
      </w:r>
      <w:r w:rsidR="00255A70" w:rsidRPr="00DE6131">
        <w:rPr>
          <w:rFonts w:hint="cs"/>
          <w:rtl/>
        </w:rPr>
        <w:t xml:space="preserve">سواء كان عاما أو خاصا تحقيق مرفق عام هو مسؤول عنه بحيث تكون العائدات متصلة </w:t>
      </w:r>
      <w:r w:rsidR="00255A70" w:rsidRPr="00DE6131">
        <w:rPr>
          <w:rFonts w:hint="cs"/>
          <w:rtl/>
        </w:rPr>
        <w:lastRenderedPageBreak/>
        <w:t>بصورة جوهرية بنتائج استثمار المرفق</w:t>
      </w:r>
      <w:r w:rsidR="005821E9">
        <w:rPr>
          <w:rFonts w:hint="cs"/>
          <w:rtl/>
        </w:rPr>
        <w:t xml:space="preserve"> العام</w:t>
      </w:r>
      <w:r w:rsidR="00255A70" w:rsidRPr="00DE6131">
        <w:rPr>
          <w:rFonts w:hint="cs"/>
          <w:rtl/>
        </w:rPr>
        <w:t>، والمفوض له قد يكون مكلف ببناء منش</w:t>
      </w:r>
      <w:r w:rsidR="001E45A0" w:rsidRPr="00DE6131">
        <w:rPr>
          <w:rFonts w:hint="cs"/>
          <w:rtl/>
        </w:rPr>
        <w:t>آ</w:t>
      </w:r>
      <w:r w:rsidR="00255A70" w:rsidRPr="00DE6131">
        <w:rPr>
          <w:rFonts w:hint="cs"/>
          <w:rtl/>
        </w:rPr>
        <w:t>ت أو اكتساب أموال لازمة لتسيير المرفق''</w:t>
      </w:r>
      <w:r w:rsidR="002A6855">
        <w:rPr>
          <w:rStyle w:val="Appelnotedebasdep"/>
          <w:color w:val="000000" w:themeColor="text1"/>
          <w:rtl/>
        </w:rPr>
        <w:footnoteReference w:id="22"/>
      </w:r>
      <w:r w:rsidR="00C2736E" w:rsidRPr="00DE6131">
        <w:rPr>
          <w:rFonts w:hint="cs"/>
          <w:rtl/>
        </w:rPr>
        <w:t>.</w:t>
      </w:r>
      <w:r w:rsidR="00255A70" w:rsidRPr="00DE6131">
        <w:rPr>
          <w:rFonts w:hint="cs"/>
          <w:rtl/>
        </w:rPr>
        <w:t xml:space="preserve"> </w:t>
      </w:r>
    </w:p>
    <w:p w14:paraId="3F2A1D91" w14:textId="040939F5" w:rsidR="009A3E19" w:rsidRPr="00DE6131" w:rsidRDefault="00CE31F7" w:rsidP="00AB33FD">
      <w:pPr>
        <w:rPr>
          <w:rtl/>
        </w:rPr>
      </w:pPr>
      <w:r w:rsidRPr="00DE6131">
        <w:rPr>
          <w:rFonts w:hint="cs"/>
          <w:rtl/>
        </w:rPr>
        <w:t>بالإضاف</w:t>
      </w:r>
      <w:r w:rsidRPr="00DE6131">
        <w:rPr>
          <w:rtl/>
        </w:rPr>
        <w:t>ة</w:t>
      </w:r>
      <w:r w:rsidR="00713331" w:rsidRPr="00DE6131">
        <w:rPr>
          <w:rFonts w:hint="cs"/>
          <w:rtl/>
        </w:rPr>
        <w:t xml:space="preserve"> </w:t>
      </w:r>
      <w:r w:rsidRPr="00DE6131">
        <w:rPr>
          <w:rFonts w:hint="cs"/>
          <w:rtl/>
        </w:rPr>
        <w:t>الى</w:t>
      </w:r>
      <w:r w:rsidR="00713331" w:rsidRPr="00DE6131">
        <w:rPr>
          <w:rFonts w:hint="cs"/>
          <w:rtl/>
        </w:rPr>
        <w:t xml:space="preserve"> </w:t>
      </w:r>
      <w:r w:rsidRPr="00DE6131">
        <w:rPr>
          <w:rFonts w:hint="cs"/>
          <w:rtl/>
        </w:rPr>
        <w:t>ذلك</w:t>
      </w:r>
      <w:r w:rsidR="00713331" w:rsidRPr="00DE6131">
        <w:rPr>
          <w:rFonts w:hint="cs"/>
          <w:rtl/>
        </w:rPr>
        <w:t xml:space="preserve"> </w:t>
      </w:r>
      <w:r w:rsidRPr="00DE6131">
        <w:rPr>
          <w:rFonts w:hint="cs"/>
          <w:rtl/>
        </w:rPr>
        <w:t>فقد</w:t>
      </w:r>
      <w:r w:rsidR="00713331" w:rsidRPr="00DE6131">
        <w:rPr>
          <w:rFonts w:hint="cs"/>
          <w:rtl/>
        </w:rPr>
        <w:t xml:space="preserve"> </w:t>
      </w:r>
      <w:r w:rsidR="009A3E19" w:rsidRPr="00DE6131">
        <w:rPr>
          <w:rFonts w:hint="cs"/>
          <w:rtl/>
        </w:rPr>
        <w:t>عالج</w:t>
      </w:r>
      <w:r w:rsidR="00713331" w:rsidRPr="00DE6131">
        <w:rPr>
          <w:rFonts w:hint="cs"/>
          <w:rtl/>
        </w:rPr>
        <w:t xml:space="preserve"> </w:t>
      </w:r>
      <w:r w:rsidR="009A3E19" w:rsidRPr="00DE6131">
        <w:rPr>
          <w:rFonts w:hint="cs"/>
          <w:rtl/>
        </w:rPr>
        <w:t>الفقه</w:t>
      </w:r>
      <w:r w:rsidR="00713331" w:rsidRPr="00DE6131">
        <w:rPr>
          <w:rFonts w:hint="cs"/>
          <w:rtl/>
        </w:rPr>
        <w:t xml:space="preserve"> </w:t>
      </w:r>
      <w:r w:rsidR="009A3E19" w:rsidRPr="00DE6131">
        <w:rPr>
          <w:rFonts w:hint="cs"/>
          <w:rtl/>
        </w:rPr>
        <w:t>الفرنسي</w:t>
      </w:r>
      <w:r w:rsidR="00713331" w:rsidRPr="00DE6131">
        <w:rPr>
          <w:rFonts w:hint="cs"/>
          <w:rtl/>
        </w:rPr>
        <w:t xml:space="preserve"> </w:t>
      </w:r>
      <w:r w:rsidR="009A3E19" w:rsidRPr="00DE6131">
        <w:rPr>
          <w:rFonts w:hint="cs"/>
          <w:rtl/>
        </w:rPr>
        <w:t>الحديث</w:t>
      </w:r>
      <w:r w:rsidR="00713331" w:rsidRPr="00DE6131">
        <w:rPr>
          <w:rFonts w:hint="cs"/>
          <w:rtl/>
        </w:rPr>
        <w:t xml:space="preserve"> </w:t>
      </w:r>
      <w:r w:rsidR="009A3E19" w:rsidRPr="00DE6131">
        <w:rPr>
          <w:rFonts w:hint="cs"/>
          <w:rtl/>
        </w:rPr>
        <w:t>مسألة</w:t>
      </w:r>
      <w:r w:rsidR="00713331" w:rsidRPr="00DE6131">
        <w:rPr>
          <w:rFonts w:hint="cs"/>
          <w:rtl/>
        </w:rPr>
        <w:t xml:space="preserve"> </w:t>
      </w:r>
      <w:r w:rsidR="00CC0B9D" w:rsidRPr="00DE6131">
        <w:rPr>
          <w:rFonts w:hint="cs"/>
          <w:rtl/>
        </w:rPr>
        <w:t>ال</w:t>
      </w:r>
      <w:r w:rsidR="009A3E19" w:rsidRPr="00DE6131">
        <w:rPr>
          <w:rFonts w:hint="cs"/>
          <w:rtl/>
        </w:rPr>
        <w:t>تفويض</w:t>
      </w:r>
      <w:r w:rsidR="00713331" w:rsidRPr="00DE6131">
        <w:rPr>
          <w:rFonts w:hint="cs"/>
          <w:rtl/>
        </w:rPr>
        <w:t xml:space="preserve"> </w:t>
      </w:r>
      <w:r w:rsidR="009A3E19" w:rsidRPr="00DE6131">
        <w:rPr>
          <w:rFonts w:hint="cs"/>
          <w:rtl/>
        </w:rPr>
        <w:t>باعتبارها</w:t>
      </w:r>
      <w:r w:rsidR="00713331" w:rsidRPr="00DE6131">
        <w:rPr>
          <w:rFonts w:hint="cs"/>
          <w:rtl/>
        </w:rPr>
        <w:t xml:space="preserve"> </w:t>
      </w:r>
      <w:r w:rsidR="009A3E19" w:rsidRPr="00DE6131">
        <w:rPr>
          <w:rFonts w:hint="cs"/>
          <w:rtl/>
        </w:rPr>
        <w:t>الصورة</w:t>
      </w:r>
      <w:r w:rsidR="00713331" w:rsidRPr="00DE6131">
        <w:rPr>
          <w:rFonts w:hint="cs"/>
          <w:rtl/>
        </w:rPr>
        <w:t xml:space="preserve"> </w:t>
      </w:r>
      <w:r w:rsidR="009A3E19" w:rsidRPr="00DE6131">
        <w:rPr>
          <w:rFonts w:hint="cs"/>
          <w:rtl/>
        </w:rPr>
        <w:t>المتطورة</w:t>
      </w:r>
      <w:r w:rsidR="00713331" w:rsidRPr="00DE6131">
        <w:rPr>
          <w:rFonts w:hint="cs"/>
          <w:rtl/>
        </w:rPr>
        <w:t xml:space="preserve"> </w:t>
      </w:r>
      <w:r w:rsidR="009A3E19" w:rsidRPr="00DE6131">
        <w:rPr>
          <w:rFonts w:hint="cs"/>
          <w:rtl/>
        </w:rPr>
        <w:t>لامتياز</w:t>
      </w:r>
      <w:r w:rsidR="00713331" w:rsidRPr="00DE6131">
        <w:rPr>
          <w:rFonts w:hint="cs"/>
          <w:rtl/>
        </w:rPr>
        <w:t xml:space="preserve"> </w:t>
      </w:r>
      <w:r w:rsidR="009A3E19" w:rsidRPr="00DE6131">
        <w:rPr>
          <w:rFonts w:hint="cs"/>
          <w:rtl/>
        </w:rPr>
        <w:t>المرفق</w:t>
      </w:r>
      <w:r w:rsidR="00713331" w:rsidRPr="00DE6131">
        <w:rPr>
          <w:rFonts w:hint="cs"/>
          <w:rtl/>
        </w:rPr>
        <w:t xml:space="preserve"> </w:t>
      </w:r>
      <w:r w:rsidR="009A3E19" w:rsidRPr="00DE6131">
        <w:rPr>
          <w:rFonts w:hint="cs"/>
          <w:rtl/>
        </w:rPr>
        <w:t>العام</w:t>
      </w:r>
      <w:r w:rsidR="00713331" w:rsidRPr="00DE6131">
        <w:rPr>
          <w:rFonts w:hint="cs"/>
          <w:rtl/>
        </w:rPr>
        <w:t xml:space="preserve"> </w:t>
      </w:r>
      <w:r w:rsidRPr="00DE6131">
        <w:rPr>
          <w:rFonts w:hint="cs"/>
          <w:rtl/>
        </w:rPr>
        <w:t>وامتدادا</w:t>
      </w:r>
      <w:r w:rsidR="00713331" w:rsidRPr="00DE6131">
        <w:rPr>
          <w:rFonts w:hint="cs"/>
          <w:rtl/>
        </w:rPr>
        <w:t xml:space="preserve"> </w:t>
      </w:r>
      <w:r w:rsidRPr="00DE6131">
        <w:rPr>
          <w:rFonts w:hint="cs"/>
          <w:rtl/>
        </w:rPr>
        <w:t>لها،</w:t>
      </w:r>
      <w:r w:rsidR="00713331" w:rsidRPr="00DE6131">
        <w:rPr>
          <w:rFonts w:hint="cs"/>
          <w:rtl/>
        </w:rPr>
        <w:t xml:space="preserve"> </w:t>
      </w:r>
      <w:r w:rsidRPr="00DE6131">
        <w:rPr>
          <w:rFonts w:hint="cs"/>
          <w:rtl/>
        </w:rPr>
        <w:t>ف</w:t>
      </w:r>
      <w:r w:rsidR="009A3E19" w:rsidRPr="00DE6131">
        <w:rPr>
          <w:rFonts w:hint="cs"/>
          <w:rtl/>
        </w:rPr>
        <w:t>نظم</w:t>
      </w:r>
      <w:r w:rsidR="00713331" w:rsidRPr="00DE6131">
        <w:rPr>
          <w:rFonts w:hint="cs"/>
          <w:rtl/>
        </w:rPr>
        <w:t xml:space="preserve"> </w:t>
      </w:r>
      <w:r w:rsidR="009A3E19" w:rsidRPr="00DE6131">
        <w:rPr>
          <w:rFonts w:hint="cs"/>
          <w:rtl/>
        </w:rPr>
        <w:t>قانونا</w:t>
      </w:r>
      <w:r w:rsidR="00713331" w:rsidRPr="00DE6131">
        <w:rPr>
          <w:rFonts w:hint="cs"/>
          <w:rtl/>
        </w:rPr>
        <w:t xml:space="preserve"> </w:t>
      </w:r>
      <w:r w:rsidR="009A3E19" w:rsidRPr="00DE6131">
        <w:rPr>
          <w:rFonts w:hint="cs"/>
          <w:rtl/>
        </w:rPr>
        <w:t>سابان</w:t>
      </w:r>
      <w:r w:rsidR="00713331" w:rsidRPr="00DE6131">
        <w:rPr>
          <w:rFonts w:hint="cs"/>
          <w:rtl/>
        </w:rPr>
        <w:t xml:space="preserve"> </w:t>
      </w:r>
      <w:r w:rsidR="009A3E19" w:rsidRPr="00DE6131">
        <w:rPr>
          <w:rFonts w:hint="cs"/>
          <w:rtl/>
        </w:rPr>
        <w:t>كيفية</w:t>
      </w:r>
      <w:r w:rsidR="00713331" w:rsidRPr="00DE6131">
        <w:rPr>
          <w:rFonts w:hint="cs"/>
          <w:rtl/>
        </w:rPr>
        <w:t xml:space="preserve"> </w:t>
      </w:r>
      <w:r w:rsidR="009A3E19" w:rsidRPr="00DE6131">
        <w:rPr>
          <w:rFonts w:hint="cs"/>
          <w:rtl/>
        </w:rPr>
        <w:t>إدارة</w:t>
      </w:r>
      <w:r w:rsidR="00713331" w:rsidRPr="00DE6131">
        <w:rPr>
          <w:rFonts w:hint="cs"/>
          <w:rtl/>
        </w:rPr>
        <w:t xml:space="preserve"> </w:t>
      </w:r>
      <w:r w:rsidR="009A3E19" w:rsidRPr="00DE6131">
        <w:rPr>
          <w:rFonts w:hint="cs"/>
          <w:rtl/>
        </w:rPr>
        <w:t>السلطة</w:t>
      </w:r>
      <w:r w:rsidR="00713331" w:rsidRPr="00DE6131">
        <w:rPr>
          <w:rFonts w:hint="cs"/>
          <w:rtl/>
        </w:rPr>
        <w:t xml:space="preserve"> </w:t>
      </w:r>
      <w:r w:rsidR="009A3E19" w:rsidRPr="00DE6131">
        <w:rPr>
          <w:rFonts w:hint="cs"/>
          <w:rtl/>
        </w:rPr>
        <w:t>المفوضة</w:t>
      </w:r>
      <w:r w:rsidR="00713331" w:rsidRPr="00DE6131">
        <w:rPr>
          <w:rFonts w:hint="cs"/>
          <w:rtl/>
        </w:rPr>
        <w:t xml:space="preserve"> </w:t>
      </w:r>
      <w:r w:rsidR="009A3E19" w:rsidRPr="00DE6131">
        <w:rPr>
          <w:rFonts w:hint="cs"/>
          <w:rtl/>
        </w:rPr>
        <w:t>لعقد</w:t>
      </w:r>
      <w:r w:rsidR="00713331" w:rsidRPr="00DE6131">
        <w:rPr>
          <w:rFonts w:hint="cs"/>
          <w:rtl/>
        </w:rPr>
        <w:t xml:space="preserve"> </w:t>
      </w:r>
      <w:r w:rsidR="009A3E19" w:rsidRPr="00DE6131">
        <w:rPr>
          <w:rFonts w:hint="cs"/>
          <w:rtl/>
        </w:rPr>
        <w:t>التزام</w:t>
      </w:r>
      <w:r w:rsidR="00713331" w:rsidRPr="00DE6131">
        <w:rPr>
          <w:rFonts w:hint="cs"/>
          <w:rtl/>
        </w:rPr>
        <w:t xml:space="preserve"> </w:t>
      </w:r>
      <w:r w:rsidR="009A3E19" w:rsidRPr="00DE6131">
        <w:rPr>
          <w:rFonts w:hint="cs"/>
          <w:rtl/>
        </w:rPr>
        <w:t>المرفق</w:t>
      </w:r>
      <w:r w:rsidR="00713331" w:rsidRPr="00DE6131">
        <w:rPr>
          <w:rFonts w:hint="cs"/>
          <w:rtl/>
        </w:rPr>
        <w:t xml:space="preserve"> </w:t>
      </w:r>
      <w:r w:rsidR="009A3E19" w:rsidRPr="00DE6131">
        <w:rPr>
          <w:rFonts w:hint="cs"/>
          <w:rtl/>
        </w:rPr>
        <w:t>العام</w:t>
      </w:r>
      <w:r w:rsidR="00713331" w:rsidRPr="00DE6131">
        <w:rPr>
          <w:rFonts w:hint="cs"/>
          <w:rtl/>
        </w:rPr>
        <w:t xml:space="preserve"> </w:t>
      </w:r>
      <w:r w:rsidR="009A3E19" w:rsidRPr="00DE6131">
        <w:rPr>
          <w:rFonts w:hint="cs"/>
          <w:rtl/>
        </w:rPr>
        <w:t>عن</w:t>
      </w:r>
      <w:r w:rsidR="00713331" w:rsidRPr="00DE6131">
        <w:rPr>
          <w:rFonts w:hint="cs"/>
          <w:rtl/>
        </w:rPr>
        <w:t xml:space="preserve"> </w:t>
      </w:r>
      <w:r w:rsidR="009A3E19" w:rsidRPr="00DE6131">
        <w:rPr>
          <w:rFonts w:hint="cs"/>
          <w:rtl/>
        </w:rPr>
        <w:t>طريق</w:t>
      </w:r>
      <w:r w:rsidR="00713331" w:rsidRPr="00DE6131">
        <w:rPr>
          <w:rFonts w:hint="cs"/>
          <w:rtl/>
        </w:rPr>
        <w:t xml:space="preserve"> </w:t>
      </w:r>
      <w:r w:rsidR="009A3E19" w:rsidRPr="00DE6131">
        <w:rPr>
          <w:rFonts w:hint="cs"/>
          <w:rtl/>
        </w:rPr>
        <w:t>تقنية</w:t>
      </w:r>
      <w:r w:rsidR="00713331" w:rsidRPr="00DE6131">
        <w:rPr>
          <w:rFonts w:hint="cs"/>
          <w:rtl/>
        </w:rPr>
        <w:t xml:space="preserve"> </w:t>
      </w:r>
      <w:r w:rsidR="009A3E19" w:rsidRPr="00DE6131">
        <w:rPr>
          <w:rFonts w:hint="cs"/>
          <w:rtl/>
        </w:rPr>
        <w:t>التفويض</w:t>
      </w:r>
      <w:r w:rsidR="00713331" w:rsidRPr="00DE6131">
        <w:rPr>
          <w:rFonts w:hint="cs"/>
          <w:rtl/>
        </w:rPr>
        <w:t xml:space="preserve"> </w:t>
      </w:r>
      <w:r w:rsidR="009A3E19" w:rsidRPr="00DE6131">
        <w:rPr>
          <w:rFonts w:hint="cs"/>
          <w:rtl/>
        </w:rPr>
        <w:t>حيث</w:t>
      </w:r>
      <w:r w:rsidR="00713331" w:rsidRPr="00DE6131">
        <w:rPr>
          <w:rFonts w:hint="cs"/>
          <w:rtl/>
        </w:rPr>
        <w:t xml:space="preserve"> </w:t>
      </w:r>
      <w:r w:rsidR="009A3E19" w:rsidRPr="00DE6131">
        <w:rPr>
          <w:rFonts w:hint="cs"/>
          <w:rtl/>
        </w:rPr>
        <w:t>يرى</w:t>
      </w:r>
      <w:r w:rsidR="00713331" w:rsidRPr="00DE6131">
        <w:rPr>
          <w:rFonts w:hint="cs"/>
          <w:rtl/>
        </w:rPr>
        <w:t xml:space="preserve"> </w:t>
      </w:r>
      <w:r w:rsidR="009A3E19" w:rsidRPr="00DE6131">
        <w:rPr>
          <w:rFonts w:hint="cs"/>
          <w:rtl/>
        </w:rPr>
        <w:t>البعض</w:t>
      </w:r>
      <w:r w:rsidR="00713331" w:rsidRPr="00DE6131">
        <w:rPr>
          <w:rFonts w:hint="cs"/>
          <w:rtl/>
        </w:rPr>
        <w:t xml:space="preserve"> </w:t>
      </w:r>
      <w:r w:rsidR="009A3E19" w:rsidRPr="00DE6131">
        <w:rPr>
          <w:rFonts w:hint="cs"/>
          <w:rtl/>
        </w:rPr>
        <w:t>أن</w:t>
      </w:r>
      <w:r w:rsidR="00713331" w:rsidRPr="00DE6131">
        <w:rPr>
          <w:rFonts w:hint="cs"/>
          <w:rtl/>
        </w:rPr>
        <w:t xml:space="preserve"> </w:t>
      </w:r>
      <w:r w:rsidR="009A3E19" w:rsidRPr="00DE6131">
        <w:rPr>
          <w:rFonts w:hint="cs"/>
          <w:rtl/>
        </w:rPr>
        <w:t>التسيير</w:t>
      </w:r>
      <w:r w:rsidR="00713331" w:rsidRPr="00DE6131">
        <w:rPr>
          <w:rFonts w:hint="cs"/>
          <w:rtl/>
        </w:rPr>
        <w:t xml:space="preserve"> </w:t>
      </w:r>
      <w:r w:rsidR="009A3E19" w:rsidRPr="00DE6131">
        <w:rPr>
          <w:rFonts w:hint="cs"/>
          <w:rtl/>
        </w:rPr>
        <w:t>المفوض</w:t>
      </w:r>
      <w:r w:rsidR="00713331" w:rsidRPr="00DE6131">
        <w:rPr>
          <w:rFonts w:hint="cs"/>
          <w:rtl/>
        </w:rPr>
        <w:t xml:space="preserve"> </w:t>
      </w:r>
      <w:r w:rsidR="009A3E19" w:rsidRPr="00DE6131">
        <w:rPr>
          <w:rFonts w:hint="cs"/>
          <w:rtl/>
        </w:rPr>
        <w:t>هو</w:t>
      </w:r>
      <w:r w:rsidR="00713331" w:rsidRPr="00DE6131">
        <w:rPr>
          <w:rFonts w:hint="cs"/>
          <w:rtl/>
        </w:rPr>
        <w:t xml:space="preserve"> </w:t>
      </w:r>
      <w:r w:rsidR="009A3E19" w:rsidRPr="00DE6131">
        <w:rPr>
          <w:rFonts w:hint="cs"/>
          <w:rtl/>
        </w:rPr>
        <w:t>إدارة</w:t>
      </w:r>
      <w:r w:rsidR="00713331" w:rsidRPr="00DE6131">
        <w:rPr>
          <w:rFonts w:hint="cs"/>
          <w:rtl/>
        </w:rPr>
        <w:t xml:space="preserve"> </w:t>
      </w:r>
      <w:r w:rsidR="0041530E">
        <w:rPr>
          <w:rFonts w:hint="cs"/>
          <w:rtl/>
        </w:rPr>
        <w:t>المرفق</w:t>
      </w:r>
      <w:r w:rsidR="00713331" w:rsidRPr="00DE6131">
        <w:rPr>
          <w:rFonts w:hint="cs"/>
          <w:rtl/>
        </w:rPr>
        <w:t xml:space="preserve"> </w:t>
      </w:r>
      <w:r w:rsidR="009A3E19" w:rsidRPr="00DE6131">
        <w:rPr>
          <w:rFonts w:hint="cs"/>
          <w:rtl/>
        </w:rPr>
        <w:t>العام</w:t>
      </w:r>
      <w:r w:rsidR="00713331" w:rsidRPr="00DE6131">
        <w:rPr>
          <w:rFonts w:hint="cs"/>
          <w:rtl/>
        </w:rPr>
        <w:t xml:space="preserve"> </w:t>
      </w:r>
      <w:r w:rsidR="009A3E19" w:rsidRPr="00DE6131">
        <w:rPr>
          <w:rFonts w:hint="cs"/>
          <w:rtl/>
        </w:rPr>
        <w:t>بواسط</w:t>
      </w:r>
      <w:r w:rsidR="00C04401" w:rsidRPr="00DE6131">
        <w:rPr>
          <w:rFonts w:hint="cs"/>
          <w:rtl/>
        </w:rPr>
        <w:t>ـــ</w:t>
      </w:r>
      <w:r w:rsidR="009A3E19" w:rsidRPr="00DE6131">
        <w:rPr>
          <w:rFonts w:hint="cs"/>
          <w:rtl/>
        </w:rPr>
        <w:t>ة</w:t>
      </w:r>
      <w:r w:rsidR="00713331" w:rsidRPr="00DE6131">
        <w:rPr>
          <w:rFonts w:hint="cs"/>
          <w:rtl/>
        </w:rPr>
        <w:t xml:space="preserve"> </w:t>
      </w:r>
      <w:r w:rsidR="009A3E19" w:rsidRPr="00DE6131">
        <w:rPr>
          <w:rFonts w:hint="cs"/>
          <w:rtl/>
        </w:rPr>
        <w:t>شخ</w:t>
      </w:r>
      <w:r w:rsidR="00C04401" w:rsidRPr="00DE6131">
        <w:rPr>
          <w:rFonts w:hint="cs"/>
          <w:rtl/>
        </w:rPr>
        <w:t>ـ</w:t>
      </w:r>
      <w:r w:rsidR="009A3E19" w:rsidRPr="00DE6131">
        <w:rPr>
          <w:rFonts w:hint="cs"/>
          <w:rtl/>
        </w:rPr>
        <w:t>ص</w:t>
      </w:r>
      <w:r w:rsidR="00713331" w:rsidRPr="00DE6131">
        <w:rPr>
          <w:rFonts w:hint="cs"/>
          <w:rtl/>
        </w:rPr>
        <w:t xml:space="preserve"> </w:t>
      </w:r>
      <w:r w:rsidR="009A3E19" w:rsidRPr="00DE6131">
        <w:rPr>
          <w:rFonts w:hint="cs"/>
          <w:rtl/>
        </w:rPr>
        <w:t>معن</w:t>
      </w:r>
      <w:r w:rsidR="00492696">
        <w:rPr>
          <w:rFonts w:hint="cs"/>
          <w:rtl/>
        </w:rPr>
        <w:t>ـ</w:t>
      </w:r>
      <w:r w:rsidR="00C04401" w:rsidRPr="00DE6131">
        <w:rPr>
          <w:rFonts w:hint="cs"/>
          <w:rtl/>
        </w:rPr>
        <w:t>ـ</w:t>
      </w:r>
      <w:r w:rsidR="009A3E19" w:rsidRPr="00DE6131">
        <w:rPr>
          <w:rFonts w:hint="cs"/>
          <w:rtl/>
        </w:rPr>
        <w:t>وي</w:t>
      </w:r>
      <w:r w:rsidR="00713331" w:rsidRPr="00DE6131">
        <w:rPr>
          <w:rFonts w:hint="cs"/>
          <w:rtl/>
        </w:rPr>
        <w:t xml:space="preserve"> </w:t>
      </w:r>
      <w:r w:rsidR="009A3E19" w:rsidRPr="00DE6131">
        <w:rPr>
          <w:rFonts w:hint="cs"/>
          <w:rtl/>
        </w:rPr>
        <w:t>غير</w:t>
      </w:r>
      <w:r w:rsidR="00713331" w:rsidRPr="00DE6131">
        <w:rPr>
          <w:rFonts w:hint="cs"/>
          <w:rtl/>
        </w:rPr>
        <w:t xml:space="preserve"> </w:t>
      </w:r>
      <w:r w:rsidR="009A3E19" w:rsidRPr="00DE6131">
        <w:rPr>
          <w:rFonts w:hint="cs"/>
          <w:rtl/>
        </w:rPr>
        <w:t>الجه</w:t>
      </w:r>
      <w:r w:rsidR="00C04401" w:rsidRPr="00DE6131">
        <w:rPr>
          <w:rFonts w:hint="cs"/>
          <w:rtl/>
        </w:rPr>
        <w:t>ـــ</w:t>
      </w:r>
      <w:r w:rsidR="009A3E19" w:rsidRPr="00DE6131">
        <w:rPr>
          <w:rFonts w:hint="cs"/>
          <w:rtl/>
        </w:rPr>
        <w:t>ة</w:t>
      </w:r>
      <w:r w:rsidR="00713331" w:rsidRPr="00DE6131">
        <w:rPr>
          <w:rFonts w:hint="cs"/>
          <w:rtl/>
        </w:rPr>
        <w:t xml:space="preserve"> </w:t>
      </w:r>
      <w:r w:rsidR="00753B55" w:rsidRPr="00DE6131">
        <w:rPr>
          <w:rFonts w:hint="cs"/>
          <w:rtl/>
        </w:rPr>
        <w:t>المانحة</w:t>
      </w:r>
      <w:r w:rsidR="00713331" w:rsidRPr="00DE6131">
        <w:rPr>
          <w:rFonts w:hint="cs"/>
          <w:rtl/>
        </w:rPr>
        <w:t xml:space="preserve"> </w:t>
      </w:r>
      <w:r w:rsidR="009A3E19" w:rsidRPr="00DE6131">
        <w:rPr>
          <w:rFonts w:hint="cs"/>
          <w:rtl/>
        </w:rPr>
        <w:t>أو</w:t>
      </w:r>
      <w:r w:rsidR="00713331" w:rsidRPr="00DE6131">
        <w:rPr>
          <w:rFonts w:hint="cs"/>
          <w:rtl/>
        </w:rPr>
        <w:t xml:space="preserve"> </w:t>
      </w:r>
      <w:r w:rsidR="009A3E19" w:rsidRPr="00DE6131">
        <w:rPr>
          <w:rFonts w:hint="cs"/>
          <w:rtl/>
        </w:rPr>
        <w:t>المؤسسة</w:t>
      </w:r>
      <w:r w:rsidR="00713331" w:rsidRPr="00DE6131">
        <w:rPr>
          <w:rFonts w:hint="cs"/>
          <w:rtl/>
        </w:rPr>
        <w:t xml:space="preserve"> </w:t>
      </w:r>
      <w:r w:rsidR="009A3E19" w:rsidRPr="00DE6131">
        <w:rPr>
          <w:rFonts w:hint="cs"/>
          <w:rtl/>
        </w:rPr>
        <w:t>العامة</w:t>
      </w:r>
      <w:r w:rsidR="00713331" w:rsidRPr="00DE6131">
        <w:rPr>
          <w:rFonts w:hint="cs"/>
          <w:rtl/>
        </w:rPr>
        <w:t xml:space="preserve"> </w:t>
      </w:r>
      <w:r w:rsidR="009A3E19" w:rsidRPr="00DE6131">
        <w:rPr>
          <w:rFonts w:hint="cs"/>
          <w:rtl/>
        </w:rPr>
        <w:t>التي</w:t>
      </w:r>
      <w:r w:rsidR="00713331" w:rsidRPr="00DE6131">
        <w:rPr>
          <w:rFonts w:hint="cs"/>
          <w:rtl/>
        </w:rPr>
        <w:t xml:space="preserve"> </w:t>
      </w:r>
      <w:r w:rsidR="009A3E19" w:rsidRPr="00DE6131">
        <w:rPr>
          <w:rFonts w:hint="cs"/>
          <w:rtl/>
        </w:rPr>
        <w:t>تنشأ</w:t>
      </w:r>
      <w:r w:rsidR="00713331" w:rsidRPr="00DE6131">
        <w:rPr>
          <w:rFonts w:hint="cs"/>
          <w:rtl/>
        </w:rPr>
        <w:t xml:space="preserve"> </w:t>
      </w:r>
      <w:r w:rsidR="009A3E19" w:rsidRPr="00DE6131">
        <w:rPr>
          <w:rFonts w:hint="cs"/>
          <w:rtl/>
        </w:rPr>
        <w:t>لهذا</w:t>
      </w:r>
      <w:r w:rsidR="00713331" w:rsidRPr="00DE6131">
        <w:rPr>
          <w:rFonts w:hint="cs"/>
          <w:rtl/>
        </w:rPr>
        <w:t xml:space="preserve"> </w:t>
      </w:r>
      <w:r w:rsidR="009A3E19" w:rsidRPr="00DE6131">
        <w:rPr>
          <w:rFonts w:hint="cs"/>
          <w:rtl/>
        </w:rPr>
        <w:t>الغرض</w:t>
      </w:r>
      <w:r w:rsidR="00713331" w:rsidRPr="00DE6131">
        <w:rPr>
          <w:rFonts w:hint="cs"/>
          <w:rtl/>
        </w:rPr>
        <w:t xml:space="preserve"> </w:t>
      </w:r>
      <w:r w:rsidR="009A3E19" w:rsidRPr="00DE6131">
        <w:rPr>
          <w:rFonts w:hint="cs"/>
          <w:rtl/>
        </w:rPr>
        <w:t>وأن</w:t>
      </w:r>
      <w:r w:rsidR="00713331" w:rsidRPr="00DE6131">
        <w:rPr>
          <w:rFonts w:hint="cs"/>
          <w:rtl/>
        </w:rPr>
        <w:t xml:space="preserve"> </w:t>
      </w:r>
      <w:r w:rsidR="009A3E19" w:rsidRPr="00DE6131">
        <w:rPr>
          <w:rFonts w:hint="cs"/>
          <w:rtl/>
        </w:rPr>
        <w:t>المفوض</w:t>
      </w:r>
      <w:r w:rsidR="00713331" w:rsidRPr="00DE6131">
        <w:rPr>
          <w:rFonts w:hint="cs"/>
          <w:rtl/>
        </w:rPr>
        <w:t xml:space="preserve"> </w:t>
      </w:r>
      <w:r w:rsidR="009A3E19" w:rsidRPr="00DE6131">
        <w:rPr>
          <w:rFonts w:hint="cs"/>
          <w:rtl/>
        </w:rPr>
        <w:t>له</w:t>
      </w:r>
      <w:r w:rsidR="00713331" w:rsidRPr="00DE6131">
        <w:rPr>
          <w:rFonts w:hint="cs"/>
          <w:rtl/>
        </w:rPr>
        <w:t xml:space="preserve"> </w:t>
      </w:r>
      <w:r w:rsidR="009A3E19" w:rsidRPr="00DE6131">
        <w:rPr>
          <w:rFonts w:hint="cs"/>
          <w:rtl/>
        </w:rPr>
        <w:t>عادة</w:t>
      </w:r>
      <w:r w:rsidR="00713331" w:rsidRPr="00DE6131">
        <w:rPr>
          <w:rFonts w:hint="cs"/>
          <w:rtl/>
        </w:rPr>
        <w:t xml:space="preserve"> </w:t>
      </w:r>
      <w:r w:rsidR="009A3E19" w:rsidRPr="00DE6131">
        <w:rPr>
          <w:rFonts w:hint="cs"/>
          <w:rtl/>
        </w:rPr>
        <w:t>ما</w:t>
      </w:r>
      <w:r w:rsidR="00713331" w:rsidRPr="00DE6131">
        <w:rPr>
          <w:rFonts w:hint="cs"/>
          <w:rtl/>
        </w:rPr>
        <w:t xml:space="preserve"> </w:t>
      </w:r>
      <w:r w:rsidR="009A3E19" w:rsidRPr="00DE6131">
        <w:rPr>
          <w:rFonts w:hint="cs"/>
          <w:rtl/>
        </w:rPr>
        <w:t>يكون</w:t>
      </w:r>
      <w:r w:rsidR="00713331" w:rsidRPr="00DE6131">
        <w:rPr>
          <w:rFonts w:hint="cs"/>
          <w:rtl/>
        </w:rPr>
        <w:t xml:space="preserve"> </w:t>
      </w:r>
      <w:r w:rsidR="009A3E19" w:rsidRPr="00DE6131">
        <w:rPr>
          <w:rFonts w:hint="cs"/>
          <w:rtl/>
        </w:rPr>
        <w:t>من</w:t>
      </w:r>
      <w:r w:rsidR="00713331" w:rsidRPr="00DE6131">
        <w:rPr>
          <w:rFonts w:hint="cs"/>
          <w:rtl/>
        </w:rPr>
        <w:t xml:space="preserve"> </w:t>
      </w:r>
      <w:r w:rsidR="009A3E19" w:rsidRPr="00DE6131">
        <w:rPr>
          <w:rFonts w:hint="cs"/>
          <w:rtl/>
        </w:rPr>
        <w:t>أشخاص</w:t>
      </w:r>
      <w:r w:rsidR="00713331" w:rsidRPr="00DE6131">
        <w:rPr>
          <w:rFonts w:hint="cs"/>
          <w:rtl/>
        </w:rPr>
        <w:t xml:space="preserve"> </w:t>
      </w:r>
      <w:r w:rsidR="009A3E19" w:rsidRPr="00DE6131">
        <w:rPr>
          <w:rFonts w:hint="cs"/>
          <w:rtl/>
        </w:rPr>
        <w:t>القانون</w:t>
      </w:r>
      <w:r w:rsidR="00713331" w:rsidRPr="00DE6131">
        <w:rPr>
          <w:rFonts w:hint="cs"/>
          <w:rtl/>
        </w:rPr>
        <w:t xml:space="preserve"> </w:t>
      </w:r>
      <w:r w:rsidR="009A3E19" w:rsidRPr="00DE6131">
        <w:rPr>
          <w:rFonts w:hint="cs"/>
          <w:rtl/>
        </w:rPr>
        <w:t>الخاص</w:t>
      </w:r>
      <w:r w:rsidR="00492696">
        <w:rPr>
          <w:rFonts w:hint="cs"/>
          <w:rtl/>
        </w:rPr>
        <w:t>،</w:t>
      </w:r>
      <w:r w:rsidR="00713331" w:rsidRPr="00DE6131">
        <w:rPr>
          <w:rFonts w:hint="cs"/>
          <w:rtl/>
        </w:rPr>
        <w:t xml:space="preserve"> </w:t>
      </w:r>
      <w:r w:rsidR="009A3E19" w:rsidRPr="00DE6131">
        <w:rPr>
          <w:rFonts w:hint="cs"/>
          <w:rtl/>
        </w:rPr>
        <w:t>غير</w:t>
      </w:r>
      <w:r w:rsidR="00713331" w:rsidRPr="00DE6131">
        <w:rPr>
          <w:rFonts w:hint="cs"/>
          <w:rtl/>
        </w:rPr>
        <w:t xml:space="preserve"> </w:t>
      </w:r>
      <w:r w:rsidR="00492696">
        <w:rPr>
          <w:rFonts w:hint="cs"/>
          <w:rtl/>
        </w:rPr>
        <w:t>أن</w:t>
      </w:r>
      <w:r w:rsidR="00951FFD">
        <w:rPr>
          <w:rFonts w:hint="cs"/>
          <w:rtl/>
        </w:rPr>
        <w:t>ه</w:t>
      </w:r>
      <w:r w:rsidR="00713331" w:rsidRPr="00DE6131">
        <w:rPr>
          <w:rFonts w:hint="cs"/>
          <w:rtl/>
        </w:rPr>
        <w:t xml:space="preserve"> </w:t>
      </w:r>
      <w:r w:rsidR="009A3E19" w:rsidRPr="00DE6131">
        <w:rPr>
          <w:rFonts w:hint="cs"/>
          <w:rtl/>
        </w:rPr>
        <w:t>ليس</w:t>
      </w:r>
      <w:r w:rsidR="00713331" w:rsidRPr="00DE6131">
        <w:rPr>
          <w:rFonts w:hint="cs"/>
          <w:rtl/>
        </w:rPr>
        <w:t xml:space="preserve"> </w:t>
      </w:r>
      <w:r w:rsidR="009A3E19" w:rsidRPr="00DE6131">
        <w:rPr>
          <w:rFonts w:hint="cs"/>
          <w:rtl/>
        </w:rPr>
        <w:t>بالضرورة</w:t>
      </w:r>
      <w:r w:rsidR="00713331" w:rsidRPr="00DE6131">
        <w:rPr>
          <w:rFonts w:hint="cs"/>
          <w:rtl/>
        </w:rPr>
        <w:t xml:space="preserve"> </w:t>
      </w:r>
      <w:r w:rsidR="009A3E19" w:rsidRPr="00DE6131">
        <w:rPr>
          <w:rFonts w:hint="cs"/>
          <w:rtl/>
        </w:rPr>
        <w:t>كذلك</w:t>
      </w:r>
      <w:r w:rsidR="00753B55" w:rsidRPr="00DE6131">
        <w:rPr>
          <w:rFonts w:hint="cs"/>
          <w:rtl/>
        </w:rPr>
        <w:t>،</w:t>
      </w:r>
      <w:r w:rsidR="00713331" w:rsidRPr="00DE6131">
        <w:rPr>
          <w:rFonts w:hint="cs"/>
          <w:rtl/>
        </w:rPr>
        <w:t xml:space="preserve"> </w:t>
      </w:r>
      <w:r w:rsidR="00753B55" w:rsidRPr="00DE6131">
        <w:rPr>
          <w:rFonts w:hint="cs"/>
          <w:rtl/>
        </w:rPr>
        <w:t>فيمكن</w:t>
      </w:r>
      <w:r w:rsidR="00713331" w:rsidRPr="00DE6131">
        <w:rPr>
          <w:rFonts w:hint="cs"/>
          <w:rtl/>
        </w:rPr>
        <w:t xml:space="preserve"> </w:t>
      </w:r>
      <w:r w:rsidR="00753B55" w:rsidRPr="00DE6131">
        <w:rPr>
          <w:rFonts w:hint="cs"/>
          <w:rtl/>
        </w:rPr>
        <w:t>أن</w:t>
      </w:r>
      <w:r w:rsidR="00713331" w:rsidRPr="00DE6131">
        <w:rPr>
          <w:rFonts w:hint="cs"/>
          <w:rtl/>
        </w:rPr>
        <w:t xml:space="preserve"> </w:t>
      </w:r>
      <w:r w:rsidR="009A3E19" w:rsidRPr="00DE6131">
        <w:rPr>
          <w:rFonts w:hint="cs"/>
          <w:rtl/>
        </w:rPr>
        <w:t>يكون</w:t>
      </w:r>
      <w:r w:rsidR="00713331" w:rsidRPr="00DE6131">
        <w:rPr>
          <w:rFonts w:hint="cs"/>
          <w:rtl/>
        </w:rPr>
        <w:t xml:space="preserve"> </w:t>
      </w:r>
      <w:r w:rsidR="00753B55" w:rsidRPr="00DE6131">
        <w:rPr>
          <w:rFonts w:hint="cs"/>
          <w:rtl/>
        </w:rPr>
        <w:t>كذلك</w:t>
      </w:r>
      <w:r w:rsidR="00713331" w:rsidRPr="00DE6131">
        <w:rPr>
          <w:rFonts w:hint="cs"/>
          <w:rtl/>
        </w:rPr>
        <w:t xml:space="preserve"> </w:t>
      </w:r>
      <w:r w:rsidR="00753B55" w:rsidRPr="00DE6131">
        <w:rPr>
          <w:rFonts w:hint="cs"/>
          <w:rtl/>
        </w:rPr>
        <w:t>من</w:t>
      </w:r>
      <w:r w:rsidR="00713331" w:rsidRPr="00DE6131">
        <w:rPr>
          <w:rFonts w:hint="cs"/>
          <w:rtl/>
        </w:rPr>
        <w:t xml:space="preserve"> </w:t>
      </w:r>
      <w:r w:rsidR="009A3E19" w:rsidRPr="00DE6131">
        <w:rPr>
          <w:rFonts w:hint="cs"/>
          <w:rtl/>
        </w:rPr>
        <w:t>أشخاص</w:t>
      </w:r>
      <w:r w:rsidR="00713331" w:rsidRPr="00DE6131">
        <w:rPr>
          <w:rFonts w:hint="cs"/>
          <w:rtl/>
        </w:rPr>
        <w:t xml:space="preserve"> </w:t>
      </w:r>
      <w:r w:rsidR="00476C0F" w:rsidRPr="00DE6131">
        <w:rPr>
          <w:rFonts w:hint="cs"/>
          <w:rtl/>
        </w:rPr>
        <w:t>ال</w:t>
      </w:r>
      <w:r w:rsidR="009A3E19" w:rsidRPr="00DE6131">
        <w:rPr>
          <w:rFonts w:hint="cs"/>
          <w:rtl/>
        </w:rPr>
        <w:t>قانون</w:t>
      </w:r>
      <w:r w:rsidR="00713331" w:rsidRPr="00DE6131">
        <w:rPr>
          <w:rFonts w:hint="cs"/>
          <w:rtl/>
        </w:rPr>
        <w:t xml:space="preserve"> </w:t>
      </w:r>
      <w:r w:rsidR="00D34499" w:rsidRPr="00DE6131">
        <w:rPr>
          <w:rFonts w:hint="cs"/>
          <w:rtl/>
        </w:rPr>
        <w:t>العام.</w:t>
      </w:r>
    </w:p>
    <w:p w14:paraId="77E5EE2F" w14:textId="6A3DDB57" w:rsidR="004022B8" w:rsidRPr="00DE6131" w:rsidRDefault="009A3E19" w:rsidP="00AB33FD">
      <w:pPr>
        <w:rPr>
          <w:rtl/>
        </w:rPr>
      </w:pPr>
      <w:r w:rsidRPr="00DE6131">
        <w:rPr>
          <w:rFonts w:hint="cs"/>
          <w:rtl/>
        </w:rPr>
        <w:t>ويرى</w:t>
      </w:r>
      <w:r w:rsidR="00713331" w:rsidRPr="00DE6131">
        <w:rPr>
          <w:rFonts w:hint="cs"/>
          <w:rtl/>
        </w:rPr>
        <w:t xml:space="preserve"> </w:t>
      </w:r>
      <w:r w:rsidRPr="00DE6131">
        <w:rPr>
          <w:rFonts w:hint="cs"/>
          <w:rtl/>
        </w:rPr>
        <w:t>البعض</w:t>
      </w:r>
      <w:r w:rsidR="00622448" w:rsidRPr="00DE6131">
        <w:rPr>
          <w:rFonts w:hint="cs"/>
          <w:rtl/>
        </w:rPr>
        <w:t xml:space="preserve"> الآخر</w:t>
      </w:r>
      <w:r w:rsidR="00713331" w:rsidRPr="00DE6131">
        <w:rPr>
          <w:rFonts w:hint="cs"/>
          <w:rtl/>
        </w:rPr>
        <w:t xml:space="preserve"> </w:t>
      </w:r>
      <w:r w:rsidRPr="00DE6131">
        <w:rPr>
          <w:rFonts w:hint="cs"/>
          <w:rtl/>
        </w:rPr>
        <w:t>أن</w:t>
      </w:r>
      <w:r w:rsidR="00713331" w:rsidRPr="00DE6131">
        <w:rPr>
          <w:rFonts w:hint="cs"/>
          <w:rtl/>
        </w:rPr>
        <w:t xml:space="preserve"> </w:t>
      </w:r>
      <w:r w:rsidRPr="00DE6131">
        <w:rPr>
          <w:rFonts w:hint="cs"/>
          <w:rtl/>
        </w:rPr>
        <w:t>التفويض</w:t>
      </w:r>
      <w:r w:rsidR="00713331" w:rsidRPr="00DE6131">
        <w:rPr>
          <w:rFonts w:hint="cs"/>
          <w:rtl/>
        </w:rPr>
        <w:t xml:space="preserve"> </w:t>
      </w:r>
      <w:r w:rsidRPr="00DE6131">
        <w:rPr>
          <w:rFonts w:hint="cs"/>
          <w:rtl/>
        </w:rPr>
        <w:t>يتضمن</w:t>
      </w:r>
      <w:r w:rsidR="00713331" w:rsidRPr="00DE6131">
        <w:rPr>
          <w:rFonts w:hint="cs"/>
          <w:rtl/>
        </w:rPr>
        <w:t xml:space="preserve"> </w:t>
      </w:r>
      <w:r w:rsidRPr="00DE6131">
        <w:rPr>
          <w:rFonts w:hint="cs"/>
          <w:rtl/>
        </w:rPr>
        <w:t>وجود</w:t>
      </w:r>
      <w:r w:rsidR="00713331" w:rsidRPr="00DE6131">
        <w:rPr>
          <w:rFonts w:hint="cs"/>
          <w:rtl/>
        </w:rPr>
        <w:t xml:space="preserve"> </w:t>
      </w:r>
      <w:r w:rsidRPr="00DE6131">
        <w:rPr>
          <w:rFonts w:hint="cs"/>
          <w:rtl/>
        </w:rPr>
        <w:t>أربعة</w:t>
      </w:r>
      <w:r w:rsidR="00713331" w:rsidRPr="00DE6131">
        <w:rPr>
          <w:rFonts w:hint="cs"/>
          <w:rtl/>
        </w:rPr>
        <w:t xml:space="preserve"> </w:t>
      </w:r>
      <w:r w:rsidRPr="00DE6131">
        <w:rPr>
          <w:rFonts w:hint="cs"/>
          <w:rtl/>
        </w:rPr>
        <w:t>صور</w:t>
      </w:r>
      <w:r w:rsidR="00713331" w:rsidRPr="00DE6131">
        <w:rPr>
          <w:rFonts w:hint="cs"/>
          <w:rtl/>
        </w:rPr>
        <w:t xml:space="preserve"> </w:t>
      </w:r>
      <w:r w:rsidRPr="00DE6131">
        <w:rPr>
          <w:rFonts w:hint="cs"/>
          <w:rtl/>
        </w:rPr>
        <w:t>تتراوح</w:t>
      </w:r>
      <w:r w:rsidR="00713331" w:rsidRPr="00DE6131">
        <w:rPr>
          <w:rFonts w:hint="cs"/>
          <w:rtl/>
        </w:rPr>
        <w:t xml:space="preserve"> </w:t>
      </w:r>
      <w:r w:rsidRPr="00DE6131">
        <w:rPr>
          <w:rFonts w:hint="cs"/>
          <w:rtl/>
        </w:rPr>
        <w:t>بين</w:t>
      </w:r>
      <w:r w:rsidR="00713331" w:rsidRPr="00DE6131">
        <w:rPr>
          <w:rFonts w:hint="cs"/>
          <w:rtl/>
        </w:rPr>
        <w:t xml:space="preserve"> </w:t>
      </w:r>
      <w:r w:rsidRPr="00DE6131">
        <w:rPr>
          <w:rFonts w:hint="cs"/>
          <w:rtl/>
        </w:rPr>
        <w:t>تفويض</w:t>
      </w:r>
      <w:r w:rsidR="00713331" w:rsidRPr="00DE6131">
        <w:rPr>
          <w:rFonts w:hint="cs"/>
          <w:rtl/>
        </w:rPr>
        <w:t xml:space="preserve"> </w:t>
      </w:r>
      <w:r w:rsidRPr="00DE6131">
        <w:rPr>
          <w:rFonts w:hint="cs"/>
          <w:rtl/>
        </w:rPr>
        <w:t>أكثر</w:t>
      </w:r>
      <w:r w:rsidR="00713331" w:rsidRPr="00DE6131">
        <w:rPr>
          <w:rFonts w:hint="cs"/>
          <w:rtl/>
        </w:rPr>
        <w:t xml:space="preserve"> </w:t>
      </w:r>
      <w:r w:rsidRPr="00DE6131">
        <w:rPr>
          <w:rFonts w:hint="cs"/>
          <w:rtl/>
        </w:rPr>
        <w:t>اتساعا</w:t>
      </w:r>
      <w:r w:rsidR="00713331" w:rsidRPr="00DE6131">
        <w:rPr>
          <w:rFonts w:hint="cs"/>
          <w:rtl/>
        </w:rPr>
        <w:t xml:space="preserve"> </w:t>
      </w:r>
      <w:r w:rsidRPr="00DE6131">
        <w:rPr>
          <w:rFonts w:hint="cs"/>
          <w:rtl/>
        </w:rPr>
        <w:t>وبين</w:t>
      </w:r>
      <w:r w:rsidR="00713331" w:rsidRPr="00DE6131">
        <w:rPr>
          <w:rFonts w:hint="cs"/>
          <w:rtl/>
        </w:rPr>
        <w:t xml:space="preserve"> </w:t>
      </w:r>
      <w:r w:rsidRPr="00DE6131">
        <w:rPr>
          <w:rFonts w:hint="cs"/>
          <w:rtl/>
        </w:rPr>
        <w:t>تفويض</w:t>
      </w:r>
      <w:r w:rsidR="00713331" w:rsidRPr="00DE6131">
        <w:rPr>
          <w:rFonts w:hint="cs"/>
          <w:rtl/>
        </w:rPr>
        <w:t xml:space="preserve"> </w:t>
      </w:r>
      <w:r w:rsidRPr="00DE6131">
        <w:rPr>
          <w:rFonts w:hint="cs"/>
          <w:rtl/>
        </w:rPr>
        <w:t>تطبق</w:t>
      </w:r>
      <w:r w:rsidR="00713331" w:rsidRPr="00DE6131">
        <w:rPr>
          <w:rFonts w:hint="cs"/>
          <w:rtl/>
        </w:rPr>
        <w:t xml:space="preserve"> </w:t>
      </w:r>
      <w:r w:rsidRPr="00DE6131">
        <w:rPr>
          <w:rFonts w:hint="cs"/>
          <w:rtl/>
        </w:rPr>
        <w:t>فيه</w:t>
      </w:r>
      <w:r w:rsidR="00713331" w:rsidRPr="00DE6131">
        <w:rPr>
          <w:rFonts w:hint="cs"/>
          <w:rtl/>
        </w:rPr>
        <w:t xml:space="preserve"> </w:t>
      </w:r>
      <w:r w:rsidRPr="00DE6131">
        <w:rPr>
          <w:rFonts w:hint="cs"/>
          <w:rtl/>
        </w:rPr>
        <w:t>إلى</w:t>
      </w:r>
      <w:r w:rsidR="00713331" w:rsidRPr="00DE6131">
        <w:rPr>
          <w:rFonts w:hint="cs"/>
          <w:rtl/>
        </w:rPr>
        <w:t xml:space="preserve"> </w:t>
      </w:r>
      <w:r w:rsidRPr="00DE6131">
        <w:rPr>
          <w:rFonts w:hint="cs"/>
          <w:rtl/>
        </w:rPr>
        <w:t>حد</w:t>
      </w:r>
      <w:r w:rsidR="00713331" w:rsidRPr="00DE6131">
        <w:rPr>
          <w:rFonts w:hint="cs"/>
          <w:rtl/>
        </w:rPr>
        <w:t xml:space="preserve"> </w:t>
      </w:r>
      <w:r w:rsidRPr="00DE6131">
        <w:rPr>
          <w:rFonts w:hint="cs"/>
          <w:rtl/>
        </w:rPr>
        <w:t>كبير</w:t>
      </w:r>
      <w:r w:rsidR="00713331" w:rsidRPr="00DE6131">
        <w:rPr>
          <w:rFonts w:hint="cs"/>
          <w:rtl/>
        </w:rPr>
        <w:t xml:space="preserve"> </w:t>
      </w:r>
      <w:r w:rsidRPr="00DE6131">
        <w:rPr>
          <w:rFonts w:hint="cs"/>
          <w:rtl/>
        </w:rPr>
        <w:t>الامتيازات</w:t>
      </w:r>
      <w:r w:rsidR="00713331" w:rsidRPr="00DE6131">
        <w:rPr>
          <w:rFonts w:hint="cs"/>
          <w:rtl/>
        </w:rPr>
        <w:t xml:space="preserve"> </w:t>
      </w:r>
      <w:r w:rsidRPr="00DE6131">
        <w:rPr>
          <w:rFonts w:hint="cs"/>
          <w:rtl/>
        </w:rPr>
        <w:t>الخاصة،</w:t>
      </w:r>
      <w:r w:rsidR="00713331" w:rsidRPr="00DE6131">
        <w:rPr>
          <w:rFonts w:hint="cs"/>
          <w:rtl/>
        </w:rPr>
        <w:t xml:space="preserve"> </w:t>
      </w:r>
      <w:r w:rsidRPr="00DE6131">
        <w:rPr>
          <w:rFonts w:hint="cs"/>
          <w:rtl/>
        </w:rPr>
        <w:t>هذه</w:t>
      </w:r>
      <w:r w:rsidR="00713331" w:rsidRPr="00DE6131">
        <w:rPr>
          <w:rFonts w:hint="cs"/>
          <w:rtl/>
        </w:rPr>
        <w:t xml:space="preserve"> </w:t>
      </w:r>
      <w:r w:rsidRPr="00DE6131">
        <w:rPr>
          <w:rFonts w:hint="cs"/>
          <w:rtl/>
        </w:rPr>
        <w:t>التطبيقات</w:t>
      </w:r>
      <w:r w:rsidR="00713331" w:rsidRPr="00DE6131">
        <w:rPr>
          <w:rFonts w:hint="cs"/>
          <w:rtl/>
        </w:rPr>
        <w:t xml:space="preserve"> </w:t>
      </w:r>
      <w:r w:rsidRPr="00DE6131">
        <w:rPr>
          <w:rFonts w:hint="cs"/>
          <w:rtl/>
        </w:rPr>
        <w:t>هي</w:t>
      </w:r>
      <w:r w:rsidR="00713331" w:rsidRPr="00DE6131">
        <w:rPr>
          <w:rFonts w:hint="cs"/>
          <w:rtl/>
        </w:rPr>
        <w:t xml:space="preserve"> </w:t>
      </w:r>
      <w:r w:rsidRPr="00DE6131">
        <w:rPr>
          <w:rFonts w:hint="cs"/>
          <w:rtl/>
        </w:rPr>
        <w:t>الالتزام</w:t>
      </w:r>
      <w:r w:rsidR="00713331" w:rsidRPr="00DE6131">
        <w:rPr>
          <w:rFonts w:hint="cs"/>
          <w:rtl/>
        </w:rPr>
        <w:t xml:space="preserve"> </w:t>
      </w:r>
      <w:r w:rsidRPr="00DE6131">
        <w:rPr>
          <w:rFonts w:hint="cs"/>
          <w:rtl/>
        </w:rPr>
        <w:t>أو</w:t>
      </w:r>
      <w:r w:rsidR="00713331" w:rsidRPr="00DE6131">
        <w:rPr>
          <w:rFonts w:hint="cs"/>
          <w:rtl/>
        </w:rPr>
        <w:t xml:space="preserve"> </w:t>
      </w:r>
      <w:r w:rsidRPr="00DE6131">
        <w:rPr>
          <w:rFonts w:hint="cs"/>
          <w:rtl/>
        </w:rPr>
        <w:t>الامتياز</w:t>
      </w:r>
      <w:r w:rsidR="00713331" w:rsidRPr="00DE6131">
        <w:rPr>
          <w:rFonts w:hint="cs"/>
          <w:rtl/>
        </w:rPr>
        <w:t xml:space="preserve"> </w:t>
      </w:r>
      <w:r w:rsidRPr="00DE6131">
        <w:rPr>
          <w:rFonts w:hint="cs"/>
          <w:rtl/>
        </w:rPr>
        <w:t>(</w:t>
      </w:r>
      <w:r w:rsidRPr="00DE6131">
        <w:rPr>
          <w:lang w:val="fr-FR"/>
        </w:rPr>
        <w:t>la</w:t>
      </w:r>
      <w:r w:rsidR="00713331" w:rsidRPr="00DE6131">
        <w:rPr>
          <w:lang w:val="fr-FR"/>
        </w:rPr>
        <w:t xml:space="preserve"> </w:t>
      </w:r>
      <w:r w:rsidR="00F72435" w:rsidRPr="00DE6131">
        <w:rPr>
          <w:lang w:val="fr-FR"/>
        </w:rPr>
        <w:t>concession)</w:t>
      </w:r>
      <w:r w:rsidR="00F72435" w:rsidRPr="00DE6131">
        <w:rPr>
          <w:rFonts w:hint="cs"/>
          <w:rtl/>
        </w:rPr>
        <w:t>،</w:t>
      </w:r>
      <w:r w:rsidR="00713331" w:rsidRPr="00DE6131">
        <w:rPr>
          <w:rFonts w:hint="cs"/>
          <w:rtl/>
        </w:rPr>
        <w:t xml:space="preserve"> </w:t>
      </w:r>
      <w:r w:rsidRPr="00DE6131">
        <w:rPr>
          <w:rFonts w:hint="cs"/>
          <w:rtl/>
        </w:rPr>
        <w:t>الإيجار</w:t>
      </w:r>
      <w:r w:rsidR="00713331" w:rsidRPr="00DE6131">
        <w:rPr>
          <w:rFonts w:hint="cs"/>
          <w:rtl/>
        </w:rPr>
        <w:t xml:space="preserve"> </w:t>
      </w:r>
      <w:r w:rsidRPr="00DE6131">
        <w:rPr>
          <w:rFonts w:hint="cs"/>
          <w:rtl/>
        </w:rPr>
        <w:t>(</w:t>
      </w:r>
      <w:r w:rsidRPr="00DE6131">
        <w:rPr>
          <w:lang w:val="fr-FR"/>
        </w:rPr>
        <w:t>l’affermage</w:t>
      </w:r>
      <w:r w:rsidR="00F72435" w:rsidRPr="00DE6131">
        <w:rPr>
          <w:rFonts w:hint="cs"/>
          <w:rtl/>
          <w:lang w:val="fr-FR"/>
        </w:rPr>
        <w:t>)</w:t>
      </w:r>
      <w:r w:rsidR="00F72435" w:rsidRPr="00DE6131">
        <w:rPr>
          <w:rFonts w:hint="cs"/>
          <w:rtl/>
        </w:rPr>
        <w:t>،</w:t>
      </w:r>
      <w:r w:rsidR="00713331" w:rsidRPr="00DE6131">
        <w:rPr>
          <w:rFonts w:hint="cs"/>
          <w:rtl/>
        </w:rPr>
        <w:t xml:space="preserve"> </w:t>
      </w:r>
      <w:r w:rsidRPr="00DE6131">
        <w:rPr>
          <w:rFonts w:hint="cs"/>
          <w:rtl/>
        </w:rPr>
        <w:t>مشاطرة</w:t>
      </w:r>
      <w:r w:rsidR="00713331" w:rsidRPr="00DE6131">
        <w:rPr>
          <w:rFonts w:hint="cs"/>
          <w:rtl/>
        </w:rPr>
        <w:t xml:space="preserve"> </w:t>
      </w:r>
      <w:r w:rsidRPr="00DE6131">
        <w:rPr>
          <w:rFonts w:hint="cs"/>
          <w:rtl/>
        </w:rPr>
        <w:t>الاستغلال</w:t>
      </w:r>
      <w:r w:rsidR="00713331" w:rsidRPr="00DE6131">
        <w:rPr>
          <w:rFonts w:hint="cs"/>
          <w:rtl/>
        </w:rPr>
        <w:t xml:space="preserve"> </w:t>
      </w:r>
      <w:r w:rsidRPr="00DE6131">
        <w:rPr>
          <w:rFonts w:hint="cs"/>
          <w:rtl/>
        </w:rPr>
        <w:t>(</w:t>
      </w:r>
      <w:r w:rsidRPr="00DE6131">
        <w:rPr>
          <w:lang w:val="fr-FR"/>
        </w:rPr>
        <w:t>la</w:t>
      </w:r>
      <w:r w:rsidR="00713331" w:rsidRPr="00DE6131">
        <w:rPr>
          <w:lang w:val="fr-FR"/>
        </w:rPr>
        <w:t xml:space="preserve"> </w:t>
      </w:r>
      <w:r w:rsidRPr="00DE6131">
        <w:rPr>
          <w:lang w:val="fr-FR"/>
        </w:rPr>
        <w:t>régie</w:t>
      </w:r>
      <w:r w:rsidR="00713331" w:rsidRPr="00DE6131">
        <w:rPr>
          <w:lang w:val="fr-FR"/>
        </w:rPr>
        <w:t xml:space="preserve"> </w:t>
      </w:r>
      <w:r w:rsidRPr="00DE6131">
        <w:rPr>
          <w:lang w:val="fr-FR"/>
        </w:rPr>
        <w:t>intéresse</w:t>
      </w:r>
      <w:r w:rsidR="00F72435" w:rsidRPr="00DE6131">
        <w:rPr>
          <w:rFonts w:hint="cs"/>
          <w:rtl/>
          <w:lang w:val="fr-FR"/>
        </w:rPr>
        <w:t>)</w:t>
      </w:r>
      <w:r w:rsidR="00F72435" w:rsidRPr="00DE6131">
        <w:rPr>
          <w:rFonts w:hint="cs"/>
          <w:rtl/>
        </w:rPr>
        <w:t>،</w:t>
      </w:r>
      <w:r w:rsidR="00713331" w:rsidRPr="00DE6131">
        <w:rPr>
          <w:rFonts w:hint="cs"/>
          <w:rtl/>
        </w:rPr>
        <w:t xml:space="preserve"> </w:t>
      </w:r>
      <w:r w:rsidR="00F72435" w:rsidRPr="00DE6131">
        <w:rPr>
          <w:rFonts w:hint="cs"/>
          <w:rtl/>
        </w:rPr>
        <w:t>الوكالة</w:t>
      </w:r>
      <w:r w:rsidR="00713331" w:rsidRPr="00DE6131">
        <w:rPr>
          <w:rFonts w:hint="cs"/>
          <w:rtl/>
          <w:lang w:val="fr-FR"/>
        </w:rPr>
        <w:t xml:space="preserve"> </w:t>
      </w:r>
      <w:r w:rsidRPr="00DE6131">
        <w:rPr>
          <w:rFonts w:hint="cs"/>
          <w:rtl/>
          <w:lang w:val="fr-FR"/>
        </w:rPr>
        <w:t>(</w:t>
      </w:r>
      <w:r w:rsidRPr="00DE6131">
        <w:rPr>
          <w:lang w:val="fr-FR"/>
        </w:rPr>
        <w:t>la</w:t>
      </w:r>
      <w:r w:rsidR="00713331" w:rsidRPr="00DE6131">
        <w:rPr>
          <w:lang w:val="fr-FR"/>
        </w:rPr>
        <w:t xml:space="preserve"> </w:t>
      </w:r>
      <w:r w:rsidRPr="00DE6131">
        <w:rPr>
          <w:lang w:val="fr-FR"/>
        </w:rPr>
        <w:t>gérance</w:t>
      </w:r>
      <w:r w:rsidR="003D56E1" w:rsidRPr="00DE6131">
        <w:rPr>
          <w:rFonts w:hint="cs"/>
          <w:rtl/>
          <w:lang w:val="fr-FR"/>
        </w:rPr>
        <w:t>).</w:t>
      </w:r>
      <w:r w:rsidR="00627EE4" w:rsidRPr="00DE6131">
        <w:rPr>
          <w:rStyle w:val="Appelnotedebasdep"/>
          <w:color w:val="000000" w:themeColor="text1"/>
          <w:rtl/>
          <w:lang w:val="fr-FR"/>
        </w:rPr>
        <w:footnoteReference w:id="23"/>
      </w:r>
    </w:p>
    <w:p w14:paraId="4DBD1E6A" w14:textId="3B3915E9" w:rsidR="009A3E19" w:rsidRPr="00DE6131" w:rsidRDefault="00713331" w:rsidP="00AB33FD">
      <w:pPr>
        <w:rPr>
          <w:rtl/>
        </w:rPr>
      </w:pPr>
      <w:r w:rsidRPr="00DE6131">
        <w:rPr>
          <w:rFonts w:hint="cs"/>
          <w:rtl/>
        </w:rPr>
        <w:t xml:space="preserve"> </w:t>
      </w:r>
      <w:r w:rsidR="00995F56" w:rsidRPr="00DE6131">
        <w:rPr>
          <w:rFonts w:hint="cs"/>
          <w:rtl/>
        </w:rPr>
        <w:t xml:space="preserve">كذلك في </w:t>
      </w:r>
      <w:r w:rsidRPr="00DE6131">
        <w:rPr>
          <w:rFonts w:hint="cs"/>
          <w:rtl/>
        </w:rPr>
        <w:t xml:space="preserve"> </w:t>
      </w:r>
      <w:r w:rsidR="004022B8" w:rsidRPr="00DE6131">
        <w:rPr>
          <w:rFonts w:hint="cs"/>
          <w:rtl/>
        </w:rPr>
        <w:t>مصر</w:t>
      </w:r>
      <w:r w:rsidRPr="00DE6131">
        <w:rPr>
          <w:rFonts w:hint="cs"/>
          <w:rtl/>
        </w:rPr>
        <w:t xml:space="preserve"> </w:t>
      </w:r>
      <w:r w:rsidR="00995F56" w:rsidRPr="00DE6131">
        <w:rPr>
          <w:rFonts w:hint="cs"/>
          <w:rtl/>
        </w:rPr>
        <w:t>فقد عرف النظام ا</w:t>
      </w:r>
      <w:r w:rsidR="00EA1A8B">
        <w:rPr>
          <w:rFonts w:hint="cs"/>
          <w:rtl/>
        </w:rPr>
        <w:t>لقانوني المصري أحد أهم وأقدم وجه</w:t>
      </w:r>
      <w:r w:rsidR="00995F56" w:rsidRPr="00DE6131">
        <w:rPr>
          <w:rFonts w:hint="cs"/>
          <w:rtl/>
        </w:rPr>
        <w:t xml:space="preserve"> لتقنية تفويض المرافق العامة، ألا وهو عقد </w:t>
      </w:r>
      <w:r w:rsidR="00680676" w:rsidRPr="00DE6131">
        <w:rPr>
          <w:rFonts w:hint="cs"/>
          <w:rtl/>
        </w:rPr>
        <w:t>التزام</w:t>
      </w:r>
      <w:r w:rsidR="00995F56" w:rsidRPr="00DE6131">
        <w:rPr>
          <w:rFonts w:hint="cs"/>
          <w:rtl/>
        </w:rPr>
        <w:t xml:space="preserve"> المرفق العام الذي يعتبر الأصل التاريخي لتقنية التفويض وذلك من خلال </w:t>
      </w:r>
      <w:r w:rsidR="00680676" w:rsidRPr="00DE6131">
        <w:rPr>
          <w:rFonts w:hint="cs"/>
          <w:rtl/>
        </w:rPr>
        <w:t>ما ن</w:t>
      </w:r>
      <w:r w:rsidR="00680676" w:rsidRPr="00DE6131">
        <w:rPr>
          <w:rtl/>
        </w:rPr>
        <w:t>ص</w:t>
      </w:r>
      <w:r w:rsidR="00995F56" w:rsidRPr="00DE6131">
        <w:rPr>
          <w:rFonts w:hint="cs"/>
          <w:rtl/>
        </w:rPr>
        <w:t xml:space="preserve"> عليه </w:t>
      </w:r>
      <w:r w:rsidR="004022B8" w:rsidRPr="00DE6131">
        <w:rPr>
          <w:rFonts w:hint="cs"/>
          <w:rtl/>
        </w:rPr>
        <w:t>القانون</w:t>
      </w:r>
      <w:r w:rsidRPr="00DE6131">
        <w:rPr>
          <w:rFonts w:hint="cs"/>
          <w:rtl/>
        </w:rPr>
        <w:t xml:space="preserve"> </w:t>
      </w:r>
      <w:r w:rsidR="004022B8" w:rsidRPr="00DE6131">
        <w:rPr>
          <w:rFonts w:hint="cs"/>
          <w:rtl/>
        </w:rPr>
        <w:t>رقم</w:t>
      </w:r>
      <w:r w:rsidRPr="00DE6131">
        <w:rPr>
          <w:rFonts w:hint="cs"/>
          <w:rtl/>
        </w:rPr>
        <w:t xml:space="preserve"> </w:t>
      </w:r>
      <w:r w:rsidR="004022B8" w:rsidRPr="00DE6131">
        <w:rPr>
          <w:rFonts w:hint="cs"/>
          <w:rtl/>
        </w:rPr>
        <w:t>129</w:t>
      </w:r>
      <w:r w:rsidRPr="00DE6131">
        <w:rPr>
          <w:rFonts w:hint="cs"/>
          <w:rtl/>
        </w:rPr>
        <w:t xml:space="preserve"> </w:t>
      </w:r>
      <w:r w:rsidR="004022B8" w:rsidRPr="00DE6131">
        <w:rPr>
          <w:rFonts w:hint="cs"/>
          <w:rtl/>
        </w:rPr>
        <w:t>لسنة</w:t>
      </w:r>
      <w:r w:rsidRPr="00DE6131">
        <w:rPr>
          <w:rFonts w:hint="cs"/>
          <w:rtl/>
        </w:rPr>
        <w:t xml:space="preserve"> </w:t>
      </w:r>
      <w:r w:rsidR="004022B8" w:rsidRPr="00DE6131">
        <w:rPr>
          <w:rFonts w:hint="cs"/>
          <w:rtl/>
        </w:rPr>
        <w:t>1947</w:t>
      </w:r>
      <w:r w:rsidR="000E3337">
        <w:rPr>
          <w:rFonts w:hint="cs"/>
          <w:rtl/>
        </w:rPr>
        <w:t>،</w:t>
      </w:r>
      <w:r w:rsidR="00841308">
        <w:rPr>
          <w:rFonts w:hint="cs"/>
          <w:rtl/>
        </w:rPr>
        <w:t xml:space="preserve"> </w:t>
      </w:r>
      <w:r w:rsidR="004022B8" w:rsidRPr="00DE6131">
        <w:rPr>
          <w:rFonts w:hint="cs"/>
          <w:rtl/>
        </w:rPr>
        <w:t>الخاص</w:t>
      </w:r>
      <w:r w:rsidRPr="00DE6131">
        <w:rPr>
          <w:rFonts w:hint="cs"/>
          <w:rtl/>
        </w:rPr>
        <w:t xml:space="preserve"> </w:t>
      </w:r>
      <w:r w:rsidR="004022B8" w:rsidRPr="00DE6131">
        <w:rPr>
          <w:rFonts w:hint="cs"/>
          <w:rtl/>
        </w:rPr>
        <w:t>بالتزامات</w:t>
      </w:r>
      <w:r w:rsidRPr="00DE6131">
        <w:rPr>
          <w:rFonts w:hint="cs"/>
          <w:rtl/>
        </w:rPr>
        <w:t xml:space="preserve"> </w:t>
      </w:r>
      <w:r w:rsidR="004022B8" w:rsidRPr="00DE6131">
        <w:rPr>
          <w:rFonts w:hint="cs"/>
          <w:rtl/>
        </w:rPr>
        <w:t>المرافق</w:t>
      </w:r>
      <w:r w:rsidRPr="00DE6131">
        <w:rPr>
          <w:rFonts w:hint="cs"/>
          <w:rtl/>
        </w:rPr>
        <w:t xml:space="preserve"> </w:t>
      </w:r>
      <w:r w:rsidR="004022B8" w:rsidRPr="00DE6131">
        <w:rPr>
          <w:rFonts w:hint="cs"/>
          <w:rtl/>
        </w:rPr>
        <w:t>العامة،</w:t>
      </w:r>
      <w:r w:rsidRPr="00DE6131">
        <w:rPr>
          <w:rFonts w:hint="cs"/>
          <w:rtl/>
        </w:rPr>
        <w:t xml:space="preserve"> </w:t>
      </w:r>
      <w:r w:rsidR="004022B8" w:rsidRPr="00DE6131">
        <w:rPr>
          <w:rFonts w:hint="cs"/>
          <w:rtl/>
        </w:rPr>
        <w:t>إلا</w:t>
      </w:r>
      <w:r w:rsidRPr="00DE6131">
        <w:rPr>
          <w:rFonts w:hint="cs"/>
          <w:rtl/>
        </w:rPr>
        <w:t xml:space="preserve"> </w:t>
      </w:r>
      <w:r w:rsidR="004022B8" w:rsidRPr="00DE6131">
        <w:rPr>
          <w:rFonts w:hint="cs"/>
          <w:rtl/>
        </w:rPr>
        <w:t>أن</w:t>
      </w:r>
      <w:r w:rsidR="00995F56" w:rsidRPr="00DE6131">
        <w:rPr>
          <w:rFonts w:hint="cs"/>
          <w:rtl/>
        </w:rPr>
        <w:t xml:space="preserve"> المشرع المصري </w:t>
      </w:r>
      <w:r w:rsidRPr="00DE6131">
        <w:rPr>
          <w:rFonts w:hint="cs"/>
          <w:rtl/>
        </w:rPr>
        <w:t xml:space="preserve"> </w:t>
      </w:r>
      <w:r w:rsidR="004022B8" w:rsidRPr="00DE6131">
        <w:rPr>
          <w:rFonts w:hint="cs"/>
          <w:rtl/>
        </w:rPr>
        <w:t>لم</w:t>
      </w:r>
      <w:r w:rsidRPr="00DE6131">
        <w:rPr>
          <w:rFonts w:hint="cs"/>
          <w:rtl/>
        </w:rPr>
        <w:t xml:space="preserve"> </w:t>
      </w:r>
      <w:r w:rsidR="004022B8" w:rsidRPr="00DE6131">
        <w:rPr>
          <w:rFonts w:hint="cs"/>
          <w:rtl/>
        </w:rPr>
        <w:t>يشاطر</w:t>
      </w:r>
      <w:r w:rsidRPr="00DE6131">
        <w:rPr>
          <w:rFonts w:hint="cs"/>
          <w:rtl/>
        </w:rPr>
        <w:t xml:space="preserve"> </w:t>
      </w:r>
      <w:r w:rsidR="004022B8" w:rsidRPr="00DE6131">
        <w:rPr>
          <w:rFonts w:hint="cs"/>
          <w:rtl/>
        </w:rPr>
        <w:t>نظيره</w:t>
      </w:r>
      <w:r w:rsidRPr="00DE6131">
        <w:rPr>
          <w:rFonts w:hint="cs"/>
          <w:rtl/>
        </w:rPr>
        <w:t xml:space="preserve"> </w:t>
      </w:r>
      <w:r w:rsidR="004022B8" w:rsidRPr="00DE6131">
        <w:rPr>
          <w:rFonts w:hint="cs"/>
          <w:rtl/>
        </w:rPr>
        <w:t>الفرنسي</w:t>
      </w:r>
      <w:r w:rsidRPr="00DE6131">
        <w:rPr>
          <w:rFonts w:hint="cs"/>
          <w:rtl/>
        </w:rPr>
        <w:t xml:space="preserve"> </w:t>
      </w:r>
      <w:r w:rsidR="004022B8" w:rsidRPr="00DE6131">
        <w:rPr>
          <w:rFonts w:hint="cs"/>
          <w:rtl/>
        </w:rPr>
        <w:t>في</w:t>
      </w:r>
      <w:r w:rsidRPr="00DE6131">
        <w:rPr>
          <w:rFonts w:hint="cs"/>
          <w:rtl/>
        </w:rPr>
        <w:t xml:space="preserve"> </w:t>
      </w:r>
      <w:r w:rsidR="00995F56" w:rsidRPr="00DE6131">
        <w:rPr>
          <w:rFonts w:hint="cs"/>
          <w:rtl/>
        </w:rPr>
        <w:t xml:space="preserve">توسيع نطاق تطبيق </w:t>
      </w:r>
      <w:r w:rsidRPr="00DE6131">
        <w:rPr>
          <w:rFonts w:hint="cs"/>
          <w:rtl/>
        </w:rPr>
        <w:t xml:space="preserve"> </w:t>
      </w:r>
      <w:r w:rsidR="004022B8" w:rsidRPr="00DE6131">
        <w:rPr>
          <w:rFonts w:hint="cs"/>
          <w:rtl/>
        </w:rPr>
        <w:t>القانون</w:t>
      </w:r>
      <w:r w:rsidRPr="00DE6131">
        <w:rPr>
          <w:rFonts w:hint="cs"/>
          <w:rtl/>
        </w:rPr>
        <w:t xml:space="preserve"> </w:t>
      </w:r>
      <w:r w:rsidR="004022B8" w:rsidRPr="00DE6131">
        <w:rPr>
          <w:rFonts w:hint="cs"/>
          <w:rtl/>
        </w:rPr>
        <w:t>المذكور</w:t>
      </w:r>
      <w:r w:rsidRPr="00DE6131">
        <w:rPr>
          <w:rFonts w:hint="cs"/>
          <w:rtl/>
        </w:rPr>
        <w:t xml:space="preserve"> </w:t>
      </w:r>
      <w:r w:rsidR="00995F56" w:rsidRPr="00DE6131">
        <w:rPr>
          <w:rFonts w:hint="cs"/>
          <w:rtl/>
        </w:rPr>
        <w:t>ل</w:t>
      </w:r>
      <w:r w:rsidR="004022B8" w:rsidRPr="00DE6131">
        <w:rPr>
          <w:rFonts w:hint="cs"/>
          <w:rtl/>
        </w:rPr>
        <w:t>يشمل</w:t>
      </w:r>
      <w:r w:rsidRPr="00DE6131">
        <w:rPr>
          <w:rFonts w:hint="cs"/>
          <w:rtl/>
        </w:rPr>
        <w:t xml:space="preserve"> </w:t>
      </w:r>
      <w:r w:rsidR="004022B8" w:rsidRPr="00DE6131">
        <w:rPr>
          <w:rFonts w:hint="cs"/>
          <w:rtl/>
        </w:rPr>
        <w:t>جميع</w:t>
      </w:r>
      <w:r w:rsidRPr="00DE6131">
        <w:rPr>
          <w:rFonts w:hint="cs"/>
          <w:rtl/>
        </w:rPr>
        <w:t xml:space="preserve"> </w:t>
      </w:r>
      <w:r w:rsidR="00995F56" w:rsidRPr="00DE6131">
        <w:rPr>
          <w:rFonts w:hint="cs"/>
          <w:rtl/>
        </w:rPr>
        <w:t>أشكال و</w:t>
      </w:r>
      <w:r w:rsidR="004022B8" w:rsidRPr="00DE6131">
        <w:rPr>
          <w:rFonts w:hint="cs"/>
          <w:rtl/>
        </w:rPr>
        <w:t>صور</w:t>
      </w:r>
      <w:r w:rsidRPr="00DE6131">
        <w:rPr>
          <w:rFonts w:hint="cs"/>
          <w:rtl/>
        </w:rPr>
        <w:t xml:space="preserve"> </w:t>
      </w:r>
      <w:r w:rsidR="004022B8" w:rsidRPr="00DE6131">
        <w:rPr>
          <w:rFonts w:hint="cs"/>
          <w:rtl/>
        </w:rPr>
        <w:t>تفويض</w:t>
      </w:r>
      <w:r w:rsidRPr="00DE6131">
        <w:rPr>
          <w:rFonts w:hint="cs"/>
          <w:rtl/>
        </w:rPr>
        <w:t xml:space="preserve"> </w:t>
      </w:r>
      <w:r w:rsidR="004022B8" w:rsidRPr="00DE6131">
        <w:rPr>
          <w:rFonts w:hint="cs"/>
          <w:rtl/>
        </w:rPr>
        <w:t>المرفق</w:t>
      </w:r>
      <w:r w:rsidRPr="00DE6131">
        <w:rPr>
          <w:rFonts w:hint="cs"/>
          <w:rtl/>
        </w:rPr>
        <w:t xml:space="preserve"> </w:t>
      </w:r>
      <w:r w:rsidR="004022B8" w:rsidRPr="00DE6131">
        <w:rPr>
          <w:rFonts w:hint="cs"/>
          <w:rtl/>
        </w:rPr>
        <w:t>العام</w:t>
      </w:r>
      <w:r w:rsidR="00995F56" w:rsidRPr="00DE6131">
        <w:rPr>
          <w:rFonts w:hint="cs"/>
          <w:rtl/>
        </w:rPr>
        <w:t xml:space="preserve">، </w:t>
      </w:r>
      <w:r w:rsidR="00680676" w:rsidRPr="00DE6131">
        <w:rPr>
          <w:rFonts w:hint="cs"/>
          <w:rtl/>
        </w:rPr>
        <w:t>لأنه</w:t>
      </w:r>
      <w:r w:rsidR="00995F56" w:rsidRPr="00DE6131">
        <w:rPr>
          <w:rFonts w:hint="cs"/>
          <w:rtl/>
        </w:rPr>
        <w:t xml:space="preserve"> اكتفى في بداية </w:t>
      </w:r>
      <w:r w:rsidRPr="00DE6131">
        <w:rPr>
          <w:rFonts w:hint="cs"/>
          <w:rtl/>
        </w:rPr>
        <w:t xml:space="preserve"> </w:t>
      </w:r>
      <w:r w:rsidR="00995F56" w:rsidRPr="00DE6131">
        <w:rPr>
          <w:rFonts w:hint="cs"/>
          <w:rtl/>
        </w:rPr>
        <w:t>الأ</w:t>
      </w:r>
      <w:r w:rsidR="004022B8" w:rsidRPr="00DE6131">
        <w:rPr>
          <w:rFonts w:hint="cs"/>
          <w:rtl/>
        </w:rPr>
        <w:t>مر</w:t>
      </w:r>
      <w:r w:rsidRPr="00DE6131">
        <w:rPr>
          <w:rFonts w:hint="cs"/>
          <w:rtl/>
        </w:rPr>
        <w:t xml:space="preserve"> </w:t>
      </w:r>
      <w:r w:rsidR="00995F56" w:rsidRPr="00DE6131">
        <w:rPr>
          <w:rFonts w:hint="cs"/>
          <w:rtl/>
        </w:rPr>
        <w:t xml:space="preserve">بالنص على بعض </w:t>
      </w:r>
      <w:r w:rsidR="004022B8" w:rsidRPr="00DE6131">
        <w:rPr>
          <w:rFonts w:hint="cs"/>
          <w:rtl/>
        </w:rPr>
        <w:t>لاستثناءات</w:t>
      </w:r>
      <w:r w:rsidRPr="00DE6131">
        <w:rPr>
          <w:rFonts w:hint="cs"/>
          <w:rtl/>
        </w:rPr>
        <w:t xml:space="preserve"> </w:t>
      </w:r>
      <w:r w:rsidR="004022B8" w:rsidRPr="00DE6131">
        <w:rPr>
          <w:rFonts w:hint="cs"/>
          <w:rtl/>
        </w:rPr>
        <w:t>على</w:t>
      </w:r>
      <w:r w:rsidRPr="00DE6131">
        <w:rPr>
          <w:rFonts w:hint="cs"/>
          <w:rtl/>
        </w:rPr>
        <w:t xml:space="preserve"> </w:t>
      </w:r>
      <w:r w:rsidR="004022B8" w:rsidRPr="00DE6131">
        <w:rPr>
          <w:rFonts w:hint="cs"/>
          <w:rtl/>
        </w:rPr>
        <w:t>قانون</w:t>
      </w:r>
      <w:r w:rsidRPr="00DE6131">
        <w:rPr>
          <w:rFonts w:hint="cs"/>
          <w:rtl/>
        </w:rPr>
        <w:t xml:space="preserve"> </w:t>
      </w:r>
      <w:r w:rsidR="004022B8" w:rsidRPr="00DE6131">
        <w:rPr>
          <w:rFonts w:hint="cs"/>
          <w:rtl/>
        </w:rPr>
        <w:t>1947</w:t>
      </w:r>
      <w:r w:rsidR="00995F56" w:rsidRPr="00DE6131">
        <w:rPr>
          <w:rFonts w:hint="cs"/>
          <w:rtl/>
        </w:rPr>
        <w:t>،</w:t>
      </w:r>
      <w:r w:rsidR="00760BC8" w:rsidRPr="00DE6131">
        <w:rPr>
          <w:rFonts w:hint="cs"/>
          <w:rtl/>
        </w:rPr>
        <w:t xml:space="preserve"> </w:t>
      </w:r>
      <w:r w:rsidR="00401369">
        <w:rPr>
          <w:rFonts w:hint="cs"/>
          <w:rtl/>
        </w:rPr>
        <w:t>ليصل به الأ</w:t>
      </w:r>
      <w:r w:rsidR="00995F56" w:rsidRPr="00DE6131">
        <w:rPr>
          <w:rFonts w:hint="cs"/>
          <w:rtl/>
        </w:rPr>
        <w:t>مر في نهاية</w:t>
      </w:r>
      <w:r w:rsidRPr="00DE6131">
        <w:rPr>
          <w:rFonts w:hint="cs"/>
          <w:rtl/>
        </w:rPr>
        <w:t xml:space="preserve"> </w:t>
      </w:r>
      <w:r w:rsidR="004022B8" w:rsidRPr="00DE6131">
        <w:rPr>
          <w:rFonts w:hint="cs"/>
          <w:rtl/>
        </w:rPr>
        <w:t>المطاف</w:t>
      </w:r>
      <w:r w:rsidRPr="00DE6131">
        <w:rPr>
          <w:rFonts w:hint="cs"/>
          <w:rtl/>
        </w:rPr>
        <w:t xml:space="preserve"> </w:t>
      </w:r>
      <w:r w:rsidR="004022B8" w:rsidRPr="00DE6131">
        <w:rPr>
          <w:rFonts w:hint="cs"/>
          <w:rtl/>
        </w:rPr>
        <w:t>الى</w:t>
      </w:r>
      <w:r w:rsidRPr="00DE6131">
        <w:rPr>
          <w:rFonts w:hint="cs"/>
          <w:rtl/>
        </w:rPr>
        <w:t xml:space="preserve"> </w:t>
      </w:r>
      <w:r w:rsidR="00995F56" w:rsidRPr="00DE6131">
        <w:rPr>
          <w:rFonts w:hint="cs"/>
          <w:rtl/>
        </w:rPr>
        <w:t xml:space="preserve"> صياغة </w:t>
      </w:r>
      <w:r w:rsidR="004022B8" w:rsidRPr="00DE6131">
        <w:rPr>
          <w:rFonts w:hint="cs"/>
          <w:rtl/>
        </w:rPr>
        <w:t>قانون</w:t>
      </w:r>
      <w:r w:rsidRPr="00DE6131">
        <w:rPr>
          <w:rFonts w:hint="cs"/>
          <w:rtl/>
        </w:rPr>
        <w:t xml:space="preserve"> </w:t>
      </w:r>
      <w:r w:rsidR="004022B8" w:rsidRPr="00DE6131">
        <w:rPr>
          <w:rFonts w:hint="cs"/>
          <w:rtl/>
        </w:rPr>
        <w:t>تنظيم</w:t>
      </w:r>
      <w:r w:rsidRPr="00DE6131">
        <w:rPr>
          <w:rFonts w:hint="cs"/>
          <w:rtl/>
        </w:rPr>
        <w:t xml:space="preserve"> </w:t>
      </w:r>
      <w:r w:rsidR="004022B8" w:rsidRPr="00DE6131">
        <w:rPr>
          <w:rFonts w:hint="cs"/>
          <w:rtl/>
        </w:rPr>
        <w:t>مشاركة</w:t>
      </w:r>
      <w:r w:rsidRPr="00DE6131">
        <w:rPr>
          <w:rFonts w:hint="cs"/>
          <w:rtl/>
        </w:rPr>
        <w:t xml:space="preserve"> </w:t>
      </w:r>
      <w:r w:rsidR="004022B8" w:rsidRPr="00DE6131">
        <w:rPr>
          <w:rFonts w:hint="cs"/>
          <w:rtl/>
        </w:rPr>
        <w:t>القطاع</w:t>
      </w:r>
      <w:r w:rsidRPr="00DE6131">
        <w:rPr>
          <w:rFonts w:hint="cs"/>
          <w:rtl/>
        </w:rPr>
        <w:t xml:space="preserve"> </w:t>
      </w:r>
      <w:r w:rsidR="004022B8" w:rsidRPr="00DE6131">
        <w:rPr>
          <w:rFonts w:hint="cs"/>
          <w:rtl/>
        </w:rPr>
        <w:t>العام</w:t>
      </w:r>
      <w:r w:rsidRPr="00DE6131">
        <w:rPr>
          <w:rFonts w:hint="cs"/>
          <w:rtl/>
        </w:rPr>
        <w:t xml:space="preserve"> </w:t>
      </w:r>
      <w:r w:rsidR="004022B8" w:rsidRPr="00DE6131">
        <w:rPr>
          <w:rFonts w:hint="cs"/>
          <w:rtl/>
        </w:rPr>
        <w:t>في</w:t>
      </w:r>
      <w:r w:rsidRPr="00DE6131">
        <w:rPr>
          <w:rFonts w:hint="cs"/>
          <w:rtl/>
        </w:rPr>
        <w:t xml:space="preserve"> </w:t>
      </w:r>
      <w:r w:rsidR="004022B8" w:rsidRPr="00DE6131">
        <w:rPr>
          <w:rFonts w:hint="cs"/>
          <w:rtl/>
        </w:rPr>
        <w:t>مشروعات</w:t>
      </w:r>
      <w:r w:rsidRPr="00DE6131">
        <w:rPr>
          <w:rFonts w:hint="cs"/>
          <w:rtl/>
        </w:rPr>
        <w:t xml:space="preserve"> </w:t>
      </w:r>
      <w:r w:rsidR="004022B8" w:rsidRPr="00DE6131">
        <w:rPr>
          <w:rFonts w:hint="cs"/>
          <w:rtl/>
        </w:rPr>
        <w:t>البنية</w:t>
      </w:r>
      <w:r w:rsidRPr="00DE6131">
        <w:rPr>
          <w:rFonts w:hint="cs"/>
          <w:rtl/>
        </w:rPr>
        <w:t xml:space="preserve"> </w:t>
      </w:r>
      <w:r w:rsidR="004022B8" w:rsidRPr="00DE6131">
        <w:rPr>
          <w:rFonts w:hint="cs"/>
          <w:rtl/>
        </w:rPr>
        <w:t>الأساسية</w:t>
      </w:r>
      <w:r w:rsidRPr="00DE6131">
        <w:rPr>
          <w:rFonts w:hint="cs"/>
          <w:rtl/>
        </w:rPr>
        <w:t xml:space="preserve"> </w:t>
      </w:r>
      <w:r w:rsidR="004022B8" w:rsidRPr="00DE6131">
        <w:rPr>
          <w:rFonts w:hint="cs"/>
          <w:rtl/>
        </w:rPr>
        <w:t>والخدمات</w:t>
      </w:r>
      <w:r w:rsidRPr="00DE6131">
        <w:rPr>
          <w:rFonts w:hint="cs"/>
          <w:rtl/>
        </w:rPr>
        <w:t xml:space="preserve"> </w:t>
      </w:r>
      <w:r w:rsidR="004022B8" w:rsidRPr="00DE6131">
        <w:rPr>
          <w:rFonts w:hint="cs"/>
          <w:rtl/>
        </w:rPr>
        <w:t>والمرافق</w:t>
      </w:r>
      <w:r w:rsidRPr="00DE6131">
        <w:rPr>
          <w:rFonts w:hint="cs"/>
          <w:rtl/>
        </w:rPr>
        <w:t xml:space="preserve"> </w:t>
      </w:r>
      <w:r w:rsidR="004022B8" w:rsidRPr="00DE6131">
        <w:rPr>
          <w:rFonts w:hint="cs"/>
          <w:rtl/>
        </w:rPr>
        <w:t>العامة</w:t>
      </w:r>
      <w:r w:rsidRPr="00DE6131">
        <w:rPr>
          <w:rFonts w:hint="cs"/>
          <w:rtl/>
        </w:rPr>
        <w:t xml:space="preserve"> </w:t>
      </w:r>
      <w:r w:rsidR="004022B8" w:rsidRPr="00DE6131">
        <w:rPr>
          <w:rFonts w:hint="cs"/>
          <w:rtl/>
        </w:rPr>
        <w:t>كبديل</w:t>
      </w:r>
      <w:r w:rsidRPr="00DE6131">
        <w:rPr>
          <w:rFonts w:hint="cs"/>
          <w:rtl/>
        </w:rPr>
        <w:t xml:space="preserve"> </w:t>
      </w:r>
      <w:r w:rsidR="004022B8" w:rsidRPr="00DE6131">
        <w:rPr>
          <w:rFonts w:hint="cs"/>
          <w:rtl/>
        </w:rPr>
        <w:t>لقانون</w:t>
      </w:r>
      <w:r w:rsidRPr="00DE6131">
        <w:rPr>
          <w:rFonts w:hint="cs"/>
          <w:rtl/>
        </w:rPr>
        <w:t xml:space="preserve"> </w:t>
      </w:r>
      <w:r w:rsidR="004022B8" w:rsidRPr="00DE6131">
        <w:rPr>
          <w:rFonts w:hint="cs"/>
          <w:rtl/>
        </w:rPr>
        <w:t>1947</w:t>
      </w:r>
      <w:r w:rsidR="00995F56" w:rsidRPr="00DE6131">
        <w:rPr>
          <w:rFonts w:hint="cs"/>
          <w:rtl/>
        </w:rPr>
        <w:t>،</w:t>
      </w:r>
      <w:r w:rsidRPr="00DE6131">
        <w:rPr>
          <w:rFonts w:hint="cs"/>
          <w:rtl/>
        </w:rPr>
        <w:t xml:space="preserve"> </w:t>
      </w:r>
      <w:r w:rsidR="004022B8" w:rsidRPr="00DE6131">
        <w:rPr>
          <w:rFonts w:hint="cs"/>
          <w:rtl/>
        </w:rPr>
        <w:t>و</w:t>
      </w:r>
      <w:r w:rsidR="00EB6383" w:rsidRPr="00DE6131">
        <w:rPr>
          <w:rFonts w:hint="cs"/>
          <w:rtl/>
        </w:rPr>
        <w:t xml:space="preserve">بذلك فإن </w:t>
      </w:r>
      <w:r w:rsidR="004022B8" w:rsidRPr="00DE6131">
        <w:rPr>
          <w:rFonts w:hint="cs"/>
          <w:rtl/>
        </w:rPr>
        <w:t>المشرع</w:t>
      </w:r>
      <w:r w:rsidRPr="00DE6131">
        <w:rPr>
          <w:rFonts w:hint="cs"/>
          <w:rtl/>
        </w:rPr>
        <w:t xml:space="preserve"> </w:t>
      </w:r>
      <w:r w:rsidR="004022B8" w:rsidRPr="00DE6131">
        <w:rPr>
          <w:rFonts w:hint="cs"/>
          <w:rtl/>
        </w:rPr>
        <w:t>المصري</w:t>
      </w:r>
      <w:r w:rsidRPr="00DE6131">
        <w:rPr>
          <w:rFonts w:hint="cs"/>
          <w:rtl/>
        </w:rPr>
        <w:t xml:space="preserve"> </w:t>
      </w:r>
      <w:r w:rsidR="004022B8" w:rsidRPr="00DE6131">
        <w:rPr>
          <w:rFonts w:hint="cs"/>
          <w:rtl/>
        </w:rPr>
        <w:t>لم</w:t>
      </w:r>
      <w:r w:rsidRPr="00DE6131">
        <w:rPr>
          <w:rFonts w:hint="cs"/>
          <w:rtl/>
        </w:rPr>
        <w:t xml:space="preserve"> </w:t>
      </w:r>
      <w:r w:rsidR="004022B8" w:rsidRPr="00DE6131">
        <w:rPr>
          <w:rFonts w:hint="cs"/>
          <w:rtl/>
        </w:rPr>
        <w:t>يألف</w:t>
      </w:r>
      <w:r w:rsidRPr="00DE6131">
        <w:rPr>
          <w:rFonts w:hint="cs"/>
          <w:rtl/>
        </w:rPr>
        <w:t xml:space="preserve"> </w:t>
      </w:r>
      <w:r w:rsidR="004022B8" w:rsidRPr="00DE6131">
        <w:rPr>
          <w:rFonts w:hint="cs"/>
          <w:rtl/>
        </w:rPr>
        <w:t>مصطلح</w:t>
      </w:r>
      <w:r w:rsidRPr="00DE6131">
        <w:rPr>
          <w:rFonts w:hint="cs"/>
          <w:rtl/>
        </w:rPr>
        <w:t xml:space="preserve"> </w:t>
      </w:r>
      <w:r w:rsidR="004022B8" w:rsidRPr="00DE6131">
        <w:rPr>
          <w:rFonts w:hint="cs"/>
          <w:rtl/>
        </w:rPr>
        <w:t>تفويض</w:t>
      </w:r>
      <w:r w:rsidRPr="00DE6131">
        <w:rPr>
          <w:rFonts w:hint="cs"/>
          <w:rtl/>
        </w:rPr>
        <w:t xml:space="preserve"> </w:t>
      </w:r>
      <w:r w:rsidR="004022B8" w:rsidRPr="00DE6131">
        <w:rPr>
          <w:rFonts w:hint="cs"/>
          <w:rtl/>
        </w:rPr>
        <w:t>المرفق</w:t>
      </w:r>
      <w:r w:rsidRPr="00DE6131">
        <w:rPr>
          <w:rFonts w:hint="cs"/>
          <w:rtl/>
        </w:rPr>
        <w:t xml:space="preserve"> </w:t>
      </w:r>
      <w:r w:rsidR="004022B8" w:rsidRPr="00DE6131">
        <w:rPr>
          <w:rFonts w:hint="cs"/>
          <w:rtl/>
        </w:rPr>
        <w:t>العام</w:t>
      </w:r>
      <w:r w:rsidRPr="00DE6131">
        <w:rPr>
          <w:rFonts w:hint="cs"/>
          <w:rtl/>
        </w:rPr>
        <w:t xml:space="preserve"> </w:t>
      </w:r>
      <w:r w:rsidR="00EB6383" w:rsidRPr="00DE6131">
        <w:rPr>
          <w:rFonts w:hint="cs"/>
          <w:rtl/>
        </w:rPr>
        <w:t>ب</w:t>
      </w:r>
      <w:r w:rsidR="004022B8" w:rsidRPr="00DE6131">
        <w:rPr>
          <w:rFonts w:hint="cs"/>
          <w:rtl/>
        </w:rPr>
        <w:t>الصورة</w:t>
      </w:r>
      <w:r w:rsidRPr="00DE6131">
        <w:rPr>
          <w:rFonts w:hint="cs"/>
          <w:rtl/>
        </w:rPr>
        <w:t xml:space="preserve"> </w:t>
      </w:r>
      <w:r w:rsidR="004022B8" w:rsidRPr="00DE6131">
        <w:rPr>
          <w:rFonts w:hint="cs"/>
          <w:rtl/>
        </w:rPr>
        <w:t>التي</w:t>
      </w:r>
      <w:r w:rsidRPr="00DE6131">
        <w:rPr>
          <w:rFonts w:hint="cs"/>
          <w:rtl/>
        </w:rPr>
        <w:t xml:space="preserve"> </w:t>
      </w:r>
      <w:r w:rsidR="00EB6383" w:rsidRPr="00DE6131">
        <w:rPr>
          <w:rFonts w:hint="cs"/>
          <w:rtl/>
        </w:rPr>
        <w:t>عرف</w:t>
      </w:r>
      <w:r w:rsidRPr="00DE6131">
        <w:rPr>
          <w:rFonts w:hint="cs"/>
          <w:rtl/>
        </w:rPr>
        <w:t xml:space="preserve"> </w:t>
      </w:r>
      <w:r w:rsidR="004022B8" w:rsidRPr="00DE6131">
        <w:rPr>
          <w:rFonts w:hint="cs"/>
          <w:rtl/>
        </w:rPr>
        <w:t>بها</w:t>
      </w:r>
      <w:r w:rsidRPr="00DE6131">
        <w:rPr>
          <w:rFonts w:hint="cs"/>
          <w:rtl/>
        </w:rPr>
        <w:t xml:space="preserve"> </w:t>
      </w:r>
      <w:r w:rsidR="00EB6383" w:rsidRPr="00DE6131">
        <w:rPr>
          <w:rFonts w:hint="cs"/>
          <w:rtl/>
        </w:rPr>
        <w:t xml:space="preserve">التفويض </w:t>
      </w:r>
      <w:r w:rsidRPr="00DE6131">
        <w:rPr>
          <w:rFonts w:hint="cs"/>
          <w:rtl/>
        </w:rPr>
        <w:t xml:space="preserve"> </w:t>
      </w:r>
      <w:r w:rsidR="004022B8" w:rsidRPr="00DE6131">
        <w:rPr>
          <w:rFonts w:hint="cs"/>
          <w:rtl/>
        </w:rPr>
        <w:t>في</w:t>
      </w:r>
      <w:r w:rsidRPr="00DE6131">
        <w:rPr>
          <w:rFonts w:hint="cs"/>
          <w:rtl/>
        </w:rPr>
        <w:t xml:space="preserve"> </w:t>
      </w:r>
      <w:r w:rsidR="004022B8" w:rsidRPr="00DE6131">
        <w:rPr>
          <w:rFonts w:hint="cs"/>
          <w:rtl/>
        </w:rPr>
        <w:t>فرنسا</w:t>
      </w:r>
      <w:r w:rsidRPr="00DE6131">
        <w:rPr>
          <w:rFonts w:hint="cs"/>
          <w:rtl/>
        </w:rPr>
        <w:t xml:space="preserve"> </w:t>
      </w:r>
      <w:r w:rsidR="004022B8" w:rsidRPr="00DE6131">
        <w:rPr>
          <w:rFonts w:hint="cs"/>
          <w:rtl/>
        </w:rPr>
        <w:t>والمغرب</w:t>
      </w:r>
      <w:r w:rsidRPr="00DE6131">
        <w:rPr>
          <w:rFonts w:hint="cs"/>
          <w:rtl/>
        </w:rPr>
        <w:t xml:space="preserve"> </w:t>
      </w:r>
      <w:r w:rsidR="004022B8" w:rsidRPr="00DE6131">
        <w:rPr>
          <w:rFonts w:hint="cs"/>
          <w:rtl/>
        </w:rPr>
        <w:t>وتونس</w:t>
      </w:r>
      <w:r w:rsidR="004022B8" w:rsidRPr="00DE6131">
        <w:rPr>
          <w:rStyle w:val="Appelnotedebasdep"/>
          <w:color w:val="000000" w:themeColor="text1"/>
          <w:rtl/>
        </w:rPr>
        <w:footnoteReference w:id="24"/>
      </w:r>
      <w:r w:rsidR="00FD0D6C" w:rsidRPr="00DE6131">
        <w:rPr>
          <w:rFonts w:hint="cs"/>
          <w:rtl/>
        </w:rPr>
        <w:t>.</w:t>
      </w:r>
    </w:p>
    <w:p w14:paraId="3FB5BB63" w14:textId="4C01C786" w:rsidR="00964629" w:rsidRPr="00DE6131" w:rsidRDefault="002C6759" w:rsidP="00AB33FD">
      <w:pPr>
        <w:rPr>
          <w:b/>
          <w:bCs/>
          <w:rtl/>
        </w:rPr>
      </w:pPr>
      <w:r w:rsidRPr="00DE6131">
        <w:rPr>
          <w:rFonts w:hint="cs"/>
          <w:rtl/>
        </w:rPr>
        <w:t>وبذلك قد اختل</w:t>
      </w:r>
      <w:r w:rsidR="005025D4" w:rsidRPr="00DE6131">
        <w:rPr>
          <w:rFonts w:hint="cs"/>
          <w:rtl/>
        </w:rPr>
        <w:t>ف</w:t>
      </w:r>
      <w:r w:rsidRPr="00DE6131">
        <w:rPr>
          <w:rFonts w:hint="cs"/>
          <w:rtl/>
        </w:rPr>
        <w:t>ت</w:t>
      </w:r>
      <w:r w:rsidR="005025D4" w:rsidRPr="00DE6131">
        <w:rPr>
          <w:rFonts w:hint="cs"/>
          <w:rtl/>
        </w:rPr>
        <w:t xml:space="preserve"> التعريفات ل</w:t>
      </w:r>
      <w:r w:rsidR="00964629" w:rsidRPr="00DE6131">
        <w:rPr>
          <w:rFonts w:hint="cs"/>
          <w:rtl/>
        </w:rPr>
        <w:t xml:space="preserve">عقد التفويض على </w:t>
      </w:r>
      <w:r w:rsidR="00680676" w:rsidRPr="00DE6131">
        <w:rPr>
          <w:rFonts w:hint="cs"/>
          <w:rtl/>
        </w:rPr>
        <w:t>مدار فترا</w:t>
      </w:r>
      <w:r w:rsidR="00680676" w:rsidRPr="00DE6131">
        <w:rPr>
          <w:rtl/>
        </w:rPr>
        <w:t>ت</w:t>
      </w:r>
      <w:r w:rsidR="005025D4" w:rsidRPr="00DE6131">
        <w:rPr>
          <w:rFonts w:hint="cs"/>
          <w:rtl/>
        </w:rPr>
        <w:t xml:space="preserve"> </w:t>
      </w:r>
      <w:r w:rsidRPr="00DE6131">
        <w:rPr>
          <w:rFonts w:hint="cs"/>
          <w:rtl/>
        </w:rPr>
        <w:t xml:space="preserve">تاريخية </w:t>
      </w:r>
      <w:r w:rsidR="005025D4" w:rsidRPr="00DE6131">
        <w:rPr>
          <w:rFonts w:hint="cs"/>
          <w:rtl/>
        </w:rPr>
        <w:t>متعاقبة ومن نظام قانو</w:t>
      </w:r>
      <w:r w:rsidR="00A8505F">
        <w:rPr>
          <w:rFonts w:hint="cs"/>
          <w:rtl/>
        </w:rPr>
        <w:t>ني الى اخر</w:t>
      </w:r>
      <w:r w:rsidRPr="00DE6131">
        <w:rPr>
          <w:rFonts w:hint="cs"/>
          <w:rtl/>
        </w:rPr>
        <w:t xml:space="preserve">، وتعددت محاولات ضبط المفهوم عقد التفويض، بتعدد الخلفيات والتوجهات التي كانت سائدة لدى الباحثين </w:t>
      </w:r>
      <w:r w:rsidR="00F2333E" w:rsidRPr="00DE6131">
        <w:rPr>
          <w:rFonts w:hint="cs"/>
          <w:rtl/>
        </w:rPr>
        <w:t xml:space="preserve">والفقهاء </w:t>
      </w:r>
      <w:r w:rsidR="00680676" w:rsidRPr="00DE6131">
        <w:rPr>
          <w:rFonts w:hint="cs"/>
          <w:rtl/>
        </w:rPr>
        <w:t>أنداك</w:t>
      </w:r>
      <w:r w:rsidRPr="00DE6131">
        <w:rPr>
          <w:rFonts w:hint="cs"/>
          <w:rtl/>
        </w:rPr>
        <w:t xml:space="preserve">، وساهم في ذلك </w:t>
      </w:r>
      <w:r w:rsidR="00F2333E" w:rsidRPr="00DE6131">
        <w:rPr>
          <w:rFonts w:hint="cs"/>
          <w:rtl/>
        </w:rPr>
        <w:t>أيضا اتساع</w:t>
      </w:r>
      <w:r w:rsidRPr="00DE6131">
        <w:rPr>
          <w:rFonts w:hint="cs"/>
          <w:rtl/>
        </w:rPr>
        <w:t xml:space="preserve"> </w:t>
      </w:r>
      <w:r w:rsidR="00F2333E" w:rsidRPr="00DE6131">
        <w:rPr>
          <w:rFonts w:hint="cs"/>
          <w:rtl/>
        </w:rPr>
        <w:t>وتنوع مهام</w:t>
      </w:r>
      <w:r w:rsidR="00964629" w:rsidRPr="00DE6131">
        <w:rPr>
          <w:rFonts w:hint="cs"/>
          <w:rtl/>
        </w:rPr>
        <w:t xml:space="preserve"> </w:t>
      </w:r>
      <w:r w:rsidR="00F2333E" w:rsidRPr="00DE6131">
        <w:rPr>
          <w:rFonts w:hint="cs"/>
          <w:rtl/>
        </w:rPr>
        <w:t>الدولة، بالإضافة</w:t>
      </w:r>
      <w:r w:rsidRPr="00DE6131">
        <w:rPr>
          <w:rFonts w:hint="cs"/>
          <w:rtl/>
        </w:rPr>
        <w:t xml:space="preserve"> الى </w:t>
      </w:r>
      <w:r w:rsidR="00964629" w:rsidRPr="00DE6131">
        <w:rPr>
          <w:rFonts w:hint="cs"/>
          <w:rtl/>
        </w:rPr>
        <w:t>زيادة الأعباء</w:t>
      </w:r>
      <w:r w:rsidRPr="00DE6131">
        <w:rPr>
          <w:rFonts w:hint="cs"/>
          <w:rtl/>
        </w:rPr>
        <w:t xml:space="preserve"> والتكاليف الاجتماعية والاقتصادية، التي فرضت بدورها </w:t>
      </w:r>
      <w:r w:rsidR="00F2333E" w:rsidRPr="00DE6131">
        <w:rPr>
          <w:rFonts w:hint="cs"/>
          <w:rtl/>
        </w:rPr>
        <w:t>ضرورة اتخاذ</w:t>
      </w:r>
      <w:r w:rsidR="00964629" w:rsidRPr="00DE6131">
        <w:rPr>
          <w:rFonts w:hint="cs"/>
          <w:rtl/>
        </w:rPr>
        <w:t xml:space="preserve"> إجراءات اقتصادية </w:t>
      </w:r>
      <w:r w:rsidR="00F2333E" w:rsidRPr="00DE6131">
        <w:rPr>
          <w:rFonts w:hint="cs"/>
          <w:rtl/>
        </w:rPr>
        <w:t xml:space="preserve">حديثة </w:t>
      </w:r>
      <w:r w:rsidR="00964629" w:rsidRPr="00DE6131">
        <w:rPr>
          <w:rFonts w:hint="cs"/>
          <w:rtl/>
        </w:rPr>
        <w:t xml:space="preserve">في مجال </w:t>
      </w:r>
      <w:r w:rsidR="00F2333E" w:rsidRPr="00DE6131">
        <w:rPr>
          <w:rFonts w:hint="cs"/>
          <w:rtl/>
        </w:rPr>
        <w:t>ال</w:t>
      </w:r>
      <w:r w:rsidR="00964629" w:rsidRPr="00DE6131">
        <w:rPr>
          <w:rFonts w:hint="cs"/>
          <w:rtl/>
        </w:rPr>
        <w:t xml:space="preserve">تسيير </w:t>
      </w:r>
      <w:r w:rsidR="00F2333E" w:rsidRPr="00DE6131">
        <w:rPr>
          <w:rFonts w:hint="cs"/>
          <w:rtl/>
        </w:rPr>
        <w:t>العمومي</w:t>
      </w:r>
      <w:r w:rsidR="00964629" w:rsidRPr="00DE6131">
        <w:rPr>
          <w:rFonts w:hint="cs"/>
          <w:rtl/>
        </w:rPr>
        <w:t xml:space="preserve"> وتفعيل </w:t>
      </w:r>
      <w:r w:rsidR="00F2333E" w:rsidRPr="00DE6131">
        <w:rPr>
          <w:rFonts w:hint="cs"/>
          <w:rtl/>
        </w:rPr>
        <w:t>دور القطاع الخاص واستثماره في إدارة المرافق العامة.</w:t>
      </w:r>
      <w:r w:rsidR="00964629" w:rsidRPr="00DE6131">
        <w:rPr>
          <w:rFonts w:hint="cs"/>
          <w:b/>
          <w:bCs/>
          <w:sz w:val="24"/>
          <w:szCs w:val="24"/>
          <w:rtl/>
        </w:rPr>
        <w:t xml:space="preserve"> </w:t>
      </w:r>
    </w:p>
    <w:p w14:paraId="05D36851" w14:textId="6DBD6AEA" w:rsidR="00B561B6" w:rsidRDefault="002F48E6" w:rsidP="004F2087">
      <w:pPr>
        <w:ind w:firstLine="0"/>
        <w:jc w:val="left"/>
        <w:outlineLvl w:val="4"/>
        <w:rPr>
          <w:b/>
          <w:bCs/>
          <w:color w:val="000000" w:themeColor="text1"/>
          <w:rtl/>
        </w:rPr>
      </w:pPr>
      <w:bookmarkStart w:id="67" w:name="_Toc165664602"/>
      <w:bookmarkStart w:id="68" w:name="_Toc165665102"/>
      <w:bookmarkStart w:id="69" w:name="_Toc168134042"/>
      <w:r w:rsidRPr="00DE6131">
        <w:rPr>
          <w:rFonts w:hint="cs"/>
          <w:b/>
          <w:bCs/>
          <w:color w:val="000000" w:themeColor="text1"/>
          <w:rtl/>
        </w:rPr>
        <w:t>الفرع</w:t>
      </w:r>
      <w:r w:rsidR="00713331" w:rsidRPr="00DE6131">
        <w:rPr>
          <w:rFonts w:hint="cs"/>
          <w:b/>
          <w:bCs/>
          <w:color w:val="000000" w:themeColor="text1"/>
          <w:rtl/>
        </w:rPr>
        <w:t xml:space="preserve"> </w:t>
      </w:r>
      <w:r w:rsidRPr="00DE6131">
        <w:rPr>
          <w:rFonts w:hint="cs"/>
          <w:b/>
          <w:bCs/>
          <w:color w:val="000000" w:themeColor="text1"/>
          <w:rtl/>
        </w:rPr>
        <w:t>الثاني:</w:t>
      </w:r>
      <w:r w:rsidR="00713331" w:rsidRPr="00DE6131">
        <w:rPr>
          <w:rFonts w:hint="cs"/>
          <w:b/>
          <w:bCs/>
          <w:color w:val="000000" w:themeColor="text1"/>
          <w:rtl/>
        </w:rPr>
        <w:t xml:space="preserve"> </w:t>
      </w:r>
      <w:r w:rsidRPr="00DE6131">
        <w:rPr>
          <w:rFonts w:hint="cs"/>
          <w:b/>
          <w:bCs/>
          <w:color w:val="000000" w:themeColor="text1"/>
          <w:rtl/>
        </w:rPr>
        <w:t>عقود</w:t>
      </w:r>
      <w:r w:rsidR="00713331" w:rsidRPr="00DE6131">
        <w:rPr>
          <w:rFonts w:hint="cs"/>
          <w:b/>
          <w:bCs/>
          <w:color w:val="000000" w:themeColor="text1"/>
          <w:rtl/>
        </w:rPr>
        <w:t xml:space="preserve"> </w:t>
      </w:r>
      <w:r w:rsidRPr="00DE6131">
        <w:rPr>
          <w:rFonts w:hint="cs"/>
          <w:b/>
          <w:bCs/>
          <w:color w:val="000000" w:themeColor="text1"/>
          <w:rtl/>
        </w:rPr>
        <w:t>التفويض</w:t>
      </w:r>
      <w:r w:rsidR="00713331" w:rsidRPr="00DE6131">
        <w:rPr>
          <w:rFonts w:hint="cs"/>
          <w:b/>
          <w:bCs/>
          <w:color w:val="000000" w:themeColor="text1"/>
          <w:rtl/>
        </w:rPr>
        <w:t xml:space="preserve"> </w:t>
      </w:r>
      <w:r w:rsidRPr="00DE6131">
        <w:rPr>
          <w:rFonts w:hint="cs"/>
          <w:b/>
          <w:bCs/>
          <w:color w:val="000000" w:themeColor="text1"/>
          <w:rtl/>
        </w:rPr>
        <w:t>في</w:t>
      </w:r>
      <w:r w:rsidR="00713331" w:rsidRPr="00DE6131">
        <w:rPr>
          <w:rFonts w:hint="cs"/>
          <w:b/>
          <w:bCs/>
          <w:color w:val="000000" w:themeColor="text1"/>
          <w:rtl/>
        </w:rPr>
        <w:t xml:space="preserve"> </w:t>
      </w:r>
      <w:r w:rsidRPr="00DE6131">
        <w:rPr>
          <w:rFonts w:hint="cs"/>
          <w:b/>
          <w:bCs/>
          <w:color w:val="000000" w:themeColor="text1"/>
          <w:rtl/>
        </w:rPr>
        <w:t>النظام</w:t>
      </w:r>
      <w:r w:rsidR="00713331" w:rsidRPr="00DE6131">
        <w:rPr>
          <w:rFonts w:hint="cs"/>
          <w:b/>
          <w:bCs/>
          <w:color w:val="000000" w:themeColor="text1"/>
          <w:rtl/>
        </w:rPr>
        <w:t xml:space="preserve"> </w:t>
      </w:r>
      <w:r w:rsidRPr="00DE6131">
        <w:rPr>
          <w:rFonts w:hint="cs"/>
          <w:b/>
          <w:bCs/>
          <w:color w:val="000000" w:themeColor="text1"/>
          <w:rtl/>
        </w:rPr>
        <w:t>القانوني</w:t>
      </w:r>
      <w:r w:rsidR="00713331" w:rsidRPr="00DE6131">
        <w:rPr>
          <w:rFonts w:hint="cs"/>
          <w:b/>
          <w:bCs/>
          <w:color w:val="000000" w:themeColor="text1"/>
          <w:rtl/>
        </w:rPr>
        <w:t xml:space="preserve"> </w:t>
      </w:r>
      <w:r w:rsidRPr="00DE6131">
        <w:rPr>
          <w:rFonts w:hint="cs"/>
          <w:b/>
          <w:bCs/>
          <w:color w:val="000000" w:themeColor="text1"/>
          <w:rtl/>
        </w:rPr>
        <w:t>الجزائري</w:t>
      </w:r>
      <w:bookmarkEnd w:id="67"/>
      <w:bookmarkEnd w:id="68"/>
      <w:bookmarkEnd w:id="69"/>
    </w:p>
    <w:p w14:paraId="3C5BBE02" w14:textId="666FCDFA" w:rsidR="004D5A31" w:rsidRPr="006D6BDD" w:rsidRDefault="006D6BDD" w:rsidP="00AB33FD">
      <w:pPr>
        <w:rPr>
          <w:rtl/>
        </w:rPr>
      </w:pPr>
      <w:bookmarkStart w:id="70" w:name="_Toc166409510"/>
      <w:bookmarkStart w:id="71" w:name="_Toc166409593"/>
      <w:bookmarkStart w:id="72" w:name="_Toc166409676"/>
      <w:bookmarkStart w:id="73" w:name="_Toc168133468"/>
      <w:r>
        <w:rPr>
          <w:rFonts w:hint="cs"/>
          <w:rtl/>
        </w:rPr>
        <w:t>إ</w:t>
      </w:r>
      <w:r w:rsidRPr="006D6BDD">
        <w:rPr>
          <w:rFonts w:hint="cs"/>
          <w:rtl/>
        </w:rPr>
        <w:t xml:space="preserve">ن </w:t>
      </w:r>
      <w:r w:rsidR="00B622DF">
        <w:rPr>
          <w:rFonts w:hint="cs"/>
          <w:rtl/>
        </w:rPr>
        <w:t>سيا</w:t>
      </w:r>
      <w:r>
        <w:rPr>
          <w:rFonts w:hint="cs"/>
          <w:rtl/>
        </w:rPr>
        <w:t>سة احتكار التسيير خاصة في مجال المرافق العامة كانت السمة الابر</w:t>
      </w:r>
      <w:r w:rsidR="00D74448">
        <w:rPr>
          <w:rFonts w:hint="cs"/>
          <w:rtl/>
        </w:rPr>
        <w:t>ز</w:t>
      </w:r>
      <w:r>
        <w:rPr>
          <w:rFonts w:hint="cs"/>
          <w:rtl/>
        </w:rPr>
        <w:t xml:space="preserve"> التي ميزت </w:t>
      </w:r>
      <w:r w:rsidR="006643D5">
        <w:rPr>
          <w:rFonts w:hint="cs"/>
          <w:rtl/>
        </w:rPr>
        <w:t xml:space="preserve">إدارة </w:t>
      </w:r>
      <w:r w:rsidR="00114CE5">
        <w:rPr>
          <w:rFonts w:hint="cs"/>
          <w:rtl/>
        </w:rPr>
        <w:t>و</w:t>
      </w:r>
      <w:r w:rsidR="006643D5">
        <w:rPr>
          <w:rFonts w:hint="cs"/>
          <w:rtl/>
        </w:rPr>
        <w:t>استغلال</w:t>
      </w:r>
      <w:r w:rsidR="00114CE5">
        <w:rPr>
          <w:rFonts w:hint="cs"/>
          <w:rtl/>
        </w:rPr>
        <w:t xml:space="preserve"> ا</w:t>
      </w:r>
      <w:r w:rsidR="006643D5">
        <w:rPr>
          <w:rFonts w:hint="cs"/>
          <w:rtl/>
        </w:rPr>
        <w:t xml:space="preserve">لمرافق العامة في </w:t>
      </w:r>
      <w:r w:rsidR="00114CE5">
        <w:rPr>
          <w:rFonts w:hint="cs"/>
          <w:rtl/>
        </w:rPr>
        <w:t>الجزائ</w:t>
      </w:r>
      <w:r w:rsidR="00114CE5">
        <w:rPr>
          <w:rtl/>
        </w:rPr>
        <w:t>ر</w:t>
      </w:r>
      <w:r w:rsidR="006643D5">
        <w:rPr>
          <w:rFonts w:hint="cs"/>
          <w:rtl/>
        </w:rPr>
        <w:t xml:space="preserve"> نظرا لاعتبارات </w:t>
      </w:r>
      <w:r w:rsidR="00091B2C">
        <w:rPr>
          <w:rFonts w:hint="cs"/>
          <w:rtl/>
        </w:rPr>
        <w:t xml:space="preserve">متعددة تتعلق في الأساس بالتوجه السياسي </w:t>
      </w:r>
      <w:r w:rsidR="00114CE5">
        <w:rPr>
          <w:rFonts w:hint="cs"/>
          <w:rtl/>
        </w:rPr>
        <w:t>أنداك</w:t>
      </w:r>
      <w:r w:rsidR="00091B2C">
        <w:rPr>
          <w:rFonts w:hint="cs"/>
          <w:rtl/>
        </w:rPr>
        <w:t xml:space="preserve"> </w:t>
      </w:r>
      <w:r w:rsidR="00D74448">
        <w:rPr>
          <w:rFonts w:hint="cs"/>
          <w:rtl/>
        </w:rPr>
        <w:t>ا</w:t>
      </w:r>
      <w:r w:rsidR="00091B2C">
        <w:rPr>
          <w:rFonts w:hint="cs"/>
          <w:rtl/>
        </w:rPr>
        <w:t>لذي</w:t>
      </w:r>
      <w:r w:rsidR="00213E2D">
        <w:rPr>
          <w:rFonts w:hint="cs"/>
          <w:rtl/>
        </w:rPr>
        <w:t xml:space="preserve"> </w:t>
      </w:r>
      <w:r w:rsidR="00114CE5">
        <w:rPr>
          <w:rFonts w:hint="cs"/>
          <w:rtl/>
        </w:rPr>
        <w:t>انعكس</w:t>
      </w:r>
      <w:r w:rsidR="00091B2C">
        <w:rPr>
          <w:rFonts w:hint="cs"/>
          <w:rtl/>
        </w:rPr>
        <w:t xml:space="preserve"> </w:t>
      </w:r>
      <w:r w:rsidR="00213E2D">
        <w:rPr>
          <w:rFonts w:hint="cs"/>
          <w:rtl/>
        </w:rPr>
        <w:t>بشكل مباشر على التوجه الاقتصادي القائم على انحصار إدارة واستغلال المرافق العامة في أيدي الأشخاص الاعتبارية العامة التي تنشأها الدولة لهذا الغرض</w:t>
      </w:r>
      <w:r w:rsidR="00D74448">
        <w:rPr>
          <w:rFonts w:hint="cs"/>
          <w:rtl/>
        </w:rPr>
        <w:t>،</w:t>
      </w:r>
      <w:r w:rsidR="00213E2D">
        <w:rPr>
          <w:rFonts w:hint="cs"/>
          <w:rtl/>
        </w:rPr>
        <w:t xml:space="preserve"> بالذات </w:t>
      </w:r>
      <w:r w:rsidR="00834E12">
        <w:rPr>
          <w:rFonts w:hint="cs"/>
          <w:rtl/>
        </w:rPr>
        <w:t xml:space="preserve">ويرجع ذلك بالأساس الى </w:t>
      </w:r>
      <w:r w:rsidR="0054200F">
        <w:rPr>
          <w:rFonts w:hint="cs"/>
          <w:rtl/>
        </w:rPr>
        <w:t>التردد</w:t>
      </w:r>
      <w:r w:rsidR="00834E12">
        <w:rPr>
          <w:rFonts w:hint="cs"/>
          <w:rtl/>
        </w:rPr>
        <w:t xml:space="preserve"> ا</w:t>
      </w:r>
      <w:r w:rsidR="0054200F">
        <w:rPr>
          <w:rFonts w:hint="cs"/>
          <w:rtl/>
        </w:rPr>
        <w:t xml:space="preserve">لكبير الذي لازم السلطات العامة في عملية </w:t>
      </w:r>
      <w:r w:rsidR="00D74448">
        <w:rPr>
          <w:rFonts w:hint="cs"/>
          <w:rtl/>
        </w:rPr>
        <w:t>إ</w:t>
      </w:r>
      <w:r w:rsidR="0054200F">
        <w:rPr>
          <w:rFonts w:hint="cs"/>
          <w:rtl/>
        </w:rPr>
        <w:t xml:space="preserve">شراك القطاع الخاص في عملية التسيير العمومي </w:t>
      </w:r>
      <w:r w:rsidR="00294E53">
        <w:rPr>
          <w:rFonts w:hint="cs"/>
          <w:rtl/>
        </w:rPr>
        <w:t xml:space="preserve">غير أن هذا الوضع لم يستمر بفعل التغير والتطور </w:t>
      </w:r>
      <w:r w:rsidR="00114CE5">
        <w:rPr>
          <w:rFonts w:hint="cs"/>
          <w:rtl/>
        </w:rPr>
        <w:t>المتسارع</w:t>
      </w:r>
      <w:r w:rsidR="00294E53">
        <w:rPr>
          <w:rFonts w:hint="cs"/>
          <w:rtl/>
        </w:rPr>
        <w:t xml:space="preserve"> للظروف الوطنية والدولية التي فرضت على ال</w:t>
      </w:r>
      <w:r w:rsidR="008B05FA">
        <w:rPr>
          <w:rFonts w:hint="cs"/>
          <w:rtl/>
        </w:rPr>
        <w:t xml:space="preserve">سلطات العامة في البلاد البدأ بالتدرج في التحول والانفتاح على الفاعلين الاقتصاديين الخواص </w:t>
      </w:r>
      <w:r w:rsidR="00E24920">
        <w:rPr>
          <w:rFonts w:hint="cs"/>
          <w:rtl/>
        </w:rPr>
        <w:t xml:space="preserve">الذين </w:t>
      </w:r>
      <w:r w:rsidR="00114CE5">
        <w:rPr>
          <w:rFonts w:hint="cs"/>
          <w:rtl/>
        </w:rPr>
        <w:t>سعت</w:t>
      </w:r>
      <w:r w:rsidR="00E24920">
        <w:rPr>
          <w:rFonts w:hint="cs"/>
          <w:rtl/>
        </w:rPr>
        <w:t xml:space="preserve"> الدولة الى </w:t>
      </w:r>
      <w:r w:rsidR="008B05FA">
        <w:rPr>
          <w:rFonts w:hint="cs"/>
          <w:rtl/>
        </w:rPr>
        <w:t xml:space="preserve"> </w:t>
      </w:r>
      <w:r w:rsidR="00E24920">
        <w:rPr>
          <w:rFonts w:hint="cs"/>
          <w:rtl/>
        </w:rPr>
        <w:t xml:space="preserve">استقطابهم الى المشاركة في </w:t>
      </w:r>
      <w:r w:rsidR="00844BD7">
        <w:rPr>
          <w:rFonts w:hint="cs"/>
          <w:rtl/>
        </w:rPr>
        <w:t>إدارة واستغلال المرافق العامة.</w:t>
      </w:r>
      <w:bookmarkEnd w:id="70"/>
      <w:bookmarkEnd w:id="71"/>
      <w:bookmarkEnd w:id="72"/>
      <w:bookmarkEnd w:id="73"/>
      <w:r w:rsidR="006643D5">
        <w:rPr>
          <w:rFonts w:hint="cs"/>
          <w:rtl/>
        </w:rPr>
        <w:t xml:space="preserve"> </w:t>
      </w:r>
    </w:p>
    <w:p w14:paraId="3183DE4C" w14:textId="61BE8E8E" w:rsidR="005E16F3" w:rsidRPr="00DE6131" w:rsidRDefault="005E16F3" w:rsidP="00AB33FD">
      <w:pPr>
        <w:rPr>
          <w:sz w:val="24"/>
          <w:szCs w:val="24"/>
          <w:rtl/>
        </w:rPr>
      </w:pPr>
      <w:r w:rsidRPr="00DE6131">
        <w:rPr>
          <w:rFonts w:hint="cs"/>
          <w:rtl/>
        </w:rPr>
        <w:t xml:space="preserve">بعدما اعتمدت الجزائر بشكل شبه كلي على القطاع العام في عملية تسيير مرافقها العامة، بسبب  </w:t>
      </w:r>
      <w:r w:rsidR="004D5A31">
        <w:rPr>
          <w:rFonts w:hint="cs"/>
          <w:rtl/>
        </w:rPr>
        <w:t>ممارسة</w:t>
      </w:r>
      <w:r w:rsidRPr="00DE6131">
        <w:rPr>
          <w:rFonts w:hint="cs"/>
          <w:rtl/>
        </w:rPr>
        <w:t xml:space="preserve"> سياسة الانغلاق الاقتصادي لفترة طويلة من الزمن إلا أنه بعد أحداث سنة 1989، بدأت ملامح التحول الاقتصادي والانفتاح على القطاع الخاص، حيث مهدت هذه الاحداث الى تبني ف</w:t>
      </w:r>
      <w:r w:rsidR="00996721" w:rsidRPr="00DE6131">
        <w:rPr>
          <w:rFonts w:hint="cs"/>
          <w:rtl/>
        </w:rPr>
        <w:t xml:space="preserve">كر جديد في </w:t>
      </w:r>
      <w:r w:rsidR="00996721" w:rsidRPr="00DE6131">
        <w:rPr>
          <w:rFonts w:hint="cs"/>
          <w:rtl/>
        </w:rPr>
        <w:lastRenderedPageBreak/>
        <w:t>مجال التسيير العمومي</w:t>
      </w:r>
      <w:r w:rsidRPr="00DE6131">
        <w:rPr>
          <w:rFonts w:hint="cs"/>
          <w:rtl/>
        </w:rPr>
        <w:t>، هذه الازمات الاقتصادية والاجتماعية و</w:t>
      </w:r>
      <w:r w:rsidR="00D74448">
        <w:rPr>
          <w:rFonts w:hint="cs"/>
          <w:rtl/>
        </w:rPr>
        <w:t>إ</w:t>
      </w:r>
      <w:r w:rsidRPr="00DE6131">
        <w:rPr>
          <w:rFonts w:hint="cs"/>
          <w:rtl/>
        </w:rPr>
        <w:t>ن شكلت  المبرر المباشر لتدخل الدولة في المجالا</w:t>
      </w:r>
      <w:r w:rsidR="00996721" w:rsidRPr="00DE6131">
        <w:rPr>
          <w:rFonts w:hint="cs"/>
          <w:rtl/>
        </w:rPr>
        <w:t xml:space="preserve">ت الاقتصادية، </w:t>
      </w:r>
      <w:r w:rsidR="00D74448">
        <w:rPr>
          <w:rFonts w:hint="cs"/>
          <w:rtl/>
        </w:rPr>
        <w:t>إ</w:t>
      </w:r>
      <w:r w:rsidR="00996721" w:rsidRPr="00DE6131">
        <w:rPr>
          <w:rFonts w:hint="cs"/>
          <w:rtl/>
        </w:rPr>
        <w:t xml:space="preserve">لا </w:t>
      </w:r>
      <w:r w:rsidR="00D74448">
        <w:rPr>
          <w:rFonts w:hint="cs"/>
          <w:rtl/>
        </w:rPr>
        <w:t>أ</w:t>
      </w:r>
      <w:r w:rsidR="00996721" w:rsidRPr="00DE6131">
        <w:rPr>
          <w:rFonts w:hint="cs"/>
          <w:rtl/>
        </w:rPr>
        <w:t>نها ساهمت كذل</w:t>
      </w:r>
      <w:r w:rsidRPr="00DE6131">
        <w:rPr>
          <w:rFonts w:hint="cs"/>
          <w:rtl/>
        </w:rPr>
        <w:t xml:space="preserve">ك في عملية تسريع تخلي الدولة عن إدارة الكثير من المرافق العامة التي كانت في زمن مضى حكرا على التسيير </w:t>
      </w:r>
      <w:r w:rsidR="00680676" w:rsidRPr="00DE6131">
        <w:rPr>
          <w:rFonts w:hint="cs"/>
          <w:rtl/>
        </w:rPr>
        <w:t>المباشر وعلى</w:t>
      </w:r>
      <w:r w:rsidRPr="00DE6131">
        <w:rPr>
          <w:rFonts w:hint="cs"/>
          <w:rtl/>
        </w:rPr>
        <w:t xml:space="preserve"> وجه الخصوص  النشاطات  ذات الطابع الاقتصادي التجاري </w:t>
      </w:r>
      <w:r w:rsidR="00680676" w:rsidRPr="00DE6131">
        <w:rPr>
          <w:rFonts w:hint="cs"/>
          <w:rtl/>
        </w:rPr>
        <w:t>والصناعي</w:t>
      </w:r>
      <w:r w:rsidR="0083213E">
        <w:rPr>
          <w:rFonts w:hint="cs"/>
          <w:rtl/>
        </w:rPr>
        <w:t>،</w:t>
      </w:r>
      <w:r w:rsidR="00680676" w:rsidRPr="00DE6131">
        <w:rPr>
          <w:rFonts w:hint="cs"/>
          <w:rtl/>
        </w:rPr>
        <w:t xml:space="preserve"> لتنتهج</w:t>
      </w:r>
      <w:r w:rsidRPr="00DE6131">
        <w:rPr>
          <w:rFonts w:hint="cs"/>
          <w:rtl/>
        </w:rPr>
        <w:t xml:space="preserve"> الدولة عملية الخوصصة بشكل كامل عن طريق التخلي الكلي عن بعض المج</w:t>
      </w:r>
      <w:r w:rsidR="0083213E">
        <w:rPr>
          <w:rFonts w:hint="cs"/>
          <w:rtl/>
        </w:rPr>
        <w:t>الات، أ</w:t>
      </w:r>
      <w:r w:rsidRPr="00DE6131">
        <w:rPr>
          <w:rFonts w:hint="cs"/>
          <w:rtl/>
        </w:rPr>
        <w:t xml:space="preserve">و الاكتفاء بخوصصة التسيير، وهذا عن طريق استحداث نوع من الشراكة مع القطاع الخاص في اطار </w:t>
      </w:r>
      <w:r w:rsidR="00680676" w:rsidRPr="00DE6131">
        <w:rPr>
          <w:rFonts w:hint="cs"/>
          <w:rtl/>
        </w:rPr>
        <w:t>ما يسم</w:t>
      </w:r>
      <w:r w:rsidR="00680676" w:rsidRPr="00DE6131">
        <w:rPr>
          <w:rtl/>
        </w:rPr>
        <w:t>ى</w:t>
      </w:r>
      <w:r w:rsidR="0083213E">
        <w:rPr>
          <w:rFonts w:hint="cs"/>
          <w:rtl/>
        </w:rPr>
        <w:t xml:space="preserve"> بأسلوب الامتياز أ</w:t>
      </w:r>
      <w:r w:rsidRPr="00DE6131">
        <w:rPr>
          <w:rFonts w:hint="cs"/>
          <w:rtl/>
        </w:rPr>
        <w:t>و</w:t>
      </w:r>
      <w:r w:rsidR="00680676" w:rsidRPr="00DE6131">
        <w:rPr>
          <w:rFonts w:hint="cs"/>
          <w:rtl/>
        </w:rPr>
        <w:t xml:space="preserve"> ما يعر</w:t>
      </w:r>
      <w:r w:rsidR="00680676" w:rsidRPr="00DE6131">
        <w:rPr>
          <w:rtl/>
        </w:rPr>
        <w:t>ف</w:t>
      </w:r>
      <w:r w:rsidRPr="00DE6131">
        <w:rPr>
          <w:rFonts w:hint="cs"/>
          <w:rtl/>
        </w:rPr>
        <w:t xml:space="preserve"> بتفويض المرافق العامة أو عقود البوت المعروفة اليوم</w:t>
      </w:r>
      <w:r w:rsidRPr="00DE6131">
        <w:rPr>
          <w:rStyle w:val="Appelnotedebasdep"/>
          <w:color w:val="000000" w:themeColor="text1"/>
          <w:rtl/>
        </w:rPr>
        <w:footnoteReference w:id="25"/>
      </w:r>
      <w:r w:rsidRPr="00DE6131">
        <w:rPr>
          <w:rFonts w:hint="cs"/>
          <w:rtl/>
        </w:rPr>
        <w:t>.</w:t>
      </w:r>
    </w:p>
    <w:p w14:paraId="3CF05C16" w14:textId="0C16CCE1" w:rsidR="00B13E97" w:rsidRPr="00DE6131" w:rsidRDefault="005E16F3" w:rsidP="00AB33FD">
      <w:pPr>
        <w:rPr>
          <w:rtl/>
        </w:rPr>
      </w:pPr>
      <w:r w:rsidRPr="00DE6131">
        <w:rPr>
          <w:rFonts w:hint="cs"/>
          <w:rtl/>
        </w:rPr>
        <w:t xml:space="preserve">ونتيجة لهذه التغيرات التي عرفتها الدولة الجزائرية واستجابة </w:t>
      </w:r>
      <w:r w:rsidR="00B13E97" w:rsidRPr="00DE6131">
        <w:rPr>
          <w:rFonts w:hint="cs"/>
          <w:rtl/>
        </w:rPr>
        <w:t>للمتطلبات الاقتصادية</w:t>
      </w:r>
      <w:r w:rsidRPr="00DE6131">
        <w:rPr>
          <w:rFonts w:hint="cs"/>
          <w:rtl/>
        </w:rPr>
        <w:t xml:space="preserve"> على وجه التحديد</w:t>
      </w:r>
      <w:r w:rsidR="0083213E">
        <w:rPr>
          <w:rFonts w:hint="cs"/>
          <w:rtl/>
        </w:rPr>
        <w:t>،</w:t>
      </w:r>
      <w:r w:rsidRPr="00DE6131">
        <w:rPr>
          <w:rFonts w:hint="cs"/>
          <w:rtl/>
        </w:rPr>
        <w:t xml:space="preserve"> والتي ترتب عنها التخلي عن النظام الاشتراكي الذي تميز بالاعتماد على الأساليب </w:t>
      </w:r>
      <w:r w:rsidR="00B13E97" w:rsidRPr="00DE6131">
        <w:rPr>
          <w:rFonts w:hint="cs"/>
          <w:rtl/>
        </w:rPr>
        <w:t>التقليدية في</w:t>
      </w:r>
      <w:r w:rsidRPr="00DE6131">
        <w:rPr>
          <w:rFonts w:hint="cs"/>
          <w:rtl/>
        </w:rPr>
        <w:t xml:space="preserve"> التسيير، وصولا الى النظام الرأسمالي الذي يقوم على تحرير المبادرة الفردية وتشجيع </w:t>
      </w:r>
      <w:r w:rsidR="00B13E97" w:rsidRPr="00DE6131">
        <w:rPr>
          <w:rFonts w:hint="cs"/>
          <w:rtl/>
        </w:rPr>
        <w:t>الخواص للخواص</w:t>
      </w:r>
      <w:r w:rsidRPr="00DE6131">
        <w:rPr>
          <w:rFonts w:hint="cs"/>
          <w:rtl/>
        </w:rPr>
        <w:t xml:space="preserve"> للمشاركة </w:t>
      </w:r>
      <w:r w:rsidR="00B13E97" w:rsidRPr="00DE6131">
        <w:rPr>
          <w:rFonts w:hint="cs"/>
          <w:rtl/>
        </w:rPr>
        <w:t>في عملية</w:t>
      </w:r>
      <w:r w:rsidRPr="00DE6131">
        <w:rPr>
          <w:rFonts w:hint="cs"/>
          <w:rtl/>
        </w:rPr>
        <w:t xml:space="preserve"> تسيير المرفق العام، وكانت البداية مع الامر 96/13</w:t>
      </w:r>
      <w:r w:rsidRPr="00DE6131">
        <w:rPr>
          <w:rStyle w:val="Appelnotedebasdep"/>
          <w:color w:val="000000" w:themeColor="text1"/>
          <w:rtl/>
        </w:rPr>
        <w:footnoteReference w:id="26"/>
      </w:r>
      <w:r w:rsidRPr="00DE6131">
        <w:rPr>
          <w:rFonts w:hint="cs"/>
          <w:rtl/>
        </w:rPr>
        <w:t xml:space="preserve"> المعدل لقانون المياه لسنة </w:t>
      </w:r>
      <w:r w:rsidR="00B13E97" w:rsidRPr="00DE6131">
        <w:rPr>
          <w:rFonts w:hint="cs"/>
          <w:rtl/>
        </w:rPr>
        <w:t>1983،</w:t>
      </w:r>
      <w:r w:rsidRPr="00DE6131">
        <w:rPr>
          <w:rFonts w:hint="cs"/>
          <w:rtl/>
        </w:rPr>
        <w:t xml:space="preserve"> ثم </w:t>
      </w:r>
      <w:r w:rsidR="00B13E97" w:rsidRPr="00DE6131">
        <w:rPr>
          <w:rFonts w:hint="cs"/>
          <w:rtl/>
        </w:rPr>
        <w:t>تلاحقت النصوص</w:t>
      </w:r>
      <w:r w:rsidRPr="00DE6131">
        <w:rPr>
          <w:rFonts w:hint="cs"/>
          <w:rtl/>
        </w:rPr>
        <w:t xml:space="preserve"> القانونية </w:t>
      </w:r>
      <w:r w:rsidR="00B13E97" w:rsidRPr="00DE6131">
        <w:rPr>
          <w:rFonts w:hint="cs"/>
          <w:rtl/>
        </w:rPr>
        <w:t>والتنظيمية التي</w:t>
      </w:r>
      <w:r w:rsidRPr="00DE6131">
        <w:rPr>
          <w:rFonts w:hint="cs"/>
          <w:rtl/>
        </w:rPr>
        <w:t xml:space="preserve"> عززت هذا المنح</w:t>
      </w:r>
      <w:r w:rsidR="00B13E97" w:rsidRPr="00DE6131">
        <w:rPr>
          <w:rFonts w:hint="cs"/>
          <w:rtl/>
        </w:rPr>
        <w:t>ى الجديد للدولة الجزائرية.</w:t>
      </w:r>
    </w:p>
    <w:p w14:paraId="21A09EA0" w14:textId="3A272DDA" w:rsidR="00F96DC2" w:rsidRPr="00DE6131" w:rsidRDefault="005E16F3" w:rsidP="00AB33FD">
      <w:pPr>
        <w:rPr>
          <w:b/>
          <w:bCs/>
          <w:rtl/>
        </w:rPr>
      </w:pPr>
      <w:r w:rsidRPr="00DE6131">
        <w:rPr>
          <w:rFonts w:hint="cs"/>
          <w:rtl/>
        </w:rPr>
        <w:t>فبد</w:t>
      </w:r>
      <w:r w:rsidR="00C52CB9">
        <w:rPr>
          <w:rFonts w:hint="cs"/>
          <w:rtl/>
        </w:rPr>
        <w:t>أ</w:t>
      </w:r>
      <w:r w:rsidRPr="00DE6131">
        <w:rPr>
          <w:rFonts w:hint="cs"/>
          <w:rtl/>
        </w:rPr>
        <w:t xml:space="preserve"> مصطلح التفويض في الظهور واستعمل </w:t>
      </w:r>
      <w:r w:rsidR="00996721" w:rsidRPr="00DE6131">
        <w:rPr>
          <w:rFonts w:hint="cs"/>
          <w:rtl/>
        </w:rPr>
        <w:t xml:space="preserve">في </w:t>
      </w:r>
      <w:r w:rsidRPr="00DE6131">
        <w:rPr>
          <w:rFonts w:hint="cs"/>
          <w:rtl/>
        </w:rPr>
        <w:t>مجالات مختلفة في المنظومة القانونية الجزائرية منها قانون المياه رقم 05/12 حيث اعتمد المشرع الجزائري على أسلوب التفويض في تسيير مرفق المياه</w:t>
      </w:r>
      <w:r w:rsidRPr="00DE6131">
        <w:rPr>
          <w:rStyle w:val="Appelnotedebasdep"/>
          <w:color w:val="000000" w:themeColor="text1"/>
          <w:rtl/>
        </w:rPr>
        <w:footnoteReference w:id="27"/>
      </w:r>
      <w:r w:rsidRPr="00DE6131">
        <w:rPr>
          <w:rFonts w:hint="cs"/>
          <w:rtl/>
        </w:rPr>
        <w:t xml:space="preserve">، من خلال المادة 104 التي نصت على أنه '' يمكن للإدارة المكلفة بالموارد المائية </w:t>
      </w:r>
      <w:r w:rsidR="00C52CB9">
        <w:rPr>
          <w:rFonts w:hint="cs"/>
          <w:rtl/>
        </w:rPr>
        <w:t>أ</w:t>
      </w:r>
      <w:r w:rsidRPr="00DE6131">
        <w:rPr>
          <w:rFonts w:hint="cs"/>
          <w:rtl/>
        </w:rPr>
        <w:t>ن تفوض تسيير نشاطات الخد</w:t>
      </w:r>
      <w:r w:rsidR="00990B0B">
        <w:rPr>
          <w:rFonts w:hint="cs"/>
          <w:rtl/>
        </w:rPr>
        <w:t>مات العمومية للمياه والتطهير كليا أو جزئيا</w:t>
      </w:r>
      <w:r w:rsidRPr="00DE6131">
        <w:rPr>
          <w:rFonts w:hint="cs"/>
          <w:rtl/>
        </w:rPr>
        <w:t xml:space="preserve"> </w:t>
      </w:r>
      <w:r w:rsidR="00990B0B">
        <w:rPr>
          <w:rFonts w:hint="cs"/>
          <w:rtl/>
        </w:rPr>
        <w:t>ل</w:t>
      </w:r>
      <w:r w:rsidRPr="00DE6131">
        <w:rPr>
          <w:rFonts w:hint="cs"/>
          <w:rtl/>
        </w:rPr>
        <w:t xml:space="preserve">لمتعاملين </w:t>
      </w:r>
      <w:r w:rsidR="00990B0B">
        <w:rPr>
          <w:rFonts w:hint="cs"/>
          <w:rtl/>
        </w:rPr>
        <w:t>ال</w:t>
      </w:r>
      <w:r w:rsidRPr="00DE6131">
        <w:rPr>
          <w:rFonts w:hint="cs"/>
          <w:rtl/>
        </w:rPr>
        <w:t xml:space="preserve">عموميين أو </w:t>
      </w:r>
      <w:r w:rsidR="00990B0B">
        <w:rPr>
          <w:rFonts w:hint="cs"/>
          <w:rtl/>
        </w:rPr>
        <w:t>ال</w:t>
      </w:r>
      <w:r w:rsidRPr="00DE6131">
        <w:rPr>
          <w:rFonts w:hint="cs"/>
          <w:rtl/>
        </w:rPr>
        <w:t>خواص</w:t>
      </w:r>
      <w:r w:rsidR="00DD233B">
        <w:rPr>
          <w:rFonts w:hint="cs"/>
          <w:rtl/>
        </w:rPr>
        <w:t xml:space="preserve"> يكون</w:t>
      </w:r>
      <w:r w:rsidRPr="00DE6131">
        <w:rPr>
          <w:rFonts w:hint="cs"/>
          <w:rtl/>
        </w:rPr>
        <w:t xml:space="preserve"> لهم مؤهلات مهنية وضمانات مالية كافية</w:t>
      </w:r>
      <w:r w:rsidR="00DD233B">
        <w:rPr>
          <w:rFonts w:hint="cs"/>
          <w:rtl/>
        </w:rPr>
        <w:t>،</w:t>
      </w:r>
      <w:r w:rsidRPr="00DE6131">
        <w:rPr>
          <w:rFonts w:hint="cs"/>
          <w:rtl/>
        </w:rPr>
        <w:t xml:space="preserve"> كما يمكن لصاحب الامتياز أن يفوض كل أو</w:t>
      </w:r>
      <w:r w:rsidRPr="00DE6131">
        <w:rPr>
          <w:rtl/>
        </w:rPr>
        <w:t xml:space="preserve"> </w:t>
      </w:r>
      <w:r w:rsidRPr="00DE6131">
        <w:rPr>
          <w:rFonts w:hint="cs"/>
          <w:rtl/>
        </w:rPr>
        <w:t>جزء من هذه النشاطات لفرع أو</w:t>
      </w:r>
      <w:r w:rsidRPr="00DE6131">
        <w:rPr>
          <w:rtl/>
        </w:rPr>
        <w:t xml:space="preserve"> </w:t>
      </w:r>
      <w:r w:rsidRPr="00DE6131">
        <w:rPr>
          <w:rFonts w:hint="cs"/>
          <w:rtl/>
        </w:rPr>
        <w:t xml:space="preserve">عدة فروع لاستغلال </w:t>
      </w:r>
      <w:r w:rsidR="00680676" w:rsidRPr="00DE6131">
        <w:rPr>
          <w:rFonts w:hint="cs"/>
          <w:rtl/>
        </w:rPr>
        <w:t>المنشآت</w:t>
      </w:r>
      <w:r w:rsidRPr="00DE6131">
        <w:rPr>
          <w:rFonts w:hint="cs"/>
          <w:rtl/>
        </w:rPr>
        <w:t xml:space="preserve"> لهذا الغرض''.  كما استعمل المشرع الجزائري المشرع الجزائري مصطلح التفويض في قانون البلدية والولاية لسنة 1990 من خلال نص المادة 138 من قانون البلدية التي نصت على إمكانية تفويض بعض المرافق العامة كإجراء استثنائي</w:t>
      </w:r>
      <w:r w:rsidR="00996721" w:rsidRPr="00DE6131">
        <w:rPr>
          <w:rFonts w:hint="cs"/>
          <w:rtl/>
        </w:rPr>
        <w:t>، وكذلك الحال في القانون 11/10 المتعلق بالبلدية.</w:t>
      </w:r>
    </w:p>
    <w:p w14:paraId="68850AB9" w14:textId="3BDA2079" w:rsidR="00BE52DB" w:rsidRPr="00DE6131" w:rsidRDefault="00BE52DB" w:rsidP="004F2087">
      <w:pPr>
        <w:ind w:firstLine="0"/>
        <w:jc w:val="left"/>
        <w:rPr>
          <w:b/>
          <w:bCs/>
          <w:color w:val="000000" w:themeColor="text1"/>
          <w:rtl/>
        </w:rPr>
      </w:pPr>
      <w:r w:rsidRPr="00DE6131">
        <w:rPr>
          <w:rFonts w:hint="cs"/>
          <w:b/>
          <w:bCs/>
          <w:color w:val="000000" w:themeColor="text1"/>
          <w:rtl/>
        </w:rPr>
        <w:t>أولا: التعريف الفقهي</w:t>
      </w:r>
    </w:p>
    <w:p w14:paraId="158C4983" w14:textId="04E800E3" w:rsidR="00BE52DB" w:rsidRPr="00DE6131" w:rsidRDefault="00BE52DB" w:rsidP="00AB33FD">
      <w:pPr>
        <w:rPr>
          <w:rtl/>
        </w:rPr>
      </w:pPr>
      <w:r w:rsidRPr="00DE6131">
        <w:rPr>
          <w:rFonts w:hint="cs"/>
          <w:rtl/>
        </w:rPr>
        <w:t>عرفت الأستاذة نادية ضريفي</w:t>
      </w:r>
      <w:r w:rsidR="00996721" w:rsidRPr="00DE6131">
        <w:rPr>
          <w:rFonts w:hint="cs"/>
          <w:rtl/>
        </w:rPr>
        <w:t xml:space="preserve"> عقد تفويض المرفق العام</w:t>
      </w:r>
      <w:r w:rsidRPr="00DE6131">
        <w:rPr>
          <w:rFonts w:hint="cs"/>
          <w:rtl/>
        </w:rPr>
        <w:t xml:space="preserve"> على </w:t>
      </w:r>
      <w:r w:rsidR="002D2066">
        <w:rPr>
          <w:rFonts w:hint="cs"/>
          <w:rtl/>
        </w:rPr>
        <w:t>أ</w:t>
      </w:r>
      <w:r w:rsidRPr="00DE6131">
        <w:rPr>
          <w:rFonts w:hint="cs"/>
          <w:rtl/>
        </w:rPr>
        <w:t xml:space="preserve">نه ''هو العقد الذي من خلاله </w:t>
      </w:r>
      <w:r w:rsidR="00760BC8" w:rsidRPr="00DE6131">
        <w:rPr>
          <w:rFonts w:hint="cs"/>
          <w:rtl/>
        </w:rPr>
        <w:t>يخول شخص من أشخاص القانون العام</w:t>
      </w:r>
      <w:r w:rsidRPr="00DE6131">
        <w:rPr>
          <w:rFonts w:hint="cs"/>
          <w:rtl/>
        </w:rPr>
        <w:t>، بتسيير واستغلال مرفق عام، بكل مسؤولية وما يتحمله من أرباح وخسائر ،تختلف عن الصفقة العمومية من حيث الاستغلال  وطريقة تحصيل المقابل المالي حيث يتحصل المفوض له على المقابل المالي للتسيير و الاستغلال من الإتاوات التي يقد</w:t>
      </w:r>
      <w:r w:rsidR="00DD233B">
        <w:rPr>
          <w:rFonts w:hint="cs"/>
          <w:rtl/>
        </w:rPr>
        <w:t>مها المنتفعون مقابل أداء الخدمة</w:t>
      </w:r>
      <w:r w:rsidRPr="00DE6131">
        <w:rPr>
          <w:rFonts w:hint="cs"/>
          <w:rtl/>
        </w:rPr>
        <w:t>، أو عن طريق الإدارة ولكن يكون المقابل مرتبطا باستغلال المرفق وناتجا عن تشغيله ويكون هذا الاستغلال لمدة معينة</w:t>
      </w:r>
      <w:r w:rsidR="00DD233B">
        <w:rPr>
          <w:rFonts w:hint="cs"/>
          <w:rtl/>
        </w:rPr>
        <w:t>،</w:t>
      </w:r>
      <w:r w:rsidRPr="00DE6131">
        <w:rPr>
          <w:rFonts w:hint="cs"/>
          <w:rtl/>
        </w:rPr>
        <w:t xml:space="preserve"> وقد يشمل المرافق العامة الإدارية أو التجارية والصناعية ويتم اختيار المفوض له وفق إجراءات واضحة، تتضمن الشفافية والمنافسة لاختيار الأفضل، بهدف ضمان خدمة عمومية أجود وأحسن تجاه المرتفقين وفق عقد يحدد حقوق المفوض له والتزاماته بكل قيود المرفق من مساواة واستمرارية وضرورة التكيف مع المحيط الداخلي والخارجي''</w:t>
      </w:r>
      <w:r w:rsidR="0056490F">
        <w:rPr>
          <w:rStyle w:val="Appelnotedebasdep"/>
          <w:color w:val="000000" w:themeColor="text1"/>
          <w:rtl/>
        </w:rPr>
        <w:footnoteReference w:id="28"/>
      </w:r>
      <w:r w:rsidRPr="00DE6131">
        <w:rPr>
          <w:rFonts w:hint="cs"/>
          <w:rtl/>
        </w:rPr>
        <w:t>.</w:t>
      </w:r>
    </w:p>
    <w:p w14:paraId="353EBE59" w14:textId="77777777" w:rsidR="00EA27F0" w:rsidRDefault="00BE52DB" w:rsidP="00AB33FD">
      <w:pPr>
        <w:rPr>
          <w:rtl/>
        </w:rPr>
      </w:pPr>
      <w:r w:rsidRPr="00DE6131">
        <w:rPr>
          <w:rFonts w:hint="cs"/>
          <w:rtl/>
          <w:lang w:val="fr-FR"/>
        </w:rPr>
        <w:t xml:space="preserve">في حين عرفه الأستاذ الجزائري زوايمية رشيد على </w:t>
      </w:r>
      <w:r w:rsidR="001673BB">
        <w:rPr>
          <w:rFonts w:hint="cs"/>
          <w:rtl/>
          <w:lang w:val="fr-FR"/>
        </w:rPr>
        <w:t>أ</w:t>
      </w:r>
      <w:r w:rsidRPr="00DE6131">
        <w:rPr>
          <w:rFonts w:hint="cs"/>
          <w:rtl/>
          <w:lang w:val="fr-FR"/>
        </w:rPr>
        <w:t xml:space="preserve">نه " العمل التعاقدي الذي بموجبه يمنح شخص اعتباري خاضع للقانون العام متمتع بمسؤولية تنظيم مرفق عام، تسييره لشخص عام أو خاص </w:t>
      </w:r>
      <w:r w:rsidRPr="00DE6131">
        <w:rPr>
          <w:rFonts w:hint="cs"/>
          <w:rtl/>
          <w:lang w:val="fr-FR"/>
        </w:rPr>
        <w:lastRenderedPageBreak/>
        <w:t xml:space="preserve">ترتبط عائداته بشكل كبير بنتائج </w:t>
      </w:r>
      <w:r w:rsidR="006A518B">
        <w:rPr>
          <w:rFonts w:hint="cs"/>
          <w:rtl/>
          <w:lang w:val="fr-FR"/>
        </w:rPr>
        <w:t>الاستغلال،</w:t>
      </w:r>
      <w:r w:rsidR="007E4263">
        <w:rPr>
          <w:rFonts w:hint="cs"/>
          <w:rtl/>
          <w:lang w:val="fr-FR"/>
        </w:rPr>
        <w:t xml:space="preserve"> وللحديث عن التفويض لابد من وجود شرطين أساسيين يتعلق الأول بوجود </w:t>
      </w:r>
      <w:r w:rsidR="00440BAD">
        <w:rPr>
          <w:rFonts w:hint="cs"/>
          <w:rtl/>
          <w:lang w:val="fr-FR"/>
        </w:rPr>
        <w:t xml:space="preserve">مشاط يتعلق بخدمة عمومية وفي المقابل لابد أن ترتبط مكافأة الشخص المفوض إليه بشكل أساسي </w:t>
      </w:r>
      <w:r w:rsidR="003917DF">
        <w:rPr>
          <w:rFonts w:hint="cs"/>
          <w:rtl/>
          <w:lang w:val="fr-FR"/>
        </w:rPr>
        <w:t>بنتائج الاستغلال</w:t>
      </w:r>
      <w:r w:rsidR="00473ECC">
        <w:rPr>
          <w:rFonts w:hint="cs"/>
          <w:rtl/>
          <w:lang w:val="fr-FR"/>
        </w:rPr>
        <w:t xml:space="preserve"> وهوما</w:t>
      </w:r>
      <w:r w:rsidR="00EA27F0">
        <w:rPr>
          <w:rFonts w:hint="cs"/>
          <w:rtl/>
          <w:lang w:val="fr-FR"/>
        </w:rPr>
        <w:t xml:space="preserve"> </w:t>
      </w:r>
      <w:r w:rsidR="00473ECC">
        <w:rPr>
          <w:rFonts w:hint="cs"/>
          <w:rtl/>
          <w:lang w:val="fr-FR"/>
        </w:rPr>
        <w:t>يعني تحمل المفوض له مخاطر الاستغلال</w:t>
      </w:r>
      <w:r w:rsidRPr="00DE6131">
        <w:rPr>
          <w:rStyle w:val="Appelnotedebasdep"/>
          <w:color w:val="000000" w:themeColor="text1"/>
          <w:lang w:val="fr-FR"/>
        </w:rPr>
        <w:footnoteReference w:id="29"/>
      </w:r>
      <w:r w:rsidR="00EA27F0">
        <w:rPr>
          <w:rFonts w:hint="cs"/>
          <w:rtl/>
          <w:lang w:val="fr-FR"/>
        </w:rPr>
        <w:t>.</w:t>
      </w:r>
      <w:r w:rsidR="001673BB">
        <w:rPr>
          <w:rFonts w:hint="cs"/>
          <w:rtl/>
        </w:rPr>
        <w:t xml:space="preserve"> </w:t>
      </w:r>
    </w:p>
    <w:p w14:paraId="381FFCB5" w14:textId="52B30DD9" w:rsidR="00BE52DB" w:rsidRPr="00DE6131" w:rsidRDefault="001673BB" w:rsidP="00AB33FD">
      <w:pPr>
        <w:rPr>
          <w:rtl/>
        </w:rPr>
      </w:pPr>
      <w:r>
        <w:rPr>
          <w:rFonts w:hint="cs"/>
          <w:rtl/>
        </w:rPr>
        <w:t>وحسب الاستاذ زوايمية رشيد فإن أ</w:t>
      </w:r>
      <w:r w:rsidR="00BE52DB" w:rsidRPr="00DE6131">
        <w:rPr>
          <w:rFonts w:hint="cs"/>
          <w:rtl/>
        </w:rPr>
        <w:t xml:space="preserve">سلوب التفويض </w:t>
      </w:r>
      <w:r>
        <w:rPr>
          <w:rFonts w:hint="cs"/>
          <w:rtl/>
        </w:rPr>
        <w:t>أ</w:t>
      </w:r>
      <w:r w:rsidR="00BE52DB" w:rsidRPr="00DE6131">
        <w:rPr>
          <w:rFonts w:hint="cs"/>
          <w:rtl/>
        </w:rPr>
        <w:t xml:space="preserve">سلوب مزدوج فهو يعد بمثابة عمل </w:t>
      </w:r>
      <w:r>
        <w:rPr>
          <w:rFonts w:hint="cs"/>
          <w:rtl/>
        </w:rPr>
        <w:t>أ</w:t>
      </w:r>
      <w:r w:rsidR="00BE52DB" w:rsidRPr="00DE6131">
        <w:rPr>
          <w:rFonts w:hint="cs"/>
          <w:rtl/>
        </w:rPr>
        <w:t xml:space="preserve">و تصرف قانوني يسمح للهيئات العمومية بنقل مهمة تسيير المرفق العام الى </w:t>
      </w:r>
      <w:r w:rsidR="00D11402">
        <w:rPr>
          <w:rFonts w:hint="cs"/>
          <w:rtl/>
        </w:rPr>
        <w:t>أ</w:t>
      </w:r>
      <w:r w:rsidR="00BE52DB" w:rsidRPr="00DE6131">
        <w:rPr>
          <w:rFonts w:hint="cs"/>
          <w:rtl/>
        </w:rPr>
        <w:t>شخاص القانون الخاص هذا من جهة، ومن جهة ثانية نتيجة لهذا التصرف القانوني يجعل التفويض طريقة من طرق تسيير المرفق العام</w:t>
      </w:r>
      <w:r w:rsidR="00D11402">
        <w:rPr>
          <w:rFonts w:hint="cs"/>
          <w:rtl/>
        </w:rPr>
        <w:t>، يتولى من خلاله أ</w:t>
      </w:r>
      <w:r w:rsidR="00BE52DB" w:rsidRPr="00DE6131">
        <w:rPr>
          <w:rFonts w:hint="cs"/>
          <w:rtl/>
        </w:rPr>
        <w:t xml:space="preserve">شخاص القانون الخاص هذه المهمة التي كانت حكرا على القطاع العام </w:t>
      </w:r>
      <w:r w:rsidR="00D11402">
        <w:rPr>
          <w:rFonts w:hint="cs"/>
          <w:rtl/>
        </w:rPr>
        <w:t>أ</w:t>
      </w:r>
      <w:r w:rsidR="00BE52DB" w:rsidRPr="00DE6131">
        <w:rPr>
          <w:rFonts w:hint="cs"/>
          <w:rtl/>
        </w:rPr>
        <w:t>و الهيئة العمومية</w:t>
      </w:r>
      <w:r w:rsidR="0002509B" w:rsidRPr="00DE6131">
        <w:rPr>
          <w:rFonts w:hint="cs"/>
          <w:rtl/>
        </w:rPr>
        <w:t>،</w:t>
      </w:r>
      <w:r w:rsidR="00BE52DB" w:rsidRPr="00DE6131">
        <w:rPr>
          <w:rFonts w:hint="cs"/>
          <w:rtl/>
        </w:rPr>
        <w:t xml:space="preserve"> ويؤكد الأستاذ زوايمية أن </w:t>
      </w:r>
      <w:r w:rsidR="0002509B" w:rsidRPr="00DE6131">
        <w:rPr>
          <w:rFonts w:hint="cs"/>
          <w:rtl/>
        </w:rPr>
        <w:t xml:space="preserve">من أسباب لجوء الجزائر إلى </w:t>
      </w:r>
      <w:r w:rsidR="00BE52DB" w:rsidRPr="00DE6131">
        <w:rPr>
          <w:rFonts w:hint="cs"/>
          <w:rtl/>
        </w:rPr>
        <w:t xml:space="preserve"> </w:t>
      </w:r>
      <w:r w:rsidR="0002509B" w:rsidRPr="00DE6131">
        <w:rPr>
          <w:rFonts w:hint="cs"/>
          <w:rtl/>
        </w:rPr>
        <w:t>أسلوب التفويض</w:t>
      </w:r>
      <w:r w:rsidR="00BE52DB" w:rsidRPr="00DE6131">
        <w:rPr>
          <w:rFonts w:hint="cs"/>
          <w:rtl/>
        </w:rPr>
        <w:t xml:space="preserve"> كان </w:t>
      </w:r>
      <w:r w:rsidR="0002509B" w:rsidRPr="00DE6131">
        <w:rPr>
          <w:rFonts w:hint="cs"/>
          <w:rtl/>
        </w:rPr>
        <w:t>من أجل تلافي العيوب والنقائص</w:t>
      </w:r>
      <w:r w:rsidR="00BE52DB" w:rsidRPr="00DE6131">
        <w:rPr>
          <w:rFonts w:hint="cs"/>
          <w:rtl/>
        </w:rPr>
        <w:t xml:space="preserve"> المسجلة في </w:t>
      </w:r>
      <w:r w:rsidR="00D11402">
        <w:rPr>
          <w:rFonts w:hint="cs"/>
          <w:rtl/>
        </w:rPr>
        <w:t>إ</w:t>
      </w:r>
      <w:r w:rsidR="0002509B" w:rsidRPr="00DE6131">
        <w:rPr>
          <w:rFonts w:hint="cs"/>
          <w:rtl/>
        </w:rPr>
        <w:t>طار</w:t>
      </w:r>
      <w:r w:rsidR="00BE52DB" w:rsidRPr="00DE6131">
        <w:rPr>
          <w:rFonts w:hint="cs"/>
          <w:rtl/>
        </w:rPr>
        <w:t xml:space="preserve"> التسيير العمومي للمرفق العام</w:t>
      </w:r>
      <w:r w:rsidR="0002509B" w:rsidRPr="00DE6131">
        <w:rPr>
          <w:rFonts w:hint="cs"/>
          <w:rtl/>
        </w:rPr>
        <w:t>،</w:t>
      </w:r>
      <w:r w:rsidR="00BE52DB" w:rsidRPr="00DE6131">
        <w:rPr>
          <w:rFonts w:hint="cs"/>
          <w:rtl/>
        </w:rPr>
        <w:t xml:space="preserve"> و</w:t>
      </w:r>
      <w:r w:rsidR="00D11402">
        <w:rPr>
          <w:rFonts w:hint="cs"/>
          <w:rtl/>
        </w:rPr>
        <w:t>أ</w:t>
      </w:r>
      <w:r w:rsidR="00BE52DB" w:rsidRPr="00DE6131">
        <w:rPr>
          <w:rFonts w:hint="cs"/>
          <w:rtl/>
        </w:rPr>
        <w:t xml:space="preserve">ن فشل </w:t>
      </w:r>
      <w:r w:rsidR="0002509B" w:rsidRPr="00DE6131">
        <w:rPr>
          <w:rFonts w:hint="cs"/>
          <w:rtl/>
        </w:rPr>
        <w:t xml:space="preserve">السلطة </w:t>
      </w:r>
      <w:r w:rsidR="00BE52DB" w:rsidRPr="00DE6131">
        <w:rPr>
          <w:rFonts w:hint="cs"/>
          <w:rtl/>
        </w:rPr>
        <w:t xml:space="preserve"> </w:t>
      </w:r>
      <w:r w:rsidR="0002509B" w:rsidRPr="00DE6131">
        <w:rPr>
          <w:rFonts w:hint="cs"/>
          <w:rtl/>
        </w:rPr>
        <w:t xml:space="preserve">العامة </w:t>
      </w:r>
      <w:r w:rsidR="00BE52DB" w:rsidRPr="00DE6131">
        <w:rPr>
          <w:rFonts w:hint="cs"/>
          <w:rtl/>
        </w:rPr>
        <w:t xml:space="preserve"> في </w:t>
      </w:r>
      <w:r w:rsidR="0002509B" w:rsidRPr="00DE6131">
        <w:rPr>
          <w:rFonts w:hint="cs"/>
          <w:rtl/>
        </w:rPr>
        <w:t xml:space="preserve">إدارة </w:t>
      </w:r>
      <w:r w:rsidR="00BE52DB" w:rsidRPr="00DE6131">
        <w:rPr>
          <w:rFonts w:hint="cs"/>
          <w:rtl/>
        </w:rPr>
        <w:t xml:space="preserve"> المرفق العام</w:t>
      </w:r>
      <w:r w:rsidR="0002509B" w:rsidRPr="00DE6131">
        <w:rPr>
          <w:rFonts w:hint="cs"/>
          <w:rtl/>
        </w:rPr>
        <w:t>،</w:t>
      </w:r>
      <w:r w:rsidR="00BE52DB" w:rsidRPr="00DE6131">
        <w:rPr>
          <w:rFonts w:hint="cs"/>
          <w:rtl/>
        </w:rPr>
        <w:t xml:space="preserve"> وعدم </w:t>
      </w:r>
      <w:r w:rsidR="0002509B" w:rsidRPr="00DE6131">
        <w:rPr>
          <w:rFonts w:hint="cs"/>
          <w:rtl/>
        </w:rPr>
        <w:t>بلوغها الأهداف المسطرة لها في</w:t>
      </w:r>
      <w:r w:rsidR="00BE52DB" w:rsidRPr="00DE6131">
        <w:rPr>
          <w:rFonts w:hint="cs"/>
          <w:rtl/>
        </w:rPr>
        <w:t xml:space="preserve"> تحقيق الحاجيات</w:t>
      </w:r>
      <w:r w:rsidR="0002509B" w:rsidRPr="00DE6131">
        <w:rPr>
          <w:rFonts w:hint="cs"/>
          <w:rtl/>
        </w:rPr>
        <w:t xml:space="preserve"> المتعددة </w:t>
      </w:r>
      <w:r w:rsidR="00BE52DB" w:rsidRPr="00DE6131">
        <w:rPr>
          <w:rFonts w:hint="cs"/>
          <w:rtl/>
        </w:rPr>
        <w:t xml:space="preserve"> </w:t>
      </w:r>
      <w:r w:rsidR="00C467B5">
        <w:rPr>
          <w:rFonts w:hint="cs"/>
          <w:rtl/>
        </w:rPr>
        <w:t>و</w:t>
      </w:r>
      <w:r w:rsidR="00BE52DB" w:rsidRPr="00DE6131">
        <w:rPr>
          <w:rFonts w:hint="cs"/>
          <w:rtl/>
        </w:rPr>
        <w:t xml:space="preserve">المتزايدة </w:t>
      </w:r>
      <w:r w:rsidR="00680676" w:rsidRPr="00DE6131">
        <w:rPr>
          <w:rFonts w:hint="cs"/>
          <w:rtl/>
        </w:rPr>
        <w:t>للأفراد</w:t>
      </w:r>
      <w:r w:rsidR="00BE52DB" w:rsidRPr="00DE6131">
        <w:rPr>
          <w:rFonts w:hint="cs"/>
          <w:rtl/>
        </w:rPr>
        <w:t xml:space="preserve"> </w:t>
      </w:r>
      <w:r w:rsidR="0002509B" w:rsidRPr="00DE6131">
        <w:rPr>
          <w:rFonts w:hint="cs"/>
          <w:rtl/>
        </w:rPr>
        <w:t>فرض حتمية الانتقال الى أسلوب التفويض ال</w:t>
      </w:r>
      <w:r w:rsidR="00BE52DB" w:rsidRPr="00DE6131">
        <w:rPr>
          <w:rFonts w:hint="cs"/>
          <w:rtl/>
        </w:rPr>
        <w:t xml:space="preserve">اتفاقي أو </w:t>
      </w:r>
      <w:r w:rsidR="0002509B" w:rsidRPr="00DE6131">
        <w:rPr>
          <w:rFonts w:hint="cs"/>
          <w:rtl/>
        </w:rPr>
        <w:t>ال</w:t>
      </w:r>
      <w:r w:rsidR="00BE52DB" w:rsidRPr="00DE6131">
        <w:rPr>
          <w:rFonts w:hint="cs"/>
          <w:rtl/>
        </w:rPr>
        <w:t>تفويض انفرادي</w:t>
      </w:r>
      <w:r w:rsidR="00BE52DB" w:rsidRPr="00DE6131">
        <w:rPr>
          <w:rStyle w:val="Appelnotedebasdep"/>
          <w:color w:val="000000" w:themeColor="text1"/>
          <w:rtl/>
        </w:rPr>
        <w:footnoteReference w:id="30"/>
      </w:r>
      <w:r w:rsidR="00BE52DB" w:rsidRPr="00DE6131">
        <w:rPr>
          <w:rFonts w:hint="cs"/>
          <w:rtl/>
        </w:rPr>
        <w:t>.</w:t>
      </w:r>
      <w:r w:rsidR="00BE52DB" w:rsidRPr="00DE6131">
        <w:t xml:space="preserve">  </w:t>
      </w:r>
    </w:p>
    <w:p w14:paraId="3E2E890A" w14:textId="73BDC81E" w:rsidR="00BE52DB" w:rsidRPr="00DE6131" w:rsidRDefault="00BE52DB" w:rsidP="00AB33FD">
      <w:pPr>
        <w:rPr>
          <w:b/>
          <w:bCs/>
          <w:sz w:val="20"/>
          <w:szCs w:val="20"/>
          <w:rtl/>
        </w:rPr>
      </w:pPr>
      <w:r w:rsidRPr="00DE6131">
        <w:rPr>
          <w:rFonts w:hint="cs"/>
          <w:rtl/>
        </w:rPr>
        <w:t xml:space="preserve">وهناك </w:t>
      </w:r>
      <w:r w:rsidR="00CC6C97" w:rsidRPr="00DE6131">
        <w:rPr>
          <w:rFonts w:hint="cs"/>
          <w:rtl/>
        </w:rPr>
        <w:t xml:space="preserve">أيضا </w:t>
      </w:r>
      <w:r w:rsidRPr="00DE6131">
        <w:rPr>
          <w:rFonts w:hint="cs"/>
          <w:rtl/>
        </w:rPr>
        <w:t xml:space="preserve">من عرفه بالقول </w:t>
      </w:r>
      <w:r w:rsidR="000F4904">
        <w:rPr>
          <w:rFonts w:hint="cs"/>
          <w:rtl/>
        </w:rPr>
        <w:t>بأن</w:t>
      </w:r>
      <w:r w:rsidRPr="00DE6131">
        <w:rPr>
          <w:rFonts w:hint="cs"/>
          <w:rtl/>
        </w:rPr>
        <w:t xml:space="preserve"> تفويض المرفق العام </w:t>
      </w:r>
      <w:r w:rsidR="000F4904">
        <w:rPr>
          <w:rFonts w:hint="cs"/>
          <w:rtl/>
        </w:rPr>
        <w:t>أ</w:t>
      </w:r>
      <w:r w:rsidRPr="00DE6131">
        <w:rPr>
          <w:rFonts w:hint="cs"/>
          <w:rtl/>
        </w:rPr>
        <w:t xml:space="preserve">ن تعهد الدولة </w:t>
      </w:r>
      <w:r w:rsidR="000F4904">
        <w:rPr>
          <w:rFonts w:hint="cs"/>
          <w:rtl/>
        </w:rPr>
        <w:t>أ</w:t>
      </w:r>
      <w:r w:rsidRPr="00DE6131">
        <w:rPr>
          <w:rFonts w:hint="cs"/>
          <w:rtl/>
        </w:rPr>
        <w:t xml:space="preserve">و </w:t>
      </w:r>
      <w:r w:rsidR="00836A17" w:rsidRPr="00DE6131">
        <w:rPr>
          <w:rFonts w:hint="cs"/>
          <w:rtl/>
        </w:rPr>
        <w:t>أحد</w:t>
      </w:r>
      <w:r w:rsidR="000F4904">
        <w:rPr>
          <w:rFonts w:hint="cs"/>
          <w:rtl/>
        </w:rPr>
        <w:t xml:space="preserve"> أ</w:t>
      </w:r>
      <w:r w:rsidRPr="00DE6131">
        <w:rPr>
          <w:rFonts w:hint="cs"/>
          <w:rtl/>
        </w:rPr>
        <w:t xml:space="preserve">شخاص القانون </w:t>
      </w:r>
      <w:r w:rsidR="00CC6C97" w:rsidRPr="00DE6131">
        <w:rPr>
          <w:rFonts w:hint="cs"/>
          <w:rtl/>
        </w:rPr>
        <w:t xml:space="preserve">العام، </w:t>
      </w:r>
      <w:r w:rsidRPr="00DE6131">
        <w:rPr>
          <w:rFonts w:hint="cs"/>
          <w:rtl/>
        </w:rPr>
        <w:t xml:space="preserve">إدارة واستغلال مرفق </w:t>
      </w:r>
      <w:r w:rsidR="00CC6C97" w:rsidRPr="00DE6131">
        <w:rPr>
          <w:rFonts w:hint="cs"/>
          <w:rtl/>
        </w:rPr>
        <w:t>عمومي</w:t>
      </w:r>
      <w:r w:rsidR="000F4904">
        <w:rPr>
          <w:rFonts w:hint="cs"/>
          <w:rtl/>
        </w:rPr>
        <w:t xml:space="preserve"> إ</w:t>
      </w:r>
      <w:r w:rsidRPr="00DE6131">
        <w:rPr>
          <w:rFonts w:hint="cs"/>
          <w:rtl/>
        </w:rPr>
        <w:t xml:space="preserve">لى شخص طبيعي </w:t>
      </w:r>
      <w:r w:rsidR="000F4904">
        <w:rPr>
          <w:rFonts w:hint="cs"/>
          <w:rtl/>
        </w:rPr>
        <w:t>أ</w:t>
      </w:r>
      <w:r w:rsidRPr="00DE6131">
        <w:rPr>
          <w:rFonts w:hint="cs"/>
          <w:rtl/>
        </w:rPr>
        <w:t>و معنوي</w:t>
      </w:r>
      <w:r w:rsidR="00F175F3" w:rsidRPr="00DE6131">
        <w:rPr>
          <w:rFonts w:hint="cs"/>
          <w:rtl/>
        </w:rPr>
        <w:t>،</w:t>
      </w:r>
      <w:r w:rsidRPr="00DE6131">
        <w:rPr>
          <w:rFonts w:hint="cs"/>
          <w:rtl/>
        </w:rPr>
        <w:t xml:space="preserve"> غالبا ما يكو</w:t>
      </w:r>
      <w:r w:rsidRPr="00DE6131">
        <w:rPr>
          <w:rtl/>
        </w:rPr>
        <w:t>ن</w:t>
      </w:r>
      <w:r w:rsidR="000F4904">
        <w:rPr>
          <w:rFonts w:hint="cs"/>
          <w:rtl/>
        </w:rPr>
        <w:t xml:space="preserve"> من أ</w:t>
      </w:r>
      <w:r w:rsidRPr="00DE6131">
        <w:rPr>
          <w:rFonts w:hint="cs"/>
          <w:rtl/>
        </w:rPr>
        <w:t>شخاص القانون الخاص</w:t>
      </w:r>
      <w:r w:rsidR="00CC6C97" w:rsidRPr="00DE6131">
        <w:rPr>
          <w:rFonts w:hint="cs"/>
          <w:rtl/>
        </w:rPr>
        <w:t>،</w:t>
      </w:r>
      <w:r w:rsidRPr="00DE6131">
        <w:rPr>
          <w:rFonts w:hint="cs"/>
          <w:rtl/>
        </w:rPr>
        <w:t xml:space="preserve"> </w:t>
      </w:r>
      <w:r w:rsidR="00CC6C97" w:rsidRPr="00DE6131">
        <w:rPr>
          <w:rFonts w:hint="cs"/>
          <w:rtl/>
        </w:rPr>
        <w:t xml:space="preserve">هذه </w:t>
      </w:r>
      <w:r w:rsidR="000F4904">
        <w:rPr>
          <w:rFonts w:hint="cs"/>
          <w:rtl/>
        </w:rPr>
        <w:t>العملية التي تسمح بتخلي أ</w:t>
      </w:r>
      <w:r w:rsidRPr="00DE6131">
        <w:rPr>
          <w:rFonts w:hint="cs"/>
          <w:rtl/>
        </w:rPr>
        <w:t xml:space="preserve">شخاص القانون العام عن الصلاحيات والمهام الضرورية لتسيير مرفق عام واستغلاله من </w:t>
      </w:r>
      <w:r w:rsidR="00CC6C97" w:rsidRPr="00DE6131">
        <w:rPr>
          <w:rFonts w:hint="cs"/>
          <w:rtl/>
        </w:rPr>
        <w:t xml:space="preserve">طرف أشخاص </w:t>
      </w:r>
      <w:r w:rsidRPr="00DE6131">
        <w:rPr>
          <w:rFonts w:hint="cs"/>
          <w:rtl/>
        </w:rPr>
        <w:t xml:space="preserve">القانون </w:t>
      </w:r>
      <w:r w:rsidR="00CC6C97" w:rsidRPr="00DE6131">
        <w:rPr>
          <w:rFonts w:hint="cs"/>
          <w:rtl/>
        </w:rPr>
        <w:t>الخاص.</w:t>
      </w:r>
    </w:p>
    <w:p w14:paraId="77AFD1C7" w14:textId="53E98695" w:rsidR="00CC6C97" w:rsidRDefault="00CC6C97" w:rsidP="004F2087">
      <w:pPr>
        <w:ind w:firstLine="0"/>
        <w:jc w:val="left"/>
        <w:rPr>
          <w:b/>
          <w:bCs/>
          <w:color w:val="000000" w:themeColor="text1"/>
        </w:rPr>
      </w:pPr>
      <w:r w:rsidRPr="00DE6131">
        <w:rPr>
          <w:rFonts w:hint="cs"/>
          <w:b/>
          <w:bCs/>
          <w:color w:val="000000" w:themeColor="text1"/>
          <w:rtl/>
        </w:rPr>
        <w:t xml:space="preserve">ثانيا: تعريف التفويض في </w:t>
      </w:r>
      <w:r w:rsidR="00836A17" w:rsidRPr="00DE6131">
        <w:rPr>
          <w:rFonts w:hint="cs"/>
          <w:b/>
          <w:bCs/>
          <w:color w:val="000000" w:themeColor="text1"/>
          <w:rtl/>
        </w:rPr>
        <w:t>التشريع</w:t>
      </w:r>
      <w:r w:rsidRPr="00DE6131">
        <w:rPr>
          <w:rFonts w:hint="cs"/>
          <w:b/>
          <w:bCs/>
          <w:color w:val="000000" w:themeColor="text1"/>
          <w:rtl/>
        </w:rPr>
        <w:t xml:space="preserve"> الجزائري</w:t>
      </w:r>
    </w:p>
    <w:p w14:paraId="301307D9" w14:textId="12F59E12" w:rsidR="00F1428F" w:rsidRPr="00DE6131" w:rsidRDefault="00A37382" w:rsidP="00AB33FD">
      <w:pPr>
        <w:rPr>
          <w:rtl/>
        </w:rPr>
      </w:pPr>
      <w:r>
        <w:rPr>
          <w:rFonts w:hint="cs"/>
          <w:rtl/>
        </w:rPr>
        <w:t xml:space="preserve">تبنى المشرع الجزائري أسلوب التفويض في بعض المجالات الخدماتية </w:t>
      </w:r>
      <w:r w:rsidR="006265F2">
        <w:rPr>
          <w:rFonts w:hint="cs"/>
          <w:rtl/>
        </w:rPr>
        <w:t xml:space="preserve">الحساسة من خلال الصورة القديمة لعقد الامتياز على وجه التحديد </w:t>
      </w:r>
      <w:r w:rsidR="00C318FE">
        <w:rPr>
          <w:rFonts w:hint="cs"/>
          <w:rtl/>
        </w:rPr>
        <w:t>من أجل</w:t>
      </w:r>
      <w:r w:rsidR="00C318FE" w:rsidRPr="00763242">
        <w:rPr>
          <w:rFonts w:hint="cs"/>
          <w:rtl/>
          <w:lang w:val="fr-FR"/>
        </w:rPr>
        <w:t xml:space="preserve"> إعاد</w:t>
      </w:r>
      <w:r w:rsidR="00763242">
        <w:rPr>
          <w:rFonts w:hint="cs"/>
          <w:rtl/>
          <w:lang w:val="fr-FR"/>
        </w:rPr>
        <w:t>ة</w:t>
      </w:r>
      <w:r w:rsidR="00C318FE">
        <w:rPr>
          <w:rFonts w:hint="cs"/>
          <w:rtl/>
        </w:rPr>
        <w:t xml:space="preserve"> الاعتبار والتأهيل لبعض المرافق العامة </w:t>
      </w:r>
      <w:r w:rsidR="001928D1">
        <w:rPr>
          <w:rFonts w:hint="cs"/>
          <w:rtl/>
        </w:rPr>
        <w:t xml:space="preserve">وتطور هذا النهج بالتدرج الى أن وصل الى ابتكار الصيغة الموحدة </w:t>
      </w:r>
      <w:r w:rsidR="00A77AC1">
        <w:rPr>
          <w:rFonts w:hint="cs"/>
          <w:rtl/>
        </w:rPr>
        <w:t xml:space="preserve">التي ضمت العديد من صور التفويض في </w:t>
      </w:r>
      <w:r w:rsidR="00587695">
        <w:rPr>
          <w:rFonts w:hint="cs"/>
          <w:rtl/>
        </w:rPr>
        <w:t>إ</w:t>
      </w:r>
      <w:r w:rsidR="00B84DE8">
        <w:rPr>
          <w:rFonts w:hint="cs"/>
          <w:rtl/>
        </w:rPr>
        <w:t>طار قانوني موحد، ف</w:t>
      </w:r>
      <w:r w:rsidR="00F1428F" w:rsidRPr="00DE6131">
        <w:rPr>
          <w:rFonts w:hint="cs"/>
          <w:rtl/>
        </w:rPr>
        <w:t>خصص المشرع الجزائري الباب الثاني من المرسوم الرئاسي 15/247 المتضمن تنظيم الصفقات العمومية وتفويضات المرفق العام للأحكام المطبقة على تفويضات المرفق العام</w:t>
      </w:r>
      <w:r w:rsidR="00587695">
        <w:rPr>
          <w:rFonts w:hint="cs"/>
          <w:rtl/>
        </w:rPr>
        <w:t>،</w:t>
      </w:r>
      <w:r w:rsidR="00F1428F" w:rsidRPr="00DE6131">
        <w:rPr>
          <w:rFonts w:hint="cs"/>
          <w:rtl/>
        </w:rPr>
        <w:t xml:space="preserve"> أين اكتفى بالإشارة إلى موضوع التفويض وأطرافه وأشكاله وكذا الجزاءات المتبعة في منحه حسب ما نصت عليه المادة 207 منه التي جاء فيها </w:t>
      </w:r>
      <w:r w:rsidR="00F1428F" w:rsidRPr="00CA569B">
        <w:rPr>
          <w:rFonts w:hint="cs"/>
          <w:rtl/>
        </w:rPr>
        <w:t>"</w:t>
      </w:r>
      <w:r w:rsidR="00F1428F" w:rsidRPr="00DE6131">
        <w:rPr>
          <w:rFonts w:hint="cs"/>
          <w:rtl/>
        </w:rPr>
        <w:t xml:space="preserve"> </w:t>
      </w:r>
      <w:r w:rsidR="00F1428F" w:rsidRPr="00ED49BE">
        <w:rPr>
          <w:rFonts w:hint="cs"/>
          <w:b/>
          <w:bCs/>
          <w:rtl/>
        </w:rPr>
        <w:t>يمكن للشخص المعنوي الخاضع للقانون العام المسؤول عن مرفق عام ان يقوم بتفويض تسييره إلى مفوض له وذلك مالم يوجد حكم تشريعي مخالف ويتم التكفل باجر المفوض له بصفة أساسية من استغلال المرفق العام</w:t>
      </w:r>
      <w:r w:rsidR="00F1428F" w:rsidRPr="00587695">
        <w:rPr>
          <w:rFonts w:hint="cs"/>
          <w:rtl/>
        </w:rPr>
        <w:t>".</w:t>
      </w:r>
    </w:p>
    <w:p w14:paraId="04056206" w14:textId="177F0A05" w:rsidR="005E16F3" w:rsidRPr="00DE6131" w:rsidRDefault="00F1428F" w:rsidP="00AB33FD">
      <w:r w:rsidRPr="00DE6131">
        <w:rPr>
          <w:rFonts w:hint="cs"/>
          <w:rtl/>
        </w:rPr>
        <w:t xml:space="preserve">وفي المرسوم التنفيذي 18/199 المتعلق بتفويض المرفق العام </w:t>
      </w:r>
      <w:r w:rsidR="00ED49BE">
        <w:rPr>
          <w:rFonts w:hint="cs"/>
          <w:rtl/>
        </w:rPr>
        <w:t>الذي جاء تطبيقا للمرسوم 15/247</w:t>
      </w:r>
      <w:r w:rsidR="005E16F3" w:rsidRPr="00DE6131">
        <w:rPr>
          <w:rFonts w:hint="cs"/>
          <w:rtl/>
        </w:rPr>
        <w:t xml:space="preserve">، حيث نص </w:t>
      </w:r>
      <w:r w:rsidRPr="00DE6131">
        <w:rPr>
          <w:rFonts w:hint="cs"/>
          <w:rtl/>
        </w:rPr>
        <w:t>في المادة الثانية منه على تعريف تفويض المرفق العام بنصها "</w:t>
      </w:r>
      <w:r w:rsidRPr="00DE6131">
        <w:rPr>
          <w:rFonts w:hint="cs"/>
          <w:b/>
          <w:bCs/>
          <w:rtl/>
        </w:rPr>
        <w:t>يقصد بتفويض المرفق العام في هذا المرسوم تحويل بعض المهام غير السيادية التابعة للسلطات العامة لمدة محددة الى المفوض له المذكور في المادة 4 أدناه بهدف الصالح العام</w:t>
      </w:r>
      <w:r w:rsidRPr="00DE6131">
        <w:rPr>
          <w:rFonts w:hint="cs"/>
          <w:rtl/>
        </w:rPr>
        <w:t xml:space="preserve"> " فالتفويض يتعلق فقط بالمهام غير السيادية التابعة للسلطات العمومية وبالرجوع إلى المادة الرابعة من ذات المرسوم نجدها تعرف المفوض له</w:t>
      </w:r>
      <w:r w:rsidR="00854F74">
        <w:rPr>
          <w:rFonts w:hint="cs"/>
          <w:rtl/>
        </w:rPr>
        <w:t xml:space="preserve"> على أنه </w:t>
      </w:r>
      <w:r w:rsidRPr="00DE6131">
        <w:rPr>
          <w:rFonts w:hint="cs"/>
          <w:rtl/>
        </w:rPr>
        <w:t xml:space="preserve">" </w:t>
      </w:r>
      <w:r w:rsidRPr="00DE6131">
        <w:rPr>
          <w:rFonts w:hint="cs"/>
          <w:b/>
          <w:bCs/>
          <w:rtl/>
        </w:rPr>
        <w:t>كل شخص معنوي عام أو خاص خاضع للقانون الجزائري</w:t>
      </w:r>
      <w:r w:rsidRPr="00DE6131">
        <w:rPr>
          <w:rFonts w:hint="cs"/>
          <w:rtl/>
        </w:rPr>
        <w:t>".</w:t>
      </w:r>
      <w:r w:rsidR="00CC6C97" w:rsidRPr="00DE6131">
        <w:rPr>
          <w:rFonts w:hint="cs"/>
          <w:rtl/>
        </w:rPr>
        <w:t xml:space="preserve">      </w:t>
      </w:r>
    </w:p>
    <w:p w14:paraId="4204EEF5" w14:textId="112DA167" w:rsidR="00F1428F" w:rsidRPr="00DE6131" w:rsidRDefault="00CC6C97" w:rsidP="00AB33FD">
      <w:pPr>
        <w:rPr>
          <w:rtl/>
        </w:rPr>
      </w:pPr>
      <w:r w:rsidRPr="00DE6131">
        <w:rPr>
          <w:rFonts w:hint="cs"/>
          <w:rtl/>
        </w:rPr>
        <w:t xml:space="preserve">ويستمد تفويض </w:t>
      </w:r>
      <w:r w:rsidR="00C84014" w:rsidRPr="00DE6131">
        <w:rPr>
          <w:rFonts w:hint="cs"/>
          <w:rtl/>
        </w:rPr>
        <w:t>المرفق العام كإ</w:t>
      </w:r>
      <w:r w:rsidRPr="00DE6131">
        <w:rPr>
          <w:rFonts w:hint="cs"/>
          <w:rtl/>
        </w:rPr>
        <w:t>طار قانوني موحد أساسه القانوني من المرسوم الرئاسي 15/247 المتضمن قانون الصفقات العمومية وتفويضات المرفق العام،لاسيما في الباب الثاني منه في المواد من (207 الى 210)، وكذا المرسوم التنفيذي 18/199 المؤرخ في 02/08/2018 المحدد لكيفيات تفويض المرفق العام، وتجدر الإشارة إلى أن المرسوم التنفيذي18/199المتعلق بتفويض المرفق العام  جاء تطبيقا للمرسوم الرئاسي 15/247 حيث نص في مادته الأولى على أن هذا المرسوم جاء تطبيقا للمرسوم الرئاسي 15/247، بالرغم من اقتصاره على المرفق العام المحلي فقط، دون مصالح الدولة الأخرى بالرغم من أن المواد من 207</w:t>
      </w:r>
      <w:r w:rsidR="00854F74">
        <w:rPr>
          <w:rFonts w:hint="cs"/>
          <w:rtl/>
        </w:rPr>
        <w:t xml:space="preserve"> </w:t>
      </w:r>
      <w:r w:rsidRPr="00DE6131">
        <w:rPr>
          <w:rFonts w:hint="cs"/>
          <w:rtl/>
        </w:rPr>
        <w:t xml:space="preserve">الى 210 التي جاء تطبيقا لأحكامها لم تقصر نطاق تطبيق تقنية  </w:t>
      </w:r>
      <w:r w:rsidRPr="00DE6131">
        <w:rPr>
          <w:rFonts w:hint="cs"/>
          <w:rtl/>
        </w:rPr>
        <w:lastRenderedPageBreak/>
        <w:t>التفويض على الجماعة الاقليمية فحسب</w:t>
      </w:r>
      <w:r w:rsidR="00F1428F" w:rsidRPr="00DE6131">
        <w:rPr>
          <w:rFonts w:hint="cs"/>
          <w:rtl/>
        </w:rPr>
        <w:t>،</w:t>
      </w:r>
      <w:r w:rsidRPr="00DE6131">
        <w:rPr>
          <w:rFonts w:hint="cs"/>
          <w:rtl/>
        </w:rPr>
        <w:t xml:space="preserve"> بل جاءت على الإطلاق بما يستخلص  منه أن كل مصالح الدولة معنية بأسلوب تفويض المرافق العامة</w:t>
      </w:r>
      <w:r w:rsidRPr="00DE6131">
        <w:rPr>
          <w:rStyle w:val="Appelnotedebasdep"/>
          <w:color w:val="000000" w:themeColor="text1"/>
          <w:rtl/>
        </w:rPr>
        <w:footnoteReference w:id="31"/>
      </w:r>
      <w:r w:rsidRPr="00DE6131">
        <w:rPr>
          <w:rFonts w:hint="cs"/>
          <w:rtl/>
        </w:rPr>
        <w:t>،</w:t>
      </w:r>
      <w:r w:rsidR="008A5764" w:rsidRPr="00DE6131">
        <w:rPr>
          <w:rFonts w:hint="cs"/>
          <w:rtl/>
        </w:rPr>
        <w:t xml:space="preserve"> حيث</w:t>
      </w:r>
      <w:r w:rsidRPr="00DE6131">
        <w:rPr>
          <w:rFonts w:hint="cs"/>
          <w:rtl/>
        </w:rPr>
        <w:t xml:space="preserve"> نصت المــ</w:t>
      </w:r>
      <w:r w:rsidR="00F1428F" w:rsidRPr="00DE6131">
        <w:rPr>
          <w:rFonts w:hint="cs"/>
          <w:rtl/>
        </w:rPr>
        <w:t>ـادة 207 من</w:t>
      </w:r>
      <w:r w:rsidRPr="00DE6131">
        <w:rPr>
          <w:rFonts w:hint="cs"/>
          <w:rtl/>
        </w:rPr>
        <w:t>ـه على أنه يمكـ</w:t>
      </w:r>
      <w:r w:rsidR="00F175F3" w:rsidRPr="00DE6131">
        <w:rPr>
          <w:rFonts w:hint="cs"/>
          <w:rtl/>
        </w:rPr>
        <w:t>ـن للشخ</w:t>
      </w:r>
      <w:r w:rsidR="00F1428F" w:rsidRPr="00DE6131">
        <w:rPr>
          <w:rFonts w:hint="cs"/>
          <w:rtl/>
        </w:rPr>
        <w:t>ص المعنـ</w:t>
      </w:r>
      <w:r w:rsidR="008A5764" w:rsidRPr="00DE6131">
        <w:rPr>
          <w:rFonts w:hint="cs"/>
          <w:rtl/>
        </w:rPr>
        <w:t>وي العام أن يقـ</w:t>
      </w:r>
      <w:r w:rsidR="00F175F3" w:rsidRPr="00DE6131">
        <w:rPr>
          <w:rFonts w:hint="cs"/>
          <w:rtl/>
        </w:rPr>
        <w:t>ـــوم بتف</w:t>
      </w:r>
      <w:r w:rsidR="008A5764" w:rsidRPr="00DE6131">
        <w:rPr>
          <w:rFonts w:hint="cs"/>
          <w:rtl/>
        </w:rPr>
        <w:t xml:space="preserve">ـويض </w:t>
      </w:r>
      <w:r w:rsidR="00F1428F" w:rsidRPr="00DE6131">
        <w:rPr>
          <w:rFonts w:hint="cs"/>
          <w:rtl/>
        </w:rPr>
        <w:t>تسيير مرف</w:t>
      </w:r>
      <w:r w:rsidR="008A5764" w:rsidRPr="00DE6131">
        <w:rPr>
          <w:rFonts w:hint="cs"/>
          <w:rtl/>
        </w:rPr>
        <w:t xml:space="preserve">ق عام للمفوض له وبصدور المرسوم التنفيذي 18/ 199 نصت المادة 02 منه بأنه يقصد بتفويض المرفق العام ''تحويل بعض المهام غير السيادية التابعة للسلطات </w:t>
      </w:r>
      <w:r w:rsidR="00D66642" w:rsidRPr="00DE6131">
        <w:rPr>
          <w:rFonts w:hint="cs"/>
          <w:rtl/>
        </w:rPr>
        <w:t>العمومية</w:t>
      </w:r>
      <w:r w:rsidR="008A5764" w:rsidRPr="00DE6131">
        <w:rPr>
          <w:rFonts w:hint="cs"/>
          <w:rtl/>
        </w:rPr>
        <w:t xml:space="preserve"> لمدة م</w:t>
      </w:r>
      <w:r w:rsidR="00CC16E1">
        <w:rPr>
          <w:rFonts w:hint="cs"/>
          <w:rtl/>
        </w:rPr>
        <w:t xml:space="preserve">حددة ''، بما يفهم منه أن </w:t>
      </w:r>
      <w:r w:rsidR="003F7D4D">
        <w:rPr>
          <w:rFonts w:hint="cs"/>
          <w:rtl/>
        </w:rPr>
        <w:t xml:space="preserve">تركيز المشرع على المرافق العامة المحلية ليس معناه منع أسلوب التفويض عن المرافق العامة ذات الطابع الوطني </w:t>
      </w:r>
      <w:r w:rsidR="00854F74">
        <w:rPr>
          <w:rFonts w:hint="cs"/>
          <w:rtl/>
        </w:rPr>
        <w:t>وإ</w:t>
      </w:r>
      <w:r w:rsidR="00E92389">
        <w:rPr>
          <w:rFonts w:hint="cs"/>
          <w:rtl/>
        </w:rPr>
        <w:t xml:space="preserve">ن كانت المرافق العامة المحلية بالنظر الى العجز الذي يميز الموازنات المحلية الأولى بأسلوب التفويض من ناحية كونه </w:t>
      </w:r>
      <w:r w:rsidR="00503DE8">
        <w:rPr>
          <w:rFonts w:hint="cs"/>
          <w:rtl/>
        </w:rPr>
        <w:t xml:space="preserve">يؤمن </w:t>
      </w:r>
      <w:r w:rsidR="00860521">
        <w:rPr>
          <w:rFonts w:hint="cs"/>
          <w:rtl/>
        </w:rPr>
        <w:t>إيرادا</w:t>
      </w:r>
      <w:r w:rsidR="00860521">
        <w:rPr>
          <w:rtl/>
        </w:rPr>
        <w:t>ت</w:t>
      </w:r>
      <w:r w:rsidR="00503DE8">
        <w:rPr>
          <w:rFonts w:hint="cs"/>
          <w:rtl/>
        </w:rPr>
        <w:t xml:space="preserve"> مالية محلية تساهم في تامين الموارد المالية اللازمة لتسيير المرفق المحلي </w:t>
      </w:r>
      <w:r w:rsidR="00F35F42">
        <w:rPr>
          <w:rFonts w:hint="cs"/>
          <w:rtl/>
        </w:rPr>
        <w:t>الذي يكون الاحوج الى آلية التفويض من جهة</w:t>
      </w:r>
      <w:r w:rsidR="00442DF1">
        <w:rPr>
          <w:rFonts w:hint="cs"/>
          <w:rtl/>
        </w:rPr>
        <w:t>،</w:t>
      </w:r>
      <w:r w:rsidR="00F35F42">
        <w:rPr>
          <w:rFonts w:hint="cs"/>
          <w:rtl/>
        </w:rPr>
        <w:t xml:space="preserve"> بالإضافة الى قرب المرفق العام المحلي من السكان </w:t>
      </w:r>
      <w:r w:rsidR="008F53F2">
        <w:rPr>
          <w:rFonts w:hint="cs"/>
          <w:rtl/>
        </w:rPr>
        <w:t xml:space="preserve">والذي يكون في العادة منشأ من قبل الجماعة الاقليمية لتلبية حاجات السكان ذات الطابع الاقليمي الخاص </w:t>
      </w:r>
      <w:r w:rsidR="00442DF1">
        <w:rPr>
          <w:rFonts w:hint="cs"/>
          <w:rtl/>
        </w:rPr>
        <w:t>من جهة ثانية.</w:t>
      </w:r>
    </w:p>
    <w:p w14:paraId="16B45B7F" w14:textId="4C7A82B8" w:rsidR="002D636E" w:rsidRPr="00DE6131" w:rsidRDefault="005E16F3" w:rsidP="00AB33FD">
      <w:pPr>
        <w:rPr>
          <w:rtl/>
        </w:rPr>
      </w:pPr>
      <w:r w:rsidRPr="00DE6131">
        <w:rPr>
          <w:rFonts w:hint="cs"/>
          <w:rtl/>
        </w:rPr>
        <w:t xml:space="preserve">ويمكن القول </w:t>
      </w:r>
      <w:r w:rsidR="005068DE">
        <w:rPr>
          <w:rFonts w:hint="cs"/>
          <w:rtl/>
        </w:rPr>
        <w:t>أ</w:t>
      </w:r>
      <w:r w:rsidR="002D636E" w:rsidRPr="00DE6131">
        <w:rPr>
          <w:rFonts w:hint="cs"/>
          <w:rtl/>
        </w:rPr>
        <w:t xml:space="preserve">ن </w:t>
      </w:r>
      <w:r w:rsidRPr="00DE6131">
        <w:rPr>
          <w:rFonts w:hint="cs"/>
          <w:rtl/>
        </w:rPr>
        <w:t xml:space="preserve">مجموع </w:t>
      </w:r>
      <w:r w:rsidR="000D6A97" w:rsidRPr="00DE6131">
        <w:rPr>
          <w:rFonts w:hint="cs"/>
          <w:rtl/>
        </w:rPr>
        <w:t>التطورات والتغيرات التي</w:t>
      </w:r>
      <w:r w:rsidR="002D636E" w:rsidRPr="00DE6131">
        <w:rPr>
          <w:rFonts w:hint="cs"/>
          <w:rtl/>
        </w:rPr>
        <w:t xml:space="preserve"> أحدثها المشرع الفرنسي</w:t>
      </w:r>
      <w:r w:rsidRPr="00DE6131">
        <w:rPr>
          <w:rFonts w:hint="cs"/>
          <w:rtl/>
        </w:rPr>
        <w:t>،</w:t>
      </w:r>
      <w:r w:rsidR="002D636E" w:rsidRPr="00DE6131">
        <w:rPr>
          <w:rFonts w:hint="cs"/>
          <w:rtl/>
        </w:rPr>
        <w:t xml:space="preserve"> وجدت لها صدى في </w:t>
      </w:r>
      <w:r w:rsidRPr="00DE6131">
        <w:rPr>
          <w:rFonts w:hint="cs"/>
          <w:rtl/>
        </w:rPr>
        <w:t>مختلف</w:t>
      </w:r>
      <w:r w:rsidR="002D636E" w:rsidRPr="00DE6131">
        <w:rPr>
          <w:rFonts w:hint="cs"/>
          <w:rtl/>
        </w:rPr>
        <w:t xml:space="preserve"> الدول التي كانت تملك تجربة سابقة في تطبيق فكرة تفويض المرفق العام</w:t>
      </w:r>
      <w:r w:rsidRPr="00DE6131">
        <w:rPr>
          <w:rFonts w:hint="cs"/>
          <w:rtl/>
        </w:rPr>
        <w:t>،</w:t>
      </w:r>
      <w:r w:rsidR="002D636E" w:rsidRPr="00DE6131">
        <w:rPr>
          <w:rFonts w:hint="cs"/>
          <w:rtl/>
        </w:rPr>
        <w:t xml:space="preserve"> فشرعت هذه الدول في </w:t>
      </w:r>
      <w:r w:rsidR="000D6A97" w:rsidRPr="00DE6131">
        <w:rPr>
          <w:rFonts w:hint="cs"/>
          <w:rtl/>
        </w:rPr>
        <w:t>سن تشريعات</w:t>
      </w:r>
      <w:r w:rsidR="002D636E" w:rsidRPr="00DE6131">
        <w:rPr>
          <w:rFonts w:hint="cs"/>
          <w:rtl/>
        </w:rPr>
        <w:t xml:space="preserve"> خاصة </w:t>
      </w:r>
      <w:r w:rsidR="000D6A97" w:rsidRPr="00DE6131">
        <w:rPr>
          <w:rFonts w:hint="cs"/>
          <w:rtl/>
        </w:rPr>
        <w:t xml:space="preserve">بعقود </w:t>
      </w:r>
      <w:r w:rsidR="002D636E" w:rsidRPr="00DE6131">
        <w:rPr>
          <w:rFonts w:hint="cs"/>
          <w:rtl/>
        </w:rPr>
        <w:t>تفويض المرفق العام</w:t>
      </w:r>
      <w:r w:rsidR="000D6A97" w:rsidRPr="00DE6131">
        <w:rPr>
          <w:rFonts w:hint="cs"/>
          <w:rtl/>
        </w:rPr>
        <w:t>،</w:t>
      </w:r>
      <w:r w:rsidR="002D636E" w:rsidRPr="00DE6131">
        <w:rPr>
          <w:rFonts w:hint="cs"/>
          <w:rtl/>
        </w:rPr>
        <w:t xml:space="preserve"> </w:t>
      </w:r>
      <w:r w:rsidR="000D6A97" w:rsidRPr="00DE6131">
        <w:rPr>
          <w:rFonts w:hint="cs"/>
          <w:rtl/>
        </w:rPr>
        <w:t>فسعت هذه ال</w:t>
      </w:r>
      <w:r w:rsidR="00680676" w:rsidRPr="00DE6131">
        <w:rPr>
          <w:rFonts w:hint="cs"/>
          <w:rtl/>
        </w:rPr>
        <w:t>د</w:t>
      </w:r>
      <w:r w:rsidR="000D6A97" w:rsidRPr="00DE6131">
        <w:rPr>
          <w:rFonts w:hint="cs"/>
          <w:rtl/>
        </w:rPr>
        <w:t>ول الى العمل على</w:t>
      </w:r>
      <w:r w:rsidR="002D636E" w:rsidRPr="00DE6131">
        <w:rPr>
          <w:rFonts w:hint="cs"/>
          <w:rtl/>
        </w:rPr>
        <w:t xml:space="preserve"> جمع شتات </w:t>
      </w:r>
      <w:r w:rsidR="000D6A97" w:rsidRPr="00DE6131">
        <w:rPr>
          <w:rFonts w:hint="cs"/>
          <w:rtl/>
        </w:rPr>
        <w:t>أشكال</w:t>
      </w:r>
      <w:r w:rsidR="002D636E" w:rsidRPr="00DE6131">
        <w:rPr>
          <w:rFonts w:hint="cs"/>
          <w:rtl/>
        </w:rPr>
        <w:t xml:space="preserve"> </w:t>
      </w:r>
      <w:r w:rsidR="000D6A97" w:rsidRPr="00DE6131">
        <w:rPr>
          <w:rFonts w:hint="cs"/>
          <w:rtl/>
        </w:rPr>
        <w:t>متعددة</w:t>
      </w:r>
      <w:r w:rsidR="002D636E" w:rsidRPr="00DE6131">
        <w:rPr>
          <w:rFonts w:hint="cs"/>
          <w:rtl/>
        </w:rPr>
        <w:t xml:space="preserve"> </w:t>
      </w:r>
      <w:r w:rsidR="000D6A97" w:rsidRPr="00DE6131">
        <w:rPr>
          <w:rFonts w:hint="cs"/>
          <w:rtl/>
        </w:rPr>
        <w:t>من</w:t>
      </w:r>
      <w:r w:rsidR="002D636E" w:rsidRPr="00DE6131">
        <w:rPr>
          <w:rFonts w:hint="cs"/>
          <w:rtl/>
        </w:rPr>
        <w:t xml:space="preserve"> العقود </w:t>
      </w:r>
      <w:r w:rsidR="000D6A97" w:rsidRPr="00DE6131">
        <w:rPr>
          <w:rFonts w:hint="cs"/>
          <w:rtl/>
        </w:rPr>
        <w:t>ووضعتها ضمن</w:t>
      </w:r>
      <w:r w:rsidR="002D636E" w:rsidRPr="00DE6131">
        <w:rPr>
          <w:rFonts w:hint="cs"/>
          <w:rtl/>
        </w:rPr>
        <w:t xml:space="preserve"> قواعد </w:t>
      </w:r>
      <w:r w:rsidR="000D6A97" w:rsidRPr="00DE6131">
        <w:rPr>
          <w:rFonts w:hint="cs"/>
          <w:rtl/>
        </w:rPr>
        <w:t>قانونية موحدة و</w:t>
      </w:r>
      <w:r w:rsidR="002D636E" w:rsidRPr="00DE6131">
        <w:rPr>
          <w:rFonts w:hint="cs"/>
          <w:rtl/>
        </w:rPr>
        <w:t>محددة</w:t>
      </w:r>
      <w:r w:rsidR="000D6A97" w:rsidRPr="00DE6131">
        <w:rPr>
          <w:rFonts w:hint="cs"/>
          <w:rtl/>
        </w:rPr>
        <w:t>،</w:t>
      </w:r>
      <w:r w:rsidR="002D636E" w:rsidRPr="00DE6131">
        <w:rPr>
          <w:rFonts w:hint="cs"/>
          <w:rtl/>
        </w:rPr>
        <w:t xml:space="preserve"> </w:t>
      </w:r>
      <w:r w:rsidR="000D6A97" w:rsidRPr="00DE6131">
        <w:rPr>
          <w:rFonts w:hint="cs"/>
          <w:rtl/>
        </w:rPr>
        <w:t>لكنها</w:t>
      </w:r>
      <w:r w:rsidR="002D636E" w:rsidRPr="00DE6131">
        <w:rPr>
          <w:rFonts w:hint="cs"/>
          <w:rtl/>
        </w:rPr>
        <w:t xml:space="preserve"> </w:t>
      </w:r>
      <w:r w:rsidR="000D6A97" w:rsidRPr="00DE6131">
        <w:rPr>
          <w:rFonts w:hint="cs"/>
          <w:rtl/>
        </w:rPr>
        <w:t>اشترطت</w:t>
      </w:r>
      <w:r w:rsidR="002D636E" w:rsidRPr="00DE6131">
        <w:rPr>
          <w:rFonts w:hint="cs"/>
          <w:rtl/>
        </w:rPr>
        <w:t xml:space="preserve"> بموجب هذه </w:t>
      </w:r>
      <w:r w:rsidR="000D6A97" w:rsidRPr="00DE6131">
        <w:rPr>
          <w:rFonts w:hint="cs"/>
          <w:rtl/>
        </w:rPr>
        <w:t>النصوص و</w:t>
      </w:r>
      <w:r w:rsidR="002D636E" w:rsidRPr="00DE6131">
        <w:rPr>
          <w:rFonts w:hint="cs"/>
          <w:rtl/>
        </w:rPr>
        <w:t>القواعد</w:t>
      </w:r>
      <w:r w:rsidR="000D6A97" w:rsidRPr="00DE6131">
        <w:rPr>
          <w:rFonts w:hint="cs"/>
          <w:rtl/>
        </w:rPr>
        <w:t xml:space="preserve"> القانونية للقول</w:t>
      </w:r>
      <w:r w:rsidR="002D636E" w:rsidRPr="00DE6131">
        <w:rPr>
          <w:rFonts w:hint="cs"/>
          <w:rtl/>
        </w:rPr>
        <w:t xml:space="preserve"> </w:t>
      </w:r>
      <w:r w:rsidR="000D6A97" w:rsidRPr="00DE6131">
        <w:rPr>
          <w:rFonts w:hint="cs"/>
          <w:rtl/>
        </w:rPr>
        <w:t>ب</w:t>
      </w:r>
      <w:r w:rsidR="002D636E" w:rsidRPr="00DE6131">
        <w:rPr>
          <w:rFonts w:hint="cs"/>
          <w:rtl/>
        </w:rPr>
        <w:t>فكرة تفويض</w:t>
      </w:r>
      <w:r w:rsidR="000D6A97" w:rsidRPr="00DE6131">
        <w:rPr>
          <w:rFonts w:hint="cs"/>
          <w:rtl/>
        </w:rPr>
        <w:t xml:space="preserve"> المرافق العامة وجود</w:t>
      </w:r>
      <w:r w:rsidR="002D636E" w:rsidRPr="00DE6131">
        <w:rPr>
          <w:rFonts w:hint="cs"/>
          <w:rtl/>
        </w:rPr>
        <w:t xml:space="preserve"> عناصر محددة</w:t>
      </w:r>
      <w:r w:rsidR="000D6A97" w:rsidRPr="00DE6131">
        <w:rPr>
          <w:rFonts w:hint="cs"/>
          <w:rtl/>
        </w:rPr>
        <w:t xml:space="preserve"> يقوم عليها أسلوب التفويض</w:t>
      </w:r>
      <w:r w:rsidR="00C47BEF" w:rsidRPr="00DE6131">
        <w:rPr>
          <w:rFonts w:hint="cs"/>
          <w:rtl/>
        </w:rPr>
        <w:t xml:space="preserve"> وفي مقدمة هذه </w:t>
      </w:r>
      <w:r w:rsidR="000D6A97" w:rsidRPr="00DE6131">
        <w:rPr>
          <w:rFonts w:hint="cs"/>
          <w:rtl/>
        </w:rPr>
        <w:t>الدول مصر</w:t>
      </w:r>
      <w:r w:rsidR="00C47BEF" w:rsidRPr="00DE6131">
        <w:rPr>
          <w:rFonts w:hint="cs"/>
          <w:rtl/>
        </w:rPr>
        <w:t xml:space="preserve"> المغرب</w:t>
      </w:r>
      <w:r w:rsidR="002E7A53">
        <w:rPr>
          <w:rFonts w:hint="cs"/>
          <w:rtl/>
        </w:rPr>
        <w:t xml:space="preserve"> و</w:t>
      </w:r>
      <w:r w:rsidR="00C47BEF" w:rsidRPr="00DE6131">
        <w:rPr>
          <w:rFonts w:hint="cs"/>
          <w:rtl/>
        </w:rPr>
        <w:t>تونس</w:t>
      </w:r>
      <w:r w:rsidR="002E7A53">
        <w:rPr>
          <w:rFonts w:hint="cs"/>
          <w:rtl/>
        </w:rPr>
        <w:t xml:space="preserve"> و</w:t>
      </w:r>
      <w:r w:rsidR="002E7A53" w:rsidRPr="00DE6131">
        <w:rPr>
          <w:rFonts w:hint="cs"/>
          <w:rtl/>
        </w:rPr>
        <w:t>الجزائر</w:t>
      </w:r>
      <w:r w:rsidR="00093846" w:rsidRPr="00DE6131">
        <w:rPr>
          <w:rStyle w:val="Appelnotedebasdep"/>
          <w:color w:val="000000" w:themeColor="text1"/>
          <w:rtl/>
        </w:rPr>
        <w:footnoteReference w:id="32"/>
      </w:r>
      <w:r w:rsidR="000D6A97" w:rsidRPr="00DE6131">
        <w:rPr>
          <w:rFonts w:hint="cs"/>
          <w:rtl/>
        </w:rPr>
        <w:t>.</w:t>
      </w:r>
    </w:p>
    <w:p w14:paraId="4C20DB92" w14:textId="0DB2C982" w:rsidR="007A7E10" w:rsidRPr="00DE6131" w:rsidRDefault="007A7E10" w:rsidP="005068DE">
      <w:pPr>
        <w:rPr>
          <w:color w:val="000000" w:themeColor="text1"/>
          <w:rtl/>
        </w:rPr>
      </w:pPr>
      <w:r w:rsidRPr="00DE6131">
        <w:rPr>
          <w:rFonts w:hint="cs"/>
          <w:color w:val="000000" w:themeColor="text1"/>
          <w:rtl/>
        </w:rPr>
        <w:t>ويظهر من التعارف المختلفة الواردة بصدد</w:t>
      </w:r>
      <w:r w:rsidR="00333CD6" w:rsidRPr="00DE6131">
        <w:rPr>
          <w:rFonts w:hint="cs"/>
          <w:color w:val="000000" w:themeColor="text1"/>
          <w:rtl/>
        </w:rPr>
        <w:t xml:space="preserve"> عقود</w:t>
      </w:r>
      <w:r w:rsidRPr="00DE6131">
        <w:rPr>
          <w:rFonts w:hint="cs"/>
          <w:color w:val="000000" w:themeColor="text1"/>
          <w:rtl/>
        </w:rPr>
        <w:t xml:space="preserve"> تفويض المرافق العامة وعلى الرغم من أنها لم تتفق على تعريف </w:t>
      </w:r>
      <w:r w:rsidR="00333CD6" w:rsidRPr="00DE6131">
        <w:rPr>
          <w:rFonts w:hint="cs"/>
          <w:color w:val="000000" w:themeColor="text1"/>
          <w:rtl/>
        </w:rPr>
        <w:t xml:space="preserve">جامع ومانع </w:t>
      </w:r>
      <w:r w:rsidRPr="00DE6131">
        <w:rPr>
          <w:rFonts w:hint="cs"/>
          <w:color w:val="000000" w:themeColor="text1"/>
          <w:rtl/>
        </w:rPr>
        <w:t>لتفويض المرفق العام</w:t>
      </w:r>
      <w:r w:rsidR="00333CD6" w:rsidRPr="00DE6131">
        <w:rPr>
          <w:rFonts w:hint="cs"/>
          <w:color w:val="000000" w:themeColor="text1"/>
          <w:rtl/>
        </w:rPr>
        <w:t>،</w:t>
      </w:r>
      <w:r w:rsidRPr="00DE6131">
        <w:rPr>
          <w:rFonts w:hint="cs"/>
          <w:color w:val="000000" w:themeColor="text1"/>
          <w:rtl/>
        </w:rPr>
        <w:t xml:space="preserve"> إلا أنها تتفق </w:t>
      </w:r>
      <w:r w:rsidR="003C3C32" w:rsidRPr="00DE6131">
        <w:rPr>
          <w:rFonts w:hint="cs"/>
          <w:color w:val="000000" w:themeColor="text1"/>
          <w:rtl/>
        </w:rPr>
        <w:t xml:space="preserve">في </w:t>
      </w:r>
      <w:r w:rsidR="005068DE">
        <w:rPr>
          <w:rFonts w:hint="cs"/>
          <w:color w:val="000000" w:themeColor="text1"/>
          <w:rtl/>
        </w:rPr>
        <w:t>أ</w:t>
      </w:r>
      <w:r w:rsidR="00F709FF" w:rsidRPr="00DE6131">
        <w:rPr>
          <w:rFonts w:hint="cs"/>
          <w:color w:val="000000" w:themeColor="text1"/>
          <w:rtl/>
        </w:rPr>
        <w:t xml:space="preserve">غلب المرتكزات </w:t>
      </w:r>
      <w:r w:rsidR="00333CD6" w:rsidRPr="00DE6131">
        <w:rPr>
          <w:rFonts w:hint="cs"/>
          <w:color w:val="000000" w:themeColor="text1"/>
          <w:rtl/>
        </w:rPr>
        <w:t xml:space="preserve">والقواعد الأساسية </w:t>
      </w:r>
      <w:r w:rsidR="00F709FF" w:rsidRPr="00DE6131">
        <w:rPr>
          <w:rFonts w:hint="cs"/>
          <w:color w:val="000000" w:themeColor="text1"/>
          <w:rtl/>
        </w:rPr>
        <w:t xml:space="preserve">التي تقوم عليها تقنية </w:t>
      </w:r>
      <w:r w:rsidR="00333CD6" w:rsidRPr="00DE6131">
        <w:rPr>
          <w:rFonts w:hint="cs"/>
          <w:color w:val="000000" w:themeColor="text1"/>
          <w:rtl/>
        </w:rPr>
        <w:t>التفويض، ويبقى ا</w:t>
      </w:r>
      <w:r w:rsidR="003C3C32" w:rsidRPr="00DE6131">
        <w:rPr>
          <w:rFonts w:hint="cs"/>
          <w:color w:val="000000" w:themeColor="text1"/>
          <w:rtl/>
        </w:rPr>
        <w:t xml:space="preserve">لاختلاف يقتصر على تغليب عنصر </w:t>
      </w:r>
      <w:r w:rsidR="00F709FF" w:rsidRPr="00DE6131">
        <w:rPr>
          <w:rFonts w:hint="cs"/>
          <w:color w:val="000000" w:themeColor="text1"/>
          <w:rtl/>
        </w:rPr>
        <w:t>أ</w:t>
      </w:r>
      <w:r w:rsidR="003C3C32" w:rsidRPr="00DE6131">
        <w:rPr>
          <w:rFonts w:hint="cs"/>
          <w:color w:val="000000" w:themeColor="text1"/>
          <w:rtl/>
        </w:rPr>
        <w:t>و معيار معين على ال</w:t>
      </w:r>
      <w:r w:rsidR="00F709FF" w:rsidRPr="00DE6131">
        <w:rPr>
          <w:rFonts w:hint="cs"/>
          <w:color w:val="000000" w:themeColor="text1"/>
          <w:rtl/>
        </w:rPr>
        <w:t>آ</w:t>
      </w:r>
      <w:r w:rsidR="003C3C32" w:rsidRPr="00DE6131">
        <w:rPr>
          <w:rFonts w:hint="cs"/>
          <w:color w:val="000000" w:themeColor="text1"/>
          <w:rtl/>
        </w:rPr>
        <w:t>خر، وتتفق التعاريف في</w:t>
      </w:r>
      <w:r w:rsidRPr="00DE6131">
        <w:rPr>
          <w:rFonts w:hint="cs"/>
          <w:color w:val="000000" w:themeColor="text1"/>
          <w:rtl/>
        </w:rPr>
        <w:t xml:space="preserve"> </w:t>
      </w:r>
      <w:r w:rsidR="003C3C32" w:rsidRPr="00DE6131">
        <w:rPr>
          <w:rFonts w:hint="cs"/>
          <w:color w:val="000000" w:themeColor="text1"/>
          <w:rtl/>
        </w:rPr>
        <w:t>أغلبها على الأركان وال</w:t>
      </w:r>
      <w:r w:rsidR="005068DE">
        <w:rPr>
          <w:rFonts w:hint="cs"/>
          <w:color w:val="000000" w:themeColor="text1"/>
          <w:rtl/>
        </w:rPr>
        <w:t>أ</w:t>
      </w:r>
      <w:r w:rsidR="003C3C32" w:rsidRPr="00DE6131">
        <w:rPr>
          <w:rFonts w:hint="cs"/>
          <w:color w:val="000000" w:themeColor="text1"/>
          <w:rtl/>
        </w:rPr>
        <w:t xml:space="preserve">سس </w:t>
      </w:r>
      <w:r w:rsidRPr="00DE6131">
        <w:rPr>
          <w:rFonts w:hint="cs"/>
          <w:color w:val="000000" w:themeColor="text1"/>
          <w:rtl/>
        </w:rPr>
        <w:t>اللازمة لقيام عملية تفويض المرفق العام</w:t>
      </w:r>
      <w:r w:rsidR="003C3C32" w:rsidRPr="00DE6131">
        <w:rPr>
          <w:rFonts w:hint="cs"/>
          <w:color w:val="000000" w:themeColor="text1"/>
          <w:rtl/>
        </w:rPr>
        <w:t xml:space="preserve"> وهو ما سنتناول</w:t>
      </w:r>
      <w:r w:rsidR="003C3C32" w:rsidRPr="00DE6131">
        <w:rPr>
          <w:color w:val="000000" w:themeColor="text1"/>
          <w:rtl/>
        </w:rPr>
        <w:t>ه</w:t>
      </w:r>
      <w:r w:rsidR="003C3C32" w:rsidRPr="00DE6131">
        <w:rPr>
          <w:rFonts w:hint="cs"/>
          <w:color w:val="000000" w:themeColor="text1"/>
          <w:rtl/>
        </w:rPr>
        <w:t xml:space="preserve"> في المطلب الثاني.</w:t>
      </w:r>
    </w:p>
    <w:p w14:paraId="23943FC4" w14:textId="26D92D46" w:rsidR="007A7E10" w:rsidRDefault="007A7E10" w:rsidP="004F2087">
      <w:pPr>
        <w:ind w:firstLine="0"/>
        <w:jc w:val="left"/>
        <w:outlineLvl w:val="3"/>
        <w:rPr>
          <w:b/>
          <w:bCs/>
          <w:color w:val="000000" w:themeColor="text1"/>
          <w:sz w:val="32"/>
          <w:szCs w:val="32"/>
          <w:rtl/>
        </w:rPr>
      </w:pPr>
      <w:bookmarkStart w:id="74" w:name="_Toc165664603"/>
      <w:bookmarkStart w:id="75" w:name="_Toc165665103"/>
      <w:bookmarkStart w:id="76" w:name="_Toc168134043"/>
      <w:r w:rsidRPr="00DE6131">
        <w:rPr>
          <w:rFonts w:hint="cs"/>
          <w:b/>
          <w:bCs/>
          <w:color w:val="000000" w:themeColor="text1"/>
          <w:sz w:val="32"/>
          <w:szCs w:val="32"/>
          <w:rtl/>
        </w:rPr>
        <w:t>المطلب الثاني: أركان عقد التفويض</w:t>
      </w:r>
      <w:bookmarkEnd w:id="74"/>
      <w:bookmarkEnd w:id="75"/>
      <w:bookmarkEnd w:id="76"/>
    </w:p>
    <w:p w14:paraId="4CF7BF08" w14:textId="5B364824" w:rsidR="00A97559" w:rsidRDefault="00650BC0" w:rsidP="00AB33FD">
      <w:pPr>
        <w:rPr>
          <w:rtl/>
        </w:rPr>
      </w:pPr>
      <w:r w:rsidRPr="00A1398F">
        <w:rPr>
          <w:rFonts w:hint="cs"/>
          <w:rtl/>
        </w:rPr>
        <w:t xml:space="preserve">لابد لكل عقد من أركان يستند إليها ومقومات يتطلبها </w:t>
      </w:r>
      <w:r w:rsidR="00514EDA" w:rsidRPr="00A1398F">
        <w:rPr>
          <w:rFonts w:hint="cs"/>
          <w:rtl/>
        </w:rPr>
        <w:t xml:space="preserve">تميزه عن باقي العقود وتضفي عليه الخصوصية اللازمة التي </w:t>
      </w:r>
      <w:r w:rsidR="008D409F" w:rsidRPr="00A1398F">
        <w:rPr>
          <w:rFonts w:hint="cs"/>
          <w:rtl/>
        </w:rPr>
        <w:t xml:space="preserve">إذا </w:t>
      </w:r>
      <w:r w:rsidR="00860521" w:rsidRPr="00A1398F">
        <w:rPr>
          <w:rFonts w:hint="cs"/>
          <w:rtl/>
        </w:rPr>
        <w:t>ما توفر</w:t>
      </w:r>
      <w:r w:rsidR="00860521" w:rsidRPr="00A1398F">
        <w:rPr>
          <w:rtl/>
        </w:rPr>
        <w:t>ت</w:t>
      </w:r>
      <w:r w:rsidR="008D409F" w:rsidRPr="00A1398F">
        <w:rPr>
          <w:rFonts w:hint="cs"/>
          <w:rtl/>
        </w:rPr>
        <w:t xml:space="preserve"> في عقد آخر غير مسمى يمكن إدخاله ضمن طائفة عقود التفويض </w:t>
      </w:r>
      <w:r w:rsidR="003738C0" w:rsidRPr="00A1398F">
        <w:rPr>
          <w:rFonts w:hint="cs"/>
          <w:rtl/>
        </w:rPr>
        <w:t>فيخضع</w:t>
      </w:r>
      <w:r w:rsidR="002108CE" w:rsidRPr="00A1398F">
        <w:rPr>
          <w:rFonts w:hint="cs"/>
          <w:rtl/>
        </w:rPr>
        <w:t xml:space="preserve"> </w:t>
      </w:r>
      <w:r w:rsidR="00C2044A" w:rsidRPr="00A1398F">
        <w:rPr>
          <w:rFonts w:hint="cs"/>
          <w:rtl/>
        </w:rPr>
        <w:t>للنتائج التي</w:t>
      </w:r>
      <w:r w:rsidR="002108CE" w:rsidRPr="00A1398F">
        <w:rPr>
          <w:rFonts w:hint="cs"/>
          <w:rtl/>
        </w:rPr>
        <w:t xml:space="preserve"> يرتبها هذا </w:t>
      </w:r>
      <w:r w:rsidR="00C2044A" w:rsidRPr="00A1398F">
        <w:rPr>
          <w:rFonts w:hint="cs"/>
          <w:rtl/>
        </w:rPr>
        <w:t>التصنيف،</w:t>
      </w:r>
      <w:r w:rsidR="003738C0" w:rsidRPr="00A1398F">
        <w:rPr>
          <w:rFonts w:hint="cs"/>
          <w:rtl/>
        </w:rPr>
        <w:t xml:space="preserve"> ل</w:t>
      </w:r>
      <w:r w:rsidR="005068DE">
        <w:rPr>
          <w:rFonts w:hint="cs"/>
          <w:rtl/>
        </w:rPr>
        <w:t>أ</w:t>
      </w:r>
      <w:r w:rsidR="003738C0" w:rsidRPr="00A1398F">
        <w:rPr>
          <w:rFonts w:hint="cs"/>
          <w:rtl/>
        </w:rPr>
        <w:t>ن عقد التفويض</w:t>
      </w:r>
      <w:r w:rsidR="005068DE">
        <w:rPr>
          <w:rFonts w:hint="cs"/>
          <w:rtl/>
        </w:rPr>
        <w:t xml:space="preserve"> يكتسي </w:t>
      </w:r>
      <w:r w:rsidR="00206055" w:rsidRPr="00A1398F">
        <w:rPr>
          <w:rFonts w:hint="cs"/>
          <w:rtl/>
        </w:rPr>
        <w:t xml:space="preserve">خصوصية يستمدها من </w:t>
      </w:r>
      <w:r w:rsidR="00860521" w:rsidRPr="00A1398F">
        <w:rPr>
          <w:rFonts w:hint="cs"/>
          <w:rtl/>
        </w:rPr>
        <w:t>ارتباطه</w:t>
      </w:r>
      <w:r w:rsidR="00206055" w:rsidRPr="00A1398F">
        <w:rPr>
          <w:rFonts w:hint="cs"/>
          <w:rtl/>
        </w:rPr>
        <w:t xml:space="preserve"> بالمرفق العام محل التفويض</w:t>
      </w:r>
      <w:r w:rsidR="00C2044A" w:rsidRPr="00A1398F">
        <w:rPr>
          <w:rFonts w:hint="cs"/>
          <w:rtl/>
        </w:rPr>
        <w:t>، وبذلك لا</w:t>
      </w:r>
      <w:r w:rsidR="00870236" w:rsidRPr="00A1398F">
        <w:rPr>
          <w:rFonts w:hint="cs"/>
          <w:rtl/>
        </w:rPr>
        <w:t xml:space="preserve"> يمك</w:t>
      </w:r>
      <w:r w:rsidR="00870236" w:rsidRPr="00A1398F">
        <w:rPr>
          <w:rtl/>
        </w:rPr>
        <w:t>ن</w:t>
      </w:r>
      <w:r w:rsidR="00870236" w:rsidRPr="00A1398F">
        <w:rPr>
          <w:rFonts w:hint="cs"/>
          <w:rtl/>
        </w:rPr>
        <w:t xml:space="preserve"> الحديث عن تفويض للمرفق العام مالم تتوفر</w:t>
      </w:r>
      <w:r w:rsidR="00E27050" w:rsidRPr="00A1398F">
        <w:rPr>
          <w:rFonts w:hint="cs"/>
          <w:rtl/>
        </w:rPr>
        <w:t xml:space="preserve"> </w:t>
      </w:r>
      <w:r w:rsidR="00B94512" w:rsidRPr="00A1398F">
        <w:rPr>
          <w:rFonts w:hint="cs"/>
          <w:rtl/>
        </w:rPr>
        <w:t>الأركان الت</w:t>
      </w:r>
      <w:r w:rsidR="00B94512" w:rsidRPr="00A1398F">
        <w:rPr>
          <w:rtl/>
        </w:rPr>
        <w:t>ي</w:t>
      </w:r>
      <w:r w:rsidR="00B94512" w:rsidRPr="00A1398F">
        <w:rPr>
          <w:rFonts w:hint="cs"/>
          <w:rtl/>
        </w:rPr>
        <w:t xml:space="preserve"> يقوم عليها</w:t>
      </w:r>
      <w:r w:rsidR="005068DE">
        <w:rPr>
          <w:rFonts w:hint="cs"/>
          <w:rtl/>
        </w:rPr>
        <w:t>،</w:t>
      </w:r>
      <w:r w:rsidR="00B94512" w:rsidRPr="00A1398F">
        <w:rPr>
          <w:rFonts w:hint="cs"/>
          <w:rtl/>
        </w:rPr>
        <w:t xml:space="preserve"> والتي تتمثل </w:t>
      </w:r>
      <w:r w:rsidR="00DB0592" w:rsidRPr="00A1398F">
        <w:rPr>
          <w:rFonts w:hint="cs"/>
          <w:rtl/>
        </w:rPr>
        <w:t>في محل</w:t>
      </w:r>
      <w:r w:rsidR="00B94512" w:rsidRPr="00A1398F">
        <w:rPr>
          <w:rFonts w:hint="cs"/>
          <w:rtl/>
        </w:rPr>
        <w:t xml:space="preserve"> العقد وهو المرفق العام القابل للتفويض</w:t>
      </w:r>
      <w:r w:rsidR="00390960" w:rsidRPr="00A1398F">
        <w:rPr>
          <w:rFonts w:hint="cs"/>
          <w:rtl/>
        </w:rPr>
        <w:t xml:space="preserve"> وقيامه على أساس </w:t>
      </w:r>
      <w:r w:rsidR="00B94512" w:rsidRPr="00A1398F">
        <w:rPr>
          <w:rFonts w:hint="cs"/>
          <w:rtl/>
        </w:rPr>
        <w:t xml:space="preserve">علاقة </w:t>
      </w:r>
      <w:r w:rsidR="00390960" w:rsidRPr="00A1398F">
        <w:rPr>
          <w:rFonts w:hint="cs"/>
          <w:rtl/>
        </w:rPr>
        <w:t>ت</w:t>
      </w:r>
      <w:r w:rsidR="00B94512" w:rsidRPr="00A1398F">
        <w:rPr>
          <w:rFonts w:hint="cs"/>
          <w:rtl/>
        </w:rPr>
        <w:t>ع</w:t>
      </w:r>
      <w:r w:rsidR="00390960" w:rsidRPr="00A1398F">
        <w:rPr>
          <w:rFonts w:hint="cs"/>
          <w:rtl/>
        </w:rPr>
        <w:t>ا</w:t>
      </w:r>
      <w:r w:rsidR="00B94512" w:rsidRPr="00A1398F">
        <w:rPr>
          <w:rFonts w:hint="cs"/>
          <w:rtl/>
        </w:rPr>
        <w:t xml:space="preserve">قدية تربط </w:t>
      </w:r>
      <w:r w:rsidR="00BC46A5" w:rsidRPr="00A1398F">
        <w:rPr>
          <w:rFonts w:hint="cs"/>
          <w:rtl/>
        </w:rPr>
        <w:t>أطراف</w:t>
      </w:r>
      <w:r w:rsidR="00B94512" w:rsidRPr="00A1398F">
        <w:rPr>
          <w:rFonts w:hint="cs"/>
          <w:rtl/>
        </w:rPr>
        <w:t xml:space="preserve"> العقد</w:t>
      </w:r>
      <w:r w:rsidR="003B0F1C" w:rsidRPr="00A1398F">
        <w:rPr>
          <w:rFonts w:hint="cs"/>
          <w:rtl/>
        </w:rPr>
        <w:t xml:space="preserve"> وتنظم العلاقة فيما بينها</w:t>
      </w:r>
      <w:r w:rsidR="00B94512" w:rsidRPr="00A1398F">
        <w:rPr>
          <w:rFonts w:hint="cs"/>
          <w:rtl/>
        </w:rPr>
        <w:t>، بالإضافة الى وجوب استغلال المرفق</w:t>
      </w:r>
      <w:r w:rsidR="00390960" w:rsidRPr="00A1398F">
        <w:rPr>
          <w:rFonts w:hint="cs"/>
          <w:rtl/>
        </w:rPr>
        <w:t xml:space="preserve"> العام</w:t>
      </w:r>
      <w:r w:rsidR="00B94512" w:rsidRPr="00A1398F">
        <w:rPr>
          <w:rFonts w:hint="cs"/>
          <w:rtl/>
        </w:rPr>
        <w:t xml:space="preserve"> وارتباط</w:t>
      </w:r>
      <w:r w:rsidR="002A6EB1">
        <w:rPr>
          <w:rFonts w:hint="cs"/>
          <w:rtl/>
        </w:rPr>
        <w:t>ه</w:t>
      </w:r>
      <w:r w:rsidR="00B94512" w:rsidRPr="00A1398F">
        <w:rPr>
          <w:rFonts w:hint="cs"/>
          <w:rtl/>
        </w:rPr>
        <w:t xml:space="preserve"> </w:t>
      </w:r>
      <w:r w:rsidR="002A6EB1">
        <w:rPr>
          <w:rFonts w:hint="cs"/>
          <w:rtl/>
        </w:rPr>
        <w:t>ب</w:t>
      </w:r>
      <w:r w:rsidR="00B94512" w:rsidRPr="00A1398F">
        <w:rPr>
          <w:rFonts w:hint="cs"/>
          <w:rtl/>
        </w:rPr>
        <w:t>المقابل المالي</w:t>
      </w:r>
      <w:r w:rsidR="00390960" w:rsidRPr="00A1398F">
        <w:rPr>
          <w:rFonts w:hint="cs"/>
          <w:rtl/>
        </w:rPr>
        <w:t xml:space="preserve"> الذي يحصل عليه المفوض إليه</w:t>
      </w:r>
      <w:r w:rsidR="00B94512" w:rsidRPr="00A1398F">
        <w:rPr>
          <w:rFonts w:hint="cs"/>
          <w:rtl/>
        </w:rPr>
        <w:t xml:space="preserve"> بنتائج استغلال</w:t>
      </w:r>
      <w:r w:rsidR="00390960" w:rsidRPr="00A1398F">
        <w:rPr>
          <w:rFonts w:hint="cs"/>
          <w:rtl/>
        </w:rPr>
        <w:t xml:space="preserve"> المرفق</w:t>
      </w:r>
      <w:r w:rsidR="00B94512" w:rsidRPr="00A1398F">
        <w:rPr>
          <w:rFonts w:hint="cs"/>
          <w:rtl/>
        </w:rPr>
        <w:t>.</w:t>
      </w:r>
    </w:p>
    <w:p w14:paraId="11A9DC4B" w14:textId="032FC8C8" w:rsidR="00041A06" w:rsidRDefault="00384606" w:rsidP="00AB33FD">
      <w:pPr>
        <w:rPr>
          <w:rtl/>
        </w:rPr>
      </w:pPr>
      <w:r w:rsidRPr="00A1398F">
        <w:rPr>
          <w:rFonts w:hint="cs"/>
          <w:rtl/>
        </w:rPr>
        <w:t>إن طبيعة عقد التفويض وتعلقه بالعديد من المصالح العام</w:t>
      </w:r>
      <w:r w:rsidR="00FD5BFE" w:rsidRPr="00A1398F">
        <w:rPr>
          <w:rFonts w:hint="cs"/>
          <w:rtl/>
        </w:rPr>
        <w:t>ة</w:t>
      </w:r>
      <w:r w:rsidRPr="00A1398F">
        <w:rPr>
          <w:rFonts w:hint="cs"/>
          <w:rtl/>
        </w:rPr>
        <w:t xml:space="preserve"> بالنسبة </w:t>
      </w:r>
      <w:r w:rsidR="00F35188" w:rsidRPr="00A1398F">
        <w:rPr>
          <w:rFonts w:hint="cs"/>
          <w:rtl/>
        </w:rPr>
        <w:t xml:space="preserve">للسلطة المانحة </w:t>
      </w:r>
      <w:r w:rsidR="00FD5BFE" w:rsidRPr="00A1398F">
        <w:rPr>
          <w:rFonts w:hint="cs"/>
          <w:rtl/>
        </w:rPr>
        <w:t>أ</w:t>
      </w:r>
      <w:r w:rsidR="00F35188" w:rsidRPr="00A1398F">
        <w:rPr>
          <w:rFonts w:hint="cs"/>
          <w:rtl/>
        </w:rPr>
        <w:t xml:space="preserve">و حتى </w:t>
      </w:r>
      <w:r w:rsidR="00FD5BFE" w:rsidRPr="00A1398F">
        <w:rPr>
          <w:rFonts w:hint="cs"/>
          <w:rtl/>
        </w:rPr>
        <w:t>بالنسبة ل</w:t>
      </w:r>
      <w:r w:rsidR="00F35188" w:rsidRPr="00A1398F">
        <w:rPr>
          <w:rFonts w:hint="cs"/>
          <w:rtl/>
        </w:rPr>
        <w:t>لمصا</w:t>
      </w:r>
      <w:r w:rsidR="00FD5BFE" w:rsidRPr="00A1398F">
        <w:rPr>
          <w:rFonts w:hint="cs"/>
          <w:rtl/>
        </w:rPr>
        <w:t>ل</w:t>
      </w:r>
      <w:r w:rsidR="00F35188" w:rsidRPr="00A1398F">
        <w:rPr>
          <w:rFonts w:hint="cs"/>
          <w:rtl/>
        </w:rPr>
        <w:t xml:space="preserve">ح الخاصة التي يسعى اليها المتعاقد </w:t>
      </w:r>
      <w:r w:rsidR="00D075F2" w:rsidRPr="00A1398F">
        <w:rPr>
          <w:rFonts w:hint="cs"/>
          <w:rtl/>
        </w:rPr>
        <w:t>العام أو الخاص</w:t>
      </w:r>
      <w:r w:rsidR="00E10F0B" w:rsidRPr="00A1398F">
        <w:rPr>
          <w:rFonts w:hint="cs"/>
          <w:rtl/>
        </w:rPr>
        <w:t>،</w:t>
      </w:r>
      <w:r w:rsidR="00D075F2" w:rsidRPr="00A1398F">
        <w:rPr>
          <w:rFonts w:hint="cs"/>
          <w:rtl/>
        </w:rPr>
        <w:t xml:space="preserve"> </w:t>
      </w:r>
      <w:r w:rsidR="00FD5BFE" w:rsidRPr="00A1398F">
        <w:rPr>
          <w:rFonts w:hint="cs"/>
          <w:rtl/>
        </w:rPr>
        <w:t xml:space="preserve">تفرض </w:t>
      </w:r>
      <w:r w:rsidR="007F0EC2" w:rsidRPr="00A1398F">
        <w:rPr>
          <w:rFonts w:hint="cs"/>
          <w:rtl/>
        </w:rPr>
        <w:t xml:space="preserve">ضرورة قيامه على أسس وأركان </w:t>
      </w:r>
      <w:r w:rsidR="001917F0" w:rsidRPr="00A1398F">
        <w:rPr>
          <w:rFonts w:hint="cs"/>
          <w:rtl/>
        </w:rPr>
        <w:t>معينة</w:t>
      </w:r>
      <w:r w:rsidR="00AF7532" w:rsidRPr="00A1398F">
        <w:rPr>
          <w:rFonts w:hint="cs"/>
          <w:rtl/>
        </w:rPr>
        <w:t xml:space="preserve"> تمنحه كيان مستقل عن باقي العقود الإد</w:t>
      </w:r>
      <w:r w:rsidR="008C4368">
        <w:rPr>
          <w:rFonts w:hint="cs"/>
          <w:rtl/>
        </w:rPr>
        <w:t>ارية التي تبرمها الجهات المانحة</w:t>
      </w:r>
      <w:r w:rsidR="001917F0" w:rsidRPr="00A1398F">
        <w:rPr>
          <w:rFonts w:hint="cs"/>
          <w:rtl/>
        </w:rPr>
        <w:t>،</w:t>
      </w:r>
      <w:r w:rsidR="0044728D" w:rsidRPr="00A1398F">
        <w:rPr>
          <w:rFonts w:hint="cs"/>
          <w:rtl/>
        </w:rPr>
        <w:t xml:space="preserve"> </w:t>
      </w:r>
      <w:r w:rsidR="00B771F5" w:rsidRPr="00A1398F">
        <w:rPr>
          <w:rFonts w:hint="cs"/>
          <w:rtl/>
        </w:rPr>
        <w:t xml:space="preserve">بالإضافة </w:t>
      </w:r>
      <w:r w:rsidR="008C4368">
        <w:rPr>
          <w:rFonts w:hint="cs"/>
          <w:rtl/>
        </w:rPr>
        <w:t>إ</w:t>
      </w:r>
      <w:r w:rsidR="00B771F5" w:rsidRPr="00A1398F">
        <w:rPr>
          <w:rFonts w:hint="cs"/>
          <w:rtl/>
        </w:rPr>
        <w:t xml:space="preserve">لى أنها </w:t>
      </w:r>
      <w:r w:rsidR="0044728D" w:rsidRPr="00A1398F">
        <w:rPr>
          <w:rFonts w:hint="cs"/>
          <w:rtl/>
        </w:rPr>
        <w:t xml:space="preserve">تشكل </w:t>
      </w:r>
      <w:r w:rsidR="001917F0" w:rsidRPr="00A1398F">
        <w:rPr>
          <w:rFonts w:hint="cs"/>
          <w:rtl/>
        </w:rPr>
        <w:t>المقومات الأساسية</w:t>
      </w:r>
      <w:r w:rsidR="0044728D" w:rsidRPr="00A1398F">
        <w:rPr>
          <w:rFonts w:hint="cs"/>
          <w:rtl/>
        </w:rPr>
        <w:t xml:space="preserve"> </w:t>
      </w:r>
      <w:r w:rsidR="00CE5B6D" w:rsidRPr="00A1398F">
        <w:rPr>
          <w:rFonts w:hint="cs"/>
          <w:rtl/>
        </w:rPr>
        <w:t>التي يرتكز عل</w:t>
      </w:r>
      <w:r w:rsidR="00297F60" w:rsidRPr="00A1398F">
        <w:rPr>
          <w:rFonts w:hint="cs"/>
          <w:rtl/>
        </w:rPr>
        <w:t xml:space="preserve">يها عقد تفويض المرفق العام </w:t>
      </w:r>
      <w:r w:rsidR="007A266B" w:rsidRPr="00A1398F">
        <w:rPr>
          <w:rFonts w:hint="cs"/>
          <w:rtl/>
        </w:rPr>
        <w:t xml:space="preserve">بحيث يؤدي غيابها الى </w:t>
      </w:r>
      <w:r w:rsidR="00B771F5" w:rsidRPr="00A1398F">
        <w:rPr>
          <w:rFonts w:hint="cs"/>
          <w:rtl/>
        </w:rPr>
        <w:t>انتفاء التفويض</w:t>
      </w:r>
      <w:r w:rsidR="008C4368">
        <w:rPr>
          <w:rFonts w:hint="cs"/>
          <w:rtl/>
        </w:rPr>
        <w:t>،</w:t>
      </w:r>
      <w:r w:rsidR="00B771F5" w:rsidRPr="00A1398F">
        <w:rPr>
          <w:rFonts w:hint="cs"/>
          <w:rtl/>
        </w:rPr>
        <w:t xml:space="preserve"> </w:t>
      </w:r>
      <w:r w:rsidR="005F2D3A" w:rsidRPr="00A1398F">
        <w:rPr>
          <w:rFonts w:hint="cs"/>
          <w:rtl/>
        </w:rPr>
        <w:t>و</w:t>
      </w:r>
      <w:r w:rsidR="00297F60" w:rsidRPr="00A1398F">
        <w:rPr>
          <w:rFonts w:hint="cs"/>
          <w:rtl/>
        </w:rPr>
        <w:t xml:space="preserve">تتلخص </w:t>
      </w:r>
      <w:r w:rsidR="00031BA1" w:rsidRPr="00A1398F">
        <w:rPr>
          <w:rFonts w:hint="cs"/>
          <w:rtl/>
        </w:rPr>
        <w:t xml:space="preserve">هذه المقومات في الأساس  في </w:t>
      </w:r>
      <w:r w:rsidR="00297F60" w:rsidRPr="00A1398F">
        <w:rPr>
          <w:rFonts w:hint="cs"/>
          <w:rtl/>
        </w:rPr>
        <w:t xml:space="preserve">توافر </w:t>
      </w:r>
      <w:r w:rsidR="004200D9" w:rsidRPr="00A1398F">
        <w:rPr>
          <w:rFonts w:hint="cs"/>
          <w:rtl/>
        </w:rPr>
        <w:t xml:space="preserve">بعض </w:t>
      </w:r>
      <w:r w:rsidR="00297F60" w:rsidRPr="00A1398F">
        <w:rPr>
          <w:rFonts w:hint="cs"/>
          <w:rtl/>
        </w:rPr>
        <w:t xml:space="preserve">الشروط </w:t>
      </w:r>
      <w:r w:rsidR="00031BA1" w:rsidRPr="00A1398F">
        <w:rPr>
          <w:rFonts w:hint="cs"/>
          <w:rtl/>
        </w:rPr>
        <w:t xml:space="preserve"> الموضوعية </w:t>
      </w:r>
      <w:r w:rsidR="00222695" w:rsidRPr="00A1398F">
        <w:rPr>
          <w:rFonts w:hint="cs"/>
          <w:rtl/>
        </w:rPr>
        <w:t xml:space="preserve">المطلوب </w:t>
      </w:r>
      <w:r w:rsidR="004200D9" w:rsidRPr="00A1398F">
        <w:rPr>
          <w:rFonts w:hint="cs"/>
          <w:rtl/>
        </w:rPr>
        <w:t>في</w:t>
      </w:r>
      <w:r w:rsidR="00297F60" w:rsidRPr="00A1398F">
        <w:rPr>
          <w:rFonts w:hint="cs"/>
          <w:rtl/>
        </w:rPr>
        <w:t xml:space="preserve"> المرفق العام موضوع التفويض</w:t>
      </w:r>
      <w:r w:rsidR="008C4368">
        <w:rPr>
          <w:rFonts w:hint="cs"/>
          <w:rtl/>
        </w:rPr>
        <w:t>،</w:t>
      </w:r>
      <w:r w:rsidR="00297F60" w:rsidRPr="00A1398F">
        <w:rPr>
          <w:rFonts w:hint="cs"/>
          <w:rtl/>
        </w:rPr>
        <w:t xml:space="preserve"> </w:t>
      </w:r>
      <w:r w:rsidR="002B4083" w:rsidRPr="00A1398F">
        <w:rPr>
          <w:rFonts w:hint="cs"/>
          <w:rtl/>
        </w:rPr>
        <w:t xml:space="preserve">من حيث </w:t>
      </w:r>
      <w:r w:rsidR="00297F60" w:rsidRPr="00A1398F">
        <w:rPr>
          <w:rFonts w:hint="cs"/>
          <w:rtl/>
        </w:rPr>
        <w:t xml:space="preserve">مدى قابليته </w:t>
      </w:r>
      <w:r w:rsidR="0028050C" w:rsidRPr="00A1398F">
        <w:rPr>
          <w:rFonts w:hint="cs"/>
          <w:rtl/>
        </w:rPr>
        <w:t>للتفويض</w:t>
      </w:r>
      <w:r w:rsidR="00297F60" w:rsidRPr="00A1398F">
        <w:rPr>
          <w:rFonts w:hint="cs"/>
          <w:rtl/>
        </w:rPr>
        <w:t xml:space="preserve"> </w:t>
      </w:r>
      <w:r w:rsidR="0028050C" w:rsidRPr="00A1398F">
        <w:rPr>
          <w:rFonts w:hint="cs"/>
          <w:rtl/>
        </w:rPr>
        <w:t>باعتبار</w:t>
      </w:r>
      <w:r w:rsidR="002B4083" w:rsidRPr="00A1398F">
        <w:rPr>
          <w:rFonts w:hint="cs"/>
          <w:rtl/>
        </w:rPr>
        <w:t xml:space="preserve"> المرافق العامة ليست على درجة واحدة من الأهمية </w:t>
      </w:r>
      <w:r w:rsidR="00750930" w:rsidRPr="00A1398F">
        <w:rPr>
          <w:rFonts w:hint="cs"/>
          <w:rtl/>
        </w:rPr>
        <w:t>و</w:t>
      </w:r>
      <w:r w:rsidR="002B4083" w:rsidRPr="00A1398F">
        <w:rPr>
          <w:rFonts w:hint="cs"/>
          <w:rtl/>
        </w:rPr>
        <w:t xml:space="preserve">بالنسبة لارتباطها </w:t>
      </w:r>
      <w:r w:rsidR="00750930" w:rsidRPr="00A1398F">
        <w:rPr>
          <w:rFonts w:hint="cs"/>
          <w:rtl/>
        </w:rPr>
        <w:t>بكيان وسيادة الدول،</w:t>
      </w:r>
      <w:r w:rsidR="0028050C" w:rsidRPr="00A1398F">
        <w:rPr>
          <w:rFonts w:hint="cs"/>
          <w:rtl/>
        </w:rPr>
        <w:t xml:space="preserve"> </w:t>
      </w:r>
      <w:r w:rsidR="00750930" w:rsidRPr="00A1398F">
        <w:rPr>
          <w:rFonts w:hint="cs"/>
          <w:rtl/>
        </w:rPr>
        <w:t xml:space="preserve">لأن </w:t>
      </w:r>
      <w:r w:rsidR="0028050C" w:rsidRPr="00A1398F">
        <w:rPr>
          <w:rFonts w:hint="cs"/>
          <w:rtl/>
        </w:rPr>
        <w:t>التسيير المفوض ينطوي على</w:t>
      </w:r>
      <w:r w:rsidR="00070DC0" w:rsidRPr="00A1398F">
        <w:rPr>
          <w:rFonts w:hint="cs"/>
          <w:rtl/>
        </w:rPr>
        <w:t xml:space="preserve"> مخاطر </w:t>
      </w:r>
      <w:r w:rsidR="00F04DD7" w:rsidRPr="00A1398F">
        <w:rPr>
          <w:rFonts w:hint="cs"/>
          <w:rtl/>
        </w:rPr>
        <w:t>عديدة</w:t>
      </w:r>
      <w:r w:rsidR="00F26F5D">
        <w:rPr>
          <w:rFonts w:hint="cs"/>
          <w:rtl/>
        </w:rPr>
        <w:t>،</w:t>
      </w:r>
      <w:r w:rsidR="00F04DD7" w:rsidRPr="00A1398F">
        <w:rPr>
          <w:rFonts w:hint="cs"/>
          <w:rtl/>
        </w:rPr>
        <w:t xml:space="preserve"> </w:t>
      </w:r>
      <w:r w:rsidR="00C9593C" w:rsidRPr="00A1398F">
        <w:rPr>
          <w:rFonts w:hint="cs"/>
          <w:rtl/>
        </w:rPr>
        <w:t>فهو</w:t>
      </w:r>
      <w:r w:rsidR="00070DC0" w:rsidRPr="00A1398F">
        <w:rPr>
          <w:rFonts w:hint="cs"/>
          <w:rtl/>
        </w:rPr>
        <w:t xml:space="preserve"> </w:t>
      </w:r>
      <w:r w:rsidR="00DE0731" w:rsidRPr="00A1398F">
        <w:rPr>
          <w:rFonts w:hint="cs"/>
          <w:rtl/>
        </w:rPr>
        <w:t xml:space="preserve">يجسد في الغالب عن طريق أشخاص القانون الخاص </w:t>
      </w:r>
      <w:r w:rsidR="005449F2" w:rsidRPr="00A1398F">
        <w:rPr>
          <w:rFonts w:hint="cs"/>
          <w:rtl/>
        </w:rPr>
        <w:t xml:space="preserve">التي تهدف في </w:t>
      </w:r>
      <w:r w:rsidR="00F26F5D">
        <w:rPr>
          <w:rFonts w:hint="cs"/>
          <w:rtl/>
        </w:rPr>
        <w:t xml:space="preserve">معظم الأحيان </w:t>
      </w:r>
      <w:r w:rsidR="005449F2" w:rsidRPr="00A1398F">
        <w:rPr>
          <w:rFonts w:hint="cs"/>
          <w:rtl/>
        </w:rPr>
        <w:t xml:space="preserve"> الى تحقيق المكاسب المالية </w:t>
      </w:r>
      <w:r w:rsidR="00F26F5D">
        <w:rPr>
          <w:rFonts w:hint="cs"/>
          <w:rtl/>
        </w:rPr>
        <w:t>فحسب</w:t>
      </w:r>
      <w:r w:rsidR="005449F2" w:rsidRPr="00A1398F">
        <w:rPr>
          <w:rFonts w:hint="cs"/>
          <w:rtl/>
        </w:rPr>
        <w:t xml:space="preserve">، بالإضافة الى ضرورة </w:t>
      </w:r>
      <w:r w:rsidR="00F26F5D">
        <w:rPr>
          <w:rFonts w:hint="cs"/>
          <w:rtl/>
        </w:rPr>
        <w:t>وجود آ</w:t>
      </w:r>
      <w:r w:rsidR="00C47C7D" w:rsidRPr="00A1398F">
        <w:rPr>
          <w:rFonts w:hint="cs"/>
          <w:rtl/>
        </w:rPr>
        <w:t xml:space="preserve">لية التعاقد التي تميز التفويض عن </w:t>
      </w:r>
      <w:r w:rsidR="00C47C7D" w:rsidRPr="00A1398F">
        <w:rPr>
          <w:rFonts w:hint="cs"/>
          <w:rtl/>
        </w:rPr>
        <w:lastRenderedPageBreak/>
        <w:t xml:space="preserve">باقي القرارات </w:t>
      </w:r>
      <w:r w:rsidR="00F26F5D">
        <w:rPr>
          <w:rFonts w:hint="cs"/>
          <w:rtl/>
        </w:rPr>
        <w:t>الإ</w:t>
      </w:r>
      <w:r w:rsidR="00860521" w:rsidRPr="00A1398F">
        <w:rPr>
          <w:rFonts w:hint="cs"/>
          <w:rtl/>
        </w:rPr>
        <w:t>نفرادية</w:t>
      </w:r>
      <w:r w:rsidR="00C47C7D" w:rsidRPr="00A1398F">
        <w:rPr>
          <w:rFonts w:hint="cs"/>
          <w:rtl/>
        </w:rPr>
        <w:t xml:space="preserve"> للجهات العامة التي تتضمن </w:t>
      </w:r>
      <w:r w:rsidR="00860521" w:rsidRPr="00A1398F">
        <w:rPr>
          <w:rFonts w:hint="cs"/>
          <w:rtl/>
        </w:rPr>
        <w:t>تأهيل</w:t>
      </w:r>
      <w:r w:rsidR="009D2803">
        <w:rPr>
          <w:rFonts w:hint="cs"/>
          <w:rtl/>
        </w:rPr>
        <w:t xml:space="preserve"> أو الترخيص لبعض الأنشطة</w:t>
      </w:r>
      <w:r w:rsidR="0031324A" w:rsidRPr="00A1398F">
        <w:rPr>
          <w:rFonts w:hint="cs"/>
          <w:rtl/>
        </w:rPr>
        <w:t xml:space="preserve">، فالتفويض يتم عن طريق آلية التعاقد التي </w:t>
      </w:r>
      <w:r w:rsidR="00353796" w:rsidRPr="00A1398F">
        <w:rPr>
          <w:rFonts w:hint="cs"/>
          <w:rtl/>
        </w:rPr>
        <w:t>تناسب تنظيم الالتزامات وا</w:t>
      </w:r>
      <w:r w:rsidR="009D2803">
        <w:rPr>
          <w:rFonts w:hint="cs"/>
          <w:rtl/>
        </w:rPr>
        <w:t>لحقوق الكثيرة للأطراف المتعاقدة</w:t>
      </w:r>
      <w:r w:rsidR="0083556D" w:rsidRPr="00A1398F">
        <w:rPr>
          <w:rFonts w:hint="cs"/>
          <w:rtl/>
        </w:rPr>
        <w:t>، بالإضافة</w:t>
      </w:r>
      <w:r w:rsidR="0083556D">
        <w:rPr>
          <w:rFonts w:hint="cs"/>
          <w:rtl/>
        </w:rPr>
        <w:t xml:space="preserve"> </w:t>
      </w:r>
      <w:r w:rsidR="0083556D" w:rsidRPr="00A1398F">
        <w:rPr>
          <w:rFonts w:hint="cs"/>
          <w:rtl/>
        </w:rPr>
        <w:t xml:space="preserve">الى المقابل المالي الذي يمثل محور عملية التعاقد بالنسبة </w:t>
      </w:r>
      <w:r w:rsidR="00860521" w:rsidRPr="00A1398F">
        <w:rPr>
          <w:rFonts w:hint="cs"/>
          <w:rtl/>
        </w:rPr>
        <w:t>لأطراف</w:t>
      </w:r>
      <w:r w:rsidR="0083556D" w:rsidRPr="00A1398F">
        <w:rPr>
          <w:rFonts w:hint="cs"/>
          <w:rtl/>
        </w:rPr>
        <w:t xml:space="preserve"> التفويض</w:t>
      </w:r>
      <w:r w:rsidR="009D2803">
        <w:rPr>
          <w:rFonts w:hint="cs"/>
          <w:rtl/>
        </w:rPr>
        <w:t>،</w:t>
      </w:r>
      <w:r w:rsidR="0083556D" w:rsidRPr="00A1398F">
        <w:rPr>
          <w:rFonts w:hint="cs"/>
          <w:rtl/>
        </w:rPr>
        <w:t xml:space="preserve"> والذي ي</w:t>
      </w:r>
      <w:r w:rsidR="00C45CFD" w:rsidRPr="00A1398F">
        <w:rPr>
          <w:rFonts w:hint="cs"/>
          <w:rtl/>
        </w:rPr>
        <w:t xml:space="preserve">نبغي أن يحصل بالأساس من النتائج المالية لعمليات الاستغلال </w:t>
      </w:r>
      <w:r w:rsidR="00B01473" w:rsidRPr="00A1398F">
        <w:rPr>
          <w:rFonts w:hint="cs"/>
          <w:rtl/>
        </w:rPr>
        <w:t>والإدارة للمرفق العام المفوض.</w:t>
      </w:r>
    </w:p>
    <w:p w14:paraId="436D1D29" w14:textId="453D56BE" w:rsidR="00B01473" w:rsidRDefault="00041A06" w:rsidP="00AB33FD">
      <w:pPr>
        <w:rPr>
          <w:b/>
          <w:bCs/>
          <w:rtl/>
        </w:rPr>
      </w:pPr>
      <w:r w:rsidRPr="00A1398F">
        <w:rPr>
          <w:rFonts w:hint="cs"/>
          <w:rtl/>
        </w:rPr>
        <w:t>لذلك ينبغي لهذه الشر</w:t>
      </w:r>
      <w:r w:rsidR="009D2803">
        <w:rPr>
          <w:rFonts w:hint="cs"/>
          <w:rtl/>
        </w:rPr>
        <w:t xml:space="preserve">وط أن تتوفر مجتمعة للقول بوجود </w:t>
      </w:r>
      <w:r w:rsidR="006D2743">
        <w:rPr>
          <w:rFonts w:hint="cs"/>
          <w:rtl/>
        </w:rPr>
        <w:t>آ</w:t>
      </w:r>
      <w:r w:rsidRPr="00A1398F">
        <w:rPr>
          <w:rFonts w:hint="cs"/>
          <w:rtl/>
        </w:rPr>
        <w:t>لية التفويض</w:t>
      </w:r>
      <w:r w:rsidR="006D2743">
        <w:rPr>
          <w:rFonts w:hint="cs"/>
          <w:rtl/>
        </w:rPr>
        <w:t>،</w:t>
      </w:r>
      <w:r w:rsidRPr="00A1398F">
        <w:rPr>
          <w:rFonts w:hint="cs"/>
          <w:rtl/>
        </w:rPr>
        <w:t xml:space="preserve"> </w:t>
      </w:r>
      <w:r w:rsidR="006D2743">
        <w:rPr>
          <w:rFonts w:hint="cs"/>
          <w:rtl/>
        </w:rPr>
        <w:t>وتطبيق القواعد والأحكام القانونية التي تنظم هذه الآ</w:t>
      </w:r>
      <w:r w:rsidR="00954529" w:rsidRPr="00A1398F">
        <w:rPr>
          <w:rFonts w:hint="cs"/>
          <w:rtl/>
        </w:rPr>
        <w:t xml:space="preserve">لية، فكثير من التشريعات المقارنة ومنها التشريع الجزائري </w:t>
      </w:r>
      <w:r w:rsidR="00C24932">
        <w:rPr>
          <w:rFonts w:hint="cs"/>
          <w:rtl/>
        </w:rPr>
        <w:t xml:space="preserve">الذي </w:t>
      </w:r>
      <w:r w:rsidR="00954529" w:rsidRPr="00A1398F">
        <w:rPr>
          <w:rFonts w:hint="cs"/>
          <w:rtl/>
        </w:rPr>
        <w:t xml:space="preserve">لم </w:t>
      </w:r>
      <w:r w:rsidR="00C24932">
        <w:rPr>
          <w:rFonts w:hint="cs"/>
          <w:rtl/>
        </w:rPr>
        <w:t>ي</w:t>
      </w:r>
      <w:r w:rsidR="00954529" w:rsidRPr="00A1398F">
        <w:rPr>
          <w:rFonts w:hint="cs"/>
          <w:rtl/>
        </w:rPr>
        <w:t>حصر عقود التفويض في قائمة محدد</w:t>
      </w:r>
      <w:r w:rsidR="00767827" w:rsidRPr="00A1398F">
        <w:rPr>
          <w:rFonts w:hint="cs"/>
          <w:rtl/>
        </w:rPr>
        <w:t>ة و</w:t>
      </w:r>
      <w:r w:rsidR="00C24932">
        <w:rPr>
          <w:rFonts w:hint="cs"/>
          <w:rtl/>
        </w:rPr>
        <w:t>يسميها لأ</w:t>
      </w:r>
      <w:r w:rsidR="00767827" w:rsidRPr="00A1398F">
        <w:rPr>
          <w:rFonts w:hint="cs"/>
          <w:rtl/>
        </w:rPr>
        <w:t>ن ذلك يستحيل من الناحية العملية</w:t>
      </w:r>
      <w:r w:rsidR="00C24932">
        <w:rPr>
          <w:rFonts w:hint="cs"/>
          <w:rtl/>
        </w:rPr>
        <w:t>،</w:t>
      </w:r>
      <w:r w:rsidR="00767827" w:rsidRPr="00A1398F">
        <w:rPr>
          <w:rFonts w:hint="cs"/>
          <w:rtl/>
        </w:rPr>
        <w:t xml:space="preserve"> واكتفت هذه التشريعات </w:t>
      </w:r>
      <w:r w:rsidR="00860521" w:rsidRPr="00A1398F">
        <w:rPr>
          <w:rFonts w:hint="cs"/>
          <w:rtl/>
        </w:rPr>
        <w:t>بإسناد</w:t>
      </w:r>
      <w:r w:rsidR="00767827" w:rsidRPr="00A1398F">
        <w:rPr>
          <w:rFonts w:hint="cs"/>
          <w:rtl/>
        </w:rPr>
        <w:t xml:space="preserve"> ال</w:t>
      </w:r>
      <w:r w:rsidR="00C24932">
        <w:rPr>
          <w:rFonts w:hint="cs"/>
          <w:rtl/>
        </w:rPr>
        <w:t>أ</w:t>
      </w:r>
      <w:r w:rsidR="00767827" w:rsidRPr="00A1398F">
        <w:rPr>
          <w:rFonts w:hint="cs"/>
          <w:rtl/>
        </w:rPr>
        <w:t xml:space="preserve">مر الى </w:t>
      </w:r>
      <w:r w:rsidR="008B73B0" w:rsidRPr="00A1398F">
        <w:rPr>
          <w:rFonts w:hint="cs"/>
          <w:rtl/>
        </w:rPr>
        <w:t xml:space="preserve">القضاء والفقه للقول </w:t>
      </w:r>
      <w:r w:rsidR="00FD3364" w:rsidRPr="00A1398F">
        <w:rPr>
          <w:rFonts w:hint="cs"/>
          <w:rtl/>
        </w:rPr>
        <w:t>بت</w:t>
      </w:r>
      <w:r w:rsidR="008B73B0" w:rsidRPr="00A1398F">
        <w:rPr>
          <w:rFonts w:hint="cs"/>
          <w:rtl/>
        </w:rPr>
        <w:t>صنيف عقد معين على أنه من عقود التفويض</w:t>
      </w:r>
      <w:r w:rsidR="00FD3364" w:rsidRPr="00A1398F">
        <w:rPr>
          <w:rFonts w:hint="cs"/>
          <w:rtl/>
        </w:rPr>
        <w:t xml:space="preserve"> </w:t>
      </w:r>
      <w:r w:rsidR="008B73B0" w:rsidRPr="00A1398F">
        <w:rPr>
          <w:rFonts w:hint="cs"/>
          <w:rtl/>
        </w:rPr>
        <w:t xml:space="preserve">بالرجوع إلى </w:t>
      </w:r>
      <w:r w:rsidR="00C8377A" w:rsidRPr="00A1398F">
        <w:rPr>
          <w:rFonts w:hint="cs"/>
          <w:rtl/>
        </w:rPr>
        <w:t>هذه الأركان ل</w:t>
      </w:r>
      <w:r w:rsidR="008B73B0" w:rsidRPr="00A1398F">
        <w:rPr>
          <w:rFonts w:hint="cs"/>
          <w:rtl/>
        </w:rPr>
        <w:t xml:space="preserve">لتأكد من </w:t>
      </w:r>
      <w:r w:rsidR="00FD3364" w:rsidRPr="00A1398F">
        <w:rPr>
          <w:rFonts w:hint="cs"/>
          <w:rtl/>
        </w:rPr>
        <w:t xml:space="preserve">توافر هذه </w:t>
      </w:r>
      <w:r w:rsidR="00C8377A" w:rsidRPr="00A1398F">
        <w:rPr>
          <w:rFonts w:hint="cs"/>
          <w:rtl/>
        </w:rPr>
        <w:t>من طبيعة العقد خاصة في العقود غير المسماة والتي تثار بشأنها منازعات تفرض على القضاء إيجاد الحلول القانونية المناسبة لها من خلال تكييفها تكييفا سليما في المقام الأول.</w:t>
      </w:r>
      <w:r w:rsidR="00FD3364" w:rsidRPr="00A1398F">
        <w:rPr>
          <w:rFonts w:hint="cs"/>
          <w:rtl/>
        </w:rPr>
        <w:t xml:space="preserve"> </w:t>
      </w:r>
      <w:bookmarkStart w:id="77" w:name="_Toc165664604"/>
      <w:bookmarkStart w:id="78" w:name="_Toc165665104"/>
    </w:p>
    <w:p w14:paraId="10132ADE" w14:textId="03425CBD" w:rsidR="00256713" w:rsidRPr="00DE6131" w:rsidRDefault="00B01473" w:rsidP="004F2087">
      <w:pPr>
        <w:tabs>
          <w:tab w:val="left" w:pos="-2"/>
        </w:tabs>
        <w:ind w:firstLine="0"/>
        <w:outlineLvl w:val="4"/>
        <w:rPr>
          <w:b/>
          <w:bCs/>
          <w:color w:val="000000" w:themeColor="text1"/>
          <w:rtl/>
        </w:rPr>
      </w:pPr>
      <w:bookmarkStart w:id="79" w:name="_Toc168134044"/>
      <w:r>
        <w:rPr>
          <w:rFonts w:hint="cs"/>
          <w:b/>
          <w:bCs/>
          <w:color w:val="000000" w:themeColor="text1"/>
          <w:rtl/>
        </w:rPr>
        <w:t>ال</w:t>
      </w:r>
      <w:r w:rsidR="001F3F98" w:rsidRPr="00DE6131">
        <w:rPr>
          <w:rFonts w:hint="cs"/>
          <w:b/>
          <w:bCs/>
          <w:color w:val="000000" w:themeColor="text1"/>
          <w:rtl/>
        </w:rPr>
        <w:t>فرع الأول: وجود مرفق عام قابل للتفويض</w:t>
      </w:r>
      <w:bookmarkEnd w:id="77"/>
      <w:bookmarkEnd w:id="78"/>
      <w:bookmarkEnd w:id="79"/>
    </w:p>
    <w:p w14:paraId="647C9410" w14:textId="24755B53" w:rsidR="00276748" w:rsidRPr="00DE6131" w:rsidRDefault="00760BC8" w:rsidP="00AB33FD">
      <w:pPr>
        <w:rPr>
          <w:sz w:val="14"/>
          <w:szCs w:val="14"/>
          <w:rtl/>
        </w:rPr>
      </w:pPr>
      <w:r w:rsidRPr="00DE6131">
        <w:rPr>
          <w:rFonts w:hint="cs"/>
          <w:rtl/>
        </w:rPr>
        <w:t>تتولى</w:t>
      </w:r>
      <w:r w:rsidR="00276748" w:rsidRPr="00DE6131">
        <w:rPr>
          <w:rFonts w:hint="cs"/>
          <w:rtl/>
        </w:rPr>
        <w:t xml:space="preserve"> الإدارة</w:t>
      </w:r>
      <w:r w:rsidR="002865B3" w:rsidRPr="00DE6131">
        <w:rPr>
          <w:rFonts w:hint="cs"/>
          <w:rtl/>
        </w:rPr>
        <w:t xml:space="preserve"> القيام بمهام</w:t>
      </w:r>
      <w:r w:rsidR="00680676" w:rsidRPr="00DE6131">
        <w:rPr>
          <w:rFonts w:hint="cs"/>
          <w:rtl/>
        </w:rPr>
        <w:t>ه</w:t>
      </w:r>
      <w:r w:rsidR="002865B3" w:rsidRPr="00DE6131">
        <w:rPr>
          <w:rFonts w:hint="cs"/>
          <w:rtl/>
        </w:rPr>
        <w:t xml:space="preserve">ا المختلفة في إطار تلبية الحاجات </w:t>
      </w:r>
      <w:r w:rsidR="00DF018F" w:rsidRPr="00DE6131">
        <w:rPr>
          <w:rFonts w:hint="cs"/>
          <w:rtl/>
        </w:rPr>
        <w:t>المتزايدة</w:t>
      </w:r>
      <w:r w:rsidR="002865B3" w:rsidRPr="00DE6131">
        <w:rPr>
          <w:rFonts w:hint="cs"/>
          <w:rtl/>
        </w:rPr>
        <w:t xml:space="preserve"> </w:t>
      </w:r>
      <w:r w:rsidR="00680676" w:rsidRPr="00DE6131">
        <w:rPr>
          <w:rFonts w:hint="cs"/>
          <w:rtl/>
        </w:rPr>
        <w:t>لأفراد</w:t>
      </w:r>
      <w:r w:rsidR="002865B3" w:rsidRPr="00DE6131">
        <w:rPr>
          <w:rFonts w:hint="cs"/>
          <w:rtl/>
        </w:rPr>
        <w:t xml:space="preserve"> </w:t>
      </w:r>
      <w:r w:rsidR="00680676" w:rsidRPr="00DE6131">
        <w:rPr>
          <w:rFonts w:hint="cs"/>
          <w:rtl/>
        </w:rPr>
        <w:t>المجتمع إما</w:t>
      </w:r>
      <w:r w:rsidR="00DF018F" w:rsidRPr="00DE6131">
        <w:rPr>
          <w:rFonts w:hint="cs"/>
          <w:rtl/>
        </w:rPr>
        <w:t xml:space="preserve"> بنفسها</w:t>
      </w:r>
      <w:r w:rsidR="002865B3" w:rsidRPr="00DE6131">
        <w:rPr>
          <w:rFonts w:hint="cs"/>
          <w:rtl/>
        </w:rPr>
        <w:t xml:space="preserve"> كما</w:t>
      </w:r>
      <w:r w:rsidR="009B45E9" w:rsidRPr="00DE6131">
        <w:rPr>
          <w:rFonts w:hint="cs"/>
          <w:rtl/>
        </w:rPr>
        <w:t xml:space="preserve"> </w:t>
      </w:r>
      <w:r w:rsidR="00276748" w:rsidRPr="00DE6131">
        <w:rPr>
          <w:rFonts w:hint="cs"/>
          <w:rtl/>
        </w:rPr>
        <w:t>يمكن</w:t>
      </w:r>
      <w:r w:rsidR="00DF018F" w:rsidRPr="00DE6131">
        <w:rPr>
          <w:rFonts w:hint="cs"/>
          <w:rtl/>
        </w:rPr>
        <w:t>ها</w:t>
      </w:r>
      <w:r w:rsidR="00276748" w:rsidRPr="00DE6131">
        <w:rPr>
          <w:rFonts w:hint="cs"/>
          <w:rtl/>
        </w:rPr>
        <w:t xml:space="preserve"> </w:t>
      </w:r>
      <w:r w:rsidR="00DF018F" w:rsidRPr="00DE6131">
        <w:rPr>
          <w:rFonts w:hint="cs"/>
          <w:rtl/>
        </w:rPr>
        <w:t>ا</w:t>
      </w:r>
      <w:r w:rsidR="002865B3" w:rsidRPr="00DE6131">
        <w:rPr>
          <w:rFonts w:hint="cs"/>
          <w:rtl/>
        </w:rPr>
        <w:t>سن</w:t>
      </w:r>
      <w:r w:rsidR="00DF018F" w:rsidRPr="00DE6131">
        <w:rPr>
          <w:rFonts w:hint="cs"/>
          <w:rtl/>
        </w:rPr>
        <w:t>ادها</w:t>
      </w:r>
      <w:r w:rsidR="002865B3" w:rsidRPr="00DE6131">
        <w:rPr>
          <w:rFonts w:hint="cs"/>
          <w:rtl/>
        </w:rPr>
        <w:t xml:space="preserve"> </w:t>
      </w:r>
      <w:r w:rsidR="00276748" w:rsidRPr="00DE6131">
        <w:rPr>
          <w:rFonts w:hint="cs"/>
          <w:rtl/>
        </w:rPr>
        <w:t>للغير</w:t>
      </w:r>
      <w:r w:rsidR="002865B3" w:rsidRPr="00DE6131">
        <w:rPr>
          <w:rFonts w:hint="cs"/>
          <w:rtl/>
        </w:rPr>
        <w:t>، في إطا</w:t>
      </w:r>
      <w:r w:rsidR="00680676" w:rsidRPr="00DE6131">
        <w:rPr>
          <w:rFonts w:hint="cs"/>
          <w:rtl/>
        </w:rPr>
        <w:t>ر اعتماد أسلوب التسييرغيرالمباشر</w:t>
      </w:r>
      <w:r w:rsidR="002865B3" w:rsidRPr="00DE6131">
        <w:rPr>
          <w:rFonts w:hint="cs"/>
          <w:rtl/>
        </w:rPr>
        <w:t>،</w:t>
      </w:r>
      <w:r w:rsidR="00680676" w:rsidRPr="00DE6131">
        <w:rPr>
          <w:rFonts w:hint="cs"/>
          <w:rtl/>
        </w:rPr>
        <w:t xml:space="preserve"> </w:t>
      </w:r>
      <w:r w:rsidR="002865B3" w:rsidRPr="00DE6131">
        <w:rPr>
          <w:rFonts w:hint="cs"/>
          <w:rtl/>
        </w:rPr>
        <w:t xml:space="preserve">غير أنه ليس كل </w:t>
      </w:r>
      <w:r w:rsidR="00680676" w:rsidRPr="00DE6131">
        <w:rPr>
          <w:rFonts w:hint="cs"/>
          <w:rtl/>
        </w:rPr>
        <w:t>ما تقو</w:t>
      </w:r>
      <w:r w:rsidR="00680676" w:rsidRPr="00DE6131">
        <w:rPr>
          <w:rtl/>
        </w:rPr>
        <w:t>م</w:t>
      </w:r>
      <w:r w:rsidR="002865B3" w:rsidRPr="00DE6131">
        <w:rPr>
          <w:rFonts w:hint="cs"/>
          <w:rtl/>
        </w:rPr>
        <w:t xml:space="preserve"> الإدارة يمكن أن يشكل مرفقا </w:t>
      </w:r>
      <w:r w:rsidR="00680676" w:rsidRPr="00DE6131">
        <w:rPr>
          <w:rFonts w:hint="cs"/>
          <w:rtl/>
        </w:rPr>
        <w:t>عاما وبالتالي</w:t>
      </w:r>
      <w:r w:rsidR="00175D71">
        <w:rPr>
          <w:rFonts w:hint="cs"/>
          <w:rtl/>
        </w:rPr>
        <w:t xml:space="preserve"> فإ</w:t>
      </w:r>
      <w:r w:rsidR="002865B3" w:rsidRPr="00DE6131">
        <w:rPr>
          <w:rFonts w:hint="cs"/>
          <w:rtl/>
        </w:rPr>
        <w:t>ن</w:t>
      </w:r>
      <w:r w:rsidR="00DF018F" w:rsidRPr="00DE6131">
        <w:rPr>
          <w:rFonts w:hint="cs"/>
          <w:rtl/>
        </w:rPr>
        <w:t>ه</w:t>
      </w:r>
      <w:r w:rsidR="002865B3" w:rsidRPr="00DE6131">
        <w:rPr>
          <w:rFonts w:hint="cs"/>
          <w:rtl/>
        </w:rPr>
        <w:t xml:space="preserve"> لابد للنشاط المسند إدارته للغير</w:t>
      </w:r>
      <w:r w:rsidR="00AD6DCC">
        <w:rPr>
          <w:rFonts w:hint="cs"/>
          <w:rtl/>
        </w:rPr>
        <w:t xml:space="preserve"> </w:t>
      </w:r>
      <w:r w:rsidR="002865B3" w:rsidRPr="00DE6131">
        <w:rPr>
          <w:rFonts w:hint="cs"/>
          <w:rtl/>
        </w:rPr>
        <w:t>أن يشكل مرفقا عاما</w:t>
      </w:r>
      <w:r w:rsidR="00B13E97" w:rsidRPr="00DE6131">
        <w:rPr>
          <w:rFonts w:hint="cs"/>
          <w:rtl/>
        </w:rPr>
        <w:t>،</w:t>
      </w:r>
      <w:r w:rsidR="00276748" w:rsidRPr="00DE6131">
        <w:rPr>
          <w:rFonts w:hint="cs"/>
          <w:rtl/>
        </w:rPr>
        <w:t xml:space="preserve"> هذا الأخير الذي يقوم على عنصرين </w:t>
      </w:r>
      <w:r w:rsidR="00B13E97" w:rsidRPr="00DE6131">
        <w:rPr>
          <w:rFonts w:hint="cs"/>
          <w:rtl/>
        </w:rPr>
        <w:t xml:space="preserve">أساسيين </w:t>
      </w:r>
      <w:r w:rsidR="00680676" w:rsidRPr="00DE6131">
        <w:rPr>
          <w:rFonts w:hint="cs"/>
          <w:rtl/>
        </w:rPr>
        <w:t>العنصر الأو</w:t>
      </w:r>
      <w:r w:rsidR="00680676" w:rsidRPr="00DE6131">
        <w:rPr>
          <w:rtl/>
        </w:rPr>
        <w:t>ل</w:t>
      </w:r>
      <w:r w:rsidR="00276748" w:rsidRPr="00DE6131">
        <w:rPr>
          <w:rFonts w:hint="cs"/>
          <w:rtl/>
        </w:rPr>
        <w:t xml:space="preserve"> يكون النشاط يشكل مشروعا عاما </w:t>
      </w:r>
      <w:r w:rsidR="00B13E97" w:rsidRPr="00DE6131">
        <w:rPr>
          <w:rFonts w:hint="cs"/>
          <w:rtl/>
        </w:rPr>
        <w:t>تشرف عليه</w:t>
      </w:r>
      <w:r w:rsidR="00196C57">
        <w:rPr>
          <w:rFonts w:hint="cs"/>
          <w:rtl/>
        </w:rPr>
        <w:t xml:space="preserve"> الدولة، أ</w:t>
      </w:r>
      <w:r w:rsidR="00276748" w:rsidRPr="00DE6131">
        <w:rPr>
          <w:rFonts w:hint="cs"/>
          <w:rtl/>
        </w:rPr>
        <w:t xml:space="preserve">ما العنصر الثاني فيتمثل </w:t>
      </w:r>
      <w:r w:rsidR="00B13E97" w:rsidRPr="00DE6131">
        <w:rPr>
          <w:rFonts w:hint="cs"/>
          <w:rtl/>
        </w:rPr>
        <w:t>في أن يكون هدف</w:t>
      </w:r>
      <w:r w:rsidR="00276748" w:rsidRPr="00DE6131">
        <w:rPr>
          <w:rFonts w:hint="cs"/>
          <w:rtl/>
        </w:rPr>
        <w:t xml:space="preserve"> هذا النشاط </w:t>
      </w:r>
      <w:r w:rsidR="00B13E97" w:rsidRPr="00DE6131">
        <w:rPr>
          <w:rFonts w:hint="cs"/>
          <w:rtl/>
        </w:rPr>
        <w:t xml:space="preserve"> هو تحقيق المصلحة العامة</w:t>
      </w:r>
      <w:r w:rsidR="00276748" w:rsidRPr="00DE6131">
        <w:rPr>
          <w:rFonts w:hint="cs"/>
          <w:rtl/>
        </w:rPr>
        <w:t xml:space="preserve">، </w:t>
      </w:r>
      <w:r w:rsidR="00B13E97" w:rsidRPr="00DE6131">
        <w:rPr>
          <w:rFonts w:hint="cs"/>
          <w:rtl/>
        </w:rPr>
        <w:t>غير أن عنصر المصلحة العامة أصبح غامضا</w:t>
      </w:r>
      <w:r w:rsidR="00454271" w:rsidRPr="00DE6131">
        <w:rPr>
          <w:rFonts w:hint="cs"/>
          <w:rtl/>
        </w:rPr>
        <w:t xml:space="preserve"> </w:t>
      </w:r>
      <w:r w:rsidR="00196C57">
        <w:rPr>
          <w:rFonts w:hint="cs"/>
          <w:rtl/>
        </w:rPr>
        <w:t>لأ</w:t>
      </w:r>
      <w:r w:rsidR="009B45E9" w:rsidRPr="00DE6131">
        <w:rPr>
          <w:rFonts w:hint="cs"/>
          <w:rtl/>
        </w:rPr>
        <w:t xml:space="preserve">ن فكرة النفع العام فكرة </w:t>
      </w:r>
      <w:r w:rsidR="00454271" w:rsidRPr="00DE6131">
        <w:rPr>
          <w:rFonts w:hint="cs"/>
          <w:rtl/>
        </w:rPr>
        <w:t xml:space="preserve">مطاطة ليست </w:t>
      </w:r>
      <w:r w:rsidR="00205707">
        <w:rPr>
          <w:rFonts w:hint="cs"/>
          <w:rtl/>
        </w:rPr>
        <w:t>بالفكرة ال</w:t>
      </w:r>
      <w:r w:rsidR="00454271" w:rsidRPr="00DE6131">
        <w:rPr>
          <w:rFonts w:hint="cs"/>
          <w:rtl/>
        </w:rPr>
        <w:t>ثابتة تتطور بتطور المجتمعات والأفكار السائدة في كل مجتمع</w:t>
      </w:r>
      <w:r w:rsidR="00093846" w:rsidRPr="00DE6131">
        <w:rPr>
          <w:rStyle w:val="Appelnotedebasdep"/>
          <w:color w:val="000000" w:themeColor="text1"/>
          <w:rtl/>
        </w:rPr>
        <w:footnoteReference w:id="33"/>
      </w:r>
      <w:r w:rsidR="00333CD6" w:rsidRPr="00DE6131">
        <w:rPr>
          <w:rFonts w:hint="cs"/>
          <w:rtl/>
        </w:rPr>
        <w:t>.</w:t>
      </w:r>
    </w:p>
    <w:p w14:paraId="62F12A89" w14:textId="718F607C" w:rsidR="00256713" w:rsidRPr="00DE6131" w:rsidRDefault="00454271" w:rsidP="00AB33FD">
      <w:pPr>
        <w:rPr>
          <w:rtl/>
        </w:rPr>
      </w:pPr>
      <w:r w:rsidRPr="00DE6131">
        <w:rPr>
          <w:rFonts w:hint="cs"/>
          <w:rtl/>
        </w:rPr>
        <w:t>وبالتالي فإن ت</w:t>
      </w:r>
      <w:r w:rsidR="00256713" w:rsidRPr="00DE6131">
        <w:rPr>
          <w:rFonts w:hint="cs"/>
          <w:rtl/>
        </w:rPr>
        <w:t xml:space="preserve">فويض المرفق العام </w:t>
      </w:r>
      <w:r w:rsidRPr="00DE6131">
        <w:rPr>
          <w:rFonts w:hint="cs"/>
          <w:rtl/>
        </w:rPr>
        <w:t>كأحد</w:t>
      </w:r>
      <w:r w:rsidR="00256713" w:rsidRPr="00DE6131">
        <w:rPr>
          <w:rFonts w:hint="cs"/>
          <w:rtl/>
        </w:rPr>
        <w:t xml:space="preserve"> </w:t>
      </w:r>
      <w:r w:rsidRPr="00DE6131">
        <w:rPr>
          <w:rFonts w:hint="cs"/>
          <w:rtl/>
        </w:rPr>
        <w:t>أساليب</w:t>
      </w:r>
      <w:r w:rsidR="00256713" w:rsidRPr="00DE6131">
        <w:rPr>
          <w:rFonts w:hint="cs"/>
          <w:rtl/>
        </w:rPr>
        <w:t xml:space="preserve"> </w:t>
      </w:r>
      <w:r w:rsidRPr="00DE6131">
        <w:rPr>
          <w:rFonts w:hint="cs"/>
          <w:rtl/>
        </w:rPr>
        <w:t>تسيير المرافق العامة،</w:t>
      </w:r>
      <w:r w:rsidR="00256713" w:rsidRPr="00DE6131">
        <w:rPr>
          <w:rFonts w:hint="cs"/>
          <w:rtl/>
        </w:rPr>
        <w:t xml:space="preserve"> </w:t>
      </w:r>
      <w:r w:rsidRPr="00DE6131">
        <w:rPr>
          <w:rFonts w:hint="cs"/>
          <w:rtl/>
        </w:rPr>
        <w:t>يفترض</w:t>
      </w:r>
      <w:r w:rsidR="00256713" w:rsidRPr="00DE6131">
        <w:rPr>
          <w:rFonts w:hint="cs"/>
          <w:rtl/>
        </w:rPr>
        <w:t xml:space="preserve"> وجود مرفق عام </w:t>
      </w:r>
      <w:r w:rsidRPr="00DE6131">
        <w:rPr>
          <w:rFonts w:hint="cs"/>
          <w:rtl/>
        </w:rPr>
        <w:t>يستهدف تحقيق</w:t>
      </w:r>
      <w:r w:rsidR="00256713" w:rsidRPr="00DE6131">
        <w:rPr>
          <w:rtl/>
        </w:rPr>
        <w:t xml:space="preserve"> </w:t>
      </w:r>
      <w:r w:rsidRPr="00DE6131">
        <w:rPr>
          <w:rFonts w:hint="cs"/>
          <w:rtl/>
        </w:rPr>
        <w:t>النفع</w:t>
      </w:r>
      <w:r w:rsidR="00256713" w:rsidRPr="00DE6131">
        <w:rPr>
          <w:rFonts w:hint="cs"/>
          <w:rtl/>
        </w:rPr>
        <w:t xml:space="preserve"> </w:t>
      </w:r>
      <w:r w:rsidRPr="00DE6131">
        <w:rPr>
          <w:rFonts w:hint="cs"/>
          <w:rtl/>
        </w:rPr>
        <w:t>العام،</w:t>
      </w:r>
      <w:r w:rsidR="00256713" w:rsidRPr="00DE6131">
        <w:rPr>
          <w:rFonts w:hint="cs"/>
          <w:rtl/>
        </w:rPr>
        <w:t xml:space="preserve"> ويشكل </w:t>
      </w:r>
      <w:r w:rsidRPr="00DE6131">
        <w:rPr>
          <w:rFonts w:hint="cs"/>
          <w:rtl/>
        </w:rPr>
        <w:t>محلا</w:t>
      </w:r>
      <w:r w:rsidR="00256713" w:rsidRPr="00DE6131">
        <w:rPr>
          <w:rFonts w:hint="cs"/>
          <w:rtl/>
        </w:rPr>
        <w:t xml:space="preserve"> </w:t>
      </w:r>
      <w:r w:rsidRPr="00DE6131">
        <w:rPr>
          <w:rFonts w:hint="cs"/>
          <w:rtl/>
        </w:rPr>
        <w:t>ل</w:t>
      </w:r>
      <w:r w:rsidR="00256713" w:rsidRPr="00DE6131">
        <w:rPr>
          <w:rFonts w:hint="cs"/>
          <w:rtl/>
        </w:rPr>
        <w:t>عقد التفويض</w:t>
      </w:r>
      <w:r w:rsidRPr="00DE6131">
        <w:rPr>
          <w:rFonts w:hint="cs"/>
          <w:rtl/>
        </w:rPr>
        <w:t>،</w:t>
      </w:r>
      <w:r w:rsidR="00256713" w:rsidRPr="00DE6131">
        <w:rPr>
          <w:rFonts w:hint="cs"/>
          <w:rtl/>
        </w:rPr>
        <w:t xml:space="preserve"> </w:t>
      </w:r>
      <w:r w:rsidRPr="00DE6131">
        <w:rPr>
          <w:rFonts w:hint="cs"/>
          <w:rtl/>
        </w:rPr>
        <w:t xml:space="preserve">لأنه </w:t>
      </w:r>
      <w:r w:rsidR="00256713" w:rsidRPr="00DE6131">
        <w:rPr>
          <w:rFonts w:hint="cs"/>
          <w:rtl/>
        </w:rPr>
        <w:t xml:space="preserve">في حال لم </w:t>
      </w:r>
      <w:r w:rsidRPr="00DE6131">
        <w:rPr>
          <w:rFonts w:hint="cs"/>
          <w:rtl/>
        </w:rPr>
        <w:t>يكن</w:t>
      </w:r>
      <w:r w:rsidR="00256713" w:rsidRPr="00DE6131">
        <w:rPr>
          <w:rFonts w:hint="cs"/>
          <w:rtl/>
        </w:rPr>
        <w:t xml:space="preserve"> النشاط </w:t>
      </w:r>
      <w:r w:rsidRPr="00DE6131">
        <w:rPr>
          <w:rFonts w:hint="cs"/>
          <w:rtl/>
        </w:rPr>
        <w:t>محل</w:t>
      </w:r>
      <w:r w:rsidR="00256713" w:rsidRPr="00DE6131">
        <w:rPr>
          <w:rFonts w:hint="cs"/>
          <w:rtl/>
        </w:rPr>
        <w:t xml:space="preserve"> العقد مرفقا عاما </w:t>
      </w:r>
      <w:r w:rsidRPr="00DE6131">
        <w:rPr>
          <w:rFonts w:hint="cs"/>
          <w:rtl/>
        </w:rPr>
        <w:t xml:space="preserve">حينئذ </w:t>
      </w:r>
      <w:r w:rsidR="00256713" w:rsidRPr="00DE6131">
        <w:rPr>
          <w:rFonts w:hint="cs"/>
          <w:rtl/>
        </w:rPr>
        <w:t xml:space="preserve">لا نكون بصدد عقد تفويض مرفق </w:t>
      </w:r>
      <w:r w:rsidRPr="00DE6131">
        <w:rPr>
          <w:rFonts w:hint="cs"/>
          <w:rtl/>
        </w:rPr>
        <w:t>عام،</w:t>
      </w:r>
      <w:r w:rsidR="00256713" w:rsidRPr="00DE6131">
        <w:rPr>
          <w:rFonts w:hint="cs"/>
          <w:rtl/>
        </w:rPr>
        <w:t xml:space="preserve"> وتنقسم</w:t>
      </w:r>
      <w:r w:rsidRPr="00DE6131">
        <w:rPr>
          <w:rFonts w:hint="cs"/>
          <w:rtl/>
        </w:rPr>
        <w:t xml:space="preserve"> المرافق العامة </w:t>
      </w:r>
      <w:r w:rsidR="008E5B18">
        <w:rPr>
          <w:rFonts w:hint="cs"/>
          <w:rtl/>
        </w:rPr>
        <w:t>إ</w:t>
      </w:r>
      <w:r w:rsidRPr="00DE6131">
        <w:rPr>
          <w:rFonts w:hint="cs"/>
          <w:rtl/>
        </w:rPr>
        <w:t xml:space="preserve">لى مرافق عامة </w:t>
      </w:r>
      <w:r w:rsidR="00680676" w:rsidRPr="00DE6131">
        <w:rPr>
          <w:rFonts w:hint="cs"/>
          <w:rtl/>
        </w:rPr>
        <w:t>اقتصادية</w:t>
      </w:r>
      <w:r w:rsidR="00256713" w:rsidRPr="00DE6131">
        <w:rPr>
          <w:rFonts w:hint="cs"/>
          <w:rtl/>
        </w:rPr>
        <w:t xml:space="preserve"> ومرافق عامة إدارية وجميع المرافق العامة قابلة للتفويض مالم ينص القانون على خلاف ذلك.</w:t>
      </w:r>
    </w:p>
    <w:p w14:paraId="210E4706" w14:textId="72102CB0" w:rsidR="009440BE" w:rsidRPr="00DE6131" w:rsidRDefault="00454271" w:rsidP="00AB33FD">
      <w:pPr>
        <w:rPr>
          <w:rtl/>
        </w:rPr>
      </w:pPr>
      <w:r w:rsidRPr="00DE6131">
        <w:rPr>
          <w:rFonts w:hint="cs"/>
          <w:rtl/>
        </w:rPr>
        <w:t xml:space="preserve">وفي هذا </w:t>
      </w:r>
      <w:r w:rsidR="00ED6DCD" w:rsidRPr="00DE6131">
        <w:rPr>
          <w:rFonts w:hint="cs"/>
          <w:rtl/>
        </w:rPr>
        <w:t>الإطار</w:t>
      </w:r>
      <w:r w:rsidR="00256713" w:rsidRPr="00DE6131">
        <w:rPr>
          <w:rFonts w:hint="cs"/>
          <w:rtl/>
        </w:rPr>
        <w:t xml:space="preserve"> أشارت المادة 207 على شرط واقف في ذلك " مالم يوجد حكم تشريعي مخالف " أي أن منع تفويض المرافق العمومية يكون بنص تشريعي كما هو الحال في التشريع الفرنسي فالقاعدة العامة </w:t>
      </w:r>
      <w:r w:rsidR="005B7D70">
        <w:rPr>
          <w:rFonts w:hint="cs"/>
          <w:rtl/>
        </w:rPr>
        <w:t>أ</w:t>
      </w:r>
      <w:r w:rsidR="00256713" w:rsidRPr="00DE6131">
        <w:rPr>
          <w:rFonts w:hint="cs"/>
          <w:rtl/>
        </w:rPr>
        <w:t xml:space="preserve">ن كل المرافق العامة قابلة للتفويض سواء كانت إدارية أو اقتصادية لكن هناك بعض المرافق العامة المستثناة من تقنية التفويض بسبب طبيعتها </w:t>
      </w:r>
      <w:r w:rsidR="00C54E38" w:rsidRPr="00DE6131">
        <w:rPr>
          <w:rFonts w:hint="cs"/>
          <w:rtl/>
        </w:rPr>
        <w:t xml:space="preserve">وارتباطها الوثيق بسيادة الدولة وكيانها </w:t>
      </w:r>
      <w:r w:rsidR="00256713" w:rsidRPr="00DE6131">
        <w:rPr>
          <w:rFonts w:hint="cs"/>
          <w:rtl/>
        </w:rPr>
        <w:t>كمرفق العدالة و</w:t>
      </w:r>
      <w:r w:rsidR="00256713" w:rsidRPr="00DE6131">
        <w:rPr>
          <w:rtl/>
        </w:rPr>
        <w:t>الأمن</w:t>
      </w:r>
      <w:r w:rsidR="00256713" w:rsidRPr="00DE6131">
        <w:rPr>
          <w:rFonts w:hint="cs"/>
          <w:rtl/>
        </w:rPr>
        <w:t xml:space="preserve"> والدفاع</w:t>
      </w:r>
      <w:r w:rsidR="009440BE" w:rsidRPr="00DE6131">
        <w:rPr>
          <w:rFonts w:hint="cs"/>
          <w:rtl/>
        </w:rPr>
        <w:t xml:space="preserve"> فهذه المرافق تعبر </w:t>
      </w:r>
      <w:r w:rsidR="005B7D70">
        <w:rPr>
          <w:rFonts w:hint="cs"/>
          <w:rtl/>
        </w:rPr>
        <w:t>عن مظاهر السيادة ولا يمكن تصور إ</w:t>
      </w:r>
      <w:r w:rsidR="009440BE" w:rsidRPr="00DE6131">
        <w:rPr>
          <w:rFonts w:hint="cs"/>
          <w:rtl/>
        </w:rPr>
        <w:t xml:space="preserve">دارتها من قبل </w:t>
      </w:r>
      <w:r w:rsidR="005B7D70">
        <w:rPr>
          <w:rFonts w:hint="cs"/>
          <w:rtl/>
        </w:rPr>
        <w:t>أ</w:t>
      </w:r>
      <w:r w:rsidR="009440BE" w:rsidRPr="00DE6131">
        <w:rPr>
          <w:rFonts w:hint="cs"/>
          <w:rtl/>
        </w:rPr>
        <w:t>شخاص قانونية غير الدولة.</w:t>
      </w:r>
    </w:p>
    <w:p w14:paraId="7423D90E" w14:textId="7180B798" w:rsidR="00421AB4" w:rsidRPr="00DE6131" w:rsidRDefault="007A76F9" w:rsidP="00AB33FD">
      <w:pPr>
        <w:rPr>
          <w:rtl/>
        </w:rPr>
      </w:pPr>
      <w:r w:rsidRPr="00DE6131">
        <w:rPr>
          <w:rFonts w:hint="cs"/>
          <w:rtl/>
        </w:rPr>
        <w:t xml:space="preserve">فالمرفق العام مهما كانت </w:t>
      </w:r>
      <w:r w:rsidR="00680676" w:rsidRPr="00DE6131">
        <w:rPr>
          <w:rFonts w:hint="cs"/>
          <w:rtl/>
        </w:rPr>
        <w:t>طبيعة</w:t>
      </w:r>
      <w:r w:rsidRPr="00DE6131">
        <w:rPr>
          <w:rFonts w:hint="cs"/>
          <w:rtl/>
        </w:rPr>
        <w:t xml:space="preserve"> إ</w:t>
      </w:r>
      <w:r w:rsidR="000828A3" w:rsidRPr="00DE6131">
        <w:rPr>
          <w:rFonts w:hint="cs"/>
          <w:rtl/>
        </w:rPr>
        <w:t>داري</w:t>
      </w:r>
      <w:r w:rsidRPr="00DE6131">
        <w:rPr>
          <w:rFonts w:hint="cs"/>
          <w:rtl/>
        </w:rPr>
        <w:t>ة أ</w:t>
      </w:r>
      <w:r w:rsidR="000828A3" w:rsidRPr="00DE6131">
        <w:rPr>
          <w:rFonts w:hint="cs"/>
          <w:rtl/>
        </w:rPr>
        <w:t>و اقتصادي</w:t>
      </w:r>
      <w:r w:rsidRPr="00DE6131">
        <w:rPr>
          <w:rFonts w:hint="cs"/>
          <w:rtl/>
        </w:rPr>
        <w:t>ة</w:t>
      </w:r>
      <w:r w:rsidR="000828A3" w:rsidRPr="00DE6131">
        <w:rPr>
          <w:rFonts w:hint="cs"/>
          <w:rtl/>
        </w:rPr>
        <w:t xml:space="preserve"> </w:t>
      </w:r>
      <w:r w:rsidRPr="00DE6131">
        <w:rPr>
          <w:rFonts w:hint="cs"/>
          <w:rtl/>
        </w:rPr>
        <w:t>يمكن أن</w:t>
      </w:r>
      <w:r w:rsidR="000828A3" w:rsidRPr="00DE6131">
        <w:rPr>
          <w:rFonts w:hint="cs"/>
          <w:rtl/>
        </w:rPr>
        <w:t xml:space="preserve"> </w:t>
      </w:r>
      <w:r w:rsidRPr="00DE6131">
        <w:rPr>
          <w:rFonts w:hint="cs"/>
          <w:rtl/>
        </w:rPr>
        <w:t>يكون محلا</w:t>
      </w:r>
      <w:r w:rsidR="000828A3" w:rsidRPr="00DE6131">
        <w:rPr>
          <w:rFonts w:hint="cs"/>
          <w:rtl/>
        </w:rPr>
        <w:t xml:space="preserve"> للتفويض </w:t>
      </w:r>
      <w:r w:rsidRPr="00DE6131">
        <w:rPr>
          <w:rFonts w:hint="cs"/>
          <w:rtl/>
        </w:rPr>
        <w:t xml:space="preserve">من حيث المبدأ، فقد </w:t>
      </w:r>
      <w:r w:rsidR="00680676" w:rsidRPr="00DE6131">
        <w:rPr>
          <w:rFonts w:hint="cs"/>
          <w:rtl/>
        </w:rPr>
        <w:t>اكتفى</w:t>
      </w:r>
      <w:r w:rsidRPr="00DE6131">
        <w:rPr>
          <w:rFonts w:hint="cs"/>
          <w:rtl/>
        </w:rPr>
        <w:t xml:space="preserve"> المشرع الجزائري بالنص على شرط واقف، يتمثل في ع</w:t>
      </w:r>
      <w:r w:rsidR="003D1425" w:rsidRPr="00DE6131">
        <w:rPr>
          <w:rFonts w:hint="cs"/>
          <w:rtl/>
        </w:rPr>
        <w:t xml:space="preserve">دم وجود نص قانوني يمنع </w:t>
      </w:r>
      <w:r w:rsidR="00680676" w:rsidRPr="00DE6131">
        <w:rPr>
          <w:rFonts w:hint="cs"/>
          <w:rtl/>
        </w:rPr>
        <w:t>التفويض</w:t>
      </w:r>
      <w:r w:rsidR="005B7D70">
        <w:rPr>
          <w:rFonts w:hint="cs"/>
          <w:rtl/>
        </w:rPr>
        <w:t>،</w:t>
      </w:r>
      <w:r w:rsidR="00680676" w:rsidRPr="00DE6131">
        <w:rPr>
          <w:rFonts w:hint="cs"/>
          <w:rtl/>
        </w:rPr>
        <w:t xml:space="preserve"> وبالتالي</w:t>
      </w:r>
      <w:r w:rsidRPr="00DE6131">
        <w:rPr>
          <w:rFonts w:hint="cs"/>
          <w:rtl/>
        </w:rPr>
        <w:t xml:space="preserve"> فهو يشير</w:t>
      </w:r>
      <w:r w:rsidR="00680676" w:rsidRPr="00DE6131">
        <w:rPr>
          <w:rFonts w:hint="cs"/>
          <w:rtl/>
        </w:rPr>
        <w:t xml:space="preserve"> </w:t>
      </w:r>
      <w:r w:rsidRPr="00DE6131">
        <w:rPr>
          <w:rFonts w:hint="cs"/>
          <w:rtl/>
        </w:rPr>
        <w:t xml:space="preserve">الى وجود مجموعة من الاعتبارات تحول دون تفويض المرفق العام على عكس </w:t>
      </w:r>
      <w:r w:rsidR="00ED0EDD" w:rsidRPr="00DE6131">
        <w:rPr>
          <w:rFonts w:hint="cs"/>
          <w:rtl/>
        </w:rPr>
        <w:t>المشرع الفرنسي</w:t>
      </w:r>
      <w:r w:rsidRPr="00DE6131">
        <w:rPr>
          <w:rFonts w:hint="cs"/>
          <w:rtl/>
        </w:rPr>
        <w:t xml:space="preserve"> </w:t>
      </w:r>
      <w:r w:rsidR="00D57A36" w:rsidRPr="00DE6131">
        <w:rPr>
          <w:rFonts w:hint="cs"/>
          <w:rtl/>
        </w:rPr>
        <w:t>الذي وضع</w:t>
      </w:r>
      <w:r w:rsidRPr="00DE6131">
        <w:rPr>
          <w:rFonts w:hint="cs"/>
          <w:rtl/>
        </w:rPr>
        <w:t xml:space="preserve"> قائمة حدد </w:t>
      </w:r>
      <w:r w:rsidR="00D57A36" w:rsidRPr="00DE6131">
        <w:rPr>
          <w:rFonts w:hint="cs"/>
          <w:rtl/>
        </w:rPr>
        <w:t>فيها بالتفصيل</w:t>
      </w:r>
      <w:r w:rsidR="00ED0EDD" w:rsidRPr="00DE6131">
        <w:rPr>
          <w:rFonts w:hint="cs"/>
          <w:rtl/>
        </w:rPr>
        <w:t xml:space="preserve"> المرافق العمومية القابلة </w:t>
      </w:r>
      <w:r w:rsidR="005B3BB6" w:rsidRPr="00DE6131">
        <w:rPr>
          <w:rFonts w:hint="cs"/>
          <w:rtl/>
        </w:rPr>
        <w:t>للتفويض وغير</w:t>
      </w:r>
      <w:r w:rsidR="00ED0EDD" w:rsidRPr="00DE6131">
        <w:rPr>
          <w:rFonts w:hint="cs"/>
          <w:rtl/>
        </w:rPr>
        <w:t xml:space="preserve"> القابلة للتفويض</w:t>
      </w:r>
      <w:r w:rsidR="004506FD" w:rsidRPr="00DE6131">
        <w:rPr>
          <w:rStyle w:val="Appelnotedebasdep"/>
          <w:color w:val="000000" w:themeColor="text1"/>
          <w:rtl/>
        </w:rPr>
        <w:footnoteReference w:id="34"/>
      </w:r>
      <w:r w:rsidR="00D57A36" w:rsidRPr="00DE6131">
        <w:rPr>
          <w:rFonts w:hint="cs"/>
          <w:rtl/>
        </w:rPr>
        <w:t>،</w:t>
      </w:r>
      <w:r w:rsidR="005B7D70">
        <w:rPr>
          <w:rFonts w:hint="cs"/>
          <w:rtl/>
        </w:rPr>
        <w:t xml:space="preserve"> </w:t>
      </w:r>
      <w:r w:rsidR="00985992" w:rsidRPr="00DE6131">
        <w:rPr>
          <w:rFonts w:hint="cs"/>
          <w:rtl/>
        </w:rPr>
        <w:t>وباستقراء المادتين 207 من المرسوم 15/247 والمادة 02 من المرسوم التنفيذي 18/199 نج</w:t>
      </w:r>
      <w:r w:rsidR="00BA352D" w:rsidRPr="00DE6131">
        <w:rPr>
          <w:rFonts w:hint="cs"/>
          <w:rtl/>
        </w:rPr>
        <w:t>د</w:t>
      </w:r>
      <w:r w:rsidR="00985992" w:rsidRPr="00DE6131">
        <w:rPr>
          <w:rFonts w:hint="cs"/>
          <w:rtl/>
        </w:rPr>
        <w:t xml:space="preserve"> أن المشرع الجزائري تبنى قاعدة عامة مفادها أن جميع أنواع المرافق العامة قابلة للتفويض من حيث المبدأ</w:t>
      </w:r>
      <w:r w:rsidR="00915556" w:rsidRPr="00DE6131">
        <w:rPr>
          <w:rFonts w:hint="cs"/>
          <w:rtl/>
        </w:rPr>
        <w:t xml:space="preserve"> إلا ما استثني بنص صريح</w:t>
      </w:r>
      <w:r w:rsidR="004D0071">
        <w:rPr>
          <w:rFonts w:hint="cs"/>
          <w:rtl/>
        </w:rPr>
        <w:t>،</w:t>
      </w:r>
      <w:r w:rsidR="00915556" w:rsidRPr="00DE6131">
        <w:rPr>
          <w:rFonts w:hint="cs"/>
          <w:rtl/>
        </w:rPr>
        <w:t xml:space="preserve"> </w:t>
      </w:r>
      <w:r w:rsidR="004F0244" w:rsidRPr="00DE6131">
        <w:rPr>
          <w:rFonts w:hint="cs"/>
          <w:rtl/>
        </w:rPr>
        <w:t>وغالبا ما يكون هذا الاستثناء لارتباطها ب</w:t>
      </w:r>
      <w:r w:rsidR="001F02DD" w:rsidRPr="00DE6131">
        <w:rPr>
          <w:rFonts w:hint="cs"/>
          <w:rtl/>
        </w:rPr>
        <w:t>المهام ا</w:t>
      </w:r>
      <w:r w:rsidR="004D0071">
        <w:rPr>
          <w:rFonts w:hint="cs"/>
          <w:rtl/>
        </w:rPr>
        <w:t>لسيادية للدولة، لكن في الغالب فإ</w:t>
      </w:r>
      <w:r w:rsidR="001F02DD" w:rsidRPr="00DE6131">
        <w:rPr>
          <w:rFonts w:hint="cs"/>
          <w:rtl/>
        </w:rPr>
        <w:t>ن الطبيعة الاستثمارية لعقد التفويض تجد المجال الخصب والمناسب لها هو المرافق العامة ذات الطابع الاقتصادي</w:t>
      </w:r>
      <w:r w:rsidR="002373B0">
        <w:rPr>
          <w:rFonts w:hint="cs"/>
          <w:rtl/>
        </w:rPr>
        <w:t>، لأ</w:t>
      </w:r>
      <w:r w:rsidR="00D830BE">
        <w:rPr>
          <w:rFonts w:hint="cs"/>
          <w:rtl/>
        </w:rPr>
        <w:t>ن</w:t>
      </w:r>
      <w:r w:rsidR="002373B0">
        <w:rPr>
          <w:rFonts w:hint="cs"/>
          <w:rtl/>
        </w:rPr>
        <w:t xml:space="preserve"> المجال الاقتصادي هو الميدان الأمثل </w:t>
      </w:r>
      <w:r w:rsidR="00247833">
        <w:rPr>
          <w:rFonts w:hint="cs"/>
          <w:rtl/>
        </w:rPr>
        <w:t>الذ</w:t>
      </w:r>
      <w:r w:rsidR="00D830BE">
        <w:rPr>
          <w:rFonts w:hint="cs"/>
          <w:rtl/>
        </w:rPr>
        <w:t xml:space="preserve">ي يلائم </w:t>
      </w:r>
      <w:r w:rsidR="00D830BE">
        <w:rPr>
          <w:rFonts w:hint="cs"/>
          <w:rtl/>
        </w:rPr>
        <w:lastRenderedPageBreak/>
        <w:t xml:space="preserve">عملية تجسيد الاستثمارات لما يتميز به عالم الاقتصاد من المرونة والسرعة </w:t>
      </w:r>
      <w:r w:rsidR="009C6D1F">
        <w:rPr>
          <w:rFonts w:hint="cs"/>
          <w:rtl/>
        </w:rPr>
        <w:t xml:space="preserve">في المعاملات بالإضافة الى تحقيق </w:t>
      </w:r>
      <w:r w:rsidR="008E04DB">
        <w:rPr>
          <w:rFonts w:hint="cs"/>
          <w:rtl/>
        </w:rPr>
        <w:t>الإنتاجية المطلوبة.</w:t>
      </w:r>
    </w:p>
    <w:p w14:paraId="05185B22" w14:textId="37C4AB53" w:rsidR="00600ACF" w:rsidRPr="00DE6131" w:rsidRDefault="00600ACF" w:rsidP="004F2087">
      <w:pPr>
        <w:tabs>
          <w:tab w:val="left" w:pos="-2"/>
        </w:tabs>
        <w:ind w:left="-2" w:firstLine="2"/>
        <w:rPr>
          <w:b/>
          <w:bCs/>
          <w:color w:val="000000" w:themeColor="text1"/>
          <w:rtl/>
        </w:rPr>
      </w:pPr>
      <w:r w:rsidRPr="00DE6131">
        <w:rPr>
          <w:rFonts w:hint="cs"/>
          <w:b/>
          <w:bCs/>
          <w:color w:val="000000" w:themeColor="text1"/>
          <w:rtl/>
        </w:rPr>
        <w:t>1/ ملائمة المرافق العامة الاقتصادية لتقنية التفويض</w:t>
      </w:r>
    </w:p>
    <w:p w14:paraId="35A5B2E9" w14:textId="342E5BB3" w:rsidR="00EE5635" w:rsidRPr="00DE6131" w:rsidRDefault="003E0F4F" w:rsidP="00AB33FD">
      <w:pPr>
        <w:rPr>
          <w:rtl/>
        </w:rPr>
      </w:pPr>
      <w:r w:rsidRPr="00DE6131">
        <w:rPr>
          <w:rFonts w:hint="cs"/>
          <w:rtl/>
        </w:rPr>
        <w:t xml:space="preserve">وبالرغم من أن المشرع أجاز تفويض المرافق العامة باختلاف أنواعها إدارية كانت أو اقتصادية إلا أن الطابع الاستثماري لتقنية التفويض يجعل المرافق الاقتصادية ذات الطابع الصناعي والتجاري هي الأكثر ملائمة لتجسيد </w:t>
      </w:r>
      <w:r w:rsidR="006D2458" w:rsidRPr="00DE6131">
        <w:rPr>
          <w:rFonts w:hint="cs"/>
          <w:rtl/>
        </w:rPr>
        <w:t>أسلوب التفويض</w:t>
      </w:r>
      <w:r w:rsidRPr="00DE6131">
        <w:rPr>
          <w:rFonts w:hint="cs"/>
          <w:rtl/>
        </w:rPr>
        <w:t>، حيث</w:t>
      </w:r>
      <w:r w:rsidR="00EE5635" w:rsidRPr="00DE6131">
        <w:rPr>
          <w:rFonts w:hint="cs"/>
          <w:rtl/>
        </w:rPr>
        <w:t xml:space="preserve"> أن النشاط الذي تمارسه هذه المرافق يشابه النشاطات التي يزاولها القطاع الخاص </w:t>
      </w:r>
      <w:r w:rsidR="005B265C" w:rsidRPr="00DE6131">
        <w:rPr>
          <w:rFonts w:hint="cs"/>
          <w:rtl/>
        </w:rPr>
        <w:t>بالإضاف</w:t>
      </w:r>
      <w:r w:rsidR="005B265C" w:rsidRPr="00DE6131">
        <w:rPr>
          <w:rtl/>
        </w:rPr>
        <w:t>ة</w:t>
      </w:r>
      <w:r w:rsidR="00EE5635" w:rsidRPr="00DE6131">
        <w:rPr>
          <w:rFonts w:hint="cs"/>
          <w:rtl/>
        </w:rPr>
        <w:t xml:space="preserve"> الى خضوع المرافق ذات الطابع الاقتصادي للنظام المزدوج أي للقانون العام والخاص على حد سواء، زيادة على هامش الربح المغري للخواص.</w:t>
      </w:r>
    </w:p>
    <w:p w14:paraId="7F677106" w14:textId="150D2418" w:rsidR="002C3268" w:rsidRPr="00DE6131" w:rsidRDefault="00ED6DCD" w:rsidP="00AB33FD">
      <w:pPr>
        <w:rPr>
          <w:sz w:val="24"/>
          <w:szCs w:val="24"/>
          <w:rtl/>
        </w:rPr>
      </w:pPr>
      <w:r w:rsidRPr="00DE6131">
        <w:rPr>
          <w:rFonts w:hint="cs"/>
          <w:rtl/>
        </w:rPr>
        <w:t xml:space="preserve">لأن </w:t>
      </w:r>
      <w:r w:rsidR="002C3268" w:rsidRPr="00DE6131">
        <w:rPr>
          <w:rFonts w:hint="cs"/>
          <w:rtl/>
        </w:rPr>
        <w:t xml:space="preserve">المرفق الصناعي والتجاري </w:t>
      </w:r>
      <w:r w:rsidRPr="00DE6131">
        <w:rPr>
          <w:rFonts w:hint="cs"/>
          <w:rtl/>
        </w:rPr>
        <w:t xml:space="preserve">يعد </w:t>
      </w:r>
      <w:r w:rsidR="002C3268" w:rsidRPr="00DE6131">
        <w:rPr>
          <w:rFonts w:hint="cs"/>
          <w:rtl/>
        </w:rPr>
        <w:t>المجال الخصب</w:t>
      </w:r>
      <w:r w:rsidRPr="00DE6131">
        <w:rPr>
          <w:rFonts w:hint="cs"/>
          <w:rtl/>
        </w:rPr>
        <w:t xml:space="preserve"> والبيئة الطبيعية</w:t>
      </w:r>
      <w:r w:rsidR="002C3268" w:rsidRPr="00DE6131">
        <w:rPr>
          <w:rFonts w:hint="cs"/>
          <w:rtl/>
        </w:rPr>
        <w:t xml:space="preserve"> لتطبيق </w:t>
      </w:r>
      <w:r w:rsidRPr="00DE6131">
        <w:rPr>
          <w:rFonts w:hint="cs"/>
          <w:rtl/>
        </w:rPr>
        <w:t>تقنية</w:t>
      </w:r>
      <w:r w:rsidR="002C3268" w:rsidRPr="00DE6131">
        <w:rPr>
          <w:rFonts w:hint="cs"/>
          <w:rtl/>
        </w:rPr>
        <w:t xml:space="preserve"> تفويض المر</w:t>
      </w:r>
      <w:r w:rsidRPr="00DE6131">
        <w:rPr>
          <w:rFonts w:hint="cs"/>
          <w:rtl/>
        </w:rPr>
        <w:t>ا</w:t>
      </w:r>
      <w:r w:rsidR="002C3268" w:rsidRPr="00DE6131">
        <w:rPr>
          <w:rFonts w:hint="cs"/>
          <w:rtl/>
        </w:rPr>
        <w:t>فق العام</w:t>
      </w:r>
      <w:r w:rsidRPr="00DE6131">
        <w:rPr>
          <w:rFonts w:hint="cs"/>
          <w:rtl/>
        </w:rPr>
        <w:t>ة</w:t>
      </w:r>
      <w:r w:rsidR="002C3268" w:rsidRPr="00DE6131">
        <w:rPr>
          <w:rFonts w:hint="cs"/>
          <w:rtl/>
        </w:rPr>
        <w:t xml:space="preserve">، </w:t>
      </w:r>
      <w:r w:rsidRPr="00DE6131">
        <w:rPr>
          <w:rFonts w:hint="cs"/>
          <w:rtl/>
        </w:rPr>
        <w:t>فالتجانس</w:t>
      </w:r>
      <w:r w:rsidR="002C3268" w:rsidRPr="00DE6131">
        <w:rPr>
          <w:rFonts w:hint="cs"/>
          <w:rtl/>
        </w:rPr>
        <w:t xml:space="preserve"> الكبير بين المرفق </w:t>
      </w:r>
      <w:r w:rsidRPr="00DE6131">
        <w:rPr>
          <w:rFonts w:hint="cs"/>
          <w:rtl/>
        </w:rPr>
        <w:t xml:space="preserve">العام الاقتصادي </w:t>
      </w:r>
      <w:r w:rsidR="002C3268" w:rsidRPr="00DE6131">
        <w:rPr>
          <w:rFonts w:hint="cs"/>
          <w:rtl/>
        </w:rPr>
        <w:t xml:space="preserve">وأسلوب التفويض </w:t>
      </w:r>
      <w:r w:rsidRPr="00DE6131">
        <w:rPr>
          <w:rFonts w:hint="cs"/>
          <w:rtl/>
        </w:rPr>
        <w:t xml:space="preserve">شجع </w:t>
      </w:r>
      <w:r w:rsidR="002C3268" w:rsidRPr="00DE6131">
        <w:rPr>
          <w:rFonts w:hint="cs"/>
          <w:rtl/>
        </w:rPr>
        <w:t xml:space="preserve">بعض </w:t>
      </w:r>
      <w:r w:rsidRPr="00DE6131">
        <w:rPr>
          <w:rFonts w:hint="cs"/>
          <w:rtl/>
        </w:rPr>
        <w:t xml:space="preserve">الفقهاء </w:t>
      </w:r>
      <w:r w:rsidR="002C3268" w:rsidRPr="00DE6131">
        <w:rPr>
          <w:rFonts w:hint="cs"/>
          <w:rtl/>
        </w:rPr>
        <w:t xml:space="preserve"> الى </w:t>
      </w:r>
      <w:r w:rsidR="00A46B28">
        <w:rPr>
          <w:rFonts w:hint="cs"/>
          <w:rtl/>
        </w:rPr>
        <w:t>ا</w:t>
      </w:r>
      <w:r w:rsidRPr="00DE6131">
        <w:rPr>
          <w:rFonts w:hint="cs"/>
          <w:rtl/>
        </w:rPr>
        <w:t xml:space="preserve">عتبار تقنية </w:t>
      </w:r>
      <w:r w:rsidR="002C3268" w:rsidRPr="00DE6131">
        <w:rPr>
          <w:rFonts w:hint="cs"/>
          <w:rtl/>
        </w:rPr>
        <w:t xml:space="preserve"> تفويض المرفق العام </w:t>
      </w:r>
      <w:r w:rsidRPr="00DE6131">
        <w:rPr>
          <w:rFonts w:hint="cs"/>
          <w:rtl/>
        </w:rPr>
        <w:t xml:space="preserve">إنما تكون ملازمة للمرفق العام </w:t>
      </w:r>
      <w:r w:rsidR="002C3268" w:rsidRPr="00DE6131">
        <w:rPr>
          <w:rFonts w:hint="cs"/>
          <w:rtl/>
        </w:rPr>
        <w:t xml:space="preserve"> </w:t>
      </w:r>
      <w:r w:rsidR="000D59C3" w:rsidRPr="00DE6131">
        <w:rPr>
          <w:rFonts w:hint="cs"/>
          <w:rtl/>
        </w:rPr>
        <w:t xml:space="preserve">ذو </w:t>
      </w:r>
      <w:r w:rsidRPr="00DE6131">
        <w:rPr>
          <w:rFonts w:hint="cs"/>
          <w:rtl/>
        </w:rPr>
        <w:t>ال</w:t>
      </w:r>
      <w:r w:rsidR="000D59C3" w:rsidRPr="00DE6131">
        <w:rPr>
          <w:rFonts w:hint="cs"/>
          <w:rtl/>
        </w:rPr>
        <w:t xml:space="preserve">طابع </w:t>
      </w:r>
      <w:r w:rsidRPr="00DE6131">
        <w:rPr>
          <w:rFonts w:hint="cs"/>
          <w:rtl/>
        </w:rPr>
        <w:t>ال</w:t>
      </w:r>
      <w:r w:rsidR="000D59C3" w:rsidRPr="00DE6131">
        <w:rPr>
          <w:rFonts w:hint="cs"/>
          <w:rtl/>
        </w:rPr>
        <w:t>صناعي و</w:t>
      </w:r>
      <w:r w:rsidRPr="00DE6131">
        <w:rPr>
          <w:rFonts w:hint="cs"/>
          <w:rtl/>
        </w:rPr>
        <w:t xml:space="preserve">التجاري ولعل هذه الفكرة تجد أساسا لها </w:t>
      </w:r>
      <w:r w:rsidR="002126A9" w:rsidRPr="00DE6131">
        <w:rPr>
          <w:rFonts w:hint="cs"/>
          <w:rtl/>
        </w:rPr>
        <w:t>في ما يميز المرفق العام ذو الطابع الصناعي والتجاري من نتائج مالية ومخاطرة في تحقيق الأرباح ومسؤولية المفوض له في إيجاد المصادر التمويلية للمرفق العام موضوع التفويض، كل هذه الميزات تؤدي الى التقارب بين تقنية التفويض والمرفق العام ذ</w:t>
      </w:r>
      <w:r w:rsidR="007D2BEB">
        <w:rPr>
          <w:rFonts w:hint="cs"/>
          <w:rtl/>
        </w:rPr>
        <w:t>و الطابع الصناعي والتجاري</w:t>
      </w:r>
      <w:r w:rsidR="004506FD" w:rsidRPr="00DE6131">
        <w:rPr>
          <w:rStyle w:val="Appelnotedebasdep"/>
          <w:color w:val="000000" w:themeColor="text1"/>
          <w:rtl/>
        </w:rPr>
        <w:footnoteReference w:id="35"/>
      </w:r>
      <w:r w:rsidR="002126A9" w:rsidRPr="00DE6131">
        <w:rPr>
          <w:rFonts w:hint="cs"/>
          <w:sz w:val="24"/>
          <w:szCs w:val="24"/>
          <w:rtl/>
        </w:rPr>
        <w:t>.</w:t>
      </w:r>
    </w:p>
    <w:p w14:paraId="23F64993" w14:textId="79538B1F" w:rsidR="000D59C3" w:rsidRPr="00DE6131" w:rsidRDefault="000D59C3" w:rsidP="00AB33FD">
      <w:pPr>
        <w:rPr>
          <w:rtl/>
        </w:rPr>
      </w:pPr>
      <w:r w:rsidRPr="00DE6131">
        <w:rPr>
          <w:rFonts w:hint="cs"/>
          <w:rtl/>
        </w:rPr>
        <w:t>وبال</w:t>
      </w:r>
      <w:r w:rsidR="002126A9" w:rsidRPr="00DE6131">
        <w:rPr>
          <w:rFonts w:hint="cs"/>
          <w:rtl/>
        </w:rPr>
        <w:t>ا</w:t>
      </w:r>
      <w:r w:rsidRPr="00DE6131">
        <w:rPr>
          <w:rFonts w:hint="cs"/>
          <w:rtl/>
        </w:rPr>
        <w:t>طلاع على ال</w:t>
      </w:r>
      <w:r w:rsidR="00A46B28">
        <w:rPr>
          <w:rFonts w:hint="cs"/>
          <w:rtl/>
        </w:rPr>
        <w:t>منظومة القانونية الجزائرية نجد أ</w:t>
      </w:r>
      <w:r w:rsidRPr="00DE6131">
        <w:rPr>
          <w:rFonts w:hint="cs"/>
          <w:rtl/>
        </w:rPr>
        <w:t xml:space="preserve">ن </w:t>
      </w:r>
      <w:r w:rsidR="00A46B28">
        <w:rPr>
          <w:rFonts w:hint="cs"/>
          <w:rtl/>
        </w:rPr>
        <w:t>أ</w:t>
      </w:r>
      <w:r w:rsidRPr="00DE6131">
        <w:rPr>
          <w:rFonts w:hint="cs"/>
          <w:rtl/>
        </w:rPr>
        <w:t>غلبية المرافق الع</w:t>
      </w:r>
      <w:r w:rsidR="00A46B28">
        <w:rPr>
          <w:rFonts w:hint="cs"/>
          <w:rtl/>
        </w:rPr>
        <w:t xml:space="preserve">امة محل التفويض </w:t>
      </w:r>
      <w:r w:rsidR="00F47119">
        <w:rPr>
          <w:rFonts w:hint="cs"/>
          <w:rtl/>
        </w:rPr>
        <w:t>أوالامتياز على اعتباره الوجه الأ</w:t>
      </w:r>
      <w:r w:rsidRPr="00DE6131">
        <w:rPr>
          <w:rFonts w:hint="cs"/>
          <w:rtl/>
        </w:rPr>
        <w:t>قدم لتفويض المرفق العام في الجزائر</w:t>
      </w:r>
      <w:r w:rsidR="00727F18" w:rsidRPr="00DE6131">
        <w:rPr>
          <w:rFonts w:hint="cs"/>
          <w:rtl/>
        </w:rPr>
        <w:t>،</w:t>
      </w:r>
      <w:r w:rsidRPr="00DE6131">
        <w:rPr>
          <w:rFonts w:hint="cs"/>
          <w:rtl/>
        </w:rPr>
        <w:t xml:space="preserve"> هي مرافق عامة ذات طابع صناعي </w:t>
      </w:r>
      <w:r w:rsidR="002126A9" w:rsidRPr="00DE6131">
        <w:rPr>
          <w:rFonts w:hint="cs"/>
          <w:rtl/>
        </w:rPr>
        <w:t>وتجاري،</w:t>
      </w:r>
      <w:r w:rsidRPr="00DE6131">
        <w:rPr>
          <w:rFonts w:hint="cs"/>
          <w:rtl/>
        </w:rPr>
        <w:t xml:space="preserve"> </w:t>
      </w:r>
      <w:r w:rsidR="00781D9D" w:rsidRPr="00DE6131">
        <w:rPr>
          <w:rFonts w:hint="cs"/>
          <w:rtl/>
        </w:rPr>
        <w:t>وبالتالي يمكن القول أن المشرع الجزائري اهتم بالمرفق العام ذو الطابع الصناعي والتجاري من حيث تطبيق أسلوب التفويض</w:t>
      </w:r>
      <w:r w:rsidR="00F47119">
        <w:rPr>
          <w:rFonts w:hint="cs"/>
          <w:rtl/>
        </w:rPr>
        <w:t>،</w:t>
      </w:r>
      <w:r w:rsidR="00781D9D" w:rsidRPr="00DE6131">
        <w:rPr>
          <w:rFonts w:hint="cs"/>
          <w:rtl/>
        </w:rPr>
        <w:t xml:space="preserve"> واعتبرها المرافق العامة الأكثر ملائمة لتطبيق عملية التسيير المفوض عليها، لأنه أدرك وجود علاقة  تكامل قائمة بين أسلوب</w:t>
      </w:r>
      <w:r w:rsidR="002B07CE" w:rsidRPr="00DE6131">
        <w:t xml:space="preserve"> </w:t>
      </w:r>
      <w:r w:rsidR="00F47119">
        <w:rPr>
          <w:rFonts w:hint="cs"/>
          <w:rtl/>
        </w:rPr>
        <w:t xml:space="preserve">التفويض باعتباره أداة للاستثمار </w:t>
      </w:r>
      <w:r w:rsidR="00727F18" w:rsidRPr="00DE6131">
        <w:rPr>
          <w:rFonts w:hint="cs"/>
          <w:rtl/>
        </w:rPr>
        <w:t xml:space="preserve">والمرافق الصناعية </w:t>
      </w:r>
      <w:r w:rsidR="002B07CE" w:rsidRPr="00DE6131">
        <w:rPr>
          <w:rFonts w:hint="cs"/>
          <w:rtl/>
        </w:rPr>
        <w:t>والتجارية غير</w:t>
      </w:r>
      <w:r w:rsidR="00781D9D" w:rsidRPr="00DE6131">
        <w:rPr>
          <w:rFonts w:hint="cs"/>
          <w:rtl/>
        </w:rPr>
        <w:t xml:space="preserve"> أن هذا التقارب الحاصل بين أسلوب التفويض والمرافق العامة الاقتصادية لا يلغي  بالضرورة المرافق العامة الأخرى خاصة منها الإدارية من إعمال تقنية التفويض</w:t>
      </w:r>
      <w:r w:rsidR="00781D9D" w:rsidRPr="00DE6131">
        <w:rPr>
          <w:rStyle w:val="Appelnotedebasdep"/>
          <w:color w:val="000000" w:themeColor="text1"/>
          <w:rtl/>
        </w:rPr>
        <w:footnoteReference w:id="36"/>
      </w:r>
      <w:r w:rsidR="00695AE1">
        <w:rPr>
          <w:rFonts w:hint="cs"/>
          <w:rtl/>
        </w:rPr>
        <w:t>،ل</w:t>
      </w:r>
      <w:r w:rsidR="00BA429F">
        <w:rPr>
          <w:rFonts w:hint="cs"/>
          <w:rtl/>
        </w:rPr>
        <w:t>أ</w:t>
      </w:r>
      <w:r w:rsidR="00695AE1">
        <w:rPr>
          <w:rFonts w:hint="cs"/>
          <w:rtl/>
        </w:rPr>
        <w:t xml:space="preserve">ن التطور الحاصل بالنسبة لوظائف المرافق العامة الإدارية التي أصبحت في كثير من الأحيان تدر رسوما </w:t>
      </w:r>
      <w:r w:rsidR="00050E8A">
        <w:rPr>
          <w:rFonts w:hint="cs"/>
          <w:rtl/>
        </w:rPr>
        <w:t>وعائدات مختلفة من نشاطاتها الإدارية</w:t>
      </w:r>
      <w:r w:rsidR="00BA429F">
        <w:rPr>
          <w:rFonts w:hint="cs"/>
          <w:rtl/>
        </w:rPr>
        <w:t>،</w:t>
      </w:r>
      <w:r w:rsidR="00050E8A">
        <w:rPr>
          <w:rFonts w:hint="cs"/>
          <w:rtl/>
        </w:rPr>
        <w:t xml:space="preserve"> وبالتالي </w:t>
      </w:r>
      <w:r w:rsidR="00860521">
        <w:rPr>
          <w:rFonts w:hint="cs"/>
          <w:rtl/>
        </w:rPr>
        <w:t>فالإنتاجية</w:t>
      </w:r>
      <w:r w:rsidR="00050E8A">
        <w:rPr>
          <w:rFonts w:hint="cs"/>
          <w:rtl/>
        </w:rPr>
        <w:t xml:space="preserve"> لم تعد محصورة في المرفق العام الاقتصادي</w:t>
      </w:r>
      <w:r w:rsidR="00BA429F">
        <w:rPr>
          <w:rFonts w:hint="cs"/>
          <w:rtl/>
        </w:rPr>
        <w:t xml:space="preserve"> وإ</w:t>
      </w:r>
      <w:r w:rsidR="00830327">
        <w:rPr>
          <w:rFonts w:hint="cs"/>
          <w:rtl/>
        </w:rPr>
        <w:t xml:space="preserve">نما أصبحت تلازم العديد من المرافق العامة الإدارية التي كانت في السابق مرافق تقدم خدمات ذات طابع مجاني </w:t>
      </w:r>
      <w:r w:rsidR="00BA429F">
        <w:rPr>
          <w:rFonts w:hint="cs"/>
          <w:rtl/>
        </w:rPr>
        <w:t>ت</w:t>
      </w:r>
      <w:r w:rsidR="00101A32">
        <w:rPr>
          <w:rFonts w:hint="cs"/>
          <w:rtl/>
        </w:rPr>
        <w:t>رتبط بالوظائف التقليدية للدولة.</w:t>
      </w:r>
    </w:p>
    <w:p w14:paraId="6B8CD278" w14:textId="05E690F4" w:rsidR="008311D9" w:rsidRDefault="00BA429F" w:rsidP="00AB33FD">
      <w:pPr>
        <w:rPr>
          <w:rtl/>
        </w:rPr>
      </w:pPr>
      <w:r>
        <w:rPr>
          <w:rFonts w:hint="cs"/>
          <w:rtl/>
        </w:rPr>
        <w:t>إ</w:t>
      </w:r>
      <w:r w:rsidR="00A162EF" w:rsidRPr="00DE6131">
        <w:rPr>
          <w:rFonts w:hint="cs"/>
          <w:rtl/>
        </w:rPr>
        <w:t xml:space="preserve">لا أن كون </w:t>
      </w:r>
      <w:r w:rsidR="000C4496" w:rsidRPr="00DE6131">
        <w:rPr>
          <w:rFonts w:hint="cs"/>
          <w:rtl/>
        </w:rPr>
        <w:t>المر</w:t>
      </w:r>
      <w:r w:rsidR="00905A15" w:rsidRPr="00DE6131">
        <w:rPr>
          <w:rFonts w:hint="cs"/>
          <w:rtl/>
        </w:rPr>
        <w:t>ا</w:t>
      </w:r>
      <w:r w:rsidR="000C4496" w:rsidRPr="00DE6131">
        <w:rPr>
          <w:rFonts w:hint="cs"/>
          <w:rtl/>
        </w:rPr>
        <w:t xml:space="preserve">فق العامة الاقتصادية </w:t>
      </w:r>
      <w:r w:rsidR="00A162EF" w:rsidRPr="00DE6131">
        <w:rPr>
          <w:rFonts w:hint="cs"/>
          <w:rtl/>
        </w:rPr>
        <w:t xml:space="preserve">تمارس نشاطات تجارية وصناعية شبيهة بالنشاطات التي </w:t>
      </w:r>
      <w:r w:rsidR="009E4A6C" w:rsidRPr="00DE6131">
        <w:rPr>
          <w:rFonts w:hint="cs"/>
          <w:rtl/>
        </w:rPr>
        <w:t>يمارسها الخواص، جعلها المجال الأقرب لتطبيق تقنية تفويض المرافق العامة ، فهي تشكل الحقل الأنسب لاستثمار أموال الخواص باعتبارها تدر أرباحا كبيرة ،</w:t>
      </w:r>
      <w:r w:rsidR="004D476E">
        <w:rPr>
          <w:rFonts w:hint="cs"/>
          <w:rtl/>
        </w:rPr>
        <w:t xml:space="preserve"> و</w:t>
      </w:r>
      <w:r w:rsidR="009E4A6C" w:rsidRPr="00DE6131">
        <w:rPr>
          <w:rFonts w:hint="cs"/>
          <w:rtl/>
        </w:rPr>
        <w:t xml:space="preserve">تشكل دافعا رئيسيا </w:t>
      </w:r>
      <w:r w:rsidR="002B07CE" w:rsidRPr="00DE6131">
        <w:rPr>
          <w:rFonts w:hint="cs"/>
          <w:rtl/>
        </w:rPr>
        <w:t>لأشخاص</w:t>
      </w:r>
      <w:r w:rsidR="009E4A6C" w:rsidRPr="00DE6131">
        <w:rPr>
          <w:rFonts w:hint="cs"/>
          <w:rtl/>
        </w:rPr>
        <w:t xml:space="preserve"> القانون الخاص من أجل ال</w:t>
      </w:r>
      <w:r w:rsidR="004D476E">
        <w:rPr>
          <w:rFonts w:hint="cs"/>
          <w:rtl/>
        </w:rPr>
        <w:t>إ</w:t>
      </w:r>
      <w:r w:rsidR="009E4A6C" w:rsidRPr="00DE6131">
        <w:rPr>
          <w:rFonts w:hint="cs"/>
          <w:rtl/>
        </w:rPr>
        <w:t>قبال على التعاقد،</w:t>
      </w:r>
      <w:r w:rsidR="000C4496" w:rsidRPr="00DE6131">
        <w:rPr>
          <w:rFonts w:hint="cs"/>
          <w:rtl/>
        </w:rPr>
        <w:t xml:space="preserve"> ويمكن تعريفها على هذا الأساس ب</w:t>
      </w:r>
      <w:r w:rsidR="004D476E">
        <w:rPr>
          <w:rFonts w:hint="cs"/>
          <w:rtl/>
        </w:rPr>
        <w:t>أ</w:t>
      </w:r>
      <w:r w:rsidR="000C4496" w:rsidRPr="00DE6131">
        <w:rPr>
          <w:rFonts w:hint="cs"/>
          <w:rtl/>
        </w:rPr>
        <w:t>نه</w:t>
      </w:r>
      <w:r w:rsidR="00EB2532" w:rsidRPr="00DE6131">
        <w:rPr>
          <w:rFonts w:hint="cs"/>
          <w:rtl/>
        </w:rPr>
        <w:t>ا</w:t>
      </w:r>
      <w:r w:rsidR="00BA6B6F">
        <w:rPr>
          <w:rFonts w:hint="cs"/>
          <w:rtl/>
        </w:rPr>
        <w:t xml:space="preserve"> </w:t>
      </w:r>
      <w:r w:rsidR="000C4496" w:rsidRPr="00DE6131">
        <w:rPr>
          <w:rFonts w:hint="cs"/>
          <w:rtl/>
        </w:rPr>
        <w:t>" مشروعات صناعية وتجارية تقوم بنشاط مماثل للنشاطات التي يقوم بها الافراد والجماعات الخاصة تت</w:t>
      </w:r>
      <w:r w:rsidR="0007579A" w:rsidRPr="00DE6131">
        <w:rPr>
          <w:rFonts w:hint="cs"/>
          <w:rtl/>
        </w:rPr>
        <w:t>و</w:t>
      </w:r>
      <w:r w:rsidR="000C4496" w:rsidRPr="00DE6131">
        <w:rPr>
          <w:rFonts w:hint="cs"/>
          <w:rtl/>
        </w:rPr>
        <w:t xml:space="preserve">افر لها في الوقت </w:t>
      </w:r>
      <w:r w:rsidR="0007579A" w:rsidRPr="00DE6131">
        <w:rPr>
          <w:rFonts w:hint="cs"/>
          <w:rtl/>
        </w:rPr>
        <w:t>ن</w:t>
      </w:r>
      <w:r w:rsidR="000C4496" w:rsidRPr="00DE6131">
        <w:rPr>
          <w:rFonts w:hint="cs"/>
          <w:rtl/>
        </w:rPr>
        <w:t xml:space="preserve">فسه </w:t>
      </w:r>
      <w:r w:rsidR="0007579A" w:rsidRPr="00DE6131">
        <w:rPr>
          <w:rFonts w:hint="cs"/>
          <w:rtl/>
        </w:rPr>
        <w:t>جميع الصفات المميزة للمرافق العامة</w:t>
      </w:r>
      <w:r w:rsidR="00BA6B6F">
        <w:rPr>
          <w:rFonts w:hint="cs"/>
          <w:rtl/>
        </w:rPr>
        <w:t>،</w:t>
      </w:r>
      <w:r w:rsidR="0007579A" w:rsidRPr="00DE6131">
        <w:rPr>
          <w:rFonts w:hint="cs"/>
          <w:rtl/>
        </w:rPr>
        <w:t xml:space="preserve"> والتي تخضع لأحكام القانون العام والخاص في الوقت نفسه كل في نطاق محدد</w:t>
      </w:r>
      <w:r w:rsidR="00EB2532" w:rsidRPr="00DE6131">
        <w:rPr>
          <w:rFonts w:hint="cs"/>
          <w:rtl/>
        </w:rPr>
        <w:t xml:space="preserve"> له</w:t>
      </w:r>
      <w:r w:rsidR="0007579A" w:rsidRPr="00DE6131">
        <w:rPr>
          <w:rFonts w:hint="cs"/>
          <w:rtl/>
        </w:rPr>
        <w:t xml:space="preserve">، فتعبير المرافق العامة </w:t>
      </w:r>
      <w:r w:rsidR="00EB2532" w:rsidRPr="00DE6131">
        <w:rPr>
          <w:rFonts w:hint="cs"/>
          <w:rtl/>
        </w:rPr>
        <w:t>أطلق</w:t>
      </w:r>
      <w:r w:rsidR="0007579A" w:rsidRPr="00DE6131">
        <w:rPr>
          <w:rFonts w:hint="cs"/>
          <w:rtl/>
        </w:rPr>
        <w:t xml:space="preserve"> قديما </w:t>
      </w:r>
      <w:r w:rsidR="00EB2532" w:rsidRPr="00DE6131">
        <w:rPr>
          <w:rFonts w:hint="cs"/>
          <w:rtl/>
        </w:rPr>
        <w:t>على ا</w:t>
      </w:r>
      <w:r w:rsidR="0007579A" w:rsidRPr="00DE6131">
        <w:rPr>
          <w:rFonts w:hint="cs"/>
          <w:rtl/>
        </w:rPr>
        <w:t xml:space="preserve">لمرافق التي تدار من قبل الإدارة العامة كي تتميزعن المرافق التي تدار من قبل الأشخاص الطبيعيين في الوقت الذي لم تكن فيه الدولة تتدخل في الحياة </w:t>
      </w:r>
      <w:r w:rsidR="00EB2532" w:rsidRPr="00DE6131">
        <w:rPr>
          <w:rFonts w:hint="cs"/>
          <w:rtl/>
        </w:rPr>
        <w:t>الاقتصادي</w:t>
      </w:r>
      <w:r w:rsidR="00EB2532" w:rsidRPr="00DE6131">
        <w:rPr>
          <w:rtl/>
        </w:rPr>
        <w:t>ة</w:t>
      </w:r>
      <w:r w:rsidR="0007579A" w:rsidRPr="00DE6131">
        <w:rPr>
          <w:rFonts w:hint="cs"/>
          <w:rtl/>
        </w:rPr>
        <w:t xml:space="preserve"> </w:t>
      </w:r>
      <w:r w:rsidR="00EB2532" w:rsidRPr="00DE6131">
        <w:rPr>
          <w:rFonts w:hint="cs"/>
          <w:rtl/>
        </w:rPr>
        <w:t>وتنشئ</w:t>
      </w:r>
      <w:r w:rsidR="0007579A" w:rsidRPr="00DE6131">
        <w:rPr>
          <w:rFonts w:hint="cs"/>
          <w:rtl/>
        </w:rPr>
        <w:t xml:space="preserve"> المرافق العامة لها</w:t>
      </w:r>
      <w:r w:rsidR="008331CD">
        <w:rPr>
          <w:rFonts w:hint="cs"/>
          <w:rtl/>
        </w:rPr>
        <w:t>،</w:t>
      </w:r>
      <w:r w:rsidR="00EB2532" w:rsidRPr="00DE6131">
        <w:rPr>
          <w:rFonts w:hint="cs"/>
          <w:rtl/>
        </w:rPr>
        <w:t xml:space="preserve"> غير </w:t>
      </w:r>
      <w:r w:rsidR="008331CD">
        <w:rPr>
          <w:rFonts w:hint="cs"/>
          <w:rtl/>
        </w:rPr>
        <w:t>أ</w:t>
      </w:r>
      <w:r w:rsidR="00EB2532" w:rsidRPr="00DE6131">
        <w:rPr>
          <w:rFonts w:hint="cs"/>
          <w:rtl/>
        </w:rPr>
        <w:t>ن هذه التسمية لم تعد اليوم تؤدي المعنى المطلوب</w:t>
      </w:r>
      <w:r w:rsidR="006F4AF4" w:rsidRPr="00DE6131">
        <w:rPr>
          <w:rStyle w:val="Appelnotedebasdep"/>
          <w:color w:val="000000" w:themeColor="text1"/>
          <w:rtl/>
        </w:rPr>
        <w:footnoteReference w:id="37"/>
      </w:r>
      <w:r w:rsidR="003D1425" w:rsidRPr="00DE6131">
        <w:rPr>
          <w:rFonts w:hint="cs"/>
          <w:rtl/>
        </w:rPr>
        <w:t>،</w:t>
      </w:r>
      <w:r w:rsidR="009E4A6C" w:rsidRPr="00DE6131">
        <w:rPr>
          <w:rFonts w:hint="cs"/>
          <w:rtl/>
        </w:rPr>
        <w:t xml:space="preserve">على </w:t>
      </w:r>
      <w:r w:rsidR="00EE5635" w:rsidRPr="00DE6131">
        <w:rPr>
          <w:rFonts w:hint="cs"/>
          <w:rtl/>
        </w:rPr>
        <w:t xml:space="preserve">خلاف المرافق العامة الإدارية التي </w:t>
      </w:r>
      <w:r w:rsidR="009E4A6C" w:rsidRPr="00DE6131">
        <w:rPr>
          <w:rFonts w:hint="cs"/>
          <w:rtl/>
        </w:rPr>
        <w:t xml:space="preserve">لازمتها خدمات </w:t>
      </w:r>
      <w:r w:rsidR="00EE5635" w:rsidRPr="00DE6131">
        <w:rPr>
          <w:rFonts w:hint="cs"/>
          <w:rtl/>
        </w:rPr>
        <w:t xml:space="preserve">مرفقية تقليدية </w:t>
      </w:r>
      <w:r w:rsidR="009E4A6C" w:rsidRPr="00DE6131">
        <w:rPr>
          <w:rFonts w:hint="cs"/>
          <w:rtl/>
        </w:rPr>
        <w:t xml:space="preserve">ارتبطت بوجود </w:t>
      </w:r>
      <w:r w:rsidR="009E4A6C" w:rsidRPr="00DE6131">
        <w:rPr>
          <w:rFonts w:hint="cs"/>
          <w:rtl/>
        </w:rPr>
        <w:lastRenderedPageBreak/>
        <w:t xml:space="preserve">وكيان </w:t>
      </w:r>
      <w:r w:rsidR="005B265C" w:rsidRPr="00DE6131">
        <w:rPr>
          <w:rFonts w:hint="cs"/>
          <w:rtl/>
        </w:rPr>
        <w:t xml:space="preserve"> الدولة منذ </w:t>
      </w:r>
      <w:r w:rsidR="009E4A6C" w:rsidRPr="00DE6131">
        <w:rPr>
          <w:rFonts w:hint="cs"/>
          <w:rtl/>
        </w:rPr>
        <w:t xml:space="preserve">القدم، وهي نشاطات ارتبطت إما بسيادة الدولة ، وبالتالي </w:t>
      </w:r>
      <w:r w:rsidR="002B07CE" w:rsidRPr="00DE6131">
        <w:rPr>
          <w:rFonts w:hint="cs"/>
          <w:rtl/>
        </w:rPr>
        <w:t>لا يمك</w:t>
      </w:r>
      <w:r w:rsidR="002B07CE" w:rsidRPr="00DE6131">
        <w:rPr>
          <w:rtl/>
        </w:rPr>
        <w:t>ن</w:t>
      </w:r>
      <w:r w:rsidR="009E4A6C" w:rsidRPr="00DE6131">
        <w:rPr>
          <w:rFonts w:hint="cs"/>
          <w:rtl/>
        </w:rPr>
        <w:t xml:space="preserve"> أن تكون موضوعا للتفويض </w:t>
      </w:r>
      <w:r w:rsidR="00A74098" w:rsidRPr="00DE6131">
        <w:rPr>
          <w:rFonts w:hint="cs"/>
          <w:rtl/>
        </w:rPr>
        <w:t>لما في ذلك من خطورة كبيرة على سيادتها</w:t>
      </w:r>
      <w:r w:rsidR="00A74098" w:rsidRPr="00DE6131">
        <w:rPr>
          <w:rStyle w:val="Appelnotedebasdep"/>
          <w:color w:val="000000" w:themeColor="text1"/>
          <w:rtl/>
        </w:rPr>
        <w:footnoteReference w:id="38"/>
      </w:r>
      <w:r w:rsidR="009E4A6C" w:rsidRPr="00DE6131">
        <w:rPr>
          <w:rFonts w:hint="cs"/>
          <w:rtl/>
        </w:rPr>
        <w:t xml:space="preserve">، أو أنها نشاطات </w:t>
      </w:r>
      <w:r w:rsidR="002B07CE" w:rsidRPr="00DE6131">
        <w:rPr>
          <w:rFonts w:hint="cs"/>
          <w:rtl/>
        </w:rPr>
        <w:t>لا تد</w:t>
      </w:r>
      <w:r w:rsidR="002B07CE" w:rsidRPr="00DE6131">
        <w:rPr>
          <w:rtl/>
        </w:rPr>
        <w:t>ر</w:t>
      </w:r>
      <w:r w:rsidR="009E4A6C" w:rsidRPr="00DE6131">
        <w:rPr>
          <w:rFonts w:hint="cs"/>
          <w:rtl/>
        </w:rPr>
        <w:t xml:space="preserve"> أرباحا مغري</w:t>
      </w:r>
      <w:r w:rsidR="008331CD">
        <w:rPr>
          <w:rFonts w:hint="cs"/>
          <w:rtl/>
        </w:rPr>
        <w:t>ة للخواص مما نتج عنه عزوف الأ</w:t>
      </w:r>
      <w:r w:rsidR="00A74098" w:rsidRPr="00DE6131">
        <w:rPr>
          <w:rFonts w:hint="cs"/>
          <w:rtl/>
        </w:rPr>
        <w:t xml:space="preserve">فراد عن ممارستها، وهو </w:t>
      </w:r>
      <w:r w:rsidR="002B07CE" w:rsidRPr="00DE6131">
        <w:rPr>
          <w:rFonts w:hint="cs"/>
          <w:rtl/>
        </w:rPr>
        <w:t>ما يفر</w:t>
      </w:r>
      <w:r w:rsidR="002B07CE" w:rsidRPr="00DE6131">
        <w:rPr>
          <w:rtl/>
        </w:rPr>
        <w:t>ض</w:t>
      </w:r>
      <w:r w:rsidR="00A74098" w:rsidRPr="00DE6131">
        <w:rPr>
          <w:rFonts w:hint="cs"/>
          <w:rtl/>
        </w:rPr>
        <w:t xml:space="preserve"> على الدولة إدارتها بالأسلوب المباشر.</w:t>
      </w:r>
    </w:p>
    <w:p w14:paraId="2D0DFE88" w14:textId="6FEA2DA9" w:rsidR="005B265C" w:rsidRPr="00DE6131" w:rsidRDefault="006A7290" w:rsidP="00AB33FD">
      <w:pPr>
        <w:rPr>
          <w:rtl/>
        </w:rPr>
      </w:pPr>
      <w:r>
        <w:rPr>
          <w:rFonts w:hint="cs"/>
          <w:rtl/>
        </w:rPr>
        <w:t>إ</w:t>
      </w:r>
      <w:r w:rsidR="008311D9">
        <w:rPr>
          <w:rFonts w:hint="cs"/>
          <w:rtl/>
        </w:rPr>
        <w:t>لا أن التغير الحاصل الذي فرضته ال</w:t>
      </w:r>
      <w:r>
        <w:rPr>
          <w:rFonts w:hint="cs"/>
          <w:rtl/>
        </w:rPr>
        <w:t>أ</w:t>
      </w:r>
      <w:r w:rsidR="008311D9">
        <w:rPr>
          <w:rFonts w:hint="cs"/>
          <w:rtl/>
        </w:rPr>
        <w:t>حداث والتطورات المتسارعة على المهام الكلاسيكية للدول ا</w:t>
      </w:r>
      <w:r>
        <w:rPr>
          <w:rFonts w:hint="cs"/>
          <w:rtl/>
        </w:rPr>
        <w:t>ن</w:t>
      </w:r>
      <w:r w:rsidR="008311D9">
        <w:rPr>
          <w:rFonts w:hint="cs"/>
          <w:rtl/>
        </w:rPr>
        <w:t xml:space="preserve">عكس بشكل كبير على نشاط ومهام المرافق العامة الإدارية التي ظلت الى وقت طويل حكرا على التسيير المباشر لأشخاص القانون العام </w:t>
      </w:r>
      <w:r w:rsidR="007E7F99">
        <w:rPr>
          <w:rFonts w:hint="cs"/>
          <w:rtl/>
        </w:rPr>
        <w:t xml:space="preserve">، حيث لم يكن هناك مجال للتسليم بتفويض بعض الأنشطة الإدارية العامة الى أشخاص القانون الخاص على وجه التحديد لارتباط هذه الأنشطة </w:t>
      </w:r>
      <w:r w:rsidR="009F47EE">
        <w:rPr>
          <w:rFonts w:hint="cs"/>
          <w:rtl/>
        </w:rPr>
        <w:t>في الصورة الذهنية لأفراد المجتمع بأنها خدمات ذات طابع مجاني تلتزم السلطات العامة في</w:t>
      </w:r>
      <w:r w:rsidR="0004142E">
        <w:rPr>
          <w:rFonts w:hint="cs"/>
          <w:rtl/>
        </w:rPr>
        <w:t xml:space="preserve"> الدولة على القيام به بغض النظر</w:t>
      </w:r>
      <w:r w:rsidR="009F47EE">
        <w:rPr>
          <w:rFonts w:hint="cs"/>
          <w:rtl/>
        </w:rPr>
        <w:t xml:space="preserve">عن التكاليف والاعباء التي تتكبده أشخاص القانون العام من أجل تأمين هذه الخدمات </w:t>
      </w:r>
      <w:r w:rsidR="001F71DC">
        <w:rPr>
          <w:rFonts w:hint="cs"/>
          <w:rtl/>
        </w:rPr>
        <w:t>لكن ذلك التصور لم يد</w:t>
      </w:r>
      <w:r w:rsidR="00747732">
        <w:rPr>
          <w:rFonts w:hint="cs"/>
          <w:rtl/>
        </w:rPr>
        <w:t>م طويلا بالنظر الى تغ</w:t>
      </w:r>
      <w:r w:rsidR="00B82077">
        <w:rPr>
          <w:rFonts w:hint="cs"/>
          <w:rtl/>
        </w:rPr>
        <w:t>ير الكثير من هذه المفاهيم وظهور</w:t>
      </w:r>
      <w:r w:rsidR="00747732">
        <w:rPr>
          <w:rFonts w:hint="cs"/>
          <w:rtl/>
        </w:rPr>
        <w:t xml:space="preserve">العديد من المرافق العامة المفوضة على مستوى التشريع المقارن على غرار مرفق </w:t>
      </w:r>
      <w:r w:rsidR="00085E7E">
        <w:rPr>
          <w:rFonts w:hint="cs"/>
          <w:rtl/>
        </w:rPr>
        <w:t xml:space="preserve"> التعليم ومرفق </w:t>
      </w:r>
      <w:r w:rsidR="00747732">
        <w:rPr>
          <w:rFonts w:hint="cs"/>
          <w:rtl/>
        </w:rPr>
        <w:t>الصحة ومرافق إدارة السجون</w:t>
      </w:r>
      <w:r w:rsidR="00085E7E">
        <w:rPr>
          <w:rFonts w:hint="cs"/>
          <w:rtl/>
        </w:rPr>
        <w:t xml:space="preserve"> وغيرها من المرافق ذات الطابع الإداري</w:t>
      </w:r>
      <w:r w:rsidR="00DE595D">
        <w:rPr>
          <w:rFonts w:hint="cs"/>
          <w:rtl/>
        </w:rPr>
        <w:t>.</w:t>
      </w:r>
      <w:r w:rsidR="00747732">
        <w:rPr>
          <w:rFonts w:hint="cs"/>
          <w:rtl/>
        </w:rPr>
        <w:t xml:space="preserve"> </w:t>
      </w:r>
      <w:r w:rsidR="009E4A6C" w:rsidRPr="00DE6131">
        <w:rPr>
          <w:rFonts w:hint="cs"/>
          <w:rtl/>
        </w:rPr>
        <w:t xml:space="preserve"> </w:t>
      </w:r>
    </w:p>
    <w:p w14:paraId="2EA39B43" w14:textId="0F7CD1EB" w:rsidR="00600ACF" w:rsidRPr="00DE6131" w:rsidRDefault="00600ACF" w:rsidP="004F2087">
      <w:pPr>
        <w:tabs>
          <w:tab w:val="left" w:pos="-2"/>
        </w:tabs>
        <w:ind w:left="-2" w:firstLine="2"/>
        <w:rPr>
          <w:b/>
          <w:bCs/>
          <w:color w:val="000000" w:themeColor="text1"/>
          <w:rtl/>
        </w:rPr>
      </w:pPr>
      <w:r w:rsidRPr="00DE6131">
        <w:rPr>
          <w:rFonts w:hint="cs"/>
          <w:b/>
          <w:bCs/>
          <w:color w:val="000000" w:themeColor="text1"/>
          <w:rtl/>
        </w:rPr>
        <w:t>2/ قابلية المرافق العامة الإدارية للتفويض</w:t>
      </w:r>
    </w:p>
    <w:p w14:paraId="170D10A4" w14:textId="2808AD39" w:rsidR="00AD3766" w:rsidRPr="00DE6131" w:rsidRDefault="00F175F3" w:rsidP="00AB33FD">
      <w:pPr>
        <w:rPr>
          <w:rtl/>
        </w:rPr>
      </w:pPr>
      <w:r w:rsidRPr="00DE6131">
        <w:rPr>
          <w:rFonts w:hint="cs"/>
          <w:rtl/>
        </w:rPr>
        <w:t xml:space="preserve">إن خضوع المرافق العامة الإدارية </w:t>
      </w:r>
      <w:r w:rsidR="00C25054" w:rsidRPr="00DE6131">
        <w:rPr>
          <w:rFonts w:hint="cs"/>
          <w:rtl/>
        </w:rPr>
        <w:t>الى قواعد القانون الإداري</w:t>
      </w:r>
      <w:r w:rsidR="00C91E34" w:rsidRPr="00DE6131">
        <w:rPr>
          <w:rFonts w:hint="cs"/>
          <w:rtl/>
        </w:rPr>
        <w:t xml:space="preserve"> </w:t>
      </w:r>
      <w:r w:rsidRPr="00DE6131">
        <w:rPr>
          <w:rFonts w:hint="cs"/>
          <w:rtl/>
        </w:rPr>
        <w:t>يضفي عليها بعض الخصوصية كونها قواعد متميزة تتضمن</w:t>
      </w:r>
      <w:r w:rsidR="00440C49" w:rsidRPr="00DE6131">
        <w:rPr>
          <w:rFonts w:hint="cs"/>
          <w:rtl/>
        </w:rPr>
        <w:t xml:space="preserve"> قواعد غير مألوفة بالنسبة </w:t>
      </w:r>
      <w:r w:rsidRPr="00DE6131">
        <w:rPr>
          <w:rFonts w:hint="cs"/>
          <w:rtl/>
        </w:rPr>
        <w:t>ل</w:t>
      </w:r>
      <w:r w:rsidR="00BA5927" w:rsidRPr="00DE6131">
        <w:rPr>
          <w:rFonts w:hint="cs"/>
          <w:rtl/>
        </w:rPr>
        <w:t>أ</w:t>
      </w:r>
      <w:r w:rsidRPr="00DE6131">
        <w:rPr>
          <w:rFonts w:hint="cs"/>
          <w:rtl/>
        </w:rPr>
        <w:t>شخاص القانون الخاص</w:t>
      </w:r>
      <w:r w:rsidR="00BA5927" w:rsidRPr="00DE6131">
        <w:rPr>
          <w:rFonts w:hint="cs"/>
          <w:rtl/>
        </w:rPr>
        <w:t>، فهي</w:t>
      </w:r>
      <w:r w:rsidRPr="00DE6131">
        <w:rPr>
          <w:rFonts w:hint="cs"/>
          <w:rtl/>
        </w:rPr>
        <w:t xml:space="preserve"> </w:t>
      </w:r>
      <w:r w:rsidR="00440C49" w:rsidRPr="00DE6131">
        <w:rPr>
          <w:rFonts w:hint="cs"/>
          <w:rtl/>
        </w:rPr>
        <w:t xml:space="preserve">توسع من سلطات </w:t>
      </w:r>
      <w:r w:rsidRPr="00DE6131">
        <w:rPr>
          <w:rFonts w:hint="cs"/>
          <w:rtl/>
        </w:rPr>
        <w:t>الجهات</w:t>
      </w:r>
      <w:r w:rsidR="00744112" w:rsidRPr="00DE6131">
        <w:rPr>
          <w:rFonts w:hint="cs"/>
          <w:rtl/>
        </w:rPr>
        <w:t xml:space="preserve"> المانحة للتفويض</w:t>
      </w:r>
      <w:r w:rsidRPr="00DE6131">
        <w:rPr>
          <w:rFonts w:hint="cs"/>
          <w:rtl/>
        </w:rPr>
        <w:t>،</w:t>
      </w:r>
      <w:r w:rsidR="00BA5927" w:rsidRPr="00DE6131">
        <w:rPr>
          <w:rFonts w:hint="cs"/>
          <w:rtl/>
        </w:rPr>
        <w:t xml:space="preserve"> </w:t>
      </w:r>
      <w:r w:rsidRPr="00DE6131">
        <w:rPr>
          <w:rFonts w:hint="cs"/>
          <w:rtl/>
        </w:rPr>
        <w:t>وذلك</w:t>
      </w:r>
      <w:r w:rsidR="00744112" w:rsidRPr="00DE6131">
        <w:rPr>
          <w:rFonts w:hint="cs"/>
          <w:rtl/>
        </w:rPr>
        <w:t xml:space="preserve"> </w:t>
      </w:r>
      <w:r w:rsidR="00440C49" w:rsidRPr="00DE6131">
        <w:rPr>
          <w:rFonts w:hint="cs"/>
          <w:rtl/>
        </w:rPr>
        <w:t xml:space="preserve">في مواجهة </w:t>
      </w:r>
      <w:r w:rsidRPr="00DE6131">
        <w:rPr>
          <w:rFonts w:hint="cs"/>
          <w:rtl/>
        </w:rPr>
        <w:t>المتعاقدين معها، و</w:t>
      </w:r>
      <w:r w:rsidR="00440C49" w:rsidRPr="00DE6131">
        <w:rPr>
          <w:rFonts w:hint="cs"/>
          <w:rtl/>
        </w:rPr>
        <w:t xml:space="preserve">هذا </w:t>
      </w:r>
      <w:r w:rsidR="00BA5927" w:rsidRPr="00DE6131">
        <w:rPr>
          <w:rFonts w:hint="cs"/>
          <w:rtl/>
        </w:rPr>
        <w:t xml:space="preserve">الوضع </w:t>
      </w:r>
      <w:r w:rsidR="00440C49" w:rsidRPr="00DE6131">
        <w:rPr>
          <w:rFonts w:hint="cs"/>
          <w:rtl/>
        </w:rPr>
        <w:t xml:space="preserve">طبعا لا يستهوي </w:t>
      </w:r>
      <w:r w:rsidRPr="00DE6131">
        <w:rPr>
          <w:rFonts w:hint="cs"/>
          <w:rtl/>
        </w:rPr>
        <w:t>أ</w:t>
      </w:r>
      <w:r w:rsidR="00440C49" w:rsidRPr="00DE6131">
        <w:rPr>
          <w:rFonts w:hint="cs"/>
          <w:rtl/>
        </w:rPr>
        <w:t>شخاص القانون الخاص كو</w:t>
      </w:r>
      <w:r w:rsidR="00744112" w:rsidRPr="00DE6131">
        <w:rPr>
          <w:rFonts w:hint="cs"/>
          <w:rtl/>
        </w:rPr>
        <w:t>ن</w:t>
      </w:r>
      <w:r w:rsidR="00440C49" w:rsidRPr="00DE6131">
        <w:rPr>
          <w:rFonts w:hint="cs"/>
          <w:rtl/>
        </w:rPr>
        <w:t>هم مستثمرين في المرفق العام</w:t>
      </w:r>
      <w:r w:rsidRPr="00DE6131">
        <w:rPr>
          <w:rFonts w:hint="cs"/>
          <w:rtl/>
        </w:rPr>
        <w:t>،</w:t>
      </w:r>
      <w:r w:rsidR="00440C49" w:rsidRPr="00DE6131">
        <w:rPr>
          <w:rFonts w:hint="cs"/>
          <w:rtl/>
        </w:rPr>
        <w:t xml:space="preserve"> ويبحون عن هامش مريح للربح</w:t>
      </w:r>
      <w:r w:rsidR="00BA5927" w:rsidRPr="00DE6131">
        <w:rPr>
          <w:rFonts w:hint="cs"/>
          <w:rtl/>
        </w:rPr>
        <w:t>،</w:t>
      </w:r>
      <w:r w:rsidR="00440C49" w:rsidRPr="00DE6131">
        <w:rPr>
          <w:rFonts w:hint="cs"/>
          <w:rtl/>
        </w:rPr>
        <w:t xml:space="preserve"> وبيئة مناسبة للاستثما</w:t>
      </w:r>
      <w:r w:rsidR="00440C49" w:rsidRPr="00DE6131">
        <w:rPr>
          <w:rtl/>
        </w:rPr>
        <w:t>ر</w:t>
      </w:r>
      <w:r w:rsidRPr="00DE6131">
        <w:rPr>
          <w:rFonts w:hint="cs"/>
          <w:rtl/>
        </w:rPr>
        <w:t>،</w:t>
      </w:r>
      <w:r w:rsidR="00440C49" w:rsidRPr="00DE6131">
        <w:rPr>
          <w:rFonts w:hint="cs"/>
          <w:rtl/>
        </w:rPr>
        <w:t xml:space="preserve"> ومرونة في المنافسة</w:t>
      </w:r>
      <w:r w:rsidR="00BA5927" w:rsidRPr="00DE6131">
        <w:rPr>
          <w:rFonts w:hint="cs"/>
          <w:rtl/>
        </w:rPr>
        <w:t>،</w:t>
      </w:r>
      <w:r w:rsidR="00744112" w:rsidRPr="00DE6131">
        <w:rPr>
          <w:rFonts w:hint="cs"/>
          <w:rtl/>
        </w:rPr>
        <w:t xml:space="preserve"> ويفضلون </w:t>
      </w:r>
      <w:r w:rsidR="002B07CE" w:rsidRPr="00DE6131">
        <w:rPr>
          <w:rFonts w:hint="cs"/>
          <w:rtl/>
        </w:rPr>
        <w:t>الاستفادة</w:t>
      </w:r>
      <w:r w:rsidR="00744112" w:rsidRPr="00DE6131">
        <w:rPr>
          <w:rFonts w:hint="cs"/>
          <w:rtl/>
        </w:rPr>
        <w:t xml:space="preserve"> من </w:t>
      </w:r>
      <w:r w:rsidR="00046455" w:rsidRPr="00DE6131">
        <w:rPr>
          <w:rFonts w:hint="cs"/>
          <w:rtl/>
        </w:rPr>
        <w:t>قواعد</w:t>
      </w:r>
      <w:r w:rsidR="00744112" w:rsidRPr="00DE6131">
        <w:rPr>
          <w:rFonts w:hint="cs"/>
          <w:rtl/>
        </w:rPr>
        <w:t xml:space="preserve"> القانون الخاص التي تتساوى فيها المراكز القانونية للأطراف المتعاقدة</w:t>
      </w:r>
      <w:r w:rsidR="00BA5927" w:rsidRPr="00DE6131">
        <w:rPr>
          <w:rFonts w:hint="cs"/>
          <w:rtl/>
        </w:rPr>
        <w:t>،</w:t>
      </w:r>
      <w:r w:rsidR="00744112" w:rsidRPr="00DE6131">
        <w:rPr>
          <w:rFonts w:hint="cs"/>
          <w:rtl/>
        </w:rPr>
        <w:t xml:space="preserve"> </w:t>
      </w:r>
      <w:r w:rsidR="00046455" w:rsidRPr="00DE6131">
        <w:rPr>
          <w:rFonts w:hint="cs"/>
          <w:rtl/>
        </w:rPr>
        <w:t>وتبرز فيها السمة العقدية بشكل جلي</w:t>
      </w:r>
      <w:r w:rsidR="00BA5927" w:rsidRPr="00DE6131">
        <w:rPr>
          <w:rFonts w:hint="cs"/>
          <w:rtl/>
        </w:rPr>
        <w:t>،</w:t>
      </w:r>
      <w:r w:rsidR="00046455" w:rsidRPr="00DE6131">
        <w:rPr>
          <w:rFonts w:hint="cs"/>
          <w:rtl/>
        </w:rPr>
        <w:t xml:space="preserve"> أكثر </w:t>
      </w:r>
      <w:r w:rsidR="009926A8" w:rsidRPr="00DE6131">
        <w:rPr>
          <w:rFonts w:hint="cs"/>
          <w:rtl/>
        </w:rPr>
        <w:t>مما ه</w:t>
      </w:r>
      <w:r w:rsidR="009926A8" w:rsidRPr="00DE6131">
        <w:rPr>
          <w:rtl/>
        </w:rPr>
        <w:t>و</w:t>
      </w:r>
      <w:r w:rsidR="00046455" w:rsidRPr="00DE6131">
        <w:rPr>
          <w:rFonts w:hint="cs"/>
          <w:rtl/>
        </w:rPr>
        <w:t xml:space="preserve"> </w:t>
      </w:r>
      <w:r w:rsidR="009926A8" w:rsidRPr="00DE6131">
        <w:rPr>
          <w:rFonts w:hint="cs"/>
          <w:rtl/>
        </w:rPr>
        <w:t xml:space="preserve">عليه </w:t>
      </w:r>
      <w:r w:rsidR="00046455" w:rsidRPr="00DE6131">
        <w:rPr>
          <w:rFonts w:hint="cs"/>
          <w:rtl/>
        </w:rPr>
        <w:t xml:space="preserve">الحال في القانون </w:t>
      </w:r>
      <w:r w:rsidR="00BA5927" w:rsidRPr="00DE6131">
        <w:rPr>
          <w:rFonts w:hint="cs"/>
          <w:rtl/>
        </w:rPr>
        <w:t>العام،</w:t>
      </w:r>
      <w:r w:rsidR="00942688" w:rsidRPr="00DE6131">
        <w:rPr>
          <w:rFonts w:hint="cs"/>
          <w:rtl/>
        </w:rPr>
        <w:t xml:space="preserve"> </w:t>
      </w:r>
      <w:r w:rsidR="00BA5927" w:rsidRPr="00DE6131">
        <w:rPr>
          <w:rFonts w:hint="cs"/>
          <w:rtl/>
        </w:rPr>
        <w:t xml:space="preserve">لكن هذا </w:t>
      </w:r>
      <w:r w:rsidR="002B07CE" w:rsidRPr="00DE6131">
        <w:rPr>
          <w:rFonts w:hint="cs"/>
          <w:rtl/>
        </w:rPr>
        <w:t>لا يمن</w:t>
      </w:r>
      <w:r w:rsidR="002B07CE" w:rsidRPr="00DE6131">
        <w:rPr>
          <w:rtl/>
        </w:rPr>
        <w:t>ع</w:t>
      </w:r>
      <w:r w:rsidR="00BA5927" w:rsidRPr="00DE6131">
        <w:rPr>
          <w:rFonts w:hint="cs"/>
          <w:rtl/>
        </w:rPr>
        <w:t xml:space="preserve"> تأقلم المرافق العامة الإدارية مع تقنية التفويض،</w:t>
      </w:r>
      <w:r w:rsidR="00AD3766" w:rsidRPr="00DE6131">
        <w:rPr>
          <w:rFonts w:hint="cs"/>
          <w:rtl/>
        </w:rPr>
        <w:t xml:space="preserve"> فلأصل أن المرافق العامة الإدارية ليست مرافق تهدف الى تحقيق الأرباح بقدر ما تلبي خدمات ضرورية وأساسية في المجتمع عادة </w:t>
      </w:r>
      <w:r w:rsidR="002B07CE" w:rsidRPr="00DE6131">
        <w:rPr>
          <w:rFonts w:hint="cs"/>
          <w:rtl/>
        </w:rPr>
        <w:t>ما ترتب</w:t>
      </w:r>
      <w:r w:rsidR="002B07CE" w:rsidRPr="00DE6131">
        <w:rPr>
          <w:rtl/>
        </w:rPr>
        <w:t>ط</w:t>
      </w:r>
      <w:r w:rsidR="00AD3766" w:rsidRPr="00DE6131">
        <w:rPr>
          <w:rFonts w:hint="cs"/>
          <w:rtl/>
        </w:rPr>
        <w:t xml:space="preserve"> بسيادة الدولة وكيانها.</w:t>
      </w:r>
    </w:p>
    <w:p w14:paraId="0E6884C8" w14:textId="756B14C5" w:rsidR="00BB0EA0" w:rsidRPr="00DE6131" w:rsidRDefault="00A03F96" w:rsidP="00AB33FD">
      <w:pPr>
        <w:rPr>
          <w:rtl/>
        </w:rPr>
      </w:pPr>
      <w:r w:rsidRPr="00DE6131">
        <w:rPr>
          <w:rFonts w:hint="cs"/>
          <w:rtl/>
        </w:rPr>
        <w:t xml:space="preserve">لكن هذا المفهوم أخذ في الزوال </w:t>
      </w:r>
      <w:r w:rsidR="002B07CE" w:rsidRPr="00DE6131">
        <w:rPr>
          <w:rFonts w:hint="cs"/>
          <w:rtl/>
        </w:rPr>
        <w:t>والتضاؤل</w:t>
      </w:r>
      <w:r w:rsidRPr="00DE6131">
        <w:rPr>
          <w:rFonts w:hint="cs"/>
          <w:rtl/>
        </w:rPr>
        <w:t xml:space="preserve"> مع مرور الوقت،</w:t>
      </w:r>
      <w:r w:rsidR="00AD3766" w:rsidRPr="00DE6131">
        <w:rPr>
          <w:rFonts w:hint="cs"/>
          <w:rtl/>
        </w:rPr>
        <w:t xml:space="preserve"> </w:t>
      </w:r>
      <w:r w:rsidRPr="00DE6131">
        <w:rPr>
          <w:rFonts w:hint="cs"/>
          <w:rtl/>
        </w:rPr>
        <w:t>فقد</w:t>
      </w:r>
      <w:r w:rsidR="00AD3766" w:rsidRPr="00DE6131">
        <w:rPr>
          <w:rFonts w:hint="cs"/>
          <w:rtl/>
        </w:rPr>
        <w:t xml:space="preserve"> </w:t>
      </w:r>
      <w:r w:rsidRPr="00DE6131">
        <w:rPr>
          <w:rFonts w:hint="cs"/>
          <w:rtl/>
        </w:rPr>
        <w:t xml:space="preserve">أثرت </w:t>
      </w:r>
      <w:r w:rsidR="00AD3766" w:rsidRPr="00DE6131">
        <w:rPr>
          <w:rFonts w:hint="cs"/>
          <w:rtl/>
        </w:rPr>
        <w:t>هذه  التحولات و</w:t>
      </w:r>
      <w:r w:rsidRPr="00DE6131">
        <w:rPr>
          <w:rFonts w:hint="cs"/>
          <w:rtl/>
        </w:rPr>
        <w:t>ال</w:t>
      </w:r>
      <w:r w:rsidR="00AD3766" w:rsidRPr="00DE6131">
        <w:rPr>
          <w:rFonts w:hint="cs"/>
          <w:rtl/>
        </w:rPr>
        <w:t xml:space="preserve">تطورات التي طرأت على مهام ووظائف المرافق العامة الإدارية، </w:t>
      </w:r>
      <w:r w:rsidRPr="00DE6131">
        <w:rPr>
          <w:rFonts w:hint="cs"/>
          <w:rtl/>
        </w:rPr>
        <w:t>و</w:t>
      </w:r>
      <w:r w:rsidR="00461DF0" w:rsidRPr="00DE6131">
        <w:rPr>
          <w:rFonts w:hint="cs"/>
          <w:rtl/>
        </w:rPr>
        <w:t>جعل</w:t>
      </w:r>
      <w:r w:rsidR="00AD3766" w:rsidRPr="00DE6131">
        <w:rPr>
          <w:rFonts w:hint="cs"/>
          <w:rtl/>
        </w:rPr>
        <w:t>ت</w:t>
      </w:r>
      <w:r w:rsidR="00461DF0" w:rsidRPr="00DE6131">
        <w:rPr>
          <w:rFonts w:hint="cs"/>
          <w:rtl/>
        </w:rPr>
        <w:t xml:space="preserve"> </w:t>
      </w:r>
      <w:r w:rsidR="00836A17" w:rsidRPr="00DE6131">
        <w:rPr>
          <w:rFonts w:hint="cs"/>
          <w:rtl/>
        </w:rPr>
        <w:t>من</w:t>
      </w:r>
      <w:r w:rsidR="00AD3766" w:rsidRPr="00DE6131">
        <w:rPr>
          <w:rFonts w:hint="cs"/>
          <w:rtl/>
        </w:rPr>
        <w:t xml:space="preserve">ها </w:t>
      </w:r>
      <w:r w:rsidR="00461DF0" w:rsidRPr="00DE6131">
        <w:rPr>
          <w:rFonts w:hint="cs"/>
          <w:rtl/>
        </w:rPr>
        <w:t>مرافق قابلة للتفويض</w:t>
      </w:r>
      <w:r w:rsidR="00AD3766" w:rsidRPr="00DE6131">
        <w:rPr>
          <w:rFonts w:hint="cs"/>
          <w:rtl/>
        </w:rPr>
        <w:t>،</w:t>
      </w:r>
      <w:r w:rsidR="00461DF0" w:rsidRPr="00DE6131">
        <w:rPr>
          <w:rFonts w:hint="cs"/>
          <w:rtl/>
        </w:rPr>
        <w:t xml:space="preserve"> </w:t>
      </w:r>
      <w:r w:rsidRPr="00DE6131">
        <w:rPr>
          <w:rFonts w:hint="cs"/>
          <w:rtl/>
        </w:rPr>
        <w:t xml:space="preserve">فلم </w:t>
      </w:r>
      <w:r w:rsidR="00461DF0" w:rsidRPr="00DE6131">
        <w:rPr>
          <w:rFonts w:hint="cs"/>
          <w:rtl/>
        </w:rPr>
        <w:t xml:space="preserve"> </w:t>
      </w:r>
      <w:r w:rsidR="008123E0" w:rsidRPr="00DE6131">
        <w:rPr>
          <w:rFonts w:hint="cs"/>
          <w:rtl/>
        </w:rPr>
        <w:t>تعد</w:t>
      </w:r>
      <w:r w:rsidR="00461DF0" w:rsidRPr="00DE6131">
        <w:rPr>
          <w:rFonts w:hint="cs"/>
          <w:rtl/>
        </w:rPr>
        <w:t xml:space="preserve"> فكرة ارتباط المرافق</w:t>
      </w:r>
      <w:r w:rsidR="008123E0" w:rsidRPr="00DE6131">
        <w:rPr>
          <w:rFonts w:hint="cs"/>
          <w:rtl/>
        </w:rPr>
        <w:t xml:space="preserve"> العامة </w:t>
      </w:r>
      <w:r w:rsidR="00461DF0" w:rsidRPr="00DE6131">
        <w:rPr>
          <w:rFonts w:hint="cs"/>
          <w:rtl/>
        </w:rPr>
        <w:t xml:space="preserve"> الإدارية </w:t>
      </w:r>
      <w:r w:rsidR="008123E0" w:rsidRPr="00DE6131">
        <w:rPr>
          <w:rFonts w:hint="cs"/>
          <w:rtl/>
        </w:rPr>
        <w:t xml:space="preserve">بسيادة </w:t>
      </w:r>
      <w:r w:rsidR="00461DF0" w:rsidRPr="00DE6131">
        <w:rPr>
          <w:rFonts w:hint="cs"/>
          <w:rtl/>
        </w:rPr>
        <w:t>الدولة</w:t>
      </w:r>
      <w:r w:rsidR="008123E0" w:rsidRPr="00DE6131">
        <w:rPr>
          <w:rFonts w:hint="cs"/>
          <w:rtl/>
        </w:rPr>
        <w:t xml:space="preserve"> فكرة مطلقة، وذلك لأن كثير من المرافق الأساسية ترتبط بمهام أساسية للدولة</w:t>
      </w:r>
      <w:r w:rsidR="001241C2" w:rsidRPr="00DE6131">
        <w:rPr>
          <w:rFonts w:hint="cs"/>
          <w:rtl/>
        </w:rPr>
        <w:t>،</w:t>
      </w:r>
      <w:r w:rsidR="008123E0" w:rsidRPr="00DE6131">
        <w:rPr>
          <w:rFonts w:hint="cs"/>
          <w:rtl/>
        </w:rPr>
        <w:t xml:space="preserve"> إلا أن</w:t>
      </w:r>
      <w:r w:rsidR="001241C2" w:rsidRPr="00DE6131">
        <w:rPr>
          <w:rFonts w:hint="cs"/>
          <w:rtl/>
        </w:rPr>
        <w:t xml:space="preserve"> هذه أضحت</w:t>
      </w:r>
      <w:r w:rsidR="008123E0" w:rsidRPr="00DE6131">
        <w:rPr>
          <w:rFonts w:hint="cs"/>
          <w:rtl/>
        </w:rPr>
        <w:t xml:space="preserve"> تقوم بها مرافق</w:t>
      </w:r>
      <w:r w:rsidR="00461DF0" w:rsidRPr="00DE6131">
        <w:rPr>
          <w:rFonts w:hint="cs"/>
          <w:rtl/>
        </w:rPr>
        <w:t xml:space="preserve"> اقتصادية </w:t>
      </w:r>
      <w:r w:rsidR="001241C2" w:rsidRPr="00DE6131">
        <w:rPr>
          <w:rFonts w:hint="cs"/>
          <w:rtl/>
        </w:rPr>
        <w:t>ك</w:t>
      </w:r>
      <w:r w:rsidR="00461DF0" w:rsidRPr="00DE6131">
        <w:rPr>
          <w:rFonts w:hint="cs"/>
          <w:rtl/>
        </w:rPr>
        <w:t>مرافق</w:t>
      </w:r>
      <w:r w:rsidR="008123E0" w:rsidRPr="00DE6131">
        <w:rPr>
          <w:rFonts w:hint="cs"/>
          <w:rtl/>
        </w:rPr>
        <w:t xml:space="preserve"> </w:t>
      </w:r>
      <w:r w:rsidR="00461DF0" w:rsidRPr="00DE6131">
        <w:rPr>
          <w:rFonts w:hint="cs"/>
          <w:rtl/>
        </w:rPr>
        <w:t>الكهرباء والغاز ومرفق المياه</w:t>
      </w:r>
      <w:r w:rsidR="008123E0" w:rsidRPr="00DE6131">
        <w:rPr>
          <w:rFonts w:hint="cs"/>
          <w:rtl/>
        </w:rPr>
        <w:t>،</w:t>
      </w:r>
      <w:r w:rsidR="00461DF0" w:rsidRPr="00DE6131">
        <w:rPr>
          <w:rFonts w:hint="cs"/>
          <w:rtl/>
        </w:rPr>
        <w:t xml:space="preserve"> ولكن توسيع مجال تقنية تفويض المر</w:t>
      </w:r>
      <w:r w:rsidR="008123E0" w:rsidRPr="00DE6131">
        <w:rPr>
          <w:rFonts w:hint="cs"/>
          <w:rtl/>
        </w:rPr>
        <w:t>ا</w:t>
      </w:r>
      <w:r w:rsidR="00461DF0" w:rsidRPr="00DE6131">
        <w:rPr>
          <w:rFonts w:hint="cs"/>
          <w:rtl/>
        </w:rPr>
        <w:t>فق العام</w:t>
      </w:r>
      <w:r w:rsidR="008123E0" w:rsidRPr="00DE6131">
        <w:rPr>
          <w:rFonts w:hint="cs"/>
          <w:rtl/>
        </w:rPr>
        <w:t>ة بالنسبة للمرافق العامة الإدارية</w:t>
      </w:r>
      <w:r w:rsidR="00461DF0" w:rsidRPr="00DE6131">
        <w:rPr>
          <w:rFonts w:hint="cs"/>
          <w:rtl/>
        </w:rPr>
        <w:t xml:space="preserve"> يجب </w:t>
      </w:r>
      <w:r w:rsidR="008123E0" w:rsidRPr="00DE6131">
        <w:rPr>
          <w:rFonts w:hint="cs"/>
          <w:rtl/>
        </w:rPr>
        <w:t>أن يحاط بتوفير مجموعة من الظروف ت</w:t>
      </w:r>
      <w:r w:rsidR="00461DF0" w:rsidRPr="00DE6131">
        <w:rPr>
          <w:rFonts w:hint="cs"/>
          <w:rtl/>
        </w:rPr>
        <w:t xml:space="preserve">رتبط </w:t>
      </w:r>
      <w:r w:rsidR="008123E0" w:rsidRPr="00DE6131">
        <w:rPr>
          <w:rFonts w:hint="cs"/>
          <w:rtl/>
        </w:rPr>
        <w:t xml:space="preserve">أساسا </w:t>
      </w:r>
      <w:r w:rsidR="00461DF0" w:rsidRPr="00DE6131">
        <w:rPr>
          <w:rFonts w:hint="cs"/>
          <w:rtl/>
        </w:rPr>
        <w:t>بالظروف العامة للدولة</w:t>
      </w:r>
      <w:r w:rsidR="008123E0" w:rsidRPr="00DE6131">
        <w:rPr>
          <w:rFonts w:hint="cs"/>
          <w:rtl/>
        </w:rPr>
        <w:t>،</w:t>
      </w:r>
      <w:r w:rsidR="00461DF0" w:rsidRPr="00DE6131">
        <w:rPr>
          <w:rFonts w:hint="cs"/>
          <w:rtl/>
        </w:rPr>
        <w:t xml:space="preserve"> </w:t>
      </w:r>
      <w:r w:rsidR="005E4D40" w:rsidRPr="00DE6131">
        <w:rPr>
          <w:rFonts w:hint="cs"/>
          <w:rtl/>
        </w:rPr>
        <w:t xml:space="preserve">مثل </w:t>
      </w:r>
      <w:r w:rsidR="008123E0" w:rsidRPr="00DE6131">
        <w:rPr>
          <w:rFonts w:hint="cs"/>
          <w:rtl/>
        </w:rPr>
        <w:t xml:space="preserve">الإرادة </w:t>
      </w:r>
      <w:r w:rsidR="005E4D40" w:rsidRPr="00DE6131">
        <w:rPr>
          <w:rFonts w:hint="cs"/>
          <w:rtl/>
        </w:rPr>
        <w:t xml:space="preserve"> السياسية </w:t>
      </w:r>
      <w:r w:rsidR="00077D23" w:rsidRPr="00DE6131">
        <w:rPr>
          <w:rFonts w:hint="cs"/>
          <w:rtl/>
        </w:rPr>
        <w:t>خاصة</w:t>
      </w:r>
      <w:r w:rsidR="001241C2" w:rsidRPr="00DE6131">
        <w:rPr>
          <w:rFonts w:hint="cs"/>
          <w:rtl/>
        </w:rPr>
        <w:t xml:space="preserve"> ثم سن القواعد القانونية الملائمة لخصوصية المرفق العام الإداري التي تتيح عملية تفويض عملية تسييره للغير.</w:t>
      </w:r>
    </w:p>
    <w:p w14:paraId="6505FFDE" w14:textId="418DBBD1" w:rsidR="00123196" w:rsidRPr="00DE6131" w:rsidRDefault="00BB0EA0" w:rsidP="00AB33FD">
      <w:pPr>
        <w:rPr>
          <w:highlight w:val="cyan"/>
          <w:rtl/>
        </w:rPr>
      </w:pPr>
      <w:r w:rsidRPr="00DE6131">
        <w:rPr>
          <w:rFonts w:hint="cs"/>
          <w:rtl/>
        </w:rPr>
        <w:t xml:space="preserve">فقد عمد المشرع الجزائري ومن خلال انتهاج </w:t>
      </w:r>
      <w:r w:rsidR="00AA1B01" w:rsidRPr="00DE6131">
        <w:rPr>
          <w:rFonts w:hint="cs"/>
          <w:rtl/>
        </w:rPr>
        <w:t>أسلوب</w:t>
      </w:r>
      <w:r w:rsidRPr="00DE6131">
        <w:rPr>
          <w:rFonts w:hint="cs"/>
          <w:rtl/>
        </w:rPr>
        <w:t xml:space="preserve"> تفويض المر</w:t>
      </w:r>
      <w:r w:rsidR="00AA1B01" w:rsidRPr="00DE6131">
        <w:rPr>
          <w:rFonts w:hint="cs"/>
          <w:rtl/>
        </w:rPr>
        <w:t>ا</w:t>
      </w:r>
      <w:r w:rsidRPr="00DE6131">
        <w:rPr>
          <w:rFonts w:hint="cs"/>
          <w:rtl/>
        </w:rPr>
        <w:t>فق العام</w:t>
      </w:r>
      <w:r w:rsidR="00AA1B01" w:rsidRPr="00DE6131">
        <w:rPr>
          <w:rFonts w:hint="cs"/>
          <w:rtl/>
        </w:rPr>
        <w:t>ة</w:t>
      </w:r>
      <w:r w:rsidRPr="00DE6131">
        <w:rPr>
          <w:rFonts w:hint="cs"/>
          <w:rtl/>
        </w:rPr>
        <w:t xml:space="preserve"> الى </w:t>
      </w:r>
      <w:r w:rsidR="00AA1B01" w:rsidRPr="00DE6131">
        <w:rPr>
          <w:rFonts w:hint="cs"/>
          <w:rtl/>
        </w:rPr>
        <w:t xml:space="preserve">السعي الى </w:t>
      </w:r>
      <w:r w:rsidRPr="00DE6131">
        <w:rPr>
          <w:rFonts w:hint="cs"/>
          <w:rtl/>
        </w:rPr>
        <w:t>توسيع مجال</w:t>
      </w:r>
      <w:r w:rsidR="00AA1B01" w:rsidRPr="00DE6131">
        <w:rPr>
          <w:rFonts w:hint="cs"/>
          <w:rtl/>
        </w:rPr>
        <w:t xml:space="preserve">ات </w:t>
      </w:r>
      <w:r w:rsidRPr="00DE6131">
        <w:rPr>
          <w:rFonts w:hint="cs"/>
          <w:rtl/>
        </w:rPr>
        <w:t>تطبيق</w:t>
      </w:r>
      <w:r w:rsidR="00AA1B01" w:rsidRPr="00DE6131">
        <w:rPr>
          <w:rFonts w:hint="cs"/>
          <w:rtl/>
        </w:rPr>
        <w:t xml:space="preserve"> هذه التقنية الحديثة في التسيير لتمتد الى </w:t>
      </w:r>
      <w:r w:rsidRPr="00DE6131">
        <w:rPr>
          <w:rFonts w:hint="cs"/>
          <w:rtl/>
        </w:rPr>
        <w:t xml:space="preserve">المرافق الإدارية </w:t>
      </w:r>
      <w:r w:rsidR="00AA1B01" w:rsidRPr="00DE6131">
        <w:rPr>
          <w:rFonts w:hint="cs"/>
          <w:rtl/>
        </w:rPr>
        <w:t xml:space="preserve">وألا </w:t>
      </w:r>
      <w:r w:rsidR="002B07CE" w:rsidRPr="00DE6131">
        <w:rPr>
          <w:rFonts w:hint="cs"/>
          <w:rtl/>
        </w:rPr>
        <w:t>تقتصر</w:t>
      </w:r>
      <w:r w:rsidR="00AA1B01" w:rsidRPr="00DE6131">
        <w:rPr>
          <w:rFonts w:hint="cs"/>
          <w:rtl/>
        </w:rPr>
        <w:t xml:space="preserve"> تطبيقها على المرافق الاقتصادية فحسب وذلك </w:t>
      </w:r>
      <w:r w:rsidR="002B07CE" w:rsidRPr="00DE6131">
        <w:rPr>
          <w:rFonts w:hint="cs"/>
          <w:rtl/>
        </w:rPr>
        <w:t>لأنه</w:t>
      </w:r>
      <w:r w:rsidR="00AA1B01" w:rsidRPr="00DE6131">
        <w:rPr>
          <w:rFonts w:hint="cs"/>
          <w:rtl/>
        </w:rPr>
        <w:t xml:space="preserve"> أسلوب التفويض يتضمن صورا وأشكالا متعددة يمكنها إستعاب المرافق العامة الإدارية</w:t>
      </w:r>
      <w:r w:rsidR="00C84014" w:rsidRPr="00DE6131">
        <w:rPr>
          <w:rFonts w:hint="cs"/>
          <w:rtl/>
        </w:rPr>
        <w:t>،</w:t>
      </w:r>
      <w:r w:rsidR="00AA1B01" w:rsidRPr="00DE6131">
        <w:rPr>
          <w:rFonts w:hint="cs"/>
          <w:rtl/>
        </w:rPr>
        <w:t xml:space="preserve"> </w:t>
      </w:r>
      <w:r w:rsidRPr="00DE6131">
        <w:rPr>
          <w:rFonts w:hint="cs"/>
          <w:rtl/>
        </w:rPr>
        <w:t xml:space="preserve">بالإضافة الى </w:t>
      </w:r>
      <w:r w:rsidR="00AA1B01" w:rsidRPr="00DE6131">
        <w:rPr>
          <w:rFonts w:hint="cs"/>
          <w:rtl/>
        </w:rPr>
        <w:t>تغير بعض الاعتبارات التي كانت تحول دون تفويض المرفق العام الإداري</w:t>
      </w:r>
      <w:r w:rsidRPr="00DE6131">
        <w:rPr>
          <w:rStyle w:val="Appelnotedebasdep"/>
          <w:color w:val="000000" w:themeColor="text1"/>
          <w:rtl/>
        </w:rPr>
        <w:footnoteReference w:id="39"/>
      </w:r>
      <w:r w:rsidRPr="00DE6131">
        <w:rPr>
          <w:rFonts w:hint="cs"/>
          <w:rtl/>
        </w:rPr>
        <w:t>.</w:t>
      </w:r>
      <w:r w:rsidR="00A12874" w:rsidRPr="00DE6131">
        <w:rPr>
          <w:rFonts w:hint="cs"/>
          <w:rtl/>
        </w:rPr>
        <w:t>ف</w:t>
      </w:r>
      <w:r w:rsidRPr="00DE6131">
        <w:rPr>
          <w:rFonts w:hint="cs"/>
          <w:rtl/>
        </w:rPr>
        <w:t>ميزة الإنتاجية</w:t>
      </w:r>
      <w:r w:rsidR="00AA1B01" w:rsidRPr="00DE6131">
        <w:rPr>
          <w:rFonts w:hint="cs"/>
          <w:rtl/>
        </w:rPr>
        <w:t xml:space="preserve"> والمردودية لم</w:t>
      </w:r>
      <w:r w:rsidRPr="00DE6131">
        <w:rPr>
          <w:rFonts w:hint="cs"/>
          <w:rtl/>
        </w:rPr>
        <w:t xml:space="preserve"> تعد </w:t>
      </w:r>
      <w:r w:rsidR="00AA1B01" w:rsidRPr="00DE6131">
        <w:rPr>
          <w:rFonts w:hint="cs"/>
          <w:rtl/>
        </w:rPr>
        <w:t>حكرا</w:t>
      </w:r>
      <w:r w:rsidRPr="00DE6131">
        <w:rPr>
          <w:rFonts w:hint="cs"/>
          <w:rtl/>
        </w:rPr>
        <w:t xml:space="preserve"> </w:t>
      </w:r>
      <w:r w:rsidR="00AA1B01" w:rsidRPr="00DE6131">
        <w:rPr>
          <w:rFonts w:hint="cs"/>
          <w:rtl/>
        </w:rPr>
        <w:t>على</w:t>
      </w:r>
      <w:r w:rsidRPr="00DE6131">
        <w:rPr>
          <w:rFonts w:hint="cs"/>
          <w:rtl/>
        </w:rPr>
        <w:t xml:space="preserve"> المرافق </w:t>
      </w:r>
      <w:r w:rsidR="00A12874" w:rsidRPr="00DE6131">
        <w:rPr>
          <w:rFonts w:hint="cs"/>
          <w:rtl/>
        </w:rPr>
        <w:t xml:space="preserve">العامة </w:t>
      </w:r>
      <w:r w:rsidR="00AA1B01" w:rsidRPr="00DE6131">
        <w:rPr>
          <w:rFonts w:hint="cs"/>
          <w:rtl/>
        </w:rPr>
        <w:t xml:space="preserve">ذات الطابع الصناعي والتجاري </w:t>
      </w:r>
      <w:r w:rsidR="00FD6406" w:rsidRPr="00DE6131">
        <w:rPr>
          <w:rFonts w:hint="cs"/>
          <w:rtl/>
        </w:rPr>
        <w:t>فحسب</w:t>
      </w:r>
      <w:r w:rsidR="00C84014" w:rsidRPr="00DE6131">
        <w:rPr>
          <w:rFonts w:hint="cs"/>
          <w:rtl/>
        </w:rPr>
        <w:t>،</w:t>
      </w:r>
      <w:r w:rsidR="00FD6406" w:rsidRPr="00DE6131">
        <w:rPr>
          <w:rFonts w:hint="cs"/>
          <w:rtl/>
        </w:rPr>
        <w:t xml:space="preserve"> بل</w:t>
      </w:r>
      <w:r w:rsidRPr="00DE6131">
        <w:rPr>
          <w:rFonts w:hint="cs"/>
          <w:rtl/>
        </w:rPr>
        <w:t xml:space="preserve"> أصبحت </w:t>
      </w:r>
      <w:r w:rsidR="00A12874" w:rsidRPr="00DE6131">
        <w:rPr>
          <w:rFonts w:hint="cs"/>
          <w:rtl/>
        </w:rPr>
        <w:t>في إمكان العديد من</w:t>
      </w:r>
      <w:r w:rsidRPr="00DE6131">
        <w:rPr>
          <w:rFonts w:hint="cs"/>
          <w:rtl/>
        </w:rPr>
        <w:t xml:space="preserve"> المرافق </w:t>
      </w:r>
      <w:r w:rsidR="00A12874" w:rsidRPr="00DE6131">
        <w:rPr>
          <w:rFonts w:hint="cs"/>
          <w:rtl/>
        </w:rPr>
        <w:t>العامة الإدارية</w:t>
      </w:r>
      <w:r w:rsidR="00C84014" w:rsidRPr="00DE6131">
        <w:rPr>
          <w:rFonts w:hint="cs"/>
          <w:rtl/>
        </w:rPr>
        <w:t xml:space="preserve"> بلوغها</w:t>
      </w:r>
      <w:r w:rsidR="00A12874" w:rsidRPr="00DE6131">
        <w:rPr>
          <w:rFonts w:hint="cs"/>
          <w:rtl/>
        </w:rPr>
        <w:t>، ذلك أن</w:t>
      </w:r>
      <w:r w:rsidRPr="00DE6131">
        <w:rPr>
          <w:rFonts w:hint="cs"/>
          <w:rtl/>
        </w:rPr>
        <w:t xml:space="preserve"> تقنية تفويض المر</w:t>
      </w:r>
      <w:r w:rsidR="00A12874" w:rsidRPr="00DE6131">
        <w:rPr>
          <w:rFonts w:hint="cs"/>
          <w:rtl/>
        </w:rPr>
        <w:t>ا</w:t>
      </w:r>
      <w:r w:rsidRPr="00DE6131">
        <w:rPr>
          <w:rFonts w:hint="cs"/>
          <w:rtl/>
        </w:rPr>
        <w:t>فق العام</w:t>
      </w:r>
      <w:r w:rsidR="00A12874" w:rsidRPr="00DE6131">
        <w:rPr>
          <w:rFonts w:hint="cs"/>
          <w:rtl/>
        </w:rPr>
        <w:t>ة</w:t>
      </w:r>
      <w:r w:rsidR="00580A64" w:rsidRPr="00DE6131">
        <w:rPr>
          <w:rFonts w:hint="cs"/>
          <w:rtl/>
        </w:rPr>
        <w:t xml:space="preserve"> في الأساس </w:t>
      </w:r>
      <w:r w:rsidRPr="00DE6131">
        <w:rPr>
          <w:rFonts w:hint="cs"/>
          <w:rtl/>
        </w:rPr>
        <w:t xml:space="preserve"> تقوم على فكرة </w:t>
      </w:r>
      <w:r w:rsidR="00580A64" w:rsidRPr="00DE6131">
        <w:rPr>
          <w:rFonts w:hint="cs"/>
          <w:rtl/>
        </w:rPr>
        <w:t xml:space="preserve">تحقيق </w:t>
      </w:r>
      <w:r w:rsidRPr="00DE6131">
        <w:rPr>
          <w:rFonts w:hint="cs"/>
          <w:rtl/>
        </w:rPr>
        <w:t xml:space="preserve">الاستثمار والنتائج المالية المرتبطة بها </w:t>
      </w:r>
      <w:r w:rsidR="00580A64" w:rsidRPr="00DE6131">
        <w:rPr>
          <w:rFonts w:hint="cs"/>
          <w:rtl/>
        </w:rPr>
        <w:t>وبذلك</w:t>
      </w:r>
      <w:r w:rsidRPr="00DE6131">
        <w:rPr>
          <w:rFonts w:hint="cs"/>
          <w:rtl/>
        </w:rPr>
        <w:t xml:space="preserve"> لم يعد </w:t>
      </w:r>
      <w:r w:rsidR="00580A64" w:rsidRPr="00DE6131">
        <w:rPr>
          <w:rFonts w:hint="cs"/>
          <w:rtl/>
        </w:rPr>
        <w:t>شرطا تحصيل العائدات من المنتفعين،</w:t>
      </w:r>
      <w:r w:rsidR="00095FAF" w:rsidRPr="00DE6131">
        <w:rPr>
          <w:rFonts w:hint="cs"/>
          <w:rtl/>
        </w:rPr>
        <w:t xml:space="preserve"> </w:t>
      </w:r>
      <w:r w:rsidR="00580A64" w:rsidRPr="00DE6131">
        <w:rPr>
          <w:rFonts w:hint="cs"/>
          <w:rtl/>
        </w:rPr>
        <w:t xml:space="preserve">ويكفي في ذلك </w:t>
      </w:r>
      <w:r w:rsidRPr="00DE6131">
        <w:rPr>
          <w:rFonts w:hint="cs"/>
          <w:rtl/>
        </w:rPr>
        <w:t xml:space="preserve"> </w:t>
      </w:r>
      <w:r w:rsidR="00580A64" w:rsidRPr="00DE6131">
        <w:rPr>
          <w:rFonts w:hint="cs"/>
          <w:rtl/>
        </w:rPr>
        <w:t>أن</w:t>
      </w:r>
      <w:r w:rsidRPr="00DE6131">
        <w:rPr>
          <w:rFonts w:hint="cs"/>
          <w:rtl/>
        </w:rPr>
        <w:t xml:space="preserve"> </w:t>
      </w:r>
      <w:r w:rsidR="00580A64" w:rsidRPr="00DE6131">
        <w:rPr>
          <w:rFonts w:hint="cs"/>
          <w:rtl/>
        </w:rPr>
        <w:t>تكون هناك علاقة بين استغلال المرفق العام و</w:t>
      </w:r>
      <w:r w:rsidRPr="00DE6131">
        <w:rPr>
          <w:rFonts w:hint="cs"/>
          <w:rtl/>
        </w:rPr>
        <w:t xml:space="preserve"> </w:t>
      </w:r>
      <w:r w:rsidR="00580A64" w:rsidRPr="00DE6131">
        <w:rPr>
          <w:rFonts w:hint="cs"/>
          <w:rtl/>
        </w:rPr>
        <w:t>ال</w:t>
      </w:r>
      <w:r w:rsidRPr="00DE6131">
        <w:rPr>
          <w:rFonts w:hint="cs"/>
          <w:rtl/>
        </w:rPr>
        <w:t xml:space="preserve">عائدات </w:t>
      </w:r>
      <w:r w:rsidR="00580A64" w:rsidRPr="00DE6131">
        <w:rPr>
          <w:rFonts w:hint="cs"/>
          <w:rtl/>
        </w:rPr>
        <w:t xml:space="preserve">التي يحققها </w:t>
      </w:r>
      <w:r w:rsidR="00123196" w:rsidRPr="00DE6131">
        <w:rPr>
          <w:rFonts w:hint="cs"/>
          <w:rtl/>
        </w:rPr>
        <w:t>المفوض له</w:t>
      </w:r>
      <w:r w:rsidR="00123196" w:rsidRPr="00DE6131">
        <w:rPr>
          <w:rStyle w:val="Appelnotedebasdep"/>
          <w:color w:val="000000" w:themeColor="text1"/>
          <w:rtl/>
        </w:rPr>
        <w:footnoteReference w:id="40"/>
      </w:r>
      <w:r w:rsidR="00123196" w:rsidRPr="00DE6131">
        <w:rPr>
          <w:rFonts w:hint="cs"/>
          <w:rtl/>
        </w:rPr>
        <w:t xml:space="preserve">. </w:t>
      </w:r>
    </w:p>
    <w:p w14:paraId="31D54F55" w14:textId="7C937F76" w:rsidR="00BB0EA0" w:rsidRPr="00DE6131" w:rsidRDefault="00216803" w:rsidP="00AB33FD">
      <w:pPr>
        <w:rPr>
          <w:highlight w:val="cyan"/>
          <w:rtl/>
        </w:rPr>
      </w:pPr>
      <w:r w:rsidRPr="00DE6131">
        <w:rPr>
          <w:rFonts w:hint="cs"/>
          <w:rtl/>
        </w:rPr>
        <w:lastRenderedPageBreak/>
        <w:t>ف</w:t>
      </w:r>
      <w:r w:rsidR="00BB0EA0" w:rsidRPr="00DE6131">
        <w:rPr>
          <w:rFonts w:hint="cs"/>
          <w:rtl/>
        </w:rPr>
        <w:t xml:space="preserve">المرافق العامة ذات الطبيعة الإدارية </w:t>
      </w:r>
      <w:r w:rsidRPr="00DE6131">
        <w:rPr>
          <w:rFonts w:hint="cs"/>
          <w:rtl/>
        </w:rPr>
        <w:t>يمكن أن تشكل محلا لل</w:t>
      </w:r>
      <w:r w:rsidR="00BB0EA0" w:rsidRPr="00DE6131">
        <w:rPr>
          <w:rFonts w:hint="cs"/>
          <w:rtl/>
        </w:rPr>
        <w:t xml:space="preserve">تسيير المفوض للمرافق </w:t>
      </w:r>
      <w:r w:rsidR="002B07CE" w:rsidRPr="00DE6131">
        <w:rPr>
          <w:rFonts w:hint="cs"/>
          <w:rtl/>
        </w:rPr>
        <w:t>العامة لكنها</w:t>
      </w:r>
      <w:r w:rsidRPr="00DE6131">
        <w:rPr>
          <w:rFonts w:hint="cs"/>
          <w:rtl/>
        </w:rPr>
        <w:t xml:space="preserve"> تكون بدرجة أقل من المرافق العامة الاقتصادية،</w:t>
      </w:r>
      <w:r w:rsidR="00BB0EA0" w:rsidRPr="00DE6131">
        <w:rPr>
          <w:rFonts w:hint="cs"/>
          <w:rtl/>
        </w:rPr>
        <w:t xml:space="preserve"> فلا </w:t>
      </w:r>
      <w:r w:rsidRPr="00DE6131">
        <w:rPr>
          <w:rFonts w:hint="cs"/>
          <w:rtl/>
        </w:rPr>
        <w:t xml:space="preserve">يمكن </w:t>
      </w:r>
      <w:r w:rsidR="00BB0EA0" w:rsidRPr="00DE6131">
        <w:rPr>
          <w:rFonts w:hint="cs"/>
          <w:rtl/>
        </w:rPr>
        <w:t xml:space="preserve"> م</w:t>
      </w:r>
      <w:r w:rsidRPr="00DE6131">
        <w:rPr>
          <w:rFonts w:hint="cs"/>
          <w:rtl/>
        </w:rPr>
        <w:t xml:space="preserve">نع </w:t>
      </w:r>
      <w:r w:rsidR="00BB0EA0" w:rsidRPr="00DE6131">
        <w:rPr>
          <w:rFonts w:hint="cs"/>
          <w:rtl/>
        </w:rPr>
        <w:t>تفويض المرفق العام</w:t>
      </w:r>
      <w:r w:rsidRPr="00DE6131">
        <w:rPr>
          <w:rFonts w:hint="cs"/>
          <w:rtl/>
        </w:rPr>
        <w:t xml:space="preserve"> الإداري ،</w:t>
      </w:r>
      <w:r w:rsidR="0072477D">
        <w:rPr>
          <w:rFonts w:hint="cs"/>
          <w:rtl/>
        </w:rPr>
        <w:t xml:space="preserve"> </w:t>
      </w:r>
      <w:r w:rsidRPr="00DE6131">
        <w:rPr>
          <w:rFonts w:hint="cs"/>
          <w:rtl/>
        </w:rPr>
        <w:t>لمجرد طبيعته الإدارية ،</w:t>
      </w:r>
      <w:r w:rsidR="00BB0EA0" w:rsidRPr="00DE6131">
        <w:rPr>
          <w:rFonts w:hint="cs"/>
          <w:rtl/>
        </w:rPr>
        <w:t xml:space="preserve"> حيث استقر مجلس الدولة الفرنسي على هذا  الرأي والذي</w:t>
      </w:r>
      <w:r w:rsidRPr="00DE6131">
        <w:rPr>
          <w:rFonts w:hint="cs"/>
          <w:rtl/>
        </w:rPr>
        <w:t xml:space="preserve"> أكد فيه على " أ</w:t>
      </w:r>
      <w:r w:rsidR="00BB0EA0" w:rsidRPr="00DE6131">
        <w:rPr>
          <w:rFonts w:hint="cs"/>
          <w:rtl/>
        </w:rPr>
        <w:t>ن الصفة الإدارية للمرفق العام</w:t>
      </w:r>
      <w:r w:rsidRPr="00DE6131">
        <w:rPr>
          <w:rFonts w:hint="cs"/>
          <w:rtl/>
        </w:rPr>
        <w:t>،</w:t>
      </w:r>
      <w:r w:rsidR="00BB0EA0" w:rsidRPr="00DE6131">
        <w:rPr>
          <w:rFonts w:hint="cs"/>
          <w:rtl/>
        </w:rPr>
        <w:t xml:space="preserve"> لا تحول دون </w:t>
      </w:r>
      <w:r w:rsidRPr="00DE6131">
        <w:rPr>
          <w:rFonts w:hint="cs"/>
          <w:rtl/>
        </w:rPr>
        <w:t>أ</w:t>
      </w:r>
      <w:r w:rsidR="00BB0EA0" w:rsidRPr="00DE6131">
        <w:rPr>
          <w:rFonts w:hint="cs"/>
          <w:rtl/>
        </w:rPr>
        <w:t xml:space="preserve">ن تعهد الوحدة الإقليمية </w:t>
      </w:r>
      <w:r w:rsidRPr="00DE6131">
        <w:rPr>
          <w:rFonts w:hint="cs"/>
          <w:rtl/>
        </w:rPr>
        <w:t xml:space="preserve">المختصة بتنفيذه الى </w:t>
      </w:r>
      <w:r w:rsidR="0072477D">
        <w:rPr>
          <w:rFonts w:hint="cs"/>
          <w:rtl/>
        </w:rPr>
        <w:t>أ</w:t>
      </w:r>
      <w:r w:rsidRPr="00DE6131">
        <w:rPr>
          <w:rFonts w:hint="cs"/>
          <w:rtl/>
        </w:rPr>
        <w:t>شخاص خاصة  مع مراعاة أ</w:t>
      </w:r>
      <w:r w:rsidR="00BB0EA0" w:rsidRPr="00DE6131">
        <w:rPr>
          <w:rFonts w:hint="cs"/>
          <w:rtl/>
        </w:rPr>
        <w:t>لا يكون المرفق في عداد المرافق التي لا يجوز الاضطلاع بها الا بواسطة الوحدة الإقليمية بنفسها سواء كان ذلك راجعا الى</w:t>
      </w:r>
      <w:r w:rsidRPr="00DE6131">
        <w:rPr>
          <w:rFonts w:hint="cs"/>
          <w:rtl/>
        </w:rPr>
        <w:t xml:space="preserve"> طبيعة المرفق أ</w:t>
      </w:r>
      <w:r w:rsidR="00BB0EA0" w:rsidRPr="00DE6131">
        <w:rPr>
          <w:rFonts w:hint="cs"/>
          <w:rtl/>
        </w:rPr>
        <w:t xml:space="preserve">و الى إرادة المشرع " </w:t>
      </w:r>
      <w:r w:rsidR="00BB0EA0" w:rsidRPr="00DE6131">
        <w:rPr>
          <w:rStyle w:val="Appelnotedebasdep"/>
          <w:color w:val="000000" w:themeColor="text1"/>
          <w:rtl/>
        </w:rPr>
        <w:footnoteReference w:id="41"/>
      </w:r>
      <w:r w:rsidR="00123196" w:rsidRPr="00DE6131">
        <w:rPr>
          <w:rFonts w:hint="cs"/>
          <w:rtl/>
        </w:rPr>
        <w:t>.</w:t>
      </w:r>
      <w:r w:rsidR="00BB0EA0" w:rsidRPr="00DE6131">
        <w:rPr>
          <w:rFonts w:hint="cs"/>
          <w:rtl/>
        </w:rPr>
        <w:t xml:space="preserve"> </w:t>
      </w:r>
      <w:r w:rsidR="00123196" w:rsidRPr="00DE6131">
        <w:rPr>
          <w:rFonts w:hint="cs"/>
          <w:rtl/>
        </w:rPr>
        <w:t xml:space="preserve">فقد أصبح </w:t>
      </w:r>
      <w:r w:rsidR="002B07CE" w:rsidRPr="00DE6131">
        <w:rPr>
          <w:rFonts w:hint="cs"/>
          <w:rtl/>
        </w:rPr>
        <w:t>بالإمكا</w:t>
      </w:r>
      <w:r w:rsidR="002B07CE" w:rsidRPr="00DE6131">
        <w:rPr>
          <w:rtl/>
        </w:rPr>
        <w:t>ن</w:t>
      </w:r>
      <w:r w:rsidR="00123196" w:rsidRPr="00DE6131">
        <w:rPr>
          <w:rFonts w:hint="cs"/>
          <w:rtl/>
        </w:rPr>
        <w:t xml:space="preserve"> </w:t>
      </w:r>
      <w:r w:rsidRPr="00DE6131">
        <w:rPr>
          <w:rFonts w:hint="cs"/>
          <w:rtl/>
        </w:rPr>
        <w:t>أ</w:t>
      </w:r>
      <w:r w:rsidR="00BB0EA0" w:rsidRPr="00DE6131">
        <w:rPr>
          <w:rFonts w:hint="cs"/>
          <w:rtl/>
        </w:rPr>
        <w:t xml:space="preserve">ن </w:t>
      </w:r>
      <w:r w:rsidR="00123196" w:rsidRPr="00DE6131">
        <w:rPr>
          <w:rFonts w:hint="cs"/>
          <w:rtl/>
        </w:rPr>
        <w:t>يكون</w:t>
      </w:r>
      <w:r w:rsidR="00BB0EA0" w:rsidRPr="00DE6131">
        <w:rPr>
          <w:rFonts w:hint="cs"/>
          <w:rtl/>
        </w:rPr>
        <w:t xml:space="preserve"> </w:t>
      </w:r>
      <w:r w:rsidR="00123196" w:rsidRPr="00DE6131">
        <w:rPr>
          <w:rFonts w:hint="cs"/>
          <w:rtl/>
        </w:rPr>
        <w:t>المرفق العام الاد</w:t>
      </w:r>
      <w:r w:rsidR="0072477D">
        <w:rPr>
          <w:rFonts w:hint="cs"/>
          <w:rtl/>
        </w:rPr>
        <w:t>ا</w:t>
      </w:r>
      <w:r w:rsidR="00123196" w:rsidRPr="00DE6131">
        <w:rPr>
          <w:rFonts w:hint="cs"/>
          <w:rtl/>
        </w:rPr>
        <w:t>ري موضوعا لتقنية تفويض المرفق العام</w:t>
      </w:r>
      <w:r w:rsidR="0072477D">
        <w:rPr>
          <w:rFonts w:hint="cs"/>
          <w:rtl/>
        </w:rPr>
        <w:t>،</w:t>
      </w:r>
      <w:r w:rsidR="00123196" w:rsidRPr="00DE6131">
        <w:rPr>
          <w:rFonts w:hint="cs"/>
          <w:rtl/>
        </w:rPr>
        <w:t xml:space="preserve"> طالما تحققت </w:t>
      </w:r>
      <w:r w:rsidR="00A74098" w:rsidRPr="00DE6131">
        <w:rPr>
          <w:rFonts w:hint="cs"/>
          <w:rtl/>
        </w:rPr>
        <w:t xml:space="preserve">الركائز الأساسية </w:t>
      </w:r>
      <w:r w:rsidR="00123196" w:rsidRPr="00DE6131">
        <w:rPr>
          <w:rFonts w:hint="cs"/>
          <w:rtl/>
        </w:rPr>
        <w:t xml:space="preserve">الأخرى التي يرتكز عليها أسلوب </w:t>
      </w:r>
      <w:r w:rsidR="00C2709A" w:rsidRPr="00DE6131">
        <w:rPr>
          <w:rFonts w:hint="cs"/>
          <w:rtl/>
        </w:rPr>
        <w:t>التفويض</w:t>
      </w:r>
      <w:r w:rsidR="00A74098" w:rsidRPr="00DE6131">
        <w:rPr>
          <w:rFonts w:hint="cs"/>
          <w:rtl/>
        </w:rPr>
        <w:t xml:space="preserve"> من </w:t>
      </w:r>
      <w:r w:rsidR="00FC75A4" w:rsidRPr="00DE6131">
        <w:rPr>
          <w:rFonts w:hint="cs"/>
          <w:rtl/>
        </w:rPr>
        <w:t>جهة،</w:t>
      </w:r>
      <w:r w:rsidR="00A74098" w:rsidRPr="00DE6131">
        <w:rPr>
          <w:rFonts w:hint="cs"/>
          <w:rtl/>
        </w:rPr>
        <w:t xml:space="preserve"> وطالما أنها </w:t>
      </w:r>
      <w:r w:rsidR="002B07CE" w:rsidRPr="00DE6131">
        <w:rPr>
          <w:rFonts w:hint="cs"/>
          <w:rtl/>
        </w:rPr>
        <w:t>لا ترتب</w:t>
      </w:r>
      <w:r w:rsidR="002B07CE" w:rsidRPr="00DE6131">
        <w:rPr>
          <w:rtl/>
        </w:rPr>
        <w:t>ط</w:t>
      </w:r>
      <w:r w:rsidR="00A74098" w:rsidRPr="00DE6131">
        <w:rPr>
          <w:rFonts w:hint="cs"/>
          <w:rtl/>
        </w:rPr>
        <w:t xml:space="preserve"> بسيادة الدولة وكيانها لما في ذلك من مخاطر على الدولة نفسها وعلى المرفق العام موضو</w:t>
      </w:r>
      <w:r w:rsidR="00022C9B">
        <w:rPr>
          <w:rFonts w:hint="cs"/>
          <w:rtl/>
        </w:rPr>
        <w:t xml:space="preserve">ع التفويض، </w:t>
      </w:r>
      <w:r w:rsidR="00A74098" w:rsidRPr="00DE6131">
        <w:rPr>
          <w:rFonts w:hint="cs"/>
          <w:rtl/>
        </w:rPr>
        <w:t>لأنه في الأخير لابد</w:t>
      </w:r>
      <w:r w:rsidR="00BC0D84" w:rsidRPr="00DE6131">
        <w:rPr>
          <w:rFonts w:hint="cs"/>
          <w:rtl/>
        </w:rPr>
        <w:t xml:space="preserve"> للسلطة المفوضة مراعات حساسية بعض المر</w:t>
      </w:r>
      <w:r w:rsidR="00022C9B">
        <w:rPr>
          <w:rFonts w:hint="cs"/>
          <w:rtl/>
        </w:rPr>
        <w:t>ا</w:t>
      </w:r>
      <w:r w:rsidR="00BC0D84" w:rsidRPr="00DE6131">
        <w:rPr>
          <w:rFonts w:hint="cs"/>
          <w:rtl/>
        </w:rPr>
        <w:t xml:space="preserve">فق </w:t>
      </w:r>
      <w:r w:rsidR="00022C9B">
        <w:rPr>
          <w:rFonts w:hint="cs"/>
          <w:rtl/>
        </w:rPr>
        <w:t xml:space="preserve">العامة </w:t>
      </w:r>
      <w:r w:rsidR="00BC0D84" w:rsidRPr="00DE6131">
        <w:rPr>
          <w:rFonts w:hint="cs"/>
          <w:rtl/>
        </w:rPr>
        <w:t xml:space="preserve">التي </w:t>
      </w:r>
      <w:r w:rsidR="002B07CE" w:rsidRPr="00DE6131">
        <w:rPr>
          <w:rFonts w:hint="cs"/>
          <w:rtl/>
        </w:rPr>
        <w:t>لا يمك</w:t>
      </w:r>
      <w:r w:rsidR="002B07CE" w:rsidRPr="00DE6131">
        <w:rPr>
          <w:rtl/>
        </w:rPr>
        <w:t>ن</w:t>
      </w:r>
      <w:r w:rsidR="00BC0D84" w:rsidRPr="00DE6131">
        <w:rPr>
          <w:rFonts w:hint="cs"/>
          <w:rtl/>
        </w:rPr>
        <w:t xml:space="preserve"> في أي حال من الأحوال أن تكون محلا لعملية التفويض</w:t>
      </w:r>
      <w:r w:rsidR="00C2709A" w:rsidRPr="00DE6131">
        <w:rPr>
          <w:rFonts w:hint="cs"/>
          <w:rtl/>
        </w:rPr>
        <w:t>.</w:t>
      </w:r>
      <w:r w:rsidR="00BB0EA0" w:rsidRPr="00DE6131">
        <w:rPr>
          <w:rFonts w:hint="cs"/>
          <w:rtl/>
        </w:rPr>
        <w:t xml:space="preserve"> </w:t>
      </w:r>
    </w:p>
    <w:p w14:paraId="1CC0B024" w14:textId="02F176E7" w:rsidR="003D63FD" w:rsidRPr="00DE6131" w:rsidRDefault="009B531F" w:rsidP="004F2087">
      <w:pPr>
        <w:tabs>
          <w:tab w:val="left" w:pos="-2"/>
        </w:tabs>
        <w:ind w:left="-2" w:firstLine="2"/>
        <w:rPr>
          <w:color w:val="000000" w:themeColor="text1"/>
          <w:rtl/>
        </w:rPr>
      </w:pPr>
      <w:r w:rsidRPr="00DE6131">
        <w:rPr>
          <w:rFonts w:hint="cs"/>
          <w:b/>
          <w:bCs/>
          <w:color w:val="000000" w:themeColor="text1"/>
          <w:rtl/>
        </w:rPr>
        <w:t xml:space="preserve">3/ </w:t>
      </w:r>
      <w:r w:rsidR="00135C8A" w:rsidRPr="00DE6131">
        <w:rPr>
          <w:rFonts w:hint="cs"/>
          <w:b/>
          <w:bCs/>
          <w:color w:val="000000" w:themeColor="text1"/>
          <w:rtl/>
        </w:rPr>
        <w:t xml:space="preserve">المرافق العامة غير القابلة </w:t>
      </w:r>
      <w:r w:rsidR="00831991" w:rsidRPr="00DE6131">
        <w:rPr>
          <w:rFonts w:hint="cs"/>
          <w:b/>
          <w:bCs/>
          <w:color w:val="000000" w:themeColor="text1"/>
          <w:rtl/>
        </w:rPr>
        <w:t>للتفويض</w:t>
      </w:r>
      <w:r w:rsidR="003D63FD" w:rsidRPr="00DE6131">
        <w:rPr>
          <w:rFonts w:hint="cs"/>
          <w:color w:val="000000" w:themeColor="text1"/>
          <w:rtl/>
        </w:rPr>
        <w:t xml:space="preserve"> </w:t>
      </w:r>
    </w:p>
    <w:p w14:paraId="6A23F252" w14:textId="31AAB2A0" w:rsidR="00831991" w:rsidRPr="00DE6131" w:rsidRDefault="002B07CE" w:rsidP="00AB33FD">
      <w:pPr>
        <w:rPr>
          <w:rtl/>
        </w:rPr>
      </w:pPr>
      <w:r w:rsidRPr="00DE6131">
        <w:rPr>
          <w:rFonts w:hint="cs"/>
          <w:rtl/>
        </w:rPr>
        <w:t>مبدئي</w:t>
      </w:r>
      <w:r w:rsidRPr="00DE6131">
        <w:rPr>
          <w:rtl/>
        </w:rPr>
        <w:t>ا</w:t>
      </w:r>
      <w:r w:rsidR="00113E31" w:rsidRPr="00DE6131">
        <w:rPr>
          <w:rFonts w:hint="cs"/>
          <w:rtl/>
        </w:rPr>
        <w:t xml:space="preserve"> تعد جميع  </w:t>
      </w:r>
      <w:r w:rsidR="003D63FD" w:rsidRPr="00DE6131">
        <w:rPr>
          <w:rFonts w:hint="cs"/>
          <w:rtl/>
        </w:rPr>
        <w:t xml:space="preserve">المرافق </w:t>
      </w:r>
      <w:r w:rsidR="00113E31" w:rsidRPr="00DE6131">
        <w:rPr>
          <w:rFonts w:hint="cs"/>
          <w:rtl/>
        </w:rPr>
        <w:t xml:space="preserve">العامة </w:t>
      </w:r>
      <w:r w:rsidR="003D63FD" w:rsidRPr="00DE6131">
        <w:rPr>
          <w:rFonts w:hint="cs"/>
          <w:rtl/>
        </w:rPr>
        <w:t xml:space="preserve">باختلاف أنواعها </w:t>
      </w:r>
      <w:r w:rsidR="00113E31" w:rsidRPr="00DE6131">
        <w:rPr>
          <w:rFonts w:hint="cs"/>
          <w:rtl/>
        </w:rPr>
        <w:t xml:space="preserve">ومواضيعها </w:t>
      </w:r>
      <w:r w:rsidR="003D63FD" w:rsidRPr="00DE6131">
        <w:rPr>
          <w:rFonts w:hint="cs"/>
          <w:rtl/>
        </w:rPr>
        <w:t>قابلة</w:t>
      </w:r>
      <w:r w:rsidR="00113E31" w:rsidRPr="00DE6131">
        <w:rPr>
          <w:rFonts w:hint="cs"/>
          <w:rtl/>
        </w:rPr>
        <w:t xml:space="preserve"> لتطبيق الإدارة المفوضة </w:t>
      </w:r>
      <w:r w:rsidR="003D63FD" w:rsidRPr="00DE6131">
        <w:rPr>
          <w:rFonts w:hint="cs"/>
          <w:rtl/>
        </w:rPr>
        <w:t xml:space="preserve"> </w:t>
      </w:r>
      <w:r w:rsidR="00022C9B">
        <w:rPr>
          <w:rFonts w:hint="cs"/>
          <w:rtl/>
        </w:rPr>
        <w:t>للمرفق العام</w:t>
      </w:r>
      <w:r w:rsidR="00113E31" w:rsidRPr="00DE6131">
        <w:rPr>
          <w:rFonts w:hint="cs"/>
          <w:rtl/>
        </w:rPr>
        <w:t>، إلا أن هذه القاعدة لا يمكن إعمالها على إطلاقها، لأنها مرهونة</w:t>
      </w:r>
      <w:r w:rsidR="003D63FD" w:rsidRPr="00DE6131">
        <w:rPr>
          <w:rFonts w:hint="cs"/>
          <w:rtl/>
        </w:rPr>
        <w:t xml:space="preserve"> </w:t>
      </w:r>
      <w:r w:rsidR="00113E31" w:rsidRPr="00DE6131">
        <w:rPr>
          <w:rFonts w:hint="cs"/>
          <w:rtl/>
        </w:rPr>
        <w:t xml:space="preserve">بعدم وجود نص قانوني يمنع التفويض، </w:t>
      </w:r>
      <w:r w:rsidR="001D6AA6" w:rsidRPr="00DE6131">
        <w:rPr>
          <w:rFonts w:hint="cs"/>
          <w:rtl/>
        </w:rPr>
        <w:t xml:space="preserve"> ذلك أن أي تقييد أ</w:t>
      </w:r>
      <w:r w:rsidR="003D63FD" w:rsidRPr="00DE6131">
        <w:rPr>
          <w:rFonts w:hint="cs"/>
          <w:rtl/>
        </w:rPr>
        <w:t xml:space="preserve">و منع على </w:t>
      </w:r>
      <w:r w:rsidR="001D6AA6" w:rsidRPr="00DE6131">
        <w:rPr>
          <w:rFonts w:hint="cs"/>
          <w:rtl/>
        </w:rPr>
        <w:t xml:space="preserve">قاعدة </w:t>
      </w:r>
      <w:r w:rsidR="003D63FD" w:rsidRPr="00DE6131">
        <w:rPr>
          <w:rFonts w:hint="cs"/>
          <w:rtl/>
        </w:rPr>
        <w:t xml:space="preserve"> جو</w:t>
      </w:r>
      <w:r w:rsidR="001D6AA6" w:rsidRPr="00DE6131">
        <w:rPr>
          <w:rFonts w:hint="cs"/>
          <w:rtl/>
        </w:rPr>
        <w:t>ا</w:t>
      </w:r>
      <w:r w:rsidR="003D63FD" w:rsidRPr="00DE6131">
        <w:rPr>
          <w:rFonts w:hint="cs"/>
          <w:rtl/>
        </w:rPr>
        <w:t>ز تطبيق تقنية التفويض</w:t>
      </w:r>
      <w:r w:rsidR="001D6AA6" w:rsidRPr="00DE6131">
        <w:rPr>
          <w:rFonts w:hint="cs"/>
          <w:rtl/>
        </w:rPr>
        <w:t xml:space="preserve">، يجب أن </w:t>
      </w:r>
      <w:r w:rsidR="003D63FD" w:rsidRPr="00DE6131">
        <w:rPr>
          <w:rFonts w:hint="cs"/>
          <w:rtl/>
        </w:rPr>
        <w:t xml:space="preserve"> </w:t>
      </w:r>
      <w:r w:rsidR="001D6AA6" w:rsidRPr="00DE6131">
        <w:rPr>
          <w:rFonts w:hint="cs"/>
          <w:rtl/>
        </w:rPr>
        <w:t>ينص</w:t>
      </w:r>
      <w:r w:rsidR="003D63FD" w:rsidRPr="00DE6131">
        <w:rPr>
          <w:rFonts w:hint="cs"/>
          <w:rtl/>
        </w:rPr>
        <w:t xml:space="preserve"> </w:t>
      </w:r>
      <w:r w:rsidR="001D6AA6" w:rsidRPr="00DE6131">
        <w:rPr>
          <w:rFonts w:hint="cs"/>
          <w:rtl/>
        </w:rPr>
        <w:t>عليه</w:t>
      </w:r>
      <w:r w:rsidR="003D63FD" w:rsidRPr="00DE6131">
        <w:rPr>
          <w:rFonts w:hint="cs"/>
          <w:rtl/>
        </w:rPr>
        <w:t xml:space="preserve"> </w:t>
      </w:r>
      <w:r w:rsidR="001D6AA6" w:rsidRPr="00DE6131">
        <w:rPr>
          <w:rFonts w:hint="cs"/>
          <w:rtl/>
        </w:rPr>
        <w:t>القانون</w:t>
      </w:r>
      <w:r w:rsidR="003D63FD" w:rsidRPr="00DE6131">
        <w:rPr>
          <w:rFonts w:hint="cs"/>
          <w:rtl/>
        </w:rPr>
        <w:t xml:space="preserve"> بموجب نص </w:t>
      </w:r>
      <w:r w:rsidR="001D6AA6" w:rsidRPr="00DE6131">
        <w:rPr>
          <w:rFonts w:hint="cs"/>
          <w:rtl/>
        </w:rPr>
        <w:t xml:space="preserve">صريح، أو قد يكون موضوع </w:t>
      </w:r>
      <w:r w:rsidRPr="00DE6131">
        <w:rPr>
          <w:rFonts w:hint="cs"/>
          <w:rtl/>
        </w:rPr>
        <w:t>اجتهاد</w:t>
      </w:r>
      <w:r w:rsidR="003D63FD" w:rsidRPr="00DE6131">
        <w:rPr>
          <w:rFonts w:hint="cs"/>
          <w:rtl/>
        </w:rPr>
        <w:t xml:space="preserve"> قضائي</w:t>
      </w:r>
      <w:r w:rsidR="001D6AA6" w:rsidRPr="00DE6131">
        <w:rPr>
          <w:rFonts w:hint="cs"/>
          <w:rtl/>
        </w:rPr>
        <w:t xml:space="preserve"> ملزم، وبذلك فقد </w:t>
      </w:r>
      <w:r w:rsidR="003D63FD" w:rsidRPr="00DE6131">
        <w:rPr>
          <w:rFonts w:hint="cs"/>
          <w:rtl/>
        </w:rPr>
        <w:t xml:space="preserve"> </w:t>
      </w:r>
      <w:r w:rsidR="00032F44">
        <w:rPr>
          <w:rFonts w:hint="cs"/>
          <w:rtl/>
        </w:rPr>
        <w:t>أقر</w:t>
      </w:r>
      <w:r w:rsidR="003D63FD" w:rsidRPr="00DE6131">
        <w:rPr>
          <w:rFonts w:hint="cs"/>
          <w:rtl/>
        </w:rPr>
        <w:t xml:space="preserve"> كلا من </w:t>
      </w:r>
      <w:r w:rsidR="001D6AA6" w:rsidRPr="00DE6131">
        <w:rPr>
          <w:rFonts w:hint="cs"/>
          <w:rtl/>
        </w:rPr>
        <w:t xml:space="preserve">التشريع </w:t>
      </w:r>
      <w:r w:rsidR="003D63FD" w:rsidRPr="00DE6131">
        <w:rPr>
          <w:rFonts w:hint="cs"/>
          <w:rtl/>
        </w:rPr>
        <w:t xml:space="preserve"> والاجتهاد </w:t>
      </w:r>
      <w:r w:rsidR="00032F44">
        <w:rPr>
          <w:rFonts w:hint="cs"/>
          <w:rtl/>
        </w:rPr>
        <w:t>و</w:t>
      </w:r>
      <w:r w:rsidR="003D63FD" w:rsidRPr="00DE6131">
        <w:rPr>
          <w:rFonts w:hint="cs"/>
          <w:rtl/>
        </w:rPr>
        <w:t xml:space="preserve">أجاز </w:t>
      </w:r>
      <w:r w:rsidR="001D6AA6" w:rsidRPr="00DE6131">
        <w:rPr>
          <w:rFonts w:hint="cs"/>
          <w:rtl/>
        </w:rPr>
        <w:t xml:space="preserve">إعمال </w:t>
      </w:r>
      <w:r w:rsidR="003D63FD" w:rsidRPr="00DE6131">
        <w:rPr>
          <w:rFonts w:hint="cs"/>
          <w:rtl/>
        </w:rPr>
        <w:t xml:space="preserve"> </w:t>
      </w:r>
      <w:r w:rsidR="001D6AA6" w:rsidRPr="00DE6131">
        <w:rPr>
          <w:rFonts w:hint="cs"/>
          <w:rtl/>
        </w:rPr>
        <w:t xml:space="preserve">أسلوب </w:t>
      </w:r>
      <w:r w:rsidR="003D63FD" w:rsidRPr="00DE6131">
        <w:rPr>
          <w:rFonts w:hint="cs"/>
          <w:rtl/>
        </w:rPr>
        <w:t xml:space="preserve"> التفويض على كافة المرافق </w:t>
      </w:r>
      <w:r w:rsidR="001D6AA6" w:rsidRPr="00DE6131">
        <w:rPr>
          <w:rFonts w:hint="cs"/>
          <w:rtl/>
        </w:rPr>
        <w:t xml:space="preserve"> العامة ، بصرف</w:t>
      </w:r>
      <w:r w:rsidR="003D63FD" w:rsidRPr="00DE6131">
        <w:rPr>
          <w:rFonts w:hint="cs"/>
          <w:rtl/>
        </w:rPr>
        <w:t xml:space="preserve"> </w:t>
      </w:r>
      <w:r w:rsidR="00113E31" w:rsidRPr="00DE6131">
        <w:rPr>
          <w:rFonts w:hint="cs"/>
          <w:rtl/>
        </w:rPr>
        <w:t>ال</w:t>
      </w:r>
      <w:r w:rsidR="001D6AA6" w:rsidRPr="00DE6131">
        <w:rPr>
          <w:rFonts w:hint="cs"/>
          <w:rtl/>
        </w:rPr>
        <w:t>نظر عن طبيعتها إلا أ</w:t>
      </w:r>
      <w:r w:rsidR="003D63FD" w:rsidRPr="00DE6131">
        <w:rPr>
          <w:rFonts w:hint="cs"/>
          <w:rtl/>
        </w:rPr>
        <w:t>ن</w:t>
      </w:r>
      <w:r w:rsidR="001D6AA6" w:rsidRPr="00DE6131">
        <w:rPr>
          <w:rFonts w:hint="cs"/>
          <w:rtl/>
        </w:rPr>
        <w:t>ه</w:t>
      </w:r>
      <w:r w:rsidR="003D63FD" w:rsidRPr="00DE6131">
        <w:rPr>
          <w:rFonts w:hint="cs"/>
          <w:rtl/>
        </w:rPr>
        <w:t xml:space="preserve"> </w:t>
      </w:r>
      <w:r w:rsidR="001D6AA6" w:rsidRPr="00DE6131">
        <w:rPr>
          <w:rFonts w:hint="cs"/>
          <w:rtl/>
        </w:rPr>
        <w:t xml:space="preserve">من </w:t>
      </w:r>
      <w:r w:rsidR="003D63FD" w:rsidRPr="00DE6131">
        <w:rPr>
          <w:rFonts w:hint="cs"/>
          <w:rtl/>
        </w:rPr>
        <w:t xml:space="preserve"> </w:t>
      </w:r>
      <w:r w:rsidR="001D6AA6" w:rsidRPr="00DE6131">
        <w:rPr>
          <w:rFonts w:hint="cs"/>
          <w:rtl/>
        </w:rPr>
        <w:t xml:space="preserve">الناحية </w:t>
      </w:r>
      <w:r w:rsidR="003D63FD" w:rsidRPr="00DE6131">
        <w:rPr>
          <w:rFonts w:hint="cs"/>
          <w:rtl/>
        </w:rPr>
        <w:t xml:space="preserve"> </w:t>
      </w:r>
      <w:r w:rsidR="001D6AA6" w:rsidRPr="00DE6131">
        <w:rPr>
          <w:rFonts w:hint="cs"/>
          <w:rtl/>
        </w:rPr>
        <w:t>العملية تبقى العملية  نسبية</w:t>
      </w:r>
      <w:r w:rsidR="003D63FD" w:rsidRPr="00DE6131">
        <w:rPr>
          <w:rFonts w:hint="cs"/>
          <w:rtl/>
        </w:rPr>
        <w:t xml:space="preserve"> وتبقى المرافق العامة ذات الطابع الاستثماري الاقتصادي</w:t>
      </w:r>
      <w:r w:rsidR="007225FF" w:rsidRPr="00DE6131">
        <w:rPr>
          <w:rFonts w:hint="cs"/>
          <w:rtl/>
        </w:rPr>
        <w:t xml:space="preserve"> تحوز على الحصة الأكبر في </w:t>
      </w:r>
      <w:r w:rsidR="003D63FD" w:rsidRPr="00DE6131">
        <w:rPr>
          <w:rFonts w:hint="cs"/>
          <w:rtl/>
        </w:rPr>
        <w:t>ميدان التفويض</w:t>
      </w:r>
      <w:r w:rsidR="007225FF" w:rsidRPr="00DE6131">
        <w:rPr>
          <w:rFonts w:hint="cs"/>
          <w:rtl/>
        </w:rPr>
        <w:t xml:space="preserve">، دون </w:t>
      </w:r>
      <w:r w:rsidRPr="00DE6131">
        <w:rPr>
          <w:rFonts w:hint="cs"/>
          <w:rtl/>
        </w:rPr>
        <w:t>استبعاد</w:t>
      </w:r>
      <w:r w:rsidR="003D63FD" w:rsidRPr="00DE6131">
        <w:rPr>
          <w:rFonts w:hint="cs"/>
          <w:rtl/>
        </w:rPr>
        <w:t xml:space="preserve"> المرافق العامة الإدارية على الاطلاق</w:t>
      </w:r>
      <w:r w:rsidR="003D63FD" w:rsidRPr="00DE6131">
        <w:rPr>
          <w:rStyle w:val="Appelnotedebasdep"/>
          <w:color w:val="000000" w:themeColor="text1"/>
          <w:rtl/>
        </w:rPr>
        <w:footnoteReference w:id="42"/>
      </w:r>
      <w:r w:rsidR="001D6AA6" w:rsidRPr="00DE6131">
        <w:rPr>
          <w:rFonts w:hint="cs"/>
          <w:rtl/>
        </w:rPr>
        <w:t xml:space="preserve"> </w:t>
      </w:r>
      <w:r w:rsidR="00766B0E" w:rsidRPr="00DE6131">
        <w:rPr>
          <w:rFonts w:hint="cs"/>
          <w:rtl/>
        </w:rPr>
        <w:t>و</w:t>
      </w:r>
      <w:r w:rsidR="00831991" w:rsidRPr="00DE6131">
        <w:rPr>
          <w:rFonts w:hint="cs"/>
          <w:rtl/>
        </w:rPr>
        <w:t>ا</w:t>
      </w:r>
      <w:r w:rsidR="007225FF" w:rsidRPr="00DE6131">
        <w:rPr>
          <w:rFonts w:hint="cs"/>
          <w:rtl/>
        </w:rPr>
        <w:t>لأصل أ</w:t>
      </w:r>
      <w:r w:rsidR="00831991" w:rsidRPr="00DE6131">
        <w:rPr>
          <w:rFonts w:hint="cs"/>
          <w:rtl/>
        </w:rPr>
        <w:t xml:space="preserve">ن جميع المرافق العامة إدارية كانت </w:t>
      </w:r>
      <w:r w:rsidR="007225FF" w:rsidRPr="00DE6131">
        <w:rPr>
          <w:rFonts w:hint="cs"/>
          <w:rtl/>
        </w:rPr>
        <w:t>أ</w:t>
      </w:r>
      <w:r w:rsidR="00831991" w:rsidRPr="00DE6131">
        <w:rPr>
          <w:rFonts w:hint="cs"/>
          <w:rtl/>
        </w:rPr>
        <w:t xml:space="preserve">و </w:t>
      </w:r>
      <w:r w:rsidR="006962F6" w:rsidRPr="00DE6131">
        <w:rPr>
          <w:rFonts w:hint="cs"/>
          <w:rtl/>
        </w:rPr>
        <w:t xml:space="preserve">صناعية </w:t>
      </w:r>
      <w:r w:rsidR="007225FF" w:rsidRPr="00DE6131">
        <w:rPr>
          <w:rFonts w:hint="cs"/>
          <w:rtl/>
        </w:rPr>
        <w:t>أ</w:t>
      </w:r>
      <w:r w:rsidR="006962F6" w:rsidRPr="00DE6131">
        <w:rPr>
          <w:rFonts w:hint="cs"/>
          <w:rtl/>
        </w:rPr>
        <w:t>و</w:t>
      </w:r>
      <w:r w:rsidR="00831991" w:rsidRPr="00DE6131">
        <w:rPr>
          <w:rFonts w:hint="cs"/>
          <w:rtl/>
        </w:rPr>
        <w:t xml:space="preserve"> تجارية</w:t>
      </w:r>
      <w:r w:rsidR="007225FF" w:rsidRPr="00DE6131">
        <w:rPr>
          <w:rFonts w:hint="cs"/>
          <w:rtl/>
        </w:rPr>
        <w:t xml:space="preserve"> قابلة للتفويض باستثناء </w:t>
      </w:r>
      <w:r w:rsidR="00831991" w:rsidRPr="00DE6131">
        <w:rPr>
          <w:rFonts w:hint="cs"/>
          <w:rtl/>
        </w:rPr>
        <w:t>بعض المرافق العامة</w:t>
      </w:r>
      <w:r w:rsidR="007225FF" w:rsidRPr="00DE6131">
        <w:rPr>
          <w:rFonts w:hint="cs"/>
          <w:rtl/>
        </w:rPr>
        <w:t xml:space="preserve"> التي جاء فيها المنع من التفويض بشكل صريح من المشرع أو كان ذلك</w:t>
      </w:r>
      <w:r w:rsidR="00831991" w:rsidRPr="00DE6131">
        <w:rPr>
          <w:rFonts w:hint="cs"/>
          <w:rtl/>
        </w:rPr>
        <w:t xml:space="preserve"> </w:t>
      </w:r>
      <w:r w:rsidR="007225FF" w:rsidRPr="00DE6131">
        <w:rPr>
          <w:rFonts w:hint="cs"/>
          <w:rtl/>
        </w:rPr>
        <w:t>تبعا</w:t>
      </w:r>
      <w:r w:rsidR="00831991" w:rsidRPr="00DE6131">
        <w:rPr>
          <w:rFonts w:hint="cs"/>
          <w:rtl/>
        </w:rPr>
        <w:t xml:space="preserve"> لطبيعتها</w:t>
      </w:r>
      <w:r w:rsidR="007225FF" w:rsidRPr="00DE6131">
        <w:rPr>
          <w:rFonts w:hint="cs"/>
          <w:rtl/>
        </w:rPr>
        <w:t xml:space="preserve"> الخاصة</w:t>
      </w:r>
      <w:r w:rsidR="00831991" w:rsidRPr="00DE6131">
        <w:rPr>
          <w:rFonts w:hint="cs"/>
          <w:rtl/>
        </w:rPr>
        <w:t xml:space="preserve"> </w:t>
      </w:r>
      <w:r w:rsidR="009B531F" w:rsidRPr="00DE6131">
        <w:rPr>
          <w:rFonts w:hint="cs"/>
          <w:rtl/>
        </w:rPr>
        <w:t>.</w:t>
      </w:r>
      <w:r w:rsidR="00831991" w:rsidRPr="00DE6131">
        <w:rPr>
          <w:rFonts w:hint="cs"/>
          <w:rtl/>
        </w:rPr>
        <w:t xml:space="preserve"> </w:t>
      </w:r>
    </w:p>
    <w:p w14:paraId="6FC4D9C9" w14:textId="2CBF41DD" w:rsidR="00831991" w:rsidRPr="00DE6131" w:rsidRDefault="00766B0E" w:rsidP="004F2087">
      <w:pPr>
        <w:tabs>
          <w:tab w:val="left" w:pos="-2"/>
        </w:tabs>
        <w:ind w:left="-2" w:firstLine="2"/>
        <w:rPr>
          <w:color w:val="000000" w:themeColor="text1"/>
          <w:rtl/>
        </w:rPr>
      </w:pPr>
      <w:r w:rsidRPr="00DE6131">
        <w:rPr>
          <w:rFonts w:hint="cs"/>
          <w:b/>
          <w:bCs/>
          <w:color w:val="000000" w:themeColor="text1"/>
          <w:rtl/>
        </w:rPr>
        <w:t>1.3</w:t>
      </w:r>
      <w:r w:rsidR="00831991" w:rsidRPr="00DE6131">
        <w:rPr>
          <w:rFonts w:hint="cs"/>
          <w:b/>
          <w:bCs/>
          <w:color w:val="000000" w:themeColor="text1"/>
          <w:rtl/>
        </w:rPr>
        <w:t xml:space="preserve"> </w:t>
      </w:r>
      <w:r w:rsidR="00602236" w:rsidRPr="00DE6131">
        <w:rPr>
          <w:rFonts w:hint="cs"/>
          <w:b/>
          <w:bCs/>
          <w:color w:val="000000" w:themeColor="text1"/>
          <w:rtl/>
        </w:rPr>
        <w:t xml:space="preserve">المرافق </w:t>
      </w:r>
      <w:r w:rsidR="00831991" w:rsidRPr="00DE6131">
        <w:rPr>
          <w:rFonts w:hint="cs"/>
          <w:b/>
          <w:bCs/>
          <w:color w:val="000000" w:themeColor="text1"/>
          <w:rtl/>
        </w:rPr>
        <w:t>العامة غير القابلة للتفويض بحكم طبيعتها</w:t>
      </w:r>
    </w:p>
    <w:p w14:paraId="675C553C" w14:textId="550165C9" w:rsidR="00831991" w:rsidRPr="00DE6131" w:rsidRDefault="00CA441A" w:rsidP="00AB33FD">
      <w:pPr>
        <w:rPr>
          <w:highlight w:val="cyan"/>
          <w:rtl/>
        </w:rPr>
      </w:pPr>
      <w:r w:rsidRPr="00DE6131">
        <w:rPr>
          <w:rFonts w:hint="cs"/>
          <w:rtl/>
        </w:rPr>
        <w:t>تفرض الطبيعة الحساسة لبعض المرافق العامة عدم قابلي</w:t>
      </w:r>
      <w:r w:rsidR="008A209F" w:rsidRPr="00DE6131">
        <w:rPr>
          <w:rFonts w:hint="cs"/>
          <w:rtl/>
        </w:rPr>
        <w:t>ت</w:t>
      </w:r>
      <w:r w:rsidRPr="00DE6131">
        <w:rPr>
          <w:rFonts w:hint="cs"/>
          <w:rtl/>
        </w:rPr>
        <w:t>ها لعملية التفويض،</w:t>
      </w:r>
      <w:r w:rsidR="008A209F" w:rsidRPr="00DE6131">
        <w:rPr>
          <w:rFonts w:hint="cs"/>
          <w:rtl/>
        </w:rPr>
        <w:t xml:space="preserve"> </w:t>
      </w:r>
      <w:r w:rsidRPr="00DE6131">
        <w:rPr>
          <w:rFonts w:hint="cs"/>
          <w:rtl/>
        </w:rPr>
        <w:t>وهذا لارتباطها الوثيق بمسألة السيادة الوطنية للدولة</w:t>
      </w:r>
      <w:r w:rsidR="00C875B0" w:rsidRPr="00DE6131">
        <w:rPr>
          <w:rFonts w:hint="cs"/>
          <w:rtl/>
        </w:rPr>
        <w:t>، فتعتبر هذه المرافق خارج نطاق أسلوب التفويض، فلا</w:t>
      </w:r>
      <w:r w:rsidR="008A209F" w:rsidRPr="00DE6131">
        <w:rPr>
          <w:rFonts w:hint="cs"/>
          <w:rtl/>
        </w:rPr>
        <w:t xml:space="preserve"> </w:t>
      </w:r>
      <w:r w:rsidR="00C875B0" w:rsidRPr="00DE6131">
        <w:rPr>
          <w:rFonts w:hint="cs"/>
          <w:rtl/>
        </w:rPr>
        <w:t xml:space="preserve">يمكن تحقيق هذه المرافق الحساسة إلا عن طريق السلطة الأصلية المناط بها إدارتها، </w:t>
      </w:r>
      <w:r w:rsidR="008A209F" w:rsidRPr="00DE6131">
        <w:rPr>
          <w:rFonts w:hint="cs"/>
          <w:rtl/>
        </w:rPr>
        <w:t xml:space="preserve">ولا يمكن </w:t>
      </w:r>
      <w:r w:rsidR="00C875B0" w:rsidRPr="00DE6131">
        <w:rPr>
          <w:rFonts w:hint="cs"/>
          <w:rtl/>
        </w:rPr>
        <w:t xml:space="preserve">تصور إدارة مرفق الدفاع أو العدالة من قبل طرف آخر غير الدولة، نظرا لحساسية المهام </w:t>
      </w:r>
      <w:r w:rsidR="008A209F" w:rsidRPr="00DE6131">
        <w:rPr>
          <w:rFonts w:hint="cs"/>
          <w:rtl/>
        </w:rPr>
        <w:t>المو</w:t>
      </w:r>
      <w:r w:rsidR="00C875B0" w:rsidRPr="00DE6131">
        <w:rPr>
          <w:rFonts w:hint="cs"/>
          <w:rtl/>
        </w:rPr>
        <w:t>كلة لهذه القطاعات والتي ليس بمقدور الدولة التخلي عن إدارتها لأي سبب أو تحت أي ظرف كان</w:t>
      </w:r>
      <w:r w:rsidR="008A209F" w:rsidRPr="00DE6131">
        <w:rPr>
          <w:rFonts w:hint="cs"/>
          <w:rtl/>
        </w:rPr>
        <w:t>،</w:t>
      </w:r>
      <w:r w:rsidR="00C875B0" w:rsidRPr="00DE6131">
        <w:rPr>
          <w:rFonts w:hint="cs"/>
          <w:rtl/>
        </w:rPr>
        <w:t xml:space="preserve"> فمن غير الممكن التخلي عن </w:t>
      </w:r>
      <w:r w:rsidR="00831991" w:rsidRPr="00DE6131">
        <w:rPr>
          <w:rFonts w:hint="cs"/>
          <w:rtl/>
        </w:rPr>
        <w:t xml:space="preserve">المرافق السيادية </w:t>
      </w:r>
      <w:r w:rsidR="00C875B0" w:rsidRPr="00DE6131">
        <w:rPr>
          <w:rFonts w:hint="cs"/>
          <w:rtl/>
        </w:rPr>
        <w:t>أ</w:t>
      </w:r>
      <w:r w:rsidR="00831991" w:rsidRPr="00DE6131">
        <w:rPr>
          <w:rFonts w:hint="cs"/>
          <w:rtl/>
        </w:rPr>
        <w:t xml:space="preserve">و </w:t>
      </w:r>
      <w:r w:rsidR="002B07CE" w:rsidRPr="00DE6131">
        <w:rPr>
          <w:rFonts w:hint="cs"/>
          <w:rtl/>
        </w:rPr>
        <w:t>ما يطل</w:t>
      </w:r>
      <w:r w:rsidR="002B07CE" w:rsidRPr="00DE6131">
        <w:rPr>
          <w:rtl/>
        </w:rPr>
        <w:t>ق</w:t>
      </w:r>
      <w:r w:rsidR="00C875B0" w:rsidRPr="00DE6131">
        <w:rPr>
          <w:rFonts w:hint="cs"/>
          <w:rtl/>
        </w:rPr>
        <w:t xml:space="preserve"> عليه</w:t>
      </w:r>
      <w:r w:rsidR="008A209F" w:rsidRPr="00DE6131">
        <w:rPr>
          <w:rFonts w:hint="cs"/>
          <w:rtl/>
        </w:rPr>
        <w:t>ا</w:t>
      </w:r>
      <w:r w:rsidR="00C875B0" w:rsidRPr="00DE6131">
        <w:rPr>
          <w:rFonts w:hint="cs"/>
          <w:rtl/>
        </w:rPr>
        <w:t xml:space="preserve"> </w:t>
      </w:r>
      <w:r w:rsidR="008A209F" w:rsidRPr="00DE6131">
        <w:rPr>
          <w:rFonts w:hint="cs"/>
          <w:rtl/>
        </w:rPr>
        <w:t>ب</w:t>
      </w:r>
      <w:r w:rsidR="00831991" w:rsidRPr="00DE6131">
        <w:rPr>
          <w:rFonts w:hint="cs"/>
          <w:rtl/>
        </w:rPr>
        <w:t xml:space="preserve">المرافق </w:t>
      </w:r>
      <w:r w:rsidR="002B07CE" w:rsidRPr="00DE6131">
        <w:rPr>
          <w:rFonts w:hint="cs"/>
          <w:rtl/>
        </w:rPr>
        <w:t>الدستورية بالإضافة</w:t>
      </w:r>
      <w:r w:rsidR="008A209F" w:rsidRPr="00DE6131">
        <w:rPr>
          <w:rFonts w:hint="cs"/>
          <w:rtl/>
        </w:rPr>
        <w:t xml:space="preserve"> الى كون هذه المرافق ليست المجال الأنسب </w:t>
      </w:r>
      <w:r w:rsidR="002B07CE" w:rsidRPr="00DE6131">
        <w:rPr>
          <w:rFonts w:hint="cs"/>
          <w:rtl/>
        </w:rPr>
        <w:t>للاستثمار</w:t>
      </w:r>
      <w:r w:rsidR="008A209F" w:rsidRPr="00DE6131">
        <w:rPr>
          <w:rFonts w:hint="cs"/>
          <w:rtl/>
        </w:rPr>
        <w:t xml:space="preserve"> بالنظر الى الطبيعة المجانية للخدمات التي تؤمنها للأفرا</w:t>
      </w:r>
      <w:r w:rsidR="009C060E">
        <w:rPr>
          <w:rFonts w:hint="cs"/>
          <w:rtl/>
        </w:rPr>
        <w:t>د لارتباطها باعتبارات سياسية وأخ</w:t>
      </w:r>
      <w:r w:rsidR="008A209F" w:rsidRPr="00DE6131">
        <w:rPr>
          <w:rFonts w:hint="cs"/>
          <w:rtl/>
        </w:rPr>
        <w:t>رى اجتماعية لا</w:t>
      </w:r>
      <w:r w:rsidR="002B07CE" w:rsidRPr="00DE6131">
        <w:t xml:space="preserve"> </w:t>
      </w:r>
      <w:r w:rsidR="008A209F" w:rsidRPr="00DE6131">
        <w:rPr>
          <w:rFonts w:hint="cs"/>
          <w:rtl/>
        </w:rPr>
        <w:t>تقبل المغامرة بها في سوق الاستثمارات الذي تحكم</w:t>
      </w:r>
      <w:r w:rsidR="00602236" w:rsidRPr="00DE6131">
        <w:rPr>
          <w:rFonts w:hint="cs"/>
          <w:rtl/>
        </w:rPr>
        <w:t>ه قواعد تجارية صارمة يستحيل معها ضمان السير المنتظم والمضطرد لهذه المرافق.</w:t>
      </w:r>
    </w:p>
    <w:p w14:paraId="4CEE1DBE" w14:textId="14928B94" w:rsidR="000436D6" w:rsidRPr="00DE6131" w:rsidRDefault="00A06E9A" w:rsidP="00AB33FD">
      <w:pPr>
        <w:rPr>
          <w:rtl/>
        </w:rPr>
      </w:pPr>
      <w:r w:rsidRPr="00DE6131">
        <w:rPr>
          <w:rFonts w:hint="cs"/>
          <w:rtl/>
        </w:rPr>
        <w:t xml:space="preserve">فالمرافق </w:t>
      </w:r>
      <w:r w:rsidR="00E7646E" w:rsidRPr="00DE6131">
        <w:rPr>
          <w:rFonts w:hint="cs"/>
          <w:rtl/>
        </w:rPr>
        <w:t>السيادية الدستورية</w:t>
      </w:r>
      <w:r w:rsidRPr="00DE6131">
        <w:rPr>
          <w:rFonts w:hint="cs"/>
          <w:rtl/>
        </w:rPr>
        <w:t>،</w:t>
      </w:r>
      <w:r w:rsidR="00E7646E" w:rsidRPr="00DE6131">
        <w:rPr>
          <w:rFonts w:hint="cs"/>
          <w:rtl/>
        </w:rPr>
        <w:t xml:space="preserve"> </w:t>
      </w:r>
      <w:r w:rsidR="002B07CE" w:rsidRPr="00DE6131">
        <w:rPr>
          <w:rFonts w:hint="cs"/>
          <w:rtl/>
        </w:rPr>
        <w:t>لا يمك</w:t>
      </w:r>
      <w:r w:rsidR="002B07CE" w:rsidRPr="00DE6131">
        <w:rPr>
          <w:rtl/>
        </w:rPr>
        <w:t>ن</w:t>
      </w:r>
      <w:r w:rsidR="00E7646E" w:rsidRPr="00DE6131">
        <w:rPr>
          <w:rFonts w:hint="cs"/>
          <w:rtl/>
        </w:rPr>
        <w:t xml:space="preserve"> التخلي عنها</w:t>
      </w:r>
      <w:r w:rsidRPr="00DE6131">
        <w:rPr>
          <w:rFonts w:hint="cs"/>
          <w:rtl/>
        </w:rPr>
        <w:t>، فهي تضطلع بوظائف تتعلق بسيادة الدولة  وكيانها ، فالتفويض يمكن أن يرد على عملية الإدارة دون المساس ب</w:t>
      </w:r>
      <w:r w:rsidR="00311E5D" w:rsidRPr="00DE6131">
        <w:rPr>
          <w:rFonts w:hint="cs"/>
          <w:rtl/>
        </w:rPr>
        <w:t xml:space="preserve">جوهر السلطة العامة </w:t>
      </w:r>
      <w:r w:rsidR="006F71F4" w:rsidRPr="00DE6131">
        <w:rPr>
          <w:rFonts w:hint="cs"/>
          <w:rtl/>
        </w:rPr>
        <w:t xml:space="preserve">الذي </w:t>
      </w:r>
      <w:r w:rsidRPr="00DE6131">
        <w:rPr>
          <w:rFonts w:hint="cs"/>
          <w:rtl/>
        </w:rPr>
        <w:t>يدخل</w:t>
      </w:r>
      <w:r w:rsidR="006F71F4" w:rsidRPr="00DE6131">
        <w:rPr>
          <w:rFonts w:hint="cs"/>
          <w:rtl/>
        </w:rPr>
        <w:t xml:space="preserve"> في صميم </w:t>
      </w:r>
      <w:r w:rsidRPr="00DE6131">
        <w:rPr>
          <w:rFonts w:hint="cs"/>
          <w:rtl/>
        </w:rPr>
        <w:t xml:space="preserve">المهام </w:t>
      </w:r>
      <w:r w:rsidR="006F71F4" w:rsidRPr="00DE6131">
        <w:rPr>
          <w:rFonts w:hint="cs"/>
          <w:rtl/>
        </w:rPr>
        <w:t xml:space="preserve"> </w:t>
      </w:r>
      <w:r w:rsidRPr="00DE6131">
        <w:rPr>
          <w:rFonts w:hint="cs"/>
          <w:rtl/>
        </w:rPr>
        <w:t xml:space="preserve">الدستورية </w:t>
      </w:r>
      <w:r w:rsidR="006F71F4" w:rsidRPr="00DE6131">
        <w:rPr>
          <w:rFonts w:hint="cs"/>
          <w:rtl/>
        </w:rPr>
        <w:t xml:space="preserve"> لهذه المرافق ، ف</w:t>
      </w:r>
      <w:r w:rsidRPr="00DE6131">
        <w:rPr>
          <w:rFonts w:hint="cs"/>
          <w:rtl/>
        </w:rPr>
        <w:t>هذه ال</w:t>
      </w:r>
      <w:r w:rsidR="006F71F4" w:rsidRPr="00DE6131">
        <w:rPr>
          <w:rFonts w:hint="cs"/>
          <w:rtl/>
        </w:rPr>
        <w:t>مر</w:t>
      </w:r>
      <w:r w:rsidRPr="00DE6131">
        <w:rPr>
          <w:rFonts w:hint="cs"/>
          <w:rtl/>
        </w:rPr>
        <w:t>ا</w:t>
      </w:r>
      <w:r w:rsidR="006F71F4" w:rsidRPr="00DE6131">
        <w:rPr>
          <w:rFonts w:hint="cs"/>
          <w:rtl/>
        </w:rPr>
        <w:t xml:space="preserve">فق </w:t>
      </w:r>
      <w:r w:rsidRPr="00DE6131">
        <w:rPr>
          <w:rFonts w:hint="cs"/>
          <w:rtl/>
        </w:rPr>
        <w:t>لا</w:t>
      </w:r>
      <w:r w:rsidR="006F71F4" w:rsidRPr="00DE6131">
        <w:rPr>
          <w:rFonts w:hint="cs"/>
          <w:rtl/>
        </w:rPr>
        <w:t xml:space="preserve"> </w:t>
      </w:r>
      <w:r w:rsidRPr="00DE6131">
        <w:rPr>
          <w:rFonts w:hint="cs"/>
          <w:rtl/>
        </w:rPr>
        <w:t xml:space="preserve">يمكن </w:t>
      </w:r>
      <w:r w:rsidR="009C060E">
        <w:rPr>
          <w:rFonts w:hint="cs"/>
          <w:rtl/>
        </w:rPr>
        <w:t>أ</w:t>
      </w:r>
      <w:r w:rsidRPr="00DE6131">
        <w:rPr>
          <w:rFonts w:hint="cs"/>
          <w:rtl/>
        </w:rPr>
        <w:t>ن ت</w:t>
      </w:r>
      <w:r w:rsidR="006F71F4" w:rsidRPr="00DE6131">
        <w:rPr>
          <w:rFonts w:hint="cs"/>
          <w:rtl/>
        </w:rPr>
        <w:t xml:space="preserve">كون </w:t>
      </w:r>
      <w:r w:rsidRPr="00DE6131">
        <w:rPr>
          <w:rFonts w:hint="cs"/>
          <w:rtl/>
        </w:rPr>
        <w:t>موضوعا</w:t>
      </w:r>
      <w:r w:rsidR="006F71F4" w:rsidRPr="00DE6131">
        <w:rPr>
          <w:rFonts w:hint="cs"/>
          <w:rtl/>
        </w:rPr>
        <w:t xml:space="preserve"> للتفويض</w:t>
      </w:r>
      <w:r w:rsidRPr="00DE6131">
        <w:rPr>
          <w:rFonts w:hint="cs"/>
          <w:rtl/>
        </w:rPr>
        <w:t>،</w:t>
      </w:r>
      <w:r w:rsidR="006F71F4" w:rsidRPr="00DE6131">
        <w:rPr>
          <w:rFonts w:hint="cs"/>
          <w:rtl/>
        </w:rPr>
        <w:t xml:space="preserve"> وذلك </w:t>
      </w:r>
      <w:r w:rsidRPr="00DE6131">
        <w:rPr>
          <w:rFonts w:hint="cs"/>
          <w:rtl/>
        </w:rPr>
        <w:t>لحساسية وضعها وملازمتها ل</w:t>
      </w:r>
      <w:r w:rsidR="006F71F4" w:rsidRPr="00DE6131">
        <w:rPr>
          <w:rFonts w:hint="cs"/>
          <w:rtl/>
        </w:rPr>
        <w:t xml:space="preserve">سيادة الدول </w:t>
      </w:r>
      <w:r w:rsidRPr="00DE6131">
        <w:rPr>
          <w:rFonts w:hint="cs"/>
          <w:rtl/>
        </w:rPr>
        <w:t>وأمنها</w:t>
      </w:r>
      <w:r w:rsidR="0051604C" w:rsidRPr="00DE6131">
        <w:rPr>
          <w:rStyle w:val="Appelnotedebasdep"/>
          <w:color w:val="000000" w:themeColor="text1"/>
          <w:rtl/>
        </w:rPr>
        <w:footnoteReference w:id="43"/>
      </w:r>
      <w:r w:rsidR="00766B0E" w:rsidRPr="00DE6131">
        <w:rPr>
          <w:rFonts w:hint="cs"/>
          <w:rtl/>
        </w:rPr>
        <w:t>،</w:t>
      </w:r>
      <w:r w:rsidR="00E7646E" w:rsidRPr="00DE6131">
        <w:rPr>
          <w:rFonts w:hint="cs"/>
          <w:rtl/>
        </w:rPr>
        <w:t xml:space="preserve"> </w:t>
      </w:r>
      <w:r w:rsidR="00444BB2" w:rsidRPr="00DE6131">
        <w:rPr>
          <w:rFonts w:hint="cs"/>
          <w:rtl/>
        </w:rPr>
        <w:t xml:space="preserve">وتحرص جل الدساتير المقارنة على تعزيز وترسيخ </w:t>
      </w:r>
      <w:r w:rsidR="002B07CE" w:rsidRPr="00DE6131">
        <w:rPr>
          <w:rFonts w:hint="cs"/>
          <w:rtl/>
        </w:rPr>
        <w:t>احتكار</w:t>
      </w:r>
      <w:r w:rsidR="00444BB2" w:rsidRPr="00DE6131">
        <w:rPr>
          <w:rFonts w:hint="cs"/>
          <w:rtl/>
        </w:rPr>
        <w:t xml:space="preserve"> السلطات العامة في الدولة بشكل حصري عملية  إنشاء وتنظيم وإدارة القوات المسلحة </w:t>
      </w:r>
      <w:r w:rsidR="00A82475">
        <w:rPr>
          <w:rFonts w:hint="cs"/>
          <w:rtl/>
        </w:rPr>
        <w:lastRenderedPageBreak/>
        <w:t>حفاظا على مقتضيات الأمن القومي</w:t>
      </w:r>
      <w:r w:rsidR="00444BB2" w:rsidRPr="00DE6131">
        <w:rPr>
          <w:rFonts w:hint="cs"/>
          <w:rtl/>
        </w:rPr>
        <w:t>، كما يعد مرفق العدالة من المرافق المتعلقة بالسيادية الوطنية التي هي من صلاحيات الدول الحصرية التي يمنع التنازل عنها</w:t>
      </w:r>
      <w:r w:rsidR="00444BB2" w:rsidRPr="00DE6131">
        <w:rPr>
          <w:rStyle w:val="Appelnotedebasdep"/>
          <w:color w:val="000000" w:themeColor="text1"/>
          <w:rtl/>
        </w:rPr>
        <w:footnoteReference w:id="44"/>
      </w:r>
      <w:r w:rsidR="00E7646E" w:rsidRPr="00DE6131">
        <w:rPr>
          <w:rFonts w:hint="cs"/>
          <w:rtl/>
        </w:rPr>
        <w:t>.</w:t>
      </w:r>
      <w:r w:rsidR="006F71F4" w:rsidRPr="00DE6131">
        <w:rPr>
          <w:rFonts w:hint="cs"/>
          <w:rtl/>
        </w:rPr>
        <w:t xml:space="preserve"> </w:t>
      </w:r>
    </w:p>
    <w:p w14:paraId="191D2853" w14:textId="04999FC2" w:rsidR="008D2858" w:rsidRPr="00DE6131" w:rsidRDefault="00870E32" w:rsidP="00AB33FD">
      <w:pPr>
        <w:rPr>
          <w:rtl/>
        </w:rPr>
      </w:pPr>
      <w:r w:rsidRPr="00DE6131">
        <w:rPr>
          <w:rFonts w:hint="cs"/>
          <w:rtl/>
        </w:rPr>
        <w:t xml:space="preserve">وعلى غرار جل الأنظمة </w:t>
      </w:r>
      <w:r w:rsidR="000955FF" w:rsidRPr="00DE6131">
        <w:rPr>
          <w:rFonts w:hint="cs"/>
          <w:rtl/>
        </w:rPr>
        <w:t>القانونية المقارنة</w:t>
      </w:r>
      <w:r w:rsidRPr="00DE6131">
        <w:rPr>
          <w:rFonts w:hint="cs"/>
          <w:rtl/>
        </w:rPr>
        <w:t xml:space="preserve">، فقد نص المشرع الجزائري على عدم قابلية المرافق العامة السيادية </w:t>
      </w:r>
      <w:r w:rsidR="002B07CE" w:rsidRPr="00DE6131">
        <w:rPr>
          <w:rFonts w:hint="cs"/>
          <w:rtl/>
        </w:rPr>
        <w:t>للتفويض من</w:t>
      </w:r>
      <w:r w:rsidRPr="00DE6131">
        <w:rPr>
          <w:rFonts w:hint="cs"/>
          <w:rtl/>
        </w:rPr>
        <w:t xml:space="preserve"> خلال نص</w:t>
      </w:r>
      <w:r w:rsidR="00766B0E" w:rsidRPr="00DE6131">
        <w:rPr>
          <w:rFonts w:hint="cs"/>
          <w:rtl/>
        </w:rPr>
        <w:t xml:space="preserve"> </w:t>
      </w:r>
      <w:r w:rsidR="000436D6" w:rsidRPr="00DE6131">
        <w:rPr>
          <w:rFonts w:hint="cs"/>
          <w:rtl/>
        </w:rPr>
        <w:t xml:space="preserve">المادة 02 من المرسوم </w:t>
      </w:r>
      <w:r w:rsidR="002B07CE" w:rsidRPr="00DE6131">
        <w:rPr>
          <w:rFonts w:hint="cs"/>
          <w:rtl/>
        </w:rPr>
        <w:t>التنفيذي</w:t>
      </w:r>
      <w:r w:rsidR="000436D6" w:rsidRPr="00DE6131">
        <w:rPr>
          <w:rFonts w:hint="cs"/>
          <w:rtl/>
        </w:rPr>
        <w:t xml:space="preserve"> 18/199 </w:t>
      </w:r>
      <w:r w:rsidRPr="00DE6131">
        <w:rPr>
          <w:rFonts w:hint="cs"/>
          <w:rtl/>
        </w:rPr>
        <w:t>المتعلق بتفويض المرفق العام المحلي حيث جاء في نص المادة 02 على أنه "</w:t>
      </w:r>
      <w:r w:rsidR="000436D6" w:rsidRPr="00DE6131">
        <w:rPr>
          <w:rFonts w:hint="cs"/>
          <w:rtl/>
        </w:rPr>
        <w:t xml:space="preserve">يقصد بتفويض المرفق العام، في مفهوم المرسوم تحويل </w:t>
      </w:r>
      <w:r w:rsidR="000436D6" w:rsidRPr="000C4ADB">
        <w:rPr>
          <w:rFonts w:hint="cs"/>
          <w:rtl/>
        </w:rPr>
        <w:t>بعض المهام غير السيادية</w:t>
      </w:r>
      <w:r w:rsidR="000436D6" w:rsidRPr="00DE6131">
        <w:rPr>
          <w:rFonts w:hint="cs"/>
          <w:rtl/>
        </w:rPr>
        <w:t xml:space="preserve"> التابعة للسلطات العمومية، لمدة محددة الى المفوض له المذكور في المادة 04 </w:t>
      </w:r>
      <w:r w:rsidRPr="00DE6131">
        <w:rPr>
          <w:rFonts w:hint="cs"/>
          <w:rtl/>
        </w:rPr>
        <w:t>أ</w:t>
      </w:r>
      <w:r w:rsidR="000436D6" w:rsidRPr="00DE6131">
        <w:rPr>
          <w:rFonts w:hint="cs"/>
          <w:rtl/>
        </w:rPr>
        <w:t>دناه، بهدف الصالح العام "</w:t>
      </w:r>
      <w:r w:rsidR="000955FF" w:rsidRPr="00DE6131">
        <w:rPr>
          <w:rFonts w:hint="cs"/>
          <w:rtl/>
        </w:rPr>
        <w:t xml:space="preserve">، </w:t>
      </w:r>
      <w:r w:rsidR="000436D6" w:rsidRPr="00DE6131">
        <w:rPr>
          <w:rFonts w:hint="cs"/>
          <w:rtl/>
        </w:rPr>
        <w:t>و</w:t>
      </w:r>
      <w:r w:rsidRPr="00DE6131">
        <w:rPr>
          <w:rFonts w:hint="cs"/>
          <w:rtl/>
        </w:rPr>
        <w:t xml:space="preserve">هو </w:t>
      </w:r>
      <w:r w:rsidR="002B07CE" w:rsidRPr="00DE6131">
        <w:rPr>
          <w:rFonts w:hint="cs"/>
          <w:rtl/>
        </w:rPr>
        <w:t>ما يعن</w:t>
      </w:r>
      <w:r w:rsidR="002B07CE" w:rsidRPr="00DE6131">
        <w:rPr>
          <w:rtl/>
        </w:rPr>
        <w:t>ي</w:t>
      </w:r>
      <w:r w:rsidRPr="00DE6131">
        <w:rPr>
          <w:rFonts w:hint="cs"/>
          <w:rtl/>
        </w:rPr>
        <w:t xml:space="preserve"> </w:t>
      </w:r>
      <w:r w:rsidR="002B07CE" w:rsidRPr="00DE6131">
        <w:rPr>
          <w:rFonts w:hint="cs"/>
          <w:rtl/>
        </w:rPr>
        <w:t>استبعاد</w:t>
      </w:r>
      <w:r w:rsidRPr="00DE6131">
        <w:rPr>
          <w:rFonts w:hint="cs"/>
          <w:rtl/>
        </w:rPr>
        <w:t xml:space="preserve"> المشرع الجزائري للمرافق السيادية من مجال أسلوب التفويض بنص صريح لا يقبل أي لبس </w:t>
      </w:r>
      <w:r w:rsidR="000955FF" w:rsidRPr="00DE6131">
        <w:rPr>
          <w:rFonts w:hint="cs"/>
          <w:rtl/>
        </w:rPr>
        <w:t xml:space="preserve">ويكرس فكرة  ضرورة تميز </w:t>
      </w:r>
      <w:r w:rsidR="001643A0" w:rsidRPr="00DE6131">
        <w:rPr>
          <w:rFonts w:hint="cs"/>
          <w:rtl/>
        </w:rPr>
        <w:t xml:space="preserve">وخصوصية </w:t>
      </w:r>
      <w:r w:rsidR="000955FF" w:rsidRPr="00DE6131">
        <w:rPr>
          <w:rFonts w:hint="cs"/>
          <w:rtl/>
        </w:rPr>
        <w:t>المرافق</w:t>
      </w:r>
      <w:r w:rsidR="001643A0" w:rsidRPr="00DE6131">
        <w:rPr>
          <w:rFonts w:hint="cs"/>
          <w:rtl/>
        </w:rPr>
        <w:t xml:space="preserve"> العامة </w:t>
      </w:r>
      <w:r w:rsidR="000955FF" w:rsidRPr="00DE6131">
        <w:rPr>
          <w:rFonts w:hint="cs"/>
          <w:rtl/>
        </w:rPr>
        <w:t xml:space="preserve"> الدستورية السيادية </w:t>
      </w:r>
      <w:r w:rsidR="001643A0" w:rsidRPr="00DE6131">
        <w:rPr>
          <w:rFonts w:hint="cs"/>
          <w:rtl/>
        </w:rPr>
        <w:t xml:space="preserve">ويخرجها </w:t>
      </w:r>
      <w:r w:rsidR="000955FF" w:rsidRPr="00DE6131">
        <w:rPr>
          <w:rFonts w:hint="cs"/>
          <w:rtl/>
        </w:rPr>
        <w:t>من</w:t>
      </w:r>
      <w:r w:rsidR="001643A0" w:rsidRPr="00DE6131">
        <w:rPr>
          <w:rFonts w:hint="cs"/>
          <w:rtl/>
        </w:rPr>
        <w:t xml:space="preserve"> دائرة تقنية التفويض، وهذا التميز إنما ينبع بدافع الحفاظ على مقتضيات الصالح العام، فلا</w:t>
      </w:r>
      <w:r w:rsidR="002B07CE" w:rsidRPr="00DE6131">
        <w:t xml:space="preserve"> </w:t>
      </w:r>
      <w:r w:rsidR="001643A0" w:rsidRPr="00DE6131">
        <w:rPr>
          <w:rFonts w:hint="cs"/>
          <w:rtl/>
        </w:rPr>
        <w:t xml:space="preserve">يمكن التوسع في أسلوب التفويض وتطبيق التقنية  دون ضوابط، وإلا يترتب على ذلك نتائج عكسية للأهداف المتوخاة من وراء </w:t>
      </w:r>
      <w:r w:rsidR="002B07CE" w:rsidRPr="00DE6131">
        <w:rPr>
          <w:rFonts w:hint="cs"/>
          <w:rtl/>
        </w:rPr>
        <w:t>انتهاج هذا الأسلوب في التسيير</w:t>
      </w:r>
      <w:r w:rsidR="001643A0" w:rsidRPr="00DE6131">
        <w:rPr>
          <w:rFonts w:hint="cs"/>
          <w:rtl/>
        </w:rPr>
        <w:t>، وما</w:t>
      </w:r>
      <w:r w:rsidR="002B07CE" w:rsidRPr="00DE6131">
        <w:t xml:space="preserve"> </w:t>
      </w:r>
      <w:r w:rsidR="001643A0" w:rsidRPr="00DE6131">
        <w:rPr>
          <w:rFonts w:hint="cs"/>
          <w:rtl/>
        </w:rPr>
        <w:t xml:space="preserve">يمكن ملاحظته أيضا أن المشرع الجزائري لم يحدد قائمة بالمرافق السيادية التي </w:t>
      </w:r>
      <w:r w:rsidR="002B07CE" w:rsidRPr="00DE6131">
        <w:rPr>
          <w:rFonts w:hint="cs"/>
          <w:rtl/>
        </w:rPr>
        <w:t>لا يمك</w:t>
      </w:r>
      <w:r w:rsidR="002B07CE" w:rsidRPr="00DE6131">
        <w:rPr>
          <w:rtl/>
        </w:rPr>
        <w:t>ن</w:t>
      </w:r>
      <w:r w:rsidR="001643A0" w:rsidRPr="00DE6131">
        <w:rPr>
          <w:rFonts w:hint="cs"/>
          <w:rtl/>
        </w:rPr>
        <w:t xml:space="preserve"> تفويضها وإنما ترك المجال لنفسه لتقرير ماهي المرافق السيادية التي يتوجب </w:t>
      </w:r>
      <w:r w:rsidR="002B530F" w:rsidRPr="00DE6131">
        <w:rPr>
          <w:rFonts w:hint="cs"/>
          <w:rtl/>
        </w:rPr>
        <w:t>علي</w:t>
      </w:r>
      <w:r w:rsidR="00EC0CCE" w:rsidRPr="00DE6131">
        <w:rPr>
          <w:rFonts w:hint="cs"/>
          <w:rtl/>
        </w:rPr>
        <w:t xml:space="preserve">ه النص على عدم </w:t>
      </w:r>
      <w:r w:rsidR="002B530F" w:rsidRPr="00DE6131">
        <w:rPr>
          <w:rFonts w:hint="cs"/>
          <w:rtl/>
        </w:rPr>
        <w:t xml:space="preserve">جواز </w:t>
      </w:r>
      <w:r w:rsidR="00EC0CCE" w:rsidRPr="00DE6131">
        <w:rPr>
          <w:rFonts w:hint="cs"/>
          <w:rtl/>
        </w:rPr>
        <w:t>تفويض</w:t>
      </w:r>
      <w:r w:rsidR="002B530F" w:rsidRPr="00DE6131">
        <w:rPr>
          <w:rFonts w:hint="cs"/>
          <w:rtl/>
        </w:rPr>
        <w:t>ها</w:t>
      </w:r>
      <w:r w:rsidR="008D2858" w:rsidRPr="00DE6131">
        <w:rPr>
          <w:rFonts w:hint="cs"/>
          <w:rtl/>
        </w:rPr>
        <w:t>.</w:t>
      </w:r>
    </w:p>
    <w:p w14:paraId="3C4F74A9" w14:textId="22D5F15F" w:rsidR="00357C99" w:rsidRPr="00DE6131" w:rsidRDefault="00A82475" w:rsidP="00AB33FD">
      <w:pPr>
        <w:rPr>
          <w:rtl/>
        </w:rPr>
      </w:pPr>
      <w:r>
        <w:rPr>
          <w:rFonts w:hint="cs"/>
          <w:rtl/>
        </w:rPr>
        <w:t>إ</w:t>
      </w:r>
      <w:r w:rsidR="00213E73" w:rsidRPr="00DE6131">
        <w:rPr>
          <w:rFonts w:hint="cs"/>
          <w:rtl/>
        </w:rPr>
        <w:t xml:space="preserve">لا أن هناك نوع آخر من المرافق </w:t>
      </w:r>
      <w:r w:rsidR="00750204" w:rsidRPr="00DE6131">
        <w:rPr>
          <w:rFonts w:hint="cs"/>
          <w:rtl/>
        </w:rPr>
        <w:t xml:space="preserve">الدستورية </w:t>
      </w:r>
      <w:r w:rsidR="00213E73" w:rsidRPr="00DE6131">
        <w:rPr>
          <w:rFonts w:hint="cs"/>
          <w:rtl/>
        </w:rPr>
        <w:t xml:space="preserve">لكنها </w:t>
      </w:r>
      <w:r w:rsidR="00750204" w:rsidRPr="00DE6131">
        <w:rPr>
          <w:rFonts w:hint="cs"/>
          <w:rtl/>
        </w:rPr>
        <w:t>غير السيادية</w:t>
      </w:r>
      <w:r w:rsidR="00213E73" w:rsidRPr="00DE6131">
        <w:rPr>
          <w:rFonts w:hint="cs"/>
          <w:rtl/>
        </w:rPr>
        <w:t xml:space="preserve">، وهي تلك المرافق التي تتعلق بتحقيق </w:t>
      </w:r>
      <w:r w:rsidR="00307F13" w:rsidRPr="00DE6131">
        <w:rPr>
          <w:rFonts w:hint="cs"/>
          <w:rtl/>
        </w:rPr>
        <w:t xml:space="preserve">حاجيات وحقوق متعددة </w:t>
      </w:r>
      <w:r w:rsidR="002B07CE" w:rsidRPr="00DE6131">
        <w:rPr>
          <w:rFonts w:hint="cs"/>
          <w:rtl/>
        </w:rPr>
        <w:t>للأفراد</w:t>
      </w:r>
      <w:r w:rsidR="00307F13" w:rsidRPr="00DE6131">
        <w:rPr>
          <w:rFonts w:hint="cs"/>
          <w:rtl/>
        </w:rPr>
        <w:t xml:space="preserve"> في مختلف المجالات الاجتماعية والثقافية يحميها الدستور لكنها </w:t>
      </w:r>
      <w:r w:rsidR="002B07CE" w:rsidRPr="00DE6131">
        <w:rPr>
          <w:rFonts w:hint="cs"/>
          <w:rtl/>
        </w:rPr>
        <w:t>لا ترتب</w:t>
      </w:r>
      <w:r w:rsidR="002B07CE" w:rsidRPr="00DE6131">
        <w:rPr>
          <w:rtl/>
        </w:rPr>
        <w:t>ط</w:t>
      </w:r>
      <w:r w:rsidR="00307F13" w:rsidRPr="00DE6131">
        <w:rPr>
          <w:rFonts w:hint="cs"/>
          <w:rtl/>
        </w:rPr>
        <w:t xml:space="preserve"> بسيادة الدولة ويمكن للقطاع الخاص تسييرها، فبالرغم من أنها مرافق دستورية كالصحة والتعليم والحماية الاجتماعية، فهذه مرافق خدماتية يمكن تفويضها </w:t>
      </w:r>
      <w:r w:rsidR="006962F6" w:rsidRPr="00DE6131">
        <w:rPr>
          <w:rFonts w:hint="cs"/>
          <w:rtl/>
        </w:rPr>
        <w:t>كاستثناء</w:t>
      </w:r>
      <w:r w:rsidR="002B530F" w:rsidRPr="00DE6131">
        <w:rPr>
          <w:rFonts w:hint="cs"/>
          <w:rtl/>
        </w:rPr>
        <w:t xml:space="preserve"> على</w:t>
      </w:r>
      <w:r w:rsidR="00307F13" w:rsidRPr="00DE6131">
        <w:rPr>
          <w:rFonts w:hint="cs"/>
          <w:rtl/>
        </w:rPr>
        <w:t xml:space="preserve"> مبدأ</w:t>
      </w:r>
      <w:r w:rsidR="00417067" w:rsidRPr="00DE6131">
        <w:rPr>
          <w:rFonts w:hint="cs"/>
          <w:rtl/>
        </w:rPr>
        <w:t xml:space="preserve"> قابلية </w:t>
      </w:r>
      <w:r w:rsidR="00307F13" w:rsidRPr="00DE6131">
        <w:rPr>
          <w:rFonts w:hint="cs"/>
          <w:rtl/>
        </w:rPr>
        <w:t xml:space="preserve">عدم قابلية </w:t>
      </w:r>
      <w:r w:rsidR="00417067" w:rsidRPr="00DE6131">
        <w:rPr>
          <w:rFonts w:hint="cs"/>
          <w:rtl/>
        </w:rPr>
        <w:t xml:space="preserve">المرافق العامة </w:t>
      </w:r>
      <w:r w:rsidR="00357C99" w:rsidRPr="00DE6131">
        <w:rPr>
          <w:rFonts w:hint="cs"/>
          <w:rtl/>
        </w:rPr>
        <w:t>الدستورية للتفويض</w:t>
      </w:r>
      <w:r w:rsidR="002A48DD" w:rsidRPr="00DE6131">
        <w:rPr>
          <w:rStyle w:val="Appelnotedebasdep"/>
          <w:color w:val="000000" w:themeColor="text1"/>
          <w:rtl/>
        </w:rPr>
        <w:footnoteReference w:id="45"/>
      </w:r>
      <w:r w:rsidR="00357C99" w:rsidRPr="00DE6131">
        <w:rPr>
          <w:rFonts w:hint="cs"/>
          <w:rtl/>
        </w:rPr>
        <w:t>.</w:t>
      </w:r>
    </w:p>
    <w:p w14:paraId="2861C3F2" w14:textId="344A561A" w:rsidR="00357C99" w:rsidRPr="00DE6131" w:rsidRDefault="002A48DD" w:rsidP="00AB33FD">
      <w:pPr>
        <w:rPr>
          <w:rtl/>
        </w:rPr>
      </w:pPr>
      <w:r w:rsidRPr="00DE6131">
        <w:rPr>
          <w:rFonts w:hint="cs"/>
          <w:rtl/>
        </w:rPr>
        <w:t>غير</w:t>
      </w:r>
      <w:r w:rsidR="002B07CE" w:rsidRPr="00DE6131">
        <w:rPr>
          <w:rFonts w:hint="cs"/>
          <w:rtl/>
        </w:rPr>
        <w:t xml:space="preserve"> </w:t>
      </w:r>
      <w:r w:rsidRPr="00DE6131">
        <w:rPr>
          <w:rFonts w:hint="cs"/>
          <w:rtl/>
        </w:rPr>
        <w:t>أ</w:t>
      </w:r>
      <w:r w:rsidR="00417067" w:rsidRPr="00DE6131">
        <w:rPr>
          <w:rFonts w:hint="cs"/>
          <w:rtl/>
        </w:rPr>
        <w:t>ن الاجتهاد القضائي</w:t>
      </w:r>
      <w:r w:rsidRPr="00DE6131">
        <w:rPr>
          <w:rFonts w:hint="cs"/>
          <w:rtl/>
        </w:rPr>
        <w:t xml:space="preserve"> الفرنسي </w:t>
      </w:r>
      <w:r w:rsidR="00417067" w:rsidRPr="00DE6131">
        <w:rPr>
          <w:rFonts w:hint="cs"/>
          <w:rtl/>
        </w:rPr>
        <w:t xml:space="preserve"> </w:t>
      </w:r>
      <w:r w:rsidRPr="00DE6131">
        <w:rPr>
          <w:rFonts w:hint="cs"/>
          <w:rtl/>
        </w:rPr>
        <w:t>توصل الى أ</w:t>
      </w:r>
      <w:r w:rsidR="00417067" w:rsidRPr="00DE6131">
        <w:rPr>
          <w:rFonts w:hint="cs"/>
          <w:rtl/>
        </w:rPr>
        <w:t>ن بعض من</w:t>
      </w:r>
      <w:r w:rsidRPr="00DE6131">
        <w:rPr>
          <w:rFonts w:hint="cs"/>
          <w:rtl/>
        </w:rPr>
        <w:t xml:space="preserve"> هذه المرافق </w:t>
      </w:r>
      <w:r w:rsidR="002B07CE" w:rsidRPr="00DE6131">
        <w:rPr>
          <w:rFonts w:hint="cs"/>
          <w:rtl/>
        </w:rPr>
        <w:t>لا يمك</w:t>
      </w:r>
      <w:r w:rsidR="002B07CE" w:rsidRPr="00DE6131">
        <w:rPr>
          <w:rtl/>
        </w:rPr>
        <w:t>ن</w:t>
      </w:r>
      <w:r w:rsidR="00417067" w:rsidRPr="00DE6131">
        <w:rPr>
          <w:rFonts w:hint="cs"/>
          <w:rtl/>
        </w:rPr>
        <w:t xml:space="preserve"> تفويض</w:t>
      </w:r>
      <w:r w:rsidRPr="00DE6131">
        <w:rPr>
          <w:rFonts w:hint="cs"/>
          <w:rtl/>
        </w:rPr>
        <w:t>ها</w:t>
      </w:r>
      <w:r w:rsidR="00417067" w:rsidRPr="00DE6131">
        <w:rPr>
          <w:rFonts w:hint="cs"/>
          <w:rtl/>
        </w:rPr>
        <w:t xml:space="preserve">، حيث قضى مجلس الدولة الفرنسي في قرار له صادر في 16 جوان 1994 </w:t>
      </w:r>
      <w:r w:rsidR="00357C99" w:rsidRPr="00DE6131">
        <w:rPr>
          <w:rFonts w:hint="cs"/>
          <w:rtl/>
        </w:rPr>
        <w:t xml:space="preserve">أنه </w:t>
      </w:r>
      <w:r w:rsidR="002B07CE" w:rsidRPr="00DE6131">
        <w:rPr>
          <w:rFonts w:hint="cs"/>
          <w:rtl/>
        </w:rPr>
        <w:t>لا يمك</w:t>
      </w:r>
      <w:r w:rsidR="002B07CE" w:rsidRPr="00DE6131">
        <w:rPr>
          <w:rtl/>
        </w:rPr>
        <w:t>ن</w:t>
      </w:r>
      <w:r w:rsidR="00417067" w:rsidRPr="00DE6131">
        <w:rPr>
          <w:rFonts w:hint="cs"/>
          <w:rtl/>
        </w:rPr>
        <w:t xml:space="preserve"> </w:t>
      </w:r>
      <w:r w:rsidR="005344F5" w:rsidRPr="00DE6131">
        <w:rPr>
          <w:rFonts w:hint="cs"/>
          <w:rtl/>
        </w:rPr>
        <w:t>للمؤسسات</w:t>
      </w:r>
      <w:r w:rsidR="00417067" w:rsidRPr="00DE6131">
        <w:rPr>
          <w:rFonts w:hint="cs"/>
          <w:rtl/>
        </w:rPr>
        <w:t xml:space="preserve"> </w:t>
      </w:r>
      <w:r w:rsidR="00357C99" w:rsidRPr="00DE6131">
        <w:rPr>
          <w:rFonts w:hint="cs"/>
          <w:rtl/>
        </w:rPr>
        <w:t xml:space="preserve">الصحية </w:t>
      </w:r>
      <w:r w:rsidR="00417067" w:rsidRPr="00DE6131">
        <w:rPr>
          <w:rFonts w:hint="cs"/>
          <w:rtl/>
        </w:rPr>
        <w:t xml:space="preserve"> </w:t>
      </w:r>
      <w:r w:rsidR="00357C99" w:rsidRPr="00DE6131">
        <w:rPr>
          <w:rFonts w:hint="cs"/>
          <w:rtl/>
        </w:rPr>
        <w:t>أن</w:t>
      </w:r>
      <w:r w:rsidR="00417067" w:rsidRPr="00DE6131">
        <w:rPr>
          <w:rFonts w:hint="cs"/>
          <w:rtl/>
        </w:rPr>
        <w:t xml:space="preserve"> </w:t>
      </w:r>
      <w:r w:rsidR="00357C99" w:rsidRPr="00DE6131">
        <w:rPr>
          <w:rFonts w:hint="cs"/>
          <w:rtl/>
        </w:rPr>
        <w:t>تفوض</w:t>
      </w:r>
      <w:r w:rsidR="00417067" w:rsidRPr="00DE6131">
        <w:rPr>
          <w:rFonts w:hint="cs"/>
          <w:rtl/>
        </w:rPr>
        <w:t xml:space="preserve"> الى </w:t>
      </w:r>
      <w:r w:rsidR="00357C99" w:rsidRPr="00DE6131">
        <w:rPr>
          <w:rFonts w:hint="cs"/>
          <w:rtl/>
        </w:rPr>
        <w:t>الخواص</w:t>
      </w:r>
      <w:r w:rsidR="00417067" w:rsidRPr="00DE6131">
        <w:rPr>
          <w:rFonts w:hint="cs"/>
          <w:rtl/>
        </w:rPr>
        <w:t xml:space="preserve"> مهمة القيام بإيواء المرضى الذين تتطلب حالتهم الحجز في المستشفى، </w:t>
      </w:r>
      <w:r w:rsidR="00357C99" w:rsidRPr="00DE6131">
        <w:rPr>
          <w:rFonts w:hint="cs"/>
          <w:rtl/>
        </w:rPr>
        <w:t xml:space="preserve">ويرتكز </w:t>
      </w:r>
      <w:r w:rsidR="00417067" w:rsidRPr="00DE6131">
        <w:rPr>
          <w:rFonts w:hint="cs"/>
          <w:rtl/>
        </w:rPr>
        <w:t>هذا الر</w:t>
      </w:r>
      <w:r w:rsidR="00357C99" w:rsidRPr="00DE6131">
        <w:rPr>
          <w:rFonts w:hint="cs"/>
          <w:rtl/>
        </w:rPr>
        <w:t>أي على فكرة  أ</w:t>
      </w:r>
      <w:r w:rsidR="00417067" w:rsidRPr="00DE6131">
        <w:rPr>
          <w:rFonts w:hint="cs"/>
          <w:rtl/>
        </w:rPr>
        <w:t xml:space="preserve">ن الإقامة بالمستشفى </w:t>
      </w:r>
      <w:r w:rsidR="008C67BF">
        <w:rPr>
          <w:rFonts w:hint="cs"/>
          <w:rtl/>
        </w:rPr>
        <w:t>هي</w:t>
      </w:r>
      <w:r w:rsidR="00357C99" w:rsidRPr="00DE6131">
        <w:rPr>
          <w:rFonts w:hint="cs"/>
          <w:rtl/>
        </w:rPr>
        <w:t xml:space="preserve"> جزء لا</w:t>
      </w:r>
      <w:r w:rsidR="005344F5">
        <w:rPr>
          <w:rFonts w:hint="cs"/>
          <w:rtl/>
        </w:rPr>
        <w:t xml:space="preserve"> </w:t>
      </w:r>
      <w:r w:rsidR="00E865AC" w:rsidRPr="00DE6131">
        <w:rPr>
          <w:rFonts w:hint="cs"/>
          <w:rtl/>
        </w:rPr>
        <w:t>يتجزأ</w:t>
      </w:r>
      <w:r w:rsidR="00357C99" w:rsidRPr="00DE6131">
        <w:rPr>
          <w:rFonts w:hint="cs"/>
          <w:rtl/>
        </w:rPr>
        <w:t xml:space="preserve"> من مهمة المرفق وهي تشكل أ</w:t>
      </w:r>
      <w:r w:rsidR="00417067" w:rsidRPr="00DE6131">
        <w:rPr>
          <w:rFonts w:hint="cs"/>
          <w:rtl/>
        </w:rPr>
        <w:t>حد العناصر الأساسية غير القابلة للانفصال عن مهمة المرفق</w:t>
      </w:r>
      <w:r w:rsidR="00357C99" w:rsidRPr="00DE6131">
        <w:rPr>
          <w:rFonts w:hint="cs"/>
          <w:rtl/>
        </w:rPr>
        <w:t>،</w:t>
      </w:r>
      <w:r w:rsidR="00417067" w:rsidRPr="00DE6131">
        <w:rPr>
          <w:rFonts w:hint="cs"/>
          <w:rtl/>
        </w:rPr>
        <w:t xml:space="preserve"> </w:t>
      </w:r>
      <w:r w:rsidR="00E04BB1" w:rsidRPr="00DE6131">
        <w:rPr>
          <w:rFonts w:hint="cs"/>
          <w:rtl/>
        </w:rPr>
        <w:t>ا</w:t>
      </w:r>
      <w:r w:rsidR="00357C99" w:rsidRPr="00DE6131">
        <w:rPr>
          <w:rFonts w:hint="cs"/>
          <w:rtl/>
        </w:rPr>
        <w:t xml:space="preserve">لذي تضطلع به المؤسسات العلاجية وتبعا لذلك استقر على أنه </w:t>
      </w:r>
      <w:r w:rsidR="005344F5" w:rsidRPr="00DE6131">
        <w:rPr>
          <w:rFonts w:hint="cs"/>
          <w:rtl/>
        </w:rPr>
        <w:t>لا يجو</w:t>
      </w:r>
      <w:r w:rsidR="005344F5" w:rsidRPr="00DE6131">
        <w:rPr>
          <w:rtl/>
        </w:rPr>
        <w:t>ز</w:t>
      </w:r>
      <w:r w:rsidR="008C67BF">
        <w:rPr>
          <w:rFonts w:hint="cs"/>
          <w:rtl/>
        </w:rPr>
        <w:t xml:space="preserve"> تفويضها</w:t>
      </w:r>
      <w:r w:rsidR="00357C99" w:rsidRPr="00DE6131">
        <w:rPr>
          <w:rFonts w:hint="cs"/>
          <w:rtl/>
        </w:rPr>
        <w:t>،</w:t>
      </w:r>
      <w:r w:rsidR="00E04BB1" w:rsidRPr="00DE6131">
        <w:rPr>
          <w:rFonts w:hint="cs"/>
          <w:rtl/>
        </w:rPr>
        <w:t xml:space="preserve"> </w:t>
      </w:r>
      <w:r w:rsidR="00357C99" w:rsidRPr="00DE6131">
        <w:rPr>
          <w:rFonts w:hint="cs"/>
          <w:rtl/>
        </w:rPr>
        <w:t xml:space="preserve">في حين </w:t>
      </w:r>
      <w:r w:rsidR="00E04BB1" w:rsidRPr="00DE6131">
        <w:rPr>
          <w:rFonts w:hint="cs"/>
          <w:rtl/>
        </w:rPr>
        <w:t xml:space="preserve"> ر</w:t>
      </w:r>
      <w:r w:rsidR="00357C99" w:rsidRPr="00DE6131">
        <w:rPr>
          <w:rFonts w:hint="cs"/>
          <w:rtl/>
        </w:rPr>
        <w:t>أ</w:t>
      </w:r>
      <w:r w:rsidR="00E04BB1" w:rsidRPr="00DE6131">
        <w:rPr>
          <w:rFonts w:hint="cs"/>
          <w:rtl/>
        </w:rPr>
        <w:t>ى مجلس الدولة إمكانية تفويض مرفق إقامة الايواء الفندقي و</w:t>
      </w:r>
      <w:r w:rsidR="00357C99" w:rsidRPr="00DE6131">
        <w:rPr>
          <w:rFonts w:hint="cs"/>
          <w:rtl/>
        </w:rPr>
        <w:t>إ</w:t>
      </w:r>
      <w:r w:rsidR="00E04BB1" w:rsidRPr="00DE6131">
        <w:rPr>
          <w:rFonts w:hint="cs"/>
          <w:rtl/>
        </w:rPr>
        <w:t>يواء الأشخاص المرافقين للمرضى</w:t>
      </w:r>
      <w:r w:rsidR="0051604C" w:rsidRPr="00DE6131">
        <w:rPr>
          <w:rStyle w:val="Appelnotedebasdep"/>
          <w:color w:val="000000" w:themeColor="text1"/>
          <w:rtl/>
        </w:rPr>
        <w:footnoteReference w:id="46"/>
      </w:r>
      <w:r w:rsidR="00E04BB1" w:rsidRPr="00DE6131">
        <w:rPr>
          <w:rFonts w:hint="cs"/>
          <w:rtl/>
        </w:rPr>
        <w:t>.</w:t>
      </w:r>
      <w:r w:rsidR="00357C99" w:rsidRPr="00DE6131">
        <w:rPr>
          <w:rFonts w:hint="cs"/>
          <w:rtl/>
        </w:rPr>
        <w:t xml:space="preserve"> </w:t>
      </w:r>
    </w:p>
    <w:p w14:paraId="7D5CE3B5" w14:textId="4DCFB472" w:rsidR="009B7BC0" w:rsidRPr="00DE6131" w:rsidRDefault="002455B9" w:rsidP="00AB33FD">
      <w:pPr>
        <w:rPr>
          <w:rtl/>
        </w:rPr>
      </w:pPr>
      <w:r w:rsidRPr="00DE6131">
        <w:rPr>
          <w:rFonts w:hint="cs"/>
          <w:rtl/>
        </w:rPr>
        <w:t xml:space="preserve">فالمرافق التي كفلها الدستور </w:t>
      </w:r>
      <w:r w:rsidR="005344F5" w:rsidRPr="00DE6131">
        <w:rPr>
          <w:rFonts w:hint="cs"/>
          <w:rtl/>
        </w:rPr>
        <w:t>تعتبر</w:t>
      </w:r>
      <w:r w:rsidRPr="00DE6131">
        <w:rPr>
          <w:rFonts w:hint="cs"/>
          <w:rtl/>
        </w:rPr>
        <w:t xml:space="preserve"> جميعا من الأهمية بمكان التي تدفع بالمشرع الى النص على كفالتها في القانون الأساسي </w:t>
      </w:r>
      <w:r w:rsidR="009B7BC0" w:rsidRPr="00DE6131">
        <w:rPr>
          <w:rFonts w:hint="cs"/>
          <w:rtl/>
        </w:rPr>
        <w:t>للدولة، غي</w:t>
      </w:r>
      <w:r w:rsidR="009B7BC0" w:rsidRPr="00DE6131">
        <w:rPr>
          <w:rtl/>
        </w:rPr>
        <w:t>ر</w:t>
      </w:r>
      <w:r w:rsidRPr="00DE6131">
        <w:rPr>
          <w:rFonts w:hint="cs"/>
          <w:rtl/>
        </w:rPr>
        <w:t xml:space="preserve"> أن تعدد وظائف الدولة الحديثة</w:t>
      </w:r>
      <w:r w:rsidR="009B7BC0" w:rsidRPr="00DE6131">
        <w:rPr>
          <w:rFonts w:hint="cs"/>
          <w:rtl/>
        </w:rPr>
        <w:t xml:space="preserve"> وكثرة المرافق الضرورية </w:t>
      </w:r>
      <w:r w:rsidR="00374AD8" w:rsidRPr="00DE6131">
        <w:rPr>
          <w:rFonts w:hint="cs"/>
          <w:rtl/>
        </w:rPr>
        <w:t>وتنوعها، أد</w:t>
      </w:r>
      <w:r w:rsidR="00374AD8" w:rsidRPr="00DE6131">
        <w:rPr>
          <w:rtl/>
        </w:rPr>
        <w:t>ى</w:t>
      </w:r>
      <w:r w:rsidRPr="00DE6131">
        <w:rPr>
          <w:rFonts w:hint="cs"/>
          <w:rtl/>
        </w:rPr>
        <w:t xml:space="preserve"> الى تخلي بعض الدول عن هذه المرافق الدستورية </w:t>
      </w:r>
      <w:r w:rsidR="009B7BC0" w:rsidRPr="00DE6131">
        <w:rPr>
          <w:rFonts w:hint="cs"/>
          <w:rtl/>
        </w:rPr>
        <w:t>إ</w:t>
      </w:r>
      <w:r w:rsidRPr="00DE6131">
        <w:rPr>
          <w:rFonts w:hint="cs"/>
          <w:rtl/>
        </w:rPr>
        <w:t xml:space="preserve">لى الخواص كمرفق التعليم والصحة وإدارة </w:t>
      </w:r>
      <w:r w:rsidR="00374AD8" w:rsidRPr="00DE6131">
        <w:rPr>
          <w:rFonts w:hint="cs"/>
          <w:rtl/>
        </w:rPr>
        <w:t>السجون،</w:t>
      </w:r>
      <w:r w:rsidRPr="00DE6131">
        <w:rPr>
          <w:rFonts w:hint="cs"/>
          <w:rtl/>
        </w:rPr>
        <w:t xml:space="preserve"> لتتفرغ السلطات العامة في </w:t>
      </w:r>
      <w:r w:rsidR="009B7BC0" w:rsidRPr="00DE6131">
        <w:rPr>
          <w:rFonts w:hint="cs"/>
          <w:rtl/>
        </w:rPr>
        <w:t>الدولة الحديثة</w:t>
      </w:r>
      <w:r w:rsidRPr="00DE6131">
        <w:rPr>
          <w:rFonts w:hint="cs"/>
          <w:rtl/>
        </w:rPr>
        <w:t xml:space="preserve"> </w:t>
      </w:r>
      <w:r w:rsidR="009B7BC0" w:rsidRPr="00DE6131">
        <w:rPr>
          <w:rFonts w:hint="cs"/>
          <w:rtl/>
        </w:rPr>
        <w:t>إ</w:t>
      </w:r>
      <w:r w:rsidRPr="00DE6131">
        <w:rPr>
          <w:rFonts w:hint="cs"/>
          <w:rtl/>
        </w:rPr>
        <w:t xml:space="preserve">لى مرافق دستورية أيضا، لكنها أكثر أهمية وحساسية </w:t>
      </w:r>
      <w:r w:rsidR="005344F5" w:rsidRPr="00DE6131">
        <w:rPr>
          <w:rFonts w:hint="cs"/>
          <w:rtl/>
        </w:rPr>
        <w:t>وارتباط</w:t>
      </w:r>
      <w:r w:rsidRPr="00DE6131">
        <w:rPr>
          <w:rFonts w:hint="cs"/>
          <w:rtl/>
        </w:rPr>
        <w:t xml:space="preserve"> بكيان وسيادة الدولة فلا</w:t>
      </w:r>
      <w:r w:rsidR="009B7BC0" w:rsidRPr="00DE6131">
        <w:rPr>
          <w:rFonts w:hint="cs"/>
          <w:rtl/>
        </w:rPr>
        <w:t xml:space="preserve"> </w:t>
      </w:r>
      <w:r w:rsidRPr="00DE6131">
        <w:rPr>
          <w:rFonts w:hint="cs"/>
          <w:rtl/>
        </w:rPr>
        <w:t>يمكن تفويض إدارتها ولا</w:t>
      </w:r>
      <w:r w:rsidR="009B7BC0" w:rsidRPr="00DE6131">
        <w:rPr>
          <w:rFonts w:hint="cs"/>
          <w:rtl/>
        </w:rPr>
        <w:t xml:space="preserve"> استغلالها، فهي تمثل مشروعات لابد للدولة من </w:t>
      </w:r>
      <w:r w:rsidR="005344F5" w:rsidRPr="00DE6131">
        <w:rPr>
          <w:rFonts w:hint="cs"/>
          <w:rtl/>
        </w:rPr>
        <w:t>احتكارها</w:t>
      </w:r>
      <w:r w:rsidR="009B7BC0" w:rsidRPr="00DE6131">
        <w:rPr>
          <w:rFonts w:hint="cs"/>
          <w:rtl/>
        </w:rPr>
        <w:t xml:space="preserve"> بنص القانون.</w:t>
      </w:r>
    </w:p>
    <w:p w14:paraId="77133359" w14:textId="5F835E90" w:rsidR="00C1737E" w:rsidRPr="00DE6131" w:rsidRDefault="00C1737E" w:rsidP="00AB33FD">
      <w:pPr>
        <w:rPr>
          <w:highlight w:val="cyan"/>
          <w:rtl/>
        </w:rPr>
      </w:pPr>
      <w:r w:rsidRPr="00DE6131">
        <w:rPr>
          <w:rFonts w:hint="cs"/>
          <w:rtl/>
        </w:rPr>
        <w:t xml:space="preserve">وقد سار كذلك المشرع الجزائري على هذا النحو من خلال فتح المجال لتفويض المرفق العام في مجال التعليم الخاص  وإنشاء المؤسسات الصحية الخاصة في إطار ضوابط وقواعد تحددها النصوص القانونية الخاصة </w:t>
      </w:r>
      <w:r w:rsidR="003E7A7F" w:rsidRPr="00DE6131">
        <w:rPr>
          <w:rFonts w:hint="cs"/>
          <w:rtl/>
        </w:rPr>
        <w:t>مثل الامر 05/07</w:t>
      </w:r>
      <w:r w:rsidR="003E7A7F" w:rsidRPr="00DE6131">
        <w:rPr>
          <w:rStyle w:val="Appelnotedebasdep"/>
          <w:color w:val="000000" w:themeColor="text1"/>
          <w:rtl/>
        </w:rPr>
        <w:footnoteReference w:id="47"/>
      </w:r>
      <w:r w:rsidR="003E7A7F" w:rsidRPr="00DE6131">
        <w:rPr>
          <w:rFonts w:hint="cs"/>
          <w:rtl/>
        </w:rPr>
        <w:t xml:space="preserve"> الذي يحدد القواعد العامة التي تحكم التعليم في المؤسسات التربوية والتعليم الخاص، </w:t>
      </w:r>
      <w:r w:rsidR="00C32DAE" w:rsidRPr="00DE6131">
        <w:rPr>
          <w:rFonts w:hint="cs"/>
          <w:rtl/>
        </w:rPr>
        <w:t xml:space="preserve">فهذه المرافق بعد أن كان المشرع يقصر عملية تحقيقها على الدولة لحساسيتها وأهميتها إلا أنه فتح المجال أمام تسييرها من قبل الخواص وفق ضوابط وقواعد دقيقة </w:t>
      </w:r>
      <w:r w:rsidR="00C32DAE" w:rsidRPr="00DE6131">
        <w:rPr>
          <w:rFonts w:hint="cs"/>
          <w:rtl/>
        </w:rPr>
        <w:lastRenderedPageBreak/>
        <w:t>وضعها في دفاتر ش</w:t>
      </w:r>
      <w:r w:rsidR="008C67BF">
        <w:rPr>
          <w:rFonts w:hint="cs"/>
          <w:rtl/>
        </w:rPr>
        <w:t>روط خاصة لهذه النشاطات على الحصر</w:t>
      </w:r>
      <w:r w:rsidR="00C32DAE" w:rsidRPr="00DE6131">
        <w:rPr>
          <w:rFonts w:hint="cs"/>
          <w:rtl/>
        </w:rPr>
        <w:t xml:space="preserve">، وهذا لحماية هذه المشاريع الحساسات من الانحرافات التي ترافق عملية التسيير المفوض لها. </w:t>
      </w:r>
    </w:p>
    <w:p w14:paraId="6B16FC9F" w14:textId="26243CB9" w:rsidR="00121441" w:rsidRPr="00DE6131" w:rsidRDefault="00FA6AD7" w:rsidP="004F2087">
      <w:pPr>
        <w:tabs>
          <w:tab w:val="left" w:pos="-2"/>
        </w:tabs>
        <w:ind w:left="-2" w:firstLine="2"/>
        <w:rPr>
          <w:b/>
          <w:bCs/>
          <w:color w:val="000000" w:themeColor="text1"/>
        </w:rPr>
      </w:pPr>
      <w:r w:rsidRPr="00DE6131">
        <w:rPr>
          <w:rFonts w:hint="cs"/>
          <w:b/>
          <w:bCs/>
          <w:color w:val="000000" w:themeColor="text1"/>
          <w:sz w:val="26"/>
          <w:szCs w:val="26"/>
          <w:rtl/>
        </w:rPr>
        <w:t>2</w:t>
      </w:r>
      <w:r w:rsidRPr="00DE6131">
        <w:rPr>
          <w:rFonts w:hint="cs"/>
          <w:b/>
          <w:bCs/>
          <w:color w:val="000000" w:themeColor="text1"/>
          <w:rtl/>
        </w:rPr>
        <w:t>.3</w:t>
      </w:r>
      <w:r w:rsidR="00E53547" w:rsidRPr="00DE6131">
        <w:rPr>
          <w:rFonts w:hint="cs"/>
          <w:b/>
          <w:bCs/>
          <w:color w:val="000000" w:themeColor="text1"/>
          <w:rtl/>
        </w:rPr>
        <w:t>.</w:t>
      </w:r>
      <w:r w:rsidR="00121441" w:rsidRPr="00DE6131">
        <w:rPr>
          <w:rFonts w:hint="cs"/>
          <w:b/>
          <w:bCs/>
          <w:color w:val="000000" w:themeColor="text1"/>
          <w:rtl/>
        </w:rPr>
        <w:t>المرافق العامة غير القابلة للتفويض استنادا الى نص قانوني</w:t>
      </w:r>
    </w:p>
    <w:p w14:paraId="4EA859EB" w14:textId="2411F226" w:rsidR="00F61401" w:rsidRPr="00DE6131" w:rsidRDefault="00C01728" w:rsidP="00AB33FD">
      <w:pPr>
        <w:rPr>
          <w:rtl/>
        </w:rPr>
      </w:pPr>
      <w:r w:rsidRPr="00DE6131">
        <w:rPr>
          <w:rFonts w:hint="cs"/>
          <w:rtl/>
        </w:rPr>
        <w:t xml:space="preserve">ويتجلى منع التفويض هنا من خلال تدخل المشرع بالنص صراحة على عدم قابلية بعض المرافق العامة للتفويض ففي هذه الحالة فإن المشرع يخص مرفق عام معين بالمنع من أن يكون هذا المرفق محل لعقد التفويض نظرا لاعتبارات معينة يقدرها المشرع حين وضعه للقاعدة </w:t>
      </w:r>
      <w:r w:rsidR="002B07CE" w:rsidRPr="00DE6131">
        <w:rPr>
          <w:rFonts w:hint="cs"/>
          <w:rtl/>
        </w:rPr>
        <w:t>القانوني</w:t>
      </w:r>
      <w:r w:rsidR="002B07CE" w:rsidRPr="00DE6131">
        <w:rPr>
          <w:rtl/>
        </w:rPr>
        <w:t>ة</w:t>
      </w:r>
      <w:r w:rsidRPr="00DE6131">
        <w:rPr>
          <w:rFonts w:hint="cs"/>
          <w:rtl/>
        </w:rPr>
        <w:t xml:space="preserve"> التي تمنع ع</w:t>
      </w:r>
      <w:r w:rsidR="00F61401" w:rsidRPr="00DE6131">
        <w:rPr>
          <w:rFonts w:hint="cs"/>
          <w:rtl/>
        </w:rPr>
        <w:t>ملية التفويض، نظرا للأهمية الخاصة التي يمتاز بها المرفق بالنس</w:t>
      </w:r>
      <w:r w:rsidR="001E46C7">
        <w:rPr>
          <w:rFonts w:hint="cs"/>
          <w:rtl/>
        </w:rPr>
        <w:t>بة للدولة م</w:t>
      </w:r>
      <w:r w:rsidR="005C2B92">
        <w:rPr>
          <w:rFonts w:hint="cs"/>
          <w:rtl/>
        </w:rPr>
        <w:t>ـ</w:t>
      </w:r>
      <w:r w:rsidR="001E46C7">
        <w:rPr>
          <w:rFonts w:hint="cs"/>
          <w:rtl/>
        </w:rPr>
        <w:t xml:space="preserve">ن الناحية </w:t>
      </w:r>
      <w:r w:rsidR="005C2B92">
        <w:rPr>
          <w:rFonts w:hint="cs"/>
          <w:rtl/>
        </w:rPr>
        <w:t>السياسية أوالاقتصادية</w:t>
      </w:r>
      <w:r w:rsidR="00F61401" w:rsidRPr="00DE6131">
        <w:rPr>
          <w:rFonts w:hint="cs"/>
          <w:rtl/>
        </w:rPr>
        <w:t xml:space="preserve">، كما </w:t>
      </w:r>
      <w:r w:rsidR="001E46C7">
        <w:rPr>
          <w:rFonts w:hint="cs"/>
          <w:rtl/>
        </w:rPr>
        <w:t xml:space="preserve">أن </w:t>
      </w:r>
      <w:r w:rsidR="00F61401" w:rsidRPr="00DE6131">
        <w:rPr>
          <w:rFonts w:hint="cs"/>
          <w:rtl/>
        </w:rPr>
        <w:t>إشراك الخواص في عملية إدارة هذه المرافق يمكن أن يلحق ضررا بالسلطة المفوضة أكثر مما يمكن أن يحققه من أهداف.</w:t>
      </w:r>
    </w:p>
    <w:p w14:paraId="303E3167" w14:textId="2CB12CD7" w:rsidR="00AA3EFC" w:rsidRPr="00DE6131" w:rsidRDefault="00F61401" w:rsidP="00AB33FD">
      <w:pPr>
        <w:rPr>
          <w:rtl/>
        </w:rPr>
      </w:pPr>
      <w:r w:rsidRPr="00DE6131">
        <w:rPr>
          <w:rFonts w:hint="cs"/>
          <w:rtl/>
        </w:rPr>
        <w:t>وقد يكون حظر تفويض بعض المرافق العامة بطريقة غير مباشرة وذلك من خلال احتكا</w:t>
      </w:r>
      <w:r w:rsidR="002F4B5F" w:rsidRPr="00DE6131">
        <w:rPr>
          <w:rFonts w:hint="cs"/>
          <w:rtl/>
        </w:rPr>
        <w:t>ر</w:t>
      </w:r>
      <w:r w:rsidRPr="00DE6131">
        <w:rPr>
          <w:rFonts w:hint="cs"/>
          <w:rtl/>
        </w:rPr>
        <w:t xml:space="preserve"> </w:t>
      </w:r>
      <w:r w:rsidR="00AA3EFC" w:rsidRPr="00DE6131">
        <w:rPr>
          <w:rFonts w:hint="cs"/>
          <w:rtl/>
        </w:rPr>
        <w:t>تسيير بعض</w:t>
      </w:r>
      <w:r w:rsidRPr="00DE6131">
        <w:rPr>
          <w:rFonts w:hint="cs"/>
          <w:rtl/>
        </w:rPr>
        <w:t xml:space="preserve"> المرافق من قبل الدولة،</w:t>
      </w:r>
      <w:r w:rsidR="00AA3EFC" w:rsidRPr="00DE6131">
        <w:rPr>
          <w:rFonts w:hint="cs"/>
          <w:rtl/>
        </w:rPr>
        <w:t xml:space="preserve"> </w:t>
      </w:r>
      <w:r w:rsidRPr="00DE6131">
        <w:rPr>
          <w:rFonts w:hint="cs"/>
          <w:rtl/>
        </w:rPr>
        <w:t xml:space="preserve">فيمنح القانون صلاحية إدارة بعض المرافق </w:t>
      </w:r>
      <w:r w:rsidR="00AA3EFC" w:rsidRPr="00DE6131">
        <w:rPr>
          <w:rFonts w:hint="cs"/>
          <w:rtl/>
        </w:rPr>
        <w:t>المعينة على وجه</w:t>
      </w:r>
      <w:r w:rsidRPr="00DE6131">
        <w:rPr>
          <w:rFonts w:hint="cs"/>
          <w:rtl/>
        </w:rPr>
        <w:t xml:space="preserve"> </w:t>
      </w:r>
      <w:r w:rsidR="00AA3EFC" w:rsidRPr="00DE6131">
        <w:rPr>
          <w:rFonts w:hint="cs"/>
          <w:rtl/>
        </w:rPr>
        <w:t xml:space="preserve">التحديد الى أشخاص القانون العام أو مؤسسات عامة </w:t>
      </w:r>
      <w:r w:rsidR="002B07CE" w:rsidRPr="00DE6131">
        <w:rPr>
          <w:rFonts w:hint="cs"/>
          <w:rtl/>
        </w:rPr>
        <w:t>تنشئها</w:t>
      </w:r>
      <w:r w:rsidR="00AA3EFC" w:rsidRPr="00DE6131">
        <w:rPr>
          <w:rFonts w:hint="cs"/>
          <w:rtl/>
        </w:rPr>
        <w:t xml:space="preserve"> الدولة لهذا الغرض خصيصا، كم</w:t>
      </w:r>
      <w:r w:rsidR="00AA3EFC" w:rsidRPr="00DE6131">
        <w:rPr>
          <w:rtl/>
        </w:rPr>
        <w:t>ا</w:t>
      </w:r>
      <w:r w:rsidR="00AA3EFC" w:rsidRPr="00DE6131">
        <w:rPr>
          <w:rFonts w:hint="cs"/>
          <w:rtl/>
        </w:rPr>
        <w:t xml:space="preserve"> قد يحدد القانون طريقة معينة بالذات لتسيير مرفق العام كوجوب تسييره بطريق المؤسسة العامة أو أسلوب الشركة المختلطة</w:t>
      </w:r>
      <w:r w:rsidR="00AA3EFC" w:rsidRPr="00DE6131">
        <w:rPr>
          <w:rStyle w:val="Appelnotedebasdep"/>
          <w:color w:val="000000" w:themeColor="text1"/>
          <w:rtl/>
        </w:rPr>
        <w:footnoteReference w:id="48"/>
      </w:r>
      <w:r w:rsidR="009900A3">
        <w:rPr>
          <w:rFonts w:hint="cs"/>
          <w:rtl/>
        </w:rPr>
        <w:t xml:space="preserve">، نظرا لطبيعة المرفق العام </w:t>
      </w:r>
      <w:r w:rsidR="00A07680">
        <w:rPr>
          <w:rFonts w:hint="cs"/>
          <w:rtl/>
        </w:rPr>
        <w:t xml:space="preserve">أو لخصائص معينة تتعلق بطبيعة نشاط المرفق العام وهذا المنع غير المباشر </w:t>
      </w:r>
      <w:r w:rsidR="006F4BB7">
        <w:rPr>
          <w:rFonts w:hint="cs"/>
          <w:rtl/>
        </w:rPr>
        <w:t xml:space="preserve">يمثل أحد أشكال احتكار </w:t>
      </w:r>
      <w:r w:rsidR="006C31CD">
        <w:rPr>
          <w:rFonts w:hint="cs"/>
          <w:rtl/>
        </w:rPr>
        <w:t xml:space="preserve">هذه المرافق العامة ويقصر </w:t>
      </w:r>
      <w:r w:rsidR="005344F5">
        <w:rPr>
          <w:rFonts w:hint="cs"/>
          <w:rtl/>
        </w:rPr>
        <w:t>تسييرها</w:t>
      </w:r>
      <w:r w:rsidR="006C31CD">
        <w:rPr>
          <w:rFonts w:hint="cs"/>
          <w:rtl/>
        </w:rPr>
        <w:t xml:space="preserve"> على اتباع </w:t>
      </w:r>
      <w:r w:rsidR="0034375A">
        <w:rPr>
          <w:rFonts w:hint="cs"/>
          <w:rtl/>
        </w:rPr>
        <w:t>أسلوب أو طريقة مع</w:t>
      </w:r>
      <w:r w:rsidR="00281604">
        <w:rPr>
          <w:rFonts w:hint="cs"/>
          <w:rtl/>
        </w:rPr>
        <w:t>ينة فتتقيد الجهات العامة بهذه الأساليب التي يتم النص عليها مسبق</w:t>
      </w:r>
      <w:r w:rsidR="0034375A">
        <w:rPr>
          <w:rFonts w:hint="cs"/>
          <w:rtl/>
        </w:rPr>
        <w:t>ا، وبالتالي فإ</w:t>
      </w:r>
      <w:r w:rsidR="003E1D8F">
        <w:rPr>
          <w:rFonts w:hint="cs"/>
          <w:rtl/>
        </w:rPr>
        <w:t xml:space="preserve">ن السلطة العامة المانحة </w:t>
      </w:r>
      <w:r w:rsidR="005344F5">
        <w:rPr>
          <w:rFonts w:hint="cs"/>
          <w:rtl/>
        </w:rPr>
        <w:t>لا تتمت</w:t>
      </w:r>
      <w:r w:rsidR="005344F5">
        <w:rPr>
          <w:rtl/>
        </w:rPr>
        <w:t>ع</w:t>
      </w:r>
      <w:r w:rsidR="003E1D8F">
        <w:rPr>
          <w:rFonts w:hint="cs"/>
          <w:rtl/>
        </w:rPr>
        <w:t xml:space="preserve"> بالحرية الكاملة في اختيار الأسلوب الأنسب لتنظيم واستغلال هذا النوع من المرافق العامة.</w:t>
      </w:r>
    </w:p>
    <w:p w14:paraId="16C2C725" w14:textId="5CA3DE5B" w:rsidR="00D47C27" w:rsidRPr="00DE6131" w:rsidRDefault="002B07CE" w:rsidP="00AB33FD">
      <w:pPr>
        <w:rPr>
          <w:rtl/>
        </w:rPr>
      </w:pPr>
      <w:r w:rsidRPr="00DE6131">
        <w:rPr>
          <w:rFonts w:hint="cs"/>
          <w:rtl/>
        </w:rPr>
        <w:t>ما يجد</w:t>
      </w:r>
      <w:r w:rsidRPr="00DE6131">
        <w:rPr>
          <w:rtl/>
        </w:rPr>
        <w:t>ر</w:t>
      </w:r>
      <w:r w:rsidR="005E4B3E" w:rsidRPr="00DE6131">
        <w:rPr>
          <w:rFonts w:hint="cs"/>
          <w:rtl/>
        </w:rPr>
        <w:t xml:space="preserve"> الإشارة اليه فيما يخص</w:t>
      </w:r>
      <w:r w:rsidR="002E63D8" w:rsidRPr="00DE6131">
        <w:rPr>
          <w:rFonts w:hint="cs"/>
          <w:rtl/>
        </w:rPr>
        <w:t xml:space="preserve"> قابلية المرافق العامة للتفويض</w:t>
      </w:r>
      <w:r w:rsidR="009069A9" w:rsidRPr="00DE6131">
        <w:rPr>
          <w:rFonts w:hint="cs"/>
          <w:rtl/>
        </w:rPr>
        <w:t xml:space="preserve"> الى</w:t>
      </w:r>
      <w:r w:rsidR="002E63D8" w:rsidRPr="00DE6131">
        <w:rPr>
          <w:rFonts w:hint="cs"/>
          <w:rtl/>
        </w:rPr>
        <w:t xml:space="preserve"> أ</w:t>
      </w:r>
      <w:r w:rsidR="005E4B3E" w:rsidRPr="00DE6131">
        <w:rPr>
          <w:rFonts w:hint="cs"/>
          <w:rtl/>
        </w:rPr>
        <w:t>ن</w:t>
      </w:r>
      <w:r w:rsidR="002E63D8" w:rsidRPr="00DE6131">
        <w:rPr>
          <w:rFonts w:hint="cs"/>
          <w:rtl/>
        </w:rPr>
        <w:t xml:space="preserve"> هذا يشكل مسألة نسبية فهو ي</w:t>
      </w:r>
      <w:r w:rsidR="005E4B3E" w:rsidRPr="00DE6131">
        <w:rPr>
          <w:rFonts w:hint="cs"/>
          <w:rtl/>
        </w:rPr>
        <w:t>ختلف من دولة الى أخرى</w:t>
      </w:r>
      <w:r w:rsidR="002E63D8" w:rsidRPr="00DE6131">
        <w:rPr>
          <w:rFonts w:hint="cs"/>
          <w:rtl/>
        </w:rPr>
        <w:t xml:space="preserve">، وإن كان هناك شبه </w:t>
      </w:r>
      <w:r w:rsidRPr="00DE6131">
        <w:rPr>
          <w:rFonts w:hint="cs"/>
          <w:rtl/>
        </w:rPr>
        <w:t>اتفاق</w:t>
      </w:r>
      <w:r w:rsidR="002E63D8" w:rsidRPr="00DE6131">
        <w:rPr>
          <w:rFonts w:hint="cs"/>
          <w:rtl/>
        </w:rPr>
        <w:t xml:space="preserve"> بين التشريعات </w:t>
      </w:r>
      <w:r w:rsidR="009069A9" w:rsidRPr="00DE6131">
        <w:rPr>
          <w:rFonts w:hint="cs"/>
          <w:rtl/>
        </w:rPr>
        <w:t xml:space="preserve">القانونية </w:t>
      </w:r>
      <w:r w:rsidR="002E63D8" w:rsidRPr="00DE6131">
        <w:rPr>
          <w:rFonts w:hint="cs"/>
          <w:rtl/>
        </w:rPr>
        <w:t xml:space="preserve">المقارنة على ضرورة مراعات تميز وخصوصية بعض المرافق العامة نظرا لاعتبارات </w:t>
      </w:r>
      <w:r w:rsidR="009069A9" w:rsidRPr="00DE6131">
        <w:rPr>
          <w:rFonts w:hint="cs"/>
          <w:rtl/>
        </w:rPr>
        <w:t>مختلفة واستبعاد</w:t>
      </w:r>
      <w:r w:rsidR="004D65B9" w:rsidRPr="00DE6131">
        <w:rPr>
          <w:rFonts w:hint="cs"/>
          <w:rtl/>
        </w:rPr>
        <w:t>ها من نطاق تقنية تفويضات المراف</w:t>
      </w:r>
      <w:r w:rsidR="009069A9" w:rsidRPr="00DE6131">
        <w:rPr>
          <w:rFonts w:hint="cs"/>
          <w:rtl/>
        </w:rPr>
        <w:t>ق العامة</w:t>
      </w:r>
      <w:r w:rsidR="002E63D8" w:rsidRPr="00DE6131">
        <w:rPr>
          <w:rFonts w:hint="cs"/>
          <w:rtl/>
        </w:rPr>
        <w:t>،</w:t>
      </w:r>
      <w:r w:rsidR="00D7581E" w:rsidRPr="00DE6131">
        <w:rPr>
          <w:rFonts w:hint="cs"/>
          <w:rtl/>
        </w:rPr>
        <w:t xml:space="preserve"> بالإضافة الى ت</w:t>
      </w:r>
      <w:r w:rsidR="00C11B8F">
        <w:rPr>
          <w:rFonts w:hint="cs"/>
          <w:rtl/>
        </w:rPr>
        <w:t>أ</w:t>
      </w:r>
      <w:r w:rsidR="00D7581E" w:rsidRPr="00DE6131">
        <w:rPr>
          <w:rFonts w:hint="cs"/>
          <w:rtl/>
        </w:rPr>
        <w:t>ثر هذا الأسلوب من التسيير بالنظام الاق</w:t>
      </w:r>
      <w:r w:rsidR="004D65B9" w:rsidRPr="00DE6131">
        <w:rPr>
          <w:rFonts w:hint="cs"/>
          <w:rtl/>
        </w:rPr>
        <w:t>تصادي السائد في كل دولة على حدا</w:t>
      </w:r>
      <w:r w:rsidR="00D7581E" w:rsidRPr="00DE6131">
        <w:rPr>
          <w:rFonts w:hint="cs"/>
          <w:rtl/>
        </w:rPr>
        <w:t xml:space="preserve">، فقد يتوسع أسلوب التفويض ليشمل مجالات واسعة في الدول </w:t>
      </w:r>
      <w:r w:rsidRPr="00DE6131">
        <w:rPr>
          <w:rFonts w:hint="cs"/>
          <w:rtl/>
        </w:rPr>
        <w:t>الليبرالي</w:t>
      </w:r>
      <w:r w:rsidRPr="00DE6131">
        <w:rPr>
          <w:rtl/>
        </w:rPr>
        <w:t>ة</w:t>
      </w:r>
      <w:r w:rsidR="00D7581E" w:rsidRPr="00DE6131">
        <w:rPr>
          <w:rFonts w:hint="cs"/>
          <w:rtl/>
        </w:rPr>
        <w:t xml:space="preserve"> </w:t>
      </w:r>
      <w:r w:rsidR="004D65B9" w:rsidRPr="00DE6131">
        <w:rPr>
          <w:rFonts w:hint="cs"/>
          <w:rtl/>
        </w:rPr>
        <w:t xml:space="preserve">المنفتحة </w:t>
      </w:r>
      <w:r w:rsidRPr="00DE6131">
        <w:rPr>
          <w:rFonts w:hint="cs"/>
          <w:rtl/>
        </w:rPr>
        <w:t>اقتصاديا</w:t>
      </w:r>
      <w:r w:rsidR="004D65B9" w:rsidRPr="00DE6131">
        <w:rPr>
          <w:rFonts w:hint="cs"/>
          <w:rtl/>
        </w:rPr>
        <w:t xml:space="preserve"> ، بينما تضييق مجالات تطبيقه في الدول المنغلقة اقتصاديا والتي تضييق فيها المبادرات الخاصة في التسيير، </w:t>
      </w:r>
      <w:r w:rsidR="00C86A6A" w:rsidRPr="00DE6131">
        <w:rPr>
          <w:rFonts w:hint="cs"/>
          <w:rtl/>
        </w:rPr>
        <w:t xml:space="preserve"> </w:t>
      </w:r>
      <w:r w:rsidR="004D65B9" w:rsidRPr="00DE6131">
        <w:rPr>
          <w:rFonts w:hint="cs"/>
          <w:rtl/>
        </w:rPr>
        <w:t xml:space="preserve">بالإضافة الى أن </w:t>
      </w:r>
      <w:r w:rsidR="00C86A6A" w:rsidRPr="00DE6131">
        <w:rPr>
          <w:rFonts w:hint="cs"/>
          <w:rtl/>
        </w:rPr>
        <w:t xml:space="preserve">هناك دول تأخذ بقاعدة التمييز بين المرافق العامة القابلة للتفويض وأخرى غير قابلة </w:t>
      </w:r>
      <w:r w:rsidR="00E53547" w:rsidRPr="00DE6131">
        <w:rPr>
          <w:rFonts w:hint="cs"/>
          <w:rtl/>
        </w:rPr>
        <w:t>للتفويض،</w:t>
      </w:r>
      <w:r w:rsidR="00C86A6A" w:rsidRPr="00DE6131">
        <w:rPr>
          <w:rFonts w:hint="cs"/>
          <w:rtl/>
        </w:rPr>
        <w:t xml:space="preserve"> ومن جهة أخرى هناك بعض الدول لا</w:t>
      </w:r>
      <w:r w:rsidR="005E7ACB" w:rsidRPr="00DE6131">
        <w:rPr>
          <w:rFonts w:hint="cs"/>
          <w:rtl/>
        </w:rPr>
        <w:t xml:space="preserve"> </w:t>
      </w:r>
      <w:r w:rsidR="004D65B9" w:rsidRPr="00DE6131">
        <w:rPr>
          <w:rFonts w:hint="cs"/>
          <w:rtl/>
        </w:rPr>
        <w:t>تتوسع</w:t>
      </w:r>
      <w:r w:rsidRPr="00DE6131">
        <w:rPr>
          <w:rFonts w:hint="cs"/>
          <w:rtl/>
        </w:rPr>
        <w:t xml:space="preserve"> </w:t>
      </w:r>
      <w:r w:rsidR="004D65B9" w:rsidRPr="00DE6131">
        <w:rPr>
          <w:rFonts w:hint="cs"/>
          <w:rtl/>
        </w:rPr>
        <w:t>في ه</w:t>
      </w:r>
      <w:r w:rsidR="00C86A6A" w:rsidRPr="00DE6131">
        <w:rPr>
          <w:rFonts w:hint="cs"/>
          <w:rtl/>
        </w:rPr>
        <w:t>ذا التمييز.</w:t>
      </w:r>
    </w:p>
    <w:p w14:paraId="21BFBE19" w14:textId="343126A2" w:rsidR="000C6BB7" w:rsidRPr="00DE6131" w:rsidRDefault="00C11B8F" w:rsidP="00372359">
      <w:pPr>
        <w:rPr>
          <w:rtl/>
        </w:rPr>
      </w:pPr>
      <w:r>
        <w:rPr>
          <w:rFonts w:hint="cs"/>
          <w:rtl/>
        </w:rPr>
        <w:t>وفي المحصلة فإ</w:t>
      </w:r>
      <w:r w:rsidR="000C6BB7" w:rsidRPr="00DE6131">
        <w:rPr>
          <w:rFonts w:hint="cs"/>
          <w:rtl/>
        </w:rPr>
        <w:t>نه أيا كان ن</w:t>
      </w:r>
      <w:r>
        <w:rPr>
          <w:rFonts w:hint="cs"/>
          <w:rtl/>
        </w:rPr>
        <w:t>وع المرفق العام موضوع التفويض فإ</w:t>
      </w:r>
      <w:r w:rsidR="009017C8">
        <w:rPr>
          <w:rFonts w:hint="cs"/>
          <w:rtl/>
        </w:rPr>
        <w:t>ن هذه الآ</w:t>
      </w:r>
      <w:r w:rsidR="000C6BB7" w:rsidRPr="00DE6131">
        <w:rPr>
          <w:rFonts w:hint="cs"/>
          <w:rtl/>
        </w:rPr>
        <w:t xml:space="preserve">لية غير المباشرة في </w:t>
      </w:r>
      <w:r w:rsidR="009017C8">
        <w:rPr>
          <w:rFonts w:hint="cs"/>
          <w:rtl/>
        </w:rPr>
        <w:t>ت</w:t>
      </w:r>
      <w:r w:rsidR="005344F5" w:rsidRPr="00DE6131">
        <w:rPr>
          <w:rFonts w:hint="cs"/>
          <w:rtl/>
        </w:rPr>
        <w:t>س</w:t>
      </w:r>
      <w:r w:rsidR="009017C8">
        <w:rPr>
          <w:rFonts w:hint="cs"/>
          <w:rtl/>
        </w:rPr>
        <w:t>ي</w:t>
      </w:r>
      <w:r w:rsidR="005344F5" w:rsidRPr="00DE6131">
        <w:rPr>
          <w:rFonts w:hint="cs"/>
          <w:rtl/>
        </w:rPr>
        <w:t>ير</w:t>
      </w:r>
      <w:r w:rsidR="000C6BB7" w:rsidRPr="00DE6131">
        <w:rPr>
          <w:rFonts w:hint="cs"/>
          <w:rtl/>
        </w:rPr>
        <w:t xml:space="preserve"> المرافق العامة لا يمكن تجسيدها في ارض الواقع</w:t>
      </w:r>
      <w:r w:rsidR="009017C8">
        <w:rPr>
          <w:rFonts w:hint="cs"/>
          <w:rtl/>
        </w:rPr>
        <w:t>،</w:t>
      </w:r>
      <w:r w:rsidR="000C6BB7" w:rsidRPr="00DE6131">
        <w:rPr>
          <w:rFonts w:hint="cs"/>
          <w:rtl/>
        </w:rPr>
        <w:t xml:space="preserve"> الا بناءا على عمل قانوني تبرز</w:t>
      </w:r>
      <w:r w:rsidR="004532C2">
        <w:rPr>
          <w:rFonts w:hint="cs"/>
          <w:rtl/>
        </w:rPr>
        <w:t xml:space="preserve"> </w:t>
      </w:r>
      <w:r w:rsidR="000C6BB7" w:rsidRPr="00DE6131">
        <w:rPr>
          <w:rFonts w:hint="cs"/>
          <w:rtl/>
        </w:rPr>
        <w:t xml:space="preserve">فيه سلطان الإرادة لطرفي العقد فالعمل الأحادي الذي يكون في الغالب بطبعه ناتج عن </w:t>
      </w:r>
      <w:r w:rsidR="009017C8">
        <w:rPr>
          <w:rFonts w:hint="cs"/>
          <w:rtl/>
        </w:rPr>
        <w:t>إ</w:t>
      </w:r>
      <w:r w:rsidR="000C6BB7" w:rsidRPr="00DE6131">
        <w:rPr>
          <w:rFonts w:hint="cs"/>
          <w:rtl/>
        </w:rPr>
        <w:t xml:space="preserve">عمال السلطات العامة </w:t>
      </w:r>
      <w:r w:rsidR="004532C2" w:rsidRPr="00DE6131">
        <w:rPr>
          <w:rFonts w:hint="cs"/>
          <w:rtl/>
        </w:rPr>
        <w:t>لإرادتها</w:t>
      </w:r>
      <w:r w:rsidR="000C6BB7" w:rsidRPr="00DE6131">
        <w:rPr>
          <w:rFonts w:hint="cs"/>
          <w:rtl/>
        </w:rPr>
        <w:t xml:space="preserve"> المنفردة ليس الوسيلة الملائمة لتجسيد هذه التقنية ل</w:t>
      </w:r>
      <w:r w:rsidR="009017C8">
        <w:rPr>
          <w:rFonts w:hint="cs"/>
          <w:rtl/>
        </w:rPr>
        <w:t>ذلك فان التفويض الناتج عن قرار إ</w:t>
      </w:r>
      <w:r w:rsidR="000C6BB7" w:rsidRPr="00DE6131">
        <w:rPr>
          <w:rFonts w:hint="cs"/>
          <w:rtl/>
        </w:rPr>
        <w:t>داري</w:t>
      </w:r>
      <w:r w:rsidR="004532C2">
        <w:rPr>
          <w:rFonts w:hint="cs"/>
          <w:rtl/>
        </w:rPr>
        <w:t xml:space="preserve"> </w:t>
      </w:r>
      <w:r w:rsidR="009017C8">
        <w:rPr>
          <w:rFonts w:hint="cs"/>
          <w:rtl/>
        </w:rPr>
        <w:t>أحادي صادر عن السلطة العامة في إ</w:t>
      </w:r>
      <w:r w:rsidR="000C6BB7" w:rsidRPr="00DE6131">
        <w:rPr>
          <w:rFonts w:hint="cs"/>
          <w:rtl/>
        </w:rPr>
        <w:t xml:space="preserve">طار </w:t>
      </w:r>
      <w:r w:rsidR="004532C2" w:rsidRPr="00DE6131">
        <w:rPr>
          <w:rFonts w:hint="cs"/>
          <w:rtl/>
        </w:rPr>
        <w:t>ما يعر</w:t>
      </w:r>
      <w:r w:rsidR="004532C2" w:rsidRPr="00DE6131">
        <w:rPr>
          <w:rtl/>
        </w:rPr>
        <w:t>ف</w:t>
      </w:r>
      <w:r w:rsidR="000C6BB7" w:rsidRPr="00DE6131">
        <w:rPr>
          <w:rFonts w:hint="cs"/>
          <w:rtl/>
        </w:rPr>
        <w:t xml:space="preserve"> بال</w:t>
      </w:r>
      <w:r w:rsidR="009017C8">
        <w:rPr>
          <w:rFonts w:hint="cs"/>
          <w:rtl/>
        </w:rPr>
        <w:t>اعتماد أ</w:t>
      </w:r>
      <w:r w:rsidR="000C6BB7" w:rsidRPr="00DE6131">
        <w:rPr>
          <w:rFonts w:hint="cs"/>
          <w:rtl/>
        </w:rPr>
        <w:t xml:space="preserve">و الترخيص </w:t>
      </w:r>
      <w:r w:rsidR="009017C8">
        <w:rPr>
          <w:rFonts w:hint="cs"/>
          <w:rtl/>
        </w:rPr>
        <w:t>أ</w:t>
      </w:r>
      <w:r w:rsidR="000C6BB7" w:rsidRPr="00DE6131">
        <w:rPr>
          <w:rFonts w:hint="cs"/>
          <w:rtl/>
        </w:rPr>
        <w:t xml:space="preserve">و </w:t>
      </w:r>
      <w:r w:rsidR="002E78C0" w:rsidRPr="00DE6131">
        <w:rPr>
          <w:rFonts w:hint="cs"/>
          <w:rtl/>
        </w:rPr>
        <w:t>التأهيل</w:t>
      </w:r>
      <w:r w:rsidR="000C6BB7" w:rsidRPr="00DE6131">
        <w:rPr>
          <w:rFonts w:hint="cs"/>
          <w:rtl/>
        </w:rPr>
        <w:t xml:space="preserve"> ليس معني بتطبيق تقنية تفويض المرافق العامة </w:t>
      </w:r>
      <w:r w:rsidR="00FD6254">
        <w:rPr>
          <w:rFonts w:hint="cs"/>
          <w:rtl/>
        </w:rPr>
        <w:t xml:space="preserve">، </w:t>
      </w:r>
      <w:r w:rsidR="000C6BB7" w:rsidRPr="00DE6131">
        <w:rPr>
          <w:rFonts w:hint="cs"/>
          <w:rtl/>
        </w:rPr>
        <w:t xml:space="preserve">وبالتالي لابد </w:t>
      </w:r>
      <w:r w:rsidR="00FD6254">
        <w:rPr>
          <w:rFonts w:hint="cs"/>
          <w:rtl/>
        </w:rPr>
        <w:t>أن تتجسد آ</w:t>
      </w:r>
      <w:r w:rsidR="000C6BB7" w:rsidRPr="00DE6131">
        <w:rPr>
          <w:rFonts w:hint="cs"/>
          <w:rtl/>
        </w:rPr>
        <w:t xml:space="preserve">لية التفويض في </w:t>
      </w:r>
      <w:r w:rsidR="00FD6254">
        <w:rPr>
          <w:rFonts w:hint="cs"/>
          <w:rtl/>
        </w:rPr>
        <w:t>إ</w:t>
      </w:r>
      <w:r w:rsidR="000C6BB7" w:rsidRPr="00DE6131">
        <w:rPr>
          <w:rFonts w:hint="cs"/>
          <w:rtl/>
        </w:rPr>
        <w:t>طار علاقة تعاقدية نظرا لل</w:t>
      </w:r>
      <w:r w:rsidR="00AE2C39">
        <w:rPr>
          <w:rFonts w:hint="cs"/>
          <w:rtl/>
        </w:rPr>
        <w:t>مزايا العديدة التي يوفرها العقد</w:t>
      </w:r>
      <w:r w:rsidR="006422D9">
        <w:rPr>
          <w:rFonts w:hint="cs"/>
          <w:rtl/>
        </w:rPr>
        <w:t xml:space="preserve"> من جهة ونظرا لأن ك</w:t>
      </w:r>
      <w:r w:rsidR="009E668F">
        <w:rPr>
          <w:rFonts w:hint="cs"/>
          <w:rtl/>
        </w:rPr>
        <w:t>ثرة التفاصيل التي يتضمنها أسلوب التفويض لا يمكن أن يحتويها عمل قانوني إنفرادي.</w:t>
      </w:r>
    </w:p>
    <w:p w14:paraId="2F8079C7" w14:textId="495E8186" w:rsidR="00AF3B1D" w:rsidRPr="00DE6131" w:rsidRDefault="003A6868" w:rsidP="004F2087">
      <w:pPr>
        <w:tabs>
          <w:tab w:val="left" w:pos="-2"/>
        </w:tabs>
        <w:ind w:firstLine="0"/>
        <w:outlineLvl w:val="4"/>
        <w:rPr>
          <w:b/>
          <w:bCs/>
          <w:color w:val="000000" w:themeColor="text1"/>
          <w:rtl/>
        </w:rPr>
      </w:pPr>
      <w:bookmarkStart w:id="80" w:name="_Toc165664605"/>
      <w:bookmarkStart w:id="81" w:name="_Toc165665105"/>
      <w:bookmarkStart w:id="82" w:name="_Toc168134045"/>
      <w:r w:rsidRPr="00DE6131">
        <w:rPr>
          <w:rFonts w:hint="cs"/>
          <w:b/>
          <w:bCs/>
          <w:color w:val="000000" w:themeColor="text1"/>
          <w:rtl/>
        </w:rPr>
        <w:t>ا</w:t>
      </w:r>
      <w:r w:rsidR="00AF3B1D" w:rsidRPr="00DE6131">
        <w:rPr>
          <w:rFonts w:hint="cs"/>
          <w:b/>
          <w:bCs/>
          <w:color w:val="000000" w:themeColor="text1"/>
          <w:rtl/>
        </w:rPr>
        <w:t>لفرع الثاني: وجود علاقة تعاقدية</w:t>
      </w:r>
      <w:bookmarkEnd w:id="80"/>
      <w:bookmarkEnd w:id="81"/>
      <w:bookmarkEnd w:id="82"/>
      <w:r w:rsidR="00AF3B1D" w:rsidRPr="00DE6131">
        <w:rPr>
          <w:rFonts w:hint="cs"/>
          <w:b/>
          <w:bCs/>
          <w:color w:val="000000" w:themeColor="text1"/>
          <w:rtl/>
        </w:rPr>
        <w:t xml:space="preserve"> </w:t>
      </w:r>
    </w:p>
    <w:p w14:paraId="3EB12541" w14:textId="3C982786" w:rsidR="00C42697" w:rsidRPr="00DE6131" w:rsidRDefault="00C42697" w:rsidP="00372359">
      <w:pPr>
        <w:rPr>
          <w:rtl/>
        </w:rPr>
      </w:pPr>
      <w:r w:rsidRPr="00DE6131">
        <w:rPr>
          <w:rFonts w:hint="cs"/>
          <w:rtl/>
        </w:rPr>
        <w:t>لا يمكن الحديث عن</w:t>
      </w:r>
      <w:r w:rsidR="00AF3B1D" w:rsidRPr="00DE6131">
        <w:rPr>
          <w:rFonts w:hint="cs"/>
          <w:rtl/>
        </w:rPr>
        <w:t xml:space="preserve"> عقد تفويض المرفق الع</w:t>
      </w:r>
      <w:r w:rsidRPr="00DE6131">
        <w:rPr>
          <w:rFonts w:hint="cs"/>
          <w:rtl/>
        </w:rPr>
        <w:t>ام</w:t>
      </w:r>
      <w:r w:rsidR="00FD6254">
        <w:rPr>
          <w:rFonts w:hint="cs"/>
          <w:rtl/>
        </w:rPr>
        <w:t xml:space="preserve"> إ</w:t>
      </w:r>
      <w:r w:rsidR="00AF3B1D" w:rsidRPr="00DE6131">
        <w:rPr>
          <w:rFonts w:hint="cs"/>
          <w:rtl/>
        </w:rPr>
        <w:t xml:space="preserve">لا </w:t>
      </w:r>
      <w:r w:rsidRPr="00DE6131">
        <w:rPr>
          <w:rFonts w:hint="cs"/>
          <w:rtl/>
        </w:rPr>
        <w:t>في إطار</w:t>
      </w:r>
      <w:r w:rsidR="00AF3B1D" w:rsidRPr="00DE6131">
        <w:rPr>
          <w:rFonts w:hint="cs"/>
          <w:rtl/>
        </w:rPr>
        <w:t xml:space="preserve"> علاقة تعاقدية بين السلطة </w:t>
      </w:r>
      <w:r w:rsidRPr="00DE6131">
        <w:rPr>
          <w:rFonts w:hint="cs"/>
          <w:rtl/>
        </w:rPr>
        <w:t>المفوضة</w:t>
      </w:r>
      <w:r w:rsidR="00AF3B1D" w:rsidRPr="00DE6131">
        <w:rPr>
          <w:rFonts w:hint="cs"/>
          <w:rtl/>
        </w:rPr>
        <w:t xml:space="preserve"> </w:t>
      </w:r>
      <w:r w:rsidRPr="00DE6131">
        <w:rPr>
          <w:rFonts w:hint="cs"/>
          <w:rtl/>
        </w:rPr>
        <w:t xml:space="preserve">وصاحب التفويض </w:t>
      </w:r>
      <w:r w:rsidR="00AF3B1D" w:rsidRPr="00DE6131">
        <w:rPr>
          <w:rFonts w:hint="cs"/>
          <w:rtl/>
        </w:rPr>
        <w:t>فهي</w:t>
      </w:r>
      <w:r w:rsidRPr="00DE6131">
        <w:rPr>
          <w:rFonts w:hint="cs"/>
          <w:rtl/>
        </w:rPr>
        <w:t xml:space="preserve"> في الأساس عبارة عن </w:t>
      </w:r>
      <w:r w:rsidR="00AF3B1D" w:rsidRPr="00DE6131">
        <w:rPr>
          <w:rFonts w:hint="cs"/>
          <w:rtl/>
        </w:rPr>
        <w:t>اتفاق بين إرادتين</w:t>
      </w:r>
      <w:r w:rsidRPr="00DE6131">
        <w:rPr>
          <w:rFonts w:hint="cs"/>
          <w:rtl/>
        </w:rPr>
        <w:t>،</w:t>
      </w:r>
      <w:r w:rsidR="00AF3B1D" w:rsidRPr="00DE6131">
        <w:rPr>
          <w:rFonts w:hint="cs"/>
          <w:rtl/>
        </w:rPr>
        <w:t xml:space="preserve"> إرادة شخص معنوي عام يمكن أن يكون الدولة أو الجماعات الإقليمية</w:t>
      </w:r>
      <w:r w:rsidRPr="00DE6131">
        <w:rPr>
          <w:rFonts w:hint="cs"/>
          <w:rtl/>
        </w:rPr>
        <w:t xml:space="preserve"> أو</w:t>
      </w:r>
      <w:r w:rsidR="00AF3B1D" w:rsidRPr="00DE6131">
        <w:rPr>
          <w:rFonts w:hint="cs"/>
          <w:rtl/>
        </w:rPr>
        <w:t xml:space="preserve"> المؤسسات العمومية</w:t>
      </w:r>
      <w:r w:rsidRPr="00DE6131">
        <w:rPr>
          <w:rFonts w:hint="cs"/>
          <w:rtl/>
        </w:rPr>
        <w:t>،</w:t>
      </w:r>
      <w:r w:rsidR="00AF3B1D" w:rsidRPr="00DE6131">
        <w:rPr>
          <w:rFonts w:hint="cs"/>
          <w:rtl/>
        </w:rPr>
        <w:t xml:space="preserve"> مع إرادة شخص </w:t>
      </w:r>
      <w:r w:rsidR="0080352D">
        <w:rPr>
          <w:rFonts w:hint="cs"/>
          <w:rtl/>
        </w:rPr>
        <w:t>من أشخاص القانون العام أ</w:t>
      </w:r>
      <w:r w:rsidRPr="00DE6131">
        <w:rPr>
          <w:rFonts w:hint="cs"/>
          <w:rtl/>
        </w:rPr>
        <w:t>و</w:t>
      </w:r>
      <w:r w:rsidR="00AF3B1D" w:rsidRPr="00DE6131">
        <w:rPr>
          <w:rtl/>
        </w:rPr>
        <w:t xml:space="preserve"> </w:t>
      </w:r>
      <w:r w:rsidR="00AF3B1D" w:rsidRPr="00DE6131">
        <w:rPr>
          <w:rFonts w:hint="cs"/>
          <w:rtl/>
        </w:rPr>
        <w:t>خاص على عقد</w:t>
      </w:r>
      <w:r w:rsidR="00AF3B1D" w:rsidRPr="00DE6131">
        <w:rPr>
          <w:rFonts w:hint="cs"/>
          <w:sz w:val="32"/>
          <w:szCs w:val="32"/>
          <w:rtl/>
        </w:rPr>
        <w:t xml:space="preserve"> </w:t>
      </w:r>
      <w:r w:rsidRPr="00DE6131">
        <w:rPr>
          <w:rFonts w:hint="cs"/>
          <w:rtl/>
        </w:rPr>
        <w:t xml:space="preserve">موضوعه تفويض إدارة </w:t>
      </w:r>
      <w:r w:rsidR="002B07CE" w:rsidRPr="00DE6131">
        <w:rPr>
          <w:rFonts w:hint="cs"/>
          <w:rtl/>
        </w:rPr>
        <w:t>واستغلال</w:t>
      </w:r>
      <w:r w:rsidRPr="00DE6131">
        <w:rPr>
          <w:rFonts w:hint="cs"/>
          <w:rtl/>
        </w:rPr>
        <w:t xml:space="preserve"> مرفق عام،</w:t>
      </w:r>
      <w:r w:rsidR="00AF3B1D" w:rsidRPr="00DE6131">
        <w:rPr>
          <w:rFonts w:hint="cs"/>
          <w:rtl/>
        </w:rPr>
        <w:t xml:space="preserve"> </w:t>
      </w:r>
      <w:r w:rsidRPr="00DE6131">
        <w:rPr>
          <w:rFonts w:hint="cs"/>
          <w:rtl/>
        </w:rPr>
        <w:t>يتضمن هذا</w:t>
      </w:r>
      <w:r w:rsidR="00AF3B1D" w:rsidRPr="00DE6131">
        <w:rPr>
          <w:rFonts w:hint="cs"/>
          <w:rtl/>
        </w:rPr>
        <w:t xml:space="preserve"> </w:t>
      </w:r>
      <w:r w:rsidRPr="00DE6131">
        <w:rPr>
          <w:rFonts w:hint="cs"/>
          <w:rtl/>
        </w:rPr>
        <w:t>العقد</w:t>
      </w:r>
      <w:r w:rsidR="00AF3B1D" w:rsidRPr="00DE6131">
        <w:rPr>
          <w:rFonts w:hint="cs"/>
          <w:rtl/>
        </w:rPr>
        <w:t xml:space="preserve"> بنود غير مألوفة </w:t>
      </w:r>
      <w:r w:rsidR="00AF3B1D" w:rsidRPr="00DE6131">
        <w:rPr>
          <w:rFonts w:hint="cs"/>
          <w:rtl/>
        </w:rPr>
        <w:lastRenderedPageBreak/>
        <w:t xml:space="preserve">في </w:t>
      </w:r>
      <w:r w:rsidRPr="00DE6131">
        <w:rPr>
          <w:rFonts w:hint="cs"/>
          <w:rtl/>
        </w:rPr>
        <w:t xml:space="preserve">نطاق </w:t>
      </w:r>
      <w:r w:rsidR="00AF3B1D" w:rsidRPr="00DE6131">
        <w:rPr>
          <w:rFonts w:hint="cs"/>
          <w:rtl/>
        </w:rPr>
        <w:t>القانون الخاص</w:t>
      </w:r>
      <w:r w:rsidRPr="00DE6131">
        <w:rPr>
          <w:rFonts w:hint="cs"/>
          <w:rtl/>
        </w:rPr>
        <w:t>،</w:t>
      </w:r>
      <w:r w:rsidR="00AF3B1D" w:rsidRPr="00DE6131">
        <w:rPr>
          <w:rFonts w:hint="cs"/>
          <w:rtl/>
        </w:rPr>
        <w:t xml:space="preserve"> </w:t>
      </w:r>
      <w:r w:rsidRPr="00DE6131">
        <w:rPr>
          <w:rFonts w:hint="cs"/>
          <w:rtl/>
        </w:rPr>
        <w:t>و</w:t>
      </w:r>
      <w:r w:rsidR="00AF3B1D" w:rsidRPr="00DE6131">
        <w:rPr>
          <w:rFonts w:hint="cs"/>
          <w:rtl/>
        </w:rPr>
        <w:t xml:space="preserve">يحدد </w:t>
      </w:r>
      <w:r w:rsidRPr="00DE6131">
        <w:rPr>
          <w:rFonts w:hint="cs"/>
          <w:rtl/>
        </w:rPr>
        <w:t>عقد التفويض كل</w:t>
      </w:r>
      <w:r w:rsidR="00AF3B1D" w:rsidRPr="00DE6131">
        <w:rPr>
          <w:rFonts w:hint="cs"/>
          <w:rtl/>
        </w:rPr>
        <w:t xml:space="preserve"> الشروط والالتزامات والحقوق </w:t>
      </w:r>
      <w:r w:rsidRPr="00DE6131">
        <w:rPr>
          <w:rFonts w:hint="cs"/>
          <w:rtl/>
        </w:rPr>
        <w:t>المالية و</w:t>
      </w:r>
      <w:r w:rsidR="00AF3B1D" w:rsidRPr="00DE6131">
        <w:rPr>
          <w:rFonts w:hint="cs"/>
          <w:rtl/>
        </w:rPr>
        <w:t>مدة الرقابة</w:t>
      </w:r>
      <w:r w:rsidR="005F25DD" w:rsidRPr="00DE6131">
        <w:rPr>
          <w:rStyle w:val="Appelnotedebasdep"/>
          <w:color w:val="000000" w:themeColor="text1"/>
          <w:rtl/>
        </w:rPr>
        <w:footnoteReference w:id="49"/>
      </w:r>
      <w:r w:rsidR="009455AD">
        <w:rPr>
          <w:rFonts w:hint="cs"/>
          <w:rtl/>
        </w:rPr>
        <w:t>،</w:t>
      </w:r>
      <w:r w:rsidR="007D753A">
        <w:rPr>
          <w:rFonts w:hint="cs"/>
          <w:rtl/>
        </w:rPr>
        <w:t xml:space="preserve"> </w:t>
      </w:r>
      <w:r w:rsidR="0080352D">
        <w:rPr>
          <w:rFonts w:hint="cs"/>
          <w:rtl/>
        </w:rPr>
        <w:t>فالعقد هو القالب الأ</w:t>
      </w:r>
      <w:r w:rsidR="002E78C0">
        <w:rPr>
          <w:rFonts w:hint="cs"/>
          <w:rtl/>
        </w:rPr>
        <w:t>ن</w:t>
      </w:r>
      <w:r w:rsidR="00F6603A">
        <w:rPr>
          <w:rFonts w:hint="cs"/>
          <w:rtl/>
        </w:rPr>
        <w:t xml:space="preserve">سب الذي يمكن من خلاله تدوين الشروط </w:t>
      </w:r>
      <w:r w:rsidR="00E8752F">
        <w:rPr>
          <w:rFonts w:hint="cs"/>
          <w:rtl/>
        </w:rPr>
        <w:t>وبنود الاتفاق</w:t>
      </w:r>
      <w:r w:rsidR="0080352D">
        <w:rPr>
          <w:rFonts w:hint="cs"/>
          <w:rtl/>
        </w:rPr>
        <w:t>،</w:t>
      </w:r>
      <w:r w:rsidR="00E8752F">
        <w:rPr>
          <w:rFonts w:hint="cs"/>
          <w:rtl/>
        </w:rPr>
        <w:t xml:space="preserve"> </w:t>
      </w:r>
      <w:r w:rsidR="006C30AE">
        <w:rPr>
          <w:rFonts w:hint="cs"/>
          <w:rtl/>
        </w:rPr>
        <w:t>و</w:t>
      </w:r>
      <w:r w:rsidR="00E8752F">
        <w:rPr>
          <w:rFonts w:hint="cs"/>
          <w:rtl/>
        </w:rPr>
        <w:t>كذا التفصيل في بعض ال</w:t>
      </w:r>
      <w:r w:rsidR="006C30AE">
        <w:rPr>
          <w:rFonts w:hint="cs"/>
          <w:rtl/>
        </w:rPr>
        <w:t xml:space="preserve">مسائل والوضعيات التي </w:t>
      </w:r>
      <w:r w:rsidR="002E78C0">
        <w:rPr>
          <w:rFonts w:hint="cs"/>
          <w:rtl/>
        </w:rPr>
        <w:t>لا يمك</w:t>
      </w:r>
      <w:r w:rsidR="002E78C0">
        <w:rPr>
          <w:rtl/>
        </w:rPr>
        <w:t>ن</w:t>
      </w:r>
      <w:r w:rsidR="006C30AE">
        <w:rPr>
          <w:rFonts w:hint="cs"/>
          <w:rtl/>
        </w:rPr>
        <w:t xml:space="preserve"> أن يستوعبها أي عمل قانوني آ</w:t>
      </w:r>
      <w:r w:rsidR="003D15DE">
        <w:rPr>
          <w:rFonts w:hint="cs"/>
          <w:rtl/>
        </w:rPr>
        <w:t xml:space="preserve">خر، فالاتفاق في العادة تجسد فيها سلطان الإرادة بالنسبة للأطراف المتعاقدة </w:t>
      </w:r>
      <w:r w:rsidR="00C44341">
        <w:rPr>
          <w:rFonts w:hint="cs"/>
          <w:rtl/>
        </w:rPr>
        <w:t xml:space="preserve">وتتبلور فيه نواياهم المشتركة </w:t>
      </w:r>
      <w:r w:rsidR="00E51EAA">
        <w:rPr>
          <w:rFonts w:hint="cs"/>
          <w:rtl/>
        </w:rPr>
        <w:t xml:space="preserve">ويبين في العقد الحل المناسب الذي يؤمن التصدي  لكل الظروف التي </w:t>
      </w:r>
      <w:r w:rsidR="00DF7247">
        <w:rPr>
          <w:rFonts w:hint="cs"/>
          <w:rtl/>
        </w:rPr>
        <w:t xml:space="preserve">تصاحب تنفيذ عقد التفويض خاصة وأن هذه العقود من العقود الزمنية التي يستغرق </w:t>
      </w:r>
      <w:r w:rsidR="00290C5C">
        <w:rPr>
          <w:rFonts w:hint="cs"/>
          <w:rtl/>
        </w:rPr>
        <w:t>تنفيذها مدة زمنية طويلة إذا ما قورنت بالعقود الإدارية الأخرى كعقود الصفقات العمومية.</w:t>
      </w:r>
      <w:r w:rsidR="00E51EAA">
        <w:rPr>
          <w:rFonts w:hint="cs"/>
          <w:rtl/>
        </w:rPr>
        <w:t xml:space="preserve"> </w:t>
      </w:r>
    </w:p>
    <w:p w14:paraId="2EA256F5" w14:textId="77777777" w:rsidR="00EF5C4C" w:rsidRDefault="00C95846" w:rsidP="00372359">
      <w:pPr>
        <w:rPr>
          <w:rtl/>
        </w:rPr>
      </w:pPr>
      <w:r w:rsidRPr="00DE6131">
        <w:rPr>
          <w:rFonts w:hint="cs"/>
          <w:rtl/>
        </w:rPr>
        <w:t>فالصورة الطبيعية لعقد تفويض</w:t>
      </w:r>
      <w:r w:rsidR="00B8536F" w:rsidRPr="00DE6131">
        <w:rPr>
          <w:rFonts w:hint="cs"/>
          <w:rtl/>
        </w:rPr>
        <w:t xml:space="preserve"> </w:t>
      </w:r>
      <w:r w:rsidRPr="00DE6131">
        <w:rPr>
          <w:rFonts w:hint="cs"/>
          <w:rtl/>
        </w:rPr>
        <w:t xml:space="preserve">المرفق العام </w:t>
      </w:r>
      <w:r w:rsidR="00B8536F" w:rsidRPr="00DE6131">
        <w:rPr>
          <w:rFonts w:hint="cs"/>
          <w:rtl/>
        </w:rPr>
        <w:t>لا</w:t>
      </w:r>
      <w:r w:rsidRPr="00DE6131">
        <w:rPr>
          <w:rFonts w:hint="cs"/>
          <w:rtl/>
        </w:rPr>
        <w:t xml:space="preserve"> يمكن أن</w:t>
      </w:r>
      <w:r w:rsidR="00B8536F" w:rsidRPr="00DE6131">
        <w:rPr>
          <w:rFonts w:hint="cs"/>
          <w:rtl/>
        </w:rPr>
        <w:t xml:space="preserve"> </w:t>
      </w:r>
      <w:r w:rsidRPr="00DE6131">
        <w:rPr>
          <w:rFonts w:hint="cs"/>
          <w:rtl/>
        </w:rPr>
        <w:t>ت</w:t>
      </w:r>
      <w:r w:rsidR="00B8536F" w:rsidRPr="00DE6131">
        <w:rPr>
          <w:rFonts w:hint="cs"/>
          <w:rtl/>
        </w:rPr>
        <w:t>تح</w:t>
      </w:r>
      <w:r w:rsidR="00AF3D00" w:rsidRPr="00DE6131">
        <w:rPr>
          <w:rFonts w:hint="cs"/>
          <w:rtl/>
        </w:rPr>
        <w:t xml:space="preserve">قق </w:t>
      </w:r>
      <w:r w:rsidRPr="00DE6131">
        <w:rPr>
          <w:rFonts w:hint="cs"/>
          <w:rtl/>
        </w:rPr>
        <w:t>إ</w:t>
      </w:r>
      <w:r w:rsidR="00AF3D00" w:rsidRPr="00DE6131">
        <w:rPr>
          <w:rFonts w:hint="cs"/>
          <w:rtl/>
        </w:rPr>
        <w:t xml:space="preserve">لا </w:t>
      </w:r>
      <w:r w:rsidRPr="00DE6131">
        <w:rPr>
          <w:rFonts w:hint="cs"/>
          <w:rtl/>
        </w:rPr>
        <w:t>في</w:t>
      </w:r>
      <w:r w:rsidR="00AF3D00" w:rsidRPr="00DE6131">
        <w:rPr>
          <w:rFonts w:hint="cs"/>
          <w:rtl/>
        </w:rPr>
        <w:t xml:space="preserve"> </w:t>
      </w:r>
      <w:r w:rsidRPr="00DE6131">
        <w:rPr>
          <w:rFonts w:hint="cs"/>
          <w:rtl/>
        </w:rPr>
        <w:t>إطار</w:t>
      </w:r>
      <w:r w:rsidR="00AF3D00" w:rsidRPr="00DE6131">
        <w:rPr>
          <w:rFonts w:hint="cs"/>
          <w:rtl/>
        </w:rPr>
        <w:t xml:space="preserve"> </w:t>
      </w:r>
      <w:r w:rsidRPr="00DE6131">
        <w:rPr>
          <w:rFonts w:hint="cs"/>
          <w:rtl/>
        </w:rPr>
        <w:t xml:space="preserve">علاقة </w:t>
      </w:r>
      <w:r w:rsidR="00AF3D00" w:rsidRPr="00DE6131">
        <w:rPr>
          <w:rFonts w:hint="cs"/>
          <w:rtl/>
        </w:rPr>
        <w:t>عقدية</w:t>
      </w:r>
      <w:r w:rsidR="006250A1" w:rsidRPr="00DE6131">
        <w:rPr>
          <w:rFonts w:hint="cs"/>
          <w:rtl/>
        </w:rPr>
        <w:t xml:space="preserve"> بين </w:t>
      </w:r>
      <w:r w:rsidRPr="00DE6131">
        <w:rPr>
          <w:rFonts w:hint="cs"/>
          <w:rtl/>
        </w:rPr>
        <w:t>الإدارة</w:t>
      </w:r>
      <w:r w:rsidR="006250A1" w:rsidRPr="00DE6131">
        <w:rPr>
          <w:rFonts w:hint="cs"/>
          <w:rtl/>
        </w:rPr>
        <w:t xml:space="preserve"> </w:t>
      </w:r>
      <w:r w:rsidR="00FA3FB6" w:rsidRPr="00DE6131">
        <w:rPr>
          <w:rFonts w:hint="cs"/>
          <w:rtl/>
        </w:rPr>
        <w:t>ال</w:t>
      </w:r>
      <w:r w:rsidR="006250A1" w:rsidRPr="00DE6131">
        <w:rPr>
          <w:rFonts w:hint="cs"/>
          <w:rtl/>
        </w:rPr>
        <w:t xml:space="preserve">مانحة </w:t>
      </w:r>
      <w:r w:rsidR="00FA3FB6" w:rsidRPr="00DE6131">
        <w:rPr>
          <w:rFonts w:hint="cs"/>
          <w:rtl/>
        </w:rPr>
        <w:t>وصاحب</w:t>
      </w:r>
      <w:r w:rsidR="006250A1" w:rsidRPr="00DE6131">
        <w:rPr>
          <w:rFonts w:hint="cs"/>
          <w:rtl/>
        </w:rPr>
        <w:t xml:space="preserve"> التفويض</w:t>
      </w:r>
      <w:r w:rsidR="00FA3FB6" w:rsidRPr="00DE6131">
        <w:rPr>
          <w:rFonts w:hint="cs"/>
          <w:rtl/>
        </w:rPr>
        <w:t>،</w:t>
      </w:r>
      <w:r w:rsidR="006250A1" w:rsidRPr="00DE6131">
        <w:rPr>
          <w:rFonts w:hint="cs"/>
          <w:rtl/>
        </w:rPr>
        <w:t xml:space="preserve"> لذا فان</w:t>
      </w:r>
      <w:r w:rsidR="00FA3FB6" w:rsidRPr="00DE6131">
        <w:rPr>
          <w:rFonts w:hint="cs"/>
          <w:rtl/>
        </w:rPr>
        <w:t xml:space="preserve">ه يستبعد </w:t>
      </w:r>
      <w:r w:rsidR="006250A1" w:rsidRPr="00DE6131">
        <w:rPr>
          <w:rFonts w:hint="cs"/>
          <w:rtl/>
        </w:rPr>
        <w:t xml:space="preserve">الأسلوب الأحادي الصادر </w:t>
      </w:r>
      <w:r w:rsidR="002B07CE" w:rsidRPr="00DE6131">
        <w:rPr>
          <w:rFonts w:hint="cs"/>
          <w:rtl/>
        </w:rPr>
        <w:t>بالإرادة</w:t>
      </w:r>
      <w:r w:rsidR="006250A1" w:rsidRPr="00DE6131">
        <w:rPr>
          <w:rFonts w:hint="cs"/>
          <w:rtl/>
        </w:rPr>
        <w:t xml:space="preserve"> المنفردة </w:t>
      </w:r>
      <w:r w:rsidR="00FA3FB6" w:rsidRPr="00DE6131">
        <w:rPr>
          <w:rFonts w:hint="cs"/>
          <w:rtl/>
        </w:rPr>
        <w:t>من نطاق</w:t>
      </w:r>
      <w:r w:rsidR="006250A1" w:rsidRPr="00DE6131">
        <w:rPr>
          <w:rFonts w:hint="cs"/>
          <w:rtl/>
        </w:rPr>
        <w:t xml:space="preserve"> </w:t>
      </w:r>
      <w:r w:rsidRPr="00DE6131">
        <w:rPr>
          <w:rFonts w:hint="cs"/>
          <w:rtl/>
        </w:rPr>
        <w:t xml:space="preserve">تقنية </w:t>
      </w:r>
      <w:r w:rsidR="006250A1" w:rsidRPr="00DE6131">
        <w:rPr>
          <w:rFonts w:hint="cs"/>
          <w:rtl/>
        </w:rPr>
        <w:t>التفويض</w:t>
      </w:r>
      <w:r w:rsidR="00FA3FB6" w:rsidRPr="00DE6131">
        <w:rPr>
          <w:rFonts w:hint="cs"/>
          <w:rtl/>
        </w:rPr>
        <w:t xml:space="preserve"> كأسلوب غير مباشر لتنفيذ المرافق العامة، هذا العقد</w:t>
      </w:r>
      <w:r w:rsidR="006250A1" w:rsidRPr="00DE6131">
        <w:rPr>
          <w:rFonts w:hint="cs"/>
          <w:rtl/>
        </w:rPr>
        <w:t xml:space="preserve"> الذي نظمه </w:t>
      </w:r>
      <w:r w:rsidR="00FA3FB6" w:rsidRPr="00DE6131">
        <w:rPr>
          <w:rFonts w:hint="cs"/>
          <w:rtl/>
        </w:rPr>
        <w:t xml:space="preserve">كل من </w:t>
      </w:r>
      <w:r w:rsidR="006250A1" w:rsidRPr="00DE6131">
        <w:rPr>
          <w:rFonts w:hint="cs"/>
          <w:rtl/>
        </w:rPr>
        <w:t>المشرع الجزائري والفرنسي</w:t>
      </w:r>
      <w:r w:rsidRPr="00DE6131">
        <w:rPr>
          <w:rFonts w:hint="cs"/>
          <w:rtl/>
        </w:rPr>
        <w:t>،</w:t>
      </w:r>
      <w:r w:rsidR="006250A1" w:rsidRPr="00DE6131">
        <w:rPr>
          <w:rFonts w:hint="cs"/>
          <w:rtl/>
        </w:rPr>
        <w:t xml:space="preserve"> والذي يكون في</w:t>
      </w:r>
      <w:r w:rsidR="00FA3FB6" w:rsidRPr="00DE6131">
        <w:rPr>
          <w:rFonts w:hint="cs"/>
          <w:rtl/>
        </w:rPr>
        <w:t xml:space="preserve"> العادة في </w:t>
      </w:r>
      <w:r w:rsidR="006250A1" w:rsidRPr="00DE6131">
        <w:rPr>
          <w:rFonts w:hint="cs"/>
          <w:rtl/>
        </w:rPr>
        <w:t xml:space="preserve"> صيغ </w:t>
      </w:r>
      <w:r w:rsidRPr="00DE6131">
        <w:rPr>
          <w:rFonts w:hint="cs"/>
          <w:rtl/>
        </w:rPr>
        <w:t>تعاقدية</w:t>
      </w:r>
      <w:r w:rsidR="006250A1" w:rsidRPr="00DE6131">
        <w:rPr>
          <w:rFonts w:hint="cs"/>
          <w:rtl/>
        </w:rPr>
        <w:t xml:space="preserve"> متعددة </w:t>
      </w:r>
      <w:r w:rsidR="00FA3FB6" w:rsidRPr="00DE6131">
        <w:rPr>
          <w:rFonts w:hint="cs"/>
          <w:rtl/>
        </w:rPr>
        <w:t>،</w:t>
      </w:r>
      <w:r w:rsidR="00824E3C">
        <w:rPr>
          <w:rFonts w:hint="cs"/>
          <w:rtl/>
        </w:rPr>
        <w:t xml:space="preserve"> </w:t>
      </w:r>
      <w:r w:rsidR="00FA3FB6" w:rsidRPr="00DE6131">
        <w:rPr>
          <w:rFonts w:hint="cs"/>
          <w:rtl/>
        </w:rPr>
        <w:t>و</w:t>
      </w:r>
      <w:r w:rsidR="006250A1" w:rsidRPr="00DE6131">
        <w:rPr>
          <w:rFonts w:hint="cs"/>
          <w:rtl/>
        </w:rPr>
        <w:t xml:space="preserve">ليست على سبيل الحصر ولكن المشرع الجزائري على عكس نظيره الفرنسي </w:t>
      </w:r>
      <w:r w:rsidRPr="00DE6131">
        <w:rPr>
          <w:rFonts w:hint="cs"/>
          <w:rtl/>
        </w:rPr>
        <w:t>أ</w:t>
      </w:r>
      <w:r w:rsidR="006250A1" w:rsidRPr="00DE6131">
        <w:rPr>
          <w:rFonts w:hint="cs"/>
          <w:rtl/>
        </w:rPr>
        <w:t>قر مجموعة م</w:t>
      </w:r>
      <w:r w:rsidRPr="00DE6131">
        <w:rPr>
          <w:rFonts w:hint="cs"/>
          <w:rtl/>
        </w:rPr>
        <w:t>ن العقود التي تكون صور التفويض</w:t>
      </w:r>
      <w:r w:rsidR="00FA3FB6" w:rsidRPr="00DE6131">
        <w:rPr>
          <w:rFonts w:hint="cs"/>
          <w:rtl/>
        </w:rPr>
        <w:t>،</w:t>
      </w:r>
      <w:r w:rsidRPr="00DE6131">
        <w:rPr>
          <w:rFonts w:hint="cs"/>
          <w:rtl/>
        </w:rPr>
        <w:t xml:space="preserve"> </w:t>
      </w:r>
      <w:r w:rsidR="00FA3FB6" w:rsidRPr="00DE6131">
        <w:rPr>
          <w:rFonts w:hint="cs"/>
          <w:rtl/>
        </w:rPr>
        <w:t xml:space="preserve">في حين  المشرع الفرنسي </w:t>
      </w:r>
      <w:r w:rsidR="006250A1" w:rsidRPr="00DE6131">
        <w:rPr>
          <w:rFonts w:hint="cs"/>
          <w:rtl/>
        </w:rPr>
        <w:t>لم يحدد صور التفويض</w:t>
      </w:r>
      <w:r w:rsidRPr="00DE6131">
        <w:rPr>
          <w:rFonts w:hint="cs"/>
          <w:rtl/>
        </w:rPr>
        <w:t xml:space="preserve"> بل ترك مهمة التكييف للقضاء في </w:t>
      </w:r>
      <w:r w:rsidR="002B07CE" w:rsidRPr="00DE6131">
        <w:rPr>
          <w:rFonts w:hint="cs"/>
          <w:rtl/>
        </w:rPr>
        <w:t>اعتبار</w:t>
      </w:r>
      <w:r w:rsidR="006250A1" w:rsidRPr="00DE6131">
        <w:rPr>
          <w:rFonts w:hint="cs"/>
          <w:rtl/>
        </w:rPr>
        <w:t xml:space="preserve"> العقد الذي تبرمه الإدارة </w:t>
      </w:r>
      <w:r w:rsidR="00FA3FB6" w:rsidRPr="00DE6131">
        <w:rPr>
          <w:rFonts w:hint="cs"/>
          <w:rtl/>
        </w:rPr>
        <w:t xml:space="preserve">يستوفي الركائز التي </w:t>
      </w:r>
      <w:r w:rsidR="008F3098" w:rsidRPr="00DE6131">
        <w:rPr>
          <w:rFonts w:hint="cs"/>
          <w:rtl/>
        </w:rPr>
        <w:t xml:space="preserve">يتطلبها </w:t>
      </w:r>
      <w:r w:rsidR="006250A1" w:rsidRPr="00DE6131">
        <w:rPr>
          <w:rFonts w:hint="cs"/>
          <w:rtl/>
        </w:rPr>
        <w:t>عقد التفويض ام لا</w:t>
      </w:r>
      <w:r w:rsidR="005F25DD" w:rsidRPr="00DE6131">
        <w:rPr>
          <w:rStyle w:val="Appelnotedebasdep"/>
          <w:color w:val="000000" w:themeColor="text1"/>
          <w:rtl/>
        </w:rPr>
        <w:footnoteReference w:id="50"/>
      </w:r>
      <w:r w:rsidR="008A5D58">
        <w:rPr>
          <w:rFonts w:hint="cs"/>
          <w:sz w:val="24"/>
          <w:szCs w:val="24"/>
          <w:rtl/>
        </w:rPr>
        <w:t xml:space="preserve">، </w:t>
      </w:r>
      <w:r w:rsidR="008A5D58" w:rsidRPr="008A5D58">
        <w:rPr>
          <w:rFonts w:hint="cs"/>
          <w:rtl/>
        </w:rPr>
        <w:t>وفي هذا ال</w:t>
      </w:r>
      <w:r w:rsidR="008A5D58">
        <w:rPr>
          <w:rFonts w:hint="cs"/>
          <w:rtl/>
        </w:rPr>
        <w:t xml:space="preserve">سياق </w:t>
      </w:r>
      <w:r w:rsidR="00514D29">
        <w:rPr>
          <w:rFonts w:hint="cs"/>
          <w:rtl/>
        </w:rPr>
        <w:t>حصر</w:t>
      </w:r>
      <w:r w:rsidR="008A5D58">
        <w:rPr>
          <w:rFonts w:hint="cs"/>
          <w:rtl/>
        </w:rPr>
        <w:t xml:space="preserve"> المشرع الفرنسي </w:t>
      </w:r>
      <w:r w:rsidR="00861156">
        <w:rPr>
          <w:rFonts w:hint="cs"/>
          <w:rtl/>
        </w:rPr>
        <w:t>من خلال قانون</w:t>
      </w:r>
      <w:r w:rsidR="008047DA">
        <w:rPr>
          <w:rFonts w:hint="cs"/>
          <w:rtl/>
        </w:rPr>
        <w:t xml:space="preserve"> سابان المؤرخ في </w:t>
      </w:r>
      <w:r w:rsidR="004600C7">
        <w:rPr>
          <w:rFonts w:hint="cs"/>
          <w:rtl/>
        </w:rPr>
        <w:t>29 يناير 1993</w:t>
      </w:r>
      <w:r w:rsidR="008047DA">
        <w:rPr>
          <w:rFonts w:hint="cs"/>
          <w:rtl/>
        </w:rPr>
        <w:t xml:space="preserve"> السالف الذكر </w:t>
      </w:r>
      <w:r w:rsidR="002F6AE4">
        <w:rPr>
          <w:rFonts w:hint="cs"/>
          <w:rtl/>
        </w:rPr>
        <w:t xml:space="preserve">تفويض المرافق العامة </w:t>
      </w:r>
      <w:r w:rsidR="008B05A2">
        <w:rPr>
          <w:rFonts w:hint="cs"/>
          <w:rtl/>
        </w:rPr>
        <w:t xml:space="preserve">على </w:t>
      </w:r>
      <w:r w:rsidR="002F6AE4">
        <w:rPr>
          <w:rFonts w:hint="cs"/>
          <w:rtl/>
        </w:rPr>
        <w:t>وجوب أن تكون في إطار علاقة التعاقدية</w:t>
      </w:r>
      <w:r w:rsidR="002F6AE4">
        <w:rPr>
          <w:rStyle w:val="Appelnotedebasdep"/>
          <w:color w:val="000000" w:themeColor="text1"/>
          <w:rtl/>
        </w:rPr>
        <w:footnoteReference w:id="51"/>
      </w:r>
      <w:r w:rsidR="00EF5C4C">
        <w:rPr>
          <w:rFonts w:hint="cs"/>
          <w:rtl/>
        </w:rPr>
        <w:t>.</w:t>
      </w:r>
    </w:p>
    <w:p w14:paraId="575EFB7E" w14:textId="24EEC375" w:rsidR="00E53547" w:rsidRPr="00DE6131" w:rsidRDefault="002B07CE" w:rsidP="00372359">
      <w:pPr>
        <w:rPr>
          <w:highlight w:val="cyan"/>
          <w:rtl/>
        </w:rPr>
      </w:pPr>
      <w:r w:rsidRPr="00DE6131">
        <w:rPr>
          <w:rFonts w:hint="cs"/>
          <w:rtl/>
        </w:rPr>
        <w:t>وهو كذل</w:t>
      </w:r>
      <w:r w:rsidRPr="00DE6131">
        <w:rPr>
          <w:rtl/>
        </w:rPr>
        <w:t>ك</w:t>
      </w:r>
      <w:r w:rsidR="008F3098" w:rsidRPr="00DE6131">
        <w:rPr>
          <w:rFonts w:hint="cs"/>
          <w:rtl/>
        </w:rPr>
        <w:t xml:space="preserve"> </w:t>
      </w:r>
      <w:r w:rsidR="0062012E" w:rsidRPr="00DE6131">
        <w:rPr>
          <w:rFonts w:hint="cs"/>
          <w:rtl/>
        </w:rPr>
        <w:t>ما</w:t>
      </w:r>
      <w:r w:rsidRPr="00DE6131">
        <w:rPr>
          <w:rFonts w:hint="cs"/>
          <w:rtl/>
        </w:rPr>
        <w:t xml:space="preserve"> </w:t>
      </w:r>
      <w:r w:rsidR="00D03119" w:rsidRPr="00DE6131">
        <w:rPr>
          <w:rFonts w:hint="cs"/>
          <w:rtl/>
        </w:rPr>
        <w:t>ا</w:t>
      </w:r>
      <w:r w:rsidR="0062012E" w:rsidRPr="00DE6131">
        <w:rPr>
          <w:rFonts w:hint="cs"/>
          <w:rtl/>
        </w:rPr>
        <w:t>شت</w:t>
      </w:r>
      <w:r w:rsidR="009C2AC5" w:rsidRPr="00DE6131">
        <w:rPr>
          <w:rFonts w:hint="cs"/>
          <w:rtl/>
        </w:rPr>
        <w:t xml:space="preserve">رطه مجلس الدولة الفرنسي الذي </w:t>
      </w:r>
      <w:r w:rsidR="008F3098" w:rsidRPr="00DE6131">
        <w:rPr>
          <w:rFonts w:hint="cs"/>
          <w:rtl/>
        </w:rPr>
        <w:t>أكد</w:t>
      </w:r>
      <w:r w:rsidR="009C2AC5" w:rsidRPr="00DE6131">
        <w:rPr>
          <w:rFonts w:hint="cs"/>
          <w:rtl/>
        </w:rPr>
        <w:t xml:space="preserve"> على ضرورة وجود عقد </w:t>
      </w:r>
      <w:r w:rsidR="002E78C0" w:rsidRPr="00DE6131">
        <w:rPr>
          <w:rFonts w:hint="cs"/>
          <w:rtl/>
        </w:rPr>
        <w:t>لإتمام</w:t>
      </w:r>
      <w:r w:rsidR="009C2AC5" w:rsidRPr="00DE6131">
        <w:rPr>
          <w:rFonts w:hint="cs"/>
          <w:rtl/>
        </w:rPr>
        <w:t xml:space="preserve"> تفويض المرفق العام وهذا </w:t>
      </w:r>
      <w:r w:rsidR="002E78C0" w:rsidRPr="00DE6131">
        <w:rPr>
          <w:rFonts w:hint="cs"/>
          <w:rtl/>
        </w:rPr>
        <w:t>ما جا</w:t>
      </w:r>
      <w:r w:rsidR="002E78C0" w:rsidRPr="00DE6131">
        <w:rPr>
          <w:rtl/>
        </w:rPr>
        <w:t>ء</w:t>
      </w:r>
      <w:r w:rsidR="009C2AC5" w:rsidRPr="00DE6131">
        <w:rPr>
          <w:rFonts w:hint="cs"/>
          <w:rtl/>
        </w:rPr>
        <w:t xml:space="preserve"> في قراره الصادر في 28/01/1995 " </w:t>
      </w:r>
      <w:r w:rsidR="00EF6E19" w:rsidRPr="00DE6131">
        <w:rPr>
          <w:rFonts w:hint="cs"/>
          <w:rtl/>
        </w:rPr>
        <w:t>إ</w:t>
      </w:r>
      <w:r w:rsidR="009C2AC5" w:rsidRPr="00DE6131">
        <w:rPr>
          <w:rFonts w:hint="cs"/>
          <w:rtl/>
        </w:rPr>
        <w:t xml:space="preserve">ن </w:t>
      </w:r>
      <w:r w:rsidR="00EF6E19" w:rsidRPr="00DE6131">
        <w:rPr>
          <w:rFonts w:hint="cs"/>
          <w:rtl/>
        </w:rPr>
        <w:t>أ</w:t>
      </w:r>
      <w:r w:rsidR="009C2AC5" w:rsidRPr="00DE6131">
        <w:rPr>
          <w:rFonts w:hint="cs"/>
          <w:rtl/>
        </w:rPr>
        <w:t xml:space="preserve">حكام المادتين 38/40 من القانون المؤرخ في 29/01/1993 </w:t>
      </w:r>
      <w:r w:rsidR="002E78C0" w:rsidRPr="00DE6131">
        <w:rPr>
          <w:rFonts w:hint="cs"/>
          <w:rtl/>
        </w:rPr>
        <w:t>لا تطب</w:t>
      </w:r>
      <w:r w:rsidR="002E78C0" w:rsidRPr="00DE6131">
        <w:rPr>
          <w:rtl/>
        </w:rPr>
        <w:t>ق</w:t>
      </w:r>
      <w:r w:rsidR="009C2AC5" w:rsidRPr="00DE6131">
        <w:rPr>
          <w:rFonts w:hint="cs"/>
          <w:rtl/>
        </w:rPr>
        <w:t xml:space="preserve"> </w:t>
      </w:r>
      <w:r w:rsidR="00824E3C">
        <w:rPr>
          <w:rFonts w:hint="cs"/>
          <w:rtl/>
        </w:rPr>
        <w:t>أحكام عقد التفويض إ</w:t>
      </w:r>
      <w:r w:rsidR="008F3098" w:rsidRPr="00DE6131">
        <w:rPr>
          <w:rFonts w:hint="cs"/>
          <w:rtl/>
        </w:rPr>
        <w:t xml:space="preserve">لا في </w:t>
      </w:r>
      <w:r w:rsidR="009C2AC5" w:rsidRPr="00DE6131">
        <w:rPr>
          <w:rFonts w:hint="cs"/>
          <w:rtl/>
        </w:rPr>
        <w:t>الحالات التي يكون فيها التفويض موضوع عقد ولا</w:t>
      </w:r>
      <w:r w:rsidR="002E78C0">
        <w:rPr>
          <w:rFonts w:hint="cs"/>
          <w:rtl/>
        </w:rPr>
        <w:t xml:space="preserve"> </w:t>
      </w:r>
      <w:r w:rsidR="009C2AC5" w:rsidRPr="00DE6131">
        <w:rPr>
          <w:rFonts w:hint="cs"/>
          <w:rtl/>
        </w:rPr>
        <w:t xml:space="preserve">تعد هاتان المادتان قابلتان للتطبيق عندما يكون </w:t>
      </w:r>
      <w:r w:rsidR="002E78C0" w:rsidRPr="00DE6131">
        <w:rPr>
          <w:rFonts w:hint="cs"/>
          <w:rtl/>
        </w:rPr>
        <w:t>اختيار</w:t>
      </w:r>
      <w:r w:rsidR="009C2AC5" w:rsidRPr="00DE6131">
        <w:rPr>
          <w:rFonts w:hint="cs"/>
          <w:rtl/>
        </w:rPr>
        <w:t xml:space="preserve"> المفوض له ناجم عن قرار </w:t>
      </w:r>
      <w:r w:rsidR="008F3098" w:rsidRPr="00DE6131">
        <w:rPr>
          <w:rFonts w:hint="cs"/>
          <w:rtl/>
        </w:rPr>
        <w:t>أ</w:t>
      </w:r>
      <w:r w:rsidR="009C2AC5" w:rsidRPr="00DE6131">
        <w:rPr>
          <w:rFonts w:hint="cs"/>
          <w:rtl/>
        </w:rPr>
        <w:t>حادي الجانب</w:t>
      </w:r>
      <w:r w:rsidR="008F3098" w:rsidRPr="00DE6131">
        <w:rPr>
          <w:rFonts w:hint="cs"/>
          <w:rtl/>
        </w:rPr>
        <w:t>، ويترتب على ذلك أن تخويل نقل الغاز الذي هو عمل أ</w:t>
      </w:r>
      <w:r w:rsidR="009C2AC5" w:rsidRPr="00DE6131">
        <w:rPr>
          <w:rFonts w:hint="cs"/>
          <w:rtl/>
        </w:rPr>
        <w:t xml:space="preserve">حادي الجانب </w:t>
      </w:r>
      <w:r w:rsidR="00257729" w:rsidRPr="00DE6131">
        <w:rPr>
          <w:rFonts w:hint="cs"/>
          <w:rtl/>
        </w:rPr>
        <w:t>لا يخض</w:t>
      </w:r>
      <w:r w:rsidR="00257729" w:rsidRPr="00DE6131">
        <w:rPr>
          <w:rtl/>
        </w:rPr>
        <w:t>ع</w:t>
      </w:r>
      <w:r w:rsidR="009C2AC5" w:rsidRPr="00DE6131">
        <w:rPr>
          <w:rFonts w:hint="cs"/>
          <w:rtl/>
        </w:rPr>
        <w:t xml:space="preserve"> للإجراءات المنصوص عليها في المادة 38 "</w:t>
      </w:r>
      <w:r w:rsidR="0051604C" w:rsidRPr="00DE6131">
        <w:rPr>
          <w:rStyle w:val="Appelnotedebasdep"/>
          <w:color w:val="000000" w:themeColor="text1"/>
          <w:rtl/>
        </w:rPr>
        <w:footnoteReference w:id="52"/>
      </w:r>
      <w:r w:rsidR="00B34AB0" w:rsidRPr="00DE6131">
        <w:rPr>
          <w:rFonts w:hint="cs"/>
          <w:rtl/>
        </w:rPr>
        <w:t>،</w:t>
      </w:r>
      <w:r w:rsidR="00182C80" w:rsidRPr="00DE6131">
        <w:rPr>
          <w:rFonts w:hint="cs"/>
          <w:rtl/>
        </w:rPr>
        <w:t xml:space="preserve"> </w:t>
      </w:r>
      <w:r w:rsidR="00EF6E19" w:rsidRPr="00DE6131">
        <w:rPr>
          <w:rFonts w:hint="cs"/>
          <w:rtl/>
        </w:rPr>
        <w:t>و</w:t>
      </w:r>
      <w:r w:rsidR="00AF3B1D" w:rsidRPr="00DE6131">
        <w:rPr>
          <w:rFonts w:hint="cs"/>
          <w:rtl/>
        </w:rPr>
        <w:t xml:space="preserve">أكد الطبيعة </w:t>
      </w:r>
      <w:r w:rsidR="00EF6E19" w:rsidRPr="00DE6131">
        <w:rPr>
          <w:rFonts w:hint="cs"/>
          <w:rtl/>
        </w:rPr>
        <w:t xml:space="preserve">التعاقدية </w:t>
      </w:r>
      <w:r w:rsidR="0052154F" w:rsidRPr="00DE6131">
        <w:rPr>
          <w:rFonts w:hint="cs"/>
          <w:rtl/>
        </w:rPr>
        <w:t xml:space="preserve"> لعقد التفويض </w:t>
      </w:r>
      <w:r w:rsidR="00AF3B1D" w:rsidRPr="00DE6131">
        <w:rPr>
          <w:rFonts w:hint="cs"/>
          <w:rtl/>
        </w:rPr>
        <w:t>مجلس الدولة الفرنسي في رأيه المؤرخ في 09 مارس 1995</w:t>
      </w:r>
      <w:r w:rsidR="0052154F" w:rsidRPr="00DE6131">
        <w:rPr>
          <w:rFonts w:hint="cs"/>
          <w:rtl/>
        </w:rPr>
        <w:t>،</w:t>
      </w:r>
      <w:r w:rsidR="00AF3B1D" w:rsidRPr="00DE6131">
        <w:rPr>
          <w:rFonts w:hint="cs"/>
          <w:rtl/>
        </w:rPr>
        <w:t xml:space="preserve"> المتعلق بالنقل العمومي في جهة </w:t>
      </w:r>
      <w:r w:rsidR="00AF3B1D" w:rsidRPr="00DE6131">
        <w:rPr>
          <w:lang w:val="fr-FR"/>
        </w:rPr>
        <w:t>parisenne</w:t>
      </w:r>
      <w:r w:rsidR="00AF3B1D" w:rsidRPr="00DE6131">
        <w:rPr>
          <w:rtl/>
          <w:lang w:val="fr-FR"/>
        </w:rPr>
        <w:t xml:space="preserve"> </w:t>
      </w:r>
      <w:r w:rsidR="0052154F" w:rsidRPr="00DE6131">
        <w:rPr>
          <w:rFonts w:hint="cs"/>
          <w:rtl/>
          <w:lang w:val="fr-FR"/>
        </w:rPr>
        <w:t xml:space="preserve">حيث أقر </w:t>
      </w:r>
      <w:r w:rsidR="008F3098" w:rsidRPr="00DE6131">
        <w:rPr>
          <w:rFonts w:hint="cs"/>
          <w:rtl/>
          <w:lang w:val="fr-FR"/>
        </w:rPr>
        <w:t>أ</w:t>
      </w:r>
      <w:r w:rsidR="00AF3B1D" w:rsidRPr="00DE6131">
        <w:rPr>
          <w:rFonts w:hint="cs"/>
          <w:rtl/>
        </w:rPr>
        <w:t xml:space="preserve">ن تطبيق المادة 38 والمادة 40 من القانون 93/122 يكون عندما يتعلق </w:t>
      </w:r>
      <w:r w:rsidR="008F3098" w:rsidRPr="00DE6131">
        <w:rPr>
          <w:rFonts w:hint="cs"/>
          <w:rtl/>
        </w:rPr>
        <w:t>الأ</w:t>
      </w:r>
      <w:r w:rsidR="00426D94" w:rsidRPr="00DE6131">
        <w:rPr>
          <w:rFonts w:hint="cs"/>
          <w:rtl/>
        </w:rPr>
        <w:t>مر</w:t>
      </w:r>
      <w:r w:rsidR="00AF3B1D" w:rsidRPr="00DE6131">
        <w:rPr>
          <w:rFonts w:hint="cs"/>
          <w:rtl/>
        </w:rPr>
        <w:t xml:space="preserve"> بتفويض المرفق</w:t>
      </w:r>
      <w:r w:rsidR="00182C80" w:rsidRPr="00DE6131">
        <w:rPr>
          <w:rFonts w:hint="cs"/>
          <w:rtl/>
        </w:rPr>
        <w:t xml:space="preserve"> العام </w:t>
      </w:r>
      <w:r w:rsidR="00AF3B1D" w:rsidRPr="00DE6131">
        <w:rPr>
          <w:rFonts w:hint="cs"/>
          <w:rtl/>
        </w:rPr>
        <w:t xml:space="preserve"> </w:t>
      </w:r>
      <w:r w:rsidR="0052154F" w:rsidRPr="00DE6131">
        <w:rPr>
          <w:rFonts w:hint="cs"/>
          <w:rtl/>
        </w:rPr>
        <w:t>في إ</w:t>
      </w:r>
      <w:r w:rsidR="00182C80" w:rsidRPr="00DE6131">
        <w:rPr>
          <w:rFonts w:hint="cs"/>
          <w:rtl/>
        </w:rPr>
        <w:t>طار</w:t>
      </w:r>
      <w:r w:rsidR="000E1015">
        <w:rPr>
          <w:rFonts w:hint="cs"/>
          <w:rtl/>
        </w:rPr>
        <w:t xml:space="preserve"> علاقة تعاقدية، وهذا بالاستناد إ</w:t>
      </w:r>
      <w:r w:rsidR="00182C80" w:rsidRPr="00DE6131">
        <w:rPr>
          <w:rFonts w:hint="cs"/>
          <w:rtl/>
        </w:rPr>
        <w:t xml:space="preserve">لى عدة </w:t>
      </w:r>
      <w:r w:rsidR="00AF3B1D" w:rsidRPr="00DE6131">
        <w:rPr>
          <w:rFonts w:hint="cs"/>
          <w:rtl/>
        </w:rPr>
        <w:t xml:space="preserve">اعتبارات </w:t>
      </w:r>
      <w:r w:rsidR="00182C80" w:rsidRPr="00DE6131">
        <w:rPr>
          <w:rFonts w:hint="cs"/>
          <w:rtl/>
        </w:rPr>
        <w:t>و</w:t>
      </w:r>
      <w:r w:rsidR="0052154F" w:rsidRPr="00DE6131">
        <w:rPr>
          <w:rFonts w:hint="cs"/>
          <w:rtl/>
        </w:rPr>
        <w:t xml:space="preserve">مبررات </w:t>
      </w:r>
      <w:r w:rsidR="00182C80" w:rsidRPr="00DE6131">
        <w:rPr>
          <w:rFonts w:hint="cs"/>
          <w:rtl/>
        </w:rPr>
        <w:t>تتصل بطبيعة عقد</w:t>
      </w:r>
      <w:r w:rsidR="00AF3B1D" w:rsidRPr="00DE6131">
        <w:rPr>
          <w:rFonts w:hint="cs"/>
          <w:rtl/>
        </w:rPr>
        <w:t xml:space="preserve"> التفويض </w:t>
      </w:r>
      <w:r w:rsidR="00182C80" w:rsidRPr="00DE6131">
        <w:rPr>
          <w:rFonts w:hint="cs"/>
          <w:rtl/>
        </w:rPr>
        <w:t>و</w:t>
      </w:r>
      <w:r w:rsidR="0052154F" w:rsidRPr="00DE6131">
        <w:rPr>
          <w:rFonts w:hint="cs"/>
          <w:rtl/>
        </w:rPr>
        <w:t xml:space="preserve">تتجانس أكثر مع </w:t>
      </w:r>
      <w:r w:rsidR="00AF3B1D" w:rsidRPr="00DE6131">
        <w:rPr>
          <w:rFonts w:hint="cs"/>
          <w:rtl/>
        </w:rPr>
        <w:t xml:space="preserve">الصيغ التعاقدية </w:t>
      </w:r>
      <w:r w:rsidR="00182C80" w:rsidRPr="00DE6131">
        <w:rPr>
          <w:rFonts w:hint="cs"/>
          <w:rtl/>
        </w:rPr>
        <w:t>وتتمثل هذه</w:t>
      </w:r>
      <w:r w:rsidR="0052154F" w:rsidRPr="00DE6131">
        <w:rPr>
          <w:rFonts w:hint="cs"/>
          <w:rtl/>
        </w:rPr>
        <w:t xml:space="preserve"> </w:t>
      </w:r>
      <w:r w:rsidR="00182C80" w:rsidRPr="00DE6131">
        <w:rPr>
          <w:rFonts w:hint="cs"/>
          <w:rtl/>
        </w:rPr>
        <w:t>المبررات فيما يلي</w:t>
      </w:r>
      <w:r w:rsidR="001A5429" w:rsidRPr="00DE6131">
        <w:rPr>
          <w:rStyle w:val="Appelnotedebasdep"/>
          <w:color w:val="000000" w:themeColor="text1"/>
          <w:rtl/>
        </w:rPr>
        <w:footnoteReference w:id="53"/>
      </w:r>
      <w:r w:rsidR="008F3098" w:rsidRPr="00DE6131">
        <w:rPr>
          <w:rFonts w:hint="cs"/>
          <w:rtl/>
        </w:rPr>
        <w:t>:</w:t>
      </w:r>
    </w:p>
    <w:p w14:paraId="5E7823D9" w14:textId="6EBA3403" w:rsidR="00C34BCE" w:rsidRPr="00DE6131" w:rsidRDefault="00AF3B1D" w:rsidP="004F2087">
      <w:pPr>
        <w:ind w:firstLine="0"/>
        <w:rPr>
          <w:color w:val="000000" w:themeColor="text1"/>
          <w:rtl/>
        </w:rPr>
      </w:pPr>
      <w:r w:rsidRPr="00DE6131">
        <w:rPr>
          <w:rFonts w:hint="cs"/>
          <w:color w:val="000000" w:themeColor="text1"/>
          <w:rtl/>
        </w:rPr>
        <w:t xml:space="preserve"> </w:t>
      </w:r>
      <w:r w:rsidR="008F3098" w:rsidRPr="00DE6131">
        <w:rPr>
          <w:rFonts w:hint="cs"/>
          <w:color w:val="000000" w:themeColor="text1"/>
          <w:rtl/>
        </w:rPr>
        <w:t xml:space="preserve">1/ </w:t>
      </w:r>
      <w:r w:rsidR="00182C80" w:rsidRPr="00DE6131">
        <w:rPr>
          <w:rFonts w:hint="cs"/>
          <w:color w:val="000000" w:themeColor="text1"/>
          <w:rtl/>
        </w:rPr>
        <w:t>أن عقد التفويض تتداخل فيه مجموعة من الالتزامات</w:t>
      </w:r>
      <w:r w:rsidRPr="00DE6131">
        <w:rPr>
          <w:rFonts w:hint="cs"/>
          <w:color w:val="000000" w:themeColor="text1"/>
          <w:rtl/>
        </w:rPr>
        <w:t xml:space="preserve"> والحقوق لصالح وعلى عاتق أطراف</w:t>
      </w:r>
      <w:r w:rsidR="00182C80" w:rsidRPr="00DE6131">
        <w:rPr>
          <w:rFonts w:hint="cs"/>
          <w:color w:val="000000" w:themeColor="text1"/>
          <w:rtl/>
        </w:rPr>
        <w:t xml:space="preserve"> العقد</w:t>
      </w:r>
      <w:r w:rsidRPr="00DE6131">
        <w:rPr>
          <w:rFonts w:hint="cs"/>
          <w:color w:val="000000" w:themeColor="text1"/>
          <w:rtl/>
        </w:rPr>
        <w:t xml:space="preserve"> الأمر الذي </w:t>
      </w:r>
      <w:r w:rsidR="00182C80" w:rsidRPr="00DE6131">
        <w:rPr>
          <w:rFonts w:hint="cs"/>
          <w:color w:val="000000" w:themeColor="text1"/>
          <w:rtl/>
        </w:rPr>
        <w:t xml:space="preserve">يستدعي ضروروة </w:t>
      </w:r>
      <w:r w:rsidR="001F64D6">
        <w:rPr>
          <w:rFonts w:hint="cs"/>
          <w:color w:val="000000" w:themeColor="text1"/>
          <w:rtl/>
        </w:rPr>
        <w:t>إ</w:t>
      </w:r>
      <w:r w:rsidR="00182C80" w:rsidRPr="00DE6131">
        <w:rPr>
          <w:rFonts w:hint="cs"/>
          <w:color w:val="000000" w:themeColor="text1"/>
          <w:rtl/>
        </w:rPr>
        <w:t xml:space="preserve">فراغ هذه الالتزامات في شكل عقد، الشيء الذي يعجز العمل المنفرد على </w:t>
      </w:r>
      <w:r w:rsidR="00257729" w:rsidRPr="00DE6131">
        <w:rPr>
          <w:rFonts w:hint="cs"/>
          <w:color w:val="000000" w:themeColor="text1"/>
          <w:rtl/>
        </w:rPr>
        <w:t>إستعاب</w:t>
      </w:r>
      <w:r w:rsidR="001F64D6">
        <w:rPr>
          <w:rFonts w:hint="cs"/>
          <w:color w:val="000000" w:themeColor="text1"/>
          <w:rtl/>
        </w:rPr>
        <w:t>ه</w:t>
      </w:r>
      <w:r w:rsidR="00182C80" w:rsidRPr="00DE6131">
        <w:rPr>
          <w:rFonts w:hint="cs"/>
          <w:color w:val="000000" w:themeColor="text1"/>
          <w:rtl/>
        </w:rPr>
        <w:t>.</w:t>
      </w:r>
    </w:p>
    <w:p w14:paraId="479AAE9A" w14:textId="2FB078B8" w:rsidR="00C34BCE" w:rsidRPr="00DE6131" w:rsidRDefault="00C34BCE" w:rsidP="001F64D6">
      <w:pPr>
        <w:ind w:firstLine="0"/>
        <w:rPr>
          <w:color w:val="000000" w:themeColor="text1"/>
          <w:rtl/>
        </w:rPr>
      </w:pPr>
      <w:r w:rsidRPr="00DE6131">
        <w:rPr>
          <w:rFonts w:hint="cs"/>
          <w:color w:val="000000" w:themeColor="text1"/>
          <w:rtl/>
        </w:rPr>
        <w:t>2/</w:t>
      </w:r>
      <w:r w:rsidR="00B34AB0" w:rsidRPr="00DE6131">
        <w:rPr>
          <w:rFonts w:hint="cs"/>
          <w:color w:val="000000" w:themeColor="text1"/>
          <w:rtl/>
        </w:rPr>
        <w:t xml:space="preserve"> </w:t>
      </w:r>
      <w:r w:rsidR="00FD5F40" w:rsidRPr="00DE6131">
        <w:rPr>
          <w:rFonts w:hint="cs"/>
          <w:color w:val="000000" w:themeColor="text1"/>
          <w:rtl/>
        </w:rPr>
        <w:t>إ</w:t>
      </w:r>
      <w:r w:rsidR="00AF3B1D" w:rsidRPr="00DE6131">
        <w:rPr>
          <w:rFonts w:hint="cs"/>
          <w:color w:val="000000" w:themeColor="text1"/>
          <w:rtl/>
        </w:rPr>
        <w:t xml:space="preserve">ن العمل القانوني </w:t>
      </w:r>
      <w:r w:rsidR="00FD5F40" w:rsidRPr="00DE6131">
        <w:rPr>
          <w:rFonts w:hint="cs"/>
          <w:color w:val="000000" w:themeColor="text1"/>
          <w:rtl/>
        </w:rPr>
        <w:t>ال</w:t>
      </w:r>
      <w:r w:rsidR="001F64D6">
        <w:rPr>
          <w:rFonts w:hint="cs"/>
          <w:color w:val="000000" w:themeColor="text1"/>
          <w:rtl/>
        </w:rPr>
        <w:t>إ</w:t>
      </w:r>
      <w:r w:rsidR="00FD5F40" w:rsidRPr="00DE6131">
        <w:rPr>
          <w:rFonts w:hint="cs"/>
          <w:color w:val="000000" w:themeColor="text1"/>
          <w:rtl/>
        </w:rPr>
        <w:t>نفرادي</w:t>
      </w:r>
      <w:r w:rsidR="00AF3B1D" w:rsidRPr="00DE6131">
        <w:rPr>
          <w:rFonts w:hint="cs"/>
          <w:color w:val="000000" w:themeColor="text1"/>
          <w:rtl/>
        </w:rPr>
        <w:t xml:space="preserve"> </w:t>
      </w:r>
      <w:r w:rsidR="00FD5F40" w:rsidRPr="00DE6131">
        <w:rPr>
          <w:rFonts w:hint="cs"/>
          <w:color w:val="000000" w:themeColor="text1"/>
          <w:rtl/>
        </w:rPr>
        <w:t>هو ترجمة</w:t>
      </w:r>
      <w:r w:rsidR="00AF3B1D" w:rsidRPr="00DE6131">
        <w:rPr>
          <w:rFonts w:hint="cs"/>
          <w:color w:val="000000" w:themeColor="text1"/>
          <w:rtl/>
        </w:rPr>
        <w:t xml:space="preserve"> </w:t>
      </w:r>
      <w:r w:rsidR="00FD5F40" w:rsidRPr="00DE6131">
        <w:rPr>
          <w:rFonts w:hint="cs"/>
          <w:color w:val="000000" w:themeColor="text1"/>
          <w:rtl/>
        </w:rPr>
        <w:t>ل</w:t>
      </w:r>
      <w:r w:rsidR="00AF3B1D" w:rsidRPr="00DE6131">
        <w:rPr>
          <w:rFonts w:hint="cs"/>
          <w:color w:val="000000" w:themeColor="text1"/>
          <w:rtl/>
        </w:rPr>
        <w:t>مظهر</w:t>
      </w:r>
      <w:r w:rsidR="00257729">
        <w:rPr>
          <w:rFonts w:hint="cs"/>
          <w:color w:val="000000" w:themeColor="text1"/>
          <w:rtl/>
        </w:rPr>
        <w:t xml:space="preserve"> </w:t>
      </w:r>
      <w:r w:rsidR="00FD5F40" w:rsidRPr="00DE6131">
        <w:rPr>
          <w:rFonts w:hint="cs"/>
          <w:color w:val="000000" w:themeColor="text1"/>
          <w:rtl/>
        </w:rPr>
        <w:t>من مظاهر</w:t>
      </w:r>
      <w:r w:rsidR="00AF3B1D" w:rsidRPr="00DE6131">
        <w:rPr>
          <w:rFonts w:hint="cs"/>
          <w:color w:val="000000" w:themeColor="text1"/>
          <w:rtl/>
        </w:rPr>
        <w:t xml:space="preserve"> امتيازات السلطة الع</w:t>
      </w:r>
      <w:r w:rsidR="00615B0B" w:rsidRPr="00DE6131">
        <w:rPr>
          <w:rFonts w:hint="cs"/>
          <w:color w:val="000000" w:themeColor="text1"/>
          <w:rtl/>
        </w:rPr>
        <w:t>ا</w:t>
      </w:r>
      <w:r w:rsidR="00AF3B1D" w:rsidRPr="00DE6131">
        <w:rPr>
          <w:rFonts w:hint="cs"/>
          <w:color w:val="000000" w:themeColor="text1"/>
          <w:rtl/>
        </w:rPr>
        <w:t>مة</w:t>
      </w:r>
      <w:r w:rsidR="00FD5F40" w:rsidRPr="00DE6131">
        <w:rPr>
          <w:rFonts w:hint="cs"/>
          <w:color w:val="000000" w:themeColor="text1"/>
          <w:rtl/>
        </w:rPr>
        <w:t>،</w:t>
      </w:r>
      <w:r w:rsidR="00AF3B1D" w:rsidRPr="00DE6131">
        <w:rPr>
          <w:rFonts w:hint="cs"/>
          <w:color w:val="000000" w:themeColor="text1"/>
          <w:rtl/>
        </w:rPr>
        <w:t xml:space="preserve"> لذا فهو يعبر عن </w:t>
      </w:r>
      <w:r w:rsidR="00182C80" w:rsidRPr="00DE6131">
        <w:rPr>
          <w:rFonts w:hint="cs"/>
          <w:color w:val="000000" w:themeColor="text1"/>
          <w:rtl/>
        </w:rPr>
        <w:t>إ</w:t>
      </w:r>
      <w:r w:rsidR="00AF3B1D" w:rsidRPr="00DE6131">
        <w:rPr>
          <w:rFonts w:hint="cs"/>
          <w:color w:val="000000" w:themeColor="text1"/>
          <w:rtl/>
        </w:rPr>
        <w:t xml:space="preserve">رادة </w:t>
      </w:r>
      <w:r w:rsidR="00FD5F40" w:rsidRPr="00DE6131">
        <w:rPr>
          <w:rFonts w:hint="cs"/>
          <w:color w:val="000000" w:themeColor="text1"/>
          <w:rtl/>
        </w:rPr>
        <w:t>السلطة العامة،</w:t>
      </w:r>
      <w:r w:rsidR="00AF3B1D" w:rsidRPr="00DE6131">
        <w:rPr>
          <w:rFonts w:hint="cs"/>
          <w:color w:val="000000" w:themeColor="text1"/>
          <w:rtl/>
        </w:rPr>
        <w:t xml:space="preserve"> وما</w:t>
      </w:r>
      <w:r w:rsidR="00AF3B1D" w:rsidRPr="00DE6131">
        <w:rPr>
          <w:color w:val="000000" w:themeColor="text1"/>
          <w:rtl/>
        </w:rPr>
        <w:t xml:space="preserve"> </w:t>
      </w:r>
      <w:r w:rsidR="00AF3B1D" w:rsidRPr="00DE6131">
        <w:rPr>
          <w:rFonts w:hint="cs"/>
          <w:color w:val="000000" w:themeColor="text1"/>
          <w:rtl/>
        </w:rPr>
        <w:t>ت</w:t>
      </w:r>
      <w:r w:rsidR="00FD5F40" w:rsidRPr="00DE6131">
        <w:rPr>
          <w:rFonts w:hint="cs"/>
          <w:color w:val="000000" w:themeColor="text1"/>
          <w:rtl/>
        </w:rPr>
        <w:t>م</w:t>
      </w:r>
      <w:r w:rsidR="00AF3B1D" w:rsidRPr="00DE6131">
        <w:rPr>
          <w:rFonts w:hint="cs"/>
          <w:color w:val="000000" w:themeColor="text1"/>
          <w:rtl/>
        </w:rPr>
        <w:t>ليه من</w:t>
      </w:r>
      <w:r w:rsidR="00AF3B1D" w:rsidRPr="00DE6131">
        <w:rPr>
          <w:color w:val="000000" w:themeColor="text1"/>
          <w:rtl/>
        </w:rPr>
        <w:t xml:space="preserve"> </w:t>
      </w:r>
      <w:r w:rsidR="00FD5F40" w:rsidRPr="00DE6131">
        <w:rPr>
          <w:rFonts w:hint="cs"/>
          <w:color w:val="000000" w:themeColor="text1"/>
          <w:rtl/>
        </w:rPr>
        <w:t>مقتضيات</w:t>
      </w:r>
      <w:r w:rsidR="00AF3B1D" w:rsidRPr="00DE6131">
        <w:rPr>
          <w:rFonts w:hint="cs"/>
          <w:color w:val="000000" w:themeColor="text1"/>
          <w:rtl/>
        </w:rPr>
        <w:t xml:space="preserve"> والتزامات دون </w:t>
      </w:r>
      <w:r w:rsidR="001F64D6">
        <w:rPr>
          <w:rFonts w:hint="cs"/>
          <w:color w:val="000000" w:themeColor="text1"/>
          <w:rtl/>
        </w:rPr>
        <w:t>الإ</w:t>
      </w:r>
      <w:r w:rsidR="00FD5F40" w:rsidRPr="00DE6131">
        <w:rPr>
          <w:rFonts w:hint="cs"/>
          <w:color w:val="000000" w:themeColor="text1"/>
          <w:rtl/>
        </w:rPr>
        <w:t>عتداد بإرادة ا</w:t>
      </w:r>
      <w:r w:rsidR="00AF3B1D" w:rsidRPr="00DE6131">
        <w:rPr>
          <w:rFonts w:hint="cs"/>
          <w:color w:val="000000" w:themeColor="text1"/>
          <w:rtl/>
        </w:rPr>
        <w:t xml:space="preserve">لشخص الملتزم معها </w:t>
      </w:r>
      <w:r w:rsidR="00FD5F40" w:rsidRPr="00DE6131">
        <w:rPr>
          <w:rFonts w:hint="cs"/>
          <w:color w:val="000000" w:themeColor="text1"/>
          <w:rtl/>
        </w:rPr>
        <w:t>مع الإدارة المفوضة.</w:t>
      </w:r>
    </w:p>
    <w:p w14:paraId="7BEE0440" w14:textId="2E64E852" w:rsidR="00AF3B1D" w:rsidRPr="00DE6131" w:rsidRDefault="00C34BCE" w:rsidP="004F2087">
      <w:pPr>
        <w:ind w:firstLine="0"/>
        <w:rPr>
          <w:color w:val="000000" w:themeColor="text1"/>
          <w:rtl/>
        </w:rPr>
      </w:pPr>
      <w:r w:rsidRPr="00DE6131">
        <w:rPr>
          <w:rFonts w:hint="cs"/>
          <w:color w:val="000000" w:themeColor="text1"/>
          <w:rtl/>
        </w:rPr>
        <w:t>3/</w:t>
      </w:r>
      <w:r w:rsidR="00FD5F40" w:rsidRPr="00DE6131">
        <w:rPr>
          <w:rFonts w:hint="cs"/>
          <w:color w:val="000000" w:themeColor="text1"/>
          <w:rtl/>
        </w:rPr>
        <w:t xml:space="preserve"> إ</w:t>
      </w:r>
      <w:r w:rsidR="00AF3B1D" w:rsidRPr="00DE6131">
        <w:rPr>
          <w:rFonts w:hint="cs"/>
          <w:color w:val="000000" w:themeColor="text1"/>
          <w:rtl/>
        </w:rPr>
        <w:t>ن</w:t>
      </w:r>
      <w:r w:rsidR="00426D94" w:rsidRPr="00DE6131">
        <w:rPr>
          <w:rFonts w:hint="cs"/>
          <w:color w:val="000000" w:themeColor="text1"/>
          <w:rtl/>
        </w:rPr>
        <w:t xml:space="preserve"> </w:t>
      </w:r>
      <w:r w:rsidR="00AF3B1D" w:rsidRPr="00DE6131">
        <w:rPr>
          <w:rFonts w:hint="cs"/>
          <w:color w:val="000000" w:themeColor="text1"/>
          <w:rtl/>
        </w:rPr>
        <w:t>الشفافية وحرية المنافسة</w:t>
      </w:r>
      <w:r w:rsidR="00FD5F40" w:rsidRPr="00DE6131">
        <w:rPr>
          <w:rFonts w:hint="cs"/>
          <w:color w:val="000000" w:themeColor="text1"/>
          <w:rtl/>
        </w:rPr>
        <w:t xml:space="preserve"> تقتضي وجود عقد سواء في مرحلة إجراءات التعاقد أو في مرحلة تنفيذ العقد، وه</w:t>
      </w:r>
      <w:r w:rsidR="00FD5F40" w:rsidRPr="00DE6131">
        <w:rPr>
          <w:color w:val="000000" w:themeColor="text1"/>
          <w:rtl/>
        </w:rPr>
        <w:t>ي</w:t>
      </w:r>
      <w:r w:rsidR="00FD5F40" w:rsidRPr="00DE6131">
        <w:rPr>
          <w:rFonts w:hint="cs"/>
          <w:color w:val="000000" w:themeColor="text1"/>
          <w:rtl/>
        </w:rPr>
        <w:t xml:space="preserve"> </w:t>
      </w:r>
      <w:r w:rsidR="00855EB8" w:rsidRPr="00DE6131">
        <w:rPr>
          <w:rFonts w:hint="cs"/>
          <w:color w:val="000000" w:themeColor="text1"/>
          <w:rtl/>
        </w:rPr>
        <w:t>المبادئ التي</w:t>
      </w:r>
      <w:r w:rsidR="00FD5F40" w:rsidRPr="00DE6131">
        <w:rPr>
          <w:rFonts w:hint="cs"/>
          <w:color w:val="000000" w:themeColor="text1"/>
          <w:rtl/>
        </w:rPr>
        <w:t xml:space="preserve"> </w:t>
      </w:r>
      <w:r w:rsidR="00D03119" w:rsidRPr="00DE6131">
        <w:rPr>
          <w:rFonts w:hint="cs"/>
          <w:color w:val="000000" w:themeColor="text1"/>
          <w:rtl/>
        </w:rPr>
        <w:t>لا يمك</w:t>
      </w:r>
      <w:r w:rsidR="00D03119" w:rsidRPr="00DE6131">
        <w:rPr>
          <w:color w:val="000000" w:themeColor="text1"/>
          <w:rtl/>
        </w:rPr>
        <w:t>ن</w:t>
      </w:r>
      <w:r w:rsidR="00FD5F40" w:rsidRPr="00DE6131">
        <w:rPr>
          <w:rFonts w:hint="cs"/>
          <w:color w:val="000000" w:themeColor="text1"/>
          <w:rtl/>
        </w:rPr>
        <w:t xml:space="preserve"> </w:t>
      </w:r>
      <w:r w:rsidR="00AF3B1D" w:rsidRPr="00DE6131">
        <w:rPr>
          <w:rFonts w:hint="cs"/>
          <w:color w:val="000000" w:themeColor="text1"/>
          <w:rtl/>
        </w:rPr>
        <w:t xml:space="preserve">تصورها أو إعمالها خارج الإطار </w:t>
      </w:r>
      <w:r w:rsidR="00FD5F40" w:rsidRPr="00DE6131">
        <w:rPr>
          <w:rFonts w:hint="cs"/>
          <w:color w:val="000000" w:themeColor="text1"/>
          <w:rtl/>
        </w:rPr>
        <w:t xml:space="preserve">التعاقدي، </w:t>
      </w:r>
      <w:r w:rsidR="00B34AB0" w:rsidRPr="00DE6131">
        <w:rPr>
          <w:rFonts w:hint="cs"/>
          <w:color w:val="000000" w:themeColor="text1"/>
          <w:rtl/>
        </w:rPr>
        <w:t>و</w:t>
      </w:r>
      <w:r w:rsidR="00AF3B1D" w:rsidRPr="00DE6131">
        <w:rPr>
          <w:rFonts w:hint="cs"/>
          <w:color w:val="000000" w:themeColor="text1"/>
          <w:rtl/>
        </w:rPr>
        <w:t>هذا</w:t>
      </w:r>
      <w:r w:rsidR="00855EB8" w:rsidRPr="00DE6131">
        <w:rPr>
          <w:rFonts w:hint="cs"/>
          <w:color w:val="000000" w:themeColor="text1"/>
          <w:rtl/>
        </w:rPr>
        <w:t xml:space="preserve"> ما</w:t>
      </w:r>
      <w:r w:rsidR="00AF3B1D" w:rsidRPr="00DE6131">
        <w:rPr>
          <w:rFonts w:hint="cs"/>
          <w:color w:val="000000" w:themeColor="text1"/>
          <w:rtl/>
        </w:rPr>
        <w:t xml:space="preserve"> </w:t>
      </w:r>
      <w:r w:rsidR="00855EB8" w:rsidRPr="00DE6131">
        <w:rPr>
          <w:rFonts w:hint="cs"/>
          <w:color w:val="000000" w:themeColor="text1"/>
          <w:rtl/>
        </w:rPr>
        <w:t>يعزز</w:t>
      </w:r>
      <w:r w:rsidR="00AF3B1D" w:rsidRPr="00DE6131">
        <w:rPr>
          <w:rFonts w:hint="cs"/>
          <w:color w:val="000000" w:themeColor="text1"/>
          <w:rtl/>
        </w:rPr>
        <w:t xml:space="preserve"> </w:t>
      </w:r>
      <w:r w:rsidR="00855EB8" w:rsidRPr="00DE6131">
        <w:rPr>
          <w:rFonts w:hint="cs"/>
          <w:color w:val="000000" w:themeColor="text1"/>
          <w:rtl/>
        </w:rPr>
        <w:t>ضرورة</w:t>
      </w:r>
      <w:r w:rsidR="00AF3B1D" w:rsidRPr="00DE6131">
        <w:rPr>
          <w:rFonts w:hint="cs"/>
          <w:color w:val="000000" w:themeColor="text1"/>
          <w:rtl/>
        </w:rPr>
        <w:t xml:space="preserve"> </w:t>
      </w:r>
      <w:r w:rsidR="00855EB8" w:rsidRPr="00DE6131">
        <w:rPr>
          <w:rFonts w:hint="cs"/>
          <w:color w:val="000000" w:themeColor="text1"/>
          <w:rtl/>
        </w:rPr>
        <w:t>وجود</w:t>
      </w:r>
      <w:r w:rsidR="00AF3B1D" w:rsidRPr="00DE6131">
        <w:rPr>
          <w:rFonts w:hint="cs"/>
          <w:color w:val="000000" w:themeColor="text1"/>
          <w:rtl/>
        </w:rPr>
        <w:t xml:space="preserve"> الصيغة التعاقدية</w:t>
      </w:r>
      <w:r w:rsidR="00855EB8" w:rsidRPr="00DE6131">
        <w:rPr>
          <w:rFonts w:hint="cs"/>
          <w:color w:val="000000" w:themeColor="text1"/>
          <w:rtl/>
        </w:rPr>
        <w:t xml:space="preserve"> لتجسيد أسلوب التفويض على أحسن وجه</w:t>
      </w:r>
      <w:r w:rsidR="00D03119" w:rsidRPr="00DE6131">
        <w:rPr>
          <w:rFonts w:hint="cs"/>
          <w:color w:val="000000" w:themeColor="text1"/>
          <w:rtl/>
        </w:rPr>
        <w:t xml:space="preserve">، </w:t>
      </w:r>
      <w:r w:rsidR="00AF3B1D" w:rsidRPr="00DE6131">
        <w:rPr>
          <w:rFonts w:hint="cs"/>
          <w:color w:val="000000" w:themeColor="text1"/>
          <w:rtl/>
        </w:rPr>
        <w:t xml:space="preserve">وعليه فالأسلوب الأحادي الصادر </w:t>
      </w:r>
      <w:r w:rsidR="00AF3B1D" w:rsidRPr="00DE6131">
        <w:rPr>
          <w:rFonts w:hint="cs"/>
          <w:color w:val="000000" w:themeColor="text1"/>
          <w:rtl/>
        </w:rPr>
        <w:lastRenderedPageBreak/>
        <w:t>بالإرادة المنفردة للشخص العام في إطار ما يعرف بأسلوب الترخيص لا يدخل في إطار مفهوم التفويض</w:t>
      </w:r>
      <w:r w:rsidR="00EF29FE" w:rsidRPr="00DE6131">
        <w:rPr>
          <w:rFonts w:hint="cs"/>
          <w:color w:val="000000" w:themeColor="text1"/>
          <w:rtl/>
        </w:rPr>
        <w:t>.</w:t>
      </w:r>
    </w:p>
    <w:p w14:paraId="33495A5A" w14:textId="727A8F9F" w:rsidR="007665A2" w:rsidRPr="00DE6131" w:rsidRDefault="007665A2" w:rsidP="00372359">
      <w:pPr>
        <w:rPr>
          <w:rtl/>
        </w:rPr>
      </w:pPr>
      <w:r w:rsidRPr="00DE6131">
        <w:rPr>
          <w:rFonts w:hint="cs"/>
          <w:rtl/>
        </w:rPr>
        <w:t>بالإضافة إلى كون تنفيذ عقد التفويض يتم خلال مدة زمنية طويلة نوعا ما</w:t>
      </w:r>
      <w:r w:rsidR="00D03119" w:rsidRPr="00DE6131">
        <w:rPr>
          <w:rFonts w:hint="cs"/>
          <w:rtl/>
        </w:rPr>
        <w:t xml:space="preserve"> يفر</w:t>
      </w:r>
      <w:r w:rsidR="00D03119" w:rsidRPr="00DE6131">
        <w:rPr>
          <w:rtl/>
        </w:rPr>
        <w:t>ض</w:t>
      </w:r>
      <w:r w:rsidRPr="00DE6131">
        <w:rPr>
          <w:rFonts w:hint="cs"/>
          <w:rtl/>
        </w:rPr>
        <w:t xml:space="preserve"> على السلطة المفوضة ضرورة إبرام عقد يتم من خلاله وضع بنود تعاقدية وشروط يمكن أن تعالج تفاصيل ومتغيرات عديدة قد تطرأ خلال تنفيذ العقد.  </w:t>
      </w:r>
    </w:p>
    <w:p w14:paraId="1FBF15BF" w14:textId="62B7B498" w:rsidR="00AF3B1D" w:rsidRPr="00DE6131" w:rsidRDefault="00AF3B1D" w:rsidP="00372359">
      <w:pPr>
        <w:rPr>
          <w:rtl/>
        </w:rPr>
      </w:pPr>
      <w:r w:rsidRPr="00DE6131">
        <w:rPr>
          <w:rFonts w:hint="cs"/>
          <w:rtl/>
        </w:rPr>
        <w:t xml:space="preserve">وهذا ما أكده المشرع الجزائري في الفقرة الثانية من المادة 207 من </w:t>
      </w:r>
      <w:r w:rsidR="00EF29FE" w:rsidRPr="00DE6131">
        <w:rPr>
          <w:rFonts w:hint="cs"/>
          <w:rtl/>
        </w:rPr>
        <w:t>المرسوم الرئاسي 15/247 المتعلق ب</w:t>
      </w:r>
      <w:r w:rsidRPr="00DE6131">
        <w:rPr>
          <w:rFonts w:hint="cs"/>
          <w:rtl/>
        </w:rPr>
        <w:t>الصفقات العمومية وتفويضات المرفق العام</w:t>
      </w:r>
      <w:r w:rsidR="007665A2" w:rsidRPr="00DE6131">
        <w:rPr>
          <w:rFonts w:hint="cs"/>
          <w:rtl/>
        </w:rPr>
        <w:t>،</w:t>
      </w:r>
      <w:r w:rsidRPr="00DE6131">
        <w:rPr>
          <w:rFonts w:hint="cs"/>
          <w:rtl/>
        </w:rPr>
        <w:t xml:space="preserve"> والتي جاء فيها" وتقوم السلطة المفوضة التي تتصرف لحساب شخص معنوي عام خاضع للقانون العام بتفويض تسيير المرفق العام بموجب ا</w:t>
      </w:r>
      <w:r w:rsidRPr="00DE6131">
        <w:rPr>
          <w:rFonts w:hint="cs"/>
          <w:b/>
          <w:bCs/>
          <w:rtl/>
        </w:rPr>
        <w:t>تفاقية</w:t>
      </w:r>
      <w:r w:rsidRPr="00DE6131">
        <w:rPr>
          <w:rFonts w:hint="cs"/>
          <w:rtl/>
        </w:rPr>
        <w:t>"</w:t>
      </w:r>
      <w:r w:rsidR="00C34BCE" w:rsidRPr="00DE6131">
        <w:rPr>
          <w:rFonts w:hint="cs"/>
          <w:rtl/>
        </w:rPr>
        <w:t>،</w:t>
      </w:r>
      <w:r w:rsidRPr="00DE6131">
        <w:rPr>
          <w:rFonts w:hint="cs"/>
          <w:rtl/>
        </w:rPr>
        <w:t xml:space="preserve"> فالعلاقة القائمة بين صاحب التفويض والمفوض له ذات طبيعة تعاقدية، فمانح التفويض شخص عام يمكن أن يكون الدولة أو الولاية أو البلدية أو المؤسسات العامة</w:t>
      </w:r>
      <w:r w:rsidR="001F64D6">
        <w:rPr>
          <w:rFonts w:hint="cs"/>
          <w:rtl/>
        </w:rPr>
        <w:t>،</w:t>
      </w:r>
      <w:r w:rsidRPr="00DE6131">
        <w:rPr>
          <w:rFonts w:hint="cs"/>
          <w:rtl/>
        </w:rPr>
        <w:t xml:space="preserve"> أما المفوض له فهو شخص طبيعي أو معنوي يمكن أن يكون شخصا عام أو خاصا يطلب من هذه الأخيرة إدارة واستغلال المرفق العام موضوع العقد.</w:t>
      </w:r>
    </w:p>
    <w:p w14:paraId="2C13C8A1" w14:textId="710B89F0" w:rsidR="000E3DCC" w:rsidRDefault="00AF3B1D" w:rsidP="00372359">
      <w:pPr>
        <w:rPr>
          <w:rtl/>
        </w:rPr>
      </w:pPr>
      <w:r w:rsidRPr="00DE6131">
        <w:rPr>
          <w:rFonts w:hint="cs"/>
          <w:rtl/>
        </w:rPr>
        <w:t xml:space="preserve">أما بالنسبة إلى طبيعة </w:t>
      </w:r>
      <w:r w:rsidR="00601792">
        <w:rPr>
          <w:rFonts w:hint="cs"/>
          <w:rtl/>
        </w:rPr>
        <w:t>عقد</w:t>
      </w:r>
      <w:r w:rsidRPr="00DE6131">
        <w:rPr>
          <w:rFonts w:hint="cs"/>
          <w:rtl/>
        </w:rPr>
        <w:t xml:space="preserve"> تفويض المرفق العام فهي عقود إدارية لتوفرها على الشروط التي يتطلبها هذا النوع من العقود فأحد أطراف عقد التفويض جهة إدارية والموضوع الذي تنصب عليه هذه العقود يتضمن تنفيذ مقتضيات المرفق العام وتخول هذه العقود مانح التفويض امتيازات السلطة العامة وبذلك تكون عقود التفويض المرفق العام مستوفية الشروط المطلوبة لاكتساب الصفة الإداري</w:t>
      </w:r>
      <w:r w:rsidRPr="00DE6131">
        <w:rPr>
          <w:rtl/>
        </w:rPr>
        <w:t>ة</w:t>
      </w:r>
      <w:r w:rsidR="00B34AB0" w:rsidRPr="00DE6131">
        <w:rPr>
          <w:rFonts w:hint="cs"/>
          <w:rtl/>
        </w:rPr>
        <w:t>،</w:t>
      </w:r>
      <w:r w:rsidRPr="00DE6131">
        <w:rPr>
          <w:rFonts w:hint="cs"/>
          <w:rtl/>
        </w:rPr>
        <w:t xml:space="preserve"> أما بالنسبة للطرف الثاني في </w:t>
      </w:r>
      <w:r w:rsidR="0017304B">
        <w:rPr>
          <w:rFonts w:hint="cs"/>
          <w:rtl/>
        </w:rPr>
        <w:t>بالنسبة ل</w:t>
      </w:r>
      <w:r w:rsidRPr="00DE6131">
        <w:rPr>
          <w:rFonts w:hint="cs"/>
          <w:rtl/>
        </w:rPr>
        <w:t xml:space="preserve">عقد التفويض المرفق العام وهو المفوض له فيمكن يكون شخصا عاما </w:t>
      </w:r>
      <w:r w:rsidR="0017304B">
        <w:rPr>
          <w:rFonts w:hint="cs"/>
          <w:rtl/>
        </w:rPr>
        <w:t>أ</w:t>
      </w:r>
      <w:r w:rsidRPr="00DE6131">
        <w:rPr>
          <w:rFonts w:hint="cs"/>
          <w:rtl/>
        </w:rPr>
        <w:t>و خاصا، ومن ثم ف</w:t>
      </w:r>
      <w:r w:rsidR="0017304B">
        <w:rPr>
          <w:rFonts w:hint="cs"/>
          <w:rtl/>
        </w:rPr>
        <w:t>إ</w:t>
      </w:r>
      <w:r w:rsidRPr="00DE6131">
        <w:rPr>
          <w:rFonts w:hint="cs"/>
          <w:rtl/>
        </w:rPr>
        <w:t>ن من المتصور أن يكون المفوض له شخص من أشخاص القانو</w:t>
      </w:r>
      <w:r w:rsidR="00B65839">
        <w:rPr>
          <w:rFonts w:hint="cs"/>
          <w:rtl/>
        </w:rPr>
        <w:t>ن العام كأن يكون مؤسسة عامة</w:t>
      </w:r>
      <w:r w:rsidR="00612AD1">
        <w:rPr>
          <w:rFonts w:hint="cs"/>
          <w:rtl/>
        </w:rPr>
        <w:t>.</w:t>
      </w:r>
    </w:p>
    <w:p w14:paraId="3C70FD27" w14:textId="76B6F75F" w:rsidR="00B65839" w:rsidRPr="00DE6131" w:rsidRDefault="00612AD1" w:rsidP="00372359">
      <w:pPr>
        <w:rPr>
          <w:rtl/>
        </w:rPr>
      </w:pPr>
      <w:r>
        <w:rPr>
          <w:rFonts w:hint="cs"/>
          <w:rtl/>
        </w:rPr>
        <w:t>وبالتالي لابد لأسلوب التفويض أن يكرس</w:t>
      </w:r>
      <w:r w:rsidR="000315AA">
        <w:rPr>
          <w:rFonts w:hint="cs"/>
          <w:rtl/>
        </w:rPr>
        <w:t xml:space="preserve"> عن طريق عقد يبرم بين السلطة الم</w:t>
      </w:r>
      <w:r>
        <w:rPr>
          <w:rFonts w:hint="cs"/>
          <w:rtl/>
        </w:rPr>
        <w:t>ا</w:t>
      </w:r>
      <w:r w:rsidR="000315AA">
        <w:rPr>
          <w:rFonts w:hint="cs"/>
          <w:rtl/>
        </w:rPr>
        <w:t>ن</w:t>
      </w:r>
      <w:r>
        <w:rPr>
          <w:rFonts w:hint="cs"/>
          <w:rtl/>
        </w:rPr>
        <w:t xml:space="preserve">حة للتفويض </w:t>
      </w:r>
      <w:r w:rsidR="00FD1124">
        <w:rPr>
          <w:rFonts w:hint="cs"/>
          <w:rtl/>
        </w:rPr>
        <w:t xml:space="preserve">وبين شخص من أشخاص القانون العام أو الخاص، ويشكل هذا </w:t>
      </w:r>
      <w:r w:rsidR="000315AA">
        <w:rPr>
          <w:rFonts w:hint="cs"/>
          <w:rtl/>
        </w:rPr>
        <w:t>العمل</w:t>
      </w:r>
      <w:r w:rsidR="00FD1124">
        <w:rPr>
          <w:rFonts w:hint="cs"/>
          <w:rtl/>
        </w:rPr>
        <w:t xml:space="preserve"> القانوني التعاقدي بين أطراف التفويض المرجع الأساسي الذي تنظم من خلاله العلاقة بين أطراف العقد وكذا فئة مستخدمي المرفق العام الذين </w:t>
      </w:r>
      <w:r w:rsidR="00746144">
        <w:rPr>
          <w:rFonts w:hint="cs"/>
          <w:rtl/>
        </w:rPr>
        <w:t xml:space="preserve">امتد إليهم آثار هذا العقد لارتباطهم الوثيق بالمرفق العام موضوع التفويض </w:t>
      </w:r>
      <w:r w:rsidR="00361C4A">
        <w:rPr>
          <w:rFonts w:hint="cs"/>
          <w:rtl/>
        </w:rPr>
        <w:t>وكونهم المستهدفون بالدرجة الأولى من انتهاج أسلوب التفويض كآلية للرفع من جودة الخدمات العامة</w:t>
      </w:r>
      <w:r w:rsidR="00DC26E2">
        <w:rPr>
          <w:rFonts w:hint="cs"/>
          <w:rtl/>
        </w:rPr>
        <w:t>،</w:t>
      </w:r>
      <w:r w:rsidR="00361C4A">
        <w:rPr>
          <w:rFonts w:hint="cs"/>
          <w:rtl/>
        </w:rPr>
        <w:t xml:space="preserve"> التي يقدمها المرف</w:t>
      </w:r>
      <w:r w:rsidR="007B4A6A">
        <w:rPr>
          <w:rFonts w:hint="cs"/>
          <w:rtl/>
        </w:rPr>
        <w:t xml:space="preserve">ق العام مقابل تحملهم أعباء مالية تدفع للمفوض اليه كمقابل لهذه الخدمات والتي تشكل في النهاية المقابل المالي </w:t>
      </w:r>
      <w:r w:rsidR="006960DA">
        <w:rPr>
          <w:rFonts w:hint="cs"/>
          <w:rtl/>
        </w:rPr>
        <w:t xml:space="preserve">الذي يحصله المستثمر في المرفق العام </w:t>
      </w:r>
      <w:r w:rsidR="009748BF">
        <w:rPr>
          <w:rFonts w:hint="cs"/>
          <w:rtl/>
        </w:rPr>
        <w:t>كناتج عن عملية إدارته واستغلاله للمرفق العام موضوع التفويض.</w:t>
      </w:r>
    </w:p>
    <w:p w14:paraId="5A7BE6B2" w14:textId="770B2A24" w:rsidR="009748BF" w:rsidRPr="00DE6131" w:rsidRDefault="007A0367" w:rsidP="009748BF">
      <w:pPr>
        <w:ind w:firstLine="0"/>
        <w:outlineLvl w:val="4"/>
        <w:rPr>
          <w:color w:val="000000" w:themeColor="text1"/>
        </w:rPr>
      </w:pPr>
      <w:bookmarkStart w:id="83" w:name="_Toc165664606"/>
      <w:bookmarkStart w:id="84" w:name="_Toc165665106"/>
      <w:bookmarkStart w:id="85" w:name="_Toc168134046"/>
      <w:r w:rsidRPr="00DE6131">
        <w:rPr>
          <w:rFonts w:hint="cs"/>
          <w:b/>
          <w:bCs/>
          <w:color w:val="000000" w:themeColor="text1"/>
          <w:rtl/>
        </w:rPr>
        <w:t xml:space="preserve">الفرع </w:t>
      </w:r>
      <w:r w:rsidR="00B52D89" w:rsidRPr="00DE6131">
        <w:rPr>
          <w:rFonts w:hint="cs"/>
          <w:b/>
          <w:bCs/>
          <w:color w:val="000000" w:themeColor="text1"/>
          <w:rtl/>
        </w:rPr>
        <w:t>الثالث: المقاب</w:t>
      </w:r>
      <w:r w:rsidR="00B52D89" w:rsidRPr="00DE6131">
        <w:rPr>
          <w:b/>
          <w:bCs/>
          <w:color w:val="000000" w:themeColor="text1"/>
          <w:rtl/>
        </w:rPr>
        <w:t>ل</w:t>
      </w:r>
      <w:r w:rsidR="002E52B8" w:rsidRPr="00DE6131">
        <w:rPr>
          <w:rFonts w:hint="cs"/>
          <w:b/>
          <w:bCs/>
          <w:color w:val="000000" w:themeColor="text1"/>
          <w:rtl/>
        </w:rPr>
        <w:t xml:space="preserve"> المالي</w:t>
      </w:r>
      <w:bookmarkEnd w:id="83"/>
      <w:bookmarkEnd w:id="84"/>
      <w:bookmarkEnd w:id="85"/>
    </w:p>
    <w:p w14:paraId="23FC3E2B" w14:textId="0C9BFB04" w:rsidR="000F0AC1" w:rsidRPr="00DE6131" w:rsidRDefault="000E3DCC" w:rsidP="00372359">
      <w:pPr>
        <w:rPr>
          <w:rtl/>
        </w:rPr>
      </w:pPr>
      <w:r w:rsidRPr="00DE6131">
        <w:rPr>
          <w:rFonts w:hint="cs"/>
          <w:rtl/>
        </w:rPr>
        <w:t xml:space="preserve">مما لا شك فيه أن </w:t>
      </w:r>
      <w:r w:rsidR="000F0AC1" w:rsidRPr="00DE6131">
        <w:rPr>
          <w:rFonts w:hint="cs"/>
          <w:rtl/>
        </w:rPr>
        <w:t xml:space="preserve">كل </w:t>
      </w:r>
      <w:r w:rsidRPr="00DE6131">
        <w:rPr>
          <w:rFonts w:hint="cs"/>
          <w:rtl/>
        </w:rPr>
        <w:t>متعاقد</w:t>
      </w:r>
      <w:r w:rsidR="000F0AC1" w:rsidRPr="00DE6131">
        <w:rPr>
          <w:rFonts w:hint="cs"/>
          <w:rtl/>
        </w:rPr>
        <w:t xml:space="preserve"> </w:t>
      </w:r>
      <w:r w:rsidRPr="00DE6131">
        <w:rPr>
          <w:rFonts w:hint="cs"/>
          <w:rtl/>
        </w:rPr>
        <w:t xml:space="preserve">يسعى لتحقيق </w:t>
      </w:r>
      <w:r w:rsidR="000F0AC1" w:rsidRPr="00DE6131">
        <w:rPr>
          <w:rFonts w:hint="cs"/>
          <w:rtl/>
        </w:rPr>
        <w:t xml:space="preserve">هدف </w:t>
      </w:r>
      <w:r w:rsidRPr="00DE6131">
        <w:rPr>
          <w:rFonts w:hint="cs"/>
          <w:rtl/>
        </w:rPr>
        <w:t xml:space="preserve">معين يسعى </w:t>
      </w:r>
      <w:r w:rsidR="00D03119" w:rsidRPr="00DE6131">
        <w:rPr>
          <w:rFonts w:hint="cs"/>
          <w:rtl/>
        </w:rPr>
        <w:t>إليه</w:t>
      </w:r>
      <w:r w:rsidRPr="00DE6131">
        <w:rPr>
          <w:rFonts w:hint="cs"/>
          <w:rtl/>
        </w:rPr>
        <w:t xml:space="preserve"> من خلال عملية التعاقد التي </w:t>
      </w:r>
      <w:r w:rsidR="00CF001B" w:rsidRPr="00DE6131">
        <w:rPr>
          <w:rFonts w:hint="cs"/>
          <w:rtl/>
        </w:rPr>
        <w:t>يبرمها،</w:t>
      </w:r>
      <w:r w:rsidRPr="00DE6131">
        <w:rPr>
          <w:rFonts w:hint="cs"/>
          <w:rtl/>
        </w:rPr>
        <w:t xml:space="preserve"> فإذا كان هدف الإدارة من إ</w:t>
      </w:r>
      <w:r w:rsidR="000F0AC1" w:rsidRPr="00DE6131">
        <w:rPr>
          <w:rFonts w:hint="cs"/>
          <w:rtl/>
        </w:rPr>
        <w:t>برام تعاقداتها وتنفيذها</w:t>
      </w:r>
      <w:r w:rsidRPr="00DE6131">
        <w:rPr>
          <w:rFonts w:hint="cs"/>
          <w:rtl/>
        </w:rPr>
        <w:t>، إ</w:t>
      </w:r>
      <w:r w:rsidR="000F0AC1" w:rsidRPr="00DE6131">
        <w:rPr>
          <w:rFonts w:hint="cs"/>
          <w:rtl/>
        </w:rPr>
        <w:t>نما هو</w:t>
      </w:r>
      <w:r w:rsidRPr="00DE6131">
        <w:rPr>
          <w:rFonts w:hint="cs"/>
          <w:rtl/>
        </w:rPr>
        <w:t xml:space="preserve"> تلبية حاجات </w:t>
      </w:r>
      <w:r w:rsidR="00585599" w:rsidRPr="00DE6131">
        <w:rPr>
          <w:rFonts w:hint="cs"/>
          <w:rtl/>
        </w:rPr>
        <w:t>تتعلق بالصالح العام</w:t>
      </w:r>
      <w:r w:rsidRPr="00DE6131">
        <w:rPr>
          <w:rFonts w:hint="cs"/>
          <w:rtl/>
        </w:rPr>
        <w:t xml:space="preserve"> في </w:t>
      </w:r>
      <w:r w:rsidR="00A74A9B" w:rsidRPr="00DE6131">
        <w:rPr>
          <w:rFonts w:hint="cs"/>
          <w:rtl/>
        </w:rPr>
        <w:t xml:space="preserve">غالب </w:t>
      </w:r>
      <w:r w:rsidR="00CF001B" w:rsidRPr="00DE6131">
        <w:rPr>
          <w:rFonts w:hint="cs"/>
          <w:rtl/>
        </w:rPr>
        <w:t>الأحيان، م</w:t>
      </w:r>
      <w:r w:rsidR="00CF001B" w:rsidRPr="00DE6131">
        <w:rPr>
          <w:rtl/>
        </w:rPr>
        <w:t>ن</w:t>
      </w:r>
      <w:r w:rsidR="00A74A9B" w:rsidRPr="00DE6131">
        <w:rPr>
          <w:rFonts w:hint="cs"/>
          <w:rtl/>
        </w:rPr>
        <w:t xml:space="preserve"> خلال </w:t>
      </w:r>
      <w:r w:rsidRPr="00DE6131">
        <w:rPr>
          <w:rFonts w:hint="cs"/>
          <w:rtl/>
        </w:rPr>
        <w:t>إنشاء أ</w:t>
      </w:r>
      <w:r w:rsidR="000F0AC1" w:rsidRPr="00DE6131">
        <w:rPr>
          <w:rFonts w:hint="cs"/>
          <w:rtl/>
        </w:rPr>
        <w:t xml:space="preserve">و تسيير المرافق العامة </w:t>
      </w:r>
      <w:r w:rsidR="00CF001B" w:rsidRPr="00DE6131">
        <w:rPr>
          <w:rFonts w:hint="cs"/>
          <w:rtl/>
        </w:rPr>
        <w:t>الضرورية،</w:t>
      </w:r>
      <w:r w:rsidR="00A74A9B" w:rsidRPr="00DE6131">
        <w:rPr>
          <w:rFonts w:hint="cs"/>
          <w:rtl/>
        </w:rPr>
        <w:t xml:space="preserve"> فإن </w:t>
      </w:r>
      <w:r w:rsidR="008C5BDC">
        <w:rPr>
          <w:rFonts w:hint="cs"/>
          <w:rtl/>
        </w:rPr>
        <w:t>ال</w:t>
      </w:r>
      <w:r w:rsidR="00A74A9B" w:rsidRPr="00DE6131">
        <w:rPr>
          <w:rFonts w:hint="cs"/>
          <w:rtl/>
        </w:rPr>
        <w:t xml:space="preserve">هدف الأساسي للمتعاقد </w:t>
      </w:r>
      <w:r w:rsidR="00CF001B" w:rsidRPr="00DE6131">
        <w:rPr>
          <w:rFonts w:hint="cs"/>
          <w:rtl/>
        </w:rPr>
        <w:t>معها،</w:t>
      </w:r>
      <w:r w:rsidR="00A74A9B" w:rsidRPr="00DE6131">
        <w:rPr>
          <w:rFonts w:hint="cs"/>
          <w:rtl/>
        </w:rPr>
        <w:t xml:space="preserve"> </w:t>
      </w:r>
      <w:r w:rsidR="000F0AC1" w:rsidRPr="00DE6131">
        <w:rPr>
          <w:rFonts w:hint="cs"/>
          <w:rtl/>
        </w:rPr>
        <w:t xml:space="preserve">هو </w:t>
      </w:r>
      <w:r w:rsidR="00A74A9B" w:rsidRPr="00DE6131">
        <w:rPr>
          <w:rFonts w:hint="cs"/>
          <w:rtl/>
        </w:rPr>
        <w:t xml:space="preserve">تحصيل أكبر قدر من المكاسب </w:t>
      </w:r>
      <w:r w:rsidR="00CF001B" w:rsidRPr="00DE6131">
        <w:rPr>
          <w:rFonts w:hint="cs"/>
          <w:rtl/>
        </w:rPr>
        <w:t>المالية، باعتبا</w:t>
      </w:r>
      <w:r w:rsidR="00CF001B" w:rsidRPr="00DE6131">
        <w:rPr>
          <w:rtl/>
        </w:rPr>
        <w:t>ر</w:t>
      </w:r>
      <w:r w:rsidR="00A74A9B" w:rsidRPr="00DE6131">
        <w:rPr>
          <w:rFonts w:hint="cs"/>
          <w:rtl/>
        </w:rPr>
        <w:t xml:space="preserve"> هذه المكاسب هي الدافع الرئيسي الذي جعله يقبل على التعاقد،</w:t>
      </w:r>
      <w:r w:rsidR="008C5BDC">
        <w:rPr>
          <w:rFonts w:hint="cs"/>
          <w:rtl/>
        </w:rPr>
        <w:t xml:space="preserve"> و</w:t>
      </w:r>
      <w:r w:rsidR="00A74A9B" w:rsidRPr="00DE6131">
        <w:rPr>
          <w:rFonts w:hint="cs"/>
          <w:rtl/>
        </w:rPr>
        <w:t>بغض النظر عن المصلحة العامة المباشرة أو غير المباشرة التي ستتحقق حتما من وراء العقد</w:t>
      </w:r>
      <w:r w:rsidR="00A74A9B" w:rsidRPr="00DE6131">
        <w:rPr>
          <w:rStyle w:val="Appelnotedebasdep"/>
          <w:color w:val="000000" w:themeColor="text1"/>
          <w:rtl/>
        </w:rPr>
        <w:footnoteReference w:id="54"/>
      </w:r>
      <w:r w:rsidR="00A74A9B" w:rsidRPr="00DE6131">
        <w:rPr>
          <w:rFonts w:hint="cs"/>
          <w:sz w:val="24"/>
          <w:szCs w:val="24"/>
          <w:rtl/>
        </w:rPr>
        <w:t>.</w:t>
      </w:r>
      <w:r w:rsidR="000F0AC1" w:rsidRPr="00DE6131">
        <w:rPr>
          <w:rFonts w:hint="cs"/>
          <w:rtl/>
        </w:rPr>
        <w:t xml:space="preserve"> </w:t>
      </w:r>
      <w:r w:rsidR="00A74A9B" w:rsidRPr="00DE6131">
        <w:rPr>
          <w:rFonts w:hint="cs"/>
          <w:rtl/>
        </w:rPr>
        <w:t xml:space="preserve">ذلك أن القطاع الخاص إنما يحركه المال في جميع التعاقدات التي يقبل عليها </w:t>
      </w:r>
      <w:r w:rsidR="00900F56">
        <w:rPr>
          <w:rFonts w:hint="cs"/>
          <w:rtl/>
        </w:rPr>
        <w:t>وخاصة إ</w:t>
      </w:r>
      <w:r w:rsidR="00CF001B" w:rsidRPr="00DE6131">
        <w:rPr>
          <w:rFonts w:hint="cs"/>
          <w:rtl/>
        </w:rPr>
        <w:t xml:space="preserve">ذا تعلق الأمر بالعقود الإدارية التي يتنافس على الظفر بها مجموعة من المتعاملين </w:t>
      </w:r>
      <w:r w:rsidR="00D03119" w:rsidRPr="00DE6131">
        <w:rPr>
          <w:rFonts w:hint="cs"/>
          <w:rtl/>
        </w:rPr>
        <w:t>الاقتصاديين</w:t>
      </w:r>
      <w:r w:rsidR="00CF001B" w:rsidRPr="00DE6131">
        <w:rPr>
          <w:rFonts w:hint="cs"/>
          <w:rtl/>
        </w:rPr>
        <w:t xml:space="preserve"> من خلال تقديم عروض مالية تقنية ومالية متفاوتة. </w:t>
      </w:r>
    </w:p>
    <w:p w14:paraId="2D888393" w14:textId="2564C3E1" w:rsidR="000D73D6" w:rsidRPr="00DE6131" w:rsidRDefault="00CF001B" w:rsidP="00372359">
      <w:pPr>
        <w:rPr>
          <w:rtl/>
        </w:rPr>
      </w:pPr>
      <w:r w:rsidRPr="00DE6131">
        <w:rPr>
          <w:rFonts w:hint="cs"/>
          <w:rtl/>
        </w:rPr>
        <w:t>ف</w:t>
      </w:r>
      <w:r w:rsidR="000D73D6" w:rsidRPr="00DE6131">
        <w:rPr>
          <w:rFonts w:hint="cs"/>
          <w:rtl/>
        </w:rPr>
        <w:t>المتعاقد مع</w:t>
      </w:r>
      <w:r w:rsidRPr="00DE6131">
        <w:rPr>
          <w:rFonts w:hint="cs"/>
          <w:rtl/>
        </w:rPr>
        <w:t xml:space="preserve"> </w:t>
      </w:r>
      <w:r w:rsidR="00C2736E" w:rsidRPr="00DE6131">
        <w:rPr>
          <w:rFonts w:hint="cs"/>
          <w:rtl/>
        </w:rPr>
        <w:t>الإدارة حتى</w:t>
      </w:r>
      <w:r w:rsidRPr="00DE6131">
        <w:rPr>
          <w:rFonts w:hint="cs"/>
          <w:rtl/>
        </w:rPr>
        <w:t xml:space="preserve"> وإ</w:t>
      </w:r>
      <w:r w:rsidR="000D73D6" w:rsidRPr="00DE6131">
        <w:rPr>
          <w:rFonts w:hint="cs"/>
          <w:rtl/>
        </w:rPr>
        <w:t xml:space="preserve">ن كان متضامنا معها في تحقيق </w:t>
      </w:r>
      <w:r w:rsidR="00D03119" w:rsidRPr="00DE6131">
        <w:rPr>
          <w:rFonts w:hint="cs"/>
          <w:rtl/>
        </w:rPr>
        <w:t>أهدا فالمصلح</w:t>
      </w:r>
      <w:r w:rsidR="00D03119" w:rsidRPr="00DE6131">
        <w:rPr>
          <w:rtl/>
        </w:rPr>
        <w:t>ة</w:t>
      </w:r>
      <w:r w:rsidRPr="00DE6131">
        <w:rPr>
          <w:rFonts w:hint="cs"/>
          <w:rtl/>
        </w:rPr>
        <w:t xml:space="preserve"> </w:t>
      </w:r>
      <w:r w:rsidR="00D03119" w:rsidRPr="00DE6131">
        <w:rPr>
          <w:rFonts w:hint="cs"/>
          <w:rtl/>
        </w:rPr>
        <w:t>العامة،</w:t>
      </w:r>
      <w:r w:rsidR="000D73D6" w:rsidRPr="00DE6131">
        <w:rPr>
          <w:rFonts w:hint="cs"/>
          <w:rtl/>
        </w:rPr>
        <w:t xml:space="preserve"> غير </w:t>
      </w:r>
      <w:r w:rsidRPr="00DE6131">
        <w:rPr>
          <w:rFonts w:hint="cs"/>
          <w:rtl/>
        </w:rPr>
        <w:t>أ</w:t>
      </w:r>
      <w:r w:rsidR="00900F56">
        <w:rPr>
          <w:rFonts w:hint="cs"/>
          <w:rtl/>
        </w:rPr>
        <w:t>نه حساباته المالية والأ</w:t>
      </w:r>
      <w:r w:rsidR="000D73D6" w:rsidRPr="00DE6131">
        <w:rPr>
          <w:rFonts w:hint="cs"/>
          <w:rtl/>
        </w:rPr>
        <w:t xml:space="preserve">رباح المحققة </w:t>
      </w:r>
      <w:r w:rsidRPr="00DE6131">
        <w:rPr>
          <w:rFonts w:hint="cs"/>
          <w:rtl/>
        </w:rPr>
        <w:t xml:space="preserve">تكون لها الأولوية المطلقة في </w:t>
      </w:r>
      <w:r w:rsidR="00D03119" w:rsidRPr="00DE6131">
        <w:rPr>
          <w:rFonts w:hint="cs"/>
          <w:rtl/>
        </w:rPr>
        <w:t>حساباته،</w:t>
      </w:r>
      <w:r w:rsidRPr="00DE6131">
        <w:rPr>
          <w:rFonts w:hint="cs"/>
          <w:rtl/>
        </w:rPr>
        <w:t xml:space="preserve"> لذلك يكون ح</w:t>
      </w:r>
      <w:r w:rsidR="000D73D6" w:rsidRPr="00DE6131">
        <w:rPr>
          <w:rFonts w:hint="cs"/>
          <w:rtl/>
        </w:rPr>
        <w:t>ريصا</w:t>
      </w:r>
      <w:r w:rsidRPr="00DE6131">
        <w:rPr>
          <w:rFonts w:hint="cs"/>
          <w:rtl/>
        </w:rPr>
        <w:t xml:space="preserve"> </w:t>
      </w:r>
      <w:r w:rsidR="00D03119" w:rsidRPr="00DE6131">
        <w:rPr>
          <w:rFonts w:hint="cs"/>
          <w:rtl/>
        </w:rPr>
        <w:t>أكثر بخصوص</w:t>
      </w:r>
      <w:r w:rsidR="000D73D6" w:rsidRPr="00DE6131">
        <w:rPr>
          <w:rFonts w:hint="cs"/>
          <w:rtl/>
        </w:rPr>
        <w:t xml:space="preserve"> الجوانب المالية ضمن </w:t>
      </w:r>
      <w:r w:rsidRPr="00DE6131">
        <w:rPr>
          <w:rFonts w:hint="cs"/>
          <w:rtl/>
        </w:rPr>
        <w:t>بنود العقد باعتباره من أ</w:t>
      </w:r>
      <w:r w:rsidR="000D73D6" w:rsidRPr="00DE6131">
        <w:rPr>
          <w:rFonts w:hint="cs"/>
          <w:rtl/>
        </w:rPr>
        <w:t>هم حق</w:t>
      </w:r>
      <w:r w:rsidRPr="00DE6131">
        <w:rPr>
          <w:rFonts w:hint="cs"/>
          <w:rtl/>
        </w:rPr>
        <w:t>وقه،</w:t>
      </w:r>
      <w:r w:rsidR="000D73D6" w:rsidRPr="00DE6131">
        <w:rPr>
          <w:rFonts w:hint="cs"/>
          <w:rtl/>
        </w:rPr>
        <w:t xml:space="preserve"> </w:t>
      </w:r>
      <w:r w:rsidRPr="00DE6131">
        <w:rPr>
          <w:rFonts w:hint="cs"/>
          <w:rtl/>
        </w:rPr>
        <w:t>وهو في المقابل أ</w:t>
      </w:r>
      <w:r w:rsidR="000D73D6" w:rsidRPr="00DE6131">
        <w:rPr>
          <w:rFonts w:hint="cs"/>
          <w:rtl/>
        </w:rPr>
        <w:t xml:space="preserve">برز التزام </w:t>
      </w:r>
      <w:r w:rsidRPr="00DE6131">
        <w:rPr>
          <w:rFonts w:hint="cs"/>
          <w:rtl/>
        </w:rPr>
        <w:t xml:space="preserve">يقع </w:t>
      </w:r>
      <w:r w:rsidR="000D73D6" w:rsidRPr="00DE6131">
        <w:rPr>
          <w:rFonts w:hint="cs"/>
          <w:rtl/>
        </w:rPr>
        <w:lastRenderedPageBreak/>
        <w:t xml:space="preserve">على عاتق الإدارة تجاهه، </w:t>
      </w:r>
      <w:r w:rsidR="00FE199A" w:rsidRPr="00DE6131">
        <w:rPr>
          <w:rFonts w:hint="cs"/>
          <w:rtl/>
        </w:rPr>
        <w:t>ويضم</w:t>
      </w:r>
      <w:r w:rsidR="000D73D6" w:rsidRPr="00DE6131">
        <w:rPr>
          <w:rFonts w:hint="cs"/>
          <w:rtl/>
        </w:rPr>
        <w:t xml:space="preserve"> </w:t>
      </w:r>
      <w:r w:rsidR="00D03119" w:rsidRPr="00DE6131">
        <w:rPr>
          <w:rFonts w:hint="cs"/>
          <w:rtl/>
        </w:rPr>
        <w:t>الالتزام</w:t>
      </w:r>
      <w:r w:rsidR="000D73D6" w:rsidRPr="00DE6131">
        <w:rPr>
          <w:rFonts w:hint="cs"/>
          <w:rtl/>
        </w:rPr>
        <w:t xml:space="preserve"> المالي الذي يقع على </w:t>
      </w:r>
      <w:r w:rsidR="00FE199A" w:rsidRPr="00DE6131">
        <w:rPr>
          <w:rFonts w:hint="cs"/>
          <w:rtl/>
        </w:rPr>
        <w:t xml:space="preserve">عاتق </w:t>
      </w:r>
      <w:r w:rsidR="000D73D6" w:rsidRPr="00DE6131">
        <w:rPr>
          <w:rFonts w:hint="cs"/>
          <w:rtl/>
        </w:rPr>
        <w:t xml:space="preserve">الإدارة مجموع </w:t>
      </w:r>
      <w:r w:rsidR="00D03119" w:rsidRPr="00DE6131">
        <w:rPr>
          <w:rFonts w:hint="cs"/>
          <w:rtl/>
        </w:rPr>
        <w:t>الحقوق المالية</w:t>
      </w:r>
      <w:r w:rsidR="00FE199A" w:rsidRPr="00DE6131">
        <w:rPr>
          <w:rFonts w:hint="cs"/>
          <w:rtl/>
        </w:rPr>
        <w:t xml:space="preserve"> </w:t>
      </w:r>
      <w:r w:rsidR="000D73D6" w:rsidRPr="00DE6131">
        <w:rPr>
          <w:rFonts w:hint="cs"/>
          <w:rtl/>
        </w:rPr>
        <w:t xml:space="preserve">التي </w:t>
      </w:r>
      <w:r w:rsidR="00FE199A" w:rsidRPr="00DE6131">
        <w:rPr>
          <w:rFonts w:hint="cs"/>
          <w:rtl/>
        </w:rPr>
        <w:t>تؤول</w:t>
      </w:r>
      <w:r w:rsidR="000D73D6" w:rsidRPr="00DE6131">
        <w:rPr>
          <w:rFonts w:hint="cs"/>
          <w:rtl/>
        </w:rPr>
        <w:t xml:space="preserve"> </w:t>
      </w:r>
      <w:r w:rsidR="00D03119" w:rsidRPr="00DE6131">
        <w:rPr>
          <w:rFonts w:hint="cs"/>
          <w:rtl/>
        </w:rPr>
        <w:t>الى المتعاقد</w:t>
      </w:r>
      <w:r w:rsidR="00FE199A" w:rsidRPr="00DE6131">
        <w:rPr>
          <w:rFonts w:hint="cs"/>
          <w:rtl/>
        </w:rPr>
        <w:t xml:space="preserve"> معها، وتتمثل على الخصوص في</w:t>
      </w:r>
      <w:r w:rsidR="00426416" w:rsidRPr="00DE6131">
        <w:rPr>
          <w:rFonts w:hint="cs"/>
          <w:rtl/>
        </w:rPr>
        <w:t xml:space="preserve"> الحق في </w:t>
      </w:r>
      <w:r w:rsidR="00D03119" w:rsidRPr="00DE6131">
        <w:rPr>
          <w:rFonts w:hint="cs"/>
          <w:rtl/>
        </w:rPr>
        <w:t>اقتضاء</w:t>
      </w:r>
      <w:r w:rsidR="00426416" w:rsidRPr="00DE6131">
        <w:rPr>
          <w:rFonts w:hint="cs"/>
          <w:rtl/>
        </w:rPr>
        <w:t xml:space="preserve"> السعر المحدد في العقد و</w:t>
      </w:r>
      <w:r w:rsidR="00FE199A" w:rsidRPr="00DE6131">
        <w:rPr>
          <w:rFonts w:hint="cs"/>
          <w:rtl/>
        </w:rPr>
        <w:t>جميع</w:t>
      </w:r>
      <w:r w:rsidR="00426416" w:rsidRPr="00DE6131">
        <w:rPr>
          <w:rFonts w:hint="cs"/>
          <w:rtl/>
        </w:rPr>
        <w:t xml:space="preserve"> الحق</w:t>
      </w:r>
      <w:r w:rsidR="00FE199A" w:rsidRPr="00DE6131">
        <w:rPr>
          <w:rFonts w:hint="cs"/>
          <w:rtl/>
        </w:rPr>
        <w:t>وق</w:t>
      </w:r>
      <w:r w:rsidR="00426416" w:rsidRPr="00DE6131">
        <w:rPr>
          <w:rFonts w:hint="cs"/>
          <w:rtl/>
        </w:rPr>
        <w:t xml:space="preserve"> ذات الطبيعة </w:t>
      </w:r>
      <w:r w:rsidR="00D03119" w:rsidRPr="00DE6131">
        <w:rPr>
          <w:rFonts w:hint="cs"/>
          <w:rtl/>
        </w:rPr>
        <w:t>المالية.</w:t>
      </w:r>
    </w:p>
    <w:p w14:paraId="215467EA" w14:textId="06D9AACC" w:rsidR="004700F2" w:rsidRPr="00DE6131" w:rsidRDefault="00FE199A" w:rsidP="00372359">
      <w:pPr>
        <w:rPr>
          <w:rtl/>
        </w:rPr>
      </w:pPr>
      <w:r w:rsidRPr="00DE6131">
        <w:rPr>
          <w:rFonts w:hint="cs"/>
          <w:rtl/>
        </w:rPr>
        <w:t>بالتالي</w:t>
      </w:r>
      <w:r w:rsidR="00B57472" w:rsidRPr="00DE6131">
        <w:rPr>
          <w:rFonts w:hint="cs"/>
          <w:rtl/>
        </w:rPr>
        <w:t xml:space="preserve"> </w:t>
      </w:r>
      <w:r w:rsidRPr="00DE6131">
        <w:rPr>
          <w:rFonts w:hint="cs"/>
          <w:rtl/>
        </w:rPr>
        <w:t>ف</w:t>
      </w:r>
      <w:r w:rsidR="00B57472" w:rsidRPr="00DE6131">
        <w:rPr>
          <w:rFonts w:hint="cs"/>
          <w:rtl/>
        </w:rPr>
        <w:t>المقابل المالي للمتعاقد مع جهة الإدارة</w:t>
      </w:r>
      <w:r w:rsidRPr="00DE6131">
        <w:rPr>
          <w:rFonts w:hint="cs"/>
          <w:rtl/>
        </w:rPr>
        <w:t xml:space="preserve"> يمثل أ</w:t>
      </w:r>
      <w:r w:rsidR="00B57472" w:rsidRPr="00DE6131">
        <w:rPr>
          <w:rFonts w:hint="cs"/>
          <w:rtl/>
        </w:rPr>
        <w:t>هم حقوقه</w:t>
      </w:r>
      <w:r w:rsidRPr="00DE6131">
        <w:rPr>
          <w:rFonts w:hint="cs"/>
          <w:rtl/>
        </w:rPr>
        <w:t>،</w:t>
      </w:r>
      <w:r w:rsidR="00B57472" w:rsidRPr="00DE6131">
        <w:rPr>
          <w:rFonts w:hint="cs"/>
          <w:rtl/>
        </w:rPr>
        <w:t xml:space="preserve"> بل</w:t>
      </w:r>
      <w:r w:rsidRPr="00DE6131">
        <w:rPr>
          <w:rFonts w:hint="cs"/>
          <w:rtl/>
        </w:rPr>
        <w:t xml:space="preserve"> هو</w:t>
      </w:r>
      <w:r w:rsidR="00B57472" w:rsidRPr="00DE6131">
        <w:rPr>
          <w:rFonts w:hint="cs"/>
          <w:rtl/>
        </w:rPr>
        <w:t xml:space="preserve"> </w:t>
      </w:r>
      <w:r w:rsidRPr="00DE6131">
        <w:rPr>
          <w:rFonts w:hint="cs"/>
          <w:rtl/>
        </w:rPr>
        <w:t>ال</w:t>
      </w:r>
      <w:r w:rsidR="00B57472" w:rsidRPr="00DE6131">
        <w:rPr>
          <w:rFonts w:hint="cs"/>
          <w:rtl/>
        </w:rPr>
        <w:t>أه</w:t>
      </w:r>
      <w:r w:rsidRPr="00DE6131">
        <w:rPr>
          <w:rFonts w:hint="cs"/>
          <w:rtl/>
        </w:rPr>
        <w:t>م</w:t>
      </w:r>
      <w:r w:rsidR="00B57472" w:rsidRPr="00DE6131">
        <w:rPr>
          <w:rFonts w:hint="cs"/>
          <w:rtl/>
        </w:rPr>
        <w:t xml:space="preserve"> على ال</w:t>
      </w:r>
      <w:r w:rsidRPr="00DE6131">
        <w:rPr>
          <w:rFonts w:hint="cs"/>
          <w:rtl/>
        </w:rPr>
        <w:t>إ</w:t>
      </w:r>
      <w:r w:rsidR="00B57472" w:rsidRPr="00DE6131">
        <w:rPr>
          <w:rFonts w:hint="cs"/>
          <w:rtl/>
        </w:rPr>
        <w:t>طلاق  ولذا فهو لا</w:t>
      </w:r>
      <w:r w:rsidR="00BB7607" w:rsidRPr="00DE6131">
        <w:rPr>
          <w:rFonts w:hint="cs"/>
          <w:rtl/>
        </w:rPr>
        <w:t xml:space="preserve"> </w:t>
      </w:r>
      <w:r w:rsidR="00B57472" w:rsidRPr="00DE6131">
        <w:rPr>
          <w:rFonts w:hint="cs"/>
          <w:rtl/>
        </w:rPr>
        <w:t>يقدم بدونه على التعاقد</w:t>
      </w:r>
      <w:r w:rsidRPr="00DE6131">
        <w:rPr>
          <w:rFonts w:hint="cs"/>
          <w:rtl/>
        </w:rPr>
        <w:t>،</w:t>
      </w:r>
      <w:r w:rsidR="00BB7607" w:rsidRPr="00DE6131">
        <w:rPr>
          <w:rFonts w:hint="cs"/>
          <w:rtl/>
        </w:rPr>
        <w:t xml:space="preserve"> آيا</w:t>
      </w:r>
      <w:r w:rsidR="00B57472" w:rsidRPr="00DE6131">
        <w:rPr>
          <w:rFonts w:hint="cs"/>
          <w:rtl/>
        </w:rPr>
        <w:t xml:space="preserve"> كانت المزايا المترتبة على هذا التعاقد، </w:t>
      </w:r>
      <w:r w:rsidRPr="00DE6131">
        <w:rPr>
          <w:rFonts w:hint="cs"/>
          <w:rtl/>
        </w:rPr>
        <w:t>فالمتعاقد</w:t>
      </w:r>
      <w:r w:rsidR="00B57472" w:rsidRPr="00DE6131">
        <w:rPr>
          <w:rFonts w:hint="cs"/>
          <w:rtl/>
        </w:rPr>
        <w:t xml:space="preserve"> يتحمل </w:t>
      </w:r>
      <w:r w:rsidRPr="00DE6131">
        <w:rPr>
          <w:rFonts w:hint="cs"/>
          <w:rtl/>
        </w:rPr>
        <w:t>بموجبها على</w:t>
      </w:r>
      <w:r w:rsidR="00B57472" w:rsidRPr="00DE6131">
        <w:rPr>
          <w:rFonts w:hint="cs"/>
          <w:rtl/>
        </w:rPr>
        <w:t xml:space="preserve"> مد</w:t>
      </w:r>
      <w:r w:rsidRPr="00DE6131">
        <w:rPr>
          <w:rFonts w:hint="cs"/>
          <w:rtl/>
        </w:rPr>
        <w:t>ة</w:t>
      </w:r>
      <w:r w:rsidR="00B57472" w:rsidRPr="00DE6131">
        <w:rPr>
          <w:rFonts w:hint="cs"/>
          <w:rtl/>
        </w:rPr>
        <w:t xml:space="preserve"> زمني</w:t>
      </w:r>
      <w:r w:rsidRPr="00DE6131">
        <w:rPr>
          <w:rFonts w:hint="cs"/>
          <w:rtl/>
        </w:rPr>
        <w:t>ة</w:t>
      </w:r>
      <w:r w:rsidR="00B57472" w:rsidRPr="00DE6131">
        <w:rPr>
          <w:rFonts w:hint="cs"/>
          <w:rtl/>
        </w:rPr>
        <w:t xml:space="preserve"> طويل</w:t>
      </w:r>
      <w:r w:rsidRPr="00DE6131">
        <w:rPr>
          <w:rFonts w:hint="cs"/>
          <w:rtl/>
        </w:rPr>
        <w:t>ة</w:t>
      </w:r>
      <w:r w:rsidR="00B57472" w:rsidRPr="00DE6131">
        <w:rPr>
          <w:rFonts w:hint="cs"/>
          <w:rtl/>
        </w:rPr>
        <w:t xml:space="preserve"> مخاطر</w:t>
      </w:r>
      <w:r w:rsidRPr="00DE6131">
        <w:rPr>
          <w:rFonts w:hint="cs"/>
          <w:rtl/>
        </w:rPr>
        <w:t xml:space="preserve"> ومتاعب</w:t>
      </w:r>
      <w:r w:rsidR="00B57472" w:rsidRPr="00DE6131">
        <w:rPr>
          <w:rFonts w:hint="cs"/>
          <w:rtl/>
        </w:rPr>
        <w:t xml:space="preserve"> الاستثمار في مشروعات البنية الأساسية </w:t>
      </w:r>
      <w:r w:rsidR="00BB7607" w:rsidRPr="00DE6131">
        <w:rPr>
          <w:rFonts w:hint="cs"/>
          <w:rtl/>
        </w:rPr>
        <w:t>والخدمات</w:t>
      </w:r>
      <w:r w:rsidRPr="00DE6131">
        <w:rPr>
          <w:rFonts w:hint="cs"/>
          <w:rtl/>
        </w:rPr>
        <w:t xml:space="preserve"> والمرافق العامة</w:t>
      </w:r>
      <w:r w:rsidR="00B57472" w:rsidRPr="00DE6131">
        <w:rPr>
          <w:rFonts w:hint="cs"/>
          <w:rtl/>
        </w:rPr>
        <w:t xml:space="preserve">، بما </w:t>
      </w:r>
      <w:r w:rsidRPr="00DE6131">
        <w:rPr>
          <w:rFonts w:hint="cs"/>
          <w:rtl/>
        </w:rPr>
        <w:t>يتطلبه</w:t>
      </w:r>
      <w:r w:rsidR="00B57472" w:rsidRPr="00DE6131">
        <w:rPr>
          <w:rFonts w:hint="cs"/>
          <w:rtl/>
        </w:rPr>
        <w:t xml:space="preserve"> ذلك من </w:t>
      </w:r>
      <w:r w:rsidRPr="00DE6131">
        <w:rPr>
          <w:rFonts w:hint="cs"/>
          <w:rtl/>
        </w:rPr>
        <w:t xml:space="preserve">تكاليف </w:t>
      </w:r>
      <w:r w:rsidR="00D03119" w:rsidRPr="00DE6131">
        <w:rPr>
          <w:rFonts w:hint="cs"/>
          <w:rtl/>
        </w:rPr>
        <w:t>الاستثمار م</w:t>
      </w:r>
      <w:r w:rsidR="00D03119" w:rsidRPr="00DE6131">
        <w:rPr>
          <w:rtl/>
        </w:rPr>
        <w:t>ن</w:t>
      </w:r>
      <w:r w:rsidR="00B57472" w:rsidRPr="00DE6131">
        <w:rPr>
          <w:rFonts w:hint="cs"/>
          <w:rtl/>
        </w:rPr>
        <w:t xml:space="preserve"> </w:t>
      </w:r>
      <w:r w:rsidRPr="00DE6131">
        <w:rPr>
          <w:rFonts w:hint="cs"/>
          <w:rtl/>
        </w:rPr>
        <w:t>تصميم وبناء و</w:t>
      </w:r>
      <w:r w:rsidR="00B57472" w:rsidRPr="00DE6131">
        <w:rPr>
          <w:rFonts w:hint="cs"/>
          <w:rtl/>
        </w:rPr>
        <w:t xml:space="preserve">تشييد وكافة المعدات والأدوات </w:t>
      </w:r>
      <w:r w:rsidR="00AF53D3">
        <w:rPr>
          <w:rFonts w:hint="cs"/>
          <w:rtl/>
        </w:rPr>
        <w:t xml:space="preserve"> اللازمة لتشغيل المرافق</w:t>
      </w:r>
      <w:r w:rsidRPr="00DE6131">
        <w:rPr>
          <w:rFonts w:hint="cs"/>
          <w:rtl/>
        </w:rPr>
        <w:t>، وكذا التزامه بعملية نقل  التكنولوجيا المتطورة وأ</w:t>
      </w:r>
      <w:r w:rsidR="00B57472" w:rsidRPr="00DE6131">
        <w:rPr>
          <w:rFonts w:hint="cs"/>
          <w:rtl/>
        </w:rPr>
        <w:t>عمال التشغيل والصيان</w:t>
      </w:r>
      <w:r w:rsidR="00942781" w:rsidRPr="00DE6131">
        <w:rPr>
          <w:rFonts w:hint="cs"/>
          <w:rtl/>
        </w:rPr>
        <w:t>ــ</w:t>
      </w:r>
      <w:r w:rsidRPr="00DE6131">
        <w:rPr>
          <w:rFonts w:hint="cs"/>
          <w:rtl/>
        </w:rPr>
        <w:t xml:space="preserve">ة والإدارة وتقديم </w:t>
      </w:r>
      <w:r w:rsidR="00B57472" w:rsidRPr="00DE6131">
        <w:rPr>
          <w:rFonts w:hint="cs"/>
          <w:rtl/>
        </w:rPr>
        <w:t xml:space="preserve">خدمات </w:t>
      </w:r>
      <w:r w:rsidRPr="00DE6131">
        <w:rPr>
          <w:rFonts w:hint="cs"/>
          <w:rtl/>
        </w:rPr>
        <w:t>ذات</w:t>
      </w:r>
      <w:r w:rsidR="007A194A" w:rsidRPr="00DE6131">
        <w:rPr>
          <w:rFonts w:hint="cs"/>
          <w:rtl/>
        </w:rPr>
        <w:t xml:space="preserve"> جودة </w:t>
      </w:r>
      <w:r w:rsidR="00B57472" w:rsidRPr="00DE6131">
        <w:rPr>
          <w:rFonts w:hint="cs"/>
          <w:rtl/>
        </w:rPr>
        <w:t xml:space="preserve"> </w:t>
      </w:r>
      <w:r w:rsidR="002A3EAA" w:rsidRPr="00DE6131">
        <w:rPr>
          <w:rFonts w:hint="cs"/>
          <w:rtl/>
        </w:rPr>
        <w:t>لجمهور المنتفعين</w:t>
      </w:r>
      <w:r w:rsidR="00AF53D3">
        <w:rPr>
          <w:rFonts w:hint="cs"/>
          <w:rtl/>
        </w:rPr>
        <w:t xml:space="preserve"> من المرافق العامة</w:t>
      </w:r>
      <w:r w:rsidR="007A194A" w:rsidRPr="00DE6131">
        <w:rPr>
          <w:rFonts w:hint="cs"/>
          <w:rtl/>
        </w:rPr>
        <w:t>، خاصة وأ</w:t>
      </w:r>
      <w:r w:rsidR="00B57472" w:rsidRPr="00DE6131">
        <w:rPr>
          <w:rFonts w:hint="cs"/>
          <w:rtl/>
        </w:rPr>
        <w:t xml:space="preserve">ن السلطة المانحة </w:t>
      </w:r>
      <w:r w:rsidR="007A194A" w:rsidRPr="00DE6131">
        <w:rPr>
          <w:rFonts w:hint="cs"/>
          <w:rtl/>
        </w:rPr>
        <w:t xml:space="preserve"> أ</w:t>
      </w:r>
      <w:r w:rsidR="00942781" w:rsidRPr="00DE6131">
        <w:rPr>
          <w:rFonts w:hint="cs"/>
          <w:rtl/>
        </w:rPr>
        <w:t xml:space="preserve">و </w:t>
      </w:r>
      <w:r w:rsidR="00B57472" w:rsidRPr="00DE6131">
        <w:rPr>
          <w:rFonts w:hint="cs"/>
          <w:rtl/>
        </w:rPr>
        <w:t xml:space="preserve">جهة الإدارة المتعاقدة </w:t>
      </w:r>
      <w:r w:rsidR="007A194A" w:rsidRPr="00DE6131">
        <w:rPr>
          <w:rFonts w:hint="cs"/>
          <w:rtl/>
        </w:rPr>
        <w:t xml:space="preserve">في بعض صور العقود الإدارية </w:t>
      </w:r>
      <w:r w:rsidR="00BB7607" w:rsidRPr="00DE6131">
        <w:rPr>
          <w:rFonts w:hint="cs"/>
          <w:rtl/>
        </w:rPr>
        <w:t>لا تلتز</w:t>
      </w:r>
      <w:r w:rsidR="00BB7607" w:rsidRPr="00DE6131">
        <w:rPr>
          <w:rtl/>
        </w:rPr>
        <w:t>م</w:t>
      </w:r>
      <w:r w:rsidR="00B57472" w:rsidRPr="00DE6131">
        <w:rPr>
          <w:rFonts w:hint="cs"/>
          <w:rtl/>
        </w:rPr>
        <w:t xml:space="preserve"> بتقديم أي </w:t>
      </w:r>
      <w:r w:rsidR="007A194A" w:rsidRPr="00DE6131">
        <w:rPr>
          <w:rFonts w:hint="cs"/>
          <w:rtl/>
        </w:rPr>
        <w:t>مساهمة أ</w:t>
      </w:r>
      <w:r w:rsidR="00B57472" w:rsidRPr="00DE6131">
        <w:rPr>
          <w:rFonts w:hint="cs"/>
          <w:rtl/>
        </w:rPr>
        <w:t xml:space="preserve">و </w:t>
      </w:r>
      <w:r w:rsidR="007A194A" w:rsidRPr="00DE6131">
        <w:rPr>
          <w:rFonts w:hint="cs"/>
          <w:rtl/>
        </w:rPr>
        <w:t>منح</w:t>
      </w:r>
      <w:r w:rsidR="00B57472" w:rsidRPr="00DE6131">
        <w:rPr>
          <w:rFonts w:hint="cs"/>
          <w:rtl/>
        </w:rPr>
        <w:t xml:space="preserve"> </w:t>
      </w:r>
      <w:r w:rsidR="007A194A" w:rsidRPr="00DE6131">
        <w:rPr>
          <w:rFonts w:hint="cs"/>
          <w:rtl/>
        </w:rPr>
        <w:t>مالية</w:t>
      </w:r>
      <w:r w:rsidR="00B57472" w:rsidRPr="00DE6131">
        <w:rPr>
          <w:rFonts w:hint="cs"/>
          <w:rtl/>
        </w:rPr>
        <w:t xml:space="preserve"> لم ينص عليها </w:t>
      </w:r>
      <w:r w:rsidR="00BB7607" w:rsidRPr="00DE6131">
        <w:rPr>
          <w:rFonts w:hint="cs"/>
          <w:rtl/>
        </w:rPr>
        <w:t>صراحة</w:t>
      </w:r>
      <w:r w:rsidR="00B57472" w:rsidRPr="00DE6131">
        <w:rPr>
          <w:rFonts w:hint="cs"/>
          <w:rtl/>
        </w:rPr>
        <w:t xml:space="preserve"> في عقد المشاركة</w:t>
      </w:r>
      <w:r w:rsidR="004700F2" w:rsidRPr="00DE6131">
        <w:rPr>
          <w:rFonts w:hint="cs"/>
          <w:rtl/>
        </w:rPr>
        <w:t xml:space="preserve">، بل </w:t>
      </w:r>
      <w:r w:rsidR="007A194A" w:rsidRPr="00DE6131">
        <w:rPr>
          <w:rFonts w:hint="cs"/>
          <w:rtl/>
        </w:rPr>
        <w:t>تسعى</w:t>
      </w:r>
      <w:r w:rsidR="004700F2" w:rsidRPr="00DE6131">
        <w:rPr>
          <w:rFonts w:hint="cs"/>
          <w:rtl/>
        </w:rPr>
        <w:t xml:space="preserve"> هذه الجهات في الغالب الى تقليص التزاماتها المالية </w:t>
      </w:r>
      <w:r w:rsidR="007A194A" w:rsidRPr="00DE6131">
        <w:rPr>
          <w:rFonts w:hint="cs"/>
          <w:rtl/>
        </w:rPr>
        <w:t>إ</w:t>
      </w:r>
      <w:r w:rsidR="004700F2" w:rsidRPr="00DE6131">
        <w:rPr>
          <w:rFonts w:hint="cs"/>
          <w:rtl/>
        </w:rPr>
        <w:t xml:space="preserve">لى </w:t>
      </w:r>
      <w:r w:rsidR="002A3EAA" w:rsidRPr="00DE6131">
        <w:rPr>
          <w:rFonts w:hint="cs"/>
          <w:rtl/>
        </w:rPr>
        <w:t>أ</w:t>
      </w:r>
      <w:r w:rsidR="004700F2" w:rsidRPr="00DE6131">
        <w:rPr>
          <w:rFonts w:hint="cs"/>
          <w:rtl/>
        </w:rPr>
        <w:t>قصى قدر ممكن</w:t>
      </w:r>
      <w:r w:rsidR="007A194A" w:rsidRPr="00DE6131">
        <w:rPr>
          <w:rFonts w:hint="cs"/>
          <w:rtl/>
        </w:rPr>
        <w:t>،</w:t>
      </w:r>
      <w:r w:rsidR="004700F2" w:rsidRPr="00DE6131">
        <w:rPr>
          <w:rFonts w:hint="cs"/>
          <w:rtl/>
        </w:rPr>
        <w:t xml:space="preserve"> بحيث </w:t>
      </w:r>
      <w:r w:rsidR="007A194A" w:rsidRPr="00DE6131">
        <w:rPr>
          <w:rFonts w:hint="cs"/>
          <w:rtl/>
        </w:rPr>
        <w:t>يبقى</w:t>
      </w:r>
      <w:r w:rsidR="004700F2" w:rsidRPr="00DE6131">
        <w:rPr>
          <w:rFonts w:hint="cs"/>
          <w:rtl/>
        </w:rPr>
        <w:t xml:space="preserve"> المتعاقد هو المسؤول الأول عن توفير التمويل اللازم لتنفيذ تلك </w:t>
      </w:r>
      <w:r w:rsidR="007A194A" w:rsidRPr="00DE6131">
        <w:rPr>
          <w:rFonts w:hint="cs"/>
          <w:rtl/>
        </w:rPr>
        <w:t>المرافق العامة</w:t>
      </w:r>
      <w:r w:rsidR="004700F2" w:rsidRPr="00DE6131">
        <w:rPr>
          <w:rFonts w:hint="cs"/>
          <w:rtl/>
        </w:rPr>
        <w:t xml:space="preserve"> والذي يعتمد في خصوصه وبصفة أساسية على القروض من المؤسسات المالية </w:t>
      </w:r>
      <w:r w:rsidR="00BB7607" w:rsidRPr="00DE6131">
        <w:rPr>
          <w:rFonts w:hint="cs"/>
          <w:rtl/>
        </w:rPr>
        <w:t>والعائدا</w:t>
      </w:r>
      <w:r w:rsidR="00BB7607" w:rsidRPr="00DE6131">
        <w:rPr>
          <w:rtl/>
        </w:rPr>
        <w:t>ت</w:t>
      </w:r>
      <w:r w:rsidR="007A194A" w:rsidRPr="00DE6131">
        <w:rPr>
          <w:rFonts w:hint="cs"/>
          <w:rtl/>
        </w:rPr>
        <w:t xml:space="preserve">  المالية الناتجة إ</w:t>
      </w:r>
      <w:r w:rsidR="004700F2" w:rsidRPr="00DE6131">
        <w:rPr>
          <w:rFonts w:hint="cs"/>
          <w:rtl/>
        </w:rPr>
        <w:t xml:space="preserve">صدار السندات والصكوك المالية الأخرى القابلة للتداول في سوق </w:t>
      </w:r>
      <w:r w:rsidR="00BB7607" w:rsidRPr="00DE6131">
        <w:rPr>
          <w:rFonts w:hint="cs"/>
          <w:rtl/>
        </w:rPr>
        <w:t>الأوراق</w:t>
      </w:r>
      <w:r w:rsidR="004700F2" w:rsidRPr="00DE6131">
        <w:rPr>
          <w:rFonts w:hint="cs"/>
          <w:rtl/>
        </w:rPr>
        <w:t xml:space="preserve"> المالية</w:t>
      </w:r>
      <w:r w:rsidR="004700F2" w:rsidRPr="00DE6131">
        <w:rPr>
          <w:rStyle w:val="Appelnotedebasdep"/>
          <w:color w:val="000000" w:themeColor="text1"/>
          <w:rtl/>
        </w:rPr>
        <w:footnoteReference w:id="55"/>
      </w:r>
      <w:r w:rsidR="00070F13">
        <w:rPr>
          <w:rFonts w:hint="cs"/>
          <w:rtl/>
        </w:rPr>
        <w:t>.</w:t>
      </w:r>
    </w:p>
    <w:p w14:paraId="0572238B" w14:textId="3F92B114" w:rsidR="00657A75" w:rsidRPr="00DE6131" w:rsidRDefault="008F7477" w:rsidP="00372359">
      <w:pPr>
        <w:rPr>
          <w:rtl/>
        </w:rPr>
      </w:pPr>
      <w:r w:rsidRPr="00DE6131">
        <w:rPr>
          <w:rFonts w:hint="cs"/>
          <w:rtl/>
        </w:rPr>
        <w:t>وكذلك الحال بالنسبة لعقد التفويض باعتباره عقد إداريا ينفرد ببعض الخصائص، إلا أن الم</w:t>
      </w:r>
      <w:r w:rsidR="001502B0" w:rsidRPr="00DE6131">
        <w:rPr>
          <w:rFonts w:hint="cs"/>
          <w:rtl/>
        </w:rPr>
        <w:t>قاب</w:t>
      </w:r>
      <w:r w:rsidR="001502B0" w:rsidRPr="00DE6131">
        <w:rPr>
          <w:rtl/>
        </w:rPr>
        <w:t>ل</w:t>
      </w:r>
      <w:r w:rsidR="00F42316" w:rsidRPr="00DE6131">
        <w:rPr>
          <w:rFonts w:hint="cs"/>
          <w:rtl/>
        </w:rPr>
        <w:t xml:space="preserve"> المالي </w:t>
      </w:r>
      <w:r w:rsidRPr="00DE6131">
        <w:rPr>
          <w:rFonts w:hint="cs"/>
          <w:rtl/>
        </w:rPr>
        <w:t xml:space="preserve">يبقى هو </w:t>
      </w:r>
      <w:r w:rsidR="00F42316" w:rsidRPr="00DE6131">
        <w:rPr>
          <w:rFonts w:hint="cs"/>
          <w:rtl/>
        </w:rPr>
        <w:t xml:space="preserve">الدافع الجوهري للتعاقد بالنسبة </w:t>
      </w:r>
      <w:r w:rsidR="003037F3" w:rsidRPr="00DE6131">
        <w:rPr>
          <w:rFonts w:hint="cs"/>
          <w:rtl/>
        </w:rPr>
        <w:t>للمفوض له</w:t>
      </w:r>
      <w:r w:rsidRPr="00DE6131">
        <w:rPr>
          <w:rFonts w:hint="cs"/>
          <w:rtl/>
        </w:rPr>
        <w:t>،</w:t>
      </w:r>
      <w:r w:rsidR="003037F3" w:rsidRPr="00DE6131">
        <w:rPr>
          <w:rFonts w:hint="cs"/>
          <w:rtl/>
        </w:rPr>
        <w:t xml:space="preserve"> فهو يمثل</w:t>
      </w:r>
      <w:r w:rsidR="00F42316" w:rsidRPr="00DE6131">
        <w:rPr>
          <w:rFonts w:hint="cs"/>
          <w:rtl/>
        </w:rPr>
        <w:t xml:space="preserve"> الأرباح التي يسعى لتحقيقها من وراء عملية الاستثمار في المرفق العام</w:t>
      </w:r>
      <w:r w:rsidRPr="00DE6131">
        <w:rPr>
          <w:rFonts w:hint="cs"/>
          <w:rtl/>
        </w:rPr>
        <w:t>،</w:t>
      </w:r>
      <w:r w:rsidR="00F42316" w:rsidRPr="00DE6131">
        <w:rPr>
          <w:rFonts w:hint="cs"/>
          <w:rtl/>
        </w:rPr>
        <w:t xml:space="preserve"> ومن جهة السلطة المفوضة يعد مصدرا لتمويل</w:t>
      </w:r>
      <w:r w:rsidR="003037F3" w:rsidRPr="00DE6131">
        <w:rPr>
          <w:rFonts w:hint="cs"/>
          <w:rtl/>
        </w:rPr>
        <w:t xml:space="preserve"> </w:t>
      </w:r>
      <w:r w:rsidR="004441FF" w:rsidRPr="00DE6131">
        <w:rPr>
          <w:rFonts w:hint="cs"/>
          <w:rtl/>
        </w:rPr>
        <w:t>المرفق العام وضمانا لاستمراريته</w:t>
      </w:r>
      <w:r w:rsidR="008D40A9" w:rsidRPr="00DE6131">
        <w:rPr>
          <w:rFonts w:hint="cs"/>
          <w:rtl/>
        </w:rPr>
        <w:t>،</w:t>
      </w:r>
      <w:r w:rsidR="002E52B8" w:rsidRPr="00DE6131">
        <w:rPr>
          <w:rFonts w:hint="cs"/>
          <w:rtl/>
        </w:rPr>
        <w:t xml:space="preserve"> باعتبارها تسعى إلى ضمان موارد مالية لازمة لسير المرفق</w:t>
      </w:r>
      <w:r w:rsidR="00C84014" w:rsidRPr="00DE6131">
        <w:rPr>
          <w:rFonts w:hint="cs"/>
          <w:rtl/>
        </w:rPr>
        <w:t>،</w:t>
      </w:r>
      <w:r w:rsidR="002E52B8" w:rsidRPr="00DE6131">
        <w:rPr>
          <w:rFonts w:hint="cs"/>
          <w:rtl/>
        </w:rPr>
        <w:t xml:space="preserve"> وكذا التخلص من العبء المالي الذي تتحمله الخزينة العامة في سبيل تسيير</w:t>
      </w:r>
      <w:r w:rsidR="00C84014" w:rsidRPr="00DE6131">
        <w:rPr>
          <w:rFonts w:hint="cs"/>
          <w:rtl/>
        </w:rPr>
        <w:t xml:space="preserve"> </w:t>
      </w:r>
      <w:r w:rsidR="002E52B8" w:rsidRPr="00DE6131">
        <w:rPr>
          <w:rFonts w:hint="cs"/>
          <w:rtl/>
        </w:rPr>
        <w:t xml:space="preserve">مرافقها </w:t>
      </w:r>
      <w:r w:rsidR="00696CF4" w:rsidRPr="00DE6131">
        <w:rPr>
          <w:rFonts w:hint="cs"/>
          <w:rtl/>
        </w:rPr>
        <w:t xml:space="preserve">العامة </w:t>
      </w:r>
      <w:r w:rsidR="002E52B8" w:rsidRPr="00DE6131">
        <w:rPr>
          <w:rFonts w:hint="cs"/>
          <w:rtl/>
        </w:rPr>
        <w:t xml:space="preserve">بالطرق التقليدية </w:t>
      </w:r>
      <w:r w:rsidR="00B84E20">
        <w:rPr>
          <w:rFonts w:hint="cs"/>
          <w:rtl/>
        </w:rPr>
        <w:t xml:space="preserve">المباشرة، </w:t>
      </w:r>
      <w:r w:rsidR="00C84014" w:rsidRPr="00DE6131">
        <w:rPr>
          <w:rFonts w:hint="cs"/>
          <w:rtl/>
        </w:rPr>
        <w:t xml:space="preserve">إلا أن </w:t>
      </w:r>
      <w:r w:rsidR="008D40A9" w:rsidRPr="00DE6131">
        <w:rPr>
          <w:rtl/>
        </w:rPr>
        <w:t>المقابل المالي الذي يتقاضاه المف</w:t>
      </w:r>
      <w:r w:rsidR="00191DAF" w:rsidRPr="00DE6131">
        <w:rPr>
          <w:rFonts w:hint="cs"/>
          <w:rtl/>
        </w:rPr>
        <w:t>ــ</w:t>
      </w:r>
      <w:r w:rsidR="008D40A9" w:rsidRPr="00DE6131">
        <w:rPr>
          <w:rtl/>
        </w:rPr>
        <w:t>وض</w:t>
      </w:r>
      <w:r w:rsidR="00B26EDA" w:rsidRPr="00DE6131">
        <w:rPr>
          <w:rFonts w:hint="cs"/>
          <w:rtl/>
        </w:rPr>
        <w:t xml:space="preserve"> له يختلف </w:t>
      </w:r>
      <w:r w:rsidR="00D03119" w:rsidRPr="00DE6131">
        <w:rPr>
          <w:rFonts w:hint="cs"/>
          <w:rtl/>
        </w:rPr>
        <w:t>باختلاف</w:t>
      </w:r>
      <w:r w:rsidR="00B26EDA" w:rsidRPr="00DE6131">
        <w:rPr>
          <w:rFonts w:hint="cs"/>
          <w:rtl/>
        </w:rPr>
        <w:t xml:space="preserve"> الصورة التي يأخ</w:t>
      </w:r>
      <w:r w:rsidR="00191DAF" w:rsidRPr="00DE6131">
        <w:rPr>
          <w:rFonts w:hint="cs"/>
          <w:rtl/>
        </w:rPr>
        <w:t>ـ</w:t>
      </w:r>
      <w:r w:rsidR="00B26EDA" w:rsidRPr="00DE6131">
        <w:rPr>
          <w:rFonts w:hint="cs"/>
          <w:rtl/>
        </w:rPr>
        <w:t>ذها عق</w:t>
      </w:r>
      <w:r w:rsidR="00191DAF" w:rsidRPr="00DE6131">
        <w:rPr>
          <w:rFonts w:hint="cs"/>
          <w:rtl/>
        </w:rPr>
        <w:t>ـ</w:t>
      </w:r>
      <w:r w:rsidR="00B26EDA" w:rsidRPr="00DE6131">
        <w:rPr>
          <w:rFonts w:hint="cs"/>
          <w:rtl/>
        </w:rPr>
        <w:t>د التف</w:t>
      </w:r>
      <w:r w:rsidR="00191DAF" w:rsidRPr="00DE6131">
        <w:rPr>
          <w:rFonts w:hint="cs"/>
          <w:rtl/>
        </w:rPr>
        <w:t>ــ</w:t>
      </w:r>
      <w:r w:rsidR="00B26EDA" w:rsidRPr="00DE6131">
        <w:rPr>
          <w:rFonts w:hint="cs"/>
          <w:rtl/>
        </w:rPr>
        <w:t xml:space="preserve">ويض </w:t>
      </w:r>
      <w:bookmarkStart w:id="86" w:name="_Hlk141545702"/>
      <w:r w:rsidR="00191DAF" w:rsidRPr="00DE6131">
        <w:rPr>
          <w:rFonts w:hint="cs"/>
          <w:rtl/>
        </w:rPr>
        <w:t xml:space="preserve">وفي هذا </w:t>
      </w:r>
      <w:r w:rsidR="00D03119" w:rsidRPr="00DE6131">
        <w:rPr>
          <w:rFonts w:hint="cs"/>
          <w:rtl/>
        </w:rPr>
        <w:t>الإطار فق</w:t>
      </w:r>
      <w:r w:rsidR="00D03119" w:rsidRPr="00DE6131">
        <w:rPr>
          <w:rtl/>
        </w:rPr>
        <w:t>د</w:t>
      </w:r>
      <w:r w:rsidR="00191DAF" w:rsidRPr="00DE6131">
        <w:rPr>
          <w:rFonts w:hint="cs"/>
          <w:rtl/>
        </w:rPr>
        <w:t xml:space="preserve"> قسم المشرع الجزائري</w:t>
      </w:r>
      <w:r w:rsidR="00765DFF" w:rsidRPr="00DE6131">
        <w:rPr>
          <w:rFonts w:hint="cs"/>
          <w:rtl/>
        </w:rPr>
        <w:t xml:space="preserve"> عقود التفويض حسب</w:t>
      </w:r>
      <w:r w:rsidR="002E52B8" w:rsidRPr="00DE6131">
        <w:rPr>
          <w:rtl/>
        </w:rPr>
        <w:t xml:space="preserve"> مستوى الخطر الذي يتحمله المفوض له، ومستوى رقابة السلطة المفوضة، ومدى تعقيد المرفق العا</w:t>
      </w:r>
      <w:r w:rsidR="00765DFF" w:rsidRPr="00DE6131">
        <w:rPr>
          <w:rtl/>
        </w:rPr>
        <w:t xml:space="preserve">م إلى أربعة عقود ھي: </w:t>
      </w:r>
      <w:r w:rsidR="00765DFF" w:rsidRPr="00DE6131">
        <w:rPr>
          <w:rFonts w:hint="cs"/>
          <w:rtl/>
        </w:rPr>
        <w:t>عقد</w:t>
      </w:r>
      <w:r w:rsidR="00D03119" w:rsidRPr="00DE6131">
        <w:rPr>
          <w:rFonts w:hint="cs"/>
          <w:rtl/>
        </w:rPr>
        <w:t>،</w:t>
      </w:r>
      <w:r w:rsidR="00765DFF" w:rsidRPr="00DE6131">
        <w:rPr>
          <w:rFonts w:hint="cs"/>
          <w:rtl/>
        </w:rPr>
        <w:t xml:space="preserve"> امتياز</w:t>
      </w:r>
      <w:r w:rsidR="00765DFF" w:rsidRPr="00DE6131">
        <w:rPr>
          <w:rtl/>
        </w:rPr>
        <w:t xml:space="preserve">، عقد </w:t>
      </w:r>
      <w:r w:rsidR="00765DFF" w:rsidRPr="00DE6131">
        <w:rPr>
          <w:rFonts w:hint="cs"/>
          <w:rtl/>
        </w:rPr>
        <w:t>الإ</w:t>
      </w:r>
      <w:r w:rsidR="00765DFF" w:rsidRPr="00DE6131">
        <w:rPr>
          <w:rtl/>
        </w:rPr>
        <w:t>يجا</w:t>
      </w:r>
      <w:r w:rsidR="00070F13">
        <w:rPr>
          <w:rFonts w:hint="cs"/>
          <w:rtl/>
        </w:rPr>
        <w:t>ر</w:t>
      </w:r>
      <w:r w:rsidR="002E52B8" w:rsidRPr="00DE6131">
        <w:rPr>
          <w:rtl/>
        </w:rPr>
        <w:t xml:space="preserve">، عقد الوكالة المحفزة وعقد </w:t>
      </w:r>
      <w:r w:rsidR="007B7753">
        <w:rPr>
          <w:rFonts w:hint="cs"/>
          <w:rtl/>
        </w:rPr>
        <w:t>التسيير،</w:t>
      </w:r>
      <w:r w:rsidR="002E52B8" w:rsidRPr="00DE6131">
        <w:rPr>
          <w:rtl/>
        </w:rPr>
        <w:t xml:space="preserve"> ويختلف المقابل المالي الذي يتقاضاه المفوض له من عقد </w:t>
      </w:r>
      <w:r w:rsidR="00B34AB0" w:rsidRPr="00DE6131">
        <w:rPr>
          <w:rFonts w:hint="cs"/>
          <w:rtl/>
        </w:rPr>
        <w:t>الى آ</w:t>
      </w:r>
      <w:r w:rsidR="00904338" w:rsidRPr="00DE6131">
        <w:rPr>
          <w:rtl/>
        </w:rPr>
        <w:t>خر</w:t>
      </w:r>
      <w:r w:rsidR="00904338" w:rsidRPr="00DE6131">
        <w:rPr>
          <w:rFonts w:hint="cs"/>
          <w:rtl/>
        </w:rPr>
        <w:t>.</w:t>
      </w:r>
    </w:p>
    <w:p w14:paraId="4846EEFC" w14:textId="49BF00E8" w:rsidR="00657A75" w:rsidRPr="00DE6131" w:rsidRDefault="00657A75" w:rsidP="00372359">
      <w:pPr>
        <w:rPr>
          <w:rtl/>
        </w:rPr>
      </w:pPr>
      <w:r w:rsidRPr="00DE6131">
        <w:rPr>
          <w:rFonts w:hint="cs"/>
          <w:rtl/>
        </w:rPr>
        <w:t xml:space="preserve">ففي عقد الامتياز </w:t>
      </w:r>
      <w:r w:rsidR="00904338" w:rsidRPr="00DE6131">
        <w:rPr>
          <w:rFonts w:hint="cs"/>
          <w:rtl/>
        </w:rPr>
        <w:t>مثلا</w:t>
      </w:r>
      <w:r w:rsidRPr="00DE6131">
        <w:rPr>
          <w:rFonts w:hint="cs"/>
          <w:rtl/>
        </w:rPr>
        <w:t xml:space="preserve"> </w:t>
      </w:r>
      <w:r w:rsidR="00904338" w:rsidRPr="00DE6131">
        <w:rPr>
          <w:rFonts w:hint="cs"/>
          <w:rtl/>
        </w:rPr>
        <w:t>يكون المقابل المالي</w:t>
      </w:r>
      <w:r w:rsidRPr="00DE6131">
        <w:rPr>
          <w:rFonts w:hint="cs"/>
          <w:rtl/>
        </w:rPr>
        <w:t xml:space="preserve"> في شكل أتاوى </w:t>
      </w:r>
      <w:r w:rsidR="00904338" w:rsidRPr="00DE6131">
        <w:rPr>
          <w:rFonts w:hint="cs"/>
          <w:rtl/>
        </w:rPr>
        <w:t>يدفعها المنتفعون ل</w:t>
      </w:r>
      <w:r w:rsidRPr="00DE6131">
        <w:rPr>
          <w:rFonts w:hint="cs"/>
          <w:rtl/>
        </w:rPr>
        <w:t>لمفوض له</w:t>
      </w:r>
      <w:r w:rsidR="00904338" w:rsidRPr="00DE6131">
        <w:rPr>
          <w:rFonts w:hint="cs"/>
          <w:rtl/>
        </w:rPr>
        <w:t>، مقابل</w:t>
      </w:r>
      <w:r w:rsidRPr="00DE6131">
        <w:rPr>
          <w:rFonts w:hint="cs"/>
          <w:rtl/>
        </w:rPr>
        <w:t xml:space="preserve"> </w:t>
      </w:r>
      <w:r w:rsidR="00904338" w:rsidRPr="00DE6131">
        <w:rPr>
          <w:rFonts w:hint="cs"/>
          <w:rtl/>
        </w:rPr>
        <w:t>ال</w:t>
      </w:r>
      <w:r w:rsidRPr="00DE6131">
        <w:rPr>
          <w:rFonts w:hint="cs"/>
          <w:rtl/>
        </w:rPr>
        <w:t>خدمات المرفق</w:t>
      </w:r>
      <w:r w:rsidR="00904338" w:rsidRPr="00DE6131">
        <w:rPr>
          <w:rFonts w:hint="cs"/>
          <w:rtl/>
        </w:rPr>
        <w:t xml:space="preserve">ية التي يتلقونها من المرفق العام موضوع عقد </w:t>
      </w:r>
      <w:r w:rsidR="000315AA" w:rsidRPr="00DE6131">
        <w:rPr>
          <w:rFonts w:hint="cs"/>
          <w:rtl/>
        </w:rPr>
        <w:t>الامتياز</w:t>
      </w:r>
      <w:r w:rsidR="00904338" w:rsidRPr="00DE6131">
        <w:rPr>
          <w:rFonts w:hint="cs"/>
          <w:rtl/>
        </w:rPr>
        <w:t xml:space="preserve">، </w:t>
      </w:r>
      <w:r w:rsidRPr="00DE6131">
        <w:rPr>
          <w:rFonts w:hint="cs"/>
          <w:rtl/>
        </w:rPr>
        <w:t>وذلك لأن</w:t>
      </w:r>
      <w:r w:rsidR="00904338" w:rsidRPr="00DE6131">
        <w:rPr>
          <w:rFonts w:hint="cs"/>
          <w:rtl/>
        </w:rPr>
        <w:t xml:space="preserve"> صاحب التفويض </w:t>
      </w:r>
      <w:r w:rsidRPr="00DE6131">
        <w:rPr>
          <w:rFonts w:hint="cs"/>
          <w:rtl/>
        </w:rPr>
        <w:t xml:space="preserve"> يمول </w:t>
      </w:r>
      <w:r w:rsidR="00904338" w:rsidRPr="00DE6131">
        <w:rPr>
          <w:rFonts w:hint="cs"/>
          <w:rtl/>
        </w:rPr>
        <w:t xml:space="preserve">من يضطلع بمهمة </w:t>
      </w:r>
      <w:r w:rsidR="00B9610A" w:rsidRPr="00DE6131">
        <w:rPr>
          <w:rFonts w:hint="cs"/>
          <w:rtl/>
        </w:rPr>
        <w:t xml:space="preserve">إقامة </w:t>
      </w:r>
      <w:r w:rsidRPr="00DE6131">
        <w:rPr>
          <w:rFonts w:hint="cs"/>
          <w:rtl/>
        </w:rPr>
        <w:t xml:space="preserve">المرفق العام </w:t>
      </w:r>
      <w:r w:rsidR="00B9610A" w:rsidRPr="00DE6131">
        <w:rPr>
          <w:rFonts w:hint="cs"/>
          <w:rtl/>
        </w:rPr>
        <w:t xml:space="preserve">وتشغيله، </w:t>
      </w:r>
      <w:r w:rsidRPr="00DE6131">
        <w:rPr>
          <w:rFonts w:hint="cs"/>
          <w:rtl/>
        </w:rPr>
        <w:t xml:space="preserve">واقتناء </w:t>
      </w:r>
      <w:r w:rsidR="00B9610A" w:rsidRPr="00DE6131">
        <w:rPr>
          <w:rFonts w:hint="cs"/>
          <w:rtl/>
        </w:rPr>
        <w:t>العتاد اللازم لتشغيل المرفق ويقوم نظير ذلك با</w:t>
      </w:r>
      <w:r w:rsidRPr="00DE6131">
        <w:rPr>
          <w:rFonts w:hint="cs"/>
          <w:rtl/>
        </w:rPr>
        <w:t>ستغل</w:t>
      </w:r>
      <w:r w:rsidR="00B9610A" w:rsidRPr="00DE6131">
        <w:rPr>
          <w:rFonts w:hint="cs"/>
          <w:rtl/>
        </w:rPr>
        <w:t>ال</w:t>
      </w:r>
      <w:r w:rsidRPr="00DE6131">
        <w:rPr>
          <w:rFonts w:hint="cs"/>
          <w:rtl/>
        </w:rPr>
        <w:t xml:space="preserve"> المرفق العام لنفسه</w:t>
      </w:r>
      <w:r w:rsidR="00B9610A" w:rsidRPr="00DE6131">
        <w:rPr>
          <w:rFonts w:hint="cs"/>
          <w:rtl/>
        </w:rPr>
        <w:t xml:space="preserve">، ويسعى لتغطية تكاليف </w:t>
      </w:r>
      <w:r w:rsidR="000315AA" w:rsidRPr="00DE6131">
        <w:rPr>
          <w:rFonts w:hint="cs"/>
          <w:rtl/>
        </w:rPr>
        <w:t>استثماراته</w:t>
      </w:r>
      <w:r w:rsidR="00B9610A" w:rsidRPr="00DE6131">
        <w:rPr>
          <w:rFonts w:hint="cs"/>
          <w:rtl/>
        </w:rPr>
        <w:t xml:space="preserve"> وتحقيق فوائد من خلال المبالغ التي يدفعها مستخ</w:t>
      </w:r>
      <w:r w:rsidR="007B7753">
        <w:rPr>
          <w:rFonts w:hint="cs"/>
          <w:rtl/>
        </w:rPr>
        <w:t>دمي المرفق العام</w:t>
      </w:r>
      <w:r w:rsidR="00B9610A" w:rsidRPr="00DE6131">
        <w:rPr>
          <w:rFonts w:hint="cs"/>
          <w:rtl/>
        </w:rPr>
        <w:t>،</w:t>
      </w:r>
      <w:r w:rsidRPr="00DE6131">
        <w:rPr>
          <w:rFonts w:hint="cs"/>
          <w:rtl/>
        </w:rPr>
        <w:t xml:space="preserve"> </w:t>
      </w:r>
      <w:r w:rsidR="00B9610A" w:rsidRPr="00DE6131">
        <w:rPr>
          <w:rFonts w:hint="cs"/>
          <w:rtl/>
        </w:rPr>
        <w:t>وكذلك الحال بالنسبة لعقد الإيجار الذي يحصل فيه</w:t>
      </w:r>
      <w:r w:rsidRPr="00DE6131">
        <w:rPr>
          <w:rFonts w:hint="cs"/>
          <w:rtl/>
        </w:rPr>
        <w:t xml:space="preserve"> </w:t>
      </w:r>
      <w:r w:rsidR="00B9610A" w:rsidRPr="00DE6131">
        <w:rPr>
          <w:rFonts w:hint="cs"/>
          <w:rtl/>
        </w:rPr>
        <w:t xml:space="preserve">المستثمر في المرفق العام </w:t>
      </w:r>
      <w:r w:rsidRPr="00DE6131">
        <w:rPr>
          <w:rFonts w:hint="cs"/>
          <w:rtl/>
        </w:rPr>
        <w:t xml:space="preserve"> على </w:t>
      </w:r>
      <w:r w:rsidR="00B9610A" w:rsidRPr="00DE6131">
        <w:rPr>
          <w:rFonts w:hint="cs"/>
          <w:rtl/>
        </w:rPr>
        <w:t xml:space="preserve">مبالغ مالية </w:t>
      </w:r>
      <w:r w:rsidRPr="00DE6131">
        <w:rPr>
          <w:rFonts w:hint="cs"/>
          <w:rtl/>
        </w:rPr>
        <w:t>في شكل أتاوى يدفعها له مستعملي المرفق العام</w:t>
      </w:r>
      <w:r w:rsidR="00B9610A" w:rsidRPr="00DE6131">
        <w:rPr>
          <w:rFonts w:hint="cs"/>
          <w:rtl/>
        </w:rPr>
        <w:t>،</w:t>
      </w:r>
      <w:r w:rsidRPr="00DE6131">
        <w:rPr>
          <w:rFonts w:hint="cs"/>
          <w:rtl/>
        </w:rPr>
        <w:t xml:space="preserve"> </w:t>
      </w:r>
      <w:r w:rsidR="00B9610A" w:rsidRPr="00DE6131">
        <w:rPr>
          <w:rFonts w:hint="cs"/>
          <w:rtl/>
        </w:rPr>
        <w:t xml:space="preserve">تغطي تكاليف الصيانة </w:t>
      </w:r>
      <w:r w:rsidR="000315AA" w:rsidRPr="00DE6131">
        <w:rPr>
          <w:rFonts w:hint="cs"/>
          <w:rtl/>
        </w:rPr>
        <w:t>والاستغلال</w:t>
      </w:r>
      <w:r w:rsidR="00B9610A" w:rsidRPr="00DE6131">
        <w:rPr>
          <w:rFonts w:hint="cs"/>
          <w:rtl/>
        </w:rPr>
        <w:t xml:space="preserve"> لكنها تكون</w:t>
      </w:r>
      <w:r w:rsidRPr="00DE6131">
        <w:rPr>
          <w:rFonts w:hint="cs"/>
          <w:rtl/>
        </w:rPr>
        <w:t xml:space="preserve"> </w:t>
      </w:r>
      <w:r w:rsidR="00B9610A" w:rsidRPr="00DE6131">
        <w:rPr>
          <w:rFonts w:hint="cs"/>
          <w:rtl/>
        </w:rPr>
        <w:t>بشكل أ</w:t>
      </w:r>
      <w:r w:rsidRPr="00DE6131">
        <w:rPr>
          <w:rFonts w:hint="cs"/>
          <w:rtl/>
        </w:rPr>
        <w:t>قل من التي تدفع في عقد الامتياز</w:t>
      </w:r>
      <w:r w:rsidR="00B9610A" w:rsidRPr="00DE6131">
        <w:rPr>
          <w:rFonts w:hint="cs"/>
          <w:rtl/>
        </w:rPr>
        <w:t>، لأ</w:t>
      </w:r>
      <w:r w:rsidRPr="00DE6131">
        <w:rPr>
          <w:rFonts w:hint="cs"/>
          <w:rtl/>
        </w:rPr>
        <w:t xml:space="preserve">ن السلطة </w:t>
      </w:r>
      <w:r w:rsidR="00B9610A" w:rsidRPr="00DE6131">
        <w:rPr>
          <w:rFonts w:hint="cs"/>
          <w:rtl/>
        </w:rPr>
        <w:t xml:space="preserve">المانحة للتفويض هي </w:t>
      </w:r>
      <w:r w:rsidR="00AD67BB">
        <w:rPr>
          <w:rFonts w:hint="cs"/>
          <w:rtl/>
        </w:rPr>
        <w:t>تأتي</w:t>
      </w:r>
      <w:r w:rsidR="00B47BD0">
        <w:rPr>
          <w:rFonts w:hint="cs"/>
          <w:rtl/>
        </w:rPr>
        <w:t xml:space="preserve"> </w:t>
      </w:r>
      <w:r w:rsidR="00B9610A" w:rsidRPr="00DE6131">
        <w:rPr>
          <w:rFonts w:hint="cs"/>
          <w:rtl/>
        </w:rPr>
        <w:t xml:space="preserve">تتولى إقامة المرفق العام </w:t>
      </w:r>
      <w:r w:rsidRPr="00DE6131">
        <w:rPr>
          <w:rFonts w:hint="cs"/>
          <w:rtl/>
        </w:rPr>
        <w:t xml:space="preserve"> في عقد الإيجار</w:t>
      </w:r>
      <w:r w:rsidR="008051CE" w:rsidRPr="00DE6131">
        <w:rPr>
          <w:rFonts w:hint="cs"/>
          <w:rtl/>
        </w:rPr>
        <w:t>.</w:t>
      </w:r>
      <w:r w:rsidRPr="00DE6131">
        <w:rPr>
          <w:rFonts w:hint="cs"/>
          <w:rtl/>
        </w:rPr>
        <w:t xml:space="preserve"> </w:t>
      </w:r>
    </w:p>
    <w:p w14:paraId="5EAA3B6A" w14:textId="0E78C234" w:rsidR="005B1298" w:rsidRPr="00DE6131" w:rsidRDefault="008051CE" w:rsidP="00372359">
      <w:pPr>
        <w:rPr>
          <w:rtl/>
        </w:rPr>
      </w:pPr>
      <w:r w:rsidRPr="00DE6131">
        <w:rPr>
          <w:rFonts w:hint="cs"/>
          <w:rtl/>
        </w:rPr>
        <w:t xml:space="preserve">وفيما يتعلق بعقد </w:t>
      </w:r>
      <w:r w:rsidR="00657A75" w:rsidRPr="00DE6131">
        <w:rPr>
          <w:rFonts w:hint="cs"/>
          <w:rtl/>
        </w:rPr>
        <w:t>الوكالة المحفزة</w:t>
      </w:r>
      <w:r w:rsidR="00B47BD0">
        <w:rPr>
          <w:rFonts w:hint="cs"/>
          <w:rtl/>
        </w:rPr>
        <w:t xml:space="preserve"> ي</w:t>
      </w:r>
      <w:r w:rsidRPr="00DE6131">
        <w:rPr>
          <w:rFonts w:hint="cs"/>
          <w:rtl/>
        </w:rPr>
        <w:t>شكل</w:t>
      </w:r>
      <w:r w:rsidR="00657A75" w:rsidRPr="00DE6131">
        <w:rPr>
          <w:rFonts w:hint="cs"/>
          <w:rtl/>
        </w:rPr>
        <w:t xml:space="preserve"> المقابل المالي </w:t>
      </w:r>
      <w:r w:rsidR="00D03119" w:rsidRPr="00DE6131">
        <w:rPr>
          <w:rFonts w:hint="cs"/>
          <w:rtl/>
        </w:rPr>
        <w:t>صاحب</w:t>
      </w:r>
      <w:r w:rsidR="00657A75" w:rsidRPr="00DE6131">
        <w:rPr>
          <w:rFonts w:hint="cs"/>
          <w:rtl/>
        </w:rPr>
        <w:t xml:space="preserve"> </w:t>
      </w:r>
      <w:r w:rsidRPr="00DE6131">
        <w:rPr>
          <w:rFonts w:hint="cs"/>
          <w:rtl/>
        </w:rPr>
        <w:t>التفويض من مبلغ مالي</w:t>
      </w:r>
      <w:r w:rsidR="00657A75" w:rsidRPr="00DE6131">
        <w:rPr>
          <w:rFonts w:hint="cs"/>
          <w:rtl/>
        </w:rPr>
        <w:t xml:space="preserve"> تدفعه السلطة </w:t>
      </w:r>
      <w:r w:rsidRPr="00DE6131">
        <w:rPr>
          <w:rFonts w:hint="cs"/>
          <w:rtl/>
        </w:rPr>
        <w:t>المفوضة، و</w:t>
      </w:r>
      <w:r w:rsidR="00657A75" w:rsidRPr="00DE6131">
        <w:rPr>
          <w:rFonts w:hint="cs"/>
          <w:rtl/>
        </w:rPr>
        <w:t xml:space="preserve">ذلك </w:t>
      </w:r>
      <w:r w:rsidRPr="00DE6131">
        <w:rPr>
          <w:rFonts w:hint="cs"/>
          <w:rtl/>
        </w:rPr>
        <w:t>على شكل</w:t>
      </w:r>
      <w:r w:rsidR="00657A75" w:rsidRPr="00DE6131">
        <w:rPr>
          <w:rFonts w:hint="cs"/>
          <w:rtl/>
        </w:rPr>
        <w:t xml:space="preserve"> منحة تحدد بنسبة مئوية من رقم الأعمال تضاف إليها عند الاقتضاء منحة إنتاجية وحصة من </w:t>
      </w:r>
      <w:r w:rsidRPr="00DE6131">
        <w:rPr>
          <w:rFonts w:hint="cs"/>
          <w:rtl/>
        </w:rPr>
        <w:t xml:space="preserve">الأرباح، فيما يكون </w:t>
      </w:r>
      <w:r w:rsidR="00657A75" w:rsidRPr="00DE6131">
        <w:rPr>
          <w:rFonts w:hint="cs"/>
          <w:rtl/>
        </w:rPr>
        <w:t xml:space="preserve">المقابل في عقد التسيير يأخذ صورة منحة بنسبة مئوية من رقم الأعمال تدفعها السلطة </w:t>
      </w:r>
      <w:r w:rsidRPr="00DE6131">
        <w:rPr>
          <w:rFonts w:hint="cs"/>
          <w:rtl/>
        </w:rPr>
        <w:t>مانحة التفويض</w:t>
      </w:r>
      <w:r w:rsidR="00657A75" w:rsidRPr="00DE6131">
        <w:rPr>
          <w:rFonts w:hint="cs"/>
          <w:rtl/>
        </w:rPr>
        <w:t xml:space="preserve"> تضاف إليها منحة إنتاجية.</w:t>
      </w:r>
    </w:p>
    <w:p w14:paraId="2443BD14" w14:textId="43E10C28" w:rsidR="00B560E5" w:rsidRPr="00DE6131" w:rsidRDefault="008051CE" w:rsidP="00372359">
      <w:pPr>
        <w:rPr>
          <w:rtl/>
        </w:rPr>
      </w:pPr>
      <w:r w:rsidRPr="00DE6131">
        <w:rPr>
          <w:rFonts w:hint="cs"/>
          <w:rtl/>
        </w:rPr>
        <w:t>وبالتالي فإنه من المسلم به المقابل المالي يعتب</w:t>
      </w:r>
      <w:r w:rsidR="00B560E5" w:rsidRPr="00DE6131">
        <w:rPr>
          <w:rFonts w:hint="cs"/>
          <w:rtl/>
        </w:rPr>
        <w:t>ر</w:t>
      </w:r>
      <w:r w:rsidRPr="00DE6131">
        <w:rPr>
          <w:rFonts w:hint="cs"/>
          <w:rtl/>
        </w:rPr>
        <w:t xml:space="preserve"> هو العنصر الجوهري بالنسبة لعقد </w:t>
      </w:r>
      <w:r w:rsidR="00D03119" w:rsidRPr="00DE6131">
        <w:rPr>
          <w:rFonts w:hint="cs"/>
          <w:rtl/>
        </w:rPr>
        <w:t>التفويض فهو</w:t>
      </w:r>
      <w:r w:rsidRPr="00DE6131">
        <w:rPr>
          <w:rFonts w:hint="cs"/>
          <w:rtl/>
        </w:rPr>
        <w:t xml:space="preserve"> الدافع </w:t>
      </w:r>
      <w:r w:rsidR="00D03119" w:rsidRPr="00DE6131">
        <w:rPr>
          <w:rFonts w:hint="cs"/>
          <w:rtl/>
        </w:rPr>
        <w:t>والمحفز الرئيس</w:t>
      </w:r>
      <w:r w:rsidR="00D03119" w:rsidRPr="00DE6131">
        <w:rPr>
          <w:rtl/>
        </w:rPr>
        <w:t>ي</w:t>
      </w:r>
      <w:r w:rsidRPr="00DE6131">
        <w:rPr>
          <w:rFonts w:hint="cs"/>
          <w:rtl/>
        </w:rPr>
        <w:t xml:space="preserve"> للمتعاقد</w:t>
      </w:r>
      <w:r w:rsidR="00CD498C" w:rsidRPr="00DE6131">
        <w:rPr>
          <w:rFonts w:hint="cs"/>
          <w:rtl/>
        </w:rPr>
        <w:t>ين</w:t>
      </w:r>
      <w:r w:rsidRPr="00DE6131">
        <w:rPr>
          <w:rFonts w:hint="cs"/>
          <w:rtl/>
        </w:rPr>
        <w:t xml:space="preserve"> مع الإدارة،</w:t>
      </w:r>
      <w:r w:rsidR="00CD498C" w:rsidRPr="00DE6131">
        <w:rPr>
          <w:rFonts w:hint="cs"/>
          <w:rtl/>
        </w:rPr>
        <w:t xml:space="preserve"> وعلى وجه التحديد بالنسبة للقطاع الخاص فقضية </w:t>
      </w:r>
      <w:r w:rsidR="00CD498C" w:rsidRPr="00DE6131">
        <w:rPr>
          <w:rFonts w:hint="cs"/>
          <w:rtl/>
        </w:rPr>
        <w:lastRenderedPageBreak/>
        <w:t xml:space="preserve">المكاسب المالية هي العنصر المحفز للغير من أجل </w:t>
      </w:r>
      <w:r w:rsidR="00A95A3F" w:rsidRPr="00DE6131">
        <w:rPr>
          <w:rFonts w:hint="cs"/>
          <w:rtl/>
        </w:rPr>
        <w:t>الاستثمار</w:t>
      </w:r>
      <w:r w:rsidR="00CD498C" w:rsidRPr="00DE6131">
        <w:rPr>
          <w:rFonts w:hint="cs"/>
          <w:rtl/>
        </w:rPr>
        <w:t xml:space="preserve"> في المرافق العامة، ومن جهة ثانية فإن إعمال السلطة التقديرية للجهة المانحة</w:t>
      </w:r>
      <w:r w:rsidR="00B560E5" w:rsidRPr="00DE6131">
        <w:rPr>
          <w:rFonts w:hint="cs"/>
          <w:rtl/>
        </w:rPr>
        <w:t xml:space="preserve"> للتفويض في مسألة </w:t>
      </w:r>
      <w:r w:rsidR="00D03119" w:rsidRPr="00DE6131">
        <w:rPr>
          <w:rFonts w:hint="cs"/>
          <w:rtl/>
        </w:rPr>
        <w:t>اختيار</w:t>
      </w:r>
      <w:r w:rsidR="00B560E5" w:rsidRPr="00DE6131">
        <w:rPr>
          <w:rFonts w:hint="cs"/>
          <w:rtl/>
        </w:rPr>
        <w:t xml:space="preserve"> أسلوب التفويض لإدارة مرفق عام يكون في جوهره مبني </w:t>
      </w:r>
      <w:r w:rsidR="00D03119" w:rsidRPr="00DE6131">
        <w:rPr>
          <w:rFonts w:hint="cs"/>
          <w:rtl/>
        </w:rPr>
        <w:t>على القدرة</w:t>
      </w:r>
      <w:r w:rsidR="005B1298" w:rsidRPr="00DE6131">
        <w:rPr>
          <w:rFonts w:hint="cs"/>
          <w:rtl/>
        </w:rPr>
        <w:t xml:space="preserve"> المالية للشخص المعنوي</w:t>
      </w:r>
      <w:r w:rsidR="00B560E5" w:rsidRPr="00DE6131">
        <w:rPr>
          <w:rFonts w:hint="cs"/>
          <w:rtl/>
        </w:rPr>
        <w:t>، فهذه الأخيرة تعد</w:t>
      </w:r>
      <w:r w:rsidR="005B1298" w:rsidRPr="00DE6131">
        <w:rPr>
          <w:rFonts w:hint="cs"/>
          <w:rtl/>
        </w:rPr>
        <w:t xml:space="preserve"> عاملا أساسيا في تقرير أهمية اللجوء الى تقنية التفويض</w:t>
      </w:r>
      <w:r w:rsidR="00B560E5" w:rsidRPr="00DE6131">
        <w:rPr>
          <w:rFonts w:hint="cs"/>
          <w:rtl/>
        </w:rPr>
        <w:t>.</w:t>
      </w:r>
    </w:p>
    <w:p w14:paraId="2FADEC2E" w14:textId="4C41AC38" w:rsidR="00477A27" w:rsidRPr="00DE6131" w:rsidRDefault="00B560E5" w:rsidP="00372359">
      <w:pPr>
        <w:rPr>
          <w:rtl/>
        </w:rPr>
      </w:pPr>
      <w:r w:rsidRPr="00DE6131">
        <w:rPr>
          <w:rFonts w:hint="cs"/>
          <w:rtl/>
        </w:rPr>
        <w:t>فإدارة</w:t>
      </w:r>
      <w:r w:rsidR="005B1298" w:rsidRPr="00DE6131">
        <w:rPr>
          <w:rFonts w:hint="cs"/>
          <w:rtl/>
        </w:rPr>
        <w:t xml:space="preserve"> </w:t>
      </w:r>
      <w:r w:rsidRPr="00DE6131">
        <w:rPr>
          <w:rFonts w:hint="cs"/>
          <w:rtl/>
        </w:rPr>
        <w:t xml:space="preserve">واستثمار </w:t>
      </w:r>
      <w:r w:rsidR="005B1298" w:rsidRPr="00DE6131">
        <w:rPr>
          <w:rFonts w:hint="cs"/>
          <w:rtl/>
        </w:rPr>
        <w:t xml:space="preserve">المرافق العامة </w:t>
      </w:r>
      <w:r w:rsidRPr="00DE6131">
        <w:rPr>
          <w:rFonts w:hint="cs"/>
          <w:rtl/>
        </w:rPr>
        <w:t>يوجب توافر</w:t>
      </w:r>
      <w:r w:rsidR="005B1298" w:rsidRPr="00DE6131">
        <w:rPr>
          <w:rFonts w:hint="cs"/>
          <w:rtl/>
        </w:rPr>
        <w:t xml:space="preserve"> </w:t>
      </w:r>
      <w:r w:rsidRPr="00DE6131">
        <w:rPr>
          <w:rFonts w:hint="cs"/>
          <w:rtl/>
        </w:rPr>
        <w:t>موارد</w:t>
      </w:r>
      <w:r w:rsidR="005B1298" w:rsidRPr="00DE6131">
        <w:rPr>
          <w:rFonts w:hint="cs"/>
          <w:rtl/>
        </w:rPr>
        <w:t xml:space="preserve"> مالية وبشرية </w:t>
      </w:r>
      <w:r w:rsidRPr="00DE6131">
        <w:rPr>
          <w:rFonts w:hint="cs"/>
          <w:rtl/>
        </w:rPr>
        <w:t>كبيرة،</w:t>
      </w:r>
      <w:r w:rsidR="005B1298" w:rsidRPr="00DE6131">
        <w:rPr>
          <w:rFonts w:hint="cs"/>
          <w:rtl/>
        </w:rPr>
        <w:t xml:space="preserve"> قد </w:t>
      </w:r>
      <w:r w:rsidR="00D03119" w:rsidRPr="00DE6131">
        <w:rPr>
          <w:rFonts w:hint="cs"/>
          <w:rtl/>
        </w:rPr>
        <w:t>لا يقو</w:t>
      </w:r>
      <w:r w:rsidR="00D03119" w:rsidRPr="00DE6131">
        <w:rPr>
          <w:rtl/>
        </w:rPr>
        <w:t>ى</w:t>
      </w:r>
      <w:r w:rsidR="005B1298" w:rsidRPr="00DE6131">
        <w:rPr>
          <w:rFonts w:hint="cs"/>
          <w:rtl/>
        </w:rPr>
        <w:t xml:space="preserve"> الشخص العام على </w:t>
      </w:r>
      <w:r w:rsidRPr="00DE6131">
        <w:rPr>
          <w:rFonts w:hint="cs"/>
          <w:rtl/>
        </w:rPr>
        <w:t>تأمينها،</w:t>
      </w:r>
      <w:r w:rsidR="005B1298" w:rsidRPr="00DE6131">
        <w:rPr>
          <w:rFonts w:hint="cs"/>
          <w:rtl/>
        </w:rPr>
        <w:t xml:space="preserve"> فعدم الاستقرار الاقتصادي والمالي وما </w:t>
      </w:r>
      <w:r w:rsidRPr="00DE6131">
        <w:rPr>
          <w:rFonts w:hint="cs"/>
          <w:rtl/>
        </w:rPr>
        <w:t>ينجم</w:t>
      </w:r>
      <w:r w:rsidR="005B1298" w:rsidRPr="00DE6131">
        <w:rPr>
          <w:rFonts w:hint="cs"/>
          <w:rtl/>
        </w:rPr>
        <w:t xml:space="preserve"> </w:t>
      </w:r>
      <w:r w:rsidRPr="00DE6131">
        <w:rPr>
          <w:rFonts w:hint="cs"/>
          <w:rtl/>
        </w:rPr>
        <w:t>عنه</w:t>
      </w:r>
      <w:r w:rsidR="005B1298" w:rsidRPr="00DE6131">
        <w:rPr>
          <w:rFonts w:hint="cs"/>
          <w:rtl/>
        </w:rPr>
        <w:t xml:space="preserve"> من </w:t>
      </w:r>
      <w:r w:rsidR="00477A27" w:rsidRPr="00DE6131">
        <w:rPr>
          <w:rFonts w:hint="cs"/>
          <w:rtl/>
        </w:rPr>
        <w:t>صعوبات مالية تؤثر</w:t>
      </w:r>
      <w:r w:rsidR="005B1298" w:rsidRPr="00DE6131">
        <w:rPr>
          <w:rFonts w:hint="cs"/>
          <w:rtl/>
        </w:rPr>
        <w:t xml:space="preserve"> </w:t>
      </w:r>
      <w:r w:rsidR="00477A27" w:rsidRPr="00DE6131">
        <w:rPr>
          <w:rFonts w:hint="cs"/>
          <w:rtl/>
        </w:rPr>
        <w:t>على</w:t>
      </w:r>
      <w:r w:rsidR="005B1298" w:rsidRPr="00DE6131">
        <w:rPr>
          <w:rFonts w:hint="cs"/>
          <w:rtl/>
        </w:rPr>
        <w:t xml:space="preserve"> </w:t>
      </w:r>
      <w:r w:rsidR="00477A27" w:rsidRPr="00DE6131">
        <w:rPr>
          <w:rFonts w:hint="cs"/>
          <w:rtl/>
        </w:rPr>
        <w:t>استمرارية تأمين</w:t>
      </w:r>
      <w:r w:rsidR="005B1298" w:rsidRPr="00DE6131">
        <w:rPr>
          <w:rFonts w:hint="cs"/>
          <w:rtl/>
        </w:rPr>
        <w:t xml:space="preserve"> الموارد المالية </w:t>
      </w:r>
      <w:r w:rsidR="00477A27" w:rsidRPr="00DE6131">
        <w:rPr>
          <w:rFonts w:hint="cs"/>
          <w:rtl/>
        </w:rPr>
        <w:t>اللازمة</w:t>
      </w:r>
      <w:r w:rsidR="00AD67BB">
        <w:rPr>
          <w:rFonts w:hint="cs"/>
          <w:rtl/>
        </w:rPr>
        <w:t xml:space="preserve"> لانتظام</w:t>
      </w:r>
      <w:r w:rsidR="0039390D">
        <w:rPr>
          <w:rFonts w:hint="cs"/>
          <w:rtl/>
        </w:rPr>
        <w:t xml:space="preserve"> وسير المرافق العامة</w:t>
      </w:r>
      <w:r w:rsidR="00B47BD0">
        <w:rPr>
          <w:rFonts w:hint="cs"/>
          <w:rtl/>
        </w:rPr>
        <w:t>،</w:t>
      </w:r>
      <w:r w:rsidR="00477A27" w:rsidRPr="00DE6131">
        <w:rPr>
          <w:rFonts w:hint="cs"/>
          <w:rtl/>
        </w:rPr>
        <w:t xml:space="preserve"> و</w:t>
      </w:r>
      <w:r w:rsidRPr="00DE6131">
        <w:rPr>
          <w:rFonts w:hint="cs"/>
          <w:rtl/>
        </w:rPr>
        <w:t xml:space="preserve">أدى الى وقوع الدول في عجز مالي </w:t>
      </w:r>
      <w:r w:rsidR="00477A27" w:rsidRPr="00DE6131">
        <w:rPr>
          <w:rFonts w:hint="cs"/>
          <w:rtl/>
        </w:rPr>
        <w:t xml:space="preserve">كبير </w:t>
      </w:r>
      <w:r w:rsidR="00D03119" w:rsidRPr="00DE6131">
        <w:rPr>
          <w:rFonts w:hint="cs"/>
          <w:rtl/>
        </w:rPr>
        <w:t>انعكس</w:t>
      </w:r>
      <w:r w:rsidR="005B1298" w:rsidRPr="00DE6131">
        <w:rPr>
          <w:rFonts w:hint="cs"/>
          <w:rtl/>
        </w:rPr>
        <w:t xml:space="preserve"> سلبا </w:t>
      </w:r>
      <w:r w:rsidR="00477A27" w:rsidRPr="00DE6131">
        <w:rPr>
          <w:rFonts w:hint="cs"/>
          <w:rtl/>
        </w:rPr>
        <w:t xml:space="preserve">على آلية </w:t>
      </w:r>
      <w:r w:rsidR="005B1298" w:rsidRPr="00DE6131">
        <w:rPr>
          <w:rFonts w:hint="cs"/>
          <w:rtl/>
        </w:rPr>
        <w:t>عمل المرافق العامة</w:t>
      </w:r>
      <w:r w:rsidR="005B1298" w:rsidRPr="00DE6131">
        <w:rPr>
          <w:rStyle w:val="Appelnotedebasdep"/>
          <w:color w:val="000000" w:themeColor="text1"/>
          <w:rtl/>
        </w:rPr>
        <w:footnoteReference w:id="56"/>
      </w:r>
      <w:bookmarkEnd w:id="86"/>
      <w:r w:rsidR="0039390D">
        <w:rPr>
          <w:rFonts w:hint="cs"/>
          <w:rtl/>
        </w:rPr>
        <w:t>،</w:t>
      </w:r>
      <w:r w:rsidR="002721A9">
        <w:rPr>
          <w:rFonts w:hint="cs"/>
          <w:rtl/>
        </w:rPr>
        <w:t xml:space="preserve"> فلم يعد المقابل المالي هدف يخص المستثمر في المرفق العام لوحده </w:t>
      </w:r>
      <w:r w:rsidR="00FC7DD6">
        <w:rPr>
          <w:rFonts w:hint="cs"/>
          <w:rtl/>
        </w:rPr>
        <w:t>بالرغم من كونه يشكل بالنسبة له الدافع الرئيسي والباعث الجوهري الذي دفعه الى التعاقد مع الجهة المانحة</w:t>
      </w:r>
      <w:r w:rsidR="0039390D">
        <w:rPr>
          <w:rFonts w:hint="cs"/>
          <w:rtl/>
        </w:rPr>
        <w:t>،</w:t>
      </w:r>
      <w:r w:rsidR="00FC7DD6">
        <w:rPr>
          <w:rFonts w:hint="cs"/>
          <w:rtl/>
        </w:rPr>
        <w:t xml:space="preserve"> </w:t>
      </w:r>
      <w:r w:rsidR="0039390D">
        <w:rPr>
          <w:rFonts w:hint="cs"/>
          <w:rtl/>
        </w:rPr>
        <w:t>وانما أضحى تأ</w:t>
      </w:r>
      <w:r w:rsidR="000608EB">
        <w:rPr>
          <w:rFonts w:hint="cs"/>
          <w:rtl/>
        </w:rPr>
        <w:t xml:space="preserve">مين الموارد المالية اللازمة لسير واستغلال المرافق العامة هدف </w:t>
      </w:r>
      <w:r w:rsidR="00F14CD7">
        <w:rPr>
          <w:rFonts w:hint="cs"/>
          <w:rtl/>
        </w:rPr>
        <w:t>أساسيا بالنسبة لأشخاص القانون العام المفوضة للمرافق العامة زيادة على الهدف الاسمى المتمثل في تامين المصلحة العامة</w:t>
      </w:r>
      <w:r w:rsidR="00E57DBE">
        <w:rPr>
          <w:rFonts w:hint="cs"/>
          <w:rtl/>
        </w:rPr>
        <w:t>،</w:t>
      </w:r>
      <w:r w:rsidR="00F14CD7">
        <w:rPr>
          <w:rFonts w:hint="cs"/>
          <w:rtl/>
        </w:rPr>
        <w:t xml:space="preserve"> </w:t>
      </w:r>
      <w:r w:rsidR="00932217">
        <w:rPr>
          <w:rFonts w:hint="cs"/>
          <w:rtl/>
        </w:rPr>
        <w:t xml:space="preserve">وأصبح التوجه الغالب في الأنظمة المقارنة هو البحث عن إنتاجية ومكاسب مادية للمرفق العامة المفوضة </w:t>
      </w:r>
      <w:r w:rsidR="000E0FDF">
        <w:rPr>
          <w:rFonts w:hint="cs"/>
          <w:rtl/>
        </w:rPr>
        <w:t xml:space="preserve">وتجاوز الأهداف التقليدية للمرافق العامة نتج عن تغير في سياسة مجانية الخدمة العمومية </w:t>
      </w:r>
      <w:r w:rsidR="00976249">
        <w:rPr>
          <w:rFonts w:hint="cs"/>
          <w:rtl/>
        </w:rPr>
        <w:t xml:space="preserve">فلم يعد مستخدمي المرفق العام يرضون بأي خدمة عمومية </w:t>
      </w:r>
      <w:r w:rsidR="000C0931">
        <w:rPr>
          <w:rFonts w:hint="cs"/>
          <w:rtl/>
        </w:rPr>
        <w:t>يحجه</w:t>
      </w:r>
      <w:r w:rsidR="00976249">
        <w:rPr>
          <w:rFonts w:hint="cs"/>
          <w:rtl/>
        </w:rPr>
        <w:t xml:space="preserve"> أنها تقدم بشكل مجاني</w:t>
      </w:r>
      <w:r w:rsidR="00E57DBE">
        <w:rPr>
          <w:rFonts w:hint="cs"/>
          <w:rtl/>
        </w:rPr>
        <w:t>،</w:t>
      </w:r>
      <w:r w:rsidR="00976249">
        <w:rPr>
          <w:rFonts w:hint="cs"/>
          <w:rtl/>
        </w:rPr>
        <w:t xml:space="preserve"> بل تطورت المطالب </w:t>
      </w:r>
      <w:r w:rsidR="00BF15A7">
        <w:rPr>
          <w:rFonts w:hint="cs"/>
          <w:rtl/>
        </w:rPr>
        <w:t xml:space="preserve">الرامية الى تحقيق أرقى </w:t>
      </w:r>
      <w:r w:rsidR="00CF0A73">
        <w:rPr>
          <w:rFonts w:hint="cs"/>
          <w:rtl/>
        </w:rPr>
        <w:t>معايير</w:t>
      </w:r>
      <w:r w:rsidR="00BF15A7">
        <w:rPr>
          <w:rFonts w:hint="cs"/>
          <w:rtl/>
        </w:rPr>
        <w:t xml:space="preserve"> الجودة والكفاءة </w:t>
      </w:r>
      <w:r w:rsidR="00CF0A73">
        <w:rPr>
          <w:rFonts w:hint="cs"/>
          <w:rtl/>
        </w:rPr>
        <w:t xml:space="preserve">مقابل مشاركة </w:t>
      </w:r>
      <w:r w:rsidR="000315AA">
        <w:rPr>
          <w:rFonts w:hint="cs"/>
          <w:rtl/>
        </w:rPr>
        <w:t>المنتفعين</w:t>
      </w:r>
      <w:r w:rsidR="00E57DBE">
        <w:rPr>
          <w:rFonts w:hint="cs"/>
          <w:rtl/>
        </w:rPr>
        <w:t xml:space="preserve"> في الإ</w:t>
      </w:r>
      <w:r w:rsidR="00CF0A73">
        <w:rPr>
          <w:rFonts w:hint="cs"/>
          <w:rtl/>
        </w:rPr>
        <w:t xml:space="preserve">سهام في تحمل تكاليفها </w:t>
      </w:r>
      <w:r w:rsidR="00F104C1">
        <w:rPr>
          <w:rFonts w:hint="cs"/>
          <w:rtl/>
        </w:rPr>
        <w:t xml:space="preserve">من خلال العائدات المالية المدفوعة من طرفهم الى صاحب التفويض والتي تصب في الأخير </w:t>
      </w:r>
      <w:r w:rsidR="00805FF2">
        <w:rPr>
          <w:rFonts w:hint="cs"/>
          <w:rtl/>
        </w:rPr>
        <w:t xml:space="preserve">في إطار </w:t>
      </w:r>
      <w:r w:rsidR="00C4248E">
        <w:rPr>
          <w:rFonts w:hint="cs"/>
          <w:rtl/>
        </w:rPr>
        <w:t>ت</w:t>
      </w:r>
      <w:r w:rsidR="008D0E74">
        <w:rPr>
          <w:rFonts w:hint="cs"/>
          <w:rtl/>
        </w:rPr>
        <w:t>أ</w:t>
      </w:r>
      <w:r w:rsidR="00C4248E">
        <w:rPr>
          <w:rFonts w:hint="cs"/>
          <w:rtl/>
        </w:rPr>
        <w:t xml:space="preserve">مين استمرارية المرفق العام من خلال ضمان الموارد المالية اللازمة </w:t>
      </w:r>
      <w:r w:rsidR="00E87762">
        <w:rPr>
          <w:rFonts w:hint="cs"/>
          <w:rtl/>
        </w:rPr>
        <w:t xml:space="preserve">لتمويله واقتناء العتاد اللازم </w:t>
      </w:r>
      <w:r w:rsidR="008D0E74">
        <w:rPr>
          <w:rFonts w:hint="cs"/>
          <w:rtl/>
        </w:rPr>
        <w:t>وإقامة المنشآت الضرورية التي تكفل ديم</w:t>
      </w:r>
      <w:r w:rsidR="00C477AB">
        <w:rPr>
          <w:rFonts w:hint="cs"/>
          <w:rtl/>
        </w:rPr>
        <w:t>ومة المرفق العام موضوع التفويض.</w:t>
      </w:r>
    </w:p>
    <w:p w14:paraId="109F3497" w14:textId="67ACDBE9" w:rsidR="00191DAF" w:rsidRPr="00DE6131" w:rsidRDefault="005B1298" w:rsidP="00BF4C9C">
      <w:pPr>
        <w:tabs>
          <w:tab w:val="center" w:pos="4393"/>
          <w:tab w:val="left" w:pos="6754"/>
        </w:tabs>
        <w:ind w:firstLine="0"/>
        <w:outlineLvl w:val="4"/>
        <w:rPr>
          <w:color w:val="000000" w:themeColor="text1"/>
          <w:rtl/>
        </w:rPr>
      </w:pPr>
      <w:r w:rsidRPr="00DE6131">
        <w:rPr>
          <w:rFonts w:hint="cs"/>
          <w:color w:val="000000" w:themeColor="text1"/>
          <w:rtl/>
        </w:rPr>
        <w:t xml:space="preserve"> </w:t>
      </w:r>
      <w:bookmarkStart w:id="87" w:name="_Toc165664607"/>
      <w:bookmarkStart w:id="88" w:name="_Toc165665107"/>
      <w:bookmarkStart w:id="89" w:name="_Toc168134047"/>
      <w:r w:rsidR="00657A75" w:rsidRPr="00DE6131">
        <w:rPr>
          <w:rFonts w:hint="cs"/>
          <w:b/>
          <w:bCs/>
          <w:color w:val="000000" w:themeColor="text1"/>
          <w:rtl/>
        </w:rPr>
        <w:t xml:space="preserve">الفرع </w:t>
      </w:r>
      <w:r w:rsidR="00BF4C9C">
        <w:rPr>
          <w:rFonts w:hint="cs"/>
          <w:b/>
          <w:bCs/>
          <w:color w:val="000000" w:themeColor="text1"/>
          <w:rtl/>
        </w:rPr>
        <w:t>الرابع</w:t>
      </w:r>
      <w:r w:rsidR="00657A75" w:rsidRPr="00DE6131">
        <w:rPr>
          <w:rFonts w:hint="cs"/>
          <w:b/>
          <w:bCs/>
          <w:color w:val="000000" w:themeColor="text1"/>
          <w:rtl/>
        </w:rPr>
        <w:t xml:space="preserve">: </w:t>
      </w:r>
      <w:r w:rsidR="00D03119" w:rsidRPr="00DE6131">
        <w:rPr>
          <w:rFonts w:hint="cs"/>
          <w:b/>
          <w:bCs/>
          <w:color w:val="000000" w:themeColor="text1"/>
          <w:rtl/>
        </w:rPr>
        <w:t>استغلال</w:t>
      </w:r>
      <w:r w:rsidR="00B52D89" w:rsidRPr="00DE6131">
        <w:rPr>
          <w:rFonts w:hint="cs"/>
          <w:b/>
          <w:bCs/>
          <w:color w:val="000000" w:themeColor="text1"/>
          <w:rtl/>
        </w:rPr>
        <w:t xml:space="preserve"> المرفق</w:t>
      </w:r>
      <w:bookmarkEnd w:id="87"/>
      <w:bookmarkEnd w:id="88"/>
      <w:bookmarkEnd w:id="89"/>
      <w:r w:rsidR="00B52D89" w:rsidRPr="00DE6131">
        <w:rPr>
          <w:rFonts w:hint="cs"/>
          <w:b/>
          <w:bCs/>
          <w:color w:val="000000" w:themeColor="text1"/>
          <w:rtl/>
        </w:rPr>
        <w:t xml:space="preserve"> </w:t>
      </w:r>
    </w:p>
    <w:p w14:paraId="25A6966A" w14:textId="36CF5D79" w:rsidR="00191DAF" w:rsidRPr="00DE6131" w:rsidRDefault="00B462D6" w:rsidP="00372359">
      <w:pPr>
        <w:rPr>
          <w:b/>
          <w:bCs/>
          <w:rtl/>
        </w:rPr>
      </w:pPr>
      <w:r w:rsidRPr="00DE6131">
        <w:rPr>
          <w:rFonts w:hint="cs"/>
          <w:rtl/>
        </w:rPr>
        <w:t>يتوجب لإبرام</w:t>
      </w:r>
      <w:r w:rsidR="00191DAF" w:rsidRPr="00DE6131">
        <w:rPr>
          <w:rFonts w:hint="cs"/>
          <w:rtl/>
        </w:rPr>
        <w:t xml:space="preserve"> عقد تفويض المرفق العام</w:t>
      </w:r>
      <w:r w:rsidRPr="00DE6131">
        <w:rPr>
          <w:rFonts w:hint="cs"/>
          <w:rtl/>
        </w:rPr>
        <w:t>،</w:t>
      </w:r>
      <w:r w:rsidR="00191DAF" w:rsidRPr="00DE6131">
        <w:rPr>
          <w:rFonts w:hint="cs"/>
          <w:rtl/>
        </w:rPr>
        <w:t xml:space="preserve"> </w:t>
      </w:r>
      <w:r w:rsidR="00477A27" w:rsidRPr="00DE6131">
        <w:rPr>
          <w:rFonts w:hint="cs"/>
          <w:rtl/>
        </w:rPr>
        <w:t>أ</w:t>
      </w:r>
      <w:r w:rsidR="00191DAF" w:rsidRPr="00DE6131">
        <w:rPr>
          <w:rFonts w:hint="cs"/>
          <w:rtl/>
        </w:rPr>
        <w:t xml:space="preserve">ن يكون </w:t>
      </w:r>
      <w:r w:rsidRPr="00DE6131">
        <w:rPr>
          <w:rFonts w:hint="cs"/>
          <w:rtl/>
        </w:rPr>
        <w:t>محل</w:t>
      </w:r>
      <w:r w:rsidR="00191DAF" w:rsidRPr="00DE6131">
        <w:rPr>
          <w:rFonts w:hint="cs"/>
          <w:rtl/>
        </w:rPr>
        <w:t xml:space="preserve"> </w:t>
      </w:r>
      <w:r w:rsidRPr="00DE6131">
        <w:rPr>
          <w:rFonts w:hint="cs"/>
          <w:rtl/>
        </w:rPr>
        <w:t>عقد التفويض</w:t>
      </w:r>
      <w:r w:rsidR="00191DAF" w:rsidRPr="00DE6131">
        <w:rPr>
          <w:rFonts w:hint="cs"/>
          <w:rtl/>
        </w:rPr>
        <w:t xml:space="preserve"> </w:t>
      </w:r>
      <w:r w:rsidR="00D03119" w:rsidRPr="00DE6131">
        <w:rPr>
          <w:rFonts w:hint="cs"/>
          <w:rtl/>
        </w:rPr>
        <w:t>استغلال</w:t>
      </w:r>
      <w:r w:rsidRPr="00DE6131">
        <w:rPr>
          <w:rFonts w:hint="cs"/>
          <w:rtl/>
        </w:rPr>
        <w:t xml:space="preserve"> وإدارة</w:t>
      </w:r>
      <w:r w:rsidR="00191DAF" w:rsidRPr="00DE6131">
        <w:rPr>
          <w:rFonts w:hint="cs"/>
          <w:rtl/>
        </w:rPr>
        <w:t xml:space="preserve"> مرفق عام  </w:t>
      </w:r>
      <w:r w:rsidRPr="00DE6131">
        <w:rPr>
          <w:rFonts w:hint="cs"/>
          <w:rtl/>
        </w:rPr>
        <w:t>و</w:t>
      </w:r>
      <w:r w:rsidR="00477A27" w:rsidRPr="00DE6131">
        <w:rPr>
          <w:rFonts w:hint="cs"/>
          <w:rtl/>
        </w:rPr>
        <w:t>أن يتم التكفل بأ</w:t>
      </w:r>
      <w:r w:rsidRPr="00DE6131">
        <w:rPr>
          <w:rFonts w:hint="cs"/>
          <w:rtl/>
        </w:rPr>
        <w:t>جر المفوض له</w:t>
      </w:r>
      <w:r w:rsidR="00191DAF" w:rsidRPr="00DE6131">
        <w:rPr>
          <w:rFonts w:hint="cs"/>
          <w:rtl/>
        </w:rPr>
        <w:t xml:space="preserve"> بصف</w:t>
      </w:r>
      <w:r w:rsidR="00191DAF" w:rsidRPr="00DE6131">
        <w:rPr>
          <w:rtl/>
        </w:rPr>
        <w:t>ة</w:t>
      </w:r>
      <w:r w:rsidR="00191DAF" w:rsidRPr="00DE6131">
        <w:rPr>
          <w:rFonts w:hint="cs"/>
          <w:rtl/>
        </w:rPr>
        <w:t xml:space="preserve"> أساسية من </w:t>
      </w:r>
      <w:r w:rsidR="00D03119" w:rsidRPr="00DE6131">
        <w:rPr>
          <w:rFonts w:hint="cs"/>
          <w:rtl/>
        </w:rPr>
        <w:t>استغلال</w:t>
      </w:r>
      <w:r w:rsidR="00191DAF" w:rsidRPr="00DE6131">
        <w:rPr>
          <w:rFonts w:hint="cs"/>
          <w:rtl/>
        </w:rPr>
        <w:t xml:space="preserve"> المرفق العام كما </w:t>
      </w:r>
      <w:r w:rsidRPr="00DE6131">
        <w:rPr>
          <w:rFonts w:hint="cs"/>
          <w:rtl/>
        </w:rPr>
        <w:t xml:space="preserve">يجب أن يكون </w:t>
      </w:r>
      <w:r w:rsidR="00D03119" w:rsidRPr="00DE6131">
        <w:rPr>
          <w:rFonts w:hint="cs"/>
          <w:rtl/>
        </w:rPr>
        <w:t>استغلال</w:t>
      </w:r>
      <w:r w:rsidR="00191DAF" w:rsidRPr="00DE6131">
        <w:rPr>
          <w:rFonts w:hint="cs"/>
          <w:rtl/>
        </w:rPr>
        <w:t xml:space="preserve"> المرفق العام بند من بنود </w:t>
      </w:r>
      <w:r w:rsidR="00D03119" w:rsidRPr="00DE6131">
        <w:rPr>
          <w:rFonts w:hint="cs"/>
          <w:rtl/>
        </w:rPr>
        <w:t>اتفاقية</w:t>
      </w:r>
      <w:r w:rsidR="00191DAF" w:rsidRPr="00DE6131">
        <w:rPr>
          <w:rFonts w:hint="cs"/>
          <w:rtl/>
        </w:rPr>
        <w:t xml:space="preserve"> التفويض</w:t>
      </w:r>
      <w:r w:rsidR="00477A27" w:rsidRPr="00DE6131">
        <w:rPr>
          <w:rFonts w:hint="cs"/>
          <w:rtl/>
        </w:rPr>
        <w:t>،</w:t>
      </w:r>
      <w:r w:rsidR="00191DAF" w:rsidRPr="00DE6131">
        <w:rPr>
          <w:rFonts w:hint="cs"/>
          <w:rtl/>
        </w:rPr>
        <w:t xml:space="preserve"> باستغلال المرفق</w:t>
      </w:r>
      <w:r w:rsidR="006C7A43" w:rsidRPr="00DE6131">
        <w:rPr>
          <w:rFonts w:hint="cs"/>
          <w:rtl/>
        </w:rPr>
        <w:t xml:space="preserve"> العام ويكون هذا باستعمال صلاحية</w:t>
      </w:r>
      <w:r w:rsidR="00191DAF" w:rsidRPr="00DE6131">
        <w:rPr>
          <w:rFonts w:hint="cs"/>
          <w:rtl/>
        </w:rPr>
        <w:t xml:space="preserve"> </w:t>
      </w:r>
      <w:r w:rsidR="006C7A43" w:rsidRPr="00DE6131">
        <w:rPr>
          <w:rFonts w:hint="cs"/>
          <w:rtl/>
        </w:rPr>
        <w:t xml:space="preserve">المفوض له </w:t>
      </w:r>
      <w:r w:rsidR="00191DAF" w:rsidRPr="00DE6131">
        <w:rPr>
          <w:rFonts w:hint="cs"/>
          <w:rtl/>
        </w:rPr>
        <w:t xml:space="preserve">الكاملة في تسيير </w:t>
      </w:r>
      <w:r w:rsidR="00477A27" w:rsidRPr="00DE6131">
        <w:rPr>
          <w:rFonts w:hint="cs"/>
          <w:rtl/>
        </w:rPr>
        <w:t>المرفق</w:t>
      </w:r>
      <w:r w:rsidR="00477A27" w:rsidRPr="00DE6131">
        <w:rPr>
          <w:rStyle w:val="Appelnotedebasdep"/>
          <w:color w:val="000000" w:themeColor="text1"/>
          <w:rtl/>
        </w:rPr>
        <w:footnoteReference w:id="57"/>
      </w:r>
      <w:r w:rsidR="00477A27" w:rsidRPr="00DE6131">
        <w:rPr>
          <w:rFonts w:hint="cs"/>
          <w:rtl/>
        </w:rPr>
        <w:t>،</w:t>
      </w:r>
      <w:r w:rsidR="00191DAF" w:rsidRPr="00DE6131">
        <w:rPr>
          <w:rFonts w:hint="cs"/>
          <w:rtl/>
        </w:rPr>
        <w:t xml:space="preserve"> ومن سلطات</w:t>
      </w:r>
      <w:r w:rsidR="007E68BC" w:rsidRPr="00DE6131">
        <w:rPr>
          <w:rFonts w:hint="cs"/>
          <w:rtl/>
        </w:rPr>
        <w:t>ه</w:t>
      </w:r>
      <w:r w:rsidR="00191DAF" w:rsidRPr="00DE6131">
        <w:rPr>
          <w:rFonts w:hint="cs"/>
          <w:rtl/>
        </w:rPr>
        <w:t xml:space="preserve"> الت</w:t>
      </w:r>
      <w:r w:rsidR="00477A27" w:rsidRPr="00DE6131">
        <w:rPr>
          <w:rFonts w:hint="cs"/>
          <w:rtl/>
        </w:rPr>
        <w:t xml:space="preserve">ي يملكها لاستغلال المرفق العام </w:t>
      </w:r>
      <w:r w:rsidR="007E68BC" w:rsidRPr="00DE6131">
        <w:rPr>
          <w:rFonts w:hint="cs"/>
          <w:rtl/>
        </w:rPr>
        <w:t>و</w:t>
      </w:r>
      <w:r w:rsidR="00191DAF" w:rsidRPr="00DE6131">
        <w:rPr>
          <w:rFonts w:hint="cs"/>
          <w:rtl/>
        </w:rPr>
        <w:t>يملك</w:t>
      </w:r>
      <w:r w:rsidR="00477A27" w:rsidRPr="00DE6131">
        <w:rPr>
          <w:rFonts w:hint="cs"/>
          <w:rtl/>
        </w:rPr>
        <w:t xml:space="preserve"> نوعا من الاستقلالية بالرغم من </w:t>
      </w:r>
      <w:r w:rsidR="00D03119" w:rsidRPr="00DE6131">
        <w:rPr>
          <w:rFonts w:hint="cs"/>
          <w:rtl/>
        </w:rPr>
        <w:t>احتفاظ</w:t>
      </w:r>
      <w:r w:rsidR="00191DAF" w:rsidRPr="00DE6131">
        <w:rPr>
          <w:rFonts w:hint="cs"/>
          <w:rtl/>
        </w:rPr>
        <w:t xml:space="preserve"> الإدارة المفوضة </w:t>
      </w:r>
      <w:r w:rsidR="007E68BC" w:rsidRPr="00DE6131">
        <w:rPr>
          <w:rFonts w:hint="cs"/>
          <w:rtl/>
        </w:rPr>
        <w:t>ب</w:t>
      </w:r>
      <w:r w:rsidR="00191DAF" w:rsidRPr="00DE6131">
        <w:rPr>
          <w:rFonts w:hint="cs"/>
          <w:rtl/>
        </w:rPr>
        <w:t xml:space="preserve">سلطة تنظيم المرفق </w:t>
      </w:r>
      <w:r w:rsidR="0031502B">
        <w:rPr>
          <w:rFonts w:hint="cs"/>
          <w:rtl/>
        </w:rPr>
        <w:t>و</w:t>
      </w:r>
      <w:r w:rsidR="00191DAF" w:rsidRPr="00DE6131">
        <w:rPr>
          <w:rFonts w:hint="cs"/>
          <w:rtl/>
        </w:rPr>
        <w:t xml:space="preserve">وجود علاقة مباشرة بين المرتفقين والمستغل للمرفق، </w:t>
      </w:r>
      <w:r w:rsidR="007E68BC" w:rsidRPr="00DE6131">
        <w:rPr>
          <w:rFonts w:hint="cs"/>
          <w:rtl/>
        </w:rPr>
        <w:t>فا</w:t>
      </w:r>
      <w:r w:rsidR="00191DAF" w:rsidRPr="00DE6131">
        <w:rPr>
          <w:rFonts w:hint="cs"/>
          <w:rtl/>
        </w:rPr>
        <w:t>لمفوض له علاقة مباشرة مع الموردين والمقاولين</w:t>
      </w:r>
      <w:r w:rsidR="007E68BC" w:rsidRPr="00DE6131">
        <w:rPr>
          <w:rFonts w:hint="cs"/>
          <w:rtl/>
        </w:rPr>
        <w:t xml:space="preserve"> و</w:t>
      </w:r>
      <w:r w:rsidR="00191DAF" w:rsidRPr="00DE6131">
        <w:rPr>
          <w:rFonts w:hint="cs"/>
          <w:rtl/>
        </w:rPr>
        <w:t xml:space="preserve"> يضمن المستغل السير العادي</w:t>
      </w:r>
      <w:r w:rsidR="007E68BC" w:rsidRPr="00DE6131">
        <w:rPr>
          <w:rFonts w:hint="cs"/>
          <w:rtl/>
        </w:rPr>
        <w:t xml:space="preserve"> والمنتظم</w:t>
      </w:r>
      <w:r w:rsidR="00191DAF" w:rsidRPr="00DE6131">
        <w:rPr>
          <w:rFonts w:hint="cs"/>
          <w:rtl/>
        </w:rPr>
        <w:t xml:space="preserve"> للمرفق </w:t>
      </w:r>
      <w:r w:rsidR="007E68BC" w:rsidRPr="00DE6131">
        <w:rPr>
          <w:rFonts w:hint="cs"/>
          <w:rtl/>
        </w:rPr>
        <w:t xml:space="preserve">كما </w:t>
      </w:r>
      <w:r w:rsidR="00191DAF" w:rsidRPr="00DE6131">
        <w:rPr>
          <w:rFonts w:hint="cs"/>
          <w:rtl/>
        </w:rPr>
        <w:t xml:space="preserve">يتحمل </w:t>
      </w:r>
      <w:r w:rsidR="007E68BC" w:rsidRPr="00DE6131">
        <w:rPr>
          <w:rFonts w:hint="cs"/>
          <w:rtl/>
        </w:rPr>
        <w:t>جميع</w:t>
      </w:r>
      <w:r w:rsidR="00191DAF" w:rsidRPr="00DE6131">
        <w:rPr>
          <w:rFonts w:hint="cs"/>
          <w:rtl/>
        </w:rPr>
        <w:t xml:space="preserve"> المخاطر</w:t>
      </w:r>
      <w:r w:rsidR="007E68BC" w:rsidRPr="00DE6131">
        <w:rPr>
          <w:rFonts w:hint="cs"/>
          <w:rtl/>
        </w:rPr>
        <w:t xml:space="preserve">، ويستفيد من </w:t>
      </w:r>
      <w:r w:rsidR="00191DAF" w:rsidRPr="00DE6131">
        <w:rPr>
          <w:rFonts w:hint="cs"/>
          <w:rtl/>
        </w:rPr>
        <w:t xml:space="preserve">الأرباح </w:t>
      </w:r>
      <w:r w:rsidR="007E68BC" w:rsidRPr="00DE6131">
        <w:rPr>
          <w:rFonts w:hint="cs"/>
          <w:rtl/>
        </w:rPr>
        <w:t xml:space="preserve">مقابل </w:t>
      </w:r>
      <w:r w:rsidR="00191DAF" w:rsidRPr="00DE6131">
        <w:rPr>
          <w:rFonts w:hint="cs"/>
          <w:rtl/>
        </w:rPr>
        <w:t>توفير الوسائل والمنش</w:t>
      </w:r>
      <w:r w:rsidR="00D03119" w:rsidRPr="00DE6131">
        <w:rPr>
          <w:rFonts w:hint="cs"/>
          <w:rtl/>
        </w:rPr>
        <w:t>آ</w:t>
      </w:r>
      <w:r w:rsidR="00191DAF" w:rsidRPr="00DE6131">
        <w:rPr>
          <w:rFonts w:hint="cs"/>
          <w:rtl/>
        </w:rPr>
        <w:t>ت الضرورية لتسيير المرفق العام</w:t>
      </w:r>
      <w:r w:rsidR="007E68BC" w:rsidRPr="00DE6131">
        <w:rPr>
          <w:rFonts w:hint="cs"/>
          <w:rtl/>
        </w:rPr>
        <w:t>،</w:t>
      </w:r>
      <w:r w:rsidR="00191DAF" w:rsidRPr="00DE6131">
        <w:rPr>
          <w:rFonts w:hint="cs"/>
          <w:rtl/>
        </w:rPr>
        <w:t xml:space="preserve"> والقيام بكل الأعمال الضرورية لذلك</w:t>
      </w:r>
      <w:r w:rsidRPr="00DE6131">
        <w:rPr>
          <w:rStyle w:val="Appelnotedebasdep"/>
          <w:color w:val="000000" w:themeColor="text1"/>
          <w:rtl/>
        </w:rPr>
        <w:footnoteReference w:id="58"/>
      </w:r>
      <w:r w:rsidR="007E68BC" w:rsidRPr="00DE6131">
        <w:rPr>
          <w:rFonts w:hint="cs"/>
          <w:rtl/>
        </w:rPr>
        <w:t>.</w:t>
      </w:r>
    </w:p>
    <w:p w14:paraId="695418EA" w14:textId="07E93F0C" w:rsidR="00EC0755" w:rsidRPr="00DE6131" w:rsidRDefault="007E68BC" w:rsidP="00372359">
      <w:pPr>
        <w:rPr>
          <w:sz w:val="24"/>
          <w:szCs w:val="24"/>
          <w:rtl/>
        </w:rPr>
      </w:pPr>
      <w:r w:rsidRPr="00DE6131">
        <w:rPr>
          <w:rFonts w:hint="cs"/>
          <w:rtl/>
        </w:rPr>
        <w:t>ف</w:t>
      </w:r>
      <w:r w:rsidR="00EC0755" w:rsidRPr="00DE6131">
        <w:rPr>
          <w:rFonts w:hint="cs"/>
          <w:rtl/>
        </w:rPr>
        <w:t xml:space="preserve">يتولى </w:t>
      </w:r>
      <w:r w:rsidRPr="00DE6131">
        <w:rPr>
          <w:rFonts w:hint="cs"/>
          <w:rtl/>
        </w:rPr>
        <w:t>المفوض له</w:t>
      </w:r>
      <w:r w:rsidR="00EC0755" w:rsidRPr="00DE6131">
        <w:rPr>
          <w:rFonts w:hint="cs"/>
          <w:rtl/>
        </w:rPr>
        <w:t xml:space="preserve"> تشغي</w:t>
      </w:r>
      <w:r w:rsidRPr="00DE6131">
        <w:rPr>
          <w:rFonts w:hint="cs"/>
          <w:rtl/>
        </w:rPr>
        <w:t>ل المرفق واستغلاله ويقتضي هذا أ</w:t>
      </w:r>
      <w:r w:rsidR="00EC0755" w:rsidRPr="00DE6131">
        <w:rPr>
          <w:rFonts w:hint="cs"/>
          <w:rtl/>
        </w:rPr>
        <w:t xml:space="preserve">ن يتحمل </w:t>
      </w:r>
      <w:r w:rsidRPr="00DE6131">
        <w:rPr>
          <w:rFonts w:hint="cs"/>
          <w:rtl/>
        </w:rPr>
        <w:t xml:space="preserve">جميع </w:t>
      </w:r>
      <w:r w:rsidR="00EC0755" w:rsidRPr="00DE6131">
        <w:rPr>
          <w:rFonts w:hint="cs"/>
          <w:rtl/>
        </w:rPr>
        <w:t xml:space="preserve">مخاطر التشغيل </w:t>
      </w:r>
      <w:r w:rsidRPr="00DE6131">
        <w:rPr>
          <w:rFonts w:hint="cs"/>
          <w:rtl/>
        </w:rPr>
        <w:t>فإذا</w:t>
      </w:r>
      <w:r w:rsidR="00EC0755" w:rsidRPr="00DE6131">
        <w:rPr>
          <w:rFonts w:hint="cs"/>
          <w:rtl/>
        </w:rPr>
        <w:t xml:space="preserve"> </w:t>
      </w:r>
      <w:r w:rsidRPr="00DE6131">
        <w:rPr>
          <w:rFonts w:hint="cs"/>
          <w:rtl/>
        </w:rPr>
        <w:t>لا يجب أن ي</w:t>
      </w:r>
      <w:r w:rsidR="00EC0755" w:rsidRPr="00DE6131">
        <w:rPr>
          <w:rFonts w:hint="cs"/>
          <w:rtl/>
        </w:rPr>
        <w:t xml:space="preserve">قتصر دور </w:t>
      </w:r>
      <w:r w:rsidRPr="00DE6131">
        <w:rPr>
          <w:rFonts w:hint="cs"/>
          <w:rtl/>
        </w:rPr>
        <w:t>المستثمر في المرفق العام على</w:t>
      </w:r>
      <w:r w:rsidR="00EC0755" w:rsidRPr="00DE6131">
        <w:rPr>
          <w:rFonts w:hint="cs"/>
          <w:rtl/>
        </w:rPr>
        <w:t xml:space="preserve"> إدارة المرفق</w:t>
      </w:r>
      <w:r w:rsidRPr="00DE6131">
        <w:rPr>
          <w:rFonts w:hint="cs"/>
          <w:rtl/>
        </w:rPr>
        <w:t xml:space="preserve"> فحسب،</w:t>
      </w:r>
      <w:r w:rsidR="00EC0755" w:rsidRPr="00DE6131">
        <w:rPr>
          <w:rFonts w:hint="cs"/>
          <w:rtl/>
        </w:rPr>
        <w:t xml:space="preserve"> دون تحمل المخاطر فلا</w:t>
      </w:r>
      <w:r w:rsidR="00C64332" w:rsidRPr="00DE6131">
        <w:rPr>
          <w:rFonts w:hint="cs"/>
          <w:rtl/>
        </w:rPr>
        <w:t xml:space="preserve"> </w:t>
      </w:r>
      <w:r w:rsidR="00EC0755" w:rsidRPr="00DE6131">
        <w:rPr>
          <w:rFonts w:hint="cs"/>
          <w:rtl/>
        </w:rPr>
        <w:t>نكون</w:t>
      </w:r>
      <w:r w:rsidRPr="00DE6131">
        <w:rPr>
          <w:rFonts w:hint="cs"/>
          <w:rtl/>
        </w:rPr>
        <w:t xml:space="preserve"> حينئذ بصدد</w:t>
      </w:r>
      <w:r w:rsidR="00EC0755" w:rsidRPr="00DE6131">
        <w:rPr>
          <w:rFonts w:hint="cs"/>
          <w:rtl/>
        </w:rPr>
        <w:t xml:space="preserve"> عقد تفويض</w:t>
      </w:r>
      <w:r w:rsidR="00C64332" w:rsidRPr="00DE6131">
        <w:rPr>
          <w:rFonts w:hint="cs"/>
          <w:rtl/>
        </w:rPr>
        <w:t>، وفي مقابل ذلك يكون</w:t>
      </w:r>
      <w:r w:rsidR="00EC0755" w:rsidRPr="00DE6131">
        <w:rPr>
          <w:rFonts w:hint="cs"/>
          <w:rtl/>
        </w:rPr>
        <w:t xml:space="preserve"> </w:t>
      </w:r>
      <w:r w:rsidR="00C64332" w:rsidRPr="00DE6131">
        <w:rPr>
          <w:rFonts w:hint="cs"/>
          <w:rtl/>
        </w:rPr>
        <w:t>ل</w:t>
      </w:r>
      <w:r w:rsidR="00EC0755" w:rsidRPr="00DE6131">
        <w:rPr>
          <w:rFonts w:hint="cs"/>
          <w:rtl/>
        </w:rPr>
        <w:t>صاحب التفويض</w:t>
      </w:r>
      <w:r w:rsidR="00C64332" w:rsidRPr="00DE6131">
        <w:rPr>
          <w:rFonts w:hint="cs"/>
          <w:rtl/>
        </w:rPr>
        <w:t xml:space="preserve"> أن</w:t>
      </w:r>
      <w:r w:rsidR="00EC0755" w:rsidRPr="00DE6131">
        <w:rPr>
          <w:rFonts w:hint="cs"/>
          <w:rtl/>
        </w:rPr>
        <w:t xml:space="preserve"> يستعمل سلطته </w:t>
      </w:r>
      <w:r w:rsidR="00C64332" w:rsidRPr="00DE6131">
        <w:rPr>
          <w:rFonts w:hint="cs"/>
          <w:rtl/>
        </w:rPr>
        <w:t xml:space="preserve">الكاملة واستقلالية تامة </w:t>
      </w:r>
      <w:r w:rsidR="00EC0755" w:rsidRPr="00DE6131">
        <w:rPr>
          <w:rFonts w:hint="cs"/>
          <w:rtl/>
        </w:rPr>
        <w:t>في تسيير المرفق</w:t>
      </w:r>
      <w:r w:rsidR="00C64332" w:rsidRPr="00DE6131">
        <w:rPr>
          <w:rFonts w:hint="cs"/>
          <w:rtl/>
        </w:rPr>
        <w:t>.</w:t>
      </w:r>
    </w:p>
    <w:p w14:paraId="2149B658" w14:textId="565C446C" w:rsidR="00211A66" w:rsidRPr="00DE6131" w:rsidRDefault="00C64332" w:rsidP="00372359">
      <w:pPr>
        <w:rPr>
          <w:rtl/>
        </w:rPr>
      </w:pPr>
      <w:r w:rsidRPr="00DE6131">
        <w:rPr>
          <w:rFonts w:hint="cs"/>
          <w:rtl/>
        </w:rPr>
        <w:t>ف</w:t>
      </w:r>
      <w:r w:rsidR="00211A66" w:rsidRPr="00DE6131">
        <w:rPr>
          <w:rFonts w:hint="cs"/>
          <w:rtl/>
        </w:rPr>
        <w:t>لكي ينشا عقد التفويض لا</w:t>
      </w:r>
      <w:r w:rsidR="0031502B">
        <w:rPr>
          <w:rFonts w:hint="cs"/>
          <w:rtl/>
        </w:rPr>
        <w:t xml:space="preserve"> يكفي أن يكون محله مرفقا عاما، </w:t>
      </w:r>
      <w:r w:rsidRPr="00DE6131">
        <w:rPr>
          <w:rFonts w:hint="cs"/>
          <w:rtl/>
        </w:rPr>
        <w:t>وأ</w:t>
      </w:r>
      <w:r w:rsidR="00211A66" w:rsidRPr="00DE6131">
        <w:rPr>
          <w:rFonts w:hint="cs"/>
          <w:rtl/>
        </w:rPr>
        <w:t>ن يكون في شكل علافة تعاقدية بين الشخص المعنوي العام والمفوض له</w:t>
      </w:r>
      <w:r w:rsidRPr="00DE6131">
        <w:rPr>
          <w:rFonts w:hint="cs"/>
          <w:rtl/>
        </w:rPr>
        <w:t>،</w:t>
      </w:r>
      <w:r w:rsidR="00211A66" w:rsidRPr="00DE6131">
        <w:rPr>
          <w:rFonts w:hint="cs"/>
          <w:rtl/>
        </w:rPr>
        <w:t xml:space="preserve"> فلابد أن يقوم هذ</w:t>
      </w:r>
      <w:r w:rsidRPr="00DE6131">
        <w:rPr>
          <w:rFonts w:hint="cs"/>
          <w:rtl/>
        </w:rPr>
        <w:t>ا الأخير باستغلال المرفق العام أ</w:t>
      </w:r>
      <w:r w:rsidR="00211A66" w:rsidRPr="00DE6131">
        <w:rPr>
          <w:rFonts w:hint="cs"/>
          <w:rtl/>
        </w:rPr>
        <w:t xml:space="preserve">ي </w:t>
      </w:r>
      <w:r w:rsidRPr="00DE6131">
        <w:rPr>
          <w:rFonts w:hint="cs"/>
          <w:rtl/>
        </w:rPr>
        <w:t>أ</w:t>
      </w:r>
      <w:r w:rsidR="00211A66" w:rsidRPr="00DE6131">
        <w:rPr>
          <w:rFonts w:hint="cs"/>
          <w:rtl/>
        </w:rPr>
        <w:t xml:space="preserve">ن يقوم </w:t>
      </w:r>
      <w:r w:rsidR="00D13289" w:rsidRPr="00DE6131">
        <w:rPr>
          <w:rFonts w:hint="cs"/>
          <w:rtl/>
        </w:rPr>
        <w:t>بإدارة</w:t>
      </w:r>
      <w:r w:rsidR="00211A66" w:rsidRPr="00DE6131">
        <w:rPr>
          <w:rFonts w:hint="cs"/>
          <w:rtl/>
        </w:rPr>
        <w:t xml:space="preserve"> المرفق وتشغيله تحقيقا للغاية التي أنشأ لأجلها</w:t>
      </w:r>
      <w:r w:rsidRPr="00DE6131">
        <w:rPr>
          <w:rFonts w:hint="cs"/>
          <w:rtl/>
        </w:rPr>
        <w:t>،</w:t>
      </w:r>
      <w:r w:rsidR="00211A66" w:rsidRPr="00DE6131">
        <w:rPr>
          <w:rFonts w:hint="cs"/>
          <w:rtl/>
        </w:rPr>
        <w:t xml:space="preserve"> تحت إش</w:t>
      </w:r>
      <w:r w:rsidRPr="00DE6131">
        <w:rPr>
          <w:rFonts w:hint="cs"/>
          <w:rtl/>
        </w:rPr>
        <w:t>راف ورقابة السلطة مانحة التفويض</w:t>
      </w:r>
      <w:r w:rsidR="00211A66" w:rsidRPr="00DE6131">
        <w:rPr>
          <w:rFonts w:hint="cs"/>
          <w:rtl/>
        </w:rPr>
        <w:t xml:space="preserve"> وعليه يشترط</w:t>
      </w:r>
      <w:r w:rsidRPr="00DE6131">
        <w:rPr>
          <w:rFonts w:hint="cs"/>
          <w:rtl/>
        </w:rPr>
        <w:t xml:space="preserve"> لإتمام عملية تفويض مرافق العام، أ</w:t>
      </w:r>
      <w:r w:rsidR="00211A66" w:rsidRPr="00DE6131">
        <w:rPr>
          <w:rFonts w:hint="cs"/>
          <w:rtl/>
        </w:rPr>
        <w:t xml:space="preserve">ن يكون موضوع عقد الاستغلال مرفق عام حيث يقوم المفوض بتشغيل المرفق العام </w:t>
      </w:r>
      <w:r w:rsidR="00D03119" w:rsidRPr="00DE6131">
        <w:rPr>
          <w:rFonts w:hint="cs"/>
          <w:rtl/>
        </w:rPr>
        <w:t>واستغلاله</w:t>
      </w:r>
      <w:r w:rsidR="00211A66" w:rsidRPr="00DE6131">
        <w:rPr>
          <w:rFonts w:hint="cs"/>
          <w:rtl/>
        </w:rPr>
        <w:t xml:space="preserve"> متحملا المخاطر المترتبة على ذلك</w:t>
      </w:r>
      <w:r w:rsidRPr="00DE6131">
        <w:rPr>
          <w:rFonts w:hint="cs"/>
          <w:rtl/>
        </w:rPr>
        <w:t>،</w:t>
      </w:r>
      <w:r w:rsidR="00211A66" w:rsidRPr="00DE6131">
        <w:rPr>
          <w:rFonts w:hint="cs"/>
          <w:rtl/>
        </w:rPr>
        <w:t xml:space="preserve"> وهذا الشرط ليس بالفكرة الجديدة وإنما ارتبط وجوده بنشوء عقود </w:t>
      </w:r>
      <w:r w:rsidR="00D03119" w:rsidRPr="00DE6131">
        <w:rPr>
          <w:rFonts w:hint="cs"/>
          <w:rtl/>
        </w:rPr>
        <w:t>امتياز</w:t>
      </w:r>
      <w:r w:rsidR="00211A66" w:rsidRPr="00DE6131">
        <w:rPr>
          <w:rFonts w:hint="cs"/>
          <w:rtl/>
        </w:rPr>
        <w:t xml:space="preserve"> المرفق العام.</w:t>
      </w:r>
    </w:p>
    <w:p w14:paraId="5E6FD109" w14:textId="69F07F6F" w:rsidR="00FA58FD" w:rsidRPr="00DE6131" w:rsidRDefault="00FA58FD" w:rsidP="00372359">
      <w:pPr>
        <w:rPr>
          <w:rtl/>
        </w:rPr>
      </w:pPr>
      <w:r w:rsidRPr="00DE6131">
        <w:rPr>
          <w:rFonts w:hint="cs"/>
          <w:rtl/>
        </w:rPr>
        <w:lastRenderedPageBreak/>
        <w:t xml:space="preserve">فيتولى </w:t>
      </w:r>
      <w:r w:rsidR="007E5EEA" w:rsidRPr="00DE6131">
        <w:rPr>
          <w:rFonts w:hint="cs"/>
          <w:rtl/>
        </w:rPr>
        <w:t>المفوض له</w:t>
      </w:r>
      <w:r w:rsidR="00C64332" w:rsidRPr="00DE6131">
        <w:rPr>
          <w:rFonts w:hint="cs"/>
          <w:rtl/>
        </w:rPr>
        <w:t xml:space="preserve"> تشغيل المرفق العام </w:t>
      </w:r>
      <w:r w:rsidR="00D03119" w:rsidRPr="00DE6131">
        <w:rPr>
          <w:rFonts w:hint="cs"/>
          <w:rtl/>
        </w:rPr>
        <w:t>واستغلاله</w:t>
      </w:r>
      <w:r w:rsidR="00C64332" w:rsidRPr="00DE6131">
        <w:rPr>
          <w:rFonts w:hint="cs"/>
          <w:rtl/>
        </w:rPr>
        <w:t>،</w:t>
      </w:r>
      <w:r w:rsidRPr="00DE6131">
        <w:rPr>
          <w:rFonts w:hint="cs"/>
          <w:rtl/>
        </w:rPr>
        <w:t xml:space="preserve"> </w:t>
      </w:r>
      <w:r w:rsidR="007E5EEA" w:rsidRPr="00DE6131">
        <w:rPr>
          <w:rFonts w:hint="cs"/>
          <w:rtl/>
        </w:rPr>
        <w:t>متحملا</w:t>
      </w:r>
      <w:r w:rsidRPr="00DE6131">
        <w:rPr>
          <w:rFonts w:hint="cs"/>
          <w:rtl/>
        </w:rPr>
        <w:t xml:space="preserve"> جميع مخاطر </w:t>
      </w:r>
      <w:r w:rsidR="00E74845" w:rsidRPr="00DE6131">
        <w:rPr>
          <w:rFonts w:hint="cs"/>
          <w:rtl/>
        </w:rPr>
        <w:t>التشغيل،</w:t>
      </w:r>
      <w:r w:rsidRPr="00DE6131">
        <w:rPr>
          <w:rFonts w:hint="cs"/>
          <w:rtl/>
        </w:rPr>
        <w:t xml:space="preserve"> بصورة كلية </w:t>
      </w:r>
      <w:r w:rsidR="007E5EEA" w:rsidRPr="00DE6131">
        <w:rPr>
          <w:rFonts w:hint="cs"/>
          <w:rtl/>
        </w:rPr>
        <w:t>أ</w:t>
      </w:r>
      <w:r w:rsidRPr="00DE6131">
        <w:rPr>
          <w:rFonts w:hint="cs"/>
          <w:rtl/>
        </w:rPr>
        <w:t xml:space="preserve">و </w:t>
      </w:r>
      <w:r w:rsidR="00D03119" w:rsidRPr="00DE6131">
        <w:rPr>
          <w:rFonts w:hint="cs"/>
          <w:rtl/>
        </w:rPr>
        <w:t>جزئية،</w:t>
      </w:r>
      <w:r w:rsidRPr="00DE6131">
        <w:rPr>
          <w:rFonts w:hint="cs"/>
          <w:rtl/>
        </w:rPr>
        <w:t xml:space="preserve"> </w:t>
      </w:r>
      <w:r w:rsidR="007E5EEA" w:rsidRPr="00DE6131">
        <w:rPr>
          <w:rFonts w:hint="cs"/>
          <w:rtl/>
        </w:rPr>
        <w:t>ويترتب عن ذلك أن</w:t>
      </w:r>
      <w:r w:rsidR="0099399B" w:rsidRPr="00DE6131">
        <w:rPr>
          <w:rFonts w:hint="cs"/>
          <w:rtl/>
        </w:rPr>
        <w:t xml:space="preserve"> </w:t>
      </w:r>
      <w:r w:rsidR="007E5EEA" w:rsidRPr="00DE6131">
        <w:rPr>
          <w:rFonts w:hint="cs"/>
          <w:rtl/>
        </w:rPr>
        <w:t>يقوم صاحب التفويض با</w:t>
      </w:r>
      <w:r w:rsidR="0099399B" w:rsidRPr="00DE6131">
        <w:rPr>
          <w:rFonts w:hint="cs"/>
          <w:rtl/>
        </w:rPr>
        <w:t xml:space="preserve">لقيام بجميع </w:t>
      </w:r>
      <w:r w:rsidR="007E5EEA" w:rsidRPr="00DE6131">
        <w:rPr>
          <w:rFonts w:hint="cs"/>
          <w:rtl/>
        </w:rPr>
        <w:t>الأشغال</w:t>
      </w:r>
      <w:r w:rsidR="0099399B" w:rsidRPr="00DE6131">
        <w:rPr>
          <w:rFonts w:hint="cs"/>
          <w:rtl/>
        </w:rPr>
        <w:t xml:space="preserve"> الضرورية اللازمة لتنفيذ المرفق العام موضوع التفويض</w:t>
      </w:r>
      <w:r w:rsidR="007E5EEA" w:rsidRPr="00DE6131">
        <w:rPr>
          <w:rFonts w:hint="cs"/>
          <w:rtl/>
        </w:rPr>
        <w:t xml:space="preserve"> على أحسن </w:t>
      </w:r>
      <w:r w:rsidR="00D03119" w:rsidRPr="00DE6131">
        <w:rPr>
          <w:rFonts w:hint="cs"/>
          <w:rtl/>
        </w:rPr>
        <w:t>وجه،</w:t>
      </w:r>
      <w:r w:rsidR="0099399B" w:rsidRPr="00DE6131">
        <w:rPr>
          <w:rFonts w:hint="cs"/>
          <w:rtl/>
        </w:rPr>
        <w:t xml:space="preserve"> </w:t>
      </w:r>
      <w:r w:rsidR="00D03119" w:rsidRPr="00DE6131">
        <w:rPr>
          <w:rFonts w:hint="cs"/>
          <w:rtl/>
        </w:rPr>
        <w:t>وبذلك لابد</w:t>
      </w:r>
      <w:r w:rsidR="0099399B" w:rsidRPr="00DE6131">
        <w:rPr>
          <w:rFonts w:hint="cs"/>
          <w:rtl/>
        </w:rPr>
        <w:t xml:space="preserve"> </w:t>
      </w:r>
      <w:r w:rsidR="007E5EEA" w:rsidRPr="00DE6131">
        <w:rPr>
          <w:rFonts w:hint="cs"/>
          <w:rtl/>
        </w:rPr>
        <w:t>من</w:t>
      </w:r>
      <w:r w:rsidR="0099399B" w:rsidRPr="00DE6131">
        <w:rPr>
          <w:rFonts w:hint="cs"/>
          <w:rtl/>
        </w:rPr>
        <w:t xml:space="preserve"> تحويل تسيير المرفق العام من الشخص </w:t>
      </w:r>
      <w:r w:rsidR="007E5EEA" w:rsidRPr="00DE6131">
        <w:rPr>
          <w:rFonts w:hint="cs"/>
          <w:rtl/>
        </w:rPr>
        <w:t>المفوض</w:t>
      </w:r>
      <w:r w:rsidR="0099399B" w:rsidRPr="00DE6131">
        <w:rPr>
          <w:rFonts w:hint="cs"/>
          <w:rtl/>
        </w:rPr>
        <w:t xml:space="preserve"> </w:t>
      </w:r>
      <w:r w:rsidR="007E5EEA" w:rsidRPr="00DE6131">
        <w:rPr>
          <w:rFonts w:hint="cs"/>
          <w:rtl/>
        </w:rPr>
        <w:t>إ</w:t>
      </w:r>
      <w:r w:rsidR="0099399B" w:rsidRPr="00DE6131">
        <w:rPr>
          <w:rFonts w:hint="cs"/>
          <w:rtl/>
        </w:rPr>
        <w:t xml:space="preserve">لى </w:t>
      </w:r>
      <w:r w:rsidR="007E5EEA" w:rsidRPr="00DE6131">
        <w:rPr>
          <w:rFonts w:hint="cs"/>
          <w:rtl/>
        </w:rPr>
        <w:t>المفوض</w:t>
      </w:r>
      <w:r w:rsidR="0099399B" w:rsidRPr="00DE6131">
        <w:rPr>
          <w:rFonts w:hint="cs"/>
          <w:rtl/>
        </w:rPr>
        <w:t xml:space="preserve"> </w:t>
      </w:r>
      <w:r w:rsidR="007E5EEA" w:rsidRPr="00DE6131">
        <w:rPr>
          <w:rFonts w:hint="cs"/>
          <w:rtl/>
        </w:rPr>
        <w:t xml:space="preserve">له </w:t>
      </w:r>
      <w:r w:rsidR="00D03119" w:rsidRPr="00DE6131">
        <w:rPr>
          <w:rFonts w:hint="cs"/>
          <w:rtl/>
        </w:rPr>
        <w:t>بصفة كاملة</w:t>
      </w:r>
      <w:r w:rsidR="007E5EEA" w:rsidRPr="00DE6131">
        <w:rPr>
          <w:rFonts w:hint="cs"/>
          <w:rtl/>
        </w:rPr>
        <w:t>،</w:t>
      </w:r>
      <w:r w:rsidR="0099399B" w:rsidRPr="00DE6131">
        <w:rPr>
          <w:rFonts w:hint="cs"/>
          <w:rtl/>
        </w:rPr>
        <w:t xml:space="preserve"> بحيث يتولى </w:t>
      </w:r>
      <w:r w:rsidR="007E5EEA" w:rsidRPr="00DE6131">
        <w:rPr>
          <w:rFonts w:hint="cs"/>
          <w:rtl/>
        </w:rPr>
        <w:t xml:space="preserve">صاحب التفويض القيام بكل الأعمال </w:t>
      </w:r>
      <w:r w:rsidR="00D03119" w:rsidRPr="00DE6131">
        <w:rPr>
          <w:rFonts w:hint="cs"/>
          <w:rtl/>
        </w:rPr>
        <w:t>الضرورية التي</w:t>
      </w:r>
      <w:r w:rsidR="00C64332" w:rsidRPr="00DE6131">
        <w:rPr>
          <w:rFonts w:hint="cs"/>
          <w:rtl/>
        </w:rPr>
        <w:t xml:space="preserve"> </w:t>
      </w:r>
      <w:r w:rsidR="007E5EEA" w:rsidRPr="00DE6131">
        <w:rPr>
          <w:rFonts w:hint="cs"/>
          <w:rtl/>
        </w:rPr>
        <w:t>يتطلبها</w:t>
      </w:r>
      <w:r w:rsidR="00C64332" w:rsidRPr="00DE6131">
        <w:rPr>
          <w:rFonts w:hint="cs"/>
          <w:rtl/>
        </w:rPr>
        <w:t xml:space="preserve"> حسن </w:t>
      </w:r>
      <w:r w:rsidR="007E5EEA" w:rsidRPr="00DE6131">
        <w:rPr>
          <w:rFonts w:hint="cs"/>
          <w:rtl/>
        </w:rPr>
        <w:t>سير</w:t>
      </w:r>
      <w:r w:rsidR="00C64332" w:rsidRPr="00DE6131">
        <w:rPr>
          <w:rFonts w:hint="cs"/>
          <w:rtl/>
        </w:rPr>
        <w:t xml:space="preserve"> </w:t>
      </w:r>
      <w:r w:rsidR="0099399B" w:rsidRPr="00DE6131">
        <w:rPr>
          <w:rFonts w:hint="cs"/>
          <w:rtl/>
        </w:rPr>
        <w:t>المرفق العام</w:t>
      </w:r>
      <w:r w:rsidR="0099399B" w:rsidRPr="00DE6131">
        <w:rPr>
          <w:rStyle w:val="Appelnotedebasdep"/>
          <w:color w:val="000000" w:themeColor="text1"/>
          <w:rtl/>
        </w:rPr>
        <w:footnoteReference w:id="59"/>
      </w:r>
      <w:r w:rsidR="00837A31" w:rsidRPr="00DE6131">
        <w:rPr>
          <w:rFonts w:hint="cs"/>
          <w:rtl/>
        </w:rPr>
        <w:t>.</w:t>
      </w:r>
    </w:p>
    <w:p w14:paraId="5B753636" w14:textId="2A689CE3" w:rsidR="00CD6F7E" w:rsidRPr="00DE6131" w:rsidRDefault="00954630" w:rsidP="004F2087">
      <w:pPr>
        <w:ind w:firstLine="0"/>
        <w:rPr>
          <w:color w:val="000000" w:themeColor="text1"/>
          <w:rtl/>
        </w:rPr>
      </w:pPr>
      <w:r w:rsidRPr="00DE6131">
        <w:rPr>
          <w:rFonts w:hint="cs"/>
          <w:color w:val="000000" w:themeColor="text1"/>
          <w:rtl/>
        </w:rPr>
        <w:t xml:space="preserve">    </w:t>
      </w:r>
      <w:r w:rsidR="00CD6F7E" w:rsidRPr="00DE6131">
        <w:rPr>
          <w:rFonts w:hint="cs"/>
          <w:color w:val="000000" w:themeColor="text1"/>
          <w:rtl/>
        </w:rPr>
        <w:t xml:space="preserve">ويترتب على ضرورة قيام المفوض له </w:t>
      </w:r>
      <w:r w:rsidR="00BC7A19" w:rsidRPr="00DE6131">
        <w:rPr>
          <w:rFonts w:hint="cs"/>
          <w:color w:val="000000" w:themeColor="text1"/>
          <w:rtl/>
        </w:rPr>
        <w:t>بإدارة</w:t>
      </w:r>
      <w:r w:rsidR="00CD6F7E" w:rsidRPr="00DE6131">
        <w:rPr>
          <w:rFonts w:hint="cs"/>
          <w:color w:val="000000" w:themeColor="text1"/>
          <w:rtl/>
        </w:rPr>
        <w:t xml:space="preserve"> واستغلال المرفق العام على نفقته وتحت مسؤوليته مجموعة من النتائج أهمها</w:t>
      </w:r>
      <w:r w:rsidRPr="00DE6131">
        <w:rPr>
          <w:rStyle w:val="Appelnotedebasdep"/>
          <w:color w:val="000000" w:themeColor="text1"/>
          <w:rtl/>
        </w:rPr>
        <w:footnoteReference w:id="60"/>
      </w:r>
      <w:r w:rsidR="00CD6F7E" w:rsidRPr="00DE6131">
        <w:rPr>
          <w:rFonts w:hint="cs"/>
          <w:color w:val="000000" w:themeColor="text1"/>
          <w:rtl/>
        </w:rPr>
        <w:t>:</w:t>
      </w:r>
    </w:p>
    <w:p w14:paraId="6B0063FE" w14:textId="333A6D50" w:rsidR="00203596" w:rsidRPr="00DE6131" w:rsidRDefault="00954630" w:rsidP="004F2087">
      <w:pPr>
        <w:ind w:firstLine="0"/>
        <w:rPr>
          <w:color w:val="000000" w:themeColor="text1"/>
        </w:rPr>
      </w:pPr>
      <w:r w:rsidRPr="00DE6131">
        <w:rPr>
          <w:rFonts w:hint="cs"/>
          <w:color w:val="000000" w:themeColor="text1"/>
          <w:rtl/>
        </w:rPr>
        <w:t>1/</w:t>
      </w:r>
      <w:r w:rsidR="00E02248" w:rsidRPr="00DE6131">
        <w:rPr>
          <w:rFonts w:hint="cs"/>
          <w:color w:val="000000" w:themeColor="text1"/>
          <w:rtl/>
        </w:rPr>
        <w:t xml:space="preserve"> </w:t>
      </w:r>
      <w:r w:rsidR="00CD6F7E" w:rsidRPr="00DE6131">
        <w:rPr>
          <w:rFonts w:hint="cs"/>
          <w:color w:val="000000" w:themeColor="text1"/>
          <w:rtl/>
        </w:rPr>
        <w:t xml:space="preserve">أن يمنح للمفوض له في عقد التفويض </w:t>
      </w:r>
      <w:r w:rsidR="00E02248" w:rsidRPr="00DE6131">
        <w:rPr>
          <w:rFonts w:hint="cs"/>
          <w:color w:val="000000" w:themeColor="text1"/>
          <w:rtl/>
        </w:rPr>
        <w:t>الحرية</w:t>
      </w:r>
      <w:r w:rsidR="00CD6F7E" w:rsidRPr="00DE6131">
        <w:rPr>
          <w:rFonts w:hint="cs"/>
          <w:color w:val="000000" w:themeColor="text1"/>
          <w:rtl/>
        </w:rPr>
        <w:t xml:space="preserve"> في اختيار القواعد والأنظمة الداخلية</w:t>
      </w:r>
      <w:r w:rsidR="00E02248" w:rsidRPr="00DE6131">
        <w:rPr>
          <w:rFonts w:hint="cs"/>
          <w:color w:val="000000" w:themeColor="text1"/>
          <w:rtl/>
        </w:rPr>
        <w:t xml:space="preserve"> المناسبة التي</w:t>
      </w:r>
      <w:r w:rsidR="00CD6F7E" w:rsidRPr="00DE6131">
        <w:rPr>
          <w:rFonts w:hint="cs"/>
          <w:color w:val="000000" w:themeColor="text1"/>
          <w:rtl/>
        </w:rPr>
        <w:t xml:space="preserve"> </w:t>
      </w:r>
      <w:r w:rsidR="00E02248" w:rsidRPr="00DE6131">
        <w:rPr>
          <w:rFonts w:hint="cs"/>
          <w:color w:val="000000" w:themeColor="text1"/>
          <w:rtl/>
        </w:rPr>
        <w:t>يطبقها</w:t>
      </w:r>
      <w:r w:rsidR="00CD6F7E" w:rsidRPr="00DE6131">
        <w:rPr>
          <w:rFonts w:hint="cs"/>
          <w:color w:val="000000" w:themeColor="text1"/>
          <w:rtl/>
        </w:rPr>
        <w:t xml:space="preserve"> </w:t>
      </w:r>
      <w:r w:rsidR="00E02248" w:rsidRPr="00DE6131">
        <w:rPr>
          <w:rFonts w:hint="cs"/>
          <w:color w:val="000000" w:themeColor="text1"/>
          <w:rtl/>
        </w:rPr>
        <w:t>على</w:t>
      </w:r>
      <w:r w:rsidR="00CD6F7E" w:rsidRPr="00DE6131">
        <w:rPr>
          <w:rFonts w:hint="cs"/>
          <w:color w:val="000000" w:themeColor="text1"/>
          <w:rtl/>
        </w:rPr>
        <w:t xml:space="preserve"> المرفق العام موضوع التفويض</w:t>
      </w:r>
      <w:r w:rsidR="00E02248" w:rsidRPr="00DE6131">
        <w:rPr>
          <w:rFonts w:hint="cs"/>
          <w:color w:val="000000" w:themeColor="text1"/>
          <w:rtl/>
        </w:rPr>
        <w:t>،</w:t>
      </w:r>
      <w:r w:rsidR="00CD6F7E" w:rsidRPr="00DE6131">
        <w:rPr>
          <w:rFonts w:hint="cs"/>
          <w:color w:val="000000" w:themeColor="text1"/>
          <w:rtl/>
        </w:rPr>
        <w:t xml:space="preserve"> </w:t>
      </w:r>
      <w:r w:rsidR="00E02248" w:rsidRPr="00DE6131">
        <w:rPr>
          <w:rFonts w:hint="cs"/>
          <w:color w:val="000000" w:themeColor="text1"/>
          <w:rtl/>
        </w:rPr>
        <w:t>والتي</w:t>
      </w:r>
      <w:r w:rsidR="00CD6F7E" w:rsidRPr="00DE6131">
        <w:rPr>
          <w:rFonts w:hint="cs"/>
          <w:color w:val="000000" w:themeColor="text1"/>
          <w:rtl/>
        </w:rPr>
        <w:t xml:space="preserve"> </w:t>
      </w:r>
      <w:r w:rsidR="00E02248" w:rsidRPr="00DE6131">
        <w:rPr>
          <w:rFonts w:hint="cs"/>
          <w:color w:val="000000" w:themeColor="text1"/>
          <w:rtl/>
        </w:rPr>
        <w:t xml:space="preserve">ترتبط أساسا بالخدمات وعمليات </w:t>
      </w:r>
      <w:r w:rsidR="00CD6F7E" w:rsidRPr="00DE6131">
        <w:rPr>
          <w:rFonts w:hint="cs"/>
          <w:color w:val="000000" w:themeColor="text1"/>
          <w:rtl/>
        </w:rPr>
        <w:t>تشغي</w:t>
      </w:r>
      <w:r w:rsidR="00203596" w:rsidRPr="00DE6131">
        <w:rPr>
          <w:rFonts w:hint="cs"/>
          <w:color w:val="000000" w:themeColor="text1"/>
          <w:rtl/>
        </w:rPr>
        <w:t>ل</w:t>
      </w:r>
      <w:r w:rsidR="00E02248" w:rsidRPr="00DE6131">
        <w:rPr>
          <w:rFonts w:hint="cs"/>
          <w:color w:val="000000" w:themeColor="text1"/>
          <w:rtl/>
        </w:rPr>
        <w:t xml:space="preserve"> المرفق</w:t>
      </w:r>
      <w:r w:rsidR="00203596" w:rsidRPr="00DE6131">
        <w:rPr>
          <w:rFonts w:hint="cs"/>
          <w:color w:val="000000" w:themeColor="text1"/>
          <w:rtl/>
        </w:rPr>
        <w:t>.</w:t>
      </w:r>
    </w:p>
    <w:p w14:paraId="5CA92A30" w14:textId="6DCE1D60" w:rsidR="00CD6F7E" w:rsidRPr="00DE6131" w:rsidRDefault="00954630" w:rsidP="004F2087">
      <w:pPr>
        <w:ind w:firstLine="0"/>
        <w:rPr>
          <w:color w:val="000000" w:themeColor="text1"/>
        </w:rPr>
      </w:pPr>
      <w:r w:rsidRPr="00DE6131">
        <w:rPr>
          <w:rFonts w:hint="cs"/>
          <w:color w:val="000000" w:themeColor="text1"/>
          <w:rtl/>
        </w:rPr>
        <w:t>2/</w:t>
      </w:r>
      <w:r w:rsidR="00CD6F7E" w:rsidRPr="00DE6131">
        <w:rPr>
          <w:rFonts w:hint="cs"/>
          <w:color w:val="000000" w:themeColor="text1"/>
          <w:rtl/>
        </w:rPr>
        <w:t xml:space="preserve"> يجب على صاحب التفويض </w:t>
      </w:r>
      <w:r w:rsidR="00E02248" w:rsidRPr="00DE6131">
        <w:rPr>
          <w:rFonts w:hint="cs"/>
          <w:color w:val="000000" w:themeColor="text1"/>
          <w:rtl/>
        </w:rPr>
        <w:t>توظيف الأ</w:t>
      </w:r>
      <w:r w:rsidR="00CD6F7E" w:rsidRPr="00DE6131">
        <w:rPr>
          <w:rFonts w:hint="cs"/>
          <w:color w:val="000000" w:themeColor="text1"/>
          <w:rtl/>
        </w:rPr>
        <w:t xml:space="preserve">جراء والعاملين </w:t>
      </w:r>
      <w:r w:rsidR="00931A94" w:rsidRPr="00DE6131">
        <w:rPr>
          <w:rFonts w:hint="cs"/>
          <w:color w:val="000000" w:themeColor="text1"/>
          <w:rtl/>
        </w:rPr>
        <w:t>م</w:t>
      </w:r>
      <w:r w:rsidR="00E02248" w:rsidRPr="00DE6131">
        <w:rPr>
          <w:rFonts w:hint="cs"/>
          <w:color w:val="000000" w:themeColor="text1"/>
          <w:rtl/>
        </w:rPr>
        <w:t>ن أ</w:t>
      </w:r>
      <w:r w:rsidR="00931A94" w:rsidRPr="00DE6131">
        <w:rPr>
          <w:rFonts w:hint="cs"/>
          <w:color w:val="000000" w:themeColor="text1"/>
          <w:rtl/>
        </w:rPr>
        <w:t xml:space="preserve">جل ضمان المهام الموكلة للمرفق العام </w:t>
      </w:r>
      <w:r w:rsidR="00E02248" w:rsidRPr="00DE6131">
        <w:rPr>
          <w:rFonts w:hint="cs"/>
          <w:color w:val="000000" w:themeColor="text1"/>
          <w:rtl/>
        </w:rPr>
        <w:t>المفوض، عل</w:t>
      </w:r>
      <w:r w:rsidR="00E02248" w:rsidRPr="00DE6131">
        <w:rPr>
          <w:color w:val="000000" w:themeColor="text1"/>
          <w:rtl/>
        </w:rPr>
        <w:t>ى</w:t>
      </w:r>
      <w:r w:rsidR="00E02248" w:rsidRPr="00DE6131">
        <w:rPr>
          <w:rFonts w:hint="cs"/>
          <w:color w:val="000000" w:themeColor="text1"/>
          <w:rtl/>
        </w:rPr>
        <w:t xml:space="preserve"> أساس</w:t>
      </w:r>
      <w:r w:rsidR="00931A94" w:rsidRPr="00DE6131">
        <w:rPr>
          <w:rFonts w:hint="cs"/>
          <w:color w:val="000000" w:themeColor="text1"/>
          <w:rtl/>
        </w:rPr>
        <w:t xml:space="preserve"> علاقة تعاقدية </w:t>
      </w:r>
      <w:r w:rsidR="00E02248" w:rsidRPr="00DE6131">
        <w:rPr>
          <w:rFonts w:hint="cs"/>
          <w:color w:val="000000" w:themeColor="text1"/>
          <w:rtl/>
        </w:rPr>
        <w:t xml:space="preserve">تنظمها </w:t>
      </w:r>
      <w:r w:rsidR="00931A94" w:rsidRPr="00DE6131">
        <w:rPr>
          <w:rFonts w:hint="cs"/>
          <w:color w:val="000000" w:themeColor="text1"/>
          <w:rtl/>
        </w:rPr>
        <w:t xml:space="preserve">أحكام </w:t>
      </w:r>
      <w:r w:rsidR="00E74845" w:rsidRPr="00DE6131">
        <w:rPr>
          <w:rFonts w:hint="cs"/>
          <w:color w:val="000000" w:themeColor="text1"/>
          <w:rtl/>
        </w:rPr>
        <w:t>قانون العمل</w:t>
      </w:r>
      <w:r w:rsidR="00931A94" w:rsidRPr="00DE6131">
        <w:rPr>
          <w:rFonts w:hint="cs"/>
          <w:color w:val="000000" w:themeColor="text1"/>
          <w:rtl/>
        </w:rPr>
        <w:t>.</w:t>
      </w:r>
    </w:p>
    <w:p w14:paraId="5215933B" w14:textId="27061479" w:rsidR="00931A94" w:rsidRPr="00DE6131" w:rsidRDefault="00954630" w:rsidP="004F2087">
      <w:pPr>
        <w:ind w:firstLine="0"/>
        <w:rPr>
          <w:color w:val="000000" w:themeColor="text1"/>
        </w:rPr>
      </w:pPr>
      <w:r w:rsidRPr="00DE6131">
        <w:rPr>
          <w:rFonts w:hint="cs"/>
          <w:color w:val="000000" w:themeColor="text1"/>
          <w:rtl/>
        </w:rPr>
        <w:t>3/</w:t>
      </w:r>
      <w:r w:rsidR="00E02248" w:rsidRPr="00DE6131">
        <w:rPr>
          <w:rFonts w:hint="cs"/>
          <w:color w:val="000000" w:themeColor="text1"/>
          <w:rtl/>
        </w:rPr>
        <w:t xml:space="preserve"> تنظيم ال</w:t>
      </w:r>
      <w:r w:rsidR="00931A94" w:rsidRPr="00DE6131">
        <w:rPr>
          <w:rFonts w:hint="cs"/>
          <w:color w:val="000000" w:themeColor="text1"/>
          <w:rtl/>
        </w:rPr>
        <w:t xml:space="preserve">علاقة بين </w:t>
      </w:r>
      <w:r w:rsidR="00E02248" w:rsidRPr="00DE6131">
        <w:rPr>
          <w:rFonts w:hint="cs"/>
          <w:color w:val="000000" w:themeColor="text1"/>
          <w:rtl/>
        </w:rPr>
        <w:t>المفوض</w:t>
      </w:r>
      <w:r w:rsidR="00931A94" w:rsidRPr="00DE6131">
        <w:rPr>
          <w:rFonts w:hint="cs"/>
          <w:color w:val="000000" w:themeColor="text1"/>
          <w:rtl/>
        </w:rPr>
        <w:t xml:space="preserve"> </w:t>
      </w:r>
      <w:r w:rsidR="00E02248" w:rsidRPr="00DE6131">
        <w:rPr>
          <w:rFonts w:hint="cs"/>
          <w:color w:val="000000" w:themeColor="text1"/>
          <w:rtl/>
        </w:rPr>
        <w:t>له</w:t>
      </w:r>
      <w:r w:rsidR="00931A94" w:rsidRPr="00DE6131">
        <w:rPr>
          <w:rFonts w:hint="cs"/>
          <w:color w:val="000000" w:themeColor="text1"/>
          <w:rtl/>
        </w:rPr>
        <w:t xml:space="preserve"> </w:t>
      </w:r>
      <w:r w:rsidR="00E02248" w:rsidRPr="00DE6131">
        <w:rPr>
          <w:rFonts w:hint="cs"/>
          <w:color w:val="000000" w:themeColor="text1"/>
          <w:rtl/>
        </w:rPr>
        <w:t>ومستخدمي المرفق العام تخضع</w:t>
      </w:r>
      <w:r w:rsidR="00931A94" w:rsidRPr="00DE6131">
        <w:rPr>
          <w:rFonts w:hint="cs"/>
          <w:color w:val="000000" w:themeColor="text1"/>
          <w:rtl/>
        </w:rPr>
        <w:t xml:space="preserve"> لأحكام القانون الخاص.</w:t>
      </w:r>
    </w:p>
    <w:p w14:paraId="43E8F03D" w14:textId="2E337C43" w:rsidR="00931A94" w:rsidRPr="00DE6131" w:rsidRDefault="00E02248" w:rsidP="004F2087">
      <w:pPr>
        <w:ind w:firstLine="0"/>
        <w:rPr>
          <w:color w:val="000000" w:themeColor="text1"/>
        </w:rPr>
      </w:pPr>
      <w:r w:rsidRPr="00DE6131">
        <w:rPr>
          <w:rFonts w:hint="cs"/>
          <w:color w:val="000000" w:themeColor="text1"/>
          <w:rtl/>
        </w:rPr>
        <w:t xml:space="preserve">4/ تمنح للمفوض له بعض </w:t>
      </w:r>
      <w:r w:rsidR="00D03119" w:rsidRPr="00DE6131">
        <w:rPr>
          <w:rFonts w:hint="cs"/>
          <w:color w:val="000000" w:themeColor="text1"/>
          <w:rtl/>
        </w:rPr>
        <w:t>امتيازات</w:t>
      </w:r>
      <w:r w:rsidR="00931A94" w:rsidRPr="00DE6131">
        <w:rPr>
          <w:rFonts w:hint="cs"/>
          <w:color w:val="000000" w:themeColor="text1"/>
          <w:rtl/>
        </w:rPr>
        <w:t xml:space="preserve"> السلطة العامة بالقدر الذي يقتضيه سير المرفق العام</w:t>
      </w:r>
      <w:r w:rsidRPr="00DE6131">
        <w:rPr>
          <w:rFonts w:hint="cs"/>
          <w:color w:val="000000" w:themeColor="text1"/>
          <w:rtl/>
        </w:rPr>
        <w:t xml:space="preserve"> بانتظام       </w:t>
      </w:r>
    </w:p>
    <w:p w14:paraId="4CFC2CC3" w14:textId="3FACCDA2" w:rsidR="00931A94" w:rsidRPr="00DE6131" w:rsidRDefault="00E02248" w:rsidP="00F4610A">
      <w:pPr>
        <w:ind w:firstLine="0"/>
        <w:rPr>
          <w:color w:val="000000" w:themeColor="text1"/>
          <w:rtl/>
        </w:rPr>
      </w:pPr>
      <w:r w:rsidRPr="00DE6131">
        <w:rPr>
          <w:rFonts w:hint="cs"/>
          <w:color w:val="000000" w:themeColor="text1"/>
          <w:rtl/>
        </w:rPr>
        <w:t>5/</w:t>
      </w:r>
      <w:r w:rsidR="00931A94" w:rsidRPr="00DE6131">
        <w:rPr>
          <w:rFonts w:hint="cs"/>
          <w:color w:val="000000" w:themeColor="text1"/>
          <w:rtl/>
        </w:rPr>
        <w:t xml:space="preserve"> يقع على عاتق </w:t>
      </w:r>
      <w:r w:rsidRPr="00DE6131">
        <w:rPr>
          <w:rFonts w:hint="cs"/>
          <w:color w:val="000000" w:themeColor="text1"/>
          <w:rtl/>
        </w:rPr>
        <w:t>المفوض له</w:t>
      </w:r>
      <w:r w:rsidR="00931A94" w:rsidRPr="00DE6131">
        <w:rPr>
          <w:rFonts w:hint="cs"/>
          <w:color w:val="000000" w:themeColor="text1"/>
          <w:rtl/>
        </w:rPr>
        <w:t xml:space="preserve"> ت</w:t>
      </w:r>
      <w:r w:rsidRPr="00DE6131">
        <w:rPr>
          <w:rFonts w:hint="cs"/>
          <w:color w:val="000000" w:themeColor="text1"/>
          <w:rtl/>
        </w:rPr>
        <w:t>أ</w:t>
      </w:r>
      <w:r w:rsidR="00931A94" w:rsidRPr="00DE6131">
        <w:rPr>
          <w:rFonts w:hint="cs"/>
          <w:color w:val="000000" w:themeColor="text1"/>
          <w:rtl/>
        </w:rPr>
        <w:t xml:space="preserve">مين الأموال اللازمة </w:t>
      </w:r>
      <w:r w:rsidRPr="00DE6131">
        <w:rPr>
          <w:rFonts w:hint="cs"/>
          <w:color w:val="000000" w:themeColor="text1"/>
          <w:rtl/>
        </w:rPr>
        <w:t xml:space="preserve">لتشغيل </w:t>
      </w:r>
      <w:r w:rsidR="006C5914" w:rsidRPr="00DE6131">
        <w:rPr>
          <w:rFonts w:hint="cs"/>
          <w:color w:val="000000" w:themeColor="text1"/>
          <w:rtl/>
        </w:rPr>
        <w:t>المرفق،</w:t>
      </w:r>
      <w:r w:rsidRPr="00DE6131">
        <w:rPr>
          <w:rFonts w:hint="cs"/>
          <w:color w:val="000000" w:themeColor="text1"/>
          <w:rtl/>
        </w:rPr>
        <w:t xml:space="preserve"> و</w:t>
      </w:r>
      <w:r w:rsidR="00D2735C" w:rsidRPr="00DE6131">
        <w:rPr>
          <w:rFonts w:hint="cs"/>
          <w:color w:val="000000" w:themeColor="text1"/>
          <w:rtl/>
        </w:rPr>
        <w:t xml:space="preserve">التي تؤول الى الشخص </w:t>
      </w:r>
      <w:r w:rsidR="006C5914" w:rsidRPr="00DE6131">
        <w:rPr>
          <w:rFonts w:hint="cs"/>
          <w:color w:val="000000" w:themeColor="text1"/>
          <w:rtl/>
        </w:rPr>
        <w:t>العام المانح</w:t>
      </w:r>
      <w:r w:rsidR="0054145A" w:rsidRPr="00DE6131">
        <w:rPr>
          <w:rFonts w:hint="cs"/>
          <w:color w:val="000000" w:themeColor="text1"/>
          <w:rtl/>
        </w:rPr>
        <w:t xml:space="preserve"> للتفويض </w:t>
      </w:r>
      <w:r w:rsidR="00D2735C" w:rsidRPr="00DE6131">
        <w:rPr>
          <w:rFonts w:hint="cs"/>
          <w:color w:val="000000" w:themeColor="text1"/>
          <w:rtl/>
        </w:rPr>
        <w:t>عند انتهاء مدة التفويض</w:t>
      </w:r>
      <w:r w:rsidR="00F42A19">
        <w:rPr>
          <w:rFonts w:hint="cs"/>
          <w:color w:val="000000" w:themeColor="text1"/>
          <w:rtl/>
        </w:rPr>
        <w:t xml:space="preserve"> في شكل منشآت وعتاد لازم للتشغيل </w:t>
      </w:r>
      <w:r w:rsidR="00E52160">
        <w:rPr>
          <w:rFonts w:hint="cs"/>
          <w:color w:val="000000" w:themeColor="text1"/>
          <w:rtl/>
        </w:rPr>
        <w:t>الخاص ب</w:t>
      </w:r>
      <w:r w:rsidR="00F42A19">
        <w:rPr>
          <w:rFonts w:hint="cs"/>
          <w:color w:val="000000" w:themeColor="text1"/>
          <w:rtl/>
        </w:rPr>
        <w:t>تسيير المرفق العام واستغلاله بطريق</w:t>
      </w:r>
      <w:r w:rsidR="00954807">
        <w:rPr>
          <w:rFonts w:hint="cs"/>
          <w:color w:val="000000" w:themeColor="text1"/>
          <w:rtl/>
        </w:rPr>
        <w:t xml:space="preserve">ة </w:t>
      </w:r>
      <w:r w:rsidR="00777282">
        <w:rPr>
          <w:rFonts w:hint="cs"/>
          <w:color w:val="000000" w:themeColor="text1"/>
          <w:rtl/>
        </w:rPr>
        <w:t xml:space="preserve">فعالة، فالسلطة المفوضة تسترد مرفقا عاما مؤهلا وجاهزا لتقديم خدماته </w:t>
      </w:r>
      <w:r w:rsidR="0031502B">
        <w:rPr>
          <w:rFonts w:hint="cs"/>
          <w:color w:val="000000" w:themeColor="text1"/>
          <w:rtl/>
        </w:rPr>
        <w:t>عند امتهاء مدة التفويض أ</w:t>
      </w:r>
      <w:r w:rsidR="002A6DDD">
        <w:rPr>
          <w:rFonts w:hint="cs"/>
          <w:color w:val="000000" w:themeColor="text1"/>
          <w:rtl/>
        </w:rPr>
        <w:t xml:space="preserve">و عند </w:t>
      </w:r>
      <w:r w:rsidR="000315AA">
        <w:rPr>
          <w:rFonts w:hint="cs"/>
          <w:color w:val="000000" w:themeColor="text1"/>
          <w:rtl/>
        </w:rPr>
        <w:t>استرداد</w:t>
      </w:r>
      <w:r w:rsidR="002A6DDD">
        <w:rPr>
          <w:rFonts w:hint="cs"/>
          <w:color w:val="000000" w:themeColor="text1"/>
          <w:rtl/>
        </w:rPr>
        <w:t xml:space="preserve"> المرفق العام المفوض </w:t>
      </w:r>
      <w:r w:rsidR="004300F1">
        <w:rPr>
          <w:rFonts w:hint="cs"/>
          <w:color w:val="000000" w:themeColor="text1"/>
          <w:rtl/>
        </w:rPr>
        <w:t>لأي</w:t>
      </w:r>
      <w:r w:rsidR="002A6DDD">
        <w:rPr>
          <w:rFonts w:hint="cs"/>
          <w:color w:val="000000" w:themeColor="text1"/>
          <w:rtl/>
        </w:rPr>
        <w:t xml:space="preserve"> سبب من الأسباب </w:t>
      </w:r>
      <w:r w:rsidR="00622897">
        <w:rPr>
          <w:rFonts w:hint="cs"/>
          <w:color w:val="000000" w:themeColor="text1"/>
          <w:rtl/>
        </w:rPr>
        <w:t xml:space="preserve">ويمكن بعدها للسلطة المانحة اختيار الطريقة الأكثر ملائمة لاستغلال المرفق العام </w:t>
      </w:r>
      <w:r w:rsidR="00193D08">
        <w:rPr>
          <w:rFonts w:hint="cs"/>
          <w:color w:val="000000" w:themeColor="text1"/>
          <w:rtl/>
        </w:rPr>
        <w:t xml:space="preserve">موضوع الاسترداد من خلال تقييم نتائج التفويض بطريقة موضوعية </w:t>
      </w:r>
      <w:r w:rsidR="00D444AB">
        <w:rPr>
          <w:rFonts w:hint="cs"/>
          <w:color w:val="000000" w:themeColor="text1"/>
          <w:rtl/>
        </w:rPr>
        <w:t xml:space="preserve">مبنية عل قراءة نتائج الاستغلال في اطار أسلوب التفويض ومقارنتها مع الأساليب الأخرى </w:t>
      </w:r>
      <w:r w:rsidR="007C2114">
        <w:rPr>
          <w:rFonts w:hint="cs"/>
          <w:color w:val="000000" w:themeColor="text1"/>
          <w:rtl/>
        </w:rPr>
        <w:t>للتسيير، وبالأخص في مسألة تحمل أ</w:t>
      </w:r>
      <w:r w:rsidR="00F4610A">
        <w:rPr>
          <w:rFonts w:hint="cs"/>
          <w:color w:val="000000" w:themeColor="text1"/>
          <w:rtl/>
        </w:rPr>
        <w:t xml:space="preserve">عباء ومخاطر </w:t>
      </w:r>
      <w:r w:rsidR="003578EF">
        <w:rPr>
          <w:rFonts w:hint="cs"/>
          <w:color w:val="000000" w:themeColor="text1"/>
          <w:rtl/>
        </w:rPr>
        <w:t>التسيير الت</w:t>
      </w:r>
      <w:r w:rsidR="003578EF">
        <w:rPr>
          <w:color w:val="000000" w:themeColor="text1"/>
          <w:rtl/>
        </w:rPr>
        <w:t>ي</w:t>
      </w:r>
      <w:r w:rsidR="00F4610A">
        <w:rPr>
          <w:rFonts w:hint="cs"/>
          <w:color w:val="000000" w:themeColor="text1"/>
          <w:rtl/>
        </w:rPr>
        <w:t xml:space="preserve"> أصبحت الدافع </w:t>
      </w:r>
      <w:r w:rsidR="001D461F">
        <w:rPr>
          <w:rFonts w:hint="cs"/>
          <w:color w:val="000000" w:themeColor="text1"/>
          <w:rtl/>
        </w:rPr>
        <w:t xml:space="preserve">الجوهري </w:t>
      </w:r>
      <w:r w:rsidR="00860521">
        <w:rPr>
          <w:rFonts w:hint="cs"/>
          <w:color w:val="000000" w:themeColor="text1"/>
          <w:rtl/>
        </w:rPr>
        <w:t>لأسلوب</w:t>
      </w:r>
      <w:r w:rsidR="001D461F">
        <w:rPr>
          <w:rFonts w:hint="cs"/>
          <w:color w:val="000000" w:themeColor="text1"/>
          <w:rtl/>
        </w:rPr>
        <w:t xml:space="preserve"> التسيير غير المباشر ولاسيما عقد التفويض.</w:t>
      </w:r>
      <w:r w:rsidR="00F4610A">
        <w:rPr>
          <w:rFonts w:hint="cs"/>
          <w:color w:val="000000" w:themeColor="text1"/>
          <w:rtl/>
        </w:rPr>
        <w:t xml:space="preserve"> </w:t>
      </w:r>
    </w:p>
    <w:p w14:paraId="15628209" w14:textId="2052639C" w:rsidR="00657A75" w:rsidRPr="00DE6131" w:rsidRDefault="001D461F" w:rsidP="00372359">
      <w:pPr>
        <w:rPr>
          <w:rtl/>
        </w:rPr>
      </w:pPr>
      <w:r>
        <w:rPr>
          <w:rFonts w:hint="cs"/>
          <w:rtl/>
        </w:rPr>
        <w:t xml:space="preserve">بالرغم من </w:t>
      </w:r>
      <w:r w:rsidR="00211A66" w:rsidRPr="00DE6131">
        <w:rPr>
          <w:rFonts w:hint="cs"/>
          <w:rtl/>
        </w:rPr>
        <w:t xml:space="preserve"> </w:t>
      </w:r>
      <w:r>
        <w:rPr>
          <w:rFonts w:hint="cs"/>
          <w:rtl/>
        </w:rPr>
        <w:t>كون</w:t>
      </w:r>
      <w:r w:rsidR="00211A66" w:rsidRPr="00DE6131">
        <w:rPr>
          <w:rFonts w:hint="cs"/>
          <w:rtl/>
        </w:rPr>
        <w:t xml:space="preserve"> </w:t>
      </w:r>
      <w:r w:rsidR="0054145A" w:rsidRPr="00DE6131">
        <w:rPr>
          <w:rFonts w:hint="cs"/>
          <w:rtl/>
        </w:rPr>
        <w:t xml:space="preserve">مسألة </w:t>
      </w:r>
      <w:r w:rsidR="00211A66" w:rsidRPr="00DE6131">
        <w:rPr>
          <w:rFonts w:hint="cs"/>
          <w:rtl/>
        </w:rPr>
        <w:t xml:space="preserve">تحمل المفوض له </w:t>
      </w:r>
      <w:r w:rsidR="0054145A" w:rsidRPr="00DE6131">
        <w:rPr>
          <w:rFonts w:hint="cs"/>
          <w:rtl/>
        </w:rPr>
        <w:t xml:space="preserve">لجميع </w:t>
      </w:r>
      <w:r w:rsidR="00D03119" w:rsidRPr="00DE6131">
        <w:rPr>
          <w:rFonts w:hint="cs"/>
          <w:rtl/>
        </w:rPr>
        <w:t>المخاطر ل</w:t>
      </w:r>
      <w:r w:rsidR="00D03119" w:rsidRPr="00DE6131">
        <w:rPr>
          <w:rtl/>
        </w:rPr>
        <w:t>م</w:t>
      </w:r>
      <w:r w:rsidR="0054145A" w:rsidRPr="00DE6131">
        <w:rPr>
          <w:rFonts w:hint="cs"/>
          <w:rtl/>
        </w:rPr>
        <w:t xml:space="preserve"> تعد على إ</w:t>
      </w:r>
      <w:r w:rsidR="006C5914" w:rsidRPr="00DE6131">
        <w:rPr>
          <w:rFonts w:hint="cs"/>
          <w:rtl/>
        </w:rPr>
        <w:t>طلاقها</w:t>
      </w:r>
      <w:r w:rsidR="0054145A" w:rsidRPr="00DE6131">
        <w:rPr>
          <w:rFonts w:hint="cs"/>
          <w:rtl/>
        </w:rPr>
        <w:t xml:space="preserve">، فخصوصية مرفق العام بالنسبة للسلطات </w:t>
      </w:r>
      <w:r w:rsidR="006C5914" w:rsidRPr="00DE6131">
        <w:rPr>
          <w:rFonts w:hint="cs"/>
          <w:rtl/>
        </w:rPr>
        <w:t xml:space="preserve">العامة </w:t>
      </w:r>
      <w:r w:rsidR="0054145A" w:rsidRPr="00DE6131">
        <w:rPr>
          <w:rFonts w:hint="cs"/>
          <w:rtl/>
        </w:rPr>
        <w:t>المفوضة</w:t>
      </w:r>
      <w:r w:rsidR="006C5914" w:rsidRPr="00DE6131">
        <w:rPr>
          <w:rFonts w:hint="cs"/>
          <w:rtl/>
        </w:rPr>
        <w:t>،</w:t>
      </w:r>
      <w:r w:rsidR="0054145A" w:rsidRPr="00DE6131">
        <w:rPr>
          <w:rFonts w:hint="cs"/>
          <w:rtl/>
        </w:rPr>
        <w:t xml:space="preserve"> تفرض عليها مرافقة صاحب التفويض لإنجاح عملية </w:t>
      </w:r>
      <w:r w:rsidR="00D03119" w:rsidRPr="00DE6131">
        <w:rPr>
          <w:rFonts w:hint="cs"/>
          <w:rtl/>
        </w:rPr>
        <w:t>لاستثمار</w:t>
      </w:r>
      <w:r w:rsidR="0054145A" w:rsidRPr="00DE6131">
        <w:rPr>
          <w:rFonts w:hint="cs"/>
          <w:rtl/>
        </w:rPr>
        <w:t xml:space="preserve"> في المرافق العام</w:t>
      </w:r>
      <w:r w:rsidR="006C5914" w:rsidRPr="00DE6131">
        <w:rPr>
          <w:rFonts w:hint="cs"/>
          <w:rtl/>
        </w:rPr>
        <w:t>ة،</w:t>
      </w:r>
      <w:r w:rsidR="0054145A" w:rsidRPr="00DE6131">
        <w:rPr>
          <w:rFonts w:hint="cs"/>
          <w:rtl/>
        </w:rPr>
        <w:t xml:space="preserve"> لما له</w:t>
      </w:r>
      <w:r w:rsidR="006C5914" w:rsidRPr="00DE6131">
        <w:rPr>
          <w:rFonts w:hint="cs"/>
          <w:rtl/>
        </w:rPr>
        <w:t xml:space="preserve">ذه الأخيرة </w:t>
      </w:r>
      <w:r w:rsidR="0054145A" w:rsidRPr="00DE6131">
        <w:rPr>
          <w:rFonts w:hint="cs"/>
          <w:rtl/>
        </w:rPr>
        <w:t xml:space="preserve"> من حساسية بالنسبة </w:t>
      </w:r>
      <w:r w:rsidR="006C5914" w:rsidRPr="00DE6131">
        <w:rPr>
          <w:rFonts w:hint="cs"/>
          <w:rtl/>
        </w:rPr>
        <w:t>ل</w:t>
      </w:r>
      <w:r w:rsidR="0054145A" w:rsidRPr="00DE6131">
        <w:rPr>
          <w:rFonts w:hint="cs"/>
          <w:rtl/>
        </w:rPr>
        <w:t>لدول</w:t>
      </w:r>
      <w:r w:rsidR="006C5914" w:rsidRPr="00DE6131">
        <w:rPr>
          <w:rFonts w:hint="cs"/>
          <w:rtl/>
        </w:rPr>
        <w:t>ة</w:t>
      </w:r>
      <w:r w:rsidR="007F1A9E" w:rsidRPr="00DE6131">
        <w:rPr>
          <w:rFonts w:hint="cs"/>
          <w:rtl/>
        </w:rPr>
        <w:t>، لأن عقد التفويض يجب أن تتكامل</w:t>
      </w:r>
      <w:r w:rsidR="00E74845" w:rsidRPr="00DE6131">
        <w:rPr>
          <w:rFonts w:hint="cs"/>
          <w:rtl/>
        </w:rPr>
        <w:t xml:space="preserve"> </w:t>
      </w:r>
      <w:r w:rsidR="007F1A9E" w:rsidRPr="00DE6131">
        <w:rPr>
          <w:rFonts w:hint="cs"/>
          <w:rtl/>
        </w:rPr>
        <w:t>فيه عوامل خارجية كثيرة ومتعددة يصعب على المستثمر</w:t>
      </w:r>
      <w:r w:rsidR="00D03119" w:rsidRPr="00DE6131">
        <w:rPr>
          <w:rFonts w:hint="cs"/>
          <w:rtl/>
        </w:rPr>
        <w:t xml:space="preserve"> </w:t>
      </w:r>
      <w:r w:rsidR="006C5914" w:rsidRPr="00DE6131">
        <w:rPr>
          <w:rFonts w:hint="cs"/>
          <w:rtl/>
        </w:rPr>
        <w:t>مواج</w:t>
      </w:r>
      <w:r w:rsidR="00D03119" w:rsidRPr="00DE6131">
        <w:rPr>
          <w:rFonts w:hint="cs"/>
          <w:rtl/>
        </w:rPr>
        <w:t>ه</w:t>
      </w:r>
      <w:r w:rsidR="006C5914" w:rsidRPr="00DE6131">
        <w:rPr>
          <w:rFonts w:hint="cs"/>
          <w:rtl/>
        </w:rPr>
        <w:t xml:space="preserve">تها بمعزل عن مساندة أشخاص القانون العام ، </w:t>
      </w:r>
      <w:r w:rsidR="00804B4A" w:rsidRPr="00DE6131">
        <w:rPr>
          <w:rFonts w:hint="cs"/>
          <w:rtl/>
        </w:rPr>
        <w:t>وإن كانت</w:t>
      </w:r>
      <w:r w:rsidR="00211A66" w:rsidRPr="00DE6131">
        <w:rPr>
          <w:rFonts w:hint="cs"/>
          <w:rtl/>
        </w:rPr>
        <w:t xml:space="preserve"> </w:t>
      </w:r>
      <w:r w:rsidR="00804B4A" w:rsidRPr="00DE6131">
        <w:rPr>
          <w:rFonts w:hint="cs"/>
          <w:rtl/>
        </w:rPr>
        <w:t xml:space="preserve">طبيعة </w:t>
      </w:r>
      <w:r w:rsidR="00D03119" w:rsidRPr="00DE6131">
        <w:rPr>
          <w:rFonts w:hint="cs"/>
          <w:rtl/>
        </w:rPr>
        <w:t xml:space="preserve">الاستثمار </w:t>
      </w:r>
      <w:r w:rsidR="00804B4A" w:rsidRPr="00DE6131">
        <w:rPr>
          <w:rFonts w:hint="cs"/>
          <w:rtl/>
        </w:rPr>
        <w:t>ت</w:t>
      </w:r>
      <w:r w:rsidR="00211A66" w:rsidRPr="00DE6131">
        <w:rPr>
          <w:rFonts w:hint="cs"/>
          <w:rtl/>
        </w:rPr>
        <w:t>قتضي تحمل</w:t>
      </w:r>
      <w:r w:rsidR="00804B4A" w:rsidRPr="00DE6131">
        <w:rPr>
          <w:rFonts w:hint="cs"/>
          <w:rtl/>
        </w:rPr>
        <w:t xml:space="preserve"> المخاطر كاملة</w:t>
      </w:r>
      <w:r w:rsidR="00211A66" w:rsidRPr="00DE6131">
        <w:rPr>
          <w:rFonts w:hint="cs"/>
          <w:rtl/>
        </w:rPr>
        <w:t xml:space="preserve"> بحيث تصبح السل</w:t>
      </w:r>
      <w:r w:rsidR="00804B4A" w:rsidRPr="00DE6131">
        <w:rPr>
          <w:rFonts w:hint="cs"/>
          <w:rtl/>
        </w:rPr>
        <w:t xml:space="preserve">طة المفوضة متحررة من أي مسؤولية، </w:t>
      </w:r>
      <w:r w:rsidR="00211A66" w:rsidRPr="00DE6131">
        <w:rPr>
          <w:rFonts w:hint="cs"/>
          <w:rtl/>
        </w:rPr>
        <w:t xml:space="preserve">إلا أن مراعاة مصلحة المرفق العام </w:t>
      </w:r>
      <w:r w:rsidR="00804B4A" w:rsidRPr="00DE6131">
        <w:rPr>
          <w:rFonts w:hint="cs"/>
          <w:rtl/>
        </w:rPr>
        <w:t>وخصوصيته</w:t>
      </w:r>
      <w:r w:rsidR="00211A66" w:rsidRPr="00DE6131">
        <w:rPr>
          <w:rFonts w:hint="cs"/>
          <w:rtl/>
        </w:rPr>
        <w:t xml:space="preserve"> </w:t>
      </w:r>
      <w:r w:rsidR="00804B4A" w:rsidRPr="00DE6131">
        <w:rPr>
          <w:rFonts w:hint="cs"/>
          <w:rtl/>
        </w:rPr>
        <w:t>تفرض ال</w:t>
      </w:r>
      <w:r w:rsidR="00211A66" w:rsidRPr="00DE6131">
        <w:rPr>
          <w:rFonts w:hint="cs"/>
          <w:rtl/>
        </w:rPr>
        <w:t>تخفيف من حدة هذ</w:t>
      </w:r>
      <w:r w:rsidR="00804B4A" w:rsidRPr="00DE6131">
        <w:rPr>
          <w:rFonts w:hint="cs"/>
          <w:rtl/>
        </w:rPr>
        <w:t>ه</w:t>
      </w:r>
      <w:r w:rsidR="00211A66" w:rsidRPr="00DE6131">
        <w:rPr>
          <w:rFonts w:hint="cs"/>
          <w:rtl/>
        </w:rPr>
        <w:t xml:space="preserve"> </w:t>
      </w:r>
      <w:r w:rsidR="00804B4A" w:rsidRPr="00DE6131">
        <w:rPr>
          <w:rFonts w:hint="cs"/>
          <w:rtl/>
        </w:rPr>
        <w:t>القاعدة</w:t>
      </w:r>
      <w:r w:rsidR="00211A66" w:rsidRPr="00DE6131">
        <w:rPr>
          <w:rFonts w:hint="cs"/>
          <w:rtl/>
        </w:rPr>
        <w:t xml:space="preserve"> </w:t>
      </w:r>
      <w:r w:rsidR="00804B4A" w:rsidRPr="00DE6131">
        <w:rPr>
          <w:rFonts w:hint="cs"/>
          <w:rtl/>
        </w:rPr>
        <w:t xml:space="preserve">التي تفرضها قواعد التجارة </w:t>
      </w:r>
      <w:r w:rsidR="00D03119" w:rsidRPr="00DE6131">
        <w:rPr>
          <w:rFonts w:hint="cs"/>
          <w:rtl/>
        </w:rPr>
        <w:t>والاستثمار</w:t>
      </w:r>
      <w:r w:rsidR="00804B4A" w:rsidRPr="00DE6131">
        <w:rPr>
          <w:rFonts w:hint="cs"/>
          <w:rtl/>
        </w:rPr>
        <w:t>،</w:t>
      </w:r>
      <w:r w:rsidR="00211A66" w:rsidRPr="00DE6131">
        <w:rPr>
          <w:rFonts w:hint="cs"/>
          <w:rtl/>
        </w:rPr>
        <w:t xml:space="preserve"> ليتم </w:t>
      </w:r>
      <w:r w:rsidR="00D03119" w:rsidRPr="00DE6131">
        <w:rPr>
          <w:rFonts w:hint="cs"/>
          <w:rtl/>
        </w:rPr>
        <w:t>الانتقال</w:t>
      </w:r>
      <w:r w:rsidR="00804B4A" w:rsidRPr="00DE6131">
        <w:rPr>
          <w:rFonts w:hint="cs"/>
          <w:rtl/>
        </w:rPr>
        <w:t xml:space="preserve"> الى مشاركة </w:t>
      </w:r>
      <w:r w:rsidR="00211A66" w:rsidRPr="00DE6131">
        <w:rPr>
          <w:rFonts w:hint="cs"/>
          <w:rtl/>
        </w:rPr>
        <w:t xml:space="preserve"> السلطة المفوضة في تحمل بعض المخاطر مع </w:t>
      </w:r>
      <w:r w:rsidR="00804B4A" w:rsidRPr="00DE6131">
        <w:rPr>
          <w:rFonts w:hint="cs"/>
          <w:rtl/>
        </w:rPr>
        <w:t>صاحب</w:t>
      </w:r>
      <w:r w:rsidR="00211A66" w:rsidRPr="00DE6131">
        <w:rPr>
          <w:rFonts w:hint="cs"/>
          <w:rtl/>
        </w:rPr>
        <w:t xml:space="preserve"> </w:t>
      </w:r>
      <w:r w:rsidR="00804B4A" w:rsidRPr="00DE6131">
        <w:rPr>
          <w:rFonts w:hint="cs"/>
          <w:rtl/>
        </w:rPr>
        <w:t>التفويض،</w:t>
      </w:r>
      <w:r w:rsidR="00D03119" w:rsidRPr="00DE6131">
        <w:rPr>
          <w:rFonts w:hint="cs"/>
          <w:rtl/>
        </w:rPr>
        <w:t xml:space="preserve"> فبغض النظرعن</w:t>
      </w:r>
      <w:r w:rsidR="00E74845" w:rsidRPr="00DE6131">
        <w:rPr>
          <w:rFonts w:hint="cs"/>
          <w:rtl/>
        </w:rPr>
        <w:t xml:space="preserve"> مصلحة المفوض له في ذلك إلا أن مقتضيات الصالح العام تفرض على السلطة المفوضة تأمين المرفق العام  المفوض من جميع المخاطر التي يمكن أن تعترض سيره</w:t>
      </w:r>
      <w:r w:rsidR="00C2736E" w:rsidRPr="00DE6131">
        <w:rPr>
          <w:rFonts w:hint="cs"/>
          <w:rtl/>
        </w:rPr>
        <w:t xml:space="preserve"> وفق المبادئ </w:t>
      </w:r>
      <w:r w:rsidR="00D03119" w:rsidRPr="00DE6131">
        <w:rPr>
          <w:rFonts w:hint="cs"/>
          <w:rtl/>
        </w:rPr>
        <w:t>الضابطة</w:t>
      </w:r>
      <w:r w:rsidR="00C2736E" w:rsidRPr="00DE6131">
        <w:rPr>
          <w:rFonts w:hint="cs"/>
          <w:rtl/>
        </w:rPr>
        <w:t xml:space="preserve"> المقررة له، خاصة أن جل عقود التفويض تستغرق مدة زمنية طويلة لتنفيذها </w:t>
      </w:r>
      <w:r w:rsidR="0000740E" w:rsidRPr="00DE6131">
        <w:rPr>
          <w:rFonts w:hint="cs"/>
          <w:rtl/>
        </w:rPr>
        <w:t xml:space="preserve">وتعترض المفوض له صعوبات يصعب توقعها كلها أثناء إبرام العقد. </w:t>
      </w:r>
      <w:r w:rsidR="00E74845" w:rsidRPr="00DE6131">
        <w:rPr>
          <w:rFonts w:hint="cs"/>
          <w:rtl/>
        </w:rPr>
        <w:t xml:space="preserve">  </w:t>
      </w:r>
    </w:p>
    <w:p w14:paraId="1B590B59" w14:textId="3E6A15BB" w:rsidR="00211A66" w:rsidRPr="00DE6131" w:rsidRDefault="00657A75" w:rsidP="00BF4C9C">
      <w:pPr>
        <w:ind w:firstLine="0"/>
        <w:outlineLvl w:val="4"/>
        <w:rPr>
          <w:color w:val="000000" w:themeColor="text1"/>
          <w:rtl/>
        </w:rPr>
      </w:pPr>
      <w:bookmarkStart w:id="90" w:name="_Toc165664608"/>
      <w:bookmarkStart w:id="91" w:name="_Toc165665108"/>
      <w:bookmarkStart w:id="92" w:name="_Toc168134048"/>
      <w:r w:rsidRPr="00DE6131">
        <w:rPr>
          <w:rFonts w:hint="cs"/>
          <w:b/>
          <w:bCs/>
          <w:color w:val="000000" w:themeColor="text1"/>
          <w:rtl/>
        </w:rPr>
        <w:t xml:space="preserve">الفرع </w:t>
      </w:r>
      <w:r w:rsidR="00BF4C9C">
        <w:rPr>
          <w:rFonts w:hint="cs"/>
          <w:b/>
          <w:bCs/>
          <w:color w:val="000000" w:themeColor="text1"/>
          <w:rtl/>
        </w:rPr>
        <w:t>الخامس</w:t>
      </w:r>
      <w:r w:rsidRPr="00DE6131">
        <w:rPr>
          <w:rFonts w:hint="cs"/>
          <w:b/>
          <w:bCs/>
          <w:color w:val="000000" w:themeColor="text1"/>
          <w:rtl/>
        </w:rPr>
        <w:t xml:space="preserve">: </w:t>
      </w:r>
      <w:r w:rsidR="00930BA9" w:rsidRPr="00DE6131">
        <w:rPr>
          <w:rFonts w:hint="cs"/>
          <w:b/>
          <w:bCs/>
          <w:color w:val="000000" w:themeColor="text1"/>
          <w:rtl/>
        </w:rPr>
        <w:t>ارتباط</w:t>
      </w:r>
      <w:r w:rsidR="0017602B" w:rsidRPr="00DE6131">
        <w:rPr>
          <w:rFonts w:hint="cs"/>
          <w:b/>
          <w:bCs/>
          <w:color w:val="000000" w:themeColor="text1"/>
          <w:rtl/>
        </w:rPr>
        <w:t xml:space="preserve"> المقابل المالي بنتائج الاستغلا</w:t>
      </w:r>
      <w:r w:rsidR="00F656C1" w:rsidRPr="00DE6131">
        <w:rPr>
          <w:rFonts w:hint="cs"/>
          <w:b/>
          <w:bCs/>
          <w:color w:val="000000" w:themeColor="text1"/>
          <w:rtl/>
        </w:rPr>
        <w:t>ل</w:t>
      </w:r>
      <w:bookmarkEnd w:id="90"/>
      <w:bookmarkEnd w:id="91"/>
      <w:bookmarkEnd w:id="92"/>
    </w:p>
    <w:p w14:paraId="6C155412" w14:textId="0E267934" w:rsidR="00746FD6" w:rsidRPr="00DE6131" w:rsidRDefault="00746FD6" w:rsidP="00372359">
      <w:pPr>
        <w:rPr>
          <w:rtl/>
        </w:rPr>
      </w:pPr>
      <w:r w:rsidRPr="00DE6131">
        <w:rPr>
          <w:rFonts w:hint="cs"/>
          <w:rtl/>
        </w:rPr>
        <w:t>إنه من الطبيعي أن يفضي تعدد</w:t>
      </w:r>
      <w:r w:rsidR="00FF6C04" w:rsidRPr="00DE6131">
        <w:rPr>
          <w:rFonts w:hint="cs"/>
          <w:rtl/>
        </w:rPr>
        <w:t xml:space="preserve"> </w:t>
      </w:r>
      <w:r w:rsidRPr="00DE6131">
        <w:rPr>
          <w:rFonts w:hint="cs"/>
          <w:rtl/>
        </w:rPr>
        <w:t xml:space="preserve">الأساليب في </w:t>
      </w:r>
      <w:r w:rsidR="00FF6C04" w:rsidRPr="00DE6131">
        <w:rPr>
          <w:rFonts w:hint="cs"/>
          <w:rtl/>
        </w:rPr>
        <w:t xml:space="preserve"> إدارة </w:t>
      </w:r>
      <w:r w:rsidR="00930BA9" w:rsidRPr="00DE6131">
        <w:rPr>
          <w:rFonts w:hint="cs"/>
          <w:rtl/>
        </w:rPr>
        <w:t>واستثمار</w:t>
      </w:r>
      <w:r w:rsidRPr="00DE6131">
        <w:rPr>
          <w:rFonts w:hint="cs"/>
          <w:rtl/>
        </w:rPr>
        <w:t xml:space="preserve"> </w:t>
      </w:r>
      <w:r w:rsidR="00FF6C04" w:rsidRPr="00DE6131">
        <w:rPr>
          <w:rFonts w:hint="cs"/>
          <w:rtl/>
        </w:rPr>
        <w:t xml:space="preserve">المرفق </w:t>
      </w:r>
      <w:r w:rsidR="00930BA9" w:rsidRPr="00DE6131">
        <w:rPr>
          <w:rFonts w:hint="cs"/>
          <w:rtl/>
        </w:rPr>
        <w:t>العام بالضرورة</w:t>
      </w:r>
      <w:r w:rsidR="00FF6C04" w:rsidRPr="00DE6131">
        <w:rPr>
          <w:rFonts w:hint="cs"/>
          <w:rtl/>
        </w:rPr>
        <w:t xml:space="preserve"> الى تطور فكرة المقابل المالي ومدى ارتباطها </w:t>
      </w:r>
      <w:r w:rsidR="00930BA9" w:rsidRPr="00DE6131">
        <w:rPr>
          <w:rFonts w:hint="cs"/>
          <w:rtl/>
        </w:rPr>
        <w:t>بالإتاوة</w:t>
      </w:r>
      <w:r w:rsidR="00FF6C04" w:rsidRPr="00DE6131">
        <w:rPr>
          <w:rFonts w:hint="cs"/>
          <w:rtl/>
        </w:rPr>
        <w:t xml:space="preserve"> المحصلة من المنتفعين</w:t>
      </w:r>
      <w:r w:rsidRPr="00DE6131">
        <w:rPr>
          <w:rFonts w:hint="cs"/>
          <w:rtl/>
        </w:rPr>
        <w:t>،</w:t>
      </w:r>
      <w:r w:rsidR="00FF6C04" w:rsidRPr="00DE6131">
        <w:rPr>
          <w:rFonts w:hint="cs"/>
          <w:rtl/>
        </w:rPr>
        <w:t xml:space="preserve"> ف</w:t>
      </w:r>
      <w:r w:rsidRPr="00DE6131">
        <w:rPr>
          <w:rFonts w:hint="cs"/>
          <w:rtl/>
        </w:rPr>
        <w:t xml:space="preserve">قد وسع </w:t>
      </w:r>
      <w:r w:rsidR="00930BA9" w:rsidRPr="00DE6131">
        <w:rPr>
          <w:rFonts w:hint="cs"/>
          <w:rtl/>
        </w:rPr>
        <w:t>الاجتهاد</w:t>
      </w:r>
      <w:r w:rsidR="00FF6C04" w:rsidRPr="00DE6131">
        <w:rPr>
          <w:rFonts w:hint="cs"/>
          <w:rtl/>
        </w:rPr>
        <w:t xml:space="preserve"> </w:t>
      </w:r>
      <w:r w:rsidRPr="00DE6131">
        <w:rPr>
          <w:rFonts w:hint="cs"/>
          <w:rtl/>
        </w:rPr>
        <w:t>القضائي من فكرة</w:t>
      </w:r>
      <w:r w:rsidR="00FF6C04" w:rsidRPr="00DE6131">
        <w:rPr>
          <w:rFonts w:hint="cs"/>
          <w:rtl/>
        </w:rPr>
        <w:t xml:space="preserve"> المقابل المالي</w:t>
      </w:r>
      <w:r w:rsidRPr="00DE6131">
        <w:rPr>
          <w:rFonts w:hint="cs"/>
          <w:rtl/>
        </w:rPr>
        <w:t xml:space="preserve">، على </w:t>
      </w:r>
      <w:r w:rsidR="00930BA9" w:rsidRPr="00DE6131">
        <w:rPr>
          <w:rFonts w:hint="cs"/>
          <w:rtl/>
        </w:rPr>
        <w:t>اعتبار</w:t>
      </w:r>
      <w:r w:rsidRPr="00DE6131">
        <w:rPr>
          <w:rFonts w:hint="cs"/>
          <w:rtl/>
        </w:rPr>
        <w:t xml:space="preserve"> أنه إذا كانت </w:t>
      </w:r>
      <w:r w:rsidR="00930BA9" w:rsidRPr="00DE6131">
        <w:rPr>
          <w:rFonts w:hint="cs"/>
          <w:rtl/>
        </w:rPr>
        <w:t>الأتاوى</w:t>
      </w:r>
      <w:r w:rsidR="00FF6C04" w:rsidRPr="00DE6131">
        <w:rPr>
          <w:rFonts w:hint="cs"/>
          <w:rtl/>
        </w:rPr>
        <w:t xml:space="preserve"> تشكل الميزة الأساسية في عقد امتياز المرفق العام</w:t>
      </w:r>
      <w:r w:rsidRPr="00DE6131">
        <w:rPr>
          <w:rFonts w:hint="cs"/>
          <w:rtl/>
        </w:rPr>
        <w:t>،</w:t>
      </w:r>
      <w:r w:rsidR="00FF6C04" w:rsidRPr="00DE6131">
        <w:rPr>
          <w:rFonts w:hint="cs"/>
          <w:rtl/>
        </w:rPr>
        <w:t xml:space="preserve"> فان ذلك </w:t>
      </w:r>
      <w:r w:rsidR="00930BA9" w:rsidRPr="00DE6131">
        <w:rPr>
          <w:rFonts w:hint="cs"/>
          <w:rtl/>
        </w:rPr>
        <w:t>لا يج</w:t>
      </w:r>
      <w:r w:rsidR="00930BA9" w:rsidRPr="00DE6131">
        <w:rPr>
          <w:rtl/>
        </w:rPr>
        <w:t>ب</w:t>
      </w:r>
      <w:r w:rsidR="00FF6C04" w:rsidRPr="00DE6131">
        <w:rPr>
          <w:rFonts w:hint="cs"/>
          <w:rtl/>
        </w:rPr>
        <w:t xml:space="preserve"> </w:t>
      </w:r>
      <w:r w:rsidRPr="00DE6131">
        <w:rPr>
          <w:rFonts w:hint="cs"/>
          <w:rtl/>
        </w:rPr>
        <w:t>أ</w:t>
      </w:r>
      <w:r w:rsidR="00FF6C04" w:rsidRPr="00DE6131">
        <w:rPr>
          <w:rFonts w:hint="cs"/>
          <w:rtl/>
        </w:rPr>
        <w:t xml:space="preserve">ن ينسحب </w:t>
      </w:r>
      <w:r w:rsidRPr="00DE6131">
        <w:rPr>
          <w:rFonts w:hint="cs"/>
          <w:rtl/>
        </w:rPr>
        <w:t>على</w:t>
      </w:r>
      <w:r w:rsidR="00FF6C04" w:rsidRPr="00DE6131">
        <w:rPr>
          <w:rFonts w:hint="cs"/>
          <w:rtl/>
        </w:rPr>
        <w:t xml:space="preserve"> </w:t>
      </w:r>
      <w:r w:rsidRPr="00DE6131">
        <w:rPr>
          <w:rFonts w:hint="cs"/>
          <w:rtl/>
        </w:rPr>
        <w:t>أسلوب</w:t>
      </w:r>
      <w:r w:rsidR="00FF6C04" w:rsidRPr="00DE6131">
        <w:rPr>
          <w:rFonts w:hint="cs"/>
          <w:rtl/>
        </w:rPr>
        <w:t xml:space="preserve"> تفويض المرفق العام</w:t>
      </w:r>
      <w:r w:rsidRPr="00DE6131">
        <w:rPr>
          <w:rFonts w:hint="cs"/>
          <w:rtl/>
        </w:rPr>
        <w:t>،</w:t>
      </w:r>
      <w:r w:rsidR="00FF6C04" w:rsidRPr="00DE6131">
        <w:rPr>
          <w:rFonts w:hint="cs"/>
          <w:rtl/>
        </w:rPr>
        <w:t xml:space="preserve"> </w:t>
      </w:r>
      <w:r w:rsidRPr="00DE6131">
        <w:rPr>
          <w:rFonts w:hint="cs"/>
          <w:rtl/>
        </w:rPr>
        <w:t>والذي ي</w:t>
      </w:r>
      <w:r w:rsidR="00FF6C04" w:rsidRPr="00DE6131">
        <w:rPr>
          <w:rFonts w:hint="cs"/>
          <w:rtl/>
        </w:rPr>
        <w:t>ضم كفئة قانون</w:t>
      </w:r>
      <w:r w:rsidRPr="00DE6131">
        <w:rPr>
          <w:rFonts w:hint="cs"/>
          <w:rtl/>
        </w:rPr>
        <w:t xml:space="preserve">ية مستقلة أساليب وطرق من بينها </w:t>
      </w:r>
      <w:r w:rsidR="00930BA9" w:rsidRPr="00DE6131">
        <w:rPr>
          <w:rFonts w:hint="cs"/>
          <w:rtl/>
        </w:rPr>
        <w:t>امتياز</w:t>
      </w:r>
      <w:r w:rsidR="00FF6C04" w:rsidRPr="00DE6131">
        <w:rPr>
          <w:rFonts w:hint="cs"/>
          <w:rtl/>
        </w:rPr>
        <w:t xml:space="preserve"> المرفق العام</w:t>
      </w:r>
      <w:r w:rsidRPr="00DE6131">
        <w:rPr>
          <w:rFonts w:hint="cs"/>
          <w:rtl/>
        </w:rPr>
        <w:t>،</w:t>
      </w:r>
      <w:r w:rsidR="00FF6C04" w:rsidRPr="00DE6131">
        <w:rPr>
          <w:rFonts w:hint="cs"/>
          <w:rtl/>
        </w:rPr>
        <w:t xml:space="preserve"> فه</w:t>
      </w:r>
      <w:r w:rsidRPr="00DE6131">
        <w:rPr>
          <w:rFonts w:hint="cs"/>
          <w:rtl/>
        </w:rPr>
        <w:t>ذه التقنية يجب أ</w:t>
      </w:r>
      <w:r w:rsidR="00FF6C04" w:rsidRPr="00DE6131">
        <w:rPr>
          <w:rFonts w:hint="cs"/>
          <w:rtl/>
        </w:rPr>
        <w:t xml:space="preserve">ن </w:t>
      </w:r>
      <w:r w:rsidR="00020571" w:rsidRPr="00DE6131">
        <w:rPr>
          <w:rFonts w:hint="cs"/>
          <w:rtl/>
        </w:rPr>
        <w:t>لا تقتصر</w:t>
      </w:r>
      <w:r w:rsidR="00FF6C04" w:rsidRPr="00DE6131">
        <w:rPr>
          <w:rFonts w:hint="cs"/>
          <w:rtl/>
        </w:rPr>
        <w:t xml:space="preserve"> </w:t>
      </w:r>
      <w:r w:rsidR="00020571" w:rsidRPr="00DE6131">
        <w:rPr>
          <w:rFonts w:hint="cs"/>
          <w:rtl/>
        </w:rPr>
        <w:t xml:space="preserve">على </w:t>
      </w:r>
      <w:r w:rsidRPr="00DE6131">
        <w:rPr>
          <w:rFonts w:hint="cs"/>
          <w:rtl/>
        </w:rPr>
        <w:t xml:space="preserve">نوع معين من </w:t>
      </w:r>
      <w:r w:rsidRPr="00DE6131">
        <w:rPr>
          <w:rFonts w:hint="cs"/>
          <w:rtl/>
        </w:rPr>
        <w:lastRenderedPageBreak/>
        <w:t xml:space="preserve">العائدات لاسيما </w:t>
      </w:r>
      <w:r w:rsidR="00930BA9" w:rsidRPr="00DE6131">
        <w:rPr>
          <w:rFonts w:hint="cs"/>
          <w:rtl/>
        </w:rPr>
        <w:t>الإتاوات</w:t>
      </w:r>
      <w:r w:rsidRPr="00DE6131">
        <w:rPr>
          <w:rFonts w:hint="cs"/>
          <w:rtl/>
        </w:rPr>
        <w:t>،</w:t>
      </w:r>
      <w:r w:rsidR="00FF6C04" w:rsidRPr="00DE6131">
        <w:rPr>
          <w:rFonts w:hint="cs"/>
          <w:rtl/>
        </w:rPr>
        <w:t xml:space="preserve"> بل على العكس </w:t>
      </w:r>
      <w:r w:rsidRPr="00DE6131">
        <w:rPr>
          <w:rFonts w:hint="cs"/>
          <w:rtl/>
        </w:rPr>
        <w:t>من ذلك فإ</w:t>
      </w:r>
      <w:r w:rsidR="00FF6C04" w:rsidRPr="00DE6131">
        <w:rPr>
          <w:rFonts w:hint="cs"/>
          <w:rtl/>
        </w:rPr>
        <w:t xml:space="preserve">ن هذه التقنية قد تتصل بوجودها بعائدات ذات مصادر مختلفة </w:t>
      </w:r>
      <w:r w:rsidRPr="00DE6131">
        <w:rPr>
          <w:rFonts w:hint="cs"/>
          <w:rtl/>
        </w:rPr>
        <w:t xml:space="preserve">ومتعددة ،غير أن </w:t>
      </w:r>
      <w:r w:rsidR="00020571" w:rsidRPr="00DE6131">
        <w:rPr>
          <w:rFonts w:hint="cs"/>
          <w:rtl/>
        </w:rPr>
        <w:t>الش</w:t>
      </w:r>
      <w:r w:rsidR="00FF6C04" w:rsidRPr="00DE6131">
        <w:rPr>
          <w:rFonts w:hint="cs"/>
          <w:rtl/>
        </w:rPr>
        <w:t>رط</w:t>
      </w:r>
      <w:r w:rsidR="00020571" w:rsidRPr="00DE6131">
        <w:rPr>
          <w:rFonts w:hint="cs"/>
          <w:rtl/>
        </w:rPr>
        <w:t xml:space="preserve"> الأساسي هو</w:t>
      </w:r>
      <w:r w:rsidR="00FF6C04" w:rsidRPr="00DE6131">
        <w:rPr>
          <w:rFonts w:hint="cs"/>
          <w:rtl/>
        </w:rPr>
        <w:t xml:space="preserve"> </w:t>
      </w:r>
      <w:r w:rsidRPr="00DE6131">
        <w:rPr>
          <w:rFonts w:hint="cs"/>
          <w:rtl/>
        </w:rPr>
        <w:t>أ</w:t>
      </w:r>
      <w:r w:rsidR="00FF6C04" w:rsidRPr="00DE6131">
        <w:rPr>
          <w:rFonts w:hint="cs"/>
          <w:rtl/>
        </w:rPr>
        <w:t xml:space="preserve">ن تكون جميعها متصلة بالنتائج المالية والاقتصادية </w:t>
      </w:r>
      <w:r w:rsidR="00930BA9" w:rsidRPr="00DE6131">
        <w:rPr>
          <w:rFonts w:hint="cs"/>
          <w:rtl/>
        </w:rPr>
        <w:t>للاستثمار</w:t>
      </w:r>
      <w:r w:rsidR="00020571" w:rsidRPr="00DE6131">
        <w:rPr>
          <w:rFonts w:hint="cs"/>
          <w:rtl/>
        </w:rPr>
        <w:t xml:space="preserve"> والمعبر عنها </w:t>
      </w:r>
      <w:r w:rsidR="00930BA9" w:rsidRPr="00DE6131">
        <w:rPr>
          <w:rFonts w:hint="cs"/>
          <w:rtl/>
        </w:rPr>
        <w:t>بارتباط</w:t>
      </w:r>
      <w:r w:rsidR="00FF6C04" w:rsidRPr="00DE6131">
        <w:rPr>
          <w:rFonts w:hint="cs"/>
          <w:rtl/>
        </w:rPr>
        <w:t xml:space="preserve"> المقابل المالي بنتائج الاستغلال</w:t>
      </w:r>
      <w:r w:rsidR="00893543" w:rsidRPr="00DE6131">
        <w:rPr>
          <w:rStyle w:val="Appelnotedebasdep"/>
          <w:color w:val="000000" w:themeColor="text1"/>
          <w:rtl/>
        </w:rPr>
        <w:footnoteReference w:id="61"/>
      </w:r>
      <w:r w:rsidR="00020571" w:rsidRPr="00DE6131">
        <w:rPr>
          <w:rFonts w:hint="cs"/>
          <w:rtl/>
        </w:rPr>
        <w:t>،</w:t>
      </w:r>
      <w:r w:rsidR="00792157" w:rsidRPr="00DE6131">
        <w:rPr>
          <w:rFonts w:hint="cs"/>
          <w:rtl/>
        </w:rPr>
        <w:t xml:space="preserve"> </w:t>
      </w:r>
      <w:r w:rsidR="00FF6C04" w:rsidRPr="00DE6131">
        <w:rPr>
          <w:rFonts w:hint="cs"/>
          <w:rtl/>
        </w:rPr>
        <w:t xml:space="preserve">وهو </w:t>
      </w:r>
      <w:r w:rsidR="00930BA9" w:rsidRPr="00DE6131">
        <w:rPr>
          <w:rFonts w:hint="cs"/>
          <w:rtl/>
        </w:rPr>
        <w:t>ما ذه</w:t>
      </w:r>
      <w:r w:rsidR="00930BA9" w:rsidRPr="00DE6131">
        <w:rPr>
          <w:rtl/>
        </w:rPr>
        <w:t>ب</w:t>
      </w:r>
      <w:r w:rsidR="00FF6C04" w:rsidRPr="00DE6131">
        <w:rPr>
          <w:rFonts w:hint="cs"/>
          <w:rtl/>
        </w:rPr>
        <w:t xml:space="preserve"> اليه مجلس الدولة الفرنسي في عدة </w:t>
      </w:r>
      <w:r w:rsidR="00930BA9" w:rsidRPr="00DE6131">
        <w:rPr>
          <w:rFonts w:hint="cs"/>
          <w:rtl/>
        </w:rPr>
        <w:t>اجتهادات</w:t>
      </w:r>
      <w:r w:rsidR="00FF6C04" w:rsidRPr="00DE6131">
        <w:rPr>
          <w:rFonts w:hint="cs"/>
          <w:rtl/>
        </w:rPr>
        <w:t xml:space="preserve"> قضائية كما هو الحال في قضية </w:t>
      </w:r>
      <w:r w:rsidR="00D03119" w:rsidRPr="00DE6131">
        <w:rPr>
          <w:lang w:val="fr-FR"/>
        </w:rPr>
        <w:t>samit om</w:t>
      </w:r>
      <w:r w:rsidR="00020571" w:rsidRPr="00DE6131">
        <w:rPr>
          <w:rFonts w:hint="cs"/>
          <w:rtl/>
          <w:lang w:val="fr-FR"/>
        </w:rPr>
        <w:t xml:space="preserve"> حيث أ</w:t>
      </w:r>
      <w:r w:rsidR="00792157" w:rsidRPr="00DE6131">
        <w:rPr>
          <w:rFonts w:hint="cs"/>
          <w:rtl/>
          <w:lang w:val="fr-FR"/>
        </w:rPr>
        <w:t xml:space="preserve">كد فيها </w:t>
      </w:r>
      <w:r w:rsidR="00020571" w:rsidRPr="00DE6131">
        <w:rPr>
          <w:rFonts w:hint="cs"/>
          <w:rtl/>
          <w:lang w:val="fr-FR"/>
        </w:rPr>
        <w:t xml:space="preserve"> على </w:t>
      </w:r>
      <w:r w:rsidR="00792157" w:rsidRPr="00DE6131">
        <w:rPr>
          <w:rFonts w:hint="cs"/>
          <w:rtl/>
          <w:lang w:val="fr-FR"/>
        </w:rPr>
        <w:t xml:space="preserve">ارتباط المقابل المالي بنتائج الاستغلال رغم </w:t>
      </w:r>
      <w:r w:rsidR="00587E60">
        <w:rPr>
          <w:rFonts w:hint="cs"/>
          <w:rtl/>
          <w:lang w:val="fr-FR"/>
        </w:rPr>
        <w:t>أ</w:t>
      </w:r>
      <w:r w:rsidR="00792157" w:rsidRPr="00DE6131">
        <w:rPr>
          <w:rFonts w:hint="cs"/>
          <w:rtl/>
          <w:lang w:val="fr-FR"/>
        </w:rPr>
        <w:t>ن الجزء الذي يدفعه المستفيدون هو الأقل</w:t>
      </w:r>
      <w:r w:rsidR="00893543" w:rsidRPr="00DE6131">
        <w:rPr>
          <w:rStyle w:val="Appelnotedebasdep"/>
          <w:b/>
          <w:bCs/>
          <w:color w:val="000000" w:themeColor="text1"/>
          <w:rtl/>
          <w:lang w:val="fr-FR"/>
        </w:rPr>
        <w:footnoteReference w:id="62"/>
      </w:r>
      <w:r w:rsidRPr="00DE6131">
        <w:rPr>
          <w:rFonts w:hint="cs"/>
          <w:b/>
          <w:bCs/>
          <w:rtl/>
          <w:lang w:val="fr-FR"/>
        </w:rPr>
        <w:t>،</w:t>
      </w:r>
      <w:r w:rsidR="005B1298" w:rsidRPr="00DE6131">
        <w:rPr>
          <w:rFonts w:hint="cs"/>
          <w:rtl/>
        </w:rPr>
        <w:t xml:space="preserve"> </w:t>
      </w:r>
      <w:r w:rsidR="00020571" w:rsidRPr="00DE6131">
        <w:rPr>
          <w:rFonts w:hint="cs"/>
          <w:rtl/>
        </w:rPr>
        <w:t>كما أقر</w:t>
      </w:r>
      <w:r w:rsidR="005B1298" w:rsidRPr="00DE6131">
        <w:rPr>
          <w:rFonts w:hint="cs"/>
          <w:rtl/>
        </w:rPr>
        <w:t xml:space="preserve"> الاجتهاد القضائي الفرنسي </w:t>
      </w:r>
      <w:r w:rsidR="00020571" w:rsidRPr="00DE6131">
        <w:rPr>
          <w:rFonts w:hint="cs"/>
          <w:rtl/>
        </w:rPr>
        <w:t>ب</w:t>
      </w:r>
      <w:r w:rsidR="005B1298" w:rsidRPr="00DE6131">
        <w:rPr>
          <w:rFonts w:hint="cs"/>
          <w:rtl/>
        </w:rPr>
        <w:t>ارتب</w:t>
      </w:r>
      <w:r w:rsidR="009B6B88" w:rsidRPr="00DE6131">
        <w:rPr>
          <w:rFonts w:hint="cs"/>
          <w:rtl/>
        </w:rPr>
        <w:t>ا</w:t>
      </w:r>
      <w:r w:rsidR="005B1298" w:rsidRPr="00DE6131">
        <w:rPr>
          <w:rFonts w:hint="cs"/>
          <w:rtl/>
        </w:rPr>
        <w:t xml:space="preserve">ط المقابل المالي الذي يحصل عليه </w:t>
      </w:r>
      <w:r w:rsidR="00020571" w:rsidRPr="00DE6131">
        <w:rPr>
          <w:rFonts w:hint="cs"/>
          <w:rtl/>
        </w:rPr>
        <w:t>المفوض له</w:t>
      </w:r>
      <w:r w:rsidR="009B6B88" w:rsidRPr="00DE6131">
        <w:rPr>
          <w:rFonts w:hint="cs"/>
          <w:rtl/>
        </w:rPr>
        <w:t xml:space="preserve"> بنتائج </w:t>
      </w:r>
      <w:r w:rsidR="00930BA9" w:rsidRPr="00DE6131">
        <w:rPr>
          <w:rFonts w:hint="cs"/>
          <w:rtl/>
        </w:rPr>
        <w:t>استغلال</w:t>
      </w:r>
      <w:r w:rsidR="005B1298" w:rsidRPr="00DE6131">
        <w:rPr>
          <w:rFonts w:hint="cs"/>
          <w:rtl/>
        </w:rPr>
        <w:t xml:space="preserve"> المرفق </w:t>
      </w:r>
      <w:r w:rsidR="00020571" w:rsidRPr="00DE6131">
        <w:rPr>
          <w:rFonts w:hint="cs"/>
          <w:rtl/>
        </w:rPr>
        <w:t>العام</w:t>
      </w:r>
      <w:r w:rsidR="009B6B88" w:rsidRPr="00DE6131">
        <w:rPr>
          <w:rFonts w:hint="cs"/>
          <w:rtl/>
        </w:rPr>
        <w:t>، ولذلك ف</w:t>
      </w:r>
      <w:r w:rsidR="00020571" w:rsidRPr="00DE6131">
        <w:rPr>
          <w:rFonts w:hint="cs"/>
          <w:rtl/>
        </w:rPr>
        <w:t>أ</w:t>
      </w:r>
      <w:r w:rsidR="009B6B88" w:rsidRPr="00DE6131">
        <w:rPr>
          <w:rFonts w:hint="cs"/>
          <w:rtl/>
        </w:rPr>
        <w:t xml:space="preserve">ن </w:t>
      </w:r>
      <w:r w:rsidR="00930BA9" w:rsidRPr="00DE6131">
        <w:rPr>
          <w:rFonts w:hint="cs"/>
          <w:rtl/>
        </w:rPr>
        <w:t>ارتباط</w:t>
      </w:r>
      <w:r w:rsidR="00020571" w:rsidRPr="00DE6131">
        <w:rPr>
          <w:rFonts w:hint="cs"/>
          <w:rtl/>
        </w:rPr>
        <w:t xml:space="preserve"> المقابل المالي بنتائج </w:t>
      </w:r>
      <w:r w:rsidR="00930BA9" w:rsidRPr="00DE6131">
        <w:rPr>
          <w:rFonts w:hint="cs"/>
          <w:rtl/>
        </w:rPr>
        <w:t>الاستغلال</w:t>
      </w:r>
      <w:r w:rsidR="00020571" w:rsidRPr="00DE6131">
        <w:rPr>
          <w:rFonts w:hint="cs"/>
          <w:rtl/>
        </w:rPr>
        <w:t xml:space="preserve"> </w:t>
      </w:r>
      <w:r w:rsidR="00930BA9" w:rsidRPr="00DE6131">
        <w:rPr>
          <w:rFonts w:hint="cs"/>
          <w:rtl/>
        </w:rPr>
        <w:t>هو نتيج</w:t>
      </w:r>
      <w:r w:rsidR="00930BA9" w:rsidRPr="00DE6131">
        <w:rPr>
          <w:rtl/>
        </w:rPr>
        <w:t>ة</w:t>
      </w:r>
      <w:r w:rsidR="00020571" w:rsidRPr="00DE6131">
        <w:rPr>
          <w:rFonts w:hint="cs"/>
          <w:rtl/>
        </w:rPr>
        <w:t xml:space="preserve"> طبيعية وحتمية لضرورة تحمل صاحب التفويض لمخاطر التسيير التي</w:t>
      </w:r>
      <w:r w:rsidR="009B6B88" w:rsidRPr="00DE6131">
        <w:rPr>
          <w:rFonts w:hint="cs"/>
          <w:rtl/>
        </w:rPr>
        <w:t xml:space="preserve"> تفرضها عملية </w:t>
      </w:r>
      <w:r w:rsidR="00930BA9" w:rsidRPr="00DE6131">
        <w:rPr>
          <w:rFonts w:hint="cs"/>
          <w:rtl/>
        </w:rPr>
        <w:t>الاستثمار</w:t>
      </w:r>
      <w:r w:rsidR="009B6B88" w:rsidRPr="00DE6131">
        <w:rPr>
          <w:rFonts w:hint="cs"/>
          <w:rtl/>
        </w:rPr>
        <w:t xml:space="preserve"> في المرفق </w:t>
      </w:r>
      <w:r w:rsidR="00930BA9" w:rsidRPr="00DE6131">
        <w:rPr>
          <w:rFonts w:hint="cs"/>
          <w:rtl/>
        </w:rPr>
        <w:t>العام وهي</w:t>
      </w:r>
      <w:r w:rsidR="009B6B88" w:rsidRPr="00DE6131">
        <w:rPr>
          <w:rFonts w:hint="cs"/>
          <w:rtl/>
        </w:rPr>
        <w:t xml:space="preserve"> بذلك تعكس مسؤولية المفوض له عن </w:t>
      </w:r>
      <w:r w:rsidR="00930BA9" w:rsidRPr="00DE6131">
        <w:rPr>
          <w:rFonts w:hint="cs"/>
          <w:rtl/>
        </w:rPr>
        <w:t>اختياراته</w:t>
      </w:r>
      <w:r w:rsidR="009B6B88" w:rsidRPr="00DE6131">
        <w:rPr>
          <w:rFonts w:hint="cs"/>
          <w:rtl/>
        </w:rPr>
        <w:t xml:space="preserve"> التي تتعلق بعملية إدارة </w:t>
      </w:r>
      <w:r w:rsidR="00930BA9" w:rsidRPr="00DE6131">
        <w:rPr>
          <w:rFonts w:hint="cs"/>
          <w:rtl/>
        </w:rPr>
        <w:t>واستغلال</w:t>
      </w:r>
      <w:r w:rsidR="009B6B88" w:rsidRPr="00DE6131">
        <w:rPr>
          <w:rFonts w:hint="cs"/>
          <w:rtl/>
        </w:rPr>
        <w:t xml:space="preserve"> المرفق العام.</w:t>
      </w:r>
    </w:p>
    <w:p w14:paraId="5AF4DCA7" w14:textId="22FA18ED" w:rsidR="005B1298" w:rsidRPr="00DE6131" w:rsidRDefault="009B6B88" w:rsidP="00372359">
      <w:pPr>
        <w:rPr>
          <w:rtl/>
        </w:rPr>
      </w:pPr>
      <w:r w:rsidRPr="00DE6131">
        <w:rPr>
          <w:rFonts w:hint="cs"/>
          <w:rtl/>
        </w:rPr>
        <w:t>فمن الضروري أن يتم التكفل بأ</w:t>
      </w:r>
      <w:r w:rsidR="005B1298" w:rsidRPr="00DE6131">
        <w:rPr>
          <w:rFonts w:hint="cs"/>
          <w:rtl/>
        </w:rPr>
        <w:t>جر المفوض له ويكون ال</w:t>
      </w:r>
      <w:r w:rsidRPr="00DE6131">
        <w:rPr>
          <w:rFonts w:hint="cs"/>
          <w:rtl/>
        </w:rPr>
        <w:t>أ</w:t>
      </w:r>
      <w:r w:rsidR="005B1298" w:rsidRPr="00DE6131">
        <w:rPr>
          <w:rFonts w:hint="cs"/>
          <w:rtl/>
        </w:rPr>
        <w:t xml:space="preserve">جر مرتبط </w:t>
      </w:r>
      <w:r w:rsidR="00D03119" w:rsidRPr="00DE6131">
        <w:rPr>
          <w:rFonts w:hint="cs"/>
          <w:rtl/>
        </w:rPr>
        <w:t>ارتباطا</w:t>
      </w:r>
      <w:r w:rsidR="005B1298" w:rsidRPr="00DE6131">
        <w:rPr>
          <w:rFonts w:hint="cs"/>
          <w:rtl/>
        </w:rPr>
        <w:t xml:space="preserve"> وثيقا بنتائج </w:t>
      </w:r>
      <w:r w:rsidR="00D03119" w:rsidRPr="00DE6131">
        <w:rPr>
          <w:rFonts w:hint="cs"/>
          <w:rtl/>
        </w:rPr>
        <w:t>استغلال</w:t>
      </w:r>
      <w:r w:rsidRPr="00DE6131">
        <w:rPr>
          <w:rFonts w:hint="cs"/>
          <w:rtl/>
        </w:rPr>
        <w:t xml:space="preserve"> المرفق العام فإ</w:t>
      </w:r>
      <w:r w:rsidR="005B1298" w:rsidRPr="00DE6131">
        <w:rPr>
          <w:rFonts w:hint="cs"/>
          <w:rtl/>
        </w:rPr>
        <w:t>ن مثل هذا العنصر يجعل من الممكن التمييز بين تقنية تفويض ا</w:t>
      </w:r>
      <w:r w:rsidR="00587E60">
        <w:rPr>
          <w:rFonts w:hint="cs"/>
          <w:rtl/>
        </w:rPr>
        <w:t>لمرفق العام والصفقات العمومية</w:t>
      </w:r>
      <w:r w:rsidR="0000740E" w:rsidRPr="00DE6131">
        <w:rPr>
          <w:rFonts w:hint="cs"/>
          <w:rtl/>
        </w:rPr>
        <w:t>،</w:t>
      </w:r>
      <w:r w:rsidR="00587E60">
        <w:rPr>
          <w:rFonts w:hint="cs"/>
          <w:rtl/>
        </w:rPr>
        <w:t xml:space="preserve"> </w:t>
      </w:r>
      <w:r w:rsidR="0000740E" w:rsidRPr="00DE6131">
        <w:rPr>
          <w:rFonts w:hint="cs"/>
          <w:rtl/>
        </w:rPr>
        <w:t>بل</w:t>
      </w:r>
      <w:r w:rsidR="005B1298" w:rsidRPr="00DE6131">
        <w:rPr>
          <w:rFonts w:hint="cs"/>
          <w:rtl/>
        </w:rPr>
        <w:t xml:space="preserve"> </w:t>
      </w:r>
      <w:r w:rsidR="0000740E" w:rsidRPr="00DE6131">
        <w:rPr>
          <w:rFonts w:hint="cs"/>
          <w:rtl/>
        </w:rPr>
        <w:t>يعد</w:t>
      </w:r>
      <w:r w:rsidR="005B1298" w:rsidRPr="00DE6131">
        <w:rPr>
          <w:rFonts w:hint="cs"/>
          <w:rtl/>
        </w:rPr>
        <w:t xml:space="preserve"> العنصر الأساسي والحاسم في تمييز </w:t>
      </w:r>
      <w:r w:rsidR="00D03119" w:rsidRPr="00DE6131">
        <w:rPr>
          <w:rFonts w:hint="cs"/>
          <w:rtl/>
        </w:rPr>
        <w:t>اتفاقية</w:t>
      </w:r>
      <w:r w:rsidR="005B1298" w:rsidRPr="00DE6131">
        <w:rPr>
          <w:rFonts w:hint="cs"/>
          <w:rtl/>
        </w:rPr>
        <w:t xml:space="preserve"> تفويض ا</w:t>
      </w:r>
      <w:r w:rsidRPr="00DE6131">
        <w:rPr>
          <w:rFonts w:hint="cs"/>
          <w:rtl/>
        </w:rPr>
        <w:t xml:space="preserve">لمرفق العام عن الصفقات </w:t>
      </w:r>
      <w:r w:rsidR="00DB5815" w:rsidRPr="00DE6131">
        <w:rPr>
          <w:rFonts w:hint="cs"/>
          <w:rtl/>
        </w:rPr>
        <w:t>العمومية</w:t>
      </w:r>
      <w:r w:rsidR="00587E60">
        <w:rPr>
          <w:rFonts w:hint="cs"/>
          <w:rtl/>
        </w:rPr>
        <w:t>،</w:t>
      </w:r>
      <w:r w:rsidR="00DB5815" w:rsidRPr="00DE6131">
        <w:rPr>
          <w:rFonts w:hint="cs"/>
          <w:rtl/>
        </w:rPr>
        <w:t xml:space="preserve"> إذ</w:t>
      </w:r>
      <w:r w:rsidR="005B1298" w:rsidRPr="00DE6131">
        <w:rPr>
          <w:rFonts w:hint="cs"/>
          <w:rtl/>
        </w:rPr>
        <w:t xml:space="preserve"> لا يمكن الحديث </w:t>
      </w:r>
      <w:r w:rsidRPr="00DE6131">
        <w:rPr>
          <w:rFonts w:hint="cs"/>
          <w:rtl/>
        </w:rPr>
        <w:t>عن وجود عقد تفويض المرفق العام إلا إ</w:t>
      </w:r>
      <w:r w:rsidR="005B1298" w:rsidRPr="00DE6131">
        <w:rPr>
          <w:rFonts w:hint="cs"/>
          <w:rtl/>
        </w:rPr>
        <w:t xml:space="preserve">ذا </w:t>
      </w:r>
      <w:r w:rsidRPr="00DE6131">
        <w:rPr>
          <w:rFonts w:hint="cs"/>
          <w:rtl/>
        </w:rPr>
        <w:t xml:space="preserve">كان </w:t>
      </w:r>
      <w:r w:rsidR="005B1298" w:rsidRPr="00DE6131">
        <w:rPr>
          <w:rFonts w:hint="cs"/>
          <w:rtl/>
        </w:rPr>
        <w:t xml:space="preserve">المقابل المالي يتكون من حصيلة </w:t>
      </w:r>
      <w:r w:rsidR="00D03119" w:rsidRPr="00DE6131">
        <w:rPr>
          <w:rFonts w:hint="cs"/>
          <w:rtl/>
        </w:rPr>
        <w:t>استغلال</w:t>
      </w:r>
      <w:r w:rsidR="005B1298" w:rsidRPr="00DE6131">
        <w:rPr>
          <w:rFonts w:hint="cs"/>
          <w:rtl/>
        </w:rPr>
        <w:t xml:space="preserve"> المرفق في شكل إتاوات يدفعها المنتفعون نتيجة الاستفادة من خدمات المرفق العام</w:t>
      </w:r>
      <w:r w:rsidRPr="00DE6131">
        <w:rPr>
          <w:rFonts w:hint="cs"/>
          <w:rtl/>
        </w:rPr>
        <w:t>،</w:t>
      </w:r>
      <w:r w:rsidR="005B1298" w:rsidRPr="00DE6131">
        <w:rPr>
          <w:rFonts w:hint="cs"/>
          <w:rtl/>
        </w:rPr>
        <w:t xml:space="preserve"> وهذا ما نصت عليه المادة 207 من المرسوم رقم 15/247 يتعلق بتنظيم الصفقات</w:t>
      </w:r>
      <w:r w:rsidR="007E6CE4">
        <w:rPr>
          <w:rFonts w:hint="cs"/>
          <w:rtl/>
        </w:rPr>
        <w:t xml:space="preserve"> العمومية وتفويضات المرفق العام ل</w:t>
      </w:r>
      <w:r w:rsidR="00CB7389">
        <w:rPr>
          <w:rFonts w:hint="cs"/>
          <w:rtl/>
        </w:rPr>
        <w:t>أ</w:t>
      </w:r>
      <w:r w:rsidR="007E6CE4">
        <w:rPr>
          <w:rFonts w:hint="cs"/>
          <w:rtl/>
        </w:rPr>
        <w:t>ن ارتباط المقابل المالي بنتائج الاستغلال يعطي بشكل واضح صورة على مدى كفاءة ونجاعة أسلوب الإ</w:t>
      </w:r>
      <w:r w:rsidR="00F22DF5">
        <w:rPr>
          <w:rFonts w:hint="cs"/>
          <w:rtl/>
        </w:rPr>
        <w:t>دارة المفوضة ويبرر للسلطات المانحة قرارتها المتعلقة بانتهاج هذا الأسلوب في التسيير</w:t>
      </w:r>
      <w:r w:rsidR="00CB7389">
        <w:rPr>
          <w:rFonts w:hint="cs"/>
          <w:rtl/>
        </w:rPr>
        <w:t>،</w:t>
      </w:r>
      <w:r w:rsidR="00F22DF5">
        <w:rPr>
          <w:rFonts w:hint="cs"/>
          <w:rtl/>
        </w:rPr>
        <w:t xml:space="preserve"> </w:t>
      </w:r>
      <w:r w:rsidR="00811014">
        <w:rPr>
          <w:rFonts w:hint="cs"/>
          <w:rtl/>
        </w:rPr>
        <w:t xml:space="preserve">فخلق الموارد المالية عن طريق استغلال المرفق العام المفوض يؤشر على نجاح وفاعلية </w:t>
      </w:r>
      <w:r w:rsidR="001714C8">
        <w:rPr>
          <w:rFonts w:hint="cs"/>
          <w:rtl/>
        </w:rPr>
        <w:t xml:space="preserve">هذه التقنية وضمان توسيع العمل بها في إطار تنشيط والرفع من كفاءة المرافق العامة </w:t>
      </w:r>
      <w:r w:rsidR="00401E05">
        <w:rPr>
          <w:rFonts w:hint="cs"/>
          <w:rtl/>
        </w:rPr>
        <w:t>موضوع التفويض</w:t>
      </w:r>
      <w:r w:rsidR="004E074B">
        <w:rPr>
          <w:rFonts w:hint="cs"/>
          <w:rtl/>
        </w:rPr>
        <w:t>.</w:t>
      </w:r>
      <w:r w:rsidR="00401E05">
        <w:rPr>
          <w:rFonts w:hint="cs"/>
          <w:rtl/>
        </w:rPr>
        <w:t xml:space="preserve"> </w:t>
      </w:r>
    </w:p>
    <w:p w14:paraId="08BA709A" w14:textId="2F94E7B5" w:rsidR="001A563D" w:rsidRPr="00DE6131" w:rsidRDefault="00657A75" w:rsidP="00372359">
      <w:pPr>
        <w:rPr>
          <w:rtl/>
        </w:rPr>
      </w:pPr>
      <w:r w:rsidRPr="00DE6131">
        <w:rPr>
          <w:rFonts w:hint="cs"/>
          <w:rtl/>
        </w:rPr>
        <w:t>فالمقابل المالي</w:t>
      </w:r>
      <w:r w:rsidR="004A3C3C" w:rsidRPr="00DE6131">
        <w:rPr>
          <w:rFonts w:hint="cs"/>
          <w:rtl/>
        </w:rPr>
        <w:t xml:space="preserve"> الذي يتحصل عليه المفوض له </w:t>
      </w:r>
      <w:r w:rsidRPr="00DE6131">
        <w:rPr>
          <w:rFonts w:hint="cs"/>
          <w:rtl/>
        </w:rPr>
        <w:t xml:space="preserve">لابد أن </w:t>
      </w:r>
      <w:r w:rsidR="004A3C3C" w:rsidRPr="00DE6131">
        <w:rPr>
          <w:rFonts w:hint="cs"/>
          <w:rtl/>
        </w:rPr>
        <w:t xml:space="preserve">تكون له علاقة بالنتائج المالية </w:t>
      </w:r>
      <w:r w:rsidR="00DB5815" w:rsidRPr="00DE6131">
        <w:rPr>
          <w:rFonts w:hint="cs"/>
          <w:rtl/>
        </w:rPr>
        <w:t>لاستغلال</w:t>
      </w:r>
      <w:r w:rsidRPr="00DE6131">
        <w:rPr>
          <w:rFonts w:hint="cs"/>
          <w:rtl/>
        </w:rPr>
        <w:t xml:space="preserve"> المرفق </w:t>
      </w:r>
      <w:r w:rsidR="004A3C3C" w:rsidRPr="00DE6131">
        <w:rPr>
          <w:rFonts w:hint="cs"/>
          <w:rtl/>
        </w:rPr>
        <w:t xml:space="preserve">العام </w:t>
      </w:r>
      <w:r w:rsidRPr="00DE6131">
        <w:rPr>
          <w:rFonts w:hint="cs"/>
          <w:rtl/>
        </w:rPr>
        <w:t>موضوع التفويض</w:t>
      </w:r>
      <w:r w:rsidR="004A3C3C" w:rsidRPr="00DE6131">
        <w:rPr>
          <w:rFonts w:hint="cs"/>
          <w:rtl/>
        </w:rPr>
        <w:t>،</w:t>
      </w:r>
      <w:r w:rsidRPr="00DE6131">
        <w:rPr>
          <w:rFonts w:hint="cs"/>
          <w:rtl/>
        </w:rPr>
        <w:t xml:space="preserve"> </w:t>
      </w:r>
      <w:r w:rsidR="004A3C3C" w:rsidRPr="00DE6131">
        <w:rPr>
          <w:rFonts w:hint="cs"/>
          <w:rtl/>
        </w:rPr>
        <w:t>و</w:t>
      </w:r>
      <w:r w:rsidRPr="00DE6131">
        <w:rPr>
          <w:rFonts w:hint="cs"/>
          <w:rtl/>
        </w:rPr>
        <w:t>تتعدد صور</w:t>
      </w:r>
      <w:r w:rsidR="004A3C3C" w:rsidRPr="00DE6131">
        <w:rPr>
          <w:rFonts w:hint="cs"/>
          <w:rtl/>
        </w:rPr>
        <w:t>ه</w:t>
      </w:r>
      <w:r w:rsidRPr="00DE6131">
        <w:rPr>
          <w:rFonts w:hint="cs"/>
          <w:rtl/>
        </w:rPr>
        <w:t xml:space="preserve"> وأشكال</w:t>
      </w:r>
      <w:r w:rsidR="004A3C3C" w:rsidRPr="00DE6131">
        <w:rPr>
          <w:rFonts w:hint="cs"/>
          <w:rtl/>
        </w:rPr>
        <w:t>ه</w:t>
      </w:r>
      <w:r w:rsidRPr="00DE6131">
        <w:rPr>
          <w:rFonts w:hint="cs"/>
          <w:rtl/>
        </w:rPr>
        <w:t xml:space="preserve"> </w:t>
      </w:r>
      <w:r w:rsidR="004A3C3C" w:rsidRPr="00DE6131">
        <w:rPr>
          <w:rFonts w:hint="cs"/>
          <w:rtl/>
        </w:rPr>
        <w:t>بتعدد</w:t>
      </w:r>
      <w:r w:rsidRPr="00DE6131">
        <w:rPr>
          <w:rFonts w:hint="cs"/>
          <w:rtl/>
        </w:rPr>
        <w:t xml:space="preserve"> صور وأشكال </w:t>
      </w:r>
      <w:r w:rsidR="00751853" w:rsidRPr="00DE6131">
        <w:rPr>
          <w:rFonts w:hint="cs"/>
          <w:rtl/>
        </w:rPr>
        <w:t xml:space="preserve">أسلوب </w:t>
      </w:r>
      <w:r w:rsidRPr="00DE6131">
        <w:rPr>
          <w:rFonts w:hint="cs"/>
          <w:rtl/>
        </w:rPr>
        <w:t>التفويض، ومن أبرز</w:t>
      </w:r>
      <w:r w:rsidR="004A3C3C" w:rsidRPr="00DE6131">
        <w:rPr>
          <w:rFonts w:hint="cs"/>
          <w:rtl/>
        </w:rPr>
        <w:t xml:space="preserve"> المسائل التي ت</w:t>
      </w:r>
      <w:r w:rsidRPr="00DE6131">
        <w:rPr>
          <w:rFonts w:hint="cs"/>
          <w:rtl/>
        </w:rPr>
        <w:t xml:space="preserve">ثار </w:t>
      </w:r>
      <w:r w:rsidR="004A3C3C" w:rsidRPr="00DE6131">
        <w:rPr>
          <w:rFonts w:hint="cs"/>
          <w:rtl/>
        </w:rPr>
        <w:t>بشأن</w:t>
      </w:r>
      <w:r w:rsidRPr="00DE6131">
        <w:rPr>
          <w:rFonts w:hint="cs"/>
          <w:rtl/>
        </w:rPr>
        <w:t xml:space="preserve"> المقابل المالي هو كيفية تحديد</w:t>
      </w:r>
      <w:r w:rsidR="00751853" w:rsidRPr="00DE6131">
        <w:rPr>
          <w:rFonts w:hint="cs"/>
          <w:rtl/>
        </w:rPr>
        <w:t xml:space="preserve"> قيمته</w:t>
      </w:r>
      <w:r w:rsidR="004A3C3C" w:rsidRPr="00DE6131">
        <w:rPr>
          <w:rFonts w:hint="cs"/>
          <w:rtl/>
        </w:rPr>
        <w:t xml:space="preserve">، والعوامل التي تدخل </w:t>
      </w:r>
      <w:r w:rsidR="00751853" w:rsidRPr="00DE6131">
        <w:rPr>
          <w:rFonts w:hint="cs"/>
          <w:rtl/>
        </w:rPr>
        <w:t>فيها، وكذ</w:t>
      </w:r>
      <w:r w:rsidR="00751853" w:rsidRPr="00DE6131">
        <w:rPr>
          <w:rtl/>
        </w:rPr>
        <w:t>ا</w:t>
      </w:r>
      <w:r w:rsidR="00751853" w:rsidRPr="00DE6131">
        <w:rPr>
          <w:rFonts w:hint="cs"/>
          <w:rtl/>
        </w:rPr>
        <w:t xml:space="preserve"> </w:t>
      </w:r>
      <w:r w:rsidR="004A3C3C" w:rsidRPr="00DE6131">
        <w:rPr>
          <w:rFonts w:hint="cs"/>
          <w:rtl/>
        </w:rPr>
        <w:t xml:space="preserve">طبيعة الشروط المعتمدة في تحديد التعريفة، </w:t>
      </w:r>
      <w:r w:rsidR="00751853" w:rsidRPr="00DE6131">
        <w:rPr>
          <w:rFonts w:hint="cs"/>
          <w:rtl/>
        </w:rPr>
        <w:t>ومدى</w:t>
      </w:r>
      <w:r w:rsidR="004A3C3C" w:rsidRPr="00DE6131">
        <w:rPr>
          <w:rFonts w:hint="cs"/>
          <w:rtl/>
        </w:rPr>
        <w:t xml:space="preserve"> سلطة الأطراف المتعاقدة في تعديل</w:t>
      </w:r>
      <w:r w:rsidR="00751853" w:rsidRPr="00DE6131">
        <w:rPr>
          <w:rFonts w:hint="cs"/>
          <w:rtl/>
        </w:rPr>
        <w:t xml:space="preserve"> هذه الأتاوى والتعريفات</w:t>
      </w:r>
      <w:r w:rsidR="004A3C3C" w:rsidRPr="00DE6131">
        <w:rPr>
          <w:rStyle w:val="Appelnotedebasdep"/>
          <w:color w:val="000000" w:themeColor="text1"/>
          <w:rtl/>
        </w:rPr>
        <w:footnoteReference w:id="63"/>
      </w:r>
      <w:r w:rsidR="00751853" w:rsidRPr="00DE6131">
        <w:rPr>
          <w:rFonts w:hint="cs"/>
          <w:rtl/>
        </w:rPr>
        <w:t xml:space="preserve">، </w:t>
      </w:r>
      <w:r w:rsidRPr="00DE6131">
        <w:rPr>
          <w:rFonts w:hint="cs"/>
          <w:rtl/>
        </w:rPr>
        <w:t xml:space="preserve">فهو </w:t>
      </w:r>
      <w:r w:rsidR="00751853" w:rsidRPr="00DE6131">
        <w:rPr>
          <w:rFonts w:hint="cs"/>
          <w:rtl/>
        </w:rPr>
        <w:t xml:space="preserve">عنصر جوهري في عقد التفويض يتوجب تحديده بدقة في </w:t>
      </w:r>
      <w:r w:rsidR="00DB5815" w:rsidRPr="00DE6131">
        <w:rPr>
          <w:rFonts w:hint="cs"/>
          <w:rtl/>
        </w:rPr>
        <w:t>اتفاقية</w:t>
      </w:r>
      <w:r w:rsidR="00751853" w:rsidRPr="00DE6131">
        <w:rPr>
          <w:rFonts w:hint="cs"/>
          <w:rtl/>
        </w:rPr>
        <w:t xml:space="preserve"> التفويض بالشكل الذي يكفل للمفوض له تغطية تكاليف </w:t>
      </w:r>
      <w:r w:rsidR="00DB5815" w:rsidRPr="00DE6131">
        <w:rPr>
          <w:rFonts w:hint="cs"/>
          <w:rtl/>
        </w:rPr>
        <w:t>استثماراته</w:t>
      </w:r>
      <w:r w:rsidR="00751853" w:rsidRPr="00DE6131">
        <w:rPr>
          <w:rFonts w:hint="cs"/>
          <w:rtl/>
        </w:rPr>
        <w:t xml:space="preserve"> في المرفق </w:t>
      </w:r>
      <w:r w:rsidR="00DB5815" w:rsidRPr="00DE6131">
        <w:rPr>
          <w:rFonts w:hint="cs"/>
          <w:rtl/>
        </w:rPr>
        <w:t>العام بالإضافة</w:t>
      </w:r>
      <w:r w:rsidR="001A563D" w:rsidRPr="00DE6131">
        <w:rPr>
          <w:rFonts w:hint="cs"/>
          <w:rtl/>
        </w:rPr>
        <w:t xml:space="preserve"> إلى </w:t>
      </w:r>
      <w:r w:rsidR="00751853" w:rsidRPr="00DE6131">
        <w:rPr>
          <w:rFonts w:hint="cs"/>
          <w:rtl/>
        </w:rPr>
        <w:t xml:space="preserve">تحقيق أرباح معقولة وفي المقابل تحقيق التناسب بين </w:t>
      </w:r>
      <w:r w:rsidR="001A563D" w:rsidRPr="00DE6131">
        <w:rPr>
          <w:rFonts w:hint="cs"/>
          <w:rtl/>
        </w:rPr>
        <w:t xml:space="preserve"> جودة </w:t>
      </w:r>
      <w:r w:rsidR="00751853" w:rsidRPr="00DE6131">
        <w:rPr>
          <w:rFonts w:hint="cs"/>
          <w:rtl/>
        </w:rPr>
        <w:t>الخدمة المقدمة لجمهور المنتفعين</w:t>
      </w:r>
      <w:r w:rsidR="001A563D" w:rsidRPr="00DE6131">
        <w:rPr>
          <w:rFonts w:hint="cs"/>
          <w:rtl/>
        </w:rPr>
        <w:t xml:space="preserve"> وتكلفتها، هذه الموازنة في عملية تحديد المقابل المالي هي التي تساهم في إستقرارعق</w:t>
      </w:r>
      <w:r w:rsidR="00813A0E">
        <w:rPr>
          <w:rFonts w:hint="cs"/>
          <w:rtl/>
        </w:rPr>
        <w:t xml:space="preserve">ود التفويض وتعزيزه من خلال ضمان </w:t>
      </w:r>
      <w:r w:rsidR="001A563D" w:rsidRPr="00DE6131">
        <w:rPr>
          <w:rFonts w:hint="cs"/>
          <w:rtl/>
        </w:rPr>
        <w:t xml:space="preserve">كل أطراف العقد لمصالحها </w:t>
      </w:r>
      <w:r w:rsidR="00813A0E">
        <w:rPr>
          <w:rFonts w:hint="cs"/>
          <w:rtl/>
        </w:rPr>
        <w:t>الخاصة والعامة</w:t>
      </w:r>
      <w:r w:rsidR="001A563D" w:rsidRPr="00DE6131">
        <w:rPr>
          <w:rFonts w:hint="cs"/>
          <w:rtl/>
        </w:rPr>
        <w:t xml:space="preserve">. </w:t>
      </w:r>
    </w:p>
    <w:p w14:paraId="6CFBDECE" w14:textId="18F665EB" w:rsidR="00EA34A5" w:rsidRPr="00DE6131" w:rsidRDefault="00E71AE8" w:rsidP="00372359">
      <w:pPr>
        <w:rPr>
          <w:rtl/>
        </w:rPr>
      </w:pPr>
      <w:r w:rsidRPr="00DE6131">
        <w:rPr>
          <w:rFonts w:hint="cs"/>
          <w:rtl/>
        </w:rPr>
        <w:t>إ</w:t>
      </w:r>
      <w:r w:rsidR="00657A75" w:rsidRPr="00DE6131">
        <w:rPr>
          <w:rFonts w:hint="cs"/>
          <w:rtl/>
        </w:rPr>
        <w:t xml:space="preserve">ن </w:t>
      </w:r>
      <w:r w:rsidR="0000740E" w:rsidRPr="00DE6131">
        <w:rPr>
          <w:rFonts w:hint="cs"/>
          <w:rtl/>
        </w:rPr>
        <w:t xml:space="preserve">مسألة </w:t>
      </w:r>
      <w:r w:rsidR="00DB5815" w:rsidRPr="00DE6131">
        <w:rPr>
          <w:rFonts w:hint="cs"/>
          <w:rtl/>
        </w:rPr>
        <w:t>ارتباط</w:t>
      </w:r>
      <w:r w:rsidR="00657A75" w:rsidRPr="00DE6131">
        <w:rPr>
          <w:rFonts w:hint="cs"/>
          <w:rtl/>
        </w:rPr>
        <w:t xml:space="preserve"> المقابل المالي الذي يحصل عليه المفوض له بالنتائج المالية للاستغلال </w:t>
      </w:r>
      <w:r w:rsidR="0000740E" w:rsidRPr="00DE6131">
        <w:rPr>
          <w:rFonts w:hint="cs"/>
          <w:rtl/>
        </w:rPr>
        <w:t>هي</w:t>
      </w:r>
      <w:r w:rsidR="00657A75" w:rsidRPr="00DE6131">
        <w:rPr>
          <w:rFonts w:hint="cs"/>
          <w:rtl/>
        </w:rPr>
        <w:t xml:space="preserve"> </w:t>
      </w:r>
      <w:r w:rsidR="0000740E" w:rsidRPr="00DE6131">
        <w:rPr>
          <w:rFonts w:hint="cs"/>
          <w:rtl/>
        </w:rPr>
        <w:t>التي</w:t>
      </w:r>
      <w:r w:rsidR="00657A75" w:rsidRPr="00DE6131">
        <w:rPr>
          <w:rFonts w:hint="cs"/>
          <w:rtl/>
        </w:rPr>
        <w:t xml:space="preserve"> </w:t>
      </w:r>
      <w:r w:rsidR="0000740E" w:rsidRPr="00DE6131">
        <w:rPr>
          <w:rFonts w:hint="cs"/>
          <w:rtl/>
        </w:rPr>
        <w:t>ت</w:t>
      </w:r>
      <w:r w:rsidR="00657A75" w:rsidRPr="00DE6131">
        <w:rPr>
          <w:rFonts w:hint="cs"/>
          <w:rtl/>
        </w:rPr>
        <w:t>ميز عقود التفويض المرفق العام عن العقود الإدارية الأخرى</w:t>
      </w:r>
      <w:r w:rsidR="0000740E" w:rsidRPr="00DE6131">
        <w:rPr>
          <w:rFonts w:hint="cs"/>
          <w:rtl/>
        </w:rPr>
        <w:t>، إلا أ</w:t>
      </w:r>
      <w:r w:rsidR="00657A75" w:rsidRPr="00DE6131">
        <w:rPr>
          <w:rFonts w:hint="cs"/>
          <w:rtl/>
        </w:rPr>
        <w:t>ن المقابل المالي</w:t>
      </w:r>
      <w:r w:rsidRPr="00DE6131">
        <w:rPr>
          <w:rFonts w:hint="cs"/>
          <w:rtl/>
        </w:rPr>
        <w:t xml:space="preserve"> هنا يمكن أ</w:t>
      </w:r>
      <w:r w:rsidR="00657A75" w:rsidRPr="00DE6131">
        <w:rPr>
          <w:rFonts w:hint="cs"/>
          <w:rtl/>
        </w:rPr>
        <w:t xml:space="preserve">ن </w:t>
      </w:r>
      <w:r w:rsidRPr="00DE6131">
        <w:rPr>
          <w:rFonts w:hint="cs"/>
          <w:rtl/>
        </w:rPr>
        <w:t>يتشكل</w:t>
      </w:r>
      <w:r w:rsidR="00657A75" w:rsidRPr="00DE6131">
        <w:rPr>
          <w:rFonts w:hint="cs"/>
          <w:rtl/>
        </w:rPr>
        <w:t xml:space="preserve"> </w:t>
      </w:r>
      <w:r w:rsidRPr="00DE6131">
        <w:rPr>
          <w:rFonts w:hint="cs"/>
          <w:rtl/>
        </w:rPr>
        <w:t>من أ</w:t>
      </w:r>
      <w:r w:rsidR="00657A75" w:rsidRPr="00DE6131">
        <w:rPr>
          <w:rFonts w:hint="cs"/>
          <w:rtl/>
        </w:rPr>
        <w:t>كثر من مصدر</w:t>
      </w:r>
      <w:r w:rsidRPr="00DE6131">
        <w:rPr>
          <w:rFonts w:hint="cs"/>
          <w:rtl/>
        </w:rPr>
        <w:t>،</w:t>
      </w:r>
      <w:r w:rsidR="00657A75" w:rsidRPr="00DE6131">
        <w:rPr>
          <w:rFonts w:hint="cs"/>
          <w:rtl/>
        </w:rPr>
        <w:t xml:space="preserve"> بعضها يرتبط بنتائج </w:t>
      </w:r>
      <w:r w:rsidR="00DB5815" w:rsidRPr="00DE6131">
        <w:rPr>
          <w:rFonts w:hint="cs"/>
          <w:rtl/>
        </w:rPr>
        <w:t>الاستغلال</w:t>
      </w:r>
      <w:r w:rsidRPr="00DE6131">
        <w:rPr>
          <w:rFonts w:hint="cs"/>
          <w:rtl/>
        </w:rPr>
        <w:t xml:space="preserve"> والبعض الآ</w:t>
      </w:r>
      <w:r w:rsidR="00657A75" w:rsidRPr="00DE6131">
        <w:rPr>
          <w:rFonts w:hint="cs"/>
          <w:rtl/>
        </w:rPr>
        <w:t xml:space="preserve">خر يكون في صورة ثمن </w:t>
      </w:r>
      <w:r w:rsidRPr="00DE6131">
        <w:rPr>
          <w:rFonts w:hint="cs"/>
          <w:rtl/>
        </w:rPr>
        <w:t xml:space="preserve">يحصل عليه المتعاقد من الإدارة أو من </w:t>
      </w:r>
      <w:r w:rsidR="00657A75" w:rsidRPr="00DE6131">
        <w:rPr>
          <w:rFonts w:hint="cs"/>
          <w:rtl/>
        </w:rPr>
        <w:t>مصادر أخرى</w:t>
      </w:r>
      <w:r w:rsidRPr="00DE6131">
        <w:rPr>
          <w:rFonts w:hint="cs"/>
          <w:rtl/>
        </w:rPr>
        <w:t>،</w:t>
      </w:r>
      <w:r w:rsidR="00657A75" w:rsidRPr="00DE6131">
        <w:rPr>
          <w:rFonts w:hint="cs"/>
          <w:rtl/>
        </w:rPr>
        <w:t xml:space="preserve"> كحصوله على الإ</w:t>
      </w:r>
      <w:r w:rsidRPr="00DE6131">
        <w:rPr>
          <w:rFonts w:hint="cs"/>
          <w:rtl/>
        </w:rPr>
        <w:t>عانات من الإدارة مثل المساعدات أ</w:t>
      </w:r>
      <w:r w:rsidR="00657A75" w:rsidRPr="00DE6131">
        <w:rPr>
          <w:rFonts w:hint="cs"/>
          <w:rtl/>
        </w:rPr>
        <w:t>و دعم في حالة وجود خسارة نتيجة الاستغلال</w:t>
      </w:r>
      <w:r w:rsidR="00660800">
        <w:rPr>
          <w:rFonts w:hint="cs"/>
          <w:rtl/>
        </w:rPr>
        <w:t>،</w:t>
      </w:r>
      <w:r w:rsidR="00657A75" w:rsidRPr="00DE6131">
        <w:rPr>
          <w:rFonts w:hint="cs"/>
          <w:rtl/>
        </w:rPr>
        <w:t xml:space="preserve"> و</w:t>
      </w:r>
      <w:r w:rsidRPr="00DE6131">
        <w:rPr>
          <w:rFonts w:hint="cs"/>
          <w:rtl/>
        </w:rPr>
        <w:t>أ</w:t>
      </w:r>
      <w:r w:rsidR="00657A75" w:rsidRPr="00DE6131">
        <w:rPr>
          <w:rFonts w:hint="cs"/>
          <w:rtl/>
        </w:rPr>
        <w:t>ن ذلك ليس من ش</w:t>
      </w:r>
      <w:r w:rsidRPr="00DE6131">
        <w:rPr>
          <w:rFonts w:hint="cs"/>
          <w:rtl/>
        </w:rPr>
        <w:t>أ</w:t>
      </w:r>
      <w:r w:rsidR="00657A75" w:rsidRPr="00DE6131">
        <w:rPr>
          <w:rFonts w:hint="cs"/>
          <w:rtl/>
        </w:rPr>
        <w:t xml:space="preserve">نه </w:t>
      </w:r>
      <w:r w:rsidRPr="00DE6131">
        <w:rPr>
          <w:rFonts w:hint="cs"/>
          <w:rtl/>
        </w:rPr>
        <w:t>أ</w:t>
      </w:r>
      <w:r w:rsidR="00657A75" w:rsidRPr="00DE6131">
        <w:rPr>
          <w:rFonts w:hint="cs"/>
          <w:rtl/>
        </w:rPr>
        <w:t xml:space="preserve">ن </w:t>
      </w:r>
      <w:r w:rsidRPr="00DE6131">
        <w:rPr>
          <w:rFonts w:hint="cs"/>
          <w:rtl/>
        </w:rPr>
        <w:t>يغير</w:t>
      </w:r>
      <w:r w:rsidR="00657A75" w:rsidRPr="00DE6131">
        <w:rPr>
          <w:rFonts w:hint="cs"/>
          <w:rtl/>
        </w:rPr>
        <w:t xml:space="preserve"> من طبيعة عقد التفويض</w:t>
      </w:r>
      <w:r w:rsidR="00657A75" w:rsidRPr="00DE6131">
        <w:rPr>
          <w:rStyle w:val="Appelnotedebasdep"/>
          <w:color w:val="000000" w:themeColor="text1"/>
          <w:rtl/>
        </w:rPr>
        <w:footnoteReference w:id="64"/>
      </w:r>
      <w:r w:rsidR="002335D2" w:rsidRPr="00DE6131">
        <w:rPr>
          <w:rFonts w:hint="cs"/>
          <w:rtl/>
        </w:rPr>
        <w:t>، فوجود مصادر تمويل زيادة على المنت</w:t>
      </w:r>
      <w:r w:rsidR="00660800">
        <w:rPr>
          <w:rFonts w:hint="cs"/>
          <w:rtl/>
        </w:rPr>
        <w:t>فعين من المرفق العام</w:t>
      </w:r>
      <w:r w:rsidR="002335D2" w:rsidRPr="00DE6131">
        <w:rPr>
          <w:rFonts w:hint="cs"/>
          <w:rtl/>
        </w:rPr>
        <w:t xml:space="preserve">، </w:t>
      </w:r>
      <w:r w:rsidR="00DB5815" w:rsidRPr="00DE6131">
        <w:rPr>
          <w:rFonts w:hint="cs"/>
          <w:rtl/>
        </w:rPr>
        <w:t>لا يلغ</w:t>
      </w:r>
      <w:r w:rsidR="00DB5815" w:rsidRPr="00DE6131">
        <w:rPr>
          <w:rtl/>
        </w:rPr>
        <w:t>ي</w:t>
      </w:r>
      <w:r w:rsidR="001E0914" w:rsidRPr="00DE6131">
        <w:rPr>
          <w:rFonts w:hint="cs"/>
          <w:rtl/>
        </w:rPr>
        <w:t xml:space="preserve"> طبيعة عقد </w:t>
      </w:r>
      <w:r w:rsidR="001E0914" w:rsidRPr="00DE6131">
        <w:rPr>
          <w:rFonts w:hint="cs"/>
          <w:rtl/>
        </w:rPr>
        <w:lastRenderedPageBreak/>
        <w:t>التفويض بل من الممكن أ</w:t>
      </w:r>
      <w:r w:rsidR="002335D2" w:rsidRPr="00DE6131">
        <w:rPr>
          <w:rFonts w:hint="cs"/>
          <w:rtl/>
        </w:rPr>
        <w:t>ن توجد  مصادر تمويل أخرى تعكس الارتباط بنتائج الاستغلال</w:t>
      </w:r>
      <w:r w:rsidR="001E0914" w:rsidRPr="00DE6131">
        <w:rPr>
          <w:rFonts w:hint="cs"/>
          <w:rtl/>
        </w:rPr>
        <w:t>، حتى وإن كان جزء من المقابل المالي ت</w:t>
      </w:r>
      <w:r w:rsidR="002335D2" w:rsidRPr="00DE6131">
        <w:rPr>
          <w:rFonts w:hint="cs"/>
          <w:rtl/>
        </w:rPr>
        <w:t>دفع</w:t>
      </w:r>
      <w:r w:rsidR="001E0914" w:rsidRPr="00DE6131">
        <w:rPr>
          <w:rFonts w:hint="cs"/>
          <w:rtl/>
        </w:rPr>
        <w:t>ه</w:t>
      </w:r>
      <w:r w:rsidR="002335D2" w:rsidRPr="00DE6131">
        <w:rPr>
          <w:rFonts w:hint="cs"/>
          <w:rtl/>
        </w:rPr>
        <w:t xml:space="preserve"> </w:t>
      </w:r>
      <w:r w:rsidR="001E0914" w:rsidRPr="00DE6131">
        <w:rPr>
          <w:rFonts w:hint="cs"/>
          <w:rtl/>
        </w:rPr>
        <w:t>السلطة المفوضة في شكل</w:t>
      </w:r>
      <w:r w:rsidR="002335D2" w:rsidRPr="00DE6131">
        <w:rPr>
          <w:rFonts w:hint="cs"/>
          <w:rtl/>
        </w:rPr>
        <w:t xml:space="preserve"> دعم المرفق</w:t>
      </w:r>
      <w:r w:rsidR="001E0914" w:rsidRPr="00DE6131">
        <w:rPr>
          <w:rFonts w:hint="cs"/>
          <w:rtl/>
        </w:rPr>
        <w:t xml:space="preserve"> العام</w:t>
      </w:r>
      <w:r w:rsidR="002335D2" w:rsidRPr="00DE6131">
        <w:rPr>
          <w:rStyle w:val="Appelnotedebasdep"/>
          <w:color w:val="000000" w:themeColor="text1"/>
          <w:rtl/>
        </w:rPr>
        <w:footnoteReference w:id="65"/>
      </w:r>
      <w:r w:rsidR="001E0914" w:rsidRPr="00DE6131">
        <w:rPr>
          <w:rFonts w:hint="cs"/>
          <w:rtl/>
        </w:rPr>
        <w:t>.</w:t>
      </w:r>
      <w:r w:rsidR="002335D2" w:rsidRPr="00DE6131">
        <w:rPr>
          <w:rFonts w:hint="cs"/>
          <w:rtl/>
        </w:rPr>
        <w:t xml:space="preserve"> </w:t>
      </w:r>
    </w:p>
    <w:p w14:paraId="1705B24A" w14:textId="3FB0B0C1" w:rsidR="00454002" w:rsidRPr="00DE6131" w:rsidRDefault="00454002" w:rsidP="00372359">
      <w:pPr>
        <w:rPr>
          <w:rtl/>
          <w:lang w:val="fr-FR"/>
        </w:rPr>
      </w:pPr>
      <w:r w:rsidRPr="00DE6131">
        <w:rPr>
          <w:rFonts w:hint="cs"/>
          <w:rtl/>
          <w:lang w:val="fr-FR"/>
        </w:rPr>
        <w:t>ومن هنا</w:t>
      </w:r>
      <w:r w:rsidR="001E0914" w:rsidRPr="00DE6131">
        <w:rPr>
          <w:rFonts w:hint="cs"/>
          <w:rtl/>
          <w:lang w:val="fr-FR"/>
        </w:rPr>
        <w:t xml:space="preserve"> فالشرط الجوهري الذي يتعلق بالعائدات هو ا</w:t>
      </w:r>
      <w:r w:rsidRPr="00DE6131">
        <w:rPr>
          <w:rFonts w:hint="cs"/>
          <w:rtl/>
          <w:lang w:val="fr-FR"/>
        </w:rPr>
        <w:t>رتب</w:t>
      </w:r>
      <w:r w:rsidR="001E0914" w:rsidRPr="00DE6131">
        <w:rPr>
          <w:rFonts w:hint="cs"/>
          <w:rtl/>
          <w:lang w:val="fr-FR"/>
        </w:rPr>
        <w:t xml:space="preserve">اطها بعملية </w:t>
      </w:r>
      <w:r w:rsidR="00DB5815" w:rsidRPr="00DE6131">
        <w:rPr>
          <w:rFonts w:hint="cs"/>
          <w:rtl/>
          <w:lang w:val="fr-FR"/>
        </w:rPr>
        <w:t xml:space="preserve">الاستثمار </w:t>
      </w:r>
      <w:r w:rsidR="001E0914" w:rsidRPr="00DE6131">
        <w:rPr>
          <w:rFonts w:hint="cs"/>
          <w:rtl/>
          <w:lang w:val="fr-FR"/>
        </w:rPr>
        <w:t>في المرفق العام</w:t>
      </w:r>
      <w:r w:rsidRPr="00DE6131">
        <w:rPr>
          <w:rFonts w:hint="cs"/>
          <w:rtl/>
          <w:lang w:val="fr-FR"/>
        </w:rPr>
        <w:t xml:space="preserve"> </w:t>
      </w:r>
      <w:r w:rsidR="001E0914" w:rsidRPr="00DE6131">
        <w:rPr>
          <w:rFonts w:hint="cs"/>
          <w:rtl/>
          <w:lang w:val="fr-FR"/>
        </w:rPr>
        <w:t>أيا كان نوعها</w:t>
      </w:r>
      <w:r w:rsidRPr="00DE6131">
        <w:rPr>
          <w:rFonts w:hint="cs"/>
          <w:rtl/>
          <w:lang w:val="fr-FR"/>
        </w:rPr>
        <w:t xml:space="preserve"> </w:t>
      </w:r>
      <w:r w:rsidR="001E0914" w:rsidRPr="00DE6131">
        <w:rPr>
          <w:rFonts w:hint="cs"/>
          <w:rtl/>
          <w:lang w:val="fr-FR"/>
        </w:rPr>
        <w:t>سواء في شكل</w:t>
      </w:r>
      <w:r w:rsidRPr="00DE6131">
        <w:rPr>
          <w:rFonts w:hint="cs"/>
          <w:rtl/>
          <w:lang w:val="fr-FR"/>
        </w:rPr>
        <w:t xml:space="preserve"> ثمن تدفعه السلطة </w:t>
      </w:r>
      <w:r w:rsidR="001E0914" w:rsidRPr="00DE6131">
        <w:rPr>
          <w:rFonts w:hint="cs"/>
          <w:rtl/>
          <w:lang w:val="fr-FR"/>
        </w:rPr>
        <w:t>مانحة التفويض</w:t>
      </w:r>
      <w:r w:rsidRPr="00DE6131">
        <w:rPr>
          <w:rFonts w:hint="cs"/>
          <w:rtl/>
          <w:lang w:val="fr-FR"/>
        </w:rPr>
        <w:t xml:space="preserve"> </w:t>
      </w:r>
      <w:r w:rsidR="00E71AE8" w:rsidRPr="00DE6131">
        <w:rPr>
          <w:rFonts w:hint="cs"/>
          <w:rtl/>
          <w:lang w:val="fr-FR"/>
        </w:rPr>
        <w:t>أ</w:t>
      </w:r>
      <w:r w:rsidRPr="00DE6131">
        <w:rPr>
          <w:rFonts w:hint="cs"/>
          <w:rtl/>
          <w:lang w:val="fr-FR"/>
        </w:rPr>
        <w:t xml:space="preserve">و </w:t>
      </w:r>
      <w:r w:rsidR="00E71AE8" w:rsidRPr="00DE6131">
        <w:rPr>
          <w:rFonts w:hint="cs"/>
          <w:rtl/>
          <w:lang w:val="fr-FR"/>
        </w:rPr>
        <w:t>أ</w:t>
      </w:r>
      <w:r w:rsidRPr="00DE6131">
        <w:rPr>
          <w:rFonts w:hint="cs"/>
          <w:rtl/>
          <w:lang w:val="fr-FR"/>
        </w:rPr>
        <w:t xml:space="preserve">تاوة يدفعها </w:t>
      </w:r>
      <w:r w:rsidR="001E0914" w:rsidRPr="00DE6131">
        <w:rPr>
          <w:rFonts w:hint="cs"/>
          <w:rtl/>
          <w:lang w:val="fr-FR"/>
        </w:rPr>
        <w:t>مستخدمي المرفق المفوض،</w:t>
      </w:r>
      <w:r w:rsidRPr="00DE6131">
        <w:rPr>
          <w:rFonts w:hint="cs"/>
          <w:rtl/>
          <w:lang w:val="fr-FR"/>
        </w:rPr>
        <w:t xml:space="preserve"> </w:t>
      </w:r>
      <w:r w:rsidR="00600BA8" w:rsidRPr="00DE6131">
        <w:rPr>
          <w:rFonts w:hint="cs"/>
          <w:rtl/>
          <w:lang w:val="fr-FR"/>
        </w:rPr>
        <w:t xml:space="preserve">وهو </w:t>
      </w:r>
      <w:r w:rsidR="00BB35EF" w:rsidRPr="00DE6131">
        <w:rPr>
          <w:rFonts w:hint="cs"/>
          <w:rtl/>
          <w:lang w:val="fr-FR"/>
        </w:rPr>
        <w:t>ما</w:t>
      </w:r>
      <w:r w:rsidR="00600BA8" w:rsidRPr="00DE6131">
        <w:rPr>
          <w:rFonts w:hint="cs"/>
          <w:rtl/>
          <w:lang w:val="fr-FR"/>
        </w:rPr>
        <w:t xml:space="preserve"> </w:t>
      </w:r>
      <w:r w:rsidR="00BB35EF" w:rsidRPr="00DE6131">
        <w:rPr>
          <w:rFonts w:hint="cs"/>
          <w:rtl/>
          <w:lang w:val="fr-FR"/>
        </w:rPr>
        <w:t>كرسه</w:t>
      </w:r>
      <w:r w:rsidR="00600BA8" w:rsidRPr="00DE6131">
        <w:rPr>
          <w:rFonts w:hint="cs"/>
          <w:rtl/>
          <w:lang w:val="fr-FR"/>
        </w:rPr>
        <w:t xml:space="preserve"> المشرع الجزائري في تعريفه لعقد تفويض المرفق العام </w:t>
      </w:r>
      <w:r w:rsidR="00BB35EF" w:rsidRPr="00DE6131">
        <w:rPr>
          <w:rFonts w:hint="cs"/>
          <w:rtl/>
          <w:lang w:val="fr-FR"/>
        </w:rPr>
        <w:t>حيث</w:t>
      </w:r>
      <w:r w:rsidR="00600BA8" w:rsidRPr="00DE6131">
        <w:rPr>
          <w:rFonts w:hint="cs"/>
          <w:rtl/>
          <w:lang w:val="fr-FR"/>
        </w:rPr>
        <w:t xml:space="preserve"> </w:t>
      </w:r>
      <w:r w:rsidR="00DB5815" w:rsidRPr="00DE6131">
        <w:rPr>
          <w:rFonts w:hint="cs"/>
          <w:rtl/>
          <w:lang w:val="fr-FR"/>
        </w:rPr>
        <w:t>اعتبر</w:t>
      </w:r>
      <w:r w:rsidR="001E0914" w:rsidRPr="00DE6131">
        <w:rPr>
          <w:rFonts w:hint="cs"/>
          <w:rtl/>
          <w:lang w:val="fr-FR"/>
        </w:rPr>
        <w:t xml:space="preserve"> أن أجر المفوض له </w:t>
      </w:r>
      <w:r w:rsidR="00BB35EF" w:rsidRPr="00DE6131">
        <w:rPr>
          <w:rFonts w:hint="cs"/>
          <w:rtl/>
          <w:lang w:val="fr-FR"/>
        </w:rPr>
        <w:t>لابد</w:t>
      </w:r>
      <w:r w:rsidR="001E0914" w:rsidRPr="00DE6131">
        <w:rPr>
          <w:rFonts w:hint="cs"/>
          <w:rtl/>
          <w:lang w:val="fr-FR"/>
        </w:rPr>
        <w:t xml:space="preserve"> أ</w:t>
      </w:r>
      <w:r w:rsidR="00600BA8" w:rsidRPr="00DE6131">
        <w:rPr>
          <w:rFonts w:hint="cs"/>
          <w:rtl/>
          <w:lang w:val="fr-FR"/>
        </w:rPr>
        <w:t xml:space="preserve">ن </w:t>
      </w:r>
      <w:r w:rsidR="00DB5815" w:rsidRPr="00DE6131">
        <w:rPr>
          <w:rFonts w:hint="cs"/>
          <w:rtl/>
          <w:lang w:val="fr-FR"/>
        </w:rPr>
        <w:t>يرتبط</w:t>
      </w:r>
      <w:r w:rsidR="00600BA8" w:rsidRPr="00DE6131">
        <w:rPr>
          <w:rFonts w:hint="cs"/>
          <w:rtl/>
          <w:lang w:val="fr-FR"/>
        </w:rPr>
        <w:t xml:space="preserve"> مباشرة بنتائج </w:t>
      </w:r>
      <w:r w:rsidR="00DB5815" w:rsidRPr="00DE6131">
        <w:rPr>
          <w:rFonts w:hint="cs"/>
          <w:rtl/>
          <w:lang w:val="fr-FR"/>
        </w:rPr>
        <w:t>استغلال</w:t>
      </w:r>
      <w:r w:rsidR="001E0914" w:rsidRPr="00DE6131">
        <w:rPr>
          <w:rFonts w:hint="cs"/>
          <w:rtl/>
          <w:lang w:val="fr-FR"/>
        </w:rPr>
        <w:t xml:space="preserve"> المرفق العام</w:t>
      </w:r>
      <w:r w:rsidR="00BB35EF" w:rsidRPr="00DE6131">
        <w:rPr>
          <w:rFonts w:hint="cs"/>
          <w:rtl/>
          <w:lang w:val="fr-FR"/>
        </w:rPr>
        <w:t>،</w:t>
      </w:r>
      <w:r w:rsidR="001E0914" w:rsidRPr="00DE6131">
        <w:rPr>
          <w:rFonts w:hint="cs"/>
          <w:rtl/>
          <w:lang w:val="fr-FR"/>
        </w:rPr>
        <w:t xml:space="preserve"> سواء كانت </w:t>
      </w:r>
      <w:r w:rsidR="00DB5815" w:rsidRPr="00DE6131">
        <w:rPr>
          <w:rFonts w:hint="cs"/>
          <w:rtl/>
          <w:lang w:val="fr-FR"/>
        </w:rPr>
        <w:t>إتاوات</w:t>
      </w:r>
      <w:r w:rsidR="00600BA8" w:rsidRPr="00DE6131">
        <w:rPr>
          <w:rFonts w:hint="cs"/>
          <w:rtl/>
          <w:lang w:val="fr-FR"/>
        </w:rPr>
        <w:t xml:space="preserve"> </w:t>
      </w:r>
      <w:r w:rsidR="00BB35EF" w:rsidRPr="00DE6131">
        <w:rPr>
          <w:rFonts w:hint="cs"/>
          <w:rtl/>
          <w:lang w:val="fr-FR"/>
        </w:rPr>
        <w:t xml:space="preserve">محصلة </w:t>
      </w:r>
      <w:r w:rsidR="00600BA8" w:rsidRPr="00DE6131">
        <w:rPr>
          <w:rFonts w:hint="cs"/>
          <w:rtl/>
          <w:lang w:val="fr-FR"/>
        </w:rPr>
        <w:t xml:space="preserve"> من المنتفعين لحسابه</w:t>
      </w:r>
      <w:r w:rsidR="00E71AE8" w:rsidRPr="00DE6131">
        <w:rPr>
          <w:rFonts w:hint="cs"/>
          <w:rtl/>
          <w:lang w:val="fr-FR"/>
        </w:rPr>
        <w:t>،</w:t>
      </w:r>
      <w:r w:rsidR="00600BA8" w:rsidRPr="00DE6131">
        <w:rPr>
          <w:rFonts w:hint="cs"/>
          <w:rtl/>
          <w:lang w:val="fr-FR"/>
        </w:rPr>
        <w:t xml:space="preserve"> كما هو </w:t>
      </w:r>
      <w:r w:rsidR="00BB35EF" w:rsidRPr="00DE6131">
        <w:rPr>
          <w:rFonts w:hint="cs"/>
          <w:rtl/>
          <w:lang w:val="fr-FR"/>
        </w:rPr>
        <w:t>عليه الحال</w:t>
      </w:r>
      <w:r w:rsidR="00600BA8" w:rsidRPr="00DE6131">
        <w:rPr>
          <w:rFonts w:hint="cs"/>
          <w:rtl/>
          <w:lang w:val="fr-FR"/>
        </w:rPr>
        <w:t xml:space="preserve"> في عقد الامتياز وعقد الايجار</w:t>
      </w:r>
      <w:r w:rsidR="00E71AE8" w:rsidRPr="00DE6131">
        <w:rPr>
          <w:rFonts w:hint="cs"/>
          <w:rtl/>
          <w:lang w:val="fr-FR"/>
        </w:rPr>
        <w:t>،</w:t>
      </w:r>
      <w:r w:rsidR="00600BA8" w:rsidRPr="00DE6131">
        <w:rPr>
          <w:rFonts w:hint="cs"/>
          <w:rtl/>
          <w:lang w:val="fr-FR"/>
        </w:rPr>
        <w:t xml:space="preserve"> </w:t>
      </w:r>
      <w:r w:rsidR="00E71AE8" w:rsidRPr="00DE6131">
        <w:rPr>
          <w:rFonts w:hint="cs"/>
          <w:rtl/>
          <w:lang w:val="fr-FR"/>
        </w:rPr>
        <w:t>أ</w:t>
      </w:r>
      <w:r w:rsidR="00600BA8" w:rsidRPr="00DE6131">
        <w:rPr>
          <w:rFonts w:hint="cs"/>
          <w:rtl/>
          <w:lang w:val="fr-FR"/>
        </w:rPr>
        <w:t>و ثمن يتقاضاه من السلطة المفوضة كما هو الحال في عقد التسيي</w:t>
      </w:r>
      <w:r w:rsidR="00E71AE8" w:rsidRPr="00DE6131">
        <w:rPr>
          <w:rFonts w:hint="cs"/>
          <w:rtl/>
          <w:lang w:val="fr-FR"/>
        </w:rPr>
        <w:t>ر والوكالة المحفزة</w:t>
      </w:r>
      <w:r w:rsidR="001E0914" w:rsidRPr="00DE6131">
        <w:rPr>
          <w:rFonts w:hint="cs"/>
          <w:rtl/>
          <w:lang w:val="fr-FR"/>
        </w:rPr>
        <w:t>،</w:t>
      </w:r>
      <w:r w:rsidR="00E71AE8" w:rsidRPr="00DE6131">
        <w:rPr>
          <w:rFonts w:hint="cs"/>
          <w:rtl/>
          <w:lang w:val="fr-FR"/>
        </w:rPr>
        <w:t xml:space="preserve"> </w:t>
      </w:r>
      <w:r w:rsidR="00BB35EF" w:rsidRPr="00DE6131">
        <w:rPr>
          <w:rFonts w:hint="cs"/>
          <w:rtl/>
          <w:lang w:val="fr-FR"/>
        </w:rPr>
        <w:t>وهذا تكريس لفكرة الاستثمار بمفهومه الواسع، حيث يصبح</w:t>
      </w:r>
      <w:r w:rsidR="00600BA8" w:rsidRPr="00DE6131">
        <w:rPr>
          <w:rFonts w:hint="cs"/>
          <w:rtl/>
          <w:lang w:val="fr-FR"/>
        </w:rPr>
        <w:t xml:space="preserve"> المقابل المالي يتعدى فكرة </w:t>
      </w:r>
      <w:r w:rsidR="00DB5815" w:rsidRPr="00DE6131">
        <w:rPr>
          <w:rFonts w:hint="cs"/>
          <w:rtl/>
          <w:lang w:val="fr-FR"/>
        </w:rPr>
        <w:t>الإتاوات</w:t>
      </w:r>
      <w:r w:rsidR="00600BA8" w:rsidRPr="00DE6131">
        <w:rPr>
          <w:rFonts w:hint="cs"/>
          <w:rtl/>
          <w:lang w:val="fr-FR"/>
        </w:rPr>
        <w:t xml:space="preserve"> </w:t>
      </w:r>
      <w:r w:rsidR="00C2736E" w:rsidRPr="00DE6131">
        <w:rPr>
          <w:rFonts w:hint="cs"/>
          <w:rtl/>
          <w:lang w:val="fr-FR"/>
        </w:rPr>
        <w:t>أ</w:t>
      </w:r>
      <w:r w:rsidR="00600BA8" w:rsidRPr="00DE6131">
        <w:rPr>
          <w:rFonts w:hint="cs"/>
          <w:rtl/>
          <w:lang w:val="fr-FR"/>
        </w:rPr>
        <w:t xml:space="preserve">و الثمن </w:t>
      </w:r>
      <w:r w:rsidR="00BB35EF" w:rsidRPr="00DE6131">
        <w:rPr>
          <w:rFonts w:hint="cs"/>
          <w:rtl/>
          <w:lang w:val="fr-FR"/>
        </w:rPr>
        <w:t xml:space="preserve">للوصول </w:t>
      </w:r>
      <w:r w:rsidR="00DB5815" w:rsidRPr="00DE6131">
        <w:rPr>
          <w:rFonts w:hint="cs"/>
          <w:rtl/>
          <w:lang w:val="fr-FR"/>
        </w:rPr>
        <w:t>إ</w:t>
      </w:r>
      <w:r w:rsidR="00BB35EF" w:rsidRPr="00DE6131">
        <w:rPr>
          <w:rFonts w:hint="cs"/>
          <w:rtl/>
          <w:lang w:val="fr-FR"/>
        </w:rPr>
        <w:t xml:space="preserve">لى </w:t>
      </w:r>
      <w:r w:rsidR="00600BA8" w:rsidRPr="00DE6131">
        <w:rPr>
          <w:rFonts w:hint="cs"/>
          <w:rtl/>
          <w:lang w:val="fr-FR"/>
        </w:rPr>
        <w:t xml:space="preserve">مصادر أخرى </w:t>
      </w:r>
      <w:r w:rsidR="00BB35EF" w:rsidRPr="00DE6131">
        <w:rPr>
          <w:rFonts w:hint="cs"/>
          <w:rtl/>
          <w:lang w:val="fr-FR"/>
        </w:rPr>
        <w:t>مختلفة</w:t>
      </w:r>
      <w:r w:rsidR="00600BA8" w:rsidRPr="00DE6131">
        <w:rPr>
          <w:rFonts w:hint="cs"/>
          <w:rtl/>
          <w:lang w:val="fr-FR"/>
        </w:rPr>
        <w:t xml:space="preserve"> </w:t>
      </w:r>
      <w:r w:rsidR="00BB35EF" w:rsidRPr="00DE6131">
        <w:rPr>
          <w:rFonts w:hint="cs"/>
          <w:rtl/>
          <w:lang w:val="fr-FR"/>
        </w:rPr>
        <w:t xml:space="preserve">تدخل كلها في إطار </w:t>
      </w:r>
      <w:r w:rsidR="00600BA8" w:rsidRPr="00DE6131">
        <w:rPr>
          <w:rFonts w:hint="cs"/>
          <w:rtl/>
          <w:lang w:val="fr-FR"/>
        </w:rPr>
        <w:t>نشاط</w:t>
      </w:r>
      <w:r w:rsidR="00BB35EF" w:rsidRPr="00DE6131">
        <w:rPr>
          <w:rFonts w:hint="cs"/>
          <w:rtl/>
          <w:lang w:val="fr-FR"/>
        </w:rPr>
        <w:t>ات</w:t>
      </w:r>
      <w:r w:rsidR="00600BA8" w:rsidRPr="00DE6131">
        <w:rPr>
          <w:rFonts w:hint="cs"/>
          <w:rtl/>
          <w:lang w:val="fr-FR"/>
        </w:rPr>
        <w:t xml:space="preserve"> المرفق موضوع الاستثمار نفسه</w:t>
      </w:r>
      <w:r w:rsidR="00BB35EF" w:rsidRPr="00DE6131">
        <w:rPr>
          <w:rFonts w:hint="cs"/>
          <w:rtl/>
          <w:lang w:val="fr-FR"/>
        </w:rPr>
        <w:t>،</w:t>
      </w:r>
      <w:r w:rsidR="00600BA8" w:rsidRPr="00DE6131">
        <w:rPr>
          <w:rFonts w:hint="cs"/>
          <w:rtl/>
          <w:lang w:val="fr-FR"/>
        </w:rPr>
        <w:t xml:space="preserve"> وسبب ربط العائد</w:t>
      </w:r>
      <w:r w:rsidR="00E71AE8" w:rsidRPr="00DE6131">
        <w:rPr>
          <w:rFonts w:hint="cs"/>
          <w:rtl/>
          <w:lang w:val="fr-FR"/>
        </w:rPr>
        <w:t>ات بالاستغلال هو تحمل المستثمر كل أ</w:t>
      </w:r>
      <w:r w:rsidR="00600BA8" w:rsidRPr="00DE6131">
        <w:rPr>
          <w:rFonts w:hint="cs"/>
          <w:rtl/>
          <w:lang w:val="fr-FR"/>
        </w:rPr>
        <w:t xml:space="preserve">و جزء من مخاطر الاستثمار أي </w:t>
      </w:r>
      <w:r w:rsidR="00E71AE8" w:rsidRPr="00DE6131">
        <w:rPr>
          <w:rFonts w:hint="cs"/>
          <w:rtl/>
          <w:lang w:val="fr-FR"/>
        </w:rPr>
        <w:t>أ</w:t>
      </w:r>
      <w:r w:rsidR="00600BA8" w:rsidRPr="00DE6131">
        <w:rPr>
          <w:rFonts w:hint="cs"/>
          <w:rtl/>
          <w:lang w:val="fr-FR"/>
        </w:rPr>
        <w:t>ن مفهوم الاس</w:t>
      </w:r>
      <w:r w:rsidR="00E71AE8" w:rsidRPr="00DE6131">
        <w:rPr>
          <w:rFonts w:hint="cs"/>
          <w:rtl/>
          <w:lang w:val="fr-FR"/>
        </w:rPr>
        <w:t xml:space="preserve">تثمار </w:t>
      </w:r>
      <w:r w:rsidR="00BB35EF" w:rsidRPr="00DE6131">
        <w:rPr>
          <w:rFonts w:hint="cs"/>
          <w:rtl/>
          <w:lang w:val="fr-FR"/>
        </w:rPr>
        <w:t xml:space="preserve">ليس له معنى دون أن </w:t>
      </w:r>
      <w:r w:rsidR="00600BA8" w:rsidRPr="00DE6131">
        <w:rPr>
          <w:rFonts w:hint="cs"/>
          <w:rtl/>
          <w:lang w:val="fr-FR"/>
        </w:rPr>
        <w:t xml:space="preserve"> بتحمل </w:t>
      </w:r>
      <w:r w:rsidR="00BB35EF" w:rsidRPr="00DE6131">
        <w:rPr>
          <w:rFonts w:hint="cs"/>
          <w:rtl/>
          <w:lang w:val="fr-FR"/>
        </w:rPr>
        <w:t>صاحب التفويض كل أو</w:t>
      </w:r>
      <w:r w:rsidR="00600BA8" w:rsidRPr="00DE6131">
        <w:rPr>
          <w:rFonts w:hint="cs"/>
          <w:rtl/>
          <w:lang w:val="fr-FR"/>
        </w:rPr>
        <w:t xml:space="preserve"> جزء من المخاطر التي يتحملها </w:t>
      </w:r>
      <w:r w:rsidR="00BB35EF" w:rsidRPr="00DE6131">
        <w:rPr>
          <w:rFonts w:hint="cs"/>
          <w:rtl/>
          <w:lang w:val="fr-FR"/>
        </w:rPr>
        <w:t>وإ</w:t>
      </w:r>
      <w:r w:rsidR="00600BA8" w:rsidRPr="00DE6131">
        <w:rPr>
          <w:rFonts w:hint="cs"/>
          <w:rtl/>
          <w:lang w:val="fr-FR"/>
        </w:rPr>
        <w:t xml:space="preserve">لا </w:t>
      </w:r>
      <w:r w:rsidR="00BB35EF" w:rsidRPr="00DE6131">
        <w:rPr>
          <w:rFonts w:hint="cs"/>
          <w:rtl/>
          <w:lang w:val="fr-FR"/>
        </w:rPr>
        <w:t>لا يمكن</w:t>
      </w:r>
      <w:r w:rsidR="00600BA8" w:rsidRPr="00DE6131">
        <w:rPr>
          <w:rFonts w:hint="cs"/>
          <w:rtl/>
          <w:lang w:val="fr-FR"/>
        </w:rPr>
        <w:t xml:space="preserve"> </w:t>
      </w:r>
      <w:r w:rsidR="00BB35EF" w:rsidRPr="00DE6131">
        <w:rPr>
          <w:rFonts w:hint="cs"/>
          <w:rtl/>
          <w:lang w:val="fr-FR"/>
        </w:rPr>
        <w:t>الحديث عن إستثمارحقيقي للمرفق العام عن طريق أسلوب التفويض</w:t>
      </w:r>
      <w:r w:rsidR="00893543" w:rsidRPr="00DE6131">
        <w:rPr>
          <w:rStyle w:val="Appelnotedebasdep"/>
          <w:b/>
          <w:bCs/>
          <w:color w:val="000000" w:themeColor="text1"/>
          <w:rtl/>
          <w:lang w:val="fr-FR"/>
        </w:rPr>
        <w:footnoteReference w:id="66"/>
      </w:r>
      <w:r w:rsidR="00EA34A5" w:rsidRPr="00DE6131">
        <w:rPr>
          <w:rFonts w:hint="cs"/>
          <w:rtl/>
          <w:lang w:val="fr-FR"/>
        </w:rPr>
        <w:t>.</w:t>
      </w:r>
    </w:p>
    <w:p w14:paraId="23D1A363" w14:textId="3B84440F" w:rsidR="006835F0" w:rsidRPr="00DE6131" w:rsidRDefault="00211A66" w:rsidP="00372359">
      <w:pPr>
        <w:rPr>
          <w:rtl/>
        </w:rPr>
      </w:pPr>
      <w:r w:rsidRPr="00DE6131">
        <w:rPr>
          <w:rFonts w:hint="cs"/>
          <w:rtl/>
        </w:rPr>
        <w:t xml:space="preserve">ويبقى </w:t>
      </w:r>
      <w:r w:rsidR="00DB5815" w:rsidRPr="00DE6131">
        <w:rPr>
          <w:rFonts w:hint="cs"/>
          <w:rtl/>
        </w:rPr>
        <w:t>ارتباط</w:t>
      </w:r>
      <w:r w:rsidRPr="00DE6131">
        <w:rPr>
          <w:rFonts w:hint="cs"/>
          <w:rtl/>
        </w:rPr>
        <w:t xml:space="preserve"> المقابل المالي بنتائج الاستغلال معيارا للتمييز بين عقد تفويض المرفق العام والصفقات العمومية</w:t>
      </w:r>
      <w:r w:rsidR="006835F0" w:rsidRPr="00DE6131">
        <w:rPr>
          <w:rFonts w:hint="cs"/>
          <w:rtl/>
        </w:rPr>
        <w:t>،</w:t>
      </w:r>
      <w:r w:rsidRPr="00DE6131">
        <w:rPr>
          <w:rFonts w:hint="cs"/>
          <w:rtl/>
        </w:rPr>
        <w:t xml:space="preserve"> فإذا </w:t>
      </w:r>
      <w:r w:rsidR="006835F0" w:rsidRPr="00DE6131">
        <w:rPr>
          <w:rFonts w:hint="cs"/>
          <w:rtl/>
        </w:rPr>
        <w:t>كان المقابل المالي الذي يحصل عليه</w:t>
      </w:r>
      <w:r w:rsidRPr="00DE6131">
        <w:rPr>
          <w:rFonts w:hint="cs"/>
          <w:rtl/>
        </w:rPr>
        <w:t xml:space="preserve"> صاحب التفويض ثمنا للخدمات المؤداة دون </w:t>
      </w:r>
      <w:r w:rsidR="006835F0" w:rsidRPr="00DE6131">
        <w:rPr>
          <w:rFonts w:hint="cs"/>
          <w:rtl/>
        </w:rPr>
        <w:t xml:space="preserve">أن </w:t>
      </w:r>
      <w:r w:rsidRPr="00DE6131">
        <w:rPr>
          <w:rFonts w:hint="cs"/>
          <w:rtl/>
        </w:rPr>
        <w:t xml:space="preserve">يتحمل المفوض له أية مخاطر، فنكون بصدد صفقة عمومية </w:t>
      </w:r>
      <w:r w:rsidR="006835F0" w:rsidRPr="00DE6131">
        <w:rPr>
          <w:rFonts w:hint="cs"/>
          <w:rtl/>
        </w:rPr>
        <w:t xml:space="preserve">أو أي عقد إداري آخر </w:t>
      </w:r>
      <w:r w:rsidR="00DB5815" w:rsidRPr="00DE6131">
        <w:rPr>
          <w:rFonts w:hint="cs"/>
          <w:rtl/>
        </w:rPr>
        <w:t>غير عق</w:t>
      </w:r>
      <w:r w:rsidR="00DB5815" w:rsidRPr="00DE6131">
        <w:rPr>
          <w:rtl/>
        </w:rPr>
        <w:t>د</w:t>
      </w:r>
      <w:r w:rsidRPr="00DE6131">
        <w:rPr>
          <w:rFonts w:hint="cs"/>
          <w:rtl/>
        </w:rPr>
        <w:t xml:space="preserve"> </w:t>
      </w:r>
      <w:r w:rsidR="006835F0" w:rsidRPr="00DE6131">
        <w:rPr>
          <w:rFonts w:hint="cs"/>
          <w:rtl/>
        </w:rPr>
        <w:t>تفويض المرفق العام،</w:t>
      </w:r>
      <w:r w:rsidRPr="00DE6131">
        <w:rPr>
          <w:rFonts w:hint="cs"/>
          <w:rtl/>
        </w:rPr>
        <w:t xml:space="preserve"> </w:t>
      </w:r>
      <w:r w:rsidR="006835F0" w:rsidRPr="00DE6131">
        <w:rPr>
          <w:rFonts w:hint="cs"/>
          <w:rtl/>
        </w:rPr>
        <w:t>وهذا ما</w:t>
      </w:r>
      <w:r w:rsidR="006835F0" w:rsidRPr="00DE6131">
        <w:t xml:space="preserve"> </w:t>
      </w:r>
      <w:r w:rsidR="006835F0" w:rsidRPr="00DE6131">
        <w:rPr>
          <w:rFonts w:hint="cs"/>
          <w:rtl/>
        </w:rPr>
        <w:t>كرسه المشرع الجزائري في مضمون المادة 207 من المرسوم الرئاسي 15/247 والتي نصت على "...ويتم التكفل بأجر المفوض له بصفة أساسية من استغلال المرفق العام" وأكدت على هذا المعيار التعليمة الوزارية رقم:006 المؤرخة في 09 جوان 2019 بنصها على " إن أهمية هذا النمط في تسيير المرفق العام تكمن على وجه الخصوص في كيفية التكفل بأجر المفوض له والذي يرتبط أساسا بنتيجة استغلال المرفق العام" .</w:t>
      </w:r>
    </w:p>
    <w:p w14:paraId="5B03A82C" w14:textId="100B65F0" w:rsidR="006835F0" w:rsidRPr="00DE6131" w:rsidRDefault="00211A66" w:rsidP="00372359">
      <w:pPr>
        <w:rPr>
          <w:noProof/>
          <w:rtl/>
        </w:rPr>
      </w:pPr>
      <w:r w:rsidRPr="00DE6131">
        <w:rPr>
          <w:rFonts w:hint="cs"/>
          <w:rtl/>
        </w:rPr>
        <w:t xml:space="preserve">وبتوافر الشروط السالفة الذكر مجتمعة نكون أمام </w:t>
      </w:r>
      <w:r w:rsidR="00C32E80" w:rsidRPr="00DE6131">
        <w:rPr>
          <w:rFonts w:hint="cs"/>
          <w:rtl/>
        </w:rPr>
        <w:t xml:space="preserve">عقد </w:t>
      </w:r>
      <w:r w:rsidRPr="00DE6131">
        <w:rPr>
          <w:rFonts w:hint="cs"/>
          <w:rtl/>
        </w:rPr>
        <w:t>تفويض المرفق العام</w:t>
      </w:r>
      <w:r w:rsidR="00C32E80" w:rsidRPr="00DE6131">
        <w:rPr>
          <w:rFonts w:hint="cs"/>
          <w:rtl/>
        </w:rPr>
        <w:t xml:space="preserve"> بكل أركانه</w:t>
      </w:r>
      <w:r w:rsidR="00D858E6" w:rsidRPr="00DE6131">
        <w:rPr>
          <w:rFonts w:hint="cs"/>
          <w:rtl/>
        </w:rPr>
        <w:t xml:space="preserve">، من وجود المرفق العام القابل للتسيير بأسلوب التفويض </w:t>
      </w:r>
      <w:r w:rsidR="00DB5815" w:rsidRPr="00DE6131">
        <w:rPr>
          <w:rFonts w:hint="cs"/>
          <w:rtl/>
        </w:rPr>
        <w:t>إ</w:t>
      </w:r>
      <w:r w:rsidR="00D858E6" w:rsidRPr="00DE6131">
        <w:rPr>
          <w:rFonts w:hint="cs"/>
          <w:rtl/>
        </w:rPr>
        <w:t xml:space="preserve">لى ضرورة تنظيم العلاقة بين السلطة المفوضة والمفوض له وإفراغها في صيغة تعاقدية، ثم ضرورة </w:t>
      </w:r>
      <w:r w:rsidR="00DB5815" w:rsidRPr="00DE6131">
        <w:rPr>
          <w:rFonts w:hint="cs"/>
          <w:rtl/>
        </w:rPr>
        <w:t>استغلال</w:t>
      </w:r>
      <w:r w:rsidR="00D858E6" w:rsidRPr="00DE6131">
        <w:rPr>
          <w:rFonts w:hint="cs"/>
          <w:rtl/>
        </w:rPr>
        <w:t xml:space="preserve"> المرفق العام وارتباط العائدات المالية مهما كان</w:t>
      </w:r>
      <w:r w:rsidR="00930BA9" w:rsidRPr="00DE6131">
        <w:rPr>
          <w:rFonts w:hint="cs"/>
          <w:rtl/>
        </w:rPr>
        <w:t xml:space="preserve">ت مصادرها بنتائج </w:t>
      </w:r>
      <w:r w:rsidR="00DB5815" w:rsidRPr="00DE6131">
        <w:rPr>
          <w:rFonts w:hint="cs"/>
          <w:rtl/>
        </w:rPr>
        <w:t>استغلال</w:t>
      </w:r>
      <w:r w:rsidR="000874D5">
        <w:rPr>
          <w:rFonts w:hint="cs"/>
          <w:rtl/>
        </w:rPr>
        <w:t xml:space="preserve"> المرفق، و</w:t>
      </w:r>
      <w:r w:rsidR="00AA0C4C">
        <w:rPr>
          <w:rFonts w:hint="cs"/>
          <w:rtl/>
        </w:rPr>
        <w:t xml:space="preserve"> </w:t>
      </w:r>
      <w:r w:rsidR="000C0931">
        <w:rPr>
          <w:rFonts w:hint="cs"/>
          <w:rtl/>
        </w:rPr>
        <w:t>ينجعرن</w:t>
      </w:r>
      <w:r w:rsidR="000874D5">
        <w:rPr>
          <w:rFonts w:hint="cs"/>
          <w:rtl/>
        </w:rPr>
        <w:t xml:space="preserve"> ذلك م</w:t>
      </w:r>
      <w:r w:rsidR="00844AB7">
        <w:rPr>
          <w:rFonts w:hint="cs"/>
          <w:rtl/>
        </w:rPr>
        <w:t xml:space="preserve">ن </w:t>
      </w:r>
      <w:r w:rsidR="000874D5">
        <w:rPr>
          <w:rFonts w:hint="cs"/>
          <w:rtl/>
        </w:rPr>
        <w:t xml:space="preserve">نتائج عديدة تتعلق بالأساس </w:t>
      </w:r>
      <w:r w:rsidR="00B106A1">
        <w:rPr>
          <w:rFonts w:hint="cs"/>
          <w:rtl/>
        </w:rPr>
        <w:t>باتصال العقد بالمرفق العام فيستمد العقد مكانته وأ</w:t>
      </w:r>
      <w:r w:rsidR="002B1F22">
        <w:rPr>
          <w:rFonts w:hint="cs"/>
          <w:rtl/>
        </w:rPr>
        <w:t xml:space="preserve">هميته من مكانة وأهمية المرفق العام في حد ذاته </w:t>
      </w:r>
      <w:r w:rsidR="00D005EF">
        <w:rPr>
          <w:rFonts w:hint="cs"/>
          <w:rtl/>
        </w:rPr>
        <w:t>ومن الأهداف المرتبطة بضمان الصالح العام</w:t>
      </w:r>
      <w:r w:rsidR="00423AA8">
        <w:rPr>
          <w:rFonts w:hint="cs"/>
          <w:rtl/>
        </w:rPr>
        <w:t xml:space="preserve">، </w:t>
      </w:r>
      <w:r w:rsidR="00844AB7">
        <w:rPr>
          <w:rFonts w:hint="cs"/>
          <w:rtl/>
        </w:rPr>
        <w:t>و</w:t>
      </w:r>
      <w:r w:rsidR="00361DDF">
        <w:rPr>
          <w:rFonts w:hint="cs"/>
          <w:rtl/>
        </w:rPr>
        <w:t>با</w:t>
      </w:r>
      <w:r w:rsidR="00844AB7">
        <w:rPr>
          <w:rFonts w:hint="cs"/>
          <w:rtl/>
        </w:rPr>
        <w:t>لإضافة</w:t>
      </w:r>
      <w:r w:rsidR="00423AA8">
        <w:rPr>
          <w:rFonts w:hint="cs"/>
          <w:rtl/>
        </w:rPr>
        <w:t xml:space="preserve"> الى الأركان التي لابد أن يقوم عليها عقد التفويض لابد من وجود أطراف لعملية التعاقد </w:t>
      </w:r>
      <w:r w:rsidR="0028678F">
        <w:rPr>
          <w:rFonts w:hint="cs"/>
          <w:rtl/>
        </w:rPr>
        <w:t xml:space="preserve">تمثلها سلطة مختصة ومؤهلة </w:t>
      </w:r>
      <w:r w:rsidR="00844AB7">
        <w:rPr>
          <w:rFonts w:hint="cs"/>
          <w:rtl/>
        </w:rPr>
        <w:t>لاتخاذ</w:t>
      </w:r>
      <w:r w:rsidR="0028678F">
        <w:rPr>
          <w:rFonts w:hint="cs"/>
          <w:rtl/>
        </w:rPr>
        <w:t xml:space="preserve"> قرار تفويض المرفق العام واختيار الصورة الا</w:t>
      </w:r>
      <w:r w:rsidR="00A53474">
        <w:rPr>
          <w:rFonts w:hint="cs"/>
          <w:rtl/>
        </w:rPr>
        <w:t>ن</w:t>
      </w:r>
      <w:r w:rsidR="0028678F">
        <w:rPr>
          <w:rFonts w:hint="cs"/>
          <w:rtl/>
        </w:rPr>
        <w:t xml:space="preserve">سب لذلك </w:t>
      </w:r>
      <w:r w:rsidR="00FF1191">
        <w:rPr>
          <w:rFonts w:hint="cs"/>
          <w:rtl/>
        </w:rPr>
        <w:t xml:space="preserve">والمفوض اليه الذي يمكن أن </w:t>
      </w:r>
      <w:r w:rsidR="00CA1CFF">
        <w:rPr>
          <w:rFonts w:hint="cs"/>
          <w:rtl/>
        </w:rPr>
        <w:t>يكون شخص من  أشخاص القانون العام</w:t>
      </w:r>
      <w:r w:rsidR="00FF1191">
        <w:rPr>
          <w:rFonts w:hint="cs"/>
          <w:rtl/>
        </w:rPr>
        <w:t xml:space="preserve"> </w:t>
      </w:r>
      <w:r w:rsidR="00BA694A">
        <w:rPr>
          <w:rFonts w:hint="cs"/>
          <w:rtl/>
        </w:rPr>
        <w:t>أو</w:t>
      </w:r>
      <w:r w:rsidR="00FF1191">
        <w:rPr>
          <w:rFonts w:hint="cs"/>
          <w:rtl/>
        </w:rPr>
        <w:t>الخاص</w:t>
      </w:r>
      <w:r w:rsidR="00BA694A">
        <w:rPr>
          <w:rFonts w:hint="cs"/>
          <w:rtl/>
        </w:rPr>
        <w:t xml:space="preserve">، </w:t>
      </w:r>
      <w:r w:rsidR="003E497B">
        <w:rPr>
          <w:rFonts w:hint="cs"/>
          <w:rtl/>
        </w:rPr>
        <w:t xml:space="preserve">ويسهر على تحقيق المرفق العام المفوض وفق </w:t>
      </w:r>
      <w:r w:rsidR="00A53474">
        <w:rPr>
          <w:rFonts w:hint="cs"/>
          <w:rtl/>
        </w:rPr>
        <w:t>القواعد</w:t>
      </w:r>
      <w:r w:rsidR="003E497B">
        <w:rPr>
          <w:rFonts w:hint="cs"/>
          <w:rtl/>
        </w:rPr>
        <w:t xml:space="preserve"> والبنود المقررة لذلك </w:t>
      </w:r>
      <w:r w:rsidR="00BA694A">
        <w:rPr>
          <w:rFonts w:hint="cs"/>
          <w:rtl/>
        </w:rPr>
        <w:t>وفي ظل العمل على تأ</w:t>
      </w:r>
      <w:r w:rsidR="00BE3D98">
        <w:rPr>
          <w:rFonts w:hint="cs"/>
          <w:rtl/>
        </w:rPr>
        <w:t>مين مصا</w:t>
      </w:r>
      <w:r w:rsidR="00BA694A">
        <w:rPr>
          <w:rFonts w:hint="cs"/>
          <w:rtl/>
        </w:rPr>
        <w:t>ل</w:t>
      </w:r>
      <w:r w:rsidR="00BE3D98">
        <w:rPr>
          <w:rFonts w:hint="cs"/>
          <w:rtl/>
        </w:rPr>
        <w:t>ح الأطراف المتعاقدة.</w:t>
      </w:r>
      <w:r w:rsidR="00930BA9" w:rsidRPr="00DE6131">
        <w:rPr>
          <w:rFonts w:hint="cs"/>
          <w:rtl/>
        </w:rPr>
        <w:t xml:space="preserve"> </w:t>
      </w:r>
    </w:p>
    <w:p w14:paraId="78B3051D" w14:textId="77777777" w:rsidR="00A22780" w:rsidRPr="00DE6131" w:rsidRDefault="00D10798" w:rsidP="004F2087">
      <w:pPr>
        <w:ind w:firstLine="0"/>
        <w:jc w:val="left"/>
        <w:outlineLvl w:val="3"/>
        <w:rPr>
          <w:b/>
          <w:bCs/>
          <w:color w:val="000000" w:themeColor="text1"/>
          <w:sz w:val="32"/>
          <w:szCs w:val="32"/>
          <w:rtl/>
        </w:rPr>
      </w:pPr>
      <w:bookmarkStart w:id="93" w:name="_Toc165664609"/>
      <w:bookmarkStart w:id="94" w:name="_Toc165665109"/>
      <w:bookmarkStart w:id="95" w:name="_Toc168134049"/>
      <w:r w:rsidRPr="00DE6131">
        <w:rPr>
          <w:rFonts w:hint="cs"/>
          <w:b/>
          <w:bCs/>
          <w:color w:val="000000" w:themeColor="text1"/>
          <w:sz w:val="32"/>
          <w:szCs w:val="32"/>
          <w:rtl/>
        </w:rPr>
        <w:t>المطلب</w:t>
      </w:r>
      <w:r w:rsidR="00713331" w:rsidRPr="00DE6131">
        <w:rPr>
          <w:rFonts w:hint="cs"/>
          <w:b/>
          <w:bCs/>
          <w:color w:val="000000" w:themeColor="text1"/>
          <w:sz w:val="32"/>
          <w:szCs w:val="32"/>
          <w:rtl/>
        </w:rPr>
        <w:t xml:space="preserve"> </w:t>
      </w:r>
      <w:r w:rsidRPr="00DE6131">
        <w:rPr>
          <w:rFonts w:hint="cs"/>
          <w:b/>
          <w:bCs/>
          <w:color w:val="000000" w:themeColor="text1"/>
          <w:sz w:val="32"/>
          <w:szCs w:val="32"/>
          <w:rtl/>
        </w:rPr>
        <w:t>الثالث:</w:t>
      </w:r>
      <w:r w:rsidR="00713331" w:rsidRPr="00DE6131">
        <w:rPr>
          <w:rFonts w:hint="cs"/>
          <w:b/>
          <w:bCs/>
          <w:color w:val="000000" w:themeColor="text1"/>
          <w:sz w:val="32"/>
          <w:szCs w:val="32"/>
          <w:rtl/>
        </w:rPr>
        <w:t xml:space="preserve"> </w:t>
      </w:r>
      <w:r w:rsidRPr="00DE6131">
        <w:rPr>
          <w:rFonts w:hint="cs"/>
          <w:b/>
          <w:bCs/>
          <w:color w:val="000000" w:themeColor="text1"/>
          <w:sz w:val="32"/>
          <w:szCs w:val="32"/>
          <w:rtl/>
        </w:rPr>
        <w:t>أطراف</w:t>
      </w:r>
      <w:r w:rsidR="008046BB" w:rsidRPr="00DE6131">
        <w:rPr>
          <w:rFonts w:hint="cs"/>
          <w:b/>
          <w:bCs/>
          <w:color w:val="000000" w:themeColor="text1"/>
          <w:sz w:val="32"/>
          <w:szCs w:val="32"/>
          <w:rtl/>
        </w:rPr>
        <w:t xml:space="preserve"> عقد</w:t>
      </w:r>
      <w:r w:rsidR="00713331" w:rsidRPr="00DE6131">
        <w:rPr>
          <w:rFonts w:hint="cs"/>
          <w:b/>
          <w:bCs/>
          <w:color w:val="000000" w:themeColor="text1"/>
          <w:sz w:val="32"/>
          <w:szCs w:val="32"/>
          <w:rtl/>
        </w:rPr>
        <w:t xml:space="preserve"> </w:t>
      </w:r>
      <w:r w:rsidRPr="00DE6131">
        <w:rPr>
          <w:rFonts w:hint="cs"/>
          <w:b/>
          <w:bCs/>
          <w:color w:val="000000" w:themeColor="text1"/>
          <w:sz w:val="32"/>
          <w:szCs w:val="32"/>
          <w:rtl/>
        </w:rPr>
        <w:t>التفويض</w:t>
      </w:r>
      <w:bookmarkEnd w:id="93"/>
      <w:bookmarkEnd w:id="94"/>
      <w:bookmarkEnd w:id="95"/>
    </w:p>
    <w:p w14:paraId="4D9626F9" w14:textId="27DE23AD" w:rsidR="009C40F4" w:rsidRPr="00140673" w:rsidRDefault="004A6233" w:rsidP="00372359">
      <w:pPr>
        <w:rPr>
          <w:rtl/>
          <w:lang w:val="fr-FR"/>
        </w:rPr>
      </w:pPr>
      <w:r w:rsidRPr="00140673">
        <w:rPr>
          <w:rFonts w:hint="cs"/>
          <w:rtl/>
        </w:rPr>
        <w:t>تفترض</w:t>
      </w:r>
      <w:r w:rsidR="00E704A5" w:rsidRPr="00140673">
        <w:rPr>
          <w:rFonts w:hint="cs"/>
          <w:rtl/>
        </w:rPr>
        <w:t xml:space="preserve"> </w:t>
      </w:r>
      <w:r w:rsidR="00E704A5" w:rsidRPr="00140673">
        <w:rPr>
          <w:rFonts w:hint="cs"/>
          <w:rtl/>
          <w:lang w:val="fr-FR"/>
        </w:rPr>
        <w:t>الصيغة التعاقدية التي ينبغي أن يفرغ فيها عقد التفويض</w:t>
      </w:r>
      <w:r w:rsidR="008C1A33" w:rsidRPr="00140673">
        <w:rPr>
          <w:rFonts w:hint="cs"/>
          <w:rtl/>
          <w:lang w:val="fr-FR"/>
        </w:rPr>
        <w:t xml:space="preserve">، وجود </w:t>
      </w:r>
      <w:r w:rsidR="00CB1B28" w:rsidRPr="00140673">
        <w:rPr>
          <w:rFonts w:hint="cs"/>
          <w:rtl/>
          <w:lang w:val="fr-FR"/>
        </w:rPr>
        <w:t xml:space="preserve">أطراف تتوافق إرادتها على إبرام عقد يكون موضوعه إدارة </w:t>
      </w:r>
      <w:r w:rsidR="00A53474" w:rsidRPr="00140673">
        <w:rPr>
          <w:rFonts w:hint="cs"/>
          <w:rtl/>
          <w:lang w:val="fr-FR"/>
        </w:rPr>
        <w:t>واستغلال</w:t>
      </w:r>
      <w:r w:rsidR="00CB1B28" w:rsidRPr="00140673">
        <w:rPr>
          <w:rFonts w:hint="cs"/>
          <w:rtl/>
          <w:lang w:val="fr-FR"/>
        </w:rPr>
        <w:t xml:space="preserve"> مرفق عام،</w:t>
      </w:r>
      <w:r w:rsidR="00682FD8" w:rsidRPr="00140673">
        <w:rPr>
          <w:rFonts w:hint="cs"/>
          <w:rtl/>
          <w:lang w:val="fr-FR"/>
        </w:rPr>
        <w:t xml:space="preserve"> </w:t>
      </w:r>
      <w:r w:rsidR="00CB1B28" w:rsidRPr="00140673">
        <w:rPr>
          <w:rFonts w:hint="cs"/>
          <w:rtl/>
          <w:lang w:val="fr-FR"/>
        </w:rPr>
        <w:t xml:space="preserve">يتحدد ضمن هذا </w:t>
      </w:r>
      <w:r w:rsidR="00FA2314" w:rsidRPr="00140673">
        <w:rPr>
          <w:rFonts w:hint="cs"/>
          <w:rtl/>
          <w:lang w:val="fr-FR"/>
        </w:rPr>
        <w:t>العقد</w:t>
      </w:r>
      <w:r w:rsidR="00CB1B28" w:rsidRPr="00140673">
        <w:rPr>
          <w:rFonts w:hint="cs"/>
          <w:rtl/>
          <w:lang w:val="fr-FR"/>
        </w:rPr>
        <w:t xml:space="preserve"> التزامات وحقوق كل طرف من هذه الأطراف،</w:t>
      </w:r>
      <w:r w:rsidR="00682FD8" w:rsidRPr="00140673">
        <w:rPr>
          <w:rFonts w:hint="cs"/>
          <w:rtl/>
          <w:lang w:val="fr-FR"/>
        </w:rPr>
        <w:t xml:space="preserve"> </w:t>
      </w:r>
      <w:r w:rsidR="00CB1B28" w:rsidRPr="00140673">
        <w:rPr>
          <w:rFonts w:hint="cs"/>
          <w:rtl/>
          <w:lang w:val="fr-FR"/>
        </w:rPr>
        <w:t>و</w:t>
      </w:r>
      <w:r w:rsidR="00682FD8" w:rsidRPr="00140673">
        <w:rPr>
          <w:rFonts w:hint="cs"/>
          <w:rtl/>
          <w:lang w:val="fr-FR"/>
        </w:rPr>
        <w:t>يسعى كل طرف لت</w:t>
      </w:r>
      <w:r w:rsidR="00CB1B28" w:rsidRPr="00140673">
        <w:rPr>
          <w:rFonts w:hint="cs"/>
          <w:rtl/>
          <w:lang w:val="fr-FR"/>
        </w:rPr>
        <w:t>حسين شروط التعاقد بما</w:t>
      </w:r>
      <w:r w:rsidR="00682FD8" w:rsidRPr="00140673">
        <w:rPr>
          <w:rFonts w:hint="cs"/>
          <w:rtl/>
          <w:lang w:val="fr-FR"/>
        </w:rPr>
        <w:t xml:space="preserve"> </w:t>
      </w:r>
      <w:r w:rsidR="00CB1B28" w:rsidRPr="00140673">
        <w:rPr>
          <w:rFonts w:hint="cs"/>
          <w:rtl/>
          <w:lang w:val="fr-FR"/>
        </w:rPr>
        <w:t>يضمن مصالحه، وتكون الجهة مانحة التفويض في الغالب أحد أشخاص القانون العام</w:t>
      </w:r>
      <w:r w:rsidR="00FA2314" w:rsidRPr="00140673">
        <w:rPr>
          <w:rFonts w:hint="cs"/>
          <w:rtl/>
          <w:lang w:val="fr-FR"/>
        </w:rPr>
        <w:t>،</w:t>
      </w:r>
      <w:r w:rsidR="00CB1B28" w:rsidRPr="00140673">
        <w:rPr>
          <w:rFonts w:hint="cs"/>
          <w:rtl/>
          <w:lang w:val="fr-FR"/>
        </w:rPr>
        <w:t xml:space="preserve"> التي يعود </w:t>
      </w:r>
      <w:r w:rsidR="00CB1B28" w:rsidRPr="00DE6131">
        <w:rPr>
          <w:rFonts w:hint="cs"/>
          <w:sz w:val="30"/>
          <w:szCs w:val="30"/>
          <w:rtl/>
          <w:lang w:val="fr-FR"/>
        </w:rPr>
        <w:t xml:space="preserve">إليها الالتزام الأصلي في </w:t>
      </w:r>
      <w:r w:rsidR="00CB1B28" w:rsidRPr="00140673">
        <w:rPr>
          <w:rFonts w:hint="cs"/>
          <w:rtl/>
          <w:lang w:val="fr-FR"/>
        </w:rPr>
        <w:t>تسيير واستغلال المرفق العام،</w:t>
      </w:r>
      <w:r w:rsidR="00682FD8" w:rsidRPr="00140673">
        <w:rPr>
          <w:rFonts w:hint="cs"/>
          <w:rtl/>
          <w:lang w:val="fr-FR"/>
        </w:rPr>
        <w:t xml:space="preserve"> فيما يكون الطرف</w:t>
      </w:r>
      <w:r w:rsidR="00CB1B28" w:rsidRPr="00140673">
        <w:rPr>
          <w:rFonts w:hint="cs"/>
          <w:rtl/>
          <w:lang w:val="fr-FR"/>
        </w:rPr>
        <w:t xml:space="preserve"> الثاني في العقد أحد أشخاص القانون العام أو الخاص</w:t>
      </w:r>
      <w:r w:rsidR="00682FD8" w:rsidRPr="00140673">
        <w:rPr>
          <w:rFonts w:hint="cs"/>
          <w:rtl/>
          <w:lang w:val="fr-FR"/>
        </w:rPr>
        <w:t>،</w:t>
      </w:r>
      <w:r w:rsidR="00CB1B28" w:rsidRPr="00140673">
        <w:rPr>
          <w:rFonts w:hint="cs"/>
          <w:rtl/>
          <w:lang w:val="fr-FR"/>
        </w:rPr>
        <w:t xml:space="preserve"> يتولى </w:t>
      </w:r>
      <w:r w:rsidR="00682FD8" w:rsidRPr="00140673">
        <w:rPr>
          <w:rFonts w:hint="cs"/>
          <w:rtl/>
          <w:lang w:val="fr-FR"/>
        </w:rPr>
        <w:t>إ</w:t>
      </w:r>
      <w:r w:rsidR="00CB1B28" w:rsidRPr="00140673">
        <w:rPr>
          <w:rFonts w:hint="cs"/>
          <w:rtl/>
          <w:lang w:val="fr-FR"/>
        </w:rPr>
        <w:t>دارة واستغلال المرفق</w:t>
      </w:r>
      <w:r w:rsidR="001B09D3" w:rsidRPr="00140673">
        <w:rPr>
          <w:rFonts w:hint="cs"/>
          <w:rtl/>
          <w:lang w:val="fr-FR"/>
        </w:rPr>
        <w:t xml:space="preserve"> العام لمدة محددة يسعى فيها إلى</w:t>
      </w:r>
      <w:r w:rsidR="001B09D3" w:rsidRPr="00140673">
        <w:rPr>
          <w:lang w:val="fr-FR"/>
        </w:rPr>
        <w:t xml:space="preserve"> </w:t>
      </w:r>
      <w:r w:rsidR="00CB1B28" w:rsidRPr="00140673">
        <w:rPr>
          <w:rFonts w:hint="cs"/>
          <w:rtl/>
          <w:lang w:val="fr-FR"/>
        </w:rPr>
        <w:t xml:space="preserve">تحقيق مكاسب مالية تغطي استثماراته </w:t>
      </w:r>
      <w:r w:rsidR="00682FD8" w:rsidRPr="00140673">
        <w:rPr>
          <w:rFonts w:hint="cs"/>
          <w:rtl/>
          <w:lang w:val="fr-FR"/>
        </w:rPr>
        <w:t xml:space="preserve">بالإضافة الى تحقيق أرباح، فيما تسعى الجهة المانحة للتفويض من خلال </w:t>
      </w:r>
      <w:r w:rsidR="00A53474" w:rsidRPr="00140673">
        <w:rPr>
          <w:rFonts w:hint="cs"/>
          <w:rtl/>
          <w:lang w:val="fr-FR"/>
        </w:rPr>
        <w:t>اختيار أسلو</w:t>
      </w:r>
      <w:r w:rsidR="00A53474" w:rsidRPr="00140673">
        <w:rPr>
          <w:rtl/>
          <w:lang w:val="fr-FR"/>
        </w:rPr>
        <w:t>ب</w:t>
      </w:r>
      <w:r w:rsidR="00682FD8" w:rsidRPr="00140673">
        <w:rPr>
          <w:rFonts w:hint="cs"/>
          <w:rtl/>
          <w:lang w:val="fr-FR"/>
        </w:rPr>
        <w:t xml:space="preserve"> </w:t>
      </w:r>
      <w:r w:rsidR="00682FD8" w:rsidRPr="00140673">
        <w:rPr>
          <w:rFonts w:hint="cs"/>
          <w:rtl/>
          <w:lang w:val="fr-FR"/>
        </w:rPr>
        <w:lastRenderedPageBreak/>
        <w:t xml:space="preserve">التفويض في احدى صوره التي </w:t>
      </w:r>
      <w:r w:rsidR="00A53474" w:rsidRPr="00140673">
        <w:rPr>
          <w:rFonts w:hint="cs"/>
          <w:rtl/>
          <w:lang w:val="fr-FR"/>
        </w:rPr>
        <w:t>تتلاءم</w:t>
      </w:r>
      <w:r w:rsidR="00682FD8" w:rsidRPr="00140673">
        <w:rPr>
          <w:rFonts w:hint="cs"/>
          <w:rtl/>
          <w:lang w:val="fr-FR"/>
        </w:rPr>
        <w:t xml:space="preserve"> مع طبيعة وموضوع المرفق</w:t>
      </w:r>
      <w:r w:rsidR="00664B64" w:rsidRPr="00140673">
        <w:rPr>
          <w:rFonts w:hint="cs"/>
          <w:rtl/>
          <w:lang w:val="fr-FR"/>
        </w:rPr>
        <w:t>،</w:t>
      </w:r>
      <w:r w:rsidR="00682FD8" w:rsidRPr="00140673">
        <w:rPr>
          <w:rFonts w:hint="cs"/>
          <w:rtl/>
          <w:lang w:val="fr-FR"/>
        </w:rPr>
        <w:t xml:space="preserve"> الى ضمان حسن سير المرفق العام في اطار احترام المبادئ </w:t>
      </w:r>
      <w:r w:rsidR="00664B64" w:rsidRPr="00140673">
        <w:rPr>
          <w:rFonts w:hint="cs"/>
          <w:rtl/>
          <w:lang w:val="fr-FR"/>
        </w:rPr>
        <w:t xml:space="preserve">العامة </w:t>
      </w:r>
      <w:r w:rsidR="00682FD8" w:rsidRPr="00140673">
        <w:rPr>
          <w:rFonts w:hint="cs"/>
          <w:rtl/>
          <w:lang w:val="fr-FR"/>
        </w:rPr>
        <w:t>التي تحكم</w:t>
      </w:r>
      <w:r w:rsidR="00664B64" w:rsidRPr="00140673">
        <w:rPr>
          <w:rFonts w:hint="cs"/>
          <w:rtl/>
          <w:lang w:val="fr-FR"/>
        </w:rPr>
        <w:t>ه</w:t>
      </w:r>
      <w:r w:rsidR="00682FD8" w:rsidRPr="00140673">
        <w:rPr>
          <w:rFonts w:hint="cs"/>
          <w:rtl/>
          <w:lang w:val="fr-FR"/>
        </w:rPr>
        <w:t xml:space="preserve"> . </w:t>
      </w:r>
    </w:p>
    <w:p w14:paraId="0BD6CC51" w14:textId="3F7C1C64" w:rsidR="00871AC7" w:rsidRPr="00140673" w:rsidRDefault="00871AC7" w:rsidP="00372359">
      <w:pPr>
        <w:rPr>
          <w:b/>
          <w:bCs/>
          <w:sz w:val="26"/>
          <w:szCs w:val="26"/>
          <w:highlight w:val="cyan"/>
          <w:rtl/>
        </w:rPr>
      </w:pPr>
      <w:r w:rsidRPr="00140673">
        <w:rPr>
          <w:rFonts w:hint="cs"/>
          <w:rtl/>
          <w:lang w:val="fr-FR"/>
        </w:rPr>
        <w:t xml:space="preserve">وفي كل الأحوال وبمان </w:t>
      </w:r>
      <w:r w:rsidR="002B74F9" w:rsidRPr="00140673">
        <w:rPr>
          <w:rFonts w:hint="cs"/>
          <w:rtl/>
          <w:lang w:val="fr-FR"/>
        </w:rPr>
        <w:t xml:space="preserve">أن </w:t>
      </w:r>
      <w:r w:rsidRPr="00140673">
        <w:rPr>
          <w:rFonts w:hint="cs"/>
          <w:rtl/>
          <w:lang w:val="fr-FR"/>
        </w:rPr>
        <w:t xml:space="preserve">تفويض المرفق العام هو عبارة عن عمل تعاقدي وهو في الأخير عبارة عن عمل قانوني لابد ان يصدر عن سلطة لديها كامل الصلاحية التي تتيح لها إمكانية القيام بهذا العمل القانوني الذي يتضمن عمل تعاقدي مع أحد اشخاص القانون العام </w:t>
      </w:r>
      <w:r w:rsidR="002B74F9" w:rsidRPr="00140673">
        <w:rPr>
          <w:rFonts w:hint="cs"/>
          <w:rtl/>
          <w:lang w:val="fr-FR"/>
        </w:rPr>
        <w:t>أ</w:t>
      </w:r>
      <w:r w:rsidRPr="00140673">
        <w:rPr>
          <w:rFonts w:hint="cs"/>
          <w:rtl/>
          <w:lang w:val="fr-FR"/>
        </w:rPr>
        <w:t xml:space="preserve">والخاص من </w:t>
      </w:r>
      <w:r w:rsidR="002B74F9" w:rsidRPr="00140673">
        <w:rPr>
          <w:rFonts w:hint="cs"/>
          <w:rtl/>
          <w:lang w:val="fr-FR"/>
        </w:rPr>
        <w:t xml:space="preserve">أجل </w:t>
      </w:r>
      <w:r w:rsidRPr="00140673">
        <w:rPr>
          <w:rFonts w:hint="cs"/>
          <w:rtl/>
          <w:lang w:val="fr-FR"/>
        </w:rPr>
        <w:t xml:space="preserve">تحقيق مرفق عام في إطار تقنية التفويض ولابد </w:t>
      </w:r>
      <w:r w:rsidR="00260114" w:rsidRPr="00140673">
        <w:rPr>
          <w:rFonts w:hint="cs"/>
          <w:rtl/>
          <w:lang w:val="fr-FR"/>
        </w:rPr>
        <w:t>أ</w:t>
      </w:r>
      <w:r w:rsidRPr="00140673">
        <w:rPr>
          <w:rFonts w:hint="cs"/>
          <w:rtl/>
          <w:lang w:val="fr-FR"/>
        </w:rPr>
        <w:t>ن تكون السلطة المفوضة مسؤولة عن تنظيم وتسيير المرفق العام محل التفويض.</w:t>
      </w:r>
    </w:p>
    <w:p w14:paraId="63CA5867" w14:textId="5E0B7D16" w:rsidR="00D10798" w:rsidRPr="006D0015" w:rsidRDefault="00B52D89" w:rsidP="00A31E2C">
      <w:pPr>
        <w:pStyle w:val="Titre3"/>
        <w:numPr>
          <w:ilvl w:val="0"/>
          <w:numId w:val="0"/>
        </w:numPr>
        <w:rPr>
          <w:rtl/>
        </w:rPr>
      </w:pPr>
      <w:bookmarkStart w:id="96" w:name="_Toc168134050"/>
      <w:r w:rsidRPr="006D0015">
        <w:rPr>
          <w:rFonts w:hint="cs"/>
          <w:rtl/>
        </w:rPr>
        <w:t>الفرع الأول: السلطة</w:t>
      </w:r>
      <w:r w:rsidR="00713331" w:rsidRPr="006D0015">
        <w:rPr>
          <w:rFonts w:hint="cs"/>
          <w:rtl/>
        </w:rPr>
        <w:t xml:space="preserve"> </w:t>
      </w:r>
      <w:r w:rsidR="00D10798" w:rsidRPr="006D0015">
        <w:rPr>
          <w:rFonts w:hint="cs"/>
          <w:rtl/>
        </w:rPr>
        <w:t>المفوضة</w:t>
      </w:r>
      <w:bookmarkEnd w:id="96"/>
    </w:p>
    <w:p w14:paraId="41F5B17C" w14:textId="1E806A56" w:rsidR="008B45B2" w:rsidRPr="00DE6131" w:rsidRDefault="008E45FE" w:rsidP="00372359">
      <w:pPr>
        <w:rPr>
          <w:rtl/>
        </w:rPr>
      </w:pPr>
      <w:r w:rsidRPr="006D0015">
        <w:rPr>
          <w:rFonts w:hint="cs"/>
          <w:rtl/>
        </w:rPr>
        <w:t xml:space="preserve">إن تفويض المرفق العام </w:t>
      </w:r>
      <w:r w:rsidR="001B09D3" w:rsidRPr="006D0015">
        <w:rPr>
          <w:rFonts w:hint="cs"/>
          <w:rtl/>
        </w:rPr>
        <w:t xml:space="preserve">باعتباره </w:t>
      </w:r>
      <w:r w:rsidRPr="006D0015">
        <w:rPr>
          <w:rFonts w:hint="cs"/>
          <w:rtl/>
        </w:rPr>
        <w:t>عمل</w:t>
      </w:r>
      <w:r w:rsidR="001B09D3" w:rsidRPr="006D0015">
        <w:rPr>
          <w:rFonts w:hint="cs"/>
          <w:rtl/>
        </w:rPr>
        <w:t>ا</w:t>
      </w:r>
      <w:r w:rsidRPr="006D0015">
        <w:rPr>
          <w:rFonts w:hint="cs"/>
          <w:rtl/>
        </w:rPr>
        <w:t xml:space="preserve"> قانوني</w:t>
      </w:r>
      <w:r w:rsidR="001B09D3" w:rsidRPr="006D0015">
        <w:rPr>
          <w:rFonts w:hint="cs"/>
          <w:rtl/>
        </w:rPr>
        <w:t>ا</w:t>
      </w:r>
      <w:r w:rsidRPr="006D0015">
        <w:rPr>
          <w:rFonts w:hint="cs"/>
          <w:rtl/>
        </w:rPr>
        <w:t xml:space="preserve"> لا يمكن أن يصدر </w:t>
      </w:r>
      <w:r w:rsidR="001B09D3" w:rsidRPr="006D0015">
        <w:rPr>
          <w:rFonts w:hint="cs"/>
          <w:rtl/>
        </w:rPr>
        <w:t xml:space="preserve">إلا </w:t>
      </w:r>
      <w:r w:rsidRPr="006D0015">
        <w:rPr>
          <w:rFonts w:hint="cs"/>
          <w:rtl/>
        </w:rPr>
        <w:t xml:space="preserve">من سلطة </w:t>
      </w:r>
      <w:r w:rsidR="00757CFB" w:rsidRPr="006D0015">
        <w:rPr>
          <w:rFonts w:hint="cs"/>
          <w:rtl/>
        </w:rPr>
        <w:t>مختصة،</w:t>
      </w:r>
      <w:r w:rsidRPr="006D0015">
        <w:rPr>
          <w:rFonts w:hint="cs"/>
          <w:rtl/>
        </w:rPr>
        <w:t xml:space="preserve"> </w:t>
      </w:r>
      <w:r w:rsidR="001B09D3" w:rsidRPr="006D0015">
        <w:rPr>
          <w:rFonts w:hint="cs"/>
          <w:rtl/>
        </w:rPr>
        <w:t>وهي السلطة صاحبة الاختصاص الأصيل في تنظيمه وإدارته</w:t>
      </w:r>
      <w:r w:rsidR="006D0015">
        <w:rPr>
          <w:rFonts w:hint="cs"/>
          <w:rtl/>
        </w:rPr>
        <w:t>،</w:t>
      </w:r>
      <w:r w:rsidR="00420568" w:rsidRPr="006D0015">
        <w:rPr>
          <w:rFonts w:hint="cs"/>
          <w:rtl/>
        </w:rPr>
        <w:t xml:space="preserve"> وبالتالي فإن السلطة المكلفة فقط بتنظيم المرفق وليس بإدارته ليس لها الحق في تفويض المرفق العام</w:t>
      </w:r>
      <w:r w:rsidR="00A60A0C" w:rsidRPr="006D0015">
        <w:rPr>
          <w:rFonts w:hint="cs"/>
          <w:rtl/>
        </w:rPr>
        <w:t>،</w:t>
      </w:r>
      <w:r w:rsidR="006D0015">
        <w:rPr>
          <w:rFonts w:hint="cs"/>
          <w:rtl/>
        </w:rPr>
        <w:t xml:space="preserve"> إ</w:t>
      </w:r>
      <w:r w:rsidR="00420568" w:rsidRPr="006D0015">
        <w:rPr>
          <w:rFonts w:hint="cs"/>
          <w:rtl/>
        </w:rPr>
        <w:t>لا في الحالة التي تختلط فيها سلطة التنظيم والإدارة لدى سلطة واحدة</w:t>
      </w:r>
      <w:r w:rsidR="00420568" w:rsidRPr="006D0015">
        <w:rPr>
          <w:rStyle w:val="Appelnotedebasdep"/>
          <w:color w:val="000000" w:themeColor="text1"/>
          <w:rtl/>
        </w:rPr>
        <w:footnoteReference w:id="67"/>
      </w:r>
      <w:r w:rsidR="00A60A0C" w:rsidRPr="006D0015">
        <w:rPr>
          <w:rFonts w:hint="cs"/>
          <w:rtl/>
        </w:rPr>
        <w:t xml:space="preserve">، </w:t>
      </w:r>
      <w:r w:rsidR="00A53474" w:rsidRPr="006D0015">
        <w:rPr>
          <w:rFonts w:hint="cs"/>
          <w:rtl/>
        </w:rPr>
        <w:t>بالإضافة</w:t>
      </w:r>
      <w:r w:rsidR="00A60A0C" w:rsidRPr="006D0015">
        <w:rPr>
          <w:rFonts w:hint="cs"/>
          <w:rtl/>
        </w:rPr>
        <w:t xml:space="preserve">  إلى ذلك لا بد للسلطة المفوضة أن تكون مختصة قانونا أي بحكم الصلاحيات التي يمنحها لها التشريع في إمكانية تفويض المرافق العامة التي تدخل في نطاق اختصاصها من أجل تسييرها عن طريق أسلوب التفويض</w:t>
      </w:r>
      <w:r w:rsidR="007E57F7" w:rsidRPr="006D0015">
        <w:rPr>
          <w:rFonts w:hint="cs"/>
          <w:rtl/>
        </w:rPr>
        <w:t xml:space="preserve">، </w:t>
      </w:r>
      <w:r w:rsidR="009C40F4" w:rsidRPr="006D0015">
        <w:rPr>
          <w:rtl/>
        </w:rPr>
        <w:t>فلا</w:t>
      </w:r>
      <w:r w:rsidR="009C40F4" w:rsidRPr="006D0015">
        <w:rPr>
          <w:rFonts w:hint="cs"/>
          <w:rtl/>
        </w:rPr>
        <w:t xml:space="preserve"> </w:t>
      </w:r>
      <w:r w:rsidR="009C40F4" w:rsidRPr="006D0015">
        <w:rPr>
          <w:rtl/>
        </w:rPr>
        <w:t xml:space="preserve">ینعقد عقد </w:t>
      </w:r>
      <w:r w:rsidR="009C40F4" w:rsidRPr="006D0015">
        <w:rPr>
          <w:rFonts w:hint="cs"/>
          <w:rtl/>
        </w:rPr>
        <w:t>تفويض</w:t>
      </w:r>
      <w:r w:rsidR="009C40F4" w:rsidRPr="006D0015">
        <w:rPr>
          <w:rtl/>
        </w:rPr>
        <w:t xml:space="preserve"> المرفق العام </w:t>
      </w:r>
      <w:r w:rsidR="007E57F7" w:rsidRPr="006D0015">
        <w:rPr>
          <w:rFonts w:hint="cs"/>
          <w:rtl/>
        </w:rPr>
        <w:t xml:space="preserve">بكامل أركانه </w:t>
      </w:r>
      <w:r w:rsidR="009C40F4" w:rsidRPr="006D0015">
        <w:rPr>
          <w:rtl/>
        </w:rPr>
        <w:t xml:space="preserve">إلا إذا </w:t>
      </w:r>
      <w:r w:rsidR="001236C2" w:rsidRPr="006D0015">
        <w:rPr>
          <w:rFonts w:hint="cs"/>
          <w:rtl/>
        </w:rPr>
        <w:t>كان قرار الإ</w:t>
      </w:r>
      <w:r w:rsidR="007E57F7" w:rsidRPr="006D0015">
        <w:rPr>
          <w:rFonts w:hint="cs"/>
          <w:rtl/>
        </w:rPr>
        <w:t>برام صادر عن</w:t>
      </w:r>
      <w:r w:rsidR="007E57F7" w:rsidRPr="006D0015">
        <w:rPr>
          <w:rtl/>
        </w:rPr>
        <w:t xml:space="preserve"> سلطة </w:t>
      </w:r>
      <w:r w:rsidR="009C40F4" w:rsidRPr="006D0015">
        <w:rPr>
          <w:rtl/>
        </w:rPr>
        <w:t xml:space="preserve">مختصة، والسلطة المختصة بإصداره </w:t>
      </w:r>
      <w:r w:rsidR="00F52836" w:rsidRPr="006D0015">
        <w:rPr>
          <w:rFonts w:hint="cs"/>
          <w:rtl/>
        </w:rPr>
        <w:t>أي</w:t>
      </w:r>
      <w:r w:rsidR="009C40F4" w:rsidRPr="006D0015">
        <w:rPr>
          <w:rtl/>
        </w:rPr>
        <w:t xml:space="preserve"> تلك السلطة التي یدخل المرفق في</w:t>
      </w:r>
      <w:r w:rsidR="007E57F7" w:rsidRPr="006D0015">
        <w:rPr>
          <w:rFonts w:hint="cs"/>
          <w:rtl/>
        </w:rPr>
        <w:t xml:space="preserve"> نطاق اختصاصها</w:t>
      </w:r>
      <w:r w:rsidR="001236C2" w:rsidRPr="006D0015">
        <w:rPr>
          <w:rFonts w:hint="cs"/>
          <w:rtl/>
        </w:rPr>
        <w:t xml:space="preserve"> وتقع عليها مسؤولية تنظيمه وإدارته</w:t>
      </w:r>
      <w:r w:rsidR="007E57F7" w:rsidRPr="006D0015">
        <w:rPr>
          <w:rFonts w:hint="cs"/>
          <w:rtl/>
        </w:rPr>
        <w:t>.</w:t>
      </w:r>
    </w:p>
    <w:p w14:paraId="300B99F9" w14:textId="1DF6C215" w:rsidR="00D97405" w:rsidRPr="00DE6131" w:rsidRDefault="006D0015" w:rsidP="00372359">
      <w:pPr>
        <w:rPr>
          <w:rtl/>
        </w:rPr>
      </w:pPr>
      <w:r>
        <w:rPr>
          <w:rFonts w:hint="cs"/>
          <w:rtl/>
        </w:rPr>
        <w:t>وبالتالي فإ</w:t>
      </w:r>
      <w:r w:rsidR="00D97405" w:rsidRPr="00DE6131">
        <w:rPr>
          <w:rFonts w:hint="cs"/>
          <w:rtl/>
        </w:rPr>
        <w:t>ن الأصل في تفويض المرافق العامة أن يكوم من اختصاص الأشخاص الاعتبارية للقانون</w:t>
      </w:r>
      <w:r w:rsidR="00F855DD">
        <w:rPr>
          <w:rFonts w:hint="cs"/>
          <w:rtl/>
        </w:rPr>
        <w:t xml:space="preserve"> العام وفق ما أقره قانون سابان إ</w:t>
      </w:r>
      <w:r w:rsidR="00D97405" w:rsidRPr="00DE6131">
        <w:rPr>
          <w:rFonts w:hint="cs"/>
          <w:rtl/>
        </w:rPr>
        <w:t xml:space="preserve">لا </w:t>
      </w:r>
      <w:r w:rsidR="00F855DD">
        <w:rPr>
          <w:rFonts w:hint="cs"/>
          <w:rtl/>
        </w:rPr>
        <w:t>أ</w:t>
      </w:r>
      <w:r w:rsidR="00D97405" w:rsidRPr="00DE6131">
        <w:rPr>
          <w:rFonts w:hint="cs"/>
          <w:rtl/>
        </w:rPr>
        <w:t>ن القانون الأوربي خ</w:t>
      </w:r>
      <w:r w:rsidR="00F855DD">
        <w:rPr>
          <w:rFonts w:hint="cs"/>
          <w:rtl/>
        </w:rPr>
        <w:t>ال</w:t>
      </w:r>
      <w:r w:rsidR="00D97405" w:rsidRPr="00DE6131">
        <w:rPr>
          <w:rFonts w:hint="cs"/>
          <w:rtl/>
        </w:rPr>
        <w:t>فه في ذلك</w:t>
      </w:r>
      <w:r w:rsidR="00F855DD">
        <w:rPr>
          <w:rFonts w:hint="cs"/>
          <w:rtl/>
        </w:rPr>
        <w:t>،</w:t>
      </w:r>
      <w:r w:rsidR="00D97405" w:rsidRPr="00DE6131">
        <w:rPr>
          <w:rFonts w:hint="cs"/>
          <w:rtl/>
        </w:rPr>
        <w:t xml:space="preserve"> حيث أقر أنه يمكن حتى </w:t>
      </w:r>
      <w:r w:rsidR="00F52836" w:rsidRPr="00DE6131">
        <w:rPr>
          <w:rFonts w:hint="cs"/>
          <w:rtl/>
        </w:rPr>
        <w:t>لأشخاص</w:t>
      </w:r>
      <w:r w:rsidR="00D97405" w:rsidRPr="00DE6131">
        <w:rPr>
          <w:rFonts w:hint="cs"/>
          <w:rtl/>
        </w:rPr>
        <w:t xml:space="preserve"> القانون الخاص  وا</w:t>
      </w:r>
      <w:r w:rsidR="00F855DD">
        <w:rPr>
          <w:rFonts w:hint="cs"/>
          <w:rtl/>
        </w:rPr>
        <w:t>لتي تنشأها أشخاص القانون العام أ</w:t>
      </w:r>
      <w:r w:rsidR="00D97405" w:rsidRPr="00DE6131">
        <w:rPr>
          <w:rFonts w:hint="cs"/>
          <w:rtl/>
        </w:rPr>
        <w:t>و</w:t>
      </w:r>
      <w:r w:rsidR="00F52836">
        <w:rPr>
          <w:rFonts w:hint="cs"/>
          <w:rtl/>
        </w:rPr>
        <w:t xml:space="preserve"> </w:t>
      </w:r>
      <w:r w:rsidR="00D97405" w:rsidRPr="00DE6131">
        <w:rPr>
          <w:rFonts w:hint="cs"/>
          <w:rtl/>
        </w:rPr>
        <w:t xml:space="preserve">حتى هيئات التابعة للقانون الخاص والتي تكلف بالقيام بمهام ذات نفع عام </w:t>
      </w:r>
      <w:r w:rsidR="00F855DD">
        <w:rPr>
          <w:rFonts w:hint="cs"/>
          <w:rtl/>
        </w:rPr>
        <w:t>أ</w:t>
      </w:r>
      <w:r w:rsidR="00D97405" w:rsidRPr="00DE6131">
        <w:rPr>
          <w:rFonts w:hint="cs"/>
          <w:rtl/>
        </w:rPr>
        <w:t>ن تمنح امتياز أشغال عامة ل</w:t>
      </w:r>
      <w:r w:rsidR="00F855DD">
        <w:rPr>
          <w:rFonts w:hint="cs"/>
          <w:rtl/>
        </w:rPr>
        <w:t>أ</w:t>
      </w:r>
      <w:r w:rsidR="00D97405" w:rsidRPr="00DE6131">
        <w:rPr>
          <w:rFonts w:hint="cs"/>
          <w:rtl/>
        </w:rPr>
        <w:t xml:space="preserve">حد </w:t>
      </w:r>
      <w:r w:rsidR="00F855DD">
        <w:rPr>
          <w:rFonts w:hint="cs"/>
          <w:rtl/>
        </w:rPr>
        <w:t>الأشخاص الخاصة</w:t>
      </w:r>
      <w:r w:rsidR="000425B2" w:rsidRPr="00DE6131">
        <w:rPr>
          <w:rFonts w:hint="cs"/>
          <w:rtl/>
        </w:rPr>
        <w:t xml:space="preserve">، وبهذا </w:t>
      </w:r>
      <w:r w:rsidR="00871AC7" w:rsidRPr="00DE6131">
        <w:rPr>
          <w:rFonts w:hint="cs"/>
          <w:rtl/>
        </w:rPr>
        <w:t>المفهوم</w:t>
      </w:r>
      <w:r w:rsidR="00F855DD">
        <w:rPr>
          <w:rFonts w:hint="cs"/>
          <w:rtl/>
        </w:rPr>
        <w:t xml:space="preserve"> فإ</w:t>
      </w:r>
      <w:r w:rsidR="000425B2" w:rsidRPr="00DE6131">
        <w:rPr>
          <w:rFonts w:hint="cs"/>
          <w:rtl/>
        </w:rPr>
        <w:t>ن ذلك يعد انقلابا على القواعد المقررة في القانون الفرنسي المتعلق</w:t>
      </w:r>
      <w:r w:rsidR="002148AA">
        <w:rPr>
          <w:rFonts w:hint="cs"/>
          <w:rtl/>
        </w:rPr>
        <w:t>ة</w:t>
      </w:r>
      <w:r w:rsidR="000425B2" w:rsidRPr="00DE6131">
        <w:rPr>
          <w:rFonts w:hint="cs"/>
          <w:rtl/>
        </w:rPr>
        <w:t xml:space="preserve"> بتفويضات المرافق العامة</w:t>
      </w:r>
      <w:r w:rsidR="002148AA">
        <w:rPr>
          <w:rFonts w:hint="cs"/>
          <w:rtl/>
        </w:rPr>
        <w:t>، والذي يتبنى فكرة أن السلطة المفوضة لابد أن تكون أحد أ</w:t>
      </w:r>
      <w:r w:rsidR="000425B2" w:rsidRPr="00DE6131">
        <w:rPr>
          <w:rFonts w:hint="cs"/>
          <w:rtl/>
        </w:rPr>
        <w:t>شخاص القانون العام</w:t>
      </w:r>
      <w:r w:rsidR="002148AA">
        <w:rPr>
          <w:rFonts w:hint="cs"/>
          <w:rtl/>
        </w:rPr>
        <w:t>، وتعهد بالمرفق إلى أ</w:t>
      </w:r>
      <w:r w:rsidR="000425B2" w:rsidRPr="00DE6131">
        <w:rPr>
          <w:rFonts w:hint="cs"/>
          <w:rtl/>
        </w:rPr>
        <w:t>حد أشخاص القانون الخاص بتحقيق المرفق العام</w:t>
      </w:r>
      <w:r w:rsidR="000425B2" w:rsidRPr="00DE6131">
        <w:rPr>
          <w:rStyle w:val="Appelnotedebasdep"/>
          <w:color w:val="000000" w:themeColor="text1"/>
          <w:rtl/>
        </w:rPr>
        <w:footnoteReference w:id="68"/>
      </w:r>
    </w:p>
    <w:p w14:paraId="2972DE42" w14:textId="75253B86" w:rsidR="00752C11" w:rsidRPr="00DE6131" w:rsidRDefault="00871AC7" w:rsidP="00372359">
      <w:pPr>
        <w:rPr>
          <w:rtl/>
        </w:rPr>
      </w:pPr>
      <w:r w:rsidRPr="00DE6131">
        <w:rPr>
          <w:rFonts w:hint="cs"/>
          <w:rtl/>
        </w:rPr>
        <w:t xml:space="preserve">وفي هذا الاطار </w:t>
      </w:r>
      <w:r w:rsidR="001C52F2" w:rsidRPr="00DE6131">
        <w:rPr>
          <w:rFonts w:hint="cs"/>
          <w:rtl/>
        </w:rPr>
        <w:t>اشترط المشرع الجزائري في المادة 207 من المرسوم الرئاسي 15/247 المتضمن قانون الصفقات العمومية وتفويضات المرفق العام أن تكون السلطة المفوضة شخص من اشخاص القانون العام</w:t>
      </w:r>
      <w:r w:rsidR="002148AA">
        <w:rPr>
          <w:rFonts w:hint="cs"/>
          <w:rtl/>
        </w:rPr>
        <w:t>،</w:t>
      </w:r>
      <w:r w:rsidR="001C52F2" w:rsidRPr="00DE6131">
        <w:rPr>
          <w:rFonts w:hint="cs"/>
          <w:rtl/>
        </w:rPr>
        <w:t xml:space="preserve"> فنصت على</w:t>
      </w:r>
      <w:r w:rsidRPr="00DE6131">
        <w:rPr>
          <w:rFonts w:hint="cs"/>
          <w:rtl/>
        </w:rPr>
        <w:t xml:space="preserve"> أن</w:t>
      </w:r>
      <w:r w:rsidR="001C52F2" w:rsidRPr="00DE6131">
        <w:rPr>
          <w:rFonts w:hint="cs"/>
          <w:rtl/>
        </w:rPr>
        <w:t xml:space="preserve"> " الشخص المعنوي الخاضع للق</w:t>
      </w:r>
      <w:r w:rsidRPr="00DE6131">
        <w:rPr>
          <w:rFonts w:hint="cs"/>
          <w:rtl/>
        </w:rPr>
        <w:t>ا</w:t>
      </w:r>
      <w:r w:rsidR="001C52F2" w:rsidRPr="00DE6131">
        <w:rPr>
          <w:rFonts w:hint="cs"/>
          <w:rtl/>
        </w:rPr>
        <w:t>نون العام، المسؤول عن مرفق عام " وبهذ</w:t>
      </w:r>
      <w:r w:rsidRPr="00DE6131">
        <w:rPr>
          <w:rFonts w:hint="cs"/>
          <w:rtl/>
        </w:rPr>
        <w:t>ا</w:t>
      </w:r>
      <w:r w:rsidR="001C52F2" w:rsidRPr="00DE6131">
        <w:rPr>
          <w:rFonts w:hint="cs"/>
          <w:rtl/>
        </w:rPr>
        <w:t xml:space="preserve"> ف</w:t>
      </w:r>
      <w:r w:rsidR="00EE26EE">
        <w:rPr>
          <w:rFonts w:hint="cs"/>
          <w:rtl/>
        </w:rPr>
        <w:t>إ</w:t>
      </w:r>
      <w:r w:rsidR="001C52F2" w:rsidRPr="00DE6131">
        <w:rPr>
          <w:rFonts w:hint="cs"/>
          <w:rtl/>
        </w:rPr>
        <w:t xml:space="preserve">ن الأشخاص المعنوية العامة يمكن أن تكون الدولة أو الجماعات الإقليمية أو المؤسسات العامة بالرغم من أن المرسوم التنفيذي 18/199 اقتصر على تنظيم تفويضات المرافق العامة بالنسبة للجماعات الإقليمية </w:t>
      </w:r>
      <w:r w:rsidR="00922380" w:rsidRPr="00DE6131">
        <w:rPr>
          <w:rFonts w:hint="cs"/>
          <w:rtl/>
        </w:rPr>
        <w:t>والمؤسسات العمومية ذات الطابع الإداري التابعة لها،</w:t>
      </w:r>
      <w:r w:rsidR="00885E8C">
        <w:rPr>
          <w:rFonts w:hint="cs"/>
          <w:rtl/>
        </w:rPr>
        <w:t xml:space="preserve"> </w:t>
      </w:r>
      <w:r w:rsidR="007E57F7" w:rsidRPr="00DE6131">
        <w:rPr>
          <w:rFonts w:hint="cs"/>
          <w:rtl/>
        </w:rPr>
        <w:t xml:space="preserve">غيرأن </w:t>
      </w:r>
      <w:r w:rsidR="00673C3D" w:rsidRPr="00DE6131">
        <w:rPr>
          <w:rFonts w:hint="cs"/>
          <w:rtl/>
        </w:rPr>
        <w:t xml:space="preserve">ذلك </w:t>
      </w:r>
      <w:r w:rsidR="00885E8C" w:rsidRPr="00DE6131">
        <w:rPr>
          <w:rFonts w:hint="cs"/>
          <w:rtl/>
        </w:rPr>
        <w:t>لا يمن</w:t>
      </w:r>
      <w:r w:rsidR="00885E8C" w:rsidRPr="00DE6131">
        <w:rPr>
          <w:rtl/>
        </w:rPr>
        <w:t>ع</w:t>
      </w:r>
      <w:r w:rsidR="00673C3D" w:rsidRPr="00DE6131">
        <w:rPr>
          <w:rFonts w:hint="cs"/>
          <w:rtl/>
        </w:rPr>
        <w:t xml:space="preserve"> قيام الأشخاص المعنوية العامة الأخرى بتفويض مرافقها العامة، فقد نصت قوانيين قطاعية كثيرة على أحقية الدولة في تفويض المرافق التابعة لها</w:t>
      </w:r>
      <w:r w:rsidR="00EE26EE">
        <w:rPr>
          <w:rFonts w:hint="cs"/>
          <w:rtl/>
        </w:rPr>
        <w:t>،</w:t>
      </w:r>
      <w:r w:rsidR="00673C3D" w:rsidRPr="00DE6131">
        <w:rPr>
          <w:rFonts w:hint="cs"/>
          <w:rtl/>
        </w:rPr>
        <w:t xml:space="preserve"> كمرفق المياه بموجب القانون 05/12 </w:t>
      </w:r>
      <w:r w:rsidR="00407BA2" w:rsidRPr="00DE6131">
        <w:rPr>
          <w:rFonts w:hint="cs"/>
          <w:rtl/>
        </w:rPr>
        <w:t xml:space="preserve">المتعلق بقانون المياه </w:t>
      </w:r>
      <w:r w:rsidR="00673C3D" w:rsidRPr="00DE6131">
        <w:rPr>
          <w:rFonts w:hint="cs"/>
          <w:rtl/>
        </w:rPr>
        <w:t>وقطاع الاتصالات وكثير من المرافق الخدماتية المهمة</w:t>
      </w:r>
      <w:r w:rsidR="00D84824" w:rsidRPr="00DE6131">
        <w:rPr>
          <w:rFonts w:hint="cs"/>
          <w:rtl/>
        </w:rPr>
        <w:t>.</w:t>
      </w:r>
    </w:p>
    <w:p w14:paraId="31F7EF48" w14:textId="021BFEF7" w:rsidR="008B1133" w:rsidRPr="00DE6131" w:rsidRDefault="00752C11" w:rsidP="00372359">
      <w:pPr>
        <w:rPr>
          <w:rtl/>
        </w:rPr>
      </w:pPr>
      <w:r w:rsidRPr="00DE6131">
        <w:rPr>
          <w:rFonts w:hint="cs"/>
          <w:rtl/>
        </w:rPr>
        <w:t xml:space="preserve"> وبالتالي فإن السلطة المختصة بتفويض المرفق العام يمكن أن تكون الدولة أو إحدى الجماعات الإقليمية أو المؤسسات العامة ذات الطابع الإداري التابعة لها، فمن خلال المادة 207 من المرسوم الرئاسي 15/247 التي تنص على أنه يمكن لكل شخص معنوي خاضع للقانون الع</w:t>
      </w:r>
      <w:r w:rsidR="00AB2B59" w:rsidRPr="00DE6131">
        <w:rPr>
          <w:rFonts w:hint="cs"/>
          <w:rtl/>
        </w:rPr>
        <w:t>ام مسؤول عن</w:t>
      </w:r>
      <w:r w:rsidRPr="00DE6131">
        <w:rPr>
          <w:rFonts w:hint="cs"/>
          <w:rtl/>
        </w:rPr>
        <w:t xml:space="preserve"> مرفق عام </w:t>
      </w:r>
      <w:r w:rsidR="00AB2B59" w:rsidRPr="00DE6131">
        <w:rPr>
          <w:rFonts w:hint="cs"/>
          <w:rtl/>
        </w:rPr>
        <w:t xml:space="preserve">إبرام اتفاقية تفويض مع أحد أشخاص القانون العام أو الخاص، فقد جاء النص في هذه المادة على إطلاقه فكل شخص معنوي عام خاضع للقانون الجزائري يكون له الصلاحية في تسيير المرفق العام عن طريق أسلوب التفويض، وهذا </w:t>
      </w:r>
      <w:r w:rsidR="00885E8C" w:rsidRPr="00DE6131">
        <w:rPr>
          <w:rFonts w:hint="cs"/>
          <w:rtl/>
        </w:rPr>
        <w:t>ما ت</w:t>
      </w:r>
      <w:r w:rsidR="00885E8C" w:rsidRPr="00DE6131">
        <w:rPr>
          <w:rtl/>
        </w:rPr>
        <w:t>م</w:t>
      </w:r>
      <w:r w:rsidR="00AB2B59" w:rsidRPr="00DE6131">
        <w:rPr>
          <w:rFonts w:hint="cs"/>
          <w:rtl/>
        </w:rPr>
        <w:t xml:space="preserve"> تضييقه بموجب نص المادة 04 من المرسوم التنفيذي </w:t>
      </w:r>
      <w:r w:rsidR="00AB2B59" w:rsidRPr="00DE6131">
        <w:rPr>
          <w:rFonts w:hint="cs"/>
          <w:rtl/>
        </w:rPr>
        <w:lastRenderedPageBreak/>
        <w:t xml:space="preserve">18/199 الذي قصر </w:t>
      </w:r>
      <w:r w:rsidR="008B1133" w:rsidRPr="00DE6131">
        <w:rPr>
          <w:rFonts w:hint="cs"/>
          <w:rtl/>
        </w:rPr>
        <w:t>صلاحية التفويض على الجماعات الإقليمية والمؤسسات العامة ذات الطابع الإداري التابعة لها.</w:t>
      </w:r>
    </w:p>
    <w:p w14:paraId="6AC77F47" w14:textId="77777777" w:rsidR="008B1133" w:rsidRPr="00DE6131" w:rsidRDefault="008B1133" w:rsidP="004F2087">
      <w:pPr>
        <w:ind w:firstLine="0"/>
        <w:rPr>
          <w:b/>
          <w:bCs/>
          <w:color w:val="000000" w:themeColor="text1"/>
          <w:rtl/>
        </w:rPr>
      </w:pPr>
      <w:r w:rsidRPr="00DE6131">
        <w:rPr>
          <w:rFonts w:hint="cs"/>
          <w:b/>
          <w:bCs/>
          <w:color w:val="000000" w:themeColor="text1"/>
          <w:rtl/>
        </w:rPr>
        <w:t>1/ الدولة:</w:t>
      </w:r>
    </w:p>
    <w:p w14:paraId="5ED6993A" w14:textId="73DFFFC4" w:rsidR="0037538D" w:rsidRPr="00DE6131" w:rsidRDefault="008B1133" w:rsidP="00372359">
      <w:pPr>
        <w:rPr>
          <w:rtl/>
        </w:rPr>
      </w:pPr>
      <w:r w:rsidRPr="00DE6131">
        <w:rPr>
          <w:rFonts w:hint="cs"/>
          <w:rtl/>
        </w:rPr>
        <w:t>تعتبر أصل الأشخاص الاعتبارية العامة</w:t>
      </w:r>
      <w:r w:rsidR="000D5252">
        <w:rPr>
          <w:rFonts w:hint="cs"/>
          <w:rtl/>
        </w:rPr>
        <w:t>،</w:t>
      </w:r>
      <w:r w:rsidR="00DA2F25" w:rsidRPr="00DE6131">
        <w:rPr>
          <w:rFonts w:hint="cs"/>
          <w:rtl/>
        </w:rPr>
        <w:t xml:space="preserve"> تتفرع عنها باقي الأشخاص المعنوية العامة وقد نص المشرع الجزائري في كثير من القوانيين القطاعية صراحة على أن الدولة يمكن أن تكون هي السلطة المفوضة لكثير من ا</w:t>
      </w:r>
      <w:r w:rsidR="000D5252">
        <w:rPr>
          <w:rFonts w:hint="cs"/>
          <w:rtl/>
        </w:rPr>
        <w:t>لمرافق العامة المهمة التي كانت إ</w:t>
      </w:r>
      <w:r w:rsidR="00DA2F25" w:rsidRPr="00DE6131">
        <w:rPr>
          <w:rFonts w:hint="cs"/>
          <w:rtl/>
        </w:rPr>
        <w:t>لى وقت قريب حكرا على التسيير المباشر</w:t>
      </w:r>
      <w:r w:rsidR="000D5252">
        <w:rPr>
          <w:rFonts w:hint="cs"/>
          <w:rtl/>
        </w:rPr>
        <w:t>،</w:t>
      </w:r>
      <w:r w:rsidR="00DA2F25" w:rsidRPr="00DE6131">
        <w:rPr>
          <w:rFonts w:hint="cs"/>
          <w:rtl/>
        </w:rPr>
        <w:t xml:space="preserve"> فقد نصت المادة 104 من القانون رقم 05/12 المتعلق بقانون المياه على أنه " يمكن للإدارة المكلفة بالموارد المائية التي تتصر</w:t>
      </w:r>
      <w:r w:rsidR="00EB27E0" w:rsidRPr="00DE6131">
        <w:rPr>
          <w:rFonts w:hint="cs"/>
          <w:rtl/>
        </w:rPr>
        <w:t>ف باسم ا</w:t>
      </w:r>
      <w:r w:rsidR="000D5252">
        <w:rPr>
          <w:rFonts w:hint="cs"/>
          <w:rtl/>
        </w:rPr>
        <w:t>لدولة أ</w:t>
      </w:r>
      <w:r w:rsidR="00EB27E0" w:rsidRPr="00DE6131">
        <w:rPr>
          <w:rFonts w:hint="cs"/>
          <w:rtl/>
        </w:rPr>
        <w:t>و صاحبة الامتياز</w:t>
      </w:r>
      <w:r w:rsidR="000D5252">
        <w:rPr>
          <w:rFonts w:hint="cs"/>
          <w:rtl/>
        </w:rPr>
        <w:t>، تفويض كل أ</w:t>
      </w:r>
      <w:r w:rsidR="00DA2F25" w:rsidRPr="00DE6131">
        <w:rPr>
          <w:rFonts w:hint="cs"/>
          <w:rtl/>
        </w:rPr>
        <w:t xml:space="preserve">و جزء من تسيير نشاطات الخدمة العمومية </w:t>
      </w:r>
      <w:r w:rsidR="00EB27E0" w:rsidRPr="00DE6131">
        <w:rPr>
          <w:rFonts w:hint="cs"/>
          <w:rtl/>
        </w:rPr>
        <w:t xml:space="preserve">للماء </w:t>
      </w:r>
      <w:r w:rsidR="003954C1" w:rsidRPr="00DE6131">
        <w:rPr>
          <w:rFonts w:hint="cs"/>
          <w:rtl/>
        </w:rPr>
        <w:t>أ</w:t>
      </w:r>
      <w:r w:rsidR="00EB27E0" w:rsidRPr="00DE6131">
        <w:rPr>
          <w:rFonts w:hint="cs"/>
          <w:rtl/>
        </w:rPr>
        <w:t>و التطهير لمتعاملين عموميين أو خواص لهم مؤهلات مهنية وضمانات مالية كافية ..."</w:t>
      </w:r>
      <w:r w:rsidR="00DA2F25" w:rsidRPr="00DE6131">
        <w:rPr>
          <w:rFonts w:hint="cs"/>
          <w:rtl/>
        </w:rPr>
        <w:t xml:space="preserve"> </w:t>
      </w:r>
      <w:r w:rsidRPr="00DE6131">
        <w:rPr>
          <w:rFonts w:hint="cs"/>
          <w:rtl/>
        </w:rPr>
        <w:t xml:space="preserve"> </w:t>
      </w:r>
    </w:p>
    <w:p w14:paraId="78DA6871" w14:textId="2F3DE0A6" w:rsidR="00A24FBA" w:rsidRPr="00DE6131" w:rsidRDefault="00D84824" w:rsidP="00372359">
      <w:pPr>
        <w:rPr>
          <w:rtl/>
        </w:rPr>
      </w:pPr>
      <w:r w:rsidRPr="00DE6131">
        <w:rPr>
          <w:rFonts w:hint="cs"/>
          <w:rtl/>
        </w:rPr>
        <w:t>وبالعودة إلى نص</w:t>
      </w:r>
      <w:r w:rsidRPr="00DE6131">
        <w:rPr>
          <w:rtl/>
        </w:rPr>
        <w:t xml:space="preserve"> المادة الرابعة من المرسوم التنفيذي </w:t>
      </w:r>
      <w:r w:rsidRPr="00DE6131">
        <w:rPr>
          <w:rFonts w:hint="cs"/>
          <w:rtl/>
        </w:rPr>
        <w:t>18/199</w:t>
      </w:r>
      <w:r w:rsidRPr="00DE6131">
        <w:rPr>
          <w:rtl/>
        </w:rPr>
        <w:t xml:space="preserve"> </w:t>
      </w:r>
      <w:r w:rsidRPr="00DE6131">
        <w:rPr>
          <w:rFonts w:hint="cs"/>
          <w:rtl/>
        </w:rPr>
        <w:t>السالف</w:t>
      </w:r>
      <w:r w:rsidRPr="00DE6131">
        <w:rPr>
          <w:rtl/>
        </w:rPr>
        <w:t xml:space="preserve"> الذكر نجدها </w:t>
      </w:r>
      <w:r w:rsidRPr="00DE6131">
        <w:rPr>
          <w:rFonts w:hint="cs"/>
          <w:rtl/>
        </w:rPr>
        <w:t>حصرت</w:t>
      </w:r>
      <w:r w:rsidRPr="00DE6131">
        <w:rPr>
          <w:rtl/>
        </w:rPr>
        <w:t xml:space="preserve"> أطراف </w:t>
      </w:r>
      <w:r w:rsidR="003D643E" w:rsidRPr="00DE6131">
        <w:rPr>
          <w:rFonts w:hint="cs"/>
          <w:rtl/>
        </w:rPr>
        <w:t>عقد</w:t>
      </w:r>
      <w:r w:rsidRPr="00DE6131">
        <w:rPr>
          <w:rtl/>
        </w:rPr>
        <w:t xml:space="preserve"> تفويض </w:t>
      </w:r>
      <w:r w:rsidR="003D643E" w:rsidRPr="00DE6131">
        <w:rPr>
          <w:rFonts w:hint="cs"/>
          <w:rtl/>
        </w:rPr>
        <w:t>ال</w:t>
      </w:r>
      <w:r w:rsidR="003D643E" w:rsidRPr="00DE6131">
        <w:rPr>
          <w:rtl/>
        </w:rPr>
        <w:t xml:space="preserve">مرافق </w:t>
      </w:r>
      <w:r w:rsidR="003D643E" w:rsidRPr="00DE6131">
        <w:rPr>
          <w:rFonts w:hint="cs"/>
          <w:rtl/>
        </w:rPr>
        <w:t>ال</w:t>
      </w:r>
      <w:r w:rsidRPr="00DE6131">
        <w:rPr>
          <w:rtl/>
        </w:rPr>
        <w:t xml:space="preserve">عامة، </w:t>
      </w:r>
      <w:r w:rsidR="003D643E" w:rsidRPr="00DE6131">
        <w:rPr>
          <w:rFonts w:hint="cs"/>
          <w:rtl/>
        </w:rPr>
        <w:t xml:space="preserve">فنصت على </w:t>
      </w:r>
      <w:r w:rsidR="00885E8C" w:rsidRPr="00DE6131">
        <w:rPr>
          <w:rFonts w:hint="cs"/>
          <w:rtl/>
        </w:rPr>
        <w:t>ما يل</w:t>
      </w:r>
      <w:r w:rsidR="00885E8C" w:rsidRPr="00DE6131">
        <w:rPr>
          <w:rtl/>
        </w:rPr>
        <w:t>ي</w:t>
      </w:r>
      <w:r w:rsidRPr="00DE6131">
        <w:rPr>
          <w:rFonts w:hint="cs"/>
          <w:rtl/>
        </w:rPr>
        <w:t>:</w:t>
      </w:r>
      <w:r w:rsidRPr="00DE6131">
        <w:rPr>
          <w:rtl/>
        </w:rPr>
        <w:t xml:space="preserve"> " يمكن للجماعات </w:t>
      </w:r>
      <w:r w:rsidRPr="00DE6131">
        <w:rPr>
          <w:rFonts w:hint="cs"/>
          <w:rtl/>
        </w:rPr>
        <w:t>الإقليمية</w:t>
      </w:r>
      <w:r w:rsidRPr="00DE6131">
        <w:rPr>
          <w:rtl/>
        </w:rPr>
        <w:t xml:space="preserve"> والمؤسسات العمومية ذات الطابع </w:t>
      </w:r>
      <w:r w:rsidRPr="00DE6131">
        <w:rPr>
          <w:rFonts w:hint="cs"/>
          <w:rtl/>
        </w:rPr>
        <w:t>الإداري</w:t>
      </w:r>
      <w:r w:rsidRPr="00DE6131">
        <w:rPr>
          <w:rtl/>
        </w:rPr>
        <w:t xml:space="preserve"> التابعة لها، والمسؤولة عن مرفق عام التي تدعى في صلب النص </w:t>
      </w:r>
      <w:r w:rsidRPr="00DE6131">
        <w:rPr>
          <w:b/>
          <w:bCs/>
          <w:rtl/>
        </w:rPr>
        <w:t>السلطة المفوضة</w:t>
      </w:r>
      <w:r w:rsidRPr="00DE6131">
        <w:rPr>
          <w:rtl/>
        </w:rPr>
        <w:t xml:space="preserve"> أن تفوض تسيير مرفق عام إلى شخص معنوي عام أو خاص خاضع للقانون الجزائري يدعى في صلب النص </w:t>
      </w:r>
      <w:r w:rsidRPr="00DE6131">
        <w:rPr>
          <w:b/>
          <w:bCs/>
          <w:rtl/>
        </w:rPr>
        <w:t>المفوض له</w:t>
      </w:r>
      <w:r w:rsidRPr="00DE6131">
        <w:rPr>
          <w:rtl/>
        </w:rPr>
        <w:t xml:space="preserve"> بموجب اتفاقية تفويض</w:t>
      </w:r>
      <w:r w:rsidRPr="00DE6131">
        <w:t>".</w:t>
      </w:r>
      <w:r w:rsidR="00AB100B">
        <w:rPr>
          <w:rFonts w:hint="cs"/>
          <w:rtl/>
        </w:rPr>
        <w:t xml:space="preserve"> </w:t>
      </w:r>
      <w:r w:rsidR="00752C11" w:rsidRPr="00DE6131">
        <w:rPr>
          <w:rFonts w:hint="cs"/>
          <w:rtl/>
        </w:rPr>
        <w:t>وعلى هذا</w:t>
      </w:r>
      <w:r w:rsidRPr="00DE6131">
        <w:rPr>
          <w:rtl/>
        </w:rPr>
        <w:t xml:space="preserve"> </w:t>
      </w:r>
      <w:r w:rsidR="00AB100B">
        <w:rPr>
          <w:rFonts w:hint="cs"/>
          <w:rtl/>
        </w:rPr>
        <w:t>الأ</w:t>
      </w:r>
      <w:r w:rsidR="003D643E" w:rsidRPr="00DE6131">
        <w:rPr>
          <w:rFonts w:hint="cs"/>
          <w:rtl/>
        </w:rPr>
        <w:t>ساس</w:t>
      </w:r>
      <w:r w:rsidRPr="00DE6131">
        <w:rPr>
          <w:rtl/>
        </w:rPr>
        <w:t xml:space="preserve"> </w:t>
      </w:r>
      <w:r w:rsidR="00AB100B">
        <w:rPr>
          <w:rFonts w:hint="cs"/>
          <w:rtl/>
        </w:rPr>
        <w:t>فإ</w:t>
      </w:r>
      <w:r w:rsidR="003D643E" w:rsidRPr="00DE6131">
        <w:rPr>
          <w:rFonts w:hint="cs"/>
          <w:rtl/>
        </w:rPr>
        <w:t>ن</w:t>
      </w:r>
      <w:r w:rsidRPr="00DE6131">
        <w:rPr>
          <w:rtl/>
        </w:rPr>
        <w:t xml:space="preserve"> السلطة المفوضة وتتمثل أساسا في</w:t>
      </w:r>
      <w:r w:rsidR="00407BA2" w:rsidRPr="00DE6131">
        <w:rPr>
          <w:rFonts w:hint="cs"/>
          <w:rtl/>
        </w:rPr>
        <w:t>:</w:t>
      </w:r>
      <w:r w:rsidRPr="00DE6131">
        <w:rPr>
          <w:rtl/>
        </w:rPr>
        <w:t xml:space="preserve"> </w:t>
      </w:r>
    </w:p>
    <w:p w14:paraId="1D27B33B" w14:textId="16BDAA62" w:rsidR="00A24FBA" w:rsidRPr="00DE6131" w:rsidRDefault="00A24FBA" w:rsidP="004F2087">
      <w:pPr>
        <w:ind w:firstLine="0"/>
        <w:rPr>
          <w:b/>
          <w:bCs/>
          <w:color w:val="000000" w:themeColor="text1"/>
          <w:rtl/>
        </w:rPr>
      </w:pPr>
      <w:r w:rsidRPr="00DE6131">
        <w:rPr>
          <w:rFonts w:hint="cs"/>
          <w:b/>
          <w:bCs/>
          <w:color w:val="000000" w:themeColor="text1"/>
          <w:rtl/>
        </w:rPr>
        <w:t>2/ الجماعات الإقليمية:</w:t>
      </w:r>
    </w:p>
    <w:p w14:paraId="56953498" w14:textId="7C67F142" w:rsidR="00141CB4" w:rsidRPr="00DE6131" w:rsidRDefault="00AB100B" w:rsidP="00372359">
      <w:pPr>
        <w:rPr>
          <w:rtl/>
        </w:rPr>
      </w:pPr>
      <w:r>
        <w:rPr>
          <w:rFonts w:hint="cs"/>
          <w:rtl/>
        </w:rPr>
        <w:t>أ</w:t>
      </w:r>
      <w:r w:rsidR="00141CB4" w:rsidRPr="00DE6131">
        <w:rPr>
          <w:rFonts w:hint="cs"/>
          <w:rtl/>
        </w:rPr>
        <w:t>عطى المشرع صلاحية ا</w:t>
      </w:r>
      <w:r w:rsidR="00633A36">
        <w:rPr>
          <w:rFonts w:hint="cs"/>
          <w:rtl/>
        </w:rPr>
        <w:t>برام عقود تفويض المرافق العامة إ</w:t>
      </w:r>
      <w:r w:rsidR="00141CB4" w:rsidRPr="00DE6131">
        <w:rPr>
          <w:rFonts w:hint="cs"/>
          <w:rtl/>
        </w:rPr>
        <w:t xml:space="preserve">لى الجماعات </w:t>
      </w:r>
      <w:r w:rsidR="00885E8C" w:rsidRPr="00DE6131">
        <w:rPr>
          <w:rFonts w:hint="cs"/>
          <w:rtl/>
        </w:rPr>
        <w:t>الإقليمي</w:t>
      </w:r>
      <w:r w:rsidR="00885E8C" w:rsidRPr="00DE6131">
        <w:rPr>
          <w:rtl/>
        </w:rPr>
        <w:t>ة</w:t>
      </w:r>
      <w:r w:rsidR="00633A36">
        <w:rPr>
          <w:rFonts w:hint="cs"/>
          <w:rtl/>
        </w:rPr>
        <w:t xml:space="preserve"> من أ</w:t>
      </w:r>
      <w:r w:rsidR="00141CB4" w:rsidRPr="00DE6131">
        <w:rPr>
          <w:rFonts w:hint="cs"/>
          <w:rtl/>
        </w:rPr>
        <w:t>جل تلبية الحاجات العامة وتحقيق الصالح العام</w:t>
      </w:r>
      <w:r w:rsidR="00633A36">
        <w:rPr>
          <w:rFonts w:hint="cs"/>
          <w:rtl/>
        </w:rPr>
        <w:t>،</w:t>
      </w:r>
      <w:r w:rsidR="00141CB4" w:rsidRPr="00DE6131">
        <w:rPr>
          <w:rFonts w:hint="cs"/>
          <w:rtl/>
        </w:rPr>
        <w:t xml:space="preserve"> وبالنظر </w:t>
      </w:r>
      <w:r w:rsidR="00633A36">
        <w:rPr>
          <w:rFonts w:hint="cs"/>
          <w:rtl/>
        </w:rPr>
        <w:t>إ</w:t>
      </w:r>
      <w:r w:rsidR="00141CB4" w:rsidRPr="00DE6131">
        <w:rPr>
          <w:rFonts w:hint="cs"/>
          <w:rtl/>
        </w:rPr>
        <w:t>لى كون هذه الجماعات الإقليمية تسهر على تحقيق مرافق عامة والأكثر دراية بالمصالح العامة المحلية</w:t>
      </w:r>
      <w:r w:rsidR="00633A36">
        <w:rPr>
          <w:rFonts w:hint="cs"/>
          <w:rtl/>
        </w:rPr>
        <w:t>، وبالتالي تكون أكثر إ</w:t>
      </w:r>
      <w:r w:rsidR="00141CB4" w:rsidRPr="00DE6131">
        <w:rPr>
          <w:rFonts w:hint="cs"/>
          <w:rtl/>
        </w:rPr>
        <w:t xml:space="preserve">طلاعا على المرافق العامة التي يمكن </w:t>
      </w:r>
      <w:r w:rsidR="00CF5CFF">
        <w:rPr>
          <w:rFonts w:hint="cs"/>
          <w:rtl/>
        </w:rPr>
        <w:t>إ</w:t>
      </w:r>
      <w:r w:rsidR="00141CB4" w:rsidRPr="00DE6131">
        <w:rPr>
          <w:rFonts w:hint="cs"/>
          <w:rtl/>
        </w:rPr>
        <w:t>دارتها واستغلالها عن طريق تقنية التفويض</w:t>
      </w:r>
      <w:r w:rsidR="00CF5CFF">
        <w:rPr>
          <w:rFonts w:hint="cs"/>
          <w:rtl/>
        </w:rPr>
        <w:t>،</w:t>
      </w:r>
      <w:r w:rsidR="00141CB4" w:rsidRPr="00DE6131">
        <w:rPr>
          <w:rFonts w:hint="cs"/>
          <w:rtl/>
        </w:rPr>
        <w:t xml:space="preserve"> بالإضافة </w:t>
      </w:r>
      <w:r w:rsidR="00CF5CFF">
        <w:rPr>
          <w:rFonts w:hint="cs"/>
          <w:rtl/>
        </w:rPr>
        <w:t>إلى أ</w:t>
      </w:r>
      <w:r w:rsidR="00141CB4" w:rsidRPr="00DE6131">
        <w:rPr>
          <w:rFonts w:hint="cs"/>
          <w:rtl/>
        </w:rPr>
        <w:t>ن المشرع يستهدف خلق موارد مالية خاصة بالمرافق العامة المحلية</w:t>
      </w:r>
      <w:r w:rsidR="00CF5CFF">
        <w:rPr>
          <w:rFonts w:hint="cs"/>
          <w:rtl/>
        </w:rPr>
        <w:t>،</w:t>
      </w:r>
      <w:r w:rsidR="00141CB4" w:rsidRPr="00DE6131">
        <w:rPr>
          <w:rFonts w:hint="cs"/>
          <w:rtl/>
        </w:rPr>
        <w:t xml:space="preserve"> ال</w:t>
      </w:r>
      <w:r w:rsidR="00CF5CFF">
        <w:rPr>
          <w:rFonts w:hint="cs"/>
          <w:rtl/>
        </w:rPr>
        <w:t>تي تضمن سيرورتها وانتظامها دون أ</w:t>
      </w:r>
      <w:r w:rsidR="00141CB4" w:rsidRPr="00DE6131">
        <w:rPr>
          <w:rFonts w:hint="cs"/>
          <w:rtl/>
        </w:rPr>
        <w:t>ن تشكل عبئا على الموازنة العامة للدولة</w:t>
      </w:r>
      <w:r w:rsidR="00CF5CFF">
        <w:rPr>
          <w:rFonts w:hint="cs"/>
          <w:rtl/>
        </w:rPr>
        <w:t>،</w:t>
      </w:r>
      <w:r w:rsidR="00141CB4" w:rsidRPr="00DE6131">
        <w:rPr>
          <w:rFonts w:hint="cs"/>
          <w:rtl/>
        </w:rPr>
        <w:t xml:space="preserve"> وتعد البلدية والولاية هي الجماعة المحلية المعنية بتقنية التفويض. </w:t>
      </w:r>
    </w:p>
    <w:p w14:paraId="43456827" w14:textId="2832D9BA" w:rsidR="00A24FBA" w:rsidRPr="00DE6131" w:rsidRDefault="007415A9" w:rsidP="00372359">
      <w:pPr>
        <w:rPr>
          <w:rtl/>
        </w:rPr>
      </w:pPr>
      <w:r>
        <w:rPr>
          <w:rFonts w:hint="cs"/>
          <w:rtl/>
        </w:rPr>
        <w:t>وتع</w:t>
      </w:r>
      <w:r w:rsidR="00B96DA4" w:rsidRPr="00DE6131">
        <w:rPr>
          <w:rFonts w:hint="cs"/>
          <w:rtl/>
        </w:rPr>
        <w:t xml:space="preserve">تبر كل من البلدية ولاية </w:t>
      </w:r>
      <w:r w:rsidR="00B96DA4" w:rsidRPr="00DE6131">
        <w:rPr>
          <w:rtl/>
        </w:rPr>
        <w:t>هي الجماع</w:t>
      </w:r>
      <w:r w:rsidR="00B96DA4" w:rsidRPr="00DE6131">
        <w:rPr>
          <w:rFonts w:hint="cs"/>
          <w:rtl/>
        </w:rPr>
        <w:t>ات</w:t>
      </w:r>
      <w:r w:rsidR="00A24FBA" w:rsidRPr="00DE6131">
        <w:rPr>
          <w:rtl/>
        </w:rPr>
        <w:t xml:space="preserve"> </w:t>
      </w:r>
      <w:r w:rsidR="00A24FBA" w:rsidRPr="00DE6131">
        <w:rPr>
          <w:rFonts w:hint="cs"/>
          <w:rtl/>
        </w:rPr>
        <w:t>الإقليمية</w:t>
      </w:r>
      <w:r w:rsidR="00A24FBA" w:rsidRPr="00DE6131">
        <w:rPr>
          <w:rtl/>
        </w:rPr>
        <w:t xml:space="preserve"> </w:t>
      </w:r>
      <w:r w:rsidR="00B96DA4" w:rsidRPr="00DE6131">
        <w:rPr>
          <w:rFonts w:hint="cs"/>
          <w:rtl/>
        </w:rPr>
        <w:t>بالنسبة للدولة</w:t>
      </w:r>
      <w:r>
        <w:rPr>
          <w:rFonts w:hint="cs"/>
          <w:rtl/>
        </w:rPr>
        <w:t>،</w:t>
      </w:r>
      <w:r w:rsidR="00A24FBA" w:rsidRPr="00DE6131">
        <w:rPr>
          <w:rtl/>
        </w:rPr>
        <w:t xml:space="preserve"> تتمتع </w:t>
      </w:r>
      <w:r w:rsidR="00B96DA4" w:rsidRPr="00DE6131">
        <w:rPr>
          <w:rFonts w:hint="cs"/>
          <w:rtl/>
        </w:rPr>
        <w:t xml:space="preserve">كل منها </w:t>
      </w:r>
      <w:r w:rsidR="00A24FBA" w:rsidRPr="00DE6131">
        <w:rPr>
          <w:rtl/>
        </w:rPr>
        <w:t xml:space="preserve">بالشخصية المعنوية والذمة </w:t>
      </w:r>
      <w:r w:rsidR="00A24FBA" w:rsidRPr="00DE6131">
        <w:rPr>
          <w:rFonts w:hint="cs"/>
          <w:rtl/>
        </w:rPr>
        <w:t>المالية المستقلة،</w:t>
      </w:r>
      <w:r w:rsidR="00A24FBA" w:rsidRPr="00DE6131">
        <w:rPr>
          <w:rtl/>
        </w:rPr>
        <w:t xml:space="preserve"> </w:t>
      </w:r>
      <w:r w:rsidR="00B96DA4" w:rsidRPr="00DE6131">
        <w:rPr>
          <w:rFonts w:hint="cs"/>
          <w:rtl/>
        </w:rPr>
        <w:t>وهما</w:t>
      </w:r>
      <w:r w:rsidR="00A24FBA" w:rsidRPr="00DE6131">
        <w:rPr>
          <w:rtl/>
        </w:rPr>
        <w:t xml:space="preserve"> بالنسبة لباقي مؤسسات الدولة تمثل </w:t>
      </w:r>
      <w:r w:rsidR="00B96DA4" w:rsidRPr="00DE6131">
        <w:rPr>
          <w:rFonts w:hint="cs"/>
          <w:rtl/>
        </w:rPr>
        <w:t xml:space="preserve">هيئتان محليتان يجسدان الطابع </w:t>
      </w:r>
      <w:r>
        <w:rPr>
          <w:rFonts w:hint="cs"/>
          <w:rtl/>
        </w:rPr>
        <w:t>ا</w:t>
      </w:r>
      <w:r w:rsidR="00B96DA4" w:rsidRPr="00DE6131">
        <w:rPr>
          <w:rFonts w:hint="cs"/>
          <w:rtl/>
        </w:rPr>
        <w:t xml:space="preserve">للامركزي في النظام الإداري </w:t>
      </w:r>
      <w:r w:rsidR="00A24FBA" w:rsidRPr="00DE6131">
        <w:rPr>
          <w:rtl/>
        </w:rPr>
        <w:t xml:space="preserve">ومكان </w:t>
      </w:r>
      <w:r>
        <w:rPr>
          <w:rFonts w:hint="cs"/>
          <w:rtl/>
        </w:rPr>
        <w:t>ل</w:t>
      </w:r>
      <w:r w:rsidR="00A24FBA" w:rsidRPr="00DE6131">
        <w:rPr>
          <w:rFonts w:hint="cs"/>
          <w:rtl/>
        </w:rPr>
        <w:t>ممارسة المواطنة،</w:t>
      </w:r>
      <w:r w:rsidR="00A24FBA" w:rsidRPr="00DE6131">
        <w:rPr>
          <w:rtl/>
        </w:rPr>
        <w:t xml:space="preserve"> تعمل على إدارة وتهيئة </w:t>
      </w:r>
      <w:r w:rsidR="00A24FBA" w:rsidRPr="00DE6131">
        <w:rPr>
          <w:rFonts w:hint="cs"/>
          <w:rtl/>
        </w:rPr>
        <w:t>الإقليم</w:t>
      </w:r>
      <w:r>
        <w:rPr>
          <w:rtl/>
        </w:rPr>
        <w:t xml:space="preserve"> وتسعى </w:t>
      </w:r>
      <w:r>
        <w:rPr>
          <w:rFonts w:hint="cs"/>
          <w:rtl/>
        </w:rPr>
        <w:t>إ</w:t>
      </w:r>
      <w:r w:rsidR="00A24FBA" w:rsidRPr="00DE6131">
        <w:rPr>
          <w:rtl/>
        </w:rPr>
        <w:t xml:space="preserve">لى تحقيق التنمية </w:t>
      </w:r>
      <w:r w:rsidR="00A24FBA" w:rsidRPr="00DE6131">
        <w:rPr>
          <w:rFonts w:hint="cs"/>
          <w:rtl/>
        </w:rPr>
        <w:t>الاقتصادية</w:t>
      </w:r>
      <w:r w:rsidR="00A24FBA" w:rsidRPr="00DE6131">
        <w:rPr>
          <w:rtl/>
        </w:rPr>
        <w:t xml:space="preserve"> </w:t>
      </w:r>
      <w:r w:rsidR="00A24FBA" w:rsidRPr="00DE6131">
        <w:rPr>
          <w:rFonts w:hint="cs"/>
          <w:rtl/>
        </w:rPr>
        <w:t>والاجتماعية</w:t>
      </w:r>
      <w:r w:rsidR="00A24FBA" w:rsidRPr="00DE6131">
        <w:rPr>
          <w:rtl/>
        </w:rPr>
        <w:t xml:space="preserve"> </w:t>
      </w:r>
      <w:r w:rsidR="00A24FBA" w:rsidRPr="00DE6131">
        <w:rPr>
          <w:rFonts w:hint="cs"/>
          <w:rtl/>
        </w:rPr>
        <w:t xml:space="preserve">والثقافية </w:t>
      </w:r>
      <w:r>
        <w:rPr>
          <w:rtl/>
        </w:rPr>
        <w:t xml:space="preserve">والمادية </w:t>
      </w:r>
      <w:r>
        <w:rPr>
          <w:rFonts w:hint="cs"/>
          <w:rtl/>
        </w:rPr>
        <w:t>ب</w:t>
      </w:r>
      <w:r w:rsidR="00A24FBA" w:rsidRPr="00DE6131">
        <w:rPr>
          <w:rtl/>
        </w:rPr>
        <w:t xml:space="preserve">كل الوسائل المادية والقانونية الممنوحة لها من قبل السلطة </w:t>
      </w:r>
      <w:r w:rsidR="00A24FBA" w:rsidRPr="00DE6131">
        <w:rPr>
          <w:rFonts w:hint="cs"/>
          <w:rtl/>
        </w:rPr>
        <w:t>المركزية.</w:t>
      </w:r>
      <w:r w:rsidR="00A24FBA" w:rsidRPr="00DE6131">
        <w:t xml:space="preserve"> </w:t>
      </w:r>
    </w:p>
    <w:p w14:paraId="2B2CCD40" w14:textId="5AA32CDD" w:rsidR="00C014AF" w:rsidRPr="00DE6131" w:rsidRDefault="00C014AF" w:rsidP="004F2087">
      <w:pPr>
        <w:ind w:firstLine="0"/>
        <w:rPr>
          <w:b/>
          <w:bCs/>
          <w:color w:val="000000" w:themeColor="text1"/>
          <w:rtl/>
        </w:rPr>
      </w:pPr>
      <w:r w:rsidRPr="00DE6131">
        <w:rPr>
          <w:rFonts w:hint="cs"/>
          <w:b/>
          <w:bCs/>
          <w:color w:val="000000" w:themeColor="text1"/>
          <w:rtl/>
        </w:rPr>
        <w:t xml:space="preserve">3/ </w:t>
      </w:r>
      <w:r w:rsidR="00D84824" w:rsidRPr="00DE6131">
        <w:rPr>
          <w:b/>
          <w:bCs/>
          <w:color w:val="000000" w:themeColor="text1"/>
          <w:rtl/>
        </w:rPr>
        <w:t>المؤسسات العمومية</w:t>
      </w:r>
      <w:r w:rsidR="007415A9">
        <w:rPr>
          <w:rFonts w:hint="cs"/>
          <w:b/>
          <w:bCs/>
          <w:color w:val="000000" w:themeColor="text1"/>
          <w:rtl/>
        </w:rPr>
        <w:t xml:space="preserve"> ذات الطابع الإ</w:t>
      </w:r>
      <w:r w:rsidRPr="00DE6131">
        <w:rPr>
          <w:rFonts w:hint="cs"/>
          <w:b/>
          <w:bCs/>
          <w:color w:val="000000" w:themeColor="text1"/>
          <w:rtl/>
        </w:rPr>
        <w:t>داري</w:t>
      </w:r>
    </w:p>
    <w:p w14:paraId="47D7A06A" w14:textId="5DEB8443" w:rsidR="004602B4" w:rsidRPr="00DE6131" w:rsidRDefault="00B96DA4" w:rsidP="00372359">
      <w:pPr>
        <w:rPr>
          <w:rtl/>
        </w:rPr>
      </w:pPr>
      <w:r w:rsidRPr="00DE6131">
        <w:rPr>
          <w:rFonts w:hint="cs"/>
          <w:rtl/>
        </w:rPr>
        <w:t>هي تلك المؤسسات ذات الطابع العام تسهر على تقديم خدمات عامة تستهدف تحقيق الصالح العام في مجال معين من القطاعات المختلفة وهذه المؤسسات العمومية قد تكون ذات طابع و</w:t>
      </w:r>
      <w:r w:rsidR="004602B4" w:rsidRPr="00DE6131">
        <w:rPr>
          <w:rFonts w:hint="cs"/>
          <w:rtl/>
        </w:rPr>
        <w:t>طني تنشأها الدولة وقد تكون مؤسسات عامة تنشأها الجماعات الإقليمية</w:t>
      </w:r>
      <w:r w:rsidR="004E393E">
        <w:rPr>
          <w:rFonts w:hint="cs"/>
          <w:rtl/>
        </w:rPr>
        <w:t>،</w:t>
      </w:r>
      <w:r w:rsidR="004602B4" w:rsidRPr="00DE6131">
        <w:rPr>
          <w:rFonts w:hint="cs"/>
          <w:rtl/>
        </w:rPr>
        <w:t xml:space="preserve"> حيث نص القانون 11/10 المتعلق بالبلدية على أنه </w:t>
      </w:r>
      <w:r w:rsidR="004E393E">
        <w:rPr>
          <w:rFonts w:hint="cs"/>
          <w:rtl/>
        </w:rPr>
        <w:t>في المادة 15 منه "يمكن للبلدية أ</w:t>
      </w:r>
      <w:r w:rsidR="004602B4" w:rsidRPr="00DE6131">
        <w:rPr>
          <w:rFonts w:hint="cs"/>
          <w:rtl/>
        </w:rPr>
        <w:t xml:space="preserve">ن تنشئ مؤسسة </w:t>
      </w:r>
      <w:r w:rsidR="00885E8C" w:rsidRPr="00DE6131">
        <w:rPr>
          <w:rFonts w:hint="cs"/>
          <w:rtl/>
        </w:rPr>
        <w:t>عمومية</w:t>
      </w:r>
      <w:r w:rsidR="004602B4" w:rsidRPr="00DE6131">
        <w:rPr>
          <w:rFonts w:hint="cs"/>
          <w:rtl/>
        </w:rPr>
        <w:t xml:space="preserve"> بلدية تتمتع بالشخصية المعنوية والذمة المالية المستقلة</w:t>
      </w:r>
      <w:r w:rsidR="004E393E">
        <w:rPr>
          <w:rFonts w:hint="cs"/>
          <w:rtl/>
        </w:rPr>
        <w:t>،</w:t>
      </w:r>
      <w:r w:rsidR="004602B4" w:rsidRPr="00DE6131">
        <w:rPr>
          <w:rFonts w:hint="cs"/>
          <w:rtl/>
        </w:rPr>
        <w:t xml:space="preserve"> من أجل تسيير </w:t>
      </w:r>
      <w:r w:rsidR="00885E8C" w:rsidRPr="00DE6131">
        <w:rPr>
          <w:rFonts w:hint="cs"/>
          <w:rtl/>
        </w:rPr>
        <w:t>مصالحها</w:t>
      </w:r>
      <w:r w:rsidR="004E393E">
        <w:rPr>
          <w:rFonts w:hint="cs"/>
          <w:rtl/>
        </w:rPr>
        <w:t>،</w:t>
      </w:r>
      <w:r w:rsidR="00885E8C" w:rsidRPr="00DE6131">
        <w:rPr>
          <w:rFonts w:hint="cs"/>
          <w:rtl/>
        </w:rPr>
        <w:t xml:space="preserve"> كم</w:t>
      </w:r>
      <w:r w:rsidR="00885E8C" w:rsidRPr="00DE6131">
        <w:rPr>
          <w:rtl/>
        </w:rPr>
        <w:t>ا</w:t>
      </w:r>
      <w:r w:rsidR="004602B4" w:rsidRPr="00DE6131">
        <w:rPr>
          <w:rFonts w:hint="cs"/>
          <w:rtl/>
        </w:rPr>
        <w:t xml:space="preserve"> ينص القانون 12/07 المتعلق بالولاية على </w:t>
      </w:r>
      <w:r w:rsidR="00A6313E">
        <w:rPr>
          <w:rFonts w:hint="cs"/>
          <w:rtl/>
        </w:rPr>
        <w:t xml:space="preserve">أن </w:t>
      </w:r>
      <w:r w:rsidR="004602B4" w:rsidRPr="00DE6131">
        <w:rPr>
          <w:rFonts w:hint="cs"/>
          <w:rtl/>
        </w:rPr>
        <w:t>تنش</w:t>
      </w:r>
      <w:r w:rsidR="00A6313E">
        <w:rPr>
          <w:rFonts w:hint="cs"/>
          <w:rtl/>
        </w:rPr>
        <w:t>أ</w:t>
      </w:r>
      <w:r w:rsidR="004602B4" w:rsidRPr="00DE6131">
        <w:rPr>
          <w:rFonts w:hint="cs"/>
          <w:rtl/>
        </w:rPr>
        <w:t xml:space="preserve"> مؤسسات عمومية ولائية حيث جاء في المادة 147 منه على أنه "تأخذ المؤسسة العمومية الول</w:t>
      </w:r>
      <w:r w:rsidR="00A6313E">
        <w:rPr>
          <w:rFonts w:hint="cs"/>
          <w:rtl/>
        </w:rPr>
        <w:t>ائية شكل مؤسسة عمومية ذات طابع إداري أو مؤسسة عمومية ذات طابع صناعي أ</w:t>
      </w:r>
      <w:r w:rsidR="004602B4" w:rsidRPr="00DE6131">
        <w:rPr>
          <w:rFonts w:hint="cs"/>
          <w:rtl/>
        </w:rPr>
        <w:t>و تجاري حسب الهدف المرجو</w:t>
      </w:r>
      <w:r w:rsidR="00885E8C">
        <w:rPr>
          <w:rFonts w:hint="cs"/>
          <w:rtl/>
        </w:rPr>
        <w:t xml:space="preserve"> </w:t>
      </w:r>
      <w:r w:rsidR="004602B4" w:rsidRPr="00DE6131">
        <w:rPr>
          <w:rFonts w:hint="cs"/>
          <w:rtl/>
        </w:rPr>
        <w:t>منه"</w:t>
      </w:r>
      <w:r w:rsidR="00BD4772" w:rsidRPr="00DE6131">
        <w:rPr>
          <w:rFonts w:hint="cs"/>
          <w:rtl/>
        </w:rPr>
        <w:t xml:space="preserve">، </w:t>
      </w:r>
      <w:r w:rsidR="004602B4" w:rsidRPr="00DE6131">
        <w:rPr>
          <w:rFonts w:hint="cs"/>
          <w:rtl/>
        </w:rPr>
        <w:t>حيث تستطيع هذه المؤسسات</w:t>
      </w:r>
      <w:r w:rsidR="00BD4772" w:rsidRPr="00DE6131">
        <w:rPr>
          <w:rFonts w:hint="cs"/>
          <w:rtl/>
        </w:rPr>
        <w:t xml:space="preserve"> المحلية كذلك</w:t>
      </w:r>
      <w:r w:rsidR="00A6313E">
        <w:rPr>
          <w:rFonts w:hint="cs"/>
          <w:rtl/>
        </w:rPr>
        <w:t xml:space="preserve"> أ</w:t>
      </w:r>
      <w:r w:rsidR="004602B4" w:rsidRPr="00DE6131">
        <w:rPr>
          <w:rFonts w:hint="cs"/>
          <w:rtl/>
        </w:rPr>
        <w:t xml:space="preserve">ن تفوض المهام </w:t>
      </w:r>
      <w:r w:rsidR="00BD4772" w:rsidRPr="00DE6131">
        <w:rPr>
          <w:rFonts w:hint="cs"/>
          <w:rtl/>
        </w:rPr>
        <w:t xml:space="preserve">المرفقية الموكلة </w:t>
      </w:r>
      <w:r w:rsidR="00A6313E">
        <w:rPr>
          <w:rFonts w:hint="cs"/>
          <w:rtl/>
        </w:rPr>
        <w:t>لها عملية إدارتها إ</w:t>
      </w:r>
      <w:r w:rsidR="00BD4772" w:rsidRPr="00DE6131">
        <w:rPr>
          <w:rFonts w:hint="cs"/>
          <w:rtl/>
        </w:rPr>
        <w:t>لى أشخاص عامة أو</w:t>
      </w:r>
      <w:r w:rsidR="00382A07">
        <w:rPr>
          <w:rFonts w:hint="cs"/>
          <w:rtl/>
        </w:rPr>
        <w:t xml:space="preserve"> </w:t>
      </w:r>
      <w:r w:rsidR="00BD4772" w:rsidRPr="00DE6131">
        <w:rPr>
          <w:rFonts w:hint="cs"/>
          <w:rtl/>
        </w:rPr>
        <w:t xml:space="preserve">خاصة من أجل تحقيق هذه المرافق العامة. </w:t>
      </w:r>
    </w:p>
    <w:p w14:paraId="3A367159" w14:textId="666CFB6C" w:rsidR="00553DBB" w:rsidRPr="00DE6131" w:rsidRDefault="00407BA2" w:rsidP="00372359">
      <w:pPr>
        <w:rPr>
          <w:b/>
          <w:bCs/>
          <w:rtl/>
        </w:rPr>
      </w:pPr>
      <w:r w:rsidRPr="00DE6131">
        <w:rPr>
          <w:rFonts w:hint="cs"/>
          <w:rtl/>
        </w:rPr>
        <w:t xml:space="preserve">بالإضافة </w:t>
      </w:r>
      <w:r w:rsidR="00BD4772" w:rsidRPr="00DE6131">
        <w:rPr>
          <w:rFonts w:hint="cs"/>
          <w:rtl/>
        </w:rPr>
        <w:t>الى أ</w:t>
      </w:r>
      <w:r w:rsidRPr="00DE6131">
        <w:rPr>
          <w:rFonts w:hint="cs"/>
          <w:rtl/>
        </w:rPr>
        <w:t>نه ووفقا للمادة 05 من المرسوم التنفيذي 18/199 المتض</w:t>
      </w:r>
      <w:r w:rsidR="00A6313E">
        <w:rPr>
          <w:rFonts w:hint="cs"/>
          <w:rtl/>
        </w:rPr>
        <w:t>من قانون تفويضات المرفق العام فإ</w:t>
      </w:r>
      <w:r w:rsidRPr="00DE6131">
        <w:rPr>
          <w:rFonts w:hint="cs"/>
          <w:rtl/>
        </w:rPr>
        <w:t>نه يمكن للسلطة المف</w:t>
      </w:r>
      <w:r w:rsidR="00A6313E">
        <w:rPr>
          <w:rFonts w:hint="cs"/>
          <w:rtl/>
        </w:rPr>
        <w:t>وضة أ</w:t>
      </w:r>
      <w:r w:rsidRPr="00DE6131">
        <w:rPr>
          <w:rFonts w:hint="cs"/>
          <w:rtl/>
        </w:rPr>
        <w:t xml:space="preserve">ن تكون عبارة </w:t>
      </w:r>
      <w:r w:rsidR="0037538D" w:rsidRPr="00DE6131">
        <w:rPr>
          <w:rFonts w:hint="cs"/>
          <w:rtl/>
        </w:rPr>
        <w:t>عن مجموعة</w:t>
      </w:r>
      <w:r w:rsidRPr="00DE6131">
        <w:rPr>
          <w:rFonts w:hint="cs"/>
          <w:rtl/>
        </w:rPr>
        <w:t xml:space="preserve"> من الأشخاص الاعتبارية الخاضعة للقانون العام</w:t>
      </w:r>
      <w:r w:rsidR="004F187F">
        <w:rPr>
          <w:rFonts w:hint="cs"/>
          <w:rtl/>
        </w:rPr>
        <w:t>،</w:t>
      </w:r>
      <w:r w:rsidRPr="00DE6131">
        <w:rPr>
          <w:rFonts w:hint="cs"/>
          <w:rtl/>
        </w:rPr>
        <w:t xml:space="preserve"> ينتظمون في </w:t>
      </w:r>
      <w:r w:rsidR="00B96DA4" w:rsidRPr="00DE6131">
        <w:rPr>
          <w:rFonts w:hint="cs"/>
          <w:rtl/>
        </w:rPr>
        <w:t>إطار</w:t>
      </w:r>
      <w:r w:rsidRPr="00DE6131">
        <w:rPr>
          <w:rFonts w:hint="cs"/>
          <w:rtl/>
        </w:rPr>
        <w:t xml:space="preserve"> تجمع </w:t>
      </w:r>
      <w:r w:rsidR="0037538D" w:rsidRPr="00DE6131">
        <w:rPr>
          <w:rFonts w:hint="cs"/>
          <w:rtl/>
        </w:rPr>
        <w:t xml:space="preserve">ويختارون ممثل عنهم في </w:t>
      </w:r>
      <w:r w:rsidR="00B96DA4" w:rsidRPr="00DE6131">
        <w:rPr>
          <w:rFonts w:hint="cs"/>
          <w:rtl/>
        </w:rPr>
        <w:t>إطار</w:t>
      </w:r>
      <w:r w:rsidR="0037538D" w:rsidRPr="00DE6131">
        <w:rPr>
          <w:rFonts w:hint="cs"/>
          <w:rtl/>
        </w:rPr>
        <w:t xml:space="preserve"> ذلك التجمع بناءا على </w:t>
      </w:r>
      <w:r w:rsidR="0037538D" w:rsidRPr="00DE6131">
        <w:rPr>
          <w:rFonts w:hint="cs"/>
          <w:rtl/>
        </w:rPr>
        <w:lastRenderedPageBreak/>
        <w:t>اتفاقية ويمتلك العضو المعين صفة السلطة المفوضة حيث يقوم بتمثيل أعضاء التج</w:t>
      </w:r>
      <w:r w:rsidR="00BD4772" w:rsidRPr="00DE6131">
        <w:rPr>
          <w:rFonts w:hint="cs"/>
          <w:rtl/>
        </w:rPr>
        <w:t xml:space="preserve">مع في </w:t>
      </w:r>
      <w:r w:rsidR="004B045E">
        <w:rPr>
          <w:rFonts w:hint="cs"/>
          <w:rtl/>
        </w:rPr>
        <w:t xml:space="preserve">القيام بإجراءات </w:t>
      </w:r>
      <w:r w:rsidR="00382A07">
        <w:rPr>
          <w:rFonts w:hint="cs"/>
          <w:rtl/>
        </w:rPr>
        <w:t>ا</w:t>
      </w:r>
      <w:r w:rsidR="00BD4772" w:rsidRPr="00DE6131">
        <w:rPr>
          <w:rFonts w:hint="cs"/>
          <w:rtl/>
        </w:rPr>
        <w:t>برام اتفاقيات تفويض المرفق</w:t>
      </w:r>
      <w:r w:rsidR="0037538D" w:rsidRPr="00DE6131">
        <w:rPr>
          <w:rFonts w:hint="cs"/>
          <w:rtl/>
        </w:rPr>
        <w:t xml:space="preserve"> </w:t>
      </w:r>
      <w:r w:rsidR="00B96DA4" w:rsidRPr="00DE6131">
        <w:rPr>
          <w:rFonts w:hint="cs"/>
          <w:rtl/>
        </w:rPr>
        <w:t>العام.</w:t>
      </w:r>
      <w:r w:rsidRPr="00DE6131">
        <w:rPr>
          <w:rFonts w:hint="cs"/>
          <w:rtl/>
        </w:rPr>
        <w:t xml:space="preserve"> </w:t>
      </w:r>
    </w:p>
    <w:p w14:paraId="76C98021" w14:textId="2C6F48C0" w:rsidR="00627541" w:rsidRPr="00DE6131" w:rsidRDefault="00553DBB" w:rsidP="00A31E2C">
      <w:pPr>
        <w:pStyle w:val="Titre3"/>
        <w:numPr>
          <w:ilvl w:val="0"/>
          <w:numId w:val="0"/>
        </w:numPr>
        <w:rPr>
          <w:rtl/>
        </w:rPr>
      </w:pPr>
      <w:bookmarkStart w:id="97" w:name="_Toc168134051"/>
      <w:r w:rsidRPr="00DE6131">
        <w:rPr>
          <w:rFonts w:hint="cs"/>
          <w:rtl/>
        </w:rPr>
        <w:t>الفرع الثاني: المفو</w:t>
      </w:r>
      <w:r w:rsidRPr="00DE6131">
        <w:rPr>
          <w:rtl/>
        </w:rPr>
        <w:t>ض</w:t>
      </w:r>
      <w:r w:rsidR="000E7F80" w:rsidRPr="00DE6131">
        <w:rPr>
          <w:rFonts w:hint="cs"/>
          <w:rtl/>
        </w:rPr>
        <w:t xml:space="preserve"> </w:t>
      </w:r>
      <w:r w:rsidR="00240BB1">
        <w:rPr>
          <w:rFonts w:hint="cs"/>
          <w:rtl/>
        </w:rPr>
        <w:t>إ</w:t>
      </w:r>
      <w:r w:rsidR="000E7F80" w:rsidRPr="00DE6131">
        <w:rPr>
          <w:rFonts w:hint="cs"/>
          <w:rtl/>
        </w:rPr>
        <w:t>ليه</w:t>
      </w:r>
      <w:bookmarkEnd w:id="97"/>
      <w:r w:rsidR="00627541" w:rsidRPr="00DE6131">
        <w:rPr>
          <w:rtl/>
        </w:rPr>
        <w:t xml:space="preserve"> </w:t>
      </w:r>
    </w:p>
    <w:p w14:paraId="2B45768A" w14:textId="0383449A" w:rsidR="00627541" w:rsidRPr="00DE6131" w:rsidRDefault="00627541" w:rsidP="00372359">
      <w:pPr>
        <w:rPr>
          <w:rtl/>
        </w:rPr>
      </w:pPr>
      <w:r w:rsidRPr="00DE6131">
        <w:rPr>
          <w:rtl/>
        </w:rPr>
        <w:t xml:space="preserve">ويشمل كل من </w:t>
      </w:r>
      <w:r w:rsidRPr="00DE6131">
        <w:rPr>
          <w:rFonts w:hint="cs"/>
          <w:rtl/>
        </w:rPr>
        <w:t>الأشخاص</w:t>
      </w:r>
      <w:r w:rsidRPr="00DE6131">
        <w:rPr>
          <w:rtl/>
        </w:rPr>
        <w:t xml:space="preserve"> المعنوية العامة أو </w:t>
      </w:r>
      <w:r w:rsidRPr="00DE6131">
        <w:rPr>
          <w:rFonts w:hint="cs"/>
          <w:rtl/>
        </w:rPr>
        <w:t>الأشخاص</w:t>
      </w:r>
      <w:r w:rsidRPr="00DE6131">
        <w:rPr>
          <w:rtl/>
        </w:rPr>
        <w:t xml:space="preserve"> المعنوية الخاصة أو تجميع اقتصادي لمجموعة أشخاص معنوية خاضعة للقانون العام</w:t>
      </w:r>
      <w:r w:rsidR="00385B3F">
        <w:rPr>
          <w:rFonts w:hint="cs"/>
          <w:rtl/>
        </w:rPr>
        <w:t>،</w:t>
      </w:r>
      <w:r w:rsidRPr="00DE6131">
        <w:rPr>
          <w:rtl/>
        </w:rPr>
        <w:t xml:space="preserve"> </w:t>
      </w:r>
      <w:r w:rsidR="00385B3F">
        <w:rPr>
          <w:rFonts w:hint="cs"/>
          <w:rtl/>
        </w:rPr>
        <w:t>ف</w:t>
      </w:r>
      <w:r w:rsidRPr="00DE6131">
        <w:rPr>
          <w:rFonts w:hint="cs"/>
          <w:rtl/>
        </w:rPr>
        <w:t>الأشخاص</w:t>
      </w:r>
      <w:r w:rsidRPr="00DE6131">
        <w:rPr>
          <w:rtl/>
        </w:rPr>
        <w:t xml:space="preserve"> المعنوية العامة جاء اللفظ عاما ليشمل جميع </w:t>
      </w:r>
      <w:r w:rsidRPr="00DE6131">
        <w:rPr>
          <w:rFonts w:hint="cs"/>
          <w:rtl/>
        </w:rPr>
        <w:t>الأشخاص</w:t>
      </w:r>
      <w:r w:rsidRPr="00DE6131">
        <w:rPr>
          <w:rtl/>
        </w:rPr>
        <w:t xml:space="preserve"> المعنوي</w:t>
      </w:r>
      <w:r w:rsidR="00385B3F">
        <w:rPr>
          <w:rFonts w:hint="cs"/>
          <w:rtl/>
        </w:rPr>
        <w:t>ة</w:t>
      </w:r>
      <w:r w:rsidRPr="00DE6131">
        <w:rPr>
          <w:rtl/>
        </w:rPr>
        <w:t xml:space="preserve"> العامة المركزية والمرفقية</w:t>
      </w:r>
      <w:r w:rsidR="00385B3F">
        <w:rPr>
          <w:rFonts w:hint="cs"/>
          <w:rtl/>
        </w:rPr>
        <w:t>،</w:t>
      </w:r>
      <w:r w:rsidRPr="00DE6131">
        <w:rPr>
          <w:rtl/>
        </w:rPr>
        <w:t xml:space="preserve"> كالمستشفيات والجامعات</w:t>
      </w:r>
      <w:r w:rsidRPr="00DE6131">
        <w:rPr>
          <w:rFonts w:hint="cs"/>
          <w:rtl/>
        </w:rPr>
        <w:t xml:space="preserve"> </w:t>
      </w:r>
      <w:r w:rsidR="000C0A04" w:rsidRPr="00DE6131">
        <w:rPr>
          <w:rtl/>
        </w:rPr>
        <w:t xml:space="preserve">ويتسع المعنى </w:t>
      </w:r>
      <w:r w:rsidR="009432E4">
        <w:rPr>
          <w:rFonts w:hint="cs"/>
          <w:rtl/>
        </w:rPr>
        <w:t xml:space="preserve">من الهيئات </w:t>
      </w:r>
      <w:r w:rsidRPr="00DE6131">
        <w:rPr>
          <w:rFonts w:hint="cs"/>
          <w:rtl/>
        </w:rPr>
        <w:t>اللامركزية</w:t>
      </w:r>
      <w:r w:rsidRPr="00DE6131">
        <w:rPr>
          <w:rtl/>
        </w:rPr>
        <w:t xml:space="preserve"> </w:t>
      </w:r>
      <w:r w:rsidRPr="00DE6131">
        <w:rPr>
          <w:rFonts w:hint="cs"/>
          <w:rtl/>
        </w:rPr>
        <w:t>الإقليمية</w:t>
      </w:r>
      <w:r w:rsidR="000C0A04" w:rsidRPr="00DE6131">
        <w:rPr>
          <w:rtl/>
        </w:rPr>
        <w:t xml:space="preserve"> كالبلدية والو</w:t>
      </w:r>
      <w:r w:rsidRPr="00DE6131">
        <w:rPr>
          <w:rtl/>
        </w:rPr>
        <w:t>ل</w:t>
      </w:r>
      <w:r w:rsidR="000C0A04" w:rsidRPr="00DE6131">
        <w:rPr>
          <w:rFonts w:hint="cs"/>
          <w:rtl/>
        </w:rPr>
        <w:t>ا</w:t>
      </w:r>
      <w:r w:rsidRPr="00DE6131">
        <w:rPr>
          <w:rtl/>
        </w:rPr>
        <w:t xml:space="preserve">ية ليشمل المؤسسات </w:t>
      </w:r>
      <w:r w:rsidR="009432E4">
        <w:rPr>
          <w:rFonts w:hint="cs"/>
          <w:rtl/>
        </w:rPr>
        <w:t>الإ</w:t>
      </w:r>
      <w:r w:rsidRPr="00DE6131">
        <w:rPr>
          <w:rFonts w:hint="cs"/>
          <w:rtl/>
        </w:rPr>
        <w:t>قتصادية</w:t>
      </w:r>
      <w:r w:rsidRPr="00DE6131">
        <w:rPr>
          <w:rtl/>
        </w:rPr>
        <w:t xml:space="preserve"> ذات الطابع الصناعي </w:t>
      </w:r>
      <w:r w:rsidR="009432E4">
        <w:rPr>
          <w:rtl/>
        </w:rPr>
        <w:t>والتجاري الذي أخذت شكل شركات</w:t>
      </w:r>
      <w:r w:rsidRPr="00DE6131">
        <w:rPr>
          <w:rtl/>
        </w:rPr>
        <w:t xml:space="preserve">، وهو مبدأ يترجم مبدأ </w:t>
      </w:r>
      <w:r w:rsidRPr="00DE6131">
        <w:rPr>
          <w:rFonts w:hint="cs"/>
          <w:rtl/>
        </w:rPr>
        <w:t>استقلالية</w:t>
      </w:r>
      <w:r w:rsidRPr="00DE6131">
        <w:rPr>
          <w:rtl/>
        </w:rPr>
        <w:t xml:space="preserve"> سلطان  المساهمة أو الشركات ذات المسؤولية المحدودة</w:t>
      </w:r>
      <w:r w:rsidR="009432E4">
        <w:rPr>
          <w:rFonts w:hint="cs"/>
          <w:rtl/>
        </w:rPr>
        <w:t>،</w:t>
      </w:r>
      <w:r w:rsidRPr="00DE6131">
        <w:rPr>
          <w:rtl/>
        </w:rPr>
        <w:t xml:space="preserve"> وكذا الخضوع </w:t>
      </w:r>
      <w:r w:rsidRPr="00DE6131">
        <w:rPr>
          <w:rFonts w:hint="cs"/>
          <w:rtl/>
        </w:rPr>
        <w:t>لأحكام</w:t>
      </w:r>
      <w:r w:rsidRPr="00DE6131">
        <w:rPr>
          <w:rtl/>
        </w:rPr>
        <w:t xml:space="preserve"> القانون الخاص</w:t>
      </w:r>
      <w:r w:rsidRPr="00DE6131">
        <w:t xml:space="preserve"> </w:t>
      </w:r>
      <w:r w:rsidRPr="00DE6131">
        <w:rPr>
          <w:rFonts w:hint="cs"/>
          <w:rtl/>
        </w:rPr>
        <w:t>الأشخاص</w:t>
      </w:r>
      <w:r w:rsidRPr="00DE6131">
        <w:rPr>
          <w:rtl/>
        </w:rPr>
        <w:t xml:space="preserve"> المعنوية الخاصة الخاضعة للقانون الجزائري</w:t>
      </w:r>
      <w:r w:rsidR="00A26FB8">
        <w:rPr>
          <w:rFonts w:hint="cs"/>
          <w:rtl/>
        </w:rPr>
        <w:t>،</w:t>
      </w:r>
      <w:r w:rsidRPr="00DE6131">
        <w:rPr>
          <w:rtl/>
        </w:rPr>
        <w:t xml:space="preserve"> والممثلة أساسا في الشركات المدنية والتجارية، </w:t>
      </w:r>
      <w:r w:rsidRPr="00DE6131">
        <w:rPr>
          <w:rFonts w:hint="cs"/>
          <w:rtl/>
        </w:rPr>
        <w:t>ولا</w:t>
      </w:r>
      <w:r w:rsidRPr="00DE6131">
        <w:rPr>
          <w:rtl/>
        </w:rPr>
        <w:t xml:space="preserve"> يهم إن كانت وطنية أو أجنبية </w:t>
      </w:r>
      <w:r w:rsidR="00A26FB8">
        <w:rPr>
          <w:rFonts w:hint="cs"/>
          <w:rtl/>
        </w:rPr>
        <w:t>ف</w:t>
      </w:r>
      <w:r w:rsidRPr="00DE6131">
        <w:rPr>
          <w:rtl/>
        </w:rPr>
        <w:t>المهم أنها تخضع لدى ممارسة نشاطها في استغل</w:t>
      </w:r>
      <w:r w:rsidRPr="00DE6131">
        <w:rPr>
          <w:rFonts w:hint="cs"/>
          <w:rtl/>
        </w:rPr>
        <w:t>ال</w:t>
      </w:r>
      <w:r w:rsidRPr="00DE6131">
        <w:rPr>
          <w:rtl/>
        </w:rPr>
        <w:t xml:space="preserve"> المرفق العام أو أي نشاط آخر للقانون الجزائر</w:t>
      </w:r>
      <w:r w:rsidR="00A26FB8">
        <w:rPr>
          <w:rFonts w:hint="cs"/>
          <w:rtl/>
        </w:rPr>
        <w:t>ي</w:t>
      </w:r>
      <w:r w:rsidR="00A26FB8">
        <w:rPr>
          <w:rtl/>
        </w:rPr>
        <w:t xml:space="preserve"> من حيث المكان والزمان</w:t>
      </w:r>
      <w:r w:rsidR="00A26FB8">
        <w:rPr>
          <w:rFonts w:hint="cs"/>
          <w:rtl/>
        </w:rPr>
        <w:t xml:space="preserve">، </w:t>
      </w:r>
      <w:r w:rsidRPr="00DE6131">
        <w:rPr>
          <w:rtl/>
        </w:rPr>
        <w:t xml:space="preserve">وكذا التجميع </w:t>
      </w:r>
      <w:r w:rsidRPr="00DE6131">
        <w:rPr>
          <w:rFonts w:hint="cs"/>
          <w:rtl/>
        </w:rPr>
        <w:t>الاقتصادي</w:t>
      </w:r>
      <w:r w:rsidRPr="00DE6131">
        <w:rPr>
          <w:rtl/>
        </w:rPr>
        <w:t xml:space="preserve"> لمجموعة أشخاص معنوية خاضعة للقانون العام ويجدر التنويه إلى أنه كان على المشرع أن يحدد المرافق العامة التي يجوز أن تكون محل تفويض إلى جانب تحديده </w:t>
      </w:r>
      <w:r w:rsidRPr="00DE6131">
        <w:rPr>
          <w:rFonts w:hint="cs"/>
          <w:rtl/>
        </w:rPr>
        <w:t>لأشخاص</w:t>
      </w:r>
      <w:r w:rsidRPr="00DE6131">
        <w:rPr>
          <w:rtl/>
        </w:rPr>
        <w:t xml:space="preserve"> المعنوية التي يمكنها اللجو</w:t>
      </w:r>
      <w:r w:rsidRPr="00DE6131">
        <w:rPr>
          <w:rFonts w:hint="cs"/>
          <w:rtl/>
        </w:rPr>
        <w:t>ء</w:t>
      </w:r>
      <w:r w:rsidR="009A594A">
        <w:rPr>
          <w:rtl/>
        </w:rPr>
        <w:t xml:space="preserve"> للتفوي</w:t>
      </w:r>
      <w:r w:rsidR="009A594A">
        <w:rPr>
          <w:rFonts w:hint="cs"/>
          <w:rtl/>
        </w:rPr>
        <w:t>ض،</w:t>
      </w:r>
      <w:r w:rsidRPr="00DE6131">
        <w:t xml:space="preserve"> </w:t>
      </w:r>
      <w:r w:rsidRPr="00DE6131">
        <w:rPr>
          <w:rtl/>
        </w:rPr>
        <w:t xml:space="preserve">ذلك </w:t>
      </w:r>
      <w:r w:rsidR="009A594A">
        <w:rPr>
          <w:rFonts w:hint="cs"/>
          <w:rtl/>
        </w:rPr>
        <w:t>لأ</w:t>
      </w:r>
      <w:r w:rsidRPr="00DE6131">
        <w:rPr>
          <w:rFonts w:hint="cs"/>
          <w:rtl/>
        </w:rPr>
        <w:t>ن</w:t>
      </w:r>
      <w:r w:rsidRPr="00DE6131">
        <w:rPr>
          <w:rtl/>
        </w:rPr>
        <w:t xml:space="preserve"> هناك بعض المرافق العام </w:t>
      </w:r>
      <w:r w:rsidRPr="00DE6131">
        <w:rPr>
          <w:rFonts w:hint="cs"/>
          <w:rtl/>
        </w:rPr>
        <w:t xml:space="preserve">التي لا </w:t>
      </w:r>
      <w:r w:rsidR="009A594A">
        <w:rPr>
          <w:rtl/>
        </w:rPr>
        <w:t>يجوز بأي حال</w:t>
      </w:r>
      <w:r w:rsidRPr="00DE6131">
        <w:rPr>
          <w:rtl/>
        </w:rPr>
        <w:t xml:space="preserve"> من </w:t>
      </w:r>
      <w:r w:rsidRPr="00DE6131">
        <w:rPr>
          <w:rFonts w:hint="cs"/>
          <w:rtl/>
        </w:rPr>
        <w:t>الأحوال</w:t>
      </w:r>
      <w:r w:rsidRPr="00DE6131">
        <w:rPr>
          <w:rtl/>
        </w:rPr>
        <w:t xml:space="preserve"> أن تكون محل تفويض</w:t>
      </w:r>
      <w:r w:rsidR="009A594A">
        <w:rPr>
          <w:rFonts w:hint="cs"/>
          <w:rtl/>
        </w:rPr>
        <w:t>،</w:t>
      </w:r>
      <w:r w:rsidRPr="00DE6131">
        <w:rPr>
          <w:rtl/>
        </w:rPr>
        <w:t xml:space="preserve"> </w:t>
      </w:r>
      <w:r w:rsidRPr="00DE6131">
        <w:rPr>
          <w:rFonts w:hint="cs"/>
          <w:rtl/>
        </w:rPr>
        <w:t>كالإدارة</w:t>
      </w:r>
      <w:r w:rsidRPr="00DE6131">
        <w:rPr>
          <w:rtl/>
        </w:rPr>
        <w:t xml:space="preserve"> الضريبية والمؤسسات الدستورية </w:t>
      </w:r>
      <w:r w:rsidRPr="00DE6131">
        <w:rPr>
          <w:rFonts w:hint="cs"/>
          <w:rtl/>
        </w:rPr>
        <w:t>والإدارة</w:t>
      </w:r>
      <w:r w:rsidR="000C0A04" w:rsidRPr="00DE6131">
        <w:rPr>
          <w:rtl/>
        </w:rPr>
        <w:t xml:space="preserve"> المحلية ف</w:t>
      </w:r>
      <w:r w:rsidR="000C0A04" w:rsidRPr="00DE6131">
        <w:rPr>
          <w:rFonts w:hint="cs"/>
          <w:rtl/>
        </w:rPr>
        <w:t>لا</w:t>
      </w:r>
      <w:r w:rsidRPr="00DE6131">
        <w:rPr>
          <w:rtl/>
        </w:rPr>
        <w:t xml:space="preserve"> يجوز بأي حال تفويض </w:t>
      </w:r>
      <w:r w:rsidRPr="00DE6131">
        <w:rPr>
          <w:rFonts w:hint="cs"/>
          <w:rtl/>
        </w:rPr>
        <w:t>الأنشطة</w:t>
      </w:r>
      <w:r w:rsidRPr="00DE6131">
        <w:rPr>
          <w:rtl/>
        </w:rPr>
        <w:t xml:space="preserve"> التي تتطلب اللجوء </w:t>
      </w:r>
      <w:r w:rsidRPr="00DE6131">
        <w:rPr>
          <w:rFonts w:hint="cs"/>
          <w:rtl/>
        </w:rPr>
        <w:t>لامتيازا</w:t>
      </w:r>
      <w:r w:rsidRPr="00DE6131">
        <w:rPr>
          <w:rtl/>
        </w:rPr>
        <w:t xml:space="preserve">ت السلطة العامة كالتنفيذ الجبري وسلطات الضبط </w:t>
      </w:r>
      <w:r w:rsidRPr="00DE6131">
        <w:rPr>
          <w:rFonts w:hint="cs"/>
          <w:rtl/>
        </w:rPr>
        <w:t>الإدارية.</w:t>
      </w:r>
    </w:p>
    <w:p w14:paraId="340C8C1B" w14:textId="1C304993" w:rsidR="00BD4772" w:rsidRPr="00DE6131" w:rsidRDefault="00A64B68" w:rsidP="00372359">
      <w:pPr>
        <w:rPr>
          <w:rtl/>
        </w:rPr>
      </w:pPr>
      <w:r>
        <w:rPr>
          <w:rFonts w:hint="cs"/>
          <w:rtl/>
        </w:rPr>
        <w:t>ويشترط في المفوض إليه بناءا على المرسوم 18 /199 أ</w:t>
      </w:r>
      <w:r w:rsidR="00BD4772" w:rsidRPr="00DE6131">
        <w:rPr>
          <w:rFonts w:hint="cs"/>
          <w:rtl/>
        </w:rPr>
        <w:t xml:space="preserve">ن يكون أحد الأشخاص الاعتبارية سواء من </w:t>
      </w:r>
      <w:r>
        <w:rPr>
          <w:rFonts w:hint="cs"/>
          <w:rtl/>
        </w:rPr>
        <w:t>أ</w:t>
      </w:r>
      <w:r w:rsidR="00901654">
        <w:rPr>
          <w:rFonts w:hint="cs"/>
          <w:rtl/>
        </w:rPr>
        <w:t>شخاص القانون العام أو الخاص غير أنه لابد أ</w:t>
      </w:r>
      <w:r w:rsidR="00BD4772" w:rsidRPr="00DE6131">
        <w:rPr>
          <w:rFonts w:hint="cs"/>
          <w:rtl/>
        </w:rPr>
        <w:t>ن يكون خاضعا للقانون الجزائري وفي المرسوم الرئاسي 15/247 لم يميز في الطبيعة القانونية للمفوض له</w:t>
      </w:r>
      <w:r w:rsidR="00901654">
        <w:rPr>
          <w:rFonts w:hint="cs"/>
          <w:rtl/>
        </w:rPr>
        <w:t>،</w:t>
      </w:r>
      <w:r w:rsidR="00BD4772" w:rsidRPr="00DE6131">
        <w:rPr>
          <w:rFonts w:hint="cs"/>
          <w:rtl/>
        </w:rPr>
        <w:t xml:space="preserve"> فيمك</w:t>
      </w:r>
      <w:r w:rsidR="0054756E" w:rsidRPr="00DE6131">
        <w:rPr>
          <w:rFonts w:hint="cs"/>
          <w:rtl/>
        </w:rPr>
        <w:t>نه</w:t>
      </w:r>
      <w:r w:rsidR="00901654">
        <w:rPr>
          <w:rFonts w:hint="cs"/>
          <w:rtl/>
        </w:rPr>
        <w:t xml:space="preserve"> أن ينتمي إلى أ</w:t>
      </w:r>
      <w:r w:rsidR="00BD4772" w:rsidRPr="00DE6131">
        <w:rPr>
          <w:rFonts w:hint="cs"/>
          <w:rtl/>
        </w:rPr>
        <w:t xml:space="preserve">شخاص القانون العام </w:t>
      </w:r>
      <w:r w:rsidR="00901654">
        <w:rPr>
          <w:rFonts w:hint="cs"/>
          <w:rtl/>
        </w:rPr>
        <w:t>أو</w:t>
      </w:r>
      <w:r w:rsidR="00BD4772" w:rsidRPr="00DE6131">
        <w:rPr>
          <w:rFonts w:hint="cs"/>
          <w:rtl/>
        </w:rPr>
        <w:t xml:space="preserve">الخاص </w:t>
      </w:r>
      <w:r w:rsidR="00901654">
        <w:rPr>
          <w:rFonts w:hint="cs"/>
          <w:rtl/>
        </w:rPr>
        <w:t>سواء كان شخصا طبيعيا أو معنويا أ</w:t>
      </w:r>
      <w:r w:rsidR="001D71FF" w:rsidRPr="00DE6131">
        <w:rPr>
          <w:rFonts w:hint="cs"/>
          <w:rtl/>
        </w:rPr>
        <w:t>و</w:t>
      </w:r>
      <w:r w:rsidR="0054756E" w:rsidRPr="00DE6131">
        <w:rPr>
          <w:rFonts w:hint="cs"/>
          <w:rtl/>
        </w:rPr>
        <w:t xml:space="preserve"> </w:t>
      </w:r>
      <w:r w:rsidR="001D71FF" w:rsidRPr="00DE6131">
        <w:rPr>
          <w:rFonts w:hint="cs"/>
          <w:rtl/>
        </w:rPr>
        <w:t xml:space="preserve">كان جزائري </w:t>
      </w:r>
      <w:r w:rsidR="00901654">
        <w:rPr>
          <w:rFonts w:hint="cs"/>
          <w:rtl/>
        </w:rPr>
        <w:t>أو أجنبي شرط أن</w:t>
      </w:r>
      <w:r w:rsidR="001D71FF" w:rsidRPr="00DE6131">
        <w:rPr>
          <w:rFonts w:hint="cs"/>
          <w:rtl/>
        </w:rPr>
        <w:t xml:space="preserve"> يكون خاضعا للقانون الجزائري.</w:t>
      </w:r>
    </w:p>
    <w:p w14:paraId="61CCA61F" w14:textId="22E73D88" w:rsidR="001D71FF" w:rsidRPr="00DE6131" w:rsidRDefault="001D71FF" w:rsidP="00372359">
      <w:pPr>
        <w:rPr>
          <w:rtl/>
        </w:rPr>
      </w:pPr>
      <w:r w:rsidRPr="00DE6131">
        <w:rPr>
          <w:rFonts w:hint="cs"/>
          <w:rtl/>
        </w:rPr>
        <w:t xml:space="preserve">وبالتالي فالتفويض </w:t>
      </w:r>
      <w:r w:rsidR="00051134" w:rsidRPr="00DE6131">
        <w:rPr>
          <w:rFonts w:hint="cs"/>
          <w:rtl/>
        </w:rPr>
        <w:t>يمكن أن يتم</w:t>
      </w:r>
      <w:r w:rsidR="00901654">
        <w:rPr>
          <w:rFonts w:hint="cs"/>
          <w:rtl/>
        </w:rPr>
        <w:t xml:space="preserve"> لصالح الأشخاص المعنوية العامة أ</w:t>
      </w:r>
      <w:r w:rsidRPr="00DE6131">
        <w:rPr>
          <w:rFonts w:hint="cs"/>
          <w:rtl/>
        </w:rPr>
        <w:t>و الخاصة الخاضعة للقانون الجزائري</w:t>
      </w:r>
      <w:r w:rsidR="00901654">
        <w:rPr>
          <w:rFonts w:hint="cs"/>
          <w:rtl/>
        </w:rPr>
        <w:t>، وأ</w:t>
      </w:r>
      <w:r w:rsidRPr="00DE6131">
        <w:rPr>
          <w:rFonts w:hint="cs"/>
          <w:rtl/>
        </w:rPr>
        <w:t xml:space="preserve">ن يمتلك القدرات التقنية والمالية التي تتيح له القيام بالمهام المرفقية موضوع التفويض </w:t>
      </w:r>
      <w:r w:rsidR="00051134" w:rsidRPr="00DE6131">
        <w:rPr>
          <w:rFonts w:hint="cs"/>
          <w:rtl/>
        </w:rPr>
        <w:t>وبالتالي تتحقق الأهداف التي تسعى اليها الأشخاص الاعتبارية العامة من خلال انتهاج أسلوب التفويض</w:t>
      </w:r>
      <w:r w:rsidR="00773B3B">
        <w:rPr>
          <w:rFonts w:hint="cs"/>
          <w:rtl/>
        </w:rPr>
        <w:t>،</w:t>
      </w:r>
      <w:r w:rsidR="00051134" w:rsidRPr="00DE6131">
        <w:rPr>
          <w:rFonts w:hint="cs"/>
          <w:rtl/>
        </w:rPr>
        <w:t xml:space="preserve"> فالمفوض يسعى سواء كان من أشخاص القانون العام أو الخاص</w:t>
      </w:r>
      <w:r w:rsidR="00773B3B">
        <w:rPr>
          <w:rFonts w:hint="cs"/>
          <w:rtl/>
        </w:rPr>
        <w:t>، فهو يسعى إ</w:t>
      </w:r>
      <w:r w:rsidR="00051134" w:rsidRPr="00DE6131">
        <w:rPr>
          <w:rFonts w:hint="cs"/>
          <w:rtl/>
        </w:rPr>
        <w:t>لى تحقيق مكاسب استثمارية في المرفق العام</w:t>
      </w:r>
      <w:r w:rsidR="00773B3B">
        <w:rPr>
          <w:rFonts w:hint="cs"/>
          <w:rtl/>
        </w:rPr>
        <w:t>، والتي يكون من شأ</w:t>
      </w:r>
      <w:r w:rsidR="00051134" w:rsidRPr="00DE6131">
        <w:rPr>
          <w:rFonts w:hint="cs"/>
          <w:rtl/>
        </w:rPr>
        <w:t xml:space="preserve">نها تحقيق الصالح العام </w:t>
      </w:r>
      <w:r w:rsidR="00DC717F" w:rsidRPr="00DE6131">
        <w:rPr>
          <w:rFonts w:hint="cs"/>
          <w:rtl/>
        </w:rPr>
        <w:t>من خلال رفع كفاءة المرافق العامة المفوضة</w:t>
      </w:r>
      <w:r w:rsidR="00773B3B">
        <w:rPr>
          <w:rFonts w:hint="cs"/>
          <w:rtl/>
        </w:rPr>
        <w:t>،</w:t>
      </w:r>
      <w:r w:rsidR="00DC717F" w:rsidRPr="00DE6131">
        <w:rPr>
          <w:rFonts w:hint="cs"/>
          <w:rtl/>
        </w:rPr>
        <w:t xml:space="preserve"> </w:t>
      </w:r>
      <w:r w:rsidR="00D94BA9" w:rsidRPr="00DE6131">
        <w:rPr>
          <w:rFonts w:hint="cs"/>
          <w:rtl/>
        </w:rPr>
        <w:t>والتي تشكل الأهداف الجوهرية للسلطات العامة المانحة للتفويض.</w:t>
      </w:r>
    </w:p>
    <w:p w14:paraId="6ECEC46C" w14:textId="202ABED2" w:rsidR="00D94BA9" w:rsidRPr="00DE6131" w:rsidRDefault="00773B3B" w:rsidP="00372359">
      <w:pPr>
        <w:rPr>
          <w:rtl/>
        </w:rPr>
      </w:pPr>
      <w:r>
        <w:rPr>
          <w:rFonts w:hint="cs"/>
          <w:rtl/>
        </w:rPr>
        <w:t>وبالتالي فإ</w:t>
      </w:r>
      <w:r w:rsidR="00D94BA9" w:rsidRPr="00DE6131">
        <w:rPr>
          <w:rFonts w:hint="cs"/>
          <w:rtl/>
        </w:rPr>
        <w:t xml:space="preserve">ن المفوض </w:t>
      </w:r>
      <w:r>
        <w:rPr>
          <w:rFonts w:hint="cs"/>
          <w:rtl/>
        </w:rPr>
        <w:t>إ</w:t>
      </w:r>
      <w:r w:rsidR="00D94BA9" w:rsidRPr="00DE6131">
        <w:rPr>
          <w:rFonts w:hint="cs"/>
          <w:rtl/>
        </w:rPr>
        <w:t>ليه في عقد التفويض يعتبر</w:t>
      </w:r>
      <w:r w:rsidR="0054756E" w:rsidRPr="00DE6131">
        <w:rPr>
          <w:rFonts w:hint="cs"/>
          <w:rtl/>
        </w:rPr>
        <w:t xml:space="preserve"> </w:t>
      </w:r>
      <w:r w:rsidR="00D94BA9" w:rsidRPr="00DE6131">
        <w:rPr>
          <w:rFonts w:hint="cs"/>
          <w:rtl/>
        </w:rPr>
        <w:t xml:space="preserve">ركن أساسي وجوهري </w:t>
      </w:r>
      <w:r>
        <w:rPr>
          <w:rFonts w:hint="cs"/>
          <w:rtl/>
        </w:rPr>
        <w:t>في عقد التفويض وعامل مهم لنجاح آ</w:t>
      </w:r>
      <w:r w:rsidR="00D94BA9" w:rsidRPr="00DE6131">
        <w:rPr>
          <w:rFonts w:hint="cs"/>
          <w:rtl/>
        </w:rPr>
        <w:t>لية التفويض</w:t>
      </w:r>
      <w:r>
        <w:rPr>
          <w:rFonts w:hint="cs"/>
          <w:rtl/>
        </w:rPr>
        <w:t>،</w:t>
      </w:r>
      <w:r w:rsidR="00D94BA9" w:rsidRPr="00DE6131">
        <w:rPr>
          <w:rFonts w:hint="cs"/>
          <w:rtl/>
        </w:rPr>
        <w:t xml:space="preserve"> ل</w:t>
      </w:r>
      <w:r>
        <w:rPr>
          <w:rFonts w:hint="cs"/>
          <w:rtl/>
        </w:rPr>
        <w:t>أ</w:t>
      </w:r>
      <w:r w:rsidR="00D94BA9" w:rsidRPr="00DE6131">
        <w:rPr>
          <w:rFonts w:hint="cs"/>
          <w:rtl/>
        </w:rPr>
        <w:t>ن صاحب التفويض هو في الأخير من يسهر على تنفيذ المهام المرفقية موضوع التفو</w:t>
      </w:r>
      <w:r>
        <w:rPr>
          <w:rFonts w:hint="cs"/>
          <w:rtl/>
        </w:rPr>
        <w:t>يض، وفي هذا الإطار يشكل المفوض إ</w:t>
      </w:r>
      <w:r w:rsidR="00D94BA9" w:rsidRPr="00DE6131">
        <w:rPr>
          <w:rFonts w:hint="cs"/>
          <w:rtl/>
        </w:rPr>
        <w:t>ليه الحجر الأساس في نجاح و</w:t>
      </w:r>
      <w:r w:rsidR="00267EC4" w:rsidRPr="00DE6131">
        <w:rPr>
          <w:rFonts w:hint="cs"/>
          <w:rtl/>
        </w:rPr>
        <w:t>فعالية تقنية ال</w:t>
      </w:r>
      <w:r>
        <w:rPr>
          <w:rFonts w:hint="cs"/>
          <w:rtl/>
        </w:rPr>
        <w:t>تفويض، فالمفوض إ</w:t>
      </w:r>
      <w:r w:rsidR="00267EC4" w:rsidRPr="00DE6131">
        <w:rPr>
          <w:rFonts w:hint="cs"/>
          <w:rtl/>
        </w:rPr>
        <w:t>ليه يشكل عامل أساسي وجوهري في إن</w:t>
      </w:r>
      <w:r w:rsidR="00F55E00">
        <w:rPr>
          <w:rFonts w:hint="cs"/>
          <w:rtl/>
        </w:rPr>
        <w:t>جاح أسلوب التسيير غير المباشر لأ</w:t>
      </w:r>
      <w:r w:rsidR="00267EC4" w:rsidRPr="00DE6131">
        <w:rPr>
          <w:rFonts w:hint="cs"/>
          <w:rtl/>
        </w:rPr>
        <w:t>ن الهدف الأساسي من تقنية التفويض</w:t>
      </w:r>
      <w:r w:rsidR="00F55E00">
        <w:rPr>
          <w:rFonts w:hint="cs"/>
          <w:rtl/>
        </w:rPr>
        <w:t>،</w:t>
      </w:r>
      <w:r w:rsidR="00267EC4" w:rsidRPr="00DE6131">
        <w:rPr>
          <w:rFonts w:hint="cs"/>
          <w:rtl/>
        </w:rPr>
        <w:t xml:space="preserve"> هو تلافي العجز والفشل الذي لازم التسيير المباشر للمرافق العام</w:t>
      </w:r>
      <w:r w:rsidR="00F55E00">
        <w:rPr>
          <w:rFonts w:hint="cs"/>
          <w:rtl/>
        </w:rPr>
        <w:t>ة، وبالتالي فإ</w:t>
      </w:r>
      <w:r w:rsidR="00267EC4" w:rsidRPr="00DE6131">
        <w:rPr>
          <w:rFonts w:hint="cs"/>
          <w:rtl/>
        </w:rPr>
        <w:t>ن اختيار المرافق العامة المن</w:t>
      </w:r>
      <w:r w:rsidR="00F55E00">
        <w:rPr>
          <w:rFonts w:hint="cs"/>
          <w:rtl/>
        </w:rPr>
        <w:t>اسبة لتطبيق تقنية التفويض لابد أ</w:t>
      </w:r>
      <w:r w:rsidR="00267EC4" w:rsidRPr="00DE6131">
        <w:rPr>
          <w:rFonts w:hint="cs"/>
          <w:rtl/>
        </w:rPr>
        <w:t xml:space="preserve">ن يرافقها الاختيار الأنسب والملائم للمفوض له القائم على تنفيذ المهام </w:t>
      </w:r>
      <w:r w:rsidR="004E2B0E" w:rsidRPr="00DE6131">
        <w:rPr>
          <w:rFonts w:hint="cs"/>
          <w:rtl/>
        </w:rPr>
        <w:t>المرفقية موضوع التفو</w:t>
      </w:r>
      <w:r w:rsidR="00E817B7">
        <w:rPr>
          <w:rFonts w:hint="cs"/>
          <w:rtl/>
        </w:rPr>
        <w:t>يض، وبالتالي تشكل شخصية المفوض إ</w:t>
      </w:r>
      <w:r w:rsidR="004E2B0E" w:rsidRPr="00DE6131">
        <w:rPr>
          <w:rFonts w:hint="cs"/>
          <w:rtl/>
        </w:rPr>
        <w:t>ليه محل اعتبار في أسلوب التفويض تركز عليه السلطة المفوضة في عملية ابرام اتفاقيات التفويض.</w:t>
      </w:r>
      <w:r w:rsidR="00D94BA9" w:rsidRPr="00DE6131">
        <w:rPr>
          <w:rFonts w:hint="cs"/>
          <w:rtl/>
        </w:rPr>
        <w:t xml:space="preserve"> </w:t>
      </w:r>
    </w:p>
    <w:p w14:paraId="6C210D91" w14:textId="1386B3B8" w:rsidR="00250FE0" w:rsidRPr="00DE6131" w:rsidRDefault="00E817B7" w:rsidP="00372359">
      <w:pPr>
        <w:rPr>
          <w:rtl/>
        </w:rPr>
      </w:pPr>
      <w:r>
        <w:rPr>
          <w:rFonts w:hint="cs"/>
          <w:rtl/>
        </w:rPr>
        <w:t>وإ</w:t>
      </w:r>
      <w:r w:rsidR="004E2B0E" w:rsidRPr="00DE6131">
        <w:rPr>
          <w:rFonts w:hint="cs"/>
          <w:rtl/>
        </w:rPr>
        <w:t>ن كان</w:t>
      </w:r>
      <w:r>
        <w:rPr>
          <w:rFonts w:hint="cs"/>
          <w:rtl/>
        </w:rPr>
        <w:t xml:space="preserve"> من الناحية التطبيقية فإ</w:t>
      </w:r>
      <w:r w:rsidR="00101241" w:rsidRPr="00DE6131">
        <w:rPr>
          <w:rFonts w:hint="cs"/>
          <w:rtl/>
        </w:rPr>
        <w:t>ن المفوض اليه لا</w:t>
      </w:r>
      <w:r w:rsidR="0054756E" w:rsidRPr="00DE6131">
        <w:rPr>
          <w:rFonts w:hint="cs"/>
          <w:rtl/>
        </w:rPr>
        <w:t xml:space="preserve"> </w:t>
      </w:r>
      <w:r w:rsidR="00101241" w:rsidRPr="00DE6131">
        <w:rPr>
          <w:rFonts w:hint="cs"/>
          <w:rtl/>
        </w:rPr>
        <w:t xml:space="preserve">يمكنه في غالب </w:t>
      </w:r>
      <w:r>
        <w:rPr>
          <w:rFonts w:hint="cs"/>
          <w:rtl/>
        </w:rPr>
        <w:t>الأ</w:t>
      </w:r>
      <w:r w:rsidR="00CE0CBA" w:rsidRPr="00DE6131">
        <w:rPr>
          <w:rFonts w:hint="cs"/>
          <w:rtl/>
        </w:rPr>
        <w:t>حيان</w:t>
      </w:r>
      <w:r w:rsidR="00101241" w:rsidRPr="00DE6131">
        <w:rPr>
          <w:rFonts w:hint="cs"/>
          <w:rtl/>
        </w:rPr>
        <w:t xml:space="preserve"> ا</w:t>
      </w:r>
      <w:r>
        <w:rPr>
          <w:rFonts w:hint="cs"/>
          <w:rtl/>
        </w:rPr>
        <w:t>لقيام بالمهام المرفقية المسندة إ</w:t>
      </w:r>
      <w:r w:rsidR="00101241" w:rsidRPr="00DE6131">
        <w:rPr>
          <w:rFonts w:hint="cs"/>
          <w:rtl/>
        </w:rPr>
        <w:t>ليه بشكل شخصي</w:t>
      </w:r>
      <w:r>
        <w:rPr>
          <w:rFonts w:hint="cs"/>
          <w:rtl/>
        </w:rPr>
        <w:t xml:space="preserve">، مما </w:t>
      </w:r>
      <w:r w:rsidR="00A469CB">
        <w:rPr>
          <w:rFonts w:hint="cs"/>
          <w:rtl/>
        </w:rPr>
        <w:t>يضطره</w:t>
      </w:r>
      <w:r>
        <w:rPr>
          <w:rFonts w:hint="cs"/>
          <w:rtl/>
        </w:rPr>
        <w:t xml:space="preserve"> إ</w:t>
      </w:r>
      <w:r w:rsidR="00101241" w:rsidRPr="00DE6131">
        <w:rPr>
          <w:rFonts w:hint="cs"/>
          <w:rtl/>
        </w:rPr>
        <w:t xml:space="preserve">لى القيام بعملية التفويض الفرعي </w:t>
      </w:r>
      <w:r>
        <w:rPr>
          <w:rFonts w:hint="cs"/>
          <w:rtl/>
        </w:rPr>
        <w:t>ويمكن أ</w:t>
      </w:r>
      <w:r w:rsidR="001360D4" w:rsidRPr="00DE6131">
        <w:rPr>
          <w:rFonts w:hint="cs"/>
          <w:rtl/>
        </w:rPr>
        <w:t xml:space="preserve">ن </w:t>
      </w:r>
      <w:r w:rsidR="00C86F68">
        <w:rPr>
          <w:rFonts w:hint="cs"/>
          <w:rtl/>
        </w:rPr>
        <w:t>يتم التفويض لشركة تكون قدم تم إنشاؤ</w:t>
      </w:r>
      <w:r w:rsidR="001360D4" w:rsidRPr="00DE6131">
        <w:rPr>
          <w:rFonts w:hint="cs"/>
          <w:rtl/>
        </w:rPr>
        <w:t>ها للقيام بهذا الغرض بالذات</w:t>
      </w:r>
      <w:r w:rsidR="00C86F68">
        <w:rPr>
          <w:rFonts w:hint="cs"/>
          <w:rtl/>
        </w:rPr>
        <w:t>،</w:t>
      </w:r>
      <w:r w:rsidR="001360D4" w:rsidRPr="00DE6131">
        <w:rPr>
          <w:rFonts w:hint="cs"/>
          <w:rtl/>
        </w:rPr>
        <w:t xml:space="preserve"> </w:t>
      </w:r>
      <w:r w:rsidR="0054756E" w:rsidRPr="00DE6131">
        <w:rPr>
          <w:rFonts w:hint="cs"/>
          <w:rtl/>
        </w:rPr>
        <w:t>فبالرغم</w:t>
      </w:r>
      <w:r w:rsidR="001360D4" w:rsidRPr="00DE6131">
        <w:rPr>
          <w:rFonts w:hint="cs"/>
          <w:rtl/>
        </w:rPr>
        <w:t xml:space="preserve"> من </w:t>
      </w:r>
      <w:r w:rsidR="00C86F68">
        <w:rPr>
          <w:rFonts w:hint="cs"/>
          <w:rtl/>
        </w:rPr>
        <w:t>أ</w:t>
      </w:r>
      <w:r w:rsidR="001360D4" w:rsidRPr="00DE6131">
        <w:rPr>
          <w:rFonts w:hint="cs"/>
          <w:rtl/>
        </w:rPr>
        <w:t xml:space="preserve">ن عقود </w:t>
      </w:r>
      <w:r w:rsidR="00C86F68">
        <w:rPr>
          <w:rFonts w:hint="cs"/>
          <w:rtl/>
        </w:rPr>
        <w:t>التفويض تلعب فيها شخصية المفوض إ</w:t>
      </w:r>
      <w:r w:rsidR="001360D4" w:rsidRPr="00DE6131">
        <w:rPr>
          <w:rFonts w:hint="cs"/>
          <w:rtl/>
        </w:rPr>
        <w:t>ليه دورا كبيرا بل قد تكون هي الباعث الرئيسي لدى السلطة الم</w:t>
      </w:r>
      <w:r w:rsidR="007D23F8">
        <w:rPr>
          <w:rFonts w:hint="cs"/>
          <w:rtl/>
        </w:rPr>
        <w:t>فوض الاختيار صاحب التفويض غير أن</w:t>
      </w:r>
      <w:r w:rsidR="001360D4" w:rsidRPr="00DE6131">
        <w:rPr>
          <w:rFonts w:hint="cs"/>
          <w:rtl/>
        </w:rPr>
        <w:t xml:space="preserve"> الضرورة العملية وتشعب الوظائف المرفقية وخاصة منها ذات الطابع الف</w:t>
      </w:r>
      <w:r w:rsidR="007D23F8">
        <w:rPr>
          <w:rFonts w:hint="cs"/>
          <w:rtl/>
        </w:rPr>
        <w:t xml:space="preserve">ني </w:t>
      </w:r>
      <w:r w:rsidR="007D23F8">
        <w:rPr>
          <w:rFonts w:hint="cs"/>
          <w:rtl/>
        </w:rPr>
        <w:lastRenderedPageBreak/>
        <w:t>المعقد التي تتطلب للقيام به أ</w:t>
      </w:r>
      <w:r w:rsidR="001360D4" w:rsidRPr="00DE6131">
        <w:rPr>
          <w:rFonts w:hint="cs"/>
          <w:rtl/>
        </w:rPr>
        <w:t>يادي فني</w:t>
      </w:r>
      <w:r w:rsidR="007D23F8">
        <w:rPr>
          <w:rFonts w:hint="cs"/>
          <w:rtl/>
        </w:rPr>
        <w:t>ة متخصصة يكون لزاما على المفوض إ</w:t>
      </w:r>
      <w:r w:rsidR="001360D4" w:rsidRPr="00DE6131">
        <w:rPr>
          <w:rFonts w:hint="cs"/>
          <w:rtl/>
        </w:rPr>
        <w:t>ليه الاستعانة ب</w:t>
      </w:r>
      <w:r w:rsidR="007D23F8">
        <w:rPr>
          <w:rFonts w:hint="cs"/>
          <w:rtl/>
        </w:rPr>
        <w:t>آ</w:t>
      </w:r>
      <w:r w:rsidR="001360D4" w:rsidRPr="00DE6131">
        <w:rPr>
          <w:rFonts w:hint="cs"/>
          <w:rtl/>
        </w:rPr>
        <w:t xml:space="preserve">لية التفويض الفرعي غير </w:t>
      </w:r>
      <w:r w:rsidR="007D23F8">
        <w:rPr>
          <w:rFonts w:hint="cs"/>
          <w:rtl/>
        </w:rPr>
        <w:t>أ</w:t>
      </w:r>
      <w:r w:rsidR="001360D4" w:rsidRPr="00DE6131">
        <w:rPr>
          <w:rFonts w:hint="cs"/>
          <w:rtl/>
        </w:rPr>
        <w:t>ن هذا التفويض و</w:t>
      </w:r>
      <w:r w:rsidR="007D23F8">
        <w:rPr>
          <w:rFonts w:hint="cs"/>
          <w:rtl/>
        </w:rPr>
        <w:t>إ</w:t>
      </w:r>
      <w:r w:rsidR="001360D4" w:rsidRPr="00DE6131">
        <w:rPr>
          <w:rFonts w:hint="cs"/>
          <w:rtl/>
        </w:rPr>
        <w:t>ن كان لضر</w:t>
      </w:r>
      <w:r w:rsidR="007D23F8">
        <w:rPr>
          <w:rFonts w:hint="cs"/>
          <w:rtl/>
        </w:rPr>
        <w:t>ورات عملية ومبررات موضوعية غير أنه لابد أ</w:t>
      </w:r>
      <w:r w:rsidR="001360D4" w:rsidRPr="00DE6131">
        <w:rPr>
          <w:rFonts w:hint="cs"/>
          <w:rtl/>
        </w:rPr>
        <w:t xml:space="preserve">ن يمارس في اطار ضوابط </w:t>
      </w:r>
      <w:r w:rsidR="0054756E" w:rsidRPr="00DE6131">
        <w:rPr>
          <w:rFonts w:hint="cs"/>
          <w:rtl/>
        </w:rPr>
        <w:t>معينة</w:t>
      </w:r>
      <w:r w:rsidR="001360D4" w:rsidRPr="00DE6131">
        <w:rPr>
          <w:rFonts w:hint="cs"/>
          <w:rtl/>
        </w:rPr>
        <w:t xml:space="preserve"> أهمها الحصول على موافقة وترخيص الس</w:t>
      </w:r>
      <w:r w:rsidR="007D23F8">
        <w:rPr>
          <w:rFonts w:hint="cs"/>
          <w:rtl/>
        </w:rPr>
        <w:t>لطة المانحة بالإضافة الى ضرورة أ</w:t>
      </w:r>
      <w:r w:rsidR="001360D4" w:rsidRPr="00DE6131">
        <w:rPr>
          <w:rFonts w:hint="cs"/>
          <w:rtl/>
        </w:rPr>
        <w:t>ن يكون التفويض بشكل جزئي للمهام محل التفويض ل</w:t>
      </w:r>
      <w:r w:rsidR="007D23F8">
        <w:rPr>
          <w:rFonts w:hint="cs"/>
          <w:rtl/>
        </w:rPr>
        <w:t>أ</w:t>
      </w:r>
      <w:r w:rsidR="001360D4" w:rsidRPr="00DE6131">
        <w:rPr>
          <w:rFonts w:hint="cs"/>
          <w:rtl/>
        </w:rPr>
        <w:t>ن التخلي عن المرفق بشكل كامل ينافي قواعد التفويض وأهمها مسالة الاعتبار الشخصي.</w:t>
      </w:r>
    </w:p>
    <w:p w14:paraId="0AD3E44D" w14:textId="77777777" w:rsidR="008F4085" w:rsidRPr="00DE6131" w:rsidRDefault="007C0CD7" w:rsidP="004F2087">
      <w:pPr>
        <w:ind w:firstLine="0"/>
        <w:jc w:val="left"/>
        <w:outlineLvl w:val="2"/>
        <w:rPr>
          <w:color w:val="000000" w:themeColor="text1"/>
          <w:rtl/>
        </w:rPr>
      </w:pPr>
      <w:bookmarkStart w:id="98" w:name="_Toc165664610"/>
      <w:bookmarkStart w:id="99" w:name="_Toc165665110"/>
      <w:bookmarkStart w:id="100" w:name="_Toc168134052"/>
      <w:r w:rsidRPr="00DE6131">
        <w:rPr>
          <w:rFonts w:hint="cs"/>
          <w:b/>
          <w:bCs/>
          <w:color w:val="000000" w:themeColor="text1"/>
          <w:sz w:val="36"/>
          <w:szCs w:val="36"/>
          <w:rtl/>
        </w:rPr>
        <w:t>المبحث</w:t>
      </w:r>
      <w:r w:rsidR="00713331" w:rsidRPr="00DE6131">
        <w:rPr>
          <w:rFonts w:hint="cs"/>
          <w:b/>
          <w:bCs/>
          <w:color w:val="000000" w:themeColor="text1"/>
          <w:sz w:val="36"/>
          <w:szCs w:val="36"/>
          <w:rtl/>
        </w:rPr>
        <w:t xml:space="preserve"> </w:t>
      </w:r>
      <w:r w:rsidR="0063291E" w:rsidRPr="00DE6131">
        <w:rPr>
          <w:rFonts w:hint="cs"/>
          <w:b/>
          <w:bCs/>
          <w:color w:val="000000" w:themeColor="text1"/>
          <w:sz w:val="36"/>
          <w:szCs w:val="36"/>
          <w:rtl/>
        </w:rPr>
        <w:t>الثاني: صور</w:t>
      </w:r>
      <w:r w:rsidR="00713331" w:rsidRPr="00DE6131">
        <w:rPr>
          <w:rFonts w:hint="cs"/>
          <w:b/>
          <w:bCs/>
          <w:color w:val="000000" w:themeColor="text1"/>
          <w:sz w:val="36"/>
          <w:szCs w:val="36"/>
          <w:rtl/>
        </w:rPr>
        <w:t xml:space="preserve"> </w:t>
      </w:r>
      <w:r w:rsidRPr="00DE6131">
        <w:rPr>
          <w:rFonts w:hint="cs"/>
          <w:b/>
          <w:bCs/>
          <w:color w:val="000000" w:themeColor="text1"/>
          <w:sz w:val="36"/>
          <w:szCs w:val="36"/>
          <w:rtl/>
        </w:rPr>
        <w:t>تفويضات</w:t>
      </w:r>
      <w:r w:rsidR="00713331" w:rsidRPr="00DE6131">
        <w:rPr>
          <w:rFonts w:hint="cs"/>
          <w:b/>
          <w:bCs/>
          <w:color w:val="000000" w:themeColor="text1"/>
          <w:sz w:val="36"/>
          <w:szCs w:val="36"/>
          <w:rtl/>
        </w:rPr>
        <w:t xml:space="preserve"> </w:t>
      </w:r>
      <w:r w:rsidRPr="00DE6131">
        <w:rPr>
          <w:rFonts w:hint="cs"/>
          <w:b/>
          <w:bCs/>
          <w:color w:val="000000" w:themeColor="text1"/>
          <w:sz w:val="36"/>
          <w:szCs w:val="36"/>
          <w:rtl/>
        </w:rPr>
        <w:t>المرفق</w:t>
      </w:r>
      <w:r w:rsidR="00713331" w:rsidRPr="00DE6131">
        <w:rPr>
          <w:rFonts w:hint="cs"/>
          <w:b/>
          <w:bCs/>
          <w:color w:val="000000" w:themeColor="text1"/>
          <w:sz w:val="36"/>
          <w:szCs w:val="36"/>
          <w:rtl/>
        </w:rPr>
        <w:t xml:space="preserve"> </w:t>
      </w:r>
      <w:r w:rsidRPr="00DE6131">
        <w:rPr>
          <w:rFonts w:hint="cs"/>
          <w:b/>
          <w:bCs/>
          <w:color w:val="000000" w:themeColor="text1"/>
          <w:sz w:val="36"/>
          <w:szCs w:val="36"/>
          <w:rtl/>
        </w:rPr>
        <w:t>العام</w:t>
      </w:r>
      <w:bookmarkEnd w:id="98"/>
      <w:bookmarkEnd w:id="99"/>
      <w:bookmarkEnd w:id="100"/>
    </w:p>
    <w:p w14:paraId="7B3109B5" w14:textId="66239F17" w:rsidR="00340FFD" w:rsidRDefault="00F43708" w:rsidP="00372359">
      <w:pPr>
        <w:rPr>
          <w:rtl/>
        </w:rPr>
      </w:pPr>
      <w:r>
        <w:rPr>
          <w:rFonts w:hint="cs"/>
          <w:rtl/>
        </w:rPr>
        <w:t xml:space="preserve"> تتعدد </w:t>
      </w:r>
      <w:r w:rsidR="00A469CB">
        <w:rPr>
          <w:rFonts w:hint="cs"/>
          <w:rtl/>
        </w:rPr>
        <w:t>صور</w:t>
      </w:r>
      <w:r w:rsidR="00A469CB" w:rsidRPr="00DE6131">
        <w:rPr>
          <w:rFonts w:hint="cs"/>
          <w:rtl/>
        </w:rPr>
        <w:t xml:space="preserve"> وأشكا</w:t>
      </w:r>
      <w:r w:rsidR="00A469CB" w:rsidRPr="00DE6131">
        <w:rPr>
          <w:rtl/>
        </w:rPr>
        <w:t>ل</w:t>
      </w:r>
      <w:r w:rsidR="00340FFD" w:rsidRPr="00DE6131">
        <w:rPr>
          <w:rFonts w:hint="cs"/>
          <w:rtl/>
        </w:rPr>
        <w:t xml:space="preserve"> تفويض المرفق </w:t>
      </w:r>
      <w:r w:rsidR="0035735B" w:rsidRPr="00DE6131">
        <w:rPr>
          <w:rFonts w:hint="cs"/>
          <w:rtl/>
        </w:rPr>
        <w:t xml:space="preserve">العام </w:t>
      </w:r>
      <w:r w:rsidR="008F4085" w:rsidRPr="00DE6131">
        <w:rPr>
          <w:rFonts w:hint="cs"/>
          <w:rtl/>
        </w:rPr>
        <w:t>ف</w:t>
      </w:r>
      <w:r w:rsidR="0063291E" w:rsidRPr="00DE6131">
        <w:rPr>
          <w:rFonts w:hint="cs"/>
          <w:rtl/>
        </w:rPr>
        <w:t>يأتي</w:t>
      </w:r>
      <w:r w:rsidR="00340FFD" w:rsidRPr="00DE6131">
        <w:rPr>
          <w:rFonts w:hint="cs"/>
          <w:rtl/>
        </w:rPr>
        <w:t xml:space="preserve"> أسلوب الامتياز في </w:t>
      </w:r>
      <w:r>
        <w:rPr>
          <w:rFonts w:hint="cs"/>
          <w:rtl/>
        </w:rPr>
        <w:t>المقدمة</w:t>
      </w:r>
      <w:r w:rsidR="00340FFD" w:rsidRPr="00DE6131">
        <w:rPr>
          <w:rFonts w:hint="cs"/>
          <w:rtl/>
        </w:rPr>
        <w:t xml:space="preserve">، </w:t>
      </w:r>
      <w:r w:rsidR="008F4085" w:rsidRPr="00DE6131">
        <w:rPr>
          <w:rFonts w:hint="cs"/>
          <w:rtl/>
        </w:rPr>
        <w:t>إلا</w:t>
      </w:r>
      <w:r w:rsidR="00340FFD" w:rsidRPr="00DE6131">
        <w:rPr>
          <w:rFonts w:hint="cs"/>
          <w:rtl/>
        </w:rPr>
        <w:t xml:space="preserve"> </w:t>
      </w:r>
      <w:r w:rsidR="0063291E" w:rsidRPr="00DE6131">
        <w:rPr>
          <w:rFonts w:hint="cs"/>
          <w:rtl/>
        </w:rPr>
        <w:t>أ</w:t>
      </w:r>
      <w:r w:rsidR="00340FFD" w:rsidRPr="00DE6131">
        <w:rPr>
          <w:rFonts w:hint="cs"/>
          <w:rtl/>
        </w:rPr>
        <w:t>ن الامتياز ال</w:t>
      </w:r>
      <w:r w:rsidR="0063291E" w:rsidRPr="00DE6131">
        <w:rPr>
          <w:rFonts w:hint="cs"/>
          <w:rtl/>
        </w:rPr>
        <w:t>ذ</w:t>
      </w:r>
      <w:r w:rsidR="00340FFD" w:rsidRPr="00DE6131">
        <w:rPr>
          <w:rFonts w:hint="cs"/>
          <w:rtl/>
        </w:rPr>
        <w:t xml:space="preserve">ي يشكل </w:t>
      </w:r>
      <w:r w:rsidR="0063291E" w:rsidRPr="00DE6131">
        <w:rPr>
          <w:rFonts w:hint="cs"/>
          <w:rtl/>
        </w:rPr>
        <w:t>أحد</w:t>
      </w:r>
      <w:r w:rsidR="008F4085" w:rsidRPr="00DE6131">
        <w:rPr>
          <w:rFonts w:hint="cs"/>
          <w:rtl/>
        </w:rPr>
        <w:t xml:space="preserve"> صور </w:t>
      </w:r>
      <w:r w:rsidR="00340FFD" w:rsidRPr="00DE6131">
        <w:rPr>
          <w:rFonts w:hint="cs"/>
          <w:rtl/>
        </w:rPr>
        <w:t>تفويض</w:t>
      </w:r>
      <w:r w:rsidR="00340637" w:rsidRPr="00DE6131">
        <w:rPr>
          <w:rFonts w:hint="cs"/>
          <w:rtl/>
        </w:rPr>
        <w:t xml:space="preserve">ات </w:t>
      </w:r>
      <w:r w:rsidR="008F4085" w:rsidRPr="00DE6131">
        <w:rPr>
          <w:rFonts w:hint="cs"/>
          <w:rtl/>
        </w:rPr>
        <w:t xml:space="preserve"> المر</w:t>
      </w:r>
      <w:r w:rsidR="00340637" w:rsidRPr="00DE6131">
        <w:rPr>
          <w:rFonts w:hint="cs"/>
          <w:rtl/>
        </w:rPr>
        <w:t>ا</w:t>
      </w:r>
      <w:r w:rsidR="008F4085" w:rsidRPr="00DE6131">
        <w:rPr>
          <w:rFonts w:hint="cs"/>
          <w:rtl/>
        </w:rPr>
        <w:t>فق العام</w:t>
      </w:r>
      <w:r w:rsidR="00340637" w:rsidRPr="00DE6131">
        <w:rPr>
          <w:rFonts w:hint="cs"/>
          <w:rtl/>
        </w:rPr>
        <w:t>ة</w:t>
      </w:r>
      <w:r w:rsidR="008F4085" w:rsidRPr="00DE6131">
        <w:rPr>
          <w:rFonts w:hint="cs"/>
          <w:rtl/>
        </w:rPr>
        <w:t xml:space="preserve"> له مفهوم يختلف عن ما</w:t>
      </w:r>
      <w:r w:rsidR="0054756E" w:rsidRPr="00DE6131">
        <w:rPr>
          <w:rFonts w:hint="cs"/>
          <w:rtl/>
        </w:rPr>
        <w:t xml:space="preserve"> </w:t>
      </w:r>
      <w:r w:rsidR="008F4085" w:rsidRPr="00DE6131">
        <w:rPr>
          <w:rFonts w:hint="cs"/>
          <w:rtl/>
        </w:rPr>
        <w:t xml:space="preserve">هو عليه الحال عند الحديث عن </w:t>
      </w:r>
      <w:r w:rsidR="00340FFD" w:rsidRPr="00DE6131">
        <w:rPr>
          <w:rFonts w:hint="cs"/>
          <w:rtl/>
        </w:rPr>
        <w:t xml:space="preserve">الامتياز </w:t>
      </w:r>
      <w:r w:rsidR="008F4085" w:rsidRPr="00DE6131">
        <w:rPr>
          <w:rFonts w:hint="cs"/>
          <w:rtl/>
        </w:rPr>
        <w:t xml:space="preserve">بمفهومه </w:t>
      </w:r>
      <w:r w:rsidR="00340FFD" w:rsidRPr="00DE6131">
        <w:rPr>
          <w:rFonts w:hint="cs"/>
          <w:rtl/>
        </w:rPr>
        <w:t>التقليدي لا</w:t>
      </w:r>
      <w:r w:rsidR="0063291E" w:rsidRPr="00DE6131">
        <w:rPr>
          <w:rFonts w:hint="cs"/>
          <w:rtl/>
        </w:rPr>
        <w:t xml:space="preserve"> </w:t>
      </w:r>
      <w:r w:rsidR="00340FFD" w:rsidRPr="00DE6131">
        <w:rPr>
          <w:rFonts w:hint="cs"/>
          <w:rtl/>
        </w:rPr>
        <w:t>سيم</w:t>
      </w:r>
      <w:r w:rsidR="0063291E" w:rsidRPr="00DE6131">
        <w:rPr>
          <w:rFonts w:hint="cs"/>
          <w:rtl/>
        </w:rPr>
        <w:t>ا</w:t>
      </w:r>
      <w:r w:rsidR="00340FFD" w:rsidRPr="00DE6131">
        <w:rPr>
          <w:rFonts w:hint="cs"/>
          <w:rtl/>
        </w:rPr>
        <w:t xml:space="preserve"> </w:t>
      </w:r>
      <w:r w:rsidR="008F4085" w:rsidRPr="00DE6131">
        <w:rPr>
          <w:rFonts w:hint="cs"/>
          <w:rtl/>
        </w:rPr>
        <w:t>فيما يتعلق ب</w:t>
      </w:r>
      <w:r w:rsidR="00340FFD" w:rsidRPr="00DE6131">
        <w:rPr>
          <w:rFonts w:hint="cs"/>
          <w:rtl/>
        </w:rPr>
        <w:t xml:space="preserve">القواعد التي يخضع </w:t>
      </w:r>
      <w:r w:rsidR="0063291E" w:rsidRPr="00DE6131">
        <w:rPr>
          <w:rFonts w:hint="cs"/>
          <w:rtl/>
        </w:rPr>
        <w:t>لها</w:t>
      </w:r>
      <w:r w:rsidR="008F4085" w:rsidRPr="00DE6131">
        <w:rPr>
          <w:rFonts w:hint="cs"/>
          <w:rtl/>
        </w:rPr>
        <w:t xml:space="preserve"> كل منهما، وهذا</w:t>
      </w:r>
      <w:r w:rsidR="00340637" w:rsidRPr="00DE6131">
        <w:rPr>
          <w:rFonts w:hint="cs"/>
          <w:rtl/>
        </w:rPr>
        <w:t xml:space="preserve"> إ</w:t>
      </w:r>
      <w:r w:rsidR="008F4085" w:rsidRPr="00DE6131">
        <w:rPr>
          <w:rFonts w:hint="cs"/>
          <w:rtl/>
        </w:rPr>
        <w:t>لى جانب</w:t>
      </w:r>
      <w:r w:rsidR="00A52D38" w:rsidRPr="00DE6131">
        <w:rPr>
          <w:rFonts w:hint="cs"/>
          <w:rtl/>
        </w:rPr>
        <w:t xml:space="preserve"> </w:t>
      </w:r>
      <w:r w:rsidR="008F4085" w:rsidRPr="00DE6131">
        <w:rPr>
          <w:rFonts w:hint="cs"/>
          <w:rtl/>
        </w:rPr>
        <w:t xml:space="preserve">عقد </w:t>
      </w:r>
      <w:r w:rsidR="0063291E" w:rsidRPr="00DE6131">
        <w:rPr>
          <w:rFonts w:hint="cs"/>
          <w:rtl/>
        </w:rPr>
        <w:t>إيجار</w:t>
      </w:r>
      <w:r w:rsidR="00A52D38" w:rsidRPr="00DE6131">
        <w:rPr>
          <w:rFonts w:hint="cs"/>
          <w:rtl/>
        </w:rPr>
        <w:t xml:space="preserve"> المرفق العام</w:t>
      </w:r>
      <w:r w:rsidR="00F97AFE" w:rsidRPr="00DE6131">
        <w:rPr>
          <w:rFonts w:hint="cs"/>
          <w:rtl/>
        </w:rPr>
        <w:t xml:space="preserve"> </w:t>
      </w:r>
      <w:r w:rsidR="0035735B" w:rsidRPr="00DE6131">
        <w:rPr>
          <w:lang w:val="fr-FR"/>
        </w:rPr>
        <w:t>Affermage</w:t>
      </w:r>
      <w:r w:rsidR="00EF4281" w:rsidRPr="00DE6131">
        <w:rPr>
          <w:rFonts w:hint="cs"/>
          <w:rtl/>
          <w:lang w:val="fr-FR"/>
        </w:rPr>
        <w:t xml:space="preserve"> </w:t>
      </w:r>
      <w:r w:rsidR="00A52D38" w:rsidRPr="00DE6131">
        <w:rPr>
          <w:rFonts w:hint="cs"/>
          <w:rtl/>
        </w:rPr>
        <w:t>وعقد الإدارة بالشراكة</w:t>
      </w:r>
      <w:r w:rsidR="00F97AFE" w:rsidRPr="00DE6131">
        <w:rPr>
          <w:rFonts w:hint="cs"/>
          <w:rtl/>
        </w:rPr>
        <w:t xml:space="preserve"> </w:t>
      </w:r>
      <w:r w:rsidR="00CE35E8" w:rsidRPr="00DE6131">
        <w:t>Reggie</w:t>
      </w:r>
      <w:r w:rsidR="0035735B" w:rsidRPr="00DE6131">
        <w:t xml:space="preserve"> intrressee</w:t>
      </w:r>
      <w:r w:rsidR="00EF4281" w:rsidRPr="00DE6131">
        <w:rPr>
          <w:rFonts w:hint="cs"/>
          <w:rtl/>
        </w:rPr>
        <w:t xml:space="preserve"> </w:t>
      </w:r>
      <w:r w:rsidR="00A52D38" w:rsidRPr="00DE6131">
        <w:rPr>
          <w:rFonts w:hint="cs"/>
          <w:rtl/>
        </w:rPr>
        <w:t>وعقد الإدارة</w:t>
      </w:r>
      <w:r w:rsidR="00F97AFE" w:rsidRPr="00DE6131">
        <w:rPr>
          <w:rFonts w:hint="cs"/>
          <w:rtl/>
        </w:rPr>
        <w:t xml:space="preserve"> </w:t>
      </w:r>
      <w:r w:rsidR="005C7305" w:rsidRPr="00DE6131">
        <w:t>Gerance</w:t>
      </w:r>
      <w:r w:rsidR="00F97AFE" w:rsidRPr="00DE6131">
        <w:rPr>
          <w:rtl/>
        </w:rPr>
        <w:t xml:space="preserve"> </w:t>
      </w:r>
      <w:r w:rsidR="008F4085" w:rsidRPr="00DE6131">
        <w:rPr>
          <w:rFonts w:hint="cs"/>
          <w:rtl/>
        </w:rPr>
        <w:t xml:space="preserve">وهي كلها </w:t>
      </w:r>
      <w:r w:rsidR="00A52D38" w:rsidRPr="00DE6131">
        <w:rPr>
          <w:rFonts w:hint="cs"/>
          <w:rtl/>
        </w:rPr>
        <w:t>من صور تفويض المرفق العام</w:t>
      </w:r>
      <w:r w:rsidR="005C7305" w:rsidRPr="00DE6131">
        <w:rPr>
          <w:rFonts w:hint="cs"/>
          <w:rtl/>
        </w:rPr>
        <w:t>،</w:t>
      </w:r>
      <w:r w:rsidR="00A52D38" w:rsidRPr="00DE6131">
        <w:rPr>
          <w:rFonts w:hint="cs"/>
          <w:rtl/>
        </w:rPr>
        <w:t xml:space="preserve"> </w:t>
      </w:r>
      <w:r w:rsidR="008F4085" w:rsidRPr="00DE6131">
        <w:rPr>
          <w:rFonts w:hint="cs"/>
          <w:rtl/>
        </w:rPr>
        <w:t>إ</w:t>
      </w:r>
      <w:r w:rsidR="00A52D38" w:rsidRPr="00DE6131">
        <w:rPr>
          <w:rFonts w:hint="cs"/>
          <w:rtl/>
        </w:rPr>
        <w:t xml:space="preserve">لا </w:t>
      </w:r>
      <w:r w:rsidR="008F4085" w:rsidRPr="00DE6131">
        <w:rPr>
          <w:rFonts w:hint="cs"/>
          <w:rtl/>
        </w:rPr>
        <w:t>أ</w:t>
      </w:r>
      <w:r w:rsidR="00A52D38" w:rsidRPr="00DE6131">
        <w:rPr>
          <w:rFonts w:hint="cs"/>
          <w:rtl/>
        </w:rPr>
        <w:t>ن هذه ال</w:t>
      </w:r>
      <w:r w:rsidR="008F4085" w:rsidRPr="00DE6131">
        <w:rPr>
          <w:rFonts w:hint="cs"/>
          <w:rtl/>
        </w:rPr>
        <w:t>أ</w:t>
      </w:r>
      <w:r w:rsidR="00A52D38" w:rsidRPr="00DE6131">
        <w:rPr>
          <w:rFonts w:hint="cs"/>
          <w:rtl/>
        </w:rPr>
        <w:t>شك</w:t>
      </w:r>
      <w:r w:rsidR="0063291E" w:rsidRPr="00DE6131">
        <w:rPr>
          <w:rFonts w:hint="cs"/>
          <w:rtl/>
        </w:rPr>
        <w:t>ال</w:t>
      </w:r>
      <w:r w:rsidR="00A52D38" w:rsidRPr="00DE6131">
        <w:rPr>
          <w:rFonts w:hint="cs"/>
          <w:rtl/>
        </w:rPr>
        <w:t xml:space="preserve"> لا</w:t>
      </w:r>
      <w:r w:rsidR="0063291E" w:rsidRPr="00DE6131">
        <w:rPr>
          <w:rFonts w:hint="cs"/>
          <w:rtl/>
        </w:rPr>
        <w:t xml:space="preserve"> </w:t>
      </w:r>
      <w:r w:rsidR="00A52D38" w:rsidRPr="00DE6131">
        <w:rPr>
          <w:rFonts w:hint="cs"/>
          <w:rtl/>
        </w:rPr>
        <w:t xml:space="preserve">يمكن حصرها في مجموعة </w:t>
      </w:r>
      <w:r w:rsidR="005C7305" w:rsidRPr="00DE6131">
        <w:rPr>
          <w:rFonts w:hint="cs"/>
          <w:rtl/>
        </w:rPr>
        <w:t>معينة</w:t>
      </w:r>
      <w:r w:rsidR="00A52D38" w:rsidRPr="00DE6131">
        <w:rPr>
          <w:rFonts w:hint="cs"/>
          <w:rtl/>
        </w:rPr>
        <w:t xml:space="preserve"> من </w:t>
      </w:r>
      <w:r w:rsidR="0063291E" w:rsidRPr="00DE6131">
        <w:rPr>
          <w:rFonts w:hint="cs"/>
          <w:rtl/>
        </w:rPr>
        <w:t>العقود،</w:t>
      </w:r>
      <w:r w:rsidR="00A52D38" w:rsidRPr="00DE6131">
        <w:rPr>
          <w:rFonts w:hint="cs"/>
          <w:rtl/>
        </w:rPr>
        <w:t xml:space="preserve"> فكل عقد تتوفر فيه الأسس </w:t>
      </w:r>
      <w:r w:rsidR="0063291E" w:rsidRPr="00DE6131">
        <w:rPr>
          <w:rFonts w:hint="cs"/>
          <w:rtl/>
        </w:rPr>
        <w:t>ا</w:t>
      </w:r>
      <w:r w:rsidR="00A52D38" w:rsidRPr="00DE6131">
        <w:rPr>
          <w:rFonts w:hint="cs"/>
          <w:rtl/>
        </w:rPr>
        <w:t xml:space="preserve">لتي يقوم عليها تفويض المرفق العام </w:t>
      </w:r>
      <w:r w:rsidR="008F4085" w:rsidRPr="00DE6131">
        <w:rPr>
          <w:rFonts w:hint="cs"/>
          <w:rtl/>
        </w:rPr>
        <w:t>يمكن تصنيفه ضمن</w:t>
      </w:r>
      <w:r w:rsidR="00A52D38" w:rsidRPr="00DE6131">
        <w:rPr>
          <w:rFonts w:hint="cs"/>
          <w:rtl/>
        </w:rPr>
        <w:t xml:space="preserve"> عق</w:t>
      </w:r>
      <w:r w:rsidR="008F4085" w:rsidRPr="00DE6131">
        <w:rPr>
          <w:rFonts w:hint="cs"/>
          <w:rtl/>
        </w:rPr>
        <w:t>و</w:t>
      </w:r>
      <w:r w:rsidR="00A52D38" w:rsidRPr="00DE6131">
        <w:rPr>
          <w:rFonts w:hint="cs"/>
          <w:rtl/>
        </w:rPr>
        <w:t xml:space="preserve">د </w:t>
      </w:r>
      <w:r w:rsidR="008F4085" w:rsidRPr="00DE6131">
        <w:rPr>
          <w:rFonts w:hint="cs"/>
          <w:rtl/>
        </w:rPr>
        <w:t>ال</w:t>
      </w:r>
      <w:r w:rsidR="00DD6882">
        <w:rPr>
          <w:rFonts w:hint="cs"/>
          <w:rtl/>
        </w:rPr>
        <w:t>تفويض</w:t>
      </w:r>
      <w:r w:rsidR="008F4085" w:rsidRPr="00DE6131">
        <w:rPr>
          <w:rFonts w:hint="cs"/>
          <w:rtl/>
        </w:rPr>
        <w:t xml:space="preserve">، </w:t>
      </w:r>
      <w:r w:rsidR="00742E0A">
        <w:rPr>
          <w:rFonts w:hint="cs"/>
          <w:rtl/>
        </w:rPr>
        <w:t>بالإضافة إ</w:t>
      </w:r>
      <w:r w:rsidR="004138D8" w:rsidRPr="00DE6131">
        <w:rPr>
          <w:rFonts w:hint="cs"/>
          <w:rtl/>
        </w:rPr>
        <w:t>لى مجموعة</w:t>
      </w:r>
      <w:r w:rsidR="00A52D38" w:rsidRPr="00DE6131">
        <w:rPr>
          <w:rFonts w:hint="cs"/>
          <w:rtl/>
        </w:rPr>
        <w:t xml:space="preserve"> من العقود غير المسماة التي </w:t>
      </w:r>
      <w:r w:rsidR="00477F36" w:rsidRPr="00DE6131">
        <w:rPr>
          <w:rFonts w:hint="cs"/>
          <w:rtl/>
        </w:rPr>
        <w:t>تدخل ضمن عقود التفويض</w:t>
      </w:r>
      <w:r w:rsidR="00A52D38" w:rsidRPr="00DE6131">
        <w:rPr>
          <w:rStyle w:val="Appelnotedebasdep"/>
          <w:color w:val="000000" w:themeColor="text1"/>
          <w:rtl/>
        </w:rPr>
        <w:footnoteReference w:id="69"/>
      </w:r>
      <w:r w:rsidR="00F97AFE" w:rsidRPr="00DE6131">
        <w:rPr>
          <w:rFonts w:hint="cs"/>
          <w:rtl/>
        </w:rPr>
        <w:t xml:space="preserve"> </w:t>
      </w:r>
      <w:r w:rsidR="0054756E" w:rsidRPr="00DE6131">
        <w:rPr>
          <w:rFonts w:hint="cs"/>
          <w:rtl/>
        </w:rPr>
        <w:t>ويتميز عق</w:t>
      </w:r>
      <w:r w:rsidR="0054756E" w:rsidRPr="00DE6131">
        <w:rPr>
          <w:rtl/>
        </w:rPr>
        <w:t>د</w:t>
      </w:r>
      <w:r w:rsidR="00340637" w:rsidRPr="00DE6131">
        <w:rPr>
          <w:rFonts w:hint="cs"/>
          <w:rtl/>
        </w:rPr>
        <w:t xml:space="preserve"> الامتياز بكونه أقدم صور تفويض المرفق العام من حيث التطبيق وباعتباره الصورة الأمثل للاستثمار في المرافق العامة التي يحتاج تحقيقها الى ر</w:t>
      </w:r>
      <w:r w:rsidR="004138D8" w:rsidRPr="00DE6131">
        <w:rPr>
          <w:rFonts w:hint="cs"/>
          <w:rtl/>
        </w:rPr>
        <w:t>أ</w:t>
      </w:r>
      <w:r w:rsidR="00340637" w:rsidRPr="00DE6131">
        <w:rPr>
          <w:rFonts w:hint="cs"/>
          <w:rtl/>
        </w:rPr>
        <w:t>س مال كبير</w:t>
      </w:r>
      <w:r w:rsidR="00742E0A">
        <w:rPr>
          <w:rFonts w:hint="cs"/>
          <w:rtl/>
        </w:rPr>
        <w:t>،</w:t>
      </w:r>
      <w:r w:rsidR="00340637" w:rsidRPr="00DE6131">
        <w:rPr>
          <w:rFonts w:hint="cs"/>
          <w:rtl/>
        </w:rPr>
        <w:t xml:space="preserve"> باعتبار أن الملتزم يقع على عاتقه </w:t>
      </w:r>
      <w:r w:rsidR="00CE35E8" w:rsidRPr="00DE6131">
        <w:rPr>
          <w:rFonts w:hint="cs"/>
          <w:rtl/>
        </w:rPr>
        <w:t>جم</w:t>
      </w:r>
      <w:r w:rsidR="00742E0A">
        <w:rPr>
          <w:rFonts w:hint="cs"/>
          <w:rtl/>
        </w:rPr>
        <w:t>ي</w:t>
      </w:r>
      <w:r w:rsidR="00CE35E8" w:rsidRPr="00DE6131">
        <w:rPr>
          <w:rFonts w:hint="cs"/>
          <w:rtl/>
        </w:rPr>
        <w:t>ع</w:t>
      </w:r>
      <w:r w:rsidR="004138D8" w:rsidRPr="00DE6131">
        <w:rPr>
          <w:rFonts w:hint="cs"/>
          <w:rtl/>
        </w:rPr>
        <w:t xml:space="preserve"> تكا</w:t>
      </w:r>
      <w:r w:rsidR="00DF2BDD" w:rsidRPr="00DE6131">
        <w:rPr>
          <w:rFonts w:hint="cs"/>
          <w:rtl/>
        </w:rPr>
        <w:t>ليف إقامة واستغلال المرفق العام</w:t>
      </w:r>
      <w:r w:rsidR="00742E0A">
        <w:rPr>
          <w:rFonts w:hint="cs"/>
          <w:rtl/>
        </w:rPr>
        <w:t>،</w:t>
      </w:r>
      <w:r w:rsidR="00DD6882">
        <w:rPr>
          <w:rFonts w:hint="cs"/>
          <w:rtl/>
        </w:rPr>
        <w:t xml:space="preserve"> ويتحمل جميع الاخطار الناجمة عن عملية استغلال المرفق العام المفوض </w:t>
      </w:r>
      <w:r w:rsidR="00407966">
        <w:rPr>
          <w:rFonts w:hint="cs"/>
          <w:rtl/>
        </w:rPr>
        <w:t xml:space="preserve">ويتلقى </w:t>
      </w:r>
      <w:r w:rsidR="001522E6">
        <w:rPr>
          <w:rFonts w:hint="cs"/>
          <w:rtl/>
        </w:rPr>
        <w:t xml:space="preserve">الملتزم في </w:t>
      </w:r>
      <w:r w:rsidR="00CE35E8">
        <w:rPr>
          <w:rFonts w:hint="cs"/>
          <w:rtl/>
        </w:rPr>
        <w:t>إطار عق</w:t>
      </w:r>
      <w:r w:rsidR="00CE35E8">
        <w:rPr>
          <w:rtl/>
        </w:rPr>
        <w:t>د</w:t>
      </w:r>
      <w:r w:rsidR="001522E6">
        <w:rPr>
          <w:rFonts w:hint="cs"/>
          <w:rtl/>
        </w:rPr>
        <w:t xml:space="preserve"> الامتياز في صورته التقليدية </w:t>
      </w:r>
      <w:r w:rsidR="00407966">
        <w:rPr>
          <w:rFonts w:hint="cs"/>
          <w:rtl/>
        </w:rPr>
        <w:t>عائدات مالية بصورة أساسية من المنتفعين من خدمات المرفق العام</w:t>
      </w:r>
      <w:r w:rsidR="001479A3">
        <w:rPr>
          <w:rFonts w:hint="cs"/>
          <w:rtl/>
        </w:rPr>
        <w:t xml:space="preserve"> موضوع الالتزام.</w:t>
      </w:r>
    </w:p>
    <w:p w14:paraId="70869A98" w14:textId="77777777" w:rsidR="004138D8" w:rsidRPr="00DE6131" w:rsidRDefault="004F40AC" w:rsidP="004F2087">
      <w:pPr>
        <w:ind w:firstLine="0"/>
        <w:outlineLvl w:val="3"/>
        <w:rPr>
          <w:b/>
          <w:bCs/>
          <w:color w:val="000000" w:themeColor="text1"/>
          <w:sz w:val="32"/>
          <w:szCs w:val="32"/>
          <w:rtl/>
        </w:rPr>
      </w:pPr>
      <w:bookmarkStart w:id="101" w:name="_Toc165664611"/>
      <w:bookmarkStart w:id="102" w:name="_Toc165665111"/>
      <w:bookmarkStart w:id="103" w:name="_Toc168134053"/>
      <w:r w:rsidRPr="00DE6131">
        <w:rPr>
          <w:rFonts w:hint="cs"/>
          <w:b/>
          <w:bCs/>
          <w:color w:val="000000" w:themeColor="text1"/>
          <w:sz w:val="32"/>
          <w:szCs w:val="32"/>
          <w:rtl/>
        </w:rPr>
        <w:t>المطلب الأول: عقد الامتياز</w:t>
      </w:r>
      <w:bookmarkEnd w:id="101"/>
      <w:bookmarkEnd w:id="102"/>
      <w:bookmarkEnd w:id="103"/>
      <w:r w:rsidR="00055FA0" w:rsidRPr="00DE6131">
        <w:rPr>
          <w:rFonts w:hint="cs"/>
          <w:b/>
          <w:bCs/>
          <w:color w:val="000000" w:themeColor="text1"/>
          <w:sz w:val="32"/>
          <w:szCs w:val="32"/>
          <w:rtl/>
        </w:rPr>
        <w:t xml:space="preserve"> </w:t>
      </w:r>
    </w:p>
    <w:p w14:paraId="68CF8FE4" w14:textId="30726CC9" w:rsidR="003D3B7C" w:rsidRPr="00DE6131" w:rsidRDefault="004138D8" w:rsidP="00372359">
      <w:pPr>
        <w:rPr>
          <w:b/>
          <w:bCs/>
          <w:rtl/>
        </w:rPr>
      </w:pPr>
      <w:r w:rsidRPr="00DE6131">
        <w:rPr>
          <w:rFonts w:hint="cs"/>
          <w:rtl/>
        </w:rPr>
        <w:t>يعتبر عقد الامتياز من العقود المسماة التي صنفها المشرع</w:t>
      </w:r>
      <w:r w:rsidR="00055FA0" w:rsidRPr="00DE6131">
        <w:rPr>
          <w:rtl/>
        </w:rPr>
        <w:t xml:space="preserve"> الجزائري</w:t>
      </w:r>
      <w:r w:rsidRPr="00DE6131">
        <w:rPr>
          <w:rFonts w:hint="cs"/>
          <w:rtl/>
        </w:rPr>
        <w:t xml:space="preserve"> في إطار آلية</w:t>
      </w:r>
      <w:r w:rsidR="00055FA0" w:rsidRPr="00DE6131">
        <w:rPr>
          <w:rtl/>
        </w:rPr>
        <w:t xml:space="preserve"> تفويض المر</w:t>
      </w:r>
      <w:r w:rsidRPr="00DE6131">
        <w:rPr>
          <w:rFonts w:hint="cs"/>
          <w:rtl/>
        </w:rPr>
        <w:t>ا</w:t>
      </w:r>
      <w:r w:rsidR="00055FA0" w:rsidRPr="00DE6131">
        <w:rPr>
          <w:rtl/>
        </w:rPr>
        <w:t xml:space="preserve">فق </w:t>
      </w:r>
      <w:r w:rsidRPr="00DE6131">
        <w:rPr>
          <w:rFonts w:hint="cs"/>
          <w:rtl/>
        </w:rPr>
        <w:t xml:space="preserve">العامة، ويعتبر أقدمها من ناحية التطبيق وأشهرها، </w:t>
      </w:r>
      <w:r w:rsidR="004E6E32" w:rsidRPr="00DE6131">
        <w:rPr>
          <w:rFonts w:hint="cs"/>
          <w:rtl/>
        </w:rPr>
        <w:t>حيث أن</w:t>
      </w:r>
      <w:r w:rsidR="00CE5E06">
        <w:rPr>
          <w:rFonts w:hint="cs"/>
          <w:rtl/>
        </w:rPr>
        <w:t>ه</w:t>
      </w:r>
      <w:r w:rsidR="004E6E32" w:rsidRPr="00DE6131">
        <w:rPr>
          <w:rFonts w:hint="cs"/>
          <w:rtl/>
        </w:rPr>
        <w:t xml:space="preserve"> </w:t>
      </w:r>
      <w:r w:rsidR="00B62C45" w:rsidRPr="00DE6131">
        <w:rPr>
          <w:rFonts w:hint="cs"/>
          <w:rtl/>
        </w:rPr>
        <w:t>الأ</w:t>
      </w:r>
      <w:r w:rsidR="004E6E32" w:rsidRPr="00DE6131">
        <w:rPr>
          <w:rFonts w:hint="cs"/>
          <w:rtl/>
        </w:rPr>
        <w:t>صل ل</w:t>
      </w:r>
      <w:r w:rsidR="0089027B" w:rsidRPr="00DE6131">
        <w:rPr>
          <w:rFonts w:hint="cs"/>
          <w:rtl/>
        </w:rPr>
        <w:t>عملية التفويض في بداية الأ</w:t>
      </w:r>
      <w:r w:rsidR="004E6E32" w:rsidRPr="00DE6131">
        <w:rPr>
          <w:rFonts w:hint="cs"/>
          <w:rtl/>
        </w:rPr>
        <w:t>مر تتم عبر طريق ام</w:t>
      </w:r>
      <w:r w:rsidR="00CE5E06">
        <w:rPr>
          <w:rFonts w:hint="cs"/>
          <w:rtl/>
        </w:rPr>
        <w:t>تياز المرافق العامة قبل الوصول إ</w:t>
      </w:r>
      <w:r w:rsidR="004E6E32" w:rsidRPr="00DE6131">
        <w:rPr>
          <w:rFonts w:hint="cs"/>
          <w:rtl/>
        </w:rPr>
        <w:t>لى الاطار القانوني الموحد الذي يضم مجموعة من العقود من ضمنها عقد الامتياز، ويمكن القول ب</w:t>
      </w:r>
      <w:r w:rsidR="00CE5E06">
        <w:rPr>
          <w:rFonts w:hint="cs"/>
          <w:rtl/>
        </w:rPr>
        <w:t>أ</w:t>
      </w:r>
      <w:r w:rsidR="004E6E32" w:rsidRPr="00DE6131">
        <w:rPr>
          <w:rFonts w:hint="cs"/>
          <w:rtl/>
        </w:rPr>
        <w:t>ن عقد الامتياز هو ال</w:t>
      </w:r>
      <w:r w:rsidR="00CE5E06">
        <w:rPr>
          <w:rFonts w:hint="cs"/>
          <w:rtl/>
        </w:rPr>
        <w:t>إ</w:t>
      </w:r>
      <w:r w:rsidR="004E6E32" w:rsidRPr="00DE6131">
        <w:rPr>
          <w:rFonts w:hint="cs"/>
          <w:rtl/>
        </w:rPr>
        <w:t xml:space="preserve">متداد التاريخي لعقود تفويض </w:t>
      </w:r>
      <w:r w:rsidR="0054756E" w:rsidRPr="00DE6131">
        <w:rPr>
          <w:rFonts w:hint="cs"/>
          <w:rtl/>
        </w:rPr>
        <w:t>المرفق</w:t>
      </w:r>
      <w:r w:rsidR="004E6E32" w:rsidRPr="00DE6131">
        <w:rPr>
          <w:rFonts w:hint="cs"/>
          <w:rtl/>
        </w:rPr>
        <w:t xml:space="preserve"> العام </w:t>
      </w:r>
      <w:r w:rsidR="0054756E" w:rsidRPr="00DE6131">
        <w:rPr>
          <w:rFonts w:hint="cs"/>
          <w:rtl/>
        </w:rPr>
        <w:t>بأشكالها</w:t>
      </w:r>
      <w:r w:rsidR="004E6E32" w:rsidRPr="00DE6131">
        <w:rPr>
          <w:rFonts w:hint="cs"/>
          <w:rtl/>
        </w:rPr>
        <w:t xml:space="preserve"> المختلفة</w:t>
      </w:r>
      <w:r w:rsidR="00CE5E06">
        <w:rPr>
          <w:rFonts w:hint="cs"/>
          <w:rtl/>
        </w:rPr>
        <w:t xml:space="preserve"> الحالية</w:t>
      </w:r>
      <w:r w:rsidR="004E6E32" w:rsidRPr="00DE6131">
        <w:rPr>
          <w:rFonts w:hint="cs"/>
          <w:rtl/>
        </w:rPr>
        <w:t>، فالمبد</w:t>
      </w:r>
      <w:r w:rsidR="00B62C45" w:rsidRPr="00DE6131">
        <w:rPr>
          <w:rFonts w:hint="cs"/>
          <w:rtl/>
        </w:rPr>
        <w:t>أ</w:t>
      </w:r>
      <w:r w:rsidR="004E6E32" w:rsidRPr="00DE6131">
        <w:rPr>
          <w:rFonts w:hint="cs"/>
          <w:rtl/>
        </w:rPr>
        <w:t xml:space="preserve"> </w:t>
      </w:r>
      <w:r w:rsidR="0054756E" w:rsidRPr="00DE6131">
        <w:rPr>
          <w:rFonts w:hint="cs"/>
          <w:rtl/>
        </w:rPr>
        <w:t>المشترك</w:t>
      </w:r>
      <w:r w:rsidR="004E6E32" w:rsidRPr="00DE6131">
        <w:rPr>
          <w:rFonts w:hint="cs"/>
          <w:rtl/>
        </w:rPr>
        <w:t xml:space="preserve"> هو </w:t>
      </w:r>
      <w:r w:rsidR="0089027B" w:rsidRPr="00DE6131">
        <w:rPr>
          <w:rFonts w:hint="cs"/>
          <w:rtl/>
        </w:rPr>
        <w:t>إ</w:t>
      </w:r>
      <w:r w:rsidR="004E6E32" w:rsidRPr="00DE6131">
        <w:rPr>
          <w:rFonts w:hint="cs"/>
          <w:rtl/>
        </w:rPr>
        <w:t xml:space="preserve">شراك الغير في تسيير المرافق العامة بهدف إيجاد تمويل منتظم لها وتخفيف العبء عن الأشخاص </w:t>
      </w:r>
      <w:r w:rsidR="0054756E" w:rsidRPr="00DE6131">
        <w:rPr>
          <w:rFonts w:hint="cs"/>
          <w:rtl/>
        </w:rPr>
        <w:t>الاعتبارية</w:t>
      </w:r>
      <w:r w:rsidR="004E6E32" w:rsidRPr="00DE6131">
        <w:rPr>
          <w:rFonts w:hint="cs"/>
          <w:rtl/>
        </w:rPr>
        <w:t xml:space="preserve"> العامة الت</w:t>
      </w:r>
      <w:r w:rsidR="0089027B" w:rsidRPr="00DE6131">
        <w:rPr>
          <w:rFonts w:hint="cs"/>
          <w:rtl/>
        </w:rPr>
        <w:t>ي ي</w:t>
      </w:r>
      <w:r w:rsidR="004E6E32" w:rsidRPr="00DE6131">
        <w:rPr>
          <w:rFonts w:hint="cs"/>
          <w:rtl/>
        </w:rPr>
        <w:t>قع عليه</w:t>
      </w:r>
      <w:r w:rsidR="0089027B" w:rsidRPr="00DE6131">
        <w:rPr>
          <w:rFonts w:hint="cs"/>
          <w:rtl/>
        </w:rPr>
        <w:t>ا</w:t>
      </w:r>
      <w:r w:rsidR="004E6E32" w:rsidRPr="00DE6131">
        <w:rPr>
          <w:rFonts w:hint="cs"/>
          <w:rtl/>
        </w:rPr>
        <w:t xml:space="preserve"> مسؤولية التسيير</w:t>
      </w:r>
      <w:r w:rsidR="00B62C45" w:rsidRPr="00DE6131">
        <w:rPr>
          <w:rFonts w:hint="cs"/>
          <w:rtl/>
        </w:rPr>
        <w:t>.</w:t>
      </w:r>
      <w:r w:rsidR="004E6E32" w:rsidRPr="00DE6131">
        <w:rPr>
          <w:rFonts w:hint="cs"/>
          <w:rtl/>
        </w:rPr>
        <w:t xml:space="preserve"> </w:t>
      </w:r>
    </w:p>
    <w:p w14:paraId="10ECC5BC" w14:textId="5E96BD97" w:rsidR="00CC114E" w:rsidRPr="00DE6131" w:rsidRDefault="00B077DC" w:rsidP="00372359">
      <w:pPr>
        <w:rPr>
          <w:rtl/>
        </w:rPr>
      </w:pPr>
      <w:r>
        <w:rPr>
          <w:rFonts w:hint="cs"/>
          <w:rtl/>
        </w:rPr>
        <w:t>و</w:t>
      </w:r>
      <w:r w:rsidR="00B85F99" w:rsidRPr="00DE6131">
        <w:rPr>
          <w:rFonts w:hint="cs"/>
          <w:rtl/>
        </w:rPr>
        <w:t>يمثل عقد</w:t>
      </w:r>
      <w:r w:rsidR="00B62C45" w:rsidRPr="00DE6131">
        <w:rPr>
          <w:rFonts w:hint="cs"/>
          <w:rtl/>
        </w:rPr>
        <w:t xml:space="preserve"> </w:t>
      </w:r>
      <w:r w:rsidR="0054756E" w:rsidRPr="00DE6131">
        <w:rPr>
          <w:rFonts w:hint="cs"/>
          <w:rtl/>
        </w:rPr>
        <w:t>امتياز</w:t>
      </w:r>
      <w:r w:rsidR="007065F6" w:rsidRPr="00DE6131">
        <w:rPr>
          <w:rFonts w:hint="cs"/>
          <w:rtl/>
        </w:rPr>
        <w:t xml:space="preserve"> المرافق العامة </w:t>
      </w:r>
      <w:r w:rsidR="00B85F99" w:rsidRPr="00DE6131">
        <w:rPr>
          <w:rFonts w:hint="cs"/>
          <w:rtl/>
        </w:rPr>
        <w:t>أحد أ</w:t>
      </w:r>
      <w:r w:rsidR="007065F6" w:rsidRPr="00DE6131">
        <w:rPr>
          <w:rFonts w:hint="cs"/>
          <w:rtl/>
        </w:rPr>
        <w:t>شهر العقود الإد</w:t>
      </w:r>
      <w:r>
        <w:rPr>
          <w:rFonts w:hint="cs"/>
          <w:rtl/>
        </w:rPr>
        <w:t>ارية المسماة ولعله أهمها على الإ</w:t>
      </w:r>
      <w:r w:rsidR="007065F6" w:rsidRPr="00DE6131">
        <w:rPr>
          <w:rFonts w:hint="cs"/>
          <w:rtl/>
        </w:rPr>
        <w:t xml:space="preserve">طلاق ويمكن تعريفه على أنه " عقد </w:t>
      </w:r>
      <w:r>
        <w:rPr>
          <w:rFonts w:hint="cs"/>
          <w:rtl/>
        </w:rPr>
        <w:t>إداري يتولى الملتزم فردا كان أ</w:t>
      </w:r>
      <w:r w:rsidR="007065F6" w:rsidRPr="00DE6131">
        <w:rPr>
          <w:rFonts w:hint="cs"/>
          <w:rtl/>
        </w:rPr>
        <w:t xml:space="preserve">و شركة بمقتضاه وعلى مسؤوليته إدارة مرفق عام واستغلاله مقابل رسوم </w:t>
      </w:r>
      <w:r w:rsidR="0054756E" w:rsidRPr="00DE6131">
        <w:rPr>
          <w:rFonts w:hint="cs"/>
          <w:rtl/>
        </w:rPr>
        <w:t>يتقاضاه</w:t>
      </w:r>
      <w:r w:rsidR="0054756E" w:rsidRPr="00DE6131">
        <w:rPr>
          <w:rtl/>
        </w:rPr>
        <w:t>ا</w:t>
      </w:r>
      <w:r w:rsidR="007065F6" w:rsidRPr="00DE6131">
        <w:rPr>
          <w:rFonts w:hint="cs"/>
          <w:rtl/>
        </w:rPr>
        <w:t xml:space="preserve"> من المنتفعين، مع خضوعه للقواعد الأساسية الضابطة لسير المرافق العامة</w:t>
      </w:r>
      <w:r w:rsidR="00B85F99" w:rsidRPr="00DE6131">
        <w:rPr>
          <w:rFonts w:hint="cs"/>
          <w:rtl/>
        </w:rPr>
        <w:t>،</w:t>
      </w:r>
      <w:r w:rsidR="007065F6" w:rsidRPr="00DE6131">
        <w:rPr>
          <w:rFonts w:hint="cs"/>
          <w:rtl/>
        </w:rPr>
        <w:t xml:space="preserve"> فضلا عن الشروط التي تضمنها الإدارة لعقد الامتياز، فالامتياز عقد </w:t>
      </w:r>
      <w:r w:rsidR="00B62C45" w:rsidRPr="00DE6131">
        <w:rPr>
          <w:rFonts w:hint="cs"/>
          <w:rtl/>
        </w:rPr>
        <w:t>إ</w:t>
      </w:r>
      <w:r w:rsidR="007065F6" w:rsidRPr="00DE6131">
        <w:rPr>
          <w:rFonts w:hint="cs"/>
          <w:rtl/>
        </w:rPr>
        <w:t xml:space="preserve">داري ذو طبيعة خاصة موضوعه إدارة </w:t>
      </w:r>
      <w:r w:rsidR="00583BA6" w:rsidRPr="00DE6131">
        <w:rPr>
          <w:rFonts w:hint="cs"/>
          <w:rtl/>
        </w:rPr>
        <w:t>المرفق</w:t>
      </w:r>
      <w:r w:rsidR="007065F6" w:rsidRPr="00DE6131">
        <w:rPr>
          <w:rFonts w:hint="cs"/>
          <w:rtl/>
        </w:rPr>
        <w:t xml:space="preserve"> لقاء </w:t>
      </w:r>
      <w:r w:rsidR="00A6747C" w:rsidRPr="00DE6131">
        <w:rPr>
          <w:rFonts w:hint="cs"/>
          <w:rtl/>
        </w:rPr>
        <w:t>ما يحص</w:t>
      </w:r>
      <w:r w:rsidR="00A6747C" w:rsidRPr="00DE6131">
        <w:rPr>
          <w:rtl/>
        </w:rPr>
        <w:t>ل</w:t>
      </w:r>
      <w:r w:rsidR="007065F6" w:rsidRPr="00DE6131">
        <w:rPr>
          <w:rFonts w:hint="cs"/>
          <w:rtl/>
        </w:rPr>
        <w:t xml:space="preserve"> </w:t>
      </w:r>
      <w:r w:rsidR="00A6747C" w:rsidRPr="00DE6131">
        <w:rPr>
          <w:rFonts w:hint="cs"/>
          <w:rtl/>
        </w:rPr>
        <w:t>ع</w:t>
      </w:r>
      <w:r w:rsidR="007065F6" w:rsidRPr="00DE6131">
        <w:rPr>
          <w:rFonts w:hint="cs"/>
          <w:rtl/>
        </w:rPr>
        <w:t xml:space="preserve">ليه من المنتفعين بخدمات المرفق في صورة رسوم </w:t>
      </w:r>
      <w:r w:rsidR="00583BA6" w:rsidRPr="00DE6131">
        <w:rPr>
          <w:rFonts w:hint="cs"/>
          <w:rtl/>
        </w:rPr>
        <w:t>"</w:t>
      </w:r>
      <w:r w:rsidR="00B85F99" w:rsidRPr="00DE6131">
        <w:rPr>
          <w:rFonts w:hint="cs"/>
          <w:rtl/>
        </w:rPr>
        <w:t xml:space="preserve">، </w:t>
      </w:r>
      <w:r w:rsidR="00D3474A" w:rsidRPr="00DE6131">
        <w:rPr>
          <w:rFonts w:hint="cs"/>
          <w:rtl/>
        </w:rPr>
        <w:t xml:space="preserve">ومن هذا المفهوم يتضح </w:t>
      </w:r>
      <w:r w:rsidR="00B85F99" w:rsidRPr="00DE6131">
        <w:rPr>
          <w:rFonts w:hint="cs"/>
          <w:rtl/>
        </w:rPr>
        <w:t>لنا أ</w:t>
      </w:r>
      <w:r w:rsidR="00D3474A" w:rsidRPr="00DE6131">
        <w:rPr>
          <w:rFonts w:hint="cs"/>
          <w:rtl/>
        </w:rPr>
        <w:t xml:space="preserve">ن هذا </w:t>
      </w:r>
      <w:r w:rsidR="00B85F99" w:rsidRPr="00DE6131">
        <w:rPr>
          <w:rFonts w:hint="cs"/>
          <w:rtl/>
        </w:rPr>
        <w:t>عقد الامتياز</w:t>
      </w:r>
      <w:r w:rsidR="00D3474A" w:rsidRPr="00DE6131">
        <w:rPr>
          <w:rFonts w:hint="cs"/>
          <w:rtl/>
        </w:rPr>
        <w:t xml:space="preserve"> </w:t>
      </w:r>
      <w:r w:rsidR="00075060">
        <w:rPr>
          <w:rFonts w:hint="cs"/>
          <w:rtl/>
        </w:rPr>
        <w:t>ينفرد</w:t>
      </w:r>
      <w:r w:rsidR="00D3474A" w:rsidRPr="00DE6131">
        <w:rPr>
          <w:rFonts w:hint="cs"/>
          <w:rtl/>
        </w:rPr>
        <w:t xml:space="preserve">عن </w:t>
      </w:r>
      <w:r w:rsidR="00B85F99" w:rsidRPr="00DE6131">
        <w:rPr>
          <w:rFonts w:hint="cs"/>
          <w:rtl/>
        </w:rPr>
        <w:t>بقية</w:t>
      </w:r>
      <w:r w:rsidR="00D3474A" w:rsidRPr="00DE6131">
        <w:rPr>
          <w:rFonts w:hint="cs"/>
          <w:rtl/>
        </w:rPr>
        <w:t xml:space="preserve"> العقود من ناحيتين</w:t>
      </w:r>
      <w:r w:rsidR="00075060">
        <w:rPr>
          <w:rFonts w:hint="cs"/>
          <w:rtl/>
        </w:rPr>
        <w:t>،</w:t>
      </w:r>
      <w:r w:rsidR="00D3474A" w:rsidRPr="00DE6131">
        <w:rPr>
          <w:rFonts w:hint="cs"/>
          <w:rtl/>
        </w:rPr>
        <w:t xml:space="preserve"> </w:t>
      </w:r>
      <w:r w:rsidR="009716EB">
        <w:rPr>
          <w:rFonts w:hint="cs"/>
          <w:rtl/>
        </w:rPr>
        <w:t>ف</w:t>
      </w:r>
      <w:r w:rsidR="00D3474A" w:rsidRPr="00DE6131">
        <w:rPr>
          <w:rFonts w:hint="cs"/>
          <w:rtl/>
        </w:rPr>
        <w:t xml:space="preserve">المقابل المادي الذي يتقاضاه المتعاقد مقابل ما </w:t>
      </w:r>
      <w:r w:rsidR="00583BA6" w:rsidRPr="00DE6131">
        <w:rPr>
          <w:rFonts w:hint="cs"/>
          <w:rtl/>
        </w:rPr>
        <w:t>أ</w:t>
      </w:r>
      <w:r w:rsidR="00D3474A" w:rsidRPr="00DE6131">
        <w:rPr>
          <w:rFonts w:hint="cs"/>
          <w:rtl/>
        </w:rPr>
        <w:t xml:space="preserve">داه من خدمات من الأشخاص الذين </w:t>
      </w:r>
      <w:r w:rsidR="00A6747C" w:rsidRPr="00DE6131">
        <w:rPr>
          <w:rFonts w:hint="cs"/>
          <w:rtl/>
        </w:rPr>
        <w:t>انتفعو</w:t>
      </w:r>
      <w:r w:rsidR="00A6747C" w:rsidRPr="00DE6131">
        <w:rPr>
          <w:rtl/>
        </w:rPr>
        <w:t>ا</w:t>
      </w:r>
      <w:r w:rsidR="00D3474A" w:rsidRPr="00DE6131">
        <w:rPr>
          <w:rFonts w:hint="cs"/>
          <w:rtl/>
        </w:rPr>
        <w:t xml:space="preserve"> بها، وليس </w:t>
      </w:r>
      <w:r w:rsidR="00B85F99" w:rsidRPr="00DE6131">
        <w:rPr>
          <w:rFonts w:hint="cs"/>
          <w:rtl/>
        </w:rPr>
        <w:t xml:space="preserve">لديه أي مبالغ </w:t>
      </w:r>
      <w:r w:rsidR="0054756E" w:rsidRPr="00DE6131">
        <w:rPr>
          <w:rFonts w:hint="cs"/>
          <w:rtl/>
        </w:rPr>
        <w:t>يتقاضاها</w:t>
      </w:r>
      <w:r w:rsidR="00B85F99" w:rsidRPr="00DE6131">
        <w:rPr>
          <w:rFonts w:hint="cs"/>
          <w:rtl/>
        </w:rPr>
        <w:t xml:space="preserve"> من</w:t>
      </w:r>
      <w:r w:rsidR="00D3474A" w:rsidRPr="00DE6131">
        <w:rPr>
          <w:rFonts w:hint="cs"/>
          <w:rtl/>
        </w:rPr>
        <w:t xml:space="preserve"> </w:t>
      </w:r>
      <w:r w:rsidR="00B85F99" w:rsidRPr="00DE6131">
        <w:rPr>
          <w:rFonts w:hint="cs"/>
          <w:rtl/>
        </w:rPr>
        <w:t>السلطة المفوضة</w:t>
      </w:r>
      <w:r w:rsidR="00583BA6" w:rsidRPr="00DE6131">
        <w:rPr>
          <w:rFonts w:hint="cs"/>
          <w:rtl/>
        </w:rPr>
        <w:t>،</w:t>
      </w:r>
      <w:r w:rsidR="00D3474A" w:rsidRPr="00DE6131">
        <w:rPr>
          <w:rFonts w:hint="cs"/>
          <w:rtl/>
        </w:rPr>
        <w:t xml:space="preserve"> وأيضا من مضمون هذه العقود</w:t>
      </w:r>
      <w:r w:rsidR="00B85F99" w:rsidRPr="00DE6131">
        <w:rPr>
          <w:rFonts w:hint="cs"/>
          <w:rtl/>
        </w:rPr>
        <w:t xml:space="preserve"> أن</w:t>
      </w:r>
      <w:r w:rsidR="00D3474A" w:rsidRPr="00DE6131">
        <w:rPr>
          <w:rFonts w:hint="cs"/>
          <w:rtl/>
        </w:rPr>
        <w:t xml:space="preserve"> ينصب على إدارة المرافق </w:t>
      </w:r>
      <w:r w:rsidR="007E07C7" w:rsidRPr="00DE6131">
        <w:rPr>
          <w:rFonts w:hint="cs"/>
          <w:rtl/>
        </w:rPr>
        <w:t>ال</w:t>
      </w:r>
      <w:r w:rsidR="009716EB">
        <w:rPr>
          <w:rFonts w:hint="cs"/>
          <w:rtl/>
        </w:rPr>
        <w:t>أ</w:t>
      </w:r>
      <w:r w:rsidR="007E07C7" w:rsidRPr="00DE6131">
        <w:rPr>
          <w:rFonts w:hint="cs"/>
          <w:rtl/>
        </w:rPr>
        <w:t>كثر ملائمة لعملية الاستثمار</w:t>
      </w:r>
      <w:r w:rsidR="009716EB">
        <w:rPr>
          <w:rFonts w:hint="cs"/>
          <w:rtl/>
        </w:rPr>
        <w:t>،</w:t>
      </w:r>
      <w:r w:rsidR="007E07C7" w:rsidRPr="00DE6131">
        <w:rPr>
          <w:rFonts w:hint="cs"/>
          <w:rtl/>
        </w:rPr>
        <w:t xml:space="preserve"> كالمرافق الاقتصادية التي تزيد فيها فرص تحقيق مكاسب المالية</w:t>
      </w:r>
      <w:r w:rsidR="00B85F99" w:rsidRPr="00DE6131">
        <w:rPr>
          <w:rFonts w:hint="cs"/>
          <w:rtl/>
        </w:rPr>
        <w:t xml:space="preserve"> </w:t>
      </w:r>
      <w:r w:rsidR="007E07C7" w:rsidRPr="00DE6131">
        <w:rPr>
          <w:rFonts w:hint="cs"/>
          <w:rtl/>
        </w:rPr>
        <w:t>أكبر</w:t>
      </w:r>
      <w:r w:rsidR="00CC114E" w:rsidRPr="00DE6131">
        <w:rPr>
          <w:rFonts w:hint="cs"/>
          <w:rtl/>
        </w:rPr>
        <w:t xml:space="preserve"> وتبرز أهمية عقد الامتياز في حلول الملتزم محل </w:t>
      </w:r>
      <w:r w:rsidR="007E07C7" w:rsidRPr="00DE6131">
        <w:rPr>
          <w:rFonts w:hint="cs"/>
          <w:rtl/>
        </w:rPr>
        <w:t xml:space="preserve">السلطة المفوضة </w:t>
      </w:r>
      <w:r w:rsidR="009716EB">
        <w:rPr>
          <w:rFonts w:hint="cs"/>
          <w:rtl/>
        </w:rPr>
        <w:t xml:space="preserve"> في إ</w:t>
      </w:r>
      <w:r w:rsidR="00CC114E" w:rsidRPr="00DE6131">
        <w:rPr>
          <w:rFonts w:hint="cs"/>
          <w:rtl/>
        </w:rPr>
        <w:t xml:space="preserve">دارة مرافقها العامة، </w:t>
      </w:r>
      <w:r w:rsidR="007E07C7" w:rsidRPr="00DE6131">
        <w:rPr>
          <w:rFonts w:hint="cs"/>
          <w:rtl/>
        </w:rPr>
        <w:t xml:space="preserve">في ظل </w:t>
      </w:r>
      <w:r w:rsidR="00CC114E" w:rsidRPr="00DE6131">
        <w:rPr>
          <w:rFonts w:hint="cs"/>
          <w:rtl/>
        </w:rPr>
        <w:t xml:space="preserve"> تنامي لجوء الد</w:t>
      </w:r>
      <w:r w:rsidR="00583BA6" w:rsidRPr="00DE6131">
        <w:rPr>
          <w:rFonts w:hint="cs"/>
          <w:rtl/>
        </w:rPr>
        <w:t>ولة الى تبني مبدا الاقتصاد الحر،</w:t>
      </w:r>
      <w:r w:rsidR="00CC114E" w:rsidRPr="00DE6131">
        <w:rPr>
          <w:rFonts w:hint="cs"/>
          <w:rtl/>
        </w:rPr>
        <w:t xml:space="preserve"> </w:t>
      </w:r>
      <w:r w:rsidR="007E07C7" w:rsidRPr="00DE6131">
        <w:rPr>
          <w:rFonts w:hint="cs"/>
          <w:rtl/>
        </w:rPr>
        <w:t xml:space="preserve">الذي يتيح فرص </w:t>
      </w:r>
      <w:r w:rsidR="0054756E" w:rsidRPr="00DE6131">
        <w:rPr>
          <w:rFonts w:hint="cs"/>
          <w:rtl/>
        </w:rPr>
        <w:t>أكبر للاستثما</w:t>
      </w:r>
      <w:r w:rsidR="0054756E" w:rsidRPr="00DE6131">
        <w:rPr>
          <w:rtl/>
        </w:rPr>
        <w:t>ر</w:t>
      </w:r>
      <w:r w:rsidR="007E07C7" w:rsidRPr="00DE6131">
        <w:rPr>
          <w:rFonts w:hint="cs"/>
          <w:rtl/>
        </w:rPr>
        <w:t xml:space="preserve"> وهو ما يلائم طبيعة </w:t>
      </w:r>
      <w:r w:rsidR="00CC114E" w:rsidRPr="00DE6131">
        <w:rPr>
          <w:rFonts w:hint="cs"/>
          <w:rtl/>
        </w:rPr>
        <w:t xml:space="preserve"> عقد الامتيا</w:t>
      </w:r>
      <w:r w:rsidR="009716EB">
        <w:rPr>
          <w:rFonts w:hint="cs"/>
          <w:rtl/>
        </w:rPr>
        <w:t>ز</w:t>
      </w:r>
      <w:r w:rsidR="007578B7" w:rsidRPr="00DE6131">
        <w:rPr>
          <w:rStyle w:val="Appelnotedebasdep"/>
          <w:color w:val="000000" w:themeColor="text1"/>
          <w:rtl/>
        </w:rPr>
        <w:footnoteReference w:id="70"/>
      </w:r>
      <w:r w:rsidR="00CC114E" w:rsidRPr="00DE6131">
        <w:rPr>
          <w:rFonts w:hint="cs"/>
          <w:rtl/>
        </w:rPr>
        <w:t>.</w:t>
      </w:r>
    </w:p>
    <w:p w14:paraId="02D03109" w14:textId="0B964D93" w:rsidR="007065F6" w:rsidRPr="00DE6131" w:rsidRDefault="00CC114E" w:rsidP="00372359">
      <w:pPr>
        <w:rPr>
          <w:rtl/>
        </w:rPr>
      </w:pPr>
      <w:r w:rsidRPr="00DE6131">
        <w:rPr>
          <w:rFonts w:hint="cs"/>
          <w:rtl/>
        </w:rPr>
        <w:lastRenderedPageBreak/>
        <w:t xml:space="preserve">غير </w:t>
      </w:r>
      <w:r w:rsidR="001563A4" w:rsidRPr="00DE6131">
        <w:rPr>
          <w:rFonts w:hint="cs"/>
          <w:rtl/>
        </w:rPr>
        <w:t>أ</w:t>
      </w:r>
      <w:r w:rsidRPr="00DE6131">
        <w:rPr>
          <w:rFonts w:hint="cs"/>
          <w:rtl/>
        </w:rPr>
        <w:t>نه</w:t>
      </w:r>
      <w:r w:rsidR="001563A4" w:rsidRPr="00DE6131">
        <w:rPr>
          <w:rFonts w:hint="cs"/>
          <w:rtl/>
        </w:rPr>
        <w:t xml:space="preserve"> بتلاحق التطورات التي عرفتها المرافق العامة وتعد</w:t>
      </w:r>
      <w:r w:rsidR="00B535EA" w:rsidRPr="00DE6131">
        <w:rPr>
          <w:rFonts w:hint="cs"/>
          <w:rtl/>
        </w:rPr>
        <w:t>د</w:t>
      </w:r>
      <w:r w:rsidR="001563A4" w:rsidRPr="00DE6131">
        <w:rPr>
          <w:rFonts w:hint="cs"/>
          <w:rtl/>
        </w:rPr>
        <w:t xml:space="preserve"> وظائفها،</w:t>
      </w:r>
      <w:r w:rsidR="00B535EA" w:rsidRPr="00DE6131">
        <w:rPr>
          <w:rFonts w:hint="cs"/>
          <w:rtl/>
        </w:rPr>
        <w:t xml:space="preserve"> </w:t>
      </w:r>
      <w:r w:rsidR="001563A4" w:rsidRPr="00DE6131">
        <w:rPr>
          <w:rFonts w:hint="cs"/>
          <w:rtl/>
        </w:rPr>
        <w:t>أخذ مفهوم عقد الامتياز</w:t>
      </w:r>
      <w:r w:rsidR="00B535EA" w:rsidRPr="00DE6131">
        <w:rPr>
          <w:rFonts w:hint="cs"/>
          <w:rtl/>
        </w:rPr>
        <w:t xml:space="preserve"> هو ال</w:t>
      </w:r>
      <w:r w:rsidR="009716EB">
        <w:rPr>
          <w:rFonts w:hint="cs"/>
          <w:rtl/>
        </w:rPr>
        <w:t>آ</w:t>
      </w:r>
      <w:r w:rsidR="00B535EA" w:rsidRPr="00DE6131">
        <w:rPr>
          <w:rFonts w:hint="cs"/>
          <w:rtl/>
        </w:rPr>
        <w:t xml:space="preserve">خر </w:t>
      </w:r>
      <w:r w:rsidR="001563A4" w:rsidRPr="00DE6131">
        <w:rPr>
          <w:rFonts w:hint="cs"/>
          <w:rtl/>
        </w:rPr>
        <w:t>يواكب هذه التطورات وعجز المفهوم التقليدي لعقد الامتياز</w:t>
      </w:r>
      <w:r w:rsidR="0054756E" w:rsidRPr="00DE6131">
        <w:rPr>
          <w:rFonts w:hint="cs"/>
          <w:rtl/>
        </w:rPr>
        <w:t xml:space="preserve"> </w:t>
      </w:r>
      <w:r w:rsidR="00B535EA" w:rsidRPr="00DE6131">
        <w:rPr>
          <w:rFonts w:hint="cs"/>
          <w:rtl/>
        </w:rPr>
        <w:t xml:space="preserve">عن </w:t>
      </w:r>
      <w:r w:rsidR="0054756E" w:rsidRPr="00DE6131">
        <w:rPr>
          <w:rFonts w:hint="cs"/>
          <w:rtl/>
        </w:rPr>
        <w:t>إستعاب</w:t>
      </w:r>
      <w:r w:rsidR="00B535EA" w:rsidRPr="00DE6131">
        <w:rPr>
          <w:rFonts w:hint="cs"/>
          <w:rtl/>
        </w:rPr>
        <w:t xml:space="preserve"> هذه التغيرات التي طرأت على صورته</w:t>
      </w:r>
      <w:r w:rsidRPr="00DE6131">
        <w:rPr>
          <w:rFonts w:hint="cs"/>
          <w:rtl/>
        </w:rPr>
        <w:t xml:space="preserve"> التقليدية</w:t>
      </w:r>
      <w:r w:rsidR="009716EB">
        <w:rPr>
          <w:rFonts w:hint="cs"/>
          <w:rtl/>
        </w:rPr>
        <w:t>،</w:t>
      </w:r>
      <w:r w:rsidRPr="00DE6131">
        <w:rPr>
          <w:rFonts w:hint="cs"/>
          <w:rtl/>
        </w:rPr>
        <w:t xml:space="preserve"> </w:t>
      </w:r>
      <w:r w:rsidR="00B535EA" w:rsidRPr="00DE6131">
        <w:rPr>
          <w:rFonts w:hint="cs"/>
          <w:rtl/>
        </w:rPr>
        <w:t>ف</w:t>
      </w:r>
      <w:r w:rsidRPr="00DE6131">
        <w:rPr>
          <w:rFonts w:hint="cs"/>
          <w:rtl/>
        </w:rPr>
        <w:t xml:space="preserve">ظهرت صور متطورة لعقد الامتياز </w:t>
      </w:r>
      <w:r w:rsidR="007578B7" w:rsidRPr="00DE6131">
        <w:rPr>
          <w:rFonts w:hint="cs"/>
          <w:rtl/>
        </w:rPr>
        <w:t xml:space="preserve">باعتباره </w:t>
      </w:r>
      <w:r w:rsidR="00B85F99" w:rsidRPr="00DE6131">
        <w:rPr>
          <w:rFonts w:hint="cs"/>
          <w:rtl/>
        </w:rPr>
        <w:t>أحد</w:t>
      </w:r>
      <w:r w:rsidR="007578B7" w:rsidRPr="00DE6131">
        <w:rPr>
          <w:rFonts w:hint="cs"/>
          <w:rtl/>
        </w:rPr>
        <w:t xml:space="preserve"> صور الشراكة بين القطاعين العام والخاص</w:t>
      </w:r>
      <w:r w:rsidR="009A2E7A" w:rsidRPr="00DE6131">
        <w:rPr>
          <w:rFonts w:hint="cs"/>
          <w:rtl/>
        </w:rPr>
        <w:t xml:space="preserve">، </w:t>
      </w:r>
      <w:r w:rsidR="00B535EA" w:rsidRPr="00DE6131">
        <w:rPr>
          <w:rFonts w:hint="cs"/>
          <w:rtl/>
        </w:rPr>
        <w:t xml:space="preserve">وأصبح الحديث عن </w:t>
      </w:r>
      <w:r w:rsidR="005716D5" w:rsidRPr="00DE6131">
        <w:rPr>
          <w:rFonts w:hint="cs"/>
          <w:rtl/>
        </w:rPr>
        <w:t>فر</w:t>
      </w:r>
      <w:r w:rsidR="00B535EA" w:rsidRPr="00DE6131">
        <w:rPr>
          <w:rFonts w:hint="cs"/>
          <w:rtl/>
        </w:rPr>
        <w:t>و</w:t>
      </w:r>
      <w:r w:rsidR="005716D5" w:rsidRPr="00DE6131">
        <w:rPr>
          <w:rFonts w:hint="cs"/>
          <w:rtl/>
        </w:rPr>
        <w:t>ق</w:t>
      </w:r>
      <w:r w:rsidR="00B535EA" w:rsidRPr="00DE6131">
        <w:rPr>
          <w:rFonts w:hint="cs"/>
          <w:rtl/>
        </w:rPr>
        <w:t>ات</w:t>
      </w:r>
      <w:r w:rsidR="005716D5" w:rsidRPr="00DE6131">
        <w:rPr>
          <w:rFonts w:hint="cs"/>
          <w:rtl/>
        </w:rPr>
        <w:t xml:space="preserve"> بين امتياز المرفق العام في صورته التقليدية وامتياز المرفق العام باعتباره </w:t>
      </w:r>
      <w:r w:rsidR="00B535EA" w:rsidRPr="00DE6131">
        <w:rPr>
          <w:rFonts w:hint="cs"/>
          <w:rtl/>
        </w:rPr>
        <w:t>أحد</w:t>
      </w:r>
      <w:r w:rsidR="005716D5" w:rsidRPr="00DE6131">
        <w:rPr>
          <w:rFonts w:hint="cs"/>
          <w:rtl/>
        </w:rPr>
        <w:t xml:space="preserve"> صور تفويض المرفق </w:t>
      </w:r>
      <w:r w:rsidR="00583BA6" w:rsidRPr="00DE6131">
        <w:rPr>
          <w:rFonts w:hint="cs"/>
          <w:rtl/>
        </w:rPr>
        <w:t>العام،</w:t>
      </w:r>
      <w:r w:rsidR="005716D5" w:rsidRPr="00DE6131">
        <w:rPr>
          <w:rFonts w:hint="cs"/>
          <w:rtl/>
        </w:rPr>
        <w:t xml:space="preserve"> وتتلخص هذه الفروقات </w:t>
      </w:r>
      <w:r w:rsidR="00B535EA" w:rsidRPr="00DE6131">
        <w:rPr>
          <w:rFonts w:hint="cs"/>
          <w:rtl/>
        </w:rPr>
        <w:t>فيما</w:t>
      </w:r>
      <w:r w:rsidR="005716D5" w:rsidRPr="00DE6131">
        <w:rPr>
          <w:rFonts w:hint="cs"/>
          <w:rtl/>
        </w:rPr>
        <w:t xml:space="preserve"> يلي</w:t>
      </w:r>
      <w:r w:rsidR="005716D5" w:rsidRPr="00DE6131">
        <w:rPr>
          <w:rStyle w:val="Appelnotedebasdep"/>
          <w:color w:val="000000" w:themeColor="text1"/>
          <w:rtl/>
        </w:rPr>
        <w:footnoteReference w:id="71"/>
      </w:r>
      <w:r w:rsidR="005716D5" w:rsidRPr="00DE6131">
        <w:rPr>
          <w:rFonts w:hint="cs"/>
          <w:rtl/>
        </w:rPr>
        <w:t>:</w:t>
      </w:r>
    </w:p>
    <w:p w14:paraId="1C72DFE6" w14:textId="5A234360" w:rsidR="005716D5" w:rsidRPr="00DE6131" w:rsidRDefault="00583BA6" w:rsidP="004F2087">
      <w:pPr>
        <w:ind w:firstLine="0"/>
        <w:rPr>
          <w:color w:val="000000" w:themeColor="text1"/>
        </w:rPr>
      </w:pPr>
      <w:r w:rsidRPr="00DE6131">
        <w:rPr>
          <w:rFonts w:hint="cs"/>
          <w:color w:val="000000" w:themeColor="text1"/>
          <w:rtl/>
        </w:rPr>
        <w:t>1</w:t>
      </w:r>
      <w:r w:rsidR="00E62417" w:rsidRPr="00DE6131">
        <w:rPr>
          <w:rFonts w:hint="cs"/>
          <w:color w:val="000000" w:themeColor="text1"/>
          <w:rtl/>
        </w:rPr>
        <w:t xml:space="preserve">/ </w:t>
      </w:r>
      <w:r w:rsidR="00B535EA" w:rsidRPr="00DE6131">
        <w:rPr>
          <w:rFonts w:hint="cs"/>
          <w:color w:val="000000" w:themeColor="text1"/>
          <w:rtl/>
        </w:rPr>
        <w:t>خضوع عقود</w:t>
      </w:r>
      <w:r w:rsidR="005716D5" w:rsidRPr="00DE6131">
        <w:rPr>
          <w:rFonts w:hint="cs"/>
          <w:color w:val="000000" w:themeColor="text1"/>
          <w:rtl/>
        </w:rPr>
        <w:t xml:space="preserve"> تفويض المرفق العام لنظام قانوني </w:t>
      </w:r>
      <w:r w:rsidR="00B535EA" w:rsidRPr="00DE6131">
        <w:rPr>
          <w:rFonts w:hint="cs"/>
          <w:color w:val="000000" w:themeColor="text1"/>
          <w:rtl/>
        </w:rPr>
        <w:t>خاص وموحد وضعه المشرع في حين أ</w:t>
      </w:r>
      <w:r w:rsidR="005716D5" w:rsidRPr="00DE6131">
        <w:rPr>
          <w:rFonts w:hint="cs"/>
          <w:color w:val="000000" w:themeColor="text1"/>
          <w:rtl/>
        </w:rPr>
        <w:t>ن امتياز المرفق العام التقليدي يخضع للمبادئ العامة للقانون الإداري.</w:t>
      </w:r>
    </w:p>
    <w:p w14:paraId="1D58D7EE" w14:textId="73C44C7E" w:rsidR="005716D5" w:rsidRPr="00DE6131" w:rsidRDefault="00583BA6" w:rsidP="00F42C99">
      <w:pPr>
        <w:ind w:firstLine="0"/>
        <w:rPr>
          <w:color w:val="000000" w:themeColor="text1"/>
        </w:rPr>
      </w:pPr>
      <w:r w:rsidRPr="00DE6131">
        <w:rPr>
          <w:rFonts w:hint="cs"/>
          <w:color w:val="000000" w:themeColor="text1"/>
          <w:rtl/>
        </w:rPr>
        <w:t>2</w:t>
      </w:r>
      <w:r w:rsidR="00E62417" w:rsidRPr="00DE6131">
        <w:rPr>
          <w:rFonts w:hint="cs"/>
          <w:color w:val="000000" w:themeColor="text1"/>
          <w:rtl/>
        </w:rPr>
        <w:t xml:space="preserve">/ </w:t>
      </w:r>
      <w:r w:rsidR="005716D5" w:rsidRPr="00DE6131">
        <w:rPr>
          <w:rFonts w:hint="cs"/>
          <w:color w:val="000000" w:themeColor="text1"/>
          <w:rtl/>
        </w:rPr>
        <w:t>يخضع صاحب الامتياز في امتياز المرفق العام في صورته التقليدية الى مبد</w:t>
      </w:r>
      <w:r w:rsidR="00B535EA" w:rsidRPr="00DE6131">
        <w:rPr>
          <w:rFonts w:hint="cs"/>
          <w:color w:val="000000" w:themeColor="text1"/>
          <w:rtl/>
        </w:rPr>
        <w:t>أ</w:t>
      </w:r>
      <w:r w:rsidR="005716D5" w:rsidRPr="00DE6131">
        <w:rPr>
          <w:rFonts w:hint="cs"/>
          <w:color w:val="000000" w:themeColor="text1"/>
          <w:rtl/>
        </w:rPr>
        <w:t xml:space="preserve"> الاختيار الشخصي لصاحب الامتياز في حين </w:t>
      </w:r>
      <w:r w:rsidR="00B535EA" w:rsidRPr="00DE6131">
        <w:rPr>
          <w:rFonts w:hint="cs"/>
          <w:color w:val="000000" w:themeColor="text1"/>
          <w:rtl/>
        </w:rPr>
        <w:t xml:space="preserve">تلزم القواعد القانونية </w:t>
      </w:r>
      <w:r w:rsidR="00E12F11" w:rsidRPr="00DE6131">
        <w:rPr>
          <w:rFonts w:hint="cs"/>
          <w:color w:val="000000" w:themeColor="text1"/>
          <w:rtl/>
        </w:rPr>
        <w:t>في النظام</w:t>
      </w:r>
      <w:r w:rsidR="00B535EA" w:rsidRPr="00DE6131">
        <w:rPr>
          <w:rFonts w:hint="cs"/>
          <w:color w:val="000000" w:themeColor="text1"/>
          <w:rtl/>
        </w:rPr>
        <w:t xml:space="preserve"> القانوني للتفويض </w:t>
      </w:r>
      <w:r w:rsidR="00E12F11" w:rsidRPr="00DE6131">
        <w:rPr>
          <w:rFonts w:hint="cs"/>
          <w:color w:val="000000" w:themeColor="text1"/>
          <w:rtl/>
        </w:rPr>
        <w:t>اتباع إجراءات وقواعد قانونية شفاف</w:t>
      </w:r>
      <w:r w:rsidR="00F42C99">
        <w:rPr>
          <w:rFonts w:hint="cs"/>
          <w:color w:val="000000" w:themeColor="text1"/>
          <w:rtl/>
        </w:rPr>
        <w:t>ة للوصول إ</w:t>
      </w:r>
      <w:r w:rsidR="00E12F11" w:rsidRPr="00DE6131">
        <w:rPr>
          <w:rFonts w:hint="cs"/>
          <w:color w:val="000000" w:themeColor="text1"/>
          <w:rtl/>
        </w:rPr>
        <w:t>ل</w:t>
      </w:r>
      <w:r w:rsidR="00F42C99">
        <w:rPr>
          <w:rFonts w:hint="cs"/>
          <w:color w:val="000000" w:themeColor="text1"/>
          <w:rtl/>
        </w:rPr>
        <w:t>ى</w:t>
      </w:r>
      <w:r w:rsidR="00E12F11" w:rsidRPr="00DE6131">
        <w:rPr>
          <w:rFonts w:hint="cs"/>
          <w:color w:val="000000" w:themeColor="text1"/>
          <w:rtl/>
        </w:rPr>
        <w:t xml:space="preserve"> اختيار صاحب التفويض.</w:t>
      </w:r>
    </w:p>
    <w:p w14:paraId="2A152B13" w14:textId="3B962F03" w:rsidR="005748D7" w:rsidRPr="00DE6131" w:rsidRDefault="007D49CD" w:rsidP="00372359">
      <w:pPr>
        <w:rPr>
          <w:rtl/>
        </w:rPr>
      </w:pPr>
      <w:r w:rsidRPr="00DE6131">
        <w:rPr>
          <w:rFonts w:hint="cs"/>
          <w:rtl/>
        </w:rPr>
        <w:t xml:space="preserve">وقد أجمع </w:t>
      </w:r>
      <w:r w:rsidR="002B1B94" w:rsidRPr="00DE6131">
        <w:rPr>
          <w:rFonts w:hint="cs"/>
          <w:rtl/>
        </w:rPr>
        <w:t xml:space="preserve"> </w:t>
      </w:r>
      <w:r w:rsidR="00E83C48" w:rsidRPr="00DE6131">
        <w:rPr>
          <w:rFonts w:hint="cs"/>
          <w:rtl/>
        </w:rPr>
        <w:t xml:space="preserve">الفقه الفرنسي على </w:t>
      </w:r>
      <w:r w:rsidRPr="00DE6131">
        <w:rPr>
          <w:rFonts w:hint="cs"/>
          <w:rtl/>
        </w:rPr>
        <w:t xml:space="preserve">كون </w:t>
      </w:r>
      <w:r w:rsidR="00E83C48" w:rsidRPr="00DE6131">
        <w:rPr>
          <w:rFonts w:hint="cs"/>
          <w:rtl/>
        </w:rPr>
        <w:t xml:space="preserve"> عقد امتياز المرفق العام من </w:t>
      </w:r>
      <w:r w:rsidR="0044272F" w:rsidRPr="00DE6131">
        <w:rPr>
          <w:rFonts w:hint="cs"/>
          <w:rtl/>
        </w:rPr>
        <w:t>أشهر</w:t>
      </w:r>
      <w:r w:rsidR="00E83C48" w:rsidRPr="00DE6131">
        <w:rPr>
          <w:rFonts w:hint="cs"/>
          <w:rtl/>
        </w:rPr>
        <w:t xml:space="preserve"> عقود التفويض حيث عرفه الأستاذ </w:t>
      </w:r>
      <w:r w:rsidR="00E83C48" w:rsidRPr="004C0156">
        <w:rPr>
          <w:rFonts w:ascii="Times New Roman" w:hAnsi="Times New Roman" w:cs="Times New Roman"/>
          <w:sz w:val="24"/>
          <w:szCs w:val="24"/>
          <w:lang w:val="fr-FR"/>
        </w:rPr>
        <w:t>BRA</w:t>
      </w:r>
      <w:r w:rsidR="00017B68" w:rsidRPr="004C0156">
        <w:rPr>
          <w:rFonts w:ascii="Times New Roman" w:hAnsi="Times New Roman" w:cs="Times New Roman"/>
          <w:sz w:val="24"/>
          <w:szCs w:val="24"/>
          <w:lang w:val="fr-FR"/>
        </w:rPr>
        <w:t>CONNIER</w:t>
      </w:r>
      <w:r w:rsidR="00017B68" w:rsidRPr="00DE6131">
        <w:rPr>
          <w:rFonts w:hint="cs"/>
          <w:rtl/>
        </w:rPr>
        <w:t xml:space="preserve"> على أ</w:t>
      </w:r>
      <w:r w:rsidR="0044272F" w:rsidRPr="00DE6131">
        <w:rPr>
          <w:rFonts w:hint="cs"/>
          <w:rtl/>
        </w:rPr>
        <w:t>ن</w:t>
      </w:r>
      <w:r w:rsidR="00017B68" w:rsidRPr="00DE6131">
        <w:rPr>
          <w:rFonts w:hint="cs"/>
          <w:rtl/>
        </w:rPr>
        <w:t xml:space="preserve">ه " العقد الذي تكلف من خلاله الإدارة العمومية شخصا عموميا </w:t>
      </w:r>
      <w:r w:rsidR="004C0156">
        <w:rPr>
          <w:rFonts w:hint="cs"/>
          <w:rtl/>
        </w:rPr>
        <w:t>أو خاصا باستغلال مرفق عام بكل أ</w:t>
      </w:r>
      <w:r w:rsidR="00017B68" w:rsidRPr="00DE6131">
        <w:rPr>
          <w:rFonts w:hint="cs"/>
          <w:rtl/>
        </w:rPr>
        <w:t xml:space="preserve">عباءه </w:t>
      </w:r>
      <w:r w:rsidR="0054756E" w:rsidRPr="00DE6131">
        <w:rPr>
          <w:rFonts w:hint="cs"/>
          <w:rtl/>
        </w:rPr>
        <w:t>ومخاطرة</w:t>
      </w:r>
      <w:r w:rsidR="00017B68" w:rsidRPr="00DE6131">
        <w:rPr>
          <w:rFonts w:hint="cs"/>
          <w:rtl/>
        </w:rPr>
        <w:t xml:space="preserve"> وأرباحه ويتحصل على مقابل </w:t>
      </w:r>
      <w:r w:rsidR="004C0156">
        <w:rPr>
          <w:rFonts w:hint="cs"/>
          <w:rtl/>
        </w:rPr>
        <w:t>مالي من خلال أ</w:t>
      </w:r>
      <w:r w:rsidR="00017B68" w:rsidRPr="00DE6131">
        <w:rPr>
          <w:rFonts w:hint="cs"/>
          <w:rtl/>
        </w:rPr>
        <w:t xml:space="preserve">تاوات المرتفقين مباشرة </w:t>
      </w:r>
      <w:r w:rsidR="00583BA6" w:rsidRPr="00DE6131">
        <w:rPr>
          <w:rFonts w:hint="cs"/>
          <w:rtl/>
        </w:rPr>
        <w:t>" ويعرفه</w:t>
      </w:r>
      <w:r w:rsidR="00017B68" w:rsidRPr="00DE6131">
        <w:rPr>
          <w:rFonts w:hint="cs"/>
          <w:rtl/>
        </w:rPr>
        <w:t xml:space="preserve"> الأستاذ </w:t>
      </w:r>
      <w:r w:rsidR="00017B68" w:rsidRPr="004C0156">
        <w:rPr>
          <w:rFonts w:ascii="Times New Roman" w:hAnsi="Times New Roman" w:cs="Times New Roman"/>
          <w:sz w:val="24"/>
          <w:szCs w:val="24"/>
          <w:lang w:val="fr-FR"/>
        </w:rPr>
        <w:t>CHENAUD</w:t>
      </w:r>
      <w:r w:rsidR="00017B68" w:rsidRPr="00DE6131">
        <w:rPr>
          <w:rFonts w:hint="cs"/>
          <w:rtl/>
        </w:rPr>
        <w:t xml:space="preserve"> على أنه " اتفاقية يفوض بموجبها ش</w:t>
      </w:r>
      <w:r w:rsidR="006C37EC">
        <w:rPr>
          <w:rFonts w:hint="cs"/>
          <w:rtl/>
        </w:rPr>
        <w:t>خص عمومي استغلال مرفق عام لشخص آ</w:t>
      </w:r>
      <w:r w:rsidR="00017B68" w:rsidRPr="00DE6131">
        <w:rPr>
          <w:rFonts w:hint="cs"/>
          <w:rtl/>
        </w:rPr>
        <w:t>خر و</w:t>
      </w:r>
      <w:r w:rsidR="002B1B94" w:rsidRPr="00DE6131">
        <w:rPr>
          <w:rFonts w:hint="cs"/>
          <w:rtl/>
        </w:rPr>
        <w:t>يكون أ</w:t>
      </w:r>
      <w:r w:rsidR="00017B68" w:rsidRPr="00DE6131">
        <w:rPr>
          <w:rFonts w:hint="cs"/>
          <w:rtl/>
        </w:rPr>
        <w:t>جره مرتبط بالنتائج المالية للاستغلال  وتعتبر عقود تفويض المرفق العام وعلى ر</w:t>
      </w:r>
      <w:r w:rsidR="006C37EC">
        <w:rPr>
          <w:rFonts w:hint="cs"/>
          <w:rtl/>
        </w:rPr>
        <w:t>أ</w:t>
      </w:r>
      <w:r w:rsidR="00017B68" w:rsidRPr="00DE6131">
        <w:rPr>
          <w:rFonts w:hint="cs"/>
          <w:rtl/>
        </w:rPr>
        <w:t xml:space="preserve">سهم عقد الامتياز عقود إدارية مبرمة </w:t>
      </w:r>
      <w:r w:rsidR="006C37EC">
        <w:rPr>
          <w:rFonts w:hint="cs"/>
          <w:rtl/>
        </w:rPr>
        <w:t>بين أحد أ</w:t>
      </w:r>
      <w:r w:rsidR="00285631" w:rsidRPr="00DE6131">
        <w:rPr>
          <w:rFonts w:hint="cs"/>
          <w:rtl/>
        </w:rPr>
        <w:t>شخاص القانون العام وهو</w:t>
      </w:r>
      <w:r w:rsidR="0054756E" w:rsidRPr="00DE6131">
        <w:rPr>
          <w:rFonts w:hint="cs"/>
          <w:rtl/>
        </w:rPr>
        <w:t xml:space="preserve"> </w:t>
      </w:r>
      <w:r w:rsidR="006C37EC">
        <w:rPr>
          <w:rFonts w:hint="cs"/>
          <w:rtl/>
        </w:rPr>
        <w:t>مانح الامتياز من جهة وأ</w:t>
      </w:r>
      <w:r w:rsidR="00285631" w:rsidRPr="00DE6131">
        <w:rPr>
          <w:rFonts w:hint="cs"/>
          <w:rtl/>
        </w:rPr>
        <w:t xml:space="preserve">حد الأشخاص الطبيعيين و المعنويين من القانون العام </w:t>
      </w:r>
      <w:r w:rsidR="0054756E" w:rsidRPr="00DE6131">
        <w:rPr>
          <w:rFonts w:hint="cs"/>
          <w:rtl/>
        </w:rPr>
        <w:t>وال</w:t>
      </w:r>
      <w:r w:rsidR="006C37EC">
        <w:rPr>
          <w:rFonts w:hint="cs"/>
          <w:rtl/>
        </w:rPr>
        <w:t>ق</w:t>
      </w:r>
      <w:r w:rsidR="0054756E" w:rsidRPr="00DE6131">
        <w:rPr>
          <w:rFonts w:hint="cs"/>
          <w:rtl/>
        </w:rPr>
        <w:t>انون</w:t>
      </w:r>
      <w:r w:rsidR="00285631" w:rsidRPr="00DE6131">
        <w:rPr>
          <w:rFonts w:hint="cs"/>
          <w:rtl/>
        </w:rPr>
        <w:t xml:space="preserve"> الخاص </w:t>
      </w:r>
      <w:r w:rsidR="006C37EC">
        <w:rPr>
          <w:rFonts w:hint="cs"/>
          <w:rtl/>
        </w:rPr>
        <w:t>وقد ذهب الفقهاء في فرنسا وعلى رأ</w:t>
      </w:r>
      <w:r w:rsidR="00285631" w:rsidRPr="00DE6131">
        <w:rPr>
          <w:rFonts w:hint="cs"/>
          <w:rtl/>
        </w:rPr>
        <w:t xml:space="preserve">سهم الأستاذ </w:t>
      </w:r>
      <w:r w:rsidR="00285631" w:rsidRPr="001E3A2B">
        <w:rPr>
          <w:rFonts w:ascii="Times New Roman" w:hAnsi="Times New Roman" w:cs="Times New Roman"/>
          <w:sz w:val="24"/>
          <w:szCs w:val="24"/>
          <w:lang w:val="fr-FR"/>
        </w:rPr>
        <w:t>AUBY</w:t>
      </w:r>
      <w:r w:rsidR="00285631" w:rsidRPr="00DE6131">
        <w:rPr>
          <w:rFonts w:hint="cs"/>
          <w:rtl/>
        </w:rPr>
        <w:t xml:space="preserve"> </w:t>
      </w:r>
      <w:r w:rsidR="001E3A2B">
        <w:rPr>
          <w:rFonts w:hint="cs"/>
          <w:rtl/>
        </w:rPr>
        <w:t>إلى القول بأ</w:t>
      </w:r>
      <w:r w:rsidR="00285631" w:rsidRPr="00DE6131">
        <w:rPr>
          <w:rFonts w:hint="cs"/>
          <w:rtl/>
        </w:rPr>
        <w:t xml:space="preserve">ن لفكرة التفويض جذور تمتد </w:t>
      </w:r>
      <w:r w:rsidR="001E3A2B">
        <w:rPr>
          <w:rFonts w:hint="cs"/>
          <w:rtl/>
        </w:rPr>
        <w:t>إ</w:t>
      </w:r>
      <w:r w:rsidR="00285631" w:rsidRPr="00DE6131">
        <w:rPr>
          <w:rFonts w:hint="cs"/>
          <w:rtl/>
        </w:rPr>
        <w:t>لى بد</w:t>
      </w:r>
      <w:r w:rsidR="002B1B94" w:rsidRPr="00DE6131">
        <w:rPr>
          <w:rFonts w:hint="cs"/>
          <w:rtl/>
        </w:rPr>
        <w:t>ا</w:t>
      </w:r>
      <w:r w:rsidR="00285631" w:rsidRPr="00DE6131">
        <w:rPr>
          <w:rFonts w:hint="cs"/>
          <w:rtl/>
        </w:rPr>
        <w:t xml:space="preserve">ية القرن </w:t>
      </w:r>
      <w:r w:rsidR="00960CEE" w:rsidRPr="00DE6131">
        <w:rPr>
          <w:rFonts w:hint="cs"/>
          <w:rtl/>
        </w:rPr>
        <w:t>الماضي،</w:t>
      </w:r>
      <w:r w:rsidR="001E3A2B">
        <w:rPr>
          <w:rFonts w:hint="cs"/>
          <w:rtl/>
        </w:rPr>
        <w:t xml:space="preserve"> عندما اتجهت الدولة الفرنسية إ</w:t>
      </w:r>
      <w:r w:rsidR="00285631" w:rsidRPr="00DE6131">
        <w:rPr>
          <w:rFonts w:hint="cs"/>
          <w:rtl/>
        </w:rPr>
        <w:t xml:space="preserve">لى تفويض </w:t>
      </w:r>
      <w:r w:rsidR="002B1B94" w:rsidRPr="00DE6131">
        <w:rPr>
          <w:rFonts w:hint="cs"/>
          <w:rtl/>
        </w:rPr>
        <w:t>أ</w:t>
      </w:r>
      <w:r w:rsidR="00285631" w:rsidRPr="00DE6131">
        <w:rPr>
          <w:rFonts w:hint="cs"/>
          <w:rtl/>
        </w:rPr>
        <w:t>شخاص القانون الخاص إدارة بعض المرافق العامة ذات الطابع الصناعي والتجاري عن طريق عقود الامتياز</w:t>
      </w:r>
      <w:r w:rsidR="00A37D74" w:rsidRPr="00DE6131">
        <w:rPr>
          <w:rStyle w:val="Appelnotedebasdep"/>
          <w:color w:val="000000" w:themeColor="text1"/>
          <w:rtl/>
        </w:rPr>
        <w:footnoteReference w:id="72"/>
      </w:r>
      <w:r w:rsidR="00B24795" w:rsidRPr="00DE6131">
        <w:rPr>
          <w:rFonts w:hint="cs"/>
          <w:rtl/>
        </w:rPr>
        <w:t>.</w:t>
      </w:r>
    </w:p>
    <w:p w14:paraId="2A638F13" w14:textId="5E43E1BF" w:rsidR="005748D7" w:rsidRPr="00DE6131" w:rsidRDefault="007D49CD" w:rsidP="00372359">
      <w:pPr>
        <w:rPr>
          <w:rtl/>
        </w:rPr>
      </w:pPr>
      <w:r w:rsidRPr="00DE6131">
        <w:rPr>
          <w:rFonts w:hint="cs"/>
          <w:rtl/>
        </w:rPr>
        <w:t>و</w:t>
      </w:r>
      <w:r w:rsidR="005748D7" w:rsidRPr="00DE6131">
        <w:rPr>
          <w:rFonts w:hint="cs"/>
          <w:rtl/>
        </w:rPr>
        <w:t>يعرفه الأستاذ</w:t>
      </w:r>
      <w:r w:rsidRPr="00DE6131">
        <w:rPr>
          <w:rFonts w:hint="cs"/>
          <w:rtl/>
        </w:rPr>
        <w:t xml:space="preserve"> الجزائري رشيد</w:t>
      </w:r>
      <w:r w:rsidR="005748D7" w:rsidRPr="00DE6131">
        <w:rPr>
          <w:rFonts w:hint="cs"/>
          <w:rtl/>
        </w:rPr>
        <w:t xml:space="preserve"> زوايمية </w:t>
      </w:r>
      <w:r w:rsidRPr="00DE6131">
        <w:rPr>
          <w:rFonts w:hint="cs"/>
          <w:rtl/>
        </w:rPr>
        <w:t xml:space="preserve">على أنه </w:t>
      </w:r>
      <w:r w:rsidR="005748D7" w:rsidRPr="00DE6131">
        <w:rPr>
          <w:rFonts w:hint="cs"/>
          <w:rtl/>
        </w:rPr>
        <w:t>" عقد تبرمه</w:t>
      </w:r>
      <w:r w:rsidRPr="00DE6131">
        <w:rPr>
          <w:rFonts w:hint="cs"/>
          <w:rtl/>
        </w:rPr>
        <w:t xml:space="preserve"> الجماعات المحلية مع شخص طبيعي أو معنوي عام كان أ</w:t>
      </w:r>
      <w:r w:rsidR="005748D7" w:rsidRPr="00DE6131">
        <w:rPr>
          <w:rFonts w:hint="cs"/>
          <w:rtl/>
        </w:rPr>
        <w:t xml:space="preserve">و خاص يسمى صاحب الامتياز لتسيير مرفق عام في </w:t>
      </w:r>
      <w:r w:rsidR="00237A92" w:rsidRPr="00DE6131">
        <w:rPr>
          <w:rFonts w:hint="cs"/>
          <w:rtl/>
        </w:rPr>
        <w:t>إطار</w:t>
      </w:r>
      <w:r w:rsidR="005748D7" w:rsidRPr="00DE6131">
        <w:rPr>
          <w:rFonts w:hint="cs"/>
          <w:rtl/>
        </w:rPr>
        <w:t xml:space="preserve"> احترام دفتر الشروط مع تحمل صاحب ال</w:t>
      </w:r>
      <w:r w:rsidR="001E3A2B">
        <w:rPr>
          <w:rFonts w:hint="cs"/>
          <w:rtl/>
        </w:rPr>
        <w:t>امتياز مخاطر أ</w:t>
      </w:r>
      <w:r w:rsidR="00FD35E3" w:rsidRPr="00DE6131">
        <w:rPr>
          <w:rFonts w:hint="cs"/>
          <w:rtl/>
        </w:rPr>
        <w:t>و أعباء التسيير".</w:t>
      </w:r>
      <w:r w:rsidR="005748D7" w:rsidRPr="00DE6131">
        <w:rPr>
          <w:rFonts w:hint="cs"/>
          <w:rtl/>
        </w:rPr>
        <w:t xml:space="preserve"> </w:t>
      </w:r>
    </w:p>
    <w:p w14:paraId="1D25C83A" w14:textId="168A9A08" w:rsidR="00017B68" w:rsidRPr="00DE6131" w:rsidRDefault="005748D7" w:rsidP="001B4F5A">
      <w:pPr>
        <w:rPr>
          <w:rtl/>
        </w:rPr>
      </w:pPr>
      <w:r w:rsidRPr="00DE6131">
        <w:rPr>
          <w:rFonts w:hint="cs"/>
          <w:rtl/>
        </w:rPr>
        <w:t>كما يعرف</w:t>
      </w:r>
      <w:r w:rsidR="007D49CD" w:rsidRPr="00DE6131">
        <w:rPr>
          <w:rFonts w:hint="cs"/>
          <w:rtl/>
        </w:rPr>
        <w:t>ه الأستاذ ناصر لباد بأنه " عقد أ</w:t>
      </w:r>
      <w:r w:rsidRPr="00DE6131">
        <w:rPr>
          <w:rFonts w:hint="cs"/>
          <w:rtl/>
        </w:rPr>
        <w:t>و اتفاق تكلف بموجبه ال</w:t>
      </w:r>
      <w:r w:rsidR="001E3A2B">
        <w:rPr>
          <w:rFonts w:hint="cs"/>
          <w:rtl/>
        </w:rPr>
        <w:t>إدارة المانحة سواء كانت الدولة أو الولاية أو البلدية شخصا طبيعيا أو شخصا معنويا من أ</w:t>
      </w:r>
      <w:r w:rsidRPr="00DE6131">
        <w:rPr>
          <w:rFonts w:hint="cs"/>
          <w:rtl/>
        </w:rPr>
        <w:t xml:space="preserve">شخاص القانون العام </w:t>
      </w:r>
      <w:r w:rsidR="00583BA6" w:rsidRPr="00DE6131">
        <w:rPr>
          <w:rFonts w:hint="cs"/>
          <w:rtl/>
        </w:rPr>
        <w:t>أ</w:t>
      </w:r>
      <w:r w:rsidRPr="00DE6131">
        <w:rPr>
          <w:rFonts w:hint="cs"/>
          <w:rtl/>
        </w:rPr>
        <w:t xml:space="preserve">و القانون الخاص يسمى صاحب الامتياز لتسيير </w:t>
      </w:r>
      <w:r w:rsidR="009223ED" w:rsidRPr="00DE6131">
        <w:rPr>
          <w:rFonts w:hint="cs"/>
          <w:rtl/>
        </w:rPr>
        <w:t>ولاستغلا</w:t>
      </w:r>
      <w:r w:rsidR="009223ED" w:rsidRPr="00DE6131">
        <w:rPr>
          <w:rtl/>
        </w:rPr>
        <w:t>ل</w:t>
      </w:r>
      <w:r w:rsidRPr="00DE6131">
        <w:rPr>
          <w:rFonts w:hint="cs"/>
          <w:rtl/>
        </w:rPr>
        <w:t xml:space="preserve"> مرفق عام لمدة محددة ويقوم صاحب الامتياز بإ</w:t>
      </w:r>
      <w:r w:rsidR="001E3A2B">
        <w:rPr>
          <w:rFonts w:hint="cs"/>
          <w:rtl/>
        </w:rPr>
        <w:t>دارة هذا المرفق مستخدما عماله وأ</w:t>
      </w:r>
      <w:r w:rsidRPr="00DE6131">
        <w:rPr>
          <w:rFonts w:hint="cs"/>
          <w:rtl/>
        </w:rPr>
        <w:t xml:space="preserve">مواله </w:t>
      </w:r>
      <w:r w:rsidR="00CF2E67" w:rsidRPr="00DE6131">
        <w:rPr>
          <w:rFonts w:hint="cs"/>
          <w:rtl/>
        </w:rPr>
        <w:t>متحملا المسؤولية الناجمة عن ذلك في مقابل القيام بتسيير المرفق العام</w:t>
      </w:r>
      <w:r w:rsidR="001E3A2B">
        <w:rPr>
          <w:rFonts w:hint="cs"/>
          <w:rtl/>
        </w:rPr>
        <w:t>،</w:t>
      </w:r>
      <w:r w:rsidR="00CF2E67" w:rsidRPr="00DE6131">
        <w:rPr>
          <w:rFonts w:hint="cs"/>
          <w:rtl/>
        </w:rPr>
        <w:t xml:space="preserve"> ويتقاضى صاحب الامتياز مقابلا ماليا يحدد في العقد يدفعه المنتفعين بخدما</w:t>
      </w:r>
      <w:r w:rsidR="00CF2E67" w:rsidRPr="00DE6131">
        <w:rPr>
          <w:rtl/>
        </w:rPr>
        <w:t>ت</w:t>
      </w:r>
      <w:r w:rsidR="00CF2E67" w:rsidRPr="00DE6131">
        <w:rPr>
          <w:rFonts w:hint="cs"/>
          <w:rtl/>
        </w:rPr>
        <w:t xml:space="preserve"> المرفق "</w:t>
      </w:r>
      <w:r w:rsidR="00CF2E67" w:rsidRPr="00DE6131">
        <w:rPr>
          <w:rStyle w:val="Appelnotedebasdep"/>
          <w:color w:val="000000" w:themeColor="text1"/>
          <w:rtl/>
        </w:rPr>
        <w:footnoteReference w:id="73"/>
      </w:r>
      <w:r w:rsidR="001E3A2B">
        <w:rPr>
          <w:rFonts w:hint="cs"/>
          <w:rtl/>
        </w:rPr>
        <w:t>.</w:t>
      </w:r>
    </w:p>
    <w:p w14:paraId="031C70F3" w14:textId="5CC89861" w:rsidR="00F15FC4" w:rsidRDefault="007D49CD" w:rsidP="001B4F5A">
      <w:pPr>
        <w:rPr>
          <w:rtl/>
        </w:rPr>
      </w:pPr>
      <w:r w:rsidRPr="00DE6131">
        <w:rPr>
          <w:rFonts w:hint="cs"/>
          <w:rtl/>
        </w:rPr>
        <w:t xml:space="preserve">ويعد </w:t>
      </w:r>
      <w:r w:rsidR="004F40AC" w:rsidRPr="00DE6131">
        <w:rPr>
          <w:rFonts w:hint="cs"/>
          <w:rtl/>
        </w:rPr>
        <w:t xml:space="preserve">امتياز المرفق العام </w:t>
      </w:r>
      <w:r w:rsidRPr="00DE6131">
        <w:rPr>
          <w:rFonts w:hint="cs"/>
          <w:rtl/>
        </w:rPr>
        <w:t>أقدم وأهم تطبيق لتقنية</w:t>
      </w:r>
      <w:r w:rsidR="004F40AC" w:rsidRPr="00DE6131">
        <w:rPr>
          <w:rFonts w:hint="cs"/>
          <w:rtl/>
        </w:rPr>
        <w:t xml:space="preserve"> تفويض المر</w:t>
      </w:r>
      <w:r w:rsidRPr="00DE6131">
        <w:rPr>
          <w:rFonts w:hint="cs"/>
          <w:rtl/>
        </w:rPr>
        <w:t>ا</w:t>
      </w:r>
      <w:r w:rsidR="004F40AC" w:rsidRPr="00DE6131">
        <w:rPr>
          <w:rFonts w:hint="cs"/>
          <w:rtl/>
        </w:rPr>
        <w:t>فق العام</w:t>
      </w:r>
      <w:r w:rsidRPr="00DE6131">
        <w:rPr>
          <w:rFonts w:hint="cs"/>
          <w:rtl/>
        </w:rPr>
        <w:t>ة،</w:t>
      </w:r>
      <w:r w:rsidR="004F40AC" w:rsidRPr="00DE6131">
        <w:rPr>
          <w:rFonts w:hint="cs"/>
          <w:rtl/>
        </w:rPr>
        <w:t xml:space="preserve"> </w:t>
      </w:r>
      <w:r w:rsidRPr="00DE6131">
        <w:rPr>
          <w:rFonts w:hint="cs"/>
          <w:rtl/>
        </w:rPr>
        <w:t xml:space="preserve">وذلك لأنه ساهم لفترة طويلة في عملية إقامة مرافق عديدة </w:t>
      </w:r>
      <w:r w:rsidR="004F3442" w:rsidRPr="00DE6131">
        <w:rPr>
          <w:rFonts w:hint="cs"/>
          <w:rtl/>
        </w:rPr>
        <w:t xml:space="preserve">وإعادة </w:t>
      </w:r>
      <w:r w:rsidR="0054756E" w:rsidRPr="00DE6131">
        <w:rPr>
          <w:rFonts w:hint="cs"/>
          <w:rtl/>
        </w:rPr>
        <w:t>تأهيلها</w:t>
      </w:r>
      <w:r w:rsidR="004F3442" w:rsidRPr="00DE6131">
        <w:rPr>
          <w:rFonts w:hint="cs"/>
          <w:rtl/>
        </w:rPr>
        <w:t xml:space="preserve"> لخدمة الجمهور، </w:t>
      </w:r>
      <w:r w:rsidR="00F15FC4">
        <w:rPr>
          <w:rFonts w:hint="cs"/>
          <w:rtl/>
        </w:rPr>
        <w:t>وتأهيل</w:t>
      </w:r>
      <w:r w:rsidR="004F40AC" w:rsidRPr="00DE6131">
        <w:rPr>
          <w:rFonts w:hint="cs"/>
          <w:rtl/>
        </w:rPr>
        <w:t xml:space="preserve"> </w:t>
      </w:r>
      <w:r w:rsidR="004F3442" w:rsidRPr="00DE6131">
        <w:rPr>
          <w:rFonts w:hint="cs"/>
          <w:rtl/>
        </w:rPr>
        <w:t>العديد</w:t>
      </w:r>
      <w:r w:rsidR="004F40AC" w:rsidRPr="00DE6131">
        <w:rPr>
          <w:rFonts w:hint="cs"/>
          <w:rtl/>
        </w:rPr>
        <w:t xml:space="preserve"> من المرافق العامة </w:t>
      </w:r>
      <w:r w:rsidR="002A63BD">
        <w:rPr>
          <w:rFonts w:hint="cs"/>
          <w:rtl/>
        </w:rPr>
        <w:t>الأساسية،</w:t>
      </w:r>
      <w:r w:rsidR="002A63BD" w:rsidRPr="00DE6131">
        <w:rPr>
          <w:rFonts w:hint="cs"/>
          <w:rtl/>
        </w:rPr>
        <w:t xml:space="preserve"> لاسيم</w:t>
      </w:r>
      <w:r w:rsidR="002A63BD" w:rsidRPr="00DE6131">
        <w:rPr>
          <w:rtl/>
        </w:rPr>
        <w:t>ا</w:t>
      </w:r>
      <w:r w:rsidR="004F40AC" w:rsidRPr="00DE6131">
        <w:rPr>
          <w:rFonts w:hint="cs"/>
          <w:rtl/>
        </w:rPr>
        <w:t xml:space="preserve"> </w:t>
      </w:r>
      <w:r w:rsidR="004F3442" w:rsidRPr="00DE6131">
        <w:rPr>
          <w:rFonts w:hint="cs"/>
          <w:rtl/>
        </w:rPr>
        <w:t>ال</w:t>
      </w:r>
      <w:r w:rsidR="004F40AC" w:rsidRPr="00DE6131">
        <w:rPr>
          <w:rFonts w:hint="cs"/>
          <w:rtl/>
        </w:rPr>
        <w:t xml:space="preserve">مرافق </w:t>
      </w:r>
      <w:r w:rsidR="004F3442" w:rsidRPr="00DE6131">
        <w:rPr>
          <w:rFonts w:hint="cs"/>
          <w:rtl/>
        </w:rPr>
        <w:t>التي ترتبط موضوعاتها بالاستثمار في ب</w:t>
      </w:r>
      <w:r w:rsidR="004F40AC" w:rsidRPr="00DE6131">
        <w:rPr>
          <w:rFonts w:hint="cs"/>
          <w:rtl/>
        </w:rPr>
        <w:t>البنية التحتية</w:t>
      </w:r>
      <w:r w:rsidR="004F3442" w:rsidRPr="00DE6131">
        <w:rPr>
          <w:rFonts w:hint="cs"/>
          <w:rtl/>
        </w:rPr>
        <w:t xml:space="preserve"> باعتبارها من أهم المجالات الحيوية التي</w:t>
      </w:r>
      <w:r w:rsidR="007622DB">
        <w:rPr>
          <w:rFonts w:hint="cs"/>
          <w:rtl/>
        </w:rPr>
        <w:t xml:space="preserve"> يبنى عليها </w:t>
      </w:r>
      <w:r w:rsidR="004C6EA7">
        <w:rPr>
          <w:rFonts w:hint="cs"/>
          <w:rtl/>
        </w:rPr>
        <w:t xml:space="preserve">الاقتصاد </w:t>
      </w:r>
      <w:r w:rsidR="00EE75F7">
        <w:rPr>
          <w:rFonts w:hint="cs"/>
          <w:rtl/>
        </w:rPr>
        <w:t xml:space="preserve">الوطني </w:t>
      </w:r>
      <w:r w:rsidR="004C6EA7">
        <w:rPr>
          <w:rFonts w:hint="cs"/>
          <w:rtl/>
        </w:rPr>
        <w:t xml:space="preserve">والتي تساعد </w:t>
      </w:r>
      <w:r w:rsidR="00EE75F7">
        <w:rPr>
          <w:rFonts w:hint="cs"/>
          <w:rtl/>
        </w:rPr>
        <w:t>ف</w:t>
      </w:r>
      <w:r w:rsidR="004C6EA7">
        <w:rPr>
          <w:rFonts w:hint="cs"/>
          <w:rtl/>
        </w:rPr>
        <w:t>ي إزدهار عمليات الاستثمار بشكل عام في مختلف المجالات</w:t>
      </w:r>
      <w:r w:rsidR="00EE75F7">
        <w:rPr>
          <w:rFonts w:hint="cs"/>
          <w:rtl/>
        </w:rPr>
        <w:t>،</w:t>
      </w:r>
      <w:r w:rsidR="004C6EA7">
        <w:rPr>
          <w:rFonts w:hint="cs"/>
          <w:rtl/>
        </w:rPr>
        <w:t xml:space="preserve"> بالإضافة الى </w:t>
      </w:r>
      <w:r w:rsidR="002A63BD">
        <w:rPr>
          <w:rFonts w:hint="cs"/>
          <w:rtl/>
        </w:rPr>
        <w:t xml:space="preserve">أن عقود الامتياز شكلت في فترات زمنية </w:t>
      </w:r>
      <w:r w:rsidR="00EE75F7">
        <w:rPr>
          <w:rFonts w:hint="cs"/>
          <w:rtl/>
        </w:rPr>
        <w:t xml:space="preserve">طويلة </w:t>
      </w:r>
      <w:r w:rsidR="004C6EA7">
        <w:rPr>
          <w:rFonts w:hint="cs"/>
          <w:rtl/>
        </w:rPr>
        <w:t xml:space="preserve"> </w:t>
      </w:r>
      <w:r w:rsidR="00E44E71">
        <w:rPr>
          <w:rFonts w:hint="cs"/>
          <w:rtl/>
        </w:rPr>
        <w:t xml:space="preserve">حلا مناسبا لتلبية </w:t>
      </w:r>
      <w:r w:rsidR="004F3442" w:rsidRPr="00DE6131">
        <w:rPr>
          <w:rFonts w:hint="cs"/>
          <w:rtl/>
        </w:rPr>
        <w:t>الحاجيات الأساسية للجمهور</w:t>
      </w:r>
      <w:r w:rsidR="00E44E71">
        <w:rPr>
          <w:rFonts w:hint="cs"/>
          <w:rtl/>
        </w:rPr>
        <w:t xml:space="preserve"> خاج الموازنة العامة للدولة.</w:t>
      </w:r>
    </w:p>
    <w:p w14:paraId="3DD960B3" w14:textId="572D7938" w:rsidR="00930214" w:rsidRPr="00DE6131" w:rsidRDefault="00FA17B1" w:rsidP="001B4F5A">
      <w:pPr>
        <w:rPr>
          <w:highlight w:val="yellow"/>
          <w:rtl/>
        </w:rPr>
      </w:pPr>
      <w:r>
        <w:rPr>
          <w:rFonts w:hint="cs"/>
          <w:rtl/>
        </w:rPr>
        <w:t xml:space="preserve"> </w:t>
      </w:r>
      <w:r w:rsidR="004F3442" w:rsidRPr="00DE6131">
        <w:rPr>
          <w:rFonts w:hint="cs"/>
          <w:rtl/>
        </w:rPr>
        <w:t>وفي هذا ال</w:t>
      </w:r>
      <w:r w:rsidR="000404A2">
        <w:rPr>
          <w:rFonts w:hint="cs"/>
          <w:rtl/>
        </w:rPr>
        <w:t>إ</w:t>
      </w:r>
      <w:r w:rsidR="004F3442" w:rsidRPr="00DE6131">
        <w:rPr>
          <w:rFonts w:hint="cs"/>
          <w:rtl/>
        </w:rPr>
        <w:t xml:space="preserve">طار كرس </w:t>
      </w:r>
      <w:r w:rsidR="000404A2">
        <w:rPr>
          <w:rFonts w:hint="cs"/>
          <w:rtl/>
        </w:rPr>
        <w:t xml:space="preserve"> المشرع الجزائري </w:t>
      </w:r>
      <w:r w:rsidR="004F3442" w:rsidRPr="00DE6131">
        <w:rPr>
          <w:rFonts w:hint="cs"/>
          <w:rtl/>
        </w:rPr>
        <w:t>عقود</w:t>
      </w:r>
      <w:r w:rsidR="00930214" w:rsidRPr="00DE6131">
        <w:rPr>
          <w:rFonts w:hint="cs"/>
          <w:rtl/>
        </w:rPr>
        <w:t xml:space="preserve"> الامتياز منذ قانون 83/17 المؤرخ في 16 يونيو 1983 المتضمن قانون المياه  فعرفه في المادة الرابعة منه على كونه </w:t>
      </w:r>
      <w:r w:rsidR="004F3442" w:rsidRPr="00DE6131">
        <w:rPr>
          <w:rFonts w:hint="cs"/>
          <w:rtl/>
        </w:rPr>
        <w:t>أحد</w:t>
      </w:r>
      <w:r w:rsidR="00930214" w:rsidRPr="00DE6131">
        <w:rPr>
          <w:rFonts w:hint="cs"/>
          <w:rtl/>
        </w:rPr>
        <w:t xml:space="preserve"> عقود القانون العام تكلف </w:t>
      </w:r>
      <w:r w:rsidR="00930214" w:rsidRPr="00DE6131">
        <w:rPr>
          <w:rFonts w:hint="cs"/>
          <w:rtl/>
        </w:rPr>
        <w:lastRenderedPageBreak/>
        <w:t xml:space="preserve">الإدارة </w:t>
      </w:r>
      <w:r w:rsidR="004F3442" w:rsidRPr="00DE6131">
        <w:rPr>
          <w:rFonts w:hint="cs"/>
          <w:rtl/>
        </w:rPr>
        <w:t>من خلاله</w:t>
      </w:r>
      <w:r w:rsidR="00930214" w:rsidRPr="00DE6131">
        <w:rPr>
          <w:rFonts w:hint="cs"/>
          <w:rtl/>
        </w:rPr>
        <w:t xml:space="preserve"> شخصا </w:t>
      </w:r>
      <w:r w:rsidR="004F3442" w:rsidRPr="00DE6131">
        <w:rPr>
          <w:rFonts w:hint="cs"/>
          <w:rtl/>
        </w:rPr>
        <w:t>معنويا</w:t>
      </w:r>
      <w:r w:rsidR="00930214" w:rsidRPr="00DE6131">
        <w:rPr>
          <w:rFonts w:hint="cs"/>
          <w:rtl/>
        </w:rPr>
        <w:t xml:space="preserve"> عاما </w:t>
      </w:r>
      <w:r w:rsidR="00B85F99" w:rsidRPr="00DE6131">
        <w:rPr>
          <w:rFonts w:hint="cs"/>
          <w:rtl/>
        </w:rPr>
        <w:t>أ</w:t>
      </w:r>
      <w:r w:rsidR="00930214" w:rsidRPr="00DE6131">
        <w:rPr>
          <w:rFonts w:hint="cs"/>
          <w:rtl/>
        </w:rPr>
        <w:t>و خاصا بضما</w:t>
      </w:r>
      <w:r w:rsidR="005667EC" w:rsidRPr="00DE6131">
        <w:rPr>
          <w:rFonts w:hint="cs"/>
          <w:rtl/>
        </w:rPr>
        <w:t xml:space="preserve">ن أداء خدمة ذات منفعة عمومية، و </w:t>
      </w:r>
      <w:r w:rsidR="00930214" w:rsidRPr="00DE6131">
        <w:rPr>
          <w:rFonts w:hint="cs"/>
          <w:rtl/>
        </w:rPr>
        <w:t>هذا</w:t>
      </w:r>
      <w:r w:rsidR="0011345A">
        <w:rPr>
          <w:rFonts w:hint="cs"/>
          <w:rtl/>
        </w:rPr>
        <w:t xml:space="preserve"> في إطار</w:t>
      </w:r>
      <w:r w:rsidR="00930214" w:rsidRPr="00DE6131">
        <w:rPr>
          <w:rFonts w:hint="cs"/>
          <w:rtl/>
        </w:rPr>
        <w:t xml:space="preserve"> </w:t>
      </w:r>
      <w:r w:rsidR="005667EC" w:rsidRPr="00DE6131">
        <w:rPr>
          <w:rFonts w:hint="cs"/>
          <w:rtl/>
        </w:rPr>
        <w:t>التجسيد</w:t>
      </w:r>
      <w:r w:rsidR="00930214" w:rsidRPr="00DE6131">
        <w:rPr>
          <w:rFonts w:hint="cs"/>
          <w:rtl/>
        </w:rPr>
        <w:t xml:space="preserve"> </w:t>
      </w:r>
      <w:r w:rsidR="005667EC" w:rsidRPr="00DE6131">
        <w:rPr>
          <w:rFonts w:hint="cs"/>
          <w:rtl/>
        </w:rPr>
        <w:t>العملي لفكرة ا</w:t>
      </w:r>
      <w:r w:rsidR="00930214" w:rsidRPr="00DE6131">
        <w:rPr>
          <w:rFonts w:hint="cs"/>
          <w:rtl/>
        </w:rPr>
        <w:t>ل</w:t>
      </w:r>
      <w:r w:rsidR="0011345A">
        <w:rPr>
          <w:rFonts w:hint="cs"/>
          <w:rtl/>
        </w:rPr>
        <w:t>تعاون بين القطاعين العام والخاص</w:t>
      </w:r>
      <w:r w:rsidR="005667EC" w:rsidRPr="00DE6131">
        <w:rPr>
          <w:rFonts w:hint="cs"/>
          <w:rtl/>
        </w:rPr>
        <w:t xml:space="preserve">، </w:t>
      </w:r>
      <w:r w:rsidR="00930214" w:rsidRPr="00DE6131">
        <w:rPr>
          <w:rFonts w:hint="cs"/>
          <w:rtl/>
        </w:rPr>
        <w:t xml:space="preserve">حيث </w:t>
      </w:r>
      <w:r w:rsidR="005667EC" w:rsidRPr="00DE6131">
        <w:rPr>
          <w:rFonts w:hint="cs"/>
          <w:rtl/>
        </w:rPr>
        <w:t>أضحى</w:t>
      </w:r>
      <w:r w:rsidR="00930214" w:rsidRPr="00DE6131">
        <w:rPr>
          <w:rFonts w:hint="cs"/>
          <w:rtl/>
        </w:rPr>
        <w:t xml:space="preserve"> </w:t>
      </w:r>
      <w:r w:rsidR="0011345A">
        <w:rPr>
          <w:rFonts w:hint="cs"/>
          <w:rtl/>
        </w:rPr>
        <w:t>عقد الامتياز من بين الآ</w:t>
      </w:r>
      <w:r w:rsidR="005667EC" w:rsidRPr="00DE6131">
        <w:rPr>
          <w:rFonts w:hint="cs"/>
          <w:rtl/>
        </w:rPr>
        <w:t xml:space="preserve">ليات التي تتيح </w:t>
      </w:r>
      <w:r w:rsidR="0011345A">
        <w:rPr>
          <w:rFonts w:hint="cs"/>
          <w:rtl/>
        </w:rPr>
        <w:t xml:space="preserve"> إ</w:t>
      </w:r>
      <w:r w:rsidR="00930214" w:rsidRPr="00DE6131">
        <w:rPr>
          <w:rFonts w:hint="cs"/>
          <w:rtl/>
        </w:rPr>
        <w:t xml:space="preserve">شراك القطاع الخاص في تسيير </w:t>
      </w:r>
      <w:r w:rsidR="005667EC" w:rsidRPr="00DE6131">
        <w:rPr>
          <w:rFonts w:hint="cs"/>
          <w:rtl/>
        </w:rPr>
        <w:t>واستثمار المرافق العام</w:t>
      </w:r>
      <w:r w:rsidR="00930214" w:rsidRPr="00DE6131">
        <w:rPr>
          <w:rFonts w:hint="cs"/>
          <w:rtl/>
        </w:rPr>
        <w:t xml:space="preserve">ة </w:t>
      </w:r>
      <w:r w:rsidR="005667EC" w:rsidRPr="00DE6131">
        <w:rPr>
          <w:rFonts w:hint="cs"/>
          <w:rtl/>
        </w:rPr>
        <w:t>بالنظر للمزايا التي يوفرها فيما يتعلق بتمويل مختلف المشروعات العامة</w:t>
      </w:r>
      <w:r w:rsidR="00633BCC">
        <w:rPr>
          <w:rFonts w:hint="cs"/>
          <w:rtl/>
        </w:rPr>
        <w:t xml:space="preserve">، </w:t>
      </w:r>
      <w:r w:rsidR="00930214" w:rsidRPr="00DE6131">
        <w:rPr>
          <w:rFonts w:hint="cs"/>
          <w:rtl/>
        </w:rPr>
        <w:t xml:space="preserve">فعبر المشرع </w:t>
      </w:r>
      <w:r w:rsidR="005667EC" w:rsidRPr="00DE6131">
        <w:rPr>
          <w:rFonts w:hint="cs"/>
          <w:rtl/>
        </w:rPr>
        <w:t xml:space="preserve">الجزائري </w:t>
      </w:r>
      <w:r w:rsidR="00930214" w:rsidRPr="00DE6131">
        <w:rPr>
          <w:rFonts w:hint="cs"/>
          <w:rtl/>
        </w:rPr>
        <w:t>عن نيته في انتهاج الش</w:t>
      </w:r>
      <w:r w:rsidR="00507A0B">
        <w:rPr>
          <w:rFonts w:hint="cs"/>
          <w:rtl/>
        </w:rPr>
        <w:t xml:space="preserve">راكة بين القطاعين العام والخاص </w:t>
      </w:r>
      <w:r w:rsidR="005667EC" w:rsidRPr="00DE6131">
        <w:rPr>
          <w:rFonts w:hint="cs"/>
          <w:rtl/>
        </w:rPr>
        <w:t>من خلال</w:t>
      </w:r>
      <w:r w:rsidR="00507A0B">
        <w:rPr>
          <w:rFonts w:hint="cs"/>
          <w:rtl/>
        </w:rPr>
        <w:t xml:space="preserve"> إ</w:t>
      </w:r>
      <w:r w:rsidR="00930214" w:rsidRPr="00DE6131">
        <w:rPr>
          <w:rFonts w:hint="cs"/>
          <w:rtl/>
        </w:rPr>
        <w:t xml:space="preserve">نشاء </w:t>
      </w:r>
      <w:r w:rsidR="005667EC" w:rsidRPr="00DE6131">
        <w:rPr>
          <w:rFonts w:hint="cs"/>
          <w:rtl/>
        </w:rPr>
        <w:t>واستثمار المرافق العام</w:t>
      </w:r>
      <w:r w:rsidR="00507A0B">
        <w:rPr>
          <w:rFonts w:hint="cs"/>
          <w:rtl/>
        </w:rPr>
        <w:t>ة</w:t>
      </w:r>
      <w:r w:rsidR="005667EC" w:rsidRPr="00DE6131">
        <w:rPr>
          <w:rFonts w:hint="cs"/>
          <w:rtl/>
        </w:rPr>
        <w:t>، وذلك استجابة ل</w:t>
      </w:r>
      <w:r w:rsidR="00930214" w:rsidRPr="00DE6131">
        <w:rPr>
          <w:rFonts w:hint="cs"/>
          <w:rtl/>
        </w:rPr>
        <w:t>لتحولات الجديدة التي تبنتها مختلف الدول</w:t>
      </w:r>
      <w:r w:rsidR="005667EC" w:rsidRPr="00DE6131">
        <w:rPr>
          <w:rFonts w:hint="cs"/>
          <w:rtl/>
        </w:rPr>
        <w:t>، حيث</w:t>
      </w:r>
      <w:r w:rsidR="00930214" w:rsidRPr="00DE6131">
        <w:rPr>
          <w:rFonts w:hint="cs"/>
          <w:rtl/>
        </w:rPr>
        <w:t xml:space="preserve">  </w:t>
      </w:r>
      <w:r w:rsidR="005667EC" w:rsidRPr="00DE6131">
        <w:rPr>
          <w:rFonts w:hint="cs"/>
          <w:rtl/>
        </w:rPr>
        <w:t xml:space="preserve">تحولت </w:t>
      </w:r>
      <w:r w:rsidR="00930214" w:rsidRPr="00DE6131">
        <w:rPr>
          <w:rFonts w:hint="cs"/>
          <w:rtl/>
        </w:rPr>
        <w:t xml:space="preserve"> </w:t>
      </w:r>
      <w:r w:rsidR="005667EC" w:rsidRPr="00DE6131">
        <w:rPr>
          <w:rFonts w:hint="cs"/>
          <w:rtl/>
        </w:rPr>
        <w:t xml:space="preserve">من النظرة </w:t>
      </w:r>
      <w:r w:rsidR="00930214" w:rsidRPr="00DE6131">
        <w:rPr>
          <w:rFonts w:hint="cs"/>
          <w:rtl/>
        </w:rPr>
        <w:t xml:space="preserve"> الاشتراكية </w:t>
      </w:r>
      <w:r w:rsidR="005667EC" w:rsidRPr="00DE6131">
        <w:rPr>
          <w:rFonts w:hint="cs"/>
          <w:rtl/>
        </w:rPr>
        <w:t xml:space="preserve">القائمة على </w:t>
      </w:r>
      <w:r w:rsidR="00E86A42" w:rsidRPr="00DE6131">
        <w:rPr>
          <w:rFonts w:hint="cs"/>
          <w:rtl/>
        </w:rPr>
        <w:t>احتكار</w:t>
      </w:r>
      <w:r w:rsidR="005667EC" w:rsidRPr="00DE6131">
        <w:rPr>
          <w:rFonts w:hint="cs"/>
          <w:rtl/>
        </w:rPr>
        <w:t xml:space="preserve"> التسيير العمومي </w:t>
      </w:r>
      <w:r w:rsidR="00E86A42" w:rsidRPr="00DE6131">
        <w:rPr>
          <w:rFonts w:hint="cs"/>
          <w:rtl/>
        </w:rPr>
        <w:t xml:space="preserve">من قبل الدولة، </w:t>
      </w:r>
      <w:r w:rsidR="00930214" w:rsidRPr="00DE6131">
        <w:rPr>
          <w:rFonts w:hint="cs"/>
          <w:rtl/>
        </w:rPr>
        <w:t>والتخلي عن الأيديولوجية التي كانت سائدة بشأن تنظيمها الاقتصادي</w:t>
      </w:r>
      <w:r w:rsidR="00930214" w:rsidRPr="00DE6131">
        <w:rPr>
          <w:rStyle w:val="Appelnotedebasdep"/>
          <w:color w:val="000000" w:themeColor="text1"/>
          <w:rtl/>
        </w:rPr>
        <w:footnoteReference w:id="74"/>
      </w:r>
      <w:r w:rsidR="00FD35E3" w:rsidRPr="00DE6131">
        <w:rPr>
          <w:rFonts w:hint="cs"/>
          <w:rtl/>
        </w:rPr>
        <w:t>.</w:t>
      </w:r>
    </w:p>
    <w:p w14:paraId="73AD2CA7" w14:textId="06B75F15" w:rsidR="004F40AC" w:rsidRPr="00DE6131" w:rsidRDefault="00507A0B" w:rsidP="001B4F5A">
      <w:pPr>
        <w:rPr>
          <w:rtl/>
        </w:rPr>
      </w:pPr>
      <w:r>
        <w:rPr>
          <w:rFonts w:hint="cs"/>
          <w:rtl/>
        </w:rPr>
        <w:t>وبالرغم من أ</w:t>
      </w:r>
      <w:r w:rsidR="00E86A42" w:rsidRPr="00DE6131">
        <w:rPr>
          <w:rFonts w:hint="cs"/>
          <w:rtl/>
        </w:rPr>
        <w:t xml:space="preserve">ن تسمية عقد الامتياز لم تتغير الى أن عقد الامتياز ظهر في ثوب جديد في الإطار </w:t>
      </w:r>
      <w:r w:rsidR="002A76D7" w:rsidRPr="00DE6131">
        <w:rPr>
          <w:rFonts w:hint="cs"/>
          <w:rtl/>
        </w:rPr>
        <w:t xml:space="preserve">الموحد لعقود التفويض، حيث </w:t>
      </w:r>
      <w:r w:rsidR="004F40AC" w:rsidRPr="00DE6131">
        <w:rPr>
          <w:rFonts w:hint="cs"/>
          <w:rtl/>
        </w:rPr>
        <w:t>عرف</w:t>
      </w:r>
      <w:r w:rsidR="002A76D7" w:rsidRPr="00DE6131">
        <w:rPr>
          <w:rFonts w:hint="cs"/>
          <w:rtl/>
        </w:rPr>
        <w:t>ته</w:t>
      </w:r>
      <w:r w:rsidR="004F40AC" w:rsidRPr="00DE6131">
        <w:rPr>
          <w:rFonts w:hint="cs"/>
          <w:rtl/>
        </w:rPr>
        <w:t xml:space="preserve"> المادة 53 من المرسوم التنفيذي 18/199 على أنه الشكل الذي تع</w:t>
      </w:r>
      <w:r w:rsidR="003B5964">
        <w:rPr>
          <w:rFonts w:hint="cs"/>
          <w:rtl/>
        </w:rPr>
        <w:t>هد به المصلحة المفوضة للمفوض له عملية إ</w:t>
      </w:r>
      <w:r w:rsidR="004F40AC" w:rsidRPr="00DE6131">
        <w:rPr>
          <w:rFonts w:hint="cs"/>
          <w:rtl/>
        </w:rPr>
        <w:t>نشاء واستغلال مر</w:t>
      </w:r>
      <w:r w:rsidR="003B5964">
        <w:rPr>
          <w:rFonts w:hint="cs"/>
          <w:rtl/>
        </w:rPr>
        <w:t>فق عام أ</w:t>
      </w:r>
      <w:r w:rsidR="002A76D7" w:rsidRPr="00DE6131">
        <w:rPr>
          <w:rFonts w:hint="cs"/>
          <w:rtl/>
        </w:rPr>
        <w:t>و استغلاله فقط ويتقاضى أ</w:t>
      </w:r>
      <w:r w:rsidR="003B5964">
        <w:rPr>
          <w:rFonts w:hint="cs"/>
          <w:rtl/>
        </w:rPr>
        <w:t>جره من الأ</w:t>
      </w:r>
      <w:r w:rsidR="004F40AC" w:rsidRPr="00DE6131">
        <w:rPr>
          <w:rFonts w:hint="cs"/>
          <w:rtl/>
        </w:rPr>
        <w:t>تاوى التي يدفعها المنتفعين</w:t>
      </w:r>
      <w:r w:rsidR="002A76D7" w:rsidRPr="00DE6131">
        <w:rPr>
          <w:rFonts w:hint="cs"/>
          <w:rtl/>
        </w:rPr>
        <w:t>،</w:t>
      </w:r>
      <w:r w:rsidR="003B5964">
        <w:rPr>
          <w:rFonts w:hint="cs"/>
          <w:rtl/>
        </w:rPr>
        <w:t xml:space="preserve"> كما أ</w:t>
      </w:r>
      <w:r w:rsidR="002A76D7" w:rsidRPr="00DE6131">
        <w:rPr>
          <w:rFonts w:hint="cs"/>
          <w:rtl/>
        </w:rPr>
        <w:t xml:space="preserve">ن الملتزم </w:t>
      </w:r>
      <w:r w:rsidR="004F40AC" w:rsidRPr="00DE6131">
        <w:rPr>
          <w:rFonts w:hint="cs"/>
          <w:rtl/>
        </w:rPr>
        <w:t xml:space="preserve"> يعمل باسمه ولحسابه</w:t>
      </w:r>
      <w:r w:rsidR="002A76D7" w:rsidRPr="00DE6131">
        <w:rPr>
          <w:rFonts w:hint="cs"/>
          <w:rtl/>
        </w:rPr>
        <w:t xml:space="preserve"> الخاص</w:t>
      </w:r>
      <w:r w:rsidR="004F40AC" w:rsidRPr="00DE6131">
        <w:rPr>
          <w:rFonts w:hint="cs"/>
          <w:rtl/>
        </w:rPr>
        <w:t xml:space="preserve"> ويتحمل كل المخاطر الناتجة عنه</w:t>
      </w:r>
      <w:r w:rsidR="002A76D7" w:rsidRPr="00DE6131">
        <w:rPr>
          <w:rFonts w:hint="cs"/>
          <w:rtl/>
        </w:rPr>
        <w:t>، ويعرف</w:t>
      </w:r>
      <w:r w:rsidR="003B5964">
        <w:rPr>
          <w:rFonts w:hint="cs"/>
          <w:rtl/>
        </w:rPr>
        <w:t>ه</w:t>
      </w:r>
      <w:r w:rsidR="002A76D7" w:rsidRPr="00DE6131">
        <w:rPr>
          <w:rFonts w:hint="cs"/>
          <w:rtl/>
        </w:rPr>
        <w:t xml:space="preserve"> أ</w:t>
      </w:r>
      <w:r w:rsidR="004F40AC" w:rsidRPr="00DE6131">
        <w:rPr>
          <w:rFonts w:hint="cs"/>
          <w:rtl/>
        </w:rPr>
        <w:t>يضا</w:t>
      </w:r>
      <w:r w:rsidR="003B5964">
        <w:rPr>
          <w:rFonts w:hint="cs"/>
          <w:rtl/>
        </w:rPr>
        <w:t xml:space="preserve"> على أ</w:t>
      </w:r>
      <w:r w:rsidR="004F40AC" w:rsidRPr="00DE6131">
        <w:rPr>
          <w:rFonts w:hint="cs"/>
          <w:rtl/>
        </w:rPr>
        <w:t>نه عقد أو اتفاق تكلف الإ</w:t>
      </w:r>
      <w:r w:rsidR="003B5964">
        <w:rPr>
          <w:rFonts w:hint="cs"/>
          <w:rtl/>
        </w:rPr>
        <w:t xml:space="preserve">دارة المانحة سواء كانت الدولة </w:t>
      </w:r>
      <w:r w:rsidR="004F40AC" w:rsidRPr="00DE6131">
        <w:rPr>
          <w:rFonts w:hint="cs"/>
          <w:rtl/>
        </w:rPr>
        <w:t xml:space="preserve"> </w:t>
      </w:r>
      <w:r w:rsidR="003B5964">
        <w:rPr>
          <w:rFonts w:hint="cs"/>
          <w:rtl/>
        </w:rPr>
        <w:t>أو</w:t>
      </w:r>
      <w:r w:rsidR="004F40AC" w:rsidRPr="00DE6131">
        <w:rPr>
          <w:rFonts w:hint="cs"/>
          <w:rtl/>
        </w:rPr>
        <w:t>الجما</w:t>
      </w:r>
      <w:r w:rsidR="003B5964">
        <w:rPr>
          <w:rFonts w:hint="cs"/>
          <w:rtl/>
        </w:rPr>
        <w:t>عات المحلية بموجبه شخصا طبيعيا أو شخصا معنويا من القانون العام أ</w:t>
      </w:r>
      <w:r w:rsidR="004F40AC" w:rsidRPr="00DE6131">
        <w:rPr>
          <w:rFonts w:hint="cs"/>
          <w:rtl/>
        </w:rPr>
        <w:t>و القانون الخاص يسمى صاحب الامتياز بتسيير مرفق عمومي لمدة محددة ويقوم صاحب ال</w:t>
      </w:r>
      <w:r w:rsidR="00144595">
        <w:rPr>
          <w:rFonts w:hint="cs"/>
          <w:rtl/>
        </w:rPr>
        <w:t>إ</w:t>
      </w:r>
      <w:r w:rsidR="004F40AC" w:rsidRPr="00DE6131">
        <w:rPr>
          <w:rFonts w:hint="cs"/>
          <w:rtl/>
        </w:rPr>
        <w:t>متياز بإدارة هذا المرفق مستخدما عماله</w:t>
      </w:r>
      <w:r w:rsidR="00144595">
        <w:rPr>
          <w:rFonts w:hint="cs"/>
          <w:rtl/>
        </w:rPr>
        <w:t xml:space="preserve"> و</w:t>
      </w:r>
      <w:r w:rsidR="004F40AC" w:rsidRPr="00DE6131">
        <w:rPr>
          <w:rFonts w:hint="cs"/>
          <w:rtl/>
        </w:rPr>
        <w:t xml:space="preserve"> أمواله و</w:t>
      </w:r>
      <w:r w:rsidR="00144595">
        <w:rPr>
          <w:rFonts w:hint="cs"/>
          <w:rtl/>
        </w:rPr>
        <w:t>متحملا المسؤولية الناجمة عن ذلك</w:t>
      </w:r>
      <w:r w:rsidR="002A76D7" w:rsidRPr="00DE6131">
        <w:rPr>
          <w:rFonts w:hint="cs"/>
          <w:rtl/>
        </w:rPr>
        <w:t>،</w:t>
      </w:r>
      <w:r w:rsidR="00144595">
        <w:rPr>
          <w:rFonts w:hint="cs"/>
          <w:rtl/>
        </w:rPr>
        <w:t xml:space="preserve"> </w:t>
      </w:r>
      <w:r w:rsidR="004F40AC" w:rsidRPr="00DE6131">
        <w:rPr>
          <w:rFonts w:hint="cs"/>
          <w:rtl/>
        </w:rPr>
        <w:t>وفي المقابل يتقاضى صاحب الامتياز مقابل مالي يحدد في العقد، يدفعه المنتفعين الذين استفادو</w:t>
      </w:r>
      <w:r w:rsidR="004F40AC" w:rsidRPr="00DE6131">
        <w:rPr>
          <w:rtl/>
        </w:rPr>
        <w:t>ا</w:t>
      </w:r>
      <w:r w:rsidR="004F40AC" w:rsidRPr="00DE6131">
        <w:rPr>
          <w:rFonts w:hint="cs"/>
          <w:rtl/>
        </w:rPr>
        <w:t xml:space="preserve"> من خدمات هذا المرفق ويبقى تحت الرقابة الجزئية للسلطة المفوضة حسب </w:t>
      </w:r>
      <w:r w:rsidR="002A76D7" w:rsidRPr="00DE6131">
        <w:rPr>
          <w:rFonts w:hint="cs"/>
          <w:rtl/>
        </w:rPr>
        <w:t xml:space="preserve">ما </w:t>
      </w:r>
      <w:r w:rsidR="004F40AC" w:rsidRPr="00DE6131">
        <w:rPr>
          <w:rFonts w:hint="cs"/>
          <w:rtl/>
        </w:rPr>
        <w:t>نص</w:t>
      </w:r>
      <w:r w:rsidR="002A76D7" w:rsidRPr="00DE6131">
        <w:rPr>
          <w:rFonts w:hint="cs"/>
          <w:rtl/>
        </w:rPr>
        <w:t xml:space="preserve">ت عليه </w:t>
      </w:r>
      <w:r w:rsidR="004F40AC" w:rsidRPr="00DE6131">
        <w:rPr>
          <w:rFonts w:hint="cs"/>
          <w:rtl/>
        </w:rPr>
        <w:t xml:space="preserve"> الماد</w:t>
      </w:r>
      <w:r w:rsidR="002A76D7" w:rsidRPr="00DE6131">
        <w:rPr>
          <w:rFonts w:hint="cs"/>
          <w:rtl/>
        </w:rPr>
        <w:t>ة 53 من المرسوم التنفيذي 18/199 المتعلق بتفويضات المرفق العام المحلي السالف الذكر.</w:t>
      </w:r>
    </w:p>
    <w:p w14:paraId="1D75956A" w14:textId="08016BD7" w:rsidR="004F40AC" w:rsidRPr="00DE6131" w:rsidRDefault="002A76D7" w:rsidP="001B4F5A">
      <w:pPr>
        <w:rPr>
          <w:rtl/>
        </w:rPr>
      </w:pPr>
      <w:r w:rsidRPr="00DE6131">
        <w:rPr>
          <w:rFonts w:hint="cs"/>
          <w:rtl/>
        </w:rPr>
        <w:t>في حين يعرف الامتياز في شكله التقليدي من خلال المادة 76 من القانون 05/12 المتعلق بقانون المياه  بأ</w:t>
      </w:r>
      <w:r w:rsidR="004F40AC" w:rsidRPr="00DE6131">
        <w:rPr>
          <w:rFonts w:hint="cs"/>
          <w:rtl/>
        </w:rPr>
        <w:t>نه عقدا من عق</w:t>
      </w:r>
      <w:r w:rsidR="00144595">
        <w:rPr>
          <w:rFonts w:hint="cs"/>
          <w:rtl/>
        </w:rPr>
        <w:t>ود القانون العام لكل شخص طبيعي أ</w:t>
      </w:r>
      <w:r w:rsidR="004F40AC" w:rsidRPr="00DE6131">
        <w:rPr>
          <w:rFonts w:hint="cs"/>
          <w:rtl/>
        </w:rPr>
        <w:t xml:space="preserve">و معنوي خاضع للقانون العام أو القانون الخاص </w:t>
      </w:r>
      <w:r w:rsidRPr="00DE6131">
        <w:rPr>
          <w:rFonts w:hint="cs"/>
          <w:rtl/>
        </w:rPr>
        <w:t>،</w:t>
      </w:r>
      <w:r w:rsidR="00144595">
        <w:rPr>
          <w:rFonts w:hint="cs"/>
          <w:rtl/>
        </w:rPr>
        <w:t xml:space="preserve"> </w:t>
      </w:r>
      <w:r w:rsidRPr="00DE6131">
        <w:rPr>
          <w:rFonts w:hint="cs"/>
          <w:rtl/>
        </w:rPr>
        <w:t>فبالمقارنة مع جاء من</w:t>
      </w:r>
      <w:r w:rsidR="004F40AC" w:rsidRPr="00DE6131">
        <w:rPr>
          <w:rFonts w:hint="cs"/>
          <w:rtl/>
        </w:rPr>
        <w:t xml:space="preserve"> خلال المادة 53</w:t>
      </w:r>
      <w:r w:rsidRPr="00DE6131">
        <w:rPr>
          <w:rFonts w:hint="cs"/>
          <w:rtl/>
        </w:rPr>
        <w:t xml:space="preserve"> من المرسوم 18/199 يتبين </w:t>
      </w:r>
      <w:r w:rsidR="004F40AC" w:rsidRPr="00DE6131">
        <w:rPr>
          <w:rFonts w:hint="cs"/>
          <w:rtl/>
        </w:rPr>
        <w:t xml:space="preserve"> أن هذا التعريف يدرج أسلوبين للامتياز</w:t>
      </w:r>
      <w:r w:rsidR="00E57F40">
        <w:rPr>
          <w:rFonts w:hint="cs"/>
          <w:rtl/>
        </w:rPr>
        <w:t>،</w:t>
      </w:r>
      <w:r w:rsidR="004F40AC" w:rsidRPr="00DE6131">
        <w:rPr>
          <w:rFonts w:hint="cs"/>
          <w:rtl/>
        </w:rPr>
        <w:t xml:space="preserve"> حيث يعد الأسلوب </w:t>
      </w:r>
      <w:r w:rsidRPr="00DE6131">
        <w:rPr>
          <w:rFonts w:hint="cs"/>
          <w:rtl/>
        </w:rPr>
        <w:t>الأول عقد</w:t>
      </w:r>
      <w:r w:rsidR="004F40AC" w:rsidRPr="00DE6131">
        <w:rPr>
          <w:rFonts w:hint="cs"/>
          <w:rtl/>
        </w:rPr>
        <w:t xml:space="preserve"> امتياز على الشكل التقليدي </w:t>
      </w:r>
      <w:r w:rsidR="0018046E" w:rsidRPr="00DE6131">
        <w:rPr>
          <w:rFonts w:hint="cs"/>
          <w:rtl/>
        </w:rPr>
        <w:t>لامتياز</w:t>
      </w:r>
      <w:r w:rsidR="004F40AC" w:rsidRPr="00DE6131">
        <w:rPr>
          <w:rFonts w:hint="cs"/>
          <w:rtl/>
        </w:rPr>
        <w:t xml:space="preserve"> المرفق العام أما الأسلوب الثاني فيتمثل في امتياز على شكله </w:t>
      </w:r>
      <w:r w:rsidR="0054756E" w:rsidRPr="00DE6131">
        <w:rPr>
          <w:rFonts w:hint="cs"/>
          <w:rtl/>
        </w:rPr>
        <w:t>المتطور بوصف</w:t>
      </w:r>
      <w:r w:rsidR="0054756E" w:rsidRPr="00DE6131">
        <w:rPr>
          <w:rtl/>
        </w:rPr>
        <w:t>ه</w:t>
      </w:r>
      <w:r w:rsidR="0018046E" w:rsidRPr="00DE6131">
        <w:rPr>
          <w:rFonts w:hint="cs"/>
          <w:rtl/>
        </w:rPr>
        <w:t xml:space="preserve"> أحد صور تفويضات المرفق العام </w:t>
      </w:r>
      <w:r w:rsidR="004F40AC" w:rsidRPr="00DE6131">
        <w:rPr>
          <w:rFonts w:hint="cs"/>
          <w:rtl/>
        </w:rPr>
        <w:t xml:space="preserve"> هذا ما تؤكد</w:t>
      </w:r>
      <w:r w:rsidR="0018046E" w:rsidRPr="00DE6131">
        <w:rPr>
          <w:rFonts w:hint="cs"/>
          <w:rtl/>
        </w:rPr>
        <w:t>ه</w:t>
      </w:r>
      <w:r w:rsidR="004F40AC" w:rsidRPr="00DE6131">
        <w:rPr>
          <w:rFonts w:hint="cs"/>
          <w:rtl/>
        </w:rPr>
        <w:t xml:space="preserve"> عليه صراحة الماد</w:t>
      </w:r>
      <w:r w:rsidR="0018046E" w:rsidRPr="00DE6131">
        <w:rPr>
          <w:rFonts w:hint="cs"/>
          <w:rtl/>
        </w:rPr>
        <w:t>ة 208 من المرسوم الرئاسي 15/247</w:t>
      </w:r>
      <w:r w:rsidR="004F40AC" w:rsidRPr="00DE6131">
        <w:rPr>
          <w:rFonts w:hint="cs"/>
          <w:rtl/>
        </w:rPr>
        <w:t xml:space="preserve"> المتضمن تنظيم الصفقات العمومية وتفويضات المرفق العام</w:t>
      </w:r>
      <w:r w:rsidR="0018046E" w:rsidRPr="00DE6131">
        <w:rPr>
          <w:rFonts w:hint="cs"/>
          <w:rtl/>
        </w:rPr>
        <w:t xml:space="preserve"> من خلال النص عليه كأحد أشكال التفويض.</w:t>
      </w:r>
      <w:r w:rsidR="004F40AC" w:rsidRPr="00DE6131">
        <w:rPr>
          <w:rFonts w:hint="cs"/>
          <w:rtl/>
        </w:rPr>
        <w:t xml:space="preserve"> </w:t>
      </w:r>
    </w:p>
    <w:p w14:paraId="04F21B91" w14:textId="455BA2BE" w:rsidR="00066F93" w:rsidRPr="00DE6131" w:rsidRDefault="0018046E" w:rsidP="001B4F5A">
      <w:pPr>
        <w:rPr>
          <w:b/>
          <w:bCs/>
          <w:highlight w:val="yellow"/>
          <w:rtl/>
        </w:rPr>
      </w:pPr>
      <w:r w:rsidRPr="00DE6131">
        <w:rPr>
          <w:rFonts w:hint="cs"/>
          <w:rtl/>
        </w:rPr>
        <w:t>فعقد الامتياز</w:t>
      </w:r>
      <w:r w:rsidR="004F40AC" w:rsidRPr="00DE6131">
        <w:rPr>
          <w:rFonts w:hint="cs"/>
          <w:rtl/>
        </w:rPr>
        <w:t xml:space="preserve"> </w:t>
      </w:r>
      <w:r w:rsidRPr="00DE6131">
        <w:rPr>
          <w:rFonts w:hint="cs"/>
          <w:rtl/>
        </w:rPr>
        <w:t>كأحد أشكال</w:t>
      </w:r>
      <w:r w:rsidR="004F40AC" w:rsidRPr="00DE6131">
        <w:rPr>
          <w:rFonts w:hint="cs"/>
          <w:rtl/>
        </w:rPr>
        <w:t xml:space="preserve"> تفويض المرفق العام يهدف لإقامة </w:t>
      </w:r>
      <w:r w:rsidRPr="00DE6131">
        <w:rPr>
          <w:rFonts w:hint="cs"/>
          <w:rtl/>
        </w:rPr>
        <w:t>ال</w:t>
      </w:r>
      <w:r w:rsidR="004F40AC" w:rsidRPr="00DE6131">
        <w:rPr>
          <w:rFonts w:hint="cs"/>
          <w:rtl/>
        </w:rPr>
        <w:t xml:space="preserve">مشروعات </w:t>
      </w:r>
      <w:r w:rsidRPr="00DE6131">
        <w:rPr>
          <w:rFonts w:hint="cs"/>
          <w:rtl/>
        </w:rPr>
        <w:t>العامة المهمة التي تتطلب رؤوس أموال معتبرة تعجز أ</w:t>
      </w:r>
      <w:r w:rsidR="00E115A4" w:rsidRPr="00DE6131">
        <w:rPr>
          <w:rFonts w:hint="cs"/>
          <w:rtl/>
        </w:rPr>
        <w:t>شخاص القانون العام عن تأ</w:t>
      </w:r>
      <w:r w:rsidRPr="00DE6131">
        <w:rPr>
          <w:rFonts w:hint="cs"/>
          <w:rtl/>
        </w:rPr>
        <w:t xml:space="preserve">مينها </w:t>
      </w:r>
      <w:r w:rsidR="00E57F40">
        <w:rPr>
          <w:rFonts w:hint="cs"/>
          <w:rtl/>
        </w:rPr>
        <w:t>أ</w:t>
      </w:r>
      <w:r w:rsidR="00E115A4" w:rsidRPr="00DE6131">
        <w:rPr>
          <w:rFonts w:hint="cs"/>
          <w:rtl/>
        </w:rPr>
        <w:t xml:space="preserve">و على الأقل تشكل إرهاقا بالنسبة </w:t>
      </w:r>
      <w:r w:rsidR="00E57F40">
        <w:rPr>
          <w:rFonts w:hint="cs"/>
          <w:rtl/>
        </w:rPr>
        <w:t>لموازنتها العامة</w:t>
      </w:r>
      <w:r w:rsidR="00E115A4" w:rsidRPr="00DE6131">
        <w:rPr>
          <w:rFonts w:hint="cs"/>
          <w:rtl/>
        </w:rPr>
        <w:t xml:space="preserve">، </w:t>
      </w:r>
      <w:r w:rsidRPr="00DE6131">
        <w:rPr>
          <w:rFonts w:hint="cs"/>
          <w:rtl/>
        </w:rPr>
        <w:t xml:space="preserve">وهي بذلك تتطلب </w:t>
      </w:r>
      <w:r w:rsidR="00CD4AF1" w:rsidRPr="00DE6131">
        <w:rPr>
          <w:rFonts w:hint="cs"/>
          <w:rtl/>
        </w:rPr>
        <w:t xml:space="preserve">قدرا كبيرا من </w:t>
      </w:r>
      <w:r w:rsidRPr="00DE6131">
        <w:rPr>
          <w:rFonts w:hint="cs"/>
          <w:rtl/>
        </w:rPr>
        <w:t xml:space="preserve">مغامرة  </w:t>
      </w:r>
      <w:r w:rsidR="00CD4AF1" w:rsidRPr="00DE6131">
        <w:rPr>
          <w:rFonts w:hint="cs"/>
          <w:rtl/>
        </w:rPr>
        <w:t xml:space="preserve">من أجل </w:t>
      </w:r>
      <w:r w:rsidRPr="00DE6131">
        <w:rPr>
          <w:rFonts w:hint="cs"/>
          <w:rtl/>
        </w:rPr>
        <w:t xml:space="preserve">تحمل  </w:t>
      </w:r>
      <w:r w:rsidR="00E115A4" w:rsidRPr="00DE6131">
        <w:rPr>
          <w:rFonts w:hint="cs"/>
          <w:rtl/>
        </w:rPr>
        <w:t xml:space="preserve">مخاطر إقامة </w:t>
      </w:r>
      <w:r w:rsidR="0054756E" w:rsidRPr="00DE6131">
        <w:rPr>
          <w:rFonts w:hint="cs"/>
          <w:rtl/>
        </w:rPr>
        <w:t>وتسيير المراف</w:t>
      </w:r>
      <w:r w:rsidR="0054756E" w:rsidRPr="00DE6131">
        <w:rPr>
          <w:rtl/>
        </w:rPr>
        <w:t>ق</w:t>
      </w:r>
      <w:r w:rsidRPr="00DE6131">
        <w:rPr>
          <w:rFonts w:hint="cs"/>
          <w:rtl/>
        </w:rPr>
        <w:t xml:space="preserve"> العامة </w:t>
      </w:r>
      <w:r w:rsidR="00E115A4" w:rsidRPr="00DE6131">
        <w:rPr>
          <w:rFonts w:hint="cs"/>
          <w:rtl/>
        </w:rPr>
        <w:t xml:space="preserve">المفوضة من قبل المفوض له في </w:t>
      </w:r>
      <w:r w:rsidR="00CD4AF1" w:rsidRPr="00DE6131">
        <w:rPr>
          <w:rFonts w:hint="cs"/>
          <w:rtl/>
        </w:rPr>
        <w:t xml:space="preserve">شكل </w:t>
      </w:r>
      <w:r w:rsidR="00E115A4" w:rsidRPr="00DE6131">
        <w:rPr>
          <w:rFonts w:hint="cs"/>
          <w:rtl/>
        </w:rPr>
        <w:t xml:space="preserve">عقد الامتياز، ويعتبر القطاع الخاص في هذه الحالة هو المؤهل </w:t>
      </w:r>
      <w:r w:rsidR="004D2615">
        <w:rPr>
          <w:rFonts w:hint="cs"/>
          <w:rtl/>
        </w:rPr>
        <w:t xml:space="preserve">الأول </w:t>
      </w:r>
      <w:r w:rsidR="00E115A4" w:rsidRPr="00DE6131">
        <w:rPr>
          <w:rFonts w:hint="cs"/>
          <w:rtl/>
        </w:rPr>
        <w:t xml:space="preserve">لتحمل هذه المخاطر بحكم </w:t>
      </w:r>
      <w:r w:rsidR="00CD4AF1" w:rsidRPr="00DE6131">
        <w:rPr>
          <w:rFonts w:hint="cs"/>
          <w:rtl/>
        </w:rPr>
        <w:t>الإمكانات</w:t>
      </w:r>
      <w:r w:rsidR="00E115A4" w:rsidRPr="00DE6131">
        <w:rPr>
          <w:rFonts w:hint="cs"/>
          <w:rtl/>
        </w:rPr>
        <w:t xml:space="preserve"> </w:t>
      </w:r>
      <w:r w:rsidR="00CD4AF1" w:rsidRPr="00DE6131">
        <w:rPr>
          <w:rFonts w:hint="cs"/>
          <w:rtl/>
        </w:rPr>
        <w:t xml:space="preserve">المادية والبشرية </w:t>
      </w:r>
      <w:r w:rsidR="00E115A4" w:rsidRPr="00DE6131">
        <w:rPr>
          <w:rFonts w:hint="cs"/>
          <w:rtl/>
        </w:rPr>
        <w:t>التي يتمتع بها</w:t>
      </w:r>
      <w:r w:rsidR="00CD4AF1" w:rsidRPr="00DE6131">
        <w:rPr>
          <w:rFonts w:hint="cs"/>
          <w:rtl/>
        </w:rPr>
        <w:t xml:space="preserve">،  </w:t>
      </w:r>
      <w:r w:rsidR="004D2615">
        <w:rPr>
          <w:rFonts w:hint="cs"/>
          <w:rtl/>
        </w:rPr>
        <w:t>و</w:t>
      </w:r>
      <w:r w:rsidR="00CD4AF1" w:rsidRPr="00DE6131">
        <w:rPr>
          <w:rFonts w:hint="cs"/>
          <w:rtl/>
        </w:rPr>
        <w:t xml:space="preserve">التي تعطيه الأفضلية في تشييد واستغلال المرافق العامة عن طريق تقنية التفويض وعلى وجه التحديد عن طريق أسلوب الامتياز الذي يشكل الصورة الأنسب لجلب استثمارات القطاع الخاص في المرافق العامة </w:t>
      </w:r>
      <w:r w:rsidR="00E6663E">
        <w:rPr>
          <w:rFonts w:hint="cs"/>
          <w:rtl/>
        </w:rPr>
        <w:t xml:space="preserve">بما يتيح للمفوض إليه من فرص </w:t>
      </w:r>
      <w:r w:rsidR="00534196">
        <w:rPr>
          <w:rFonts w:hint="cs"/>
          <w:rtl/>
        </w:rPr>
        <w:t xml:space="preserve">لتحقيق عائدات مالية من المنتفعين وذلك بالنظر ألى </w:t>
      </w:r>
      <w:r w:rsidR="00867116">
        <w:rPr>
          <w:rFonts w:hint="cs"/>
          <w:rtl/>
        </w:rPr>
        <w:t>طول</w:t>
      </w:r>
      <w:r w:rsidR="00AE0B4B">
        <w:rPr>
          <w:rFonts w:hint="cs"/>
          <w:rtl/>
        </w:rPr>
        <w:t xml:space="preserve"> الاستثمارات المجسدة وطول </w:t>
      </w:r>
      <w:r w:rsidR="00867116">
        <w:rPr>
          <w:rFonts w:hint="cs"/>
          <w:rtl/>
        </w:rPr>
        <w:t xml:space="preserve">مدة العقد </w:t>
      </w:r>
      <w:r w:rsidR="00F27270">
        <w:rPr>
          <w:rFonts w:hint="cs"/>
          <w:rtl/>
        </w:rPr>
        <w:t>بالمقارنة مع صور التفويض الأخرى</w:t>
      </w:r>
      <w:r w:rsidR="00CD4AF1" w:rsidRPr="00DE6131">
        <w:rPr>
          <w:rFonts w:hint="cs"/>
          <w:rtl/>
        </w:rPr>
        <w:t>.</w:t>
      </w:r>
    </w:p>
    <w:p w14:paraId="25171DDD" w14:textId="53938DC2" w:rsidR="003C7834" w:rsidRPr="00DE6131" w:rsidRDefault="00F27362" w:rsidP="004F2087">
      <w:pPr>
        <w:ind w:firstLine="0"/>
        <w:outlineLvl w:val="3"/>
        <w:rPr>
          <w:color w:val="000000" w:themeColor="text1"/>
          <w:sz w:val="32"/>
          <w:szCs w:val="32"/>
          <w:rtl/>
        </w:rPr>
      </w:pPr>
      <w:bookmarkStart w:id="104" w:name="_Toc165664612"/>
      <w:bookmarkStart w:id="105" w:name="_Toc165665112"/>
      <w:bookmarkStart w:id="106" w:name="_Toc168134054"/>
      <w:r w:rsidRPr="00DE6131">
        <w:rPr>
          <w:rFonts w:hint="cs"/>
          <w:b/>
          <w:bCs/>
          <w:color w:val="000000" w:themeColor="text1"/>
          <w:sz w:val="32"/>
          <w:szCs w:val="32"/>
          <w:rtl/>
        </w:rPr>
        <w:t>المطلب</w:t>
      </w:r>
      <w:r w:rsidR="00713331" w:rsidRPr="00DE6131">
        <w:rPr>
          <w:rFonts w:hint="cs"/>
          <w:b/>
          <w:bCs/>
          <w:color w:val="000000" w:themeColor="text1"/>
          <w:sz w:val="32"/>
          <w:szCs w:val="32"/>
          <w:rtl/>
        </w:rPr>
        <w:t xml:space="preserve"> </w:t>
      </w:r>
      <w:r w:rsidR="007E03EA" w:rsidRPr="00DE6131">
        <w:rPr>
          <w:rFonts w:hint="cs"/>
          <w:b/>
          <w:bCs/>
          <w:color w:val="000000" w:themeColor="text1"/>
          <w:sz w:val="32"/>
          <w:szCs w:val="32"/>
          <w:rtl/>
        </w:rPr>
        <w:t>الثاني</w:t>
      </w:r>
      <w:r w:rsidRPr="00DE6131">
        <w:rPr>
          <w:rFonts w:hint="cs"/>
          <w:color w:val="000000" w:themeColor="text1"/>
          <w:sz w:val="32"/>
          <w:szCs w:val="32"/>
          <w:rtl/>
        </w:rPr>
        <w:t>:</w:t>
      </w:r>
      <w:r w:rsidR="00713331" w:rsidRPr="00DE6131">
        <w:rPr>
          <w:rFonts w:hint="cs"/>
          <w:color w:val="000000" w:themeColor="text1"/>
          <w:sz w:val="32"/>
          <w:szCs w:val="32"/>
          <w:rtl/>
        </w:rPr>
        <w:t xml:space="preserve"> </w:t>
      </w:r>
      <w:r w:rsidRPr="00DE6131">
        <w:rPr>
          <w:rFonts w:hint="cs"/>
          <w:color w:val="000000" w:themeColor="text1"/>
          <w:sz w:val="32"/>
          <w:szCs w:val="32"/>
          <w:rtl/>
        </w:rPr>
        <w:t>عقد</w:t>
      </w:r>
      <w:r w:rsidR="00713331" w:rsidRPr="00DE6131">
        <w:rPr>
          <w:rFonts w:hint="cs"/>
          <w:color w:val="000000" w:themeColor="text1"/>
          <w:sz w:val="32"/>
          <w:szCs w:val="32"/>
          <w:rtl/>
        </w:rPr>
        <w:t xml:space="preserve"> </w:t>
      </w:r>
      <w:r w:rsidR="004D2615">
        <w:rPr>
          <w:rFonts w:hint="cs"/>
          <w:color w:val="000000" w:themeColor="text1"/>
          <w:sz w:val="32"/>
          <w:szCs w:val="32"/>
          <w:rtl/>
        </w:rPr>
        <w:t>الإ</w:t>
      </w:r>
      <w:r w:rsidR="007E03EA" w:rsidRPr="00DE6131">
        <w:rPr>
          <w:rFonts w:hint="cs"/>
          <w:color w:val="000000" w:themeColor="text1"/>
          <w:sz w:val="32"/>
          <w:szCs w:val="32"/>
          <w:rtl/>
        </w:rPr>
        <w:t>يجار</w:t>
      </w:r>
      <w:bookmarkEnd w:id="104"/>
      <w:bookmarkEnd w:id="105"/>
      <w:bookmarkEnd w:id="106"/>
    </w:p>
    <w:p w14:paraId="138519B4" w14:textId="3E04E4C1" w:rsidR="00CA46AA" w:rsidRPr="00F56EE0" w:rsidRDefault="00317156" w:rsidP="001B4F5A">
      <w:pPr>
        <w:rPr>
          <w:rtl/>
        </w:rPr>
      </w:pPr>
      <w:r w:rsidRPr="00F56EE0">
        <w:rPr>
          <w:rFonts w:hint="cs"/>
          <w:rtl/>
        </w:rPr>
        <w:t>ال</w:t>
      </w:r>
      <w:r w:rsidR="00E0766B" w:rsidRPr="00F56EE0">
        <w:rPr>
          <w:rFonts w:hint="cs"/>
          <w:rtl/>
        </w:rPr>
        <w:t>إ</w:t>
      </w:r>
      <w:r w:rsidRPr="00F56EE0">
        <w:rPr>
          <w:rFonts w:hint="cs"/>
          <w:rtl/>
        </w:rPr>
        <w:t xml:space="preserve">يجار كصورة من صور تفويضات المرفق العام نصت عليها المادة 210 ف2 من المرسوم الرئاسي 15/247 في متناول نصها على </w:t>
      </w:r>
      <w:r w:rsidR="0054756E" w:rsidRPr="00F56EE0">
        <w:rPr>
          <w:rFonts w:hint="cs"/>
          <w:rtl/>
        </w:rPr>
        <w:t>الأشكال</w:t>
      </w:r>
      <w:r w:rsidRPr="00F56EE0">
        <w:rPr>
          <w:rFonts w:hint="cs"/>
          <w:rtl/>
        </w:rPr>
        <w:t xml:space="preserve"> التي يمكن أن يتخذها أسلوب تفويض المرفق العام، حيث نصت على أن" تعهد السلطة المفوضة للمفوض له بتسيير مرفق عام وصيانته مقابل إتاوة سنوية </w:t>
      </w:r>
      <w:r w:rsidRPr="00F56EE0">
        <w:rPr>
          <w:rFonts w:hint="cs"/>
          <w:rtl/>
        </w:rPr>
        <w:lastRenderedPageBreak/>
        <w:t xml:space="preserve">يدفعها لها وتصرف المفوض له حينئذ لحسابه وعلى مسؤوليته " </w:t>
      </w:r>
      <w:r w:rsidR="00BC7AD4" w:rsidRPr="00F56EE0">
        <w:rPr>
          <w:rFonts w:hint="cs"/>
          <w:rtl/>
        </w:rPr>
        <w:t>و</w:t>
      </w:r>
      <w:r w:rsidRPr="00F56EE0">
        <w:rPr>
          <w:rFonts w:hint="cs"/>
          <w:rtl/>
        </w:rPr>
        <w:t xml:space="preserve">تمول السلطة </w:t>
      </w:r>
      <w:r w:rsidR="00CA46AA" w:rsidRPr="00F56EE0">
        <w:rPr>
          <w:rFonts w:hint="cs"/>
          <w:rtl/>
        </w:rPr>
        <w:t>المفوضة بنفسها إقامة المرفق العام ويدفع أجر المفوض له من خلا</w:t>
      </w:r>
      <w:r w:rsidR="00E0766B" w:rsidRPr="00F56EE0">
        <w:rPr>
          <w:rFonts w:hint="cs"/>
          <w:rtl/>
        </w:rPr>
        <w:t>ل</w:t>
      </w:r>
      <w:r w:rsidR="00CA46AA" w:rsidRPr="00F56EE0">
        <w:rPr>
          <w:rFonts w:hint="cs"/>
          <w:rtl/>
        </w:rPr>
        <w:t xml:space="preserve"> تحصيل ال</w:t>
      </w:r>
      <w:r w:rsidR="00E0766B" w:rsidRPr="00F56EE0">
        <w:rPr>
          <w:rFonts w:hint="cs"/>
          <w:rtl/>
        </w:rPr>
        <w:t>أ</w:t>
      </w:r>
      <w:r w:rsidR="00CA46AA" w:rsidRPr="00F56EE0">
        <w:rPr>
          <w:rFonts w:hint="cs"/>
          <w:rtl/>
        </w:rPr>
        <w:t xml:space="preserve">تاوى من مستعملي المرفق العام. </w:t>
      </w:r>
    </w:p>
    <w:p w14:paraId="4F883499" w14:textId="7A8122D2" w:rsidR="00CA46AA" w:rsidRPr="00DE6131" w:rsidRDefault="00E745E6" w:rsidP="001B4F5A">
      <w:r>
        <w:rPr>
          <w:rFonts w:hint="cs"/>
          <w:rtl/>
        </w:rPr>
        <w:t>ففي عقد ايجار</w:t>
      </w:r>
      <w:r w:rsidR="00CA46AA" w:rsidRPr="00DE6131">
        <w:rPr>
          <w:rFonts w:hint="cs"/>
          <w:rtl/>
        </w:rPr>
        <w:t>المرفق العام يقع على عاتق  الجهة الإدارية المانحة للتفويض أن تضع تحت تصرف المستأجر المرفق العام موضوع التفويض بالإضافة المعدات اللازمة لتشغيل المرفق على خلاف</w:t>
      </w:r>
      <w:r>
        <w:rPr>
          <w:rFonts w:hint="cs"/>
          <w:rtl/>
        </w:rPr>
        <w:t>ا</w:t>
      </w:r>
      <w:r w:rsidR="00CA46AA" w:rsidRPr="00DE6131">
        <w:rPr>
          <w:rFonts w:hint="cs"/>
          <w:rtl/>
        </w:rPr>
        <w:t xml:space="preserve"> </w:t>
      </w:r>
      <w:r>
        <w:rPr>
          <w:rFonts w:hint="cs"/>
          <w:rtl/>
        </w:rPr>
        <w:t>ل</w:t>
      </w:r>
      <w:r w:rsidR="0054756E" w:rsidRPr="00DE6131">
        <w:rPr>
          <w:rFonts w:hint="cs"/>
          <w:rtl/>
        </w:rPr>
        <w:t>ما ه</w:t>
      </w:r>
      <w:r w:rsidR="0054756E" w:rsidRPr="00DE6131">
        <w:rPr>
          <w:rtl/>
        </w:rPr>
        <w:t>و</w:t>
      </w:r>
      <w:r w:rsidR="00CA46AA" w:rsidRPr="00DE6131">
        <w:rPr>
          <w:rFonts w:hint="cs"/>
          <w:rtl/>
        </w:rPr>
        <w:t xml:space="preserve"> عليه الحال في عقد امتياز المرفق العام  حيث يتوجب على  الملتزم في عقد الامتياز </w:t>
      </w:r>
      <w:r w:rsidR="003B5AFC" w:rsidRPr="00DE6131">
        <w:rPr>
          <w:rFonts w:hint="cs"/>
          <w:rtl/>
        </w:rPr>
        <w:t xml:space="preserve">إقامة وبناء </w:t>
      </w:r>
      <w:r w:rsidR="00CA46AA" w:rsidRPr="00DE6131">
        <w:rPr>
          <w:rFonts w:hint="cs"/>
          <w:rtl/>
        </w:rPr>
        <w:t xml:space="preserve">الانشاءات التي </w:t>
      </w:r>
      <w:r w:rsidR="003B5AFC" w:rsidRPr="00DE6131">
        <w:rPr>
          <w:rFonts w:hint="cs"/>
          <w:rtl/>
        </w:rPr>
        <w:t>يتطلبها</w:t>
      </w:r>
      <w:r w:rsidR="00CA46AA" w:rsidRPr="00DE6131">
        <w:rPr>
          <w:rFonts w:hint="cs"/>
          <w:rtl/>
        </w:rPr>
        <w:t xml:space="preserve"> </w:t>
      </w:r>
      <w:r w:rsidR="00071200" w:rsidRPr="00DE6131">
        <w:rPr>
          <w:rFonts w:hint="cs"/>
          <w:rtl/>
        </w:rPr>
        <w:t>استغلال المرفق</w:t>
      </w:r>
      <w:r w:rsidR="000B2FBA" w:rsidRPr="00DE6131">
        <w:rPr>
          <w:rFonts w:hint="cs"/>
          <w:rtl/>
        </w:rPr>
        <w:t xml:space="preserve"> العام</w:t>
      </w:r>
      <w:r w:rsidR="00071200" w:rsidRPr="00DE6131">
        <w:rPr>
          <w:rFonts w:hint="cs"/>
          <w:rtl/>
        </w:rPr>
        <w:t>،</w:t>
      </w:r>
      <w:r w:rsidR="00CA46AA" w:rsidRPr="00DE6131">
        <w:rPr>
          <w:rFonts w:hint="cs"/>
          <w:rtl/>
        </w:rPr>
        <w:t xml:space="preserve">  </w:t>
      </w:r>
      <w:r w:rsidR="000B2FBA" w:rsidRPr="00DE6131">
        <w:rPr>
          <w:rFonts w:hint="cs"/>
          <w:rtl/>
        </w:rPr>
        <w:t xml:space="preserve">غير أن </w:t>
      </w:r>
      <w:r w:rsidR="00CA46AA" w:rsidRPr="00DE6131">
        <w:rPr>
          <w:rFonts w:hint="cs"/>
          <w:rtl/>
        </w:rPr>
        <w:t xml:space="preserve"> هذا الاختلاف قد</w:t>
      </w:r>
      <w:r w:rsidR="000B2FBA" w:rsidRPr="00DE6131">
        <w:rPr>
          <w:rFonts w:hint="cs"/>
          <w:rtl/>
        </w:rPr>
        <w:t xml:space="preserve"> </w:t>
      </w:r>
      <w:r w:rsidR="00CA46AA" w:rsidRPr="00DE6131">
        <w:rPr>
          <w:rFonts w:hint="cs"/>
          <w:rtl/>
        </w:rPr>
        <w:t xml:space="preserve"> لا </w:t>
      </w:r>
      <w:r w:rsidR="000B2FBA" w:rsidRPr="00DE6131">
        <w:rPr>
          <w:rFonts w:hint="cs"/>
          <w:rtl/>
        </w:rPr>
        <w:t xml:space="preserve">يظهر في بعض صور الامتياز خاصة تلك العقود التي </w:t>
      </w:r>
      <w:r w:rsidR="00CA46AA" w:rsidRPr="00DE6131">
        <w:rPr>
          <w:rFonts w:hint="cs"/>
          <w:rtl/>
        </w:rPr>
        <w:t xml:space="preserve"> يقتصر فيها </w:t>
      </w:r>
      <w:r w:rsidR="000B2FBA" w:rsidRPr="00DE6131">
        <w:rPr>
          <w:rFonts w:hint="cs"/>
          <w:rtl/>
        </w:rPr>
        <w:t xml:space="preserve">صاحب التفويض </w:t>
      </w:r>
      <w:r w:rsidR="00CA46AA" w:rsidRPr="00DE6131">
        <w:rPr>
          <w:rFonts w:hint="cs"/>
          <w:rtl/>
        </w:rPr>
        <w:t xml:space="preserve">على </w:t>
      </w:r>
      <w:r w:rsidR="000B2FBA" w:rsidRPr="00DE6131">
        <w:rPr>
          <w:rFonts w:hint="cs"/>
          <w:rtl/>
        </w:rPr>
        <w:t>عملية  ال</w:t>
      </w:r>
      <w:r w:rsidR="00CA46AA" w:rsidRPr="00DE6131">
        <w:rPr>
          <w:rFonts w:hint="cs"/>
          <w:rtl/>
        </w:rPr>
        <w:t>صيانة و</w:t>
      </w:r>
      <w:r>
        <w:rPr>
          <w:rFonts w:hint="cs"/>
          <w:rtl/>
        </w:rPr>
        <w:t>إ</w:t>
      </w:r>
      <w:r w:rsidR="00CA46AA" w:rsidRPr="00DE6131">
        <w:rPr>
          <w:rFonts w:hint="cs"/>
          <w:rtl/>
        </w:rPr>
        <w:t xml:space="preserve">دخال </w:t>
      </w:r>
      <w:r w:rsidR="000B2FBA" w:rsidRPr="00DE6131">
        <w:rPr>
          <w:rFonts w:hint="cs"/>
          <w:rtl/>
        </w:rPr>
        <w:t>بعض ال</w:t>
      </w:r>
      <w:r w:rsidR="00CA46AA" w:rsidRPr="00DE6131">
        <w:rPr>
          <w:rFonts w:hint="cs"/>
          <w:rtl/>
        </w:rPr>
        <w:t>تحسينات</w:t>
      </w:r>
      <w:r w:rsidR="000B2FBA" w:rsidRPr="00DE6131">
        <w:rPr>
          <w:rFonts w:hint="cs"/>
          <w:rtl/>
        </w:rPr>
        <w:t xml:space="preserve"> على ا</w:t>
      </w:r>
      <w:r w:rsidR="00CA46AA" w:rsidRPr="00DE6131">
        <w:rPr>
          <w:rFonts w:hint="cs"/>
          <w:rtl/>
        </w:rPr>
        <w:t xml:space="preserve">لمنشآت التي </w:t>
      </w:r>
      <w:r w:rsidR="000B2FBA" w:rsidRPr="00DE6131">
        <w:rPr>
          <w:rFonts w:hint="cs"/>
          <w:rtl/>
        </w:rPr>
        <w:t xml:space="preserve">هي موضوعة تحت تصرفه بغرض استغلال المرفق </w:t>
      </w:r>
      <w:r w:rsidR="00CA46AA" w:rsidRPr="00DE6131">
        <w:rPr>
          <w:rFonts w:hint="cs"/>
          <w:rtl/>
        </w:rPr>
        <w:t xml:space="preserve"> بمقتضى </w:t>
      </w:r>
      <w:r>
        <w:rPr>
          <w:rFonts w:hint="cs"/>
          <w:rtl/>
        </w:rPr>
        <w:t>عقد التفويض</w:t>
      </w:r>
      <w:r w:rsidR="000B2FBA" w:rsidRPr="00DE6131">
        <w:rPr>
          <w:rFonts w:hint="cs"/>
          <w:rtl/>
        </w:rPr>
        <w:t>،</w:t>
      </w:r>
      <w:r w:rsidR="00CA46AA" w:rsidRPr="00DE6131">
        <w:rPr>
          <w:rFonts w:hint="cs"/>
          <w:rtl/>
        </w:rPr>
        <w:t xml:space="preserve"> كما </w:t>
      </w:r>
      <w:r w:rsidR="000B2FBA" w:rsidRPr="00DE6131">
        <w:rPr>
          <w:rFonts w:hint="cs"/>
          <w:rtl/>
        </w:rPr>
        <w:t>يمكن ل</w:t>
      </w:r>
      <w:r w:rsidR="00CA46AA" w:rsidRPr="00DE6131">
        <w:rPr>
          <w:rFonts w:hint="cs"/>
          <w:rtl/>
        </w:rPr>
        <w:t xml:space="preserve">لمستأجر للمرفق العام </w:t>
      </w:r>
      <w:r w:rsidR="000B2FBA" w:rsidRPr="00DE6131">
        <w:rPr>
          <w:rFonts w:hint="cs"/>
          <w:rtl/>
        </w:rPr>
        <w:t>أن يشترك مع جهة الإدارية المانحة للتفويض ،</w:t>
      </w:r>
      <w:r w:rsidR="00CA46AA" w:rsidRPr="00DE6131">
        <w:rPr>
          <w:rFonts w:hint="cs"/>
          <w:rtl/>
        </w:rPr>
        <w:t xml:space="preserve"> في إقامة بع</w:t>
      </w:r>
      <w:r>
        <w:rPr>
          <w:rFonts w:hint="cs"/>
          <w:rtl/>
        </w:rPr>
        <w:t>ض المنشآت اللازمة لتشغيل المرفق</w:t>
      </w:r>
      <w:r w:rsidR="000B2FBA" w:rsidRPr="00DE6131">
        <w:rPr>
          <w:rFonts w:hint="cs"/>
          <w:rtl/>
        </w:rPr>
        <w:t>، غير أن</w:t>
      </w:r>
      <w:r w:rsidR="00CA46AA" w:rsidRPr="00DE6131">
        <w:rPr>
          <w:rFonts w:hint="cs"/>
          <w:rtl/>
        </w:rPr>
        <w:t xml:space="preserve"> ذلك </w:t>
      </w:r>
      <w:r w:rsidR="00433B79" w:rsidRPr="00DE6131">
        <w:rPr>
          <w:rFonts w:hint="cs"/>
          <w:rtl/>
        </w:rPr>
        <w:t xml:space="preserve">لا يؤثر على طبيعة عقد الايجار، فقد أستقر </w:t>
      </w:r>
      <w:r w:rsidR="00CA46AA" w:rsidRPr="00DE6131">
        <w:rPr>
          <w:rFonts w:hint="cs"/>
          <w:rtl/>
        </w:rPr>
        <w:t xml:space="preserve"> مجلس الدولة الفرنسي في </w:t>
      </w:r>
      <w:r w:rsidR="00433B79" w:rsidRPr="00DE6131">
        <w:rPr>
          <w:rFonts w:hint="cs"/>
          <w:rtl/>
        </w:rPr>
        <w:t xml:space="preserve">أحدث </w:t>
      </w:r>
      <w:r w:rsidR="00CA46AA" w:rsidRPr="00DE6131">
        <w:rPr>
          <w:rFonts w:hint="cs"/>
          <w:rtl/>
        </w:rPr>
        <w:t>قرارات</w:t>
      </w:r>
      <w:r w:rsidR="00433B79" w:rsidRPr="00DE6131">
        <w:rPr>
          <w:rFonts w:hint="cs"/>
          <w:rtl/>
        </w:rPr>
        <w:t xml:space="preserve">ه على أن معيار </w:t>
      </w:r>
      <w:r w:rsidR="00CA46AA" w:rsidRPr="00DE6131">
        <w:rPr>
          <w:rFonts w:hint="cs"/>
          <w:rtl/>
        </w:rPr>
        <w:t xml:space="preserve">التمييز بين ايجار المرفق العام وعقد الامتياز </w:t>
      </w:r>
      <w:r w:rsidR="00433B79" w:rsidRPr="00DE6131">
        <w:rPr>
          <w:rFonts w:hint="cs"/>
          <w:rtl/>
        </w:rPr>
        <w:t xml:space="preserve">يكمن في </w:t>
      </w:r>
      <w:r w:rsidR="00CA46AA" w:rsidRPr="00DE6131">
        <w:rPr>
          <w:rFonts w:hint="cs"/>
          <w:rtl/>
        </w:rPr>
        <w:t xml:space="preserve">عدم </w:t>
      </w:r>
      <w:r w:rsidR="00433B79" w:rsidRPr="00DE6131">
        <w:rPr>
          <w:rFonts w:hint="cs"/>
          <w:rtl/>
        </w:rPr>
        <w:t xml:space="preserve">تحمل </w:t>
      </w:r>
      <w:r w:rsidR="00CA46AA" w:rsidRPr="00DE6131">
        <w:rPr>
          <w:rFonts w:hint="cs"/>
          <w:rtl/>
        </w:rPr>
        <w:t xml:space="preserve"> المستأجر </w:t>
      </w:r>
      <w:r w:rsidR="00433B79" w:rsidRPr="00DE6131">
        <w:rPr>
          <w:rFonts w:hint="cs"/>
          <w:rtl/>
        </w:rPr>
        <w:t>لتكاليف</w:t>
      </w:r>
      <w:r w:rsidR="00CA46AA" w:rsidRPr="00DE6131">
        <w:rPr>
          <w:rFonts w:hint="cs"/>
          <w:rtl/>
        </w:rPr>
        <w:t xml:space="preserve"> انشاءات </w:t>
      </w:r>
      <w:r w:rsidR="001E4241">
        <w:rPr>
          <w:rFonts w:hint="cs"/>
          <w:rtl/>
        </w:rPr>
        <w:t>تق</w:t>
      </w:r>
      <w:r w:rsidR="0054756E" w:rsidRPr="00DE6131">
        <w:rPr>
          <w:rFonts w:hint="cs"/>
          <w:rtl/>
        </w:rPr>
        <w:t>تضيها</w:t>
      </w:r>
      <w:r w:rsidR="00CA46AA" w:rsidRPr="00DE6131">
        <w:rPr>
          <w:rFonts w:hint="cs"/>
          <w:rtl/>
        </w:rPr>
        <w:t xml:space="preserve"> استثمارات</w:t>
      </w:r>
      <w:r w:rsidR="00433B79" w:rsidRPr="00DE6131">
        <w:rPr>
          <w:rFonts w:hint="cs"/>
          <w:rtl/>
        </w:rPr>
        <w:t>ه في المرفق العام وهذا بالرغم من أ</w:t>
      </w:r>
      <w:r w:rsidR="00CA46AA" w:rsidRPr="00DE6131">
        <w:rPr>
          <w:rFonts w:hint="cs"/>
          <w:rtl/>
        </w:rPr>
        <w:t>ن المجلس لم يضع معيار للاستثمارات المهمة</w:t>
      </w:r>
      <w:r w:rsidR="00433B79" w:rsidRPr="00DE6131">
        <w:rPr>
          <w:rFonts w:hint="cs"/>
          <w:rtl/>
        </w:rPr>
        <w:t>،</w:t>
      </w:r>
      <w:r w:rsidR="00CA46AA" w:rsidRPr="00DE6131">
        <w:rPr>
          <w:rFonts w:hint="cs"/>
          <w:rtl/>
        </w:rPr>
        <w:t xml:space="preserve"> لذا يجب </w:t>
      </w:r>
      <w:r w:rsidR="00433B79" w:rsidRPr="00DE6131">
        <w:rPr>
          <w:rFonts w:hint="cs"/>
          <w:rtl/>
        </w:rPr>
        <w:t xml:space="preserve">دراسة حالة كل عقد </w:t>
      </w:r>
      <w:r w:rsidR="00CA46AA" w:rsidRPr="00DE6131">
        <w:rPr>
          <w:rFonts w:hint="cs"/>
          <w:rtl/>
        </w:rPr>
        <w:t xml:space="preserve"> </w:t>
      </w:r>
      <w:r w:rsidR="0054756E" w:rsidRPr="00DE6131">
        <w:rPr>
          <w:rFonts w:hint="cs"/>
          <w:rtl/>
        </w:rPr>
        <w:t>الاقتصادية</w:t>
      </w:r>
      <w:r w:rsidR="00433B79" w:rsidRPr="00DE6131">
        <w:rPr>
          <w:rFonts w:hint="cs"/>
          <w:rtl/>
        </w:rPr>
        <w:t xml:space="preserve"> بشكل منفصل </w:t>
      </w:r>
      <w:r w:rsidR="001E4241">
        <w:rPr>
          <w:rFonts w:hint="cs"/>
          <w:rtl/>
        </w:rPr>
        <w:t>مع الأخذ بعين الإ</w:t>
      </w:r>
      <w:r w:rsidR="00CA46AA" w:rsidRPr="00DE6131">
        <w:rPr>
          <w:rFonts w:hint="cs"/>
          <w:rtl/>
        </w:rPr>
        <w:t>عتبار تكاليف ال</w:t>
      </w:r>
      <w:r w:rsidR="001365C2">
        <w:rPr>
          <w:rFonts w:hint="cs"/>
          <w:rtl/>
        </w:rPr>
        <w:t>إ</w:t>
      </w:r>
      <w:r w:rsidR="00CA46AA" w:rsidRPr="00DE6131">
        <w:rPr>
          <w:rFonts w:hint="cs"/>
          <w:rtl/>
        </w:rPr>
        <w:t>نشاءات الأولية</w:t>
      </w:r>
      <w:r w:rsidR="00CA46AA" w:rsidRPr="00DE6131">
        <w:rPr>
          <w:rStyle w:val="Appelnotedebasdep"/>
          <w:color w:val="000000" w:themeColor="text1"/>
          <w:rtl/>
        </w:rPr>
        <w:footnoteReference w:id="75"/>
      </w:r>
      <w:r w:rsidR="00433B79" w:rsidRPr="00DE6131">
        <w:rPr>
          <w:rFonts w:hint="cs"/>
          <w:rtl/>
        </w:rPr>
        <w:t>.</w:t>
      </w:r>
      <w:r w:rsidR="00CA46AA" w:rsidRPr="00DE6131">
        <w:rPr>
          <w:rFonts w:hint="cs"/>
          <w:sz w:val="24"/>
          <w:szCs w:val="24"/>
          <w:rtl/>
        </w:rPr>
        <w:t xml:space="preserve"> </w:t>
      </w:r>
    </w:p>
    <w:p w14:paraId="36392108" w14:textId="51025005" w:rsidR="006B58C5" w:rsidRPr="00DE6131" w:rsidRDefault="0054756E" w:rsidP="001B4F5A">
      <w:pPr>
        <w:rPr>
          <w:rtl/>
        </w:rPr>
      </w:pPr>
      <w:r w:rsidRPr="00DE6131">
        <w:rPr>
          <w:rFonts w:hint="cs"/>
          <w:rtl/>
        </w:rPr>
        <w:t>فإيجار</w:t>
      </w:r>
      <w:r w:rsidR="00A115CE" w:rsidRPr="00DE6131">
        <w:rPr>
          <w:rFonts w:hint="cs"/>
          <w:rtl/>
        </w:rPr>
        <w:t xml:space="preserve"> المرفق العام اتفاق</w:t>
      </w:r>
      <w:r w:rsidR="00433B79" w:rsidRPr="00DE6131">
        <w:rPr>
          <w:rFonts w:hint="cs"/>
          <w:rtl/>
        </w:rPr>
        <w:t xml:space="preserve"> يقتضي</w:t>
      </w:r>
      <w:r w:rsidR="00A115CE" w:rsidRPr="00DE6131">
        <w:rPr>
          <w:rFonts w:hint="cs"/>
          <w:rtl/>
        </w:rPr>
        <w:t xml:space="preserve"> بموجبه </w:t>
      </w:r>
      <w:r w:rsidR="00433B79" w:rsidRPr="00DE6131">
        <w:rPr>
          <w:rFonts w:hint="cs"/>
          <w:rtl/>
        </w:rPr>
        <w:t>أن يعهد</w:t>
      </w:r>
      <w:r w:rsidR="00A115CE" w:rsidRPr="00DE6131">
        <w:rPr>
          <w:rFonts w:hint="cs"/>
          <w:rtl/>
        </w:rPr>
        <w:t xml:space="preserve"> شخص </w:t>
      </w:r>
      <w:r w:rsidR="00433B79" w:rsidRPr="00DE6131">
        <w:rPr>
          <w:rFonts w:hint="cs"/>
          <w:rtl/>
        </w:rPr>
        <w:t xml:space="preserve">اعتباري من أشخاص القانون العام </w:t>
      </w:r>
      <w:r w:rsidR="001365C2">
        <w:rPr>
          <w:rFonts w:hint="cs"/>
          <w:rtl/>
        </w:rPr>
        <w:t xml:space="preserve"> إلى شخص آ</w:t>
      </w:r>
      <w:r w:rsidR="00A115CE" w:rsidRPr="00DE6131">
        <w:rPr>
          <w:rFonts w:hint="cs"/>
          <w:rtl/>
        </w:rPr>
        <w:t>خر باستغلال مرفق عام مع تقديم المنش</w:t>
      </w:r>
      <w:r w:rsidR="009223ED" w:rsidRPr="00DE6131">
        <w:rPr>
          <w:rFonts w:hint="cs"/>
          <w:rtl/>
        </w:rPr>
        <w:t>آ</w:t>
      </w:r>
      <w:r w:rsidR="001365C2">
        <w:rPr>
          <w:rFonts w:hint="cs"/>
          <w:rtl/>
        </w:rPr>
        <w:t>ت اليه</w:t>
      </w:r>
      <w:r w:rsidR="00A115CE" w:rsidRPr="00DE6131">
        <w:rPr>
          <w:rFonts w:hint="cs"/>
          <w:rtl/>
        </w:rPr>
        <w:t xml:space="preserve">، </w:t>
      </w:r>
      <w:r w:rsidR="00433B79" w:rsidRPr="00DE6131">
        <w:rPr>
          <w:rFonts w:hint="cs"/>
          <w:rtl/>
        </w:rPr>
        <w:t xml:space="preserve">وبالمقابل على المستأجر أن </w:t>
      </w:r>
      <w:r w:rsidR="00A115CE" w:rsidRPr="00DE6131">
        <w:rPr>
          <w:rFonts w:hint="cs"/>
          <w:rtl/>
        </w:rPr>
        <w:t xml:space="preserve"> يدفع مقابلا </w:t>
      </w:r>
      <w:r w:rsidR="001365C2">
        <w:rPr>
          <w:rFonts w:hint="cs"/>
          <w:rtl/>
        </w:rPr>
        <w:t>للجهة الإدارية المانحة للتفويض</w:t>
      </w:r>
      <w:r w:rsidR="009223ED" w:rsidRPr="00DE6131">
        <w:rPr>
          <w:rFonts w:hint="cs"/>
          <w:rtl/>
        </w:rPr>
        <w:t>،</w:t>
      </w:r>
      <w:r w:rsidR="001365C2">
        <w:rPr>
          <w:rFonts w:hint="cs"/>
          <w:rtl/>
        </w:rPr>
        <w:t xml:space="preserve"> </w:t>
      </w:r>
      <w:r w:rsidR="00A115CE" w:rsidRPr="00DE6131">
        <w:rPr>
          <w:rFonts w:hint="cs"/>
          <w:rtl/>
        </w:rPr>
        <w:t xml:space="preserve">ويتفق </w:t>
      </w:r>
      <w:r w:rsidR="00433B79" w:rsidRPr="00DE6131">
        <w:rPr>
          <w:rFonts w:hint="cs"/>
          <w:rtl/>
        </w:rPr>
        <w:t xml:space="preserve">في هذا عقد </w:t>
      </w:r>
      <w:r w:rsidR="00A115CE" w:rsidRPr="00DE6131">
        <w:rPr>
          <w:rFonts w:hint="cs"/>
          <w:rtl/>
        </w:rPr>
        <w:t>الايجار مع</w:t>
      </w:r>
      <w:r w:rsidR="00433B79" w:rsidRPr="00DE6131">
        <w:rPr>
          <w:rFonts w:hint="cs"/>
          <w:rtl/>
        </w:rPr>
        <w:t xml:space="preserve"> عقد </w:t>
      </w:r>
      <w:r w:rsidR="00A115CE" w:rsidRPr="00DE6131">
        <w:rPr>
          <w:rFonts w:hint="cs"/>
          <w:rtl/>
        </w:rPr>
        <w:t xml:space="preserve"> الامتياز في </w:t>
      </w:r>
      <w:r w:rsidR="00433B79" w:rsidRPr="00DE6131">
        <w:rPr>
          <w:rFonts w:hint="cs"/>
          <w:rtl/>
        </w:rPr>
        <w:t>أ</w:t>
      </w:r>
      <w:r w:rsidR="00A115CE" w:rsidRPr="00DE6131">
        <w:rPr>
          <w:rFonts w:hint="cs"/>
          <w:rtl/>
        </w:rPr>
        <w:t xml:space="preserve">مرين الأول  يعهد الى </w:t>
      </w:r>
      <w:r w:rsidR="009223ED" w:rsidRPr="00DE6131">
        <w:rPr>
          <w:rFonts w:hint="cs"/>
          <w:rtl/>
        </w:rPr>
        <w:t>المستأجر</w:t>
      </w:r>
      <w:r w:rsidR="00A115CE" w:rsidRPr="00DE6131">
        <w:rPr>
          <w:rFonts w:hint="cs"/>
          <w:rtl/>
        </w:rPr>
        <w:t xml:space="preserve"> مهمة إدارة واستغلال المرفق العام و</w:t>
      </w:r>
      <w:r w:rsidR="00085FD0">
        <w:rPr>
          <w:rFonts w:hint="cs"/>
          <w:rtl/>
        </w:rPr>
        <w:t>الثاني أ</w:t>
      </w:r>
      <w:r w:rsidR="00A115CE" w:rsidRPr="00DE6131">
        <w:rPr>
          <w:rFonts w:hint="cs"/>
          <w:rtl/>
        </w:rPr>
        <w:t xml:space="preserve">ن </w:t>
      </w:r>
      <w:r w:rsidR="009223ED" w:rsidRPr="00DE6131">
        <w:rPr>
          <w:rFonts w:hint="cs"/>
          <w:rtl/>
        </w:rPr>
        <w:t>المستأجر</w:t>
      </w:r>
      <w:r w:rsidR="00A115CE" w:rsidRPr="00DE6131">
        <w:rPr>
          <w:rFonts w:hint="cs"/>
          <w:rtl/>
        </w:rPr>
        <w:t xml:space="preserve"> يقوم بت</w:t>
      </w:r>
      <w:r w:rsidR="00085FD0">
        <w:rPr>
          <w:rFonts w:hint="cs"/>
          <w:rtl/>
        </w:rPr>
        <w:t>حصيل مقابل من المنتفعين بالمرفق</w:t>
      </w:r>
      <w:r w:rsidR="00A0205E" w:rsidRPr="00DE6131">
        <w:rPr>
          <w:rFonts w:hint="cs"/>
          <w:rtl/>
        </w:rPr>
        <w:t>،</w:t>
      </w:r>
      <w:r w:rsidR="00085FD0">
        <w:rPr>
          <w:rFonts w:hint="cs"/>
          <w:rtl/>
        </w:rPr>
        <w:t xml:space="preserve"> </w:t>
      </w:r>
      <w:r w:rsidR="00A0205E" w:rsidRPr="00DE6131">
        <w:rPr>
          <w:rFonts w:hint="cs"/>
          <w:rtl/>
        </w:rPr>
        <w:t>ويدفع</w:t>
      </w:r>
      <w:r w:rsidR="00A115CE" w:rsidRPr="00DE6131">
        <w:rPr>
          <w:rFonts w:hint="cs"/>
          <w:rtl/>
        </w:rPr>
        <w:t xml:space="preserve"> </w:t>
      </w:r>
      <w:r w:rsidR="009223ED" w:rsidRPr="00DE6131">
        <w:rPr>
          <w:rFonts w:hint="cs"/>
          <w:rtl/>
        </w:rPr>
        <w:t>المستأجر</w:t>
      </w:r>
      <w:r w:rsidR="00A115CE" w:rsidRPr="00DE6131">
        <w:rPr>
          <w:rFonts w:hint="cs"/>
          <w:rtl/>
        </w:rPr>
        <w:t xml:space="preserve"> مقابلا ماليا للإدارة من حصيلة </w:t>
      </w:r>
      <w:r w:rsidR="009223ED" w:rsidRPr="00DE6131">
        <w:rPr>
          <w:rFonts w:hint="cs"/>
          <w:rtl/>
        </w:rPr>
        <w:t>ما يتقاضا</w:t>
      </w:r>
      <w:r w:rsidR="009223ED" w:rsidRPr="00DE6131">
        <w:rPr>
          <w:rtl/>
        </w:rPr>
        <w:t>ه</w:t>
      </w:r>
      <w:r w:rsidR="00A115CE" w:rsidRPr="00DE6131">
        <w:rPr>
          <w:rFonts w:hint="cs"/>
          <w:rtl/>
        </w:rPr>
        <w:t xml:space="preserve"> من المنتفعي</w:t>
      </w:r>
      <w:r w:rsidR="00085FD0">
        <w:rPr>
          <w:rFonts w:hint="cs"/>
          <w:rtl/>
        </w:rPr>
        <w:t>ن</w:t>
      </w:r>
      <w:r w:rsidR="00A0205E" w:rsidRPr="00DE6131">
        <w:rPr>
          <w:rFonts w:hint="cs"/>
          <w:rtl/>
        </w:rPr>
        <w:t xml:space="preserve">، </w:t>
      </w:r>
      <w:r w:rsidR="006B58C5" w:rsidRPr="00DE6131">
        <w:rPr>
          <w:rFonts w:hint="cs"/>
          <w:rtl/>
        </w:rPr>
        <w:t xml:space="preserve">وذلك حتى يمكن لها </w:t>
      </w:r>
      <w:r w:rsidR="00A0205E" w:rsidRPr="00DE6131">
        <w:rPr>
          <w:rFonts w:hint="cs"/>
          <w:rtl/>
        </w:rPr>
        <w:t xml:space="preserve">تغطية مصاريف </w:t>
      </w:r>
      <w:r w:rsidR="006B58C5" w:rsidRPr="00DE6131">
        <w:rPr>
          <w:rFonts w:hint="cs"/>
          <w:rtl/>
        </w:rPr>
        <w:t>استهلاك التجهيزات التي قامت بتنفيذها، ومع ذلك ف</w:t>
      </w:r>
      <w:r w:rsidR="00085FD0">
        <w:rPr>
          <w:rFonts w:hint="cs"/>
          <w:rtl/>
        </w:rPr>
        <w:t>إ</w:t>
      </w:r>
      <w:r w:rsidR="006B58C5" w:rsidRPr="00DE6131">
        <w:rPr>
          <w:rFonts w:hint="cs"/>
          <w:rtl/>
        </w:rPr>
        <w:t xml:space="preserve">ن عقد </w:t>
      </w:r>
      <w:r w:rsidR="00A0205E" w:rsidRPr="00DE6131">
        <w:rPr>
          <w:rFonts w:hint="cs"/>
          <w:rtl/>
        </w:rPr>
        <w:t>الامتياز</w:t>
      </w:r>
      <w:r w:rsidR="006B58C5" w:rsidRPr="00DE6131">
        <w:rPr>
          <w:rFonts w:hint="cs"/>
          <w:rtl/>
        </w:rPr>
        <w:t xml:space="preserve"> يتميزعن الايجار</w:t>
      </w:r>
      <w:r w:rsidR="00A0205E" w:rsidRPr="00DE6131">
        <w:rPr>
          <w:rFonts w:hint="cs"/>
          <w:rtl/>
        </w:rPr>
        <w:t>،</w:t>
      </w:r>
      <w:r w:rsidR="006B58C5" w:rsidRPr="00DE6131">
        <w:rPr>
          <w:rFonts w:hint="cs"/>
          <w:rtl/>
        </w:rPr>
        <w:t xml:space="preserve"> فلا</w:t>
      </w:r>
      <w:r w:rsidR="009223ED" w:rsidRPr="00DE6131">
        <w:rPr>
          <w:rFonts w:hint="cs"/>
          <w:rtl/>
        </w:rPr>
        <w:t xml:space="preserve"> </w:t>
      </w:r>
      <w:r w:rsidR="006B58C5" w:rsidRPr="00DE6131">
        <w:rPr>
          <w:rFonts w:hint="cs"/>
          <w:rtl/>
        </w:rPr>
        <w:t xml:space="preserve">يعتبر </w:t>
      </w:r>
      <w:r w:rsidR="00A0205E" w:rsidRPr="00DE6131">
        <w:rPr>
          <w:rFonts w:hint="cs"/>
          <w:rtl/>
        </w:rPr>
        <w:t>الايجار</w:t>
      </w:r>
      <w:r w:rsidR="006B58C5" w:rsidRPr="00DE6131">
        <w:rPr>
          <w:rFonts w:hint="cs"/>
          <w:rtl/>
        </w:rPr>
        <w:t xml:space="preserve"> مجرد تطبيق </w:t>
      </w:r>
      <w:r w:rsidR="00C2297C">
        <w:rPr>
          <w:rFonts w:hint="cs"/>
          <w:rtl/>
        </w:rPr>
        <w:t>لعقد الامتياز والتمييز بينهما لم يتم إ</w:t>
      </w:r>
      <w:r w:rsidR="006B58C5" w:rsidRPr="00DE6131">
        <w:rPr>
          <w:rFonts w:hint="cs"/>
          <w:rtl/>
        </w:rPr>
        <w:t>لا حديثا و</w:t>
      </w:r>
      <w:r w:rsidR="00C2297C">
        <w:rPr>
          <w:rFonts w:hint="cs"/>
          <w:rtl/>
        </w:rPr>
        <w:t>أساس التمييز بينهما أ</w:t>
      </w:r>
      <w:r w:rsidR="006B58C5" w:rsidRPr="00DE6131">
        <w:rPr>
          <w:rFonts w:hint="cs"/>
          <w:rtl/>
        </w:rPr>
        <w:t xml:space="preserve">ن </w:t>
      </w:r>
      <w:r w:rsidR="00A0205E" w:rsidRPr="00DE6131">
        <w:rPr>
          <w:rFonts w:hint="cs"/>
          <w:rtl/>
        </w:rPr>
        <w:t xml:space="preserve"> في </w:t>
      </w:r>
      <w:r w:rsidR="006B58C5" w:rsidRPr="00DE6131">
        <w:rPr>
          <w:rFonts w:hint="cs"/>
          <w:rtl/>
        </w:rPr>
        <w:t xml:space="preserve">عقد الايجار ليس </w:t>
      </w:r>
      <w:r w:rsidR="00A0205E" w:rsidRPr="00DE6131">
        <w:rPr>
          <w:rFonts w:hint="cs"/>
          <w:rtl/>
        </w:rPr>
        <w:t>من مهام</w:t>
      </w:r>
      <w:r w:rsidR="006B58C5" w:rsidRPr="00DE6131">
        <w:rPr>
          <w:rFonts w:hint="cs"/>
          <w:rtl/>
        </w:rPr>
        <w:t xml:space="preserve"> </w:t>
      </w:r>
      <w:r w:rsidRPr="00DE6131">
        <w:rPr>
          <w:rFonts w:hint="cs"/>
          <w:rtl/>
        </w:rPr>
        <w:t>المستأجر</w:t>
      </w:r>
      <w:r w:rsidR="006B58C5" w:rsidRPr="00DE6131">
        <w:rPr>
          <w:rFonts w:hint="cs"/>
          <w:rtl/>
        </w:rPr>
        <w:t xml:space="preserve"> بتنفيذ انشاءات تتطلب استثمارات عامة </w:t>
      </w:r>
      <w:r w:rsidR="00A0205E" w:rsidRPr="00DE6131">
        <w:rPr>
          <w:rFonts w:hint="cs"/>
          <w:rtl/>
        </w:rPr>
        <w:t xml:space="preserve"> </w:t>
      </w:r>
      <w:r w:rsidR="006B58C5" w:rsidRPr="00DE6131">
        <w:rPr>
          <w:rFonts w:hint="cs"/>
          <w:rtl/>
        </w:rPr>
        <w:t xml:space="preserve">غير </w:t>
      </w:r>
      <w:r w:rsidR="00C2297C">
        <w:rPr>
          <w:rFonts w:hint="cs"/>
          <w:rtl/>
        </w:rPr>
        <w:t>أ</w:t>
      </w:r>
      <w:r w:rsidR="006B58C5" w:rsidRPr="00DE6131">
        <w:rPr>
          <w:rFonts w:hint="cs"/>
          <w:rtl/>
        </w:rPr>
        <w:t>ن ذلك لا</w:t>
      </w:r>
      <w:r w:rsidR="009223ED" w:rsidRPr="00DE6131">
        <w:rPr>
          <w:rFonts w:hint="cs"/>
          <w:rtl/>
        </w:rPr>
        <w:t xml:space="preserve"> </w:t>
      </w:r>
      <w:r w:rsidR="00C2297C">
        <w:rPr>
          <w:rFonts w:hint="cs"/>
          <w:rtl/>
        </w:rPr>
        <w:t>يعني أ</w:t>
      </w:r>
      <w:r w:rsidR="006B58C5" w:rsidRPr="00DE6131">
        <w:rPr>
          <w:rFonts w:hint="cs"/>
          <w:rtl/>
        </w:rPr>
        <w:t xml:space="preserve">ن </w:t>
      </w:r>
      <w:r w:rsidR="009223ED" w:rsidRPr="00DE6131">
        <w:rPr>
          <w:rFonts w:hint="cs"/>
          <w:rtl/>
        </w:rPr>
        <w:t>المستأجر</w:t>
      </w:r>
      <w:r w:rsidR="006B58C5" w:rsidRPr="00DE6131">
        <w:rPr>
          <w:rFonts w:hint="cs"/>
          <w:rtl/>
        </w:rPr>
        <w:t>لا</w:t>
      </w:r>
      <w:r w:rsidR="009223ED" w:rsidRPr="00DE6131">
        <w:rPr>
          <w:rFonts w:hint="cs"/>
          <w:rtl/>
        </w:rPr>
        <w:t xml:space="preserve"> </w:t>
      </w:r>
      <w:r w:rsidR="006B58C5" w:rsidRPr="00DE6131">
        <w:rPr>
          <w:rFonts w:hint="cs"/>
          <w:rtl/>
        </w:rPr>
        <w:t xml:space="preserve">يتحمل أي </w:t>
      </w:r>
      <w:r w:rsidR="00A0205E" w:rsidRPr="00DE6131">
        <w:rPr>
          <w:rFonts w:hint="cs"/>
          <w:rtl/>
        </w:rPr>
        <w:t>أعباء</w:t>
      </w:r>
      <w:r w:rsidR="006B58C5" w:rsidRPr="00DE6131">
        <w:rPr>
          <w:rFonts w:hint="cs"/>
          <w:rtl/>
        </w:rPr>
        <w:t xml:space="preserve"> و</w:t>
      </w:r>
      <w:r w:rsidR="00C2297C">
        <w:rPr>
          <w:rFonts w:hint="cs"/>
          <w:rtl/>
        </w:rPr>
        <w:t>إنما يعني أ</w:t>
      </w:r>
      <w:r w:rsidR="006B58C5" w:rsidRPr="00DE6131">
        <w:rPr>
          <w:rFonts w:hint="cs"/>
          <w:rtl/>
        </w:rPr>
        <w:t>نه لا</w:t>
      </w:r>
      <w:r w:rsidR="009223ED" w:rsidRPr="00DE6131">
        <w:rPr>
          <w:rFonts w:hint="cs"/>
          <w:rtl/>
        </w:rPr>
        <w:t xml:space="preserve"> </w:t>
      </w:r>
      <w:r w:rsidR="00A0205E" w:rsidRPr="00DE6131">
        <w:rPr>
          <w:rFonts w:hint="cs"/>
          <w:rtl/>
        </w:rPr>
        <w:t>يقع على عاتقه تنفيذ</w:t>
      </w:r>
      <w:r w:rsidR="006B58C5" w:rsidRPr="00DE6131">
        <w:rPr>
          <w:rFonts w:hint="cs"/>
          <w:rtl/>
        </w:rPr>
        <w:t xml:space="preserve"> الجزء الأكبر من الاستثمارات اللازمة لتشغيل المرفق </w:t>
      </w:r>
      <w:r w:rsidR="00A0205E" w:rsidRPr="00DE6131">
        <w:rPr>
          <w:rFonts w:hint="cs"/>
          <w:rtl/>
        </w:rPr>
        <w:t xml:space="preserve">العام، </w:t>
      </w:r>
      <w:r w:rsidR="006B58C5" w:rsidRPr="00DE6131">
        <w:rPr>
          <w:rFonts w:hint="cs"/>
          <w:rtl/>
        </w:rPr>
        <w:t xml:space="preserve">فيجوز بالتالي تكليفه للقيام </w:t>
      </w:r>
      <w:r w:rsidR="00A0205E" w:rsidRPr="00DE6131">
        <w:rPr>
          <w:rFonts w:hint="cs"/>
          <w:rtl/>
        </w:rPr>
        <w:t xml:space="preserve"> ببعض </w:t>
      </w:r>
      <w:r w:rsidR="009223ED" w:rsidRPr="00DE6131">
        <w:rPr>
          <w:rFonts w:hint="cs"/>
          <w:rtl/>
        </w:rPr>
        <w:t>أشغال</w:t>
      </w:r>
      <w:r w:rsidR="006B58C5" w:rsidRPr="00DE6131">
        <w:rPr>
          <w:rFonts w:hint="cs"/>
          <w:rtl/>
        </w:rPr>
        <w:t xml:space="preserve"> التوسع في </w:t>
      </w:r>
      <w:r w:rsidR="00A0205E" w:rsidRPr="00DE6131">
        <w:rPr>
          <w:rFonts w:hint="cs"/>
          <w:rtl/>
        </w:rPr>
        <w:t xml:space="preserve">المرفق الذي </w:t>
      </w:r>
      <w:r w:rsidR="006B58C5" w:rsidRPr="00DE6131">
        <w:rPr>
          <w:rFonts w:hint="cs"/>
          <w:rtl/>
        </w:rPr>
        <w:t>عهد اليه</w:t>
      </w:r>
      <w:r w:rsidR="0054001F" w:rsidRPr="00DE6131">
        <w:rPr>
          <w:rStyle w:val="Appelnotedebasdep"/>
          <w:color w:val="000000" w:themeColor="text1"/>
          <w:rtl/>
        </w:rPr>
        <w:footnoteReference w:id="76"/>
      </w:r>
      <w:r w:rsidR="003F044C" w:rsidRPr="00DE6131">
        <w:rPr>
          <w:rFonts w:hint="cs"/>
          <w:rtl/>
        </w:rPr>
        <w:t>.</w:t>
      </w:r>
      <w:r w:rsidR="006B58C5" w:rsidRPr="00DE6131">
        <w:rPr>
          <w:rFonts w:hint="cs"/>
          <w:rtl/>
        </w:rPr>
        <w:t xml:space="preserve">   </w:t>
      </w:r>
    </w:p>
    <w:p w14:paraId="5845675C" w14:textId="6729D987" w:rsidR="0071186E" w:rsidRPr="00DE6131" w:rsidRDefault="00C2297C" w:rsidP="001B4F5A">
      <w:pPr>
        <w:rPr>
          <w:rtl/>
        </w:rPr>
      </w:pPr>
      <w:r>
        <w:rPr>
          <w:rFonts w:hint="cs"/>
          <w:rtl/>
        </w:rPr>
        <w:t>وعلى ذلك فإ</w:t>
      </w:r>
      <w:r w:rsidR="00A0205E" w:rsidRPr="00DE6131">
        <w:rPr>
          <w:rFonts w:hint="cs"/>
          <w:rtl/>
        </w:rPr>
        <w:t>ن عقد الايجار ينفرد بنقاط أساسية يقوم عليها تميزه عن غيره من عقود</w:t>
      </w:r>
      <w:r w:rsidR="0039737E">
        <w:rPr>
          <w:rFonts w:hint="cs"/>
          <w:rtl/>
        </w:rPr>
        <w:t xml:space="preserve"> تفويض المرفق العام تتلخص في</w:t>
      </w:r>
      <w:r w:rsidR="0071186E" w:rsidRPr="00DE6131">
        <w:rPr>
          <w:rFonts w:hint="cs"/>
          <w:rtl/>
        </w:rPr>
        <w:t xml:space="preserve"> ثلاث نقاط </w:t>
      </w:r>
      <w:r w:rsidR="00A0205E" w:rsidRPr="00DE6131">
        <w:rPr>
          <w:rFonts w:hint="cs"/>
          <w:rtl/>
        </w:rPr>
        <w:t>أساسية تتمثل في:</w:t>
      </w:r>
    </w:p>
    <w:p w14:paraId="04E908E0" w14:textId="205A7BBA" w:rsidR="0071186E" w:rsidRPr="00DE6131" w:rsidRDefault="00821FE7" w:rsidP="001B4F5A">
      <w:pPr>
        <w:rPr>
          <w:rtl/>
        </w:rPr>
      </w:pPr>
      <w:r w:rsidRPr="00DE6131">
        <w:rPr>
          <w:rFonts w:hint="cs"/>
          <w:rtl/>
        </w:rPr>
        <w:t>1/ موضوع عقد</w:t>
      </w:r>
      <w:r w:rsidR="0071186E" w:rsidRPr="00DE6131">
        <w:rPr>
          <w:rFonts w:hint="cs"/>
          <w:rtl/>
        </w:rPr>
        <w:t xml:space="preserve"> الايجار هو استغلال مرفق عام </w:t>
      </w:r>
      <w:r w:rsidRPr="00DE6131">
        <w:rPr>
          <w:rFonts w:hint="cs"/>
          <w:rtl/>
        </w:rPr>
        <w:t>ويتحمل المستأجر</w:t>
      </w:r>
      <w:r w:rsidR="0071186E" w:rsidRPr="00DE6131">
        <w:rPr>
          <w:rFonts w:hint="cs"/>
          <w:rtl/>
        </w:rPr>
        <w:t xml:space="preserve"> مسؤولية الاستغلال</w:t>
      </w:r>
      <w:r w:rsidRPr="00DE6131">
        <w:rPr>
          <w:rFonts w:hint="cs"/>
          <w:rtl/>
        </w:rPr>
        <w:t xml:space="preserve"> فقط</w:t>
      </w:r>
      <w:r w:rsidR="0071186E" w:rsidRPr="00DE6131">
        <w:rPr>
          <w:rFonts w:hint="cs"/>
          <w:rtl/>
        </w:rPr>
        <w:t xml:space="preserve"> ويقوم بتحصيل مقابل الخدمة </w:t>
      </w:r>
      <w:r w:rsidRPr="00DE6131">
        <w:rPr>
          <w:rFonts w:hint="cs"/>
          <w:rtl/>
        </w:rPr>
        <w:t>كمكافأة</w:t>
      </w:r>
      <w:r w:rsidR="0071186E" w:rsidRPr="00DE6131">
        <w:rPr>
          <w:rFonts w:hint="cs"/>
          <w:rtl/>
        </w:rPr>
        <w:t xml:space="preserve"> له على </w:t>
      </w:r>
      <w:r w:rsidRPr="00DE6131">
        <w:rPr>
          <w:rFonts w:hint="cs"/>
          <w:rtl/>
        </w:rPr>
        <w:t>إدارة واستغلال المرفق العام،</w:t>
      </w:r>
      <w:r w:rsidR="0071186E" w:rsidRPr="00DE6131">
        <w:rPr>
          <w:rFonts w:hint="cs"/>
          <w:rtl/>
        </w:rPr>
        <w:t xml:space="preserve"> وتلتزم </w:t>
      </w:r>
      <w:r w:rsidRPr="00DE6131">
        <w:rPr>
          <w:rFonts w:hint="cs"/>
          <w:rtl/>
        </w:rPr>
        <w:t>السلطة المفوضة</w:t>
      </w:r>
      <w:r w:rsidR="0071186E" w:rsidRPr="00DE6131">
        <w:rPr>
          <w:rFonts w:hint="cs"/>
          <w:rtl/>
        </w:rPr>
        <w:t xml:space="preserve"> بتحقيق </w:t>
      </w:r>
      <w:r w:rsidRPr="00DE6131">
        <w:rPr>
          <w:rFonts w:hint="cs"/>
          <w:rtl/>
        </w:rPr>
        <w:t>المنشآت و</w:t>
      </w:r>
      <w:r w:rsidR="0071186E" w:rsidRPr="00DE6131">
        <w:rPr>
          <w:rFonts w:hint="cs"/>
          <w:rtl/>
        </w:rPr>
        <w:t xml:space="preserve">المباني </w:t>
      </w:r>
      <w:r w:rsidRPr="00DE6131">
        <w:rPr>
          <w:rFonts w:hint="cs"/>
          <w:rtl/>
        </w:rPr>
        <w:t>اللازمة التي</w:t>
      </w:r>
      <w:r w:rsidR="0071186E" w:rsidRPr="00DE6131">
        <w:rPr>
          <w:rFonts w:hint="cs"/>
          <w:rtl/>
        </w:rPr>
        <w:t xml:space="preserve"> تمكن </w:t>
      </w:r>
      <w:r w:rsidR="0054756E" w:rsidRPr="00DE6131">
        <w:rPr>
          <w:rFonts w:hint="cs"/>
          <w:rtl/>
        </w:rPr>
        <w:t>المستأجر</w:t>
      </w:r>
      <w:r w:rsidRPr="00DE6131">
        <w:rPr>
          <w:rFonts w:hint="cs"/>
          <w:rtl/>
        </w:rPr>
        <w:t xml:space="preserve"> من</w:t>
      </w:r>
      <w:r w:rsidR="0071186E" w:rsidRPr="00DE6131">
        <w:rPr>
          <w:rFonts w:hint="cs"/>
          <w:rtl/>
        </w:rPr>
        <w:t xml:space="preserve"> القيام بمهمته </w:t>
      </w:r>
      <w:r w:rsidRPr="00DE6131">
        <w:rPr>
          <w:rFonts w:hint="cs"/>
          <w:rtl/>
        </w:rPr>
        <w:t>على أكمل وجه والمتمثلة في إدارة و</w:t>
      </w:r>
      <w:r w:rsidR="0071186E" w:rsidRPr="00DE6131">
        <w:rPr>
          <w:rFonts w:hint="cs"/>
          <w:rtl/>
        </w:rPr>
        <w:t>استغلال المرفق</w:t>
      </w:r>
      <w:r w:rsidR="0039737E">
        <w:rPr>
          <w:rFonts w:hint="cs"/>
          <w:rtl/>
        </w:rPr>
        <w:t>،</w:t>
      </w:r>
      <w:r w:rsidR="0071186E" w:rsidRPr="00DE6131">
        <w:rPr>
          <w:rFonts w:hint="cs"/>
          <w:rtl/>
        </w:rPr>
        <w:t xml:space="preserve"> </w:t>
      </w:r>
      <w:r w:rsidR="0039737E">
        <w:rPr>
          <w:rFonts w:hint="cs"/>
          <w:rtl/>
        </w:rPr>
        <w:t>إ</w:t>
      </w:r>
      <w:r w:rsidR="0071186E" w:rsidRPr="00DE6131">
        <w:rPr>
          <w:rFonts w:hint="cs"/>
          <w:rtl/>
        </w:rPr>
        <w:t xml:space="preserve">ذ </w:t>
      </w:r>
      <w:r w:rsidRPr="00DE6131">
        <w:rPr>
          <w:rFonts w:hint="cs"/>
          <w:rtl/>
        </w:rPr>
        <w:t>أن السلطة المفوضة للمرفق</w:t>
      </w:r>
      <w:r w:rsidR="0071186E" w:rsidRPr="00DE6131">
        <w:rPr>
          <w:rFonts w:hint="cs"/>
          <w:rtl/>
        </w:rPr>
        <w:t xml:space="preserve"> </w:t>
      </w:r>
      <w:r w:rsidRPr="00DE6131">
        <w:rPr>
          <w:rFonts w:hint="cs"/>
          <w:rtl/>
        </w:rPr>
        <w:t>تكلفت</w:t>
      </w:r>
      <w:r w:rsidR="0071186E" w:rsidRPr="00DE6131">
        <w:rPr>
          <w:rFonts w:hint="cs"/>
          <w:rtl/>
        </w:rPr>
        <w:t xml:space="preserve"> بعمل </w:t>
      </w:r>
      <w:r w:rsidRPr="00DE6131">
        <w:rPr>
          <w:rFonts w:hint="cs"/>
          <w:rtl/>
        </w:rPr>
        <w:t>جميع الإ</w:t>
      </w:r>
      <w:r w:rsidR="0071186E" w:rsidRPr="00DE6131">
        <w:rPr>
          <w:rFonts w:hint="cs"/>
          <w:rtl/>
        </w:rPr>
        <w:t xml:space="preserve">نشاءات </w:t>
      </w:r>
      <w:r w:rsidRPr="00DE6131">
        <w:rPr>
          <w:rFonts w:hint="cs"/>
          <w:rtl/>
        </w:rPr>
        <w:t>اللازمة لاستغلال المرفق المفوض</w:t>
      </w:r>
      <w:r w:rsidR="0071186E" w:rsidRPr="00DE6131">
        <w:rPr>
          <w:rStyle w:val="Appelnotedebasdep"/>
          <w:color w:val="000000" w:themeColor="text1"/>
          <w:rtl/>
        </w:rPr>
        <w:footnoteReference w:id="77"/>
      </w:r>
      <w:r w:rsidR="0039737E">
        <w:rPr>
          <w:rFonts w:hint="cs"/>
          <w:rtl/>
        </w:rPr>
        <w:t>.</w:t>
      </w:r>
    </w:p>
    <w:p w14:paraId="1428F221" w14:textId="6272C3EB" w:rsidR="00CF4B59" w:rsidRPr="00DE6131" w:rsidRDefault="00F8545D" w:rsidP="001B4F5A">
      <w:pPr>
        <w:rPr>
          <w:rtl/>
        </w:rPr>
      </w:pPr>
      <w:r w:rsidRPr="00DE6131">
        <w:rPr>
          <w:rFonts w:hint="cs"/>
          <w:rtl/>
        </w:rPr>
        <w:t>2/ يقع على عاتق</w:t>
      </w:r>
      <w:r w:rsidR="004F1F97" w:rsidRPr="00DE6131">
        <w:rPr>
          <w:rFonts w:hint="cs"/>
          <w:rtl/>
        </w:rPr>
        <w:t xml:space="preserve"> </w:t>
      </w:r>
      <w:r w:rsidR="002812C3" w:rsidRPr="00DE6131">
        <w:rPr>
          <w:rFonts w:hint="cs"/>
          <w:rtl/>
        </w:rPr>
        <w:t>مستأجر</w:t>
      </w:r>
      <w:r w:rsidR="004F1F97" w:rsidRPr="00DE6131">
        <w:rPr>
          <w:rFonts w:hint="cs"/>
          <w:rtl/>
        </w:rPr>
        <w:t xml:space="preserve"> </w:t>
      </w:r>
      <w:r w:rsidR="002812C3" w:rsidRPr="00DE6131">
        <w:rPr>
          <w:rFonts w:hint="cs"/>
          <w:rtl/>
        </w:rPr>
        <w:t>المرفق</w:t>
      </w:r>
      <w:r w:rsidR="004F1F97" w:rsidRPr="00DE6131">
        <w:rPr>
          <w:rFonts w:hint="cs"/>
          <w:rtl/>
        </w:rPr>
        <w:t xml:space="preserve"> العام دفع مقابل مالي للجهة </w:t>
      </w:r>
      <w:r w:rsidRPr="00DE6131">
        <w:rPr>
          <w:rFonts w:hint="cs"/>
          <w:rtl/>
        </w:rPr>
        <w:t>المفوضة وبناء عليه يقوم المستأجر</w:t>
      </w:r>
      <w:r w:rsidR="004F1F97" w:rsidRPr="00DE6131">
        <w:rPr>
          <w:rFonts w:hint="cs"/>
          <w:rtl/>
        </w:rPr>
        <w:t xml:space="preserve"> بتحصيل مقابل</w:t>
      </w:r>
      <w:r w:rsidRPr="00DE6131">
        <w:rPr>
          <w:rFonts w:hint="cs"/>
          <w:rtl/>
        </w:rPr>
        <w:t xml:space="preserve"> مالي من</w:t>
      </w:r>
      <w:r w:rsidR="004F1F97" w:rsidRPr="00DE6131">
        <w:rPr>
          <w:rFonts w:hint="cs"/>
          <w:rtl/>
        </w:rPr>
        <w:t xml:space="preserve"> المنتفعين </w:t>
      </w:r>
      <w:r w:rsidRPr="00DE6131">
        <w:rPr>
          <w:rFonts w:hint="cs"/>
          <w:rtl/>
        </w:rPr>
        <w:t>مقابل</w:t>
      </w:r>
      <w:r w:rsidR="004F1F97" w:rsidRPr="00DE6131">
        <w:rPr>
          <w:rFonts w:hint="cs"/>
          <w:rtl/>
        </w:rPr>
        <w:t xml:space="preserve"> استغلال المرفق </w:t>
      </w:r>
      <w:r w:rsidR="0039737E">
        <w:rPr>
          <w:rFonts w:hint="cs"/>
          <w:rtl/>
        </w:rPr>
        <w:t>العام، ويتوجب عليه أ</w:t>
      </w:r>
      <w:r w:rsidRPr="00DE6131">
        <w:rPr>
          <w:rFonts w:hint="cs"/>
          <w:rtl/>
        </w:rPr>
        <w:t>ن</w:t>
      </w:r>
      <w:r w:rsidR="004F1F97" w:rsidRPr="00DE6131">
        <w:rPr>
          <w:rFonts w:hint="cs"/>
          <w:rtl/>
        </w:rPr>
        <w:t xml:space="preserve"> يعطي الإدارة جزء من العائدات التي حصلها من المنتفعين</w:t>
      </w:r>
      <w:r w:rsidRPr="00DE6131">
        <w:rPr>
          <w:rFonts w:hint="cs"/>
          <w:rtl/>
        </w:rPr>
        <w:t>،</w:t>
      </w:r>
      <w:r w:rsidR="004F1F97" w:rsidRPr="00DE6131">
        <w:rPr>
          <w:rFonts w:hint="cs"/>
          <w:rtl/>
        </w:rPr>
        <w:t xml:space="preserve"> </w:t>
      </w:r>
      <w:r w:rsidRPr="00DE6131">
        <w:rPr>
          <w:rFonts w:hint="cs"/>
          <w:rtl/>
        </w:rPr>
        <w:t>وتعتبر نتيجة طبيعية طالما أ</w:t>
      </w:r>
      <w:r w:rsidR="004F1F97" w:rsidRPr="00DE6131">
        <w:rPr>
          <w:rFonts w:hint="cs"/>
          <w:rtl/>
        </w:rPr>
        <w:t xml:space="preserve">ن الإدارة </w:t>
      </w:r>
      <w:r w:rsidRPr="00DE6131">
        <w:rPr>
          <w:rFonts w:hint="cs"/>
          <w:rtl/>
        </w:rPr>
        <w:t xml:space="preserve">هي التي تتطلع بمهمة </w:t>
      </w:r>
      <w:r w:rsidR="004F1F97" w:rsidRPr="00DE6131">
        <w:rPr>
          <w:rFonts w:hint="cs"/>
          <w:rtl/>
        </w:rPr>
        <w:t>تقديم المنش</w:t>
      </w:r>
      <w:r w:rsidR="002812C3" w:rsidRPr="00DE6131">
        <w:rPr>
          <w:rFonts w:hint="cs"/>
          <w:rtl/>
        </w:rPr>
        <w:t>آ</w:t>
      </w:r>
      <w:r w:rsidRPr="00DE6131">
        <w:rPr>
          <w:rFonts w:hint="cs"/>
          <w:rtl/>
        </w:rPr>
        <w:t>ت أ</w:t>
      </w:r>
      <w:r w:rsidR="0039737E">
        <w:rPr>
          <w:rFonts w:hint="cs"/>
          <w:rtl/>
        </w:rPr>
        <w:t>و الأ</w:t>
      </w:r>
      <w:r w:rsidR="004F1F97" w:rsidRPr="00DE6131">
        <w:rPr>
          <w:rFonts w:hint="cs"/>
          <w:rtl/>
        </w:rPr>
        <w:t>عمال محل الاستغلال</w:t>
      </w:r>
      <w:r w:rsidR="002812C3" w:rsidRPr="00DE6131">
        <w:rPr>
          <w:rFonts w:hint="cs"/>
          <w:rtl/>
        </w:rPr>
        <w:t>.</w:t>
      </w:r>
    </w:p>
    <w:p w14:paraId="70C6DCEE" w14:textId="60C436AF" w:rsidR="00CF4B59" w:rsidRPr="00DE6131" w:rsidRDefault="00F8545D" w:rsidP="001B4F5A">
      <w:pPr>
        <w:rPr>
          <w:rtl/>
        </w:rPr>
      </w:pPr>
      <w:r w:rsidRPr="00DE6131">
        <w:rPr>
          <w:rFonts w:hint="cs"/>
          <w:rtl/>
        </w:rPr>
        <w:t xml:space="preserve">ويتقاطع </w:t>
      </w:r>
      <w:r w:rsidR="00CF4B59" w:rsidRPr="00DE6131">
        <w:rPr>
          <w:rFonts w:hint="cs"/>
          <w:rtl/>
        </w:rPr>
        <w:t xml:space="preserve">عقد ايجار المرفق العام </w:t>
      </w:r>
      <w:r w:rsidRPr="00DE6131">
        <w:rPr>
          <w:rFonts w:hint="cs"/>
          <w:rtl/>
        </w:rPr>
        <w:t xml:space="preserve">مع </w:t>
      </w:r>
      <w:r w:rsidR="00CF4B59" w:rsidRPr="00DE6131">
        <w:rPr>
          <w:rFonts w:hint="cs"/>
          <w:rtl/>
        </w:rPr>
        <w:t xml:space="preserve">عقد امتياز المرفق العام </w:t>
      </w:r>
      <w:r w:rsidRPr="00DE6131">
        <w:rPr>
          <w:rFonts w:hint="cs"/>
          <w:rtl/>
        </w:rPr>
        <w:t>في بعض</w:t>
      </w:r>
      <w:r w:rsidR="00CF4B59" w:rsidRPr="00DE6131">
        <w:rPr>
          <w:rFonts w:hint="cs"/>
          <w:rtl/>
        </w:rPr>
        <w:t xml:space="preserve"> </w:t>
      </w:r>
      <w:r w:rsidRPr="00DE6131">
        <w:rPr>
          <w:rFonts w:hint="cs"/>
          <w:rtl/>
        </w:rPr>
        <w:t>الجوانب</w:t>
      </w:r>
      <w:r w:rsidR="00CF4B59" w:rsidRPr="00DE6131">
        <w:rPr>
          <w:rFonts w:hint="cs"/>
          <w:rtl/>
        </w:rPr>
        <w:t xml:space="preserve"> ففي الحالتين </w:t>
      </w:r>
      <w:r w:rsidRPr="00DE6131">
        <w:rPr>
          <w:rFonts w:hint="cs"/>
          <w:rtl/>
        </w:rPr>
        <w:t>ينعقد الاتفاق بين طرفي العقد</w:t>
      </w:r>
      <w:r w:rsidR="00502874">
        <w:rPr>
          <w:rFonts w:hint="cs"/>
          <w:rtl/>
        </w:rPr>
        <w:t>،</w:t>
      </w:r>
      <w:r w:rsidRPr="00DE6131">
        <w:rPr>
          <w:rFonts w:hint="cs"/>
          <w:rtl/>
        </w:rPr>
        <w:t xml:space="preserve"> الإدارة</w:t>
      </w:r>
      <w:r w:rsidR="00502874">
        <w:rPr>
          <w:rFonts w:hint="cs"/>
          <w:rtl/>
        </w:rPr>
        <w:t xml:space="preserve"> وشخص </w:t>
      </w:r>
      <w:r w:rsidR="006755FA">
        <w:rPr>
          <w:rFonts w:hint="cs"/>
          <w:rtl/>
        </w:rPr>
        <w:t>آ</w:t>
      </w:r>
      <w:r w:rsidR="006755FA" w:rsidRPr="00DE6131">
        <w:rPr>
          <w:rFonts w:hint="cs"/>
          <w:rtl/>
        </w:rPr>
        <w:t>خر للقيا</w:t>
      </w:r>
      <w:r w:rsidR="006755FA" w:rsidRPr="00DE6131">
        <w:rPr>
          <w:rtl/>
        </w:rPr>
        <w:t>م</w:t>
      </w:r>
      <w:r w:rsidRPr="00DE6131">
        <w:rPr>
          <w:rFonts w:hint="cs"/>
          <w:rtl/>
        </w:rPr>
        <w:t xml:space="preserve"> باستغلال مرفق</w:t>
      </w:r>
      <w:r w:rsidR="00CF4B59" w:rsidRPr="00DE6131">
        <w:rPr>
          <w:rFonts w:hint="cs"/>
          <w:rtl/>
        </w:rPr>
        <w:t xml:space="preserve"> عام على مسؤولية </w:t>
      </w:r>
      <w:r w:rsidRPr="00DE6131">
        <w:rPr>
          <w:rFonts w:hint="cs"/>
          <w:rtl/>
        </w:rPr>
        <w:t xml:space="preserve">المتعاقد مع الإدارة وفي </w:t>
      </w:r>
      <w:r w:rsidR="00CF4B59" w:rsidRPr="00DE6131">
        <w:rPr>
          <w:rFonts w:hint="cs"/>
          <w:rtl/>
        </w:rPr>
        <w:t xml:space="preserve">مقابل </w:t>
      </w:r>
      <w:r w:rsidRPr="00DE6131">
        <w:rPr>
          <w:rFonts w:hint="cs"/>
          <w:rtl/>
        </w:rPr>
        <w:t>عائدات مالية ترتبط</w:t>
      </w:r>
      <w:r w:rsidR="00CF4B59" w:rsidRPr="00DE6131">
        <w:rPr>
          <w:rFonts w:hint="cs"/>
          <w:rtl/>
        </w:rPr>
        <w:t xml:space="preserve"> بنتائج الاستغلال</w:t>
      </w:r>
      <w:r w:rsidRPr="00DE6131">
        <w:rPr>
          <w:rFonts w:hint="cs"/>
          <w:rtl/>
        </w:rPr>
        <w:t xml:space="preserve"> تكون غالبا</w:t>
      </w:r>
      <w:r w:rsidR="00CF4B59" w:rsidRPr="00DE6131">
        <w:rPr>
          <w:rFonts w:hint="cs"/>
          <w:rtl/>
        </w:rPr>
        <w:t xml:space="preserve"> صورة جعلات</w:t>
      </w:r>
      <w:r w:rsidRPr="00DE6131">
        <w:rPr>
          <w:rFonts w:hint="cs"/>
          <w:rtl/>
        </w:rPr>
        <w:t>،</w:t>
      </w:r>
      <w:r w:rsidR="00CF4B59" w:rsidRPr="00DE6131">
        <w:rPr>
          <w:rFonts w:hint="cs"/>
          <w:rtl/>
        </w:rPr>
        <w:t xml:space="preserve"> </w:t>
      </w:r>
      <w:r w:rsidRPr="00DE6131">
        <w:rPr>
          <w:rFonts w:hint="cs"/>
          <w:rtl/>
        </w:rPr>
        <w:t xml:space="preserve">تعريفات </w:t>
      </w:r>
      <w:r w:rsidR="00CF4B59" w:rsidRPr="00DE6131">
        <w:rPr>
          <w:rFonts w:hint="cs"/>
          <w:rtl/>
        </w:rPr>
        <w:t xml:space="preserve">يدفعها </w:t>
      </w:r>
      <w:r w:rsidR="00CF4B59" w:rsidRPr="00DE6131">
        <w:rPr>
          <w:rFonts w:hint="cs"/>
          <w:rtl/>
        </w:rPr>
        <w:lastRenderedPageBreak/>
        <w:t xml:space="preserve">المنتفعين من خدمات المرفق </w:t>
      </w:r>
      <w:r w:rsidR="00B83123" w:rsidRPr="00DE6131">
        <w:rPr>
          <w:rFonts w:hint="cs"/>
          <w:rtl/>
        </w:rPr>
        <w:t>العام، إل</w:t>
      </w:r>
      <w:r w:rsidR="00B83123" w:rsidRPr="00DE6131">
        <w:rPr>
          <w:rtl/>
        </w:rPr>
        <w:t>ا</w:t>
      </w:r>
      <w:r w:rsidRPr="00DE6131">
        <w:rPr>
          <w:rFonts w:hint="cs"/>
          <w:rtl/>
        </w:rPr>
        <w:t xml:space="preserve"> أنه بالرغم من كل </w:t>
      </w:r>
      <w:r w:rsidR="00B83123" w:rsidRPr="00DE6131">
        <w:rPr>
          <w:rFonts w:hint="cs"/>
          <w:rtl/>
        </w:rPr>
        <w:t>ذلك توجد</w:t>
      </w:r>
      <w:r w:rsidR="00CF4B59" w:rsidRPr="00DE6131">
        <w:rPr>
          <w:rFonts w:hint="cs"/>
          <w:rtl/>
        </w:rPr>
        <w:t xml:space="preserve"> اختلافات</w:t>
      </w:r>
      <w:r w:rsidRPr="00DE6131">
        <w:rPr>
          <w:rFonts w:hint="cs"/>
          <w:rtl/>
        </w:rPr>
        <w:t xml:space="preserve"> </w:t>
      </w:r>
      <w:r w:rsidR="00B83123" w:rsidRPr="00DE6131">
        <w:rPr>
          <w:rFonts w:hint="cs"/>
          <w:rtl/>
        </w:rPr>
        <w:t>عديدة بين</w:t>
      </w:r>
      <w:r w:rsidR="00CF4B59" w:rsidRPr="00DE6131">
        <w:rPr>
          <w:rFonts w:hint="cs"/>
          <w:rtl/>
        </w:rPr>
        <w:t xml:space="preserve"> </w:t>
      </w:r>
      <w:r w:rsidR="002812C3" w:rsidRPr="00DE6131">
        <w:rPr>
          <w:rFonts w:hint="cs"/>
          <w:rtl/>
        </w:rPr>
        <w:t>عقد امتياز</w:t>
      </w:r>
      <w:r w:rsidR="00CF4B59" w:rsidRPr="00DE6131">
        <w:rPr>
          <w:rFonts w:hint="cs"/>
          <w:rtl/>
        </w:rPr>
        <w:t xml:space="preserve"> المرفق العام وعقد ايجار المرفق العام نجملها في</w:t>
      </w:r>
      <w:r w:rsidR="002812C3" w:rsidRPr="00DE6131">
        <w:rPr>
          <w:rFonts w:hint="cs"/>
          <w:rtl/>
        </w:rPr>
        <w:t>:</w:t>
      </w:r>
      <w:r w:rsidR="00CF4B59" w:rsidRPr="00DE6131">
        <w:rPr>
          <w:rFonts w:hint="cs"/>
          <w:rtl/>
        </w:rPr>
        <w:t xml:space="preserve"> </w:t>
      </w:r>
    </w:p>
    <w:p w14:paraId="2099FF47" w14:textId="0E2D35BC" w:rsidR="00B83123" w:rsidRPr="00DE6131" w:rsidRDefault="00B83123" w:rsidP="00DE68A2">
      <w:pPr>
        <w:ind w:firstLine="0"/>
        <w:rPr>
          <w:color w:val="000000" w:themeColor="text1"/>
          <w:rtl/>
        </w:rPr>
      </w:pPr>
      <w:r w:rsidRPr="00DE6131">
        <w:rPr>
          <w:rFonts w:hint="cs"/>
          <w:color w:val="000000" w:themeColor="text1"/>
          <w:rtl/>
        </w:rPr>
        <w:t xml:space="preserve">1/ </w:t>
      </w:r>
      <w:r w:rsidR="00B44CEE" w:rsidRPr="00DE6131">
        <w:rPr>
          <w:rFonts w:hint="cs"/>
          <w:color w:val="000000" w:themeColor="text1"/>
          <w:rtl/>
        </w:rPr>
        <w:t xml:space="preserve">التزام </w:t>
      </w:r>
      <w:r w:rsidR="00604CFF" w:rsidRPr="00DE6131">
        <w:rPr>
          <w:rFonts w:hint="cs"/>
          <w:color w:val="000000" w:themeColor="text1"/>
          <w:rtl/>
        </w:rPr>
        <w:t>المستأجر</w:t>
      </w:r>
      <w:r w:rsidR="00B44CEE" w:rsidRPr="00DE6131">
        <w:rPr>
          <w:rFonts w:hint="cs"/>
          <w:color w:val="000000" w:themeColor="text1"/>
          <w:rtl/>
        </w:rPr>
        <w:t xml:space="preserve">بدفع مقابل </w:t>
      </w:r>
      <w:r w:rsidRPr="00DE6131">
        <w:rPr>
          <w:rFonts w:hint="cs"/>
          <w:color w:val="000000" w:themeColor="text1"/>
          <w:rtl/>
        </w:rPr>
        <w:t>مالي ل</w:t>
      </w:r>
      <w:r w:rsidR="00B44CEE" w:rsidRPr="00DE6131">
        <w:rPr>
          <w:rFonts w:hint="cs"/>
          <w:color w:val="000000" w:themeColor="text1"/>
          <w:rtl/>
        </w:rPr>
        <w:t>استغلال المرفق لما</w:t>
      </w:r>
      <w:r w:rsidR="00604CFF" w:rsidRPr="00DE6131">
        <w:rPr>
          <w:rFonts w:hint="cs"/>
          <w:color w:val="000000" w:themeColor="text1"/>
          <w:rtl/>
        </w:rPr>
        <w:t xml:space="preserve"> </w:t>
      </w:r>
      <w:r w:rsidR="00B44CEE" w:rsidRPr="00DE6131">
        <w:rPr>
          <w:rFonts w:hint="cs"/>
          <w:color w:val="000000" w:themeColor="text1"/>
          <w:rtl/>
        </w:rPr>
        <w:t xml:space="preserve">كانت مسؤولية </w:t>
      </w:r>
      <w:r w:rsidR="00604CFF" w:rsidRPr="00DE6131">
        <w:rPr>
          <w:rFonts w:hint="cs"/>
          <w:color w:val="000000" w:themeColor="text1"/>
          <w:rtl/>
        </w:rPr>
        <w:t>المستأجر</w:t>
      </w:r>
      <w:r w:rsidR="00B44CEE" w:rsidRPr="00DE6131">
        <w:rPr>
          <w:rFonts w:hint="cs"/>
          <w:color w:val="000000" w:themeColor="text1"/>
          <w:rtl/>
        </w:rPr>
        <w:t xml:space="preserve"> في عقود ايجار المرفق العام </w:t>
      </w:r>
      <w:r w:rsidRPr="00DE6131">
        <w:rPr>
          <w:rFonts w:hint="cs"/>
          <w:color w:val="000000" w:themeColor="text1"/>
          <w:rtl/>
        </w:rPr>
        <w:t>تقتصر على تحمل</w:t>
      </w:r>
      <w:r w:rsidR="00B44CEE" w:rsidRPr="00DE6131">
        <w:rPr>
          <w:rFonts w:hint="cs"/>
          <w:color w:val="000000" w:themeColor="text1"/>
          <w:rtl/>
        </w:rPr>
        <w:t xml:space="preserve"> نفقات </w:t>
      </w:r>
      <w:r w:rsidR="00960CEE" w:rsidRPr="00DE6131">
        <w:rPr>
          <w:rFonts w:hint="cs"/>
          <w:color w:val="000000" w:themeColor="text1"/>
          <w:rtl/>
        </w:rPr>
        <w:t>التشغيل،</w:t>
      </w:r>
      <w:r w:rsidR="00B44CEE" w:rsidRPr="00DE6131">
        <w:rPr>
          <w:rFonts w:hint="cs"/>
          <w:color w:val="000000" w:themeColor="text1"/>
          <w:rtl/>
        </w:rPr>
        <w:t xml:space="preserve"> لذا عليه </w:t>
      </w:r>
      <w:r w:rsidR="00DE68A2">
        <w:rPr>
          <w:rFonts w:hint="cs"/>
          <w:color w:val="000000" w:themeColor="text1"/>
          <w:rtl/>
        </w:rPr>
        <w:t>أ</w:t>
      </w:r>
      <w:r w:rsidR="00B44CEE" w:rsidRPr="00DE6131">
        <w:rPr>
          <w:rFonts w:hint="cs"/>
          <w:color w:val="000000" w:themeColor="text1"/>
          <w:rtl/>
        </w:rPr>
        <w:t xml:space="preserve">ن يؤدي </w:t>
      </w:r>
      <w:r w:rsidRPr="00DE6131">
        <w:rPr>
          <w:rFonts w:hint="cs"/>
          <w:color w:val="000000" w:themeColor="text1"/>
          <w:rtl/>
        </w:rPr>
        <w:t xml:space="preserve">للسلطة </w:t>
      </w:r>
      <w:r w:rsidR="00677016" w:rsidRPr="00DE6131">
        <w:rPr>
          <w:rFonts w:hint="cs"/>
          <w:color w:val="000000" w:themeColor="text1"/>
          <w:rtl/>
        </w:rPr>
        <w:t>المفوضة جزء</w:t>
      </w:r>
      <w:r w:rsidR="00B44CEE" w:rsidRPr="00DE6131">
        <w:rPr>
          <w:rFonts w:hint="cs"/>
          <w:color w:val="000000" w:themeColor="text1"/>
          <w:rtl/>
        </w:rPr>
        <w:t xml:space="preserve"> من البدلات التي </w:t>
      </w:r>
      <w:r w:rsidR="00677016" w:rsidRPr="00DE6131">
        <w:rPr>
          <w:rFonts w:hint="cs"/>
          <w:color w:val="000000" w:themeColor="text1"/>
          <w:rtl/>
        </w:rPr>
        <w:t>يتلقاها من</w:t>
      </w:r>
      <w:r w:rsidR="00B44CEE" w:rsidRPr="00DE6131">
        <w:rPr>
          <w:rFonts w:hint="cs"/>
          <w:color w:val="000000" w:themeColor="text1"/>
          <w:rtl/>
        </w:rPr>
        <w:t xml:space="preserve"> </w:t>
      </w:r>
      <w:r w:rsidR="00960CEE" w:rsidRPr="00DE6131">
        <w:rPr>
          <w:rFonts w:hint="cs"/>
          <w:color w:val="000000" w:themeColor="text1"/>
          <w:rtl/>
        </w:rPr>
        <w:t>المنتفعين،</w:t>
      </w:r>
      <w:r w:rsidR="00B44CEE" w:rsidRPr="00DE6131">
        <w:rPr>
          <w:rFonts w:hint="cs"/>
          <w:color w:val="000000" w:themeColor="text1"/>
          <w:rtl/>
        </w:rPr>
        <w:t xml:space="preserve"> بخلاف عقد الامتياز </w:t>
      </w:r>
      <w:r w:rsidR="0054756E" w:rsidRPr="00DE6131">
        <w:rPr>
          <w:rFonts w:hint="cs"/>
          <w:color w:val="000000" w:themeColor="text1"/>
          <w:rtl/>
        </w:rPr>
        <w:t>الذي يتحمل</w:t>
      </w:r>
      <w:r w:rsidR="00B44CEE" w:rsidRPr="00DE6131">
        <w:rPr>
          <w:rFonts w:hint="cs"/>
          <w:color w:val="000000" w:themeColor="text1"/>
          <w:rtl/>
        </w:rPr>
        <w:t xml:space="preserve"> </w:t>
      </w:r>
      <w:r w:rsidRPr="00DE6131">
        <w:rPr>
          <w:rFonts w:hint="cs"/>
          <w:color w:val="000000" w:themeColor="text1"/>
          <w:rtl/>
        </w:rPr>
        <w:t xml:space="preserve">فيه </w:t>
      </w:r>
      <w:r w:rsidR="0054756E" w:rsidRPr="00DE6131">
        <w:rPr>
          <w:rFonts w:hint="cs"/>
          <w:color w:val="000000" w:themeColor="text1"/>
          <w:rtl/>
        </w:rPr>
        <w:t>الملتزم جميع</w:t>
      </w:r>
      <w:r w:rsidRPr="00DE6131">
        <w:rPr>
          <w:rFonts w:hint="cs"/>
          <w:color w:val="000000" w:themeColor="text1"/>
          <w:rtl/>
        </w:rPr>
        <w:t xml:space="preserve"> </w:t>
      </w:r>
      <w:r w:rsidR="00B44CEE" w:rsidRPr="00DE6131">
        <w:rPr>
          <w:rFonts w:hint="cs"/>
          <w:color w:val="000000" w:themeColor="text1"/>
          <w:rtl/>
        </w:rPr>
        <w:t xml:space="preserve">الأعباء والنفقات </w:t>
      </w:r>
      <w:r w:rsidRPr="00DE6131">
        <w:rPr>
          <w:rFonts w:hint="cs"/>
          <w:color w:val="000000" w:themeColor="text1"/>
          <w:rtl/>
        </w:rPr>
        <w:t xml:space="preserve">اللازمة لاستغلال وسير المرفق </w:t>
      </w:r>
      <w:r w:rsidR="0054756E" w:rsidRPr="00DE6131">
        <w:rPr>
          <w:rFonts w:hint="cs"/>
          <w:color w:val="000000" w:themeColor="text1"/>
          <w:rtl/>
        </w:rPr>
        <w:t>العام،</w:t>
      </w:r>
      <w:r w:rsidRPr="00DE6131">
        <w:rPr>
          <w:rFonts w:hint="cs"/>
          <w:color w:val="000000" w:themeColor="text1"/>
          <w:rtl/>
        </w:rPr>
        <w:t xml:space="preserve"> لذلك يكسب الحق في الحصول على </w:t>
      </w:r>
      <w:r w:rsidR="00B44CEE" w:rsidRPr="00DE6131">
        <w:rPr>
          <w:rFonts w:hint="cs"/>
          <w:color w:val="000000" w:themeColor="text1"/>
          <w:rtl/>
        </w:rPr>
        <w:t xml:space="preserve">جميع </w:t>
      </w:r>
      <w:r w:rsidR="0054756E" w:rsidRPr="00DE6131">
        <w:rPr>
          <w:rFonts w:hint="cs"/>
          <w:color w:val="000000" w:themeColor="text1"/>
          <w:rtl/>
        </w:rPr>
        <w:t>العائدات المرتبطة</w:t>
      </w:r>
      <w:r w:rsidRPr="00DE6131">
        <w:rPr>
          <w:rFonts w:hint="cs"/>
          <w:color w:val="000000" w:themeColor="text1"/>
          <w:rtl/>
        </w:rPr>
        <w:t xml:space="preserve"> ب</w:t>
      </w:r>
      <w:r w:rsidR="00B44CEE" w:rsidRPr="00DE6131">
        <w:rPr>
          <w:rFonts w:hint="cs"/>
          <w:color w:val="000000" w:themeColor="text1"/>
          <w:rtl/>
        </w:rPr>
        <w:t xml:space="preserve">استغلال </w:t>
      </w:r>
      <w:r w:rsidR="00960CEE" w:rsidRPr="00DE6131">
        <w:rPr>
          <w:rFonts w:hint="cs"/>
          <w:color w:val="000000" w:themeColor="text1"/>
          <w:rtl/>
        </w:rPr>
        <w:t>المرفق</w:t>
      </w:r>
      <w:r w:rsidRPr="00DE6131">
        <w:rPr>
          <w:rFonts w:hint="cs"/>
          <w:color w:val="000000" w:themeColor="text1"/>
          <w:rtl/>
        </w:rPr>
        <w:t xml:space="preserve"> العام المفوض وبالنتيجة </w:t>
      </w:r>
      <w:r w:rsidR="0054756E" w:rsidRPr="00DE6131">
        <w:rPr>
          <w:rFonts w:hint="cs"/>
          <w:color w:val="000000" w:themeColor="text1"/>
          <w:rtl/>
        </w:rPr>
        <w:t>لا يمك</w:t>
      </w:r>
      <w:r w:rsidR="0054756E" w:rsidRPr="00DE6131">
        <w:rPr>
          <w:color w:val="000000" w:themeColor="text1"/>
          <w:rtl/>
        </w:rPr>
        <w:t>ن</w:t>
      </w:r>
      <w:r w:rsidRPr="00DE6131">
        <w:rPr>
          <w:rFonts w:hint="cs"/>
          <w:color w:val="000000" w:themeColor="text1"/>
          <w:rtl/>
        </w:rPr>
        <w:t xml:space="preserve"> ل</w:t>
      </w:r>
      <w:r w:rsidR="007D2543" w:rsidRPr="00DE6131">
        <w:rPr>
          <w:rFonts w:hint="cs"/>
          <w:color w:val="000000" w:themeColor="text1"/>
          <w:rtl/>
        </w:rPr>
        <w:t xml:space="preserve">لملتزم بدفع مقابل </w:t>
      </w:r>
      <w:r w:rsidRPr="00DE6131">
        <w:rPr>
          <w:rFonts w:hint="cs"/>
          <w:color w:val="000000" w:themeColor="text1"/>
          <w:rtl/>
        </w:rPr>
        <w:t xml:space="preserve">مالي </w:t>
      </w:r>
      <w:r w:rsidR="007D2543" w:rsidRPr="00DE6131">
        <w:rPr>
          <w:rFonts w:hint="cs"/>
          <w:color w:val="000000" w:themeColor="text1"/>
          <w:rtl/>
        </w:rPr>
        <w:t xml:space="preserve">الى الجهة الإدارية </w:t>
      </w:r>
      <w:r w:rsidRPr="00DE6131">
        <w:rPr>
          <w:rFonts w:hint="cs"/>
          <w:color w:val="000000" w:themeColor="text1"/>
          <w:rtl/>
        </w:rPr>
        <w:t xml:space="preserve">المانحة لعقد </w:t>
      </w:r>
      <w:r w:rsidR="0054756E" w:rsidRPr="00DE6131">
        <w:rPr>
          <w:rFonts w:hint="cs"/>
          <w:color w:val="000000" w:themeColor="text1"/>
          <w:rtl/>
        </w:rPr>
        <w:t>التفويض.</w:t>
      </w:r>
    </w:p>
    <w:p w14:paraId="2DD8E66B" w14:textId="44DB0220" w:rsidR="007D2543" w:rsidRPr="00DE6131" w:rsidRDefault="00B83123" w:rsidP="00CF160A">
      <w:pPr>
        <w:ind w:firstLine="0"/>
        <w:rPr>
          <w:color w:val="000000" w:themeColor="text1"/>
        </w:rPr>
      </w:pPr>
      <w:r w:rsidRPr="00DE6131">
        <w:rPr>
          <w:rFonts w:hint="cs"/>
          <w:color w:val="000000" w:themeColor="text1"/>
          <w:rtl/>
        </w:rPr>
        <w:t xml:space="preserve">2/ بالنسبة لمدة العقد </w:t>
      </w:r>
      <w:r w:rsidR="007D2543" w:rsidRPr="00DE6131">
        <w:rPr>
          <w:rFonts w:hint="cs"/>
          <w:color w:val="000000" w:themeColor="text1"/>
          <w:rtl/>
        </w:rPr>
        <w:t xml:space="preserve">تكون مدة عقد </w:t>
      </w:r>
      <w:r w:rsidR="00A158CC">
        <w:rPr>
          <w:rFonts w:hint="cs"/>
          <w:color w:val="000000" w:themeColor="text1"/>
          <w:rtl/>
        </w:rPr>
        <w:t>ا</w:t>
      </w:r>
      <w:r w:rsidR="007D2543" w:rsidRPr="00DE6131">
        <w:rPr>
          <w:rFonts w:hint="cs"/>
          <w:color w:val="000000" w:themeColor="text1"/>
          <w:rtl/>
        </w:rPr>
        <w:t xml:space="preserve">يجار المرفق العام </w:t>
      </w:r>
      <w:r w:rsidR="00604CFF" w:rsidRPr="00DE6131">
        <w:rPr>
          <w:rFonts w:hint="cs"/>
          <w:color w:val="000000" w:themeColor="text1"/>
          <w:rtl/>
        </w:rPr>
        <w:t>قصيرة</w:t>
      </w:r>
      <w:r w:rsidRPr="00DE6131">
        <w:rPr>
          <w:rFonts w:hint="cs"/>
          <w:color w:val="000000" w:themeColor="text1"/>
          <w:rtl/>
        </w:rPr>
        <w:t xml:space="preserve"> نوعا ما مقارنة مع مدة عقد ا</w:t>
      </w:r>
      <w:r w:rsidR="007D2543" w:rsidRPr="00DE6131">
        <w:rPr>
          <w:rFonts w:hint="cs"/>
          <w:color w:val="000000" w:themeColor="text1"/>
          <w:rtl/>
        </w:rPr>
        <w:t xml:space="preserve">متياز </w:t>
      </w:r>
      <w:r w:rsidRPr="00DE6131">
        <w:rPr>
          <w:rFonts w:hint="cs"/>
          <w:color w:val="000000" w:themeColor="text1"/>
          <w:rtl/>
        </w:rPr>
        <w:t xml:space="preserve">المرفق العام </w:t>
      </w:r>
      <w:r w:rsidR="007D2543" w:rsidRPr="00DE6131">
        <w:rPr>
          <w:rFonts w:hint="cs"/>
          <w:color w:val="000000" w:themeColor="text1"/>
          <w:rtl/>
        </w:rPr>
        <w:t xml:space="preserve">الطويلة </w:t>
      </w:r>
      <w:r w:rsidRPr="00DE6131">
        <w:rPr>
          <w:rFonts w:hint="cs"/>
          <w:color w:val="000000" w:themeColor="text1"/>
          <w:rtl/>
        </w:rPr>
        <w:t xml:space="preserve">بالنظر الى </w:t>
      </w:r>
      <w:r w:rsidR="00677016" w:rsidRPr="00DE6131">
        <w:rPr>
          <w:rFonts w:hint="cs"/>
          <w:color w:val="000000" w:themeColor="text1"/>
          <w:rtl/>
        </w:rPr>
        <w:t>طبيعة الاستثمارات</w:t>
      </w:r>
      <w:r w:rsidR="007D2543" w:rsidRPr="00DE6131">
        <w:rPr>
          <w:rFonts w:hint="cs"/>
          <w:color w:val="000000" w:themeColor="text1"/>
          <w:rtl/>
        </w:rPr>
        <w:t xml:space="preserve"> </w:t>
      </w:r>
      <w:r w:rsidRPr="00DE6131">
        <w:rPr>
          <w:rFonts w:hint="cs"/>
          <w:color w:val="000000" w:themeColor="text1"/>
          <w:rtl/>
        </w:rPr>
        <w:t>ال</w:t>
      </w:r>
      <w:r w:rsidR="007D2543" w:rsidRPr="00DE6131">
        <w:rPr>
          <w:rFonts w:hint="cs"/>
          <w:color w:val="000000" w:themeColor="text1"/>
          <w:rtl/>
        </w:rPr>
        <w:t xml:space="preserve">مالية </w:t>
      </w:r>
      <w:r w:rsidRPr="00DE6131">
        <w:rPr>
          <w:rFonts w:hint="cs"/>
          <w:color w:val="000000" w:themeColor="text1"/>
          <w:rtl/>
        </w:rPr>
        <w:t xml:space="preserve">المعتبرة التي ينفقها الملتزم </w:t>
      </w:r>
      <w:r w:rsidR="00604CFF" w:rsidRPr="00DE6131">
        <w:rPr>
          <w:rFonts w:hint="cs"/>
          <w:color w:val="000000" w:themeColor="text1"/>
          <w:rtl/>
        </w:rPr>
        <w:t>لإدارة</w:t>
      </w:r>
      <w:r w:rsidR="007D2543" w:rsidRPr="00DE6131">
        <w:rPr>
          <w:rFonts w:hint="cs"/>
          <w:color w:val="000000" w:themeColor="text1"/>
          <w:rtl/>
        </w:rPr>
        <w:t xml:space="preserve"> وتشغيل المرفق </w:t>
      </w:r>
      <w:r w:rsidRPr="00DE6131">
        <w:rPr>
          <w:rFonts w:hint="cs"/>
          <w:color w:val="000000" w:themeColor="text1"/>
          <w:rtl/>
        </w:rPr>
        <w:t xml:space="preserve">العام، وهو </w:t>
      </w:r>
      <w:r w:rsidR="0054756E" w:rsidRPr="00DE6131">
        <w:rPr>
          <w:rFonts w:hint="cs"/>
          <w:color w:val="000000" w:themeColor="text1"/>
          <w:rtl/>
        </w:rPr>
        <w:t>ما يفر</w:t>
      </w:r>
      <w:r w:rsidR="0054756E" w:rsidRPr="00DE6131">
        <w:rPr>
          <w:color w:val="000000" w:themeColor="text1"/>
          <w:rtl/>
        </w:rPr>
        <w:t>ض</w:t>
      </w:r>
      <w:r w:rsidRPr="00DE6131">
        <w:rPr>
          <w:rFonts w:hint="cs"/>
          <w:color w:val="000000" w:themeColor="text1"/>
          <w:rtl/>
        </w:rPr>
        <w:t xml:space="preserve"> طول المدة بالضرورة</w:t>
      </w:r>
      <w:r w:rsidR="00A158CC">
        <w:rPr>
          <w:rFonts w:hint="cs"/>
          <w:color w:val="000000" w:themeColor="text1"/>
          <w:rtl/>
        </w:rPr>
        <w:t xml:space="preserve">، من أجل </w:t>
      </w:r>
      <w:r w:rsidR="00677016" w:rsidRPr="00DE6131">
        <w:rPr>
          <w:rFonts w:hint="cs"/>
          <w:color w:val="000000" w:themeColor="text1"/>
          <w:rtl/>
        </w:rPr>
        <w:t xml:space="preserve">عملية استرجاع </w:t>
      </w:r>
      <w:r w:rsidR="00CF160A">
        <w:rPr>
          <w:rFonts w:hint="cs"/>
          <w:color w:val="000000" w:themeColor="text1"/>
          <w:rtl/>
        </w:rPr>
        <w:t xml:space="preserve">تكاليف </w:t>
      </w:r>
      <w:r w:rsidR="00677016" w:rsidRPr="00DE6131">
        <w:rPr>
          <w:rFonts w:hint="cs"/>
          <w:color w:val="000000" w:themeColor="text1"/>
          <w:rtl/>
        </w:rPr>
        <w:t>هذه الاستثمارات ناهيك عن سعي الملتزم الى تحقيق مكاسب مالية تناسب حجم الاستثمارات المنفقة.</w:t>
      </w:r>
    </w:p>
    <w:p w14:paraId="553B566C" w14:textId="440033B8" w:rsidR="007D2543" w:rsidRPr="00DE6131" w:rsidRDefault="007D2543" w:rsidP="001B4F5A">
      <w:pPr>
        <w:rPr>
          <w:sz w:val="24"/>
          <w:szCs w:val="24"/>
          <w:rtl/>
        </w:rPr>
      </w:pPr>
      <w:r w:rsidRPr="00DE6131">
        <w:rPr>
          <w:rFonts w:hint="cs"/>
          <w:rtl/>
        </w:rPr>
        <w:t>وبناء على ما</w:t>
      </w:r>
      <w:r w:rsidR="00604CFF" w:rsidRPr="00DE6131">
        <w:rPr>
          <w:rFonts w:hint="cs"/>
          <w:rtl/>
        </w:rPr>
        <w:t xml:space="preserve"> </w:t>
      </w:r>
      <w:r w:rsidR="00677016" w:rsidRPr="00DE6131">
        <w:rPr>
          <w:rFonts w:hint="cs"/>
          <w:rtl/>
        </w:rPr>
        <w:t>سلف</w:t>
      </w:r>
      <w:r w:rsidRPr="00DE6131">
        <w:rPr>
          <w:rFonts w:hint="cs"/>
          <w:rtl/>
        </w:rPr>
        <w:t xml:space="preserve"> من أوجه تشابه واختلاف بين </w:t>
      </w:r>
      <w:r w:rsidR="00677016" w:rsidRPr="00DE6131">
        <w:rPr>
          <w:rFonts w:hint="cs"/>
          <w:rtl/>
        </w:rPr>
        <w:t xml:space="preserve">كل من </w:t>
      </w:r>
      <w:r w:rsidRPr="00DE6131">
        <w:rPr>
          <w:rFonts w:hint="cs"/>
          <w:rtl/>
        </w:rPr>
        <w:t xml:space="preserve">عقد ايجار المرفق العام وعقد الامتياز يذهب </w:t>
      </w:r>
      <w:r w:rsidR="00677016" w:rsidRPr="00DE6131">
        <w:rPr>
          <w:rFonts w:hint="cs"/>
          <w:rtl/>
        </w:rPr>
        <w:t>بعض</w:t>
      </w:r>
      <w:r w:rsidRPr="00DE6131">
        <w:rPr>
          <w:rFonts w:hint="cs"/>
          <w:rtl/>
        </w:rPr>
        <w:t xml:space="preserve"> من الفقه الى </w:t>
      </w:r>
      <w:r w:rsidR="00677016" w:rsidRPr="00DE6131">
        <w:rPr>
          <w:rFonts w:hint="cs"/>
          <w:rtl/>
        </w:rPr>
        <w:t>الإقرار بأن هذا</w:t>
      </w:r>
      <w:r w:rsidRPr="00DE6131">
        <w:rPr>
          <w:rFonts w:hint="cs"/>
          <w:rtl/>
        </w:rPr>
        <w:t xml:space="preserve"> </w:t>
      </w:r>
      <w:r w:rsidR="00677016" w:rsidRPr="00DE6131">
        <w:rPr>
          <w:rFonts w:hint="cs"/>
          <w:rtl/>
        </w:rPr>
        <w:t>التباين</w:t>
      </w:r>
      <w:r w:rsidRPr="00DE6131">
        <w:rPr>
          <w:rFonts w:hint="cs"/>
          <w:rtl/>
        </w:rPr>
        <w:t xml:space="preserve"> بين العقدين المذكورين</w:t>
      </w:r>
      <w:r w:rsidR="00677016" w:rsidRPr="00DE6131">
        <w:rPr>
          <w:rFonts w:hint="cs"/>
          <w:rtl/>
        </w:rPr>
        <w:t>،</w:t>
      </w:r>
      <w:r w:rsidRPr="00DE6131">
        <w:rPr>
          <w:rFonts w:hint="cs"/>
          <w:rtl/>
        </w:rPr>
        <w:t xml:space="preserve"> ليس في الطبيعة ولكن اختلاف في </w:t>
      </w:r>
      <w:r w:rsidR="00677016" w:rsidRPr="00DE6131">
        <w:rPr>
          <w:rFonts w:hint="cs"/>
          <w:rtl/>
        </w:rPr>
        <w:t>الدرجة،</w:t>
      </w:r>
      <w:r w:rsidRPr="00DE6131">
        <w:rPr>
          <w:rFonts w:hint="cs"/>
          <w:rtl/>
        </w:rPr>
        <w:t xml:space="preserve"> فعقد الايجار هو صورة مخففة من عقد الامتياز،</w:t>
      </w:r>
      <w:r w:rsidR="00677016" w:rsidRPr="00DE6131">
        <w:rPr>
          <w:rFonts w:hint="cs"/>
          <w:rtl/>
        </w:rPr>
        <w:t xml:space="preserve"> فهو يحد من </w:t>
      </w:r>
      <w:r w:rsidR="0054756E" w:rsidRPr="00DE6131">
        <w:rPr>
          <w:rFonts w:hint="cs"/>
          <w:rtl/>
        </w:rPr>
        <w:t>دور المستأج</w:t>
      </w:r>
      <w:r w:rsidR="0054756E" w:rsidRPr="00DE6131">
        <w:rPr>
          <w:rtl/>
        </w:rPr>
        <w:t>ر</w:t>
      </w:r>
      <w:r w:rsidR="00677016" w:rsidRPr="00DE6131">
        <w:rPr>
          <w:rFonts w:hint="cs"/>
          <w:rtl/>
        </w:rPr>
        <w:t xml:space="preserve"> في</w:t>
      </w:r>
      <w:r w:rsidRPr="00DE6131">
        <w:rPr>
          <w:rFonts w:hint="cs"/>
          <w:rtl/>
        </w:rPr>
        <w:t xml:space="preserve"> مجال </w:t>
      </w:r>
      <w:r w:rsidR="00677016" w:rsidRPr="00DE6131">
        <w:rPr>
          <w:rFonts w:hint="cs"/>
          <w:rtl/>
        </w:rPr>
        <w:t xml:space="preserve">اقامة </w:t>
      </w:r>
      <w:r w:rsidRPr="00DE6131">
        <w:rPr>
          <w:rFonts w:hint="cs"/>
          <w:rtl/>
        </w:rPr>
        <w:t>الانشاءات وال</w:t>
      </w:r>
      <w:r w:rsidR="00DC1552">
        <w:rPr>
          <w:rFonts w:hint="cs"/>
          <w:rtl/>
        </w:rPr>
        <w:t>أ</w:t>
      </w:r>
      <w:r w:rsidRPr="00DE6131">
        <w:rPr>
          <w:rFonts w:hint="cs"/>
          <w:rtl/>
        </w:rPr>
        <w:t xml:space="preserve">عمال </w:t>
      </w:r>
      <w:r w:rsidR="00677016" w:rsidRPr="00DE6131">
        <w:rPr>
          <w:rFonts w:hint="cs"/>
          <w:rtl/>
        </w:rPr>
        <w:t>اللازمة</w:t>
      </w:r>
      <w:r w:rsidRPr="00DE6131">
        <w:rPr>
          <w:rFonts w:hint="cs"/>
          <w:rtl/>
        </w:rPr>
        <w:t xml:space="preserve"> لاستغلال </w:t>
      </w:r>
      <w:r w:rsidR="00677016" w:rsidRPr="00DE6131">
        <w:rPr>
          <w:rFonts w:hint="cs"/>
          <w:rtl/>
        </w:rPr>
        <w:t xml:space="preserve">وسير </w:t>
      </w:r>
      <w:r w:rsidRPr="00DE6131">
        <w:rPr>
          <w:rFonts w:hint="cs"/>
          <w:rtl/>
        </w:rPr>
        <w:t xml:space="preserve">المرفق </w:t>
      </w:r>
      <w:r w:rsidR="00677016" w:rsidRPr="00DE6131">
        <w:rPr>
          <w:rFonts w:hint="cs"/>
          <w:rtl/>
        </w:rPr>
        <w:t xml:space="preserve">العام، </w:t>
      </w:r>
      <w:r w:rsidRPr="00DE6131">
        <w:rPr>
          <w:rFonts w:hint="cs"/>
          <w:rtl/>
        </w:rPr>
        <w:t xml:space="preserve">ولكن توجد بين 'عقد الامتياز وعقد الايجار </w:t>
      </w:r>
      <w:r w:rsidR="0008667C" w:rsidRPr="00DE6131">
        <w:rPr>
          <w:rFonts w:hint="cs"/>
          <w:rtl/>
        </w:rPr>
        <w:t>تدرجات وصور عديدة للمزج بينهما تحدث من الناحية العملية</w:t>
      </w:r>
      <w:r w:rsidR="001C22C0" w:rsidRPr="00DE6131">
        <w:rPr>
          <w:rStyle w:val="Appelnotedebasdep"/>
          <w:color w:val="000000" w:themeColor="text1"/>
          <w:rtl/>
        </w:rPr>
        <w:footnoteReference w:id="78"/>
      </w:r>
      <w:r w:rsidR="00677016" w:rsidRPr="00DE6131">
        <w:rPr>
          <w:rFonts w:hint="cs"/>
          <w:rtl/>
        </w:rPr>
        <w:t>،</w:t>
      </w:r>
      <w:r w:rsidR="00E1695F" w:rsidRPr="00DE6131">
        <w:rPr>
          <w:rFonts w:hint="cs"/>
          <w:rtl/>
        </w:rPr>
        <w:t xml:space="preserve"> وهذا الاختلاف بين صورتين </w:t>
      </w:r>
      <w:r w:rsidR="00677016" w:rsidRPr="00DE6131">
        <w:rPr>
          <w:rFonts w:hint="cs"/>
          <w:rtl/>
        </w:rPr>
        <w:t>من صور تفويضات المرفق العام</w:t>
      </w:r>
      <w:r w:rsidR="00E1695F" w:rsidRPr="00DE6131">
        <w:rPr>
          <w:rFonts w:hint="cs"/>
          <w:rtl/>
        </w:rPr>
        <w:t xml:space="preserve"> إنما يمثل عامل ثراء وتعزيز لاستخدام تقنية التفويض بحيث يناسب كل شكل من هذين الشكلين موضوع أو نوع معين من المرافق العامة التي يمكن </w:t>
      </w:r>
      <w:r w:rsidR="00DC1552">
        <w:rPr>
          <w:rFonts w:hint="cs"/>
          <w:rtl/>
        </w:rPr>
        <w:t>تفويضها الى الغير</w:t>
      </w:r>
      <w:r w:rsidR="00E1695F" w:rsidRPr="00DE6131">
        <w:rPr>
          <w:rFonts w:hint="cs"/>
          <w:rtl/>
        </w:rPr>
        <w:t xml:space="preserve">، فقد يناسب عقد الامتياز المرافق العامة التي تتطلب مبالغ مالية كبيرة من أجل إعادة تأهيلها ثم إعادة استغلالها حيث تتخلص الخزينة العمومية من هذه الأعباء المالية الكبيرة اللازمة </w:t>
      </w:r>
      <w:r w:rsidR="0054756E" w:rsidRPr="00DE6131">
        <w:rPr>
          <w:rFonts w:hint="cs"/>
          <w:rtl/>
        </w:rPr>
        <w:t>لإقامة</w:t>
      </w:r>
      <w:r w:rsidR="00E1695F" w:rsidRPr="00DE6131">
        <w:rPr>
          <w:rFonts w:hint="cs"/>
          <w:rtl/>
        </w:rPr>
        <w:t xml:space="preserve"> هذه المشاريع وكذلك تعفى الجهة المانحة للتفويض من تحمل مخا</w:t>
      </w:r>
      <w:r w:rsidR="00DC1552">
        <w:rPr>
          <w:rFonts w:hint="cs"/>
          <w:rtl/>
        </w:rPr>
        <w:t>طر الاستغلال</w:t>
      </w:r>
      <w:r w:rsidR="00E1695F" w:rsidRPr="00DE6131">
        <w:rPr>
          <w:rFonts w:hint="cs"/>
          <w:rtl/>
        </w:rPr>
        <w:t xml:space="preserve">، في حين يناسب عقد الايجار المرافق العامة المقامة </w:t>
      </w:r>
      <w:r w:rsidR="00634213" w:rsidRPr="00DE6131">
        <w:rPr>
          <w:rFonts w:hint="cs"/>
          <w:rtl/>
        </w:rPr>
        <w:t>والمعدة للاستغلال والاستفادة من القطاع الخاص في عملية الاستغلال.</w:t>
      </w:r>
      <w:r w:rsidR="00E1695F" w:rsidRPr="00DE6131">
        <w:rPr>
          <w:rFonts w:hint="cs"/>
          <w:rtl/>
        </w:rPr>
        <w:t xml:space="preserve">  </w:t>
      </w:r>
      <w:r w:rsidR="00677016" w:rsidRPr="00DE6131">
        <w:rPr>
          <w:rFonts w:hint="cs"/>
          <w:rtl/>
        </w:rPr>
        <w:t xml:space="preserve"> </w:t>
      </w:r>
    </w:p>
    <w:p w14:paraId="2764398A" w14:textId="77777777" w:rsidR="008F46D9" w:rsidRPr="00DE6131" w:rsidRDefault="001C22C0" w:rsidP="004F2087">
      <w:pPr>
        <w:ind w:firstLine="0"/>
        <w:outlineLvl w:val="3"/>
        <w:rPr>
          <w:color w:val="000000" w:themeColor="text1"/>
          <w:rtl/>
        </w:rPr>
      </w:pPr>
      <w:bookmarkStart w:id="107" w:name="_Toc165664613"/>
      <w:bookmarkStart w:id="108" w:name="_Toc165665113"/>
      <w:bookmarkStart w:id="109" w:name="_Toc168134055"/>
      <w:r w:rsidRPr="00DE6131">
        <w:rPr>
          <w:rFonts w:hint="cs"/>
          <w:b/>
          <w:bCs/>
          <w:color w:val="000000" w:themeColor="text1"/>
          <w:sz w:val="32"/>
          <w:szCs w:val="32"/>
          <w:rtl/>
        </w:rPr>
        <w:t xml:space="preserve">المطلب </w:t>
      </w:r>
      <w:r w:rsidR="00237A92" w:rsidRPr="00DE6131">
        <w:rPr>
          <w:rFonts w:hint="cs"/>
          <w:b/>
          <w:bCs/>
          <w:color w:val="000000" w:themeColor="text1"/>
          <w:sz w:val="32"/>
          <w:szCs w:val="32"/>
          <w:rtl/>
        </w:rPr>
        <w:t>الثالث: عقد</w:t>
      </w:r>
      <w:r w:rsidR="0008667C" w:rsidRPr="00DE6131">
        <w:rPr>
          <w:rFonts w:hint="cs"/>
          <w:b/>
          <w:bCs/>
          <w:color w:val="000000" w:themeColor="text1"/>
          <w:sz w:val="32"/>
          <w:szCs w:val="32"/>
          <w:rtl/>
        </w:rPr>
        <w:t xml:space="preserve"> </w:t>
      </w:r>
      <w:r w:rsidR="004416F9" w:rsidRPr="00DE6131">
        <w:rPr>
          <w:rFonts w:hint="cs"/>
          <w:b/>
          <w:bCs/>
          <w:color w:val="000000" w:themeColor="text1"/>
          <w:sz w:val="32"/>
          <w:szCs w:val="32"/>
          <w:rtl/>
        </w:rPr>
        <w:t>الوكالة المحفزة (المشاطرة والاستغلال)</w:t>
      </w:r>
      <w:bookmarkEnd w:id="107"/>
      <w:bookmarkEnd w:id="108"/>
      <w:bookmarkEnd w:id="109"/>
      <w:r w:rsidR="008F46D9" w:rsidRPr="00DE6131">
        <w:rPr>
          <w:rFonts w:hint="cs"/>
          <w:color w:val="000000" w:themeColor="text1"/>
          <w:rtl/>
        </w:rPr>
        <w:t xml:space="preserve"> </w:t>
      </w:r>
    </w:p>
    <w:p w14:paraId="6419F57D" w14:textId="0DE6BA70" w:rsidR="008F46D9" w:rsidRPr="00DE6131" w:rsidRDefault="008F46D9" w:rsidP="001B4F5A">
      <w:pPr>
        <w:rPr>
          <w:rtl/>
        </w:rPr>
      </w:pPr>
      <w:r w:rsidRPr="00DE6131">
        <w:rPr>
          <w:rFonts w:hint="cs"/>
          <w:rtl/>
        </w:rPr>
        <w:t>عرف المشرع الجزائري عقد الوكالة المحفزة، في الفقرة الثالثة من المادة 210 من المرسوم 15/247 بان " تعهد السلطة المفوضة للمفوض له بتسيير وصيانة المرفق العام، ويقوم المفوض له باستغلال المرفق العام لحساب السلطة المفوضة التي تمول بنفسها إقامة المرفق لعم وتحتفظ بإدارته.</w:t>
      </w:r>
    </w:p>
    <w:p w14:paraId="52EBB7BE" w14:textId="713E48D7" w:rsidR="008F46D9" w:rsidRPr="00DE6131" w:rsidRDefault="008F46D9" w:rsidP="001B4F5A">
      <w:pPr>
        <w:rPr>
          <w:rtl/>
        </w:rPr>
      </w:pPr>
      <w:r w:rsidRPr="00DE6131">
        <w:rPr>
          <w:rFonts w:hint="cs"/>
          <w:rtl/>
        </w:rPr>
        <w:t>ويدفع اجر المفوض له مباشرة من السلطة المفوضة بواسطة منحة تحدد بنسبة مئوية من ال</w:t>
      </w:r>
      <w:r w:rsidR="00DC1552">
        <w:rPr>
          <w:rFonts w:hint="cs"/>
          <w:rtl/>
        </w:rPr>
        <w:t>أ</w:t>
      </w:r>
      <w:r w:rsidRPr="00DE6131">
        <w:rPr>
          <w:rFonts w:hint="cs"/>
          <w:rtl/>
        </w:rPr>
        <w:t>عمال تضاف اليها نسبة من الأرباح، عند الاقتضاء، تحدد السلطة المفوضة بال</w:t>
      </w:r>
      <w:r w:rsidR="00DC1552">
        <w:rPr>
          <w:rFonts w:hint="cs"/>
          <w:rtl/>
        </w:rPr>
        <w:t>إ</w:t>
      </w:r>
      <w:r w:rsidRPr="00DE6131">
        <w:rPr>
          <w:rFonts w:hint="cs"/>
          <w:rtl/>
        </w:rPr>
        <w:t>شتراك مع المفوض له التعريفات التي يدفعها مستعملو</w:t>
      </w:r>
      <w:r w:rsidR="00DC1552">
        <w:rPr>
          <w:rFonts w:hint="cs"/>
          <w:rtl/>
        </w:rPr>
        <w:t>ا</w:t>
      </w:r>
      <w:r w:rsidRPr="00DE6131">
        <w:rPr>
          <w:rFonts w:hint="cs"/>
          <w:rtl/>
        </w:rPr>
        <w:t xml:space="preserve"> المرفق العام ويحصل المفوض له التعريفات لحساب السلطة المفوضة المعنية.</w:t>
      </w:r>
    </w:p>
    <w:p w14:paraId="37F4CD1D" w14:textId="0156110E" w:rsidR="008F46D9" w:rsidRPr="00DE6131" w:rsidRDefault="008F46D9" w:rsidP="001B4F5A">
      <w:pPr>
        <w:rPr>
          <w:rtl/>
        </w:rPr>
      </w:pPr>
      <w:r w:rsidRPr="00DE6131">
        <w:rPr>
          <w:rFonts w:hint="cs"/>
          <w:rtl/>
        </w:rPr>
        <w:t>فعقد الوكالة المحفزة اعتبره المشرع الجزائري من بين ص</w:t>
      </w:r>
      <w:r w:rsidR="00266390" w:rsidRPr="00DE6131">
        <w:rPr>
          <w:rFonts w:hint="cs"/>
          <w:rtl/>
        </w:rPr>
        <w:t xml:space="preserve">ور عقود تفويض المرفق العام </w:t>
      </w:r>
      <w:r w:rsidRPr="00DE6131">
        <w:rPr>
          <w:rFonts w:hint="cs"/>
          <w:rtl/>
        </w:rPr>
        <w:t xml:space="preserve"> </w:t>
      </w:r>
      <w:r w:rsidR="00266390" w:rsidRPr="00DE6131">
        <w:rPr>
          <w:rFonts w:hint="cs"/>
          <w:rtl/>
        </w:rPr>
        <w:t xml:space="preserve">يكون موضوعه </w:t>
      </w:r>
      <w:r w:rsidRPr="00DE6131">
        <w:rPr>
          <w:rFonts w:hint="cs"/>
          <w:rtl/>
        </w:rPr>
        <w:t>تسيير</w:t>
      </w:r>
      <w:r w:rsidR="00A23A90">
        <w:rPr>
          <w:rFonts w:hint="cs"/>
          <w:rtl/>
        </w:rPr>
        <w:t>أ</w:t>
      </w:r>
      <w:r w:rsidRPr="00DE6131">
        <w:rPr>
          <w:rFonts w:hint="cs"/>
          <w:rtl/>
        </w:rPr>
        <w:t xml:space="preserve">و </w:t>
      </w:r>
      <w:r w:rsidR="0054756E" w:rsidRPr="00DE6131">
        <w:rPr>
          <w:rFonts w:hint="cs"/>
          <w:rtl/>
        </w:rPr>
        <w:t>تسيير</w:t>
      </w:r>
      <w:r w:rsidRPr="00DE6131">
        <w:rPr>
          <w:rFonts w:hint="cs"/>
          <w:rtl/>
        </w:rPr>
        <w:t xml:space="preserve"> وصيانة المرفق العام</w:t>
      </w:r>
      <w:r w:rsidR="00A23A90">
        <w:rPr>
          <w:rFonts w:hint="cs"/>
          <w:rtl/>
        </w:rPr>
        <w:t xml:space="preserve"> موضوع التفويض</w:t>
      </w:r>
      <w:r w:rsidRPr="00DE6131">
        <w:rPr>
          <w:rFonts w:hint="cs"/>
          <w:rtl/>
        </w:rPr>
        <w:t xml:space="preserve">، لحساب الشخص المعنوي العام الذي </w:t>
      </w:r>
      <w:r w:rsidR="00266390" w:rsidRPr="00DE6131">
        <w:rPr>
          <w:rFonts w:hint="cs"/>
          <w:rtl/>
        </w:rPr>
        <w:t>يقع عليه مسؤولية تمويل و</w:t>
      </w:r>
      <w:r w:rsidRPr="00DE6131">
        <w:rPr>
          <w:rFonts w:hint="cs"/>
          <w:rtl/>
        </w:rPr>
        <w:t>إقامة المرفق العام</w:t>
      </w:r>
      <w:r w:rsidR="00266390" w:rsidRPr="00DE6131">
        <w:rPr>
          <w:rFonts w:hint="cs"/>
          <w:rtl/>
        </w:rPr>
        <w:t xml:space="preserve"> في الوقت ذاته</w:t>
      </w:r>
      <w:r w:rsidRPr="00DE6131">
        <w:rPr>
          <w:rFonts w:hint="cs"/>
          <w:rtl/>
        </w:rPr>
        <w:t xml:space="preserve">، </w:t>
      </w:r>
      <w:r w:rsidR="00266390" w:rsidRPr="00DE6131">
        <w:rPr>
          <w:rFonts w:hint="cs"/>
          <w:rtl/>
        </w:rPr>
        <w:t>وتوفير كل</w:t>
      </w:r>
      <w:r w:rsidRPr="00DE6131">
        <w:rPr>
          <w:rFonts w:hint="cs"/>
          <w:rtl/>
        </w:rPr>
        <w:t xml:space="preserve"> المنشآت </w:t>
      </w:r>
      <w:r w:rsidR="00266390" w:rsidRPr="00DE6131">
        <w:rPr>
          <w:rFonts w:hint="cs"/>
          <w:rtl/>
        </w:rPr>
        <w:t>الضرور</w:t>
      </w:r>
      <w:r w:rsidR="00A23A90">
        <w:rPr>
          <w:rFonts w:hint="cs"/>
          <w:rtl/>
        </w:rPr>
        <w:t>ية واللازمة لتشغيل المرفق العام</w:t>
      </w:r>
      <w:r w:rsidR="00266390" w:rsidRPr="00DE6131">
        <w:rPr>
          <w:rFonts w:hint="cs"/>
          <w:rtl/>
        </w:rPr>
        <w:t xml:space="preserve"> محل التفويض،</w:t>
      </w:r>
      <w:r w:rsidRPr="00DE6131">
        <w:rPr>
          <w:rFonts w:hint="cs"/>
          <w:rtl/>
        </w:rPr>
        <w:t xml:space="preserve"> ويحتفظ</w:t>
      </w:r>
      <w:r w:rsidR="00266390" w:rsidRPr="00DE6131">
        <w:rPr>
          <w:rFonts w:hint="cs"/>
          <w:rtl/>
        </w:rPr>
        <w:t xml:space="preserve"> الشخص العام الم</w:t>
      </w:r>
      <w:r w:rsidR="00A23A90">
        <w:rPr>
          <w:rFonts w:hint="cs"/>
          <w:rtl/>
        </w:rPr>
        <w:t>انح للتفويض بإدارة المرفق العام</w:t>
      </w:r>
      <w:r w:rsidRPr="00DE6131">
        <w:rPr>
          <w:rFonts w:hint="cs"/>
          <w:rtl/>
        </w:rPr>
        <w:t xml:space="preserve">، </w:t>
      </w:r>
      <w:r w:rsidR="00266390" w:rsidRPr="00DE6131">
        <w:rPr>
          <w:rFonts w:hint="cs"/>
          <w:rtl/>
        </w:rPr>
        <w:t>ويشارك</w:t>
      </w:r>
      <w:r w:rsidRPr="00DE6131">
        <w:rPr>
          <w:rFonts w:hint="cs"/>
          <w:rtl/>
        </w:rPr>
        <w:t xml:space="preserve"> المفوض له مع </w:t>
      </w:r>
      <w:r w:rsidR="00266390" w:rsidRPr="00DE6131">
        <w:rPr>
          <w:rFonts w:hint="cs"/>
          <w:rtl/>
        </w:rPr>
        <w:t xml:space="preserve">الجهة مانحة التفويض  في تحديد مبالغ </w:t>
      </w:r>
      <w:r w:rsidRPr="00DE6131">
        <w:rPr>
          <w:rFonts w:hint="cs"/>
          <w:rtl/>
        </w:rPr>
        <w:t xml:space="preserve">التعريفات التي يدفعها </w:t>
      </w:r>
      <w:r w:rsidR="00266390" w:rsidRPr="00DE6131">
        <w:rPr>
          <w:rFonts w:hint="cs"/>
          <w:rtl/>
        </w:rPr>
        <w:t xml:space="preserve">مستخدمو المرفق العام لقاء الخدمات التي يتلقونها من </w:t>
      </w:r>
      <w:r w:rsidRPr="00DE6131">
        <w:rPr>
          <w:rFonts w:hint="cs"/>
          <w:rtl/>
        </w:rPr>
        <w:t>المرفق العام</w:t>
      </w:r>
      <w:r w:rsidR="00A23A90">
        <w:rPr>
          <w:rFonts w:hint="cs"/>
          <w:rtl/>
        </w:rPr>
        <w:t xml:space="preserve"> المفوض</w:t>
      </w:r>
      <w:r w:rsidRPr="00DE6131">
        <w:rPr>
          <w:rFonts w:hint="cs"/>
          <w:rtl/>
        </w:rPr>
        <w:t xml:space="preserve">، </w:t>
      </w:r>
      <w:r w:rsidR="00266390" w:rsidRPr="00DE6131">
        <w:rPr>
          <w:rFonts w:hint="cs"/>
          <w:rtl/>
        </w:rPr>
        <w:t>ويقتصر صاحب التفويض على</w:t>
      </w:r>
      <w:r w:rsidRPr="00DE6131">
        <w:rPr>
          <w:rFonts w:hint="cs"/>
          <w:rtl/>
        </w:rPr>
        <w:t xml:space="preserve"> تحصيل</w:t>
      </w:r>
      <w:r w:rsidR="00266390" w:rsidRPr="00DE6131">
        <w:rPr>
          <w:rFonts w:hint="cs"/>
          <w:rtl/>
        </w:rPr>
        <w:t xml:space="preserve"> هذه المبالغ من المنتفعين</w:t>
      </w:r>
      <w:r w:rsidR="00DD7A18" w:rsidRPr="00DE6131">
        <w:rPr>
          <w:rFonts w:hint="cs"/>
          <w:rtl/>
        </w:rPr>
        <w:t xml:space="preserve"> </w:t>
      </w:r>
      <w:r w:rsidRPr="00DE6131">
        <w:rPr>
          <w:rFonts w:hint="cs"/>
          <w:rtl/>
        </w:rPr>
        <w:t>ويحولها الى الشخص العام مانح التفويض</w:t>
      </w:r>
      <w:r w:rsidRPr="00DE6131">
        <w:rPr>
          <w:rStyle w:val="Appelnotedebasdep"/>
          <w:color w:val="000000" w:themeColor="text1"/>
          <w:rtl/>
        </w:rPr>
        <w:footnoteReference w:id="79"/>
      </w:r>
      <w:r w:rsidRPr="00DE6131">
        <w:rPr>
          <w:rFonts w:hint="cs"/>
          <w:rtl/>
        </w:rPr>
        <w:t xml:space="preserve">، </w:t>
      </w:r>
      <w:r w:rsidR="00DD7A18" w:rsidRPr="00DE6131">
        <w:rPr>
          <w:rFonts w:hint="cs"/>
          <w:rtl/>
        </w:rPr>
        <w:t xml:space="preserve">ويتلقى المفوض له </w:t>
      </w:r>
      <w:r w:rsidRPr="00DE6131">
        <w:rPr>
          <w:rFonts w:hint="cs"/>
          <w:rtl/>
        </w:rPr>
        <w:t xml:space="preserve">مقابل </w:t>
      </w:r>
      <w:r w:rsidRPr="00DE6131">
        <w:rPr>
          <w:rFonts w:hint="cs"/>
          <w:rtl/>
        </w:rPr>
        <w:lastRenderedPageBreak/>
        <w:t>مالي في</w:t>
      </w:r>
      <w:r w:rsidR="00DD7A18" w:rsidRPr="00DE6131">
        <w:rPr>
          <w:rFonts w:hint="cs"/>
          <w:rtl/>
        </w:rPr>
        <w:t xml:space="preserve"> شكل  أ</w:t>
      </w:r>
      <w:r w:rsidRPr="00DE6131">
        <w:rPr>
          <w:rFonts w:hint="cs"/>
          <w:rtl/>
        </w:rPr>
        <w:t xml:space="preserve">جر يدفع له من السلطة </w:t>
      </w:r>
      <w:r w:rsidR="00DD7A18" w:rsidRPr="00DE6131">
        <w:rPr>
          <w:rFonts w:hint="cs"/>
          <w:rtl/>
        </w:rPr>
        <w:t>مانحة التفويض و</w:t>
      </w:r>
      <w:r w:rsidRPr="00DE6131">
        <w:rPr>
          <w:rFonts w:hint="cs"/>
          <w:rtl/>
        </w:rPr>
        <w:t xml:space="preserve"> يتكون</w:t>
      </w:r>
      <w:r w:rsidR="00DD7A18" w:rsidRPr="00DE6131">
        <w:rPr>
          <w:rFonts w:hint="cs"/>
          <w:rtl/>
        </w:rPr>
        <w:t xml:space="preserve"> المقابل المالي في عقد الوكالة المحفزة من </w:t>
      </w:r>
      <w:r w:rsidRPr="00DE6131">
        <w:rPr>
          <w:rFonts w:hint="cs"/>
          <w:rtl/>
        </w:rPr>
        <w:t xml:space="preserve"> عنصرين:</w:t>
      </w:r>
    </w:p>
    <w:p w14:paraId="5F704B25" w14:textId="4970EF25" w:rsidR="00DD7A18" w:rsidRPr="00DE6131" w:rsidRDefault="008F46D9" w:rsidP="004F2087">
      <w:pPr>
        <w:ind w:firstLine="0"/>
        <w:rPr>
          <w:color w:val="000000" w:themeColor="text1"/>
          <w:rtl/>
        </w:rPr>
      </w:pPr>
      <w:r w:rsidRPr="00DE6131">
        <w:rPr>
          <w:rFonts w:hint="cs"/>
          <w:color w:val="000000" w:themeColor="text1"/>
          <w:rtl/>
        </w:rPr>
        <w:t xml:space="preserve">عنصر </w:t>
      </w:r>
      <w:r w:rsidR="00DD7A18" w:rsidRPr="00DE6131">
        <w:rPr>
          <w:rFonts w:hint="cs"/>
          <w:color w:val="000000" w:themeColor="text1"/>
          <w:rtl/>
        </w:rPr>
        <w:t xml:space="preserve">ثابت: وهو مبلغ مالي تدفعه السلطة المانحة للتفويض </w:t>
      </w:r>
      <w:r w:rsidR="00A865DC" w:rsidRPr="00DE6131">
        <w:rPr>
          <w:rFonts w:hint="cs"/>
          <w:color w:val="000000" w:themeColor="text1"/>
          <w:rtl/>
        </w:rPr>
        <w:t xml:space="preserve">للمفوض له لقاء إدارته للمرفق بغض النظرعن حالة العائدات المالية التي يحققها المرفق سواء كان في حالة ربح أو خسارة، فهو مبلغ مــالي  </w:t>
      </w:r>
      <w:r w:rsidR="00DD7A18" w:rsidRPr="00DE6131">
        <w:rPr>
          <w:rFonts w:hint="cs"/>
          <w:color w:val="000000" w:themeColor="text1"/>
          <w:rtl/>
        </w:rPr>
        <w:t xml:space="preserve"> </w:t>
      </w:r>
    </w:p>
    <w:p w14:paraId="68265F14" w14:textId="05A9E79D" w:rsidR="00A865DC" w:rsidRPr="00DE6131" w:rsidRDefault="008F46D9" w:rsidP="004F2087">
      <w:pPr>
        <w:ind w:firstLine="0"/>
        <w:rPr>
          <w:color w:val="000000" w:themeColor="text1"/>
          <w:rtl/>
        </w:rPr>
      </w:pPr>
      <w:r w:rsidRPr="00DE6131">
        <w:rPr>
          <w:rFonts w:hint="cs"/>
          <w:color w:val="000000" w:themeColor="text1"/>
          <w:rtl/>
        </w:rPr>
        <w:t>مضمون</w:t>
      </w:r>
      <w:r w:rsidR="00A865DC" w:rsidRPr="00DE6131">
        <w:rPr>
          <w:rFonts w:hint="cs"/>
          <w:color w:val="000000" w:themeColor="text1"/>
          <w:rtl/>
        </w:rPr>
        <w:t xml:space="preserve"> </w:t>
      </w:r>
      <w:r w:rsidR="0054756E" w:rsidRPr="00DE6131">
        <w:rPr>
          <w:rFonts w:hint="cs"/>
          <w:color w:val="000000" w:themeColor="text1"/>
          <w:rtl/>
        </w:rPr>
        <w:t>لا يتغي</w:t>
      </w:r>
      <w:r w:rsidR="0054756E" w:rsidRPr="00DE6131">
        <w:rPr>
          <w:color w:val="000000" w:themeColor="text1"/>
          <w:rtl/>
        </w:rPr>
        <w:t>ر</w:t>
      </w:r>
      <w:r w:rsidR="00A865DC" w:rsidRPr="00DE6131">
        <w:rPr>
          <w:rFonts w:hint="cs"/>
          <w:color w:val="000000" w:themeColor="text1"/>
          <w:rtl/>
        </w:rPr>
        <w:t xml:space="preserve"> من سنة الى أخرى</w:t>
      </w:r>
      <w:r w:rsidRPr="00DE6131">
        <w:rPr>
          <w:rFonts w:hint="cs"/>
          <w:color w:val="000000" w:themeColor="text1"/>
          <w:rtl/>
        </w:rPr>
        <w:t xml:space="preserve"> وهو مبلغ من المال محدد بنسبة مئوية من رقم الاعمال</w:t>
      </w:r>
      <w:r w:rsidR="00A865DC" w:rsidRPr="00DE6131">
        <w:rPr>
          <w:rFonts w:hint="cs"/>
          <w:color w:val="000000" w:themeColor="text1"/>
          <w:rtl/>
        </w:rPr>
        <w:t>.</w:t>
      </w:r>
    </w:p>
    <w:p w14:paraId="0931385C" w14:textId="5CCB10CB" w:rsidR="008F46D9" w:rsidRPr="00DE6131" w:rsidRDefault="00A865DC" w:rsidP="00E15086">
      <w:pPr>
        <w:ind w:firstLine="0"/>
        <w:rPr>
          <w:b/>
          <w:bCs/>
          <w:color w:val="000000" w:themeColor="text1"/>
          <w:sz w:val="32"/>
          <w:szCs w:val="32"/>
          <w:rtl/>
        </w:rPr>
      </w:pPr>
      <w:r w:rsidRPr="00DE6131">
        <w:rPr>
          <w:rFonts w:hint="cs"/>
          <w:color w:val="000000" w:themeColor="text1"/>
          <w:rtl/>
        </w:rPr>
        <w:t xml:space="preserve">عنصر متغير: يرتبط </w:t>
      </w:r>
      <w:r w:rsidR="00ED47D4" w:rsidRPr="00DE6131">
        <w:rPr>
          <w:rFonts w:hint="cs"/>
          <w:color w:val="000000" w:themeColor="text1"/>
          <w:rtl/>
        </w:rPr>
        <w:t xml:space="preserve">بالنتائج الاستثمارية المحققة من جراء استغلال المرفق فهي </w:t>
      </w:r>
      <w:r w:rsidR="008F46D9" w:rsidRPr="00DE6131">
        <w:rPr>
          <w:rFonts w:hint="cs"/>
          <w:color w:val="000000" w:themeColor="text1"/>
          <w:rtl/>
        </w:rPr>
        <w:t>عبارة ع</w:t>
      </w:r>
      <w:r w:rsidR="00DD7A18" w:rsidRPr="00DE6131">
        <w:rPr>
          <w:rFonts w:hint="cs"/>
          <w:color w:val="000000" w:themeColor="text1"/>
          <w:rtl/>
        </w:rPr>
        <w:t>لى</w:t>
      </w:r>
      <w:r w:rsidR="008F46D9" w:rsidRPr="00DE6131">
        <w:rPr>
          <w:rFonts w:hint="cs"/>
          <w:color w:val="000000" w:themeColor="text1"/>
          <w:rtl/>
        </w:rPr>
        <w:t xml:space="preserve"> مكافأة إضافية ترتبط بنتائج استغلال المرفق و</w:t>
      </w:r>
      <w:r w:rsidR="00ED47D4" w:rsidRPr="00DE6131">
        <w:rPr>
          <w:rFonts w:hint="cs"/>
          <w:color w:val="000000" w:themeColor="text1"/>
          <w:rtl/>
        </w:rPr>
        <w:t xml:space="preserve">تقدر </w:t>
      </w:r>
      <w:r w:rsidR="008F46D9" w:rsidRPr="00DE6131">
        <w:rPr>
          <w:rFonts w:hint="cs"/>
          <w:color w:val="000000" w:themeColor="text1"/>
          <w:rtl/>
        </w:rPr>
        <w:t xml:space="preserve">على أساس الربح الصافي </w:t>
      </w:r>
      <w:r w:rsidR="00ED47D4" w:rsidRPr="00DE6131">
        <w:rPr>
          <w:rFonts w:hint="cs"/>
          <w:color w:val="000000" w:themeColor="text1"/>
          <w:rtl/>
        </w:rPr>
        <w:t>للمشروع، أ</w:t>
      </w:r>
      <w:r w:rsidR="008F46D9" w:rsidRPr="00DE6131">
        <w:rPr>
          <w:color w:val="000000" w:themeColor="text1"/>
          <w:rtl/>
        </w:rPr>
        <w:t>و</w:t>
      </w:r>
      <w:r w:rsidR="008F46D9" w:rsidRPr="00DE6131">
        <w:rPr>
          <w:rFonts w:hint="cs"/>
          <w:color w:val="000000" w:themeColor="text1"/>
          <w:rtl/>
        </w:rPr>
        <w:t xml:space="preserve"> على أساس الدخل الإجمالي</w:t>
      </w:r>
      <w:r w:rsidR="008F46D9" w:rsidRPr="00DE6131">
        <w:rPr>
          <w:rStyle w:val="Appelnotedebasdep"/>
          <w:color w:val="000000" w:themeColor="text1"/>
          <w:rtl/>
        </w:rPr>
        <w:footnoteReference w:id="80"/>
      </w:r>
    </w:p>
    <w:p w14:paraId="79A00027" w14:textId="487AE2D1" w:rsidR="00DF50D3" w:rsidRPr="00DE6131" w:rsidRDefault="006C299C" w:rsidP="001B4F5A">
      <w:pPr>
        <w:rPr>
          <w:rtl/>
        </w:rPr>
      </w:pPr>
      <w:r w:rsidRPr="00DE6131">
        <w:rPr>
          <w:rFonts w:hint="cs"/>
          <w:rtl/>
        </w:rPr>
        <w:t>ف</w:t>
      </w:r>
      <w:r w:rsidR="00BF78CE" w:rsidRPr="00DE6131">
        <w:rPr>
          <w:rFonts w:hint="cs"/>
          <w:rtl/>
        </w:rPr>
        <w:t xml:space="preserve">يتحدد المقابل المالي </w:t>
      </w:r>
      <w:r w:rsidRPr="00DE6131">
        <w:rPr>
          <w:rFonts w:hint="cs"/>
          <w:rtl/>
        </w:rPr>
        <w:t xml:space="preserve">في عقود مشاطرة الاستغلال </w:t>
      </w:r>
      <w:r w:rsidR="00BF78CE" w:rsidRPr="00DE6131">
        <w:rPr>
          <w:rFonts w:hint="cs"/>
          <w:rtl/>
        </w:rPr>
        <w:t xml:space="preserve">الذي يتقاضاه </w:t>
      </w:r>
      <w:r w:rsidRPr="00DE6131">
        <w:rPr>
          <w:rFonts w:hint="cs"/>
          <w:rtl/>
        </w:rPr>
        <w:t>المفوض له</w:t>
      </w:r>
      <w:r w:rsidR="00511877" w:rsidRPr="00DE6131">
        <w:rPr>
          <w:rFonts w:hint="cs"/>
          <w:rtl/>
        </w:rPr>
        <w:t>،</w:t>
      </w:r>
      <w:r w:rsidRPr="00DE6131">
        <w:rPr>
          <w:rFonts w:hint="cs"/>
          <w:rtl/>
        </w:rPr>
        <w:t xml:space="preserve"> خاصة في الجزء المتغير منه </w:t>
      </w:r>
      <w:r w:rsidR="00511877" w:rsidRPr="00DE6131">
        <w:rPr>
          <w:rFonts w:hint="cs"/>
          <w:rtl/>
        </w:rPr>
        <w:t xml:space="preserve">بنتائج </w:t>
      </w:r>
      <w:r w:rsidR="00010274" w:rsidRPr="00DE6131">
        <w:rPr>
          <w:rFonts w:hint="cs"/>
          <w:rtl/>
        </w:rPr>
        <w:t xml:space="preserve">سير استغلال المرفق </w:t>
      </w:r>
      <w:r w:rsidRPr="00DE6131">
        <w:rPr>
          <w:rFonts w:hint="cs"/>
          <w:rtl/>
        </w:rPr>
        <w:t>العام</w:t>
      </w:r>
      <w:r w:rsidR="00511877" w:rsidRPr="00DE6131">
        <w:rPr>
          <w:rFonts w:hint="cs"/>
          <w:rtl/>
        </w:rPr>
        <w:t>،</w:t>
      </w:r>
      <w:r w:rsidRPr="00DE6131">
        <w:rPr>
          <w:rFonts w:hint="cs"/>
          <w:rtl/>
        </w:rPr>
        <w:t xml:space="preserve"> </w:t>
      </w:r>
      <w:r w:rsidR="00511877" w:rsidRPr="00DE6131">
        <w:rPr>
          <w:rFonts w:hint="cs"/>
          <w:rtl/>
        </w:rPr>
        <w:t>فيما</w:t>
      </w:r>
      <w:r w:rsidR="00010274" w:rsidRPr="00DE6131">
        <w:rPr>
          <w:rFonts w:hint="cs"/>
          <w:rtl/>
        </w:rPr>
        <w:t xml:space="preserve"> </w:t>
      </w:r>
      <w:r w:rsidR="00511877" w:rsidRPr="00DE6131">
        <w:rPr>
          <w:rFonts w:hint="cs"/>
          <w:rtl/>
        </w:rPr>
        <w:t xml:space="preserve">يكون على </w:t>
      </w:r>
      <w:r w:rsidR="00010274" w:rsidRPr="00DE6131">
        <w:rPr>
          <w:rFonts w:hint="cs"/>
          <w:rtl/>
        </w:rPr>
        <w:t xml:space="preserve"> الإدارة </w:t>
      </w:r>
      <w:r w:rsidR="00511877" w:rsidRPr="00DE6131">
        <w:rPr>
          <w:rFonts w:hint="cs"/>
          <w:rtl/>
        </w:rPr>
        <w:t xml:space="preserve">المفوضة تحمل </w:t>
      </w:r>
      <w:r w:rsidR="00010274" w:rsidRPr="00DE6131">
        <w:rPr>
          <w:rFonts w:hint="cs"/>
          <w:rtl/>
        </w:rPr>
        <w:t xml:space="preserve">المخاطر المالية للمشروع </w:t>
      </w:r>
      <w:r w:rsidR="00511877" w:rsidRPr="00DE6131">
        <w:rPr>
          <w:rFonts w:hint="cs"/>
          <w:rtl/>
        </w:rPr>
        <w:t xml:space="preserve">، </w:t>
      </w:r>
      <w:r w:rsidR="00010274" w:rsidRPr="00DE6131">
        <w:rPr>
          <w:rFonts w:hint="cs"/>
          <w:rtl/>
        </w:rPr>
        <w:t>و</w:t>
      </w:r>
      <w:r w:rsidR="00EF5ED4" w:rsidRPr="00DE6131">
        <w:rPr>
          <w:rFonts w:hint="cs"/>
          <w:rtl/>
        </w:rPr>
        <w:t xml:space="preserve"> بذلك تتفادى</w:t>
      </w:r>
      <w:r w:rsidR="00010274" w:rsidRPr="00DE6131">
        <w:rPr>
          <w:rFonts w:hint="cs"/>
          <w:rtl/>
        </w:rPr>
        <w:t xml:space="preserve"> طريق مشاطرة الاستغلال عيوب كل من الاستغلال المباشر من جهة وعقود الامتياز وايجار المرفق العام من جهة أخرى</w:t>
      </w:r>
      <w:r w:rsidR="00511877" w:rsidRPr="00DE6131">
        <w:rPr>
          <w:rFonts w:hint="cs"/>
          <w:rtl/>
        </w:rPr>
        <w:t xml:space="preserve">، </w:t>
      </w:r>
      <w:r w:rsidR="00EF5ED4" w:rsidRPr="00DE6131">
        <w:rPr>
          <w:rFonts w:hint="cs"/>
          <w:rtl/>
        </w:rPr>
        <w:t>ف</w:t>
      </w:r>
      <w:r w:rsidR="00511877" w:rsidRPr="00DE6131">
        <w:rPr>
          <w:rFonts w:hint="cs"/>
          <w:rtl/>
        </w:rPr>
        <w:t>تعالج قصور</w:t>
      </w:r>
      <w:r w:rsidR="00010274" w:rsidRPr="00DE6131">
        <w:rPr>
          <w:rFonts w:hint="cs"/>
          <w:rtl/>
        </w:rPr>
        <w:t xml:space="preserve"> الاستغلال المباشر </w:t>
      </w:r>
      <w:r w:rsidR="00511877" w:rsidRPr="00DE6131">
        <w:rPr>
          <w:rFonts w:hint="cs"/>
          <w:rtl/>
        </w:rPr>
        <w:t xml:space="preserve">خاصة في </w:t>
      </w:r>
      <w:r w:rsidR="00010274" w:rsidRPr="00DE6131">
        <w:rPr>
          <w:rFonts w:hint="cs"/>
          <w:rtl/>
        </w:rPr>
        <w:t xml:space="preserve"> انعدام </w:t>
      </w:r>
      <w:r w:rsidR="00511877" w:rsidRPr="00DE6131">
        <w:rPr>
          <w:rFonts w:hint="cs"/>
          <w:rtl/>
        </w:rPr>
        <w:t>الدوافع</w:t>
      </w:r>
      <w:r w:rsidR="00010274" w:rsidRPr="00DE6131">
        <w:rPr>
          <w:rFonts w:hint="cs"/>
          <w:rtl/>
        </w:rPr>
        <w:t xml:space="preserve"> الشخصية  </w:t>
      </w:r>
      <w:r w:rsidR="00EF5ED4" w:rsidRPr="00DE6131">
        <w:rPr>
          <w:rFonts w:hint="cs"/>
          <w:rtl/>
        </w:rPr>
        <w:t>لصاحب التفويض</w:t>
      </w:r>
      <w:r w:rsidR="007D09D0">
        <w:rPr>
          <w:rFonts w:hint="cs"/>
          <w:rtl/>
        </w:rPr>
        <w:t>،</w:t>
      </w:r>
      <w:r w:rsidR="00010274" w:rsidRPr="00DE6131">
        <w:rPr>
          <w:rFonts w:hint="cs"/>
          <w:rtl/>
        </w:rPr>
        <w:t xml:space="preserve"> وذلك بمنح </w:t>
      </w:r>
      <w:r w:rsidR="00EF5ED4" w:rsidRPr="00DE6131">
        <w:rPr>
          <w:rFonts w:hint="cs"/>
          <w:rtl/>
        </w:rPr>
        <w:t>المفوض له</w:t>
      </w:r>
      <w:r w:rsidR="00010274" w:rsidRPr="00DE6131">
        <w:rPr>
          <w:rFonts w:hint="cs"/>
          <w:rtl/>
        </w:rPr>
        <w:t xml:space="preserve"> بعض المزايا وتقرير المسؤولية المادية مما يحملهم على المبادرة </w:t>
      </w:r>
      <w:r w:rsidR="00EF5ED4" w:rsidRPr="00DE6131">
        <w:rPr>
          <w:rFonts w:hint="cs"/>
          <w:rtl/>
        </w:rPr>
        <w:t>والاجتهاد في تسيير المرفق،</w:t>
      </w:r>
      <w:r w:rsidR="00010274" w:rsidRPr="00DE6131">
        <w:rPr>
          <w:rFonts w:hint="cs"/>
          <w:rtl/>
        </w:rPr>
        <w:t xml:space="preserve"> ويحصل هذا من </w:t>
      </w:r>
      <w:r w:rsidR="00EF5ED4" w:rsidRPr="00DE6131">
        <w:rPr>
          <w:rFonts w:hint="cs"/>
          <w:rtl/>
        </w:rPr>
        <w:t>جراء</w:t>
      </w:r>
      <w:r w:rsidR="00010274" w:rsidRPr="00DE6131">
        <w:rPr>
          <w:rFonts w:hint="cs"/>
          <w:rtl/>
        </w:rPr>
        <w:t xml:space="preserve"> تقرير نسبة </w:t>
      </w:r>
      <w:r w:rsidR="00EF5ED4" w:rsidRPr="00DE6131">
        <w:rPr>
          <w:rFonts w:hint="cs"/>
          <w:rtl/>
        </w:rPr>
        <w:t>من</w:t>
      </w:r>
      <w:r w:rsidR="007D09D0">
        <w:rPr>
          <w:rFonts w:hint="cs"/>
          <w:rtl/>
        </w:rPr>
        <w:t xml:space="preserve"> الأرباح أ</w:t>
      </w:r>
      <w:r w:rsidR="00010274" w:rsidRPr="00DE6131">
        <w:rPr>
          <w:rFonts w:hint="cs"/>
          <w:rtl/>
        </w:rPr>
        <w:t>و</w:t>
      </w:r>
      <w:r w:rsidR="00604CFF" w:rsidRPr="00DE6131">
        <w:rPr>
          <w:rFonts w:hint="cs"/>
          <w:rtl/>
        </w:rPr>
        <w:t xml:space="preserve"> </w:t>
      </w:r>
      <w:r w:rsidR="00010274" w:rsidRPr="00DE6131">
        <w:rPr>
          <w:rFonts w:hint="cs"/>
          <w:rtl/>
        </w:rPr>
        <w:t xml:space="preserve">مبلغ مالي تضاف اليه نسبة </w:t>
      </w:r>
      <w:r w:rsidR="00EF5ED4" w:rsidRPr="00DE6131">
        <w:rPr>
          <w:rFonts w:hint="cs"/>
          <w:rtl/>
        </w:rPr>
        <w:t>من</w:t>
      </w:r>
      <w:r w:rsidR="00010274" w:rsidRPr="00DE6131">
        <w:rPr>
          <w:rFonts w:hint="cs"/>
          <w:rtl/>
        </w:rPr>
        <w:t xml:space="preserve"> </w:t>
      </w:r>
      <w:r w:rsidR="0054756E" w:rsidRPr="00DE6131">
        <w:rPr>
          <w:rFonts w:hint="cs"/>
          <w:rtl/>
        </w:rPr>
        <w:t>الأرباح</w:t>
      </w:r>
      <w:r w:rsidR="00EF5ED4" w:rsidRPr="00DE6131">
        <w:rPr>
          <w:rFonts w:hint="cs"/>
          <w:rtl/>
        </w:rPr>
        <w:t xml:space="preserve"> إضافة الى</w:t>
      </w:r>
      <w:r w:rsidR="00010274" w:rsidRPr="00DE6131">
        <w:rPr>
          <w:rFonts w:hint="cs"/>
          <w:rtl/>
        </w:rPr>
        <w:t xml:space="preserve"> القدر الثابت المضمون</w:t>
      </w:r>
      <w:r w:rsidR="00EF5ED4" w:rsidRPr="00DE6131">
        <w:rPr>
          <w:rFonts w:hint="cs"/>
          <w:rtl/>
        </w:rPr>
        <w:t xml:space="preserve"> الذي </w:t>
      </w:r>
      <w:r w:rsidR="0054756E" w:rsidRPr="00DE6131">
        <w:rPr>
          <w:rFonts w:hint="cs"/>
          <w:rtl/>
        </w:rPr>
        <w:t>يتقاضا</w:t>
      </w:r>
      <w:r w:rsidR="0054756E" w:rsidRPr="00DE6131">
        <w:rPr>
          <w:rtl/>
        </w:rPr>
        <w:t>ه</w:t>
      </w:r>
      <w:r w:rsidR="00EF5ED4" w:rsidRPr="00DE6131">
        <w:rPr>
          <w:rFonts w:hint="cs"/>
          <w:rtl/>
        </w:rPr>
        <w:t xml:space="preserve"> المفوض له مقابل إدارة المرفق،</w:t>
      </w:r>
      <w:r w:rsidR="00010274" w:rsidRPr="00DE6131">
        <w:rPr>
          <w:rFonts w:hint="cs"/>
          <w:rtl/>
        </w:rPr>
        <w:t xml:space="preserve"> </w:t>
      </w:r>
      <w:r w:rsidR="00770BB4" w:rsidRPr="00DE6131">
        <w:rPr>
          <w:rFonts w:hint="cs"/>
          <w:rtl/>
        </w:rPr>
        <w:t>فالقدر</w:t>
      </w:r>
      <w:r w:rsidR="00010274" w:rsidRPr="00DE6131">
        <w:rPr>
          <w:rFonts w:hint="cs"/>
          <w:rtl/>
        </w:rPr>
        <w:t xml:space="preserve"> المتفاوت وهو العائد الإضافي </w:t>
      </w:r>
      <w:r w:rsidR="00770BB4" w:rsidRPr="00DE6131">
        <w:rPr>
          <w:rFonts w:hint="cs"/>
          <w:rtl/>
        </w:rPr>
        <w:t xml:space="preserve">من جعالات </w:t>
      </w:r>
      <w:r w:rsidR="00010274" w:rsidRPr="00DE6131">
        <w:rPr>
          <w:rFonts w:hint="cs"/>
          <w:rtl/>
        </w:rPr>
        <w:t xml:space="preserve">و أرباح تقدر على أساس الربح الصافي للمشروع </w:t>
      </w:r>
      <w:r w:rsidR="0054756E" w:rsidRPr="00DE6131">
        <w:rPr>
          <w:rFonts w:hint="cs"/>
          <w:rtl/>
        </w:rPr>
        <w:t>أعلى</w:t>
      </w:r>
      <w:r w:rsidR="00EF5ED4" w:rsidRPr="00DE6131">
        <w:rPr>
          <w:rFonts w:hint="cs"/>
          <w:rtl/>
        </w:rPr>
        <w:t xml:space="preserve"> </w:t>
      </w:r>
      <w:r w:rsidR="00010274" w:rsidRPr="00DE6131">
        <w:rPr>
          <w:rFonts w:hint="cs"/>
          <w:rtl/>
        </w:rPr>
        <w:t xml:space="preserve"> أساس الدخل الإجمالي للمشروع </w:t>
      </w:r>
      <w:r w:rsidR="00770BB4" w:rsidRPr="00DE6131">
        <w:rPr>
          <w:rFonts w:hint="cs"/>
          <w:rtl/>
        </w:rPr>
        <w:t>وتشكل ح</w:t>
      </w:r>
      <w:r w:rsidR="007D09D0">
        <w:rPr>
          <w:rFonts w:hint="cs"/>
          <w:rtl/>
        </w:rPr>
        <w:t xml:space="preserve">افزا للمستثمر في المرفق المفوض </w:t>
      </w:r>
      <w:r w:rsidR="00770BB4" w:rsidRPr="00DE6131">
        <w:rPr>
          <w:rFonts w:hint="cs"/>
          <w:rtl/>
        </w:rPr>
        <w:t xml:space="preserve"> </w:t>
      </w:r>
      <w:r w:rsidR="00DF50D3" w:rsidRPr="00DE6131">
        <w:rPr>
          <w:rFonts w:hint="cs"/>
          <w:rtl/>
        </w:rPr>
        <w:t xml:space="preserve">كما </w:t>
      </w:r>
      <w:r w:rsidR="00EF5ED4" w:rsidRPr="00DE6131">
        <w:rPr>
          <w:rFonts w:hint="cs"/>
          <w:rtl/>
        </w:rPr>
        <w:t>أ</w:t>
      </w:r>
      <w:r w:rsidR="00DF50D3" w:rsidRPr="00DE6131">
        <w:rPr>
          <w:rFonts w:hint="cs"/>
          <w:rtl/>
        </w:rPr>
        <w:t>ن جعل الإدارة بيد جهة خاصة يحررها من الأساليب المالية</w:t>
      </w:r>
      <w:r w:rsidR="00EF5ED4" w:rsidRPr="00DE6131">
        <w:rPr>
          <w:rFonts w:hint="cs"/>
          <w:rtl/>
        </w:rPr>
        <w:t xml:space="preserve"> التقليدية</w:t>
      </w:r>
      <w:r w:rsidR="004416F9" w:rsidRPr="00DE6131">
        <w:rPr>
          <w:rStyle w:val="Appelnotedebasdep"/>
          <w:color w:val="000000" w:themeColor="text1"/>
          <w:rtl/>
        </w:rPr>
        <w:footnoteReference w:id="81"/>
      </w:r>
      <w:r w:rsidR="007D09D0">
        <w:rPr>
          <w:rFonts w:hint="cs"/>
          <w:rtl/>
        </w:rPr>
        <w:t>.</w:t>
      </w:r>
    </w:p>
    <w:p w14:paraId="58003029" w14:textId="7AA87C6D" w:rsidR="00DF50D3" w:rsidRPr="00DE6131" w:rsidRDefault="00A84527" w:rsidP="001B4F5A">
      <w:pPr>
        <w:rPr>
          <w:sz w:val="24"/>
          <w:szCs w:val="24"/>
          <w:rtl/>
        </w:rPr>
      </w:pPr>
      <w:r w:rsidRPr="00DE6131">
        <w:rPr>
          <w:rFonts w:hint="cs"/>
          <w:rtl/>
        </w:rPr>
        <w:t>بالإضافة الى ذلك ف</w:t>
      </w:r>
      <w:r w:rsidR="00205353">
        <w:rPr>
          <w:rFonts w:hint="cs"/>
          <w:rtl/>
        </w:rPr>
        <w:t>إ</w:t>
      </w:r>
      <w:r w:rsidRPr="00DE6131">
        <w:rPr>
          <w:rFonts w:hint="cs"/>
          <w:rtl/>
        </w:rPr>
        <w:t>ن مشاطرة الاستغلال تتفادى</w:t>
      </w:r>
      <w:r w:rsidR="00DF50D3" w:rsidRPr="00DE6131">
        <w:rPr>
          <w:rFonts w:hint="cs"/>
          <w:rtl/>
        </w:rPr>
        <w:t xml:space="preserve"> بعض سلبيات امتياز المرفق العام ولاسيما </w:t>
      </w:r>
      <w:r w:rsidRPr="00DE6131">
        <w:rPr>
          <w:rFonts w:hint="cs"/>
          <w:rtl/>
        </w:rPr>
        <w:t>عند</w:t>
      </w:r>
      <w:r w:rsidR="00DF50D3" w:rsidRPr="00DE6131">
        <w:rPr>
          <w:rFonts w:hint="cs"/>
          <w:rtl/>
        </w:rPr>
        <w:t xml:space="preserve"> تحقيق الأرباح مع </w:t>
      </w:r>
      <w:r w:rsidR="00205353">
        <w:rPr>
          <w:rFonts w:hint="cs"/>
          <w:rtl/>
        </w:rPr>
        <w:t>إ</w:t>
      </w:r>
      <w:r w:rsidR="00DF50D3" w:rsidRPr="00DE6131">
        <w:rPr>
          <w:rFonts w:hint="cs"/>
          <w:rtl/>
        </w:rPr>
        <w:t>رهاق جمهورالمنتفعين</w:t>
      </w:r>
      <w:r w:rsidRPr="00DE6131">
        <w:rPr>
          <w:rFonts w:hint="cs"/>
          <w:rtl/>
        </w:rPr>
        <w:t xml:space="preserve"> بمبالغ مالية كبيرة</w:t>
      </w:r>
      <w:r w:rsidR="00DF50D3" w:rsidRPr="00DE6131">
        <w:rPr>
          <w:rFonts w:hint="cs"/>
          <w:rtl/>
        </w:rPr>
        <w:t xml:space="preserve"> والاستئثار </w:t>
      </w:r>
      <w:r w:rsidR="00604CFF" w:rsidRPr="00DE6131">
        <w:rPr>
          <w:rFonts w:hint="cs"/>
          <w:rtl/>
        </w:rPr>
        <w:t>بأرباح</w:t>
      </w:r>
      <w:r w:rsidR="00DF50D3" w:rsidRPr="00DE6131">
        <w:rPr>
          <w:rFonts w:hint="cs"/>
          <w:rtl/>
        </w:rPr>
        <w:t xml:space="preserve"> المشروع التي قد تكون </w:t>
      </w:r>
      <w:r w:rsidRPr="00DE6131">
        <w:rPr>
          <w:rFonts w:hint="cs"/>
          <w:rtl/>
        </w:rPr>
        <w:t xml:space="preserve">معتبرة في بعض الحالات على حساب مصلحة السلطة المفوضة التي </w:t>
      </w:r>
      <w:r w:rsidR="0054756E" w:rsidRPr="00DE6131">
        <w:rPr>
          <w:rFonts w:hint="cs"/>
          <w:rtl/>
        </w:rPr>
        <w:t>لا تتلق</w:t>
      </w:r>
      <w:r w:rsidR="0054756E" w:rsidRPr="00DE6131">
        <w:rPr>
          <w:rtl/>
        </w:rPr>
        <w:t>ى</w:t>
      </w:r>
      <w:r w:rsidRPr="00DE6131">
        <w:rPr>
          <w:rFonts w:hint="cs"/>
          <w:rtl/>
        </w:rPr>
        <w:t xml:space="preserve"> في أسلوب الامتياز </w:t>
      </w:r>
      <w:r w:rsidR="0054756E" w:rsidRPr="00DE6131">
        <w:rPr>
          <w:rFonts w:hint="cs"/>
          <w:rtl/>
        </w:rPr>
        <w:t>لأي</w:t>
      </w:r>
      <w:r w:rsidRPr="00DE6131">
        <w:rPr>
          <w:rFonts w:hint="cs"/>
          <w:rtl/>
        </w:rPr>
        <w:t xml:space="preserve"> عائدات مالية من الملتزم، بالإضافة الى إمكانية </w:t>
      </w:r>
      <w:r w:rsidR="00DF50D3" w:rsidRPr="00DE6131">
        <w:rPr>
          <w:rFonts w:hint="cs"/>
          <w:rtl/>
        </w:rPr>
        <w:t xml:space="preserve"> خطر توقف </w:t>
      </w:r>
      <w:r w:rsidRPr="00DE6131">
        <w:rPr>
          <w:rFonts w:hint="cs"/>
          <w:rtl/>
        </w:rPr>
        <w:t xml:space="preserve">المرفق العام </w:t>
      </w:r>
      <w:r w:rsidR="00B047AF">
        <w:rPr>
          <w:rFonts w:hint="cs"/>
          <w:rtl/>
        </w:rPr>
        <w:t xml:space="preserve"> عند حدوث أ</w:t>
      </w:r>
      <w:r w:rsidR="00DF50D3" w:rsidRPr="00DE6131">
        <w:rPr>
          <w:rFonts w:hint="cs"/>
          <w:rtl/>
        </w:rPr>
        <w:t xml:space="preserve">زمة </w:t>
      </w:r>
      <w:r w:rsidR="00710FF1" w:rsidRPr="00DE6131">
        <w:rPr>
          <w:rFonts w:hint="cs"/>
          <w:rtl/>
        </w:rPr>
        <w:t>اقتصادية</w:t>
      </w:r>
      <w:r w:rsidR="00B047AF">
        <w:rPr>
          <w:rFonts w:hint="cs"/>
          <w:rtl/>
        </w:rPr>
        <w:t xml:space="preserve"> ت</w:t>
      </w:r>
      <w:r w:rsidRPr="00DE6131">
        <w:rPr>
          <w:rFonts w:hint="cs"/>
          <w:rtl/>
        </w:rPr>
        <w:t>مس بمصالح الملتزم</w:t>
      </w:r>
      <w:r w:rsidR="00710FF1" w:rsidRPr="00DE6131">
        <w:rPr>
          <w:rFonts w:hint="cs"/>
          <w:rtl/>
        </w:rPr>
        <w:t>،</w:t>
      </w:r>
      <w:r w:rsidRPr="00DE6131">
        <w:rPr>
          <w:rFonts w:hint="cs"/>
          <w:rtl/>
        </w:rPr>
        <w:t xml:space="preserve"> ناهيك عن </w:t>
      </w:r>
      <w:r w:rsidR="00B047AF">
        <w:rPr>
          <w:rFonts w:hint="cs"/>
          <w:rtl/>
        </w:rPr>
        <w:t>إ</w:t>
      </w:r>
      <w:r w:rsidRPr="00DE6131">
        <w:rPr>
          <w:rFonts w:hint="cs"/>
          <w:rtl/>
        </w:rPr>
        <w:t>همال الملتزم ل</w:t>
      </w:r>
      <w:r w:rsidR="00DF50D3" w:rsidRPr="00DE6131">
        <w:rPr>
          <w:rFonts w:hint="cs"/>
          <w:rtl/>
        </w:rPr>
        <w:t xml:space="preserve">لمشروع عند قرب انتهاء </w:t>
      </w:r>
      <w:r w:rsidRPr="00DE6131">
        <w:rPr>
          <w:rFonts w:hint="cs"/>
          <w:rtl/>
        </w:rPr>
        <w:t xml:space="preserve">مدة </w:t>
      </w:r>
      <w:r w:rsidR="00710FF1" w:rsidRPr="00DE6131">
        <w:rPr>
          <w:rFonts w:hint="cs"/>
          <w:rtl/>
        </w:rPr>
        <w:t>الامتياز</w:t>
      </w:r>
      <w:r w:rsidR="00DF50D3" w:rsidRPr="00DE6131">
        <w:rPr>
          <w:rFonts w:hint="cs"/>
          <w:rtl/>
        </w:rPr>
        <w:t xml:space="preserve"> </w:t>
      </w:r>
      <w:r w:rsidRPr="00DE6131">
        <w:rPr>
          <w:rFonts w:hint="cs"/>
          <w:rtl/>
        </w:rPr>
        <w:t xml:space="preserve">فكل </w:t>
      </w:r>
      <w:r w:rsidR="00DF50D3" w:rsidRPr="00DE6131">
        <w:rPr>
          <w:rFonts w:hint="cs"/>
          <w:rtl/>
        </w:rPr>
        <w:t xml:space="preserve">هذه العيوب </w:t>
      </w:r>
      <w:r w:rsidRPr="00DE6131">
        <w:rPr>
          <w:rFonts w:hint="cs"/>
          <w:rtl/>
        </w:rPr>
        <w:t>في الإمكان تجنبها</w:t>
      </w:r>
      <w:r w:rsidR="00DF50D3" w:rsidRPr="00DE6131">
        <w:rPr>
          <w:rFonts w:hint="cs"/>
          <w:rtl/>
        </w:rPr>
        <w:t xml:space="preserve"> في </w:t>
      </w:r>
      <w:r w:rsidR="004158A3" w:rsidRPr="00DE6131">
        <w:rPr>
          <w:rFonts w:hint="cs"/>
          <w:rtl/>
        </w:rPr>
        <w:t xml:space="preserve">عقد </w:t>
      </w:r>
      <w:r w:rsidR="00DF50D3" w:rsidRPr="00DE6131">
        <w:rPr>
          <w:rFonts w:hint="cs"/>
          <w:rtl/>
        </w:rPr>
        <w:t>مشاطرة الاستغلال ل</w:t>
      </w:r>
      <w:r w:rsidR="00B047AF">
        <w:rPr>
          <w:rFonts w:hint="cs"/>
          <w:rtl/>
        </w:rPr>
        <w:t>أ</w:t>
      </w:r>
      <w:r w:rsidR="00DF50D3" w:rsidRPr="00DE6131">
        <w:rPr>
          <w:rFonts w:hint="cs"/>
          <w:rtl/>
        </w:rPr>
        <w:t xml:space="preserve">ن </w:t>
      </w:r>
      <w:r w:rsidR="004158A3" w:rsidRPr="00DE6131">
        <w:rPr>
          <w:rFonts w:hint="cs"/>
          <w:rtl/>
        </w:rPr>
        <w:t>المفوض</w:t>
      </w:r>
      <w:r w:rsidR="00DF50D3" w:rsidRPr="00DE6131">
        <w:rPr>
          <w:rFonts w:hint="cs"/>
          <w:rtl/>
        </w:rPr>
        <w:t xml:space="preserve"> </w:t>
      </w:r>
      <w:r w:rsidR="004158A3" w:rsidRPr="00DE6131">
        <w:rPr>
          <w:rFonts w:hint="cs"/>
          <w:rtl/>
        </w:rPr>
        <w:t>له إ</w:t>
      </w:r>
      <w:r w:rsidR="00DF50D3" w:rsidRPr="00DE6131">
        <w:rPr>
          <w:rFonts w:hint="cs"/>
          <w:rtl/>
        </w:rPr>
        <w:t xml:space="preserve">نما يعمل بوصفه وكيلا عن السلطة </w:t>
      </w:r>
      <w:r w:rsidR="004158A3" w:rsidRPr="00DE6131">
        <w:rPr>
          <w:rFonts w:hint="cs"/>
          <w:rtl/>
        </w:rPr>
        <w:t xml:space="preserve">مانحة التفويض </w:t>
      </w:r>
      <w:r w:rsidR="00DF50D3" w:rsidRPr="00DE6131">
        <w:rPr>
          <w:rFonts w:hint="cs"/>
          <w:rtl/>
        </w:rPr>
        <w:t>ونيابة عنها و</w:t>
      </w:r>
      <w:r w:rsidR="004158A3" w:rsidRPr="00DE6131">
        <w:rPr>
          <w:rFonts w:hint="cs"/>
          <w:rtl/>
        </w:rPr>
        <w:t>ل</w:t>
      </w:r>
      <w:r w:rsidR="00DF50D3" w:rsidRPr="00DE6131">
        <w:rPr>
          <w:rFonts w:hint="cs"/>
          <w:rtl/>
        </w:rPr>
        <w:t>حسابها</w:t>
      </w:r>
      <w:r w:rsidR="008208DC" w:rsidRPr="00DE6131">
        <w:rPr>
          <w:rStyle w:val="Appelnotedebasdep"/>
          <w:color w:val="000000" w:themeColor="text1"/>
          <w:rtl/>
        </w:rPr>
        <w:footnoteReference w:id="82"/>
      </w:r>
      <w:r w:rsidR="00AA2FC0" w:rsidRPr="00DE6131">
        <w:rPr>
          <w:rFonts w:hint="cs"/>
          <w:rtl/>
        </w:rPr>
        <w:t>.</w:t>
      </w:r>
    </w:p>
    <w:p w14:paraId="2994A5F6" w14:textId="0E826AD3" w:rsidR="00030FC3" w:rsidRPr="00DE6131" w:rsidRDefault="004158A3" w:rsidP="001B4F5A">
      <w:pPr>
        <w:rPr>
          <w:rtl/>
        </w:rPr>
      </w:pPr>
      <w:r w:rsidRPr="00DE6131">
        <w:rPr>
          <w:rFonts w:hint="cs"/>
          <w:rtl/>
        </w:rPr>
        <w:t xml:space="preserve">كما </w:t>
      </w:r>
      <w:r w:rsidR="00030FC3" w:rsidRPr="00DE6131">
        <w:rPr>
          <w:rFonts w:hint="cs"/>
          <w:rtl/>
        </w:rPr>
        <w:t>تختلف عقود مش</w:t>
      </w:r>
      <w:r w:rsidR="00990204" w:rsidRPr="00DE6131">
        <w:rPr>
          <w:rFonts w:hint="cs"/>
          <w:rtl/>
        </w:rPr>
        <w:t>ا</w:t>
      </w:r>
      <w:r w:rsidR="00030FC3" w:rsidRPr="00DE6131">
        <w:rPr>
          <w:rFonts w:hint="cs"/>
          <w:rtl/>
        </w:rPr>
        <w:t xml:space="preserve">طرة الاستغلال عن </w:t>
      </w:r>
      <w:r w:rsidRPr="00DE6131">
        <w:rPr>
          <w:rFonts w:hint="cs"/>
          <w:rtl/>
        </w:rPr>
        <w:t>التسيير</w:t>
      </w:r>
      <w:r w:rsidR="00030FC3" w:rsidRPr="00DE6131">
        <w:rPr>
          <w:rFonts w:hint="cs"/>
          <w:rtl/>
        </w:rPr>
        <w:t xml:space="preserve"> المباشرة </w:t>
      </w:r>
      <w:r w:rsidRPr="00DE6131">
        <w:rPr>
          <w:rFonts w:hint="cs"/>
          <w:rtl/>
        </w:rPr>
        <w:t>للمرفق العام في أ</w:t>
      </w:r>
      <w:r w:rsidR="00030FC3" w:rsidRPr="00DE6131">
        <w:rPr>
          <w:rFonts w:hint="cs"/>
          <w:rtl/>
        </w:rPr>
        <w:t>ن السلطة العامة لا</w:t>
      </w:r>
      <w:r w:rsidR="00990204" w:rsidRPr="00DE6131">
        <w:rPr>
          <w:rFonts w:hint="cs"/>
          <w:rtl/>
        </w:rPr>
        <w:t xml:space="preserve"> </w:t>
      </w:r>
      <w:r w:rsidR="00030FC3" w:rsidRPr="00DE6131">
        <w:rPr>
          <w:rFonts w:hint="cs"/>
          <w:rtl/>
        </w:rPr>
        <w:t xml:space="preserve">تتولى بنفسها </w:t>
      </w:r>
      <w:r w:rsidR="0054756E" w:rsidRPr="00DE6131">
        <w:rPr>
          <w:rFonts w:hint="cs"/>
          <w:rtl/>
        </w:rPr>
        <w:t>إدار</w:t>
      </w:r>
      <w:r w:rsidR="0054756E" w:rsidRPr="00DE6131">
        <w:rPr>
          <w:rtl/>
        </w:rPr>
        <w:t>ة</w:t>
      </w:r>
      <w:r w:rsidRPr="00DE6131">
        <w:rPr>
          <w:rFonts w:hint="cs"/>
          <w:rtl/>
        </w:rPr>
        <w:t xml:space="preserve"> المرفق العام، وإ</w:t>
      </w:r>
      <w:r w:rsidR="00030FC3" w:rsidRPr="00DE6131">
        <w:rPr>
          <w:rFonts w:hint="cs"/>
          <w:rtl/>
        </w:rPr>
        <w:t xml:space="preserve">نما يتولى </w:t>
      </w:r>
      <w:r w:rsidRPr="00DE6131">
        <w:rPr>
          <w:rFonts w:hint="cs"/>
          <w:rtl/>
        </w:rPr>
        <w:t>المفوض</w:t>
      </w:r>
      <w:r w:rsidR="00B047AF">
        <w:rPr>
          <w:rFonts w:hint="cs"/>
          <w:rtl/>
        </w:rPr>
        <w:t xml:space="preserve"> هده الإدارة ومع ذلك فإ</w:t>
      </w:r>
      <w:r w:rsidR="00030FC3" w:rsidRPr="00DE6131">
        <w:rPr>
          <w:rFonts w:hint="cs"/>
          <w:rtl/>
        </w:rPr>
        <w:t>ن القائم بالإدارة يتولى لحساب الشخص العام الذي يتحمل</w:t>
      </w:r>
      <w:r w:rsidRPr="00DE6131">
        <w:rPr>
          <w:rFonts w:hint="cs"/>
          <w:rtl/>
        </w:rPr>
        <w:t xml:space="preserve"> كل</w:t>
      </w:r>
      <w:r w:rsidR="00030FC3" w:rsidRPr="00DE6131">
        <w:rPr>
          <w:rFonts w:hint="cs"/>
          <w:rtl/>
        </w:rPr>
        <w:t xml:space="preserve"> مخ</w:t>
      </w:r>
      <w:r w:rsidR="00990204" w:rsidRPr="00DE6131">
        <w:rPr>
          <w:rFonts w:hint="cs"/>
          <w:rtl/>
        </w:rPr>
        <w:t>ا</w:t>
      </w:r>
      <w:r w:rsidR="00030FC3" w:rsidRPr="00DE6131">
        <w:rPr>
          <w:rFonts w:hint="cs"/>
          <w:rtl/>
        </w:rPr>
        <w:t xml:space="preserve">طر </w:t>
      </w:r>
      <w:r w:rsidR="00AA2FC0" w:rsidRPr="00DE6131">
        <w:rPr>
          <w:rFonts w:hint="cs"/>
          <w:rtl/>
        </w:rPr>
        <w:t>المشروع، كما</w:t>
      </w:r>
      <w:r w:rsidR="00030FC3" w:rsidRPr="00DE6131">
        <w:rPr>
          <w:rFonts w:hint="cs"/>
          <w:rtl/>
        </w:rPr>
        <w:t xml:space="preserve"> تختلف عقود مشاطرة الاستغلال عن امتياز المرفق العام من ناحية </w:t>
      </w:r>
      <w:r w:rsidRPr="00DE6131">
        <w:rPr>
          <w:rFonts w:hint="cs"/>
          <w:rtl/>
        </w:rPr>
        <w:t>أ</w:t>
      </w:r>
      <w:r w:rsidR="00030FC3" w:rsidRPr="00DE6131">
        <w:rPr>
          <w:rFonts w:hint="cs"/>
          <w:rtl/>
        </w:rPr>
        <w:t>ن الملتزم يقدم ر</w:t>
      </w:r>
      <w:r w:rsidRPr="00DE6131">
        <w:rPr>
          <w:rFonts w:hint="cs"/>
          <w:rtl/>
        </w:rPr>
        <w:t>أ</w:t>
      </w:r>
      <w:r w:rsidR="00030FC3" w:rsidRPr="00DE6131">
        <w:rPr>
          <w:rFonts w:hint="cs"/>
          <w:rtl/>
        </w:rPr>
        <w:t xml:space="preserve">س المال اللازم للمشروع </w:t>
      </w:r>
      <w:r w:rsidRPr="00DE6131">
        <w:rPr>
          <w:rFonts w:hint="cs"/>
          <w:rtl/>
        </w:rPr>
        <w:t>والكافي للاستثمار فيه</w:t>
      </w:r>
      <w:r w:rsidR="00030FC3" w:rsidRPr="00DE6131">
        <w:rPr>
          <w:rFonts w:hint="cs"/>
          <w:rtl/>
        </w:rPr>
        <w:t xml:space="preserve"> خلافا للقائم بالإدارة في مشاطرة </w:t>
      </w:r>
      <w:r w:rsidR="00990204" w:rsidRPr="00DE6131">
        <w:rPr>
          <w:rFonts w:hint="cs"/>
          <w:rtl/>
        </w:rPr>
        <w:t>الاستغلال،</w:t>
      </w:r>
      <w:r w:rsidR="00030FC3" w:rsidRPr="00DE6131">
        <w:rPr>
          <w:rFonts w:hint="cs"/>
          <w:rtl/>
        </w:rPr>
        <w:t xml:space="preserve"> </w:t>
      </w:r>
      <w:r w:rsidRPr="00DE6131">
        <w:rPr>
          <w:rFonts w:hint="cs"/>
          <w:rtl/>
        </w:rPr>
        <w:t xml:space="preserve">الذي </w:t>
      </w:r>
      <w:r w:rsidR="0054756E" w:rsidRPr="00DE6131">
        <w:rPr>
          <w:rFonts w:hint="cs"/>
          <w:rtl/>
        </w:rPr>
        <w:t>لا يقد</w:t>
      </w:r>
      <w:r w:rsidR="0054756E" w:rsidRPr="00DE6131">
        <w:rPr>
          <w:rtl/>
        </w:rPr>
        <w:t>م</w:t>
      </w:r>
      <w:r w:rsidRPr="00DE6131">
        <w:rPr>
          <w:rFonts w:hint="cs"/>
          <w:rtl/>
        </w:rPr>
        <w:t xml:space="preserve"> شيئا سوى إدارة المرفق  </w:t>
      </w:r>
      <w:r w:rsidR="00030FC3" w:rsidRPr="00DE6131">
        <w:rPr>
          <w:rFonts w:hint="cs"/>
          <w:rtl/>
        </w:rPr>
        <w:t>و</w:t>
      </w:r>
      <w:r w:rsidR="00A324B1">
        <w:rPr>
          <w:rFonts w:hint="cs"/>
          <w:rtl/>
        </w:rPr>
        <w:t>كذلك فإ</w:t>
      </w:r>
      <w:r w:rsidR="00030FC3" w:rsidRPr="00DE6131">
        <w:rPr>
          <w:rFonts w:hint="cs"/>
          <w:rtl/>
        </w:rPr>
        <w:t xml:space="preserve">ن المقابل المالي الذي </w:t>
      </w:r>
      <w:r w:rsidR="0054756E" w:rsidRPr="00DE6131">
        <w:rPr>
          <w:rFonts w:hint="cs"/>
          <w:rtl/>
        </w:rPr>
        <w:t>يتقاضا</w:t>
      </w:r>
      <w:r w:rsidR="0054756E" w:rsidRPr="00DE6131">
        <w:rPr>
          <w:rtl/>
        </w:rPr>
        <w:t>ه</w:t>
      </w:r>
      <w:r w:rsidR="00030FC3" w:rsidRPr="00DE6131">
        <w:rPr>
          <w:rFonts w:hint="cs"/>
          <w:rtl/>
        </w:rPr>
        <w:t xml:space="preserve"> القائم بالإدارة من المنتفعين لا يتولى تحصيله لحسابه</w:t>
      </w:r>
      <w:r w:rsidRPr="00DE6131">
        <w:rPr>
          <w:rFonts w:hint="cs"/>
          <w:rtl/>
        </w:rPr>
        <w:t>، وإ</w:t>
      </w:r>
      <w:r w:rsidR="00A324B1">
        <w:rPr>
          <w:rFonts w:hint="cs"/>
          <w:rtl/>
        </w:rPr>
        <w:t>نما لحساب الإدارة</w:t>
      </w:r>
      <w:r w:rsidR="00AA2FC0" w:rsidRPr="00DE6131">
        <w:rPr>
          <w:rFonts w:hint="cs"/>
          <w:rtl/>
        </w:rPr>
        <w:t xml:space="preserve">، </w:t>
      </w:r>
      <w:r w:rsidR="00A324B1">
        <w:rPr>
          <w:rFonts w:hint="cs"/>
          <w:rtl/>
        </w:rPr>
        <w:t>وأخيرا فإ</w:t>
      </w:r>
      <w:r w:rsidR="00030FC3" w:rsidRPr="00DE6131">
        <w:rPr>
          <w:rFonts w:hint="cs"/>
          <w:rtl/>
        </w:rPr>
        <w:t>ن المقابل المالي في عقد مشاطرة الاستغلال نظير ل</w:t>
      </w:r>
      <w:r w:rsidRPr="00DE6131">
        <w:rPr>
          <w:rFonts w:hint="cs"/>
          <w:rtl/>
        </w:rPr>
        <w:t>إ</w:t>
      </w:r>
      <w:r w:rsidR="00030FC3" w:rsidRPr="00DE6131">
        <w:rPr>
          <w:rFonts w:hint="cs"/>
          <w:rtl/>
        </w:rPr>
        <w:t xml:space="preserve">دارة المرفق المستحق للقائم بالإدارة </w:t>
      </w:r>
      <w:r w:rsidR="00E31A52" w:rsidRPr="00DE6131">
        <w:rPr>
          <w:rFonts w:hint="cs"/>
          <w:rtl/>
        </w:rPr>
        <w:t xml:space="preserve">يتم تحديده وفق لحسن الاستغلال وليس وفق </w:t>
      </w:r>
      <w:r w:rsidR="00990204" w:rsidRPr="00DE6131">
        <w:rPr>
          <w:rFonts w:hint="cs"/>
          <w:rtl/>
        </w:rPr>
        <w:t>للأرباح</w:t>
      </w:r>
      <w:r w:rsidR="00AA2FC0" w:rsidRPr="00DE6131">
        <w:rPr>
          <w:rFonts w:hint="cs"/>
          <w:rtl/>
        </w:rPr>
        <w:t>.</w:t>
      </w:r>
      <w:r w:rsidR="00E31A52" w:rsidRPr="00DE6131">
        <w:rPr>
          <w:rFonts w:hint="cs"/>
          <w:rtl/>
        </w:rPr>
        <w:t xml:space="preserve"> </w:t>
      </w:r>
    </w:p>
    <w:p w14:paraId="649CE59A" w14:textId="09CD8D15" w:rsidR="00A35745" w:rsidRPr="00DE6131" w:rsidRDefault="004158A3" w:rsidP="001B4F5A">
      <w:pPr>
        <w:rPr>
          <w:rtl/>
        </w:rPr>
      </w:pPr>
      <w:r w:rsidRPr="00DE6131">
        <w:rPr>
          <w:rFonts w:hint="cs"/>
          <w:rtl/>
        </w:rPr>
        <w:t xml:space="preserve">هذا وقد اختلف الفقه في تحديد ما إذا كان عقد الوكالة المحفزة ينتمي الى طائفة عقود التفويض </w:t>
      </w:r>
      <w:r w:rsidR="00B461A1" w:rsidRPr="00DE6131">
        <w:rPr>
          <w:rFonts w:hint="cs"/>
          <w:rtl/>
        </w:rPr>
        <w:t>بسبب عدم تحمل المفوض له أي مخاطر متعل</w:t>
      </w:r>
      <w:r w:rsidR="00D70C62">
        <w:rPr>
          <w:rFonts w:hint="cs"/>
          <w:rtl/>
        </w:rPr>
        <w:t>قة باستغلال المرفق العام المفوض</w:t>
      </w:r>
      <w:r w:rsidR="00B461A1" w:rsidRPr="00DE6131">
        <w:rPr>
          <w:rFonts w:hint="cs"/>
          <w:rtl/>
        </w:rPr>
        <w:t xml:space="preserve">، باعتبارأن السلطة المانحة للتفويض تتحمل جميع مخاطر الاستغلال في عقد مشاطرة الاستغلال فبالنظر الى </w:t>
      </w:r>
      <w:r w:rsidR="00E31A52" w:rsidRPr="00DE6131">
        <w:rPr>
          <w:rFonts w:hint="cs"/>
          <w:rtl/>
        </w:rPr>
        <w:t>طريقة تمويل المرفق</w:t>
      </w:r>
      <w:r w:rsidR="00B461A1" w:rsidRPr="00DE6131">
        <w:rPr>
          <w:rFonts w:hint="cs"/>
          <w:rtl/>
        </w:rPr>
        <w:t xml:space="preserve"> المفوض فقد أقر </w:t>
      </w:r>
      <w:r w:rsidR="00E31A52" w:rsidRPr="00DE6131">
        <w:rPr>
          <w:rFonts w:hint="cs"/>
          <w:rtl/>
        </w:rPr>
        <w:t xml:space="preserve">فمجلس الدولة الفرنسي في قضية </w:t>
      </w:r>
      <w:r w:rsidR="00E31A52" w:rsidRPr="001861C2">
        <w:rPr>
          <w:rFonts w:asciiTheme="majorBidi" w:hAnsiTheme="majorBidi" w:cstheme="majorBidi"/>
          <w:sz w:val="24"/>
          <w:szCs w:val="24"/>
          <w:lang w:val="fr-FR"/>
        </w:rPr>
        <w:t>smitom</w:t>
      </w:r>
      <w:r w:rsidR="00E31A52" w:rsidRPr="001861C2">
        <w:rPr>
          <w:rFonts w:hint="cs"/>
          <w:sz w:val="26"/>
          <w:szCs w:val="26"/>
          <w:rtl/>
        </w:rPr>
        <w:t xml:space="preserve"> </w:t>
      </w:r>
      <w:r w:rsidR="002A0578" w:rsidRPr="00DE6131">
        <w:rPr>
          <w:rFonts w:hint="cs"/>
          <w:rtl/>
        </w:rPr>
        <w:t>في قراره الصادر في 30 جوان 1999</w:t>
      </w:r>
      <w:r w:rsidR="002A0578" w:rsidRPr="00DE6131">
        <w:rPr>
          <w:lang w:val="fr-FR"/>
        </w:rPr>
        <w:t xml:space="preserve"> </w:t>
      </w:r>
      <w:r w:rsidR="001861C2">
        <w:rPr>
          <w:rFonts w:hint="cs"/>
          <w:rtl/>
        </w:rPr>
        <w:t xml:space="preserve"> حيث أ</w:t>
      </w:r>
      <w:r w:rsidR="002A0578" w:rsidRPr="00DE6131">
        <w:rPr>
          <w:rFonts w:hint="cs"/>
          <w:rtl/>
        </w:rPr>
        <w:t xml:space="preserve">كد </w:t>
      </w:r>
      <w:r w:rsidR="0054756E" w:rsidRPr="00DE6131">
        <w:rPr>
          <w:rFonts w:hint="cs"/>
          <w:rtl/>
        </w:rPr>
        <w:t>القرار عل</w:t>
      </w:r>
      <w:r w:rsidR="0054756E" w:rsidRPr="00DE6131">
        <w:rPr>
          <w:rtl/>
        </w:rPr>
        <w:t>ى</w:t>
      </w:r>
      <w:r w:rsidR="002A0578" w:rsidRPr="00DE6131">
        <w:rPr>
          <w:rFonts w:hint="cs"/>
          <w:rtl/>
        </w:rPr>
        <w:t xml:space="preserve"> ارتباط المقابل المالي</w:t>
      </w:r>
      <w:r w:rsidR="001861C2">
        <w:rPr>
          <w:rFonts w:hint="cs"/>
          <w:rtl/>
        </w:rPr>
        <w:t xml:space="preserve"> بنتائج الاستغلال على الرغم من أ</w:t>
      </w:r>
      <w:r w:rsidR="002A0578" w:rsidRPr="00DE6131">
        <w:rPr>
          <w:rFonts w:hint="cs"/>
          <w:rtl/>
        </w:rPr>
        <w:t xml:space="preserve">ن الجزء الذي يدفعه الشخص العام </w:t>
      </w:r>
      <w:r w:rsidR="001861C2">
        <w:rPr>
          <w:rFonts w:hint="cs"/>
          <w:rtl/>
        </w:rPr>
        <w:t>الى المفوض اليه يقدر بحوالي 70 بالمئة في حين أ</w:t>
      </w:r>
      <w:r w:rsidR="002A0578" w:rsidRPr="00DE6131">
        <w:rPr>
          <w:rFonts w:hint="cs"/>
          <w:rtl/>
        </w:rPr>
        <w:t xml:space="preserve">ن الجزء المتغير والمرتبط </w:t>
      </w:r>
      <w:r w:rsidR="002A0578" w:rsidRPr="00DE6131">
        <w:rPr>
          <w:rFonts w:hint="cs"/>
          <w:rtl/>
        </w:rPr>
        <w:lastRenderedPageBreak/>
        <w:t>بنتائج الاستغلال لا يتجاوز 30 بالمئة</w:t>
      </w:r>
      <w:r w:rsidR="00A24067" w:rsidRPr="00DE6131">
        <w:rPr>
          <w:rFonts w:hint="cs"/>
          <w:rtl/>
        </w:rPr>
        <w:t>،</w:t>
      </w:r>
      <w:r w:rsidR="002A0578" w:rsidRPr="00DE6131">
        <w:rPr>
          <w:rFonts w:hint="cs"/>
          <w:rtl/>
        </w:rPr>
        <w:t xml:space="preserve"> </w:t>
      </w:r>
      <w:r w:rsidR="00A24067" w:rsidRPr="00DE6131">
        <w:rPr>
          <w:rFonts w:hint="cs"/>
          <w:rtl/>
        </w:rPr>
        <w:t xml:space="preserve">وبالتالي </w:t>
      </w:r>
      <w:r w:rsidR="00E31A52" w:rsidRPr="00DE6131">
        <w:rPr>
          <w:rFonts w:hint="cs"/>
          <w:rtl/>
        </w:rPr>
        <w:t xml:space="preserve">عقد </w:t>
      </w:r>
      <w:r w:rsidR="00B461A1" w:rsidRPr="00DE6131">
        <w:rPr>
          <w:rFonts w:hint="cs"/>
          <w:rtl/>
        </w:rPr>
        <w:t>الوكا</w:t>
      </w:r>
      <w:r w:rsidR="002A0578" w:rsidRPr="00DE6131">
        <w:rPr>
          <w:rFonts w:hint="cs"/>
          <w:rtl/>
        </w:rPr>
        <w:t>ل</w:t>
      </w:r>
      <w:r w:rsidR="00B461A1" w:rsidRPr="00DE6131">
        <w:rPr>
          <w:rFonts w:hint="cs"/>
          <w:rtl/>
        </w:rPr>
        <w:t>ة المحفز</w:t>
      </w:r>
      <w:r w:rsidR="002A0578" w:rsidRPr="00DE6131">
        <w:rPr>
          <w:rFonts w:hint="cs"/>
          <w:rtl/>
        </w:rPr>
        <w:t>ة</w:t>
      </w:r>
      <w:r w:rsidR="00B461A1" w:rsidRPr="00DE6131">
        <w:rPr>
          <w:rFonts w:hint="cs"/>
          <w:rtl/>
        </w:rPr>
        <w:t xml:space="preserve"> يصنف من عقود </w:t>
      </w:r>
      <w:r w:rsidR="00E31A52" w:rsidRPr="00DE6131">
        <w:rPr>
          <w:rFonts w:hint="cs"/>
          <w:rtl/>
        </w:rPr>
        <w:t xml:space="preserve">تفويض المرفق العام على </w:t>
      </w:r>
      <w:r w:rsidR="00A70C35">
        <w:rPr>
          <w:rFonts w:hint="cs"/>
          <w:rtl/>
        </w:rPr>
        <w:t>ب</w:t>
      </w:r>
      <w:r w:rsidR="00E31A52" w:rsidRPr="00DE6131">
        <w:rPr>
          <w:rFonts w:hint="cs"/>
          <w:rtl/>
        </w:rPr>
        <w:t xml:space="preserve">الرغم من </w:t>
      </w:r>
      <w:r w:rsidR="00B461A1" w:rsidRPr="00DE6131">
        <w:rPr>
          <w:rFonts w:hint="cs"/>
          <w:rtl/>
        </w:rPr>
        <w:t>أ</w:t>
      </w:r>
      <w:r w:rsidR="00E31A52" w:rsidRPr="00DE6131">
        <w:rPr>
          <w:rFonts w:hint="cs"/>
          <w:rtl/>
        </w:rPr>
        <w:t xml:space="preserve">ن الجزء الأكبر </w:t>
      </w:r>
      <w:r w:rsidR="00B461A1" w:rsidRPr="00DE6131">
        <w:rPr>
          <w:rFonts w:hint="cs"/>
          <w:rtl/>
        </w:rPr>
        <w:t>من المقابل المالي يدفعه الشخص العام الى المفوض إ</w:t>
      </w:r>
      <w:r w:rsidR="00A70C35">
        <w:rPr>
          <w:rFonts w:hint="cs"/>
          <w:rtl/>
        </w:rPr>
        <w:t>ليه</w:t>
      </w:r>
      <w:r w:rsidR="00E31A52" w:rsidRPr="00DE6131">
        <w:rPr>
          <w:rFonts w:hint="cs"/>
          <w:rtl/>
        </w:rPr>
        <w:t xml:space="preserve">، في </w:t>
      </w:r>
      <w:r w:rsidR="00B461A1" w:rsidRPr="00DE6131">
        <w:rPr>
          <w:rFonts w:hint="cs"/>
          <w:rtl/>
        </w:rPr>
        <w:t xml:space="preserve">المقابل </w:t>
      </w:r>
      <w:r w:rsidR="00A70C35">
        <w:rPr>
          <w:rFonts w:hint="cs"/>
          <w:rtl/>
        </w:rPr>
        <w:t xml:space="preserve"> يرى جانب  من الفقه أ</w:t>
      </w:r>
      <w:r w:rsidR="00E31A52" w:rsidRPr="00DE6131">
        <w:rPr>
          <w:rFonts w:hint="cs"/>
          <w:rtl/>
        </w:rPr>
        <w:t>ن عقد مشاطرة الاستغلال لا</w:t>
      </w:r>
      <w:r w:rsidR="00990204" w:rsidRPr="00DE6131">
        <w:rPr>
          <w:rFonts w:hint="cs"/>
          <w:rtl/>
        </w:rPr>
        <w:t xml:space="preserve"> </w:t>
      </w:r>
      <w:r w:rsidR="00A70C35">
        <w:rPr>
          <w:rFonts w:hint="cs"/>
          <w:rtl/>
        </w:rPr>
        <w:t>يشكل عقد تفويض مرفق عام إ</w:t>
      </w:r>
      <w:r w:rsidR="00E31A52" w:rsidRPr="00DE6131">
        <w:rPr>
          <w:rFonts w:hint="cs"/>
          <w:rtl/>
        </w:rPr>
        <w:t>لا</w:t>
      </w:r>
      <w:r w:rsidR="00990204" w:rsidRPr="00DE6131">
        <w:rPr>
          <w:rFonts w:hint="cs"/>
          <w:rtl/>
        </w:rPr>
        <w:t xml:space="preserve"> </w:t>
      </w:r>
      <w:r w:rsidR="00E31A52" w:rsidRPr="00DE6131">
        <w:rPr>
          <w:rFonts w:hint="cs"/>
          <w:rtl/>
        </w:rPr>
        <w:t>عندما تكون طريقة تموي</w:t>
      </w:r>
      <w:r w:rsidR="00C41250">
        <w:rPr>
          <w:rFonts w:hint="cs"/>
          <w:rtl/>
        </w:rPr>
        <w:t>ل المرفق العام مرتبطة بنتائج ا</w:t>
      </w:r>
      <w:r w:rsidR="00E31A52" w:rsidRPr="00DE6131">
        <w:rPr>
          <w:rFonts w:hint="cs"/>
          <w:rtl/>
        </w:rPr>
        <w:t>ستغلال</w:t>
      </w:r>
      <w:r w:rsidR="00C41250">
        <w:rPr>
          <w:rFonts w:hint="cs"/>
          <w:rtl/>
        </w:rPr>
        <w:t xml:space="preserve"> المرفق العام المفوض</w:t>
      </w:r>
      <w:r w:rsidR="00B461A1" w:rsidRPr="00DE6131">
        <w:rPr>
          <w:rFonts w:hint="cs"/>
          <w:rtl/>
        </w:rPr>
        <w:t>،</w:t>
      </w:r>
      <w:r w:rsidR="00E31A52" w:rsidRPr="00DE6131">
        <w:rPr>
          <w:rFonts w:hint="cs"/>
          <w:rtl/>
        </w:rPr>
        <w:t xml:space="preserve"> بحيث </w:t>
      </w:r>
      <w:r w:rsidR="00B461A1" w:rsidRPr="00DE6131">
        <w:rPr>
          <w:rFonts w:hint="cs"/>
          <w:rtl/>
        </w:rPr>
        <w:t xml:space="preserve"> يجب أن </w:t>
      </w:r>
      <w:r w:rsidR="00E31A52" w:rsidRPr="00DE6131">
        <w:rPr>
          <w:rFonts w:hint="cs"/>
          <w:rtl/>
        </w:rPr>
        <w:t xml:space="preserve">يتحمل </w:t>
      </w:r>
      <w:r w:rsidR="00B461A1" w:rsidRPr="00DE6131">
        <w:rPr>
          <w:rFonts w:hint="cs"/>
          <w:rtl/>
        </w:rPr>
        <w:t>المفوض له</w:t>
      </w:r>
      <w:r w:rsidR="00E31A52" w:rsidRPr="00DE6131">
        <w:rPr>
          <w:rFonts w:hint="cs"/>
          <w:rtl/>
        </w:rPr>
        <w:t xml:space="preserve"> مخاطر فعلية </w:t>
      </w:r>
      <w:r w:rsidR="00B461A1" w:rsidRPr="00DE6131">
        <w:rPr>
          <w:rFonts w:hint="cs"/>
          <w:rtl/>
        </w:rPr>
        <w:t xml:space="preserve">وحقيقية </w:t>
      </w:r>
      <w:r w:rsidR="00E31A52" w:rsidRPr="00DE6131">
        <w:rPr>
          <w:rFonts w:hint="cs"/>
          <w:rtl/>
        </w:rPr>
        <w:t xml:space="preserve">في استغلال المرفق </w:t>
      </w:r>
      <w:r w:rsidR="00C41250">
        <w:rPr>
          <w:rFonts w:hint="cs"/>
          <w:rtl/>
        </w:rPr>
        <w:t>العام المفوض</w:t>
      </w:r>
      <w:r w:rsidR="00B461A1" w:rsidRPr="00DE6131">
        <w:rPr>
          <w:rFonts w:hint="cs"/>
          <w:rtl/>
        </w:rPr>
        <w:t>، في حين أ</w:t>
      </w:r>
      <w:r w:rsidR="00E31A52" w:rsidRPr="00DE6131">
        <w:rPr>
          <w:rFonts w:hint="cs"/>
          <w:rtl/>
        </w:rPr>
        <w:t xml:space="preserve">كد القضاء الإداري الفرنسي </w:t>
      </w:r>
      <w:r w:rsidR="00B461A1" w:rsidRPr="00DE6131">
        <w:rPr>
          <w:rFonts w:hint="cs"/>
          <w:rtl/>
        </w:rPr>
        <w:t>أ</w:t>
      </w:r>
      <w:r w:rsidR="00093F3A" w:rsidRPr="00DE6131">
        <w:rPr>
          <w:rFonts w:hint="cs"/>
          <w:rtl/>
        </w:rPr>
        <w:t>ن عقد مشاطرة الاستغلال الدي لا</w:t>
      </w:r>
      <w:r w:rsidR="00990204" w:rsidRPr="00DE6131">
        <w:rPr>
          <w:rFonts w:hint="cs"/>
          <w:rtl/>
        </w:rPr>
        <w:t xml:space="preserve"> </w:t>
      </w:r>
      <w:r w:rsidR="00093F3A" w:rsidRPr="00DE6131">
        <w:rPr>
          <w:rFonts w:hint="cs"/>
          <w:rtl/>
        </w:rPr>
        <w:t xml:space="preserve">يتضمن ارتباط المقابل المالي بصورة جوهرية بنتائج الاستغلال </w:t>
      </w:r>
      <w:r w:rsidR="00C41250">
        <w:rPr>
          <w:rFonts w:hint="cs"/>
          <w:rtl/>
        </w:rPr>
        <w:t>و</w:t>
      </w:r>
      <w:r w:rsidR="00093F3A" w:rsidRPr="00DE6131">
        <w:rPr>
          <w:rFonts w:hint="cs"/>
          <w:rtl/>
        </w:rPr>
        <w:t xml:space="preserve">لا </w:t>
      </w:r>
      <w:r w:rsidR="00B461A1" w:rsidRPr="00DE6131">
        <w:rPr>
          <w:rFonts w:hint="cs"/>
          <w:rtl/>
        </w:rPr>
        <w:t xml:space="preserve">يمكن اعتباره من عقود </w:t>
      </w:r>
      <w:r w:rsidR="00093F3A" w:rsidRPr="00DE6131">
        <w:rPr>
          <w:rFonts w:hint="cs"/>
          <w:rtl/>
        </w:rPr>
        <w:t xml:space="preserve"> تفو</w:t>
      </w:r>
      <w:r w:rsidR="00B461A1" w:rsidRPr="00DE6131">
        <w:rPr>
          <w:rFonts w:hint="cs"/>
          <w:rtl/>
        </w:rPr>
        <w:t>ي</w:t>
      </w:r>
      <w:r w:rsidR="00093F3A" w:rsidRPr="00DE6131">
        <w:rPr>
          <w:rFonts w:hint="cs"/>
          <w:rtl/>
        </w:rPr>
        <w:t xml:space="preserve">ض </w:t>
      </w:r>
      <w:r w:rsidR="00B461A1" w:rsidRPr="00DE6131">
        <w:rPr>
          <w:rFonts w:hint="cs"/>
          <w:rtl/>
        </w:rPr>
        <w:t>ال</w:t>
      </w:r>
      <w:r w:rsidR="00093F3A" w:rsidRPr="00DE6131">
        <w:rPr>
          <w:rFonts w:hint="cs"/>
          <w:rtl/>
        </w:rPr>
        <w:t>مر</w:t>
      </w:r>
      <w:r w:rsidR="00B461A1" w:rsidRPr="00DE6131">
        <w:rPr>
          <w:rFonts w:hint="cs"/>
          <w:rtl/>
        </w:rPr>
        <w:t>ف</w:t>
      </w:r>
      <w:r w:rsidR="00093F3A" w:rsidRPr="00DE6131">
        <w:rPr>
          <w:rFonts w:hint="cs"/>
          <w:rtl/>
        </w:rPr>
        <w:t>ق عام</w:t>
      </w:r>
      <w:r w:rsidR="00093F3A" w:rsidRPr="00DE6131">
        <w:rPr>
          <w:rStyle w:val="Appelnotedebasdep"/>
          <w:color w:val="000000" w:themeColor="text1"/>
          <w:rtl/>
        </w:rPr>
        <w:footnoteReference w:id="83"/>
      </w:r>
      <w:r w:rsidR="00B461A1" w:rsidRPr="00DE6131">
        <w:rPr>
          <w:rFonts w:hint="cs"/>
          <w:rtl/>
        </w:rPr>
        <w:t>.</w:t>
      </w:r>
    </w:p>
    <w:p w14:paraId="7FA201F5" w14:textId="04689EE9" w:rsidR="004524A8" w:rsidRPr="00DE6131" w:rsidRDefault="00A35745" w:rsidP="001B4F5A">
      <w:pPr>
        <w:rPr>
          <w:rtl/>
        </w:rPr>
      </w:pPr>
      <w:r w:rsidRPr="00DE6131">
        <w:rPr>
          <w:rFonts w:hint="cs"/>
          <w:rtl/>
        </w:rPr>
        <w:t>يفهم من قرار مجلس الدولة الفرنسي أنه لم يربط قيام تفويض المرفق العام بتحصيل نوع معين من الإيرادات المالية مثل الرسوم التي يدفعها المنتفعون، فلا</w:t>
      </w:r>
      <w:r w:rsidR="0054756E" w:rsidRPr="00DE6131">
        <w:rPr>
          <w:rFonts w:hint="cs"/>
          <w:rtl/>
        </w:rPr>
        <w:t xml:space="preserve"> </w:t>
      </w:r>
      <w:r w:rsidRPr="00DE6131">
        <w:rPr>
          <w:rFonts w:hint="cs"/>
          <w:rtl/>
        </w:rPr>
        <w:t>يقتصر المقابل المالي</w:t>
      </w:r>
      <w:r w:rsidR="00E62BA5">
        <w:rPr>
          <w:rFonts w:hint="cs"/>
          <w:rtl/>
        </w:rPr>
        <w:t xml:space="preserve"> على مورد مالي  محدد إنما يمكن أ</w:t>
      </w:r>
      <w:r w:rsidRPr="00DE6131">
        <w:rPr>
          <w:rFonts w:hint="cs"/>
          <w:rtl/>
        </w:rPr>
        <w:t>ن يأخذ المقابل المالي أشكال متعد</w:t>
      </w:r>
      <w:r w:rsidR="00E62BA5">
        <w:rPr>
          <w:rFonts w:hint="cs"/>
          <w:rtl/>
        </w:rPr>
        <w:t>دة،  لكن الشرط الجوهري هنا هو  أ</w:t>
      </w:r>
      <w:r w:rsidRPr="00DE6131">
        <w:rPr>
          <w:rFonts w:hint="cs"/>
          <w:rtl/>
        </w:rPr>
        <w:t>ن يكون المقابل المالي مرتبطا بالنتائج المالية والاقت</w:t>
      </w:r>
      <w:r w:rsidR="00E62BA5">
        <w:rPr>
          <w:rFonts w:hint="cs"/>
          <w:rtl/>
        </w:rPr>
        <w:t>صادية للاستغلال بالمفهوم الواسع</w:t>
      </w:r>
      <w:r w:rsidRPr="00DE6131">
        <w:rPr>
          <w:rFonts w:hint="cs"/>
          <w:rtl/>
        </w:rPr>
        <w:t>، كما يعني ارتب</w:t>
      </w:r>
      <w:r w:rsidR="00A24067" w:rsidRPr="00DE6131">
        <w:rPr>
          <w:rFonts w:hint="cs"/>
          <w:rtl/>
        </w:rPr>
        <w:t>ا</w:t>
      </w:r>
      <w:r w:rsidRPr="00DE6131">
        <w:rPr>
          <w:rFonts w:hint="cs"/>
          <w:rtl/>
        </w:rPr>
        <w:t xml:space="preserve">ط المقابل المالي </w:t>
      </w:r>
      <w:r w:rsidR="00E62BA5">
        <w:rPr>
          <w:rFonts w:hint="cs"/>
          <w:rtl/>
        </w:rPr>
        <w:t>بالكامل بنتائج الاستغلال بمعنى أ</w:t>
      </w:r>
      <w:r w:rsidRPr="00DE6131">
        <w:rPr>
          <w:rFonts w:hint="cs"/>
          <w:rtl/>
        </w:rPr>
        <w:t xml:space="preserve">نه قد يشتمل المقابل على </w:t>
      </w:r>
      <w:r w:rsidR="00225080" w:rsidRPr="00DE6131">
        <w:rPr>
          <w:rFonts w:hint="cs"/>
          <w:rtl/>
        </w:rPr>
        <w:t>أ</w:t>
      </w:r>
      <w:r w:rsidRPr="00DE6131">
        <w:rPr>
          <w:rFonts w:hint="cs"/>
          <w:rtl/>
        </w:rPr>
        <w:t>كثر من مصدر بعضها م</w:t>
      </w:r>
      <w:r w:rsidR="00225080" w:rsidRPr="00DE6131">
        <w:rPr>
          <w:rFonts w:hint="cs"/>
          <w:rtl/>
        </w:rPr>
        <w:t>رتبط بنتائج الاستغلال والبعض الآ</w:t>
      </w:r>
      <w:r w:rsidRPr="00DE6131">
        <w:rPr>
          <w:rFonts w:hint="cs"/>
          <w:rtl/>
        </w:rPr>
        <w:t xml:space="preserve">خر يمكن </w:t>
      </w:r>
      <w:r w:rsidR="00225080" w:rsidRPr="00DE6131">
        <w:rPr>
          <w:rFonts w:hint="cs"/>
          <w:rtl/>
        </w:rPr>
        <w:t>أ</w:t>
      </w:r>
      <w:r w:rsidRPr="00DE6131">
        <w:rPr>
          <w:rFonts w:hint="cs"/>
          <w:rtl/>
        </w:rPr>
        <w:t>ن يحصل عليه من الإدارة وهو ما ينطب</w:t>
      </w:r>
      <w:r w:rsidRPr="00DE6131">
        <w:rPr>
          <w:rtl/>
        </w:rPr>
        <w:t>ق</w:t>
      </w:r>
      <w:r w:rsidRPr="00DE6131">
        <w:rPr>
          <w:rFonts w:hint="cs"/>
          <w:rtl/>
        </w:rPr>
        <w:t xml:space="preserve"> بالضبط على عقد الوكالة المحفزة</w:t>
      </w:r>
      <w:r w:rsidRPr="00DE6131">
        <w:rPr>
          <w:rStyle w:val="Appelnotedebasdep"/>
          <w:color w:val="000000" w:themeColor="text1"/>
          <w:rtl/>
        </w:rPr>
        <w:footnoteReference w:id="84"/>
      </w:r>
      <w:r w:rsidR="00A24067" w:rsidRPr="00DE6131">
        <w:rPr>
          <w:rFonts w:hint="cs"/>
          <w:rtl/>
        </w:rPr>
        <w:t>.</w:t>
      </w:r>
      <w:r w:rsidR="004524A8" w:rsidRPr="00DE6131">
        <w:rPr>
          <w:rFonts w:hint="cs"/>
          <w:rtl/>
        </w:rPr>
        <w:t xml:space="preserve"> </w:t>
      </w:r>
    </w:p>
    <w:p w14:paraId="501F992F" w14:textId="349FA61A" w:rsidR="00800554" w:rsidRPr="00DE6131" w:rsidRDefault="004524A8" w:rsidP="001B4F5A">
      <w:pPr>
        <w:rPr>
          <w:rtl/>
        </w:rPr>
      </w:pPr>
      <w:r w:rsidRPr="00DE6131">
        <w:rPr>
          <w:rFonts w:hint="cs"/>
          <w:rtl/>
        </w:rPr>
        <w:t xml:space="preserve">وعليه يمكن القول أن عقد المشاطرة </w:t>
      </w:r>
      <w:r w:rsidR="0054756E" w:rsidRPr="00DE6131">
        <w:rPr>
          <w:rFonts w:hint="cs"/>
          <w:rtl/>
        </w:rPr>
        <w:t>والاستغلا</w:t>
      </w:r>
      <w:r w:rsidR="00E62BA5">
        <w:rPr>
          <w:rFonts w:hint="cs"/>
          <w:rtl/>
        </w:rPr>
        <w:t>ل</w:t>
      </w:r>
      <w:r w:rsidRPr="00DE6131">
        <w:rPr>
          <w:rFonts w:hint="cs"/>
          <w:rtl/>
        </w:rPr>
        <w:t xml:space="preserve"> يتميز عن عقدي الامتياز </w:t>
      </w:r>
      <w:r w:rsidR="00E62BA5">
        <w:rPr>
          <w:rFonts w:hint="cs"/>
          <w:rtl/>
        </w:rPr>
        <w:t>والإيجار في</w:t>
      </w:r>
      <w:r w:rsidRPr="00DE6131">
        <w:rPr>
          <w:rFonts w:hint="cs"/>
          <w:rtl/>
        </w:rPr>
        <w:t xml:space="preserve"> أن المفوض له  يتقاضى مقابلا ماليا يختلف بشكل جوهري عن الملتزم </w:t>
      </w:r>
      <w:r w:rsidR="0054756E" w:rsidRPr="00DE6131">
        <w:rPr>
          <w:rFonts w:hint="cs"/>
          <w:rtl/>
        </w:rPr>
        <w:t>والمستأجر</w:t>
      </w:r>
      <w:r w:rsidR="00E62BA5">
        <w:rPr>
          <w:rFonts w:hint="cs"/>
          <w:rtl/>
        </w:rPr>
        <w:t xml:space="preserve">، </w:t>
      </w:r>
      <w:r w:rsidR="009A010E">
        <w:rPr>
          <w:rFonts w:hint="cs"/>
          <w:rtl/>
        </w:rPr>
        <w:t>إذ أ</w:t>
      </w:r>
      <w:r w:rsidRPr="00DE6131">
        <w:rPr>
          <w:rFonts w:hint="cs"/>
          <w:rtl/>
        </w:rPr>
        <w:t xml:space="preserve">نه في الامتياز والايجار يتلقى المفوض له عائداته من الأرباح، بينما يرتبط المقابل المالي في عقد مشاطرة الاستغلال بنتائج الاستغلال المتمثلة في نتائج الخدمة التي تقدمها للجمهور، وترى الباحثة ميادة عبد القادر أن عقد مشاطرة الاستغلال يعد حسب نظرها أفضل </w:t>
      </w:r>
      <w:r w:rsidR="00543C2C" w:rsidRPr="00DE6131">
        <w:rPr>
          <w:rFonts w:hint="cs"/>
          <w:rtl/>
        </w:rPr>
        <w:t>صورة ل</w:t>
      </w:r>
      <w:r w:rsidRPr="00DE6131">
        <w:rPr>
          <w:rFonts w:hint="cs"/>
          <w:rtl/>
        </w:rPr>
        <w:t xml:space="preserve">لتفويض التي </w:t>
      </w:r>
      <w:r w:rsidR="00543C2C" w:rsidRPr="00DE6131">
        <w:rPr>
          <w:rFonts w:hint="cs"/>
          <w:rtl/>
        </w:rPr>
        <w:t>ت</w:t>
      </w:r>
      <w:r w:rsidRPr="00DE6131">
        <w:rPr>
          <w:rFonts w:hint="cs"/>
          <w:rtl/>
        </w:rPr>
        <w:t xml:space="preserve">مكن </w:t>
      </w:r>
      <w:r w:rsidR="00543C2C" w:rsidRPr="00DE6131">
        <w:rPr>
          <w:rFonts w:hint="cs"/>
          <w:rtl/>
        </w:rPr>
        <w:t>من</w:t>
      </w:r>
      <w:r w:rsidRPr="00DE6131">
        <w:rPr>
          <w:rFonts w:hint="cs"/>
          <w:rtl/>
        </w:rPr>
        <w:t xml:space="preserve"> </w:t>
      </w:r>
      <w:r w:rsidR="00543C2C" w:rsidRPr="00DE6131">
        <w:rPr>
          <w:rFonts w:hint="cs"/>
          <w:rtl/>
        </w:rPr>
        <w:t>الحصول على أفضل</w:t>
      </w:r>
      <w:r w:rsidRPr="00DE6131">
        <w:rPr>
          <w:rFonts w:hint="cs"/>
          <w:rtl/>
        </w:rPr>
        <w:t xml:space="preserve"> </w:t>
      </w:r>
      <w:r w:rsidR="00543C2C" w:rsidRPr="00DE6131">
        <w:rPr>
          <w:rFonts w:hint="cs"/>
          <w:rtl/>
        </w:rPr>
        <w:t>جودة للخدمة ت</w:t>
      </w:r>
      <w:r w:rsidRPr="00DE6131">
        <w:rPr>
          <w:rFonts w:hint="cs"/>
          <w:rtl/>
        </w:rPr>
        <w:t xml:space="preserve">قدم للجمهور، </w:t>
      </w:r>
      <w:r w:rsidR="00543C2C" w:rsidRPr="00DE6131">
        <w:rPr>
          <w:rFonts w:hint="cs"/>
          <w:rtl/>
        </w:rPr>
        <w:t>هذه الخدمة</w:t>
      </w:r>
      <w:r w:rsidRPr="00DE6131">
        <w:rPr>
          <w:rFonts w:hint="cs"/>
          <w:rtl/>
        </w:rPr>
        <w:t xml:space="preserve"> </w:t>
      </w:r>
      <w:r w:rsidR="00543C2C" w:rsidRPr="00DE6131">
        <w:rPr>
          <w:rFonts w:hint="cs"/>
          <w:rtl/>
        </w:rPr>
        <w:t>التي</w:t>
      </w:r>
      <w:r w:rsidR="009A010E">
        <w:rPr>
          <w:rFonts w:hint="cs"/>
          <w:rtl/>
        </w:rPr>
        <w:t xml:space="preserve"> لابد أ</w:t>
      </w:r>
      <w:r w:rsidRPr="00DE6131">
        <w:rPr>
          <w:rFonts w:hint="cs"/>
          <w:rtl/>
        </w:rPr>
        <w:t xml:space="preserve">ن </w:t>
      </w:r>
      <w:r w:rsidR="00543C2C" w:rsidRPr="00DE6131">
        <w:rPr>
          <w:rFonts w:hint="cs"/>
          <w:rtl/>
        </w:rPr>
        <w:t>تكون</w:t>
      </w:r>
      <w:r w:rsidRPr="00DE6131">
        <w:rPr>
          <w:rFonts w:hint="cs"/>
          <w:rtl/>
        </w:rPr>
        <w:t xml:space="preserve"> محل رقابة صارمة من قبل </w:t>
      </w:r>
      <w:r w:rsidR="00543C2C" w:rsidRPr="00DE6131">
        <w:rPr>
          <w:rFonts w:hint="cs"/>
          <w:rtl/>
        </w:rPr>
        <w:t>الدولة ،</w:t>
      </w:r>
      <w:r w:rsidR="009A010E">
        <w:rPr>
          <w:rFonts w:hint="cs"/>
          <w:rtl/>
        </w:rPr>
        <w:t xml:space="preserve"> أ</w:t>
      </w:r>
      <w:r w:rsidRPr="00DE6131">
        <w:rPr>
          <w:rFonts w:hint="cs"/>
          <w:rtl/>
        </w:rPr>
        <w:t xml:space="preserve">و </w:t>
      </w:r>
      <w:r w:rsidR="00543C2C" w:rsidRPr="00DE6131">
        <w:rPr>
          <w:rFonts w:hint="cs"/>
          <w:rtl/>
        </w:rPr>
        <w:t xml:space="preserve">أحد </w:t>
      </w:r>
      <w:r w:rsidR="009A010E">
        <w:rPr>
          <w:rFonts w:hint="cs"/>
          <w:rtl/>
        </w:rPr>
        <w:t>أ</w:t>
      </w:r>
      <w:r w:rsidRPr="00DE6131">
        <w:rPr>
          <w:rFonts w:hint="cs"/>
          <w:rtl/>
        </w:rPr>
        <w:t xml:space="preserve">شخاص القانون العام، ويتحدد المقابل المالي </w:t>
      </w:r>
      <w:r w:rsidR="00543C2C" w:rsidRPr="00DE6131">
        <w:rPr>
          <w:rFonts w:hint="cs"/>
          <w:rtl/>
        </w:rPr>
        <w:t>بناءا على جودة الخدمة ب</w:t>
      </w:r>
      <w:r w:rsidRPr="00DE6131">
        <w:rPr>
          <w:rFonts w:hint="cs"/>
          <w:rtl/>
        </w:rPr>
        <w:t xml:space="preserve">الإضافة </w:t>
      </w:r>
      <w:r w:rsidR="00543C2C" w:rsidRPr="00DE6131">
        <w:rPr>
          <w:rFonts w:hint="cs"/>
          <w:rtl/>
        </w:rPr>
        <w:t>إلى أ</w:t>
      </w:r>
      <w:r w:rsidRPr="00DE6131">
        <w:rPr>
          <w:rFonts w:hint="cs"/>
          <w:rtl/>
        </w:rPr>
        <w:t xml:space="preserve">ن الإدارة تحتفظ في هذا العقد </w:t>
      </w:r>
      <w:r w:rsidR="00543C2C" w:rsidRPr="00DE6131">
        <w:rPr>
          <w:rFonts w:hint="cs"/>
          <w:rtl/>
        </w:rPr>
        <w:t>ب</w:t>
      </w:r>
      <w:r w:rsidRPr="00DE6131">
        <w:rPr>
          <w:rFonts w:hint="cs"/>
          <w:rtl/>
        </w:rPr>
        <w:t>بعض سلط</w:t>
      </w:r>
      <w:r w:rsidR="00543C2C" w:rsidRPr="00DE6131">
        <w:rPr>
          <w:rFonts w:hint="cs"/>
          <w:rtl/>
        </w:rPr>
        <w:t>تها</w:t>
      </w:r>
      <w:r w:rsidRPr="00DE6131">
        <w:rPr>
          <w:rFonts w:hint="cs"/>
          <w:rtl/>
        </w:rPr>
        <w:t xml:space="preserve"> على المرفق العام تفوق تلك التي تمارسها في عقود </w:t>
      </w:r>
      <w:r w:rsidR="00543C2C" w:rsidRPr="00DE6131">
        <w:rPr>
          <w:rFonts w:hint="cs"/>
          <w:rtl/>
        </w:rPr>
        <w:t>الامتياز</w:t>
      </w:r>
      <w:r w:rsidRPr="00DE6131">
        <w:rPr>
          <w:rFonts w:hint="cs"/>
          <w:rtl/>
        </w:rPr>
        <w:t xml:space="preserve"> التي يحصل فيها الملتزم على المقابل المالي من الأرباح</w:t>
      </w:r>
      <w:r w:rsidR="00543C2C" w:rsidRPr="00DE6131">
        <w:rPr>
          <w:rFonts w:hint="cs"/>
          <w:rtl/>
        </w:rPr>
        <w:t xml:space="preserve"> المحققة من المنتفعين</w:t>
      </w:r>
      <w:r w:rsidRPr="00DE6131">
        <w:rPr>
          <w:rFonts w:hint="cs"/>
          <w:rtl/>
        </w:rPr>
        <w:t xml:space="preserve"> دون النظر الى </w:t>
      </w:r>
      <w:r w:rsidR="00543C2C" w:rsidRPr="00DE6131">
        <w:rPr>
          <w:rFonts w:hint="cs"/>
          <w:rtl/>
        </w:rPr>
        <w:t>نوعية و</w:t>
      </w:r>
      <w:r w:rsidRPr="00DE6131">
        <w:rPr>
          <w:rFonts w:hint="cs"/>
          <w:rtl/>
        </w:rPr>
        <w:t xml:space="preserve"> </w:t>
      </w:r>
      <w:r w:rsidR="00543C2C" w:rsidRPr="00DE6131">
        <w:rPr>
          <w:rFonts w:hint="cs"/>
          <w:rtl/>
        </w:rPr>
        <w:t>جودة</w:t>
      </w:r>
      <w:r w:rsidRPr="00DE6131">
        <w:rPr>
          <w:rFonts w:hint="cs"/>
          <w:rtl/>
        </w:rPr>
        <w:t xml:space="preserve"> الخدمة لل</w:t>
      </w:r>
      <w:r w:rsidR="00543C2C" w:rsidRPr="00DE6131">
        <w:rPr>
          <w:rFonts w:hint="cs"/>
          <w:rtl/>
        </w:rPr>
        <w:t>ج</w:t>
      </w:r>
      <w:r w:rsidRPr="00DE6131">
        <w:rPr>
          <w:rFonts w:hint="cs"/>
          <w:rtl/>
        </w:rPr>
        <w:t xml:space="preserve">مهور </w:t>
      </w:r>
      <w:r w:rsidR="00543C2C" w:rsidRPr="00DE6131">
        <w:rPr>
          <w:rFonts w:hint="cs"/>
          <w:rtl/>
        </w:rPr>
        <w:t>أ</w:t>
      </w:r>
      <w:r w:rsidRPr="00DE6131">
        <w:rPr>
          <w:rFonts w:hint="cs"/>
          <w:rtl/>
        </w:rPr>
        <w:t xml:space="preserve">و حتى </w:t>
      </w:r>
      <w:r w:rsidR="00543C2C" w:rsidRPr="00DE6131">
        <w:rPr>
          <w:rFonts w:hint="cs"/>
          <w:rtl/>
        </w:rPr>
        <w:t xml:space="preserve">في </w:t>
      </w:r>
      <w:r w:rsidRPr="00DE6131">
        <w:rPr>
          <w:rFonts w:hint="cs"/>
          <w:rtl/>
        </w:rPr>
        <w:t>عقود الايجار</w:t>
      </w:r>
      <w:r w:rsidR="00543C2C" w:rsidRPr="00DE6131">
        <w:rPr>
          <w:rFonts w:hint="cs"/>
          <w:rtl/>
        </w:rPr>
        <w:t>،</w:t>
      </w:r>
      <w:r w:rsidRPr="00DE6131">
        <w:rPr>
          <w:rFonts w:hint="cs"/>
          <w:rtl/>
        </w:rPr>
        <w:t xml:space="preserve"> ويعتمد فيها المقابل المادي للعقد أيضا على أرباح المرفق ويقع عليه فقط عبء سداد الأجرة الى الشخص العام</w:t>
      </w:r>
      <w:r w:rsidRPr="00DE6131">
        <w:rPr>
          <w:rStyle w:val="Appelnotedebasdep"/>
          <w:color w:val="000000" w:themeColor="text1"/>
          <w:rtl/>
        </w:rPr>
        <w:footnoteReference w:id="85"/>
      </w:r>
      <w:r w:rsidR="00CD7C81">
        <w:rPr>
          <w:rFonts w:hint="cs"/>
          <w:rtl/>
        </w:rPr>
        <w:t xml:space="preserve">، </w:t>
      </w:r>
      <w:r w:rsidR="00F436AF" w:rsidRPr="00DE6131">
        <w:rPr>
          <w:rFonts w:hint="cs"/>
          <w:rtl/>
        </w:rPr>
        <w:t>و</w:t>
      </w:r>
      <w:r w:rsidR="00800554" w:rsidRPr="00DE6131">
        <w:rPr>
          <w:rFonts w:hint="cs"/>
          <w:rtl/>
        </w:rPr>
        <w:t xml:space="preserve">تتحمل </w:t>
      </w:r>
      <w:r w:rsidR="00F436AF" w:rsidRPr="00DE6131">
        <w:rPr>
          <w:rFonts w:hint="cs"/>
          <w:rtl/>
        </w:rPr>
        <w:t>السلطة</w:t>
      </w:r>
      <w:r w:rsidR="00800554" w:rsidRPr="00DE6131">
        <w:rPr>
          <w:rFonts w:hint="cs"/>
          <w:rtl/>
        </w:rPr>
        <w:t xml:space="preserve"> </w:t>
      </w:r>
      <w:r w:rsidR="00B444D0" w:rsidRPr="00DE6131">
        <w:rPr>
          <w:rFonts w:hint="cs"/>
          <w:rtl/>
        </w:rPr>
        <w:t>المفوضة</w:t>
      </w:r>
      <w:r w:rsidR="00F436AF" w:rsidRPr="00DE6131">
        <w:rPr>
          <w:rFonts w:hint="cs"/>
          <w:rtl/>
        </w:rPr>
        <w:t xml:space="preserve"> مخاطر الاستغلال بينما </w:t>
      </w:r>
      <w:r w:rsidR="00800554" w:rsidRPr="00DE6131">
        <w:rPr>
          <w:rFonts w:hint="cs"/>
          <w:rtl/>
        </w:rPr>
        <w:t xml:space="preserve">يتحمل </w:t>
      </w:r>
      <w:r w:rsidR="00F436AF" w:rsidRPr="00DE6131">
        <w:rPr>
          <w:rFonts w:hint="cs"/>
          <w:rtl/>
        </w:rPr>
        <w:t>مدير المرفق</w:t>
      </w:r>
      <w:r w:rsidR="00800554" w:rsidRPr="00DE6131">
        <w:rPr>
          <w:rFonts w:hint="cs"/>
          <w:rtl/>
        </w:rPr>
        <w:t xml:space="preserve"> جزءا </w:t>
      </w:r>
      <w:r w:rsidR="00B444D0" w:rsidRPr="00DE6131">
        <w:rPr>
          <w:rFonts w:hint="cs"/>
          <w:rtl/>
        </w:rPr>
        <w:t>منها،</w:t>
      </w:r>
      <w:r w:rsidR="00F436AF" w:rsidRPr="00DE6131">
        <w:rPr>
          <w:rFonts w:hint="cs"/>
          <w:rtl/>
        </w:rPr>
        <w:t xml:space="preserve"> لارتباط أ</w:t>
      </w:r>
      <w:r w:rsidR="00800554" w:rsidRPr="00DE6131">
        <w:rPr>
          <w:rFonts w:hint="cs"/>
          <w:rtl/>
        </w:rPr>
        <w:t xml:space="preserve">جره بنتيجة </w:t>
      </w:r>
      <w:r w:rsidR="00B444D0" w:rsidRPr="00DE6131">
        <w:rPr>
          <w:rFonts w:hint="cs"/>
          <w:rtl/>
        </w:rPr>
        <w:t>استغلال</w:t>
      </w:r>
      <w:r w:rsidR="00F436AF" w:rsidRPr="00DE6131">
        <w:rPr>
          <w:rFonts w:hint="cs"/>
          <w:rtl/>
        </w:rPr>
        <w:t xml:space="preserve"> المرفق</w:t>
      </w:r>
      <w:r w:rsidR="00CD7C81">
        <w:rPr>
          <w:rFonts w:hint="cs"/>
          <w:rtl/>
        </w:rPr>
        <w:t xml:space="preserve"> العام</w:t>
      </w:r>
      <w:r w:rsidR="00B444D0" w:rsidRPr="00DE6131">
        <w:rPr>
          <w:rFonts w:hint="cs"/>
          <w:rtl/>
        </w:rPr>
        <w:t>،</w:t>
      </w:r>
      <w:r w:rsidR="00800554" w:rsidRPr="00DE6131">
        <w:rPr>
          <w:rFonts w:hint="cs"/>
          <w:rtl/>
        </w:rPr>
        <w:t xml:space="preserve"> وفي بعض الأحيان وكضمان للمفوض </w:t>
      </w:r>
      <w:r w:rsidR="00B444D0" w:rsidRPr="00DE6131">
        <w:rPr>
          <w:rFonts w:hint="cs"/>
          <w:rtl/>
        </w:rPr>
        <w:t>له،</w:t>
      </w:r>
      <w:r w:rsidR="00CD7C81">
        <w:rPr>
          <w:rFonts w:hint="cs"/>
          <w:rtl/>
        </w:rPr>
        <w:t xml:space="preserve"> فإ</w:t>
      </w:r>
      <w:r w:rsidR="00800554" w:rsidRPr="00DE6131">
        <w:rPr>
          <w:rFonts w:hint="cs"/>
          <w:rtl/>
        </w:rPr>
        <w:t xml:space="preserve">ن هناك حد </w:t>
      </w:r>
      <w:r w:rsidR="00A24067" w:rsidRPr="00DE6131">
        <w:rPr>
          <w:rFonts w:hint="cs"/>
          <w:rtl/>
        </w:rPr>
        <w:t>أدني</w:t>
      </w:r>
      <w:r w:rsidR="00800554" w:rsidRPr="00DE6131">
        <w:rPr>
          <w:rFonts w:hint="cs"/>
          <w:rtl/>
        </w:rPr>
        <w:t xml:space="preserve"> مضمون يحدد جزافيا في العقد</w:t>
      </w:r>
      <w:bookmarkStart w:id="110" w:name="_Hlk143538460"/>
      <w:r w:rsidR="008208DC" w:rsidRPr="00DE6131">
        <w:rPr>
          <w:rStyle w:val="Appelnotedebasdep"/>
          <w:color w:val="000000" w:themeColor="text1"/>
          <w:rtl/>
        </w:rPr>
        <w:footnoteReference w:id="86"/>
      </w:r>
      <w:bookmarkEnd w:id="110"/>
      <w:r w:rsidR="006454E5">
        <w:rPr>
          <w:rFonts w:hint="cs"/>
          <w:rtl/>
        </w:rPr>
        <w:t>،</w:t>
      </w:r>
      <w:r w:rsidR="00F436AF" w:rsidRPr="00DE6131">
        <w:rPr>
          <w:rFonts w:hint="cs"/>
          <w:rtl/>
        </w:rPr>
        <w:t xml:space="preserve"> و</w:t>
      </w:r>
      <w:r w:rsidR="00F47FF9" w:rsidRPr="00DE6131">
        <w:rPr>
          <w:rFonts w:hint="cs"/>
          <w:rtl/>
        </w:rPr>
        <w:t xml:space="preserve">تجدر الإشارة الى </w:t>
      </w:r>
      <w:r w:rsidR="00F436AF" w:rsidRPr="00DE6131">
        <w:rPr>
          <w:rFonts w:hint="cs"/>
          <w:rtl/>
        </w:rPr>
        <w:t>أ</w:t>
      </w:r>
      <w:r w:rsidR="00F47FF9" w:rsidRPr="00DE6131">
        <w:rPr>
          <w:rFonts w:hint="cs"/>
          <w:rtl/>
        </w:rPr>
        <w:t xml:space="preserve">ن استقلالية المفوض له </w:t>
      </w:r>
      <w:r w:rsidR="00A24067" w:rsidRPr="00DE6131">
        <w:rPr>
          <w:rFonts w:hint="cs"/>
          <w:rtl/>
        </w:rPr>
        <w:t>محدودة</w:t>
      </w:r>
      <w:r w:rsidR="00F436AF" w:rsidRPr="00DE6131">
        <w:rPr>
          <w:rFonts w:hint="cs"/>
          <w:rtl/>
        </w:rPr>
        <w:t xml:space="preserve"> في عقد المشاركة إذا </w:t>
      </w:r>
      <w:r w:rsidR="0054756E" w:rsidRPr="00DE6131">
        <w:rPr>
          <w:rFonts w:hint="cs"/>
          <w:rtl/>
        </w:rPr>
        <w:t>ما ت</w:t>
      </w:r>
      <w:r w:rsidR="0054756E" w:rsidRPr="00DE6131">
        <w:rPr>
          <w:rtl/>
        </w:rPr>
        <w:t>م</w:t>
      </w:r>
      <w:r w:rsidR="00F436AF" w:rsidRPr="00DE6131">
        <w:rPr>
          <w:rFonts w:hint="cs"/>
          <w:rtl/>
        </w:rPr>
        <w:t xml:space="preserve"> مقارنتها بالصلاحيات</w:t>
      </w:r>
      <w:r w:rsidR="00F47FF9" w:rsidRPr="00DE6131">
        <w:rPr>
          <w:rFonts w:hint="cs"/>
          <w:rtl/>
        </w:rPr>
        <w:t xml:space="preserve"> الواسعة التي تملكها السلطة المفوضة</w:t>
      </w:r>
      <w:r w:rsidR="00F436AF" w:rsidRPr="00DE6131">
        <w:rPr>
          <w:rFonts w:hint="cs"/>
          <w:rtl/>
        </w:rPr>
        <w:t xml:space="preserve"> للمرفق العام.</w:t>
      </w:r>
      <w:r w:rsidR="00F47FF9" w:rsidRPr="00DE6131">
        <w:rPr>
          <w:rFonts w:hint="cs"/>
          <w:rtl/>
        </w:rPr>
        <w:t xml:space="preserve"> </w:t>
      </w:r>
      <w:r w:rsidR="00800554" w:rsidRPr="00DE6131">
        <w:rPr>
          <w:rFonts w:hint="cs"/>
          <w:rtl/>
        </w:rPr>
        <w:t xml:space="preserve"> </w:t>
      </w:r>
    </w:p>
    <w:p w14:paraId="4D0AFC58" w14:textId="76AAB8DA" w:rsidR="00E81304" w:rsidRDefault="00327278" w:rsidP="001B4F5A">
      <w:pPr>
        <w:rPr>
          <w:rtl/>
        </w:rPr>
      </w:pPr>
      <w:r w:rsidRPr="00DE6131">
        <w:rPr>
          <w:rFonts w:hint="cs"/>
          <w:rtl/>
        </w:rPr>
        <w:t>وفي الأخير يمكن القول أن عقد الوكالة المحفزة بالرغم من كونه يمثل صورة من صورة تفويضات ا</w:t>
      </w:r>
      <w:r w:rsidR="006454E5">
        <w:rPr>
          <w:rFonts w:hint="cs"/>
          <w:rtl/>
        </w:rPr>
        <w:t>لمرفق العام إ</w:t>
      </w:r>
      <w:r w:rsidRPr="00DE6131">
        <w:rPr>
          <w:rFonts w:hint="cs"/>
          <w:rtl/>
        </w:rPr>
        <w:t xml:space="preserve">لا أنه </w:t>
      </w:r>
      <w:r w:rsidR="0054756E" w:rsidRPr="00DE6131">
        <w:rPr>
          <w:rFonts w:hint="cs"/>
          <w:rtl/>
        </w:rPr>
        <w:t>لا يمث</w:t>
      </w:r>
      <w:r w:rsidR="0054756E" w:rsidRPr="00DE6131">
        <w:rPr>
          <w:rtl/>
        </w:rPr>
        <w:t>ل</w:t>
      </w:r>
      <w:r w:rsidRPr="00DE6131">
        <w:rPr>
          <w:rFonts w:hint="cs"/>
          <w:rtl/>
        </w:rPr>
        <w:t xml:space="preserve"> الشكل الأمثل للاستثمار في المرافق العامة كون المفوض له في هذا العقد </w:t>
      </w:r>
      <w:r w:rsidR="0054756E" w:rsidRPr="00DE6131">
        <w:rPr>
          <w:rFonts w:hint="cs"/>
          <w:rtl/>
        </w:rPr>
        <w:t>لا يتحم</w:t>
      </w:r>
      <w:r w:rsidR="0054756E" w:rsidRPr="00DE6131">
        <w:rPr>
          <w:rtl/>
        </w:rPr>
        <w:t>ل</w:t>
      </w:r>
      <w:r w:rsidR="006454E5">
        <w:rPr>
          <w:rFonts w:hint="cs"/>
          <w:rtl/>
        </w:rPr>
        <w:t xml:space="preserve"> أ</w:t>
      </w:r>
      <w:r w:rsidRPr="00DE6131">
        <w:rPr>
          <w:rFonts w:hint="cs"/>
          <w:rtl/>
        </w:rPr>
        <w:t xml:space="preserve">ية مخاطر متعلقة </w:t>
      </w:r>
      <w:r w:rsidR="0054756E" w:rsidRPr="00DE6131">
        <w:rPr>
          <w:rFonts w:hint="cs"/>
          <w:rtl/>
        </w:rPr>
        <w:t>بأنشاء</w:t>
      </w:r>
      <w:r w:rsidR="006454E5">
        <w:rPr>
          <w:rFonts w:hint="cs"/>
          <w:rtl/>
        </w:rPr>
        <w:t xml:space="preserve"> مرافق عامة من أ</w:t>
      </w:r>
      <w:r w:rsidRPr="00DE6131">
        <w:rPr>
          <w:rFonts w:hint="cs"/>
          <w:rtl/>
        </w:rPr>
        <w:t xml:space="preserve">جل استغلالها </w:t>
      </w:r>
      <w:r w:rsidR="00F37B14" w:rsidRPr="00DE6131">
        <w:rPr>
          <w:rFonts w:hint="cs"/>
          <w:rtl/>
        </w:rPr>
        <w:t>وتمويلها،</w:t>
      </w:r>
      <w:r w:rsidRPr="00DE6131">
        <w:rPr>
          <w:rFonts w:hint="cs"/>
          <w:rtl/>
        </w:rPr>
        <w:t xml:space="preserve"> في حين أن مثل هذا العقد قد يصلح لاستغلال وإدارة المرافق العامة الجاهزة والتي </w:t>
      </w:r>
      <w:r w:rsidR="0054756E" w:rsidRPr="00DE6131">
        <w:rPr>
          <w:rFonts w:hint="cs"/>
          <w:rtl/>
        </w:rPr>
        <w:t>لا تتطل</w:t>
      </w:r>
      <w:r w:rsidR="0054756E" w:rsidRPr="00DE6131">
        <w:rPr>
          <w:rtl/>
        </w:rPr>
        <w:t>ب</w:t>
      </w:r>
      <w:r w:rsidRPr="00DE6131">
        <w:rPr>
          <w:rFonts w:hint="cs"/>
          <w:rtl/>
        </w:rPr>
        <w:t xml:space="preserve"> أموال كبيرة </w:t>
      </w:r>
      <w:r w:rsidR="006454E5">
        <w:rPr>
          <w:rFonts w:hint="cs"/>
          <w:rtl/>
        </w:rPr>
        <w:t>لتشييدها، بل تحتاج الى خب</w:t>
      </w:r>
      <w:r w:rsidR="00DB5432">
        <w:rPr>
          <w:rFonts w:hint="cs"/>
          <w:rtl/>
        </w:rPr>
        <w:t>رة وكفاءة القطاع الخاص على وجه</w:t>
      </w:r>
      <w:r w:rsidR="00F37B14" w:rsidRPr="00DE6131">
        <w:rPr>
          <w:rFonts w:hint="cs"/>
          <w:rtl/>
        </w:rPr>
        <w:t xml:space="preserve"> التحديد في التحكم في الإدارة والتكنولوجيا الحديثة </w:t>
      </w:r>
      <w:r w:rsidR="0054756E" w:rsidRPr="00DE6131">
        <w:rPr>
          <w:rFonts w:hint="cs"/>
          <w:rtl/>
        </w:rPr>
        <w:t>لإدارة</w:t>
      </w:r>
      <w:r w:rsidR="00F37B14" w:rsidRPr="00DE6131">
        <w:rPr>
          <w:rFonts w:hint="cs"/>
          <w:rtl/>
        </w:rPr>
        <w:t xml:space="preserve"> واستثمار المرافق العامة المفوضة، ويكون ع</w:t>
      </w:r>
      <w:r w:rsidR="00CE0625" w:rsidRPr="00DE6131">
        <w:rPr>
          <w:rFonts w:hint="cs"/>
          <w:rtl/>
        </w:rPr>
        <w:t xml:space="preserve">قد </w:t>
      </w:r>
      <w:r w:rsidR="00F37B14" w:rsidRPr="00DE6131">
        <w:rPr>
          <w:rFonts w:hint="cs"/>
          <w:rtl/>
        </w:rPr>
        <w:t xml:space="preserve">الوكالة المحفزة في الغالب عقد </w:t>
      </w:r>
      <w:r w:rsidR="00CE0625" w:rsidRPr="00DE6131">
        <w:rPr>
          <w:rFonts w:hint="cs"/>
          <w:rtl/>
        </w:rPr>
        <w:t xml:space="preserve">قصير المدة </w:t>
      </w:r>
      <w:r w:rsidR="00F37B14" w:rsidRPr="00DE6131">
        <w:rPr>
          <w:rFonts w:hint="cs"/>
          <w:rtl/>
        </w:rPr>
        <w:t>و</w:t>
      </w:r>
      <w:r w:rsidR="00CE0625" w:rsidRPr="00DE6131">
        <w:rPr>
          <w:rFonts w:hint="cs"/>
          <w:rtl/>
        </w:rPr>
        <w:t xml:space="preserve">ذلك </w:t>
      </w:r>
      <w:r w:rsidR="00F37B14" w:rsidRPr="00DE6131">
        <w:rPr>
          <w:rFonts w:hint="cs"/>
          <w:rtl/>
        </w:rPr>
        <w:t xml:space="preserve">بالنظر الى </w:t>
      </w:r>
      <w:r w:rsidR="00CE0625" w:rsidRPr="00DE6131">
        <w:rPr>
          <w:rFonts w:hint="cs"/>
          <w:rtl/>
        </w:rPr>
        <w:t xml:space="preserve"> </w:t>
      </w:r>
      <w:r w:rsidR="00F37B14" w:rsidRPr="00DE6131">
        <w:rPr>
          <w:rFonts w:hint="cs"/>
          <w:rtl/>
        </w:rPr>
        <w:t>محدودية</w:t>
      </w:r>
      <w:r w:rsidR="00CE0625" w:rsidRPr="00DE6131">
        <w:rPr>
          <w:rFonts w:hint="cs"/>
          <w:rtl/>
        </w:rPr>
        <w:t xml:space="preserve"> الاستثمارات التي يكرسها  المفوض له</w:t>
      </w:r>
      <w:bookmarkStart w:id="111" w:name="_Hlk143540275"/>
      <w:r w:rsidR="00F66667" w:rsidRPr="00DE6131">
        <w:rPr>
          <w:rStyle w:val="Appelnotedebasdep"/>
          <w:color w:val="000000" w:themeColor="text1"/>
          <w:rtl/>
        </w:rPr>
        <w:footnoteReference w:id="87"/>
      </w:r>
      <w:bookmarkEnd w:id="111"/>
      <w:r w:rsidR="00DB5432">
        <w:rPr>
          <w:rFonts w:hint="cs"/>
          <w:rtl/>
        </w:rPr>
        <w:t>،</w:t>
      </w:r>
      <w:r w:rsidR="00A23CA5">
        <w:rPr>
          <w:rFonts w:hint="cs"/>
          <w:rtl/>
        </w:rPr>
        <w:t xml:space="preserve"> لكنه يناسب طبيعة بعض المرافق العامة </w:t>
      </w:r>
      <w:r w:rsidR="0008289A">
        <w:rPr>
          <w:rFonts w:hint="cs"/>
          <w:rtl/>
        </w:rPr>
        <w:t>التي لا تحتا</w:t>
      </w:r>
      <w:r w:rsidR="0008289A">
        <w:rPr>
          <w:rtl/>
        </w:rPr>
        <w:t>ج</w:t>
      </w:r>
      <w:r w:rsidR="00235DBC">
        <w:rPr>
          <w:rFonts w:hint="cs"/>
          <w:rtl/>
        </w:rPr>
        <w:t xml:space="preserve"> الى استثمارات مالية كبيرة ولاتحتاج الى رؤوس أموال كبيرة تستغرق مدة زمنية </w:t>
      </w:r>
      <w:r w:rsidR="00235DBC">
        <w:rPr>
          <w:rFonts w:hint="cs"/>
          <w:rtl/>
        </w:rPr>
        <w:lastRenderedPageBreak/>
        <w:t xml:space="preserve">طويلة </w:t>
      </w:r>
      <w:r w:rsidR="00112341">
        <w:rPr>
          <w:rFonts w:hint="cs"/>
          <w:rtl/>
        </w:rPr>
        <w:t>لاسترجاعها بالقدر الذي تحتاج الى خيرة ومؤهلات المفوض اليه في التحكم في تسيير المرفق العام موضوع التفويض خاصة من الجوانب الفنية.</w:t>
      </w:r>
    </w:p>
    <w:p w14:paraId="583CBD07" w14:textId="77777777" w:rsidR="00AC2057" w:rsidRPr="00DE6131" w:rsidRDefault="007E03EA" w:rsidP="004F2087">
      <w:pPr>
        <w:ind w:firstLine="0"/>
        <w:outlineLvl w:val="3"/>
        <w:rPr>
          <w:color w:val="000000" w:themeColor="text1"/>
          <w:rtl/>
        </w:rPr>
      </w:pPr>
      <w:bookmarkStart w:id="112" w:name="_Toc165664614"/>
      <w:bookmarkStart w:id="113" w:name="_Toc165665114"/>
      <w:bookmarkStart w:id="114" w:name="_Toc168134056"/>
      <w:r w:rsidRPr="00DE6131">
        <w:rPr>
          <w:rFonts w:hint="cs"/>
          <w:b/>
          <w:bCs/>
          <w:color w:val="000000" w:themeColor="text1"/>
          <w:sz w:val="32"/>
          <w:szCs w:val="32"/>
          <w:rtl/>
        </w:rPr>
        <w:t>المطلب</w:t>
      </w:r>
      <w:r w:rsidR="00713331" w:rsidRPr="00DE6131">
        <w:rPr>
          <w:rFonts w:hint="cs"/>
          <w:b/>
          <w:bCs/>
          <w:color w:val="000000" w:themeColor="text1"/>
          <w:sz w:val="32"/>
          <w:szCs w:val="32"/>
          <w:rtl/>
        </w:rPr>
        <w:t xml:space="preserve"> </w:t>
      </w:r>
      <w:r w:rsidRPr="00DE6131">
        <w:rPr>
          <w:rFonts w:hint="cs"/>
          <w:b/>
          <w:bCs/>
          <w:color w:val="000000" w:themeColor="text1"/>
          <w:sz w:val="32"/>
          <w:szCs w:val="32"/>
          <w:rtl/>
        </w:rPr>
        <w:t>الرابع:</w:t>
      </w:r>
      <w:r w:rsidR="00713331" w:rsidRPr="00DE6131">
        <w:rPr>
          <w:rFonts w:hint="cs"/>
          <w:b/>
          <w:bCs/>
          <w:color w:val="000000" w:themeColor="text1"/>
          <w:sz w:val="32"/>
          <w:szCs w:val="32"/>
          <w:rtl/>
        </w:rPr>
        <w:t xml:space="preserve"> </w:t>
      </w:r>
      <w:r w:rsidRPr="00DE6131">
        <w:rPr>
          <w:rFonts w:hint="cs"/>
          <w:b/>
          <w:bCs/>
          <w:color w:val="000000" w:themeColor="text1"/>
          <w:sz w:val="32"/>
          <w:szCs w:val="32"/>
          <w:rtl/>
        </w:rPr>
        <w:t>عقد</w:t>
      </w:r>
      <w:r w:rsidR="00713331" w:rsidRPr="00DE6131">
        <w:rPr>
          <w:rFonts w:hint="cs"/>
          <w:b/>
          <w:bCs/>
          <w:color w:val="000000" w:themeColor="text1"/>
          <w:sz w:val="32"/>
          <w:szCs w:val="32"/>
          <w:rtl/>
        </w:rPr>
        <w:t xml:space="preserve"> </w:t>
      </w:r>
      <w:r w:rsidR="00DE114F" w:rsidRPr="00DE6131">
        <w:rPr>
          <w:rFonts w:hint="cs"/>
          <w:b/>
          <w:bCs/>
          <w:color w:val="000000" w:themeColor="text1"/>
          <w:sz w:val="32"/>
          <w:szCs w:val="32"/>
          <w:rtl/>
        </w:rPr>
        <w:t>التسيير</w:t>
      </w:r>
      <w:bookmarkEnd w:id="112"/>
      <w:bookmarkEnd w:id="113"/>
      <w:bookmarkEnd w:id="114"/>
    </w:p>
    <w:p w14:paraId="1EB2DF81" w14:textId="6AEBE485" w:rsidR="001148FA" w:rsidRPr="00DE6131" w:rsidRDefault="005703C6" w:rsidP="001B4F5A">
      <w:pPr>
        <w:rPr>
          <w:highlight w:val="cyan"/>
          <w:rtl/>
        </w:rPr>
      </w:pPr>
      <w:r>
        <w:rPr>
          <w:rFonts w:hint="cs"/>
          <w:rtl/>
        </w:rPr>
        <w:t xml:space="preserve">وهو عقد </w:t>
      </w:r>
      <w:r w:rsidR="00AC2057" w:rsidRPr="00DE6131">
        <w:rPr>
          <w:rFonts w:hint="cs"/>
          <w:rtl/>
        </w:rPr>
        <w:t xml:space="preserve">تكلف الإدارة </w:t>
      </w:r>
      <w:r>
        <w:rPr>
          <w:rFonts w:hint="cs"/>
          <w:rtl/>
        </w:rPr>
        <w:t xml:space="preserve">بموجبه </w:t>
      </w:r>
      <w:r w:rsidR="009A1746">
        <w:rPr>
          <w:rFonts w:hint="cs"/>
          <w:rtl/>
        </w:rPr>
        <w:t>المفوض إ</w:t>
      </w:r>
      <w:r w:rsidR="00AD13B0">
        <w:rPr>
          <w:rFonts w:hint="cs"/>
          <w:rtl/>
        </w:rPr>
        <w:t xml:space="preserve">ليه </w:t>
      </w:r>
      <w:r>
        <w:rPr>
          <w:rFonts w:hint="cs"/>
          <w:rtl/>
        </w:rPr>
        <w:t xml:space="preserve">بتسيير المرفق العام المفوض </w:t>
      </w:r>
      <w:r w:rsidR="004557B2">
        <w:rPr>
          <w:rFonts w:hint="cs"/>
          <w:rtl/>
        </w:rPr>
        <w:t xml:space="preserve">يسمى </w:t>
      </w:r>
      <w:r w:rsidR="00AC2057" w:rsidRPr="00DE6131">
        <w:rPr>
          <w:rFonts w:hint="cs"/>
          <w:rtl/>
        </w:rPr>
        <w:t>عقد التسيير ويطلق عليه</w:t>
      </w:r>
      <w:r w:rsidR="00015BBE" w:rsidRPr="00DE6131">
        <w:rPr>
          <w:rFonts w:hint="cs"/>
          <w:rtl/>
        </w:rPr>
        <w:t xml:space="preserve"> أيضا عقد الإدارة ظهر</w:t>
      </w:r>
      <w:r w:rsidR="00AC2057" w:rsidRPr="00DE6131">
        <w:rPr>
          <w:rFonts w:hint="cs"/>
          <w:rtl/>
        </w:rPr>
        <w:t xml:space="preserve"> في بداية ال</w:t>
      </w:r>
      <w:r w:rsidR="004557B2">
        <w:rPr>
          <w:rFonts w:hint="cs"/>
          <w:rtl/>
        </w:rPr>
        <w:t>أ</w:t>
      </w:r>
      <w:r w:rsidR="00AC2057" w:rsidRPr="00DE6131">
        <w:rPr>
          <w:rFonts w:hint="cs"/>
          <w:rtl/>
        </w:rPr>
        <w:t xml:space="preserve">مر على يد الاجتهاد </w:t>
      </w:r>
      <w:r w:rsidR="004557B2">
        <w:rPr>
          <w:rFonts w:hint="cs"/>
          <w:rtl/>
        </w:rPr>
        <w:t>الق</w:t>
      </w:r>
      <w:r w:rsidR="0054756E" w:rsidRPr="00DE6131">
        <w:rPr>
          <w:rFonts w:hint="cs"/>
          <w:rtl/>
        </w:rPr>
        <w:t>ضائ</w:t>
      </w:r>
      <w:r w:rsidR="0054756E" w:rsidRPr="00DE6131">
        <w:rPr>
          <w:rtl/>
        </w:rPr>
        <w:t>ي</w:t>
      </w:r>
      <w:r w:rsidR="00AC2057" w:rsidRPr="00DE6131">
        <w:rPr>
          <w:rFonts w:hint="cs"/>
          <w:rtl/>
        </w:rPr>
        <w:t xml:space="preserve"> الفرنسي في </w:t>
      </w:r>
      <w:r w:rsidR="00B57B60" w:rsidRPr="00DE6131">
        <w:rPr>
          <w:rFonts w:hint="cs"/>
          <w:rtl/>
        </w:rPr>
        <w:t>اجتهاد لمحكمة</w:t>
      </w:r>
      <w:r w:rsidR="00015BBE" w:rsidRPr="00DE6131">
        <w:rPr>
          <w:rFonts w:hint="cs"/>
          <w:rtl/>
        </w:rPr>
        <w:t xml:space="preserve"> حل الخلافات الفرنسية في 06/06/1989</w:t>
      </w:r>
      <w:r w:rsidR="00AC2057" w:rsidRPr="00DE6131">
        <w:rPr>
          <w:rFonts w:hint="cs"/>
          <w:rtl/>
        </w:rPr>
        <w:t>،</w:t>
      </w:r>
      <w:r w:rsidR="004557B2">
        <w:rPr>
          <w:rFonts w:hint="cs"/>
          <w:rtl/>
        </w:rPr>
        <w:t xml:space="preserve"> حيث ي</w:t>
      </w:r>
      <w:r w:rsidR="00AC2057" w:rsidRPr="00DE6131">
        <w:rPr>
          <w:rFonts w:hint="cs"/>
          <w:rtl/>
        </w:rPr>
        <w:t>عهد للمتعاقد مع الإدارة مهمة استغلال المرفق وتسيي</w:t>
      </w:r>
      <w:r w:rsidR="004557B2">
        <w:rPr>
          <w:rFonts w:hint="cs"/>
          <w:rtl/>
        </w:rPr>
        <w:t>ره من الناحية المالية والإدارية</w:t>
      </w:r>
      <w:r w:rsidR="004524A8" w:rsidRPr="00DE6131">
        <w:rPr>
          <w:rFonts w:hint="cs"/>
          <w:rtl/>
        </w:rPr>
        <w:t>،</w:t>
      </w:r>
      <w:r w:rsidR="00015BBE" w:rsidRPr="00DE6131">
        <w:rPr>
          <w:rFonts w:hint="cs"/>
          <w:rtl/>
        </w:rPr>
        <w:t xml:space="preserve"> </w:t>
      </w:r>
      <w:r w:rsidR="00AC2057" w:rsidRPr="00DE6131">
        <w:rPr>
          <w:rFonts w:hint="cs"/>
          <w:rtl/>
        </w:rPr>
        <w:t>ويقترب</w:t>
      </w:r>
      <w:r w:rsidR="00015BBE" w:rsidRPr="00DE6131">
        <w:rPr>
          <w:rFonts w:hint="cs"/>
          <w:rtl/>
        </w:rPr>
        <w:t xml:space="preserve"> فيه </w:t>
      </w:r>
      <w:r w:rsidR="00AC2057" w:rsidRPr="00DE6131">
        <w:rPr>
          <w:rFonts w:hint="cs"/>
          <w:rtl/>
        </w:rPr>
        <w:t xml:space="preserve">دور </w:t>
      </w:r>
      <w:r w:rsidR="00015BBE" w:rsidRPr="00DE6131">
        <w:rPr>
          <w:rFonts w:hint="cs"/>
          <w:rtl/>
        </w:rPr>
        <w:t>الشخص المكلف بالإدارة</w:t>
      </w:r>
      <w:r w:rsidR="00B57B60" w:rsidRPr="00DE6131">
        <w:rPr>
          <w:rFonts w:hint="cs"/>
          <w:rtl/>
        </w:rPr>
        <w:t xml:space="preserve"> بمظهر ال</w:t>
      </w:r>
      <w:r w:rsidR="00015BBE" w:rsidRPr="00DE6131">
        <w:rPr>
          <w:rFonts w:hint="cs"/>
          <w:rtl/>
        </w:rPr>
        <w:t>و</w:t>
      </w:r>
      <w:r w:rsidR="00B444D0" w:rsidRPr="00DE6131">
        <w:rPr>
          <w:rFonts w:hint="cs"/>
          <w:rtl/>
        </w:rPr>
        <w:t>ك</w:t>
      </w:r>
      <w:r w:rsidR="00015BBE" w:rsidRPr="00DE6131">
        <w:rPr>
          <w:rFonts w:hint="cs"/>
          <w:rtl/>
        </w:rPr>
        <w:t xml:space="preserve">يل </w:t>
      </w:r>
      <w:r w:rsidR="00B57B60" w:rsidRPr="00DE6131">
        <w:rPr>
          <w:rFonts w:hint="cs"/>
          <w:rtl/>
        </w:rPr>
        <w:t xml:space="preserve">لأنه </w:t>
      </w:r>
      <w:r w:rsidR="00015BBE" w:rsidRPr="00DE6131">
        <w:rPr>
          <w:rFonts w:hint="cs"/>
          <w:rtl/>
        </w:rPr>
        <w:t xml:space="preserve">يعمل باسم ولحساب  </w:t>
      </w:r>
      <w:r w:rsidR="00B57B60" w:rsidRPr="00DE6131">
        <w:rPr>
          <w:rFonts w:hint="cs"/>
          <w:rtl/>
        </w:rPr>
        <w:t>السلطة المانحة للتفويض</w:t>
      </w:r>
      <w:r w:rsidR="00015BBE" w:rsidRPr="00DE6131">
        <w:rPr>
          <w:rFonts w:hint="cs"/>
          <w:rtl/>
        </w:rPr>
        <w:t>، يتقاضى</w:t>
      </w:r>
      <w:r w:rsidR="00B57B60" w:rsidRPr="00DE6131">
        <w:rPr>
          <w:rFonts w:hint="cs"/>
          <w:rtl/>
        </w:rPr>
        <w:t xml:space="preserve"> مقابل إدارته للمرفق أ</w:t>
      </w:r>
      <w:r w:rsidR="00015BBE" w:rsidRPr="00DE6131">
        <w:rPr>
          <w:rFonts w:hint="cs"/>
          <w:rtl/>
        </w:rPr>
        <w:t>جرا محددا بصورة ثابتة وجزافية</w:t>
      </w:r>
      <w:r w:rsidR="00B57B60" w:rsidRPr="00DE6131">
        <w:rPr>
          <w:rFonts w:hint="cs"/>
          <w:rtl/>
        </w:rPr>
        <w:t xml:space="preserve">، بالإضافة الى </w:t>
      </w:r>
      <w:r w:rsidR="00015BBE" w:rsidRPr="00DE6131">
        <w:rPr>
          <w:rFonts w:hint="cs"/>
          <w:rtl/>
        </w:rPr>
        <w:t xml:space="preserve"> إمكانية حصوله على </w:t>
      </w:r>
      <w:r w:rsidR="00B57B60" w:rsidRPr="00DE6131">
        <w:rPr>
          <w:rFonts w:hint="cs"/>
          <w:rtl/>
        </w:rPr>
        <w:t xml:space="preserve"> تحفيزات في شكل </w:t>
      </w:r>
      <w:r w:rsidR="00015BBE" w:rsidRPr="00DE6131">
        <w:rPr>
          <w:rFonts w:hint="cs"/>
          <w:rtl/>
        </w:rPr>
        <w:t>علاوات تقدر</w:t>
      </w:r>
      <w:r w:rsidR="0054756E" w:rsidRPr="00DE6131">
        <w:rPr>
          <w:rFonts w:hint="cs"/>
          <w:rtl/>
        </w:rPr>
        <w:t xml:space="preserve"> </w:t>
      </w:r>
      <w:r w:rsidR="00B57B60" w:rsidRPr="00DE6131">
        <w:rPr>
          <w:rFonts w:hint="cs"/>
          <w:rtl/>
        </w:rPr>
        <w:t>بناءا على نتائج إدارة واستغلال المرفق العام موضوع التفويض</w:t>
      </w:r>
      <w:r w:rsidR="00E868C4">
        <w:rPr>
          <w:rFonts w:hint="cs"/>
          <w:rtl/>
        </w:rPr>
        <w:t xml:space="preserve"> وكذا</w:t>
      </w:r>
      <w:r w:rsidR="00015BBE" w:rsidRPr="00DE6131">
        <w:rPr>
          <w:rFonts w:hint="cs"/>
          <w:rtl/>
        </w:rPr>
        <w:t xml:space="preserve"> إنتاجية المرفق العام</w:t>
      </w:r>
      <w:r w:rsidR="00F66667" w:rsidRPr="00DE6131">
        <w:rPr>
          <w:rStyle w:val="Appelnotedebasdep"/>
          <w:color w:val="000000" w:themeColor="text1"/>
          <w:rtl/>
        </w:rPr>
        <w:footnoteReference w:id="88"/>
      </w:r>
      <w:bookmarkStart w:id="115" w:name="_Hlk143540717"/>
      <w:r w:rsidR="00B57B60" w:rsidRPr="00DE6131">
        <w:rPr>
          <w:rFonts w:hint="cs"/>
          <w:rtl/>
        </w:rPr>
        <w:t>،</w:t>
      </w:r>
      <w:bookmarkEnd w:id="115"/>
      <w:r w:rsidR="00E868C4">
        <w:rPr>
          <w:rFonts w:hint="cs"/>
          <w:rtl/>
        </w:rPr>
        <w:t xml:space="preserve"> </w:t>
      </w:r>
      <w:r w:rsidR="003C298C" w:rsidRPr="00DE6131">
        <w:rPr>
          <w:rFonts w:hint="cs"/>
          <w:rtl/>
        </w:rPr>
        <w:t xml:space="preserve">فهو عقد </w:t>
      </w:r>
      <w:r w:rsidR="00B57B60" w:rsidRPr="00DE6131">
        <w:rPr>
          <w:rFonts w:hint="cs"/>
          <w:rtl/>
        </w:rPr>
        <w:t xml:space="preserve">يتم </w:t>
      </w:r>
      <w:r w:rsidR="00BF63C4" w:rsidRPr="00DE6131">
        <w:rPr>
          <w:rFonts w:hint="cs"/>
          <w:rtl/>
        </w:rPr>
        <w:t>إ</w:t>
      </w:r>
      <w:r w:rsidR="00B57B60" w:rsidRPr="00DE6131">
        <w:rPr>
          <w:rFonts w:hint="cs"/>
          <w:rtl/>
        </w:rPr>
        <w:t xml:space="preserve">برامه </w:t>
      </w:r>
      <w:r w:rsidR="003C298C" w:rsidRPr="00DE6131">
        <w:rPr>
          <w:rFonts w:hint="cs"/>
          <w:rtl/>
        </w:rPr>
        <w:t xml:space="preserve"> بين </w:t>
      </w:r>
      <w:r w:rsidR="00B57B60" w:rsidRPr="00DE6131">
        <w:rPr>
          <w:rFonts w:hint="cs"/>
          <w:rtl/>
        </w:rPr>
        <w:t xml:space="preserve">أحد أشخاص القانون العام </w:t>
      </w:r>
      <w:r w:rsidR="003C298C" w:rsidRPr="00DE6131">
        <w:rPr>
          <w:rFonts w:hint="cs"/>
          <w:rtl/>
        </w:rPr>
        <w:t xml:space="preserve"> </w:t>
      </w:r>
      <w:r w:rsidR="00BF63C4" w:rsidRPr="00DE6131">
        <w:rPr>
          <w:rFonts w:hint="cs"/>
          <w:rtl/>
        </w:rPr>
        <w:t>مع شخص من</w:t>
      </w:r>
      <w:r w:rsidR="003C298C" w:rsidRPr="00DE6131">
        <w:rPr>
          <w:rFonts w:hint="cs"/>
          <w:rtl/>
        </w:rPr>
        <w:t xml:space="preserve"> </w:t>
      </w:r>
      <w:r w:rsidR="00BF63C4" w:rsidRPr="00DE6131">
        <w:rPr>
          <w:rFonts w:hint="cs"/>
          <w:rtl/>
        </w:rPr>
        <w:t>أ</w:t>
      </w:r>
      <w:r w:rsidR="003C298C" w:rsidRPr="00DE6131">
        <w:rPr>
          <w:rFonts w:hint="cs"/>
          <w:rtl/>
        </w:rPr>
        <w:t>شخاص القانون الخاص</w:t>
      </w:r>
      <w:r w:rsidR="00B57B60" w:rsidRPr="00DE6131">
        <w:rPr>
          <w:rFonts w:hint="cs"/>
          <w:rtl/>
        </w:rPr>
        <w:t xml:space="preserve"> أو العام</w:t>
      </w:r>
      <w:r w:rsidR="00E868C4">
        <w:rPr>
          <w:rFonts w:hint="cs"/>
          <w:rtl/>
        </w:rPr>
        <w:t>،</w:t>
      </w:r>
      <w:r w:rsidR="003C298C" w:rsidRPr="00DE6131">
        <w:rPr>
          <w:rFonts w:hint="cs"/>
          <w:rtl/>
        </w:rPr>
        <w:t xml:space="preserve"> </w:t>
      </w:r>
      <w:r w:rsidR="00744A80" w:rsidRPr="00DE6131">
        <w:rPr>
          <w:rFonts w:hint="cs"/>
          <w:rtl/>
        </w:rPr>
        <w:t>سوآءا</w:t>
      </w:r>
      <w:r w:rsidR="003C298C" w:rsidRPr="00DE6131">
        <w:rPr>
          <w:rFonts w:hint="cs"/>
          <w:rtl/>
        </w:rPr>
        <w:t xml:space="preserve"> كان </w:t>
      </w:r>
      <w:r w:rsidR="00B57B60" w:rsidRPr="00DE6131">
        <w:rPr>
          <w:rFonts w:hint="cs"/>
          <w:rtl/>
        </w:rPr>
        <w:t xml:space="preserve">شخصا </w:t>
      </w:r>
      <w:r w:rsidR="00E868C4">
        <w:rPr>
          <w:rFonts w:hint="cs"/>
          <w:rtl/>
        </w:rPr>
        <w:t>طبيعيا أ</w:t>
      </w:r>
      <w:r w:rsidR="003C298C" w:rsidRPr="00DE6131">
        <w:rPr>
          <w:rFonts w:hint="cs"/>
          <w:rtl/>
        </w:rPr>
        <w:t>و معنويا</w:t>
      </w:r>
      <w:r w:rsidR="00E868C4">
        <w:rPr>
          <w:rFonts w:hint="cs"/>
          <w:rtl/>
        </w:rPr>
        <w:t>، وذلك بغرض تأ</w:t>
      </w:r>
      <w:r w:rsidR="00B57B60" w:rsidRPr="00DE6131">
        <w:rPr>
          <w:rFonts w:hint="cs"/>
          <w:rtl/>
        </w:rPr>
        <w:t xml:space="preserve">مين عملية </w:t>
      </w:r>
      <w:r w:rsidR="003C298C" w:rsidRPr="00DE6131">
        <w:rPr>
          <w:rFonts w:hint="cs"/>
          <w:rtl/>
        </w:rPr>
        <w:t xml:space="preserve"> سير المرفق العام لحساب الجماعة </w:t>
      </w:r>
      <w:r w:rsidR="00B57B60" w:rsidRPr="00DE6131">
        <w:rPr>
          <w:rFonts w:hint="cs"/>
          <w:rtl/>
        </w:rPr>
        <w:t>العامة</w:t>
      </w:r>
      <w:r w:rsidR="00BF63C4" w:rsidRPr="00DE6131">
        <w:rPr>
          <w:rFonts w:hint="cs"/>
          <w:rtl/>
        </w:rPr>
        <w:t xml:space="preserve"> </w:t>
      </w:r>
      <w:r w:rsidR="00B57B60" w:rsidRPr="00DE6131">
        <w:rPr>
          <w:rFonts w:hint="cs"/>
          <w:rtl/>
        </w:rPr>
        <w:t xml:space="preserve">ويتم ذلك بمقابل </w:t>
      </w:r>
      <w:r w:rsidR="003C298C" w:rsidRPr="00DE6131">
        <w:rPr>
          <w:rFonts w:hint="cs"/>
          <w:rtl/>
        </w:rPr>
        <w:t xml:space="preserve"> مالي جزافي، مع عدم تحمل </w:t>
      </w:r>
      <w:r w:rsidR="00B57B60" w:rsidRPr="00DE6131">
        <w:rPr>
          <w:rFonts w:hint="cs"/>
          <w:rtl/>
        </w:rPr>
        <w:t xml:space="preserve">أي أعباء تتعلق </w:t>
      </w:r>
      <w:r w:rsidR="00744A80" w:rsidRPr="00DE6131">
        <w:rPr>
          <w:rFonts w:hint="cs"/>
          <w:rtl/>
        </w:rPr>
        <w:t>بإقامة</w:t>
      </w:r>
      <w:r w:rsidR="00B57B60" w:rsidRPr="00DE6131">
        <w:rPr>
          <w:rFonts w:hint="cs"/>
          <w:rtl/>
        </w:rPr>
        <w:t xml:space="preserve"> المرفق العام المفوض أو توفير المنشآت اللازمة لتسييره</w:t>
      </w:r>
      <w:r w:rsidR="00BF63C4" w:rsidRPr="00DE6131">
        <w:rPr>
          <w:rFonts w:hint="cs"/>
          <w:rtl/>
        </w:rPr>
        <w:t xml:space="preserve">، بالإضافة الى أنه </w:t>
      </w:r>
      <w:r w:rsidR="003C298C" w:rsidRPr="00DE6131">
        <w:rPr>
          <w:rFonts w:hint="cs"/>
          <w:rtl/>
        </w:rPr>
        <w:t>لا</w:t>
      </w:r>
      <w:r w:rsidR="00BF63C4" w:rsidRPr="00DE6131">
        <w:rPr>
          <w:rFonts w:hint="cs"/>
          <w:rtl/>
        </w:rPr>
        <w:t xml:space="preserve"> يتحمل أي </w:t>
      </w:r>
      <w:r w:rsidR="0054756E" w:rsidRPr="00DE6131">
        <w:rPr>
          <w:rFonts w:hint="cs"/>
          <w:rtl/>
        </w:rPr>
        <w:t>مخاطر مرتبط</w:t>
      </w:r>
      <w:r w:rsidR="0054756E" w:rsidRPr="00DE6131">
        <w:rPr>
          <w:rtl/>
        </w:rPr>
        <w:t>ة</w:t>
      </w:r>
      <w:r w:rsidR="00BF63C4" w:rsidRPr="00DE6131">
        <w:rPr>
          <w:rFonts w:hint="cs"/>
          <w:rtl/>
        </w:rPr>
        <w:t xml:space="preserve"> ب</w:t>
      </w:r>
      <w:r w:rsidR="003C298C" w:rsidRPr="00DE6131">
        <w:rPr>
          <w:rFonts w:hint="cs"/>
          <w:rtl/>
        </w:rPr>
        <w:t xml:space="preserve">تسيير المرفق </w:t>
      </w:r>
      <w:bookmarkStart w:id="116" w:name="_Hlk143540902"/>
      <w:r w:rsidR="003C298C" w:rsidRPr="00DE6131">
        <w:rPr>
          <w:rFonts w:hint="cs"/>
          <w:rtl/>
        </w:rPr>
        <w:t>العام</w:t>
      </w:r>
      <w:r w:rsidR="00E733EA" w:rsidRPr="00DE6131">
        <w:rPr>
          <w:rStyle w:val="Appelnotedebasdep"/>
          <w:color w:val="000000" w:themeColor="text1"/>
          <w:rtl/>
        </w:rPr>
        <w:footnoteReference w:id="89"/>
      </w:r>
      <w:r w:rsidR="00BF63C4" w:rsidRPr="00DE6131">
        <w:rPr>
          <w:rFonts w:hint="cs"/>
          <w:rtl/>
        </w:rPr>
        <w:t>.</w:t>
      </w:r>
      <w:r w:rsidR="00B444D0" w:rsidRPr="00DE6131">
        <w:rPr>
          <w:rFonts w:hint="cs"/>
          <w:rtl/>
        </w:rPr>
        <w:t xml:space="preserve"> </w:t>
      </w:r>
      <w:bookmarkEnd w:id="116"/>
    </w:p>
    <w:p w14:paraId="27E2AEB9" w14:textId="238A33F5" w:rsidR="006C456A" w:rsidRPr="00DE6131" w:rsidRDefault="003C298C" w:rsidP="001B4F5A">
      <w:pPr>
        <w:rPr>
          <w:rtl/>
        </w:rPr>
      </w:pPr>
      <w:r w:rsidRPr="00DE6131">
        <w:rPr>
          <w:rFonts w:hint="cs"/>
          <w:rtl/>
        </w:rPr>
        <w:t xml:space="preserve">وقد عرفه القانون الجزائري </w:t>
      </w:r>
      <w:r w:rsidR="00BF63C4" w:rsidRPr="00DE6131">
        <w:rPr>
          <w:rFonts w:hint="cs"/>
          <w:rtl/>
        </w:rPr>
        <w:t xml:space="preserve"> من خلال </w:t>
      </w:r>
      <w:r w:rsidR="0054756E" w:rsidRPr="00DE6131">
        <w:rPr>
          <w:rFonts w:hint="cs"/>
          <w:rtl/>
        </w:rPr>
        <w:t>المادة</w:t>
      </w:r>
      <w:r w:rsidR="00BF63C4" w:rsidRPr="00DE6131">
        <w:rPr>
          <w:rFonts w:hint="cs"/>
          <w:rtl/>
        </w:rPr>
        <w:t xml:space="preserve"> 210 الفقرة الثانية من المرسوم الرئاسي بأن تعهد السلطة المفوضة للمفوض له مهمة تسيير </w:t>
      </w:r>
      <w:r w:rsidR="00E868C4">
        <w:rPr>
          <w:rFonts w:hint="cs"/>
          <w:rtl/>
        </w:rPr>
        <w:t>أ</w:t>
      </w:r>
      <w:r w:rsidR="00BF63C4" w:rsidRPr="00DE6131">
        <w:rPr>
          <w:rFonts w:hint="cs"/>
          <w:rtl/>
        </w:rPr>
        <w:t>و تسيير وصيانة المرفق العام ويستغل المفوض له المرفق العام لحساب السلطة المفوضة التي تمول بنفسها المرفق العام وتحتفظ بإدارته،</w:t>
      </w:r>
      <w:r w:rsidR="00E868C4">
        <w:rPr>
          <w:rFonts w:hint="cs"/>
          <w:rtl/>
        </w:rPr>
        <w:t xml:space="preserve"> </w:t>
      </w:r>
      <w:r w:rsidR="006C456A" w:rsidRPr="00DE6131">
        <w:rPr>
          <w:rFonts w:hint="cs"/>
          <w:rtl/>
        </w:rPr>
        <w:t>وبالتالي هو</w:t>
      </w:r>
      <w:r w:rsidRPr="00DE6131">
        <w:rPr>
          <w:rFonts w:hint="cs"/>
          <w:rtl/>
        </w:rPr>
        <w:t xml:space="preserve"> الشكل الذي تعهد</w:t>
      </w:r>
      <w:r w:rsidR="006C456A" w:rsidRPr="00DE6131">
        <w:rPr>
          <w:rFonts w:hint="cs"/>
          <w:rtl/>
        </w:rPr>
        <w:t xml:space="preserve"> من خلاله </w:t>
      </w:r>
      <w:r w:rsidRPr="00DE6131">
        <w:rPr>
          <w:rFonts w:hint="cs"/>
          <w:rtl/>
        </w:rPr>
        <w:t xml:space="preserve"> السلطة المفوضة  </w:t>
      </w:r>
      <w:r w:rsidR="006C456A" w:rsidRPr="00DE6131">
        <w:rPr>
          <w:rFonts w:hint="cs"/>
          <w:rtl/>
        </w:rPr>
        <w:t>للقائم بإدارة المرفق</w:t>
      </w:r>
      <w:r w:rsidRPr="00DE6131">
        <w:rPr>
          <w:rFonts w:hint="cs"/>
          <w:rtl/>
        </w:rPr>
        <w:t xml:space="preserve"> </w:t>
      </w:r>
      <w:r w:rsidR="006C456A" w:rsidRPr="00DE6131">
        <w:rPr>
          <w:rFonts w:hint="cs"/>
          <w:rtl/>
        </w:rPr>
        <w:t>ب</w:t>
      </w:r>
      <w:r w:rsidR="00E868C4">
        <w:rPr>
          <w:rFonts w:hint="cs"/>
          <w:rtl/>
        </w:rPr>
        <w:t>تسيير المرفق العام أ</w:t>
      </w:r>
      <w:r w:rsidRPr="00DE6131">
        <w:rPr>
          <w:rFonts w:hint="cs"/>
          <w:rtl/>
        </w:rPr>
        <w:t xml:space="preserve">و تسييره وصيانته </w:t>
      </w:r>
      <w:r w:rsidR="006C456A" w:rsidRPr="00DE6131">
        <w:rPr>
          <w:rFonts w:hint="cs"/>
          <w:rtl/>
        </w:rPr>
        <w:t>معا وتحتفظ الإدارة المفوضة بتحديد السياسة التي يسير عليها المرفق بالإضافة ال</w:t>
      </w:r>
      <w:r w:rsidR="00E868C4">
        <w:rPr>
          <w:rFonts w:hint="cs"/>
          <w:rtl/>
        </w:rPr>
        <w:t>ى تحملها مسأ</w:t>
      </w:r>
      <w:r w:rsidR="006C456A" w:rsidRPr="00DE6131">
        <w:rPr>
          <w:rFonts w:hint="cs"/>
          <w:rtl/>
        </w:rPr>
        <w:t xml:space="preserve">لة التمويل وتوفير كل </w:t>
      </w:r>
      <w:r w:rsidR="0054756E" w:rsidRPr="00DE6131">
        <w:rPr>
          <w:rFonts w:hint="cs"/>
          <w:rtl/>
        </w:rPr>
        <w:t>ما ه</w:t>
      </w:r>
      <w:r w:rsidR="0054756E" w:rsidRPr="00DE6131">
        <w:rPr>
          <w:rtl/>
        </w:rPr>
        <w:t>و</w:t>
      </w:r>
      <w:r w:rsidR="006C456A" w:rsidRPr="00DE6131">
        <w:rPr>
          <w:rFonts w:hint="cs"/>
          <w:rtl/>
        </w:rPr>
        <w:t xml:space="preserve"> ضروري لاستغلال المرفق العام موضوع عقد التسيير.</w:t>
      </w:r>
    </w:p>
    <w:p w14:paraId="6C55FDCA" w14:textId="75E11555" w:rsidR="00550A2F" w:rsidRPr="00DE6131" w:rsidRDefault="007753CD" w:rsidP="001B4F5A">
      <w:pPr>
        <w:rPr>
          <w:highlight w:val="cyan"/>
          <w:rtl/>
        </w:rPr>
      </w:pPr>
      <w:r w:rsidRPr="00DE6131">
        <w:rPr>
          <w:rFonts w:hint="cs"/>
          <w:rtl/>
        </w:rPr>
        <w:t xml:space="preserve">ومن </w:t>
      </w:r>
      <w:r w:rsidR="00285294" w:rsidRPr="00DE6131">
        <w:rPr>
          <w:rFonts w:hint="cs"/>
          <w:rtl/>
        </w:rPr>
        <w:t xml:space="preserve">خلال تعريف عقد التسيير يستشف </w:t>
      </w:r>
      <w:r w:rsidR="00782006">
        <w:rPr>
          <w:rFonts w:hint="cs"/>
          <w:rtl/>
        </w:rPr>
        <w:t>أ</w:t>
      </w:r>
      <w:r w:rsidRPr="00DE6131">
        <w:rPr>
          <w:rFonts w:hint="cs"/>
          <w:rtl/>
        </w:rPr>
        <w:t xml:space="preserve">نه في هذا النوع من العقود </w:t>
      </w:r>
      <w:r w:rsidR="0054756E" w:rsidRPr="00DE6131">
        <w:rPr>
          <w:rFonts w:hint="cs"/>
          <w:rtl/>
        </w:rPr>
        <w:t>لا يتحم</w:t>
      </w:r>
      <w:r w:rsidR="0054756E" w:rsidRPr="00DE6131">
        <w:rPr>
          <w:rtl/>
        </w:rPr>
        <w:t>ل</w:t>
      </w:r>
      <w:r w:rsidRPr="00DE6131">
        <w:rPr>
          <w:rFonts w:hint="cs"/>
          <w:rtl/>
        </w:rPr>
        <w:t xml:space="preserve"> المتعاقد مع الإدارة أي مخاطر متع</w:t>
      </w:r>
      <w:r w:rsidR="00285294" w:rsidRPr="00DE6131">
        <w:rPr>
          <w:rFonts w:hint="cs"/>
          <w:rtl/>
        </w:rPr>
        <w:t>لقة بتسيير المرفق العام</w:t>
      </w:r>
      <w:r w:rsidR="00782006">
        <w:rPr>
          <w:rFonts w:hint="cs"/>
          <w:rtl/>
        </w:rPr>
        <w:t>، الأ</w:t>
      </w:r>
      <w:r w:rsidRPr="00DE6131">
        <w:rPr>
          <w:rFonts w:hint="cs"/>
          <w:rtl/>
        </w:rPr>
        <w:t xml:space="preserve">مر الذي دفع </w:t>
      </w:r>
      <w:r w:rsidR="00815F3F" w:rsidRPr="00DE6131">
        <w:rPr>
          <w:rFonts w:hint="cs"/>
          <w:rtl/>
        </w:rPr>
        <w:t xml:space="preserve"> جانب من الفقه </w:t>
      </w:r>
      <w:r w:rsidR="00782006">
        <w:rPr>
          <w:rFonts w:hint="cs"/>
          <w:rtl/>
        </w:rPr>
        <w:t>الى إ</w:t>
      </w:r>
      <w:r w:rsidRPr="00DE6131">
        <w:rPr>
          <w:rFonts w:hint="cs"/>
          <w:rtl/>
        </w:rPr>
        <w:t xml:space="preserve">خراج هذا العقد من نطاق </w:t>
      </w:r>
      <w:r w:rsidR="00815F3F" w:rsidRPr="00DE6131">
        <w:rPr>
          <w:rFonts w:hint="cs"/>
          <w:rtl/>
        </w:rPr>
        <w:t>عقود تفويضا</w:t>
      </w:r>
      <w:r w:rsidR="00782006">
        <w:rPr>
          <w:rFonts w:hint="cs"/>
          <w:rtl/>
        </w:rPr>
        <w:t>ت</w:t>
      </w:r>
      <w:r w:rsidR="00815F3F" w:rsidRPr="00DE6131">
        <w:rPr>
          <w:rFonts w:hint="cs"/>
          <w:rtl/>
        </w:rPr>
        <w:t xml:space="preserve"> </w:t>
      </w:r>
      <w:r w:rsidR="00782006">
        <w:rPr>
          <w:rFonts w:hint="cs"/>
          <w:rtl/>
        </w:rPr>
        <w:t>ا</w:t>
      </w:r>
      <w:r w:rsidR="00815F3F" w:rsidRPr="00DE6131">
        <w:rPr>
          <w:rFonts w:hint="cs"/>
          <w:rtl/>
        </w:rPr>
        <w:t>لمرفق العام</w:t>
      </w:r>
      <w:r w:rsidRPr="00DE6131">
        <w:rPr>
          <w:rFonts w:hint="cs"/>
          <w:rtl/>
        </w:rPr>
        <w:t>،</w:t>
      </w:r>
      <w:r w:rsidR="00815F3F" w:rsidRPr="00DE6131">
        <w:rPr>
          <w:rFonts w:hint="cs"/>
          <w:rtl/>
        </w:rPr>
        <w:t xml:space="preserve"> بالنظر للمقابل المالي الجزافي</w:t>
      </w:r>
      <w:r w:rsidRPr="00DE6131">
        <w:rPr>
          <w:rFonts w:hint="cs"/>
          <w:rtl/>
        </w:rPr>
        <w:t xml:space="preserve"> المضمون للقائم </w:t>
      </w:r>
      <w:r w:rsidR="0054756E" w:rsidRPr="00DE6131">
        <w:rPr>
          <w:rFonts w:hint="cs"/>
          <w:rtl/>
        </w:rPr>
        <w:t>بالتسيير</w:t>
      </w:r>
      <w:r w:rsidRPr="00DE6131">
        <w:rPr>
          <w:rFonts w:hint="cs"/>
          <w:rtl/>
        </w:rPr>
        <w:t xml:space="preserve"> حيث</w:t>
      </w:r>
      <w:r w:rsidR="00815F3F" w:rsidRPr="00DE6131">
        <w:rPr>
          <w:rFonts w:hint="cs"/>
          <w:rtl/>
        </w:rPr>
        <w:t xml:space="preserve"> يتقاضاه </w:t>
      </w:r>
      <w:r w:rsidRPr="00DE6131">
        <w:rPr>
          <w:rFonts w:hint="cs"/>
          <w:rtl/>
        </w:rPr>
        <w:t xml:space="preserve">المتعاقد مع الإدارة </w:t>
      </w:r>
      <w:r w:rsidR="00815F3F" w:rsidRPr="00DE6131">
        <w:rPr>
          <w:rFonts w:hint="cs"/>
          <w:rtl/>
        </w:rPr>
        <w:t xml:space="preserve"> </w:t>
      </w:r>
      <w:r w:rsidRPr="00DE6131">
        <w:rPr>
          <w:rFonts w:hint="cs"/>
          <w:rtl/>
        </w:rPr>
        <w:t xml:space="preserve">دون </w:t>
      </w:r>
      <w:r w:rsidR="00815F3F" w:rsidRPr="00DE6131">
        <w:rPr>
          <w:rFonts w:hint="cs"/>
          <w:rtl/>
        </w:rPr>
        <w:t xml:space="preserve">تحمل </w:t>
      </w:r>
      <w:r w:rsidRPr="00DE6131">
        <w:rPr>
          <w:rFonts w:hint="cs"/>
          <w:rtl/>
        </w:rPr>
        <w:t xml:space="preserve">أي مخاطرة تتعلق بإمكانية تكبد المرفق </w:t>
      </w:r>
      <w:r w:rsidR="0054756E" w:rsidRPr="00DE6131">
        <w:rPr>
          <w:rFonts w:hint="cs"/>
          <w:rtl/>
        </w:rPr>
        <w:t>لأي</w:t>
      </w:r>
      <w:r w:rsidRPr="00DE6131">
        <w:rPr>
          <w:rFonts w:hint="cs"/>
          <w:rtl/>
        </w:rPr>
        <w:t xml:space="preserve"> </w:t>
      </w:r>
      <w:r w:rsidR="00815F3F" w:rsidRPr="00DE6131">
        <w:rPr>
          <w:rFonts w:hint="cs"/>
          <w:rtl/>
        </w:rPr>
        <w:t xml:space="preserve"> </w:t>
      </w:r>
      <w:r w:rsidR="0054756E" w:rsidRPr="00DE6131">
        <w:rPr>
          <w:rFonts w:hint="cs"/>
          <w:rtl/>
        </w:rPr>
        <w:t>خسائر ناتج</w:t>
      </w:r>
      <w:r w:rsidR="0054756E" w:rsidRPr="00DE6131">
        <w:rPr>
          <w:rtl/>
        </w:rPr>
        <w:t>ة</w:t>
      </w:r>
      <w:r w:rsidRPr="00DE6131">
        <w:rPr>
          <w:rFonts w:hint="cs"/>
          <w:rtl/>
        </w:rPr>
        <w:t xml:space="preserve"> عن عملية إدارة المرفق المدار بعقد التسيي</w:t>
      </w:r>
      <w:r w:rsidR="00782006">
        <w:rPr>
          <w:rFonts w:hint="cs"/>
          <w:rtl/>
        </w:rPr>
        <w:t>ر</w:t>
      </w:r>
      <w:r w:rsidR="0068358C" w:rsidRPr="00DE6131">
        <w:rPr>
          <w:rStyle w:val="Appelnotedebasdep"/>
          <w:color w:val="000000" w:themeColor="text1"/>
          <w:rtl/>
        </w:rPr>
        <w:footnoteReference w:id="90"/>
      </w:r>
      <w:r w:rsidRPr="00DE6131">
        <w:rPr>
          <w:rFonts w:hint="cs"/>
          <w:rtl/>
        </w:rPr>
        <w:t xml:space="preserve">، لذلك </w:t>
      </w:r>
      <w:r w:rsidR="006C456A" w:rsidRPr="00DE6131">
        <w:rPr>
          <w:rFonts w:hint="cs"/>
          <w:rtl/>
        </w:rPr>
        <w:t xml:space="preserve">تقترب وظيفة </w:t>
      </w:r>
      <w:r w:rsidRPr="00DE6131">
        <w:rPr>
          <w:rFonts w:hint="cs"/>
          <w:rtl/>
        </w:rPr>
        <w:t>مدير</w:t>
      </w:r>
      <w:r w:rsidR="006C456A" w:rsidRPr="00DE6131">
        <w:rPr>
          <w:rFonts w:hint="cs"/>
          <w:rtl/>
        </w:rPr>
        <w:t xml:space="preserve"> </w:t>
      </w:r>
      <w:r w:rsidRPr="00DE6131">
        <w:rPr>
          <w:rFonts w:hint="cs"/>
          <w:rtl/>
        </w:rPr>
        <w:t>المرفق</w:t>
      </w:r>
      <w:r w:rsidR="006C456A" w:rsidRPr="00DE6131">
        <w:rPr>
          <w:rFonts w:hint="cs"/>
          <w:rtl/>
        </w:rPr>
        <w:t xml:space="preserve"> من وظيفة المسؤول عن الإدارة في مشاطرة </w:t>
      </w:r>
      <w:r w:rsidRPr="00DE6131">
        <w:rPr>
          <w:rFonts w:hint="cs"/>
          <w:rtl/>
        </w:rPr>
        <w:t>الا</w:t>
      </w:r>
      <w:r w:rsidR="006C456A" w:rsidRPr="00DE6131">
        <w:rPr>
          <w:rFonts w:hint="cs"/>
          <w:rtl/>
        </w:rPr>
        <w:t xml:space="preserve">ستغلال في </w:t>
      </w:r>
      <w:r w:rsidRPr="00DE6131">
        <w:rPr>
          <w:rFonts w:hint="cs"/>
          <w:rtl/>
        </w:rPr>
        <w:t>كونه</w:t>
      </w:r>
      <w:r w:rsidR="006C456A" w:rsidRPr="00DE6131">
        <w:rPr>
          <w:rFonts w:hint="cs"/>
          <w:rtl/>
        </w:rPr>
        <w:t xml:space="preserve"> </w:t>
      </w:r>
      <w:r w:rsidRPr="00DE6131">
        <w:rPr>
          <w:rFonts w:hint="cs"/>
          <w:rtl/>
        </w:rPr>
        <w:t>يسير المرفق لحساب الشخص العام وأ</w:t>
      </w:r>
      <w:r w:rsidR="006C456A" w:rsidRPr="00DE6131">
        <w:rPr>
          <w:rFonts w:hint="cs"/>
          <w:rtl/>
        </w:rPr>
        <w:t>نه على صورة وكيل</w:t>
      </w:r>
      <w:r w:rsidR="006C456A" w:rsidRPr="00DE6131">
        <w:rPr>
          <w:rStyle w:val="Appelnotedebasdep"/>
          <w:color w:val="000000" w:themeColor="text1"/>
          <w:rtl/>
        </w:rPr>
        <w:footnoteReference w:id="91"/>
      </w:r>
      <w:r w:rsidR="00550A2F" w:rsidRPr="00DE6131">
        <w:rPr>
          <w:rFonts w:hint="cs"/>
          <w:highlight w:val="cyan"/>
          <w:rtl/>
        </w:rPr>
        <w:t xml:space="preserve"> </w:t>
      </w:r>
    </w:p>
    <w:p w14:paraId="159E54FE" w14:textId="07D6FD31" w:rsidR="00244A29" w:rsidRPr="00DE6131" w:rsidRDefault="00550A2F" w:rsidP="001B4F5A">
      <w:pPr>
        <w:rPr>
          <w:rtl/>
        </w:rPr>
      </w:pPr>
      <w:r w:rsidRPr="00DE6131">
        <w:rPr>
          <w:rFonts w:hint="cs"/>
          <w:rtl/>
        </w:rPr>
        <w:t>وبذلك فإن عقد الإدارة يطرح بعض ال</w:t>
      </w:r>
      <w:r w:rsidR="00782006">
        <w:rPr>
          <w:rFonts w:hint="cs"/>
          <w:rtl/>
        </w:rPr>
        <w:t>إ</w:t>
      </w:r>
      <w:r w:rsidRPr="00DE6131">
        <w:rPr>
          <w:rFonts w:hint="cs"/>
          <w:rtl/>
        </w:rPr>
        <w:t xml:space="preserve">شكال في </w:t>
      </w:r>
      <w:r w:rsidR="00244A29" w:rsidRPr="00DE6131">
        <w:rPr>
          <w:rFonts w:hint="cs"/>
          <w:rtl/>
        </w:rPr>
        <w:t>تحديد الطبيعة</w:t>
      </w:r>
      <w:r w:rsidRPr="00DE6131">
        <w:rPr>
          <w:rFonts w:hint="cs"/>
          <w:rtl/>
        </w:rPr>
        <w:t xml:space="preserve"> القانونية له فيما يتعلق</w:t>
      </w:r>
      <w:r w:rsidR="00782006">
        <w:rPr>
          <w:rFonts w:hint="cs"/>
          <w:rtl/>
        </w:rPr>
        <w:t xml:space="preserve"> بمسأ</w:t>
      </w:r>
      <w:r w:rsidR="008145B9" w:rsidRPr="00DE6131">
        <w:rPr>
          <w:rFonts w:hint="cs"/>
          <w:rtl/>
        </w:rPr>
        <w:t>لة تصنيفه ضمن عقود التفويض</w:t>
      </w:r>
      <w:r w:rsidRPr="00DE6131">
        <w:rPr>
          <w:rFonts w:hint="cs"/>
          <w:rtl/>
        </w:rPr>
        <w:t xml:space="preserve">، فموقف مجلس الدولة الفرنسي غير ثابت فقد ذهب في بعض أحكامه الى </w:t>
      </w:r>
      <w:r w:rsidR="00782006">
        <w:rPr>
          <w:rFonts w:hint="cs"/>
          <w:rtl/>
        </w:rPr>
        <w:t>أ</w:t>
      </w:r>
      <w:r w:rsidRPr="00DE6131">
        <w:rPr>
          <w:rFonts w:hint="cs"/>
          <w:rtl/>
        </w:rPr>
        <w:t xml:space="preserve">ن عقد الإدارة يعد صفقة عامة وليس عقد تفويض مرفق عام، </w:t>
      </w:r>
      <w:r w:rsidR="00244A29" w:rsidRPr="00DE6131">
        <w:rPr>
          <w:rFonts w:hint="cs"/>
          <w:rtl/>
        </w:rPr>
        <w:t>وفيما ذهب</w:t>
      </w:r>
      <w:r w:rsidR="007114AE">
        <w:rPr>
          <w:rFonts w:hint="cs"/>
          <w:rtl/>
        </w:rPr>
        <w:t>ت</w:t>
      </w:r>
      <w:r w:rsidRPr="00DE6131">
        <w:rPr>
          <w:rFonts w:hint="cs"/>
          <w:rtl/>
        </w:rPr>
        <w:t xml:space="preserve"> في </w:t>
      </w:r>
      <w:r w:rsidR="00244A29" w:rsidRPr="00DE6131">
        <w:rPr>
          <w:rFonts w:hint="cs"/>
          <w:rtl/>
        </w:rPr>
        <w:t>اجتهادات أخرى</w:t>
      </w:r>
      <w:r w:rsidRPr="00DE6131">
        <w:rPr>
          <w:rFonts w:hint="cs"/>
          <w:rtl/>
        </w:rPr>
        <w:t xml:space="preserve"> الى ضم عقد الإدارة الى طائفة عقود تفويض مرفق عام</w:t>
      </w:r>
      <w:r w:rsidRPr="00DE6131">
        <w:rPr>
          <w:rStyle w:val="Appelnotedebasdep"/>
          <w:color w:val="000000" w:themeColor="text1"/>
          <w:rtl/>
        </w:rPr>
        <w:footnoteReference w:id="92"/>
      </w:r>
      <w:r w:rsidR="007114AE">
        <w:rPr>
          <w:rFonts w:hint="cs"/>
          <w:rtl/>
        </w:rPr>
        <w:t>.</w:t>
      </w:r>
      <w:r w:rsidR="008145B9" w:rsidRPr="00DE6131">
        <w:rPr>
          <w:rFonts w:hint="cs"/>
          <w:rtl/>
        </w:rPr>
        <w:t xml:space="preserve"> </w:t>
      </w:r>
    </w:p>
    <w:p w14:paraId="33F63D19" w14:textId="15A98740" w:rsidR="00244A29" w:rsidRPr="00DE6131" w:rsidRDefault="008145B9" w:rsidP="001B4F5A">
      <w:pPr>
        <w:rPr>
          <w:rtl/>
        </w:rPr>
      </w:pPr>
      <w:r w:rsidRPr="00DE6131">
        <w:rPr>
          <w:rFonts w:hint="cs"/>
          <w:rtl/>
        </w:rPr>
        <w:t xml:space="preserve">بالرغم من أن </w:t>
      </w:r>
      <w:r w:rsidR="00550A2F" w:rsidRPr="00DE6131">
        <w:rPr>
          <w:rFonts w:hint="cs"/>
          <w:rtl/>
        </w:rPr>
        <w:t xml:space="preserve"> المشرع الفرنسي </w:t>
      </w:r>
      <w:r w:rsidRPr="00DE6131">
        <w:rPr>
          <w:rFonts w:hint="cs"/>
          <w:rtl/>
        </w:rPr>
        <w:t>نادرا ما</w:t>
      </w:r>
      <w:r w:rsidR="00244A29" w:rsidRPr="00DE6131">
        <w:rPr>
          <w:rFonts w:hint="cs"/>
          <w:rtl/>
        </w:rPr>
        <w:t xml:space="preserve"> </w:t>
      </w:r>
      <w:r w:rsidRPr="00DE6131">
        <w:rPr>
          <w:rFonts w:hint="cs"/>
          <w:rtl/>
        </w:rPr>
        <w:t xml:space="preserve">يصف عقد </w:t>
      </w:r>
      <w:r w:rsidR="00550A2F" w:rsidRPr="00DE6131">
        <w:rPr>
          <w:rFonts w:hint="cs"/>
          <w:rtl/>
        </w:rPr>
        <w:t>ب</w:t>
      </w:r>
      <w:r w:rsidR="007114AE">
        <w:rPr>
          <w:rFonts w:hint="cs"/>
          <w:rtl/>
        </w:rPr>
        <w:t>أ</w:t>
      </w:r>
      <w:r w:rsidR="00550A2F" w:rsidRPr="00DE6131">
        <w:rPr>
          <w:rFonts w:hint="cs"/>
          <w:rtl/>
        </w:rPr>
        <w:t>نه</w:t>
      </w:r>
      <w:r w:rsidRPr="00DE6131">
        <w:rPr>
          <w:rFonts w:hint="cs"/>
          <w:rtl/>
        </w:rPr>
        <w:t xml:space="preserve"> من</w:t>
      </w:r>
      <w:r w:rsidR="007114AE">
        <w:rPr>
          <w:rFonts w:hint="cs"/>
          <w:rtl/>
        </w:rPr>
        <w:t xml:space="preserve"> عقود تفويض المرفق العام أ</w:t>
      </w:r>
      <w:r w:rsidR="00550A2F" w:rsidRPr="00DE6131">
        <w:rPr>
          <w:rFonts w:hint="cs"/>
          <w:rtl/>
        </w:rPr>
        <w:t xml:space="preserve">و على العكس يستبعدها من </w:t>
      </w:r>
      <w:r w:rsidRPr="00DE6131">
        <w:rPr>
          <w:rFonts w:hint="cs"/>
          <w:rtl/>
        </w:rPr>
        <w:t xml:space="preserve">دائرة هذه العقود لذا </w:t>
      </w:r>
      <w:r w:rsidR="00550A2F" w:rsidRPr="00DE6131">
        <w:rPr>
          <w:rFonts w:hint="cs"/>
          <w:rtl/>
        </w:rPr>
        <w:t xml:space="preserve"> </w:t>
      </w:r>
      <w:r w:rsidRPr="00DE6131">
        <w:rPr>
          <w:rFonts w:hint="cs"/>
          <w:rtl/>
        </w:rPr>
        <w:t>فقد لعب</w:t>
      </w:r>
      <w:r w:rsidR="00550A2F" w:rsidRPr="00DE6131">
        <w:rPr>
          <w:rFonts w:hint="cs"/>
          <w:rtl/>
        </w:rPr>
        <w:t xml:space="preserve"> </w:t>
      </w:r>
      <w:r w:rsidRPr="00DE6131">
        <w:rPr>
          <w:rFonts w:hint="cs"/>
          <w:rtl/>
        </w:rPr>
        <w:t>الاجتهاد القضائي</w:t>
      </w:r>
      <w:r w:rsidR="007114AE">
        <w:rPr>
          <w:rFonts w:hint="cs"/>
          <w:rtl/>
        </w:rPr>
        <w:t xml:space="preserve"> الفرنسي</w:t>
      </w:r>
      <w:r w:rsidR="00550A2F" w:rsidRPr="00DE6131">
        <w:rPr>
          <w:rFonts w:hint="cs"/>
          <w:rtl/>
        </w:rPr>
        <w:t xml:space="preserve"> دورا كبيرا في تحديد ما </w:t>
      </w:r>
      <w:r w:rsidR="007114AE">
        <w:rPr>
          <w:rFonts w:hint="cs"/>
          <w:rtl/>
        </w:rPr>
        <w:t>إذا كانت هذه العقود عقود تفويض أ</w:t>
      </w:r>
      <w:r w:rsidR="00550A2F" w:rsidRPr="00DE6131">
        <w:rPr>
          <w:rFonts w:hint="cs"/>
          <w:rtl/>
        </w:rPr>
        <w:t>م لا</w:t>
      </w:r>
      <w:r w:rsidR="00244A29" w:rsidRPr="00DE6131">
        <w:rPr>
          <w:rFonts w:hint="cs"/>
          <w:rtl/>
        </w:rPr>
        <w:t>، ل</w:t>
      </w:r>
      <w:r w:rsidR="007114AE">
        <w:rPr>
          <w:rFonts w:hint="cs"/>
          <w:rtl/>
        </w:rPr>
        <w:t>أ</w:t>
      </w:r>
      <w:r w:rsidR="00244A29" w:rsidRPr="00DE6131">
        <w:rPr>
          <w:rFonts w:hint="cs"/>
          <w:rtl/>
        </w:rPr>
        <w:t>ن المشرع نص على</w:t>
      </w:r>
      <w:r w:rsidR="00550A2F" w:rsidRPr="00DE6131">
        <w:rPr>
          <w:rFonts w:hint="cs"/>
          <w:rtl/>
        </w:rPr>
        <w:t xml:space="preserve"> </w:t>
      </w:r>
      <w:r w:rsidR="00244A29" w:rsidRPr="00DE6131">
        <w:rPr>
          <w:rFonts w:hint="cs"/>
          <w:rtl/>
        </w:rPr>
        <w:t xml:space="preserve">معايير ثابتة في حين </w:t>
      </w:r>
      <w:r w:rsidR="00550A2F" w:rsidRPr="00DE6131">
        <w:rPr>
          <w:rFonts w:hint="cs"/>
          <w:rtl/>
        </w:rPr>
        <w:t xml:space="preserve">تبقى مهمة التكييف </w:t>
      </w:r>
      <w:r w:rsidR="0054756E" w:rsidRPr="00DE6131">
        <w:rPr>
          <w:rFonts w:hint="cs"/>
          <w:rtl/>
        </w:rPr>
        <w:t>للسطل</w:t>
      </w:r>
      <w:r w:rsidR="0054756E" w:rsidRPr="00DE6131">
        <w:rPr>
          <w:rtl/>
        </w:rPr>
        <w:t>ة</w:t>
      </w:r>
      <w:r w:rsidR="00244A29" w:rsidRPr="00DE6131">
        <w:rPr>
          <w:rFonts w:hint="cs"/>
          <w:rtl/>
        </w:rPr>
        <w:t xml:space="preserve"> المفوضة </w:t>
      </w:r>
      <w:r w:rsidR="00550A2F" w:rsidRPr="00DE6131">
        <w:rPr>
          <w:rFonts w:hint="cs"/>
          <w:rtl/>
        </w:rPr>
        <w:t>وللقضاء</w:t>
      </w:r>
      <w:r w:rsidR="00244A29" w:rsidRPr="00DE6131">
        <w:rPr>
          <w:rFonts w:hint="cs"/>
          <w:rtl/>
        </w:rPr>
        <w:t xml:space="preserve"> الإداري، </w:t>
      </w:r>
      <w:r w:rsidR="00550A2F" w:rsidRPr="00DE6131">
        <w:rPr>
          <w:rFonts w:hint="cs"/>
          <w:rtl/>
        </w:rPr>
        <w:t xml:space="preserve"> </w:t>
      </w:r>
      <w:r w:rsidR="00244A29" w:rsidRPr="00DE6131">
        <w:rPr>
          <w:rFonts w:hint="cs"/>
          <w:rtl/>
        </w:rPr>
        <w:t>في حين</w:t>
      </w:r>
      <w:r w:rsidR="00550A2F" w:rsidRPr="00DE6131">
        <w:rPr>
          <w:rFonts w:hint="cs"/>
          <w:rtl/>
        </w:rPr>
        <w:t xml:space="preserve"> </w:t>
      </w:r>
      <w:r w:rsidR="00244A29" w:rsidRPr="00DE6131">
        <w:rPr>
          <w:rFonts w:hint="cs"/>
          <w:rtl/>
        </w:rPr>
        <w:t xml:space="preserve">أن </w:t>
      </w:r>
      <w:r w:rsidR="00550A2F" w:rsidRPr="00DE6131">
        <w:rPr>
          <w:rFonts w:hint="cs"/>
          <w:rtl/>
        </w:rPr>
        <w:t xml:space="preserve">المشرع الجزائري حدد العقود التي كيفت في الاجتهاد القضائي الفرنسي على </w:t>
      </w:r>
      <w:r w:rsidR="00244A29" w:rsidRPr="00DE6131">
        <w:rPr>
          <w:rFonts w:hint="cs"/>
          <w:rtl/>
        </w:rPr>
        <w:t>أ</w:t>
      </w:r>
      <w:r w:rsidR="00550A2F" w:rsidRPr="00DE6131">
        <w:rPr>
          <w:rFonts w:hint="cs"/>
          <w:rtl/>
        </w:rPr>
        <w:t>نها عقود تفويض المرفق العام</w:t>
      </w:r>
      <w:r w:rsidR="007114AE">
        <w:rPr>
          <w:rFonts w:hint="cs"/>
          <w:rtl/>
        </w:rPr>
        <w:t>،</w:t>
      </w:r>
      <w:r w:rsidR="00550A2F" w:rsidRPr="00DE6131">
        <w:rPr>
          <w:rFonts w:hint="cs"/>
          <w:rtl/>
        </w:rPr>
        <w:t xml:space="preserve"> وهي على التوالي عقد الامتياز وعقد الايجار وعقد الوكالة </w:t>
      </w:r>
      <w:r w:rsidR="00244A29" w:rsidRPr="00DE6131">
        <w:rPr>
          <w:rFonts w:hint="cs"/>
          <w:rtl/>
        </w:rPr>
        <w:t>المحفزة وعقد التسيير ونشير الى أ</w:t>
      </w:r>
      <w:r w:rsidR="00550A2F" w:rsidRPr="00DE6131">
        <w:rPr>
          <w:rFonts w:hint="cs"/>
          <w:rtl/>
        </w:rPr>
        <w:t xml:space="preserve">ن هذه العقود ليست على سبيل الحصر </w:t>
      </w:r>
      <w:r w:rsidR="00550A2F" w:rsidRPr="00DE6131">
        <w:rPr>
          <w:rFonts w:hint="cs"/>
          <w:rtl/>
        </w:rPr>
        <w:lastRenderedPageBreak/>
        <w:t xml:space="preserve">فالتفويض يمكن </w:t>
      </w:r>
      <w:r w:rsidR="00244A29" w:rsidRPr="00DE6131">
        <w:rPr>
          <w:rFonts w:hint="cs"/>
          <w:rtl/>
        </w:rPr>
        <w:t>أ</w:t>
      </w:r>
      <w:r w:rsidR="007114AE">
        <w:rPr>
          <w:rFonts w:hint="cs"/>
          <w:rtl/>
        </w:rPr>
        <w:t>ن يأخذ أ</w:t>
      </w:r>
      <w:r w:rsidR="00550A2F" w:rsidRPr="00DE6131">
        <w:rPr>
          <w:rFonts w:hint="cs"/>
          <w:rtl/>
        </w:rPr>
        <w:t xml:space="preserve">شكالا أخرى غير العقود التي تم </w:t>
      </w:r>
      <w:r w:rsidR="00244A29" w:rsidRPr="00DE6131">
        <w:rPr>
          <w:rFonts w:hint="cs"/>
          <w:rtl/>
        </w:rPr>
        <w:t>النص</w:t>
      </w:r>
      <w:r w:rsidR="00550A2F" w:rsidRPr="00DE6131">
        <w:rPr>
          <w:rFonts w:hint="cs"/>
          <w:rtl/>
        </w:rPr>
        <w:t xml:space="preserve"> </w:t>
      </w:r>
      <w:r w:rsidR="00244A29" w:rsidRPr="00DE6131">
        <w:rPr>
          <w:rFonts w:hint="cs"/>
          <w:rtl/>
        </w:rPr>
        <w:t>عليها</w:t>
      </w:r>
      <w:r w:rsidR="007114AE">
        <w:rPr>
          <w:rFonts w:hint="cs"/>
          <w:rtl/>
        </w:rPr>
        <w:t xml:space="preserve"> إذ يمكن أ</w:t>
      </w:r>
      <w:r w:rsidR="00550A2F" w:rsidRPr="00DE6131">
        <w:rPr>
          <w:rFonts w:hint="cs"/>
          <w:rtl/>
        </w:rPr>
        <w:t>ن يوجد عقود إدارية غير مسماة تتضمن</w:t>
      </w:r>
      <w:r w:rsidR="00244A29" w:rsidRPr="00DE6131">
        <w:rPr>
          <w:rFonts w:hint="cs"/>
          <w:rtl/>
        </w:rPr>
        <w:t xml:space="preserve"> أسس عقود </w:t>
      </w:r>
      <w:r w:rsidR="00550A2F" w:rsidRPr="00DE6131">
        <w:rPr>
          <w:rFonts w:hint="cs"/>
          <w:rtl/>
        </w:rPr>
        <w:t xml:space="preserve"> تفويض مرفق عام </w:t>
      </w:r>
      <w:r w:rsidR="00244A29" w:rsidRPr="00DE6131">
        <w:rPr>
          <w:rFonts w:hint="cs"/>
          <w:rtl/>
        </w:rPr>
        <w:t xml:space="preserve">فتصنف على هذا الأساس كعقود تفويض </w:t>
      </w:r>
      <w:r w:rsidR="00550A2F" w:rsidRPr="00DE6131">
        <w:rPr>
          <w:rFonts w:hint="cs"/>
          <w:rtl/>
        </w:rPr>
        <w:t xml:space="preserve">وهذا ما يستخلص من الفقرة الثانية من المادة 210 والتي نصت على انه </w:t>
      </w:r>
      <w:r w:rsidR="00550A2F" w:rsidRPr="00DE6131">
        <w:rPr>
          <w:rFonts w:hint="cs"/>
          <w:b/>
          <w:bCs/>
          <w:rtl/>
        </w:rPr>
        <w:t>"</w:t>
      </w:r>
      <w:r w:rsidR="006C456A" w:rsidRPr="00DE6131">
        <w:rPr>
          <w:rFonts w:hint="cs"/>
          <w:rtl/>
        </w:rPr>
        <w:t xml:space="preserve"> </w:t>
      </w:r>
      <w:r w:rsidR="00244A29" w:rsidRPr="00DE6131">
        <w:rPr>
          <w:rFonts w:hint="cs"/>
          <w:rtl/>
        </w:rPr>
        <w:t>يمكن ان يأخذ تفويض المرفق العام اشكالا أخرى غير تلك المبينة فيما يأتي وفق الشروط والكيفيات المحددة عن طريق التنظيم</w:t>
      </w:r>
      <w:r w:rsidR="00244A29" w:rsidRPr="00DE6131">
        <w:rPr>
          <w:rFonts w:hint="cs"/>
          <w:b/>
          <w:bCs/>
          <w:rtl/>
        </w:rPr>
        <w:t xml:space="preserve"> </w:t>
      </w:r>
      <w:r w:rsidR="00244A29" w:rsidRPr="00DE6131">
        <w:rPr>
          <w:rFonts w:hint="cs"/>
          <w:rtl/>
        </w:rPr>
        <w:t>".</w:t>
      </w:r>
    </w:p>
    <w:p w14:paraId="06DD956D" w14:textId="157D070B" w:rsidR="00285294" w:rsidRPr="00DE6131" w:rsidRDefault="00815F3F" w:rsidP="001B4F5A">
      <w:pPr>
        <w:rPr>
          <w:rtl/>
        </w:rPr>
      </w:pPr>
      <w:r w:rsidRPr="00DE6131">
        <w:rPr>
          <w:rFonts w:hint="cs"/>
          <w:rtl/>
        </w:rPr>
        <w:t xml:space="preserve">لكنه </w:t>
      </w:r>
      <w:r w:rsidR="00F32919" w:rsidRPr="00DE6131">
        <w:rPr>
          <w:rFonts w:hint="cs"/>
          <w:rtl/>
        </w:rPr>
        <w:t xml:space="preserve">وبالرغم من كل ذلك  يعد عقد التسيير تقليديا </w:t>
      </w:r>
      <w:r w:rsidRPr="00DE6131">
        <w:rPr>
          <w:rFonts w:hint="cs"/>
          <w:rtl/>
        </w:rPr>
        <w:t xml:space="preserve"> من </w:t>
      </w:r>
      <w:r w:rsidR="001C1B51">
        <w:rPr>
          <w:rFonts w:hint="cs"/>
          <w:rtl/>
        </w:rPr>
        <w:t>ضمن عقود تفويض المرفق العام لأ</w:t>
      </w:r>
      <w:r w:rsidR="00F32919" w:rsidRPr="00DE6131">
        <w:rPr>
          <w:rFonts w:hint="cs"/>
          <w:rtl/>
        </w:rPr>
        <w:t>ن أجر المفوض له الذي يتم دفعه من السلطة المفوضة يكون عبارة عن منحة تحدد بنسبة مئوية من رقم ال</w:t>
      </w:r>
      <w:r w:rsidR="001C1B51">
        <w:rPr>
          <w:rFonts w:hint="cs"/>
          <w:rtl/>
        </w:rPr>
        <w:t>أعمال وتضاف إ</w:t>
      </w:r>
      <w:r w:rsidR="00F32919" w:rsidRPr="00DE6131">
        <w:rPr>
          <w:rFonts w:hint="cs"/>
          <w:rtl/>
        </w:rPr>
        <w:t xml:space="preserve">ليها منحة إنتاجية في حالة تحقيق </w:t>
      </w:r>
      <w:r w:rsidR="00285294" w:rsidRPr="00DE6131">
        <w:rPr>
          <w:rFonts w:hint="cs"/>
          <w:rtl/>
        </w:rPr>
        <w:t>مكاسب مالية من جراء عملية الا</w:t>
      </w:r>
      <w:r w:rsidR="00A4732E" w:rsidRPr="00DE6131">
        <w:rPr>
          <w:rFonts w:hint="cs"/>
          <w:rtl/>
        </w:rPr>
        <w:t>ستثمار في إ</w:t>
      </w:r>
      <w:r w:rsidR="00285294" w:rsidRPr="00DE6131">
        <w:rPr>
          <w:rFonts w:hint="cs"/>
          <w:rtl/>
        </w:rPr>
        <w:t>دارة المرفق المفوض</w:t>
      </w:r>
      <w:r w:rsidR="00A4732E" w:rsidRPr="00DE6131">
        <w:rPr>
          <w:rFonts w:hint="cs"/>
          <w:rtl/>
        </w:rPr>
        <w:t xml:space="preserve">، وهذا يعطي انطباع على ارتباط منحة الإنتاجية بنتائج استغلال المرفق وهو </w:t>
      </w:r>
      <w:r w:rsidR="0054756E" w:rsidRPr="00DE6131">
        <w:rPr>
          <w:rFonts w:hint="cs"/>
          <w:rtl/>
        </w:rPr>
        <w:t>ما يمك</w:t>
      </w:r>
      <w:r w:rsidR="0054756E" w:rsidRPr="00DE6131">
        <w:rPr>
          <w:rtl/>
        </w:rPr>
        <w:t>ن</w:t>
      </w:r>
      <w:r w:rsidR="00A4732E" w:rsidRPr="00DE6131">
        <w:rPr>
          <w:rFonts w:hint="cs"/>
          <w:rtl/>
        </w:rPr>
        <w:t xml:space="preserve"> </w:t>
      </w:r>
      <w:r w:rsidR="001C1B51">
        <w:rPr>
          <w:rFonts w:hint="cs"/>
          <w:rtl/>
        </w:rPr>
        <w:t>أ</w:t>
      </w:r>
      <w:r w:rsidR="00A4732E" w:rsidRPr="00DE6131">
        <w:rPr>
          <w:rFonts w:hint="cs"/>
          <w:rtl/>
        </w:rPr>
        <w:t>ن يعزز مسالة تصنيف عقد التسيير ضمن عقود التفويض</w:t>
      </w:r>
      <w:r w:rsidR="00285294" w:rsidRPr="00DE6131">
        <w:rPr>
          <w:rFonts w:hint="cs"/>
          <w:rtl/>
        </w:rPr>
        <w:t>، ل</w:t>
      </w:r>
      <w:r w:rsidR="001C1B51">
        <w:rPr>
          <w:rFonts w:hint="cs"/>
          <w:rtl/>
        </w:rPr>
        <w:t>أ</w:t>
      </w:r>
      <w:r w:rsidR="00285294" w:rsidRPr="00DE6131">
        <w:rPr>
          <w:rFonts w:hint="cs"/>
          <w:rtl/>
        </w:rPr>
        <w:t xml:space="preserve">ن ارتباط  المنحة المقدمة </w:t>
      </w:r>
      <w:r w:rsidR="0054756E" w:rsidRPr="00DE6131">
        <w:rPr>
          <w:rFonts w:hint="cs"/>
          <w:rtl/>
        </w:rPr>
        <w:t>بإنتاجية</w:t>
      </w:r>
      <w:r w:rsidR="00285294" w:rsidRPr="00DE6131">
        <w:rPr>
          <w:rFonts w:hint="cs"/>
          <w:rtl/>
        </w:rPr>
        <w:t xml:space="preserve"> المرفق يمكن أن يشكل حافزا للقائم بإدارة المرفق العام المفوض  من أجل السعي لرفع كفاءة التسيير لزيادة نسبة  هذه المنحة. </w:t>
      </w:r>
    </w:p>
    <w:p w14:paraId="5603EA28" w14:textId="26303B02" w:rsidR="0064066E" w:rsidRPr="00DE6131" w:rsidRDefault="00A70110" w:rsidP="001B4F5A">
      <w:pPr>
        <w:rPr>
          <w:rtl/>
        </w:rPr>
      </w:pPr>
      <w:r w:rsidRPr="00DE6131">
        <w:rPr>
          <w:rFonts w:hint="cs"/>
          <w:rtl/>
        </w:rPr>
        <w:t>وعل</w:t>
      </w:r>
      <w:r w:rsidR="00D11821" w:rsidRPr="00DE6131">
        <w:rPr>
          <w:rFonts w:hint="cs"/>
          <w:rtl/>
        </w:rPr>
        <w:t>ى</w:t>
      </w:r>
      <w:r w:rsidR="001C1B51">
        <w:rPr>
          <w:rFonts w:hint="cs"/>
          <w:rtl/>
        </w:rPr>
        <w:t xml:space="preserve"> كل فإ</w:t>
      </w:r>
      <w:r w:rsidRPr="00DE6131">
        <w:rPr>
          <w:rFonts w:hint="cs"/>
          <w:rtl/>
        </w:rPr>
        <w:t xml:space="preserve">ن هدف السلطة المفوضة من خلال </w:t>
      </w:r>
      <w:r w:rsidR="00017355" w:rsidRPr="00DE6131">
        <w:rPr>
          <w:rFonts w:hint="cs"/>
          <w:rtl/>
        </w:rPr>
        <w:t xml:space="preserve">تبني عقود </w:t>
      </w:r>
      <w:r w:rsidRPr="00DE6131">
        <w:rPr>
          <w:rFonts w:hint="cs"/>
          <w:rtl/>
        </w:rPr>
        <w:t>التسيير</w:t>
      </w:r>
      <w:r w:rsidR="00017355" w:rsidRPr="00DE6131">
        <w:rPr>
          <w:rFonts w:hint="cs"/>
          <w:rtl/>
        </w:rPr>
        <w:t xml:space="preserve"> </w:t>
      </w:r>
      <w:r w:rsidRPr="00DE6131">
        <w:rPr>
          <w:rFonts w:hint="cs"/>
          <w:rtl/>
        </w:rPr>
        <w:t>هو السعي ل</w:t>
      </w:r>
      <w:r w:rsidR="00017355" w:rsidRPr="00DE6131">
        <w:rPr>
          <w:rFonts w:hint="cs"/>
          <w:rtl/>
        </w:rPr>
        <w:t xml:space="preserve">رفع كفاءة تشغيل المرفق وصيانته </w:t>
      </w:r>
      <w:r w:rsidRPr="00DE6131">
        <w:rPr>
          <w:rFonts w:hint="cs"/>
          <w:rtl/>
        </w:rPr>
        <w:t xml:space="preserve">بالاعتماد على </w:t>
      </w:r>
      <w:r w:rsidR="00D11821" w:rsidRPr="00DE6131">
        <w:rPr>
          <w:rFonts w:hint="cs"/>
          <w:rtl/>
        </w:rPr>
        <w:t>الإمكانيات المادية والمؤهلات الكبيرة والمتخصصة التي يوفرها القطاع الخاص على وجه التحديد، فعقود</w:t>
      </w:r>
      <w:r w:rsidR="00017355" w:rsidRPr="00DE6131">
        <w:rPr>
          <w:rFonts w:hint="cs"/>
          <w:rtl/>
        </w:rPr>
        <w:t xml:space="preserve"> </w:t>
      </w:r>
      <w:r w:rsidR="001C1B51">
        <w:rPr>
          <w:rFonts w:hint="cs"/>
          <w:rtl/>
        </w:rPr>
        <w:t>الإ</w:t>
      </w:r>
      <w:r w:rsidR="00D11821" w:rsidRPr="00DE6131">
        <w:rPr>
          <w:rFonts w:hint="cs"/>
          <w:rtl/>
        </w:rPr>
        <w:t>دارة</w:t>
      </w:r>
      <w:r w:rsidR="001C1B51">
        <w:rPr>
          <w:rFonts w:hint="cs"/>
          <w:rtl/>
        </w:rPr>
        <w:t xml:space="preserve"> تلجأ</w:t>
      </w:r>
      <w:r w:rsidR="00D11821" w:rsidRPr="00DE6131">
        <w:rPr>
          <w:rFonts w:hint="cs"/>
          <w:rtl/>
        </w:rPr>
        <w:t xml:space="preserve"> </w:t>
      </w:r>
      <w:r w:rsidR="001C1B51">
        <w:rPr>
          <w:rFonts w:hint="cs"/>
          <w:rtl/>
        </w:rPr>
        <w:t>إ</w:t>
      </w:r>
      <w:r w:rsidR="00D11821" w:rsidRPr="00DE6131">
        <w:rPr>
          <w:rFonts w:hint="cs"/>
          <w:rtl/>
        </w:rPr>
        <w:t xml:space="preserve">ليها السلطة المفوضة  في </w:t>
      </w:r>
      <w:r w:rsidR="00017355" w:rsidRPr="00DE6131">
        <w:rPr>
          <w:rFonts w:hint="cs"/>
          <w:rtl/>
        </w:rPr>
        <w:t xml:space="preserve">حالات </w:t>
      </w:r>
      <w:r w:rsidR="00D11821" w:rsidRPr="00DE6131">
        <w:rPr>
          <w:rFonts w:hint="cs"/>
          <w:rtl/>
        </w:rPr>
        <w:t xml:space="preserve"> معينة </w:t>
      </w:r>
      <w:r w:rsidR="00017355" w:rsidRPr="00DE6131">
        <w:rPr>
          <w:rFonts w:hint="cs"/>
          <w:rtl/>
        </w:rPr>
        <w:t>يصعب فيه</w:t>
      </w:r>
      <w:r w:rsidR="008F0DDC">
        <w:rPr>
          <w:rFonts w:hint="cs"/>
          <w:rtl/>
        </w:rPr>
        <w:t>ا</w:t>
      </w:r>
      <w:r w:rsidR="00017355" w:rsidRPr="00DE6131">
        <w:rPr>
          <w:rFonts w:hint="cs"/>
          <w:rtl/>
        </w:rPr>
        <w:t xml:space="preserve"> </w:t>
      </w:r>
      <w:r w:rsidR="00D11821" w:rsidRPr="00DE6131">
        <w:rPr>
          <w:rFonts w:hint="cs"/>
          <w:rtl/>
        </w:rPr>
        <w:t>الاعتماد</w:t>
      </w:r>
      <w:r w:rsidR="00017355" w:rsidRPr="00DE6131">
        <w:rPr>
          <w:rFonts w:hint="cs"/>
          <w:rtl/>
        </w:rPr>
        <w:t xml:space="preserve"> </w:t>
      </w:r>
      <w:r w:rsidR="00D11821" w:rsidRPr="00DE6131">
        <w:rPr>
          <w:rFonts w:hint="cs"/>
          <w:rtl/>
        </w:rPr>
        <w:t xml:space="preserve">على </w:t>
      </w:r>
      <w:r w:rsidR="00DF6FFE" w:rsidRPr="00DE6131">
        <w:rPr>
          <w:rFonts w:hint="cs"/>
          <w:rtl/>
        </w:rPr>
        <w:t xml:space="preserve"> عقود امتياز المرفق العام وعقود الايجار</w:t>
      </w:r>
      <w:r w:rsidR="00D11821" w:rsidRPr="00DE6131">
        <w:rPr>
          <w:rFonts w:hint="cs"/>
          <w:rtl/>
        </w:rPr>
        <w:t xml:space="preserve">، ويرجع ذلك الى </w:t>
      </w:r>
      <w:r w:rsidR="00DF6FFE" w:rsidRPr="00DE6131">
        <w:rPr>
          <w:rFonts w:hint="cs"/>
          <w:rtl/>
        </w:rPr>
        <w:t xml:space="preserve">انخفاض أسعار تقديم الخدمة </w:t>
      </w:r>
      <w:r w:rsidR="00D11821" w:rsidRPr="00DE6131">
        <w:rPr>
          <w:rFonts w:hint="cs"/>
          <w:rtl/>
        </w:rPr>
        <w:t xml:space="preserve">المقدمة للمنتفعين والتي </w:t>
      </w:r>
      <w:r w:rsidR="0054756E" w:rsidRPr="00DE6131">
        <w:rPr>
          <w:rFonts w:hint="cs"/>
          <w:rtl/>
        </w:rPr>
        <w:t>لا يمك</w:t>
      </w:r>
      <w:r w:rsidR="0054756E" w:rsidRPr="00DE6131">
        <w:rPr>
          <w:rtl/>
        </w:rPr>
        <w:t>ن</w:t>
      </w:r>
      <w:r w:rsidR="00D11821" w:rsidRPr="00DE6131">
        <w:rPr>
          <w:rFonts w:hint="cs"/>
          <w:rtl/>
        </w:rPr>
        <w:t xml:space="preserve"> </w:t>
      </w:r>
      <w:r w:rsidR="00DF6FFE" w:rsidRPr="00DE6131">
        <w:rPr>
          <w:rFonts w:hint="cs"/>
          <w:rtl/>
        </w:rPr>
        <w:t xml:space="preserve"> زيادتها </w:t>
      </w:r>
      <w:r w:rsidR="0054756E" w:rsidRPr="00DE6131">
        <w:rPr>
          <w:rFonts w:hint="cs"/>
          <w:rtl/>
        </w:rPr>
        <w:t>لأسباب</w:t>
      </w:r>
      <w:r w:rsidR="00DF6FFE" w:rsidRPr="00DE6131">
        <w:rPr>
          <w:rFonts w:hint="cs"/>
          <w:rtl/>
        </w:rPr>
        <w:t xml:space="preserve"> </w:t>
      </w:r>
      <w:r w:rsidR="00D11821" w:rsidRPr="00DE6131">
        <w:rPr>
          <w:rFonts w:hint="cs"/>
          <w:rtl/>
        </w:rPr>
        <w:t xml:space="preserve"> مختلفة  اجتماعية و</w:t>
      </w:r>
      <w:r w:rsidR="008F0DDC">
        <w:rPr>
          <w:rFonts w:hint="cs"/>
          <w:rtl/>
        </w:rPr>
        <w:t>سياسية أ</w:t>
      </w:r>
      <w:r w:rsidR="00DF6FFE" w:rsidRPr="00DE6131">
        <w:rPr>
          <w:rFonts w:hint="cs"/>
          <w:rtl/>
        </w:rPr>
        <w:t xml:space="preserve">و </w:t>
      </w:r>
      <w:r w:rsidR="00D11821" w:rsidRPr="00DE6131">
        <w:rPr>
          <w:rFonts w:hint="cs"/>
          <w:rtl/>
        </w:rPr>
        <w:t>لتدهور</w:t>
      </w:r>
      <w:r w:rsidR="00DF6FFE" w:rsidRPr="00DE6131">
        <w:rPr>
          <w:rFonts w:hint="cs"/>
          <w:rtl/>
        </w:rPr>
        <w:t xml:space="preserve"> حالة المرفق على نحو يتعذر معه الالتجاء الى </w:t>
      </w:r>
      <w:r w:rsidR="00D11821" w:rsidRPr="00DE6131">
        <w:rPr>
          <w:rFonts w:hint="cs"/>
          <w:rtl/>
        </w:rPr>
        <w:t>أسلوبي الامتياز أو الايجار</w:t>
      </w:r>
      <w:r w:rsidR="00861B4D" w:rsidRPr="00DE6131">
        <w:rPr>
          <w:rStyle w:val="Appelnotedebasdep"/>
          <w:color w:val="000000" w:themeColor="text1"/>
          <w:rtl/>
        </w:rPr>
        <w:footnoteReference w:id="93"/>
      </w:r>
      <w:r w:rsidR="00D11821" w:rsidRPr="00DE6131">
        <w:rPr>
          <w:rFonts w:hint="cs"/>
          <w:rtl/>
        </w:rPr>
        <w:t>.</w:t>
      </w:r>
    </w:p>
    <w:p w14:paraId="6D60AF2E" w14:textId="5978B3B2" w:rsidR="002B05EF" w:rsidRPr="00DE6131" w:rsidRDefault="003B5FD7" w:rsidP="001B4F5A">
      <w:pPr>
        <w:rPr>
          <w:b/>
          <w:bCs/>
          <w:rtl/>
        </w:rPr>
      </w:pPr>
      <w:r>
        <w:rPr>
          <w:rFonts w:hint="cs"/>
          <w:rtl/>
        </w:rPr>
        <w:t>فيمكن أن يأخذ تفويض المرفق العام أ</w:t>
      </w:r>
      <w:r w:rsidR="007F50CA" w:rsidRPr="008F0DDC">
        <w:rPr>
          <w:rFonts w:hint="cs"/>
          <w:rtl/>
        </w:rPr>
        <w:t xml:space="preserve">شكالا أخرى غير تلك المبينة </w:t>
      </w:r>
      <w:r w:rsidR="00AA70D1" w:rsidRPr="008F0DDC">
        <w:rPr>
          <w:rFonts w:hint="cs"/>
          <w:rtl/>
        </w:rPr>
        <w:t>فيما يأتي وفق الشروط والكيفيات المحددة عن طريق التنظيم</w:t>
      </w:r>
      <w:r w:rsidR="00AA70D1" w:rsidRPr="00DE6131">
        <w:rPr>
          <w:rFonts w:hint="cs"/>
          <w:b/>
          <w:bCs/>
          <w:rtl/>
        </w:rPr>
        <w:t xml:space="preserve"> </w:t>
      </w:r>
      <w:r w:rsidR="00AA70D1" w:rsidRPr="00DE6131">
        <w:rPr>
          <w:rFonts w:hint="cs"/>
          <w:rtl/>
        </w:rPr>
        <w:t>"وهذا تماشيا مع التوجه الفرنسي المتمثل في ر</w:t>
      </w:r>
      <w:r>
        <w:rPr>
          <w:rFonts w:hint="cs"/>
          <w:rtl/>
        </w:rPr>
        <w:t xml:space="preserve">أي استشاري </w:t>
      </w:r>
      <w:r w:rsidR="00AA70D1" w:rsidRPr="00DE6131">
        <w:rPr>
          <w:rFonts w:hint="cs"/>
          <w:rtl/>
        </w:rPr>
        <w:t xml:space="preserve">صادر عن مجلس الدولة الذي </w:t>
      </w:r>
      <w:r w:rsidR="00550A2F" w:rsidRPr="00DE6131">
        <w:rPr>
          <w:rFonts w:hint="cs"/>
          <w:rtl/>
        </w:rPr>
        <w:t>أكد على</w:t>
      </w:r>
      <w:r>
        <w:rPr>
          <w:rFonts w:hint="cs"/>
          <w:rtl/>
        </w:rPr>
        <w:t xml:space="preserve"> أ</w:t>
      </w:r>
      <w:r w:rsidR="00AA70D1" w:rsidRPr="00DE6131">
        <w:rPr>
          <w:rFonts w:hint="cs"/>
          <w:rtl/>
        </w:rPr>
        <w:t xml:space="preserve">نه يعد مهمة </w:t>
      </w:r>
      <w:r w:rsidR="00C95DAB" w:rsidRPr="00DE6131">
        <w:rPr>
          <w:rFonts w:hint="cs"/>
          <w:rtl/>
        </w:rPr>
        <w:t>مرفق</w:t>
      </w:r>
      <w:r w:rsidR="00AA70D1" w:rsidRPr="00DE6131">
        <w:rPr>
          <w:rFonts w:hint="cs"/>
          <w:rtl/>
        </w:rPr>
        <w:t xml:space="preserve"> عام بموجب عقود مسماة وأخرى غير مسماة </w:t>
      </w:r>
      <w:r w:rsidR="00C95DAB" w:rsidRPr="00DE6131">
        <w:rPr>
          <w:rFonts w:hint="cs"/>
          <w:rtl/>
        </w:rPr>
        <w:t>لا تشك</w:t>
      </w:r>
      <w:r w:rsidR="00C95DAB" w:rsidRPr="00DE6131">
        <w:rPr>
          <w:rtl/>
        </w:rPr>
        <w:t>ل</w:t>
      </w:r>
      <w:r w:rsidR="00AA70D1" w:rsidRPr="00DE6131">
        <w:rPr>
          <w:rFonts w:hint="cs"/>
          <w:rtl/>
        </w:rPr>
        <w:t xml:space="preserve"> صفقات عامة </w:t>
      </w:r>
      <w:r w:rsidR="00C95DAB" w:rsidRPr="00DE6131">
        <w:rPr>
          <w:rFonts w:hint="cs"/>
          <w:rtl/>
        </w:rPr>
        <w:t>ولأتخضع</w:t>
      </w:r>
      <w:r w:rsidR="00AA70D1" w:rsidRPr="00DE6131">
        <w:rPr>
          <w:rFonts w:hint="cs"/>
          <w:rtl/>
        </w:rPr>
        <w:t xml:space="preserve"> للنظام الق</w:t>
      </w:r>
      <w:r w:rsidR="00550A2F" w:rsidRPr="00DE6131">
        <w:rPr>
          <w:rFonts w:hint="cs"/>
          <w:rtl/>
        </w:rPr>
        <w:t>ا</w:t>
      </w:r>
      <w:r w:rsidR="00AA70D1" w:rsidRPr="00DE6131">
        <w:rPr>
          <w:rFonts w:hint="cs"/>
          <w:rtl/>
        </w:rPr>
        <w:t xml:space="preserve">نوني للصفقات </w:t>
      </w:r>
      <w:r w:rsidR="00550A2F" w:rsidRPr="00DE6131">
        <w:rPr>
          <w:rFonts w:hint="cs"/>
          <w:rtl/>
        </w:rPr>
        <w:t>العامة</w:t>
      </w:r>
      <w:r w:rsidR="00C407DB" w:rsidRPr="00DE6131">
        <w:rPr>
          <w:rFonts w:hint="cs"/>
          <w:b/>
          <w:bCs/>
          <w:rtl/>
        </w:rPr>
        <w:t xml:space="preserve"> </w:t>
      </w:r>
      <w:r w:rsidR="00C407DB" w:rsidRPr="00DE6131">
        <w:rPr>
          <w:rFonts w:hint="cs"/>
          <w:rtl/>
        </w:rPr>
        <w:t>"</w:t>
      </w:r>
      <w:r w:rsidR="00C407DB" w:rsidRPr="00DE6131">
        <w:rPr>
          <w:rStyle w:val="Appelnotedebasdep"/>
          <w:color w:val="000000" w:themeColor="text1"/>
          <w:rtl/>
        </w:rPr>
        <w:footnoteReference w:id="94"/>
      </w:r>
      <w:r w:rsidR="000A2056">
        <w:rPr>
          <w:rFonts w:hint="cs"/>
          <w:rtl/>
        </w:rPr>
        <w:t>، وهنا تجدر الإشارة الى أنه يمكن أن يتخذ تفويض المرفق العام أ</w:t>
      </w:r>
      <w:r w:rsidR="002B05EF" w:rsidRPr="00DE6131">
        <w:rPr>
          <w:rFonts w:hint="cs"/>
          <w:rtl/>
        </w:rPr>
        <w:t>شكالا أخرى غير تلك المذكورة في المرسوم الرئاسي 15/247 وهو ما نص</w:t>
      </w:r>
      <w:r w:rsidR="002B05EF" w:rsidRPr="00DE6131">
        <w:rPr>
          <w:rtl/>
        </w:rPr>
        <w:t>ت</w:t>
      </w:r>
      <w:r w:rsidR="002B05EF" w:rsidRPr="00DE6131">
        <w:rPr>
          <w:rFonts w:hint="cs"/>
          <w:rtl/>
        </w:rPr>
        <w:t xml:space="preserve"> عليه المادة 210 منه في فقرتها الأخيرة، فأي عقد يتضمن المرتكزات التي يقوم عليها عقد التفويض يعتبر من قبيل عقود تفويض المرفق العام.</w:t>
      </w:r>
    </w:p>
    <w:p w14:paraId="3B1903BB" w14:textId="3E4BA9D4" w:rsidR="00895F0C" w:rsidRPr="00DE6131" w:rsidRDefault="00895F0C" w:rsidP="00D70811">
      <w:pPr>
        <w:ind w:firstLine="0"/>
        <w:outlineLvl w:val="3"/>
        <w:rPr>
          <w:color w:val="000000" w:themeColor="text1"/>
          <w:sz w:val="32"/>
          <w:szCs w:val="32"/>
          <w:rtl/>
        </w:rPr>
      </w:pPr>
      <w:bookmarkStart w:id="117" w:name="_Toc165664615"/>
      <w:bookmarkStart w:id="118" w:name="_Toc165665115"/>
      <w:bookmarkStart w:id="119" w:name="_Toc168134057"/>
      <w:r w:rsidRPr="00DE6131">
        <w:rPr>
          <w:rFonts w:hint="cs"/>
          <w:b/>
          <w:bCs/>
          <w:color w:val="000000" w:themeColor="text1"/>
          <w:sz w:val="32"/>
          <w:szCs w:val="32"/>
          <w:rtl/>
        </w:rPr>
        <w:t xml:space="preserve">المطلب </w:t>
      </w:r>
      <w:r w:rsidR="00D70811">
        <w:rPr>
          <w:rFonts w:hint="cs"/>
          <w:b/>
          <w:bCs/>
          <w:color w:val="000000" w:themeColor="text1"/>
          <w:sz w:val="32"/>
          <w:szCs w:val="32"/>
          <w:rtl/>
        </w:rPr>
        <w:t>الخامس</w:t>
      </w:r>
      <w:r w:rsidR="00710FF1" w:rsidRPr="00DE6131">
        <w:rPr>
          <w:rFonts w:hint="cs"/>
          <w:b/>
          <w:bCs/>
          <w:color w:val="000000" w:themeColor="text1"/>
          <w:sz w:val="32"/>
          <w:szCs w:val="32"/>
          <w:rtl/>
        </w:rPr>
        <w:t xml:space="preserve">: </w:t>
      </w:r>
      <w:r w:rsidR="002B584E" w:rsidRPr="00DE6131">
        <w:rPr>
          <w:rFonts w:hint="cs"/>
          <w:b/>
          <w:bCs/>
          <w:color w:val="000000" w:themeColor="text1"/>
          <w:sz w:val="32"/>
          <w:szCs w:val="32"/>
          <w:rtl/>
        </w:rPr>
        <w:t>عقد البوت كشكل من أشكال التفويض</w:t>
      </w:r>
      <w:bookmarkEnd w:id="117"/>
      <w:bookmarkEnd w:id="118"/>
      <w:bookmarkEnd w:id="119"/>
      <w:r w:rsidRPr="00DE6131">
        <w:rPr>
          <w:rFonts w:hint="cs"/>
          <w:b/>
          <w:bCs/>
          <w:color w:val="000000" w:themeColor="text1"/>
          <w:sz w:val="32"/>
          <w:szCs w:val="32"/>
          <w:rtl/>
        </w:rPr>
        <w:t xml:space="preserve"> </w:t>
      </w:r>
      <w:r w:rsidRPr="00DE6131">
        <w:rPr>
          <w:rFonts w:hint="cs"/>
          <w:color w:val="000000" w:themeColor="text1"/>
          <w:sz w:val="32"/>
          <w:szCs w:val="32"/>
          <w:rtl/>
        </w:rPr>
        <w:t xml:space="preserve"> </w:t>
      </w:r>
    </w:p>
    <w:p w14:paraId="7EABC1D2" w14:textId="76378073" w:rsidR="005113B5" w:rsidRPr="00DE6131" w:rsidRDefault="00895F0C" w:rsidP="001B4F5A">
      <w:pPr>
        <w:rPr>
          <w:rtl/>
        </w:rPr>
      </w:pPr>
      <w:r w:rsidRPr="00DE6131">
        <w:rPr>
          <w:rFonts w:hint="cs"/>
          <w:rtl/>
        </w:rPr>
        <w:t xml:space="preserve">وبالتالي </w:t>
      </w:r>
      <w:r w:rsidR="00C407DB" w:rsidRPr="00DE6131">
        <w:rPr>
          <w:rFonts w:hint="cs"/>
          <w:rtl/>
        </w:rPr>
        <w:t>يمكن القول ب</w:t>
      </w:r>
      <w:r w:rsidR="00D84745">
        <w:rPr>
          <w:rFonts w:hint="cs"/>
          <w:rtl/>
        </w:rPr>
        <w:t>أ</w:t>
      </w:r>
      <w:r w:rsidR="00C407DB" w:rsidRPr="00DE6131">
        <w:rPr>
          <w:rFonts w:hint="cs"/>
          <w:rtl/>
        </w:rPr>
        <w:t xml:space="preserve">ن </w:t>
      </w:r>
      <w:r w:rsidRPr="00DE6131">
        <w:rPr>
          <w:rFonts w:hint="cs"/>
          <w:rtl/>
        </w:rPr>
        <w:t xml:space="preserve">عقود تفويض المرفق العام </w:t>
      </w:r>
      <w:r w:rsidR="00C407DB" w:rsidRPr="00DE6131">
        <w:rPr>
          <w:rFonts w:hint="cs"/>
          <w:rtl/>
        </w:rPr>
        <w:t xml:space="preserve">غير قابلة للحصر نظرا لتعلقها بالمرافق العامة الكثيرة والمتنوعة والتي تتطور وظائفها بشكل </w:t>
      </w:r>
      <w:r w:rsidR="005113B5" w:rsidRPr="00DE6131">
        <w:rPr>
          <w:rFonts w:hint="cs"/>
          <w:rtl/>
        </w:rPr>
        <w:t>متسارع،</w:t>
      </w:r>
      <w:r w:rsidR="00C407DB" w:rsidRPr="00DE6131">
        <w:rPr>
          <w:rFonts w:hint="cs"/>
          <w:rtl/>
        </w:rPr>
        <w:t xml:space="preserve"> ف</w:t>
      </w:r>
      <w:r w:rsidRPr="00DE6131">
        <w:rPr>
          <w:rFonts w:hint="cs"/>
          <w:rtl/>
        </w:rPr>
        <w:t>لا</w:t>
      </w:r>
      <w:r w:rsidR="00C407DB" w:rsidRPr="00DE6131">
        <w:rPr>
          <w:rFonts w:hint="cs"/>
          <w:rtl/>
        </w:rPr>
        <w:t xml:space="preserve"> </w:t>
      </w:r>
      <w:r w:rsidRPr="00DE6131">
        <w:rPr>
          <w:rFonts w:hint="cs"/>
          <w:rtl/>
        </w:rPr>
        <w:t xml:space="preserve">يمكن حصرها بمجموعة </w:t>
      </w:r>
      <w:r w:rsidR="00C407DB" w:rsidRPr="00DE6131">
        <w:rPr>
          <w:rFonts w:hint="cs"/>
          <w:rtl/>
        </w:rPr>
        <w:t xml:space="preserve">محددة </w:t>
      </w:r>
      <w:r w:rsidRPr="00DE6131">
        <w:rPr>
          <w:rFonts w:hint="cs"/>
          <w:rtl/>
        </w:rPr>
        <w:t xml:space="preserve">من العقود </w:t>
      </w:r>
      <w:r w:rsidR="005113B5" w:rsidRPr="00DE6131">
        <w:rPr>
          <w:rFonts w:hint="cs"/>
          <w:rtl/>
        </w:rPr>
        <w:t>المسماة،</w:t>
      </w:r>
      <w:r w:rsidR="00C407DB" w:rsidRPr="00DE6131">
        <w:rPr>
          <w:rFonts w:hint="cs"/>
          <w:rtl/>
        </w:rPr>
        <w:t xml:space="preserve"> </w:t>
      </w:r>
      <w:r w:rsidR="00D84745">
        <w:rPr>
          <w:rFonts w:hint="cs"/>
          <w:rtl/>
        </w:rPr>
        <w:t>وإ</w:t>
      </w:r>
      <w:r w:rsidRPr="00DE6131">
        <w:rPr>
          <w:rFonts w:hint="cs"/>
          <w:rtl/>
        </w:rPr>
        <w:t xml:space="preserve">نما </w:t>
      </w:r>
      <w:r w:rsidR="00C407DB" w:rsidRPr="00DE6131">
        <w:rPr>
          <w:rFonts w:hint="cs"/>
          <w:rtl/>
        </w:rPr>
        <w:t xml:space="preserve">يمكن وضع معايير ومرتكزات قانونية يمكن للسلطة المفوضة </w:t>
      </w:r>
      <w:r w:rsidR="001B7574">
        <w:rPr>
          <w:rFonts w:hint="cs"/>
          <w:rtl/>
        </w:rPr>
        <w:t>الاستناد اليها من أ</w:t>
      </w:r>
      <w:r w:rsidR="005113B5" w:rsidRPr="00DE6131">
        <w:rPr>
          <w:rFonts w:hint="cs"/>
          <w:rtl/>
        </w:rPr>
        <w:t xml:space="preserve">جل تقرير ما إذا كان العقد ينتمي الى عقود التفويض من عدمه، في الوقت ذاته </w:t>
      </w:r>
      <w:r w:rsidRPr="00DE6131">
        <w:rPr>
          <w:rFonts w:hint="cs"/>
          <w:rtl/>
        </w:rPr>
        <w:t xml:space="preserve">يجب تحديد </w:t>
      </w:r>
      <w:r w:rsidR="005113B5" w:rsidRPr="00DE6131">
        <w:rPr>
          <w:rFonts w:hint="cs"/>
          <w:rtl/>
        </w:rPr>
        <w:t xml:space="preserve">بدقة </w:t>
      </w:r>
      <w:r w:rsidRPr="00DE6131">
        <w:rPr>
          <w:rFonts w:hint="cs"/>
          <w:rtl/>
        </w:rPr>
        <w:t xml:space="preserve">العناصر التي يقوم عليها كل عقد من عقود تفويض المرفق </w:t>
      </w:r>
      <w:r w:rsidR="005113B5" w:rsidRPr="00DE6131">
        <w:rPr>
          <w:rFonts w:hint="cs"/>
          <w:rtl/>
        </w:rPr>
        <w:t xml:space="preserve">العام على حدي </w:t>
      </w:r>
      <w:r w:rsidRPr="00DE6131">
        <w:rPr>
          <w:rFonts w:hint="cs"/>
          <w:rtl/>
        </w:rPr>
        <w:t>وتفرقتها عن العقود الإدارية الأخرى</w:t>
      </w:r>
      <w:r w:rsidR="005113B5" w:rsidRPr="00DE6131">
        <w:rPr>
          <w:rFonts w:hint="cs"/>
          <w:rtl/>
        </w:rPr>
        <w:t>.</w:t>
      </w:r>
    </w:p>
    <w:p w14:paraId="2B8A6294" w14:textId="5E3679CF" w:rsidR="00895F0C" w:rsidRPr="00DE6131" w:rsidRDefault="00895F0C" w:rsidP="001B4F5A">
      <w:pPr>
        <w:rPr>
          <w:b/>
          <w:bCs/>
          <w:rtl/>
        </w:rPr>
      </w:pPr>
      <w:r w:rsidRPr="00DE6131">
        <w:rPr>
          <w:rFonts w:hint="cs"/>
          <w:rtl/>
        </w:rPr>
        <w:t xml:space="preserve">فالمشرع الجزائري مقارنة مع المشرع الفرنسي وضع نفسه في تحد ربما لم </w:t>
      </w:r>
      <w:r w:rsidR="005113B5" w:rsidRPr="00DE6131">
        <w:rPr>
          <w:rFonts w:hint="cs"/>
          <w:rtl/>
        </w:rPr>
        <w:t>يتجرأ</w:t>
      </w:r>
      <w:r w:rsidRPr="00DE6131">
        <w:rPr>
          <w:rFonts w:hint="cs"/>
          <w:rtl/>
        </w:rPr>
        <w:t xml:space="preserve"> عليه المشرع الفرنسي </w:t>
      </w:r>
      <w:r w:rsidR="005113B5" w:rsidRPr="00DE6131">
        <w:rPr>
          <w:rFonts w:hint="cs"/>
          <w:rtl/>
        </w:rPr>
        <w:t>فحصر عقود</w:t>
      </w:r>
      <w:r w:rsidR="001B7574">
        <w:rPr>
          <w:rFonts w:hint="cs"/>
          <w:rtl/>
        </w:rPr>
        <w:t xml:space="preserve"> معينة بالتعريف على أ</w:t>
      </w:r>
      <w:r w:rsidRPr="00DE6131">
        <w:rPr>
          <w:rFonts w:hint="cs"/>
          <w:rtl/>
        </w:rPr>
        <w:t xml:space="preserve">نها عقود تفويض المرفق العام </w:t>
      </w:r>
      <w:r w:rsidR="001B7574">
        <w:rPr>
          <w:rFonts w:hint="cs"/>
          <w:rtl/>
        </w:rPr>
        <w:t>ل</w:t>
      </w:r>
      <w:r w:rsidRPr="00DE6131">
        <w:rPr>
          <w:rFonts w:hint="cs"/>
          <w:rtl/>
        </w:rPr>
        <w:t>يقفل باب الاجتها</w:t>
      </w:r>
      <w:r w:rsidR="007E2D37">
        <w:rPr>
          <w:rFonts w:hint="cs"/>
          <w:rtl/>
        </w:rPr>
        <w:t>د القضائي للتكييف</w:t>
      </w:r>
      <w:r w:rsidR="005113B5" w:rsidRPr="00DE6131">
        <w:rPr>
          <w:rFonts w:hint="cs"/>
          <w:rtl/>
        </w:rPr>
        <w:t xml:space="preserve">، وهو بذلك يضيق </w:t>
      </w:r>
      <w:r w:rsidR="00C95DAB" w:rsidRPr="00DE6131">
        <w:rPr>
          <w:rFonts w:hint="cs"/>
          <w:rtl/>
        </w:rPr>
        <w:t>ما ه</w:t>
      </w:r>
      <w:r w:rsidR="00C95DAB" w:rsidRPr="00DE6131">
        <w:rPr>
          <w:rtl/>
        </w:rPr>
        <w:t>و</w:t>
      </w:r>
      <w:r w:rsidR="005113B5" w:rsidRPr="00DE6131">
        <w:rPr>
          <w:rFonts w:hint="cs"/>
          <w:rtl/>
        </w:rPr>
        <w:t xml:space="preserve"> واسع ويحصر </w:t>
      </w:r>
      <w:r w:rsidR="00C95DAB" w:rsidRPr="00DE6131">
        <w:rPr>
          <w:rFonts w:hint="cs"/>
          <w:rtl/>
        </w:rPr>
        <w:t>ما ه</w:t>
      </w:r>
      <w:r w:rsidR="00C95DAB" w:rsidRPr="00DE6131">
        <w:rPr>
          <w:rtl/>
        </w:rPr>
        <w:t>و</w:t>
      </w:r>
      <w:r w:rsidR="007E2D37">
        <w:rPr>
          <w:rFonts w:hint="cs"/>
          <w:rtl/>
        </w:rPr>
        <w:t xml:space="preserve"> غير قابل للحصر لأ</w:t>
      </w:r>
      <w:r w:rsidR="005113B5" w:rsidRPr="00DE6131">
        <w:rPr>
          <w:rFonts w:hint="cs"/>
          <w:rtl/>
        </w:rPr>
        <w:t>ن هناك</w:t>
      </w:r>
      <w:r w:rsidRPr="00DE6131">
        <w:rPr>
          <w:rFonts w:hint="cs"/>
          <w:rtl/>
        </w:rPr>
        <w:t xml:space="preserve"> العديد من العقود </w:t>
      </w:r>
      <w:r w:rsidR="005113B5" w:rsidRPr="00DE6131">
        <w:rPr>
          <w:rFonts w:hint="cs"/>
          <w:rtl/>
        </w:rPr>
        <w:t>تتشابه</w:t>
      </w:r>
      <w:r w:rsidRPr="00DE6131">
        <w:rPr>
          <w:rFonts w:hint="cs"/>
          <w:rtl/>
        </w:rPr>
        <w:t xml:space="preserve"> مع </w:t>
      </w:r>
      <w:r w:rsidR="007E2D37">
        <w:rPr>
          <w:rFonts w:hint="cs"/>
          <w:rtl/>
        </w:rPr>
        <w:t>الأ</w:t>
      </w:r>
      <w:r w:rsidR="005113B5" w:rsidRPr="00DE6131">
        <w:rPr>
          <w:rFonts w:hint="cs"/>
          <w:rtl/>
        </w:rPr>
        <w:t>شكال</w:t>
      </w:r>
      <w:r w:rsidRPr="00DE6131">
        <w:rPr>
          <w:rFonts w:hint="cs"/>
          <w:rtl/>
        </w:rPr>
        <w:t xml:space="preserve"> المتعددة</w:t>
      </w:r>
      <w:r w:rsidR="005113B5" w:rsidRPr="00DE6131">
        <w:rPr>
          <w:rFonts w:hint="cs"/>
          <w:rtl/>
        </w:rPr>
        <w:t xml:space="preserve"> والمختلفة لعقود</w:t>
      </w:r>
      <w:r w:rsidRPr="00DE6131">
        <w:rPr>
          <w:rFonts w:hint="cs"/>
          <w:rtl/>
        </w:rPr>
        <w:t xml:space="preserve"> تفويض المرفق العام ولو</w:t>
      </w:r>
      <w:r w:rsidR="005113B5" w:rsidRPr="00DE6131">
        <w:rPr>
          <w:rFonts w:hint="cs"/>
          <w:rtl/>
        </w:rPr>
        <w:t xml:space="preserve"> </w:t>
      </w:r>
      <w:r w:rsidR="007E2D37">
        <w:rPr>
          <w:rFonts w:hint="cs"/>
          <w:rtl/>
        </w:rPr>
        <w:t>أ</w:t>
      </w:r>
      <w:r w:rsidRPr="00DE6131">
        <w:rPr>
          <w:rFonts w:hint="cs"/>
          <w:rtl/>
        </w:rPr>
        <w:t>خذ</w:t>
      </w:r>
      <w:r w:rsidR="005113B5" w:rsidRPr="00DE6131">
        <w:rPr>
          <w:rFonts w:hint="cs"/>
          <w:rtl/>
        </w:rPr>
        <w:t>نا</w:t>
      </w:r>
      <w:r w:rsidRPr="00DE6131">
        <w:rPr>
          <w:rFonts w:hint="cs"/>
          <w:rtl/>
        </w:rPr>
        <w:t xml:space="preserve"> على سبيل المثال عقد الامتياز</w:t>
      </w:r>
      <w:r w:rsidR="005113B5" w:rsidRPr="00DE6131">
        <w:rPr>
          <w:rFonts w:hint="cs"/>
          <w:rtl/>
        </w:rPr>
        <w:t xml:space="preserve"> لوجدناه يتفرع الى العديد</w:t>
      </w:r>
      <w:r w:rsidRPr="00DE6131">
        <w:rPr>
          <w:rFonts w:hint="cs"/>
          <w:rtl/>
        </w:rPr>
        <w:t xml:space="preserve"> من الأوجه </w:t>
      </w:r>
      <w:r w:rsidR="005113B5" w:rsidRPr="00DE6131">
        <w:rPr>
          <w:rFonts w:hint="cs"/>
          <w:rtl/>
        </w:rPr>
        <w:t xml:space="preserve">لأننا </w:t>
      </w:r>
      <w:r w:rsidR="007E2D37">
        <w:rPr>
          <w:rFonts w:hint="cs"/>
          <w:rtl/>
        </w:rPr>
        <w:t>سوف نكون أ</w:t>
      </w:r>
      <w:r w:rsidRPr="00DE6131">
        <w:rPr>
          <w:rFonts w:hint="cs"/>
          <w:rtl/>
        </w:rPr>
        <w:t xml:space="preserve">مام </w:t>
      </w:r>
      <w:r w:rsidR="007E2D37">
        <w:rPr>
          <w:rFonts w:hint="cs"/>
          <w:rtl/>
        </w:rPr>
        <w:t>إ</w:t>
      </w:r>
      <w:r w:rsidRPr="00DE6131">
        <w:rPr>
          <w:rFonts w:hint="cs"/>
          <w:rtl/>
        </w:rPr>
        <w:t>ش</w:t>
      </w:r>
      <w:r w:rsidR="005113B5" w:rsidRPr="00DE6131">
        <w:rPr>
          <w:rFonts w:hint="cs"/>
          <w:rtl/>
        </w:rPr>
        <w:t>ك</w:t>
      </w:r>
      <w:r w:rsidRPr="00DE6131">
        <w:rPr>
          <w:rFonts w:hint="cs"/>
          <w:rtl/>
        </w:rPr>
        <w:t xml:space="preserve">الية أي </w:t>
      </w:r>
      <w:r w:rsidR="005113B5" w:rsidRPr="00DE6131">
        <w:rPr>
          <w:rFonts w:hint="cs"/>
          <w:rtl/>
        </w:rPr>
        <w:t>من عقود الا</w:t>
      </w:r>
      <w:r w:rsidRPr="00DE6131">
        <w:rPr>
          <w:rFonts w:hint="cs"/>
          <w:rtl/>
        </w:rPr>
        <w:t xml:space="preserve">متياز يمكن </w:t>
      </w:r>
      <w:r w:rsidR="005113B5" w:rsidRPr="00DE6131">
        <w:rPr>
          <w:rFonts w:hint="cs"/>
          <w:rtl/>
        </w:rPr>
        <w:t>أن</w:t>
      </w:r>
      <w:r w:rsidRPr="00DE6131">
        <w:rPr>
          <w:rFonts w:hint="cs"/>
          <w:rtl/>
        </w:rPr>
        <w:t xml:space="preserve"> </w:t>
      </w:r>
      <w:r w:rsidR="005113B5" w:rsidRPr="00DE6131">
        <w:rPr>
          <w:rFonts w:hint="cs"/>
          <w:rtl/>
        </w:rPr>
        <w:t>يدخل</w:t>
      </w:r>
      <w:r w:rsidRPr="00DE6131">
        <w:rPr>
          <w:rFonts w:hint="cs"/>
          <w:rtl/>
        </w:rPr>
        <w:t xml:space="preserve"> </w:t>
      </w:r>
      <w:r w:rsidR="005113B5" w:rsidRPr="00DE6131">
        <w:rPr>
          <w:rFonts w:hint="cs"/>
          <w:rtl/>
        </w:rPr>
        <w:t>في نطاق</w:t>
      </w:r>
      <w:r w:rsidRPr="00DE6131">
        <w:rPr>
          <w:rFonts w:hint="cs"/>
          <w:rtl/>
        </w:rPr>
        <w:t xml:space="preserve"> عقود تفويض المرفق العام</w:t>
      </w:r>
      <w:r w:rsidRPr="00DE6131">
        <w:rPr>
          <w:rStyle w:val="Appelnotedebasdep"/>
          <w:color w:val="000000" w:themeColor="text1"/>
          <w:rtl/>
        </w:rPr>
        <w:footnoteReference w:id="95"/>
      </w:r>
      <w:r w:rsidR="005113B5" w:rsidRPr="00DE6131">
        <w:rPr>
          <w:rFonts w:hint="cs"/>
          <w:sz w:val="24"/>
          <w:szCs w:val="24"/>
          <w:rtl/>
        </w:rPr>
        <w:t>.</w:t>
      </w:r>
    </w:p>
    <w:p w14:paraId="35141E23" w14:textId="7452A6EB" w:rsidR="006D2F79" w:rsidRPr="00DE6131" w:rsidRDefault="00E9154D" w:rsidP="001B4F5A">
      <w:pPr>
        <w:rPr>
          <w:rtl/>
        </w:rPr>
      </w:pPr>
      <w:r w:rsidRPr="00DE6131">
        <w:rPr>
          <w:rFonts w:hint="cs"/>
          <w:rtl/>
        </w:rPr>
        <w:lastRenderedPageBreak/>
        <w:t xml:space="preserve">فمع </w:t>
      </w:r>
      <w:r w:rsidR="002B05EF" w:rsidRPr="00DE6131">
        <w:rPr>
          <w:rFonts w:hint="cs"/>
          <w:rtl/>
        </w:rPr>
        <w:t>تنامي</w:t>
      </w:r>
      <w:r w:rsidRPr="00DE6131">
        <w:rPr>
          <w:rFonts w:hint="cs"/>
          <w:rtl/>
        </w:rPr>
        <w:t xml:space="preserve"> العجز المالي في العديد من الدول</w:t>
      </w:r>
      <w:r w:rsidR="002B05EF" w:rsidRPr="00DE6131">
        <w:rPr>
          <w:rFonts w:hint="cs"/>
          <w:rtl/>
        </w:rPr>
        <w:t xml:space="preserve"> في مجالات الحياة المختلفة </w:t>
      </w:r>
      <w:r w:rsidRPr="00DE6131">
        <w:rPr>
          <w:rFonts w:hint="cs"/>
          <w:rtl/>
        </w:rPr>
        <w:t xml:space="preserve"> </w:t>
      </w:r>
      <w:r w:rsidR="002B05EF" w:rsidRPr="00DE6131">
        <w:rPr>
          <w:rFonts w:hint="cs"/>
          <w:rtl/>
        </w:rPr>
        <w:t>أفرز هذا الوضع</w:t>
      </w:r>
      <w:r w:rsidRPr="00DE6131">
        <w:rPr>
          <w:rFonts w:hint="cs"/>
          <w:rtl/>
        </w:rPr>
        <w:t xml:space="preserve"> ضرورة </w:t>
      </w:r>
      <w:r w:rsidR="002B05EF" w:rsidRPr="00DE6131">
        <w:rPr>
          <w:rFonts w:hint="cs"/>
          <w:rtl/>
        </w:rPr>
        <w:t xml:space="preserve">الاستعانة </w:t>
      </w:r>
      <w:r w:rsidR="00C95DAB" w:rsidRPr="00DE6131">
        <w:rPr>
          <w:rFonts w:hint="cs"/>
          <w:rtl/>
        </w:rPr>
        <w:t>بأساليب</w:t>
      </w:r>
      <w:r w:rsidRPr="00DE6131">
        <w:rPr>
          <w:rFonts w:hint="cs"/>
          <w:rtl/>
        </w:rPr>
        <w:t xml:space="preserve"> </w:t>
      </w:r>
      <w:r w:rsidR="002B05EF" w:rsidRPr="00DE6131">
        <w:rPr>
          <w:rFonts w:hint="cs"/>
          <w:rtl/>
        </w:rPr>
        <w:t xml:space="preserve">حديثة </w:t>
      </w:r>
      <w:r w:rsidRPr="00DE6131">
        <w:rPr>
          <w:rFonts w:hint="cs"/>
          <w:rtl/>
        </w:rPr>
        <w:t xml:space="preserve"> </w:t>
      </w:r>
      <w:r w:rsidR="002B05EF" w:rsidRPr="00DE6131">
        <w:rPr>
          <w:rFonts w:hint="cs"/>
          <w:rtl/>
        </w:rPr>
        <w:t xml:space="preserve">لجلب </w:t>
      </w:r>
      <w:r w:rsidRPr="00DE6131">
        <w:rPr>
          <w:rFonts w:hint="cs"/>
          <w:rtl/>
        </w:rPr>
        <w:t xml:space="preserve"> استثمارات القطاع الخاص</w:t>
      </w:r>
      <w:r w:rsidR="002B05EF" w:rsidRPr="00DE6131">
        <w:rPr>
          <w:rFonts w:hint="cs"/>
          <w:rtl/>
        </w:rPr>
        <w:t xml:space="preserve"> على وجه التحديد </w:t>
      </w:r>
      <w:r w:rsidR="006D2F79" w:rsidRPr="00DE6131">
        <w:rPr>
          <w:rFonts w:hint="cs"/>
          <w:rtl/>
        </w:rPr>
        <w:t xml:space="preserve"> في مشاريع البنية الأساسية</w:t>
      </w:r>
      <w:r w:rsidR="002B05EF" w:rsidRPr="00DE6131">
        <w:rPr>
          <w:rFonts w:hint="cs"/>
          <w:rtl/>
        </w:rPr>
        <w:t xml:space="preserve">، </w:t>
      </w:r>
      <w:r w:rsidRPr="00DE6131">
        <w:rPr>
          <w:rFonts w:hint="cs"/>
          <w:rtl/>
        </w:rPr>
        <w:t xml:space="preserve">خاصة </w:t>
      </w:r>
      <w:r w:rsidR="002B05EF" w:rsidRPr="00DE6131">
        <w:rPr>
          <w:rFonts w:hint="cs"/>
          <w:rtl/>
        </w:rPr>
        <w:t xml:space="preserve">في </w:t>
      </w:r>
      <w:r w:rsidRPr="00DE6131">
        <w:rPr>
          <w:rFonts w:hint="cs"/>
          <w:rtl/>
        </w:rPr>
        <w:t xml:space="preserve"> </w:t>
      </w:r>
      <w:r w:rsidR="002B05EF" w:rsidRPr="00DE6131">
        <w:rPr>
          <w:rFonts w:hint="cs"/>
          <w:rtl/>
        </w:rPr>
        <w:t xml:space="preserve">ظل تبني سياسة </w:t>
      </w:r>
      <w:r w:rsidRPr="00DE6131">
        <w:rPr>
          <w:rFonts w:hint="cs"/>
          <w:rtl/>
        </w:rPr>
        <w:t xml:space="preserve"> التحرر الاقتصادي </w:t>
      </w:r>
      <w:r w:rsidR="007F2852" w:rsidRPr="00DE6131">
        <w:rPr>
          <w:rFonts w:hint="cs"/>
          <w:rtl/>
        </w:rPr>
        <w:t>التي عرفها العالم</w:t>
      </w:r>
      <w:r w:rsidR="002B05EF" w:rsidRPr="00DE6131">
        <w:rPr>
          <w:rFonts w:hint="cs"/>
          <w:rtl/>
        </w:rPr>
        <w:t xml:space="preserve"> في</w:t>
      </w:r>
      <w:r w:rsidR="007F2852" w:rsidRPr="00DE6131">
        <w:rPr>
          <w:rFonts w:hint="cs"/>
          <w:rtl/>
        </w:rPr>
        <w:t xml:space="preserve"> العشرية الأخيرة </w:t>
      </w:r>
      <w:r w:rsidR="005D5B31">
        <w:rPr>
          <w:rFonts w:hint="cs"/>
          <w:rtl/>
        </w:rPr>
        <w:t>من القرن العشرين</w:t>
      </w:r>
      <w:r w:rsidR="002B05EF" w:rsidRPr="00DE6131">
        <w:rPr>
          <w:rFonts w:hint="cs"/>
          <w:rtl/>
        </w:rPr>
        <w:t>، ف</w:t>
      </w:r>
      <w:r w:rsidR="007F2852" w:rsidRPr="00DE6131">
        <w:rPr>
          <w:rFonts w:hint="cs"/>
          <w:rtl/>
        </w:rPr>
        <w:t>كانت بمثابة أرضية خصبة لدعم هذا ا</w:t>
      </w:r>
      <w:r w:rsidR="002B05EF" w:rsidRPr="00DE6131">
        <w:rPr>
          <w:rFonts w:hint="cs"/>
          <w:rtl/>
        </w:rPr>
        <w:t>لتوجه ، لتظهر بذلك عقود البوت كأ</w:t>
      </w:r>
      <w:r w:rsidR="007F2852" w:rsidRPr="00DE6131">
        <w:rPr>
          <w:rFonts w:hint="cs"/>
          <w:rtl/>
        </w:rPr>
        <w:t>حد وسائل عملية الخصخصة  التلقائية</w:t>
      </w:r>
      <w:r w:rsidR="002B05EF" w:rsidRPr="00DE6131">
        <w:rPr>
          <w:rFonts w:hint="cs"/>
          <w:rtl/>
        </w:rPr>
        <w:t>،</w:t>
      </w:r>
      <w:r w:rsidR="005D5B31">
        <w:rPr>
          <w:rFonts w:hint="cs"/>
          <w:rtl/>
        </w:rPr>
        <w:t xml:space="preserve"> وإ</w:t>
      </w:r>
      <w:r w:rsidR="007F2852" w:rsidRPr="00DE6131">
        <w:rPr>
          <w:rFonts w:hint="cs"/>
          <w:rtl/>
        </w:rPr>
        <w:t>ن كانت</w:t>
      </w:r>
      <w:r w:rsidR="002B05EF" w:rsidRPr="00DE6131">
        <w:rPr>
          <w:rFonts w:hint="cs"/>
          <w:rtl/>
        </w:rPr>
        <w:t xml:space="preserve"> هذه العملية </w:t>
      </w:r>
      <w:r w:rsidR="007F2852" w:rsidRPr="00DE6131">
        <w:rPr>
          <w:rFonts w:hint="cs"/>
          <w:rtl/>
        </w:rPr>
        <w:t xml:space="preserve"> مؤقتة </w:t>
      </w:r>
      <w:r w:rsidR="005D5B31">
        <w:rPr>
          <w:rFonts w:hint="cs"/>
          <w:rtl/>
        </w:rPr>
        <w:t>الا أ</w:t>
      </w:r>
      <w:r w:rsidR="002B05EF" w:rsidRPr="00DE6131">
        <w:rPr>
          <w:rFonts w:hint="cs"/>
          <w:rtl/>
        </w:rPr>
        <w:t>نها</w:t>
      </w:r>
      <w:r w:rsidR="007F2852" w:rsidRPr="00DE6131">
        <w:rPr>
          <w:rFonts w:hint="cs"/>
          <w:rtl/>
        </w:rPr>
        <w:t xml:space="preserve"> تحافظ على الأملاك العامة للدولة </w:t>
      </w:r>
      <w:r w:rsidR="00424613" w:rsidRPr="00DE6131">
        <w:rPr>
          <w:rFonts w:hint="cs"/>
          <w:rtl/>
        </w:rPr>
        <w:t>و</w:t>
      </w:r>
      <w:r w:rsidR="007F2852" w:rsidRPr="00DE6131">
        <w:rPr>
          <w:rFonts w:hint="cs"/>
          <w:rtl/>
        </w:rPr>
        <w:t xml:space="preserve"> </w:t>
      </w:r>
      <w:r w:rsidR="00424613" w:rsidRPr="00DE6131">
        <w:rPr>
          <w:rFonts w:hint="cs"/>
          <w:rtl/>
        </w:rPr>
        <w:t>ت</w:t>
      </w:r>
      <w:r w:rsidR="007F2852" w:rsidRPr="00DE6131">
        <w:rPr>
          <w:rFonts w:hint="cs"/>
          <w:rtl/>
        </w:rPr>
        <w:t>ضمن تطويرها وتحديثها</w:t>
      </w:r>
      <w:r w:rsidR="00424613" w:rsidRPr="00DE6131">
        <w:rPr>
          <w:rFonts w:hint="cs"/>
          <w:rtl/>
        </w:rPr>
        <w:t xml:space="preserve"> لتستطيع مواكبة التطورات الحاصلة في العالم</w:t>
      </w:r>
      <w:r w:rsidR="002B05EF" w:rsidRPr="00DE6131">
        <w:rPr>
          <w:rFonts w:hint="cs"/>
          <w:rtl/>
        </w:rPr>
        <w:t>،</w:t>
      </w:r>
      <w:r w:rsidR="007F2852" w:rsidRPr="00DE6131">
        <w:rPr>
          <w:rFonts w:hint="cs"/>
          <w:rtl/>
        </w:rPr>
        <w:t xml:space="preserve"> </w:t>
      </w:r>
      <w:r w:rsidR="00424613" w:rsidRPr="00DE6131">
        <w:rPr>
          <w:rFonts w:hint="cs"/>
          <w:rtl/>
        </w:rPr>
        <w:t>ف</w:t>
      </w:r>
      <w:r w:rsidR="007F2852" w:rsidRPr="00DE6131">
        <w:rPr>
          <w:rFonts w:hint="cs"/>
          <w:rtl/>
        </w:rPr>
        <w:t xml:space="preserve">قد حرص العديد من </w:t>
      </w:r>
      <w:r w:rsidR="00424613" w:rsidRPr="00DE6131">
        <w:rPr>
          <w:rFonts w:hint="cs"/>
          <w:rtl/>
        </w:rPr>
        <w:t>الفقهاء</w:t>
      </w:r>
      <w:r w:rsidR="007F2852" w:rsidRPr="00DE6131">
        <w:rPr>
          <w:rFonts w:hint="cs"/>
          <w:rtl/>
        </w:rPr>
        <w:t xml:space="preserve"> الذين </w:t>
      </w:r>
      <w:r w:rsidR="00C95DAB" w:rsidRPr="00DE6131">
        <w:rPr>
          <w:rFonts w:hint="cs"/>
          <w:rtl/>
        </w:rPr>
        <w:t>اهتمو</w:t>
      </w:r>
      <w:r w:rsidR="00C95DAB" w:rsidRPr="00DE6131">
        <w:rPr>
          <w:rtl/>
        </w:rPr>
        <w:t>ا</w:t>
      </w:r>
      <w:r w:rsidR="007F2852" w:rsidRPr="00DE6131">
        <w:rPr>
          <w:rFonts w:hint="cs"/>
          <w:rtl/>
        </w:rPr>
        <w:t xml:space="preserve"> بعقود البوت على </w:t>
      </w:r>
      <w:r w:rsidR="00424613" w:rsidRPr="00DE6131">
        <w:rPr>
          <w:rFonts w:hint="cs"/>
          <w:rtl/>
        </w:rPr>
        <w:t>ضرورة اظهار</w:t>
      </w:r>
      <w:r w:rsidR="007F2852" w:rsidRPr="00DE6131">
        <w:rPr>
          <w:rFonts w:hint="cs"/>
          <w:rtl/>
        </w:rPr>
        <w:t xml:space="preserve"> دور الدو</w:t>
      </w:r>
      <w:r w:rsidR="002B05EF" w:rsidRPr="00DE6131">
        <w:rPr>
          <w:rFonts w:hint="cs"/>
          <w:rtl/>
        </w:rPr>
        <w:t xml:space="preserve">لة </w:t>
      </w:r>
      <w:r w:rsidR="00424613" w:rsidRPr="00DE6131">
        <w:rPr>
          <w:rFonts w:hint="cs"/>
          <w:rtl/>
        </w:rPr>
        <w:t>أ</w:t>
      </w:r>
      <w:r w:rsidR="002B05EF" w:rsidRPr="00DE6131">
        <w:rPr>
          <w:rFonts w:hint="cs"/>
          <w:rtl/>
        </w:rPr>
        <w:t xml:space="preserve">و الحكومة كمتعاقد أساسي مع </w:t>
      </w:r>
      <w:r w:rsidR="00424613" w:rsidRPr="00DE6131">
        <w:rPr>
          <w:rFonts w:hint="cs"/>
          <w:rtl/>
        </w:rPr>
        <w:t>مختلف الشركاء والمتعاملين الاقتصاديين</w:t>
      </w:r>
      <w:r w:rsidR="00451239">
        <w:rPr>
          <w:rFonts w:hint="cs"/>
          <w:rtl/>
        </w:rPr>
        <w:t>، ويعتبر نظام البوت أ</w:t>
      </w:r>
      <w:r w:rsidR="007F2852" w:rsidRPr="00DE6131">
        <w:rPr>
          <w:rFonts w:hint="cs"/>
          <w:rtl/>
        </w:rPr>
        <w:t xml:space="preserve">حد أساليب التنمية التي تسمح بمشاركة القطاع الخاص في </w:t>
      </w:r>
      <w:r w:rsidR="00424613" w:rsidRPr="00DE6131">
        <w:rPr>
          <w:rFonts w:hint="cs"/>
          <w:rtl/>
        </w:rPr>
        <w:t>المرافق</w:t>
      </w:r>
      <w:r w:rsidR="007F2852" w:rsidRPr="00DE6131">
        <w:rPr>
          <w:rFonts w:hint="cs"/>
          <w:rtl/>
        </w:rPr>
        <w:t xml:space="preserve"> العمومية التي تضمن للدولة السيطرة </w:t>
      </w:r>
      <w:r w:rsidR="00424613" w:rsidRPr="00DE6131">
        <w:rPr>
          <w:rFonts w:hint="cs"/>
          <w:rtl/>
        </w:rPr>
        <w:t xml:space="preserve">على </w:t>
      </w:r>
      <w:r w:rsidR="00C95DAB" w:rsidRPr="00DE6131">
        <w:rPr>
          <w:rFonts w:hint="cs"/>
          <w:rtl/>
        </w:rPr>
        <w:t>مقدراتها</w:t>
      </w:r>
      <w:r w:rsidR="00EB1885">
        <w:rPr>
          <w:rFonts w:hint="cs"/>
          <w:rtl/>
        </w:rPr>
        <w:t xml:space="preserve"> بشكل أ</w:t>
      </w:r>
      <w:r w:rsidR="00516628" w:rsidRPr="00DE6131">
        <w:rPr>
          <w:rFonts w:hint="cs"/>
          <w:rtl/>
        </w:rPr>
        <w:t xml:space="preserve">فضل من عملية الخصخصة الكاملة كون ملكية المشروع </w:t>
      </w:r>
      <w:r w:rsidR="00C95DAB" w:rsidRPr="00DE6131">
        <w:rPr>
          <w:rFonts w:hint="cs"/>
          <w:rtl/>
        </w:rPr>
        <w:t>لا تنتق</w:t>
      </w:r>
      <w:r w:rsidR="00C95DAB" w:rsidRPr="00DE6131">
        <w:rPr>
          <w:rtl/>
        </w:rPr>
        <w:t>ل</w:t>
      </w:r>
      <w:r w:rsidR="00516628" w:rsidRPr="00DE6131">
        <w:rPr>
          <w:rFonts w:hint="cs"/>
          <w:rtl/>
        </w:rPr>
        <w:t xml:space="preserve"> بشكل نهائي للمستثمر من القطاع الخاص بل تظل </w:t>
      </w:r>
      <w:r w:rsidR="00424613" w:rsidRPr="00DE6131">
        <w:rPr>
          <w:rFonts w:hint="cs"/>
          <w:rtl/>
        </w:rPr>
        <w:t>ملكية عامة</w:t>
      </w:r>
      <w:r w:rsidR="00516628" w:rsidRPr="00DE6131">
        <w:rPr>
          <w:rFonts w:hint="cs"/>
          <w:rtl/>
        </w:rPr>
        <w:t xml:space="preserve"> </w:t>
      </w:r>
      <w:r w:rsidR="00424613" w:rsidRPr="00DE6131">
        <w:rPr>
          <w:rFonts w:hint="cs"/>
          <w:rtl/>
        </w:rPr>
        <w:t>طوال فترة التعاقد</w:t>
      </w:r>
      <w:r w:rsidR="009B6F72" w:rsidRPr="00DE6131">
        <w:rPr>
          <w:rStyle w:val="Appelnotedebasdep"/>
          <w:color w:val="000000" w:themeColor="text1"/>
          <w:rtl/>
        </w:rPr>
        <w:footnoteReference w:id="96"/>
      </w:r>
      <w:r w:rsidR="006D2F79" w:rsidRPr="00DE6131">
        <w:rPr>
          <w:rFonts w:hint="cs"/>
          <w:rtl/>
        </w:rPr>
        <w:t>.</w:t>
      </w:r>
    </w:p>
    <w:p w14:paraId="7EE35BF9" w14:textId="6ACEA7C8" w:rsidR="00E30507" w:rsidRPr="00DE6131" w:rsidRDefault="00424613" w:rsidP="001B4F5A">
      <w:pPr>
        <w:rPr>
          <w:rtl/>
          <w:lang w:val="fr-FR"/>
        </w:rPr>
      </w:pPr>
      <w:r w:rsidRPr="00DE6131">
        <w:rPr>
          <w:rFonts w:hint="cs"/>
          <w:rtl/>
        </w:rPr>
        <w:t xml:space="preserve"> فتبني هذه العقود للنهوض بالاقتصاد وخاصة في ظل </w:t>
      </w:r>
      <w:r w:rsidR="00C95DAB" w:rsidRPr="00DE6131">
        <w:rPr>
          <w:rFonts w:hint="cs"/>
          <w:rtl/>
        </w:rPr>
        <w:t>ما يسم</w:t>
      </w:r>
      <w:r w:rsidR="00C95DAB" w:rsidRPr="00DE6131">
        <w:rPr>
          <w:rtl/>
        </w:rPr>
        <w:t>ى</w:t>
      </w:r>
      <w:r w:rsidRPr="00DE6131">
        <w:rPr>
          <w:rFonts w:hint="cs"/>
          <w:rtl/>
        </w:rPr>
        <w:t xml:space="preserve"> بخوصصة التسيير التي تضمن النهوض بالمرافق العامة </w:t>
      </w:r>
      <w:r w:rsidR="005E187F">
        <w:rPr>
          <w:rFonts w:hint="cs"/>
          <w:rtl/>
        </w:rPr>
        <w:t>مع دون التفريط في ملكيتها ودون أ</w:t>
      </w:r>
      <w:r w:rsidRPr="00DE6131">
        <w:rPr>
          <w:rFonts w:hint="cs"/>
          <w:rtl/>
        </w:rPr>
        <w:t>ن يؤدي ذلك الى ال</w:t>
      </w:r>
      <w:r w:rsidR="006D2F79" w:rsidRPr="00DE6131">
        <w:rPr>
          <w:rFonts w:hint="cs"/>
          <w:rtl/>
        </w:rPr>
        <w:t xml:space="preserve">انتقاص من السيادة الوطنية </w:t>
      </w:r>
      <w:r w:rsidR="00C95DAB" w:rsidRPr="00DE6131">
        <w:rPr>
          <w:rFonts w:hint="cs"/>
          <w:rtl/>
        </w:rPr>
        <w:t>للدول فقد</w:t>
      </w:r>
      <w:r w:rsidR="00E30507" w:rsidRPr="00DE6131">
        <w:rPr>
          <w:rFonts w:hint="cs"/>
          <w:rtl/>
        </w:rPr>
        <w:t xml:space="preserve"> عرفت منظمة الأمم المتحدة للتنمية الصناعية عقد  البوت ب</w:t>
      </w:r>
      <w:r w:rsidR="005E187F">
        <w:rPr>
          <w:rFonts w:hint="cs"/>
          <w:rtl/>
        </w:rPr>
        <w:t>أ</w:t>
      </w:r>
      <w:r w:rsidR="00E30507" w:rsidRPr="00DE6131">
        <w:rPr>
          <w:rFonts w:hint="cs"/>
          <w:rtl/>
        </w:rPr>
        <w:t>نه " اتفاق تعاقدي تتول</w:t>
      </w:r>
      <w:r w:rsidR="005E187F">
        <w:rPr>
          <w:rFonts w:hint="cs"/>
          <w:rtl/>
        </w:rPr>
        <w:t>ى بموجبه هيئة خاصة انشاء إ</w:t>
      </w:r>
      <w:r w:rsidR="00E30507" w:rsidRPr="00DE6131">
        <w:rPr>
          <w:rFonts w:hint="cs"/>
          <w:rtl/>
        </w:rPr>
        <w:t>حدى المرافق العامة الأساسية في الدولة بما في ذل</w:t>
      </w:r>
      <w:r w:rsidR="006D2F79" w:rsidRPr="00DE6131">
        <w:rPr>
          <w:rFonts w:hint="cs"/>
          <w:rtl/>
        </w:rPr>
        <w:t>ك عملية التصميم والتمويل والقيام</w:t>
      </w:r>
      <w:r w:rsidR="00E30507" w:rsidRPr="00DE6131">
        <w:rPr>
          <w:rFonts w:hint="cs"/>
          <w:rtl/>
        </w:rPr>
        <w:t xml:space="preserve"> </w:t>
      </w:r>
      <w:r w:rsidR="00C95DAB" w:rsidRPr="00DE6131">
        <w:rPr>
          <w:rFonts w:hint="cs"/>
          <w:rtl/>
        </w:rPr>
        <w:t>بأعمال</w:t>
      </w:r>
      <w:r w:rsidR="00E30507" w:rsidRPr="00DE6131">
        <w:rPr>
          <w:rFonts w:hint="cs"/>
          <w:rtl/>
        </w:rPr>
        <w:t xml:space="preserve"> التشغيل والصيانة وتتولى الهيئة الخاصة إدارة وتشغيل المرفق خلا</w:t>
      </w:r>
      <w:r w:rsidR="006D2F79" w:rsidRPr="00DE6131">
        <w:rPr>
          <w:rFonts w:hint="cs"/>
          <w:rtl/>
        </w:rPr>
        <w:t>ل</w:t>
      </w:r>
      <w:r w:rsidR="00E30507" w:rsidRPr="00DE6131">
        <w:rPr>
          <w:rFonts w:hint="cs"/>
          <w:rtl/>
        </w:rPr>
        <w:t xml:space="preserve"> فترة زمنية محددة</w:t>
      </w:r>
      <w:r w:rsidR="009B6F72" w:rsidRPr="00DE6131">
        <w:rPr>
          <w:rStyle w:val="Appelnotedebasdep"/>
          <w:color w:val="000000" w:themeColor="text1"/>
          <w:rtl/>
        </w:rPr>
        <w:footnoteReference w:id="97"/>
      </w:r>
      <w:r w:rsidR="006D2F79" w:rsidRPr="00DE6131">
        <w:rPr>
          <w:rFonts w:hint="cs"/>
          <w:rtl/>
        </w:rPr>
        <w:t>،</w:t>
      </w:r>
      <w:r w:rsidR="0008685F" w:rsidRPr="00DE6131">
        <w:rPr>
          <w:rFonts w:hint="cs"/>
          <w:rtl/>
        </w:rPr>
        <w:t xml:space="preserve">ويعرفه </w:t>
      </w:r>
      <w:r w:rsidR="0008685F" w:rsidRPr="00D25B5B">
        <w:rPr>
          <w:rFonts w:asciiTheme="majorBidi" w:hAnsiTheme="majorBidi" w:cstheme="majorBidi"/>
          <w:sz w:val="24"/>
          <w:szCs w:val="24"/>
          <w:lang w:val="fr-FR"/>
        </w:rPr>
        <w:t xml:space="preserve">beltinger </w:t>
      </w:r>
      <w:r w:rsidR="0008685F" w:rsidRPr="00D25B5B">
        <w:rPr>
          <w:rFonts w:hint="cs"/>
          <w:sz w:val="26"/>
          <w:szCs w:val="26"/>
          <w:rtl/>
          <w:lang w:val="fr-FR"/>
        </w:rPr>
        <w:t xml:space="preserve"> </w:t>
      </w:r>
      <w:r w:rsidR="00D25B5B">
        <w:rPr>
          <w:rFonts w:hint="cs"/>
          <w:rtl/>
          <w:lang w:val="fr-FR"/>
        </w:rPr>
        <w:t>على أ</w:t>
      </w:r>
      <w:r w:rsidR="0008685F" w:rsidRPr="00DE6131">
        <w:rPr>
          <w:rFonts w:hint="cs"/>
          <w:rtl/>
          <w:lang w:val="fr-FR"/>
        </w:rPr>
        <w:t>نه " اتفاق يتولى بم</w:t>
      </w:r>
      <w:r w:rsidR="006D2F79" w:rsidRPr="00DE6131">
        <w:rPr>
          <w:rFonts w:hint="cs"/>
          <w:rtl/>
          <w:lang w:val="fr-FR"/>
        </w:rPr>
        <w:t>و</w:t>
      </w:r>
      <w:r w:rsidR="0008685F" w:rsidRPr="00DE6131">
        <w:rPr>
          <w:rFonts w:hint="cs"/>
          <w:rtl/>
          <w:lang w:val="fr-FR"/>
        </w:rPr>
        <w:t xml:space="preserve">جبه المتعاقد مع الإدارة تشغيل المشروع وإعادة </w:t>
      </w:r>
      <w:r w:rsidR="00C95DAB" w:rsidRPr="00DE6131">
        <w:rPr>
          <w:rFonts w:hint="cs"/>
          <w:rtl/>
          <w:lang w:val="fr-FR"/>
        </w:rPr>
        <w:t>المنشاة</w:t>
      </w:r>
      <w:r w:rsidR="0008685F" w:rsidRPr="00DE6131">
        <w:rPr>
          <w:rFonts w:hint="cs"/>
          <w:rtl/>
          <w:lang w:val="fr-FR"/>
        </w:rPr>
        <w:t xml:space="preserve"> الى الدولة عند انتهاء مدة العقد التي </w:t>
      </w:r>
      <w:r w:rsidR="00C95DAB" w:rsidRPr="00DE6131">
        <w:rPr>
          <w:rFonts w:hint="cs"/>
          <w:rtl/>
          <w:lang w:val="fr-FR"/>
        </w:rPr>
        <w:t>لا تتجاو</w:t>
      </w:r>
      <w:r w:rsidR="00C95DAB" w:rsidRPr="00DE6131">
        <w:rPr>
          <w:rtl/>
          <w:lang w:val="fr-FR"/>
        </w:rPr>
        <w:t>ز</w:t>
      </w:r>
      <w:r w:rsidR="0008685F" w:rsidRPr="00DE6131">
        <w:rPr>
          <w:rFonts w:hint="cs"/>
          <w:rtl/>
          <w:lang w:val="fr-FR"/>
        </w:rPr>
        <w:t xml:space="preserve"> عادة الثلاثين عاما ويتضمن العقد البنية التحتية من قبل شركة خاصة </w:t>
      </w:r>
      <w:r w:rsidR="00C95DAB" w:rsidRPr="00DE6131">
        <w:rPr>
          <w:rFonts w:hint="cs"/>
          <w:rtl/>
          <w:lang w:val="fr-FR"/>
        </w:rPr>
        <w:t>لإقامة</w:t>
      </w:r>
      <w:r w:rsidR="0008685F" w:rsidRPr="00DE6131">
        <w:rPr>
          <w:rFonts w:hint="cs"/>
          <w:rtl/>
          <w:lang w:val="fr-FR"/>
        </w:rPr>
        <w:t xml:space="preserve"> المشروع وتقوم بتشغيله طوال مدة العقد وتحصل على إيرادات التشغيل مق</w:t>
      </w:r>
      <w:r w:rsidR="00D25B5B">
        <w:rPr>
          <w:rFonts w:hint="cs"/>
          <w:rtl/>
          <w:lang w:val="fr-FR"/>
        </w:rPr>
        <w:t>ابل الخدمات التي تقدمها ويقتضي أ</w:t>
      </w:r>
      <w:r w:rsidR="0008685F" w:rsidRPr="00DE6131">
        <w:rPr>
          <w:rFonts w:hint="cs"/>
          <w:rtl/>
          <w:lang w:val="fr-FR"/>
        </w:rPr>
        <w:t>ن تكون الايراد</w:t>
      </w:r>
      <w:r w:rsidR="006D2F79" w:rsidRPr="00DE6131">
        <w:rPr>
          <w:rFonts w:hint="cs"/>
          <w:rtl/>
          <w:lang w:val="fr-FR"/>
        </w:rPr>
        <w:t>ات</w:t>
      </w:r>
      <w:r w:rsidR="0008685F" w:rsidRPr="00DE6131">
        <w:rPr>
          <w:rFonts w:hint="cs"/>
          <w:rtl/>
          <w:lang w:val="fr-FR"/>
        </w:rPr>
        <w:t xml:space="preserve"> كافية لتغطية نفقات التشغيل والديون المترتبة نتيجة إقامة المشروع </w:t>
      </w:r>
      <w:r w:rsidR="009B6F72" w:rsidRPr="00DE6131">
        <w:rPr>
          <w:rStyle w:val="Appelnotedebasdep"/>
          <w:color w:val="000000" w:themeColor="text1"/>
          <w:rtl/>
          <w:lang w:val="fr-FR"/>
        </w:rPr>
        <w:footnoteReference w:id="98"/>
      </w:r>
      <w:r w:rsidR="00B27D35" w:rsidRPr="00DE6131">
        <w:rPr>
          <w:rFonts w:hint="cs"/>
          <w:rtl/>
          <w:lang w:val="fr-FR"/>
        </w:rPr>
        <w:t>.</w:t>
      </w:r>
    </w:p>
    <w:p w14:paraId="1180E146" w14:textId="1BBF5856" w:rsidR="006D2F79" w:rsidRPr="00DE6131" w:rsidRDefault="009043E3" w:rsidP="001B4F5A">
      <w:pPr>
        <w:rPr>
          <w:rtl/>
        </w:rPr>
      </w:pPr>
      <w:r w:rsidRPr="00DE6131">
        <w:rPr>
          <w:rFonts w:hint="cs"/>
          <w:rtl/>
        </w:rPr>
        <w:t xml:space="preserve">تعريف منظمة اليونيدو لعقد الامتياز بنظام البوت هو اتفاق تعاقدي بمقتضاه يتولى </w:t>
      </w:r>
      <w:r w:rsidR="00D25B5B">
        <w:rPr>
          <w:rFonts w:hint="cs"/>
          <w:rtl/>
        </w:rPr>
        <w:t>أحد أشخاص القطاع الخاص إنشاء أ</w:t>
      </w:r>
      <w:r w:rsidR="0016035C" w:rsidRPr="00DE6131">
        <w:rPr>
          <w:rFonts w:hint="cs"/>
          <w:rtl/>
        </w:rPr>
        <w:t>حد المرافق الأساسية في الدولة بما في</w:t>
      </w:r>
      <w:r w:rsidR="00D25B5B">
        <w:rPr>
          <w:rFonts w:hint="cs"/>
          <w:rtl/>
        </w:rPr>
        <w:t xml:space="preserve"> </w:t>
      </w:r>
      <w:r w:rsidR="0016035C" w:rsidRPr="00DE6131">
        <w:rPr>
          <w:rFonts w:hint="cs"/>
          <w:rtl/>
        </w:rPr>
        <w:t xml:space="preserve">ذلك عمليات التصميم والتمويل والقيام </w:t>
      </w:r>
      <w:r w:rsidR="00C95DAB" w:rsidRPr="00DE6131">
        <w:rPr>
          <w:rFonts w:hint="cs"/>
          <w:rtl/>
        </w:rPr>
        <w:t>بأعمال</w:t>
      </w:r>
      <w:r w:rsidR="0016035C" w:rsidRPr="00DE6131">
        <w:rPr>
          <w:rFonts w:hint="cs"/>
          <w:rtl/>
        </w:rPr>
        <w:t xml:space="preserve"> التشغيل والصيانة لهذا المرفق وتقوم هذه الشخصية الخاصة </w:t>
      </w:r>
      <w:r w:rsidR="00C95DAB" w:rsidRPr="00DE6131">
        <w:rPr>
          <w:rFonts w:hint="cs"/>
          <w:rtl/>
        </w:rPr>
        <w:t>بإدارة</w:t>
      </w:r>
      <w:r w:rsidR="0016035C" w:rsidRPr="00DE6131">
        <w:rPr>
          <w:rFonts w:hint="cs"/>
          <w:rtl/>
        </w:rPr>
        <w:t xml:space="preserve"> وتشغيل المرفق خلال فترة زمنية محددة يسمح لها فيها بفرض رسوم مناسب</w:t>
      </w:r>
      <w:r w:rsidR="00D25B5B">
        <w:rPr>
          <w:rFonts w:hint="cs"/>
          <w:rtl/>
        </w:rPr>
        <w:t>ة على المنتفعين من هذا المرفق وأية رسوم أخرى بشرط أ</w:t>
      </w:r>
      <w:r w:rsidR="0016035C" w:rsidRPr="00DE6131">
        <w:rPr>
          <w:rFonts w:hint="cs"/>
          <w:rtl/>
        </w:rPr>
        <w:t>لا تزيد عما هو مقترح في العطاء وما</w:t>
      </w:r>
      <w:r w:rsidR="00C95DAB" w:rsidRPr="00DE6131">
        <w:rPr>
          <w:rFonts w:hint="cs"/>
          <w:rtl/>
        </w:rPr>
        <w:t xml:space="preserve"> </w:t>
      </w:r>
      <w:r w:rsidR="0016035C" w:rsidRPr="00DE6131">
        <w:rPr>
          <w:rFonts w:hint="cs"/>
          <w:rtl/>
        </w:rPr>
        <w:t>هو منصوص عليه في صلب اتفاق المشروع</w:t>
      </w:r>
      <w:r w:rsidR="00B06CCA">
        <w:rPr>
          <w:rFonts w:hint="cs"/>
          <w:rtl/>
        </w:rPr>
        <w:t>،</w:t>
      </w:r>
      <w:r w:rsidR="0016035C" w:rsidRPr="00DE6131">
        <w:rPr>
          <w:rFonts w:hint="cs"/>
          <w:rtl/>
        </w:rPr>
        <w:t xml:space="preserve"> لتمكين تلك الشخصية من استرجاع الأموال التي استثمرتها ومصاريف التشغيل والصيانة  بالإضافة الى عائد مناسب على الاستثمار</w:t>
      </w:r>
      <w:r w:rsidR="00B06CCA">
        <w:rPr>
          <w:rFonts w:hint="cs"/>
          <w:rtl/>
        </w:rPr>
        <w:t>،</w:t>
      </w:r>
      <w:r w:rsidR="0016035C" w:rsidRPr="00DE6131">
        <w:rPr>
          <w:rFonts w:hint="cs"/>
          <w:rtl/>
        </w:rPr>
        <w:t xml:space="preserve"> وفي نهاية المدة الزمنية المحددة تلتزم الشخصية الخاصة بإعادة المرفق الى الحكومة </w:t>
      </w:r>
      <w:r w:rsidR="00CB2363">
        <w:rPr>
          <w:rFonts w:hint="cs"/>
          <w:rtl/>
        </w:rPr>
        <w:t>أوالى شخصية خاصة جديدة يتم إ</w:t>
      </w:r>
      <w:r w:rsidR="0016035C" w:rsidRPr="00DE6131">
        <w:rPr>
          <w:rFonts w:hint="cs"/>
          <w:rtl/>
        </w:rPr>
        <w:t>ختيارها عن طريق الممارسة العامة</w:t>
      </w:r>
      <w:r w:rsidR="009B6F72" w:rsidRPr="00DE6131">
        <w:rPr>
          <w:rStyle w:val="Appelnotedebasdep"/>
          <w:color w:val="000000" w:themeColor="text1"/>
          <w:rtl/>
        </w:rPr>
        <w:footnoteReference w:id="99"/>
      </w:r>
      <w:r w:rsidR="00B27D35" w:rsidRPr="00DE6131">
        <w:rPr>
          <w:rFonts w:hint="cs"/>
          <w:rtl/>
        </w:rPr>
        <w:t>.</w:t>
      </w:r>
    </w:p>
    <w:p w14:paraId="45A0B88A" w14:textId="37F855C6" w:rsidR="004F125F" w:rsidRPr="00DE6131" w:rsidRDefault="001C0C0F" w:rsidP="001B4F5A">
      <w:pPr>
        <w:rPr>
          <w:rtl/>
        </w:rPr>
      </w:pPr>
      <w:r w:rsidRPr="00DE6131">
        <w:rPr>
          <w:rFonts w:hint="cs"/>
          <w:rtl/>
        </w:rPr>
        <w:t xml:space="preserve">وعرفه جانب </w:t>
      </w:r>
      <w:r w:rsidR="00CB2363">
        <w:rPr>
          <w:rFonts w:hint="cs"/>
          <w:rtl/>
        </w:rPr>
        <w:t>آ</w:t>
      </w:r>
      <w:r w:rsidRPr="00DE6131">
        <w:rPr>
          <w:rFonts w:hint="cs"/>
          <w:rtl/>
        </w:rPr>
        <w:t>خر من الفقه على أنه تلك المشر</w:t>
      </w:r>
      <w:r w:rsidR="004F125F" w:rsidRPr="00DE6131">
        <w:rPr>
          <w:rFonts w:hint="cs"/>
          <w:rtl/>
        </w:rPr>
        <w:t>وعات التي تعهد بها الحكومة الى إ</w:t>
      </w:r>
      <w:r w:rsidR="00CB2363">
        <w:rPr>
          <w:rFonts w:hint="cs"/>
          <w:rtl/>
        </w:rPr>
        <w:t>حدى الشركات الوطنية كانت أو أ</w:t>
      </w:r>
      <w:r w:rsidRPr="00DE6131">
        <w:rPr>
          <w:rFonts w:hint="cs"/>
          <w:rtl/>
        </w:rPr>
        <w:t>جنبية وسواء ك</w:t>
      </w:r>
      <w:r w:rsidR="00CB2363">
        <w:rPr>
          <w:rFonts w:hint="cs"/>
          <w:rtl/>
        </w:rPr>
        <w:t>انت شركة من شركات القطاع الخاص أ</w:t>
      </w:r>
      <w:r w:rsidRPr="00DE6131">
        <w:rPr>
          <w:rFonts w:hint="cs"/>
          <w:rtl/>
        </w:rPr>
        <w:t xml:space="preserve">و القطاع العام وتسمى شركة </w:t>
      </w:r>
      <w:r w:rsidR="006D2F79" w:rsidRPr="00DE6131">
        <w:rPr>
          <w:rFonts w:hint="cs"/>
          <w:rtl/>
        </w:rPr>
        <w:t>المشروع وذلك</w:t>
      </w:r>
      <w:r w:rsidRPr="00DE6131">
        <w:rPr>
          <w:rFonts w:hint="cs"/>
          <w:rtl/>
        </w:rPr>
        <w:t xml:space="preserve"> </w:t>
      </w:r>
      <w:r w:rsidR="00205AEF" w:rsidRPr="00DE6131">
        <w:rPr>
          <w:rFonts w:hint="cs"/>
          <w:rtl/>
        </w:rPr>
        <w:t>لإنشاء</w:t>
      </w:r>
      <w:r w:rsidRPr="00DE6131">
        <w:rPr>
          <w:rFonts w:hint="cs"/>
          <w:rtl/>
        </w:rPr>
        <w:t xml:space="preserve"> مرفق عام وتشغيله لحسابها مدة من الزمن ثم نقل ملكيته الى </w:t>
      </w:r>
      <w:r w:rsidR="006D2F79" w:rsidRPr="00DE6131">
        <w:rPr>
          <w:rFonts w:hint="cs"/>
          <w:rtl/>
        </w:rPr>
        <w:t>الدو</w:t>
      </w:r>
      <w:r w:rsidR="00442C30">
        <w:rPr>
          <w:rFonts w:hint="cs"/>
          <w:rtl/>
        </w:rPr>
        <w:t>لة أ</w:t>
      </w:r>
      <w:r w:rsidR="006D2F79" w:rsidRPr="00DE6131">
        <w:rPr>
          <w:rFonts w:hint="cs"/>
          <w:rtl/>
        </w:rPr>
        <w:t>و</w:t>
      </w:r>
      <w:r w:rsidRPr="00DE6131">
        <w:rPr>
          <w:rFonts w:hint="cs"/>
          <w:rtl/>
        </w:rPr>
        <w:t xml:space="preserve"> الجهة الإدارية</w:t>
      </w:r>
      <w:r w:rsidR="009B6F72" w:rsidRPr="00DE6131">
        <w:rPr>
          <w:rStyle w:val="Appelnotedebasdep"/>
          <w:color w:val="000000" w:themeColor="text1"/>
          <w:rtl/>
        </w:rPr>
        <w:footnoteReference w:id="100"/>
      </w:r>
      <w:r w:rsidR="006D2F79" w:rsidRPr="00DE6131">
        <w:rPr>
          <w:rFonts w:hint="cs"/>
          <w:sz w:val="24"/>
          <w:szCs w:val="24"/>
          <w:rtl/>
        </w:rPr>
        <w:t xml:space="preserve">، </w:t>
      </w:r>
      <w:r w:rsidR="004F125F" w:rsidRPr="00DE6131">
        <w:rPr>
          <w:rFonts w:hint="cs"/>
          <w:rtl/>
        </w:rPr>
        <w:t>ويعد البوت من</w:t>
      </w:r>
      <w:r w:rsidR="000D388A" w:rsidRPr="00DE6131">
        <w:rPr>
          <w:rFonts w:hint="cs"/>
          <w:rtl/>
        </w:rPr>
        <w:t xml:space="preserve"> </w:t>
      </w:r>
      <w:r w:rsidR="00C47035" w:rsidRPr="00DE6131">
        <w:rPr>
          <w:rFonts w:hint="cs"/>
          <w:rtl/>
        </w:rPr>
        <w:t>أبرز</w:t>
      </w:r>
      <w:r w:rsidR="000D388A" w:rsidRPr="00DE6131">
        <w:rPr>
          <w:rFonts w:hint="cs"/>
          <w:rtl/>
        </w:rPr>
        <w:t xml:space="preserve"> العقود</w:t>
      </w:r>
      <w:r w:rsidR="004F125F" w:rsidRPr="00DE6131">
        <w:rPr>
          <w:rFonts w:hint="cs"/>
          <w:rtl/>
        </w:rPr>
        <w:t xml:space="preserve"> التي تترجم اس</w:t>
      </w:r>
      <w:r w:rsidR="00442C30">
        <w:rPr>
          <w:rFonts w:hint="cs"/>
          <w:rtl/>
        </w:rPr>
        <w:t>تثمارات كبيرة في المرافق العامة</w:t>
      </w:r>
      <w:r w:rsidR="004F125F" w:rsidRPr="00DE6131">
        <w:rPr>
          <w:rFonts w:hint="cs"/>
          <w:rtl/>
        </w:rPr>
        <w:t xml:space="preserve">، </w:t>
      </w:r>
      <w:r w:rsidR="000D388A" w:rsidRPr="00DE6131">
        <w:rPr>
          <w:rFonts w:hint="cs"/>
          <w:rtl/>
        </w:rPr>
        <w:t xml:space="preserve">وهي اختصار للكلمات </w:t>
      </w:r>
      <w:r w:rsidR="00D7792B">
        <w:rPr>
          <w:rFonts w:hint="cs"/>
          <w:rtl/>
        </w:rPr>
        <w:t>الإنجليزية (</w:t>
      </w:r>
      <w:r w:rsidR="000D388A" w:rsidRPr="00DE6131">
        <w:rPr>
          <w:rFonts w:hint="cs"/>
          <w:rtl/>
        </w:rPr>
        <w:t xml:space="preserve"> </w:t>
      </w:r>
      <w:r w:rsidR="006B11C2" w:rsidRPr="00DE6131">
        <w:rPr>
          <w:rFonts w:hint="cs"/>
          <w:rtl/>
        </w:rPr>
        <w:t>بناء،</w:t>
      </w:r>
      <w:r w:rsidR="000D388A" w:rsidRPr="00DE6131">
        <w:rPr>
          <w:rFonts w:hint="cs"/>
          <w:rtl/>
        </w:rPr>
        <w:t xml:space="preserve"> </w:t>
      </w:r>
      <w:r w:rsidR="006D2F79" w:rsidRPr="00DE6131">
        <w:rPr>
          <w:rFonts w:hint="cs"/>
          <w:rtl/>
        </w:rPr>
        <w:t>تشغيل</w:t>
      </w:r>
      <w:r w:rsidR="00D7792B">
        <w:rPr>
          <w:rFonts w:hint="cs"/>
          <w:rtl/>
        </w:rPr>
        <w:t>،</w:t>
      </w:r>
      <w:r w:rsidR="006B11C2" w:rsidRPr="00DE6131">
        <w:rPr>
          <w:rFonts w:hint="cs"/>
          <w:rtl/>
        </w:rPr>
        <w:t xml:space="preserve"> تحويل</w:t>
      </w:r>
      <w:r w:rsidR="00D7792B">
        <w:rPr>
          <w:rFonts w:hint="cs"/>
          <w:rtl/>
        </w:rPr>
        <w:t>)</w:t>
      </w:r>
      <w:r w:rsidR="000D388A" w:rsidRPr="00DE6131">
        <w:rPr>
          <w:rFonts w:hint="cs"/>
          <w:rtl/>
        </w:rPr>
        <w:t xml:space="preserve"> وبموجب هذا العقد يكلف القطاع الخاص بتمويل مشاريع البنية الأساسية وخاصة المرافق</w:t>
      </w:r>
      <w:r w:rsidR="004F125F" w:rsidRPr="00DE6131">
        <w:rPr>
          <w:rFonts w:hint="cs"/>
          <w:rtl/>
        </w:rPr>
        <w:t xml:space="preserve"> العامة</w:t>
      </w:r>
      <w:r w:rsidR="000D388A" w:rsidRPr="00DE6131">
        <w:rPr>
          <w:rFonts w:hint="cs"/>
          <w:rtl/>
        </w:rPr>
        <w:t xml:space="preserve"> الحيوية في الدولة كالكهرباء والطرق السريعة وغيرها </w:t>
      </w:r>
      <w:r w:rsidR="00D7792B">
        <w:rPr>
          <w:rFonts w:hint="cs"/>
          <w:rtl/>
        </w:rPr>
        <w:t xml:space="preserve">من </w:t>
      </w:r>
      <w:r w:rsidR="00D7792B">
        <w:rPr>
          <w:rFonts w:hint="cs"/>
          <w:rtl/>
        </w:rPr>
        <w:lastRenderedPageBreak/>
        <w:t>خلال تصميمها وبنائها ومن ثم إدارتها على أ</w:t>
      </w:r>
      <w:r w:rsidR="000D388A" w:rsidRPr="00DE6131">
        <w:rPr>
          <w:rFonts w:hint="cs"/>
          <w:rtl/>
        </w:rPr>
        <w:t xml:space="preserve">ن تنتقل ملكيتها الى الدولة بعد </w:t>
      </w:r>
      <w:r w:rsidR="004F125F" w:rsidRPr="00DE6131">
        <w:rPr>
          <w:rFonts w:hint="cs"/>
          <w:rtl/>
        </w:rPr>
        <w:t>نهاية</w:t>
      </w:r>
      <w:r w:rsidR="000D388A" w:rsidRPr="00DE6131">
        <w:rPr>
          <w:rFonts w:hint="cs"/>
          <w:rtl/>
        </w:rPr>
        <w:t xml:space="preserve"> المدة </w:t>
      </w:r>
      <w:r w:rsidR="004F125F" w:rsidRPr="00DE6131">
        <w:rPr>
          <w:rFonts w:hint="cs"/>
          <w:rtl/>
        </w:rPr>
        <w:t xml:space="preserve"> القانونية </w:t>
      </w:r>
      <w:r w:rsidR="00D729DC" w:rsidRPr="00DE6131">
        <w:rPr>
          <w:rFonts w:hint="cs"/>
          <w:rtl/>
        </w:rPr>
        <w:t xml:space="preserve">المتفق عليها </w:t>
      </w:r>
      <w:r w:rsidR="004F125F" w:rsidRPr="00DE6131">
        <w:rPr>
          <w:rFonts w:hint="cs"/>
          <w:rtl/>
        </w:rPr>
        <w:t xml:space="preserve">في العقد، </w:t>
      </w:r>
      <w:r w:rsidR="00D729DC" w:rsidRPr="00DE6131">
        <w:rPr>
          <w:rFonts w:hint="cs"/>
          <w:rtl/>
        </w:rPr>
        <w:t xml:space="preserve">فهذا النوع من التفويض يتماشى مع المرافق الوطنية </w:t>
      </w:r>
      <w:r w:rsidR="004F125F" w:rsidRPr="00DE6131">
        <w:rPr>
          <w:rFonts w:hint="cs"/>
          <w:rtl/>
        </w:rPr>
        <w:t xml:space="preserve">الكبرى </w:t>
      </w:r>
      <w:r w:rsidR="007B3C86" w:rsidRPr="00DE6131">
        <w:rPr>
          <w:rFonts w:hint="cs"/>
          <w:rtl/>
        </w:rPr>
        <w:t>أكثر</w:t>
      </w:r>
      <w:r w:rsidR="00D729DC" w:rsidRPr="00DE6131">
        <w:rPr>
          <w:rFonts w:hint="cs"/>
          <w:rtl/>
        </w:rPr>
        <w:t xml:space="preserve"> من المرافق </w:t>
      </w:r>
      <w:r w:rsidR="00631C0E">
        <w:rPr>
          <w:rFonts w:hint="cs"/>
          <w:rtl/>
        </w:rPr>
        <w:t>ذات الطابع المحلي</w:t>
      </w:r>
      <w:r w:rsidR="00D729DC" w:rsidRPr="00DE6131">
        <w:rPr>
          <w:rStyle w:val="Appelnotedebasdep"/>
          <w:color w:val="000000" w:themeColor="text1"/>
          <w:rtl/>
        </w:rPr>
        <w:footnoteReference w:id="101"/>
      </w:r>
      <w:r w:rsidR="00631C0E">
        <w:rPr>
          <w:rFonts w:hint="cs"/>
          <w:rtl/>
        </w:rPr>
        <w:t>،</w:t>
      </w:r>
      <w:r w:rsidR="004F125F" w:rsidRPr="00DE6131">
        <w:rPr>
          <w:rFonts w:hint="cs"/>
          <w:rtl/>
        </w:rPr>
        <w:t xml:space="preserve"> ل</w:t>
      </w:r>
      <w:r w:rsidR="00631C0E">
        <w:rPr>
          <w:rFonts w:hint="cs"/>
          <w:rtl/>
        </w:rPr>
        <w:t>أ</w:t>
      </w:r>
      <w:r w:rsidR="004F125F" w:rsidRPr="00DE6131">
        <w:rPr>
          <w:rFonts w:hint="cs"/>
          <w:rtl/>
        </w:rPr>
        <w:t xml:space="preserve">ن طبيعة الاستثمارات فيها تكون مكلفة وترهق ميزانيات الدول خاصة النامية التي تفتقد الى الإمكانيات المالية والفنية اللازمة </w:t>
      </w:r>
      <w:r w:rsidR="00C95DAB" w:rsidRPr="00DE6131">
        <w:rPr>
          <w:rFonts w:hint="cs"/>
          <w:rtl/>
        </w:rPr>
        <w:t>لإقامة</w:t>
      </w:r>
      <w:r w:rsidR="004F125F" w:rsidRPr="00DE6131">
        <w:rPr>
          <w:rFonts w:hint="cs"/>
          <w:rtl/>
        </w:rPr>
        <w:t xml:space="preserve"> وتشغيل المرافق العمة الكبرى.</w:t>
      </w:r>
      <w:r w:rsidR="005E1C09" w:rsidRPr="00DE6131">
        <w:rPr>
          <w:rFonts w:hint="cs"/>
          <w:rtl/>
        </w:rPr>
        <w:t xml:space="preserve">   </w:t>
      </w:r>
    </w:p>
    <w:p w14:paraId="75F2DAB0" w14:textId="4966EABE" w:rsidR="00732E9D" w:rsidRPr="00DE6131" w:rsidRDefault="004F125F" w:rsidP="001B4F5A">
      <w:pPr>
        <w:rPr>
          <w:rtl/>
        </w:rPr>
      </w:pPr>
      <w:r w:rsidRPr="00DE6131">
        <w:rPr>
          <w:rFonts w:hint="cs"/>
          <w:rtl/>
        </w:rPr>
        <w:t>إلا أنه يثور ال</w:t>
      </w:r>
      <w:r w:rsidR="00675FB0">
        <w:rPr>
          <w:rFonts w:hint="cs"/>
          <w:rtl/>
        </w:rPr>
        <w:t>إ</w:t>
      </w:r>
      <w:r w:rsidRPr="00DE6131">
        <w:rPr>
          <w:rFonts w:hint="cs"/>
          <w:rtl/>
        </w:rPr>
        <w:t>شكال في مسألة ا</w:t>
      </w:r>
      <w:r w:rsidR="00675FB0">
        <w:rPr>
          <w:rFonts w:hint="cs"/>
          <w:rtl/>
        </w:rPr>
        <w:t>ع</w:t>
      </w:r>
      <w:r w:rsidRPr="00DE6131">
        <w:rPr>
          <w:rFonts w:hint="cs"/>
          <w:rtl/>
        </w:rPr>
        <w:t>تبار عقو</w:t>
      </w:r>
      <w:r w:rsidR="0050295D" w:rsidRPr="00DE6131">
        <w:rPr>
          <w:rFonts w:hint="cs"/>
          <w:rtl/>
        </w:rPr>
        <w:t>د البوت من قبيل عقود تفويض ال</w:t>
      </w:r>
      <w:r w:rsidR="00A16E23" w:rsidRPr="00DE6131">
        <w:rPr>
          <w:rFonts w:hint="cs"/>
          <w:rtl/>
        </w:rPr>
        <w:t>مرفق العام المت</w:t>
      </w:r>
      <w:r w:rsidR="00675FB0">
        <w:rPr>
          <w:rFonts w:hint="cs"/>
          <w:rtl/>
        </w:rPr>
        <w:t>عارف عليها أ</w:t>
      </w:r>
      <w:r w:rsidR="0050295D" w:rsidRPr="00DE6131">
        <w:rPr>
          <w:rFonts w:hint="cs"/>
          <w:rtl/>
        </w:rPr>
        <w:t>و أنها</w:t>
      </w:r>
      <w:r w:rsidR="00A16E23" w:rsidRPr="00DE6131">
        <w:rPr>
          <w:rFonts w:hint="cs"/>
          <w:rtl/>
        </w:rPr>
        <w:t xml:space="preserve"> مماثلة لها </w:t>
      </w:r>
      <w:r w:rsidR="0050295D" w:rsidRPr="00DE6131">
        <w:rPr>
          <w:rFonts w:hint="cs"/>
          <w:rtl/>
        </w:rPr>
        <w:t>أ</w:t>
      </w:r>
      <w:r w:rsidR="00A16E23" w:rsidRPr="00DE6131">
        <w:rPr>
          <w:rFonts w:hint="cs"/>
          <w:rtl/>
        </w:rPr>
        <w:t>و بينهما اختلاف طفيف</w:t>
      </w:r>
      <w:r w:rsidR="0050295D" w:rsidRPr="00DE6131">
        <w:rPr>
          <w:rFonts w:hint="cs"/>
          <w:rtl/>
        </w:rPr>
        <w:t xml:space="preserve">، </w:t>
      </w:r>
      <w:r w:rsidR="00732E9D" w:rsidRPr="00DE6131">
        <w:rPr>
          <w:rFonts w:hint="cs"/>
          <w:rtl/>
        </w:rPr>
        <w:t xml:space="preserve">ذلك ان هذه </w:t>
      </w:r>
      <w:r w:rsidR="0050295D" w:rsidRPr="00DE6131">
        <w:rPr>
          <w:rFonts w:hint="cs"/>
          <w:rtl/>
        </w:rPr>
        <w:t xml:space="preserve">العقود هي عبارة عن صورة </w:t>
      </w:r>
      <w:r w:rsidR="00732E9D" w:rsidRPr="00DE6131">
        <w:rPr>
          <w:rFonts w:hint="cs"/>
          <w:rtl/>
        </w:rPr>
        <w:t>جديدة من عقود الالتزام</w:t>
      </w:r>
      <w:r w:rsidR="0050295D" w:rsidRPr="00DE6131">
        <w:rPr>
          <w:rFonts w:hint="cs"/>
          <w:rtl/>
        </w:rPr>
        <w:t>،</w:t>
      </w:r>
      <w:r w:rsidR="00732E9D" w:rsidRPr="00DE6131">
        <w:rPr>
          <w:rFonts w:hint="cs"/>
          <w:rtl/>
        </w:rPr>
        <w:t xml:space="preserve"> </w:t>
      </w:r>
      <w:r w:rsidR="0050295D" w:rsidRPr="00DE6131">
        <w:rPr>
          <w:rFonts w:hint="cs"/>
          <w:rtl/>
        </w:rPr>
        <w:t>ف</w:t>
      </w:r>
      <w:r w:rsidR="00732E9D" w:rsidRPr="00DE6131">
        <w:rPr>
          <w:rFonts w:hint="cs"/>
          <w:rtl/>
        </w:rPr>
        <w:t xml:space="preserve">عقود البوت هي عقود تمويل من الدرجة الأولى </w:t>
      </w:r>
      <w:r w:rsidR="0050295D" w:rsidRPr="00DE6131">
        <w:rPr>
          <w:rFonts w:hint="cs"/>
          <w:rtl/>
        </w:rPr>
        <w:t xml:space="preserve">، فالمفوض له لديه أموال  معتبرة يسعى الى </w:t>
      </w:r>
      <w:r w:rsidR="00732E9D" w:rsidRPr="00DE6131">
        <w:rPr>
          <w:rFonts w:hint="cs"/>
          <w:rtl/>
        </w:rPr>
        <w:t>استثمارها</w:t>
      </w:r>
      <w:r w:rsidR="0050295D" w:rsidRPr="00DE6131">
        <w:rPr>
          <w:rFonts w:hint="cs"/>
          <w:rtl/>
        </w:rPr>
        <w:t xml:space="preserve">، </w:t>
      </w:r>
      <w:r w:rsidR="00732E9D" w:rsidRPr="00DE6131">
        <w:rPr>
          <w:rFonts w:hint="cs"/>
          <w:rtl/>
        </w:rPr>
        <w:t xml:space="preserve">والدولة </w:t>
      </w:r>
      <w:r w:rsidR="0050295D" w:rsidRPr="00DE6131">
        <w:rPr>
          <w:rFonts w:hint="cs"/>
          <w:rtl/>
        </w:rPr>
        <w:t>بحاجة الى إقامة وتشغيل مرافق</w:t>
      </w:r>
      <w:r w:rsidR="00732E9D" w:rsidRPr="00DE6131">
        <w:rPr>
          <w:rFonts w:hint="cs"/>
          <w:rtl/>
        </w:rPr>
        <w:t xml:space="preserve"> حيوية </w:t>
      </w:r>
      <w:r w:rsidR="0050295D" w:rsidRPr="00DE6131">
        <w:rPr>
          <w:rFonts w:hint="cs"/>
          <w:rtl/>
        </w:rPr>
        <w:t>كبيرة تهدف الى</w:t>
      </w:r>
      <w:r w:rsidR="00732E9D" w:rsidRPr="00DE6131">
        <w:rPr>
          <w:rFonts w:hint="cs"/>
          <w:rtl/>
        </w:rPr>
        <w:t xml:space="preserve"> انشاءها </w:t>
      </w:r>
      <w:r w:rsidR="0050295D" w:rsidRPr="00DE6131">
        <w:rPr>
          <w:rFonts w:hint="cs"/>
          <w:rtl/>
        </w:rPr>
        <w:t>وتتلقى مشاكل في تمويلها مما</w:t>
      </w:r>
      <w:r w:rsidR="00732E9D" w:rsidRPr="00DE6131">
        <w:rPr>
          <w:rFonts w:hint="cs"/>
          <w:rtl/>
        </w:rPr>
        <w:t xml:space="preserve"> يجعلها عاجزة </w:t>
      </w:r>
      <w:r w:rsidR="00675FB0">
        <w:rPr>
          <w:rFonts w:hint="cs"/>
          <w:rtl/>
        </w:rPr>
        <w:t>أ</w:t>
      </w:r>
      <w:r w:rsidR="0050295D" w:rsidRPr="00DE6131">
        <w:rPr>
          <w:rFonts w:hint="cs"/>
          <w:rtl/>
        </w:rPr>
        <w:t>و مرهقة في</w:t>
      </w:r>
      <w:r w:rsidR="00732E9D" w:rsidRPr="00DE6131">
        <w:rPr>
          <w:rFonts w:hint="cs"/>
          <w:rtl/>
        </w:rPr>
        <w:t xml:space="preserve"> تنفيذ هذه </w:t>
      </w:r>
      <w:r w:rsidR="0099234B" w:rsidRPr="00DE6131">
        <w:rPr>
          <w:rFonts w:hint="cs"/>
          <w:rtl/>
        </w:rPr>
        <w:t>المرافق بمفردها، لذلك</w:t>
      </w:r>
      <w:r w:rsidR="00732E9D" w:rsidRPr="00DE6131">
        <w:rPr>
          <w:rFonts w:hint="cs"/>
          <w:rtl/>
        </w:rPr>
        <w:t xml:space="preserve"> فهي تعهد </w:t>
      </w:r>
      <w:r w:rsidR="0099234B" w:rsidRPr="00DE6131">
        <w:rPr>
          <w:rFonts w:hint="cs"/>
          <w:rtl/>
        </w:rPr>
        <w:t xml:space="preserve">بها </w:t>
      </w:r>
      <w:r w:rsidR="00732E9D" w:rsidRPr="00DE6131">
        <w:rPr>
          <w:rFonts w:hint="cs"/>
          <w:rtl/>
        </w:rPr>
        <w:t xml:space="preserve">الى </w:t>
      </w:r>
      <w:r w:rsidR="0099234B" w:rsidRPr="00DE6131">
        <w:rPr>
          <w:rFonts w:hint="cs"/>
          <w:rtl/>
        </w:rPr>
        <w:t xml:space="preserve">مستثمرين خواص </w:t>
      </w:r>
      <w:r w:rsidR="002F2748" w:rsidRPr="00DE6131">
        <w:rPr>
          <w:rFonts w:hint="cs"/>
          <w:rtl/>
        </w:rPr>
        <w:t>لديهم الإمكانات المؤهلة</w:t>
      </w:r>
      <w:r w:rsidR="0099234B" w:rsidRPr="00DE6131">
        <w:rPr>
          <w:rFonts w:hint="cs"/>
          <w:rtl/>
        </w:rPr>
        <w:t xml:space="preserve"> للقيام بذلك، وفي المقابل </w:t>
      </w:r>
      <w:r w:rsidR="00732E9D" w:rsidRPr="00DE6131">
        <w:rPr>
          <w:rFonts w:hint="cs"/>
          <w:rtl/>
        </w:rPr>
        <w:t xml:space="preserve"> </w:t>
      </w:r>
      <w:r w:rsidR="0099234B" w:rsidRPr="00DE6131">
        <w:rPr>
          <w:rFonts w:hint="cs"/>
          <w:rtl/>
        </w:rPr>
        <w:t>تحصل</w:t>
      </w:r>
      <w:r w:rsidR="00732E9D" w:rsidRPr="00DE6131">
        <w:rPr>
          <w:rFonts w:hint="cs"/>
          <w:rtl/>
        </w:rPr>
        <w:t xml:space="preserve"> إيرادات </w:t>
      </w:r>
      <w:r w:rsidR="0099234B" w:rsidRPr="00DE6131">
        <w:rPr>
          <w:rFonts w:hint="cs"/>
          <w:rtl/>
        </w:rPr>
        <w:t>من المنتفعين</w:t>
      </w:r>
      <w:r w:rsidR="00732E9D" w:rsidRPr="00DE6131">
        <w:rPr>
          <w:rFonts w:hint="cs"/>
          <w:rtl/>
        </w:rPr>
        <w:t xml:space="preserve"> </w:t>
      </w:r>
      <w:r w:rsidR="0099234B" w:rsidRPr="00DE6131">
        <w:rPr>
          <w:rFonts w:hint="cs"/>
          <w:rtl/>
        </w:rPr>
        <w:t xml:space="preserve">على شكل مبالغ مالية </w:t>
      </w:r>
      <w:r w:rsidR="00732E9D" w:rsidRPr="00DE6131">
        <w:rPr>
          <w:rFonts w:hint="cs"/>
          <w:rtl/>
        </w:rPr>
        <w:t>النقدية طيلة مدة العقد</w:t>
      </w:r>
      <w:r w:rsidR="00820398" w:rsidRPr="00DE6131">
        <w:rPr>
          <w:rStyle w:val="Appelnotedebasdep"/>
          <w:color w:val="000000" w:themeColor="text1"/>
          <w:rtl/>
        </w:rPr>
        <w:footnoteReference w:id="102"/>
      </w:r>
      <w:r w:rsidR="004B7570" w:rsidRPr="00DE6131">
        <w:rPr>
          <w:rFonts w:hint="cs"/>
          <w:rtl/>
        </w:rPr>
        <w:t>.</w:t>
      </w:r>
    </w:p>
    <w:p w14:paraId="3257D1B7" w14:textId="57E0A354" w:rsidR="00D16F7B" w:rsidRPr="00DE6131" w:rsidRDefault="00F53C8C" w:rsidP="00095319">
      <w:pPr>
        <w:rPr>
          <w:color w:val="000000" w:themeColor="text1"/>
          <w:rtl/>
        </w:rPr>
      </w:pPr>
      <w:r>
        <w:rPr>
          <w:rFonts w:hint="cs"/>
          <w:color w:val="000000" w:themeColor="text1"/>
          <w:rtl/>
        </w:rPr>
        <w:t>فإ</w:t>
      </w:r>
      <w:r w:rsidR="00147560" w:rsidRPr="00DE6131">
        <w:rPr>
          <w:rFonts w:hint="cs"/>
          <w:color w:val="000000" w:themeColor="text1"/>
          <w:rtl/>
        </w:rPr>
        <w:t>ذا</w:t>
      </w:r>
      <w:r w:rsidR="00D91ADA" w:rsidRPr="00DE6131">
        <w:rPr>
          <w:rFonts w:hint="cs"/>
          <w:color w:val="000000" w:themeColor="text1"/>
          <w:rtl/>
        </w:rPr>
        <w:t xml:space="preserve"> </w:t>
      </w:r>
      <w:r w:rsidR="00C95DAB" w:rsidRPr="00DE6131">
        <w:rPr>
          <w:rFonts w:hint="cs"/>
          <w:color w:val="000000" w:themeColor="text1"/>
          <w:rtl/>
        </w:rPr>
        <w:t>لا يعتب</w:t>
      </w:r>
      <w:r w:rsidR="00C95DAB" w:rsidRPr="00DE6131">
        <w:rPr>
          <w:color w:val="000000" w:themeColor="text1"/>
          <w:rtl/>
        </w:rPr>
        <w:t>ر</w:t>
      </w:r>
      <w:r w:rsidR="00D91ADA" w:rsidRPr="00DE6131">
        <w:rPr>
          <w:rFonts w:hint="cs"/>
          <w:color w:val="000000" w:themeColor="text1"/>
          <w:rtl/>
        </w:rPr>
        <w:t xml:space="preserve"> </w:t>
      </w:r>
      <w:r w:rsidR="00147560" w:rsidRPr="00DE6131">
        <w:rPr>
          <w:rFonts w:hint="cs"/>
          <w:color w:val="000000" w:themeColor="text1"/>
          <w:rtl/>
        </w:rPr>
        <w:t>ال</w:t>
      </w:r>
      <w:r w:rsidR="00D91ADA" w:rsidRPr="00DE6131">
        <w:rPr>
          <w:rFonts w:hint="cs"/>
          <w:color w:val="000000" w:themeColor="text1"/>
          <w:rtl/>
        </w:rPr>
        <w:t xml:space="preserve">عقد </w:t>
      </w:r>
      <w:r w:rsidR="00147560" w:rsidRPr="00DE6131">
        <w:rPr>
          <w:rFonts w:hint="cs"/>
          <w:color w:val="000000" w:themeColor="text1"/>
          <w:rtl/>
        </w:rPr>
        <w:t xml:space="preserve">من عقود </w:t>
      </w:r>
      <w:r w:rsidR="00D91ADA" w:rsidRPr="00DE6131">
        <w:rPr>
          <w:rFonts w:hint="cs"/>
          <w:color w:val="000000" w:themeColor="text1"/>
          <w:rtl/>
        </w:rPr>
        <w:t>تفويض المرف</w:t>
      </w:r>
      <w:r>
        <w:rPr>
          <w:rFonts w:hint="cs"/>
          <w:color w:val="000000" w:themeColor="text1"/>
          <w:rtl/>
        </w:rPr>
        <w:t>ق العام إلا إ</w:t>
      </w:r>
      <w:r w:rsidR="00D91ADA" w:rsidRPr="00DE6131">
        <w:rPr>
          <w:rFonts w:hint="cs"/>
          <w:color w:val="000000" w:themeColor="text1"/>
          <w:rtl/>
        </w:rPr>
        <w:t xml:space="preserve">ذا كان المقابل </w:t>
      </w:r>
      <w:r w:rsidR="004E02DB" w:rsidRPr="00DE6131">
        <w:rPr>
          <w:rFonts w:hint="cs"/>
          <w:color w:val="000000" w:themeColor="text1"/>
          <w:rtl/>
        </w:rPr>
        <w:t>المالي للمتعاقد</w:t>
      </w:r>
      <w:r w:rsidR="00D91ADA" w:rsidRPr="00DE6131">
        <w:rPr>
          <w:rFonts w:hint="cs"/>
          <w:color w:val="000000" w:themeColor="text1"/>
          <w:rtl/>
        </w:rPr>
        <w:t xml:space="preserve"> مع الإدارة يرتبط جوهريا بنتائج الاستغلال </w:t>
      </w:r>
      <w:r w:rsidR="00147560" w:rsidRPr="00DE6131">
        <w:rPr>
          <w:rFonts w:hint="cs"/>
          <w:color w:val="000000" w:themeColor="text1"/>
          <w:rtl/>
        </w:rPr>
        <w:t xml:space="preserve">وهذا </w:t>
      </w:r>
      <w:r w:rsidR="00C95DAB" w:rsidRPr="00DE6131">
        <w:rPr>
          <w:rFonts w:hint="cs"/>
          <w:color w:val="000000" w:themeColor="text1"/>
          <w:rtl/>
        </w:rPr>
        <w:t>ما يمي</w:t>
      </w:r>
      <w:r w:rsidR="00C95DAB" w:rsidRPr="00DE6131">
        <w:rPr>
          <w:color w:val="000000" w:themeColor="text1"/>
          <w:rtl/>
        </w:rPr>
        <w:t>ز</w:t>
      </w:r>
      <w:r w:rsidR="00147560" w:rsidRPr="00DE6131">
        <w:rPr>
          <w:rFonts w:hint="cs"/>
          <w:color w:val="000000" w:themeColor="text1"/>
          <w:rtl/>
        </w:rPr>
        <w:t xml:space="preserve"> عقد التفويض عن </w:t>
      </w:r>
      <w:r w:rsidR="00D91ADA" w:rsidRPr="00DE6131">
        <w:rPr>
          <w:rFonts w:hint="cs"/>
          <w:color w:val="000000" w:themeColor="text1"/>
          <w:rtl/>
        </w:rPr>
        <w:t xml:space="preserve"> العقود </w:t>
      </w:r>
      <w:r w:rsidR="00C95DAB" w:rsidRPr="00DE6131">
        <w:rPr>
          <w:rFonts w:hint="cs"/>
          <w:color w:val="000000" w:themeColor="text1"/>
          <w:rtl/>
        </w:rPr>
        <w:t>الإدارية</w:t>
      </w:r>
      <w:r w:rsidR="00D91ADA" w:rsidRPr="00DE6131">
        <w:rPr>
          <w:rFonts w:hint="cs"/>
          <w:color w:val="000000" w:themeColor="text1"/>
          <w:rtl/>
        </w:rPr>
        <w:t xml:space="preserve"> الأخرى </w:t>
      </w:r>
      <w:r w:rsidR="00147560" w:rsidRPr="00DE6131">
        <w:rPr>
          <w:rFonts w:hint="cs"/>
          <w:color w:val="000000" w:themeColor="text1"/>
          <w:rtl/>
        </w:rPr>
        <w:t xml:space="preserve">التي غالبا </w:t>
      </w:r>
      <w:r w:rsidR="00C95DAB" w:rsidRPr="00DE6131">
        <w:rPr>
          <w:rFonts w:hint="cs"/>
          <w:color w:val="000000" w:themeColor="text1"/>
          <w:rtl/>
        </w:rPr>
        <w:t>ما يكو</w:t>
      </w:r>
      <w:r w:rsidR="00C95DAB" w:rsidRPr="00DE6131">
        <w:rPr>
          <w:color w:val="000000" w:themeColor="text1"/>
          <w:rtl/>
        </w:rPr>
        <w:t>ن</w:t>
      </w:r>
      <w:r w:rsidR="00147560" w:rsidRPr="00DE6131">
        <w:rPr>
          <w:rFonts w:hint="cs"/>
          <w:color w:val="000000" w:themeColor="text1"/>
          <w:rtl/>
        </w:rPr>
        <w:t xml:space="preserve"> فيها المقابل</w:t>
      </w:r>
      <w:r w:rsidR="00D91ADA" w:rsidRPr="00DE6131">
        <w:rPr>
          <w:rFonts w:hint="cs"/>
          <w:color w:val="000000" w:themeColor="text1"/>
          <w:rtl/>
        </w:rPr>
        <w:t xml:space="preserve"> المالي للمتعاقد </w:t>
      </w:r>
      <w:r w:rsidR="00147560" w:rsidRPr="00DE6131">
        <w:rPr>
          <w:rFonts w:hint="cs"/>
          <w:color w:val="000000" w:themeColor="text1"/>
          <w:rtl/>
        </w:rPr>
        <w:t>يكون</w:t>
      </w:r>
      <w:r w:rsidR="00D91ADA" w:rsidRPr="00DE6131">
        <w:rPr>
          <w:rFonts w:hint="cs"/>
          <w:color w:val="000000" w:themeColor="text1"/>
          <w:rtl/>
        </w:rPr>
        <w:t xml:space="preserve"> </w:t>
      </w:r>
      <w:r w:rsidR="00147560" w:rsidRPr="00DE6131">
        <w:rPr>
          <w:rFonts w:hint="cs"/>
          <w:color w:val="000000" w:themeColor="text1"/>
          <w:rtl/>
        </w:rPr>
        <w:t>في صورة</w:t>
      </w:r>
      <w:r>
        <w:rPr>
          <w:rFonts w:hint="cs"/>
          <w:color w:val="000000" w:themeColor="text1"/>
          <w:rtl/>
        </w:rPr>
        <w:t xml:space="preserve"> ثمن</w:t>
      </w:r>
      <w:r w:rsidR="00147560" w:rsidRPr="00DE6131">
        <w:rPr>
          <w:rFonts w:hint="cs"/>
          <w:color w:val="000000" w:themeColor="text1"/>
          <w:rtl/>
        </w:rPr>
        <w:t xml:space="preserve">، </w:t>
      </w:r>
      <w:r w:rsidR="00D91ADA" w:rsidRPr="00DE6131">
        <w:rPr>
          <w:rFonts w:hint="cs"/>
          <w:color w:val="000000" w:themeColor="text1"/>
          <w:rtl/>
        </w:rPr>
        <w:t xml:space="preserve">ويتم تحديد هذا الثمن </w:t>
      </w:r>
      <w:r w:rsidR="00147560" w:rsidRPr="00DE6131">
        <w:rPr>
          <w:rFonts w:hint="cs"/>
          <w:color w:val="000000" w:themeColor="text1"/>
          <w:rtl/>
        </w:rPr>
        <w:t>بناءا على ا</w:t>
      </w:r>
      <w:r w:rsidR="00D91ADA" w:rsidRPr="00DE6131">
        <w:rPr>
          <w:rFonts w:hint="cs"/>
          <w:color w:val="000000" w:themeColor="text1"/>
          <w:rtl/>
        </w:rPr>
        <w:t xml:space="preserve">لتكاليف التي يتحملها </w:t>
      </w:r>
      <w:r w:rsidR="00147560" w:rsidRPr="00DE6131">
        <w:rPr>
          <w:rFonts w:hint="cs"/>
          <w:color w:val="000000" w:themeColor="text1"/>
          <w:rtl/>
        </w:rPr>
        <w:t>المتعاقد</w:t>
      </w:r>
      <w:r w:rsidR="00D91ADA" w:rsidRPr="00DE6131">
        <w:rPr>
          <w:rFonts w:hint="cs"/>
          <w:color w:val="000000" w:themeColor="text1"/>
          <w:rtl/>
        </w:rPr>
        <w:t xml:space="preserve"> بالإضافة الى </w:t>
      </w:r>
      <w:r w:rsidR="00147560" w:rsidRPr="00DE6131">
        <w:rPr>
          <w:rFonts w:hint="cs"/>
          <w:color w:val="000000" w:themeColor="text1"/>
          <w:rtl/>
        </w:rPr>
        <w:t xml:space="preserve">تمكينه من </w:t>
      </w:r>
      <w:r>
        <w:rPr>
          <w:rFonts w:hint="cs"/>
          <w:color w:val="000000" w:themeColor="text1"/>
          <w:rtl/>
        </w:rPr>
        <w:t>هامش ربح معقول</w:t>
      </w:r>
      <w:r w:rsidR="00147560" w:rsidRPr="00DE6131">
        <w:rPr>
          <w:rFonts w:hint="cs"/>
          <w:color w:val="000000" w:themeColor="text1"/>
          <w:rtl/>
        </w:rPr>
        <w:t>، ف</w:t>
      </w:r>
      <w:r w:rsidR="00D91ADA" w:rsidRPr="00DE6131">
        <w:rPr>
          <w:rFonts w:hint="cs"/>
          <w:color w:val="000000" w:themeColor="text1"/>
          <w:rtl/>
        </w:rPr>
        <w:t xml:space="preserve">هذا المقابل المالي </w:t>
      </w:r>
      <w:r w:rsidR="00C95DAB" w:rsidRPr="00DE6131">
        <w:rPr>
          <w:rFonts w:hint="cs"/>
          <w:color w:val="000000" w:themeColor="text1"/>
          <w:rtl/>
        </w:rPr>
        <w:t>لا يختل</w:t>
      </w:r>
      <w:r w:rsidR="00C95DAB" w:rsidRPr="00DE6131">
        <w:rPr>
          <w:color w:val="000000" w:themeColor="text1"/>
          <w:rtl/>
        </w:rPr>
        <w:t>ف</w:t>
      </w:r>
      <w:r w:rsidR="00D91ADA" w:rsidRPr="00DE6131">
        <w:rPr>
          <w:rFonts w:hint="cs"/>
          <w:color w:val="000000" w:themeColor="text1"/>
          <w:rtl/>
        </w:rPr>
        <w:t xml:space="preserve"> </w:t>
      </w:r>
      <w:r w:rsidR="00147560" w:rsidRPr="00DE6131">
        <w:rPr>
          <w:rFonts w:hint="cs"/>
          <w:color w:val="000000" w:themeColor="text1"/>
          <w:rtl/>
        </w:rPr>
        <w:t>بناءا على اختلاف ا</w:t>
      </w:r>
      <w:r w:rsidR="00D91ADA" w:rsidRPr="00DE6131">
        <w:rPr>
          <w:rFonts w:hint="cs"/>
          <w:color w:val="000000" w:themeColor="text1"/>
          <w:rtl/>
        </w:rPr>
        <w:t>لعائد الاقتصادي للمرفق ا</w:t>
      </w:r>
      <w:r w:rsidR="00C95DAB" w:rsidRPr="00DE6131">
        <w:rPr>
          <w:rFonts w:hint="cs"/>
          <w:color w:val="000000" w:themeColor="text1"/>
          <w:rtl/>
        </w:rPr>
        <w:t>لذي يقدم المشرو</w:t>
      </w:r>
      <w:r w:rsidR="00095319">
        <w:rPr>
          <w:rFonts w:hint="cs"/>
          <w:color w:val="000000" w:themeColor="text1"/>
          <w:rtl/>
        </w:rPr>
        <w:t xml:space="preserve">ع، على عكس </w:t>
      </w:r>
      <w:r w:rsidR="00147560" w:rsidRPr="00DE6131">
        <w:rPr>
          <w:rFonts w:hint="cs"/>
          <w:color w:val="000000" w:themeColor="text1"/>
          <w:rtl/>
        </w:rPr>
        <w:t xml:space="preserve">عقود تفويض المرفق العام التي لابد للمقابل المالي فيها أن يكون له ارتباط </w:t>
      </w:r>
      <w:r w:rsidR="00095319">
        <w:rPr>
          <w:rFonts w:hint="cs"/>
          <w:color w:val="000000" w:themeColor="text1"/>
          <w:rtl/>
        </w:rPr>
        <w:t xml:space="preserve"> بنتائج استغلال المرفق</w:t>
      </w:r>
      <w:r w:rsidR="00147560" w:rsidRPr="00DE6131">
        <w:rPr>
          <w:rFonts w:hint="cs"/>
          <w:color w:val="000000" w:themeColor="text1"/>
          <w:rtl/>
        </w:rPr>
        <w:t>، ف</w:t>
      </w:r>
      <w:r w:rsidR="00E16F54" w:rsidRPr="00DE6131">
        <w:rPr>
          <w:rFonts w:hint="cs"/>
          <w:color w:val="000000" w:themeColor="text1"/>
          <w:rtl/>
        </w:rPr>
        <w:t>اذا</w:t>
      </w:r>
      <w:r w:rsidR="00C95DAB" w:rsidRPr="00DE6131">
        <w:rPr>
          <w:rFonts w:hint="cs"/>
          <w:color w:val="000000" w:themeColor="text1"/>
          <w:rtl/>
        </w:rPr>
        <w:t xml:space="preserve"> </w:t>
      </w:r>
      <w:r w:rsidR="00E16F54" w:rsidRPr="00DE6131">
        <w:rPr>
          <w:rFonts w:hint="cs"/>
          <w:color w:val="000000" w:themeColor="text1"/>
          <w:rtl/>
        </w:rPr>
        <w:t>كان المقابل</w:t>
      </w:r>
      <w:r w:rsidR="00147560" w:rsidRPr="00DE6131">
        <w:rPr>
          <w:rFonts w:hint="cs"/>
          <w:color w:val="000000" w:themeColor="text1"/>
          <w:rtl/>
        </w:rPr>
        <w:t xml:space="preserve"> المالي </w:t>
      </w:r>
      <w:r w:rsidR="00E16F54" w:rsidRPr="00DE6131">
        <w:rPr>
          <w:rFonts w:hint="cs"/>
          <w:color w:val="000000" w:themeColor="text1"/>
          <w:rtl/>
        </w:rPr>
        <w:t xml:space="preserve">يأخذ في </w:t>
      </w:r>
      <w:r w:rsidR="00F9673E" w:rsidRPr="00DE6131">
        <w:rPr>
          <w:rFonts w:hint="cs"/>
          <w:color w:val="000000" w:themeColor="text1"/>
          <w:rtl/>
        </w:rPr>
        <w:t>الحسبان</w:t>
      </w:r>
      <w:r w:rsidR="00E16F54" w:rsidRPr="00DE6131">
        <w:rPr>
          <w:rFonts w:hint="cs"/>
          <w:color w:val="000000" w:themeColor="text1"/>
          <w:rtl/>
        </w:rPr>
        <w:t xml:space="preserve"> التكاليف </w:t>
      </w:r>
      <w:r w:rsidR="00F9673E" w:rsidRPr="00DE6131">
        <w:rPr>
          <w:rFonts w:hint="cs"/>
          <w:color w:val="000000" w:themeColor="text1"/>
          <w:rtl/>
        </w:rPr>
        <w:t xml:space="preserve">اللازمة لاستغلال وتشغيل المرفق بالإضافة الى تحقيق </w:t>
      </w:r>
      <w:r w:rsidR="00E16F54" w:rsidRPr="00DE6131">
        <w:rPr>
          <w:rFonts w:hint="cs"/>
          <w:color w:val="000000" w:themeColor="text1"/>
          <w:rtl/>
        </w:rPr>
        <w:t xml:space="preserve">هامش </w:t>
      </w:r>
      <w:r w:rsidR="00F9673E" w:rsidRPr="00DE6131">
        <w:rPr>
          <w:rFonts w:hint="cs"/>
          <w:color w:val="000000" w:themeColor="text1"/>
          <w:rtl/>
        </w:rPr>
        <w:t xml:space="preserve">من </w:t>
      </w:r>
      <w:r w:rsidR="00E16F54" w:rsidRPr="00DE6131">
        <w:rPr>
          <w:rFonts w:hint="cs"/>
          <w:color w:val="000000" w:themeColor="text1"/>
          <w:rtl/>
        </w:rPr>
        <w:t>الربح</w:t>
      </w:r>
      <w:r w:rsidR="00F9673E" w:rsidRPr="00DE6131">
        <w:rPr>
          <w:rFonts w:hint="cs"/>
          <w:color w:val="000000" w:themeColor="text1"/>
          <w:rtl/>
        </w:rPr>
        <w:t xml:space="preserve">، </w:t>
      </w:r>
      <w:r w:rsidR="00E16F54" w:rsidRPr="00DE6131">
        <w:rPr>
          <w:rFonts w:hint="cs"/>
          <w:color w:val="000000" w:themeColor="text1"/>
          <w:rtl/>
        </w:rPr>
        <w:t>ف</w:t>
      </w:r>
      <w:r w:rsidR="00095319">
        <w:rPr>
          <w:rFonts w:hint="cs"/>
          <w:color w:val="000000" w:themeColor="text1"/>
          <w:rtl/>
        </w:rPr>
        <w:t>إ</w:t>
      </w:r>
      <w:r w:rsidR="00E16F54" w:rsidRPr="00DE6131">
        <w:rPr>
          <w:rFonts w:hint="cs"/>
          <w:color w:val="000000" w:themeColor="text1"/>
          <w:rtl/>
        </w:rPr>
        <w:t xml:space="preserve">نه يتضمن بالإضافة الى ذلك </w:t>
      </w:r>
      <w:r w:rsidR="00F9673E" w:rsidRPr="00DE6131">
        <w:rPr>
          <w:rFonts w:hint="cs"/>
          <w:color w:val="000000" w:themeColor="text1"/>
          <w:rtl/>
        </w:rPr>
        <w:t xml:space="preserve"> ضرورة تحمل </w:t>
      </w:r>
      <w:r w:rsidR="00E16F54" w:rsidRPr="00DE6131">
        <w:rPr>
          <w:rFonts w:hint="cs"/>
          <w:color w:val="000000" w:themeColor="text1"/>
          <w:rtl/>
        </w:rPr>
        <w:t xml:space="preserve">قدرا من المخاطر </w:t>
      </w:r>
      <w:r w:rsidR="00F9673E" w:rsidRPr="00DE6131">
        <w:rPr>
          <w:rFonts w:hint="cs"/>
          <w:color w:val="000000" w:themeColor="text1"/>
          <w:rtl/>
        </w:rPr>
        <w:t xml:space="preserve">التي ترتبط </w:t>
      </w:r>
      <w:r w:rsidR="00E16F54" w:rsidRPr="00DE6131">
        <w:rPr>
          <w:rFonts w:hint="cs"/>
          <w:color w:val="000000" w:themeColor="text1"/>
          <w:rtl/>
        </w:rPr>
        <w:t xml:space="preserve"> </w:t>
      </w:r>
      <w:r w:rsidR="00F9673E" w:rsidRPr="00DE6131">
        <w:rPr>
          <w:rFonts w:hint="cs"/>
          <w:color w:val="000000" w:themeColor="text1"/>
          <w:rtl/>
        </w:rPr>
        <w:t>بالحصائل</w:t>
      </w:r>
      <w:r w:rsidR="00E16F54" w:rsidRPr="00DE6131">
        <w:rPr>
          <w:rFonts w:hint="cs"/>
          <w:color w:val="000000" w:themeColor="text1"/>
          <w:rtl/>
        </w:rPr>
        <w:t xml:space="preserve"> الاقتصادي</w:t>
      </w:r>
      <w:r w:rsidR="00F9673E" w:rsidRPr="00DE6131">
        <w:rPr>
          <w:rFonts w:hint="cs"/>
          <w:color w:val="000000" w:themeColor="text1"/>
          <w:rtl/>
        </w:rPr>
        <w:t>ة</w:t>
      </w:r>
      <w:r w:rsidR="00E16F54" w:rsidRPr="00DE6131">
        <w:rPr>
          <w:rFonts w:hint="cs"/>
          <w:color w:val="000000" w:themeColor="text1"/>
          <w:rtl/>
        </w:rPr>
        <w:t xml:space="preserve"> للمرفق</w:t>
      </w:r>
      <w:r w:rsidR="00095319">
        <w:rPr>
          <w:rFonts w:hint="cs"/>
          <w:color w:val="000000" w:themeColor="text1"/>
          <w:rtl/>
        </w:rPr>
        <w:t xml:space="preserve"> العام</w:t>
      </w:r>
      <w:r w:rsidR="00BB272C" w:rsidRPr="00DE6131">
        <w:rPr>
          <w:rFonts w:hint="cs"/>
          <w:color w:val="000000" w:themeColor="text1"/>
          <w:rtl/>
        </w:rPr>
        <w:t xml:space="preserve">، </w:t>
      </w:r>
      <w:r w:rsidR="00E16F54" w:rsidRPr="00DE6131">
        <w:rPr>
          <w:rFonts w:hint="cs"/>
          <w:color w:val="000000" w:themeColor="text1"/>
          <w:rtl/>
        </w:rPr>
        <w:t>وير</w:t>
      </w:r>
      <w:r w:rsidR="00BB272C" w:rsidRPr="00DE6131">
        <w:rPr>
          <w:rFonts w:hint="cs"/>
          <w:color w:val="000000" w:themeColor="text1"/>
          <w:rtl/>
        </w:rPr>
        <w:t>ى</w:t>
      </w:r>
      <w:r w:rsidR="00E16F54" w:rsidRPr="00DE6131">
        <w:rPr>
          <w:rFonts w:hint="cs"/>
          <w:color w:val="000000" w:themeColor="text1"/>
          <w:rtl/>
        </w:rPr>
        <w:t xml:space="preserve"> الدكتور </w:t>
      </w:r>
      <w:r w:rsidR="00BB272C" w:rsidRPr="00DE6131">
        <w:rPr>
          <w:rFonts w:hint="cs"/>
          <w:color w:val="000000" w:themeColor="text1"/>
          <w:rtl/>
        </w:rPr>
        <w:t xml:space="preserve">محمد </w:t>
      </w:r>
      <w:r w:rsidR="00E16F54" w:rsidRPr="00DE6131">
        <w:rPr>
          <w:rFonts w:hint="cs"/>
          <w:color w:val="000000" w:themeColor="text1"/>
          <w:rtl/>
        </w:rPr>
        <w:t xml:space="preserve">علي ماهر </w:t>
      </w:r>
      <w:r w:rsidR="00BB272C" w:rsidRPr="00DE6131">
        <w:rPr>
          <w:rFonts w:hint="cs"/>
          <w:color w:val="000000" w:themeColor="text1"/>
          <w:rtl/>
        </w:rPr>
        <w:t>أ</w:t>
      </w:r>
      <w:r w:rsidR="00E16F54" w:rsidRPr="00DE6131">
        <w:rPr>
          <w:rFonts w:hint="cs"/>
          <w:color w:val="000000" w:themeColor="text1"/>
          <w:rtl/>
        </w:rPr>
        <w:t>ن ربط تكييف عقد تفويض المرفق العام بمدى تعلقه بنتائج استغلال المرفق هو نفس تكييف عقود البوت ل</w:t>
      </w:r>
      <w:r w:rsidR="00095319">
        <w:rPr>
          <w:rFonts w:hint="cs"/>
          <w:color w:val="000000" w:themeColor="text1"/>
          <w:rtl/>
        </w:rPr>
        <w:t>أ</w:t>
      </w:r>
      <w:r w:rsidR="00E16F54" w:rsidRPr="00DE6131">
        <w:rPr>
          <w:rFonts w:hint="cs"/>
          <w:color w:val="000000" w:themeColor="text1"/>
          <w:rtl/>
        </w:rPr>
        <w:t xml:space="preserve">ن الأخير مؤسس على استغلال المرفق </w:t>
      </w:r>
      <w:r w:rsidR="00095319">
        <w:rPr>
          <w:rFonts w:hint="cs"/>
          <w:color w:val="000000" w:themeColor="text1"/>
          <w:rtl/>
        </w:rPr>
        <w:t>فترة زمنية محددة وقد تقع مخاطر أ</w:t>
      </w:r>
      <w:r w:rsidR="00E16F54" w:rsidRPr="00DE6131">
        <w:rPr>
          <w:rFonts w:hint="cs"/>
          <w:color w:val="000000" w:themeColor="text1"/>
          <w:rtl/>
        </w:rPr>
        <w:t>ثناء هذه الفترة تؤثر على الناتج الاقتصادي للمرفق</w:t>
      </w:r>
      <w:r w:rsidR="00820398" w:rsidRPr="00DE6131">
        <w:rPr>
          <w:rStyle w:val="Appelnotedebasdep"/>
          <w:color w:val="000000" w:themeColor="text1"/>
          <w:rtl/>
        </w:rPr>
        <w:footnoteReference w:id="103"/>
      </w:r>
      <w:r w:rsidR="004B7570" w:rsidRPr="00DE6131">
        <w:rPr>
          <w:rFonts w:hint="cs"/>
          <w:color w:val="000000" w:themeColor="text1"/>
          <w:rtl/>
        </w:rPr>
        <w:t>.</w:t>
      </w:r>
    </w:p>
    <w:p w14:paraId="25CAAE4A" w14:textId="7565F3C9" w:rsidR="002E1D79" w:rsidRPr="00DE6131" w:rsidRDefault="002E1D79" w:rsidP="001B4F5A">
      <w:pPr>
        <w:rPr>
          <w:rtl/>
        </w:rPr>
      </w:pPr>
      <w:r w:rsidRPr="00DE6131">
        <w:rPr>
          <w:rFonts w:hint="cs"/>
          <w:rtl/>
        </w:rPr>
        <w:t xml:space="preserve">وفي ذلك يذهب </w:t>
      </w:r>
      <w:r w:rsidR="00F9673E" w:rsidRPr="00DE6131">
        <w:rPr>
          <w:rFonts w:hint="cs"/>
          <w:rtl/>
        </w:rPr>
        <w:t xml:space="preserve">جانب </w:t>
      </w:r>
      <w:r w:rsidR="00E635E0">
        <w:rPr>
          <w:rFonts w:hint="cs"/>
          <w:rtl/>
        </w:rPr>
        <w:t>آ</w:t>
      </w:r>
      <w:r w:rsidRPr="00DE6131">
        <w:rPr>
          <w:rFonts w:hint="cs"/>
          <w:rtl/>
        </w:rPr>
        <w:t>خر</w:t>
      </w:r>
      <w:r w:rsidR="00F9673E" w:rsidRPr="00DE6131">
        <w:rPr>
          <w:rFonts w:hint="cs"/>
          <w:rtl/>
        </w:rPr>
        <w:t xml:space="preserve"> من الفقه الى</w:t>
      </w:r>
      <w:r w:rsidR="005668D9">
        <w:rPr>
          <w:rFonts w:hint="cs"/>
          <w:rtl/>
        </w:rPr>
        <w:t xml:space="preserve"> أ</w:t>
      </w:r>
      <w:r w:rsidRPr="00DE6131">
        <w:rPr>
          <w:rFonts w:hint="cs"/>
          <w:rtl/>
        </w:rPr>
        <w:t xml:space="preserve">ن </w:t>
      </w:r>
      <w:r w:rsidR="00F9673E" w:rsidRPr="00DE6131">
        <w:rPr>
          <w:rFonts w:hint="cs"/>
          <w:rtl/>
        </w:rPr>
        <w:t>إقامة مشروع</w:t>
      </w:r>
      <w:r w:rsidRPr="00DE6131">
        <w:rPr>
          <w:rFonts w:hint="cs"/>
          <w:rtl/>
        </w:rPr>
        <w:t xml:space="preserve"> امتياز البوت ينطوي على كثير من الأطراف الفاعلة والمشاركة من الترتيبات التعاقدية والمالية</w:t>
      </w:r>
      <w:r w:rsidR="00D16F7B" w:rsidRPr="00DE6131">
        <w:rPr>
          <w:rFonts w:hint="cs"/>
          <w:rtl/>
        </w:rPr>
        <w:t xml:space="preserve"> والتخطيط والتصاميم اللازمة </w:t>
      </w:r>
      <w:r w:rsidR="00C95DAB" w:rsidRPr="00DE6131">
        <w:rPr>
          <w:rFonts w:hint="cs"/>
          <w:rtl/>
        </w:rPr>
        <w:t>لإنجاح</w:t>
      </w:r>
      <w:r w:rsidR="005668D9">
        <w:rPr>
          <w:rFonts w:hint="cs"/>
          <w:rtl/>
        </w:rPr>
        <w:t xml:space="preserve"> المشروع  موضوع عقد البوت</w:t>
      </w:r>
      <w:r w:rsidR="00F9673E" w:rsidRPr="00DE6131">
        <w:rPr>
          <w:rFonts w:hint="cs"/>
          <w:rtl/>
        </w:rPr>
        <w:t>،</w:t>
      </w:r>
      <w:r w:rsidRPr="00DE6131">
        <w:rPr>
          <w:rFonts w:hint="cs"/>
          <w:rtl/>
        </w:rPr>
        <w:t xml:space="preserve"> فضلا عن </w:t>
      </w:r>
      <w:r w:rsidR="00F9673E" w:rsidRPr="00DE6131">
        <w:rPr>
          <w:rFonts w:hint="cs"/>
          <w:rtl/>
        </w:rPr>
        <w:t xml:space="preserve">ضرورة وجود </w:t>
      </w:r>
      <w:r w:rsidR="006262BA" w:rsidRPr="00DE6131">
        <w:rPr>
          <w:rFonts w:hint="cs"/>
          <w:rtl/>
        </w:rPr>
        <w:t>إطار</w:t>
      </w:r>
      <w:r w:rsidRPr="00DE6131">
        <w:rPr>
          <w:rFonts w:hint="cs"/>
          <w:rtl/>
        </w:rPr>
        <w:t xml:space="preserve"> تنظيمي لمشاركة القطاع </w:t>
      </w:r>
      <w:r w:rsidR="00F9673E" w:rsidRPr="00DE6131">
        <w:rPr>
          <w:rFonts w:hint="cs"/>
          <w:rtl/>
        </w:rPr>
        <w:t>الخاص</w:t>
      </w:r>
      <w:r w:rsidR="00D16F7B" w:rsidRPr="00DE6131">
        <w:rPr>
          <w:rFonts w:hint="cs"/>
          <w:rtl/>
        </w:rPr>
        <w:t xml:space="preserve"> باعتباره الاطار الذي يضمن الحماية الكافية </w:t>
      </w:r>
      <w:r w:rsidR="00C95DAB" w:rsidRPr="00DE6131">
        <w:rPr>
          <w:rFonts w:hint="cs"/>
          <w:rtl/>
        </w:rPr>
        <w:t>لأصحاب</w:t>
      </w:r>
      <w:r w:rsidR="00D16F7B" w:rsidRPr="00DE6131">
        <w:rPr>
          <w:rFonts w:hint="cs"/>
          <w:rtl/>
        </w:rPr>
        <w:t xml:space="preserve"> رؤوس الأموال وت</w:t>
      </w:r>
      <w:r w:rsidR="005668D9">
        <w:rPr>
          <w:rFonts w:hint="cs"/>
          <w:rtl/>
        </w:rPr>
        <w:t>شجعهم على الاستثما</w:t>
      </w:r>
      <w:r w:rsidR="00CE0E8D">
        <w:rPr>
          <w:rFonts w:hint="cs"/>
          <w:rtl/>
        </w:rPr>
        <w:t>ر</w:t>
      </w:r>
      <w:r w:rsidR="00F9673E" w:rsidRPr="00DE6131">
        <w:rPr>
          <w:rFonts w:hint="cs"/>
          <w:rtl/>
        </w:rPr>
        <w:t>، لذلك يعتبر</w:t>
      </w:r>
      <w:r w:rsidRPr="00DE6131">
        <w:rPr>
          <w:rFonts w:hint="cs"/>
          <w:rtl/>
        </w:rPr>
        <w:t xml:space="preserve"> تمويل المشروع هو حجر </w:t>
      </w:r>
      <w:r w:rsidR="00F9673E" w:rsidRPr="00DE6131">
        <w:rPr>
          <w:rFonts w:hint="cs"/>
          <w:rtl/>
        </w:rPr>
        <w:t xml:space="preserve">الزاوية والعنصر الأهم </w:t>
      </w:r>
      <w:r w:rsidRPr="00DE6131">
        <w:rPr>
          <w:rFonts w:hint="cs"/>
          <w:rtl/>
        </w:rPr>
        <w:t xml:space="preserve">في </w:t>
      </w:r>
      <w:r w:rsidR="00D16F7B" w:rsidRPr="00DE6131">
        <w:rPr>
          <w:rFonts w:hint="cs"/>
          <w:rtl/>
        </w:rPr>
        <w:t>استراتيجية عقود</w:t>
      </w:r>
      <w:r w:rsidR="00F9673E" w:rsidRPr="00DE6131">
        <w:rPr>
          <w:rFonts w:hint="cs"/>
          <w:rtl/>
        </w:rPr>
        <w:t xml:space="preserve"> </w:t>
      </w:r>
      <w:r w:rsidRPr="00DE6131">
        <w:rPr>
          <w:rFonts w:hint="cs"/>
          <w:rtl/>
        </w:rPr>
        <w:t>البوت</w:t>
      </w:r>
      <w:r w:rsidR="00F9673E" w:rsidRPr="00DE6131">
        <w:rPr>
          <w:rFonts w:hint="cs"/>
          <w:rtl/>
        </w:rPr>
        <w:t>،</w:t>
      </w:r>
      <w:r w:rsidRPr="00DE6131">
        <w:rPr>
          <w:rFonts w:hint="cs"/>
          <w:rtl/>
        </w:rPr>
        <w:t xml:space="preserve"> هذا يعني </w:t>
      </w:r>
      <w:r w:rsidR="00CE0E8D">
        <w:rPr>
          <w:rFonts w:hint="cs"/>
          <w:rtl/>
        </w:rPr>
        <w:t>أ</w:t>
      </w:r>
      <w:r w:rsidRPr="00DE6131">
        <w:rPr>
          <w:rFonts w:hint="cs"/>
          <w:rtl/>
        </w:rPr>
        <w:t>ن المستثمرين والمقرضين يركزون أساسا على أصول المشروع وما</w:t>
      </w:r>
      <w:r w:rsidR="00F9673E" w:rsidRPr="00DE6131">
        <w:rPr>
          <w:rFonts w:hint="cs"/>
          <w:rtl/>
        </w:rPr>
        <w:t xml:space="preserve"> </w:t>
      </w:r>
      <w:r w:rsidRPr="00DE6131">
        <w:rPr>
          <w:rFonts w:hint="cs"/>
          <w:rtl/>
        </w:rPr>
        <w:t>يدره من عائد للسداد</w:t>
      </w:r>
      <w:r w:rsidR="00D16F7B" w:rsidRPr="00DE6131">
        <w:rPr>
          <w:rFonts w:hint="cs"/>
          <w:rtl/>
        </w:rPr>
        <w:t xml:space="preserve"> </w:t>
      </w:r>
      <w:r w:rsidR="00CE0E8D">
        <w:rPr>
          <w:rFonts w:hint="cs"/>
          <w:rtl/>
        </w:rPr>
        <w:t>أ</w:t>
      </w:r>
      <w:r w:rsidR="00D16F7B" w:rsidRPr="00DE6131">
        <w:rPr>
          <w:rFonts w:hint="cs"/>
          <w:rtl/>
        </w:rPr>
        <w:t xml:space="preserve">ثناء اقدامهم على ابرام مثل هذه العقود </w:t>
      </w:r>
      <w:r w:rsidR="006262BA" w:rsidRPr="00DE6131">
        <w:rPr>
          <w:rFonts w:hint="cs"/>
          <w:rtl/>
        </w:rPr>
        <w:t>أكثر</w:t>
      </w:r>
      <w:r w:rsidRPr="00DE6131">
        <w:rPr>
          <w:rFonts w:hint="cs"/>
          <w:rtl/>
        </w:rPr>
        <w:t xml:space="preserve"> من تركيزهم على مصادر الضمانات الأخرى مثل الضمانات الحكومية </w:t>
      </w:r>
      <w:r w:rsidR="00C874A6">
        <w:rPr>
          <w:rFonts w:hint="cs"/>
          <w:rtl/>
        </w:rPr>
        <w:t>أ</w:t>
      </w:r>
      <w:r w:rsidRPr="00DE6131">
        <w:rPr>
          <w:rFonts w:hint="cs"/>
          <w:rtl/>
        </w:rPr>
        <w:t xml:space="preserve">و أصول الجهة المشاركة </w:t>
      </w:r>
      <w:r w:rsidR="006262BA" w:rsidRPr="00DE6131">
        <w:rPr>
          <w:rFonts w:hint="cs"/>
          <w:rtl/>
        </w:rPr>
        <w:t>للمشروع ماهر</w:t>
      </w:r>
      <w:r w:rsidR="00D16F7B" w:rsidRPr="00DE6131">
        <w:rPr>
          <w:rFonts w:hint="cs"/>
          <w:rtl/>
        </w:rPr>
        <w:t xml:space="preserve">، </w:t>
      </w:r>
      <w:r w:rsidR="00BB272C" w:rsidRPr="00DE6131">
        <w:rPr>
          <w:rFonts w:hint="cs"/>
          <w:rtl/>
        </w:rPr>
        <w:t>وانطلاقا من ذلك يرى الدكتو</w:t>
      </w:r>
      <w:r w:rsidR="003C55F8" w:rsidRPr="00DE6131">
        <w:rPr>
          <w:rFonts w:hint="cs"/>
          <w:rtl/>
        </w:rPr>
        <w:t xml:space="preserve">ر </w:t>
      </w:r>
      <w:r w:rsidR="00BB272C" w:rsidRPr="00DE6131">
        <w:rPr>
          <w:rFonts w:hint="cs"/>
          <w:rtl/>
        </w:rPr>
        <w:t xml:space="preserve">محمد </w:t>
      </w:r>
      <w:r w:rsidR="003C55F8" w:rsidRPr="00DE6131">
        <w:rPr>
          <w:rFonts w:hint="cs"/>
          <w:rtl/>
        </w:rPr>
        <w:t xml:space="preserve">علي ماهر </w:t>
      </w:r>
      <w:r w:rsidR="00BB272C" w:rsidRPr="00DE6131">
        <w:rPr>
          <w:rFonts w:hint="cs"/>
          <w:rtl/>
        </w:rPr>
        <w:t>أ</w:t>
      </w:r>
      <w:r w:rsidR="003C55F8" w:rsidRPr="00DE6131">
        <w:rPr>
          <w:rFonts w:hint="cs"/>
          <w:rtl/>
        </w:rPr>
        <w:t xml:space="preserve">ن عقود البوت </w:t>
      </w:r>
      <w:r w:rsidR="00D16F7B" w:rsidRPr="00DE6131">
        <w:rPr>
          <w:rFonts w:hint="cs"/>
          <w:rtl/>
        </w:rPr>
        <w:t xml:space="preserve">يمكن ضمها الى </w:t>
      </w:r>
      <w:r w:rsidR="003C55F8" w:rsidRPr="00DE6131">
        <w:rPr>
          <w:rFonts w:hint="cs"/>
          <w:rtl/>
        </w:rPr>
        <w:t xml:space="preserve"> عقود تفويض المرفق العام</w:t>
      </w:r>
      <w:r w:rsidR="00C874A6">
        <w:rPr>
          <w:rFonts w:hint="cs"/>
          <w:rtl/>
        </w:rPr>
        <w:t>،</w:t>
      </w:r>
      <w:r w:rsidR="003C55F8" w:rsidRPr="00DE6131">
        <w:rPr>
          <w:rFonts w:hint="cs"/>
          <w:rtl/>
        </w:rPr>
        <w:t xml:space="preserve"> وذلك لارتباط المقابل المالي بنتائج الاستغلال حيث </w:t>
      </w:r>
      <w:r w:rsidR="00C874A6">
        <w:rPr>
          <w:rFonts w:hint="cs"/>
          <w:rtl/>
        </w:rPr>
        <w:t>أ</w:t>
      </w:r>
      <w:r w:rsidR="003C55F8" w:rsidRPr="00DE6131">
        <w:rPr>
          <w:rFonts w:hint="cs"/>
          <w:rtl/>
        </w:rPr>
        <w:t xml:space="preserve">ن </w:t>
      </w:r>
      <w:r w:rsidR="00D16F7B" w:rsidRPr="00DE6131">
        <w:rPr>
          <w:rFonts w:hint="cs"/>
          <w:rtl/>
        </w:rPr>
        <w:t>الملتزم صاحب الامتياز له</w:t>
      </w:r>
      <w:r w:rsidR="003C55F8" w:rsidRPr="00DE6131">
        <w:rPr>
          <w:rFonts w:hint="cs"/>
          <w:rtl/>
        </w:rPr>
        <w:t xml:space="preserve"> حق تحصيل الرسوم من المنتفعين نتيجة </w:t>
      </w:r>
      <w:r w:rsidR="00D16F7B" w:rsidRPr="00DE6131">
        <w:rPr>
          <w:rFonts w:hint="cs"/>
          <w:rtl/>
        </w:rPr>
        <w:t xml:space="preserve"> تلقيهم خدمات من جراء تشغيل</w:t>
      </w:r>
      <w:r w:rsidR="003C55F8" w:rsidRPr="00DE6131">
        <w:rPr>
          <w:rFonts w:hint="cs"/>
          <w:rtl/>
        </w:rPr>
        <w:t xml:space="preserve"> المرفق</w:t>
      </w:r>
      <w:r w:rsidR="00D16F7B" w:rsidRPr="00DE6131">
        <w:rPr>
          <w:rFonts w:hint="cs"/>
          <w:rtl/>
        </w:rPr>
        <w:t>،</w:t>
      </w:r>
      <w:r w:rsidR="003C55F8" w:rsidRPr="00DE6131">
        <w:rPr>
          <w:rFonts w:hint="cs"/>
          <w:rtl/>
        </w:rPr>
        <w:t xml:space="preserve"> ويكون </w:t>
      </w:r>
      <w:r w:rsidR="00D16F7B" w:rsidRPr="00DE6131">
        <w:rPr>
          <w:rFonts w:hint="cs"/>
          <w:rtl/>
        </w:rPr>
        <w:t xml:space="preserve">الضمان الأكثر أهمية </w:t>
      </w:r>
      <w:r w:rsidR="003C55F8" w:rsidRPr="00DE6131">
        <w:rPr>
          <w:rFonts w:hint="cs"/>
          <w:rtl/>
        </w:rPr>
        <w:t xml:space="preserve">في </w:t>
      </w:r>
      <w:r w:rsidR="006262BA" w:rsidRPr="00DE6131">
        <w:rPr>
          <w:rFonts w:hint="cs"/>
          <w:rtl/>
        </w:rPr>
        <w:t>ذلك أصول</w:t>
      </w:r>
      <w:r w:rsidR="003C55F8" w:rsidRPr="00DE6131">
        <w:rPr>
          <w:rFonts w:hint="cs"/>
          <w:rtl/>
        </w:rPr>
        <w:t xml:space="preserve"> المشروع و</w:t>
      </w:r>
      <w:r w:rsidR="00C874A6">
        <w:rPr>
          <w:rFonts w:hint="cs"/>
          <w:rtl/>
        </w:rPr>
        <w:t>أ</w:t>
      </w:r>
      <w:r w:rsidR="003C55F8" w:rsidRPr="00DE6131">
        <w:rPr>
          <w:rFonts w:hint="cs"/>
          <w:rtl/>
        </w:rPr>
        <w:t>رباحه من المشاريع الأخرى المرتبطة به</w:t>
      </w:r>
      <w:r w:rsidR="00820398" w:rsidRPr="00DE6131">
        <w:rPr>
          <w:rStyle w:val="Appelnotedebasdep"/>
          <w:color w:val="000000" w:themeColor="text1"/>
          <w:rtl/>
        </w:rPr>
        <w:footnoteReference w:id="104"/>
      </w:r>
      <w:r w:rsidR="003C55F8" w:rsidRPr="00DE6131">
        <w:rPr>
          <w:rFonts w:hint="cs"/>
          <w:rtl/>
        </w:rPr>
        <w:t>.</w:t>
      </w:r>
      <w:r w:rsidR="004B7570" w:rsidRPr="00DE6131">
        <w:rPr>
          <w:rFonts w:hint="cs"/>
          <w:highlight w:val="yellow"/>
          <w:rtl/>
        </w:rPr>
        <w:t xml:space="preserve"> </w:t>
      </w:r>
      <w:r w:rsidR="003C55F8" w:rsidRPr="00DE6131">
        <w:rPr>
          <w:rFonts w:hint="cs"/>
          <w:rtl/>
        </w:rPr>
        <w:t xml:space="preserve"> </w:t>
      </w:r>
    </w:p>
    <w:p w14:paraId="52FF153C" w14:textId="16B1FFC1" w:rsidR="006B2381" w:rsidRPr="00DE6131" w:rsidRDefault="00D16F7B" w:rsidP="001B4F5A">
      <w:pPr>
        <w:rPr>
          <w:rtl/>
          <w:lang w:val="fr-FR"/>
        </w:rPr>
      </w:pPr>
      <w:r w:rsidRPr="00DE6131">
        <w:rPr>
          <w:rFonts w:hint="cs"/>
          <w:rtl/>
        </w:rPr>
        <w:t xml:space="preserve">وبالرغم من كل ذلك </w:t>
      </w:r>
      <w:r w:rsidR="00C874A6">
        <w:rPr>
          <w:rFonts w:hint="cs"/>
          <w:rtl/>
        </w:rPr>
        <w:t>تظل مسأ</w:t>
      </w:r>
      <w:r w:rsidR="00402D62" w:rsidRPr="00DE6131">
        <w:rPr>
          <w:rFonts w:hint="cs"/>
          <w:rtl/>
        </w:rPr>
        <w:t>لة</w:t>
      </w:r>
      <w:r w:rsidR="006B2381" w:rsidRPr="00DE6131">
        <w:rPr>
          <w:rFonts w:hint="cs"/>
          <w:rtl/>
        </w:rPr>
        <w:t xml:space="preserve"> تحديد موقع عقد ال </w:t>
      </w:r>
      <w:r w:rsidR="006B2381" w:rsidRPr="00C874A6">
        <w:rPr>
          <w:rFonts w:asciiTheme="majorBidi" w:hAnsiTheme="majorBidi" w:cstheme="majorBidi"/>
          <w:sz w:val="24"/>
          <w:szCs w:val="24"/>
          <w:lang w:val="fr-FR"/>
        </w:rPr>
        <w:t>BOT</w:t>
      </w:r>
      <w:r w:rsidR="006B2381" w:rsidRPr="00C874A6">
        <w:rPr>
          <w:rFonts w:hint="cs"/>
          <w:sz w:val="24"/>
          <w:szCs w:val="24"/>
          <w:rtl/>
          <w:lang w:val="fr-FR"/>
        </w:rPr>
        <w:t xml:space="preserve"> </w:t>
      </w:r>
      <w:r w:rsidR="006B2381" w:rsidRPr="00DE6131">
        <w:rPr>
          <w:rFonts w:hint="cs"/>
          <w:rtl/>
          <w:lang w:val="fr-FR"/>
        </w:rPr>
        <w:t xml:space="preserve">من تقنية تفويض المرفق العام من المسائل الشائكة التي تحتمل العديد من الآراء المتباينة والتي تختلف من دولة </w:t>
      </w:r>
      <w:r w:rsidR="00880A4A">
        <w:rPr>
          <w:rFonts w:hint="cs"/>
          <w:rtl/>
          <w:lang w:val="fr-FR"/>
        </w:rPr>
        <w:t xml:space="preserve">الى </w:t>
      </w:r>
      <w:r w:rsidR="006B2381" w:rsidRPr="00DE6131">
        <w:rPr>
          <w:rFonts w:hint="cs"/>
          <w:rtl/>
          <w:lang w:val="fr-FR"/>
        </w:rPr>
        <w:t>أخرى وذلك حسب نظرة الدولة الى القطاع العام من جهة وللطرق المعتمدة في تحقيقه من جهة أخرى</w:t>
      </w:r>
      <w:r w:rsidR="00402D62" w:rsidRPr="00DE6131">
        <w:rPr>
          <w:rFonts w:hint="cs"/>
          <w:rtl/>
          <w:lang w:val="fr-FR"/>
        </w:rPr>
        <w:t xml:space="preserve">، </w:t>
      </w:r>
      <w:r w:rsidR="006B2381" w:rsidRPr="00DE6131">
        <w:rPr>
          <w:rFonts w:hint="cs"/>
          <w:rtl/>
          <w:lang w:val="fr-FR"/>
        </w:rPr>
        <w:t xml:space="preserve">فبالنسبة للاجتهاد </w:t>
      </w:r>
      <w:r w:rsidR="006B2381" w:rsidRPr="00DE6131">
        <w:rPr>
          <w:rFonts w:hint="cs"/>
          <w:rtl/>
          <w:lang w:val="fr-FR"/>
        </w:rPr>
        <w:lastRenderedPageBreak/>
        <w:t xml:space="preserve">القضائي الفرنسي لم </w:t>
      </w:r>
      <w:r w:rsidR="00880A4A">
        <w:rPr>
          <w:rFonts w:hint="cs"/>
          <w:rtl/>
          <w:lang w:val="fr-FR"/>
        </w:rPr>
        <w:t>يستقر على رأ</w:t>
      </w:r>
      <w:r w:rsidR="00402D62" w:rsidRPr="00DE6131">
        <w:rPr>
          <w:rFonts w:hint="cs"/>
          <w:rtl/>
          <w:lang w:val="fr-FR"/>
        </w:rPr>
        <w:t xml:space="preserve">ي </w:t>
      </w:r>
      <w:r w:rsidR="006B2381" w:rsidRPr="00DE6131">
        <w:rPr>
          <w:rFonts w:hint="cs"/>
          <w:rtl/>
          <w:lang w:val="fr-FR"/>
        </w:rPr>
        <w:t>ح</w:t>
      </w:r>
      <w:r w:rsidR="00402D62" w:rsidRPr="00DE6131">
        <w:rPr>
          <w:rFonts w:hint="cs"/>
          <w:rtl/>
          <w:lang w:val="fr-FR"/>
        </w:rPr>
        <w:t>ا</w:t>
      </w:r>
      <w:r w:rsidR="006B2381" w:rsidRPr="00DE6131">
        <w:rPr>
          <w:rFonts w:hint="cs"/>
          <w:rtl/>
          <w:lang w:val="fr-FR"/>
        </w:rPr>
        <w:t xml:space="preserve">سم </w:t>
      </w:r>
      <w:r w:rsidR="00402D62" w:rsidRPr="00DE6131">
        <w:rPr>
          <w:rFonts w:hint="cs"/>
          <w:rtl/>
          <w:lang w:val="fr-FR"/>
        </w:rPr>
        <w:t>ل</w:t>
      </w:r>
      <w:r w:rsidR="006B2381" w:rsidRPr="00DE6131">
        <w:rPr>
          <w:rFonts w:hint="cs"/>
          <w:rtl/>
          <w:lang w:val="fr-FR"/>
        </w:rPr>
        <w:t xml:space="preserve">لجدال </w:t>
      </w:r>
      <w:r w:rsidR="00402D62" w:rsidRPr="00DE6131">
        <w:rPr>
          <w:rFonts w:hint="cs"/>
          <w:rtl/>
          <w:lang w:val="fr-FR"/>
        </w:rPr>
        <w:t>فيما يخص</w:t>
      </w:r>
      <w:r w:rsidR="006B2381" w:rsidRPr="00DE6131">
        <w:rPr>
          <w:rFonts w:hint="cs"/>
          <w:rtl/>
          <w:lang w:val="fr-FR"/>
        </w:rPr>
        <w:t xml:space="preserve"> الوصف القانوني لنظام </w:t>
      </w:r>
      <w:r w:rsidR="00402D62" w:rsidRPr="00DE6131">
        <w:rPr>
          <w:rFonts w:hint="cs"/>
          <w:rtl/>
          <w:lang w:val="fr-FR"/>
        </w:rPr>
        <w:t xml:space="preserve">عقود </w:t>
      </w:r>
      <w:r w:rsidR="00880A4A">
        <w:rPr>
          <w:rFonts w:hint="cs"/>
          <w:rtl/>
          <w:lang w:val="fr-FR"/>
        </w:rPr>
        <w:t>البوت وما إ</w:t>
      </w:r>
      <w:r w:rsidR="006B2381" w:rsidRPr="00DE6131">
        <w:rPr>
          <w:rFonts w:hint="cs"/>
          <w:rtl/>
          <w:lang w:val="fr-FR"/>
        </w:rPr>
        <w:t xml:space="preserve">ذا كان يدخل في تقنية التفويض </w:t>
      </w:r>
      <w:r w:rsidR="00880A4A">
        <w:rPr>
          <w:rFonts w:hint="cs"/>
          <w:rtl/>
          <w:lang w:val="fr-FR"/>
        </w:rPr>
        <w:t>من عدمه</w:t>
      </w:r>
      <w:r w:rsidR="00402D62" w:rsidRPr="00DE6131">
        <w:rPr>
          <w:rFonts w:hint="cs"/>
          <w:rtl/>
          <w:lang w:val="fr-FR"/>
        </w:rPr>
        <w:t xml:space="preserve">، </w:t>
      </w:r>
      <w:r w:rsidR="00880A4A">
        <w:rPr>
          <w:rFonts w:hint="cs"/>
          <w:rtl/>
          <w:lang w:val="fr-FR"/>
        </w:rPr>
        <w:t>أ</w:t>
      </w:r>
      <w:r w:rsidR="006B2381" w:rsidRPr="00DE6131">
        <w:rPr>
          <w:rFonts w:hint="cs"/>
          <w:rtl/>
          <w:lang w:val="fr-FR"/>
        </w:rPr>
        <w:t xml:space="preserve">ما الفقه فقد </w:t>
      </w:r>
      <w:r w:rsidR="00C95DAB" w:rsidRPr="00DE6131">
        <w:rPr>
          <w:rFonts w:hint="cs"/>
          <w:rtl/>
          <w:lang w:val="fr-FR"/>
        </w:rPr>
        <w:t>رأى</w:t>
      </w:r>
      <w:r w:rsidR="00880A4A">
        <w:rPr>
          <w:rFonts w:hint="cs"/>
          <w:rtl/>
          <w:lang w:val="fr-FR"/>
        </w:rPr>
        <w:t xml:space="preserve"> أ</w:t>
      </w:r>
      <w:r w:rsidR="006B2381" w:rsidRPr="00DE6131">
        <w:rPr>
          <w:rFonts w:hint="cs"/>
          <w:rtl/>
          <w:lang w:val="fr-FR"/>
        </w:rPr>
        <w:t xml:space="preserve">ن عقد البوت يدخل في أسلوب الامتياز </w:t>
      </w:r>
      <w:r w:rsidR="00880A4A">
        <w:rPr>
          <w:rFonts w:hint="cs"/>
          <w:rtl/>
          <w:lang w:val="fr-FR"/>
        </w:rPr>
        <w:t>لكن دون تحديد أي نوع منها</w:t>
      </w:r>
      <w:r w:rsidR="00402D62" w:rsidRPr="00DE6131">
        <w:rPr>
          <w:rFonts w:hint="cs"/>
          <w:rtl/>
          <w:lang w:val="fr-FR"/>
        </w:rPr>
        <w:t xml:space="preserve">، </w:t>
      </w:r>
      <w:r w:rsidR="006B2381" w:rsidRPr="00DE6131">
        <w:rPr>
          <w:rFonts w:hint="cs"/>
          <w:rtl/>
          <w:lang w:val="fr-FR"/>
        </w:rPr>
        <w:t>وفي هذا الخصوص يقول الأستاذ</w:t>
      </w:r>
      <w:r w:rsidR="006B2381" w:rsidRPr="00880A4A">
        <w:rPr>
          <w:rFonts w:asciiTheme="majorBidi" w:hAnsiTheme="majorBidi" w:cstheme="majorBidi"/>
          <w:sz w:val="24"/>
          <w:szCs w:val="24"/>
          <w:lang w:val="fr-FR"/>
        </w:rPr>
        <w:t xml:space="preserve">bettinger </w:t>
      </w:r>
      <w:r w:rsidR="006B2381" w:rsidRPr="00DE6131">
        <w:rPr>
          <w:rFonts w:hint="cs"/>
          <w:rtl/>
          <w:lang w:val="fr-FR"/>
        </w:rPr>
        <w:t xml:space="preserve"> </w:t>
      </w:r>
      <w:r w:rsidR="00402D62" w:rsidRPr="00DE6131">
        <w:rPr>
          <w:rFonts w:hint="cs"/>
          <w:rtl/>
          <w:lang w:val="fr-FR"/>
        </w:rPr>
        <w:t>أن ال</w:t>
      </w:r>
      <w:r w:rsidR="006B2381" w:rsidRPr="00DE6131">
        <w:rPr>
          <w:rFonts w:hint="cs"/>
          <w:rtl/>
          <w:lang w:val="fr-FR"/>
        </w:rPr>
        <w:t>بوت هو من الامتيازات التي تتطلب عمليات التصميم في الاستثمارات الجديدة ويقول الأستاذ وليد حيدر جا</w:t>
      </w:r>
      <w:r w:rsidR="004E1AC7">
        <w:rPr>
          <w:rFonts w:hint="cs"/>
          <w:rtl/>
          <w:lang w:val="fr-FR"/>
        </w:rPr>
        <w:t>بر أ</w:t>
      </w:r>
      <w:r w:rsidR="00402D62" w:rsidRPr="00DE6131">
        <w:rPr>
          <w:rFonts w:hint="cs"/>
          <w:rtl/>
          <w:lang w:val="fr-FR"/>
        </w:rPr>
        <w:t xml:space="preserve">ن نظام البوت </w:t>
      </w:r>
      <w:r w:rsidR="00C95DAB" w:rsidRPr="00DE6131">
        <w:rPr>
          <w:rFonts w:hint="cs"/>
          <w:rtl/>
          <w:lang w:val="fr-FR"/>
        </w:rPr>
        <w:t>لا يمك</w:t>
      </w:r>
      <w:r w:rsidR="00C95DAB" w:rsidRPr="00DE6131">
        <w:rPr>
          <w:rtl/>
          <w:lang w:val="fr-FR"/>
        </w:rPr>
        <w:t>ن</w:t>
      </w:r>
      <w:r w:rsidR="00402D62" w:rsidRPr="00DE6131">
        <w:rPr>
          <w:rFonts w:hint="cs"/>
          <w:rtl/>
          <w:lang w:val="fr-FR"/>
        </w:rPr>
        <w:t xml:space="preserve"> تكييفه إ</w:t>
      </w:r>
      <w:r w:rsidR="006B2381" w:rsidRPr="00DE6131">
        <w:rPr>
          <w:rFonts w:hint="cs"/>
          <w:rtl/>
          <w:lang w:val="fr-FR"/>
        </w:rPr>
        <w:t>لا في اطار صورتين</w:t>
      </w:r>
      <w:r w:rsidR="00820398" w:rsidRPr="00DE6131">
        <w:rPr>
          <w:rStyle w:val="Appelnotedebasdep"/>
          <w:color w:val="000000" w:themeColor="text1"/>
          <w:rtl/>
          <w:lang w:val="fr-FR"/>
        </w:rPr>
        <w:footnoteReference w:id="105"/>
      </w:r>
      <w:r w:rsidR="006B2381" w:rsidRPr="00DE6131">
        <w:rPr>
          <w:rFonts w:hint="cs"/>
          <w:rtl/>
          <w:lang w:val="fr-FR"/>
        </w:rPr>
        <w:t xml:space="preserve"> :</w:t>
      </w:r>
    </w:p>
    <w:p w14:paraId="326EC3BB" w14:textId="266FA388" w:rsidR="006B2381" w:rsidRPr="00DE6131" w:rsidRDefault="00402D62" w:rsidP="004E1AC7">
      <w:pPr>
        <w:ind w:firstLine="0"/>
        <w:rPr>
          <w:color w:val="000000" w:themeColor="text1"/>
          <w:lang w:val="fr-FR"/>
        </w:rPr>
      </w:pPr>
      <w:r w:rsidRPr="00DE6131">
        <w:rPr>
          <w:rFonts w:hint="cs"/>
          <w:color w:val="000000" w:themeColor="text1"/>
          <w:rtl/>
          <w:lang w:val="fr-FR"/>
        </w:rPr>
        <w:t xml:space="preserve">1/ </w:t>
      </w:r>
      <w:r w:rsidR="006B2381" w:rsidRPr="00DE6131">
        <w:rPr>
          <w:rFonts w:hint="cs"/>
          <w:color w:val="000000" w:themeColor="text1"/>
          <w:rtl/>
          <w:lang w:val="fr-FR"/>
        </w:rPr>
        <w:t xml:space="preserve">امتياز الاشغال العامة وهي الصورة </w:t>
      </w:r>
      <w:r w:rsidRPr="00DE6131">
        <w:rPr>
          <w:rFonts w:hint="cs"/>
          <w:color w:val="000000" w:themeColor="text1"/>
          <w:rtl/>
          <w:lang w:val="fr-FR"/>
        </w:rPr>
        <w:t>الكلاسيكية له</w:t>
      </w:r>
      <w:r w:rsidR="006B2381" w:rsidRPr="00DE6131">
        <w:rPr>
          <w:rFonts w:hint="cs"/>
          <w:color w:val="000000" w:themeColor="text1"/>
          <w:rtl/>
          <w:lang w:val="fr-FR"/>
        </w:rPr>
        <w:t xml:space="preserve"> </w:t>
      </w:r>
      <w:r w:rsidR="009D3E6C" w:rsidRPr="00DE6131">
        <w:rPr>
          <w:rFonts w:hint="cs"/>
          <w:color w:val="000000" w:themeColor="text1"/>
          <w:rtl/>
          <w:lang w:val="fr-FR"/>
        </w:rPr>
        <w:t>قبل التطرق الى مدى ارتباط ال</w:t>
      </w:r>
      <w:r w:rsidR="004E1AC7">
        <w:rPr>
          <w:rFonts w:hint="cs"/>
          <w:color w:val="000000" w:themeColor="text1"/>
          <w:rtl/>
          <w:lang w:val="fr-FR"/>
        </w:rPr>
        <w:t>أ</w:t>
      </w:r>
      <w:r w:rsidR="009D3E6C" w:rsidRPr="00DE6131">
        <w:rPr>
          <w:rFonts w:hint="cs"/>
          <w:color w:val="000000" w:themeColor="text1"/>
          <w:rtl/>
          <w:lang w:val="fr-FR"/>
        </w:rPr>
        <w:t xml:space="preserve">شغال المنفذة بوجود مرفق </w:t>
      </w:r>
      <w:r w:rsidRPr="00DE6131">
        <w:rPr>
          <w:rFonts w:hint="cs"/>
          <w:color w:val="000000" w:themeColor="text1"/>
          <w:rtl/>
          <w:lang w:val="fr-FR"/>
        </w:rPr>
        <w:t>عام.</w:t>
      </w:r>
    </w:p>
    <w:p w14:paraId="7A1B68C7" w14:textId="341D1CF3" w:rsidR="009D3E6C" w:rsidRPr="00DE6131" w:rsidRDefault="00402D62" w:rsidP="004F2087">
      <w:pPr>
        <w:ind w:firstLine="0"/>
        <w:rPr>
          <w:color w:val="000000" w:themeColor="text1"/>
          <w:rtl/>
          <w:lang w:val="fr-FR"/>
        </w:rPr>
      </w:pPr>
      <w:r w:rsidRPr="00DE6131">
        <w:rPr>
          <w:rFonts w:hint="cs"/>
          <w:color w:val="000000" w:themeColor="text1"/>
          <w:rtl/>
          <w:lang w:val="fr-FR"/>
        </w:rPr>
        <w:t xml:space="preserve">2/ </w:t>
      </w:r>
      <w:r w:rsidR="009D3E6C" w:rsidRPr="00DE6131">
        <w:rPr>
          <w:rFonts w:hint="cs"/>
          <w:color w:val="000000" w:themeColor="text1"/>
          <w:rtl/>
          <w:lang w:val="fr-FR"/>
        </w:rPr>
        <w:t xml:space="preserve">امتياز الشغل والمرفق العام وهي الصورة </w:t>
      </w:r>
      <w:r w:rsidR="004E1AC7">
        <w:rPr>
          <w:rFonts w:hint="cs"/>
          <w:color w:val="000000" w:themeColor="text1"/>
          <w:rtl/>
          <w:lang w:val="fr-FR"/>
        </w:rPr>
        <w:t>التي تستخلص لاحقا من التثبت من أ</w:t>
      </w:r>
      <w:r w:rsidR="009D3E6C" w:rsidRPr="00DE6131">
        <w:rPr>
          <w:rFonts w:hint="cs"/>
          <w:color w:val="000000" w:themeColor="text1"/>
          <w:rtl/>
          <w:lang w:val="fr-FR"/>
        </w:rPr>
        <w:t xml:space="preserve">ن تنفيذ الاشغال العامة جاء في </w:t>
      </w:r>
      <w:r w:rsidR="00B93CAC" w:rsidRPr="00DE6131">
        <w:rPr>
          <w:rFonts w:hint="cs"/>
          <w:color w:val="000000" w:themeColor="text1"/>
          <w:rtl/>
          <w:lang w:val="fr-FR"/>
        </w:rPr>
        <w:t>إطار</w:t>
      </w:r>
      <w:r w:rsidR="009D3E6C" w:rsidRPr="00DE6131">
        <w:rPr>
          <w:rFonts w:hint="cs"/>
          <w:color w:val="000000" w:themeColor="text1"/>
          <w:rtl/>
          <w:lang w:val="fr-FR"/>
        </w:rPr>
        <w:t xml:space="preserve"> إدارة واستثمار المرفق العام وهنا في هذه الحالة يدخل نظام البوت في </w:t>
      </w:r>
      <w:r w:rsidR="00C95DAB" w:rsidRPr="00DE6131">
        <w:rPr>
          <w:rFonts w:hint="cs"/>
          <w:color w:val="000000" w:themeColor="text1"/>
          <w:rtl/>
          <w:lang w:val="fr-FR"/>
        </w:rPr>
        <w:t>تقنية</w:t>
      </w:r>
      <w:r w:rsidR="009D3E6C" w:rsidRPr="00DE6131">
        <w:rPr>
          <w:rFonts w:hint="cs"/>
          <w:color w:val="000000" w:themeColor="text1"/>
          <w:rtl/>
          <w:lang w:val="fr-FR"/>
        </w:rPr>
        <w:t xml:space="preserve"> التفويض </w:t>
      </w:r>
    </w:p>
    <w:p w14:paraId="07802FF9" w14:textId="67CDD377" w:rsidR="005B6069" w:rsidRDefault="004E1AC7" w:rsidP="001B4F5A">
      <w:pPr>
        <w:rPr>
          <w:rtl/>
          <w:lang w:val="fr-FR"/>
        </w:rPr>
      </w:pPr>
      <w:r>
        <w:rPr>
          <w:rFonts w:hint="cs"/>
          <w:rtl/>
          <w:lang w:val="fr-FR"/>
        </w:rPr>
        <w:t xml:space="preserve">ومما سبق يمكن القول </w:t>
      </w:r>
      <w:r w:rsidR="0072382C">
        <w:rPr>
          <w:rFonts w:hint="cs"/>
          <w:rtl/>
          <w:lang w:val="fr-FR"/>
        </w:rPr>
        <w:t>بأ</w:t>
      </w:r>
      <w:r w:rsidR="00402D62" w:rsidRPr="00DE6131">
        <w:rPr>
          <w:rFonts w:hint="cs"/>
          <w:rtl/>
          <w:lang w:val="fr-FR"/>
        </w:rPr>
        <w:t xml:space="preserve">نه </w:t>
      </w:r>
      <w:r w:rsidR="00F50D60">
        <w:rPr>
          <w:rFonts w:hint="cs"/>
          <w:rtl/>
          <w:lang w:val="fr-FR"/>
        </w:rPr>
        <w:t>ا</w:t>
      </w:r>
      <w:r w:rsidR="00402D62" w:rsidRPr="00DE6131">
        <w:rPr>
          <w:rFonts w:hint="cs"/>
          <w:rtl/>
          <w:lang w:val="fr-FR"/>
        </w:rPr>
        <w:t>لحديث عن عقود تفويض المرفق العام</w:t>
      </w:r>
      <w:r w:rsidR="00715B2F">
        <w:rPr>
          <w:rFonts w:hint="cs"/>
          <w:rtl/>
          <w:lang w:val="fr-FR"/>
        </w:rPr>
        <w:t xml:space="preserve"> باعتبارها أسلوب حديث وغيرمباشر لتسيير المرافق العامة </w:t>
      </w:r>
      <w:r w:rsidR="00687758">
        <w:rPr>
          <w:rFonts w:hint="cs"/>
          <w:rtl/>
          <w:lang w:val="fr-FR"/>
        </w:rPr>
        <w:t xml:space="preserve">يفرض </w:t>
      </w:r>
      <w:r w:rsidR="00402D62" w:rsidRPr="00DE6131">
        <w:rPr>
          <w:rFonts w:hint="cs"/>
          <w:rtl/>
          <w:lang w:val="fr-FR"/>
        </w:rPr>
        <w:t xml:space="preserve">توافر </w:t>
      </w:r>
      <w:r w:rsidR="00687758">
        <w:rPr>
          <w:rFonts w:hint="cs"/>
          <w:rtl/>
          <w:lang w:val="fr-FR"/>
        </w:rPr>
        <w:t xml:space="preserve">العديد من المقومات والركائز الأساسية </w:t>
      </w:r>
      <w:r w:rsidR="000F12EA">
        <w:rPr>
          <w:rFonts w:hint="cs"/>
          <w:rtl/>
          <w:lang w:val="fr-FR"/>
        </w:rPr>
        <w:t>لتجسيد آلية التفويض</w:t>
      </w:r>
      <w:r w:rsidR="005E6405">
        <w:rPr>
          <w:rFonts w:hint="cs"/>
          <w:rtl/>
          <w:lang w:val="fr-FR"/>
        </w:rPr>
        <w:t xml:space="preserve"> من الناحية العملية وتطبيقها على المرافق العامة موضوع التفويض تبعا لطبيعة كل مرفق عام والخصائص المتعلقة به </w:t>
      </w:r>
      <w:r w:rsidR="000A1FA2">
        <w:rPr>
          <w:rFonts w:hint="cs"/>
          <w:rtl/>
          <w:lang w:val="fr-FR"/>
        </w:rPr>
        <w:t>وكذا تبعا للأ</w:t>
      </w:r>
      <w:r w:rsidR="00C37381">
        <w:rPr>
          <w:rFonts w:hint="cs"/>
          <w:rtl/>
          <w:lang w:val="fr-FR"/>
        </w:rPr>
        <w:t>هداف التي تسطرها الجهات المانحة من جراء انتهاج أسلوب التفويض</w:t>
      </w:r>
      <w:r w:rsidR="000A1FA2">
        <w:rPr>
          <w:rFonts w:hint="cs"/>
          <w:rtl/>
          <w:lang w:val="fr-FR"/>
        </w:rPr>
        <w:t xml:space="preserve">، فمن المرافق العامة التي تحتاج الى صور التفويض </w:t>
      </w:r>
      <w:r w:rsidR="00DF427F">
        <w:rPr>
          <w:rFonts w:hint="cs"/>
          <w:rtl/>
          <w:lang w:val="fr-FR"/>
        </w:rPr>
        <w:t xml:space="preserve">التي </w:t>
      </w:r>
      <w:r w:rsidR="00E0656A">
        <w:rPr>
          <w:rFonts w:hint="cs"/>
          <w:rtl/>
          <w:lang w:val="fr-FR"/>
        </w:rPr>
        <w:t>تتلاءم</w:t>
      </w:r>
      <w:r w:rsidR="00DF427F">
        <w:rPr>
          <w:rFonts w:hint="cs"/>
          <w:rtl/>
          <w:lang w:val="fr-FR"/>
        </w:rPr>
        <w:t xml:space="preserve"> مع تجسيد استثمارات كبيرة وتحتاج الى استقطاب رؤوس أموال معتبرة من أجل إقامة بعض المرافق وتهيئتها </w:t>
      </w:r>
      <w:r w:rsidR="00E0656A">
        <w:rPr>
          <w:rFonts w:hint="cs"/>
          <w:rtl/>
          <w:lang w:val="fr-FR"/>
        </w:rPr>
        <w:t>لإعادة</w:t>
      </w:r>
      <w:r w:rsidR="008A6013">
        <w:rPr>
          <w:rFonts w:hint="cs"/>
          <w:rtl/>
          <w:lang w:val="fr-FR"/>
        </w:rPr>
        <w:t xml:space="preserve"> بعث نشاطها وتقديم خدمات ذات جودة للمنتفعين ومن المرافق العامة التي ت</w:t>
      </w:r>
      <w:r w:rsidR="00E0656A">
        <w:rPr>
          <w:rFonts w:hint="cs"/>
          <w:rtl/>
          <w:lang w:val="fr-FR"/>
        </w:rPr>
        <w:t>كون مؤهلة ومجهزة ولا تحتاج إلا ا</w:t>
      </w:r>
      <w:r w:rsidR="008A6013">
        <w:rPr>
          <w:rFonts w:hint="cs"/>
          <w:rtl/>
          <w:lang w:val="fr-FR"/>
        </w:rPr>
        <w:t xml:space="preserve">لى الخبرة </w:t>
      </w:r>
      <w:r w:rsidR="005B6069">
        <w:rPr>
          <w:rFonts w:hint="cs"/>
          <w:rtl/>
          <w:lang w:val="fr-FR"/>
        </w:rPr>
        <w:t>والكفاءة المناسبة للتسيير.</w:t>
      </w:r>
    </w:p>
    <w:p w14:paraId="5B286060" w14:textId="4FCF8929" w:rsidR="00B15FE4" w:rsidRPr="00DE6131" w:rsidRDefault="005B6069" w:rsidP="001B4F5A">
      <w:pPr>
        <w:rPr>
          <w:rtl/>
          <w:lang w:val="fr-FR"/>
        </w:rPr>
      </w:pPr>
      <w:r>
        <w:rPr>
          <w:rFonts w:hint="cs"/>
          <w:rtl/>
          <w:lang w:val="fr-FR"/>
        </w:rPr>
        <w:t>ويبق</w:t>
      </w:r>
      <w:r w:rsidR="00C82B77">
        <w:rPr>
          <w:rFonts w:hint="cs"/>
          <w:rtl/>
          <w:lang w:val="fr-FR"/>
        </w:rPr>
        <w:t xml:space="preserve">ى </w:t>
      </w:r>
      <w:r>
        <w:rPr>
          <w:rFonts w:hint="cs"/>
          <w:rtl/>
          <w:lang w:val="fr-FR"/>
        </w:rPr>
        <w:t xml:space="preserve">على الجهات العامة المانحة </w:t>
      </w:r>
      <w:r w:rsidR="00C82B77">
        <w:rPr>
          <w:rFonts w:hint="cs"/>
          <w:rtl/>
          <w:lang w:val="fr-FR"/>
        </w:rPr>
        <w:t xml:space="preserve">عند </w:t>
      </w:r>
      <w:r w:rsidR="00B632D6">
        <w:rPr>
          <w:rFonts w:hint="cs"/>
          <w:rtl/>
          <w:lang w:val="fr-FR"/>
        </w:rPr>
        <w:t>اللجوء الى</w:t>
      </w:r>
      <w:r w:rsidR="00C82B77">
        <w:rPr>
          <w:rFonts w:hint="cs"/>
          <w:rtl/>
          <w:lang w:val="fr-FR"/>
        </w:rPr>
        <w:t xml:space="preserve"> الطريق غيرالمباشر للتسيير </w:t>
      </w:r>
      <w:r w:rsidR="00B632D6">
        <w:rPr>
          <w:rFonts w:hint="cs"/>
          <w:rtl/>
          <w:lang w:val="fr-FR"/>
        </w:rPr>
        <w:t>عبرالاستعانة بعقود</w:t>
      </w:r>
      <w:r w:rsidR="00C82B77">
        <w:rPr>
          <w:rFonts w:hint="cs"/>
          <w:rtl/>
          <w:lang w:val="fr-FR"/>
        </w:rPr>
        <w:t xml:space="preserve"> التفويض أن </w:t>
      </w:r>
      <w:r w:rsidR="00D87A43">
        <w:rPr>
          <w:rFonts w:hint="cs"/>
          <w:rtl/>
          <w:lang w:val="fr-FR"/>
        </w:rPr>
        <w:t xml:space="preserve">تقوم بالدراسة المناسبة التي تبرر اللجوء الى الأسلوب المفوض لتسيير واستغلال المرافق العامة </w:t>
      </w:r>
      <w:r w:rsidR="00B632D6">
        <w:rPr>
          <w:rFonts w:hint="cs"/>
          <w:rtl/>
          <w:lang w:val="fr-FR"/>
        </w:rPr>
        <w:t>التي ترغب في تفويضها من جهة، وكذا</w:t>
      </w:r>
      <w:r w:rsidR="00C37381">
        <w:rPr>
          <w:rFonts w:hint="cs"/>
          <w:rtl/>
          <w:lang w:val="fr-FR"/>
        </w:rPr>
        <w:t xml:space="preserve"> </w:t>
      </w:r>
      <w:r w:rsidR="00046256">
        <w:rPr>
          <w:rFonts w:hint="cs"/>
          <w:rtl/>
          <w:lang w:val="fr-FR"/>
        </w:rPr>
        <w:t>دراسة احت</w:t>
      </w:r>
      <w:r w:rsidR="00B632D6">
        <w:rPr>
          <w:rFonts w:hint="cs"/>
          <w:rtl/>
          <w:lang w:val="fr-FR"/>
        </w:rPr>
        <w:t xml:space="preserve">ياجات المرفق العام بدقة </w:t>
      </w:r>
      <w:r w:rsidR="00046256">
        <w:rPr>
          <w:rFonts w:hint="cs"/>
          <w:rtl/>
          <w:lang w:val="fr-FR"/>
        </w:rPr>
        <w:t xml:space="preserve">وتسطير الأهداف التي تنشدها من خلال عملية التفويض </w:t>
      </w:r>
      <w:r w:rsidR="00CC5D65">
        <w:rPr>
          <w:rFonts w:hint="cs"/>
          <w:rtl/>
          <w:lang w:val="fr-FR"/>
        </w:rPr>
        <w:t xml:space="preserve">بحيث تتمكن من إختيار الصورة الأمثل من عقود التفويض التي تمكن من تحقيق هذه الأهداف من جهة </w:t>
      </w:r>
      <w:r w:rsidR="00362ECA">
        <w:rPr>
          <w:rFonts w:hint="cs"/>
          <w:rtl/>
          <w:lang w:val="fr-FR"/>
        </w:rPr>
        <w:t>ث</w:t>
      </w:r>
      <w:r w:rsidR="00FF4804">
        <w:rPr>
          <w:rFonts w:hint="cs"/>
          <w:rtl/>
          <w:lang w:val="fr-FR"/>
        </w:rPr>
        <w:t>انية،</w:t>
      </w:r>
      <w:r w:rsidR="006C5682">
        <w:rPr>
          <w:rFonts w:hint="cs"/>
          <w:rtl/>
          <w:lang w:val="fr-FR"/>
        </w:rPr>
        <w:t xml:space="preserve"> وذلك من خلال الاعتماد على الخبراء والمختصين الذين لهم دراية كافية </w:t>
      </w:r>
      <w:r w:rsidR="00A806A7">
        <w:rPr>
          <w:rFonts w:hint="cs"/>
          <w:rtl/>
          <w:lang w:val="fr-FR"/>
        </w:rPr>
        <w:t>بإ</w:t>
      </w:r>
      <w:r w:rsidR="000B6FC2">
        <w:rPr>
          <w:rFonts w:hint="cs"/>
          <w:rtl/>
          <w:lang w:val="fr-FR"/>
        </w:rPr>
        <w:t>دارة واستغلال المرافق العامة،</w:t>
      </w:r>
      <w:r w:rsidR="0078256C">
        <w:rPr>
          <w:rFonts w:hint="cs"/>
          <w:rtl/>
          <w:lang w:val="fr-FR"/>
        </w:rPr>
        <w:t xml:space="preserve"> </w:t>
      </w:r>
      <w:r w:rsidR="00C15B1D">
        <w:rPr>
          <w:rFonts w:hint="cs"/>
          <w:rtl/>
          <w:lang w:val="fr-FR"/>
        </w:rPr>
        <w:t>و</w:t>
      </w:r>
      <w:r w:rsidR="0072382C" w:rsidRPr="00252F80">
        <w:rPr>
          <w:rFonts w:hint="cs"/>
          <w:rtl/>
          <w:lang w:val="fr-FR"/>
        </w:rPr>
        <w:t xml:space="preserve">لعل </w:t>
      </w:r>
      <w:r w:rsidR="00AF1054" w:rsidRPr="00252F80">
        <w:rPr>
          <w:rFonts w:hint="cs"/>
          <w:rtl/>
          <w:lang w:val="fr-FR"/>
        </w:rPr>
        <w:t xml:space="preserve">الإختيار الأمثل للمرافق العامة التي يمكن </w:t>
      </w:r>
      <w:r w:rsidR="00B45142" w:rsidRPr="00252F80">
        <w:rPr>
          <w:rFonts w:hint="cs"/>
          <w:rtl/>
          <w:lang w:val="fr-FR"/>
        </w:rPr>
        <w:t xml:space="preserve">أن تكون موضوعا للتفويض حسب طبيعة وخصائص وأهمية كل </w:t>
      </w:r>
      <w:r w:rsidR="00252F80" w:rsidRPr="00252F80">
        <w:rPr>
          <w:rFonts w:hint="cs"/>
          <w:rtl/>
          <w:lang w:val="fr-FR"/>
        </w:rPr>
        <w:t>مرفق،</w:t>
      </w:r>
      <w:r w:rsidR="00B45142" w:rsidRPr="00252F80">
        <w:rPr>
          <w:rFonts w:hint="cs"/>
          <w:rtl/>
          <w:lang w:val="fr-FR"/>
        </w:rPr>
        <w:t xml:space="preserve"> بالإضافة الى اختيار الشكل الملائم للتفويض </w:t>
      </w:r>
      <w:r w:rsidR="00252F80" w:rsidRPr="00252F80">
        <w:rPr>
          <w:rFonts w:hint="cs"/>
          <w:rtl/>
          <w:lang w:val="fr-FR"/>
        </w:rPr>
        <w:t xml:space="preserve">تشكل عوامل أساسية وضرورية </w:t>
      </w:r>
      <w:r w:rsidR="00D936FC" w:rsidRPr="00252F80">
        <w:rPr>
          <w:rFonts w:hint="cs"/>
          <w:rtl/>
          <w:lang w:val="fr-FR"/>
        </w:rPr>
        <w:t>لإنجاح</w:t>
      </w:r>
      <w:r w:rsidR="00252F80" w:rsidRPr="00252F80">
        <w:rPr>
          <w:rFonts w:hint="cs"/>
          <w:rtl/>
          <w:lang w:val="fr-FR"/>
        </w:rPr>
        <w:t xml:space="preserve"> عملية التسيير المفوض </w:t>
      </w:r>
      <w:r w:rsidR="003D0415">
        <w:rPr>
          <w:rFonts w:hint="cs"/>
          <w:rtl/>
          <w:lang w:val="fr-FR"/>
        </w:rPr>
        <w:t>قبل عملية إبرام عقد التفويض</w:t>
      </w:r>
      <w:r w:rsidR="00555BD2">
        <w:rPr>
          <w:rFonts w:hint="cs"/>
          <w:rtl/>
          <w:lang w:val="fr-FR"/>
        </w:rPr>
        <w:t xml:space="preserve">، ويعد تحقيق هذه العوامل من الالتزامات الأساسية التي تقع عاتق السلطة المفوضة والتي تدخل في السلطة التقديرية للجهة المانحة بوصفها سلطة عامة </w:t>
      </w:r>
      <w:r w:rsidR="000B6FC2">
        <w:rPr>
          <w:rFonts w:hint="cs"/>
          <w:rtl/>
          <w:lang w:val="fr-FR"/>
        </w:rPr>
        <w:t>مسؤولة عن المرفق العام بصفة أصلية.</w:t>
      </w:r>
      <w:r w:rsidR="003D0415">
        <w:rPr>
          <w:rFonts w:hint="cs"/>
          <w:rtl/>
          <w:lang w:val="fr-FR"/>
        </w:rPr>
        <w:t xml:space="preserve"> </w:t>
      </w:r>
      <w:r w:rsidR="00402D62" w:rsidRPr="00FF4804">
        <w:rPr>
          <w:rFonts w:hint="cs"/>
          <w:highlight w:val="yellow"/>
          <w:rtl/>
          <w:lang w:val="fr-FR"/>
        </w:rPr>
        <w:t xml:space="preserve"> </w:t>
      </w:r>
    </w:p>
    <w:p w14:paraId="18FFFE7B" w14:textId="0E00CD45" w:rsidR="00402D62" w:rsidRPr="00DE6131" w:rsidRDefault="0072382C" w:rsidP="00645B7F">
      <w:pPr>
        <w:ind w:firstLine="0"/>
        <w:rPr>
          <w:color w:val="000000" w:themeColor="text1"/>
          <w:rtl/>
          <w:lang w:val="fr-FR"/>
        </w:rPr>
      </w:pPr>
      <w:r>
        <w:rPr>
          <w:rFonts w:hint="cs"/>
          <w:color w:val="000000" w:themeColor="text1"/>
          <w:rtl/>
          <w:lang w:val="fr-FR"/>
        </w:rPr>
        <w:t>إلا أ</w:t>
      </w:r>
      <w:r w:rsidR="00C74CB1" w:rsidRPr="00DE6131">
        <w:rPr>
          <w:rFonts w:hint="cs"/>
          <w:color w:val="000000" w:themeColor="text1"/>
          <w:rtl/>
          <w:lang w:val="fr-FR"/>
        </w:rPr>
        <w:t>ن الطبيعة الخاصة للمرافق العامة تح</w:t>
      </w:r>
      <w:r w:rsidR="00C15B1D">
        <w:rPr>
          <w:rFonts w:hint="cs"/>
          <w:color w:val="000000" w:themeColor="text1"/>
          <w:rtl/>
          <w:lang w:val="fr-FR"/>
        </w:rPr>
        <w:t>تم على السلطة المفوضة وضع كل الآ</w:t>
      </w:r>
      <w:r w:rsidR="00C74CB1" w:rsidRPr="00DE6131">
        <w:rPr>
          <w:rFonts w:hint="cs"/>
          <w:color w:val="000000" w:themeColor="text1"/>
          <w:rtl/>
          <w:lang w:val="fr-FR"/>
        </w:rPr>
        <w:t xml:space="preserve">ليات الكفيلة التي تضمن نجاح تقنية </w:t>
      </w:r>
      <w:r w:rsidR="0078572B" w:rsidRPr="00DE6131">
        <w:rPr>
          <w:rFonts w:hint="cs"/>
          <w:color w:val="000000" w:themeColor="text1"/>
          <w:rtl/>
          <w:lang w:val="fr-FR"/>
        </w:rPr>
        <w:t>التفويض، بالرغ</w:t>
      </w:r>
      <w:r w:rsidR="0078572B" w:rsidRPr="00DE6131">
        <w:rPr>
          <w:color w:val="000000" w:themeColor="text1"/>
          <w:rtl/>
          <w:lang w:val="fr-FR"/>
        </w:rPr>
        <w:t>م</w:t>
      </w:r>
      <w:r w:rsidR="00B15FE4" w:rsidRPr="00DE6131">
        <w:rPr>
          <w:rFonts w:hint="cs"/>
          <w:color w:val="000000" w:themeColor="text1"/>
          <w:rtl/>
          <w:lang w:val="fr-FR"/>
        </w:rPr>
        <w:t xml:space="preserve"> من تخليها عن عملية الإدارة والاستغلال لصالح أشخاص </w:t>
      </w:r>
      <w:r w:rsidR="0078572B" w:rsidRPr="00DE6131">
        <w:rPr>
          <w:rFonts w:hint="cs"/>
          <w:color w:val="000000" w:themeColor="text1"/>
          <w:rtl/>
          <w:lang w:val="fr-FR"/>
        </w:rPr>
        <w:t>أخرى ومن</w:t>
      </w:r>
      <w:r w:rsidR="00C15B1D">
        <w:rPr>
          <w:rFonts w:hint="cs"/>
          <w:color w:val="000000" w:themeColor="text1"/>
          <w:rtl/>
          <w:lang w:val="fr-FR"/>
        </w:rPr>
        <w:t xml:space="preserve"> بين هذه الآ</w:t>
      </w:r>
      <w:r w:rsidR="00C74CB1" w:rsidRPr="00DE6131">
        <w:rPr>
          <w:rFonts w:hint="cs"/>
          <w:color w:val="000000" w:themeColor="text1"/>
          <w:rtl/>
          <w:lang w:val="fr-FR"/>
        </w:rPr>
        <w:t>ليات وضع منظومة رقابية منضبطة</w:t>
      </w:r>
      <w:r w:rsidR="0078572B" w:rsidRPr="00DE6131">
        <w:rPr>
          <w:rFonts w:hint="cs"/>
          <w:color w:val="000000" w:themeColor="text1"/>
          <w:rtl/>
          <w:lang w:val="fr-FR"/>
        </w:rPr>
        <w:t xml:space="preserve"> ومتكاملة لمرافقة عملية تحقيق</w:t>
      </w:r>
      <w:r w:rsidR="00C74CB1" w:rsidRPr="00DE6131">
        <w:rPr>
          <w:rFonts w:hint="cs"/>
          <w:color w:val="000000" w:themeColor="text1"/>
          <w:rtl/>
          <w:lang w:val="fr-FR"/>
        </w:rPr>
        <w:t xml:space="preserve"> </w:t>
      </w:r>
      <w:r w:rsidR="0078572B" w:rsidRPr="00DE6131">
        <w:rPr>
          <w:rFonts w:hint="cs"/>
          <w:color w:val="000000" w:themeColor="text1"/>
          <w:rtl/>
          <w:lang w:val="fr-FR"/>
        </w:rPr>
        <w:t xml:space="preserve">المرافق العامة موضوع </w:t>
      </w:r>
      <w:r w:rsidR="00C74CB1" w:rsidRPr="00DE6131">
        <w:rPr>
          <w:rFonts w:hint="cs"/>
          <w:color w:val="000000" w:themeColor="text1"/>
          <w:rtl/>
          <w:lang w:val="fr-FR"/>
        </w:rPr>
        <w:t xml:space="preserve"> التفويض</w:t>
      </w:r>
      <w:r w:rsidR="0078572B" w:rsidRPr="00DE6131">
        <w:rPr>
          <w:rFonts w:hint="cs"/>
          <w:color w:val="000000" w:themeColor="text1"/>
          <w:rtl/>
          <w:lang w:val="fr-FR"/>
        </w:rPr>
        <w:t>، وذلك بدءا ب</w:t>
      </w:r>
      <w:r w:rsidR="00C74CB1" w:rsidRPr="00DE6131">
        <w:rPr>
          <w:rFonts w:hint="cs"/>
          <w:color w:val="000000" w:themeColor="text1"/>
          <w:rtl/>
          <w:lang w:val="fr-FR"/>
        </w:rPr>
        <w:t xml:space="preserve">دراسة مدى </w:t>
      </w:r>
      <w:r w:rsidR="0078572B" w:rsidRPr="00DE6131">
        <w:rPr>
          <w:rFonts w:hint="cs"/>
          <w:color w:val="000000" w:themeColor="text1"/>
          <w:rtl/>
          <w:lang w:val="fr-FR"/>
        </w:rPr>
        <w:t xml:space="preserve">جدوى </w:t>
      </w:r>
      <w:r w:rsidR="00C95DAB" w:rsidRPr="00DE6131">
        <w:rPr>
          <w:rFonts w:hint="cs"/>
          <w:color w:val="000000" w:themeColor="text1"/>
          <w:rtl/>
          <w:lang w:val="fr-FR"/>
        </w:rPr>
        <w:t>المشروع</w:t>
      </w:r>
      <w:r w:rsidR="0078572B" w:rsidRPr="00DE6131">
        <w:rPr>
          <w:rFonts w:hint="cs"/>
          <w:color w:val="000000" w:themeColor="text1"/>
          <w:rtl/>
          <w:lang w:val="fr-FR"/>
        </w:rPr>
        <w:t xml:space="preserve"> وملائمة أسلوب التفويض</w:t>
      </w:r>
      <w:r w:rsidR="00C74CB1" w:rsidRPr="00DE6131">
        <w:rPr>
          <w:rFonts w:hint="cs"/>
          <w:color w:val="000000" w:themeColor="text1"/>
          <w:rtl/>
          <w:lang w:val="fr-FR"/>
        </w:rPr>
        <w:t xml:space="preserve"> </w:t>
      </w:r>
      <w:r w:rsidR="00C95DAB" w:rsidRPr="00DE6131">
        <w:rPr>
          <w:rFonts w:hint="cs"/>
          <w:color w:val="000000" w:themeColor="text1"/>
          <w:rtl/>
          <w:lang w:val="fr-FR"/>
        </w:rPr>
        <w:t>لإدارة</w:t>
      </w:r>
      <w:r w:rsidR="00C74CB1" w:rsidRPr="00DE6131">
        <w:rPr>
          <w:rFonts w:hint="cs"/>
          <w:color w:val="000000" w:themeColor="text1"/>
          <w:rtl/>
          <w:lang w:val="fr-FR"/>
        </w:rPr>
        <w:t xml:space="preserve"> المرفق العام </w:t>
      </w:r>
      <w:r w:rsidR="0078572B" w:rsidRPr="00DE6131">
        <w:rPr>
          <w:rFonts w:hint="cs"/>
          <w:color w:val="000000" w:themeColor="text1"/>
          <w:rtl/>
          <w:lang w:val="fr-FR"/>
        </w:rPr>
        <w:t xml:space="preserve">، </w:t>
      </w:r>
      <w:r>
        <w:rPr>
          <w:rFonts w:hint="cs"/>
          <w:color w:val="000000" w:themeColor="text1"/>
          <w:rtl/>
          <w:lang w:val="fr-FR"/>
        </w:rPr>
        <w:t>مرورا برقابة الإجراءات</w:t>
      </w:r>
      <w:r w:rsidR="0078572B" w:rsidRPr="00DE6131">
        <w:rPr>
          <w:rFonts w:hint="cs"/>
          <w:color w:val="000000" w:themeColor="text1"/>
          <w:rtl/>
          <w:lang w:val="fr-FR"/>
        </w:rPr>
        <w:t xml:space="preserve"> ومراحل الإبرام </w:t>
      </w:r>
      <w:r w:rsidR="00C74CB1" w:rsidRPr="00DE6131">
        <w:rPr>
          <w:rFonts w:hint="cs"/>
          <w:color w:val="000000" w:themeColor="text1"/>
          <w:rtl/>
          <w:lang w:val="fr-FR"/>
        </w:rPr>
        <w:t xml:space="preserve">التي يمر عبرها العقد وصولا الى </w:t>
      </w:r>
      <w:r w:rsidR="0078572B" w:rsidRPr="00DE6131">
        <w:rPr>
          <w:rFonts w:hint="cs"/>
          <w:color w:val="000000" w:themeColor="text1"/>
          <w:rtl/>
          <w:lang w:val="fr-FR"/>
        </w:rPr>
        <w:t xml:space="preserve">عملية </w:t>
      </w:r>
      <w:r w:rsidR="00C74CB1" w:rsidRPr="00DE6131">
        <w:rPr>
          <w:rFonts w:hint="cs"/>
          <w:color w:val="000000" w:themeColor="text1"/>
          <w:rtl/>
          <w:lang w:val="fr-FR"/>
        </w:rPr>
        <w:t xml:space="preserve">تنفيذ </w:t>
      </w:r>
      <w:r w:rsidR="0078572B" w:rsidRPr="00DE6131">
        <w:rPr>
          <w:rFonts w:hint="cs"/>
          <w:color w:val="000000" w:themeColor="text1"/>
          <w:rtl/>
          <w:lang w:val="fr-FR"/>
        </w:rPr>
        <w:t>المرفق</w:t>
      </w:r>
      <w:r w:rsidR="00C74CB1" w:rsidRPr="00DE6131">
        <w:rPr>
          <w:rFonts w:hint="cs"/>
          <w:color w:val="000000" w:themeColor="text1"/>
          <w:rtl/>
          <w:lang w:val="fr-FR"/>
        </w:rPr>
        <w:t xml:space="preserve"> </w:t>
      </w:r>
      <w:r w:rsidR="0078572B" w:rsidRPr="00DE6131">
        <w:rPr>
          <w:rFonts w:hint="cs"/>
          <w:color w:val="000000" w:themeColor="text1"/>
          <w:rtl/>
          <w:lang w:val="fr-FR"/>
        </w:rPr>
        <w:t>المفوض</w:t>
      </w:r>
      <w:r w:rsidR="00C74CB1" w:rsidRPr="00DE6131">
        <w:rPr>
          <w:rFonts w:hint="cs"/>
          <w:color w:val="000000" w:themeColor="text1"/>
          <w:rtl/>
          <w:lang w:val="fr-FR"/>
        </w:rPr>
        <w:t xml:space="preserve"> على </w:t>
      </w:r>
      <w:r w:rsidR="00B15FE4" w:rsidRPr="00DE6131">
        <w:rPr>
          <w:rFonts w:hint="cs"/>
          <w:color w:val="000000" w:themeColor="text1"/>
          <w:rtl/>
          <w:lang w:val="fr-FR"/>
        </w:rPr>
        <w:t>أحسن</w:t>
      </w:r>
      <w:r w:rsidR="00C74CB1" w:rsidRPr="00DE6131">
        <w:rPr>
          <w:rFonts w:hint="cs"/>
          <w:color w:val="000000" w:themeColor="text1"/>
          <w:rtl/>
          <w:lang w:val="fr-FR"/>
        </w:rPr>
        <w:t xml:space="preserve"> وجه</w:t>
      </w:r>
      <w:r>
        <w:rPr>
          <w:rFonts w:hint="cs"/>
          <w:color w:val="000000" w:themeColor="text1"/>
          <w:rtl/>
          <w:lang w:val="fr-FR"/>
        </w:rPr>
        <w:t>،</w:t>
      </w:r>
      <w:r w:rsidR="0078572B" w:rsidRPr="00DE6131">
        <w:rPr>
          <w:rFonts w:hint="cs"/>
          <w:color w:val="000000" w:themeColor="text1"/>
          <w:rtl/>
          <w:lang w:val="fr-FR"/>
        </w:rPr>
        <w:t xml:space="preserve"> ووفق المبادئ العامة التي تحكم سير المرفق، وهذا بغية </w:t>
      </w:r>
      <w:r w:rsidR="00C74CB1" w:rsidRPr="00DE6131">
        <w:rPr>
          <w:rFonts w:hint="cs"/>
          <w:color w:val="000000" w:themeColor="text1"/>
          <w:rtl/>
          <w:lang w:val="fr-FR"/>
        </w:rPr>
        <w:t xml:space="preserve">ضمان </w:t>
      </w:r>
      <w:r w:rsidR="00645B7F">
        <w:rPr>
          <w:rFonts w:hint="cs"/>
          <w:color w:val="000000" w:themeColor="text1"/>
          <w:rtl/>
          <w:lang w:val="fr-FR"/>
        </w:rPr>
        <w:t xml:space="preserve">بلوغ الأهداف </w:t>
      </w:r>
      <w:r w:rsidR="0078572B" w:rsidRPr="00DE6131">
        <w:rPr>
          <w:rFonts w:hint="cs"/>
          <w:color w:val="000000" w:themeColor="text1"/>
          <w:rtl/>
          <w:lang w:val="fr-FR"/>
        </w:rPr>
        <w:t>المسطرة للمرفق العام، بالإضافة الى التأكد من عدم انحراف المفوض له وتحيزه لمصالحه الخاصة</w:t>
      </w:r>
      <w:r w:rsidR="00E154FF" w:rsidRPr="00DE6131">
        <w:rPr>
          <w:rFonts w:hint="cs"/>
          <w:color w:val="000000" w:themeColor="text1"/>
          <w:rtl/>
          <w:lang w:val="fr-FR"/>
        </w:rPr>
        <w:t xml:space="preserve"> على حساب مقتضيات الصالح العام.</w:t>
      </w:r>
    </w:p>
    <w:p w14:paraId="42D695D0" w14:textId="2C8F3C15" w:rsidR="00E154FF" w:rsidRPr="00DE6131" w:rsidRDefault="00E154FF" w:rsidP="001B4F5A">
      <w:pPr>
        <w:rPr>
          <w:rtl/>
          <w:lang w:val="fr-FR"/>
        </w:rPr>
      </w:pPr>
      <w:r w:rsidRPr="00DE6131">
        <w:rPr>
          <w:rFonts w:hint="cs"/>
          <w:rtl/>
          <w:lang w:val="fr-FR"/>
        </w:rPr>
        <w:t>وسنبين في الفصل الموالي من هذه الدراسة دور تفعيل ال</w:t>
      </w:r>
      <w:r w:rsidR="00645B7F">
        <w:rPr>
          <w:rFonts w:hint="cs"/>
          <w:rtl/>
          <w:lang w:val="fr-FR"/>
        </w:rPr>
        <w:t>آ</w:t>
      </w:r>
      <w:r w:rsidRPr="00DE6131">
        <w:rPr>
          <w:rFonts w:hint="cs"/>
          <w:rtl/>
          <w:lang w:val="fr-FR"/>
        </w:rPr>
        <w:t xml:space="preserve">ليات الرقابية المختلفة والمتعددة في إعطاء نوع من الفعالية والنجاعة لعقود </w:t>
      </w:r>
      <w:r w:rsidR="000C4AEF" w:rsidRPr="00DE6131">
        <w:rPr>
          <w:rFonts w:hint="cs"/>
          <w:rtl/>
          <w:lang w:val="fr-FR"/>
        </w:rPr>
        <w:t>التفويض، م</w:t>
      </w:r>
      <w:r w:rsidR="000C4AEF" w:rsidRPr="00DE6131">
        <w:rPr>
          <w:rtl/>
          <w:lang w:val="fr-FR"/>
        </w:rPr>
        <w:t>ن</w:t>
      </w:r>
      <w:r w:rsidRPr="00DE6131">
        <w:rPr>
          <w:rFonts w:hint="cs"/>
          <w:rtl/>
          <w:lang w:val="fr-FR"/>
        </w:rPr>
        <w:t xml:space="preserve"> </w:t>
      </w:r>
      <w:r w:rsidR="000C4AEF" w:rsidRPr="00DE6131">
        <w:rPr>
          <w:rFonts w:hint="cs"/>
          <w:rtl/>
          <w:lang w:val="fr-FR"/>
        </w:rPr>
        <w:t>خلال فرض</w:t>
      </w:r>
      <w:r w:rsidRPr="00DE6131">
        <w:rPr>
          <w:rFonts w:hint="cs"/>
          <w:rtl/>
          <w:lang w:val="fr-FR"/>
        </w:rPr>
        <w:t xml:space="preserve"> إجراءات معينة على السلطة المفوضة يتحتم عليها اتباعها سواء في مراحل إبرام عقد التفويض بهدف الوصول </w:t>
      </w:r>
      <w:r w:rsidR="00C95DAB" w:rsidRPr="00DE6131">
        <w:rPr>
          <w:rFonts w:hint="cs"/>
          <w:rtl/>
          <w:lang w:val="fr-FR"/>
        </w:rPr>
        <w:t>لأفضل</w:t>
      </w:r>
      <w:r w:rsidRPr="00DE6131">
        <w:rPr>
          <w:rFonts w:hint="cs"/>
          <w:rtl/>
          <w:lang w:val="fr-FR"/>
        </w:rPr>
        <w:t xml:space="preserve"> العروض </w:t>
      </w:r>
      <w:r w:rsidRPr="00DE6131">
        <w:rPr>
          <w:rFonts w:hint="cs"/>
          <w:rtl/>
          <w:lang w:val="fr-FR"/>
        </w:rPr>
        <w:lastRenderedPageBreak/>
        <w:t xml:space="preserve">المقدمة خاصة من ناحية المزايا </w:t>
      </w:r>
      <w:r w:rsidR="000C4AEF" w:rsidRPr="00DE6131">
        <w:rPr>
          <w:rFonts w:hint="cs"/>
          <w:rtl/>
          <w:lang w:val="fr-FR"/>
        </w:rPr>
        <w:t>الاقتصادية،</w:t>
      </w:r>
      <w:r w:rsidRPr="00DE6131">
        <w:rPr>
          <w:rFonts w:hint="cs"/>
          <w:rtl/>
          <w:lang w:val="fr-FR"/>
        </w:rPr>
        <w:t xml:space="preserve"> أو في مرحلة تنفيذ العقد من خلال </w:t>
      </w:r>
      <w:r w:rsidR="000C4AEF" w:rsidRPr="00DE6131">
        <w:rPr>
          <w:rFonts w:hint="cs"/>
          <w:rtl/>
          <w:lang w:val="fr-FR"/>
        </w:rPr>
        <w:t>ال</w:t>
      </w:r>
      <w:r w:rsidRPr="00DE6131">
        <w:rPr>
          <w:rFonts w:hint="cs"/>
          <w:rtl/>
          <w:lang w:val="fr-FR"/>
        </w:rPr>
        <w:t xml:space="preserve">مراقبة </w:t>
      </w:r>
      <w:r w:rsidR="000C4AEF" w:rsidRPr="00DE6131">
        <w:rPr>
          <w:rFonts w:hint="cs"/>
          <w:rtl/>
          <w:lang w:val="fr-FR"/>
        </w:rPr>
        <w:t>الميدانية ل</w:t>
      </w:r>
      <w:r w:rsidRPr="00DE6131">
        <w:rPr>
          <w:rFonts w:hint="cs"/>
          <w:rtl/>
          <w:lang w:val="fr-FR"/>
        </w:rPr>
        <w:t xml:space="preserve">مدى التزام المفوض له باحترام البنود </w:t>
      </w:r>
      <w:r w:rsidR="000C4AEF" w:rsidRPr="00DE6131">
        <w:rPr>
          <w:rFonts w:hint="cs"/>
          <w:rtl/>
          <w:lang w:val="fr-FR"/>
        </w:rPr>
        <w:t xml:space="preserve">التعاقدية </w:t>
      </w:r>
      <w:r w:rsidR="00C95DAB" w:rsidRPr="00DE6131">
        <w:rPr>
          <w:rFonts w:hint="cs"/>
          <w:rtl/>
          <w:lang w:val="fr-FR"/>
        </w:rPr>
        <w:t>والتنظيمي</w:t>
      </w:r>
      <w:r w:rsidR="00C95DAB" w:rsidRPr="00DE6131">
        <w:rPr>
          <w:rtl/>
          <w:lang w:val="fr-FR"/>
        </w:rPr>
        <w:t>ة</w:t>
      </w:r>
      <w:r w:rsidR="000C4AEF" w:rsidRPr="00DE6131">
        <w:rPr>
          <w:rFonts w:hint="cs"/>
          <w:rtl/>
          <w:lang w:val="fr-FR"/>
        </w:rPr>
        <w:t xml:space="preserve"> المكرسة</w:t>
      </w:r>
      <w:r w:rsidRPr="00DE6131">
        <w:rPr>
          <w:rFonts w:hint="cs"/>
          <w:rtl/>
          <w:lang w:val="fr-FR"/>
        </w:rPr>
        <w:t xml:space="preserve"> في دفتر </w:t>
      </w:r>
      <w:r w:rsidR="000C4AEF" w:rsidRPr="00DE6131">
        <w:rPr>
          <w:rFonts w:hint="cs"/>
          <w:rtl/>
          <w:lang w:val="fr-FR"/>
        </w:rPr>
        <w:t>الشروط الخاص</w:t>
      </w:r>
      <w:r w:rsidR="00F82A29" w:rsidRPr="00DE6131">
        <w:rPr>
          <w:rFonts w:hint="cs"/>
          <w:rtl/>
          <w:lang w:val="fr-FR"/>
        </w:rPr>
        <w:t xml:space="preserve"> بالمرفق </w:t>
      </w:r>
      <w:r w:rsidR="000C4AEF" w:rsidRPr="00DE6131">
        <w:rPr>
          <w:rFonts w:hint="cs"/>
          <w:rtl/>
          <w:lang w:val="fr-FR"/>
        </w:rPr>
        <w:t xml:space="preserve">العام </w:t>
      </w:r>
      <w:r w:rsidR="00F82A29" w:rsidRPr="00DE6131">
        <w:rPr>
          <w:rFonts w:hint="cs"/>
          <w:rtl/>
          <w:lang w:val="fr-FR"/>
        </w:rPr>
        <w:t>المفوض</w:t>
      </w:r>
      <w:r w:rsidRPr="00DE6131">
        <w:rPr>
          <w:rFonts w:hint="cs"/>
          <w:rtl/>
          <w:lang w:val="fr-FR"/>
        </w:rPr>
        <w:t>.</w:t>
      </w:r>
    </w:p>
    <w:p w14:paraId="4772D113" w14:textId="73A64BE3" w:rsidR="007B11FB" w:rsidRPr="00602116" w:rsidRDefault="00120B4B" w:rsidP="00602116">
      <w:pPr>
        <w:ind w:firstLine="0"/>
        <w:outlineLvl w:val="1"/>
        <w:rPr>
          <w:b/>
          <w:bCs/>
          <w:color w:val="000000" w:themeColor="text1"/>
          <w:sz w:val="40"/>
          <w:szCs w:val="40"/>
          <w:rtl/>
        </w:rPr>
      </w:pPr>
      <w:bookmarkStart w:id="120" w:name="_Toc165664616"/>
      <w:bookmarkStart w:id="121" w:name="_Toc165665116"/>
      <w:bookmarkStart w:id="122" w:name="_Toc168134058"/>
      <w:r w:rsidRPr="00602116">
        <w:rPr>
          <w:rFonts w:hint="cs"/>
          <w:b/>
          <w:bCs/>
          <w:color w:val="000000" w:themeColor="text1"/>
          <w:sz w:val="40"/>
          <w:szCs w:val="40"/>
          <w:rtl/>
        </w:rPr>
        <w:t>ا</w:t>
      </w:r>
      <w:r w:rsidR="003B5A0E" w:rsidRPr="00602116">
        <w:rPr>
          <w:rFonts w:hint="cs"/>
          <w:b/>
          <w:bCs/>
          <w:color w:val="000000" w:themeColor="text1"/>
          <w:sz w:val="40"/>
          <w:szCs w:val="40"/>
          <w:rtl/>
        </w:rPr>
        <w:t xml:space="preserve">لفصل </w:t>
      </w:r>
      <w:r w:rsidR="00207497" w:rsidRPr="00602116">
        <w:rPr>
          <w:rFonts w:hint="cs"/>
          <w:b/>
          <w:bCs/>
          <w:color w:val="000000" w:themeColor="text1"/>
          <w:sz w:val="40"/>
          <w:szCs w:val="40"/>
          <w:rtl/>
        </w:rPr>
        <w:t xml:space="preserve">الثاني: </w:t>
      </w:r>
      <w:r w:rsidR="00D936FC" w:rsidRPr="00602116">
        <w:rPr>
          <w:rFonts w:hint="cs"/>
          <w:b/>
          <w:bCs/>
          <w:color w:val="000000" w:themeColor="text1"/>
          <w:sz w:val="40"/>
          <w:szCs w:val="40"/>
          <w:rtl/>
        </w:rPr>
        <w:t>دور الرقاب</w:t>
      </w:r>
      <w:r w:rsidR="00D936FC" w:rsidRPr="00602116">
        <w:rPr>
          <w:b/>
          <w:bCs/>
          <w:color w:val="000000" w:themeColor="text1"/>
          <w:sz w:val="40"/>
          <w:szCs w:val="40"/>
          <w:rtl/>
        </w:rPr>
        <w:t>ة</w:t>
      </w:r>
      <w:r w:rsidR="0030418E" w:rsidRPr="00602116">
        <w:rPr>
          <w:rFonts w:hint="cs"/>
          <w:b/>
          <w:bCs/>
          <w:color w:val="000000" w:themeColor="text1"/>
          <w:sz w:val="40"/>
          <w:szCs w:val="40"/>
          <w:rtl/>
        </w:rPr>
        <w:t xml:space="preserve"> في نجاعة وفعالية عقود التفويض</w:t>
      </w:r>
      <w:bookmarkEnd w:id="120"/>
      <w:bookmarkEnd w:id="121"/>
      <w:bookmarkEnd w:id="122"/>
    </w:p>
    <w:p w14:paraId="3B652910" w14:textId="7187A821" w:rsidR="000B75C4" w:rsidRPr="00DE6131" w:rsidRDefault="009861D7" w:rsidP="001B4F5A">
      <w:pPr>
        <w:rPr>
          <w:rtl/>
        </w:rPr>
      </w:pPr>
      <w:r>
        <w:rPr>
          <w:rFonts w:hint="cs"/>
          <w:rtl/>
        </w:rPr>
        <w:t>إ</w:t>
      </w:r>
      <w:r w:rsidR="000B75C4" w:rsidRPr="00602116">
        <w:rPr>
          <w:rFonts w:hint="cs"/>
          <w:rtl/>
        </w:rPr>
        <w:t xml:space="preserve">ن لجوء </w:t>
      </w:r>
      <w:r w:rsidR="00C129F4" w:rsidRPr="00602116">
        <w:rPr>
          <w:rFonts w:hint="cs"/>
          <w:rtl/>
        </w:rPr>
        <w:t>الجهة الإدارية المبرمة ل</w:t>
      </w:r>
      <w:r w:rsidR="000B75C4" w:rsidRPr="00602116">
        <w:rPr>
          <w:rFonts w:hint="cs"/>
          <w:rtl/>
        </w:rPr>
        <w:t xml:space="preserve">عقد الشراكة مع القطاع الخاص </w:t>
      </w:r>
      <w:r w:rsidR="00C95DAB" w:rsidRPr="00602116">
        <w:rPr>
          <w:rFonts w:hint="cs"/>
          <w:rtl/>
        </w:rPr>
        <w:t>لا يبر</w:t>
      </w:r>
      <w:r w:rsidR="00C95DAB" w:rsidRPr="00602116">
        <w:rPr>
          <w:rtl/>
        </w:rPr>
        <w:t>ر</w:t>
      </w:r>
      <w:r w:rsidR="000B75C4" w:rsidRPr="00602116">
        <w:rPr>
          <w:rFonts w:hint="cs"/>
          <w:rtl/>
        </w:rPr>
        <w:t xml:space="preserve"> </w:t>
      </w:r>
      <w:r w:rsidR="00C129F4" w:rsidRPr="00602116">
        <w:rPr>
          <w:rFonts w:hint="cs"/>
          <w:rtl/>
        </w:rPr>
        <w:t>تخليها</w:t>
      </w:r>
      <w:r w:rsidR="000B75C4" w:rsidRPr="00602116">
        <w:rPr>
          <w:rFonts w:hint="cs"/>
          <w:rtl/>
        </w:rPr>
        <w:t xml:space="preserve"> عن </w:t>
      </w:r>
      <w:r w:rsidR="00C129F4" w:rsidRPr="00602116">
        <w:rPr>
          <w:rFonts w:hint="cs"/>
          <w:rtl/>
        </w:rPr>
        <w:t>التزاماتها</w:t>
      </w:r>
      <w:r w:rsidR="000B75C4" w:rsidRPr="00602116">
        <w:rPr>
          <w:rFonts w:hint="cs"/>
          <w:rtl/>
        </w:rPr>
        <w:t xml:space="preserve"> الأساسية في الاشراف والرقابة على سير </w:t>
      </w:r>
      <w:r w:rsidR="00C129F4" w:rsidRPr="00602116">
        <w:rPr>
          <w:rFonts w:hint="cs"/>
          <w:rtl/>
        </w:rPr>
        <w:t>المرافق العامة</w:t>
      </w:r>
      <w:r>
        <w:rPr>
          <w:rFonts w:hint="cs"/>
          <w:rtl/>
        </w:rPr>
        <w:t>،</w:t>
      </w:r>
      <w:r w:rsidR="000B75C4" w:rsidRPr="00602116">
        <w:rPr>
          <w:rFonts w:hint="cs"/>
          <w:rtl/>
        </w:rPr>
        <w:t xml:space="preserve"> و</w:t>
      </w:r>
      <w:r w:rsidR="00C129F4" w:rsidRPr="00602116">
        <w:rPr>
          <w:rFonts w:hint="cs"/>
          <w:rtl/>
        </w:rPr>
        <w:t>لذلك وجب عليها ضمان</w:t>
      </w:r>
      <w:r w:rsidR="000B75C4" w:rsidRPr="00602116">
        <w:rPr>
          <w:rFonts w:hint="cs"/>
          <w:rtl/>
        </w:rPr>
        <w:t xml:space="preserve"> حصول المنتفعين على الخدمة </w:t>
      </w:r>
      <w:r w:rsidR="00C129F4" w:rsidRPr="00602116">
        <w:rPr>
          <w:rFonts w:hint="cs"/>
          <w:rtl/>
        </w:rPr>
        <w:t xml:space="preserve">العمومية </w:t>
      </w:r>
      <w:r w:rsidR="000B75C4" w:rsidRPr="00602116">
        <w:rPr>
          <w:rFonts w:hint="cs"/>
          <w:rtl/>
        </w:rPr>
        <w:t xml:space="preserve">المطلوبة </w:t>
      </w:r>
      <w:r>
        <w:rPr>
          <w:rFonts w:hint="cs"/>
          <w:rtl/>
        </w:rPr>
        <w:t>على أحسن وجه، لأ</w:t>
      </w:r>
      <w:r w:rsidR="00C129F4" w:rsidRPr="00602116">
        <w:rPr>
          <w:rFonts w:hint="cs"/>
          <w:rtl/>
        </w:rPr>
        <w:t>ن</w:t>
      </w:r>
      <w:r w:rsidR="00E27147">
        <w:rPr>
          <w:rFonts w:hint="cs"/>
          <w:rtl/>
        </w:rPr>
        <w:t xml:space="preserve">ه </w:t>
      </w:r>
      <w:r w:rsidR="00D936FC">
        <w:rPr>
          <w:rFonts w:hint="cs"/>
          <w:rtl/>
        </w:rPr>
        <w:t>لا يمك</w:t>
      </w:r>
      <w:r w:rsidR="00D936FC">
        <w:rPr>
          <w:rtl/>
        </w:rPr>
        <w:t>ن</w:t>
      </w:r>
      <w:r w:rsidR="00C129F4" w:rsidRPr="00602116">
        <w:rPr>
          <w:rFonts w:hint="cs"/>
          <w:rtl/>
        </w:rPr>
        <w:t xml:space="preserve"> </w:t>
      </w:r>
      <w:r w:rsidR="000B75C4" w:rsidRPr="00602116">
        <w:rPr>
          <w:rFonts w:hint="cs"/>
          <w:rtl/>
        </w:rPr>
        <w:t xml:space="preserve">الاعتماد فقط على </w:t>
      </w:r>
      <w:r w:rsidR="00C129F4" w:rsidRPr="00602116">
        <w:rPr>
          <w:rFonts w:hint="cs"/>
          <w:rtl/>
        </w:rPr>
        <w:t>المتعاقد الشريك</w:t>
      </w:r>
      <w:r>
        <w:rPr>
          <w:rFonts w:hint="cs"/>
          <w:rtl/>
        </w:rPr>
        <w:t xml:space="preserve"> في الوفاء بالتزاماته</w:t>
      </w:r>
      <w:r w:rsidR="000B75C4" w:rsidRPr="00602116">
        <w:rPr>
          <w:rFonts w:hint="cs"/>
          <w:rtl/>
        </w:rPr>
        <w:t xml:space="preserve"> </w:t>
      </w:r>
      <w:r w:rsidR="00C129F4" w:rsidRPr="00602116">
        <w:rPr>
          <w:rFonts w:hint="cs"/>
          <w:rtl/>
        </w:rPr>
        <w:t>من تلقاء نفسه، ذلك أنه</w:t>
      </w:r>
      <w:r w:rsidR="000B75C4" w:rsidRPr="00602116">
        <w:rPr>
          <w:rFonts w:hint="cs"/>
          <w:rtl/>
        </w:rPr>
        <w:t xml:space="preserve"> </w:t>
      </w:r>
      <w:r w:rsidR="00C129F4" w:rsidRPr="00602116">
        <w:rPr>
          <w:rFonts w:hint="cs"/>
          <w:rtl/>
        </w:rPr>
        <w:t>مهما يكن ل</w:t>
      </w:r>
      <w:r w:rsidR="000B75C4" w:rsidRPr="00602116">
        <w:rPr>
          <w:rFonts w:hint="cs"/>
          <w:rtl/>
        </w:rPr>
        <w:t>لشريك الخاص</w:t>
      </w:r>
      <w:r w:rsidR="00E27147">
        <w:rPr>
          <w:rFonts w:hint="cs"/>
          <w:rtl/>
        </w:rPr>
        <w:t xml:space="preserve"> من تفان ونزاهة إلا أ</w:t>
      </w:r>
      <w:r w:rsidR="00C129F4" w:rsidRPr="00602116">
        <w:rPr>
          <w:rFonts w:hint="cs"/>
          <w:rtl/>
        </w:rPr>
        <w:t>ن الهدف الأساسي له من التعاقد هو</w:t>
      </w:r>
      <w:r w:rsidR="00E27147">
        <w:rPr>
          <w:rFonts w:hint="cs"/>
          <w:rtl/>
        </w:rPr>
        <w:t xml:space="preserve"> تحقيق أ</w:t>
      </w:r>
      <w:r w:rsidR="000B75C4" w:rsidRPr="00602116">
        <w:rPr>
          <w:rFonts w:hint="cs"/>
          <w:rtl/>
        </w:rPr>
        <w:t>كبر قدر من الأرباح</w:t>
      </w:r>
      <w:r w:rsidR="00C129F4" w:rsidRPr="00602116">
        <w:rPr>
          <w:rFonts w:hint="cs"/>
          <w:rtl/>
        </w:rPr>
        <w:t>،</w:t>
      </w:r>
      <w:r w:rsidR="000B75C4" w:rsidRPr="00602116">
        <w:rPr>
          <w:rFonts w:hint="cs"/>
          <w:rtl/>
        </w:rPr>
        <w:t xml:space="preserve"> </w:t>
      </w:r>
      <w:r w:rsidR="00E27147">
        <w:rPr>
          <w:rFonts w:hint="cs"/>
          <w:rtl/>
        </w:rPr>
        <w:t>وفي المقابل فإ</w:t>
      </w:r>
      <w:r w:rsidR="00C129F4" w:rsidRPr="00602116">
        <w:rPr>
          <w:rFonts w:hint="cs"/>
          <w:rtl/>
        </w:rPr>
        <w:t xml:space="preserve">ن </w:t>
      </w:r>
      <w:r w:rsidR="000B75C4" w:rsidRPr="00602116">
        <w:rPr>
          <w:rFonts w:hint="cs"/>
          <w:rtl/>
        </w:rPr>
        <w:t xml:space="preserve"> </w:t>
      </w:r>
      <w:r w:rsidR="00C129F4" w:rsidRPr="00602116">
        <w:rPr>
          <w:rFonts w:hint="cs"/>
          <w:rtl/>
        </w:rPr>
        <w:t>ارتباط</w:t>
      </w:r>
      <w:r w:rsidR="000B75C4" w:rsidRPr="00602116">
        <w:rPr>
          <w:rFonts w:hint="cs"/>
          <w:rtl/>
        </w:rPr>
        <w:t xml:space="preserve"> المشروع </w:t>
      </w:r>
      <w:r w:rsidR="00C129F4" w:rsidRPr="00602116">
        <w:rPr>
          <w:rFonts w:hint="cs"/>
          <w:rtl/>
        </w:rPr>
        <w:t>بنشاط حيوي و</w:t>
      </w:r>
      <w:r w:rsidR="000B75C4" w:rsidRPr="00602116">
        <w:rPr>
          <w:rFonts w:hint="cs"/>
          <w:rtl/>
        </w:rPr>
        <w:t xml:space="preserve">ببنية تحتية </w:t>
      </w:r>
      <w:r w:rsidR="00E27147">
        <w:rPr>
          <w:rFonts w:hint="cs"/>
          <w:rtl/>
        </w:rPr>
        <w:t>حساسة تهم جميع أفراد المجتمع</w:t>
      </w:r>
      <w:r w:rsidR="00C129F4" w:rsidRPr="00602116">
        <w:rPr>
          <w:rFonts w:hint="cs"/>
          <w:rtl/>
        </w:rPr>
        <w:t xml:space="preserve">، </w:t>
      </w:r>
      <w:r w:rsidR="00E27147">
        <w:rPr>
          <w:rFonts w:hint="cs"/>
          <w:rtl/>
        </w:rPr>
        <w:t>فإ</w:t>
      </w:r>
      <w:r w:rsidR="000B75C4" w:rsidRPr="00602116">
        <w:rPr>
          <w:rFonts w:hint="cs"/>
          <w:rtl/>
        </w:rPr>
        <w:t>ن</w:t>
      </w:r>
      <w:r w:rsidR="00C129F4" w:rsidRPr="00602116">
        <w:rPr>
          <w:rFonts w:hint="cs"/>
          <w:rtl/>
        </w:rPr>
        <w:t xml:space="preserve">ه يبقى </w:t>
      </w:r>
      <w:r w:rsidR="00601658" w:rsidRPr="00602116">
        <w:rPr>
          <w:rFonts w:hint="cs"/>
          <w:rtl/>
        </w:rPr>
        <w:t xml:space="preserve"> من واجب </w:t>
      </w:r>
      <w:r w:rsidR="00C129F4" w:rsidRPr="00602116">
        <w:rPr>
          <w:rFonts w:hint="cs"/>
          <w:rtl/>
        </w:rPr>
        <w:t>السلطة العامة المانحة للمشر</w:t>
      </w:r>
      <w:r w:rsidR="00D936FC">
        <w:rPr>
          <w:rFonts w:hint="cs"/>
          <w:rtl/>
        </w:rPr>
        <w:t>وع</w:t>
      </w:r>
      <w:r w:rsidR="00C129F4" w:rsidRPr="00602116">
        <w:rPr>
          <w:rFonts w:hint="cs"/>
          <w:rtl/>
        </w:rPr>
        <w:t>،</w:t>
      </w:r>
      <w:r w:rsidR="00E27147">
        <w:rPr>
          <w:rFonts w:hint="cs"/>
          <w:rtl/>
        </w:rPr>
        <w:t xml:space="preserve"> </w:t>
      </w:r>
      <w:r w:rsidR="00C129F4" w:rsidRPr="00602116">
        <w:rPr>
          <w:rFonts w:hint="cs"/>
          <w:rtl/>
        </w:rPr>
        <w:t xml:space="preserve">أن </w:t>
      </w:r>
      <w:r w:rsidR="000A5A06" w:rsidRPr="00602116">
        <w:rPr>
          <w:rFonts w:hint="cs"/>
          <w:rtl/>
        </w:rPr>
        <w:t>بسط رقابتها</w:t>
      </w:r>
      <w:r w:rsidR="00601658" w:rsidRPr="00602116">
        <w:rPr>
          <w:rFonts w:hint="cs"/>
          <w:rtl/>
        </w:rPr>
        <w:t xml:space="preserve"> وتو</w:t>
      </w:r>
      <w:r w:rsidR="000B75C4" w:rsidRPr="00602116">
        <w:rPr>
          <w:rFonts w:hint="cs"/>
          <w:rtl/>
        </w:rPr>
        <w:t>جيه</w:t>
      </w:r>
      <w:r w:rsidR="000A5A06" w:rsidRPr="00602116">
        <w:rPr>
          <w:rFonts w:hint="cs"/>
          <w:rtl/>
        </w:rPr>
        <w:t>ا</w:t>
      </w:r>
      <w:r w:rsidR="000B75C4" w:rsidRPr="00602116">
        <w:rPr>
          <w:rFonts w:hint="cs"/>
          <w:rtl/>
        </w:rPr>
        <w:t xml:space="preserve"> </w:t>
      </w:r>
      <w:r w:rsidR="000A5A06" w:rsidRPr="00602116">
        <w:rPr>
          <w:rFonts w:hint="cs"/>
          <w:rtl/>
        </w:rPr>
        <w:t xml:space="preserve">لشريكها وذلك قصد </w:t>
      </w:r>
      <w:r w:rsidR="000B75C4" w:rsidRPr="00602116">
        <w:rPr>
          <w:rFonts w:hint="cs"/>
          <w:rtl/>
        </w:rPr>
        <w:t xml:space="preserve"> توجيه</w:t>
      </w:r>
      <w:r w:rsidR="000A5A06" w:rsidRPr="00602116">
        <w:rPr>
          <w:rFonts w:hint="cs"/>
          <w:rtl/>
        </w:rPr>
        <w:t xml:space="preserve">ه الى </w:t>
      </w:r>
      <w:r w:rsidR="00E27147">
        <w:rPr>
          <w:rFonts w:hint="cs"/>
          <w:rtl/>
        </w:rPr>
        <w:t>الحصول على الخدمة المطلوبة أو</w:t>
      </w:r>
      <w:r w:rsidR="000B75C4" w:rsidRPr="00602116">
        <w:rPr>
          <w:rFonts w:hint="cs"/>
          <w:rtl/>
        </w:rPr>
        <w:t>السلعة المطلوبة وفق المعايير المحددة</w:t>
      </w:r>
      <w:r w:rsidR="00E27147">
        <w:rPr>
          <w:rFonts w:hint="cs"/>
          <w:rtl/>
        </w:rPr>
        <w:t>،</w:t>
      </w:r>
      <w:r w:rsidR="000A5A06" w:rsidRPr="00602116">
        <w:rPr>
          <w:rFonts w:hint="cs"/>
          <w:rtl/>
        </w:rPr>
        <w:t xml:space="preserve"> والموضوعة سلفا في دفتر الشروط </w:t>
      </w:r>
      <w:r w:rsidR="000B75C4" w:rsidRPr="00602116">
        <w:rPr>
          <w:rFonts w:hint="cs"/>
          <w:rtl/>
        </w:rPr>
        <w:t xml:space="preserve">من قبل الإدارة </w:t>
      </w:r>
      <w:r w:rsidR="00155967">
        <w:rPr>
          <w:rFonts w:hint="cs"/>
          <w:rtl/>
        </w:rPr>
        <w:t>تحقيقا للنفع العام لهذا فإ</w:t>
      </w:r>
      <w:r w:rsidR="00E740D6" w:rsidRPr="00602116">
        <w:rPr>
          <w:rFonts w:hint="cs"/>
          <w:rtl/>
        </w:rPr>
        <w:t>ن سلطة الإدارة في الرقابة من السلطات</w:t>
      </w:r>
      <w:r w:rsidR="000A5A06" w:rsidRPr="00602116">
        <w:rPr>
          <w:rFonts w:hint="cs"/>
          <w:rtl/>
        </w:rPr>
        <w:t xml:space="preserve"> ال</w:t>
      </w:r>
      <w:r w:rsidR="00155967">
        <w:rPr>
          <w:rFonts w:hint="cs"/>
          <w:rtl/>
        </w:rPr>
        <w:t>أ</w:t>
      </w:r>
      <w:r w:rsidR="000A5A06" w:rsidRPr="00602116">
        <w:rPr>
          <w:rFonts w:hint="cs"/>
          <w:rtl/>
        </w:rPr>
        <w:t xml:space="preserve">صيلة </w:t>
      </w:r>
      <w:r w:rsidR="00E740D6" w:rsidRPr="00602116">
        <w:rPr>
          <w:rFonts w:hint="cs"/>
          <w:rtl/>
        </w:rPr>
        <w:t xml:space="preserve">التي تتمتع بها </w:t>
      </w:r>
      <w:r w:rsidR="000A5A06" w:rsidRPr="00602116">
        <w:rPr>
          <w:rFonts w:hint="cs"/>
          <w:rtl/>
        </w:rPr>
        <w:t>الجهة الإدارية في مواجهة المتعاقد معها،</w:t>
      </w:r>
      <w:r w:rsidR="00BC6377">
        <w:rPr>
          <w:rFonts w:hint="cs"/>
          <w:rtl/>
        </w:rPr>
        <w:t xml:space="preserve"> </w:t>
      </w:r>
      <w:r w:rsidR="000A5A06" w:rsidRPr="00602116">
        <w:rPr>
          <w:rFonts w:hint="cs"/>
          <w:rtl/>
        </w:rPr>
        <w:t>ف</w:t>
      </w:r>
      <w:r w:rsidR="00E740D6" w:rsidRPr="00602116">
        <w:rPr>
          <w:rFonts w:hint="cs"/>
          <w:rtl/>
        </w:rPr>
        <w:t>لا</w:t>
      </w:r>
      <w:r w:rsidR="00C95DAB" w:rsidRPr="00602116">
        <w:rPr>
          <w:rFonts w:hint="cs"/>
          <w:rtl/>
        </w:rPr>
        <w:t xml:space="preserve"> </w:t>
      </w:r>
      <w:r w:rsidR="00BC6377">
        <w:rPr>
          <w:rFonts w:hint="cs"/>
          <w:rtl/>
        </w:rPr>
        <w:t>يمكن لها أ</w:t>
      </w:r>
      <w:r w:rsidR="00E740D6" w:rsidRPr="00602116">
        <w:rPr>
          <w:rFonts w:hint="cs"/>
          <w:rtl/>
        </w:rPr>
        <w:t xml:space="preserve">ن </w:t>
      </w:r>
      <w:r w:rsidR="000A5A06" w:rsidRPr="00602116">
        <w:rPr>
          <w:rFonts w:hint="cs"/>
          <w:rtl/>
        </w:rPr>
        <w:t>تتخلى</w:t>
      </w:r>
      <w:r w:rsidR="00E740D6" w:rsidRPr="00602116">
        <w:rPr>
          <w:rFonts w:hint="cs"/>
          <w:rtl/>
        </w:rPr>
        <w:t xml:space="preserve"> عنها </w:t>
      </w:r>
      <w:r w:rsidR="00C95DAB" w:rsidRPr="00602116">
        <w:rPr>
          <w:rFonts w:hint="cs"/>
          <w:rtl/>
        </w:rPr>
        <w:t>لأي</w:t>
      </w:r>
      <w:r w:rsidR="00E740D6" w:rsidRPr="00602116">
        <w:rPr>
          <w:rFonts w:hint="cs"/>
          <w:rtl/>
        </w:rPr>
        <w:t xml:space="preserve"> سبب كان وذلك حماية لمصلحة المجتمع</w:t>
      </w:r>
      <w:r w:rsidR="00B24087" w:rsidRPr="00602116">
        <w:rPr>
          <w:rStyle w:val="Appelnotedebasdep"/>
          <w:color w:val="000000" w:themeColor="text1"/>
          <w:rtl/>
        </w:rPr>
        <w:footnoteReference w:id="106"/>
      </w:r>
      <w:r w:rsidR="000A5A06" w:rsidRPr="00602116">
        <w:rPr>
          <w:rFonts w:hint="cs"/>
          <w:rtl/>
        </w:rPr>
        <w:t>.</w:t>
      </w:r>
    </w:p>
    <w:p w14:paraId="68C34253" w14:textId="07DFB77F" w:rsidR="008D4885" w:rsidRPr="00DE6131" w:rsidRDefault="00882CC4" w:rsidP="001B4F5A">
      <w:pPr>
        <w:rPr>
          <w:rtl/>
        </w:rPr>
      </w:pPr>
      <w:r>
        <w:rPr>
          <w:rFonts w:hint="cs"/>
          <w:rtl/>
        </w:rPr>
        <w:t>ب</w:t>
      </w:r>
      <w:r w:rsidR="00F7678C" w:rsidRPr="00DE6131">
        <w:rPr>
          <w:rFonts w:hint="cs"/>
          <w:rtl/>
        </w:rPr>
        <w:t xml:space="preserve">ذلك تتمتع الجهة المانحة للمشروع بصلاحية </w:t>
      </w:r>
      <w:r>
        <w:rPr>
          <w:rFonts w:hint="cs"/>
          <w:rtl/>
        </w:rPr>
        <w:t>الإ</w:t>
      </w:r>
      <w:r w:rsidR="008D4885" w:rsidRPr="00DE6131">
        <w:rPr>
          <w:rFonts w:hint="cs"/>
          <w:rtl/>
        </w:rPr>
        <w:t xml:space="preserve">شراف والرقابة على تنفيذ </w:t>
      </w:r>
      <w:r w:rsidR="00F7678C" w:rsidRPr="00DE6131">
        <w:rPr>
          <w:rFonts w:hint="cs"/>
          <w:rtl/>
        </w:rPr>
        <w:t>المشرع</w:t>
      </w:r>
      <w:r w:rsidR="008D4885" w:rsidRPr="00DE6131">
        <w:rPr>
          <w:rFonts w:hint="cs"/>
          <w:rtl/>
        </w:rPr>
        <w:t xml:space="preserve"> ومتابعة </w:t>
      </w:r>
      <w:r w:rsidR="00F7678C" w:rsidRPr="00DE6131">
        <w:rPr>
          <w:rFonts w:hint="cs"/>
          <w:rtl/>
        </w:rPr>
        <w:t>المتعاقد</w:t>
      </w:r>
      <w:r w:rsidR="008D4885" w:rsidRPr="00DE6131">
        <w:rPr>
          <w:rFonts w:hint="cs"/>
          <w:rtl/>
        </w:rPr>
        <w:t xml:space="preserve"> </w:t>
      </w:r>
      <w:r>
        <w:rPr>
          <w:rFonts w:hint="cs"/>
          <w:rtl/>
        </w:rPr>
        <w:t>تبدأ</w:t>
      </w:r>
      <w:r w:rsidR="00F7678C" w:rsidRPr="00DE6131">
        <w:rPr>
          <w:rFonts w:hint="cs"/>
          <w:rtl/>
        </w:rPr>
        <w:t xml:space="preserve"> منذ بداية</w:t>
      </w:r>
      <w:r>
        <w:rPr>
          <w:rFonts w:hint="cs"/>
          <w:rtl/>
        </w:rPr>
        <w:t xml:space="preserve"> التحضير للمشروع أ</w:t>
      </w:r>
      <w:r w:rsidR="00F7678C" w:rsidRPr="00DE6131">
        <w:rPr>
          <w:rFonts w:hint="cs"/>
          <w:rtl/>
        </w:rPr>
        <w:t>و</w:t>
      </w:r>
      <w:r w:rsidR="00C95DAB" w:rsidRPr="00DE6131">
        <w:rPr>
          <w:rFonts w:hint="cs"/>
          <w:rtl/>
        </w:rPr>
        <w:t xml:space="preserve"> </w:t>
      </w:r>
      <w:r w:rsidR="00F7678C" w:rsidRPr="00DE6131">
        <w:rPr>
          <w:rFonts w:hint="cs"/>
          <w:rtl/>
        </w:rPr>
        <w:t>حتى من مراحل سابقة، بداية من ال</w:t>
      </w:r>
      <w:r w:rsidR="008D4885" w:rsidRPr="00DE6131">
        <w:rPr>
          <w:rFonts w:hint="cs"/>
          <w:rtl/>
        </w:rPr>
        <w:t>تصميم</w:t>
      </w:r>
      <w:r w:rsidR="00F7678C" w:rsidRPr="00DE6131">
        <w:rPr>
          <w:rFonts w:hint="cs"/>
          <w:rtl/>
        </w:rPr>
        <w:t xml:space="preserve">  والتخطيط وتجهيز</w:t>
      </w:r>
      <w:r w:rsidR="008D4885" w:rsidRPr="00DE6131">
        <w:rPr>
          <w:rFonts w:hint="cs"/>
          <w:rtl/>
        </w:rPr>
        <w:t xml:space="preserve"> </w:t>
      </w:r>
      <w:r w:rsidR="00F7678C" w:rsidRPr="00DE6131">
        <w:rPr>
          <w:rFonts w:hint="cs"/>
          <w:rtl/>
        </w:rPr>
        <w:t>ا</w:t>
      </w:r>
      <w:r w:rsidR="008D4885" w:rsidRPr="00DE6131">
        <w:rPr>
          <w:rFonts w:hint="cs"/>
          <w:rtl/>
        </w:rPr>
        <w:t xml:space="preserve">لمنتوجات والخدمات </w:t>
      </w:r>
      <w:r w:rsidR="00F7678C" w:rsidRPr="00DE6131">
        <w:rPr>
          <w:rFonts w:hint="cs"/>
          <w:rtl/>
        </w:rPr>
        <w:t xml:space="preserve"> اللازمة لاستغلال ال</w:t>
      </w:r>
      <w:r w:rsidR="008D4885" w:rsidRPr="00DE6131">
        <w:rPr>
          <w:rFonts w:hint="cs"/>
          <w:rtl/>
        </w:rPr>
        <w:t>مشروع موضوع عقد المشاركة</w:t>
      </w:r>
      <w:r w:rsidR="00F7678C" w:rsidRPr="00DE6131">
        <w:rPr>
          <w:rFonts w:hint="cs"/>
          <w:rtl/>
        </w:rPr>
        <w:t>،</w:t>
      </w:r>
      <w:r w:rsidR="008D4885" w:rsidRPr="00DE6131">
        <w:rPr>
          <w:rFonts w:hint="cs"/>
          <w:rtl/>
        </w:rPr>
        <w:t xml:space="preserve"> و</w:t>
      </w:r>
      <w:r w:rsidR="00F7678C" w:rsidRPr="00DE6131">
        <w:rPr>
          <w:rFonts w:hint="cs"/>
          <w:rtl/>
        </w:rPr>
        <w:t xml:space="preserve">ضرورة </w:t>
      </w:r>
      <w:r w:rsidR="00C95DAB" w:rsidRPr="00DE6131">
        <w:rPr>
          <w:rFonts w:hint="cs"/>
          <w:rtl/>
        </w:rPr>
        <w:t>التأكد</w:t>
      </w:r>
      <w:r w:rsidR="008D4885" w:rsidRPr="00DE6131">
        <w:rPr>
          <w:rFonts w:hint="cs"/>
          <w:rtl/>
        </w:rPr>
        <w:t xml:space="preserve"> من تحقيق مستويات </w:t>
      </w:r>
      <w:r w:rsidR="00C95DAB" w:rsidRPr="00DE6131">
        <w:rPr>
          <w:rFonts w:hint="cs"/>
          <w:rtl/>
        </w:rPr>
        <w:t xml:space="preserve">الجودة </w:t>
      </w:r>
      <w:r w:rsidR="00F7678C" w:rsidRPr="00DE6131">
        <w:rPr>
          <w:rFonts w:hint="cs"/>
          <w:rtl/>
        </w:rPr>
        <w:t>المطلوبة</w:t>
      </w:r>
      <w:r w:rsidR="008D4885" w:rsidRPr="00DE6131">
        <w:rPr>
          <w:rFonts w:hint="cs"/>
          <w:rtl/>
        </w:rPr>
        <w:t xml:space="preserve"> قانونا</w:t>
      </w:r>
      <w:r w:rsidR="00F7678C" w:rsidRPr="00DE6131">
        <w:rPr>
          <w:rFonts w:hint="cs"/>
          <w:rtl/>
        </w:rPr>
        <w:t xml:space="preserve">، </w:t>
      </w:r>
      <w:r w:rsidR="008D4885" w:rsidRPr="00DE6131">
        <w:rPr>
          <w:rFonts w:hint="cs"/>
          <w:rtl/>
        </w:rPr>
        <w:t xml:space="preserve">ولها في سبيل ذلك تعيين مندوبين لها لمراقبة التنفيذ </w:t>
      </w:r>
      <w:r w:rsidR="00F7678C" w:rsidRPr="00DE6131">
        <w:rPr>
          <w:rFonts w:hint="cs"/>
          <w:rtl/>
        </w:rPr>
        <w:t>بناء على مقتضيات دفتر ال</w:t>
      </w:r>
      <w:r w:rsidR="008D4885" w:rsidRPr="00DE6131">
        <w:rPr>
          <w:rFonts w:hint="cs"/>
          <w:rtl/>
        </w:rPr>
        <w:t xml:space="preserve">شروط  </w:t>
      </w:r>
      <w:r w:rsidR="00F7678C" w:rsidRPr="00DE6131">
        <w:rPr>
          <w:rFonts w:hint="cs"/>
          <w:rtl/>
        </w:rPr>
        <w:t>الخاص بالمشروع موضوع العقد،</w:t>
      </w:r>
      <w:r w:rsidR="008D4885" w:rsidRPr="00DE6131">
        <w:rPr>
          <w:rFonts w:hint="cs"/>
          <w:rtl/>
        </w:rPr>
        <w:t xml:space="preserve"> وبمراعاة معايير وقواعد الرقابة المقررة قانونا، </w:t>
      </w:r>
      <w:r w:rsidR="00A5204E" w:rsidRPr="00DE6131">
        <w:rPr>
          <w:rFonts w:hint="cs"/>
          <w:rtl/>
        </w:rPr>
        <w:t>وبذلك ف</w:t>
      </w:r>
      <w:r w:rsidR="00196509">
        <w:rPr>
          <w:rFonts w:hint="cs"/>
          <w:rtl/>
        </w:rPr>
        <w:t>إ</w:t>
      </w:r>
      <w:r w:rsidR="008D4885" w:rsidRPr="00DE6131">
        <w:rPr>
          <w:rFonts w:hint="cs"/>
          <w:rtl/>
        </w:rPr>
        <w:t>ن حق ال</w:t>
      </w:r>
      <w:r w:rsidR="00196509">
        <w:rPr>
          <w:rFonts w:hint="cs"/>
          <w:rtl/>
        </w:rPr>
        <w:t>إ</w:t>
      </w:r>
      <w:r w:rsidR="008D4885" w:rsidRPr="00DE6131">
        <w:rPr>
          <w:rFonts w:hint="cs"/>
          <w:rtl/>
        </w:rPr>
        <w:t xml:space="preserve">شراف والرقابة والتوجيه </w:t>
      </w:r>
      <w:r w:rsidR="00C95DAB" w:rsidRPr="00DE6131">
        <w:rPr>
          <w:rFonts w:hint="cs"/>
          <w:rtl/>
        </w:rPr>
        <w:t>لا يقتص</w:t>
      </w:r>
      <w:r w:rsidR="00C95DAB" w:rsidRPr="00DE6131">
        <w:rPr>
          <w:rtl/>
        </w:rPr>
        <w:t>ر</w:t>
      </w:r>
      <w:r w:rsidR="008D4885" w:rsidRPr="00DE6131">
        <w:rPr>
          <w:rFonts w:hint="cs"/>
          <w:rtl/>
        </w:rPr>
        <w:t xml:space="preserve"> على الجهة الإدارية المتعاقدة فقط بل يمتد </w:t>
      </w:r>
      <w:r w:rsidR="00A5204E" w:rsidRPr="00DE6131">
        <w:rPr>
          <w:rFonts w:hint="cs"/>
          <w:rtl/>
        </w:rPr>
        <w:t>لجميع</w:t>
      </w:r>
      <w:r w:rsidR="008D4885" w:rsidRPr="00DE6131">
        <w:rPr>
          <w:rFonts w:hint="cs"/>
          <w:rtl/>
        </w:rPr>
        <w:t xml:space="preserve"> </w:t>
      </w:r>
      <w:r w:rsidR="00A5204E" w:rsidRPr="00DE6131">
        <w:rPr>
          <w:rFonts w:hint="cs"/>
          <w:rtl/>
        </w:rPr>
        <w:t>السلطات</w:t>
      </w:r>
      <w:r w:rsidR="008D4885" w:rsidRPr="00DE6131">
        <w:rPr>
          <w:rFonts w:hint="cs"/>
          <w:rtl/>
        </w:rPr>
        <w:t xml:space="preserve"> الإدارية التي يقع المشروع في نطاق عملها </w:t>
      </w:r>
      <w:r w:rsidR="003B77C9" w:rsidRPr="00DE6131">
        <w:rPr>
          <w:rStyle w:val="Appelnotedebasdep"/>
          <w:color w:val="000000" w:themeColor="text1"/>
          <w:rtl/>
        </w:rPr>
        <w:footnoteReference w:id="107"/>
      </w:r>
      <w:r w:rsidR="00A5204E" w:rsidRPr="00DE6131">
        <w:rPr>
          <w:rFonts w:hint="cs"/>
          <w:rtl/>
        </w:rPr>
        <w:t>، والى جميع الجهات التي لها وصاية على الجهة الإدارية المتعاقدة والى كل الهيئات التي لها علاقة بالمشروع محل العقد.</w:t>
      </w:r>
    </w:p>
    <w:p w14:paraId="20C7FB49" w14:textId="05A1D259" w:rsidR="007B11FB" w:rsidRPr="00DE6131" w:rsidRDefault="00A5204E" w:rsidP="001B4F5A">
      <w:pPr>
        <w:rPr>
          <w:rtl/>
        </w:rPr>
      </w:pPr>
      <w:r w:rsidRPr="00DE6131">
        <w:rPr>
          <w:rFonts w:hint="cs"/>
          <w:rtl/>
        </w:rPr>
        <w:t>غير</w:t>
      </w:r>
      <w:r w:rsidR="00C95DAB" w:rsidRPr="00DE6131">
        <w:rPr>
          <w:rFonts w:hint="cs"/>
          <w:rtl/>
        </w:rPr>
        <w:t xml:space="preserve"> </w:t>
      </w:r>
      <w:r w:rsidRPr="00DE6131">
        <w:rPr>
          <w:rFonts w:hint="cs"/>
          <w:rtl/>
        </w:rPr>
        <w:t xml:space="preserve">أن </w:t>
      </w:r>
      <w:r w:rsidR="00C95DAB" w:rsidRPr="00DE6131">
        <w:rPr>
          <w:rFonts w:hint="cs"/>
          <w:rtl/>
        </w:rPr>
        <w:t>ما يمي</w:t>
      </w:r>
      <w:r w:rsidR="00C95DAB" w:rsidRPr="00DE6131">
        <w:rPr>
          <w:rtl/>
        </w:rPr>
        <w:t>ز</w:t>
      </w:r>
      <w:r w:rsidRPr="00DE6131">
        <w:rPr>
          <w:rFonts w:hint="cs"/>
          <w:rtl/>
        </w:rPr>
        <w:t xml:space="preserve"> عقود التفويض هو</w:t>
      </w:r>
      <w:r w:rsidR="00212ECE" w:rsidRPr="00DE6131">
        <w:rPr>
          <w:rFonts w:hint="cs"/>
          <w:rtl/>
        </w:rPr>
        <w:t xml:space="preserve"> خضوع</w:t>
      </w:r>
      <w:r w:rsidRPr="00DE6131">
        <w:rPr>
          <w:rFonts w:hint="cs"/>
          <w:rtl/>
        </w:rPr>
        <w:t xml:space="preserve">ها </w:t>
      </w:r>
      <w:r w:rsidR="007B11FB" w:rsidRPr="00DE6131">
        <w:rPr>
          <w:rFonts w:hint="cs"/>
          <w:rtl/>
        </w:rPr>
        <w:t xml:space="preserve">لمنظومة رقابية قانونية متخصصة </w:t>
      </w:r>
      <w:r w:rsidR="00BA0935" w:rsidRPr="00DE6131">
        <w:rPr>
          <w:rFonts w:hint="cs"/>
          <w:rtl/>
        </w:rPr>
        <w:t>ومتكاملة</w:t>
      </w:r>
      <w:r w:rsidR="00196509">
        <w:rPr>
          <w:rFonts w:hint="cs"/>
          <w:rtl/>
        </w:rPr>
        <w:t xml:space="preserve"> تبدأ</w:t>
      </w:r>
      <w:r w:rsidR="007B11FB" w:rsidRPr="00DE6131">
        <w:rPr>
          <w:rFonts w:hint="cs"/>
          <w:rtl/>
        </w:rPr>
        <w:t xml:space="preserve"> من </w:t>
      </w:r>
      <w:r w:rsidR="00BA0935" w:rsidRPr="00DE6131">
        <w:rPr>
          <w:rFonts w:hint="cs"/>
          <w:rtl/>
        </w:rPr>
        <w:t>التفكير في</w:t>
      </w:r>
      <w:r w:rsidR="007B11FB" w:rsidRPr="00DE6131">
        <w:rPr>
          <w:rFonts w:hint="cs"/>
          <w:rtl/>
        </w:rPr>
        <w:t xml:space="preserve"> </w:t>
      </w:r>
      <w:r w:rsidR="00BA0935" w:rsidRPr="00DE6131">
        <w:rPr>
          <w:rFonts w:hint="cs"/>
          <w:rtl/>
        </w:rPr>
        <w:t xml:space="preserve">المشروعات التي يمكن أن تكون موضوعا </w:t>
      </w:r>
      <w:r w:rsidR="00212ECE" w:rsidRPr="00DE6131">
        <w:rPr>
          <w:rFonts w:hint="cs"/>
          <w:rtl/>
        </w:rPr>
        <w:t>ل</w:t>
      </w:r>
      <w:r w:rsidR="007B11FB" w:rsidRPr="00DE6131">
        <w:rPr>
          <w:rFonts w:hint="cs"/>
          <w:rtl/>
        </w:rPr>
        <w:t>عقود</w:t>
      </w:r>
      <w:r w:rsidR="00212ECE" w:rsidRPr="00DE6131">
        <w:rPr>
          <w:rFonts w:hint="cs"/>
          <w:rtl/>
        </w:rPr>
        <w:t xml:space="preserve"> التفويض</w:t>
      </w:r>
      <w:r w:rsidR="007B11FB" w:rsidRPr="00DE6131">
        <w:rPr>
          <w:rFonts w:hint="cs"/>
          <w:rtl/>
        </w:rPr>
        <w:t xml:space="preserve"> </w:t>
      </w:r>
      <w:r w:rsidR="00BA0935" w:rsidRPr="00DE6131">
        <w:rPr>
          <w:rFonts w:hint="cs"/>
          <w:rtl/>
        </w:rPr>
        <w:t xml:space="preserve">الى تحديد </w:t>
      </w:r>
      <w:r w:rsidR="00212ECE" w:rsidRPr="00DE6131">
        <w:rPr>
          <w:rFonts w:hint="cs"/>
          <w:rtl/>
        </w:rPr>
        <w:t>ال</w:t>
      </w:r>
      <w:r w:rsidR="00BA0935" w:rsidRPr="00DE6131">
        <w:rPr>
          <w:rFonts w:hint="cs"/>
          <w:rtl/>
        </w:rPr>
        <w:t>شكل</w:t>
      </w:r>
      <w:r w:rsidR="00212ECE" w:rsidRPr="00DE6131">
        <w:rPr>
          <w:rFonts w:hint="cs"/>
          <w:rtl/>
        </w:rPr>
        <w:t xml:space="preserve"> ال</w:t>
      </w:r>
      <w:r w:rsidR="00196509">
        <w:rPr>
          <w:rFonts w:hint="cs"/>
          <w:rtl/>
        </w:rPr>
        <w:t>أ</w:t>
      </w:r>
      <w:r w:rsidR="00212ECE" w:rsidRPr="00DE6131">
        <w:rPr>
          <w:rFonts w:hint="cs"/>
          <w:rtl/>
        </w:rPr>
        <w:t>كثر</w:t>
      </w:r>
      <w:r w:rsidR="00BA0935" w:rsidRPr="00DE6131">
        <w:rPr>
          <w:rFonts w:hint="cs"/>
          <w:rtl/>
        </w:rPr>
        <w:t xml:space="preserve"> </w:t>
      </w:r>
      <w:r w:rsidR="00212ECE" w:rsidRPr="00DE6131">
        <w:rPr>
          <w:rFonts w:hint="cs"/>
          <w:rtl/>
        </w:rPr>
        <w:t>ملائمة للعقد</w:t>
      </w:r>
      <w:r w:rsidR="00BA0935" w:rsidRPr="00DE6131">
        <w:rPr>
          <w:rFonts w:hint="cs"/>
          <w:rtl/>
        </w:rPr>
        <w:t xml:space="preserve"> </w:t>
      </w:r>
      <w:r w:rsidR="00212ECE" w:rsidRPr="00DE6131">
        <w:rPr>
          <w:rFonts w:hint="cs"/>
          <w:rtl/>
        </w:rPr>
        <w:t>و</w:t>
      </w:r>
      <w:r w:rsidR="007B11FB" w:rsidRPr="00DE6131">
        <w:rPr>
          <w:rFonts w:hint="cs"/>
          <w:rtl/>
        </w:rPr>
        <w:t>الموافقة عليها من السلطات المختصة</w:t>
      </w:r>
      <w:r w:rsidR="00212ECE" w:rsidRPr="00DE6131">
        <w:rPr>
          <w:rFonts w:hint="cs"/>
          <w:rtl/>
        </w:rPr>
        <w:t>،</w:t>
      </w:r>
      <w:r w:rsidR="007B11FB" w:rsidRPr="00DE6131">
        <w:rPr>
          <w:rFonts w:hint="cs"/>
          <w:rtl/>
        </w:rPr>
        <w:t xml:space="preserve"> </w:t>
      </w:r>
      <w:r w:rsidR="00212ECE" w:rsidRPr="00DE6131">
        <w:rPr>
          <w:rFonts w:hint="cs"/>
          <w:rtl/>
        </w:rPr>
        <w:t xml:space="preserve">ثم </w:t>
      </w:r>
      <w:r w:rsidR="007B11FB" w:rsidRPr="00DE6131">
        <w:rPr>
          <w:rFonts w:hint="cs"/>
          <w:rtl/>
        </w:rPr>
        <w:t xml:space="preserve">تحديد الأهداف المرجوة منها </w:t>
      </w:r>
      <w:r w:rsidR="00212ECE" w:rsidRPr="00DE6131">
        <w:rPr>
          <w:rFonts w:hint="cs"/>
          <w:rtl/>
        </w:rPr>
        <w:t>و</w:t>
      </w:r>
      <w:r w:rsidR="00196509">
        <w:rPr>
          <w:rFonts w:hint="cs"/>
          <w:rtl/>
        </w:rPr>
        <w:t xml:space="preserve"> تنظيم متابعة آ</w:t>
      </w:r>
      <w:r w:rsidR="007B11FB" w:rsidRPr="00DE6131">
        <w:rPr>
          <w:rFonts w:hint="cs"/>
          <w:rtl/>
        </w:rPr>
        <w:t>لية التعاقد التي تمر بمراحل متعددة وصولا الى ابرام العقد</w:t>
      </w:r>
      <w:r w:rsidR="00212ECE" w:rsidRPr="00DE6131">
        <w:rPr>
          <w:rFonts w:hint="cs"/>
          <w:rtl/>
        </w:rPr>
        <w:t>،</w:t>
      </w:r>
      <w:r w:rsidR="007B11FB" w:rsidRPr="00DE6131">
        <w:rPr>
          <w:rFonts w:hint="cs"/>
          <w:rtl/>
        </w:rPr>
        <w:t xml:space="preserve"> بما يحقق الموازنة بين مصالح </w:t>
      </w:r>
      <w:r w:rsidR="00212ECE" w:rsidRPr="00DE6131">
        <w:rPr>
          <w:rFonts w:hint="cs"/>
          <w:rtl/>
        </w:rPr>
        <w:t xml:space="preserve">السلطة المفوضة </w:t>
      </w:r>
      <w:r w:rsidR="007B11FB" w:rsidRPr="00DE6131">
        <w:rPr>
          <w:rFonts w:hint="cs"/>
          <w:rtl/>
        </w:rPr>
        <w:t xml:space="preserve">في حفظ </w:t>
      </w:r>
      <w:r w:rsidR="00196509">
        <w:rPr>
          <w:rFonts w:hint="cs"/>
          <w:rtl/>
        </w:rPr>
        <w:t>أملاكها وحسن إ</w:t>
      </w:r>
      <w:r w:rsidR="007B11FB" w:rsidRPr="00DE6131">
        <w:rPr>
          <w:rFonts w:hint="cs"/>
          <w:rtl/>
        </w:rPr>
        <w:t>دارتها لمرافقه</w:t>
      </w:r>
      <w:r w:rsidRPr="00DE6131">
        <w:rPr>
          <w:rFonts w:hint="cs"/>
          <w:rtl/>
        </w:rPr>
        <w:t>ا</w:t>
      </w:r>
      <w:r w:rsidR="007B11FB" w:rsidRPr="00DE6131">
        <w:rPr>
          <w:rFonts w:hint="cs"/>
          <w:rtl/>
        </w:rPr>
        <w:t xml:space="preserve"> وتحقيق أهدافها التنموية</w:t>
      </w:r>
      <w:r w:rsidR="00212ECE" w:rsidRPr="00DE6131">
        <w:rPr>
          <w:rFonts w:hint="cs"/>
          <w:rtl/>
        </w:rPr>
        <w:t>،</w:t>
      </w:r>
      <w:r w:rsidR="007B11FB" w:rsidRPr="00DE6131">
        <w:rPr>
          <w:rFonts w:hint="cs"/>
          <w:rtl/>
        </w:rPr>
        <w:t xml:space="preserve"> وبين مصالح ال</w:t>
      </w:r>
      <w:r w:rsidR="00196509">
        <w:rPr>
          <w:rFonts w:hint="cs"/>
          <w:rtl/>
        </w:rPr>
        <w:t>أ</w:t>
      </w:r>
      <w:r w:rsidR="007B11FB" w:rsidRPr="00DE6131">
        <w:rPr>
          <w:rFonts w:hint="cs"/>
          <w:rtl/>
        </w:rPr>
        <w:t xml:space="preserve">فراد </w:t>
      </w:r>
      <w:r w:rsidR="00212ECE" w:rsidRPr="00DE6131">
        <w:rPr>
          <w:rFonts w:hint="cs"/>
          <w:rtl/>
        </w:rPr>
        <w:t>الم</w:t>
      </w:r>
      <w:r w:rsidR="007B11FB" w:rsidRPr="00DE6131">
        <w:rPr>
          <w:rFonts w:hint="cs"/>
          <w:rtl/>
        </w:rPr>
        <w:t>ستثمر</w:t>
      </w:r>
      <w:r w:rsidR="00212ECE" w:rsidRPr="00DE6131">
        <w:rPr>
          <w:rFonts w:hint="cs"/>
          <w:rtl/>
        </w:rPr>
        <w:t>ين في المرفق العام،</w:t>
      </w:r>
      <w:r w:rsidR="007B11FB" w:rsidRPr="00DE6131">
        <w:rPr>
          <w:rFonts w:hint="cs"/>
          <w:rtl/>
        </w:rPr>
        <w:t xml:space="preserve"> وصولا الى تقديم مستوى </w:t>
      </w:r>
      <w:r w:rsidR="00212ECE" w:rsidRPr="00DE6131">
        <w:rPr>
          <w:rFonts w:hint="cs"/>
          <w:rtl/>
        </w:rPr>
        <w:t xml:space="preserve">لائق من </w:t>
      </w:r>
      <w:r w:rsidR="007B11FB" w:rsidRPr="00DE6131">
        <w:rPr>
          <w:rFonts w:hint="cs"/>
          <w:rtl/>
        </w:rPr>
        <w:t xml:space="preserve">الخدمة </w:t>
      </w:r>
      <w:r w:rsidR="00212ECE" w:rsidRPr="00DE6131">
        <w:rPr>
          <w:rFonts w:hint="cs"/>
          <w:rtl/>
        </w:rPr>
        <w:t xml:space="preserve">العمومية </w:t>
      </w:r>
      <w:r w:rsidR="007B11FB" w:rsidRPr="00DE6131">
        <w:rPr>
          <w:rFonts w:hint="cs"/>
          <w:rtl/>
        </w:rPr>
        <w:t xml:space="preserve">حسب الأسس والمعايير </w:t>
      </w:r>
      <w:r w:rsidR="00212ECE" w:rsidRPr="00DE6131">
        <w:rPr>
          <w:rFonts w:hint="cs"/>
          <w:rtl/>
        </w:rPr>
        <w:t>المتعارف</w:t>
      </w:r>
      <w:r w:rsidR="007B11FB" w:rsidRPr="00DE6131">
        <w:rPr>
          <w:rFonts w:hint="cs"/>
          <w:rtl/>
        </w:rPr>
        <w:t xml:space="preserve"> عليها في مجال الخدمات المتعاقد عليها. </w:t>
      </w:r>
    </w:p>
    <w:p w14:paraId="7EE3BB06" w14:textId="0F06D904" w:rsidR="009F0ADA" w:rsidRPr="00DE6131" w:rsidRDefault="00A5204E" w:rsidP="001B4F5A">
      <w:pPr>
        <w:rPr>
          <w:b/>
          <w:bCs/>
          <w:sz w:val="32"/>
          <w:szCs w:val="32"/>
          <w:rtl/>
        </w:rPr>
      </w:pPr>
      <w:r w:rsidRPr="00DE6131">
        <w:rPr>
          <w:rFonts w:hint="cs"/>
          <w:rtl/>
        </w:rPr>
        <w:t>ف</w:t>
      </w:r>
      <w:r w:rsidR="004D0BAC" w:rsidRPr="00DE6131">
        <w:rPr>
          <w:rFonts w:hint="cs"/>
          <w:rtl/>
        </w:rPr>
        <w:t xml:space="preserve">تتميز </w:t>
      </w:r>
      <w:r w:rsidR="00212ECE" w:rsidRPr="00DE6131">
        <w:rPr>
          <w:rFonts w:hint="cs"/>
          <w:rtl/>
        </w:rPr>
        <w:t>هذه المنظومة الرقابية</w:t>
      </w:r>
      <w:r w:rsidR="004D0BAC" w:rsidRPr="00DE6131">
        <w:rPr>
          <w:rFonts w:hint="cs"/>
          <w:rtl/>
        </w:rPr>
        <w:t xml:space="preserve"> </w:t>
      </w:r>
      <w:r w:rsidR="00BD0991" w:rsidRPr="00DE6131">
        <w:rPr>
          <w:rFonts w:hint="cs"/>
          <w:rtl/>
        </w:rPr>
        <w:t>بالنظر لخصوصية</w:t>
      </w:r>
      <w:r w:rsidR="004D0BAC" w:rsidRPr="00DE6131">
        <w:rPr>
          <w:rFonts w:hint="cs"/>
          <w:rtl/>
        </w:rPr>
        <w:t xml:space="preserve"> عقود تفويض المرفق العام </w:t>
      </w:r>
      <w:r w:rsidR="00212ECE" w:rsidRPr="00DE6131">
        <w:rPr>
          <w:rFonts w:hint="cs"/>
          <w:rtl/>
        </w:rPr>
        <w:t>ب</w:t>
      </w:r>
      <w:r w:rsidR="00A3126D">
        <w:rPr>
          <w:rFonts w:hint="cs"/>
          <w:rtl/>
        </w:rPr>
        <w:t>أ</w:t>
      </w:r>
      <w:r w:rsidR="004D0BAC" w:rsidRPr="00DE6131">
        <w:rPr>
          <w:rFonts w:hint="cs"/>
          <w:rtl/>
        </w:rPr>
        <w:t xml:space="preserve">نها </w:t>
      </w:r>
      <w:r w:rsidR="00C95DAB" w:rsidRPr="00DE6131">
        <w:rPr>
          <w:rFonts w:hint="cs"/>
          <w:rtl/>
        </w:rPr>
        <w:t>رقابة</w:t>
      </w:r>
      <w:r w:rsidRPr="00DE6131">
        <w:rPr>
          <w:rFonts w:hint="cs"/>
          <w:rtl/>
        </w:rPr>
        <w:t xml:space="preserve"> </w:t>
      </w:r>
      <w:r w:rsidR="004D0BAC" w:rsidRPr="00DE6131">
        <w:rPr>
          <w:rFonts w:hint="cs"/>
          <w:rtl/>
        </w:rPr>
        <w:t xml:space="preserve">واسعة جدا بالمقارنة </w:t>
      </w:r>
      <w:r w:rsidRPr="00DE6131">
        <w:rPr>
          <w:rFonts w:hint="cs"/>
          <w:rtl/>
        </w:rPr>
        <w:t xml:space="preserve">مع بقية </w:t>
      </w:r>
      <w:r w:rsidR="004D0BAC" w:rsidRPr="00DE6131">
        <w:rPr>
          <w:rFonts w:hint="cs"/>
          <w:rtl/>
        </w:rPr>
        <w:t>العقود</w:t>
      </w:r>
      <w:r w:rsidR="00A3126D">
        <w:rPr>
          <w:rFonts w:hint="cs"/>
          <w:rtl/>
        </w:rPr>
        <w:t xml:space="preserve"> الأخرى ويرجع ذلك الى أ</w:t>
      </w:r>
      <w:r w:rsidR="004D0BAC" w:rsidRPr="00DE6131">
        <w:rPr>
          <w:rFonts w:hint="cs"/>
          <w:rtl/>
        </w:rPr>
        <w:t xml:space="preserve">ن </w:t>
      </w:r>
      <w:r w:rsidRPr="00DE6131">
        <w:rPr>
          <w:rFonts w:hint="cs"/>
          <w:rtl/>
        </w:rPr>
        <w:t xml:space="preserve">السلطة المفوضة </w:t>
      </w:r>
      <w:r w:rsidR="004D0BAC" w:rsidRPr="00DE6131">
        <w:rPr>
          <w:rFonts w:hint="cs"/>
          <w:rtl/>
        </w:rPr>
        <w:t xml:space="preserve"> </w:t>
      </w:r>
      <w:r w:rsidRPr="00DE6131">
        <w:rPr>
          <w:rFonts w:hint="cs"/>
          <w:rtl/>
        </w:rPr>
        <w:t xml:space="preserve">تبقى </w:t>
      </w:r>
      <w:r w:rsidR="004D0BAC" w:rsidRPr="00DE6131">
        <w:rPr>
          <w:rFonts w:hint="cs"/>
          <w:rtl/>
        </w:rPr>
        <w:t xml:space="preserve"> مسؤولة عن المرفق </w:t>
      </w:r>
      <w:r w:rsidRPr="00DE6131">
        <w:rPr>
          <w:rFonts w:hint="cs"/>
          <w:rtl/>
        </w:rPr>
        <w:t xml:space="preserve">العام </w:t>
      </w:r>
      <w:r w:rsidR="00A3126D">
        <w:rPr>
          <w:rFonts w:hint="cs"/>
          <w:rtl/>
        </w:rPr>
        <w:t>بالرغم من تفويض إ</w:t>
      </w:r>
      <w:r w:rsidR="004D0BAC" w:rsidRPr="00DE6131">
        <w:rPr>
          <w:rFonts w:hint="cs"/>
          <w:rtl/>
        </w:rPr>
        <w:t xml:space="preserve">دارته </w:t>
      </w:r>
      <w:r w:rsidR="0071561E" w:rsidRPr="00DE6131">
        <w:rPr>
          <w:rFonts w:hint="cs"/>
          <w:rtl/>
        </w:rPr>
        <w:t xml:space="preserve"> الى الغير، </w:t>
      </w:r>
      <w:r w:rsidRPr="00DE6131">
        <w:rPr>
          <w:rFonts w:hint="cs"/>
          <w:rtl/>
        </w:rPr>
        <w:t>ف</w:t>
      </w:r>
      <w:r w:rsidR="004D0BAC" w:rsidRPr="00DE6131">
        <w:rPr>
          <w:rFonts w:hint="cs"/>
          <w:rtl/>
        </w:rPr>
        <w:t>تتعدد صور الرقابة</w:t>
      </w:r>
      <w:r w:rsidRPr="00DE6131">
        <w:rPr>
          <w:rFonts w:hint="cs"/>
          <w:rtl/>
        </w:rPr>
        <w:t xml:space="preserve"> التي تمارسها الممارسة على عقود التفويض</w:t>
      </w:r>
      <w:r w:rsidR="004D0BAC" w:rsidRPr="00DE6131">
        <w:rPr>
          <w:rFonts w:hint="cs"/>
          <w:rtl/>
        </w:rPr>
        <w:t xml:space="preserve"> بشكل </w:t>
      </w:r>
      <w:r w:rsidR="0071561E" w:rsidRPr="00DE6131">
        <w:rPr>
          <w:rFonts w:hint="cs"/>
          <w:rtl/>
        </w:rPr>
        <w:t xml:space="preserve">واسع </w:t>
      </w:r>
      <w:r w:rsidR="004D0BAC" w:rsidRPr="00DE6131">
        <w:rPr>
          <w:rFonts w:hint="cs"/>
          <w:rtl/>
        </w:rPr>
        <w:t xml:space="preserve"> فقد تكون إدارية </w:t>
      </w:r>
      <w:r w:rsidR="0071561E" w:rsidRPr="00DE6131">
        <w:rPr>
          <w:rFonts w:hint="cs"/>
          <w:rtl/>
        </w:rPr>
        <w:t>أ</w:t>
      </w:r>
      <w:r w:rsidR="004D0BAC" w:rsidRPr="00DE6131">
        <w:rPr>
          <w:rFonts w:hint="cs"/>
          <w:rtl/>
        </w:rPr>
        <w:t>و</w:t>
      </w:r>
      <w:r w:rsidR="00097747" w:rsidRPr="00DE6131">
        <w:rPr>
          <w:rFonts w:hint="cs"/>
          <w:rtl/>
        </w:rPr>
        <w:t xml:space="preserve"> </w:t>
      </w:r>
      <w:r w:rsidR="00772A2D">
        <w:rPr>
          <w:rFonts w:hint="cs"/>
          <w:rtl/>
        </w:rPr>
        <w:t>مالية أ</w:t>
      </w:r>
      <w:r w:rsidR="004D0BAC" w:rsidRPr="00DE6131">
        <w:rPr>
          <w:rFonts w:hint="cs"/>
          <w:rtl/>
        </w:rPr>
        <w:t xml:space="preserve">و </w:t>
      </w:r>
      <w:r w:rsidR="0071561E" w:rsidRPr="00DE6131">
        <w:rPr>
          <w:rFonts w:hint="cs"/>
          <w:rtl/>
        </w:rPr>
        <w:t xml:space="preserve">فنية أو </w:t>
      </w:r>
      <w:r w:rsidR="004D0BAC" w:rsidRPr="00DE6131">
        <w:rPr>
          <w:rFonts w:hint="cs"/>
          <w:rtl/>
        </w:rPr>
        <w:t xml:space="preserve">رقابة مشروعية، </w:t>
      </w:r>
      <w:r w:rsidR="0071561E" w:rsidRPr="00DE6131">
        <w:rPr>
          <w:rFonts w:hint="cs"/>
          <w:rtl/>
        </w:rPr>
        <w:t xml:space="preserve">و </w:t>
      </w:r>
      <w:r w:rsidR="00772A2D">
        <w:rPr>
          <w:rFonts w:hint="cs"/>
          <w:rtl/>
        </w:rPr>
        <w:t>من الملاحظ أ</w:t>
      </w:r>
      <w:r w:rsidR="004D0BAC" w:rsidRPr="00DE6131">
        <w:rPr>
          <w:rFonts w:hint="cs"/>
          <w:rtl/>
        </w:rPr>
        <w:t>ن المشرع يت</w:t>
      </w:r>
      <w:r w:rsidR="0071561E" w:rsidRPr="00DE6131">
        <w:rPr>
          <w:rFonts w:hint="cs"/>
          <w:rtl/>
        </w:rPr>
        <w:t>د</w:t>
      </w:r>
      <w:r w:rsidR="004D0BAC" w:rsidRPr="00DE6131">
        <w:rPr>
          <w:rFonts w:hint="cs"/>
          <w:rtl/>
        </w:rPr>
        <w:t xml:space="preserve">خل </w:t>
      </w:r>
      <w:r w:rsidR="0071561E" w:rsidRPr="00DE6131">
        <w:rPr>
          <w:rFonts w:hint="cs"/>
          <w:rtl/>
        </w:rPr>
        <w:t>باستمرار</w:t>
      </w:r>
      <w:r w:rsidR="004D0BAC" w:rsidRPr="00DE6131">
        <w:rPr>
          <w:rFonts w:hint="cs"/>
          <w:rtl/>
        </w:rPr>
        <w:t xml:space="preserve"> </w:t>
      </w:r>
      <w:r w:rsidR="0071561E" w:rsidRPr="00DE6131">
        <w:rPr>
          <w:rFonts w:hint="cs"/>
          <w:rtl/>
        </w:rPr>
        <w:t>ل</w:t>
      </w:r>
      <w:r w:rsidR="004D0BAC" w:rsidRPr="00DE6131">
        <w:rPr>
          <w:rFonts w:hint="cs"/>
          <w:rtl/>
        </w:rPr>
        <w:t xml:space="preserve">تنظيم هذه الرقابة </w:t>
      </w:r>
      <w:r w:rsidR="0071561E" w:rsidRPr="00DE6131">
        <w:rPr>
          <w:rFonts w:hint="cs"/>
          <w:rtl/>
        </w:rPr>
        <w:t>على</w:t>
      </w:r>
      <w:r w:rsidR="004D0BAC" w:rsidRPr="00DE6131">
        <w:rPr>
          <w:rFonts w:hint="cs"/>
          <w:rtl/>
        </w:rPr>
        <w:t xml:space="preserve"> هذه العقود بشكل خاص</w:t>
      </w:r>
      <w:r w:rsidR="0071561E" w:rsidRPr="00DE6131">
        <w:rPr>
          <w:rFonts w:hint="cs"/>
          <w:rtl/>
        </w:rPr>
        <w:t>،</w:t>
      </w:r>
      <w:r w:rsidR="007B3C86" w:rsidRPr="00DE6131">
        <w:rPr>
          <w:rFonts w:hint="cs"/>
          <w:rtl/>
        </w:rPr>
        <w:t xml:space="preserve"> </w:t>
      </w:r>
      <w:r w:rsidR="00BD0991" w:rsidRPr="00DE6131">
        <w:rPr>
          <w:rFonts w:hint="cs"/>
          <w:rtl/>
        </w:rPr>
        <w:t>ف</w:t>
      </w:r>
      <w:r w:rsidR="00A90CFD" w:rsidRPr="00DE6131">
        <w:rPr>
          <w:rFonts w:hint="cs"/>
          <w:rtl/>
        </w:rPr>
        <w:t>أس</w:t>
      </w:r>
      <w:r w:rsidR="00772A2D">
        <w:rPr>
          <w:rFonts w:hint="cs"/>
          <w:rtl/>
        </w:rPr>
        <w:t>اس الرقابة على المفوض اليه هو أن</w:t>
      </w:r>
      <w:r w:rsidR="00A90CFD" w:rsidRPr="00DE6131">
        <w:rPr>
          <w:rFonts w:hint="cs"/>
          <w:rtl/>
        </w:rPr>
        <w:t xml:space="preserve"> الإدارة </w:t>
      </w:r>
      <w:r w:rsidR="0071561E" w:rsidRPr="00DE6131">
        <w:rPr>
          <w:rFonts w:hint="cs"/>
          <w:rtl/>
        </w:rPr>
        <w:t xml:space="preserve">لا تزال </w:t>
      </w:r>
      <w:r w:rsidR="00A90CFD" w:rsidRPr="00DE6131">
        <w:rPr>
          <w:rFonts w:hint="cs"/>
          <w:rtl/>
        </w:rPr>
        <w:t>مسؤولة عن تنظيم المرفق العام</w:t>
      </w:r>
      <w:r w:rsidR="0071561E" w:rsidRPr="00DE6131">
        <w:rPr>
          <w:rFonts w:hint="cs"/>
          <w:rtl/>
        </w:rPr>
        <w:t xml:space="preserve">، وبذلك </w:t>
      </w:r>
      <w:r w:rsidR="00A90CFD" w:rsidRPr="00DE6131">
        <w:rPr>
          <w:rFonts w:hint="cs"/>
          <w:rtl/>
        </w:rPr>
        <w:t xml:space="preserve"> </w:t>
      </w:r>
      <w:r w:rsidR="0071561E" w:rsidRPr="00DE6131">
        <w:rPr>
          <w:rFonts w:hint="cs"/>
          <w:rtl/>
        </w:rPr>
        <w:t>يمكن</w:t>
      </w:r>
      <w:r w:rsidR="00772A2D">
        <w:rPr>
          <w:rFonts w:hint="cs"/>
          <w:rtl/>
        </w:rPr>
        <w:t xml:space="preserve"> القول أ</w:t>
      </w:r>
      <w:r w:rsidR="00A90CFD" w:rsidRPr="00DE6131">
        <w:rPr>
          <w:rFonts w:hint="cs"/>
          <w:rtl/>
        </w:rPr>
        <w:t xml:space="preserve">ن سلطة الرقابة </w:t>
      </w:r>
      <w:r w:rsidR="0071561E" w:rsidRPr="00DE6131">
        <w:rPr>
          <w:rFonts w:hint="cs"/>
          <w:rtl/>
        </w:rPr>
        <w:t>موجودة</w:t>
      </w:r>
      <w:r w:rsidR="00A90CFD" w:rsidRPr="00DE6131">
        <w:rPr>
          <w:rFonts w:hint="cs"/>
          <w:rtl/>
        </w:rPr>
        <w:t xml:space="preserve"> </w:t>
      </w:r>
      <w:r w:rsidR="0071561E" w:rsidRPr="00DE6131">
        <w:rPr>
          <w:rFonts w:hint="cs"/>
          <w:rtl/>
        </w:rPr>
        <w:t xml:space="preserve">في الأصل </w:t>
      </w:r>
      <w:r w:rsidR="00A90CFD" w:rsidRPr="00DE6131">
        <w:rPr>
          <w:rFonts w:hint="cs"/>
          <w:rtl/>
        </w:rPr>
        <w:t xml:space="preserve">خارج النصوص التعاقدية </w:t>
      </w:r>
      <w:r w:rsidR="00772A2D">
        <w:rPr>
          <w:rFonts w:hint="cs"/>
          <w:rtl/>
        </w:rPr>
        <w:t>وأ</w:t>
      </w:r>
      <w:r w:rsidR="0071561E" w:rsidRPr="00DE6131">
        <w:rPr>
          <w:rFonts w:hint="cs"/>
          <w:rtl/>
        </w:rPr>
        <w:t xml:space="preserve">ن </w:t>
      </w:r>
      <w:r w:rsidR="00A90CFD" w:rsidRPr="00DE6131">
        <w:rPr>
          <w:rFonts w:hint="cs"/>
          <w:rtl/>
        </w:rPr>
        <w:t xml:space="preserve"> وج</w:t>
      </w:r>
      <w:r w:rsidR="0071561E" w:rsidRPr="00DE6131">
        <w:rPr>
          <w:rFonts w:hint="cs"/>
          <w:rtl/>
        </w:rPr>
        <w:t>ودها في</w:t>
      </w:r>
      <w:r w:rsidR="00A90CFD" w:rsidRPr="00DE6131">
        <w:rPr>
          <w:rFonts w:hint="cs"/>
          <w:rtl/>
        </w:rPr>
        <w:t xml:space="preserve"> هذه النصوص </w:t>
      </w:r>
      <w:r w:rsidR="00BD0991" w:rsidRPr="00DE6131">
        <w:rPr>
          <w:rFonts w:hint="cs"/>
          <w:rtl/>
        </w:rPr>
        <w:t xml:space="preserve">لا </w:t>
      </w:r>
      <w:r w:rsidR="0071561E" w:rsidRPr="00DE6131">
        <w:rPr>
          <w:rFonts w:hint="cs"/>
          <w:rtl/>
        </w:rPr>
        <w:t>يعدو أن يكون</w:t>
      </w:r>
      <w:r w:rsidR="00A90CFD" w:rsidRPr="00DE6131">
        <w:rPr>
          <w:rFonts w:hint="cs"/>
          <w:rtl/>
        </w:rPr>
        <w:t xml:space="preserve"> سوى </w:t>
      </w:r>
      <w:r w:rsidR="0071561E" w:rsidRPr="00DE6131">
        <w:rPr>
          <w:rFonts w:hint="cs"/>
          <w:rtl/>
        </w:rPr>
        <w:t>كاشفا</w:t>
      </w:r>
      <w:r w:rsidR="00A90CFD" w:rsidRPr="00DE6131">
        <w:rPr>
          <w:rFonts w:hint="cs"/>
          <w:rtl/>
        </w:rPr>
        <w:t xml:space="preserve"> </w:t>
      </w:r>
      <w:r w:rsidR="0071561E" w:rsidRPr="00DE6131">
        <w:rPr>
          <w:rFonts w:hint="cs"/>
          <w:rtl/>
        </w:rPr>
        <w:t xml:space="preserve">لها </w:t>
      </w:r>
      <w:r w:rsidR="00772A2D">
        <w:rPr>
          <w:rFonts w:hint="cs"/>
          <w:rtl/>
        </w:rPr>
        <w:lastRenderedPageBreak/>
        <w:t>ويترتب على ذلك أ</w:t>
      </w:r>
      <w:r w:rsidR="00A90CFD" w:rsidRPr="00DE6131">
        <w:rPr>
          <w:rFonts w:hint="cs"/>
          <w:rtl/>
        </w:rPr>
        <w:t xml:space="preserve">ن سلطات الرقابة ليست بالضرورة مقصورة على </w:t>
      </w:r>
      <w:r w:rsidR="007B11FB" w:rsidRPr="00DE6131">
        <w:rPr>
          <w:rFonts w:hint="cs"/>
          <w:rtl/>
        </w:rPr>
        <w:t>ما ت</w:t>
      </w:r>
      <w:r w:rsidR="007B11FB" w:rsidRPr="00DE6131">
        <w:rPr>
          <w:rtl/>
        </w:rPr>
        <w:t>م</w:t>
      </w:r>
      <w:r w:rsidR="00A90CFD" w:rsidRPr="00DE6131">
        <w:rPr>
          <w:rFonts w:hint="cs"/>
          <w:rtl/>
        </w:rPr>
        <w:t xml:space="preserve"> الاتفاق عليه في العقد </w:t>
      </w:r>
      <w:r w:rsidR="0071561E" w:rsidRPr="00DE6131">
        <w:rPr>
          <w:rFonts w:hint="cs"/>
          <w:rtl/>
        </w:rPr>
        <w:t xml:space="preserve">فيمكن </w:t>
      </w:r>
      <w:r w:rsidR="00A90CFD" w:rsidRPr="00DE6131">
        <w:rPr>
          <w:rFonts w:hint="cs"/>
          <w:rtl/>
        </w:rPr>
        <w:t xml:space="preserve"> </w:t>
      </w:r>
      <w:r w:rsidR="0071561E" w:rsidRPr="00DE6131">
        <w:rPr>
          <w:rFonts w:hint="cs"/>
          <w:rtl/>
        </w:rPr>
        <w:t xml:space="preserve">للجهة الإدارية ونظرا لاعتبارات </w:t>
      </w:r>
      <w:r w:rsidR="00772A2D">
        <w:rPr>
          <w:rFonts w:hint="cs"/>
          <w:rtl/>
        </w:rPr>
        <w:t xml:space="preserve"> الصالح العام أ</w:t>
      </w:r>
      <w:r w:rsidR="00A90CFD" w:rsidRPr="00DE6131">
        <w:rPr>
          <w:rFonts w:hint="cs"/>
          <w:rtl/>
        </w:rPr>
        <w:t xml:space="preserve">ن </w:t>
      </w:r>
      <w:r w:rsidR="0071561E" w:rsidRPr="00DE6131">
        <w:rPr>
          <w:rFonts w:hint="cs"/>
          <w:rtl/>
        </w:rPr>
        <w:t>توس</w:t>
      </w:r>
      <w:r w:rsidR="00A90CFD" w:rsidRPr="00DE6131">
        <w:rPr>
          <w:rFonts w:hint="cs"/>
          <w:rtl/>
        </w:rPr>
        <w:t xml:space="preserve">ع </w:t>
      </w:r>
      <w:r w:rsidR="0071561E" w:rsidRPr="00DE6131">
        <w:rPr>
          <w:rFonts w:hint="cs"/>
          <w:rtl/>
        </w:rPr>
        <w:t>من هذه</w:t>
      </w:r>
      <w:r w:rsidR="00A90CFD" w:rsidRPr="00DE6131">
        <w:rPr>
          <w:rFonts w:hint="cs"/>
          <w:rtl/>
        </w:rPr>
        <w:t xml:space="preserve"> الرقابة</w:t>
      </w:r>
      <w:r w:rsidR="00A90CFD" w:rsidRPr="00DE6131">
        <w:rPr>
          <w:rStyle w:val="Appelnotedebasdep"/>
          <w:color w:val="000000" w:themeColor="text1"/>
          <w:rtl/>
        </w:rPr>
        <w:footnoteReference w:id="108"/>
      </w:r>
      <w:r w:rsidR="0071561E" w:rsidRPr="00DE6131">
        <w:rPr>
          <w:rFonts w:hint="cs"/>
          <w:rtl/>
        </w:rPr>
        <w:t>، بالقدر الذي يسمح بتحقيق جميع الأه</w:t>
      </w:r>
      <w:r w:rsidR="005D22E1" w:rsidRPr="00DE6131">
        <w:rPr>
          <w:rFonts w:hint="cs"/>
          <w:rtl/>
        </w:rPr>
        <w:t>داف المسطرة للمرفق العام المفوض</w:t>
      </w:r>
      <w:r w:rsidR="00A7472A" w:rsidRPr="00DE6131">
        <w:rPr>
          <w:rFonts w:hint="cs"/>
          <w:rtl/>
        </w:rPr>
        <w:t>.</w:t>
      </w:r>
      <w:bookmarkStart w:id="123" w:name="_Hlk141196181"/>
    </w:p>
    <w:p w14:paraId="517DBA3F" w14:textId="42FD9010" w:rsidR="00D115DB" w:rsidRPr="00DE6131" w:rsidRDefault="00736699" w:rsidP="004F2087">
      <w:pPr>
        <w:ind w:firstLine="0"/>
        <w:jc w:val="both"/>
        <w:outlineLvl w:val="2"/>
        <w:rPr>
          <w:color w:val="000000" w:themeColor="text1"/>
          <w:sz w:val="32"/>
          <w:szCs w:val="32"/>
          <w:rtl/>
        </w:rPr>
      </w:pPr>
      <w:bookmarkStart w:id="124" w:name="_Toc165664617"/>
      <w:bookmarkStart w:id="125" w:name="_Toc165665117"/>
      <w:bookmarkStart w:id="126" w:name="_Toc168134059"/>
      <w:r w:rsidRPr="00DE6131">
        <w:rPr>
          <w:rFonts w:hint="cs"/>
          <w:b/>
          <w:bCs/>
          <w:color w:val="000000" w:themeColor="text1"/>
          <w:sz w:val="36"/>
          <w:szCs w:val="36"/>
          <w:rtl/>
        </w:rPr>
        <w:t>المبحث الاول: مفهوم وصور الرقابة على عقود التفويض</w:t>
      </w:r>
      <w:bookmarkEnd w:id="124"/>
      <w:bookmarkEnd w:id="125"/>
      <w:bookmarkEnd w:id="126"/>
    </w:p>
    <w:p w14:paraId="2D3F61D1" w14:textId="211D3F4A" w:rsidR="008D353A" w:rsidRDefault="00772A2D" w:rsidP="008F1EC2">
      <w:pPr>
        <w:rPr>
          <w:color w:val="000000" w:themeColor="text1"/>
          <w:rtl/>
        </w:rPr>
      </w:pPr>
      <w:r>
        <w:rPr>
          <w:rFonts w:hint="cs"/>
          <w:color w:val="000000" w:themeColor="text1"/>
          <w:rtl/>
        </w:rPr>
        <w:t>إ</w:t>
      </w:r>
      <w:r w:rsidR="008D353A" w:rsidRPr="00DE6131">
        <w:rPr>
          <w:rFonts w:hint="cs"/>
          <w:color w:val="000000" w:themeColor="text1"/>
          <w:rtl/>
        </w:rPr>
        <w:t xml:space="preserve">ن الرقابة التي تمارس </w:t>
      </w:r>
      <w:r w:rsidR="00A7472A" w:rsidRPr="00DE6131">
        <w:rPr>
          <w:rFonts w:hint="cs"/>
          <w:color w:val="000000" w:themeColor="text1"/>
          <w:rtl/>
        </w:rPr>
        <w:t>من طرف الجهة الإدارية المانحة على</w:t>
      </w:r>
      <w:r w:rsidR="008D353A" w:rsidRPr="00DE6131">
        <w:rPr>
          <w:rFonts w:hint="cs"/>
          <w:color w:val="000000" w:themeColor="text1"/>
          <w:rtl/>
        </w:rPr>
        <w:t xml:space="preserve"> الشريك الخاص </w:t>
      </w:r>
      <w:r w:rsidR="00A7472A" w:rsidRPr="00DE6131">
        <w:rPr>
          <w:rFonts w:hint="cs"/>
          <w:color w:val="000000" w:themeColor="text1"/>
          <w:rtl/>
        </w:rPr>
        <w:t>وهو بصدد تن</w:t>
      </w:r>
      <w:r w:rsidR="008D353A" w:rsidRPr="00DE6131">
        <w:rPr>
          <w:rFonts w:hint="cs"/>
          <w:color w:val="000000" w:themeColor="text1"/>
          <w:rtl/>
        </w:rPr>
        <w:t>ف</w:t>
      </w:r>
      <w:r w:rsidR="00A7472A" w:rsidRPr="00DE6131">
        <w:rPr>
          <w:rFonts w:hint="cs"/>
          <w:color w:val="000000" w:themeColor="text1"/>
          <w:rtl/>
        </w:rPr>
        <w:t>ي</w:t>
      </w:r>
      <w:r w:rsidR="008D353A" w:rsidRPr="00DE6131">
        <w:rPr>
          <w:rFonts w:hint="cs"/>
          <w:color w:val="000000" w:themeColor="text1"/>
          <w:rtl/>
        </w:rPr>
        <w:t xml:space="preserve">ذ </w:t>
      </w:r>
      <w:r w:rsidR="00A7472A" w:rsidRPr="00DE6131">
        <w:rPr>
          <w:rFonts w:hint="cs"/>
          <w:color w:val="000000" w:themeColor="text1"/>
          <w:rtl/>
        </w:rPr>
        <w:t>ال</w:t>
      </w:r>
      <w:r w:rsidR="008D353A" w:rsidRPr="00DE6131">
        <w:rPr>
          <w:rFonts w:hint="cs"/>
          <w:color w:val="000000" w:themeColor="text1"/>
          <w:rtl/>
        </w:rPr>
        <w:t xml:space="preserve">مشروع </w:t>
      </w:r>
      <w:r w:rsidR="00A7472A" w:rsidRPr="00DE6131">
        <w:rPr>
          <w:rFonts w:hint="cs"/>
          <w:color w:val="000000" w:themeColor="text1"/>
          <w:rtl/>
        </w:rPr>
        <w:t>محل الشراكة</w:t>
      </w:r>
      <w:r w:rsidR="008D353A" w:rsidRPr="00DE6131">
        <w:rPr>
          <w:rFonts w:hint="cs"/>
          <w:color w:val="000000" w:themeColor="text1"/>
          <w:rtl/>
        </w:rPr>
        <w:t xml:space="preserve"> </w:t>
      </w:r>
      <w:r w:rsidR="00A7472A" w:rsidRPr="00DE6131">
        <w:rPr>
          <w:rFonts w:hint="cs"/>
          <w:color w:val="000000" w:themeColor="text1"/>
          <w:rtl/>
        </w:rPr>
        <w:t xml:space="preserve">تكون على </w:t>
      </w:r>
      <w:r w:rsidR="008D353A" w:rsidRPr="00DE6131">
        <w:rPr>
          <w:rFonts w:hint="cs"/>
          <w:color w:val="000000" w:themeColor="text1"/>
          <w:rtl/>
        </w:rPr>
        <w:t xml:space="preserve"> أساس طبيعة النشاط الذي يتناوله موضوع عقد </w:t>
      </w:r>
      <w:r w:rsidR="00A7472A" w:rsidRPr="00DE6131">
        <w:rPr>
          <w:rFonts w:hint="cs"/>
          <w:color w:val="000000" w:themeColor="text1"/>
          <w:rtl/>
        </w:rPr>
        <w:t>المشاركة</w:t>
      </w:r>
      <w:r w:rsidR="008D353A" w:rsidRPr="00DE6131">
        <w:rPr>
          <w:rFonts w:hint="cs"/>
          <w:color w:val="000000" w:themeColor="text1"/>
          <w:rtl/>
        </w:rPr>
        <w:t xml:space="preserve"> وغالبا ما</w:t>
      </w:r>
      <w:r w:rsidR="00A7472A" w:rsidRPr="00DE6131">
        <w:rPr>
          <w:rFonts w:hint="cs"/>
          <w:color w:val="000000" w:themeColor="text1"/>
          <w:rtl/>
        </w:rPr>
        <w:t xml:space="preserve"> </w:t>
      </w:r>
      <w:r w:rsidR="008D353A" w:rsidRPr="00DE6131">
        <w:rPr>
          <w:rFonts w:hint="cs"/>
          <w:color w:val="000000" w:themeColor="text1"/>
          <w:rtl/>
        </w:rPr>
        <w:t>يكون موضوع عقد الشراكة هو انشاء</w:t>
      </w:r>
      <w:r w:rsidR="00A7472A" w:rsidRPr="00DE6131">
        <w:rPr>
          <w:rFonts w:hint="cs"/>
          <w:color w:val="000000" w:themeColor="text1"/>
          <w:rtl/>
        </w:rPr>
        <w:t xml:space="preserve"> واستغلال </w:t>
      </w:r>
      <w:r w:rsidR="008D353A" w:rsidRPr="00DE6131">
        <w:rPr>
          <w:rFonts w:hint="cs"/>
          <w:color w:val="000000" w:themeColor="text1"/>
          <w:rtl/>
        </w:rPr>
        <w:t xml:space="preserve">مرفق عام </w:t>
      </w:r>
      <w:r w:rsidR="007B3C86" w:rsidRPr="00DE6131">
        <w:rPr>
          <w:rFonts w:hint="cs"/>
          <w:color w:val="000000" w:themeColor="text1"/>
          <w:rtl/>
        </w:rPr>
        <w:t xml:space="preserve"> يتعلق</w:t>
      </w:r>
      <w:r w:rsidR="008D353A" w:rsidRPr="00DE6131">
        <w:rPr>
          <w:rFonts w:hint="cs"/>
          <w:color w:val="000000" w:themeColor="text1"/>
          <w:rtl/>
        </w:rPr>
        <w:t xml:space="preserve"> </w:t>
      </w:r>
      <w:r w:rsidR="00A7472A" w:rsidRPr="00DE6131">
        <w:rPr>
          <w:rFonts w:hint="cs"/>
          <w:color w:val="000000" w:themeColor="text1"/>
          <w:rtl/>
        </w:rPr>
        <w:t xml:space="preserve">بمشاريع حيوية كالبنية </w:t>
      </w:r>
      <w:r w:rsidR="008D353A" w:rsidRPr="00DE6131">
        <w:rPr>
          <w:rFonts w:hint="cs"/>
          <w:color w:val="000000" w:themeColor="text1"/>
          <w:rtl/>
        </w:rPr>
        <w:t xml:space="preserve"> التحتية فلا</w:t>
      </w:r>
      <w:r w:rsidR="00A7472A" w:rsidRPr="00DE6131">
        <w:rPr>
          <w:rFonts w:hint="cs"/>
          <w:color w:val="000000" w:themeColor="text1"/>
          <w:rtl/>
        </w:rPr>
        <w:t xml:space="preserve"> </w:t>
      </w:r>
      <w:r w:rsidR="008D353A" w:rsidRPr="00DE6131">
        <w:rPr>
          <w:rFonts w:hint="cs"/>
          <w:color w:val="000000" w:themeColor="text1"/>
          <w:rtl/>
        </w:rPr>
        <w:t xml:space="preserve">يمكن </w:t>
      </w:r>
      <w:r w:rsidR="00A7472A" w:rsidRPr="00DE6131">
        <w:rPr>
          <w:rFonts w:hint="cs"/>
          <w:color w:val="000000" w:themeColor="text1"/>
          <w:rtl/>
        </w:rPr>
        <w:t>أ</w:t>
      </w:r>
      <w:r w:rsidR="00AC1028" w:rsidRPr="00DE6131">
        <w:rPr>
          <w:rFonts w:hint="cs"/>
          <w:color w:val="000000" w:themeColor="text1"/>
          <w:rtl/>
        </w:rPr>
        <w:t xml:space="preserve">ن </w:t>
      </w:r>
      <w:r w:rsidR="00A7472A" w:rsidRPr="00DE6131">
        <w:rPr>
          <w:rFonts w:hint="cs"/>
          <w:color w:val="000000" w:themeColor="text1"/>
          <w:rtl/>
        </w:rPr>
        <w:t>يعطى</w:t>
      </w:r>
      <w:r w:rsidR="00AC1028" w:rsidRPr="00DE6131">
        <w:rPr>
          <w:rFonts w:hint="cs"/>
          <w:color w:val="000000" w:themeColor="text1"/>
          <w:rtl/>
        </w:rPr>
        <w:t xml:space="preserve"> </w:t>
      </w:r>
      <w:r w:rsidR="00A7472A" w:rsidRPr="00DE6131">
        <w:rPr>
          <w:rFonts w:hint="cs"/>
          <w:color w:val="000000" w:themeColor="text1"/>
          <w:rtl/>
        </w:rPr>
        <w:t>المتعاقد</w:t>
      </w:r>
      <w:r w:rsidR="00AC1028" w:rsidRPr="00DE6131">
        <w:rPr>
          <w:rFonts w:hint="cs"/>
          <w:color w:val="000000" w:themeColor="text1"/>
          <w:rtl/>
        </w:rPr>
        <w:t xml:space="preserve"> </w:t>
      </w:r>
      <w:r w:rsidR="00A7472A" w:rsidRPr="00DE6131">
        <w:rPr>
          <w:rFonts w:hint="cs"/>
          <w:color w:val="000000" w:themeColor="text1"/>
          <w:rtl/>
        </w:rPr>
        <w:t xml:space="preserve">مع الإدارة </w:t>
      </w:r>
      <w:r w:rsidR="00AC1028" w:rsidRPr="00DE6131">
        <w:rPr>
          <w:rFonts w:hint="cs"/>
          <w:color w:val="000000" w:themeColor="text1"/>
          <w:rtl/>
        </w:rPr>
        <w:t xml:space="preserve"> </w:t>
      </w:r>
      <w:r w:rsidR="00A7472A" w:rsidRPr="00DE6131">
        <w:rPr>
          <w:rFonts w:hint="cs"/>
          <w:color w:val="000000" w:themeColor="text1"/>
          <w:rtl/>
        </w:rPr>
        <w:t>ال</w:t>
      </w:r>
      <w:r w:rsidR="00AC1028" w:rsidRPr="00DE6131">
        <w:rPr>
          <w:rFonts w:hint="cs"/>
          <w:color w:val="000000" w:themeColor="text1"/>
          <w:rtl/>
        </w:rPr>
        <w:t xml:space="preserve">حرية </w:t>
      </w:r>
      <w:r w:rsidR="00A7472A" w:rsidRPr="00DE6131">
        <w:rPr>
          <w:rFonts w:hint="cs"/>
          <w:color w:val="000000" w:themeColor="text1"/>
          <w:rtl/>
        </w:rPr>
        <w:t>ال</w:t>
      </w:r>
      <w:r w:rsidR="00AC1028" w:rsidRPr="00DE6131">
        <w:rPr>
          <w:rFonts w:hint="cs"/>
          <w:color w:val="000000" w:themeColor="text1"/>
          <w:rtl/>
        </w:rPr>
        <w:t>مطلقة في تنفيذ المشروع كيفما يشاء</w:t>
      </w:r>
      <w:r w:rsidR="00A7472A" w:rsidRPr="00DE6131">
        <w:rPr>
          <w:rFonts w:hint="cs"/>
          <w:color w:val="000000" w:themeColor="text1"/>
          <w:rtl/>
        </w:rPr>
        <w:t>،</w:t>
      </w:r>
      <w:r w:rsidR="00C95DAB" w:rsidRPr="00DE6131">
        <w:rPr>
          <w:rFonts w:hint="cs"/>
          <w:color w:val="000000" w:themeColor="text1"/>
          <w:rtl/>
        </w:rPr>
        <w:t xml:space="preserve"> </w:t>
      </w:r>
      <w:r>
        <w:rPr>
          <w:rFonts w:hint="cs"/>
          <w:color w:val="000000" w:themeColor="text1"/>
          <w:rtl/>
        </w:rPr>
        <w:t>لأ</w:t>
      </w:r>
      <w:r w:rsidR="00A7472A" w:rsidRPr="00DE6131">
        <w:rPr>
          <w:rFonts w:hint="cs"/>
          <w:color w:val="000000" w:themeColor="text1"/>
          <w:rtl/>
        </w:rPr>
        <w:t>ن ذلك فيه من الخطورة على الصالح العام، ف</w:t>
      </w:r>
      <w:r w:rsidR="00AC1028" w:rsidRPr="00DE6131">
        <w:rPr>
          <w:rFonts w:hint="cs"/>
          <w:color w:val="000000" w:themeColor="text1"/>
          <w:rtl/>
        </w:rPr>
        <w:t xml:space="preserve">لابد من </w:t>
      </w:r>
      <w:r>
        <w:rPr>
          <w:rFonts w:hint="cs"/>
          <w:color w:val="000000" w:themeColor="text1"/>
          <w:rtl/>
        </w:rPr>
        <w:t>إ</w:t>
      </w:r>
      <w:r w:rsidR="00AC1028" w:rsidRPr="00DE6131">
        <w:rPr>
          <w:rFonts w:hint="cs"/>
          <w:color w:val="000000" w:themeColor="text1"/>
          <w:rtl/>
        </w:rPr>
        <w:t>خض</w:t>
      </w:r>
      <w:r w:rsidR="00A7472A" w:rsidRPr="00DE6131">
        <w:rPr>
          <w:rFonts w:hint="cs"/>
          <w:color w:val="000000" w:themeColor="text1"/>
          <w:rtl/>
        </w:rPr>
        <w:t>اع الشريك للرقابة و</w:t>
      </w:r>
      <w:r w:rsidR="00C95DAB" w:rsidRPr="00DE6131">
        <w:rPr>
          <w:rFonts w:hint="cs"/>
          <w:color w:val="000000" w:themeColor="text1"/>
          <w:rtl/>
        </w:rPr>
        <w:t>للإشراف</w:t>
      </w:r>
      <w:r w:rsidR="00AC1028" w:rsidRPr="00DE6131">
        <w:rPr>
          <w:rFonts w:hint="cs"/>
          <w:color w:val="000000" w:themeColor="text1"/>
          <w:rtl/>
        </w:rPr>
        <w:t xml:space="preserve"> والتوجيه من قبل </w:t>
      </w:r>
      <w:r w:rsidR="00A7472A" w:rsidRPr="00DE6131">
        <w:rPr>
          <w:rFonts w:hint="cs"/>
          <w:color w:val="000000" w:themeColor="text1"/>
          <w:rtl/>
        </w:rPr>
        <w:t>السلطة</w:t>
      </w:r>
      <w:r w:rsidR="00AC1028" w:rsidRPr="00DE6131">
        <w:rPr>
          <w:rFonts w:hint="cs"/>
          <w:color w:val="000000" w:themeColor="text1"/>
          <w:rtl/>
        </w:rPr>
        <w:t xml:space="preserve"> </w:t>
      </w:r>
      <w:r w:rsidR="00A7472A" w:rsidRPr="00DE6131">
        <w:rPr>
          <w:rFonts w:hint="cs"/>
          <w:color w:val="000000" w:themeColor="text1"/>
          <w:rtl/>
        </w:rPr>
        <w:t xml:space="preserve">العامة المانحة </w:t>
      </w:r>
      <w:r w:rsidR="007D6F1D" w:rsidRPr="00DE6131">
        <w:rPr>
          <w:rFonts w:hint="cs"/>
          <w:color w:val="000000" w:themeColor="text1"/>
          <w:rtl/>
        </w:rPr>
        <w:t xml:space="preserve">للمشروع </w:t>
      </w:r>
      <w:r w:rsidR="00C95DAB" w:rsidRPr="00DE6131">
        <w:rPr>
          <w:rFonts w:hint="cs"/>
          <w:color w:val="000000" w:themeColor="text1"/>
          <w:rtl/>
        </w:rPr>
        <w:t>للتأكد</w:t>
      </w:r>
      <w:r w:rsidR="00AC1028" w:rsidRPr="00DE6131">
        <w:rPr>
          <w:rFonts w:hint="cs"/>
          <w:color w:val="000000" w:themeColor="text1"/>
          <w:rtl/>
        </w:rPr>
        <w:t xml:space="preserve"> من </w:t>
      </w:r>
      <w:r w:rsidR="007D6F1D" w:rsidRPr="00DE6131">
        <w:rPr>
          <w:rFonts w:hint="cs"/>
          <w:color w:val="000000" w:themeColor="text1"/>
          <w:rtl/>
        </w:rPr>
        <w:t xml:space="preserve"> حسن </w:t>
      </w:r>
      <w:r w:rsidR="00AC1028" w:rsidRPr="00DE6131">
        <w:rPr>
          <w:rFonts w:hint="cs"/>
          <w:color w:val="000000" w:themeColor="text1"/>
          <w:rtl/>
        </w:rPr>
        <w:t xml:space="preserve">سير </w:t>
      </w:r>
      <w:r w:rsidR="007D6F1D" w:rsidRPr="00DE6131">
        <w:rPr>
          <w:rFonts w:hint="cs"/>
          <w:color w:val="000000" w:themeColor="text1"/>
          <w:rtl/>
        </w:rPr>
        <w:t xml:space="preserve">المشروع </w:t>
      </w:r>
      <w:r w:rsidR="00AC1028" w:rsidRPr="00DE6131">
        <w:rPr>
          <w:rFonts w:hint="cs"/>
          <w:color w:val="000000" w:themeColor="text1"/>
          <w:rtl/>
        </w:rPr>
        <w:t xml:space="preserve"> وفق </w:t>
      </w:r>
      <w:r w:rsidR="00C95DAB" w:rsidRPr="00DE6131">
        <w:rPr>
          <w:rFonts w:hint="cs"/>
          <w:color w:val="000000" w:themeColor="text1"/>
          <w:rtl/>
        </w:rPr>
        <w:t>ما ت</w:t>
      </w:r>
      <w:r w:rsidR="00C95DAB" w:rsidRPr="00DE6131">
        <w:rPr>
          <w:color w:val="000000" w:themeColor="text1"/>
          <w:rtl/>
        </w:rPr>
        <w:t>م</w:t>
      </w:r>
      <w:r w:rsidR="00AC1028" w:rsidRPr="00DE6131">
        <w:rPr>
          <w:rFonts w:hint="cs"/>
          <w:color w:val="000000" w:themeColor="text1"/>
          <w:rtl/>
        </w:rPr>
        <w:t xml:space="preserve"> </w:t>
      </w:r>
      <w:r w:rsidR="007D6F1D" w:rsidRPr="00DE6131">
        <w:rPr>
          <w:rFonts w:hint="cs"/>
          <w:color w:val="000000" w:themeColor="text1"/>
          <w:rtl/>
        </w:rPr>
        <w:t>رسمه من أهداف  لذا ف</w:t>
      </w:r>
      <w:r w:rsidR="00AC1028" w:rsidRPr="00DE6131">
        <w:rPr>
          <w:rFonts w:hint="cs"/>
          <w:color w:val="000000" w:themeColor="text1"/>
          <w:rtl/>
        </w:rPr>
        <w:t>الرقابة تشمل نواحي عدة منها نواحي إدارية وفنية ومالية</w:t>
      </w:r>
      <w:r w:rsidR="00B27595" w:rsidRPr="00DE6131">
        <w:rPr>
          <w:rStyle w:val="Appelnotedebasdep"/>
          <w:color w:val="000000" w:themeColor="text1"/>
          <w:rtl/>
        </w:rPr>
        <w:footnoteReference w:id="109"/>
      </w:r>
      <w:r w:rsidR="008F1EC2">
        <w:rPr>
          <w:rFonts w:hint="cs"/>
          <w:color w:val="000000" w:themeColor="text1"/>
          <w:rtl/>
        </w:rPr>
        <w:t>.</w:t>
      </w:r>
    </w:p>
    <w:p w14:paraId="22A32E0A" w14:textId="0BC76030" w:rsidR="00302D6F" w:rsidRPr="00DE6131" w:rsidRDefault="00FB7A62" w:rsidP="001B4F5A">
      <w:pPr>
        <w:rPr>
          <w:rtl/>
        </w:rPr>
      </w:pPr>
      <w:r>
        <w:rPr>
          <w:rFonts w:hint="cs"/>
          <w:rtl/>
        </w:rPr>
        <w:t xml:space="preserve">ولما كان التفويض بالأساس </w:t>
      </w:r>
      <w:r w:rsidR="007C6DD0">
        <w:rPr>
          <w:rFonts w:hint="cs"/>
          <w:rtl/>
        </w:rPr>
        <w:t>يستهدف عملية إدارة واستغلال المرفق العام</w:t>
      </w:r>
      <w:r w:rsidR="001112B9">
        <w:rPr>
          <w:rFonts w:hint="cs"/>
          <w:rtl/>
        </w:rPr>
        <w:t xml:space="preserve"> ولأن هذا ألاسلوب يفضي ألى إدارة المرفق </w:t>
      </w:r>
      <w:r w:rsidR="006A24F3">
        <w:rPr>
          <w:rFonts w:hint="cs"/>
          <w:rtl/>
        </w:rPr>
        <w:t>من طرف شخص متميز عن الجهة المانحة المسؤولة بشكل أ</w:t>
      </w:r>
      <w:r w:rsidR="004B0346">
        <w:rPr>
          <w:rFonts w:hint="cs"/>
          <w:rtl/>
        </w:rPr>
        <w:t xml:space="preserve">صيل عن المرفق العام محل التفويض، فإن الأخير يظل </w:t>
      </w:r>
      <w:r w:rsidR="00AE0E8B">
        <w:rPr>
          <w:rFonts w:hint="cs"/>
          <w:rtl/>
        </w:rPr>
        <w:t xml:space="preserve">تابعا للسلطة العامة التي لايمكن أن تتوقف عن ممارسة صلاحياتها في مواجهته </w:t>
      </w:r>
      <w:r w:rsidR="009152D0">
        <w:rPr>
          <w:rStyle w:val="Appelnotedebasdep"/>
          <w:color w:val="000000" w:themeColor="text1"/>
          <w:rtl/>
        </w:rPr>
        <w:footnoteReference w:id="110"/>
      </w:r>
      <w:r w:rsidR="008F1EC2">
        <w:rPr>
          <w:rFonts w:hint="cs"/>
          <w:rtl/>
        </w:rPr>
        <w:t>ف</w:t>
      </w:r>
      <w:r w:rsidR="001C46BD" w:rsidRPr="00DE6131">
        <w:rPr>
          <w:rFonts w:hint="cs"/>
          <w:rtl/>
        </w:rPr>
        <w:t xml:space="preserve">الرقابة </w:t>
      </w:r>
      <w:r w:rsidR="00325585">
        <w:rPr>
          <w:rFonts w:hint="cs"/>
          <w:rtl/>
        </w:rPr>
        <w:t>مسأ</w:t>
      </w:r>
      <w:r w:rsidR="007D6F1D" w:rsidRPr="00DE6131">
        <w:rPr>
          <w:rFonts w:hint="cs"/>
          <w:rtl/>
        </w:rPr>
        <w:t>لة بالغة الأهمية بالنسبة لعقود التفويض فهي</w:t>
      </w:r>
      <w:r w:rsidR="001C46BD" w:rsidRPr="00DE6131">
        <w:rPr>
          <w:rFonts w:hint="cs"/>
          <w:rtl/>
        </w:rPr>
        <w:t xml:space="preserve"> </w:t>
      </w:r>
      <w:r w:rsidR="007D6F1D" w:rsidRPr="00DE6131">
        <w:rPr>
          <w:rFonts w:hint="cs"/>
          <w:rtl/>
        </w:rPr>
        <w:t>تضمن</w:t>
      </w:r>
      <w:r w:rsidR="001C46BD" w:rsidRPr="00DE6131">
        <w:rPr>
          <w:rFonts w:hint="cs"/>
          <w:rtl/>
        </w:rPr>
        <w:t xml:space="preserve"> نجاح </w:t>
      </w:r>
      <w:r w:rsidR="007D6F1D" w:rsidRPr="00DE6131">
        <w:rPr>
          <w:rFonts w:hint="cs"/>
          <w:rtl/>
        </w:rPr>
        <w:t xml:space="preserve">تقنية </w:t>
      </w:r>
      <w:r w:rsidR="001C46BD" w:rsidRPr="00DE6131">
        <w:rPr>
          <w:rFonts w:hint="cs"/>
          <w:rtl/>
        </w:rPr>
        <w:t>التفويض وترعاه</w:t>
      </w:r>
      <w:r w:rsidR="007D6F1D" w:rsidRPr="00DE6131">
        <w:rPr>
          <w:rFonts w:hint="cs"/>
          <w:rtl/>
        </w:rPr>
        <w:t>ا</w:t>
      </w:r>
      <w:r w:rsidR="001C46BD" w:rsidRPr="00DE6131">
        <w:rPr>
          <w:rFonts w:hint="cs"/>
          <w:rtl/>
        </w:rPr>
        <w:t xml:space="preserve"> وترعى المصلحة العامة</w:t>
      </w:r>
      <w:r w:rsidR="007D6F1D" w:rsidRPr="00DE6131">
        <w:rPr>
          <w:rFonts w:hint="cs"/>
          <w:rtl/>
        </w:rPr>
        <w:t>،</w:t>
      </w:r>
      <w:r w:rsidR="001C46BD" w:rsidRPr="00DE6131">
        <w:rPr>
          <w:rFonts w:hint="cs"/>
          <w:rtl/>
        </w:rPr>
        <w:t xml:space="preserve"> </w:t>
      </w:r>
      <w:r w:rsidR="007D6F1D" w:rsidRPr="00DE6131">
        <w:rPr>
          <w:rFonts w:hint="cs"/>
          <w:rtl/>
        </w:rPr>
        <w:t>فوجود</w:t>
      </w:r>
      <w:r w:rsidR="001C46BD" w:rsidRPr="00DE6131">
        <w:rPr>
          <w:rFonts w:hint="cs"/>
          <w:rtl/>
        </w:rPr>
        <w:t xml:space="preserve"> رقابة فعالة وموضوعية </w:t>
      </w:r>
      <w:r w:rsidR="007D6F1D" w:rsidRPr="00DE6131">
        <w:rPr>
          <w:rFonts w:hint="cs"/>
          <w:rtl/>
        </w:rPr>
        <w:t>ي</w:t>
      </w:r>
      <w:r w:rsidR="001C46BD" w:rsidRPr="00DE6131">
        <w:rPr>
          <w:rFonts w:hint="cs"/>
          <w:rtl/>
        </w:rPr>
        <w:t xml:space="preserve">نعكس </w:t>
      </w:r>
      <w:r w:rsidR="007D6F1D" w:rsidRPr="00DE6131">
        <w:rPr>
          <w:rFonts w:hint="cs"/>
          <w:rtl/>
        </w:rPr>
        <w:t xml:space="preserve">بالضرورة على سير المرفق العام </w:t>
      </w:r>
      <w:r w:rsidR="001C46BD" w:rsidRPr="00DE6131">
        <w:rPr>
          <w:rFonts w:hint="cs"/>
          <w:rtl/>
        </w:rPr>
        <w:t xml:space="preserve">بصورة </w:t>
      </w:r>
      <w:r w:rsidR="007D6F1D" w:rsidRPr="00DE6131">
        <w:rPr>
          <w:rFonts w:hint="cs"/>
          <w:rtl/>
        </w:rPr>
        <w:t xml:space="preserve">فعالة، </w:t>
      </w:r>
      <w:r w:rsidR="001C46BD" w:rsidRPr="00DE6131">
        <w:rPr>
          <w:rFonts w:hint="cs"/>
          <w:rtl/>
        </w:rPr>
        <w:t xml:space="preserve">ووفق </w:t>
      </w:r>
      <w:r w:rsidR="007D6F1D" w:rsidRPr="00DE6131">
        <w:rPr>
          <w:rFonts w:hint="cs"/>
          <w:rtl/>
        </w:rPr>
        <w:t>النظام القانوني</w:t>
      </w:r>
      <w:r w:rsidR="001C46BD" w:rsidRPr="00DE6131">
        <w:rPr>
          <w:rFonts w:hint="cs"/>
          <w:rtl/>
        </w:rPr>
        <w:t xml:space="preserve"> المرسوم </w:t>
      </w:r>
      <w:r w:rsidR="007D6F1D" w:rsidRPr="00DE6131">
        <w:rPr>
          <w:rFonts w:hint="cs"/>
          <w:rtl/>
        </w:rPr>
        <w:t>له،</w:t>
      </w:r>
      <w:r w:rsidR="001C46BD" w:rsidRPr="00DE6131">
        <w:rPr>
          <w:rFonts w:hint="cs"/>
          <w:rtl/>
        </w:rPr>
        <w:t xml:space="preserve"> فالرقابة تضمن </w:t>
      </w:r>
      <w:r w:rsidR="007D6F1D" w:rsidRPr="00DE6131">
        <w:rPr>
          <w:rFonts w:hint="cs"/>
          <w:rtl/>
        </w:rPr>
        <w:t>الانتظام للمرفق العام و</w:t>
      </w:r>
      <w:r w:rsidR="001C46BD" w:rsidRPr="00DE6131">
        <w:rPr>
          <w:rFonts w:hint="cs"/>
          <w:rtl/>
        </w:rPr>
        <w:t xml:space="preserve">الاستمرارية </w:t>
      </w:r>
      <w:r w:rsidR="007D6F1D" w:rsidRPr="00DE6131">
        <w:rPr>
          <w:rFonts w:hint="cs"/>
          <w:rtl/>
        </w:rPr>
        <w:t xml:space="preserve">في التمويل بالإضافة الى كل ذلك </w:t>
      </w:r>
      <w:r w:rsidR="001C46BD" w:rsidRPr="00DE6131">
        <w:rPr>
          <w:rFonts w:hint="cs"/>
          <w:rtl/>
        </w:rPr>
        <w:t xml:space="preserve">تضمن حماية المصلحة العامة </w:t>
      </w:r>
      <w:r w:rsidR="007D6F1D" w:rsidRPr="00DE6131">
        <w:rPr>
          <w:rFonts w:hint="cs"/>
          <w:rtl/>
        </w:rPr>
        <w:t>التي تعتبر المحور</w:t>
      </w:r>
      <w:r w:rsidR="00C95DAB" w:rsidRPr="00DE6131">
        <w:rPr>
          <w:rFonts w:hint="cs"/>
          <w:rtl/>
        </w:rPr>
        <w:t xml:space="preserve"> </w:t>
      </w:r>
      <w:r w:rsidR="007D6F1D" w:rsidRPr="00DE6131">
        <w:rPr>
          <w:rFonts w:hint="cs"/>
          <w:rtl/>
        </w:rPr>
        <w:t xml:space="preserve">الاساس في وجود المرافق </w:t>
      </w:r>
      <w:r w:rsidR="007836DD" w:rsidRPr="00DE6131">
        <w:rPr>
          <w:rFonts w:hint="cs"/>
          <w:rtl/>
        </w:rPr>
        <w:t>العامة،</w:t>
      </w:r>
      <w:r w:rsidR="007D6F1D" w:rsidRPr="00DE6131">
        <w:rPr>
          <w:rFonts w:hint="cs"/>
          <w:rtl/>
        </w:rPr>
        <w:t xml:space="preserve"> </w:t>
      </w:r>
      <w:r w:rsidR="001C46BD" w:rsidRPr="00DE6131">
        <w:rPr>
          <w:rFonts w:hint="cs"/>
          <w:rtl/>
        </w:rPr>
        <w:t xml:space="preserve">ومن هنا تنبعث أهمية الرقابة </w:t>
      </w:r>
      <w:r w:rsidR="00C95DAB" w:rsidRPr="00DE6131">
        <w:rPr>
          <w:rFonts w:hint="cs"/>
          <w:rtl/>
        </w:rPr>
        <w:t>كأحد</w:t>
      </w:r>
      <w:r w:rsidR="001C46BD" w:rsidRPr="00DE6131">
        <w:rPr>
          <w:rFonts w:hint="cs"/>
          <w:rtl/>
        </w:rPr>
        <w:t xml:space="preserve"> </w:t>
      </w:r>
      <w:r w:rsidR="007D6F1D" w:rsidRPr="00DE6131">
        <w:rPr>
          <w:rFonts w:hint="cs"/>
          <w:rtl/>
        </w:rPr>
        <w:t xml:space="preserve">المقومات والمؤشرات التي </w:t>
      </w:r>
      <w:r w:rsidR="007836DD" w:rsidRPr="00DE6131">
        <w:rPr>
          <w:rFonts w:hint="cs"/>
          <w:rtl/>
        </w:rPr>
        <w:t>توحي بنجاح</w:t>
      </w:r>
      <w:r w:rsidR="001C46BD" w:rsidRPr="00DE6131">
        <w:rPr>
          <w:rFonts w:hint="cs"/>
          <w:rtl/>
        </w:rPr>
        <w:t xml:space="preserve"> </w:t>
      </w:r>
      <w:r w:rsidR="007836DD" w:rsidRPr="00DE6131">
        <w:rPr>
          <w:rFonts w:hint="cs"/>
          <w:rtl/>
        </w:rPr>
        <w:t xml:space="preserve">أسلوب </w:t>
      </w:r>
      <w:r w:rsidR="001C46BD" w:rsidRPr="00DE6131">
        <w:rPr>
          <w:rFonts w:hint="cs"/>
          <w:rtl/>
        </w:rPr>
        <w:t>التفويض</w:t>
      </w:r>
      <w:r w:rsidR="00B27595" w:rsidRPr="00DE6131">
        <w:rPr>
          <w:rStyle w:val="Appelnotedebasdep"/>
          <w:color w:val="000000" w:themeColor="text1"/>
          <w:rtl/>
        </w:rPr>
        <w:footnoteReference w:id="111"/>
      </w:r>
      <w:r w:rsidR="00302D6F" w:rsidRPr="00DE6131">
        <w:rPr>
          <w:rFonts w:hint="cs"/>
          <w:rtl/>
        </w:rPr>
        <w:t>.</w:t>
      </w:r>
    </w:p>
    <w:p w14:paraId="77B82342" w14:textId="1365FF3F" w:rsidR="005D22E1" w:rsidRPr="00DE6131" w:rsidRDefault="00325585" w:rsidP="001B4F5A">
      <w:pPr>
        <w:rPr>
          <w:rtl/>
        </w:rPr>
      </w:pPr>
      <w:r>
        <w:rPr>
          <w:rFonts w:hint="cs"/>
          <w:rtl/>
        </w:rPr>
        <w:t>وبذلك فإ</w:t>
      </w:r>
      <w:r w:rsidR="007836DD" w:rsidRPr="00DE6131">
        <w:rPr>
          <w:rFonts w:hint="cs"/>
          <w:rtl/>
        </w:rPr>
        <w:t>ن ل</w:t>
      </w:r>
      <w:r w:rsidR="00F66459" w:rsidRPr="00DE6131">
        <w:rPr>
          <w:rFonts w:hint="cs"/>
          <w:rtl/>
        </w:rPr>
        <w:t xml:space="preserve">مفهوم الرقابة معنيين المعنى الأول الضيق وفيه تبدو </w:t>
      </w:r>
      <w:r w:rsidR="007836DD" w:rsidRPr="00DE6131">
        <w:rPr>
          <w:rFonts w:hint="cs"/>
          <w:rtl/>
        </w:rPr>
        <w:t xml:space="preserve">الجهة الإدارية </w:t>
      </w:r>
      <w:r w:rsidR="00F66459" w:rsidRPr="00DE6131">
        <w:rPr>
          <w:rFonts w:hint="cs"/>
          <w:rtl/>
        </w:rPr>
        <w:t xml:space="preserve"> </w:t>
      </w:r>
      <w:r w:rsidR="007836DD" w:rsidRPr="00DE6131">
        <w:rPr>
          <w:rFonts w:hint="cs"/>
          <w:rtl/>
        </w:rPr>
        <w:t>ك</w:t>
      </w:r>
      <w:r w:rsidR="00F66459" w:rsidRPr="00DE6131">
        <w:rPr>
          <w:rFonts w:hint="cs"/>
          <w:rtl/>
        </w:rPr>
        <w:t xml:space="preserve">طرف </w:t>
      </w:r>
      <w:r w:rsidR="007836DD" w:rsidRPr="00DE6131">
        <w:rPr>
          <w:rFonts w:hint="cs"/>
          <w:rtl/>
        </w:rPr>
        <w:t>عادي في علاقته</w:t>
      </w:r>
      <w:r w:rsidR="00F66459" w:rsidRPr="00DE6131">
        <w:rPr>
          <w:rFonts w:hint="cs"/>
          <w:rtl/>
        </w:rPr>
        <w:t xml:space="preserve"> </w:t>
      </w:r>
      <w:r w:rsidR="007836DD" w:rsidRPr="00DE6131">
        <w:rPr>
          <w:rFonts w:hint="cs"/>
          <w:rtl/>
        </w:rPr>
        <w:t>ال</w:t>
      </w:r>
      <w:r w:rsidR="00F66459" w:rsidRPr="00DE6131">
        <w:rPr>
          <w:rFonts w:hint="cs"/>
          <w:rtl/>
        </w:rPr>
        <w:t>تعاقدية</w:t>
      </w:r>
      <w:r w:rsidR="007836DD" w:rsidRPr="00DE6131">
        <w:rPr>
          <w:rFonts w:hint="cs"/>
          <w:rtl/>
        </w:rPr>
        <w:t xml:space="preserve">، فيكون </w:t>
      </w:r>
      <w:r w:rsidR="00F66459" w:rsidRPr="00DE6131">
        <w:rPr>
          <w:rFonts w:hint="cs"/>
          <w:rtl/>
        </w:rPr>
        <w:t>له</w:t>
      </w:r>
      <w:r w:rsidR="007836DD" w:rsidRPr="00DE6131">
        <w:rPr>
          <w:rFonts w:hint="cs"/>
          <w:rtl/>
        </w:rPr>
        <w:t xml:space="preserve">ا بذلك </w:t>
      </w:r>
      <w:r w:rsidR="00F66459" w:rsidRPr="00DE6131">
        <w:rPr>
          <w:rFonts w:hint="cs"/>
          <w:rtl/>
        </w:rPr>
        <w:t xml:space="preserve"> الحق في مراقبة تنفيذ الطرف ال</w:t>
      </w:r>
      <w:r>
        <w:rPr>
          <w:rFonts w:hint="cs"/>
          <w:rtl/>
        </w:rPr>
        <w:t>آ</w:t>
      </w:r>
      <w:r w:rsidR="00F66459" w:rsidRPr="00DE6131">
        <w:rPr>
          <w:rFonts w:hint="cs"/>
          <w:rtl/>
        </w:rPr>
        <w:t>خر لالتزاماته المنصوص عليها في العقد</w:t>
      </w:r>
      <w:r w:rsidR="005D22E1" w:rsidRPr="00DE6131">
        <w:rPr>
          <w:rFonts w:hint="cs"/>
          <w:rtl/>
        </w:rPr>
        <w:t xml:space="preserve"> و</w:t>
      </w:r>
      <w:r>
        <w:rPr>
          <w:rFonts w:hint="cs"/>
          <w:rtl/>
        </w:rPr>
        <w:t xml:space="preserve">كراسة الشروط، </w:t>
      </w:r>
      <w:r w:rsidR="007836DD" w:rsidRPr="00DE6131">
        <w:rPr>
          <w:rFonts w:hint="cs"/>
          <w:rtl/>
        </w:rPr>
        <w:t>وهي هنا</w:t>
      </w:r>
      <w:r w:rsidR="005D22E1" w:rsidRPr="00DE6131">
        <w:rPr>
          <w:rFonts w:hint="cs"/>
          <w:rtl/>
        </w:rPr>
        <w:t xml:space="preserve"> تعني </w:t>
      </w:r>
      <w:r w:rsidR="007836DD" w:rsidRPr="00DE6131">
        <w:rPr>
          <w:rFonts w:hint="cs"/>
          <w:rtl/>
        </w:rPr>
        <w:t xml:space="preserve">مفهوم </w:t>
      </w:r>
      <w:r w:rsidR="005D22E1" w:rsidRPr="00DE6131">
        <w:rPr>
          <w:rFonts w:hint="cs"/>
          <w:rtl/>
        </w:rPr>
        <w:t xml:space="preserve">الرقابة </w:t>
      </w:r>
      <w:r w:rsidR="007836DD" w:rsidRPr="00DE6131">
        <w:rPr>
          <w:rFonts w:hint="cs"/>
          <w:rtl/>
        </w:rPr>
        <w:t>با</w:t>
      </w:r>
      <w:r w:rsidR="005D22E1" w:rsidRPr="00DE6131">
        <w:rPr>
          <w:rFonts w:hint="cs"/>
          <w:rtl/>
        </w:rPr>
        <w:t xml:space="preserve">لمعنى الضيق </w:t>
      </w:r>
      <w:r w:rsidR="007836DD" w:rsidRPr="00DE6131">
        <w:rPr>
          <w:rFonts w:hint="cs"/>
          <w:rtl/>
        </w:rPr>
        <w:t xml:space="preserve">فهي </w:t>
      </w:r>
      <w:r w:rsidR="005D22E1" w:rsidRPr="00DE6131">
        <w:rPr>
          <w:rFonts w:hint="cs"/>
          <w:rtl/>
        </w:rPr>
        <w:t xml:space="preserve">لا تملك </w:t>
      </w:r>
      <w:r w:rsidR="007836DD" w:rsidRPr="00DE6131">
        <w:rPr>
          <w:rFonts w:hint="cs"/>
          <w:rtl/>
        </w:rPr>
        <w:t xml:space="preserve">صلاحيات </w:t>
      </w:r>
      <w:r w:rsidR="005D22E1" w:rsidRPr="00DE6131">
        <w:rPr>
          <w:rFonts w:hint="cs"/>
          <w:rtl/>
        </w:rPr>
        <w:t>سلطة التوجيه في تنفيذ العقد</w:t>
      </w:r>
      <w:r w:rsidR="007836DD" w:rsidRPr="00DE6131">
        <w:rPr>
          <w:rFonts w:hint="cs"/>
          <w:rtl/>
        </w:rPr>
        <w:t xml:space="preserve">، </w:t>
      </w:r>
      <w:r w:rsidR="005D22E1" w:rsidRPr="00DE6131">
        <w:rPr>
          <w:rFonts w:hint="cs"/>
          <w:rtl/>
        </w:rPr>
        <w:t xml:space="preserve">وذلك خلافا للعقود الأخرى </w:t>
      </w:r>
      <w:r w:rsidR="007836DD" w:rsidRPr="00DE6131">
        <w:rPr>
          <w:rFonts w:hint="cs"/>
          <w:rtl/>
        </w:rPr>
        <w:t>ومرد</w:t>
      </w:r>
      <w:r>
        <w:rPr>
          <w:rFonts w:hint="cs"/>
          <w:rtl/>
        </w:rPr>
        <w:t xml:space="preserve"> ذلك الى أن المفوض إ</w:t>
      </w:r>
      <w:r w:rsidR="005D22E1" w:rsidRPr="00DE6131">
        <w:rPr>
          <w:rFonts w:hint="cs"/>
          <w:rtl/>
        </w:rPr>
        <w:t>ليه هو المسؤول عن الاستغلال</w:t>
      </w:r>
      <w:r w:rsidR="007836DD" w:rsidRPr="00DE6131">
        <w:rPr>
          <w:rFonts w:hint="cs"/>
          <w:rtl/>
        </w:rPr>
        <w:t xml:space="preserve"> والإدارة </w:t>
      </w:r>
      <w:r w:rsidR="009125DF" w:rsidRPr="00DE6131">
        <w:rPr>
          <w:rFonts w:hint="cs"/>
          <w:rtl/>
        </w:rPr>
        <w:t>واختيار</w:t>
      </w:r>
      <w:r w:rsidR="005D22E1" w:rsidRPr="00DE6131">
        <w:rPr>
          <w:rFonts w:hint="cs"/>
          <w:rtl/>
        </w:rPr>
        <w:t xml:space="preserve"> الوسائل الكفيلة بسير المرفق</w:t>
      </w:r>
      <w:r w:rsidR="009125DF" w:rsidRPr="00DE6131">
        <w:rPr>
          <w:rFonts w:hint="cs"/>
          <w:rtl/>
        </w:rPr>
        <w:t xml:space="preserve"> العام</w:t>
      </w:r>
      <w:r w:rsidR="005D22E1" w:rsidRPr="00DE6131">
        <w:rPr>
          <w:rFonts w:hint="cs"/>
          <w:sz w:val="32"/>
          <w:szCs w:val="32"/>
          <w:rtl/>
        </w:rPr>
        <w:t xml:space="preserve">، </w:t>
      </w:r>
      <w:r w:rsidR="005D22E1" w:rsidRPr="00DE6131">
        <w:rPr>
          <w:rFonts w:hint="cs"/>
          <w:rtl/>
        </w:rPr>
        <w:t>وتكتس</w:t>
      </w:r>
      <w:r w:rsidR="009125DF" w:rsidRPr="00DE6131">
        <w:rPr>
          <w:rFonts w:hint="cs"/>
          <w:rtl/>
        </w:rPr>
        <w:t>ي</w:t>
      </w:r>
      <w:r w:rsidR="005D22E1" w:rsidRPr="00DE6131">
        <w:rPr>
          <w:rFonts w:hint="cs"/>
          <w:rtl/>
        </w:rPr>
        <w:t xml:space="preserve"> سلطة الرقابة أهمية كبيرة في عقود التفويض </w:t>
      </w:r>
      <w:r w:rsidR="009125DF" w:rsidRPr="00DE6131">
        <w:rPr>
          <w:rFonts w:hint="cs"/>
          <w:rtl/>
        </w:rPr>
        <w:t xml:space="preserve">خاصة في </w:t>
      </w:r>
      <w:r>
        <w:rPr>
          <w:rFonts w:hint="cs"/>
          <w:rtl/>
        </w:rPr>
        <w:t>ظل وجود علاقة أخرى تربط المفوض إ</w:t>
      </w:r>
      <w:r w:rsidR="009125DF" w:rsidRPr="00DE6131">
        <w:rPr>
          <w:rFonts w:hint="cs"/>
          <w:rtl/>
        </w:rPr>
        <w:t>ليه بمستخدمي المرفق العام</w:t>
      </w:r>
      <w:r w:rsidR="005D22E1" w:rsidRPr="00DE6131">
        <w:rPr>
          <w:rFonts w:hint="cs"/>
          <w:rtl/>
        </w:rPr>
        <w:t xml:space="preserve"> </w:t>
      </w:r>
      <w:r w:rsidR="009125DF" w:rsidRPr="00DE6131">
        <w:rPr>
          <w:rFonts w:hint="cs"/>
          <w:rtl/>
        </w:rPr>
        <w:t xml:space="preserve">وقد يكون هذا السبب الذي يجعل </w:t>
      </w:r>
      <w:r w:rsidR="005D22E1" w:rsidRPr="00DE6131">
        <w:rPr>
          <w:rFonts w:hint="cs"/>
          <w:rtl/>
        </w:rPr>
        <w:t xml:space="preserve">سلطة الرقابة </w:t>
      </w:r>
      <w:r w:rsidR="00C95DAB" w:rsidRPr="00DE6131">
        <w:rPr>
          <w:rFonts w:hint="cs"/>
          <w:rtl/>
        </w:rPr>
        <w:t>لا تكو</w:t>
      </w:r>
      <w:r w:rsidR="00C95DAB" w:rsidRPr="00DE6131">
        <w:rPr>
          <w:rtl/>
        </w:rPr>
        <w:t>ن</w:t>
      </w:r>
      <w:r w:rsidR="009125DF" w:rsidRPr="00DE6131">
        <w:rPr>
          <w:rFonts w:hint="cs"/>
          <w:rtl/>
        </w:rPr>
        <w:t xml:space="preserve"> </w:t>
      </w:r>
      <w:r w:rsidR="005D22E1" w:rsidRPr="00DE6131">
        <w:rPr>
          <w:rFonts w:hint="cs"/>
          <w:rtl/>
        </w:rPr>
        <w:t xml:space="preserve"> مجرد حق للسلطة مانحة التفويض </w:t>
      </w:r>
      <w:r w:rsidR="009125DF" w:rsidRPr="00DE6131">
        <w:rPr>
          <w:rFonts w:hint="cs"/>
          <w:rtl/>
        </w:rPr>
        <w:t xml:space="preserve">فحسب </w:t>
      </w:r>
      <w:r>
        <w:rPr>
          <w:rFonts w:hint="cs"/>
          <w:rtl/>
        </w:rPr>
        <w:t>وإ</w:t>
      </w:r>
      <w:r w:rsidR="005D22E1" w:rsidRPr="00DE6131">
        <w:rPr>
          <w:rFonts w:hint="cs"/>
          <w:rtl/>
        </w:rPr>
        <w:t xml:space="preserve">نما هي </w:t>
      </w:r>
      <w:r w:rsidR="009125DF" w:rsidRPr="00DE6131">
        <w:rPr>
          <w:rFonts w:hint="cs"/>
          <w:rtl/>
        </w:rPr>
        <w:t xml:space="preserve">كذاك </w:t>
      </w:r>
      <w:r w:rsidR="005D22E1" w:rsidRPr="00DE6131">
        <w:rPr>
          <w:rFonts w:hint="cs"/>
          <w:rtl/>
        </w:rPr>
        <w:t xml:space="preserve">التزام </w:t>
      </w:r>
      <w:r w:rsidR="009125DF" w:rsidRPr="00DE6131">
        <w:rPr>
          <w:rFonts w:hint="cs"/>
          <w:rtl/>
        </w:rPr>
        <w:t>يقع على عاتقها</w:t>
      </w:r>
      <w:r w:rsidR="005D22E1" w:rsidRPr="00DE6131">
        <w:rPr>
          <w:rStyle w:val="Appelnotedebasdep"/>
          <w:color w:val="000000" w:themeColor="text1"/>
          <w:rtl/>
        </w:rPr>
        <w:footnoteReference w:id="112"/>
      </w:r>
      <w:r w:rsidR="005D22E1" w:rsidRPr="00DE6131">
        <w:rPr>
          <w:rFonts w:hint="cs"/>
          <w:rtl/>
        </w:rPr>
        <w:t>.</w:t>
      </w:r>
    </w:p>
    <w:p w14:paraId="506DF5C6" w14:textId="52483FBB" w:rsidR="00D52B61" w:rsidRPr="00DE6131" w:rsidRDefault="00325585" w:rsidP="001B4F5A">
      <w:pPr>
        <w:rPr>
          <w:sz w:val="24"/>
          <w:szCs w:val="24"/>
          <w:rtl/>
        </w:rPr>
      </w:pPr>
      <w:r>
        <w:rPr>
          <w:rFonts w:hint="cs"/>
          <w:rtl/>
        </w:rPr>
        <w:t>أ</w:t>
      </w:r>
      <w:r w:rsidR="00F66459" w:rsidRPr="00DE6131">
        <w:rPr>
          <w:rFonts w:hint="cs"/>
          <w:rtl/>
        </w:rPr>
        <w:t xml:space="preserve">ما المعنى الثاني فهو أوسع تظهر </w:t>
      </w:r>
      <w:r w:rsidR="009125DF" w:rsidRPr="00DE6131">
        <w:rPr>
          <w:rFonts w:hint="cs"/>
          <w:rtl/>
        </w:rPr>
        <w:t xml:space="preserve">السلطة </w:t>
      </w:r>
      <w:r w:rsidR="00F66459" w:rsidRPr="00DE6131">
        <w:rPr>
          <w:rFonts w:hint="cs"/>
          <w:rtl/>
        </w:rPr>
        <w:t xml:space="preserve"> </w:t>
      </w:r>
      <w:r w:rsidR="009125DF" w:rsidRPr="00DE6131">
        <w:rPr>
          <w:rFonts w:hint="cs"/>
          <w:rtl/>
        </w:rPr>
        <w:t xml:space="preserve">المفوضة </w:t>
      </w:r>
      <w:r w:rsidR="00F66459" w:rsidRPr="00DE6131">
        <w:rPr>
          <w:rFonts w:hint="cs"/>
          <w:rtl/>
        </w:rPr>
        <w:t xml:space="preserve">بمظهر السلطة المميزة </w:t>
      </w:r>
      <w:r w:rsidR="009125DF" w:rsidRPr="00DE6131">
        <w:rPr>
          <w:rFonts w:hint="cs"/>
          <w:rtl/>
        </w:rPr>
        <w:t xml:space="preserve">في اطار </w:t>
      </w:r>
      <w:r w:rsidR="00F66459" w:rsidRPr="00DE6131">
        <w:rPr>
          <w:rFonts w:hint="cs"/>
          <w:rtl/>
        </w:rPr>
        <w:t xml:space="preserve">علاقات القانون العام </w:t>
      </w:r>
      <w:r w:rsidR="009125DF" w:rsidRPr="00DE6131">
        <w:rPr>
          <w:rFonts w:hint="cs"/>
          <w:rtl/>
        </w:rPr>
        <w:t xml:space="preserve">، </w:t>
      </w:r>
      <w:r w:rsidR="00F66459" w:rsidRPr="00DE6131">
        <w:rPr>
          <w:rFonts w:hint="cs"/>
          <w:rtl/>
        </w:rPr>
        <w:t xml:space="preserve">فتقوم </w:t>
      </w:r>
      <w:r w:rsidR="009125DF" w:rsidRPr="00DE6131">
        <w:rPr>
          <w:rFonts w:hint="cs"/>
          <w:rtl/>
        </w:rPr>
        <w:t xml:space="preserve"> بصلاحيات عديدة منها </w:t>
      </w:r>
      <w:r w:rsidR="00F66459" w:rsidRPr="00DE6131">
        <w:rPr>
          <w:rFonts w:hint="cs"/>
          <w:rtl/>
        </w:rPr>
        <w:t>إصدار أوامر</w:t>
      </w:r>
      <w:r w:rsidR="009125DF" w:rsidRPr="00DE6131">
        <w:rPr>
          <w:rFonts w:hint="cs"/>
          <w:rtl/>
        </w:rPr>
        <w:t xml:space="preserve"> توجيهية </w:t>
      </w:r>
      <w:r w:rsidR="00F66459" w:rsidRPr="00DE6131">
        <w:rPr>
          <w:rFonts w:hint="cs"/>
          <w:rtl/>
        </w:rPr>
        <w:t xml:space="preserve">ملزمة </w:t>
      </w:r>
      <w:r w:rsidR="009125DF" w:rsidRPr="00DE6131">
        <w:rPr>
          <w:rFonts w:hint="cs"/>
          <w:rtl/>
        </w:rPr>
        <w:t>تدفع ا</w:t>
      </w:r>
      <w:r w:rsidR="00F66459" w:rsidRPr="00DE6131">
        <w:rPr>
          <w:rFonts w:hint="cs"/>
          <w:rtl/>
        </w:rPr>
        <w:t xml:space="preserve">لمتعاقد </w:t>
      </w:r>
      <w:r w:rsidR="009125DF" w:rsidRPr="00DE6131">
        <w:rPr>
          <w:rFonts w:hint="cs"/>
          <w:rtl/>
        </w:rPr>
        <w:t>الى</w:t>
      </w:r>
      <w:r w:rsidR="00F66459" w:rsidRPr="00DE6131">
        <w:rPr>
          <w:rFonts w:hint="cs"/>
          <w:rtl/>
        </w:rPr>
        <w:t xml:space="preserve"> تنفيذ التزاماته على </w:t>
      </w:r>
      <w:r w:rsidR="009125DF" w:rsidRPr="00DE6131">
        <w:rPr>
          <w:rFonts w:hint="cs"/>
          <w:rtl/>
        </w:rPr>
        <w:t>طريقة</w:t>
      </w:r>
      <w:r w:rsidR="00F66459" w:rsidRPr="00DE6131">
        <w:rPr>
          <w:rFonts w:hint="cs"/>
          <w:rtl/>
        </w:rPr>
        <w:t xml:space="preserve"> معين</w:t>
      </w:r>
      <w:r w:rsidR="009125DF" w:rsidRPr="00DE6131">
        <w:rPr>
          <w:rFonts w:hint="cs"/>
          <w:rtl/>
        </w:rPr>
        <w:t>ة</w:t>
      </w:r>
      <w:r w:rsidR="00474B46">
        <w:rPr>
          <w:rFonts w:hint="cs"/>
          <w:rtl/>
        </w:rPr>
        <w:t xml:space="preserve"> بالذات</w:t>
      </w:r>
      <w:r w:rsidR="00C87DCD">
        <w:rPr>
          <w:rFonts w:hint="cs"/>
          <w:rtl/>
        </w:rPr>
        <w:t xml:space="preserve"> </w:t>
      </w:r>
      <w:r w:rsidR="009125DF" w:rsidRPr="00DE6131">
        <w:rPr>
          <w:rFonts w:hint="cs"/>
          <w:rtl/>
        </w:rPr>
        <w:t>والمعروف</w:t>
      </w:r>
      <w:r w:rsidR="00F66459" w:rsidRPr="00DE6131">
        <w:rPr>
          <w:rFonts w:hint="cs"/>
          <w:rtl/>
        </w:rPr>
        <w:t xml:space="preserve"> في الفقه والقضاء </w:t>
      </w:r>
      <w:r w:rsidR="009125DF" w:rsidRPr="00DE6131">
        <w:rPr>
          <w:rFonts w:hint="cs"/>
          <w:rtl/>
        </w:rPr>
        <w:t>أ</w:t>
      </w:r>
      <w:r w:rsidR="00F66459" w:rsidRPr="00DE6131">
        <w:rPr>
          <w:rFonts w:hint="cs"/>
          <w:rtl/>
        </w:rPr>
        <w:t xml:space="preserve">ن سلطة الرقابة والتوجيه </w:t>
      </w:r>
      <w:r w:rsidR="00AF070E" w:rsidRPr="00DE6131">
        <w:rPr>
          <w:rFonts w:hint="cs"/>
          <w:rtl/>
        </w:rPr>
        <w:t xml:space="preserve">في عقود التفويض هي سلطة </w:t>
      </w:r>
      <w:r w:rsidR="00C95DAB" w:rsidRPr="00DE6131">
        <w:rPr>
          <w:rFonts w:hint="cs"/>
          <w:rtl/>
        </w:rPr>
        <w:t>لائحة</w:t>
      </w:r>
      <w:r w:rsidR="00AF070E" w:rsidRPr="00DE6131">
        <w:rPr>
          <w:rFonts w:hint="cs"/>
          <w:rtl/>
        </w:rPr>
        <w:t xml:space="preserve"> تنظيمية</w:t>
      </w:r>
      <w:r w:rsidR="009125DF" w:rsidRPr="00DE6131">
        <w:rPr>
          <w:rFonts w:hint="cs"/>
          <w:rtl/>
        </w:rPr>
        <w:t xml:space="preserve">، فهي </w:t>
      </w:r>
      <w:r w:rsidR="00636257">
        <w:rPr>
          <w:rFonts w:hint="cs"/>
          <w:rtl/>
        </w:rPr>
        <w:t>رقابة</w:t>
      </w:r>
      <w:r w:rsidR="00AF070E" w:rsidRPr="00DE6131">
        <w:rPr>
          <w:rFonts w:hint="cs"/>
          <w:rtl/>
        </w:rPr>
        <w:t xml:space="preserve"> </w:t>
      </w:r>
      <w:r w:rsidR="00741846" w:rsidRPr="00DE6131">
        <w:rPr>
          <w:rFonts w:hint="cs"/>
          <w:rtl/>
        </w:rPr>
        <w:t>مفترضة</w:t>
      </w:r>
      <w:r w:rsidR="00AF070E" w:rsidRPr="00DE6131">
        <w:rPr>
          <w:rFonts w:hint="cs"/>
          <w:rtl/>
        </w:rPr>
        <w:t xml:space="preserve"> بذاتها دون </w:t>
      </w:r>
      <w:r w:rsidR="00741846" w:rsidRPr="00DE6131">
        <w:rPr>
          <w:rFonts w:hint="cs"/>
          <w:rtl/>
        </w:rPr>
        <w:t>الحاجة الى ا</w:t>
      </w:r>
      <w:r w:rsidR="00636257">
        <w:rPr>
          <w:rFonts w:hint="cs"/>
          <w:rtl/>
        </w:rPr>
        <w:t>لنص عليها في العقد أ</w:t>
      </w:r>
      <w:r w:rsidR="00AF070E" w:rsidRPr="00DE6131">
        <w:rPr>
          <w:rFonts w:hint="cs"/>
          <w:rtl/>
        </w:rPr>
        <w:t xml:space="preserve">و </w:t>
      </w:r>
      <w:r w:rsidR="00741846" w:rsidRPr="00DE6131">
        <w:rPr>
          <w:rFonts w:hint="cs"/>
          <w:rtl/>
        </w:rPr>
        <w:t xml:space="preserve">كراسة </w:t>
      </w:r>
      <w:r w:rsidR="00636257">
        <w:rPr>
          <w:rFonts w:hint="cs"/>
          <w:rtl/>
        </w:rPr>
        <w:t xml:space="preserve"> الشروط</w:t>
      </w:r>
      <w:r w:rsidR="00741846" w:rsidRPr="00DE6131">
        <w:rPr>
          <w:rFonts w:hint="cs"/>
          <w:rtl/>
        </w:rPr>
        <w:t xml:space="preserve">، </w:t>
      </w:r>
      <w:r w:rsidR="00636257">
        <w:rPr>
          <w:rFonts w:hint="cs"/>
          <w:rtl/>
        </w:rPr>
        <w:t>بل أ</w:t>
      </w:r>
      <w:r w:rsidR="00AF070E" w:rsidRPr="00DE6131">
        <w:rPr>
          <w:rFonts w:hint="cs"/>
          <w:rtl/>
        </w:rPr>
        <w:t xml:space="preserve">نها </w:t>
      </w:r>
      <w:r w:rsidR="00741846" w:rsidRPr="00DE6131">
        <w:rPr>
          <w:rFonts w:hint="cs"/>
          <w:rtl/>
        </w:rPr>
        <w:t>موجودة حتى</w:t>
      </w:r>
      <w:r w:rsidR="00AF070E" w:rsidRPr="00DE6131">
        <w:rPr>
          <w:rFonts w:hint="cs"/>
          <w:rtl/>
        </w:rPr>
        <w:t xml:space="preserve"> ولو </w:t>
      </w:r>
      <w:r w:rsidR="00741846" w:rsidRPr="00DE6131">
        <w:rPr>
          <w:rFonts w:hint="cs"/>
          <w:rtl/>
        </w:rPr>
        <w:t>لم يتم ال</w:t>
      </w:r>
      <w:r w:rsidR="00AF070E" w:rsidRPr="00DE6131">
        <w:rPr>
          <w:rFonts w:hint="cs"/>
          <w:rtl/>
        </w:rPr>
        <w:t>نص</w:t>
      </w:r>
      <w:r w:rsidR="00741846" w:rsidRPr="00DE6131">
        <w:rPr>
          <w:rFonts w:hint="cs"/>
          <w:rtl/>
        </w:rPr>
        <w:t xml:space="preserve"> عليها </w:t>
      </w:r>
      <w:r w:rsidR="00AF070E" w:rsidRPr="00DE6131">
        <w:rPr>
          <w:rFonts w:hint="cs"/>
          <w:rtl/>
        </w:rPr>
        <w:t xml:space="preserve"> في العقد</w:t>
      </w:r>
      <w:r w:rsidR="00741846" w:rsidRPr="00DE6131">
        <w:rPr>
          <w:rFonts w:hint="cs"/>
          <w:rtl/>
        </w:rPr>
        <w:t>، أو النص على استبعادها من التطبيق على عقد</w:t>
      </w:r>
      <w:r w:rsidR="00AF070E" w:rsidRPr="00DE6131">
        <w:rPr>
          <w:rFonts w:hint="cs"/>
          <w:rtl/>
        </w:rPr>
        <w:t xml:space="preserve"> التفويض</w:t>
      </w:r>
      <w:r w:rsidR="00741846" w:rsidRPr="00DE6131">
        <w:rPr>
          <w:rFonts w:hint="cs"/>
          <w:rtl/>
        </w:rPr>
        <w:t xml:space="preserve">، </w:t>
      </w:r>
      <w:r w:rsidR="00AF070E" w:rsidRPr="00DE6131">
        <w:rPr>
          <w:rFonts w:hint="cs"/>
          <w:rtl/>
        </w:rPr>
        <w:t xml:space="preserve"> </w:t>
      </w:r>
      <w:r w:rsidR="00741846" w:rsidRPr="00DE6131">
        <w:rPr>
          <w:rFonts w:hint="cs"/>
          <w:rtl/>
        </w:rPr>
        <w:t xml:space="preserve">فهذه السلطة </w:t>
      </w:r>
      <w:r w:rsidR="00AF070E" w:rsidRPr="00DE6131">
        <w:rPr>
          <w:rFonts w:hint="cs"/>
          <w:rtl/>
        </w:rPr>
        <w:t xml:space="preserve"> </w:t>
      </w:r>
      <w:r w:rsidR="00C95DAB" w:rsidRPr="00DE6131">
        <w:rPr>
          <w:rFonts w:hint="cs"/>
          <w:rtl/>
        </w:rPr>
        <w:t>لا تستم</w:t>
      </w:r>
      <w:r w:rsidR="00C95DAB" w:rsidRPr="00DE6131">
        <w:rPr>
          <w:rtl/>
        </w:rPr>
        <w:t>د</w:t>
      </w:r>
      <w:r w:rsidR="00AF070E" w:rsidRPr="00DE6131">
        <w:rPr>
          <w:rFonts w:hint="cs"/>
          <w:rtl/>
        </w:rPr>
        <w:t xml:space="preserve"> وجودها </w:t>
      </w:r>
      <w:r w:rsidR="00636257">
        <w:rPr>
          <w:rFonts w:hint="cs"/>
          <w:rtl/>
        </w:rPr>
        <w:t>من العقد أ</w:t>
      </w:r>
      <w:r w:rsidR="00741846" w:rsidRPr="00DE6131">
        <w:rPr>
          <w:rFonts w:hint="cs"/>
          <w:rtl/>
        </w:rPr>
        <w:t xml:space="preserve">و دفتر الشروط </w:t>
      </w:r>
      <w:r w:rsidR="00AF070E" w:rsidRPr="00DE6131">
        <w:rPr>
          <w:rFonts w:hint="cs"/>
          <w:rtl/>
        </w:rPr>
        <w:t xml:space="preserve"> </w:t>
      </w:r>
      <w:r w:rsidR="00741846" w:rsidRPr="00DE6131">
        <w:rPr>
          <w:rFonts w:hint="cs"/>
          <w:rtl/>
        </w:rPr>
        <w:t>فهو في هذه الحالة يكشف عن وجودها فقط</w:t>
      </w:r>
      <w:r w:rsidR="00AF070E" w:rsidRPr="00DE6131">
        <w:rPr>
          <w:rFonts w:hint="cs"/>
          <w:rtl/>
        </w:rPr>
        <w:t xml:space="preserve"> ولا</w:t>
      </w:r>
      <w:r w:rsidR="00C95DAB" w:rsidRPr="00DE6131">
        <w:rPr>
          <w:rFonts w:hint="cs"/>
          <w:rtl/>
        </w:rPr>
        <w:t xml:space="preserve"> </w:t>
      </w:r>
      <w:r w:rsidR="00AF070E" w:rsidRPr="00DE6131">
        <w:rPr>
          <w:rFonts w:hint="cs"/>
          <w:rtl/>
        </w:rPr>
        <w:t>ينشئها</w:t>
      </w:r>
      <w:r w:rsidR="00302D6F" w:rsidRPr="00DE6131">
        <w:rPr>
          <w:rFonts w:hint="cs"/>
          <w:rtl/>
        </w:rPr>
        <w:t>،</w:t>
      </w:r>
      <w:r w:rsidR="00741846" w:rsidRPr="00DE6131">
        <w:rPr>
          <w:rFonts w:hint="cs"/>
          <w:rtl/>
        </w:rPr>
        <w:t xml:space="preserve"> ويشترط </w:t>
      </w:r>
      <w:r w:rsidR="00AF070E" w:rsidRPr="00DE6131">
        <w:rPr>
          <w:rFonts w:hint="cs"/>
          <w:rtl/>
        </w:rPr>
        <w:t xml:space="preserve"> </w:t>
      </w:r>
      <w:r w:rsidR="00741846" w:rsidRPr="00DE6131">
        <w:rPr>
          <w:rFonts w:hint="cs"/>
          <w:rtl/>
        </w:rPr>
        <w:t>ل</w:t>
      </w:r>
      <w:r w:rsidR="00AF070E" w:rsidRPr="00DE6131">
        <w:rPr>
          <w:rFonts w:hint="cs"/>
          <w:rtl/>
        </w:rPr>
        <w:t xml:space="preserve">ممارسة سلطة الرقابة من الجهة </w:t>
      </w:r>
      <w:r w:rsidR="00741846" w:rsidRPr="00DE6131">
        <w:rPr>
          <w:rFonts w:hint="cs"/>
          <w:rtl/>
        </w:rPr>
        <w:t>المانحة لعقد التفويض</w:t>
      </w:r>
      <w:r w:rsidR="00564B83">
        <w:rPr>
          <w:rFonts w:hint="cs"/>
          <w:rtl/>
        </w:rPr>
        <w:t xml:space="preserve"> أن تتم وفق مبدأ</w:t>
      </w:r>
      <w:r w:rsidR="00AF070E" w:rsidRPr="00DE6131">
        <w:rPr>
          <w:rFonts w:hint="cs"/>
          <w:rtl/>
        </w:rPr>
        <w:t xml:space="preserve"> المشروعية </w:t>
      </w:r>
      <w:r w:rsidR="00741846" w:rsidRPr="00DE6131">
        <w:rPr>
          <w:rFonts w:hint="cs"/>
          <w:rtl/>
        </w:rPr>
        <w:t>ل</w:t>
      </w:r>
      <w:r w:rsidR="00AF070E" w:rsidRPr="00DE6131">
        <w:rPr>
          <w:rFonts w:hint="cs"/>
          <w:rtl/>
        </w:rPr>
        <w:t xml:space="preserve">حسن سير المرفق على وفق الإجراءات </w:t>
      </w:r>
      <w:r w:rsidR="00741846" w:rsidRPr="00DE6131">
        <w:rPr>
          <w:rFonts w:hint="cs"/>
          <w:rtl/>
        </w:rPr>
        <w:t xml:space="preserve">والقواعد القانونية </w:t>
      </w:r>
      <w:r w:rsidR="00741846" w:rsidRPr="00DE6131">
        <w:rPr>
          <w:rFonts w:hint="cs"/>
          <w:rtl/>
        </w:rPr>
        <w:lastRenderedPageBreak/>
        <w:t>المقررة لها</w:t>
      </w:r>
      <w:r w:rsidR="00564B83">
        <w:rPr>
          <w:rFonts w:hint="cs"/>
          <w:rtl/>
        </w:rPr>
        <w:t>،</w:t>
      </w:r>
      <w:r w:rsidR="00AF070E" w:rsidRPr="00DE6131">
        <w:rPr>
          <w:rFonts w:hint="cs"/>
          <w:rtl/>
        </w:rPr>
        <w:t xml:space="preserve"> والا </w:t>
      </w:r>
      <w:r w:rsidR="00741846" w:rsidRPr="00DE6131">
        <w:rPr>
          <w:rFonts w:hint="cs"/>
          <w:rtl/>
        </w:rPr>
        <w:t xml:space="preserve"> تكون معرضة للطعن فيها </w:t>
      </w:r>
      <w:r w:rsidR="00C95DAB" w:rsidRPr="00DE6131">
        <w:rPr>
          <w:rFonts w:hint="cs"/>
          <w:rtl/>
        </w:rPr>
        <w:t>بالإلغاء</w:t>
      </w:r>
      <w:r w:rsidR="00564B83">
        <w:rPr>
          <w:rFonts w:hint="cs"/>
          <w:rtl/>
        </w:rPr>
        <w:t xml:space="preserve"> ويجب أن تتم الرقابة في معنى الإ</w:t>
      </w:r>
      <w:r w:rsidR="00AF070E" w:rsidRPr="00DE6131">
        <w:rPr>
          <w:rFonts w:hint="cs"/>
          <w:rtl/>
        </w:rPr>
        <w:t xml:space="preserve">شراف أي التأكد من </w:t>
      </w:r>
      <w:r w:rsidR="00741846" w:rsidRPr="00DE6131">
        <w:rPr>
          <w:rFonts w:hint="cs"/>
          <w:rtl/>
        </w:rPr>
        <w:t xml:space="preserve">عملية السير المنتظم </w:t>
      </w:r>
      <w:r w:rsidR="00C95DAB" w:rsidRPr="00DE6131">
        <w:rPr>
          <w:rFonts w:hint="cs"/>
          <w:rtl/>
        </w:rPr>
        <w:t>والمضطرد</w:t>
      </w:r>
      <w:r w:rsidR="00564B83">
        <w:rPr>
          <w:rFonts w:hint="cs"/>
          <w:rtl/>
        </w:rPr>
        <w:t xml:space="preserve"> للمرفق المفوض وأ</w:t>
      </w:r>
      <w:r w:rsidR="00741846" w:rsidRPr="00DE6131">
        <w:rPr>
          <w:rFonts w:hint="cs"/>
          <w:rtl/>
        </w:rPr>
        <w:t xml:space="preserve">ن عملية </w:t>
      </w:r>
      <w:r w:rsidR="007B3C86" w:rsidRPr="00DE6131">
        <w:rPr>
          <w:rFonts w:hint="cs"/>
          <w:rtl/>
        </w:rPr>
        <w:t xml:space="preserve">استغلال </w:t>
      </w:r>
      <w:r w:rsidR="00D936FC">
        <w:rPr>
          <w:rFonts w:hint="cs"/>
          <w:rtl/>
        </w:rPr>
        <w:t>تسي</w:t>
      </w:r>
      <w:r w:rsidR="00D936FC" w:rsidRPr="00DE6131">
        <w:rPr>
          <w:rFonts w:hint="cs"/>
          <w:rtl/>
        </w:rPr>
        <w:t>ر وف</w:t>
      </w:r>
      <w:r w:rsidR="00D936FC" w:rsidRPr="00DE6131">
        <w:rPr>
          <w:rtl/>
        </w:rPr>
        <w:t>ق</w:t>
      </w:r>
      <w:r w:rsidR="00741846" w:rsidRPr="00DE6131">
        <w:rPr>
          <w:rFonts w:hint="cs"/>
          <w:rtl/>
        </w:rPr>
        <w:t xml:space="preserve"> الهدف المرسوم للمرفق،</w:t>
      </w:r>
      <w:r w:rsidR="00561F2F">
        <w:rPr>
          <w:rFonts w:hint="cs"/>
          <w:rtl/>
        </w:rPr>
        <w:t xml:space="preserve"> من دون أ</w:t>
      </w:r>
      <w:r w:rsidR="00AF070E" w:rsidRPr="00DE6131">
        <w:rPr>
          <w:rFonts w:hint="cs"/>
          <w:rtl/>
        </w:rPr>
        <w:t>ن تمتد الى التدخل في إدارة المرفق العام موضوع التفويض</w:t>
      </w:r>
      <w:r w:rsidR="00561F2F">
        <w:rPr>
          <w:rFonts w:hint="cs"/>
          <w:rtl/>
        </w:rPr>
        <w:t>، فالرقابة يجب أ</w:t>
      </w:r>
      <w:r w:rsidR="00AF070E" w:rsidRPr="00DE6131">
        <w:rPr>
          <w:rFonts w:hint="cs"/>
          <w:rtl/>
        </w:rPr>
        <w:t xml:space="preserve">ن تقف </w:t>
      </w:r>
      <w:r w:rsidR="00EF4D49" w:rsidRPr="00DE6131">
        <w:rPr>
          <w:rFonts w:hint="cs"/>
          <w:rtl/>
        </w:rPr>
        <w:t>عند حد ال</w:t>
      </w:r>
      <w:r w:rsidR="00561F2F">
        <w:rPr>
          <w:rFonts w:hint="cs"/>
          <w:rtl/>
        </w:rPr>
        <w:t>إشراف على الاستغلال دون أن تتضمن توجيها أ</w:t>
      </w:r>
      <w:r w:rsidR="00EF4D49" w:rsidRPr="00DE6131">
        <w:rPr>
          <w:rFonts w:hint="cs"/>
          <w:rtl/>
        </w:rPr>
        <w:t xml:space="preserve">و تدخلا في إدارة المرفق العام </w:t>
      </w:r>
      <w:r w:rsidR="00EF7CC1">
        <w:rPr>
          <w:rFonts w:hint="cs"/>
          <w:rtl/>
        </w:rPr>
        <w:t>لأ</w:t>
      </w:r>
      <w:r w:rsidR="00D52B61" w:rsidRPr="00DE6131">
        <w:rPr>
          <w:rFonts w:hint="cs"/>
          <w:rtl/>
        </w:rPr>
        <w:t xml:space="preserve">ن ذلك يؤثر سلبا على حرية </w:t>
      </w:r>
      <w:r w:rsidR="00EF7CC1">
        <w:rPr>
          <w:rFonts w:hint="cs"/>
          <w:rtl/>
        </w:rPr>
        <w:t>المفوض إ</w:t>
      </w:r>
      <w:r w:rsidR="00EF4D49" w:rsidRPr="00DE6131">
        <w:rPr>
          <w:rFonts w:hint="cs"/>
          <w:rtl/>
        </w:rPr>
        <w:t xml:space="preserve">ليه </w:t>
      </w:r>
      <w:r w:rsidR="00D52B61" w:rsidRPr="00DE6131">
        <w:rPr>
          <w:rFonts w:hint="cs"/>
          <w:rtl/>
        </w:rPr>
        <w:t>في</w:t>
      </w:r>
      <w:r w:rsidR="00EF4D49" w:rsidRPr="00DE6131">
        <w:rPr>
          <w:rFonts w:hint="cs"/>
          <w:rtl/>
        </w:rPr>
        <w:t xml:space="preserve"> مباشرة نشاطه</w:t>
      </w:r>
      <w:r w:rsidR="00D52B61" w:rsidRPr="00DE6131">
        <w:rPr>
          <w:rFonts w:hint="cs"/>
          <w:rtl/>
        </w:rPr>
        <w:t xml:space="preserve"> على الشكل الذي يختاره</w:t>
      </w:r>
      <w:r w:rsidR="000D02CB" w:rsidRPr="00DE6131">
        <w:rPr>
          <w:rStyle w:val="Appelnotedebasdep"/>
          <w:color w:val="000000" w:themeColor="text1"/>
          <w:sz w:val="24"/>
          <w:szCs w:val="24"/>
          <w:rtl/>
        </w:rPr>
        <w:footnoteReference w:id="113"/>
      </w:r>
      <w:r w:rsidR="002615F5">
        <w:rPr>
          <w:rFonts w:hint="cs"/>
          <w:sz w:val="24"/>
          <w:szCs w:val="24"/>
          <w:rtl/>
        </w:rPr>
        <w:t>، بالإضافة الى أن طريقة الإدارة والت</w:t>
      </w:r>
      <w:r w:rsidR="00732674">
        <w:rPr>
          <w:rFonts w:hint="cs"/>
          <w:sz w:val="24"/>
          <w:szCs w:val="24"/>
          <w:rtl/>
        </w:rPr>
        <w:t>سيير تبقى من صميم الاختصاصات الأ</w:t>
      </w:r>
      <w:r w:rsidR="002615F5">
        <w:rPr>
          <w:rFonts w:hint="cs"/>
          <w:sz w:val="24"/>
          <w:szCs w:val="24"/>
          <w:rtl/>
        </w:rPr>
        <w:t xml:space="preserve">صلية </w:t>
      </w:r>
      <w:r w:rsidR="00732674">
        <w:rPr>
          <w:rFonts w:hint="cs"/>
          <w:sz w:val="24"/>
          <w:szCs w:val="24"/>
          <w:rtl/>
        </w:rPr>
        <w:t>التي يجب أن يتمتع بها المفوض إليه من أ</w:t>
      </w:r>
      <w:r w:rsidR="00635972">
        <w:rPr>
          <w:rFonts w:hint="cs"/>
          <w:sz w:val="24"/>
          <w:szCs w:val="24"/>
          <w:rtl/>
        </w:rPr>
        <w:t>جل تحقيق أهدافه الخاصة.</w:t>
      </w:r>
    </w:p>
    <w:p w14:paraId="0F45D111" w14:textId="7B1683A3" w:rsidR="00D52B61" w:rsidRPr="00DE6131" w:rsidRDefault="00D52B61" w:rsidP="004F2087">
      <w:pPr>
        <w:ind w:firstLine="0"/>
        <w:outlineLvl w:val="3"/>
        <w:rPr>
          <w:color w:val="000000" w:themeColor="text1"/>
          <w:sz w:val="24"/>
          <w:szCs w:val="24"/>
          <w:rtl/>
        </w:rPr>
      </w:pPr>
      <w:bookmarkStart w:id="127" w:name="_Toc165664618"/>
      <w:bookmarkStart w:id="128" w:name="_Toc165665118"/>
      <w:bookmarkStart w:id="129" w:name="_Toc168134060"/>
      <w:r w:rsidRPr="00DE6131">
        <w:rPr>
          <w:rFonts w:hint="cs"/>
          <w:b/>
          <w:bCs/>
          <w:color w:val="000000" w:themeColor="text1"/>
          <w:sz w:val="32"/>
          <w:szCs w:val="32"/>
          <w:rtl/>
        </w:rPr>
        <w:t>المطلب الأول: مفهوم الرقابة</w:t>
      </w:r>
      <w:bookmarkEnd w:id="127"/>
      <w:bookmarkEnd w:id="128"/>
      <w:bookmarkEnd w:id="129"/>
    </w:p>
    <w:p w14:paraId="6F8B18EB" w14:textId="3E2BCFEA" w:rsidR="00BB6CFA" w:rsidRPr="00DE6131" w:rsidRDefault="009D512E" w:rsidP="001B4F5A">
      <w:pPr>
        <w:rPr>
          <w:rtl/>
        </w:rPr>
      </w:pPr>
      <w:r w:rsidRPr="00DE6131">
        <w:rPr>
          <w:rFonts w:hint="cs"/>
          <w:rtl/>
        </w:rPr>
        <w:t xml:space="preserve">إنه بغض النظر عن المفاهيم السائدة للرقابة على عقود التفويض، فسواء كان المقصود منها </w:t>
      </w:r>
      <w:r w:rsidR="006B0EE4">
        <w:rPr>
          <w:rFonts w:hint="cs"/>
          <w:rtl/>
        </w:rPr>
        <w:t>المفهوم</w:t>
      </w:r>
      <w:r w:rsidR="00D115DB" w:rsidRPr="00DE6131">
        <w:rPr>
          <w:rFonts w:hint="cs"/>
          <w:rtl/>
        </w:rPr>
        <w:t xml:space="preserve"> الضيق الذي </w:t>
      </w:r>
      <w:r w:rsidR="00C95DAB" w:rsidRPr="00DE6131">
        <w:rPr>
          <w:rFonts w:hint="cs"/>
          <w:rtl/>
        </w:rPr>
        <w:t>يقتصر عل</w:t>
      </w:r>
      <w:r w:rsidR="00C95DAB" w:rsidRPr="00DE6131">
        <w:rPr>
          <w:rtl/>
        </w:rPr>
        <w:t>ى</w:t>
      </w:r>
      <w:r w:rsidR="00D115DB" w:rsidRPr="00DE6131">
        <w:rPr>
          <w:rFonts w:hint="cs"/>
          <w:rtl/>
        </w:rPr>
        <w:t xml:space="preserve"> التأكد من </w:t>
      </w:r>
      <w:r w:rsidRPr="00DE6131">
        <w:rPr>
          <w:rFonts w:hint="cs"/>
          <w:rtl/>
        </w:rPr>
        <w:t>قيام صاحب التفويض بالالتزامات المقر</w:t>
      </w:r>
      <w:r w:rsidR="006B0EE4">
        <w:rPr>
          <w:rFonts w:hint="cs"/>
          <w:rtl/>
        </w:rPr>
        <w:t>رة على عاتقه سواء العقدية منها أ</w:t>
      </w:r>
      <w:r w:rsidRPr="00DE6131">
        <w:rPr>
          <w:rFonts w:hint="cs"/>
          <w:rtl/>
        </w:rPr>
        <w:t>و التنظيمية اللائحية المنصوص عليها في دفاتر الشروط</w:t>
      </w:r>
      <w:r w:rsidR="006B0EE4">
        <w:rPr>
          <w:rFonts w:hint="cs"/>
          <w:rtl/>
        </w:rPr>
        <w:t>،</w:t>
      </w:r>
      <w:r w:rsidRPr="00DE6131">
        <w:rPr>
          <w:rFonts w:hint="cs"/>
          <w:rtl/>
        </w:rPr>
        <w:t xml:space="preserve"> وبالتالي اقتصارها على </w:t>
      </w:r>
      <w:r w:rsidR="00730320">
        <w:rPr>
          <w:rFonts w:hint="cs"/>
          <w:rtl/>
        </w:rPr>
        <w:t xml:space="preserve"> سلطة الإ</w:t>
      </w:r>
      <w:r w:rsidR="00D115DB" w:rsidRPr="00DE6131">
        <w:rPr>
          <w:rFonts w:hint="cs"/>
          <w:rtl/>
        </w:rPr>
        <w:t>شراف</w:t>
      </w:r>
      <w:r w:rsidR="00730320">
        <w:rPr>
          <w:rFonts w:hint="cs"/>
          <w:rtl/>
        </w:rPr>
        <w:t xml:space="preserve"> فقط</w:t>
      </w:r>
      <w:r w:rsidR="00D115DB" w:rsidRPr="00DE6131">
        <w:rPr>
          <w:rFonts w:hint="cs"/>
          <w:rtl/>
        </w:rPr>
        <w:t>،</w:t>
      </w:r>
      <w:r w:rsidR="00730320">
        <w:rPr>
          <w:rFonts w:hint="cs"/>
          <w:rtl/>
        </w:rPr>
        <w:t xml:space="preserve"> أ</w:t>
      </w:r>
      <w:r w:rsidRPr="00DE6131">
        <w:rPr>
          <w:rFonts w:hint="cs"/>
          <w:rtl/>
        </w:rPr>
        <w:t>و كان المقصود منها ممارسة ال</w:t>
      </w:r>
      <w:r w:rsidR="00D115DB" w:rsidRPr="00DE6131">
        <w:rPr>
          <w:rFonts w:hint="cs"/>
          <w:rtl/>
        </w:rPr>
        <w:t xml:space="preserve">رقابة بمفهومها الواسع حيث يمكن للسلطة المفوضة تغيير بعض </w:t>
      </w:r>
      <w:r w:rsidRPr="00DE6131">
        <w:rPr>
          <w:rFonts w:hint="cs"/>
          <w:rtl/>
        </w:rPr>
        <w:t>ال</w:t>
      </w:r>
      <w:r w:rsidR="00BB6CFA" w:rsidRPr="00DE6131">
        <w:rPr>
          <w:rFonts w:hint="cs"/>
          <w:rtl/>
        </w:rPr>
        <w:t>أوضاع المتعلقة بعقد التفويض حيث</w:t>
      </w:r>
      <w:r w:rsidR="00D115DB" w:rsidRPr="00DE6131">
        <w:rPr>
          <w:rFonts w:hint="cs"/>
          <w:rtl/>
        </w:rPr>
        <w:t xml:space="preserve"> تصبح </w:t>
      </w:r>
      <w:r w:rsidR="00C95DAB" w:rsidRPr="00DE6131">
        <w:rPr>
          <w:rFonts w:hint="cs"/>
          <w:rtl/>
        </w:rPr>
        <w:t>أنداك</w:t>
      </w:r>
      <w:r w:rsidR="00BB6CFA" w:rsidRPr="00DE6131">
        <w:rPr>
          <w:rFonts w:hint="cs"/>
          <w:rtl/>
        </w:rPr>
        <w:t xml:space="preserve"> </w:t>
      </w:r>
      <w:r w:rsidR="00D115DB" w:rsidRPr="00DE6131">
        <w:rPr>
          <w:rFonts w:hint="cs"/>
          <w:rtl/>
        </w:rPr>
        <w:t xml:space="preserve">الرقابة بمثابة توجيه ولا </w:t>
      </w:r>
      <w:r w:rsidR="0088701B" w:rsidRPr="00DE6131">
        <w:rPr>
          <w:rFonts w:hint="cs"/>
          <w:rtl/>
        </w:rPr>
        <w:t>تقتصر عل</w:t>
      </w:r>
      <w:r w:rsidR="0088701B" w:rsidRPr="00DE6131">
        <w:rPr>
          <w:rtl/>
        </w:rPr>
        <w:t>ى</w:t>
      </w:r>
      <w:r w:rsidR="00D115DB" w:rsidRPr="00DE6131">
        <w:rPr>
          <w:rFonts w:hint="cs"/>
          <w:rtl/>
        </w:rPr>
        <w:t xml:space="preserve"> الاشراف فقط، </w:t>
      </w:r>
      <w:r w:rsidR="00BB6CFA" w:rsidRPr="00DE6131">
        <w:rPr>
          <w:rFonts w:hint="cs"/>
          <w:rtl/>
        </w:rPr>
        <w:t xml:space="preserve">ففي كل الأحوال </w:t>
      </w:r>
      <w:r w:rsidR="00D115DB" w:rsidRPr="00DE6131">
        <w:rPr>
          <w:rFonts w:hint="cs"/>
          <w:rtl/>
        </w:rPr>
        <w:t xml:space="preserve">لا يجوز للجهة مانحة </w:t>
      </w:r>
      <w:r w:rsidR="00BB6CFA" w:rsidRPr="00DE6131">
        <w:rPr>
          <w:rFonts w:hint="cs"/>
          <w:rtl/>
        </w:rPr>
        <w:t>التفويض</w:t>
      </w:r>
      <w:r w:rsidR="00D115DB" w:rsidRPr="00DE6131">
        <w:rPr>
          <w:rFonts w:hint="cs"/>
          <w:rtl/>
        </w:rPr>
        <w:t xml:space="preserve"> التنازل عن</w:t>
      </w:r>
      <w:r w:rsidR="00BB6CFA" w:rsidRPr="00DE6131">
        <w:rPr>
          <w:rFonts w:hint="cs"/>
          <w:rtl/>
        </w:rPr>
        <w:t xml:space="preserve"> حق وواجب الرقابة </w:t>
      </w:r>
      <w:r w:rsidR="00730320">
        <w:rPr>
          <w:rFonts w:hint="cs"/>
          <w:rtl/>
        </w:rPr>
        <w:t xml:space="preserve"> كليا أ</w:t>
      </w:r>
      <w:r w:rsidR="00D115DB" w:rsidRPr="00DE6131">
        <w:rPr>
          <w:rFonts w:hint="cs"/>
          <w:rtl/>
        </w:rPr>
        <w:t>و جزئيا</w:t>
      </w:r>
      <w:r w:rsidR="00BB6CFA" w:rsidRPr="00DE6131">
        <w:rPr>
          <w:rFonts w:hint="cs"/>
          <w:rtl/>
        </w:rPr>
        <w:t>،</w:t>
      </w:r>
      <w:r w:rsidR="00730320">
        <w:rPr>
          <w:rFonts w:hint="cs"/>
          <w:rtl/>
        </w:rPr>
        <w:t xml:space="preserve"> لأ</w:t>
      </w:r>
      <w:r w:rsidR="00D115DB" w:rsidRPr="00DE6131">
        <w:rPr>
          <w:rFonts w:hint="cs"/>
          <w:rtl/>
        </w:rPr>
        <w:t xml:space="preserve">ن </w:t>
      </w:r>
      <w:r w:rsidR="00BB6CFA" w:rsidRPr="00DE6131">
        <w:rPr>
          <w:rFonts w:hint="cs"/>
          <w:rtl/>
        </w:rPr>
        <w:t>موضوع</w:t>
      </w:r>
      <w:r w:rsidR="00D115DB" w:rsidRPr="00DE6131">
        <w:rPr>
          <w:rFonts w:hint="cs"/>
          <w:rtl/>
        </w:rPr>
        <w:t xml:space="preserve"> الالتزام مرفق عام حيوي يتعلق بحاجات</w:t>
      </w:r>
      <w:r w:rsidR="00BB6CFA" w:rsidRPr="00DE6131">
        <w:rPr>
          <w:rFonts w:hint="cs"/>
          <w:rtl/>
        </w:rPr>
        <w:t xml:space="preserve"> ضرورية و</w:t>
      </w:r>
      <w:r w:rsidR="00D115DB" w:rsidRPr="00DE6131">
        <w:rPr>
          <w:rFonts w:hint="cs"/>
          <w:rtl/>
        </w:rPr>
        <w:t xml:space="preserve"> أساسية للمنتفعين </w:t>
      </w:r>
      <w:r w:rsidR="00C95DAB" w:rsidRPr="00DE6131">
        <w:rPr>
          <w:rFonts w:hint="cs"/>
          <w:rtl/>
        </w:rPr>
        <w:t>لا يمك</w:t>
      </w:r>
      <w:r w:rsidR="00C95DAB" w:rsidRPr="00DE6131">
        <w:rPr>
          <w:rtl/>
        </w:rPr>
        <w:t>ن</w:t>
      </w:r>
      <w:r w:rsidR="00730320">
        <w:rPr>
          <w:rFonts w:hint="cs"/>
          <w:rtl/>
        </w:rPr>
        <w:t xml:space="preserve"> الاستغناء عليها</w:t>
      </w:r>
      <w:r w:rsidR="00BB6CFA" w:rsidRPr="00DE6131">
        <w:rPr>
          <w:rFonts w:hint="cs"/>
          <w:rtl/>
        </w:rPr>
        <w:t>.</w:t>
      </w:r>
    </w:p>
    <w:p w14:paraId="6B45F913" w14:textId="73409B6E" w:rsidR="00CD4193" w:rsidRPr="00DE6131" w:rsidRDefault="00BB6CFA" w:rsidP="001B4F5A">
      <w:pPr>
        <w:rPr>
          <w:rtl/>
        </w:rPr>
      </w:pPr>
      <w:r w:rsidRPr="00DE6131">
        <w:rPr>
          <w:rFonts w:hint="cs"/>
          <w:rtl/>
        </w:rPr>
        <w:t xml:space="preserve"> فف</w:t>
      </w:r>
      <w:r w:rsidR="00D115DB" w:rsidRPr="00DE6131">
        <w:rPr>
          <w:rFonts w:hint="cs"/>
          <w:rtl/>
        </w:rPr>
        <w:t xml:space="preserve">رض رقابة </w:t>
      </w:r>
      <w:r w:rsidRPr="00DE6131">
        <w:rPr>
          <w:rFonts w:hint="cs"/>
          <w:rtl/>
        </w:rPr>
        <w:t xml:space="preserve">بكل مفاهيمها </w:t>
      </w:r>
      <w:r w:rsidR="00D115DB" w:rsidRPr="00DE6131">
        <w:rPr>
          <w:rFonts w:hint="cs"/>
          <w:rtl/>
        </w:rPr>
        <w:t xml:space="preserve">من قبل السلطة المفوضة على </w:t>
      </w:r>
      <w:r w:rsidRPr="00DE6131">
        <w:rPr>
          <w:rFonts w:hint="cs"/>
          <w:rtl/>
        </w:rPr>
        <w:t>عقد</w:t>
      </w:r>
      <w:r w:rsidR="00D115DB" w:rsidRPr="00DE6131">
        <w:rPr>
          <w:rFonts w:hint="cs"/>
          <w:rtl/>
        </w:rPr>
        <w:t xml:space="preserve"> المرفق العام يعد ضمانا</w:t>
      </w:r>
      <w:r w:rsidRPr="00DE6131">
        <w:rPr>
          <w:rFonts w:hint="cs"/>
          <w:rtl/>
        </w:rPr>
        <w:t xml:space="preserve"> مهما لأداء</w:t>
      </w:r>
      <w:r w:rsidR="00D115DB" w:rsidRPr="00DE6131">
        <w:rPr>
          <w:rFonts w:hint="cs"/>
          <w:rtl/>
        </w:rPr>
        <w:t xml:space="preserve"> الخدمة العموم</w:t>
      </w:r>
      <w:r w:rsidR="00D52B61" w:rsidRPr="00DE6131">
        <w:rPr>
          <w:rFonts w:hint="cs"/>
          <w:rtl/>
        </w:rPr>
        <w:t xml:space="preserve">ية من طرف </w:t>
      </w:r>
      <w:r w:rsidRPr="00DE6131">
        <w:rPr>
          <w:rFonts w:hint="cs"/>
          <w:rtl/>
        </w:rPr>
        <w:t>صاحب الالتزام</w:t>
      </w:r>
      <w:r w:rsidR="00D52B61" w:rsidRPr="00DE6131">
        <w:rPr>
          <w:rFonts w:hint="cs"/>
          <w:rtl/>
        </w:rPr>
        <w:t xml:space="preserve"> على أكمل وجه</w:t>
      </w:r>
      <w:r w:rsidR="002477B2">
        <w:rPr>
          <w:rFonts w:hint="cs"/>
          <w:rtl/>
        </w:rPr>
        <w:t>،</w:t>
      </w:r>
      <w:r w:rsidR="00D52B61" w:rsidRPr="00DE6131">
        <w:rPr>
          <w:rFonts w:hint="cs"/>
          <w:rtl/>
        </w:rPr>
        <w:t xml:space="preserve"> </w:t>
      </w:r>
      <w:r w:rsidR="00BD5873" w:rsidRPr="00DE6131">
        <w:rPr>
          <w:rFonts w:hint="cs"/>
          <w:rtl/>
        </w:rPr>
        <w:t>فالرقابة ليست هدفا بحد ذاتها بقدر ماهي وسيلة لتحقيق غاية</w:t>
      </w:r>
      <w:r w:rsidR="006D6590">
        <w:rPr>
          <w:rFonts w:hint="cs"/>
          <w:rtl/>
        </w:rPr>
        <w:t>،</w:t>
      </w:r>
      <w:r w:rsidRPr="00DE6131">
        <w:rPr>
          <w:rFonts w:hint="cs"/>
          <w:rtl/>
        </w:rPr>
        <w:t xml:space="preserve"> والتي تتمثل</w:t>
      </w:r>
      <w:r w:rsidR="00BD5873" w:rsidRPr="00DE6131">
        <w:rPr>
          <w:rFonts w:hint="cs"/>
          <w:rtl/>
        </w:rPr>
        <w:t xml:space="preserve"> في </w:t>
      </w:r>
      <w:r w:rsidR="006D6590">
        <w:rPr>
          <w:rFonts w:hint="cs"/>
          <w:rtl/>
        </w:rPr>
        <w:t>تأ</w:t>
      </w:r>
      <w:r w:rsidRPr="00DE6131">
        <w:rPr>
          <w:rFonts w:hint="cs"/>
          <w:rtl/>
        </w:rPr>
        <w:t xml:space="preserve">مين مستوى </w:t>
      </w:r>
      <w:r w:rsidR="00BD5873" w:rsidRPr="00DE6131">
        <w:rPr>
          <w:rFonts w:hint="cs"/>
          <w:rtl/>
        </w:rPr>
        <w:t>لائق للخدمة العمومية</w:t>
      </w:r>
      <w:r w:rsidRPr="00DE6131">
        <w:rPr>
          <w:rFonts w:hint="cs"/>
          <w:rtl/>
        </w:rPr>
        <w:t>،</w:t>
      </w:r>
      <w:r w:rsidR="00BD5873" w:rsidRPr="00DE6131">
        <w:rPr>
          <w:rFonts w:hint="cs"/>
          <w:rtl/>
        </w:rPr>
        <w:t xml:space="preserve"> و</w:t>
      </w:r>
      <w:r w:rsidRPr="00DE6131">
        <w:rPr>
          <w:rFonts w:hint="cs"/>
          <w:rtl/>
        </w:rPr>
        <w:t xml:space="preserve">ذلك </w:t>
      </w:r>
      <w:r w:rsidR="00C95DAB" w:rsidRPr="00DE6131">
        <w:rPr>
          <w:rFonts w:hint="cs"/>
          <w:rtl/>
        </w:rPr>
        <w:t>بالتأكد</w:t>
      </w:r>
      <w:r w:rsidRPr="00DE6131">
        <w:rPr>
          <w:rFonts w:hint="cs"/>
          <w:rtl/>
        </w:rPr>
        <w:t xml:space="preserve"> من </w:t>
      </w:r>
      <w:r w:rsidR="006D6590">
        <w:rPr>
          <w:rFonts w:hint="cs"/>
          <w:rtl/>
        </w:rPr>
        <w:t>أ</w:t>
      </w:r>
      <w:r w:rsidR="00BD5873" w:rsidRPr="00DE6131">
        <w:rPr>
          <w:rFonts w:hint="cs"/>
          <w:rtl/>
        </w:rPr>
        <w:t xml:space="preserve">ن الطرق المتبعة في </w:t>
      </w:r>
      <w:r w:rsidRPr="00DE6131">
        <w:rPr>
          <w:rFonts w:hint="cs"/>
          <w:rtl/>
        </w:rPr>
        <w:t>تحقيق المرفق العام</w:t>
      </w:r>
      <w:r w:rsidR="00BD5873" w:rsidRPr="00DE6131">
        <w:rPr>
          <w:rFonts w:hint="cs"/>
          <w:rtl/>
        </w:rPr>
        <w:t xml:space="preserve"> سوف تؤدي </w:t>
      </w:r>
      <w:r w:rsidRPr="00DE6131">
        <w:rPr>
          <w:rFonts w:hint="cs"/>
          <w:rtl/>
        </w:rPr>
        <w:t xml:space="preserve">بالضرورة </w:t>
      </w:r>
      <w:r w:rsidR="00BD5873" w:rsidRPr="00DE6131">
        <w:rPr>
          <w:rFonts w:hint="cs"/>
          <w:rtl/>
        </w:rPr>
        <w:t xml:space="preserve">الى </w:t>
      </w:r>
      <w:r w:rsidRPr="00DE6131">
        <w:rPr>
          <w:rFonts w:hint="cs"/>
          <w:rtl/>
        </w:rPr>
        <w:t xml:space="preserve">الوصول الى </w:t>
      </w:r>
      <w:r w:rsidR="00BD5873" w:rsidRPr="00DE6131">
        <w:rPr>
          <w:rFonts w:hint="cs"/>
          <w:rtl/>
        </w:rPr>
        <w:t xml:space="preserve">الأهداف </w:t>
      </w:r>
      <w:r w:rsidRPr="00DE6131">
        <w:rPr>
          <w:rFonts w:hint="cs"/>
          <w:rtl/>
        </w:rPr>
        <w:t xml:space="preserve">المسطرة </w:t>
      </w:r>
      <w:r w:rsidR="00947317">
        <w:rPr>
          <w:rFonts w:hint="cs"/>
          <w:rtl/>
        </w:rPr>
        <w:t xml:space="preserve"> لذا فإ</w:t>
      </w:r>
      <w:r w:rsidR="00BD5873" w:rsidRPr="00DE6131">
        <w:rPr>
          <w:rFonts w:hint="cs"/>
          <w:rtl/>
        </w:rPr>
        <w:t>ن</w:t>
      </w:r>
      <w:r w:rsidRPr="00DE6131">
        <w:rPr>
          <w:rFonts w:hint="cs"/>
          <w:rtl/>
        </w:rPr>
        <w:t>ه</w:t>
      </w:r>
      <w:r w:rsidR="00BD5873" w:rsidRPr="00DE6131">
        <w:rPr>
          <w:rFonts w:hint="cs"/>
          <w:rtl/>
        </w:rPr>
        <w:t xml:space="preserve"> لا ينبغي</w:t>
      </w:r>
      <w:r w:rsidRPr="00DE6131">
        <w:rPr>
          <w:rFonts w:hint="cs"/>
          <w:rtl/>
        </w:rPr>
        <w:t xml:space="preserve"> للرقابة الممارسة على عقد التفويض </w:t>
      </w:r>
      <w:r w:rsidR="00947317">
        <w:rPr>
          <w:rFonts w:hint="cs"/>
          <w:rtl/>
        </w:rPr>
        <w:t>أ</w:t>
      </w:r>
      <w:r w:rsidR="00BD5873" w:rsidRPr="00DE6131">
        <w:rPr>
          <w:rFonts w:hint="cs"/>
          <w:rtl/>
        </w:rPr>
        <w:t xml:space="preserve">ن تقتصر على اكتشاف الانحرافات والاختلالات بين الأداء </w:t>
      </w:r>
      <w:r w:rsidR="002A2439" w:rsidRPr="00DE6131">
        <w:rPr>
          <w:rFonts w:hint="cs"/>
          <w:rtl/>
        </w:rPr>
        <w:t>والمعايير الموضوع</w:t>
      </w:r>
      <w:r w:rsidR="002A2439" w:rsidRPr="00DE6131">
        <w:rPr>
          <w:rtl/>
        </w:rPr>
        <w:t>ة</w:t>
      </w:r>
      <w:r w:rsidRPr="00DE6131">
        <w:rPr>
          <w:rFonts w:hint="cs"/>
          <w:rtl/>
        </w:rPr>
        <w:t xml:space="preserve">، </w:t>
      </w:r>
      <w:r w:rsidR="00947317">
        <w:rPr>
          <w:rFonts w:hint="cs"/>
          <w:rtl/>
        </w:rPr>
        <w:t>وإ</w:t>
      </w:r>
      <w:r w:rsidR="00BD5873" w:rsidRPr="00DE6131">
        <w:rPr>
          <w:rFonts w:hint="cs"/>
          <w:rtl/>
        </w:rPr>
        <w:t>نما</w:t>
      </w:r>
      <w:r w:rsidRPr="00DE6131">
        <w:rPr>
          <w:rFonts w:hint="cs"/>
          <w:rtl/>
        </w:rPr>
        <w:t xml:space="preserve"> لابد أن </w:t>
      </w:r>
      <w:r w:rsidR="00BD5873" w:rsidRPr="00DE6131">
        <w:rPr>
          <w:rFonts w:hint="cs"/>
          <w:rtl/>
        </w:rPr>
        <w:t xml:space="preserve"> تبين أيضا وسائل وسبل </w:t>
      </w:r>
      <w:r w:rsidRPr="00DE6131">
        <w:rPr>
          <w:rFonts w:hint="cs"/>
          <w:rtl/>
        </w:rPr>
        <w:t>جبر الانحرافات وال</w:t>
      </w:r>
      <w:r w:rsidR="00947317">
        <w:rPr>
          <w:rFonts w:hint="cs"/>
          <w:rtl/>
        </w:rPr>
        <w:t>أ</w:t>
      </w:r>
      <w:r w:rsidRPr="00DE6131">
        <w:rPr>
          <w:rFonts w:hint="cs"/>
          <w:rtl/>
        </w:rPr>
        <w:t xml:space="preserve">خطاء </w:t>
      </w:r>
      <w:r w:rsidR="00826E54">
        <w:rPr>
          <w:rFonts w:hint="cs"/>
          <w:rtl/>
        </w:rPr>
        <w:t>ل</w:t>
      </w:r>
      <w:r w:rsidR="00C95DAB" w:rsidRPr="00DE6131">
        <w:rPr>
          <w:rFonts w:hint="cs"/>
          <w:rtl/>
        </w:rPr>
        <w:t>إعادة</w:t>
      </w:r>
      <w:r w:rsidR="00BD5873" w:rsidRPr="00DE6131">
        <w:rPr>
          <w:rFonts w:hint="cs"/>
          <w:rtl/>
        </w:rPr>
        <w:t xml:space="preserve"> الأمور الى وضعها </w:t>
      </w:r>
      <w:r w:rsidR="00EF7BAD" w:rsidRPr="00DE6131">
        <w:rPr>
          <w:rFonts w:hint="cs"/>
          <w:rtl/>
        </w:rPr>
        <w:t>الطبيعي</w:t>
      </w:r>
      <w:r w:rsidR="009D32AE" w:rsidRPr="00DE6131">
        <w:rPr>
          <w:rStyle w:val="Appelnotedebasdep"/>
          <w:color w:val="000000" w:themeColor="text1"/>
          <w:rtl/>
        </w:rPr>
        <w:footnoteReference w:id="114"/>
      </w:r>
      <w:r w:rsidR="00EF7BAD" w:rsidRPr="00DE6131">
        <w:rPr>
          <w:rFonts w:hint="cs"/>
          <w:rtl/>
        </w:rPr>
        <w:t>.</w:t>
      </w:r>
    </w:p>
    <w:p w14:paraId="0BBFAFBF" w14:textId="571E142D" w:rsidR="00A35188" w:rsidRPr="00DE6131" w:rsidRDefault="00826E54" w:rsidP="001B4F5A">
      <w:pPr>
        <w:rPr>
          <w:rtl/>
        </w:rPr>
      </w:pPr>
      <w:r>
        <w:rPr>
          <w:rFonts w:hint="cs"/>
          <w:rtl/>
        </w:rPr>
        <w:t>بالإضافة الى أ</w:t>
      </w:r>
      <w:r w:rsidR="00387448" w:rsidRPr="00DE6131">
        <w:rPr>
          <w:rFonts w:hint="cs"/>
          <w:rtl/>
        </w:rPr>
        <w:t>ن كون</w:t>
      </w:r>
      <w:r w:rsidR="002600D5" w:rsidRPr="00DE6131">
        <w:rPr>
          <w:rFonts w:hint="cs"/>
          <w:rtl/>
        </w:rPr>
        <w:t xml:space="preserve"> الرقابة هي حجر الأساس في عقود تفويض المرفق العام بالنظر </w:t>
      </w:r>
      <w:r w:rsidR="00C95DAB" w:rsidRPr="00DE6131">
        <w:rPr>
          <w:rFonts w:hint="cs"/>
          <w:rtl/>
        </w:rPr>
        <w:t>للأهداف</w:t>
      </w:r>
      <w:r w:rsidR="00387448" w:rsidRPr="00DE6131">
        <w:rPr>
          <w:rFonts w:hint="cs"/>
          <w:rtl/>
        </w:rPr>
        <w:t xml:space="preserve"> المتوخاة من وراءها</w:t>
      </w:r>
      <w:r w:rsidR="002600D5" w:rsidRPr="00DE6131">
        <w:rPr>
          <w:rFonts w:hint="cs"/>
          <w:rtl/>
        </w:rPr>
        <w:t xml:space="preserve"> ضمن هذا الاطار</w:t>
      </w:r>
      <w:r w:rsidR="00387448" w:rsidRPr="00DE6131">
        <w:rPr>
          <w:rFonts w:hint="cs"/>
          <w:rtl/>
        </w:rPr>
        <w:t>،</w:t>
      </w:r>
      <w:r w:rsidR="002600D5" w:rsidRPr="00DE6131">
        <w:rPr>
          <w:rFonts w:hint="cs"/>
          <w:rtl/>
        </w:rPr>
        <w:t xml:space="preserve"> </w:t>
      </w:r>
      <w:r w:rsidR="00387448" w:rsidRPr="00DE6131">
        <w:rPr>
          <w:rFonts w:hint="cs"/>
          <w:rtl/>
        </w:rPr>
        <w:t>ف</w:t>
      </w:r>
      <w:r w:rsidR="002600D5" w:rsidRPr="00DE6131">
        <w:rPr>
          <w:rFonts w:hint="cs"/>
          <w:rtl/>
        </w:rPr>
        <w:t xml:space="preserve">سواء كانت </w:t>
      </w:r>
      <w:r w:rsidR="00387448" w:rsidRPr="00DE6131">
        <w:rPr>
          <w:rFonts w:hint="cs"/>
          <w:rtl/>
        </w:rPr>
        <w:t>ال</w:t>
      </w:r>
      <w:r w:rsidR="002600D5" w:rsidRPr="00DE6131">
        <w:rPr>
          <w:rFonts w:hint="cs"/>
          <w:rtl/>
        </w:rPr>
        <w:t xml:space="preserve">رقابة </w:t>
      </w:r>
      <w:r w:rsidR="00387448" w:rsidRPr="00DE6131">
        <w:rPr>
          <w:rFonts w:hint="cs"/>
          <w:rtl/>
        </w:rPr>
        <w:t xml:space="preserve"> تقتصر على </w:t>
      </w:r>
      <w:r w:rsidR="002600D5" w:rsidRPr="00DE6131">
        <w:rPr>
          <w:rFonts w:hint="cs"/>
          <w:rtl/>
        </w:rPr>
        <w:t>الجهة</w:t>
      </w:r>
      <w:r>
        <w:rPr>
          <w:rFonts w:hint="cs"/>
          <w:rtl/>
        </w:rPr>
        <w:t xml:space="preserve"> العامة </w:t>
      </w:r>
      <w:r w:rsidR="002600D5" w:rsidRPr="00DE6131">
        <w:rPr>
          <w:rFonts w:hint="cs"/>
          <w:rtl/>
        </w:rPr>
        <w:t xml:space="preserve"> </w:t>
      </w:r>
      <w:r w:rsidR="00387448" w:rsidRPr="00DE6131">
        <w:rPr>
          <w:rFonts w:hint="cs"/>
          <w:rtl/>
        </w:rPr>
        <w:t xml:space="preserve">المفوضة للمرفق </w:t>
      </w:r>
      <w:r>
        <w:rPr>
          <w:rFonts w:hint="cs"/>
          <w:rtl/>
        </w:rPr>
        <w:t>أ</w:t>
      </w:r>
      <w:r w:rsidR="002600D5" w:rsidRPr="00DE6131">
        <w:rPr>
          <w:rFonts w:hint="cs"/>
          <w:rtl/>
        </w:rPr>
        <w:t xml:space="preserve">و </w:t>
      </w:r>
      <w:r w:rsidR="00387448" w:rsidRPr="00DE6131">
        <w:rPr>
          <w:rFonts w:hint="cs"/>
          <w:rtl/>
        </w:rPr>
        <w:t xml:space="preserve">جهات وهيئات أخرى مثل </w:t>
      </w:r>
      <w:r w:rsidR="002600D5" w:rsidRPr="00DE6131">
        <w:rPr>
          <w:rFonts w:hint="cs"/>
          <w:rtl/>
        </w:rPr>
        <w:t xml:space="preserve">الجهة القضائية </w:t>
      </w:r>
      <w:r>
        <w:rPr>
          <w:rFonts w:hint="cs"/>
          <w:rtl/>
        </w:rPr>
        <w:t>أ</w:t>
      </w:r>
      <w:r w:rsidR="002600D5" w:rsidRPr="00DE6131">
        <w:rPr>
          <w:rFonts w:hint="cs"/>
          <w:rtl/>
        </w:rPr>
        <w:t>و التشريعية</w:t>
      </w:r>
      <w:r w:rsidR="006218DA">
        <w:rPr>
          <w:rFonts w:hint="cs"/>
          <w:rtl/>
        </w:rPr>
        <w:t>،</w:t>
      </w:r>
      <w:r w:rsidR="002600D5" w:rsidRPr="00DE6131">
        <w:rPr>
          <w:rFonts w:hint="cs"/>
          <w:rtl/>
        </w:rPr>
        <w:t xml:space="preserve"> فالرقابة المعنية هي </w:t>
      </w:r>
      <w:r w:rsidR="00C95DAB" w:rsidRPr="00DE6131">
        <w:rPr>
          <w:rFonts w:hint="cs"/>
          <w:rtl/>
        </w:rPr>
        <w:t>رقابة الكل ب</w:t>
      </w:r>
      <w:r w:rsidR="002600D5" w:rsidRPr="00DE6131">
        <w:rPr>
          <w:rFonts w:hint="cs"/>
          <w:rtl/>
        </w:rPr>
        <w:t>مفهومها الواسع</w:t>
      </w:r>
      <w:r w:rsidR="001E1B9B" w:rsidRPr="00DE6131">
        <w:rPr>
          <w:rStyle w:val="Appelnotedebasdep"/>
          <w:color w:val="000000" w:themeColor="text1"/>
          <w:rtl/>
        </w:rPr>
        <w:footnoteReference w:id="115"/>
      </w:r>
      <w:r w:rsidR="00CD4193" w:rsidRPr="00DE6131">
        <w:rPr>
          <w:rFonts w:hint="cs"/>
          <w:rtl/>
        </w:rPr>
        <w:t xml:space="preserve">، </w:t>
      </w:r>
      <w:r w:rsidR="006218DA">
        <w:rPr>
          <w:rFonts w:hint="cs"/>
          <w:rtl/>
        </w:rPr>
        <w:t>وهي تحصيل حاص لمسأ</w:t>
      </w:r>
      <w:r w:rsidR="00387448" w:rsidRPr="00DE6131">
        <w:rPr>
          <w:rFonts w:hint="cs"/>
          <w:rtl/>
        </w:rPr>
        <w:t xml:space="preserve">لة اتصال عقد التفويض بالمرفق العام و </w:t>
      </w:r>
      <w:r w:rsidR="00A35188" w:rsidRPr="00DE6131">
        <w:rPr>
          <w:rFonts w:hint="cs"/>
          <w:rtl/>
        </w:rPr>
        <w:t xml:space="preserve">تعتبر </w:t>
      </w:r>
      <w:r w:rsidR="006218DA">
        <w:rPr>
          <w:rFonts w:hint="cs"/>
          <w:rtl/>
        </w:rPr>
        <w:t>من أ</w:t>
      </w:r>
      <w:r w:rsidR="00387448" w:rsidRPr="00DE6131">
        <w:rPr>
          <w:rFonts w:hint="cs"/>
          <w:rtl/>
        </w:rPr>
        <w:t xml:space="preserve">هم </w:t>
      </w:r>
      <w:r w:rsidR="006218DA">
        <w:rPr>
          <w:rFonts w:hint="cs"/>
          <w:rtl/>
        </w:rPr>
        <w:t>أ</w:t>
      </w:r>
      <w:r w:rsidR="00A35188" w:rsidRPr="00DE6131">
        <w:rPr>
          <w:rFonts w:hint="cs"/>
          <w:rtl/>
        </w:rPr>
        <w:t>ثار</w:t>
      </w:r>
      <w:r w:rsidR="00387448" w:rsidRPr="00DE6131">
        <w:rPr>
          <w:rFonts w:hint="cs"/>
          <w:rtl/>
        </w:rPr>
        <w:t>ه</w:t>
      </w:r>
      <w:r w:rsidR="00A35188" w:rsidRPr="00DE6131">
        <w:rPr>
          <w:rFonts w:hint="cs"/>
          <w:rtl/>
        </w:rPr>
        <w:t xml:space="preserve"> وهي عبارة عن نشاط انسيابي يتجه </w:t>
      </w:r>
      <w:r w:rsidR="00387448" w:rsidRPr="00DE6131">
        <w:rPr>
          <w:rFonts w:hint="cs"/>
          <w:rtl/>
        </w:rPr>
        <w:t>نحو</w:t>
      </w:r>
      <w:r w:rsidR="00A35188" w:rsidRPr="00DE6131">
        <w:rPr>
          <w:rFonts w:hint="cs"/>
          <w:rtl/>
        </w:rPr>
        <w:t xml:space="preserve"> عملية تنفيذ العقد الإداري </w:t>
      </w:r>
      <w:r w:rsidR="006218DA">
        <w:rPr>
          <w:rFonts w:hint="cs"/>
          <w:rtl/>
        </w:rPr>
        <w:t>على أ</w:t>
      </w:r>
      <w:r w:rsidR="00387448" w:rsidRPr="00DE6131">
        <w:rPr>
          <w:rFonts w:hint="cs"/>
          <w:rtl/>
        </w:rPr>
        <w:t xml:space="preserve">كمل وجه، وتركز المنظومة الرقابية على </w:t>
      </w:r>
      <w:r w:rsidR="00A35188" w:rsidRPr="00DE6131">
        <w:rPr>
          <w:rFonts w:hint="cs"/>
          <w:rtl/>
        </w:rPr>
        <w:t xml:space="preserve"> توقع حدوث أخطاء </w:t>
      </w:r>
      <w:r w:rsidR="00387448" w:rsidRPr="00DE6131">
        <w:rPr>
          <w:rFonts w:hint="cs"/>
          <w:rtl/>
        </w:rPr>
        <w:t xml:space="preserve">في المستقبل </w:t>
      </w:r>
      <w:r w:rsidR="00A35188" w:rsidRPr="00DE6131">
        <w:rPr>
          <w:rFonts w:hint="cs"/>
          <w:rtl/>
        </w:rPr>
        <w:t xml:space="preserve">ومحاولة إيجاد المخرج لتجنبها والتغلب عليها عن طريق </w:t>
      </w:r>
      <w:r w:rsidR="00C04D2E" w:rsidRPr="00DE6131">
        <w:rPr>
          <w:rFonts w:hint="cs"/>
          <w:rtl/>
        </w:rPr>
        <w:t xml:space="preserve">قياس النتائج المحققة ومقارنتها </w:t>
      </w:r>
      <w:r w:rsidR="002A2439" w:rsidRPr="00DE6131">
        <w:rPr>
          <w:rFonts w:hint="cs"/>
          <w:rtl/>
        </w:rPr>
        <w:t>بالمعايير الموضوعي</w:t>
      </w:r>
      <w:r w:rsidR="002A2439" w:rsidRPr="00DE6131">
        <w:rPr>
          <w:rtl/>
        </w:rPr>
        <w:t>ة</w:t>
      </w:r>
      <w:r w:rsidR="00625B5B" w:rsidRPr="00DE6131">
        <w:rPr>
          <w:rFonts w:hint="cs"/>
          <w:rtl/>
        </w:rPr>
        <w:t xml:space="preserve"> الموجودة</w:t>
      </w:r>
      <w:r w:rsidR="001E1B9B" w:rsidRPr="00DE6131">
        <w:rPr>
          <w:rStyle w:val="Appelnotedebasdep"/>
          <w:color w:val="000000" w:themeColor="text1"/>
          <w:rtl/>
        </w:rPr>
        <w:footnoteReference w:id="116"/>
      </w:r>
      <w:r w:rsidR="00CD4193" w:rsidRPr="00DE6131">
        <w:rPr>
          <w:rFonts w:hint="cs"/>
          <w:rtl/>
        </w:rPr>
        <w:t>.</w:t>
      </w:r>
    </w:p>
    <w:p w14:paraId="49F544EC" w14:textId="5F6E5CD0" w:rsidR="00D52B61" w:rsidRPr="00DE6131" w:rsidRDefault="006218DA" w:rsidP="001B4F5A">
      <w:pPr>
        <w:rPr>
          <w:b/>
          <w:bCs/>
          <w:rtl/>
        </w:rPr>
      </w:pPr>
      <w:r>
        <w:rPr>
          <w:rFonts w:hint="cs"/>
          <w:rtl/>
        </w:rPr>
        <w:t>وبذلك يتضح أ</w:t>
      </w:r>
      <w:r w:rsidR="00C04D2E" w:rsidRPr="00DE6131">
        <w:rPr>
          <w:rFonts w:hint="cs"/>
          <w:rtl/>
        </w:rPr>
        <w:t xml:space="preserve">ن رقابة </w:t>
      </w:r>
      <w:r w:rsidR="00625B5B" w:rsidRPr="00DE6131">
        <w:rPr>
          <w:rFonts w:hint="cs"/>
          <w:rtl/>
        </w:rPr>
        <w:t xml:space="preserve">الجهة الإدارية </w:t>
      </w:r>
      <w:r w:rsidR="00C04D2E" w:rsidRPr="00DE6131">
        <w:rPr>
          <w:rFonts w:hint="cs"/>
          <w:rtl/>
        </w:rPr>
        <w:t xml:space="preserve"> لعملية تنفيذ ا</w:t>
      </w:r>
      <w:r w:rsidR="00625B5B" w:rsidRPr="00DE6131">
        <w:rPr>
          <w:rFonts w:hint="cs"/>
          <w:rtl/>
        </w:rPr>
        <w:t>لعقد الإداري تعمل على تصحيح مسار</w:t>
      </w:r>
      <w:r w:rsidR="00C04D2E" w:rsidRPr="00DE6131">
        <w:rPr>
          <w:rFonts w:hint="cs"/>
          <w:rtl/>
        </w:rPr>
        <w:t xml:space="preserve"> </w:t>
      </w:r>
      <w:r w:rsidR="00625B5B" w:rsidRPr="00DE6131">
        <w:rPr>
          <w:rFonts w:hint="cs"/>
          <w:rtl/>
        </w:rPr>
        <w:t>العقد</w:t>
      </w:r>
      <w:r w:rsidR="00C04D2E" w:rsidRPr="00DE6131">
        <w:rPr>
          <w:rFonts w:hint="cs"/>
          <w:rtl/>
        </w:rPr>
        <w:t xml:space="preserve"> عن طريق معالجة </w:t>
      </w:r>
      <w:r w:rsidR="00625B5B" w:rsidRPr="00DE6131">
        <w:rPr>
          <w:rFonts w:hint="cs"/>
          <w:rtl/>
        </w:rPr>
        <w:t>النقائص</w:t>
      </w:r>
      <w:r>
        <w:rPr>
          <w:rFonts w:hint="cs"/>
          <w:rtl/>
        </w:rPr>
        <w:t xml:space="preserve"> أ</w:t>
      </w:r>
      <w:r w:rsidR="00C04D2E" w:rsidRPr="00DE6131">
        <w:rPr>
          <w:rFonts w:hint="cs"/>
          <w:rtl/>
        </w:rPr>
        <w:t xml:space="preserve">و </w:t>
      </w:r>
      <w:r w:rsidR="00625B5B" w:rsidRPr="00DE6131">
        <w:rPr>
          <w:rFonts w:hint="cs"/>
          <w:rtl/>
        </w:rPr>
        <w:t>الإهمال،</w:t>
      </w:r>
      <w:r w:rsidR="00C04D2E" w:rsidRPr="00DE6131">
        <w:rPr>
          <w:rFonts w:hint="cs"/>
          <w:rtl/>
        </w:rPr>
        <w:t xml:space="preserve"> حتى يمكن </w:t>
      </w:r>
      <w:r w:rsidR="00625B5B" w:rsidRPr="00DE6131">
        <w:rPr>
          <w:rFonts w:hint="cs"/>
          <w:rtl/>
        </w:rPr>
        <w:t>وضع خطط لعلاجها</w:t>
      </w:r>
      <w:r w:rsidR="00C04D2E" w:rsidRPr="00DE6131">
        <w:rPr>
          <w:rFonts w:hint="cs"/>
          <w:rtl/>
        </w:rPr>
        <w:t xml:space="preserve"> وتفادي </w:t>
      </w:r>
      <w:r w:rsidR="00C95DAB" w:rsidRPr="00DE6131">
        <w:rPr>
          <w:rFonts w:hint="cs"/>
          <w:rtl/>
        </w:rPr>
        <w:t>الأسباب</w:t>
      </w:r>
      <w:r w:rsidR="00C04D2E" w:rsidRPr="00DE6131">
        <w:rPr>
          <w:rFonts w:hint="cs"/>
          <w:rtl/>
        </w:rPr>
        <w:t xml:space="preserve"> </w:t>
      </w:r>
      <w:r w:rsidR="00625B5B" w:rsidRPr="00DE6131">
        <w:rPr>
          <w:rFonts w:hint="cs"/>
          <w:rtl/>
        </w:rPr>
        <w:t xml:space="preserve">التي أدت الى </w:t>
      </w:r>
      <w:r w:rsidR="00C04D2E" w:rsidRPr="00DE6131">
        <w:rPr>
          <w:rFonts w:hint="cs"/>
          <w:rtl/>
        </w:rPr>
        <w:t xml:space="preserve">وقوعها </w:t>
      </w:r>
      <w:r w:rsidR="00625B5B" w:rsidRPr="00DE6131">
        <w:rPr>
          <w:rFonts w:hint="cs"/>
          <w:rtl/>
        </w:rPr>
        <w:t>في ال</w:t>
      </w:r>
      <w:r w:rsidR="00C04D2E" w:rsidRPr="00DE6131">
        <w:rPr>
          <w:rFonts w:hint="cs"/>
          <w:rtl/>
        </w:rPr>
        <w:t>مستقبل</w:t>
      </w:r>
      <w:r w:rsidR="00625B5B" w:rsidRPr="00DE6131">
        <w:rPr>
          <w:rFonts w:hint="cs"/>
          <w:rtl/>
        </w:rPr>
        <w:t>،</w:t>
      </w:r>
      <w:r w:rsidR="00C04D2E" w:rsidRPr="00DE6131">
        <w:rPr>
          <w:rFonts w:hint="cs"/>
          <w:rtl/>
        </w:rPr>
        <w:t xml:space="preserve"> </w:t>
      </w:r>
      <w:r w:rsidR="00625B5B" w:rsidRPr="00DE6131">
        <w:rPr>
          <w:rFonts w:hint="cs"/>
          <w:rtl/>
        </w:rPr>
        <w:t>ل</w:t>
      </w:r>
      <w:r>
        <w:rPr>
          <w:rFonts w:hint="cs"/>
          <w:rtl/>
        </w:rPr>
        <w:t>أ</w:t>
      </w:r>
      <w:r w:rsidR="00625B5B" w:rsidRPr="00DE6131">
        <w:rPr>
          <w:rFonts w:hint="cs"/>
          <w:rtl/>
        </w:rPr>
        <w:t xml:space="preserve">ن الإدارة </w:t>
      </w:r>
      <w:r w:rsidR="00C95DAB" w:rsidRPr="00DE6131">
        <w:rPr>
          <w:rFonts w:hint="cs"/>
          <w:rtl/>
        </w:rPr>
        <w:t>لا تستم</w:t>
      </w:r>
      <w:r w:rsidR="00C95DAB" w:rsidRPr="00DE6131">
        <w:rPr>
          <w:rtl/>
        </w:rPr>
        <w:t>د</w:t>
      </w:r>
      <w:r w:rsidR="00C04D2E" w:rsidRPr="00DE6131">
        <w:rPr>
          <w:rFonts w:hint="cs"/>
          <w:rtl/>
        </w:rPr>
        <w:t xml:space="preserve"> سلطتها في الرقابة من </w:t>
      </w:r>
      <w:r>
        <w:rPr>
          <w:rFonts w:hint="cs"/>
          <w:rtl/>
        </w:rPr>
        <w:t>النصوص المنخرطة في العقد فحسب وإ</w:t>
      </w:r>
      <w:r w:rsidR="00C04D2E" w:rsidRPr="00DE6131">
        <w:rPr>
          <w:rFonts w:hint="cs"/>
          <w:rtl/>
        </w:rPr>
        <w:t xml:space="preserve">نما من فكرة </w:t>
      </w:r>
      <w:r w:rsidR="00625B5B" w:rsidRPr="00DE6131">
        <w:rPr>
          <w:rFonts w:hint="cs"/>
          <w:rtl/>
        </w:rPr>
        <w:t xml:space="preserve">أوسع وهي فكرة </w:t>
      </w:r>
      <w:r w:rsidR="00C04D2E" w:rsidRPr="00DE6131">
        <w:rPr>
          <w:rFonts w:hint="cs"/>
          <w:rtl/>
        </w:rPr>
        <w:t>المرفق العام</w:t>
      </w:r>
      <w:r w:rsidR="000B6DDB">
        <w:rPr>
          <w:rFonts w:hint="cs"/>
          <w:rtl/>
        </w:rPr>
        <w:t xml:space="preserve"> المفوض</w:t>
      </w:r>
      <w:r w:rsidR="00625B5B" w:rsidRPr="00DE6131">
        <w:rPr>
          <w:rFonts w:hint="cs"/>
          <w:rtl/>
        </w:rPr>
        <w:t>،</w:t>
      </w:r>
      <w:r>
        <w:rPr>
          <w:rFonts w:hint="cs"/>
          <w:rtl/>
        </w:rPr>
        <w:t xml:space="preserve"> فإذا كانت الإدارة غير قادرة على أ</w:t>
      </w:r>
      <w:r w:rsidR="00C04D2E" w:rsidRPr="00DE6131">
        <w:rPr>
          <w:rFonts w:hint="cs"/>
          <w:rtl/>
        </w:rPr>
        <w:t>ن توفر بنفسها المواد والحاجيات التي يقتض</w:t>
      </w:r>
      <w:r w:rsidR="00C95DAB" w:rsidRPr="00DE6131">
        <w:rPr>
          <w:rFonts w:hint="cs"/>
          <w:rtl/>
        </w:rPr>
        <w:t>ي</w:t>
      </w:r>
      <w:r w:rsidR="00C04D2E" w:rsidRPr="00DE6131">
        <w:rPr>
          <w:rFonts w:hint="cs"/>
          <w:rtl/>
        </w:rPr>
        <w:t>ها سير المرفق العام وعهدت بهذه الأمور الى ال</w:t>
      </w:r>
      <w:r>
        <w:rPr>
          <w:rFonts w:hint="cs"/>
          <w:rtl/>
        </w:rPr>
        <w:t>أ</w:t>
      </w:r>
      <w:r w:rsidR="00C04D2E" w:rsidRPr="00DE6131">
        <w:rPr>
          <w:rFonts w:hint="cs"/>
          <w:rtl/>
        </w:rPr>
        <w:t xml:space="preserve">فراد </w:t>
      </w:r>
      <w:r w:rsidR="001800F7" w:rsidRPr="00DE6131">
        <w:rPr>
          <w:rFonts w:hint="cs"/>
          <w:rtl/>
        </w:rPr>
        <w:t>ف</w:t>
      </w:r>
      <w:r>
        <w:rPr>
          <w:rFonts w:hint="cs"/>
          <w:rtl/>
        </w:rPr>
        <w:t>إ</w:t>
      </w:r>
      <w:r w:rsidR="001800F7" w:rsidRPr="00DE6131">
        <w:rPr>
          <w:rFonts w:hint="cs"/>
          <w:rtl/>
        </w:rPr>
        <w:t xml:space="preserve">ن ذلك </w:t>
      </w:r>
      <w:r w:rsidR="00C95DAB" w:rsidRPr="00DE6131">
        <w:rPr>
          <w:rFonts w:hint="cs"/>
          <w:rtl/>
        </w:rPr>
        <w:t>لا ينف</w:t>
      </w:r>
      <w:r w:rsidR="00C95DAB" w:rsidRPr="00DE6131">
        <w:rPr>
          <w:rtl/>
        </w:rPr>
        <w:t>ي</w:t>
      </w:r>
      <w:r w:rsidR="001800F7" w:rsidRPr="00DE6131">
        <w:rPr>
          <w:rFonts w:hint="cs"/>
          <w:rtl/>
        </w:rPr>
        <w:t xml:space="preserve"> مسؤوليتها عن إدارة المرفق العام بانتظام </w:t>
      </w:r>
      <w:r w:rsidR="00C95DAB" w:rsidRPr="00DE6131">
        <w:rPr>
          <w:rFonts w:hint="cs"/>
          <w:rtl/>
        </w:rPr>
        <w:t>واضطراد</w:t>
      </w:r>
      <w:r>
        <w:rPr>
          <w:rFonts w:hint="cs"/>
          <w:rtl/>
        </w:rPr>
        <w:t>،</w:t>
      </w:r>
      <w:r w:rsidR="001800F7" w:rsidRPr="00DE6131">
        <w:rPr>
          <w:rFonts w:hint="cs"/>
          <w:rtl/>
        </w:rPr>
        <w:t xml:space="preserve"> مما يتطلب منها رقابة النشاط </w:t>
      </w:r>
      <w:r>
        <w:rPr>
          <w:rFonts w:hint="cs"/>
          <w:rtl/>
        </w:rPr>
        <w:t>ا</w:t>
      </w:r>
      <w:r w:rsidR="001800F7" w:rsidRPr="00DE6131">
        <w:rPr>
          <w:rFonts w:hint="cs"/>
          <w:rtl/>
        </w:rPr>
        <w:t>لخاص القائم على تنفيذ العقد وتلك مس</w:t>
      </w:r>
      <w:r>
        <w:rPr>
          <w:rFonts w:hint="cs"/>
          <w:rtl/>
        </w:rPr>
        <w:t>أ</w:t>
      </w:r>
      <w:r w:rsidR="001800F7" w:rsidRPr="00DE6131">
        <w:rPr>
          <w:rFonts w:hint="cs"/>
          <w:rtl/>
        </w:rPr>
        <w:t>لة متعلقة بالنظام العام</w:t>
      </w:r>
      <w:r>
        <w:rPr>
          <w:rFonts w:hint="cs"/>
          <w:rtl/>
        </w:rPr>
        <w:t>،</w:t>
      </w:r>
      <w:r w:rsidR="001800F7" w:rsidRPr="00DE6131">
        <w:rPr>
          <w:rFonts w:hint="cs"/>
          <w:rtl/>
        </w:rPr>
        <w:t xml:space="preserve"> وبالتا</w:t>
      </w:r>
      <w:r w:rsidR="00625B5B" w:rsidRPr="00DE6131">
        <w:rPr>
          <w:rFonts w:hint="cs"/>
          <w:rtl/>
        </w:rPr>
        <w:t>ل</w:t>
      </w:r>
      <w:r w:rsidR="001800F7" w:rsidRPr="00DE6131">
        <w:rPr>
          <w:rFonts w:hint="cs"/>
          <w:rtl/>
        </w:rPr>
        <w:t xml:space="preserve">ي </w:t>
      </w:r>
      <w:r w:rsidR="00C95DAB" w:rsidRPr="00DE6131">
        <w:rPr>
          <w:rFonts w:hint="cs"/>
          <w:rtl/>
        </w:rPr>
        <w:t>لا يمك</w:t>
      </w:r>
      <w:r w:rsidR="00C95DAB" w:rsidRPr="00DE6131">
        <w:rPr>
          <w:rtl/>
        </w:rPr>
        <w:t>ن</w:t>
      </w:r>
      <w:r w:rsidR="001800F7" w:rsidRPr="00DE6131">
        <w:rPr>
          <w:rFonts w:hint="cs"/>
          <w:rtl/>
        </w:rPr>
        <w:t xml:space="preserve"> الاتفاق على استبعاد تلك الرقابة </w:t>
      </w:r>
      <w:r w:rsidR="00625B5B" w:rsidRPr="00DE6131">
        <w:rPr>
          <w:rFonts w:hint="cs"/>
          <w:rtl/>
        </w:rPr>
        <w:t>أ</w:t>
      </w:r>
      <w:r w:rsidR="001800F7" w:rsidRPr="00DE6131">
        <w:rPr>
          <w:rFonts w:hint="cs"/>
          <w:rtl/>
        </w:rPr>
        <w:t>و</w:t>
      </w:r>
      <w:r w:rsidR="00625B5B" w:rsidRPr="00DE6131">
        <w:rPr>
          <w:rFonts w:hint="cs"/>
          <w:rtl/>
        </w:rPr>
        <w:t xml:space="preserve"> التقصير في القيام بمتطلباتها</w:t>
      </w:r>
      <w:r w:rsidR="0010211C">
        <w:rPr>
          <w:rFonts w:hint="cs"/>
          <w:rtl/>
        </w:rPr>
        <w:t>، فهي عملية لصيقة بعقد التفويض ترافقه من</w:t>
      </w:r>
      <w:r w:rsidR="00D27FFC">
        <w:rPr>
          <w:rFonts w:hint="cs"/>
          <w:rtl/>
        </w:rPr>
        <w:t xml:space="preserve"> منذ مراحل  </w:t>
      </w:r>
      <w:r w:rsidR="00D27FFC">
        <w:rPr>
          <w:rFonts w:hint="cs"/>
          <w:rtl/>
        </w:rPr>
        <w:lastRenderedPageBreak/>
        <w:t>الابرام</w:t>
      </w:r>
      <w:r w:rsidR="0010211C">
        <w:rPr>
          <w:rFonts w:hint="cs"/>
          <w:rtl/>
        </w:rPr>
        <w:t xml:space="preserve"> </w:t>
      </w:r>
      <w:r w:rsidR="00D27FFC">
        <w:rPr>
          <w:rFonts w:hint="cs"/>
          <w:rtl/>
        </w:rPr>
        <w:t xml:space="preserve">وصولا إلى عملية تنفيد العقد وهي آلية </w:t>
      </w:r>
      <w:r w:rsidR="003B3F7C">
        <w:rPr>
          <w:rFonts w:hint="cs"/>
          <w:rtl/>
        </w:rPr>
        <w:t>تعتمدها السلطة المانحة للتفويض في سبيل ضمان تحقيق المرافق العامة المفوضة على أفضل شكل ممكن</w:t>
      </w:r>
      <w:r>
        <w:rPr>
          <w:rFonts w:hint="cs"/>
          <w:rtl/>
        </w:rPr>
        <w:t xml:space="preserve"> على يد المفوض إ</w:t>
      </w:r>
      <w:r w:rsidR="000B6DDB">
        <w:rPr>
          <w:rFonts w:hint="cs"/>
          <w:rtl/>
        </w:rPr>
        <w:t>ليه الذي يكون في الغالب من أشخاص ا</w:t>
      </w:r>
      <w:r w:rsidR="004A3500">
        <w:rPr>
          <w:rFonts w:hint="cs"/>
          <w:rtl/>
        </w:rPr>
        <w:t>لقانون الخاص</w:t>
      </w:r>
      <w:r>
        <w:rPr>
          <w:rFonts w:hint="cs"/>
          <w:rtl/>
        </w:rPr>
        <w:t>،</w:t>
      </w:r>
      <w:r w:rsidR="004A3500">
        <w:rPr>
          <w:rFonts w:hint="cs"/>
          <w:rtl/>
        </w:rPr>
        <w:t xml:space="preserve"> وبالتالي تتضاعف الحاجة الى إعمال </w:t>
      </w:r>
      <w:r w:rsidR="00314D00">
        <w:rPr>
          <w:rFonts w:hint="cs"/>
          <w:rtl/>
        </w:rPr>
        <w:t>تنظيم العملية الرقابية بشكل الذي يحقق أهداف أطراف التفويض وعلى وجه الخصوص الأهداف المتعلقة بالمصلحة العامة التي تعد من أبرز التزامات</w:t>
      </w:r>
      <w:r w:rsidR="00062559">
        <w:rPr>
          <w:rFonts w:hint="cs"/>
          <w:rtl/>
        </w:rPr>
        <w:t xml:space="preserve"> السلطات العامة المانحة للتفويض، بل تعد المصلحة العامة ذاتها هي </w:t>
      </w:r>
      <w:r w:rsidR="002A2439">
        <w:rPr>
          <w:rFonts w:hint="cs"/>
          <w:rtl/>
        </w:rPr>
        <w:t xml:space="preserve">السب الرئيسي </w:t>
      </w:r>
      <w:r w:rsidR="00062559">
        <w:rPr>
          <w:rFonts w:hint="cs"/>
          <w:rtl/>
        </w:rPr>
        <w:t>الجوهري الذي دفعها الى انتهاج الأسلوب المفوض في التسيير.</w:t>
      </w:r>
      <w:r w:rsidR="003B3F7C">
        <w:rPr>
          <w:rFonts w:hint="cs"/>
          <w:rtl/>
        </w:rPr>
        <w:t xml:space="preserve"> </w:t>
      </w:r>
    </w:p>
    <w:p w14:paraId="1E807C7F" w14:textId="309396A5" w:rsidR="00A35188" w:rsidRPr="00DE6131" w:rsidRDefault="00C93433" w:rsidP="004F2087">
      <w:pPr>
        <w:ind w:firstLine="0"/>
        <w:jc w:val="left"/>
        <w:outlineLvl w:val="4"/>
        <w:rPr>
          <w:b/>
          <w:bCs/>
          <w:color w:val="000000" w:themeColor="text1"/>
          <w:rtl/>
        </w:rPr>
      </w:pPr>
      <w:bookmarkStart w:id="130" w:name="_Toc165664619"/>
      <w:bookmarkStart w:id="131" w:name="_Toc165665119"/>
      <w:bookmarkStart w:id="132" w:name="_Toc168134061"/>
      <w:r w:rsidRPr="00DE6131">
        <w:rPr>
          <w:rFonts w:hint="cs"/>
          <w:b/>
          <w:bCs/>
          <w:color w:val="000000" w:themeColor="text1"/>
          <w:rtl/>
        </w:rPr>
        <w:t>الفرع الأول: تعريف الرقابة</w:t>
      </w:r>
      <w:bookmarkEnd w:id="130"/>
      <w:bookmarkEnd w:id="131"/>
      <w:bookmarkEnd w:id="132"/>
    </w:p>
    <w:p w14:paraId="4BBAE997" w14:textId="29EF0965" w:rsidR="00922638" w:rsidRPr="00DE6131" w:rsidRDefault="00EC3282" w:rsidP="001B4F5A">
      <w:pPr>
        <w:rPr>
          <w:rtl/>
        </w:rPr>
      </w:pPr>
      <w:r w:rsidRPr="00DE6131">
        <w:rPr>
          <w:rFonts w:hint="cs"/>
          <w:rtl/>
        </w:rPr>
        <w:t xml:space="preserve">تختلف التعريفات </w:t>
      </w:r>
      <w:r w:rsidR="00C95DAB" w:rsidRPr="00DE6131">
        <w:rPr>
          <w:rFonts w:hint="cs"/>
          <w:rtl/>
        </w:rPr>
        <w:t>الموضوعة</w:t>
      </w:r>
      <w:r w:rsidRPr="00DE6131">
        <w:rPr>
          <w:rFonts w:hint="cs"/>
          <w:rtl/>
        </w:rPr>
        <w:t xml:space="preserve"> للرقابة باختلاف الزاوية والمدخل الذي تعرف من خلاله فمن الصعوبة </w:t>
      </w:r>
      <w:r w:rsidR="00C95DAB" w:rsidRPr="00DE6131">
        <w:rPr>
          <w:rFonts w:hint="cs"/>
          <w:rtl/>
        </w:rPr>
        <w:t>بمكان</w:t>
      </w:r>
      <w:r w:rsidRPr="00DE6131">
        <w:rPr>
          <w:rFonts w:hint="cs"/>
          <w:rtl/>
        </w:rPr>
        <w:t xml:space="preserve"> إيجاد تعريف جامع ومانع </w:t>
      </w:r>
      <w:r w:rsidR="00C95DAB" w:rsidRPr="00DE6131">
        <w:rPr>
          <w:rFonts w:hint="cs"/>
          <w:rtl/>
        </w:rPr>
        <w:t>لمصطلح</w:t>
      </w:r>
      <w:r w:rsidRPr="00DE6131">
        <w:rPr>
          <w:rFonts w:hint="cs"/>
          <w:rtl/>
        </w:rPr>
        <w:t xml:space="preserve"> الرقابة يمكن </w:t>
      </w:r>
      <w:r w:rsidR="00EF1A01">
        <w:rPr>
          <w:rFonts w:hint="cs"/>
          <w:rtl/>
        </w:rPr>
        <w:t>استخدامه في كل الظروف والأ</w:t>
      </w:r>
      <w:r w:rsidR="002575B9" w:rsidRPr="00DE6131">
        <w:rPr>
          <w:rFonts w:hint="cs"/>
          <w:rtl/>
        </w:rPr>
        <w:t xml:space="preserve">حوال والوظائف التي تقوم بها </w:t>
      </w:r>
      <w:r w:rsidRPr="00DE6131">
        <w:rPr>
          <w:rFonts w:hint="cs"/>
          <w:rtl/>
        </w:rPr>
        <w:t>السلطات</w:t>
      </w:r>
      <w:r w:rsidR="002575B9" w:rsidRPr="00DE6131">
        <w:rPr>
          <w:rFonts w:hint="cs"/>
          <w:rtl/>
        </w:rPr>
        <w:t xml:space="preserve"> </w:t>
      </w:r>
      <w:r w:rsidRPr="00DE6131">
        <w:rPr>
          <w:rFonts w:hint="cs"/>
          <w:rtl/>
        </w:rPr>
        <w:t>القائمة بعملية الرقابة</w:t>
      </w:r>
      <w:r w:rsidR="00A861E1" w:rsidRPr="00DE6131">
        <w:rPr>
          <w:rFonts w:hint="cs"/>
          <w:rtl/>
        </w:rPr>
        <w:t xml:space="preserve">، ويرجع ذلك الى </w:t>
      </w:r>
      <w:r w:rsidR="002575B9" w:rsidRPr="00DE6131">
        <w:rPr>
          <w:rFonts w:hint="cs"/>
          <w:rtl/>
        </w:rPr>
        <w:t xml:space="preserve"> </w:t>
      </w:r>
      <w:r w:rsidR="00CE03BE">
        <w:rPr>
          <w:rFonts w:hint="cs"/>
          <w:rtl/>
        </w:rPr>
        <w:t xml:space="preserve">أن </w:t>
      </w:r>
      <w:r w:rsidR="002575B9" w:rsidRPr="00DE6131">
        <w:rPr>
          <w:rFonts w:hint="cs"/>
          <w:rtl/>
        </w:rPr>
        <w:t xml:space="preserve">لفظ الرقابة </w:t>
      </w:r>
      <w:r w:rsidR="00CE03BE">
        <w:rPr>
          <w:rFonts w:hint="cs"/>
          <w:rtl/>
        </w:rPr>
        <w:t>يمكن أ</w:t>
      </w:r>
      <w:r w:rsidR="00A861E1" w:rsidRPr="00DE6131">
        <w:rPr>
          <w:rFonts w:hint="cs"/>
          <w:rtl/>
        </w:rPr>
        <w:t xml:space="preserve">ن يستخدم </w:t>
      </w:r>
      <w:r w:rsidR="002575B9" w:rsidRPr="00DE6131">
        <w:rPr>
          <w:rFonts w:hint="cs"/>
          <w:rtl/>
        </w:rPr>
        <w:t xml:space="preserve"> للدلالة على أفعال مختلفة </w:t>
      </w:r>
      <w:r w:rsidR="00CE03BE">
        <w:rPr>
          <w:rFonts w:hint="cs"/>
          <w:rtl/>
        </w:rPr>
        <w:t>ومتعددة، زيادة على أن المصطلح يتعلق بنشاط إ</w:t>
      </w:r>
      <w:r w:rsidR="00A861E1" w:rsidRPr="00DE6131">
        <w:rPr>
          <w:rFonts w:hint="cs"/>
          <w:rtl/>
        </w:rPr>
        <w:t xml:space="preserve">نساني </w:t>
      </w:r>
      <w:r w:rsidR="002575B9" w:rsidRPr="00DE6131">
        <w:rPr>
          <w:rFonts w:hint="cs"/>
          <w:rtl/>
        </w:rPr>
        <w:t xml:space="preserve">بالإضافة </w:t>
      </w:r>
      <w:r w:rsidR="00A861E1" w:rsidRPr="00DE6131">
        <w:rPr>
          <w:rFonts w:hint="cs"/>
          <w:rtl/>
        </w:rPr>
        <w:t xml:space="preserve">يهدف </w:t>
      </w:r>
      <w:r w:rsidR="002575B9" w:rsidRPr="00DE6131">
        <w:rPr>
          <w:rFonts w:hint="cs"/>
          <w:rtl/>
        </w:rPr>
        <w:t xml:space="preserve">الى تحقيق </w:t>
      </w:r>
      <w:r w:rsidR="00A861E1" w:rsidRPr="00DE6131">
        <w:rPr>
          <w:rFonts w:hint="cs"/>
          <w:rtl/>
        </w:rPr>
        <w:t xml:space="preserve">أهداف </w:t>
      </w:r>
      <w:r w:rsidR="002575B9" w:rsidRPr="00DE6131">
        <w:rPr>
          <w:rFonts w:hint="cs"/>
          <w:rtl/>
        </w:rPr>
        <w:t>متنوعة</w:t>
      </w:r>
      <w:r w:rsidR="00CE03BE">
        <w:rPr>
          <w:rFonts w:hint="cs"/>
          <w:rtl/>
        </w:rPr>
        <w:t>، كما أ</w:t>
      </w:r>
      <w:r w:rsidR="00A861E1" w:rsidRPr="00DE6131">
        <w:rPr>
          <w:rFonts w:hint="cs"/>
          <w:rtl/>
        </w:rPr>
        <w:t>ن للرقابة مفاهيم متعددة انطلاقا من الثقافة السائدة وأنظم</w:t>
      </w:r>
      <w:r w:rsidR="00CE03BE">
        <w:rPr>
          <w:rFonts w:hint="cs"/>
          <w:rtl/>
        </w:rPr>
        <w:t>ة الحكم التي تتميز من دولة الى أ</w:t>
      </w:r>
      <w:r w:rsidR="00A861E1" w:rsidRPr="00DE6131">
        <w:rPr>
          <w:rFonts w:hint="cs"/>
          <w:rtl/>
        </w:rPr>
        <w:t>خري تبعا لاختلاف الأيديولوجية والأنظمة السياسية</w:t>
      </w:r>
      <w:r w:rsidR="00CE03BE">
        <w:rPr>
          <w:rFonts w:hint="cs"/>
          <w:rtl/>
        </w:rPr>
        <w:t xml:space="preserve"> والقانونية المطبقة في كل مجتمع، بل يمكن أ</w:t>
      </w:r>
      <w:r w:rsidR="00A861E1" w:rsidRPr="00DE6131">
        <w:rPr>
          <w:rFonts w:hint="cs"/>
          <w:rtl/>
        </w:rPr>
        <w:t>ن تختلف داخل الدولة الواحدة حسب كل حقبة زمنية</w:t>
      </w:r>
      <w:r w:rsidR="001E1B9B" w:rsidRPr="00DE6131">
        <w:rPr>
          <w:rStyle w:val="Appelnotedebasdep"/>
          <w:color w:val="000000" w:themeColor="text1"/>
          <w:rtl/>
        </w:rPr>
        <w:footnoteReference w:id="117"/>
      </w:r>
      <w:r w:rsidR="00A861E1" w:rsidRPr="00DE6131">
        <w:rPr>
          <w:rFonts w:hint="cs"/>
          <w:rtl/>
        </w:rPr>
        <w:t xml:space="preserve">، غير أن هذا الاختلاف </w:t>
      </w:r>
      <w:r w:rsidR="00AD00C8" w:rsidRPr="00DE6131">
        <w:rPr>
          <w:rFonts w:hint="cs"/>
          <w:rtl/>
        </w:rPr>
        <w:t xml:space="preserve">بين </w:t>
      </w:r>
      <w:r w:rsidR="007D3CC5" w:rsidRPr="00DE6131">
        <w:rPr>
          <w:rFonts w:hint="cs"/>
          <w:rtl/>
        </w:rPr>
        <w:t>الفقها</w:t>
      </w:r>
      <w:r w:rsidR="007D3CC5" w:rsidRPr="00DE6131">
        <w:rPr>
          <w:rtl/>
        </w:rPr>
        <w:t>ء</w:t>
      </w:r>
      <w:r w:rsidR="00AD00C8" w:rsidRPr="00DE6131">
        <w:rPr>
          <w:rFonts w:hint="cs"/>
          <w:rtl/>
        </w:rPr>
        <w:t xml:space="preserve"> والباحثون </w:t>
      </w:r>
      <w:r w:rsidR="007D3CC5" w:rsidRPr="00DE6131">
        <w:rPr>
          <w:rFonts w:hint="cs"/>
          <w:rtl/>
        </w:rPr>
        <w:t>لا يع</w:t>
      </w:r>
      <w:r w:rsidR="007D3CC5" w:rsidRPr="00DE6131">
        <w:rPr>
          <w:rtl/>
        </w:rPr>
        <w:t>د</w:t>
      </w:r>
      <w:r w:rsidR="00CE03BE">
        <w:rPr>
          <w:rFonts w:hint="cs"/>
          <w:rtl/>
        </w:rPr>
        <w:t xml:space="preserve"> جوهريا</w:t>
      </w:r>
      <w:r w:rsidR="00AD00C8" w:rsidRPr="00DE6131">
        <w:rPr>
          <w:rFonts w:hint="cs"/>
          <w:rtl/>
        </w:rPr>
        <w:t>، فهو في النهاية لا يؤثر على عملية الرقابة أ</w:t>
      </w:r>
      <w:r w:rsidR="00CE03BE">
        <w:rPr>
          <w:rFonts w:hint="cs"/>
          <w:rtl/>
        </w:rPr>
        <w:t>و مضمونها وإ</w:t>
      </w:r>
      <w:r w:rsidR="00922638" w:rsidRPr="00DE6131">
        <w:rPr>
          <w:rFonts w:hint="cs"/>
          <w:rtl/>
        </w:rPr>
        <w:t xml:space="preserve">نما </w:t>
      </w:r>
      <w:r w:rsidR="00AD00C8" w:rsidRPr="00DE6131">
        <w:rPr>
          <w:rFonts w:hint="cs"/>
          <w:rtl/>
        </w:rPr>
        <w:t>هو اختلاف مرده</w:t>
      </w:r>
      <w:r w:rsidR="00CA24ED">
        <w:rPr>
          <w:rFonts w:hint="cs"/>
          <w:rtl/>
        </w:rPr>
        <w:t xml:space="preserve"> الى </w:t>
      </w:r>
      <w:r w:rsidR="00AD00C8" w:rsidRPr="00DE6131">
        <w:rPr>
          <w:rFonts w:hint="cs"/>
          <w:rtl/>
        </w:rPr>
        <w:t xml:space="preserve">اختلاف </w:t>
      </w:r>
      <w:r w:rsidR="00922638" w:rsidRPr="00DE6131">
        <w:rPr>
          <w:rFonts w:hint="cs"/>
          <w:rtl/>
        </w:rPr>
        <w:t xml:space="preserve"> </w:t>
      </w:r>
      <w:r w:rsidR="00AD00C8" w:rsidRPr="00DE6131">
        <w:rPr>
          <w:rFonts w:hint="cs"/>
          <w:rtl/>
        </w:rPr>
        <w:t>ال</w:t>
      </w:r>
      <w:r w:rsidR="00922638" w:rsidRPr="00DE6131">
        <w:rPr>
          <w:rFonts w:hint="cs"/>
          <w:rtl/>
        </w:rPr>
        <w:t>مد</w:t>
      </w:r>
      <w:r w:rsidR="00AD00C8" w:rsidRPr="00DE6131">
        <w:rPr>
          <w:rFonts w:hint="cs"/>
          <w:rtl/>
        </w:rPr>
        <w:t>ا</w:t>
      </w:r>
      <w:r w:rsidR="00922638" w:rsidRPr="00DE6131">
        <w:rPr>
          <w:rFonts w:hint="cs"/>
          <w:rtl/>
        </w:rPr>
        <w:t>خل</w:t>
      </w:r>
      <w:r w:rsidR="00AD00C8" w:rsidRPr="00DE6131">
        <w:rPr>
          <w:rFonts w:hint="cs"/>
          <w:rtl/>
        </w:rPr>
        <w:t xml:space="preserve"> والظروف المحيطة بكل باحث و</w:t>
      </w:r>
      <w:r w:rsidR="00922638" w:rsidRPr="00DE6131">
        <w:rPr>
          <w:rFonts w:hint="cs"/>
          <w:rtl/>
        </w:rPr>
        <w:t xml:space="preserve">يمكن من استقراء </w:t>
      </w:r>
      <w:r w:rsidR="00C94CFA">
        <w:rPr>
          <w:rFonts w:hint="cs"/>
          <w:rtl/>
        </w:rPr>
        <w:t>ت</w:t>
      </w:r>
      <w:r w:rsidR="00922638" w:rsidRPr="00DE6131">
        <w:rPr>
          <w:rFonts w:hint="cs"/>
          <w:rtl/>
        </w:rPr>
        <w:t xml:space="preserve">عاريف الكتاب رد هذه التعاريف الى مداخل ثلاثة </w:t>
      </w:r>
      <w:r w:rsidR="00AD00C8" w:rsidRPr="00DE6131">
        <w:rPr>
          <w:rFonts w:hint="cs"/>
          <w:rtl/>
        </w:rPr>
        <w:t>:</w:t>
      </w:r>
    </w:p>
    <w:p w14:paraId="046E728A" w14:textId="1075077B" w:rsidR="00922638" w:rsidRPr="00DE6131" w:rsidRDefault="00A00011" w:rsidP="00CA24ED">
      <w:pPr>
        <w:ind w:firstLine="0"/>
        <w:rPr>
          <w:color w:val="000000" w:themeColor="text1"/>
          <w:rtl/>
        </w:rPr>
      </w:pPr>
      <w:r w:rsidRPr="00DE6131">
        <w:rPr>
          <w:rFonts w:hint="cs"/>
          <w:color w:val="000000" w:themeColor="text1"/>
          <w:rtl/>
        </w:rPr>
        <w:t xml:space="preserve">1/ </w:t>
      </w:r>
      <w:r w:rsidR="00922638" w:rsidRPr="00DE6131">
        <w:rPr>
          <w:rFonts w:hint="cs"/>
          <w:color w:val="000000" w:themeColor="text1"/>
          <w:rtl/>
        </w:rPr>
        <w:t xml:space="preserve">الهدف الذي </w:t>
      </w:r>
      <w:r w:rsidRPr="00DE6131">
        <w:rPr>
          <w:rFonts w:hint="cs"/>
          <w:color w:val="000000" w:themeColor="text1"/>
          <w:rtl/>
        </w:rPr>
        <w:t xml:space="preserve">تسعى الى </w:t>
      </w:r>
      <w:r w:rsidR="00546497" w:rsidRPr="00DE6131">
        <w:rPr>
          <w:rFonts w:hint="cs"/>
          <w:color w:val="000000" w:themeColor="text1"/>
          <w:rtl/>
        </w:rPr>
        <w:t>تحقيقه الجهة</w:t>
      </w:r>
      <w:r w:rsidR="00922638" w:rsidRPr="00DE6131">
        <w:rPr>
          <w:rFonts w:hint="cs"/>
          <w:color w:val="000000" w:themeColor="text1"/>
          <w:rtl/>
        </w:rPr>
        <w:t xml:space="preserve"> الرقابية من وراء عملية </w:t>
      </w:r>
      <w:r w:rsidR="00267C4D" w:rsidRPr="00DE6131">
        <w:rPr>
          <w:rFonts w:hint="cs"/>
          <w:color w:val="000000" w:themeColor="text1"/>
          <w:rtl/>
        </w:rPr>
        <w:t>الرقابة</w:t>
      </w:r>
      <w:r w:rsidR="00922638" w:rsidRPr="00DE6131">
        <w:rPr>
          <w:rFonts w:hint="cs"/>
          <w:color w:val="000000" w:themeColor="text1"/>
          <w:rtl/>
        </w:rPr>
        <w:t xml:space="preserve"> </w:t>
      </w:r>
      <w:r w:rsidRPr="00DE6131">
        <w:rPr>
          <w:rFonts w:hint="cs"/>
          <w:color w:val="000000" w:themeColor="text1"/>
          <w:rtl/>
        </w:rPr>
        <w:t>ف</w:t>
      </w:r>
      <w:r w:rsidR="00922638" w:rsidRPr="00DE6131">
        <w:rPr>
          <w:rFonts w:hint="cs"/>
          <w:color w:val="000000" w:themeColor="text1"/>
          <w:rtl/>
        </w:rPr>
        <w:t xml:space="preserve">اختلف الفقهاء </w:t>
      </w:r>
      <w:r w:rsidRPr="00DE6131">
        <w:rPr>
          <w:rFonts w:hint="cs"/>
          <w:color w:val="000000" w:themeColor="text1"/>
          <w:rtl/>
        </w:rPr>
        <w:t xml:space="preserve">من هذا </w:t>
      </w:r>
      <w:r w:rsidR="00546497" w:rsidRPr="00DE6131">
        <w:rPr>
          <w:rFonts w:hint="cs"/>
          <w:color w:val="000000" w:themeColor="text1"/>
          <w:rtl/>
        </w:rPr>
        <w:t>المدخل الى</w:t>
      </w:r>
      <w:r w:rsidR="00922638" w:rsidRPr="00DE6131">
        <w:rPr>
          <w:rFonts w:hint="cs"/>
          <w:color w:val="000000" w:themeColor="text1"/>
          <w:rtl/>
        </w:rPr>
        <w:t xml:space="preserve"> اتجاهات </w:t>
      </w:r>
      <w:r w:rsidRPr="00DE6131">
        <w:rPr>
          <w:rFonts w:hint="cs"/>
          <w:color w:val="000000" w:themeColor="text1"/>
          <w:rtl/>
        </w:rPr>
        <w:t>متباينة وذلك</w:t>
      </w:r>
      <w:r w:rsidR="00922638" w:rsidRPr="00DE6131">
        <w:rPr>
          <w:rFonts w:hint="cs"/>
          <w:color w:val="000000" w:themeColor="text1"/>
          <w:rtl/>
        </w:rPr>
        <w:t xml:space="preserve"> </w:t>
      </w:r>
      <w:r w:rsidR="00CA24ED">
        <w:rPr>
          <w:rFonts w:hint="cs"/>
          <w:color w:val="000000" w:themeColor="text1"/>
          <w:rtl/>
        </w:rPr>
        <w:t>باختلاف الغرض أ</w:t>
      </w:r>
      <w:r w:rsidR="00AB002E" w:rsidRPr="00DE6131">
        <w:rPr>
          <w:rFonts w:hint="cs"/>
          <w:color w:val="000000" w:themeColor="text1"/>
          <w:rtl/>
        </w:rPr>
        <w:t xml:space="preserve">و الهدف من الرقابة </w:t>
      </w:r>
      <w:r w:rsidRPr="00DE6131">
        <w:rPr>
          <w:rFonts w:hint="cs"/>
          <w:color w:val="000000" w:themeColor="text1"/>
          <w:rtl/>
        </w:rPr>
        <w:t xml:space="preserve">حول </w:t>
      </w:r>
      <w:r w:rsidR="007D3CC5" w:rsidRPr="00DE6131">
        <w:rPr>
          <w:rFonts w:hint="cs"/>
          <w:color w:val="000000" w:themeColor="text1"/>
          <w:rtl/>
        </w:rPr>
        <w:t>ما إذا</w:t>
      </w:r>
      <w:r w:rsidRPr="00DE6131">
        <w:rPr>
          <w:rFonts w:hint="cs"/>
          <w:color w:val="000000" w:themeColor="text1"/>
          <w:rtl/>
        </w:rPr>
        <w:t xml:space="preserve"> كان التعريف</w:t>
      </w:r>
      <w:r w:rsidR="00AB002E" w:rsidRPr="00DE6131">
        <w:rPr>
          <w:rFonts w:hint="cs"/>
          <w:color w:val="000000" w:themeColor="text1"/>
          <w:rtl/>
        </w:rPr>
        <w:t xml:space="preserve"> </w:t>
      </w:r>
      <w:r w:rsidRPr="00DE6131">
        <w:rPr>
          <w:rFonts w:hint="cs"/>
          <w:color w:val="000000" w:themeColor="text1"/>
          <w:rtl/>
        </w:rPr>
        <w:t>يهتم ب</w:t>
      </w:r>
      <w:r w:rsidR="00AB002E" w:rsidRPr="00DE6131">
        <w:rPr>
          <w:rFonts w:hint="cs"/>
          <w:color w:val="000000" w:themeColor="text1"/>
          <w:rtl/>
        </w:rPr>
        <w:t xml:space="preserve">الهدف </w:t>
      </w:r>
      <w:r w:rsidR="007D3CC5" w:rsidRPr="00DE6131">
        <w:rPr>
          <w:rFonts w:hint="cs"/>
          <w:color w:val="000000" w:themeColor="text1"/>
          <w:rtl/>
        </w:rPr>
        <w:t>التقليدي</w:t>
      </w:r>
      <w:r w:rsidR="00CA24ED">
        <w:rPr>
          <w:rFonts w:hint="cs"/>
          <w:color w:val="000000" w:themeColor="text1"/>
          <w:rtl/>
        </w:rPr>
        <w:t xml:space="preserve"> للرقابة أ</w:t>
      </w:r>
      <w:r w:rsidR="00AB002E" w:rsidRPr="00DE6131">
        <w:rPr>
          <w:rFonts w:hint="cs"/>
          <w:color w:val="000000" w:themeColor="text1"/>
          <w:rtl/>
        </w:rPr>
        <w:t>م</w:t>
      </w:r>
      <w:r w:rsidR="00CA24ED">
        <w:rPr>
          <w:rFonts w:hint="cs"/>
          <w:color w:val="000000" w:themeColor="text1"/>
          <w:rtl/>
        </w:rPr>
        <w:t xml:space="preserve"> أ</w:t>
      </w:r>
      <w:r w:rsidRPr="00DE6131">
        <w:rPr>
          <w:rFonts w:hint="cs"/>
          <w:color w:val="000000" w:themeColor="text1"/>
          <w:rtl/>
        </w:rPr>
        <w:t xml:space="preserve">نه يتعدى ذلك الى </w:t>
      </w:r>
      <w:r w:rsidR="00546497" w:rsidRPr="00DE6131">
        <w:rPr>
          <w:rFonts w:hint="cs"/>
          <w:color w:val="000000" w:themeColor="text1"/>
          <w:rtl/>
        </w:rPr>
        <w:t>تحقيق الأهداف</w:t>
      </w:r>
      <w:r w:rsidR="00AB002E" w:rsidRPr="00DE6131">
        <w:rPr>
          <w:rFonts w:hint="cs"/>
          <w:color w:val="000000" w:themeColor="text1"/>
          <w:rtl/>
        </w:rPr>
        <w:t xml:space="preserve"> </w:t>
      </w:r>
      <w:r w:rsidR="00267C4D" w:rsidRPr="00DE6131">
        <w:rPr>
          <w:rFonts w:hint="cs"/>
          <w:color w:val="000000" w:themeColor="text1"/>
          <w:rtl/>
        </w:rPr>
        <w:t>الحديثة</w:t>
      </w:r>
      <w:r w:rsidRPr="00DE6131">
        <w:rPr>
          <w:rFonts w:hint="cs"/>
          <w:color w:val="000000" w:themeColor="text1"/>
          <w:rtl/>
        </w:rPr>
        <w:t xml:space="preserve"> حيث يتوسع مفهوم الرقابة الى أبعاد أخرى غير الأهداف التقليدية المتعارف عليها.</w:t>
      </w:r>
    </w:p>
    <w:p w14:paraId="5286EDF7" w14:textId="015D1102" w:rsidR="00AB002E" w:rsidRPr="00DE6131" w:rsidRDefault="00AB002E" w:rsidP="001B4F5A">
      <w:pPr>
        <w:rPr>
          <w:rtl/>
        </w:rPr>
      </w:pPr>
      <w:r w:rsidRPr="00DE6131">
        <w:rPr>
          <w:rFonts w:hint="cs"/>
          <w:rtl/>
        </w:rPr>
        <w:t xml:space="preserve">حيث </w:t>
      </w:r>
      <w:r w:rsidR="00546497" w:rsidRPr="00DE6131">
        <w:rPr>
          <w:rFonts w:hint="cs"/>
          <w:rtl/>
        </w:rPr>
        <w:t>تم ت</w:t>
      </w:r>
      <w:r w:rsidRPr="00DE6131">
        <w:rPr>
          <w:rFonts w:hint="cs"/>
          <w:rtl/>
        </w:rPr>
        <w:t>عر</w:t>
      </w:r>
      <w:r w:rsidR="00546497" w:rsidRPr="00DE6131">
        <w:rPr>
          <w:rFonts w:hint="cs"/>
          <w:rtl/>
        </w:rPr>
        <w:t>ي</w:t>
      </w:r>
      <w:r w:rsidRPr="00DE6131">
        <w:rPr>
          <w:rFonts w:hint="cs"/>
          <w:rtl/>
        </w:rPr>
        <w:t xml:space="preserve">ف الرقابة </w:t>
      </w:r>
      <w:r w:rsidR="00546497" w:rsidRPr="00DE6131">
        <w:rPr>
          <w:rFonts w:hint="cs"/>
          <w:rtl/>
        </w:rPr>
        <w:t xml:space="preserve"> انطلاقا من</w:t>
      </w:r>
      <w:r w:rsidR="0077613C">
        <w:rPr>
          <w:rFonts w:hint="cs"/>
          <w:rtl/>
        </w:rPr>
        <w:t xml:space="preserve"> ا</w:t>
      </w:r>
      <w:r w:rsidR="00C95DAB" w:rsidRPr="00DE6131">
        <w:rPr>
          <w:rFonts w:hint="cs"/>
          <w:rtl/>
        </w:rPr>
        <w:t>لأهداف</w:t>
      </w:r>
      <w:r w:rsidRPr="00DE6131">
        <w:rPr>
          <w:rFonts w:hint="cs"/>
          <w:rtl/>
        </w:rPr>
        <w:t xml:space="preserve"> </w:t>
      </w:r>
      <w:r w:rsidR="007D3CC5" w:rsidRPr="00DE6131">
        <w:rPr>
          <w:rFonts w:hint="cs"/>
          <w:rtl/>
        </w:rPr>
        <w:t>التقليدية عل</w:t>
      </w:r>
      <w:r w:rsidR="007D3CC5" w:rsidRPr="00DE6131">
        <w:rPr>
          <w:rtl/>
        </w:rPr>
        <w:t>ى</w:t>
      </w:r>
      <w:r w:rsidR="0077613C">
        <w:rPr>
          <w:rFonts w:hint="cs"/>
          <w:rtl/>
        </w:rPr>
        <w:t xml:space="preserve"> أ</w:t>
      </w:r>
      <w:r w:rsidR="00546497" w:rsidRPr="00DE6131">
        <w:rPr>
          <w:rFonts w:hint="cs"/>
          <w:rtl/>
        </w:rPr>
        <w:t xml:space="preserve">نها السعي الى </w:t>
      </w:r>
      <w:r w:rsidRPr="00DE6131">
        <w:rPr>
          <w:rFonts w:hint="cs"/>
          <w:rtl/>
        </w:rPr>
        <w:t xml:space="preserve"> التحقق </w:t>
      </w:r>
      <w:r w:rsidR="00546497" w:rsidRPr="00DE6131">
        <w:rPr>
          <w:rFonts w:hint="cs"/>
          <w:rtl/>
        </w:rPr>
        <w:t xml:space="preserve">من مطابقة الأشياء </w:t>
      </w:r>
      <w:r w:rsidRPr="00DE6131">
        <w:rPr>
          <w:rFonts w:hint="cs"/>
          <w:rtl/>
        </w:rPr>
        <w:t xml:space="preserve"> طبقا للخطة </w:t>
      </w:r>
      <w:r w:rsidR="00546497" w:rsidRPr="00DE6131">
        <w:rPr>
          <w:rFonts w:hint="cs"/>
          <w:rtl/>
        </w:rPr>
        <w:t>المعدة</w:t>
      </w:r>
      <w:r w:rsidRPr="00DE6131">
        <w:rPr>
          <w:rFonts w:hint="cs"/>
          <w:rtl/>
        </w:rPr>
        <w:t xml:space="preserve"> </w:t>
      </w:r>
      <w:r w:rsidR="0077613C">
        <w:rPr>
          <w:rFonts w:hint="cs"/>
          <w:rtl/>
        </w:rPr>
        <w:t xml:space="preserve">سلفا لذلك ومدى مطابقة القواعد </w:t>
      </w:r>
      <w:r w:rsidRPr="00DE6131">
        <w:rPr>
          <w:rFonts w:hint="cs"/>
          <w:rtl/>
        </w:rPr>
        <w:t xml:space="preserve">والتعليمات الصادرة </w:t>
      </w:r>
      <w:r w:rsidR="00546497" w:rsidRPr="00DE6131">
        <w:rPr>
          <w:rFonts w:hint="cs"/>
          <w:rtl/>
        </w:rPr>
        <w:t xml:space="preserve">في هذا الشأن </w:t>
      </w:r>
      <w:r w:rsidR="0077613C">
        <w:rPr>
          <w:rFonts w:hint="cs"/>
          <w:rtl/>
        </w:rPr>
        <w:t>وأ</w:t>
      </w:r>
      <w:r w:rsidRPr="00DE6131">
        <w:rPr>
          <w:rFonts w:hint="cs"/>
          <w:rtl/>
        </w:rPr>
        <w:t>ن</w:t>
      </w:r>
      <w:r w:rsidR="00546497" w:rsidRPr="00DE6131">
        <w:rPr>
          <w:rFonts w:hint="cs"/>
          <w:rtl/>
        </w:rPr>
        <w:t xml:space="preserve"> الغرض منها</w:t>
      </w:r>
      <w:r w:rsidRPr="00DE6131">
        <w:rPr>
          <w:rFonts w:hint="cs"/>
          <w:rtl/>
        </w:rPr>
        <w:t xml:space="preserve"> هو </w:t>
      </w:r>
      <w:r w:rsidR="00546497" w:rsidRPr="00DE6131">
        <w:rPr>
          <w:rFonts w:hint="cs"/>
          <w:rtl/>
        </w:rPr>
        <w:t>كشف</w:t>
      </w:r>
      <w:r w:rsidRPr="00DE6131">
        <w:rPr>
          <w:rFonts w:hint="cs"/>
          <w:rtl/>
        </w:rPr>
        <w:t xml:space="preserve"> نقاط الضعف</w:t>
      </w:r>
      <w:r w:rsidR="00546497" w:rsidRPr="00DE6131">
        <w:rPr>
          <w:rFonts w:hint="cs"/>
          <w:rtl/>
        </w:rPr>
        <w:t xml:space="preserve"> والنقائص </w:t>
      </w:r>
      <w:r w:rsidRPr="00DE6131">
        <w:rPr>
          <w:rFonts w:hint="cs"/>
          <w:rtl/>
        </w:rPr>
        <w:t xml:space="preserve">و الأخطاء بقصد </w:t>
      </w:r>
      <w:r w:rsidR="00546497" w:rsidRPr="00DE6131">
        <w:rPr>
          <w:rFonts w:hint="cs"/>
          <w:rtl/>
        </w:rPr>
        <w:t xml:space="preserve">دراستها ومعالجتها </w:t>
      </w:r>
      <w:r w:rsidRPr="00DE6131">
        <w:rPr>
          <w:rFonts w:hint="cs"/>
          <w:rtl/>
        </w:rPr>
        <w:t>و</w:t>
      </w:r>
      <w:r w:rsidR="00546497" w:rsidRPr="00DE6131">
        <w:rPr>
          <w:rFonts w:hint="cs"/>
          <w:rtl/>
        </w:rPr>
        <w:t xml:space="preserve"> القيام بما يمكن القيام به ل</w:t>
      </w:r>
      <w:r w:rsidRPr="00DE6131">
        <w:rPr>
          <w:rFonts w:hint="cs"/>
          <w:rtl/>
        </w:rPr>
        <w:t>منع تكرار حدوثها</w:t>
      </w:r>
      <w:r w:rsidR="00546497" w:rsidRPr="00DE6131">
        <w:rPr>
          <w:rFonts w:hint="cs"/>
          <w:rtl/>
        </w:rPr>
        <w:t xml:space="preserve">، </w:t>
      </w:r>
      <w:r w:rsidRPr="00DE6131">
        <w:rPr>
          <w:rFonts w:hint="cs"/>
          <w:rtl/>
        </w:rPr>
        <w:t xml:space="preserve"> وهي </w:t>
      </w:r>
      <w:r w:rsidR="00546497" w:rsidRPr="00DE6131">
        <w:rPr>
          <w:rFonts w:hint="cs"/>
          <w:rtl/>
        </w:rPr>
        <w:t xml:space="preserve"> بذلك تنطبق على الوسائل المادية والموارد البشرية </w:t>
      </w:r>
      <w:r w:rsidR="00302D6F" w:rsidRPr="00DE6131">
        <w:rPr>
          <w:rFonts w:hint="cs"/>
          <w:rtl/>
        </w:rPr>
        <w:t>،</w:t>
      </w:r>
      <w:r w:rsidR="00546497" w:rsidRPr="00DE6131">
        <w:rPr>
          <w:rFonts w:hint="cs"/>
          <w:rtl/>
        </w:rPr>
        <w:t>غير</w:t>
      </w:r>
      <w:r w:rsidR="0077613C">
        <w:rPr>
          <w:rFonts w:hint="cs"/>
          <w:rtl/>
        </w:rPr>
        <w:t xml:space="preserve"> أ</w:t>
      </w:r>
      <w:r w:rsidRPr="00DE6131">
        <w:rPr>
          <w:rFonts w:hint="cs"/>
          <w:rtl/>
        </w:rPr>
        <w:t xml:space="preserve">ن التعريف السابق </w:t>
      </w:r>
      <w:r w:rsidR="0077613C">
        <w:rPr>
          <w:rFonts w:hint="cs"/>
          <w:rtl/>
        </w:rPr>
        <w:t>بالرغم من أ</w:t>
      </w:r>
      <w:r w:rsidR="00546497" w:rsidRPr="00DE6131">
        <w:rPr>
          <w:rFonts w:hint="cs"/>
          <w:rtl/>
        </w:rPr>
        <w:t xml:space="preserve">نه </w:t>
      </w:r>
      <w:r w:rsidRPr="00DE6131">
        <w:rPr>
          <w:rFonts w:hint="cs"/>
          <w:rtl/>
        </w:rPr>
        <w:t>وسع</w:t>
      </w:r>
      <w:r w:rsidR="00546497" w:rsidRPr="00DE6131">
        <w:rPr>
          <w:rFonts w:hint="cs"/>
          <w:rtl/>
        </w:rPr>
        <w:t xml:space="preserve"> من</w:t>
      </w:r>
      <w:r w:rsidRPr="00DE6131">
        <w:rPr>
          <w:rFonts w:hint="cs"/>
          <w:rtl/>
        </w:rPr>
        <w:t xml:space="preserve"> نطاق الرقابة </w:t>
      </w:r>
      <w:r w:rsidR="00546497" w:rsidRPr="00DE6131">
        <w:rPr>
          <w:rFonts w:hint="cs"/>
          <w:rtl/>
        </w:rPr>
        <w:t xml:space="preserve">وفصل في </w:t>
      </w:r>
      <w:r w:rsidRPr="00DE6131">
        <w:rPr>
          <w:rFonts w:hint="cs"/>
          <w:rtl/>
        </w:rPr>
        <w:t xml:space="preserve"> العديد من جوانبها، </w:t>
      </w:r>
      <w:r w:rsidR="00546497" w:rsidRPr="00DE6131">
        <w:rPr>
          <w:rFonts w:hint="cs"/>
          <w:rtl/>
        </w:rPr>
        <w:t xml:space="preserve">غير </w:t>
      </w:r>
      <w:r w:rsidR="0077613C">
        <w:rPr>
          <w:rFonts w:hint="cs"/>
          <w:rtl/>
        </w:rPr>
        <w:t>أ</w:t>
      </w:r>
      <w:r w:rsidRPr="00DE6131">
        <w:rPr>
          <w:rFonts w:hint="cs"/>
          <w:rtl/>
        </w:rPr>
        <w:t xml:space="preserve">نه </w:t>
      </w:r>
      <w:r w:rsidR="00546497" w:rsidRPr="00DE6131">
        <w:rPr>
          <w:rFonts w:hint="cs"/>
          <w:rtl/>
        </w:rPr>
        <w:t xml:space="preserve">كذلك </w:t>
      </w:r>
      <w:r w:rsidR="007D3CC5" w:rsidRPr="00DE6131">
        <w:rPr>
          <w:rFonts w:hint="cs"/>
          <w:rtl/>
        </w:rPr>
        <w:t>لا يعتب</w:t>
      </w:r>
      <w:r w:rsidR="007D3CC5" w:rsidRPr="00DE6131">
        <w:rPr>
          <w:rtl/>
        </w:rPr>
        <w:t>ر</w:t>
      </w:r>
      <w:r w:rsidRPr="00DE6131">
        <w:rPr>
          <w:rFonts w:hint="cs"/>
          <w:rtl/>
        </w:rPr>
        <w:t xml:space="preserve"> تعريفا </w:t>
      </w:r>
      <w:r w:rsidR="00546497" w:rsidRPr="00DE6131">
        <w:rPr>
          <w:rFonts w:hint="cs"/>
          <w:rtl/>
        </w:rPr>
        <w:t>جامعا</w:t>
      </w:r>
      <w:r w:rsidR="005D0943" w:rsidRPr="00DE6131">
        <w:rPr>
          <w:rFonts w:hint="cs"/>
          <w:rtl/>
        </w:rPr>
        <w:t xml:space="preserve">، حيث لم يتضمن جميع عناصر عملية الرقابة </w:t>
      </w:r>
      <w:r w:rsidRPr="00DE6131">
        <w:rPr>
          <w:rFonts w:hint="cs"/>
          <w:rtl/>
        </w:rPr>
        <w:t xml:space="preserve"> </w:t>
      </w:r>
      <w:r w:rsidR="005D0943" w:rsidRPr="00DE6131">
        <w:rPr>
          <w:rFonts w:hint="cs"/>
          <w:rtl/>
        </w:rPr>
        <w:t>من خلال</w:t>
      </w:r>
      <w:r w:rsidRPr="00DE6131">
        <w:rPr>
          <w:rFonts w:hint="cs"/>
          <w:rtl/>
        </w:rPr>
        <w:t xml:space="preserve"> تحديد أغراض الرقابة </w:t>
      </w:r>
      <w:r w:rsidR="007D3CC5" w:rsidRPr="00DE6131">
        <w:rPr>
          <w:rFonts w:hint="cs"/>
          <w:rtl/>
        </w:rPr>
        <w:t>والتطورا</w:t>
      </w:r>
      <w:r w:rsidR="007D3CC5" w:rsidRPr="00DE6131">
        <w:rPr>
          <w:rtl/>
        </w:rPr>
        <w:t>ت</w:t>
      </w:r>
      <w:r w:rsidR="005D0943" w:rsidRPr="00DE6131">
        <w:rPr>
          <w:rFonts w:hint="cs"/>
          <w:rtl/>
        </w:rPr>
        <w:t xml:space="preserve"> التي </w:t>
      </w:r>
      <w:r w:rsidR="007D3CC5" w:rsidRPr="00DE6131">
        <w:rPr>
          <w:rFonts w:hint="cs"/>
          <w:rtl/>
        </w:rPr>
        <w:t>طرأت</w:t>
      </w:r>
      <w:r w:rsidR="005D0943" w:rsidRPr="00DE6131">
        <w:rPr>
          <w:rFonts w:hint="cs"/>
          <w:rtl/>
        </w:rPr>
        <w:t>،</w:t>
      </w:r>
      <w:r w:rsidRPr="00DE6131">
        <w:rPr>
          <w:rFonts w:hint="cs"/>
          <w:rtl/>
        </w:rPr>
        <w:t xml:space="preserve"> مما </w:t>
      </w:r>
      <w:r w:rsidR="005D0943" w:rsidRPr="00DE6131">
        <w:rPr>
          <w:rFonts w:hint="cs"/>
          <w:rtl/>
        </w:rPr>
        <w:t>دفع</w:t>
      </w:r>
      <w:r w:rsidRPr="00DE6131">
        <w:rPr>
          <w:rFonts w:hint="cs"/>
          <w:rtl/>
        </w:rPr>
        <w:t xml:space="preserve"> </w:t>
      </w:r>
      <w:r w:rsidR="005D0943" w:rsidRPr="00DE6131">
        <w:rPr>
          <w:rFonts w:hint="cs"/>
          <w:rtl/>
        </w:rPr>
        <w:t>جانب</w:t>
      </w:r>
      <w:r w:rsidRPr="00DE6131">
        <w:rPr>
          <w:rFonts w:hint="cs"/>
          <w:rtl/>
        </w:rPr>
        <w:t xml:space="preserve"> من </w:t>
      </w:r>
      <w:r w:rsidR="005D0943" w:rsidRPr="00DE6131">
        <w:rPr>
          <w:rFonts w:hint="cs"/>
          <w:rtl/>
        </w:rPr>
        <w:t>الفقه</w:t>
      </w:r>
      <w:r w:rsidRPr="00DE6131">
        <w:rPr>
          <w:rFonts w:hint="cs"/>
          <w:rtl/>
        </w:rPr>
        <w:t xml:space="preserve"> الى </w:t>
      </w:r>
      <w:r w:rsidR="005D0943" w:rsidRPr="00DE6131">
        <w:rPr>
          <w:rFonts w:hint="cs"/>
          <w:rtl/>
        </w:rPr>
        <w:t xml:space="preserve"> محاولة </w:t>
      </w:r>
      <w:r w:rsidRPr="00DE6131">
        <w:rPr>
          <w:rFonts w:hint="cs"/>
          <w:rtl/>
        </w:rPr>
        <w:t xml:space="preserve">وضع تعريف للرقابة يجمع بين الأهداف التقليدية للرقابة </w:t>
      </w:r>
      <w:r w:rsidR="005D0943" w:rsidRPr="00DE6131">
        <w:rPr>
          <w:rFonts w:hint="cs"/>
          <w:rtl/>
        </w:rPr>
        <w:t>وال</w:t>
      </w:r>
      <w:r w:rsidR="0077613C">
        <w:rPr>
          <w:rFonts w:hint="cs"/>
          <w:rtl/>
        </w:rPr>
        <w:t>أ</w:t>
      </w:r>
      <w:r w:rsidR="005D0943" w:rsidRPr="00DE6131">
        <w:rPr>
          <w:rFonts w:hint="cs"/>
          <w:rtl/>
        </w:rPr>
        <w:t>هداف</w:t>
      </w:r>
      <w:r w:rsidRPr="00DE6131">
        <w:rPr>
          <w:rFonts w:hint="cs"/>
          <w:rtl/>
        </w:rPr>
        <w:t xml:space="preserve"> </w:t>
      </w:r>
      <w:r w:rsidR="005D0943" w:rsidRPr="00DE6131">
        <w:rPr>
          <w:rFonts w:hint="cs"/>
          <w:rtl/>
        </w:rPr>
        <w:t>الحديثة لها</w:t>
      </w:r>
      <w:r w:rsidR="00C874EF" w:rsidRPr="00DE6131">
        <w:rPr>
          <w:rFonts w:hint="cs"/>
          <w:rtl/>
        </w:rPr>
        <w:t xml:space="preserve">، </w:t>
      </w:r>
      <w:r w:rsidR="005D0943" w:rsidRPr="00DE6131">
        <w:rPr>
          <w:rFonts w:hint="cs"/>
          <w:rtl/>
        </w:rPr>
        <w:t>ف</w:t>
      </w:r>
      <w:r w:rsidR="0077613C">
        <w:rPr>
          <w:rFonts w:hint="cs"/>
          <w:rtl/>
        </w:rPr>
        <w:t>عرفت الرقابة بأ</w:t>
      </w:r>
      <w:r w:rsidR="00C874EF" w:rsidRPr="00DE6131">
        <w:rPr>
          <w:rFonts w:hint="cs"/>
          <w:rtl/>
        </w:rPr>
        <w:t>نها</w:t>
      </w:r>
      <w:r w:rsidR="005D0943" w:rsidRPr="00DE6131">
        <w:rPr>
          <w:rFonts w:hint="cs"/>
          <w:rtl/>
        </w:rPr>
        <w:t xml:space="preserve"> </w:t>
      </w:r>
      <w:r w:rsidR="00C874EF" w:rsidRPr="00DE6131">
        <w:rPr>
          <w:rFonts w:hint="cs"/>
          <w:rtl/>
        </w:rPr>
        <w:t>" عملية متابعة الأداء وتعديل الأنشطة التنظيمية بما يتفق مع انجاز الأهداف " ولعل</w:t>
      </w:r>
      <w:r w:rsidR="005D0943" w:rsidRPr="00DE6131">
        <w:rPr>
          <w:rFonts w:hint="cs"/>
          <w:rtl/>
        </w:rPr>
        <w:t>ها من أ</w:t>
      </w:r>
      <w:r w:rsidR="00C874EF" w:rsidRPr="00DE6131">
        <w:rPr>
          <w:rFonts w:hint="cs"/>
          <w:rtl/>
        </w:rPr>
        <w:t>هم التعاريف التي ركزت على جانب الهدف والغاية من الرقابة التي واكبت التطور العلمي الحديث من خلا</w:t>
      </w:r>
      <w:r w:rsidR="005D0943" w:rsidRPr="00DE6131">
        <w:rPr>
          <w:rFonts w:hint="cs"/>
          <w:rtl/>
        </w:rPr>
        <w:t xml:space="preserve">ل عملية </w:t>
      </w:r>
      <w:r w:rsidR="00C874EF" w:rsidRPr="00DE6131">
        <w:rPr>
          <w:rFonts w:hint="cs"/>
          <w:rtl/>
        </w:rPr>
        <w:t xml:space="preserve"> تعميق وتوسيع مفاهيم الرقابة </w:t>
      </w:r>
      <w:r w:rsidR="005D0943" w:rsidRPr="00DE6131">
        <w:rPr>
          <w:rFonts w:hint="cs"/>
          <w:rtl/>
        </w:rPr>
        <w:t>أكثر ل</w:t>
      </w:r>
      <w:r w:rsidR="0077613C">
        <w:rPr>
          <w:rFonts w:hint="cs"/>
          <w:rtl/>
        </w:rPr>
        <w:t>لتأكد من أ</w:t>
      </w:r>
      <w:r w:rsidR="00C874EF" w:rsidRPr="00DE6131">
        <w:rPr>
          <w:rFonts w:hint="cs"/>
          <w:rtl/>
        </w:rPr>
        <w:t>ن النتائج موافقة للخطط الموضوعة</w:t>
      </w:r>
      <w:r w:rsidR="0077613C">
        <w:rPr>
          <w:rFonts w:hint="cs"/>
          <w:rtl/>
        </w:rPr>
        <w:t xml:space="preserve"> فحسب</w:t>
      </w:r>
      <w:r w:rsidR="00C874EF" w:rsidRPr="00DE6131">
        <w:rPr>
          <w:rFonts w:hint="cs"/>
          <w:rtl/>
        </w:rPr>
        <w:t xml:space="preserve"> </w:t>
      </w:r>
      <w:r w:rsidR="0077613C">
        <w:rPr>
          <w:rFonts w:hint="cs"/>
          <w:rtl/>
        </w:rPr>
        <w:t>وإ</w:t>
      </w:r>
      <w:r w:rsidR="005D0943" w:rsidRPr="00DE6131">
        <w:rPr>
          <w:rFonts w:hint="cs"/>
          <w:rtl/>
        </w:rPr>
        <w:t xml:space="preserve">نما </w:t>
      </w:r>
      <w:r w:rsidR="0077613C">
        <w:rPr>
          <w:rFonts w:hint="cs"/>
          <w:rtl/>
        </w:rPr>
        <w:t xml:space="preserve"> أصبح الهدف من الرقابة أ</w:t>
      </w:r>
      <w:r w:rsidR="00C874EF" w:rsidRPr="00DE6131">
        <w:rPr>
          <w:rFonts w:hint="cs"/>
          <w:rtl/>
        </w:rPr>
        <w:t xml:space="preserve">ن تكون شاملة </w:t>
      </w:r>
      <w:r w:rsidR="005D0943" w:rsidRPr="00DE6131">
        <w:rPr>
          <w:rFonts w:hint="cs"/>
          <w:rtl/>
        </w:rPr>
        <w:t>لعدة جوانب</w:t>
      </w:r>
      <w:r w:rsidR="001E1B9B" w:rsidRPr="00DE6131">
        <w:rPr>
          <w:rStyle w:val="Appelnotedebasdep"/>
          <w:color w:val="000000" w:themeColor="text1"/>
          <w:rtl/>
        </w:rPr>
        <w:footnoteReference w:id="118"/>
      </w:r>
      <w:r w:rsidR="005D0943" w:rsidRPr="00DE6131">
        <w:rPr>
          <w:rFonts w:hint="cs"/>
          <w:rtl/>
        </w:rPr>
        <w:t>،</w:t>
      </w:r>
      <w:r w:rsidR="0077613C">
        <w:rPr>
          <w:rFonts w:hint="cs"/>
          <w:rtl/>
        </w:rPr>
        <w:t xml:space="preserve"> تركز أساسا على الجانب الوقائي أ</w:t>
      </w:r>
      <w:r w:rsidR="005D0943" w:rsidRPr="00DE6131">
        <w:rPr>
          <w:rFonts w:hint="cs"/>
          <w:rtl/>
        </w:rPr>
        <w:t xml:space="preserve">كثر من تركيزها على الجانب العلاجي لمنع ظهور </w:t>
      </w:r>
      <w:r w:rsidR="007D3CC5" w:rsidRPr="00DE6131">
        <w:rPr>
          <w:rFonts w:hint="cs"/>
          <w:rtl/>
        </w:rPr>
        <w:t>الاختلالا</w:t>
      </w:r>
      <w:r w:rsidR="007D3CC5" w:rsidRPr="00DE6131">
        <w:rPr>
          <w:rtl/>
        </w:rPr>
        <w:t>ت</w:t>
      </w:r>
      <w:r w:rsidR="005D0943" w:rsidRPr="00DE6131">
        <w:rPr>
          <w:rFonts w:hint="cs"/>
          <w:rtl/>
        </w:rPr>
        <w:t xml:space="preserve"> قبل وقوعها </w:t>
      </w:r>
      <w:r w:rsidR="007D3CC5" w:rsidRPr="00DE6131">
        <w:rPr>
          <w:rFonts w:hint="cs"/>
          <w:rtl/>
        </w:rPr>
        <w:t>والتنبؤ</w:t>
      </w:r>
      <w:r w:rsidR="005D0943" w:rsidRPr="00DE6131">
        <w:rPr>
          <w:rFonts w:hint="cs"/>
          <w:rtl/>
        </w:rPr>
        <w:t xml:space="preserve"> </w:t>
      </w:r>
      <w:r w:rsidR="007D3CC5" w:rsidRPr="00DE6131">
        <w:rPr>
          <w:rFonts w:hint="cs"/>
          <w:rtl/>
        </w:rPr>
        <w:t>بالأخطاء</w:t>
      </w:r>
      <w:r w:rsidR="0077613C">
        <w:rPr>
          <w:rFonts w:hint="cs"/>
          <w:rtl/>
        </w:rPr>
        <w:t xml:space="preserve"> ووضع آ</w:t>
      </w:r>
      <w:r w:rsidR="005D0943" w:rsidRPr="00DE6131">
        <w:rPr>
          <w:rFonts w:hint="cs"/>
          <w:rtl/>
        </w:rPr>
        <w:t>ليات لتفاديها في المستقبل.</w:t>
      </w:r>
    </w:p>
    <w:p w14:paraId="187D6886" w14:textId="5B171E52" w:rsidR="00A5044C" w:rsidRPr="00DE6131" w:rsidRDefault="005D0943" w:rsidP="00BA2BB8">
      <w:pPr>
        <w:ind w:firstLine="0"/>
        <w:rPr>
          <w:color w:val="000000" w:themeColor="text1"/>
          <w:rtl/>
        </w:rPr>
      </w:pPr>
      <w:r w:rsidRPr="00DE6131">
        <w:rPr>
          <w:rFonts w:hint="cs"/>
          <w:color w:val="000000" w:themeColor="text1"/>
          <w:rtl/>
        </w:rPr>
        <w:t xml:space="preserve">2/ </w:t>
      </w:r>
      <w:r w:rsidR="00922638" w:rsidRPr="00DE6131">
        <w:rPr>
          <w:rFonts w:hint="cs"/>
          <w:color w:val="000000" w:themeColor="text1"/>
          <w:rtl/>
        </w:rPr>
        <w:t>الإجراءات</w:t>
      </w:r>
      <w:r w:rsidR="00BA2BB8">
        <w:rPr>
          <w:rFonts w:hint="cs"/>
          <w:color w:val="000000" w:themeColor="text1"/>
          <w:rtl/>
        </w:rPr>
        <w:t xml:space="preserve"> والخطوات العملية التي تتخذ من أ</w:t>
      </w:r>
      <w:r w:rsidR="00922638" w:rsidRPr="00DE6131">
        <w:rPr>
          <w:rFonts w:hint="cs"/>
          <w:color w:val="000000" w:themeColor="text1"/>
          <w:rtl/>
        </w:rPr>
        <w:t xml:space="preserve">جل تحقيق الأهداف </w:t>
      </w:r>
      <w:r w:rsidR="00A5044C" w:rsidRPr="00DE6131">
        <w:rPr>
          <w:rFonts w:hint="cs"/>
          <w:color w:val="000000" w:themeColor="text1"/>
          <w:rtl/>
        </w:rPr>
        <w:t xml:space="preserve">الرقابية فعرف </w:t>
      </w:r>
      <w:r w:rsidR="007D3CC5" w:rsidRPr="00DE6131">
        <w:rPr>
          <w:rFonts w:hint="cs"/>
          <w:color w:val="000000" w:themeColor="text1"/>
          <w:rtl/>
        </w:rPr>
        <w:t>العيديد</w:t>
      </w:r>
      <w:r w:rsidR="00A5044C" w:rsidRPr="00DE6131">
        <w:rPr>
          <w:rFonts w:hint="cs"/>
          <w:color w:val="000000" w:themeColor="text1"/>
          <w:rtl/>
        </w:rPr>
        <w:t xml:space="preserve"> من الفقهاء الرقابة </w:t>
      </w:r>
      <w:r w:rsidR="00BA2BB8">
        <w:rPr>
          <w:rFonts w:hint="cs"/>
          <w:color w:val="000000" w:themeColor="text1"/>
          <w:rtl/>
        </w:rPr>
        <w:t>م</w:t>
      </w:r>
      <w:r w:rsidR="00C874EF" w:rsidRPr="00DE6131">
        <w:rPr>
          <w:rFonts w:hint="cs"/>
          <w:color w:val="000000" w:themeColor="text1"/>
          <w:rtl/>
        </w:rPr>
        <w:t xml:space="preserve">ن حيث كونها </w:t>
      </w:r>
      <w:r w:rsidR="00BA2BB8">
        <w:rPr>
          <w:rFonts w:hint="cs"/>
          <w:color w:val="000000" w:themeColor="text1"/>
          <w:rtl/>
        </w:rPr>
        <w:t>مجموعة من الإ</w:t>
      </w:r>
      <w:r w:rsidR="00C874EF" w:rsidRPr="00DE6131">
        <w:rPr>
          <w:rFonts w:hint="cs"/>
          <w:color w:val="000000" w:themeColor="text1"/>
          <w:rtl/>
        </w:rPr>
        <w:t xml:space="preserve">جراءات </w:t>
      </w:r>
      <w:r w:rsidR="00A5044C" w:rsidRPr="00DE6131">
        <w:rPr>
          <w:rFonts w:hint="cs"/>
          <w:color w:val="000000" w:themeColor="text1"/>
          <w:rtl/>
        </w:rPr>
        <w:t>و</w:t>
      </w:r>
      <w:r w:rsidR="00C874EF" w:rsidRPr="00DE6131">
        <w:rPr>
          <w:rFonts w:hint="cs"/>
          <w:color w:val="000000" w:themeColor="text1"/>
          <w:rtl/>
        </w:rPr>
        <w:t xml:space="preserve">الخطوات </w:t>
      </w:r>
      <w:r w:rsidR="00A5044C" w:rsidRPr="00DE6131">
        <w:rPr>
          <w:rFonts w:hint="cs"/>
          <w:color w:val="000000" w:themeColor="text1"/>
          <w:rtl/>
        </w:rPr>
        <w:t xml:space="preserve">العملية </w:t>
      </w:r>
      <w:r w:rsidR="00C874EF" w:rsidRPr="00DE6131">
        <w:rPr>
          <w:rFonts w:hint="cs"/>
          <w:color w:val="000000" w:themeColor="text1"/>
          <w:rtl/>
        </w:rPr>
        <w:t>التي يتعين</w:t>
      </w:r>
      <w:r w:rsidR="00BA2BB8">
        <w:rPr>
          <w:rFonts w:hint="cs"/>
          <w:color w:val="000000" w:themeColor="text1"/>
          <w:rtl/>
        </w:rPr>
        <w:t xml:space="preserve"> على القائم بها التقيد بها من أ</w:t>
      </w:r>
      <w:r w:rsidR="00A5044C" w:rsidRPr="00DE6131">
        <w:rPr>
          <w:rFonts w:hint="cs"/>
          <w:color w:val="000000" w:themeColor="text1"/>
          <w:rtl/>
        </w:rPr>
        <w:t>جل ا</w:t>
      </w:r>
      <w:r w:rsidR="00C874EF" w:rsidRPr="00DE6131">
        <w:rPr>
          <w:rFonts w:hint="cs"/>
          <w:color w:val="000000" w:themeColor="text1"/>
          <w:rtl/>
        </w:rPr>
        <w:t>لقيام بعملية الرقابة</w:t>
      </w:r>
      <w:r w:rsidR="00A5044C" w:rsidRPr="00DE6131">
        <w:rPr>
          <w:rFonts w:hint="cs"/>
          <w:color w:val="000000" w:themeColor="text1"/>
          <w:rtl/>
        </w:rPr>
        <w:t xml:space="preserve"> على </w:t>
      </w:r>
      <w:r w:rsidR="007D3CC5" w:rsidRPr="00DE6131">
        <w:rPr>
          <w:rFonts w:hint="cs"/>
          <w:color w:val="000000" w:themeColor="text1"/>
          <w:rtl/>
        </w:rPr>
        <w:t>أكمل</w:t>
      </w:r>
      <w:r w:rsidR="00A5044C" w:rsidRPr="00DE6131">
        <w:rPr>
          <w:rFonts w:hint="cs"/>
          <w:color w:val="000000" w:themeColor="text1"/>
          <w:rtl/>
        </w:rPr>
        <w:t xml:space="preserve"> </w:t>
      </w:r>
      <w:r w:rsidR="006A184A" w:rsidRPr="00DE6131">
        <w:rPr>
          <w:rFonts w:hint="cs"/>
          <w:color w:val="000000" w:themeColor="text1"/>
          <w:rtl/>
        </w:rPr>
        <w:t>وجه،</w:t>
      </w:r>
      <w:r w:rsidR="00A5044C" w:rsidRPr="00DE6131">
        <w:rPr>
          <w:rFonts w:hint="cs"/>
          <w:color w:val="000000" w:themeColor="text1"/>
          <w:rtl/>
        </w:rPr>
        <w:t xml:space="preserve"> وفي سبيل ذلك </w:t>
      </w:r>
      <w:r w:rsidR="006A184A" w:rsidRPr="00DE6131">
        <w:rPr>
          <w:rFonts w:hint="cs"/>
          <w:color w:val="000000" w:themeColor="text1"/>
          <w:rtl/>
        </w:rPr>
        <w:t>يتعين وجود</w:t>
      </w:r>
      <w:r w:rsidR="00C874EF" w:rsidRPr="00DE6131">
        <w:rPr>
          <w:rFonts w:hint="cs"/>
          <w:color w:val="000000" w:themeColor="text1"/>
          <w:rtl/>
        </w:rPr>
        <w:t xml:space="preserve"> بيانات </w:t>
      </w:r>
      <w:r w:rsidR="00B320BA" w:rsidRPr="00DE6131">
        <w:rPr>
          <w:rFonts w:hint="cs"/>
          <w:color w:val="000000" w:themeColor="text1"/>
          <w:rtl/>
        </w:rPr>
        <w:t xml:space="preserve">عن أوجه النشاط </w:t>
      </w:r>
      <w:r w:rsidR="007D3CC5" w:rsidRPr="00DE6131">
        <w:rPr>
          <w:rFonts w:hint="cs"/>
          <w:color w:val="000000" w:themeColor="text1"/>
          <w:rtl/>
        </w:rPr>
        <w:t>المتعددة كشرط</w:t>
      </w:r>
      <w:r w:rsidR="00B320BA" w:rsidRPr="00DE6131">
        <w:rPr>
          <w:rFonts w:hint="cs"/>
          <w:color w:val="000000" w:themeColor="text1"/>
          <w:rtl/>
        </w:rPr>
        <w:t xml:space="preserve"> </w:t>
      </w:r>
      <w:r w:rsidR="00A5044C" w:rsidRPr="00DE6131">
        <w:rPr>
          <w:rFonts w:hint="cs"/>
          <w:color w:val="000000" w:themeColor="text1"/>
          <w:rtl/>
        </w:rPr>
        <w:t xml:space="preserve">جوهري </w:t>
      </w:r>
      <w:r w:rsidR="00BA2BB8">
        <w:rPr>
          <w:rFonts w:hint="cs"/>
          <w:color w:val="000000" w:themeColor="text1"/>
          <w:rtl/>
        </w:rPr>
        <w:t>وأ</w:t>
      </w:r>
      <w:r w:rsidR="007D3CC5" w:rsidRPr="00DE6131">
        <w:rPr>
          <w:rFonts w:hint="cs"/>
          <w:color w:val="000000" w:themeColor="text1"/>
          <w:rtl/>
        </w:rPr>
        <w:t>ساسي للقيام بعملية</w:t>
      </w:r>
      <w:r w:rsidR="00A5044C" w:rsidRPr="00DE6131">
        <w:rPr>
          <w:rFonts w:hint="cs"/>
          <w:color w:val="000000" w:themeColor="text1"/>
          <w:rtl/>
        </w:rPr>
        <w:t xml:space="preserve"> </w:t>
      </w:r>
      <w:r w:rsidR="00BA2BB8">
        <w:rPr>
          <w:rFonts w:hint="cs"/>
          <w:color w:val="000000" w:themeColor="text1"/>
          <w:rtl/>
        </w:rPr>
        <w:t>الرقابة على أ</w:t>
      </w:r>
      <w:r w:rsidR="00B320BA" w:rsidRPr="00DE6131">
        <w:rPr>
          <w:rFonts w:hint="cs"/>
          <w:color w:val="000000" w:themeColor="text1"/>
          <w:rtl/>
        </w:rPr>
        <w:t xml:space="preserve">ن </w:t>
      </w:r>
      <w:r w:rsidR="00A5044C" w:rsidRPr="00DE6131">
        <w:rPr>
          <w:rFonts w:hint="cs"/>
          <w:color w:val="000000" w:themeColor="text1"/>
          <w:rtl/>
        </w:rPr>
        <w:t>تنجز في ال</w:t>
      </w:r>
      <w:r w:rsidR="00B320BA" w:rsidRPr="00DE6131">
        <w:rPr>
          <w:rFonts w:hint="cs"/>
          <w:color w:val="000000" w:themeColor="text1"/>
          <w:rtl/>
        </w:rPr>
        <w:t xml:space="preserve">شكل </w:t>
      </w:r>
      <w:r w:rsidR="00A5044C" w:rsidRPr="00DE6131">
        <w:rPr>
          <w:rFonts w:hint="cs"/>
          <w:color w:val="000000" w:themeColor="text1"/>
          <w:rtl/>
        </w:rPr>
        <w:t xml:space="preserve">الذي </w:t>
      </w:r>
      <w:r w:rsidR="00B320BA" w:rsidRPr="00DE6131">
        <w:rPr>
          <w:rFonts w:hint="cs"/>
          <w:color w:val="000000" w:themeColor="text1"/>
          <w:rtl/>
        </w:rPr>
        <w:t xml:space="preserve">يمكن </w:t>
      </w:r>
      <w:r w:rsidR="00A5044C" w:rsidRPr="00DE6131">
        <w:rPr>
          <w:rFonts w:hint="cs"/>
          <w:color w:val="000000" w:themeColor="text1"/>
          <w:rtl/>
        </w:rPr>
        <w:t xml:space="preserve">من </w:t>
      </w:r>
      <w:r w:rsidR="00B320BA" w:rsidRPr="00DE6131">
        <w:rPr>
          <w:rFonts w:hint="cs"/>
          <w:color w:val="000000" w:themeColor="text1"/>
          <w:rtl/>
        </w:rPr>
        <w:t>الاستفادة منها في متابعة النشاط ومراجعة نتائج ال</w:t>
      </w:r>
      <w:r w:rsidR="00BA2BB8">
        <w:rPr>
          <w:rFonts w:hint="cs"/>
          <w:color w:val="000000" w:themeColor="text1"/>
          <w:rtl/>
        </w:rPr>
        <w:t>أ</w:t>
      </w:r>
      <w:r w:rsidR="00B320BA" w:rsidRPr="00DE6131">
        <w:rPr>
          <w:rFonts w:hint="cs"/>
          <w:color w:val="000000" w:themeColor="text1"/>
          <w:rtl/>
        </w:rPr>
        <w:t>عمال وفحصها</w:t>
      </w:r>
      <w:r w:rsidR="00A5044C" w:rsidRPr="00DE6131">
        <w:rPr>
          <w:rFonts w:hint="cs"/>
          <w:color w:val="000000" w:themeColor="text1"/>
          <w:rtl/>
        </w:rPr>
        <w:t>.</w:t>
      </w:r>
    </w:p>
    <w:p w14:paraId="18B1AE94" w14:textId="7819D7A8" w:rsidR="002575B9" w:rsidRPr="00DE6131" w:rsidRDefault="00A5044C" w:rsidP="003F1478">
      <w:pPr>
        <w:ind w:firstLine="0"/>
        <w:rPr>
          <w:color w:val="000000" w:themeColor="text1"/>
          <w:rtl/>
        </w:rPr>
      </w:pPr>
      <w:r w:rsidRPr="00DE6131">
        <w:rPr>
          <w:rFonts w:hint="cs"/>
          <w:color w:val="000000" w:themeColor="text1"/>
          <w:rtl/>
        </w:rPr>
        <w:lastRenderedPageBreak/>
        <w:t xml:space="preserve">3/ </w:t>
      </w:r>
      <w:r w:rsidR="00922638" w:rsidRPr="00DE6131">
        <w:rPr>
          <w:rFonts w:hint="cs"/>
          <w:color w:val="000000" w:themeColor="text1"/>
          <w:rtl/>
        </w:rPr>
        <w:t>الأجهزة والأشخاص القائمين بممارسة الوظيفة الرقابية</w:t>
      </w:r>
      <w:r w:rsidRPr="00DE6131">
        <w:rPr>
          <w:rFonts w:hint="cs"/>
          <w:color w:val="000000" w:themeColor="text1"/>
          <w:rtl/>
        </w:rPr>
        <w:t xml:space="preserve"> </w:t>
      </w:r>
      <w:r w:rsidR="00884963" w:rsidRPr="00DE6131">
        <w:rPr>
          <w:rFonts w:hint="cs"/>
          <w:color w:val="000000" w:themeColor="text1"/>
          <w:rtl/>
        </w:rPr>
        <w:t xml:space="preserve">وفقا لهذا المدخل </w:t>
      </w:r>
      <w:r w:rsidRPr="00DE6131">
        <w:rPr>
          <w:rFonts w:hint="cs"/>
          <w:color w:val="000000" w:themeColor="text1"/>
          <w:rtl/>
        </w:rPr>
        <w:t xml:space="preserve">الذي </w:t>
      </w:r>
      <w:r w:rsidR="00884963" w:rsidRPr="00DE6131">
        <w:rPr>
          <w:rFonts w:hint="cs"/>
          <w:color w:val="000000" w:themeColor="text1"/>
          <w:rtl/>
        </w:rPr>
        <w:t xml:space="preserve">يركز </w:t>
      </w:r>
      <w:r w:rsidRPr="00DE6131">
        <w:rPr>
          <w:rFonts w:hint="cs"/>
          <w:color w:val="000000" w:themeColor="text1"/>
          <w:rtl/>
        </w:rPr>
        <w:t xml:space="preserve">على الجانب العضوي فيرى </w:t>
      </w:r>
      <w:r w:rsidR="00884963" w:rsidRPr="00DE6131">
        <w:rPr>
          <w:rFonts w:hint="cs"/>
          <w:color w:val="000000" w:themeColor="text1"/>
          <w:rtl/>
        </w:rPr>
        <w:t xml:space="preserve">جانب من الفقهاء في تعريفهم للرقابة على </w:t>
      </w:r>
      <w:r w:rsidRPr="00DE6131">
        <w:rPr>
          <w:rFonts w:hint="cs"/>
          <w:color w:val="000000" w:themeColor="text1"/>
          <w:rtl/>
        </w:rPr>
        <w:t>القائمين بها</w:t>
      </w:r>
      <w:r w:rsidR="009F720B" w:rsidRPr="00DE6131">
        <w:rPr>
          <w:rFonts w:hint="cs"/>
          <w:color w:val="000000" w:themeColor="text1"/>
          <w:rtl/>
        </w:rPr>
        <w:t>، فتعرفها من خلال ال</w:t>
      </w:r>
      <w:r w:rsidR="00BA2BB8">
        <w:rPr>
          <w:rFonts w:hint="cs"/>
          <w:color w:val="000000" w:themeColor="text1"/>
          <w:rtl/>
        </w:rPr>
        <w:t>أ</w:t>
      </w:r>
      <w:r w:rsidR="009F720B" w:rsidRPr="00DE6131">
        <w:rPr>
          <w:rFonts w:hint="cs"/>
          <w:color w:val="000000" w:themeColor="text1"/>
          <w:rtl/>
        </w:rPr>
        <w:t>جهزة</w:t>
      </w:r>
      <w:r w:rsidRPr="00DE6131">
        <w:rPr>
          <w:rFonts w:hint="cs"/>
          <w:color w:val="000000" w:themeColor="text1"/>
          <w:rtl/>
        </w:rPr>
        <w:t xml:space="preserve"> </w:t>
      </w:r>
      <w:r w:rsidR="00884963" w:rsidRPr="00DE6131">
        <w:rPr>
          <w:rFonts w:hint="cs"/>
          <w:color w:val="000000" w:themeColor="text1"/>
          <w:rtl/>
        </w:rPr>
        <w:t xml:space="preserve"> </w:t>
      </w:r>
      <w:r w:rsidR="009F720B" w:rsidRPr="00DE6131">
        <w:rPr>
          <w:rFonts w:hint="cs"/>
          <w:color w:val="000000" w:themeColor="text1"/>
          <w:rtl/>
        </w:rPr>
        <w:t xml:space="preserve">التي </w:t>
      </w:r>
      <w:r w:rsidR="003F1478">
        <w:rPr>
          <w:rFonts w:hint="cs"/>
          <w:color w:val="000000" w:themeColor="text1"/>
          <w:rtl/>
        </w:rPr>
        <w:t xml:space="preserve">عليها </w:t>
      </w:r>
      <w:r w:rsidR="009F720B" w:rsidRPr="00DE6131">
        <w:rPr>
          <w:rFonts w:hint="cs"/>
          <w:color w:val="000000" w:themeColor="text1"/>
          <w:rtl/>
        </w:rPr>
        <w:t xml:space="preserve">القيام بعملية </w:t>
      </w:r>
      <w:r w:rsidR="00884963" w:rsidRPr="00DE6131">
        <w:rPr>
          <w:rFonts w:hint="cs"/>
          <w:color w:val="000000" w:themeColor="text1"/>
          <w:rtl/>
        </w:rPr>
        <w:t>المراجعة والفحص والمتابع</w:t>
      </w:r>
      <w:r w:rsidR="003F1478">
        <w:rPr>
          <w:rFonts w:hint="cs"/>
          <w:color w:val="000000" w:themeColor="text1"/>
          <w:rtl/>
        </w:rPr>
        <w:t>ة وجمع المعلومات وتحليل النتائج</w:t>
      </w:r>
      <w:r w:rsidR="00884963" w:rsidRPr="00DE6131">
        <w:rPr>
          <w:rFonts w:hint="cs"/>
          <w:color w:val="000000" w:themeColor="text1"/>
          <w:rtl/>
        </w:rPr>
        <w:t xml:space="preserve">، فالرقابة وفق لهذا </w:t>
      </w:r>
      <w:r w:rsidR="009F720B" w:rsidRPr="00DE6131">
        <w:rPr>
          <w:rFonts w:hint="cs"/>
          <w:color w:val="000000" w:themeColor="text1"/>
          <w:rtl/>
        </w:rPr>
        <w:t>المدخل</w:t>
      </w:r>
      <w:r w:rsidR="00884963" w:rsidRPr="00DE6131">
        <w:rPr>
          <w:rFonts w:hint="cs"/>
          <w:color w:val="000000" w:themeColor="text1"/>
          <w:rtl/>
        </w:rPr>
        <w:t xml:space="preserve"> هي الوظيفة الأساسية التي تمارسها أجهزة متعددة بغية التأكد من تح</w:t>
      </w:r>
      <w:r w:rsidR="009F720B" w:rsidRPr="00DE6131">
        <w:rPr>
          <w:rFonts w:hint="cs"/>
          <w:color w:val="000000" w:themeColor="text1"/>
          <w:rtl/>
        </w:rPr>
        <w:t>قيق النشاط المالي للدولة لغايته</w:t>
      </w:r>
      <w:r w:rsidR="00884963" w:rsidRPr="00DE6131">
        <w:rPr>
          <w:rFonts w:hint="cs"/>
          <w:color w:val="000000" w:themeColor="text1"/>
          <w:rtl/>
        </w:rPr>
        <w:t xml:space="preserve">، حسب ما </w:t>
      </w:r>
      <w:r w:rsidR="009F720B" w:rsidRPr="00DE6131">
        <w:rPr>
          <w:rFonts w:hint="cs"/>
          <w:color w:val="000000" w:themeColor="text1"/>
          <w:rtl/>
        </w:rPr>
        <w:t xml:space="preserve">تم </w:t>
      </w:r>
      <w:r w:rsidR="00884963" w:rsidRPr="00DE6131">
        <w:rPr>
          <w:rFonts w:hint="cs"/>
          <w:color w:val="000000" w:themeColor="text1"/>
          <w:rtl/>
        </w:rPr>
        <w:t>تحد</w:t>
      </w:r>
      <w:r w:rsidR="009F720B" w:rsidRPr="00DE6131">
        <w:rPr>
          <w:rFonts w:hint="cs"/>
          <w:color w:val="000000" w:themeColor="text1"/>
          <w:rtl/>
        </w:rPr>
        <w:t>ي</w:t>
      </w:r>
      <w:r w:rsidR="00884963" w:rsidRPr="00DE6131">
        <w:rPr>
          <w:rFonts w:hint="cs"/>
          <w:color w:val="000000" w:themeColor="text1"/>
          <w:rtl/>
        </w:rPr>
        <w:t>د</w:t>
      </w:r>
      <w:r w:rsidR="009F720B" w:rsidRPr="00DE6131">
        <w:rPr>
          <w:rFonts w:hint="cs"/>
          <w:color w:val="000000" w:themeColor="text1"/>
          <w:rtl/>
        </w:rPr>
        <w:t>ه سلفا</w:t>
      </w:r>
      <w:r w:rsidR="00884963" w:rsidRPr="00DE6131">
        <w:rPr>
          <w:rFonts w:hint="cs"/>
          <w:color w:val="000000" w:themeColor="text1"/>
          <w:rtl/>
        </w:rPr>
        <w:t xml:space="preserve"> في </w:t>
      </w:r>
      <w:r w:rsidR="009F720B" w:rsidRPr="00DE6131">
        <w:rPr>
          <w:rFonts w:hint="cs"/>
          <w:color w:val="000000" w:themeColor="text1"/>
          <w:rtl/>
        </w:rPr>
        <w:t>الموازنة وما تم التخطيط له في اطار ترشيد</w:t>
      </w:r>
      <w:r w:rsidR="00A76A8F" w:rsidRPr="00DE6131">
        <w:rPr>
          <w:rFonts w:hint="cs"/>
          <w:color w:val="000000" w:themeColor="text1"/>
          <w:rtl/>
        </w:rPr>
        <w:t xml:space="preserve"> المال العام وعلى حسن سير الإدارة </w:t>
      </w:r>
      <w:r w:rsidR="001E1B9B" w:rsidRPr="00DE6131">
        <w:rPr>
          <w:rStyle w:val="Appelnotedebasdep"/>
          <w:color w:val="000000" w:themeColor="text1"/>
          <w:rtl/>
        </w:rPr>
        <w:footnoteReference w:id="119"/>
      </w:r>
      <w:r w:rsidR="00302D6F" w:rsidRPr="00DE6131">
        <w:rPr>
          <w:rFonts w:hint="cs"/>
          <w:color w:val="000000" w:themeColor="text1"/>
          <w:rtl/>
        </w:rPr>
        <w:t xml:space="preserve"> </w:t>
      </w:r>
      <w:r w:rsidR="003F1478">
        <w:rPr>
          <w:rFonts w:hint="cs"/>
          <w:color w:val="000000" w:themeColor="text1"/>
          <w:rtl/>
        </w:rPr>
        <w:t>أ</w:t>
      </w:r>
      <w:r w:rsidR="00A76A8F" w:rsidRPr="00DE6131">
        <w:rPr>
          <w:rFonts w:hint="cs"/>
          <w:color w:val="000000" w:themeColor="text1"/>
          <w:rtl/>
        </w:rPr>
        <w:t xml:space="preserve">و </w:t>
      </w:r>
      <w:r w:rsidR="009F720B" w:rsidRPr="00DE6131">
        <w:rPr>
          <w:rFonts w:hint="cs"/>
          <w:color w:val="000000" w:themeColor="text1"/>
          <w:rtl/>
        </w:rPr>
        <w:t>أ</w:t>
      </w:r>
      <w:r w:rsidR="00A76A8F" w:rsidRPr="00DE6131">
        <w:rPr>
          <w:rFonts w:hint="cs"/>
          <w:color w:val="000000" w:themeColor="text1"/>
          <w:rtl/>
        </w:rPr>
        <w:t>ن</w:t>
      </w:r>
      <w:r w:rsidR="003F1478">
        <w:rPr>
          <w:rFonts w:hint="cs"/>
          <w:color w:val="000000" w:themeColor="text1"/>
          <w:rtl/>
        </w:rPr>
        <w:t>ها المساءلة التي تقوم بها سلطة أ</w:t>
      </w:r>
      <w:r w:rsidR="00A76A8F" w:rsidRPr="00DE6131">
        <w:rPr>
          <w:rFonts w:hint="cs"/>
          <w:color w:val="000000" w:themeColor="text1"/>
          <w:rtl/>
        </w:rPr>
        <w:t>و هيئة متخصصة لها الصلاحيات الكاملة في المراجعة والفحص الموضوعي لنفقات وموارد الدولة لتحقيقها وتحليلها من حيث الاقتصاد والكفاءة والفعالية لتقييمها وتقويمها إداريا وقانونيا في الوقت المناسب وبالتكلفة المعقولة</w:t>
      </w:r>
      <w:r w:rsidR="009F720B" w:rsidRPr="00DE6131">
        <w:rPr>
          <w:rFonts w:hint="cs"/>
          <w:color w:val="000000" w:themeColor="text1"/>
          <w:rtl/>
        </w:rPr>
        <w:t>.</w:t>
      </w:r>
      <w:r w:rsidR="00A76A8F" w:rsidRPr="00DE6131">
        <w:rPr>
          <w:rFonts w:hint="cs"/>
          <w:color w:val="000000" w:themeColor="text1"/>
          <w:rtl/>
        </w:rPr>
        <w:t xml:space="preserve"> </w:t>
      </w:r>
    </w:p>
    <w:p w14:paraId="51A1E0EC" w14:textId="7F9DD591" w:rsidR="009F720B" w:rsidRPr="00DE6131" w:rsidRDefault="009F720B" w:rsidP="001B4F5A">
      <w:pPr>
        <w:rPr>
          <w:rtl/>
        </w:rPr>
      </w:pPr>
      <w:r w:rsidRPr="00DE6131">
        <w:rPr>
          <w:rFonts w:hint="cs"/>
          <w:rtl/>
        </w:rPr>
        <w:t xml:space="preserve">ومن جانب </w:t>
      </w:r>
      <w:r w:rsidR="003F1478">
        <w:rPr>
          <w:rFonts w:hint="cs"/>
          <w:rtl/>
        </w:rPr>
        <w:t>آ</w:t>
      </w:r>
      <w:r w:rsidRPr="00DE6131">
        <w:rPr>
          <w:rFonts w:hint="cs"/>
          <w:rtl/>
        </w:rPr>
        <w:t>خر تعرف الرقابة على أنها مجموعة الوسائل التي تمتلكها الإدارة في مرحل</w:t>
      </w:r>
      <w:r w:rsidR="003F1478">
        <w:rPr>
          <w:rFonts w:hint="cs"/>
          <w:rtl/>
        </w:rPr>
        <w:t>ة التنفيذ  والتي من شانها أ</w:t>
      </w:r>
      <w:r w:rsidRPr="00DE6131">
        <w:rPr>
          <w:rFonts w:hint="cs"/>
          <w:rtl/>
        </w:rPr>
        <w:t>ن</w:t>
      </w:r>
      <w:r w:rsidR="00221A83">
        <w:rPr>
          <w:rFonts w:hint="cs"/>
          <w:rtl/>
        </w:rPr>
        <w:t xml:space="preserve"> تجعل التنفيذ محققا للغرض الذي أبرمت عقودها من أ</w:t>
      </w:r>
      <w:r w:rsidRPr="00DE6131">
        <w:rPr>
          <w:rFonts w:hint="cs"/>
          <w:rtl/>
        </w:rPr>
        <w:t>جله ، فيقصد</w:t>
      </w:r>
      <w:r w:rsidR="00221A83">
        <w:rPr>
          <w:rFonts w:hint="cs"/>
          <w:rtl/>
        </w:rPr>
        <w:t xml:space="preserve"> بها وفقا للمعنى الضيق  سلطة الإشراف على تنفيذ العقد وبمعنى آخر أ</w:t>
      </w:r>
      <w:r w:rsidRPr="00DE6131">
        <w:rPr>
          <w:rFonts w:hint="cs"/>
          <w:rtl/>
        </w:rPr>
        <w:t xml:space="preserve">كثر ايضاحا حق الإدارة في مراقبة التنفيذ </w:t>
      </w:r>
      <w:r w:rsidR="007D3CC5" w:rsidRPr="00DE6131">
        <w:rPr>
          <w:rFonts w:hint="cs"/>
          <w:rtl/>
        </w:rPr>
        <w:t>والتأكد</w:t>
      </w:r>
      <w:r w:rsidRPr="00DE6131">
        <w:rPr>
          <w:rFonts w:hint="cs"/>
          <w:rtl/>
        </w:rPr>
        <w:t xml:space="preserve"> من </w:t>
      </w:r>
      <w:r w:rsidR="003904A0" w:rsidRPr="00DE6131">
        <w:rPr>
          <w:rFonts w:hint="cs"/>
          <w:rtl/>
        </w:rPr>
        <w:t>مدى مطابقته ت</w:t>
      </w:r>
      <w:r w:rsidRPr="00DE6131">
        <w:rPr>
          <w:rFonts w:hint="cs"/>
          <w:rtl/>
        </w:rPr>
        <w:t xml:space="preserve">تضمنه </w:t>
      </w:r>
      <w:r w:rsidR="003904A0" w:rsidRPr="00DE6131">
        <w:rPr>
          <w:rFonts w:hint="cs"/>
          <w:rtl/>
        </w:rPr>
        <w:t xml:space="preserve">بنود </w:t>
      </w:r>
      <w:r w:rsidRPr="00DE6131">
        <w:rPr>
          <w:rFonts w:hint="cs"/>
          <w:rtl/>
        </w:rPr>
        <w:t>العقد من شرو</w:t>
      </w:r>
      <w:r w:rsidR="00221A83">
        <w:rPr>
          <w:rFonts w:hint="cs"/>
          <w:rtl/>
        </w:rPr>
        <w:t>ط وأ</w:t>
      </w:r>
      <w:r w:rsidR="003904A0" w:rsidRPr="00DE6131">
        <w:rPr>
          <w:rFonts w:hint="cs"/>
          <w:rtl/>
        </w:rPr>
        <w:t xml:space="preserve">حكام ، ويمكن ممارسة عملية </w:t>
      </w:r>
      <w:r w:rsidRPr="00DE6131">
        <w:rPr>
          <w:rFonts w:hint="cs"/>
          <w:rtl/>
        </w:rPr>
        <w:t xml:space="preserve"> الرقابة </w:t>
      </w:r>
      <w:r w:rsidR="004B6755" w:rsidRPr="00DE6131">
        <w:rPr>
          <w:rFonts w:hint="cs"/>
          <w:rtl/>
        </w:rPr>
        <w:t>في شكل</w:t>
      </w:r>
      <w:r w:rsidR="00221A83">
        <w:rPr>
          <w:rFonts w:hint="cs"/>
          <w:rtl/>
        </w:rPr>
        <w:t xml:space="preserve"> أ</w:t>
      </w:r>
      <w:r w:rsidRPr="00DE6131">
        <w:rPr>
          <w:rFonts w:hint="cs"/>
          <w:rtl/>
        </w:rPr>
        <w:t>عمال مادية</w:t>
      </w:r>
      <w:r w:rsidR="004B6755" w:rsidRPr="00DE6131">
        <w:rPr>
          <w:rFonts w:hint="cs"/>
          <w:rtl/>
        </w:rPr>
        <w:t xml:space="preserve"> ميدانية </w:t>
      </w:r>
      <w:r w:rsidRPr="00DE6131">
        <w:rPr>
          <w:rFonts w:hint="cs"/>
          <w:rtl/>
        </w:rPr>
        <w:t xml:space="preserve"> مثل دخول مندوبي الجهة الإدارية</w:t>
      </w:r>
      <w:r w:rsidR="004B6755" w:rsidRPr="00DE6131">
        <w:rPr>
          <w:rFonts w:hint="cs"/>
          <w:rtl/>
        </w:rPr>
        <w:t xml:space="preserve"> المتعاقدة </w:t>
      </w:r>
      <w:r w:rsidRPr="00DE6131">
        <w:rPr>
          <w:rFonts w:hint="cs"/>
          <w:rtl/>
        </w:rPr>
        <w:t xml:space="preserve"> أماكن </w:t>
      </w:r>
      <w:r w:rsidR="004B6755" w:rsidRPr="00DE6131">
        <w:rPr>
          <w:rFonts w:hint="cs"/>
          <w:rtl/>
        </w:rPr>
        <w:t>تنفيذ العقد</w:t>
      </w:r>
      <w:r w:rsidRPr="00DE6131">
        <w:rPr>
          <w:rFonts w:hint="cs"/>
          <w:rtl/>
        </w:rPr>
        <w:t xml:space="preserve"> </w:t>
      </w:r>
      <w:r w:rsidR="007D3CC5" w:rsidRPr="00DE6131">
        <w:rPr>
          <w:rFonts w:hint="cs"/>
          <w:rtl/>
        </w:rPr>
        <w:t>للتأكد</w:t>
      </w:r>
      <w:r w:rsidRPr="00DE6131">
        <w:rPr>
          <w:rFonts w:hint="cs"/>
          <w:rtl/>
        </w:rPr>
        <w:t xml:space="preserve"> من وتيرة</w:t>
      </w:r>
      <w:r w:rsidR="004B6755" w:rsidRPr="00DE6131">
        <w:rPr>
          <w:rFonts w:hint="cs"/>
          <w:rtl/>
        </w:rPr>
        <w:t xml:space="preserve"> سير</w:t>
      </w:r>
      <w:r w:rsidRPr="00DE6131">
        <w:rPr>
          <w:rFonts w:hint="cs"/>
          <w:rtl/>
        </w:rPr>
        <w:t xml:space="preserve"> العمل </w:t>
      </w:r>
      <w:r w:rsidR="004B6755" w:rsidRPr="00DE6131">
        <w:rPr>
          <w:rFonts w:hint="cs"/>
          <w:rtl/>
        </w:rPr>
        <w:t>ومعاينة</w:t>
      </w:r>
      <w:r w:rsidRPr="00DE6131">
        <w:rPr>
          <w:rFonts w:hint="cs"/>
          <w:rtl/>
        </w:rPr>
        <w:t xml:space="preserve"> </w:t>
      </w:r>
      <w:r w:rsidR="004B6755" w:rsidRPr="00DE6131">
        <w:rPr>
          <w:rFonts w:hint="cs"/>
          <w:rtl/>
        </w:rPr>
        <w:t xml:space="preserve">العتاد اللازم </w:t>
      </w:r>
      <w:r w:rsidRPr="00DE6131">
        <w:rPr>
          <w:rFonts w:hint="cs"/>
          <w:rtl/>
        </w:rPr>
        <w:t xml:space="preserve"> المستعمل</w:t>
      </w:r>
      <w:r w:rsidR="004B6755" w:rsidRPr="00DE6131">
        <w:rPr>
          <w:rFonts w:hint="cs"/>
          <w:rtl/>
        </w:rPr>
        <w:t xml:space="preserve"> في تشغيل المشروع </w:t>
      </w:r>
      <w:r w:rsidR="007D3CC5" w:rsidRPr="00DE6131">
        <w:rPr>
          <w:rFonts w:hint="cs"/>
          <w:rtl/>
        </w:rPr>
        <w:t>والتأكد</w:t>
      </w:r>
      <w:r w:rsidR="00221A83">
        <w:rPr>
          <w:rFonts w:hint="cs"/>
          <w:rtl/>
        </w:rPr>
        <w:t xml:space="preserve"> من جودة الخدمة العمومية</w:t>
      </w:r>
      <w:r w:rsidR="004B6755" w:rsidRPr="00DE6131">
        <w:rPr>
          <w:rFonts w:hint="cs"/>
          <w:rtl/>
        </w:rPr>
        <w:t xml:space="preserve">، كما يمكن </w:t>
      </w:r>
      <w:r w:rsidRPr="00DE6131">
        <w:rPr>
          <w:rFonts w:hint="cs"/>
          <w:rtl/>
        </w:rPr>
        <w:t xml:space="preserve"> </w:t>
      </w:r>
      <w:r w:rsidR="004B6755" w:rsidRPr="00DE6131">
        <w:rPr>
          <w:rFonts w:hint="cs"/>
          <w:rtl/>
        </w:rPr>
        <w:t xml:space="preserve">أن تمارس الرقابة كذلك </w:t>
      </w:r>
      <w:r w:rsidRPr="00DE6131">
        <w:rPr>
          <w:rFonts w:hint="cs"/>
          <w:rtl/>
        </w:rPr>
        <w:t xml:space="preserve"> في ص</w:t>
      </w:r>
      <w:r w:rsidR="00221A83">
        <w:rPr>
          <w:rFonts w:hint="cs"/>
          <w:rtl/>
        </w:rPr>
        <w:t>ورة أ</w:t>
      </w:r>
      <w:r w:rsidRPr="00DE6131">
        <w:rPr>
          <w:rFonts w:hint="cs"/>
          <w:rtl/>
        </w:rPr>
        <w:t xml:space="preserve">عمال قانونية </w:t>
      </w:r>
      <w:r w:rsidR="004B6755" w:rsidRPr="00DE6131">
        <w:rPr>
          <w:rFonts w:hint="cs"/>
          <w:rtl/>
        </w:rPr>
        <w:t xml:space="preserve">من خلال </w:t>
      </w:r>
      <w:r w:rsidR="00221A83">
        <w:rPr>
          <w:rFonts w:hint="cs"/>
          <w:rtl/>
        </w:rPr>
        <w:t>إصدار التعليمات والأ</w:t>
      </w:r>
      <w:r w:rsidRPr="00DE6131">
        <w:rPr>
          <w:rFonts w:hint="cs"/>
          <w:rtl/>
        </w:rPr>
        <w:t xml:space="preserve">وامر </w:t>
      </w:r>
      <w:r w:rsidR="004B6755" w:rsidRPr="00DE6131">
        <w:rPr>
          <w:rFonts w:hint="cs"/>
          <w:rtl/>
        </w:rPr>
        <w:t>والتوجيهات اللازمة</w:t>
      </w:r>
      <w:r w:rsidRPr="00DE6131">
        <w:rPr>
          <w:rFonts w:hint="cs"/>
          <w:rtl/>
        </w:rPr>
        <w:t xml:space="preserve"> الى المتعاقد</w:t>
      </w:r>
      <w:r w:rsidR="004B6755" w:rsidRPr="00DE6131">
        <w:rPr>
          <w:rFonts w:hint="cs"/>
          <w:rtl/>
        </w:rPr>
        <w:t xml:space="preserve"> مع الإدارة</w:t>
      </w:r>
      <w:r w:rsidRPr="00DE6131">
        <w:rPr>
          <w:rFonts w:hint="cs"/>
          <w:rtl/>
        </w:rPr>
        <w:t xml:space="preserve">، </w:t>
      </w:r>
      <w:r w:rsidR="004B6755" w:rsidRPr="00DE6131">
        <w:rPr>
          <w:rFonts w:hint="cs"/>
          <w:rtl/>
        </w:rPr>
        <w:t xml:space="preserve">فالجهة الإدارية المتعاقدة </w:t>
      </w:r>
      <w:r w:rsidRPr="00DE6131">
        <w:rPr>
          <w:rFonts w:hint="cs"/>
          <w:rtl/>
        </w:rPr>
        <w:t xml:space="preserve"> تملك </w:t>
      </w:r>
      <w:r w:rsidR="004B6755" w:rsidRPr="00DE6131">
        <w:rPr>
          <w:rFonts w:hint="cs"/>
          <w:rtl/>
        </w:rPr>
        <w:t xml:space="preserve">صلاحية </w:t>
      </w:r>
      <w:r w:rsidR="00221A83">
        <w:rPr>
          <w:rFonts w:hint="cs"/>
          <w:rtl/>
        </w:rPr>
        <w:t xml:space="preserve"> الاشراف المباشر على أ</w:t>
      </w:r>
      <w:r w:rsidRPr="00DE6131">
        <w:rPr>
          <w:rFonts w:hint="cs"/>
          <w:rtl/>
        </w:rPr>
        <w:t>عمال المتعاقد معها</w:t>
      </w:r>
      <w:r w:rsidR="004B6755" w:rsidRPr="00DE6131">
        <w:rPr>
          <w:rFonts w:hint="cs"/>
          <w:rtl/>
        </w:rPr>
        <w:t xml:space="preserve">، </w:t>
      </w:r>
      <w:r w:rsidRPr="00DE6131">
        <w:rPr>
          <w:rFonts w:hint="cs"/>
          <w:rtl/>
        </w:rPr>
        <w:t xml:space="preserve">وممارسة الرقابة على </w:t>
      </w:r>
      <w:r w:rsidR="004B6755" w:rsidRPr="00DE6131">
        <w:rPr>
          <w:rFonts w:hint="cs"/>
          <w:rtl/>
        </w:rPr>
        <w:t>جميع</w:t>
      </w:r>
      <w:r w:rsidRPr="00DE6131">
        <w:rPr>
          <w:rFonts w:hint="cs"/>
          <w:rtl/>
        </w:rPr>
        <w:t xml:space="preserve"> مراحل </w:t>
      </w:r>
      <w:r w:rsidR="004B6755" w:rsidRPr="00DE6131">
        <w:rPr>
          <w:rFonts w:hint="cs"/>
          <w:rtl/>
        </w:rPr>
        <w:t xml:space="preserve">وهذا </w:t>
      </w:r>
      <w:r w:rsidRPr="00DE6131">
        <w:rPr>
          <w:rFonts w:hint="cs"/>
          <w:rtl/>
        </w:rPr>
        <w:t xml:space="preserve"> </w:t>
      </w:r>
      <w:r w:rsidR="007D3CC5" w:rsidRPr="00DE6131">
        <w:rPr>
          <w:rFonts w:hint="cs"/>
          <w:rtl/>
        </w:rPr>
        <w:t>للتأكد</w:t>
      </w:r>
      <w:r w:rsidRPr="00DE6131">
        <w:rPr>
          <w:rFonts w:hint="cs"/>
          <w:rtl/>
        </w:rPr>
        <w:t xml:space="preserve"> والاطمئنان </w:t>
      </w:r>
      <w:r w:rsidR="00221A83">
        <w:rPr>
          <w:rFonts w:hint="cs"/>
          <w:rtl/>
        </w:rPr>
        <w:t>على سير المشروع ، وأ</w:t>
      </w:r>
      <w:r w:rsidR="004B6755" w:rsidRPr="00DE6131">
        <w:rPr>
          <w:rFonts w:hint="cs"/>
          <w:rtl/>
        </w:rPr>
        <w:t>ن</w:t>
      </w:r>
      <w:r w:rsidRPr="00DE6131">
        <w:rPr>
          <w:rFonts w:hint="cs"/>
          <w:rtl/>
        </w:rPr>
        <w:t xml:space="preserve"> المتعاقد معها يقوم بتنفيذ التزاماته العقدية</w:t>
      </w:r>
      <w:r w:rsidR="002C04CF" w:rsidRPr="00DE6131">
        <w:rPr>
          <w:rFonts w:hint="cs"/>
          <w:rtl/>
        </w:rPr>
        <w:t xml:space="preserve"> </w:t>
      </w:r>
      <w:r w:rsidR="000B665D">
        <w:rPr>
          <w:rFonts w:hint="cs"/>
          <w:rtl/>
        </w:rPr>
        <w:t>على أ</w:t>
      </w:r>
      <w:r w:rsidRPr="00DE6131">
        <w:rPr>
          <w:rFonts w:hint="cs"/>
          <w:rtl/>
        </w:rPr>
        <w:t xml:space="preserve">كمل وجه وبحسب الشروط التي </w:t>
      </w:r>
      <w:r w:rsidR="000B665D">
        <w:rPr>
          <w:rFonts w:hint="cs"/>
          <w:rtl/>
        </w:rPr>
        <w:t>ت</w:t>
      </w:r>
      <w:r w:rsidRPr="00DE6131">
        <w:rPr>
          <w:rFonts w:hint="cs"/>
          <w:rtl/>
        </w:rPr>
        <w:t>ضم</w:t>
      </w:r>
      <w:r w:rsidR="002C04CF" w:rsidRPr="00DE6131">
        <w:rPr>
          <w:rFonts w:hint="cs"/>
          <w:rtl/>
        </w:rPr>
        <w:t>نها العقد ودفاتر الشروط الخاصة أ</w:t>
      </w:r>
      <w:r w:rsidRPr="00DE6131">
        <w:rPr>
          <w:rFonts w:hint="cs"/>
          <w:rtl/>
        </w:rPr>
        <w:t>و العامة</w:t>
      </w:r>
      <w:r w:rsidRPr="00DE6131">
        <w:rPr>
          <w:rStyle w:val="Appelnotedebasdep"/>
          <w:color w:val="000000" w:themeColor="text1"/>
          <w:rtl/>
        </w:rPr>
        <w:footnoteReference w:id="120"/>
      </w:r>
      <w:r w:rsidRPr="00DE6131">
        <w:rPr>
          <w:rFonts w:hint="cs"/>
          <w:rtl/>
        </w:rPr>
        <w:t>.</w:t>
      </w:r>
    </w:p>
    <w:p w14:paraId="010CE3E5" w14:textId="5A20298E" w:rsidR="00A80659" w:rsidRPr="00DE6131" w:rsidRDefault="002C04CF" w:rsidP="001B4F5A">
      <w:pPr>
        <w:rPr>
          <w:rtl/>
        </w:rPr>
      </w:pPr>
      <w:r w:rsidRPr="00DE6131">
        <w:rPr>
          <w:rFonts w:hint="cs"/>
          <w:rtl/>
        </w:rPr>
        <w:t xml:space="preserve">ومما سبق ومن خلال التعاريف المختلفة والمتعددة التي عالجت موضوع الرقابة يستشف منها </w:t>
      </w:r>
      <w:r w:rsidR="000B665D">
        <w:rPr>
          <w:rFonts w:hint="cs"/>
          <w:rtl/>
        </w:rPr>
        <w:t>إ</w:t>
      </w:r>
      <w:r w:rsidRPr="00DE6131">
        <w:rPr>
          <w:rFonts w:hint="cs"/>
          <w:rtl/>
        </w:rPr>
        <w:t>ن هذا التباين في التعاريف وعدم ال</w:t>
      </w:r>
      <w:r w:rsidR="000B665D">
        <w:rPr>
          <w:rFonts w:hint="cs"/>
          <w:rtl/>
        </w:rPr>
        <w:t>إ</w:t>
      </w:r>
      <w:r w:rsidRPr="00DE6131">
        <w:rPr>
          <w:rFonts w:hint="cs"/>
          <w:rtl/>
        </w:rPr>
        <w:t xml:space="preserve">جماع على تعريف واحد مرده الى عدة زوايا ينظر منها الباحث لعملية الرقابة، فهناك من يعرفها انطلاقا من الأهداف المتوخاة من ممارستها </w:t>
      </w:r>
      <w:r w:rsidR="008D0108" w:rsidRPr="00DE6131">
        <w:rPr>
          <w:rFonts w:hint="cs"/>
          <w:rtl/>
        </w:rPr>
        <w:t xml:space="preserve">وهناك من يعرفها باعتبارها مجموعة من الإجراءات </w:t>
      </w:r>
      <w:r w:rsidR="000B665D">
        <w:rPr>
          <w:rFonts w:hint="cs"/>
          <w:rtl/>
        </w:rPr>
        <w:t>والقواعد الواجبة الاتباع لبلوغ أ</w:t>
      </w:r>
      <w:r w:rsidR="008D0108" w:rsidRPr="00DE6131">
        <w:rPr>
          <w:rFonts w:hint="cs"/>
          <w:rtl/>
        </w:rPr>
        <w:t>هداف معينة</w:t>
      </w:r>
      <w:r w:rsidR="008E244F">
        <w:rPr>
          <w:rFonts w:hint="cs"/>
          <w:rtl/>
        </w:rPr>
        <w:t>، ويعرفها البعض الآ</w:t>
      </w:r>
      <w:r w:rsidR="008D0108" w:rsidRPr="00DE6131">
        <w:rPr>
          <w:rFonts w:hint="cs"/>
          <w:rtl/>
        </w:rPr>
        <w:t>خر بالرجوع الى ال</w:t>
      </w:r>
      <w:r w:rsidR="008E244F">
        <w:rPr>
          <w:rFonts w:hint="cs"/>
          <w:rtl/>
        </w:rPr>
        <w:t>أ</w:t>
      </w:r>
      <w:r w:rsidR="008D0108" w:rsidRPr="00DE6131">
        <w:rPr>
          <w:rFonts w:hint="cs"/>
          <w:rtl/>
        </w:rPr>
        <w:t>ج</w:t>
      </w:r>
      <w:r w:rsidR="00A80659" w:rsidRPr="00DE6131">
        <w:rPr>
          <w:rFonts w:hint="cs"/>
          <w:rtl/>
        </w:rPr>
        <w:t>ه</w:t>
      </w:r>
      <w:r w:rsidR="008D0108" w:rsidRPr="00DE6131">
        <w:rPr>
          <w:rFonts w:hint="cs"/>
          <w:rtl/>
        </w:rPr>
        <w:t>زة والهيئات القائ</w:t>
      </w:r>
      <w:r w:rsidR="008E244F">
        <w:rPr>
          <w:rFonts w:hint="cs"/>
          <w:rtl/>
        </w:rPr>
        <w:t>مة على ممارستها، غير أ</w:t>
      </w:r>
      <w:r w:rsidR="008D0108" w:rsidRPr="00DE6131">
        <w:rPr>
          <w:rFonts w:hint="cs"/>
          <w:rtl/>
        </w:rPr>
        <w:t>ن المتفق عليه هو ضرورة ممارستها من قبل الجهة الإدارية على المتعاقد معها باعتبارها حق وواجب في الوقت نفسه بالإضافة الى كونها الوسيلة الوحيدة للاطمئنان على حسن تنفيذ العقود الإدارية</w:t>
      </w:r>
      <w:r w:rsidR="00A80659" w:rsidRPr="00DE6131">
        <w:rPr>
          <w:rFonts w:hint="cs"/>
          <w:rtl/>
        </w:rPr>
        <w:t>، فهي تضمن بذلك سلامة الابرام والتنفيذ للعقود الإدارية المنفذة بالأسلوب غير المباشر.</w:t>
      </w:r>
    </w:p>
    <w:p w14:paraId="53E08CE3" w14:textId="00743755" w:rsidR="002C04CF" w:rsidRPr="00DE6131" w:rsidRDefault="008E244F" w:rsidP="001B4F5A">
      <w:pPr>
        <w:rPr>
          <w:b/>
          <w:bCs/>
          <w:rtl/>
        </w:rPr>
      </w:pPr>
      <w:r>
        <w:rPr>
          <w:rFonts w:hint="cs"/>
          <w:rtl/>
        </w:rPr>
        <w:t>غير أ</w:t>
      </w:r>
      <w:r w:rsidR="00F00EC6">
        <w:rPr>
          <w:rFonts w:hint="cs"/>
          <w:rtl/>
        </w:rPr>
        <w:t xml:space="preserve">نه لابد </w:t>
      </w:r>
      <w:r w:rsidR="00A80659" w:rsidRPr="00DE6131">
        <w:rPr>
          <w:rFonts w:hint="cs"/>
          <w:rtl/>
        </w:rPr>
        <w:t xml:space="preserve">للرقابة </w:t>
      </w:r>
      <w:r w:rsidR="00F00EC6">
        <w:rPr>
          <w:rFonts w:hint="cs"/>
          <w:rtl/>
        </w:rPr>
        <w:t xml:space="preserve">من </w:t>
      </w:r>
      <w:r w:rsidR="00A80659" w:rsidRPr="00DE6131">
        <w:rPr>
          <w:rFonts w:hint="cs"/>
          <w:rtl/>
        </w:rPr>
        <w:t xml:space="preserve">أن تساير التطورات الطارئة في مجال التسيير الحديث للمشاريع العامة ، بحيث </w:t>
      </w:r>
      <w:r w:rsidR="007D3CC5" w:rsidRPr="00DE6131">
        <w:rPr>
          <w:rFonts w:hint="cs"/>
          <w:rtl/>
        </w:rPr>
        <w:t>لا تق</w:t>
      </w:r>
      <w:r w:rsidR="00F00EC6">
        <w:rPr>
          <w:rFonts w:hint="cs"/>
          <w:rtl/>
        </w:rPr>
        <w:t>ت</w:t>
      </w:r>
      <w:r w:rsidR="007D3CC5" w:rsidRPr="00DE6131">
        <w:rPr>
          <w:rFonts w:hint="cs"/>
          <w:rtl/>
        </w:rPr>
        <w:t>ص</w:t>
      </w:r>
      <w:r w:rsidR="007D3CC5" w:rsidRPr="00DE6131">
        <w:rPr>
          <w:rtl/>
        </w:rPr>
        <w:t>ر</w:t>
      </w:r>
      <w:r w:rsidR="007D3CC5" w:rsidRPr="00DE6131">
        <w:rPr>
          <w:rFonts w:hint="cs"/>
          <w:rtl/>
        </w:rPr>
        <w:t xml:space="preserve"> على عملية تنفيذ الال</w:t>
      </w:r>
      <w:r w:rsidR="00A80659" w:rsidRPr="00DE6131">
        <w:rPr>
          <w:rFonts w:hint="cs"/>
          <w:rtl/>
        </w:rPr>
        <w:t>تزامات من قبل المتعاقد مع الإدارة وتوق</w:t>
      </w:r>
      <w:r w:rsidR="00F00EC6">
        <w:rPr>
          <w:rFonts w:hint="cs"/>
          <w:rtl/>
        </w:rPr>
        <w:t>يع الجزاءات في حالة الاخلال بها</w:t>
      </w:r>
      <w:r w:rsidR="00A80659" w:rsidRPr="00DE6131">
        <w:rPr>
          <w:rFonts w:hint="cs"/>
          <w:rtl/>
        </w:rPr>
        <w:t xml:space="preserve">، بل تتعدى ذلك الى </w:t>
      </w:r>
      <w:r w:rsidR="007D3CC5" w:rsidRPr="00DE6131">
        <w:rPr>
          <w:rFonts w:hint="cs"/>
          <w:rtl/>
        </w:rPr>
        <w:t>ما يسم</w:t>
      </w:r>
      <w:r w:rsidR="007D3CC5" w:rsidRPr="00DE6131">
        <w:rPr>
          <w:rtl/>
        </w:rPr>
        <w:t>ى</w:t>
      </w:r>
      <w:r w:rsidR="00A80659" w:rsidRPr="00DE6131">
        <w:rPr>
          <w:rFonts w:hint="cs"/>
          <w:rtl/>
        </w:rPr>
        <w:t xml:space="preserve"> بالرقابة الوقائية التي تتيح </w:t>
      </w:r>
      <w:r w:rsidR="00D35B02" w:rsidRPr="00DE6131">
        <w:rPr>
          <w:rFonts w:hint="cs"/>
          <w:rtl/>
        </w:rPr>
        <w:t>للجهات الإدارية توقع الاختلالات المسبقة في العقود من خلال تحليل الأخطاء والانحرافات السابقة وتوضع على أساسها خطط لتفادي وقوع اختلالات في تنفيذ المشاريع العام</w:t>
      </w:r>
      <w:r w:rsidR="00F00EC6">
        <w:rPr>
          <w:rFonts w:hint="cs"/>
          <w:rtl/>
        </w:rPr>
        <w:t>ة المنفذة بالطريق غير المباشر لأ</w:t>
      </w:r>
      <w:r w:rsidR="00D35B02" w:rsidRPr="00DE6131">
        <w:rPr>
          <w:rFonts w:hint="cs"/>
          <w:rtl/>
        </w:rPr>
        <w:t>ن في الأخير تهدف الرقابة بكل أنواعها للتسيير الحسن للمشاريع العامة.</w:t>
      </w:r>
      <w:r w:rsidR="008D0108" w:rsidRPr="00DE6131">
        <w:rPr>
          <w:rFonts w:hint="cs"/>
          <w:highlight w:val="cyan"/>
          <w:rtl/>
        </w:rPr>
        <w:t xml:space="preserve"> </w:t>
      </w:r>
    </w:p>
    <w:p w14:paraId="025AF22E" w14:textId="7FB4F5B7" w:rsidR="00C93433" w:rsidRPr="00DE6131" w:rsidRDefault="00C93433" w:rsidP="004F2087">
      <w:pPr>
        <w:ind w:firstLine="0"/>
        <w:outlineLvl w:val="4"/>
        <w:rPr>
          <w:b/>
          <w:bCs/>
          <w:color w:val="000000" w:themeColor="text1"/>
          <w:rtl/>
        </w:rPr>
      </w:pPr>
      <w:bookmarkStart w:id="133" w:name="_Toc165664620"/>
      <w:bookmarkStart w:id="134" w:name="_Toc165665120"/>
      <w:bookmarkStart w:id="135" w:name="_Toc168134062"/>
      <w:r w:rsidRPr="00DE6131">
        <w:rPr>
          <w:rFonts w:hint="cs"/>
          <w:b/>
          <w:bCs/>
          <w:color w:val="000000" w:themeColor="text1"/>
          <w:rtl/>
        </w:rPr>
        <w:t>الفرع الثاني: أهمي</w:t>
      </w:r>
      <w:r w:rsidRPr="00DE6131">
        <w:rPr>
          <w:b/>
          <w:bCs/>
          <w:color w:val="000000" w:themeColor="text1"/>
          <w:rtl/>
        </w:rPr>
        <w:t>ة</w:t>
      </w:r>
      <w:r w:rsidRPr="00DE6131">
        <w:rPr>
          <w:rFonts w:hint="cs"/>
          <w:b/>
          <w:bCs/>
          <w:color w:val="000000" w:themeColor="text1"/>
          <w:rtl/>
        </w:rPr>
        <w:t xml:space="preserve"> الرقابة</w:t>
      </w:r>
      <w:r w:rsidR="006A184A" w:rsidRPr="00DE6131">
        <w:rPr>
          <w:rFonts w:hint="cs"/>
          <w:b/>
          <w:bCs/>
          <w:color w:val="000000" w:themeColor="text1"/>
          <w:rtl/>
        </w:rPr>
        <w:t xml:space="preserve"> على عقود التفويض</w:t>
      </w:r>
      <w:bookmarkEnd w:id="133"/>
      <w:bookmarkEnd w:id="134"/>
      <w:bookmarkEnd w:id="135"/>
    </w:p>
    <w:p w14:paraId="00B0D6DB" w14:textId="1817B642" w:rsidR="00772704" w:rsidRPr="00DE6131" w:rsidRDefault="00F00EC6" w:rsidP="001B4F5A">
      <w:pPr>
        <w:rPr>
          <w:rtl/>
        </w:rPr>
      </w:pPr>
      <w:r>
        <w:rPr>
          <w:rFonts w:hint="cs"/>
          <w:rtl/>
        </w:rPr>
        <w:t>إ</w:t>
      </w:r>
      <w:r w:rsidR="000E126C" w:rsidRPr="00DE6131">
        <w:rPr>
          <w:rFonts w:hint="cs"/>
          <w:rtl/>
        </w:rPr>
        <w:t xml:space="preserve">ن موضوع الرقابة على عقود </w:t>
      </w:r>
      <w:r w:rsidR="00D35B02" w:rsidRPr="00DE6131">
        <w:rPr>
          <w:rFonts w:hint="cs"/>
          <w:rtl/>
        </w:rPr>
        <w:t>ال</w:t>
      </w:r>
      <w:r>
        <w:rPr>
          <w:rFonts w:hint="cs"/>
          <w:rtl/>
        </w:rPr>
        <w:t>إ</w:t>
      </w:r>
      <w:r w:rsidR="00D35B02" w:rsidRPr="00DE6131">
        <w:rPr>
          <w:rFonts w:hint="cs"/>
          <w:rtl/>
        </w:rPr>
        <w:t>دارية</w:t>
      </w:r>
      <w:r w:rsidR="000E126C" w:rsidRPr="00DE6131">
        <w:rPr>
          <w:rFonts w:hint="cs"/>
          <w:rtl/>
        </w:rPr>
        <w:t xml:space="preserve"> </w:t>
      </w:r>
      <w:r w:rsidR="007D3CC5" w:rsidRPr="00DE6131">
        <w:rPr>
          <w:rFonts w:hint="cs"/>
          <w:rtl/>
        </w:rPr>
        <w:t xml:space="preserve">تكتسي أهمية بالغة تستمدها </w:t>
      </w:r>
      <w:r w:rsidR="000E126C" w:rsidRPr="00DE6131">
        <w:rPr>
          <w:rFonts w:hint="cs"/>
          <w:rtl/>
        </w:rPr>
        <w:t xml:space="preserve"> من </w:t>
      </w:r>
      <w:r w:rsidR="00D35B02" w:rsidRPr="00DE6131">
        <w:rPr>
          <w:rFonts w:hint="cs"/>
          <w:rtl/>
        </w:rPr>
        <w:t>ال</w:t>
      </w:r>
      <w:r w:rsidR="000E126C" w:rsidRPr="00DE6131">
        <w:rPr>
          <w:rFonts w:hint="cs"/>
          <w:rtl/>
        </w:rPr>
        <w:t>أهمية</w:t>
      </w:r>
      <w:r w:rsidR="00D35B02" w:rsidRPr="00DE6131">
        <w:rPr>
          <w:rFonts w:hint="cs"/>
          <w:rtl/>
        </w:rPr>
        <w:t xml:space="preserve"> ذاتها التي </w:t>
      </w:r>
      <w:r w:rsidR="007D3CC5" w:rsidRPr="00DE6131">
        <w:rPr>
          <w:rFonts w:hint="cs"/>
          <w:rtl/>
        </w:rPr>
        <w:t>تحوز عليه</w:t>
      </w:r>
      <w:r w:rsidR="007D3CC5" w:rsidRPr="00DE6131">
        <w:rPr>
          <w:rtl/>
        </w:rPr>
        <w:t>ا</w:t>
      </w:r>
      <w:r w:rsidR="00D35B02" w:rsidRPr="00DE6131">
        <w:rPr>
          <w:rFonts w:hint="cs"/>
          <w:rtl/>
        </w:rPr>
        <w:t xml:space="preserve"> العقود الإدارية في ميدان القانون العام، نظرا لتطور</w:t>
      </w:r>
      <w:r w:rsidR="0003426E" w:rsidRPr="00DE6131">
        <w:rPr>
          <w:rFonts w:hint="cs"/>
          <w:rtl/>
        </w:rPr>
        <w:t xml:space="preserve"> وتعدد</w:t>
      </w:r>
      <w:r w:rsidR="00D35B02" w:rsidRPr="00DE6131">
        <w:rPr>
          <w:rFonts w:hint="cs"/>
          <w:rtl/>
        </w:rPr>
        <w:t xml:space="preserve"> وظائف </w:t>
      </w:r>
      <w:r w:rsidR="0003426E" w:rsidRPr="00DE6131">
        <w:rPr>
          <w:rFonts w:hint="cs"/>
          <w:rtl/>
        </w:rPr>
        <w:t xml:space="preserve"> أشخاص القانون العام وتعدد المرافق العامة التي يتوجب على الدولة تحقيقها و</w:t>
      </w:r>
      <w:r w:rsidR="000E126C" w:rsidRPr="00DE6131">
        <w:rPr>
          <w:rFonts w:hint="cs"/>
          <w:rtl/>
        </w:rPr>
        <w:t>توسع في أنشطة القطاع العام وتعدد مهامه وضخامة الأموال المستثمرة في مشروعاته وبرامجه المتعاقد عليها</w:t>
      </w:r>
      <w:r w:rsidR="0003426E" w:rsidRPr="00DE6131">
        <w:rPr>
          <w:rFonts w:hint="cs"/>
          <w:rtl/>
        </w:rPr>
        <w:t xml:space="preserve">، </w:t>
      </w:r>
      <w:r w:rsidR="000E126C" w:rsidRPr="00DE6131">
        <w:rPr>
          <w:rFonts w:hint="cs"/>
          <w:rtl/>
        </w:rPr>
        <w:t>ال</w:t>
      </w:r>
      <w:r>
        <w:rPr>
          <w:rFonts w:hint="cs"/>
          <w:rtl/>
        </w:rPr>
        <w:t>أ</w:t>
      </w:r>
      <w:r w:rsidR="000E126C" w:rsidRPr="00DE6131">
        <w:rPr>
          <w:rFonts w:hint="cs"/>
          <w:rtl/>
        </w:rPr>
        <w:t xml:space="preserve">مر الذي </w:t>
      </w:r>
      <w:r w:rsidR="0003426E" w:rsidRPr="00DE6131">
        <w:rPr>
          <w:rFonts w:hint="cs"/>
          <w:rtl/>
        </w:rPr>
        <w:t>فرض</w:t>
      </w:r>
      <w:r w:rsidR="000E126C" w:rsidRPr="00DE6131">
        <w:rPr>
          <w:rFonts w:hint="cs"/>
          <w:rtl/>
        </w:rPr>
        <w:t xml:space="preserve"> أهمية وجود </w:t>
      </w:r>
      <w:r w:rsidR="0003426E" w:rsidRPr="00DE6131">
        <w:rPr>
          <w:rFonts w:hint="cs"/>
          <w:rtl/>
        </w:rPr>
        <w:t xml:space="preserve">عملية </w:t>
      </w:r>
      <w:r w:rsidR="000E126C" w:rsidRPr="00DE6131">
        <w:rPr>
          <w:rFonts w:hint="cs"/>
          <w:rtl/>
        </w:rPr>
        <w:t xml:space="preserve">الرقابة </w:t>
      </w:r>
      <w:r w:rsidR="0003426E" w:rsidRPr="00DE6131">
        <w:rPr>
          <w:rFonts w:hint="cs"/>
          <w:rtl/>
        </w:rPr>
        <w:t>بهدف محاربة</w:t>
      </w:r>
      <w:r w:rsidR="000E126C" w:rsidRPr="00DE6131">
        <w:rPr>
          <w:rFonts w:hint="cs"/>
          <w:rtl/>
        </w:rPr>
        <w:t xml:space="preserve"> الغش وحماية </w:t>
      </w:r>
      <w:r w:rsidR="0003426E" w:rsidRPr="00DE6131">
        <w:rPr>
          <w:rFonts w:hint="cs"/>
          <w:rtl/>
        </w:rPr>
        <w:t xml:space="preserve">المال العام </w:t>
      </w:r>
      <w:r w:rsidR="000E126C" w:rsidRPr="00DE6131">
        <w:rPr>
          <w:rFonts w:hint="cs"/>
          <w:rtl/>
        </w:rPr>
        <w:t xml:space="preserve"> وضمان سلامة استخدامها والحاجة الى توفير </w:t>
      </w:r>
      <w:r w:rsidR="0003426E" w:rsidRPr="00DE6131">
        <w:rPr>
          <w:rFonts w:hint="cs"/>
          <w:rtl/>
        </w:rPr>
        <w:t xml:space="preserve">بنك </w:t>
      </w:r>
      <w:r w:rsidR="000E126C" w:rsidRPr="00DE6131">
        <w:rPr>
          <w:rFonts w:hint="cs"/>
          <w:rtl/>
        </w:rPr>
        <w:lastRenderedPageBreak/>
        <w:t>معلومات</w:t>
      </w:r>
      <w:r w:rsidR="0003426E" w:rsidRPr="00DE6131">
        <w:rPr>
          <w:rFonts w:hint="cs"/>
          <w:rtl/>
        </w:rPr>
        <w:t xml:space="preserve"> لدى الإدارة </w:t>
      </w:r>
      <w:r w:rsidR="00180055">
        <w:rPr>
          <w:rFonts w:hint="cs"/>
          <w:rtl/>
        </w:rPr>
        <w:t>المعنية بتسيير هذه المشاريع في أ</w:t>
      </w:r>
      <w:r w:rsidR="0003426E" w:rsidRPr="00DE6131">
        <w:rPr>
          <w:rFonts w:hint="cs"/>
          <w:rtl/>
        </w:rPr>
        <w:t xml:space="preserve">حسن الظروف، فتوفر هذه المعطيات بصفة </w:t>
      </w:r>
      <w:r w:rsidR="000E126C" w:rsidRPr="00DE6131">
        <w:rPr>
          <w:rFonts w:hint="cs"/>
          <w:rtl/>
        </w:rPr>
        <w:t xml:space="preserve"> دورية و</w:t>
      </w:r>
      <w:r w:rsidR="0003426E" w:rsidRPr="00DE6131">
        <w:rPr>
          <w:rFonts w:hint="cs"/>
          <w:rtl/>
        </w:rPr>
        <w:t>منتظمة تشكل عوامل ت</w:t>
      </w:r>
      <w:r w:rsidR="000E126C" w:rsidRPr="00DE6131">
        <w:rPr>
          <w:rFonts w:hint="cs"/>
          <w:rtl/>
        </w:rPr>
        <w:t xml:space="preserve">ساعد </w:t>
      </w:r>
      <w:r w:rsidR="0003426E" w:rsidRPr="00DE6131">
        <w:rPr>
          <w:rFonts w:hint="cs"/>
          <w:rtl/>
        </w:rPr>
        <w:t xml:space="preserve">على </w:t>
      </w:r>
      <w:r w:rsidR="000E126C" w:rsidRPr="00DE6131">
        <w:rPr>
          <w:rFonts w:hint="cs"/>
          <w:rtl/>
        </w:rPr>
        <w:t xml:space="preserve"> اتخاذ القرار</w:t>
      </w:r>
      <w:r w:rsidR="0003426E" w:rsidRPr="00DE6131">
        <w:rPr>
          <w:rFonts w:hint="cs"/>
          <w:rtl/>
        </w:rPr>
        <w:t xml:space="preserve"> المناسب </w:t>
      </w:r>
      <w:r w:rsidR="000E126C" w:rsidRPr="00DE6131">
        <w:rPr>
          <w:rFonts w:hint="cs"/>
          <w:rtl/>
        </w:rPr>
        <w:t xml:space="preserve">وتقييم الأداء والتخطيط </w:t>
      </w:r>
      <w:r w:rsidR="0003426E" w:rsidRPr="00DE6131">
        <w:rPr>
          <w:rFonts w:hint="cs"/>
          <w:rtl/>
        </w:rPr>
        <w:t>ل</w:t>
      </w:r>
      <w:r w:rsidR="000E126C" w:rsidRPr="00DE6131">
        <w:rPr>
          <w:rFonts w:hint="cs"/>
          <w:rtl/>
        </w:rPr>
        <w:t xml:space="preserve">تحقيق </w:t>
      </w:r>
      <w:r w:rsidR="0003426E" w:rsidRPr="00DE6131">
        <w:rPr>
          <w:rFonts w:hint="cs"/>
          <w:rtl/>
        </w:rPr>
        <w:t xml:space="preserve">الأهداف المسطرة </w:t>
      </w:r>
      <w:r w:rsidR="000E126C" w:rsidRPr="00DE6131">
        <w:rPr>
          <w:rFonts w:hint="cs"/>
          <w:rtl/>
        </w:rPr>
        <w:t xml:space="preserve"> بكفاءة وفعالية خاصة </w:t>
      </w:r>
      <w:r w:rsidR="0003426E" w:rsidRPr="00DE6131">
        <w:rPr>
          <w:rFonts w:hint="cs"/>
          <w:rtl/>
        </w:rPr>
        <w:t xml:space="preserve">في ظل الدول </w:t>
      </w:r>
      <w:r w:rsidR="007D3CC5" w:rsidRPr="00DE6131">
        <w:rPr>
          <w:rFonts w:hint="cs"/>
          <w:rtl/>
        </w:rPr>
        <w:t>الحديث</w:t>
      </w:r>
      <w:r w:rsidR="007D3CC5" w:rsidRPr="00DE6131">
        <w:rPr>
          <w:rtl/>
        </w:rPr>
        <w:t>ة</w:t>
      </w:r>
      <w:r w:rsidR="0003426E" w:rsidRPr="00DE6131">
        <w:rPr>
          <w:rFonts w:hint="cs"/>
          <w:rtl/>
        </w:rPr>
        <w:t xml:space="preserve"> القائمة على </w:t>
      </w:r>
      <w:r w:rsidR="000E126C" w:rsidRPr="00DE6131">
        <w:rPr>
          <w:rFonts w:hint="cs"/>
          <w:rtl/>
        </w:rPr>
        <w:t xml:space="preserve"> الفصل بين السلطات في </w:t>
      </w:r>
      <w:r w:rsidR="000E126C" w:rsidRPr="0094428D">
        <w:rPr>
          <w:rFonts w:hint="cs"/>
          <w:rtl/>
        </w:rPr>
        <w:t>الدولة</w:t>
      </w:r>
      <w:r w:rsidR="0003426E" w:rsidRPr="0094428D">
        <w:rPr>
          <w:rFonts w:hint="cs"/>
          <w:rtl/>
        </w:rPr>
        <w:t xml:space="preserve">، </w:t>
      </w:r>
      <w:r w:rsidR="00772704" w:rsidRPr="0094428D">
        <w:rPr>
          <w:rFonts w:hint="cs"/>
          <w:rtl/>
        </w:rPr>
        <w:t>وما</w:t>
      </w:r>
      <w:r w:rsidR="007D3CC5" w:rsidRPr="0094428D">
        <w:rPr>
          <w:rFonts w:hint="cs"/>
          <w:rtl/>
        </w:rPr>
        <w:t xml:space="preserve"> </w:t>
      </w:r>
      <w:r w:rsidR="00772704" w:rsidRPr="0094428D">
        <w:rPr>
          <w:rFonts w:hint="cs"/>
          <w:rtl/>
        </w:rPr>
        <w:t>فرضه هذا التنظيم الدستوري والإداري</w:t>
      </w:r>
      <w:r w:rsidR="000E126C" w:rsidRPr="0094428D">
        <w:rPr>
          <w:rFonts w:hint="cs"/>
          <w:rtl/>
        </w:rPr>
        <w:t xml:space="preserve"> </w:t>
      </w:r>
      <w:r w:rsidR="00772704" w:rsidRPr="0094428D">
        <w:rPr>
          <w:rFonts w:hint="cs"/>
          <w:rtl/>
        </w:rPr>
        <w:t xml:space="preserve">فيما يتعلق </w:t>
      </w:r>
      <w:r w:rsidR="000E126C" w:rsidRPr="0094428D">
        <w:rPr>
          <w:rFonts w:hint="cs"/>
          <w:rtl/>
        </w:rPr>
        <w:t xml:space="preserve"> </w:t>
      </w:r>
      <w:r w:rsidR="00772704" w:rsidRPr="0094428D">
        <w:rPr>
          <w:rFonts w:hint="cs"/>
          <w:rtl/>
        </w:rPr>
        <w:t>ب</w:t>
      </w:r>
      <w:r w:rsidR="000E126C" w:rsidRPr="0094428D">
        <w:rPr>
          <w:rFonts w:hint="cs"/>
          <w:rtl/>
        </w:rPr>
        <w:t xml:space="preserve">ضرورة </w:t>
      </w:r>
      <w:r w:rsidR="00772704" w:rsidRPr="0094428D">
        <w:rPr>
          <w:rFonts w:hint="cs"/>
          <w:rtl/>
        </w:rPr>
        <w:t>تنظيم لضوابط</w:t>
      </w:r>
      <w:r w:rsidR="000E126C" w:rsidRPr="0094428D">
        <w:rPr>
          <w:rFonts w:hint="cs"/>
          <w:rtl/>
        </w:rPr>
        <w:t xml:space="preserve"> </w:t>
      </w:r>
      <w:r w:rsidR="00772704" w:rsidRPr="0094428D">
        <w:rPr>
          <w:rFonts w:hint="cs"/>
          <w:rtl/>
        </w:rPr>
        <w:t>ا</w:t>
      </w:r>
      <w:r w:rsidR="000E126C" w:rsidRPr="0094428D">
        <w:rPr>
          <w:rFonts w:hint="cs"/>
          <w:rtl/>
        </w:rPr>
        <w:t>لرقاب</w:t>
      </w:r>
      <w:r w:rsidR="003D7191">
        <w:rPr>
          <w:rFonts w:hint="cs"/>
          <w:rtl/>
        </w:rPr>
        <w:t>ي</w:t>
      </w:r>
      <w:r w:rsidR="000E126C" w:rsidRPr="0094428D">
        <w:rPr>
          <w:rFonts w:hint="cs"/>
          <w:rtl/>
        </w:rPr>
        <w:t xml:space="preserve">ة </w:t>
      </w:r>
      <w:r w:rsidR="00B12B85" w:rsidRPr="0094428D">
        <w:rPr>
          <w:rFonts w:hint="cs"/>
          <w:rtl/>
        </w:rPr>
        <w:t xml:space="preserve">تحقيقا للترابط </w:t>
      </w:r>
      <w:r w:rsidR="00772704" w:rsidRPr="0094428D">
        <w:rPr>
          <w:rFonts w:hint="cs"/>
          <w:rtl/>
        </w:rPr>
        <w:t>والتجانس</w:t>
      </w:r>
      <w:r w:rsidR="00B12B85" w:rsidRPr="0094428D">
        <w:rPr>
          <w:rFonts w:hint="cs"/>
          <w:rtl/>
        </w:rPr>
        <w:t xml:space="preserve"> بين ممارسة هذه السلطات لاختصاصاتها</w:t>
      </w:r>
      <w:r w:rsidR="00E51CD1" w:rsidRPr="0094428D">
        <w:rPr>
          <w:rStyle w:val="Appelnotedebasdep"/>
          <w:color w:val="000000" w:themeColor="text1"/>
          <w:rtl/>
        </w:rPr>
        <w:footnoteReference w:id="121"/>
      </w:r>
      <w:r w:rsidR="00772704" w:rsidRPr="0094428D">
        <w:rPr>
          <w:rFonts w:hint="cs"/>
          <w:rtl/>
        </w:rPr>
        <w:t>.</w:t>
      </w:r>
    </w:p>
    <w:p w14:paraId="5970F064" w14:textId="24E1AB45" w:rsidR="00B602B5" w:rsidRPr="00DE6131" w:rsidRDefault="006A184A" w:rsidP="001B4F5A">
      <w:pPr>
        <w:rPr>
          <w:rtl/>
        </w:rPr>
      </w:pPr>
      <w:r w:rsidRPr="00DE6131">
        <w:rPr>
          <w:rFonts w:hint="cs"/>
          <w:rtl/>
        </w:rPr>
        <w:t xml:space="preserve">وبالرجوع الى عقود تفويضات المرفق العام باعتبارها </w:t>
      </w:r>
      <w:r w:rsidR="00B602B5" w:rsidRPr="00DE6131">
        <w:rPr>
          <w:rFonts w:hint="cs"/>
          <w:rtl/>
        </w:rPr>
        <w:t>أحد</w:t>
      </w:r>
      <w:r w:rsidRPr="00DE6131">
        <w:rPr>
          <w:rFonts w:hint="cs"/>
          <w:rtl/>
        </w:rPr>
        <w:t xml:space="preserve"> العقود الإدارية التي تستعين بها </w:t>
      </w:r>
      <w:r w:rsidR="00DB5E82">
        <w:rPr>
          <w:rFonts w:hint="cs"/>
          <w:rtl/>
        </w:rPr>
        <w:t>أ</w:t>
      </w:r>
      <w:r w:rsidRPr="00DE6131">
        <w:rPr>
          <w:rFonts w:hint="cs"/>
          <w:rtl/>
        </w:rPr>
        <w:t xml:space="preserve">شخاص القانون العام على إدارة مرافقها </w:t>
      </w:r>
      <w:r w:rsidR="00B602B5" w:rsidRPr="00DE6131">
        <w:rPr>
          <w:rFonts w:hint="cs"/>
          <w:rtl/>
        </w:rPr>
        <w:t>العامة،</w:t>
      </w:r>
      <w:r w:rsidRPr="00DE6131">
        <w:rPr>
          <w:rFonts w:hint="cs"/>
          <w:rtl/>
        </w:rPr>
        <w:t xml:space="preserve"> فان </w:t>
      </w:r>
      <w:r w:rsidR="00DB5E82">
        <w:rPr>
          <w:rFonts w:hint="cs"/>
          <w:rtl/>
        </w:rPr>
        <w:t>أ</w:t>
      </w:r>
      <w:r w:rsidRPr="00DE6131">
        <w:rPr>
          <w:rFonts w:hint="cs"/>
          <w:rtl/>
        </w:rPr>
        <w:t xml:space="preserve">عمال </w:t>
      </w:r>
      <w:r w:rsidR="00B602B5" w:rsidRPr="00DE6131">
        <w:rPr>
          <w:rFonts w:hint="cs"/>
          <w:rtl/>
        </w:rPr>
        <w:t>رقابة فعالة</w:t>
      </w:r>
      <w:r w:rsidRPr="00DE6131">
        <w:rPr>
          <w:rFonts w:hint="cs"/>
          <w:rtl/>
        </w:rPr>
        <w:t xml:space="preserve"> على هذه العقود من شأنه أن </w:t>
      </w:r>
      <w:r w:rsidR="00B602B5" w:rsidRPr="00DE6131">
        <w:rPr>
          <w:rFonts w:hint="cs"/>
          <w:rtl/>
        </w:rPr>
        <w:t>يشكل أحد</w:t>
      </w:r>
      <w:r w:rsidR="00F8249A" w:rsidRPr="00DE6131">
        <w:rPr>
          <w:rFonts w:hint="cs"/>
          <w:rtl/>
        </w:rPr>
        <w:t xml:space="preserve"> العوامل </w:t>
      </w:r>
      <w:r w:rsidR="00B602B5" w:rsidRPr="00DE6131">
        <w:rPr>
          <w:rFonts w:hint="cs"/>
          <w:rtl/>
        </w:rPr>
        <w:t>الهامة والمحورية في</w:t>
      </w:r>
      <w:r w:rsidR="00F8249A" w:rsidRPr="00DE6131">
        <w:rPr>
          <w:rFonts w:hint="cs"/>
          <w:rtl/>
        </w:rPr>
        <w:t xml:space="preserve"> </w:t>
      </w:r>
      <w:r w:rsidR="00C44159">
        <w:rPr>
          <w:rFonts w:hint="cs"/>
          <w:rtl/>
        </w:rPr>
        <w:t>إ</w:t>
      </w:r>
      <w:r w:rsidR="00F8249A" w:rsidRPr="00DE6131">
        <w:rPr>
          <w:rFonts w:hint="cs"/>
          <w:rtl/>
        </w:rPr>
        <w:t xml:space="preserve">نجاح </w:t>
      </w:r>
      <w:r w:rsidRPr="00DE6131">
        <w:rPr>
          <w:rFonts w:hint="cs"/>
          <w:rtl/>
        </w:rPr>
        <w:t>هذه ال</w:t>
      </w:r>
      <w:r w:rsidR="00F8249A" w:rsidRPr="00DE6131">
        <w:rPr>
          <w:rFonts w:hint="cs"/>
          <w:rtl/>
        </w:rPr>
        <w:t xml:space="preserve">تقنية </w:t>
      </w:r>
      <w:r w:rsidR="00B602B5" w:rsidRPr="00DE6131">
        <w:rPr>
          <w:rFonts w:hint="cs"/>
          <w:rtl/>
        </w:rPr>
        <w:t>وذلك لكونها</w:t>
      </w:r>
      <w:r w:rsidR="00F8249A" w:rsidRPr="00DE6131">
        <w:rPr>
          <w:rFonts w:hint="cs"/>
          <w:rtl/>
        </w:rPr>
        <w:t xml:space="preserve"> تدخل في صميم الحق </w:t>
      </w:r>
      <w:r w:rsidR="00B602B5" w:rsidRPr="00DE6131">
        <w:rPr>
          <w:rFonts w:hint="cs"/>
          <w:rtl/>
        </w:rPr>
        <w:t>المعترف به للجهة الإدارية المانحة الذي تقره لها قواعد القانون العام،</w:t>
      </w:r>
      <w:r w:rsidR="00F8249A" w:rsidRPr="00DE6131">
        <w:rPr>
          <w:rFonts w:hint="cs"/>
          <w:rtl/>
        </w:rPr>
        <w:t xml:space="preserve"> </w:t>
      </w:r>
      <w:r w:rsidR="00B602B5" w:rsidRPr="00DE6131">
        <w:rPr>
          <w:rFonts w:hint="cs"/>
          <w:rtl/>
        </w:rPr>
        <w:t xml:space="preserve">وهي بالموازاة </w:t>
      </w:r>
      <w:r w:rsidR="00C44159">
        <w:rPr>
          <w:rFonts w:hint="cs"/>
          <w:rtl/>
        </w:rPr>
        <w:t>تشكل صمام الأمان في إ</w:t>
      </w:r>
      <w:r w:rsidR="00F8249A" w:rsidRPr="00DE6131">
        <w:rPr>
          <w:rFonts w:hint="cs"/>
          <w:rtl/>
        </w:rPr>
        <w:t xml:space="preserve">نجاح سياسات الدولة </w:t>
      </w:r>
      <w:r w:rsidR="00B602B5" w:rsidRPr="00DE6131">
        <w:rPr>
          <w:rFonts w:hint="cs"/>
          <w:rtl/>
        </w:rPr>
        <w:t>المتعلقة بتحديث</w:t>
      </w:r>
      <w:r w:rsidR="00F8249A" w:rsidRPr="00DE6131">
        <w:rPr>
          <w:rFonts w:hint="cs"/>
          <w:rtl/>
        </w:rPr>
        <w:t xml:space="preserve"> مرافقها العامة لاسيما فيما </w:t>
      </w:r>
      <w:r w:rsidR="00B602B5" w:rsidRPr="00DE6131">
        <w:rPr>
          <w:rFonts w:hint="cs"/>
          <w:rtl/>
        </w:rPr>
        <w:t xml:space="preserve">يخص </w:t>
      </w:r>
      <w:r w:rsidR="00F8249A" w:rsidRPr="00DE6131">
        <w:rPr>
          <w:rFonts w:hint="cs"/>
          <w:rtl/>
        </w:rPr>
        <w:t>إدارتها واستثمارها</w:t>
      </w:r>
      <w:r w:rsidR="00B602B5" w:rsidRPr="00DE6131">
        <w:rPr>
          <w:rFonts w:hint="cs"/>
          <w:rtl/>
        </w:rPr>
        <w:t>.</w:t>
      </w:r>
      <w:r w:rsidR="00F8249A" w:rsidRPr="00DE6131">
        <w:rPr>
          <w:rFonts w:hint="cs"/>
          <w:rtl/>
        </w:rPr>
        <w:t xml:space="preserve"> </w:t>
      </w:r>
    </w:p>
    <w:p w14:paraId="74BFA7A9" w14:textId="484547D6" w:rsidR="00BF4D7C" w:rsidRPr="00DE6131" w:rsidRDefault="00F8249A" w:rsidP="001B4F5A">
      <w:pPr>
        <w:rPr>
          <w:rtl/>
        </w:rPr>
      </w:pPr>
      <w:r w:rsidRPr="00DE6131">
        <w:rPr>
          <w:rFonts w:hint="cs"/>
          <w:rtl/>
        </w:rPr>
        <w:t xml:space="preserve">والرقابة </w:t>
      </w:r>
      <w:r w:rsidR="00B602B5" w:rsidRPr="00DE6131">
        <w:rPr>
          <w:rFonts w:hint="cs"/>
          <w:rtl/>
        </w:rPr>
        <w:t xml:space="preserve">المقصودة التي تمارس على عقود التفويض </w:t>
      </w:r>
      <w:r w:rsidRPr="00DE6131">
        <w:rPr>
          <w:rFonts w:hint="cs"/>
          <w:rtl/>
        </w:rPr>
        <w:t xml:space="preserve"> هي الرقابة بمفهومها الواسع </w:t>
      </w:r>
      <w:r w:rsidR="00B602B5" w:rsidRPr="00DE6131">
        <w:rPr>
          <w:rFonts w:hint="cs"/>
          <w:rtl/>
        </w:rPr>
        <w:t>أي التي</w:t>
      </w:r>
      <w:r w:rsidRPr="00DE6131">
        <w:rPr>
          <w:rFonts w:hint="cs"/>
          <w:rtl/>
        </w:rPr>
        <w:t xml:space="preserve"> لا تقتص</w:t>
      </w:r>
      <w:r w:rsidRPr="00DE6131">
        <w:rPr>
          <w:rtl/>
        </w:rPr>
        <w:t>ر</w:t>
      </w:r>
      <w:r w:rsidRPr="00DE6131">
        <w:rPr>
          <w:rFonts w:hint="cs"/>
          <w:rtl/>
        </w:rPr>
        <w:t xml:space="preserve"> على </w:t>
      </w:r>
      <w:r w:rsidR="00EB7CD7" w:rsidRPr="00DE6131">
        <w:rPr>
          <w:rFonts w:hint="cs"/>
          <w:rtl/>
        </w:rPr>
        <w:t xml:space="preserve">رقابة </w:t>
      </w:r>
      <w:r w:rsidR="00B602B5" w:rsidRPr="00DE6131">
        <w:rPr>
          <w:rFonts w:hint="cs"/>
          <w:rtl/>
        </w:rPr>
        <w:t>السلطة المفوضة</w:t>
      </w:r>
      <w:r w:rsidR="00D00AC0">
        <w:rPr>
          <w:rFonts w:hint="cs"/>
          <w:rtl/>
        </w:rPr>
        <w:t>،</w:t>
      </w:r>
      <w:r w:rsidRPr="00DE6131">
        <w:rPr>
          <w:rFonts w:hint="cs"/>
          <w:rtl/>
        </w:rPr>
        <w:t xml:space="preserve"> </w:t>
      </w:r>
      <w:r w:rsidR="00D00AC0">
        <w:rPr>
          <w:rFonts w:hint="cs"/>
          <w:rtl/>
        </w:rPr>
        <w:t>إ</w:t>
      </w:r>
      <w:r w:rsidRPr="00DE6131">
        <w:rPr>
          <w:rFonts w:hint="cs"/>
          <w:rtl/>
        </w:rPr>
        <w:t xml:space="preserve">نما </w:t>
      </w:r>
      <w:r w:rsidR="00B602B5" w:rsidRPr="00DE6131">
        <w:rPr>
          <w:rFonts w:hint="cs"/>
          <w:rtl/>
        </w:rPr>
        <w:t>تتكامل هذه الرقابة مع رقابة مجموعة من السلطات والهيئات الأخرى  كالسلطة القضائية والتشريعي</w:t>
      </w:r>
      <w:r w:rsidRPr="00DE6131">
        <w:rPr>
          <w:rFonts w:hint="cs"/>
          <w:rtl/>
        </w:rPr>
        <w:t>ة</w:t>
      </w:r>
      <w:r w:rsidR="00EB7CD7" w:rsidRPr="00DE6131">
        <w:rPr>
          <w:rFonts w:hint="cs"/>
          <w:rtl/>
        </w:rPr>
        <w:t xml:space="preserve"> </w:t>
      </w:r>
      <w:r w:rsidR="00B602B5" w:rsidRPr="00DE6131">
        <w:rPr>
          <w:rFonts w:hint="cs"/>
          <w:rtl/>
        </w:rPr>
        <w:t>و</w:t>
      </w:r>
      <w:r w:rsidR="00D00AC0">
        <w:rPr>
          <w:rFonts w:hint="cs"/>
          <w:rtl/>
        </w:rPr>
        <w:t xml:space="preserve"> تسمى أ</w:t>
      </w:r>
      <w:r w:rsidRPr="00DE6131">
        <w:rPr>
          <w:rFonts w:hint="cs"/>
          <w:rtl/>
        </w:rPr>
        <w:t>يضا بالرقابة السياسية</w:t>
      </w:r>
      <w:r w:rsidR="00B602B5" w:rsidRPr="00DE6131">
        <w:rPr>
          <w:rFonts w:hint="cs"/>
          <w:rtl/>
        </w:rPr>
        <w:t>،</w:t>
      </w:r>
      <w:r w:rsidR="00BF4D7C" w:rsidRPr="00DE6131">
        <w:rPr>
          <w:rFonts w:hint="cs"/>
          <w:rtl/>
        </w:rPr>
        <w:t xml:space="preserve"> </w:t>
      </w:r>
      <w:r w:rsidR="00B602B5" w:rsidRPr="00DE6131">
        <w:rPr>
          <w:rFonts w:hint="cs"/>
          <w:rtl/>
        </w:rPr>
        <w:t>ف</w:t>
      </w:r>
      <w:r w:rsidR="00BF4D7C" w:rsidRPr="00DE6131">
        <w:rPr>
          <w:rFonts w:hint="cs"/>
          <w:rtl/>
        </w:rPr>
        <w:t xml:space="preserve">أهمية </w:t>
      </w:r>
      <w:r w:rsidR="00B602B5" w:rsidRPr="00DE6131">
        <w:rPr>
          <w:rFonts w:hint="cs"/>
          <w:rtl/>
        </w:rPr>
        <w:t>الرقابة ال</w:t>
      </w:r>
      <w:r w:rsidR="00BF4D7C" w:rsidRPr="00DE6131">
        <w:rPr>
          <w:rFonts w:hint="cs"/>
          <w:rtl/>
        </w:rPr>
        <w:t xml:space="preserve">كبيرة في عقد تفويض المرفق العام وتتمثل في كونها أحد </w:t>
      </w:r>
      <w:r w:rsidR="00B602B5" w:rsidRPr="00DE6131">
        <w:rPr>
          <w:rFonts w:hint="cs"/>
          <w:rtl/>
        </w:rPr>
        <w:t xml:space="preserve">الوسائل </w:t>
      </w:r>
      <w:r w:rsidR="00BF4D7C" w:rsidRPr="00DE6131">
        <w:rPr>
          <w:rFonts w:hint="cs"/>
          <w:rtl/>
        </w:rPr>
        <w:t xml:space="preserve">الهامة التي تضمن السلطة </w:t>
      </w:r>
      <w:r w:rsidR="00B602B5" w:rsidRPr="00DE6131">
        <w:rPr>
          <w:rFonts w:hint="cs"/>
          <w:rtl/>
        </w:rPr>
        <w:t>المانحة</w:t>
      </w:r>
      <w:r w:rsidR="00BF4D7C" w:rsidRPr="00DE6131">
        <w:rPr>
          <w:rFonts w:hint="cs"/>
          <w:rtl/>
        </w:rPr>
        <w:t xml:space="preserve"> من خلالها قيام المفوض له بالوفاء بالتزاماته وضمان سير المرفق العام في تلبية احتياجات المستفيدين على </w:t>
      </w:r>
      <w:r w:rsidR="00B602B5" w:rsidRPr="00DE6131">
        <w:rPr>
          <w:rFonts w:hint="cs"/>
          <w:rtl/>
        </w:rPr>
        <w:t>الشكل</w:t>
      </w:r>
      <w:r w:rsidR="00BF4D7C" w:rsidRPr="00DE6131">
        <w:rPr>
          <w:rFonts w:hint="cs"/>
          <w:rtl/>
        </w:rPr>
        <w:t xml:space="preserve"> المأمول</w:t>
      </w:r>
      <w:r w:rsidR="00DF4FF3" w:rsidRPr="00DE6131">
        <w:rPr>
          <w:rFonts w:hint="cs"/>
          <w:rtl/>
        </w:rPr>
        <w:t>،</w:t>
      </w:r>
      <w:r w:rsidR="00BF4D7C" w:rsidRPr="00DE6131">
        <w:rPr>
          <w:rFonts w:hint="cs"/>
          <w:rtl/>
        </w:rPr>
        <w:t xml:space="preserve"> </w:t>
      </w:r>
      <w:r w:rsidR="007D3CC5" w:rsidRPr="00DE6131">
        <w:rPr>
          <w:rFonts w:hint="cs"/>
          <w:rtl/>
        </w:rPr>
        <w:t>وبالنظر</w:t>
      </w:r>
      <w:r w:rsidR="00BF4D7C" w:rsidRPr="00DE6131">
        <w:rPr>
          <w:rFonts w:hint="cs"/>
          <w:rtl/>
        </w:rPr>
        <w:t xml:space="preserve"> </w:t>
      </w:r>
      <w:r w:rsidR="00DF4FF3" w:rsidRPr="00DE6131">
        <w:rPr>
          <w:rFonts w:hint="cs"/>
          <w:rtl/>
        </w:rPr>
        <w:t xml:space="preserve">الى هذه </w:t>
      </w:r>
      <w:r w:rsidR="0093473E">
        <w:rPr>
          <w:rFonts w:hint="cs"/>
          <w:rtl/>
        </w:rPr>
        <w:t xml:space="preserve"> الأهمية فإ</w:t>
      </w:r>
      <w:r w:rsidR="00BF4D7C" w:rsidRPr="00DE6131">
        <w:rPr>
          <w:rFonts w:hint="cs"/>
          <w:rtl/>
        </w:rPr>
        <w:t xml:space="preserve">ن سلطة الرقابة </w:t>
      </w:r>
      <w:r w:rsidR="00DF4FF3" w:rsidRPr="00DE6131">
        <w:rPr>
          <w:rFonts w:hint="cs"/>
          <w:rtl/>
        </w:rPr>
        <w:t xml:space="preserve">لم تكن تشكل </w:t>
      </w:r>
      <w:r w:rsidR="00BF4D7C" w:rsidRPr="00DE6131">
        <w:rPr>
          <w:rFonts w:hint="cs"/>
          <w:rtl/>
        </w:rPr>
        <w:t xml:space="preserve">مجرد حق للجهة المتعاقدة مانحة التفويض وإنما </w:t>
      </w:r>
      <w:r w:rsidR="00DF4FF3" w:rsidRPr="00DE6131">
        <w:rPr>
          <w:rFonts w:hint="cs"/>
          <w:rtl/>
        </w:rPr>
        <w:t xml:space="preserve">تتعدى ذلك الى كونها </w:t>
      </w:r>
      <w:r w:rsidR="00BF4D7C" w:rsidRPr="00DE6131">
        <w:rPr>
          <w:rFonts w:hint="cs"/>
          <w:rtl/>
        </w:rPr>
        <w:t xml:space="preserve"> التزاما أيضا على عاتقها</w:t>
      </w:r>
      <w:r w:rsidR="00BF4D7C" w:rsidRPr="00DE6131">
        <w:rPr>
          <w:rStyle w:val="Appelnotedebasdep"/>
          <w:color w:val="000000" w:themeColor="text1"/>
          <w:rtl/>
        </w:rPr>
        <w:footnoteReference w:id="122"/>
      </w:r>
      <w:r w:rsidR="00BF4D7C" w:rsidRPr="00DE6131">
        <w:rPr>
          <w:rFonts w:hint="cs"/>
          <w:rtl/>
        </w:rPr>
        <w:t>.</w:t>
      </w:r>
      <w:r w:rsidR="00DF4FF3" w:rsidRPr="00DE6131">
        <w:rPr>
          <w:rFonts w:hint="cs"/>
          <w:rtl/>
        </w:rPr>
        <w:t xml:space="preserve"> ومن هذا تكتسي عملية الرقابة أهميتها الكبيرة من خلال تعلقها بالمرفق العام الذي يعد من بين المحاور الرئيسة </w:t>
      </w:r>
      <w:r w:rsidR="007D3CC5" w:rsidRPr="00DE6131">
        <w:rPr>
          <w:rFonts w:hint="cs"/>
          <w:rtl/>
        </w:rPr>
        <w:t>لأشخاص</w:t>
      </w:r>
      <w:r w:rsidR="00DF4FF3" w:rsidRPr="00DE6131">
        <w:rPr>
          <w:rFonts w:hint="cs"/>
          <w:rtl/>
        </w:rPr>
        <w:t xml:space="preserve"> القانون العام.</w:t>
      </w:r>
    </w:p>
    <w:p w14:paraId="470CACC2" w14:textId="27B03C32" w:rsidR="00744B0B" w:rsidRPr="00DE6131" w:rsidRDefault="007D3CC5" w:rsidP="001B4F5A">
      <w:pPr>
        <w:rPr>
          <w:rtl/>
        </w:rPr>
      </w:pPr>
      <w:r w:rsidRPr="00DE6131">
        <w:rPr>
          <w:rFonts w:hint="cs"/>
          <w:rtl/>
        </w:rPr>
        <w:t>فالإدارة</w:t>
      </w:r>
      <w:r w:rsidR="00DF4FF3" w:rsidRPr="00DE6131">
        <w:rPr>
          <w:rFonts w:hint="cs"/>
          <w:rtl/>
        </w:rPr>
        <w:t xml:space="preserve"> المفوضة للمرفق العام </w:t>
      </w:r>
      <w:r w:rsidRPr="00DE6131">
        <w:rPr>
          <w:rFonts w:hint="cs"/>
          <w:rtl/>
        </w:rPr>
        <w:t>لا تعن</w:t>
      </w:r>
      <w:r w:rsidRPr="00DE6131">
        <w:rPr>
          <w:rtl/>
        </w:rPr>
        <w:t>ي</w:t>
      </w:r>
      <w:r w:rsidR="002B2F37">
        <w:rPr>
          <w:rFonts w:hint="cs"/>
          <w:rtl/>
        </w:rPr>
        <w:t xml:space="preserve"> أ</w:t>
      </w:r>
      <w:r w:rsidR="00DF4FF3" w:rsidRPr="00DE6131">
        <w:rPr>
          <w:rFonts w:hint="cs"/>
          <w:rtl/>
        </w:rPr>
        <w:t>بدا التقصير في عملية الرقابة وفي</w:t>
      </w:r>
      <w:r w:rsidR="002B2F37">
        <w:rPr>
          <w:rFonts w:hint="cs"/>
          <w:rtl/>
        </w:rPr>
        <w:t xml:space="preserve"> ذلك يرى الدكتور علي ماهر بأنه إ</w:t>
      </w:r>
      <w:r w:rsidR="00DF4FF3" w:rsidRPr="00DE6131">
        <w:rPr>
          <w:rFonts w:hint="cs"/>
          <w:rtl/>
        </w:rPr>
        <w:t xml:space="preserve">ذا كانت الإدارة المفوضة تقوم </w:t>
      </w:r>
      <w:r w:rsidR="002B2F37">
        <w:rPr>
          <w:rFonts w:hint="cs"/>
          <w:rtl/>
        </w:rPr>
        <w:t>على</w:t>
      </w:r>
      <w:r w:rsidR="00DF4FF3" w:rsidRPr="00DE6131">
        <w:rPr>
          <w:rFonts w:hint="cs"/>
          <w:rtl/>
        </w:rPr>
        <w:t xml:space="preserve"> </w:t>
      </w:r>
      <w:r w:rsidR="002B2F37">
        <w:rPr>
          <w:rFonts w:hint="cs"/>
          <w:rtl/>
        </w:rPr>
        <w:t>إ</w:t>
      </w:r>
      <w:r w:rsidR="00DF4FF3" w:rsidRPr="00DE6131">
        <w:rPr>
          <w:rFonts w:hint="cs"/>
          <w:rtl/>
        </w:rPr>
        <w:t xml:space="preserve">تاحة إدارة منوط بها ممارسة نفس الاختصاصات الموضحة طبقا </w:t>
      </w:r>
      <w:r w:rsidR="008C4868">
        <w:rPr>
          <w:rFonts w:hint="cs"/>
          <w:rtl/>
        </w:rPr>
        <w:t>للق</w:t>
      </w:r>
      <w:r w:rsidRPr="00DE6131">
        <w:rPr>
          <w:rFonts w:hint="cs"/>
          <w:rtl/>
        </w:rPr>
        <w:t>وانيين</w:t>
      </w:r>
      <w:r w:rsidR="00DF4FF3" w:rsidRPr="00DE6131">
        <w:rPr>
          <w:rFonts w:hint="cs"/>
          <w:rtl/>
        </w:rPr>
        <w:t xml:space="preserve"> واللوائح</w:t>
      </w:r>
      <w:r w:rsidR="008C4868">
        <w:rPr>
          <w:rFonts w:hint="cs"/>
          <w:rtl/>
        </w:rPr>
        <w:t>،</w:t>
      </w:r>
      <w:r w:rsidR="00DF4FF3" w:rsidRPr="00DE6131">
        <w:rPr>
          <w:rFonts w:hint="cs"/>
          <w:rtl/>
        </w:rPr>
        <w:t xml:space="preserve"> ب</w:t>
      </w:r>
      <w:r w:rsidR="008C4868">
        <w:rPr>
          <w:rFonts w:hint="cs"/>
          <w:rtl/>
        </w:rPr>
        <w:t>أ</w:t>
      </w:r>
      <w:r w:rsidR="00DF4FF3" w:rsidRPr="00DE6131">
        <w:rPr>
          <w:rFonts w:hint="cs"/>
          <w:rtl/>
        </w:rPr>
        <w:t>ن تكون للمفوض له سلطات الإدارة ال</w:t>
      </w:r>
      <w:r w:rsidR="008C4868">
        <w:rPr>
          <w:rFonts w:hint="cs"/>
          <w:rtl/>
        </w:rPr>
        <w:t>أ</w:t>
      </w:r>
      <w:r w:rsidR="00DF4FF3" w:rsidRPr="00DE6131">
        <w:rPr>
          <w:rFonts w:hint="cs"/>
          <w:rtl/>
        </w:rPr>
        <w:t>صلية وهو النظام المعمول به في دول القانون المد</w:t>
      </w:r>
      <w:r w:rsidR="008C4868">
        <w:rPr>
          <w:rFonts w:hint="cs"/>
          <w:rtl/>
        </w:rPr>
        <w:t>ني والقانون الانجلوسكسيوني غير أ</w:t>
      </w:r>
      <w:r w:rsidR="00DF4FF3" w:rsidRPr="00DE6131">
        <w:rPr>
          <w:rFonts w:hint="cs"/>
          <w:rtl/>
        </w:rPr>
        <w:t xml:space="preserve">ن ذلك </w:t>
      </w:r>
      <w:r w:rsidRPr="00DE6131">
        <w:rPr>
          <w:rFonts w:hint="cs"/>
          <w:rtl/>
        </w:rPr>
        <w:t>لا يعن</w:t>
      </w:r>
      <w:r w:rsidRPr="00DE6131">
        <w:rPr>
          <w:rtl/>
        </w:rPr>
        <w:t>ي</w:t>
      </w:r>
      <w:r w:rsidR="008C4868">
        <w:rPr>
          <w:rFonts w:hint="cs"/>
          <w:rtl/>
        </w:rPr>
        <w:t xml:space="preserve">  إ</w:t>
      </w:r>
      <w:r w:rsidR="00DF4FF3" w:rsidRPr="00DE6131">
        <w:rPr>
          <w:rFonts w:hint="cs"/>
          <w:rtl/>
        </w:rPr>
        <w:t>طلاق</w:t>
      </w:r>
      <w:r w:rsidR="008C4868">
        <w:rPr>
          <w:rFonts w:hint="cs"/>
          <w:rtl/>
        </w:rPr>
        <w:t xml:space="preserve"> سلطات صاحب التفويض تعويلا على أن له نفس سلطات الإدارة الأ</w:t>
      </w:r>
      <w:r w:rsidR="00DF4FF3" w:rsidRPr="00DE6131">
        <w:rPr>
          <w:rFonts w:hint="cs"/>
          <w:rtl/>
        </w:rPr>
        <w:t>صلية و</w:t>
      </w:r>
      <w:r w:rsidR="008C4868">
        <w:rPr>
          <w:rFonts w:hint="cs"/>
          <w:rtl/>
        </w:rPr>
        <w:t>أ</w:t>
      </w:r>
      <w:r w:rsidR="00DF4FF3" w:rsidRPr="00DE6131">
        <w:rPr>
          <w:rFonts w:hint="cs"/>
          <w:rtl/>
        </w:rPr>
        <w:t xml:space="preserve">نه </w:t>
      </w:r>
      <w:r w:rsidR="00744B0B" w:rsidRPr="00DE6131">
        <w:rPr>
          <w:rFonts w:hint="cs"/>
          <w:rtl/>
        </w:rPr>
        <w:t xml:space="preserve">ينفذ التزاماته التعاقدية </w:t>
      </w:r>
      <w:r w:rsidR="00DF4FF3" w:rsidRPr="00DE6131">
        <w:rPr>
          <w:rFonts w:hint="cs"/>
          <w:rtl/>
        </w:rPr>
        <w:t xml:space="preserve"> دون </w:t>
      </w:r>
      <w:r w:rsidR="008C4868">
        <w:rPr>
          <w:rFonts w:hint="cs"/>
          <w:rtl/>
        </w:rPr>
        <w:t>إ</w:t>
      </w:r>
      <w:r w:rsidR="00DF4FF3" w:rsidRPr="00DE6131">
        <w:rPr>
          <w:rFonts w:hint="cs"/>
          <w:rtl/>
        </w:rPr>
        <w:t>عمال رق</w:t>
      </w:r>
      <w:r w:rsidR="006F1205">
        <w:rPr>
          <w:rFonts w:hint="cs"/>
          <w:rtl/>
        </w:rPr>
        <w:t>ابة مع اعتبار أ</w:t>
      </w:r>
      <w:r w:rsidR="00DF4FF3" w:rsidRPr="00DE6131">
        <w:rPr>
          <w:rFonts w:hint="cs"/>
          <w:rtl/>
        </w:rPr>
        <w:t>نها إدارة متعاقدة وفقا لترتيب تعاقدي، يحكمها القانون الم</w:t>
      </w:r>
      <w:r w:rsidR="006F1205">
        <w:rPr>
          <w:rFonts w:hint="cs"/>
          <w:rtl/>
        </w:rPr>
        <w:t>نظم للعقود الإدارية وعدم النعي أ</w:t>
      </w:r>
      <w:r w:rsidR="00DF4FF3" w:rsidRPr="00DE6131">
        <w:rPr>
          <w:rFonts w:hint="cs"/>
          <w:rtl/>
        </w:rPr>
        <w:t xml:space="preserve">ن تلك  الإدارة </w:t>
      </w:r>
      <w:r w:rsidR="006F1205">
        <w:rPr>
          <w:rFonts w:hint="cs"/>
          <w:rtl/>
        </w:rPr>
        <w:t>ستترك للشفافية والعلانية دون الإ</w:t>
      </w:r>
      <w:r w:rsidR="00DF4FF3" w:rsidRPr="00DE6131">
        <w:rPr>
          <w:rFonts w:hint="cs"/>
          <w:rtl/>
        </w:rPr>
        <w:t xml:space="preserve">ستناد الى القواعد التي تحكم النظام العام ، </w:t>
      </w:r>
      <w:r w:rsidR="00744B0B" w:rsidRPr="00DE6131">
        <w:rPr>
          <w:rFonts w:hint="cs"/>
          <w:rtl/>
        </w:rPr>
        <w:t>ولا</w:t>
      </w:r>
      <w:r w:rsidRPr="00DE6131">
        <w:rPr>
          <w:rFonts w:hint="cs"/>
          <w:rtl/>
        </w:rPr>
        <w:t xml:space="preserve"> </w:t>
      </w:r>
      <w:r w:rsidR="006F1205">
        <w:rPr>
          <w:rFonts w:hint="cs"/>
          <w:rtl/>
        </w:rPr>
        <w:t>ينقص من شأ</w:t>
      </w:r>
      <w:r w:rsidR="00744B0B" w:rsidRPr="00DE6131">
        <w:rPr>
          <w:rFonts w:hint="cs"/>
          <w:rtl/>
        </w:rPr>
        <w:t xml:space="preserve">ن عملية التفويض </w:t>
      </w:r>
      <w:r w:rsidR="00DF4FF3" w:rsidRPr="00DE6131">
        <w:rPr>
          <w:rFonts w:hint="cs"/>
          <w:rtl/>
        </w:rPr>
        <w:t xml:space="preserve"> خضوع</w:t>
      </w:r>
      <w:r w:rsidR="00744B0B" w:rsidRPr="00DE6131">
        <w:rPr>
          <w:rFonts w:hint="cs"/>
          <w:rtl/>
        </w:rPr>
        <w:t xml:space="preserve"> هذه العقود </w:t>
      </w:r>
      <w:r w:rsidR="00DF4FF3" w:rsidRPr="00DE6131">
        <w:rPr>
          <w:rFonts w:hint="cs"/>
          <w:rtl/>
        </w:rPr>
        <w:t xml:space="preserve"> للجهات الرقابية للدولة التي تعمل دوما على ضمان تحسين أداء المرفق وانتظامه </w:t>
      </w:r>
      <w:r w:rsidRPr="00DE6131">
        <w:rPr>
          <w:rFonts w:hint="cs"/>
          <w:rtl/>
        </w:rPr>
        <w:t>واضطراده</w:t>
      </w:r>
      <w:r w:rsidR="00DF4FF3" w:rsidRPr="00DE6131">
        <w:rPr>
          <w:rFonts w:hint="cs"/>
          <w:rtl/>
        </w:rPr>
        <w:t xml:space="preserve"> وكيفية أداء خدماته بما يحق</w:t>
      </w:r>
      <w:r w:rsidR="00DF4FF3" w:rsidRPr="00DE6131">
        <w:rPr>
          <w:rtl/>
        </w:rPr>
        <w:t>ق</w:t>
      </w:r>
      <w:r w:rsidR="00DF4FF3" w:rsidRPr="00DE6131">
        <w:rPr>
          <w:rFonts w:hint="cs"/>
          <w:rtl/>
        </w:rPr>
        <w:t xml:space="preserve"> مبد</w:t>
      </w:r>
      <w:r w:rsidR="006F1205">
        <w:rPr>
          <w:rFonts w:hint="cs"/>
          <w:rtl/>
        </w:rPr>
        <w:t>أ</w:t>
      </w:r>
      <w:r w:rsidR="00DF4FF3" w:rsidRPr="00DE6131">
        <w:rPr>
          <w:rFonts w:hint="cs"/>
          <w:rtl/>
        </w:rPr>
        <w:t xml:space="preserve"> المساواة بين المنتفعين</w:t>
      </w:r>
      <w:r w:rsidR="00DF4FF3" w:rsidRPr="00DE6131">
        <w:rPr>
          <w:rStyle w:val="Appelnotedebasdep"/>
          <w:color w:val="000000" w:themeColor="text1"/>
          <w:rtl/>
        </w:rPr>
        <w:footnoteReference w:id="123"/>
      </w:r>
      <w:r w:rsidR="00DF4FF3" w:rsidRPr="00DE6131">
        <w:rPr>
          <w:rFonts w:hint="cs"/>
          <w:rtl/>
        </w:rPr>
        <w:t xml:space="preserve">. </w:t>
      </w:r>
    </w:p>
    <w:p w14:paraId="09A2A6E2" w14:textId="60D4BE2A" w:rsidR="00ED30A2" w:rsidRPr="00DE6131" w:rsidRDefault="00EB364B" w:rsidP="004F2087">
      <w:pPr>
        <w:ind w:firstLine="0"/>
        <w:jc w:val="left"/>
        <w:outlineLvl w:val="3"/>
        <w:rPr>
          <w:b/>
          <w:bCs/>
          <w:color w:val="000000" w:themeColor="text1"/>
          <w:sz w:val="32"/>
          <w:szCs w:val="32"/>
          <w:rtl/>
        </w:rPr>
      </w:pPr>
      <w:bookmarkStart w:id="136" w:name="_Toc165664621"/>
      <w:bookmarkStart w:id="137" w:name="_Toc165665121"/>
      <w:bookmarkStart w:id="138" w:name="_Toc168134063"/>
      <w:r w:rsidRPr="00DE6131">
        <w:rPr>
          <w:rFonts w:hint="cs"/>
          <w:b/>
          <w:bCs/>
          <w:color w:val="000000" w:themeColor="text1"/>
          <w:sz w:val="32"/>
          <w:szCs w:val="32"/>
          <w:rtl/>
        </w:rPr>
        <w:t xml:space="preserve">المطلب الثاني: </w:t>
      </w:r>
      <w:r w:rsidR="004D065D" w:rsidRPr="00DE6131">
        <w:rPr>
          <w:rFonts w:hint="cs"/>
          <w:b/>
          <w:bCs/>
          <w:color w:val="000000" w:themeColor="text1"/>
          <w:sz w:val="32"/>
          <w:szCs w:val="32"/>
          <w:rtl/>
        </w:rPr>
        <w:t>أنواع</w:t>
      </w:r>
      <w:r w:rsidRPr="00DE6131">
        <w:rPr>
          <w:rFonts w:hint="cs"/>
          <w:b/>
          <w:bCs/>
          <w:color w:val="000000" w:themeColor="text1"/>
          <w:sz w:val="32"/>
          <w:szCs w:val="32"/>
          <w:rtl/>
        </w:rPr>
        <w:t xml:space="preserve"> الرقابة</w:t>
      </w:r>
      <w:bookmarkEnd w:id="136"/>
      <w:bookmarkEnd w:id="137"/>
      <w:bookmarkEnd w:id="138"/>
    </w:p>
    <w:p w14:paraId="15F4EC89" w14:textId="5AA63301" w:rsidR="000D1507" w:rsidRPr="00DE6131" w:rsidRDefault="006F1205" w:rsidP="001B4F5A">
      <w:pPr>
        <w:rPr>
          <w:sz w:val="24"/>
          <w:szCs w:val="24"/>
          <w:rtl/>
        </w:rPr>
      </w:pPr>
      <w:r>
        <w:rPr>
          <w:rFonts w:hint="cs"/>
          <w:rtl/>
        </w:rPr>
        <w:t>إ</w:t>
      </w:r>
      <w:r w:rsidR="00CB35C6" w:rsidRPr="00DE6131">
        <w:rPr>
          <w:rFonts w:hint="cs"/>
          <w:rtl/>
        </w:rPr>
        <w:t xml:space="preserve">نه من منطلق </w:t>
      </w:r>
      <w:r w:rsidR="000D1507" w:rsidRPr="00DE6131">
        <w:rPr>
          <w:rFonts w:hint="cs"/>
          <w:rtl/>
        </w:rPr>
        <w:t xml:space="preserve"> الحديث عن </w:t>
      </w:r>
      <w:r w:rsidR="00CB35C6" w:rsidRPr="00DE6131">
        <w:rPr>
          <w:rFonts w:hint="cs"/>
          <w:rtl/>
        </w:rPr>
        <w:t>ال</w:t>
      </w:r>
      <w:r w:rsidR="000D1507" w:rsidRPr="00DE6131">
        <w:rPr>
          <w:rFonts w:hint="cs"/>
          <w:rtl/>
        </w:rPr>
        <w:t xml:space="preserve">مقومات </w:t>
      </w:r>
      <w:r w:rsidR="00CB35C6" w:rsidRPr="00DE6131">
        <w:rPr>
          <w:rFonts w:hint="cs"/>
          <w:rtl/>
        </w:rPr>
        <w:t xml:space="preserve">التي يرتكز عليها عقد التفويض الذي يقتضي في الأساس  </w:t>
      </w:r>
      <w:r w:rsidR="000D1507" w:rsidRPr="00DE6131">
        <w:rPr>
          <w:rFonts w:hint="cs"/>
          <w:rtl/>
        </w:rPr>
        <w:t>تمتع المستثمر</w:t>
      </w:r>
      <w:r w:rsidR="00CB35C6" w:rsidRPr="00DE6131">
        <w:rPr>
          <w:rFonts w:hint="cs"/>
          <w:rtl/>
        </w:rPr>
        <w:t xml:space="preserve"> في المرفق العام باستقلالية </w:t>
      </w:r>
      <w:r w:rsidR="000D1507" w:rsidRPr="00DE6131">
        <w:rPr>
          <w:rFonts w:hint="cs"/>
          <w:rtl/>
        </w:rPr>
        <w:t xml:space="preserve"> تجاه </w:t>
      </w:r>
      <w:r w:rsidR="00CB35C6" w:rsidRPr="00DE6131">
        <w:rPr>
          <w:rFonts w:hint="cs"/>
          <w:rtl/>
        </w:rPr>
        <w:t>الجهة الإدارية المانحة للتفويض، وذلك في سبيل  تحقيق ا</w:t>
      </w:r>
      <w:r w:rsidR="000D1507" w:rsidRPr="00DE6131">
        <w:rPr>
          <w:rFonts w:hint="cs"/>
          <w:rtl/>
        </w:rPr>
        <w:t xml:space="preserve">لمرفق العام </w:t>
      </w:r>
      <w:r>
        <w:rPr>
          <w:rFonts w:hint="cs"/>
          <w:rtl/>
        </w:rPr>
        <w:t xml:space="preserve"> المفوض بالطريقة التي تناسبه إ</w:t>
      </w:r>
      <w:r w:rsidR="00CB35C6" w:rsidRPr="00DE6131">
        <w:rPr>
          <w:rFonts w:hint="cs"/>
          <w:rtl/>
        </w:rPr>
        <w:t xml:space="preserve">لا </w:t>
      </w:r>
      <w:r>
        <w:rPr>
          <w:rFonts w:hint="cs"/>
          <w:rtl/>
        </w:rPr>
        <w:t>أ</w:t>
      </w:r>
      <w:r w:rsidR="00CB35C6" w:rsidRPr="00DE6131">
        <w:rPr>
          <w:rFonts w:hint="cs"/>
          <w:rtl/>
        </w:rPr>
        <w:t xml:space="preserve">ن ذلك لا يجب </w:t>
      </w:r>
      <w:r>
        <w:rPr>
          <w:rFonts w:hint="cs"/>
          <w:rtl/>
        </w:rPr>
        <w:t>أ</w:t>
      </w:r>
      <w:r w:rsidR="00CB35C6" w:rsidRPr="00DE6131">
        <w:rPr>
          <w:rFonts w:hint="cs"/>
          <w:rtl/>
        </w:rPr>
        <w:t>ن يفتح المجال لل</w:t>
      </w:r>
      <w:r w:rsidR="000D1507" w:rsidRPr="00DE6131">
        <w:rPr>
          <w:rFonts w:hint="cs"/>
          <w:rtl/>
        </w:rPr>
        <w:t>تعدي</w:t>
      </w:r>
      <w:r w:rsidR="00CB35C6" w:rsidRPr="00DE6131">
        <w:rPr>
          <w:rFonts w:hint="cs"/>
          <w:rtl/>
        </w:rPr>
        <w:t xml:space="preserve"> على مقتضيات ا</w:t>
      </w:r>
      <w:r w:rsidR="000D1507" w:rsidRPr="00DE6131">
        <w:rPr>
          <w:rFonts w:hint="cs"/>
          <w:rtl/>
        </w:rPr>
        <w:t>لمصلحة العامة</w:t>
      </w:r>
      <w:r w:rsidR="00CB35C6" w:rsidRPr="00DE6131">
        <w:rPr>
          <w:rFonts w:hint="cs"/>
          <w:rtl/>
        </w:rPr>
        <w:t xml:space="preserve">، </w:t>
      </w:r>
      <w:r w:rsidR="007D3CC5" w:rsidRPr="00DE6131">
        <w:rPr>
          <w:rFonts w:hint="cs"/>
          <w:rtl/>
        </w:rPr>
        <w:t>لأنه</w:t>
      </w:r>
      <w:r w:rsidR="00CB35C6" w:rsidRPr="00DE6131">
        <w:rPr>
          <w:rFonts w:hint="cs"/>
          <w:rtl/>
        </w:rPr>
        <w:t xml:space="preserve"> </w:t>
      </w:r>
      <w:r w:rsidR="007D3CC5" w:rsidRPr="00DE6131">
        <w:rPr>
          <w:rFonts w:hint="cs"/>
          <w:rtl/>
        </w:rPr>
        <w:t>لا يمك</w:t>
      </w:r>
      <w:r w:rsidR="007D3CC5" w:rsidRPr="00DE6131">
        <w:rPr>
          <w:rtl/>
        </w:rPr>
        <w:t>ن</w:t>
      </w:r>
      <w:r w:rsidR="00CB35C6" w:rsidRPr="00DE6131">
        <w:rPr>
          <w:rFonts w:hint="cs"/>
          <w:rtl/>
        </w:rPr>
        <w:t xml:space="preserve"> الحديث عن </w:t>
      </w:r>
      <w:r w:rsidR="000D1507" w:rsidRPr="00DE6131">
        <w:rPr>
          <w:rFonts w:hint="cs"/>
          <w:rtl/>
        </w:rPr>
        <w:t xml:space="preserve">وجود المرفق العام </w:t>
      </w:r>
      <w:r w:rsidR="00CB35C6" w:rsidRPr="00DE6131">
        <w:rPr>
          <w:rFonts w:hint="cs"/>
          <w:rtl/>
        </w:rPr>
        <w:t xml:space="preserve">بمعزل عن </w:t>
      </w:r>
      <w:r w:rsidR="00500E17" w:rsidRPr="00DE6131">
        <w:rPr>
          <w:rFonts w:hint="cs"/>
          <w:rtl/>
        </w:rPr>
        <w:t>مقتضيات النف</w:t>
      </w:r>
      <w:r>
        <w:rPr>
          <w:rFonts w:hint="cs"/>
          <w:rtl/>
        </w:rPr>
        <w:t>ع العام زيادة على أ</w:t>
      </w:r>
      <w:r w:rsidR="00500E17" w:rsidRPr="00DE6131">
        <w:rPr>
          <w:rFonts w:hint="cs"/>
          <w:rtl/>
        </w:rPr>
        <w:t xml:space="preserve">ن </w:t>
      </w:r>
      <w:r w:rsidR="000D1507" w:rsidRPr="00DE6131">
        <w:rPr>
          <w:rFonts w:hint="cs"/>
          <w:rtl/>
        </w:rPr>
        <w:t xml:space="preserve"> </w:t>
      </w:r>
      <w:r w:rsidR="00500E17" w:rsidRPr="00DE6131">
        <w:rPr>
          <w:rFonts w:hint="cs"/>
          <w:rtl/>
        </w:rPr>
        <w:t>السلطة</w:t>
      </w:r>
      <w:r w:rsidR="000D1507" w:rsidRPr="00DE6131">
        <w:rPr>
          <w:rFonts w:hint="cs"/>
          <w:rtl/>
        </w:rPr>
        <w:t xml:space="preserve"> </w:t>
      </w:r>
      <w:r w:rsidR="00500E17" w:rsidRPr="00DE6131">
        <w:rPr>
          <w:rFonts w:hint="cs"/>
          <w:rtl/>
        </w:rPr>
        <w:t>المفوضة</w:t>
      </w:r>
      <w:r w:rsidR="000D1507" w:rsidRPr="00DE6131">
        <w:rPr>
          <w:rFonts w:hint="cs"/>
          <w:rtl/>
        </w:rPr>
        <w:t xml:space="preserve"> هي الكفيل </w:t>
      </w:r>
      <w:r w:rsidR="00500E17" w:rsidRPr="00DE6131">
        <w:rPr>
          <w:rFonts w:hint="cs"/>
          <w:rtl/>
        </w:rPr>
        <w:t xml:space="preserve">الأول </w:t>
      </w:r>
      <w:r w:rsidR="000D1507" w:rsidRPr="00DE6131">
        <w:rPr>
          <w:rFonts w:hint="cs"/>
          <w:rtl/>
        </w:rPr>
        <w:t>دون سواها في ت</w:t>
      </w:r>
      <w:r>
        <w:rPr>
          <w:rFonts w:hint="cs"/>
          <w:rtl/>
        </w:rPr>
        <w:t>أ</w:t>
      </w:r>
      <w:r w:rsidR="000D1507" w:rsidRPr="00DE6131">
        <w:rPr>
          <w:rFonts w:hint="cs"/>
          <w:rtl/>
        </w:rPr>
        <w:t>مين استمرارية المصلحة العامة</w:t>
      </w:r>
      <w:r>
        <w:rPr>
          <w:rFonts w:hint="cs"/>
          <w:rtl/>
        </w:rPr>
        <w:t>، فهو التزام أ</w:t>
      </w:r>
      <w:r w:rsidR="00500E17" w:rsidRPr="00DE6131">
        <w:rPr>
          <w:rFonts w:hint="cs"/>
          <w:rtl/>
        </w:rPr>
        <w:t xml:space="preserve">صيل </w:t>
      </w:r>
      <w:r w:rsidR="007D3CC5" w:rsidRPr="00DE6131">
        <w:rPr>
          <w:rFonts w:hint="cs"/>
          <w:rtl/>
        </w:rPr>
        <w:t>لا يمك</w:t>
      </w:r>
      <w:r w:rsidR="007D3CC5" w:rsidRPr="00DE6131">
        <w:rPr>
          <w:rtl/>
        </w:rPr>
        <w:t>ن</w:t>
      </w:r>
      <w:r w:rsidR="00500E17" w:rsidRPr="00DE6131">
        <w:rPr>
          <w:rFonts w:hint="cs"/>
          <w:rtl/>
        </w:rPr>
        <w:t xml:space="preserve"> للجماعة العامة التخلي عنه ولا</w:t>
      </w:r>
      <w:r w:rsidR="007D3CC5" w:rsidRPr="00DE6131">
        <w:rPr>
          <w:rFonts w:hint="cs"/>
          <w:rtl/>
        </w:rPr>
        <w:t xml:space="preserve"> </w:t>
      </w:r>
      <w:r w:rsidR="00500E17" w:rsidRPr="00DE6131">
        <w:rPr>
          <w:rFonts w:hint="cs"/>
          <w:rtl/>
        </w:rPr>
        <w:t>يمكن ل</w:t>
      </w:r>
      <w:r w:rsidR="000D1507" w:rsidRPr="00DE6131">
        <w:rPr>
          <w:rFonts w:hint="cs"/>
          <w:rtl/>
        </w:rPr>
        <w:t xml:space="preserve">تفويض المرفق العام </w:t>
      </w:r>
      <w:r w:rsidR="00500E17" w:rsidRPr="00DE6131">
        <w:rPr>
          <w:rFonts w:hint="cs"/>
          <w:rtl/>
        </w:rPr>
        <w:t>أن يكون مبررا لتنازل السلطة المانحة عن المرفق بشكل كلي</w:t>
      </w:r>
      <w:r>
        <w:rPr>
          <w:rFonts w:hint="cs"/>
          <w:rtl/>
        </w:rPr>
        <w:t>، فلابد إذ</w:t>
      </w:r>
      <w:r w:rsidR="00E861E4">
        <w:rPr>
          <w:rFonts w:hint="cs"/>
          <w:rtl/>
        </w:rPr>
        <w:t>ا</w:t>
      </w:r>
      <w:r w:rsidR="000D1507" w:rsidRPr="00DE6131">
        <w:rPr>
          <w:rFonts w:hint="cs"/>
          <w:rtl/>
        </w:rPr>
        <w:t xml:space="preserve"> للجماعة العامة التي تبقى محتفظة في ممارسة امتيازات السلطة العامة</w:t>
      </w:r>
      <w:r w:rsidR="00500E17" w:rsidRPr="00DE6131">
        <w:rPr>
          <w:rFonts w:hint="cs"/>
          <w:rtl/>
        </w:rPr>
        <w:t xml:space="preserve"> </w:t>
      </w:r>
      <w:r w:rsidR="000D1507" w:rsidRPr="00DE6131">
        <w:rPr>
          <w:rFonts w:hint="cs"/>
          <w:rtl/>
        </w:rPr>
        <w:t xml:space="preserve">والتي من مظاهرها </w:t>
      </w:r>
      <w:r w:rsidR="00500E17" w:rsidRPr="00DE6131">
        <w:rPr>
          <w:rFonts w:hint="cs"/>
          <w:rtl/>
        </w:rPr>
        <w:t xml:space="preserve">الأساسية سلطة </w:t>
      </w:r>
      <w:r w:rsidR="000D1507" w:rsidRPr="00DE6131">
        <w:rPr>
          <w:rFonts w:hint="cs"/>
          <w:rtl/>
        </w:rPr>
        <w:t xml:space="preserve">الرقابة </w:t>
      </w:r>
      <w:r w:rsidR="00500E17" w:rsidRPr="00DE6131">
        <w:rPr>
          <w:rFonts w:hint="cs"/>
          <w:rtl/>
        </w:rPr>
        <w:t xml:space="preserve">في </w:t>
      </w:r>
      <w:r w:rsidR="000D1507" w:rsidRPr="00DE6131">
        <w:rPr>
          <w:rFonts w:hint="cs"/>
          <w:rtl/>
        </w:rPr>
        <w:t xml:space="preserve">مقابل استقلالية </w:t>
      </w:r>
      <w:r w:rsidR="00500E17" w:rsidRPr="00DE6131">
        <w:rPr>
          <w:rFonts w:hint="cs"/>
          <w:rtl/>
        </w:rPr>
        <w:t xml:space="preserve">المفوض في إدارة </w:t>
      </w:r>
      <w:r w:rsidR="00EB0345" w:rsidRPr="00DE6131">
        <w:rPr>
          <w:rFonts w:hint="cs"/>
          <w:rtl/>
        </w:rPr>
        <w:t>واستثمار المرف</w:t>
      </w:r>
      <w:r w:rsidR="00EB0345" w:rsidRPr="00DE6131">
        <w:rPr>
          <w:rtl/>
        </w:rPr>
        <w:t>ق</w:t>
      </w:r>
      <w:r w:rsidR="000D1507" w:rsidRPr="00DE6131">
        <w:rPr>
          <w:rFonts w:hint="cs"/>
          <w:rtl/>
        </w:rPr>
        <w:t xml:space="preserve"> العام</w:t>
      </w:r>
      <w:r w:rsidR="00115011" w:rsidRPr="00DE6131">
        <w:rPr>
          <w:rStyle w:val="Appelnotedebasdep"/>
          <w:color w:val="000000" w:themeColor="text1"/>
          <w:rtl/>
        </w:rPr>
        <w:footnoteReference w:id="124"/>
      </w:r>
      <w:r w:rsidR="00FB4AE1" w:rsidRPr="00DE6131">
        <w:rPr>
          <w:rFonts w:hint="cs"/>
          <w:rtl/>
        </w:rPr>
        <w:t>.</w:t>
      </w:r>
    </w:p>
    <w:p w14:paraId="6CE8EF50" w14:textId="493B793C" w:rsidR="000D1507" w:rsidRPr="00DE6131" w:rsidRDefault="00500E17" w:rsidP="001B4F5A">
      <w:pPr>
        <w:rPr>
          <w:rtl/>
        </w:rPr>
      </w:pPr>
      <w:r w:rsidRPr="00DE6131">
        <w:rPr>
          <w:rFonts w:hint="cs"/>
          <w:rtl/>
        </w:rPr>
        <w:lastRenderedPageBreak/>
        <w:t xml:space="preserve">ومن نافلة القول </w:t>
      </w:r>
      <w:r w:rsidR="00E861E4">
        <w:rPr>
          <w:rFonts w:hint="cs"/>
          <w:rtl/>
        </w:rPr>
        <w:t>أ</w:t>
      </w:r>
      <w:r w:rsidR="00ED30A2" w:rsidRPr="00DE6131">
        <w:rPr>
          <w:rFonts w:hint="cs"/>
          <w:rtl/>
        </w:rPr>
        <w:t xml:space="preserve">ن </w:t>
      </w:r>
      <w:r w:rsidRPr="00DE6131">
        <w:rPr>
          <w:rFonts w:hint="cs"/>
          <w:rtl/>
        </w:rPr>
        <w:t xml:space="preserve">وجود أنواع  متعددة </w:t>
      </w:r>
      <w:r w:rsidR="00ED30A2" w:rsidRPr="00DE6131">
        <w:rPr>
          <w:rFonts w:hint="cs"/>
          <w:rtl/>
        </w:rPr>
        <w:t xml:space="preserve"> </w:t>
      </w:r>
      <w:r w:rsidRPr="00DE6131">
        <w:rPr>
          <w:rFonts w:hint="cs"/>
          <w:rtl/>
        </w:rPr>
        <w:t>ل</w:t>
      </w:r>
      <w:r w:rsidR="00ED30A2" w:rsidRPr="00DE6131">
        <w:rPr>
          <w:rFonts w:hint="cs"/>
          <w:rtl/>
        </w:rPr>
        <w:t>لرقابة وصور</w:t>
      </w:r>
      <w:r w:rsidRPr="00DE6131">
        <w:rPr>
          <w:rFonts w:hint="cs"/>
          <w:rtl/>
        </w:rPr>
        <w:t xml:space="preserve"> مختلفة لها</w:t>
      </w:r>
      <w:r w:rsidR="00ED30A2" w:rsidRPr="00DE6131">
        <w:rPr>
          <w:rFonts w:hint="cs"/>
          <w:rtl/>
        </w:rPr>
        <w:t xml:space="preserve"> </w:t>
      </w:r>
      <w:r w:rsidR="00EB0345" w:rsidRPr="00DE6131">
        <w:rPr>
          <w:rFonts w:hint="cs"/>
          <w:rtl/>
        </w:rPr>
        <w:t>لا يعن</w:t>
      </w:r>
      <w:r w:rsidR="00EB0345" w:rsidRPr="00DE6131">
        <w:rPr>
          <w:rtl/>
        </w:rPr>
        <w:t>ي</w:t>
      </w:r>
      <w:r w:rsidR="00ED30A2" w:rsidRPr="00DE6131">
        <w:rPr>
          <w:rFonts w:hint="cs"/>
          <w:rtl/>
        </w:rPr>
        <w:t xml:space="preserve"> استقلالية كل نوع من أنواع الرقابة</w:t>
      </w:r>
      <w:r w:rsidR="00E861E4">
        <w:rPr>
          <w:rFonts w:hint="cs"/>
          <w:rtl/>
        </w:rPr>
        <w:t xml:space="preserve"> عن الآ</w:t>
      </w:r>
      <w:r w:rsidRPr="00DE6131">
        <w:rPr>
          <w:rFonts w:hint="cs"/>
          <w:rtl/>
        </w:rPr>
        <w:t xml:space="preserve">خر </w:t>
      </w:r>
      <w:r w:rsidR="00775A09" w:rsidRPr="00DE6131">
        <w:rPr>
          <w:rFonts w:hint="cs"/>
          <w:rtl/>
        </w:rPr>
        <w:t>وجعلها رقابة قائمة بذاتها</w:t>
      </w:r>
      <w:r w:rsidR="00E861E4">
        <w:rPr>
          <w:rFonts w:hint="cs"/>
          <w:rtl/>
        </w:rPr>
        <w:t>، إ</w:t>
      </w:r>
      <w:r w:rsidR="00ED30A2" w:rsidRPr="00DE6131">
        <w:rPr>
          <w:rFonts w:hint="cs"/>
          <w:rtl/>
        </w:rPr>
        <w:t xml:space="preserve">ذ </w:t>
      </w:r>
      <w:r w:rsidR="00EB0345" w:rsidRPr="00DE6131">
        <w:rPr>
          <w:rFonts w:hint="cs"/>
          <w:rtl/>
        </w:rPr>
        <w:t>لا يمك</w:t>
      </w:r>
      <w:r w:rsidR="00EB0345" w:rsidRPr="00DE6131">
        <w:rPr>
          <w:rtl/>
        </w:rPr>
        <w:t>ن</w:t>
      </w:r>
      <w:r w:rsidRPr="00DE6131">
        <w:rPr>
          <w:rFonts w:hint="cs"/>
          <w:rtl/>
        </w:rPr>
        <w:t xml:space="preserve"> ممارسة </w:t>
      </w:r>
      <w:r w:rsidR="00E861E4">
        <w:rPr>
          <w:rFonts w:hint="cs"/>
          <w:rtl/>
        </w:rPr>
        <w:t xml:space="preserve"> نوع واحد من الرقابة على أ</w:t>
      </w:r>
      <w:r w:rsidR="00ED30A2" w:rsidRPr="00DE6131">
        <w:rPr>
          <w:rFonts w:hint="cs"/>
          <w:rtl/>
        </w:rPr>
        <w:t xml:space="preserve">عمال </w:t>
      </w:r>
      <w:r w:rsidRPr="00DE6131">
        <w:rPr>
          <w:rFonts w:hint="cs"/>
          <w:rtl/>
        </w:rPr>
        <w:t xml:space="preserve">الجهات الإدارية </w:t>
      </w:r>
      <w:r w:rsidR="00775A09" w:rsidRPr="00DE6131">
        <w:rPr>
          <w:rFonts w:hint="cs"/>
          <w:rtl/>
        </w:rPr>
        <w:t>المختلفة</w:t>
      </w:r>
      <w:r w:rsidRPr="00DE6131">
        <w:rPr>
          <w:rFonts w:hint="cs"/>
          <w:rtl/>
        </w:rPr>
        <w:t>،</w:t>
      </w:r>
      <w:r w:rsidR="00E861E4">
        <w:rPr>
          <w:rFonts w:hint="cs"/>
          <w:rtl/>
        </w:rPr>
        <w:t xml:space="preserve"> وإنما تتعدد أنواعها وأ</w:t>
      </w:r>
      <w:r w:rsidR="00ED30A2" w:rsidRPr="00DE6131">
        <w:rPr>
          <w:rFonts w:hint="cs"/>
          <w:rtl/>
        </w:rPr>
        <w:t xml:space="preserve">نماطها </w:t>
      </w:r>
      <w:r w:rsidRPr="00DE6131">
        <w:rPr>
          <w:rFonts w:hint="cs"/>
          <w:rtl/>
        </w:rPr>
        <w:t xml:space="preserve">والجهات القائمة على ممارستها </w:t>
      </w:r>
      <w:r w:rsidR="00775A09" w:rsidRPr="00DE6131">
        <w:rPr>
          <w:rFonts w:hint="cs"/>
          <w:rtl/>
        </w:rPr>
        <w:t>وتصب كلها في اطار</w:t>
      </w:r>
      <w:r w:rsidR="00CF0242">
        <w:rPr>
          <w:rFonts w:hint="cs"/>
          <w:rtl/>
        </w:rPr>
        <w:t xml:space="preserve"> تحقيق الأهداف المرجوة من تفويض </w:t>
      </w:r>
      <w:r w:rsidR="00775A09" w:rsidRPr="00DE6131">
        <w:rPr>
          <w:rFonts w:hint="cs"/>
          <w:rtl/>
        </w:rPr>
        <w:t>المرافق العامة، فهي أنماط مختلفة من الرقابة تمارس من جهات متعددة تفضي الى تحقيق المرافق العامة الحيوية والضرورية بالشكل الذي يلبي حاجات</w:t>
      </w:r>
      <w:r w:rsidR="00CF0242">
        <w:rPr>
          <w:rFonts w:hint="cs"/>
          <w:rtl/>
        </w:rPr>
        <w:t xml:space="preserve"> المستفيدين من هذه المرافق على أ</w:t>
      </w:r>
      <w:r w:rsidR="00775A09" w:rsidRPr="00DE6131">
        <w:rPr>
          <w:rFonts w:hint="cs"/>
          <w:rtl/>
        </w:rPr>
        <w:t xml:space="preserve">حسن وجه </w:t>
      </w:r>
      <w:r w:rsidR="00EB0345" w:rsidRPr="00DE6131">
        <w:rPr>
          <w:rFonts w:hint="cs"/>
          <w:rtl/>
        </w:rPr>
        <w:t>و</w:t>
      </w:r>
      <w:r w:rsidR="00CF0242">
        <w:rPr>
          <w:rFonts w:hint="cs"/>
          <w:sz w:val="24"/>
          <w:szCs w:val="24"/>
          <w:rtl/>
        </w:rPr>
        <w:t>تتخذ</w:t>
      </w:r>
      <w:r w:rsidR="00A04A5D" w:rsidRPr="00DE6131">
        <w:rPr>
          <w:rFonts w:hint="cs"/>
          <w:rtl/>
        </w:rPr>
        <w:t xml:space="preserve"> الرقابة </w:t>
      </w:r>
      <w:r w:rsidR="00775A09" w:rsidRPr="00DE6131">
        <w:rPr>
          <w:rFonts w:hint="cs"/>
          <w:rtl/>
        </w:rPr>
        <w:t>على</w:t>
      </w:r>
      <w:r w:rsidR="00A04A5D" w:rsidRPr="00DE6131">
        <w:rPr>
          <w:rFonts w:hint="cs"/>
          <w:rtl/>
        </w:rPr>
        <w:t xml:space="preserve"> عقود تفويض المرفق العام  عدة أنواع </w:t>
      </w:r>
      <w:r w:rsidR="00775A09" w:rsidRPr="00DE6131">
        <w:rPr>
          <w:rFonts w:hint="cs"/>
          <w:rtl/>
        </w:rPr>
        <w:t>تبعا ل</w:t>
      </w:r>
      <w:r w:rsidR="00CA53DF" w:rsidRPr="00DE6131">
        <w:rPr>
          <w:rFonts w:hint="cs"/>
          <w:rtl/>
        </w:rPr>
        <w:t xml:space="preserve">موضوعها و </w:t>
      </w:r>
      <w:r w:rsidR="000D1507" w:rsidRPr="00DE6131">
        <w:rPr>
          <w:rFonts w:hint="cs"/>
          <w:rtl/>
        </w:rPr>
        <w:t xml:space="preserve">الجهة </w:t>
      </w:r>
      <w:r w:rsidR="00775A09" w:rsidRPr="00DE6131">
        <w:rPr>
          <w:rFonts w:hint="cs"/>
          <w:rtl/>
        </w:rPr>
        <w:t>القائمة</w:t>
      </w:r>
      <w:r w:rsidR="00CA53DF" w:rsidRPr="00DE6131">
        <w:rPr>
          <w:rFonts w:hint="cs"/>
          <w:rtl/>
        </w:rPr>
        <w:t xml:space="preserve"> </w:t>
      </w:r>
      <w:r w:rsidR="00775A09" w:rsidRPr="00DE6131">
        <w:rPr>
          <w:rFonts w:hint="cs"/>
          <w:rtl/>
        </w:rPr>
        <w:t>عليها</w:t>
      </w:r>
      <w:r w:rsidR="000D1507" w:rsidRPr="00DE6131">
        <w:rPr>
          <w:rFonts w:hint="cs"/>
          <w:rtl/>
        </w:rPr>
        <w:t xml:space="preserve"> الى عدة أنواع منها:</w:t>
      </w:r>
    </w:p>
    <w:p w14:paraId="0026F6D4" w14:textId="1EE38F97" w:rsidR="000D1507" w:rsidRPr="00DE6131" w:rsidRDefault="00BA5FB4" w:rsidP="004F2087">
      <w:pPr>
        <w:ind w:firstLine="0"/>
        <w:jc w:val="both"/>
        <w:outlineLvl w:val="4"/>
        <w:rPr>
          <w:b/>
          <w:bCs/>
          <w:color w:val="000000" w:themeColor="text1"/>
          <w:rtl/>
        </w:rPr>
      </w:pPr>
      <w:bookmarkStart w:id="139" w:name="_Toc165664622"/>
      <w:bookmarkStart w:id="140" w:name="_Toc165665122"/>
      <w:bookmarkStart w:id="141" w:name="_Toc168134064"/>
      <w:r w:rsidRPr="00DE6131">
        <w:rPr>
          <w:rFonts w:hint="cs"/>
          <w:b/>
          <w:bCs/>
          <w:color w:val="000000" w:themeColor="text1"/>
          <w:rtl/>
        </w:rPr>
        <w:t xml:space="preserve">الفرع الأول: </w:t>
      </w:r>
      <w:r w:rsidR="000D1507" w:rsidRPr="00DE6131">
        <w:rPr>
          <w:rFonts w:hint="cs"/>
          <w:b/>
          <w:bCs/>
          <w:color w:val="000000" w:themeColor="text1"/>
          <w:rtl/>
        </w:rPr>
        <w:t>الرقابة الإدارية</w:t>
      </w:r>
      <w:bookmarkEnd w:id="139"/>
      <w:bookmarkEnd w:id="140"/>
      <w:bookmarkEnd w:id="141"/>
    </w:p>
    <w:p w14:paraId="503570A4" w14:textId="690D2973" w:rsidR="00E57700" w:rsidRPr="00DE6131" w:rsidRDefault="00FA4F6C" w:rsidP="001B4F5A">
      <w:pPr>
        <w:rPr>
          <w:rtl/>
        </w:rPr>
      </w:pPr>
      <w:r w:rsidRPr="00DE6131">
        <w:rPr>
          <w:rFonts w:hint="cs"/>
          <w:rtl/>
        </w:rPr>
        <w:t xml:space="preserve">يقصد بالرقابة الإدارية رقابة </w:t>
      </w:r>
      <w:r w:rsidR="00775A09" w:rsidRPr="00DE6131">
        <w:rPr>
          <w:rFonts w:hint="cs"/>
          <w:rtl/>
        </w:rPr>
        <w:t xml:space="preserve">السلطة </w:t>
      </w:r>
      <w:r w:rsidRPr="00DE6131">
        <w:rPr>
          <w:rFonts w:hint="cs"/>
          <w:rtl/>
        </w:rPr>
        <w:t xml:space="preserve"> </w:t>
      </w:r>
      <w:r w:rsidR="00775A09" w:rsidRPr="00DE6131">
        <w:rPr>
          <w:rFonts w:hint="cs"/>
          <w:rtl/>
        </w:rPr>
        <w:t xml:space="preserve">المفوضة </w:t>
      </w:r>
      <w:r w:rsidRPr="00DE6131">
        <w:rPr>
          <w:rFonts w:hint="cs"/>
          <w:rtl/>
        </w:rPr>
        <w:t xml:space="preserve">على </w:t>
      </w:r>
      <w:r w:rsidR="00775A09" w:rsidRPr="00DE6131">
        <w:rPr>
          <w:rFonts w:hint="cs"/>
          <w:rtl/>
        </w:rPr>
        <w:t xml:space="preserve">المرفق </w:t>
      </w:r>
      <w:r w:rsidRPr="00DE6131">
        <w:rPr>
          <w:rFonts w:hint="cs"/>
          <w:rtl/>
        </w:rPr>
        <w:t xml:space="preserve"> العام الذي تدخل</w:t>
      </w:r>
      <w:r w:rsidR="005E3599">
        <w:rPr>
          <w:rFonts w:hint="cs"/>
          <w:rtl/>
        </w:rPr>
        <w:t xml:space="preserve"> مهمة تحقيقه أصلا في صلب مهامها</w:t>
      </w:r>
      <w:r w:rsidR="00775A09" w:rsidRPr="00DE6131">
        <w:rPr>
          <w:rFonts w:hint="cs"/>
          <w:rtl/>
        </w:rPr>
        <w:t xml:space="preserve">، </w:t>
      </w:r>
      <w:r w:rsidR="00430F41" w:rsidRPr="00DE6131">
        <w:rPr>
          <w:rFonts w:hint="cs"/>
          <w:rtl/>
        </w:rPr>
        <w:t>وتعتبر</w:t>
      </w:r>
      <w:r w:rsidRPr="00DE6131">
        <w:rPr>
          <w:rFonts w:hint="cs"/>
          <w:rtl/>
        </w:rPr>
        <w:t xml:space="preserve"> الرقابة الإدارية </w:t>
      </w:r>
      <w:r w:rsidR="00430F41" w:rsidRPr="00DE6131">
        <w:rPr>
          <w:rFonts w:hint="cs"/>
          <w:rtl/>
        </w:rPr>
        <w:t xml:space="preserve">التي تمارس على </w:t>
      </w:r>
      <w:r w:rsidRPr="00DE6131">
        <w:rPr>
          <w:rFonts w:hint="cs"/>
          <w:rtl/>
        </w:rPr>
        <w:t xml:space="preserve"> </w:t>
      </w:r>
      <w:r w:rsidR="005E3599">
        <w:rPr>
          <w:rFonts w:hint="cs"/>
          <w:rtl/>
        </w:rPr>
        <w:t>المفوض له  أ</w:t>
      </w:r>
      <w:r w:rsidR="00430F41" w:rsidRPr="00DE6131">
        <w:rPr>
          <w:rFonts w:hint="cs"/>
          <w:rtl/>
        </w:rPr>
        <w:t>حد الخصائ</w:t>
      </w:r>
      <w:r w:rsidRPr="00DE6131">
        <w:rPr>
          <w:rFonts w:hint="cs"/>
          <w:rtl/>
        </w:rPr>
        <w:t xml:space="preserve">ص </w:t>
      </w:r>
      <w:r w:rsidR="00430F41" w:rsidRPr="00DE6131">
        <w:rPr>
          <w:rFonts w:hint="cs"/>
          <w:rtl/>
        </w:rPr>
        <w:t xml:space="preserve"> الملازمة ل</w:t>
      </w:r>
      <w:r w:rsidRPr="00DE6131">
        <w:rPr>
          <w:rFonts w:hint="cs"/>
          <w:rtl/>
        </w:rPr>
        <w:t>تقنية التفويض</w:t>
      </w:r>
      <w:r w:rsidR="005E3599">
        <w:rPr>
          <w:rFonts w:hint="cs"/>
          <w:rtl/>
        </w:rPr>
        <w:t>،</w:t>
      </w:r>
      <w:r w:rsidRPr="00DE6131">
        <w:rPr>
          <w:rFonts w:hint="cs"/>
          <w:rtl/>
        </w:rPr>
        <w:t xml:space="preserve"> </w:t>
      </w:r>
      <w:r w:rsidR="00EB0345" w:rsidRPr="00DE6131">
        <w:rPr>
          <w:rFonts w:hint="cs"/>
          <w:rtl/>
        </w:rPr>
        <w:t>فالإدارة</w:t>
      </w:r>
      <w:r w:rsidR="00430F41" w:rsidRPr="00DE6131">
        <w:rPr>
          <w:rFonts w:hint="cs"/>
          <w:rtl/>
        </w:rPr>
        <w:t xml:space="preserve"> المانحة للتفويض</w:t>
      </w:r>
      <w:r w:rsidRPr="00DE6131">
        <w:rPr>
          <w:rFonts w:hint="cs"/>
          <w:rtl/>
        </w:rPr>
        <w:t xml:space="preserve"> تبقى القيمة وصاحبة الكلمة الأخيرة في سيره وتنظيمه وكيفية استمراره</w:t>
      </w:r>
      <w:r w:rsidR="00430F41" w:rsidRPr="00DE6131">
        <w:rPr>
          <w:rFonts w:hint="cs"/>
          <w:rtl/>
        </w:rPr>
        <w:t xml:space="preserve">، وبذلك تتمتع الجهة الإدارية المانحة </w:t>
      </w:r>
      <w:r w:rsidR="005E3599">
        <w:rPr>
          <w:rFonts w:hint="cs"/>
          <w:rtl/>
        </w:rPr>
        <w:t>سلطة واسعة في إ</w:t>
      </w:r>
      <w:r w:rsidRPr="00DE6131">
        <w:rPr>
          <w:rFonts w:hint="cs"/>
          <w:rtl/>
        </w:rPr>
        <w:t xml:space="preserve">جراء رقابتها </w:t>
      </w:r>
      <w:r w:rsidR="00430F41" w:rsidRPr="00DE6131">
        <w:rPr>
          <w:rFonts w:hint="cs"/>
          <w:rtl/>
        </w:rPr>
        <w:t>على المرفق العام</w:t>
      </w:r>
      <w:r w:rsidR="00115011" w:rsidRPr="00DE6131">
        <w:rPr>
          <w:rStyle w:val="Appelnotedebasdep"/>
          <w:color w:val="000000" w:themeColor="text1"/>
          <w:rtl/>
        </w:rPr>
        <w:footnoteReference w:id="125"/>
      </w:r>
      <w:r w:rsidR="007B1D9B" w:rsidRPr="00DE6131">
        <w:rPr>
          <w:rFonts w:hint="cs"/>
          <w:rtl/>
        </w:rPr>
        <w:t>،</w:t>
      </w:r>
      <w:r w:rsidR="005E3599">
        <w:rPr>
          <w:rFonts w:hint="cs"/>
          <w:rtl/>
        </w:rPr>
        <w:t xml:space="preserve"> وفي العموم فإ</w:t>
      </w:r>
      <w:r w:rsidR="00430F41" w:rsidRPr="00DE6131">
        <w:rPr>
          <w:rFonts w:hint="cs"/>
          <w:rtl/>
        </w:rPr>
        <w:t xml:space="preserve">نه </w:t>
      </w:r>
      <w:r w:rsidR="005E3599">
        <w:rPr>
          <w:rFonts w:hint="cs"/>
          <w:rtl/>
        </w:rPr>
        <w:t>يقصد بالرقابة الإدارية إ</w:t>
      </w:r>
      <w:r w:rsidR="00E57700" w:rsidRPr="00DE6131">
        <w:rPr>
          <w:rFonts w:hint="cs"/>
          <w:rtl/>
        </w:rPr>
        <w:t xml:space="preserve">شتراك الجهة الإدارية في إدارة المرفق العام </w:t>
      </w:r>
      <w:r w:rsidR="00430F41" w:rsidRPr="00DE6131">
        <w:rPr>
          <w:rFonts w:hint="cs"/>
          <w:rtl/>
        </w:rPr>
        <w:t>بواسطة</w:t>
      </w:r>
      <w:r w:rsidR="00E57700" w:rsidRPr="00DE6131">
        <w:rPr>
          <w:rFonts w:hint="cs"/>
          <w:rtl/>
        </w:rPr>
        <w:t xml:space="preserve"> إعطاء</w:t>
      </w:r>
      <w:r w:rsidR="00430F41" w:rsidRPr="00DE6131">
        <w:rPr>
          <w:rFonts w:hint="cs"/>
          <w:rtl/>
        </w:rPr>
        <w:t xml:space="preserve">ها </w:t>
      </w:r>
      <w:r w:rsidR="00C20ADF" w:rsidRPr="00DE6131">
        <w:rPr>
          <w:rFonts w:hint="cs"/>
          <w:rtl/>
        </w:rPr>
        <w:t>الحق</w:t>
      </w:r>
      <w:r w:rsidR="00430F41" w:rsidRPr="00DE6131">
        <w:rPr>
          <w:rFonts w:hint="cs"/>
          <w:rtl/>
        </w:rPr>
        <w:t xml:space="preserve"> الكامل</w:t>
      </w:r>
      <w:r w:rsidR="00C20ADF" w:rsidRPr="00DE6131">
        <w:rPr>
          <w:rFonts w:hint="cs"/>
          <w:rtl/>
        </w:rPr>
        <w:t xml:space="preserve"> في ال</w:t>
      </w:r>
      <w:r w:rsidR="005E3599">
        <w:rPr>
          <w:rFonts w:hint="cs"/>
          <w:rtl/>
        </w:rPr>
        <w:t>إ</w:t>
      </w:r>
      <w:r w:rsidR="00C20ADF" w:rsidRPr="00DE6131">
        <w:rPr>
          <w:rFonts w:hint="cs"/>
          <w:rtl/>
        </w:rPr>
        <w:t>شراف</w:t>
      </w:r>
      <w:r w:rsidR="00CC644D" w:rsidRPr="00DE6131">
        <w:rPr>
          <w:rFonts w:hint="cs"/>
          <w:rtl/>
        </w:rPr>
        <w:t xml:space="preserve"> </w:t>
      </w:r>
      <w:r w:rsidR="00430F41" w:rsidRPr="00DE6131">
        <w:rPr>
          <w:rFonts w:hint="cs"/>
          <w:rtl/>
        </w:rPr>
        <w:t xml:space="preserve">ومتابعة </w:t>
      </w:r>
      <w:r w:rsidR="00E822D8" w:rsidRPr="00DE6131">
        <w:rPr>
          <w:rFonts w:hint="cs"/>
          <w:rtl/>
        </w:rPr>
        <w:t xml:space="preserve"> </w:t>
      </w:r>
      <w:r w:rsidR="00430F41" w:rsidRPr="00DE6131">
        <w:rPr>
          <w:rFonts w:hint="cs"/>
          <w:rtl/>
        </w:rPr>
        <w:t xml:space="preserve">إدارة </w:t>
      </w:r>
      <w:r w:rsidR="003B4B89" w:rsidRPr="00DE6131">
        <w:rPr>
          <w:rFonts w:hint="cs"/>
          <w:rtl/>
        </w:rPr>
        <w:t>وسير المرف</w:t>
      </w:r>
      <w:r w:rsidR="003B4B89" w:rsidRPr="00DE6131">
        <w:rPr>
          <w:rtl/>
        </w:rPr>
        <w:t>ق</w:t>
      </w:r>
      <w:r w:rsidR="00E822D8" w:rsidRPr="00DE6131">
        <w:rPr>
          <w:rFonts w:hint="cs"/>
          <w:rtl/>
        </w:rPr>
        <w:t xml:space="preserve"> العام والمشاركة في </w:t>
      </w:r>
      <w:r w:rsidR="00430F41" w:rsidRPr="00DE6131">
        <w:rPr>
          <w:rFonts w:hint="cs"/>
          <w:rtl/>
        </w:rPr>
        <w:t xml:space="preserve">ضبطه من خلال </w:t>
      </w:r>
      <w:r w:rsidR="005E3599">
        <w:rPr>
          <w:rFonts w:hint="cs"/>
          <w:rtl/>
        </w:rPr>
        <w:t>إ</w:t>
      </w:r>
      <w:r w:rsidR="00E822D8" w:rsidRPr="00DE6131">
        <w:rPr>
          <w:rFonts w:hint="cs"/>
          <w:rtl/>
        </w:rPr>
        <w:t>صدار القرارات الداخلية</w:t>
      </w:r>
      <w:r w:rsidR="00430F41" w:rsidRPr="00DE6131">
        <w:rPr>
          <w:rFonts w:hint="cs"/>
          <w:rtl/>
        </w:rPr>
        <w:t>،</w:t>
      </w:r>
      <w:r w:rsidR="00E822D8" w:rsidRPr="00DE6131">
        <w:rPr>
          <w:rFonts w:hint="cs"/>
          <w:rtl/>
        </w:rPr>
        <w:t xml:space="preserve"> </w:t>
      </w:r>
      <w:r w:rsidR="00EB0345">
        <w:rPr>
          <w:rFonts w:hint="cs"/>
          <w:rtl/>
        </w:rPr>
        <w:t>فالرقابة الإدارية على عقو</w:t>
      </w:r>
      <w:r w:rsidR="00920CB2" w:rsidRPr="00DE6131">
        <w:rPr>
          <w:rFonts w:hint="cs"/>
          <w:rtl/>
        </w:rPr>
        <w:t xml:space="preserve">د الشراكة </w:t>
      </w:r>
      <w:r w:rsidR="00430F41" w:rsidRPr="00DE6131">
        <w:rPr>
          <w:rFonts w:hint="cs"/>
          <w:rtl/>
        </w:rPr>
        <w:t xml:space="preserve">بشكل عام </w:t>
      </w:r>
      <w:r w:rsidR="00920CB2" w:rsidRPr="00DE6131">
        <w:rPr>
          <w:rFonts w:hint="cs"/>
          <w:rtl/>
        </w:rPr>
        <w:t xml:space="preserve">هي عبارة </w:t>
      </w:r>
      <w:r w:rsidR="00FF0F08" w:rsidRPr="00DE6131">
        <w:rPr>
          <w:rFonts w:hint="cs"/>
          <w:rtl/>
        </w:rPr>
        <w:t>عن جهد منظم تقوم به الجهة الإدارية المتعاقدة لوضع معايير أداء تنسجم مع الأهداف المبتغاة من إقامة المشروعات العامة بنظام الشراكة و</w:t>
      </w:r>
      <w:r w:rsidR="005E3599">
        <w:rPr>
          <w:rFonts w:hint="cs"/>
          <w:rtl/>
        </w:rPr>
        <w:t>إ</w:t>
      </w:r>
      <w:r w:rsidR="00FF0F08" w:rsidRPr="00DE6131">
        <w:rPr>
          <w:rFonts w:hint="cs"/>
          <w:rtl/>
        </w:rPr>
        <w:t>جراء مقارنة بين الأداء الفعلي مع المواصفات والمعايير ا</w:t>
      </w:r>
      <w:r w:rsidR="005E3599">
        <w:rPr>
          <w:rFonts w:hint="cs"/>
          <w:rtl/>
        </w:rPr>
        <w:t>لموضوعة سلفا والمتفق عليها عند إ</w:t>
      </w:r>
      <w:r w:rsidR="00FF0F08" w:rsidRPr="00DE6131">
        <w:rPr>
          <w:rFonts w:hint="cs"/>
          <w:rtl/>
        </w:rPr>
        <w:t xml:space="preserve">جراء التعاقد </w:t>
      </w:r>
      <w:r w:rsidR="00EB0345" w:rsidRPr="00DE6131">
        <w:rPr>
          <w:rFonts w:hint="cs"/>
          <w:rtl/>
        </w:rPr>
        <w:t>للتأكد</w:t>
      </w:r>
      <w:r w:rsidR="00FF0F08" w:rsidRPr="00DE6131">
        <w:rPr>
          <w:rFonts w:hint="cs"/>
          <w:rtl/>
        </w:rPr>
        <w:t xml:space="preserve"> من مدى انسجام </w:t>
      </w:r>
      <w:r w:rsidR="00EB0345" w:rsidRPr="00DE6131">
        <w:rPr>
          <w:rFonts w:hint="cs"/>
          <w:rtl/>
        </w:rPr>
        <w:t>ما يحد</w:t>
      </w:r>
      <w:r w:rsidR="00EB0345" w:rsidRPr="00DE6131">
        <w:rPr>
          <w:rtl/>
        </w:rPr>
        <w:t>ث</w:t>
      </w:r>
      <w:r w:rsidR="00FF0F08" w:rsidRPr="00DE6131">
        <w:rPr>
          <w:rFonts w:hint="cs"/>
          <w:rtl/>
        </w:rPr>
        <w:t xml:space="preserve"> في الواقع العملي مع </w:t>
      </w:r>
      <w:r w:rsidR="00EB0345" w:rsidRPr="00DE6131">
        <w:rPr>
          <w:rFonts w:hint="cs"/>
          <w:rtl/>
        </w:rPr>
        <w:t>ما ه</w:t>
      </w:r>
      <w:r w:rsidR="00EB0345" w:rsidRPr="00DE6131">
        <w:rPr>
          <w:rtl/>
        </w:rPr>
        <w:t>و</w:t>
      </w:r>
      <w:r w:rsidR="00FF0F08" w:rsidRPr="00DE6131">
        <w:rPr>
          <w:rFonts w:hint="cs"/>
          <w:rtl/>
        </w:rPr>
        <w:t xml:space="preserve"> وارد في الاتفاقيات الموقعة والقوانيين واللوائح السارية</w:t>
      </w:r>
      <w:r w:rsidR="00531274">
        <w:rPr>
          <w:rFonts w:hint="cs"/>
          <w:rtl/>
        </w:rPr>
        <w:t>،</w:t>
      </w:r>
      <w:r w:rsidR="00FF0F08" w:rsidRPr="00DE6131">
        <w:rPr>
          <w:rFonts w:hint="cs"/>
          <w:rtl/>
        </w:rPr>
        <w:t xml:space="preserve"> ومن ثم التعرف على نقاط الضعف</w:t>
      </w:r>
      <w:r w:rsidR="00531274">
        <w:rPr>
          <w:rFonts w:hint="cs"/>
          <w:rtl/>
        </w:rPr>
        <w:t xml:space="preserve"> والأ</w:t>
      </w:r>
      <w:r w:rsidR="00FF0F08" w:rsidRPr="00DE6131">
        <w:rPr>
          <w:rFonts w:hint="cs"/>
          <w:rtl/>
        </w:rPr>
        <w:t xml:space="preserve">خطاء لتصحيحها ومنع </w:t>
      </w:r>
      <w:r w:rsidR="00EB0345" w:rsidRPr="00DE6131">
        <w:rPr>
          <w:rFonts w:hint="cs"/>
          <w:rtl/>
        </w:rPr>
        <w:t>تكرارها</w:t>
      </w:r>
      <w:r w:rsidR="00FF0F08" w:rsidRPr="00DE6131">
        <w:rPr>
          <w:rFonts w:hint="cs"/>
          <w:rtl/>
        </w:rPr>
        <w:t xml:space="preserve"> </w:t>
      </w:r>
      <w:r w:rsidR="005A2D88" w:rsidRPr="00DE6131">
        <w:rPr>
          <w:rStyle w:val="Appelnotedebasdep"/>
          <w:color w:val="000000" w:themeColor="text1"/>
          <w:rtl/>
        </w:rPr>
        <w:footnoteReference w:id="126"/>
      </w:r>
      <w:r w:rsidR="007B1D9B" w:rsidRPr="00DE6131">
        <w:rPr>
          <w:rFonts w:hint="cs"/>
          <w:rtl/>
        </w:rPr>
        <w:t>.</w:t>
      </w:r>
    </w:p>
    <w:p w14:paraId="53182491" w14:textId="1154C7B2" w:rsidR="00582BD6" w:rsidRPr="00DE6131" w:rsidRDefault="00FE3C19" w:rsidP="001B4F5A">
      <w:pPr>
        <w:rPr>
          <w:rtl/>
        </w:rPr>
      </w:pPr>
      <w:r w:rsidRPr="00DE6131">
        <w:rPr>
          <w:rFonts w:hint="cs"/>
          <w:rtl/>
        </w:rPr>
        <w:t>وهي الرقابة</w:t>
      </w:r>
      <w:r w:rsidR="003D336C" w:rsidRPr="00DE6131">
        <w:rPr>
          <w:rFonts w:hint="cs"/>
          <w:rtl/>
        </w:rPr>
        <w:t xml:space="preserve"> التي تمارسها</w:t>
      </w:r>
      <w:r w:rsidRPr="00DE6131">
        <w:rPr>
          <w:rFonts w:hint="cs"/>
          <w:rtl/>
        </w:rPr>
        <w:t xml:space="preserve"> </w:t>
      </w:r>
      <w:r w:rsidR="003D336C" w:rsidRPr="00DE6131">
        <w:rPr>
          <w:rFonts w:hint="cs"/>
          <w:rtl/>
        </w:rPr>
        <w:t xml:space="preserve"> الجهة </w:t>
      </w:r>
      <w:r w:rsidRPr="00DE6131">
        <w:rPr>
          <w:rFonts w:hint="cs"/>
          <w:rtl/>
        </w:rPr>
        <w:t>الإدار</w:t>
      </w:r>
      <w:r w:rsidR="00531274">
        <w:rPr>
          <w:rFonts w:hint="cs"/>
          <w:rtl/>
        </w:rPr>
        <w:t>ية</w:t>
      </w:r>
      <w:r w:rsidRPr="00DE6131">
        <w:rPr>
          <w:rFonts w:hint="cs"/>
          <w:rtl/>
        </w:rPr>
        <w:t xml:space="preserve"> مانحة التفويض </w:t>
      </w:r>
      <w:r w:rsidR="00531274">
        <w:rPr>
          <w:rFonts w:hint="cs"/>
          <w:rtl/>
        </w:rPr>
        <w:t>على المتعاقد معها صاحب التفويض إ</w:t>
      </w:r>
      <w:r w:rsidR="00CC051D" w:rsidRPr="00DE6131">
        <w:rPr>
          <w:rFonts w:hint="cs"/>
          <w:rtl/>
        </w:rPr>
        <w:t xml:space="preserve">ذ </w:t>
      </w:r>
      <w:r w:rsidR="003D336C" w:rsidRPr="00DE6131">
        <w:rPr>
          <w:rFonts w:hint="cs"/>
          <w:rtl/>
        </w:rPr>
        <w:t xml:space="preserve">يتوجب على المفوض له </w:t>
      </w:r>
      <w:r w:rsidR="00CC051D" w:rsidRPr="00DE6131">
        <w:rPr>
          <w:rFonts w:hint="cs"/>
          <w:rtl/>
        </w:rPr>
        <w:t xml:space="preserve"> </w:t>
      </w:r>
      <w:r w:rsidR="00030EF0" w:rsidRPr="00DE6131">
        <w:rPr>
          <w:rFonts w:hint="cs"/>
          <w:rtl/>
        </w:rPr>
        <w:t>الخضوع</w:t>
      </w:r>
      <w:r w:rsidR="00CC051D" w:rsidRPr="00DE6131">
        <w:rPr>
          <w:rFonts w:hint="cs"/>
          <w:rtl/>
        </w:rPr>
        <w:t xml:space="preserve"> لرقابة </w:t>
      </w:r>
      <w:r w:rsidR="003D336C" w:rsidRPr="00DE6131">
        <w:rPr>
          <w:rFonts w:hint="cs"/>
          <w:rtl/>
        </w:rPr>
        <w:t>الجهة المانحة</w:t>
      </w:r>
      <w:r w:rsidR="00CC051D" w:rsidRPr="00DE6131">
        <w:rPr>
          <w:rFonts w:hint="cs"/>
          <w:rtl/>
        </w:rPr>
        <w:t xml:space="preserve"> طيلة فترة </w:t>
      </w:r>
      <w:r w:rsidR="003D336C" w:rsidRPr="00DE6131">
        <w:rPr>
          <w:rFonts w:hint="cs"/>
          <w:rtl/>
        </w:rPr>
        <w:t xml:space="preserve">مدة </w:t>
      </w:r>
      <w:r w:rsidR="00685A6A">
        <w:rPr>
          <w:rFonts w:hint="cs"/>
          <w:rtl/>
        </w:rPr>
        <w:t>ال</w:t>
      </w:r>
      <w:r w:rsidR="003D336C" w:rsidRPr="00DE6131">
        <w:rPr>
          <w:rFonts w:hint="cs"/>
          <w:rtl/>
        </w:rPr>
        <w:t>عقد</w:t>
      </w:r>
      <w:r w:rsidR="00CC051D" w:rsidRPr="00DE6131">
        <w:rPr>
          <w:rFonts w:hint="cs"/>
          <w:rtl/>
        </w:rPr>
        <w:t xml:space="preserve"> </w:t>
      </w:r>
      <w:r w:rsidR="003D336C" w:rsidRPr="00DE6131">
        <w:rPr>
          <w:rFonts w:hint="cs"/>
          <w:rtl/>
        </w:rPr>
        <w:t>ذلك</w:t>
      </w:r>
      <w:r w:rsidR="00685A6A">
        <w:rPr>
          <w:rFonts w:hint="cs"/>
          <w:rtl/>
        </w:rPr>
        <w:t xml:space="preserve"> أ</w:t>
      </w:r>
      <w:r w:rsidR="00CC051D" w:rsidRPr="00DE6131">
        <w:rPr>
          <w:rFonts w:hint="cs"/>
          <w:rtl/>
        </w:rPr>
        <w:t xml:space="preserve">ن </w:t>
      </w:r>
      <w:r w:rsidR="003D336C" w:rsidRPr="00DE6131">
        <w:rPr>
          <w:rFonts w:hint="cs"/>
          <w:rtl/>
        </w:rPr>
        <w:t xml:space="preserve">السلطة </w:t>
      </w:r>
      <w:r w:rsidR="00CC051D" w:rsidRPr="00DE6131">
        <w:rPr>
          <w:rFonts w:hint="cs"/>
          <w:rtl/>
        </w:rPr>
        <w:t xml:space="preserve"> </w:t>
      </w:r>
      <w:r w:rsidR="00030EF0">
        <w:rPr>
          <w:rFonts w:hint="cs"/>
          <w:rtl/>
        </w:rPr>
        <w:t>المفوضة تبقى</w:t>
      </w:r>
      <w:r w:rsidR="003D336C" w:rsidRPr="00DE6131">
        <w:rPr>
          <w:rFonts w:hint="cs"/>
          <w:rtl/>
        </w:rPr>
        <w:t xml:space="preserve"> هي المسؤولة الأولى </w:t>
      </w:r>
      <w:r w:rsidR="00CC051D" w:rsidRPr="00DE6131">
        <w:rPr>
          <w:rFonts w:hint="cs"/>
          <w:rtl/>
        </w:rPr>
        <w:t xml:space="preserve">عن </w:t>
      </w:r>
      <w:r w:rsidR="003D336C" w:rsidRPr="00DE6131">
        <w:rPr>
          <w:rFonts w:hint="cs"/>
          <w:rtl/>
        </w:rPr>
        <w:t>إقامة وتحقيق</w:t>
      </w:r>
      <w:r w:rsidR="00CC051D" w:rsidRPr="00DE6131">
        <w:rPr>
          <w:rFonts w:hint="cs"/>
          <w:rtl/>
        </w:rPr>
        <w:t xml:space="preserve"> </w:t>
      </w:r>
      <w:r w:rsidR="003D336C" w:rsidRPr="00DE6131">
        <w:rPr>
          <w:rFonts w:hint="cs"/>
          <w:rtl/>
        </w:rPr>
        <w:t>مشروعاتها</w:t>
      </w:r>
      <w:r w:rsidR="00CC051D" w:rsidRPr="00DE6131">
        <w:rPr>
          <w:rFonts w:hint="cs"/>
          <w:rtl/>
        </w:rPr>
        <w:t xml:space="preserve"> العامة </w:t>
      </w:r>
      <w:r w:rsidR="003D336C" w:rsidRPr="00DE6131">
        <w:rPr>
          <w:rFonts w:hint="cs"/>
          <w:rtl/>
        </w:rPr>
        <w:t xml:space="preserve">التي تسعى من خلالها الى توفير الحاجات الأساسية </w:t>
      </w:r>
      <w:r w:rsidR="00B12083" w:rsidRPr="00DE6131">
        <w:rPr>
          <w:rFonts w:hint="cs"/>
          <w:rtl/>
        </w:rPr>
        <w:t>للأفراد</w:t>
      </w:r>
      <w:r w:rsidR="00685A6A">
        <w:rPr>
          <w:rFonts w:hint="cs"/>
          <w:rtl/>
        </w:rPr>
        <w:t xml:space="preserve"> والجماعات، فقد أ</w:t>
      </w:r>
      <w:r w:rsidR="003D336C" w:rsidRPr="00DE6131">
        <w:rPr>
          <w:rFonts w:hint="cs"/>
          <w:rtl/>
        </w:rPr>
        <w:t xml:space="preserve">لزم </w:t>
      </w:r>
      <w:r w:rsidR="00CC051D" w:rsidRPr="00DE6131">
        <w:rPr>
          <w:rFonts w:hint="cs"/>
          <w:rtl/>
        </w:rPr>
        <w:t xml:space="preserve">المشرع الفرنسي وفقا لما نصت عليه الفقرة 1 من المادة 40 من قانون سابان لعام 1993 المعدل في 7/2/1995 </w:t>
      </w:r>
      <w:r w:rsidR="003D336C" w:rsidRPr="00DE6131">
        <w:rPr>
          <w:rFonts w:hint="cs"/>
          <w:rtl/>
        </w:rPr>
        <w:t xml:space="preserve">حيث </w:t>
      </w:r>
      <w:r w:rsidR="00CC051D" w:rsidRPr="00DE6131">
        <w:rPr>
          <w:rFonts w:hint="cs"/>
          <w:rtl/>
        </w:rPr>
        <w:t xml:space="preserve">الزم </w:t>
      </w:r>
      <w:r w:rsidR="00D43E3E" w:rsidRPr="00DE6131">
        <w:rPr>
          <w:rFonts w:hint="cs"/>
          <w:rtl/>
        </w:rPr>
        <w:t xml:space="preserve">صاحب التفويض على </w:t>
      </w:r>
      <w:r w:rsidR="00CC051D" w:rsidRPr="00DE6131">
        <w:rPr>
          <w:rFonts w:hint="cs"/>
          <w:rtl/>
        </w:rPr>
        <w:t xml:space="preserve"> </w:t>
      </w:r>
      <w:r w:rsidR="00D43E3E" w:rsidRPr="00DE6131">
        <w:rPr>
          <w:rFonts w:hint="cs"/>
          <w:rtl/>
        </w:rPr>
        <w:t xml:space="preserve">ضرورة </w:t>
      </w:r>
      <w:r w:rsidR="00CC051D" w:rsidRPr="00DE6131">
        <w:rPr>
          <w:rFonts w:hint="cs"/>
          <w:rtl/>
        </w:rPr>
        <w:t xml:space="preserve">تقديم تقرير سنوي الى </w:t>
      </w:r>
      <w:r w:rsidR="00D43E3E" w:rsidRPr="00DE6131">
        <w:rPr>
          <w:rFonts w:hint="cs"/>
          <w:rtl/>
        </w:rPr>
        <w:t xml:space="preserve">السلطة المانحة </w:t>
      </w:r>
      <w:r w:rsidR="00CC051D" w:rsidRPr="00DE6131">
        <w:rPr>
          <w:rFonts w:hint="cs"/>
          <w:rtl/>
        </w:rPr>
        <w:t xml:space="preserve"> قبل الأول من حزير</w:t>
      </w:r>
      <w:r w:rsidR="00685A6A">
        <w:rPr>
          <w:rFonts w:hint="cs"/>
          <w:rtl/>
        </w:rPr>
        <w:t>أ</w:t>
      </w:r>
      <w:r w:rsidR="00CC051D" w:rsidRPr="00DE6131">
        <w:rPr>
          <w:rFonts w:hint="cs"/>
          <w:rtl/>
        </w:rPr>
        <w:t>ن من كل سنة يتضمن حسابات للعمليات المرتبطة</w:t>
      </w:r>
      <w:r w:rsidR="00D43E3E" w:rsidRPr="00DE6131">
        <w:rPr>
          <w:rFonts w:hint="cs"/>
          <w:rtl/>
        </w:rPr>
        <w:t xml:space="preserve"> بسير و</w:t>
      </w:r>
      <w:r w:rsidR="00D679E1">
        <w:rPr>
          <w:rFonts w:hint="cs"/>
          <w:rtl/>
        </w:rPr>
        <w:t>بتنفيذ عقد التفويض</w:t>
      </w:r>
      <w:r w:rsidR="00D43E3E" w:rsidRPr="00DE6131">
        <w:rPr>
          <w:rFonts w:hint="cs"/>
          <w:rtl/>
        </w:rPr>
        <w:t xml:space="preserve">، </w:t>
      </w:r>
      <w:r w:rsidR="007F69A2" w:rsidRPr="00DE6131">
        <w:rPr>
          <w:rFonts w:hint="cs"/>
          <w:rtl/>
        </w:rPr>
        <w:t xml:space="preserve">فضلا عن </w:t>
      </w:r>
      <w:r w:rsidR="00D43E3E" w:rsidRPr="00DE6131">
        <w:rPr>
          <w:rFonts w:hint="cs"/>
          <w:rtl/>
        </w:rPr>
        <w:t>تحليل</w:t>
      </w:r>
      <w:r w:rsidR="007F69A2" w:rsidRPr="00DE6131">
        <w:rPr>
          <w:rFonts w:hint="cs"/>
          <w:rtl/>
        </w:rPr>
        <w:t xml:space="preserve"> يبين فيه خطط وتطلعات صاحب التفويض </w:t>
      </w:r>
      <w:r w:rsidR="00D679E1">
        <w:rPr>
          <w:rFonts w:hint="cs"/>
          <w:rtl/>
        </w:rPr>
        <w:t xml:space="preserve">للنهوض </w:t>
      </w:r>
      <w:r w:rsidR="00D43E3E" w:rsidRPr="00DE6131">
        <w:rPr>
          <w:rFonts w:hint="cs"/>
          <w:rtl/>
        </w:rPr>
        <w:t>ب</w:t>
      </w:r>
      <w:r w:rsidR="007F69A2" w:rsidRPr="00DE6131">
        <w:rPr>
          <w:rFonts w:hint="cs"/>
          <w:rtl/>
        </w:rPr>
        <w:t>المرفق العام</w:t>
      </w:r>
      <w:r w:rsidR="00D43E3E" w:rsidRPr="00DE6131">
        <w:rPr>
          <w:rFonts w:hint="cs"/>
          <w:rtl/>
        </w:rPr>
        <w:t xml:space="preserve"> وتطويره </w:t>
      </w:r>
      <w:r w:rsidR="007F69A2" w:rsidRPr="00DE6131">
        <w:rPr>
          <w:rFonts w:hint="cs"/>
          <w:rtl/>
        </w:rPr>
        <w:t>ال</w:t>
      </w:r>
      <w:r w:rsidR="00D679E1">
        <w:rPr>
          <w:rFonts w:hint="cs"/>
          <w:rtl/>
        </w:rPr>
        <w:t>أ</w:t>
      </w:r>
      <w:r w:rsidR="007F69A2" w:rsidRPr="00DE6131">
        <w:rPr>
          <w:rFonts w:hint="cs"/>
          <w:rtl/>
        </w:rPr>
        <w:t xml:space="preserve">مر الذي يمكن </w:t>
      </w:r>
      <w:r w:rsidR="00D43E3E" w:rsidRPr="00DE6131">
        <w:rPr>
          <w:rFonts w:hint="cs"/>
          <w:rtl/>
        </w:rPr>
        <w:t xml:space="preserve">جهة التفويض </w:t>
      </w:r>
      <w:r w:rsidR="007F69A2" w:rsidRPr="00DE6131">
        <w:rPr>
          <w:rFonts w:hint="cs"/>
          <w:rtl/>
        </w:rPr>
        <w:t xml:space="preserve">من الوقوف على مدى </w:t>
      </w:r>
      <w:r w:rsidR="00D43E3E" w:rsidRPr="00DE6131">
        <w:rPr>
          <w:rFonts w:hint="cs"/>
          <w:rtl/>
        </w:rPr>
        <w:t>تنفيذ</w:t>
      </w:r>
      <w:r w:rsidR="007F69A2" w:rsidRPr="00DE6131">
        <w:rPr>
          <w:rFonts w:hint="cs"/>
          <w:rtl/>
        </w:rPr>
        <w:t xml:space="preserve"> المتعاقد لدفتر الشروط </w:t>
      </w:r>
      <w:r w:rsidR="00B12083" w:rsidRPr="00DE6131">
        <w:rPr>
          <w:rFonts w:hint="cs"/>
          <w:rtl/>
        </w:rPr>
        <w:t>وللأحكام</w:t>
      </w:r>
      <w:r w:rsidR="007F69A2" w:rsidRPr="00DE6131">
        <w:rPr>
          <w:rFonts w:hint="cs"/>
          <w:rtl/>
        </w:rPr>
        <w:t xml:space="preserve"> الواردة في عقد التفويض</w:t>
      </w:r>
      <w:r w:rsidR="002177C4" w:rsidRPr="00DE6131">
        <w:rPr>
          <w:rStyle w:val="Appelnotedebasdep"/>
          <w:color w:val="000000" w:themeColor="text1"/>
          <w:rtl/>
        </w:rPr>
        <w:footnoteReference w:id="127"/>
      </w:r>
      <w:r w:rsidR="007B1D9B" w:rsidRPr="00DE6131">
        <w:rPr>
          <w:rFonts w:hint="cs"/>
          <w:rtl/>
        </w:rPr>
        <w:t>.</w:t>
      </w:r>
    </w:p>
    <w:p w14:paraId="6A8ABF1E" w14:textId="1333E0D7" w:rsidR="00582BD6" w:rsidRPr="00DE6131" w:rsidRDefault="00582BD6" w:rsidP="001B4F5A">
      <w:pPr>
        <w:rPr>
          <w:rtl/>
        </w:rPr>
      </w:pPr>
      <w:r w:rsidRPr="00DE6131">
        <w:rPr>
          <w:rFonts w:hint="cs"/>
          <w:rtl/>
        </w:rPr>
        <w:t xml:space="preserve">وفي هذا </w:t>
      </w:r>
      <w:r w:rsidR="00DD2618" w:rsidRPr="00DE6131">
        <w:rPr>
          <w:rFonts w:hint="cs"/>
          <w:rtl/>
        </w:rPr>
        <w:t>الإطار</w:t>
      </w:r>
      <w:r w:rsidR="00D679E1">
        <w:rPr>
          <w:rFonts w:hint="cs"/>
          <w:rtl/>
        </w:rPr>
        <w:t xml:space="preserve"> فإ</w:t>
      </w:r>
      <w:r w:rsidRPr="00DE6131">
        <w:rPr>
          <w:rFonts w:hint="cs"/>
          <w:rtl/>
        </w:rPr>
        <w:t xml:space="preserve">ن المشرع الفرنسي لم يقتصر على صورة واحدة لتنظيم </w:t>
      </w:r>
      <w:r w:rsidR="00FE6E0F" w:rsidRPr="00DE6131">
        <w:rPr>
          <w:rFonts w:hint="cs"/>
          <w:rtl/>
        </w:rPr>
        <w:t>عملية الرقابة</w:t>
      </w:r>
      <w:r w:rsidRPr="00DE6131">
        <w:rPr>
          <w:rFonts w:hint="cs"/>
          <w:rtl/>
        </w:rPr>
        <w:t xml:space="preserve"> </w:t>
      </w:r>
      <w:r w:rsidR="00B12083" w:rsidRPr="00DE6131">
        <w:rPr>
          <w:rFonts w:hint="cs"/>
          <w:rtl/>
        </w:rPr>
        <w:t>الإدارية</w:t>
      </w:r>
      <w:r w:rsidRPr="00DE6131">
        <w:rPr>
          <w:rFonts w:hint="cs"/>
          <w:rtl/>
        </w:rPr>
        <w:t xml:space="preserve"> على عقود تفويض المرفق </w:t>
      </w:r>
      <w:r w:rsidR="00FE6E0F" w:rsidRPr="00DE6131">
        <w:rPr>
          <w:rFonts w:hint="cs"/>
          <w:rtl/>
        </w:rPr>
        <w:t>العام،</w:t>
      </w:r>
      <w:r w:rsidRPr="00DE6131">
        <w:rPr>
          <w:rFonts w:hint="cs"/>
          <w:rtl/>
        </w:rPr>
        <w:t xml:space="preserve"> بل تبنى العديد من أنواع الرقابة </w:t>
      </w:r>
      <w:r w:rsidR="00FE6E0F" w:rsidRPr="00DE6131">
        <w:rPr>
          <w:rFonts w:hint="cs"/>
          <w:rtl/>
        </w:rPr>
        <w:t xml:space="preserve">يمارس البعض </w:t>
      </w:r>
      <w:r w:rsidRPr="00DE6131">
        <w:rPr>
          <w:rFonts w:hint="cs"/>
          <w:rtl/>
        </w:rPr>
        <w:t xml:space="preserve">منها </w:t>
      </w:r>
      <w:r w:rsidR="00FE6E0F" w:rsidRPr="00DE6131">
        <w:rPr>
          <w:rFonts w:hint="cs"/>
          <w:rtl/>
        </w:rPr>
        <w:t>عن طريق السلطة</w:t>
      </w:r>
      <w:r w:rsidRPr="00DE6131">
        <w:rPr>
          <w:rFonts w:hint="cs"/>
          <w:rtl/>
        </w:rPr>
        <w:t xml:space="preserve"> المانحة للتفويض بنفسها </w:t>
      </w:r>
      <w:r w:rsidR="00FE6E0F" w:rsidRPr="00DE6131">
        <w:rPr>
          <w:rFonts w:hint="cs"/>
          <w:rtl/>
        </w:rPr>
        <w:t xml:space="preserve">وتبقى بعض الاختصاصات الرقابية الأخرى تدخل في نطاق اختصاصات </w:t>
      </w:r>
      <w:r w:rsidR="00F95A3F">
        <w:rPr>
          <w:rFonts w:hint="cs"/>
          <w:rtl/>
        </w:rPr>
        <w:t>ال</w:t>
      </w:r>
      <w:r w:rsidRPr="00DE6131">
        <w:rPr>
          <w:rFonts w:hint="cs"/>
          <w:rtl/>
        </w:rPr>
        <w:t>هيئات</w:t>
      </w:r>
      <w:r w:rsidR="00FE6E0F" w:rsidRPr="00DE6131">
        <w:rPr>
          <w:rFonts w:hint="cs"/>
          <w:rtl/>
        </w:rPr>
        <w:t xml:space="preserve"> </w:t>
      </w:r>
      <w:r w:rsidR="00F95A3F">
        <w:rPr>
          <w:rFonts w:hint="cs"/>
          <w:rtl/>
        </w:rPr>
        <w:t>ال</w:t>
      </w:r>
      <w:r w:rsidR="00FE6E0F" w:rsidRPr="00DE6131">
        <w:rPr>
          <w:rFonts w:hint="cs"/>
          <w:rtl/>
        </w:rPr>
        <w:t xml:space="preserve">إدارية </w:t>
      </w:r>
      <w:r w:rsidR="00F95A3F">
        <w:rPr>
          <w:rFonts w:hint="cs"/>
          <w:rtl/>
        </w:rPr>
        <w:t>التالية</w:t>
      </w:r>
      <w:r w:rsidRPr="00DE6131">
        <w:rPr>
          <w:rStyle w:val="Appelnotedebasdep"/>
          <w:color w:val="000000" w:themeColor="text1"/>
          <w:rtl/>
        </w:rPr>
        <w:footnoteReference w:id="128"/>
      </w:r>
      <w:r w:rsidRPr="00DE6131">
        <w:rPr>
          <w:rFonts w:hint="cs"/>
          <w:rtl/>
        </w:rPr>
        <w:t>.</w:t>
      </w:r>
    </w:p>
    <w:p w14:paraId="67D2E2A0" w14:textId="77777777" w:rsidR="00582BD6" w:rsidRPr="00DE6131" w:rsidRDefault="00582BD6" w:rsidP="004F2087">
      <w:pPr>
        <w:ind w:firstLine="0"/>
        <w:rPr>
          <w:color w:val="000000" w:themeColor="text1"/>
          <w:rtl/>
        </w:rPr>
      </w:pPr>
      <w:r w:rsidRPr="00DE6131">
        <w:rPr>
          <w:rFonts w:hint="cs"/>
          <w:color w:val="000000" w:themeColor="text1"/>
          <w:rtl/>
        </w:rPr>
        <w:t>1/ الرقابة بواسطة السلطة المفوضة ذاتها:</w:t>
      </w:r>
    </w:p>
    <w:p w14:paraId="3C16B99A" w14:textId="1B6C2DE4" w:rsidR="00EA7ABB" w:rsidRPr="00DE6131" w:rsidRDefault="00582BD6" w:rsidP="001B4F5A">
      <w:pPr>
        <w:rPr>
          <w:rtl/>
        </w:rPr>
      </w:pPr>
      <w:r w:rsidRPr="00DE6131">
        <w:rPr>
          <w:rFonts w:hint="cs"/>
          <w:rtl/>
        </w:rPr>
        <w:t xml:space="preserve">تقتضي </w:t>
      </w:r>
      <w:r w:rsidR="00DD2618" w:rsidRPr="00DE6131">
        <w:rPr>
          <w:rFonts w:hint="cs"/>
          <w:rtl/>
        </w:rPr>
        <w:t>بإلزام</w:t>
      </w:r>
      <w:r w:rsidR="00FE6E0F" w:rsidRPr="00DE6131">
        <w:rPr>
          <w:rFonts w:hint="cs"/>
          <w:rtl/>
        </w:rPr>
        <w:t xml:space="preserve"> المفوض له على ت</w:t>
      </w:r>
      <w:r w:rsidRPr="00DE6131">
        <w:rPr>
          <w:rFonts w:hint="cs"/>
          <w:rtl/>
        </w:rPr>
        <w:t>قد</w:t>
      </w:r>
      <w:r w:rsidR="00FE6E0F" w:rsidRPr="00DE6131">
        <w:rPr>
          <w:rFonts w:hint="cs"/>
          <w:rtl/>
        </w:rPr>
        <w:t>ي</w:t>
      </w:r>
      <w:r w:rsidRPr="00DE6131">
        <w:rPr>
          <w:rFonts w:hint="cs"/>
          <w:rtl/>
        </w:rPr>
        <w:t xml:space="preserve">م </w:t>
      </w:r>
      <w:r w:rsidR="00FE6E0F" w:rsidRPr="00DE6131">
        <w:rPr>
          <w:rFonts w:hint="cs"/>
          <w:rtl/>
        </w:rPr>
        <w:t>تقارير دورية وبصفة منتظمة ودائمة كل</w:t>
      </w:r>
      <w:r w:rsidRPr="00DE6131">
        <w:rPr>
          <w:rFonts w:hint="cs"/>
          <w:rtl/>
        </w:rPr>
        <w:t xml:space="preserve"> سنة وقبل الأول من حزير</w:t>
      </w:r>
      <w:r w:rsidR="00D11C23">
        <w:rPr>
          <w:rFonts w:hint="cs"/>
          <w:rtl/>
        </w:rPr>
        <w:t>ان</w:t>
      </w:r>
      <w:r w:rsidRPr="00DE6131">
        <w:rPr>
          <w:rFonts w:hint="cs"/>
          <w:rtl/>
        </w:rPr>
        <w:t xml:space="preserve"> الى السلطة </w:t>
      </w:r>
      <w:r w:rsidR="00FE6E0F" w:rsidRPr="00DE6131">
        <w:rPr>
          <w:rFonts w:hint="cs"/>
          <w:rtl/>
        </w:rPr>
        <w:t>المانحة للتفويض يتضمن</w:t>
      </w:r>
      <w:r w:rsidRPr="00DE6131">
        <w:rPr>
          <w:rFonts w:hint="cs"/>
          <w:rtl/>
        </w:rPr>
        <w:t xml:space="preserve"> </w:t>
      </w:r>
      <w:r w:rsidR="00FE6E0F" w:rsidRPr="00DE6131">
        <w:rPr>
          <w:rFonts w:hint="cs"/>
          <w:rtl/>
        </w:rPr>
        <w:t>كشف مفصل لجميع الحسابات التي</w:t>
      </w:r>
      <w:r w:rsidRPr="00DE6131">
        <w:rPr>
          <w:rFonts w:hint="cs"/>
          <w:rtl/>
        </w:rPr>
        <w:t xml:space="preserve"> </w:t>
      </w:r>
      <w:r w:rsidR="00FE6E0F" w:rsidRPr="00DE6131">
        <w:rPr>
          <w:rFonts w:hint="cs"/>
          <w:rtl/>
        </w:rPr>
        <w:t>ترتبط</w:t>
      </w:r>
      <w:r w:rsidRPr="00DE6131">
        <w:rPr>
          <w:rFonts w:hint="cs"/>
          <w:rtl/>
        </w:rPr>
        <w:t xml:space="preserve"> </w:t>
      </w:r>
      <w:r w:rsidR="00FE6E0F" w:rsidRPr="00DE6131">
        <w:rPr>
          <w:rFonts w:hint="cs"/>
          <w:rtl/>
        </w:rPr>
        <w:t>بالمعاملات</w:t>
      </w:r>
      <w:r w:rsidRPr="00DE6131">
        <w:rPr>
          <w:rFonts w:hint="cs"/>
          <w:rtl/>
        </w:rPr>
        <w:t xml:space="preserve"> المتعلقة بتنفيذ </w:t>
      </w:r>
      <w:r w:rsidR="00DD2618" w:rsidRPr="00DE6131">
        <w:rPr>
          <w:rFonts w:hint="cs"/>
          <w:rtl/>
        </w:rPr>
        <w:t>تفويض بالإضافة</w:t>
      </w:r>
      <w:r w:rsidR="00FE6E0F" w:rsidRPr="00DE6131">
        <w:rPr>
          <w:rFonts w:hint="cs"/>
          <w:rtl/>
        </w:rPr>
        <w:t xml:space="preserve"> </w:t>
      </w:r>
      <w:r w:rsidR="00DD2618" w:rsidRPr="00DE6131">
        <w:rPr>
          <w:rFonts w:hint="cs"/>
          <w:rtl/>
        </w:rPr>
        <w:t>الى تقرير</w:t>
      </w:r>
      <w:r w:rsidR="003B4B89">
        <w:rPr>
          <w:rFonts w:hint="cs"/>
          <w:rtl/>
        </w:rPr>
        <w:t xml:space="preserve"> </w:t>
      </w:r>
      <w:r w:rsidRPr="00DE6131">
        <w:rPr>
          <w:rFonts w:hint="cs"/>
          <w:rtl/>
        </w:rPr>
        <w:t xml:space="preserve">عن جودة الخدمة </w:t>
      </w:r>
      <w:r w:rsidR="00FE6E0F" w:rsidRPr="00DE6131">
        <w:rPr>
          <w:rFonts w:hint="cs"/>
          <w:rtl/>
        </w:rPr>
        <w:t xml:space="preserve">العمومية المقدمة لمستخدمي المرفق يجب تدعيم هذا التقرير بملحق تفصيلي </w:t>
      </w:r>
      <w:r w:rsidR="00DD2618" w:rsidRPr="00DE6131">
        <w:rPr>
          <w:rFonts w:hint="cs"/>
          <w:rtl/>
        </w:rPr>
        <w:t>بحيث يمكن</w:t>
      </w:r>
      <w:r w:rsidRPr="00DE6131">
        <w:rPr>
          <w:rFonts w:hint="cs"/>
          <w:rtl/>
        </w:rPr>
        <w:t xml:space="preserve"> من خلاله السلطة </w:t>
      </w:r>
      <w:r w:rsidR="00D679E1">
        <w:rPr>
          <w:rFonts w:hint="cs"/>
          <w:rtl/>
        </w:rPr>
        <w:t>المفوضة من إ</w:t>
      </w:r>
      <w:r w:rsidR="00DD2618" w:rsidRPr="00DE6131">
        <w:rPr>
          <w:rFonts w:hint="cs"/>
          <w:rtl/>
        </w:rPr>
        <w:t xml:space="preserve">جراء عملية الرقابة </w:t>
      </w:r>
      <w:r w:rsidR="00DD2618" w:rsidRPr="00DE6131">
        <w:rPr>
          <w:rFonts w:hint="cs"/>
          <w:rtl/>
        </w:rPr>
        <w:lastRenderedPageBreak/>
        <w:t>و</w:t>
      </w:r>
      <w:r w:rsidRPr="00DE6131">
        <w:rPr>
          <w:rFonts w:hint="cs"/>
          <w:rtl/>
        </w:rPr>
        <w:t xml:space="preserve">تقييم أداء المشروع </w:t>
      </w:r>
      <w:r w:rsidR="00DD2618" w:rsidRPr="00DE6131">
        <w:rPr>
          <w:rFonts w:hint="cs"/>
          <w:rtl/>
        </w:rPr>
        <w:t>بشكل أكثر شفافية وموضوعية</w:t>
      </w:r>
      <w:r w:rsidR="004007B0">
        <w:rPr>
          <w:rFonts w:hint="cs"/>
          <w:rtl/>
        </w:rPr>
        <w:t xml:space="preserve">، وتعد أهم أنواع </w:t>
      </w:r>
      <w:r w:rsidR="00387522">
        <w:rPr>
          <w:rFonts w:hint="cs"/>
          <w:rtl/>
        </w:rPr>
        <w:t>الرقابة</w:t>
      </w:r>
      <w:r w:rsidR="00581A8D">
        <w:rPr>
          <w:rFonts w:hint="cs"/>
          <w:rtl/>
        </w:rPr>
        <w:t xml:space="preserve"> باعتبار السلطة المفوضة المعنية بالدرجة الأولى بسير وانتظام المرفق العام موضوع التفويض.</w:t>
      </w:r>
      <w:r w:rsidR="00DD2618" w:rsidRPr="00DE6131">
        <w:rPr>
          <w:rFonts w:hint="cs"/>
          <w:rtl/>
        </w:rPr>
        <w:t xml:space="preserve"> </w:t>
      </w:r>
    </w:p>
    <w:p w14:paraId="1D19C597" w14:textId="6C28790F" w:rsidR="00DD2618" w:rsidRPr="00DE6131" w:rsidRDefault="00DD2618" w:rsidP="00006F4F">
      <w:pPr>
        <w:ind w:firstLine="0"/>
        <w:rPr>
          <w:color w:val="000000" w:themeColor="text1"/>
          <w:rtl/>
        </w:rPr>
      </w:pPr>
      <w:r w:rsidRPr="00DE6131">
        <w:rPr>
          <w:rFonts w:hint="cs"/>
          <w:color w:val="000000" w:themeColor="text1"/>
          <w:rtl/>
        </w:rPr>
        <w:t xml:space="preserve">2/ </w:t>
      </w:r>
      <w:r w:rsidR="00582BD6" w:rsidRPr="00DE6131">
        <w:rPr>
          <w:rFonts w:hint="cs"/>
          <w:color w:val="000000" w:themeColor="text1"/>
          <w:rtl/>
        </w:rPr>
        <w:t xml:space="preserve">الرقابة بواسطة لجنة التحقيق الوزارية: </w:t>
      </w:r>
    </w:p>
    <w:p w14:paraId="48742787" w14:textId="2455E008" w:rsidR="00582BD6" w:rsidRPr="00DE6131" w:rsidRDefault="00DD2618" w:rsidP="001B4F5A">
      <w:pPr>
        <w:rPr>
          <w:rtl/>
        </w:rPr>
      </w:pPr>
      <w:r w:rsidRPr="00DE6131">
        <w:rPr>
          <w:rFonts w:hint="cs"/>
          <w:rtl/>
        </w:rPr>
        <w:t xml:space="preserve">نص </w:t>
      </w:r>
      <w:r w:rsidR="00582BD6" w:rsidRPr="00DE6131">
        <w:rPr>
          <w:rFonts w:hint="cs"/>
          <w:rtl/>
        </w:rPr>
        <w:t xml:space="preserve"> القانون الفرنسي </w:t>
      </w:r>
      <w:r w:rsidRPr="00DE6131">
        <w:rPr>
          <w:rFonts w:hint="cs"/>
          <w:rtl/>
        </w:rPr>
        <w:t>على أن</w:t>
      </w:r>
      <w:r w:rsidR="00582BD6" w:rsidRPr="00DE6131">
        <w:rPr>
          <w:rFonts w:hint="cs"/>
          <w:rtl/>
        </w:rPr>
        <w:t xml:space="preserve"> عقود تفويض المرفق العام تخضع للرقابة الإدارية بواسطة " اللجنة الوزارية للتحقيق وتفويض المرفق العام" أي</w:t>
      </w:r>
      <w:r w:rsidRPr="00DE6131">
        <w:rPr>
          <w:rFonts w:hint="cs"/>
          <w:rtl/>
        </w:rPr>
        <w:t xml:space="preserve"> ممارسة </w:t>
      </w:r>
      <w:r w:rsidR="00582BD6" w:rsidRPr="00DE6131">
        <w:rPr>
          <w:rFonts w:hint="cs"/>
          <w:rtl/>
        </w:rPr>
        <w:t xml:space="preserve"> الرقابة </w:t>
      </w:r>
      <w:r w:rsidRPr="00DE6131">
        <w:rPr>
          <w:rFonts w:hint="cs"/>
          <w:rtl/>
        </w:rPr>
        <w:t xml:space="preserve"> الإدارية على المرفق العام </w:t>
      </w:r>
      <w:r w:rsidR="00D11C23" w:rsidRPr="00DE6131">
        <w:rPr>
          <w:rFonts w:hint="cs"/>
          <w:rtl/>
        </w:rPr>
        <w:t>بإنشاء</w:t>
      </w:r>
      <w:r w:rsidR="00582BD6" w:rsidRPr="00DE6131">
        <w:rPr>
          <w:rFonts w:hint="cs"/>
          <w:rtl/>
        </w:rPr>
        <w:t xml:space="preserve"> لجنة تحقيق </w:t>
      </w:r>
      <w:r w:rsidR="003B7FAC" w:rsidRPr="00DE6131">
        <w:rPr>
          <w:rFonts w:hint="cs"/>
          <w:rtl/>
        </w:rPr>
        <w:t>وقد</w:t>
      </w:r>
      <w:r w:rsidR="00582BD6" w:rsidRPr="00DE6131">
        <w:rPr>
          <w:rFonts w:hint="cs"/>
          <w:rtl/>
        </w:rPr>
        <w:t xml:space="preserve"> </w:t>
      </w:r>
      <w:r w:rsidR="003A5A64">
        <w:rPr>
          <w:rFonts w:hint="cs"/>
          <w:rtl/>
        </w:rPr>
        <w:t>أ</w:t>
      </w:r>
      <w:r w:rsidR="00582BD6" w:rsidRPr="00DE6131">
        <w:rPr>
          <w:rFonts w:hint="cs"/>
          <w:rtl/>
        </w:rPr>
        <w:t>نشات هذه اللجنة بموجب القانون رقم 3/91 المؤرخ في</w:t>
      </w:r>
      <w:r w:rsidR="003A5A64">
        <w:rPr>
          <w:rFonts w:hint="cs"/>
          <w:rtl/>
        </w:rPr>
        <w:t>:</w:t>
      </w:r>
      <w:r w:rsidR="00582BD6" w:rsidRPr="00DE6131">
        <w:rPr>
          <w:rFonts w:hint="cs"/>
          <w:rtl/>
        </w:rPr>
        <w:t xml:space="preserve"> 01/01/1991 المتعلق بالشفافية والإجراءات الواجب الالتزام بها عند ابرام العقد</w:t>
      </w:r>
      <w:r w:rsidR="003B7FAC" w:rsidRPr="00DE6131">
        <w:rPr>
          <w:rFonts w:hint="cs"/>
          <w:rtl/>
        </w:rPr>
        <w:t xml:space="preserve">، </w:t>
      </w:r>
      <w:r w:rsidR="003A5A64">
        <w:rPr>
          <w:rFonts w:hint="cs"/>
          <w:rtl/>
        </w:rPr>
        <w:t>و</w:t>
      </w:r>
      <w:r w:rsidR="003B7FAC" w:rsidRPr="00DE6131">
        <w:rPr>
          <w:rFonts w:hint="cs"/>
          <w:rtl/>
        </w:rPr>
        <w:t>ت</w:t>
      </w:r>
      <w:r w:rsidR="00582BD6" w:rsidRPr="00DE6131">
        <w:rPr>
          <w:rFonts w:hint="cs"/>
          <w:rtl/>
        </w:rPr>
        <w:t xml:space="preserve">تشكل </w:t>
      </w:r>
      <w:r w:rsidR="003B7FAC" w:rsidRPr="00DE6131">
        <w:rPr>
          <w:rFonts w:hint="cs"/>
          <w:rtl/>
        </w:rPr>
        <w:t xml:space="preserve">اللجنة </w:t>
      </w:r>
      <w:r w:rsidR="00582BD6" w:rsidRPr="00DE6131">
        <w:rPr>
          <w:rFonts w:hint="cs"/>
          <w:rtl/>
        </w:rPr>
        <w:t>من بين القضاة والموظفين من الفئة</w:t>
      </w:r>
      <w:r w:rsidR="003B7FAC" w:rsidRPr="00DE6131">
        <w:rPr>
          <w:rFonts w:hint="cs"/>
          <w:rtl/>
        </w:rPr>
        <w:t xml:space="preserve"> أ</w:t>
      </w:r>
      <w:r w:rsidR="00582BD6" w:rsidRPr="00DE6131">
        <w:rPr>
          <w:rFonts w:hint="cs"/>
          <w:rtl/>
        </w:rPr>
        <w:t xml:space="preserve"> </w:t>
      </w:r>
      <w:r w:rsidR="003B7FAC" w:rsidRPr="00DE6131">
        <w:rPr>
          <w:rFonts w:hint="cs"/>
          <w:rtl/>
        </w:rPr>
        <w:t>وتعين</w:t>
      </w:r>
      <w:r w:rsidR="00582BD6" w:rsidRPr="00DE6131">
        <w:rPr>
          <w:rFonts w:hint="cs"/>
          <w:rtl/>
        </w:rPr>
        <w:t xml:space="preserve"> تشكيل</w:t>
      </w:r>
      <w:r w:rsidR="003B7FAC" w:rsidRPr="00DE6131">
        <w:rPr>
          <w:rFonts w:hint="cs"/>
          <w:rtl/>
        </w:rPr>
        <w:t>ت</w:t>
      </w:r>
      <w:r w:rsidR="00582BD6" w:rsidRPr="00DE6131">
        <w:rPr>
          <w:rFonts w:hint="cs"/>
          <w:rtl/>
        </w:rPr>
        <w:t>ها</w:t>
      </w:r>
      <w:r w:rsidR="003B7FAC" w:rsidRPr="00DE6131">
        <w:rPr>
          <w:rFonts w:hint="cs"/>
          <w:rtl/>
        </w:rPr>
        <w:t xml:space="preserve"> عن طريق </w:t>
      </w:r>
      <w:r w:rsidR="00582BD6" w:rsidRPr="00DE6131">
        <w:rPr>
          <w:rFonts w:hint="cs"/>
          <w:rtl/>
        </w:rPr>
        <w:t xml:space="preserve"> قرار </w:t>
      </w:r>
      <w:r w:rsidR="003A5A64">
        <w:rPr>
          <w:rFonts w:hint="cs"/>
          <w:rtl/>
        </w:rPr>
        <w:t>يصدر</w:t>
      </w:r>
      <w:r w:rsidR="003B4B89">
        <w:rPr>
          <w:rFonts w:hint="cs"/>
          <w:rtl/>
        </w:rPr>
        <w:t xml:space="preserve"> </w:t>
      </w:r>
      <w:r w:rsidR="00582BD6" w:rsidRPr="00DE6131">
        <w:rPr>
          <w:rFonts w:hint="cs"/>
          <w:rtl/>
        </w:rPr>
        <w:t>من</w:t>
      </w:r>
      <w:r w:rsidR="003B7FAC" w:rsidRPr="00DE6131">
        <w:rPr>
          <w:rFonts w:hint="cs"/>
          <w:rtl/>
        </w:rPr>
        <w:t xml:space="preserve"> قبل </w:t>
      </w:r>
      <w:r w:rsidR="00582BD6" w:rsidRPr="00DE6131">
        <w:rPr>
          <w:rFonts w:hint="cs"/>
          <w:rtl/>
        </w:rPr>
        <w:t xml:space="preserve"> الوزير الأول ووزير العدل ووزير الاقتصاد والمالية </w:t>
      </w:r>
      <w:r w:rsidR="003B7FAC" w:rsidRPr="00DE6131">
        <w:rPr>
          <w:rFonts w:hint="cs"/>
          <w:rtl/>
        </w:rPr>
        <w:t xml:space="preserve">وتسند الى </w:t>
      </w:r>
      <w:r w:rsidR="00582BD6" w:rsidRPr="00DE6131">
        <w:rPr>
          <w:rFonts w:hint="cs"/>
          <w:rtl/>
        </w:rPr>
        <w:t xml:space="preserve"> اللجنة </w:t>
      </w:r>
      <w:r w:rsidR="003B7FAC" w:rsidRPr="00DE6131">
        <w:rPr>
          <w:rFonts w:hint="cs"/>
          <w:rtl/>
        </w:rPr>
        <w:t xml:space="preserve"> المذكورة </w:t>
      </w:r>
      <w:r w:rsidR="00582BD6" w:rsidRPr="00DE6131">
        <w:rPr>
          <w:rFonts w:hint="cs"/>
          <w:rtl/>
        </w:rPr>
        <w:t xml:space="preserve">عند مباشرة </w:t>
      </w:r>
      <w:r w:rsidR="003B7FAC" w:rsidRPr="00DE6131">
        <w:rPr>
          <w:rFonts w:hint="cs"/>
          <w:rtl/>
        </w:rPr>
        <w:t>عملية التحقيق والا</w:t>
      </w:r>
      <w:r w:rsidR="00582BD6" w:rsidRPr="00DE6131">
        <w:rPr>
          <w:rFonts w:hint="cs"/>
          <w:rtl/>
        </w:rPr>
        <w:t>طلاع على المستندات والوثائق وتفتيش أماكن العمل</w:t>
      </w:r>
      <w:r w:rsidR="003B7FAC" w:rsidRPr="00DE6131">
        <w:rPr>
          <w:rFonts w:hint="cs"/>
          <w:rtl/>
        </w:rPr>
        <w:t>،</w:t>
      </w:r>
      <w:r w:rsidR="003A5A64">
        <w:rPr>
          <w:rFonts w:hint="cs"/>
          <w:rtl/>
        </w:rPr>
        <w:t xml:space="preserve"> </w:t>
      </w:r>
      <w:r w:rsidR="00582BD6" w:rsidRPr="00DE6131">
        <w:rPr>
          <w:rFonts w:hint="cs"/>
          <w:rtl/>
        </w:rPr>
        <w:t xml:space="preserve">ولكن على الرغم من ذلك </w:t>
      </w:r>
      <w:r w:rsidR="003B7FAC" w:rsidRPr="00DE6131">
        <w:rPr>
          <w:rFonts w:hint="cs"/>
          <w:rtl/>
        </w:rPr>
        <w:t xml:space="preserve">تبقى لها مهمة </w:t>
      </w:r>
      <w:r w:rsidR="00582BD6" w:rsidRPr="00DE6131">
        <w:rPr>
          <w:rFonts w:hint="cs"/>
          <w:rtl/>
        </w:rPr>
        <w:t xml:space="preserve">محددة </w:t>
      </w:r>
      <w:r w:rsidR="003B7FAC" w:rsidRPr="00DE6131">
        <w:rPr>
          <w:rFonts w:hint="cs"/>
          <w:rtl/>
        </w:rPr>
        <w:t xml:space="preserve">تتلخص في </w:t>
      </w:r>
      <w:r w:rsidR="00582BD6" w:rsidRPr="00DE6131">
        <w:rPr>
          <w:rFonts w:hint="cs"/>
          <w:rtl/>
        </w:rPr>
        <w:t xml:space="preserve">التثبت من الإجراءات القانونية كافة الواجب الالتزام بها </w:t>
      </w:r>
      <w:r w:rsidR="003B7FAC" w:rsidRPr="00DE6131">
        <w:rPr>
          <w:rFonts w:hint="cs"/>
          <w:rtl/>
        </w:rPr>
        <w:t xml:space="preserve">في مرحلة </w:t>
      </w:r>
      <w:r w:rsidR="00582BD6" w:rsidRPr="00DE6131">
        <w:rPr>
          <w:rFonts w:hint="cs"/>
          <w:rtl/>
        </w:rPr>
        <w:t xml:space="preserve"> ابرام العقد </w:t>
      </w:r>
      <w:r w:rsidR="003B7FAC" w:rsidRPr="00DE6131">
        <w:rPr>
          <w:rFonts w:hint="cs"/>
          <w:rtl/>
        </w:rPr>
        <w:t>الإداري</w:t>
      </w:r>
      <w:r w:rsidR="00582BD6" w:rsidRPr="00DE6131">
        <w:rPr>
          <w:rFonts w:hint="cs"/>
          <w:rtl/>
        </w:rPr>
        <w:t xml:space="preserve"> واجراء التحقيقات الواجبة</w:t>
      </w:r>
      <w:r w:rsidR="00190CC5">
        <w:rPr>
          <w:rFonts w:hint="cs"/>
          <w:rtl/>
        </w:rPr>
        <w:t>،</w:t>
      </w:r>
      <w:r w:rsidR="00582BD6" w:rsidRPr="00DE6131">
        <w:rPr>
          <w:rFonts w:hint="cs"/>
          <w:rtl/>
        </w:rPr>
        <w:t xml:space="preserve"> وينتهي دور اللجنة</w:t>
      </w:r>
      <w:r w:rsidR="00190CC5">
        <w:rPr>
          <w:rFonts w:hint="cs"/>
          <w:rtl/>
        </w:rPr>
        <w:t xml:space="preserve"> المعنية بالانتهاء من إ</w:t>
      </w:r>
      <w:r w:rsidR="003B7FAC" w:rsidRPr="00DE6131">
        <w:rPr>
          <w:rFonts w:hint="cs"/>
          <w:rtl/>
        </w:rPr>
        <w:t xml:space="preserve">جراء </w:t>
      </w:r>
      <w:r w:rsidR="00582BD6" w:rsidRPr="00DE6131">
        <w:rPr>
          <w:rFonts w:hint="cs"/>
          <w:rtl/>
        </w:rPr>
        <w:t xml:space="preserve">التحقيق وتسليمه الى الجهة الإدارية </w:t>
      </w:r>
      <w:r w:rsidR="003B7FAC" w:rsidRPr="00DE6131">
        <w:rPr>
          <w:rFonts w:hint="cs"/>
          <w:rtl/>
        </w:rPr>
        <w:t xml:space="preserve">لكن ليس لها الحق في توقيع أي </w:t>
      </w:r>
      <w:r w:rsidR="00582BD6" w:rsidRPr="00DE6131">
        <w:rPr>
          <w:rFonts w:hint="cs"/>
          <w:rtl/>
        </w:rPr>
        <w:t xml:space="preserve">جزاء بحق </w:t>
      </w:r>
      <w:r w:rsidR="003B7FAC" w:rsidRPr="00DE6131">
        <w:rPr>
          <w:rFonts w:hint="cs"/>
          <w:rtl/>
        </w:rPr>
        <w:t>المتعاقد المخالف لالتزاماته</w:t>
      </w:r>
      <w:r w:rsidR="00582BD6" w:rsidRPr="00DE6131">
        <w:rPr>
          <w:rFonts w:hint="cs"/>
          <w:rtl/>
        </w:rPr>
        <w:t xml:space="preserve">. </w:t>
      </w:r>
    </w:p>
    <w:p w14:paraId="2B1D3F82" w14:textId="58CCBAD9" w:rsidR="00582BD6" w:rsidRPr="00DE6131" w:rsidRDefault="00DD2618" w:rsidP="004F2087">
      <w:pPr>
        <w:ind w:firstLine="0"/>
        <w:rPr>
          <w:color w:val="000000" w:themeColor="text1"/>
          <w:rtl/>
        </w:rPr>
      </w:pPr>
      <w:r w:rsidRPr="00DE6131">
        <w:rPr>
          <w:rFonts w:hint="cs"/>
          <w:color w:val="000000" w:themeColor="text1"/>
          <w:rtl/>
        </w:rPr>
        <w:t xml:space="preserve">3/ </w:t>
      </w:r>
      <w:r w:rsidR="00582BD6" w:rsidRPr="00DE6131">
        <w:rPr>
          <w:rFonts w:hint="cs"/>
          <w:color w:val="000000" w:themeColor="text1"/>
          <w:rtl/>
        </w:rPr>
        <w:t>الرقابة بواسطة الجهاز المركزي لمكافحة الفساد:</w:t>
      </w:r>
    </w:p>
    <w:p w14:paraId="0A1321BF" w14:textId="5ACA7776" w:rsidR="00582BD6" w:rsidRPr="00DE6131" w:rsidRDefault="003B7FAC" w:rsidP="001B4F5A">
      <w:pPr>
        <w:rPr>
          <w:rtl/>
        </w:rPr>
      </w:pPr>
      <w:r w:rsidRPr="00DE6131">
        <w:rPr>
          <w:rFonts w:hint="cs"/>
          <w:rtl/>
        </w:rPr>
        <w:t>وهو جهاز أ</w:t>
      </w:r>
      <w:r w:rsidR="00582BD6" w:rsidRPr="00DE6131">
        <w:rPr>
          <w:rFonts w:hint="cs"/>
          <w:rtl/>
        </w:rPr>
        <w:t>نشا بموجب</w:t>
      </w:r>
      <w:r w:rsidR="00D11C23">
        <w:rPr>
          <w:rFonts w:hint="cs"/>
          <w:rtl/>
        </w:rPr>
        <w:t xml:space="preserve"> قانون سابان 1993 وهو تابع لوزير</w:t>
      </w:r>
      <w:r w:rsidR="00582BD6" w:rsidRPr="00DE6131">
        <w:rPr>
          <w:rFonts w:hint="cs"/>
          <w:rtl/>
        </w:rPr>
        <w:t xml:space="preserve"> العدل ومن صلاحياته جمع وتنسيق المعلومات حول الأوضاع الاقتصادية والمالية للمرافق العامة </w:t>
      </w:r>
      <w:r w:rsidR="00D11C23" w:rsidRPr="00DE6131">
        <w:rPr>
          <w:rFonts w:hint="cs"/>
          <w:rtl/>
        </w:rPr>
        <w:t>وموضوع</w:t>
      </w:r>
      <w:r w:rsidR="00582BD6" w:rsidRPr="00DE6131">
        <w:rPr>
          <w:rFonts w:hint="cs"/>
          <w:rtl/>
        </w:rPr>
        <w:t xml:space="preserve"> الت</w:t>
      </w:r>
      <w:r w:rsidR="00D11C23">
        <w:rPr>
          <w:rFonts w:hint="cs"/>
          <w:rtl/>
        </w:rPr>
        <w:t>فويض العائدة للجماعات المحلية و</w:t>
      </w:r>
      <w:r w:rsidR="00D11C23" w:rsidRPr="00DE6131">
        <w:rPr>
          <w:rFonts w:hint="cs"/>
          <w:rtl/>
        </w:rPr>
        <w:t>التأكد</w:t>
      </w:r>
      <w:r w:rsidR="00582BD6" w:rsidRPr="00DE6131">
        <w:rPr>
          <w:rFonts w:hint="cs"/>
          <w:rtl/>
        </w:rPr>
        <w:t xml:space="preserve"> من </w:t>
      </w:r>
      <w:r w:rsidR="0094304C" w:rsidRPr="00DE6131">
        <w:rPr>
          <w:rFonts w:hint="cs"/>
          <w:rtl/>
        </w:rPr>
        <w:t>مطابقة عقود</w:t>
      </w:r>
      <w:r w:rsidR="00582BD6" w:rsidRPr="00DE6131">
        <w:rPr>
          <w:rFonts w:hint="cs"/>
          <w:rtl/>
        </w:rPr>
        <w:t xml:space="preserve"> التفويض </w:t>
      </w:r>
      <w:r w:rsidRPr="00DE6131">
        <w:rPr>
          <w:rFonts w:hint="cs"/>
          <w:rtl/>
        </w:rPr>
        <w:t xml:space="preserve">للقواعد </w:t>
      </w:r>
      <w:r w:rsidR="0094304C" w:rsidRPr="00DE6131">
        <w:rPr>
          <w:rFonts w:hint="cs"/>
          <w:rtl/>
        </w:rPr>
        <w:t>القانونية والأنظمة</w:t>
      </w:r>
      <w:r w:rsidRPr="00DE6131">
        <w:rPr>
          <w:rFonts w:hint="cs"/>
          <w:rtl/>
        </w:rPr>
        <w:t xml:space="preserve"> واللوائح المعمول </w:t>
      </w:r>
      <w:r w:rsidR="0094304C" w:rsidRPr="00DE6131">
        <w:rPr>
          <w:rFonts w:hint="cs"/>
          <w:rtl/>
        </w:rPr>
        <w:t>بها،</w:t>
      </w:r>
      <w:r w:rsidRPr="00DE6131">
        <w:rPr>
          <w:rFonts w:hint="cs"/>
          <w:rtl/>
        </w:rPr>
        <w:t xml:space="preserve"> غير أنه في حالة </w:t>
      </w:r>
      <w:r w:rsidR="0094304C" w:rsidRPr="00DE6131">
        <w:rPr>
          <w:rFonts w:hint="cs"/>
          <w:rtl/>
        </w:rPr>
        <w:t>وجود مخالفات</w:t>
      </w:r>
      <w:r w:rsidRPr="00DE6131">
        <w:rPr>
          <w:rFonts w:hint="cs"/>
          <w:rtl/>
        </w:rPr>
        <w:t xml:space="preserve"> </w:t>
      </w:r>
      <w:r w:rsidR="0094304C" w:rsidRPr="00DE6131">
        <w:rPr>
          <w:rFonts w:hint="cs"/>
          <w:rtl/>
        </w:rPr>
        <w:t>ذات طابع</w:t>
      </w:r>
      <w:r w:rsidR="00582BD6" w:rsidRPr="00DE6131">
        <w:rPr>
          <w:rFonts w:hint="cs"/>
          <w:rtl/>
        </w:rPr>
        <w:t xml:space="preserve"> </w:t>
      </w:r>
      <w:r w:rsidR="0094304C" w:rsidRPr="00DE6131">
        <w:rPr>
          <w:rFonts w:hint="cs"/>
          <w:rtl/>
        </w:rPr>
        <w:t>جزائي تحال</w:t>
      </w:r>
      <w:r w:rsidRPr="00DE6131">
        <w:rPr>
          <w:rFonts w:hint="cs"/>
          <w:rtl/>
        </w:rPr>
        <w:t xml:space="preserve"> هذه المخالفات مع الأوراق الثبوتية </w:t>
      </w:r>
      <w:r w:rsidR="0094304C" w:rsidRPr="00DE6131">
        <w:rPr>
          <w:rFonts w:hint="cs"/>
          <w:rtl/>
        </w:rPr>
        <w:t>لها الى</w:t>
      </w:r>
      <w:r w:rsidR="00582BD6" w:rsidRPr="00DE6131">
        <w:rPr>
          <w:rFonts w:hint="cs"/>
          <w:rtl/>
        </w:rPr>
        <w:t xml:space="preserve"> النيابة </w:t>
      </w:r>
      <w:r w:rsidR="0094304C" w:rsidRPr="00DE6131">
        <w:rPr>
          <w:rFonts w:hint="cs"/>
          <w:rtl/>
        </w:rPr>
        <w:t xml:space="preserve">العامة للقيام بالإجراءات القانونية اللازمة </w:t>
      </w:r>
      <w:r w:rsidR="00D11C23" w:rsidRPr="00DE6131">
        <w:rPr>
          <w:rFonts w:hint="cs"/>
          <w:rtl/>
        </w:rPr>
        <w:t>بشأنها</w:t>
      </w:r>
      <w:r w:rsidR="00582BD6" w:rsidRPr="00DE6131">
        <w:rPr>
          <w:rFonts w:hint="cs"/>
          <w:rtl/>
        </w:rPr>
        <w:t>.</w:t>
      </w:r>
    </w:p>
    <w:p w14:paraId="2885D85C" w14:textId="18051131" w:rsidR="000F18D5" w:rsidRPr="00DE6131" w:rsidRDefault="0094304C" w:rsidP="001B4F5A">
      <w:pPr>
        <w:rPr>
          <w:rtl/>
        </w:rPr>
      </w:pPr>
      <w:r w:rsidRPr="00DE6131">
        <w:rPr>
          <w:rFonts w:hint="cs"/>
          <w:rtl/>
        </w:rPr>
        <w:t xml:space="preserve">وبالتالي </w:t>
      </w:r>
      <w:r w:rsidR="00D43E3E" w:rsidRPr="00DE6131">
        <w:rPr>
          <w:rFonts w:hint="cs"/>
          <w:rtl/>
        </w:rPr>
        <w:t>ف</w:t>
      </w:r>
      <w:r w:rsidR="009E7796" w:rsidRPr="00DE6131">
        <w:rPr>
          <w:rFonts w:hint="cs"/>
          <w:rtl/>
        </w:rPr>
        <w:t xml:space="preserve">الرقابة الإدارية </w:t>
      </w:r>
      <w:r w:rsidR="00D43E3E" w:rsidRPr="00DE6131">
        <w:rPr>
          <w:rFonts w:hint="cs"/>
          <w:rtl/>
        </w:rPr>
        <w:t>هي ال</w:t>
      </w:r>
      <w:r w:rsidR="009E7796" w:rsidRPr="00DE6131">
        <w:rPr>
          <w:rFonts w:hint="cs"/>
          <w:rtl/>
        </w:rPr>
        <w:t>رقابة</w:t>
      </w:r>
      <w:r w:rsidR="00D43E3E" w:rsidRPr="00DE6131">
        <w:rPr>
          <w:rFonts w:hint="cs"/>
          <w:rtl/>
        </w:rPr>
        <w:t xml:space="preserve"> التي تمارسها</w:t>
      </w:r>
      <w:r w:rsidR="009E7796" w:rsidRPr="00DE6131">
        <w:rPr>
          <w:rFonts w:hint="cs"/>
          <w:rtl/>
        </w:rPr>
        <w:t xml:space="preserve"> السلطة المفوضة على المرفق العام</w:t>
      </w:r>
      <w:r w:rsidR="00D43E3E" w:rsidRPr="00DE6131">
        <w:rPr>
          <w:rFonts w:hint="cs"/>
          <w:rtl/>
        </w:rPr>
        <w:t xml:space="preserve"> المفوض </w:t>
      </w:r>
      <w:r w:rsidR="009E7796" w:rsidRPr="00DE6131">
        <w:rPr>
          <w:rFonts w:hint="cs"/>
          <w:rtl/>
        </w:rPr>
        <w:t xml:space="preserve">الذي </w:t>
      </w:r>
      <w:r w:rsidR="00D43E3E" w:rsidRPr="00DE6131">
        <w:rPr>
          <w:rFonts w:hint="cs"/>
          <w:rtl/>
        </w:rPr>
        <w:t>هو في الأساس ي</w:t>
      </w:r>
      <w:r w:rsidR="009E7796" w:rsidRPr="00DE6131">
        <w:rPr>
          <w:rFonts w:hint="cs"/>
          <w:rtl/>
        </w:rPr>
        <w:t>دخل</w:t>
      </w:r>
      <w:r w:rsidR="00D43E3E" w:rsidRPr="00DE6131">
        <w:rPr>
          <w:rFonts w:hint="cs"/>
          <w:rtl/>
        </w:rPr>
        <w:t xml:space="preserve"> ضمن المهام الأساسية وال</w:t>
      </w:r>
      <w:r w:rsidR="00966108">
        <w:rPr>
          <w:rFonts w:hint="cs"/>
          <w:rtl/>
        </w:rPr>
        <w:t>أ</w:t>
      </w:r>
      <w:r w:rsidR="00D43E3E" w:rsidRPr="00DE6131">
        <w:rPr>
          <w:rFonts w:hint="cs"/>
          <w:rtl/>
        </w:rPr>
        <w:t xml:space="preserve">صلية للجهة الإدارية مانحة التفويض وهي التي لابد </w:t>
      </w:r>
      <w:r w:rsidR="00966108">
        <w:rPr>
          <w:rFonts w:hint="cs"/>
          <w:rtl/>
        </w:rPr>
        <w:t>أ</w:t>
      </w:r>
      <w:r w:rsidR="00D43E3E" w:rsidRPr="00DE6131">
        <w:rPr>
          <w:rFonts w:hint="cs"/>
          <w:rtl/>
        </w:rPr>
        <w:t xml:space="preserve">ن تضطلع من ناحية </w:t>
      </w:r>
      <w:r w:rsidR="008F3E3D" w:rsidRPr="00DE6131">
        <w:rPr>
          <w:rFonts w:hint="cs"/>
          <w:rtl/>
        </w:rPr>
        <w:t>المبدأ</w:t>
      </w:r>
      <w:r w:rsidR="00D43E3E" w:rsidRPr="00DE6131">
        <w:rPr>
          <w:rFonts w:hint="cs"/>
          <w:rtl/>
        </w:rPr>
        <w:t xml:space="preserve"> بكل ما</w:t>
      </w:r>
      <w:r w:rsidR="008F3E3D">
        <w:rPr>
          <w:rFonts w:hint="cs"/>
          <w:rtl/>
        </w:rPr>
        <w:t xml:space="preserve"> </w:t>
      </w:r>
      <w:r w:rsidR="00D43E3E" w:rsidRPr="00DE6131">
        <w:rPr>
          <w:rFonts w:hint="cs"/>
          <w:rtl/>
        </w:rPr>
        <w:t>يتطلبه السير الحسن للمرفق العام ولا</w:t>
      </w:r>
      <w:r w:rsidR="008F3E3D">
        <w:rPr>
          <w:rFonts w:hint="cs"/>
          <w:rtl/>
        </w:rPr>
        <w:t xml:space="preserve"> </w:t>
      </w:r>
      <w:r w:rsidR="00D43E3E" w:rsidRPr="00DE6131">
        <w:rPr>
          <w:rFonts w:hint="cs"/>
          <w:rtl/>
        </w:rPr>
        <w:t xml:space="preserve">يعفيها من ذلك أن تعهد </w:t>
      </w:r>
      <w:r w:rsidR="009E7796" w:rsidRPr="00DE6131">
        <w:rPr>
          <w:rFonts w:hint="cs"/>
          <w:rtl/>
        </w:rPr>
        <w:t xml:space="preserve"> </w:t>
      </w:r>
      <w:r w:rsidR="00712015" w:rsidRPr="00DE6131">
        <w:rPr>
          <w:rFonts w:hint="cs"/>
          <w:rtl/>
        </w:rPr>
        <w:t>ب</w:t>
      </w:r>
      <w:r w:rsidR="009E7796" w:rsidRPr="00DE6131">
        <w:rPr>
          <w:rFonts w:hint="cs"/>
          <w:rtl/>
        </w:rPr>
        <w:t xml:space="preserve">مهمة تحقيقه </w:t>
      </w:r>
      <w:r w:rsidR="00712015" w:rsidRPr="00DE6131">
        <w:rPr>
          <w:rFonts w:hint="cs"/>
          <w:rtl/>
        </w:rPr>
        <w:t>الى جهة أخرى، وتبقى مهمة</w:t>
      </w:r>
      <w:r w:rsidR="009E7796" w:rsidRPr="00DE6131">
        <w:rPr>
          <w:rFonts w:hint="cs"/>
          <w:rtl/>
        </w:rPr>
        <w:t xml:space="preserve"> الرقابة الإدارية المفروضة على المستثمر</w:t>
      </w:r>
      <w:r w:rsidR="00966108">
        <w:rPr>
          <w:rFonts w:hint="cs"/>
          <w:rtl/>
        </w:rPr>
        <w:t xml:space="preserve"> في المرفق العام المفوض</w:t>
      </w:r>
      <w:r w:rsidR="00712015" w:rsidRPr="00DE6131">
        <w:rPr>
          <w:rFonts w:hint="cs"/>
          <w:rtl/>
        </w:rPr>
        <w:t>،</w:t>
      </w:r>
      <w:r w:rsidR="00966108">
        <w:rPr>
          <w:rFonts w:hint="cs"/>
          <w:rtl/>
        </w:rPr>
        <w:t xml:space="preserve"> أ</w:t>
      </w:r>
      <w:r w:rsidR="009E7796" w:rsidRPr="00DE6131">
        <w:rPr>
          <w:rFonts w:hint="cs"/>
          <w:rtl/>
        </w:rPr>
        <w:t xml:space="preserve">حد </w:t>
      </w:r>
      <w:r w:rsidR="00712015" w:rsidRPr="00DE6131">
        <w:rPr>
          <w:rFonts w:hint="cs"/>
          <w:rtl/>
        </w:rPr>
        <w:t>ال</w:t>
      </w:r>
      <w:r w:rsidR="009E7796" w:rsidRPr="00DE6131">
        <w:rPr>
          <w:rFonts w:hint="cs"/>
          <w:rtl/>
        </w:rPr>
        <w:t xml:space="preserve">خصائص </w:t>
      </w:r>
      <w:r w:rsidR="00712015" w:rsidRPr="00DE6131">
        <w:rPr>
          <w:rFonts w:hint="cs"/>
          <w:rtl/>
        </w:rPr>
        <w:t>اللصيقة ب</w:t>
      </w:r>
      <w:r w:rsidR="009E7796" w:rsidRPr="00DE6131">
        <w:rPr>
          <w:rFonts w:hint="cs"/>
          <w:rtl/>
        </w:rPr>
        <w:t>تقنية التفويض فالسلطة المفوضة في تفويضها إدارة واستثمار المرفق العام تبقى القيمة وصاحبة الكلمة الأخيرة في</w:t>
      </w:r>
      <w:r w:rsidR="00712015" w:rsidRPr="00DE6131">
        <w:rPr>
          <w:rFonts w:hint="cs"/>
          <w:rtl/>
        </w:rPr>
        <w:t xml:space="preserve"> ضمان </w:t>
      </w:r>
      <w:r w:rsidR="009E7796" w:rsidRPr="00DE6131">
        <w:rPr>
          <w:rFonts w:hint="cs"/>
          <w:rtl/>
        </w:rPr>
        <w:t xml:space="preserve"> سيره وتنظيمه </w:t>
      </w:r>
      <w:r w:rsidR="00966108">
        <w:rPr>
          <w:rFonts w:hint="cs"/>
          <w:rtl/>
        </w:rPr>
        <w:t>وتأ</w:t>
      </w:r>
      <w:r w:rsidR="00712015" w:rsidRPr="00DE6131">
        <w:rPr>
          <w:rFonts w:hint="cs"/>
          <w:rtl/>
        </w:rPr>
        <w:t xml:space="preserve">مين </w:t>
      </w:r>
      <w:r w:rsidR="009E7796" w:rsidRPr="00DE6131">
        <w:rPr>
          <w:rFonts w:hint="cs"/>
          <w:rtl/>
        </w:rPr>
        <w:t xml:space="preserve"> استمراره </w:t>
      </w:r>
      <w:r w:rsidR="00712015" w:rsidRPr="00DE6131">
        <w:rPr>
          <w:rFonts w:hint="cs"/>
          <w:rtl/>
        </w:rPr>
        <w:t xml:space="preserve"> في القيام بمهامه، </w:t>
      </w:r>
      <w:r w:rsidR="009E7796" w:rsidRPr="00DE6131">
        <w:rPr>
          <w:rFonts w:hint="cs"/>
          <w:rtl/>
        </w:rPr>
        <w:t xml:space="preserve">وهي انطلاقا من </w:t>
      </w:r>
      <w:r w:rsidR="00712015" w:rsidRPr="00DE6131">
        <w:rPr>
          <w:rFonts w:hint="cs"/>
          <w:rtl/>
        </w:rPr>
        <w:t xml:space="preserve">كل </w:t>
      </w:r>
      <w:r w:rsidR="009E7796" w:rsidRPr="00DE6131">
        <w:rPr>
          <w:rFonts w:hint="cs"/>
          <w:rtl/>
        </w:rPr>
        <w:t xml:space="preserve">هذه الاعتبارات تتمتع بسلطة </w:t>
      </w:r>
      <w:r w:rsidR="00712015" w:rsidRPr="00DE6131">
        <w:rPr>
          <w:rFonts w:hint="cs"/>
          <w:rtl/>
        </w:rPr>
        <w:t xml:space="preserve">رقابية </w:t>
      </w:r>
      <w:r w:rsidR="009E7796" w:rsidRPr="00DE6131">
        <w:rPr>
          <w:rFonts w:hint="cs"/>
          <w:rtl/>
        </w:rPr>
        <w:t xml:space="preserve">واسعة </w:t>
      </w:r>
      <w:r w:rsidR="00712015" w:rsidRPr="00DE6131">
        <w:rPr>
          <w:rFonts w:hint="cs"/>
          <w:rtl/>
        </w:rPr>
        <w:t xml:space="preserve"> على المرفق العام  موضوع التفويض</w:t>
      </w:r>
      <w:r w:rsidR="00C2792B" w:rsidRPr="00DE6131">
        <w:rPr>
          <w:rStyle w:val="Appelnotedebasdep"/>
          <w:color w:val="000000" w:themeColor="text1"/>
          <w:rtl/>
        </w:rPr>
        <w:footnoteReference w:id="129"/>
      </w:r>
      <w:r w:rsidR="00712015" w:rsidRPr="00DE6131">
        <w:rPr>
          <w:rFonts w:hint="cs"/>
          <w:rtl/>
        </w:rPr>
        <w:t>.</w:t>
      </w:r>
      <w:r w:rsidR="000F18D5" w:rsidRPr="00DE6131">
        <w:rPr>
          <w:rFonts w:hint="cs"/>
          <w:rtl/>
        </w:rPr>
        <w:t xml:space="preserve"> </w:t>
      </w:r>
    </w:p>
    <w:p w14:paraId="65326452" w14:textId="1C721C2E" w:rsidR="000F18D5" w:rsidRPr="00DE6131" w:rsidRDefault="0094304C" w:rsidP="00D5306C">
      <w:pPr>
        <w:rPr>
          <w:color w:val="000000" w:themeColor="text1"/>
          <w:rtl/>
        </w:rPr>
      </w:pPr>
      <w:r w:rsidRPr="00DE6131">
        <w:rPr>
          <w:rFonts w:hint="cs"/>
          <w:color w:val="000000" w:themeColor="text1"/>
          <w:rtl/>
        </w:rPr>
        <w:t>وا</w:t>
      </w:r>
      <w:r w:rsidR="000F18D5" w:rsidRPr="00DE6131">
        <w:rPr>
          <w:rFonts w:hint="cs"/>
          <w:color w:val="000000" w:themeColor="text1"/>
          <w:rtl/>
        </w:rPr>
        <w:t>لرقابة الإدا</w:t>
      </w:r>
      <w:r w:rsidR="00350820">
        <w:rPr>
          <w:rFonts w:hint="cs"/>
          <w:color w:val="000000" w:themeColor="text1"/>
          <w:rtl/>
        </w:rPr>
        <w:t>رية كمصطلح قانوني عام تعرف على أ</w:t>
      </w:r>
      <w:r w:rsidR="000F18D5" w:rsidRPr="00DE6131">
        <w:rPr>
          <w:rFonts w:hint="cs"/>
          <w:color w:val="000000" w:themeColor="text1"/>
          <w:rtl/>
        </w:rPr>
        <w:t xml:space="preserve">نها " عملية التقييم والقياس للأداء الكمي والنوعي في الأعمال والأنشطة على ضوء مقارنتها بالأهداف المخططة " فجوهر الرقابة هي وجود معايير ومقاييس أو أهداف بواسطتها يتم مقارنة الأداء والأعمال المنجزة على </w:t>
      </w:r>
      <w:r w:rsidR="008F3E3D" w:rsidRPr="00DE6131">
        <w:rPr>
          <w:rFonts w:hint="cs"/>
          <w:color w:val="000000" w:themeColor="text1"/>
          <w:rtl/>
        </w:rPr>
        <w:t>ضوئها</w:t>
      </w:r>
      <w:r w:rsidR="000F18D5" w:rsidRPr="00DE6131">
        <w:rPr>
          <w:rFonts w:hint="cs"/>
          <w:color w:val="000000" w:themeColor="text1"/>
          <w:rtl/>
        </w:rPr>
        <w:t xml:space="preserve">، وكتعريف </w:t>
      </w:r>
      <w:r w:rsidR="008F3E3D" w:rsidRPr="00DE6131">
        <w:rPr>
          <w:rFonts w:hint="cs"/>
          <w:color w:val="000000" w:themeColor="text1"/>
          <w:rtl/>
        </w:rPr>
        <w:t>آخر عا</w:t>
      </w:r>
      <w:r w:rsidR="008F3E3D" w:rsidRPr="00DE6131">
        <w:rPr>
          <w:color w:val="000000" w:themeColor="text1"/>
          <w:rtl/>
        </w:rPr>
        <w:t>م</w:t>
      </w:r>
      <w:r w:rsidR="000F18D5" w:rsidRPr="00DE6131">
        <w:rPr>
          <w:rFonts w:hint="cs"/>
          <w:color w:val="000000" w:themeColor="text1"/>
          <w:rtl/>
        </w:rPr>
        <w:t xml:space="preserve"> يقصد بها جميع الوسائل القانونية المتاحة التي تمتلكها الجهة الإدارية </w:t>
      </w:r>
      <w:r w:rsidR="00350820">
        <w:rPr>
          <w:rFonts w:hint="cs"/>
          <w:color w:val="000000" w:themeColor="text1"/>
          <w:rtl/>
        </w:rPr>
        <w:t>في مراحل تنفيذ العقد والتي من شأ</w:t>
      </w:r>
      <w:r w:rsidR="000F18D5" w:rsidRPr="00DE6131">
        <w:rPr>
          <w:rFonts w:hint="cs"/>
          <w:color w:val="000000" w:themeColor="text1"/>
          <w:rtl/>
        </w:rPr>
        <w:t xml:space="preserve">نها أن تجعل ذلك العقد محققا للغرض الذي ابرم من </w:t>
      </w:r>
      <w:r w:rsidR="004354C3">
        <w:rPr>
          <w:rFonts w:hint="cs"/>
          <w:color w:val="000000" w:themeColor="text1"/>
          <w:rtl/>
        </w:rPr>
        <w:t>أ</w:t>
      </w:r>
      <w:r w:rsidR="000F18D5" w:rsidRPr="00DE6131">
        <w:rPr>
          <w:rFonts w:hint="cs"/>
          <w:color w:val="000000" w:themeColor="text1"/>
          <w:rtl/>
        </w:rPr>
        <w:t>جله</w:t>
      </w:r>
      <w:r w:rsidR="000F18D5" w:rsidRPr="00DE6131">
        <w:rPr>
          <w:rStyle w:val="Appelnotedebasdep"/>
          <w:color w:val="000000" w:themeColor="text1"/>
          <w:rtl/>
        </w:rPr>
        <w:footnoteReference w:id="130"/>
      </w:r>
      <w:r w:rsidR="00822F36">
        <w:rPr>
          <w:rFonts w:hint="cs"/>
          <w:color w:val="000000" w:themeColor="text1"/>
          <w:rtl/>
        </w:rPr>
        <w:t xml:space="preserve">، فتحكيم </w:t>
      </w:r>
      <w:r w:rsidR="00B31D38">
        <w:rPr>
          <w:rFonts w:hint="cs"/>
          <w:color w:val="000000" w:themeColor="text1"/>
          <w:rtl/>
        </w:rPr>
        <w:t>المعايير</w:t>
      </w:r>
      <w:r w:rsidR="00B31D38" w:rsidRPr="00DE6131">
        <w:rPr>
          <w:rFonts w:hint="cs"/>
          <w:color w:val="000000" w:themeColor="text1"/>
          <w:rtl/>
        </w:rPr>
        <w:t xml:space="preserve"> وا</w:t>
      </w:r>
      <w:r w:rsidR="00B31D38">
        <w:rPr>
          <w:rFonts w:hint="cs"/>
          <w:color w:val="000000" w:themeColor="text1"/>
          <w:rtl/>
        </w:rPr>
        <w:t>ل</w:t>
      </w:r>
      <w:r w:rsidR="00B31D38" w:rsidRPr="00DE6131">
        <w:rPr>
          <w:rFonts w:hint="cs"/>
          <w:color w:val="000000" w:themeColor="text1"/>
          <w:rtl/>
        </w:rPr>
        <w:t>أس</w:t>
      </w:r>
      <w:r w:rsidR="00B31D38" w:rsidRPr="00DE6131">
        <w:rPr>
          <w:color w:val="000000" w:themeColor="text1"/>
          <w:rtl/>
        </w:rPr>
        <w:t>س</w:t>
      </w:r>
      <w:r w:rsidR="000F18D5" w:rsidRPr="00DE6131">
        <w:rPr>
          <w:rFonts w:hint="cs"/>
          <w:color w:val="000000" w:themeColor="text1"/>
          <w:rtl/>
        </w:rPr>
        <w:t xml:space="preserve"> يسمح </w:t>
      </w:r>
      <w:r w:rsidR="004354C3">
        <w:rPr>
          <w:rFonts w:hint="cs"/>
          <w:color w:val="000000" w:themeColor="text1"/>
          <w:rtl/>
        </w:rPr>
        <w:t>بإ</w:t>
      </w:r>
      <w:r w:rsidR="008F3E3D" w:rsidRPr="00DE6131">
        <w:rPr>
          <w:rFonts w:hint="cs"/>
          <w:color w:val="000000" w:themeColor="text1"/>
          <w:rtl/>
        </w:rPr>
        <w:t>جراء</w:t>
      </w:r>
      <w:r w:rsidR="000F18D5" w:rsidRPr="00DE6131">
        <w:rPr>
          <w:rFonts w:hint="cs"/>
          <w:color w:val="000000" w:themeColor="text1"/>
          <w:rtl/>
        </w:rPr>
        <w:t xml:space="preserve"> الرقابة بشكل موضوعي للقول ببلوغ الأهداف المرجوة من عملية</w:t>
      </w:r>
      <w:r w:rsidR="004354C3">
        <w:rPr>
          <w:rFonts w:hint="cs"/>
          <w:color w:val="000000" w:themeColor="text1"/>
          <w:rtl/>
        </w:rPr>
        <w:t xml:space="preserve"> التفويض من عدمه بالإضافة الى أ</w:t>
      </w:r>
      <w:r w:rsidR="000F18D5" w:rsidRPr="00DE6131">
        <w:rPr>
          <w:rFonts w:hint="cs"/>
          <w:color w:val="000000" w:themeColor="text1"/>
          <w:rtl/>
        </w:rPr>
        <w:t xml:space="preserve">نه يسمح للجهة الإدارية المانحة للتفويض من تكوين صورة واقعية على مدى كفاءة صاحب </w:t>
      </w:r>
      <w:r w:rsidR="004354C3">
        <w:rPr>
          <w:rFonts w:hint="cs"/>
          <w:color w:val="000000" w:themeColor="text1"/>
          <w:rtl/>
        </w:rPr>
        <w:t xml:space="preserve">التفويض في أداء المهام الموكلة آليه بشكل </w:t>
      </w:r>
      <w:r w:rsidR="00B31D38">
        <w:rPr>
          <w:rFonts w:hint="cs"/>
          <w:color w:val="000000" w:themeColor="text1"/>
          <w:rtl/>
        </w:rPr>
        <w:t xml:space="preserve">أكثر </w:t>
      </w:r>
      <w:r w:rsidR="00B31D38" w:rsidRPr="00DE6131">
        <w:rPr>
          <w:rFonts w:hint="cs"/>
          <w:color w:val="000000" w:themeColor="text1"/>
          <w:rtl/>
        </w:rPr>
        <w:t>إنصاف</w:t>
      </w:r>
      <w:r w:rsidR="00B31D38" w:rsidRPr="00DE6131">
        <w:rPr>
          <w:color w:val="000000" w:themeColor="text1"/>
          <w:rtl/>
        </w:rPr>
        <w:t>ا</w:t>
      </w:r>
      <w:r w:rsidR="000F18D5" w:rsidRPr="00DE6131">
        <w:rPr>
          <w:rFonts w:hint="cs"/>
          <w:color w:val="000000" w:themeColor="text1"/>
          <w:rtl/>
        </w:rPr>
        <w:t>.</w:t>
      </w:r>
    </w:p>
    <w:p w14:paraId="773D1B98" w14:textId="4C0327E8" w:rsidR="000459DF" w:rsidRPr="00DE6131" w:rsidRDefault="0093190C" w:rsidP="001B4F5A">
      <w:pPr>
        <w:rPr>
          <w:rtl/>
        </w:rPr>
      </w:pPr>
      <w:r w:rsidRPr="00DE6131">
        <w:rPr>
          <w:rFonts w:hint="cs"/>
          <w:rtl/>
        </w:rPr>
        <w:t>وبهذا تشكل</w:t>
      </w:r>
      <w:r w:rsidR="008C2A11" w:rsidRPr="00DE6131">
        <w:rPr>
          <w:rFonts w:hint="cs"/>
          <w:rtl/>
        </w:rPr>
        <w:t xml:space="preserve"> الرقابة الإدارية جهد منظم</w:t>
      </w:r>
      <w:r w:rsidRPr="00DE6131">
        <w:rPr>
          <w:rFonts w:hint="cs"/>
          <w:rtl/>
        </w:rPr>
        <w:t xml:space="preserve"> ودقيق </w:t>
      </w:r>
      <w:r w:rsidR="008C2A11" w:rsidRPr="00DE6131">
        <w:rPr>
          <w:rFonts w:hint="cs"/>
          <w:rtl/>
        </w:rPr>
        <w:t xml:space="preserve">تقوم به </w:t>
      </w:r>
      <w:r w:rsidRPr="00DE6131">
        <w:rPr>
          <w:rFonts w:hint="cs"/>
          <w:rtl/>
        </w:rPr>
        <w:t xml:space="preserve">السلطة الإدارية المتعاقدة </w:t>
      </w:r>
      <w:r w:rsidR="008C2A11" w:rsidRPr="00DE6131">
        <w:rPr>
          <w:rFonts w:hint="cs"/>
          <w:rtl/>
        </w:rPr>
        <w:t xml:space="preserve"> </w:t>
      </w:r>
      <w:r w:rsidRPr="00DE6131">
        <w:rPr>
          <w:rFonts w:hint="cs"/>
          <w:rtl/>
        </w:rPr>
        <w:t xml:space="preserve">تضع </w:t>
      </w:r>
      <w:r w:rsidR="007A3CAD" w:rsidRPr="00DE6131">
        <w:rPr>
          <w:rFonts w:hint="cs"/>
          <w:rtl/>
        </w:rPr>
        <w:t>من</w:t>
      </w:r>
      <w:r w:rsidRPr="00DE6131">
        <w:rPr>
          <w:rFonts w:hint="cs"/>
          <w:rtl/>
        </w:rPr>
        <w:t xml:space="preserve"> خلاله </w:t>
      </w:r>
      <w:r w:rsidR="008F3E3D" w:rsidRPr="00DE6131">
        <w:rPr>
          <w:rFonts w:hint="cs"/>
          <w:rtl/>
        </w:rPr>
        <w:t>معايير مضبوط</w:t>
      </w:r>
      <w:r w:rsidR="008F3E3D" w:rsidRPr="00DE6131">
        <w:rPr>
          <w:rtl/>
        </w:rPr>
        <w:t>ة</w:t>
      </w:r>
      <w:r w:rsidRPr="00DE6131">
        <w:rPr>
          <w:rFonts w:hint="cs"/>
          <w:rtl/>
        </w:rPr>
        <w:t xml:space="preserve"> لل</w:t>
      </w:r>
      <w:r w:rsidR="008C2A11" w:rsidRPr="00DE6131">
        <w:rPr>
          <w:rFonts w:hint="cs"/>
          <w:rtl/>
        </w:rPr>
        <w:t xml:space="preserve">أداء </w:t>
      </w:r>
      <w:r w:rsidRPr="00DE6131">
        <w:rPr>
          <w:rFonts w:hint="cs"/>
          <w:rtl/>
        </w:rPr>
        <w:t xml:space="preserve">تتناسب مع </w:t>
      </w:r>
      <w:r w:rsidR="00D5306C">
        <w:rPr>
          <w:rFonts w:hint="cs"/>
          <w:rtl/>
        </w:rPr>
        <w:t>الأ</w:t>
      </w:r>
      <w:r w:rsidR="008C2A11" w:rsidRPr="00DE6131">
        <w:rPr>
          <w:rFonts w:hint="cs"/>
          <w:rtl/>
        </w:rPr>
        <w:t xml:space="preserve">هداف المرسومة </w:t>
      </w:r>
      <w:r w:rsidR="00D5306C">
        <w:rPr>
          <w:rFonts w:hint="cs"/>
          <w:rtl/>
        </w:rPr>
        <w:t>التي تسعى السلطة العامة للوصول إ</w:t>
      </w:r>
      <w:r w:rsidRPr="00DE6131">
        <w:rPr>
          <w:rFonts w:hint="cs"/>
          <w:rtl/>
        </w:rPr>
        <w:t xml:space="preserve">ليها من وراء </w:t>
      </w:r>
      <w:r w:rsidR="008C2A11" w:rsidRPr="00DE6131">
        <w:rPr>
          <w:rFonts w:hint="cs"/>
          <w:rtl/>
        </w:rPr>
        <w:t xml:space="preserve"> إقامة </w:t>
      </w:r>
      <w:r w:rsidRPr="00DE6131">
        <w:rPr>
          <w:rFonts w:hint="cs"/>
          <w:rtl/>
        </w:rPr>
        <w:t>ال</w:t>
      </w:r>
      <w:r w:rsidR="008C2A11" w:rsidRPr="00DE6131">
        <w:rPr>
          <w:rFonts w:hint="cs"/>
          <w:rtl/>
        </w:rPr>
        <w:t>مشر</w:t>
      </w:r>
      <w:r w:rsidRPr="00DE6131">
        <w:rPr>
          <w:rFonts w:hint="cs"/>
          <w:rtl/>
        </w:rPr>
        <w:t>و</w:t>
      </w:r>
      <w:r w:rsidR="008C2A11" w:rsidRPr="00DE6131">
        <w:rPr>
          <w:rFonts w:hint="cs"/>
          <w:rtl/>
        </w:rPr>
        <w:t xml:space="preserve">ع </w:t>
      </w:r>
      <w:r w:rsidRPr="00DE6131">
        <w:rPr>
          <w:rFonts w:hint="cs"/>
          <w:rtl/>
        </w:rPr>
        <w:t>ال</w:t>
      </w:r>
      <w:r w:rsidR="008C2A11" w:rsidRPr="00DE6131">
        <w:rPr>
          <w:rFonts w:hint="cs"/>
          <w:rtl/>
        </w:rPr>
        <w:t xml:space="preserve">عام وفق </w:t>
      </w:r>
      <w:r w:rsidR="006C46D5" w:rsidRPr="00DE6131">
        <w:rPr>
          <w:rFonts w:hint="cs"/>
          <w:rtl/>
        </w:rPr>
        <w:t>ل</w:t>
      </w:r>
      <w:r w:rsidR="008C2A11" w:rsidRPr="00DE6131">
        <w:rPr>
          <w:rFonts w:hint="cs"/>
          <w:rtl/>
        </w:rPr>
        <w:t xml:space="preserve">عقد </w:t>
      </w:r>
      <w:r w:rsidR="006C46D5" w:rsidRPr="00DE6131">
        <w:rPr>
          <w:rFonts w:hint="cs"/>
          <w:rtl/>
        </w:rPr>
        <w:t>ال</w:t>
      </w:r>
      <w:r w:rsidRPr="00DE6131">
        <w:rPr>
          <w:rFonts w:hint="cs"/>
          <w:rtl/>
        </w:rPr>
        <w:t xml:space="preserve">مشاركة، وهي تقتضي </w:t>
      </w:r>
      <w:r w:rsidR="008C2A11" w:rsidRPr="00DE6131">
        <w:rPr>
          <w:rFonts w:hint="cs"/>
          <w:rtl/>
        </w:rPr>
        <w:t xml:space="preserve"> مقارنة الأداء </w:t>
      </w:r>
      <w:r w:rsidR="00712015" w:rsidRPr="00DE6131">
        <w:rPr>
          <w:rFonts w:hint="cs"/>
          <w:rtl/>
        </w:rPr>
        <w:t>الفعلي مع</w:t>
      </w:r>
      <w:r w:rsidR="008C2A11" w:rsidRPr="00DE6131">
        <w:rPr>
          <w:rFonts w:hint="cs"/>
          <w:rtl/>
        </w:rPr>
        <w:t xml:space="preserve"> المعايير </w:t>
      </w:r>
      <w:r w:rsidR="008C2A11" w:rsidRPr="00DE6131">
        <w:rPr>
          <w:rFonts w:hint="cs"/>
          <w:rtl/>
        </w:rPr>
        <w:lastRenderedPageBreak/>
        <w:t>الموضوعة مسبقا</w:t>
      </w:r>
      <w:r w:rsidRPr="00DE6131">
        <w:rPr>
          <w:rFonts w:hint="cs"/>
          <w:rtl/>
        </w:rPr>
        <w:t>، و</w:t>
      </w:r>
      <w:r w:rsidR="008C2A11" w:rsidRPr="00DE6131">
        <w:rPr>
          <w:rFonts w:hint="cs"/>
          <w:rtl/>
        </w:rPr>
        <w:t xml:space="preserve">حتى يتم التأكد من مدى تطابق </w:t>
      </w:r>
      <w:r w:rsidR="007A3CAD" w:rsidRPr="00DE6131">
        <w:rPr>
          <w:rFonts w:hint="cs"/>
          <w:rtl/>
        </w:rPr>
        <w:t>الميدان</w:t>
      </w:r>
      <w:r w:rsidR="008C2A11" w:rsidRPr="00DE6131">
        <w:rPr>
          <w:rFonts w:hint="cs"/>
          <w:rtl/>
        </w:rPr>
        <w:t xml:space="preserve"> العملي مع </w:t>
      </w:r>
      <w:r w:rsidR="008F3E3D" w:rsidRPr="00DE6131">
        <w:rPr>
          <w:rFonts w:hint="cs"/>
          <w:rtl/>
        </w:rPr>
        <w:t>ما ت</w:t>
      </w:r>
      <w:r w:rsidR="008F3E3D" w:rsidRPr="00DE6131">
        <w:rPr>
          <w:rtl/>
        </w:rPr>
        <w:t>م</w:t>
      </w:r>
      <w:r w:rsidR="007A3CAD" w:rsidRPr="00DE6131">
        <w:rPr>
          <w:rFonts w:hint="cs"/>
          <w:rtl/>
        </w:rPr>
        <w:t xml:space="preserve"> الاتفاق</w:t>
      </w:r>
      <w:r w:rsidR="008C2A11" w:rsidRPr="00DE6131">
        <w:rPr>
          <w:rFonts w:hint="cs"/>
          <w:rtl/>
        </w:rPr>
        <w:t xml:space="preserve"> عليه في العقد </w:t>
      </w:r>
      <w:r w:rsidR="006C46D5" w:rsidRPr="00DE6131">
        <w:rPr>
          <w:rFonts w:hint="cs"/>
          <w:rtl/>
        </w:rPr>
        <w:t xml:space="preserve">وهذا </w:t>
      </w:r>
      <w:r w:rsidR="008F3E3D" w:rsidRPr="00DE6131">
        <w:rPr>
          <w:rFonts w:hint="cs"/>
          <w:rtl/>
        </w:rPr>
        <w:t>ما يسم</w:t>
      </w:r>
      <w:r w:rsidR="008F3E3D" w:rsidRPr="00DE6131">
        <w:rPr>
          <w:rtl/>
        </w:rPr>
        <w:t>ح</w:t>
      </w:r>
      <w:r w:rsidR="006C46D5" w:rsidRPr="00DE6131">
        <w:rPr>
          <w:rFonts w:hint="cs"/>
          <w:rtl/>
        </w:rPr>
        <w:t xml:space="preserve"> بتكوين فكرة شاملة </w:t>
      </w:r>
      <w:r w:rsidR="006D21B3">
        <w:rPr>
          <w:rFonts w:hint="cs"/>
          <w:rtl/>
        </w:rPr>
        <w:t xml:space="preserve">ودقيقة </w:t>
      </w:r>
      <w:r w:rsidR="006C46D5" w:rsidRPr="00DE6131">
        <w:rPr>
          <w:rFonts w:hint="cs"/>
          <w:rtl/>
        </w:rPr>
        <w:t>على ظروف تنفيذ العقد، و</w:t>
      </w:r>
      <w:r w:rsidR="008C2A11" w:rsidRPr="00DE6131">
        <w:rPr>
          <w:rFonts w:hint="cs"/>
          <w:rtl/>
        </w:rPr>
        <w:t xml:space="preserve"> يتيح </w:t>
      </w:r>
      <w:r w:rsidR="00712015" w:rsidRPr="00DE6131">
        <w:rPr>
          <w:rFonts w:hint="cs"/>
          <w:rtl/>
        </w:rPr>
        <w:t>الاطلاع على</w:t>
      </w:r>
      <w:r w:rsidR="008C2A11" w:rsidRPr="00DE6131">
        <w:rPr>
          <w:rFonts w:hint="cs"/>
          <w:rtl/>
        </w:rPr>
        <w:t xml:space="preserve"> مواطن الضعف والخلل </w:t>
      </w:r>
      <w:r w:rsidR="006C46D5" w:rsidRPr="00DE6131">
        <w:rPr>
          <w:rFonts w:hint="cs"/>
          <w:rtl/>
        </w:rPr>
        <w:t xml:space="preserve">في التسيير </w:t>
      </w:r>
      <w:r w:rsidR="000459DF" w:rsidRPr="00DE6131">
        <w:rPr>
          <w:rFonts w:hint="cs"/>
          <w:rtl/>
        </w:rPr>
        <w:t xml:space="preserve">بغرض الوقوف عليها </w:t>
      </w:r>
      <w:r w:rsidR="008C2A11" w:rsidRPr="00DE6131">
        <w:rPr>
          <w:rFonts w:hint="cs"/>
          <w:rtl/>
        </w:rPr>
        <w:t xml:space="preserve">ومعالجتها وتصحيحها </w:t>
      </w:r>
      <w:r w:rsidR="008F3E3D" w:rsidRPr="00DE6131">
        <w:rPr>
          <w:rFonts w:hint="cs"/>
          <w:rtl/>
        </w:rPr>
        <w:t>والتأكد</w:t>
      </w:r>
      <w:r w:rsidR="000459DF" w:rsidRPr="00DE6131">
        <w:rPr>
          <w:rFonts w:hint="cs"/>
          <w:rtl/>
        </w:rPr>
        <w:t xml:space="preserve"> من </w:t>
      </w:r>
      <w:r w:rsidR="008C2A11" w:rsidRPr="00DE6131">
        <w:rPr>
          <w:rFonts w:hint="cs"/>
          <w:rtl/>
        </w:rPr>
        <w:t xml:space="preserve">عدم تكرار هذه الأخطاء </w:t>
      </w:r>
      <w:r w:rsidR="000459DF" w:rsidRPr="00DE6131">
        <w:rPr>
          <w:rFonts w:hint="cs"/>
          <w:rtl/>
        </w:rPr>
        <w:t>في المستقل</w:t>
      </w:r>
      <w:r w:rsidR="00C2792B" w:rsidRPr="00DE6131">
        <w:rPr>
          <w:rStyle w:val="Appelnotedebasdep"/>
          <w:color w:val="000000" w:themeColor="text1"/>
          <w:rtl/>
        </w:rPr>
        <w:footnoteReference w:id="131"/>
      </w:r>
      <w:r w:rsidR="000459DF" w:rsidRPr="00DE6131">
        <w:rPr>
          <w:rFonts w:hint="cs"/>
          <w:rtl/>
        </w:rPr>
        <w:t>.</w:t>
      </w:r>
    </w:p>
    <w:p w14:paraId="358438D7" w14:textId="33A7D538" w:rsidR="00EE24D0" w:rsidRPr="00DE6131" w:rsidRDefault="00E86951" w:rsidP="001B4F5A">
      <w:pPr>
        <w:rPr>
          <w:rtl/>
        </w:rPr>
      </w:pPr>
      <w:r>
        <w:rPr>
          <w:rFonts w:hint="cs"/>
          <w:rtl/>
        </w:rPr>
        <w:t>و</w:t>
      </w:r>
      <w:r w:rsidR="00EE24D0" w:rsidRPr="00DE6131">
        <w:rPr>
          <w:rFonts w:hint="cs"/>
          <w:rtl/>
        </w:rPr>
        <w:t>نعني بالرقابة الإدارية رقابة الجماعة العامة مانحة التفويض على المر</w:t>
      </w:r>
      <w:r w:rsidR="006D21B3">
        <w:rPr>
          <w:rFonts w:hint="cs"/>
          <w:rtl/>
        </w:rPr>
        <w:t>فق العام الذي تدخل مهمة تحقيقه أ</w:t>
      </w:r>
      <w:r w:rsidR="00EE24D0" w:rsidRPr="00DE6131">
        <w:rPr>
          <w:rFonts w:hint="cs"/>
          <w:rtl/>
        </w:rPr>
        <w:t>صلا</w:t>
      </w:r>
      <w:r w:rsidR="00243984">
        <w:rPr>
          <w:rFonts w:hint="cs"/>
          <w:rtl/>
        </w:rPr>
        <w:t xml:space="preserve"> في صلب مهامها</w:t>
      </w:r>
      <w:r>
        <w:rPr>
          <w:rFonts w:hint="cs"/>
          <w:rtl/>
        </w:rPr>
        <w:t>،</w:t>
      </w:r>
      <w:r w:rsidR="00243984">
        <w:rPr>
          <w:rFonts w:hint="cs"/>
          <w:rtl/>
        </w:rPr>
        <w:t xml:space="preserve"> وتشكل الرقابة الإ</w:t>
      </w:r>
      <w:r w:rsidR="00EE24D0" w:rsidRPr="00DE6131">
        <w:rPr>
          <w:rFonts w:hint="cs"/>
          <w:rtl/>
        </w:rPr>
        <w:t>دارية المفروضة على المستثمر أحد خصائص تقنية التفويض</w:t>
      </w:r>
      <w:r>
        <w:rPr>
          <w:rFonts w:hint="cs"/>
          <w:rtl/>
        </w:rPr>
        <w:t>،</w:t>
      </w:r>
      <w:r w:rsidR="00EE24D0" w:rsidRPr="00DE6131">
        <w:rPr>
          <w:rFonts w:hint="cs"/>
          <w:rtl/>
        </w:rPr>
        <w:t xml:space="preserve"> فالجماعة العامة في تفويضها </w:t>
      </w:r>
      <w:r w:rsidR="00243984">
        <w:rPr>
          <w:rFonts w:hint="cs"/>
          <w:rtl/>
        </w:rPr>
        <w:t>إ</w:t>
      </w:r>
      <w:r w:rsidR="00EE24D0" w:rsidRPr="00DE6131">
        <w:rPr>
          <w:rFonts w:hint="cs"/>
          <w:rtl/>
        </w:rPr>
        <w:t>دارة واستثمار المرفق الع</w:t>
      </w:r>
      <w:r w:rsidR="00243984">
        <w:rPr>
          <w:rFonts w:hint="cs"/>
          <w:rtl/>
        </w:rPr>
        <w:t>ام تبقى القيمة وصاحبة الكلمة الأ</w:t>
      </w:r>
      <w:r w:rsidR="00EE24D0" w:rsidRPr="00DE6131">
        <w:rPr>
          <w:rFonts w:hint="cs"/>
          <w:rtl/>
        </w:rPr>
        <w:t>خيرة في سيره وتنظيمه وكيفية استمراره</w:t>
      </w:r>
      <w:r w:rsidR="00243984">
        <w:rPr>
          <w:rFonts w:hint="cs"/>
          <w:rtl/>
        </w:rPr>
        <w:t>،</w:t>
      </w:r>
      <w:r w:rsidR="00EE24D0" w:rsidRPr="00DE6131">
        <w:rPr>
          <w:rFonts w:hint="cs"/>
          <w:rtl/>
        </w:rPr>
        <w:t xml:space="preserve"> وهي انطلاقا من هذه ا</w:t>
      </w:r>
      <w:r>
        <w:rPr>
          <w:rFonts w:hint="cs"/>
          <w:rtl/>
        </w:rPr>
        <w:t>لاعتبارات تتمتع بسلطة واسعة في إ</w:t>
      </w:r>
      <w:r w:rsidR="00EE24D0" w:rsidRPr="00DE6131">
        <w:rPr>
          <w:rFonts w:hint="cs"/>
          <w:rtl/>
        </w:rPr>
        <w:t>جراء رقابتها عليه</w:t>
      </w:r>
      <w:r w:rsidR="00EE24D0" w:rsidRPr="00DE6131">
        <w:rPr>
          <w:rStyle w:val="Appelnotedebasdep"/>
          <w:color w:val="000000" w:themeColor="text1"/>
          <w:rtl/>
        </w:rPr>
        <w:footnoteReference w:id="132"/>
      </w:r>
      <w:r w:rsidR="00EE24D0" w:rsidRPr="00DE6131">
        <w:rPr>
          <w:rFonts w:hint="cs"/>
          <w:rtl/>
        </w:rPr>
        <w:t>، فالرقابة الإدارية في مجال تفويض المرفق العام هي إشراف ومتابعة السلطة المفوضة للمرفق المفوض كونها تبقى المسؤولة عن حسن سير مرافقها المفوضة، ورقابتها على المفوض له، عنصر أساسي في تفويض المرفق العام فيلزم المفوض له بتنفيذ العقد واحترام بنوده ويقع على عاتق  للسلطة المفو</w:t>
      </w:r>
      <w:r w:rsidR="005D19DB">
        <w:rPr>
          <w:rFonts w:hint="cs"/>
          <w:rtl/>
        </w:rPr>
        <w:t xml:space="preserve">ضة التأكد من قيام صاحب التفويض </w:t>
      </w:r>
      <w:r w:rsidR="00EE24D0" w:rsidRPr="00DE6131">
        <w:rPr>
          <w:rFonts w:hint="cs"/>
          <w:rtl/>
        </w:rPr>
        <w:t>بجميع الالتزامات التعاقدية  مع ضمان الجودة المناسبة  للخدمة العمومية المقدمة للمنتفعين.</w:t>
      </w:r>
    </w:p>
    <w:p w14:paraId="37884E5D" w14:textId="3AA79392" w:rsidR="00DE756A" w:rsidRPr="00DE6131" w:rsidRDefault="00712015" w:rsidP="001B4F5A">
      <w:pPr>
        <w:rPr>
          <w:sz w:val="24"/>
          <w:szCs w:val="24"/>
          <w:rtl/>
        </w:rPr>
      </w:pPr>
      <w:r w:rsidRPr="00DE6131">
        <w:rPr>
          <w:rFonts w:hint="cs"/>
          <w:rtl/>
        </w:rPr>
        <w:t xml:space="preserve"> </w:t>
      </w:r>
      <w:r w:rsidR="00DE756A" w:rsidRPr="00DE6131">
        <w:rPr>
          <w:rFonts w:hint="cs"/>
          <w:rtl/>
        </w:rPr>
        <w:t>ف</w:t>
      </w:r>
      <w:r w:rsidR="00F166BE" w:rsidRPr="00DE6131">
        <w:rPr>
          <w:rFonts w:hint="cs"/>
          <w:rtl/>
        </w:rPr>
        <w:t xml:space="preserve">تستمد </w:t>
      </w:r>
      <w:r w:rsidR="00DE756A" w:rsidRPr="00DE6131">
        <w:rPr>
          <w:rFonts w:hint="cs"/>
          <w:rtl/>
        </w:rPr>
        <w:t xml:space="preserve">الجهة الإدارية </w:t>
      </w:r>
      <w:r w:rsidR="00F166BE" w:rsidRPr="00DE6131">
        <w:rPr>
          <w:rFonts w:hint="cs"/>
          <w:rtl/>
        </w:rPr>
        <w:t xml:space="preserve"> سلطة الرقابة من المرفق العام نفس</w:t>
      </w:r>
      <w:r w:rsidR="00614FBC">
        <w:rPr>
          <w:rFonts w:hint="cs"/>
          <w:rtl/>
        </w:rPr>
        <w:t>ه، حيث أ</w:t>
      </w:r>
      <w:r w:rsidR="00F166BE" w:rsidRPr="00DE6131">
        <w:rPr>
          <w:rFonts w:hint="cs"/>
          <w:rtl/>
        </w:rPr>
        <w:t xml:space="preserve">ن </w:t>
      </w:r>
      <w:r w:rsidR="00DE756A" w:rsidRPr="00DE6131">
        <w:rPr>
          <w:rFonts w:hint="cs"/>
          <w:rtl/>
        </w:rPr>
        <w:t xml:space="preserve">ارتباط </w:t>
      </w:r>
      <w:r w:rsidR="00F166BE" w:rsidRPr="00DE6131">
        <w:rPr>
          <w:rFonts w:hint="cs"/>
          <w:rtl/>
        </w:rPr>
        <w:t xml:space="preserve"> العقد</w:t>
      </w:r>
      <w:r w:rsidR="00DE756A" w:rsidRPr="00DE6131">
        <w:rPr>
          <w:rFonts w:hint="cs"/>
          <w:rtl/>
        </w:rPr>
        <w:t xml:space="preserve"> الإداري </w:t>
      </w:r>
      <w:r w:rsidR="00F166BE" w:rsidRPr="00DE6131">
        <w:rPr>
          <w:rFonts w:hint="cs"/>
          <w:rtl/>
        </w:rPr>
        <w:t>بالمرفق العام يضفي</w:t>
      </w:r>
      <w:r w:rsidR="00DE756A" w:rsidRPr="00DE6131">
        <w:rPr>
          <w:rFonts w:hint="cs"/>
          <w:rtl/>
        </w:rPr>
        <w:t xml:space="preserve"> عليه الطابع المميز</w:t>
      </w:r>
      <w:r w:rsidR="00F166BE" w:rsidRPr="00DE6131">
        <w:rPr>
          <w:rFonts w:hint="cs"/>
          <w:rtl/>
        </w:rPr>
        <w:t xml:space="preserve">، حيث </w:t>
      </w:r>
      <w:r w:rsidR="00614FBC">
        <w:rPr>
          <w:rFonts w:hint="cs"/>
          <w:rtl/>
        </w:rPr>
        <w:t>أ</w:t>
      </w:r>
      <w:r w:rsidR="00F166BE" w:rsidRPr="00DE6131">
        <w:rPr>
          <w:rFonts w:hint="cs"/>
          <w:rtl/>
        </w:rPr>
        <w:t>ن</w:t>
      </w:r>
      <w:r w:rsidR="00DE756A" w:rsidRPr="00DE6131">
        <w:rPr>
          <w:rFonts w:hint="cs"/>
          <w:rtl/>
        </w:rPr>
        <w:t xml:space="preserve">ه وطبق لما تمليه مبادئ سير المرافق العامة وخاصة </w:t>
      </w:r>
      <w:r w:rsidR="00F166BE" w:rsidRPr="00DE6131">
        <w:rPr>
          <w:rFonts w:hint="cs"/>
          <w:rtl/>
        </w:rPr>
        <w:t>ضرورة سير المرفق العام بانتظام واضطراد</w:t>
      </w:r>
      <w:r w:rsidR="00DE756A" w:rsidRPr="00DE6131">
        <w:rPr>
          <w:rFonts w:hint="cs"/>
          <w:rtl/>
        </w:rPr>
        <w:t>،</w:t>
      </w:r>
      <w:r w:rsidR="00614FBC">
        <w:rPr>
          <w:rFonts w:hint="cs"/>
          <w:rtl/>
        </w:rPr>
        <w:t xml:space="preserve"> </w:t>
      </w:r>
      <w:r w:rsidR="00DE756A" w:rsidRPr="00DE6131">
        <w:rPr>
          <w:rFonts w:hint="cs"/>
          <w:rtl/>
        </w:rPr>
        <w:t>يستلزم ذلك ض</w:t>
      </w:r>
      <w:r w:rsidR="00614FBC">
        <w:rPr>
          <w:rFonts w:hint="cs"/>
          <w:rtl/>
        </w:rPr>
        <w:t>مان وجود المرفق وضرورة تحقيقه بأ</w:t>
      </w:r>
      <w:r w:rsidR="00DE756A" w:rsidRPr="00DE6131">
        <w:rPr>
          <w:rFonts w:hint="cs"/>
          <w:rtl/>
        </w:rPr>
        <w:t>ي شكل من ال</w:t>
      </w:r>
      <w:r w:rsidR="00614FBC">
        <w:rPr>
          <w:rFonts w:hint="cs"/>
          <w:rtl/>
        </w:rPr>
        <w:t>أشكال</w:t>
      </w:r>
      <w:r w:rsidR="00DE756A" w:rsidRPr="00DE6131">
        <w:rPr>
          <w:rFonts w:hint="cs"/>
          <w:rtl/>
        </w:rPr>
        <w:t xml:space="preserve">، وبذلك يمكن للإدارة </w:t>
      </w:r>
      <w:r w:rsidR="00614FBC">
        <w:rPr>
          <w:rFonts w:hint="cs"/>
          <w:rtl/>
        </w:rPr>
        <w:t xml:space="preserve"> أ</w:t>
      </w:r>
      <w:r w:rsidR="00F166BE" w:rsidRPr="00DE6131">
        <w:rPr>
          <w:rFonts w:hint="cs"/>
          <w:rtl/>
        </w:rPr>
        <w:t xml:space="preserve">ن تتخذ إجراءات سريعة </w:t>
      </w:r>
      <w:r w:rsidR="00DE756A" w:rsidRPr="00DE6131">
        <w:rPr>
          <w:rFonts w:hint="cs"/>
          <w:rtl/>
        </w:rPr>
        <w:t>و</w:t>
      </w:r>
      <w:r w:rsidR="00614FBC">
        <w:rPr>
          <w:rFonts w:hint="cs"/>
          <w:rtl/>
        </w:rPr>
        <w:t>مباشرة دون الرجوع الى أخذ موافقة أو إ</w:t>
      </w:r>
      <w:r w:rsidR="00F166BE" w:rsidRPr="00DE6131">
        <w:rPr>
          <w:rFonts w:hint="cs"/>
          <w:rtl/>
        </w:rPr>
        <w:t xml:space="preserve">ذن من أي جهة، </w:t>
      </w:r>
      <w:r w:rsidR="00DE756A" w:rsidRPr="00DE6131">
        <w:rPr>
          <w:rFonts w:hint="cs"/>
          <w:rtl/>
        </w:rPr>
        <w:t xml:space="preserve">فالسلطة الإدارية </w:t>
      </w:r>
      <w:r w:rsidR="00F166BE" w:rsidRPr="00DE6131">
        <w:rPr>
          <w:rFonts w:hint="cs"/>
          <w:rtl/>
        </w:rPr>
        <w:t xml:space="preserve"> تمارس</w:t>
      </w:r>
      <w:r w:rsidR="00DE756A" w:rsidRPr="00DE6131">
        <w:rPr>
          <w:rFonts w:hint="cs"/>
          <w:rtl/>
        </w:rPr>
        <w:t xml:space="preserve"> كل ما يتطلبه </w:t>
      </w:r>
      <w:r w:rsidR="00B31D38" w:rsidRPr="00DE6131">
        <w:rPr>
          <w:rFonts w:hint="cs"/>
          <w:rtl/>
        </w:rPr>
        <w:t>السير الحس</w:t>
      </w:r>
      <w:r w:rsidR="00B31D38" w:rsidRPr="00DE6131">
        <w:rPr>
          <w:rtl/>
        </w:rPr>
        <w:t>ن</w:t>
      </w:r>
      <w:r w:rsidR="00DE756A" w:rsidRPr="00DE6131">
        <w:rPr>
          <w:rFonts w:hint="cs"/>
          <w:rtl/>
        </w:rPr>
        <w:t xml:space="preserve"> للمرفق العام</w:t>
      </w:r>
      <w:r w:rsidR="00F166BE" w:rsidRPr="00DE6131">
        <w:rPr>
          <w:rFonts w:hint="cs"/>
          <w:rtl/>
        </w:rPr>
        <w:t xml:space="preserve"> </w:t>
      </w:r>
      <w:r w:rsidR="007D6394">
        <w:rPr>
          <w:rFonts w:hint="cs"/>
          <w:rtl/>
        </w:rPr>
        <w:t>إ</w:t>
      </w:r>
      <w:r w:rsidR="00F166BE" w:rsidRPr="00DE6131">
        <w:rPr>
          <w:rFonts w:hint="cs"/>
          <w:rtl/>
        </w:rPr>
        <w:t>عمالا</w:t>
      </w:r>
      <w:r w:rsidR="00A41738" w:rsidRPr="00DE6131">
        <w:rPr>
          <w:rFonts w:hint="cs"/>
          <w:rtl/>
        </w:rPr>
        <w:t xml:space="preserve"> لا</w:t>
      </w:r>
      <w:r w:rsidR="00DE756A" w:rsidRPr="00DE6131">
        <w:rPr>
          <w:rFonts w:hint="cs"/>
          <w:rtl/>
        </w:rPr>
        <w:t xml:space="preserve">متيازات سلطتها العامة </w:t>
      </w:r>
      <w:r w:rsidR="00F166BE" w:rsidRPr="00DE6131">
        <w:rPr>
          <w:rFonts w:hint="cs"/>
          <w:rtl/>
        </w:rPr>
        <w:t>ال</w:t>
      </w:r>
      <w:r w:rsidR="007D6394">
        <w:rPr>
          <w:rFonts w:hint="cs"/>
          <w:rtl/>
        </w:rPr>
        <w:t>أ</w:t>
      </w:r>
      <w:r w:rsidR="00F166BE" w:rsidRPr="00DE6131">
        <w:rPr>
          <w:rFonts w:hint="cs"/>
          <w:rtl/>
        </w:rPr>
        <w:t xml:space="preserve">صلية في التنفيذ المباشر، </w:t>
      </w:r>
      <w:r w:rsidR="00DE756A" w:rsidRPr="00DE6131">
        <w:rPr>
          <w:rFonts w:hint="cs"/>
          <w:rtl/>
        </w:rPr>
        <w:t xml:space="preserve">وحتى </w:t>
      </w:r>
      <w:r w:rsidR="00F166BE" w:rsidRPr="00DE6131">
        <w:rPr>
          <w:rFonts w:hint="cs"/>
          <w:rtl/>
        </w:rPr>
        <w:t xml:space="preserve">في </w:t>
      </w:r>
      <w:r w:rsidR="00B31D38">
        <w:rPr>
          <w:rFonts w:hint="cs"/>
          <w:rtl/>
        </w:rPr>
        <w:t>إ</w:t>
      </w:r>
      <w:r w:rsidR="00B31D38" w:rsidRPr="00DE6131">
        <w:rPr>
          <w:rFonts w:hint="cs"/>
          <w:rtl/>
        </w:rPr>
        <w:t>صدا</w:t>
      </w:r>
      <w:r w:rsidR="00B31D38" w:rsidRPr="00DE6131">
        <w:rPr>
          <w:rtl/>
        </w:rPr>
        <w:t>ر</w:t>
      </w:r>
      <w:r w:rsidR="00F166BE" w:rsidRPr="00DE6131">
        <w:rPr>
          <w:rFonts w:hint="cs"/>
          <w:rtl/>
        </w:rPr>
        <w:t xml:space="preserve"> القرارات التنفيذية </w:t>
      </w:r>
      <w:r w:rsidR="00DE756A" w:rsidRPr="00DE6131">
        <w:rPr>
          <w:rFonts w:hint="cs"/>
          <w:rtl/>
        </w:rPr>
        <w:t xml:space="preserve"> اللازمة لمعالجة الاختلالات التي قد تعترض سير المرفق العام</w:t>
      </w:r>
      <w:r w:rsidR="007D6394">
        <w:rPr>
          <w:rFonts w:hint="cs"/>
          <w:rtl/>
        </w:rPr>
        <w:t>،</w:t>
      </w:r>
      <w:r w:rsidR="00DE756A" w:rsidRPr="00DE6131">
        <w:rPr>
          <w:rFonts w:hint="cs"/>
          <w:rtl/>
        </w:rPr>
        <w:t xml:space="preserve"> وذلك </w:t>
      </w:r>
      <w:r w:rsidR="00A41738" w:rsidRPr="00DE6131">
        <w:rPr>
          <w:rFonts w:hint="cs"/>
          <w:rtl/>
        </w:rPr>
        <w:t>بإرادتها</w:t>
      </w:r>
      <w:r w:rsidR="00F166BE" w:rsidRPr="00DE6131">
        <w:rPr>
          <w:rFonts w:hint="cs"/>
          <w:rtl/>
        </w:rPr>
        <w:t xml:space="preserve"> المنفردة </w:t>
      </w:r>
      <w:r w:rsidR="00B56932" w:rsidRPr="00DE6131">
        <w:rPr>
          <w:rFonts w:hint="cs"/>
          <w:rtl/>
        </w:rPr>
        <w:t>وفي غالب الأحيان دون الاستعانة ب</w:t>
      </w:r>
      <w:r w:rsidR="00F166BE" w:rsidRPr="00DE6131">
        <w:rPr>
          <w:rFonts w:hint="cs"/>
          <w:rtl/>
        </w:rPr>
        <w:t>القضاء</w:t>
      </w:r>
      <w:r w:rsidR="00B56932" w:rsidRPr="00DE6131">
        <w:rPr>
          <w:rFonts w:hint="cs"/>
          <w:rtl/>
        </w:rPr>
        <w:t>،</w:t>
      </w:r>
      <w:r w:rsidR="00F166BE" w:rsidRPr="00DE6131">
        <w:rPr>
          <w:rFonts w:hint="cs"/>
          <w:rtl/>
        </w:rPr>
        <w:t xml:space="preserve"> و</w:t>
      </w:r>
      <w:r w:rsidR="00B56932" w:rsidRPr="00DE6131">
        <w:rPr>
          <w:rFonts w:hint="cs"/>
          <w:rtl/>
        </w:rPr>
        <w:t xml:space="preserve">بذلك </w:t>
      </w:r>
      <w:r w:rsidR="00F166BE" w:rsidRPr="00DE6131">
        <w:rPr>
          <w:rFonts w:hint="cs"/>
          <w:rtl/>
        </w:rPr>
        <w:t xml:space="preserve">يعتبر حق </w:t>
      </w:r>
      <w:r w:rsidR="007D6394">
        <w:rPr>
          <w:rFonts w:hint="cs"/>
          <w:rtl/>
        </w:rPr>
        <w:t>الجهة الإدارية المتعاقدة في مسأ</w:t>
      </w:r>
      <w:r w:rsidR="00B56932" w:rsidRPr="00DE6131">
        <w:rPr>
          <w:rFonts w:hint="cs"/>
          <w:rtl/>
        </w:rPr>
        <w:t xml:space="preserve">لة </w:t>
      </w:r>
      <w:r w:rsidR="00F166BE" w:rsidRPr="00DE6131">
        <w:rPr>
          <w:rFonts w:hint="cs"/>
          <w:rtl/>
        </w:rPr>
        <w:t xml:space="preserve">الرقابة والتوجيه </w:t>
      </w:r>
      <w:r w:rsidR="00B56932" w:rsidRPr="00DE6131">
        <w:rPr>
          <w:rFonts w:hint="cs"/>
          <w:rtl/>
        </w:rPr>
        <w:t xml:space="preserve">حق أصيل يمارس </w:t>
      </w:r>
      <w:r w:rsidR="00F23E58">
        <w:rPr>
          <w:rFonts w:hint="cs"/>
          <w:rtl/>
        </w:rPr>
        <w:t>على</w:t>
      </w:r>
      <w:r w:rsidR="00F166BE" w:rsidRPr="00DE6131">
        <w:rPr>
          <w:rFonts w:hint="cs"/>
          <w:rtl/>
        </w:rPr>
        <w:t xml:space="preserve"> </w:t>
      </w:r>
      <w:r w:rsidR="00B56932" w:rsidRPr="00DE6131">
        <w:rPr>
          <w:rFonts w:hint="cs"/>
          <w:rtl/>
        </w:rPr>
        <w:t>نحو معين قانونا</w:t>
      </w:r>
      <w:r w:rsidR="00F23E58">
        <w:rPr>
          <w:rFonts w:hint="cs"/>
          <w:rtl/>
        </w:rPr>
        <w:t>،</w:t>
      </w:r>
      <w:r w:rsidR="00B56932" w:rsidRPr="00DE6131">
        <w:rPr>
          <w:rFonts w:hint="cs"/>
          <w:rtl/>
        </w:rPr>
        <w:t xml:space="preserve"> وهو حق</w:t>
      </w:r>
      <w:r w:rsidR="00F166BE" w:rsidRPr="00DE6131">
        <w:rPr>
          <w:rFonts w:hint="cs"/>
          <w:rtl/>
        </w:rPr>
        <w:t xml:space="preserve"> مقررا لها </w:t>
      </w:r>
      <w:r w:rsidR="00A41738" w:rsidRPr="00DE6131">
        <w:rPr>
          <w:rFonts w:hint="cs"/>
          <w:rtl/>
        </w:rPr>
        <w:t>ب</w:t>
      </w:r>
      <w:r w:rsidR="007B1D9B" w:rsidRPr="00DE6131">
        <w:rPr>
          <w:rFonts w:hint="cs"/>
          <w:rtl/>
        </w:rPr>
        <w:t>النسبة لمختلف العقود الإدارية</w:t>
      </w:r>
      <w:r w:rsidR="00B56932" w:rsidRPr="00DE6131">
        <w:rPr>
          <w:rFonts w:hint="cs"/>
          <w:rtl/>
        </w:rPr>
        <w:t xml:space="preserve"> عامة </w:t>
      </w:r>
      <w:r w:rsidR="00A41738" w:rsidRPr="00DE6131">
        <w:rPr>
          <w:rFonts w:hint="cs"/>
          <w:rtl/>
        </w:rPr>
        <w:t xml:space="preserve">ولولم </w:t>
      </w:r>
      <w:r w:rsidR="00B56932" w:rsidRPr="00DE6131">
        <w:rPr>
          <w:rFonts w:hint="cs"/>
          <w:rtl/>
        </w:rPr>
        <w:t>يتم</w:t>
      </w:r>
      <w:r w:rsidR="00A41738" w:rsidRPr="00DE6131">
        <w:rPr>
          <w:rFonts w:hint="cs"/>
          <w:rtl/>
        </w:rPr>
        <w:t xml:space="preserve"> </w:t>
      </w:r>
      <w:r w:rsidR="00B56932" w:rsidRPr="00DE6131">
        <w:rPr>
          <w:rFonts w:hint="cs"/>
          <w:rtl/>
        </w:rPr>
        <w:t xml:space="preserve">النص عليه في شروط العقد صراحة، </w:t>
      </w:r>
      <w:r w:rsidR="00F23E58">
        <w:rPr>
          <w:rFonts w:hint="cs"/>
          <w:rtl/>
        </w:rPr>
        <w:t>إلا أ</w:t>
      </w:r>
      <w:r w:rsidR="00A41738" w:rsidRPr="00DE6131">
        <w:rPr>
          <w:rFonts w:hint="cs"/>
          <w:rtl/>
        </w:rPr>
        <w:t xml:space="preserve">ن </w:t>
      </w:r>
      <w:r w:rsidR="00B56932" w:rsidRPr="00DE6131">
        <w:rPr>
          <w:rFonts w:hint="cs"/>
          <w:rtl/>
        </w:rPr>
        <w:t xml:space="preserve">نطاق ممارسة </w:t>
      </w:r>
      <w:r w:rsidR="00A41738" w:rsidRPr="00DE6131">
        <w:rPr>
          <w:rFonts w:hint="cs"/>
          <w:rtl/>
        </w:rPr>
        <w:t xml:space="preserve"> هذا الحق </w:t>
      </w:r>
      <w:r w:rsidR="00B56932" w:rsidRPr="00DE6131">
        <w:rPr>
          <w:rFonts w:hint="cs"/>
          <w:rtl/>
        </w:rPr>
        <w:t xml:space="preserve">ومداه قد </w:t>
      </w:r>
      <w:r w:rsidR="00F23E58">
        <w:rPr>
          <w:rFonts w:hint="cs"/>
          <w:rtl/>
        </w:rPr>
        <w:t xml:space="preserve">يختلف من عقد الى </w:t>
      </w:r>
      <w:r w:rsidR="00B31D38">
        <w:rPr>
          <w:rFonts w:hint="cs"/>
          <w:rtl/>
        </w:rPr>
        <w:t>آخر</w:t>
      </w:r>
      <w:r w:rsidR="00B31D38" w:rsidRPr="00DE6131">
        <w:rPr>
          <w:rFonts w:hint="cs"/>
          <w:rtl/>
        </w:rPr>
        <w:t xml:space="preserve"> حس</w:t>
      </w:r>
      <w:r w:rsidR="00B31D38" w:rsidRPr="00DE6131">
        <w:rPr>
          <w:rtl/>
        </w:rPr>
        <w:t>ب</w:t>
      </w:r>
      <w:r w:rsidR="00A41738" w:rsidRPr="00DE6131">
        <w:rPr>
          <w:rFonts w:hint="cs"/>
          <w:rtl/>
        </w:rPr>
        <w:t xml:space="preserve"> نوعيته</w:t>
      </w:r>
      <w:r w:rsidR="00C57B5D" w:rsidRPr="00DE6131">
        <w:rPr>
          <w:rStyle w:val="Appelnotedebasdep"/>
          <w:color w:val="000000" w:themeColor="text1"/>
          <w:rtl/>
        </w:rPr>
        <w:footnoteReference w:id="133"/>
      </w:r>
      <w:r w:rsidRPr="00DE6131">
        <w:rPr>
          <w:rFonts w:hint="cs"/>
          <w:sz w:val="24"/>
          <w:szCs w:val="24"/>
          <w:rtl/>
        </w:rPr>
        <w:t>.</w:t>
      </w:r>
    </w:p>
    <w:p w14:paraId="5CB911EF" w14:textId="49D508DA" w:rsidR="00BF4D7C" w:rsidRPr="00DE6131" w:rsidRDefault="00B56932" w:rsidP="001B4F5A">
      <w:pPr>
        <w:rPr>
          <w:rtl/>
        </w:rPr>
      </w:pPr>
      <w:r w:rsidRPr="00DE6131">
        <w:rPr>
          <w:rFonts w:hint="cs"/>
          <w:rtl/>
        </w:rPr>
        <w:t xml:space="preserve">ومن هذه العقود الإدارية عقد </w:t>
      </w:r>
      <w:r w:rsidR="00DE5505" w:rsidRPr="00DE6131">
        <w:rPr>
          <w:rFonts w:hint="cs"/>
          <w:rtl/>
        </w:rPr>
        <w:t>التفويض الذي</w:t>
      </w:r>
      <w:r w:rsidRPr="00DE6131">
        <w:rPr>
          <w:rFonts w:hint="cs"/>
          <w:rtl/>
        </w:rPr>
        <w:t xml:space="preserve"> يتفرد بخصائص </w:t>
      </w:r>
      <w:r w:rsidR="00DE5505" w:rsidRPr="00DE6131">
        <w:rPr>
          <w:rFonts w:hint="cs"/>
          <w:rtl/>
        </w:rPr>
        <w:t>معينة ينبغي</w:t>
      </w:r>
      <w:r w:rsidRPr="00DE6131">
        <w:rPr>
          <w:rFonts w:hint="cs"/>
          <w:rtl/>
        </w:rPr>
        <w:t xml:space="preserve"> مراعاتها عند </w:t>
      </w:r>
      <w:r w:rsidR="00BF4D7C" w:rsidRPr="00DE6131">
        <w:rPr>
          <w:rFonts w:hint="cs"/>
          <w:rtl/>
        </w:rPr>
        <w:t xml:space="preserve">قيام </w:t>
      </w:r>
      <w:r w:rsidR="00DE5505" w:rsidRPr="00DE6131">
        <w:rPr>
          <w:rFonts w:hint="cs"/>
          <w:rtl/>
        </w:rPr>
        <w:t>الجهات المانحة</w:t>
      </w:r>
      <w:r w:rsidRPr="00DE6131">
        <w:rPr>
          <w:rFonts w:hint="cs"/>
          <w:rtl/>
        </w:rPr>
        <w:t xml:space="preserve"> للتفويض </w:t>
      </w:r>
      <w:r w:rsidR="00BF4D7C" w:rsidRPr="00DE6131">
        <w:rPr>
          <w:rFonts w:hint="cs"/>
          <w:rtl/>
        </w:rPr>
        <w:t xml:space="preserve">المختصة بمتابعة تنفيذ المفوض اليه </w:t>
      </w:r>
      <w:r w:rsidRPr="00DE6131">
        <w:rPr>
          <w:rFonts w:hint="cs"/>
          <w:rtl/>
        </w:rPr>
        <w:t>لمقتضيات العقد الذي</w:t>
      </w:r>
      <w:r w:rsidR="00BF4D7C" w:rsidRPr="00DE6131">
        <w:rPr>
          <w:rFonts w:hint="cs"/>
          <w:rtl/>
        </w:rPr>
        <w:t xml:space="preserve"> جرى </w:t>
      </w:r>
      <w:r w:rsidRPr="00DE6131">
        <w:rPr>
          <w:rFonts w:hint="cs"/>
          <w:rtl/>
        </w:rPr>
        <w:t>الاتفاق على بنوده</w:t>
      </w:r>
      <w:r w:rsidR="00BF4D7C" w:rsidRPr="00DE6131">
        <w:rPr>
          <w:rFonts w:hint="cs"/>
          <w:rtl/>
        </w:rPr>
        <w:t xml:space="preserve"> في دفتر الشروط الخاص بموضوع </w:t>
      </w:r>
      <w:r w:rsidR="00DE5505" w:rsidRPr="00DE6131">
        <w:rPr>
          <w:rFonts w:hint="cs"/>
          <w:rtl/>
        </w:rPr>
        <w:t>التفويض،</w:t>
      </w:r>
      <w:r w:rsidRPr="00DE6131">
        <w:rPr>
          <w:rFonts w:hint="cs"/>
          <w:rtl/>
        </w:rPr>
        <w:t xml:space="preserve"> </w:t>
      </w:r>
      <w:r w:rsidR="00DE5505" w:rsidRPr="00DE6131">
        <w:rPr>
          <w:rFonts w:hint="cs"/>
          <w:rtl/>
        </w:rPr>
        <w:t>ف</w:t>
      </w:r>
      <w:r w:rsidR="00BF4D7C" w:rsidRPr="00DE6131">
        <w:rPr>
          <w:rFonts w:hint="cs"/>
          <w:rtl/>
        </w:rPr>
        <w:t xml:space="preserve">لا </w:t>
      </w:r>
      <w:r w:rsidR="00DE5505" w:rsidRPr="00DE6131">
        <w:rPr>
          <w:rFonts w:hint="cs"/>
          <w:rtl/>
        </w:rPr>
        <w:t>يمكن</w:t>
      </w:r>
      <w:r w:rsidR="00BF4D7C" w:rsidRPr="00DE6131">
        <w:rPr>
          <w:rFonts w:hint="cs"/>
          <w:rtl/>
        </w:rPr>
        <w:t xml:space="preserve"> </w:t>
      </w:r>
      <w:r w:rsidR="00DE5505" w:rsidRPr="00DE6131">
        <w:rPr>
          <w:rFonts w:hint="cs"/>
          <w:rtl/>
        </w:rPr>
        <w:t>ممارسة حق ال</w:t>
      </w:r>
      <w:r w:rsidR="00F23E58">
        <w:rPr>
          <w:rFonts w:hint="cs"/>
          <w:rtl/>
        </w:rPr>
        <w:t xml:space="preserve">رقابة بشكل واسع </w:t>
      </w:r>
      <w:r w:rsidR="006531A2">
        <w:rPr>
          <w:rFonts w:hint="cs"/>
          <w:rtl/>
        </w:rPr>
        <w:t>على</w:t>
      </w:r>
      <w:r w:rsidR="00F23E58">
        <w:rPr>
          <w:rFonts w:hint="cs"/>
          <w:rtl/>
        </w:rPr>
        <w:t xml:space="preserve"> المفوض إ</w:t>
      </w:r>
      <w:r w:rsidR="00DE5505" w:rsidRPr="00DE6131">
        <w:rPr>
          <w:rFonts w:hint="cs"/>
          <w:rtl/>
        </w:rPr>
        <w:t>ليه</w:t>
      </w:r>
      <w:r w:rsidR="006531A2">
        <w:rPr>
          <w:rFonts w:hint="cs"/>
          <w:rtl/>
        </w:rPr>
        <w:t>،</w:t>
      </w:r>
      <w:r w:rsidR="00DE5505" w:rsidRPr="00DE6131">
        <w:rPr>
          <w:rFonts w:hint="cs"/>
          <w:rtl/>
        </w:rPr>
        <w:t xml:space="preserve"> فهو المسؤول عن استغلال المرفق العام بالطرق التي يختارها وهو من يملك سلطة التوجيه بما يضمن حسن سير المرفق وتحقيق الأهداف المنشودة م</w:t>
      </w:r>
      <w:r w:rsidR="00DE5505" w:rsidRPr="00DE6131">
        <w:rPr>
          <w:rtl/>
        </w:rPr>
        <w:t>ن</w:t>
      </w:r>
      <w:r w:rsidR="00DE5505" w:rsidRPr="00DE6131">
        <w:rPr>
          <w:rFonts w:hint="cs"/>
          <w:rtl/>
        </w:rPr>
        <w:t xml:space="preserve"> ورائه، فهو من يتحمل مخاطر الاستغلال في عقد التفويض</w:t>
      </w:r>
      <w:r w:rsidR="006531A2">
        <w:rPr>
          <w:rFonts w:hint="cs"/>
          <w:rtl/>
        </w:rPr>
        <w:t>، فمن المنطقي جدا أ</w:t>
      </w:r>
      <w:r w:rsidR="00DE5505" w:rsidRPr="00DE6131">
        <w:rPr>
          <w:rFonts w:hint="cs"/>
          <w:rtl/>
        </w:rPr>
        <w:t xml:space="preserve">ن </w:t>
      </w:r>
      <w:r w:rsidR="008F3E3D" w:rsidRPr="00DE6131">
        <w:rPr>
          <w:rFonts w:hint="cs"/>
          <w:rtl/>
        </w:rPr>
        <w:t>لا يسم</w:t>
      </w:r>
      <w:r w:rsidR="008F3E3D" w:rsidRPr="00DE6131">
        <w:rPr>
          <w:rtl/>
        </w:rPr>
        <w:t>ح</w:t>
      </w:r>
      <w:r w:rsidR="00DE5505" w:rsidRPr="00DE6131">
        <w:rPr>
          <w:rFonts w:hint="cs"/>
          <w:rtl/>
        </w:rPr>
        <w:t xml:space="preserve"> للجهة المفوضة بسط رقابتها المطلقة على كل </w:t>
      </w:r>
      <w:r w:rsidR="008F3E3D" w:rsidRPr="00DE6131">
        <w:rPr>
          <w:rFonts w:hint="cs"/>
          <w:rtl/>
        </w:rPr>
        <w:t>ما يقو</w:t>
      </w:r>
      <w:r w:rsidR="008F3E3D" w:rsidRPr="00DE6131">
        <w:rPr>
          <w:rtl/>
        </w:rPr>
        <w:t>م</w:t>
      </w:r>
      <w:r w:rsidR="00DE5505" w:rsidRPr="00DE6131">
        <w:rPr>
          <w:rFonts w:hint="cs"/>
          <w:rtl/>
        </w:rPr>
        <w:t xml:space="preserve"> به صاحب التفويض</w:t>
      </w:r>
      <w:r w:rsidR="006531A2">
        <w:rPr>
          <w:rFonts w:hint="cs"/>
          <w:rtl/>
        </w:rPr>
        <w:t>،</w:t>
      </w:r>
      <w:r w:rsidR="00DE5505" w:rsidRPr="00DE6131">
        <w:rPr>
          <w:rFonts w:hint="cs"/>
          <w:rtl/>
        </w:rPr>
        <w:t xml:space="preserve"> بل يترك له الهامش المناسب الذي يمكنه من تحقيق أهدافه الاستثمارية في المرفق العام وذلك بالطبع من دون المساس بمبادئ المرفق العام التي توجب تدخل السلطة المفوضة في أي مرحلة من مراحل تنفيذ العقد.</w:t>
      </w:r>
    </w:p>
    <w:p w14:paraId="4DC48F06" w14:textId="6F23CC0C" w:rsidR="00196A10" w:rsidRPr="00DE6131" w:rsidRDefault="00BF4D7C" w:rsidP="001B4F5A">
      <w:pPr>
        <w:rPr>
          <w:rtl/>
        </w:rPr>
      </w:pPr>
      <w:r w:rsidRPr="00DE6131">
        <w:rPr>
          <w:rFonts w:hint="cs"/>
          <w:rtl/>
        </w:rPr>
        <w:t xml:space="preserve">فقد ذهبت المحكمة الإدارية العليا في مصر الى القول بأن " من </w:t>
      </w:r>
      <w:r w:rsidR="006531A2">
        <w:rPr>
          <w:rFonts w:hint="cs"/>
          <w:rtl/>
        </w:rPr>
        <w:t>ا</w:t>
      </w:r>
      <w:r w:rsidRPr="00DE6131">
        <w:rPr>
          <w:rFonts w:hint="cs"/>
          <w:rtl/>
        </w:rPr>
        <w:t xml:space="preserve">لقواعد المسلمة في القانون الإداري هي </w:t>
      </w:r>
      <w:r w:rsidR="001F5C5F">
        <w:rPr>
          <w:rFonts w:hint="cs"/>
          <w:rtl/>
        </w:rPr>
        <w:t>أن الدولة هي المكلفة أ</w:t>
      </w:r>
      <w:r w:rsidRPr="00DE6131">
        <w:rPr>
          <w:rFonts w:hint="cs"/>
          <w:rtl/>
        </w:rPr>
        <w:t>صلا بإدارة المرفق العام، ف</w:t>
      </w:r>
      <w:r w:rsidR="001F5C5F">
        <w:rPr>
          <w:rFonts w:hint="cs"/>
          <w:rtl/>
        </w:rPr>
        <w:t>إ</w:t>
      </w:r>
      <w:r w:rsidRPr="00DE6131">
        <w:rPr>
          <w:rFonts w:hint="cs"/>
          <w:rtl/>
        </w:rPr>
        <w:t>ذا عهدت الى غ</w:t>
      </w:r>
      <w:r w:rsidR="001F5C5F">
        <w:rPr>
          <w:rFonts w:hint="cs"/>
          <w:rtl/>
        </w:rPr>
        <w:t>يرها أ</w:t>
      </w:r>
      <w:r w:rsidRPr="00DE6131">
        <w:rPr>
          <w:rFonts w:hint="cs"/>
          <w:rtl/>
        </w:rPr>
        <w:t xml:space="preserve">مر القيام بذلك لم يخرج الملتزم في </w:t>
      </w:r>
      <w:r w:rsidR="001F5C5F">
        <w:rPr>
          <w:rFonts w:hint="cs"/>
          <w:rtl/>
        </w:rPr>
        <w:t>إدارته على أ</w:t>
      </w:r>
      <w:r w:rsidRPr="00DE6131">
        <w:rPr>
          <w:rFonts w:hint="cs"/>
          <w:rtl/>
        </w:rPr>
        <w:t xml:space="preserve">ن </w:t>
      </w:r>
      <w:r w:rsidR="001F5C5F">
        <w:rPr>
          <w:rFonts w:hint="cs"/>
          <w:rtl/>
        </w:rPr>
        <w:t>يكون معاونا لها ونائبا عنها في أمر هو من أ</w:t>
      </w:r>
      <w:r w:rsidRPr="00DE6131">
        <w:rPr>
          <w:rFonts w:hint="cs"/>
          <w:rtl/>
        </w:rPr>
        <w:t xml:space="preserve">خص خصائصها </w:t>
      </w:r>
      <w:r w:rsidR="00290EA8">
        <w:rPr>
          <w:rFonts w:hint="cs"/>
          <w:rtl/>
        </w:rPr>
        <w:t>و</w:t>
      </w:r>
      <w:r w:rsidRPr="00DE6131">
        <w:rPr>
          <w:rFonts w:hint="cs"/>
          <w:rtl/>
        </w:rPr>
        <w:t>هذا النوع من ال</w:t>
      </w:r>
      <w:r w:rsidR="00290EA8">
        <w:rPr>
          <w:rFonts w:hint="cs"/>
          <w:rtl/>
        </w:rPr>
        <w:t>إ</w:t>
      </w:r>
      <w:r w:rsidRPr="00DE6131">
        <w:rPr>
          <w:rFonts w:hint="cs"/>
          <w:rtl/>
        </w:rPr>
        <w:t>نابة وبعبارة أخرى هذه الطريقة غير المباشرة لإدار</w:t>
      </w:r>
      <w:r w:rsidR="00290EA8">
        <w:rPr>
          <w:rFonts w:hint="cs"/>
          <w:rtl/>
        </w:rPr>
        <w:t>ة المرفق العام لا تعتبر تنازلا أ</w:t>
      </w:r>
      <w:r w:rsidRPr="00DE6131">
        <w:rPr>
          <w:rFonts w:hint="cs"/>
          <w:rtl/>
        </w:rPr>
        <w:t>و تخليا من الدولة عن المرفق العام بل تظل ضامنة ومسؤول</w:t>
      </w:r>
      <w:r w:rsidR="00290EA8">
        <w:rPr>
          <w:rFonts w:hint="cs"/>
          <w:rtl/>
        </w:rPr>
        <w:t>ة قبل الجمهور عن إ</w:t>
      </w:r>
      <w:r w:rsidRPr="00DE6131">
        <w:rPr>
          <w:rFonts w:hint="cs"/>
          <w:rtl/>
        </w:rPr>
        <w:t>دارته واستغلاله وهي في سبيل القيام بهذا الو</w:t>
      </w:r>
      <w:r w:rsidR="00F32BEE">
        <w:rPr>
          <w:rFonts w:hint="cs"/>
          <w:rtl/>
        </w:rPr>
        <w:t>اجب تتدخل في شؤون المرفق وتعدل أركان تنظيمه وقواعد إ</w:t>
      </w:r>
      <w:r w:rsidRPr="00DE6131">
        <w:rPr>
          <w:rFonts w:hint="cs"/>
          <w:rtl/>
        </w:rPr>
        <w:t>دارته واستغلال</w:t>
      </w:r>
      <w:r w:rsidR="00F32BEE">
        <w:rPr>
          <w:rFonts w:hint="cs"/>
          <w:rtl/>
        </w:rPr>
        <w:t xml:space="preserve">ه كلما </w:t>
      </w:r>
      <w:r w:rsidR="00F32BEE">
        <w:rPr>
          <w:rFonts w:hint="cs"/>
          <w:rtl/>
        </w:rPr>
        <w:lastRenderedPageBreak/>
        <w:t>اقتضت المصلحة العامة ذلك</w:t>
      </w:r>
      <w:r w:rsidRPr="00DE6131">
        <w:rPr>
          <w:rFonts w:hint="cs"/>
          <w:rtl/>
        </w:rPr>
        <w:t xml:space="preserve">، وهي في ذلك لا تستند الى عقد الالتزام بل الى سلطتها العامة وتحقيقا لغايات هذه السلطة متمتعة بامتياز وسيادة ينتفي معها كل طابع تعاقدي وضمانا لحسن </w:t>
      </w:r>
      <w:r w:rsidR="00F32BEE">
        <w:rPr>
          <w:rFonts w:hint="cs"/>
          <w:rtl/>
        </w:rPr>
        <w:t>سير المرافق العامة واستغلالها وإ</w:t>
      </w:r>
      <w:r w:rsidRPr="00DE6131">
        <w:rPr>
          <w:rFonts w:hint="cs"/>
          <w:rtl/>
        </w:rPr>
        <w:t>دارتها وكفا</w:t>
      </w:r>
      <w:r w:rsidR="00EA7CF4">
        <w:rPr>
          <w:rFonts w:hint="cs"/>
          <w:rtl/>
        </w:rPr>
        <w:t>لة ذلك محققة بما لها من حقوق الإ</w:t>
      </w:r>
      <w:r w:rsidRPr="00DE6131">
        <w:rPr>
          <w:rFonts w:hint="cs"/>
          <w:rtl/>
        </w:rPr>
        <w:t>شراف والتدخل والتعديل حسب ما تملي</w:t>
      </w:r>
      <w:r w:rsidR="005C6A29" w:rsidRPr="00DE6131">
        <w:rPr>
          <w:rFonts w:hint="cs"/>
          <w:rtl/>
        </w:rPr>
        <w:t>ه المصلحة العامة</w:t>
      </w:r>
      <w:r w:rsidRPr="00DE6131">
        <w:rPr>
          <w:rFonts w:hint="cs"/>
          <w:rtl/>
        </w:rPr>
        <w:t>، وهي حقوق لا تملك السلطة المانحة للالتزام التنازل عنها</w:t>
      </w:r>
      <w:r w:rsidR="00EA7CF4">
        <w:rPr>
          <w:rFonts w:hint="cs"/>
          <w:rtl/>
        </w:rPr>
        <w:t xml:space="preserve"> كما أ</w:t>
      </w:r>
      <w:r w:rsidRPr="00DE6131">
        <w:rPr>
          <w:rFonts w:hint="cs"/>
          <w:rtl/>
        </w:rPr>
        <w:t xml:space="preserve">نها وهي تستعمل هذه الحقوق لا يمكن </w:t>
      </w:r>
      <w:r w:rsidR="00EA7CF4">
        <w:rPr>
          <w:rFonts w:hint="cs"/>
          <w:rtl/>
        </w:rPr>
        <w:t>أن تحتج بأنها تمسك الحق الأعلى أ</w:t>
      </w:r>
      <w:r w:rsidRPr="00DE6131">
        <w:rPr>
          <w:rFonts w:hint="cs"/>
          <w:rtl/>
        </w:rPr>
        <w:t>و تخل بشروط عقدية ل</w:t>
      </w:r>
      <w:r w:rsidR="00EA7CF4">
        <w:rPr>
          <w:rFonts w:hint="cs"/>
          <w:rtl/>
        </w:rPr>
        <w:t>أ</w:t>
      </w:r>
      <w:r w:rsidRPr="00DE6131">
        <w:rPr>
          <w:rFonts w:hint="cs"/>
          <w:rtl/>
        </w:rPr>
        <w:t xml:space="preserve">ن الإجراءات التي </w:t>
      </w:r>
      <w:r w:rsidR="00811C6F" w:rsidRPr="00DE6131">
        <w:rPr>
          <w:rFonts w:hint="cs"/>
          <w:rtl/>
        </w:rPr>
        <w:t>تتخذها</w:t>
      </w:r>
      <w:r w:rsidRPr="00DE6131">
        <w:rPr>
          <w:rFonts w:hint="cs"/>
          <w:rtl/>
        </w:rPr>
        <w:t xml:space="preserve"> في هذا الشأن </w:t>
      </w:r>
      <w:r w:rsidR="00EA7CF4">
        <w:rPr>
          <w:rFonts w:hint="cs"/>
          <w:rtl/>
        </w:rPr>
        <w:t>إ</w:t>
      </w:r>
      <w:r w:rsidRPr="00DE6131">
        <w:rPr>
          <w:rFonts w:hint="cs"/>
          <w:rtl/>
        </w:rPr>
        <w:t>نما تتناول نظاما قانونيا</w:t>
      </w:r>
      <w:r w:rsidR="00EA7CF4">
        <w:rPr>
          <w:rFonts w:hint="cs"/>
          <w:rtl/>
        </w:rPr>
        <w:t xml:space="preserve"> خاص بمرفق عام، فهي تملك تعديل أ</w:t>
      </w:r>
      <w:r w:rsidRPr="00DE6131">
        <w:rPr>
          <w:rFonts w:hint="cs"/>
          <w:rtl/>
        </w:rPr>
        <w:t xml:space="preserve">ركان تنظيم </w:t>
      </w:r>
      <w:r w:rsidR="008A54F0">
        <w:rPr>
          <w:rFonts w:hint="cs"/>
          <w:rtl/>
        </w:rPr>
        <w:t xml:space="preserve"> المرفق العام وقواعد استغلاله وإدارته بل لها أ</w:t>
      </w:r>
      <w:r w:rsidRPr="00DE6131">
        <w:rPr>
          <w:rFonts w:hint="cs"/>
          <w:rtl/>
        </w:rPr>
        <w:t xml:space="preserve">ن تنهي الالتزام نفسه متى اقتضت </w:t>
      </w:r>
      <w:r w:rsidR="008A54F0">
        <w:rPr>
          <w:rFonts w:hint="cs"/>
          <w:rtl/>
        </w:rPr>
        <w:t xml:space="preserve">ضرورة </w:t>
      </w:r>
      <w:r w:rsidRPr="00DE6131">
        <w:rPr>
          <w:rFonts w:hint="cs"/>
          <w:rtl/>
        </w:rPr>
        <w:t>المصلحة العامة ذلك</w:t>
      </w:r>
      <w:r w:rsidRPr="00DE6131">
        <w:rPr>
          <w:rStyle w:val="Appelnotedebasdep"/>
          <w:color w:val="000000" w:themeColor="text1"/>
          <w:rtl/>
        </w:rPr>
        <w:footnoteReference w:id="134"/>
      </w:r>
      <w:r w:rsidR="00196A10" w:rsidRPr="00DE6131">
        <w:rPr>
          <w:rFonts w:hint="cs"/>
          <w:rtl/>
        </w:rPr>
        <w:t>.</w:t>
      </w:r>
    </w:p>
    <w:p w14:paraId="379BA7AA" w14:textId="08BC2B0B" w:rsidR="008638A6" w:rsidRDefault="00D736DE" w:rsidP="001B4F5A">
      <w:pPr>
        <w:rPr>
          <w:rtl/>
        </w:rPr>
      </w:pPr>
      <w:r>
        <w:rPr>
          <w:rFonts w:hint="cs"/>
          <w:rtl/>
        </w:rPr>
        <w:t xml:space="preserve">فالرقابة الإدارية وإن </w:t>
      </w:r>
      <w:r w:rsidR="00E040A2">
        <w:rPr>
          <w:rFonts w:hint="cs"/>
          <w:rtl/>
        </w:rPr>
        <w:t xml:space="preserve">هي الرقابة الأكثر فعالية من ناحية كونها تمارس من قبل </w:t>
      </w:r>
      <w:r w:rsidR="007D1502">
        <w:rPr>
          <w:rFonts w:hint="cs"/>
          <w:rtl/>
        </w:rPr>
        <w:t xml:space="preserve">السلطة المانحة للتفويض التي تعتبر الجهة المكلفة على تنظيم وإدارة المرفق العام </w:t>
      </w:r>
      <w:r w:rsidR="00800095">
        <w:rPr>
          <w:rFonts w:hint="cs"/>
          <w:rtl/>
        </w:rPr>
        <w:t>موضوع التفويض والأكثر دراية بمتطلبات السير الحسن للمرفق العام المفوض، بالإ</w:t>
      </w:r>
      <w:r w:rsidR="00114216">
        <w:rPr>
          <w:rFonts w:hint="cs"/>
          <w:rtl/>
        </w:rPr>
        <w:t xml:space="preserve">ضافة الى كون الجهة الإدارية تتمتع في ممارستها لأعمالها الرقابية لسلطات واسعة مستمدة من مركزها كسلطة عامة </w:t>
      </w:r>
      <w:r w:rsidR="00F872AD">
        <w:rPr>
          <w:rFonts w:hint="cs"/>
          <w:rtl/>
        </w:rPr>
        <w:t>تتمنع بامتيازات السلطة العامة</w:t>
      </w:r>
      <w:r w:rsidR="00394287">
        <w:rPr>
          <w:rFonts w:hint="cs"/>
          <w:rtl/>
        </w:rPr>
        <w:t>.</w:t>
      </w:r>
      <w:r w:rsidR="00F872AD">
        <w:rPr>
          <w:rFonts w:hint="cs"/>
          <w:rtl/>
        </w:rPr>
        <w:t xml:space="preserve"> </w:t>
      </w:r>
    </w:p>
    <w:p w14:paraId="0B27A36A" w14:textId="2C1272CA" w:rsidR="00DD2618" w:rsidRDefault="005C6A29" w:rsidP="001B4F5A">
      <w:pPr>
        <w:rPr>
          <w:rtl/>
        </w:rPr>
      </w:pPr>
      <w:r w:rsidRPr="00DE6131">
        <w:rPr>
          <w:rFonts w:hint="cs"/>
          <w:rtl/>
        </w:rPr>
        <w:t>وبناءا على ذلك ف</w:t>
      </w:r>
      <w:r w:rsidR="004B2A2C" w:rsidRPr="00DE6131">
        <w:rPr>
          <w:rFonts w:hint="cs"/>
          <w:rtl/>
        </w:rPr>
        <w:t xml:space="preserve">الرقابة الإدارية المفروضة على المفوض له </w:t>
      </w:r>
      <w:r w:rsidRPr="00DE6131">
        <w:rPr>
          <w:rFonts w:hint="cs"/>
          <w:rtl/>
        </w:rPr>
        <w:t xml:space="preserve">تتعدى فكرة كونها حق للجهة مانحة التفويض </w:t>
      </w:r>
      <w:r w:rsidR="00196A10" w:rsidRPr="00DE6131">
        <w:rPr>
          <w:rFonts w:hint="cs"/>
          <w:rtl/>
        </w:rPr>
        <w:t xml:space="preserve">فهي التزام ومسؤولية </w:t>
      </w:r>
      <w:r w:rsidR="00811C6F" w:rsidRPr="00DE6131">
        <w:rPr>
          <w:rFonts w:hint="cs"/>
          <w:rtl/>
        </w:rPr>
        <w:t>لا يمك</w:t>
      </w:r>
      <w:r w:rsidR="00811C6F" w:rsidRPr="00DE6131">
        <w:rPr>
          <w:rtl/>
        </w:rPr>
        <w:t>ن</w:t>
      </w:r>
      <w:r w:rsidR="00196A10" w:rsidRPr="00DE6131">
        <w:rPr>
          <w:rFonts w:hint="cs"/>
          <w:rtl/>
        </w:rPr>
        <w:t xml:space="preserve"> التخلي عنها في أي حال </w:t>
      </w:r>
      <w:r w:rsidRPr="00DE6131">
        <w:rPr>
          <w:rFonts w:hint="cs"/>
          <w:rtl/>
        </w:rPr>
        <w:t>فلا</w:t>
      </w:r>
      <w:r w:rsidR="00811C6F">
        <w:rPr>
          <w:rFonts w:hint="cs"/>
          <w:rtl/>
        </w:rPr>
        <w:t xml:space="preserve"> </w:t>
      </w:r>
      <w:r w:rsidRPr="00DE6131">
        <w:rPr>
          <w:rFonts w:hint="cs"/>
          <w:rtl/>
        </w:rPr>
        <w:t xml:space="preserve">يجب </w:t>
      </w:r>
      <w:r w:rsidR="00196A10" w:rsidRPr="00DE6131">
        <w:rPr>
          <w:rFonts w:hint="cs"/>
          <w:rtl/>
        </w:rPr>
        <w:t>أ</w:t>
      </w:r>
      <w:r w:rsidRPr="00DE6131">
        <w:rPr>
          <w:rFonts w:hint="cs"/>
          <w:rtl/>
        </w:rPr>
        <w:t xml:space="preserve">ن يحتج في مواجهه السلطة المانحة بمكتسبات عقدية </w:t>
      </w:r>
      <w:r w:rsidR="00496B60">
        <w:rPr>
          <w:rFonts w:hint="cs"/>
          <w:rtl/>
        </w:rPr>
        <w:t>لأ</w:t>
      </w:r>
      <w:r w:rsidR="00196A10" w:rsidRPr="00DE6131">
        <w:rPr>
          <w:rFonts w:hint="cs"/>
          <w:rtl/>
        </w:rPr>
        <w:t xml:space="preserve">ن النظام القانوني الخاص بالمرفق العام يعد </w:t>
      </w:r>
      <w:r w:rsidR="00E41404" w:rsidRPr="00DE6131">
        <w:rPr>
          <w:rFonts w:hint="cs"/>
          <w:rtl/>
        </w:rPr>
        <w:t>نظام خاص</w:t>
      </w:r>
      <w:r w:rsidR="00196A10" w:rsidRPr="00DE6131">
        <w:rPr>
          <w:rFonts w:hint="cs"/>
          <w:rtl/>
        </w:rPr>
        <w:t xml:space="preserve"> أصيل للسلطة مانحة التف</w:t>
      </w:r>
      <w:r w:rsidR="001770EB" w:rsidRPr="00DE6131">
        <w:rPr>
          <w:rFonts w:hint="cs"/>
          <w:rtl/>
        </w:rPr>
        <w:t>ويض وهي المناطة بممارسة هذا الحق والالتزام في الوقت ذا</w:t>
      </w:r>
      <w:r w:rsidR="0094304C" w:rsidRPr="00DE6131">
        <w:rPr>
          <w:rFonts w:hint="cs"/>
          <w:rtl/>
        </w:rPr>
        <w:t>ته</w:t>
      </w:r>
      <w:r w:rsidR="00496B60">
        <w:rPr>
          <w:rFonts w:hint="cs"/>
          <w:rtl/>
        </w:rPr>
        <w:t>،</w:t>
      </w:r>
      <w:r w:rsidR="0094304C" w:rsidRPr="00DE6131">
        <w:rPr>
          <w:rFonts w:hint="cs"/>
          <w:rtl/>
        </w:rPr>
        <w:t xml:space="preserve"> </w:t>
      </w:r>
      <w:r w:rsidR="00811C6F" w:rsidRPr="00DE6131">
        <w:rPr>
          <w:rFonts w:hint="cs"/>
          <w:rtl/>
        </w:rPr>
        <w:t>بما يضم</w:t>
      </w:r>
      <w:r w:rsidR="00811C6F" w:rsidRPr="00DE6131">
        <w:rPr>
          <w:rtl/>
        </w:rPr>
        <w:t>ن</w:t>
      </w:r>
      <w:r w:rsidR="00145DFE">
        <w:rPr>
          <w:rFonts w:hint="cs"/>
          <w:rtl/>
        </w:rPr>
        <w:t xml:space="preserve"> متطلبات الصالح العام، غير أ</w:t>
      </w:r>
      <w:r w:rsidR="0094304C" w:rsidRPr="00DE6131">
        <w:rPr>
          <w:rFonts w:hint="cs"/>
          <w:rtl/>
        </w:rPr>
        <w:t>ن الرقابة الإدارية بطبيعة الحال ليست كافية لتحقيق الأهداف المسطرة من تفويض المرافق العامة</w:t>
      </w:r>
      <w:r w:rsidR="00145DFE">
        <w:rPr>
          <w:rFonts w:hint="cs"/>
          <w:rtl/>
        </w:rPr>
        <w:t>، بل لابد أ</w:t>
      </w:r>
      <w:r w:rsidR="0094304C" w:rsidRPr="00DE6131">
        <w:rPr>
          <w:rFonts w:hint="cs"/>
          <w:rtl/>
        </w:rPr>
        <w:t>ن ترافقها وتكملها أنواع أخرى من الرقابة، نظرا لتشعب وتعقيد بعض المرافق العامة المفوضة بحيث يصعب كشف الاختلالات الممكنة خاصة في مرحلة تنفيذ المرافق موضوع التفويض.</w:t>
      </w:r>
    </w:p>
    <w:p w14:paraId="3C17CCCF" w14:textId="63D28F83" w:rsidR="0084205E" w:rsidRPr="00DE6131" w:rsidRDefault="007C3C9A" w:rsidP="004F2087">
      <w:pPr>
        <w:ind w:firstLine="0"/>
        <w:outlineLvl w:val="4"/>
        <w:rPr>
          <w:color w:val="000000" w:themeColor="text1"/>
          <w:rtl/>
        </w:rPr>
      </w:pPr>
      <w:bookmarkStart w:id="142" w:name="_Toc165664623"/>
      <w:bookmarkStart w:id="143" w:name="_Toc165665123"/>
      <w:bookmarkStart w:id="144" w:name="_Toc168134065"/>
      <w:r w:rsidRPr="00DE6131">
        <w:rPr>
          <w:rFonts w:hint="cs"/>
          <w:b/>
          <w:bCs/>
          <w:color w:val="000000" w:themeColor="text1"/>
          <w:rtl/>
        </w:rPr>
        <w:t>الفرع الثاني</w:t>
      </w:r>
      <w:r w:rsidRPr="00DE6131">
        <w:rPr>
          <w:rFonts w:hint="cs"/>
          <w:color w:val="000000" w:themeColor="text1"/>
          <w:rtl/>
        </w:rPr>
        <w:t xml:space="preserve">: </w:t>
      </w:r>
      <w:r w:rsidR="0084205E" w:rsidRPr="00DE6131">
        <w:rPr>
          <w:rFonts w:hint="cs"/>
          <w:color w:val="000000" w:themeColor="text1"/>
          <w:rtl/>
        </w:rPr>
        <w:t>رقابة المشروعية</w:t>
      </w:r>
      <w:bookmarkEnd w:id="142"/>
      <w:bookmarkEnd w:id="143"/>
      <w:bookmarkEnd w:id="144"/>
    </w:p>
    <w:p w14:paraId="5AD270EA" w14:textId="46BD814B" w:rsidR="00321BEA" w:rsidRPr="00DE6131" w:rsidRDefault="002C3FF3" w:rsidP="001B4F5A">
      <w:pPr>
        <w:rPr>
          <w:rtl/>
        </w:rPr>
      </w:pPr>
      <w:r w:rsidRPr="00DE6131">
        <w:rPr>
          <w:rFonts w:hint="cs"/>
          <w:rtl/>
        </w:rPr>
        <w:t xml:space="preserve">يكتسي </w:t>
      </w:r>
      <w:r w:rsidR="00533708">
        <w:rPr>
          <w:rFonts w:hint="cs"/>
          <w:rtl/>
        </w:rPr>
        <w:t xml:space="preserve"> مبدأ</w:t>
      </w:r>
      <w:r w:rsidR="00321BEA" w:rsidRPr="00DE6131">
        <w:rPr>
          <w:rFonts w:hint="cs"/>
          <w:rtl/>
        </w:rPr>
        <w:t xml:space="preserve"> الشرعية</w:t>
      </w:r>
      <w:r w:rsidRPr="00DE6131">
        <w:rPr>
          <w:rFonts w:hint="cs"/>
          <w:rtl/>
        </w:rPr>
        <w:t xml:space="preserve"> أهمية بالغة في مجال القانون العام </w:t>
      </w:r>
      <w:r w:rsidR="001B28A6" w:rsidRPr="00DE6131">
        <w:rPr>
          <w:rFonts w:hint="cs"/>
          <w:rtl/>
        </w:rPr>
        <w:t>وهو يمث</w:t>
      </w:r>
      <w:r w:rsidR="001B28A6" w:rsidRPr="00DE6131">
        <w:rPr>
          <w:rtl/>
        </w:rPr>
        <w:t>ل</w:t>
      </w:r>
      <w:r w:rsidR="00321BEA" w:rsidRPr="00DE6131">
        <w:rPr>
          <w:rFonts w:hint="cs"/>
          <w:rtl/>
        </w:rPr>
        <w:t xml:space="preserve"> مدخلا </w:t>
      </w:r>
      <w:r w:rsidR="009D431B" w:rsidRPr="00DE6131">
        <w:rPr>
          <w:rFonts w:hint="cs"/>
          <w:rtl/>
        </w:rPr>
        <w:t>أساسيا</w:t>
      </w:r>
      <w:r w:rsidR="00321BEA" w:rsidRPr="00DE6131">
        <w:rPr>
          <w:rFonts w:hint="cs"/>
          <w:rtl/>
        </w:rPr>
        <w:t xml:space="preserve"> لدراسة الرقابة على العقود الإدارية </w:t>
      </w:r>
      <w:r w:rsidR="00875190">
        <w:rPr>
          <w:rFonts w:hint="cs"/>
          <w:rtl/>
        </w:rPr>
        <w:t xml:space="preserve"> بصفة عامة</w:t>
      </w:r>
      <w:r w:rsidR="009D431B" w:rsidRPr="00DE6131">
        <w:rPr>
          <w:rFonts w:hint="cs"/>
          <w:rtl/>
        </w:rPr>
        <w:t xml:space="preserve">، </w:t>
      </w:r>
      <w:r w:rsidR="00321BEA" w:rsidRPr="00DE6131">
        <w:rPr>
          <w:rFonts w:hint="cs"/>
          <w:rtl/>
        </w:rPr>
        <w:t>فمن ا</w:t>
      </w:r>
      <w:r w:rsidR="00875190">
        <w:rPr>
          <w:rFonts w:hint="cs"/>
          <w:rtl/>
        </w:rPr>
        <w:t>لأ</w:t>
      </w:r>
      <w:r w:rsidR="00321BEA" w:rsidRPr="00DE6131">
        <w:rPr>
          <w:rFonts w:hint="cs"/>
          <w:rtl/>
        </w:rPr>
        <w:t>هداف</w:t>
      </w:r>
      <w:r w:rsidR="00DB0159">
        <w:rPr>
          <w:rFonts w:hint="cs"/>
          <w:rtl/>
        </w:rPr>
        <w:t xml:space="preserve"> الرئيسية لتلك الرقابة ل</w:t>
      </w:r>
      <w:r w:rsidR="009D431B" w:rsidRPr="00DE6131">
        <w:rPr>
          <w:rFonts w:hint="cs"/>
          <w:rtl/>
        </w:rPr>
        <w:t>لتأكد من مشروعية أ</w:t>
      </w:r>
      <w:r w:rsidR="00321BEA" w:rsidRPr="00DE6131">
        <w:rPr>
          <w:rFonts w:hint="cs"/>
          <w:rtl/>
        </w:rPr>
        <w:t xml:space="preserve">عمال </w:t>
      </w:r>
      <w:r w:rsidR="009D431B" w:rsidRPr="00DE6131">
        <w:rPr>
          <w:rFonts w:hint="cs"/>
          <w:rtl/>
        </w:rPr>
        <w:t xml:space="preserve">الجهة الإدارية وكذا </w:t>
      </w:r>
      <w:r w:rsidR="00321BEA" w:rsidRPr="00DE6131">
        <w:rPr>
          <w:rFonts w:hint="cs"/>
          <w:rtl/>
        </w:rPr>
        <w:t xml:space="preserve">التحقق من </w:t>
      </w:r>
      <w:r w:rsidR="009D431B" w:rsidRPr="00DE6131">
        <w:rPr>
          <w:rFonts w:hint="cs"/>
          <w:rtl/>
        </w:rPr>
        <w:t xml:space="preserve">مطابقتها لصحيح القانون وعدم </w:t>
      </w:r>
      <w:r w:rsidR="00321BEA" w:rsidRPr="00DE6131">
        <w:rPr>
          <w:rFonts w:hint="cs"/>
          <w:rtl/>
        </w:rPr>
        <w:t xml:space="preserve"> مخالفتها </w:t>
      </w:r>
      <w:r w:rsidR="009D431B" w:rsidRPr="00DE6131">
        <w:rPr>
          <w:rFonts w:hint="cs"/>
          <w:rtl/>
        </w:rPr>
        <w:t>للقواعد القانونية المقررة لها</w:t>
      </w:r>
      <w:r w:rsidR="00321BEA" w:rsidRPr="00DE6131">
        <w:rPr>
          <w:rFonts w:hint="cs"/>
          <w:rtl/>
        </w:rPr>
        <w:t xml:space="preserve"> </w:t>
      </w:r>
      <w:r w:rsidR="009D431B" w:rsidRPr="00DE6131">
        <w:rPr>
          <w:rFonts w:hint="cs"/>
          <w:rtl/>
        </w:rPr>
        <w:t>ومبتغى</w:t>
      </w:r>
      <w:r w:rsidR="00321BEA" w:rsidRPr="00DE6131">
        <w:rPr>
          <w:rFonts w:hint="cs"/>
          <w:rtl/>
        </w:rPr>
        <w:t xml:space="preserve"> تلك الرقابة هو بيان مدى خضوع </w:t>
      </w:r>
      <w:r w:rsidR="009D431B" w:rsidRPr="00DE6131">
        <w:rPr>
          <w:rFonts w:hint="cs"/>
          <w:rtl/>
        </w:rPr>
        <w:t>الجهات الإدارية</w:t>
      </w:r>
      <w:r w:rsidR="00925BD8">
        <w:rPr>
          <w:rFonts w:hint="cs"/>
          <w:rtl/>
        </w:rPr>
        <w:t xml:space="preserve"> شأ</w:t>
      </w:r>
      <w:r w:rsidR="00321BEA" w:rsidRPr="00DE6131">
        <w:rPr>
          <w:rFonts w:hint="cs"/>
          <w:rtl/>
        </w:rPr>
        <w:t>نها في ذلك ش</w:t>
      </w:r>
      <w:r w:rsidR="00925BD8">
        <w:rPr>
          <w:rFonts w:hint="cs"/>
          <w:rtl/>
        </w:rPr>
        <w:t>أ</w:t>
      </w:r>
      <w:r w:rsidR="00321BEA" w:rsidRPr="00DE6131">
        <w:rPr>
          <w:rFonts w:hint="cs"/>
          <w:rtl/>
        </w:rPr>
        <w:t>ن ال</w:t>
      </w:r>
      <w:r w:rsidR="00925BD8">
        <w:rPr>
          <w:rFonts w:hint="cs"/>
          <w:rtl/>
        </w:rPr>
        <w:t>أ</w:t>
      </w:r>
      <w:r w:rsidR="00321BEA" w:rsidRPr="00DE6131">
        <w:rPr>
          <w:rFonts w:hint="cs"/>
          <w:rtl/>
        </w:rPr>
        <w:t>فراد</w:t>
      </w:r>
      <w:r w:rsidR="009D431B" w:rsidRPr="00DE6131">
        <w:rPr>
          <w:rFonts w:hint="cs"/>
          <w:rtl/>
        </w:rPr>
        <w:t xml:space="preserve"> الطبيعيون </w:t>
      </w:r>
      <w:r w:rsidR="00321BEA" w:rsidRPr="00DE6131">
        <w:rPr>
          <w:rFonts w:hint="cs"/>
          <w:rtl/>
        </w:rPr>
        <w:t xml:space="preserve"> </w:t>
      </w:r>
      <w:r w:rsidR="009D431B" w:rsidRPr="00DE6131">
        <w:rPr>
          <w:rFonts w:hint="cs"/>
          <w:rtl/>
        </w:rPr>
        <w:t>لمقتضى ا</w:t>
      </w:r>
      <w:r w:rsidR="00321BEA" w:rsidRPr="00DE6131">
        <w:rPr>
          <w:rFonts w:hint="cs"/>
          <w:rtl/>
        </w:rPr>
        <w:t xml:space="preserve">لقانون وهو </w:t>
      </w:r>
      <w:r w:rsidR="001B28A6" w:rsidRPr="00DE6131">
        <w:rPr>
          <w:rFonts w:hint="cs"/>
          <w:rtl/>
        </w:rPr>
        <w:t>ما يعب</w:t>
      </w:r>
      <w:r w:rsidR="001B28A6" w:rsidRPr="00DE6131">
        <w:rPr>
          <w:rtl/>
        </w:rPr>
        <w:t>ر</w:t>
      </w:r>
      <w:r w:rsidR="00321BEA" w:rsidRPr="00DE6131">
        <w:rPr>
          <w:rFonts w:hint="cs"/>
          <w:rtl/>
        </w:rPr>
        <w:t xml:space="preserve"> عنه </w:t>
      </w:r>
      <w:r w:rsidR="001B28A6" w:rsidRPr="00DE6131">
        <w:rPr>
          <w:rFonts w:hint="cs"/>
          <w:rtl/>
        </w:rPr>
        <w:t>بمبدأ</w:t>
      </w:r>
      <w:r w:rsidR="00321BEA" w:rsidRPr="00DE6131">
        <w:rPr>
          <w:rFonts w:hint="cs"/>
          <w:rtl/>
        </w:rPr>
        <w:t xml:space="preserve"> المشروعية</w:t>
      </w:r>
      <w:r w:rsidR="00321BEA" w:rsidRPr="00DE6131">
        <w:rPr>
          <w:rStyle w:val="Appelnotedebasdep"/>
          <w:color w:val="000000" w:themeColor="text1"/>
          <w:rtl/>
        </w:rPr>
        <w:footnoteReference w:id="135"/>
      </w:r>
      <w:r w:rsidR="00802AC7">
        <w:rPr>
          <w:rFonts w:hint="cs"/>
          <w:rtl/>
        </w:rPr>
        <w:t>،</w:t>
      </w:r>
      <w:r w:rsidR="00321BEA" w:rsidRPr="00DE6131">
        <w:rPr>
          <w:rFonts w:hint="cs"/>
          <w:rtl/>
        </w:rPr>
        <w:t xml:space="preserve"> ويقصد </w:t>
      </w:r>
      <w:r w:rsidR="009D431B" w:rsidRPr="00DE6131">
        <w:rPr>
          <w:rFonts w:hint="cs"/>
          <w:rtl/>
        </w:rPr>
        <w:t xml:space="preserve"> بهذا </w:t>
      </w:r>
      <w:r w:rsidR="001B28A6" w:rsidRPr="00DE6131">
        <w:rPr>
          <w:rFonts w:hint="cs"/>
          <w:rtl/>
        </w:rPr>
        <w:t>المبدأ</w:t>
      </w:r>
      <w:r w:rsidR="009D431B" w:rsidRPr="00DE6131">
        <w:rPr>
          <w:rFonts w:hint="cs"/>
          <w:rtl/>
        </w:rPr>
        <w:t xml:space="preserve"> </w:t>
      </w:r>
      <w:r w:rsidR="00321BEA" w:rsidRPr="00DE6131">
        <w:rPr>
          <w:rFonts w:hint="cs"/>
          <w:rtl/>
        </w:rPr>
        <w:t xml:space="preserve"> الخضوع </w:t>
      </w:r>
      <w:r w:rsidR="009D431B" w:rsidRPr="00DE6131">
        <w:rPr>
          <w:rFonts w:hint="cs"/>
          <w:rtl/>
        </w:rPr>
        <w:t xml:space="preserve">التام </w:t>
      </w:r>
      <w:r w:rsidR="00321BEA" w:rsidRPr="00DE6131">
        <w:rPr>
          <w:rFonts w:hint="cs"/>
          <w:rtl/>
        </w:rPr>
        <w:t>للقانون بمفهومه الواسع حكاما</w:t>
      </w:r>
      <w:r w:rsidR="00802AC7">
        <w:rPr>
          <w:rFonts w:hint="cs"/>
          <w:rtl/>
        </w:rPr>
        <w:t xml:space="preserve"> </w:t>
      </w:r>
      <w:r w:rsidR="00321BEA" w:rsidRPr="00DE6131">
        <w:rPr>
          <w:rFonts w:hint="cs"/>
          <w:rtl/>
        </w:rPr>
        <w:t xml:space="preserve">ومحكومين فتخضع </w:t>
      </w:r>
      <w:r w:rsidR="009D431B" w:rsidRPr="00DE6131">
        <w:rPr>
          <w:rFonts w:hint="cs"/>
          <w:rtl/>
        </w:rPr>
        <w:t>كل الهيئات في</w:t>
      </w:r>
      <w:r w:rsidR="00321BEA" w:rsidRPr="00DE6131">
        <w:rPr>
          <w:rFonts w:hint="cs"/>
          <w:rtl/>
        </w:rPr>
        <w:t xml:space="preserve"> الدولة للقانون في </w:t>
      </w:r>
      <w:r w:rsidR="009D431B" w:rsidRPr="00DE6131">
        <w:rPr>
          <w:rFonts w:hint="cs"/>
          <w:rtl/>
        </w:rPr>
        <w:t>كل</w:t>
      </w:r>
      <w:r w:rsidR="00802AC7">
        <w:rPr>
          <w:rFonts w:hint="cs"/>
          <w:rtl/>
        </w:rPr>
        <w:t xml:space="preserve"> نشاطها ومختلف التصرفات والأ</w:t>
      </w:r>
      <w:r w:rsidR="00321BEA" w:rsidRPr="00DE6131">
        <w:rPr>
          <w:rFonts w:hint="cs"/>
          <w:rtl/>
        </w:rPr>
        <w:t xml:space="preserve">عمال التي </w:t>
      </w:r>
      <w:r w:rsidR="009D431B" w:rsidRPr="00DE6131">
        <w:rPr>
          <w:rFonts w:hint="cs"/>
          <w:rtl/>
        </w:rPr>
        <w:t>تبادر</w:t>
      </w:r>
      <w:r w:rsidR="00321BEA" w:rsidRPr="00DE6131">
        <w:rPr>
          <w:rFonts w:hint="cs"/>
          <w:rtl/>
        </w:rPr>
        <w:t xml:space="preserve"> </w:t>
      </w:r>
      <w:r w:rsidR="009D431B" w:rsidRPr="00DE6131">
        <w:rPr>
          <w:rFonts w:hint="cs"/>
          <w:rtl/>
        </w:rPr>
        <w:t>بها</w:t>
      </w:r>
      <w:r w:rsidR="00802AC7">
        <w:rPr>
          <w:rFonts w:hint="cs"/>
          <w:rtl/>
        </w:rPr>
        <w:t xml:space="preserve"> باعتبار أ</w:t>
      </w:r>
      <w:r w:rsidR="00321BEA" w:rsidRPr="00DE6131">
        <w:rPr>
          <w:rFonts w:hint="cs"/>
          <w:rtl/>
        </w:rPr>
        <w:t xml:space="preserve">ن القانون </w:t>
      </w:r>
      <w:r w:rsidR="001B28A6" w:rsidRPr="00DE6131">
        <w:rPr>
          <w:rFonts w:hint="cs"/>
          <w:rtl/>
        </w:rPr>
        <w:t>يعتبر ضمان</w:t>
      </w:r>
      <w:r w:rsidR="001B28A6" w:rsidRPr="00DE6131">
        <w:rPr>
          <w:rtl/>
        </w:rPr>
        <w:t>ا</w:t>
      </w:r>
      <w:r w:rsidR="009D431B" w:rsidRPr="00DE6131">
        <w:rPr>
          <w:rFonts w:hint="cs"/>
          <w:rtl/>
        </w:rPr>
        <w:t xml:space="preserve"> للجميع ويقف </w:t>
      </w:r>
      <w:r w:rsidR="001162B9">
        <w:rPr>
          <w:rFonts w:hint="cs"/>
          <w:rtl/>
        </w:rPr>
        <w:t>حاجزا</w:t>
      </w:r>
      <w:r w:rsidR="00321BEA" w:rsidRPr="00DE6131">
        <w:rPr>
          <w:rFonts w:hint="cs"/>
          <w:rtl/>
        </w:rPr>
        <w:t xml:space="preserve"> دون </w:t>
      </w:r>
      <w:r w:rsidR="00B31D38" w:rsidRPr="00DE6131">
        <w:rPr>
          <w:rFonts w:hint="cs"/>
          <w:rtl/>
        </w:rPr>
        <w:t>ال</w:t>
      </w:r>
      <w:r w:rsidR="00B31D38">
        <w:rPr>
          <w:rFonts w:hint="cs"/>
          <w:rtl/>
        </w:rPr>
        <w:t>ا</w:t>
      </w:r>
      <w:r w:rsidR="00B31D38" w:rsidRPr="00DE6131">
        <w:rPr>
          <w:rFonts w:hint="cs"/>
          <w:rtl/>
        </w:rPr>
        <w:t>عتداء</w:t>
      </w:r>
      <w:r w:rsidR="00321BEA" w:rsidRPr="00DE6131">
        <w:rPr>
          <w:rFonts w:hint="cs"/>
          <w:rtl/>
        </w:rPr>
        <w:t xml:space="preserve"> على حقوق </w:t>
      </w:r>
      <w:r w:rsidR="009D431B" w:rsidRPr="00DE6131">
        <w:rPr>
          <w:rFonts w:hint="cs"/>
          <w:rtl/>
        </w:rPr>
        <w:t>ال</w:t>
      </w:r>
      <w:r w:rsidR="00150E38">
        <w:rPr>
          <w:rFonts w:hint="cs"/>
          <w:rtl/>
        </w:rPr>
        <w:t>أ</w:t>
      </w:r>
      <w:r w:rsidR="009D431B" w:rsidRPr="00DE6131">
        <w:rPr>
          <w:rFonts w:hint="cs"/>
          <w:rtl/>
        </w:rPr>
        <w:t>فراد والجماعات.</w:t>
      </w:r>
    </w:p>
    <w:p w14:paraId="04B2E5B9" w14:textId="5E3C43FC" w:rsidR="0084205E" w:rsidRPr="00DE6131" w:rsidRDefault="00150E38" w:rsidP="001B4F5A">
      <w:pPr>
        <w:rPr>
          <w:rtl/>
        </w:rPr>
      </w:pPr>
      <w:r>
        <w:rPr>
          <w:rFonts w:hint="cs"/>
          <w:rtl/>
        </w:rPr>
        <w:t>فإ</w:t>
      </w:r>
      <w:r w:rsidR="0084205E" w:rsidRPr="00DE6131">
        <w:rPr>
          <w:rFonts w:hint="cs"/>
          <w:rtl/>
        </w:rPr>
        <w:t xml:space="preserve">نه لابد للعمل الإداري أن يترك على اطلاقه </w:t>
      </w:r>
      <w:r w:rsidR="007D3CC5" w:rsidRPr="00DE6131">
        <w:rPr>
          <w:rFonts w:hint="cs"/>
          <w:rtl/>
        </w:rPr>
        <w:t>فالإدارة</w:t>
      </w:r>
      <w:r w:rsidR="0084205E" w:rsidRPr="00DE6131">
        <w:rPr>
          <w:rFonts w:hint="cs"/>
          <w:rtl/>
        </w:rPr>
        <w:t xml:space="preserve"> تتقيد في كل </w:t>
      </w:r>
      <w:r w:rsidR="001B28A6" w:rsidRPr="00DE6131">
        <w:rPr>
          <w:rFonts w:hint="cs"/>
          <w:rtl/>
        </w:rPr>
        <w:t>ما تقو</w:t>
      </w:r>
      <w:r w:rsidR="001B28A6" w:rsidRPr="00DE6131">
        <w:rPr>
          <w:rtl/>
        </w:rPr>
        <w:t>م</w:t>
      </w:r>
      <w:r w:rsidR="0084205E" w:rsidRPr="00DE6131">
        <w:rPr>
          <w:rFonts w:hint="cs"/>
          <w:rtl/>
        </w:rPr>
        <w:t xml:space="preserve"> به</w:t>
      </w:r>
      <w:r>
        <w:rPr>
          <w:rFonts w:hint="cs"/>
          <w:rtl/>
        </w:rPr>
        <w:t xml:space="preserve"> بخضوعها الى مبدأ</w:t>
      </w:r>
      <w:r w:rsidR="0084205E" w:rsidRPr="00DE6131">
        <w:rPr>
          <w:rFonts w:hint="cs"/>
          <w:rtl/>
        </w:rPr>
        <w:t xml:space="preserve"> المشروعية </w:t>
      </w:r>
      <w:r w:rsidR="007D3CC5" w:rsidRPr="00DE6131">
        <w:rPr>
          <w:rFonts w:hint="cs"/>
          <w:rtl/>
        </w:rPr>
        <w:t>لأنه</w:t>
      </w:r>
      <w:r w:rsidR="008B6C56" w:rsidRPr="00DE6131">
        <w:rPr>
          <w:rFonts w:hint="cs"/>
          <w:rtl/>
        </w:rPr>
        <w:t xml:space="preserve"> </w:t>
      </w:r>
      <w:r>
        <w:rPr>
          <w:rFonts w:hint="cs"/>
          <w:rtl/>
        </w:rPr>
        <w:t>أ</w:t>
      </w:r>
      <w:r w:rsidR="0084205E" w:rsidRPr="00DE6131">
        <w:rPr>
          <w:rFonts w:hint="cs"/>
          <w:rtl/>
        </w:rPr>
        <w:t>حد</w:t>
      </w:r>
      <w:r>
        <w:rPr>
          <w:rFonts w:hint="cs"/>
          <w:rtl/>
        </w:rPr>
        <w:t xml:space="preserve"> أ</w:t>
      </w:r>
      <w:r w:rsidR="008B6C56" w:rsidRPr="00DE6131">
        <w:rPr>
          <w:rFonts w:hint="cs"/>
          <w:rtl/>
        </w:rPr>
        <w:t xml:space="preserve">هم </w:t>
      </w:r>
      <w:r w:rsidR="0084205E" w:rsidRPr="00DE6131">
        <w:rPr>
          <w:rFonts w:hint="cs"/>
          <w:rtl/>
        </w:rPr>
        <w:t xml:space="preserve"> المكونات الأساسية للقانون الإداري ومجال تطبيقه بصورة </w:t>
      </w:r>
      <w:r w:rsidR="008B6C56" w:rsidRPr="00DE6131">
        <w:rPr>
          <w:rFonts w:hint="cs"/>
          <w:rtl/>
        </w:rPr>
        <w:t>محورية</w:t>
      </w:r>
      <w:r w:rsidR="0084205E" w:rsidRPr="00DE6131">
        <w:rPr>
          <w:rFonts w:hint="cs"/>
          <w:rtl/>
        </w:rPr>
        <w:t xml:space="preserve"> هو </w:t>
      </w:r>
      <w:r>
        <w:rPr>
          <w:rFonts w:hint="cs"/>
          <w:rtl/>
        </w:rPr>
        <w:t>الأ</w:t>
      </w:r>
      <w:r w:rsidR="008B6C56" w:rsidRPr="00DE6131">
        <w:rPr>
          <w:rFonts w:hint="cs"/>
          <w:rtl/>
        </w:rPr>
        <w:t xml:space="preserve">عمال التي تقوم بها </w:t>
      </w:r>
      <w:r w:rsidR="0084205E" w:rsidRPr="00DE6131">
        <w:rPr>
          <w:rFonts w:hint="cs"/>
          <w:rtl/>
        </w:rPr>
        <w:t>الهيئات الإدارية</w:t>
      </w:r>
      <w:r w:rsidR="008B6C56" w:rsidRPr="00DE6131">
        <w:rPr>
          <w:rFonts w:hint="cs"/>
          <w:rtl/>
        </w:rPr>
        <w:t>،</w:t>
      </w:r>
      <w:r w:rsidR="0084205E" w:rsidRPr="00DE6131">
        <w:rPr>
          <w:rFonts w:hint="cs"/>
          <w:rtl/>
        </w:rPr>
        <w:t xml:space="preserve"> </w:t>
      </w:r>
      <w:r w:rsidR="008B6C56" w:rsidRPr="00DE6131">
        <w:rPr>
          <w:rFonts w:hint="cs"/>
          <w:rtl/>
        </w:rPr>
        <w:t>في</w:t>
      </w:r>
      <w:r w:rsidR="0084205E" w:rsidRPr="00DE6131">
        <w:rPr>
          <w:rFonts w:hint="cs"/>
          <w:rtl/>
        </w:rPr>
        <w:t xml:space="preserve">جب على </w:t>
      </w:r>
      <w:r w:rsidR="008B6C56" w:rsidRPr="00DE6131">
        <w:rPr>
          <w:rFonts w:hint="cs"/>
          <w:rtl/>
        </w:rPr>
        <w:t>الأشخاص المع</w:t>
      </w:r>
      <w:r w:rsidR="001B28A6">
        <w:rPr>
          <w:rFonts w:hint="cs"/>
          <w:rtl/>
        </w:rPr>
        <w:t>ن</w:t>
      </w:r>
      <w:r w:rsidR="008B6C56" w:rsidRPr="00DE6131">
        <w:rPr>
          <w:rFonts w:hint="cs"/>
          <w:rtl/>
        </w:rPr>
        <w:t xml:space="preserve">وية العامة بوصفها </w:t>
      </w:r>
      <w:r w:rsidR="0084205E" w:rsidRPr="00DE6131">
        <w:rPr>
          <w:rFonts w:hint="cs"/>
          <w:rtl/>
        </w:rPr>
        <w:t xml:space="preserve">شريك عام </w:t>
      </w:r>
      <w:r>
        <w:rPr>
          <w:rFonts w:hint="cs"/>
          <w:rtl/>
        </w:rPr>
        <w:t>في العقود الإدارية أ</w:t>
      </w:r>
      <w:r w:rsidR="008B6C56" w:rsidRPr="00DE6131">
        <w:rPr>
          <w:rFonts w:hint="cs"/>
          <w:rtl/>
        </w:rPr>
        <w:t>ن تخضع هي من باب أولى  للالتزام بالقوانيين واللوائح</w:t>
      </w:r>
      <w:r w:rsidR="00B61826">
        <w:rPr>
          <w:rFonts w:hint="cs"/>
          <w:rtl/>
        </w:rPr>
        <w:t xml:space="preserve"> وهي بصدد جميع مهامها الروتينية</w:t>
      </w:r>
      <w:r w:rsidR="00422D56">
        <w:rPr>
          <w:rFonts w:hint="cs"/>
          <w:rtl/>
        </w:rPr>
        <w:t>، وبشكل خاص إ</w:t>
      </w:r>
      <w:r w:rsidR="008B6C56" w:rsidRPr="00DE6131">
        <w:rPr>
          <w:rFonts w:hint="cs"/>
          <w:rtl/>
        </w:rPr>
        <w:t xml:space="preserve">ذا </w:t>
      </w:r>
      <w:r w:rsidR="001B28A6" w:rsidRPr="00DE6131">
        <w:rPr>
          <w:rFonts w:hint="cs"/>
          <w:rtl/>
        </w:rPr>
        <w:t>ما كان</w:t>
      </w:r>
      <w:r w:rsidR="001B28A6" w:rsidRPr="00DE6131">
        <w:rPr>
          <w:rtl/>
        </w:rPr>
        <w:t>ت</w:t>
      </w:r>
      <w:r w:rsidR="008B6C56" w:rsidRPr="00DE6131">
        <w:rPr>
          <w:rFonts w:hint="cs"/>
          <w:rtl/>
        </w:rPr>
        <w:t xml:space="preserve"> </w:t>
      </w:r>
      <w:r w:rsidR="0084205E" w:rsidRPr="00DE6131">
        <w:rPr>
          <w:rFonts w:hint="cs"/>
          <w:rtl/>
        </w:rPr>
        <w:t xml:space="preserve">بصدد ممارسة سلطتها </w:t>
      </w:r>
      <w:r w:rsidR="008B6C56" w:rsidRPr="00DE6131">
        <w:rPr>
          <w:rFonts w:hint="cs"/>
          <w:rtl/>
        </w:rPr>
        <w:t xml:space="preserve"> المتعلقة بالرقابة</w:t>
      </w:r>
      <w:r w:rsidR="00422D56">
        <w:rPr>
          <w:rFonts w:hint="cs"/>
          <w:rtl/>
        </w:rPr>
        <w:t xml:space="preserve"> على أ</w:t>
      </w:r>
      <w:r w:rsidR="0084205E" w:rsidRPr="00DE6131">
        <w:rPr>
          <w:rFonts w:hint="cs"/>
          <w:rtl/>
        </w:rPr>
        <w:t xml:space="preserve">عمال </w:t>
      </w:r>
      <w:r w:rsidR="00422D56">
        <w:rPr>
          <w:rFonts w:hint="cs"/>
          <w:rtl/>
        </w:rPr>
        <w:t>الشريك الخاص</w:t>
      </w:r>
      <w:r w:rsidR="008B6C56" w:rsidRPr="00DE6131">
        <w:rPr>
          <w:rFonts w:hint="cs"/>
          <w:rtl/>
        </w:rPr>
        <w:t xml:space="preserve">، فالتزامها </w:t>
      </w:r>
      <w:r w:rsidR="0084205E" w:rsidRPr="00DE6131">
        <w:rPr>
          <w:rFonts w:hint="cs"/>
          <w:rtl/>
        </w:rPr>
        <w:t>مبد</w:t>
      </w:r>
      <w:r w:rsidR="008B6C56" w:rsidRPr="00DE6131">
        <w:rPr>
          <w:rFonts w:hint="cs"/>
          <w:rtl/>
        </w:rPr>
        <w:t>أ</w:t>
      </w:r>
      <w:r w:rsidR="0084205E" w:rsidRPr="00DE6131">
        <w:rPr>
          <w:rFonts w:hint="cs"/>
          <w:rtl/>
        </w:rPr>
        <w:t xml:space="preserve"> المشروعية </w:t>
      </w:r>
      <w:r w:rsidR="008B6C56" w:rsidRPr="00DE6131">
        <w:rPr>
          <w:rFonts w:hint="cs"/>
          <w:rtl/>
        </w:rPr>
        <w:t>يقتضي</w:t>
      </w:r>
      <w:r w:rsidR="0084205E" w:rsidRPr="00DE6131">
        <w:rPr>
          <w:rFonts w:hint="cs"/>
          <w:rtl/>
        </w:rPr>
        <w:t xml:space="preserve"> استعمال سلطتها </w:t>
      </w:r>
      <w:r w:rsidR="008B6C56" w:rsidRPr="00DE6131">
        <w:rPr>
          <w:rFonts w:hint="cs"/>
          <w:rtl/>
        </w:rPr>
        <w:t>في الاطار الذي</w:t>
      </w:r>
      <w:r w:rsidR="0084205E" w:rsidRPr="00DE6131">
        <w:rPr>
          <w:rFonts w:hint="cs"/>
          <w:rtl/>
        </w:rPr>
        <w:t xml:space="preserve"> يتوافق </w:t>
      </w:r>
      <w:r w:rsidR="008B6C56" w:rsidRPr="00DE6131">
        <w:rPr>
          <w:rFonts w:hint="cs"/>
          <w:rtl/>
        </w:rPr>
        <w:t xml:space="preserve">مع </w:t>
      </w:r>
      <w:r w:rsidR="0084205E" w:rsidRPr="00DE6131">
        <w:rPr>
          <w:rFonts w:hint="cs"/>
          <w:rtl/>
        </w:rPr>
        <w:t>تحقيق أغراض  تتصل بالمرفق العام وحسن تنظيمه وسيره</w:t>
      </w:r>
      <w:r w:rsidR="008B6C56" w:rsidRPr="00DE6131">
        <w:rPr>
          <w:rFonts w:hint="cs"/>
          <w:rtl/>
        </w:rPr>
        <w:t xml:space="preserve">، </w:t>
      </w:r>
      <w:r w:rsidR="00DB27E9">
        <w:rPr>
          <w:rFonts w:hint="cs"/>
          <w:rtl/>
        </w:rPr>
        <w:t>وإ</w:t>
      </w:r>
      <w:r w:rsidR="0084205E" w:rsidRPr="00DE6131">
        <w:rPr>
          <w:rFonts w:hint="cs"/>
          <w:rtl/>
        </w:rPr>
        <w:t xml:space="preserve">ذا ما </w:t>
      </w:r>
      <w:r w:rsidR="008B6C56" w:rsidRPr="00DE6131">
        <w:rPr>
          <w:rFonts w:hint="cs"/>
          <w:rtl/>
        </w:rPr>
        <w:t>انحرفت</w:t>
      </w:r>
      <w:r w:rsidR="0084205E" w:rsidRPr="00DE6131">
        <w:rPr>
          <w:rFonts w:hint="cs"/>
          <w:rtl/>
        </w:rPr>
        <w:t xml:space="preserve"> </w:t>
      </w:r>
      <w:r w:rsidR="008B6C56" w:rsidRPr="00DE6131">
        <w:rPr>
          <w:rFonts w:hint="cs"/>
          <w:rtl/>
        </w:rPr>
        <w:t>بعملية</w:t>
      </w:r>
      <w:r w:rsidR="0084205E" w:rsidRPr="00DE6131">
        <w:rPr>
          <w:rFonts w:hint="cs"/>
          <w:rtl/>
        </w:rPr>
        <w:t xml:space="preserve"> الرقابة لتحقيق أغراض لا</w:t>
      </w:r>
      <w:r w:rsidR="008B6C56" w:rsidRPr="00DE6131">
        <w:rPr>
          <w:rFonts w:hint="cs"/>
          <w:rtl/>
        </w:rPr>
        <w:t xml:space="preserve"> </w:t>
      </w:r>
      <w:r w:rsidR="0084205E" w:rsidRPr="00DE6131">
        <w:rPr>
          <w:rFonts w:hint="cs"/>
          <w:rtl/>
        </w:rPr>
        <w:t>تتصل بالمرفق العام موضوع العقد</w:t>
      </w:r>
      <w:r w:rsidR="008B6C56" w:rsidRPr="00DE6131">
        <w:rPr>
          <w:rFonts w:hint="cs"/>
          <w:rtl/>
        </w:rPr>
        <w:t>،</w:t>
      </w:r>
      <w:r w:rsidR="0084205E" w:rsidRPr="00DE6131">
        <w:rPr>
          <w:rFonts w:hint="cs"/>
          <w:rtl/>
        </w:rPr>
        <w:t xml:space="preserve"> ف</w:t>
      </w:r>
      <w:r w:rsidR="00DB27E9">
        <w:rPr>
          <w:rFonts w:hint="cs"/>
          <w:rtl/>
        </w:rPr>
        <w:t>إ</w:t>
      </w:r>
      <w:r w:rsidR="0084205E" w:rsidRPr="00DE6131">
        <w:rPr>
          <w:rFonts w:hint="cs"/>
          <w:rtl/>
        </w:rPr>
        <w:t xml:space="preserve">ن قرار </w:t>
      </w:r>
      <w:r w:rsidR="008B6C56" w:rsidRPr="00DE6131">
        <w:rPr>
          <w:rFonts w:hint="cs"/>
          <w:rtl/>
        </w:rPr>
        <w:t>الجهة الإدارية</w:t>
      </w:r>
      <w:r w:rsidR="0084205E" w:rsidRPr="00DE6131">
        <w:rPr>
          <w:rFonts w:hint="cs"/>
          <w:rtl/>
        </w:rPr>
        <w:t xml:space="preserve"> هنا </w:t>
      </w:r>
      <w:r w:rsidR="008B6C56" w:rsidRPr="00DE6131">
        <w:rPr>
          <w:rFonts w:hint="cs"/>
          <w:rtl/>
        </w:rPr>
        <w:t>يكون</w:t>
      </w:r>
      <w:r w:rsidR="0084205E" w:rsidRPr="00DE6131">
        <w:rPr>
          <w:rFonts w:hint="cs"/>
          <w:rtl/>
        </w:rPr>
        <w:t xml:space="preserve"> مشوبا بعيب الانحراف في استعمال السلطة</w:t>
      </w:r>
      <w:r w:rsidR="0084205E" w:rsidRPr="00DE6131">
        <w:rPr>
          <w:rStyle w:val="Appelnotedebasdep"/>
          <w:color w:val="000000" w:themeColor="text1"/>
          <w:rtl/>
        </w:rPr>
        <w:footnoteReference w:id="136"/>
      </w:r>
      <w:r w:rsidR="0084205E" w:rsidRPr="00DE6131">
        <w:rPr>
          <w:rFonts w:hint="cs"/>
          <w:rtl/>
        </w:rPr>
        <w:t>.</w:t>
      </w:r>
    </w:p>
    <w:p w14:paraId="3828995C" w14:textId="32A65D1C" w:rsidR="0095627F" w:rsidRPr="00DE6131" w:rsidRDefault="00D653D9" w:rsidP="001B4F5A">
      <w:pPr>
        <w:rPr>
          <w:rtl/>
        </w:rPr>
      </w:pPr>
      <w:r w:rsidRPr="00DE6131">
        <w:rPr>
          <w:rFonts w:hint="cs"/>
          <w:rtl/>
        </w:rPr>
        <w:lastRenderedPageBreak/>
        <w:t>فرقابة المشروعية ليس موضوعها مدى</w:t>
      </w:r>
      <w:r w:rsidR="002421B1" w:rsidRPr="00DE6131">
        <w:rPr>
          <w:rFonts w:hint="cs"/>
          <w:rtl/>
        </w:rPr>
        <w:t xml:space="preserve"> تنفيذ </w:t>
      </w:r>
      <w:r w:rsidRPr="00DE6131">
        <w:rPr>
          <w:rFonts w:hint="cs"/>
          <w:rtl/>
        </w:rPr>
        <w:t xml:space="preserve">الالتزامات الذي يفرضه </w:t>
      </w:r>
      <w:r w:rsidR="002421B1" w:rsidRPr="00DE6131">
        <w:rPr>
          <w:rFonts w:hint="cs"/>
          <w:rtl/>
        </w:rPr>
        <w:t xml:space="preserve">عقد </w:t>
      </w:r>
      <w:r w:rsidR="00DB27E9">
        <w:rPr>
          <w:rFonts w:hint="cs"/>
          <w:rtl/>
        </w:rPr>
        <w:t>المتعلق</w:t>
      </w:r>
      <w:r w:rsidR="002421B1" w:rsidRPr="00DE6131">
        <w:rPr>
          <w:rFonts w:hint="cs"/>
          <w:rtl/>
        </w:rPr>
        <w:t xml:space="preserve"> </w:t>
      </w:r>
      <w:r w:rsidRPr="00DE6131">
        <w:rPr>
          <w:rFonts w:hint="cs"/>
          <w:rtl/>
        </w:rPr>
        <w:t>ب</w:t>
      </w:r>
      <w:r w:rsidR="002421B1" w:rsidRPr="00DE6131">
        <w:rPr>
          <w:rFonts w:hint="cs"/>
          <w:rtl/>
        </w:rPr>
        <w:t xml:space="preserve">المرفق العام وإنما </w:t>
      </w:r>
      <w:r w:rsidRPr="00DE6131">
        <w:rPr>
          <w:rFonts w:hint="cs"/>
          <w:rtl/>
        </w:rPr>
        <w:t xml:space="preserve">تنحصر في </w:t>
      </w:r>
      <w:r w:rsidR="002421B1" w:rsidRPr="00DE6131">
        <w:rPr>
          <w:rFonts w:hint="cs"/>
          <w:rtl/>
        </w:rPr>
        <w:t xml:space="preserve">مراقبة مدى </w:t>
      </w:r>
      <w:r w:rsidRPr="00DE6131">
        <w:rPr>
          <w:rFonts w:hint="cs"/>
          <w:rtl/>
        </w:rPr>
        <w:t>مطابقة</w:t>
      </w:r>
      <w:r w:rsidR="002421B1" w:rsidRPr="00DE6131">
        <w:rPr>
          <w:rFonts w:hint="cs"/>
          <w:rtl/>
        </w:rPr>
        <w:t xml:space="preserve"> هذا العقد </w:t>
      </w:r>
      <w:r w:rsidRPr="00DE6131">
        <w:rPr>
          <w:rFonts w:hint="cs"/>
          <w:rtl/>
        </w:rPr>
        <w:t>للقواعد القانونية واللوائح التنظيمية المعمول بها في هذا الصدد،</w:t>
      </w:r>
      <w:r w:rsidR="002421B1" w:rsidRPr="00DE6131">
        <w:rPr>
          <w:rFonts w:hint="cs"/>
          <w:rtl/>
        </w:rPr>
        <w:t xml:space="preserve"> وتتم مراقبة هذه المشروعية </w:t>
      </w:r>
      <w:r w:rsidRPr="00DE6131">
        <w:rPr>
          <w:rFonts w:hint="cs"/>
          <w:rtl/>
        </w:rPr>
        <w:t>من قبل السلطة الم</w:t>
      </w:r>
      <w:r w:rsidR="00DB27E9">
        <w:rPr>
          <w:rFonts w:hint="cs"/>
          <w:rtl/>
        </w:rPr>
        <w:t>ختصة</w:t>
      </w:r>
      <w:r w:rsidR="007D3CC5" w:rsidRPr="00DE6131">
        <w:rPr>
          <w:rFonts w:hint="cs"/>
          <w:rtl/>
        </w:rPr>
        <w:t>، ففي فرنسا مثلا تقوم بذلك</w:t>
      </w:r>
      <w:r w:rsidR="002421B1" w:rsidRPr="00DE6131">
        <w:rPr>
          <w:rFonts w:hint="cs"/>
          <w:rtl/>
        </w:rPr>
        <w:t xml:space="preserve"> السلطة المركزية أي سلطة المحافظ كما هو النظام الم</w:t>
      </w:r>
      <w:r w:rsidRPr="00DE6131">
        <w:rPr>
          <w:rFonts w:hint="cs"/>
          <w:rtl/>
        </w:rPr>
        <w:t>عمول به في فرنسا بموجب قانون 02</w:t>
      </w:r>
      <w:r w:rsidR="00DB27E9">
        <w:rPr>
          <w:rFonts w:hint="cs"/>
          <w:rtl/>
        </w:rPr>
        <w:t xml:space="preserve"> مارس 1982 فيجب أ</w:t>
      </w:r>
      <w:r w:rsidR="002421B1" w:rsidRPr="00DE6131">
        <w:rPr>
          <w:rFonts w:hint="cs"/>
          <w:rtl/>
        </w:rPr>
        <w:t xml:space="preserve">ن يحال عقد </w:t>
      </w:r>
      <w:r w:rsidRPr="00DE6131">
        <w:rPr>
          <w:rFonts w:hint="cs"/>
          <w:rtl/>
        </w:rPr>
        <w:t xml:space="preserve">التزام المرافق العامة مع جميع </w:t>
      </w:r>
      <w:r w:rsidR="002421B1" w:rsidRPr="00DE6131">
        <w:rPr>
          <w:rFonts w:hint="cs"/>
          <w:rtl/>
        </w:rPr>
        <w:t>مرفقاته الى المحافظ خلال خمسة عشر يوم التالية للتوقيع على العقد</w:t>
      </w:r>
      <w:r w:rsidRPr="00DE6131">
        <w:rPr>
          <w:rFonts w:hint="cs"/>
          <w:rtl/>
        </w:rPr>
        <w:t>،</w:t>
      </w:r>
      <w:r w:rsidR="002421B1" w:rsidRPr="00DE6131">
        <w:rPr>
          <w:rFonts w:hint="cs"/>
          <w:rtl/>
        </w:rPr>
        <w:t xml:space="preserve"> ويجوز للم</w:t>
      </w:r>
      <w:r w:rsidR="00DB27E9">
        <w:rPr>
          <w:rFonts w:hint="cs"/>
          <w:rtl/>
        </w:rPr>
        <w:t>حافظ إذا قدر عدم مشروعية العقد أ</w:t>
      </w:r>
      <w:r w:rsidR="002421B1" w:rsidRPr="00DE6131">
        <w:rPr>
          <w:rFonts w:hint="cs"/>
          <w:rtl/>
        </w:rPr>
        <w:t xml:space="preserve">ن يقرر إحالته إلى المحكمة الإدارية المختصة كما يجوز له إن </w:t>
      </w:r>
      <w:r w:rsidR="00276274" w:rsidRPr="00DE6131">
        <w:rPr>
          <w:rFonts w:hint="cs"/>
          <w:rtl/>
        </w:rPr>
        <w:t>يقرر الإحال</w:t>
      </w:r>
      <w:r w:rsidR="00276274" w:rsidRPr="00DE6131">
        <w:rPr>
          <w:rtl/>
        </w:rPr>
        <w:t>ة</w:t>
      </w:r>
      <w:r w:rsidR="002421B1" w:rsidRPr="00DE6131">
        <w:rPr>
          <w:rFonts w:hint="cs"/>
          <w:rtl/>
        </w:rPr>
        <w:t xml:space="preserve"> مع وقف التنفيذ</w:t>
      </w:r>
      <w:r w:rsidR="002421B1" w:rsidRPr="00DE6131">
        <w:rPr>
          <w:rStyle w:val="Appelnotedebasdep"/>
          <w:color w:val="000000" w:themeColor="text1"/>
          <w:rtl/>
        </w:rPr>
        <w:footnoteReference w:id="137"/>
      </w:r>
      <w:r w:rsidR="00096239">
        <w:rPr>
          <w:rFonts w:hint="cs"/>
          <w:rtl/>
        </w:rPr>
        <w:t>.</w:t>
      </w:r>
      <w:r w:rsidR="0095627F" w:rsidRPr="00DE6131">
        <w:rPr>
          <w:rFonts w:hint="cs"/>
          <w:rtl/>
        </w:rPr>
        <w:t xml:space="preserve"> </w:t>
      </w:r>
    </w:p>
    <w:p w14:paraId="3D60E9E3" w14:textId="6EAA6459" w:rsidR="00CC0B3A" w:rsidRPr="00DE6131" w:rsidRDefault="0095627F" w:rsidP="001B4F5A">
      <w:pPr>
        <w:rPr>
          <w:rtl/>
        </w:rPr>
      </w:pPr>
      <w:r w:rsidRPr="00DE6131">
        <w:rPr>
          <w:rFonts w:hint="cs"/>
          <w:rtl/>
        </w:rPr>
        <w:t xml:space="preserve"> </w:t>
      </w:r>
      <w:r w:rsidR="00096239">
        <w:rPr>
          <w:rFonts w:hint="cs"/>
          <w:rtl/>
        </w:rPr>
        <w:t>فقد أ</w:t>
      </w:r>
      <w:r w:rsidR="007B1BBA" w:rsidRPr="00DE6131">
        <w:rPr>
          <w:rFonts w:hint="cs"/>
          <w:rtl/>
        </w:rPr>
        <w:t xml:space="preserve">وجب المشرع الفرنسي كذلك على المتعاقد </w:t>
      </w:r>
      <w:r w:rsidR="007D3CC5" w:rsidRPr="00DE6131">
        <w:rPr>
          <w:rFonts w:hint="cs"/>
          <w:rtl/>
        </w:rPr>
        <w:t>المستثمر تقدي</w:t>
      </w:r>
      <w:r w:rsidR="007D3CC5" w:rsidRPr="00DE6131">
        <w:rPr>
          <w:rtl/>
        </w:rPr>
        <w:t>م</w:t>
      </w:r>
      <w:r w:rsidRPr="00DE6131">
        <w:rPr>
          <w:rFonts w:hint="cs"/>
          <w:rtl/>
        </w:rPr>
        <w:t xml:space="preserve"> الى </w:t>
      </w:r>
      <w:r w:rsidR="007B1BBA" w:rsidRPr="00DE6131">
        <w:rPr>
          <w:rFonts w:hint="cs"/>
          <w:rtl/>
        </w:rPr>
        <w:t xml:space="preserve">السلطة العامة المفوضة </w:t>
      </w:r>
      <w:r w:rsidRPr="00DE6131">
        <w:rPr>
          <w:rFonts w:hint="cs"/>
          <w:rtl/>
        </w:rPr>
        <w:t xml:space="preserve"> المختصة تقريرا سنويا يتضمن </w:t>
      </w:r>
      <w:r w:rsidR="007B1BBA" w:rsidRPr="00DE6131">
        <w:rPr>
          <w:rFonts w:hint="cs"/>
          <w:rtl/>
        </w:rPr>
        <w:t>جميع</w:t>
      </w:r>
      <w:r w:rsidRPr="00DE6131">
        <w:rPr>
          <w:rFonts w:hint="cs"/>
          <w:rtl/>
        </w:rPr>
        <w:t xml:space="preserve"> العمليات </w:t>
      </w:r>
      <w:r w:rsidR="007B1BBA" w:rsidRPr="00DE6131">
        <w:rPr>
          <w:rFonts w:hint="cs"/>
          <w:rtl/>
        </w:rPr>
        <w:t>الحسابية ال</w:t>
      </w:r>
      <w:r w:rsidR="00096239">
        <w:rPr>
          <w:rFonts w:hint="cs"/>
          <w:rtl/>
        </w:rPr>
        <w:t>إ</w:t>
      </w:r>
      <w:r w:rsidR="007B1BBA" w:rsidRPr="00DE6131">
        <w:rPr>
          <w:rFonts w:hint="cs"/>
          <w:rtl/>
        </w:rPr>
        <w:t xml:space="preserve">جمالية التي تتعلق </w:t>
      </w:r>
      <w:r w:rsidRPr="00DE6131">
        <w:rPr>
          <w:rFonts w:hint="cs"/>
          <w:rtl/>
        </w:rPr>
        <w:t>بتنفيذ المرفق العام موضوع التفويض</w:t>
      </w:r>
      <w:r w:rsidR="00015B80" w:rsidRPr="00DE6131">
        <w:rPr>
          <w:rFonts w:hint="cs"/>
          <w:rtl/>
        </w:rPr>
        <w:t>،</w:t>
      </w:r>
      <w:r w:rsidR="007B1BBA" w:rsidRPr="00DE6131">
        <w:rPr>
          <w:rFonts w:hint="cs"/>
          <w:rtl/>
        </w:rPr>
        <w:t xml:space="preserve"> بال</w:t>
      </w:r>
      <w:r w:rsidR="00096239">
        <w:rPr>
          <w:rFonts w:hint="cs"/>
          <w:rtl/>
        </w:rPr>
        <w:t>إ</w:t>
      </w:r>
      <w:r w:rsidR="007B1BBA" w:rsidRPr="00DE6131">
        <w:rPr>
          <w:rFonts w:hint="cs"/>
          <w:rtl/>
        </w:rPr>
        <w:t xml:space="preserve">ضافة الى </w:t>
      </w:r>
      <w:r w:rsidRPr="00DE6131">
        <w:rPr>
          <w:rFonts w:hint="cs"/>
          <w:rtl/>
        </w:rPr>
        <w:t xml:space="preserve">تحليل عن </w:t>
      </w:r>
      <w:r w:rsidR="007B1BBA" w:rsidRPr="00DE6131">
        <w:rPr>
          <w:rFonts w:hint="cs"/>
          <w:rtl/>
        </w:rPr>
        <w:t>ال</w:t>
      </w:r>
      <w:r w:rsidRPr="00DE6131">
        <w:rPr>
          <w:rFonts w:hint="cs"/>
          <w:rtl/>
        </w:rPr>
        <w:t xml:space="preserve">وضع </w:t>
      </w:r>
      <w:r w:rsidR="007B1BBA" w:rsidRPr="00DE6131">
        <w:rPr>
          <w:rFonts w:hint="cs"/>
          <w:rtl/>
        </w:rPr>
        <w:t>العام ل</w:t>
      </w:r>
      <w:r w:rsidRPr="00DE6131">
        <w:rPr>
          <w:rFonts w:hint="cs"/>
          <w:rtl/>
        </w:rPr>
        <w:t>لمرفق</w:t>
      </w:r>
      <w:r w:rsidR="007B1BBA" w:rsidRPr="00DE6131">
        <w:rPr>
          <w:rFonts w:hint="cs"/>
          <w:rtl/>
        </w:rPr>
        <w:t xml:space="preserve">، </w:t>
      </w:r>
      <w:r w:rsidRPr="00DE6131">
        <w:rPr>
          <w:rFonts w:hint="cs"/>
          <w:rtl/>
        </w:rPr>
        <w:t xml:space="preserve">يظهر </w:t>
      </w:r>
      <w:r w:rsidR="007B1BBA" w:rsidRPr="00DE6131">
        <w:rPr>
          <w:rFonts w:hint="cs"/>
          <w:rtl/>
        </w:rPr>
        <w:t>من خلاله البيانات وال</w:t>
      </w:r>
      <w:r w:rsidRPr="00DE6131">
        <w:rPr>
          <w:rFonts w:hint="cs"/>
          <w:rtl/>
        </w:rPr>
        <w:t xml:space="preserve">خطط </w:t>
      </w:r>
      <w:r w:rsidR="007B1BBA" w:rsidRPr="00DE6131">
        <w:rPr>
          <w:rFonts w:hint="cs"/>
          <w:rtl/>
        </w:rPr>
        <w:t>المتعلقة باستثماراته</w:t>
      </w:r>
      <w:r w:rsidR="00096239">
        <w:rPr>
          <w:rFonts w:hint="cs"/>
          <w:rtl/>
        </w:rPr>
        <w:t>،</w:t>
      </w:r>
      <w:r w:rsidR="007B1BBA" w:rsidRPr="00DE6131">
        <w:rPr>
          <w:rFonts w:hint="cs"/>
          <w:rtl/>
        </w:rPr>
        <w:t xml:space="preserve"> وكذا آفاق </w:t>
      </w:r>
      <w:r w:rsidRPr="00DE6131">
        <w:rPr>
          <w:rFonts w:hint="cs"/>
          <w:rtl/>
        </w:rPr>
        <w:t>تطلعات</w:t>
      </w:r>
      <w:r w:rsidR="00096239">
        <w:rPr>
          <w:rFonts w:hint="cs"/>
          <w:rtl/>
        </w:rPr>
        <w:t xml:space="preserve"> صاحب التفويض والآ</w:t>
      </w:r>
      <w:r w:rsidR="007B1BBA" w:rsidRPr="00DE6131">
        <w:rPr>
          <w:rFonts w:hint="cs"/>
          <w:rtl/>
        </w:rPr>
        <w:t>ليات التي يمكن اعتمادها لتكييف و</w:t>
      </w:r>
      <w:r w:rsidR="00015B80" w:rsidRPr="00DE6131">
        <w:rPr>
          <w:rFonts w:hint="cs"/>
          <w:rtl/>
        </w:rPr>
        <w:t>تطوير المرفق العام</w:t>
      </w:r>
      <w:r w:rsidR="007B1BBA" w:rsidRPr="00DE6131">
        <w:rPr>
          <w:rFonts w:hint="cs"/>
          <w:rtl/>
        </w:rPr>
        <w:t xml:space="preserve">، </w:t>
      </w:r>
      <w:r w:rsidRPr="00DE6131">
        <w:rPr>
          <w:rFonts w:hint="cs"/>
          <w:rtl/>
        </w:rPr>
        <w:t xml:space="preserve">ويرسل التقرير </w:t>
      </w:r>
      <w:r w:rsidR="007B1BBA" w:rsidRPr="00DE6131">
        <w:rPr>
          <w:rFonts w:hint="cs"/>
          <w:rtl/>
        </w:rPr>
        <w:t xml:space="preserve">مفصلا </w:t>
      </w:r>
      <w:r w:rsidRPr="00DE6131">
        <w:rPr>
          <w:rFonts w:hint="cs"/>
          <w:rtl/>
        </w:rPr>
        <w:t xml:space="preserve">مرفقا بالأوراق </w:t>
      </w:r>
      <w:r w:rsidR="007B1BBA" w:rsidRPr="00DE6131">
        <w:rPr>
          <w:rFonts w:hint="cs"/>
          <w:rtl/>
        </w:rPr>
        <w:t>الثبوتية</w:t>
      </w:r>
      <w:r w:rsidRPr="00DE6131">
        <w:rPr>
          <w:rFonts w:hint="cs"/>
          <w:rtl/>
        </w:rPr>
        <w:t xml:space="preserve"> لمضمون</w:t>
      </w:r>
      <w:r w:rsidR="007B1BBA" w:rsidRPr="00DE6131">
        <w:rPr>
          <w:rFonts w:hint="cs"/>
          <w:rtl/>
        </w:rPr>
        <w:t xml:space="preserve"> التقرير بال</w:t>
      </w:r>
      <w:r w:rsidRPr="00DE6131">
        <w:rPr>
          <w:rFonts w:hint="cs"/>
          <w:rtl/>
        </w:rPr>
        <w:t xml:space="preserve">شكل </w:t>
      </w:r>
      <w:r w:rsidR="007B1BBA" w:rsidRPr="00DE6131">
        <w:rPr>
          <w:rFonts w:hint="cs"/>
          <w:rtl/>
        </w:rPr>
        <w:t xml:space="preserve">الذي </w:t>
      </w:r>
      <w:r w:rsidRPr="00DE6131">
        <w:rPr>
          <w:rFonts w:hint="cs"/>
          <w:rtl/>
        </w:rPr>
        <w:t xml:space="preserve">يمكن </w:t>
      </w:r>
      <w:r w:rsidR="007B1BBA" w:rsidRPr="00DE6131">
        <w:rPr>
          <w:rFonts w:hint="cs"/>
          <w:rtl/>
        </w:rPr>
        <w:t xml:space="preserve">السلطة المفوضة </w:t>
      </w:r>
      <w:r w:rsidRPr="00DE6131">
        <w:rPr>
          <w:rFonts w:hint="cs"/>
          <w:rtl/>
        </w:rPr>
        <w:t xml:space="preserve">المختصة من </w:t>
      </w:r>
      <w:r w:rsidR="007B1BBA" w:rsidRPr="00DE6131">
        <w:rPr>
          <w:rFonts w:hint="cs"/>
          <w:rtl/>
        </w:rPr>
        <w:t>التقييم العقلاني وا</w:t>
      </w:r>
      <w:r w:rsidR="00015B80" w:rsidRPr="00DE6131">
        <w:rPr>
          <w:rFonts w:hint="cs"/>
          <w:rtl/>
        </w:rPr>
        <w:t>لموضوعي لنشاط المرفق المفوض</w:t>
      </w:r>
      <w:r w:rsidR="007B1BBA" w:rsidRPr="00DE6131">
        <w:rPr>
          <w:rFonts w:hint="cs"/>
          <w:rtl/>
        </w:rPr>
        <w:t>، وكذا الوقوف</w:t>
      </w:r>
      <w:r w:rsidRPr="00DE6131">
        <w:rPr>
          <w:rFonts w:hint="cs"/>
          <w:rtl/>
        </w:rPr>
        <w:t xml:space="preserve"> على مدى احترام المستثمر لدفت</w:t>
      </w:r>
      <w:r w:rsidRPr="00DE6131">
        <w:rPr>
          <w:rtl/>
        </w:rPr>
        <w:t>ر</w:t>
      </w:r>
      <w:r w:rsidR="00096239">
        <w:rPr>
          <w:rFonts w:hint="cs"/>
          <w:rtl/>
        </w:rPr>
        <w:t xml:space="preserve"> الشروط أ</w:t>
      </w:r>
      <w:r w:rsidRPr="00DE6131">
        <w:rPr>
          <w:rFonts w:hint="cs"/>
          <w:rtl/>
        </w:rPr>
        <w:t xml:space="preserve">و للمبادئ العامة </w:t>
      </w:r>
      <w:r w:rsidR="007B1BBA" w:rsidRPr="00DE6131">
        <w:rPr>
          <w:rFonts w:hint="cs"/>
          <w:rtl/>
        </w:rPr>
        <w:t>للمرفق</w:t>
      </w:r>
      <w:r w:rsidR="00CC0B3A" w:rsidRPr="00DE6131">
        <w:rPr>
          <w:rFonts w:hint="cs"/>
          <w:rtl/>
        </w:rPr>
        <w:t>.</w:t>
      </w:r>
    </w:p>
    <w:p w14:paraId="7806F3A2" w14:textId="7CC231DC" w:rsidR="0095627F" w:rsidRPr="00DE6131" w:rsidRDefault="00CC0B3A" w:rsidP="001B4F5A">
      <w:pPr>
        <w:rPr>
          <w:rtl/>
        </w:rPr>
      </w:pPr>
      <w:r w:rsidRPr="00DE6131">
        <w:rPr>
          <w:rFonts w:hint="cs"/>
          <w:rtl/>
        </w:rPr>
        <w:t xml:space="preserve">كما سعى المشرع الفرنسي </w:t>
      </w:r>
      <w:r w:rsidR="0095627F" w:rsidRPr="00DE6131">
        <w:rPr>
          <w:rFonts w:hint="cs"/>
          <w:rtl/>
        </w:rPr>
        <w:t xml:space="preserve">في اطار تعزيزه للمبادئ </w:t>
      </w:r>
      <w:r w:rsidR="00096239">
        <w:rPr>
          <w:rFonts w:hint="cs"/>
          <w:rtl/>
        </w:rPr>
        <w:t>ا</w:t>
      </w:r>
      <w:r w:rsidR="0095627F" w:rsidRPr="00DE6131">
        <w:rPr>
          <w:rFonts w:hint="cs"/>
          <w:rtl/>
        </w:rPr>
        <w:t xml:space="preserve">للامركزية </w:t>
      </w:r>
      <w:r w:rsidRPr="00DE6131">
        <w:rPr>
          <w:rFonts w:hint="cs"/>
          <w:rtl/>
        </w:rPr>
        <w:t>الإدارية،</w:t>
      </w:r>
      <w:r w:rsidR="0095627F" w:rsidRPr="00DE6131">
        <w:rPr>
          <w:rFonts w:hint="cs"/>
          <w:rtl/>
        </w:rPr>
        <w:t xml:space="preserve"> عمل على تخصيص قواعد </w:t>
      </w:r>
      <w:r w:rsidRPr="00DE6131">
        <w:rPr>
          <w:rFonts w:hint="cs"/>
          <w:rtl/>
        </w:rPr>
        <w:t xml:space="preserve">وإجراءات خاصة </w:t>
      </w:r>
      <w:r w:rsidR="007D3CC5" w:rsidRPr="00DE6131">
        <w:rPr>
          <w:rFonts w:hint="cs"/>
          <w:rtl/>
        </w:rPr>
        <w:t>ل</w:t>
      </w:r>
      <w:r w:rsidR="00AA4DB7">
        <w:rPr>
          <w:rFonts w:hint="cs"/>
          <w:rtl/>
        </w:rPr>
        <w:t>إ</w:t>
      </w:r>
      <w:r w:rsidR="007D3CC5" w:rsidRPr="00DE6131">
        <w:rPr>
          <w:rFonts w:hint="cs"/>
          <w:rtl/>
        </w:rPr>
        <w:t>عمال</w:t>
      </w:r>
      <w:r w:rsidR="0095627F" w:rsidRPr="00DE6131">
        <w:rPr>
          <w:rFonts w:hint="cs"/>
          <w:rtl/>
        </w:rPr>
        <w:t xml:space="preserve"> الرقابة على عمليات التفويض التي تصدر عن الجماعات </w:t>
      </w:r>
      <w:r w:rsidRPr="00DE6131">
        <w:rPr>
          <w:rFonts w:hint="cs"/>
          <w:rtl/>
        </w:rPr>
        <w:t>الاقليمية</w:t>
      </w:r>
      <w:r w:rsidR="00AA4DB7">
        <w:rPr>
          <w:rFonts w:hint="cs"/>
          <w:rtl/>
        </w:rPr>
        <w:t xml:space="preserve"> فالمحافظات والمناطق</w:t>
      </w:r>
      <w:r w:rsidR="0095627F" w:rsidRPr="00DE6131">
        <w:rPr>
          <w:rFonts w:hint="cs"/>
          <w:rtl/>
        </w:rPr>
        <w:t xml:space="preserve"> وفقا للقانون الفرنسي من </w:t>
      </w:r>
      <w:r w:rsidR="00AA4DB7">
        <w:rPr>
          <w:rFonts w:hint="cs"/>
          <w:rtl/>
        </w:rPr>
        <w:t>أ</w:t>
      </w:r>
      <w:r w:rsidR="0095627F" w:rsidRPr="00DE6131">
        <w:rPr>
          <w:rFonts w:hint="cs"/>
          <w:rtl/>
        </w:rPr>
        <w:t>شخاص القانون العام وقد فرض القانون رقابة م</w:t>
      </w:r>
      <w:r w:rsidR="00A15EB2">
        <w:rPr>
          <w:rFonts w:hint="cs"/>
          <w:rtl/>
        </w:rPr>
        <w:t>تأ</w:t>
      </w:r>
      <w:r w:rsidR="0095627F" w:rsidRPr="00DE6131">
        <w:rPr>
          <w:rFonts w:hint="cs"/>
          <w:rtl/>
        </w:rPr>
        <w:t>خرة عليها</w:t>
      </w:r>
      <w:r w:rsidR="00AA4DB7">
        <w:rPr>
          <w:rFonts w:hint="cs"/>
          <w:rtl/>
        </w:rPr>
        <w:t>،</w:t>
      </w:r>
      <w:r w:rsidR="0095627F" w:rsidRPr="00DE6131">
        <w:rPr>
          <w:rFonts w:hint="cs"/>
          <w:rtl/>
        </w:rPr>
        <w:t xml:space="preserve"> ففي</w:t>
      </w:r>
      <w:r w:rsidRPr="00DE6131">
        <w:rPr>
          <w:rFonts w:hint="cs"/>
          <w:rtl/>
        </w:rPr>
        <w:t xml:space="preserve"> البداية وك</w:t>
      </w:r>
      <w:r w:rsidR="00A15EB2">
        <w:rPr>
          <w:rFonts w:hint="cs"/>
          <w:rtl/>
        </w:rPr>
        <w:t>مرحلة أ</w:t>
      </w:r>
      <w:r w:rsidR="0095627F" w:rsidRPr="00DE6131">
        <w:rPr>
          <w:rFonts w:hint="cs"/>
          <w:rtl/>
        </w:rPr>
        <w:t>ولى تلتزم هذه الجماعات بعرض كافة المداولات وال</w:t>
      </w:r>
      <w:r w:rsidR="00A15EB2">
        <w:rPr>
          <w:rFonts w:hint="cs"/>
          <w:rtl/>
        </w:rPr>
        <w:t>أعمال المتعلقة بتفويض الغير إ</w:t>
      </w:r>
      <w:r w:rsidR="0095627F" w:rsidRPr="00DE6131">
        <w:rPr>
          <w:rFonts w:hint="cs"/>
          <w:rtl/>
        </w:rPr>
        <w:t xml:space="preserve">دارة المرفق العام والممهدة لذلك على ممثل الدولة في المحافظات </w:t>
      </w:r>
      <w:r w:rsidRPr="00DE6131">
        <w:rPr>
          <w:rFonts w:hint="cs"/>
          <w:rtl/>
        </w:rPr>
        <w:t xml:space="preserve">والمناطق، </w:t>
      </w:r>
      <w:r w:rsidR="0095627F" w:rsidRPr="00DE6131">
        <w:rPr>
          <w:rFonts w:hint="cs"/>
          <w:rtl/>
        </w:rPr>
        <w:t xml:space="preserve">وقد اعتبر القانون </w:t>
      </w:r>
      <w:r w:rsidRPr="00DE6131">
        <w:rPr>
          <w:rFonts w:hint="cs"/>
          <w:rtl/>
        </w:rPr>
        <w:t xml:space="preserve"> الفرنسي </w:t>
      </w:r>
      <w:r w:rsidR="00A15EB2">
        <w:rPr>
          <w:rFonts w:hint="cs"/>
          <w:rtl/>
        </w:rPr>
        <w:t>أ</w:t>
      </w:r>
      <w:r w:rsidR="0095627F" w:rsidRPr="00DE6131">
        <w:rPr>
          <w:rFonts w:hint="cs"/>
          <w:rtl/>
        </w:rPr>
        <w:t xml:space="preserve">ن توقيع العقد قبل </w:t>
      </w:r>
      <w:r w:rsidRPr="00DE6131">
        <w:rPr>
          <w:rFonts w:hint="cs"/>
          <w:rtl/>
        </w:rPr>
        <w:t xml:space="preserve">مرحلة </w:t>
      </w:r>
      <w:r w:rsidR="0095627F" w:rsidRPr="00DE6131">
        <w:rPr>
          <w:rFonts w:hint="cs"/>
          <w:rtl/>
        </w:rPr>
        <w:t xml:space="preserve">عرض المداولات </w:t>
      </w:r>
      <w:r w:rsidRPr="00DE6131">
        <w:rPr>
          <w:rFonts w:hint="cs"/>
          <w:rtl/>
        </w:rPr>
        <w:t>الخاصة</w:t>
      </w:r>
      <w:r w:rsidR="0095627F" w:rsidRPr="00DE6131">
        <w:rPr>
          <w:rFonts w:hint="cs"/>
          <w:rtl/>
        </w:rPr>
        <w:t xml:space="preserve"> به وفقا للأصول المذكورة يؤدي الى اعتباره صادرا عن سلطة غير مختصة</w:t>
      </w:r>
      <w:r w:rsidRPr="00DE6131">
        <w:rPr>
          <w:rFonts w:hint="cs"/>
          <w:rtl/>
        </w:rPr>
        <w:t xml:space="preserve">، وفي </w:t>
      </w:r>
      <w:r w:rsidR="0095627F" w:rsidRPr="00DE6131">
        <w:rPr>
          <w:rFonts w:hint="cs"/>
          <w:rtl/>
        </w:rPr>
        <w:t xml:space="preserve"> ا</w:t>
      </w:r>
      <w:r w:rsidR="00236059">
        <w:rPr>
          <w:rFonts w:hint="cs"/>
          <w:rtl/>
        </w:rPr>
        <w:t>لمرحلة الثانية فقد فرض القانون إ</w:t>
      </w:r>
      <w:r w:rsidR="0095627F" w:rsidRPr="00DE6131">
        <w:rPr>
          <w:rFonts w:hint="cs"/>
          <w:rtl/>
        </w:rPr>
        <w:t>رسال العقد موقعا من ال</w:t>
      </w:r>
      <w:r w:rsidR="00236059">
        <w:rPr>
          <w:rFonts w:hint="cs"/>
          <w:rtl/>
        </w:rPr>
        <w:t>أ</w:t>
      </w:r>
      <w:r w:rsidR="0095627F" w:rsidRPr="00DE6131">
        <w:rPr>
          <w:rFonts w:hint="cs"/>
          <w:rtl/>
        </w:rPr>
        <w:t>وراق ال</w:t>
      </w:r>
      <w:r w:rsidR="00236059">
        <w:rPr>
          <w:rFonts w:hint="cs"/>
          <w:rtl/>
        </w:rPr>
        <w:t>أ</w:t>
      </w:r>
      <w:r w:rsidR="0095627F" w:rsidRPr="00DE6131">
        <w:rPr>
          <w:rFonts w:hint="cs"/>
          <w:rtl/>
        </w:rPr>
        <w:t xml:space="preserve">ساسية الى ممثل الدولة </w:t>
      </w:r>
      <w:r w:rsidR="00236059">
        <w:rPr>
          <w:rFonts w:hint="cs"/>
          <w:rtl/>
        </w:rPr>
        <w:t>لإ</w:t>
      </w:r>
      <w:r w:rsidR="007D3CC5" w:rsidRPr="00DE6131">
        <w:rPr>
          <w:rFonts w:hint="cs"/>
          <w:rtl/>
        </w:rPr>
        <w:t>جراء</w:t>
      </w:r>
      <w:r w:rsidR="0095627F" w:rsidRPr="00DE6131">
        <w:rPr>
          <w:rFonts w:hint="cs"/>
          <w:rtl/>
        </w:rPr>
        <w:t xml:space="preserve"> الرقابة عليه وذلك في مهلة 15 يوم من تاريخ التوقيع على العقد</w:t>
      </w:r>
      <w:r w:rsidRPr="00DE6131">
        <w:rPr>
          <w:rStyle w:val="Appelnotedebasdep"/>
          <w:color w:val="000000" w:themeColor="text1"/>
          <w:rtl/>
        </w:rPr>
        <w:footnoteReference w:id="138"/>
      </w:r>
      <w:r w:rsidRPr="00DE6131">
        <w:rPr>
          <w:rFonts w:hint="cs"/>
          <w:rtl/>
        </w:rPr>
        <w:t xml:space="preserve">، غير أنه </w:t>
      </w:r>
      <w:r w:rsidR="0095627F" w:rsidRPr="00DE6131">
        <w:rPr>
          <w:rFonts w:hint="cs"/>
          <w:rtl/>
        </w:rPr>
        <w:t xml:space="preserve">بالنسبة لعقود التفويض التي تعقدها البلديات فهي لا تكون نافذة الا بعد عرضها على ممثل الدولة في المحافظة </w:t>
      </w:r>
      <w:r w:rsidR="00C50058" w:rsidRPr="00DE6131">
        <w:rPr>
          <w:rFonts w:hint="cs"/>
          <w:rtl/>
        </w:rPr>
        <w:t>وله</w:t>
      </w:r>
      <w:r w:rsidR="0095627F" w:rsidRPr="00DE6131">
        <w:rPr>
          <w:rFonts w:hint="cs"/>
          <w:rtl/>
        </w:rPr>
        <w:t xml:space="preserve"> مهلة شهرين للتأكد من</w:t>
      </w:r>
      <w:r w:rsidR="00C50058" w:rsidRPr="00DE6131">
        <w:rPr>
          <w:rFonts w:hint="cs"/>
          <w:rtl/>
        </w:rPr>
        <w:t xml:space="preserve"> مدى</w:t>
      </w:r>
      <w:r w:rsidR="0095627F" w:rsidRPr="00DE6131">
        <w:rPr>
          <w:rFonts w:hint="cs"/>
          <w:rtl/>
        </w:rPr>
        <w:t xml:space="preserve"> صلاحيتها </w:t>
      </w:r>
      <w:r w:rsidR="00C50058" w:rsidRPr="00DE6131">
        <w:rPr>
          <w:rFonts w:hint="cs"/>
          <w:rtl/>
        </w:rPr>
        <w:t xml:space="preserve">ومطابقتها للأنظمة المعمول بها وله </w:t>
      </w:r>
      <w:r w:rsidR="0095627F" w:rsidRPr="00DE6131">
        <w:rPr>
          <w:rFonts w:hint="cs"/>
          <w:rtl/>
        </w:rPr>
        <w:t xml:space="preserve"> في </w:t>
      </w:r>
      <w:r w:rsidR="00C50058" w:rsidRPr="00DE6131">
        <w:rPr>
          <w:rFonts w:hint="cs"/>
          <w:rtl/>
        </w:rPr>
        <w:t>النهاية</w:t>
      </w:r>
      <w:r w:rsidR="0095627F" w:rsidRPr="00DE6131">
        <w:rPr>
          <w:rFonts w:hint="cs"/>
          <w:rtl/>
        </w:rPr>
        <w:t xml:space="preserve"> </w:t>
      </w:r>
      <w:r w:rsidR="00236059">
        <w:rPr>
          <w:rFonts w:hint="cs"/>
          <w:rtl/>
        </w:rPr>
        <w:t>أ</w:t>
      </w:r>
      <w:r w:rsidR="001B0A2E">
        <w:rPr>
          <w:rFonts w:hint="cs"/>
          <w:rtl/>
        </w:rPr>
        <w:t>ما أ</w:t>
      </w:r>
      <w:r w:rsidR="0095627F" w:rsidRPr="00DE6131">
        <w:rPr>
          <w:rFonts w:hint="cs"/>
          <w:rtl/>
        </w:rPr>
        <w:t xml:space="preserve">ن </w:t>
      </w:r>
      <w:r w:rsidR="00C50058" w:rsidRPr="00DE6131">
        <w:rPr>
          <w:rFonts w:hint="cs"/>
          <w:rtl/>
        </w:rPr>
        <w:t>يجيزها</w:t>
      </w:r>
      <w:r w:rsidR="001B0A2E">
        <w:rPr>
          <w:rFonts w:hint="cs"/>
          <w:rtl/>
        </w:rPr>
        <w:t xml:space="preserve"> أ</w:t>
      </w:r>
      <w:r w:rsidR="0095627F" w:rsidRPr="00DE6131">
        <w:rPr>
          <w:rFonts w:hint="cs"/>
          <w:rtl/>
        </w:rPr>
        <w:t xml:space="preserve">و </w:t>
      </w:r>
      <w:r w:rsidR="00C50058" w:rsidRPr="00DE6131">
        <w:rPr>
          <w:rFonts w:hint="cs"/>
          <w:rtl/>
        </w:rPr>
        <w:t xml:space="preserve">أن يطلب </w:t>
      </w:r>
      <w:r w:rsidR="001B0A2E">
        <w:rPr>
          <w:rFonts w:hint="cs"/>
          <w:rtl/>
        </w:rPr>
        <w:t>إجراء بعض التعديلات أو يلجا أخيرا الى إ</w:t>
      </w:r>
      <w:r w:rsidR="0095627F" w:rsidRPr="00DE6131">
        <w:rPr>
          <w:rFonts w:hint="cs"/>
          <w:rtl/>
        </w:rPr>
        <w:t>حال</w:t>
      </w:r>
      <w:r w:rsidR="00C50058" w:rsidRPr="00DE6131">
        <w:rPr>
          <w:rFonts w:hint="cs"/>
          <w:rtl/>
        </w:rPr>
        <w:t xml:space="preserve">ة </w:t>
      </w:r>
      <w:r w:rsidR="0095627F" w:rsidRPr="00DE6131">
        <w:rPr>
          <w:rFonts w:hint="cs"/>
          <w:rtl/>
        </w:rPr>
        <w:t xml:space="preserve">عقد </w:t>
      </w:r>
      <w:r w:rsidR="00C50058" w:rsidRPr="00DE6131">
        <w:rPr>
          <w:rFonts w:hint="cs"/>
          <w:rtl/>
        </w:rPr>
        <w:t xml:space="preserve">التفويض </w:t>
      </w:r>
      <w:r w:rsidR="001B0A2E">
        <w:rPr>
          <w:rFonts w:hint="cs"/>
          <w:rtl/>
        </w:rPr>
        <w:t>الى القاضي الإ</w:t>
      </w:r>
      <w:r w:rsidR="0095627F" w:rsidRPr="00DE6131">
        <w:rPr>
          <w:rFonts w:hint="cs"/>
          <w:rtl/>
        </w:rPr>
        <w:t xml:space="preserve">داري </w:t>
      </w:r>
      <w:r w:rsidR="001B0A2E">
        <w:rPr>
          <w:rFonts w:hint="cs"/>
          <w:rtl/>
        </w:rPr>
        <w:t>للنظر في</w:t>
      </w:r>
      <w:r w:rsidR="00C50058" w:rsidRPr="00DE6131">
        <w:rPr>
          <w:rFonts w:hint="cs"/>
          <w:rtl/>
        </w:rPr>
        <w:t xml:space="preserve"> مدى شرعيته.</w:t>
      </w:r>
    </w:p>
    <w:p w14:paraId="5A710C36" w14:textId="40FFB012" w:rsidR="0013281D" w:rsidRPr="00DE6131" w:rsidRDefault="00D653D9" w:rsidP="001B4F5A">
      <w:pPr>
        <w:rPr>
          <w:rtl/>
        </w:rPr>
      </w:pPr>
      <w:r w:rsidRPr="00DE6131">
        <w:rPr>
          <w:rFonts w:hint="cs"/>
          <w:rtl/>
        </w:rPr>
        <w:t>فهي رقابة تمارسها السلطة الإدارية الوصية على الهيئات المحلية التي تنشط في نطا</w:t>
      </w:r>
      <w:r w:rsidR="007C535A">
        <w:rPr>
          <w:rFonts w:hint="cs"/>
          <w:rtl/>
        </w:rPr>
        <w:t>ق اختصاصها والهدف منها تدارك مسأ</w:t>
      </w:r>
      <w:r w:rsidRPr="00DE6131">
        <w:rPr>
          <w:rFonts w:hint="cs"/>
          <w:rtl/>
        </w:rPr>
        <w:t>لة مشروعية ا</w:t>
      </w:r>
      <w:r w:rsidR="007C535A">
        <w:rPr>
          <w:rFonts w:hint="cs"/>
          <w:rtl/>
        </w:rPr>
        <w:t>لعقد قبل وضعه حيز التنفيذ وقبل أ</w:t>
      </w:r>
      <w:r w:rsidRPr="00DE6131">
        <w:rPr>
          <w:rFonts w:hint="cs"/>
          <w:rtl/>
        </w:rPr>
        <w:t xml:space="preserve">ن يرتب مراكز قانونية يصعب تداركها فيما </w:t>
      </w:r>
      <w:r w:rsidR="007D3CC5" w:rsidRPr="00DE6131">
        <w:rPr>
          <w:rFonts w:hint="cs"/>
          <w:rtl/>
        </w:rPr>
        <w:t>بعد</w:t>
      </w:r>
      <w:r w:rsidR="007C535A">
        <w:rPr>
          <w:rFonts w:hint="cs"/>
          <w:rtl/>
        </w:rPr>
        <w:t>،</w:t>
      </w:r>
      <w:r w:rsidR="007D3CC5" w:rsidRPr="00DE6131">
        <w:rPr>
          <w:rFonts w:hint="cs"/>
          <w:rtl/>
        </w:rPr>
        <w:t xml:space="preserve"> وبهذ</w:t>
      </w:r>
      <w:r w:rsidR="007D3CC5" w:rsidRPr="00DE6131">
        <w:rPr>
          <w:rtl/>
        </w:rPr>
        <w:t>ا</w:t>
      </w:r>
      <w:r w:rsidR="007A59BF" w:rsidRPr="00DE6131">
        <w:rPr>
          <w:rFonts w:hint="cs"/>
          <w:rtl/>
        </w:rPr>
        <w:t xml:space="preserve"> الصدد </w:t>
      </w:r>
      <w:r w:rsidR="00276274" w:rsidRPr="00DE6131">
        <w:rPr>
          <w:rFonts w:hint="cs"/>
          <w:rtl/>
        </w:rPr>
        <w:t>تثير عملي</w:t>
      </w:r>
      <w:r w:rsidR="00276274" w:rsidRPr="00DE6131">
        <w:rPr>
          <w:rtl/>
        </w:rPr>
        <w:t>ة</w:t>
      </w:r>
      <w:r w:rsidR="007A59BF" w:rsidRPr="00DE6131">
        <w:rPr>
          <w:rFonts w:hint="cs"/>
          <w:rtl/>
        </w:rPr>
        <w:t xml:space="preserve"> </w:t>
      </w:r>
      <w:r w:rsidR="007C3C9A" w:rsidRPr="00DE6131">
        <w:rPr>
          <w:rFonts w:hint="cs"/>
          <w:rtl/>
        </w:rPr>
        <w:t xml:space="preserve">رقابة المشروعية على عقود تفويض المرفق العام في القانون الفرنسي </w:t>
      </w:r>
      <w:r w:rsidR="00854EA4" w:rsidRPr="00DE6131">
        <w:rPr>
          <w:rFonts w:hint="cs"/>
          <w:rtl/>
        </w:rPr>
        <w:t>نقطتين</w:t>
      </w:r>
      <w:r w:rsidR="007C3C9A" w:rsidRPr="00DE6131">
        <w:rPr>
          <w:rFonts w:hint="cs"/>
          <w:rtl/>
        </w:rPr>
        <w:t xml:space="preserve"> </w:t>
      </w:r>
      <w:r w:rsidR="007A59BF" w:rsidRPr="00DE6131">
        <w:rPr>
          <w:rFonts w:hint="cs"/>
          <w:rtl/>
        </w:rPr>
        <w:t xml:space="preserve">هامتين تتعلق </w:t>
      </w:r>
      <w:r w:rsidR="007C3C9A" w:rsidRPr="00DE6131">
        <w:rPr>
          <w:rFonts w:hint="cs"/>
          <w:rtl/>
        </w:rPr>
        <w:t>الأولى بمضمون رقابة المشروعية</w:t>
      </w:r>
      <w:r w:rsidR="007A59BF" w:rsidRPr="00DE6131">
        <w:rPr>
          <w:rFonts w:hint="cs"/>
          <w:rtl/>
        </w:rPr>
        <w:t xml:space="preserve"> وموضوعها</w:t>
      </w:r>
      <w:r w:rsidR="007C3C9A" w:rsidRPr="00DE6131">
        <w:rPr>
          <w:rFonts w:hint="cs"/>
          <w:rtl/>
        </w:rPr>
        <w:t xml:space="preserve"> </w:t>
      </w:r>
      <w:r w:rsidR="007A59BF" w:rsidRPr="00DE6131">
        <w:rPr>
          <w:rFonts w:hint="cs"/>
          <w:rtl/>
        </w:rPr>
        <w:t>فيما تتعلق الثانية</w:t>
      </w:r>
      <w:r w:rsidR="007C3C9A" w:rsidRPr="00DE6131">
        <w:rPr>
          <w:rFonts w:hint="cs"/>
          <w:rtl/>
        </w:rPr>
        <w:t xml:space="preserve"> بنظام رقابة </w:t>
      </w:r>
      <w:r w:rsidR="00614FCD" w:rsidRPr="00DE6131">
        <w:rPr>
          <w:rFonts w:hint="cs"/>
          <w:rtl/>
        </w:rPr>
        <w:t>المشروعية.</w:t>
      </w:r>
    </w:p>
    <w:p w14:paraId="6D7822BE" w14:textId="0E187AC2" w:rsidR="006D0358" w:rsidRPr="00DE6131" w:rsidRDefault="007A59BF" w:rsidP="004F2087">
      <w:pPr>
        <w:ind w:firstLine="0"/>
        <w:rPr>
          <w:b/>
          <w:bCs/>
          <w:color w:val="000000" w:themeColor="text1"/>
          <w:rtl/>
        </w:rPr>
      </w:pPr>
      <w:r w:rsidRPr="00DE6131">
        <w:rPr>
          <w:rFonts w:hint="cs"/>
          <w:b/>
          <w:bCs/>
          <w:color w:val="000000" w:themeColor="text1"/>
          <w:rtl/>
        </w:rPr>
        <w:t xml:space="preserve">1/ </w:t>
      </w:r>
      <w:r w:rsidR="007C3C9A" w:rsidRPr="00DE6131">
        <w:rPr>
          <w:rFonts w:hint="cs"/>
          <w:b/>
          <w:bCs/>
          <w:color w:val="000000" w:themeColor="text1"/>
          <w:rtl/>
        </w:rPr>
        <w:t>مضمون ونطاق رقابة المشروعية على عقود تفويض المرفق العام</w:t>
      </w:r>
    </w:p>
    <w:p w14:paraId="214F2217" w14:textId="5504F710" w:rsidR="00FA73C0" w:rsidRPr="00DE6131" w:rsidRDefault="007C535A" w:rsidP="001B4F5A">
      <w:pPr>
        <w:rPr>
          <w:rtl/>
        </w:rPr>
      </w:pPr>
      <w:r>
        <w:rPr>
          <w:rFonts w:hint="cs"/>
          <w:rtl/>
        </w:rPr>
        <w:t>وبذلك فإ</w:t>
      </w:r>
      <w:r w:rsidR="0003782A" w:rsidRPr="00DE6131">
        <w:rPr>
          <w:rFonts w:hint="cs"/>
          <w:rtl/>
        </w:rPr>
        <w:t>نه</w:t>
      </w:r>
      <w:r>
        <w:rPr>
          <w:rFonts w:hint="cs"/>
          <w:rtl/>
        </w:rPr>
        <w:t xml:space="preserve"> وطبقا لهذا الإتجاه فإ</w:t>
      </w:r>
      <w:r w:rsidR="007A59BF" w:rsidRPr="00DE6131">
        <w:rPr>
          <w:rFonts w:hint="cs"/>
          <w:rtl/>
        </w:rPr>
        <w:t xml:space="preserve">ن الجهات الإدارية تقوم بعملية مراجعة وتقييم </w:t>
      </w:r>
      <w:r w:rsidR="00180F69" w:rsidRPr="00DE6131">
        <w:rPr>
          <w:rFonts w:hint="cs"/>
          <w:rtl/>
        </w:rPr>
        <w:t>لما تقوم به</w:t>
      </w:r>
      <w:r w:rsidR="0003782A" w:rsidRPr="00DE6131">
        <w:rPr>
          <w:rFonts w:hint="cs"/>
          <w:rtl/>
        </w:rPr>
        <w:t xml:space="preserve"> من إجراءات </w:t>
      </w:r>
      <w:r w:rsidR="00180F69" w:rsidRPr="00DE6131">
        <w:rPr>
          <w:rFonts w:hint="cs"/>
          <w:rtl/>
        </w:rPr>
        <w:t>و</w:t>
      </w:r>
      <w:r w:rsidR="0019175B">
        <w:rPr>
          <w:rFonts w:hint="cs"/>
          <w:rtl/>
        </w:rPr>
        <w:t>أ</w:t>
      </w:r>
      <w:r w:rsidR="00180F69" w:rsidRPr="00DE6131">
        <w:rPr>
          <w:rFonts w:hint="cs"/>
          <w:rtl/>
        </w:rPr>
        <w:t xml:space="preserve">عمال  الجهات الإدارية القائمة بالتنفيذ </w:t>
      </w:r>
      <w:r w:rsidR="007D3CC5" w:rsidRPr="00DE6131">
        <w:rPr>
          <w:rFonts w:hint="cs"/>
          <w:rtl/>
        </w:rPr>
        <w:t>وما يصدرون</w:t>
      </w:r>
      <w:r w:rsidR="007D3CC5" w:rsidRPr="00DE6131">
        <w:rPr>
          <w:rtl/>
        </w:rPr>
        <w:t>ه</w:t>
      </w:r>
      <w:r w:rsidR="0003782A" w:rsidRPr="00DE6131">
        <w:rPr>
          <w:rFonts w:hint="cs"/>
          <w:rtl/>
        </w:rPr>
        <w:t xml:space="preserve"> من قرارات </w:t>
      </w:r>
      <w:r w:rsidR="007D3CC5" w:rsidRPr="00DE6131">
        <w:rPr>
          <w:rFonts w:hint="cs"/>
          <w:rtl/>
        </w:rPr>
        <w:t>للتأكد</w:t>
      </w:r>
      <w:r w:rsidR="0003782A" w:rsidRPr="00DE6131">
        <w:rPr>
          <w:rFonts w:hint="cs"/>
          <w:rtl/>
        </w:rPr>
        <w:t xml:space="preserve"> من سلامتها القانونية </w:t>
      </w:r>
      <w:r w:rsidR="00180F69" w:rsidRPr="00DE6131">
        <w:rPr>
          <w:rFonts w:hint="cs"/>
          <w:rtl/>
        </w:rPr>
        <w:t>ومدى مطابقتها ل</w:t>
      </w:r>
      <w:r w:rsidR="0003782A" w:rsidRPr="00DE6131">
        <w:rPr>
          <w:rFonts w:hint="cs"/>
          <w:rtl/>
        </w:rPr>
        <w:t xml:space="preserve">لقواعد القانونية </w:t>
      </w:r>
      <w:r w:rsidR="0019175B">
        <w:rPr>
          <w:rFonts w:hint="cs"/>
          <w:rtl/>
        </w:rPr>
        <w:t>المنصوص عليها</w:t>
      </w:r>
      <w:r w:rsidR="00180F69" w:rsidRPr="00DE6131">
        <w:rPr>
          <w:rFonts w:hint="cs"/>
          <w:rtl/>
        </w:rPr>
        <w:t>،</w:t>
      </w:r>
      <w:r w:rsidR="0019175B">
        <w:rPr>
          <w:rFonts w:hint="cs"/>
          <w:rtl/>
        </w:rPr>
        <w:t xml:space="preserve"> أي أ</w:t>
      </w:r>
      <w:r w:rsidR="007F3CA5" w:rsidRPr="00DE6131">
        <w:rPr>
          <w:rFonts w:hint="cs"/>
          <w:rtl/>
        </w:rPr>
        <w:t>نها رقابة قانونية لقيامها على مبد</w:t>
      </w:r>
      <w:r w:rsidR="0019175B">
        <w:rPr>
          <w:rFonts w:hint="cs"/>
          <w:rtl/>
        </w:rPr>
        <w:t>أ</w:t>
      </w:r>
      <w:r w:rsidR="007F3CA5" w:rsidRPr="00DE6131">
        <w:rPr>
          <w:rFonts w:hint="cs"/>
          <w:rtl/>
        </w:rPr>
        <w:t xml:space="preserve"> المشروعية والذي يعني </w:t>
      </w:r>
      <w:r w:rsidR="00180F69" w:rsidRPr="00DE6131">
        <w:rPr>
          <w:rFonts w:hint="cs"/>
          <w:rtl/>
        </w:rPr>
        <w:t xml:space="preserve">بمفهومه الواسع </w:t>
      </w:r>
      <w:r w:rsidR="007F3CA5" w:rsidRPr="00DE6131">
        <w:rPr>
          <w:rFonts w:hint="cs"/>
          <w:rtl/>
        </w:rPr>
        <w:t xml:space="preserve">سيادة حكم القانون </w:t>
      </w:r>
      <w:r w:rsidR="00180F69" w:rsidRPr="00DE6131">
        <w:rPr>
          <w:rFonts w:hint="cs"/>
          <w:rtl/>
        </w:rPr>
        <w:t xml:space="preserve">وخضوع جميع </w:t>
      </w:r>
      <w:r w:rsidR="0019175B">
        <w:rPr>
          <w:rFonts w:hint="cs"/>
          <w:rtl/>
        </w:rPr>
        <w:t>أ</w:t>
      </w:r>
      <w:r w:rsidR="00180F69" w:rsidRPr="00DE6131">
        <w:rPr>
          <w:rFonts w:hint="cs"/>
          <w:rtl/>
        </w:rPr>
        <w:t xml:space="preserve">شخاص القانون له </w:t>
      </w:r>
      <w:r w:rsidR="007F3CA5" w:rsidRPr="00DE6131">
        <w:rPr>
          <w:rFonts w:hint="cs"/>
          <w:rtl/>
        </w:rPr>
        <w:t xml:space="preserve"> </w:t>
      </w:r>
      <w:r w:rsidR="007D3CC5" w:rsidRPr="00DE6131">
        <w:rPr>
          <w:rFonts w:hint="cs"/>
          <w:rtl/>
        </w:rPr>
        <w:t>فالإدارة</w:t>
      </w:r>
      <w:r w:rsidR="0019175B">
        <w:rPr>
          <w:rFonts w:hint="cs"/>
          <w:rtl/>
        </w:rPr>
        <w:t xml:space="preserve"> في الأخير هي شخص من أ</w:t>
      </w:r>
      <w:r w:rsidR="00180F69" w:rsidRPr="00DE6131">
        <w:rPr>
          <w:rFonts w:hint="cs"/>
          <w:rtl/>
        </w:rPr>
        <w:t xml:space="preserve">شخاص القانون العام </w:t>
      </w:r>
      <w:r w:rsidR="007F3CA5" w:rsidRPr="00DE6131">
        <w:rPr>
          <w:rFonts w:hint="cs"/>
          <w:rtl/>
        </w:rPr>
        <w:t xml:space="preserve"> يتعين </w:t>
      </w:r>
      <w:r w:rsidR="00180F69" w:rsidRPr="00DE6131">
        <w:rPr>
          <w:rFonts w:hint="cs"/>
          <w:rtl/>
        </w:rPr>
        <w:t>عليها</w:t>
      </w:r>
      <w:r w:rsidR="007F3CA5" w:rsidRPr="00DE6131">
        <w:rPr>
          <w:rFonts w:hint="cs"/>
          <w:rtl/>
        </w:rPr>
        <w:t xml:space="preserve"> </w:t>
      </w:r>
      <w:r w:rsidR="0019175B">
        <w:rPr>
          <w:rFonts w:hint="cs"/>
          <w:rtl/>
        </w:rPr>
        <w:t>الإ</w:t>
      </w:r>
      <w:r w:rsidR="00180F69" w:rsidRPr="00DE6131">
        <w:rPr>
          <w:rFonts w:hint="cs"/>
          <w:rtl/>
        </w:rPr>
        <w:t>لتزام</w:t>
      </w:r>
      <w:r w:rsidR="007F3CA5" w:rsidRPr="00DE6131">
        <w:rPr>
          <w:rFonts w:hint="cs"/>
          <w:rtl/>
        </w:rPr>
        <w:t xml:space="preserve"> في </w:t>
      </w:r>
      <w:r w:rsidR="00180F69" w:rsidRPr="00DE6131">
        <w:rPr>
          <w:rFonts w:hint="cs"/>
          <w:rtl/>
        </w:rPr>
        <w:t xml:space="preserve">كل </w:t>
      </w:r>
      <w:r w:rsidR="007F3CA5" w:rsidRPr="00DE6131">
        <w:rPr>
          <w:rFonts w:hint="cs"/>
          <w:rtl/>
        </w:rPr>
        <w:t xml:space="preserve">تصرفاتها بعدم </w:t>
      </w:r>
      <w:r w:rsidR="0019175B">
        <w:rPr>
          <w:rFonts w:hint="cs"/>
          <w:rtl/>
        </w:rPr>
        <w:t>الاعتداء على القانون وبالتالي فإ</w:t>
      </w:r>
      <w:r w:rsidR="00180F69" w:rsidRPr="00DE6131">
        <w:rPr>
          <w:rFonts w:hint="cs"/>
          <w:rtl/>
        </w:rPr>
        <w:t xml:space="preserve">ن </w:t>
      </w:r>
      <w:r w:rsidR="007F3CA5" w:rsidRPr="00DE6131">
        <w:rPr>
          <w:rFonts w:hint="cs"/>
          <w:rtl/>
        </w:rPr>
        <w:t xml:space="preserve"> دور الرقابة </w:t>
      </w:r>
      <w:r w:rsidR="00180F69" w:rsidRPr="00DE6131">
        <w:rPr>
          <w:rFonts w:hint="cs"/>
          <w:rtl/>
        </w:rPr>
        <w:t xml:space="preserve">الإدارية هنا </w:t>
      </w:r>
      <w:r w:rsidR="0019175B">
        <w:rPr>
          <w:rFonts w:hint="cs"/>
          <w:rtl/>
        </w:rPr>
        <w:t xml:space="preserve"> هو التحقق من أ</w:t>
      </w:r>
      <w:r w:rsidR="007F3CA5" w:rsidRPr="00DE6131">
        <w:rPr>
          <w:rFonts w:hint="cs"/>
          <w:rtl/>
        </w:rPr>
        <w:t xml:space="preserve">ن التعاقد تم وفقا لحكم </w:t>
      </w:r>
      <w:r w:rsidR="007F3CA5" w:rsidRPr="00DE6131">
        <w:rPr>
          <w:rFonts w:hint="cs"/>
          <w:rtl/>
        </w:rPr>
        <w:lastRenderedPageBreak/>
        <w:t xml:space="preserve">القانون بمعناه الواسع </w:t>
      </w:r>
      <w:r w:rsidR="00EB6189" w:rsidRPr="00DE6131">
        <w:rPr>
          <w:rFonts w:hint="cs"/>
          <w:rtl/>
        </w:rPr>
        <w:t>وكل ما</w:t>
      </w:r>
      <w:r w:rsidR="00180F69" w:rsidRPr="00DE6131">
        <w:rPr>
          <w:rFonts w:hint="cs"/>
          <w:rtl/>
        </w:rPr>
        <w:t xml:space="preserve"> يقتضيه</w:t>
      </w:r>
      <w:r w:rsidR="00EB6189" w:rsidRPr="00DE6131">
        <w:rPr>
          <w:rFonts w:hint="cs"/>
          <w:rtl/>
        </w:rPr>
        <w:t xml:space="preserve"> هذا المفهوم من </w:t>
      </w:r>
      <w:r w:rsidR="00180F69" w:rsidRPr="00DE6131">
        <w:rPr>
          <w:rFonts w:hint="cs"/>
          <w:rtl/>
        </w:rPr>
        <w:t xml:space="preserve">متطلبات احترام </w:t>
      </w:r>
      <w:r w:rsidR="00EB6189" w:rsidRPr="00DE6131">
        <w:rPr>
          <w:rFonts w:hint="cs"/>
          <w:rtl/>
        </w:rPr>
        <w:t xml:space="preserve"> النصوص القانونية التي </w:t>
      </w:r>
      <w:r w:rsidR="00180F69" w:rsidRPr="00DE6131">
        <w:rPr>
          <w:rFonts w:hint="cs"/>
          <w:rtl/>
        </w:rPr>
        <w:t>تنظم</w:t>
      </w:r>
      <w:r w:rsidR="00EB6189" w:rsidRPr="00DE6131">
        <w:rPr>
          <w:rFonts w:hint="cs"/>
          <w:rtl/>
        </w:rPr>
        <w:t xml:space="preserve"> عملية التعاقد</w:t>
      </w:r>
      <w:r w:rsidR="00371E60" w:rsidRPr="00DE6131">
        <w:rPr>
          <w:rStyle w:val="Appelnotedebasdep"/>
          <w:color w:val="000000" w:themeColor="text1"/>
          <w:rtl/>
        </w:rPr>
        <w:footnoteReference w:id="139"/>
      </w:r>
      <w:r w:rsidR="002421B1" w:rsidRPr="00DE6131">
        <w:rPr>
          <w:rFonts w:hint="cs"/>
          <w:sz w:val="24"/>
          <w:szCs w:val="24"/>
          <w:rtl/>
        </w:rPr>
        <w:t>.</w:t>
      </w:r>
      <w:r w:rsidR="00FD1748" w:rsidRPr="00DE6131">
        <w:rPr>
          <w:rFonts w:hint="cs"/>
          <w:rtl/>
        </w:rPr>
        <w:t xml:space="preserve">ويلاحظ أن هذا </w:t>
      </w:r>
      <w:r w:rsidR="00EB6189" w:rsidRPr="00DE6131">
        <w:rPr>
          <w:rFonts w:hint="cs"/>
          <w:rtl/>
        </w:rPr>
        <w:t xml:space="preserve"> </w:t>
      </w:r>
      <w:r w:rsidR="007D3CC5" w:rsidRPr="00DE6131">
        <w:rPr>
          <w:rFonts w:hint="cs"/>
          <w:rtl/>
        </w:rPr>
        <w:t>التفسير للرقاب</w:t>
      </w:r>
      <w:r w:rsidR="007D3CC5" w:rsidRPr="00DE6131">
        <w:rPr>
          <w:rtl/>
        </w:rPr>
        <w:t>ة</w:t>
      </w:r>
      <w:r w:rsidR="00FD1748" w:rsidRPr="00DE6131">
        <w:rPr>
          <w:rFonts w:hint="cs"/>
          <w:rtl/>
        </w:rPr>
        <w:t xml:space="preserve"> يعيبه </w:t>
      </w:r>
      <w:r w:rsidR="0019175B">
        <w:rPr>
          <w:rFonts w:hint="cs"/>
          <w:rtl/>
        </w:rPr>
        <w:t xml:space="preserve"> أ</w:t>
      </w:r>
      <w:r w:rsidR="00EB6189" w:rsidRPr="00DE6131">
        <w:rPr>
          <w:rFonts w:hint="cs"/>
          <w:rtl/>
        </w:rPr>
        <w:t xml:space="preserve">ننا سنكون </w:t>
      </w:r>
      <w:r w:rsidR="0019175B">
        <w:rPr>
          <w:rFonts w:hint="cs"/>
          <w:rtl/>
        </w:rPr>
        <w:t>أ</w:t>
      </w:r>
      <w:r w:rsidR="00EB6189" w:rsidRPr="00DE6131">
        <w:rPr>
          <w:rFonts w:hint="cs"/>
          <w:rtl/>
        </w:rPr>
        <w:t xml:space="preserve">مام نوع واحد من أنواع الرقابة وهي رقابة </w:t>
      </w:r>
      <w:r w:rsidR="00FD1748" w:rsidRPr="00DE6131">
        <w:rPr>
          <w:rFonts w:hint="cs"/>
          <w:rtl/>
        </w:rPr>
        <w:t xml:space="preserve">الالتزام </w:t>
      </w:r>
      <w:r w:rsidR="00EB6189" w:rsidRPr="00DE6131">
        <w:rPr>
          <w:rFonts w:hint="cs"/>
          <w:rtl/>
        </w:rPr>
        <w:t xml:space="preserve"> حيث يقف فقط عند حد رقابة المشروعية</w:t>
      </w:r>
      <w:r w:rsidR="0019175B">
        <w:rPr>
          <w:rFonts w:hint="cs"/>
          <w:rtl/>
        </w:rPr>
        <w:t>،</w:t>
      </w:r>
      <w:r w:rsidR="00EB6189" w:rsidRPr="00DE6131">
        <w:rPr>
          <w:rFonts w:hint="cs"/>
          <w:rtl/>
        </w:rPr>
        <w:t xml:space="preserve"> ولا</w:t>
      </w:r>
      <w:r w:rsidR="00FD1748" w:rsidRPr="00DE6131">
        <w:rPr>
          <w:rFonts w:hint="cs"/>
          <w:rtl/>
        </w:rPr>
        <w:t xml:space="preserve"> </w:t>
      </w:r>
      <w:r w:rsidR="00EB6189" w:rsidRPr="00DE6131">
        <w:rPr>
          <w:rFonts w:hint="cs"/>
          <w:rtl/>
        </w:rPr>
        <w:t>يواكب الأغراض المتطورة للرقابة .</w:t>
      </w:r>
    </w:p>
    <w:p w14:paraId="144FF015" w14:textId="6B0B1D63" w:rsidR="00FD1748" w:rsidRPr="00DE6131" w:rsidRDefault="00FD1748" w:rsidP="004F2087">
      <w:pPr>
        <w:ind w:firstLine="0"/>
        <w:rPr>
          <w:b/>
          <w:bCs/>
          <w:color w:val="000000" w:themeColor="text1"/>
          <w:rtl/>
        </w:rPr>
      </w:pPr>
      <w:r w:rsidRPr="00DE6131">
        <w:rPr>
          <w:rFonts w:hint="cs"/>
          <w:b/>
          <w:bCs/>
          <w:color w:val="000000" w:themeColor="text1"/>
          <w:rtl/>
        </w:rPr>
        <w:t xml:space="preserve">2/ نظام رقابة المشروعية </w:t>
      </w:r>
    </w:p>
    <w:p w14:paraId="4DE168BC" w14:textId="2A846C06" w:rsidR="00FD1748" w:rsidRPr="00DE6131" w:rsidRDefault="007D3CC5" w:rsidP="001B4F5A">
      <w:pPr>
        <w:rPr>
          <w:rtl/>
        </w:rPr>
      </w:pPr>
      <w:r w:rsidRPr="00DE6131">
        <w:rPr>
          <w:rFonts w:hint="cs"/>
          <w:rtl/>
        </w:rPr>
        <w:t>يفسر هذ</w:t>
      </w:r>
      <w:r w:rsidRPr="00DE6131">
        <w:rPr>
          <w:rtl/>
        </w:rPr>
        <w:t>ا</w:t>
      </w:r>
      <w:r w:rsidR="003F08E1">
        <w:rPr>
          <w:rFonts w:hint="cs"/>
          <w:rtl/>
        </w:rPr>
        <w:t xml:space="preserve"> الإ</w:t>
      </w:r>
      <w:r w:rsidR="00FD1748" w:rsidRPr="00DE6131">
        <w:rPr>
          <w:rFonts w:hint="cs"/>
          <w:rtl/>
        </w:rPr>
        <w:t>تجاه الرقابة</w:t>
      </w:r>
      <w:r w:rsidR="00EB6189" w:rsidRPr="00DE6131">
        <w:rPr>
          <w:rFonts w:hint="cs"/>
          <w:rtl/>
        </w:rPr>
        <w:t xml:space="preserve"> باعتبارها </w:t>
      </w:r>
      <w:r w:rsidR="00FD1748" w:rsidRPr="00DE6131">
        <w:rPr>
          <w:rFonts w:hint="cs"/>
          <w:rtl/>
        </w:rPr>
        <w:t>اختصاصات لوظيفة</w:t>
      </w:r>
      <w:r w:rsidR="00EB6189" w:rsidRPr="00DE6131">
        <w:rPr>
          <w:rFonts w:hint="cs"/>
          <w:rtl/>
        </w:rPr>
        <w:t xml:space="preserve"> عامة تستند الى سلطة بمفهومها </w:t>
      </w:r>
      <w:r w:rsidR="00FD1748" w:rsidRPr="00DE6131">
        <w:rPr>
          <w:rFonts w:hint="cs"/>
          <w:rtl/>
        </w:rPr>
        <w:t>القانوني</w:t>
      </w:r>
      <w:r w:rsidR="00EB6189" w:rsidRPr="00DE6131">
        <w:rPr>
          <w:rFonts w:hint="cs"/>
          <w:rtl/>
        </w:rPr>
        <w:t xml:space="preserve"> </w:t>
      </w:r>
      <w:r w:rsidR="00FD1748" w:rsidRPr="00DE6131">
        <w:rPr>
          <w:rFonts w:hint="cs"/>
          <w:rtl/>
        </w:rPr>
        <w:t>فالرئيس يستمد</w:t>
      </w:r>
      <w:r w:rsidR="00EB6189" w:rsidRPr="00DE6131">
        <w:rPr>
          <w:rFonts w:hint="cs"/>
          <w:rtl/>
        </w:rPr>
        <w:t xml:space="preserve"> سلطته باعتبارها مكنة قانونية تعطي ل</w:t>
      </w:r>
      <w:r w:rsidR="003F08E1">
        <w:rPr>
          <w:rFonts w:hint="cs"/>
          <w:rtl/>
        </w:rPr>
        <w:t>ه الحق في مراقبة المرؤوسين كما أ</w:t>
      </w:r>
      <w:r w:rsidR="00EB6189" w:rsidRPr="00DE6131">
        <w:rPr>
          <w:rFonts w:hint="cs"/>
          <w:rtl/>
        </w:rPr>
        <w:t xml:space="preserve">ن هذه الرقابة تقوم بها هيئات إدارية يصدر تشكيلها وتحديد اختصاصاتها قوانيين ولوائح عامة وهي تلتزم فيما تباشره من إجراءات ووسائل </w:t>
      </w:r>
      <w:r w:rsidRPr="00DE6131">
        <w:rPr>
          <w:rFonts w:hint="cs"/>
          <w:rtl/>
        </w:rPr>
        <w:t>للأحكام</w:t>
      </w:r>
      <w:r w:rsidR="00EB6189" w:rsidRPr="00DE6131">
        <w:rPr>
          <w:rFonts w:hint="cs"/>
          <w:rtl/>
        </w:rPr>
        <w:t xml:space="preserve"> التي تنص عليها القوانيين </w:t>
      </w:r>
      <w:r w:rsidR="00FD1748" w:rsidRPr="00DE6131">
        <w:rPr>
          <w:rFonts w:hint="cs"/>
          <w:rtl/>
        </w:rPr>
        <w:t>واللوائح</w:t>
      </w:r>
      <w:r w:rsidR="00FD1748" w:rsidRPr="00DE6131">
        <w:rPr>
          <w:rStyle w:val="Appelnotedebasdep"/>
          <w:rFonts w:hint="cs"/>
          <w:color w:val="000000" w:themeColor="text1"/>
          <w:rtl/>
        </w:rPr>
        <w:t>.</w:t>
      </w:r>
      <w:r w:rsidR="00FD1748" w:rsidRPr="00DE6131">
        <w:rPr>
          <w:rFonts w:hint="cs"/>
          <w:rtl/>
        </w:rPr>
        <w:t>.</w:t>
      </w:r>
    </w:p>
    <w:p w14:paraId="26469095" w14:textId="68E4703E" w:rsidR="004B254A" w:rsidRPr="00DE6131" w:rsidRDefault="003F08E1" w:rsidP="001B4F5A">
      <w:pPr>
        <w:rPr>
          <w:rtl/>
        </w:rPr>
      </w:pPr>
      <w:r>
        <w:rPr>
          <w:rFonts w:hint="cs"/>
          <w:rtl/>
        </w:rPr>
        <w:t>إ</w:t>
      </w:r>
      <w:r w:rsidR="00EB6189" w:rsidRPr="00DE6131">
        <w:rPr>
          <w:rFonts w:hint="cs"/>
          <w:rtl/>
        </w:rPr>
        <w:t xml:space="preserve">ن </w:t>
      </w:r>
      <w:r w:rsidR="00FD1748" w:rsidRPr="00DE6131">
        <w:rPr>
          <w:rFonts w:hint="cs"/>
          <w:rtl/>
        </w:rPr>
        <w:t xml:space="preserve">عملية </w:t>
      </w:r>
      <w:r w:rsidR="00EB6189" w:rsidRPr="00DE6131">
        <w:rPr>
          <w:rFonts w:hint="cs"/>
          <w:rtl/>
        </w:rPr>
        <w:t xml:space="preserve">تحديد مفهوم </w:t>
      </w:r>
      <w:r w:rsidR="00FD1748" w:rsidRPr="00DE6131">
        <w:rPr>
          <w:rFonts w:hint="cs"/>
          <w:rtl/>
        </w:rPr>
        <w:t>ل</w:t>
      </w:r>
      <w:r w:rsidR="00EB6189" w:rsidRPr="00DE6131">
        <w:rPr>
          <w:rFonts w:hint="cs"/>
          <w:rtl/>
        </w:rPr>
        <w:t xml:space="preserve">لرقابة القانونية وفقا لهذا الاتجاه </w:t>
      </w:r>
      <w:r>
        <w:rPr>
          <w:rFonts w:hint="cs"/>
          <w:rtl/>
        </w:rPr>
        <w:t>يعني أ</w:t>
      </w:r>
      <w:r w:rsidR="00AF63E9" w:rsidRPr="00DE6131">
        <w:rPr>
          <w:rFonts w:hint="cs"/>
          <w:rtl/>
        </w:rPr>
        <w:t xml:space="preserve">نها رقابة قانونية </w:t>
      </w:r>
      <w:r w:rsidR="00FD1748" w:rsidRPr="00DE6131">
        <w:rPr>
          <w:rFonts w:hint="cs"/>
          <w:rtl/>
        </w:rPr>
        <w:t>تمنحها</w:t>
      </w:r>
      <w:r w:rsidR="00AF63E9" w:rsidRPr="00DE6131">
        <w:rPr>
          <w:rFonts w:hint="cs"/>
          <w:rtl/>
        </w:rPr>
        <w:t xml:space="preserve"> نصوص صريحة من القانون</w:t>
      </w:r>
      <w:r w:rsidR="00FD1748" w:rsidRPr="00DE6131">
        <w:rPr>
          <w:rFonts w:hint="cs"/>
          <w:rtl/>
        </w:rPr>
        <w:t xml:space="preserve">، </w:t>
      </w:r>
      <w:r w:rsidR="00AF63E9" w:rsidRPr="00DE6131">
        <w:rPr>
          <w:rFonts w:hint="cs"/>
          <w:rtl/>
        </w:rPr>
        <w:t xml:space="preserve">وبالتالي </w:t>
      </w:r>
      <w:r w:rsidR="007D3CC5" w:rsidRPr="00DE6131">
        <w:rPr>
          <w:rFonts w:hint="cs"/>
          <w:rtl/>
        </w:rPr>
        <w:t>لا يجو</w:t>
      </w:r>
      <w:r w:rsidR="007D3CC5" w:rsidRPr="00DE6131">
        <w:rPr>
          <w:rtl/>
        </w:rPr>
        <w:t>ز</w:t>
      </w:r>
      <w:r w:rsidR="00AF63E9" w:rsidRPr="00DE6131">
        <w:rPr>
          <w:rFonts w:hint="cs"/>
          <w:rtl/>
        </w:rPr>
        <w:t xml:space="preserve"> </w:t>
      </w:r>
      <w:r w:rsidR="007D3CC5" w:rsidRPr="00DE6131">
        <w:rPr>
          <w:rFonts w:hint="cs"/>
          <w:rtl/>
        </w:rPr>
        <w:t>لأي</w:t>
      </w:r>
      <w:r w:rsidR="00AF63E9" w:rsidRPr="00DE6131">
        <w:rPr>
          <w:rFonts w:hint="cs"/>
          <w:rtl/>
        </w:rPr>
        <w:t xml:space="preserve"> جهة </w:t>
      </w:r>
      <w:r>
        <w:rPr>
          <w:rFonts w:hint="cs"/>
          <w:rtl/>
        </w:rPr>
        <w:t>أ</w:t>
      </w:r>
      <w:r w:rsidR="00AF63E9" w:rsidRPr="00DE6131">
        <w:rPr>
          <w:rFonts w:hint="cs"/>
          <w:rtl/>
        </w:rPr>
        <w:t xml:space="preserve">ن تمارس الرقابة دون </w:t>
      </w:r>
      <w:r>
        <w:rPr>
          <w:rFonts w:hint="cs"/>
          <w:rtl/>
        </w:rPr>
        <w:t>أ</w:t>
      </w:r>
      <w:r w:rsidR="00AF63E9" w:rsidRPr="00DE6131">
        <w:rPr>
          <w:rFonts w:hint="cs"/>
          <w:rtl/>
        </w:rPr>
        <w:t xml:space="preserve">ن تكون مخولة بالاختصاص الرقابي وفقا </w:t>
      </w:r>
      <w:r w:rsidR="00FD1748" w:rsidRPr="00DE6131">
        <w:rPr>
          <w:rFonts w:hint="cs"/>
          <w:rtl/>
        </w:rPr>
        <w:t xml:space="preserve">قواعد </w:t>
      </w:r>
      <w:r>
        <w:rPr>
          <w:rFonts w:hint="cs"/>
          <w:rtl/>
        </w:rPr>
        <w:t xml:space="preserve"> قانونية صريحة</w:t>
      </w:r>
      <w:r w:rsidR="00AF63E9" w:rsidRPr="00DE6131">
        <w:rPr>
          <w:rFonts w:hint="cs"/>
          <w:rtl/>
        </w:rPr>
        <w:t>، و</w:t>
      </w:r>
      <w:r w:rsidR="003C21D4" w:rsidRPr="00DE6131">
        <w:rPr>
          <w:rFonts w:hint="cs"/>
          <w:rtl/>
        </w:rPr>
        <w:t xml:space="preserve">بالتالي </w:t>
      </w:r>
      <w:r w:rsidR="00AF63E9" w:rsidRPr="00DE6131">
        <w:rPr>
          <w:rFonts w:hint="cs"/>
          <w:rtl/>
        </w:rPr>
        <w:t xml:space="preserve">يمكن التوسع في مفهوم الرقابة القانونية على </w:t>
      </w:r>
      <w:r w:rsidR="003C21D4" w:rsidRPr="00DE6131">
        <w:rPr>
          <w:rFonts w:hint="cs"/>
          <w:rtl/>
        </w:rPr>
        <w:t>ال</w:t>
      </w:r>
      <w:r w:rsidR="00AF63E9" w:rsidRPr="00DE6131">
        <w:rPr>
          <w:rFonts w:hint="cs"/>
          <w:rtl/>
        </w:rPr>
        <w:t xml:space="preserve">عقود </w:t>
      </w:r>
      <w:r>
        <w:rPr>
          <w:rFonts w:hint="cs"/>
          <w:rtl/>
        </w:rPr>
        <w:t>التي تبرمها الجهة الإدارية</w:t>
      </w:r>
      <w:r w:rsidR="003C21D4" w:rsidRPr="00DE6131">
        <w:rPr>
          <w:rFonts w:hint="cs"/>
          <w:rtl/>
        </w:rPr>
        <w:t xml:space="preserve">، لنصل الى </w:t>
      </w:r>
      <w:r w:rsidR="009E7678" w:rsidRPr="00DE6131">
        <w:rPr>
          <w:rFonts w:hint="cs"/>
          <w:rtl/>
        </w:rPr>
        <w:t>ما يسم</w:t>
      </w:r>
      <w:r w:rsidR="009E7678" w:rsidRPr="00DE6131">
        <w:rPr>
          <w:rtl/>
        </w:rPr>
        <w:t>ى</w:t>
      </w:r>
      <w:r w:rsidR="003C21D4" w:rsidRPr="00DE6131">
        <w:rPr>
          <w:rFonts w:hint="cs"/>
          <w:rtl/>
        </w:rPr>
        <w:t xml:space="preserve"> ب</w:t>
      </w:r>
      <w:r w:rsidR="00AF63E9" w:rsidRPr="00DE6131">
        <w:rPr>
          <w:rFonts w:hint="cs"/>
          <w:rtl/>
        </w:rPr>
        <w:t xml:space="preserve">رقابة ملائمة التي تسمح </w:t>
      </w:r>
      <w:r w:rsidR="003C21D4" w:rsidRPr="00DE6131">
        <w:rPr>
          <w:rFonts w:hint="cs"/>
          <w:rtl/>
        </w:rPr>
        <w:t>ببسط</w:t>
      </w:r>
      <w:r w:rsidR="00AF63E9" w:rsidRPr="00DE6131">
        <w:rPr>
          <w:rFonts w:hint="cs"/>
          <w:rtl/>
        </w:rPr>
        <w:t xml:space="preserve"> الرقابة </w:t>
      </w:r>
      <w:r w:rsidR="003C21D4" w:rsidRPr="00DE6131">
        <w:rPr>
          <w:rFonts w:hint="cs"/>
          <w:rtl/>
        </w:rPr>
        <w:t>و</w:t>
      </w:r>
      <w:r w:rsidR="00AF63E9" w:rsidRPr="00DE6131">
        <w:rPr>
          <w:rFonts w:hint="cs"/>
          <w:rtl/>
        </w:rPr>
        <w:t xml:space="preserve">تجاوز </w:t>
      </w:r>
      <w:r w:rsidR="003C21D4" w:rsidRPr="00DE6131">
        <w:rPr>
          <w:rFonts w:hint="cs"/>
          <w:rtl/>
        </w:rPr>
        <w:t xml:space="preserve">حرفية </w:t>
      </w:r>
      <w:r w:rsidR="00AF63E9" w:rsidRPr="00DE6131">
        <w:rPr>
          <w:rFonts w:hint="cs"/>
          <w:rtl/>
        </w:rPr>
        <w:t xml:space="preserve"> النصوص القانونية التي تحكم عقود </w:t>
      </w:r>
      <w:r w:rsidR="003C21D4" w:rsidRPr="00DE6131">
        <w:rPr>
          <w:rFonts w:hint="cs"/>
          <w:rtl/>
        </w:rPr>
        <w:t xml:space="preserve">التي تبرمها الدولة، وذلك </w:t>
      </w:r>
      <w:r w:rsidR="00AF63E9" w:rsidRPr="00DE6131">
        <w:rPr>
          <w:rFonts w:hint="cs"/>
          <w:rtl/>
        </w:rPr>
        <w:t xml:space="preserve"> بالبحث في </w:t>
      </w:r>
      <w:r w:rsidR="003C21D4" w:rsidRPr="00DE6131">
        <w:rPr>
          <w:rFonts w:hint="cs"/>
          <w:rtl/>
        </w:rPr>
        <w:t>مضمونها</w:t>
      </w:r>
      <w:r w:rsidR="00AF63E9" w:rsidRPr="00DE6131">
        <w:rPr>
          <w:rFonts w:hint="cs"/>
          <w:rtl/>
        </w:rPr>
        <w:t xml:space="preserve"> دون </w:t>
      </w:r>
      <w:r w:rsidR="003C21D4" w:rsidRPr="00DE6131">
        <w:rPr>
          <w:rFonts w:hint="cs"/>
          <w:rtl/>
        </w:rPr>
        <w:t>الاكتفاء</w:t>
      </w:r>
      <w:r w:rsidR="00AF63E9" w:rsidRPr="00DE6131">
        <w:rPr>
          <w:rFonts w:hint="cs"/>
          <w:rtl/>
        </w:rPr>
        <w:t xml:space="preserve"> </w:t>
      </w:r>
      <w:r w:rsidR="003C21D4" w:rsidRPr="00DE6131">
        <w:rPr>
          <w:rFonts w:hint="cs"/>
          <w:rtl/>
        </w:rPr>
        <w:t>ب</w:t>
      </w:r>
      <w:r w:rsidR="00AF63E9" w:rsidRPr="00DE6131">
        <w:rPr>
          <w:rFonts w:hint="cs"/>
          <w:rtl/>
        </w:rPr>
        <w:t xml:space="preserve">حرفية </w:t>
      </w:r>
      <w:r w:rsidR="003C21D4" w:rsidRPr="00DE6131">
        <w:rPr>
          <w:rFonts w:hint="cs"/>
          <w:rtl/>
        </w:rPr>
        <w:t>القواعد</w:t>
      </w:r>
      <w:r w:rsidR="00AF63E9" w:rsidRPr="00DE6131">
        <w:rPr>
          <w:rFonts w:hint="cs"/>
          <w:rtl/>
        </w:rPr>
        <w:t xml:space="preserve"> </w:t>
      </w:r>
      <w:r w:rsidR="003C21D4" w:rsidRPr="00DE6131">
        <w:rPr>
          <w:rFonts w:hint="cs"/>
          <w:rtl/>
        </w:rPr>
        <w:t>القانونية،</w:t>
      </w:r>
      <w:r w:rsidR="00AF63E9" w:rsidRPr="00DE6131">
        <w:rPr>
          <w:rFonts w:hint="cs"/>
          <w:rtl/>
        </w:rPr>
        <w:t xml:space="preserve"> </w:t>
      </w:r>
      <w:r w:rsidR="003C21D4" w:rsidRPr="00DE6131">
        <w:rPr>
          <w:rFonts w:hint="cs"/>
          <w:rtl/>
        </w:rPr>
        <w:t xml:space="preserve">بالإضافة الى </w:t>
      </w:r>
      <w:r>
        <w:rPr>
          <w:rFonts w:hint="cs"/>
          <w:rtl/>
        </w:rPr>
        <w:t xml:space="preserve"> أ</w:t>
      </w:r>
      <w:r w:rsidR="00AF63E9" w:rsidRPr="00DE6131">
        <w:rPr>
          <w:rFonts w:hint="cs"/>
          <w:rtl/>
        </w:rPr>
        <w:t>ن</w:t>
      </w:r>
      <w:r w:rsidR="003C21D4" w:rsidRPr="00DE6131">
        <w:rPr>
          <w:rFonts w:hint="cs"/>
          <w:rtl/>
        </w:rPr>
        <w:t>ه</w:t>
      </w:r>
      <w:r w:rsidR="00AF63E9" w:rsidRPr="00DE6131">
        <w:rPr>
          <w:rFonts w:hint="cs"/>
          <w:rtl/>
        </w:rPr>
        <w:t xml:space="preserve"> </w:t>
      </w:r>
      <w:r w:rsidR="003C21D4" w:rsidRPr="00DE6131">
        <w:rPr>
          <w:rFonts w:hint="cs"/>
          <w:rtl/>
        </w:rPr>
        <w:t>يمكن</w:t>
      </w:r>
      <w:r w:rsidR="00AF63E9" w:rsidRPr="00DE6131">
        <w:rPr>
          <w:rFonts w:hint="cs"/>
          <w:rtl/>
        </w:rPr>
        <w:t xml:space="preserve"> </w:t>
      </w:r>
      <w:r w:rsidR="003C21D4" w:rsidRPr="00DE6131">
        <w:rPr>
          <w:rFonts w:hint="cs"/>
          <w:rtl/>
        </w:rPr>
        <w:t xml:space="preserve">تحديد </w:t>
      </w:r>
      <w:r w:rsidR="00AF63E9" w:rsidRPr="00DE6131">
        <w:rPr>
          <w:rFonts w:hint="cs"/>
          <w:rtl/>
        </w:rPr>
        <w:t xml:space="preserve">أنواع الرقابة </w:t>
      </w:r>
      <w:r w:rsidR="003C21D4" w:rsidRPr="00DE6131">
        <w:rPr>
          <w:rFonts w:hint="cs"/>
          <w:rtl/>
        </w:rPr>
        <w:t>المتعددة</w:t>
      </w:r>
      <w:r w:rsidR="00AF63E9" w:rsidRPr="00DE6131">
        <w:rPr>
          <w:rFonts w:hint="cs"/>
          <w:rtl/>
        </w:rPr>
        <w:t xml:space="preserve"> محددة بشكل يجعل كل نوع من أنواعها واضح ا</w:t>
      </w:r>
      <w:r w:rsidR="005A5EF4">
        <w:rPr>
          <w:rFonts w:hint="cs"/>
          <w:rtl/>
        </w:rPr>
        <w:t>لمعالم والحدود بما يتوافق مع تحدي</w:t>
      </w:r>
      <w:r w:rsidR="00AF63E9" w:rsidRPr="00DE6131">
        <w:rPr>
          <w:rFonts w:hint="cs"/>
          <w:rtl/>
        </w:rPr>
        <w:t xml:space="preserve">د الاختصاصات والتي معها </w:t>
      </w:r>
      <w:r w:rsidR="003C21D4" w:rsidRPr="00DE6131">
        <w:rPr>
          <w:rFonts w:hint="cs"/>
          <w:rtl/>
        </w:rPr>
        <w:t xml:space="preserve">تمنع </w:t>
      </w:r>
      <w:r w:rsidR="005A5EF4">
        <w:rPr>
          <w:rFonts w:hint="cs"/>
          <w:rtl/>
        </w:rPr>
        <w:t>الازدواج في الرقابة أ</w:t>
      </w:r>
      <w:r w:rsidR="00AF63E9" w:rsidRPr="00DE6131">
        <w:rPr>
          <w:rFonts w:hint="cs"/>
          <w:rtl/>
        </w:rPr>
        <w:t xml:space="preserve">و </w:t>
      </w:r>
      <w:r w:rsidR="003C21D4" w:rsidRPr="00DE6131">
        <w:rPr>
          <w:rFonts w:hint="cs"/>
          <w:rtl/>
        </w:rPr>
        <w:t>عملية التداخل بينها أو</w:t>
      </w:r>
      <w:r w:rsidR="00AF63E9" w:rsidRPr="00DE6131">
        <w:rPr>
          <w:rFonts w:hint="cs"/>
          <w:rtl/>
        </w:rPr>
        <w:t xml:space="preserve"> اغتصاب السلطة الأعلى لنوع الرقابة الأدنى في  تحديد الرقابة بموجب النصوص القانونية التي توضحها وتضع اطارها العام</w:t>
      </w:r>
      <w:r w:rsidR="00B55501" w:rsidRPr="00DE6131">
        <w:rPr>
          <w:rStyle w:val="Appelnotedebasdep"/>
          <w:color w:val="000000" w:themeColor="text1"/>
          <w:rtl/>
        </w:rPr>
        <w:footnoteReference w:id="140"/>
      </w:r>
      <w:r w:rsidR="002421B1" w:rsidRPr="00DE6131">
        <w:rPr>
          <w:rFonts w:hint="cs"/>
          <w:rtl/>
        </w:rPr>
        <w:t>.</w:t>
      </w:r>
      <w:r w:rsidR="00321BEA" w:rsidRPr="00DE6131">
        <w:rPr>
          <w:rFonts w:hint="cs"/>
          <w:rtl/>
        </w:rPr>
        <w:t xml:space="preserve"> </w:t>
      </w:r>
    </w:p>
    <w:p w14:paraId="089A2F42" w14:textId="499A3C83" w:rsidR="00321BEA" w:rsidRPr="00DE6131" w:rsidRDefault="004B254A" w:rsidP="001B4F5A">
      <w:pPr>
        <w:rPr>
          <w:rtl/>
        </w:rPr>
      </w:pPr>
      <w:r w:rsidRPr="00DE6131">
        <w:rPr>
          <w:rFonts w:hint="cs"/>
          <w:rtl/>
        </w:rPr>
        <w:t>فلا يجوز للجهة الإدارية أن تستعمل سلطتها الرقابية لتحقيق غرض ليس له علاقة بحسن سي</w:t>
      </w:r>
      <w:r w:rsidR="005A5EF4">
        <w:rPr>
          <w:rFonts w:hint="cs"/>
          <w:rtl/>
        </w:rPr>
        <w:t>ر المرفق العام موضوع التعاقد، وإ</w:t>
      </w:r>
      <w:r w:rsidRPr="00DE6131">
        <w:rPr>
          <w:rFonts w:hint="cs"/>
          <w:rtl/>
        </w:rPr>
        <w:t xml:space="preserve">لا كان ذلك سبيلا </w:t>
      </w:r>
      <w:r w:rsidR="009E7678" w:rsidRPr="00DE6131">
        <w:rPr>
          <w:rFonts w:hint="cs"/>
          <w:rtl/>
        </w:rPr>
        <w:t>لإثارة</w:t>
      </w:r>
      <w:r w:rsidRPr="00DE6131">
        <w:rPr>
          <w:rFonts w:hint="cs"/>
          <w:rtl/>
        </w:rPr>
        <w:t xml:space="preserve"> عيب إساءة استعمال السلطة وبالتالي يجوز للقضاء فحص ال</w:t>
      </w:r>
      <w:r w:rsidR="005A5EF4">
        <w:rPr>
          <w:rFonts w:hint="cs"/>
          <w:rtl/>
        </w:rPr>
        <w:t>أ</w:t>
      </w:r>
      <w:r w:rsidRPr="00DE6131">
        <w:rPr>
          <w:rFonts w:hint="cs"/>
          <w:rtl/>
        </w:rPr>
        <w:t xml:space="preserve">وامر غير المشروعة </w:t>
      </w:r>
      <w:r w:rsidR="009E7678" w:rsidRPr="00DE6131">
        <w:rPr>
          <w:rFonts w:hint="cs"/>
          <w:rtl/>
        </w:rPr>
        <w:t>والتأكد</w:t>
      </w:r>
      <w:r w:rsidR="005A5EF4">
        <w:rPr>
          <w:rFonts w:hint="cs"/>
          <w:rtl/>
        </w:rPr>
        <w:t xml:space="preserve"> من سلامة الأعمال الإ</w:t>
      </w:r>
      <w:r w:rsidRPr="00DE6131">
        <w:rPr>
          <w:rFonts w:hint="cs"/>
          <w:rtl/>
        </w:rPr>
        <w:t>دارية المتخذ</w:t>
      </w:r>
      <w:r w:rsidR="00D87F13">
        <w:rPr>
          <w:rFonts w:hint="cs"/>
          <w:rtl/>
        </w:rPr>
        <w:t>ة</w:t>
      </w:r>
      <w:r w:rsidRPr="00DE6131">
        <w:rPr>
          <w:rFonts w:hint="cs"/>
          <w:rtl/>
        </w:rPr>
        <w:t xml:space="preserve"> من السلطة المفوضة المتصلة بالعقد ومبنية على أساس صحيح</w:t>
      </w:r>
      <w:r w:rsidRPr="00DE6131">
        <w:rPr>
          <w:rStyle w:val="Appelnotedebasdep"/>
          <w:color w:val="000000" w:themeColor="text1"/>
          <w:rtl/>
        </w:rPr>
        <w:footnoteReference w:id="141"/>
      </w:r>
      <w:r w:rsidRPr="00DE6131">
        <w:rPr>
          <w:rFonts w:hint="cs"/>
          <w:rtl/>
        </w:rPr>
        <w:t>.</w:t>
      </w:r>
    </w:p>
    <w:p w14:paraId="5D562A0F" w14:textId="17DA3375" w:rsidR="00C8544F" w:rsidRPr="00DE6131" w:rsidRDefault="00C50058" w:rsidP="001B4F5A">
      <w:pPr>
        <w:rPr>
          <w:rtl/>
        </w:rPr>
      </w:pPr>
      <w:r w:rsidRPr="00DE6131">
        <w:rPr>
          <w:rFonts w:hint="cs"/>
          <w:rtl/>
        </w:rPr>
        <w:t>ف</w:t>
      </w:r>
      <w:r w:rsidR="00321BEA" w:rsidRPr="00DE6131">
        <w:rPr>
          <w:rFonts w:hint="cs"/>
          <w:rtl/>
        </w:rPr>
        <w:t xml:space="preserve">رقابة المشروعية على عقود تفويض المرفق العام </w:t>
      </w:r>
      <w:r w:rsidR="009E7678" w:rsidRPr="00DE6131">
        <w:rPr>
          <w:rFonts w:hint="cs"/>
          <w:rtl/>
        </w:rPr>
        <w:t>لا تختل</w:t>
      </w:r>
      <w:r w:rsidR="009E7678" w:rsidRPr="00DE6131">
        <w:rPr>
          <w:rtl/>
        </w:rPr>
        <w:t>ف</w:t>
      </w:r>
      <w:r w:rsidRPr="00DE6131">
        <w:rPr>
          <w:rFonts w:hint="cs"/>
          <w:rtl/>
        </w:rPr>
        <w:t xml:space="preserve"> عن العقود الإدارية الأخرى فهي رقابة تتلخص في مدى احترام العقود المبرمة من طرف الجهات الإدارية </w:t>
      </w:r>
      <w:r w:rsidR="00C52DCC" w:rsidRPr="00DE6131">
        <w:rPr>
          <w:rFonts w:hint="cs"/>
          <w:rtl/>
        </w:rPr>
        <w:t>للقانون،</w:t>
      </w:r>
      <w:r w:rsidRPr="00DE6131">
        <w:rPr>
          <w:rFonts w:hint="cs"/>
          <w:rtl/>
        </w:rPr>
        <w:t xml:space="preserve"> فلا تخضع</w:t>
      </w:r>
      <w:r w:rsidR="00321BEA" w:rsidRPr="00DE6131">
        <w:rPr>
          <w:rFonts w:hint="cs"/>
          <w:rtl/>
        </w:rPr>
        <w:t xml:space="preserve"> لنظام </w:t>
      </w:r>
      <w:r w:rsidRPr="00DE6131">
        <w:rPr>
          <w:rFonts w:hint="cs"/>
          <w:rtl/>
        </w:rPr>
        <w:t xml:space="preserve">قانوني </w:t>
      </w:r>
      <w:r w:rsidR="00321BEA" w:rsidRPr="00DE6131">
        <w:rPr>
          <w:rFonts w:hint="cs"/>
          <w:rtl/>
        </w:rPr>
        <w:t>متميز لكنها تخضع للقواعد</w:t>
      </w:r>
      <w:r w:rsidRPr="00DE6131">
        <w:rPr>
          <w:rFonts w:hint="cs"/>
          <w:rtl/>
        </w:rPr>
        <w:t xml:space="preserve"> </w:t>
      </w:r>
      <w:r w:rsidR="00C52DCC" w:rsidRPr="00DE6131">
        <w:rPr>
          <w:rFonts w:hint="cs"/>
          <w:rtl/>
        </w:rPr>
        <w:t>القانونية العامة</w:t>
      </w:r>
      <w:r w:rsidRPr="00DE6131">
        <w:rPr>
          <w:rFonts w:hint="cs"/>
          <w:rtl/>
        </w:rPr>
        <w:t xml:space="preserve"> وهذه الرقابة</w:t>
      </w:r>
      <w:r w:rsidR="00321BEA" w:rsidRPr="00DE6131">
        <w:rPr>
          <w:rFonts w:hint="cs"/>
          <w:rtl/>
        </w:rPr>
        <w:t xml:space="preserve"> </w:t>
      </w:r>
      <w:r w:rsidR="009E7678" w:rsidRPr="00DE6131">
        <w:rPr>
          <w:rFonts w:hint="cs"/>
          <w:rtl/>
        </w:rPr>
        <w:t>لا تتعل</w:t>
      </w:r>
      <w:r w:rsidR="009E7678" w:rsidRPr="00DE6131">
        <w:rPr>
          <w:rtl/>
        </w:rPr>
        <w:t>ق</w:t>
      </w:r>
      <w:r w:rsidR="00C52DCC" w:rsidRPr="00DE6131">
        <w:rPr>
          <w:rFonts w:hint="cs"/>
          <w:rtl/>
        </w:rPr>
        <w:t xml:space="preserve"> بمدى</w:t>
      </w:r>
      <w:r w:rsidRPr="00DE6131">
        <w:rPr>
          <w:rFonts w:hint="cs"/>
          <w:rtl/>
        </w:rPr>
        <w:t xml:space="preserve"> الاستجابة </w:t>
      </w:r>
      <w:r w:rsidR="009E7678" w:rsidRPr="00DE6131">
        <w:rPr>
          <w:rFonts w:hint="cs"/>
          <w:rtl/>
        </w:rPr>
        <w:t xml:space="preserve">لتنفيذ </w:t>
      </w:r>
      <w:r w:rsidR="00321BEA" w:rsidRPr="00DE6131">
        <w:rPr>
          <w:rFonts w:hint="cs"/>
          <w:rtl/>
        </w:rPr>
        <w:t>عقود تفويض المرفق العام</w:t>
      </w:r>
      <w:r w:rsidR="00D87F13">
        <w:rPr>
          <w:rFonts w:hint="cs"/>
          <w:rtl/>
        </w:rPr>
        <w:t>،</w:t>
      </w:r>
      <w:r w:rsidR="00321BEA" w:rsidRPr="00DE6131">
        <w:rPr>
          <w:rFonts w:hint="cs"/>
          <w:rtl/>
        </w:rPr>
        <w:t xml:space="preserve"> ولكنها تتعلق بمدى احترام العقد </w:t>
      </w:r>
      <w:r w:rsidR="00C52DCC" w:rsidRPr="00DE6131">
        <w:rPr>
          <w:rFonts w:hint="cs"/>
          <w:rtl/>
        </w:rPr>
        <w:t>للنصوص والقواعد القانونية فحسب</w:t>
      </w:r>
      <w:r w:rsidRPr="00DE6131">
        <w:rPr>
          <w:rFonts w:hint="cs"/>
          <w:rtl/>
        </w:rPr>
        <w:t xml:space="preserve"> فهي </w:t>
      </w:r>
      <w:r w:rsidR="00D87F13">
        <w:rPr>
          <w:rFonts w:hint="cs"/>
          <w:rtl/>
        </w:rPr>
        <w:t>إ</w:t>
      </w:r>
      <w:r w:rsidR="00C52DCC" w:rsidRPr="00DE6131">
        <w:rPr>
          <w:rFonts w:hint="cs"/>
          <w:rtl/>
        </w:rPr>
        <w:t>ذ</w:t>
      </w:r>
      <w:r w:rsidR="00D87F13">
        <w:rPr>
          <w:rFonts w:hint="cs"/>
          <w:rtl/>
        </w:rPr>
        <w:t>ا</w:t>
      </w:r>
      <w:r w:rsidR="00C52DCC" w:rsidRPr="00DE6131">
        <w:rPr>
          <w:rFonts w:hint="cs"/>
          <w:rtl/>
        </w:rPr>
        <w:t xml:space="preserve"> رقابة</w:t>
      </w:r>
      <w:r w:rsidR="00321BEA" w:rsidRPr="00DE6131">
        <w:rPr>
          <w:rFonts w:hint="cs"/>
          <w:rtl/>
        </w:rPr>
        <w:t xml:space="preserve"> </w:t>
      </w:r>
      <w:r w:rsidR="004B254A" w:rsidRPr="00DE6131">
        <w:rPr>
          <w:rFonts w:hint="cs"/>
          <w:rtl/>
        </w:rPr>
        <w:t>تستهدف حماية العقد واخضاعه لما ينص عليه القانون بمفهومه الواسع</w:t>
      </w:r>
      <w:r w:rsidR="00321BEA" w:rsidRPr="00DE6131">
        <w:rPr>
          <w:rStyle w:val="Appelnotedebasdep"/>
          <w:color w:val="000000" w:themeColor="text1"/>
          <w:rtl/>
        </w:rPr>
        <w:footnoteReference w:id="142"/>
      </w:r>
      <w:r w:rsidR="00D87F13">
        <w:rPr>
          <w:rFonts w:hint="cs"/>
          <w:rtl/>
        </w:rPr>
        <w:t>، وهي رقابة تمارسها إ</w:t>
      </w:r>
      <w:r w:rsidR="004B254A" w:rsidRPr="00DE6131">
        <w:rPr>
          <w:rFonts w:hint="cs"/>
          <w:rtl/>
        </w:rPr>
        <w:t>ما السلطة المفوضة على ذاتها من خلال اللجان والهيئات التي تنش</w:t>
      </w:r>
      <w:r w:rsidR="009E7678" w:rsidRPr="00DE6131">
        <w:rPr>
          <w:rFonts w:hint="cs"/>
          <w:rtl/>
        </w:rPr>
        <w:t>أ</w:t>
      </w:r>
      <w:r w:rsidR="00D87F13">
        <w:rPr>
          <w:rFonts w:hint="cs"/>
          <w:rtl/>
        </w:rPr>
        <w:t>ها لهذا الغرض وإ</w:t>
      </w:r>
      <w:r w:rsidR="004B254A" w:rsidRPr="00DE6131">
        <w:rPr>
          <w:rFonts w:hint="cs"/>
          <w:rtl/>
        </w:rPr>
        <w:t>ما</w:t>
      </w:r>
      <w:r w:rsidR="009E7678" w:rsidRPr="00DE6131">
        <w:rPr>
          <w:rFonts w:hint="cs"/>
          <w:rtl/>
        </w:rPr>
        <w:t xml:space="preserve"> </w:t>
      </w:r>
      <w:r w:rsidR="004B254A" w:rsidRPr="00DE6131">
        <w:rPr>
          <w:rFonts w:hint="cs"/>
          <w:rtl/>
        </w:rPr>
        <w:t xml:space="preserve">عن طريق هيئات مركزية تمارس الوصاية على الجهات </w:t>
      </w:r>
      <w:r w:rsidR="00C8544F" w:rsidRPr="00DE6131">
        <w:rPr>
          <w:rFonts w:hint="cs"/>
          <w:rtl/>
        </w:rPr>
        <w:t>المفوضة فالرقابة</w:t>
      </w:r>
      <w:r w:rsidR="004B254A" w:rsidRPr="00DE6131">
        <w:rPr>
          <w:rFonts w:hint="cs"/>
          <w:rtl/>
        </w:rPr>
        <w:t xml:space="preserve"> الإدارية</w:t>
      </w:r>
      <w:r w:rsidR="00C8544F" w:rsidRPr="00DE6131">
        <w:rPr>
          <w:rFonts w:hint="cs"/>
          <w:rtl/>
        </w:rPr>
        <w:t xml:space="preserve"> من خلال </w:t>
      </w:r>
      <w:r w:rsidR="00937BCB">
        <w:rPr>
          <w:rFonts w:hint="cs"/>
          <w:rtl/>
        </w:rPr>
        <w:t>إحالة العقود موضوع التفويض الى إ</w:t>
      </w:r>
      <w:r w:rsidR="00C8544F" w:rsidRPr="00DE6131">
        <w:rPr>
          <w:rFonts w:hint="cs"/>
          <w:rtl/>
        </w:rPr>
        <w:t xml:space="preserve">ليها من مراقبة مدى مطابقتها للنصوص القانونية </w:t>
      </w:r>
      <w:r w:rsidR="009E7678" w:rsidRPr="00DE6131">
        <w:rPr>
          <w:rFonts w:hint="cs"/>
          <w:rtl/>
        </w:rPr>
        <w:t>المعمو</w:t>
      </w:r>
      <w:r w:rsidR="009E7678" w:rsidRPr="00DE6131">
        <w:rPr>
          <w:rtl/>
        </w:rPr>
        <w:t>ل</w:t>
      </w:r>
      <w:r w:rsidR="00C8544F" w:rsidRPr="00DE6131">
        <w:rPr>
          <w:rFonts w:hint="cs"/>
          <w:rtl/>
        </w:rPr>
        <w:t xml:space="preserve"> بها.</w:t>
      </w:r>
      <w:r w:rsidR="004B254A" w:rsidRPr="00DE6131">
        <w:rPr>
          <w:rFonts w:hint="cs"/>
          <w:rtl/>
        </w:rPr>
        <w:t xml:space="preserve"> </w:t>
      </w:r>
    </w:p>
    <w:p w14:paraId="464B5C1C" w14:textId="039FBC48" w:rsidR="002C3FF3" w:rsidRPr="00DE6131" w:rsidRDefault="00937BCB" w:rsidP="001B4F5A">
      <w:pPr>
        <w:rPr>
          <w:b/>
          <w:bCs/>
          <w:sz w:val="24"/>
          <w:szCs w:val="24"/>
          <w:rtl/>
        </w:rPr>
      </w:pPr>
      <w:r>
        <w:rPr>
          <w:rFonts w:hint="cs"/>
          <w:rtl/>
        </w:rPr>
        <w:t>فالحرص على أ</w:t>
      </w:r>
      <w:r w:rsidR="00C8544F" w:rsidRPr="00DE6131">
        <w:rPr>
          <w:rFonts w:hint="cs"/>
          <w:rtl/>
        </w:rPr>
        <w:t>ن يكون عقد تفويض المرفق العام مطابقا للقواعد القانونية هو في حقيقة ال</w:t>
      </w:r>
      <w:r>
        <w:rPr>
          <w:rFonts w:hint="cs"/>
          <w:rtl/>
        </w:rPr>
        <w:t>أ</w:t>
      </w:r>
      <w:r w:rsidR="00C8544F" w:rsidRPr="00DE6131">
        <w:rPr>
          <w:rFonts w:hint="cs"/>
          <w:rtl/>
        </w:rPr>
        <w:t>مر حماية للعقد في حد ذاته والمساهمة في استقراره</w:t>
      </w:r>
      <w:r>
        <w:rPr>
          <w:rFonts w:hint="cs"/>
          <w:rtl/>
        </w:rPr>
        <w:t>،</w:t>
      </w:r>
      <w:r w:rsidR="00C8544F" w:rsidRPr="00DE6131">
        <w:rPr>
          <w:rFonts w:hint="cs"/>
          <w:rtl/>
        </w:rPr>
        <w:t xml:space="preserve"> وبالتالي استقرار ونجاح عملية الاستثمار في المرفق </w:t>
      </w:r>
      <w:r w:rsidR="00564A1D" w:rsidRPr="00DE6131">
        <w:rPr>
          <w:rFonts w:hint="cs"/>
          <w:rtl/>
        </w:rPr>
        <w:t>العام،</w:t>
      </w:r>
      <w:r w:rsidR="00C8544F" w:rsidRPr="00DE6131">
        <w:rPr>
          <w:rFonts w:hint="cs"/>
          <w:rtl/>
        </w:rPr>
        <w:t xml:space="preserve"> ل</w:t>
      </w:r>
      <w:r>
        <w:rPr>
          <w:rFonts w:hint="cs"/>
          <w:rtl/>
        </w:rPr>
        <w:t>أ</w:t>
      </w:r>
      <w:r w:rsidR="00C8544F" w:rsidRPr="00DE6131">
        <w:rPr>
          <w:rFonts w:hint="cs"/>
          <w:rtl/>
        </w:rPr>
        <w:t xml:space="preserve">ن تعلق العقد بالمرفق العام يفرض تمتعه بنوع من الضمان ويساهم في استقرار المراكز القانونية لجميع </w:t>
      </w:r>
      <w:r w:rsidR="00564A1D" w:rsidRPr="00DE6131">
        <w:rPr>
          <w:rFonts w:hint="cs"/>
          <w:rtl/>
        </w:rPr>
        <w:t>أطراف</w:t>
      </w:r>
      <w:r w:rsidR="00C8544F" w:rsidRPr="00DE6131">
        <w:rPr>
          <w:rFonts w:hint="cs"/>
          <w:rtl/>
        </w:rPr>
        <w:t xml:space="preserve"> العقد ويحميها من مخاطر دعاوى الإلغاء والبطلان مما يؤثر سلبا على عملية استغلال وإدارة المرفق العام </w:t>
      </w:r>
      <w:r w:rsidR="00564A1D" w:rsidRPr="00DE6131">
        <w:rPr>
          <w:rFonts w:hint="cs"/>
          <w:rtl/>
        </w:rPr>
        <w:t>بشكل منتظم</w:t>
      </w:r>
      <w:r w:rsidR="00BB0248">
        <w:rPr>
          <w:rFonts w:hint="cs"/>
          <w:rtl/>
        </w:rPr>
        <w:t>،</w:t>
      </w:r>
      <w:r w:rsidR="004B254A" w:rsidRPr="00DE6131">
        <w:rPr>
          <w:rFonts w:hint="cs"/>
          <w:rtl/>
        </w:rPr>
        <w:t xml:space="preserve"> </w:t>
      </w:r>
      <w:r w:rsidR="00564A1D" w:rsidRPr="00DE6131">
        <w:rPr>
          <w:rFonts w:hint="cs"/>
          <w:rtl/>
        </w:rPr>
        <w:t>ف</w:t>
      </w:r>
      <w:r w:rsidR="009756E9" w:rsidRPr="00DE6131">
        <w:rPr>
          <w:rFonts w:hint="cs"/>
          <w:rtl/>
        </w:rPr>
        <w:t xml:space="preserve">التأكد من مشروعية </w:t>
      </w:r>
      <w:r w:rsidR="00564A1D" w:rsidRPr="00DE6131">
        <w:rPr>
          <w:rFonts w:hint="cs"/>
          <w:rtl/>
        </w:rPr>
        <w:t xml:space="preserve">النشاط الإداري </w:t>
      </w:r>
      <w:r w:rsidR="00BB0248">
        <w:rPr>
          <w:rFonts w:hint="cs"/>
          <w:rtl/>
        </w:rPr>
        <w:t>ل</w:t>
      </w:r>
      <w:r w:rsidR="00564A1D" w:rsidRPr="00DE6131">
        <w:rPr>
          <w:rFonts w:hint="cs"/>
          <w:rtl/>
        </w:rPr>
        <w:t>لجهة المانحة للتفويض يساهم بشكل فعال في</w:t>
      </w:r>
      <w:r w:rsidR="009756E9" w:rsidRPr="00DE6131">
        <w:rPr>
          <w:rFonts w:hint="cs"/>
          <w:rtl/>
        </w:rPr>
        <w:t xml:space="preserve"> بتحقيق الأهداف </w:t>
      </w:r>
      <w:r w:rsidR="00916FBA">
        <w:rPr>
          <w:rFonts w:hint="cs"/>
          <w:rtl/>
        </w:rPr>
        <w:t>المسطرة من قبل الجهات العامة المتعاقدة</w:t>
      </w:r>
      <w:r w:rsidR="00B55501" w:rsidRPr="00DE6131">
        <w:rPr>
          <w:rStyle w:val="Appelnotedebasdep"/>
          <w:color w:val="000000" w:themeColor="text1"/>
          <w:rtl/>
        </w:rPr>
        <w:footnoteReference w:id="143"/>
      </w:r>
      <w:r w:rsidR="00552CF2" w:rsidRPr="00DE6131">
        <w:rPr>
          <w:rFonts w:hint="cs"/>
          <w:rtl/>
        </w:rPr>
        <w:t>،</w:t>
      </w:r>
      <w:r w:rsidR="006D0358" w:rsidRPr="00DE6131">
        <w:rPr>
          <w:rFonts w:hint="cs"/>
          <w:rtl/>
        </w:rPr>
        <w:t xml:space="preserve"> في </w:t>
      </w:r>
      <w:r w:rsidR="00552CF2" w:rsidRPr="00DE6131">
        <w:rPr>
          <w:rFonts w:hint="cs"/>
          <w:rtl/>
        </w:rPr>
        <w:t>إطار</w:t>
      </w:r>
      <w:r w:rsidR="006D0358" w:rsidRPr="00DE6131">
        <w:rPr>
          <w:rFonts w:hint="cs"/>
          <w:rtl/>
        </w:rPr>
        <w:t xml:space="preserve"> ما تقرره السياسة العامة </w:t>
      </w:r>
      <w:r w:rsidR="00916FBA">
        <w:rPr>
          <w:rFonts w:hint="cs"/>
          <w:rtl/>
        </w:rPr>
        <w:t xml:space="preserve">للدولة وفي </w:t>
      </w:r>
      <w:r w:rsidR="00BB0248">
        <w:rPr>
          <w:rFonts w:hint="cs"/>
          <w:rtl/>
        </w:rPr>
        <w:t>إ</w:t>
      </w:r>
      <w:r w:rsidR="00916FBA">
        <w:rPr>
          <w:rFonts w:hint="cs"/>
          <w:rtl/>
        </w:rPr>
        <w:t>طار التوجه العام الذي تن</w:t>
      </w:r>
      <w:r w:rsidR="00265404">
        <w:rPr>
          <w:rFonts w:hint="cs"/>
          <w:rtl/>
        </w:rPr>
        <w:t>ت</w:t>
      </w:r>
      <w:r w:rsidR="00916FBA">
        <w:rPr>
          <w:rFonts w:hint="cs"/>
          <w:rtl/>
        </w:rPr>
        <w:t xml:space="preserve">هجه السلطات العامة في </w:t>
      </w:r>
      <w:r w:rsidR="00291225">
        <w:rPr>
          <w:rFonts w:hint="cs"/>
          <w:rtl/>
        </w:rPr>
        <w:t xml:space="preserve">الدولة </w:t>
      </w:r>
      <w:r w:rsidR="00916FBA">
        <w:rPr>
          <w:rFonts w:hint="cs"/>
          <w:rtl/>
        </w:rPr>
        <w:t xml:space="preserve">  </w:t>
      </w:r>
      <w:r w:rsidR="00234DE4">
        <w:rPr>
          <w:rFonts w:hint="cs"/>
          <w:rtl/>
        </w:rPr>
        <w:t xml:space="preserve">بالإضافة الى أن مبدأ الشرعية والخضوع للقانون بمفهومه الواسع أصبح أبرز المفاهيم التي ترتكز </w:t>
      </w:r>
      <w:r w:rsidR="00234DE4">
        <w:rPr>
          <w:rFonts w:hint="cs"/>
          <w:rtl/>
        </w:rPr>
        <w:lastRenderedPageBreak/>
        <w:t>عليها الدول الحديثة</w:t>
      </w:r>
      <w:r w:rsidR="00BA121B">
        <w:rPr>
          <w:rFonts w:hint="cs"/>
          <w:rtl/>
        </w:rPr>
        <w:t xml:space="preserve">، فالالتزام بمبدأ المشروعية هو </w:t>
      </w:r>
      <w:r w:rsidR="00265404">
        <w:rPr>
          <w:rFonts w:hint="cs"/>
          <w:rtl/>
        </w:rPr>
        <w:t>بمثابة</w:t>
      </w:r>
      <w:r w:rsidR="00BA121B">
        <w:rPr>
          <w:rFonts w:hint="cs"/>
          <w:rtl/>
        </w:rPr>
        <w:t xml:space="preserve"> صمام الأمان بالنسبة لجميع</w:t>
      </w:r>
      <w:r w:rsidR="00291225">
        <w:rPr>
          <w:rFonts w:hint="cs"/>
          <w:rtl/>
        </w:rPr>
        <w:t xml:space="preserve"> الأشخاص القانونية سواء العامة أو الخاصة غير أ</w:t>
      </w:r>
      <w:r w:rsidR="00BA121B">
        <w:rPr>
          <w:rFonts w:hint="cs"/>
          <w:rtl/>
        </w:rPr>
        <w:t xml:space="preserve">ن مركز السلطة المفوضة باعتبارها </w:t>
      </w:r>
      <w:r w:rsidR="00690846">
        <w:rPr>
          <w:rFonts w:hint="cs"/>
          <w:rtl/>
        </w:rPr>
        <w:t>شخص اعتباري عام يمثل السلطة العامة</w:t>
      </w:r>
      <w:r w:rsidR="00291225">
        <w:rPr>
          <w:rFonts w:hint="cs"/>
          <w:rtl/>
        </w:rPr>
        <w:t>،</w:t>
      </w:r>
      <w:r w:rsidR="00690846">
        <w:rPr>
          <w:rFonts w:hint="cs"/>
          <w:rtl/>
        </w:rPr>
        <w:t xml:space="preserve"> يفرض عليها بذل عناية خاصة </w:t>
      </w:r>
      <w:r w:rsidR="00291225">
        <w:rPr>
          <w:rFonts w:hint="cs"/>
          <w:rtl/>
        </w:rPr>
        <w:t>في سبيل تأ</w:t>
      </w:r>
      <w:r w:rsidR="006B6903">
        <w:rPr>
          <w:rFonts w:hint="cs"/>
          <w:rtl/>
        </w:rPr>
        <w:t>مين الشرعية اللازمة لجميع أعمالها وتصرفاتها القانونية</w:t>
      </w:r>
      <w:r w:rsidR="004C2DE6">
        <w:rPr>
          <w:rFonts w:hint="cs"/>
          <w:rtl/>
        </w:rPr>
        <w:t xml:space="preserve"> باعتبا</w:t>
      </w:r>
      <w:r w:rsidR="00291225">
        <w:rPr>
          <w:rFonts w:hint="cs"/>
          <w:rtl/>
        </w:rPr>
        <w:t>ر الالتزام بالشرعية ولاسيما في إ</w:t>
      </w:r>
      <w:r w:rsidR="004C2DE6">
        <w:rPr>
          <w:rFonts w:hint="cs"/>
          <w:rtl/>
        </w:rPr>
        <w:t xml:space="preserve">طار العقود الإدارية وعقود التفويض على وجه التحديد يحافظ على المصداقية المفترضة </w:t>
      </w:r>
      <w:r w:rsidR="00E47173">
        <w:rPr>
          <w:rFonts w:hint="cs"/>
          <w:rtl/>
        </w:rPr>
        <w:t xml:space="preserve">لأشخاص القانون العام المتعاقدة ويشكل حافزا مهما </w:t>
      </w:r>
      <w:r w:rsidR="00265404">
        <w:rPr>
          <w:rFonts w:hint="cs"/>
          <w:rtl/>
        </w:rPr>
        <w:t>لإقبال</w:t>
      </w:r>
      <w:r w:rsidR="00203272">
        <w:rPr>
          <w:rFonts w:hint="cs"/>
          <w:rtl/>
        </w:rPr>
        <w:t xml:space="preserve"> الخواص على التعاقد مع الجهات المانحة.</w:t>
      </w:r>
      <w:r w:rsidR="00234DE4">
        <w:rPr>
          <w:rFonts w:hint="cs"/>
          <w:rtl/>
        </w:rPr>
        <w:t xml:space="preserve"> </w:t>
      </w:r>
      <w:r w:rsidR="00E271AA" w:rsidRPr="00DE6131">
        <w:rPr>
          <w:rFonts w:hint="cs"/>
          <w:rtl/>
        </w:rPr>
        <w:t xml:space="preserve"> </w:t>
      </w:r>
    </w:p>
    <w:p w14:paraId="7A64A03D" w14:textId="4DE8C0D1" w:rsidR="00A139B1" w:rsidRPr="00DE6131" w:rsidRDefault="00CA53DF" w:rsidP="004F2087">
      <w:pPr>
        <w:ind w:firstLine="0"/>
        <w:outlineLvl w:val="4"/>
        <w:rPr>
          <w:b/>
          <w:bCs/>
          <w:color w:val="000000" w:themeColor="text1"/>
          <w:rtl/>
        </w:rPr>
      </w:pPr>
      <w:bookmarkStart w:id="145" w:name="_Toc165664624"/>
      <w:bookmarkStart w:id="146" w:name="_Toc165665124"/>
      <w:bookmarkStart w:id="147" w:name="_Toc168134066"/>
      <w:r w:rsidRPr="00DE6131">
        <w:rPr>
          <w:rFonts w:hint="cs"/>
          <w:b/>
          <w:bCs/>
          <w:color w:val="000000" w:themeColor="text1"/>
          <w:rtl/>
        </w:rPr>
        <w:t>الفرع</w:t>
      </w:r>
      <w:r w:rsidR="000D1507" w:rsidRPr="00DE6131">
        <w:rPr>
          <w:rFonts w:hint="cs"/>
          <w:b/>
          <w:bCs/>
          <w:color w:val="000000" w:themeColor="text1"/>
          <w:rtl/>
        </w:rPr>
        <w:t xml:space="preserve"> </w:t>
      </w:r>
      <w:r w:rsidR="007C3C9A" w:rsidRPr="00DE6131">
        <w:rPr>
          <w:rFonts w:hint="cs"/>
          <w:b/>
          <w:bCs/>
          <w:color w:val="000000" w:themeColor="text1"/>
          <w:rtl/>
        </w:rPr>
        <w:t>الثالث</w:t>
      </w:r>
      <w:r w:rsidR="000D1507" w:rsidRPr="00DE6131">
        <w:rPr>
          <w:rFonts w:hint="cs"/>
          <w:b/>
          <w:bCs/>
          <w:color w:val="000000" w:themeColor="text1"/>
          <w:rtl/>
        </w:rPr>
        <w:t>:</w:t>
      </w:r>
      <w:r w:rsidR="006836E2" w:rsidRPr="00DE6131">
        <w:rPr>
          <w:rFonts w:hint="cs"/>
          <w:b/>
          <w:bCs/>
          <w:color w:val="000000" w:themeColor="text1"/>
          <w:rtl/>
        </w:rPr>
        <w:t xml:space="preserve"> </w:t>
      </w:r>
      <w:r w:rsidR="000D1507" w:rsidRPr="00DE6131">
        <w:rPr>
          <w:rFonts w:hint="cs"/>
          <w:b/>
          <w:bCs/>
          <w:color w:val="000000" w:themeColor="text1"/>
          <w:rtl/>
        </w:rPr>
        <w:t>الرقابة السياسية التشريعي</w:t>
      </w:r>
      <w:r w:rsidR="00952305" w:rsidRPr="00DE6131">
        <w:rPr>
          <w:rFonts w:hint="cs"/>
          <w:b/>
          <w:bCs/>
          <w:color w:val="000000" w:themeColor="text1"/>
          <w:rtl/>
        </w:rPr>
        <w:t>ة</w:t>
      </w:r>
      <w:bookmarkEnd w:id="145"/>
      <w:bookmarkEnd w:id="146"/>
      <w:bookmarkEnd w:id="147"/>
    </w:p>
    <w:p w14:paraId="6C27ECFD" w14:textId="5BEC4A64" w:rsidR="00301F84" w:rsidRPr="00DE6131" w:rsidRDefault="006D509E" w:rsidP="001B4F5A">
      <w:pPr>
        <w:rPr>
          <w:rtl/>
        </w:rPr>
      </w:pPr>
      <w:r w:rsidRPr="00DE6131">
        <w:rPr>
          <w:rFonts w:hint="cs"/>
          <w:rtl/>
        </w:rPr>
        <w:t xml:space="preserve">الرقابة التشريعية </w:t>
      </w:r>
      <w:r w:rsidR="008F521A" w:rsidRPr="00DE6131">
        <w:rPr>
          <w:rFonts w:hint="cs"/>
          <w:rtl/>
        </w:rPr>
        <w:t xml:space="preserve">تتجسد خاصة في شكل نصوص قانونية تسنها  السلطة التشريعية  لتنظيم عقود التفويض في شكل قواعد قانونية تفصل في الحالات التي يجوز للجهة الإدارية </w:t>
      </w:r>
      <w:r w:rsidR="00AF132B" w:rsidRPr="00DE6131">
        <w:rPr>
          <w:rFonts w:hint="cs"/>
          <w:rtl/>
        </w:rPr>
        <w:t>فيها</w:t>
      </w:r>
      <w:r w:rsidR="008F521A" w:rsidRPr="00DE6131">
        <w:rPr>
          <w:rFonts w:hint="cs"/>
          <w:rtl/>
        </w:rPr>
        <w:t xml:space="preserve"> ابرام </w:t>
      </w:r>
      <w:r w:rsidRPr="00DE6131">
        <w:rPr>
          <w:rFonts w:hint="cs"/>
          <w:rtl/>
        </w:rPr>
        <w:t xml:space="preserve"> </w:t>
      </w:r>
      <w:r w:rsidR="00AF132B" w:rsidRPr="00DE6131">
        <w:rPr>
          <w:rFonts w:hint="cs"/>
          <w:rtl/>
        </w:rPr>
        <w:t xml:space="preserve">عقود تفويض المرفق العام وكذا </w:t>
      </w:r>
      <w:r w:rsidR="00735B6C">
        <w:rPr>
          <w:rFonts w:hint="cs"/>
          <w:rtl/>
        </w:rPr>
        <w:t>وضع الآ</w:t>
      </w:r>
      <w:r w:rsidRPr="00DE6131">
        <w:rPr>
          <w:rFonts w:hint="cs"/>
          <w:rtl/>
        </w:rPr>
        <w:t xml:space="preserve">ليات </w:t>
      </w:r>
      <w:r w:rsidR="00AF132B" w:rsidRPr="00DE6131">
        <w:rPr>
          <w:rFonts w:hint="cs"/>
          <w:rtl/>
        </w:rPr>
        <w:t>اللازمة</w:t>
      </w:r>
      <w:r w:rsidRPr="00DE6131">
        <w:rPr>
          <w:rFonts w:hint="cs"/>
          <w:rtl/>
        </w:rPr>
        <w:t xml:space="preserve"> </w:t>
      </w:r>
      <w:r w:rsidR="00735B6C">
        <w:rPr>
          <w:rFonts w:hint="cs"/>
          <w:rtl/>
        </w:rPr>
        <w:t>ل</w:t>
      </w:r>
      <w:r w:rsidRPr="00DE6131">
        <w:rPr>
          <w:rFonts w:hint="cs"/>
          <w:rtl/>
        </w:rPr>
        <w:t>ذلك</w:t>
      </w:r>
      <w:r w:rsidR="00AF132B" w:rsidRPr="00DE6131">
        <w:rPr>
          <w:rFonts w:hint="cs"/>
          <w:rtl/>
        </w:rPr>
        <w:t xml:space="preserve">، فبداية عملية الرقابة على عقود التفويض تنطلق من السلطة التشريعية </w:t>
      </w:r>
      <w:r w:rsidR="005C29F1" w:rsidRPr="00DE6131">
        <w:rPr>
          <w:rFonts w:hint="cs"/>
          <w:rtl/>
        </w:rPr>
        <w:t>ب</w:t>
      </w:r>
      <w:r w:rsidR="00AF132B" w:rsidRPr="00DE6131">
        <w:rPr>
          <w:rFonts w:hint="cs"/>
          <w:rtl/>
        </w:rPr>
        <w:t>وصفها صاحبة السيادة في تنظيم جميع المجالات المتعلقة بجميع أشخاص القانون ومنها تنظيم عملية التعاقد</w:t>
      </w:r>
      <w:r w:rsidR="005C29F1" w:rsidRPr="00DE6131">
        <w:rPr>
          <w:rFonts w:hint="cs"/>
          <w:rtl/>
        </w:rPr>
        <w:t xml:space="preserve">، والحالات التي تتيح </w:t>
      </w:r>
      <w:r w:rsidR="00301F84" w:rsidRPr="00DE6131">
        <w:rPr>
          <w:rFonts w:hint="cs"/>
          <w:rtl/>
        </w:rPr>
        <w:t xml:space="preserve"> للإدارة استخدام تقنية التفويض </w:t>
      </w:r>
      <w:r w:rsidR="005C29F1" w:rsidRPr="00DE6131">
        <w:rPr>
          <w:rFonts w:hint="cs"/>
          <w:rtl/>
        </w:rPr>
        <w:t>وتبين</w:t>
      </w:r>
      <w:r w:rsidR="00301F84" w:rsidRPr="00DE6131">
        <w:rPr>
          <w:rFonts w:hint="cs"/>
          <w:rtl/>
        </w:rPr>
        <w:t xml:space="preserve"> حدودها وتمارس </w:t>
      </w:r>
      <w:r w:rsidR="00847361" w:rsidRPr="00DE6131">
        <w:rPr>
          <w:rFonts w:hint="cs"/>
          <w:rtl/>
        </w:rPr>
        <w:t>هذه</w:t>
      </w:r>
      <w:r w:rsidR="00301F84" w:rsidRPr="00DE6131">
        <w:rPr>
          <w:rFonts w:hint="cs"/>
          <w:rtl/>
        </w:rPr>
        <w:t xml:space="preserve"> الرقابة السلطة التشريعية وفقا للنظام الدستوري </w:t>
      </w:r>
      <w:r w:rsidR="00847361" w:rsidRPr="00DE6131">
        <w:rPr>
          <w:rFonts w:hint="cs"/>
          <w:rtl/>
        </w:rPr>
        <w:t xml:space="preserve">المعتمد  في كل </w:t>
      </w:r>
      <w:r w:rsidR="00735B6C">
        <w:rPr>
          <w:rFonts w:hint="cs"/>
          <w:rtl/>
        </w:rPr>
        <w:t xml:space="preserve"> دولة</w:t>
      </w:r>
      <w:r w:rsidR="005C29F1" w:rsidRPr="00DE6131">
        <w:rPr>
          <w:rFonts w:hint="cs"/>
          <w:rtl/>
        </w:rPr>
        <w:t xml:space="preserve">، </w:t>
      </w:r>
      <w:r w:rsidR="00847361" w:rsidRPr="00DE6131">
        <w:rPr>
          <w:rFonts w:hint="cs"/>
          <w:rtl/>
        </w:rPr>
        <w:t>وبالاستعانة ب</w:t>
      </w:r>
      <w:r w:rsidR="00301F84" w:rsidRPr="00DE6131">
        <w:rPr>
          <w:rFonts w:hint="cs"/>
          <w:rtl/>
        </w:rPr>
        <w:t xml:space="preserve">وسائل </w:t>
      </w:r>
      <w:r w:rsidR="00847361" w:rsidRPr="00DE6131">
        <w:rPr>
          <w:rFonts w:hint="cs"/>
          <w:rtl/>
        </w:rPr>
        <w:t>تتباين</w:t>
      </w:r>
      <w:r w:rsidR="00301F84" w:rsidRPr="00DE6131">
        <w:rPr>
          <w:rFonts w:hint="cs"/>
          <w:rtl/>
        </w:rPr>
        <w:t xml:space="preserve"> من نظام قانوني </w:t>
      </w:r>
      <w:r w:rsidR="009E7678" w:rsidRPr="00DE6131">
        <w:rPr>
          <w:rFonts w:hint="cs"/>
          <w:rtl/>
        </w:rPr>
        <w:t>لآخر</w:t>
      </w:r>
      <w:r w:rsidR="005C29F1" w:rsidRPr="00DE6131">
        <w:rPr>
          <w:rFonts w:hint="cs"/>
          <w:rtl/>
        </w:rPr>
        <w:t>،</w:t>
      </w:r>
      <w:r w:rsidR="00301F84" w:rsidRPr="00DE6131">
        <w:rPr>
          <w:rFonts w:hint="cs"/>
          <w:rtl/>
        </w:rPr>
        <w:t xml:space="preserve"> ففي فرنسا واستنادا لدست</w:t>
      </w:r>
      <w:r w:rsidR="005C29F1" w:rsidRPr="00DE6131">
        <w:rPr>
          <w:rFonts w:hint="cs"/>
          <w:rtl/>
        </w:rPr>
        <w:t xml:space="preserve">ور الجمهورية الخامسة لعام 1958 </w:t>
      </w:r>
      <w:r w:rsidR="00847361" w:rsidRPr="00DE6131">
        <w:rPr>
          <w:rFonts w:hint="cs"/>
          <w:rtl/>
        </w:rPr>
        <w:t>يمكن</w:t>
      </w:r>
      <w:r w:rsidR="00301F84" w:rsidRPr="00DE6131">
        <w:rPr>
          <w:rFonts w:hint="cs"/>
          <w:rtl/>
        </w:rPr>
        <w:t xml:space="preserve"> </w:t>
      </w:r>
      <w:r w:rsidR="00847361" w:rsidRPr="00DE6131">
        <w:rPr>
          <w:rFonts w:hint="cs"/>
          <w:rtl/>
        </w:rPr>
        <w:t>ل</w:t>
      </w:r>
      <w:r w:rsidR="00301F84" w:rsidRPr="00DE6131">
        <w:rPr>
          <w:rFonts w:hint="cs"/>
          <w:rtl/>
        </w:rPr>
        <w:t xml:space="preserve">لإدارة ابرام عقود </w:t>
      </w:r>
      <w:r w:rsidR="00F77FC0" w:rsidRPr="00DE6131">
        <w:rPr>
          <w:rFonts w:hint="cs"/>
          <w:rtl/>
        </w:rPr>
        <w:t xml:space="preserve">تفويض للمرافق العامة دون </w:t>
      </w:r>
      <w:r w:rsidR="00847361" w:rsidRPr="00DE6131">
        <w:rPr>
          <w:rFonts w:hint="cs"/>
          <w:rtl/>
        </w:rPr>
        <w:t xml:space="preserve">الرجوع </w:t>
      </w:r>
      <w:r w:rsidR="00F77FC0" w:rsidRPr="00DE6131">
        <w:rPr>
          <w:rFonts w:hint="cs"/>
          <w:rtl/>
        </w:rPr>
        <w:t xml:space="preserve"> </w:t>
      </w:r>
      <w:r w:rsidR="009E7678" w:rsidRPr="00DE6131">
        <w:rPr>
          <w:rFonts w:hint="cs"/>
          <w:rtl/>
        </w:rPr>
        <w:t>لأخذ</w:t>
      </w:r>
      <w:r w:rsidR="005C29F1" w:rsidRPr="00DE6131">
        <w:rPr>
          <w:rFonts w:hint="cs"/>
          <w:rtl/>
        </w:rPr>
        <w:t xml:space="preserve"> </w:t>
      </w:r>
      <w:r w:rsidR="00735B6C">
        <w:rPr>
          <w:rFonts w:hint="cs"/>
          <w:rtl/>
        </w:rPr>
        <w:t>إ</w:t>
      </w:r>
      <w:r w:rsidR="00847361" w:rsidRPr="00DE6131">
        <w:rPr>
          <w:rFonts w:hint="cs"/>
          <w:rtl/>
        </w:rPr>
        <w:t xml:space="preserve">ذن </w:t>
      </w:r>
      <w:r w:rsidR="009E7678" w:rsidRPr="00DE6131">
        <w:rPr>
          <w:rFonts w:hint="cs"/>
          <w:rtl/>
        </w:rPr>
        <w:t>الموافقة</w:t>
      </w:r>
      <w:r w:rsidR="00847361" w:rsidRPr="00DE6131">
        <w:rPr>
          <w:rFonts w:hint="cs"/>
          <w:rtl/>
        </w:rPr>
        <w:t xml:space="preserve"> </w:t>
      </w:r>
      <w:r w:rsidR="00F77FC0" w:rsidRPr="00DE6131">
        <w:rPr>
          <w:rFonts w:hint="cs"/>
          <w:rtl/>
        </w:rPr>
        <w:t xml:space="preserve"> </w:t>
      </w:r>
      <w:r w:rsidR="000938ED">
        <w:rPr>
          <w:rFonts w:hint="cs"/>
          <w:rtl/>
        </w:rPr>
        <w:t>ال</w:t>
      </w:r>
      <w:r w:rsidR="00F77FC0" w:rsidRPr="00DE6131">
        <w:rPr>
          <w:rFonts w:hint="cs"/>
          <w:rtl/>
        </w:rPr>
        <w:t>مسبقة من السلطة التشريعية</w:t>
      </w:r>
      <w:r w:rsidR="000938ED">
        <w:rPr>
          <w:rFonts w:hint="cs"/>
          <w:rtl/>
        </w:rPr>
        <w:t>،</w:t>
      </w:r>
      <w:r w:rsidR="00F77FC0" w:rsidRPr="00DE6131">
        <w:rPr>
          <w:rFonts w:hint="cs"/>
          <w:rtl/>
        </w:rPr>
        <w:t xml:space="preserve"> </w:t>
      </w:r>
      <w:r w:rsidR="00847361" w:rsidRPr="00DE6131">
        <w:rPr>
          <w:rFonts w:hint="cs"/>
          <w:rtl/>
        </w:rPr>
        <w:t>لذا</w:t>
      </w:r>
      <w:r w:rsidR="00F77FC0" w:rsidRPr="00DE6131">
        <w:rPr>
          <w:rFonts w:hint="cs"/>
          <w:rtl/>
        </w:rPr>
        <w:t xml:space="preserve"> </w:t>
      </w:r>
      <w:r w:rsidR="00847361" w:rsidRPr="00DE6131">
        <w:rPr>
          <w:rFonts w:hint="cs"/>
          <w:rtl/>
        </w:rPr>
        <w:t xml:space="preserve">انحصرت </w:t>
      </w:r>
      <w:r w:rsidR="00F77FC0" w:rsidRPr="00DE6131">
        <w:rPr>
          <w:rFonts w:hint="cs"/>
          <w:rtl/>
        </w:rPr>
        <w:t xml:space="preserve"> الرقابة التشريعية على</w:t>
      </w:r>
      <w:r w:rsidR="00847361" w:rsidRPr="00DE6131">
        <w:rPr>
          <w:rFonts w:hint="cs"/>
          <w:rtl/>
        </w:rPr>
        <w:t xml:space="preserve"> عملية </w:t>
      </w:r>
      <w:r w:rsidR="00F77FC0" w:rsidRPr="00DE6131">
        <w:rPr>
          <w:rFonts w:hint="cs"/>
          <w:rtl/>
        </w:rPr>
        <w:t xml:space="preserve"> تشكيل لجان تحقيق </w:t>
      </w:r>
      <w:r w:rsidR="00847361" w:rsidRPr="00DE6131">
        <w:rPr>
          <w:rFonts w:hint="cs"/>
          <w:rtl/>
        </w:rPr>
        <w:t xml:space="preserve">بالإضافة الى </w:t>
      </w:r>
      <w:r w:rsidR="00F77FC0" w:rsidRPr="00DE6131">
        <w:rPr>
          <w:rFonts w:hint="cs"/>
          <w:rtl/>
        </w:rPr>
        <w:t xml:space="preserve"> الرقابة من خلال الاستجوابات التي يمكن توجيهها </w:t>
      </w:r>
      <w:r w:rsidR="00847361" w:rsidRPr="00DE6131">
        <w:rPr>
          <w:rFonts w:hint="cs"/>
          <w:rtl/>
        </w:rPr>
        <w:t xml:space="preserve">للجهة الإدارية المفوضة </w:t>
      </w:r>
      <w:r w:rsidR="00F77FC0" w:rsidRPr="00DE6131">
        <w:rPr>
          <w:rFonts w:hint="cs"/>
          <w:rtl/>
        </w:rPr>
        <w:t xml:space="preserve">من قبل أعضاء السلطة </w:t>
      </w:r>
      <w:r w:rsidR="009E7678" w:rsidRPr="00DE6131">
        <w:rPr>
          <w:rFonts w:hint="cs"/>
          <w:rtl/>
        </w:rPr>
        <w:t>التشريعي</w:t>
      </w:r>
      <w:r w:rsidR="009E7678" w:rsidRPr="00DE6131">
        <w:rPr>
          <w:rtl/>
        </w:rPr>
        <w:t>ة</w:t>
      </w:r>
      <w:r w:rsidR="00946C9B" w:rsidRPr="00DE6131">
        <w:rPr>
          <w:rStyle w:val="Appelnotedebasdep"/>
          <w:color w:val="000000" w:themeColor="text1"/>
          <w:rtl/>
        </w:rPr>
        <w:footnoteReference w:id="144"/>
      </w:r>
      <w:r w:rsidR="00847361" w:rsidRPr="00DE6131">
        <w:rPr>
          <w:rFonts w:hint="cs"/>
          <w:rtl/>
        </w:rPr>
        <w:t>.</w:t>
      </w:r>
    </w:p>
    <w:p w14:paraId="51F32D38" w14:textId="672140C8" w:rsidR="00A14B72" w:rsidRPr="00DE6131" w:rsidRDefault="00477917" w:rsidP="001B4F5A">
      <w:pPr>
        <w:rPr>
          <w:rtl/>
        </w:rPr>
      </w:pPr>
      <w:r w:rsidRPr="00DE6131">
        <w:rPr>
          <w:rFonts w:hint="cs"/>
          <w:rtl/>
        </w:rPr>
        <w:t xml:space="preserve">وبالنظر الى الأهمية القصوى التي تتمتع بها عملية الرقابة </w:t>
      </w:r>
      <w:r w:rsidR="002E029E" w:rsidRPr="00DE6131">
        <w:rPr>
          <w:rFonts w:hint="cs"/>
          <w:rtl/>
        </w:rPr>
        <w:t xml:space="preserve">التشريعية </w:t>
      </w:r>
      <w:r w:rsidRPr="00DE6131">
        <w:rPr>
          <w:rFonts w:hint="cs"/>
          <w:rtl/>
        </w:rPr>
        <w:t xml:space="preserve">بالنسبة للمرفق العام بشكل خاص </w:t>
      </w:r>
      <w:r w:rsidR="00F2546A" w:rsidRPr="00DE6131">
        <w:rPr>
          <w:rFonts w:hint="cs"/>
          <w:rtl/>
        </w:rPr>
        <w:t xml:space="preserve">حرص معظم المشرعين على تضمين تشريعاتهم الوطنية قواعد قانونية تنظم عملية الرقابة على العقود المتعلقة بالمرفق العام </w:t>
      </w:r>
      <w:r w:rsidR="00847361" w:rsidRPr="00DE6131">
        <w:rPr>
          <w:rFonts w:hint="cs"/>
          <w:rtl/>
        </w:rPr>
        <w:t xml:space="preserve"> في العديد</w:t>
      </w:r>
      <w:r w:rsidR="00F57DFD" w:rsidRPr="00DE6131">
        <w:rPr>
          <w:rFonts w:hint="cs"/>
          <w:rtl/>
        </w:rPr>
        <w:t xml:space="preserve"> من الدول</w:t>
      </w:r>
      <w:r w:rsidR="00847361" w:rsidRPr="00DE6131">
        <w:rPr>
          <w:rFonts w:hint="cs"/>
          <w:rtl/>
        </w:rPr>
        <w:t xml:space="preserve">، </w:t>
      </w:r>
      <w:r w:rsidR="007778CD" w:rsidRPr="00DE6131">
        <w:rPr>
          <w:rFonts w:hint="cs"/>
          <w:rtl/>
        </w:rPr>
        <w:t>وفي هذا الاطار</w:t>
      </w:r>
      <w:r w:rsidR="00F2546A" w:rsidRPr="00DE6131">
        <w:rPr>
          <w:rFonts w:hint="cs"/>
          <w:rtl/>
        </w:rPr>
        <w:t xml:space="preserve"> </w:t>
      </w:r>
      <w:r w:rsidR="00F57DFD" w:rsidRPr="00DE6131">
        <w:rPr>
          <w:rFonts w:hint="cs"/>
          <w:rtl/>
        </w:rPr>
        <w:t xml:space="preserve">حرص المشرع الفرنسي على تنظيم الرقابة </w:t>
      </w:r>
      <w:r w:rsidR="007778CD" w:rsidRPr="00DE6131">
        <w:rPr>
          <w:rFonts w:hint="cs"/>
          <w:rtl/>
        </w:rPr>
        <w:t xml:space="preserve">على </w:t>
      </w:r>
      <w:r w:rsidR="00F57DFD" w:rsidRPr="00DE6131">
        <w:rPr>
          <w:rFonts w:hint="cs"/>
          <w:rtl/>
        </w:rPr>
        <w:t xml:space="preserve">عقود </w:t>
      </w:r>
      <w:r w:rsidR="007778CD" w:rsidRPr="00DE6131">
        <w:rPr>
          <w:rFonts w:hint="cs"/>
          <w:rtl/>
        </w:rPr>
        <w:t>ال</w:t>
      </w:r>
      <w:r w:rsidR="000938ED">
        <w:rPr>
          <w:rFonts w:hint="cs"/>
          <w:rtl/>
        </w:rPr>
        <w:t>تفويض المرفق العام منذ مرحلة إ</w:t>
      </w:r>
      <w:r w:rsidR="00F57DFD" w:rsidRPr="00DE6131">
        <w:rPr>
          <w:rFonts w:hint="cs"/>
          <w:rtl/>
        </w:rPr>
        <w:t xml:space="preserve">برامها حتى انتهائها وإعادة المرفق الى الجهة المانحة وقد </w:t>
      </w:r>
      <w:r w:rsidR="007778CD" w:rsidRPr="00DE6131">
        <w:rPr>
          <w:rFonts w:hint="cs"/>
          <w:rtl/>
        </w:rPr>
        <w:t>فصل</w:t>
      </w:r>
      <w:r w:rsidR="00F57DFD" w:rsidRPr="00DE6131">
        <w:rPr>
          <w:rFonts w:hint="cs"/>
          <w:rtl/>
        </w:rPr>
        <w:t xml:space="preserve"> المشرع الفرنسي </w:t>
      </w:r>
      <w:r w:rsidR="007778CD" w:rsidRPr="00DE6131">
        <w:rPr>
          <w:rFonts w:hint="cs"/>
          <w:rtl/>
        </w:rPr>
        <w:t xml:space="preserve">في عملية </w:t>
      </w:r>
      <w:r w:rsidR="000938ED">
        <w:rPr>
          <w:rFonts w:hint="cs"/>
          <w:rtl/>
        </w:rPr>
        <w:t>الرقابة والجهات التي تمارسها وأ</w:t>
      </w:r>
      <w:r w:rsidR="00F57DFD" w:rsidRPr="00DE6131">
        <w:rPr>
          <w:rFonts w:hint="cs"/>
          <w:rtl/>
        </w:rPr>
        <w:t xml:space="preserve">خذ بصور الرقابة الفنية والمالية </w:t>
      </w:r>
      <w:r w:rsidR="00A14B72" w:rsidRPr="00DE6131">
        <w:rPr>
          <w:rFonts w:hint="cs"/>
          <w:rtl/>
        </w:rPr>
        <w:t>وبين كيفية ممارستها</w:t>
      </w:r>
      <w:r w:rsidR="00847361" w:rsidRPr="00DE6131">
        <w:rPr>
          <w:rFonts w:hint="cs"/>
          <w:rtl/>
        </w:rPr>
        <w:t>،</w:t>
      </w:r>
      <w:r w:rsidR="00D05765" w:rsidRPr="00DE6131">
        <w:rPr>
          <w:rFonts w:hint="cs"/>
          <w:rtl/>
        </w:rPr>
        <w:t xml:space="preserve"> </w:t>
      </w:r>
      <w:r w:rsidR="009E7678" w:rsidRPr="00DE6131">
        <w:rPr>
          <w:rFonts w:hint="cs"/>
          <w:rtl/>
        </w:rPr>
        <w:t>بالإضافة</w:t>
      </w:r>
      <w:r w:rsidR="007778CD" w:rsidRPr="00DE6131">
        <w:rPr>
          <w:rFonts w:hint="cs"/>
          <w:rtl/>
        </w:rPr>
        <w:t xml:space="preserve"> الى أنه</w:t>
      </w:r>
      <w:r w:rsidR="00A14B72" w:rsidRPr="00DE6131">
        <w:rPr>
          <w:rFonts w:hint="cs"/>
          <w:rtl/>
        </w:rPr>
        <w:t xml:space="preserve"> </w:t>
      </w:r>
      <w:r w:rsidR="007778CD" w:rsidRPr="00DE6131">
        <w:rPr>
          <w:rFonts w:hint="cs"/>
          <w:rtl/>
        </w:rPr>
        <w:t>وفي اطار تن</w:t>
      </w:r>
      <w:r w:rsidR="00A14B72" w:rsidRPr="00DE6131">
        <w:rPr>
          <w:rFonts w:hint="cs"/>
          <w:rtl/>
        </w:rPr>
        <w:t>ظ</w:t>
      </w:r>
      <w:r w:rsidR="007778CD" w:rsidRPr="00DE6131">
        <w:rPr>
          <w:rFonts w:hint="cs"/>
          <w:rtl/>
        </w:rPr>
        <w:t>ي</w:t>
      </w:r>
      <w:r w:rsidR="00A14B72" w:rsidRPr="00DE6131">
        <w:rPr>
          <w:rFonts w:hint="cs"/>
          <w:rtl/>
        </w:rPr>
        <w:t xml:space="preserve">م </w:t>
      </w:r>
      <w:r w:rsidR="007778CD" w:rsidRPr="00DE6131">
        <w:rPr>
          <w:rFonts w:hint="cs"/>
          <w:rtl/>
        </w:rPr>
        <w:t xml:space="preserve"> هذه </w:t>
      </w:r>
      <w:r w:rsidR="00A14B72" w:rsidRPr="00DE6131">
        <w:rPr>
          <w:rFonts w:hint="cs"/>
          <w:rtl/>
        </w:rPr>
        <w:t xml:space="preserve">الرقابة </w:t>
      </w:r>
      <w:r w:rsidR="00582BD6" w:rsidRPr="00DE6131">
        <w:rPr>
          <w:rFonts w:hint="cs"/>
          <w:rtl/>
        </w:rPr>
        <w:t>على</w:t>
      </w:r>
      <w:r w:rsidR="00A14B72" w:rsidRPr="00DE6131">
        <w:rPr>
          <w:rFonts w:hint="cs"/>
          <w:rtl/>
        </w:rPr>
        <w:t xml:space="preserve"> عقود تفوي</w:t>
      </w:r>
      <w:r w:rsidR="000938ED">
        <w:rPr>
          <w:rFonts w:hint="cs"/>
          <w:rtl/>
        </w:rPr>
        <w:t xml:space="preserve">ض المرفق العام لم </w:t>
      </w:r>
      <w:r w:rsidR="00276274">
        <w:rPr>
          <w:rFonts w:hint="cs"/>
          <w:rtl/>
        </w:rPr>
        <w:t>يقتصر</w:t>
      </w:r>
      <w:r w:rsidR="00276274" w:rsidRPr="00DE6131">
        <w:rPr>
          <w:rFonts w:hint="cs"/>
          <w:rtl/>
        </w:rPr>
        <w:t xml:space="preserve"> عل</w:t>
      </w:r>
      <w:r w:rsidR="00276274" w:rsidRPr="00DE6131">
        <w:rPr>
          <w:rtl/>
        </w:rPr>
        <w:t>ى</w:t>
      </w:r>
      <w:r w:rsidR="007778CD" w:rsidRPr="00DE6131">
        <w:rPr>
          <w:rFonts w:hint="cs"/>
          <w:rtl/>
        </w:rPr>
        <w:t xml:space="preserve">  أسلوبا واحدا، بل </w:t>
      </w:r>
      <w:r w:rsidR="00A14B72" w:rsidRPr="00DE6131">
        <w:rPr>
          <w:rFonts w:hint="cs"/>
          <w:rtl/>
        </w:rPr>
        <w:t xml:space="preserve"> </w:t>
      </w:r>
      <w:r w:rsidR="007778CD" w:rsidRPr="00DE6131">
        <w:rPr>
          <w:rFonts w:hint="cs"/>
          <w:rtl/>
        </w:rPr>
        <w:t xml:space="preserve">تبنى العديد من </w:t>
      </w:r>
      <w:r w:rsidR="00A14B72" w:rsidRPr="00DE6131">
        <w:rPr>
          <w:rFonts w:hint="cs"/>
          <w:rtl/>
        </w:rPr>
        <w:t xml:space="preserve"> أنواع الرقابة البعض </w:t>
      </w:r>
      <w:r w:rsidR="007778CD" w:rsidRPr="00DE6131">
        <w:rPr>
          <w:rFonts w:hint="cs"/>
          <w:rtl/>
        </w:rPr>
        <w:t xml:space="preserve">منها تمارسه </w:t>
      </w:r>
      <w:r w:rsidR="00A14B72" w:rsidRPr="00DE6131">
        <w:rPr>
          <w:rFonts w:hint="cs"/>
          <w:rtl/>
        </w:rPr>
        <w:t xml:space="preserve"> </w:t>
      </w:r>
      <w:r w:rsidR="002E029E" w:rsidRPr="00DE6131">
        <w:rPr>
          <w:rFonts w:hint="cs"/>
          <w:rtl/>
        </w:rPr>
        <w:t>ال</w:t>
      </w:r>
      <w:r w:rsidR="00A14B72" w:rsidRPr="00DE6131">
        <w:rPr>
          <w:rFonts w:hint="cs"/>
          <w:rtl/>
        </w:rPr>
        <w:t xml:space="preserve">سلطة </w:t>
      </w:r>
      <w:r w:rsidR="002E029E" w:rsidRPr="00DE6131">
        <w:rPr>
          <w:rFonts w:hint="cs"/>
          <w:rtl/>
        </w:rPr>
        <w:t xml:space="preserve">المانحة للتفويض بنفسها </w:t>
      </w:r>
      <w:r w:rsidR="000938ED">
        <w:rPr>
          <w:rFonts w:hint="cs"/>
          <w:rtl/>
        </w:rPr>
        <w:t>والبعض الآ</w:t>
      </w:r>
      <w:r w:rsidR="00A14B72" w:rsidRPr="00DE6131">
        <w:rPr>
          <w:rFonts w:hint="cs"/>
          <w:rtl/>
        </w:rPr>
        <w:t xml:space="preserve">خر يمارس من </w:t>
      </w:r>
      <w:r w:rsidR="002E029E" w:rsidRPr="00DE6131">
        <w:rPr>
          <w:rFonts w:hint="cs"/>
          <w:rtl/>
        </w:rPr>
        <w:t xml:space="preserve">قبل هيئات </w:t>
      </w:r>
      <w:r w:rsidR="00A14B72" w:rsidRPr="00DE6131">
        <w:rPr>
          <w:rFonts w:hint="cs"/>
          <w:rtl/>
        </w:rPr>
        <w:t xml:space="preserve"> أخرى</w:t>
      </w:r>
      <w:r w:rsidR="00946C9B" w:rsidRPr="00DE6131">
        <w:rPr>
          <w:rStyle w:val="Appelnotedebasdep"/>
          <w:color w:val="000000" w:themeColor="text1"/>
          <w:rtl/>
        </w:rPr>
        <w:footnoteReference w:id="145"/>
      </w:r>
      <w:r w:rsidR="002E029E" w:rsidRPr="00DE6131">
        <w:rPr>
          <w:rFonts w:hint="cs"/>
          <w:rtl/>
        </w:rPr>
        <w:t>.</w:t>
      </w:r>
    </w:p>
    <w:p w14:paraId="4AD223A9" w14:textId="7D37C1CF" w:rsidR="008C3DB4" w:rsidRPr="00DE6131" w:rsidRDefault="008C3DB4" w:rsidP="001B4F5A">
      <w:pPr>
        <w:rPr>
          <w:rtl/>
        </w:rPr>
      </w:pPr>
      <w:r w:rsidRPr="00DE6131">
        <w:rPr>
          <w:rFonts w:hint="cs"/>
          <w:rtl/>
        </w:rPr>
        <w:t xml:space="preserve">فالرقابة </w:t>
      </w:r>
      <w:r w:rsidR="009E7678" w:rsidRPr="00DE6131">
        <w:rPr>
          <w:rFonts w:hint="cs"/>
          <w:rtl/>
        </w:rPr>
        <w:t>التشريعي</w:t>
      </w:r>
      <w:r w:rsidR="009E7678" w:rsidRPr="00DE6131">
        <w:rPr>
          <w:rtl/>
        </w:rPr>
        <w:t>ة</w:t>
      </w:r>
      <w:r w:rsidRPr="00DE6131">
        <w:rPr>
          <w:rFonts w:hint="cs"/>
          <w:rtl/>
        </w:rPr>
        <w:t xml:space="preserve"> هي رقابة </w:t>
      </w:r>
      <w:r w:rsidR="000938ED">
        <w:rPr>
          <w:rFonts w:hint="cs"/>
          <w:rtl/>
        </w:rPr>
        <w:t>أصيلة ذلك أ</w:t>
      </w:r>
      <w:r w:rsidRPr="00DE6131">
        <w:rPr>
          <w:rFonts w:hint="cs"/>
          <w:rtl/>
        </w:rPr>
        <w:t xml:space="preserve">ن المشرع </w:t>
      </w:r>
      <w:r w:rsidR="009E7678" w:rsidRPr="00DE6131">
        <w:rPr>
          <w:rFonts w:hint="cs"/>
          <w:rtl/>
        </w:rPr>
        <w:t>هو صاح</w:t>
      </w:r>
      <w:r w:rsidR="009E7678" w:rsidRPr="00DE6131">
        <w:rPr>
          <w:rtl/>
        </w:rPr>
        <w:t>ب</w:t>
      </w:r>
      <w:r w:rsidRPr="00DE6131">
        <w:rPr>
          <w:rFonts w:hint="cs"/>
          <w:rtl/>
        </w:rPr>
        <w:t xml:space="preserve"> </w:t>
      </w:r>
      <w:r w:rsidR="00276274" w:rsidRPr="00DE6131">
        <w:rPr>
          <w:rFonts w:hint="cs"/>
          <w:rtl/>
        </w:rPr>
        <w:t>ال</w:t>
      </w:r>
      <w:r w:rsidR="00276274">
        <w:rPr>
          <w:rFonts w:hint="cs"/>
          <w:rtl/>
        </w:rPr>
        <w:t>ا</w:t>
      </w:r>
      <w:r w:rsidR="00276274" w:rsidRPr="00DE6131">
        <w:rPr>
          <w:rFonts w:hint="cs"/>
          <w:rtl/>
        </w:rPr>
        <w:t>ختصاص</w:t>
      </w:r>
      <w:r w:rsidRPr="00DE6131">
        <w:rPr>
          <w:rFonts w:hint="cs"/>
          <w:rtl/>
        </w:rPr>
        <w:t xml:space="preserve"> الأصيل في وضع القواعد القانونية التي تسير وتنظم استغلال المرافق العامة</w:t>
      </w:r>
      <w:r w:rsidR="000938ED">
        <w:rPr>
          <w:rFonts w:hint="cs"/>
          <w:rtl/>
        </w:rPr>
        <w:t>،</w:t>
      </w:r>
      <w:r w:rsidRPr="00DE6131">
        <w:rPr>
          <w:rFonts w:hint="cs"/>
          <w:rtl/>
        </w:rPr>
        <w:t xml:space="preserve"> بغض النظر عن طريقة </w:t>
      </w:r>
      <w:r w:rsidR="009E7678" w:rsidRPr="00DE6131">
        <w:rPr>
          <w:rFonts w:hint="cs"/>
          <w:rtl/>
        </w:rPr>
        <w:t>التسيير</w:t>
      </w:r>
      <w:r w:rsidRPr="00DE6131">
        <w:rPr>
          <w:rFonts w:hint="cs"/>
          <w:rtl/>
        </w:rPr>
        <w:t xml:space="preserve"> ال</w:t>
      </w:r>
      <w:r w:rsidR="000938ED">
        <w:rPr>
          <w:rFonts w:hint="cs"/>
          <w:rtl/>
        </w:rPr>
        <w:t>متبعة سواء كانت مباشرة تتولاها أشخاص القانون العام بنفسها أ</w:t>
      </w:r>
      <w:r w:rsidRPr="00DE6131">
        <w:rPr>
          <w:rFonts w:hint="cs"/>
          <w:rtl/>
        </w:rPr>
        <w:t xml:space="preserve">و غير مباشرة عن طريق الإدارة المفوضة للمرافق العامة، ففي النهاية المشرع هو المسؤول الأول عن </w:t>
      </w:r>
      <w:r w:rsidR="000938ED">
        <w:rPr>
          <w:rFonts w:hint="cs"/>
          <w:rtl/>
        </w:rPr>
        <w:t>وضع الإ</w:t>
      </w:r>
      <w:r w:rsidR="00E90C5F" w:rsidRPr="00DE6131">
        <w:rPr>
          <w:rFonts w:hint="cs"/>
          <w:rtl/>
        </w:rPr>
        <w:t>طار</w:t>
      </w:r>
      <w:r w:rsidR="009E7678" w:rsidRPr="00DE6131">
        <w:rPr>
          <w:rFonts w:hint="cs"/>
          <w:rtl/>
        </w:rPr>
        <w:t xml:space="preserve"> </w:t>
      </w:r>
      <w:r w:rsidR="00E90C5F" w:rsidRPr="00DE6131">
        <w:rPr>
          <w:rFonts w:hint="cs"/>
          <w:rtl/>
        </w:rPr>
        <w:t>القانوني  الذي تعتمده الجهات الإدارية التي تضطلع بالمهمة ال</w:t>
      </w:r>
      <w:r w:rsidR="000938ED">
        <w:rPr>
          <w:rFonts w:hint="cs"/>
          <w:rtl/>
        </w:rPr>
        <w:t>أ</w:t>
      </w:r>
      <w:r w:rsidR="00E90C5F" w:rsidRPr="00DE6131">
        <w:rPr>
          <w:rFonts w:hint="cs"/>
          <w:rtl/>
        </w:rPr>
        <w:t xml:space="preserve">صلية </w:t>
      </w:r>
      <w:r w:rsidR="009E7678" w:rsidRPr="00DE6131">
        <w:rPr>
          <w:rFonts w:hint="cs"/>
          <w:rtl/>
        </w:rPr>
        <w:t>لإدارة</w:t>
      </w:r>
      <w:r w:rsidR="00E90C5F" w:rsidRPr="00DE6131">
        <w:rPr>
          <w:rFonts w:hint="cs"/>
          <w:rtl/>
        </w:rPr>
        <w:t xml:space="preserve"> المرافق العامة، وفي حالات حدوث </w:t>
      </w:r>
      <w:r w:rsidR="00662B32" w:rsidRPr="00DE6131">
        <w:rPr>
          <w:rFonts w:hint="cs"/>
          <w:rtl/>
        </w:rPr>
        <w:t>الاختلالات</w:t>
      </w:r>
      <w:r w:rsidR="00E90C5F" w:rsidRPr="00DE6131">
        <w:rPr>
          <w:rFonts w:hint="cs"/>
          <w:rtl/>
        </w:rPr>
        <w:t xml:space="preserve"> في سير هذه المرافق العامة أيا كان الأسلوب المعتمد في </w:t>
      </w:r>
      <w:r w:rsidR="005A0996" w:rsidRPr="00DE6131">
        <w:rPr>
          <w:rFonts w:hint="cs"/>
          <w:rtl/>
        </w:rPr>
        <w:t>تسيير واستغلا</w:t>
      </w:r>
      <w:r w:rsidR="005A0996" w:rsidRPr="00DE6131">
        <w:rPr>
          <w:rtl/>
        </w:rPr>
        <w:t>ل</w:t>
      </w:r>
      <w:r w:rsidR="00E90C5F" w:rsidRPr="00DE6131">
        <w:rPr>
          <w:rFonts w:hint="cs"/>
          <w:rtl/>
        </w:rPr>
        <w:t xml:space="preserve"> المرفق العام، فتبقى </w:t>
      </w:r>
      <w:r w:rsidR="00662B32" w:rsidRPr="00DE6131">
        <w:rPr>
          <w:rFonts w:hint="cs"/>
          <w:rtl/>
        </w:rPr>
        <w:t>لأطراف</w:t>
      </w:r>
      <w:r w:rsidR="000938ED">
        <w:rPr>
          <w:rFonts w:hint="cs"/>
          <w:rtl/>
        </w:rPr>
        <w:t xml:space="preserve"> عقد التفويض أ</w:t>
      </w:r>
      <w:r w:rsidR="00E90C5F" w:rsidRPr="00DE6131">
        <w:rPr>
          <w:rFonts w:hint="cs"/>
          <w:rtl/>
        </w:rPr>
        <w:t>و</w:t>
      </w:r>
      <w:r w:rsidR="00265404">
        <w:rPr>
          <w:rFonts w:hint="cs"/>
          <w:rtl/>
        </w:rPr>
        <w:t xml:space="preserve"> </w:t>
      </w:r>
      <w:r w:rsidR="00E90C5F" w:rsidRPr="00DE6131">
        <w:rPr>
          <w:rFonts w:hint="cs"/>
          <w:rtl/>
        </w:rPr>
        <w:t>حتى للمستفيدين من خدمات  المرفق العام</w:t>
      </w:r>
      <w:r w:rsidR="000938ED">
        <w:rPr>
          <w:rFonts w:hint="cs"/>
          <w:rtl/>
        </w:rPr>
        <w:t xml:space="preserve"> حق اللجوء الى القضاء من أ</w:t>
      </w:r>
      <w:r w:rsidR="00E90C5F" w:rsidRPr="00DE6131">
        <w:rPr>
          <w:rFonts w:hint="cs"/>
          <w:rtl/>
        </w:rPr>
        <w:t xml:space="preserve">جل تصحيح الأوضاع  </w:t>
      </w:r>
      <w:r w:rsidR="000938ED">
        <w:rPr>
          <w:rFonts w:hint="cs"/>
          <w:rtl/>
        </w:rPr>
        <w:t>أ</w:t>
      </w:r>
      <w:r w:rsidR="00E90C5F" w:rsidRPr="00DE6131">
        <w:rPr>
          <w:rFonts w:hint="cs"/>
          <w:rtl/>
        </w:rPr>
        <w:t>و جبر ال</w:t>
      </w:r>
      <w:r w:rsidR="000938ED">
        <w:rPr>
          <w:rFonts w:hint="cs"/>
          <w:rtl/>
        </w:rPr>
        <w:t>أ</w:t>
      </w:r>
      <w:r w:rsidR="009337C4">
        <w:rPr>
          <w:rFonts w:hint="cs"/>
          <w:rtl/>
        </w:rPr>
        <w:t>ضرار الناتجة إ</w:t>
      </w:r>
      <w:r w:rsidR="00E90C5F" w:rsidRPr="00DE6131">
        <w:rPr>
          <w:rFonts w:hint="cs"/>
          <w:rtl/>
        </w:rPr>
        <w:t>م</w:t>
      </w:r>
      <w:r w:rsidR="009337C4">
        <w:rPr>
          <w:rFonts w:hint="cs"/>
          <w:rtl/>
        </w:rPr>
        <w:t>ا عن الاخلال بتنفيذ الالتزامات أ</w:t>
      </w:r>
      <w:r w:rsidR="00E90C5F" w:rsidRPr="00DE6131">
        <w:rPr>
          <w:rFonts w:hint="cs"/>
          <w:rtl/>
        </w:rPr>
        <w:t xml:space="preserve">وعن مخالفة القواعد القانونية المنظمة </w:t>
      </w:r>
      <w:r w:rsidR="009E7678" w:rsidRPr="00DE6131">
        <w:rPr>
          <w:rFonts w:hint="cs"/>
          <w:rtl/>
        </w:rPr>
        <w:t>لإدارة</w:t>
      </w:r>
      <w:r w:rsidR="00E90C5F" w:rsidRPr="00DE6131">
        <w:rPr>
          <w:rFonts w:hint="cs"/>
          <w:rtl/>
        </w:rPr>
        <w:t xml:space="preserve"> المرافق العامة،</w:t>
      </w:r>
      <w:r w:rsidR="001406BF" w:rsidRPr="00DE6131">
        <w:rPr>
          <w:rFonts w:hint="cs"/>
          <w:rtl/>
        </w:rPr>
        <w:t xml:space="preserve"> هذه النصوص القانونية هي في الأخير صنيعة السلطة التشريعية التي يقع عليها إيجاد الحلول عن طريق سن التشريعات الملائمة.</w:t>
      </w:r>
      <w:r w:rsidR="00E90C5F" w:rsidRPr="00DE6131">
        <w:rPr>
          <w:rFonts w:hint="cs"/>
          <w:rtl/>
        </w:rPr>
        <w:t xml:space="preserve"> </w:t>
      </w:r>
    </w:p>
    <w:p w14:paraId="22FFCFC3" w14:textId="3EA28B2E" w:rsidR="008C3DB4" w:rsidRPr="00DE6131" w:rsidRDefault="001406BF" w:rsidP="001B4F5A">
      <w:pPr>
        <w:rPr>
          <w:rtl/>
        </w:rPr>
      </w:pPr>
      <w:r w:rsidRPr="00DE6131">
        <w:rPr>
          <w:rFonts w:hint="cs"/>
          <w:rtl/>
        </w:rPr>
        <w:t>فضلا عن ذلك يمكن للسلطة التشريعية تشكيل لجان تحقيق تحدد مواضيع تدخلها في قرار انشائها توكل لها مهمة التحقيق في كل الانحرافات والاختلالات التي عادة ما تكون موضوع شكاوى من قبل ا</w:t>
      </w:r>
      <w:r w:rsidR="009337C4">
        <w:rPr>
          <w:rFonts w:hint="cs"/>
          <w:rtl/>
        </w:rPr>
        <w:t>لمنتفعين من خدمات المرفق العام أ</w:t>
      </w:r>
      <w:r w:rsidRPr="00DE6131">
        <w:rPr>
          <w:rFonts w:hint="cs"/>
          <w:rtl/>
        </w:rPr>
        <w:t>و جمعيات لها صلة ب</w:t>
      </w:r>
      <w:r w:rsidR="009337C4">
        <w:rPr>
          <w:rFonts w:hint="cs"/>
          <w:rtl/>
        </w:rPr>
        <w:t>موضوع المرفق أ</w:t>
      </w:r>
      <w:r w:rsidRPr="00DE6131">
        <w:rPr>
          <w:rFonts w:hint="cs"/>
          <w:rtl/>
        </w:rPr>
        <w:t xml:space="preserve">و حتى انشغالات </w:t>
      </w:r>
      <w:r w:rsidR="005A0996" w:rsidRPr="00DE6131">
        <w:rPr>
          <w:rFonts w:hint="cs"/>
          <w:rtl/>
        </w:rPr>
        <w:t>والنماسات</w:t>
      </w:r>
      <w:r w:rsidRPr="00DE6131">
        <w:rPr>
          <w:rFonts w:hint="cs"/>
          <w:rtl/>
        </w:rPr>
        <w:t xml:space="preserve"> أعضاء السلطة </w:t>
      </w:r>
      <w:r w:rsidR="00D83922" w:rsidRPr="00DE6131">
        <w:rPr>
          <w:rFonts w:hint="cs"/>
          <w:rtl/>
        </w:rPr>
        <w:t>التشريعية،</w:t>
      </w:r>
      <w:r w:rsidRPr="00DE6131">
        <w:rPr>
          <w:rFonts w:hint="cs"/>
          <w:rtl/>
        </w:rPr>
        <w:t xml:space="preserve"> بالإضافة الى الاستجوابات التي يقدمها أعضاء السلطة التشريعية الى </w:t>
      </w:r>
      <w:r w:rsidRPr="00DE6131">
        <w:rPr>
          <w:rFonts w:hint="cs"/>
          <w:rtl/>
        </w:rPr>
        <w:lastRenderedPageBreak/>
        <w:t>أعضاء الس</w:t>
      </w:r>
      <w:r w:rsidR="009337C4">
        <w:rPr>
          <w:rFonts w:hint="cs"/>
          <w:rtl/>
        </w:rPr>
        <w:t>لطة التنفيذية بغرض طلب توضيحات أ</w:t>
      </w:r>
      <w:r w:rsidRPr="00DE6131">
        <w:rPr>
          <w:rFonts w:hint="cs"/>
          <w:rtl/>
        </w:rPr>
        <w:t xml:space="preserve">و تدخلات لتقويم سير واستغلال المرافق العامة </w:t>
      </w:r>
      <w:r w:rsidR="009121CC">
        <w:rPr>
          <w:rFonts w:hint="cs"/>
          <w:rtl/>
        </w:rPr>
        <w:t xml:space="preserve">التي تدار بالأسلوب المفوض، فالسلطة التشريعية هي الهيئة المكلفة أصلا بعملية التشريع ويقع على عاتقها السهر على </w:t>
      </w:r>
      <w:r w:rsidR="009E02E1">
        <w:rPr>
          <w:rFonts w:hint="cs"/>
          <w:rtl/>
        </w:rPr>
        <w:t>الحفاظ على مبدأ الشرعية.</w:t>
      </w:r>
    </w:p>
    <w:p w14:paraId="2CF549B4" w14:textId="55E370D9" w:rsidR="0093480E" w:rsidRPr="00DE6131" w:rsidRDefault="00FA5EF2" w:rsidP="004F2087">
      <w:pPr>
        <w:ind w:firstLine="0"/>
        <w:outlineLvl w:val="4"/>
        <w:rPr>
          <w:color w:val="000000" w:themeColor="text1"/>
          <w:rtl/>
        </w:rPr>
      </w:pPr>
      <w:bookmarkStart w:id="148" w:name="_Toc165664625"/>
      <w:bookmarkStart w:id="149" w:name="_Toc165665125"/>
      <w:bookmarkStart w:id="150" w:name="_Toc168134067"/>
      <w:r w:rsidRPr="00DE6131">
        <w:rPr>
          <w:rFonts w:hint="cs"/>
          <w:b/>
          <w:bCs/>
          <w:color w:val="000000" w:themeColor="text1"/>
          <w:rtl/>
        </w:rPr>
        <w:t>الفرع الرابع:</w:t>
      </w:r>
      <w:r w:rsidRPr="00DE6131">
        <w:rPr>
          <w:rFonts w:hint="cs"/>
          <w:color w:val="000000" w:themeColor="text1"/>
          <w:rtl/>
        </w:rPr>
        <w:t xml:space="preserve"> الرقابة المالية</w:t>
      </w:r>
      <w:bookmarkEnd w:id="148"/>
      <w:bookmarkEnd w:id="149"/>
      <w:bookmarkEnd w:id="150"/>
      <w:r w:rsidR="006836E2" w:rsidRPr="00DE6131">
        <w:rPr>
          <w:rFonts w:hint="cs"/>
          <w:color w:val="000000" w:themeColor="text1"/>
          <w:rtl/>
        </w:rPr>
        <w:t xml:space="preserve"> </w:t>
      </w:r>
    </w:p>
    <w:p w14:paraId="3C2A6D3B" w14:textId="0CFCC5D3" w:rsidR="003A3C74" w:rsidRPr="00DE6131" w:rsidRDefault="00662B32" w:rsidP="00881E50">
      <w:pPr>
        <w:rPr>
          <w:color w:val="000000" w:themeColor="text1"/>
          <w:rtl/>
        </w:rPr>
      </w:pPr>
      <w:r w:rsidRPr="00DE6131">
        <w:rPr>
          <w:rFonts w:hint="cs"/>
          <w:color w:val="000000" w:themeColor="text1"/>
          <w:rtl/>
        </w:rPr>
        <w:t>يقصد بالرقاب</w:t>
      </w:r>
      <w:r w:rsidRPr="00DE6131">
        <w:rPr>
          <w:color w:val="000000" w:themeColor="text1"/>
          <w:rtl/>
        </w:rPr>
        <w:t>ة</w:t>
      </w:r>
      <w:r w:rsidR="00B74ACF" w:rsidRPr="00DE6131">
        <w:rPr>
          <w:rFonts w:hint="cs"/>
          <w:color w:val="000000" w:themeColor="text1"/>
          <w:rtl/>
        </w:rPr>
        <w:t xml:space="preserve"> المالية </w:t>
      </w:r>
      <w:r w:rsidR="00475EB7" w:rsidRPr="00DE6131">
        <w:rPr>
          <w:rFonts w:hint="cs"/>
          <w:color w:val="000000" w:themeColor="text1"/>
          <w:rtl/>
        </w:rPr>
        <w:t xml:space="preserve"> حق الجهة الإدارية </w:t>
      </w:r>
      <w:r w:rsidR="00B74ACF" w:rsidRPr="00DE6131">
        <w:rPr>
          <w:rFonts w:hint="cs"/>
          <w:color w:val="000000" w:themeColor="text1"/>
          <w:rtl/>
        </w:rPr>
        <w:t xml:space="preserve">المتعاقدة في الاطلاع على </w:t>
      </w:r>
      <w:r w:rsidR="00475EB7" w:rsidRPr="00DE6131">
        <w:rPr>
          <w:rFonts w:hint="cs"/>
          <w:color w:val="000000" w:themeColor="text1"/>
          <w:rtl/>
        </w:rPr>
        <w:t xml:space="preserve">حسابات المتعاقد </w:t>
      </w:r>
      <w:r w:rsidR="00B74ACF" w:rsidRPr="00DE6131">
        <w:rPr>
          <w:rFonts w:hint="cs"/>
          <w:color w:val="000000" w:themeColor="text1"/>
          <w:rtl/>
        </w:rPr>
        <w:t>معها</w:t>
      </w:r>
      <w:r w:rsidR="00475EB7" w:rsidRPr="00DE6131">
        <w:rPr>
          <w:rFonts w:hint="cs"/>
          <w:color w:val="000000" w:themeColor="text1"/>
          <w:rtl/>
        </w:rPr>
        <w:t xml:space="preserve"> </w:t>
      </w:r>
      <w:r w:rsidR="00B74ACF" w:rsidRPr="00DE6131">
        <w:rPr>
          <w:rFonts w:hint="cs"/>
          <w:color w:val="000000" w:themeColor="text1"/>
          <w:rtl/>
        </w:rPr>
        <w:t>المتعلقة بعملية سير و</w:t>
      </w:r>
      <w:r w:rsidR="00475EB7" w:rsidRPr="00DE6131">
        <w:rPr>
          <w:rFonts w:hint="cs"/>
          <w:color w:val="000000" w:themeColor="text1"/>
          <w:rtl/>
        </w:rPr>
        <w:t>استغلال المرفق</w:t>
      </w:r>
      <w:r w:rsidR="00B74ACF" w:rsidRPr="00DE6131">
        <w:rPr>
          <w:rFonts w:hint="cs"/>
          <w:color w:val="000000" w:themeColor="text1"/>
          <w:rtl/>
        </w:rPr>
        <w:t xml:space="preserve"> العام</w:t>
      </w:r>
      <w:r w:rsidR="009E02E1">
        <w:rPr>
          <w:rFonts w:hint="cs"/>
          <w:color w:val="000000" w:themeColor="text1"/>
          <w:rtl/>
        </w:rPr>
        <w:t>،</w:t>
      </w:r>
      <w:r w:rsidR="00475EB7" w:rsidRPr="00DE6131">
        <w:rPr>
          <w:rFonts w:hint="cs"/>
          <w:color w:val="000000" w:themeColor="text1"/>
          <w:rtl/>
        </w:rPr>
        <w:t xml:space="preserve"> حيث </w:t>
      </w:r>
      <w:r w:rsidR="009E02E1">
        <w:rPr>
          <w:rFonts w:hint="cs"/>
          <w:color w:val="000000" w:themeColor="text1"/>
          <w:rtl/>
        </w:rPr>
        <w:t xml:space="preserve">أنه </w:t>
      </w:r>
      <w:r w:rsidR="00B74ACF" w:rsidRPr="00DE6131">
        <w:rPr>
          <w:rFonts w:hint="cs"/>
          <w:color w:val="000000" w:themeColor="text1"/>
          <w:rtl/>
        </w:rPr>
        <w:t xml:space="preserve">يقع على عاتق </w:t>
      </w:r>
      <w:r w:rsidR="00475EB7" w:rsidRPr="00DE6131">
        <w:rPr>
          <w:rFonts w:hint="cs"/>
          <w:color w:val="000000" w:themeColor="text1"/>
          <w:rtl/>
        </w:rPr>
        <w:t xml:space="preserve">المتعاقد </w:t>
      </w:r>
      <w:r w:rsidR="00B74ACF" w:rsidRPr="00DE6131">
        <w:rPr>
          <w:rFonts w:hint="cs"/>
          <w:color w:val="000000" w:themeColor="text1"/>
          <w:rtl/>
        </w:rPr>
        <w:t>المسير للمرفق العام  مسك</w:t>
      </w:r>
      <w:r w:rsidR="00475EB7" w:rsidRPr="00DE6131">
        <w:rPr>
          <w:rFonts w:hint="cs"/>
          <w:color w:val="000000" w:themeColor="text1"/>
          <w:rtl/>
        </w:rPr>
        <w:t xml:space="preserve"> دفاتر حسابات منتظمة وفقا لقواعد </w:t>
      </w:r>
      <w:r w:rsidR="00B74ACF" w:rsidRPr="00DE6131">
        <w:rPr>
          <w:rFonts w:hint="cs"/>
          <w:color w:val="000000" w:themeColor="text1"/>
          <w:rtl/>
        </w:rPr>
        <w:t xml:space="preserve">المحاسبة العمومية </w:t>
      </w:r>
      <w:r w:rsidR="00475EB7" w:rsidRPr="00DE6131">
        <w:rPr>
          <w:rFonts w:hint="cs"/>
          <w:color w:val="000000" w:themeColor="text1"/>
          <w:rtl/>
        </w:rPr>
        <w:t xml:space="preserve">المتعارف عليها، </w:t>
      </w:r>
      <w:r w:rsidR="00B74ACF" w:rsidRPr="00DE6131">
        <w:rPr>
          <w:rFonts w:hint="cs"/>
          <w:color w:val="000000" w:themeColor="text1"/>
          <w:rtl/>
        </w:rPr>
        <w:t>فيكون من حق</w:t>
      </w:r>
      <w:r w:rsidR="00475EB7" w:rsidRPr="00DE6131">
        <w:rPr>
          <w:rFonts w:hint="cs"/>
          <w:color w:val="000000" w:themeColor="text1"/>
          <w:rtl/>
        </w:rPr>
        <w:t xml:space="preserve"> الجهة الإدارية المتعاقدة </w:t>
      </w:r>
      <w:r w:rsidR="00B74ACF" w:rsidRPr="00DE6131">
        <w:rPr>
          <w:rFonts w:hint="cs"/>
          <w:color w:val="000000" w:themeColor="text1"/>
          <w:rtl/>
        </w:rPr>
        <w:t xml:space="preserve">صلاحيات </w:t>
      </w:r>
      <w:r w:rsidR="00475EB7" w:rsidRPr="00DE6131">
        <w:rPr>
          <w:rFonts w:hint="cs"/>
          <w:color w:val="000000" w:themeColor="text1"/>
          <w:rtl/>
        </w:rPr>
        <w:t xml:space="preserve"> </w:t>
      </w:r>
      <w:r w:rsidR="00B74ACF" w:rsidRPr="00DE6131">
        <w:rPr>
          <w:rFonts w:hint="cs"/>
          <w:color w:val="000000" w:themeColor="text1"/>
          <w:rtl/>
        </w:rPr>
        <w:t xml:space="preserve">تخص عملية  الرقابة </w:t>
      </w:r>
      <w:r w:rsidR="00475EB7" w:rsidRPr="00DE6131">
        <w:rPr>
          <w:rFonts w:hint="cs"/>
          <w:color w:val="000000" w:themeColor="text1"/>
          <w:rtl/>
        </w:rPr>
        <w:t xml:space="preserve"> </w:t>
      </w:r>
      <w:r w:rsidR="009E02E1">
        <w:rPr>
          <w:rFonts w:hint="cs"/>
          <w:color w:val="000000" w:themeColor="text1"/>
          <w:rtl/>
        </w:rPr>
        <w:t>والتفتيش</w:t>
      </w:r>
      <w:r w:rsidR="000535A9" w:rsidRPr="00DE6131">
        <w:rPr>
          <w:rFonts w:hint="cs"/>
          <w:color w:val="000000" w:themeColor="text1"/>
          <w:rtl/>
        </w:rPr>
        <w:t>،</w:t>
      </w:r>
      <w:r w:rsidR="00475EB7" w:rsidRPr="00DE6131">
        <w:rPr>
          <w:rFonts w:hint="cs"/>
          <w:color w:val="000000" w:themeColor="text1"/>
          <w:rtl/>
        </w:rPr>
        <w:t xml:space="preserve"> </w:t>
      </w:r>
      <w:r w:rsidR="005A1171" w:rsidRPr="00DE6131">
        <w:rPr>
          <w:rFonts w:hint="cs"/>
          <w:color w:val="000000" w:themeColor="text1"/>
          <w:rtl/>
        </w:rPr>
        <w:t>و</w:t>
      </w:r>
      <w:r w:rsidR="005E3180" w:rsidRPr="00DE6131">
        <w:rPr>
          <w:rFonts w:hint="cs"/>
          <w:color w:val="000000" w:themeColor="text1"/>
          <w:rtl/>
        </w:rPr>
        <w:t xml:space="preserve">بذلك </w:t>
      </w:r>
      <w:r w:rsidR="005A1171" w:rsidRPr="00DE6131">
        <w:rPr>
          <w:rFonts w:hint="cs"/>
          <w:color w:val="000000" w:themeColor="text1"/>
          <w:rtl/>
        </w:rPr>
        <w:t>يعترف القضاء الفرنسي للجهة</w:t>
      </w:r>
      <w:r w:rsidR="005E3180" w:rsidRPr="00DE6131">
        <w:rPr>
          <w:rFonts w:hint="cs"/>
          <w:color w:val="000000" w:themeColor="text1"/>
          <w:rtl/>
        </w:rPr>
        <w:t xml:space="preserve"> الإدارية </w:t>
      </w:r>
      <w:r w:rsidR="005A1171" w:rsidRPr="00DE6131">
        <w:rPr>
          <w:rFonts w:hint="cs"/>
          <w:color w:val="000000" w:themeColor="text1"/>
          <w:rtl/>
        </w:rPr>
        <w:t>مانحة الالتزام بحق ممارسة</w:t>
      </w:r>
      <w:r w:rsidR="005E3180" w:rsidRPr="00DE6131">
        <w:rPr>
          <w:rFonts w:hint="cs"/>
          <w:color w:val="000000" w:themeColor="text1"/>
          <w:rtl/>
        </w:rPr>
        <w:t xml:space="preserve"> حق </w:t>
      </w:r>
      <w:r w:rsidR="005A1171" w:rsidRPr="00DE6131">
        <w:rPr>
          <w:rFonts w:hint="cs"/>
          <w:color w:val="000000" w:themeColor="text1"/>
          <w:rtl/>
        </w:rPr>
        <w:t xml:space="preserve">الرقابة المالية بمعناها </w:t>
      </w:r>
      <w:r w:rsidR="005E3180" w:rsidRPr="00DE6131">
        <w:rPr>
          <w:rFonts w:hint="cs"/>
          <w:color w:val="000000" w:themeColor="text1"/>
          <w:rtl/>
        </w:rPr>
        <w:t xml:space="preserve">الواسع </w:t>
      </w:r>
      <w:r w:rsidR="005A1171" w:rsidRPr="00DE6131">
        <w:rPr>
          <w:rFonts w:hint="cs"/>
          <w:color w:val="000000" w:themeColor="text1"/>
          <w:rtl/>
        </w:rPr>
        <w:t xml:space="preserve"> في مواجهة الملتزم </w:t>
      </w:r>
      <w:r w:rsidR="005E3180" w:rsidRPr="00DE6131">
        <w:rPr>
          <w:rFonts w:hint="cs"/>
          <w:color w:val="000000" w:themeColor="text1"/>
          <w:rtl/>
        </w:rPr>
        <w:t xml:space="preserve">فقد تنصب </w:t>
      </w:r>
      <w:r w:rsidR="005A1171" w:rsidRPr="00DE6131">
        <w:rPr>
          <w:rFonts w:hint="cs"/>
          <w:color w:val="000000" w:themeColor="text1"/>
          <w:rtl/>
        </w:rPr>
        <w:t xml:space="preserve"> الرقابة على </w:t>
      </w:r>
      <w:r w:rsidRPr="00DE6131">
        <w:rPr>
          <w:rFonts w:hint="cs"/>
          <w:color w:val="000000" w:themeColor="text1"/>
          <w:rtl/>
        </w:rPr>
        <w:t>الموازنة</w:t>
      </w:r>
      <w:r w:rsidR="005A1171" w:rsidRPr="00DE6131">
        <w:rPr>
          <w:rFonts w:hint="cs"/>
          <w:color w:val="000000" w:themeColor="text1"/>
          <w:rtl/>
        </w:rPr>
        <w:t xml:space="preserve"> التي </w:t>
      </w:r>
      <w:r w:rsidR="005E3180" w:rsidRPr="00DE6131">
        <w:rPr>
          <w:rFonts w:hint="cs"/>
          <w:color w:val="000000" w:themeColor="text1"/>
          <w:rtl/>
        </w:rPr>
        <w:t>يعرضها الملتزم</w:t>
      </w:r>
      <w:r w:rsidR="00881E50">
        <w:rPr>
          <w:rFonts w:hint="cs"/>
          <w:color w:val="000000" w:themeColor="text1"/>
          <w:rtl/>
        </w:rPr>
        <w:t>،</w:t>
      </w:r>
      <w:r w:rsidR="005E3180" w:rsidRPr="00DE6131">
        <w:rPr>
          <w:rFonts w:hint="cs"/>
          <w:color w:val="000000" w:themeColor="text1"/>
          <w:rtl/>
        </w:rPr>
        <w:t xml:space="preserve"> وقد يتعدى ذلك الى مراقبة كافة العقود التي يبرمها المستثمر في المشاريع العامة، وكذا الرقابة على الحسابا</w:t>
      </w:r>
      <w:r w:rsidR="005A1171" w:rsidRPr="00DE6131">
        <w:rPr>
          <w:rFonts w:hint="cs"/>
          <w:color w:val="000000" w:themeColor="text1"/>
          <w:rtl/>
        </w:rPr>
        <w:t xml:space="preserve">ت الخاصة باستغلال المرفق بوجه عام ومن </w:t>
      </w:r>
      <w:r w:rsidR="00881E50">
        <w:rPr>
          <w:rFonts w:hint="cs"/>
          <w:color w:val="000000" w:themeColor="text1"/>
          <w:rtl/>
        </w:rPr>
        <w:t xml:space="preserve">حق الإدارة بموجب هذه الرقابة </w:t>
      </w:r>
      <w:r w:rsidR="005A0996">
        <w:rPr>
          <w:rFonts w:hint="cs"/>
          <w:color w:val="000000" w:themeColor="text1"/>
          <w:rtl/>
        </w:rPr>
        <w:t>الا</w:t>
      </w:r>
      <w:r w:rsidR="005A0996" w:rsidRPr="00DE6131">
        <w:rPr>
          <w:rFonts w:hint="cs"/>
          <w:color w:val="000000" w:themeColor="text1"/>
          <w:rtl/>
        </w:rPr>
        <w:t>طلاع</w:t>
      </w:r>
      <w:r w:rsidR="005A1171" w:rsidRPr="00DE6131">
        <w:rPr>
          <w:rFonts w:hint="cs"/>
          <w:color w:val="000000" w:themeColor="text1"/>
          <w:rtl/>
        </w:rPr>
        <w:t xml:space="preserve"> على كافة المستندات والوثائق المحاسبية</w:t>
      </w:r>
      <w:r w:rsidR="005E3180" w:rsidRPr="00DE6131">
        <w:rPr>
          <w:rFonts w:hint="cs"/>
          <w:color w:val="000000" w:themeColor="text1"/>
          <w:rtl/>
        </w:rPr>
        <w:t xml:space="preserve"> المثبتة للنفقات والايرادات </w:t>
      </w:r>
      <w:r w:rsidRPr="00DE6131">
        <w:rPr>
          <w:rFonts w:hint="cs"/>
          <w:color w:val="000000" w:themeColor="text1"/>
          <w:rtl/>
        </w:rPr>
        <w:t>وكذا</w:t>
      </w:r>
      <w:r w:rsidR="005E3180" w:rsidRPr="00DE6131">
        <w:rPr>
          <w:rFonts w:hint="cs"/>
          <w:color w:val="000000" w:themeColor="text1"/>
          <w:rtl/>
        </w:rPr>
        <w:t xml:space="preserve"> </w:t>
      </w:r>
      <w:r w:rsidR="005A1171" w:rsidRPr="00DE6131">
        <w:rPr>
          <w:rFonts w:hint="cs"/>
          <w:color w:val="000000" w:themeColor="text1"/>
          <w:rtl/>
        </w:rPr>
        <w:t xml:space="preserve">رفض المصروفات والنفقات غير </w:t>
      </w:r>
      <w:r w:rsidR="005E3180" w:rsidRPr="00DE6131">
        <w:rPr>
          <w:rFonts w:hint="cs"/>
          <w:color w:val="000000" w:themeColor="text1"/>
          <w:rtl/>
        </w:rPr>
        <w:t>المبررة</w:t>
      </w:r>
      <w:r w:rsidR="005A1171" w:rsidRPr="00DE6131">
        <w:rPr>
          <w:rFonts w:hint="cs"/>
          <w:color w:val="000000" w:themeColor="text1"/>
          <w:rtl/>
        </w:rPr>
        <w:t xml:space="preserve"> وتوجيه الملتزم الى ال</w:t>
      </w:r>
      <w:r w:rsidR="00881E50">
        <w:rPr>
          <w:rFonts w:hint="cs"/>
          <w:color w:val="000000" w:themeColor="text1"/>
          <w:rtl/>
        </w:rPr>
        <w:t>أعمال التي من شأ</w:t>
      </w:r>
      <w:r w:rsidR="005A1171" w:rsidRPr="00DE6131">
        <w:rPr>
          <w:rFonts w:hint="cs"/>
          <w:color w:val="000000" w:themeColor="text1"/>
          <w:rtl/>
        </w:rPr>
        <w:t>نها ال</w:t>
      </w:r>
      <w:r w:rsidR="00881E50">
        <w:rPr>
          <w:rFonts w:hint="cs"/>
          <w:color w:val="000000" w:themeColor="text1"/>
          <w:rtl/>
        </w:rPr>
        <w:t>إ</w:t>
      </w:r>
      <w:r w:rsidR="005A1171" w:rsidRPr="00DE6131">
        <w:rPr>
          <w:rFonts w:hint="cs"/>
          <w:color w:val="000000" w:themeColor="text1"/>
          <w:rtl/>
        </w:rPr>
        <w:t>ضرار بالمصالح المالية للحكومة</w:t>
      </w:r>
      <w:r w:rsidR="005A1171" w:rsidRPr="00DE6131">
        <w:rPr>
          <w:rStyle w:val="Appelnotedebasdep"/>
          <w:color w:val="000000" w:themeColor="text1"/>
          <w:rtl/>
        </w:rPr>
        <w:footnoteReference w:id="146"/>
      </w:r>
      <w:r w:rsidR="000535A9" w:rsidRPr="00DE6131">
        <w:rPr>
          <w:rFonts w:hint="cs"/>
          <w:color w:val="000000" w:themeColor="text1"/>
          <w:rtl/>
        </w:rPr>
        <w:t>.</w:t>
      </w:r>
    </w:p>
    <w:p w14:paraId="4991AB46" w14:textId="661E9763" w:rsidR="003A3C74" w:rsidRPr="00DE6131" w:rsidRDefault="005E7C14" w:rsidP="001B4F5A">
      <w:pPr>
        <w:rPr>
          <w:rtl/>
        </w:rPr>
      </w:pPr>
      <w:r w:rsidRPr="00DE6131">
        <w:rPr>
          <w:rFonts w:hint="cs"/>
          <w:rtl/>
        </w:rPr>
        <w:t xml:space="preserve">كما </w:t>
      </w:r>
      <w:r w:rsidR="007F6180" w:rsidRPr="00DE6131">
        <w:rPr>
          <w:rFonts w:hint="cs"/>
          <w:rtl/>
        </w:rPr>
        <w:t>أ</w:t>
      </w:r>
      <w:r w:rsidRPr="00DE6131">
        <w:rPr>
          <w:rFonts w:hint="cs"/>
          <w:rtl/>
        </w:rPr>
        <w:t xml:space="preserve">نه في فرنسا يمكن اسناد الرقابة </w:t>
      </w:r>
      <w:r w:rsidR="003A3C74" w:rsidRPr="00DE6131">
        <w:rPr>
          <w:rFonts w:hint="cs"/>
          <w:rtl/>
        </w:rPr>
        <w:t xml:space="preserve"> </w:t>
      </w:r>
      <w:r w:rsidRPr="00DE6131">
        <w:rPr>
          <w:rFonts w:hint="cs"/>
          <w:rtl/>
        </w:rPr>
        <w:t>المالية الممارسة على عقد التفويض ال</w:t>
      </w:r>
      <w:r w:rsidR="007F6180" w:rsidRPr="00DE6131">
        <w:rPr>
          <w:rFonts w:hint="cs"/>
          <w:rtl/>
        </w:rPr>
        <w:t xml:space="preserve">ى القضاء المالي وهو </w:t>
      </w:r>
      <w:r w:rsidR="00662B32" w:rsidRPr="00DE6131">
        <w:rPr>
          <w:rFonts w:hint="cs"/>
          <w:rtl/>
        </w:rPr>
        <w:t>ما يعر</w:t>
      </w:r>
      <w:r w:rsidR="00662B32" w:rsidRPr="00DE6131">
        <w:rPr>
          <w:rtl/>
        </w:rPr>
        <w:t>ف</w:t>
      </w:r>
      <w:r w:rsidR="007F6180" w:rsidRPr="00DE6131">
        <w:rPr>
          <w:rFonts w:hint="cs"/>
          <w:rtl/>
        </w:rPr>
        <w:t xml:space="preserve"> بمحكمة المحاسبات، ف</w:t>
      </w:r>
      <w:r w:rsidRPr="00DE6131">
        <w:rPr>
          <w:rFonts w:hint="cs"/>
          <w:rtl/>
        </w:rPr>
        <w:t xml:space="preserve">لم يتطرق القضاء المالي للرقابة على عقود التفويض الا حديثا فلم يكن القضاء المالي يتعرض لعقود تفويض المرفق العام </w:t>
      </w:r>
      <w:r w:rsidR="00476A42" w:rsidRPr="00DE6131">
        <w:rPr>
          <w:rFonts w:hint="cs"/>
          <w:rtl/>
        </w:rPr>
        <w:t>حتى بعد صدور التشريعات الخاصة</w:t>
      </w:r>
      <w:r w:rsidR="007F6180" w:rsidRPr="00DE6131">
        <w:rPr>
          <w:rFonts w:hint="cs"/>
          <w:rtl/>
        </w:rPr>
        <w:t xml:space="preserve"> بتفويضات المرفق العام في فرنسا</w:t>
      </w:r>
      <w:r w:rsidR="00476A42" w:rsidRPr="00DE6131">
        <w:rPr>
          <w:rFonts w:hint="cs"/>
          <w:rtl/>
        </w:rPr>
        <w:t xml:space="preserve">، </w:t>
      </w:r>
      <w:r w:rsidRPr="00DE6131">
        <w:rPr>
          <w:rFonts w:hint="cs"/>
          <w:rtl/>
        </w:rPr>
        <w:t xml:space="preserve">الا في خضم ممارسة </w:t>
      </w:r>
      <w:r w:rsidR="00476A42" w:rsidRPr="00DE6131">
        <w:rPr>
          <w:rFonts w:hint="cs"/>
          <w:rtl/>
        </w:rPr>
        <w:t>الوظيفة الرقابية</w:t>
      </w:r>
      <w:r w:rsidR="007F6180" w:rsidRPr="00DE6131">
        <w:rPr>
          <w:rFonts w:hint="cs"/>
          <w:rtl/>
        </w:rPr>
        <w:t xml:space="preserve"> العادية</w:t>
      </w:r>
      <w:r w:rsidRPr="00DE6131">
        <w:rPr>
          <w:rFonts w:hint="cs"/>
          <w:rtl/>
        </w:rPr>
        <w:t xml:space="preserve"> بشكل عام على حساب الإدارات العمومية المحلية </w:t>
      </w:r>
      <w:r w:rsidR="00476A42" w:rsidRPr="00DE6131">
        <w:rPr>
          <w:rFonts w:hint="cs"/>
          <w:rtl/>
        </w:rPr>
        <w:t xml:space="preserve">ككل </w:t>
      </w:r>
      <w:r w:rsidR="00881E50">
        <w:rPr>
          <w:rFonts w:hint="cs"/>
          <w:rtl/>
        </w:rPr>
        <w:t>أ</w:t>
      </w:r>
      <w:r w:rsidR="003A3C74" w:rsidRPr="00DE6131">
        <w:rPr>
          <w:rFonts w:hint="cs"/>
          <w:rtl/>
        </w:rPr>
        <w:t xml:space="preserve">ما </w:t>
      </w:r>
      <w:r w:rsidR="00476A42" w:rsidRPr="00DE6131">
        <w:rPr>
          <w:rFonts w:hint="cs"/>
          <w:rtl/>
        </w:rPr>
        <w:t>فيما يتعلق بحسابات المفوض</w:t>
      </w:r>
      <w:r w:rsidR="007F6180" w:rsidRPr="00DE6131">
        <w:rPr>
          <w:rFonts w:hint="cs"/>
          <w:rtl/>
        </w:rPr>
        <w:t xml:space="preserve"> له</w:t>
      </w:r>
      <w:r w:rsidR="00476A42" w:rsidRPr="00DE6131">
        <w:rPr>
          <w:rFonts w:hint="cs"/>
          <w:rtl/>
        </w:rPr>
        <w:t xml:space="preserve"> فان </w:t>
      </w:r>
      <w:r w:rsidR="003A3C74" w:rsidRPr="00DE6131">
        <w:rPr>
          <w:rFonts w:hint="cs"/>
          <w:rtl/>
        </w:rPr>
        <w:t xml:space="preserve">لم تكن تدخل </w:t>
      </w:r>
      <w:r w:rsidR="00476A42" w:rsidRPr="00DE6131">
        <w:rPr>
          <w:rFonts w:hint="cs"/>
          <w:rtl/>
        </w:rPr>
        <w:t>ضمن</w:t>
      </w:r>
      <w:r w:rsidR="003A3C74" w:rsidRPr="00DE6131">
        <w:rPr>
          <w:rFonts w:hint="cs"/>
          <w:rtl/>
        </w:rPr>
        <w:t xml:space="preserve"> اختصاص</w:t>
      </w:r>
      <w:r w:rsidR="00476A42" w:rsidRPr="00DE6131">
        <w:rPr>
          <w:rFonts w:hint="cs"/>
          <w:rtl/>
        </w:rPr>
        <w:t>ات</w:t>
      </w:r>
      <w:r w:rsidR="003A3C74" w:rsidRPr="00DE6131">
        <w:rPr>
          <w:rFonts w:hint="cs"/>
          <w:rtl/>
        </w:rPr>
        <w:t xml:space="preserve"> </w:t>
      </w:r>
      <w:r w:rsidR="00476A42" w:rsidRPr="00DE6131">
        <w:rPr>
          <w:rFonts w:hint="cs"/>
          <w:rtl/>
        </w:rPr>
        <w:t>ا</w:t>
      </w:r>
      <w:r w:rsidR="003A3C74" w:rsidRPr="00DE6131">
        <w:rPr>
          <w:rFonts w:hint="cs"/>
          <w:rtl/>
        </w:rPr>
        <w:t>لقضاء المالي</w:t>
      </w:r>
      <w:r w:rsidR="00881E50">
        <w:rPr>
          <w:rFonts w:hint="cs"/>
          <w:rtl/>
        </w:rPr>
        <w:t xml:space="preserve"> الفرنسي</w:t>
      </w:r>
      <w:r w:rsidR="00476A42" w:rsidRPr="00DE6131">
        <w:rPr>
          <w:rFonts w:hint="cs"/>
          <w:rtl/>
        </w:rPr>
        <w:t>،</w:t>
      </w:r>
      <w:r w:rsidR="007F6180" w:rsidRPr="00DE6131">
        <w:rPr>
          <w:rFonts w:hint="cs"/>
          <w:rtl/>
        </w:rPr>
        <w:t xml:space="preserve"> </w:t>
      </w:r>
      <w:r w:rsidR="00881E50">
        <w:rPr>
          <w:rFonts w:hint="cs"/>
          <w:rtl/>
        </w:rPr>
        <w:t>إلا أ</w:t>
      </w:r>
      <w:r w:rsidR="00476A42" w:rsidRPr="00DE6131">
        <w:rPr>
          <w:rFonts w:hint="cs"/>
          <w:rtl/>
        </w:rPr>
        <w:t xml:space="preserve">ن </w:t>
      </w:r>
      <w:r w:rsidR="003A3C74" w:rsidRPr="00DE6131">
        <w:rPr>
          <w:rFonts w:hint="cs"/>
          <w:rtl/>
        </w:rPr>
        <w:t xml:space="preserve"> المشرع </w:t>
      </w:r>
      <w:r w:rsidR="00881E50">
        <w:rPr>
          <w:rFonts w:hint="cs"/>
          <w:rtl/>
        </w:rPr>
        <w:t xml:space="preserve"> تدارك الأ</w:t>
      </w:r>
      <w:r w:rsidR="00476A42" w:rsidRPr="00DE6131">
        <w:rPr>
          <w:rFonts w:hint="cs"/>
          <w:rtl/>
        </w:rPr>
        <w:t xml:space="preserve">مر وجعل مراجعة حسابات المفوض اليه ضمن اختصاصات </w:t>
      </w:r>
      <w:r w:rsidR="003A3C74" w:rsidRPr="00DE6131">
        <w:rPr>
          <w:rFonts w:hint="cs"/>
          <w:rtl/>
        </w:rPr>
        <w:t xml:space="preserve">بدافع الحرص على تحقيق </w:t>
      </w:r>
      <w:r w:rsidR="007F6180" w:rsidRPr="00DE6131">
        <w:rPr>
          <w:rFonts w:hint="cs"/>
          <w:rtl/>
        </w:rPr>
        <w:t>الشفافية</w:t>
      </w:r>
      <w:r w:rsidR="003A3C74" w:rsidRPr="00DE6131">
        <w:rPr>
          <w:rFonts w:hint="cs"/>
          <w:rtl/>
        </w:rPr>
        <w:t xml:space="preserve"> ومقاومة </w:t>
      </w:r>
      <w:r w:rsidR="007F6180" w:rsidRPr="00DE6131">
        <w:rPr>
          <w:rFonts w:hint="cs"/>
          <w:rtl/>
        </w:rPr>
        <w:t>كل أشكل الانحرافات وا</w:t>
      </w:r>
      <w:r w:rsidR="00881E50">
        <w:rPr>
          <w:rFonts w:hint="cs"/>
          <w:rtl/>
        </w:rPr>
        <w:t>لرشوة وكل الاختلالات التي يمكن أ</w:t>
      </w:r>
      <w:r w:rsidR="007F6180" w:rsidRPr="00DE6131">
        <w:rPr>
          <w:rFonts w:hint="cs"/>
          <w:rtl/>
        </w:rPr>
        <w:t>ن تطرا على عقود</w:t>
      </w:r>
      <w:r w:rsidR="003A3C74" w:rsidRPr="00DE6131">
        <w:rPr>
          <w:rFonts w:hint="cs"/>
          <w:rtl/>
        </w:rPr>
        <w:t xml:space="preserve"> المشروعات الخاصة التي تقوم بإدارة</w:t>
      </w:r>
      <w:r w:rsidR="007F6180" w:rsidRPr="00DE6131">
        <w:rPr>
          <w:rFonts w:hint="cs"/>
          <w:rtl/>
        </w:rPr>
        <w:t xml:space="preserve"> واستغلال ال</w:t>
      </w:r>
      <w:r w:rsidR="003A3C74" w:rsidRPr="00DE6131">
        <w:rPr>
          <w:rFonts w:hint="cs"/>
          <w:rtl/>
        </w:rPr>
        <w:t xml:space="preserve">مرافق </w:t>
      </w:r>
      <w:r w:rsidR="007F6180" w:rsidRPr="00DE6131">
        <w:rPr>
          <w:rFonts w:hint="cs"/>
          <w:rtl/>
        </w:rPr>
        <w:t>ال</w:t>
      </w:r>
      <w:r w:rsidR="003A3C74" w:rsidRPr="00DE6131">
        <w:rPr>
          <w:rFonts w:hint="cs"/>
          <w:rtl/>
        </w:rPr>
        <w:t>عامة</w:t>
      </w:r>
      <w:r w:rsidR="003A3C74" w:rsidRPr="00DE6131">
        <w:rPr>
          <w:rStyle w:val="Appelnotedebasdep"/>
          <w:color w:val="000000" w:themeColor="text1"/>
          <w:rtl/>
        </w:rPr>
        <w:footnoteReference w:id="147"/>
      </w:r>
      <w:r w:rsidR="007F6180" w:rsidRPr="00DE6131">
        <w:rPr>
          <w:rFonts w:hint="cs"/>
          <w:rtl/>
        </w:rPr>
        <w:t>.</w:t>
      </w:r>
    </w:p>
    <w:p w14:paraId="4D49DBDC" w14:textId="41545846" w:rsidR="006463B7" w:rsidRPr="00DE6131" w:rsidRDefault="007F6180" w:rsidP="00AE2062">
      <w:pPr>
        <w:rPr>
          <w:color w:val="000000" w:themeColor="text1"/>
          <w:rtl/>
        </w:rPr>
      </w:pPr>
      <w:r w:rsidRPr="00DE6131">
        <w:rPr>
          <w:rFonts w:hint="cs"/>
          <w:color w:val="000000" w:themeColor="text1"/>
          <w:rtl/>
        </w:rPr>
        <w:t xml:space="preserve">وتعني رقابة القضاء المالي على وجه </w:t>
      </w:r>
      <w:r w:rsidR="002223E9" w:rsidRPr="00DE6131">
        <w:rPr>
          <w:rFonts w:hint="cs"/>
          <w:color w:val="000000" w:themeColor="text1"/>
          <w:rtl/>
        </w:rPr>
        <w:t>الخصوص الرقابة</w:t>
      </w:r>
      <w:r w:rsidR="003A3C74" w:rsidRPr="00DE6131">
        <w:rPr>
          <w:rFonts w:hint="cs"/>
          <w:color w:val="000000" w:themeColor="text1"/>
          <w:rtl/>
        </w:rPr>
        <w:t xml:space="preserve"> </w:t>
      </w:r>
      <w:r w:rsidRPr="00DE6131">
        <w:rPr>
          <w:rFonts w:hint="cs"/>
          <w:color w:val="000000" w:themeColor="text1"/>
          <w:rtl/>
        </w:rPr>
        <w:t xml:space="preserve">المسلطة على </w:t>
      </w:r>
      <w:r w:rsidR="002223E9" w:rsidRPr="00DE6131">
        <w:rPr>
          <w:rFonts w:hint="cs"/>
          <w:color w:val="000000" w:themeColor="text1"/>
          <w:rtl/>
        </w:rPr>
        <w:t>ال</w:t>
      </w:r>
      <w:r w:rsidR="003A3C74" w:rsidRPr="00DE6131">
        <w:rPr>
          <w:rFonts w:hint="cs"/>
          <w:color w:val="000000" w:themeColor="text1"/>
          <w:rtl/>
        </w:rPr>
        <w:t>حسابات</w:t>
      </w:r>
      <w:r w:rsidR="002223E9" w:rsidRPr="00DE6131">
        <w:rPr>
          <w:rFonts w:hint="cs"/>
          <w:color w:val="000000" w:themeColor="text1"/>
          <w:rtl/>
        </w:rPr>
        <w:t xml:space="preserve"> العامة</w:t>
      </w:r>
      <w:r w:rsidR="003A3C74" w:rsidRPr="00DE6131">
        <w:rPr>
          <w:rFonts w:hint="cs"/>
          <w:color w:val="000000" w:themeColor="text1"/>
          <w:rtl/>
        </w:rPr>
        <w:t xml:space="preserve"> </w:t>
      </w:r>
      <w:r w:rsidR="002223E9" w:rsidRPr="00DE6131">
        <w:rPr>
          <w:rFonts w:hint="cs"/>
          <w:color w:val="000000" w:themeColor="text1"/>
          <w:rtl/>
        </w:rPr>
        <w:t>من نفقات وايرادات ل</w:t>
      </w:r>
      <w:r w:rsidR="003A3C74" w:rsidRPr="00DE6131">
        <w:rPr>
          <w:rFonts w:hint="cs"/>
          <w:color w:val="000000" w:themeColor="text1"/>
          <w:rtl/>
        </w:rPr>
        <w:t xml:space="preserve">لمرفق العام موضوع التفويض </w:t>
      </w:r>
      <w:r w:rsidR="002223E9" w:rsidRPr="00DE6131">
        <w:rPr>
          <w:rFonts w:hint="cs"/>
          <w:color w:val="000000" w:themeColor="text1"/>
          <w:rtl/>
        </w:rPr>
        <w:t xml:space="preserve">وكذا </w:t>
      </w:r>
      <w:r w:rsidR="003A3C74" w:rsidRPr="00DE6131">
        <w:rPr>
          <w:rFonts w:hint="cs"/>
          <w:color w:val="000000" w:themeColor="text1"/>
          <w:rtl/>
        </w:rPr>
        <w:t xml:space="preserve">مدى احترام </w:t>
      </w:r>
      <w:r w:rsidR="00881E50">
        <w:rPr>
          <w:rFonts w:hint="cs"/>
          <w:color w:val="000000" w:themeColor="text1"/>
          <w:rtl/>
        </w:rPr>
        <w:t>أ</w:t>
      </w:r>
      <w:r w:rsidR="002223E9" w:rsidRPr="00DE6131">
        <w:rPr>
          <w:rFonts w:hint="cs"/>
          <w:color w:val="000000" w:themeColor="text1"/>
          <w:rtl/>
        </w:rPr>
        <w:t xml:space="preserve">طراف عقد التفويض ككل من سلطة مفوضة ومفوض له </w:t>
      </w:r>
      <w:r w:rsidR="003A3C74" w:rsidRPr="00DE6131">
        <w:rPr>
          <w:rFonts w:hint="cs"/>
          <w:color w:val="000000" w:themeColor="text1"/>
          <w:rtl/>
        </w:rPr>
        <w:t xml:space="preserve"> </w:t>
      </w:r>
      <w:r w:rsidR="002223E9" w:rsidRPr="00DE6131">
        <w:rPr>
          <w:rFonts w:hint="cs"/>
          <w:color w:val="000000" w:themeColor="text1"/>
          <w:rtl/>
        </w:rPr>
        <w:t xml:space="preserve">للقواعد القانونية </w:t>
      </w:r>
      <w:r w:rsidR="00D2748D" w:rsidRPr="00DE6131">
        <w:rPr>
          <w:rFonts w:hint="cs"/>
          <w:color w:val="000000" w:themeColor="text1"/>
          <w:rtl/>
        </w:rPr>
        <w:t xml:space="preserve"> المنصوص عليها</w:t>
      </w:r>
      <w:r w:rsidR="003A3C74" w:rsidRPr="00DE6131">
        <w:rPr>
          <w:rFonts w:hint="cs"/>
          <w:color w:val="000000" w:themeColor="text1"/>
          <w:rtl/>
        </w:rPr>
        <w:t xml:space="preserve"> لاسيما تلك المتعلقة </w:t>
      </w:r>
      <w:r w:rsidR="002223E9" w:rsidRPr="00DE6131">
        <w:rPr>
          <w:rFonts w:hint="cs"/>
          <w:color w:val="000000" w:themeColor="text1"/>
          <w:rtl/>
        </w:rPr>
        <w:t xml:space="preserve">بحماية المال العام </w:t>
      </w:r>
      <w:r w:rsidR="00D2748D" w:rsidRPr="00DE6131">
        <w:rPr>
          <w:rFonts w:hint="cs"/>
          <w:color w:val="000000" w:themeColor="text1"/>
          <w:rtl/>
        </w:rPr>
        <w:t xml:space="preserve"> </w:t>
      </w:r>
      <w:r w:rsidR="002223E9" w:rsidRPr="00DE6131">
        <w:rPr>
          <w:rFonts w:hint="cs"/>
          <w:color w:val="000000" w:themeColor="text1"/>
          <w:rtl/>
        </w:rPr>
        <w:t xml:space="preserve"> وتتوزع الرقابة المالية القضائية</w:t>
      </w:r>
      <w:r w:rsidR="00D2748D" w:rsidRPr="00DE6131">
        <w:rPr>
          <w:rFonts w:hint="cs"/>
          <w:color w:val="000000" w:themeColor="text1"/>
          <w:rtl/>
        </w:rPr>
        <w:t xml:space="preserve"> في فرنسا </w:t>
      </w:r>
      <w:r w:rsidR="002223E9" w:rsidRPr="00DE6131">
        <w:rPr>
          <w:rFonts w:hint="cs"/>
          <w:color w:val="000000" w:themeColor="text1"/>
          <w:rtl/>
        </w:rPr>
        <w:t xml:space="preserve">الى نوعين </w:t>
      </w:r>
      <w:r w:rsidR="00D2748D" w:rsidRPr="00DE6131">
        <w:rPr>
          <w:rFonts w:hint="cs"/>
          <w:color w:val="000000" w:themeColor="text1"/>
          <w:rtl/>
        </w:rPr>
        <w:t>من ال</w:t>
      </w:r>
      <w:r w:rsidR="003A3C74" w:rsidRPr="00DE6131">
        <w:rPr>
          <w:rFonts w:hint="cs"/>
          <w:color w:val="000000" w:themeColor="text1"/>
          <w:rtl/>
        </w:rPr>
        <w:t>رقابة</w:t>
      </w:r>
      <w:r w:rsidR="00D2748D" w:rsidRPr="00DE6131">
        <w:rPr>
          <w:rFonts w:hint="cs"/>
          <w:color w:val="000000" w:themeColor="text1"/>
          <w:rtl/>
        </w:rPr>
        <w:t xml:space="preserve"> فمنها الرقابة التي</w:t>
      </w:r>
      <w:r w:rsidR="003A3C74" w:rsidRPr="00DE6131">
        <w:rPr>
          <w:rFonts w:hint="cs"/>
          <w:color w:val="000000" w:themeColor="text1"/>
          <w:rtl/>
        </w:rPr>
        <w:t xml:space="preserve"> </w:t>
      </w:r>
      <w:r w:rsidR="00D2748D" w:rsidRPr="00DE6131">
        <w:rPr>
          <w:rFonts w:hint="cs"/>
          <w:color w:val="000000" w:themeColor="text1"/>
          <w:rtl/>
        </w:rPr>
        <w:t xml:space="preserve">تمارس </w:t>
      </w:r>
      <w:r w:rsidR="003A3C74" w:rsidRPr="00DE6131">
        <w:rPr>
          <w:rFonts w:hint="cs"/>
          <w:color w:val="000000" w:themeColor="text1"/>
          <w:rtl/>
        </w:rPr>
        <w:t xml:space="preserve">على </w:t>
      </w:r>
      <w:r w:rsidR="002223E9" w:rsidRPr="00DE6131">
        <w:rPr>
          <w:rFonts w:hint="cs"/>
          <w:color w:val="000000" w:themeColor="text1"/>
          <w:rtl/>
        </w:rPr>
        <w:t>عقود</w:t>
      </w:r>
      <w:r w:rsidR="003A3C74" w:rsidRPr="00DE6131">
        <w:rPr>
          <w:rFonts w:hint="cs"/>
          <w:color w:val="000000" w:themeColor="text1"/>
          <w:rtl/>
        </w:rPr>
        <w:t xml:space="preserve"> التفويض الممنوحة من قبل الدولة والمؤسسات الع</w:t>
      </w:r>
      <w:r w:rsidR="002223E9" w:rsidRPr="00DE6131">
        <w:rPr>
          <w:rFonts w:hint="cs"/>
          <w:color w:val="000000" w:themeColor="text1"/>
          <w:rtl/>
        </w:rPr>
        <w:t>امة</w:t>
      </w:r>
      <w:r w:rsidR="00AE2062">
        <w:rPr>
          <w:rFonts w:hint="cs"/>
          <w:color w:val="000000" w:themeColor="text1"/>
          <w:rtl/>
        </w:rPr>
        <w:t>،</w:t>
      </w:r>
      <w:r w:rsidR="002223E9" w:rsidRPr="00DE6131">
        <w:rPr>
          <w:rFonts w:hint="cs"/>
          <w:color w:val="000000" w:themeColor="text1"/>
          <w:rtl/>
        </w:rPr>
        <w:t xml:space="preserve"> و</w:t>
      </w:r>
      <w:r w:rsidR="00D2748D" w:rsidRPr="00DE6131">
        <w:rPr>
          <w:rFonts w:hint="cs"/>
          <w:color w:val="000000" w:themeColor="text1"/>
          <w:rtl/>
        </w:rPr>
        <w:t>ي</w:t>
      </w:r>
      <w:r w:rsidR="002223E9" w:rsidRPr="00DE6131">
        <w:rPr>
          <w:rFonts w:hint="cs"/>
          <w:color w:val="000000" w:themeColor="text1"/>
          <w:rtl/>
        </w:rPr>
        <w:t xml:space="preserve">خضع </w:t>
      </w:r>
      <w:r w:rsidR="00D2748D" w:rsidRPr="00DE6131">
        <w:rPr>
          <w:rFonts w:hint="cs"/>
          <w:color w:val="000000" w:themeColor="text1"/>
          <w:rtl/>
        </w:rPr>
        <w:t>هذا النوع من العقود لرقابة</w:t>
      </w:r>
      <w:r w:rsidR="002223E9" w:rsidRPr="00DE6131">
        <w:rPr>
          <w:rFonts w:hint="cs"/>
          <w:color w:val="000000" w:themeColor="text1"/>
          <w:rtl/>
        </w:rPr>
        <w:t xml:space="preserve"> ديوان المحاسبة</w:t>
      </w:r>
      <w:r w:rsidR="00D2748D" w:rsidRPr="00DE6131">
        <w:rPr>
          <w:rFonts w:hint="cs"/>
          <w:color w:val="000000" w:themeColor="text1"/>
          <w:rtl/>
        </w:rPr>
        <w:t xml:space="preserve"> كهيئة مركزية </w:t>
      </w:r>
      <w:r w:rsidR="002223E9" w:rsidRPr="00DE6131">
        <w:rPr>
          <w:rFonts w:hint="cs"/>
          <w:color w:val="000000" w:themeColor="text1"/>
          <w:rtl/>
        </w:rPr>
        <w:t>،</w:t>
      </w:r>
      <w:r w:rsidR="00D2748D" w:rsidRPr="00DE6131">
        <w:rPr>
          <w:rFonts w:hint="cs"/>
          <w:color w:val="000000" w:themeColor="text1"/>
          <w:rtl/>
        </w:rPr>
        <w:t xml:space="preserve"> </w:t>
      </w:r>
      <w:r w:rsidR="002223E9" w:rsidRPr="00DE6131">
        <w:rPr>
          <w:rFonts w:hint="cs"/>
          <w:color w:val="000000" w:themeColor="text1"/>
          <w:rtl/>
        </w:rPr>
        <w:t>و</w:t>
      </w:r>
      <w:r w:rsidR="003A3C74" w:rsidRPr="00DE6131">
        <w:rPr>
          <w:rFonts w:hint="cs"/>
          <w:color w:val="000000" w:themeColor="text1"/>
          <w:rtl/>
        </w:rPr>
        <w:t xml:space="preserve">رقابة </w:t>
      </w:r>
      <w:r w:rsidR="00D2748D" w:rsidRPr="00DE6131">
        <w:rPr>
          <w:rFonts w:hint="cs"/>
          <w:color w:val="000000" w:themeColor="text1"/>
          <w:rtl/>
        </w:rPr>
        <w:t>ثانية تمارس على</w:t>
      </w:r>
      <w:r w:rsidR="003A3C74" w:rsidRPr="00DE6131">
        <w:rPr>
          <w:rFonts w:hint="cs"/>
          <w:color w:val="000000" w:themeColor="text1"/>
          <w:rtl/>
        </w:rPr>
        <w:t xml:space="preserve"> </w:t>
      </w:r>
      <w:r w:rsidR="00D2748D" w:rsidRPr="00DE6131">
        <w:rPr>
          <w:rFonts w:hint="cs"/>
          <w:color w:val="000000" w:themeColor="text1"/>
          <w:rtl/>
        </w:rPr>
        <w:t>ال</w:t>
      </w:r>
      <w:r w:rsidR="003A3C74" w:rsidRPr="00DE6131">
        <w:rPr>
          <w:rFonts w:hint="cs"/>
          <w:color w:val="000000" w:themeColor="text1"/>
          <w:rtl/>
        </w:rPr>
        <w:t xml:space="preserve">عمليات </w:t>
      </w:r>
      <w:r w:rsidR="00D2748D" w:rsidRPr="00DE6131">
        <w:rPr>
          <w:rFonts w:hint="cs"/>
          <w:color w:val="000000" w:themeColor="text1"/>
          <w:rtl/>
        </w:rPr>
        <w:t>المتعلقة ب</w:t>
      </w:r>
      <w:r w:rsidR="003A3C74" w:rsidRPr="00DE6131">
        <w:rPr>
          <w:rFonts w:hint="cs"/>
          <w:color w:val="000000" w:themeColor="text1"/>
          <w:rtl/>
        </w:rPr>
        <w:t>تفويض</w:t>
      </w:r>
      <w:r w:rsidR="00D2748D" w:rsidRPr="00DE6131">
        <w:rPr>
          <w:rFonts w:hint="cs"/>
          <w:color w:val="000000" w:themeColor="text1"/>
          <w:rtl/>
        </w:rPr>
        <w:t xml:space="preserve"> المرفق العام </w:t>
      </w:r>
      <w:r w:rsidR="003A3C74" w:rsidRPr="00DE6131">
        <w:rPr>
          <w:rFonts w:hint="cs"/>
          <w:color w:val="000000" w:themeColor="text1"/>
          <w:rtl/>
        </w:rPr>
        <w:t xml:space="preserve"> </w:t>
      </w:r>
      <w:r w:rsidR="00D2748D" w:rsidRPr="00DE6131">
        <w:rPr>
          <w:rFonts w:hint="cs"/>
          <w:color w:val="000000" w:themeColor="text1"/>
          <w:rtl/>
        </w:rPr>
        <w:t>التي يكون موضوعها ال</w:t>
      </w:r>
      <w:r w:rsidR="003A3C74" w:rsidRPr="00DE6131">
        <w:rPr>
          <w:rFonts w:hint="cs"/>
          <w:color w:val="000000" w:themeColor="text1"/>
          <w:rtl/>
        </w:rPr>
        <w:t xml:space="preserve">مرافق عامة </w:t>
      </w:r>
      <w:r w:rsidR="00D2748D" w:rsidRPr="00DE6131">
        <w:rPr>
          <w:rFonts w:hint="cs"/>
          <w:color w:val="000000" w:themeColor="text1"/>
          <w:rtl/>
        </w:rPr>
        <w:t>ال</w:t>
      </w:r>
      <w:r w:rsidR="003A3C74" w:rsidRPr="00DE6131">
        <w:rPr>
          <w:rFonts w:hint="cs"/>
          <w:color w:val="000000" w:themeColor="text1"/>
          <w:rtl/>
        </w:rPr>
        <w:t xml:space="preserve">محلية </w:t>
      </w:r>
      <w:r w:rsidR="00D2748D" w:rsidRPr="00DE6131">
        <w:rPr>
          <w:rFonts w:hint="cs"/>
          <w:color w:val="000000" w:themeColor="text1"/>
          <w:rtl/>
        </w:rPr>
        <w:t xml:space="preserve">مثل </w:t>
      </w:r>
      <w:r w:rsidR="003A3C74" w:rsidRPr="00DE6131">
        <w:rPr>
          <w:rFonts w:hint="cs"/>
          <w:color w:val="000000" w:themeColor="text1"/>
          <w:rtl/>
        </w:rPr>
        <w:t xml:space="preserve"> البلديات والمحافظات والمناطق </w:t>
      </w:r>
      <w:r w:rsidR="00D2748D" w:rsidRPr="00DE6131">
        <w:rPr>
          <w:rFonts w:hint="cs"/>
          <w:color w:val="000000" w:themeColor="text1"/>
          <w:rtl/>
        </w:rPr>
        <w:t xml:space="preserve">فتكون هذه الرقابة على </w:t>
      </w:r>
      <w:r w:rsidR="003A3C74" w:rsidRPr="00DE6131">
        <w:rPr>
          <w:rFonts w:hint="cs"/>
          <w:color w:val="000000" w:themeColor="text1"/>
          <w:rtl/>
        </w:rPr>
        <w:t xml:space="preserve"> مستوى الغرف الجهوية للمحاسبة</w:t>
      </w:r>
      <w:r w:rsidR="003A3C74" w:rsidRPr="00DE6131">
        <w:rPr>
          <w:rStyle w:val="Appelnotedebasdep"/>
          <w:color w:val="000000" w:themeColor="text1"/>
          <w:rtl/>
        </w:rPr>
        <w:footnoteReference w:id="148"/>
      </w:r>
      <w:r w:rsidR="00E9071F" w:rsidRPr="00DE6131">
        <w:rPr>
          <w:rFonts w:hint="cs"/>
          <w:color w:val="000000" w:themeColor="text1"/>
          <w:rtl/>
        </w:rPr>
        <w:t>.</w:t>
      </w:r>
    </w:p>
    <w:p w14:paraId="57F7E61F" w14:textId="4D558D67" w:rsidR="003A416E" w:rsidRPr="00DE6131" w:rsidRDefault="00C826BD" w:rsidP="001B4F5A">
      <w:pPr>
        <w:rPr>
          <w:rtl/>
        </w:rPr>
      </w:pPr>
      <w:r w:rsidRPr="00DE6131">
        <w:rPr>
          <w:rFonts w:hint="cs"/>
          <w:rtl/>
        </w:rPr>
        <w:t>ويمكن ل</w:t>
      </w:r>
      <w:r w:rsidR="003A3C74" w:rsidRPr="00DE6131">
        <w:rPr>
          <w:rFonts w:hint="cs"/>
          <w:rtl/>
        </w:rPr>
        <w:t xml:space="preserve">لجهة المتعاقدة </w:t>
      </w:r>
      <w:r w:rsidRPr="00DE6131">
        <w:rPr>
          <w:rFonts w:hint="cs"/>
          <w:rtl/>
        </w:rPr>
        <w:t xml:space="preserve"> ممارسة </w:t>
      </w:r>
      <w:r w:rsidR="003A3C74" w:rsidRPr="00DE6131">
        <w:rPr>
          <w:rFonts w:hint="cs"/>
          <w:rtl/>
        </w:rPr>
        <w:t xml:space="preserve">الرقابة المالية </w:t>
      </w:r>
      <w:r w:rsidRPr="00DE6131">
        <w:rPr>
          <w:rFonts w:hint="cs"/>
          <w:rtl/>
        </w:rPr>
        <w:t>التي تتعلق  ب</w:t>
      </w:r>
      <w:r w:rsidR="008D2088" w:rsidRPr="00DE6131">
        <w:rPr>
          <w:rFonts w:hint="cs"/>
          <w:rtl/>
        </w:rPr>
        <w:t>ال</w:t>
      </w:r>
      <w:r w:rsidR="003A3C74" w:rsidRPr="00DE6131">
        <w:rPr>
          <w:rFonts w:hint="cs"/>
          <w:rtl/>
        </w:rPr>
        <w:t xml:space="preserve">حسابات الخاصة بالتفويض </w:t>
      </w:r>
      <w:r w:rsidRPr="00DE6131">
        <w:rPr>
          <w:rFonts w:hint="cs"/>
          <w:rtl/>
        </w:rPr>
        <w:t>كما يمكنها أن</w:t>
      </w:r>
      <w:r w:rsidR="003A3C74" w:rsidRPr="00DE6131">
        <w:rPr>
          <w:rFonts w:hint="cs"/>
          <w:rtl/>
        </w:rPr>
        <w:t xml:space="preserve"> تعهد </w:t>
      </w:r>
      <w:r w:rsidRPr="00DE6131">
        <w:rPr>
          <w:rFonts w:hint="cs"/>
          <w:rtl/>
        </w:rPr>
        <w:t>بذلك</w:t>
      </w:r>
      <w:r w:rsidR="003A3C74" w:rsidRPr="00DE6131">
        <w:rPr>
          <w:rFonts w:hint="cs"/>
          <w:rtl/>
        </w:rPr>
        <w:t xml:space="preserve"> لجهات متخصصة</w:t>
      </w:r>
      <w:r w:rsidRPr="00DE6131">
        <w:rPr>
          <w:rFonts w:hint="cs"/>
          <w:rtl/>
        </w:rPr>
        <w:t xml:space="preserve"> من أجل</w:t>
      </w:r>
      <w:r w:rsidR="003A3C74" w:rsidRPr="00DE6131">
        <w:rPr>
          <w:rFonts w:hint="cs"/>
          <w:rtl/>
        </w:rPr>
        <w:t xml:space="preserve"> </w:t>
      </w:r>
      <w:r w:rsidRPr="00DE6131">
        <w:rPr>
          <w:rFonts w:hint="cs"/>
          <w:rtl/>
        </w:rPr>
        <w:t>القيام</w:t>
      </w:r>
      <w:r w:rsidR="003A3C74" w:rsidRPr="00DE6131">
        <w:rPr>
          <w:rFonts w:hint="cs"/>
          <w:rtl/>
        </w:rPr>
        <w:t xml:space="preserve"> </w:t>
      </w:r>
      <w:r w:rsidRPr="00DE6131">
        <w:rPr>
          <w:rFonts w:hint="cs"/>
          <w:rtl/>
        </w:rPr>
        <w:t>بهذه</w:t>
      </w:r>
      <w:r w:rsidR="003A3C74" w:rsidRPr="00DE6131">
        <w:rPr>
          <w:rFonts w:hint="cs"/>
          <w:rtl/>
        </w:rPr>
        <w:t xml:space="preserve"> </w:t>
      </w:r>
      <w:r w:rsidRPr="00DE6131">
        <w:rPr>
          <w:rFonts w:hint="cs"/>
          <w:rtl/>
        </w:rPr>
        <w:t>المهمة</w:t>
      </w:r>
      <w:r w:rsidR="003A3C74" w:rsidRPr="00DE6131">
        <w:rPr>
          <w:rFonts w:hint="cs"/>
          <w:rtl/>
        </w:rPr>
        <w:t xml:space="preserve">، ففي مصر </w:t>
      </w:r>
      <w:r w:rsidRPr="00DE6131">
        <w:rPr>
          <w:rFonts w:hint="cs"/>
          <w:rtl/>
        </w:rPr>
        <w:t xml:space="preserve">على سبيل المثال </w:t>
      </w:r>
      <w:r w:rsidR="003A3C74" w:rsidRPr="00DE6131">
        <w:rPr>
          <w:rFonts w:hint="cs"/>
          <w:rtl/>
        </w:rPr>
        <w:t xml:space="preserve">يجيز </w:t>
      </w:r>
      <w:r w:rsidRPr="00DE6131">
        <w:rPr>
          <w:rFonts w:hint="cs"/>
          <w:rtl/>
        </w:rPr>
        <w:t>ال</w:t>
      </w:r>
      <w:r w:rsidR="003A3C74" w:rsidRPr="00DE6131">
        <w:rPr>
          <w:rFonts w:hint="cs"/>
          <w:rtl/>
        </w:rPr>
        <w:t xml:space="preserve">قانون </w:t>
      </w:r>
      <w:r w:rsidRPr="00DE6131">
        <w:rPr>
          <w:rFonts w:hint="cs"/>
          <w:rtl/>
        </w:rPr>
        <w:t xml:space="preserve">المتعلق </w:t>
      </w:r>
      <w:r w:rsidR="00662B32" w:rsidRPr="00DE6131">
        <w:rPr>
          <w:rFonts w:hint="cs"/>
          <w:rtl/>
        </w:rPr>
        <w:t>بالتزاما</w:t>
      </w:r>
      <w:r w:rsidR="00662B32" w:rsidRPr="00DE6131">
        <w:rPr>
          <w:rtl/>
        </w:rPr>
        <w:t>ت</w:t>
      </w:r>
      <w:r w:rsidR="003A3C74" w:rsidRPr="00DE6131">
        <w:rPr>
          <w:rFonts w:hint="cs"/>
          <w:rtl/>
        </w:rPr>
        <w:t xml:space="preserve"> المرافق العامة لرئيس الجمهورية بناءا على اقتراح الوزير الأول مانح </w:t>
      </w:r>
      <w:r w:rsidRPr="00DE6131">
        <w:rPr>
          <w:rFonts w:hint="cs"/>
          <w:rtl/>
        </w:rPr>
        <w:t>التفويض</w:t>
      </w:r>
      <w:r w:rsidR="003A3C74" w:rsidRPr="00DE6131">
        <w:rPr>
          <w:rFonts w:hint="cs"/>
          <w:rtl/>
        </w:rPr>
        <w:t xml:space="preserve"> </w:t>
      </w:r>
      <w:r w:rsidR="00AE2062">
        <w:rPr>
          <w:rFonts w:hint="cs"/>
          <w:rtl/>
        </w:rPr>
        <w:t>أ</w:t>
      </w:r>
      <w:r w:rsidR="003A3C74" w:rsidRPr="00DE6131">
        <w:rPr>
          <w:rFonts w:hint="cs"/>
          <w:rtl/>
        </w:rPr>
        <w:t xml:space="preserve">و المشرف على الجهة </w:t>
      </w:r>
      <w:r w:rsidRPr="00DE6131">
        <w:rPr>
          <w:rFonts w:hint="cs"/>
          <w:rtl/>
        </w:rPr>
        <w:t>الادارية</w:t>
      </w:r>
      <w:r w:rsidR="003A3C74" w:rsidRPr="00DE6131">
        <w:rPr>
          <w:rFonts w:hint="cs"/>
          <w:rtl/>
        </w:rPr>
        <w:t xml:space="preserve"> </w:t>
      </w:r>
      <w:r w:rsidRPr="00DE6131">
        <w:rPr>
          <w:rFonts w:hint="cs"/>
          <w:rtl/>
        </w:rPr>
        <w:t>المفوضة</w:t>
      </w:r>
      <w:r w:rsidR="00AE2062">
        <w:rPr>
          <w:rFonts w:hint="cs"/>
          <w:rtl/>
        </w:rPr>
        <w:t xml:space="preserve"> أ</w:t>
      </w:r>
      <w:r w:rsidR="003A3C74" w:rsidRPr="00DE6131">
        <w:rPr>
          <w:rFonts w:hint="cs"/>
          <w:rtl/>
        </w:rPr>
        <w:t xml:space="preserve">ن </w:t>
      </w:r>
      <w:r w:rsidR="008D2088" w:rsidRPr="00DE6131">
        <w:rPr>
          <w:rFonts w:hint="cs"/>
          <w:rtl/>
        </w:rPr>
        <w:t>ي</w:t>
      </w:r>
      <w:r w:rsidRPr="00DE6131">
        <w:rPr>
          <w:rFonts w:hint="cs"/>
          <w:rtl/>
        </w:rPr>
        <w:t>كلف</w:t>
      </w:r>
      <w:r w:rsidR="003A3C74" w:rsidRPr="00DE6131">
        <w:rPr>
          <w:rFonts w:hint="cs"/>
          <w:rtl/>
        </w:rPr>
        <w:t xml:space="preserve"> ا</w:t>
      </w:r>
      <w:r w:rsidR="002E06C7" w:rsidRPr="00DE6131">
        <w:rPr>
          <w:rFonts w:hint="cs"/>
          <w:rtl/>
        </w:rPr>
        <w:t>ل</w:t>
      </w:r>
      <w:r w:rsidR="003A3C74" w:rsidRPr="00DE6131">
        <w:rPr>
          <w:rFonts w:hint="cs"/>
          <w:rtl/>
        </w:rPr>
        <w:t>جهاز المركزي</w:t>
      </w:r>
      <w:r w:rsidRPr="00DE6131">
        <w:rPr>
          <w:rFonts w:hint="cs"/>
          <w:rtl/>
        </w:rPr>
        <w:t xml:space="preserve"> للمحاسبات</w:t>
      </w:r>
      <w:r w:rsidR="003A3C74" w:rsidRPr="00DE6131">
        <w:rPr>
          <w:rFonts w:hint="cs"/>
          <w:rtl/>
        </w:rPr>
        <w:t xml:space="preserve"> </w:t>
      </w:r>
      <w:r w:rsidR="002E06C7" w:rsidRPr="00DE6131">
        <w:rPr>
          <w:rFonts w:hint="cs"/>
          <w:rtl/>
        </w:rPr>
        <w:t>ب</w:t>
      </w:r>
      <w:r w:rsidR="003A3C74" w:rsidRPr="00DE6131">
        <w:rPr>
          <w:rFonts w:hint="cs"/>
          <w:rtl/>
        </w:rPr>
        <w:t xml:space="preserve">هذه المهمة </w:t>
      </w:r>
      <w:r w:rsidRPr="00DE6131">
        <w:rPr>
          <w:rFonts w:hint="cs"/>
          <w:rtl/>
        </w:rPr>
        <w:t>ويقوم الأخير ب</w:t>
      </w:r>
      <w:r w:rsidR="003A3C74" w:rsidRPr="00DE6131">
        <w:rPr>
          <w:rFonts w:hint="cs"/>
          <w:rtl/>
        </w:rPr>
        <w:t xml:space="preserve">رفع تقريرا </w:t>
      </w:r>
      <w:r w:rsidRPr="00DE6131">
        <w:rPr>
          <w:rFonts w:hint="cs"/>
          <w:rtl/>
        </w:rPr>
        <w:t xml:space="preserve"> مفصلا </w:t>
      </w:r>
      <w:r w:rsidR="003A3C74" w:rsidRPr="00DE6131">
        <w:rPr>
          <w:rFonts w:hint="cs"/>
          <w:rtl/>
        </w:rPr>
        <w:t xml:space="preserve">بذلك الى كل من الوزير </w:t>
      </w:r>
      <w:r w:rsidRPr="00DE6131">
        <w:rPr>
          <w:rFonts w:hint="cs"/>
          <w:rtl/>
        </w:rPr>
        <w:t xml:space="preserve">المعني </w:t>
      </w:r>
      <w:r w:rsidR="003A3C74" w:rsidRPr="00DE6131">
        <w:rPr>
          <w:rFonts w:hint="cs"/>
          <w:rtl/>
        </w:rPr>
        <w:t xml:space="preserve"> والجهة </w:t>
      </w:r>
      <w:r w:rsidR="00662B32" w:rsidRPr="00DE6131">
        <w:rPr>
          <w:rFonts w:hint="cs"/>
          <w:rtl/>
        </w:rPr>
        <w:t>الإداري</w:t>
      </w:r>
      <w:r w:rsidR="00662B32" w:rsidRPr="00DE6131">
        <w:rPr>
          <w:rtl/>
        </w:rPr>
        <w:t>ة</w:t>
      </w:r>
      <w:r w:rsidRPr="00DE6131">
        <w:rPr>
          <w:rFonts w:hint="cs"/>
          <w:rtl/>
        </w:rPr>
        <w:t xml:space="preserve"> مانحة التفويض</w:t>
      </w:r>
      <w:r w:rsidR="003A3C74" w:rsidRPr="00DE6131">
        <w:rPr>
          <w:rStyle w:val="Appelnotedebasdep"/>
          <w:color w:val="000000" w:themeColor="text1"/>
          <w:rtl/>
        </w:rPr>
        <w:footnoteReference w:id="149"/>
      </w:r>
      <w:r w:rsidR="000535A9" w:rsidRPr="00DE6131">
        <w:rPr>
          <w:rFonts w:hint="cs"/>
          <w:rtl/>
        </w:rPr>
        <w:t xml:space="preserve"> </w:t>
      </w:r>
      <w:r w:rsidRPr="00DE6131">
        <w:rPr>
          <w:rFonts w:hint="cs"/>
          <w:rtl/>
        </w:rPr>
        <w:t xml:space="preserve"> </w:t>
      </w:r>
      <w:r w:rsidR="00C478F3" w:rsidRPr="00DE6131">
        <w:rPr>
          <w:rFonts w:hint="cs"/>
          <w:rtl/>
        </w:rPr>
        <w:t>وقد</w:t>
      </w:r>
      <w:r w:rsidR="00687A3E" w:rsidRPr="00DE6131">
        <w:rPr>
          <w:rFonts w:hint="cs"/>
          <w:rtl/>
        </w:rPr>
        <w:t xml:space="preserve"> </w:t>
      </w:r>
      <w:r w:rsidR="00C478F3" w:rsidRPr="00DE6131">
        <w:rPr>
          <w:rFonts w:hint="cs"/>
          <w:rtl/>
        </w:rPr>
        <w:t>نصت</w:t>
      </w:r>
      <w:r w:rsidR="00687A3E" w:rsidRPr="00DE6131">
        <w:rPr>
          <w:rFonts w:hint="cs"/>
          <w:rtl/>
        </w:rPr>
        <w:t xml:space="preserve"> المادة السابعة معدلة من القانون </w:t>
      </w:r>
      <w:r w:rsidR="00687A3E" w:rsidRPr="000328F0">
        <w:rPr>
          <w:rFonts w:hint="cs"/>
          <w:sz w:val="26"/>
          <w:szCs w:val="26"/>
          <w:rtl/>
        </w:rPr>
        <w:t xml:space="preserve">129 </w:t>
      </w:r>
      <w:r w:rsidR="00687A3E" w:rsidRPr="00DE6131">
        <w:rPr>
          <w:rFonts w:hint="cs"/>
          <w:rtl/>
        </w:rPr>
        <w:t xml:space="preserve">لعام </w:t>
      </w:r>
      <w:r w:rsidR="00687A3E" w:rsidRPr="000328F0">
        <w:rPr>
          <w:rFonts w:hint="cs"/>
          <w:sz w:val="24"/>
          <w:szCs w:val="24"/>
          <w:rtl/>
        </w:rPr>
        <w:t>1947</w:t>
      </w:r>
      <w:r w:rsidR="00C478F3" w:rsidRPr="00DE6131">
        <w:rPr>
          <w:rFonts w:hint="cs"/>
          <w:rtl/>
        </w:rPr>
        <w:t xml:space="preserve"> المتعلق بتنظيم مشاركة القطاع الخاص على حق الجهة  الإدارية </w:t>
      </w:r>
      <w:r w:rsidR="00687A3E" w:rsidRPr="00DE6131">
        <w:rPr>
          <w:rFonts w:hint="cs"/>
          <w:rtl/>
        </w:rPr>
        <w:t xml:space="preserve"> في رقابة </w:t>
      </w:r>
      <w:r w:rsidR="00C478F3" w:rsidRPr="00DE6131">
        <w:rPr>
          <w:rFonts w:hint="cs"/>
          <w:rtl/>
        </w:rPr>
        <w:t xml:space="preserve">صاحب التفويض </w:t>
      </w:r>
      <w:r w:rsidR="00687A3E" w:rsidRPr="00DE6131">
        <w:rPr>
          <w:rFonts w:hint="cs"/>
          <w:rtl/>
        </w:rPr>
        <w:t xml:space="preserve">من الناحية المالية </w:t>
      </w:r>
      <w:r w:rsidR="00C478F3" w:rsidRPr="00DE6131">
        <w:rPr>
          <w:rFonts w:hint="cs"/>
          <w:rtl/>
        </w:rPr>
        <w:t xml:space="preserve">عن طريق </w:t>
      </w:r>
      <w:r w:rsidR="00662B32" w:rsidRPr="00DE6131">
        <w:rPr>
          <w:rFonts w:hint="cs"/>
          <w:rtl/>
        </w:rPr>
        <w:t>مندوبيته</w:t>
      </w:r>
      <w:r w:rsidR="00662B32" w:rsidRPr="00DE6131">
        <w:rPr>
          <w:rtl/>
        </w:rPr>
        <w:t>ا</w:t>
      </w:r>
      <w:r w:rsidR="00C478F3" w:rsidRPr="00DE6131">
        <w:rPr>
          <w:rFonts w:hint="cs"/>
          <w:rtl/>
        </w:rPr>
        <w:t xml:space="preserve"> الذين</w:t>
      </w:r>
      <w:r w:rsidR="00687A3E" w:rsidRPr="00DE6131">
        <w:rPr>
          <w:rFonts w:hint="cs"/>
          <w:rtl/>
        </w:rPr>
        <w:t xml:space="preserve"> </w:t>
      </w:r>
      <w:r w:rsidR="00C478F3" w:rsidRPr="00DE6131">
        <w:rPr>
          <w:rFonts w:hint="cs"/>
          <w:rtl/>
        </w:rPr>
        <w:t xml:space="preserve">يتم </w:t>
      </w:r>
      <w:r w:rsidR="00687A3E" w:rsidRPr="00DE6131">
        <w:rPr>
          <w:rFonts w:hint="cs"/>
          <w:rtl/>
        </w:rPr>
        <w:t xml:space="preserve"> </w:t>
      </w:r>
      <w:r w:rsidR="00687A3E" w:rsidRPr="00DE6131">
        <w:rPr>
          <w:rFonts w:hint="cs"/>
          <w:rtl/>
        </w:rPr>
        <w:lastRenderedPageBreak/>
        <w:t xml:space="preserve">تعيينهم </w:t>
      </w:r>
      <w:r w:rsidR="00C478F3" w:rsidRPr="00DE6131">
        <w:rPr>
          <w:rFonts w:hint="cs"/>
          <w:rtl/>
        </w:rPr>
        <w:t xml:space="preserve">لهذا الغرض </w:t>
      </w:r>
      <w:r w:rsidR="00687A3E" w:rsidRPr="00DE6131">
        <w:rPr>
          <w:rFonts w:hint="cs"/>
          <w:rtl/>
        </w:rPr>
        <w:t xml:space="preserve">في الفروع والإدارات التي </w:t>
      </w:r>
      <w:r w:rsidR="00C478F3" w:rsidRPr="00DE6131">
        <w:rPr>
          <w:rFonts w:hint="cs"/>
          <w:rtl/>
        </w:rPr>
        <w:t>يقيمها</w:t>
      </w:r>
      <w:r w:rsidR="00687A3E" w:rsidRPr="00DE6131">
        <w:rPr>
          <w:rFonts w:hint="cs"/>
          <w:rtl/>
        </w:rPr>
        <w:t xml:space="preserve"> الملتزم </w:t>
      </w:r>
      <w:r w:rsidR="00C478F3" w:rsidRPr="00DE6131">
        <w:rPr>
          <w:rFonts w:hint="cs"/>
          <w:rtl/>
        </w:rPr>
        <w:t>لغرض تنفيذ و</w:t>
      </w:r>
      <w:r w:rsidR="00687A3E" w:rsidRPr="00DE6131">
        <w:rPr>
          <w:rFonts w:hint="cs"/>
          <w:rtl/>
        </w:rPr>
        <w:t xml:space="preserve">استغلال المرفق </w:t>
      </w:r>
      <w:r w:rsidR="00C478F3" w:rsidRPr="00DE6131">
        <w:rPr>
          <w:rFonts w:hint="cs"/>
          <w:rtl/>
        </w:rPr>
        <w:t xml:space="preserve">العام ويتوجب </w:t>
      </w:r>
      <w:r w:rsidR="008D2088" w:rsidRPr="00DE6131">
        <w:rPr>
          <w:rFonts w:hint="cs"/>
          <w:rtl/>
        </w:rPr>
        <w:t>على الملتزم</w:t>
      </w:r>
      <w:r w:rsidR="00687A3E" w:rsidRPr="00DE6131">
        <w:rPr>
          <w:rFonts w:hint="cs"/>
          <w:rtl/>
        </w:rPr>
        <w:t xml:space="preserve"> </w:t>
      </w:r>
      <w:r w:rsidR="008D2088" w:rsidRPr="00DE6131">
        <w:rPr>
          <w:rFonts w:hint="cs"/>
          <w:rtl/>
        </w:rPr>
        <w:t xml:space="preserve">أن يقدم </w:t>
      </w:r>
      <w:r w:rsidR="00687A3E" w:rsidRPr="00DE6131">
        <w:rPr>
          <w:rFonts w:hint="cs"/>
          <w:rtl/>
        </w:rPr>
        <w:t xml:space="preserve">الى مندوبي الجهات التي تتولى الرقابة كل </w:t>
      </w:r>
      <w:r w:rsidR="00C478F3" w:rsidRPr="00DE6131">
        <w:rPr>
          <w:rFonts w:hint="cs"/>
          <w:rtl/>
        </w:rPr>
        <w:t xml:space="preserve">المعلومات والوثائق التبريرية التي </w:t>
      </w:r>
      <w:r w:rsidR="00687A3E" w:rsidRPr="00DE6131">
        <w:rPr>
          <w:rFonts w:hint="cs"/>
          <w:rtl/>
        </w:rPr>
        <w:t>قد يطلبونه</w:t>
      </w:r>
      <w:r w:rsidR="00A867C8">
        <w:rPr>
          <w:rFonts w:hint="cs"/>
          <w:rtl/>
        </w:rPr>
        <w:t>ا في إ</w:t>
      </w:r>
      <w:r w:rsidR="00C478F3" w:rsidRPr="00DE6131">
        <w:rPr>
          <w:rFonts w:hint="cs"/>
          <w:rtl/>
        </w:rPr>
        <w:t>طار تنفيذ المهام الموكلة اليهم</w:t>
      </w:r>
      <w:r w:rsidR="008D2088" w:rsidRPr="00DE6131">
        <w:rPr>
          <w:rFonts w:hint="cs"/>
          <w:rtl/>
        </w:rPr>
        <w:t xml:space="preserve">، </w:t>
      </w:r>
      <w:r w:rsidR="00687A3E" w:rsidRPr="00DE6131">
        <w:rPr>
          <w:rFonts w:hint="cs"/>
          <w:rtl/>
        </w:rPr>
        <w:t xml:space="preserve">كل </w:t>
      </w:r>
      <w:r w:rsidR="008D2088" w:rsidRPr="00DE6131">
        <w:rPr>
          <w:rFonts w:hint="cs"/>
          <w:rtl/>
        </w:rPr>
        <w:t xml:space="preserve">هذه الأجهزة الرقابية </w:t>
      </w:r>
      <w:r w:rsidR="00662B32" w:rsidRPr="00DE6131">
        <w:rPr>
          <w:rFonts w:hint="cs"/>
          <w:rtl/>
        </w:rPr>
        <w:t>لا يج</w:t>
      </w:r>
      <w:r w:rsidR="00662B32" w:rsidRPr="00DE6131">
        <w:rPr>
          <w:rtl/>
        </w:rPr>
        <w:t>ب</w:t>
      </w:r>
      <w:r w:rsidR="008D2088" w:rsidRPr="00DE6131">
        <w:rPr>
          <w:rFonts w:hint="cs"/>
          <w:rtl/>
        </w:rPr>
        <w:t xml:space="preserve"> أن</w:t>
      </w:r>
      <w:r w:rsidR="00687A3E" w:rsidRPr="00DE6131">
        <w:rPr>
          <w:rFonts w:hint="cs"/>
          <w:rtl/>
        </w:rPr>
        <w:t xml:space="preserve"> </w:t>
      </w:r>
      <w:r w:rsidR="008D2088" w:rsidRPr="00DE6131">
        <w:rPr>
          <w:rFonts w:hint="cs"/>
          <w:rtl/>
        </w:rPr>
        <w:t>تخل</w:t>
      </w:r>
      <w:r w:rsidR="00687A3E" w:rsidRPr="00DE6131">
        <w:rPr>
          <w:rFonts w:hint="cs"/>
          <w:rtl/>
        </w:rPr>
        <w:t xml:space="preserve"> ب</w:t>
      </w:r>
      <w:r w:rsidR="008D2088" w:rsidRPr="00DE6131">
        <w:rPr>
          <w:rFonts w:hint="cs"/>
          <w:rtl/>
        </w:rPr>
        <w:t>ال</w:t>
      </w:r>
      <w:r w:rsidR="00687A3E" w:rsidRPr="00DE6131">
        <w:rPr>
          <w:rFonts w:hint="cs"/>
          <w:rtl/>
        </w:rPr>
        <w:t xml:space="preserve">حق </w:t>
      </w:r>
      <w:r w:rsidR="008D2088" w:rsidRPr="00DE6131">
        <w:rPr>
          <w:rFonts w:hint="cs"/>
          <w:rtl/>
        </w:rPr>
        <w:t>الأصيل للجهة المانحة ل</w:t>
      </w:r>
      <w:r w:rsidR="00687A3E" w:rsidRPr="00DE6131">
        <w:rPr>
          <w:rFonts w:hint="cs"/>
          <w:rtl/>
        </w:rPr>
        <w:t xml:space="preserve">لالتزام في </w:t>
      </w:r>
      <w:r w:rsidR="008D2088" w:rsidRPr="00DE6131">
        <w:rPr>
          <w:rFonts w:hint="cs"/>
          <w:rtl/>
        </w:rPr>
        <w:t xml:space="preserve">القيام بتدقيق </w:t>
      </w:r>
      <w:r w:rsidR="00E54000" w:rsidRPr="00DE6131">
        <w:rPr>
          <w:rFonts w:hint="cs"/>
          <w:rtl/>
        </w:rPr>
        <w:t xml:space="preserve"> الحسابات المالية ومراقبة</w:t>
      </w:r>
      <w:r w:rsidR="00687A3E" w:rsidRPr="00DE6131">
        <w:rPr>
          <w:rFonts w:hint="cs"/>
          <w:rtl/>
        </w:rPr>
        <w:t xml:space="preserve"> </w:t>
      </w:r>
      <w:r w:rsidR="00E54000" w:rsidRPr="00DE6131">
        <w:rPr>
          <w:rFonts w:hint="cs"/>
          <w:rtl/>
        </w:rPr>
        <w:t xml:space="preserve">كيفية </w:t>
      </w:r>
      <w:r w:rsidR="00687A3E" w:rsidRPr="00DE6131">
        <w:rPr>
          <w:rFonts w:hint="cs"/>
          <w:rtl/>
        </w:rPr>
        <w:t>إدارة</w:t>
      </w:r>
      <w:r w:rsidR="00E54000" w:rsidRPr="00DE6131">
        <w:rPr>
          <w:rFonts w:hint="cs"/>
          <w:rtl/>
        </w:rPr>
        <w:t xml:space="preserve"> واستغلال </w:t>
      </w:r>
      <w:r w:rsidR="00687A3E" w:rsidRPr="00DE6131">
        <w:rPr>
          <w:rFonts w:hint="cs"/>
          <w:rtl/>
        </w:rPr>
        <w:t xml:space="preserve"> المرفق</w:t>
      </w:r>
      <w:r w:rsidR="00687A3E" w:rsidRPr="00DE6131">
        <w:rPr>
          <w:rStyle w:val="Appelnotedebasdep"/>
          <w:color w:val="000000" w:themeColor="text1"/>
          <w:rtl/>
        </w:rPr>
        <w:footnoteReference w:id="150"/>
      </w:r>
      <w:r w:rsidR="00E54000" w:rsidRPr="00DE6131">
        <w:rPr>
          <w:rFonts w:hint="cs"/>
          <w:rtl/>
        </w:rPr>
        <w:t>.</w:t>
      </w:r>
      <w:r w:rsidR="003A416E" w:rsidRPr="00DE6131">
        <w:rPr>
          <w:rFonts w:hint="cs"/>
          <w:rtl/>
        </w:rPr>
        <w:t xml:space="preserve"> </w:t>
      </w:r>
    </w:p>
    <w:p w14:paraId="17F8787F" w14:textId="1D33CCF9" w:rsidR="0093480E" w:rsidRPr="00DE6131" w:rsidRDefault="00A867C8" w:rsidP="001B4F5A">
      <w:pPr>
        <w:rPr>
          <w:rtl/>
        </w:rPr>
      </w:pPr>
      <w:r>
        <w:rPr>
          <w:rFonts w:hint="cs"/>
          <w:rtl/>
        </w:rPr>
        <w:t>كما يمكن أ</w:t>
      </w:r>
      <w:r w:rsidR="00E54000" w:rsidRPr="00DE6131">
        <w:rPr>
          <w:rFonts w:hint="cs"/>
          <w:rtl/>
        </w:rPr>
        <w:t>ن تمتد الرقابة المالية</w:t>
      </w:r>
      <w:r w:rsidR="00816558" w:rsidRPr="00DE6131">
        <w:rPr>
          <w:rFonts w:hint="cs"/>
          <w:rtl/>
        </w:rPr>
        <w:t xml:space="preserve"> الى رقابة </w:t>
      </w:r>
      <w:r w:rsidR="00E54000" w:rsidRPr="00DE6131">
        <w:rPr>
          <w:rFonts w:hint="cs"/>
          <w:rtl/>
        </w:rPr>
        <w:t>مختلف ال</w:t>
      </w:r>
      <w:r>
        <w:rPr>
          <w:rFonts w:hint="cs"/>
          <w:rtl/>
        </w:rPr>
        <w:t>أ</w:t>
      </w:r>
      <w:r w:rsidR="00816558" w:rsidRPr="00DE6131">
        <w:rPr>
          <w:rFonts w:hint="cs"/>
          <w:rtl/>
        </w:rPr>
        <w:t xml:space="preserve">عمال </w:t>
      </w:r>
      <w:r w:rsidR="00E54000" w:rsidRPr="00DE6131">
        <w:rPr>
          <w:rFonts w:hint="cs"/>
          <w:rtl/>
        </w:rPr>
        <w:t xml:space="preserve">المرتبطة بتكاليف </w:t>
      </w:r>
      <w:r w:rsidR="00816558" w:rsidRPr="00DE6131">
        <w:rPr>
          <w:rFonts w:hint="cs"/>
          <w:rtl/>
        </w:rPr>
        <w:t xml:space="preserve">الصيانة والتجديد </w:t>
      </w:r>
      <w:r w:rsidR="00E54000" w:rsidRPr="00DE6131">
        <w:rPr>
          <w:rFonts w:hint="cs"/>
          <w:rtl/>
        </w:rPr>
        <w:t xml:space="preserve">خاصة في </w:t>
      </w:r>
      <w:r w:rsidR="00816558" w:rsidRPr="00DE6131">
        <w:rPr>
          <w:rFonts w:hint="cs"/>
          <w:rtl/>
        </w:rPr>
        <w:t>مشروعات البنية الأساسية</w:t>
      </w:r>
      <w:r>
        <w:rPr>
          <w:rFonts w:hint="cs"/>
          <w:rtl/>
        </w:rPr>
        <w:t xml:space="preserve"> </w:t>
      </w:r>
      <w:r w:rsidR="00E54000" w:rsidRPr="00DE6131">
        <w:rPr>
          <w:rFonts w:hint="cs"/>
          <w:rtl/>
        </w:rPr>
        <w:t xml:space="preserve">الحيوية </w:t>
      </w:r>
      <w:r w:rsidR="00816558" w:rsidRPr="00DE6131">
        <w:rPr>
          <w:rFonts w:hint="cs"/>
          <w:rtl/>
        </w:rPr>
        <w:t xml:space="preserve">التي </w:t>
      </w:r>
      <w:r w:rsidR="00E54000" w:rsidRPr="00DE6131">
        <w:rPr>
          <w:rFonts w:hint="cs"/>
          <w:rtl/>
        </w:rPr>
        <w:t xml:space="preserve">تتطلب مدة زمنية </w:t>
      </w:r>
      <w:r w:rsidR="00816558" w:rsidRPr="00DE6131">
        <w:rPr>
          <w:rFonts w:hint="cs"/>
          <w:rtl/>
        </w:rPr>
        <w:t xml:space="preserve">طويلة </w:t>
      </w:r>
      <w:r w:rsidR="00662B32" w:rsidRPr="00DE6131">
        <w:rPr>
          <w:rFonts w:hint="cs"/>
          <w:rtl/>
        </w:rPr>
        <w:t>للإنجاز</w:t>
      </w:r>
      <w:r w:rsidR="00E54000" w:rsidRPr="00DE6131">
        <w:rPr>
          <w:rFonts w:hint="cs"/>
          <w:rtl/>
        </w:rPr>
        <w:t xml:space="preserve"> والا</w:t>
      </w:r>
      <w:r w:rsidR="00816558" w:rsidRPr="00DE6131">
        <w:rPr>
          <w:rFonts w:hint="cs"/>
          <w:rtl/>
        </w:rPr>
        <w:t xml:space="preserve">ستغلال </w:t>
      </w:r>
      <w:r w:rsidR="00E54000" w:rsidRPr="00DE6131">
        <w:rPr>
          <w:rFonts w:hint="cs"/>
          <w:rtl/>
        </w:rPr>
        <w:t>،</w:t>
      </w:r>
      <w:r w:rsidR="00816558" w:rsidRPr="00DE6131">
        <w:rPr>
          <w:rFonts w:hint="cs"/>
          <w:rtl/>
        </w:rPr>
        <w:t xml:space="preserve"> </w:t>
      </w:r>
      <w:r w:rsidR="00E54000" w:rsidRPr="00DE6131">
        <w:rPr>
          <w:rFonts w:hint="cs"/>
          <w:rtl/>
        </w:rPr>
        <w:t>ف</w:t>
      </w:r>
      <w:r w:rsidR="00816558" w:rsidRPr="00DE6131">
        <w:rPr>
          <w:rFonts w:hint="cs"/>
          <w:rtl/>
        </w:rPr>
        <w:t xml:space="preserve">قد يؤدي </w:t>
      </w:r>
      <w:r w:rsidR="00E54000" w:rsidRPr="00DE6131">
        <w:rPr>
          <w:rFonts w:hint="cs"/>
          <w:rtl/>
        </w:rPr>
        <w:t xml:space="preserve">طول المدة </w:t>
      </w:r>
      <w:r w:rsidR="00816558" w:rsidRPr="00DE6131">
        <w:rPr>
          <w:rFonts w:hint="cs"/>
          <w:rtl/>
        </w:rPr>
        <w:t xml:space="preserve"> بعض الأحيان الى الت</w:t>
      </w:r>
      <w:r w:rsidR="00E54000" w:rsidRPr="00DE6131">
        <w:rPr>
          <w:rFonts w:hint="cs"/>
          <w:rtl/>
        </w:rPr>
        <w:t>لف في الأصول أ</w:t>
      </w:r>
      <w:r w:rsidR="00816558" w:rsidRPr="00DE6131">
        <w:rPr>
          <w:rFonts w:hint="cs"/>
          <w:rtl/>
        </w:rPr>
        <w:t xml:space="preserve">و المعدات </w:t>
      </w:r>
      <w:r w:rsidR="00E54000" w:rsidRPr="00DE6131">
        <w:rPr>
          <w:rFonts w:hint="cs"/>
          <w:rtl/>
        </w:rPr>
        <w:t xml:space="preserve">اللازمة لاستغلال المرفق </w:t>
      </w:r>
      <w:r w:rsidR="005F26CE" w:rsidRPr="00DE6131">
        <w:rPr>
          <w:rFonts w:hint="cs"/>
          <w:rtl/>
        </w:rPr>
        <w:t>، فكل</w:t>
      </w:r>
      <w:r w:rsidR="00816558" w:rsidRPr="00DE6131">
        <w:rPr>
          <w:rFonts w:hint="cs"/>
          <w:rtl/>
        </w:rPr>
        <w:t xml:space="preserve">ل </w:t>
      </w:r>
      <w:r w:rsidR="005F26CE" w:rsidRPr="00DE6131">
        <w:rPr>
          <w:rFonts w:hint="cs"/>
          <w:rtl/>
        </w:rPr>
        <w:t>هذه الظروف ت</w:t>
      </w:r>
      <w:r w:rsidR="00816558" w:rsidRPr="00DE6131">
        <w:rPr>
          <w:rFonts w:hint="cs"/>
          <w:rtl/>
        </w:rPr>
        <w:t xml:space="preserve">تطلب ضرورة </w:t>
      </w:r>
      <w:r w:rsidR="005F26CE" w:rsidRPr="00DE6131">
        <w:rPr>
          <w:rFonts w:hint="cs"/>
          <w:rtl/>
        </w:rPr>
        <w:t>المرافقة</w:t>
      </w:r>
      <w:r w:rsidR="00816558" w:rsidRPr="00DE6131">
        <w:rPr>
          <w:rFonts w:hint="cs"/>
          <w:rtl/>
        </w:rPr>
        <w:t xml:space="preserve"> المستمرة بصفة دورية من جانب جهة الإدارة المتعاقدة </w:t>
      </w:r>
      <w:r w:rsidR="005F26CE" w:rsidRPr="00DE6131">
        <w:rPr>
          <w:rFonts w:hint="cs"/>
          <w:rtl/>
        </w:rPr>
        <w:t xml:space="preserve">مانحة الالتزام </w:t>
      </w:r>
      <w:r w:rsidR="00816558" w:rsidRPr="00DE6131">
        <w:rPr>
          <w:rFonts w:hint="cs"/>
          <w:rtl/>
        </w:rPr>
        <w:t xml:space="preserve">ليس على الأصول </w:t>
      </w:r>
      <w:r w:rsidR="005F26CE" w:rsidRPr="00DE6131">
        <w:rPr>
          <w:rFonts w:hint="cs"/>
          <w:rtl/>
        </w:rPr>
        <w:t>فحسب</w:t>
      </w:r>
      <w:r w:rsidR="006E6B99">
        <w:rPr>
          <w:rFonts w:hint="cs"/>
          <w:rtl/>
        </w:rPr>
        <w:t>، وإ</w:t>
      </w:r>
      <w:r w:rsidR="005F26CE" w:rsidRPr="00DE6131">
        <w:rPr>
          <w:rFonts w:hint="cs"/>
          <w:rtl/>
        </w:rPr>
        <w:t>نما</w:t>
      </w:r>
      <w:r w:rsidR="00B42238" w:rsidRPr="00DE6131">
        <w:rPr>
          <w:rFonts w:hint="cs"/>
          <w:rtl/>
        </w:rPr>
        <w:t xml:space="preserve"> على </w:t>
      </w:r>
      <w:r w:rsidR="005F26CE" w:rsidRPr="00DE6131">
        <w:rPr>
          <w:rFonts w:hint="cs"/>
          <w:rtl/>
        </w:rPr>
        <w:t xml:space="preserve">كل </w:t>
      </w:r>
      <w:r w:rsidR="00662B32" w:rsidRPr="00DE6131">
        <w:rPr>
          <w:rFonts w:hint="cs"/>
          <w:rtl/>
        </w:rPr>
        <w:t>ما ت</w:t>
      </w:r>
      <w:r w:rsidR="00662B32" w:rsidRPr="00DE6131">
        <w:rPr>
          <w:rtl/>
        </w:rPr>
        <w:t>م</w:t>
      </w:r>
      <w:r w:rsidR="006E6B99">
        <w:rPr>
          <w:rFonts w:hint="cs"/>
          <w:rtl/>
        </w:rPr>
        <w:t xml:space="preserve"> إنفاقه من أموال على الصيانة أ</w:t>
      </w:r>
      <w:r w:rsidR="00B42238" w:rsidRPr="00DE6131">
        <w:rPr>
          <w:rFonts w:hint="cs"/>
          <w:rtl/>
        </w:rPr>
        <w:t xml:space="preserve">و استبدال التالف من المعدات </w:t>
      </w:r>
      <w:r w:rsidR="005F26CE" w:rsidRPr="00DE6131">
        <w:rPr>
          <w:rFonts w:hint="cs"/>
          <w:rtl/>
        </w:rPr>
        <w:t>من أخذ فكرة شاملة على سير وإدارة المشروعات العامة وتجنب المبالغة في ال</w:t>
      </w:r>
      <w:r w:rsidR="00B42238" w:rsidRPr="00DE6131">
        <w:rPr>
          <w:rFonts w:hint="cs"/>
          <w:rtl/>
        </w:rPr>
        <w:t>تقديرات</w:t>
      </w:r>
      <w:r w:rsidR="005F26CE" w:rsidRPr="00DE6131">
        <w:rPr>
          <w:rFonts w:hint="cs"/>
          <w:rtl/>
        </w:rPr>
        <w:t xml:space="preserve"> المالية ال</w:t>
      </w:r>
      <w:r w:rsidR="00B42238" w:rsidRPr="00DE6131">
        <w:rPr>
          <w:rFonts w:hint="cs"/>
          <w:rtl/>
        </w:rPr>
        <w:t xml:space="preserve">كبيرة في </w:t>
      </w:r>
      <w:r w:rsidR="005F26CE" w:rsidRPr="00DE6131">
        <w:rPr>
          <w:rFonts w:hint="cs"/>
          <w:rtl/>
        </w:rPr>
        <w:t>تكاليف المشروع</w:t>
      </w:r>
      <w:r w:rsidR="00946C9B" w:rsidRPr="00DE6131">
        <w:rPr>
          <w:rStyle w:val="Appelnotedebasdep"/>
          <w:color w:val="000000" w:themeColor="text1"/>
          <w:rtl/>
        </w:rPr>
        <w:footnoteReference w:id="151"/>
      </w:r>
      <w:r w:rsidR="00E54000" w:rsidRPr="00DE6131">
        <w:rPr>
          <w:rFonts w:hint="cs"/>
          <w:rtl/>
        </w:rPr>
        <w:t>.</w:t>
      </w:r>
    </w:p>
    <w:p w14:paraId="1A582A50" w14:textId="185DB619" w:rsidR="005F26CE" w:rsidRPr="00DE6131" w:rsidRDefault="005F26CE" w:rsidP="001B4F5A">
      <w:pPr>
        <w:rPr>
          <w:rtl/>
        </w:rPr>
      </w:pPr>
      <w:r w:rsidRPr="00DE6131">
        <w:rPr>
          <w:rFonts w:hint="cs"/>
          <w:rtl/>
        </w:rPr>
        <w:t xml:space="preserve">وبالتالي فالرقابة المالية الممارسة على عملية تنفيذ المشاريع العامة المفوضة من قبل </w:t>
      </w:r>
      <w:r w:rsidR="006E6B99">
        <w:rPr>
          <w:rFonts w:hint="cs"/>
          <w:rtl/>
        </w:rPr>
        <w:t>أ</w:t>
      </w:r>
      <w:r w:rsidRPr="00DE6131">
        <w:rPr>
          <w:rFonts w:hint="cs"/>
          <w:rtl/>
        </w:rPr>
        <w:t xml:space="preserve">شخاص القانون العام تسمح للجهة الإدارية المانحة للتفويض من تكوين نظرة شاملة على موازنة هذه المشاريع من ناحية النفقات التي تتطلبها </w:t>
      </w:r>
      <w:r w:rsidR="006641A1" w:rsidRPr="00DE6131">
        <w:rPr>
          <w:rFonts w:hint="cs"/>
          <w:rtl/>
        </w:rPr>
        <w:t xml:space="preserve">لحسن سيرها ثم من ناحية الإيرادات التي يمكن لهذه المرافق المفوضة ان تحققها، </w:t>
      </w:r>
      <w:r w:rsidR="00662B32" w:rsidRPr="00DE6131">
        <w:rPr>
          <w:rFonts w:hint="cs"/>
          <w:rtl/>
        </w:rPr>
        <w:t>بما يسم</w:t>
      </w:r>
      <w:r w:rsidR="00662B32" w:rsidRPr="00DE6131">
        <w:rPr>
          <w:rtl/>
        </w:rPr>
        <w:t>ح</w:t>
      </w:r>
      <w:r w:rsidR="006641A1" w:rsidRPr="00DE6131">
        <w:rPr>
          <w:rFonts w:hint="cs"/>
          <w:rtl/>
        </w:rPr>
        <w:t xml:space="preserve"> للسلطة المفوضة اتخاذ القرارات المناسبة عند ابرام مختلف عقود التفويض المستقبلية من ناحية الحفاظ على المصالح المالية للجهة الإدارية المانحة باعتبارها أموال عامة لابد من</w:t>
      </w:r>
      <w:r w:rsidR="00185D3A">
        <w:rPr>
          <w:rFonts w:hint="cs"/>
          <w:rtl/>
        </w:rPr>
        <w:t xml:space="preserve"> حمايتها، بالإضافة الى التقييم </w:t>
      </w:r>
      <w:r w:rsidR="006641A1" w:rsidRPr="00DE6131">
        <w:rPr>
          <w:rFonts w:hint="cs"/>
          <w:rtl/>
        </w:rPr>
        <w:t xml:space="preserve">المالي العقلاني للمكاسب المالية للمفوض له بما يسمح من </w:t>
      </w:r>
      <w:r w:rsidR="00662B32" w:rsidRPr="00DE6131">
        <w:rPr>
          <w:rFonts w:hint="cs"/>
          <w:rtl/>
        </w:rPr>
        <w:t>إرجاع</w:t>
      </w:r>
      <w:r w:rsidR="006641A1" w:rsidRPr="00DE6131">
        <w:rPr>
          <w:rFonts w:hint="cs"/>
          <w:rtl/>
        </w:rPr>
        <w:t xml:space="preserve"> الأرباح المالية الخ</w:t>
      </w:r>
      <w:r w:rsidR="00185D3A">
        <w:rPr>
          <w:rFonts w:hint="cs"/>
          <w:rtl/>
        </w:rPr>
        <w:t>ي</w:t>
      </w:r>
      <w:r w:rsidR="006641A1" w:rsidRPr="00DE6131">
        <w:rPr>
          <w:rFonts w:hint="cs"/>
          <w:rtl/>
        </w:rPr>
        <w:t xml:space="preserve">الية لبعض المرافق الى الحد </w:t>
      </w:r>
      <w:r w:rsidR="00662B32" w:rsidRPr="00DE6131">
        <w:rPr>
          <w:rFonts w:hint="cs"/>
          <w:rtl/>
        </w:rPr>
        <w:t>المعقول وفي</w:t>
      </w:r>
      <w:r w:rsidR="006641A1" w:rsidRPr="00DE6131">
        <w:rPr>
          <w:rFonts w:hint="cs"/>
          <w:rtl/>
        </w:rPr>
        <w:t xml:space="preserve"> المقابل ضمان التوازن المالي لصالح المفوض له بصفته مستثمرا في المرفق العام</w:t>
      </w:r>
      <w:r w:rsidR="00185D3A">
        <w:rPr>
          <w:rFonts w:hint="cs"/>
          <w:rtl/>
        </w:rPr>
        <w:t>، و</w:t>
      </w:r>
      <w:r w:rsidR="006641A1" w:rsidRPr="00DE6131">
        <w:rPr>
          <w:rFonts w:hint="cs"/>
          <w:rtl/>
        </w:rPr>
        <w:t xml:space="preserve"> يتوجب على الجهة المفوضة تحفيزه على توسيع استثماراته في المرافق العامة.</w:t>
      </w:r>
    </w:p>
    <w:p w14:paraId="0F610852" w14:textId="23A55EEA" w:rsidR="006641A1" w:rsidRPr="00DE6131" w:rsidRDefault="00293833" w:rsidP="001B4F5A">
      <w:pPr>
        <w:rPr>
          <w:rtl/>
        </w:rPr>
      </w:pPr>
      <w:r>
        <w:rPr>
          <w:rFonts w:hint="cs"/>
          <w:rtl/>
        </w:rPr>
        <w:t>بالإضافة الى أ</w:t>
      </w:r>
      <w:r w:rsidR="006641A1" w:rsidRPr="00DE6131">
        <w:rPr>
          <w:rFonts w:hint="cs"/>
          <w:rtl/>
        </w:rPr>
        <w:t xml:space="preserve">ن الرقابة المالية </w:t>
      </w:r>
      <w:r w:rsidR="00FB13E3">
        <w:rPr>
          <w:rFonts w:hint="cs"/>
          <w:rtl/>
        </w:rPr>
        <w:t xml:space="preserve">تمنح </w:t>
      </w:r>
      <w:r w:rsidR="00FB13E3" w:rsidRPr="00DE6131">
        <w:rPr>
          <w:rFonts w:hint="cs"/>
          <w:rtl/>
        </w:rPr>
        <w:t>للسلطة</w:t>
      </w:r>
      <w:r w:rsidR="006641A1" w:rsidRPr="00DE6131">
        <w:rPr>
          <w:rFonts w:hint="cs"/>
          <w:rtl/>
        </w:rPr>
        <w:t xml:space="preserve"> المفوضة </w:t>
      </w:r>
      <w:r w:rsidR="00546EA6">
        <w:rPr>
          <w:rFonts w:hint="cs"/>
          <w:rtl/>
        </w:rPr>
        <w:t>فرصة ل</w:t>
      </w:r>
      <w:r w:rsidR="00C1306D" w:rsidRPr="00DE6131">
        <w:rPr>
          <w:rFonts w:hint="cs"/>
          <w:rtl/>
        </w:rPr>
        <w:t xml:space="preserve">لتحديد </w:t>
      </w:r>
      <w:r w:rsidR="00546EA6">
        <w:rPr>
          <w:rFonts w:hint="cs"/>
          <w:rtl/>
        </w:rPr>
        <w:t>الموضوعي و</w:t>
      </w:r>
      <w:r w:rsidR="00C1306D" w:rsidRPr="00DE6131">
        <w:rPr>
          <w:rFonts w:hint="cs"/>
          <w:rtl/>
        </w:rPr>
        <w:t xml:space="preserve">العقلاني </w:t>
      </w:r>
      <w:r w:rsidR="00FB13E3">
        <w:rPr>
          <w:rFonts w:hint="cs"/>
          <w:rtl/>
        </w:rPr>
        <w:t xml:space="preserve">للأعباء التي يتحملها </w:t>
      </w:r>
      <w:r w:rsidR="00252487">
        <w:rPr>
          <w:rFonts w:hint="cs"/>
          <w:rtl/>
        </w:rPr>
        <w:t>المترفقون</w:t>
      </w:r>
      <w:r w:rsidR="00FB13E3">
        <w:rPr>
          <w:rFonts w:hint="cs"/>
          <w:rtl/>
        </w:rPr>
        <w:t xml:space="preserve"> من رسوم وأ</w:t>
      </w:r>
      <w:r w:rsidR="00C1306D" w:rsidRPr="00DE6131">
        <w:rPr>
          <w:rFonts w:hint="cs"/>
          <w:rtl/>
        </w:rPr>
        <w:t xml:space="preserve">تاوات ومجموع المبالغ </w:t>
      </w:r>
      <w:r w:rsidR="00662B32" w:rsidRPr="00DE6131">
        <w:rPr>
          <w:rFonts w:hint="cs"/>
          <w:rtl/>
        </w:rPr>
        <w:t>المالي</w:t>
      </w:r>
      <w:r w:rsidR="00C1306D" w:rsidRPr="00DE6131">
        <w:rPr>
          <w:rFonts w:hint="cs"/>
          <w:rtl/>
        </w:rPr>
        <w:t xml:space="preserve"> التي يدفعها كمقابل للخدمة </w:t>
      </w:r>
      <w:r w:rsidR="00916E10">
        <w:rPr>
          <w:rFonts w:hint="cs"/>
          <w:rtl/>
        </w:rPr>
        <w:t>العم</w:t>
      </w:r>
      <w:r w:rsidR="00662B32" w:rsidRPr="00DE6131">
        <w:rPr>
          <w:rFonts w:hint="cs"/>
          <w:rtl/>
        </w:rPr>
        <w:t>و</w:t>
      </w:r>
      <w:r w:rsidR="00916E10">
        <w:rPr>
          <w:rFonts w:hint="cs"/>
          <w:rtl/>
        </w:rPr>
        <w:t>م</w:t>
      </w:r>
      <w:r w:rsidR="00662B32" w:rsidRPr="00DE6131">
        <w:rPr>
          <w:rFonts w:hint="cs"/>
          <w:rtl/>
        </w:rPr>
        <w:t>ية</w:t>
      </w:r>
      <w:r w:rsidR="00C1306D" w:rsidRPr="00DE6131">
        <w:rPr>
          <w:rFonts w:hint="cs"/>
          <w:rtl/>
        </w:rPr>
        <w:t xml:space="preserve"> التي يتلقاها من المرفق العام محل عقد </w:t>
      </w:r>
      <w:r w:rsidR="00E27F9C" w:rsidRPr="00DE6131">
        <w:rPr>
          <w:rFonts w:hint="cs"/>
          <w:rtl/>
        </w:rPr>
        <w:t>التفويض،</w:t>
      </w:r>
      <w:r w:rsidR="00C1306D" w:rsidRPr="00DE6131">
        <w:rPr>
          <w:rFonts w:hint="cs"/>
          <w:rtl/>
        </w:rPr>
        <w:t xml:space="preserve"> وهو </w:t>
      </w:r>
      <w:r w:rsidR="00662B32" w:rsidRPr="00DE6131">
        <w:rPr>
          <w:rFonts w:hint="cs"/>
          <w:rtl/>
        </w:rPr>
        <w:t>ما يتي</w:t>
      </w:r>
      <w:r w:rsidR="00662B32" w:rsidRPr="00DE6131">
        <w:rPr>
          <w:rtl/>
        </w:rPr>
        <w:t>ح</w:t>
      </w:r>
      <w:r w:rsidR="00C1306D" w:rsidRPr="00DE6131">
        <w:rPr>
          <w:rFonts w:hint="cs"/>
          <w:rtl/>
        </w:rPr>
        <w:t xml:space="preserve"> تحقيق التوازن بين جودة الخدمة التي يتلقاها المستفيد من خدمات المرفق العام والتكلفة التي يتوجب عليه دفعها مما يساهم في تحقيق رضا المنتفع </w:t>
      </w:r>
      <w:r w:rsidR="00662B32" w:rsidRPr="00DE6131">
        <w:rPr>
          <w:rFonts w:hint="cs"/>
          <w:rtl/>
        </w:rPr>
        <w:t>واستقرار عق</w:t>
      </w:r>
      <w:r w:rsidR="00662B32" w:rsidRPr="00DE6131">
        <w:rPr>
          <w:rtl/>
        </w:rPr>
        <w:t>د</w:t>
      </w:r>
      <w:r w:rsidR="00916E10">
        <w:rPr>
          <w:rFonts w:hint="cs"/>
          <w:rtl/>
        </w:rPr>
        <w:t xml:space="preserve"> التفويض، بالإضافة الى أن الرقابة المالية تسمح للسلطات المفوضة بالوقوف على الأرباح الحقيقية التي يمكن أن يجنيها صاحب التفويض وتعطيها فكرة متكاملة </w:t>
      </w:r>
      <w:r w:rsidR="00185D3A">
        <w:rPr>
          <w:rFonts w:hint="cs"/>
          <w:rtl/>
        </w:rPr>
        <w:t>في الاختيار الأ</w:t>
      </w:r>
      <w:r w:rsidR="008C585E">
        <w:rPr>
          <w:rFonts w:hint="cs"/>
          <w:rtl/>
        </w:rPr>
        <w:t xml:space="preserve">نسب لأسلوب التسيير الملائم للمرفق العام مستقبلا </w:t>
      </w:r>
      <w:r w:rsidR="0020111B">
        <w:rPr>
          <w:rFonts w:hint="cs"/>
          <w:rtl/>
        </w:rPr>
        <w:t xml:space="preserve">حيث تمكن من </w:t>
      </w:r>
      <w:r w:rsidR="001F5334">
        <w:rPr>
          <w:rFonts w:hint="cs"/>
          <w:rtl/>
        </w:rPr>
        <w:t>تقييم</w:t>
      </w:r>
      <w:r w:rsidR="0020111B">
        <w:rPr>
          <w:rFonts w:hint="cs"/>
          <w:rtl/>
        </w:rPr>
        <w:t xml:space="preserve"> مداخيل المرافق </w:t>
      </w:r>
      <w:r w:rsidR="001F5334">
        <w:rPr>
          <w:rFonts w:hint="cs"/>
          <w:rtl/>
        </w:rPr>
        <w:t xml:space="preserve">العامة </w:t>
      </w:r>
      <w:r w:rsidR="0020111B">
        <w:rPr>
          <w:rFonts w:hint="cs"/>
          <w:rtl/>
        </w:rPr>
        <w:t xml:space="preserve">المفوضة </w:t>
      </w:r>
      <w:r w:rsidR="00AD2E6D">
        <w:rPr>
          <w:rFonts w:hint="cs"/>
          <w:rtl/>
        </w:rPr>
        <w:t xml:space="preserve">كما أنها </w:t>
      </w:r>
      <w:r w:rsidR="001F5334">
        <w:rPr>
          <w:rFonts w:hint="cs"/>
          <w:rtl/>
        </w:rPr>
        <w:t xml:space="preserve">تمكن من تحسين مركز </w:t>
      </w:r>
      <w:r w:rsidR="00F2093E">
        <w:rPr>
          <w:rFonts w:hint="cs"/>
          <w:rtl/>
        </w:rPr>
        <w:t xml:space="preserve">السلطة المفوضة فيما يتعلق بالنسب المالية التي </w:t>
      </w:r>
      <w:r>
        <w:rPr>
          <w:rFonts w:hint="cs"/>
          <w:rtl/>
        </w:rPr>
        <w:t xml:space="preserve">تطلبها في عملية التفاوض </w:t>
      </w:r>
      <w:r w:rsidR="00252487">
        <w:rPr>
          <w:rFonts w:hint="cs"/>
          <w:rtl/>
        </w:rPr>
        <w:t>لإبرام</w:t>
      </w:r>
      <w:r>
        <w:rPr>
          <w:rFonts w:hint="cs"/>
          <w:rtl/>
        </w:rPr>
        <w:t xml:space="preserve"> عقد التفويض.</w:t>
      </w:r>
      <w:r w:rsidR="008C585E">
        <w:rPr>
          <w:rFonts w:hint="cs"/>
          <w:rtl/>
        </w:rPr>
        <w:t xml:space="preserve"> </w:t>
      </w:r>
    </w:p>
    <w:p w14:paraId="0B566C48" w14:textId="5B4252D6" w:rsidR="00E27F9C" w:rsidRPr="00DE6131" w:rsidRDefault="006463B7" w:rsidP="004F2087">
      <w:pPr>
        <w:ind w:firstLine="0"/>
        <w:outlineLvl w:val="4"/>
        <w:rPr>
          <w:b/>
          <w:bCs/>
          <w:color w:val="000000" w:themeColor="text1"/>
          <w:rtl/>
        </w:rPr>
      </w:pPr>
      <w:bookmarkStart w:id="151" w:name="_Toc165664626"/>
      <w:bookmarkStart w:id="152" w:name="_Toc165665126"/>
      <w:bookmarkStart w:id="153" w:name="_Toc168134068"/>
      <w:r w:rsidRPr="00DE6131">
        <w:rPr>
          <w:rFonts w:hint="cs"/>
          <w:b/>
          <w:bCs/>
          <w:color w:val="000000" w:themeColor="text1"/>
          <w:rtl/>
        </w:rPr>
        <w:t xml:space="preserve">الفرع </w:t>
      </w:r>
      <w:r w:rsidR="00662B32" w:rsidRPr="00DE6131">
        <w:rPr>
          <w:rFonts w:hint="cs"/>
          <w:b/>
          <w:bCs/>
          <w:color w:val="000000" w:themeColor="text1"/>
          <w:rtl/>
        </w:rPr>
        <w:t>الخامس: الرقابة</w:t>
      </w:r>
      <w:r w:rsidRPr="00DE6131">
        <w:rPr>
          <w:rFonts w:hint="cs"/>
          <w:b/>
          <w:bCs/>
          <w:color w:val="000000" w:themeColor="text1"/>
          <w:rtl/>
        </w:rPr>
        <w:t xml:space="preserve"> الفنية</w:t>
      </w:r>
      <w:bookmarkEnd w:id="151"/>
      <w:bookmarkEnd w:id="152"/>
      <w:bookmarkEnd w:id="153"/>
    </w:p>
    <w:p w14:paraId="4F2B61B6" w14:textId="193625D1" w:rsidR="00DE5F5A" w:rsidRPr="00DE6131" w:rsidRDefault="00762DA5" w:rsidP="001B4F5A">
      <w:pPr>
        <w:rPr>
          <w:rtl/>
        </w:rPr>
      </w:pPr>
      <w:r w:rsidRPr="00DE6131">
        <w:rPr>
          <w:rFonts w:hint="cs"/>
          <w:rtl/>
        </w:rPr>
        <w:t>الرقابة الفنية</w:t>
      </w:r>
      <w:r w:rsidR="00E27F9C" w:rsidRPr="00DE6131">
        <w:rPr>
          <w:rFonts w:hint="cs"/>
          <w:rtl/>
        </w:rPr>
        <w:t xml:space="preserve"> على عقود تفويض المرافق العامة </w:t>
      </w:r>
      <w:r w:rsidRPr="00DE6131">
        <w:rPr>
          <w:rFonts w:hint="cs"/>
          <w:rtl/>
        </w:rPr>
        <w:t xml:space="preserve"> تمارسها الإدارة على الملتزم</w:t>
      </w:r>
      <w:r w:rsidR="00E27F9C" w:rsidRPr="00DE6131">
        <w:rPr>
          <w:rFonts w:hint="cs"/>
          <w:rtl/>
        </w:rPr>
        <w:t xml:space="preserve"> بتنفيذ المرفق</w:t>
      </w:r>
      <w:r w:rsidRPr="00DE6131">
        <w:rPr>
          <w:rFonts w:hint="cs"/>
          <w:rtl/>
        </w:rPr>
        <w:t xml:space="preserve"> </w:t>
      </w:r>
      <w:r w:rsidR="00E27F9C" w:rsidRPr="00DE6131">
        <w:rPr>
          <w:rFonts w:hint="cs"/>
          <w:rtl/>
        </w:rPr>
        <w:t xml:space="preserve">في كل الجوانب التي لها علاقة </w:t>
      </w:r>
      <w:r w:rsidRPr="00DE6131">
        <w:rPr>
          <w:rFonts w:hint="cs"/>
          <w:rtl/>
        </w:rPr>
        <w:t xml:space="preserve"> باستغلال</w:t>
      </w:r>
      <w:r w:rsidR="00E27F9C" w:rsidRPr="00DE6131">
        <w:rPr>
          <w:rFonts w:hint="cs"/>
          <w:rtl/>
        </w:rPr>
        <w:t xml:space="preserve"> واستثمار </w:t>
      </w:r>
      <w:r w:rsidRPr="00DE6131">
        <w:rPr>
          <w:rFonts w:hint="cs"/>
          <w:rtl/>
        </w:rPr>
        <w:t xml:space="preserve">المرفق العام </w:t>
      </w:r>
      <w:r w:rsidR="00D82C5E" w:rsidRPr="00DE6131">
        <w:rPr>
          <w:rFonts w:hint="cs"/>
          <w:rtl/>
        </w:rPr>
        <w:t xml:space="preserve">موضوع </w:t>
      </w:r>
      <w:r w:rsidR="00E27F9C" w:rsidRPr="00DE6131">
        <w:rPr>
          <w:rFonts w:hint="cs"/>
          <w:rtl/>
        </w:rPr>
        <w:t xml:space="preserve">التفويض قصد </w:t>
      </w:r>
      <w:r w:rsidR="00D82C5E" w:rsidRPr="00DE6131">
        <w:rPr>
          <w:rFonts w:hint="cs"/>
          <w:rtl/>
        </w:rPr>
        <w:t xml:space="preserve"> </w:t>
      </w:r>
      <w:r w:rsidR="009D0E39">
        <w:rPr>
          <w:rFonts w:hint="cs"/>
          <w:rtl/>
        </w:rPr>
        <w:t>ا</w:t>
      </w:r>
      <w:r w:rsidR="00662B32" w:rsidRPr="00DE6131">
        <w:rPr>
          <w:rFonts w:hint="cs"/>
          <w:rtl/>
        </w:rPr>
        <w:t>لتأكد</w:t>
      </w:r>
      <w:r w:rsidR="009D0E39">
        <w:rPr>
          <w:rFonts w:hint="cs"/>
          <w:rtl/>
        </w:rPr>
        <w:t xml:space="preserve"> من أ</w:t>
      </w:r>
      <w:r w:rsidR="00D82C5E" w:rsidRPr="00DE6131">
        <w:rPr>
          <w:rFonts w:hint="cs"/>
          <w:rtl/>
        </w:rPr>
        <w:t xml:space="preserve">ن الاستغلال يتم وفق </w:t>
      </w:r>
      <w:r w:rsidR="00E27F9C" w:rsidRPr="00DE6131">
        <w:rPr>
          <w:rFonts w:hint="cs"/>
          <w:rtl/>
        </w:rPr>
        <w:t>المتطلبات</w:t>
      </w:r>
      <w:r w:rsidR="00D82C5E" w:rsidRPr="00DE6131">
        <w:rPr>
          <w:rFonts w:hint="cs"/>
          <w:rtl/>
        </w:rPr>
        <w:t xml:space="preserve"> الفنية </w:t>
      </w:r>
      <w:r w:rsidR="00E27F9C" w:rsidRPr="00DE6131">
        <w:rPr>
          <w:rFonts w:hint="cs"/>
          <w:rtl/>
        </w:rPr>
        <w:t>التي كانت</w:t>
      </w:r>
      <w:r w:rsidR="009D0E39">
        <w:rPr>
          <w:rFonts w:hint="cs"/>
          <w:rtl/>
        </w:rPr>
        <w:t xml:space="preserve"> محل اتفاق بيم طرفي عقد التفويض</w:t>
      </w:r>
      <w:r w:rsidR="00D82C5E" w:rsidRPr="00DE6131">
        <w:rPr>
          <w:rFonts w:hint="cs"/>
          <w:rtl/>
        </w:rPr>
        <w:t xml:space="preserve">، ففي فرنسا </w:t>
      </w:r>
      <w:r w:rsidR="00EC6AA4" w:rsidRPr="00DE6131">
        <w:rPr>
          <w:rFonts w:hint="cs"/>
          <w:rtl/>
        </w:rPr>
        <w:t xml:space="preserve">على سبيل المثال نظم هذا النوع من الرقابة عن طريق </w:t>
      </w:r>
      <w:r w:rsidR="00D82C5E" w:rsidRPr="00DE6131">
        <w:rPr>
          <w:rFonts w:hint="cs"/>
          <w:rtl/>
        </w:rPr>
        <w:t xml:space="preserve"> دفاتر الشروط </w:t>
      </w:r>
      <w:r w:rsidR="009D0E39">
        <w:rPr>
          <w:rFonts w:hint="cs"/>
          <w:rtl/>
        </w:rPr>
        <w:t>التي يتم إ</w:t>
      </w:r>
      <w:r w:rsidR="00EC6AA4" w:rsidRPr="00DE6131">
        <w:rPr>
          <w:rFonts w:hint="cs"/>
          <w:rtl/>
        </w:rPr>
        <w:t xml:space="preserve">لحاقها باتفاقية عقد الالتزام </w:t>
      </w:r>
      <w:r w:rsidR="00D82C5E" w:rsidRPr="00DE6131">
        <w:rPr>
          <w:rFonts w:hint="cs"/>
          <w:rtl/>
        </w:rPr>
        <w:t xml:space="preserve">  ومثال ذلك </w:t>
      </w:r>
      <w:r w:rsidR="00662B32" w:rsidRPr="00DE6131">
        <w:rPr>
          <w:rFonts w:hint="cs"/>
          <w:rtl/>
        </w:rPr>
        <w:t>ما نص</w:t>
      </w:r>
      <w:r w:rsidR="00662B32" w:rsidRPr="00DE6131">
        <w:rPr>
          <w:rtl/>
        </w:rPr>
        <w:t>ت</w:t>
      </w:r>
      <w:r w:rsidR="00D82C5E" w:rsidRPr="00DE6131">
        <w:rPr>
          <w:rFonts w:hint="cs"/>
          <w:rtl/>
        </w:rPr>
        <w:t xml:space="preserve"> عليه المادة 47 من دفتر شروط عقود امتياز العقود الهيدروليكية ما يلي : من حق موظفي الإدارة الفنيين الدخول الى مناطق الاستغلال والاطلاع على سائر الوثائق ا</w:t>
      </w:r>
      <w:r w:rsidR="00281655">
        <w:rPr>
          <w:rFonts w:hint="cs"/>
          <w:rtl/>
        </w:rPr>
        <w:t>لفنية من رسومات وخرائط كما لهم إ</w:t>
      </w:r>
      <w:r w:rsidR="00D82C5E" w:rsidRPr="00DE6131">
        <w:rPr>
          <w:rFonts w:hint="cs"/>
          <w:rtl/>
        </w:rPr>
        <w:t xml:space="preserve">جراء الاختبارات اللازمة على مستوى القوى </w:t>
      </w:r>
      <w:r w:rsidR="00662B32" w:rsidRPr="00DE6131">
        <w:rPr>
          <w:rFonts w:hint="cs"/>
          <w:rtl/>
        </w:rPr>
        <w:t>للتأكد</w:t>
      </w:r>
      <w:r w:rsidR="00D82C5E" w:rsidRPr="00DE6131">
        <w:rPr>
          <w:rFonts w:hint="cs"/>
          <w:rtl/>
        </w:rPr>
        <w:t xml:space="preserve"> من معدلات الاس</w:t>
      </w:r>
      <w:r w:rsidR="00E27F9C" w:rsidRPr="00DE6131">
        <w:rPr>
          <w:rFonts w:hint="cs"/>
          <w:rtl/>
        </w:rPr>
        <w:t xml:space="preserve">تغلال كما تخول </w:t>
      </w:r>
      <w:r w:rsidR="00E27F9C" w:rsidRPr="00DE6131">
        <w:rPr>
          <w:rFonts w:hint="cs"/>
          <w:rtl/>
        </w:rPr>
        <w:lastRenderedPageBreak/>
        <w:t>المادة 30 من عقد</w:t>
      </w:r>
      <w:r w:rsidR="00D82C5E" w:rsidRPr="00DE6131">
        <w:rPr>
          <w:rFonts w:hint="cs"/>
          <w:rtl/>
        </w:rPr>
        <w:t xml:space="preserve"> امتياز الإنارة السلطة مانحة الالتزام حق ممارسة رقابتها على الملتزم عن طريق فحص كاف</w:t>
      </w:r>
      <w:r w:rsidR="00F04BE9" w:rsidRPr="00DE6131">
        <w:rPr>
          <w:rFonts w:hint="cs"/>
          <w:rtl/>
        </w:rPr>
        <w:t>ة الوثائق الفنية بالاستغلال والحصول ع</w:t>
      </w:r>
      <w:r w:rsidR="00D1254E" w:rsidRPr="00DE6131">
        <w:rPr>
          <w:rFonts w:hint="cs"/>
          <w:rtl/>
        </w:rPr>
        <w:t>ل</w:t>
      </w:r>
      <w:r w:rsidR="00F04BE9" w:rsidRPr="00DE6131">
        <w:rPr>
          <w:rFonts w:hint="cs"/>
          <w:rtl/>
        </w:rPr>
        <w:t>ى نسخ منها</w:t>
      </w:r>
      <w:r w:rsidR="00AF18D7" w:rsidRPr="00DE6131">
        <w:rPr>
          <w:rStyle w:val="Appelnotedebasdep"/>
          <w:color w:val="000000" w:themeColor="text1"/>
          <w:rtl/>
        </w:rPr>
        <w:footnoteReference w:id="152"/>
      </w:r>
      <w:r w:rsidR="00EC6AA4" w:rsidRPr="00DE6131">
        <w:rPr>
          <w:rFonts w:hint="cs"/>
          <w:rtl/>
        </w:rPr>
        <w:t>.</w:t>
      </w:r>
      <w:r w:rsidR="00F04BE9" w:rsidRPr="00DE6131">
        <w:rPr>
          <w:rFonts w:hint="cs"/>
          <w:rtl/>
        </w:rPr>
        <w:t xml:space="preserve"> </w:t>
      </w:r>
    </w:p>
    <w:p w14:paraId="09A08531" w14:textId="39463FD6" w:rsidR="00391033" w:rsidRPr="00DE6131" w:rsidRDefault="00EC6AA4" w:rsidP="001B4F5A">
      <w:pPr>
        <w:rPr>
          <w:rtl/>
        </w:rPr>
      </w:pPr>
      <w:r w:rsidRPr="00DE6131">
        <w:rPr>
          <w:rFonts w:hint="cs"/>
          <w:rtl/>
        </w:rPr>
        <w:t xml:space="preserve">وتتلخص هذه الرقابة </w:t>
      </w:r>
      <w:r w:rsidR="00DE5F5A" w:rsidRPr="00DE6131">
        <w:rPr>
          <w:rFonts w:hint="cs"/>
          <w:rtl/>
        </w:rPr>
        <w:t xml:space="preserve">بمراجعة </w:t>
      </w:r>
      <w:r w:rsidRPr="00DE6131">
        <w:rPr>
          <w:rFonts w:hint="cs"/>
          <w:rtl/>
        </w:rPr>
        <w:t>ال</w:t>
      </w:r>
      <w:r w:rsidR="00DE5F5A" w:rsidRPr="00DE6131">
        <w:rPr>
          <w:rFonts w:hint="cs"/>
          <w:rtl/>
        </w:rPr>
        <w:t xml:space="preserve">كيفية </w:t>
      </w:r>
      <w:r w:rsidRPr="00DE6131">
        <w:rPr>
          <w:rFonts w:hint="cs"/>
          <w:rtl/>
        </w:rPr>
        <w:t xml:space="preserve"> التي ينفذ بها</w:t>
      </w:r>
      <w:r w:rsidR="00DE5F5A" w:rsidRPr="00DE6131">
        <w:rPr>
          <w:rFonts w:hint="cs"/>
          <w:rtl/>
        </w:rPr>
        <w:t xml:space="preserve"> المشروع </w:t>
      </w:r>
      <w:r w:rsidRPr="00DE6131">
        <w:rPr>
          <w:rFonts w:hint="cs"/>
          <w:rtl/>
        </w:rPr>
        <w:t>المفوض</w:t>
      </w:r>
      <w:r w:rsidR="00DE5F5A" w:rsidRPr="00DE6131">
        <w:rPr>
          <w:rFonts w:hint="cs"/>
          <w:rtl/>
        </w:rPr>
        <w:t xml:space="preserve"> </w:t>
      </w:r>
      <w:r w:rsidRPr="00DE6131">
        <w:rPr>
          <w:rFonts w:hint="cs"/>
          <w:rtl/>
        </w:rPr>
        <w:t>ومراقبة</w:t>
      </w:r>
      <w:r w:rsidR="00DE5F5A" w:rsidRPr="00DE6131">
        <w:rPr>
          <w:rFonts w:hint="cs"/>
          <w:rtl/>
        </w:rPr>
        <w:t xml:space="preserve"> كافة </w:t>
      </w:r>
      <w:r w:rsidRPr="00DE6131">
        <w:rPr>
          <w:rFonts w:hint="cs"/>
          <w:rtl/>
        </w:rPr>
        <w:t xml:space="preserve">المراحل </w:t>
      </w:r>
      <w:r w:rsidR="00DE5F5A" w:rsidRPr="00DE6131">
        <w:rPr>
          <w:rFonts w:hint="cs"/>
          <w:rtl/>
        </w:rPr>
        <w:t xml:space="preserve"> </w:t>
      </w:r>
      <w:r w:rsidRPr="00DE6131">
        <w:rPr>
          <w:rFonts w:hint="cs"/>
          <w:rtl/>
        </w:rPr>
        <w:t xml:space="preserve">التي يقوم بها الملتزم حتى يتوصل الى تحقيق جودة  الخدمات وفق المواصفات الفنية المطلوبة والمتفق عليها سلفا مع الجهة الإدارية المتعاقدة </w:t>
      </w:r>
      <w:r w:rsidR="00DE5F5A" w:rsidRPr="00DE6131">
        <w:rPr>
          <w:rFonts w:hint="cs"/>
          <w:rtl/>
        </w:rPr>
        <w:t>في بنود التعاقد</w:t>
      </w:r>
      <w:r w:rsidRPr="00DE6131">
        <w:rPr>
          <w:rFonts w:hint="cs"/>
          <w:rtl/>
        </w:rPr>
        <w:t>،</w:t>
      </w:r>
      <w:r w:rsidR="00DE5F5A" w:rsidRPr="00DE6131">
        <w:rPr>
          <w:rFonts w:hint="cs"/>
          <w:rtl/>
        </w:rPr>
        <w:t xml:space="preserve"> فقد نص قانون الشراكة بين القطاع العام والخاص</w:t>
      </w:r>
      <w:r w:rsidR="00D1254E" w:rsidRPr="00DE6131">
        <w:rPr>
          <w:rFonts w:hint="cs"/>
          <w:rtl/>
        </w:rPr>
        <w:t xml:space="preserve"> المصري</w:t>
      </w:r>
      <w:r w:rsidR="00DE5F5A" w:rsidRPr="00DE6131">
        <w:rPr>
          <w:rFonts w:hint="cs"/>
          <w:rtl/>
        </w:rPr>
        <w:t xml:space="preserve"> على </w:t>
      </w:r>
      <w:r w:rsidR="00D1254E" w:rsidRPr="00DE6131">
        <w:rPr>
          <w:rFonts w:hint="cs"/>
          <w:rtl/>
        </w:rPr>
        <w:t xml:space="preserve">أن تسند الى </w:t>
      </w:r>
      <w:r w:rsidR="00DE5F5A" w:rsidRPr="00DE6131">
        <w:rPr>
          <w:rFonts w:hint="cs"/>
          <w:rtl/>
        </w:rPr>
        <w:t xml:space="preserve"> الجهة الإدارية</w:t>
      </w:r>
      <w:r w:rsidR="00D1254E" w:rsidRPr="00DE6131">
        <w:rPr>
          <w:rFonts w:hint="cs"/>
          <w:rtl/>
        </w:rPr>
        <w:t xml:space="preserve"> المتعاقدة الى جانب هيئات أخرى معنية بحكم </w:t>
      </w:r>
      <w:r w:rsidR="009E0B95" w:rsidRPr="00DE6131">
        <w:rPr>
          <w:rFonts w:hint="cs"/>
          <w:rtl/>
        </w:rPr>
        <w:t xml:space="preserve"> القانون </w:t>
      </w:r>
      <w:r w:rsidR="00D1254E" w:rsidRPr="00DE6131">
        <w:rPr>
          <w:rFonts w:hint="cs"/>
          <w:rtl/>
        </w:rPr>
        <w:t>ب</w:t>
      </w:r>
      <w:r w:rsidR="009E0B95" w:rsidRPr="00DE6131">
        <w:rPr>
          <w:rFonts w:hint="cs"/>
          <w:rtl/>
        </w:rPr>
        <w:t xml:space="preserve">متابعة ورقابة المرفق </w:t>
      </w:r>
      <w:r w:rsidR="00D1254E" w:rsidRPr="00DE6131">
        <w:rPr>
          <w:rFonts w:hint="cs"/>
          <w:rtl/>
        </w:rPr>
        <w:t>العام والخدمات التي يقدمها</w:t>
      </w:r>
      <w:r w:rsidR="009E0B95" w:rsidRPr="00DE6131">
        <w:rPr>
          <w:rFonts w:hint="cs"/>
          <w:rtl/>
        </w:rPr>
        <w:t xml:space="preserve"> من </w:t>
      </w:r>
      <w:r w:rsidR="00D1254E" w:rsidRPr="00DE6131">
        <w:rPr>
          <w:rFonts w:hint="cs"/>
          <w:rtl/>
        </w:rPr>
        <w:t>حيث ال</w:t>
      </w:r>
      <w:r w:rsidR="009E0B95" w:rsidRPr="00DE6131">
        <w:rPr>
          <w:rFonts w:hint="cs"/>
          <w:rtl/>
        </w:rPr>
        <w:t xml:space="preserve">جودة </w:t>
      </w:r>
      <w:r w:rsidR="00AE0C07">
        <w:rPr>
          <w:rFonts w:hint="cs"/>
          <w:rtl/>
        </w:rPr>
        <w:t xml:space="preserve">التي </w:t>
      </w:r>
      <w:r w:rsidR="00D1254E" w:rsidRPr="00DE6131">
        <w:rPr>
          <w:rFonts w:hint="cs"/>
          <w:rtl/>
        </w:rPr>
        <w:t>يتلقاها</w:t>
      </w:r>
      <w:r w:rsidR="009E0B95" w:rsidRPr="00DE6131">
        <w:rPr>
          <w:rFonts w:hint="cs"/>
          <w:rtl/>
        </w:rPr>
        <w:t xml:space="preserve"> </w:t>
      </w:r>
      <w:r w:rsidR="00662B32" w:rsidRPr="00DE6131">
        <w:rPr>
          <w:rFonts w:hint="cs"/>
          <w:rtl/>
        </w:rPr>
        <w:t>جمهور المنتفعي</w:t>
      </w:r>
      <w:r w:rsidR="00662B32" w:rsidRPr="00DE6131">
        <w:rPr>
          <w:rtl/>
        </w:rPr>
        <w:t>ن</w:t>
      </w:r>
      <w:r w:rsidR="00AE0C07">
        <w:rPr>
          <w:rFonts w:hint="cs"/>
          <w:rtl/>
        </w:rPr>
        <w:t>،</w:t>
      </w:r>
      <w:r w:rsidR="009E0B95" w:rsidRPr="00DE6131">
        <w:rPr>
          <w:rFonts w:hint="cs"/>
          <w:rtl/>
        </w:rPr>
        <w:t xml:space="preserve"> ولذلك يجب على الجهة الإدارية</w:t>
      </w:r>
      <w:r w:rsidR="00D1254E" w:rsidRPr="00DE6131">
        <w:rPr>
          <w:rFonts w:hint="cs"/>
          <w:rtl/>
        </w:rPr>
        <w:t xml:space="preserve"> المتعاقدة </w:t>
      </w:r>
      <w:r w:rsidR="009E0B95" w:rsidRPr="00DE6131">
        <w:rPr>
          <w:rFonts w:hint="cs"/>
          <w:rtl/>
        </w:rPr>
        <w:t>وفقا</w:t>
      </w:r>
      <w:r w:rsidR="00D1254E" w:rsidRPr="00DE6131">
        <w:rPr>
          <w:rFonts w:hint="cs"/>
          <w:rtl/>
        </w:rPr>
        <w:t xml:space="preserve"> لما تنص عليه اللوائح</w:t>
      </w:r>
      <w:r w:rsidR="009E0B95" w:rsidRPr="00DE6131">
        <w:rPr>
          <w:rFonts w:hint="cs"/>
          <w:rtl/>
        </w:rPr>
        <w:t xml:space="preserve"> التنفيذية </w:t>
      </w:r>
      <w:r w:rsidR="00AE0C07">
        <w:rPr>
          <w:rFonts w:hint="cs"/>
          <w:rtl/>
        </w:rPr>
        <w:t>أ</w:t>
      </w:r>
      <w:r w:rsidR="009E0B95" w:rsidRPr="00DE6131">
        <w:rPr>
          <w:rFonts w:hint="cs"/>
          <w:rtl/>
        </w:rPr>
        <w:t xml:space="preserve">ن </w:t>
      </w:r>
      <w:r w:rsidR="00D1254E" w:rsidRPr="00DE6131">
        <w:rPr>
          <w:rFonts w:hint="cs"/>
          <w:rtl/>
        </w:rPr>
        <w:t xml:space="preserve">تبادر </w:t>
      </w:r>
      <w:r w:rsidR="00662B32" w:rsidRPr="00DE6131">
        <w:rPr>
          <w:rFonts w:hint="cs"/>
          <w:rtl/>
        </w:rPr>
        <w:t>بأخطار</w:t>
      </w:r>
      <w:r w:rsidR="009E0B95" w:rsidRPr="00DE6131">
        <w:rPr>
          <w:rFonts w:hint="cs"/>
          <w:rtl/>
        </w:rPr>
        <w:t xml:space="preserve"> </w:t>
      </w:r>
      <w:r w:rsidR="00D1254E" w:rsidRPr="00DE6131">
        <w:rPr>
          <w:rFonts w:hint="cs"/>
          <w:rtl/>
        </w:rPr>
        <w:t>ال</w:t>
      </w:r>
      <w:r w:rsidR="009E0B95" w:rsidRPr="00DE6131">
        <w:rPr>
          <w:rFonts w:hint="cs"/>
          <w:rtl/>
        </w:rPr>
        <w:t xml:space="preserve">جهات </w:t>
      </w:r>
      <w:r w:rsidR="00D1254E" w:rsidRPr="00DE6131">
        <w:rPr>
          <w:rFonts w:hint="cs"/>
          <w:rtl/>
        </w:rPr>
        <w:t>المكلفة بالتنظيم و</w:t>
      </w:r>
      <w:r w:rsidR="009E0B95" w:rsidRPr="00DE6131">
        <w:rPr>
          <w:rFonts w:hint="cs"/>
          <w:rtl/>
        </w:rPr>
        <w:t>متابعة</w:t>
      </w:r>
      <w:r w:rsidR="00D1254E" w:rsidRPr="00DE6131">
        <w:rPr>
          <w:rFonts w:hint="cs"/>
          <w:rtl/>
        </w:rPr>
        <w:t xml:space="preserve"> تنفيذ المرفق العام </w:t>
      </w:r>
      <w:r w:rsidR="009E0B95" w:rsidRPr="00DE6131">
        <w:rPr>
          <w:rFonts w:hint="cs"/>
          <w:rtl/>
        </w:rPr>
        <w:t xml:space="preserve"> بنسخة من </w:t>
      </w:r>
      <w:r w:rsidR="00D1254E" w:rsidRPr="00DE6131">
        <w:rPr>
          <w:rFonts w:hint="cs"/>
          <w:rtl/>
        </w:rPr>
        <w:t>ال</w:t>
      </w:r>
      <w:r w:rsidR="009E0B95" w:rsidRPr="00DE6131">
        <w:rPr>
          <w:rFonts w:hint="cs"/>
          <w:rtl/>
        </w:rPr>
        <w:t xml:space="preserve">عقد وكافة ملاحقه الفنية لكي تتم متابعة المشروع </w:t>
      </w:r>
      <w:r w:rsidR="00391033" w:rsidRPr="00DE6131">
        <w:rPr>
          <w:rFonts w:hint="cs"/>
          <w:rtl/>
        </w:rPr>
        <w:t>في كافة مراحله،</w:t>
      </w:r>
      <w:r w:rsidR="009E0B95" w:rsidRPr="00DE6131">
        <w:rPr>
          <w:rFonts w:hint="cs"/>
          <w:rtl/>
        </w:rPr>
        <w:t xml:space="preserve"> وفي الوقت </w:t>
      </w:r>
      <w:r w:rsidR="00391033" w:rsidRPr="00DE6131">
        <w:rPr>
          <w:rFonts w:hint="cs"/>
          <w:rtl/>
        </w:rPr>
        <w:t>نفسه</w:t>
      </w:r>
      <w:r w:rsidR="009E0B95" w:rsidRPr="00DE6131">
        <w:rPr>
          <w:rFonts w:hint="cs"/>
          <w:rtl/>
        </w:rPr>
        <w:t xml:space="preserve"> </w:t>
      </w:r>
      <w:r w:rsidR="00391033" w:rsidRPr="00DE6131">
        <w:rPr>
          <w:rFonts w:hint="cs"/>
          <w:rtl/>
        </w:rPr>
        <w:t>عرض</w:t>
      </w:r>
      <w:r w:rsidR="009E0B95" w:rsidRPr="00DE6131">
        <w:rPr>
          <w:rFonts w:hint="cs"/>
          <w:rtl/>
        </w:rPr>
        <w:t xml:space="preserve"> كافة المنتجات والخدمات التي هي محل </w:t>
      </w:r>
      <w:r w:rsidR="00391033" w:rsidRPr="00DE6131">
        <w:rPr>
          <w:rFonts w:hint="cs"/>
          <w:rtl/>
        </w:rPr>
        <w:t>العقد</w:t>
      </w:r>
      <w:r w:rsidR="009E0B95" w:rsidRPr="00DE6131">
        <w:rPr>
          <w:rFonts w:hint="cs"/>
          <w:rtl/>
        </w:rPr>
        <w:t xml:space="preserve"> تحت الرقابة </w:t>
      </w:r>
      <w:r w:rsidR="00D1254E" w:rsidRPr="00DE6131">
        <w:rPr>
          <w:rFonts w:hint="cs"/>
          <w:rtl/>
        </w:rPr>
        <w:t xml:space="preserve">الفنية المطلوبة </w:t>
      </w:r>
      <w:r w:rsidR="009E0B95" w:rsidRPr="00DE6131">
        <w:rPr>
          <w:rFonts w:hint="cs"/>
          <w:rtl/>
        </w:rPr>
        <w:t xml:space="preserve">لكي يتم التأكد من </w:t>
      </w:r>
      <w:r w:rsidR="00391033" w:rsidRPr="00DE6131">
        <w:rPr>
          <w:rFonts w:hint="cs"/>
          <w:rtl/>
        </w:rPr>
        <w:t xml:space="preserve">المطابقة الفنية للمنتج </w:t>
      </w:r>
      <w:r w:rsidR="009E0B95" w:rsidRPr="00DE6131">
        <w:rPr>
          <w:rFonts w:hint="cs"/>
          <w:rtl/>
        </w:rPr>
        <w:t xml:space="preserve"> حسب القواعد والمواصفات المنصوص عليها في </w:t>
      </w:r>
      <w:r w:rsidR="00391033" w:rsidRPr="00DE6131">
        <w:rPr>
          <w:rFonts w:hint="cs"/>
          <w:rtl/>
        </w:rPr>
        <w:t>ال</w:t>
      </w:r>
      <w:r w:rsidR="009E0B95" w:rsidRPr="00DE6131">
        <w:rPr>
          <w:rFonts w:hint="cs"/>
          <w:rtl/>
        </w:rPr>
        <w:t>عقد</w:t>
      </w:r>
      <w:r w:rsidR="00AF18D7" w:rsidRPr="00DE6131">
        <w:rPr>
          <w:rStyle w:val="Appelnotedebasdep"/>
          <w:color w:val="000000" w:themeColor="text1"/>
          <w:rtl/>
        </w:rPr>
        <w:footnoteReference w:id="153"/>
      </w:r>
      <w:r w:rsidR="00391033" w:rsidRPr="00DE6131">
        <w:rPr>
          <w:rFonts w:hint="cs"/>
          <w:rtl/>
        </w:rPr>
        <w:t>.</w:t>
      </w:r>
    </w:p>
    <w:p w14:paraId="0D01F9E5" w14:textId="091C2EA5" w:rsidR="00762DA5" w:rsidRPr="00DE6131" w:rsidRDefault="00391033" w:rsidP="001B4F5A">
      <w:pPr>
        <w:rPr>
          <w:rtl/>
        </w:rPr>
      </w:pPr>
      <w:r w:rsidRPr="00DE6131">
        <w:rPr>
          <w:rFonts w:hint="cs"/>
          <w:rtl/>
        </w:rPr>
        <w:t xml:space="preserve">فهي رقابة فنية متخصصة يهدف من خلالها الى </w:t>
      </w:r>
      <w:r w:rsidR="009E0B95" w:rsidRPr="00DE6131">
        <w:rPr>
          <w:rFonts w:hint="cs"/>
          <w:rtl/>
        </w:rPr>
        <w:t xml:space="preserve"> </w:t>
      </w:r>
      <w:r w:rsidR="00662B32" w:rsidRPr="00DE6131">
        <w:rPr>
          <w:rFonts w:hint="cs"/>
          <w:rtl/>
        </w:rPr>
        <w:t>للتأكد</w:t>
      </w:r>
      <w:r w:rsidR="00AE0C07">
        <w:rPr>
          <w:rFonts w:hint="cs"/>
          <w:rtl/>
        </w:rPr>
        <w:t xml:space="preserve"> من أ</w:t>
      </w:r>
      <w:r w:rsidR="009E0B95" w:rsidRPr="00DE6131">
        <w:rPr>
          <w:rFonts w:hint="cs"/>
          <w:rtl/>
        </w:rPr>
        <w:t xml:space="preserve">ن استغلال </w:t>
      </w:r>
      <w:r w:rsidRPr="00DE6131">
        <w:rPr>
          <w:rFonts w:hint="cs"/>
          <w:rtl/>
        </w:rPr>
        <w:t>المرفق العام يتم بشكل يطابق ا</w:t>
      </w:r>
      <w:r w:rsidR="008C2E6F" w:rsidRPr="00DE6131">
        <w:rPr>
          <w:rFonts w:hint="cs"/>
          <w:rtl/>
        </w:rPr>
        <w:t>لاشتراطات الفنية المتفق عليها</w:t>
      </w:r>
      <w:r w:rsidRPr="00DE6131">
        <w:rPr>
          <w:rFonts w:hint="cs"/>
          <w:rtl/>
        </w:rPr>
        <w:t xml:space="preserve"> سواء في بنود العقد </w:t>
      </w:r>
      <w:r w:rsidR="00662B32" w:rsidRPr="00DE6131">
        <w:rPr>
          <w:rFonts w:hint="cs"/>
          <w:rtl/>
        </w:rPr>
        <w:t>وكراسة</w:t>
      </w:r>
      <w:r w:rsidR="008C2E6F" w:rsidRPr="00DE6131">
        <w:rPr>
          <w:rFonts w:hint="cs"/>
          <w:rtl/>
        </w:rPr>
        <w:t xml:space="preserve"> الشروط </w:t>
      </w:r>
      <w:r w:rsidRPr="00DE6131">
        <w:rPr>
          <w:rFonts w:hint="cs"/>
          <w:rtl/>
        </w:rPr>
        <w:t xml:space="preserve">والملاحق الخاصة بها هذه </w:t>
      </w:r>
      <w:r w:rsidR="008C2E6F" w:rsidRPr="00DE6131">
        <w:rPr>
          <w:rFonts w:hint="cs"/>
          <w:rtl/>
        </w:rPr>
        <w:t xml:space="preserve">المواصفات الفنية التي </w:t>
      </w:r>
      <w:r w:rsidR="00AE0C07">
        <w:rPr>
          <w:rFonts w:hint="cs"/>
          <w:rtl/>
        </w:rPr>
        <w:t>يقع على عاتق الملتزم إ</w:t>
      </w:r>
      <w:r w:rsidRPr="00DE6131">
        <w:rPr>
          <w:rFonts w:hint="cs"/>
          <w:rtl/>
        </w:rPr>
        <w:t>حترامها ف</w:t>
      </w:r>
      <w:r w:rsidR="008C2E6F" w:rsidRPr="00DE6131">
        <w:rPr>
          <w:rFonts w:hint="cs"/>
          <w:rtl/>
        </w:rPr>
        <w:t xml:space="preserve">يكون للإدارة </w:t>
      </w:r>
      <w:r w:rsidRPr="00DE6131">
        <w:rPr>
          <w:rFonts w:hint="cs"/>
          <w:rtl/>
        </w:rPr>
        <w:t xml:space="preserve">المتعاقدة </w:t>
      </w:r>
      <w:r w:rsidR="00082BAC" w:rsidRPr="00DE6131">
        <w:rPr>
          <w:rFonts w:hint="cs"/>
          <w:rtl/>
        </w:rPr>
        <w:t>الحق في بسط رقابتها على هذا</w:t>
      </w:r>
      <w:r w:rsidR="008C2E6F" w:rsidRPr="00DE6131">
        <w:rPr>
          <w:rFonts w:hint="cs"/>
          <w:rtl/>
        </w:rPr>
        <w:t xml:space="preserve"> </w:t>
      </w:r>
      <w:r w:rsidR="00AE0C07">
        <w:rPr>
          <w:rFonts w:hint="cs"/>
          <w:rtl/>
        </w:rPr>
        <w:t>الجانب الفني للمشروع</w:t>
      </w:r>
      <w:r w:rsidR="00082BAC" w:rsidRPr="00DE6131">
        <w:rPr>
          <w:rFonts w:hint="cs"/>
          <w:rtl/>
        </w:rPr>
        <w:t>،</w:t>
      </w:r>
      <w:r w:rsidR="008C2E6F" w:rsidRPr="00DE6131">
        <w:rPr>
          <w:rFonts w:hint="cs"/>
          <w:rtl/>
        </w:rPr>
        <w:t xml:space="preserve"> </w:t>
      </w:r>
      <w:r w:rsidR="00082BAC" w:rsidRPr="00DE6131">
        <w:rPr>
          <w:rFonts w:hint="cs"/>
          <w:rtl/>
        </w:rPr>
        <w:t xml:space="preserve">لتضمن بنفسها التزام مسير المرفق بها وفق </w:t>
      </w:r>
      <w:r w:rsidR="00AE0C07">
        <w:rPr>
          <w:rFonts w:hint="cs"/>
          <w:rtl/>
        </w:rPr>
        <w:t>تلك المواصفات المتفق عليها وتقوم الجهة المانحة بهذه المهمة</w:t>
      </w:r>
      <w:r w:rsidR="008C2E6F" w:rsidRPr="00DE6131">
        <w:rPr>
          <w:rFonts w:hint="cs"/>
          <w:rtl/>
        </w:rPr>
        <w:t xml:space="preserve"> </w:t>
      </w:r>
      <w:r w:rsidR="00082BAC" w:rsidRPr="00DE6131">
        <w:rPr>
          <w:rFonts w:hint="cs"/>
          <w:rtl/>
        </w:rPr>
        <w:t>بال</w:t>
      </w:r>
      <w:r w:rsidR="006A6A5B">
        <w:rPr>
          <w:rFonts w:hint="cs"/>
          <w:rtl/>
        </w:rPr>
        <w:t>إ</w:t>
      </w:r>
      <w:r w:rsidR="00082BAC" w:rsidRPr="00DE6131">
        <w:rPr>
          <w:rFonts w:hint="cs"/>
          <w:rtl/>
        </w:rPr>
        <w:t xml:space="preserve">عتماد على </w:t>
      </w:r>
      <w:r w:rsidR="008C2E6F" w:rsidRPr="00DE6131">
        <w:rPr>
          <w:rFonts w:hint="cs"/>
          <w:rtl/>
        </w:rPr>
        <w:t xml:space="preserve"> فنيين </w:t>
      </w:r>
      <w:r w:rsidR="00082BAC" w:rsidRPr="00DE6131">
        <w:rPr>
          <w:rFonts w:hint="cs"/>
          <w:rtl/>
        </w:rPr>
        <w:t xml:space="preserve"> مختصين تقوم </w:t>
      </w:r>
      <w:r w:rsidR="008C2E6F" w:rsidRPr="00DE6131">
        <w:rPr>
          <w:rFonts w:hint="cs"/>
          <w:rtl/>
        </w:rPr>
        <w:t xml:space="preserve">الإدارة </w:t>
      </w:r>
      <w:r w:rsidR="00662B32" w:rsidRPr="00DE6131">
        <w:rPr>
          <w:rFonts w:hint="cs"/>
          <w:rtl/>
        </w:rPr>
        <w:t>بإرسالهم</w:t>
      </w:r>
      <w:r w:rsidR="008C2E6F" w:rsidRPr="00DE6131">
        <w:rPr>
          <w:rFonts w:hint="cs"/>
          <w:rtl/>
        </w:rPr>
        <w:t xml:space="preserve"> الى موقع </w:t>
      </w:r>
      <w:r w:rsidR="00082BAC" w:rsidRPr="00DE6131">
        <w:rPr>
          <w:rFonts w:hint="cs"/>
          <w:rtl/>
        </w:rPr>
        <w:t xml:space="preserve"> تنفيذ المشروع وذلك قصد </w:t>
      </w:r>
      <w:r w:rsidR="005A0996" w:rsidRPr="00DE6131">
        <w:rPr>
          <w:rFonts w:hint="cs"/>
          <w:rtl/>
        </w:rPr>
        <w:t>ال</w:t>
      </w:r>
      <w:r w:rsidR="005A0996">
        <w:rPr>
          <w:rFonts w:hint="cs"/>
          <w:rtl/>
        </w:rPr>
        <w:t>ا</w:t>
      </w:r>
      <w:r w:rsidR="005A0996" w:rsidRPr="00DE6131">
        <w:rPr>
          <w:rFonts w:hint="cs"/>
          <w:rtl/>
        </w:rPr>
        <w:t>طلاع</w:t>
      </w:r>
      <w:r w:rsidR="008C2E6F" w:rsidRPr="00DE6131">
        <w:rPr>
          <w:rFonts w:hint="cs"/>
          <w:rtl/>
        </w:rPr>
        <w:t xml:space="preserve"> على الوثائق الفنية </w:t>
      </w:r>
      <w:r w:rsidR="00082BAC" w:rsidRPr="00DE6131">
        <w:rPr>
          <w:rFonts w:hint="cs"/>
          <w:rtl/>
        </w:rPr>
        <w:t xml:space="preserve">من </w:t>
      </w:r>
      <w:r w:rsidR="008C2E6F" w:rsidRPr="00DE6131">
        <w:rPr>
          <w:rFonts w:hint="cs"/>
          <w:rtl/>
        </w:rPr>
        <w:t xml:space="preserve">خرائط والرسومات </w:t>
      </w:r>
      <w:r w:rsidR="00082BAC" w:rsidRPr="00DE6131">
        <w:rPr>
          <w:rFonts w:hint="cs"/>
          <w:rtl/>
        </w:rPr>
        <w:t xml:space="preserve">بيانية </w:t>
      </w:r>
      <w:r w:rsidR="008C2E6F" w:rsidRPr="00DE6131">
        <w:rPr>
          <w:rFonts w:hint="cs"/>
          <w:rtl/>
        </w:rPr>
        <w:t>ومتابعة عملية التنفيذ في جوانبها الفنية</w:t>
      </w:r>
      <w:r w:rsidR="00082BAC" w:rsidRPr="00DE6131">
        <w:rPr>
          <w:rFonts w:hint="cs"/>
          <w:rtl/>
        </w:rPr>
        <w:t xml:space="preserve"> ككل </w:t>
      </w:r>
      <w:r w:rsidR="008C2E6F" w:rsidRPr="00DE6131">
        <w:rPr>
          <w:rFonts w:hint="cs"/>
          <w:rtl/>
        </w:rPr>
        <w:t>طبق</w:t>
      </w:r>
      <w:r w:rsidR="00D1254E" w:rsidRPr="00DE6131">
        <w:rPr>
          <w:rFonts w:hint="cs"/>
          <w:rtl/>
        </w:rPr>
        <w:t xml:space="preserve">ا </w:t>
      </w:r>
      <w:r w:rsidR="00082BAC" w:rsidRPr="00DE6131">
        <w:rPr>
          <w:rFonts w:hint="cs"/>
          <w:rtl/>
        </w:rPr>
        <w:t>ل</w:t>
      </w:r>
      <w:r w:rsidR="00D1254E" w:rsidRPr="00DE6131">
        <w:rPr>
          <w:rFonts w:hint="cs"/>
          <w:rtl/>
        </w:rPr>
        <w:t>لتقنيات</w:t>
      </w:r>
      <w:r w:rsidR="00082BAC" w:rsidRPr="00DE6131">
        <w:rPr>
          <w:rFonts w:hint="cs"/>
          <w:rtl/>
        </w:rPr>
        <w:t xml:space="preserve"> الفنية </w:t>
      </w:r>
      <w:r w:rsidR="00D1254E" w:rsidRPr="00DE6131">
        <w:rPr>
          <w:rFonts w:hint="cs"/>
          <w:rtl/>
        </w:rPr>
        <w:t>الحديثة.</w:t>
      </w:r>
      <w:r w:rsidR="009E0B95" w:rsidRPr="00DE6131">
        <w:rPr>
          <w:rFonts w:hint="cs"/>
          <w:rtl/>
        </w:rPr>
        <w:t xml:space="preserve"> </w:t>
      </w:r>
    </w:p>
    <w:p w14:paraId="695B7E4F" w14:textId="7D5B4A5B" w:rsidR="001E137A" w:rsidRPr="00DE6131" w:rsidRDefault="001E137A" w:rsidP="001B4F5A">
      <w:pPr>
        <w:rPr>
          <w:rtl/>
        </w:rPr>
      </w:pPr>
      <w:r w:rsidRPr="00DE6131">
        <w:rPr>
          <w:rFonts w:hint="cs"/>
          <w:rtl/>
        </w:rPr>
        <w:t xml:space="preserve">وفي مصر </w:t>
      </w:r>
      <w:r w:rsidR="00082BAC" w:rsidRPr="00DE6131">
        <w:rPr>
          <w:rFonts w:hint="cs"/>
          <w:rtl/>
        </w:rPr>
        <w:t xml:space="preserve">على سبيل المثال </w:t>
      </w:r>
      <w:r w:rsidRPr="00DE6131">
        <w:rPr>
          <w:rFonts w:hint="cs"/>
          <w:rtl/>
        </w:rPr>
        <w:t xml:space="preserve">تنص المادة السابعة من القانون </w:t>
      </w:r>
      <w:r w:rsidRPr="006A6A5B">
        <w:rPr>
          <w:rFonts w:hint="cs"/>
          <w:sz w:val="24"/>
          <w:szCs w:val="24"/>
          <w:rtl/>
        </w:rPr>
        <w:t xml:space="preserve">129 </w:t>
      </w:r>
      <w:r w:rsidRPr="00DE6131">
        <w:rPr>
          <w:rFonts w:hint="cs"/>
          <w:rtl/>
        </w:rPr>
        <w:t xml:space="preserve">لعام </w:t>
      </w:r>
      <w:r w:rsidRPr="006A6A5B">
        <w:rPr>
          <w:rFonts w:hint="cs"/>
          <w:sz w:val="24"/>
          <w:szCs w:val="24"/>
          <w:rtl/>
        </w:rPr>
        <w:t xml:space="preserve">1947 </w:t>
      </w:r>
      <w:r w:rsidRPr="00DE6131">
        <w:rPr>
          <w:rFonts w:hint="cs"/>
          <w:rtl/>
        </w:rPr>
        <w:t>الخاص ب</w:t>
      </w:r>
      <w:r w:rsidR="00082BAC" w:rsidRPr="00DE6131">
        <w:rPr>
          <w:rFonts w:hint="cs"/>
          <w:rtl/>
        </w:rPr>
        <w:t>ن</w:t>
      </w:r>
      <w:r w:rsidRPr="00DE6131">
        <w:rPr>
          <w:rFonts w:hint="cs"/>
          <w:rtl/>
        </w:rPr>
        <w:t>ظ</w:t>
      </w:r>
      <w:r w:rsidR="00082BAC" w:rsidRPr="00DE6131">
        <w:rPr>
          <w:rFonts w:hint="cs"/>
          <w:rtl/>
        </w:rPr>
        <w:t>ام التزامات المرافق العامة على أ</w:t>
      </w:r>
      <w:r w:rsidR="002C0440">
        <w:rPr>
          <w:rFonts w:hint="cs"/>
          <w:rtl/>
        </w:rPr>
        <w:t>ن" لمانح الإ</w:t>
      </w:r>
      <w:r w:rsidRPr="00DE6131">
        <w:rPr>
          <w:rFonts w:hint="cs"/>
          <w:rtl/>
        </w:rPr>
        <w:t xml:space="preserve">لتزام </w:t>
      </w:r>
      <w:r w:rsidR="002C0440">
        <w:rPr>
          <w:rFonts w:hint="cs"/>
          <w:rtl/>
        </w:rPr>
        <w:t>أن يراقب إ</w:t>
      </w:r>
      <w:r w:rsidRPr="00DE6131">
        <w:rPr>
          <w:rFonts w:hint="cs"/>
          <w:rtl/>
        </w:rPr>
        <w:t xml:space="preserve">نشاء المرفق العام موضوع الالتزام وسيره من النواحي الفنية والإدارية والمالية وله في سبيل ذلك تعيين مندوبين عنه في مختلف الفروع الإدارية التي ينشاها الملتزم لاستغلال المرفق ويختص </w:t>
      </w:r>
      <w:r w:rsidR="00662B32" w:rsidRPr="00DE6131">
        <w:rPr>
          <w:rFonts w:hint="cs"/>
          <w:rtl/>
        </w:rPr>
        <w:t>هؤلاء</w:t>
      </w:r>
      <w:r w:rsidRPr="00DE6131">
        <w:rPr>
          <w:rFonts w:hint="cs"/>
          <w:rtl/>
        </w:rPr>
        <w:t xml:space="preserve"> المندوبين بدراسة تلك النواحي وتقديم تقرير بذلك لمانح الالتزام و</w:t>
      </w:r>
      <w:r w:rsidR="002C0440">
        <w:rPr>
          <w:rFonts w:hint="cs"/>
          <w:rtl/>
        </w:rPr>
        <w:t>على الملتزم أ</w:t>
      </w:r>
      <w:r w:rsidRPr="00DE6131">
        <w:rPr>
          <w:rFonts w:hint="cs"/>
          <w:rtl/>
        </w:rPr>
        <w:t xml:space="preserve">ن يقدم الى مندوبي الجهات التي تتولى الرقابة وفقا </w:t>
      </w:r>
      <w:r w:rsidR="00662B32" w:rsidRPr="00DE6131">
        <w:rPr>
          <w:rFonts w:hint="cs"/>
          <w:rtl/>
        </w:rPr>
        <w:t>للأحكام</w:t>
      </w:r>
      <w:r w:rsidRPr="00DE6131">
        <w:rPr>
          <w:rFonts w:hint="cs"/>
          <w:rtl/>
        </w:rPr>
        <w:t xml:space="preserve"> السابقة </w:t>
      </w:r>
      <w:r w:rsidR="00597BB9" w:rsidRPr="00DE6131">
        <w:rPr>
          <w:rFonts w:hint="cs"/>
          <w:rtl/>
        </w:rPr>
        <w:t xml:space="preserve">كل </w:t>
      </w:r>
      <w:r w:rsidR="00662B32" w:rsidRPr="00DE6131">
        <w:rPr>
          <w:rFonts w:hint="cs"/>
          <w:rtl/>
        </w:rPr>
        <w:t>ما ق</w:t>
      </w:r>
      <w:r w:rsidR="00662B32" w:rsidRPr="00DE6131">
        <w:rPr>
          <w:rtl/>
        </w:rPr>
        <w:t>د</w:t>
      </w:r>
      <w:r w:rsidR="00597BB9" w:rsidRPr="00DE6131">
        <w:rPr>
          <w:rFonts w:hint="cs"/>
          <w:rtl/>
        </w:rPr>
        <w:t xml:space="preserve"> </w:t>
      </w:r>
      <w:r w:rsidR="00662B32" w:rsidRPr="00DE6131">
        <w:rPr>
          <w:rFonts w:hint="cs"/>
          <w:rtl/>
        </w:rPr>
        <w:t>يطلبوهم</w:t>
      </w:r>
      <w:r w:rsidR="002C0440">
        <w:rPr>
          <w:rFonts w:hint="cs"/>
          <w:rtl/>
        </w:rPr>
        <w:t xml:space="preserve"> من معلومات أو بيانات أ</w:t>
      </w:r>
      <w:r w:rsidR="00597BB9" w:rsidRPr="00DE6131">
        <w:rPr>
          <w:rFonts w:hint="cs"/>
          <w:rtl/>
        </w:rPr>
        <w:t>و إحصاءات وتحرص الجهة مانحة الالتزام على ت</w:t>
      </w:r>
      <w:r w:rsidR="00C1760C" w:rsidRPr="00DE6131">
        <w:rPr>
          <w:rFonts w:hint="cs"/>
          <w:rtl/>
        </w:rPr>
        <w:t xml:space="preserve">ضمين العقد تنظيما مفصلا لسلطاتها في الرقابة الفنية </w:t>
      </w:r>
      <w:r w:rsidR="00082BAC" w:rsidRPr="00DE6131">
        <w:rPr>
          <w:rFonts w:hint="cs"/>
          <w:rtl/>
        </w:rPr>
        <w:t>"</w:t>
      </w:r>
      <w:r w:rsidR="00AF18D7" w:rsidRPr="00DE6131">
        <w:rPr>
          <w:rStyle w:val="Appelnotedebasdep"/>
          <w:color w:val="000000" w:themeColor="text1"/>
          <w:rtl/>
        </w:rPr>
        <w:footnoteReference w:id="154"/>
      </w:r>
      <w:r w:rsidR="002C0440">
        <w:rPr>
          <w:rFonts w:hint="cs"/>
          <w:rtl/>
        </w:rPr>
        <w:t>.</w:t>
      </w:r>
      <w:r w:rsidR="00C1760C" w:rsidRPr="00DE6131">
        <w:rPr>
          <w:rFonts w:hint="cs"/>
          <w:rtl/>
        </w:rPr>
        <w:t xml:space="preserve"> </w:t>
      </w:r>
    </w:p>
    <w:p w14:paraId="2AD2A70B" w14:textId="32483A91" w:rsidR="00790660" w:rsidRPr="00DE6131" w:rsidRDefault="002C0440" w:rsidP="001B4F5A">
      <w:pPr>
        <w:rPr>
          <w:rtl/>
        </w:rPr>
      </w:pPr>
      <w:r>
        <w:rPr>
          <w:rFonts w:hint="cs"/>
          <w:rtl/>
        </w:rPr>
        <w:t xml:space="preserve">  فالرقابة الفنية هي إ</w:t>
      </w:r>
      <w:r w:rsidR="00790660" w:rsidRPr="00DE6131">
        <w:rPr>
          <w:rFonts w:hint="cs"/>
          <w:rtl/>
        </w:rPr>
        <w:t xml:space="preserve">حدى صور الرقابة على عقود تفويض المرفق العام، فرضها التطور </w:t>
      </w:r>
      <w:r w:rsidR="00227CE2" w:rsidRPr="00DE6131">
        <w:rPr>
          <w:rFonts w:hint="cs"/>
          <w:rtl/>
        </w:rPr>
        <w:t>الملفت</w:t>
      </w:r>
      <w:r w:rsidR="00790660" w:rsidRPr="00DE6131">
        <w:rPr>
          <w:rFonts w:hint="cs"/>
          <w:rtl/>
        </w:rPr>
        <w:t xml:space="preserve"> الذي لازم بعض المرافق العامة التي اتسم تسييرها بالتعقيد والاستخدام المفرط للتكنولوجيات الحديثة في التسيير بحيث عجزت الوسائل الرقابية الإدارية التقليدية على مواكبة هذه التطورات </w:t>
      </w:r>
      <w:r w:rsidR="00662B32" w:rsidRPr="00DE6131">
        <w:rPr>
          <w:rFonts w:hint="cs"/>
          <w:rtl/>
        </w:rPr>
        <w:t>والتعقيدات</w:t>
      </w:r>
      <w:r w:rsidR="00790660" w:rsidRPr="00DE6131">
        <w:rPr>
          <w:rFonts w:hint="cs"/>
          <w:rtl/>
        </w:rPr>
        <w:t xml:space="preserve"> في وظائف بعض المرافق العمومية الحديثة ففي حالات كثيرة يكون الالتزام بتنفيذ بنود العقد يتطلب جودة ومهارات فنية عالية يكون من الصعب على الرقابة الإدارية البسيطة التأكد من منها </w:t>
      </w:r>
      <w:r w:rsidR="00DC4443">
        <w:rPr>
          <w:rFonts w:hint="cs"/>
          <w:rtl/>
        </w:rPr>
        <w:t>إلا بالرجوع الى هيئات وأ</w:t>
      </w:r>
      <w:r w:rsidR="00790660" w:rsidRPr="00DE6131">
        <w:rPr>
          <w:rFonts w:hint="cs"/>
          <w:rtl/>
        </w:rPr>
        <w:t>فراد مختصين لتقييم مدى التزام المتعاقد وكذا جودة الخدمة المقدمة.</w:t>
      </w:r>
    </w:p>
    <w:p w14:paraId="52C1D382" w14:textId="1B4256F3" w:rsidR="00790660" w:rsidRPr="00DE6131" w:rsidRDefault="00227CE2" w:rsidP="001B4F5A">
      <w:pPr>
        <w:rPr>
          <w:b/>
          <w:bCs/>
          <w:rtl/>
        </w:rPr>
      </w:pPr>
      <w:r w:rsidRPr="00DE6131">
        <w:rPr>
          <w:rFonts w:hint="cs"/>
          <w:rtl/>
        </w:rPr>
        <w:t xml:space="preserve">وعلى هذا الأساس كان لزاما على الجهات الإدارية المانحة للمشاريع العامة المفوضة </w:t>
      </w:r>
      <w:r w:rsidR="00DC4443">
        <w:rPr>
          <w:rFonts w:hint="cs"/>
          <w:rtl/>
        </w:rPr>
        <w:t>أ</w:t>
      </w:r>
      <w:r w:rsidRPr="00DE6131">
        <w:rPr>
          <w:rFonts w:hint="cs"/>
          <w:rtl/>
        </w:rPr>
        <w:t xml:space="preserve">ن تنص على تضمين مختلف القواعد القانونية التي ترتبط بعملية </w:t>
      </w:r>
      <w:r w:rsidR="0060195B" w:rsidRPr="00DE6131">
        <w:rPr>
          <w:rFonts w:hint="cs"/>
          <w:rtl/>
        </w:rPr>
        <w:t>التسيير المفو</w:t>
      </w:r>
      <w:r w:rsidR="0060195B" w:rsidRPr="00DE6131">
        <w:rPr>
          <w:rtl/>
        </w:rPr>
        <w:t>ض</w:t>
      </w:r>
      <w:r w:rsidRPr="00DE6131">
        <w:rPr>
          <w:rFonts w:hint="cs"/>
          <w:rtl/>
        </w:rPr>
        <w:t xml:space="preserve"> للمرافق العامة بنودا وشروط تعاقدية وأخرى تنظيمية تحكم عملية الرقابة الفنية</w:t>
      </w:r>
      <w:r w:rsidR="00DC4443">
        <w:rPr>
          <w:rFonts w:hint="cs"/>
          <w:rtl/>
        </w:rPr>
        <w:t>،</w:t>
      </w:r>
      <w:r w:rsidRPr="00DE6131">
        <w:rPr>
          <w:rFonts w:hint="cs"/>
          <w:rtl/>
        </w:rPr>
        <w:t xml:space="preserve"> والتي تصب في الأساس في صالح جودة الخدمة العمومية المقدمة من طرف المرفق العام المفوض، </w:t>
      </w:r>
      <w:r w:rsidR="00E2649E" w:rsidRPr="00DE6131">
        <w:rPr>
          <w:rFonts w:hint="cs"/>
          <w:rtl/>
        </w:rPr>
        <w:t xml:space="preserve">فلم يعد يهم تنفيذ المفوض له </w:t>
      </w:r>
      <w:r w:rsidR="00662B32" w:rsidRPr="00DE6131">
        <w:rPr>
          <w:rFonts w:hint="cs"/>
          <w:rtl/>
        </w:rPr>
        <w:t>لالتزاماته</w:t>
      </w:r>
      <w:r w:rsidR="00E2649E" w:rsidRPr="00DE6131">
        <w:rPr>
          <w:rFonts w:hint="cs"/>
          <w:rtl/>
        </w:rPr>
        <w:t xml:space="preserve"> التعاقدية مهما بالقدر الذي تكتسيه مدى احترام الشروط</w:t>
      </w:r>
      <w:r w:rsidRPr="00DE6131">
        <w:rPr>
          <w:rFonts w:hint="cs"/>
          <w:rtl/>
        </w:rPr>
        <w:t xml:space="preserve"> الفنية</w:t>
      </w:r>
      <w:r w:rsidR="00E2649E" w:rsidRPr="00DE6131">
        <w:rPr>
          <w:rFonts w:hint="cs"/>
          <w:rtl/>
        </w:rPr>
        <w:t xml:space="preserve"> الحديثة وتنفيذ الالتزامات التعاق</w:t>
      </w:r>
      <w:r w:rsidR="00E46826">
        <w:rPr>
          <w:rFonts w:hint="cs"/>
          <w:rtl/>
        </w:rPr>
        <w:t>دية وفقا للصورة الفنية المطلوبة، فقد</w:t>
      </w:r>
      <w:r w:rsidR="00A76215">
        <w:rPr>
          <w:rFonts w:hint="cs"/>
          <w:rtl/>
        </w:rPr>
        <w:t xml:space="preserve"> أدى </w:t>
      </w:r>
      <w:r w:rsidR="00562274">
        <w:rPr>
          <w:rFonts w:hint="cs"/>
          <w:rtl/>
        </w:rPr>
        <w:t>التطو</w:t>
      </w:r>
      <w:r w:rsidR="00E46826">
        <w:rPr>
          <w:rFonts w:hint="cs"/>
          <w:rtl/>
        </w:rPr>
        <w:t xml:space="preserve">ر الملفت لوسائل الإنتاج </w:t>
      </w:r>
      <w:r w:rsidR="00562274">
        <w:rPr>
          <w:rFonts w:hint="cs"/>
          <w:rtl/>
        </w:rPr>
        <w:t xml:space="preserve">وفق مبادئ التسويق الحديثة الى </w:t>
      </w:r>
      <w:r w:rsidR="00292D01">
        <w:rPr>
          <w:rFonts w:hint="cs"/>
          <w:rtl/>
        </w:rPr>
        <w:t xml:space="preserve">وجود مرافق عامة متنوعة ومعقدة من حيث أساليب التسيير </w:t>
      </w:r>
      <w:r w:rsidR="005E5010">
        <w:rPr>
          <w:rFonts w:hint="cs"/>
          <w:rtl/>
        </w:rPr>
        <w:t>حيث يصعب على ال</w:t>
      </w:r>
      <w:r w:rsidR="00A76215">
        <w:rPr>
          <w:rFonts w:hint="cs"/>
          <w:rtl/>
        </w:rPr>
        <w:t>أع</w:t>
      </w:r>
      <w:r w:rsidR="005E5010">
        <w:rPr>
          <w:rFonts w:hint="cs"/>
          <w:rtl/>
        </w:rPr>
        <w:t>وان الإداريين تق</w:t>
      </w:r>
      <w:r w:rsidR="00A76215">
        <w:rPr>
          <w:rFonts w:hint="cs"/>
          <w:rtl/>
        </w:rPr>
        <w:t xml:space="preserve">ييم هذه </w:t>
      </w:r>
      <w:r w:rsidR="00A76215">
        <w:rPr>
          <w:rFonts w:hint="cs"/>
          <w:rtl/>
        </w:rPr>
        <w:lastRenderedPageBreak/>
        <w:t>النشاطات العامة الفنية إ</w:t>
      </w:r>
      <w:r w:rsidR="005E5010">
        <w:rPr>
          <w:rFonts w:hint="cs"/>
          <w:rtl/>
        </w:rPr>
        <w:t>لا من خلال اللجوء ال</w:t>
      </w:r>
      <w:r w:rsidR="00A76215">
        <w:rPr>
          <w:rFonts w:hint="cs"/>
          <w:rtl/>
        </w:rPr>
        <w:t>ى</w:t>
      </w:r>
      <w:r w:rsidR="005E5010">
        <w:rPr>
          <w:rFonts w:hint="cs"/>
          <w:rtl/>
        </w:rPr>
        <w:t xml:space="preserve"> فنيين ومختصين يمكنهم الحكم على </w:t>
      </w:r>
      <w:r w:rsidR="005C24B0">
        <w:rPr>
          <w:rFonts w:hint="cs"/>
          <w:rtl/>
        </w:rPr>
        <w:t xml:space="preserve">مدى الالتزام بالبنود التعاقدية للمفوض له </w:t>
      </w:r>
      <w:r w:rsidR="00224B22">
        <w:rPr>
          <w:rFonts w:hint="cs"/>
          <w:rtl/>
        </w:rPr>
        <w:t xml:space="preserve">مما يتطلب من السلطات المانحة الاستعانة بالوسائل الفنية والبشرية الملائمة </w:t>
      </w:r>
      <w:r w:rsidR="00252487">
        <w:rPr>
          <w:rFonts w:hint="cs"/>
          <w:rtl/>
        </w:rPr>
        <w:t>للتأكد</w:t>
      </w:r>
      <w:r w:rsidR="00224B22">
        <w:rPr>
          <w:rFonts w:hint="cs"/>
          <w:rtl/>
        </w:rPr>
        <w:t xml:space="preserve"> من مدى </w:t>
      </w:r>
      <w:r w:rsidR="008F2746">
        <w:rPr>
          <w:rFonts w:hint="cs"/>
          <w:rtl/>
        </w:rPr>
        <w:t xml:space="preserve">تنفيذ بنود عقود التفويض بالطريقة الصحيحة </w:t>
      </w:r>
      <w:r w:rsidR="00F445AB">
        <w:rPr>
          <w:rFonts w:hint="cs"/>
          <w:rtl/>
        </w:rPr>
        <w:t>وبالشكل الذي يضمن تحقيق أهداف المرافق العامة موضوع التفويض.</w:t>
      </w:r>
      <w:r w:rsidR="00E2649E" w:rsidRPr="00DE6131">
        <w:rPr>
          <w:rFonts w:hint="cs"/>
          <w:rtl/>
        </w:rPr>
        <w:t xml:space="preserve"> </w:t>
      </w:r>
    </w:p>
    <w:p w14:paraId="1E598D37" w14:textId="693BA142" w:rsidR="00E2649E" w:rsidRPr="00DE6131" w:rsidRDefault="0047033E" w:rsidP="004F2087">
      <w:pPr>
        <w:ind w:firstLine="0"/>
        <w:outlineLvl w:val="4"/>
        <w:rPr>
          <w:b/>
          <w:bCs/>
          <w:color w:val="000000" w:themeColor="text1"/>
          <w:rtl/>
        </w:rPr>
      </w:pPr>
      <w:bookmarkStart w:id="154" w:name="_Toc165664627"/>
      <w:bookmarkStart w:id="155" w:name="_Toc165665127"/>
      <w:bookmarkStart w:id="156" w:name="_Toc168134069"/>
      <w:r w:rsidRPr="00DE6131">
        <w:rPr>
          <w:rFonts w:hint="cs"/>
          <w:b/>
          <w:bCs/>
          <w:color w:val="000000" w:themeColor="text1"/>
          <w:rtl/>
        </w:rPr>
        <w:t xml:space="preserve">الفرع </w:t>
      </w:r>
      <w:r w:rsidR="006463B7" w:rsidRPr="00DE6131">
        <w:rPr>
          <w:rFonts w:hint="cs"/>
          <w:b/>
          <w:bCs/>
          <w:color w:val="000000" w:themeColor="text1"/>
          <w:rtl/>
        </w:rPr>
        <w:t>السادس</w:t>
      </w:r>
      <w:r w:rsidR="00501968" w:rsidRPr="00DE6131">
        <w:rPr>
          <w:rFonts w:hint="cs"/>
          <w:b/>
          <w:bCs/>
          <w:color w:val="000000" w:themeColor="text1"/>
          <w:rtl/>
        </w:rPr>
        <w:t>:</w:t>
      </w:r>
      <w:r w:rsidRPr="00DE6131">
        <w:rPr>
          <w:rFonts w:hint="cs"/>
          <w:b/>
          <w:bCs/>
          <w:color w:val="000000" w:themeColor="text1"/>
          <w:rtl/>
        </w:rPr>
        <w:t xml:space="preserve"> </w:t>
      </w:r>
      <w:r w:rsidR="00FF1158" w:rsidRPr="00DE6131">
        <w:rPr>
          <w:rFonts w:hint="cs"/>
          <w:b/>
          <w:bCs/>
          <w:color w:val="000000" w:themeColor="text1"/>
          <w:rtl/>
        </w:rPr>
        <w:t>الرقابة القضائية</w:t>
      </w:r>
      <w:bookmarkEnd w:id="154"/>
      <w:bookmarkEnd w:id="155"/>
      <w:bookmarkEnd w:id="156"/>
      <w:r w:rsidR="00FF1158" w:rsidRPr="00DE6131">
        <w:rPr>
          <w:rFonts w:hint="cs"/>
          <w:b/>
          <w:bCs/>
          <w:color w:val="000000" w:themeColor="text1"/>
          <w:rtl/>
        </w:rPr>
        <w:t xml:space="preserve"> </w:t>
      </w:r>
    </w:p>
    <w:p w14:paraId="5B58337F" w14:textId="2C3D8094" w:rsidR="00CE0753" w:rsidRPr="00DE6131" w:rsidRDefault="00501968" w:rsidP="001B4F5A">
      <w:pPr>
        <w:rPr>
          <w:rtl/>
        </w:rPr>
      </w:pPr>
      <w:r w:rsidRPr="00DE6131">
        <w:rPr>
          <w:rFonts w:hint="cs"/>
          <w:rtl/>
        </w:rPr>
        <w:t xml:space="preserve">من المسلم أن </w:t>
      </w:r>
      <w:r w:rsidR="00E2649E" w:rsidRPr="00DE6131">
        <w:rPr>
          <w:rFonts w:hint="cs"/>
          <w:rtl/>
        </w:rPr>
        <w:t xml:space="preserve"> الرقابة القضائية</w:t>
      </w:r>
      <w:r w:rsidRPr="00DE6131">
        <w:rPr>
          <w:rFonts w:hint="cs"/>
          <w:rtl/>
        </w:rPr>
        <w:t xml:space="preserve"> هي رقابة </w:t>
      </w:r>
      <w:r w:rsidR="00E2649E" w:rsidRPr="00DE6131">
        <w:rPr>
          <w:rFonts w:hint="cs"/>
          <w:rtl/>
        </w:rPr>
        <w:t xml:space="preserve">مستقلة عن </w:t>
      </w:r>
      <w:r w:rsidRPr="00DE6131">
        <w:rPr>
          <w:rFonts w:hint="cs"/>
          <w:rtl/>
        </w:rPr>
        <w:t xml:space="preserve">السلطة </w:t>
      </w:r>
      <w:r w:rsidR="00E2649E" w:rsidRPr="00DE6131">
        <w:rPr>
          <w:rFonts w:hint="cs"/>
          <w:rtl/>
        </w:rPr>
        <w:t xml:space="preserve"> الإدارية</w:t>
      </w:r>
      <w:r w:rsidRPr="00DE6131">
        <w:rPr>
          <w:rFonts w:hint="cs"/>
          <w:rtl/>
        </w:rPr>
        <w:t xml:space="preserve"> المتعاقدة وبالتالي فهي فالقضاء </w:t>
      </w:r>
      <w:r w:rsidR="00662B32" w:rsidRPr="00DE6131">
        <w:rPr>
          <w:rFonts w:hint="cs"/>
          <w:rtl/>
        </w:rPr>
        <w:t>وأكبر</w:t>
      </w:r>
      <w:r w:rsidRPr="00DE6131">
        <w:rPr>
          <w:rFonts w:hint="cs"/>
          <w:rtl/>
        </w:rPr>
        <w:t xml:space="preserve"> حماية وضمانا للحقوق بكل حيادية وبوصفها سلطة مستقلة عن أطراف العقد، ويعتبر العقد الإداري هو م</w:t>
      </w:r>
      <w:r w:rsidR="00773531">
        <w:rPr>
          <w:rFonts w:hint="cs"/>
          <w:rtl/>
        </w:rPr>
        <w:t>ن محاور القضاء الإداري الرئيسية</w:t>
      </w:r>
      <w:r w:rsidRPr="00DE6131">
        <w:rPr>
          <w:rFonts w:hint="cs"/>
          <w:rtl/>
        </w:rPr>
        <w:t xml:space="preserve">، فيكون من اختصاصه النظر في مدى شرعية تكوين العقد الإداري لاسيما عند مرحلة اختيار صاحب التفويض </w:t>
      </w:r>
      <w:r w:rsidR="00A907BC" w:rsidRPr="00DE6131">
        <w:rPr>
          <w:rFonts w:hint="cs"/>
          <w:rtl/>
        </w:rPr>
        <w:t>من ضرورة اح</w:t>
      </w:r>
      <w:r w:rsidR="00773531">
        <w:rPr>
          <w:rFonts w:hint="cs"/>
          <w:rtl/>
        </w:rPr>
        <w:t>ترام موجبات الإعلان عن التعاقد أ</w:t>
      </w:r>
      <w:r w:rsidR="00A907BC" w:rsidRPr="00DE6131">
        <w:rPr>
          <w:rFonts w:hint="cs"/>
          <w:rtl/>
        </w:rPr>
        <w:t>و حماية مبادئ المنافسة ومختلف إجراءات الابرام التي تست</w:t>
      </w:r>
      <w:r w:rsidR="00773531">
        <w:rPr>
          <w:rFonts w:hint="cs"/>
          <w:rtl/>
        </w:rPr>
        <w:t>دعي تدخل قاضي الأمور المستعجلة أ</w:t>
      </w:r>
      <w:r w:rsidR="00A907BC" w:rsidRPr="00DE6131">
        <w:rPr>
          <w:rFonts w:hint="cs"/>
          <w:rtl/>
        </w:rPr>
        <w:t xml:space="preserve">و تدخل قاضي الموضوع </w:t>
      </w:r>
      <w:r w:rsidR="00E2649E" w:rsidRPr="00DE6131">
        <w:rPr>
          <w:rFonts w:hint="cs"/>
          <w:rtl/>
        </w:rPr>
        <w:t xml:space="preserve">عن طريق </w:t>
      </w:r>
      <w:r w:rsidR="00A907BC" w:rsidRPr="00DE6131">
        <w:rPr>
          <w:rFonts w:hint="cs"/>
          <w:rtl/>
        </w:rPr>
        <w:t>التصدي ل</w:t>
      </w:r>
      <w:r w:rsidR="00E2649E" w:rsidRPr="00DE6131">
        <w:rPr>
          <w:rFonts w:hint="cs"/>
          <w:rtl/>
        </w:rPr>
        <w:t>لطع</w:t>
      </w:r>
      <w:r w:rsidR="00A907BC" w:rsidRPr="00DE6131">
        <w:rPr>
          <w:rFonts w:hint="cs"/>
          <w:rtl/>
        </w:rPr>
        <w:t>و</w:t>
      </w:r>
      <w:r w:rsidR="00E2649E" w:rsidRPr="00DE6131">
        <w:rPr>
          <w:rFonts w:hint="cs"/>
          <w:rtl/>
        </w:rPr>
        <w:t xml:space="preserve">ن </w:t>
      </w:r>
      <w:r w:rsidR="00A907BC" w:rsidRPr="00DE6131">
        <w:rPr>
          <w:rFonts w:hint="cs"/>
          <w:rtl/>
        </w:rPr>
        <w:t xml:space="preserve">التي ترتبط بمنازعة  </w:t>
      </w:r>
      <w:r w:rsidR="00E2649E" w:rsidRPr="00DE6131">
        <w:rPr>
          <w:rFonts w:hint="cs"/>
          <w:rtl/>
        </w:rPr>
        <w:t xml:space="preserve">القرارات </w:t>
      </w:r>
      <w:r w:rsidR="00A907BC" w:rsidRPr="00DE6131">
        <w:rPr>
          <w:rFonts w:hint="cs"/>
          <w:rtl/>
        </w:rPr>
        <w:t>المتصلة</w:t>
      </w:r>
      <w:r w:rsidR="00E2649E" w:rsidRPr="00DE6131">
        <w:rPr>
          <w:rFonts w:hint="cs"/>
          <w:rtl/>
        </w:rPr>
        <w:t xml:space="preserve"> بتنفيذ </w:t>
      </w:r>
      <w:r w:rsidR="00A907BC" w:rsidRPr="00DE6131">
        <w:rPr>
          <w:rFonts w:hint="cs"/>
          <w:rtl/>
        </w:rPr>
        <w:t>موجبات العقد ك</w:t>
      </w:r>
      <w:r w:rsidR="00E2649E" w:rsidRPr="00DE6131">
        <w:rPr>
          <w:rFonts w:hint="cs"/>
          <w:rtl/>
        </w:rPr>
        <w:t xml:space="preserve">تجاوز السلطة </w:t>
      </w:r>
      <w:r w:rsidR="00A907BC" w:rsidRPr="00DE6131">
        <w:rPr>
          <w:rFonts w:hint="cs"/>
          <w:rtl/>
        </w:rPr>
        <w:t>من قبل الجهة الإدار</w:t>
      </w:r>
      <w:r w:rsidR="00773531">
        <w:rPr>
          <w:rFonts w:hint="cs"/>
          <w:rtl/>
        </w:rPr>
        <w:t>ية المتعاقدة أ</w:t>
      </w:r>
      <w:r w:rsidR="00A907BC" w:rsidRPr="00DE6131">
        <w:rPr>
          <w:rFonts w:hint="cs"/>
          <w:rtl/>
        </w:rPr>
        <w:t>و ال</w:t>
      </w:r>
      <w:r w:rsidR="00773531">
        <w:rPr>
          <w:rFonts w:hint="cs"/>
          <w:rtl/>
        </w:rPr>
        <w:t>إ</w:t>
      </w:r>
      <w:r w:rsidR="00E2649E" w:rsidRPr="00DE6131">
        <w:rPr>
          <w:rFonts w:hint="cs"/>
          <w:rtl/>
        </w:rPr>
        <w:t xml:space="preserve">خلال </w:t>
      </w:r>
      <w:r w:rsidR="00A907BC" w:rsidRPr="00DE6131">
        <w:rPr>
          <w:rFonts w:hint="cs"/>
          <w:rtl/>
        </w:rPr>
        <w:t>من</w:t>
      </w:r>
      <w:r w:rsidR="00E2649E" w:rsidRPr="00DE6131">
        <w:rPr>
          <w:rFonts w:hint="cs"/>
          <w:rtl/>
        </w:rPr>
        <w:t xml:space="preserve"> طرفي العقد بال</w:t>
      </w:r>
      <w:r w:rsidR="00A907BC" w:rsidRPr="00DE6131">
        <w:rPr>
          <w:rFonts w:hint="cs"/>
          <w:rtl/>
        </w:rPr>
        <w:t>التزامات</w:t>
      </w:r>
      <w:r w:rsidR="00E2649E" w:rsidRPr="00DE6131">
        <w:rPr>
          <w:rFonts w:hint="cs"/>
          <w:rtl/>
        </w:rPr>
        <w:t xml:space="preserve"> </w:t>
      </w:r>
      <w:r w:rsidR="00A907BC" w:rsidRPr="00DE6131">
        <w:rPr>
          <w:rFonts w:hint="cs"/>
          <w:rtl/>
        </w:rPr>
        <w:t>العقدية</w:t>
      </w:r>
      <w:r w:rsidR="00E2649E" w:rsidRPr="00DE6131">
        <w:rPr>
          <w:rFonts w:hint="cs"/>
          <w:rtl/>
        </w:rPr>
        <w:t xml:space="preserve"> </w:t>
      </w:r>
      <w:r w:rsidR="00A907BC" w:rsidRPr="00DE6131">
        <w:rPr>
          <w:rFonts w:hint="cs"/>
          <w:rtl/>
        </w:rPr>
        <w:t>ل</w:t>
      </w:r>
      <w:r w:rsidR="00773531">
        <w:rPr>
          <w:rFonts w:hint="cs"/>
          <w:rtl/>
        </w:rPr>
        <w:t>لتفويض أو حال حدوث ظروف طارئة من شأنها أ</w:t>
      </w:r>
      <w:r w:rsidR="00E2649E" w:rsidRPr="00DE6131">
        <w:rPr>
          <w:rFonts w:hint="cs"/>
          <w:rtl/>
        </w:rPr>
        <w:t>ن تؤدي الى خلل في التوازن المالي للعقد</w:t>
      </w:r>
      <w:r w:rsidR="00A907BC" w:rsidRPr="00DE6131">
        <w:rPr>
          <w:rFonts w:hint="cs"/>
          <w:rtl/>
        </w:rPr>
        <w:t xml:space="preserve"> وتؤثر على استقراره وديمومته</w:t>
      </w:r>
      <w:r w:rsidR="00E2649E" w:rsidRPr="00DE6131">
        <w:rPr>
          <w:rStyle w:val="Appelnotedebasdep"/>
          <w:color w:val="000000" w:themeColor="text1"/>
          <w:rtl/>
        </w:rPr>
        <w:footnoteReference w:id="155"/>
      </w:r>
      <w:r w:rsidR="00A907BC" w:rsidRPr="00DE6131">
        <w:rPr>
          <w:rFonts w:hint="cs"/>
          <w:rtl/>
        </w:rPr>
        <w:t>.</w:t>
      </w:r>
    </w:p>
    <w:p w14:paraId="524168F7" w14:textId="6E27D4D0" w:rsidR="008B5238" w:rsidRPr="00DE6131" w:rsidRDefault="00A907BC" w:rsidP="001B4F5A">
      <w:pPr>
        <w:rPr>
          <w:rtl/>
          <w:lang w:val="fr-FR"/>
        </w:rPr>
      </w:pPr>
      <w:r w:rsidRPr="00DE6131">
        <w:rPr>
          <w:rFonts w:hint="cs"/>
          <w:rtl/>
        </w:rPr>
        <w:t>ف</w:t>
      </w:r>
      <w:r w:rsidR="002C3FF3" w:rsidRPr="00DE6131">
        <w:rPr>
          <w:rFonts w:hint="cs"/>
          <w:rtl/>
        </w:rPr>
        <w:t xml:space="preserve">رقابة القاضي </w:t>
      </w:r>
      <w:r w:rsidR="00CE0753" w:rsidRPr="00DE6131">
        <w:rPr>
          <w:rFonts w:hint="cs"/>
          <w:rtl/>
        </w:rPr>
        <w:t xml:space="preserve">الإداري الاستعجالي </w:t>
      </w:r>
      <w:r w:rsidR="002C3FF3" w:rsidRPr="00DE6131">
        <w:rPr>
          <w:rFonts w:hint="cs"/>
          <w:rtl/>
        </w:rPr>
        <w:t xml:space="preserve">في حالة </w:t>
      </w:r>
      <w:r w:rsidR="00CE0753" w:rsidRPr="00DE6131">
        <w:rPr>
          <w:rFonts w:hint="cs"/>
          <w:rtl/>
        </w:rPr>
        <w:t xml:space="preserve">الاخلال بالمراحل السابقة لتوقيع </w:t>
      </w:r>
      <w:r w:rsidR="002C3FF3" w:rsidRPr="00DE6131">
        <w:rPr>
          <w:rFonts w:hint="cs"/>
          <w:rtl/>
        </w:rPr>
        <w:t xml:space="preserve">عقد </w:t>
      </w:r>
      <w:r w:rsidR="00CE0753" w:rsidRPr="00DE6131">
        <w:rPr>
          <w:rFonts w:hint="cs"/>
          <w:rtl/>
        </w:rPr>
        <w:t xml:space="preserve">التفويض تستدي </w:t>
      </w:r>
      <w:r w:rsidR="002C3FF3" w:rsidRPr="00DE6131">
        <w:rPr>
          <w:rFonts w:hint="cs"/>
          <w:rtl/>
        </w:rPr>
        <w:t xml:space="preserve">اتخاذ تدابير مؤقتة </w:t>
      </w:r>
      <w:r w:rsidR="00662B32" w:rsidRPr="00DE6131">
        <w:rPr>
          <w:rFonts w:hint="cs"/>
          <w:rtl/>
        </w:rPr>
        <w:t>لإلزام</w:t>
      </w:r>
      <w:r w:rsidR="00CE0753" w:rsidRPr="00DE6131">
        <w:rPr>
          <w:rFonts w:hint="cs"/>
          <w:rtl/>
        </w:rPr>
        <w:t xml:space="preserve"> أطراف العقد لاتباع الإجراءات والخطوات القانونية المناسبة المنصوص عل</w:t>
      </w:r>
      <w:r w:rsidR="00773531">
        <w:rPr>
          <w:rFonts w:hint="cs"/>
          <w:rtl/>
        </w:rPr>
        <w:t xml:space="preserve">ى اتباعها قبل إرساء عقد التفويض </w:t>
      </w:r>
      <w:r w:rsidR="00CE0753" w:rsidRPr="00DE6131">
        <w:rPr>
          <w:rFonts w:hint="cs"/>
          <w:rtl/>
        </w:rPr>
        <w:t xml:space="preserve">على أحد </w:t>
      </w:r>
      <w:r w:rsidR="00617A63" w:rsidRPr="00DE6131">
        <w:rPr>
          <w:rFonts w:hint="cs"/>
          <w:rtl/>
        </w:rPr>
        <w:t>المتعهدين،</w:t>
      </w:r>
      <w:r w:rsidR="008B5238" w:rsidRPr="00DE6131">
        <w:rPr>
          <w:rFonts w:hint="cs"/>
          <w:rtl/>
          <w:lang w:val="fr-FR"/>
        </w:rPr>
        <w:t xml:space="preserve"> فيختص القاضي </w:t>
      </w:r>
      <w:r w:rsidR="00617A63" w:rsidRPr="00DE6131">
        <w:rPr>
          <w:rFonts w:hint="cs"/>
          <w:rtl/>
          <w:lang w:val="fr-FR"/>
        </w:rPr>
        <w:t>الإداري الاستعجالي</w:t>
      </w:r>
      <w:r w:rsidR="008B5238" w:rsidRPr="00DE6131">
        <w:rPr>
          <w:rFonts w:hint="cs"/>
          <w:rtl/>
          <w:lang w:val="fr-FR"/>
        </w:rPr>
        <w:t xml:space="preserve"> </w:t>
      </w:r>
      <w:r w:rsidR="00617A63" w:rsidRPr="00DE6131">
        <w:rPr>
          <w:rFonts w:hint="cs"/>
          <w:rtl/>
          <w:lang w:val="fr-FR"/>
        </w:rPr>
        <w:t>في المرحلة</w:t>
      </w:r>
      <w:r w:rsidR="008B5238" w:rsidRPr="00DE6131">
        <w:rPr>
          <w:rFonts w:hint="cs"/>
          <w:rtl/>
          <w:lang w:val="fr-FR"/>
        </w:rPr>
        <w:t xml:space="preserve"> السابقة لتوقيع العقد المتعلق بتفويض المرفق </w:t>
      </w:r>
      <w:r w:rsidR="00617A63" w:rsidRPr="00DE6131">
        <w:rPr>
          <w:rFonts w:hint="cs"/>
          <w:rtl/>
          <w:lang w:val="fr-FR"/>
        </w:rPr>
        <w:t>العام،</w:t>
      </w:r>
      <w:r w:rsidR="008B5238" w:rsidRPr="00DE6131">
        <w:rPr>
          <w:rFonts w:hint="cs"/>
          <w:rtl/>
          <w:lang w:val="fr-FR"/>
        </w:rPr>
        <w:t xml:space="preserve"> وقد تبنى المشرع الفرنسي حالات الاستعجال القضائية</w:t>
      </w:r>
      <w:r w:rsidR="00617A63" w:rsidRPr="00DE6131">
        <w:rPr>
          <w:rFonts w:hint="cs"/>
          <w:rtl/>
          <w:lang w:val="fr-FR"/>
        </w:rPr>
        <w:t xml:space="preserve"> والتي تتطلب</w:t>
      </w:r>
      <w:r w:rsidR="008B5238" w:rsidRPr="00DE6131">
        <w:rPr>
          <w:rFonts w:hint="cs"/>
          <w:rtl/>
          <w:lang w:val="fr-FR"/>
        </w:rPr>
        <w:t xml:space="preserve"> توافر الشروط التالية:</w:t>
      </w:r>
    </w:p>
    <w:p w14:paraId="3264A160" w14:textId="4447C73E" w:rsidR="008B5238" w:rsidRPr="00DE6131" w:rsidRDefault="00617A63" w:rsidP="004F2087">
      <w:pPr>
        <w:ind w:firstLine="0"/>
        <w:rPr>
          <w:color w:val="000000" w:themeColor="text1"/>
          <w:rtl/>
          <w:lang w:val="fr-FR"/>
        </w:rPr>
      </w:pPr>
      <w:r w:rsidRPr="00DE6131">
        <w:rPr>
          <w:rFonts w:hint="cs"/>
          <w:color w:val="000000" w:themeColor="text1"/>
          <w:rtl/>
          <w:lang w:val="fr-FR"/>
        </w:rPr>
        <w:t>1/ مخالفة القواعد والمبادئ التي تقوم عليها المن</w:t>
      </w:r>
      <w:r w:rsidR="008B5238" w:rsidRPr="00DE6131">
        <w:rPr>
          <w:rFonts w:hint="cs"/>
          <w:color w:val="000000" w:themeColor="text1"/>
          <w:rtl/>
          <w:lang w:val="fr-FR"/>
        </w:rPr>
        <w:t xml:space="preserve">اقصة </w:t>
      </w:r>
      <w:r w:rsidRPr="00DE6131">
        <w:rPr>
          <w:rFonts w:hint="cs"/>
          <w:color w:val="000000" w:themeColor="text1"/>
          <w:rtl/>
          <w:lang w:val="fr-FR"/>
        </w:rPr>
        <w:t>مثل احترام مبدأ</w:t>
      </w:r>
      <w:r w:rsidR="008B5238" w:rsidRPr="00DE6131">
        <w:rPr>
          <w:rFonts w:hint="cs"/>
          <w:color w:val="000000" w:themeColor="text1"/>
          <w:rtl/>
          <w:lang w:val="fr-FR"/>
        </w:rPr>
        <w:t xml:space="preserve"> المنافسة </w:t>
      </w:r>
      <w:r w:rsidRPr="00DE6131">
        <w:rPr>
          <w:rFonts w:hint="cs"/>
          <w:color w:val="000000" w:themeColor="text1"/>
          <w:rtl/>
          <w:lang w:val="fr-FR"/>
        </w:rPr>
        <w:t>و</w:t>
      </w:r>
      <w:r w:rsidR="008B5238" w:rsidRPr="00DE6131">
        <w:rPr>
          <w:rFonts w:hint="cs"/>
          <w:color w:val="000000" w:themeColor="text1"/>
          <w:rtl/>
          <w:lang w:val="fr-FR"/>
        </w:rPr>
        <w:t xml:space="preserve">المساوات بين </w:t>
      </w:r>
      <w:r w:rsidRPr="00DE6131">
        <w:rPr>
          <w:rFonts w:hint="cs"/>
          <w:color w:val="000000" w:themeColor="text1"/>
          <w:rtl/>
          <w:lang w:val="fr-FR"/>
        </w:rPr>
        <w:t>المتعهدين</w:t>
      </w:r>
      <w:r w:rsidR="008B5238" w:rsidRPr="00DE6131">
        <w:rPr>
          <w:rFonts w:hint="cs"/>
          <w:color w:val="000000" w:themeColor="text1"/>
          <w:rtl/>
          <w:lang w:val="fr-FR"/>
        </w:rPr>
        <w:t xml:space="preserve"> </w:t>
      </w:r>
      <w:r w:rsidRPr="00DE6131">
        <w:rPr>
          <w:rFonts w:hint="cs"/>
          <w:color w:val="000000" w:themeColor="text1"/>
          <w:rtl/>
          <w:lang w:val="fr-FR"/>
        </w:rPr>
        <w:t>وكذا مبدأ علانية الإجراءات.</w:t>
      </w:r>
      <w:r w:rsidR="008B5238" w:rsidRPr="00DE6131">
        <w:rPr>
          <w:rFonts w:hint="cs"/>
          <w:color w:val="000000" w:themeColor="text1"/>
          <w:rtl/>
          <w:lang w:val="fr-FR"/>
        </w:rPr>
        <w:t xml:space="preserve"> </w:t>
      </w:r>
    </w:p>
    <w:p w14:paraId="598FAAF4" w14:textId="47EDBB04" w:rsidR="008B5238" w:rsidRPr="00DE6131" w:rsidRDefault="00617A63" w:rsidP="004F2087">
      <w:pPr>
        <w:ind w:firstLine="0"/>
        <w:rPr>
          <w:color w:val="000000" w:themeColor="text1"/>
          <w:rtl/>
          <w:lang w:val="fr-FR"/>
        </w:rPr>
      </w:pPr>
      <w:r w:rsidRPr="00DE6131">
        <w:rPr>
          <w:rFonts w:hint="cs"/>
          <w:color w:val="000000" w:themeColor="text1"/>
          <w:rtl/>
          <w:lang w:val="fr-FR"/>
        </w:rPr>
        <w:t>2</w:t>
      </w:r>
      <w:r w:rsidR="00773531">
        <w:rPr>
          <w:rFonts w:hint="cs"/>
          <w:color w:val="000000" w:themeColor="text1"/>
          <w:rtl/>
          <w:lang w:val="fr-FR"/>
        </w:rPr>
        <w:t>/ أ</w:t>
      </w:r>
      <w:r w:rsidR="008B5238" w:rsidRPr="00DE6131">
        <w:rPr>
          <w:rFonts w:hint="cs"/>
          <w:color w:val="000000" w:themeColor="text1"/>
          <w:rtl/>
          <w:lang w:val="fr-FR"/>
        </w:rPr>
        <w:t xml:space="preserve">ن يكون اللجوء </w:t>
      </w:r>
      <w:r w:rsidRPr="00DE6131">
        <w:rPr>
          <w:rFonts w:hint="cs"/>
          <w:color w:val="000000" w:themeColor="text1"/>
          <w:rtl/>
          <w:lang w:val="fr-FR"/>
        </w:rPr>
        <w:t>ل</w:t>
      </w:r>
      <w:r w:rsidR="008B5238" w:rsidRPr="00DE6131">
        <w:rPr>
          <w:rFonts w:hint="cs"/>
          <w:color w:val="000000" w:themeColor="text1"/>
          <w:rtl/>
          <w:lang w:val="fr-FR"/>
        </w:rPr>
        <w:t xml:space="preserve">لقضاء </w:t>
      </w:r>
      <w:r w:rsidRPr="00DE6131">
        <w:rPr>
          <w:rFonts w:hint="cs"/>
          <w:color w:val="000000" w:themeColor="text1"/>
          <w:rtl/>
          <w:lang w:val="fr-FR"/>
        </w:rPr>
        <w:t xml:space="preserve">الاستعجالي </w:t>
      </w:r>
      <w:r w:rsidR="008B5238" w:rsidRPr="00DE6131">
        <w:rPr>
          <w:rFonts w:hint="cs"/>
          <w:color w:val="000000" w:themeColor="text1"/>
          <w:rtl/>
          <w:lang w:val="fr-FR"/>
        </w:rPr>
        <w:t xml:space="preserve">من </w:t>
      </w:r>
      <w:r w:rsidRPr="00DE6131">
        <w:rPr>
          <w:rFonts w:hint="cs"/>
          <w:color w:val="000000" w:themeColor="text1"/>
          <w:rtl/>
          <w:lang w:val="fr-FR"/>
        </w:rPr>
        <w:t>ذوي</w:t>
      </w:r>
      <w:r w:rsidR="008B5238" w:rsidRPr="00DE6131">
        <w:rPr>
          <w:rFonts w:hint="cs"/>
          <w:color w:val="000000" w:themeColor="text1"/>
          <w:rtl/>
          <w:lang w:val="fr-FR"/>
        </w:rPr>
        <w:t xml:space="preserve"> </w:t>
      </w:r>
      <w:r w:rsidRPr="00DE6131">
        <w:rPr>
          <w:rFonts w:hint="cs"/>
          <w:color w:val="000000" w:themeColor="text1"/>
          <w:rtl/>
          <w:lang w:val="fr-FR"/>
        </w:rPr>
        <w:t>ال</w:t>
      </w:r>
      <w:r w:rsidR="008B5238" w:rsidRPr="00DE6131">
        <w:rPr>
          <w:rFonts w:hint="cs"/>
          <w:color w:val="000000" w:themeColor="text1"/>
          <w:rtl/>
          <w:lang w:val="fr-FR"/>
        </w:rPr>
        <w:t xml:space="preserve">مصلحة </w:t>
      </w:r>
      <w:r w:rsidRPr="00DE6131">
        <w:rPr>
          <w:rFonts w:hint="cs"/>
          <w:color w:val="000000" w:themeColor="text1"/>
          <w:rtl/>
          <w:lang w:val="fr-FR"/>
        </w:rPr>
        <w:t>في إ</w:t>
      </w:r>
      <w:r w:rsidR="008B5238" w:rsidRPr="00DE6131">
        <w:rPr>
          <w:rFonts w:hint="cs"/>
          <w:color w:val="000000" w:themeColor="text1"/>
          <w:rtl/>
          <w:lang w:val="fr-FR"/>
        </w:rPr>
        <w:t>برام العقد أي الأشخاص ا</w:t>
      </w:r>
      <w:r w:rsidRPr="00DE6131">
        <w:rPr>
          <w:rFonts w:hint="cs"/>
          <w:color w:val="000000" w:themeColor="text1"/>
          <w:rtl/>
          <w:lang w:val="fr-FR"/>
        </w:rPr>
        <w:t>لذين يمكن أ</w:t>
      </w:r>
      <w:r w:rsidR="008B5238" w:rsidRPr="00DE6131">
        <w:rPr>
          <w:rFonts w:hint="cs"/>
          <w:color w:val="000000" w:themeColor="text1"/>
          <w:rtl/>
          <w:lang w:val="fr-FR"/>
        </w:rPr>
        <w:t xml:space="preserve">ن يصيبهم ضرر </w:t>
      </w:r>
      <w:r w:rsidRPr="00DE6131">
        <w:rPr>
          <w:rFonts w:hint="cs"/>
          <w:color w:val="000000" w:themeColor="text1"/>
          <w:rtl/>
          <w:lang w:val="fr-FR"/>
        </w:rPr>
        <w:t xml:space="preserve">في مراكزهم القانونية من جراء </w:t>
      </w:r>
      <w:r w:rsidR="008B5238" w:rsidRPr="00DE6131">
        <w:rPr>
          <w:rFonts w:hint="cs"/>
          <w:color w:val="000000" w:themeColor="text1"/>
          <w:rtl/>
          <w:lang w:val="fr-FR"/>
        </w:rPr>
        <w:t xml:space="preserve">مخالفة المبادئ المتعلقة </w:t>
      </w:r>
      <w:r w:rsidR="00662B32" w:rsidRPr="00DE6131">
        <w:rPr>
          <w:rFonts w:hint="cs"/>
          <w:color w:val="000000" w:themeColor="text1"/>
          <w:rtl/>
          <w:lang w:val="fr-FR"/>
        </w:rPr>
        <w:t>بإبرام</w:t>
      </w:r>
      <w:r w:rsidR="008B5238" w:rsidRPr="00DE6131">
        <w:rPr>
          <w:rFonts w:hint="cs"/>
          <w:color w:val="000000" w:themeColor="text1"/>
          <w:rtl/>
          <w:lang w:val="fr-FR"/>
        </w:rPr>
        <w:t xml:space="preserve"> </w:t>
      </w:r>
      <w:r w:rsidRPr="00DE6131">
        <w:rPr>
          <w:rFonts w:hint="cs"/>
          <w:color w:val="000000" w:themeColor="text1"/>
          <w:rtl/>
          <w:lang w:val="fr-FR"/>
        </w:rPr>
        <w:t>العقد.</w:t>
      </w:r>
      <w:r w:rsidR="008B5238" w:rsidRPr="00DE6131">
        <w:rPr>
          <w:rFonts w:hint="cs"/>
          <w:color w:val="000000" w:themeColor="text1"/>
          <w:rtl/>
          <w:lang w:val="fr-FR"/>
        </w:rPr>
        <w:t xml:space="preserve"> </w:t>
      </w:r>
    </w:p>
    <w:p w14:paraId="08B05F75" w14:textId="029401EC" w:rsidR="00511059" w:rsidRPr="00DE6131" w:rsidRDefault="00617A63" w:rsidP="004F2087">
      <w:pPr>
        <w:ind w:firstLine="0"/>
        <w:rPr>
          <w:color w:val="000000" w:themeColor="text1"/>
          <w:rtl/>
          <w:lang w:val="fr-FR"/>
        </w:rPr>
      </w:pPr>
      <w:r w:rsidRPr="00DE6131">
        <w:rPr>
          <w:rFonts w:hint="cs"/>
          <w:color w:val="000000" w:themeColor="text1"/>
          <w:rtl/>
          <w:lang w:val="fr-FR"/>
        </w:rPr>
        <w:t>3/ أن يكون اللجوء الى الق</w:t>
      </w:r>
      <w:r w:rsidR="00773531">
        <w:rPr>
          <w:rFonts w:hint="cs"/>
          <w:color w:val="000000" w:themeColor="text1"/>
          <w:rtl/>
          <w:lang w:val="fr-FR"/>
        </w:rPr>
        <w:t>ضاء الاستعجالي قبل توقيع العقد إ</w:t>
      </w:r>
      <w:r w:rsidRPr="00DE6131">
        <w:rPr>
          <w:rFonts w:hint="cs"/>
          <w:color w:val="000000" w:themeColor="text1"/>
          <w:rtl/>
          <w:lang w:val="fr-FR"/>
        </w:rPr>
        <w:t>ذ تنتقل الصلاحية لق</w:t>
      </w:r>
      <w:r w:rsidR="008B5238" w:rsidRPr="00DE6131">
        <w:rPr>
          <w:rFonts w:hint="cs"/>
          <w:color w:val="000000" w:themeColor="text1"/>
          <w:rtl/>
          <w:lang w:val="fr-FR"/>
        </w:rPr>
        <w:t xml:space="preserve">ضاء </w:t>
      </w:r>
      <w:r w:rsidRPr="00DE6131">
        <w:rPr>
          <w:rFonts w:hint="cs"/>
          <w:color w:val="000000" w:themeColor="text1"/>
          <w:rtl/>
          <w:lang w:val="fr-FR"/>
        </w:rPr>
        <w:t>الموضوع بعد التوقيع عن طريق</w:t>
      </w:r>
      <w:r w:rsidR="008B5238" w:rsidRPr="00DE6131">
        <w:rPr>
          <w:rFonts w:hint="cs"/>
          <w:color w:val="000000" w:themeColor="text1"/>
          <w:rtl/>
          <w:lang w:val="fr-FR"/>
        </w:rPr>
        <w:t xml:space="preserve"> دعوى البطلان لتجاوز </w:t>
      </w:r>
      <w:r w:rsidRPr="00DE6131">
        <w:rPr>
          <w:rFonts w:hint="cs"/>
          <w:color w:val="000000" w:themeColor="text1"/>
          <w:rtl/>
          <w:lang w:val="fr-FR"/>
        </w:rPr>
        <w:t>السلطة أ</w:t>
      </w:r>
      <w:r w:rsidR="008B5238" w:rsidRPr="00DE6131">
        <w:rPr>
          <w:rFonts w:hint="cs"/>
          <w:color w:val="000000" w:themeColor="text1"/>
          <w:rtl/>
          <w:lang w:val="fr-FR"/>
        </w:rPr>
        <w:t xml:space="preserve">و في دعوى </w:t>
      </w:r>
      <w:r w:rsidRPr="00DE6131">
        <w:rPr>
          <w:rFonts w:hint="cs"/>
          <w:color w:val="000000" w:themeColor="text1"/>
          <w:rtl/>
          <w:lang w:val="fr-FR"/>
        </w:rPr>
        <w:t>التعويض.</w:t>
      </w:r>
    </w:p>
    <w:p w14:paraId="4562E5EB" w14:textId="328B1836" w:rsidR="00430EBA" w:rsidRPr="00DE6131" w:rsidRDefault="00511059" w:rsidP="001B4F5A">
      <w:pPr>
        <w:rPr>
          <w:rtl/>
          <w:lang w:val="fr-FR"/>
        </w:rPr>
      </w:pPr>
      <w:r w:rsidRPr="00DE6131">
        <w:rPr>
          <w:rFonts w:hint="cs"/>
          <w:rtl/>
          <w:lang w:val="fr-FR"/>
        </w:rPr>
        <w:t>فيصل القاضي الاستعجالي في صحة الإجراءات المتخ</w:t>
      </w:r>
      <w:r w:rsidR="00773531">
        <w:rPr>
          <w:rFonts w:hint="cs"/>
          <w:rtl/>
          <w:lang w:val="fr-FR"/>
        </w:rPr>
        <w:t>ذة التي تسبق توقيع العقد وهذا لأ</w:t>
      </w:r>
      <w:r w:rsidRPr="00DE6131">
        <w:rPr>
          <w:rFonts w:hint="cs"/>
          <w:rtl/>
          <w:lang w:val="fr-FR"/>
        </w:rPr>
        <w:t xml:space="preserve">ن طبيعة هذه القواعد المتعلقة </w:t>
      </w:r>
      <w:r w:rsidR="00252487" w:rsidRPr="00DE6131">
        <w:rPr>
          <w:rFonts w:hint="cs"/>
          <w:rtl/>
          <w:lang w:val="fr-FR"/>
        </w:rPr>
        <w:t>بالإبرام</w:t>
      </w:r>
      <w:r w:rsidRPr="00DE6131">
        <w:rPr>
          <w:rFonts w:hint="cs"/>
          <w:rtl/>
          <w:lang w:val="fr-FR"/>
        </w:rPr>
        <w:t xml:space="preserve"> ذات طبيعة استعجالية لارتباطها بمواعيد مضبوطة يخضع لها جميع العارضين والجهة الإدارية مانحة التفويض على حد سواء</w:t>
      </w:r>
      <w:r w:rsidR="00430EBA" w:rsidRPr="00DE6131">
        <w:rPr>
          <w:rFonts w:hint="cs"/>
          <w:rtl/>
          <w:lang w:val="fr-FR"/>
        </w:rPr>
        <w:t>.</w:t>
      </w:r>
    </w:p>
    <w:p w14:paraId="0EA42F16" w14:textId="609C7B02" w:rsidR="00511059" w:rsidRPr="00DE6131" w:rsidRDefault="00430EBA" w:rsidP="001B4F5A">
      <w:pPr>
        <w:rPr>
          <w:b/>
          <w:bCs/>
          <w:rtl/>
          <w:lang w:val="fr-FR"/>
        </w:rPr>
      </w:pPr>
      <w:r w:rsidRPr="00DE6131">
        <w:rPr>
          <w:rFonts w:hint="cs"/>
          <w:rtl/>
          <w:lang w:val="fr-FR"/>
        </w:rPr>
        <w:t xml:space="preserve">لذلك فهناك بعض </w:t>
      </w:r>
      <w:r w:rsidR="00511059" w:rsidRPr="00DE6131">
        <w:rPr>
          <w:rFonts w:hint="cs"/>
          <w:rtl/>
          <w:lang w:val="fr-FR"/>
        </w:rPr>
        <w:t xml:space="preserve">القرارات </w:t>
      </w:r>
      <w:r w:rsidRPr="00DE6131">
        <w:rPr>
          <w:rFonts w:hint="cs"/>
          <w:rtl/>
          <w:lang w:val="fr-FR"/>
        </w:rPr>
        <w:t xml:space="preserve">التي تسبق  مرحلة </w:t>
      </w:r>
      <w:r w:rsidR="00511059" w:rsidRPr="00DE6131">
        <w:rPr>
          <w:rFonts w:hint="cs"/>
          <w:rtl/>
          <w:lang w:val="fr-FR"/>
        </w:rPr>
        <w:t xml:space="preserve">ابرام </w:t>
      </w:r>
      <w:r w:rsidRPr="00DE6131">
        <w:rPr>
          <w:rFonts w:hint="cs"/>
          <w:rtl/>
          <w:lang w:val="fr-FR"/>
        </w:rPr>
        <w:t>عقد التفويض</w:t>
      </w:r>
      <w:r w:rsidR="00511059" w:rsidRPr="00DE6131">
        <w:rPr>
          <w:rFonts w:hint="cs"/>
          <w:rtl/>
          <w:lang w:val="fr-FR"/>
        </w:rPr>
        <w:t xml:space="preserve"> تتخذها السلطة </w:t>
      </w:r>
      <w:r w:rsidRPr="00DE6131">
        <w:rPr>
          <w:rFonts w:hint="cs"/>
          <w:rtl/>
          <w:lang w:val="fr-FR"/>
        </w:rPr>
        <w:t xml:space="preserve">المفوضة </w:t>
      </w:r>
      <w:r w:rsidR="00511059" w:rsidRPr="00DE6131">
        <w:rPr>
          <w:rFonts w:hint="cs"/>
          <w:rtl/>
          <w:lang w:val="fr-FR"/>
        </w:rPr>
        <w:t xml:space="preserve"> </w:t>
      </w:r>
      <w:r w:rsidRPr="00DE6131">
        <w:rPr>
          <w:rFonts w:hint="cs"/>
          <w:rtl/>
          <w:lang w:val="fr-FR"/>
        </w:rPr>
        <w:t>كا</w:t>
      </w:r>
      <w:r w:rsidR="00511059" w:rsidRPr="00DE6131">
        <w:rPr>
          <w:rFonts w:hint="cs"/>
          <w:rtl/>
          <w:lang w:val="fr-FR"/>
        </w:rPr>
        <w:t xml:space="preserve">لقرارات المتعلقة </w:t>
      </w:r>
      <w:r w:rsidR="00662B32" w:rsidRPr="00DE6131">
        <w:rPr>
          <w:rFonts w:hint="cs"/>
          <w:rtl/>
          <w:lang w:val="fr-FR"/>
        </w:rPr>
        <w:t>بالمصادق</w:t>
      </w:r>
      <w:r w:rsidR="00662B32" w:rsidRPr="00DE6131">
        <w:rPr>
          <w:rtl/>
          <w:lang w:val="fr-FR"/>
        </w:rPr>
        <w:t>ة</w:t>
      </w:r>
      <w:r w:rsidR="00511059" w:rsidRPr="00DE6131">
        <w:rPr>
          <w:rFonts w:hint="cs"/>
          <w:rtl/>
          <w:lang w:val="fr-FR"/>
        </w:rPr>
        <w:t xml:space="preserve"> على </w:t>
      </w:r>
      <w:r w:rsidRPr="00DE6131">
        <w:rPr>
          <w:rFonts w:hint="cs"/>
          <w:rtl/>
          <w:lang w:val="fr-FR"/>
        </w:rPr>
        <w:t>عملية انتقاء</w:t>
      </w:r>
      <w:r w:rsidR="00511059" w:rsidRPr="00DE6131">
        <w:rPr>
          <w:rFonts w:hint="cs"/>
          <w:rtl/>
          <w:lang w:val="fr-FR"/>
        </w:rPr>
        <w:t xml:space="preserve"> </w:t>
      </w:r>
      <w:r w:rsidRPr="00DE6131">
        <w:rPr>
          <w:rFonts w:hint="cs"/>
          <w:rtl/>
          <w:lang w:val="fr-FR"/>
        </w:rPr>
        <w:t>المفوض له</w:t>
      </w:r>
      <w:r w:rsidR="00511059" w:rsidRPr="00DE6131">
        <w:rPr>
          <w:rFonts w:hint="cs"/>
          <w:rtl/>
          <w:lang w:val="fr-FR"/>
        </w:rPr>
        <w:t xml:space="preserve"> </w:t>
      </w:r>
      <w:r w:rsidR="00662B32" w:rsidRPr="00DE6131">
        <w:rPr>
          <w:rFonts w:hint="cs"/>
          <w:rtl/>
          <w:lang w:val="fr-FR"/>
        </w:rPr>
        <w:t>والقرار المتعل</w:t>
      </w:r>
      <w:r w:rsidR="00662B32" w:rsidRPr="00DE6131">
        <w:rPr>
          <w:rtl/>
          <w:lang w:val="fr-FR"/>
        </w:rPr>
        <w:t>ق</w:t>
      </w:r>
      <w:r w:rsidRPr="00DE6131">
        <w:rPr>
          <w:rFonts w:hint="cs"/>
          <w:rtl/>
          <w:lang w:val="fr-FR"/>
        </w:rPr>
        <w:t xml:space="preserve"> </w:t>
      </w:r>
      <w:r w:rsidR="00511059" w:rsidRPr="00DE6131">
        <w:rPr>
          <w:rFonts w:hint="cs"/>
          <w:rtl/>
          <w:lang w:val="fr-FR"/>
        </w:rPr>
        <w:t xml:space="preserve"> </w:t>
      </w:r>
      <w:r w:rsidR="00662B32" w:rsidRPr="00DE6131">
        <w:rPr>
          <w:rFonts w:hint="cs"/>
          <w:rtl/>
          <w:lang w:val="fr-FR"/>
        </w:rPr>
        <w:t>بإبرام</w:t>
      </w:r>
      <w:r w:rsidR="00511059" w:rsidRPr="00DE6131">
        <w:rPr>
          <w:rFonts w:hint="cs"/>
          <w:rtl/>
          <w:lang w:val="fr-FR"/>
        </w:rPr>
        <w:t xml:space="preserve"> عقد التفويض </w:t>
      </w:r>
      <w:r w:rsidR="00773531">
        <w:rPr>
          <w:rFonts w:hint="cs"/>
          <w:rtl/>
          <w:lang w:val="fr-FR"/>
        </w:rPr>
        <w:t>إ</w:t>
      </w:r>
      <w:r w:rsidRPr="00DE6131">
        <w:rPr>
          <w:rFonts w:hint="cs"/>
          <w:rtl/>
          <w:lang w:val="fr-FR"/>
        </w:rPr>
        <w:t xml:space="preserve">ذا </w:t>
      </w:r>
      <w:r w:rsidR="00662B32" w:rsidRPr="00DE6131">
        <w:rPr>
          <w:rFonts w:hint="cs"/>
          <w:rtl/>
          <w:lang w:val="fr-FR"/>
        </w:rPr>
        <w:t>ما ت</w:t>
      </w:r>
      <w:r w:rsidR="00662B32" w:rsidRPr="00DE6131">
        <w:rPr>
          <w:rtl/>
          <w:lang w:val="fr-FR"/>
        </w:rPr>
        <w:t>م</w:t>
      </w:r>
      <w:r w:rsidRPr="00DE6131">
        <w:rPr>
          <w:rFonts w:hint="cs"/>
          <w:rtl/>
          <w:lang w:val="fr-FR"/>
        </w:rPr>
        <w:t xml:space="preserve"> </w:t>
      </w:r>
      <w:r w:rsidR="00511059" w:rsidRPr="00DE6131">
        <w:rPr>
          <w:rFonts w:hint="cs"/>
          <w:rtl/>
          <w:lang w:val="fr-FR"/>
        </w:rPr>
        <w:t xml:space="preserve"> الطعن </w:t>
      </w:r>
      <w:r w:rsidRPr="00DE6131">
        <w:rPr>
          <w:rFonts w:hint="cs"/>
          <w:rtl/>
          <w:lang w:val="fr-FR"/>
        </w:rPr>
        <w:t>فيها</w:t>
      </w:r>
      <w:r w:rsidR="00773531">
        <w:rPr>
          <w:rFonts w:hint="cs"/>
          <w:rtl/>
          <w:lang w:val="fr-FR"/>
        </w:rPr>
        <w:t xml:space="preserve"> لعلة تجاوز حدود السلطة بهدف إبطال تلك القرارات كليا أ</w:t>
      </w:r>
      <w:r w:rsidR="00511059" w:rsidRPr="00DE6131">
        <w:rPr>
          <w:rFonts w:hint="cs"/>
          <w:rtl/>
          <w:lang w:val="fr-FR"/>
        </w:rPr>
        <w:t xml:space="preserve">و جزئيا </w:t>
      </w:r>
      <w:r w:rsidRPr="00DE6131">
        <w:rPr>
          <w:rFonts w:hint="cs"/>
          <w:rtl/>
          <w:lang w:val="fr-FR"/>
        </w:rPr>
        <w:t>فقد</w:t>
      </w:r>
      <w:r w:rsidR="00511059" w:rsidRPr="00DE6131">
        <w:rPr>
          <w:rFonts w:hint="cs"/>
          <w:rtl/>
          <w:lang w:val="fr-FR"/>
        </w:rPr>
        <w:t xml:space="preserve"> يترتب على </w:t>
      </w:r>
      <w:r w:rsidR="00B36359" w:rsidRPr="00DE6131">
        <w:rPr>
          <w:rFonts w:hint="cs"/>
          <w:rtl/>
          <w:lang w:val="fr-FR"/>
        </w:rPr>
        <w:t>إ</w:t>
      </w:r>
      <w:r w:rsidR="00511059" w:rsidRPr="00DE6131">
        <w:rPr>
          <w:rFonts w:hint="cs"/>
          <w:rtl/>
          <w:lang w:val="fr-FR"/>
        </w:rPr>
        <w:t xml:space="preserve">بطال </w:t>
      </w:r>
      <w:r w:rsidRPr="00DE6131">
        <w:rPr>
          <w:rFonts w:hint="cs"/>
          <w:rtl/>
          <w:lang w:val="fr-FR"/>
        </w:rPr>
        <w:t>هذه</w:t>
      </w:r>
      <w:r w:rsidR="00511059" w:rsidRPr="00DE6131">
        <w:rPr>
          <w:rFonts w:hint="cs"/>
          <w:rtl/>
          <w:lang w:val="fr-FR"/>
        </w:rPr>
        <w:t xml:space="preserve"> القرارات </w:t>
      </w:r>
      <w:r w:rsidR="00773531">
        <w:rPr>
          <w:rFonts w:hint="cs"/>
          <w:rtl/>
          <w:lang w:val="fr-FR"/>
        </w:rPr>
        <w:t>إ</w:t>
      </w:r>
      <w:r w:rsidR="00B36359" w:rsidRPr="00DE6131">
        <w:rPr>
          <w:rFonts w:hint="cs"/>
          <w:rtl/>
          <w:lang w:val="fr-FR"/>
        </w:rPr>
        <w:t xml:space="preserve">بطال ابرام </w:t>
      </w:r>
      <w:r w:rsidR="00511059" w:rsidRPr="00DE6131">
        <w:rPr>
          <w:rFonts w:hint="cs"/>
          <w:rtl/>
          <w:lang w:val="fr-FR"/>
        </w:rPr>
        <w:t xml:space="preserve"> عقد التفويض</w:t>
      </w:r>
      <w:r w:rsidR="00B36359" w:rsidRPr="00DE6131">
        <w:rPr>
          <w:rFonts w:hint="cs"/>
          <w:rtl/>
          <w:lang w:val="fr-FR"/>
        </w:rPr>
        <w:t xml:space="preserve">، في حين </w:t>
      </w:r>
      <w:r w:rsidR="00773531">
        <w:rPr>
          <w:rFonts w:hint="cs"/>
          <w:rtl/>
          <w:lang w:val="fr-FR"/>
        </w:rPr>
        <w:t>أن إ</w:t>
      </w:r>
      <w:r w:rsidR="00511059" w:rsidRPr="00DE6131">
        <w:rPr>
          <w:rFonts w:hint="cs"/>
          <w:rtl/>
          <w:lang w:val="fr-FR"/>
        </w:rPr>
        <w:t xml:space="preserve">بطال القرارات المنفصلة عن </w:t>
      </w:r>
      <w:r w:rsidR="00B36359" w:rsidRPr="00DE6131">
        <w:rPr>
          <w:rFonts w:hint="cs"/>
          <w:rtl/>
          <w:lang w:val="fr-FR"/>
        </w:rPr>
        <w:t>عقد التفويض</w:t>
      </w:r>
      <w:r w:rsidR="00511059" w:rsidRPr="00DE6131">
        <w:rPr>
          <w:rFonts w:hint="cs"/>
          <w:rtl/>
          <w:lang w:val="fr-FR"/>
        </w:rPr>
        <w:t xml:space="preserve"> </w:t>
      </w:r>
      <w:r w:rsidR="00B36359" w:rsidRPr="00DE6131">
        <w:rPr>
          <w:rFonts w:hint="cs"/>
          <w:rtl/>
          <w:lang w:val="fr-FR"/>
        </w:rPr>
        <w:t>في</w:t>
      </w:r>
      <w:r w:rsidR="00511059" w:rsidRPr="00DE6131">
        <w:rPr>
          <w:rFonts w:hint="cs"/>
          <w:rtl/>
          <w:lang w:val="fr-FR"/>
        </w:rPr>
        <w:t xml:space="preserve"> حال كان لاحقا </w:t>
      </w:r>
      <w:r w:rsidR="00662B32" w:rsidRPr="00DE6131">
        <w:rPr>
          <w:rFonts w:hint="cs"/>
          <w:rtl/>
          <w:lang w:val="fr-FR"/>
        </w:rPr>
        <w:t>لإبرام</w:t>
      </w:r>
      <w:r w:rsidR="00511059" w:rsidRPr="00DE6131">
        <w:rPr>
          <w:rFonts w:hint="cs"/>
          <w:rtl/>
          <w:lang w:val="fr-FR"/>
        </w:rPr>
        <w:t xml:space="preserve"> العقد </w:t>
      </w:r>
      <w:r w:rsidR="00B36359" w:rsidRPr="00DE6131">
        <w:rPr>
          <w:rFonts w:hint="cs"/>
          <w:rtl/>
          <w:lang w:val="fr-FR"/>
        </w:rPr>
        <w:t>ف</w:t>
      </w:r>
      <w:r w:rsidR="00773531">
        <w:rPr>
          <w:rFonts w:hint="cs"/>
          <w:rtl/>
          <w:lang w:val="fr-FR"/>
        </w:rPr>
        <w:t>لن يؤدي الى إ</w:t>
      </w:r>
      <w:r w:rsidR="00511059" w:rsidRPr="00DE6131">
        <w:rPr>
          <w:rFonts w:hint="cs"/>
          <w:rtl/>
          <w:lang w:val="fr-FR"/>
        </w:rPr>
        <w:t>بطال العقد ل</w:t>
      </w:r>
      <w:r w:rsidR="00773531">
        <w:rPr>
          <w:rFonts w:hint="cs"/>
          <w:rtl/>
          <w:lang w:val="fr-FR"/>
        </w:rPr>
        <w:t>أ</w:t>
      </w:r>
      <w:r w:rsidR="00511059" w:rsidRPr="00DE6131">
        <w:rPr>
          <w:rFonts w:hint="cs"/>
          <w:rtl/>
          <w:lang w:val="fr-FR"/>
        </w:rPr>
        <w:t xml:space="preserve">ن ذلك </w:t>
      </w:r>
      <w:r w:rsidR="00B36359" w:rsidRPr="00DE6131">
        <w:rPr>
          <w:rFonts w:hint="cs"/>
          <w:rtl/>
          <w:lang w:val="fr-FR"/>
        </w:rPr>
        <w:t>يرجع الى قاضي الموضوع من خلال</w:t>
      </w:r>
      <w:r w:rsidR="00773531">
        <w:rPr>
          <w:rFonts w:hint="cs"/>
          <w:rtl/>
          <w:lang w:val="fr-FR"/>
        </w:rPr>
        <w:t xml:space="preserve"> دعوى إ</w:t>
      </w:r>
      <w:r w:rsidR="00511059" w:rsidRPr="00DE6131">
        <w:rPr>
          <w:rFonts w:hint="cs"/>
          <w:rtl/>
          <w:lang w:val="fr-FR"/>
        </w:rPr>
        <w:t>بطال العقد</w:t>
      </w:r>
      <w:r w:rsidR="00B36359" w:rsidRPr="00DE6131">
        <w:rPr>
          <w:rFonts w:hint="cs"/>
          <w:rtl/>
          <w:lang w:val="fr-FR"/>
        </w:rPr>
        <w:t xml:space="preserve"> التي ترفع من قبل </w:t>
      </w:r>
      <w:r w:rsidR="00511059" w:rsidRPr="00DE6131">
        <w:rPr>
          <w:rFonts w:hint="cs"/>
          <w:rtl/>
          <w:lang w:val="fr-FR"/>
        </w:rPr>
        <w:t xml:space="preserve"> </w:t>
      </w:r>
      <w:r w:rsidR="00B36359" w:rsidRPr="00DE6131">
        <w:rPr>
          <w:rFonts w:hint="cs"/>
          <w:rtl/>
          <w:lang w:val="fr-FR"/>
        </w:rPr>
        <w:t>أحد أ</w:t>
      </w:r>
      <w:r w:rsidR="00511059" w:rsidRPr="00DE6131">
        <w:rPr>
          <w:rFonts w:hint="cs"/>
          <w:rtl/>
          <w:lang w:val="fr-FR"/>
        </w:rPr>
        <w:t>طرافه</w:t>
      </w:r>
      <w:r w:rsidR="00773531">
        <w:rPr>
          <w:rFonts w:hint="cs"/>
          <w:rtl/>
          <w:lang w:val="fr-FR"/>
        </w:rPr>
        <w:t>، بالإضافة الى أ</w:t>
      </w:r>
      <w:r w:rsidR="00B36359" w:rsidRPr="00DE6131">
        <w:rPr>
          <w:rFonts w:hint="cs"/>
          <w:rtl/>
          <w:lang w:val="fr-FR"/>
        </w:rPr>
        <w:t xml:space="preserve">ن هذه الدعوى يمكن ترفع من </w:t>
      </w:r>
      <w:r w:rsidR="00511059" w:rsidRPr="00DE6131">
        <w:rPr>
          <w:rFonts w:hint="cs"/>
          <w:rtl/>
          <w:lang w:val="fr-FR"/>
        </w:rPr>
        <w:t xml:space="preserve">قبل المنتفعين من خدمات المرفق العام </w:t>
      </w:r>
      <w:r w:rsidR="00B36359" w:rsidRPr="00DE6131">
        <w:rPr>
          <w:rFonts w:hint="cs"/>
          <w:rtl/>
          <w:lang w:val="fr-FR"/>
        </w:rPr>
        <w:t xml:space="preserve">بالرغم من كونهم </w:t>
      </w:r>
      <w:r w:rsidR="00662B32" w:rsidRPr="00DE6131">
        <w:rPr>
          <w:rFonts w:hint="cs"/>
          <w:rtl/>
          <w:lang w:val="fr-FR"/>
        </w:rPr>
        <w:t>ليسو</w:t>
      </w:r>
      <w:r w:rsidR="00662B32" w:rsidRPr="00DE6131">
        <w:rPr>
          <w:rtl/>
          <w:lang w:val="fr-FR"/>
        </w:rPr>
        <w:t>ا</w:t>
      </w:r>
      <w:r w:rsidR="00B36359" w:rsidRPr="00DE6131">
        <w:rPr>
          <w:rFonts w:hint="cs"/>
          <w:rtl/>
          <w:lang w:val="fr-FR"/>
        </w:rPr>
        <w:t xml:space="preserve"> أطراف في عقد التفويض</w:t>
      </w:r>
      <w:r w:rsidR="00773531">
        <w:rPr>
          <w:rFonts w:hint="cs"/>
          <w:rtl/>
          <w:lang w:val="fr-FR"/>
        </w:rPr>
        <w:t>،</w:t>
      </w:r>
      <w:r w:rsidR="00B36359" w:rsidRPr="00DE6131">
        <w:rPr>
          <w:rFonts w:hint="cs"/>
          <w:rtl/>
          <w:lang w:val="fr-FR"/>
        </w:rPr>
        <w:t xml:space="preserve"> بالإضافة الى أنه كذلك يحق للغير الطعن </w:t>
      </w:r>
      <w:r w:rsidR="00511059" w:rsidRPr="00DE6131">
        <w:rPr>
          <w:rFonts w:hint="cs"/>
          <w:rtl/>
          <w:lang w:val="fr-FR"/>
        </w:rPr>
        <w:t xml:space="preserve">بالإجراءات المتخذة </w:t>
      </w:r>
      <w:r w:rsidR="00B36359" w:rsidRPr="00DE6131">
        <w:rPr>
          <w:rFonts w:hint="cs"/>
          <w:rtl/>
          <w:lang w:val="fr-FR"/>
        </w:rPr>
        <w:t>بمناسبة</w:t>
      </w:r>
      <w:r w:rsidR="00773531">
        <w:rPr>
          <w:rFonts w:hint="cs"/>
          <w:rtl/>
          <w:lang w:val="fr-FR"/>
        </w:rPr>
        <w:t xml:space="preserve"> تنفيذ العقد إذا كان من شأنها أ</w:t>
      </w:r>
      <w:r w:rsidR="00511059" w:rsidRPr="00DE6131">
        <w:rPr>
          <w:rFonts w:hint="cs"/>
          <w:rtl/>
          <w:lang w:val="fr-FR"/>
        </w:rPr>
        <w:t xml:space="preserve">ن </w:t>
      </w:r>
      <w:r w:rsidR="00B36359" w:rsidRPr="00DE6131">
        <w:rPr>
          <w:rFonts w:hint="cs"/>
          <w:rtl/>
          <w:lang w:val="fr-FR"/>
        </w:rPr>
        <w:t>تشكل</w:t>
      </w:r>
      <w:r w:rsidR="00511059" w:rsidRPr="00DE6131">
        <w:rPr>
          <w:rFonts w:hint="cs"/>
          <w:rtl/>
          <w:lang w:val="fr-FR"/>
        </w:rPr>
        <w:t xml:space="preserve"> خرقا </w:t>
      </w:r>
      <w:r w:rsidR="00B36359" w:rsidRPr="00DE6131">
        <w:rPr>
          <w:rFonts w:hint="cs"/>
          <w:rtl/>
          <w:lang w:val="fr-FR"/>
        </w:rPr>
        <w:t xml:space="preserve">لمضمون </w:t>
      </w:r>
      <w:r w:rsidR="00EF2088" w:rsidRPr="00DE6131">
        <w:rPr>
          <w:rFonts w:hint="cs"/>
          <w:rtl/>
          <w:lang w:val="fr-FR"/>
        </w:rPr>
        <w:t>ا</w:t>
      </w:r>
      <w:r w:rsidR="00511059" w:rsidRPr="00DE6131">
        <w:rPr>
          <w:rFonts w:hint="cs"/>
          <w:rtl/>
          <w:lang w:val="fr-FR"/>
        </w:rPr>
        <w:t xml:space="preserve">لبنود التنظيمية </w:t>
      </w:r>
      <w:r w:rsidR="00EF2088" w:rsidRPr="00DE6131">
        <w:rPr>
          <w:rFonts w:hint="cs"/>
          <w:rtl/>
          <w:lang w:val="fr-FR"/>
        </w:rPr>
        <w:t>التي</w:t>
      </w:r>
      <w:r w:rsidR="00511059" w:rsidRPr="00DE6131">
        <w:rPr>
          <w:rFonts w:hint="cs"/>
          <w:rtl/>
          <w:lang w:val="fr-FR"/>
        </w:rPr>
        <w:t xml:space="preserve"> </w:t>
      </w:r>
      <w:r w:rsidR="00EF2088" w:rsidRPr="00DE6131">
        <w:rPr>
          <w:rFonts w:hint="cs"/>
          <w:rtl/>
          <w:lang w:val="fr-FR"/>
        </w:rPr>
        <w:t>يتطلبها</w:t>
      </w:r>
      <w:r w:rsidR="00511059" w:rsidRPr="00DE6131">
        <w:rPr>
          <w:rFonts w:hint="cs"/>
          <w:rtl/>
          <w:lang w:val="fr-FR"/>
        </w:rPr>
        <w:t xml:space="preserve"> </w:t>
      </w:r>
      <w:r w:rsidR="00EF2088" w:rsidRPr="00DE6131">
        <w:rPr>
          <w:rFonts w:hint="cs"/>
          <w:rtl/>
          <w:lang w:val="fr-FR"/>
        </w:rPr>
        <w:t>تنفيذ</w:t>
      </w:r>
      <w:r w:rsidR="00511059" w:rsidRPr="00DE6131">
        <w:rPr>
          <w:rFonts w:hint="cs"/>
          <w:rtl/>
          <w:lang w:val="fr-FR"/>
        </w:rPr>
        <w:t xml:space="preserve"> المرفق العام</w:t>
      </w:r>
      <w:r w:rsidR="00511059" w:rsidRPr="00DE6131">
        <w:rPr>
          <w:rStyle w:val="Appelnotedebasdep"/>
          <w:color w:val="000000" w:themeColor="text1"/>
          <w:rtl/>
          <w:lang w:val="fr-FR"/>
        </w:rPr>
        <w:footnoteReference w:id="156"/>
      </w:r>
      <w:r w:rsidR="00E366DD" w:rsidRPr="00DE6131">
        <w:rPr>
          <w:rFonts w:hint="cs"/>
          <w:rtl/>
          <w:lang w:val="fr-FR"/>
        </w:rPr>
        <w:t>.</w:t>
      </w:r>
    </w:p>
    <w:p w14:paraId="7977F5D6" w14:textId="419A8992" w:rsidR="00FE13F6" w:rsidRPr="00DE6131" w:rsidRDefault="009E4C75" w:rsidP="001B4F5A">
      <w:pPr>
        <w:rPr>
          <w:rtl/>
          <w:lang w:val="fr-FR"/>
        </w:rPr>
      </w:pPr>
      <w:r w:rsidRPr="00DE6131">
        <w:rPr>
          <w:rFonts w:hint="cs"/>
          <w:rtl/>
        </w:rPr>
        <w:t>فيفصل</w:t>
      </w:r>
      <w:r w:rsidR="00511059" w:rsidRPr="00DE6131">
        <w:rPr>
          <w:rFonts w:hint="cs"/>
          <w:rtl/>
        </w:rPr>
        <w:t xml:space="preserve"> </w:t>
      </w:r>
      <w:r w:rsidRPr="00DE6131">
        <w:rPr>
          <w:rFonts w:hint="cs"/>
          <w:rtl/>
        </w:rPr>
        <w:t>ال</w:t>
      </w:r>
      <w:r w:rsidR="00511059" w:rsidRPr="00DE6131">
        <w:rPr>
          <w:rFonts w:hint="cs"/>
          <w:rtl/>
        </w:rPr>
        <w:t>قاضي</w:t>
      </w:r>
      <w:r w:rsidR="00CE0753" w:rsidRPr="00DE6131">
        <w:rPr>
          <w:rFonts w:hint="cs"/>
          <w:rtl/>
        </w:rPr>
        <w:t xml:space="preserve"> </w:t>
      </w:r>
      <w:r w:rsidR="00773531">
        <w:rPr>
          <w:rFonts w:hint="cs"/>
          <w:rtl/>
        </w:rPr>
        <w:t>الإ</w:t>
      </w:r>
      <w:r w:rsidRPr="00DE6131">
        <w:rPr>
          <w:rFonts w:hint="cs"/>
          <w:rtl/>
        </w:rPr>
        <w:t>داري</w:t>
      </w:r>
      <w:r w:rsidR="00CE0753" w:rsidRPr="00DE6131">
        <w:rPr>
          <w:rFonts w:hint="cs"/>
          <w:rtl/>
        </w:rPr>
        <w:t xml:space="preserve"> </w:t>
      </w:r>
      <w:r w:rsidR="00511059" w:rsidRPr="00DE6131">
        <w:rPr>
          <w:rFonts w:hint="cs"/>
          <w:rtl/>
        </w:rPr>
        <w:t>بين أطرف</w:t>
      </w:r>
      <w:r w:rsidR="002C3FF3" w:rsidRPr="00DE6131">
        <w:rPr>
          <w:rFonts w:hint="cs"/>
          <w:rtl/>
        </w:rPr>
        <w:t xml:space="preserve"> </w:t>
      </w:r>
      <w:r w:rsidR="00CE0753" w:rsidRPr="00DE6131">
        <w:rPr>
          <w:rFonts w:hint="cs"/>
          <w:rtl/>
        </w:rPr>
        <w:t xml:space="preserve">العقد في النزاعات موضوع الطعون بالبطلان وإلغاء القرارات والعقود الإدارية المخالفة للقواعد القانونية المعمول بها </w:t>
      </w:r>
      <w:r w:rsidR="00662B32" w:rsidRPr="00DE6131">
        <w:rPr>
          <w:rFonts w:hint="cs"/>
          <w:rtl/>
        </w:rPr>
        <w:t>وكذ</w:t>
      </w:r>
      <w:r w:rsidR="00662B32" w:rsidRPr="00DE6131">
        <w:rPr>
          <w:rtl/>
        </w:rPr>
        <w:t>ا</w:t>
      </w:r>
      <w:r w:rsidR="00F4713C" w:rsidRPr="00DE6131">
        <w:rPr>
          <w:rFonts w:hint="cs"/>
          <w:rtl/>
        </w:rPr>
        <w:t xml:space="preserve"> الاعمال القانونية المشوبة </w:t>
      </w:r>
      <w:r w:rsidR="00F4713C" w:rsidRPr="00DE6131">
        <w:rPr>
          <w:rFonts w:hint="cs"/>
          <w:rtl/>
        </w:rPr>
        <w:lastRenderedPageBreak/>
        <w:t>بعيوب البطلان ك</w:t>
      </w:r>
      <w:r w:rsidR="002C3FF3" w:rsidRPr="00DE6131">
        <w:rPr>
          <w:rFonts w:hint="cs"/>
          <w:rtl/>
        </w:rPr>
        <w:t xml:space="preserve">تجاوز </w:t>
      </w:r>
      <w:r w:rsidR="00511059" w:rsidRPr="00DE6131">
        <w:rPr>
          <w:rFonts w:hint="cs"/>
          <w:rtl/>
        </w:rPr>
        <w:t>السلطة،</w:t>
      </w:r>
      <w:r w:rsidR="00EF2088" w:rsidRPr="00DE6131">
        <w:rPr>
          <w:rFonts w:hint="cs"/>
          <w:rtl/>
          <w:lang w:val="fr-FR"/>
        </w:rPr>
        <w:t xml:space="preserve"> </w:t>
      </w:r>
      <w:r w:rsidRPr="00DE6131">
        <w:rPr>
          <w:rFonts w:hint="cs"/>
          <w:rtl/>
          <w:lang w:val="fr-FR"/>
        </w:rPr>
        <w:t xml:space="preserve">وبذلك يوفر القضاء حماية مزدوجة لعقود التفويض الأولى تتعلق بحماية شرعية الإجراءات قبل ابرام العقد </w:t>
      </w:r>
      <w:r w:rsidR="00662B32" w:rsidRPr="00DE6131">
        <w:rPr>
          <w:rFonts w:hint="cs"/>
          <w:rtl/>
          <w:lang w:val="fr-FR"/>
        </w:rPr>
        <w:t>مما</w:t>
      </w:r>
      <w:r w:rsidR="00BC5F6E">
        <w:rPr>
          <w:rFonts w:hint="cs"/>
          <w:rtl/>
          <w:lang w:val="fr-FR"/>
        </w:rPr>
        <w:t xml:space="preserve"> يس</w:t>
      </w:r>
      <w:r w:rsidR="00662B32" w:rsidRPr="00DE6131">
        <w:rPr>
          <w:rFonts w:hint="cs"/>
          <w:rtl/>
          <w:lang w:val="fr-FR"/>
        </w:rPr>
        <w:t>اهم</w:t>
      </w:r>
      <w:r w:rsidR="00BC5F6E">
        <w:rPr>
          <w:rFonts w:hint="cs"/>
          <w:rtl/>
          <w:lang w:val="fr-FR"/>
        </w:rPr>
        <w:t xml:space="preserve"> في اختيار أ</w:t>
      </w:r>
      <w:r w:rsidRPr="00DE6131">
        <w:rPr>
          <w:rFonts w:hint="cs"/>
          <w:rtl/>
          <w:lang w:val="fr-FR"/>
        </w:rPr>
        <w:t xml:space="preserve">فضل </w:t>
      </w:r>
      <w:r w:rsidR="00C26C17">
        <w:rPr>
          <w:rFonts w:hint="cs"/>
          <w:rtl/>
          <w:lang w:val="fr-FR"/>
        </w:rPr>
        <w:t>المترشحين</w:t>
      </w:r>
      <w:r w:rsidRPr="00DE6131">
        <w:rPr>
          <w:rFonts w:hint="cs"/>
          <w:rtl/>
          <w:lang w:val="fr-FR"/>
        </w:rPr>
        <w:t xml:space="preserve"> من بين العروض المقدمة من قبل المتعهدين، والحماية الثانية في مرحلة </w:t>
      </w:r>
      <w:r w:rsidR="00662B32" w:rsidRPr="00DE6131">
        <w:rPr>
          <w:rFonts w:hint="cs"/>
          <w:rtl/>
          <w:lang w:val="fr-FR"/>
        </w:rPr>
        <w:t>ما بع</w:t>
      </w:r>
      <w:r w:rsidR="00662B32" w:rsidRPr="00DE6131">
        <w:rPr>
          <w:rtl/>
          <w:lang w:val="fr-FR"/>
        </w:rPr>
        <w:t>د</w:t>
      </w:r>
      <w:r w:rsidRPr="00DE6131">
        <w:rPr>
          <w:rFonts w:hint="cs"/>
          <w:rtl/>
          <w:lang w:val="fr-FR"/>
        </w:rPr>
        <w:t xml:space="preserve"> توقيع العق</w:t>
      </w:r>
      <w:r w:rsidR="00FE13F6" w:rsidRPr="00DE6131">
        <w:rPr>
          <w:rFonts w:hint="cs"/>
          <w:rtl/>
          <w:lang w:val="fr-FR"/>
        </w:rPr>
        <w:t xml:space="preserve">د، </w:t>
      </w:r>
      <w:r w:rsidR="00662B32" w:rsidRPr="00DE6131">
        <w:rPr>
          <w:rFonts w:hint="cs"/>
          <w:rtl/>
          <w:lang w:val="fr-FR"/>
        </w:rPr>
        <w:t>مما يشك</w:t>
      </w:r>
      <w:r w:rsidR="00662B32" w:rsidRPr="00DE6131">
        <w:rPr>
          <w:rtl/>
          <w:lang w:val="fr-FR"/>
        </w:rPr>
        <w:t>ل</w:t>
      </w:r>
      <w:r w:rsidR="00FE13F6" w:rsidRPr="00DE6131">
        <w:rPr>
          <w:rFonts w:hint="cs"/>
          <w:rtl/>
          <w:lang w:val="fr-FR"/>
        </w:rPr>
        <w:t xml:space="preserve"> ضمانة قوية للحفاظ عل</w:t>
      </w:r>
      <w:r w:rsidR="00C26C17">
        <w:rPr>
          <w:rFonts w:hint="cs"/>
          <w:rtl/>
          <w:lang w:val="fr-FR"/>
        </w:rPr>
        <w:t>ى مبدأ</w:t>
      </w:r>
      <w:r w:rsidRPr="00DE6131">
        <w:rPr>
          <w:rFonts w:hint="cs"/>
          <w:rtl/>
          <w:lang w:val="fr-FR"/>
        </w:rPr>
        <w:t xml:space="preserve"> الشرعية  </w:t>
      </w:r>
      <w:r w:rsidR="00FE13F6" w:rsidRPr="00DE6131">
        <w:rPr>
          <w:rFonts w:hint="cs"/>
          <w:rtl/>
          <w:lang w:val="fr-FR"/>
        </w:rPr>
        <w:t xml:space="preserve">للعقود، كما أنه يمكن </w:t>
      </w:r>
      <w:r w:rsidR="00662B32" w:rsidRPr="00DE6131">
        <w:rPr>
          <w:rFonts w:hint="cs"/>
          <w:rtl/>
          <w:lang w:val="fr-FR"/>
        </w:rPr>
        <w:t>للأطراف</w:t>
      </w:r>
      <w:r w:rsidR="00FE13F6" w:rsidRPr="00DE6131">
        <w:rPr>
          <w:rFonts w:hint="cs"/>
          <w:rtl/>
          <w:lang w:val="fr-FR"/>
        </w:rPr>
        <w:t xml:space="preserve"> المتعاقدة اللجوء</w:t>
      </w:r>
      <w:r w:rsidR="00E72845" w:rsidRPr="00DE6131">
        <w:rPr>
          <w:rFonts w:hint="cs"/>
          <w:rtl/>
          <w:lang w:val="fr-FR"/>
        </w:rPr>
        <w:t xml:space="preserve"> العدالة كلما </w:t>
      </w:r>
      <w:r w:rsidR="00662B32" w:rsidRPr="00DE6131">
        <w:rPr>
          <w:rFonts w:hint="cs"/>
          <w:rtl/>
          <w:lang w:val="fr-FR"/>
        </w:rPr>
        <w:t>اعترضت</w:t>
      </w:r>
      <w:r w:rsidR="00E72845" w:rsidRPr="00DE6131">
        <w:rPr>
          <w:rFonts w:hint="cs"/>
          <w:rtl/>
          <w:lang w:val="fr-FR"/>
        </w:rPr>
        <w:t xml:space="preserve"> عملية تنفيذ العقد ظروف خارجة عن نطاق طرفي العقد للمطالبة بتعديل الالتزامات</w:t>
      </w:r>
      <w:r w:rsidR="00FE13F6" w:rsidRPr="00DE6131">
        <w:rPr>
          <w:rFonts w:hint="cs"/>
          <w:rtl/>
          <w:lang w:val="fr-FR"/>
        </w:rPr>
        <w:t xml:space="preserve">  . .</w:t>
      </w:r>
    </w:p>
    <w:p w14:paraId="7F753551" w14:textId="55DE060A" w:rsidR="00EB024E" w:rsidRPr="00DE6131" w:rsidRDefault="007D43C5" w:rsidP="001B4F5A">
      <w:pPr>
        <w:rPr>
          <w:rtl/>
        </w:rPr>
      </w:pPr>
      <w:r w:rsidRPr="00DE6131">
        <w:rPr>
          <w:rFonts w:hint="cs"/>
          <w:rtl/>
          <w:lang w:val="fr-FR"/>
        </w:rPr>
        <w:t>فا</w:t>
      </w:r>
      <w:r w:rsidR="00EF2088" w:rsidRPr="00DE6131">
        <w:rPr>
          <w:rFonts w:hint="cs"/>
          <w:rtl/>
          <w:lang w:val="fr-FR"/>
        </w:rPr>
        <w:t xml:space="preserve">لطعن </w:t>
      </w:r>
      <w:r w:rsidR="00662B32" w:rsidRPr="00DE6131">
        <w:rPr>
          <w:rFonts w:hint="cs"/>
          <w:rtl/>
          <w:lang w:val="fr-FR"/>
        </w:rPr>
        <w:t>بالإلغاء</w:t>
      </w:r>
      <w:r w:rsidR="00EF2088" w:rsidRPr="00DE6131">
        <w:rPr>
          <w:rFonts w:hint="cs"/>
          <w:rtl/>
          <w:lang w:val="fr-FR"/>
        </w:rPr>
        <w:t xml:space="preserve"> هو </w:t>
      </w:r>
      <w:r w:rsidR="00E72845" w:rsidRPr="00DE6131">
        <w:rPr>
          <w:rFonts w:hint="cs"/>
          <w:rtl/>
          <w:lang w:val="fr-FR"/>
        </w:rPr>
        <w:t xml:space="preserve">وسيلة </w:t>
      </w:r>
      <w:r w:rsidR="00EB024E" w:rsidRPr="00DE6131">
        <w:rPr>
          <w:rFonts w:hint="cs"/>
          <w:rtl/>
          <w:lang w:val="fr-FR"/>
        </w:rPr>
        <w:t>قضائية تتطلب</w:t>
      </w:r>
      <w:r w:rsidR="00E72845" w:rsidRPr="00DE6131">
        <w:rPr>
          <w:rFonts w:hint="cs"/>
          <w:rtl/>
          <w:lang w:val="fr-FR"/>
        </w:rPr>
        <w:t xml:space="preserve"> </w:t>
      </w:r>
      <w:r w:rsidR="00EB024E" w:rsidRPr="00DE6131">
        <w:rPr>
          <w:rFonts w:hint="cs"/>
          <w:rtl/>
          <w:lang w:val="fr-FR"/>
        </w:rPr>
        <w:t>توافر مجموعة</w:t>
      </w:r>
      <w:r w:rsidR="00E72845" w:rsidRPr="00DE6131">
        <w:rPr>
          <w:rFonts w:hint="cs"/>
          <w:rtl/>
          <w:lang w:val="fr-FR"/>
        </w:rPr>
        <w:t xml:space="preserve"> </w:t>
      </w:r>
      <w:r w:rsidR="00EB024E" w:rsidRPr="00DE6131">
        <w:rPr>
          <w:rFonts w:hint="cs"/>
          <w:rtl/>
          <w:lang w:val="fr-FR"/>
        </w:rPr>
        <w:t>من الشروط</w:t>
      </w:r>
      <w:r w:rsidR="00EF2088" w:rsidRPr="00DE6131">
        <w:rPr>
          <w:rFonts w:hint="cs"/>
          <w:rtl/>
          <w:lang w:val="fr-FR"/>
        </w:rPr>
        <w:t xml:space="preserve"> الواجبة لقيام الدعوى القضائية </w:t>
      </w:r>
      <w:r w:rsidRPr="00DE6131">
        <w:rPr>
          <w:rFonts w:hint="cs"/>
          <w:rtl/>
          <w:lang w:val="fr-FR"/>
        </w:rPr>
        <w:t>و</w:t>
      </w:r>
      <w:r w:rsidR="00EF2088" w:rsidRPr="00DE6131">
        <w:rPr>
          <w:rFonts w:hint="cs"/>
          <w:rtl/>
          <w:lang w:val="fr-FR"/>
        </w:rPr>
        <w:t xml:space="preserve">هي </w:t>
      </w:r>
      <w:r w:rsidR="00E72845" w:rsidRPr="00DE6131">
        <w:rPr>
          <w:rFonts w:hint="cs"/>
          <w:rtl/>
          <w:lang w:val="fr-FR"/>
        </w:rPr>
        <w:t xml:space="preserve">تمثل </w:t>
      </w:r>
      <w:r w:rsidR="00EF2088" w:rsidRPr="00DE6131">
        <w:rPr>
          <w:rFonts w:hint="cs"/>
          <w:rtl/>
          <w:lang w:val="fr-FR"/>
        </w:rPr>
        <w:t>وسيلة قانونية إجرائية لحماية الحق</w:t>
      </w:r>
      <w:r w:rsidR="00E72845" w:rsidRPr="00DE6131">
        <w:rPr>
          <w:rFonts w:hint="cs"/>
          <w:rtl/>
          <w:lang w:val="fr-FR"/>
        </w:rPr>
        <w:t>،</w:t>
      </w:r>
      <w:r w:rsidR="00EF2088" w:rsidRPr="00DE6131">
        <w:rPr>
          <w:rFonts w:hint="cs"/>
          <w:rtl/>
          <w:lang w:val="fr-FR"/>
        </w:rPr>
        <w:t xml:space="preserve"> </w:t>
      </w:r>
      <w:r w:rsidR="00E72845" w:rsidRPr="00DE6131">
        <w:rPr>
          <w:rFonts w:hint="cs"/>
          <w:rtl/>
          <w:lang w:val="fr-FR"/>
        </w:rPr>
        <w:t>تهدف الى حماية شرعية ال</w:t>
      </w:r>
      <w:r w:rsidR="00C26C17">
        <w:rPr>
          <w:rFonts w:hint="cs"/>
          <w:rtl/>
          <w:lang w:val="fr-FR"/>
        </w:rPr>
        <w:t>أ</w:t>
      </w:r>
      <w:r w:rsidR="00E72845" w:rsidRPr="00DE6131">
        <w:rPr>
          <w:rFonts w:hint="cs"/>
          <w:rtl/>
          <w:lang w:val="fr-FR"/>
        </w:rPr>
        <w:t>عمال الإدارية من عقود وقرارات ي</w:t>
      </w:r>
      <w:r w:rsidR="00EF2088" w:rsidRPr="00DE6131">
        <w:rPr>
          <w:rFonts w:hint="cs"/>
          <w:rtl/>
          <w:lang w:val="fr-FR"/>
        </w:rPr>
        <w:t>تم رفعه</w:t>
      </w:r>
      <w:r w:rsidR="00E72845" w:rsidRPr="00DE6131">
        <w:rPr>
          <w:rFonts w:hint="cs"/>
          <w:rtl/>
          <w:lang w:val="fr-FR"/>
        </w:rPr>
        <w:t>ا</w:t>
      </w:r>
      <w:r w:rsidR="00EF2088" w:rsidRPr="00DE6131">
        <w:rPr>
          <w:rFonts w:hint="cs"/>
          <w:rtl/>
          <w:lang w:val="fr-FR"/>
        </w:rPr>
        <w:t xml:space="preserve"> الى جهة قضائية </w:t>
      </w:r>
      <w:r w:rsidR="00C26C17">
        <w:rPr>
          <w:rFonts w:hint="cs"/>
          <w:rtl/>
          <w:lang w:val="fr-FR"/>
        </w:rPr>
        <w:t>مختصة من أ</w:t>
      </w:r>
      <w:r w:rsidR="00E72845" w:rsidRPr="00DE6131">
        <w:rPr>
          <w:rFonts w:hint="cs"/>
          <w:rtl/>
          <w:lang w:val="fr-FR"/>
        </w:rPr>
        <w:t xml:space="preserve">جل الفصل بموجب حكم قضائي وهي </w:t>
      </w:r>
      <w:r w:rsidR="00EF2088" w:rsidRPr="00DE6131">
        <w:rPr>
          <w:rFonts w:hint="cs"/>
          <w:rtl/>
          <w:lang w:val="fr-FR"/>
        </w:rPr>
        <w:t xml:space="preserve">دعوى تصدر </w:t>
      </w:r>
      <w:r w:rsidR="00662B32" w:rsidRPr="00DE6131">
        <w:rPr>
          <w:rFonts w:hint="cs"/>
          <w:rtl/>
          <w:lang w:val="fr-FR"/>
        </w:rPr>
        <w:t>بشأنها</w:t>
      </w:r>
      <w:r w:rsidR="00C26C17">
        <w:rPr>
          <w:rFonts w:hint="cs"/>
          <w:rtl/>
          <w:lang w:val="fr-FR"/>
        </w:rPr>
        <w:t xml:space="preserve"> أ</w:t>
      </w:r>
      <w:r w:rsidR="00EF2088" w:rsidRPr="00DE6131">
        <w:rPr>
          <w:rFonts w:hint="cs"/>
          <w:rtl/>
          <w:lang w:val="fr-FR"/>
        </w:rPr>
        <w:t xml:space="preserve">حكام </w:t>
      </w:r>
      <w:r w:rsidR="00EB024E" w:rsidRPr="00DE6131">
        <w:rPr>
          <w:rFonts w:hint="cs"/>
          <w:rtl/>
          <w:lang w:val="fr-FR"/>
        </w:rPr>
        <w:t>قضائية،</w:t>
      </w:r>
      <w:r w:rsidR="00EF2088" w:rsidRPr="00DE6131">
        <w:rPr>
          <w:rFonts w:hint="cs"/>
          <w:sz w:val="24"/>
          <w:szCs w:val="24"/>
          <w:rtl/>
          <w:lang w:val="fr-FR"/>
        </w:rPr>
        <w:t xml:space="preserve"> </w:t>
      </w:r>
      <w:r w:rsidR="00E72845" w:rsidRPr="00DE6131">
        <w:rPr>
          <w:rFonts w:hint="cs"/>
          <w:rtl/>
          <w:lang w:val="fr-FR"/>
        </w:rPr>
        <w:t>والهدف</w:t>
      </w:r>
      <w:r w:rsidR="00EF2088" w:rsidRPr="00DE6131">
        <w:rPr>
          <w:rFonts w:hint="cs"/>
          <w:rtl/>
          <w:lang w:val="fr-FR"/>
        </w:rPr>
        <w:t xml:space="preserve"> </w:t>
      </w:r>
      <w:r w:rsidR="00E72845" w:rsidRPr="00DE6131">
        <w:rPr>
          <w:rFonts w:hint="cs"/>
          <w:rtl/>
          <w:lang w:val="fr-FR"/>
        </w:rPr>
        <w:t>ال</w:t>
      </w:r>
      <w:r w:rsidR="00C26C17">
        <w:rPr>
          <w:rFonts w:hint="cs"/>
          <w:rtl/>
          <w:lang w:val="fr-FR"/>
        </w:rPr>
        <w:t>أ</w:t>
      </w:r>
      <w:r w:rsidR="00E72845" w:rsidRPr="00DE6131">
        <w:rPr>
          <w:rFonts w:hint="cs"/>
          <w:rtl/>
          <w:lang w:val="fr-FR"/>
        </w:rPr>
        <w:t>ساسي</w:t>
      </w:r>
      <w:r w:rsidR="00EF2088" w:rsidRPr="00DE6131">
        <w:rPr>
          <w:rFonts w:hint="cs"/>
          <w:rtl/>
          <w:lang w:val="fr-FR"/>
        </w:rPr>
        <w:t xml:space="preserve"> هذه الدعوى هو حماية المصلحة العامة </w:t>
      </w:r>
      <w:r w:rsidR="00EB024E" w:rsidRPr="00DE6131">
        <w:rPr>
          <w:rFonts w:hint="cs"/>
          <w:rtl/>
          <w:lang w:val="fr-FR"/>
        </w:rPr>
        <w:t>و</w:t>
      </w:r>
      <w:r w:rsidR="00EF2088" w:rsidRPr="00DE6131">
        <w:rPr>
          <w:rFonts w:hint="cs"/>
          <w:rtl/>
          <w:lang w:val="fr-FR"/>
        </w:rPr>
        <w:t xml:space="preserve">مبدأ </w:t>
      </w:r>
      <w:r w:rsidR="00EB024E" w:rsidRPr="00DE6131">
        <w:rPr>
          <w:rFonts w:hint="cs"/>
          <w:rtl/>
          <w:lang w:val="fr-FR"/>
        </w:rPr>
        <w:t>الشرعية فهي</w:t>
      </w:r>
      <w:r w:rsidR="00EF2088" w:rsidRPr="00DE6131">
        <w:rPr>
          <w:rFonts w:hint="cs"/>
          <w:rtl/>
          <w:lang w:val="fr-FR"/>
        </w:rPr>
        <w:t xml:space="preserve"> تتعلق بفحص شرعية القرار المطعون فيه وذلك بغض النظر عن الحقوق الشخصية لرافع الدعوى</w:t>
      </w:r>
      <w:r w:rsidR="00EF2088" w:rsidRPr="00DE6131">
        <w:rPr>
          <w:rStyle w:val="Appelnotedebasdep"/>
          <w:color w:val="000000" w:themeColor="text1"/>
          <w:rtl/>
          <w:lang w:val="fr-FR"/>
        </w:rPr>
        <w:footnoteReference w:id="157"/>
      </w:r>
      <w:r w:rsidR="00EF2088" w:rsidRPr="00DE6131">
        <w:rPr>
          <w:rFonts w:hint="cs"/>
          <w:rtl/>
          <w:lang w:val="fr-FR"/>
        </w:rPr>
        <w:t>.</w:t>
      </w:r>
      <w:r w:rsidR="00F4713C" w:rsidRPr="00DE6131">
        <w:rPr>
          <w:rFonts w:hint="cs"/>
          <w:rtl/>
        </w:rPr>
        <w:t xml:space="preserve"> </w:t>
      </w:r>
    </w:p>
    <w:p w14:paraId="7C67EE06" w14:textId="5B0E5FB9" w:rsidR="007D43C5" w:rsidRPr="00DE6131" w:rsidRDefault="00F4713C" w:rsidP="001B4F5A">
      <w:pPr>
        <w:rPr>
          <w:rtl/>
          <w:lang w:val="fr-FR"/>
        </w:rPr>
      </w:pPr>
      <w:r w:rsidRPr="00DE6131">
        <w:rPr>
          <w:rFonts w:hint="cs"/>
          <w:rtl/>
        </w:rPr>
        <w:t xml:space="preserve">كما يمكن </w:t>
      </w:r>
      <w:r w:rsidR="00EB024E" w:rsidRPr="00DE6131">
        <w:rPr>
          <w:rFonts w:hint="cs"/>
          <w:rtl/>
        </w:rPr>
        <w:t xml:space="preserve">للقضاء الإداري </w:t>
      </w:r>
      <w:r w:rsidR="002C3FF3" w:rsidRPr="00DE6131">
        <w:rPr>
          <w:rFonts w:hint="cs"/>
          <w:rtl/>
        </w:rPr>
        <w:t xml:space="preserve">مساءلة </w:t>
      </w:r>
      <w:r w:rsidR="00EB024E" w:rsidRPr="00DE6131">
        <w:rPr>
          <w:rFonts w:hint="cs"/>
          <w:rtl/>
        </w:rPr>
        <w:t xml:space="preserve"> الجهة الإدارية المتعاقدة </w:t>
      </w:r>
      <w:r w:rsidR="002C3FF3" w:rsidRPr="00DE6131">
        <w:rPr>
          <w:rFonts w:hint="cs"/>
          <w:rtl/>
        </w:rPr>
        <w:t>ع</w:t>
      </w:r>
      <w:r w:rsidRPr="00DE6131">
        <w:rPr>
          <w:rFonts w:hint="cs"/>
          <w:rtl/>
        </w:rPr>
        <w:t>ن ال</w:t>
      </w:r>
      <w:r w:rsidR="00C26C17">
        <w:rPr>
          <w:rFonts w:hint="cs"/>
          <w:rtl/>
        </w:rPr>
        <w:t>أ</w:t>
      </w:r>
      <w:r w:rsidRPr="00DE6131">
        <w:rPr>
          <w:rFonts w:hint="cs"/>
          <w:rtl/>
        </w:rPr>
        <w:t xml:space="preserve">ضرار </w:t>
      </w:r>
      <w:r w:rsidR="00C26C17">
        <w:rPr>
          <w:rFonts w:hint="cs"/>
          <w:rtl/>
        </w:rPr>
        <w:t>التي يمكن أ</w:t>
      </w:r>
      <w:r w:rsidR="00EB024E" w:rsidRPr="00DE6131">
        <w:rPr>
          <w:rFonts w:hint="cs"/>
          <w:rtl/>
        </w:rPr>
        <w:t xml:space="preserve">ن تنتج </w:t>
      </w:r>
      <w:r w:rsidRPr="00DE6131">
        <w:rPr>
          <w:rFonts w:hint="cs"/>
          <w:rtl/>
        </w:rPr>
        <w:t xml:space="preserve"> عن </w:t>
      </w:r>
      <w:r w:rsidR="00511059" w:rsidRPr="00DE6131">
        <w:rPr>
          <w:rFonts w:hint="cs"/>
          <w:rtl/>
        </w:rPr>
        <w:t>التقصير</w:t>
      </w:r>
      <w:r w:rsidR="00EB024E" w:rsidRPr="00DE6131">
        <w:rPr>
          <w:rFonts w:hint="cs"/>
          <w:rtl/>
        </w:rPr>
        <w:t>، وكذا</w:t>
      </w:r>
      <w:r w:rsidRPr="00DE6131">
        <w:rPr>
          <w:rFonts w:hint="cs"/>
          <w:rtl/>
        </w:rPr>
        <w:t xml:space="preserve"> في حالة </w:t>
      </w:r>
      <w:r w:rsidR="00511059" w:rsidRPr="00DE6131">
        <w:rPr>
          <w:rFonts w:hint="cs"/>
          <w:rtl/>
        </w:rPr>
        <w:t xml:space="preserve"> ال</w:t>
      </w:r>
      <w:r w:rsidR="00C26C17">
        <w:rPr>
          <w:rFonts w:hint="cs"/>
          <w:rtl/>
        </w:rPr>
        <w:t>إ</w:t>
      </w:r>
      <w:r w:rsidR="00511059" w:rsidRPr="00DE6131">
        <w:rPr>
          <w:rFonts w:hint="cs"/>
          <w:rtl/>
        </w:rPr>
        <w:t>متناع</w:t>
      </w:r>
      <w:r w:rsidR="002C3FF3" w:rsidRPr="00DE6131">
        <w:rPr>
          <w:rFonts w:hint="cs"/>
          <w:rtl/>
        </w:rPr>
        <w:t xml:space="preserve"> </w:t>
      </w:r>
      <w:r w:rsidR="00867BE5" w:rsidRPr="00DE6131">
        <w:rPr>
          <w:rFonts w:hint="cs"/>
          <w:rtl/>
        </w:rPr>
        <w:t>عن</w:t>
      </w:r>
      <w:r w:rsidR="002C3FF3" w:rsidRPr="00DE6131">
        <w:rPr>
          <w:rFonts w:hint="cs"/>
          <w:rtl/>
        </w:rPr>
        <w:t xml:space="preserve"> ممارس</w:t>
      </w:r>
      <w:r w:rsidRPr="00DE6131">
        <w:rPr>
          <w:rFonts w:hint="cs"/>
          <w:rtl/>
        </w:rPr>
        <w:t>ة</w:t>
      </w:r>
      <w:r w:rsidR="002C3FF3" w:rsidRPr="00DE6131">
        <w:rPr>
          <w:rFonts w:hint="cs"/>
          <w:rtl/>
        </w:rPr>
        <w:t xml:space="preserve"> </w:t>
      </w:r>
      <w:r w:rsidRPr="00DE6131">
        <w:rPr>
          <w:rFonts w:hint="cs"/>
          <w:rtl/>
        </w:rPr>
        <w:t>ا</w:t>
      </w:r>
      <w:r w:rsidR="002C3FF3" w:rsidRPr="00DE6131">
        <w:rPr>
          <w:rFonts w:hint="cs"/>
          <w:rtl/>
        </w:rPr>
        <w:t>لرقابة</w:t>
      </w:r>
      <w:r w:rsidR="00EB024E" w:rsidRPr="00DE6131">
        <w:rPr>
          <w:rFonts w:hint="cs"/>
          <w:rtl/>
        </w:rPr>
        <w:t xml:space="preserve"> التي ينص عليها القانون</w:t>
      </w:r>
      <w:r w:rsidR="00C26C17">
        <w:rPr>
          <w:rFonts w:hint="cs"/>
          <w:rtl/>
        </w:rPr>
        <w:t xml:space="preserve"> أ</w:t>
      </w:r>
      <w:r w:rsidR="00867BE5" w:rsidRPr="00DE6131">
        <w:rPr>
          <w:rFonts w:hint="cs"/>
          <w:rtl/>
        </w:rPr>
        <w:t>و ال</w:t>
      </w:r>
      <w:r w:rsidR="00C26C17">
        <w:rPr>
          <w:rFonts w:hint="cs"/>
          <w:rtl/>
        </w:rPr>
        <w:t>إ</w:t>
      </w:r>
      <w:r w:rsidR="00867BE5" w:rsidRPr="00DE6131">
        <w:rPr>
          <w:rFonts w:hint="cs"/>
          <w:rtl/>
        </w:rPr>
        <w:t>ساءة في استخدامه</w:t>
      </w:r>
      <w:r w:rsidR="001B0D98" w:rsidRPr="00DE6131">
        <w:rPr>
          <w:rFonts w:hint="cs"/>
          <w:rtl/>
        </w:rPr>
        <w:t>ا</w:t>
      </w:r>
      <w:r w:rsidR="00EB024E" w:rsidRPr="00DE6131">
        <w:rPr>
          <w:rFonts w:hint="cs"/>
          <w:rtl/>
        </w:rPr>
        <w:t>، فيترتب عن ذلك إمكانية رفع الطرف المتضرر ل</w:t>
      </w:r>
      <w:r w:rsidR="007D43C5" w:rsidRPr="00DE6131">
        <w:rPr>
          <w:rFonts w:hint="cs"/>
          <w:rtl/>
        </w:rPr>
        <w:t xml:space="preserve">دعوى </w:t>
      </w:r>
      <w:r w:rsidR="00662B32" w:rsidRPr="00DE6131">
        <w:rPr>
          <w:rFonts w:hint="cs"/>
          <w:rtl/>
        </w:rPr>
        <w:t xml:space="preserve">التعويض </w:t>
      </w:r>
      <w:r w:rsidR="00662B32" w:rsidRPr="00DE6131">
        <w:rPr>
          <w:rFonts w:hint="cs"/>
          <w:rtl/>
          <w:lang w:val="fr-FR"/>
        </w:rPr>
        <w:t>الذي</w:t>
      </w:r>
      <w:r w:rsidR="00EB024E" w:rsidRPr="00DE6131">
        <w:rPr>
          <w:rFonts w:hint="cs"/>
          <w:rtl/>
          <w:lang w:val="fr-FR"/>
        </w:rPr>
        <w:t xml:space="preserve"> هو</w:t>
      </w:r>
      <w:r w:rsidR="00EF2088" w:rsidRPr="00DE6131">
        <w:rPr>
          <w:rFonts w:hint="cs"/>
          <w:rtl/>
          <w:lang w:val="fr-FR"/>
        </w:rPr>
        <w:t xml:space="preserve"> عبارة عن مبلغ نقدي يفرض بحق صاحب الالتزام </w:t>
      </w:r>
      <w:r w:rsidR="00EB024E" w:rsidRPr="00DE6131">
        <w:rPr>
          <w:rFonts w:hint="cs"/>
          <w:rtl/>
          <w:lang w:val="fr-FR"/>
        </w:rPr>
        <w:t>المخل</w:t>
      </w:r>
      <w:r w:rsidR="00C26C17">
        <w:rPr>
          <w:rFonts w:hint="cs"/>
          <w:rtl/>
          <w:lang w:val="fr-FR"/>
        </w:rPr>
        <w:t>ل بالتزاماته</w:t>
      </w:r>
      <w:r w:rsidR="00D90BDF">
        <w:rPr>
          <w:rFonts w:hint="cs"/>
          <w:rtl/>
          <w:lang w:val="fr-FR"/>
        </w:rPr>
        <w:t xml:space="preserve"> سواء</w:t>
      </w:r>
      <w:r w:rsidR="00C26C17">
        <w:rPr>
          <w:rFonts w:hint="cs"/>
          <w:rtl/>
          <w:lang w:val="fr-FR"/>
        </w:rPr>
        <w:t xml:space="preserve"> التعاقدية أ</w:t>
      </w:r>
      <w:r w:rsidR="00EF2088" w:rsidRPr="00DE6131">
        <w:rPr>
          <w:rFonts w:hint="cs"/>
          <w:rtl/>
          <w:lang w:val="fr-FR"/>
        </w:rPr>
        <w:t xml:space="preserve">و </w:t>
      </w:r>
      <w:r w:rsidR="00662B32" w:rsidRPr="00DE6131">
        <w:rPr>
          <w:rFonts w:hint="cs"/>
          <w:rtl/>
          <w:lang w:val="fr-FR"/>
        </w:rPr>
        <w:t>التنظيمية</w:t>
      </w:r>
      <w:r w:rsidR="00EB024E" w:rsidRPr="00DE6131">
        <w:rPr>
          <w:rFonts w:hint="cs"/>
          <w:rtl/>
          <w:lang w:val="fr-FR"/>
        </w:rPr>
        <w:t>، و</w:t>
      </w:r>
      <w:r w:rsidR="005F087A">
        <w:rPr>
          <w:rFonts w:hint="cs"/>
          <w:rtl/>
          <w:lang w:val="fr-FR"/>
        </w:rPr>
        <w:t>أ</w:t>
      </w:r>
      <w:r w:rsidR="00400A88">
        <w:rPr>
          <w:rFonts w:hint="cs"/>
          <w:rtl/>
          <w:lang w:val="fr-FR"/>
        </w:rPr>
        <w:t>دى ذلك</w:t>
      </w:r>
      <w:r w:rsidR="00EB024E" w:rsidRPr="00DE6131">
        <w:rPr>
          <w:rFonts w:hint="cs"/>
          <w:rtl/>
          <w:lang w:val="fr-FR"/>
        </w:rPr>
        <w:t xml:space="preserve"> ال</w:t>
      </w:r>
      <w:r w:rsidR="005F087A">
        <w:rPr>
          <w:rFonts w:hint="cs"/>
          <w:rtl/>
          <w:lang w:val="fr-FR"/>
        </w:rPr>
        <w:t>إ</w:t>
      </w:r>
      <w:r w:rsidR="00EB024E" w:rsidRPr="00DE6131">
        <w:rPr>
          <w:rFonts w:hint="cs"/>
          <w:rtl/>
          <w:lang w:val="fr-FR"/>
        </w:rPr>
        <w:t>خلال</w:t>
      </w:r>
      <w:r w:rsidR="00D90BDF">
        <w:rPr>
          <w:rFonts w:hint="cs"/>
          <w:rtl/>
          <w:lang w:val="fr-FR"/>
        </w:rPr>
        <w:t xml:space="preserve"> أو</w:t>
      </w:r>
      <w:r w:rsidR="00EB024E" w:rsidRPr="00DE6131">
        <w:rPr>
          <w:rFonts w:hint="cs"/>
          <w:rtl/>
          <w:lang w:val="fr-FR"/>
        </w:rPr>
        <w:t xml:space="preserve"> التقصير </w:t>
      </w:r>
      <w:r w:rsidR="00EF2088" w:rsidRPr="00DE6131">
        <w:rPr>
          <w:rFonts w:hint="cs"/>
          <w:rtl/>
          <w:lang w:val="fr-FR"/>
        </w:rPr>
        <w:t xml:space="preserve">الى وقوع </w:t>
      </w:r>
      <w:r w:rsidR="00662B32" w:rsidRPr="00DE6131">
        <w:rPr>
          <w:rFonts w:hint="cs"/>
          <w:rtl/>
          <w:lang w:val="fr-FR"/>
        </w:rPr>
        <w:t>ضرر ماد</w:t>
      </w:r>
      <w:r w:rsidR="00662B32" w:rsidRPr="00DE6131">
        <w:rPr>
          <w:rtl/>
          <w:lang w:val="fr-FR"/>
        </w:rPr>
        <w:t>ي</w:t>
      </w:r>
      <w:r w:rsidR="00EB024E" w:rsidRPr="00DE6131">
        <w:rPr>
          <w:rFonts w:hint="cs"/>
          <w:rtl/>
          <w:lang w:val="fr-FR"/>
        </w:rPr>
        <w:t xml:space="preserve"> </w:t>
      </w:r>
      <w:r w:rsidR="003E0BC4">
        <w:rPr>
          <w:rFonts w:hint="cs"/>
          <w:rtl/>
          <w:lang w:val="fr-FR"/>
        </w:rPr>
        <w:t>أ</w:t>
      </w:r>
      <w:r w:rsidR="00662B32" w:rsidRPr="00DE6131">
        <w:rPr>
          <w:rFonts w:hint="cs"/>
          <w:rtl/>
          <w:lang w:val="fr-FR"/>
        </w:rPr>
        <w:t>و</w:t>
      </w:r>
      <w:r w:rsidR="0060195B">
        <w:rPr>
          <w:rFonts w:hint="cs"/>
          <w:rtl/>
          <w:lang w:val="fr-FR"/>
        </w:rPr>
        <w:t xml:space="preserve"> </w:t>
      </w:r>
      <w:r w:rsidR="00662B32" w:rsidRPr="00DE6131">
        <w:rPr>
          <w:rFonts w:hint="cs"/>
          <w:rtl/>
          <w:lang w:val="fr-FR"/>
        </w:rPr>
        <w:t>معنو</w:t>
      </w:r>
      <w:r w:rsidR="00662B32" w:rsidRPr="00DE6131">
        <w:rPr>
          <w:rtl/>
          <w:lang w:val="fr-FR"/>
        </w:rPr>
        <w:t>ي</w:t>
      </w:r>
      <w:r w:rsidR="003E0BC4">
        <w:rPr>
          <w:rFonts w:hint="cs"/>
          <w:rtl/>
          <w:lang w:val="fr-FR"/>
        </w:rPr>
        <w:t xml:space="preserve"> على أحد أ</w:t>
      </w:r>
      <w:r w:rsidR="00EB024E" w:rsidRPr="00DE6131">
        <w:rPr>
          <w:rFonts w:hint="cs"/>
          <w:rtl/>
          <w:lang w:val="fr-FR"/>
        </w:rPr>
        <w:t>طراف العقد،</w:t>
      </w:r>
      <w:r w:rsidR="003E0BC4">
        <w:rPr>
          <w:rFonts w:hint="cs"/>
          <w:rtl/>
          <w:lang w:val="fr-FR"/>
        </w:rPr>
        <w:t xml:space="preserve"> </w:t>
      </w:r>
      <w:r w:rsidR="009204C4" w:rsidRPr="00DE6131">
        <w:rPr>
          <w:rFonts w:hint="cs"/>
          <w:rtl/>
          <w:lang w:val="fr-FR"/>
        </w:rPr>
        <w:t>و</w:t>
      </w:r>
      <w:r w:rsidR="00EF2088" w:rsidRPr="00DE6131">
        <w:rPr>
          <w:rFonts w:hint="cs"/>
          <w:rtl/>
          <w:lang w:val="fr-FR"/>
        </w:rPr>
        <w:t xml:space="preserve"> يتم تقدير ذلك </w:t>
      </w:r>
      <w:r w:rsidR="009204C4" w:rsidRPr="00DE6131">
        <w:rPr>
          <w:rFonts w:hint="cs"/>
          <w:rtl/>
          <w:lang w:val="fr-FR"/>
        </w:rPr>
        <w:t xml:space="preserve">الضرر عن طريق حكم </w:t>
      </w:r>
      <w:r w:rsidR="00EF2088" w:rsidRPr="00DE6131">
        <w:rPr>
          <w:rFonts w:hint="cs"/>
          <w:rtl/>
          <w:lang w:val="fr-FR"/>
        </w:rPr>
        <w:t>قضائي</w:t>
      </w:r>
      <w:r w:rsidR="00EF2088" w:rsidRPr="00DE6131">
        <w:rPr>
          <w:rStyle w:val="Appelnotedebasdep"/>
          <w:color w:val="000000" w:themeColor="text1"/>
          <w:rtl/>
          <w:lang w:val="fr-FR"/>
        </w:rPr>
        <w:footnoteReference w:id="158"/>
      </w:r>
      <w:r w:rsidR="009204C4" w:rsidRPr="00DE6131">
        <w:rPr>
          <w:rFonts w:hint="cs"/>
          <w:rtl/>
          <w:lang w:val="fr-FR"/>
        </w:rPr>
        <w:t>، ويقدر قدر الضرر</w:t>
      </w:r>
      <w:r w:rsidR="00662B32" w:rsidRPr="00DE6131">
        <w:rPr>
          <w:rFonts w:hint="cs"/>
          <w:rtl/>
          <w:lang w:val="fr-FR"/>
        </w:rPr>
        <w:t xml:space="preserve"> </w:t>
      </w:r>
      <w:r w:rsidR="009204C4" w:rsidRPr="00DE6131">
        <w:rPr>
          <w:rFonts w:hint="cs"/>
          <w:rtl/>
          <w:lang w:val="fr-FR"/>
        </w:rPr>
        <w:t>من طرف القاضي وفق شروط يقرها القانون وطبقا للمعطيات الاقتصادية لكل عقد على حدى .</w:t>
      </w:r>
    </w:p>
    <w:p w14:paraId="1E2FF322" w14:textId="2E88D754" w:rsidR="009204C4" w:rsidRPr="00DE6131" w:rsidRDefault="006F1B48" w:rsidP="001B4F5A">
      <w:pPr>
        <w:rPr>
          <w:rtl/>
          <w:lang w:val="fr-FR"/>
        </w:rPr>
      </w:pPr>
      <w:r w:rsidRPr="00DE6131">
        <w:rPr>
          <w:rFonts w:hint="cs"/>
          <w:rtl/>
          <w:lang w:val="fr-FR"/>
        </w:rPr>
        <w:t>وبالتالي يتبين</w:t>
      </w:r>
      <w:r w:rsidR="003E0BC4">
        <w:rPr>
          <w:rFonts w:hint="cs"/>
          <w:rtl/>
          <w:lang w:val="fr-FR"/>
        </w:rPr>
        <w:t xml:space="preserve"> أ</w:t>
      </w:r>
      <w:r w:rsidR="009204C4" w:rsidRPr="00DE6131">
        <w:rPr>
          <w:rFonts w:hint="cs"/>
          <w:rtl/>
          <w:lang w:val="fr-FR"/>
        </w:rPr>
        <w:t xml:space="preserve">ن الرقابة القضائية على عقود التفويض </w:t>
      </w:r>
      <w:r w:rsidRPr="00DE6131">
        <w:rPr>
          <w:rFonts w:hint="cs"/>
          <w:rtl/>
          <w:lang w:val="fr-FR"/>
        </w:rPr>
        <w:t>كباقي العقود</w:t>
      </w:r>
      <w:r w:rsidR="003E0BC4">
        <w:rPr>
          <w:rFonts w:hint="cs"/>
          <w:rtl/>
          <w:lang w:val="fr-FR"/>
        </w:rPr>
        <w:t xml:space="preserve"> الإدارية الأخرى إ</w:t>
      </w:r>
      <w:r w:rsidR="009204C4" w:rsidRPr="00DE6131">
        <w:rPr>
          <w:rFonts w:hint="cs"/>
          <w:rtl/>
          <w:lang w:val="fr-FR"/>
        </w:rPr>
        <w:t xml:space="preserve">نما تستهدف حماية شرعية هذه العقود من خلال حماية العقد منذ المراحل الأولى لتكوينه من جميع أشكال </w:t>
      </w:r>
      <w:r w:rsidRPr="00DE6131">
        <w:rPr>
          <w:rFonts w:hint="cs"/>
          <w:rtl/>
          <w:lang w:val="fr-FR"/>
        </w:rPr>
        <w:t xml:space="preserve">الانحرافات المتعلقة أساسا بحماية المنافسة </w:t>
      </w:r>
      <w:r w:rsidR="00E455CA" w:rsidRPr="00DE6131">
        <w:rPr>
          <w:rFonts w:hint="cs"/>
          <w:rtl/>
          <w:lang w:val="fr-FR"/>
        </w:rPr>
        <w:t>وشفافية اجراءات</w:t>
      </w:r>
      <w:r w:rsidRPr="00DE6131">
        <w:rPr>
          <w:rFonts w:hint="cs"/>
          <w:rtl/>
          <w:lang w:val="fr-FR"/>
        </w:rPr>
        <w:t xml:space="preserve"> الابرام وصولا الى مرحلة التنفيذ</w:t>
      </w:r>
      <w:r w:rsidR="00F72D1B">
        <w:rPr>
          <w:rFonts w:hint="cs"/>
          <w:rtl/>
          <w:lang w:val="fr-FR"/>
        </w:rPr>
        <w:t>،</w:t>
      </w:r>
      <w:r w:rsidRPr="00DE6131">
        <w:rPr>
          <w:rFonts w:hint="cs"/>
          <w:rtl/>
          <w:lang w:val="fr-FR"/>
        </w:rPr>
        <w:t xml:space="preserve"> حيث تضمن الرقابة القضائية كذلك التحقيق الأمثل للمرفق العام في ظل احترام المبادئ التي تحكم تنظيم استغلاله </w:t>
      </w:r>
      <w:r w:rsidR="00E455CA" w:rsidRPr="00DE6131">
        <w:rPr>
          <w:rFonts w:hint="cs"/>
          <w:rtl/>
          <w:lang w:val="fr-FR"/>
        </w:rPr>
        <w:t xml:space="preserve">وسيره بانتظام </w:t>
      </w:r>
      <w:r w:rsidR="00662B32" w:rsidRPr="00DE6131">
        <w:rPr>
          <w:rFonts w:hint="cs"/>
          <w:rtl/>
          <w:lang w:val="fr-FR"/>
        </w:rPr>
        <w:t>واضطراد</w:t>
      </w:r>
      <w:r w:rsidR="00E455CA" w:rsidRPr="00DE6131">
        <w:rPr>
          <w:rFonts w:hint="cs"/>
          <w:rtl/>
          <w:lang w:val="fr-FR"/>
        </w:rPr>
        <w:t>.</w:t>
      </w:r>
      <w:r w:rsidRPr="00DE6131">
        <w:rPr>
          <w:rFonts w:hint="cs"/>
          <w:rtl/>
          <w:lang w:val="fr-FR"/>
        </w:rPr>
        <w:t xml:space="preserve"> </w:t>
      </w:r>
    </w:p>
    <w:p w14:paraId="32B8DAA7" w14:textId="4A487B29" w:rsidR="00511059" w:rsidRPr="00DE6131" w:rsidRDefault="00E455CA" w:rsidP="001B4F5A">
      <w:pPr>
        <w:rPr>
          <w:b/>
          <w:bCs/>
          <w:rtl/>
          <w:lang w:val="fr-FR"/>
        </w:rPr>
      </w:pPr>
      <w:r w:rsidRPr="00DE6131">
        <w:rPr>
          <w:rFonts w:hint="cs"/>
          <w:rtl/>
        </w:rPr>
        <w:t xml:space="preserve">وتستمد </w:t>
      </w:r>
      <w:r w:rsidR="001B0D98" w:rsidRPr="00DE6131">
        <w:rPr>
          <w:rFonts w:hint="cs"/>
          <w:rtl/>
        </w:rPr>
        <w:t>ال</w:t>
      </w:r>
      <w:r w:rsidR="00A36136" w:rsidRPr="00DE6131">
        <w:rPr>
          <w:rFonts w:hint="cs"/>
          <w:rtl/>
        </w:rPr>
        <w:t>رقابة</w:t>
      </w:r>
      <w:r w:rsidR="001B0D98" w:rsidRPr="00DE6131">
        <w:rPr>
          <w:rFonts w:hint="cs"/>
          <w:rtl/>
        </w:rPr>
        <w:t xml:space="preserve"> </w:t>
      </w:r>
      <w:r w:rsidRPr="00DE6131">
        <w:rPr>
          <w:rFonts w:hint="cs"/>
          <w:rtl/>
        </w:rPr>
        <w:t>القضائية فعاليتها</w:t>
      </w:r>
      <w:r w:rsidR="00020C2D" w:rsidRPr="00DE6131">
        <w:rPr>
          <w:rFonts w:hint="cs"/>
          <w:rtl/>
        </w:rPr>
        <w:t xml:space="preserve"> من كونها رقابة مستقلة </w:t>
      </w:r>
      <w:r w:rsidR="00A36136" w:rsidRPr="00DE6131">
        <w:rPr>
          <w:rFonts w:hint="cs"/>
          <w:rtl/>
        </w:rPr>
        <w:t xml:space="preserve">عن </w:t>
      </w:r>
      <w:r w:rsidR="00C7020B" w:rsidRPr="00DE6131">
        <w:rPr>
          <w:rFonts w:hint="cs"/>
          <w:rtl/>
        </w:rPr>
        <w:t>أطراف</w:t>
      </w:r>
      <w:r w:rsidR="00A36136" w:rsidRPr="00DE6131">
        <w:rPr>
          <w:rFonts w:hint="cs"/>
          <w:rtl/>
        </w:rPr>
        <w:t xml:space="preserve"> العقد فهي </w:t>
      </w:r>
      <w:r w:rsidR="00867BE5" w:rsidRPr="00DE6131">
        <w:rPr>
          <w:rFonts w:hint="cs"/>
          <w:rtl/>
        </w:rPr>
        <w:t>أكثر</w:t>
      </w:r>
      <w:r w:rsidR="00A36136" w:rsidRPr="00DE6131">
        <w:rPr>
          <w:rFonts w:hint="cs"/>
          <w:rtl/>
        </w:rPr>
        <w:t xml:space="preserve"> حيادية </w:t>
      </w:r>
      <w:r w:rsidR="00584FF9" w:rsidRPr="00DE6131">
        <w:rPr>
          <w:rFonts w:hint="cs"/>
          <w:rtl/>
        </w:rPr>
        <w:t>وحفاظا على حقوق أطراف العقد</w:t>
      </w:r>
      <w:r w:rsidR="00AC7B70" w:rsidRPr="00DE6131">
        <w:rPr>
          <w:rFonts w:hint="cs"/>
          <w:rtl/>
        </w:rPr>
        <w:t xml:space="preserve"> واحتراما </w:t>
      </w:r>
      <w:r w:rsidR="00867BE5" w:rsidRPr="00DE6131">
        <w:rPr>
          <w:rFonts w:hint="cs"/>
          <w:rtl/>
        </w:rPr>
        <w:t>لمبدأ</w:t>
      </w:r>
      <w:r w:rsidR="00A36136" w:rsidRPr="00DE6131">
        <w:rPr>
          <w:rFonts w:hint="cs"/>
          <w:rtl/>
        </w:rPr>
        <w:t xml:space="preserve"> المشروعية</w:t>
      </w:r>
      <w:r w:rsidR="00AC7B70" w:rsidRPr="00DE6131">
        <w:rPr>
          <w:rFonts w:hint="cs"/>
          <w:rtl/>
        </w:rPr>
        <w:t>،</w:t>
      </w:r>
      <w:r w:rsidR="00A36136" w:rsidRPr="00DE6131">
        <w:rPr>
          <w:rFonts w:hint="cs"/>
          <w:rtl/>
        </w:rPr>
        <w:t xml:space="preserve"> للمستثمر</w:t>
      </w:r>
      <w:r w:rsidR="00AC7B70" w:rsidRPr="00DE6131">
        <w:rPr>
          <w:rFonts w:hint="cs"/>
          <w:rtl/>
        </w:rPr>
        <w:t xml:space="preserve"> الحق في التظلم أمام العدالة في حالة المساس </w:t>
      </w:r>
      <w:r w:rsidR="00F72D1B">
        <w:rPr>
          <w:rFonts w:hint="cs"/>
          <w:rtl/>
        </w:rPr>
        <w:t>بحقوقه أ</w:t>
      </w:r>
      <w:r w:rsidR="002451FF" w:rsidRPr="00DE6131">
        <w:rPr>
          <w:rFonts w:hint="cs"/>
          <w:rtl/>
        </w:rPr>
        <w:t>و</w:t>
      </w:r>
      <w:r w:rsidR="00A36136" w:rsidRPr="00DE6131">
        <w:rPr>
          <w:rFonts w:hint="cs"/>
          <w:rtl/>
        </w:rPr>
        <w:t xml:space="preserve"> </w:t>
      </w:r>
      <w:r w:rsidR="00AC7B70" w:rsidRPr="00DE6131">
        <w:rPr>
          <w:rFonts w:hint="cs"/>
          <w:rtl/>
        </w:rPr>
        <w:t>في حالة تقصير</w:t>
      </w:r>
      <w:r w:rsidR="00A36136" w:rsidRPr="00DE6131">
        <w:rPr>
          <w:rFonts w:hint="cs"/>
          <w:rtl/>
        </w:rPr>
        <w:t xml:space="preserve"> السلطة المفوضة </w:t>
      </w:r>
      <w:r w:rsidR="00AC7B70" w:rsidRPr="00DE6131">
        <w:rPr>
          <w:rFonts w:hint="cs"/>
          <w:rtl/>
        </w:rPr>
        <w:t xml:space="preserve">في القيام </w:t>
      </w:r>
      <w:r w:rsidR="00A36136" w:rsidRPr="00DE6131">
        <w:rPr>
          <w:rFonts w:hint="cs"/>
          <w:rtl/>
        </w:rPr>
        <w:t xml:space="preserve">بالتزاماتها فنجاح </w:t>
      </w:r>
      <w:r w:rsidR="00AC7B70" w:rsidRPr="00DE6131">
        <w:rPr>
          <w:rFonts w:hint="cs"/>
          <w:rtl/>
        </w:rPr>
        <w:t xml:space="preserve">عقود </w:t>
      </w:r>
      <w:r w:rsidR="002451FF" w:rsidRPr="00DE6131">
        <w:rPr>
          <w:rFonts w:hint="cs"/>
          <w:rtl/>
        </w:rPr>
        <w:t>التفويض مرهون</w:t>
      </w:r>
      <w:r w:rsidR="00A36136" w:rsidRPr="00DE6131">
        <w:rPr>
          <w:rFonts w:hint="cs"/>
          <w:rtl/>
        </w:rPr>
        <w:t xml:space="preserve"> بوجود رقابة قضائية </w:t>
      </w:r>
      <w:r w:rsidR="002451FF" w:rsidRPr="00DE6131">
        <w:rPr>
          <w:rFonts w:hint="cs"/>
          <w:rtl/>
        </w:rPr>
        <w:t>فعالة ومستقلة تضمن</w:t>
      </w:r>
      <w:r w:rsidR="00AC7B70" w:rsidRPr="00DE6131">
        <w:rPr>
          <w:rFonts w:hint="cs"/>
          <w:rtl/>
        </w:rPr>
        <w:t xml:space="preserve"> </w:t>
      </w:r>
      <w:r w:rsidR="00A36136" w:rsidRPr="00DE6131">
        <w:rPr>
          <w:rFonts w:hint="cs"/>
          <w:rtl/>
        </w:rPr>
        <w:t>احترام حقوق</w:t>
      </w:r>
      <w:r w:rsidR="00AC7B70" w:rsidRPr="00DE6131">
        <w:rPr>
          <w:rFonts w:hint="cs"/>
          <w:rtl/>
        </w:rPr>
        <w:t xml:space="preserve"> جميع ال</w:t>
      </w:r>
      <w:r w:rsidR="00F72D1B">
        <w:rPr>
          <w:rFonts w:hint="cs"/>
          <w:rtl/>
        </w:rPr>
        <w:t>أ</w:t>
      </w:r>
      <w:r w:rsidR="00AC7B70" w:rsidRPr="00DE6131">
        <w:rPr>
          <w:rFonts w:hint="cs"/>
          <w:rtl/>
        </w:rPr>
        <w:t xml:space="preserve">طراف وتخلق نوعا من </w:t>
      </w:r>
      <w:r w:rsidR="00662B32" w:rsidRPr="00DE6131">
        <w:rPr>
          <w:rFonts w:hint="cs"/>
          <w:rtl/>
        </w:rPr>
        <w:t>الطمأنينة</w:t>
      </w:r>
      <w:r w:rsidR="00AC7B70" w:rsidRPr="00DE6131">
        <w:rPr>
          <w:rFonts w:hint="cs"/>
          <w:rtl/>
        </w:rPr>
        <w:t xml:space="preserve"> خاصة لدى المستثمرين في المرافق العامة فتدفعهم الى المبادرة </w:t>
      </w:r>
      <w:r w:rsidR="002451FF" w:rsidRPr="00DE6131">
        <w:rPr>
          <w:rFonts w:hint="cs"/>
          <w:rtl/>
        </w:rPr>
        <w:t>أكثر</w:t>
      </w:r>
      <w:r w:rsidR="00AC7B70" w:rsidRPr="00DE6131">
        <w:rPr>
          <w:rFonts w:hint="cs"/>
          <w:rtl/>
        </w:rPr>
        <w:t xml:space="preserve"> في خلق استثمارات </w:t>
      </w:r>
      <w:r w:rsidR="002451FF" w:rsidRPr="00DE6131">
        <w:rPr>
          <w:rFonts w:hint="cs"/>
          <w:rtl/>
        </w:rPr>
        <w:t>جديدة.</w:t>
      </w:r>
      <w:r w:rsidR="00A36136" w:rsidRPr="00DE6131">
        <w:rPr>
          <w:rFonts w:hint="cs"/>
          <w:rtl/>
        </w:rPr>
        <w:t xml:space="preserve"> </w:t>
      </w:r>
    </w:p>
    <w:p w14:paraId="5EF77DBB" w14:textId="72071AA3" w:rsidR="00266720" w:rsidRDefault="00F72D1B" w:rsidP="001B4F5A">
      <w:pPr>
        <w:rPr>
          <w:rtl/>
          <w:lang w:val="fr-FR"/>
        </w:rPr>
      </w:pPr>
      <w:r>
        <w:rPr>
          <w:rFonts w:hint="cs"/>
          <w:rtl/>
          <w:lang w:val="fr-FR"/>
        </w:rPr>
        <w:t>وبالتالي يمكن القول بأ</w:t>
      </w:r>
      <w:r w:rsidR="00E455CA" w:rsidRPr="00DE6131">
        <w:rPr>
          <w:rFonts w:hint="cs"/>
          <w:rtl/>
          <w:lang w:val="fr-FR"/>
        </w:rPr>
        <w:t>نه لا</w:t>
      </w:r>
      <w:r w:rsidR="008927F9" w:rsidRPr="00DE6131">
        <w:rPr>
          <w:rFonts w:hint="cs"/>
          <w:rtl/>
          <w:lang w:val="fr-FR"/>
        </w:rPr>
        <w:t xml:space="preserve"> </w:t>
      </w:r>
      <w:r w:rsidR="00AB2686" w:rsidRPr="00DE6131">
        <w:rPr>
          <w:rFonts w:hint="cs"/>
          <w:rtl/>
          <w:lang w:val="fr-FR"/>
        </w:rPr>
        <w:t xml:space="preserve">يقتصر دور الرقابة </w:t>
      </w:r>
      <w:r w:rsidR="00E455CA" w:rsidRPr="00DE6131">
        <w:rPr>
          <w:rFonts w:hint="cs"/>
          <w:rtl/>
          <w:lang w:val="fr-FR"/>
        </w:rPr>
        <w:t>الممارسة على عقود تفويض المرافق العامة على</w:t>
      </w:r>
      <w:r w:rsidR="00AB2686" w:rsidRPr="00DE6131">
        <w:rPr>
          <w:rFonts w:hint="cs"/>
          <w:rtl/>
          <w:lang w:val="fr-FR"/>
        </w:rPr>
        <w:t xml:space="preserve"> مدى التزام </w:t>
      </w:r>
      <w:r w:rsidR="00E455CA" w:rsidRPr="00DE6131">
        <w:rPr>
          <w:rFonts w:hint="cs"/>
          <w:rtl/>
          <w:lang w:val="fr-FR"/>
        </w:rPr>
        <w:t>الأطراف المتع</w:t>
      </w:r>
      <w:r>
        <w:rPr>
          <w:rFonts w:hint="cs"/>
          <w:rtl/>
          <w:lang w:val="fr-FR"/>
        </w:rPr>
        <w:t>اقدة بتنفيذ الالتزامات الموكلة إليها بموجب عقد التفويض، وإ</w:t>
      </w:r>
      <w:r w:rsidR="00E455CA" w:rsidRPr="00DE6131">
        <w:rPr>
          <w:rFonts w:hint="cs"/>
          <w:rtl/>
          <w:lang w:val="fr-FR"/>
        </w:rPr>
        <w:t xml:space="preserve">نما يبرز دور الرقابة بكل أنواعها الممارسة على عقود التفويض أكثر من خلال ضمان </w:t>
      </w:r>
      <w:r w:rsidR="005A2718" w:rsidRPr="00DE6131">
        <w:rPr>
          <w:rFonts w:hint="cs"/>
          <w:rtl/>
          <w:lang w:val="fr-FR"/>
        </w:rPr>
        <w:t>شر</w:t>
      </w:r>
      <w:r>
        <w:rPr>
          <w:rFonts w:hint="cs"/>
          <w:rtl/>
          <w:lang w:val="fr-FR"/>
        </w:rPr>
        <w:t>عية الإجراءات المتبعة في عملية إ</w:t>
      </w:r>
      <w:r w:rsidR="005A2718" w:rsidRPr="00DE6131">
        <w:rPr>
          <w:rFonts w:hint="cs"/>
          <w:rtl/>
          <w:lang w:val="fr-FR"/>
        </w:rPr>
        <w:t xml:space="preserve">برام العقد وكذا في مرحلة تنفيذ العقد </w:t>
      </w:r>
      <w:r w:rsidR="00662B32" w:rsidRPr="00DE6131">
        <w:rPr>
          <w:rFonts w:hint="cs"/>
          <w:rtl/>
          <w:lang w:val="fr-FR"/>
        </w:rPr>
        <w:t>بالموازا</w:t>
      </w:r>
      <w:r w:rsidR="00662B32" w:rsidRPr="00DE6131">
        <w:rPr>
          <w:rtl/>
          <w:lang w:val="fr-FR"/>
        </w:rPr>
        <w:t>ة</w:t>
      </w:r>
      <w:r w:rsidR="005A2718" w:rsidRPr="00DE6131">
        <w:rPr>
          <w:rFonts w:hint="cs"/>
          <w:rtl/>
          <w:lang w:val="fr-FR"/>
        </w:rPr>
        <w:t xml:space="preserve"> مع مراعاة خصائص ومتطلبات المرفق العام ، </w:t>
      </w:r>
      <w:r>
        <w:rPr>
          <w:rFonts w:hint="cs"/>
          <w:rtl/>
          <w:lang w:val="fr-FR"/>
        </w:rPr>
        <w:t xml:space="preserve">فاتباع الاجراءات </w:t>
      </w:r>
      <w:r w:rsidR="00526E4B">
        <w:rPr>
          <w:rFonts w:hint="cs"/>
          <w:rtl/>
          <w:lang w:val="fr-FR"/>
        </w:rPr>
        <w:t>وال</w:t>
      </w:r>
      <w:r>
        <w:rPr>
          <w:rFonts w:hint="cs"/>
          <w:rtl/>
          <w:lang w:val="fr-FR"/>
        </w:rPr>
        <w:t>قواعد المنصوص عليها  في عملية  إ</w:t>
      </w:r>
      <w:r w:rsidR="00526E4B">
        <w:rPr>
          <w:rFonts w:hint="cs"/>
          <w:rtl/>
          <w:lang w:val="fr-FR"/>
        </w:rPr>
        <w:t>برام عقد التفويض التي</w:t>
      </w:r>
      <w:r w:rsidR="005A2718" w:rsidRPr="00DE6131">
        <w:rPr>
          <w:rFonts w:hint="cs"/>
          <w:rtl/>
          <w:lang w:val="fr-FR"/>
        </w:rPr>
        <w:t xml:space="preserve"> </w:t>
      </w:r>
      <w:r w:rsidR="00526E4B">
        <w:rPr>
          <w:rFonts w:hint="cs"/>
          <w:rtl/>
          <w:lang w:val="fr-FR"/>
        </w:rPr>
        <w:t xml:space="preserve">تمكن من </w:t>
      </w:r>
      <w:r w:rsidR="005A2718" w:rsidRPr="00DE6131">
        <w:rPr>
          <w:rFonts w:hint="cs"/>
          <w:rtl/>
          <w:lang w:val="fr-FR"/>
        </w:rPr>
        <w:t>الوصول الى عقود أكثر نجاعة</w:t>
      </w:r>
      <w:r w:rsidR="00213B5E">
        <w:rPr>
          <w:rFonts w:hint="cs"/>
          <w:rtl/>
          <w:lang w:val="fr-FR"/>
        </w:rPr>
        <w:t xml:space="preserve"> وفعالية </w:t>
      </w:r>
      <w:r w:rsidR="005A2718" w:rsidRPr="00DE6131">
        <w:rPr>
          <w:rFonts w:hint="cs"/>
          <w:rtl/>
          <w:lang w:val="fr-FR"/>
        </w:rPr>
        <w:t xml:space="preserve"> </w:t>
      </w:r>
      <w:r w:rsidR="00213B5E">
        <w:rPr>
          <w:rFonts w:hint="cs"/>
          <w:rtl/>
          <w:lang w:val="fr-FR"/>
        </w:rPr>
        <w:t>باعتبار هذه</w:t>
      </w:r>
      <w:r w:rsidR="005A2718" w:rsidRPr="00DE6131">
        <w:rPr>
          <w:rFonts w:hint="cs"/>
          <w:rtl/>
          <w:lang w:val="fr-FR"/>
        </w:rPr>
        <w:t xml:space="preserve"> </w:t>
      </w:r>
      <w:r w:rsidR="00AB2686" w:rsidRPr="00DE6131">
        <w:rPr>
          <w:rFonts w:hint="cs"/>
          <w:rtl/>
          <w:lang w:val="fr-FR"/>
        </w:rPr>
        <w:t xml:space="preserve">الإجراءات </w:t>
      </w:r>
      <w:r w:rsidR="00213B5E">
        <w:rPr>
          <w:rFonts w:hint="cs"/>
          <w:rtl/>
          <w:lang w:val="fr-FR"/>
        </w:rPr>
        <w:t>المكرسة في</w:t>
      </w:r>
      <w:r w:rsidR="00AB2686" w:rsidRPr="00DE6131">
        <w:rPr>
          <w:rFonts w:hint="cs"/>
          <w:rtl/>
          <w:lang w:val="fr-FR"/>
        </w:rPr>
        <w:t xml:space="preserve"> القانون </w:t>
      </w:r>
      <w:r w:rsidR="00213B5E">
        <w:rPr>
          <w:rFonts w:hint="cs"/>
          <w:rtl/>
          <w:lang w:val="fr-FR"/>
        </w:rPr>
        <w:t xml:space="preserve">بداية </w:t>
      </w:r>
      <w:r w:rsidR="00AB2686" w:rsidRPr="00DE6131">
        <w:rPr>
          <w:rFonts w:hint="cs"/>
          <w:rtl/>
          <w:lang w:val="fr-FR"/>
        </w:rPr>
        <w:t xml:space="preserve"> من المراحل التمهيدية وانتهاء بالتنف</w:t>
      </w:r>
      <w:r w:rsidR="00C83BC6" w:rsidRPr="00DE6131">
        <w:rPr>
          <w:rFonts w:hint="cs"/>
          <w:rtl/>
          <w:lang w:val="fr-FR"/>
        </w:rPr>
        <w:t xml:space="preserve">يذ </w:t>
      </w:r>
      <w:r w:rsidR="00465B94">
        <w:rPr>
          <w:rFonts w:hint="cs"/>
          <w:rtl/>
          <w:lang w:val="fr-FR"/>
        </w:rPr>
        <w:t xml:space="preserve">وهي </w:t>
      </w:r>
      <w:r w:rsidR="00DA2C9A">
        <w:rPr>
          <w:rFonts w:hint="cs"/>
          <w:rtl/>
          <w:lang w:val="fr-FR"/>
        </w:rPr>
        <w:t xml:space="preserve">تمثل ضمانة أساسية لحماية كل الأطراف </w:t>
      </w:r>
      <w:r w:rsidR="00266720">
        <w:rPr>
          <w:rFonts w:hint="cs"/>
          <w:rtl/>
          <w:lang w:val="fr-FR"/>
        </w:rPr>
        <w:t>المتعاقدة</w:t>
      </w:r>
      <w:r w:rsidR="006F6B45">
        <w:rPr>
          <w:rFonts w:hint="cs"/>
          <w:rtl/>
          <w:lang w:val="fr-FR"/>
        </w:rPr>
        <w:t xml:space="preserve"> من أي انحراف يمكن أن </w:t>
      </w:r>
      <w:r w:rsidR="00465B94">
        <w:rPr>
          <w:rFonts w:hint="cs"/>
          <w:rtl/>
          <w:lang w:val="fr-FR"/>
        </w:rPr>
        <w:t xml:space="preserve">يشوب </w:t>
      </w:r>
      <w:r w:rsidR="004A2377">
        <w:rPr>
          <w:rFonts w:hint="cs"/>
          <w:rtl/>
          <w:lang w:val="fr-FR"/>
        </w:rPr>
        <w:t>عملية التعاقد</w:t>
      </w:r>
      <w:r w:rsidR="00266720">
        <w:rPr>
          <w:rFonts w:hint="cs"/>
          <w:rtl/>
          <w:lang w:val="fr-FR"/>
        </w:rPr>
        <w:t>.</w:t>
      </w:r>
    </w:p>
    <w:p w14:paraId="2459F2B0" w14:textId="6D7252C3" w:rsidR="006C4624" w:rsidRPr="00DE6131" w:rsidRDefault="00BB263E" w:rsidP="001B4F5A">
      <w:pPr>
        <w:rPr>
          <w:rtl/>
          <w:lang w:val="fr-FR"/>
        </w:rPr>
      </w:pPr>
      <w:r>
        <w:rPr>
          <w:rFonts w:hint="cs"/>
          <w:rtl/>
          <w:lang w:val="fr-FR"/>
        </w:rPr>
        <w:t xml:space="preserve">فالفساد </w:t>
      </w:r>
      <w:r w:rsidR="00252487">
        <w:rPr>
          <w:rFonts w:hint="cs"/>
          <w:rtl/>
          <w:lang w:val="fr-FR"/>
        </w:rPr>
        <w:t>والانحراف</w:t>
      </w:r>
      <w:r>
        <w:rPr>
          <w:rFonts w:hint="cs"/>
          <w:rtl/>
          <w:lang w:val="fr-FR"/>
        </w:rPr>
        <w:t xml:space="preserve"> في </w:t>
      </w:r>
      <w:r w:rsidR="00081A4B">
        <w:rPr>
          <w:rFonts w:hint="cs"/>
          <w:rtl/>
          <w:lang w:val="fr-FR"/>
        </w:rPr>
        <w:t xml:space="preserve">إبرام عقود التفويض ينعكس سلبا على </w:t>
      </w:r>
      <w:r w:rsidR="00394836">
        <w:rPr>
          <w:rFonts w:hint="cs"/>
          <w:rtl/>
          <w:lang w:val="fr-FR"/>
        </w:rPr>
        <w:t xml:space="preserve">الأداء </w:t>
      </w:r>
      <w:r w:rsidR="00B50D79">
        <w:rPr>
          <w:rFonts w:hint="cs"/>
          <w:rtl/>
          <w:lang w:val="fr-FR"/>
        </w:rPr>
        <w:t xml:space="preserve">الفعال للمرافق العامة بطريق غير مباشرة من حيث أن </w:t>
      </w:r>
      <w:r w:rsidR="005A3B59">
        <w:rPr>
          <w:rFonts w:hint="cs"/>
          <w:rtl/>
          <w:lang w:val="fr-FR"/>
        </w:rPr>
        <w:t xml:space="preserve">احترام قواعد الاختيار من منافسة وشفافية يتيح الوصل الى المفوض اليه </w:t>
      </w:r>
      <w:r w:rsidR="00252487">
        <w:rPr>
          <w:rFonts w:hint="cs"/>
          <w:rtl/>
          <w:lang w:val="fr-FR"/>
        </w:rPr>
        <w:lastRenderedPageBreak/>
        <w:t>الكفء</w:t>
      </w:r>
      <w:r w:rsidR="005A3B59">
        <w:rPr>
          <w:rFonts w:hint="cs"/>
          <w:rtl/>
          <w:lang w:val="fr-FR"/>
        </w:rPr>
        <w:t xml:space="preserve"> </w:t>
      </w:r>
      <w:r w:rsidR="00F526E0">
        <w:rPr>
          <w:rFonts w:hint="cs"/>
          <w:rtl/>
          <w:lang w:val="fr-FR"/>
        </w:rPr>
        <w:t>وفي المقابل يؤدي الانحراف في هذه الإجراءات الى اخت</w:t>
      </w:r>
      <w:r w:rsidR="00825E17">
        <w:rPr>
          <w:rFonts w:hint="cs"/>
          <w:rtl/>
          <w:lang w:val="fr-FR"/>
        </w:rPr>
        <w:t xml:space="preserve">يار صاحب التفويض غير المؤهل مما يؤدي الى التنفيذ السيء للمرفق العام موضوع </w:t>
      </w:r>
      <w:r w:rsidR="00252487">
        <w:rPr>
          <w:rFonts w:hint="cs"/>
          <w:rtl/>
          <w:lang w:val="fr-FR"/>
        </w:rPr>
        <w:t>التفويض وهذ</w:t>
      </w:r>
      <w:r w:rsidR="00252487">
        <w:rPr>
          <w:rtl/>
          <w:lang w:val="fr-FR"/>
        </w:rPr>
        <w:t>ا</w:t>
      </w:r>
      <w:r w:rsidR="000E0117">
        <w:rPr>
          <w:rFonts w:hint="cs"/>
          <w:rtl/>
          <w:lang w:val="fr-FR"/>
        </w:rPr>
        <w:t xml:space="preserve"> </w:t>
      </w:r>
      <w:r w:rsidR="00081A4B" w:rsidRPr="00DE6131">
        <w:rPr>
          <w:rFonts w:hint="cs"/>
          <w:rtl/>
          <w:lang w:val="fr-FR"/>
        </w:rPr>
        <w:t>ما</w:t>
      </w:r>
      <w:r w:rsidR="00662B32" w:rsidRPr="00DE6131">
        <w:rPr>
          <w:rFonts w:hint="cs"/>
          <w:rtl/>
          <w:lang w:val="fr-FR"/>
        </w:rPr>
        <w:t xml:space="preserve"> سنعر</w:t>
      </w:r>
      <w:r w:rsidR="00662B32" w:rsidRPr="00DE6131">
        <w:rPr>
          <w:rtl/>
          <w:lang w:val="fr-FR"/>
        </w:rPr>
        <w:t>ض</w:t>
      </w:r>
      <w:r w:rsidR="00C83BC6" w:rsidRPr="00DE6131">
        <w:rPr>
          <w:rFonts w:hint="cs"/>
          <w:rtl/>
          <w:lang w:val="fr-FR"/>
        </w:rPr>
        <w:t xml:space="preserve"> له في هذا </w:t>
      </w:r>
      <w:r w:rsidR="00E27F9C" w:rsidRPr="00DE6131">
        <w:rPr>
          <w:rFonts w:hint="cs"/>
          <w:rtl/>
          <w:lang w:val="fr-FR"/>
        </w:rPr>
        <w:t>المبحث</w:t>
      </w:r>
      <w:r w:rsidR="00C83BC6" w:rsidRPr="00DE6131">
        <w:rPr>
          <w:rFonts w:hint="cs"/>
          <w:rtl/>
          <w:lang w:val="fr-FR"/>
        </w:rPr>
        <w:t xml:space="preserve"> </w:t>
      </w:r>
      <w:r w:rsidR="005A2718" w:rsidRPr="00DE6131">
        <w:rPr>
          <w:rFonts w:hint="cs"/>
          <w:rtl/>
          <w:lang w:val="fr-FR"/>
        </w:rPr>
        <w:t xml:space="preserve">دراسة </w:t>
      </w:r>
      <w:r w:rsidR="000E0117">
        <w:rPr>
          <w:rFonts w:hint="cs"/>
          <w:rtl/>
          <w:lang w:val="fr-FR"/>
        </w:rPr>
        <w:t xml:space="preserve">من خلال تسليط الضوء على </w:t>
      </w:r>
      <w:r w:rsidR="002F349F">
        <w:rPr>
          <w:rFonts w:hint="cs"/>
          <w:rtl/>
          <w:lang w:val="fr-FR"/>
        </w:rPr>
        <w:t xml:space="preserve">الأليات الرقابية والمبادئ المقرر </w:t>
      </w:r>
      <w:r w:rsidR="00C64184">
        <w:rPr>
          <w:rFonts w:hint="cs"/>
          <w:rtl/>
          <w:lang w:val="fr-FR"/>
        </w:rPr>
        <w:t>احترامها</w:t>
      </w:r>
      <w:r w:rsidR="00C83BC6" w:rsidRPr="00DE6131">
        <w:rPr>
          <w:rFonts w:hint="cs"/>
          <w:rtl/>
          <w:lang w:val="fr-FR"/>
        </w:rPr>
        <w:t xml:space="preserve"> </w:t>
      </w:r>
      <w:r w:rsidR="002F349F">
        <w:rPr>
          <w:rFonts w:hint="cs"/>
          <w:rtl/>
          <w:lang w:val="fr-FR"/>
        </w:rPr>
        <w:t>أثناء</w:t>
      </w:r>
      <w:r w:rsidR="005A2718" w:rsidRPr="00DE6131">
        <w:rPr>
          <w:rFonts w:hint="cs"/>
          <w:rtl/>
          <w:lang w:val="fr-FR"/>
        </w:rPr>
        <w:t xml:space="preserve"> مراحل </w:t>
      </w:r>
      <w:r w:rsidR="00C83BC6" w:rsidRPr="00DE6131">
        <w:rPr>
          <w:rFonts w:hint="cs"/>
          <w:rtl/>
          <w:lang w:val="fr-FR"/>
        </w:rPr>
        <w:t xml:space="preserve">تكوين </w:t>
      </w:r>
      <w:r w:rsidR="005A2718" w:rsidRPr="00DE6131">
        <w:rPr>
          <w:rFonts w:hint="cs"/>
          <w:rtl/>
          <w:lang w:val="fr-FR"/>
        </w:rPr>
        <w:t>و</w:t>
      </w:r>
      <w:r w:rsidR="00A81E35">
        <w:rPr>
          <w:rFonts w:hint="cs"/>
          <w:rtl/>
          <w:lang w:val="fr-FR"/>
        </w:rPr>
        <w:t>صولا الى احترام المبادئ المقررة ل</w:t>
      </w:r>
      <w:r w:rsidR="005A2718" w:rsidRPr="00DE6131">
        <w:rPr>
          <w:rFonts w:hint="cs"/>
          <w:rtl/>
          <w:lang w:val="fr-FR"/>
        </w:rPr>
        <w:t xml:space="preserve">تنفيذ </w:t>
      </w:r>
      <w:r w:rsidR="00A81E35">
        <w:rPr>
          <w:rFonts w:hint="cs"/>
          <w:rtl/>
          <w:lang w:val="fr-FR"/>
        </w:rPr>
        <w:t>المرافق العامة المفوضة</w:t>
      </w:r>
      <w:r w:rsidR="005A2718" w:rsidRPr="00DE6131">
        <w:rPr>
          <w:rFonts w:hint="cs"/>
          <w:rtl/>
          <w:lang w:val="fr-FR"/>
        </w:rPr>
        <w:t>.</w:t>
      </w:r>
    </w:p>
    <w:p w14:paraId="51C841C9" w14:textId="63EEF0C0" w:rsidR="009114A2" w:rsidRPr="00DE6131" w:rsidRDefault="009418E4" w:rsidP="009114A2">
      <w:pPr>
        <w:ind w:firstLine="0"/>
        <w:jc w:val="left"/>
        <w:outlineLvl w:val="2"/>
        <w:rPr>
          <w:color w:val="000000" w:themeColor="text1"/>
          <w:rtl/>
        </w:rPr>
      </w:pPr>
      <w:bookmarkStart w:id="157" w:name="_Toc165664628"/>
      <w:bookmarkStart w:id="158" w:name="_Toc165665128"/>
      <w:bookmarkStart w:id="159" w:name="_Toc168134070"/>
      <w:r w:rsidRPr="00DE6131">
        <w:rPr>
          <w:rFonts w:hint="cs"/>
          <w:b/>
          <w:bCs/>
          <w:color w:val="000000" w:themeColor="text1"/>
          <w:sz w:val="36"/>
          <w:szCs w:val="36"/>
          <w:rtl/>
        </w:rPr>
        <w:t xml:space="preserve">المبحث الثاني: </w:t>
      </w:r>
      <w:r w:rsidR="004D065D" w:rsidRPr="00DE6131">
        <w:rPr>
          <w:rFonts w:hint="cs"/>
          <w:b/>
          <w:bCs/>
          <w:color w:val="000000" w:themeColor="text1"/>
          <w:sz w:val="36"/>
          <w:szCs w:val="36"/>
          <w:rtl/>
        </w:rPr>
        <w:t>الرقابة على تكوين وتنفيذ عقد التفويض</w:t>
      </w:r>
      <w:bookmarkEnd w:id="157"/>
      <w:bookmarkEnd w:id="158"/>
      <w:bookmarkEnd w:id="159"/>
    </w:p>
    <w:p w14:paraId="73DD1576" w14:textId="3E78A5E9" w:rsidR="009A19ED" w:rsidRPr="00DE6131" w:rsidRDefault="009A19ED" w:rsidP="001B4F5A">
      <w:pPr>
        <w:rPr>
          <w:sz w:val="24"/>
          <w:szCs w:val="24"/>
          <w:rtl/>
        </w:rPr>
      </w:pPr>
      <w:r w:rsidRPr="00DE6131">
        <w:rPr>
          <w:rFonts w:hint="cs"/>
          <w:rtl/>
        </w:rPr>
        <w:t xml:space="preserve">ولعل الاتجاه الى أسلوب التفويض كان من أهم النتائج المترتبة على مفاهيم المعتمدة في اطار </w:t>
      </w:r>
      <w:r w:rsidR="00923FD8" w:rsidRPr="00DE6131">
        <w:rPr>
          <w:rFonts w:hint="cs"/>
          <w:rtl/>
        </w:rPr>
        <w:t xml:space="preserve">عملية </w:t>
      </w:r>
      <w:r w:rsidR="00E2553D">
        <w:rPr>
          <w:rFonts w:hint="cs"/>
          <w:rtl/>
        </w:rPr>
        <w:t>خوصصة التسيير، لأ</w:t>
      </w:r>
      <w:r w:rsidRPr="00DE6131">
        <w:rPr>
          <w:rFonts w:hint="cs"/>
          <w:rtl/>
        </w:rPr>
        <w:t>ن الخوصصة لم تعد تقوم على نقل الملكية فح</w:t>
      </w:r>
      <w:r w:rsidR="00E2553D">
        <w:rPr>
          <w:rFonts w:hint="cs"/>
          <w:rtl/>
        </w:rPr>
        <w:t>سب وإ</w:t>
      </w:r>
      <w:r w:rsidRPr="00DE6131">
        <w:rPr>
          <w:rFonts w:hint="cs"/>
          <w:rtl/>
        </w:rPr>
        <w:t>نما باتت تع</w:t>
      </w:r>
      <w:r w:rsidR="00E2553D">
        <w:rPr>
          <w:rFonts w:hint="cs"/>
          <w:rtl/>
        </w:rPr>
        <w:t>ني وفق المفهوم الواسع لها، على أ</w:t>
      </w:r>
      <w:r w:rsidRPr="00DE6131">
        <w:rPr>
          <w:rFonts w:hint="cs"/>
          <w:rtl/>
        </w:rPr>
        <w:t xml:space="preserve">نها </w:t>
      </w:r>
      <w:r w:rsidR="00181CCB" w:rsidRPr="00DE6131">
        <w:rPr>
          <w:rFonts w:hint="cs"/>
          <w:rtl/>
        </w:rPr>
        <w:t>تقوم على</w:t>
      </w:r>
      <w:r w:rsidRPr="00DE6131">
        <w:rPr>
          <w:rFonts w:hint="cs"/>
          <w:rtl/>
        </w:rPr>
        <w:t xml:space="preserve"> نقل إدارة واستغلا</w:t>
      </w:r>
      <w:r w:rsidR="00E2553D">
        <w:rPr>
          <w:rFonts w:hint="cs"/>
          <w:rtl/>
        </w:rPr>
        <w:t>ل المرفق العام الى القطاع الخاص</w:t>
      </w:r>
      <w:r w:rsidR="00181CCB" w:rsidRPr="00DE6131">
        <w:rPr>
          <w:rFonts w:hint="cs"/>
          <w:rtl/>
        </w:rPr>
        <w:t>، والاتجاه</w:t>
      </w:r>
      <w:r w:rsidRPr="00DE6131">
        <w:rPr>
          <w:rFonts w:hint="cs"/>
          <w:rtl/>
        </w:rPr>
        <w:t xml:space="preserve"> تقليص دور </w:t>
      </w:r>
      <w:r w:rsidR="00181CCB" w:rsidRPr="00DE6131">
        <w:rPr>
          <w:rFonts w:hint="cs"/>
          <w:rtl/>
        </w:rPr>
        <w:t>أشخاص القانون</w:t>
      </w:r>
      <w:r w:rsidRPr="00DE6131">
        <w:rPr>
          <w:rFonts w:hint="cs"/>
          <w:rtl/>
        </w:rPr>
        <w:t xml:space="preserve"> العام</w:t>
      </w:r>
      <w:r w:rsidR="00181CCB" w:rsidRPr="00DE6131">
        <w:rPr>
          <w:rFonts w:hint="cs"/>
          <w:rtl/>
        </w:rPr>
        <w:t xml:space="preserve"> في مختلف مجالات التسيير، وتعويض ذلك</w:t>
      </w:r>
      <w:r w:rsidRPr="00DE6131">
        <w:rPr>
          <w:rFonts w:hint="cs"/>
          <w:rtl/>
        </w:rPr>
        <w:t xml:space="preserve"> </w:t>
      </w:r>
      <w:r w:rsidR="00181CCB" w:rsidRPr="00DE6131">
        <w:rPr>
          <w:rFonts w:hint="cs"/>
          <w:rtl/>
        </w:rPr>
        <w:t xml:space="preserve">بالاعتماد مبادرة </w:t>
      </w:r>
      <w:r w:rsidRPr="00DE6131">
        <w:rPr>
          <w:rFonts w:hint="cs"/>
          <w:rtl/>
        </w:rPr>
        <w:t>ال</w:t>
      </w:r>
      <w:r w:rsidR="00E2553D">
        <w:rPr>
          <w:rFonts w:hint="cs"/>
          <w:rtl/>
        </w:rPr>
        <w:t>أ</w:t>
      </w:r>
      <w:r w:rsidRPr="00DE6131">
        <w:rPr>
          <w:rFonts w:hint="cs"/>
          <w:rtl/>
        </w:rPr>
        <w:t xml:space="preserve">فراد والقطاع الخاص </w:t>
      </w:r>
      <w:r w:rsidR="0020389F" w:rsidRPr="00DE6131">
        <w:rPr>
          <w:rFonts w:hint="cs"/>
          <w:rtl/>
        </w:rPr>
        <w:t>على وجه التحديد</w:t>
      </w:r>
      <w:r w:rsidRPr="00DE6131">
        <w:rPr>
          <w:rFonts w:hint="cs"/>
          <w:rtl/>
        </w:rPr>
        <w:t xml:space="preserve">، </w:t>
      </w:r>
      <w:r w:rsidR="00181CCB" w:rsidRPr="00DE6131">
        <w:rPr>
          <w:rFonts w:hint="cs"/>
          <w:rtl/>
        </w:rPr>
        <w:t>فاتسع مفهوم</w:t>
      </w:r>
      <w:r w:rsidRPr="00DE6131">
        <w:rPr>
          <w:rFonts w:hint="cs"/>
          <w:rtl/>
        </w:rPr>
        <w:t xml:space="preserve"> الخصخصة </w:t>
      </w:r>
      <w:r w:rsidR="00181CCB" w:rsidRPr="00DE6131">
        <w:rPr>
          <w:rFonts w:hint="cs"/>
          <w:rtl/>
        </w:rPr>
        <w:t xml:space="preserve">ليشمل إدارة واستغلال </w:t>
      </w:r>
      <w:r w:rsidRPr="00DE6131">
        <w:rPr>
          <w:rFonts w:hint="cs"/>
          <w:rtl/>
        </w:rPr>
        <w:t xml:space="preserve"> المرفق العام وفقا </w:t>
      </w:r>
      <w:r w:rsidR="00181CCB" w:rsidRPr="00DE6131">
        <w:rPr>
          <w:rFonts w:hint="cs"/>
          <w:rtl/>
        </w:rPr>
        <w:t>ا</w:t>
      </w:r>
      <w:r w:rsidR="00E2553D">
        <w:rPr>
          <w:rFonts w:hint="cs"/>
          <w:rtl/>
        </w:rPr>
        <w:t>لآ</w:t>
      </w:r>
      <w:r w:rsidRPr="00DE6131">
        <w:rPr>
          <w:rFonts w:hint="cs"/>
          <w:rtl/>
        </w:rPr>
        <w:t xml:space="preserve">ليات </w:t>
      </w:r>
      <w:r w:rsidR="00181CCB" w:rsidRPr="00DE6131">
        <w:rPr>
          <w:rFonts w:hint="cs"/>
          <w:rtl/>
        </w:rPr>
        <w:t xml:space="preserve">التي يفرضها </w:t>
      </w:r>
      <w:r w:rsidRPr="00DE6131">
        <w:rPr>
          <w:rFonts w:hint="cs"/>
          <w:rtl/>
        </w:rPr>
        <w:t>السوق</w:t>
      </w:r>
      <w:r w:rsidR="00181CCB" w:rsidRPr="00DE6131">
        <w:rPr>
          <w:rFonts w:hint="cs"/>
          <w:rtl/>
        </w:rPr>
        <w:t>،</w:t>
      </w:r>
      <w:r w:rsidR="0020389F" w:rsidRPr="00DE6131">
        <w:rPr>
          <w:rFonts w:hint="cs"/>
          <w:rtl/>
        </w:rPr>
        <w:t xml:space="preserve"> </w:t>
      </w:r>
      <w:r w:rsidR="00181CCB" w:rsidRPr="00DE6131">
        <w:rPr>
          <w:rFonts w:hint="cs"/>
          <w:rtl/>
        </w:rPr>
        <w:t xml:space="preserve">فبات من أبرز أهداف تلك المرافق </w:t>
      </w:r>
      <w:r w:rsidRPr="00DE6131">
        <w:rPr>
          <w:rFonts w:hint="cs"/>
          <w:rtl/>
        </w:rPr>
        <w:t xml:space="preserve">تحقيق الربح </w:t>
      </w:r>
      <w:r w:rsidR="00181CCB" w:rsidRPr="00DE6131">
        <w:rPr>
          <w:rFonts w:hint="cs"/>
          <w:rtl/>
        </w:rPr>
        <w:t xml:space="preserve">زيادة على كونه يلبي حاجات عامة </w:t>
      </w:r>
      <w:r w:rsidR="00871DAE">
        <w:rPr>
          <w:rFonts w:hint="cs"/>
          <w:rtl/>
        </w:rPr>
        <w:t>أساسية</w:t>
      </w:r>
      <w:r w:rsidR="00181CCB" w:rsidRPr="00DE6131">
        <w:rPr>
          <w:rFonts w:hint="cs"/>
          <w:rtl/>
        </w:rPr>
        <w:t xml:space="preserve"> ، </w:t>
      </w:r>
      <w:r w:rsidR="00046647" w:rsidRPr="00DE6131">
        <w:rPr>
          <w:rFonts w:hint="cs"/>
          <w:rtl/>
        </w:rPr>
        <w:t>فأصبحت كل المرافق العامة مطالبة بتحقيق مردود</w:t>
      </w:r>
      <w:r w:rsidR="00871DAE">
        <w:rPr>
          <w:rFonts w:hint="cs"/>
          <w:rtl/>
        </w:rPr>
        <w:t>ية بما فيها تلك المملوكة للدولة</w:t>
      </w:r>
      <w:r w:rsidRPr="00DE6131">
        <w:rPr>
          <w:rFonts w:hint="cs"/>
          <w:rtl/>
        </w:rPr>
        <w:t xml:space="preserve">، </w:t>
      </w:r>
      <w:r w:rsidR="00046647" w:rsidRPr="00DE6131">
        <w:rPr>
          <w:rFonts w:hint="cs"/>
          <w:rtl/>
        </w:rPr>
        <w:t>ب</w:t>
      </w:r>
      <w:r w:rsidRPr="00DE6131">
        <w:rPr>
          <w:rFonts w:hint="cs"/>
          <w:rtl/>
        </w:rPr>
        <w:t xml:space="preserve">حيث </w:t>
      </w:r>
      <w:r w:rsidR="00046647" w:rsidRPr="00DE6131">
        <w:rPr>
          <w:rFonts w:hint="cs"/>
          <w:rtl/>
        </w:rPr>
        <w:t>لم تعد</w:t>
      </w:r>
      <w:r w:rsidRPr="00DE6131">
        <w:rPr>
          <w:rFonts w:hint="cs"/>
          <w:rtl/>
        </w:rPr>
        <w:t xml:space="preserve"> </w:t>
      </w:r>
      <w:r w:rsidR="00046647" w:rsidRPr="00DE6131">
        <w:rPr>
          <w:rFonts w:hint="cs"/>
          <w:rtl/>
        </w:rPr>
        <w:t xml:space="preserve">نوع </w:t>
      </w:r>
      <w:r w:rsidRPr="00DE6131">
        <w:rPr>
          <w:rFonts w:hint="cs"/>
          <w:rtl/>
        </w:rPr>
        <w:t xml:space="preserve">الملكية </w:t>
      </w:r>
      <w:r w:rsidR="00046647" w:rsidRPr="00DE6131">
        <w:rPr>
          <w:rFonts w:hint="cs"/>
          <w:rtl/>
        </w:rPr>
        <w:t>عاملا</w:t>
      </w:r>
      <w:r w:rsidRPr="00DE6131">
        <w:rPr>
          <w:rFonts w:hint="cs"/>
          <w:rtl/>
        </w:rPr>
        <w:t xml:space="preserve"> </w:t>
      </w:r>
      <w:r w:rsidR="00046647" w:rsidRPr="00DE6131">
        <w:rPr>
          <w:rFonts w:hint="cs"/>
          <w:rtl/>
        </w:rPr>
        <w:t xml:space="preserve">حاسما </w:t>
      </w:r>
      <w:r w:rsidRPr="00DE6131">
        <w:rPr>
          <w:rFonts w:hint="cs"/>
          <w:rtl/>
        </w:rPr>
        <w:t xml:space="preserve">في تحديد </w:t>
      </w:r>
      <w:r w:rsidR="00046647" w:rsidRPr="00DE6131">
        <w:rPr>
          <w:rFonts w:hint="cs"/>
          <w:rtl/>
        </w:rPr>
        <w:t>أسلوب</w:t>
      </w:r>
      <w:r w:rsidRPr="00DE6131">
        <w:rPr>
          <w:rFonts w:hint="cs"/>
          <w:rtl/>
        </w:rPr>
        <w:t xml:space="preserve"> تسيير المشروع </w:t>
      </w:r>
      <w:r w:rsidR="00046647" w:rsidRPr="00DE6131">
        <w:rPr>
          <w:rFonts w:hint="cs"/>
          <w:rtl/>
        </w:rPr>
        <w:t>أ</w:t>
      </w:r>
      <w:r w:rsidRPr="00DE6131">
        <w:rPr>
          <w:rFonts w:hint="cs"/>
          <w:rtl/>
        </w:rPr>
        <w:t xml:space="preserve">و المرفق </w:t>
      </w:r>
      <w:r w:rsidR="00046647" w:rsidRPr="00DE6131">
        <w:rPr>
          <w:rFonts w:hint="cs"/>
          <w:rtl/>
        </w:rPr>
        <w:t>العام</w:t>
      </w:r>
      <w:r w:rsidR="0020389F" w:rsidRPr="00DE6131">
        <w:rPr>
          <w:rFonts w:hint="cs"/>
          <w:rtl/>
        </w:rPr>
        <w:t xml:space="preserve"> </w:t>
      </w:r>
      <w:r w:rsidR="00046647" w:rsidRPr="00DE6131">
        <w:rPr>
          <w:rFonts w:hint="cs"/>
          <w:rtl/>
        </w:rPr>
        <w:t xml:space="preserve">وبذلك أصبحت </w:t>
      </w:r>
      <w:r w:rsidRPr="00DE6131">
        <w:rPr>
          <w:rFonts w:hint="cs"/>
          <w:rtl/>
        </w:rPr>
        <w:t xml:space="preserve">الإدارة </w:t>
      </w:r>
      <w:r w:rsidR="00046647" w:rsidRPr="00DE6131">
        <w:rPr>
          <w:rFonts w:hint="cs"/>
          <w:rtl/>
        </w:rPr>
        <w:t>المفوضة ل</w:t>
      </w:r>
      <w:r w:rsidRPr="00DE6131">
        <w:rPr>
          <w:rFonts w:hint="cs"/>
          <w:rtl/>
        </w:rPr>
        <w:t>لخ</w:t>
      </w:r>
      <w:r w:rsidR="00046647" w:rsidRPr="00DE6131">
        <w:rPr>
          <w:rFonts w:hint="cs"/>
          <w:rtl/>
        </w:rPr>
        <w:t>وا</w:t>
      </w:r>
      <w:r w:rsidRPr="00DE6131">
        <w:rPr>
          <w:rFonts w:hint="cs"/>
          <w:rtl/>
        </w:rPr>
        <w:t xml:space="preserve">ص </w:t>
      </w:r>
      <w:r w:rsidR="0020389F" w:rsidRPr="00DE6131">
        <w:rPr>
          <w:rFonts w:hint="cs"/>
          <w:rtl/>
        </w:rPr>
        <w:t xml:space="preserve">أحد أبرز رهانات </w:t>
      </w:r>
      <w:r w:rsidR="00662B32" w:rsidRPr="00DE6131">
        <w:rPr>
          <w:rFonts w:hint="cs"/>
          <w:rtl/>
        </w:rPr>
        <w:t>التسيير الحدي</w:t>
      </w:r>
      <w:r w:rsidR="00662B32" w:rsidRPr="00DE6131">
        <w:rPr>
          <w:rtl/>
        </w:rPr>
        <w:t>ث</w:t>
      </w:r>
      <w:r w:rsidR="00871DAE">
        <w:rPr>
          <w:rFonts w:hint="cs"/>
          <w:rtl/>
        </w:rPr>
        <w:t>،</w:t>
      </w:r>
      <w:r w:rsidR="008B3AEA">
        <w:rPr>
          <w:rFonts w:hint="cs"/>
          <w:rtl/>
        </w:rPr>
        <w:t xml:space="preserve"> ل</w:t>
      </w:r>
      <w:r w:rsidR="0020389F" w:rsidRPr="00DE6131">
        <w:rPr>
          <w:rFonts w:hint="cs"/>
          <w:rtl/>
        </w:rPr>
        <w:t>ذا فهو</w:t>
      </w:r>
      <w:r w:rsidRPr="00DE6131">
        <w:rPr>
          <w:rFonts w:hint="cs"/>
          <w:rtl/>
        </w:rPr>
        <w:t xml:space="preserve"> </w:t>
      </w:r>
      <w:r w:rsidR="00287371" w:rsidRPr="00DE6131">
        <w:rPr>
          <w:rFonts w:hint="cs"/>
          <w:rtl/>
        </w:rPr>
        <w:t>يوفر فر</w:t>
      </w:r>
      <w:r w:rsidR="00287371" w:rsidRPr="00DE6131">
        <w:rPr>
          <w:rtl/>
        </w:rPr>
        <w:t>ص</w:t>
      </w:r>
      <w:r w:rsidR="0020389F" w:rsidRPr="00DE6131">
        <w:rPr>
          <w:rFonts w:hint="cs"/>
          <w:rtl/>
        </w:rPr>
        <w:t xml:space="preserve"> كبيرة </w:t>
      </w:r>
      <w:r w:rsidRPr="00DE6131">
        <w:rPr>
          <w:rFonts w:hint="cs"/>
          <w:rtl/>
        </w:rPr>
        <w:t xml:space="preserve"> </w:t>
      </w:r>
      <w:r w:rsidR="008B3AEA">
        <w:rPr>
          <w:rFonts w:hint="cs"/>
          <w:rtl/>
        </w:rPr>
        <w:t>للنهوض بالمرافق العامة</w:t>
      </w:r>
      <w:r w:rsidRPr="00DE6131">
        <w:rPr>
          <w:rFonts w:hint="cs"/>
          <w:rtl/>
        </w:rPr>
        <w:t xml:space="preserve">، </w:t>
      </w:r>
      <w:r w:rsidR="006D2605" w:rsidRPr="00DE6131">
        <w:rPr>
          <w:rFonts w:hint="cs"/>
          <w:rtl/>
        </w:rPr>
        <w:t>فخوصصة التسيير تشكل حلا وسطا تحتفظ فيها</w:t>
      </w:r>
      <w:r w:rsidRPr="00DE6131">
        <w:rPr>
          <w:rFonts w:hint="cs"/>
          <w:rtl/>
        </w:rPr>
        <w:t xml:space="preserve"> الدولة بالملكية </w:t>
      </w:r>
      <w:r w:rsidR="006D2605" w:rsidRPr="00DE6131">
        <w:rPr>
          <w:rFonts w:hint="cs"/>
          <w:rtl/>
        </w:rPr>
        <w:t>و</w:t>
      </w:r>
      <w:r w:rsidRPr="00DE6131">
        <w:rPr>
          <w:rFonts w:hint="cs"/>
          <w:rtl/>
        </w:rPr>
        <w:t>يظل دورها باقيا تجاه المر</w:t>
      </w:r>
      <w:r w:rsidR="006D2605" w:rsidRPr="00DE6131">
        <w:rPr>
          <w:rFonts w:hint="cs"/>
          <w:rtl/>
        </w:rPr>
        <w:t>ا</w:t>
      </w:r>
      <w:r w:rsidRPr="00DE6131">
        <w:rPr>
          <w:rFonts w:hint="cs"/>
          <w:rtl/>
        </w:rPr>
        <w:t xml:space="preserve">فق </w:t>
      </w:r>
      <w:r w:rsidR="006D2605" w:rsidRPr="00DE6131">
        <w:rPr>
          <w:rFonts w:hint="cs"/>
          <w:rtl/>
        </w:rPr>
        <w:t>وتبقى</w:t>
      </w:r>
      <w:r w:rsidRPr="00DE6131">
        <w:rPr>
          <w:rFonts w:hint="cs"/>
          <w:rtl/>
        </w:rPr>
        <w:t xml:space="preserve"> تحتفظ بدورها الرقابي والاشرافي</w:t>
      </w:r>
      <w:r w:rsidRPr="00DE6131">
        <w:rPr>
          <w:rStyle w:val="Appelnotedebasdep"/>
          <w:color w:val="000000" w:themeColor="text1"/>
          <w:rtl/>
        </w:rPr>
        <w:footnoteReference w:id="159"/>
      </w:r>
      <w:r w:rsidRPr="00DE6131">
        <w:rPr>
          <w:rFonts w:hint="cs"/>
          <w:sz w:val="24"/>
          <w:szCs w:val="24"/>
          <w:rtl/>
        </w:rPr>
        <w:t>.</w:t>
      </w:r>
    </w:p>
    <w:p w14:paraId="4072852D" w14:textId="0B378EEA" w:rsidR="00923FD8" w:rsidRPr="00DE6131" w:rsidRDefault="00923FD8" w:rsidP="001B4F5A">
      <w:pPr>
        <w:rPr>
          <w:b/>
          <w:bCs/>
          <w:highlight w:val="cyan"/>
          <w:rtl/>
        </w:rPr>
      </w:pPr>
      <w:r w:rsidRPr="00DE6131">
        <w:rPr>
          <w:rFonts w:hint="cs"/>
          <w:sz w:val="32"/>
          <w:szCs w:val="32"/>
          <w:rtl/>
        </w:rPr>
        <w:t>ف</w:t>
      </w:r>
      <w:r w:rsidR="008B3AEA">
        <w:rPr>
          <w:rFonts w:hint="cs"/>
          <w:sz w:val="32"/>
          <w:szCs w:val="32"/>
          <w:rtl/>
        </w:rPr>
        <w:t>إ</w:t>
      </w:r>
      <w:r w:rsidR="00AE750B" w:rsidRPr="00DE6131">
        <w:rPr>
          <w:rFonts w:hint="cs"/>
          <w:rtl/>
        </w:rPr>
        <w:t xml:space="preserve">ن </w:t>
      </w:r>
      <w:r w:rsidRPr="00DE6131">
        <w:rPr>
          <w:rFonts w:hint="cs"/>
          <w:rtl/>
        </w:rPr>
        <w:t xml:space="preserve">كان </w:t>
      </w:r>
      <w:r w:rsidR="008B3AEA">
        <w:rPr>
          <w:rFonts w:hint="cs"/>
          <w:rtl/>
        </w:rPr>
        <w:t>إ</w:t>
      </w:r>
      <w:r w:rsidR="00AE750B" w:rsidRPr="00DE6131">
        <w:rPr>
          <w:rFonts w:hint="cs"/>
          <w:rtl/>
        </w:rPr>
        <w:t>نشاء المرافق العامة</w:t>
      </w:r>
      <w:r w:rsidR="00AE750B" w:rsidRPr="00DE6131">
        <w:rPr>
          <w:rFonts w:hint="cs"/>
          <w:b/>
          <w:bCs/>
          <w:rtl/>
        </w:rPr>
        <w:t xml:space="preserve"> </w:t>
      </w:r>
      <w:r w:rsidR="006D2605" w:rsidRPr="00DE6131">
        <w:rPr>
          <w:rFonts w:hint="cs"/>
          <w:rtl/>
        </w:rPr>
        <w:t>وتنظيمها من صميم صلاحيات أ</w:t>
      </w:r>
      <w:r w:rsidR="00AE750B" w:rsidRPr="00DE6131">
        <w:rPr>
          <w:rFonts w:hint="cs"/>
          <w:rtl/>
        </w:rPr>
        <w:t>شخاص القانون العام وهو من يختار الطرق المث</w:t>
      </w:r>
      <w:r w:rsidR="008B3AEA">
        <w:rPr>
          <w:rFonts w:hint="cs"/>
          <w:rtl/>
        </w:rPr>
        <w:t>لى والوسائل الملائمة لتنظيمها وإ</w:t>
      </w:r>
      <w:r w:rsidR="00AE750B" w:rsidRPr="00DE6131">
        <w:rPr>
          <w:rFonts w:hint="cs"/>
          <w:rtl/>
        </w:rPr>
        <w:t xml:space="preserve">دارتها واستثمارها، فهو يستمد ذلك من سلطته </w:t>
      </w:r>
      <w:r w:rsidR="00287371" w:rsidRPr="00DE6131">
        <w:rPr>
          <w:rFonts w:hint="cs"/>
          <w:rtl/>
        </w:rPr>
        <w:t>الاستنسابية</w:t>
      </w:r>
      <w:r w:rsidR="00AE750B" w:rsidRPr="00DE6131">
        <w:rPr>
          <w:rFonts w:hint="cs"/>
          <w:rtl/>
        </w:rPr>
        <w:t xml:space="preserve"> في الاختيار بين أسلوب التسي</w:t>
      </w:r>
      <w:r w:rsidR="008B3AEA">
        <w:rPr>
          <w:rFonts w:hint="cs"/>
          <w:rtl/>
        </w:rPr>
        <w:t>ير المباشرة أ</w:t>
      </w:r>
      <w:r w:rsidR="00AE750B" w:rsidRPr="00DE6131">
        <w:rPr>
          <w:rFonts w:hint="cs"/>
          <w:rtl/>
        </w:rPr>
        <w:t xml:space="preserve">و أسلوب الإدارة غير </w:t>
      </w:r>
      <w:r w:rsidR="00A6393A" w:rsidRPr="00DE6131">
        <w:rPr>
          <w:rFonts w:hint="cs"/>
          <w:rtl/>
        </w:rPr>
        <w:t>المباشرة،</w:t>
      </w:r>
      <w:r w:rsidR="00AE750B" w:rsidRPr="00DE6131">
        <w:rPr>
          <w:rFonts w:hint="cs"/>
          <w:rtl/>
        </w:rPr>
        <w:t xml:space="preserve"> والتي </w:t>
      </w:r>
      <w:r w:rsidR="006D2605" w:rsidRPr="00DE6131">
        <w:rPr>
          <w:rFonts w:hint="cs"/>
          <w:rtl/>
        </w:rPr>
        <w:t>من</w:t>
      </w:r>
      <w:r w:rsidR="00AE750B" w:rsidRPr="00DE6131">
        <w:rPr>
          <w:rFonts w:hint="cs"/>
          <w:rtl/>
        </w:rPr>
        <w:t xml:space="preserve"> </w:t>
      </w:r>
      <w:r w:rsidR="008B3AEA">
        <w:rPr>
          <w:rFonts w:hint="cs"/>
          <w:rtl/>
        </w:rPr>
        <w:t>أ</w:t>
      </w:r>
      <w:r w:rsidR="00AE750B" w:rsidRPr="00DE6131">
        <w:rPr>
          <w:rFonts w:hint="cs"/>
          <w:rtl/>
        </w:rPr>
        <w:t>شكال</w:t>
      </w:r>
      <w:r w:rsidR="006D2605" w:rsidRPr="00DE6131">
        <w:rPr>
          <w:rFonts w:hint="cs"/>
          <w:rtl/>
        </w:rPr>
        <w:t>ها</w:t>
      </w:r>
      <w:r w:rsidR="00AE750B" w:rsidRPr="00DE6131">
        <w:rPr>
          <w:rFonts w:hint="cs"/>
          <w:rtl/>
        </w:rPr>
        <w:t xml:space="preserve"> </w:t>
      </w:r>
      <w:r w:rsidR="006D2605" w:rsidRPr="00DE6131">
        <w:rPr>
          <w:rFonts w:hint="cs"/>
          <w:rtl/>
        </w:rPr>
        <w:t>ال</w:t>
      </w:r>
      <w:r w:rsidR="00AE750B" w:rsidRPr="00DE6131">
        <w:rPr>
          <w:rFonts w:hint="cs"/>
          <w:rtl/>
        </w:rPr>
        <w:t>متعددة</w:t>
      </w:r>
      <w:r w:rsidR="006D2605" w:rsidRPr="00DE6131">
        <w:rPr>
          <w:rFonts w:hint="cs"/>
          <w:rtl/>
        </w:rPr>
        <w:t xml:space="preserve"> </w:t>
      </w:r>
      <w:r w:rsidR="00AE750B" w:rsidRPr="00DE6131">
        <w:rPr>
          <w:rFonts w:hint="cs"/>
          <w:rtl/>
        </w:rPr>
        <w:t xml:space="preserve">أسلوب تفويض المرافق </w:t>
      </w:r>
      <w:r w:rsidR="00A6393A" w:rsidRPr="00DE6131">
        <w:rPr>
          <w:rFonts w:hint="cs"/>
          <w:rtl/>
        </w:rPr>
        <w:t>العامة، فالاختيار</w:t>
      </w:r>
      <w:r w:rsidR="00AE750B" w:rsidRPr="00DE6131">
        <w:rPr>
          <w:rFonts w:hint="cs"/>
          <w:rtl/>
        </w:rPr>
        <w:t xml:space="preserve"> </w:t>
      </w:r>
      <w:r w:rsidR="006D2605" w:rsidRPr="00DE6131">
        <w:rPr>
          <w:rFonts w:hint="cs"/>
          <w:rtl/>
        </w:rPr>
        <w:t>يعد</w:t>
      </w:r>
      <w:r w:rsidR="008B3AEA">
        <w:rPr>
          <w:rFonts w:hint="cs"/>
          <w:rtl/>
        </w:rPr>
        <w:t xml:space="preserve"> مسأ</w:t>
      </w:r>
      <w:r w:rsidR="00AE750B" w:rsidRPr="00DE6131">
        <w:rPr>
          <w:rFonts w:hint="cs"/>
          <w:rtl/>
        </w:rPr>
        <w:t xml:space="preserve">لة ملائمة من صلاحيات الشخص المعنوي العام المكلف بتنظيم </w:t>
      </w:r>
      <w:r w:rsidR="00A6393A" w:rsidRPr="00DE6131">
        <w:rPr>
          <w:rFonts w:hint="cs"/>
          <w:rtl/>
        </w:rPr>
        <w:t>وإدارة المرفق</w:t>
      </w:r>
      <w:r w:rsidR="00AE750B" w:rsidRPr="00DE6131">
        <w:rPr>
          <w:rFonts w:hint="cs"/>
          <w:rtl/>
        </w:rPr>
        <w:t xml:space="preserve"> العام وفقا لحاجياته وقدراته</w:t>
      </w:r>
      <w:r w:rsidR="00AE750B" w:rsidRPr="00DE6131">
        <w:rPr>
          <w:rStyle w:val="Appelnotedebasdep"/>
          <w:b/>
          <w:bCs/>
          <w:color w:val="000000" w:themeColor="text1"/>
          <w:rtl/>
        </w:rPr>
        <w:footnoteReference w:id="160"/>
      </w:r>
      <w:r w:rsidR="006D2605" w:rsidRPr="00DE6131">
        <w:rPr>
          <w:rFonts w:hint="cs"/>
          <w:b/>
          <w:bCs/>
          <w:sz w:val="24"/>
          <w:szCs w:val="24"/>
          <w:rtl/>
        </w:rPr>
        <w:t xml:space="preserve">، </w:t>
      </w:r>
      <w:r w:rsidR="006D2605" w:rsidRPr="00DE6131">
        <w:rPr>
          <w:rFonts w:hint="cs"/>
          <w:rtl/>
        </w:rPr>
        <w:t>إضافة الى اختيار أسلوب التسيير يتمتع الشخص العام المفوض بسلطة اختيار الصورة الأنسب من بين ال</w:t>
      </w:r>
      <w:r w:rsidR="00AD33F5">
        <w:rPr>
          <w:rFonts w:hint="cs"/>
          <w:rtl/>
        </w:rPr>
        <w:t>أ</w:t>
      </w:r>
      <w:r w:rsidR="006D2605" w:rsidRPr="00DE6131">
        <w:rPr>
          <w:rFonts w:hint="cs"/>
          <w:rtl/>
        </w:rPr>
        <w:t xml:space="preserve">شكال المتعددة </w:t>
      </w:r>
      <w:r w:rsidR="00287371" w:rsidRPr="00DE6131">
        <w:rPr>
          <w:rFonts w:hint="cs"/>
          <w:rtl/>
        </w:rPr>
        <w:t>لأسلوب</w:t>
      </w:r>
      <w:r w:rsidR="006D2605" w:rsidRPr="00DE6131">
        <w:rPr>
          <w:rFonts w:hint="cs"/>
          <w:rtl/>
        </w:rPr>
        <w:t xml:space="preserve"> التفويض</w:t>
      </w:r>
      <w:r w:rsidR="00AD33F5">
        <w:rPr>
          <w:rFonts w:hint="cs"/>
          <w:rtl/>
        </w:rPr>
        <w:t>،</w:t>
      </w:r>
      <w:r w:rsidR="006D2605" w:rsidRPr="00DE6131">
        <w:rPr>
          <w:rFonts w:hint="cs"/>
          <w:rtl/>
        </w:rPr>
        <w:t xml:space="preserve"> والتي تتوافق مع موضوع المرفق محل التفويض حسب طبيعة المرفق واحتي</w:t>
      </w:r>
      <w:r w:rsidR="00AD33F5">
        <w:rPr>
          <w:rFonts w:hint="cs"/>
          <w:rtl/>
        </w:rPr>
        <w:t>اجاته والحالة التي يكون عليها فب</w:t>
      </w:r>
      <w:r w:rsidR="006D2605" w:rsidRPr="00DE6131">
        <w:rPr>
          <w:rFonts w:hint="cs"/>
          <w:rtl/>
        </w:rPr>
        <w:t>عض المرافق</w:t>
      </w:r>
      <w:r w:rsidR="00AD33F5">
        <w:rPr>
          <w:rFonts w:hint="cs"/>
          <w:rtl/>
        </w:rPr>
        <w:t xml:space="preserve">العامة </w:t>
      </w:r>
      <w:r w:rsidR="006D2605" w:rsidRPr="00DE6131">
        <w:rPr>
          <w:rFonts w:hint="cs"/>
          <w:rtl/>
        </w:rPr>
        <w:t xml:space="preserve">تكون في حالة متدهورة تحتاج الى </w:t>
      </w:r>
      <w:r w:rsidR="00AD33F5">
        <w:rPr>
          <w:rFonts w:hint="cs"/>
          <w:rtl/>
        </w:rPr>
        <w:t>نفقات كبيرة من أ</w:t>
      </w:r>
      <w:r w:rsidR="00CE4C8A" w:rsidRPr="00DE6131">
        <w:rPr>
          <w:rFonts w:hint="cs"/>
          <w:rtl/>
        </w:rPr>
        <w:t xml:space="preserve">جل إعادة استغلالها </w:t>
      </w:r>
      <w:r w:rsidR="00287371" w:rsidRPr="00DE6131">
        <w:rPr>
          <w:rFonts w:hint="cs"/>
          <w:rtl/>
        </w:rPr>
        <w:t>والاستثمار فيه</w:t>
      </w:r>
      <w:r w:rsidR="00287371" w:rsidRPr="00DE6131">
        <w:rPr>
          <w:rtl/>
        </w:rPr>
        <w:t>ا</w:t>
      </w:r>
      <w:r w:rsidR="00CE4C8A" w:rsidRPr="00DE6131">
        <w:rPr>
          <w:rFonts w:hint="cs"/>
          <w:rtl/>
        </w:rPr>
        <w:t xml:space="preserve"> في حين تكون مرافق عمومية أخرى في حالة جيدة يمكن تنشيطها بالاعتماد على خبرة الخواص في التحكم في التسيير فقط ، فهي </w:t>
      </w:r>
      <w:r w:rsidR="00287371" w:rsidRPr="00DE6131">
        <w:rPr>
          <w:rFonts w:hint="cs"/>
          <w:rtl/>
        </w:rPr>
        <w:t>تتلاءم</w:t>
      </w:r>
      <w:r w:rsidR="00CE4C8A" w:rsidRPr="00DE6131">
        <w:rPr>
          <w:rFonts w:hint="cs"/>
          <w:rtl/>
        </w:rPr>
        <w:t xml:space="preserve"> مع صور التفويض التي </w:t>
      </w:r>
      <w:r w:rsidR="00287371" w:rsidRPr="00DE6131">
        <w:rPr>
          <w:rFonts w:hint="cs"/>
          <w:rtl/>
        </w:rPr>
        <w:t>لا تحتا</w:t>
      </w:r>
      <w:r w:rsidR="00287371" w:rsidRPr="00DE6131">
        <w:rPr>
          <w:rtl/>
        </w:rPr>
        <w:t>ج</w:t>
      </w:r>
      <w:r w:rsidR="00CE4C8A" w:rsidRPr="00DE6131">
        <w:rPr>
          <w:rFonts w:hint="cs"/>
          <w:rtl/>
        </w:rPr>
        <w:t xml:space="preserve"> الى استثمارات كبيرة كعقود الإدارة و عقود مشاطرة الاستغلال.</w:t>
      </w:r>
    </w:p>
    <w:p w14:paraId="5B426A07" w14:textId="21CAC468" w:rsidR="004E490C" w:rsidRPr="00DE6131" w:rsidRDefault="00974EA0" w:rsidP="001B4F5A">
      <w:pPr>
        <w:rPr>
          <w:rtl/>
        </w:rPr>
      </w:pPr>
      <w:r w:rsidRPr="00DE6131">
        <w:rPr>
          <w:rFonts w:hint="cs"/>
          <w:rtl/>
        </w:rPr>
        <w:t>ف</w:t>
      </w:r>
      <w:r w:rsidR="004E490C" w:rsidRPr="00DE6131">
        <w:rPr>
          <w:rFonts w:hint="cs"/>
          <w:rtl/>
        </w:rPr>
        <w:t>تفويض المرفق العام الذي يقوم أساسا على مبادئ الاستمرارية والمساواة والتكيف، لا يعني بأي حال من الأحوال تخلي السلطة المفوضة عن مسؤولياتها، إنما تبقى هذه المسؤولية قائمة ويتصرف المفوض له في جميع الأحوال، تحت رقابة السلطة المفوضة المكلفة أساسا بتلبية حاجات مستعملي المرفق العام، والتي تعتبر من أبرز اهتمامات السلطات العمومية</w:t>
      </w:r>
      <w:r w:rsidR="004E490C" w:rsidRPr="00DE6131">
        <w:rPr>
          <w:rStyle w:val="Appelnotedebasdep"/>
          <w:color w:val="000000" w:themeColor="text1"/>
          <w:rtl/>
        </w:rPr>
        <w:footnoteReference w:id="161"/>
      </w:r>
      <w:r w:rsidR="00163DD5" w:rsidRPr="00DE6131">
        <w:rPr>
          <w:rFonts w:hint="cs"/>
          <w:rtl/>
        </w:rPr>
        <w:t>،</w:t>
      </w:r>
      <w:r w:rsidR="004E490C" w:rsidRPr="00DE6131">
        <w:rPr>
          <w:rFonts w:hint="cs"/>
          <w:rtl/>
        </w:rPr>
        <w:t xml:space="preserve"> فكان لزاما على السلطة المفوضة بسط رقابتها على عقود التفويض مستعينة بوسائل السلطة العامة وامتيازاتها لضما</w:t>
      </w:r>
      <w:r w:rsidR="004E490C" w:rsidRPr="00DE6131">
        <w:rPr>
          <w:rFonts w:hint="eastAsia"/>
          <w:rtl/>
        </w:rPr>
        <w:t>ن</w:t>
      </w:r>
      <w:r w:rsidR="004E490C" w:rsidRPr="00DE6131">
        <w:rPr>
          <w:rFonts w:hint="cs"/>
          <w:rtl/>
        </w:rPr>
        <w:t xml:space="preserve"> المصلحة العامة باعتبارها الهدف الجوهري المنشود للمرافق العامة بغض النظر عن الأساليب المعتمدة في تسييرها.</w:t>
      </w:r>
    </w:p>
    <w:p w14:paraId="77FD52B2" w14:textId="7D2A50F5" w:rsidR="004E490C" w:rsidRPr="00DE6131" w:rsidRDefault="004E490C" w:rsidP="001B4F5A">
      <w:pPr>
        <w:rPr>
          <w:b/>
          <w:bCs/>
          <w:sz w:val="32"/>
          <w:szCs w:val="32"/>
          <w:rtl/>
        </w:rPr>
      </w:pPr>
      <w:r w:rsidRPr="00DE6131">
        <w:rPr>
          <w:rFonts w:hint="cs"/>
          <w:rtl/>
        </w:rPr>
        <w:t xml:space="preserve"> وبالتالي فإن لعملية الرقابة على عقود التفويض أهمية كبيرة في ضمان فعالية </w:t>
      </w:r>
      <w:r w:rsidR="00624B16">
        <w:rPr>
          <w:rFonts w:hint="cs"/>
          <w:rtl/>
        </w:rPr>
        <w:t xml:space="preserve">تقنية التفويض كأسلوب غير </w:t>
      </w:r>
      <w:r w:rsidR="00C64184">
        <w:rPr>
          <w:rFonts w:hint="cs"/>
          <w:rtl/>
        </w:rPr>
        <w:t>المباش</w:t>
      </w:r>
      <w:r w:rsidR="00C64184">
        <w:rPr>
          <w:rtl/>
        </w:rPr>
        <w:t>ر</w:t>
      </w:r>
      <w:r w:rsidR="00624B16">
        <w:rPr>
          <w:rFonts w:hint="cs"/>
          <w:rtl/>
        </w:rPr>
        <w:t xml:space="preserve"> معتمد في تسيير واستغلال المرافق </w:t>
      </w:r>
      <w:r w:rsidR="00E14A91">
        <w:rPr>
          <w:rFonts w:hint="cs"/>
          <w:rtl/>
        </w:rPr>
        <w:t>العامة،</w:t>
      </w:r>
      <w:r w:rsidR="00785B3B">
        <w:rPr>
          <w:rFonts w:hint="cs"/>
          <w:rtl/>
        </w:rPr>
        <w:t xml:space="preserve"> بالإضافة الى أنها التزام </w:t>
      </w:r>
      <w:r w:rsidR="00E14A91">
        <w:rPr>
          <w:rFonts w:hint="cs"/>
          <w:rtl/>
        </w:rPr>
        <w:t>أصلي يقع على عاتق السلطة المانحة للتفويض</w:t>
      </w:r>
      <w:r w:rsidR="001801C1">
        <w:rPr>
          <w:rFonts w:hint="cs"/>
          <w:rtl/>
        </w:rPr>
        <w:t>،</w:t>
      </w:r>
      <w:r w:rsidR="00E14A91">
        <w:rPr>
          <w:rFonts w:hint="cs"/>
          <w:rtl/>
        </w:rPr>
        <w:t xml:space="preserve"> </w:t>
      </w:r>
      <w:r w:rsidR="00DB7FF4">
        <w:rPr>
          <w:rFonts w:hint="cs"/>
          <w:rtl/>
        </w:rPr>
        <w:t>ولا</w:t>
      </w:r>
      <w:r w:rsidR="00C64184">
        <w:rPr>
          <w:rFonts w:hint="cs"/>
          <w:rtl/>
        </w:rPr>
        <w:t xml:space="preserve"> </w:t>
      </w:r>
      <w:r w:rsidR="00DB7FF4">
        <w:rPr>
          <w:rFonts w:hint="cs"/>
          <w:rtl/>
        </w:rPr>
        <w:t xml:space="preserve">يعفيها من هذا الالتزام كون المرفق </w:t>
      </w:r>
      <w:r w:rsidR="00170636">
        <w:rPr>
          <w:rFonts w:hint="cs"/>
          <w:rtl/>
        </w:rPr>
        <w:t xml:space="preserve">يدار بطريق غير مباشر </w:t>
      </w:r>
      <w:r w:rsidR="00170636">
        <w:rPr>
          <w:rFonts w:hint="cs"/>
          <w:rtl/>
        </w:rPr>
        <w:lastRenderedPageBreak/>
        <w:t xml:space="preserve">وانما تصبح عملية الرقابة أكثر إلحاحا </w:t>
      </w:r>
      <w:r w:rsidR="00646172">
        <w:rPr>
          <w:rFonts w:hint="cs"/>
          <w:rtl/>
        </w:rPr>
        <w:t xml:space="preserve">باعتبار الغير المفوض لن يكون في كل الأحوال أكثر حرصا من صاحب الالتزام الأصلي </w:t>
      </w:r>
      <w:r w:rsidR="00E26B35">
        <w:rPr>
          <w:rFonts w:hint="cs"/>
          <w:rtl/>
        </w:rPr>
        <w:t xml:space="preserve">وبالأخص في الحفاظ على مقتضيات الصالح العام </w:t>
      </w:r>
      <w:r w:rsidR="00E14A91" w:rsidRPr="00DE6131">
        <w:rPr>
          <w:rFonts w:hint="cs"/>
          <w:rtl/>
        </w:rPr>
        <w:t>وهذا</w:t>
      </w:r>
      <w:r w:rsidRPr="00DE6131">
        <w:rPr>
          <w:rFonts w:hint="cs"/>
          <w:rtl/>
        </w:rPr>
        <w:t xml:space="preserve"> ما سنتعرض له في هذا </w:t>
      </w:r>
      <w:r w:rsidR="00163DD5" w:rsidRPr="00DE6131">
        <w:rPr>
          <w:rFonts w:hint="cs"/>
          <w:rtl/>
        </w:rPr>
        <w:t>المبحث</w:t>
      </w:r>
      <w:r w:rsidRPr="00DE6131">
        <w:rPr>
          <w:rFonts w:hint="cs"/>
          <w:rtl/>
        </w:rPr>
        <w:t xml:space="preserve"> من خلال إبراز دور الرقابة خلال </w:t>
      </w:r>
      <w:r w:rsidR="001B0DDF" w:rsidRPr="00DE6131">
        <w:rPr>
          <w:rFonts w:hint="cs"/>
          <w:rtl/>
        </w:rPr>
        <w:t>الرقابة الذاتية</w:t>
      </w:r>
      <w:r w:rsidR="009F1F7A" w:rsidRPr="00DE6131">
        <w:rPr>
          <w:rFonts w:hint="cs"/>
          <w:rtl/>
        </w:rPr>
        <w:t xml:space="preserve"> </w:t>
      </w:r>
      <w:r w:rsidR="001B0DDF" w:rsidRPr="00DE6131">
        <w:rPr>
          <w:rFonts w:hint="cs"/>
          <w:rtl/>
        </w:rPr>
        <w:t>ل</w:t>
      </w:r>
      <w:r w:rsidR="009F1F7A" w:rsidRPr="00DE6131">
        <w:rPr>
          <w:rFonts w:hint="cs"/>
          <w:rtl/>
        </w:rPr>
        <w:t>لسلطة المفوضة (المطلب الاول) احترام مبادئ</w:t>
      </w:r>
      <w:r w:rsidRPr="00DE6131">
        <w:rPr>
          <w:rFonts w:hint="cs"/>
          <w:rtl/>
        </w:rPr>
        <w:t xml:space="preserve"> تكوين العقد </w:t>
      </w:r>
      <w:r w:rsidR="00EE4A64" w:rsidRPr="00DE6131">
        <w:rPr>
          <w:rFonts w:hint="cs"/>
          <w:rtl/>
        </w:rPr>
        <w:t>(المطلب</w:t>
      </w:r>
      <w:r w:rsidRPr="00DE6131">
        <w:rPr>
          <w:rFonts w:hint="cs"/>
          <w:rtl/>
        </w:rPr>
        <w:t xml:space="preserve"> </w:t>
      </w:r>
      <w:r w:rsidR="009F1F7A" w:rsidRPr="00DE6131">
        <w:rPr>
          <w:rFonts w:hint="cs"/>
          <w:rtl/>
        </w:rPr>
        <w:t>الثاني</w:t>
      </w:r>
      <w:r w:rsidRPr="00DE6131">
        <w:rPr>
          <w:rFonts w:hint="cs"/>
          <w:rtl/>
        </w:rPr>
        <w:t xml:space="preserve">)، ثم نتعرض للرقابة على عقود التفويض خلال مرحلة تنفيذ العقد في </w:t>
      </w:r>
      <w:r w:rsidR="00EE4A64" w:rsidRPr="00DE6131">
        <w:rPr>
          <w:rFonts w:hint="cs"/>
          <w:rtl/>
        </w:rPr>
        <w:t>(المطلب</w:t>
      </w:r>
      <w:r w:rsidRPr="00DE6131">
        <w:rPr>
          <w:rFonts w:hint="cs"/>
          <w:rtl/>
        </w:rPr>
        <w:t xml:space="preserve"> </w:t>
      </w:r>
      <w:r w:rsidR="009F1F7A" w:rsidRPr="00DE6131">
        <w:rPr>
          <w:rFonts w:hint="cs"/>
          <w:rtl/>
        </w:rPr>
        <w:t>الثالث</w:t>
      </w:r>
      <w:r w:rsidRPr="00DE6131">
        <w:rPr>
          <w:rFonts w:hint="cs"/>
          <w:rtl/>
        </w:rPr>
        <w:t xml:space="preserve">). </w:t>
      </w:r>
    </w:p>
    <w:p w14:paraId="64A95EF2" w14:textId="77777777" w:rsidR="001B0DDF" w:rsidRPr="00DE6131" w:rsidRDefault="001C7BE2" w:rsidP="004F2087">
      <w:pPr>
        <w:ind w:firstLine="0"/>
        <w:outlineLvl w:val="3"/>
        <w:rPr>
          <w:b/>
          <w:bCs/>
          <w:color w:val="000000" w:themeColor="text1"/>
          <w:sz w:val="32"/>
          <w:szCs w:val="32"/>
          <w:rtl/>
        </w:rPr>
      </w:pPr>
      <w:bookmarkStart w:id="160" w:name="_Toc165664629"/>
      <w:bookmarkStart w:id="161" w:name="_Toc165665129"/>
      <w:bookmarkStart w:id="162" w:name="_Toc168134071"/>
      <w:r w:rsidRPr="00DE6131">
        <w:rPr>
          <w:rFonts w:hint="cs"/>
          <w:b/>
          <w:bCs/>
          <w:color w:val="000000" w:themeColor="text1"/>
          <w:sz w:val="32"/>
          <w:szCs w:val="32"/>
          <w:rtl/>
        </w:rPr>
        <w:t xml:space="preserve">المطلب الأول: الرقابة </w:t>
      </w:r>
      <w:r w:rsidR="001B0DDF" w:rsidRPr="00DE6131">
        <w:rPr>
          <w:rFonts w:hint="cs"/>
          <w:b/>
          <w:bCs/>
          <w:color w:val="000000" w:themeColor="text1"/>
          <w:sz w:val="32"/>
          <w:szCs w:val="32"/>
          <w:rtl/>
        </w:rPr>
        <w:t>الذاتية</w:t>
      </w:r>
      <w:r w:rsidRPr="00DE6131">
        <w:rPr>
          <w:rFonts w:hint="cs"/>
          <w:b/>
          <w:bCs/>
          <w:color w:val="000000" w:themeColor="text1"/>
          <w:sz w:val="32"/>
          <w:szCs w:val="32"/>
          <w:rtl/>
        </w:rPr>
        <w:t xml:space="preserve"> </w:t>
      </w:r>
      <w:r w:rsidR="001B0DDF" w:rsidRPr="00DE6131">
        <w:rPr>
          <w:rFonts w:hint="cs"/>
          <w:b/>
          <w:bCs/>
          <w:color w:val="000000" w:themeColor="text1"/>
          <w:sz w:val="32"/>
          <w:szCs w:val="32"/>
          <w:rtl/>
        </w:rPr>
        <w:t>للسلطة المفوضة</w:t>
      </w:r>
      <w:bookmarkEnd w:id="160"/>
      <w:bookmarkEnd w:id="161"/>
      <w:bookmarkEnd w:id="162"/>
    </w:p>
    <w:p w14:paraId="5F85140C" w14:textId="04FD79D5" w:rsidR="00516DD8" w:rsidRPr="00DE6131" w:rsidRDefault="001801C1" w:rsidP="001B4F5A">
      <w:pPr>
        <w:rPr>
          <w:rtl/>
        </w:rPr>
      </w:pPr>
      <w:r>
        <w:rPr>
          <w:rFonts w:hint="cs"/>
          <w:rtl/>
        </w:rPr>
        <w:t>إ</w:t>
      </w:r>
      <w:r w:rsidR="0027649F" w:rsidRPr="00DE6131">
        <w:rPr>
          <w:rFonts w:hint="cs"/>
          <w:rtl/>
        </w:rPr>
        <w:t>ن الهدف من تحقيق</w:t>
      </w:r>
      <w:r w:rsidR="00147C99" w:rsidRPr="00DE6131">
        <w:rPr>
          <w:rFonts w:hint="cs"/>
          <w:rtl/>
        </w:rPr>
        <w:t xml:space="preserve"> المر</w:t>
      </w:r>
      <w:r w:rsidR="0027649F" w:rsidRPr="00DE6131">
        <w:rPr>
          <w:rFonts w:hint="cs"/>
          <w:rtl/>
        </w:rPr>
        <w:t>ا</w:t>
      </w:r>
      <w:r w:rsidR="00147C99" w:rsidRPr="00DE6131">
        <w:rPr>
          <w:rFonts w:hint="cs"/>
          <w:rtl/>
        </w:rPr>
        <w:t>فق العام</w:t>
      </w:r>
      <w:r w:rsidR="0027649F" w:rsidRPr="00DE6131">
        <w:rPr>
          <w:rFonts w:hint="cs"/>
          <w:rtl/>
        </w:rPr>
        <w:t>ة</w:t>
      </w:r>
      <w:r w:rsidR="00147C99" w:rsidRPr="00DE6131">
        <w:rPr>
          <w:rFonts w:hint="cs"/>
          <w:rtl/>
        </w:rPr>
        <w:t xml:space="preserve"> على اختلاف </w:t>
      </w:r>
      <w:r w:rsidR="0027649F" w:rsidRPr="00DE6131">
        <w:rPr>
          <w:rFonts w:hint="cs"/>
          <w:rtl/>
        </w:rPr>
        <w:t>موضوعاتها</w:t>
      </w:r>
      <w:r w:rsidR="00147C99" w:rsidRPr="00DE6131">
        <w:rPr>
          <w:rFonts w:hint="cs"/>
          <w:rtl/>
        </w:rPr>
        <w:t xml:space="preserve"> وتباين </w:t>
      </w:r>
      <w:r w:rsidR="0027649F" w:rsidRPr="00DE6131">
        <w:rPr>
          <w:rFonts w:hint="cs"/>
          <w:rtl/>
        </w:rPr>
        <w:t>صوره</w:t>
      </w:r>
      <w:r w:rsidR="00147C99" w:rsidRPr="00DE6131">
        <w:rPr>
          <w:rFonts w:hint="cs"/>
          <w:rtl/>
        </w:rPr>
        <w:t xml:space="preserve"> و</w:t>
      </w:r>
      <w:r w:rsidR="0027649F" w:rsidRPr="00DE6131">
        <w:rPr>
          <w:rFonts w:hint="cs"/>
          <w:rtl/>
        </w:rPr>
        <w:t>ال</w:t>
      </w:r>
      <w:r w:rsidR="00147C99" w:rsidRPr="00DE6131">
        <w:rPr>
          <w:rFonts w:hint="cs"/>
          <w:rtl/>
        </w:rPr>
        <w:t>طرق</w:t>
      </w:r>
      <w:r w:rsidR="0027649F" w:rsidRPr="00DE6131">
        <w:rPr>
          <w:rFonts w:hint="cs"/>
          <w:rtl/>
        </w:rPr>
        <w:t xml:space="preserve"> المعتمدة </w:t>
      </w:r>
      <w:r w:rsidR="00147C99" w:rsidRPr="00DE6131">
        <w:rPr>
          <w:rFonts w:hint="cs"/>
          <w:rtl/>
        </w:rPr>
        <w:t xml:space="preserve"> </w:t>
      </w:r>
      <w:r w:rsidR="0027649F" w:rsidRPr="00DE6131">
        <w:rPr>
          <w:rFonts w:hint="cs"/>
          <w:rtl/>
        </w:rPr>
        <w:t xml:space="preserve">في </w:t>
      </w:r>
      <w:r w:rsidR="00601D18">
        <w:rPr>
          <w:rFonts w:hint="cs"/>
          <w:rtl/>
        </w:rPr>
        <w:t>إ</w:t>
      </w:r>
      <w:r w:rsidR="00147C99" w:rsidRPr="00DE6131">
        <w:rPr>
          <w:rFonts w:hint="cs"/>
          <w:rtl/>
        </w:rPr>
        <w:t>دارته</w:t>
      </w:r>
      <w:r w:rsidR="00601D18">
        <w:rPr>
          <w:rFonts w:hint="cs"/>
          <w:rtl/>
        </w:rPr>
        <w:t>ا</w:t>
      </w:r>
      <w:r w:rsidR="00147C99" w:rsidRPr="00DE6131">
        <w:rPr>
          <w:rFonts w:hint="cs"/>
          <w:rtl/>
        </w:rPr>
        <w:t xml:space="preserve"> </w:t>
      </w:r>
      <w:r w:rsidR="0027649F" w:rsidRPr="00DE6131">
        <w:rPr>
          <w:rFonts w:hint="cs"/>
          <w:rtl/>
        </w:rPr>
        <w:t xml:space="preserve">هو الوصول الى </w:t>
      </w:r>
      <w:r w:rsidR="00601D18">
        <w:rPr>
          <w:rFonts w:hint="cs"/>
          <w:rtl/>
        </w:rPr>
        <w:t>إ</w:t>
      </w:r>
      <w:r w:rsidR="00147C99" w:rsidRPr="00DE6131">
        <w:rPr>
          <w:rFonts w:hint="cs"/>
          <w:rtl/>
        </w:rPr>
        <w:t xml:space="preserve">شباع الحاجات العامة </w:t>
      </w:r>
      <w:r w:rsidR="00287371" w:rsidRPr="00DE6131">
        <w:rPr>
          <w:rFonts w:hint="cs"/>
          <w:rtl/>
        </w:rPr>
        <w:t>للأفراد</w:t>
      </w:r>
      <w:r w:rsidR="0027649F" w:rsidRPr="00DE6131">
        <w:rPr>
          <w:rFonts w:hint="cs"/>
          <w:rtl/>
        </w:rPr>
        <w:t xml:space="preserve"> والجماعات من خلا تحسين جودة</w:t>
      </w:r>
      <w:r w:rsidR="00147C99" w:rsidRPr="00DE6131">
        <w:rPr>
          <w:rFonts w:hint="cs"/>
          <w:rtl/>
        </w:rPr>
        <w:t xml:space="preserve"> </w:t>
      </w:r>
      <w:r w:rsidR="007A7829" w:rsidRPr="00DE6131">
        <w:rPr>
          <w:rFonts w:hint="cs"/>
          <w:rtl/>
        </w:rPr>
        <w:t xml:space="preserve">الخدمات العامة </w:t>
      </w:r>
      <w:r w:rsidR="0027649F" w:rsidRPr="00DE6131">
        <w:rPr>
          <w:rFonts w:hint="cs"/>
          <w:rtl/>
        </w:rPr>
        <w:t xml:space="preserve">المقدمة </w:t>
      </w:r>
      <w:r w:rsidR="00287371" w:rsidRPr="00DE6131">
        <w:rPr>
          <w:rFonts w:hint="cs"/>
          <w:rtl/>
        </w:rPr>
        <w:t>لجمهور المنتفعي</w:t>
      </w:r>
      <w:r w:rsidR="00287371" w:rsidRPr="00DE6131">
        <w:rPr>
          <w:rtl/>
        </w:rPr>
        <w:t>ن</w:t>
      </w:r>
      <w:r w:rsidR="0027649F" w:rsidRPr="00DE6131">
        <w:rPr>
          <w:rFonts w:hint="cs"/>
          <w:rtl/>
        </w:rPr>
        <w:t>،</w:t>
      </w:r>
      <w:r w:rsidR="00BE0D5A" w:rsidRPr="00DE6131">
        <w:rPr>
          <w:rFonts w:hint="cs"/>
          <w:rtl/>
        </w:rPr>
        <w:t xml:space="preserve"> فكان </w:t>
      </w:r>
      <w:r w:rsidR="0027649F" w:rsidRPr="00DE6131">
        <w:rPr>
          <w:rFonts w:hint="cs"/>
          <w:rtl/>
        </w:rPr>
        <w:t xml:space="preserve">من </w:t>
      </w:r>
      <w:r w:rsidR="00287371" w:rsidRPr="00DE6131">
        <w:rPr>
          <w:rFonts w:hint="cs"/>
          <w:rtl/>
        </w:rPr>
        <w:t>أبرز مها</w:t>
      </w:r>
      <w:r w:rsidR="00287371" w:rsidRPr="00DE6131">
        <w:rPr>
          <w:rtl/>
        </w:rPr>
        <w:t>م</w:t>
      </w:r>
      <w:r w:rsidR="0027649F" w:rsidRPr="00DE6131">
        <w:rPr>
          <w:rFonts w:hint="cs"/>
          <w:rtl/>
        </w:rPr>
        <w:t xml:space="preserve"> هذه المرافق ضمان الكيفية المثلى </w:t>
      </w:r>
      <w:r w:rsidR="00287371" w:rsidRPr="00DE6131">
        <w:rPr>
          <w:rFonts w:hint="cs"/>
          <w:rtl/>
        </w:rPr>
        <w:t>لإرضاء</w:t>
      </w:r>
      <w:r w:rsidR="0027649F" w:rsidRPr="00DE6131">
        <w:rPr>
          <w:rFonts w:hint="cs"/>
          <w:rtl/>
        </w:rPr>
        <w:t xml:space="preserve"> مستخدميها وإتاحة الخدمة العمومية للجميع دون تمييز </w:t>
      </w:r>
      <w:r w:rsidR="00963430" w:rsidRPr="00DE6131">
        <w:rPr>
          <w:rFonts w:hint="cs"/>
          <w:rtl/>
        </w:rPr>
        <w:t>و</w:t>
      </w:r>
      <w:r w:rsidR="0027649F" w:rsidRPr="00DE6131">
        <w:rPr>
          <w:rFonts w:hint="cs"/>
          <w:rtl/>
        </w:rPr>
        <w:t xml:space="preserve">بشكل دائم </w:t>
      </w:r>
      <w:r w:rsidR="00963430" w:rsidRPr="00DE6131">
        <w:rPr>
          <w:rFonts w:hint="cs"/>
          <w:rtl/>
        </w:rPr>
        <w:t>و</w:t>
      </w:r>
      <w:r w:rsidR="0096520C">
        <w:rPr>
          <w:rFonts w:hint="cs"/>
          <w:rtl/>
        </w:rPr>
        <w:t>منتظم</w:t>
      </w:r>
      <w:r w:rsidR="00963430" w:rsidRPr="00DE6131">
        <w:rPr>
          <w:rFonts w:hint="cs"/>
          <w:rtl/>
        </w:rPr>
        <w:t xml:space="preserve">، ومن هذا المنطلق </w:t>
      </w:r>
      <w:r w:rsidR="00BE0D5A" w:rsidRPr="00DE6131">
        <w:rPr>
          <w:rFonts w:hint="cs"/>
          <w:rtl/>
        </w:rPr>
        <w:t xml:space="preserve">يتوجب على </w:t>
      </w:r>
      <w:r w:rsidR="00963430" w:rsidRPr="00DE6131">
        <w:rPr>
          <w:rFonts w:hint="cs"/>
          <w:rtl/>
        </w:rPr>
        <w:t xml:space="preserve"> الجهة القائمة على المرفق العام أ</w:t>
      </w:r>
      <w:r w:rsidR="00BE0D5A" w:rsidRPr="00DE6131">
        <w:rPr>
          <w:rFonts w:hint="cs"/>
          <w:rtl/>
        </w:rPr>
        <w:t>ن تهتم بضرورة سير المرافق العامة واستمراريتها في تقديم الخدمة</w:t>
      </w:r>
      <w:r w:rsidR="00601D18">
        <w:rPr>
          <w:rFonts w:hint="cs"/>
          <w:rtl/>
        </w:rPr>
        <w:t>،</w:t>
      </w:r>
      <w:r w:rsidR="00BE0D5A" w:rsidRPr="00DE6131">
        <w:rPr>
          <w:rFonts w:hint="cs"/>
          <w:rtl/>
        </w:rPr>
        <w:t xml:space="preserve"> </w:t>
      </w:r>
      <w:r w:rsidR="00963430" w:rsidRPr="00DE6131">
        <w:rPr>
          <w:rFonts w:hint="cs"/>
          <w:rtl/>
        </w:rPr>
        <w:t>بغض النظر عن</w:t>
      </w:r>
      <w:r w:rsidR="00BE0D5A" w:rsidRPr="00DE6131">
        <w:rPr>
          <w:rFonts w:hint="cs"/>
          <w:rtl/>
        </w:rPr>
        <w:t xml:space="preserve"> طرق إدارة </w:t>
      </w:r>
      <w:r w:rsidR="00963430" w:rsidRPr="00DE6131">
        <w:rPr>
          <w:rFonts w:hint="cs"/>
          <w:rtl/>
        </w:rPr>
        <w:t xml:space="preserve">واستغلال </w:t>
      </w:r>
      <w:r w:rsidR="00BE0D5A" w:rsidRPr="00DE6131">
        <w:rPr>
          <w:rFonts w:hint="cs"/>
          <w:rtl/>
        </w:rPr>
        <w:t>المرفق</w:t>
      </w:r>
      <w:r w:rsidR="00963430" w:rsidRPr="00DE6131">
        <w:rPr>
          <w:rFonts w:hint="cs"/>
          <w:rtl/>
        </w:rPr>
        <w:t xml:space="preserve"> العام </w:t>
      </w:r>
      <w:r w:rsidR="00BE0D5A" w:rsidRPr="00DE6131">
        <w:rPr>
          <w:rFonts w:hint="cs"/>
          <w:rtl/>
        </w:rPr>
        <w:t xml:space="preserve">سواء كانت بطريقة </w:t>
      </w:r>
      <w:r w:rsidR="00963430" w:rsidRPr="00DE6131">
        <w:rPr>
          <w:rFonts w:hint="cs"/>
          <w:rtl/>
        </w:rPr>
        <w:t>التسيير</w:t>
      </w:r>
      <w:r w:rsidR="00BE0D5A" w:rsidRPr="00DE6131">
        <w:rPr>
          <w:rFonts w:hint="cs"/>
          <w:rtl/>
        </w:rPr>
        <w:t xml:space="preserve"> </w:t>
      </w:r>
      <w:r w:rsidR="00287371" w:rsidRPr="00DE6131">
        <w:rPr>
          <w:rFonts w:hint="cs"/>
          <w:rtl/>
        </w:rPr>
        <w:t>المباشر</w:t>
      </w:r>
      <w:r w:rsidR="00C87F81" w:rsidRPr="00DE6131">
        <w:rPr>
          <w:rFonts w:hint="cs"/>
          <w:rtl/>
        </w:rPr>
        <w:t xml:space="preserve"> </w:t>
      </w:r>
      <w:r w:rsidR="00287371" w:rsidRPr="00DE6131">
        <w:rPr>
          <w:rFonts w:hint="cs"/>
          <w:rtl/>
        </w:rPr>
        <w:t>وإتباع</w:t>
      </w:r>
      <w:r w:rsidR="00C87F81" w:rsidRPr="00DE6131">
        <w:rPr>
          <w:rFonts w:hint="cs"/>
          <w:rtl/>
        </w:rPr>
        <w:t xml:space="preserve"> </w:t>
      </w:r>
      <w:r w:rsidR="00963430" w:rsidRPr="00DE6131">
        <w:rPr>
          <w:rFonts w:hint="cs"/>
          <w:rtl/>
        </w:rPr>
        <w:t>ال</w:t>
      </w:r>
      <w:r w:rsidR="00C87F81" w:rsidRPr="00DE6131">
        <w:rPr>
          <w:rFonts w:hint="cs"/>
          <w:rtl/>
        </w:rPr>
        <w:t xml:space="preserve">طرق </w:t>
      </w:r>
      <w:r w:rsidR="00963430" w:rsidRPr="00DE6131">
        <w:rPr>
          <w:rFonts w:hint="cs"/>
          <w:rtl/>
        </w:rPr>
        <w:t>التي فرضتها عملية التحرر الاقتصادي من خلال</w:t>
      </w:r>
      <w:r w:rsidR="00C87F81" w:rsidRPr="00DE6131">
        <w:rPr>
          <w:rFonts w:hint="cs"/>
          <w:rtl/>
        </w:rPr>
        <w:t xml:space="preserve"> </w:t>
      </w:r>
      <w:r w:rsidR="000210EC">
        <w:rPr>
          <w:rFonts w:hint="cs"/>
          <w:rtl/>
        </w:rPr>
        <w:t>إ</w:t>
      </w:r>
      <w:r w:rsidR="00C87F81" w:rsidRPr="00DE6131">
        <w:rPr>
          <w:rFonts w:hint="cs"/>
          <w:rtl/>
        </w:rPr>
        <w:t xml:space="preserve">شراك </w:t>
      </w:r>
      <w:r w:rsidR="00963430" w:rsidRPr="00DE6131">
        <w:rPr>
          <w:rFonts w:hint="cs"/>
          <w:rtl/>
        </w:rPr>
        <w:t>الغير</w:t>
      </w:r>
      <w:r w:rsidR="00C87F81" w:rsidRPr="00DE6131">
        <w:rPr>
          <w:rFonts w:hint="cs"/>
          <w:rtl/>
        </w:rPr>
        <w:t xml:space="preserve"> في إدارة هذا المرفق العام</w:t>
      </w:r>
      <w:r w:rsidR="001A6583" w:rsidRPr="00DE6131">
        <w:rPr>
          <w:rStyle w:val="Appelnotedebasdep"/>
          <w:color w:val="000000" w:themeColor="text1"/>
          <w:rtl/>
        </w:rPr>
        <w:footnoteReference w:id="162"/>
      </w:r>
      <w:r w:rsidR="00963430" w:rsidRPr="00DE6131">
        <w:rPr>
          <w:rFonts w:hint="cs"/>
          <w:rtl/>
        </w:rPr>
        <w:t>، غير أن الجهة الإدارية</w:t>
      </w:r>
      <w:r w:rsidR="00516DD8" w:rsidRPr="00DE6131">
        <w:rPr>
          <w:rFonts w:hint="cs"/>
          <w:rtl/>
        </w:rPr>
        <w:t xml:space="preserve"> العامة باعتبارها المسؤول عن إدارة وتنظيم المرافق العامة تبقى كذلك هي المسؤولة عن السير الحسن لمرا</w:t>
      </w:r>
      <w:r w:rsidR="000210EC">
        <w:rPr>
          <w:rFonts w:hint="cs"/>
          <w:rtl/>
        </w:rPr>
        <w:t>فقها العامة حتى في حالة التسيير</w:t>
      </w:r>
      <w:r w:rsidR="00516DD8" w:rsidRPr="00DE6131">
        <w:rPr>
          <w:rFonts w:hint="cs"/>
          <w:rtl/>
        </w:rPr>
        <w:t>غير</w:t>
      </w:r>
      <w:r w:rsidR="00287371" w:rsidRPr="00DE6131">
        <w:rPr>
          <w:rFonts w:hint="cs"/>
          <w:rtl/>
        </w:rPr>
        <w:t>المباشر له</w:t>
      </w:r>
      <w:r w:rsidR="00287371" w:rsidRPr="00DE6131">
        <w:rPr>
          <w:rtl/>
        </w:rPr>
        <w:t>ا</w:t>
      </w:r>
      <w:r w:rsidR="00516DD8" w:rsidRPr="00DE6131">
        <w:rPr>
          <w:rFonts w:hint="cs"/>
          <w:rtl/>
        </w:rPr>
        <w:t>.</w:t>
      </w:r>
    </w:p>
    <w:p w14:paraId="2ED38CB0" w14:textId="32D0B13C" w:rsidR="00321C12" w:rsidRPr="00DE6131" w:rsidRDefault="00516DD8" w:rsidP="001B4F5A">
      <w:pPr>
        <w:rPr>
          <w:rtl/>
        </w:rPr>
      </w:pPr>
      <w:r w:rsidRPr="00DE6131">
        <w:rPr>
          <w:rFonts w:hint="cs"/>
          <w:rtl/>
        </w:rPr>
        <w:t xml:space="preserve">وبذلك ينبغي </w:t>
      </w:r>
      <w:r w:rsidR="0077019E" w:rsidRPr="00DE6131">
        <w:rPr>
          <w:rFonts w:hint="cs"/>
          <w:rtl/>
        </w:rPr>
        <w:t xml:space="preserve"> التنويه </w:t>
      </w:r>
      <w:r w:rsidRPr="00DE6131">
        <w:rPr>
          <w:rFonts w:hint="cs"/>
          <w:rtl/>
        </w:rPr>
        <w:t>الى</w:t>
      </w:r>
      <w:r w:rsidR="000210EC">
        <w:rPr>
          <w:rFonts w:hint="cs"/>
          <w:rtl/>
        </w:rPr>
        <w:t xml:space="preserve"> أ</w:t>
      </w:r>
      <w:r w:rsidR="0077019E" w:rsidRPr="00DE6131">
        <w:rPr>
          <w:rFonts w:hint="cs"/>
          <w:rtl/>
        </w:rPr>
        <w:t xml:space="preserve">ن سلطة الإدارة في الرقابة تمتد </w:t>
      </w:r>
      <w:r w:rsidRPr="00DE6131">
        <w:rPr>
          <w:rFonts w:hint="cs"/>
          <w:rtl/>
        </w:rPr>
        <w:t xml:space="preserve">الى المراحل التي تسبق </w:t>
      </w:r>
      <w:r w:rsidR="0077019E" w:rsidRPr="00DE6131">
        <w:rPr>
          <w:rFonts w:hint="cs"/>
          <w:rtl/>
        </w:rPr>
        <w:t xml:space="preserve"> تنفيذ </w:t>
      </w:r>
      <w:r w:rsidRPr="00DE6131">
        <w:rPr>
          <w:rFonts w:hint="cs"/>
          <w:rtl/>
        </w:rPr>
        <w:t>ال</w:t>
      </w:r>
      <w:r w:rsidR="0077019E" w:rsidRPr="00DE6131">
        <w:rPr>
          <w:rFonts w:hint="cs"/>
          <w:rtl/>
        </w:rPr>
        <w:t xml:space="preserve">عقد وهي الرقابة </w:t>
      </w:r>
      <w:r w:rsidRPr="00DE6131">
        <w:rPr>
          <w:rFonts w:hint="cs"/>
          <w:rtl/>
        </w:rPr>
        <w:t>التي تكون في</w:t>
      </w:r>
      <w:r w:rsidR="0077019E" w:rsidRPr="00DE6131">
        <w:rPr>
          <w:rFonts w:hint="cs"/>
          <w:rtl/>
        </w:rPr>
        <w:t xml:space="preserve"> مرحلة اختيار المتعاقد</w:t>
      </w:r>
      <w:r w:rsidRPr="00DE6131">
        <w:rPr>
          <w:rFonts w:hint="cs"/>
          <w:rtl/>
        </w:rPr>
        <w:t xml:space="preserve"> مع الإدارة،</w:t>
      </w:r>
      <w:r w:rsidR="0077019E" w:rsidRPr="00DE6131">
        <w:rPr>
          <w:rFonts w:hint="cs"/>
          <w:rtl/>
        </w:rPr>
        <w:t xml:space="preserve"> وهاتان </w:t>
      </w:r>
      <w:r w:rsidR="000210EC">
        <w:rPr>
          <w:rFonts w:hint="cs"/>
          <w:rtl/>
        </w:rPr>
        <w:t>الرقابتان تختلفان عن بعضهما اذ أ</w:t>
      </w:r>
      <w:r w:rsidR="00A07CD9">
        <w:rPr>
          <w:rFonts w:hint="cs"/>
          <w:rtl/>
        </w:rPr>
        <w:t>ن لكل مرحلة خص</w:t>
      </w:r>
      <w:r w:rsidR="000210EC">
        <w:rPr>
          <w:rFonts w:hint="cs"/>
          <w:rtl/>
        </w:rPr>
        <w:t>و</w:t>
      </w:r>
      <w:r w:rsidR="00A07CD9">
        <w:rPr>
          <w:rFonts w:hint="cs"/>
          <w:rtl/>
        </w:rPr>
        <w:t>ص</w:t>
      </w:r>
      <w:r w:rsidR="0077019E" w:rsidRPr="00DE6131">
        <w:rPr>
          <w:rFonts w:hint="cs"/>
          <w:rtl/>
        </w:rPr>
        <w:t>يتها</w:t>
      </w:r>
      <w:r w:rsidRPr="00DE6131">
        <w:rPr>
          <w:rFonts w:hint="cs"/>
          <w:rtl/>
        </w:rPr>
        <w:t xml:space="preserve">، </w:t>
      </w:r>
      <w:r w:rsidR="0077019E" w:rsidRPr="00DE6131">
        <w:rPr>
          <w:rFonts w:hint="cs"/>
          <w:rtl/>
        </w:rPr>
        <w:t>وقد تكون</w:t>
      </w:r>
      <w:r w:rsidRPr="00DE6131">
        <w:rPr>
          <w:rFonts w:hint="cs"/>
          <w:rtl/>
        </w:rPr>
        <w:t xml:space="preserve"> ممارسة </w:t>
      </w:r>
      <w:r w:rsidR="0077019E" w:rsidRPr="00DE6131">
        <w:rPr>
          <w:rFonts w:hint="cs"/>
          <w:rtl/>
        </w:rPr>
        <w:t xml:space="preserve"> الرقابة </w:t>
      </w:r>
      <w:r w:rsidRPr="00DE6131">
        <w:rPr>
          <w:rFonts w:hint="cs"/>
          <w:rtl/>
        </w:rPr>
        <w:t>أثناء</w:t>
      </w:r>
      <w:r w:rsidR="0077019E" w:rsidRPr="00DE6131">
        <w:rPr>
          <w:rFonts w:hint="cs"/>
          <w:rtl/>
        </w:rPr>
        <w:t xml:space="preserve"> مرحلة الابرام واختيار </w:t>
      </w:r>
      <w:r w:rsidRPr="00DE6131">
        <w:rPr>
          <w:rFonts w:hint="cs"/>
          <w:rtl/>
        </w:rPr>
        <w:t>المتعاقد</w:t>
      </w:r>
      <w:r w:rsidR="0077019E" w:rsidRPr="00DE6131">
        <w:rPr>
          <w:rFonts w:hint="cs"/>
          <w:rtl/>
        </w:rPr>
        <w:t xml:space="preserve"> الخاص من خلال عدة هيئات</w:t>
      </w:r>
      <w:r w:rsidRPr="00DE6131">
        <w:rPr>
          <w:rFonts w:hint="cs"/>
          <w:rtl/>
        </w:rPr>
        <w:t xml:space="preserve"> ولجان معدة لهذا الغرض</w:t>
      </w:r>
      <w:r w:rsidR="0077019E" w:rsidRPr="00DE6131">
        <w:rPr>
          <w:rFonts w:hint="cs"/>
          <w:rtl/>
        </w:rPr>
        <w:t xml:space="preserve"> وفي عدة مراحل</w:t>
      </w:r>
      <w:r w:rsidR="00A07CD9">
        <w:rPr>
          <w:rFonts w:hint="cs"/>
          <w:rtl/>
        </w:rPr>
        <w:t>،</w:t>
      </w:r>
      <w:r w:rsidR="0077019E" w:rsidRPr="00DE6131">
        <w:rPr>
          <w:rFonts w:hint="cs"/>
          <w:rtl/>
        </w:rPr>
        <w:t xml:space="preserve"> وذلك لضمان حسن ابرام العقد وتحقيق </w:t>
      </w:r>
      <w:r w:rsidRPr="00DE6131">
        <w:rPr>
          <w:rFonts w:hint="cs"/>
          <w:rtl/>
        </w:rPr>
        <w:t>ال</w:t>
      </w:r>
      <w:r w:rsidR="0077019E" w:rsidRPr="00DE6131">
        <w:rPr>
          <w:rFonts w:hint="cs"/>
          <w:rtl/>
        </w:rPr>
        <w:t xml:space="preserve">اهداف العامة </w:t>
      </w:r>
      <w:r w:rsidRPr="00DE6131">
        <w:rPr>
          <w:rFonts w:hint="cs"/>
          <w:rtl/>
        </w:rPr>
        <w:t xml:space="preserve">المرجوة منه، وكذا </w:t>
      </w:r>
      <w:r w:rsidR="0077019E" w:rsidRPr="00DE6131">
        <w:rPr>
          <w:rFonts w:hint="cs"/>
          <w:rtl/>
        </w:rPr>
        <w:t xml:space="preserve">مطابقة النصوص القانونية </w:t>
      </w:r>
      <w:r w:rsidRPr="00DE6131">
        <w:rPr>
          <w:rFonts w:hint="cs"/>
          <w:rtl/>
        </w:rPr>
        <w:t xml:space="preserve"> المنصوص عليها </w:t>
      </w:r>
      <w:r w:rsidR="0077019E" w:rsidRPr="00DE6131">
        <w:rPr>
          <w:rFonts w:hint="cs"/>
          <w:rtl/>
        </w:rPr>
        <w:t xml:space="preserve">وفقا </w:t>
      </w:r>
      <w:r w:rsidRPr="00DE6131">
        <w:rPr>
          <w:rFonts w:hint="cs"/>
          <w:rtl/>
        </w:rPr>
        <w:t xml:space="preserve">للشكل الذي يؤدي الى </w:t>
      </w:r>
      <w:r w:rsidR="0077019E" w:rsidRPr="00DE6131">
        <w:rPr>
          <w:rFonts w:hint="cs"/>
          <w:rtl/>
        </w:rPr>
        <w:t xml:space="preserve">حماية المال العام والرقابة </w:t>
      </w:r>
      <w:r w:rsidR="009A0398" w:rsidRPr="00DE6131">
        <w:rPr>
          <w:rFonts w:hint="cs"/>
          <w:rtl/>
        </w:rPr>
        <w:t xml:space="preserve">يمكن أن </w:t>
      </w:r>
      <w:r w:rsidR="0077019E" w:rsidRPr="00DE6131">
        <w:rPr>
          <w:rFonts w:hint="cs"/>
          <w:rtl/>
        </w:rPr>
        <w:t xml:space="preserve"> تكون داخلية </w:t>
      </w:r>
      <w:r w:rsidR="009A0398" w:rsidRPr="00DE6131">
        <w:rPr>
          <w:rFonts w:hint="cs"/>
          <w:rtl/>
        </w:rPr>
        <w:t xml:space="preserve">ذاتية </w:t>
      </w:r>
      <w:r w:rsidR="00A07CD9">
        <w:rPr>
          <w:rFonts w:hint="cs"/>
          <w:rtl/>
        </w:rPr>
        <w:t>أي أ</w:t>
      </w:r>
      <w:r w:rsidR="0077019E" w:rsidRPr="00DE6131">
        <w:rPr>
          <w:rFonts w:hint="cs"/>
          <w:rtl/>
        </w:rPr>
        <w:t xml:space="preserve">نها </w:t>
      </w:r>
      <w:r w:rsidR="009A0398" w:rsidRPr="00DE6131">
        <w:rPr>
          <w:rFonts w:hint="cs"/>
          <w:rtl/>
        </w:rPr>
        <w:t>تمارس</w:t>
      </w:r>
      <w:r w:rsidR="0077019E" w:rsidRPr="00DE6131">
        <w:rPr>
          <w:rFonts w:hint="cs"/>
          <w:rtl/>
        </w:rPr>
        <w:t xml:space="preserve"> داخل </w:t>
      </w:r>
      <w:r w:rsidR="009A0398" w:rsidRPr="00DE6131">
        <w:rPr>
          <w:rFonts w:hint="cs"/>
          <w:rtl/>
        </w:rPr>
        <w:t>الهيئة</w:t>
      </w:r>
      <w:r w:rsidR="0077019E" w:rsidRPr="00DE6131">
        <w:rPr>
          <w:rFonts w:hint="cs"/>
          <w:rtl/>
        </w:rPr>
        <w:t xml:space="preserve"> </w:t>
      </w:r>
      <w:r w:rsidR="009A0398" w:rsidRPr="00DE6131">
        <w:rPr>
          <w:rFonts w:hint="cs"/>
          <w:rtl/>
        </w:rPr>
        <w:t>نفسها</w:t>
      </w:r>
      <w:r w:rsidR="0077019E" w:rsidRPr="00DE6131">
        <w:rPr>
          <w:rFonts w:hint="cs"/>
          <w:rtl/>
        </w:rPr>
        <w:t xml:space="preserve"> </w:t>
      </w:r>
      <w:r w:rsidR="009A0398" w:rsidRPr="00DE6131">
        <w:rPr>
          <w:rFonts w:hint="cs"/>
          <w:rtl/>
        </w:rPr>
        <w:t>والتي تحدث عدة</w:t>
      </w:r>
      <w:r w:rsidR="0077019E" w:rsidRPr="00DE6131">
        <w:rPr>
          <w:rFonts w:hint="cs"/>
          <w:rtl/>
        </w:rPr>
        <w:t xml:space="preserve"> هيئات مثل لجنة فتح العطاءات وتقييم العروض وقد تكون الرقابة خارجية أي تمارس من خارج الوحدة الإدارية</w:t>
      </w:r>
      <w:r w:rsidR="004C15A7" w:rsidRPr="00DE6131">
        <w:rPr>
          <w:rStyle w:val="Appelnotedebasdep"/>
          <w:color w:val="000000" w:themeColor="text1"/>
          <w:rtl/>
        </w:rPr>
        <w:footnoteReference w:id="163"/>
      </w:r>
      <w:r w:rsidR="00A07CD9">
        <w:rPr>
          <w:rFonts w:hint="cs"/>
          <w:rtl/>
        </w:rPr>
        <w:t xml:space="preserve">.فبالنظر الى </w:t>
      </w:r>
      <w:r w:rsidR="00CC2B7A" w:rsidRPr="00DE6131">
        <w:rPr>
          <w:rFonts w:hint="cs"/>
          <w:rtl/>
        </w:rPr>
        <w:t xml:space="preserve">أهمية </w:t>
      </w:r>
      <w:r w:rsidR="009A0398" w:rsidRPr="00DE6131">
        <w:rPr>
          <w:rFonts w:hint="cs"/>
          <w:rtl/>
        </w:rPr>
        <w:t xml:space="preserve">هذه </w:t>
      </w:r>
      <w:r w:rsidR="00CC2B7A" w:rsidRPr="00DE6131">
        <w:rPr>
          <w:rFonts w:hint="cs"/>
          <w:rtl/>
        </w:rPr>
        <w:t xml:space="preserve">العقود الإدارية </w:t>
      </w:r>
      <w:r w:rsidR="009A0398" w:rsidRPr="00DE6131">
        <w:rPr>
          <w:rFonts w:hint="cs"/>
          <w:rtl/>
        </w:rPr>
        <w:t xml:space="preserve">خاصة من ناحية </w:t>
      </w:r>
      <w:r w:rsidR="00CC2B7A" w:rsidRPr="00DE6131">
        <w:rPr>
          <w:rFonts w:hint="cs"/>
          <w:rtl/>
        </w:rPr>
        <w:t xml:space="preserve"> الجوانب الاقتصادية </w:t>
      </w:r>
      <w:r w:rsidR="00D81D9F" w:rsidRPr="00DE6131">
        <w:rPr>
          <w:rFonts w:hint="cs"/>
          <w:rtl/>
        </w:rPr>
        <w:t>والاجتماعية</w:t>
      </w:r>
      <w:r w:rsidR="009A0398" w:rsidRPr="00DE6131">
        <w:rPr>
          <w:rFonts w:hint="cs"/>
          <w:rtl/>
        </w:rPr>
        <w:t xml:space="preserve">، </w:t>
      </w:r>
      <w:r w:rsidR="00D81D9F" w:rsidRPr="00DE6131">
        <w:rPr>
          <w:rFonts w:hint="cs"/>
          <w:rtl/>
        </w:rPr>
        <w:t>فقد</w:t>
      </w:r>
      <w:r w:rsidR="00CC2B7A" w:rsidRPr="00DE6131">
        <w:rPr>
          <w:rFonts w:hint="cs"/>
          <w:rtl/>
        </w:rPr>
        <w:t xml:space="preserve"> </w:t>
      </w:r>
      <w:r w:rsidR="00A07CD9">
        <w:rPr>
          <w:rFonts w:hint="cs"/>
          <w:rtl/>
        </w:rPr>
        <w:t>أ</w:t>
      </w:r>
      <w:r w:rsidR="009A0398" w:rsidRPr="00DE6131">
        <w:rPr>
          <w:rFonts w:hint="cs"/>
          <w:rtl/>
        </w:rPr>
        <w:t>حاطها</w:t>
      </w:r>
      <w:r w:rsidR="00CC2B7A" w:rsidRPr="00DE6131">
        <w:rPr>
          <w:rFonts w:hint="cs"/>
          <w:rtl/>
        </w:rPr>
        <w:t xml:space="preserve"> المشرع </w:t>
      </w:r>
      <w:r w:rsidR="009A0398" w:rsidRPr="00DE6131">
        <w:rPr>
          <w:rFonts w:hint="cs"/>
          <w:rtl/>
        </w:rPr>
        <w:t xml:space="preserve"> بالعديد من الضوابط أثناء </w:t>
      </w:r>
      <w:r w:rsidR="00CC2B7A" w:rsidRPr="00DE6131">
        <w:rPr>
          <w:rFonts w:hint="cs"/>
          <w:rtl/>
        </w:rPr>
        <w:t>عملية ابرامها</w:t>
      </w:r>
      <w:r w:rsidR="000E72F4" w:rsidRPr="00DE6131">
        <w:rPr>
          <w:rFonts w:hint="cs"/>
          <w:rtl/>
        </w:rPr>
        <w:t xml:space="preserve"> </w:t>
      </w:r>
      <w:r w:rsidR="009A0398" w:rsidRPr="00DE6131">
        <w:rPr>
          <w:rFonts w:hint="cs"/>
          <w:rtl/>
        </w:rPr>
        <w:t xml:space="preserve">بهدف </w:t>
      </w:r>
      <w:r w:rsidR="000E72F4" w:rsidRPr="00DE6131">
        <w:rPr>
          <w:rFonts w:hint="cs"/>
          <w:rtl/>
        </w:rPr>
        <w:t xml:space="preserve">حماية المال العام </w:t>
      </w:r>
      <w:r w:rsidR="009A0398" w:rsidRPr="00DE6131">
        <w:rPr>
          <w:rFonts w:hint="cs"/>
          <w:rtl/>
        </w:rPr>
        <w:t>من جهة</w:t>
      </w:r>
      <w:r w:rsidR="000E72F4" w:rsidRPr="00DE6131">
        <w:rPr>
          <w:rFonts w:hint="cs"/>
          <w:rtl/>
        </w:rPr>
        <w:t xml:space="preserve"> وإتاحة </w:t>
      </w:r>
      <w:r w:rsidR="00A07CD9">
        <w:rPr>
          <w:rFonts w:hint="cs"/>
          <w:rtl/>
        </w:rPr>
        <w:t>أ</w:t>
      </w:r>
      <w:r w:rsidR="006A2231">
        <w:rPr>
          <w:rFonts w:hint="cs"/>
          <w:rtl/>
        </w:rPr>
        <w:t>فضل الآ</w:t>
      </w:r>
      <w:r w:rsidR="009A0398" w:rsidRPr="00DE6131">
        <w:rPr>
          <w:rFonts w:hint="cs"/>
          <w:rtl/>
        </w:rPr>
        <w:t xml:space="preserve">ليات للجهة الإدارية العامة </w:t>
      </w:r>
      <w:r w:rsidR="000E72F4" w:rsidRPr="00DE6131">
        <w:rPr>
          <w:rFonts w:hint="cs"/>
          <w:rtl/>
        </w:rPr>
        <w:t>لاختيار</w:t>
      </w:r>
      <w:r w:rsidR="00D81D9F" w:rsidRPr="00DE6131">
        <w:rPr>
          <w:rFonts w:hint="cs"/>
          <w:rtl/>
        </w:rPr>
        <w:t>أفضل</w:t>
      </w:r>
      <w:r w:rsidR="000E72F4" w:rsidRPr="00DE6131">
        <w:rPr>
          <w:rFonts w:hint="cs"/>
          <w:rtl/>
        </w:rPr>
        <w:t xml:space="preserve"> </w:t>
      </w:r>
      <w:r w:rsidR="009A0398" w:rsidRPr="00DE6131">
        <w:rPr>
          <w:rFonts w:hint="cs"/>
          <w:rtl/>
        </w:rPr>
        <w:t>المتعهدين</w:t>
      </w:r>
      <w:r w:rsidR="000E72F4" w:rsidRPr="00DE6131">
        <w:rPr>
          <w:rFonts w:hint="cs"/>
          <w:rtl/>
        </w:rPr>
        <w:t xml:space="preserve"> للتعاقد معها</w:t>
      </w:r>
      <w:r w:rsidR="00C27E26" w:rsidRPr="00DE6131">
        <w:rPr>
          <w:rStyle w:val="Appelnotedebasdep"/>
          <w:color w:val="000000" w:themeColor="text1"/>
          <w:rtl/>
        </w:rPr>
        <w:footnoteReference w:id="164"/>
      </w:r>
      <w:r w:rsidR="009A0398" w:rsidRPr="00DE6131">
        <w:rPr>
          <w:rFonts w:hint="cs"/>
          <w:sz w:val="24"/>
          <w:szCs w:val="24"/>
          <w:rtl/>
        </w:rPr>
        <w:t xml:space="preserve">، </w:t>
      </w:r>
      <w:r w:rsidR="009A0398" w:rsidRPr="00DE6131">
        <w:rPr>
          <w:rFonts w:hint="cs"/>
          <w:rtl/>
        </w:rPr>
        <w:t>فتمارس</w:t>
      </w:r>
      <w:r w:rsidR="00321C12" w:rsidRPr="00DE6131">
        <w:rPr>
          <w:rFonts w:hint="cs"/>
          <w:rtl/>
        </w:rPr>
        <w:t xml:space="preserve"> الرقابة ع</w:t>
      </w:r>
      <w:r w:rsidR="007550E5">
        <w:rPr>
          <w:rFonts w:hint="cs"/>
          <w:rtl/>
        </w:rPr>
        <w:t>لى إجراءات تكوين العقد التفويض أثناء المراحل التي تسبق إ</w:t>
      </w:r>
      <w:r w:rsidR="00321C12" w:rsidRPr="00DE6131">
        <w:rPr>
          <w:rFonts w:hint="cs"/>
          <w:rtl/>
        </w:rPr>
        <w:t xml:space="preserve">برام عقد التفويض </w:t>
      </w:r>
      <w:r w:rsidR="009A0398" w:rsidRPr="00DE6131">
        <w:rPr>
          <w:rFonts w:hint="cs"/>
          <w:rtl/>
        </w:rPr>
        <w:t>في</w:t>
      </w:r>
      <w:r w:rsidR="00321C12" w:rsidRPr="00DE6131">
        <w:rPr>
          <w:rFonts w:hint="cs"/>
          <w:rtl/>
        </w:rPr>
        <w:t xml:space="preserve"> ما</w:t>
      </w:r>
      <w:r w:rsidR="00B710E2" w:rsidRPr="00DE6131">
        <w:rPr>
          <w:rFonts w:hint="cs"/>
          <w:rtl/>
        </w:rPr>
        <w:t xml:space="preserve"> </w:t>
      </w:r>
      <w:r w:rsidR="00321C12" w:rsidRPr="00DE6131">
        <w:rPr>
          <w:rFonts w:hint="cs"/>
          <w:rtl/>
        </w:rPr>
        <w:t>يعرف بالرقابة الداخلية التي تمارسها السلطة المفوضة من خلال لجنة</w:t>
      </w:r>
      <w:r w:rsidR="009C1BB4" w:rsidRPr="00DE6131">
        <w:rPr>
          <w:rFonts w:hint="cs"/>
          <w:sz w:val="32"/>
          <w:szCs w:val="32"/>
          <w:rtl/>
        </w:rPr>
        <w:t xml:space="preserve"> </w:t>
      </w:r>
      <w:r w:rsidR="00321C12" w:rsidRPr="00DE6131">
        <w:rPr>
          <w:rFonts w:hint="cs"/>
          <w:sz w:val="32"/>
          <w:szCs w:val="32"/>
          <w:rtl/>
        </w:rPr>
        <w:t>اختياروانتقاء العروض</w:t>
      </w:r>
      <w:r w:rsidR="00D81D9F" w:rsidRPr="00DE6131">
        <w:rPr>
          <w:rFonts w:hint="cs"/>
          <w:sz w:val="36"/>
          <w:szCs w:val="36"/>
          <w:rtl/>
        </w:rPr>
        <w:t xml:space="preserve"> </w:t>
      </w:r>
      <w:r w:rsidR="00321C12" w:rsidRPr="00DE6131">
        <w:rPr>
          <w:rFonts w:hint="cs"/>
          <w:rtl/>
        </w:rPr>
        <w:t>ورقابة خارجية تمارس من طرف لجنة تفويضات المرفق العام.</w:t>
      </w:r>
    </w:p>
    <w:p w14:paraId="46F04207" w14:textId="5C2309CA" w:rsidR="00D40CE4" w:rsidRDefault="009A0398" w:rsidP="001B4F5A">
      <w:pPr>
        <w:rPr>
          <w:sz w:val="24"/>
          <w:szCs w:val="24"/>
          <w:rtl/>
        </w:rPr>
      </w:pPr>
      <w:r w:rsidRPr="00DE6131">
        <w:rPr>
          <w:rFonts w:hint="cs"/>
          <w:rtl/>
        </w:rPr>
        <w:t xml:space="preserve">وهذا النهج كرسه المشرع الجزائري من خلال </w:t>
      </w:r>
      <w:r w:rsidR="000962CB" w:rsidRPr="00DE6131">
        <w:rPr>
          <w:rFonts w:hint="cs"/>
          <w:rtl/>
        </w:rPr>
        <w:t xml:space="preserve">المرسوم الرئاسي </w:t>
      </w:r>
      <w:r w:rsidR="000962CB" w:rsidRPr="00F14829">
        <w:rPr>
          <w:rFonts w:hint="cs"/>
          <w:sz w:val="24"/>
          <w:szCs w:val="24"/>
          <w:rtl/>
        </w:rPr>
        <w:t>15</w:t>
      </w:r>
      <w:r w:rsidR="000962CB" w:rsidRPr="00DE6131">
        <w:rPr>
          <w:rFonts w:hint="cs"/>
          <w:rtl/>
        </w:rPr>
        <w:t>/</w:t>
      </w:r>
      <w:r w:rsidR="000962CB" w:rsidRPr="00F14829">
        <w:rPr>
          <w:rFonts w:hint="cs"/>
          <w:sz w:val="24"/>
          <w:szCs w:val="24"/>
          <w:rtl/>
        </w:rPr>
        <w:t xml:space="preserve">247 </w:t>
      </w:r>
      <w:r w:rsidR="000962CB" w:rsidRPr="00DE6131">
        <w:rPr>
          <w:rFonts w:hint="cs"/>
          <w:rtl/>
        </w:rPr>
        <w:t>المتعلق بالصفقات العمومية وتفويضات المرفق العام</w:t>
      </w:r>
      <w:r w:rsidRPr="00DE6131">
        <w:rPr>
          <w:rFonts w:hint="cs"/>
          <w:rtl/>
        </w:rPr>
        <w:t xml:space="preserve">، فبالرغم </w:t>
      </w:r>
      <w:r w:rsidR="000553CC" w:rsidRPr="00DE6131">
        <w:rPr>
          <w:rFonts w:hint="cs"/>
          <w:rtl/>
        </w:rPr>
        <w:t xml:space="preserve">من أن المرسوم </w:t>
      </w:r>
      <w:r w:rsidR="000962CB" w:rsidRPr="00DE6131">
        <w:rPr>
          <w:rFonts w:hint="cs"/>
          <w:rtl/>
        </w:rPr>
        <w:t xml:space="preserve">لم يحدد نظاما قانونيا يكفل إجراءات ابرام عقود تفويض المرفق العام </w:t>
      </w:r>
      <w:r w:rsidR="000553CC" w:rsidRPr="00DE6131">
        <w:rPr>
          <w:rFonts w:hint="cs"/>
          <w:rtl/>
        </w:rPr>
        <w:t>إلا أنه</w:t>
      </w:r>
      <w:r w:rsidR="000962CB" w:rsidRPr="00DE6131">
        <w:rPr>
          <w:rFonts w:hint="cs"/>
          <w:rtl/>
        </w:rPr>
        <w:t xml:space="preserve"> اسند تطبيق </w:t>
      </w:r>
      <w:r w:rsidR="00E2622E">
        <w:rPr>
          <w:rFonts w:hint="cs"/>
          <w:rtl/>
        </w:rPr>
        <w:t>أ</w:t>
      </w:r>
      <w:r w:rsidR="000962CB" w:rsidRPr="00DE6131">
        <w:rPr>
          <w:rFonts w:hint="cs"/>
          <w:rtl/>
        </w:rPr>
        <w:t xml:space="preserve">حكام المرسوم الرئاسي للتنظيم </w:t>
      </w:r>
      <w:r w:rsidR="000553CC" w:rsidRPr="00DE6131">
        <w:rPr>
          <w:rFonts w:hint="cs"/>
          <w:rtl/>
        </w:rPr>
        <w:t xml:space="preserve">وذلك </w:t>
      </w:r>
      <w:r w:rsidR="00287371" w:rsidRPr="00DE6131">
        <w:rPr>
          <w:rFonts w:hint="cs"/>
          <w:rtl/>
        </w:rPr>
        <w:t>ما عالج</w:t>
      </w:r>
      <w:r w:rsidR="00287371" w:rsidRPr="00DE6131">
        <w:rPr>
          <w:rtl/>
        </w:rPr>
        <w:t>ه</w:t>
      </w:r>
      <w:r w:rsidR="000553CC" w:rsidRPr="00DE6131">
        <w:rPr>
          <w:rFonts w:hint="cs"/>
          <w:rtl/>
        </w:rPr>
        <w:t xml:space="preserve"> من خلال أ</w:t>
      </w:r>
      <w:r w:rsidR="000962CB" w:rsidRPr="00DE6131">
        <w:rPr>
          <w:rFonts w:hint="cs"/>
          <w:rtl/>
        </w:rPr>
        <w:t>حكام المرسوم التنفيذي 18/199 المتعلق بتفويض المرفق العام</w:t>
      </w:r>
      <w:r w:rsidR="000553CC" w:rsidRPr="00DE6131">
        <w:rPr>
          <w:rFonts w:hint="cs"/>
          <w:rtl/>
        </w:rPr>
        <w:t xml:space="preserve"> الذي</w:t>
      </w:r>
      <w:r w:rsidR="00E2622E">
        <w:rPr>
          <w:rFonts w:hint="cs"/>
          <w:rtl/>
        </w:rPr>
        <w:t xml:space="preserve"> نضم إجراءات إبرام عقود </w:t>
      </w:r>
      <w:r w:rsidR="000962CB" w:rsidRPr="00DE6131">
        <w:rPr>
          <w:rFonts w:hint="cs"/>
          <w:rtl/>
        </w:rPr>
        <w:t xml:space="preserve">تفويض المرفق العام بنظام قانوني خاص يتشابه </w:t>
      </w:r>
      <w:r w:rsidR="00E2622E">
        <w:rPr>
          <w:rFonts w:hint="cs"/>
          <w:rtl/>
        </w:rPr>
        <w:t>إ</w:t>
      </w:r>
      <w:r w:rsidR="000962CB" w:rsidRPr="00DE6131">
        <w:rPr>
          <w:rFonts w:hint="cs"/>
          <w:rtl/>
        </w:rPr>
        <w:t>لى حد ما مع ا</w:t>
      </w:r>
      <w:r w:rsidR="000553CC" w:rsidRPr="00DE6131">
        <w:rPr>
          <w:rFonts w:hint="cs"/>
          <w:rtl/>
        </w:rPr>
        <w:t>لن</w:t>
      </w:r>
      <w:r w:rsidR="00E2622E">
        <w:rPr>
          <w:rFonts w:hint="cs"/>
          <w:rtl/>
        </w:rPr>
        <w:t xml:space="preserve">ظام القانوني الفرنسي لكن وفق </w:t>
      </w:r>
      <w:r w:rsidR="006A677C">
        <w:rPr>
          <w:rFonts w:hint="cs"/>
          <w:rtl/>
        </w:rPr>
        <w:t>إ</w:t>
      </w:r>
      <w:r w:rsidR="000962CB" w:rsidRPr="00DE6131">
        <w:rPr>
          <w:rFonts w:hint="cs"/>
          <w:rtl/>
        </w:rPr>
        <w:t>ط</w:t>
      </w:r>
      <w:r w:rsidR="006A677C">
        <w:rPr>
          <w:rFonts w:hint="cs"/>
          <w:rtl/>
        </w:rPr>
        <w:t>ا</w:t>
      </w:r>
      <w:r w:rsidR="000962CB" w:rsidRPr="00DE6131">
        <w:rPr>
          <w:rFonts w:hint="cs"/>
          <w:rtl/>
        </w:rPr>
        <w:t xml:space="preserve">ر ونظم </w:t>
      </w:r>
      <w:r w:rsidR="00E23C32" w:rsidRPr="00DE6131">
        <w:rPr>
          <w:rFonts w:hint="cs"/>
          <w:rtl/>
        </w:rPr>
        <w:t>تنسجم مع خصوصية النظام القانوني الجزائري</w:t>
      </w:r>
      <w:r w:rsidR="00C27E26" w:rsidRPr="00DE6131">
        <w:rPr>
          <w:rStyle w:val="Appelnotedebasdep"/>
          <w:color w:val="000000" w:themeColor="text1"/>
          <w:rtl/>
        </w:rPr>
        <w:footnoteReference w:id="165"/>
      </w:r>
      <w:r w:rsidR="006A677C">
        <w:rPr>
          <w:rFonts w:hint="cs"/>
          <w:sz w:val="24"/>
          <w:szCs w:val="24"/>
          <w:rtl/>
        </w:rPr>
        <w:t xml:space="preserve">، </w:t>
      </w:r>
      <w:r w:rsidR="00D40CE4" w:rsidRPr="00C64184">
        <w:rPr>
          <w:rFonts w:hint="cs"/>
          <w:rtl/>
        </w:rPr>
        <w:t xml:space="preserve">فالرقابة الذاتية على عقود التفويض تعد هي الأصل وهي الأكثر جدوى </w:t>
      </w:r>
      <w:r w:rsidR="00C64184" w:rsidRPr="00C64184">
        <w:rPr>
          <w:rFonts w:hint="cs"/>
          <w:rtl/>
        </w:rPr>
        <w:t>باعتبارها</w:t>
      </w:r>
      <w:r w:rsidR="00D40CE4" w:rsidRPr="00C64184">
        <w:rPr>
          <w:rFonts w:hint="cs"/>
          <w:rtl/>
        </w:rPr>
        <w:t xml:space="preserve"> تمارس من قبل السلطة المانحة صاحبة الاختصاص الأصيل في تسيير واستغلال المرفق العام </w:t>
      </w:r>
      <w:r w:rsidR="00A05E30" w:rsidRPr="00C64184">
        <w:rPr>
          <w:rFonts w:hint="cs"/>
          <w:rtl/>
        </w:rPr>
        <w:t xml:space="preserve">موضوع التفويض </w:t>
      </w:r>
      <w:r w:rsidR="00C64184" w:rsidRPr="00C64184">
        <w:rPr>
          <w:rFonts w:hint="cs"/>
          <w:rtl/>
        </w:rPr>
        <w:t>وباعتبارها</w:t>
      </w:r>
      <w:r w:rsidR="00A05E30" w:rsidRPr="00C64184">
        <w:rPr>
          <w:rFonts w:hint="cs"/>
          <w:rtl/>
        </w:rPr>
        <w:t xml:space="preserve"> الهيئة الأكثر دراية بشؤون إ</w:t>
      </w:r>
      <w:r w:rsidR="00246889" w:rsidRPr="00C64184">
        <w:rPr>
          <w:rFonts w:hint="cs"/>
          <w:rtl/>
        </w:rPr>
        <w:t>دارة المرفق العام</w:t>
      </w:r>
      <w:r w:rsidR="00246889">
        <w:rPr>
          <w:rFonts w:hint="cs"/>
          <w:sz w:val="24"/>
          <w:szCs w:val="24"/>
          <w:rtl/>
        </w:rPr>
        <w:t>.</w:t>
      </w:r>
    </w:p>
    <w:p w14:paraId="0CF07968" w14:textId="618C9B7C" w:rsidR="00464EC0" w:rsidRDefault="00246889" w:rsidP="001B4F5A">
      <w:pPr>
        <w:rPr>
          <w:rtl/>
        </w:rPr>
      </w:pPr>
      <w:r w:rsidRPr="00614A54">
        <w:rPr>
          <w:rFonts w:hint="cs"/>
          <w:rtl/>
        </w:rPr>
        <w:lastRenderedPageBreak/>
        <w:t xml:space="preserve">بالإضافة الى أن هذا النوع من الرقابة يكون أكثر فعالية </w:t>
      </w:r>
      <w:r w:rsidR="00BE4B1F" w:rsidRPr="00614A54">
        <w:rPr>
          <w:rFonts w:hint="cs"/>
          <w:rtl/>
        </w:rPr>
        <w:t xml:space="preserve">باعتبار أن السلطة المفوضة تملك </w:t>
      </w:r>
      <w:r w:rsidR="003B2250" w:rsidRPr="00614A54">
        <w:rPr>
          <w:rFonts w:hint="cs"/>
          <w:rtl/>
        </w:rPr>
        <w:t xml:space="preserve">العديد </w:t>
      </w:r>
      <w:r w:rsidR="00BE4B1F" w:rsidRPr="00614A54">
        <w:rPr>
          <w:rFonts w:hint="cs"/>
          <w:rtl/>
        </w:rPr>
        <w:t>من الأدوات الرقابية</w:t>
      </w:r>
      <w:r w:rsidR="003B2250" w:rsidRPr="00614A54">
        <w:rPr>
          <w:rFonts w:hint="cs"/>
          <w:rtl/>
        </w:rPr>
        <w:t xml:space="preserve"> </w:t>
      </w:r>
      <w:r w:rsidR="004B0012" w:rsidRPr="00614A54">
        <w:rPr>
          <w:rFonts w:hint="cs"/>
          <w:rtl/>
        </w:rPr>
        <w:t>والمؤهلات ا</w:t>
      </w:r>
      <w:r w:rsidR="00AD4342" w:rsidRPr="00614A54">
        <w:rPr>
          <w:rFonts w:hint="cs"/>
          <w:rtl/>
        </w:rPr>
        <w:t>لتي تمكنها من القيام بهذا الدور بالاستعانة بل</w:t>
      </w:r>
      <w:r w:rsidR="00DF6A59" w:rsidRPr="00614A54">
        <w:rPr>
          <w:rFonts w:hint="cs"/>
          <w:rtl/>
        </w:rPr>
        <w:t>ج</w:t>
      </w:r>
      <w:r w:rsidR="00AD4342" w:rsidRPr="00614A54">
        <w:rPr>
          <w:rFonts w:hint="cs"/>
          <w:rtl/>
        </w:rPr>
        <w:t xml:space="preserve">ان متخصصة تنشأ خصيصا لهذا الغرض </w:t>
      </w:r>
      <w:r w:rsidR="00DF6A59" w:rsidRPr="00614A54">
        <w:rPr>
          <w:rFonts w:hint="cs"/>
          <w:rtl/>
        </w:rPr>
        <w:t>لدى السلطة المفوضة، زيادة على أن تدخل السلطة المفوضة في الوقت المناسب</w:t>
      </w:r>
      <w:r w:rsidR="00614A54">
        <w:rPr>
          <w:rFonts w:hint="cs"/>
          <w:rtl/>
        </w:rPr>
        <w:t xml:space="preserve"> وتمتعها بامتيازات السلطة العامة </w:t>
      </w:r>
      <w:r w:rsidR="00D6368C">
        <w:rPr>
          <w:rFonts w:hint="cs"/>
          <w:rtl/>
        </w:rPr>
        <w:t xml:space="preserve">التي تمنحها صلاحية التنفيذ المباشر تضفي على عملية الرقابة الذاتية </w:t>
      </w:r>
      <w:r w:rsidR="00687D5D">
        <w:rPr>
          <w:rFonts w:hint="cs"/>
          <w:rtl/>
        </w:rPr>
        <w:t>الفعالية المنشودة في تحقيق نجاعة عقد التفويض</w:t>
      </w:r>
      <w:r w:rsidR="00464EC0">
        <w:rPr>
          <w:rFonts w:hint="cs"/>
          <w:rtl/>
        </w:rPr>
        <w:t>.</w:t>
      </w:r>
      <w:bookmarkStart w:id="163" w:name="_Toc165664630"/>
      <w:bookmarkStart w:id="164" w:name="_Toc165665130"/>
    </w:p>
    <w:p w14:paraId="4A31F22E" w14:textId="006E490D" w:rsidR="00321C12" w:rsidRPr="00DE6131" w:rsidRDefault="00321C12" w:rsidP="006B37D7">
      <w:pPr>
        <w:pStyle w:val="Titre3"/>
        <w:numPr>
          <w:ilvl w:val="0"/>
          <w:numId w:val="0"/>
        </w:numPr>
        <w:rPr>
          <w:rtl/>
        </w:rPr>
      </w:pPr>
      <w:bookmarkStart w:id="165" w:name="_Toc168134072"/>
      <w:r w:rsidRPr="00DE6131">
        <w:rPr>
          <w:rFonts w:hint="cs"/>
          <w:rtl/>
        </w:rPr>
        <w:t>الفرع الأول: الرقابة الداخلية</w:t>
      </w:r>
      <w:bookmarkEnd w:id="163"/>
      <w:bookmarkEnd w:id="164"/>
      <w:bookmarkEnd w:id="165"/>
      <w:r w:rsidRPr="00DE6131">
        <w:rPr>
          <w:rFonts w:hint="cs"/>
          <w:rtl/>
        </w:rPr>
        <w:t xml:space="preserve"> </w:t>
      </w:r>
    </w:p>
    <w:p w14:paraId="72E78E62" w14:textId="1DC3D3C7" w:rsidR="00EE187E" w:rsidRPr="00DE6131" w:rsidRDefault="00CB4740" w:rsidP="001B4F5A">
      <w:pPr>
        <w:rPr>
          <w:rtl/>
        </w:rPr>
      </w:pPr>
      <w:r w:rsidRPr="00DE6131">
        <w:rPr>
          <w:rFonts w:hint="cs"/>
          <w:rtl/>
        </w:rPr>
        <w:t xml:space="preserve">الرقابة الداخلية </w:t>
      </w:r>
      <w:r w:rsidR="000553CC" w:rsidRPr="00DE6131">
        <w:rPr>
          <w:rFonts w:hint="cs"/>
          <w:rtl/>
        </w:rPr>
        <w:t xml:space="preserve">على عقود التفويض </w:t>
      </w:r>
      <w:r w:rsidRPr="00DE6131">
        <w:rPr>
          <w:rFonts w:hint="cs"/>
          <w:rtl/>
        </w:rPr>
        <w:t xml:space="preserve">هي عملية رقابة ذاتية </w:t>
      </w:r>
      <w:r w:rsidR="000553CC" w:rsidRPr="00DE6131">
        <w:rPr>
          <w:rFonts w:hint="cs"/>
          <w:rtl/>
        </w:rPr>
        <w:t>تمارسها السلطة المفوضة بنفسها و</w:t>
      </w:r>
      <w:r w:rsidRPr="00DE6131">
        <w:rPr>
          <w:rFonts w:hint="cs"/>
          <w:rtl/>
        </w:rPr>
        <w:t xml:space="preserve">تتم على المستوى </w:t>
      </w:r>
      <w:r w:rsidR="00F531D5" w:rsidRPr="00DE6131">
        <w:rPr>
          <w:rFonts w:hint="cs"/>
          <w:rtl/>
        </w:rPr>
        <w:t>الداخلي،</w:t>
      </w:r>
      <w:r w:rsidR="000553CC" w:rsidRPr="00DE6131">
        <w:rPr>
          <w:rFonts w:hint="cs"/>
          <w:rtl/>
        </w:rPr>
        <w:t xml:space="preserve"> تمارس </w:t>
      </w:r>
      <w:r w:rsidRPr="00DE6131">
        <w:rPr>
          <w:rFonts w:hint="cs"/>
          <w:rtl/>
        </w:rPr>
        <w:t xml:space="preserve">من خلال لجنة </w:t>
      </w:r>
      <w:r w:rsidR="00287371" w:rsidRPr="00DE6131">
        <w:rPr>
          <w:rFonts w:hint="cs"/>
          <w:rtl/>
        </w:rPr>
        <w:t>تنشأها</w:t>
      </w:r>
      <w:r w:rsidR="000553CC" w:rsidRPr="00DE6131">
        <w:rPr>
          <w:rFonts w:hint="cs"/>
          <w:rtl/>
        </w:rPr>
        <w:t xml:space="preserve"> السلطة المفوضة </w:t>
      </w:r>
      <w:r w:rsidR="00F0197C">
        <w:rPr>
          <w:rFonts w:hint="cs"/>
          <w:rtl/>
        </w:rPr>
        <w:t>تسمى</w:t>
      </w:r>
      <w:r w:rsidRPr="00DE6131">
        <w:rPr>
          <w:rFonts w:hint="cs"/>
          <w:rtl/>
        </w:rPr>
        <w:t xml:space="preserve">" لجنة اختيار وانتقاء </w:t>
      </w:r>
      <w:r w:rsidR="00F531D5" w:rsidRPr="00DE6131">
        <w:rPr>
          <w:rFonts w:hint="cs"/>
          <w:rtl/>
        </w:rPr>
        <w:t>العروض،</w:t>
      </w:r>
      <w:r w:rsidRPr="00DE6131">
        <w:rPr>
          <w:rFonts w:hint="cs"/>
          <w:rtl/>
        </w:rPr>
        <w:t xml:space="preserve"> وهي لجنة تشكل من موظفين مؤهلين من بينهم الرئيس يعينهم مسؤول السلطة </w:t>
      </w:r>
      <w:r w:rsidR="00F531D5" w:rsidRPr="00DE6131">
        <w:rPr>
          <w:rFonts w:hint="cs"/>
          <w:rtl/>
        </w:rPr>
        <w:t>المفوضة،</w:t>
      </w:r>
      <w:r w:rsidRPr="00DE6131">
        <w:rPr>
          <w:rFonts w:hint="cs"/>
          <w:rtl/>
        </w:rPr>
        <w:t xml:space="preserve"> ويتم اختيار</w:t>
      </w:r>
      <w:r w:rsidR="000553CC" w:rsidRPr="00DE6131">
        <w:rPr>
          <w:rFonts w:hint="cs"/>
          <w:rtl/>
        </w:rPr>
        <w:t xml:space="preserve"> </w:t>
      </w:r>
      <w:r w:rsidR="00287371" w:rsidRPr="00DE6131">
        <w:rPr>
          <w:rFonts w:hint="cs"/>
          <w:rtl/>
        </w:rPr>
        <w:t>هؤلاء</w:t>
      </w:r>
      <w:r w:rsidR="000553CC" w:rsidRPr="00DE6131">
        <w:rPr>
          <w:rFonts w:hint="cs"/>
          <w:rtl/>
        </w:rPr>
        <w:t xml:space="preserve"> الموظفين من </w:t>
      </w:r>
      <w:r w:rsidR="00F0197C">
        <w:rPr>
          <w:rFonts w:hint="cs"/>
          <w:rtl/>
        </w:rPr>
        <w:t>بين الموظفين الأكثر كفاءة وخبرة</w:t>
      </w:r>
      <w:r w:rsidR="000553CC" w:rsidRPr="00DE6131">
        <w:rPr>
          <w:rFonts w:hint="cs"/>
          <w:rtl/>
        </w:rPr>
        <w:t>، تضع هذه اللجنة نظاما داخليا تبين فيه طريقة عملها،</w:t>
      </w:r>
      <w:r w:rsidR="00161A86" w:rsidRPr="00DE6131">
        <w:rPr>
          <w:rFonts w:hint="cs"/>
          <w:rtl/>
        </w:rPr>
        <w:t xml:space="preserve"> فقد</w:t>
      </w:r>
      <w:r w:rsidRPr="00DE6131">
        <w:rPr>
          <w:rFonts w:hint="cs"/>
          <w:rtl/>
        </w:rPr>
        <w:t xml:space="preserve"> ترك المشرع الجزائري مهمة وضع النظام الداخلي لهذه اللجنة لمسؤول السلطة المفوضة، الذي </w:t>
      </w:r>
      <w:r w:rsidR="00161A86" w:rsidRPr="00DE6131">
        <w:rPr>
          <w:rFonts w:hint="cs"/>
          <w:rtl/>
        </w:rPr>
        <w:t>يحدد</w:t>
      </w:r>
      <w:r w:rsidRPr="00DE6131">
        <w:rPr>
          <w:rFonts w:hint="cs"/>
          <w:rtl/>
        </w:rPr>
        <w:t xml:space="preserve"> بموجب مقرر يصدر عنه، </w:t>
      </w:r>
      <w:r w:rsidR="00161A86" w:rsidRPr="00DE6131">
        <w:rPr>
          <w:rFonts w:hint="cs"/>
          <w:rtl/>
        </w:rPr>
        <w:t>و</w:t>
      </w:r>
      <w:r w:rsidR="00EE187E" w:rsidRPr="00DE6131">
        <w:rPr>
          <w:rFonts w:hint="cs"/>
          <w:rtl/>
        </w:rPr>
        <w:t xml:space="preserve"> </w:t>
      </w:r>
      <w:r w:rsidRPr="00DE6131">
        <w:rPr>
          <w:rFonts w:hint="cs"/>
          <w:rtl/>
        </w:rPr>
        <w:t xml:space="preserve">يوضح </w:t>
      </w:r>
      <w:r w:rsidR="00161A86" w:rsidRPr="00DE6131">
        <w:rPr>
          <w:rFonts w:hint="cs"/>
          <w:rtl/>
        </w:rPr>
        <w:t xml:space="preserve">في </w:t>
      </w:r>
      <w:r w:rsidRPr="00DE6131">
        <w:rPr>
          <w:rFonts w:hint="cs"/>
          <w:rtl/>
        </w:rPr>
        <w:t>النظام الداخلي</w:t>
      </w:r>
      <w:r w:rsidR="00EE187E" w:rsidRPr="00DE6131">
        <w:rPr>
          <w:rFonts w:hint="cs"/>
          <w:rtl/>
        </w:rPr>
        <w:t xml:space="preserve"> طريقة عمل اللجنة</w:t>
      </w:r>
      <w:r w:rsidR="00161A86" w:rsidRPr="00DE6131">
        <w:rPr>
          <w:rFonts w:hint="cs"/>
          <w:rtl/>
        </w:rPr>
        <w:t xml:space="preserve">، </w:t>
      </w:r>
      <w:r w:rsidR="00F0197C">
        <w:rPr>
          <w:rFonts w:hint="cs"/>
          <w:rtl/>
        </w:rPr>
        <w:t>و</w:t>
      </w:r>
      <w:r w:rsidR="00EE187E" w:rsidRPr="00DE6131">
        <w:rPr>
          <w:rFonts w:hint="cs"/>
          <w:rtl/>
        </w:rPr>
        <w:t>النصاب القانوني</w:t>
      </w:r>
      <w:r w:rsidR="00161A86" w:rsidRPr="00DE6131">
        <w:rPr>
          <w:rFonts w:hint="cs"/>
          <w:rtl/>
        </w:rPr>
        <w:t xml:space="preserve"> الواجب توفره</w:t>
      </w:r>
      <w:r w:rsidR="00EE187E" w:rsidRPr="00DE6131">
        <w:rPr>
          <w:rFonts w:hint="cs"/>
          <w:rtl/>
        </w:rPr>
        <w:t xml:space="preserve"> لانعقاد اجتماعاتها والنصاب القانوني لاتخاذ قراراتها </w:t>
      </w:r>
      <w:r w:rsidR="00161A86" w:rsidRPr="00DE6131">
        <w:rPr>
          <w:rFonts w:hint="cs"/>
          <w:rtl/>
        </w:rPr>
        <w:t>وسير أشغال اللجنة</w:t>
      </w:r>
      <w:r w:rsidR="00EE187E" w:rsidRPr="00DE6131">
        <w:rPr>
          <w:rFonts w:hint="cs"/>
          <w:rtl/>
        </w:rPr>
        <w:t xml:space="preserve">، </w:t>
      </w:r>
      <w:r w:rsidR="00161A86" w:rsidRPr="00DE6131">
        <w:rPr>
          <w:rFonts w:hint="cs"/>
          <w:rtl/>
        </w:rPr>
        <w:t xml:space="preserve">فهي لجنة داخلية نص عليها المشرع </w:t>
      </w:r>
      <w:r w:rsidR="00F0197C">
        <w:rPr>
          <w:rFonts w:hint="cs"/>
          <w:rtl/>
        </w:rPr>
        <w:t>الجزائري للقيام بمهام محددة في إ</w:t>
      </w:r>
      <w:r w:rsidR="00161A86" w:rsidRPr="00DE6131">
        <w:rPr>
          <w:rFonts w:hint="cs"/>
          <w:rtl/>
        </w:rPr>
        <w:t>طار ممارسة الرقابة الداخلية على الإجراءات والخطوات التي تسبق ابرام عقد التفويض</w:t>
      </w:r>
      <w:r w:rsidR="00EE187E" w:rsidRPr="00DE6131">
        <w:rPr>
          <w:rFonts w:hint="cs"/>
          <w:rtl/>
        </w:rPr>
        <w:t>.</w:t>
      </w:r>
    </w:p>
    <w:p w14:paraId="2F8E1195" w14:textId="57F239DB" w:rsidR="00EE187E" w:rsidRPr="00DE6131" w:rsidRDefault="00A244FD" w:rsidP="004F2087">
      <w:pPr>
        <w:ind w:firstLine="0"/>
        <w:rPr>
          <w:color w:val="000000" w:themeColor="text1"/>
          <w:rtl/>
        </w:rPr>
      </w:pPr>
      <w:r w:rsidRPr="00DE6131">
        <w:rPr>
          <w:rFonts w:hint="cs"/>
          <w:b/>
          <w:bCs/>
          <w:color w:val="000000" w:themeColor="text1"/>
          <w:rtl/>
        </w:rPr>
        <w:t xml:space="preserve">1/ </w:t>
      </w:r>
      <w:r w:rsidR="00EE187E" w:rsidRPr="00DE6131">
        <w:rPr>
          <w:rFonts w:hint="cs"/>
          <w:b/>
          <w:bCs/>
          <w:color w:val="000000" w:themeColor="text1"/>
          <w:rtl/>
        </w:rPr>
        <w:t>مهام لجنة اختيار وانتقاء العروض</w:t>
      </w:r>
      <w:r w:rsidR="00EE187E" w:rsidRPr="00DE6131">
        <w:rPr>
          <w:rFonts w:hint="cs"/>
          <w:color w:val="000000" w:themeColor="text1"/>
          <w:rtl/>
        </w:rPr>
        <w:t>:</w:t>
      </w:r>
      <w:r w:rsidR="00CB17BC" w:rsidRPr="00DE6131">
        <w:rPr>
          <w:rFonts w:hint="cs"/>
          <w:color w:val="000000" w:themeColor="text1"/>
          <w:rtl/>
        </w:rPr>
        <w:t xml:space="preserve"> </w:t>
      </w:r>
    </w:p>
    <w:p w14:paraId="59C7016B" w14:textId="3E9225D7" w:rsidR="00EE187E" w:rsidRPr="00DE6131" w:rsidRDefault="00A244FD" w:rsidP="001B4F5A">
      <w:pPr>
        <w:rPr>
          <w:rtl/>
        </w:rPr>
      </w:pPr>
      <w:r w:rsidRPr="00DE6131">
        <w:rPr>
          <w:rFonts w:hint="cs"/>
          <w:rtl/>
        </w:rPr>
        <w:t>تحدث السلطة</w:t>
      </w:r>
      <w:r w:rsidR="00EE187E" w:rsidRPr="00DE6131">
        <w:rPr>
          <w:rFonts w:hint="cs"/>
          <w:rtl/>
        </w:rPr>
        <w:t xml:space="preserve"> المفوضة لجنة اختيار وانتقاء العروض</w:t>
      </w:r>
      <w:r w:rsidRPr="00DE6131">
        <w:rPr>
          <w:rFonts w:hint="cs"/>
          <w:rtl/>
        </w:rPr>
        <w:t xml:space="preserve"> </w:t>
      </w:r>
      <w:r w:rsidR="00287371" w:rsidRPr="00DE6131">
        <w:rPr>
          <w:rFonts w:hint="cs"/>
          <w:rtl/>
        </w:rPr>
        <w:t>كآلية</w:t>
      </w:r>
      <w:r w:rsidRPr="00DE6131">
        <w:rPr>
          <w:rFonts w:hint="cs"/>
          <w:rtl/>
        </w:rPr>
        <w:t xml:space="preserve"> قانونية القانونية</w:t>
      </w:r>
      <w:r w:rsidR="00EE187E" w:rsidRPr="00DE6131">
        <w:rPr>
          <w:rFonts w:hint="cs"/>
          <w:rtl/>
        </w:rPr>
        <w:t xml:space="preserve"> </w:t>
      </w:r>
      <w:r w:rsidR="00F0197C">
        <w:rPr>
          <w:rFonts w:hint="cs"/>
          <w:rtl/>
        </w:rPr>
        <w:t>لإ</w:t>
      </w:r>
      <w:r w:rsidR="00287371" w:rsidRPr="00DE6131">
        <w:rPr>
          <w:rFonts w:hint="cs"/>
          <w:rtl/>
        </w:rPr>
        <w:t>عمال</w:t>
      </w:r>
      <w:r w:rsidRPr="00DE6131">
        <w:rPr>
          <w:rFonts w:hint="cs"/>
          <w:rtl/>
        </w:rPr>
        <w:t xml:space="preserve"> عملية الرقابة</w:t>
      </w:r>
      <w:r w:rsidR="00EE187E" w:rsidRPr="00DE6131">
        <w:rPr>
          <w:rFonts w:hint="cs"/>
          <w:rtl/>
        </w:rPr>
        <w:t xml:space="preserve"> الداخلية </w:t>
      </w:r>
      <w:r w:rsidR="00287371" w:rsidRPr="00DE6131">
        <w:rPr>
          <w:rFonts w:hint="cs"/>
          <w:rtl/>
        </w:rPr>
        <w:t>للتأكد</w:t>
      </w:r>
      <w:r w:rsidRPr="00DE6131">
        <w:rPr>
          <w:rFonts w:hint="cs"/>
          <w:rtl/>
        </w:rPr>
        <w:t xml:space="preserve"> من سلامة الإجراءات القانونية التي تمر بها</w:t>
      </w:r>
      <w:r w:rsidR="00EE187E" w:rsidRPr="00DE6131">
        <w:rPr>
          <w:rFonts w:hint="cs"/>
          <w:rtl/>
        </w:rPr>
        <w:t xml:space="preserve"> اتفاقية تفويض المرفق </w:t>
      </w:r>
      <w:r w:rsidRPr="00DE6131">
        <w:rPr>
          <w:rFonts w:hint="cs"/>
          <w:rtl/>
        </w:rPr>
        <w:t>العام</w:t>
      </w:r>
      <w:r w:rsidR="00EE187E" w:rsidRPr="00DE6131">
        <w:rPr>
          <w:rFonts w:hint="cs"/>
          <w:rtl/>
        </w:rPr>
        <w:t xml:space="preserve"> ويتضح من تسميتها مهمتها الأساسية التي وهي </w:t>
      </w:r>
      <w:r w:rsidRPr="00DE6131">
        <w:rPr>
          <w:rFonts w:hint="cs"/>
          <w:rtl/>
        </w:rPr>
        <w:t xml:space="preserve">مهمة </w:t>
      </w:r>
      <w:r w:rsidR="00EE187E" w:rsidRPr="00DE6131">
        <w:rPr>
          <w:rFonts w:hint="cs"/>
          <w:rtl/>
        </w:rPr>
        <w:t xml:space="preserve">اختيار وانتقاء </w:t>
      </w:r>
      <w:r w:rsidRPr="00DE6131">
        <w:rPr>
          <w:rFonts w:hint="cs"/>
          <w:rtl/>
        </w:rPr>
        <w:t>العرض المؤهل من الناحية التقنية والمالية ومن حيث المزايا الاقتصادية التي يقدمها</w:t>
      </w:r>
      <w:r w:rsidR="00E07DDB" w:rsidRPr="00DE6131">
        <w:rPr>
          <w:rFonts w:hint="cs"/>
          <w:rtl/>
        </w:rPr>
        <w:t xml:space="preserve"> المتعهد،</w:t>
      </w:r>
      <w:r w:rsidRPr="00DE6131">
        <w:rPr>
          <w:rFonts w:hint="cs"/>
          <w:rtl/>
        </w:rPr>
        <w:t xml:space="preserve"> وبالتالي </w:t>
      </w:r>
      <w:r w:rsidR="00E07DDB" w:rsidRPr="00DE6131">
        <w:rPr>
          <w:rFonts w:hint="cs"/>
          <w:rtl/>
        </w:rPr>
        <w:t>وتبعا</w:t>
      </w:r>
      <w:r w:rsidRPr="00DE6131">
        <w:rPr>
          <w:rFonts w:hint="cs"/>
          <w:rtl/>
        </w:rPr>
        <w:t xml:space="preserve"> </w:t>
      </w:r>
      <w:r w:rsidR="00E07DDB" w:rsidRPr="00DE6131">
        <w:rPr>
          <w:rFonts w:hint="cs"/>
          <w:rtl/>
        </w:rPr>
        <w:t>ل</w:t>
      </w:r>
      <w:r w:rsidRPr="00DE6131">
        <w:rPr>
          <w:rFonts w:hint="cs"/>
          <w:rtl/>
        </w:rPr>
        <w:t>لمراح</w:t>
      </w:r>
      <w:r w:rsidR="004334B8">
        <w:rPr>
          <w:rFonts w:hint="cs"/>
          <w:rtl/>
        </w:rPr>
        <w:t>ل التي لابد لعقد التفويض أن يمر</w:t>
      </w:r>
      <w:r w:rsidRPr="00DE6131">
        <w:rPr>
          <w:rFonts w:hint="cs"/>
          <w:rtl/>
        </w:rPr>
        <w:t>عليها</w:t>
      </w:r>
      <w:r w:rsidR="00E07DDB" w:rsidRPr="00DE6131">
        <w:rPr>
          <w:rFonts w:hint="cs"/>
          <w:rtl/>
        </w:rPr>
        <w:t xml:space="preserve">، </w:t>
      </w:r>
      <w:r w:rsidR="00EE187E" w:rsidRPr="00DE6131">
        <w:rPr>
          <w:rFonts w:hint="cs"/>
          <w:rtl/>
        </w:rPr>
        <w:t xml:space="preserve">تنقسم هذه المهمة الى أربعة مهام </w:t>
      </w:r>
      <w:r w:rsidR="00E07DDB" w:rsidRPr="00DE6131">
        <w:rPr>
          <w:rFonts w:hint="cs"/>
          <w:rtl/>
        </w:rPr>
        <w:t>أساسية وهي:</w:t>
      </w:r>
    </w:p>
    <w:p w14:paraId="363A809E" w14:textId="747C4CCE" w:rsidR="003B7431" w:rsidRPr="00DE6131" w:rsidRDefault="00287371" w:rsidP="004334B8">
      <w:pPr>
        <w:ind w:firstLine="0"/>
        <w:rPr>
          <w:color w:val="000000" w:themeColor="text1"/>
        </w:rPr>
      </w:pPr>
      <w:r w:rsidRPr="00DE6131">
        <w:rPr>
          <w:rFonts w:hint="cs"/>
          <w:color w:val="000000" w:themeColor="text1"/>
          <w:rtl/>
        </w:rPr>
        <w:t>أ.</w:t>
      </w:r>
      <w:r w:rsidRPr="00DE6131">
        <w:rPr>
          <w:rFonts w:hint="cs"/>
          <w:b/>
          <w:bCs/>
          <w:color w:val="000000" w:themeColor="text1"/>
          <w:rtl/>
        </w:rPr>
        <w:t>مرحل</w:t>
      </w:r>
      <w:r w:rsidRPr="00DE6131">
        <w:rPr>
          <w:b/>
          <w:bCs/>
          <w:color w:val="000000" w:themeColor="text1"/>
          <w:rtl/>
        </w:rPr>
        <w:t>ة</w:t>
      </w:r>
      <w:r w:rsidR="00EE187E" w:rsidRPr="00DE6131">
        <w:rPr>
          <w:rFonts w:hint="cs"/>
          <w:b/>
          <w:bCs/>
          <w:color w:val="000000" w:themeColor="text1"/>
          <w:rtl/>
        </w:rPr>
        <w:t xml:space="preserve"> فتح العروض</w:t>
      </w:r>
      <w:r w:rsidR="00EE187E" w:rsidRPr="00DE6131">
        <w:rPr>
          <w:rFonts w:hint="cs"/>
          <w:color w:val="000000" w:themeColor="text1"/>
          <w:rtl/>
        </w:rPr>
        <w:t xml:space="preserve">: تكلف </w:t>
      </w:r>
      <w:r w:rsidR="00E07DDB" w:rsidRPr="00DE6131">
        <w:rPr>
          <w:rFonts w:hint="cs"/>
          <w:color w:val="000000" w:themeColor="text1"/>
          <w:rtl/>
        </w:rPr>
        <w:t xml:space="preserve">هذه </w:t>
      </w:r>
      <w:r w:rsidR="00EE187E" w:rsidRPr="00DE6131">
        <w:rPr>
          <w:rFonts w:hint="cs"/>
          <w:color w:val="000000" w:themeColor="text1"/>
          <w:rtl/>
        </w:rPr>
        <w:t xml:space="preserve">اللجنة في مرحلة فتح العروض </w:t>
      </w:r>
      <w:r w:rsidRPr="00DE6131">
        <w:rPr>
          <w:rFonts w:hint="cs"/>
          <w:color w:val="000000" w:themeColor="text1"/>
          <w:rtl/>
        </w:rPr>
        <w:t>بالتأكد</w:t>
      </w:r>
      <w:r w:rsidR="00E07DDB" w:rsidRPr="00DE6131">
        <w:rPr>
          <w:rFonts w:hint="cs"/>
          <w:color w:val="000000" w:themeColor="text1"/>
          <w:rtl/>
        </w:rPr>
        <w:t xml:space="preserve"> </w:t>
      </w:r>
      <w:r w:rsidR="003B7431" w:rsidRPr="00DE6131">
        <w:rPr>
          <w:rFonts w:hint="cs"/>
          <w:color w:val="000000" w:themeColor="text1"/>
          <w:rtl/>
        </w:rPr>
        <w:t xml:space="preserve">من تسجيل ملفات العروض في سجل </w:t>
      </w:r>
      <w:r w:rsidR="005167E8" w:rsidRPr="00DE6131">
        <w:rPr>
          <w:rFonts w:hint="cs"/>
          <w:color w:val="000000" w:themeColor="text1"/>
          <w:rtl/>
        </w:rPr>
        <w:t>خاص</w:t>
      </w:r>
      <w:r w:rsidR="00E07DDB" w:rsidRPr="00DE6131">
        <w:rPr>
          <w:rFonts w:hint="cs"/>
          <w:color w:val="000000" w:themeColor="text1"/>
          <w:rtl/>
        </w:rPr>
        <w:t xml:space="preserve"> وفق ترتيب ورودها،</w:t>
      </w:r>
      <w:r w:rsidR="003B7431" w:rsidRPr="00DE6131">
        <w:rPr>
          <w:rFonts w:hint="cs"/>
          <w:color w:val="000000" w:themeColor="text1"/>
          <w:rtl/>
        </w:rPr>
        <w:t xml:space="preserve"> </w:t>
      </w:r>
      <w:r w:rsidR="00E07DDB" w:rsidRPr="00DE6131">
        <w:rPr>
          <w:rFonts w:hint="cs"/>
          <w:color w:val="000000" w:themeColor="text1"/>
          <w:rtl/>
        </w:rPr>
        <w:t xml:space="preserve">ثم بعد ذلك </w:t>
      </w:r>
      <w:r w:rsidR="003B7431" w:rsidRPr="00DE6131">
        <w:rPr>
          <w:rFonts w:hint="cs"/>
          <w:color w:val="000000" w:themeColor="text1"/>
          <w:rtl/>
        </w:rPr>
        <w:t xml:space="preserve">تقوم بفتح </w:t>
      </w:r>
      <w:r w:rsidRPr="00DE6131">
        <w:rPr>
          <w:rFonts w:hint="cs"/>
          <w:color w:val="000000" w:themeColor="text1"/>
          <w:rtl/>
        </w:rPr>
        <w:t>الأظرف</w:t>
      </w:r>
      <w:r w:rsidR="005167E8" w:rsidRPr="00DE6131">
        <w:rPr>
          <w:rFonts w:hint="cs"/>
          <w:color w:val="000000" w:themeColor="text1"/>
          <w:rtl/>
        </w:rPr>
        <w:t xml:space="preserve"> </w:t>
      </w:r>
      <w:r w:rsidR="004334B8">
        <w:rPr>
          <w:rFonts w:hint="cs"/>
          <w:color w:val="000000" w:themeColor="text1"/>
          <w:rtl/>
        </w:rPr>
        <w:t>ثم العمل على إ</w:t>
      </w:r>
      <w:r w:rsidR="00E07DDB" w:rsidRPr="00DE6131">
        <w:rPr>
          <w:rFonts w:hint="cs"/>
          <w:color w:val="000000" w:themeColor="text1"/>
          <w:rtl/>
        </w:rPr>
        <w:t>عداد</w:t>
      </w:r>
      <w:r w:rsidR="003B7431" w:rsidRPr="00DE6131">
        <w:rPr>
          <w:rFonts w:hint="cs"/>
          <w:color w:val="000000" w:themeColor="text1"/>
          <w:rtl/>
        </w:rPr>
        <w:t xml:space="preserve"> قائمتين </w:t>
      </w:r>
      <w:r w:rsidR="00E07DDB" w:rsidRPr="00DE6131">
        <w:rPr>
          <w:rFonts w:hint="cs"/>
          <w:color w:val="000000" w:themeColor="text1"/>
          <w:rtl/>
        </w:rPr>
        <w:t xml:space="preserve">تضم </w:t>
      </w:r>
      <w:r w:rsidR="003B7431" w:rsidRPr="00DE6131">
        <w:rPr>
          <w:rFonts w:hint="cs"/>
          <w:color w:val="000000" w:themeColor="text1"/>
          <w:rtl/>
        </w:rPr>
        <w:t xml:space="preserve">القائمة الأولى أسماء المترشحين حسب الحالة وتاريخ وصول </w:t>
      </w:r>
      <w:r w:rsidRPr="00DE6131">
        <w:rPr>
          <w:rFonts w:hint="cs"/>
          <w:color w:val="000000" w:themeColor="text1"/>
          <w:rtl/>
        </w:rPr>
        <w:t>الأظرف</w:t>
      </w:r>
      <w:r w:rsidR="00E07DDB" w:rsidRPr="00DE6131">
        <w:rPr>
          <w:rFonts w:hint="cs"/>
          <w:color w:val="000000" w:themeColor="text1"/>
          <w:rtl/>
        </w:rPr>
        <w:t>،</w:t>
      </w:r>
      <w:r w:rsidR="003B7431" w:rsidRPr="00DE6131">
        <w:rPr>
          <w:rFonts w:hint="cs"/>
          <w:color w:val="000000" w:themeColor="text1"/>
          <w:rtl/>
        </w:rPr>
        <w:t xml:space="preserve"> والقائمة الثانية تضم الوثائق التي يتكون منها كل </w:t>
      </w:r>
      <w:r w:rsidR="00E07DDB" w:rsidRPr="00DE6131">
        <w:rPr>
          <w:rFonts w:hint="cs"/>
          <w:color w:val="000000" w:themeColor="text1"/>
          <w:rtl/>
        </w:rPr>
        <w:t>عرض،</w:t>
      </w:r>
      <w:r w:rsidR="003B7431" w:rsidRPr="00DE6131">
        <w:rPr>
          <w:rFonts w:hint="cs"/>
          <w:color w:val="000000" w:themeColor="text1"/>
          <w:rtl/>
        </w:rPr>
        <w:t xml:space="preserve"> </w:t>
      </w:r>
      <w:r w:rsidR="00E07DDB" w:rsidRPr="00DE6131">
        <w:rPr>
          <w:rFonts w:hint="cs"/>
          <w:color w:val="000000" w:themeColor="text1"/>
          <w:rtl/>
        </w:rPr>
        <w:t>وتحرر اللجنة في هذا الشأن محضر</w:t>
      </w:r>
      <w:r w:rsidR="003B7431" w:rsidRPr="00DE6131">
        <w:rPr>
          <w:rFonts w:hint="cs"/>
          <w:color w:val="000000" w:themeColor="text1"/>
          <w:rtl/>
        </w:rPr>
        <w:t xml:space="preserve"> اجتماع موقع عليه من </w:t>
      </w:r>
      <w:r w:rsidR="004334B8">
        <w:rPr>
          <w:rFonts w:hint="cs"/>
          <w:color w:val="000000" w:themeColor="text1"/>
          <w:rtl/>
        </w:rPr>
        <w:t>جميع أعضاء اللجنة الحاضرين أ</w:t>
      </w:r>
      <w:r w:rsidR="00E07DDB" w:rsidRPr="00DE6131">
        <w:rPr>
          <w:rFonts w:hint="cs"/>
          <w:color w:val="000000" w:themeColor="text1"/>
          <w:rtl/>
        </w:rPr>
        <w:t xml:space="preserve">ثناء </w:t>
      </w:r>
      <w:r w:rsidR="003B7431" w:rsidRPr="00DE6131">
        <w:rPr>
          <w:rFonts w:hint="cs"/>
          <w:color w:val="000000" w:themeColor="text1"/>
          <w:rtl/>
        </w:rPr>
        <w:t>جلسة</w:t>
      </w:r>
      <w:r w:rsidR="00E07DDB" w:rsidRPr="00DE6131">
        <w:rPr>
          <w:rFonts w:hint="cs"/>
          <w:color w:val="000000" w:themeColor="text1"/>
          <w:rtl/>
        </w:rPr>
        <w:t xml:space="preserve"> الفتح</w:t>
      </w:r>
      <w:r w:rsidR="003B7431" w:rsidRPr="00DE6131">
        <w:rPr>
          <w:rFonts w:hint="cs"/>
          <w:color w:val="000000" w:themeColor="text1"/>
          <w:rtl/>
        </w:rPr>
        <w:t>.</w:t>
      </w:r>
    </w:p>
    <w:p w14:paraId="6123C8A6" w14:textId="14168992" w:rsidR="003B7431" w:rsidRPr="00DE6131" w:rsidRDefault="003B7431" w:rsidP="001B4F5A">
      <w:pPr>
        <w:rPr>
          <w:rtl/>
        </w:rPr>
      </w:pPr>
      <w:r w:rsidRPr="00DE6131">
        <w:rPr>
          <w:rFonts w:hint="cs"/>
          <w:rtl/>
        </w:rPr>
        <w:t xml:space="preserve">في حالة </w:t>
      </w:r>
      <w:r w:rsidR="00E07DDB" w:rsidRPr="00DE6131">
        <w:rPr>
          <w:rFonts w:hint="cs"/>
          <w:rtl/>
        </w:rPr>
        <w:t xml:space="preserve">تبين عدم </w:t>
      </w:r>
      <w:r w:rsidR="002555CA" w:rsidRPr="00DE6131">
        <w:rPr>
          <w:rFonts w:hint="cs"/>
          <w:rtl/>
        </w:rPr>
        <w:t>جدوى</w:t>
      </w:r>
      <w:r w:rsidR="00E07DDB" w:rsidRPr="00DE6131">
        <w:rPr>
          <w:rFonts w:hint="cs"/>
          <w:rtl/>
        </w:rPr>
        <w:t xml:space="preserve"> العروض المقدمة،</w:t>
      </w:r>
      <w:r w:rsidRPr="00DE6131">
        <w:rPr>
          <w:rFonts w:hint="cs"/>
          <w:rtl/>
        </w:rPr>
        <w:t xml:space="preserve"> </w:t>
      </w:r>
      <w:r w:rsidR="00E07DDB" w:rsidRPr="00DE6131">
        <w:rPr>
          <w:rFonts w:hint="cs"/>
          <w:rtl/>
        </w:rPr>
        <w:t>تقوم اللجنة بتحرير</w:t>
      </w:r>
      <w:r w:rsidRPr="00DE6131">
        <w:rPr>
          <w:rFonts w:hint="cs"/>
          <w:rtl/>
        </w:rPr>
        <w:t xml:space="preserve"> محضر </w:t>
      </w:r>
      <w:r w:rsidR="00E07DDB" w:rsidRPr="00DE6131">
        <w:rPr>
          <w:rFonts w:hint="cs"/>
          <w:rtl/>
        </w:rPr>
        <w:t>يوضح ذلك و</w:t>
      </w:r>
      <w:r w:rsidR="004334B8">
        <w:rPr>
          <w:rFonts w:hint="cs"/>
          <w:rtl/>
        </w:rPr>
        <w:t>يوقعه الأعضاء الحاضرين أ</w:t>
      </w:r>
      <w:r w:rsidRPr="00DE6131">
        <w:rPr>
          <w:rFonts w:hint="cs"/>
          <w:rtl/>
        </w:rPr>
        <w:t xml:space="preserve">ثناء </w:t>
      </w:r>
      <w:r w:rsidR="0070421C" w:rsidRPr="00DE6131">
        <w:rPr>
          <w:rFonts w:hint="cs"/>
          <w:rtl/>
        </w:rPr>
        <w:t>الجلسة، وبذلك تنتهي أشغ</w:t>
      </w:r>
      <w:r w:rsidR="004334B8">
        <w:rPr>
          <w:rFonts w:hint="cs"/>
          <w:rtl/>
        </w:rPr>
        <w:t>ال اللجنة في هذه الحالة بتدوين أ</w:t>
      </w:r>
      <w:r w:rsidR="0070421C" w:rsidRPr="00DE6131">
        <w:rPr>
          <w:rFonts w:hint="cs"/>
          <w:rtl/>
        </w:rPr>
        <w:t>شغالها في</w:t>
      </w:r>
      <w:r w:rsidRPr="00DE6131">
        <w:rPr>
          <w:rFonts w:hint="cs"/>
          <w:rtl/>
        </w:rPr>
        <w:t xml:space="preserve"> سجل خاص مرقم ومؤشر عليه من مسؤول السلطة المفوضة.</w:t>
      </w:r>
    </w:p>
    <w:p w14:paraId="51BB5E09" w14:textId="2A141F7A" w:rsidR="00EE187E" w:rsidRPr="00DE6131" w:rsidRDefault="0070421C" w:rsidP="004F2087">
      <w:pPr>
        <w:ind w:firstLine="0"/>
        <w:rPr>
          <w:color w:val="000000" w:themeColor="text1"/>
          <w:rtl/>
        </w:rPr>
      </w:pPr>
      <w:r w:rsidRPr="00DE6131">
        <w:rPr>
          <w:rFonts w:hint="cs"/>
          <w:b/>
          <w:bCs/>
          <w:color w:val="000000" w:themeColor="text1"/>
          <w:rtl/>
        </w:rPr>
        <w:t>ب. مرحلة</w:t>
      </w:r>
      <w:r w:rsidR="003B7431" w:rsidRPr="00DE6131">
        <w:rPr>
          <w:rFonts w:hint="cs"/>
          <w:b/>
          <w:bCs/>
          <w:color w:val="000000" w:themeColor="text1"/>
          <w:rtl/>
        </w:rPr>
        <w:t xml:space="preserve"> فحص ملفات التعهد</w:t>
      </w:r>
      <w:r w:rsidR="003B7431" w:rsidRPr="00DE6131">
        <w:rPr>
          <w:rFonts w:hint="cs"/>
          <w:color w:val="000000" w:themeColor="text1"/>
          <w:rtl/>
        </w:rPr>
        <w:t>:</w:t>
      </w:r>
      <w:r w:rsidR="00EE187E" w:rsidRPr="00DE6131">
        <w:rPr>
          <w:rFonts w:hint="cs"/>
          <w:color w:val="000000" w:themeColor="text1"/>
          <w:rtl/>
        </w:rPr>
        <w:t xml:space="preserve"> </w:t>
      </w:r>
    </w:p>
    <w:p w14:paraId="41FA0629" w14:textId="440DC1BA" w:rsidR="00CB17BC" w:rsidRPr="00DE6131" w:rsidRDefault="00CB17BC" w:rsidP="001B4F5A">
      <w:pPr>
        <w:rPr>
          <w:rtl/>
        </w:rPr>
      </w:pPr>
      <w:r w:rsidRPr="00DE6131">
        <w:rPr>
          <w:rFonts w:hint="cs"/>
          <w:rtl/>
        </w:rPr>
        <w:t xml:space="preserve">تقوم اللجنة </w:t>
      </w:r>
      <w:r w:rsidR="0070421C" w:rsidRPr="00DE6131">
        <w:rPr>
          <w:rFonts w:hint="cs"/>
          <w:rtl/>
        </w:rPr>
        <w:t xml:space="preserve">المختصة في هذه </w:t>
      </w:r>
      <w:r w:rsidRPr="00DE6131">
        <w:rPr>
          <w:rFonts w:hint="cs"/>
          <w:rtl/>
        </w:rPr>
        <w:t xml:space="preserve">بفحص وتدقيق ملفات </w:t>
      </w:r>
      <w:r w:rsidR="0070421C" w:rsidRPr="00DE6131">
        <w:rPr>
          <w:rFonts w:hint="cs"/>
          <w:rtl/>
        </w:rPr>
        <w:t>العرضين</w:t>
      </w:r>
      <w:r w:rsidRPr="00DE6131">
        <w:rPr>
          <w:rFonts w:hint="cs"/>
          <w:rtl/>
        </w:rPr>
        <w:t xml:space="preserve"> </w:t>
      </w:r>
      <w:r w:rsidR="0070421C" w:rsidRPr="00DE6131">
        <w:rPr>
          <w:rFonts w:hint="cs"/>
          <w:rtl/>
        </w:rPr>
        <w:t>التي وصلت اليها</w:t>
      </w:r>
      <w:r w:rsidRPr="00DE6131">
        <w:rPr>
          <w:rFonts w:hint="cs"/>
          <w:rtl/>
        </w:rPr>
        <w:t xml:space="preserve">، فتقوم بدراسة </w:t>
      </w:r>
      <w:r w:rsidR="0070421C" w:rsidRPr="00DE6131">
        <w:rPr>
          <w:rFonts w:hint="cs"/>
          <w:rtl/>
        </w:rPr>
        <w:t>جميع المؤهلات التقنية و</w:t>
      </w:r>
      <w:r w:rsidRPr="00DE6131">
        <w:rPr>
          <w:rFonts w:hint="cs"/>
          <w:rtl/>
        </w:rPr>
        <w:t xml:space="preserve"> المالية والمهنية </w:t>
      </w:r>
      <w:r w:rsidR="004334B8">
        <w:rPr>
          <w:rFonts w:hint="cs"/>
          <w:rtl/>
        </w:rPr>
        <w:t>للمتعهدين</w:t>
      </w:r>
      <w:r w:rsidRPr="00DE6131">
        <w:rPr>
          <w:rFonts w:hint="cs"/>
          <w:rtl/>
        </w:rPr>
        <w:t xml:space="preserve">، </w:t>
      </w:r>
      <w:r w:rsidR="004334B8">
        <w:rPr>
          <w:rFonts w:hint="cs"/>
          <w:rtl/>
        </w:rPr>
        <w:t>وتدرس إ</w:t>
      </w:r>
      <w:r w:rsidR="0070421C" w:rsidRPr="00DE6131">
        <w:rPr>
          <w:rFonts w:hint="cs"/>
          <w:rtl/>
        </w:rPr>
        <w:t xml:space="preserve">مكانياتهم </w:t>
      </w:r>
      <w:r w:rsidRPr="00DE6131">
        <w:rPr>
          <w:rFonts w:hint="cs"/>
          <w:rtl/>
        </w:rPr>
        <w:t xml:space="preserve"> وقدراتهم </w:t>
      </w:r>
      <w:r w:rsidR="0070421C" w:rsidRPr="00DE6131">
        <w:rPr>
          <w:rFonts w:hint="cs"/>
          <w:rtl/>
        </w:rPr>
        <w:t>بناءا على المعايير التي يحددها دفتر الشروط ال</w:t>
      </w:r>
      <w:r w:rsidR="004334B8">
        <w:rPr>
          <w:rFonts w:hint="cs"/>
          <w:rtl/>
        </w:rPr>
        <w:t>خاص بالمرفق العام موضوع التفويض</w:t>
      </w:r>
      <w:r w:rsidRPr="00DE6131">
        <w:rPr>
          <w:rFonts w:hint="cs"/>
          <w:rtl/>
        </w:rPr>
        <w:t xml:space="preserve"> ، وتقوم </w:t>
      </w:r>
      <w:r w:rsidR="0070421C" w:rsidRPr="00DE6131">
        <w:rPr>
          <w:rFonts w:hint="cs"/>
          <w:rtl/>
        </w:rPr>
        <w:t>بهذا</w:t>
      </w:r>
      <w:r w:rsidR="004334B8">
        <w:rPr>
          <w:rFonts w:hint="cs"/>
          <w:rtl/>
        </w:rPr>
        <w:t xml:space="preserve"> الصدد باستبعاد ملفات المتعهدين </w:t>
      </w:r>
      <w:r w:rsidRPr="00DE6131">
        <w:rPr>
          <w:rFonts w:hint="cs"/>
          <w:rtl/>
        </w:rPr>
        <w:t>غير المطابقة لتلك المعايير</w:t>
      </w:r>
      <w:r w:rsidR="0070421C" w:rsidRPr="00DE6131">
        <w:rPr>
          <w:rFonts w:hint="cs"/>
          <w:rtl/>
        </w:rPr>
        <w:t xml:space="preserve"> المحددة سلفا</w:t>
      </w:r>
      <w:r w:rsidRPr="00DE6131">
        <w:rPr>
          <w:rFonts w:hint="cs"/>
          <w:rtl/>
        </w:rPr>
        <w:t xml:space="preserve">، </w:t>
      </w:r>
      <w:r w:rsidR="00A877C1" w:rsidRPr="00DE6131">
        <w:rPr>
          <w:rFonts w:hint="cs"/>
          <w:rtl/>
        </w:rPr>
        <w:t xml:space="preserve">وتقوم </w:t>
      </w:r>
      <w:r w:rsidR="00287371" w:rsidRPr="00DE6131">
        <w:rPr>
          <w:rFonts w:hint="cs"/>
          <w:rtl/>
        </w:rPr>
        <w:t>بإعداد</w:t>
      </w:r>
      <w:r w:rsidRPr="00DE6131">
        <w:rPr>
          <w:rFonts w:hint="cs"/>
          <w:rtl/>
        </w:rPr>
        <w:t xml:space="preserve"> قائمة </w:t>
      </w:r>
      <w:r w:rsidR="00A877C1" w:rsidRPr="00DE6131">
        <w:rPr>
          <w:rFonts w:hint="cs"/>
          <w:rtl/>
        </w:rPr>
        <w:t>للعارضين</w:t>
      </w:r>
      <w:r w:rsidRPr="00DE6131">
        <w:rPr>
          <w:rFonts w:hint="cs"/>
          <w:rtl/>
        </w:rPr>
        <w:t xml:space="preserve"> </w:t>
      </w:r>
      <w:r w:rsidR="00A877C1" w:rsidRPr="00DE6131">
        <w:rPr>
          <w:rFonts w:hint="cs"/>
          <w:rtl/>
        </w:rPr>
        <w:t xml:space="preserve">الذين تم قبولهم </w:t>
      </w:r>
      <w:r w:rsidRPr="00DE6131">
        <w:rPr>
          <w:rFonts w:hint="cs"/>
          <w:rtl/>
        </w:rPr>
        <w:t xml:space="preserve"> لتقديم عروضهم وتبليغها للسلطة المفوضة، </w:t>
      </w:r>
      <w:r w:rsidR="00A877C1" w:rsidRPr="00DE6131">
        <w:rPr>
          <w:rFonts w:hint="cs"/>
          <w:rtl/>
        </w:rPr>
        <w:t>و</w:t>
      </w:r>
      <w:r w:rsidRPr="00DE6131">
        <w:rPr>
          <w:rFonts w:hint="cs"/>
          <w:rtl/>
        </w:rPr>
        <w:t xml:space="preserve">تختم </w:t>
      </w:r>
      <w:r w:rsidR="00A877C1" w:rsidRPr="00DE6131">
        <w:rPr>
          <w:rFonts w:hint="cs"/>
          <w:rtl/>
        </w:rPr>
        <w:t xml:space="preserve"> هذه </w:t>
      </w:r>
      <w:r w:rsidRPr="00DE6131">
        <w:rPr>
          <w:rFonts w:hint="cs"/>
          <w:rtl/>
        </w:rPr>
        <w:t xml:space="preserve">المرحلة </w:t>
      </w:r>
      <w:r w:rsidR="00A877C1" w:rsidRPr="00DE6131">
        <w:rPr>
          <w:rFonts w:hint="cs"/>
          <w:rtl/>
        </w:rPr>
        <w:t xml:space="preserve">كذلك </w:t>
      </w:r>
      <w:r w:rsidRPr="00DE6131">
        <w:rPr>
          <w:rFonts w:hint="cs"/>
          <w:rtl/>
        </w:rPr>
        <w:t xml:space="preserve">بتحرير محضر اجتماع موقع عليه من </w:t>
      </w:r>
      <w:r w:rsidR="004334B8">
        <w:rPr>
          <w:rFonts w:hint="cs"/>
          <w:rtl/>
        </w:rPr>
        <w:t>جميع</w:t>
      </w:r>
      <w:r w:rsidR="00A877C1" w:rsidRPr="00DE6131">
        <w:rPr>
          <w:rFonts w:hint="cs"/>
          <w:rtl/>
        </w:rPr>
        <w:t xml:space="preserve"> </w:t>
      </w:r>
      <w:r w:rsidR="004334B8">
        <w:rPr>
          <w:rFonts w:hint="cs"/>
          <w:rtl/>
        </w:rPr>
        <w:t>أعضاء اللجنة الحاضرين أ</w:t>
      </w:r>
      <w:r w:rsidR="00CB7310">
        <w:rPr>
          <w:rFonts w:hint="cs"/>
          <w:rtl/>
        </w:rPr>
        <w:t>ثناء الجلسة</w:t>
      </w:r>
      <w:r w:rsidR="00A877C1" w:rsidRPr="00DE6131">
        <w:rPr>
          <w:rFonts w:hint="cs"/>
          <w:rtl/>
        </w:rPr>
        <w:t xml:space="preserve">، وفي حالة عدم الجدوى </w:t>
      </w:r>
      <w:r w:rsidRPr="00DE6131">
        <w:rPr>
          <w:rFonts w:hint="cs"/>
          <w:rtl/>
        </w:rPr>
        <w:t xml:space="preserve"> </w:t>
      </w:r>
      <w:r w:rsidR="00A877C1" w:rsidRPr="00DE6131">
        <w:rPr>
          <w:rFonts w:hint="cs"/>
          <w:rtl/>
        </w:rPr>
        <w:t>تقوم ال</w:t>
      </w:r>
      <w:r w:rsidR="00CB7310">
        <w:rPr>
          <w:rFonts w:hint="cs"/>
          <w:rtl/>
        </w:rPr>
        <w:t>ل</w:t>
      </w:r>
      <w:r w:rsidR="00A877C1" w:rsidRPr="00DE6131">
        <w:rPr>
          <w:rFonts w:hint="cs"/>
          <w:rtl/>
        </w:rPr>
        <w:t>جنة ب</w:t>
      </w:r>
      <w:r w:rsidRPr="00DE6131">
        <w:rPr>
          <w:rFonts w:hint="cs"/>
          <w:rtl/>
        </w:rPr>
        <w:t xml:space="preserve">تحرير  محضر بذلك يوقعه الأعضاء الحاضرين </w:t>
      </w:r>
      <w:r w:rsidR="00CB7310">
        <w:rPr>
          <w:rFonts w:hint="cs"/>
          <w:rtl/>
        </w:rPr>
        <w:t>أثناء الجلسة</w:t>
      </w:r>
      <w:r w:rsidR="00064DD3" w:rsidRPr="00DE6131">
        <w:rPr>
          <w:rFonts w:hint="cs"/>
          <w:rtl/>
        </w:rPr>
        <w:t xml:space="preserve">، </w:t>
      </w:r>
      <w:r w:rsidR="00CB7310">
        <w:rPr>
          <w:rFonts w:hint="cs"/>
          <w:rtl/>
        </w:rPr>
        <w:t>وفي الأخيرتقوم بتسجيل أ</w:t>
      </w:r>
      <w:r w:rsidR="00064DD3" w:rsidRPr="00DE6131">
        <w:rPr>
          <w:rFonts w:hint="cs"/>
          <w:rtl/>
        </w:rPr>
        <w:t>شغالها خلال هذه المرحلة في سجل خاص مرقم ومؤشر عليه من مسؤول السلطة المفوضة.</w:t>
      </w:r>
    </w:p>
    <w:p w14:paraId="40D791CB" w14:textId="3E119B09" w:rsidR="0082529B" w:rsidRPr="00DE6131" w:rsidRDefault="00A877C1" w:rsidP="004F2087">
      <w:pPr>
        <w:ind w:firstLine="0"/>
        <w:rPr>
          <w:color w:val="000000" w:themeColor="text1"/>
          <w:rtl/>
        </w:rPr>
      </w:pPr>
      <w:r w:rsidRPr="00DE6131">
        <w:rPr>
          <w:rFonts w:hint="cs"/>
          <w:b/>
          <w:bCs/>
          <w:color w:val="000000" w:themeColor="text1"/>
          <w:rtl/>
        </w:rPr>
        <w:t xml:space="preserve">ج. </w:t>
      </w:r>
      <w:r w:rsidR="0082529B" w:rsidRPr="00DE6131">
        <w:rPr>
          <w:rFonts w:hint="cs"/>
          <w:b/>
          <w:bCs/>
          <w:color w:val="000000" w:themeColor="text1"/>
          <w:rtl/>
        </w:rPr>
        <w:t>مرحلة فحص العروض</w:t>
      </w:r>
      <w:r w:rsidR="0082529B" w:rsidRPr="00DE6131">
        <w:rPr>
          <w:rFonts w:hint="cs"/>
          <w:color w:val="000000" w:themeColor="text1"/>
          <w:rtl/>
        </w:rPr>
        <w:t>:</w:t>
      </w:r>
    </w:p>
    <w:p w14:paraId="6E956915" w14:textId="48FABD30" w:rsidR="000C444F" w:rsidRPr="00DE6131" w:rsidRDefault="00A877C1" w:rsidP="001B4F5A">
      <w:pPr>
        <w:rPr>
          <w:rtl/>
        </w:rPr>
      </w:pPr>
      <w:r w:rsidRPr="00DE6131">
        <w:rPr>
          <w:rFonts w:hint="cs"/>
          <w:rtl/>
        </w:rPr>
        <w:t xml:space="preserve">تقوم اللجنة </w:t>
      </w:r>
      <w:r w:rsidR="0082529B" w:rsidRPr="00DE6131">
        <w:rPr>
          <w:rFonts w:hint="cs"/>
          <w:rtl/>
        </w:rPr>
        <w:t xml:space="preserve">في هذه </w:t>
      </w:r>
      <w:r w:rsidRPr="00DE6131">
        <w:rPr>
          <w:rFonts w:hint="cs"/>
          <w:rtl/>
        </w:rPr>
        <w:t>المرحلة بفحص</w:t>
      </w:r>
      <w:r w:rsidR="0082529B" w:rsidRPr="00DE6131">
        <w:rPr>
          <w:rFonts w:hint="cs"/>
          <w:rtl/>
        </w:rPr>
        <w:t xml:space="preserve"> </w:t>
      </w:r>
      <w:r w:rsidRPr="00DE6131">
        <w:rPr>
          <w:rFonts w:hint="cs"/>
          <w:rtl/>
        </w:rPr>
        <w:t xml:space="preserve">العروض التي تم انتقاؤها مبدئيا من خلال </w:t>
      </w:r>
      <w:r w:rsidR="0082529B" w:rsidRPr="00DE6131">
        <w:rPr>
          <w:rFonts w:hint="cs"/>
          <w:rtl/>
        </w:rPr>
        <w:t xml:space="preserve">دراسة </w:t>
      </w:r>
      <w:r w:rsidRPr="00DE6131">
        <w:rPr>
          <w:rFonts w:hint="cs"/>
          <w:rtl/>
        </w:rPr>
        <w:t>عروض واستبعاد العروض</w:t>
      </w:r>
      <w:r w:rsidR="0082529B" w:rsidRPr="00DE6131">
        <w:rPr>
          <w:rFonts w:hint="cs"/>
          <w:rtl/>
        </w:rPr>
        <w:t xml:space="preserve"> غير المطابقة </w:t>
      </w:r>
      <w:r w:rsidRPr="00DE6131">
        <w:rPr>
          <w:rFonts w:hint="cs"/>
          <w:rtl/>
        </w:rPr>
        <w:t xml:space="preserve">للمعايير التي يتطلبها </w:t>
      </w:r>
      <w:r w:rsidR="0082529B" w:rsidRPr="00DE6131">
        <w:rPr>
          <w:rFonts w:hint="cs"/>
          <w:rtl/>
        </w:rPr>
        <w:t>دفتر الشروط</w:t>
      </w:r>
      <w:r w:rsidRPr="00DE6131">
        <w:rPr>
          <w:rFonts w:hint="cs"/>
          <w:rtl/>
        </w:rPr>
        <w:t xml:space="preserve"> الخاص بالعملية،</w:t>
      </w:r>
      <w:r w:rsidR="0082529B" w:rsidRPr="00DE6131">
        <w:rPr>
          <w:rFonts w:hint="cs"/>
          <w:rtl/>
        </w:rPr>
        <w:t xml:space="preserve"> و</w:t>
      </w:r>
      <w:r w:rsidRPr="00DE6131">
        <w:rPr>
          <w:rFonts w:hint="cs"/>
          <w:rtl/>
        </w:rPr>
        <w:t xml:space="preserve">كذلك يتم اعداد </w:t>
      </w:r>
      <w:r w:rsidR="0082529B" w:rsidRPr="00DE6131">
        <w:rPr>
          <w:rFonts w:hint="cs"/>
          <w:rtl/>
        </w:rPr>
        <w:t xml:space="preserve"> قائمة العروض المطابقة لدفتر الشروط مرتبة حسب </w:t>
      </w:r>
      <w:r w:rsidRPr="00DE6131">
        <w:rPr>
          <w:rFonts w:hint="cs"/>
          <w:rtl/>
        </w:rPr>
        <w:t>الأفضلية، ثم تقوم اللجنة ب</w:t>
      </w:r>
      <w:r w:rsidR="0082529B" w:rsidRPr="00DE6131">
        <w:rPr>
          <w:rFonts w:hint="cs"/>
          <w:rtl/>
        </w:rPr>
        <w:t>تحر</w:t>
      </w:r>
      <w:r w:rsidRPr="00DE6131">
        <w:rPr>
          <w:rFonts w:hint="cs"/>
          <w:rtl/>
        </w:rPr>
        <w:t>ي</w:t>
      </w:r>
      <w:r w:rsidR="0082529B" w:rsidRPr="00DE6131">
        <w:rPr>
          <w:rFonts w:hint="cs"/>
          <w:rtl/>
        </w:rPr>
        <w:t xml:space="preserve">ر محضر اجتماع </w:t>
      </w:r>
      <w:r w:rsidR="0082529B" w:rsidRPr="00DE6131">
        <w:rPr>
          <w:rFonts w:hint="cs"/>
          <w:rtl/>
        </w:rPr>
        <w:lastRenderedPageBreak/>
        <w:t>يوقع عليه</w:t>
      </w:r>
      <w:r w:rsidRPr="00DE6131">
        <w:rPr>
          <w:rFonts w:hint="cs"/>
          <w:rtl/>
        </w:rPr>
        <w:t xml:space="preserve"> جميع </w:t>
      </w:r>
      <w:r w:rsidR="0082529B" w:rsidRPr="00DE6131">
        <w:rPr>
          <w:rFonts w:hint="cs"/>
          <w:rtl/>
        </w:rPr>
        <w:t xml:space="preserve"> أعض</w:t>
      </w:r>
      <w:r w:rsidR="00CB7310">
        <w:rPr>
          <w:rFonts w:hint="cs"/>
          <w:rtl/>
        </w:rPr>
        <w:t>اء اللجنة الحاضرين أ</w:t>
      </w:r>
      <w:r w:rsidRPr="00DE6131">
        <w:rPr>
          <w:rFonts w:hint="cs"/>
          <w:rtl/>
        </w:rPr>
        <w:t>ثناء ال</w:t>
      </w:r>
      <w:r w:rsidR="0082529B" w:rsidRPr="00DE6131">
        <w:rPr>
          <w:rFonts w:hint="cs"/>
          <w:rtl/>
        </w:rPr>
        <w:t>جلسة وفي حالة عدم الجدوى، يتم تحرير محضر بذ</w:t>
      </w:r>
      <w:r w:rsidR="00CB7310">
        <w:rPr>
          <w:rFonts w:hint="cs"/>
          <w:rtl/>
        </w:rPr>
        <w:t>لك يوقعه أيضا الأعضاء الحاضرون أ</w:t>
      </w:r>
      <w:r w:rsidR="0082529B" w:rsidRPr="00DE6131">
        <w:rPr>
          <w:rFonts w:hint="cs"/>
          <w:rtl/>
        </w:rPr>
        <w:t>ثناء الجلسة</w:t>
      </w:r>
      <w:r w:rsidR="00460F55" w:rsidRPr="00DE6131">
        <w:rPr>
          <w:rStyle w:val="Appelnotedebasdep"/>
          <w:color w:val="000000" w:themeColor="text1"/>
          <w:rtl/>
        </w:rPr>
        <w:footnoteReference w:id="166"/>
      </w:r>
      <w:r w:rsidRPr="00DE6131">
        <w:rPr>
          <w:rFonts w:hint="cs"/>
          <w:rtl/>
        </w:rPr>
        <w:t>،</w:t>
      </w:r>
      <w:r w:rsidR="0082529B" w:rsidRPr="00DE6131">
        <w:rPr>
          <w:rFonts w:hint="cs"/>
          <w:rtl/>
        </w:rPr>
        <w:t xml:space="preserve"> </w:t>
      </w:r>
      <w:r w:rsidR="00CB7310">
        <w:rPr>
          <w:rFonts w:hint="cs"/>
          <w:rtl/>
        </w:rPr>
        <w:t>وأخيرا تقوم بتسجيل أ</w:t>
      </w:r>
      <w:r w:rsidR="000C444F" w:rsidRPr="00DE6131">
        <w:rPr>
          <w:rFonts w:hint="cs"/>
          <w:rtl/>
        </w:rPr>
        <w:t xml:space="preserve">شغالها خلال هذه المرحلة في سجل خاص مرقم ومؤشر عليه من مسؤول السلطة </w:t>
      </w:r>
      <w:r w:rsidR="00D81D9F" w:rsidRPr="00DE6131">
        <w:rPr>
          <w:rFonts w:hint="cs"/>
          <w:rtl/>
        </w:rPr>
        <w:t>المفوضة،</w:t>
      </w:r>
      <w:r w:rsidR="000C444F" w:rsidRPr="00DE6131">
        <w:rPr>
          <w:rFonts w:hint="cs"/>
          <w:rtl/>
        </w:rPr>
        <w:t xml:space="preserve"> وعند </w:t>
      </w:r>
      <w:r w:rsidR="00D81D9F" w:rsidRPr="00DE6131">
        <w:rPr>
          <w:rFonts w:hint="cs"/>
          <w:rtl/>
        </w:rPr>
        <w:t>الاقتضاء</w:t>
      </w:r>
      <w:r w:rsidR="000C444F" w:rsidRPr="00DE6131">
        <w:rPr>
          <w:rFonts w:hint="cs"/>
          <w:rtl/>
        </w:rPr>
        <w:t xml:space="preserve"> تقوم اللجنة بدعوة المترشحين الذين تم انتقائهم كتابيا وعن طريق مسؤول السلطة المفوضة لاستكمال عروضهم.</w:t>
      </w:r>
    </w:p>
    <w:p w14:paraId="2BCF0109" w14:textId="7143751A" w:rsidR="00A877C1" w:rsidRPr="00DE6131" w:rsidRDefault="00287371" w:rsidP="004F2087">
      <w:pPr>
        <w:ind w:firstLine="0"/>
        <w:rPr>
          <w:color w:val="000000" w:themeColor="text1"/>
          <w:rtl/>
        </w:rPr>
      </w:pPr>
      <w:r w:rsidRPr="00DE6131">
        <w:rPr>
          <w:rFonts w:hint="cs"/>
          <w:b/>
          <w:bCs/>
          <w:color w:val="000000" w:themeColor="text1"/>
          <w:rtl/>
        </w:rPr>
        <w:t>د. مرحل</w:t>
      </w:r>
      <w:r w:rsidRPr="00DE6131">
        <w:rPr>
          <w:b/>
          <w:bCs/>
          <w:color w:val="000000" w:themeColor="text1"/>
          <w:rtl/>
        </w:rPr>
        <w:t>ة</w:t>
      </w:r>
      <w:r w:rsidR="000C444F" w:rsidRPr="00DE6131">
        <w:rPr>
          <w:rFonts w:hint="cs"/>
          <w:b/>
          <w:bCs/>
          <w:color w:val="000000" w:themeColor="text1"/>
          <w:rtl/>
        </w:rPr>
        <w:t xml:space="preserve"> المفاوضات:</w:t>
      </w:r>
    </w:p>
    <w:p w14:paraId="7C920527" w14:textId="07B12FF9" w:rsidR="00795F7D" w:rsidRPr="00DE6131" w:rsidRDefault="00E11BB3" w:rsidP="001B4F5A">
      <w:pPr>
        <w:rPr>
          <w:sz w:val="24"/>
          <w:szCs w:val="24"/>
          <w:rtl/>
        </w:rPr>
      </w:pPr>
      <w:r w:rsidRPr="00DE6131">
        <w:rPr>
          <w:rFonts w:hint="cs"/>
          <w:rtl/>
        </w:rPr>
        <w:t>تعتبر</w:t>
      </w:r>
      <w:r w:rsidR="00795F7D" w:rsidRPr="00DE6131">
        <w:rPr>
          <w:rFonts w:hint="cs"/>
          <w:rtl/>
        </w:rPr>
        <w:t xml:space="preserve"> مرحلة المفاوضات </w:t>
      </w:r>
      <w:r w:rsidRPr="00DE6131">
        <w:rPr>
          <w:rFonts w:hint="cs"/>
          <w:rtl/>
        </w:rPr>
        <w:t xml:space="preserve">من أهم المراحل التي يمر بها عقد تفويض </w:t>
      </w:r>
      <w:r w:rsidR="00795F7D" w:rsidRPr="00DE6131">
        <w:rPr>
          <w:rFonts w:hint="cs"/>
          <w:rtl/>
        </w:rPr>
        <w:t>المرفق العام</w:t>
      </w:r>
      <w:r w:rsidRPr="00DE6131">
        <w:rPr>
          <w:rFonts w:hint="cs"/>
          <w:rtl/>
        </w:rPr>
        <w:t>، وتكتسي  هذه ال</w:t>
      </w:r>
      <w:r w:rsidR="00795F7D" w:rsidRPr="00DE6131">
        <w:rPr>
          <w:rFonts w:hint="cs"/>
          <w:rtl/>
        </w:rPr>
        <w:t xml:space="preserve">أهمية </w:t>
      </w:r>
      <w:r w:rsidRPr="00DE6131">
        <w:rPr>
          <w:rFonts w:hint="cs"/>
          <w:rtl/>
        </w:rPr>
        <w:t>ال</w:t>
      </w:r>
      <w:r w:rsidR="00795F7D" w:rsidRPr="00DE6131">
        <w:rPr>
          <w:rFonts w:hint="cs"/>
          <w:rtl/>
        </w:rPr>
        <w:t xml:space="preserve">كبيرة </w:t>
      </w:r>
      <w:r w:rsidR="00CB7310">
        <w:rPr>
          <w:rFonts w:hint="cs"/>
          <w:rtl/>
        </w:rPr>
        <w:t>التي تنبع من أهمية عقد التفويض</w:t>
      </w:r>
      <w:r w:rsidRPr="00DE6131">
        <w:rPr>
          <w:rFonts w:hint="cs"/>
          <w:rtl/>
        </w:rPr>
        <w:t xml:space="preserve"> في حد ذاته ، ل</w:t>
      </w:r>
      <w:r w:rsidR="00CB7310">
        <w:rPr>
          <w:rFonts w:hint="cs"/>
          <w:rtl/>
        </w:rPr>
        <w:t>أ</w:t>
      </w:r>
      <w:r w:rsidRPr="00DE6131">
        <w:rPr>
          <w:rFonts w:hint="cs"/>
          <w:rtl/>
        </w:rPr>
        <w:t xml:space="preserve">ن المفاوضات يبرز </w:t>
      </w:r>
      <w:r w:rsidR="00ED441C">
        <w:rPr>
          <w:rFonts w:hint="cs"/>
          <w:rtl/>
        </w:rPr>
        <w:t xml:space="preserve">فيها دور الاعتبار الشخصي الذي </w:t>
      </w:r>
      <w:r w:rsidRPr="00DE6131">
        <w:rPr>
          <w:rFonts w:hint="cs"/>
          <w:rtl/>
        </w:rPr>
        <w:t>يظل ملازما لعقد التفويض ولا</w:t>
      </w:r>
      <w:r w:rsidR="00287371" w:rsidRPr="00DE6131">
        <w:rPr>
          <w:rFonts w:hint="cs"/>
          <w:rtl/>
        </w:rPr>
        <w:t xml:space="preserve"> </w:t>
      </w:r>
      <w:r w:rsidRPr="00DE6131">
        <w:rPr>
          <w:rFonts w:hint="cs"/>
          <w:rtl/>
        </w:rPr>
        <w:t xml:space="preserve">يؤثر ذلك على مبدأ المنافسة </w:t>
      </w:r>
      <w:r w:rsidR="00795F7D" w:rsidRPr="00DE6131">
        <w:rPr>
          <w:rFonts w:hint="cs"/>
          <w:rtl/>
        </w:rPr>
        <w:t>في اختيار المفوض اليه</w:t>
      </w:r>
      <w:r w:rsidR="00460F55" w:rsidRPr="00DE6131">
        <w:rPr>
          <w:rStyle w:val="Appelnotedebasdep"/>
          <w:color w:val="000000" w:themeColor="text1"/>
          <w:rtl/>
        </w:rPr>
        <w:footnoteReference w:id="167"/>
      </w:r>
      <w:r w:rsidR="00A15DF3" w:rsidRPr="00DE6131">
        <w:rPr>
          <w:rFonts w:hint="cs"/>
          <w:rtl/>
        </w:rPr>
        <w:t xml:space="preserve"> </w:t>
      </w:r>
      <w:r w:rsidRPr="00DE6131">
        <w:rPr>
          <w:rFonts w:hint="cs"/>
          <w:rtl/>
        </w:rPr>
        <w:t>ل</w:t>
      </w:r>
      <w:r w:rsidR="00ED441C">
        <w:rPr>
          <w:rFonts w:hint="cs"/>
          <w:rtl/>
        </w:rPr>
        <w:t>أ</w:t>
      </w:r>
      <w:r w:rsidRPr="00DE6131">
        <w:rPr>
          <w:rFonts w:hint="cs"/>
          <w:rtl/>
        </w:rPr>
        <w:t>ن طبيعة عقد التفويض تقتضي وجود المفاوضات التي تكاد تكون سمة لصيقة بعقد التفويض على خلاف باقي العقود الإدارية الأخرى ال</w:t>
      </w:r>
      <w:r w:rsidR="00ED441C">
        <w:rPr>
          <w:rFonts w:hint="cs"/>
          <w:rtl/>
        </w:rPr>
        <w:t>تي تتضاءل فيها أهمية المفاوضات أ</w:t>
      </w:r>
      <w:r w:rsidRPr="00DE6131">
        <w:rPr>
          <w:rFonts w:hint="cs"/>
          <w:rtl/>
        </w:rPr>
        <w:t>ثناء عملية ابرام العقد،</w:t>
      </w:r>
      <w:r w:rsidR="00A53083" w:rsidRPr="00DE6131">
        <w:rPr>
          <w:rFonts w:hint="cs"/>
          <w:sz w:val="24"/>
          <w:szCs w:val="24"/>
          <w:rtl/>
        </w:rPr>
        <w:t xml:space="preserve"> </w:t>
      </w:r>
      <w:r w:rsidR="00ED441C">
        <w:rPr>
          <w:rFonts w:hint="cs"/>
          <w:rtl/>
        </w:rPr>
        <w:t>لذلك فإ</w:t>
      </w:r>
      <w:r w:rsidR="00795F7D" w:rsidRPr="00DE6131">
        <w:rPr>
          <w:rFonts w:hint="cs"/>
          <w:rtl/>
        </w:rPr>
        <w:t>ن</w:t>
      </w:r>
      <w:r w:rsidR="00A812DD" w:rsidRPr="00DE6131">
        <w:rPr>
          <w:rFonts w:hint="cs"/>
          <w:rtl/>
        </w:rPr>
        <w:t xml:space="preserve">ه يمكن القول أن </w:t>
      </w:r>
      <w:r w:rsidR="00795F7D" w:rsidRPr="00DE6131">
        <w:rPr>
          <w:rFonts w:hint="cs"/>
          <w:rtl/>
        </w:rPr>
        <w:t xml:space="preserve"> فتح المجال للمنافسة بما يؤدي الى تعدد العروض </w:t>
      </w:r>
      <w:r w:rsidR="00287371" w:rsidRPr="00DE6131">
        <w:rPr>
          <w:rFonts w:hint="cs"/>
          <w:rtl/>
        </w:rPr>
        <w:t>لا</w:t>
      </w:r>
      <w:r w:rsidR="00607FA4">
        <w:rPr>
          <w:rFonts w:hint="cs"/>
          <w:rtl/>
        </w:rPr>
        <w:t xml:space="preserve"> </w:t>
      </w:r>
      <w:r w:rsidR="00287371" w:rsidRPr="00DE6131">
        <w:rPr>
          <w:rFonts w:hint="cs"/>
          <w:rtl/>
        </w:rPr>
        <w:t>يعن</w:t>
      </w:r>
      <w:r w:rsidR="00287371" w:rsidRPr="00DE6131">
        <w:rPr>
          <w:rtl/>
        </w:rPr>
        <w:t>ي</w:t>
      </w:r>
      <w:r w:rsidR="00795F7D" w:rsidRPr="00DE6131">
        <w:rPr>
          <w:rFonts w:hint="cs"/>
          <w:rtl/>
        </w:rPr>
        <w:t xml:space="preserve"> </w:t>
      </w:r>
      <w:r w:rsidR="00A812DD" w:rsidRPr="00DE6131">
        <w:rPr>
          <w:rFonts w:hint="cs"/>
          <w:rtl/>
        </w:rPr>
        <w:t>اكتفاء</w:t>
      </w:r>
      <w:r w:rsidR="00795F7D" w:rsidRPr="00DE6131">
        <w:rPr>
          <w:rFonts w:hint="cs"/>
          <w:rtl/>
        </w:rPr>
        <w:t xml:space="preserve"> الإدارة </w:t>
      </w:r>
      <w:r w:rsidR="00A812DD" w:rsidRPr="00DE6131">
        <w:rPr>
          <w:rFonts w:hint="cs"/>
          <w:rtl/>
        </w:rPr>
        <w:t>المتعاقدة</w:t>
      </w:r>
      <w:r w:rsidR="00795F7D" w:rsidRPr="00DE6131">
        <w:rPr>
          <w:rFonts w:hint="cs"/>
          <w:rtl/>
        </w:rPr>
        <w:t xml:space="preserve"> </w:t>
      </w:r>
      <w:r w:rsidR="00A812DD" w:rsidRPr="00DE6131">
        <w:rPr>
          <w:rFonts w:hint="cs"/>
          <w:rtl/>
        </w:rPr>
        <w:t>ب</w:t>
      </w:r>
      <w:r w:rsidR="00607FA4">
        <w:rPr>
          <w:rFonts w:hint="cs"/>
          <w:rtl/>
        </w:rPr>
        <w:t>آ</w:t>
      </w:r>
      <w:r w:rsidR="00795F7D" w:rsidRPr="00DE6131">
        <w:rPr>
          <w:rFonts w:hint="cs"/>
          <w:rtl/>
        </w:rPr>
        <w:t xml:space="preserve">لية </w:t>
      </w:r>
      <w:r w:rsidR="00A812DD" w:rsidRPr="00DE6131">
        <w:rPr>
          <w:rFonts w:hint="cs"/>
          <w:rtl/>
        </w:rPr>
        <w:t>التعاقد</w:t>
      </w:r>
      <w:r w:rsidR="00795F7D" w:rsidRPr="00DE6131">
        <w:rPr>
          <w:rFonts w:hint="cs"/>
          <w:rtl/>
        </w:rPr>
        <w:t xml:space="preserve"> المكرسة في نطاق عقود الصفقات العمومية</w:t>
      </w:r>
      <w:r w:rsidR="00A812DD" w:rsidRPr="00DE6131">
        <w:rPr>
          <w:rFonts w:hint="cs"/>
          <w:rtl/>
        </w:rPr>
        <w:t>،</w:t>
      </w:r>
      <w:r w:rsidR="00795F7D" w:rsidRPr="00DE6131">
        <w:rPr>
          <w:rFonts w:hint="cs"/>
          <w:rtl/>
        </w:rPr>
        <w:t xml:space="preserve"> لذلك ف</w:t>
      </w:r>
      <w:r w:rsidR="00607FA4">
        <w:rPr>
          <w:rFonts w:hint="cs"/>
          <w:rtl/>
        </w:rPr>
        <w:t>إ</w:t>
      </w:r>
      <w:r w:rsidR="00795F7D" w:rsidRPr="00DE6131">
        <w:rPr>
          <w:rFonts w:hint="cs"/>
          <w:rtl/>
        </w:rPr>
        <w:t xml:space="preserve">نه </w:t>
      </w:r>
      <w:r w:rsidR="00A812DD" w:rsidRPr="00DE6131">
        <w:rPr>
          <w:rFonts w:hint="cs"/>
          <w:rtl/>
        </w:rPr>
        <w:t>يتلو</w:t>
      </w:r>
      <w:r w:rsidR="00795F7D" w:rsidRPr="00DE6131">
        <w:rPr>
          <w:rFonts w:hint="cs"/>
          <w:rtl/>
        </w:rPr>
        <w:t xml:space="preserve"> عملية الترشح </w:t>
      </w:r>
      <w:r w:rsidR="00A812DD" w:rsidRPr="00DE6131">
        <w:rPr>
          <w:rFonts w:hint="cs"/>
          <w:rtl/>
        </w:rPr>
        <w:t>للتعاقدأن تسعى الجهة الإدارية المانحة للتفويض الى</w:t>
      </w:r>
      <w:r w:rsidR="00A53083" w:rsidRPr="00DE6131">
        <w:rPr>
          <w:rFonts w:hint="cs"/>
          <w:rtl/>
        </w:rPr>
        <w:t xml:space="preserve"> الدخول في مفاوضات مع هذا </w:t>
      </w:r>
      <w:r w:rsidR="00A812DD" w:rsidRPr="00DE6131">
        <w:rPr>
          <w:rFonts w:hint="cs"/>
          <w:rtl/>
        </w:rPr>
        <w:t>العارض</w:t>
      </w:r>
      <w:r w:rsidR="00607FA4">
        <w:rPr>
          <w:rFonts w:hint="cs"/>
          <w:rtl/>
        </w:rPr>
        <w:t xml:space="preserve"> للوصول الى أ</w:t>
      </w:r>
      <w:r w:rsidR="00A53083" w:rsidRPr="00DE6131">
        <w:rPr>
          <w:rFonts w:hint="cs"/>
          <w:rtl/>
        </w:rPr>
        <w:t xml:space="preserve">فضل الشروط </w:t>
      </w:r>
      <w:r w:rsidR="00607FA4">
        <w:rPr>
          <w:rFonts w:hint="cs"/>
          <w:rtl/>
        </w:rPr>
        <w:t>والصيغ لتأ</w:t>
      </w:r>
      <w:r w:rsidR="00A812DD" w:rsidRPr="00DE6131">
        <w:rPr>
          <w:rFonts w:hint="cs"/>
          <w:rtl/>
        </w:rPr>
        <w:t>مين المصلحة العامة ف</w:t>
      </w:r>
      <w:r w:rsidR="00A53083" w:rsidRPr="00DE6131">
        <w:rPr>
          <w:rFonts w:hint="cs"/>
          <w:rtl/>
        </w:rPr>
        <w:t xml:space="preserve">مرحلة التفاوض </w:t>
      </w:r>
      <w:r w:rsidR="00A812DD" w:rsidRPr="00DE6131">
        <w:rPr>
          <w:rFonts w:hint="cs"/>
          <w:rtl/>
        </w:rPr>
        <w:t>بالنسبة</w:t>
      </w:r>
      <w:r w:rsidR="00A53083" w:rsidRPr="00DE6131">
        <w:rPr>
          <w:rFonts w:hint="cs"/>
          <w:rtl/>
        </w:rPr>
        <w:t xml:space="preserve"> </w:t>
      </w:r>
      <w:r w:rsidR="00A812DD" w:rsidRPr="00DE6131">
        <w:rPr>
          <w:rFonts w:hint="cs"/>
          <w:rtl/>
        </w:rPr>
        <w:t>ل</w:t>
      </w:r>
      <w:r w:rsidR="00A53083" w:rsidRPr="00DE6131">
        <w:rPr>
          <w:rFonts w:hint="cs"/>
          <w:rtl/>
        </w:rPr>
        <w:t>عقود تفويض المرفق</w:t>
      </w:r>
      <w:r w:rsidR="00607FA4">
        <w:rPr>
          <w:rFonts w:hint="cs"/>
          <w:rtl/>
        </w:rPr>
        <w:t xml:space="preserve"> العام </w:t>
      </w:r>
      <w:r w:rsidR="00A53083" w:rsidRPr="00DE6131">
        <w:rPr>
          <w:rFonts w:hint="cs"/>
          <w:rtl/>
        </w:rPr>
        <w:t xml:space="preserve">ليست مرحلة </w:t>
      </w:r>
      <w:r w:rsidR="00A812DD" w:rsidRPr="00DE6131">
        <w:rPr>
          <w:rFonts w:hint="cs"/>
          <w:rtl/>
        </w:rPr>
        <w:t>روتينية عابرة</w:t>
      </w:r>
      <w:r w:rsidR="00A53083" w:rsidRPr="00DE6131">
        <w:rPr>
          <w:rFonts w:hint="cs"/>
          <w:rtl/>
        </w:rPr>
        <w:t xml:space="preserve"> بل هي </w:t>
      </w:r>
      <w:r w:rsidR="00A812DD" w:rsidRPr="00DE6131">
        <w:rPr>
          <w:rFonts w:hint="cs"/>
          <w:rtl/>
        </w:rPr>
        <w:t>من</w:t>
      </w:r>
      <w:r w:rsidR="00A53083" w:rsidRPr="00DE6131">
        <w:rPr>
          <w:rFonts w:hint="cs"/>
          <w:rtl/>
        </w:rPr>
        <w:t xml:space="preserve"> الأهمية</w:t>
      </w:r>
      <w:r w:rsidR="00A812DD" w:rsidRPr="00DE6131">
        <w:rPr>
          <w:rFonts w:hint="cs"/>
          <w:rtl/>
        </w:rPr>
        <w:t xml:space="preserve"> بمكان </w:t>
      </w:r>
      <w:r w:rsidR="00287371" w:rsidRPr="00DE6131">
        <w:rPr>
          <w:rFonts w:hint="cs"/>
          <w:rtl/>
        </w:rPr>
        <w:t>لأنه</w:t>
      </w:r>
      <w:r w:rsidR="00A53083" w:rsidRPr="00DE6131">
        <w:rPr>
          <w:rFonts w:hint="cs"/>
          <w:rtl/>
        </w:rPr>
        <w:t xml:space="preserve"> قد </w:t>
      </w:r>
      <w:r w:rsidR="00A812DD" w:rsidRPr="00DE6131">
        <w:rPr>
          <w:rFonts w:hint="cs"/>
          <w:rtl/>
        </w:rPr>
        <w:t>ينتج</w:t>
      </w:r>
      <w:r w:rsidR="00A53083" w:rsidRPr="00DE6131">
        <w:rPr>
          <w:rFonts w:hint="cs"/>
          <w:rtl/>
        </w:rPr>
        <w:t xml:space="preserve"> </w:t>
      </w:r>
      <w:r w:rsidR="00A812DD" w:rsidRPr="00DE6131">
        <w:rPr>
          <w:rFonts w:hint="cs"/>
          <w:rtl/>
        </w:rPr>
        <w:t>عنها</w:t>
      </w:r>
      <w:r w:rsidR="00607FA4">
        <w:rPr>
          <w:rFonts w:hint="cs"/>
          <w:rtl/>
        </w:rPr>
        <w:t xml:space="preserve"> إ</w:t>
      </w:r>
      <w:r w:rsidR="00A53083" w:rsidRPr="00DE6131">
        <w:rPr>
          <w:rFonts w:hint="cs"/>
          <w:rtl/>
        </w:rPr>
        <w:t xml:space="preserve">ما إتمام عملية التعاقد مع </w:t>
      </w:r>
      <w:r w:rsidR="00A812DD" w:rsidRPr="00DE6131">
        <w:rPr>
          <w:rFonts w:hint="cs"/>
          <w:rtl/>
        </w:rPr>
        <w:t xml:space="preserve">المتعهد </w:t>
      </w:r>
      <w:r w:rsidR="00607FA4">
        <w:rPr>
          <w:rFonts w:hint="cs"/>
          <w:rtl/>
        </w:rPr>
        <w:t xml:space="preserve"> أ</w:t>
      </w:r>
      <w:r w:rsidR="00A53083" w:rsidRPr="00DE6131">
        <w:rPr>
          <w:rFonts w:hint="cs"/>
          <w:rtl/>
        </w:rPr>
        <w:t>و</w:t>
      </w:r>
      <w:r w:rsidR="00A812DD" w:rsidRPr="00DE6131">
        <w:rPr>
          <w:rFonts w:hint="cs"/>
          <w:rtl/>
        </w:rPr>
        <w:t xml:space="preserve">توقف </w:t>
      </w:r>
      <w:r w:rsidR="00A53083" w:rsidRPr="00DE6131">
        <w:rPr>
          <w:rFonts w:hint="cs"/>
          <w:rtl/>
        </w:rPr>
        <w:t>الإجراءات</w:t>
      </w:r>
      <w:r w:rsidR="00A812DD" w:rsidRPr="00DE6131">
        <w:rPr>
          <w:rFonts w:hint="cs"/>
          <w:rtl/>
        </w:rPr>
        <w:t xml:space="preserve"> وعدم توقيع العقد</w:t>
      </w:r>
      <w:r w:rsidR="00A15DF3" w:rsidRPr="00DE6131">
        <w:rPr>
          <w:rStyle w:val="Appelnotedebasdep"/>
          <w:color w:val="000000" w:themeColor="text1"/>
          <w:rtl/>
        </w:rPr>
        <w:footnoteReference w:id="168"/>
      </w:r>
      <w:r w:rsidR="00A877C1" w:rsidRPr="00DE6131">
        <w:rPr>
          <w:rFonts w:hint="cs"/>
          <w:rtl/>
        </w:rPr>
        <w:t>.</w:t>
      </w:r>
      <w:r w:rsidR="00A15DF3" w:rsidRPr="00DE6131">
        <w:rPr>
          <w:rFonts w:hint="cs"/>
          <w:rtl/>
        </w:rPr>
        <w:t xml:space="preserve"> </w:t>
      </w:r>
    </w:p>
    <w:p w14:paraId="23394290" w14:textId="7F4A9D03" w:rsidR="00FE1660" w:rsidRPr="00DE6131" w:rsidRDefault="00FE1660" w:rsidP="001B4F5A">
      <w:pPr>
        <w:rPr>
          <w:rtl/>
        </w:rPr>
      </w:pPr>
      <w:r w:rsidRPr="00DE6131">
        <w:rPr>
          <w:rFonts w:hint="cs"/>
          <w:rtl/>
        </w:rPr>
        <w:t xml:space="preserve">مرحلة المفاوضات </w:t>
      </w:r>
      <w:r w:rsidR="00DD3C4C" w:rsidRPr="00DE6131">
        <w:rPr>
          <w:rFonts w:hint="cs"/>
          <w:rtl/>
        </w:rPr>
        <w:t>باعتبارها</w:t>
      </w:r>
      <w:r w:rsidRPr="00DE6131">
        <w:rPr>
          <w:rFonts w:hint="cs"/>
          <w:rtl/>
        </w:rPr>
        <w:t xml:space="preserve"> </w:t>
      </w:r>
      <w:r w:rsidR="00DD3C4C" w:rsidRPr="00DE6131">
        <w:rPr>
          <w:rFonts w:hint="cs"/>
          <w:rtl/>
        </w:rPr>
        <w:t>هي</w:t>
      </w:r>
      <w:r w:rsidRPr="00DE6131">
        <w:rPr>
          <w:rFonts w:hint="cs"/>
          <w:rtl/>
        </w:rPr>
        <w:t xml:space="preserve"> </w:t>
      </w:r>
      <w:r w:rsidR="00DD3C4C" w:rsidRPr="00DE6131">
        <w:rPr>
          <w:rFonts w:hint="cs"/>
          <w:rtl/>
        </w:rPr>
        <w:t>ال</w:t>
      </w:r>
      <w:r w:rsidRPr="00DE6131">
        <w:rPr>
          <w:rFonts w:hint="cs"/>
          <w:rtl/>
        </w:rPr>
        <w:t xml:space="preserve">مرحلة </w:t>
      </w:r>
      <w:r w:rsidR="00DD3C4C" w:rsidRPr="00DE6131">
        <w:rPr>
          <w:rFonts w:hint="cs"/>
          <w:rtl/>
        </w:rPr>
        <w:t>التي تسبق عملية توقيع</w:t>
      </w:r>
      <w:r w:rsidRPr="00DE6131">
        <w:rPr>
          <w:rFonts w:hint="cs"/>
          <w:rtl/>
        </w:rPr>
        <w:t xml:space="preserve"> </w:t>
      </w:r>
      <w:r w:rsidR="00DD3C4C" w:rsidRPr="00DE6131">
        <w:rPr>
          <w:rFonts w:hint="cs"/>
          <w:rtl/>
        </w:rPr>
        <w:t xml:space="preserve">عقد التفويض </w:t>
      </w:r>
      <w:r w:rsidRPr="00DE6131">
        <w:rPr>
          <w:rFonts w:hint="cs"/>
          <w:rtl/>
        </w:rPr>
        <w:t>يعرض</w:t>
      </w:r>
      <w:r w:rsidR="00DD3C4C" w:rsidRPr="00DE6131">
        <w:rPr>
          <w:rFonts w:hint="cs"/>
          <w:rtl/>
        </w:rPr>
        <w:t xml:space="preserve"> فيها</w:t>
      </w:r>
      <w:r w:rsidRPr="00DE6131">
        <w:rPr>
          <w:rFonts w:hint="cs"/>
          <w:rtl/>
        </w:rPr>
        <w:t xml:space="preserve"> كل طرف </w:t>
      </w:r>
      <w:r w:rsidR="00DD3C4C" w:rsidRPr="00DE6131">
        <w:rPr>
          <w:rFonts w:hint="cs"/>
          <w:rtl/>
        </w:rPr>
        <w:t xml:space="preserve">من </w:t>
      </w:r>
      <w:r w:rsidR="00287371" w:rsidRPr="00DE6131">
        <w:rPr>
          <w:rFonts w:hint="cs"/>
          <w:rtl/>
        </w:rPr>
        <w:t>ما يعتق</w:t>
      </w:r>
      <w:r w:rsidR="00287371" w:rsidRPr="00DE6131">
        <w:rPr>
          <w:rtl/>
        </w:rPr>
        <w:t>د</w:t>
      </w:r>
      <w:r w:rsidR="00DD3C4C" w:rsidRPr="00DE6131">
        <w:rPr>
          <w:rFonts w:hint="cs"/>
          <w:rtl/>
        </w:rPr>
        <w:t xml:space="preserve"> أنه يحقق </w:t>
      </w:r>
      <w:r w:rsidRPr="00DE6131">
        <w:rPr>
          <w:rFonts w:hint="cs"/>
          <w:rtl/>
        </w:rPr>
        <w:t>مصلحته</w:t>
      </w:r>
      <w:r w:rsidR="00DD3C4C" w:rsidRPr="00DE6131">
        <w:rPr>
          <w:rFonts w:hint="cs"/>
          <w:rtl/>
        </w:rPr>
        <w:t>، فهي</w:t>
      </w:r>
      <w:r w:rsidRPr="00DE6131">
        <w:rPr>
          <w:rFonts w:hint="cs"/>
          <w:rtl/>
        </w:rPr>
        <w:t xml:space="preserve"> </w:t>
      </w:r>
      <w:r w:rsidR="00DD3C4C" w:rsidRPr="00DE6131">
        <w:rPr>
          <w:rFonts w:hint="cs"/>
          <w:rtl/>
        </w:rPr>
        <w:t>خطوة ضرورية لتقريب وجهات النظر والتوفيق</w:t>
      </w:r>
      <w:r w:rsidRPr="00DE6131">
        <w:rPr>
          <w:rFonts w:hint="cs"/>
          <w:rtl/>
        </w:rPr>
        <w:t xml:space="preserve"> بين</w:t>
      </w:r>
      <w:r w:rsidR="005A30B5" w:rsidRPr="00DE6131">
        <w:rPr>
          <w:rFonts w:hint="cs"/>
          <w:rtl/>
        </w:rPr>
        <w:t xml:space="preserve"> إرادة الأطراف المتعاقدة </w:t>
      </w:r>
      <w:r w:rsidR="00DD3C4C" w:rsidRPr="00DE6131">
        <w:rPr>
          <w:rFonts w:hint="cs"/>
          <w:rtl/>
        </w:rPr>
        <w:t>من خلال</w:t>
      </w:r>
      <w:r w:rsidR="005A30B5" w:rsidRPr="00DE6131">
        <w:rPr>
          <w:rFonts w:hint="cs"/>
          <w:rtl/>
        </w:rPr>
        <w:t xml:space="preserve"> </w:t>
      </w:r>
      <w:r w:rsidR="00DD3C4C" w:rsidRPr="00DE6131">
        <w:rPr>
          <w:rFonts w:hint="cs"/>
          <w:rtl/>
        </w:rPr>
        <w:t>التقريب</w:t>
      </w:r>
      <w:r w:rsidRPr="00DE6131">
        <w:rPr>
          <w:rFonts w:hint="cs"/>
          <w:rtl/>
        </w:rPr>
        <w:t xml:space="preserve"> بين المصالح المتعارضة </w:t>
      </w:r>
      <w:r w:rsidR="00DD3C4C" w:rsidRPr="00DE6131">
        <w:rPr>
          <w:rFonts w:hint="cs"/>
          <w:rtl/>
        </w:rPr>
        <w:t>للراغبين في التعاقد،</w:t>
      </w:r>
      <w:r w:rsidRPr="00DE6131">
        <w:rPr>
          <w:rFonts w:hint="cs"/>
          <w:rtl/>
        </w:rPr>
        <w:t xml:space="preserve"> </w:t>
      </w:r>
      <w:r w:rsidR="00DD3C4C" w:rsidRPr="00DE6131">
        <w:rPr>
          <w:rFonts w:hint="cs"/>
          <w:rtl/>
        </w:rPr>
        <w:t xml:space="preserve">للوصول الى </w:t>
      </w:r>
      <w:r w:rsidRPr="00DE6131">
        <w:rPr>
          <w:rFonts w:hint="cs"/>
          <w:rtl/>
        </w:rPr>
        <w:t xml:space="preserve"> </w:t>
      </w:r>
      <w:r w:rsidR="00DD3C4C" w:rsidRPr="00DE6131">
        <w:rPr>
          <w:rFonts w:hint="cs"/>
          <w:rtl/>
        </w:rPr>
        <w:t xml:space="preserve">حلول وسط </w:t>
      </w:r>
      <w:r w:rsidRPr="00DE6131">
        <w:rPr>
          <w:rFonts w:hint="cs"/>
          <w:rtl/>
        </w:rPr>
        <w:t xml:space="preserve">على أساس من حسن </w:t>
      </w:r>
      <w:r w:rsidR="00781539" w:rsidRPr="00DE6131">
        <w:rPr>
          <w:rFonts w:hint="cs"/>
          <w:rtl/>
        </w:rPr>
        <w:t xml:space="preserve">النية </w:t>
      </w:r>
      <w:r w:rsidRPr="00DE6131">
        <w:rPr>
          <w:rFonts w:hint="cs"/>
          <w:rtl/>
        </w:rPr>
        <w:t xml:space="preserve">المتبادلة بين </w:t>
      </w:r>
      <w:r w:rsidR="00781539" w:rsidRPr="00DE6131">
        <w:rPr>
          <w:rFonts w:hint="cs"/>
          <w:rtl/>
        </w:rPr>
        <w:t xml:space="preserve">الجهة المانحة والعارضين وتعكس الجدية </w:t>
      </w:r>
      <w:r w:rsidRPr="00DE6131">
        <w:rPr>
          <w:rFonts w:hint="cs"/>
          <w:rtl/>
        </w:rPr>
        <w:t xml:space="preserve">في الوصول الى اتفاق </w:t>
      </w:r>
      <w:r w:rsidR="00781539" w:rsidRPr="00DE6131">
        <w:rPr>
          <w:rFonts w:hint="cs"/>
          <w:rtl/>
        </w:rPr>
        <w:t>تعاقدي منتج من قبل جميع الاطراف</w:t>
      </w:r>
      <w:r w:rsidRPr="00DE6131">
        <w:rPr>
          <w:rFonts w:hint="cs"/>
          <w:rtl/>
        </w:rPr>
        <w:t>، فتقوم المفاوضات</w:t>
      </w:r>
      <w:r w:rsidR="00781539" w:rsidRPr="00DE6131">
        <w:rPr>
          <w:rFonts w:hint="cs"/>
          <w:rtl/>
        </w:rPr>
        <w:t xml:space="preserve"> على هذا النحو </w:t>
      </w:r>
      <w:r w:rsidR="009C7A40" w:rsidRPr="00DE6131">
        <w:rPr>
          <w:rFonts w:hint="cs"/>
          <w:rtl/>
        </w:rPr>
        <w:t xml:space="preserve">بدور </w:t>
      </w:r>
      <w:r w:rsidR="00781539" w:rsidRPr="00DE6131">
        <w:rPr>
          <w:rFonts w:hint="cs"/>
          <w:rtl/>
        </w:rPr>
        <w:t>جوهري</w:t>
      </w:r>
      <w:r w:rsidR="009C7A40" w:rsidRPr="00DE6131">
        <w:rPr>
          <w:rFonts w:hint="cs"/>
          <w:rtl/>
        </w:rPr>
        <w:t xml:space="preserve"> في مجال هذه العقود </w:t>
      </w:r>
      <w:r w:rsidR="00781539" w:rsidRPr="00DE6131">
        <w:rPr>
          <w:rFonts w:hint="cs"/>
          <w:rtl/>
        </w:rPr>
        <w:t xml:space="preserve">انطلاقا من </w:t>
      </w:r>
      <w:r w:rsidR="009C7A40" w:rsidRPr="00DE6131">
        <w:rPr>
          <w:rFonts w:hint="cs"/>
          <w:rtl/>
        </w:rPr>
        <w:t xml:space="preserve"> فكرة الح</w:t>
      </w:r>
      <w:r w:rsidR="00735179" w:rsidRPr="00DE6131">
        <w:rPr>
          <w:rFonts w:hint="cs"/>
          <w:rtl/>
        </w:rPr>
        <w:t>رية التعاقدية والتي تعني أن كل شيء</w:t>
      </w:r>
      <w:r w:rsidR="009C7A40" w:rsidRPr="00DE6131">
        <w:rPr>
          <w:rFonts w:hint="cs"/>
          <w:rtl/>
        </w:rPr>
        <w:t xml:space="preserve"> قابل للتفاوض </w:t>
      </w:r>
      <w:r w:rsidR="00735179" w:rsidRPr="00DE6131">
        <w:rPr>
          <w:rFonts w:hint="cs"/>
          <w:rtl/>
        </w:rPr>
        <w:t>ل</w:t>
      </w:r>
      <w:r w:rsidR="003D1D2D">
        <w:rPr>
          <w:rFonts w:hint="cs"/>
          <w:rtl/>
        </w:rPr>
        <w:t>أ</w:t>
      </w:r>
      <w:r w:rsidR="00735179" w:rsidRPr="00DE6131">
        <w:rPr>
          <w:rFonts w:hint="cs"/>
          <w:rtl/>
        </w:rPr>
        <w:t xml:space="preserve">ن في ذلك مزايا </w:t>
      </w:r>
      <w:r w:rsidR="009C7A40" w:rsidRPr="00DE6131">
        <w:rPr>
          <w:rFonts w:hint="cs"/>
          <w:rtl/>
        </w:rPr>
        <w:t xml:space="preserve"> قانونية </w:t>
      </w:r>
      <w:r w:rsidR="00735179" w:rsidRPr="00DE6131">
        <w:rPr>
          <w:rFonts w:hint="cs"/>
          <w:rtl/>
        </w:rPr>
        <w:t xml:space="preserve">كثيرة تساهم في </w:t>
      </w:r>
      <w:r w:rsidR="003D1D2D">
        <w:rPr>
          <w:rFonts w:hint="cs"/>
          <w:rtl/>
        </w:rPr>
        <w:t>إ</w:t>
      </w:r>
      <w:r w:rsidR="009C7A40" w:rsidRPr="00DE6131">
        <w:rPr>
          <w:rFonts w:hint="cs"/>
          <w:rtl/>
        </w:rPr>
        <w:t>ثراء صيغ التعاقد</w:t>
      </w:r>
      <w:r w:rsidR="00A15DF3" w:rsidRPr="00DE6131">
        <w:rPr>
          <w:rStyle w:val="Appelnotedebasdep"/>
          <w:color w:val="000000" w:themeColor="text1"/>
          <w:rtl/>
        </w:rPr>
        <w:footnoteReference w:id="169"/>
      </w:r>
      <w:r w:rsidR="00A812DD" w:rsidRPr="00DE6131">
        <w:rPr>
          <w:rFonts w:hint="cs"/>
          <w:rtl/>
        </w:rPr>
        <w:t>.</w:t>
      </w:r>
    </w:p>
    <w:p w14:paraId="78C1980B" w14:textId="6D1FBF9F" w:rsidR="00B25844" w:rsidRPr="00DE6131" w:rsidRDefault="00B25844" w:rsidP="001B4F5A">
      <w:pPr>
        <w:rPr>
          <w:rtl/>
        </w:rPr>
      </w:pPr>
      <w:r w:rsidRPr="00DE6131">
        <w:rPr>
          <w:rFonts w:hint="cs"/>
          <w:rtl/>
        </w:rPr>
        <w:t>فالمف</w:t>
      </w:r>
      <w:r w:rsidR="00D81D9F" w:rsidRPr="00DE6131">
        <w:rPr>
          <w:rFonts w:hint="cs"/>
          <w:rtl/>
        </w:rPr>
        <w:t>او</w:t>
      </w:r>
      <w:r w:rsidRPr="00DE6131">
        <w:rPr>
          <w:rFonts w:hint="cs"/>
          <w:rtl/>
        </w:rPr>
        <w:t xml:space="preserve">ضات </w:t>
      </w:r>
      <w:r w:rsidR="001A0B11" w:rsidRPr="00DE6131">
        <w:rPr>
          <w:rFonts w:hint="cs"/>
          <w:rtl/>
        </w:rPr>
        <w:t xml:space="preserve">بشكل عام </w:t>
      </w:r>
      <w:r w:rsidRPr="00DE6131">
        <w:rPr>
          <w:rFonts w:hint="cs"/>
          <w:rtl/>
        </w:rPr>
        <w:t xml:space="preserve"> تهدف الى </w:t>
      </w:r>
      <w:r w:rsidR="001A0B11" w:rsidRPr="00DE6131">
        <w:rPr>
          <w:rFonts w:hint="cs"/>
          <w:rtl/>
        </w:rPr>
        <w:t>تحقيق</w:t>
      </w:r>
      <w:r w:rsidRPr="00DE6131">
        <w:rPr>
          <w:rFonts w:hint="cs"/>
          <w:rtl/>
        </w:rPr>
        <w:t xml:space="preserve"> صياغة </w:t>
      </w:r>
      <w:r w:rsidR="001A0B11" w:rsidRPr="00DE6131">
        <w:rPr>
          <w:rFonts w:hint="cs"/>
          <w:rtl/>
        </w:rPr>
        <w:t>قانونية جيدة</w:t>
      </w:r>
      <w:r w:rsidRPr="00DE6131">
        <w:rPr>
          <w:rFonts w:hint="cs"/>
          <w:rtl/>
        </w:rPr>
        <w:t xml:space="preserve"> لبنود عقد الشراكة</w:t>
      </w:r>
      <w:r w:rsidR="001A0B11" w:rsidRPr="00DE6131">
        <w:rPr>
          <w:rFonts w:hint="cs"/>
          <w:rtl/>
        </w:rPr>
        <w:t xml:space="preserve"> بشكل عام </w:t>
      </w:r>
      <w:r w:rsidRPr="00DE6131">
        <w:rPr>
          <w:rFonts w:hint="cs"/>
          <w:rtl/>
        </w:rPr>
        <w:t xml:space="preserve"> وهو </w:t>
      </w:r>
      <w:r w:rsidR="003D1D2D">
        <w:rPr>
          <w:rFonts w:hint="cs"/>
          <w:rtl/>
        </w:rPr>
        <w:t>أ</w:t>
      </w:r>
      <w:r w:rsidRPr="00DE6131">
        <w:rPr>
          <w:rFonts w:hint="cs"/>
          <w:rtl/>
        </w:rPr>
        <w:t>مر</w:t>
      </w:r>
      <w:r w:rsidR="001A0B11" w:rsidRPr="00DE6131">
        <w:rPr>
          <w:rFonts w:hint="cs"/>
          <w:rtl/>
        </w:rPr>
        <w:t xml:space="preserve"> بالغ </w:t>
      </w:r>
      <w:r w:rsidRPr="00DE6131">
        <w:rPr>
          <w:rFonts w:hint="cs"/>
          <w:rtl/>
        </w:rPr>
        <w:t xml:space="preserve"> </w:t>
      </w:r>
      <w:r w:rsidR="001A0B11" w:rsidRPr="00DE6131">
        <w:rPr>
          <w:rFonts w:hint="cs"/>
          <w:rtl/>
        </w:rPr>
        <w:t xml:space="preserve">الأهمية، وذلك </w:t>
      </w:r>
      <w:r w:rsidRPr="00DE6131">
        <w:rPr>
          <w:rFonts w:hint="cs"/>
          <w:rtl/>
        </w:rPr>
        <w:t xml:space="preserve">كون </w:t>
      </w:r>
      <w:r w:rsidR="00F0554D" w:rsidRPr="00DE6131">
        <w:rPr>
          <w:rFonts w:hint="cs"/>
          <w:rtl/>
        </w:rPr>
        <w:t>هذه ال</w:t>
      </w:r>
      <w:r w:rsidRPr="00DE6131">
        <w:rPr>
          <w:rFonts w:hint="cs"/>
          <w:rtl/>
        </w:rPr>
        <w:t xml:space="preserve">مشاريع </w:t>
      </w:r>
      <w:r w:rsidR="00F0554D" w:rsidRPr="00DE6131">
        <w:rPr>
          <w:rFonts w:hint="cs"/>
          <w:rtl/>
        </w:rPr>
        <w:t xml:space="preserve"> العامة تستثمر فيها مبالغ مالية معتبرة وتترتب عليها </w:t>
      </w:r>
      <w:r w:rsidRPr="00DE6131">
        <w:rPr>
          <w:rFonts w:hint="cs"/>
          <w:rtl/>
        </w:rPr>
        <w:t xml:space="preserve"> </w:t>
      </w:r>
      <w:r w:rsidR="00287371" w:rsidRPr="00DE6131">
        <w:rPr>
          <w:rFonts w:hint="cs"/>
          <w:rtl/>
        </w:rPr>
        <w:t>مخاطر كثير</w:t>
      </w:r>
      <w:r w:rsidR="00287371" w:rsidRPr="00DE6131">
        <w:rPr>
          <w:rtl/>
        </w:rPr>
        <w:t>ة</w:t>
      </w:r>
      <w:r w:rsidR="00F0554D" w:rsidRPr="00DE6131">
        <w:rPr>
          <w:rFonts w:hint="cs"/>
          <w:rtl/>
        </w:rPr>
        <w:t xml:space="preserve"> </w:t>
      </w:r>
      <w:r w:rsidRPr="00DE6131">
        <w:rPr>
          <w:rFonts w:hint="cs"/>
          <w:rtl/>
        </w:rPr>
        <w:t>متوقعة</w:t>
      </w:r>
      <w:r w:rsidR="00F0554D" w:rsidRPr="00DE6131">
        <w:rPr>
          <w:rFonts w:hint="cs"/>
          <w:rtl/>
        </w:rPr>
        <w:t xml:space="preserve"> وغير متوقعة بالنسبة </w:t>
      </w:r>
      <w:r w:rsidRPr="00DE6131">
        <w:rPr>
          <w:rFonts w:hint="cs"/>
          <w:rtl/>
        </w:rPr>
        <w:t xml:space="preserve"> لطرفي العقد</w:t>
      </w:r>
      <w:r w:rsidR="00F0554D" w:rsidRPr="00DE6131">
        <w:rPr>
          <w:rFonts w:hint="cs"/>
          <w:rtl/>
        </w:rPr>
        <w:t>،</w:t>
      </w:r>
      <w:r w:rsidRPr="00DE6131">
        <w:rPr>
          <w:rFonts w:hint="cs"/>
          <w:rtl/>
        </w:rPr>
        <w:t xml:space="preserve"> فضلا عن التطور التقني </w:t>
      </w:r>
      <w:r w:rsidR="00F0554D" w:rsidRPr="00DE6131">
        <w:rPr>
          <w:rFonts w:hint="cs"/>
          <w:rtl/>
        </w:rPr>
        <w:t>الذي يؤدي الى ظهور نفقات زائدة ل</w:t>
      </w:r>
      <w:r w:rsidRPr="00DE6131">
        <w:rPr>
          <w:rFonts w:hint="cs"/>
          <w:rtl/>
        </w:rPr>
        <w:t>لإعلانات والدعاية</w:t>
      </w:r>
      <w:r w:rsidR="00F0554D" w:rsidRPr="00DE6131">
        <w:rPr>
          <w:rFonts w:hint="cs"/>
          <w:rtl/>
        </w:rPr>
        <w:t xml:space="preserve"> و</w:t>
      </w:r>
      <w:r w:rsidRPr="00DE6131">
        <w:rPr>
          <w:rFonts w:hint="cs"/>
          <w:rtl/>
        </w:rPr>
        <w:t xml:space="preserve"> تتخللها العديد من التعاقدات </w:t>
      </w:r>
      <w:r w:rsidR="00F0554D" w:rsidRPr="00DE6131">
        <w:rPr>
          <w:rFonts w:hint="cs"/>
          <w:rtl/>
        </w:rPr>
        <w:t>من الباطن</w:t>
      </w:r>
      <w:r w:rsidRPr="00DE6131">
        <w:rPr>
          <w:rFonts w:hint="cs"/>
          <w:rtl/>
        </w:rPr>
        <w:t xml:space="preserve"> مما </w:t>
      </w:r>
      <w:r w:rsidR="00F0554D" w:rsidRPr="00DE6131">
        <w:rPr>
          <w:rFonts w:hint="cs"/>
          <w:rtl/>
        </w:rPr>
        <w:t>يضفي</w:t>
      </w:r>
      <w:r w:rsidRPr="00DE6131">
        <w:rPr>
          <w:rFonts w:hint="cs"/>
          <w:rtl/>
        </w:rPr>
        <w:t xml:space="preserve"> </w:t>
      </w:r>
      <w:r w:rsidR="00F0554D" w:rsidRPr="00DE6131">
        <w:rPr>
          <w:rFonts w:hint="cs"/>
          <w:rtl/>
        </w:rPr>
        <w:t xml:space="preserve"> المزيد من التركيب والتعقيد </w:t>
      </w:r>
      <w:r w:rsidRPr="00DE6131">
        <w:rPr>
          <w:rFonts w:hint="cs"/>
          <w:rtl/>
        </w:rPr>
        <w:t>على هذه العقود</w:t>
      </w:r>
      <w:r w:rsidR="003D1D2D">
        <w:rPr>
          <w:rFonts w:hint="cs"/>
          <w:rtl/>
        </w:rPr>
        <w:t>،</w:t>
      </w:r>
      <w:r w:rsidRPr="00DE6131">
        <w:rPr>
          <w:rFonts w:hint="cs"/>
          <w:rtl/>
        </w:rPr>
        <w:t xml:space="preserve"> </w:t>
      </w:r>
      <w:r w:rsidR="00F0554D" w:rsidRPr="00DE6131">
        <w:rPr>
          <w:rFonts w:hint="cs"/>
          <w:rtl/>
        </w:rPr>
        <w:t>بالإضافة الى طول المدة التي تستغرقها عملية الإنجاز والتنفيذ فبالنظر ال</w:t>
      </w:r>
      <w:r w:rsidR="003D1D2D">
        <w:rPr>
          <w:rFonts w:hint="cs"/>
          <w:rtl/>
        </w:rPr>
        <w:t>ى</w:t>
      </w:r>
      <w:r w:rsidR="00F0554D" w:rsidRPr="00DE6131">
        <w:rPr>
          <w:rFonts w:hint="cs"/>
          <w:rtl/>
        </w:rPr>
        <w:t xml:space="preserve"> جميع </w:t>
      </w:r>
      <w:r w:rsidRPr="00DE6131">
        <w:rPr>
          <w:rFonts w:hint="cs"/>
          <w:rtl/>
        </w:rPr>
        <w:t xml:space="preserve">هذه الأسباب </w:t>
      </w:r>
      <w:r w:rsidR="00F0554D" w:rsidRPr="00DE6131">
        <w:rPr>
          <w:rFonts w:hint="cs"/>
          <w:rtl/>
        </w:rPr>
        <w:t xml:space="preserve">يصبح </w:t>
      </w:r>
      <w:r w:rsidR="009566AB" w:rsidRPr="00DE6131">
        <w:rPr>
          <w:rFonts w:hint="cs"/>
          <w:rtl/>
        </w:rPr>
        <w:t xml:space="preserve"> </w:t>
      </w:r>
      <w:r w:rsidR="003D1D2D">
        <w:rPr>
          <w:rFonts w:hint="cs"/>
          <w:rtl/>
        </w:rPr>
        <w:t>إ</w:t>
      </w:r>
      <w:r w:rsidR="009566AB" w:rsidRPr="00DE6131">
        <w:rPr>
          <w:rFonts w:hint="cs"/>
          <w:rtl/>
        </w:rPr>
        <w:t xml:space="preserve">جراء المفاوضات </w:t>
      </w:r>
      <w:r w:rsidR="003D1D2D">
        <w:rPr>
          <w:rFonts w:hint="cs"/>
          <w:rtl/>
        </w:rPr>
        <w:t>أمر لابديل عن</w:t>
      </w:r>
      <w:r w:rsidR="00E55C67" w:rsidRPr="00DE6131">
        <w:rPr>
          <w:rFonts w:hint="cs"/>
          <w:rtl/>
        </w:rPr>
        <w:t>ه ،</w:t>
      </w:r>
      <w:r w:rsidR="003D1D2D">
        <w:rPr>
          <w:rFonts w:hint="cs"/>
          <w:rtl/>
        </w:rPr>
        <w:t xml:space="preserve"> </w:t>
      </w:r>
      <w:r w:rsidR="00E55C67" w:rsidRPr="00DE6131">
        <w:rPr>
          <w:rFonts w:hint="cs"/>
          <w:rtl/>
        </w:rPr>
        <w:t>فتختار</w:t>
      </w:r>
      <w:r w:rsidR="009566AB" w:rsidRPr="00DE6131">
        <w:rPr>
          <w:rFonts w:hint="cs"/>
          <w:rtl/>
        </w:rPr>
        <w:t xml:space="preserve"> </w:t>
      </w:r>
      <w:r w:rsidR="00E55C67" w:rsidRPr="00DE6131">
        <w:rPr>
          <w:rFonts w:hint="cs"/>
          <w:rtl/>
        </w:rPr>
        <w:t>الجهة الإدارية في هذه المرحلة</w:t>
      </w:r>
      <w:r w:rsidR="009566AB" w:rsidRPr="00DE6131">
        <w:rPr>
          <w:rFonts w:hint="cs"/>
          <w:rtl/>
        </w:rPr>
        <w:t xml:space="preserve"> من يقوم بهذه المفاوضات </w:t>
      </w:r>
      <w:r w:rsidR="00E55C67" w:rsidRPr="00DE6131">
        <w:rPr>
          <w:rFonts w:hint="cs"/>
          <w:rtl/>
        </w:rPr>
        <w:t>على أساس من الكفاءة والخبرة والالمام</w:t>
      </w:r>
      <w:r w:rsidR="009566AB" w:rsidRPr="00DE6131">
        <w:rPr>
          <w:rFonts w:hint="cs"/>
          <w:rtl/>
        </w:rPr>
        <w:t xml:space="preserve"> بالعديد من التخصصات الفنية والمالية والقانونية بحيث </w:t>
      </w:r>
      <w:r w:rsidR="00E55C67" w:rsidRPr="00DE6131">
        <w:rPr>
          <w:rFonts w:hint="cs"/>
          <w:rtl/>
        </w:rPr>
        <w:t xml:space="preserve">يمكن للمفوض </w:t>
      </w:r>
      <w:r w:rsidR="009566AB" w:rsidRPr="00DE6131">
        <w:rPr>
          <w:rFonts w:hint="cs"/>
          <w:rtl/>
        </w:rPr>
        <w:t xml:space="preserve">الإحاطة بكل جوانب العقد </w:t>
      </w:r>
      <w:r w:rsidR="00E55C67" w:rsidRPr="00DE6131">
        <w:rPr>
          <w:rFonts w:hint="cs"/>
          <w:rtl/>
        </w:rPr>
        <w:t>فيعمل</w:t>
      </w:r>
      <w:r w:rsidR="009566AB" w:rsidRPr="00DE6131">
        <w:rPr>
          <w:rFonts w:hint="cs"/>
          <w:rtl/>
        </w:rPr>
        <w:t xml:space="preserve"> على تحقيق التوازن بين مصالح </w:t>
      </w:r>
      <w:r w:rsidR="00E55C67" w:rsidRPr="00DE6131">
        <w:rPr>
          <w:rFonts w:hint="cs"/>
          <w:rtl/>
        </w:rPr>
        <w:t>المتعاقدين وهو</w:t>
      </w:r>
      <w:r w:rsidR="004C281C">
        <w:rPr>
          <w:rFonts w:hint="cs"/>
          <w:rtl/>
        </w:rPr>
        <w:t xml:space="preserve"> الأ</w:t>
      </w:r>
      <w:r w:rsidR="009566AB" w:rsidRPr="00DE6131">
        <w:rPr>
          <w:rFonts w:hint="cs"/>
          <w:rtl/>
        </w:rPr>
        <w:t xml:space="preserve">مرالذي يؤدي الى </w:t>
      </w:r>
      <w:r w:rsidR="00E55C67" w:rsidRPr="00DE6131">
        <w:rPr>
          <w:rFonts w:hint="cs"/>
          <w:rtl/>
        </w:rPr>
        <w:t>التقليل من</w:t>
      </w:r>
      <w:r w:rsidR="009566AB" w:rsidRPr="00DE6131">
        <w:rPr>
          <w:rFonts w:hint="cs"/>
          <w:rtl/>
        </w:rPr>
        <w:t xml:space="preserve"> حدوث منازعات مستقبلا </w:t>
      </w:r>
      <w:r w:rsidR="004C281C">
        <w:rPr>
          <w:rFonts w:hint="cs"/>
          <w:rtl/>
        </w:rPr>
        <w:t>بشأ</w:t>
      </w:r>
      <w:r w:rsidR="00E55C67" w:rsidRPr="00DE6131">
        <w:rPr>
          <w:rFonts w:hint="cs"/>
          <w:rtl/>
        </w:rPr>
        <w:t>ن تنفيذ العقد ويحدث ذلك من خلال</w:t>
      </w:r>
      <w:r w:rsidR="009566AB" w:rsidRPr="00DE6131">
        <w:rPr>
          <w:rFonts w:hint="cs"/>
          <w:rtl/>
        </w:rPr>
        <w:t xml:space="preserve"> حوار تنافسي</w:t>
      </w:r>
      <w:r w:rsidR="00E55C67" w:rsidRPr="00DE6131">
        <w:rPr>
          <w:rFonts w:hint="cs"/>
          <w:rtl/>
        </w:rPr>
        <w:t xml:space="preserve"> تجريه الجهة المانحة </w:t>
      </w:r>
      <w:r w:rsidR="009566AB" w:rsidRPr="00DE6131">
        <w:rPr>
          <w:rFonts w:hint="cs"/>
          <w:rtl/>
        </w:rPr>
        <w:t xml:space="preserve"> يهدف الى دعوة المستثمرين المؤهلين الذين </w:t>
      </w:r>
      <w:r w:rsidR="00E55C67" w:rsidRPr="00DE6131">
        <w:rPr>
          <w:rFonts w:hint="cs"/>
          <w:rtl/>
        </w:rPr>
        <w:t xml:space="preserve">تم </w:t>
      </w:r>
      <w:r w:rsidR="00287371" w:rsidRPr="00DE6131">
        <w:rPr>
          <w:rFonts w:hint="cs"/>
          <w:rtl/>
        </w:rPr>
        <w:t>تأهيلهم</w:t>
      </w:r>
      <w:r w:rsidR="00E55C67" w:rsidRPr="00DE6131">
        <w:rPr>
          <w:rFonts w:hint="cs"/>
          <w:rtl/>
        </w:rPr>
        <w:t xml:space="preserve"> ال</w:t>
      </w:r>
      <w:r w:rsidR="004C281C">
        <w:rPr>
          <w:rFonts w:hint="cs"/>
          <w:rtl/>
        </w:rPr>
        <w:t>أ</w:t>
      </w:r>
      <w:r w:rsidR="00E55C67" w:rsidRPr="00DE6131">
        <w:rPr>
          <w:rFonts w:hint="cs"/>
          <w:rtl/>
        </w:rPr>
        <w:t xml:space="preserve">ولي </w:t>
      </w:r>
      <w:r w:rsidR="009566AB" w:rsidRPr="00DE6131">
        <w:rPr>
          <w:rFonts w:hint="cs"/>
          <w:rtl/>
        </w:rPr>
        <w:t xml:space="preserve"> بهدف الحصول على </w:t>
      </w:r>
      <w:r w:rsidR="00E55C67" w:rsidRPr="00DE6131">
        <w:rPr>
          <w:rFonts w:hint="cs"/>
          <w:rtl/>
        </w:rPr>
        <w:t>معلومات أكثر</w:t>
      </w:r>
      <w:r w:rsidR="009566AB" w:rsidRPr="00DE6131">
        <w:rPr>
          <w:rFonts w:hint="cs"/>
          <w:rtl/>
        </w:rPr>
        <w:t xml:space="preserve"> </w:t>
      </w:r>
      <w:r w:rsidR="00E55C67" w:rsidRPr="00DE6131">
        <w:rPr>
          <w:rFonts w:hint="cs"/>
          <w:rtl/>
        </w:rPr>
        <w:t>تبرر</w:t>
      </w:r>
      <w:r w:rsidR="009566AB" w:rsidRPr="00DE6131">
        <w:rPr>
          <w:rFonts w:hint="cs"/>
          <w:rtl/>
        </w:rPr>
        <w:t xml:space="preserve"> جميع عناصر العرض الفني والمالي المقدمة من قبل </w:t>
      </w:r>
      <w:r w:rsidR="00E55C67" w:rsidRPr="00DE6131">
        <w:rPr>
          <w:rFonts w:hint="cs"/>
          <w:rtl/>
        </w:rPr>
        <w:t>المتعهدين</w:t>
      </w:r>
      <w:r w:rsidR="00A15DF3" w:rsidRPr="00DE6131">
        <w:rPr>
          <w:rStyle w:val="Appelnotedebasdep"/>
          <w:color w:val="000000" w:themeColor="text1"/>
          <w:rtl/>
        </w:rPr>
        <w:footnoteReference w:id="170"/>
      </w:r>
      <w:r w:rsidR="004C281C">
        <w:rPr>
          <w:rFonts w:hint="cs"/>
          <w:rtl/>
        </w:rPr>
        <w:t>،</w:t>
      </w:r>
      <w:r w:rsidR="00E55C67" w:rsidRPr="00DE6131">
        <w:rPr>
          <w:rFonts w:hint="cs"/>
          <w:rtl/>
        </w:rPr>
        <w:t xml:space="preserve"> وبالتالي ال</w:t>
      </w:r>
      <w:r w:rsidR="004C281C">
        <w:rPr>
          <w:rFonts w:hint="cs"/>
          <w:rtl/>
        </w:rPr>
        <w:t>إ</w:t>
      </w:r>
      <w:r w:rsidR="00E55C67" w:rsidRPr="00DE6131">
        <w:rPr>
          <w:rFonts w:hint="cs"/>
          <w:rtl/>
        </w:rPr>
        <w:t>لمام بكاف</w:t>
      </w:r>
      <w:r w:rsidR="004C281C">
        <w:rPr>
          <w:rFonts w:hint="cs"/>
          <w:rtl/>
        </w:rPr>
        <w:t>ة جوانب العقد موضوع التفاوض والإ</w:t>
      </w:r>
      <w:r w:rsidR="00E55C67" w:rsidRPr="00DE6131">
        <w:rPr>
          <w:rFonts w:hint="cs"/>
          <w:rtl/>
        </w:rPr>
        <w:t xml:space="preserve">قبال على </w:t>
      </w:r>
      <w:r w:rsidR="008413E7" w:rsidRPr="00DE6131">
        <w:rPr>
          <w:rFonts w:hint="cs"/>
          <w:rtl/>
        </w:rPr>
        <w:t>توقيع العقد</w:t>
      </w:r>
      <w:r w:rsidR="00E55C67" w:rsidRPr="00DE6131">
        <w:rPr>
          <w:rFonts w:hint="cs"/>
          <w:rtl/>
        </w:rPr>
        <w:t xml:space="preserve"> </w:t>
      </w:r>
      <w:r w:rsidR="008413E7" w:rsidRPr="00DE6131">
        <w:rPr>
          <w:rFonts w:hint="cs"/>
          <w:rtl/>
        </w:rPr>
        <w:t>بكل ثقة مما يساهم في استقرار العقد.</w:t>
      </w:r>
      <w:r w:rsidR="00E55C67" w:rsidRPr="00DE6131">
        <w:rPr>
          <w:rFonts w:hint="cs"/>
          <w:rtl/>
        </w:rPr>
        <w:t xml:space="preserve"> </w:t>
      </w:r>
    </w:p>
    <w:p w14:paraId="625FE390" w14:textId="58726C6C" w:rsidR="00D7327F" w:rsidRPr="00DE6131" w:rsidRDefault="008413E7" w:rsidP="001B4F5A">
      <w:pPr>
        <w:rPr>
          <w:rtl/>
        </w:rPr>
      </w:pPr>
      <w:r w:rsidRPr="00DE6131">
        <w:rPr>
          <w:rFonts w:hint="cs"/>
          <w:rtl/>
        </w:rPr>
        <w:lastRenderedPageBreak/>
        <w:t xml:space="preserve">وهذا </w:t>
      </w:r>
      <w:r w:rsidR="005F1C41" w:rsidRPr="00DE6131">
        <w:rPr>
          <w:rFonts w:hint="cs"/>
          <w:rtl/>
        </w:rPr>
        <w:t>على خلاف ما</w:t>
      </w:r>
      <w:r w:rsidR="006A3D7B" w:rsidRPr="00DE6131">
        <w:rPr>
          <w:rFonts w:hint="cs"/>
          <w:rtl/>
        </w:rPr>
        <w:t xml:space="preserve"> </w:t>
      </w:r>
      <w:r w:rsidRPr="00DE6131">
        <w:rPr>
          <w:rFonts w:hint="cs"/>
          <w:rtl/>
        </w:rPr>
        <w:t xml:space="preserve">جرى </w:t>
      </w:r>
      <w:r w:rsidR="005F1C41" w:rsidRPr="00DE6131">
        <w:rPr>
          <w:rFonts w:hint="cs"/>
          <w:rtl/>
        </w:rPr>
        <w:t xml:space="preserve"> عليه </w:t>
      </w:r>
      <w:r w:rsidRPr="00DE6131">
        <w:rPr>
          <w:rFonts w:hint="cs"/>
          <w:rtl/>
        </w:rPr>
        <w:t xml:space="preserve"> العمل </w:t>
      </w:r>
      <w:r w:rsidR="005F1C41" w:rsidRPr="00DE6131">
        <w:rPr>
          <w:rFonts w:hint="cs"/>
          <w:rtl/>
        </w:rPr>
        <w:t>في عقود الصفقات العمومية في</w:t>
      </w:r>
      <w:r w:rsidRPr="00DE6131">
        <w:rPr>
          <w:rFonts w:hint="cs"/>
          <w:rtl/>
        </w:rPr>
        <w:t xml:space="preserve"> مسالة</w:t>
      </w:r>
      <w:r w:rsidR="005F1C41" w:rsidRPr="00DE6131">
        <w:rPr>
          <w:rFonts w:hint="cs"/>
          <w:rtl/>
        </w:rPr>
        <w:t xml:space="preserve"> اختيار المتعاقد </w:t>
      </w:r>
      <w:r w:rsidRPr="00DE6131">
        <w:rPr>
          <w:rFonts w:hint="cs"/>
          <w:rtl/>
        </w:rPr>
        <w:t xml:space="preserve"> فا</w:t>
      </w:r>
      <w:r w:rsidR="005F1C41" w:rsidRPr="00DE6131">
        <w:rPr>
          <w:rFonts w:hint="cs"/>
          <w:rtl/>
        </w:rPr>
        <w:t xml:space="preserve">لاختيار في عقود تفويض </w:t>
      </w:r>
      <w:r w:rsidRPr="00DE6131">
        <w:rPr>
          <w:rFonts w:hint="cs"/>
          <w:rtl/>
        </w:rPr>
        <w:t>ال</w:t>
      </w:r>
      <w:r w:rsidR="004C281C">
        <w:rPr>
          <w:rFonts w:hint="cs"/>
          <w:rtl/>
        </w:rPr>
        <w:t>مرفق العام</w:t>
      </w:r>
      <w:r w:rsidR="005F1C41" w:rsidRPr="00DE6131">
        <w:rPr>
          <w:rFonts w:hint="cs"/>
          <w:rtl/>
        </w:rPr>
        <w:t xml:space="preserve">، يتسم </w:t>
      </w:r>
      <w:r w:rsidRPr="00DE6131">
        <w:rPr>
          <w:rFonts w:hint="cs"/>
          <w:rtl/>
        </w:rPr>
        <w:t xml:space="preserve"> بهامش كبير من ال</w:t>
      </w:r>
      <w:r w:rsidR="005F1C41" w:rsidRPr="00DE6131">
        <w:rPr>
          <w:rFonts w:hint="cs"/>
          <w:rtl/>
        </w:rPr>
        <w:t xml:space="preserve">حرية والمرونة </w:t>
      </w:r>
      <w:r w:rsidRPr="00DE6131">
        <w:rPr>
          <w:rFonts w:hint="cs"/>
          <w:rtl/>
        </w:rPr>
        <w:t xml:space="preserve">في الوقت ذاته </w:t>
      </w:r>
      <w:r w:rsidR="005F1C41" w:rsidRPr="00DE6131">
        <w:rPr>
          <w:rFonts w:hint="cs"/>
          <w:rtl/>
        </w:rPr>
        <w:t xml:space="preserve">من حيث التفاوض بين السلطة </w:t>
      </w:r>
      <w:r w:rsidRPr="00DE6131">
        <w:rPr>
          <w:rFonts w:hint="cs"/>
          <w:rtl/>
        </w:rPr>
        <w:t>المفوضة</w:t>
      </w:r>
      <w:r w:rsidR="005F1C41" w:rsidRPr="00DE6131">
        <w:rPr>
          <w:rFonts w:hint="cs"/>
          <w:rtl/>
        </w:rPr>
        <w:t xml:space="preserve"> ومختلف </w:t>
      </w:r>
      <w:r w:rsidRPr="00DE6131">
        <w:rPr>
          <w:rFonts w:hint="cs"/>
          <w:rtl/>
        </w:rPr>
        <w:t>العرضين</w:t>
      </w:r>
      <w:r w:rsidR="005F1C41" w:rsidRPr="00DE6131">
        <w:rPr>
          <w:rFonts w:hint="cs"/>
          <w:rtl/>
        </w:rPr>
        <w:t xml:space="preserve"> </w:t>
      </w:r>
      <w:r w:rsidRPr="00DE6131">
        <w:rPr>
          <w:rFonts w:hint="cs"/>
          <w:rtl/>
        </w:rPr>
        <w:t xml:space="preserve">الذي تم </w:t>
      </w:r>
      <w:r w:rsidR="00287371" w:rsidRPr="00DE6131">
        <w:rPr>
          <w:rFonts w:hint="cs"/>
          <w:rtl/>
        </w:rPr>
        <w:t>تأهيلهم</w:t>
      </w:r>
      <w:r w:rsidRPr="00DE6131">
        <w:rPr>
          <w:rFonts w:hint="cs"/>
          <w:rtl/>
        </w:rPr>
        <w:t xml:space="preserve"> مبدئيا و</w:t>
      </w:r>
      <w:r w:rsidR="005F1C41" w:rsidRPr="00DE6131">
        <w:rPr>
          <w:rFonts w:hint="cs"/>
          <w:rtl/>
        </w:rPr>
        <w:t xml:space="preserve"> الذين قدموا عروضهم  فالسلطة </w:t>
      </w:r>
      <w:r w:rsidRPr="00DE6131">
        <w:rPr>
          <w:rFonts w:hint="cs"/>
          <w:rtl/>
        </w:rPr>
        <w:t>العامة</w:t>
      </w:r>
      <w:r w:rsidR="005F1C41" w:rsidRPr="00DE6131">
        <w:rPr>
          <w:rFonts w:hint="cs"/>
          <w:rtl/>
        </w:rPr>
        <w:t xml:space="preserve"> لا</w:t>
      </w:r>
      <w:r w:rsidR="006A3D7B" w:rsidRPr="00DE6131">
        <w:rPr>
          <w:rFonts w:hint="cs"/>
          <w:rtl/>
        </w:rPr>
        <w:t xml:space="preserve"> </w:t>
      </w:r>
      <w:r w:rsidRPr="00DE6131">
        <w:rPr>
          <w:rFonts w:hint="cs"/>
          <w:rtl/>
        </w:rPr>
        <w:t xml:space="preserve">يمكن أن </w:t>
      </w:r>
      <w:r w:rsidR="005F1C41" w:rsidRPr="00DE6131">
        <w:rPr>
          <w:rFonts w:hint="cs"/>
          <w:rtl/>
        </w:rPr>
        <w:t xml:space="preserve">يقتصر دورها في </w:t>
      </w:r>
      <w:r w:rsidRPr="00DE6131">
        <w:rPr>
          <w:rFonts w:hint="cs"/>
          <w:rtl/>
        </w:rPr>
        <w:t>ابرام</w:t>
      </w:r>
      <w:r w:rsidR="005F1C41" w:rsidRPr="00DE6131">
        <w:rPr>
          <w:rFonts w:hint="cs"/>
          <w:rtl/>
        </w:rPr>
        <w:t xml:space="preserve"> العقد </w:t>
      </w:r>
      <w:r w:rsidRPr="00DE6131">
        <w:rPr>
          <w:rFonts w:hint="cs"/>
          <w:rtl/>
        </w:rPr>
        <w:t>فحسب</w:t>
      </w:r>
      <w:r w:rsidR="005F1C41" w:rsidRPr="00DE6131">
        <w:rPr>
          <w:rFonts w:hint="cs"/>
          <w:rtl/>
        </w:rPr>
        <w:t>، وانما عليها</w:t>
      </w:r>
      <w:r w:rsidRPr="00DE6131">
        <w:rPr>
          <w:rFonts w:hint="cs"/>
          <w:rtl/>
        </w:rPr>
        <w:t xml:space="preserve"> أيضا</w:t>
      </w:r>
      <w:r w:rsidR="004C281C">
        <w:rPr>
          <w:rFonts w:hint="cs"/>
          <w:rtl/>
        </w:rPr>
        <w:t xml:space="preserve"> أ</w:t>
      </w:r>
      <w:r w:rsidR="005F1C41" w:rsidRPr="00DE6131">
        <w:rPr>
          <w:rFonts w:hint="cs"/>
          <w:rtl/>
        </w:rPr>
        <w:t xml:space="preserve">ن تضمن </w:t>
      </w:r>
      <w:r w:rsidRPr="00DE6131">
        <w:rPr>
          <w:rFonts w:hint="cs"/>
          <w:rtl/>
        </w:rPr>
        <w:t>تحقيق</w:t>
      </w:r>
      <w:r w:rsidR="005F1C41" w:rsidRPr="00DE6131">
        <w:rPr>
          <w:rFonts w:hint="cs"/>
          <w:rtl/>
        </w:rPr>
        <w:t xml:space="preserve"> المرفق العام </w:t>
      </w:r>
      <w:r w:rsidRPr="00DE6131">
        <w:rPr>
          <w:rFonts w:hint="cs"/>
          <w:rtl/>
        </w:rPr>
        <w:t>لجمهور المنتفعين بشكل مستمر</w:t>
      </w:r>
      <w:r w:rsidR="005F1C41" w:rsidRPr="00DE6131">
        <w:rPr>
          <w:rFonts w:hint="cs"/>
          <w:rtl/>
        </w:rPr>
        <w:t xml:space="preserve"> لمدة </w:t>
      </w:r>
      <w:r w:rsidRPr="00DE6131">
        <w:rPr>
          <w:rFonts w:hint="cs"/>
          <w:rtl/>
        </w:rPr>
        <w:t xml:space="preserve">قد تكون </w:t>
      </w:r>
      <w:r w:rsidR="005F1C41" w:rsidRPr="00DE6131">
        <w:rPr>
          <w:rFonts w:hint="cs"/>
          <w:rtl/>
        </w:rPr>
        <w:t xml:space="preserve">طويلة </w:t>
      </w:r>
      <w:r w:rsidRPr="00DE6131">
        <w:rPr>
          <w:rFonts w:hint="cs"/>
          <w:rtl/>
        </w:rPr>
        <w:t>نوعا ما</w:t>
      </w:r>
      <w:r w:rsidR="005F1C41" w:rsidRPr="00DE6131">
        <w:rPr>
          <w:rFonts w:hint="cs"/>
          <w:rtl/>
        </w:rPr>
        <w:t xml:space="preserve">، </w:t>
      </w:r>
      <w:r w:rsidRPr="00DE6131">
        <w:rPr>
          <w:rFonts w:hint="cs"/>
          <w:rtl/>
        </w:rPr>
        <w:t>و</w:t>
      </w:r>
      <w:r w:rsidR="005F1C41" w:rsidRPr="00DE6131">
        <w:rPr>
          <w:rFonts w:hint="cs"/>
          <w:rtl/>
        </w:rPr>
        <w:t xml:space="preserve">هذا يفرض </w:t>
      </w:r>
      <w:r w:rsidRPr="00DE6131">
        <w:rPr>
          <w:rFonts w:hint="cs"/>
          <w:rtl/>
        </w:rPr>
        <w:t xml:space="preserve">على السلطة المانحة ضرورة الدخول في </w:t>
      </w:r>
      <w:r w:rsidR="005F1C41" w:rsidRPr="00DE6131">
        <w:rPr>
          <w:rFonts w:hint="cs"/>
          <w:rtl/>
        </w:rPr>
        <w:t xml:space="preserve">حوار مع </w:t>
      </w:r>
      <w:r w:rsidRPr="00DE6131">
        <w:rPr>
          <w:rFonts w:hint="cs"/>
          <w:rtl/>
        </w:rPr>
        <w:t>العرضين</w:t>
      </w:r>
      <w:r w:rsidR="005F1C41" w:rsidRPr="00DE6131">
        <w:rPr>
          <w:rFonts w:hint="cs"/>
          <w:rtl/>
        </w:rPr>
        <w:t xml:space="preserve"> </w:t>
      </w:r>
      <w:r w:rsidR="00287371" w:rsidRPr="00DE6131">
        <w:rPr>
          <w:rFonts w:hint="cs"/>
          <w:rtl/>
        </w:rPr>
        <w:t>المتأهلين</w:t>
      </w:r>
      <w:r w:rsidR="005F1C41" w:rsidRPr="00DE6131">
        <w:rPr>
          <w:rFonts w:hint="cs"/>
          <w:rtl/>
        </w:rPr>
        <w:t xml:space="preserve"> </w:t>
      </w:r>
      <w:r w:rsidR="006A3D7B" w:rsidRPr="00DE6131">
        <w:rPr>
          <w:rFonts w:hint="cs"/>
          <w:rtl/>
        </w:rPr>
        <w:t>للتأكد</w:t>
      </w:r>
      <w:r w:rsidR="005F1C41" w:rsidRPr="00DE6131">
        <w:rPr>
          <w:rFonts w:hint="cs"/>
          <w:rtl/>
        </w:rPr>
        <w:t xml:space="preserve"> </w:t>
      </w:r>
      <w:r w:rsidRPr="00DE6131">
        <w:rPr>
          <w:rFonts w:hint="cs"/>
          <w:rtl/>
        </w:rPr>
        <w:t>أكثر</w:t>
      </w:r>
      <w:r w:rsidR="00287371" w:rsidRPr="00DE6131">
        <w:rPr>
          <w:rFonts w:hint="cs"/>
          <w:rtl/>
        </w:rPr>
        <w:t xml:space="preserve"> </w:t>
      </w:r>
      <w:r w:rsidR="005F1C41" w:rsidRPr="00DE6131">
        <w:rPr>
          <w:rFonts w:hint="cs"/>
          <w:rtl/>
        </w:rPr>
        <w:t xml:space="preserve">من </w:t>
      </w:r>
      <w:r w:rsidRPr="00DE6131">
        <w:rPr>
          <w:rFonts w:hint="cs"/>
          <w:rtl/>
        </w:rPr>
        <w:t>امكانياتهم</w:t>
      </w:r>
      <w:r w:rsidR="005F1C41" w:rsidRPr="00DE6131">
        <w:rPr>
          <w:rFonts w:hint="cs"/>
          <w:rtl/>
        </w:rPr>
        <w:t xml:space="preserve"> </w:t>
      </w:r>
      <w:r w:rsidR="00D7327F" w:rsidRPr="00DE6131">
        <w:rPr>
          <w:rFonts w:hint="cs"/>
          <w:rtl/>
        </w:rPr>
        <w:t xml:space="preserve">وقدرتهم </w:t>
      </w:r>
      <w:r w:rsidR="005F1C41" w:rsidRPr="00DE6131">
        <w:rPr>
          <w:rFonts w:hint="cs"/>
          <w:rtl/>
        </w:rPr>
        <w:t xml:space="preserve">على </w:t>
      </w:r>
      <w:r w:rsidR="00D7327F" w:rsidRPr="00DE6131">
        <w:rPr>
          <w:rFonts w:hint="cs"/>
          <w:rtl/>
        </w:rPr>
        <w:t xml:space="preserve">إدارة واستثمار </w:t>
      </w:r>
      <w:r w:rsidR="005F1C41" w:rsidRPr="00DE6131">
        <w:rPr>
          <w:rFonts w:hint="cs"/>
          <w:rtl/>
        </w:rPr>
        <w:t>المرفق العام</w:t>
      </w:r>
      <w:r w:rsidR="00A15DF3" w:rsidRPr="00DE6131">
        <w:rPr>
          <w:rStyle w:val="Appelnotedebasdep"/>
          <w:color w:val="000000" w:themeColor="text1"/>
          <w:rtl/>
        </w:rPr>
        <w:footnoteReference w:id="171"/>
      </w:r>
      <w:r w:rsidR="004C281C">
        <w:rPr>
          <w:rFonts w:hint="cs"/>
          <w:rtl/>
        </w:rPr>
        <w:t xml:space="preserve">، </w:t>
      </w:r>
      <w:r w:rsidR="00D7327F" w:rsidRPr="00DE6131">
        <w:rPr>
          <w:rFonts w:hint="cs"/>
          <w:rtl/>
        </w:rPr>
        <w:t>وفي هذا ال</w:t>
      </w:r>
      <w:r w:rsidR="005817D2">
        <w:rPr>
          <w:rFonts w:hint="cs"/>
          <w:rtl/>
        </w:rPr>
        <w:t>إ</w:t>
      </w:r>
      <w:r w:rsidR="00D7327F" w:rsidRPr="00DE6131">
        <w:rPr>
          <w:rFonts w:hint="cs"/>
          <w:rtl/>
        </w:rPr>
        <w:t>طار ف</w:t>
      </w:r>
      <w:r w:rsidR="005817D2">
        <w:rPr>
          <w:rFonts w:hint="cs"/>
          <w:rtl/>
        </w:rPr>
        <w:t>إ</w:t>
      </w:r>
      <w:r w:rsidR="00E601ED" w:rsidRPr="00DE6131">
        <w:rPr>
          <w:rFonts w:hint="cs"/>
          <w:rtl/>
        </w:rPr>
        <w:t xml:space="preserve">ن المشرع الفرنسي ورغم تبنيه لنظام قانوني استثنائي </w:t>
      </w:r>
      <w:r w:rsidR="00D7327F" w:rsidRPr="00DE6131">
        <w:rPr>
          <w:rFonts w:hint="cs"/>
          <w:rtl/>
        </w:rPr>
        <w:t xml:space="preserve">في عقود التفويض </w:t>
      </w:r>
      <w:r w:rsidR="00E601ED" w:rsidRPr="00DE6131">
        <w:rPr>
          <w:rFonts w:hint="cs"/>
          <w:rtl/>
        </w:rPr>
        <w:t xml:space="preserve">عن </w:t>
      </w:r>
      <w:r w:rsidR="00287371" w:rsidRPr="00DE6131">
        <w:rPr>
          <w:rFonts w:hint="cs"/>
          <w:rtl/>
        </w:rPr>
        <w:t>ما ه</w:t>
      </w:r>
      <w:r w:rsidR="00287371" w:rsidRPr="00DE6131">
        <w:rPr>
          <w:rtl/>
        </w:rPr>
        <w:t>و</w:t>
      </w:r>
      <w:r w:rsidR="00D7327F" w:rsidRPr="00DE6131">
        <w:rPr>
          <w:rFonts w:hint="cs"/>
          <w:rtl/>
        </w:rPr>
        <w:t xml:space="preserve"> عليه الحال في </w:t>
      </w:r>
      <w:r w:rsidR="005817D2">
        <w:rPr>
          <w:rFonts w:hint="cs"/>
          <w:rtl/>
        </w:rPr>
        <w:t>قانون الصفقات العمومية</w:t>
      </w:r>
      <w:r w:rsidR="00D7327F" w:rsidRPr="00DE6131">
        <w:rPr>
          <w:rFonts w:hint="cs"/>
          <w:rtl/>
        </w:rPr>
        <w:t xml:space="preserve">، </w:t>
      </w:r>
      <w:r w:rsidR="005817D2">
        <w:rPr>
          <w:rFonts w:hint="cs"/>
          <w:rtl/>
        </w:rPr>
        <w:t>إلا أ</w:t>
      </w:r>
      <w:r w:rsidR="00E601ED" w:rsidRPr="00DE6131">
        <w:rPr>
          <w:rFonts w:hint="cs"/>
          <w:rtl/>
        </w:rPr>
        <w:t xml:space="preserve">نه لم يقيد السلطة المفوضة به بل ترك لها </w:t>
      </w:r>
      <w:r w:rsidR="00D7327F" w:rsidRPr="00DE6131">
        <w:rPr>
          <w:rFonts w:hint="cs"/>
          <w:rtl/>
        </w:rPr>
        <w:t>ال</w:t>
      </w:r>
      <w:r w:rsidR="00E601ED" w:rsidRPr="00DE6131">
        <w:rPr>
          <w:rFonts w:hint="cs"/>
          <w:rtl/>
        </w:rPr>
        <w:t xml:space="preserve">حرية في اختيار الإجراءات </w:t>
      </w:r>
      <w:r w:rsidR="00D7327F" w:rsidRPr="00DE6131">
        <w:rPr>
          <w:rFonts w:hint="cs"/>
          <w:rtl/>
        </w:rPr>
        <w:t>الملائمة</w:t>
      </w:r>
      <w:r w:rsidR="00E601ED" w:rsidRPr="00DE6131">
        <w:rPr>
          <w:rFonts w:hint="cs"/>
          <w:rtl/>
        </w:rPr>
        <w:t xml:space="preserve"> بمعنى </w:t>
      </w:r>
      <w:r w:rsidR="00D7327F" w:rsidRPr="00DE6131">
        <w:rPr>
          <w:rFonts w:hint="cs"/>
          <w:rtl/>
        </w:rPr>
        <w:t>أ</w:t>
      </w:r>
      <w:r w:rsidR="00E601ED" w:rsidRPr="00DE6131">
        <w:rPr>
          <w:rFonts w:hint="cs"/>
          <w:rtl/>
        </w:rPr>
        <w:t>نه يمكن تطبيق إجراءات ابرام عقود الصفقات العمومية على عقود تفويض المرفق العام اذا كانت تتناسب مع متطلبات العقد</w:t>
      </w:r>
      <w:r w:rsidR="00A15DF3" w:rsidRPr="00DE6131">
        <w:rPr>
          <w:rStyle w:val="Appelnotedebasdep"/>
          <w:color w:val="000000" w:themeColor="text1"/>
          <w:rtl/>
        </w:rPr>
        <w:footnoteReference w:id="172"/>
      </w:r>
      <w:r w:rsidR="00D7327F" w:rsidRPr="00DE6131">
        <w:rPr>
          <w:rFonts w:hint="cs"/>
          <w:rtl/>
        </w:rPr>
        <w:t>.</w:t>
      </w:r>
    </w:p>
    <w:p w14:paraId="3E1E2BFD" w14:textId="113C7887" w:rsidR="00243D49" w:rsidRPr="00DE6131" w:rsidRDefault="00D7327F" w:rsidP="001B4F5A">
      <w:pPr>
        <w:rPr>
          <w:rtl/>
        </w:rPr>
      </w:pPr>
      <w:r w:rsidRPr="00DE6131">
        <w:rPr>
          <w:rFonts w:hint="cs"/>
          <w:rtl/>
        </w:rPr>
        <w:t xml:space="preserve"> فالحوارات وحرية المفوضات جائزة في عقود تفويض المرفق العام، ولكن ليست غريبة في العقود الإدارية </w:t>
      </w:r>
      <w:r w:rsidR="00243D49" w:rsidRPr="00DE6131">
        <w:rPr>
          <w:rFonts w:hint="cs"/>
          <w:rtl/>
        </w:rPr>
        <w:t>الأخرى،</w:t>
      </w:r>
      <w:r w:rsidRPr="00DE6131">
        <w:rPr>
          <w:rFonts w:hint="cs"/>
          <w:rtl/>
        </w:rPr>
        <w:t xml:space="preserve"> </w:t>
      </w:r>
      <w:r w:rsidR="00243D49" w:rsidRPr="00DE6131">
        <w:rPr>
          <w:rFonts w:hint="cs"/>
          <w:rtl/>
        </w:rPr>
        <w:t>ولكن ما</w:t>
      </w:r>
      <w:r w:rsidR="005817D2">
        <w:rPr>
          <w:rFonts w:hint="cs"/>
          <w:rtl/>
        </w:rPr>
        <w:t xml:space="preserve"> يميزها في عقود التفويض أ</w:t>
      </w:r>
      <w:r w:rsidRPr="00DE6131">
        <w:rPr>
          <w:rFonts w:hint="cs"/>
          <w:rtl/>
        </w:rPr>
        <w:t xml:space="preserve">نها مرنة وتتلاءم مع عقود </w:t>
      </w:r>
      <w:r w:rsidR="00243D49" w:rsidRPr="00DE6131">
        <w:rPr>
          <w:rFonts w:hint="cs"/>
          <w:rtl/>
        </w:rPr>
        <w:t>التفويض.</w:t>
      </w:r>
    </w:p>
    <w:p w14:paraId="6F52CBAF" w14:textId="02B78EEB" w:rsidR="00243D49" w:rsidRPr="00DE6131" w:rsidRDefault="00AA4201" w:rsidP="001B4F5A">
      <w:pPr>
        <w:rPr>
          <w:rtl/>
        </w:rPr>
      </w:pPr>
      <w:r w:rsidRPr="00DE6131">
        <w:rPr>
          <w:rFonts w:hint="cs"/>
          <w:rtl/>
        </w:rPr>
        <w:t>فالمفاوضات</w:t>
      </w:r>
      <w:r w:rsidR="00243D49" w:rsidRPr="00DE6131">
        <w:rPr>
          <w:rFonts w:hint="cs"/>
          <w:rtl/>
        </w:rPr>
        <w:t xml:space="preserve"> مرحلة </w:t>
      </w:r>
      <w:r w:rsidRPr="00DE6131">
        <w:rPr>
          <w:rFonts w:hint="cs"/>
          <w:rtl/>
        </w:rPr>
        <w:t>حساسة في اج</w:t>
      </w:r>
      <w:r w:rsidR="00243D49" w:rsidRPr="00DE6131">
        <w:rPr>
          <w:rFonts w:hint="cs"/>
          <w:rtl/>
        </w:rPr>
        <w:t xml:space="preserve">راءات ابرام عقود تفويض المرفق العام، </w:t>
      </w:r>
      <w:r w:rsidRPr="00DE6131">
        <w:rPr>
          <w:rFonts w:hint="cs"/>
          <w:rtl/>
        </w:rPr>
        <w:t>فال</w:t>
      </w:r>
      <w:r w:rsidR="004A502B">
        <w:rPr>
          <w:rFonts w:hint="cs"/>
          <w:rtl/>
        </w:rPr>
        <w:t>إ</w:t>
      </w:r>
      <w:r w:rsidRPr="00DE6131">
        <w:rPr>
          <w:rFonts w:hint="cs"/>
          <w:rtl/>
        </w:rPr>
        <w:t xml:space="preserve">حتكام الى </w:t>
      </w:r>
      <w:r w:rsidR="00243D49" w:rsidRPr="00DE6131">
        <w:rPr>
          <w:rFonts w:hint="cs"/>
          <w:rtl/>
        </w:rPr>
        <w:t xml:space="preserve"> المنافسة </w:t>
      </w:r>
      <w:r w:rsidRPr="00DE6131">
        <w:rPr>
          <w:rFonts w:hint="cs"/>
          <w:rtl/>
        </w:rPr>
        <w:t xml:space="preserve">من حيث </w:t>
      </w:r>
      <w:r w:rsidR="00287371" w:rsidRPr="00DE6131">
        <w:rPr>
          <w:rFonts w:hint="cs"/>
          <w:rtl/>
        </w:rPr>
        <w:t>المبدأ</w:t>
      </w:r>
      <w:r w:rsidRPr="00DE6131">
        <w:rPr>
          <w:rFonts w:hint="cs"/>
          <w:rtl/>
        </w:rPr>
        <w:t xml:space="preserve"> واستقبال العروض </w:t>
      </w:r>
      <w:r w:rsidR="00243D49" w:rsidRPr="00DE6131">
        <w:rPr>
          <w:rFonts w:hint="cs"/>
          <w:rtl/>
        </w:rPr>
        <w:t xml:space="preserve">هذا </w:t>
      </w:r>
      <w:r w:rsidR="00287371" w:rsidRPr="00DE6131">
        <w:rPr>
          <w:rFonts w:hint="cs"/>
          <w:rtl/>
        </w:rPr>
        <w:t>لا يعن</w:t>
      </w:r>
      <w:r w:rsidR="00287371" w:rsidRPr="00DE6131">
        <w:rPr>
          <w:rtl/>
        </w:rPr>
        <w:t>ي</w:t>
      </w:r>
      <w:r w:rsidR="00243D49" w:rsidRPr="00DE6131">
        <w:rPr>
          <w:rFonts w:hint="cs"/>
          <w:rtl/>
        </w:rPr>
        <w:t xml:space="preserve"> </w:t>
      </w:r>
      <w:r w:rsidR="004A502B">
        <w:rPr>
          <w:rFonts w:hint="cs"/>
          <w:rtl/>
        </w:rPr>
        <w:t>أ</w:t>
      </w:r>
      <w:r w:rsidR="00243D49" w:rsidRPr="00DE6131">
        <w:rPr>
          <w:rFonts w:hint="cs"/>
          <w:rtl/>
        </w:rPr>
        <w:t xml:space="preserve">ن </w:t>
      </w:r>
      <w:r w:rsidRPr="00DE6131">
        <w:rPr>
          <w:rFonts w:hint="cs"/>
          <w:rtl/>
        </w:rPr>
        <w:t xml:space="preserve">الجهة المتعاقدة </w:t>
      </w:r>
      <w:r w:rsidR="00243D49" w:rsidRPr="00DE6131">
        <w:rPr>
          <w:rFonts w:hint="cs"/>
          <w:rtl/>
        </w:rPr>
        <w:t xml:space="preserve"> </w:t>
      </w:r>
      <w:r w:rsidR="00287371" w:rsidRPr="00DE6131">
        <w:rPr>
          <w:rFonts w:hint="cs"/>
          <w:rtl/>
        </w:rPr>
        <w:t>ستلجأ</w:t>
      </w:r>
      <w:r w:rsidRPr="00DE6131">
        <w:rPr>
          <w:rFonts w:hint="cs"/>
          <w:rtl/>
        </w:rPr>
        <w:t xml:space="preserve"> الى التعاقد</w:t>
      </w:r>
      <w:r w:rsidR="00243D49" w:rsidRPr="00DE6131">
        <w:rPr>
          <w:rFonts w:hint="cs"/>
          <w:rtl/>
        </w:rPr>
        <w:t xml:space="preserve"> </w:t>
      </w:r>
      <w:r w:rsidRPr="00DE6131">
        <w:rPr>
          <w:rFonts w:hint="cs"/>
          <w:rtl/>
        </w:rPr>
        <w:t>عن طريق</w:t>
      </w:r>
      <w:r w:rsidR="00243D49" w:rsidRPr="00DE6131">
        <w:rPr>
          <w:rFonts w:hint="cs"/>
          <w:rtl/>
        </w:rPr>
        <w:t xml:space="preserve"> </w:t>
      </w:r>
      <w:r w:rsidR="004A502B">
        <w:rPr>
          <w:rFonts w:hint="cs"/>
          <w:rtl/>
        </w:rPr>
        <w:t>آ</w:t>
      </w:r>
      <w:r w:rsidRPr="00DE6131">
        <w:rPr>
          <w:rFonts w:hint="cs"/>
          <w:rtl/>
        </w:rPr>
        <w:t>لي</w:t>
      </w:r>
      <w:r w:rsidR="004A502B">
        <w:rPr>
          <w:rFonts w:hint="cs"/>
          <w:rtl/>
        </w:rPr>
        <w:t>ات المنافسة فحسب</w:t>
      </w:r>
      <w:r w:rsidRPr="00DE6131">
        <w:rPr>
          <w:rFonts w:hint="cs"/>
          <w:rtl/>
        </w:rPr>
        <w:t>،</w:t>
      </w:r>
      <w:r w:rsidR="004A502B">
        <w:rPr>
          <w:rFonts w:hint="cs"/>
          <w:rtl/>
        </w:rPr>
        <w:t xml:space="preserve"> </w:t>
      </w:r>
      <w:r w:rsidRPr="00DE6131">
        <w:rPr>
          <w:rFonts w:hint="cs"/>
          <w:rtl/>
        </w:rPr>
        <w:t xml:space="preserve">التي يتم </w:t>
      </w:r>
      <w:r w:rsidR="00243D49" w:rsidRPr="00DE6131">
        <w:rPr>
          <w:rFonts w:hint="cs"/>
          <w:rtl/>
        </w:rPr>
        <w:t xml:space="preserve"> </w:t>
      </w:r>
      <w:r w:rsidRPr="00DE6131">
        <w:rPr>
          <w:rFonts w:hint="cs"/>
          <w:rtl/>
        </w:rPr>
        <w:t xml:space="preserve">اتباعها </w:t>
      </w:r>
      <w:r w:rsidR="00243D49" w:rsidRPr="00DE6131">
        <w:rPr>
          <w:rFonts w:hint="cs"/>
          <w:rtl/>
        </w:rPr>
        <w:t xml:space="preserve"> في نطاق عقود الصفقات العمومية </w:t>
      </w:r>
      <w:r w:rsidRPr="00DE6131">
        <w:rPr>
          <w:rFonts w:hint="cs"/>
          <w:rtl/>
        </w:rPr>
        <w:t xml:space="preserve">والعقود الإدارية الأخرى بل لابد أن يعتمد </w:t>
      </w:r>
      <w:r w:rsidR="00243D49" w:rsidRPr="00DE6131">
        <w:rPr>
          <w:rFonts w:hint="cs"/>
          <w:rtl/>
        </w:rPr>
        <w:t xml:space="preserve">الابرام هنا على </w:t>
      </w:r>
      <w:r w:rsidRPr="00DE6131">
        <w:rPr>
          <w:rFonts w:hint="cs"/>
          <w:rtl/>
        </w:rPr>
        <w:t xml:space="preserve">عملية </w:t>
      </w:r>
      <w:r w:rsidR="00243D49" w:rsidRPr="00DE6131">
        <w:rPr>
          <w:rFonts w:hint="cs"/>
          <w:rtl/>
        </w:rPr>
        <w:t xml:space="preserve">التفاوض </w:t>
      </w:r>
      <w:r w:rsidRPr="00DE6131">
        <w:rPr>
          <w:rFonts w:hint="cs"/>
          <w:rtl/>
        </w:rPr>
        <w:t>التي</w:t>
      </w:r>
      <w:r w:rsidR="00243D49" w:rsidRPr="00DE6131">
        <w:rPr>
          <w:rFonts w:hint="cs"/>
          <w:rtl/>
        </w:rPr>
        <w:t xml:space="preserve"> </w:t>
      </w:r>
      <w:r w:rsidR="00287371" w:rsidRPr="00DE6131">
        <w:rPr>
          <w:rFonts w:hint="cs"/>
          <w:rtl/>
        </w:rPr>
        <w:t>تأتي</w:t>
      </w:r>
      <w:r w:rsidR="00B66986">
        <w:rPr>
          <w:rFonts w:hint="cs"/>
          <w:rtl/>
        </w:rPr>
        <w:t xml:space="preserve"> بعد </w:t>
      </w:r>
      <w:r w:rsidRPr="00DE6131">
        <w:rPr>
          <w:rFonts w:hint="cs"/>
          <w:rtl/>
        </w:rPr>
        <w:t>إجراءات ال</w:t>
      </w:r>
      <w:r w:rsidR="00243D49" w:rsidRPr="00DE6131">
        <w:rPr>
          <w:rFonts w:hint="cs"/>
          <w:rtl/>
        </w:rPr>
        <w:t>علانية</w:t>
      </w:r>
      <w:r w:rsidR="00B66986">
        <w:rPr>
          <w:rFonts w:hint="cs"/>
          <w:rtl/>
        </w:rPr>
        <w:t xml:space="preserve"> </w:t>
      </w:r>
      <w:r w:rsidRPr="00DE6131">
        <w:rPr>
          <w:rFonts w:hint="cs"/>
          <w:rtl/>
        </w:rPr>
        <w:t>وقيود</w:t>
      </w:r>
      <w:r w:rsidR="00243D49" w:rsidRPr="00DE6131">
        <w:rPr>
          <w:rFonts w:hint="cs"/>
          <w:rtl/>
        </w:rPr>
        <w:t xml:space="preserve"> </w:t>
      </w:r>
      <w:r w:rsidRPr="00DE6131">
        <w:rPr>
          <w:rFonts w:hint="cs"/>
          <w:rtl/>
        </w:rPr>
        <w:t>ال</w:t>
      </w:r>
      <w:r w:rsidR="00243D49" w:rsidRPr="00DE6131">
        <w:rPr>
          <w:rFonts w:hint="cs"/>
          <w:rtl/>
        </w:rPr>
        <w:t xml:space="preserve">منافسة </w:t>
      </w:r>
      <w:r w:rsidRPr="00DE6131">
        <w:rPr>
          <w:rFonts w:hint="cs"/>
          <w:rtl/>
        </w:rPr>
        <w:t>ال</w:t>
      </w:r>
      <w:r w:rsidR="00243D49" w:rsidRPr="00DE6131">
        <w:rPr>
          <w:rFonts w:hint="cs"/>
          <w:rtl/>
        </w:rPr>
        <w:t xml:space="preserve">مسبقة مما يحقق </w:t>
      </w:r>
      <w:r w:rsidRPr="00DE6131">
        <w:rPr>
          <w:rFonts w:hint="cs"/>
          <w:rtl/>
        </w:rPr>
        <w:t>التوازن</w:t>
      </w:r>
      <w:r w:rsidR="00243D49" w:rsidRPr="00DE6131">
        <w:rPr>
          <w:rFonts w:hint="cs"/>
          <w:rtl/>
        </w:rPr>
        <w:t xml:space="preserve"> المطلوب بين </w:t>
      </w:r>
      <w:r w:rsidRPr="00DE6131">
        <w:rPr>
          <w:rFonts w:hint="cs"/>
          <w:rtl/>
        </w:rPr>
        <w:t>متطلبات</w:t>
      </w:r>
      <w:r w:rsidR="00243D49" w:rsidRPr="00DE6131">
        <w:rPr>
          <w:rFonts w:hint="cs"/>
          <w:rtl/>
        </w:rPr>
        <w:t xml:space="preserve"> الشفافية في الحياة الاق</w:t>
      </w:r>
      <w:r w:rsidR="00B66986">
        <w:rPr>
          <w:rFonts w:hint="cs"/>
          <w:rtl/>
        </w:rPr>
        <w:t>تصادية والإجراءات العامة من جهة</w:t>
      </w:r>
      <w:r w:rsidR="00243D49" w:rsidRPr="00DE6131">
        <w:rPr>
          <w:rFonts w:hint="cs"/>
          <w:rtl/>
        </w:rPr>
        <w:t xml:space="preserve">، </w:t>
      </w:r>
      <w:r w:rsidRPr="00DE6131">
        <w:rPr>
          <w:rFonts w:hint="cs"/>
          <w:rtl/>
        </w:rPr>
        <w:t xml:space="preserve">وفي المقابل </w:t>
      </w:r>
      <w:r w:rsidR="00243D49" w:rsidRPr="00DE6131">
        <w:rPr>
          <w:rFonts w:hint="cs"/>
          <w:rtl/>
        </w:rPr>
        <w:t xml:space="preserve">ضرورة تمتع </w:t>
      </w:r>
      <w:r w:rsidRPr="00DE6131">
        <w:rPr>
          <w:rFonts w:hint="cs"/>
          <w:rtl/>
        </w:rPr>
        <w:t xml:space="preserve">الجهة الإدارية المانحة بهامش من </w:t>
      </w:r>
      <w:r w:rsidR="00243D49" w:rsidRPr="00DE6131">
        <w:rPr>
          <w:rFonts w:hint="cs"/>
          <w:rtl/>
        </w:rPr>
        <w:t xml:space="preserve">الحرية عند اختيارها </w:t>
      </w:r>
      <w:r w:rsidRPr="00DE6131">
        <w:rPr>
          <w:rFonts w:hint="cs"/>
          <w:rtl/>
        </w:rPr>
        <w:t>لصاحب</w:t>
      </w:r>
      <w:r w:rsidR="00243D49" w:rsidRPr="00DE6131">
        <w:rPr>
          <w:rFonts w:hint="cs"/>
          <w:rtl/>
        </w:rPr>
        <w:t xml:space="preserve"> </w:t>
      </w:r>
      <w:r w:rsidRPr="00DE6131">
        <w:rPr>
          <w:rFonts w:hint="cs"/>
          <w:rtl/>
        </w:rPr>
        <w:t xml:space="preserve">التفويض </w:t>
      </w:r>
      <w:r w:rsidR="00B66986">
        <w:rPr>
          <w:rFonts w:hint="cs"/>
          <w:rtl/>
        </w:rPr>
        <w:t>بناء على ما يقتضيه مبدأ</w:t>
      </w:r>
      <w:r w:rsidR="00243D49" w:rsidRPr="00DE6131">
        <w:rPr>
          <w:rFonts w:hint="cs"/>
          <w:rtl/>
        </w:rPr>
        <w:t xml:space="preserve"> الاعتبار الشخصي من جهة أخرى</w:t>
      </w:r>
      <w:r w:rsidR="00243D49" w:rsidRPr="00DE6131">
        <w:rPr>
          <w:rStyle w:val="Appelnotedebasdep"/>
          <w:color w:val="000000" w:themeColor="text1"/>
          <w:rtl/>
        </w:rPr>
        <w:footnoteReference w:id="173"/>
      </w:r>
      <w:r w:rsidR="00B66986">
        <w:rPr>
          <w:rFonts w:hint="cs"/>
          <w:rtl/>
        </w:rPr>
        <w:t>.</w:t>
      </w:r>
    </w:p>
    <w:p w14:paraId="565CF9AD" w14:textId="3023580F" w:rsidR="00243D49" w:rsidRPr="00DE6131" w:rsidRDefault="00864EAC" w:rsidP="001B4F5A">
      <w:pPr>
        <w:rPr>
          <w:rtl/>
        </w:rPr>
      </w:pPr>
      <w:r w:rsidRPr="00DE6131">
        <w:rPr>
          <w:rFonts w:hint="cs"/>
          <w:rtl/>
        </w:rPr>
        <w:t xml:space="preserve">فخصوصية </w:t>
      </w:r>
      <w:r w:rsidR="00243D49" w:rsidRPr="00DE6131">
        <w:rPr>
          <w:rFonts w:hint="cs"/>
          <w:rtl/>
        </w:rPr>
        <w:t>مشروعات تفويض المر</w:t>
      </w:r>
      <w:r w:rsidRPr="00DE6131">
        <w:rPr>
          <w:rFonts w:hint="cs"/>
          <w:rtl/>
        </w:rPr>
        <w:t>ا</w:t>
      </w:r>
      <w:r w:rsidR="00243D49" w:rsidRPr="00DE6131">
        <w:rPr>
          <w:rFonts w:hint="cs"/>
          <w:rtl/>
        </w:rPr>
        <w:t>فق العام</w:t>
      </w:r>
      <w:r w:rsidRPr="00DE6131">
        <w:rPr>
          <w:rFonts w:hint="cs"/>
          <w:rtl/>
        </w:rPr>
        <w:t>ة</w:t>
      </w:r>
      <w:r w:rsidR="00243D49" w:rsidRPr="00DE6131">
        <w:rPr>
          <w:rFonts w:hint="cs"/>
          <w:rtl/>
        </w:rPr>
        <w:t xml:space="preserve"> تواجهها عقبات</w:t>
      </w:r>
      <w:r w:rsidRPr="00DE6131">
        <w:rPr>
          <w:rFonts w:hint="cs"/>
          <w:rtl/>
        </w:rPr>
        <w:t xml:space="preserve"> مختلفة </w:t>
      </w:r>
      <w:r w:rsidR="00287371" w:rsidRPr="00DE6131">
        <w:rPr>
          <w:rFonts w:hint="cs"/>
          <w:rtl/>
        </w:rPr>
        <w:t>تكون عل</w:t>
      </w:r>
      <w:r w:rsidR="00287371" w:rsidRPr="00DE6131">
        <w:rPr>
          <w:rtl/>
        </w:rPr>
        <w:t>ى</w:t>
      </w:r>
      <w:r w:rsidR="00243D49" w:rsidRPr="00DE6131">
        <w:rPr>
          <w:rFonts w:hint="cs"/>
          <w:rtl/>
        </w:rPr>
        <w:t xml:space="preserve"> شكل تكاليف ومخاطر </w:t>
      </w:r>
      <w:r w:rsidR="00CF4F96" w:rsidRPr="00DE6131">
        <w:rPr>
          <w:rFonts w:hint="cs"/>
          <w:rtl/>
        </w:rPr>
        <w:t>الاستغلال،</w:t>
      </w:r>
      <w:r w:rsidRPr="00DE6131">
        <w:rPr>
          <w:rFonts w:hint="cs"/>
          <w:rtl/>
        </w:rPr>
        <w:t xml:space="preserve"> </w:t>
      </w:r>
      <w:r w:rsidR="00243D49" w:rsidRPr="00DE6131">
        <w:rPr>
          <w:rFonts w:hint="cs"/>
          <w:rtl/>
        </w:rPr>
        <w:t xml:space="preserve">وبالحوار </w:t>
      </w:r>
      <w:r w:rsidRPr="00DE6131">
        <w:rPr>
          <w:rFonts w:hint="cs"/>
          <w:rtl/>
        </w:rPr>
        <w:t xml:space="preserve">والمناقشات </w:t>
      </w:r>
      <w:r w:rsidR="00B66986">
        <w:rPr>
          <w:rFonts w:hint="cs"/>
          <w:rtl/>
        </w:rPr>
        <w:t>أ</w:t>
      </w:r>
      <w:r w:rsidR="00243D49" w:rsidRPr="00DE6131">
        <w:rPr>
          <w:rFonts w:hint="cs"/>
          <w:rtl/>
        </w:rPr>
        <w:t xml:space="preserve">ثناء </w:t>
      </w:r>
      <w:r w:rsidRPr="00DE6131">
        <w:rPr>
          <w:rFonts w:hint="cs"/>
          <w:rtl/>
        </w:rPr>
        <w:t xml:space="preserve">مرحلة </w:t>
      </w:r>
      <w:r w:rsidR="00243D49" w:rsidRPr="00DE6131">
        <w:rPr>
          <w:rFonts w:hint="cs"/>
          <w:rtl/>
        </w:rPr>
        <w:t xml:space="preserve">المفاوضات يمكن </w:t>
      </w:r>
      <w:r w:rsidRPr="00DE6131">
        <w:rPr>
          <w:rFonts w:hint="cs"/>
          <w:rtl/>
        </w:rPr>
        <w:t xml:space="preserve">تذليل هذه </w:t>
      </w:r>
      <w:r w:rsidR="00287371" w:rsidRPr="00DE6131">
        <w:rPr>
          <w:rFonts w:hint="cs"/>
          <w:rtl/>
        </w:rPr>
        <w:t>العقبات،</w:t>
      </w:r>
      <w:r w:rsidR="00243D49" w:rsidRPr="00DE6131">
        <w:rPr>
          <w:rFonts w:hint="cs"/>
          <w:rtl/>
        </w:rPr>
        <w:t xml:space="preserve"> </w:t>
      </w:r>
      <w:r w:rsidR="00287371" w:rsidRPr="00DE6131">
        <w:rPr>
          <w:rFonts w:hint="cs"/>
          <w:rtl/>
        </w:rPr>
        <w:t>فهذا يستدعي</w:t>
      </w:r>
      <w:r w:rsidR="00243D49" w:rsidRPr="00DE6131">
        <w:rPr>
          <w:rFonts w:hint="cs"/>
          <w:rtl/>
        </w:rPr>
        <w:t xml:space="preserve"> التأكد من ال</w:t>
      </w:r>
      <w:r w:rsidRPr="00DE6131">
        <w:rPr>
          <w:rFonts w:hint="cs"/>
          <w:rtl/>
        </w:rPr>
        <w:t>ا</w:t>
      </w:r>
      <w:r w:rsidR="00243D49" w:rsidRPr="00DE6131">
        <w:rPr>
          <w:rFonts w:hint="cs"/>
          <w:rtl/>
        </w:rPr>
        <w:t xml:space="preserve">مكانيات </w:t>
      </w:r>
      <w:r w:rsidRPr="00DE6131">
        <w:rPr>
          <w:rFonts w:hint="cs"/>
          <w:rtl/>
        </w:rPr>
        <w:t>اللازمة ل</w:t>
      </w:r>
      <w:r w:rsidR="00243D49" w:rsidRPr="00DE6131">
        <w:rPr>
          <w:rFonts w:hint="cs"/>
          <w:rtl/>
        </w:rPr>
        <w:t xml:space="preserve">تنفيذه والصعوبات المتوقعة في </w:t>
      </w:r>
      <w:r w:rsidR="00287371" w:rsidRPr="00DE6131">
        <w:rPr>
          <w:rFonts w:hint="cs"/>
          <w:rtl/>
        </w:rPr>
        <w:t>إنجازه فهي</w:t>
      </w:r>
      <w:r w:rsidR="00243D49" w:rsidRPr="00DE6131">
        <w:rPr>
          <w:rFonts w:hint="cs"/>
          <w:rtl/>
        </w:rPr>
        <w:t xml:space="preserve"> </w:t>
      </w:r>
      <w:r w:rsidRPr="00DE6131">
        <w:rPr>
          <w:rFonts w:hint="cs"/>
          <w:rtl/>
        </w:rPr>
        <w:t>تعطي</w:t>
      </w:r>
      <w:r w:rsidR="00243D49" w:rsidRPr="00DE6131">
        <w:rPr>
          <w:rFonts w:hint="cs"/>
          <w:rtl/>
        </w:rPr>
        <w:t xml:space="preserve"> </w:t>
      </w:r>
      <w:r w:rsidRPr="00DE6131">
        <w:rPr>
          <w:rFonts w:hint="cs"/>
          <w:rtl/>
        </w:rPr>
        <w:t>فكرة</w:t>
      </w:r>
      <w:r w:rsidR="00243D49" w:rsidRPr="00DE6131">
        <w:rPr>
          <w:rFonts w:hint="cs"/>
          <w:rtl/>
        </w:rPr>
        <w:t xml:space="preserve"> تفصيلي</w:t>
      </w:r>
      <w:r w:rsidRPr="00DE6131">
        <w:rPr>
          <w:rFonts w:hint="cs"/>
          <w:rtl/>
        </w:rPr>
        <w:t>ة</w:t>
      </w:r>
      <w:r w:rsidR="00243D49" w:rsidRPr="00DE6131">
        <w:rPr>
          <w:rFonts w:hint="cs"/>
          <w:rtl/>
        </w:rPr>
        <w:t xml:space="preserve"> </w:t>
      </w:r>
      <w:r w:rsidRPr="00DE6131">
        <w:rPr>
          <w:rFonts w:hint="cs"/>
          <w:rtl/>
        </w:rPr>
        <w:t>تلم ب</w:t>
      </w:r>
      <w:r w:rsidR="00243D49" w:rsidRPr="00DE6131">
        <w:rPr>
          <w:rFonts w:hint="cs"/>
          <w:rtl/>
        </w:rPr>
        <w:t xml:space="preserve">فكرة </w:t>
      </w:r>
      <w:r w:rsidR="00287371" w:rsidRPr="00DE6131">
        <w:rPr>
          <w:rFonts w:hint="cs"/>
          <w:rtl/>
        </w:rPr>
        <w:t>المشروع تساعد</w:t>
      </w:r>
      <w:r w:rsidR="00243D49" w:rsidRPr="00DE6131">
        <w:rPr>
          <w:rFonts w:hint="cs"/>
          <w:rtl/>
        </w:rPr>
        <w:t xml:space="preserve"> </w:t>
      </w:r>
      <w:r w:rsidRPr="00DE6131">
        <w:rPr>
          <w:rFonts w:hint="cs"/>
          <w:rtl/>
        </w:rPr>
        <w:t>المتعاقد</w:t>
      </w:r>
      <w:r w:rsidR="00243D49" w:rsidRPr="00DE6131">
        <w:rPr>
          <w:rFonts w:hint="cs"/>
          <w:rtl/>
        </w:rPr>
        <w:t xml:space="preserve"> </w:t>
      </w:r>
      <w:r w:rsidRPr="00DE6131">
        <w:rPr>
          <w:rFonts w:hint="cs"/>
          <w:rtl/>
        </w:rPr>
        <w:t>على اكتساب معرفة</w:t>
      </w:r>
      <w:r w:rsidR="00243D49" w:rsidRPr="00DE6131">
        <w:rPr>
          <w:rFonts w:hint="cs"/>
          <w:rtl/>
        </w:rPr>
        <w:t xml:space="preserve"> اقتصادي</w:t>
      </w:r>
      <w:r w:rsidRPr="00DE6131">
        <w:rPr>
          <w:rFonts w:hint="cs"/>
          <w:rtl/>
        </w:rPr>
        <w:t>ة</w:t>
      </w:r>
      <w:r w:rsidR="00243D49" w:rsidRPr="00DE6131">
        <w:rPr>
          <w:rFonts w:hint="cs"/>
          <w:rtl/>
        </w:rPr>
        <w:t xml:space="preserve"> </w:t>
      </w:r>
      <w:r w:rsidR="00287371" w:rsidRPr="00DE6131">
        <w:rPr>
          <w:rFonts w:hint="cs"/>
          <w:rtl/>
        </w:rPr>
        <w:t>وفنية تسهل</w:t>
      </w:r>
      <w:r w:rsidR="00243D49" w:rsidRPr="00DE6131">
        <w:rPr>
          <w:rFonts w:hint="cs"/>
          <w:rtl/>
        </w:rPr>
        <w:t xml:space="preserve"> </w:t>
      </w:r>
      <w:r w:rsidRPr="00DE6131">
        <w:rPr>
          <w:rFonts w:hint="cs"/>
          <w:rtl/>
        </w:rPr>
        <w:t xml:space="preserve">عليه </w:t>
      </w:r>
      <w:r w:rsidR="00243D49" w:rsidRPr="00DE6131">
        <w:rPr>
          <w:rFonts w:hint="cs"/>
          <w:rtl/>
        </w:rPr>
        <w:t xml:space="preserve">اتخاذ القرار الاستثماري </w:t>
      </w:r>
      <w:r w:rsidRPr="00DE6131">
        <w:rPr>
          <w:rFonts w:hint="cs"/>
          <w:rtl/>
        </w:rPr>
        <w:t>الصحيح</w:t>
      </w:r>
      <w:r w:rsidR="00CF4F96" w:rsidRPr="00DE6131">
        <w:rPr>
          <w:rFonts w:hint="cs"/>
          <w:rtl/>
        </w:rPr>
        <w:t>،</w:t>
      </w:r>
      <w:r w:rsidR="00243D49" w:rsidRPr="00DE6131">
        <w:rPr>
          <w:rFonts w:hint="cs"/>
          <w:rtl/>
        </w:rPr>
        <w:t xml:space="preserve"> </w:t>
      </w:r>
      <w:r w:rsidR="00CF4F96" w:rsidRPr="00DE6131">
        <w:rPr>
          <w:rFonts w:hint="cs"/>
          <w:rtl/>
        </w:rPr>
        <w:t xml:space="preserve">ويبقى </w:t>
      </w:r>
      <w:r w:rsidR="00287371" w:rsidRPr="00DE6131">
        <w:rPr>
          <w:rFonts w:hint="cs"/>
          <w:rtl/>
        </w:rPr>
        <w:t>على السلطة</w:t>
      </w:r>
      <w:r w:rsidR="00243D49" w:rsidRPr="00DE6131">
        <w:rPr>
          <w:rFonts w:hint="cs"/>
          <w:rtl/>
        </w:rPr>
        <w:t xml:space="preserve"> المفوضة الإحاطة </w:t>
      </w:r>
      <w:r w:rsidR="00CF4F96" w:rsidRPr="00DE6131">
        <w:rPr>
          <w:rFonts w:hint="cs"/>
          <w:rtl/>
        </w:rPr>
        <w:t>بجميع المشاكل و</w:t>
      </w:r>
      <w:r w:rsidR="00243D49" w:rsidRPr="00DE6131">
        <w:rPr>
          <w:rFonts w:hint="cs"/>
          <w:rtl/>
        </w:rPr>
        <w:t xml:space="preserve">العقبات التي تواجه </w:t>
      </w:r>
      <w:r w:rsidR="00287371" w:rsidRPr="00DE6131">
        <w:rPr>
          <w:rFonts w:hint="cs"/>
          <w:rtl/>
        </w:rPr>
        <w:t>المستثمر.</w:t>
      </w:r>
    </w:p>
    <w:p w14:paraId="1BD53A19" w14:textId="72B9ABEE" w:rsidR="00CF4F96" w:rsidRPr="00DE6131" w:rsidRDefault="00CF4F96" w:rsidP="001B4F5A">
      <w:pPr>
        <w:rPr>
          <w:rtl/>
        </w:rPr>
      </w:pPr>
      <w:r w:rsidRPr="00DE6131">
        <w:rPr>
          <w:rFonts w:hint="cs"/>
          <w:rtl/>
        </w:rPr>
        <w:t xml:space="preserve">وفي هذا الإطار </w:t>
      </w:r>
      <w:r w:rsidR="00243D49" w:rsidRPr="00DE6131">
        <w:rPr>
          <w:rFonts w:hint="cs"/>
          <w:rtl/>
        </w:rPr>
        <w:t xml:space="preserve">يقول الأستاذ </w:t>
      </w:r>
      <w:r w:rsidR="00243D49" w:rsidRPr="00DE6131">
        <w:rPr>
          <w:lang w:val="fr-FR"/>
        </w:rPr>
        <w:t>laure lagasse</w:t>
      </w:r>
      <w:r w:rsidR="00243D49" w:rsidRPr="00DE6131">
        <w:rPr>
          <w:rFonts w:hint="cs"/>
          <w:rtl/>
          <w:lang w:val="fr-FR"/>
        </w:rPr>
        <w:t xml:space="preserve"> </w:t>
      </w:r>
      <w:r w:rsidR="00B66986">
        <w:rPr>
          <w:rFonts w:hint="cs"/>
          <w:rtl/>
          <w:lang w:val="fr-FR"/>
        </w:rPr>
        <w:t>أن إب</w:t>
      </w:r>
      <w:r w:rsidR="00243D49" w:rsidRPr="00DE6131">
        <w:rPr>
          <w:rFonts w:hint="cs"/>
          <w:rtl/>
          <w:lang w:val="fr-FR"/>
        </w:rPr>
        <w:t>رام الع</w:t>
      </w:r>
      <w:r w:rsidR="00B66986">
        <w:rPr>
          <w:rFonts w:hint="cs"/>
          <w:rtl/>
          <w:lang w:val="fr-FR"/>
        </w:rPr>
        <w:t>قد دون اللجوء الى المفوضات من شأ</w:t>
      </w:r>
      <w:r w:rsidR="00243D49" w:rsidRPr="00DE6131">
        <w:rPr>
          <w:rFonts w:hint="cs"/>
          <w:rtl/>
          <w:lang w:val="fr-FR"/>
        </w:rPr>
        <w:t xml:space="preserve">نه </w:t>
      </w:r>
      <w:r w:rsidR="00287371" w:rsidRPr="00DE6131">
        <w:rPr>
          <w:rFonts w:hint="cs"/>
          <w:rtl/>
          <w:lang w:val="fr-FR"/>
        </w:rPr>
        <w:t>التأثير</w:t>
      </w:r>
      <w:r w:rsidR="00243D49" w:rsidRPr="00DE6131">
        <w:rPr>
          <w:rFonts w:hint="cs"/>
          <w:rtl/>
          <w:lang w:val="fr-FR"/>
        </w:rPr>
        <w:t xml:space="preserve"> على الخدمة العمومية</w:t>
      </w:r>
      <w:r w:rsidR="00B66986">
        <w:rPr>
          <w:rFonts w:hint="cs"/>
          <w:rtl/>
          <w:lang w:val="fr-FR"/>
        </w:rPr>
        <w:t>،</w:t>
      </w:r>
      <w:r w:rsidR="00243D49" w:rsidRPr="00DE6131">
        <w:rPr>
          <w:rFonts w:hint="cs"/>
          <w:rtl/>
          <w:lang w:val="fr-FR"/>
        </w:rPr>
        <w:t xml:space="preserve"> وذلك </w:t>
      </w:r>
      <w:r w:rsidR="00287371" w:rsidRPr="00DE6131">
        <w:rPr>
          <w:rFonts w:hint="cs"/>
          <w:rtl/>
          <w:lang w:val="fr-FR"/>
        </w:rPr>
        <w:t>لأنه</w:t>
      </w:r>
      <w:r w:rsidR="00243D49" w:rsidRPr="00DE6131">
        <w:rPr>
          <w:rFonts w:hint="cs"/>
          <w:rtl/>
          <w:lang w:val="fr-FR"/>
        </w:rPr>
        <w:t xml:space="preserve"> </w:t>
      </w:r>
      <w:r w:rsidR="00287371" w:rsidRPr="00DE6131">
        <w:rPr>
          <w:rFonts w:hint="cs"/>
          <w:rtl/>
          <w:lang w:val="fr-FR"/>
        </w:rPr>
        <w:t>لا يسم</w:t>
      </w:r>
      <w:r w:rsidR="00287371" w:rsidRPr="00DE6131">
        <w:rPr>
          <w:rtl/>
          <w:lang w:val="fr-FR"/>
        </w:rPr>
        <w:t>ح</w:t>
      </w:r>
      <w:r w:rsidR="00243D49" w:rsidRPr="00DE6131">
        <w:rPr>
          <w:rFonts w:hint="cs"/>
          <w:rtl/>
          <w:lang w:val="fr-FR"/>
        </w:rPr>
        <w:t xml:space="preserve"> بمناقشة العروض من جميع جوانبه وتفقده بهدف تحسين فالتفاوض يمكن السلطة المفوضة من اجراء تغييرات وتعديلات على العرض المقدم وذلك لتحقيق أكبر قدر من التوافق مع احتياجات السلطة المفوضة ل</w:t>
      </w:r>
      <w:r w:rsidR="00B66986">
        <w:rPr>
          <w:rFonts w:hint="cs"/>
          <w:rtl/>
          <w:lang w:val="fr-FR"/>
        </w:rPr>
        <w:t>أن أ</w:t>
      </w:r>
      <w:r w:rsidR="00243D49" w:rsidRPr="00DE6131">
        <w:rPr>
          <w:rFonts w:hint="cs"/>
          <w:rtl/>
          <w:lang w:val="fr-FR"/>
        </w:rPr>
        <w:t>غلبية عقود التفويض تمتاز بمدة طويلة بالإضافة الى الحجم الكبير للاستثمارات المعقدة</w:t>
      </w:r>
      <w:r w:rsidR="00243D49" w:rsidRPr="00DE6131">
        <w:rPr>
          <w:rStyle w:val="Appelnotedebasdep"/>
          <w:rFonts w:hint="cs"/>
          <w:color w:val="000000" w:themeColor="text1"/>
          <w:rtl/>
          <w:lang w:val="fr-FR"/>
        </w:rPr>
        <w:t xml:space="preserve"> </w:t>
      </w:r>
      <w:r w:rsidR="00243D49" w:rsidRPr="00DE6131">
        <w:rPr>
          <w:rFonts w:hint="cs"/>
          <w:rtl/>
          <w:lang w:val="fr-FR"/>
        </w:rPr>
        <w:t>.</w:t>
      </w:r>
      <w:r w:rsidR="00016C14">
        <w:rPr>
          <w:rFonts w:hint="cs"/>
          <w:rtl/>
        </w:rPr>
        <w:t xml:space="preserve"> </w:t>
      </w:r>
    </w:p>
    <w:p w14:paraId="1D81E812" w14:textId="0AFAEAF8" w:rsidR="00CF4F96" w:rsidRPr="00DE6131" w:rsidRDefault="00CF4F96" w:rsidP="001B4F5A">
      <w:pPr>
        <w:rPr>
          <w:rtl/>
        </w:rPr>
      </w:pPr>
      <w:r w:rsidRPr="00DE6131">
        <w:rPr>
          <w:rFonts w:hint="cs"/>
          <w:rtl/>
        </w:rPr>
        <w:t xml:space="preserve">وبالتالي فإنه </w:t>
      </w:r>
      <w:r w:rsidR="00287371" w:rsidRPr="00DE6131">
        <w:rPr>
          <w:rFonts w:hint="cs"/>
          <w:rtl/>
        </w:rPr>
        <w:t>لا يوج</w:t>
      </w:r>
      <w:r w:rsidR="00287371" w:rsidRPr="00DE6131">
        <w:rPr>
          <w:rtl/>
        </w:rPr>
        <w:t>د</w:t>
      </w:r>
      <w:r w:rsidRPr="00DE6131">
        <w:rPr>
          <w:rFonts w:hint="cs"/>
          <w:rtl/>
        </w:rPr>
        <w:t xml:space="preserve"> أي تعارض بين مبدأ  المنافسة والمفاوضات في عقود تفويض المرفق العام بل هناك تكامل ضروري يصب في اطار إنجاح أسلوب التفويض فلابد من وجود مرونة </w:t>
      </w:r>
      <w:r w:rsidR="00287371" w:rsidRPr="00DE6131">
        <w:rPr>
          <w:rFonts w:hint="cs"/>
          <w:rtl/>
        </w:rPr>
        <w:t>لإبرام</w:t>
      </w:r>
      <w:r w:rsidRPr="00DE6131">
        <w:rPr>
          <w:rFonts w:hint="cs"/>
          <w:rtl/>
        </w:rPr>
        <w:t xml:space="preserve"> اتفاقي</w:t>
      </w:r>
      <w:r w:rsidRPr="00DE6131">
        <w:rPr>
          <w:rtl/>
        </w:rPr>
        <w:t>ة</w:t>
      </w:r>
      <w:r w:rsidRPr="00DE6131">
        <w:rPr>
          <w:rFonts w:hint="cs"/>
          <w:rtl/>
        </w:rPr>
        <w:t xml:space="preserve"> التفويض </w:t>
      </w:r>
      <w:r w:rsidR="00EF438D" w:rsidRPr="00DE6131">
        <w:rPr>
          <w:rFonts w:hint="cs"/>
          <w:rtl/>
        </w:rPr>
        <w:t>، ف</w:t>
      </w:r>
      <w:r w:rsidRPr="00DE6131">
        <w:rPr>
          <w:rFonts w:hint="cs"/>
          <w:rtl/>
        </w:rPr>
        <w:t xml:space="preserve">ليس </w:t>
      </w:r>
      <w:r w:rsidR="00EF438D" w:rsidRPr="00DE6131">
        <w:rPr>
          <w:rFonts w:hint="cs"/>
          <w:rtl/>
        </w:rPr>
        <w:t xml:space="preserve">الهدف من التفاوض </w:t>
      </w:r>
      <w:r w:rsidRPr="00DE6131">
        <w:rPr>
          <w:rFonts w:hint="cs"/>
          <w:rtl/>
        </w:rPr>
        <w:t xml:space="preserve"> التساهل </w:t>
      </w:r>
      <w:r w:rsidR="00EF438D" w:rsidRPr="00DE6131">
        <w:rPr>
          <w:rFonts w:hint="cs"/>
          <w:rtl/>
        </w:rPr>
        <w:t xml:space="preserve">في عملية التعاقد بقدر </w:t>
      </w:r>
      <w:r w:rsidR="00287371" w:rsidRPr="00DE6131">
        <w:rPr>
          <w:rFonts w:hint="cs"/>
          <w:rtl/>
        </w:rPr>
        <w:t>ما ه</w:t>
      </w:r>
      <w:r w:rsidR="00287371" w:rsidRPr="00DE6131">
        <w:rPr>
          <w:rtl/>
        </w:rPr>
        <w:t>و</w:t>
      </w:r>
      <w:r w:rsidR="00EF438D" w:rsidRPr="00DE6131">
        <w:rPr>
          <w:rFonts w:hint="cs"/>
          <w:rtl/>
        </w:rPr>
        <w:t xml:space="preserve"> </w:t>
      </w:r>
      <w:r w:rsidRPr="00DE6131">
        <w:rPr>
          <w:rFonts w:hint="cs"/>
          <w:rtl/>
        </w:rPr>
        <w:t xml:space="preserve"> وسيلة </w:t>
      </w:r>
      <w:r w:rsidR="00EF438D" w:rsidRPr="00DE6131">
        <w:rPr>
          <w:rFonts w:hint="cs"/>
          <w:rtl/>
        </w:rPr>
        <w:t>ل</w:t>
      </w:r>
      <w:r w:rsidRPr="00DE6131">
        <w:rPr>
          <w:rFonts w:hint="cs"/>
          <w:rtl/>
        </w:rPr>
        <w:t xml:space="preserve">اختيار أفضل </w:t>
      </w:r>
      <w:r w:rsidR="00EF438D" w:rsidRPr="00DE6131">
        <w:rPr>
          <w:rFonts w:hint="cs"/>
          <w:rtl/>
        </w:rPr>
        <w:t xml:space="preserve">العروض وبالتالي </w:t>
      </w:r>
      <w:r w:rsidRPr="00DE6131">
        <w:rPr>
          <w:rFonts w:hint="cs"/>
          <w:rtl/>
        </w:rPr>
        <w:t xml:space="preserve">خدمة </w:t>
      </w:r>
      <w:r w:rsidR="00EF438D" w:rsidRPr="00DE6131">
        <w:rPr>
          <w:rFonts w:hint="cs"/>
          <w:rtl/>
        </w:rPr>
        <w:t xml:space="preserve">أكثر جودة </w:t>
      </w:r>
      <w:r w:rsidRPr="00DE6131">
        <w:rPr>
          <w:rFonts w:hint="cs"/>
          <w:rtl/>
        </w:rPr>
        <w:t xml:space="preserve">للمرتفقين </w:t>
      </w:r>
      <w:r w:rsidR="00EF438D" w:rsidRPr="00DE6131">
        <w:rPr>
          <w:rFonts w:hint="cs"/>
          <w:rtl/>
        </w:rPr>
        <w:t xml:space="preserve">ولتمكين المتعاقدين من مناقشة التفاصيل التي عادة </w:t>
      </w:r>
      <w:r w:rsidR="00287371" w:rsidRPr="00DE6131">
        <w:rPr>
          <w:rFonts w:hint="cs"/>
          <w:rtl/>
        </w:rPr>
        <w:t>ما تكو</w:t>
      </w:r>
      <w:r w:rsidR="00287371" w:rsidRPr="00DE6131">
        <w:rPr>
          <w:rtl/>
        </w:rPr>
        <w:t>ن</w:t>
      </w:r>
      <w:r w:rsidR="00EF438D" w:rsidRPr="00DE6131">
        <w:rPr>
          <w:rFonts w:hint="cs"/>
          <w:rtl/>
        </w:rPr>
        <w:t xml:space="preserve"> هي أسباب الخلاف بين الأطراف المتعاقدة أثناء عملية تنفيذ المرفق المفوض</w:t>
      </w:r>
      <w:r w:rsidRPr="00DE6131">
        <w:rPr>
          <w:rFonts w:hint="cs"/>
          <w:rtl/>
        </w:rPr>
        <w:t xml:space="preserve">، </w:t>
      </w:r>
      <w:r w:rsidR="00EF438D" w:rsidRPr="00DE6131">
        <w:rPr>
          <w:rFonts w:hint="cs"/>
          <w:rtl/>
        </w:rPr>
        <w:t>ف</w:t>
      </w:r>
      <w:r w:rsidRPr="00DE6131">
        <w:rPr>
          <w:rFonts w:hint="cs"/>
          <w:rtl/>
        </w:rPr>
        <w:t>خضوع المفاوضات لرقابة القضاء والقضاء الفرنسي قطع شوطا مهما في ذلك</w:t>
      </w:r>
      <w:r w:rsidR="00EF438D" w:rsidRPr="00DE6131">
        <w:rPr>
          <w:rFonts w:hint="cs"/>
          <w:rtl/>
        </w:rPr>
        <w:t>،</w:t>
      </w:r>
      <w:r w:rsidRPr="00DE6131">
        <w:rPr>
          <w:rFonts w:hint="cs"/>
          <w:rtl/>
        </w:rPr>
        <w:t xml:space="preserve"> </w:t>
      </w:r>
      <w:r w:rsidR="00EF438D" w:rsidRPr="00DE6131">
        <w:rPr>
          <w:rFonts w:hint="cs"/>
          <w:rtl/>
        </w:rPr>
        <w:t xml:space="preserve">في حين </w:t>
      </w:r>
      <w:r w:rsidRPr="00DE6131">
        <w:rPr>
          <w:rFonts w:hint="cs"/>
          <w:rtl/>
        </w:rPr>
        <w:t xml:space="preserve">يجب على السلطة المفوضة </w:t>
      </w:r>
      <w:r w:rsidR="00B66986">
        <w:rPr>
          <w:rFonts w:hint="cs"/>
          <w:rtl/>
        </w:rPr>
        <w:t>إ</w:t>
      </w:r>
      <w:r w:rsidRPr="00DE6131">
        <w:rPr>
          <w:rFonts w:hint="cs"/>
          <w:rtl/>
        </w:rPr>
        <w:t xml:space="preserve">ذا كانت </w:t>
      </w:r>
      <w:r w:rsidR="00287371" w:rsidRPr="00DE6131">
        <w:rPr>
          <w:rFonts w:hint="cs"/>
          <w:rtl/>
        </w:rPr>
        <w:t>لا تري</w:t>
      </w:r>
      <w:r w:rsidR="00287371" w:rsidRPr="00DE6131">
        <w:rPr>
          <w:rtl/>
        </w:rPr>
        <w:t>د</w:t>
      </w:r>
      <w:r w:rsidR="00B66986">
        <w:rPr>
          <w:rFonts w:hint="cs"/>
          <w:rtl/>
        </w:rPr>
        <w:t xml:space="preserve"> استخدام التفاوض في إ</w:t>
      </w:r>
      <w:r w:rsidRPr="00DE6131">
        <w:rPr>
          <w:rFonts w:hint="cs"/>
          <w:rtl/>
        </w:rPr>
        <w:t>برام</w:t>
      </w:r>
      <w:r w:rsidR="00B66986">
        <w:rPr>
          <w:rFonts w:hint="cs"/>
          <w:rtl/>
        </w:rPr>
        <w:t xml:space="preserve"> عقد التفويض أ</w:t>
      </w:r>
      <w:r w:rsidRPr="00DE6131">
        <w:rPr>
          <w:rFonts w:hint="cs"/>
          <w:rtl/>
        </w:rPr>
        <w:t xml:space="preserve">ن تحتفظ به </w:t>
      </w:r>
      <w:r w:rsidR="00287371" w:rsidRPr="00DE6131">
        <w:rPr>
          <w:rFonts w:hint="cs"/>
          <w:rtl/>
        </w:rPr>
        <w:t>كإجراء</w:t>
      </w:r>
      <w:r w:rsidRPr="00DE6131">
        <w:rPr>
          <w:rFonts w:hint="cs"/>
          <w:rtl/>
        </w:rPr>
        <w:t xml:space="preserve"> يتم اللجوء </w:t>
      </w:r>
      <w:r w:rsidR="00B66986">
        <w:rPr>
          <w:rFonts w:hint="cs"/>
          <w:rtl/>
        </w:rPr>
        <w:lastRenderedPageBreak/>
        <w:t>إ</w:t>
      </w:r>
      <w:r w:rsidRPr="00DE6131">
        <w:rPr>
          <w:rFonts w:hint="cs"/>
          <w:rtl/>
        </w:rPr>
        <w:t xml:space="preserve">ليه عند الضرورة </w:t>
      </w:r>
      <w:r w:rsidR="00EF438D" w:rsidRPr="00DE6131">
        <w:rPr>
          <w:rFonts w:hint="cs"/>
          <w:rtl/>
        </w:rPr>
        <w:t xml:space="preserve"> التي </w:t>
      </w:r>
      <w:r w:rsidR="00B66986">
        <w:rPr>
          <w:rFonts w:hint="cs"/>
          <w:rtl/>
        </w:rPr>
        <w:t>تمليها المصلحة العامة أ</w:t>
      </w:r>
      <w:r w:rsidRPr="00DE6131">
        <w:rPr>
          <w:rFonts w:hint="cs"/>
          <w:rtl/>
        </w:rPr>
        <w:t>ثناء ابرام العقد</w:t>
      </w:r>
      <w:r w:rsidRPr="00DE6131">
        <w:rPr>
          <w:rStyle w:val="Appelnotedebasdep"/>
          <w:color w:val="000000" w:themeColor="text1"/>
          <w:rtl/>
        </w:rPr>
        <w:footnoteReference w:id="174"/>
      </w:r>
      <w:r w:rsidR="00B66986">
        <w:rPr>
          <w:rFonts w:hint="cs"/>
          <w:rtl/>
        </w:rPr>
        <w:t xml:space="preserve">، </w:t>
      </w:r>
      <w:r w:rsidR="00EF438D" w:rsidRPr="00DE6131">
        <w:rPr>
          <w:rFonts w:hint="cs"/>
          <w:rtl/>
        </w:rPr>
        <w:t>و</w:t>
      </w:r>
      <w:r w:rsidRPr="00DE6131">
        <w:rPr>
          <w:rFonts w:hint="cs"/>
          <w:rtl/>
        </w:rPr>
        <w:t xml:space="preserve">اذا اختارت السلطة المفوضة ابرام عقد التفويض عن طريق التفاوض فيجب عليها </w:t>
      </w:r>
      <w:r w:rsidR="009C6D73">
        <w:rPr>
          <w:rFonts w:hint="cs"/>
          <w:rtl/>
        </w:rPr>
        <w:t>أ</w:t>
      </w:r>
      <w:r w:rsidRPr="00DE6131">
        <w:rPr>
          <w:rFonts w:hint="cs"/>
          <w:rtl/>
        </w:rPr>
        <w:t xml:space="preserve">ن تلتزم بالمبادئ التالية </w:t>
      </w:r>
      <w:r w:rsidR="00EF438D" w:rsidRPr="00DE6131">
        <w:rPr>
          <w:rFonts w:hint="cs"/>
          <w:rtl/>
        </w:rPr>
        <w:t>:</w:t>
      </w:r>
    </w:p>
    <w:p w14:paraId="1BB0C206" w14:textId="1A8A9280" w:rsidR="00CF4F96" w:rsidRPr="00DE6131" w:rsidRDefault="00EF438D" w:rsidP="004F2087">
      <w:pPr>
        <w:ind w:firstLine="0"/>
        <w:rPr>
          <w:color w:val="000000" w:themeColor="text1"/>
        </w:rPr>
      </w:pPr>
      <w:r w:rsidRPr="00DE6131">
        <w:rPr>
          <w:rFonts w:hint="cs"/>
          <w:color w:val="000000" w:themeColor="text1"/>
          <w:rtl/>
        </w:rPr>
        <w:t xml:space="preserve">1/ </w:t>
      </w:r>
      <w:r w:rsidR="0000411C" w:rsidRPr="00DE6131">
        <w:rPr>
          <w:rFonts w:hint="cs"/>
          <w:color w:val="000000" w:themeColor="text1"/>
          <w:rtl/>
        </w:rPr>
        <w:t xml:space="preserve">احترام مبدأ المساوات في التفاوض </w:t>
      </w:r>
      <w:r w:rsidR="00CF4F96" w:rsidRPr="00DE6131">
        <w:rPr>
          <w:rFonts w:hint="cs"/>
          <w:color w:val="000000" w:themeColor="text1"/>
          <w:rtl/>
        </w:rPr>
        <w:t xml:space="preserve">مع </w:t>
      </w:r>
      <w:r w:rsidR="009C6D73">
        <w:rPr>
          <w:rFonts w:hint="cs"/>
          <w:color w:val="000000" w:themeColor="text1"/>
          <w:rtl/>
        </w:rPr>
        <w:t>المتعهدين وعدم تفضيل مرشح على آ</w:t>
      </w:r>
      <w:r w:rsidR="0000411C" w:rsidRPr="00DE6131">
        <w:rPr>
          <w:rFonts w:hint="cs"/>
          <w:color w:val="000000" w:themeColor="text1"/>
          <w:rtl/>
        </w:rPr>
        <w:t>خر في عملية التفاوض من خلال تطبيق القواعد القانونية المتبعة في هذا الشأن.</w:t>
      </w:r>
    </w:p>
    <w:p w14:paraId="67101E98" w14:textId="468C876B" w:rsidR="00CF4F96" w:rsidRPr="00DE6131" w:rsidRDefault="00EF438D" w:rsidP="009C6D73">
      <w:pPr>
        <w:ind w:firstLine="0"/>
        <w:rPr>
          <w:color w:val="000000" w:themeColor="text1"/>
        </w:rPr>
      </w:pPr>
      <w:r w:rsidRPr="00DE6131">
        <w:rPr>
          <w:rFonts w:hint="cs"/>
          <w:color w:val="000000" w:themeColor="text1"/>
          <w:rtl/>
        </w:rPr>
        <w:t xml:space="preserve">2/ </w:t>
      </w:r>
      <w:r w:rsidR="0000411C" w:rsidRPr="00DE6131">
        <w:rPr>
          <w:rFonts w:hint="cs"/>
          <w:color w:val="000000" w:themeColor="text1"/>
          <w:rtl/>
        </w:rPr>
        <w:t>تطبيق مراحل التفاوض وذلك</w:t>
      </w:r>
      <w:r w:rsidR="00CF4F96" w:rsidRPr="00DE6131">
        <w:rPr>
          <w:rFonts w:hint="cs"/>
          <w:color w:val="000000" w:themeColor="text1"/>
          <w:rtl/>
        </w:rPr>
        <w:t xml:space="preserve"> بالمساواة في المعاملة </w:t>
      </w:r>
      <w:r w:rsidR="009C6D73">
        <w:rPr>
          <w:rFonts w:hint="cs"/>
          <w:color w:val="000000" w:themeColor="text1"/>
          <w:rtl/>
        </w:rPr>
        <w:t>أ</w:t>
      </w:r>
      <w:r w:rsidR="00CF4F96" w:rsidRPr="00DE6131">
        <w:rPr>
          <w:rFonts w:hint="cs"/>
          <w:color w:val="000000" w:themeColor="text1"/>
          <w:rtl/>
        </w:rPr>
        <w:t xml:space="preserve">ثناء تقديم العروض والسماح للعارض </w:t>
      </w:r>
      <w:r w:rsidR="0000411C" w:rsidRPr="00DE6131">
        <w:rPr>
          <w:rFonts w:hint="cs"/>
          <w:color w:val="000000" w:themeColor="text1"/>
          <w:rtl/>
        </w:rPr>
        <w:t>بمناقشة عرضه</w:t>
      </w:r>
      <w:r w:rsidR="00CF4F96" w:rsidRPr="00DE6131">
        <w:rPr>
          <w:rFonts w:hint="cs"/>
          <w:color w:val="000000" w:themeColor="text1"/>
          <w:rtl/>
        </w:rPr>
        <w:t xml:space="preserve"> طبقا لقاعدة السؤال والجواب والتي تشمل جميع </w:t>
      </w:r>
      <w:r w:rsidR="0000411C" w:rsidRPr="00DE6131">
        <w:rPr>
          <w:rFonts w:hint="cs"/>
          <w:color w:val="000000" w:themeColor="text1"/>
          <w:rtl/>
        </w:rPr>
        <w:t>تفاصيل</w:t>
      </w:r>
      <w:r w:rsidR="00CF4F96" w:rsidRPr="00DE6131">
        <w:rPr>
          <w:rFonts w:hint="cs"/>
          <w:color w:val="000000" w:themeColor="text1"/>
          <w:rtl/>
        </w:rPr>
        <w:t xml:space="preserve"> العرض </w:t>
      </w:r>
      <w:r w:rsidR="0000411C" w:rsidRPr="00DE6131">
        <w:rPr>
          <w:rFonts w:hint="cs"/>
          <w:color w:val="000000" w:themeColor="text1"/>
          <w:rtl/>
        </w:rPr>
        <w:t xml:space="preserve">وتمكين العرض من الدفاع </w:t>
      </w:r>
      <w:r w:rsidR="00287371" w:rsidRPr="00DE6131">
        <w:rPr>
          <w:rFonts w:hint="cs"/>
          <w:color w:val="000000" w:themeColor="text1"/>
          <w:rtl/>
        </w:rPr>
        <w:t>على المزايا</w:t>
      </w:r>
      <w:r w:rsidR="0000411C" w:rsidRPr="00DE6131">
        <w:rPr>
          <w:rFonts w:hint="cs"/>
          <w:color w:val="000000" w:themeColor="text1"/>
          <w:rtl/>
        </w:rPr>
        <w:t xml:space="preserve"> التي يقدمها عرضه</w:t>
      </w:r>
      <w:r w:rsidR="00CF4F96" w:rsidRPr="00DE6131">
        <w:rPr>
          <w:rFonts w:hint="cs"/>
          <w:color w:val="000000" w:themeColor="text1"/>
          <w:rtl/>
        </w:rPr>
        <w:t xml:space="preserve">ا </w:t>
      </w:r>
    </w:p>
    <w:p w14:paraId="767767D0" w14:textId="61583E26" w:rsidR="00CF4F96" w:rsidRPr="00DE6131" w:rsidRDefault="0000411C" w:rsidP="00BE6B9B">
      <w:pPr>
        <w:ind w:firstLine="0"/>
        <w:rPr>
          <w:color w:val="000000" w:themeColor="text1"/>
        </w:rPr>
      </w:pPr>
      <w:r w:rsidRPr="00DE6131">
        <w:rPr>
          <w:rFonts w:hint="cs"/>
          <w:color w:val="000000" w:themeColor="text1"/>
          <w:rtl/>
        </w:rPr>
        <w:t xml:space="preserve">3/ </w:t>
      </w:r>
      <w:r w:rsidR="00CF4F96" w:rsidRPr="00DE6131">
        <w:rPr>
          <w:rFonts w:hint="cs"/>
          <w:color w:val="000000" w:themeColor="text1"/>
          <w:rtl/>
        </w:rPr>
        <w:t xml:space="preserve">يجب على السلطة المفوضة </w:t>
      </w:r>
      <w:r w:rsidR="00BE6B9B">
        <w:rPr>
          <w:rFonts w:hint="cs"/>
          <w:color w:val="000000" w:themeColor="text1"/>
          <w:rtl/>
        </w:rPr>
        <w:t>أ</w:t>
      </w:r>
      <w:r w:rsidR="00CF4F96" w:rsidRPr="00DE6131">
        <w:rPr>
          <w:rFonts w:hint="cs"/>
          <w:color w:val="000000" w:themeColor="text1"/>
          <w:rtl/>
        </w:rPr>
        <w:t xml:space="preserve">ن </w:t>
      </w:r>
      <w:r w:rsidRPr="00DE6131">
        <w:rPr>
          <w:rFonts w:hint="cs"/>
          <w:color w:val="000000" w:themeColor="text1"/>
          <w:rtl/>
        </w:rPr>
        <w:t xml:space="preserve">تحتكم الى </w:t>
      </w:r>
      <w:r w:rsidR="00CF4F96" w:rsidRPr="00DE6131">
        <w:rPr>
          <w:rFonts w:hint="cs"/>
          <w:color w:val="000000" w:themeColor="text1"/>
          <w:rtl/>
        </w:rPr>
        <w:t>المعايير والمواصفات المحددة مسبقا في دفتر الشروط</w:t>
      </w:r>
      <w:r w:rsidRPr="00DE6131">
        <w:rPr>
          <w:rFonts w:hint="cs"/>
          <w:color w:val="000000" w:themeColor="text1"/>
          <w:rtl/>
        </w:rPr>
        <w:t xml:space="preserve"> و</w:t>
      </w:r>
      <w:r w:rsidR="00CF4F96" w:rsidRPr="00DE6131">
        <w:rPr>
          <w:rFonts w:hint="cs"/>
          <w:color w:val="000000" w:themeColor="text1"/>
          <w:rtl/>
        </w:rPr>
        <w:t xml:space="preserve">عند تعديل </w:t>
      </w:r>
      <w:r w:rsidRPr="00DE6131">
        <w:rPr>
          <w:rFonts w:hint="cs"/>
          <w:color w:val="000000" w:themeColor="text1"/>
          <w:rtl/>
        </w:rPr>
        <w:t>هذه ال</w:t>
      </w:r>
      <w:r w:rsidR="00CF4F96" w:rsidRPr="00DE6131">
        <w:rPr>
          <w:rFonts w:hint="cs"/>
          <w:color w:val="000000" w:themeColor="text1"/>
          <w:rtl/>
        </w:rPr>
        <w:t xml:space="preserve">معايير يجب على </w:t>
      </w:r>
      <w:r w:rsidRPr="00DE6131">
        <w:rPr>
          <w:rFonts w:hint="cs"/>
          <w:color w:val="000000" w:themeColor="text1"/>
          <w:rtl/>
        </w:rPr>
        <w:t>الجهة المانحة للتفويض</w:t>
      </w:r>
      <w:r w:rsidR="00CF4F96" w:rsidRPr="00DE6131">
        <w:rPr>
          <w:rFonts w:hint="cs"/>
          <w:color w:val="000000" w:themeColor="text1"/>
          <w:rtl/>
        </w:rPr>
        <w:t xml:space="preserve"> الا</w:t>
      </w:r>
      <w:r w:rsidRPr="00DE6131">
        <w:rPr>
          <w:rFonts w:hint="cs"/>
          <w:color w:val="000000" w:themeColor="text1"/>
          <w:rtl/>
        </w:rPr>
        <w:t>لتزام بعدم تكريس معايير تمييزية.</w:t>
      </w:r>
    </w:p>
    <w:p w14:paraId="5DD69B8F" w14:textId="509BD3B2" w:rsidR="00CF4F96" w:rsidRPr="00DE6131" w:rsidRDefault="00EF438D" w:rsidP="004F2087">
      <w:pPr>
        <w:ind w:firstLine="0"/>
        <w:rPr>
          <w:b/>
          <w:bCs/>
          <w:color w:val="000000" w:themeColor="text1"/>
        </w:rPr>
      </w:pPr>
      <w:r w:rsidRPr="00DE6131">
        <w:rPr>
          <w:rFonts w:hint="cs"/>
          <w:b/>
          <w:bCs/>
          <w:color w:val="000000" w:themeColor="text1"/>
          <w:rtl/>
        </w:rPr>
        <w:t xml:space="preserve">5/ احترام </w:t>
      </w:r>
      <w:r w:rsidR="00CF4F96" w:rsidRPr="00DE6131">
        <w:rPr>
          <w:rFonts w:hint="cs"/>
          <w:b/>
          <w:bCs/>
          <w:color w:val="000000" w:themeColor="text1"/>
          <w:rtl/>
        </w:rPr>
        <w:t>مبدا السرية</w:t>
      </w:r>
    </w:p>
    <w:p w14:paraId="0D1AA6AD" w14:textId="788CB4A3" w:rsidR="00CF4F96" w:rsidRPr="00DE6131" w:rsidRDefault="00CF4F96" w:rsidP="001B4F5A">
      <w:r w:rsidRPr="00DE6131">
        <w:rPr>
          <w:rFonts w:hint="cs"/>
          <w:rtl/>
        </w:rPr>
        <w:t xml:space="preserve">وضعت هذا </w:t>
      </w:r>
      <w:r w:rsidR="00287371" w:rsidRPr="00DE6131">
        <w:rPr>
          <w:rFonts w:hint="cs"/>
          <w:rtl/>
        </w:rPr>
        <w:t>المبدأ</w:t>
      </w:r>
      <w:r w:rsidR="00BE6B9B">
        <w:rPr>
          <w:rFonts w:hint="cs"/>
          <w:rtl/>
        </w:rPr>
        <w:t xml:space="preserve"> أ</w:t>
      </w:r>
      <w:r w:rsidRPr="00DE6131">
        <w:rPr>
          <w:rFonts w:hint="cs"/>
          <w:rtl/>
        </w:rPr>
        <w:t>حكام المادة 38 من ال</w:t>
      </w:r>
      <w:r w:rsidR="00BE6B9B">
        <w:rPr>
          <w:rFonts w:hint="cs"/>
          <w:rtl/>
        </w:rPr>
        <w:t>أ</w:t>
      </w:r>
      <w:r w:rsidRPr="00DE6131">
        <w:rPr>
          <w:rFonts w:hint="cs"/>
          <w:rtl/>
        </w:rPr>
        <w:t xml:space="preserve">مر </w:t>
      </w:r>
      <w:r w:rsidRPr="00D44E52">
        <w:rPr>
          <w:rFonts w:hint="cs"/>
          <w:sz w:val="24"/>
          <w:szCs w:val="24"/>
          <w:rtl/>
        </w:rPr>
        <w:t>65</w:t>
      </w:r>
      <w:r w:rsidRPr="00DE6131">
        <w:rPr>
          <w:rFonts w:hint="cs"/>
          <w:rtl/>
        </w:rPr>
        <w:t>/</w:t>
      </w:r>
      <w:r w:rsidRPr="00D44E52">
        <w:rPr>
          <w:rFonts w:hint="cs"/>
          <w:sz w:val="24"/>
          <w:szCs w:val="24"/>
          <w:rtl/>
        </w:rPr>
        <w:t xml:space="preserve">2016 </w:t>
      </w:r>
      <w:r w:rsidRPr="00DE6131">
        <w:rPr>
          <w:rFonts w:hint="cs"/>
          <w:rtl/>
        </w:rPr>
        <w:t xml:space="preserve">والتي نصت على " </w:t>
      </w:r>
      <w:r w:rsidR="00D44E52">
        <w:rPr>
          <w:rFonts w:hint="cs"/>
          <w:rtl/>
        </w:rPr>
        <w:t>أ</w:t>
      </w:r>
      <w:r w:rsidRPr="00DE6131">
        <w:rPr>
          <w:rFonts w:hint="cs"/>
          <w:rtl/>
        </w:rPr>
        <w:t xml:space="preserve">نه دون المساس </w:t>
      </w:r>
      <w:r w:rsidR="00287371" w:rsidRPr="00DE6131">
        <w:rPr>
          <w:rFonts w:hint="cs"/>
          <w:rtl/>
        </w:rPr>
        <w:t>بالأحكام</w:t>
      </w:r>
      <w:r w:rsidRPr="00DE6131">
        <w:rPr>
          <w:rFonts w:hint="cs"/>
          <w:rtl/>
        </w:rPr>
        <w:t xml:space="preserve"> التشريعية والتنظيمية المتعلقة بالوصول الى الوثائق الإدارية </w:t>
      </w:r>
      <w:r w:rsidR="00287371" w:rsidRPr="00DE6131">
        <w:rPr>
          <w:rFonts w:hint="cs"/>
          <w:rtl/>
        </w:rPr>
        <w:t>لا يمك</w:t>
      </w:r>
      <w:r w:rsidR="00287371" w:rsidRPr="00DE6131">
        <w:rPr>
          <w:rtl/>
        </w:rPr>
        <w:t>ن</w:t>
      </w:r>
      <w:r w:rsidR="00D44E52">
        <w:rPr>
          <w:rFonts w:hint="cs"/>
          <w:rtl/>
        </w:rPr>
        <w:t xml:space="preserve"> للسلطة المفوضة أ</w:t>
      </w:r>
      <w:r w:rsidRPr="00DE6131">
        <w:rPr>
          <w:rFonts w:hint="cs"/>
          <w:rtl/>
        </w:rPr>
        <w:t>ن تقدم أي من المعلومات التي تحت</w:t>
      </w:r>
      <w:r w:rsidR="00D44E52">
        <w:rPr>
          <w:rFonts w:hint="cs"/>
          <w:rtl/>
        </w:rPr>
        <w:t>فظ بها الإبرام العقد والتي من شأنها أن تؤثر</w:t>
      </w:r>
      <w:r w:rsidRPr="00DE6131">
        <w:rPr>
          <w:rFonts w:hint="cs"/>
          <w:rtl/>
        </w:rPr>
        <w:t xml:space="preserve">على المنافسة العادلة بين المرشحين " ويترتب على مبدا السرية </w:t>
      </w:r>
      <w:r w:rsidR="00287371" w:rsidRPr="00DE6131">
        <w:rPr>
          <w:rFonts w:hint="cs"/>
          <w:rtl/>
        </w:rPr>
        <w:t>ما يل</w:t>
      </w:r>
      <w:r w:rsidR="00287371" w:rsidRPr="00DE6131">
        <w:rPr>
          <w:rtl/>
        </w:rPr>
        <w:t>ي</w:t>
      </w:r>
      <w:r w:rsidRPr="00DE6131">
        <w:rPr>
          <w:rFonts w:hint="cs"/>
          <w:rtl/>
        </w:rPr>
        <w:t>:</w:t>
      </w:r>
    </w:p>
    <w:p w14:paraId="59306888" w14:textId="713FEFB9" w:rsidR="00CF4F96" w:rsidRPr="00DE6131" w:rsidRDefault="00B97A12" w:rsidP="001B4F5A">
      <w:pPr>
        <w:rPr>
          <w:rtl/>
        </w:rPr>
      </w:pPr>
      <w:r w:rsidRPr="00DE6131">
        <w:rPr>
          <w:rFonts w:hint="cs"/>
          <w:rtl/>
        </w:rPr>
        <w:t xml:space="preserve">يقتضي مبدأ السرية أن تبقى الوثائق التي يودعها العارض أو المعلومات التي </w:t>
      </w:r>
      <w:r w:rsidR="00B40EC5">
        <w:rPr>
          <w:rFonts w:hint="cs"/>
          <w:rtl/>
        </w:rPr>
        <w:t>يدلي بها أثناء مرحلة التفاوض بشأ</w:t>
      </w:r>
      <w:r w:rsidRPr="00DE6131">
        <w:rPr>
          <w:rFonts w:hint="cs"/>
          <w:rtl/>
        </w:rPr>
        <w:t xml:space="preserve">ن </w:t>
      </w:r>
      <w:r w:rsidR="00287371" w:rsidRPr="00DE6131">
        <w:rPr>
          <w:rFonts w:hint="cs"/>
          <w:rtl/>
        </w:rPr>
        <w:t>الخصائص التقنية والفنية التي يب</w:t>
      </w:r>
      <w:r w:rsidRPr="00DE6131">
        <w:rPr>
          <w:rFonts w:hint="cs"/>
          <w:rtl/>
        </w:rPr>
        <w:t>ر</w:t>
      </w:r>
      <w:r w:rsidR="00287371" w:rsidRPr="00DE6131">
        <w:rPr>
          <w:rFonts w:hint="cs"/>
          <w:rtl/>
        </w:rPr>
        <w:t xml:space="preserve">ر </w:t>
      </w:r>
      <w:r w:rsidRPr="00DE6131">
        <w:rPr>
          <w:rFonts w:hint="cs"/>
          <w:rtl/>
        </w:rPr>
        <w:t>بها أفضلية عرضه، أن تبقى هذه المعلومات في سرية تامة لدى</w:t>
      </w:r>
      <w:r w:rsidR="00B40EC5">
        <w:rPr>
          <w:rFonts w:hint="cs"/>
          <w:rtl/>
        </w:rPr>
        <w:t xml:space="preserve"> الجهة الإدارية مانحة التفويض لأن الإ</w:t>
      </w:r>
      <w:r w:rsidRPr="00DE6131">
        <w:rPr>
          <w:rFonts w:hint="cs"/>
          <w:rtl/>
        </w:rPr>
        <w:t xml:space="preserve">خلال بهذا المبدأ يؤدي الى انتهاك مبدأ المنافسة ويضر بمصالح المترشح ويمس بمصداقية </w:t>
      </w:r>
      <w:r w:rsidR="005C4EEB" w:rsidRPr="00DE6131">
        <w:rPr>
          <w:rFonts w:hint="cs"/>
          <w:rtl/>
        </w:rPr>
        <w:t xml:space="preserve">المنافسة، </w:t>
      </w:r>
      <w:r w:rsidR="00B40EC5">
        <w:rPr>
          <w:rFonts w:hint="cs"/>
          <w:rtl/>
        </w:rPr>
        <w:t>إ</w:t>
      </w:r>
      <w:r w:rsidR="005C4EEB" w:rsidRPr="00DE6131">
        <w:rPr>
          <w:rFonts w:hint="cs"/>
          <w:rtl/>
        </w:rPr>
        <w:t>لا</w:t>
      </w:r>
      <w:r w:rsidR="00287371" w:rsidRPr="00DE6131">
        <w:rPr>
          <w:rFonts w:hint="cs"/>
          <w:rtl/>
        </w:rPr>
        <w:t xml:space="preserve"> </w:t>
      </w:r>
      <w:r w:rsidR="005C4EEB" w:rsidRPr="00DE6131">
        <w:rPr>
          <w:rFonts w:hint="cs"/>
          <w:rtl/>
        </w:rPr>
        <w:t xml:space="preserve">أن ذلك </w:t>
      </w:r>
      <w:r w:rsidR="00287371" w:rsidRPr="00DE6131">
        <w:rPr>
          <w:rFonts w:hint="cs"/>
          <w:rtl/>
        </w:rPr>
        <w:t>لا يتعار</w:t>
      </w:r>
      <w:r w:rsidR="00287371" w:rsidRPr="00DE6131">
        <w:rPr>
          <w:rtl/>
        </w:rPr>
        <w:t>ض</w:t>
      </w:r>
      <w:r w:rsidR="005C4EEB" w:rsidRPr="00DE6131">
        <w:rPr>
          <w:rFonts w:hint="cs"/>
          <w:rtl/>
        </w:rPr>
        <w:t xml:space="preserve"> مع القواعد القانونية التي تنص على إمكانية الاطلاع على هذه المعلومات أمام الجهات القضائية المختصة بمن</w:t>
      </w:r>
      <w:r w:rsidR="00B40EC5">
        <w:rPr>
          <w:rFonts w:hint="cs"/>
          <w:rtl/>
        </w:rPr>
        <w:t>اسبة نظرها في الطعون التي يمكن أ</w:t>
      </w:r>
      <w:r w:rsidR="005C4EEB" w:rsidRPr="00DE6131">
        <w:rPr>
          <w:rFonts w:hint="cs"/>
          <w:rtl/>
        </w:rPr>
        <w:t xml:space="preserve">ن يرفعها أحد المترشحين أمام العدالة للتحقق من صحة الوثائق التي تم </w:t>
      </w:r>
      <w:r w:rsidR="00287371" w:rsidRPr="00DE6131">
        <w:rPr>
          <w:rFonts w:hint="cs"/>
          <w:rtl/>
        </w:rPr>
        <w:t>الاعتماد</w:t>
      </w:r>
      <w:r w:rsidR="005C4EEB" w:rsidRPr="00DE6131">
        <w:rPr>
          <w:rFonts w:hint="cs"/>
          <w:rtl/>
        </w:rPr>
        <w:t xml:space="preserve"> عليها </w:t>
      </w:r>
      <w:r w:rsidR="00287371" w:rsidRPr="00DE6131">
        <w:rPr>
          <w:rFonts w:hint="cs"/>
          <w:rtl/>
        </w:rPr>
        <w:t>لإبرام</w:t>
      </w:r>
      <w:r w:rsidR="005C4EEB" w:rsidRPr="00DE6131">
        <w:rPr>
          <w:rFonts w:hint="cs"/>
          <w:rtl/>
        </w:rPr>
        <w:t xml:space="preserve"> العقد، غير أنه يمكن تجاوز هذا </w:t>
      </w:r>
      <w:r w:rsidR="00CF4F96" w:rsidRPr="00DE6131">
        <w:rPr>
          <w:rFonts w:hint="cs"/>
          <w:rtl/>
        </w:rPr>
        <w:t xml:space="preserve"> </w:t>
      </w:r>
      <w:r w:rsidR="00287371" w:rsidRPr="00DE6131">
        <w:rPr>
          <w:rFonts w:hint="cs"/>
          <w:rtl/>
        </w:rPr>
        <w:t>المبدأ</w:t>
      </w:r>
      <w:r w:rsidR="00CF4F96" w:rsidRPr="00DE6131">
        <w:rPr>
          <w:rFonts w:hint="cs"/>
          <w:rtl/>
        </w:rPr>
        <w:t xml:space="preserve"> من طرف العارض وموافقته </w:t>
      </w:r>
      <w:r w:rsidR="005C4EEB" w:rsidRPr="00DE6131">
        <w:rPr>
          <w:rFonts w:hint="cs"/>
          <w:rtl/>
        </w:rPr>
        <w:t xml:space="preserve">على </w:t>
      </w:r>
      <w:r w:rsidR="00CF4F96" w:rsidRPr="00DE6131">
        <w:rPr>
          <w:rFonts w:hint="cs"/>
          <w:rtl/>
        </w:rPr>
        <w:t xml:space="preserve"> الكشف عن بعض المعلومات عن عرضه وتكون موافقته كتابيا</w:t>
      </w:r>
      <w:r w:rsidR="00CF4F96" w:rsidRPr="00DE6131">
        <w:rPr>
          <w:rStyle w:val="Appelnotedebasdep"/>
          <w:color w:val="000000" w:themeColor="text1"/>
          <w:rtl/>
        </w:rPr>
        <w:footnoteReference w:id="175"/>
      </w:r>
      <w:r w:rsidR="00B40EC5">
        <w:rPr>
          <w:rFonts w:hint="cs"/>
          <w:rtl/>
        </w:rPr>
        <w:t>.</w:t>
      </w:r>
      <w:r w:rsidR="00CF4F96" w:rsidRPr="00DE6131">
        <w:rPr>
          <w:rFonts w:hint="cs"/>
          <w:sz w:val="24"/>
          <w:szCs w:val="24"/>
          <w:rtl/>
        </w:rPr>
        <w:t xml:space="preserve"> </w:t>
      </w:r>
    </w:p>
    <w:p w14:paraId="51CC278B" w14:textId="4887841A" w:rsidR="00693198" w:rsidRPr="00DE6131" w:rsidRDefault="005C4EEB" w:rsidP="001B4F5A">
      <w:pPr>
        <w:rPr>
          <w:rtl/>
        </w:rPr>
      </w:pPr>
      <w:r w:rsidRPr="00DE6131">
        <w:rPr>
          <w:rFonts w:hint="cs"/>
          <w:rtl/>
        </w:rPr>
        <w:t>وانطلاقا من ذلك وبالرغم من أنه يوجد تقارب بين بعض صور عقد التفويض وعقود ال</w:t>
      </w:r>
      <w:r w:rsidR="00CF4F96" w:rsidRPr="00DE6131">
        <w:rPr>
          <w:rFonts w:hint="cs"/>
          <w:rtl/>
        </w:rPr>
        <w:t xml:space="preserve">صفقات </w:t>
      </w:r>
      <w:r w:rsidRPr="00DE6131">
        <w:rPr>
          <w:rFonts w:hint="cs"/>
          <w:rtl/>
        </w:rPr>
        <w:t xml:space="preserve">وتشابه في كثير من الإجراءات المتبعة </w:t>
      </w:r>
      <w:r w:rsidR="00287371" w:rsidRPr="00DE6131">
        <w:rPr>
          <w:rFonts w:hint="cs"/>
          <w:rtl/>
        </w:rPr>
        <w:t>لإبرام</w:t>
      </w:r>
      <w:r w:rsidRPr="00DE6131">
        <w:rPr>
          <w:rFonts w:hint="cs"/>
          <w:rtl/>
        </w:rPr>
        <w:t xml:space="preserve"> هذه </w:t>
      </w:r>
      <w:r w:rsidR="0071143B" w:rsidRPr="00DE6131">
        <w:rPr>
          <w:rFonts w:hint="cs"/>
          <w:rtl/>
        </w:rPr>
        <w:t>العقود، نظرا</w:t>
      </w:r>
      <w:r w:rsidR="00CF4F96" w:rsidRPr="00DE6131">
        <w:rPr>
          <w:rFonts w:hint="cs"/>
          <w:rtl/>
        </w:rPr>
        <w:t xml:space="preserve"> </w:t>
      </w:r>
      <w:r w:rsidR="0071143B" w:rsidRPr="00DE6131">
        <w:rPr>
          <w:rFonts w:hint="cs"/>
          <w:rtl/>
        </w:rPr>
        <w:t>ل</w:t>
      </w:r>
      <w:r w:rsidR="00CF4F96" w:rsidRPr="00DE6131">
        <w:rPr>
          <w:rFonts w:hint="cs"/>
          <w:rtl/>
        </w:rPr>
        <w:t xml:space="preserve">طبيعة عقود التفويض التي </w:t>
      </w:r>
      <w:r w:rsidR="0071143B" w:rsidRPr="00DE6131">
        <w:rPr>
          <w:rFonts w:hint="cs"/>
          <w:rtl/>
        </w:rPr>
        <w:t>تتعدد</w:t>
      </w:r>
      <w:r w:rsidR="00CF4F96" w:rsidRPr="00DE6131">
        <w:rPr>
          <w:rFonts w:hint="cs"/>
          <w:rtl/>
        </w:rPr>
        <w:t xml:space="preserve"> صور</w:t>
      </w:r>
      <w:r w:rsidR="0071143B" w:rsidRPr="00DE6131">
        <w:rPr>
          <w:rFonts w:hint="cs"/>
          <w:rtl/>
        </w:rPr>
        <w:t>ها وأشكالها مثل التشابه بين</w:t>
      </w:r>
      <w:r w:rsidR="00CF4F96" w:rsidRPr="00DE6131">
        <w:rPr>
          <w:rFonts w:hint="cs"/>
          <w:rtl/>
        </w:rPr>
        <w:t xml:space="preserve"> عقود الخدمات وعقود التسيي</w:t>
      </w:r>
      <w:r w:rsidR="0034597B">
        <w:rPr>
          <w:rFonts w:hint="cs"/>
          <w:rtl/>
        </w:rPr>
        <w:t>ر</w:t>
      </w:r>
      <w:r w:rsidR="00CF4F96" w:rsidRPr="00DE6131">
        <w:rPr>
          <w:rStyle w:val="Appelnotedebasdep"/>
          <w:color w:val="000000" w:themeColor="text1"/>
          <w:rtl/>
        </w:rPr>
        <w:footnoteReference w:id="176"/>
      </w:r>
      <w:r w:rsidR="00B97A12" w:rsidRPr="00DE6131">
        <w:rPr>
          <w:rFonts w:hint="cs"/>
          <w:rtl/>
        </w:rPr>
        <w:t xml:space="preserve">، </w:t>
      </w:r>
      <w:r w:rsidR="0071143B" w:rsidRPr="00DE6131">
        <w:rPr>
          <w:rFonts w:hint="cs"/>
          <w:rtl/>
        </w:rPr>
        <w:t xml:space="preserve">ألا أن </w:t>
      </w:r>
      <w:r w:rsidR="00D7327F" w:rsidRPr="00DE6131">
        <w:rPr>
          <w:rFonts w:hint="cs"/>
          <w:rtl/>
        </w:rPr>
        <w:t>مرحلة المفاوضات مرحلة</w:t>
      </w:r>
      <w:r w:rsidR="000C444F" w:rsidRPr="00DE6131">
        <w:rPr>
          <w:rFonts w:hint="cs"/>
          <w:rtl/>
        </w:rPr>
        <w:t xml:space="preserve"> </w:t>
      </w:r>
      <w:r w:rsidR="0071143B" w:rsidRPr="00DE6131">
        <w:rPr>
          <w:rFonts w:hint="cs"/>
          <w:rtl/>
        </w:rPr>
        <w:t>لها أهميته كبيرة في عقود التفويض ودور حاسم في تحديد العرض الفائز بعقد التفويض بالنظر الى طبيعة عقد التفويض وتعقيده وطول مدة إنجازه وارتباطه بالمرفق العام، كل هده العوامل زادت من أهمية التفاوض كأهم مرحلة تس</w:t>
      </w:r>
      <w:r w:rsidR="00693198" w:rsidRPr="00DE6131">
        <w:rPr>
          <w:rFonts w:hint="cs"/>
          <w:rtl/>
        </w:rPr>
        <w:t>بق توقيع عقد تفويض المرفق العام،</w:t>
      </w:r>
      <w:r w:rsidR="0071143B" w:rsidRPr="00DE6131">
        <w:rPr>
          <w:rFonts w:hint="cs"/>
          <w:rtl/>
        </w:rPr>
        <w:t xml:space="preserve"> بالإضافة الى أن مرحلة التف</w:t>
      </w:r>
      <w:r w:rsidR="00693198" w:rsidRPr="00DE6131">
        <w:rPr>
          <w:rFonts w:hint="cs"/>
          <w:rtl/>
        </w:rPr>
        <w:t>او</w:t>
      </w:r>
      <w:r w:rsidR="0071143B" w:rsidRPr="00DE6131">
        <w:rPr>
          <w:rFonts w:hint="cs"/>
          <w:rtl/>
        </w:rPr>
        <w:t xml:space="preserve">ض يبرز فيها الاعتماد على </w:t>
      </w:r>
      <w:r w:rsidR="00693198" w:rsidRPr="00DE6131">
        <w:rPr>
          <w:rFonts w:hint="cs"/>
          <w:rtl/>
        </w:rPr>
        <w:t>المعيار الش</w:t>
      </w:r>
      <w:r w:rsidR="0071143B" w:rsidRPr="00DE6131">
        <w:rPr>
          <w:rFonts w:hint="cs"/>
          <w:rtl/>
        </w:rPr>
        <w:t>خصي في ابرام عقد التفويض</w:t>
      </w:r>
      <w:r w:rsidR="0034597B">
        <w:rPr>
          <w:rFonts w:hint="cs"/>
          <w:rtl/>
        </w:rPr>
        <w:t>،</w:t>
      </w:r>
      <w:r w:rsidR="0071143B" w:rsidRPr="00DE6131">
        <w:rPr>
          <w:rFonts w:hint="cs"/>
          <w:rtl/>
        </w:rPr>
        <w:t xml:space="preserve"> وتمتع الإدارة بهامش كبير من الحرية </w:t>
      </w:r>
      <w:r w:rsidR="00693198" w:rsidRPr="00DE6131">
        <w:rPr>
          <w:rFonts w:hint="cs"/>
          <w:rtl/>
        </w:rPr>
        <w:t xml:space="preserve">في ابرام عقد التفويض بالمقارنة مع القواعد </w:t>
      </w:r>
      <w:r w:rsidR="00287371" w:rsidRPr="00DE6131">
        <w:rPr>
          <w:rFonts w:hint="cs"/>
          <w:rtl/>
        </w:rPr>
        <w:t>الإجرائية</w:t>
      </w:r>
      <w:r w:rsidR="00693198" w:rsidRPr="00DE6131">
        <w:rPr>
          <w:rFonts w:hint="cs"/>
          <w:rtl/>
        </w:rPr>
        <w:t xml:space="preserve"> </w:t>
      </w:r>
      <w:r w:rsidR="00287371" w:rsidRPr="00DE6131">
        <w:rPr>
          <w:rFonts w:hint="cs"/>
          <w:rtl/>
        </w:rPr>
        <w:t>المضبوطة</w:t>
      </w:r>
      <w:r w:rsidR="00693198" w:rsidRPr="00DE6131">
        <w:rPr>
          <w:rFonts w:hint="cs"/>
          <w:rtl/>
        </w:rPr>
        <w:t xml:space="preserve"> التي تميز العقود الإدارية الأخرى  كعقود الصفقات العمومية.</w:t>
      </w:r>
    </w:p>
    <w:p w14:paraId="42FF6F04" w14:textId="41940B69" w:rsidR="00693198" w:rsidRPr="00DE6131" w:rsidRDefault="00693198" w:rsidP="001B4F5A">
      <w:pPr>
        <w:rPr>
          <w:rtl/>
        </w:rPr>
      </w:pPr>
      <w:r w:rsidRPr="00DE6131">
        <w:rPr>
          <w:rFonts w:hint="cs"/>
          <w:rtl/>
        </w:rPr>
        <w:t xml:space="preserve">لذلك عمد المشرع الجزائري الى تكريس مبدأ التفاوض في المرسوم </w:t>
      </w:r>
      <w:r w:rsidRPr="00DA5EEB">
        <w:rPr>
          <w:rFonts w:hint="cs"/>
          <w:sz w:val="24"/>
          <w:szCs w:val="24"/>
          <w:rtl/>
        </w:rPr>
        <w:t xml:space="preserve">18/199 </w:t>
      </w:r>
      <w:r w:rsidRPr="00DE6131">
        <w:rPr>
          <w:rFonts w:hint="cs"/>
          <w:rtl/>
        </w:rPr>
        <w:t>حيث تقوم لجنة</w:t>
      </w:r>
      <w:r w:rsidR="000C444F" w:rsidRPr="00DE6131">
        <w:rPr>
          <w:rFonts w:hint="cs"/>
          <w:rtl/>
        </w:rPr>
        <w:t xml:space="preserve"> اختيار وانتقاء </w:t>
      </w:r>
      <w:r w:rsidR="00DA5EEB" w:rsidRPr="00DE6131">
        <w:rPr>
          <w:rFonts w:hint="cs"/>
          <w:rtl/>
        </w:rPr>
        <w:t>العروض،</w:t>
      </w:r>
      <w:r w:rsidR="00DA5EEB">
        <w:rPr>
          <w:rFonts w:hint="cs"/>
          <w:rtl/>
        </w:rPr>
        <w:t xml:space="preserve"> ع</w:t>
      </w:r>
      <w:r w:rsidR="00DA5EEB">
        <w:rPr>
          <w:rtl/>
        </w:rPr>
        <w:t>ن</w:t>
      </w:r>
      <w:r w:rsidR="000C444F" w:rsidRPr="00DE6131">
        <w:rPr>
          <w:rFonts w:hint="cs"/>
          <w:rtl/>
        </w:rPr>
        <w:t xml:space="preserve"> طريق مسؤول السلطة المفوضة بدعوة المتر</w:t>
      </w:r>
      <w:r w:rsidRPr="00DE6131">
        <w:rPr>
          <w:rFonts w:hint="cs"/>
          <w:rtl/>
        </w:rPr>
        <w:t>شح أ</w:t>
      </w:r>
      <w:r w:rsidR="000C444F" w:rsidRPr="00DE6131">
        <w:rPr>
          <w:rFonts w:hint="cs"/>
          <w:rtl/>
        </w:rPr>
        <w:t xml:space="preserve">و المترشحين الذين تم انتقائهم والمعنيون </w:t>
      </w:r>
      <w:r w:rsidR="00D7327F" w:rsidRPr="00DE6131">
        <w:rPr>
          <w:rFonts w:hint="cs"/>
          <w:rtl/>
        </w:rPr>
        <w:t>بالمفاوضات،</w:t>
      </w:r>
      <w:r w:rsidRPr="00DE6131">
        <w:rPr>
          <w:rFonts w:hint="cs"/>
          <w:rtl/>
        </w:rPr>
        <w:t xml:space="preserve"> و</w:t>
      </w:r>
      <w:r w:rsidR="000C444F" w:rsidRPr="00DE6131">
        <w:rPr>
          <w:rFonts w:hint="cs"/>
          <w:rtl/>
        </w:rPr>
        <w:t xml:space="preserve">تفاوض كل مترشح على </w:t>
      </w:r>
      <w:r w:rsidR="00D7327F" w:rsidRPr="00DE6131">
        <w:rPr>
          <w:rFonts w:hint="cs"/>
          <w:rtl/>
        </w:rPr>
        <w:t>حد</w:t>
      </w:r>
      <w:r w:rsidRPr="00DE6131">
        <w:rPr>
          <w:rFonts w:hint="cs"/>
          <w:rtl/>
        </w:rPr>
        <w:t>ى</w:t>
      </w:r>
      <w:r w:rsidR="000C444F" w:rsidRPr="00DE6131">
        <w:rPr>
          <w:rFonts w:hint="cs"/>
          <w:rtl/>
        </w:rPr>
        <w:t xml:space="preserve"> </w:t>
      </w:r>
      <w:r w:rsidRPr="00DE6131">
        <w:rPr>
          <w:rFonts w:hint="cs"/>
          <w:rtl/>
        </w:rPr>
        <w:t>في ظل</w:t>
      </w:r>
      <w:r w:rsidR="000C444F" w:rsidRPr="00DE6131">
        <w:rPr>
          <w:rFonts w:hint="cs"/>
          <w:rtl/>
        </w:rPr>
        <w:t xml:space="preserve"> احترام بنود اتفاقية </w:t>
      </w:r>
      <w:r w:rsidR="00D7327F" w:rsidRPr="00DE6131">
        <w:rPr>
          <w:rFonts w:hint="cs"/>
          <w:rtl/>
        </w:rPr>
        <w:t>التفويض</w:t>
      </w:r>
      <w:r w:rsidR="000C444F" w:rsidRPr="00DE6131">
        <w:rPr>
          <w:rFonts w:hint="cs"/>
          <w:rtl/>
        </w:rPr>
        <w:t xml:space="preserve"> </w:t>
      </w:r>
      <w:r w:rsidRPr="00DE6131">
        <w:rPr>
          <w:rFonts w:hint="cs"/>
          <w:rtl/>
        </w:rPr>
        <w:t xml:space="preserve">وتقوم </w:t>
      </w:r>
      <w:r w:rsidR="00557E8C" w:rsidRPr="00DE6131">
        <w:rPr>
          <w:rFonts w:hint="cs"/>
          <w:rtl/>
        </w:rPr>
        <w:t>بإعداد</w:t>
      </w:r>
      <w:r w:rsidR="000C444F" w:rsidRPr="00DE6131">
        <w:rPr>
          <w:rFonts w:hint="cs"/>
          <w:rtl/>
        </w:rPr>
        <w:t xml:space="preserve"> محضر المفاوضات لكل جلسة </w:t>
      </w:r>
      <w:r w:rsidR="00D7327F" w:rsidRPr="00DE6131">
        <w:rPr>
          <w:rFonts w:hint="cs"/>
          <w:rtl/>
        </w:rPr>
        <w:t>تفاوض،</w:t>
      </w:r>
      <w:r w:rsidR="000C444F" w:rsidRPr="00DE6131">
        <w:rPr>
          <w:rFonts w:hint="cs"/>
          <w:rtl/>
        </w:rPr>
        <w:t xml:space="preserve"> </w:t>
      </w:r>
      <w:r w:rsidRPr="00DE6131">
        <w:rPr>
          <w:rFonts w:hint="cs"/>
          <w:rtl/>
        </w:rPr>
        <w:t>ثم تنهي</w:t>
      </w:r>
      <w:r w:rsidR="000C444F" w:rsidRPr="00DE6131">
        <w:rPr>
          <w:rFonts w:hint="cs"/>
          <w:rtl/>
        </w:rPr>
        <w:t xml:space="preserve"> المفاوضات بتحرير محضر</w:t>
      </w:r>
      <w:r w:rsidR="00E00756" w:rsidRPr="00DE6131">
        <w:rPr>
          <w:rFonts w:hint="cs"/>
          <w:rtl/>
        </w:rPr>
        <w:t xml:space="preserve"> يضم قائمة العروض المدروسة من طرفها مرتبة حسب </w:t>
      </w:r>
      <w:r w:rsidR="00D7327F" w:rsidRPr="00DE6131">
        <w:rPr>
          <w:rFonts w:hint="cs"/>
          <w:rtl/>
        </w:rPr>
        <w:t>الأفضلية،</w:t>
      </w:r>
      <w:r w:rsidR="00E00756" w:rsidRPr="00DE6131">
        <w:rPr>
          <w:rFonts w:hint="cs"/>
          <w:rtl/>
        </w:rPr>
        <w:t xml:space="preserve"> وهنا يتعين عليها اقتراح المرشح الذي قدم </w:t>
      </w:r>
      <w:r w:rsidR="00D7327F" w:rsidRPr="00DE6131">
        <w:rPr>
          <w:rFonts w:hint="cs"/>
          <w:rtl/>
        </w:rPr>
        <w:t>أحسن</w:t>
      </w:r>
      <w:r w:rsidR="00E00756" w:rsidRPr="00DE6131">
        <w:rPr>
          <w:rFonts w:hint="cs"/>
          <w:rtl/>
        </w:rPr>
        <w:t xml:space="preserve"> عرض على السلطة المفوضة لمنحه التفويض.</w:t>
      </w:r>
      <w:r w:rsidRPr="00DE6131">
        <w:rPr>
          <w:rFonts w:hint="cs"/>
          <w:rtl/>
        </w:rPr>
        <w:t xml:space="preserve"> </w:t>
      </w:r>
    </w:p>
    <w:p w14:paraId="6956872A" w14:textId="6B93C01B" w:rsidR="008D7CAD" w:rsidRPr="00DE6131" w:rsidRDefault="00693198" w:rsidP="001B4F5A">
      <w:pPr>
        <w:rPr>
          <w:rtl/>
        </w:rPr>
      </w:pPr>
      <w:r w:rsidRPr="00DE6131">
        <w:rPr>
          <w:rFonts w:hint="cs"/>
          <w:rtl/>
        </w:rPr>
        <w:t xml:space="preserve">وبذلك تعد مرحلة التفاوض </w:t>
      </w:r>
      <w:r w:rsidR="00097E96" w:rsidRPr="00DE6131">
        <w:rPr>
          <w:rFonts w:hint="cs"/>
          <w:rtl/>
        </w:rPr>
        <w:t>إ</w:t>
      </w:r>
      <w:r w:rsidRPr="00DE6131">
        <w:rPr>
          <w:rFonts w:hint="cs"/>
          <w:rtl/>
        </w:rPr>
        <w:t xml:space="preserve">حدى المراحل الأساسية التي </w:t>
      </w:r>
      <w:r w:rsidR="00097E96" w:rsidRPr="00DE6131">
        <w:rPr>
          <w:rFonts w:hint="cs"/>
          <w:rtl/>
        </w:rPr>
        <w:t>تقوم بها السلطة المفوضة في</w:t>
      </w:r>
      <w:r w:rsidRPr="00DE6131">
        <w:rPr>
          <w:rFonts w:hint="cs"/>
          <w:rtl/>
        </w:rPr>
        <w:t xml:space="preserve"> </w:t>
      </w:r>
      <w:r w:rsidR="00097E96" w:rsidRPr="00DE6131">
        <w:rPr>
          <w:rFonts w:hint="cs"/>
          <w:rtl/>
        </w:rPr>
        <w:t>إطار</w:t>
      </w:r>
      <w:r w:rsidRPr="00DE6131">
        <w:rPr>
          <w:rFonts w:hint="cs"/>
          <w:rtl/>
        </w:rPr>
        <w:t xml:space="preserve"> الرقابة الذاتية </w:t>
      </w:r>
      <w:r w:rsidR="008D7CAD" w:rsidRPr="00DE6131">
        <w:rPr>
          <w:rFonts w:hint="cs"/>
          <w:rtl/>
        </w:rPr>
        <w:t xml:space="preserve">الداخلية </w:t>
      </w:r>
      <w:r w:rsidR="00097E96" w:rsidRPr="00DE6131">
        <w:rPr>
          <w:rFonts w:hint="cs"/>
          <w:rtl/>
        </w:rPr>
        <w:t>التي تمارسها</w:t>
      </w:r>
      <w:r w:rsidR="008D7CAD" w:rsidRPr="00DE6131">
        <w:rPr>
          <w:rFonts w:hint="cs"/>
          <w:rtl/>
        </w:rPr>
        <w:t xml:space="preserve"> على عقود التفويض</w:t>
      </w:r>
      <w:r w:rsidRPr="00DE6131">
        <w:rPr>
          <w:rFonts w:hint="cs"/>
          <w:rtl/>
        </w:rPr>
        <w:t xml:space="preserve"> من خلال لجنة </w:t>
      </w:r>
      <w:r w:rsidR="00097E96" w:rsidRPr="00DE6131">
        <w:rPr>
          <w:rFonts w:hint="cs"/>
          <w:rtl/>
        </w:rPr>
        <w:t>اختيار وانتقاء العروض</w:t>
      </w:r>
      <w:r w:rsidR="008D7CAD" w:rsidRPr="00DE6131">
        <w:rPr>
          <w:rFonts w:hint="cs"/>
          <w:rtl/>
        </w:rPr>
        <w:t xml:space="preserve"> التي </w:t>
      </w:r>
      <w:r w:rsidR="008D7CAD" w:rsidRPr="00DE6131">
        <w:rPr>
          <w:rFonts w:hint="cs"/>
          <w:rtl/>
        </w:rPr>
        <w:lastRenderedPageBreak/>
        <w:t xml:space="preserve">تنشأ لهذا الغرض </w:t>
      </w:r>
      <w:r w:rsidR="00557E8C" w:rsidRPr="00DE6131">
        <w:rPr>
          <w:rFonts w:hint="cs"/>
          <w:rtl/>
        </w:rPr>
        <w:t>وتتأكد</w:t>
      </w:r>
      <w:r w:rsidR="00097E96" w:rsidRPr="00DE6131">
        <w:rPr>
          <w:rFonts w:hint="cs"/>
          <w:rtl/>
        </w:rPr>
        <w:t xml:space="preserve"> السلطة المفوضة من خلال هذه المرحلة من الإمكانيات التقنية والفنية للعرض وتتلقى الشروحات والمعلومات المفصلة عن العرض </w:t>
      </w:r>
      <w:r w:rsidR="00557E8C" w:rsidRPr="00DE6131">
        <w:rPr>
          <w:rFonts w:hint="cs"/>
          <w:rtl/>
        </w:rPr>
        <w:t>وتتأكد</w:t>
      </w:r>
      <w:r w:rsidR="00097E96" w:rsidRPr="00DE6131">
        <w:rPr>
          <w:rFonts w:hint="cs"/>
          <w:rtl/>
        </w:rPr>
        <w:t xml:space="preserve"> من خلال الوثائق الايضاحية قدرة المتعهد على التسيير الأمثل للمرفق العام </w:t>
      </w:r>
      <w:r w:rsidR="008D7CAD" w:rsidRPr="00DE6131">
        <w:rPr>
          <w:rFonts w:hint="cs"/>
          <w:rtl/>
        </w:rPr>
        <w:t>موضوع التفويض وهذا كله بعد  أ</w:t>
      </w:r>
      <w:r w:rsidR="00097E96" w:rsidRPr="00DE6131">
        <w:rPr>
          <w:rFonts w:hint="cs"/>
          <w:rtl/>
        </w:rPr>
        <w:t xml:space="preserve">ن يتم </w:t>
      </w:r>
      <w:r w:rsidR="00557E8C" w:rsidRPr="00DE6131">
        <w:rPr>
          <w:rFonts w:hint="cs"/>
          <w:rtl/>
        </w:rPr>
        <w:t>تأهيله</w:t>
      </w:r>
      <w:r w:rsidR="00097E96" w:rsidRPr="00DE6131">
        <w:rPr>
          <w:rFonts w:hint="cs"/>
          <w:rtl/>
        </w:rPr>
        <w:t xml:space="preserve"> قبل ذلك من قبل لجنة الانتقاء </w:t>
      </w:r>
      <w:r w:rsidR="00557E8C" w:rsidRPr="00DE6131">
        <w:rPr>
          <w:rFonts w:hint="cs"/>
          <w:rtl/>
        </w:rPr>
        <w:t>والتأكد</w:t>
      </w:r>
      <w:r w:rsidR="00097E96" w:rsidRPr="00DE6131">
        <w:rPr>
          <w:rFonts w:hint="cs"/>
          <w:rtl/>
        </w:rPr>
        <w:t xml:space="preserve"> من مطابقة عرضه للمعايير ال</w:t>
      </w:r>
      <w:r w:rsidR="008D7CAD" w:rsidRPr="00DE6131">
        <w:rPr>
          <w:rFonts w:hint="cs"/>
          <w:rtl/>
        </w:rPr>
        <w:t>م</w:t>
      </w:r>
      <w:r w:rsidR="00097E96" w:rsidRPr="00DE6131">
        <w:rPr>
          <w:rFonts w:hint="cs"/>
          <w:rtl/>
        </w:rPr>
        <w:t xml:space="preserve">طلوبة في دفتر الشروط </w:t>
      </w:r>
      <w:r w:rsidR="008D7CAD" w:rsidRPr="00DE6131">
        <w:rPr>
          <w:rFonts w:hint="cs"/>
          <w:rtl/>
        </w:rPr>
        <w:t>، لتصل في الأخير الى إبرام عقد تفويض المرفق العام وفقا قواعد  قانونية سليمة.</w:t>
      </w:r>
    </w:p>
    <w:p w14:paraId="089260CD" w14:textId="77777777" w:rsidR="00766086" w:rsidRPr="00DE6131" w:rsidRDefault="00AE0534" w:rsidP="004F2087">
      <w:pPr>
        <w:ind w:firstLine="0"/>
        <w:outlineLvl w:val="4"/>
        <w:rPr>
          <w:b/>
          <w:bCs/>
          <w:color w:val="000000" w:themeColor="text1"/>
          <w:rtl/>
        </w:rPr>
      </w:pPr>
      <w:bookmarkStart w:id="166" w:name="_Toc165664631"/>
      <w:bookmarkStart w:id="167" w:name="_Toc165665131"/>
      <w:bookmarkStart w:id="168" w:name="_Toc168134073"/>
      <w:r w:rsidRPr="00DE6131">
        <w:rPr>
          <w:rFonts w:hint="cs"/>
          <w:b/>
          <w:bCs/>
          <w:color w:val="000000" w:themeColor="text1"/>
          <w:rtl/>
        </w:rPr>
        <w:t>الفرع الثاني:</w:t>
      </w:r>
      <w:r w:rsidR="00243D49" w:rsidRPr="00DE6131">
        <w:rPr>
          <w:rFonts w:hint="cs"/>
          <w:b/>
          <w:bCs/>
          <w:color w:val="000000" w:themeColor="text1"/>
          <w:rtl/>
        </w:rPr>
        <w:t xml:space="preserve"> </w:t>
      </w:r>
      <w:r w:rsidRPr="00DE6131">
        <w:rPr>
          <w:rFonts w:hint="cs"/>
          <w:b/>
          <w:bCs/>
          <w:color w:val="000000" w:themeColor="text1"/>
          <w:rtl/>
        </w:rPr>
        <w:t>الرقابة الخارجية</w:t>
      </w:r>
      <w:bookmarkEnd w:id="166"/>
      <w:bookmarkEnd w:id="167"/>
      <w:bookmarkEnd w:id="168"/>
    </w:p>
    <w:p w14:paraId="403B1DA2" w14:textId="030BD8E6" w:rsidR="008C3E3B" w:rsidRPr="00DE6131" w:rsidRDefault="00766086" w:rsidP="001B4F5A">
      <w:pPr>
        <w:rPr>
          <w:b/>
          <w:bCs/>
          <w:highlight w:val="cyan"/>
          <w:rtl/>
        </w:rPr>
      </w:pPr>
      <w:r w:rsidRPr="00DE6131">
        <w:rPr>
          <w:rFonts w:hint="cs"/>
          <w:rtl/>
        </w:rPr>
        <w:t xml:space="preserve">تنشأ في إطار الرقابة الذاتية القبلية </w:t>
      </w:r>
      <w:r w:rsidR="00A01EF8" w:rsidRPr="00DE6131">
        <w:rPr>
          <w:rFonts w:hint="cs"/>
          <w:rtl/>
        </w:rPr>
        <w:t>الخارجية،</w:t>
      </w:r>
      <w:r w:rsidRPr="00DE6131">
        <w:rPr>
          <w:rFonts w:hint="cs"/>
          <w:rtl/>
        </w:rPr>
        <w:t xml:space="preserve"> لدى السلطة المانحة للتفويض لج</w:t>
      </w:r>
      <w:r w:rsidR="00B7606E">
        <w:rPr>
          <w:rFonts w:hint="cs"/>
          <w:rtl/>
        </w:rPr>
        <w:t>ن</w:t>
      </w:r>
      <w:r w:rsidRPr="00DE6131">
        <w:rPr>
          <w:rFonts w:hint="cs"/>
          <w:rtl/>
        </w:rPr>
        <w:t xml:space="preserve">ة تفويضات المرفق </w:t>
      </w:r>
      <w:r w:rsidR="00A01EF8" w:rsidRPr="00DE6131">
        <w:rPr>
          <w:rFonts w:hint="cs"/>
          <w:rtl/>
        </w:rPr>
        <w:t>العام،</w:t>
      </w:r>
      <w:r w:rsidRPr="00DE6131">
        <w:rPr>
          <w:rFonts w:hint="cs"/>
          <w:rtl/>
        </w:rPr>
        <w:t xml:space="preserve"> إذ تمكن هذه </w:t>
      </w:r>
      <w:r w:rsidR="00A01EF8" w:rsidRPr="00DE6131">
        <w:rPr>
          <w:rFonts w:hint="cs"/>
          <w:rtl/>
        </w:rPr>
        <w:t>اللجنة السلطة</w:t>
      </w:r>
      <w:r w:rsidRPr="00DE6131">
        <w:rPr>
          <w:rFonts w:hint="cs"/>
          <w:rtl/>
        </w:rPr>
        <w:t xml:space="preserve"> المفوضة من مراقبة نفسها بنفسها ولذلك تدعى رقابة ذاتية فهي تمكن السلطة المفوضة من </w:t>
      </w:r>
      <w:r w:rsidR="00557E8C" w:rsidRPr="00DE6131">
        <w:rPr>
          <w:rFonts w:hint="cs"/>
          <w:rtl/>
        </w:rPr>
        <w:t>معالج</w:t>
      </w:r>
      <w:r w:rsidR="00557E8C" w:rsidRPr="00DE6131">
        <w:rPr>
          <w:rtl/>
        </w:rPr>
        <w:t>ة</w:t>
      </w:r>
      <w:r w:rsidRPr="00DE6131">
        <w:rPr>
          <w:rFonts w:hint="cs"/>
          <w:rtl/>
        </w:rPr>
        <w:t xml:space="preserve"> الاختلالات والتجاوزات التي يمكن أن تطال عملية إبرام عقود تفويض المرفق </w:t>
      </w:r>
      <w:r w:rsidR="00A01EF8" w:rsidRPr="00DE6131">
        <w:rPr>
          <w:rFonts w:hint="cs"/>
          <w:rtl/>
        </w:rPr>
        <w:t>العام،</w:t>
      </w:r>
      <w:r w:rsidRPr="00DE6131">
        <w:rPr>
          <w:rFonts w:hint="cs"/>
          <w:rtl/>
        </w:rPr>
        <w:t xml:space="preserve"> </w:t>
      </w:r>
      <w:r w:rsidR="00A01EF8" w:rsidRPr="00DE6131">
        <w:rPr>
          <w:rFonts w:hint="cs"/>
          <w:rtl/>
        </w:rPr>
        <w:t xml:space="preserve">وتعد </w:t>
      </w:r>
      <w:r w:rsidR="00B7606E">
        <w:rPr>
          <w:rFonts w:hint="cs"/>
          <w:rtl/>
        </w:rPr>
        <w:t>لجنة تفويضات المرفق العام إحدى آ</w:t>
      </w:r>
      <w:r w:rsidR="00A01EF8" w:rsidRPr="00DE6131">
        <w:rPr>
          <w:rFonts w:hint="cs"/>
          <w:rtl/>
        </w:rPr>
        <w:t>ليات السلطة المفوضة للقيام بهذه المهمة الرقابية،</w:t>
      </w:r>
      <w:r w:rsidR="008C3E3B" w:rsidRPr="00DE6131">
        <w:rPr>
          <w:rFonts w:hint="cs"/>
          <w:rtl/>
        </w:rPr>
        <w:t xml:space="preserve"> </w:t>
      </w:r>
      <w:r w:rsidR="00557E8C" w:rsidRPr="00DE6131">
        <w:rPr>
          <w:rFonts w:hint="cs"/>
          <w:rtl/>
        </w:rPr>
        <w:t>وتضطلع</w:t>
      </w:r>
      <w:r w:rsidR="00A01EF8" w:rsidRPr="00DE6131">
        <w:rPr>
          <w:rFonts w:hint="cs"/>
          <w:rtl/>
        </w:rPr>
        <w:t xml:space="preserve"> هذه اللجنة بمهمة الرقابة  الخارجية على المستو</w:t>
      </w:r>
      <w:r w:rsidR="00B7606E">
        <w:rPr>
          <w:rFonts w:hint="cs"/>
          <w:rtl/>
        </w:rPr>
        <w:t xml:space="preserve">يين على الولائي </w:t>
      </w:r>
      <w:r w:rsidR="00A01EF8" w:rsidRPr="00DE6131">
        <w:rPr>
          <w:rFonts w:hint="cs"/>
          <w:rtl/>
        </w:rPr>
        <w:t xml:space="preserve">والبلدي يحدد نظامها الداخلي بموجب مقرر يصدر عن مسؤول السلطة المفوضة، </w:t>
      </w:r>
      <w:r w:rsidR="008C3E3B" w:rsidRPr="00DE6131">
        <w:rPr>
          <w:rFonts w:hint="cs"/>
          <w:rtl/>
        </w:rPr>
        <w:t>و</w:t>
      </w:r>
      <w:r w:rsidR="00A01EF8" w:rsidRPr="00DE6131">
        <w:rPr>
          <w:rFonts w:hint="cs"/>
          <w:rtl/>
        </w:rPr>
        <w:t xml:space="preserve"> يعين </w:t>
      </w:r>
      <w:r w:rsidR="008C3E3B" w:rsidRPr="00DE6131">
        <w:rPr>
          <w:rFonts w:hint="cs"/>
          <w:rtl/>
        </w:rPr>
        <w:t>أعضائها</w:t>
      </w:r>
      <w:r w:rsidR="00A01EF8" w:rsidRPr="00DE6131">
        <w:rPr>
          <w:rFonts w:hint="cs"/>
          <w:rtl/>
        </w:rPr>
        <w:t xml:space="preserve"> بموجب مقرر بناءا على اقتراح من السلطات التي ينتمون اليها</w:t>
      </w:r>
      <w:r w:rsidR="008C3E3B" w:rsidRPr="00DE6131">
        <w:rPr>
          <w:rFonts w:hint="cs"/>
          <w:rtl/>
        </w:rPr>
        <w:t xml:space="preserve"> </w:t>
      </w:r>
      <w:r w:rsidR="00557E8C" w:rsidRPr="00DE6131">
        <w:rPr>
          <w:rFonts w:hint="cs"/>
          <w:rtl/>
        </w:rPr>
        <w:t>هؤلاء</w:t>
      </w:r>
      <w:r w:rsidR="008C3E3B" w:rsidRPr="00DE6131">
        <w:rPr>
          <w:rFonts w:hint="cs"/>
          <w:rtl/>
        </w:rPr>
        <w:t xml:space="preserve"> الأعضاء </w:t>
      </w:r>
      <w:r w:rsidR="00A01EF8" w:rsidRPr="00DE6131">
        <w:rPr>
          <w:rFonts w:hint="cs"/>
          <w:rtl/>
        </w:rPr>
        <w:t xml:space="preserve">، لمدة </w:t>
      </w:r>
      <w:r w:rsidR="008C3E3B" w:rsidRPr="00DE6131">
        <w:rPr>
          <w:rFonts w:hint="cs"/>
          <w:rtl/>
        </w:rPr>
        <w:t xml:space="preserve">ثلاث سنوات قابلة للتجديد ، فنصت المادة </w:t>
      </w:r>
      <w:r w:rsidR="00A01EF8" w:rsidRPr="00DE6131">
        <w:rPr>
          <w:rFonts w:hint="cs"/>
          <w:rtl/>
        </w:rPr>
        <w:t xml:space="preserve"> 79 من المرسوم 18/199 </w:t>
      </w:r>
      <w:r w:rsidR="008C3E3B" w:rsidRPr="00DE6131">
        <w:rPr>
          <w:rFonts w:hint="cs"/>
          <w:rtl/>
        </w:rPr>
        <w:t xml:space="preserve">على </w:t>
      </w:r>
      <w:r w:rsidR="00A01EF8" w:rsidRPr="00DE6131">
        <w:rPr>
          <w:rFonts w:hint="cs"/>
          <w:rtl/>
        </w:rPr>
        <w:t>تشكيل</w:t>
      </w:r>
      <w:r w:rsidR="008C3E3B" w:rsidRPr="00DE6131">
        <w:rPr>
          <w:rFonts w:hint="cs"/>
          <w:rtl/>
        </w:rPr>
        <w:t>ة</w:t>
      </w:r>
      <w:r w:rsidR="00A01EF8" w:rsidRPr="00DE6131">
        <w:rPr>
          <w:rFonts w:hint="cs"/>
          <w:rtl/>
        </w:rPr>
        <w:t xml:space="preserve"> لجنة تفويضات المرفق العام على </w:t>
      </w:r>
      <w:r w:rsidR="008C3E3B" w:rsidRPr="00DE6131">
        <w:rPr>
          <w:rFonts w:hint="cs"/>
          <w:rtl/>
        </w:rPr>
        <w:t xml:space="preserve">المستويين الولائي </w:t>
      </w:r>
      <w:r w:rsidR="00A01EF8" w:rsidRPr="00DE6131">
        <w:rPr>
          <w:rFonts w:hint="cs"/>
          <w:rtl/>
        </w:rPr>
        <w:t xml:space="preserve"> </w:t>
      </w:r>
      <w:r w:rsidR="008C3E3B" w:rsidRPr="00DE6131">
        <w:rPr>
          <w:rFonts w:hint="cs"/>
          <w:rtl/>
        </w:rPr>
        <w:t>والبلدي كما</w:t>
      </w:r>
      <w:r w:rsidR="00557E8C" w:rsidRPr="00DE6131">
        <w:rPr>
          <w:rFonts w:hint="cs"/>
          <w:rtl/>
        </w:rPr>
        <w:t xml:space="preserve"> </w:t>
      </w:r>
      <w:r w:rsidR="008C3E3B" w:rsidRPr="00DE6131">
        <w:rPr>
          <w:rFonts w:hint="cs"/>
          <w:rtl/>
        </w:rPr>
        <w:t>يلي</w:t>
      </w:r>
      <w:r w:rsidR="00A01EF8" w:rsidRPr="00DE6131">
        <w:rPr>
          <w:rFonts w:hint="cs"/>
          <w:rtl/>
        </w:rPr>
        <w:t>:</w:t>
      </w:r>
      <w:r w:rsidR="008C3E3B" w:rsidRPr="00DE6131">
        <w:rPr>
          <w:rFonts w:hint="cs"/>
          <w:b/>
          <w:bCs/>
          <w:highlight w:val="cyan"/>
          <w:rtl/>
        </w:rPr>
        <w:t xml:space="preserve"> </w:t>
      </w:r>
    </w:p>
    <w:p w14:paraId="1D609740" w14:textId="53B1D0CC" w:rsidR="008C3E3B" w:rsidRPr="00DE6131" w:rsidRDefault="008C3E3B" w:rsidP="004F2087">
      <w:pPr>
        <w:ind w:firstLine="0"/>
        <w:rPr>
          <w:color w:val="000000" w:themeColor="text1"/>
          <w:rtl/>
        </w:rPr>
      </w:pPr>
      <w:r w:rsidRPr="00DE6131">
        <w:rPr>
          <w:rFonts w:hint="cs"/>
          <w:b/>
          <w:bCs/>
          <w:color w:val="000000" w:themeColor="text1"/>
          <w:rtl/>
        </w:rPr>
        <w:t>1/ على المستوى الولائي</w:t>
      </w:r>
      <w:r w:rsidRPr="00DE6131">
        <w:rPr>
          <w:rFonts w:hint="cs"/>
          <w:color w:val="000000" w:themeColor="text1"/>
          <w:rtl/>
        </w:rPr>
        <w:t>: تتشك</w:t>
      </w:r>
      <w:r w:rsidRPr="00DE6131">
        <w:rPr>
          <w:color w:val="000000" w:themeColor="text1"/>
          <w:rtl/>
        </w:rPr>
        <w:t>ل</w:t>
      </w:r>
      <w:r w:rsidRPr="00DE6131">
        <w:rPr>
          <w:rFonts w:hint="cs"/>
          <w:color w:val="000000" w:themeColor="text1"/>
          <w:rtl/>
        </w:rPr>
        <w:t xml:space="preserve"> اللجنة الولائية لتفويضات المرفق العام من: </w:t>
      </w:r>
    </w:p>
    <w:p w14:paraId="798C1113" w14:textId="35C7B57B" w:rsidR="008C3E3B" w:rsidRPr="001B4F5A" w:rsidRDefault="008C3E3B" w:rsidP="001B4F5A">
      <w:pPr>
        <w:pStyle w:val="Paragraphedeliste"/>
        <w:numPr>
          <w:ilvl w:val="0"/>
          <w:numId w:val="48"/>
        </w:numPr>
        <w:rPr>
          <w:color w:val="000000" w:themeColor="text1"/>
          <w:rtl/>
        </w:rPr>
      </w:pPr>
      <w:r w:rsidRPr="001B4F5A">
        <w:rPr>
          <w:rFonts w:hint="cs"/>
          <w:color w:val="000000" w:themeColor="text1"/>
          <w:rtl/>
        </w:rPr>
        <w:t>ممثل الولاية المختص إقليميا رئيسا</w:t>
      </w:r>
    </w:p>
    <w:p w14:paraId="4EB7A0C4" w14:textId="491181C0" w:rsidR="008C3E3B" w:rsidRPr="001B4F5A" w:rsidRDefault="008C3E3B" w:rsidP="001B4F5A">
      <w:pPr>
        <w:pStyle w:val="Paragraphedeliste"/>
        <w:numPr>
          <w:ilvl w:val="0"/>
          <w:numId w:val="48"/>
        </w:numPr>
        <w:rPr>
          <w:color w:val="000000" w:themeColor="text1"/>
          <w:rtl/>
        </w:rPr>
      </w:pPr>
      <w:r w:rsidRPr="001B4F5A">
        <w:rPr>
          <w:rFonts w:hint="cs"/>
          <w:color w:val="000000" w:themeColor="text1"/>
          <w:rtl/>
        </w:rPr>
        <w:t>وممثلون عن السلطة المفوضة</w:t>
      </w:r>
    </w:p>
    <w:p w14:paraId="7BEE7AC3" w14:textId="4A12B44E" w:rsidR="008C3E3B" w:rsidRPr="001B4F5A" w:rsidRDefault="008C3E3B" w:rsidP="001B4F5A">
      <w:pPr>
        <w:pStyle w:val="Paragraphedeliste"/>
        <w:numPr>
          <w:ilvl w:val="0"/>
          <w:numId w:val="48"/>
        </w:numPr>
        <w:rPr>
          <w:color w:val="000000" w:themeColor="text1"/>
          <w:rtl/>
        </w:rPr>
      </w:pPr>
      <w:r w:rsidRPr="001B4F5A">
        <w:rPr>
          <w:rFonts w:hint="cs"/>
          <w:color w:val="000000" w:themeColor="text1"/>
          <w:rtl/>
        </w:rPr>
        <w:t>ممثل عن المجلس الولائي</w:t>
      </w:r>
    </w:p>
    <w:p w14:paraId="20704AA9" w14:textId="4A9BEE66" w:rsidR="008C3E3B" w:rsidRPr="001B4F5A" w:rsidRDefault="008C3E3B" w:rsidP="001B4F5A">
      <w:pPr>
        <w:pStyle w:val="Paragraphedeliste"/>
        <w:numPr>
          <w:ilvl w:val="0"/>
          <w:numId w:val="48"/>
        </w:numPr>
        <w:rPr>
          <w:color w:val="000000" w:themeColor="text1"/>
          <w:rtl/>
        </w:rPr>
      </w:pPr>
      <w:r w:rsidRPr="001B4F5A">
        <w:rPr>
          <w:rFonts w:hint="cs"/>
          <w:color w:val="000000" w:themeColor="text1"/>
          <w:rtl/>
        </w:rPr>
        <w:t xml:space="preserve">ممثل عن المديرية الولائية للبرمجة ومتابعة الميزانية </w:t>
      </w:r>
    </w:p>
    <w:p w14:paraId="3E73DE27" w14:textId="46603AAC" w:rsidR="008C3E3B" w:rsidRPr="001B4F5A" w:rsidRDefault="008C3E3B" w:rsidP="001B4F5A">
      <w:pPr>
        <w:pStyle w:val="Paragraphedeliste"/>
        <w:numPr>
          <w:ilvl w:val="0"/>
          <w:numId w:val="48"/>
        </w:numPr>
        <w:rPr>
          <w:color w:val="000000" w:themeColor="text1"/>
          <w:rtl/>
        </w:rPr>
      </w:pPr>
      <w:r w:rsidRPr="001B4F5A">
        <w:rPr>
          <w:rFonts w:hint="cs"/>
          <w:color w:val="000000" w:themeColor="text1"/>
          <w:rtl/>
        </w:rPr>
        <w:t xml:space="preserve">ممثل عن المديرية الولائية </w:t>
      </w:r>
      <w:r w:rsidR="00557E8C" w:rsidRPr="001B4F5A">
        <w:rPr>
          <w:rFonts w:hint="cs"/>
          <w:color w:val="000000" w:themeColor="text1"/>
          <w:rtl/>
        </w:rPr>
        <w:t>للأملاك</w:t>
      </w:r>
      <w:r w:rsidRPr="001B4F5A">
        <w:rPr>
          <w:rFonts w:hint="cs"/>
          <w:color w:val="000000" w:themeColor="text1"/>
          <w:rtl/>
        </w:rPr>
        <w:t xml:space="preserve"> الوطنية.</w:t>
      </w:r>
    </w:p>
    <w:p w14:paraId="688004E0" w14:textId="5884B436" w:rsidR="008C3E3B" w:rsidRPr="00DE6131" w:rsidRDefault="008C3E3B" w:rsidP="004F2087">
      <w:pPr>
        <w:ind w:firstLine="0"/>
        <w:rPr>
          <w:color w:val="000000" w:themeColor="text1"/>
          <w:rtl/>
        </w:rPr>
      </w:pPr>
      <w:r w:rsidRPr="00DE6131">
        <w:rPr>
          <w:rFonts w:hint="cs"/>
          <w:b/>
          <w:bCs/>
          <w:color w:val="000000" w:themeColor="text1"/>
          <w:rtl/>
        </w:rPr>
        <w:t>على المستوى البلدي:</w:t>
      </w:r>
      <w:r w:rsidRPr="00DE6131">
        <w:rPr>
          <w:rFonts w:hint="cs"/>
          <w:color w:val="000000" w:themeColor="text1"/>
          <w:rtl/>
        </w:rPr>
        <w:t xml:space="preserve"> تتشك</w:t>
      </w:r>
      <w:r w:rsidRPr="00DE6131">
        <w:rPr>
          <w:color w:val="000000" w:themeColor="text1"/>
          <w:rtl/>
        </w:rPr>
        <w:t>ل</w:t>
      </w:r>
      <w:r w:rsidRPr="00DE6131">
        <w:rPr>
          <w:rFonts w:hint="cs"/>
          <w:color w:val="000000" w:themeColor="text1"/>
          <w:rtl/>
        </w:rPr>
        <w:t xml:space="preserve"> اللجنة البلدية لتفويضات المرفق العام من:</w:t>
      </w:r>
    </w:p>
    <w:p w14:paraId="6313A202" w14:textId="77777777" w:rsidR="008C3E3B" w:rsidRPr="001B4F5A" w:rsidRDefault="008C3E3B" w:rsidP="001B4F5A">
      <w:pPr>
        <w:pStyle w:val="Paragraphedeliste"/>
        <w:numPr>
          <w:ilvl w:val="0"/>
          <w:numId w:val="47"/>
        </w:numPr>
        <w:rPr>
          <w:color w:val="000000" w:themeColor="text1"/>
          <w:rtl/>
        </w:rPr>
      </w:pPr>
      <w:r w:rsidRPr="001B4F5A">
        <w:rPr>
          <w:rFonts w:hint="cs"/>
          <w:color w:val="000000" w:themeColor="text1"/>
          <w:rtl/>
        </w:rPr>
        <w:t>ممثل رئيس المجلس الشعبي البلدي رئيس</w:t>
      </w:r>
      <w:r w:rsidRPr="001B4F5A">
        <w:rPr>
          <w:color w:val="000000" w:themeColor="text1"/>
          <w:rtl/>
        </w:rPr>
        <w:t>ا</w:t>
      </w:r>
      <w:r w:rsidRPr="001B4F5A">
        <w:rPr>
          <w:rFonts w:hint="cs"/>
          <w:color w:val="000000" w:themeColor="text1"/>
          <w:rtl/>
        </w:rPr>
        <w:t xml:space="preserve"> </w:t>
      </w:r>
    </w:p>
    <w:p w14:paraId="0B9F94AF" w14:textId="77777777" w:rsidR="008C3E3B" w:rsidRPr="001B4F5A" w:rsidRDefault="008C3E3B" w:rsidP="001B4F5A">
      <w:pPr>
        <w:pStyle w:val="Paragraphedeliste"/>
        <w:numPr>
          <w:ilvl w:val="0"/>
          <w:numId w:val="47"/>
        </w:numPr>
        <w:rPr>
          <w:color w:val="000000" w:themeColor="text1"/>
          <w:rtl/>
        </w:rPr>
      </w:pPr>
      <w:r w:rsidRPr="001B4F5A">
        <w:rPr>
          <w:rFonts w:hint="cs"/>
          <w:color w:val="000000" w:themeColor="text1"/>
          <w:rtl/>
        </w:rPr>
        <w:t xml:space="preserve">وممثلون عن السلطة المفوضة </w:t>
      </w:r>
    </w:p>
    <w:p w14:paraId="1DD5F289" w14:textId="77777777" w:rsidR="008C3E3B" w:rsidRPr="001B4F5A" w:rsidRDefault="008C3E3B" w:rsidP="001B4F5A">
      <w:pPr>
        <w:pStyle w:val="Paragraphedeliste"/>
        <w:numPr>
          <w:ilvl w:val="0"/>
          <w:numId w:val="47"/>
        </w:numPr>
        <w:rPr>
          <w:color w:val="000000" w:themeColor="text1"/>
          <w:rtl/>
        </w:rPr>
      </w:pPr>
      <w:r w:rsidRPr="001B4F5A">
        <w:rPr>
          <w:rFonts w:hint="cs"/>
          <w:color w:val="000000" w:themeColor="text1"/>
          <w:rtl/>
        </w:rPr>
        <w:t xml:space="preserve">ممثل عن المجلس البلدي </w:t>
      </w:r>
    </w:p>
    <w:p w14:paraId="54B5FA54" w14:textId="4882B1D4" w:rsidR="008C3E3B" w:rsidRPr="001B4F5A" w:rsidRDefault="008C3E3B" w:rsidP="001B4F5A">
      <w:pPr>
        <w:pStyle w:val="Paragraphedeliste"/>
        <w:numPr>
          <w:ilvl w:val="0"/>
          <w:numId w:val="47"/>
        </w:numPr>
        <w:rPr>
          <w:color w:val="000000" w:themeColor="text1"/>
          <w:rtl/>
        </w:rPr>
      </w:pPr>
      <w:r w:rsidRPr="001B4F5A">
        <w:rPr>
          <w:rFonts w:hint="cs"/>
          <w:color w:val="000000" w:themeColor="text1"/>
          <w:rtl/>
        </w:rPr>
        <w:t xml:space="preserve">ممثل عن المصالح غير الممركزة </w:t>
      </w:r>
      <w:r w:rsidR="00557E8C" w:rsidRPr="001B4F5A">
        <w:rPr>
          <w:rFonts w:hint="cs"/>
          <w:color w:val="000000" w:themeColor="text1"/>
          <w:rtl/>
        </w:rPr>
        <w:t>للأملاك</w:t>
      </w:r>
      <w:r w:rsidRPr="001B4F5A">
        <w:rPr>
          <w:rFonts w:hint="cs"/>
          <w:color w:val="000000" w:themeColor="text1"/>
          <w:rtl/>
        </w:rPr>
        <w:t xml:space="preserve"> الوطنية </w:t>
      </w:r>
    </w:p>
    <w:p w14:paraId="2EC8441B" w14:textId="77777777" w:rsidR="008C3E3B" w:rsidRPr="001B4F5A" w:rsidRDefault="008C3E3B" w:rsidP="001B4F5A">
      <w:pPr>
        <w:pStyle w:val="Paragraphedeliste"/>
        <w:numPr>
          <w:ilvl w:val="0"/>
          <w:numId w:val="47"/>
        </w:numPr>
        <w:rPr>
          <w:color w:val="000000" w:themeColor="text1"/>
          <w:rtl/>
        </w:rPr>
      </w:pPr>
      <w:r w:rsidRPr="001B4F5A">
        <w:rPr>
          <w:rFonts w:hint="cs"/>
          <w:color w:val="000000" w:themeColor="text1"/>
          <w:rtl/>
        </w:rPr>
        <w:t>ممثل عن المصالح غير الممركزة للميزانية.</w:t>
      </w:r>
    </w:p>
    <w:p w14:paraId="5A530E6C" w14:textId="13C2CE66" w:rsidR="008C3E3B" w:rsidRPr="001B4F5A" w:rsidRDefault="008C3E3B" w:rsidP="001B4F5A">
      <w:pPr>
        <w:pStyle w:val="Paragraphedeliste"/>
        <w:numPr>
          <w:ilvl w:val="0"/>
          <w:numId w:val="47"/>
        </w:numPr>
        <w:rPr>
          <w:color w:val="000000" w:themeColor="text1"/>
          <w:rtl/>
        </w:rPr>
      </w:pPr>
      <w:r w:rsidRPr="001B4F5A">
        <w:rPr>
          <w:rFonts w:hint="cs"/>
          <w:color w:val="000000" w:themeColor="text1"/>
          <w:rtl/>
        </w:rPr>
        <w:t xml:space="preserve">وتوكل الى لجان تفويضات </w:t>
      </w:r>
      <w:r w:rsidR="00FF74B8" w:rsidRPr="001B4F5A">
        <w:rPr>
          <w:rFonts w:hint="cs"/>
          <w:color w:val="000000" w:themeColor="text1"/>
          <w:rtl/>
        </w:rPr>
        <w:t>المرفق في إطار ممارستها لوظيفتها الرقابية المهام التالية:</w:t>
      </w:r>
    </w:p>
    <w:p w14:paraId="3F5D3CD2" w14:textId="7D9CF6DE" w:rsidR="008C3E3B" w:rsidRPr="001B4F5A" w:rsidRDefault="008C3E3B" w:rsidP="001B4F5A">
      <w:pPr>
        <w:pStyle w:val="Paragraphedeliste"/>
        <w:numPr>
          <w:ilvl w:val="0"/>
          <w:numId w:val="47"/>
        </w:numPr>
        <w:rPr>
          <w:color w:val="000000" w:themeColor="text1"/>
          <w:rtl/>
        </w:rPr>
      </w:pPr>
      <w:r w:rsidRPr="001B4F5A">
        <w:rPr>
          <w:rFonts w:hint="cs"/>
          <w:color w:val="000000" w:themeColor="text1"/>
          <w:rtl/>
        </w:rPr>
        <w:t>تكلف لجنة تفويضات ا</w:t>
      </w:r>
      <w:r w:rsidR="00FF74B8" w:rsidRPr="001B4F5A">
        <w:rPr>
          <w:rFonts w:hint="cs"/>
          <w:color w:val="000000" w:themeColor="text1"/>
          <w:rtl/>
        </w:rPr>
        <w:t xml:space="preserve">لمرفق العام بالمهام التالية </w:t>
      </w:r>
    </w:p>
    <w:p w14:paraId="76F31A3B" w14:textId="77777777" w:rsidR="008C3E3B" w:rsidRPr="00DE6131" w:rsidRDefault="008C3E3B" w:rsidP="001B4F5A">
      <w:pPr>
        <w:pStyle w:val="Paragraphedeliste"/>
        <w:numPr>
          <w:ilvl w:val="0"/>
          <w:numId w:val="47"/>
        </w:numPr>
        <w:rPr>
          <w:rtl/>
        </w:rPr>
      </w:pPr>
      <w:r w:rsidRPr="00DE6131">
        <w:rPr>
          <w:rFonts w:hint="cs"/>
          <w:rtl/>
        </w:rPr>
        <w:t xml:space="preserve">الموافقة على مشاريع دفاتر الشروط المتضمنة تفويضات المرفق العام </w:t>
      </w:r>
    </w:p>
    <w:p w14:paraId="67423062" w14:textId="5CD35AEC" w:rsidR="008C3E3B" w:rsidRPr="00DE6131" w:rsidRDefault="008C3E3B" w:rsidP="001B4F5A">
      <w:pPr>
        <w:pStyle w:val="Paragraphedeliste"/>
        <w:numPr>
          <w:ilvl w:val="0"/>
          <w:numId w:val="47"/>
        </w:numPr>
        <w:rPr>
          <w:rtl/>
        </w:rPr>
      </w:pPr>
      <w:r w:rsidRPr="00DE6131">
        <w:rPr>
          <w:rFonts w:hint="cs"/>
          <w:rtl/>
        </w:rPr>
        <w:t>الموافقة على مشاريع اتفاقيات تفويض المرفق العام، وذلك من خلا</w:t>
      </w:r>
      <w:r w:rsidR="00C8676F" w:rsidRPr="00DE6131">
        <w:rPr>
          <w:rFonts w:hint="cs"/>
          <w:rtl/>
        </w:rPr>
        <w:t>ل</w:t>
      </w:r>
      <w:r w:rsidRPr="00DE6131">
        <w:rPr>
          <w:rFonts w:hint="cs"/>
          <w:rtl/>
        </w:rPr>
        <w:t xml:space="preserve"> متابعة الإجراءات المتبعة في اختيار المفوض له</w:t>
      </w:r>
      <w:r w:rsidR="00FF74B8" w:rsidRPr="00DE6131">
        <w:rPr>
          <w:rFonts w:hint="cs"/>
          <w:rtl/>
        </w:rPr>
        <w:t>.</w:t>
      </w:r>
    </w:p>
    <w:p w14:paraId="71470F9E" w14:textId="66DDC0B2" w:rsidR="008C3E3B" w:rsidRPr="00DE6131" w:rsidRDefault="008C3E3B" w:rsidP="001B4F5A">
      <w:pPr>
        <w:pStyle w:val="Paragraphedeliste"/>
        <w:numPr>
          <w:ilvl w:val="0"/>
          <w:numId w:val="47"/>
        </w:numPr>
        <w:rPr>
          <w:rtl/>
        </w:rPr>
      </w:pPr>
      <w:r w:rsidRPr="00DE6131">
        <w:rPr>
          <w:rFonts w:hint="cs"/>
          <w:rtl/>
        </w:rPr>
        <w:t>الموافقة على مشاريع ملاحق الاتفاقيا</w:t>
      </w:r>
      <w:r w:rsidRPr="00DE6131">
        <w:rPr>
          <w:rtl/>
        </w:rPr>
        <w:t>ت</w:t>
      </w:r>
      <w:r w:rsidRPr="00DE6131">
        <w:rPr>
          <w:rFonts w:hint="cs"/>
          <w:rtl/>
        </w:rPr>
        <w:t xml:space="preserve"> تفويض المرفق العام</w:t>
      </w:r>
      <w:r w:rsidR="00FF74B8" w:rsidRPr="00DE6131">
        <w:rPr>
          <w:rFonts w:hint="cs"/>
          <w:rtl/>
        </w:rPr>
        <w:t>.</w:t>
      </w:r>
      <w:r w:rsidRPr="00DE6131">
        <w:rPr>
          <w:rFonts w:hint="cs"/>
          <w:rtl/>
        </w:rPr>
        <w:t xml:space="preserve"> </w:t>
      </w:r>
    </w:p>
    <w:p w14:paraId="4E2F0F71" w14:textId="016C5194" w:rsidR="008C3E3B" w:rsidRPr="00DE6131" w:rsidRDefault="008C3E3B" w:rsidP="001B4F5A">
      <w:pPr>
        <w:pStyle w:val="Paragraphedeliste"/>
        <w:numPr>
          <w:ilvl w:val="0"/>
          <w:numId w:val="47"/>
        </w:numPr>
        <w:rPr>
          <w:rtl/>
        </w:rPr>
      </w:pPr>
      <w:r w:rsidRPr="00DE6131">
        <w:rPr>
          <w:rFonts w:hint="cs"/>
          <w:rtl/>
        </w:rPr>
        <w:t xml:space="preserve">منح التأشيرات </w:t>
      </w:r>
      <w:r w:rsidR="00FF74B8" w:rsidRPr="00DE6131">
        <w:rPr>
          <w:rFonts w:hint="cs"/>
          <w:rtl/>
        </w:rPr>
        <w:t xml:space="preserve">لاتفاقيات </w:t>
      </w:r>
      <w:r w:rsidR="00557E8C" w:rsidRPr="00DE6131">
        <w:rPr>
          <w:rFonts w:hint="cs"/>
          <w:rtl/>
        </w:rPr>
        <w:t>تفويضات</w:t>
      </w:r>
      <w:r w:rsidR="00FF74B8" w:rsidRPr="00DE6131">
        <w:rPr>
          <w:rFonts w:hint="cs"/>
          <w:rtl/>
        </w:rPr>
        <w:t xml:space="preserve"> المرافق العامة </w:t>
      </w:r>
    </w:p>
    <w:p w14:paraId="7E704361" w14:textId="5ED8D49B" w:rsidR="008C3E3B" w:rsidRPr="00DE6131" w:rsidRDefault="008C3E3B" w:rsidP="001B4F5A">
      <w:pPr>
        <w:rPr>
          <w:rtl/>
        </w:rPr>
      </w:pPr>
      <w:r w:rsidRPr="00DE6131">
        <w:rPr>
          <w:rFonts w:hint="cs"/>
          <w:rtl/>
        </w:rPr>
        <w:t>دراسة الطعون المودعة لديها من طرف المت</w:t>
      </w:r>
      <w:r w:rsidR="00FF74B8" w:rsidRPr="00DE6131">
        <w:rPr>
          <w:rFonts w:hint="cs"/>
          <w:rtl/>
        </w:rPr>
        <w:t>رشحين غير المقبولين والفصل فيها</w:t>
      </w:r>
    </w:p>
    <w:p w14:paraId="4EABA3A5" w14:textId="7C7B65FF" w:rsidR="00C173DB" w:rsidRPr="00DE6131" w:rsidRDefault="00FF74B8" w:rsidP="001B4F5A">
      <w:pPr>
        <w:rPr>
          <w:rtl/>
        </w:rPr>
      </w:pPr>
      <w:r w:rsidRPr="00DE6131">
        <w:rPr>
          <w:rFonts w:hint="cs"/>
          <w:rtl/>
        </w:rPr>
        <w:t xml:space="preserve">والجذير بالذكر هنا أن لجنة تفويضات المرفق العام المحدثة بموجب المرسوم التنفيذ رقم 18/199 تختص فقط بتفويضات المرفق العام التابعة للجماعات الإقليمية والمؤسسات العمومية ذات الطابع الإداري التابعة لها، وبذلك </w:t>
      </w:r>
      <w:r w:rsidR="008C3E3B" w:rsidRPr="00DE6131">
        <w:rPr>
          <w:rFonts w:hint="cs"/>
          <w:rtl/>
        </w:rPr>
        <w:t xml:space="preserve"> تندرج </w:t>
      </w:r>
      <w:r w:rsidR="00C8676F" w:rsidRPr="00DE6131">
        <w:rPr>
          <w:rFonts w:hint="cs"/>
          <w:rtl/>
        </w:rPr>
        <w:t>عقود</w:t>
      </w:r>
      <w:r w:rsidR="008C3E3B" w:rsidRPr="00DE6131">
        <w:rPr>
          <w:rFonts w:hint="cs"/>
          <w:rtl/>
        </w:rPr>
        <w:t xml:space="preserve"> تفويض</w:t>
      </w:r>
      <w:r w:rsidR="00C8676F" w:rsidRPr="00DE6131">
        <w:rPr>
          <w:rFonts w:hint="cs"/>
          <w:rtl/>
        </w:rPr>
        <w:t>ات</w:t>
      </w:r>
      <w:r w:rsidR="008C3E3B" w:rsidRPr="00DE6131">
        <w:rPr>
          <w:rFonts w:hint="cs"/>
          <w:rtl/>
        </w:rPr>
        <w:t xml:space="preserve"> المرفق العام التي تبرمها </w:t>
      </w:r>
      <w:r w:rsidR="00C8676F" w:rsidRPr="00DE6131">
        <w:rPr>
          <w:rFonts w:hint="cs"/>
          <w:rtl/>
        </w:rPr>
        <w:t>ال</w:t>
      </w:r>
      <w:r w:rsidR="008C3E3B" w:rsidRPr="00DE6131">
        <w:rPr>
          <w:rFonts w:hint="cs"/>
          <w:rtl/>
        </w:rPr>
        <w:t>مؤسس</w:t>
      </w:r>
      <w:r w:rsidR="00C8676F" w:rsidRPr="00DE6131">
        <w:rPr>
          <w:rFonts w:hint="cs"/>
          <w:rtl/>
        </w:rPr>
        <w:t>ات</w:t>
      </w:r>
      <w:r w:rsidR="008C3E3B" w:rsidRPr="00DE6131">
        <w:rPr>
          <w:rFonts w:hint="cs"/>
          <w:rtl/>
        </w:rPr>
        <w:t xml:space="preserve"> </w:t>
      </w:r>
      <w:r w:rsidR="00C8676F" w:rsidRPr="00DE6131">
        <w:rPr>
          <w:rFonts w:hint="cs"/>
          <w:rtl/>
        </w:rPr>
        <w:t>ال</w:t>
      </w:r>
      <w:r w:rsidR="008C3E3B" w:rsidRPr="00DE6131">
        <w:rPr>
          <w:rFonts w:hint="cs"/>
          <w:rtl/>
        </w:rPr>
        <w:t xml:space="preserve">عمومية ذات </w:t>
      </w:r>
      <w:r w:rsidR="00C8676F" w:rsidRPr="00DE6131">
        <w:rPr>
          <w:rFonts w:hint="cs"/>
          <w:rtl/>
        </w:rPr>
        <w:t>ال</w:t>
      </w:r>
      <w:r w:rsidR="008C3E3B" w:rsidRPr="00DE6131">
        <w:rPr>
          <w:rFonts w:hint="cs"/>
          <w:rtl/>
        </w:rPr>
        <w:t xml:space="preserve">طابع </w:t>
      </w:r>
      <w:r w:rsidR="00C8676F" w:rsidRPr="00DE6131">
        <w:rPr>
          <w:rFonts w:hint="cs"/>
          <w:rtl/>
        </w:rPr>
        <w:t>ا</w:t>
      </w:r>
      <w:r w:rsidR="00B7606E">
        <w:rPr>
          <w:rFonts w:hint="cs"/>
          <w:rtl/>
        </w:rPr>
        <w:t>لإ</w:t>
      </w:r>
      <w:r w:rsidR="00C8676F" w:rsidRPr="00DE6131">
        <w:rPr>
          <w:rFonts w:hint="cs"/>
          <w:rtl/>
        </w:rPr>
        <w:t xml:space="preserve">داري </w:t>
      </w:r>
      <w:r w:rsidR="008C3E3B" w:rsidRPr="00DE6131">
        <w:rPr>
          <w:rFonts w:hint="cs"/>
          <w:rtl/>
        </w:rPr>
        <w:t xml:space="preserve">ضمن </w:t>
      </w:r>
      <w:r w:rsidR="00C8676F" w:rsidRPr="00DE6131">
        <w:rPr>
          <w:rFonts w:hint="cs"/>
          <w:rtl/>
        </w:rPr>
        <w:t xml:space="preserve">نطاق </w:t>
      </w:r>
      <w:r w:rsidR="008C3E3B" w:rsidRPr="00DE6131">
        <w:rPr>
          <w:rFonts w:hint="cs"/>
          <w:rtl/>
        </w:rPr>
        <w:t xml:space="preserve">اختصاص لجنة تفويضات المرفق العام </w:t>
      </w:r>
      <w:r w:rsidR="00C8676F" w:rsidRPr="00DE6131">
        <w:rPr>
          <w:rFonts w:hint="cs"/>
          <w:rtl/>
        </w:rPr>
        <w:t>المحدثة لدى الجهات الإدارية الوص</w:t>
      </w:r>
      <w:r w:rsidR="00B7606E">
        <w:rPr>
          <w:rFonts w:hint="cs"/>
          <w:rtl/>
        </w:rPr>
        <w:t>ية على المؤسسة العمومية المفوضة</w:t>
      </w:r>
      <w:r w:rsidR="00C8676F" w:rsidRPr="00DE6131">
        <w:rPr>
          <w:rFonts w:hint="cs"/>
          <w:rtl/>
        </w:rPr>
        <w:t>،</w:t>
      </w:r>
      <w:r w:rsidR="00766086" w:rsidRPr="00DE6131">
        <w:rPr>
          <w:rFonts w:hint="cs"/>
          <w:rtl/>
        </w:rPr>
        <w:t xml:space="preserve"> </w:t>
      </w:r>
      <w:r w:rsidR="00C8676F" w:rsidRPr="00DE6131">
        <w:rPr>
          <w:rFonts w:hint="cs"/>
          <w:rtl/>
        </w:rPr>
        <w:t>وبالتالي ف</w:t>
      </w:r>
      <w:r w:rsidR="00B7606E">
        <w:rPr>
          <w:rFonts w:hint="cs"/>
          <w:rtl/>
        </w:rPr>
        <w:t>إ</w:t>
      </w:r>
      <w:r w:rsidR="00C8676F" w:rsidRPr="00DE6131">
        <w:rPr>
          <w:rFonts w:hint="cs"/>
          <w:rtl/>
        </w:rPr>
        <w:t>ن لجنة تفويضات المرفق العام تقوم بدور محوري في عملية ابرام عقد التفويض</w:t>
      </w:r>
      <w:r w:rsidR="00B7606E">
        <w:rPr>
          <w:rFonts w:hint="cs"/>
          <w:rtl/>
        </w:rPr>
        <w:t>،</w:t>
      </w:r>
      <w:r w:rsidR="00C8676F" w:rsidRPr="00DE6131">
        <w:rPr>
          <w:rFonts w:hint="cs"/>
          <w:rtl/>
        </w:rPr>
        <w:t xml:space="preserve"> من خلال المهام الموكلة اليها،</w:t>
      </w:r>
      <w:r w:rsidR="00766086" w:rsidRPr="00DE6131">
        <w:rPr>
          <w:rFonts w:hint="cs"/>
          <w:rtl/>
        </w:rPr>
        <w:t xml:space="preserve"> </w:t>
      </w:r>
      <w:r w:rsidR="00557E8C" w:rsidRPr="00DE6131">
        <w:rPr>
          <w:rFonts w:hint="cs"/>
          <w:rtl/>
        </w:rPr>
        <w:t>بالإضافة</w:t>
      </w:r>
      <w:r w:rsidR="00C8676F" w:rsidRPr="00DE6131">
        <w:rPr>
          <w:rFonts w:hint="cs"/>
          <w:rtl/>
        </w:rPr>
        <w:t xml:space="preserve"> الى كونها ألية فعالة لحل </w:t>
      </w:r>
      <w:r w:rsidR="00557E8C" w:rsidRPr="00DE6131">
        <w:rPr>
          <w:rFonts w:hint="cs"/>
          <w:rtl/>
        </w:rPr>
        <w:t>النزاعات</w:t>
      </w:r>
      <w:r w:rsidR="00B7606E">
        <w:rPr>
          <w:rFonts w:hint="cs"/>
          <w:rtl/>
        </w:rPr>
        <w:t xml:space="preserve"> التي تثور بشأ</w:t>
      </w:r>
      <w:r w:rsidR="00C8676F" w:rsidRPr="00DE6131">
        <w:rPr>
          <w:rFonts w:hint="cs"/>
          <w:rtl/>
        </w:rPr>
        <w:t xml:space="preserve">ن ابرام عقود التفويض </w:t>
      </w:r>
      <w:r w:rsidR="00751711" w:rsidRPr="00DE6131">
        <w:rPr>
          <w:rFonts w:hint="cs"/>
          <w:rtl/>
        </w:rPr>
        <w:t xml:space="preserve">بشكل ودي وهذا من خلال تصديها للطعون التي </w:t>
      </w:r>
      <w:r w:rsidR="00751711" w:rsidRPr="00DE6131">
        <w:rPr>
          <w:rFonts w:hint="cs"/>
          <w:rtl/>
        </w:rPr>
        <w:lastRenderedPageBreak/>
        <w:t xml:space="preserve">يمكن أن يرفعها المترشحون المتضررون من خرق </w:t>
      </w:r>
      <w:r w:rsidR="00B7606E">
        <w:rPr>
          <w:rFonts w:hint="cs"/>
          <w:rtl/>
        </w:rPr>
        <w:t>أ</w:t>
      </w:r>
      <w:r w:rsidR="00751711" w:rsidRPr="00DE6131">
        <w:rPr>
          <w:rFonts w:hint="cs"/>
          <w:rtl/>
        </w:rPr>
        <w:t>حد الإجرا</w:t>
      </w:r>
      <w:r w:rsidR="008A2807" w:rsidRPr="00DE6131">
        <w:rPr>
          <w:rFonts w:hint="cs"/>
          <w:rtl/>
        </w:rPr>
        <w:t xml:space="preserve">ءات المتعلقة </w:t>
      </w:r>
      <w:r w:rsidR="00557E8C" w:rsidRPr="00DE6131">
        <w:rPr>
          <w:rFonts w:hint="cs"/>
          <w:rtl/>
        </w:rPr>
        <w:t>بإبرام</w:t>
      </w:r>
      <w:r w:rsidR="00B7606E">
        <w:rPr>
          <w:rFonts w:hint="cs"/>
          <w:rtl/>
        </w:rPr>
        <w:t xml:space="preserve"> عقد التفويض</w:t>
      </w:r>
      <w:r w:rsidR="008A2807" w:rsidRPr="00DE6131">
        <w:rPr>
          <w:rFonts w:hint="cs"/>
          <w:rtl/>
        </w:rPr>
        <w:t xml:space="preserve"> بال</w:t>
      </w:r>
      <w:r w:rsidR="00B7606E">
        <w:rPr>
          <w:rFonts w:hint="cs"/>
          <w:rtl/>
        </w:rPr>
        <w:t>إ</w:t>
      </w:r>
      <w:r w:rsidR="008A2807" w:rsidRPr="00DE6131">
        <w:rPr>
          <w:rFonts w:hint="cs"/>
          <w:rtl/>
        </w:rPr>
        <w:t>ضافة الى دورها الأساسي في المصادقة على مشاريع دفاتر الشروط التي تتضمن المعايير التي</w:t>
      </w:r>
      <w:r w:rsidR="00B7606E">
        <w:rPr>
          <w:rFonts w:hint="cs"/>
          <w:rtl/>
        </w:rPr>
        <w:t xml:space="preserve"> على أساسها يتم  انتقاء العروض </w:t>
      </w:r>
      <w:r w:rsidR="008A2807" w:rsidRPr="00DE6131">
        <w:rPr>
          <w:rFonts w:hint="cs"/>
          <w:rtl/>
        </w:rPr>
        <w:t xml:space="preserve">وتأهيلها الى المرحلة النهائية . </w:t>
      </w:r>
      <w:r w:rsidR="00751711" w:rsidRPr="00DE6131">
        <w:rPr>
          <w:rFonts w:hint="cs"/>
          <w:rtl/>
        </w:rPr>
        <w:t xml:space="preserve"> </w:t>
      </w:r>
    </w:p>
    <w:p w14:paraId="4655F9F8" w14:textId="1144F605" w:rsidR="0068637A" w:rsidRPr="00DE6131" w:rsidRDefault="00C173DB" w:rsidP="001B4F5A">
      <w:pPr>
        <w:rPr>
          <w:sz w:val="24"/>
          <w:szCs w:val="24"/>
          <w:rtl/>
        </w:rPr>
      </w:pPr>
      <w:r w:rsidRPr="00DE6131">
        <w:rPr>
          <w:rFonts w:hint="cs"/>
          <w:rtl/>
        </w:rPr>
        <w:t xml:space="preserve">وبالرغم من كون اللجان التي </w:t>
      </w:r>
      <w:r w:rsidR="00557E8C" w:rsidRPr="00DE6131">
        <w:rPr>
          <w:rFonts w:hint="cs"/>
          <w:rtl/>
        </w:rPr>
        <w:t>تنشأها</w:t>
      </w:r>
      <w:r w:rsidRPr="00DE6131">
        <w:rPr>
          <w:rFonts w:hint="cs"/>
          <w:rtl/>
        </w:rPr>
        <w:t xml:space="preserve"> السلطة المفوضة </w:t>
      </w:r>
      <w:r w:rsidR="00557E8C" w:rsidRPr="00DE6131">
        <w:rPr>
          <w:rFonts w:hint="cs"/>
          <w:rtl/>
        </w:rPr>
        <w:t>تضطلع</w:t>
      </w:r>
      <w:r w:rsidRPr="00DE6131">
        <w:rPr>
          <w:rFonts w:hint="cs"/>
          <w:rtl/>
        </w:rPr>
        <w:t xml:space="preserve"> بدور م</w:t>
      </w:r>
      <w:r w:rsidR="00EB7E14">
        <w:rPr>
          <w:rFonts w:hint="cs"/>
          <w:rtl/>
        </w:rPr>
        <w:t>هم في الرقابة على عقود التفويض إلا أ</w:t>
      </w:r>
      <w:r w:rsidRPr="00DE6131">
        <w:rPr>
          <w:rFonts w:hint="cs"/>
          <w:rtl/>
        </w:rPr>
        <w:t>ن تبعيتها  نسبيا للسلطة المفوضة</w:t>
      </w:r>
      <w:r w:rsidR="00766086" w:rsidRPr="00DE6131">
        <w:rPr>
          <w:rFonts w:hint="cs"/>
          <w:rtl/>
        </w:rPr>
        <w:t xml:space="preserve"> قد </w:t>
      </w:r>
      <w:r w:rsidR="00557E8C" w:rsidRPr="00DE6131">
        <w:rPr>
          <w:rFonts w:hint="cs"/>
          <w:rtl/>
        </w:rPr>
        <w:t>لا يسم</w:t>
      </w:r>
      <w:r w:rsidR="00557E8C" w:rsidRPr="00DE6131">
        <w:rPr>
          <w:rtl/>
        </w:rPr>
        <w:t>ح</w:t>
      </w:r>
      <w:r w:rsidRPr="00DE6131">
        <w:rPr>
          <w:rFonts w:hint="cs"/>
          <w:rtl/>
        </w:rPr>
        <w:t xml:space="preserve"> لها بالقيام بدورها الرقابي بشكل فعال وقد يدفعها الى التساهل في </w:t>
      </w:r>
      <w:r w:rsidR="00766086" w:rsidRPr="00DE6131">
        <w:rPr>
          <w:rFonts w:hint="cs"/>
          <w:rtl/>
        </w:rPr>
        <w:t>الإجراءات</w:t>
      </w:r>
      <w:r w:rsidRPr="00DE6131">
        <w:rPr>
          <w:rFonts w:hint="cs"/>
          <w:rtl/>
        </w:rPr>
        <w:t xml:space="preserve"> المتعلقة</w:t>
      </w:r>
      <w:r w:rsidR="00766086" w:rsidRPr="00DE6131">
        <w:rPr>
          <w:rFonts w:hint="cs"/>
          <w:rtl/>
        </w:rPr>
        <w:t xml:space="preserve"> </w:t>
      </w:r>
      <w:r w:rsidRPr="00DE6131">
        <w:rPr>
          <w:rFonts w:hint="cs"/>
          <w:rtl/>
        </w:rPr>
        <w:t xml:space="preserve">بالانتقاء أو التقييم أو عدم تطبيق الإجراءات بالصارمة اللازمة </w:t>
      </w:r>
      <w:r w:rsidR="0068637A" w:rsidRPr="00DE6131">
        <w:rPr>
          <w:rFonts w:hint="cs"/>
          <w:rtl/>
        </w:rPr>
        <w:t xml:space="preserve">بالنظر الى الولاء التام للسلطة المفوضة باعتبارها الجهة التي تقوم بتعيينهم ، لذلك </w:t>
      </w:r>
      <w:r w:rsidR="00766086" w:rsidRPr="00DE6131">
        <w:rPr>
          <w:rFonts w:hint="cs"/>
          <w:rtl/>
        </w:rPr>
        <w:t xml:space="preserve"> يستحسن لو </w:t>
      </w:r>
      <w:r w:rsidR="00EB7E14">
        <w:rPr>
          <w:rFonts w:hint="cs"/>
          <w:rtl/>
        </w:rPr>
        <w:t>توسع هذه اللجان الى  أعضاء آ</w:t>
      </w:r>
      <w:r w:rsidR="0068637A" w:rsidRPr="00DE6131">
        <w:rPr>
          <w:rFonts w:hint="cs"/>
          <w:rtl/>
        </w:rPr>
        <w:t xml:space="preserve">خرين يمثلون </w:t>
      </w:r>
      <w:r w:rsidR="00766086" w:rsidRPr="00DE6131">
        <w:rPr>
          <w:rFonts w:hint="cs"/>
          <w:rtl/>
        </w:rPr>
        <w:t xml:space="preserve">جهات حيادية، </w:t>
      </w:r>
      <w:r w:rsidR="0068637A" w:rsidRPr="00DE6131">
        <w:rPr>
          <w:rFonts w:hint="cs"/>
          <w:rtl/>
        </w:rPr>
        <w:t xml:space="preserve">بالإضافة الى  السماح بحضور </w:t>
      </w:r>
      <w:r w:rsidR="00766086" w:rsidRPr="00DE6131">
        <w:rPr>
          <w:rFonts w:hint="cs"/>
          <w:rtl/>
        </w:rPr>
        <w:t xml:space="preserve">المتعهدين </w:t>
      </w:r>
      <w:r w:rsidR="0068637A" w:rsidRPr="00DE6131">
        <w:rPr>
          <w:rFonts w:hint="cs"/>
          <w:rtl/>
        </w:rPr>
        <w:t xml:space="preserve"> لحضور </w:t>
      </w:r>
      <w:r w:rsidR="00766086" w:rsidRPr="00DE6131">
        <w:rPr>
          <w:rFonts w:hint="cs"/>
          <w:rtl/>
        </w:rPr>
        <w:t xml:space="preserve">جلسات </w:t>
      </w:r>
      <w:r w:rsidR="0068637A" w:rsidRPr="00DE6131">
        <w:rPr>
          <w:rFonts w:hint="cs"/>
          <w:rtl/>
        </w:rPr>
        <w:t xml:space="preserve">اللجان </w:t>
      </w:r>
      <w:r w:rsidR="00557E8C" w:rsidRPr="00DE6131">
        <w:rPr>
          <w:rFonts w:hint="cs"/>
          <w:rtl/>
        </w:rPr>
        <w:t>في كل مراحلها بالإضافة</w:t>
      </w:r>
      <w:r w:rsidR="0068637A" w:rsidRPr="00DE6131">
        <w:rPr>
          <w:rFonts w:hint="cs"/>
          <w:rtl/>
        </w:rPr>
        <w:t xml:space="preserve"> الى ذلك ف</w:t>
      </w:r>
      <w:r w:rsidR="00EB7E14">
        <w:rPr>
          <w:rFonts w:hint="cs"/>
          <w:rtl/>
        </w:rPr>
        <w:t>إ</w:t>
      </w:r>
      <w:r w:rsidR="0068637A" w:rsidRPr="00DE6131">
        <w:rPr>
          <w:rFonts w:hint="cs"/>
          <w:rtl/>
        </w:rPr>
        <w:t>ن إعطاء السلطة المفوضة حق الغاء اجراء تفويض المرفق العام في أي مرحلة من مراحل التفويض دون أخذ راي  لجان الرقابة القبلية ولو حتى من باب ال</w:t>
      </w:r>
      <w:r w:rsidR="00EB7E14">
        <w:rPr>
          <w:rFonts w:hint="cs"/>
          <w:rtl/>
        </w:rPr>
        <w:t>إ</w:t>
      </w:r>
      <w:r w:rsidR="0068637A" w:rsidRPr="00DE6131">
        <w:rPr>
          <w:rFonts w:hint="cs"/>
          <w:rtl/>
        </w:rPr>
        <w:t>علام</w:t>
      </w:r>
      <w:r w:rsidR="00573BEE" w:rsidRPr="00DE6131">
        <w:rPr>
          <w:rFonts w:hint="cs"/>
          <w:rtl/>
        </w:rPr>
        <w:t xml:space="preserve"> مما يقلل من أهمية  </w:t>
      </w:r>
      <w:r w:rsidR="00557E8C" w:rsidRPr="00DE6131">
        <w:rPr>
          <w:rFonts w:hint="cs"/>
          <w:rtl/>
        </w:rPr>
        <w:t>دور هذ</w:t>
      </w:r>
      <w:r w:rsidR="00557E8C" w:rsidRPr="00DE6131">
        <w:rPr>
          <w:rtl/>
        </w:rPr>
        <w:t>ه</w:t>
      </w:r>
      <w:r w:rsidR="00573BEE" w:rsidRPr="00DE6131">
        <w:rPr>
          <w:rFonts w:hint="cs"/>
          <w:rtl/>
        </w:rPr>
        <w:t xml:space="preserve"> اللجان ف</w:t>
      </w:r>
      <w:r w:rsidR="0068637A" w:rsidRPr="00DE6131">
        <w:rPr>
          <w:rFonts w:hint="cs"/>
          <w:rtl/>
        </w:rPr>
        <w:t xml:space="preserve">تكون مجرد أداة </w:t>
      </w:r>
      <w:r w:rsidR="00573BEE" w:rsidRPr="00DE6131">
        <w:rPr>
          <w:rFonts w:hint="cs"/>
          <w:rtl/>
        </w:rPr>
        <w:t xml:space="preserve">شكلية </w:t>
      </w:r>
      <w:r w:rsidR="0068637A" w:rsidRPr="00DE6131">
        <w:rPr>
          <w:rFonts w:hint="cs"/>
          <w:rtl/>
        </w:rPr>
        <w:t xml:space="preserve">للتطبيق </w:t>
      </w:r>
      <w:r w:rsidR="00573BEE" w:rsidRPr="00DE6131">
        <w:rPr>
          <w:rFonts w:hint="cs"/>
          <w:rtl/>
        </w:rPr>
        <w:t>قرارات السلطة المفوضة</w:t>
      </w:r>
      <w:r w:rsidR="0068637A" w:rsidRPr="00DE6131">
        <w:rPr>
          <w:rStyle w:val="Appelnotedebasdep"/>
          <w:color w:val="000000" w:themeColor="text1"/>
          <w:rtl/>
        </w:rPr>
        <w:footnoteReference w:id="177"/>
      </w:r>
      <w:r w:rsidR="0068637A" w:rsidRPr="00DE6131">
        <w:rPr>
          <w:rFonts w:hint="cs"/>
          <w:sz w:val="24"/>
          <w:szCs w:val="24"/>
          <w:rtl/>
        </w:rPr>
        <w:t>.</w:t>
      </w:r>
    </w:p>
    <w:p w14:paraId="38BEAD3D" w14:textId="5F06B949" w:rsidR="00573BEE" w:rsidRPr="00DE6131" w:rsidRDefault="00573BEE" w:rsidP="001B4F5A">
      <w:pPr>
        <w:rPr>
          <w:sz w:val="24"/>
          <w:szCs w:val="24"/>
          <w:rtl/>
        </w:rPr>
      </w:pPr>
      <w:r w:rsidRPr="00DE6131">
        <w:rPr>
          <w:rFonts w:hint="cs"/>
          <w:rtl/>
        </w:rPr>
        <w:t xml:space="preserve">كما </w:t>
      </w:r>
      <w:r w:rsidR="00EB7E14">
        <w:rPr>
          <w:rFonts w:hint="cs"/>
          <w:rtl/>
        </w:rPr>
        <w:t>أ</w:t>
      </w:r>
      <w:r w:rsidRPr="00DE6131">
        <w:rPr>
          <w:rFonts w:hint="cs"/>
          <w:rtl/>
        </w:rPr>
        <w:t xml:space="preserve">ن هذه اللجان بالنظر الى تشكيلتها وبالمقارنة مع المهام الموكلة اليها من الناحية العملية </w:t>
      </w:r>
      <w:r w:rsidR="00557E8C" w:rsidRPr="00DE6131">
        <w:rPr>
          <w:rFonts w:hint="cs"/>
          <w:rtl/>
        </w:rPr>
        <w:t>لا يمكنه</w:t>
      </w:r>
      <w:r w:rsidR="00557E8C" w:rsidRPr="00DE6131">
        <w:rPr>
          <w:rtl/>
        </w:rPr>
        <w:t>ا</w:t>
      </w:r>
      <w:r w:rsidRPr="00DE6131">
        <w:rPr>
          <w:rFonts w:hint="cs"/>
          <w:rtl/>
        </w:rPr>
        <w:t xml:space="preserve"> القيام بهذه المهام على </w:t>
      </w:r>
      <w:r w:rsidR="00B90AEF" w:rsidRPr="00DE6131">
        <w:rPr>
          <w:rFonts w:hint="cs"/>
          <w:rtl/>
        </w:rPr>
        <w:t>أكمل</w:t>
      </w:r>
      <w:r w:rsidRPr="00DE6131">
        <w:rPr>
          <w:rFonts w:hint="cs"/>
          <w:rtl/>
        </w:rPr>
        <w:t xml:space="preserve"> وجه </w:t>
      </w:r>
      <w:r w:rsidR="00B90AEF" w:rsidRPr="00DE6131">
        <w:rPr>
          <w:rFonts w:hint="cs"/>
          <w:rtl/>
        </w:rPr>
        <w:t>فكون هذه اللجان تنشا على مستوى الجماعات الإقليمية التي تفتقد لكثير من الإمكانيات المتعلقة بتكوين الإطارات البشرية المشكلة لهذه اللجان</w:t>
      </w:r>
      <w:r w:rsidR="009C4F1D">
        <w:rPr>
          <w:rFonts w:hint="cs"/>
          <w:rtl/>
        </w:rPr>
        <w:t>،</w:t>
      </w:r>
      <w:r w:rsidR="00B90AEF" w:rsidRPr="00DE6131">
        <w:rPr>
          <w:rFonts w:hint="cs"/>
          <w:rtl/>
        </w:rPr>
        <w:t xml:space="preserve"> والتي تشارك في انتقاء عروض تقنية وفنية معقدة تتعلق </w:t>
      </w:r>
      <w:r w:rsidR="00557E8C" w:rsidRPr="00DE6131">
        <w:rPr>
          <w:rFonts w:hint="cs"/>
          <w:rtl/>
        </w:rPr>
        <w:t>بإبرام</w:t>
      </w:r>
      <w:r w:rsidR="00B90AEF" w:rsidRPr="00DE6131">
        <w:rPr>
          <w:rFonts w:hint="cs"/>
          <w:rtl/>
        </w:rPr>
        <w:t xml:space="preserve"> عقود تفويض المرافق العامة التي تمتاز بالتركيب والتعقيد وطول مدة الإنجاز وكثرة الالتزامات الملقاة على أطراف العقد وكذا الحسابات الدقيقة للمخاطر والمكاسب المالية </w:t>
      </w:r>
      <w:r w:rsidR="00557E8C" w:rsidRPr="00DE6131">
        <w:rPr>
          <w:rFonts w:hint="cs"/>
          <w:rtl/>
        </w:rPr>
        <w:t>لأطراف</w:t>
      </w:r>
      <w:r w:rsidR="00B90AEF" w:rsidRPr="00DE6131">
        <w:rPr>
          <w:rFonts w:hint="cs"/>
          <w:rtl/>
        </w:rPr>
        <w:t xml:space="preserve"> العقد ،</w:t>
      </w:r>
      <w:r w:rsidR="009C4F1D">
        <w:rPr>
          <w:rFonts w:hint="cs"/>
          <w:rtl/>
        </w:rPr>
        <w:t xml:space="preserve"> </w:t>
      </w:r>
      <w:r w:rsidR="00B90AEF" w:rsidRPr="00DE6131">
        <w:rPr>
          <w:rFonts w:hint="cs"/>
          <w:rtl/>
        </w:rPr>
        <w:t>كل هذه المهارات تفتقرها في الغالب أعضاء هذه اللجان وفي المقابل ف</w:t>
      </w:r>
      <w:r w:rsidR="009C4F1D">
        <w:rPr>
          <w:rFonts w:hint="cs"/>
          <w:rtl/>
        </w:rPr>
        <w:t>إ</w:t>
      </w:r>
      <w:r w:rsidR="00B90AEF" w:rsidRPr="00DE6131">
        <w:rPr>
          <w:rFonts w:hint="cs"/>
          <w:rtl/>
        </w:rPr>
        <w:t xml:space="preserve">ن خبرة وامكانيات القطاع الخاص التقنية والبشرية تساهم في ترجيح الكفة لصالح المتعهدين الخواص خاصة في مرحلة </w:t>
      </w:r>
      <w:r w:rsidR="00557E8C" w:rsidRPr="00DE6131">
        <w:rPr>
          <w:rFonts w:hint="cs"/>
          <w:rtl/>
        </w:rPr>
        <w:t>المفاوضات</w:t>
      </w:r>
      <w:r w:rsidR="00B90AEF" w:rsidRPr="00DE6131">
        <w:rPr>
          <w:rFonts w:hint="cs"/>
          <w:rtl/>
        </w:rPr>
        <w:t xml:space="preserve"> التي تسبق </w:t>
      </w:r>
      <w:r w:rsidR="00F16BBA" w:rsidRPr="00DE6131">
        <w:rPr>
          <w:rFonts w:hint="cs"/>
          <w:rtl/>
        </w:rPr>
        <w:t>التوقيع النهائي لعقد التفو</w:t>
      </w:r>
      <w:r w:rsidR="00B90AEF" w:rsidRPr="00DE6131">
        <w:rPr>
          <w:rFonts w:hint="cs"/>
          <w:rtl/>
        </w:rPr>
        <w:t>يض.</w:t>
      </w:r>
    </w:p>
    <w:p w14:paraId="1DF77538" w14:textId="79CA4003" w:rsidR="002A4333" w:rsidRPr="00DE6131" w:rsidRDefault="0068637A" w:rsidP="001B4F5A">
      <w:pPr>
        <w:rPr>
          <w:rtl/>
        </w:rPr>
      </w:pPr>
      <w:r w:rsidRPr="00DE6131">
        <w:rPr>
          <w:rFonts w:hint="cs"/>
          <w:rtl/>
        </w:rPr>
        <w:t>لكن وبالرغم من ذلك ف</w:t>
      </w:r>
      <w:r w:rsidR="009C4F1D">
        <w:rPr>
          <w:rFonts w:hint="cs"/>
          <w:rtl/>
        </w:rPr>
        <w:t>إ</w:t>
      </w:r>
      <w:r w:rsidRPr="00DE6131">
        <w:rPr>
          <w:rFonts w:hint="cs"/>
          <w:rtl/>
        </w:rPr>
        <w:t xml:space="preserve">ن </w:t>
      </w:r>
      <w:r w:rsidR="00766086" w:rsidRPr="00DE6131">
        <w:rPr>
          <w:rFonts w:hint="cs"/>
          <w:rtl/>
        </w:rPr>
        <w:t xml:space="preserve">اهتمام المشرع بلجان الرقابة </w:t>
      </w:r>
      <w:r w:rsidR="00F16BBA" w:rsidRPr="00DE6131">
        <w:rPr>
          <w:rFonts w:hint="cs"/>
          <w:rtl/>
        </w:rPr>
        <w:t xml:space="preserve">الذاتية </w:t>
      </w:r>
      <w:r w:rsidR="00557E8C" w:rsidRPr="00DE6131">
        <w:rPr>
          <w:rFonts w:hint="cs"/>
          <w:rtl/>
        </w:rPr>
        <w:t>القبلية يشكل</w:t>
      </w:r>
      <w:r w:rsidRPr="00DE6131">
        <w:rPr>
          <w:rFonts w:hint="cs"/>
          <w:rtl/>
        </w:rPr>
        <w:t xml:space="preserve"> مظهرا إيجابيا في اطار السماح للسلطة المفوضة لمم</w:t>
      </w:r>
      <w:r w:rsidR="009C4F1D">
        <w:rPr>
          <w:rFonts w:hint="cs"/>
          <w:rtl/>
        </w:rPr>
        <w:t>ارسة الرقابة الذاتية التي تشكل آلية فعالة للرقابة من ناحية أ</w:t>
      </w:r>
      <w:r w:rsidRPr="00DE6131">
        <w:rPr>
          <w:rFonts w:hint="cs"/>
          <w:rtl/>
        </w:rPr>
        <w:t xml:space="preserve">نها رقابة وقائية أي تستهدف </w:t>
      </w:r>
      <w:r w:rsidR="00D63808" w:rsidRPr="00DE6131">
        <w:rPr>
          <w:rFonts w:hint="cs"/>
          <w:rtl/>
        </w:rPr>
        <w:t>حماية</w:t>
      </w:r>
      <w:r w:rsidR="009C4F1D">
        <w:rPr>
          <w:rFonts w:hint="cs"/>
          <w:rtl/>
        </w:rPr>
        <w:t xml:space="preserve"> مبدأ</w:t>
      </w:r>
      <w:r w:rsidR="00D63808" w:rsidRPr="00DE6131">
        <w:rPr>
          <w:rFonts w:hint="cs"/>
          <w:rtl/>
        </w:rPr>
        <w:t xml:space="preserve"> الشرعية وا</w:t>
      </w:r>
      <w:r w:rsidR="00766086" w:rsidRPr="00DE6131">
        <w:rPr>
          <w:rFonts w:hint="cs"/>
          <w:rtl/>
        </w:rPr>
        <w:t>لتحقق من</w:t>
      </w:r>
      <w:r w:rsidR="00D63808" w:rsidRPr="00DE6131">
        <w:rPr>
          <w:rFonts w:hint="cs"/>
          <w:rtl/>
        </w:rPr>
        <w:t xml:space="preserve"> </w:t>
      </w:r>
      <w:r w:rsidR="00766086" w:rsidRPr="00DE6131">
        <w:rPr>
          <w:rFonts w:hint="cs"/>
          <w:rtl/>
        </w:rPr>
        <w:t xml:space="preserve">مدى احترام </w:t>
      </w:r>
      <w:r w:rsidR="00D63808" w:rsidRPr="00DE6131">
        <w:rPr>
          <w:rFonts w:hint="cs"/>
          <w:rtl/>
        </w:rPr>
        <w:t>القواعد القانونية ال</w:t>
      </w:r>
      <w:r w:rsidR="009A61B3">
        <w:rPr>
          <w:rFonts w:hint="cs"/>
          <w:rtl/>
        </w:rPr>
        <w:t>إ</w:t>
      </w:r>
      <w:r w:rsidR="00D63808" w:rsidRPr="00DE6131">
        <w:rPr>
          <w:rFonts w:hint="cs"/>
          <w:rtl/>
        </w:rPr>
        <w:t xml:space="preserve">جرائية </w:t>
      </w:r>
      <w:r w:rsidR="00766086" w:rsidRPr="00DE6131">
        <w:rPr>
          <w:rFonts w:hint="cs"/>
          <w:rtl/>
        </w:rPr>
        <w:t xml:space="preserve">واحترم </w:t>
      </w:r>
      <w:r w:rsidR="00D63808" w:rsidRPr="00DE6131">
        <w:rPr>
          <w:rFonts w:hint="cs"/>
          <w:rtl/>
        </w:rPr>
        <w:t xml:space="preserve">المبادئ التي تفرضها </w:t>
      </w:r>
      <w:r w:rsidR="00766086" w:rsidRPr="00DE6131">
        <w:rPr>
          <w:rFonts w:hint="cs"/>
          <w:rtl/>
        </w:rPr>
        <w:t xml:space="preserve">شفافية </w:t>
      </w:r>
      <w:r w:rsidR="00D63808" w:rsidRPr="00DE6131">
        <w:rPr>
          <w:rFonts w:hint="cs"/>
          <w:rtl/>
        </w:rPr>
        <w:t xml:space="preserve">المنافسة </w:t>
      </w:r>
      <w:r w:rsidR="00766086" w:rsidRPr="00DE6131">
        <w:rPr>
          <w:rFonts w:hint="cs"/>
          <w:rtl/>
        </w:rPr>
        <w:t>والمساواة</w:t>
      </w:r>
      <w:r w:rsidR="00D63808" w:rsidRPr="00DE6131">
        <w:rPr>
          <w:rFonts w:hint="cs"/>
          <w:rtl/>
        </w:rPr>
        <w:t xml:space="preserve"> بين </w:t>
      </w:r>
      <w:r w:rsidR="00557E8C" w:rsidRPr="00DE6131">
        <w:rPr>
          <w:rFonts w:hint="cs"/>
          <w:rtl/>
        </w:rPr>
        <w:t>العارضين فهذه</w:t>
      </w:r>
      <w:r w:rsidR="00D63808" w:rsidRPr="00DE6131">
        <w:rPr>
          <w:rFonts w:hint="cs"/>
          <w:rtl/>
        </w:rPr>
        <w:t xml:space="preserve"> اللجان بالرغم من المآخذ التي تشوبها الى </w:t>
      </w:r>
      <w:r w:rsidR="009A61B3">
        <w:rPr>
          <w:rFonts w:hint="cs"/>
          <w:rtl/>
        </w:rPr>
        <w:t>أ</w:t>
      </w:r>
      <w:r w:rsidR="00D63808" w:rsidRPr="00DE6131">
        <w:rPr>
          <w:rFonts w:hint="cs"/>
          <w:rtl/>
        </w:rPr>
        <w:t xml:space="preserve">نها وسيلة فعالة كونها تكرس رقابة الإدارة </w:t>
      </w:r>
      <w:r w:rsidR="00557E8C" w:rsidRPr="00DE6131">
        <w:rPr>
          <w:rFonts w:hint="cs"/>
          <w:rtl/>
        </w:rPr>
        <w:t>لنفسها وتسع</w:t>
      </w:r>
      <w:r w:rsidR="00557E8C" w:rsidRPr="00DE6131">
        <w:rPr>
          <w:rtl/>
        </w:rPr>
        <w:t>ى</w:t>
      </w:r>
      <w:r w:rsidR="00D63808" w:rsidRPr="00DE6131">
        <w:rPr>
          <w:rFonts w:hint="cs"/>
          <w:rtl/>
        </w:rPr>
        <w:t xml:space="preserve"> لتصحيح الاختلالات قبل التوقيع النهائي للعقد وهذا ما يكسبها </w:t>
      </w:r>
      <w:r w:rsidR="009A61B3">
        <w:rPr>
          <w:rFonts w:hint="cs"/>
          <w:rtl/>
        </w:rPr>
        <w:t>أهمية كبيرة، بالإضافة الى ذلك فإ</w:t>
      </w:r>
      <w:r w:rsidR="00D63808" w:rsidRPr="00DE6131">
        <w:rPr>
          <w:rFonts w:hint="cs"/>
          <w:rtl/>
        </w:rPr>
        <w:t xml:space="preserve">ن القيام بالرقابة القبلية الذاتية في حد ذاته يعطي الجهة الإدارية فرصة لتصحيح أخطائها بنفسها دون تدخل لجهات رقابية أخرى </w:t>
      </w:r>
      <w:r w:rsidR="00557E8C" w:rsidRPr="00DE6131">
        <w:rPr>
          <w:rFonts w:hint="cs"/>
          <w:rtl/>
        </w:rPr>
        <w:t>مما يعز</w:t>
      </w:r>
      <w:r w:rsidR="00557E8C" w:rsidRPr="00DE6131">
        <w:rPr>
          <w:rtl/>
        </w:rPr>
        <w:t>ز</w:t>
      </w:r>
      <w:r w:rsidR="009A61B3">
        <w:rPr>
          <w:rFonts w:hint="cs"/>
          <w:rtl/>
        </w:rPr>
        <w:t xml:space="preserve"> مصداقية الأع</w:t>
      </w:r>
      <w:r w:rsidR="00D63808" w:rsidRPr="00DE6131">
        <w:rPr>
          <w:rFonts w:hint="cs"/>
          <w:rtl/>
        </w:rPr>
        <w:t>مال الإدارية.</w:t>
      </w:r>
      <w:r w:rsidR="002A4333" w:rsidRPr="00DE6131">
        <w:rPr>
          <w:rFonts w:hint="cs"/>
          <w:rtl/>
        </w:rPr>
        <w:t xml:space="preserve"> </w:t>
      </w:r>
    </w:p>
    <w:p w14:paraId="64009691" w14:textId="06FB8281" w:rsidR="00F16BBA" w:rsidRDefault="002A4333" w:rsidP="001B4F5A">
      <w:pPr>
        <w:rPr>
          <w:rtl/>
        </w:rPr>
      </w:pPr>
      <w:r w:rsidRPr="00DE6131">
        <w:rPr>
          <w:rFonts w:hint="cs"/>
          <w:rtl/>
        </w:rPr>
        <w:t xml:space="preserve">فالرقابة الإدارية الذاتية التي تمارسها السلطة المفوضة عبر </w:t>
      </w:r>
      <w:r w:rsidR="00557E8C" w:rsidRPr="00DE6131">
        <w:rPr>
          <w:rFonts w:hint="cs"/>
          <w:rtl/>
        </w:rPr>
        <w:t>مختلف</w:t>
      </w:r>
      <w:r w:rsidR="009A61B3">
        <w:rPr>
          <w:rFonts w:hint="cs"/>
          <w:rtl/>
        </w:rPr>
        <w:t xml:space="preserve"> الآ</w:t>
      </w:r>
      <w:r w:rsidRPr="00DE6131">
        <w:rPr>
          <w:rFonts w:hint="cs"/>
          <w:rtl/>
        </w:rPr>
        <w:t>ليات واللجان التي تنشأها ته</w:t>
      </w:r>
      <w:r w:rsidR="0096509A">
        <w:rPr>
          <w:rFonts w:hint="cs"/>
          <w:rtl/>
        </w:rPr>
        <w:t>د</w:t>
      </w:r>
      <w:r w:rsidRPr="00DE6131">
        <w:rPr>
          <w:rFonts w:hint="cs"/>
          <w:rtl/>
        </w:rPr>
        <w:t xml:space="preserve">ف الى </w:t>
      </w:r>
      <w:r w:rsidR="00DE2F5C" w:rsidRPr="00DE6131">
        <w:rPr>
          <w:rFonts w:hint="cs"/>
          <w:rtl/>
        </w:rPr>
        <w:t>سلامة الإجراءات</w:t>
      </w:r>
      <w:r w:rsidRPr="00DE6131">
        <w:rPr>
          <w:rFonts w:hint="cs"/>
          <w:rtl/>
        </w:rPr>
        <w:t xml:space="preserve"> المتعلقة </w:t>
      </w:r>
      <w:r w:rsidR="00DE2F5C" w:rsidRPr="00DE6131">
        <w:rPr>
          <w:rFonts w:hint="cs"/>
          <w:rtl/>
        </w:rPr>
        <w:t>ب</w:t>
      </w:r>
      <w:r w:rsidRPr="00DE6131">
        <w:rPr>
          <w:rFonts w:hint="cs"/>
          <w:rtl/>
        </w:rPr>
        <w:t xml:space="preserve">عقد </w:t>
      </w:r>
      <w:r w:rsidR="00DE2F5C" w:rsidRPr="00DE6131">
        <w:rPr>
          <w:rFonts w:hint="cs"/>
          <w:rtl/>
        </w:rPr>
        <w:t>التفويض من خلال السهر على تكريس</w:t>
      </w:r>
      <w:r w:rsidRPr="00DE6131">
        <w:rPr>
          <w:rFonts w:hint="cs"/>
          <w:rtl/>
        </w:rPr>
        <w:t xml:space="preserve"> المبادئ المتعلقة </w:t>
      </w:r>
      <w:r w:rsidR="00DE2F5C" w:rsidRPr="00DE6131">
        <w:rPr>
          <w:rFonts w:hint="cs"/>
          <w:rtl/>
        </w:rPr>
        <w:t>بالمنافسة و</w:t>
      </w:r>
      <w:r w:rsidRPr="00DE6131">
        <w:rPr>
          <w:rFonts w:hint="cs"/>
          <w:rtl/>
        </w:rPr>
        <w:t>الشفافية</w:t>
      </w:r>
      <w:r w:rsidR="00DE2F5C" w:rsidRPr="00DE6131">
        <w:rPr>
          <w:rFonts w:hint="cs"/>
          <w:rtl/>
        </w:rPr>
        <w:t xml:space="preserve">، دون </w:t>
      </w:r>
      <w:r w:rsidR="009A61B3">
        <w:rPr>
          <w:rFonts w:hint="cs"/>
          <w:rtl/>
        </w:rPr>
        <w:t>إ</w:t>
      </w:r>
      <w:r w:rsidR="00DE2F5C" w:rsidRPr="00DE6131">
        <w:rPr>
          <w:rFonts w:hint="cs"/>
          <w:rtl/>
        </w:rPr>
        <w:t>غفال مسألة الاعتبار الشخصي والتي تبرز بشكل وا</w:t>
      </w:r>
      <w:r w:rsidR="009A61B3">
        <w:rPr>
          <w:rFonts w:hint="cs"/>
          <w:rtl/>
        </w:rPr>
        <w:t>ضح في مرحلة  المفاوضات من خلال إ</w:t>
      </w:r>
      <w:r w:rsidR="00DE2F5C" w:rsidRPr="00DE6131">
        <w:rPr>
          <w:rFonts w:hint="cs"/>
          <w:rtl/>
        </w:rPr>
        <w:t xml:space="preserve">عمال نوع من السلطة التقديرية في اختيار المترشح الأكفأ بعد تلقي الشروحات والتبريرات المتعلقة بالعروض المقدمة، </w:t>
      </w:r>
      <w:r w:rsidRPr="00DE6131">
        <w:rPr>
          <w:rFonts w:hint="cs"/>
          <w:rtl/>
        </w:rPr>
        <w:t>والتي تؤدي بدورها إلى الوصول في نهاية المطاف إلى عقود تنافسية تقدم فيها عروض جيدة تضمن نجاعة عقد التفويض بالنسبة لكل الأطراف</w:t>
      </w:r>
      <w:r w:rsidR="00DE2F5C" w:rsidRPr="00DE6131">
        <w:rPr>
          <w:rFonts w:hint="cs"/>
          <w:rtl/>
        </w:rPr>
        <w:t>.</w:t>
      </w:r>
    </w:p>
    <w:p w14:paraId="61F5D5CE" w14:textId="1151B78E" w:rsidR="00BF44AC" w:rsidRPr="00DE6131" w:rsidRDefault="006A262D" w:rsidP="001B4F5A">
      <w:pPr>
        <w:rPr>
          <w:sz w:val="24"/>
          <w:szCs w:val="24"/>
          <w:rtl/>
        </w:rPr>
      </w:pPr>
      <w:r>
        <w:rPr>
          <w:rFonts w:hint="cs"/>
          <w:rtl/>
        </w:rPr>
        <w:t>غير أن المبادئ الحديثة التي أجمعت عليها الكثي</w:t>
      </w:r>
      <w:r w:rsidR="005C4938">
        <w:rPr>
          <w:rFonts w:hint="cs"/>
          <w:rtl/>
        </w:rPr>
        <w:t>ر</w:t>
      </w:r>
      <w:r>
        <w:rPr>
          <w:rFonts w:hint="cs"/>
          <w:rtl/>
        </w:rPr>
        <w:t xml:space="preserve"> من التشريعات المقارنة </w:t>
      </w:r>
      <w:r w:rsidR="00D31F6F">
        <w:rPr>
          <w:rFonts w:hint="cs"/>
          <w:rtl/>
        </w:rPr>
        <w:t xml:space="preserve">ومنها التشريع الجزائري </w:t>
      </w:r>
      <w:r w:rsidR="00CF52FC">
        <w:rPr>
          <w:rFonts w:hint="cs"/>
          <w:rtl/>
        </w:rPr>
        <w:t>تصب جميعها في ضمان التن</w:t>
      </w:r>
      <w:r w:rsidR="00B96E71">
        <w:rPr>
          <w:rFonts w:hint="cs"/>
          <w:rtl/>
        </w:rPr>
        <w:t>اف</w:t>
      </w:r>
      <w:r w:rsidR="00CF52FC">
        <w:rPr>
          <w:rFonts w:hint="cs"/>
          <w:rtl/>
        </w:rPr>
        <w:t xml:space="preserve">س النزيه الذي تفرضه </w:t>
      </w:r>
      <w:r w:rsidR="005C4938">
        <w:rPr>
          <w:rFonts w:hint="cs"/>
          <w:rtl/>
        </w:rPr>
        <w:t>مبادئ الحرية والشفافية</w:t>
      </w:r>
      <w:r w:rsidR="00B96E71">
        <w:rPr>
          <w:rFonts w:hint="cs"/>
          <w:rtl/>
        </w:rPr>
        <w:t xml:space="preserve"> التي تتطلبها قواعد السوق وحرية التجارة </w:t>
      </w:r>
      <w:r w:rsidR="00AF0A4D">
        <w:rPr>
          <w:rFonts w:hint="cs"/>
          <w:rtl/>
        </w:rPr>
        <w:t xml:space="preserve">في </w:t>
      </w:r>
      <w:r w:rsidR="009A61B3">
        <w:rPr>
          <w:rFonts w:hint="cs"/>
          <w:rtl/>
        </w:rPr>
        <w:t>مجال إ</w:t>
      </w:r>
      <w:r w:rsidR="004E7056">
        <w:rPr>
          <w:rFonts w:hint="cs"/>
          <w:rtl/>
        </w:rPr>
        <w:t xml:space="preserve">برام </w:t>
      </w:r>
      <w:r w:rsidR="00AF0A4D">
        <w:rPr>
          <w:rFonts w:hint="cs"/>
          <w:rtl/>
        </w:rPr>
        <w:t>العقود</w:t>
      </w:r>
      <w:r w:rsidR="004E7056">
        <w:rPr>
          <w:rFonts w:hint="cs"/>
          <w:rtl/>
        </w:rPr>
        <w:t xml:space="preserve"> الإدارية </w:t>
      </w:r>
      <w:r w:rsidR="00AF0A4D">
        <w:rPr>
          <w:rFonts w:hint="cs"/>
          <w:rtl/>
        </w:rPr>
        <w:t>بصفة عامة</w:t>
      </w:r>
      <w:r w:rsidR="004E7056">
        <w:rPr>
          <w:rFonts w:hint="cs"/>
          <w:rtl/>
        </w:rPr>
        <w:t xml:space="preserve"> وعقود التفويض بصفة خاصة باعتبارها عقود </w:t>
      </w:r>
      <w:r w:rsidR="00F605FB">
        <w:rPr>
          <w:rFonts w:hint="cs"/>
          <w:rtl/>
        </w:rPr>
        <w:t xml:space="preserve">تطول مدة تنفيذها وتتداخل فيها مصالح متعددة </w:t>
      </w:r>
      <w:r w:rsidR="00116D57">
        <w:rPr>
          <w:rFonts w:hint="cs"/>
          <w:rtl/>
        </w:rPr>
        <w:t>لأشخاص</w:t>
      </w:r>
      <w:r w:rsidR="00F605FB">
        <w:rPr>
          <w:rFonts w:hint="cs"/>
          <w:rtl/>
        </w:rPr>
        <w:t xml:space="preserve"> القانون العام والخاص معا </w:t>
      </w:r>
      <w:r w:rsidR="00351065">
        <w:rPr>
          <w:rFonts w:hint="cs"/>
          <w:rtl/>
        </w:rPr>
        <w:t xml:space="preserve">لذلك فإن الحرص عل احترام المبادئ العامة </w:t>
      </w:r>
      <w:r w:rsidR="00116D57">
        <w:rPr>
          <w:rFonts w:hint="cs"/>
          <w:rtl/>
        </w:rPr>
        <w:t>المتعاقب</w:t>
      </w:r>
      <w:r w:rsidR="00116D57">
        <w:rPr>
          <w:rtl/>
        </w:rPr>
        <w:t>ة</w:t>
      </w:r>
      <w:r w:rsidR="005071AF">
        <w:rPr>
          <w:rFonts w:hint="cs"/>
          <w:rtl/>
        </w:rPr>
        <w:t xml:space="preserve"> بضمان شفافية الاختي</w:t>
      </w:r>
      <w:r w:rsidR="00351065">
        <w:rPr>
          <w:rFonts w:hint="cs"/>
          <w:rtl/>
        </w:rPr>
        <w:t xml:space="preserve">ار يمثل أول لبنة توضع </w:t>
      </w:r>
      <w:r w:rsidR="00351065">
        <w:rPr>
          <w:rFonts w:hint="cs"/>
          <w:rtl/>
        </w:rPr>
        <w:lastRenderedPageBreak/>
        <w:t>على طريق التحقيق الأفضل للمرافق العامة موضوع التفويض</w:t>
      </w:r>
      <w:r w:rsidR="005071AF">
        <w:rPr>
          <w:rFonts w:hint="cs"/>
          <w:rtl/>
        </w:rPr>
        <w:t xml:space="preserve"> المساهمة في الرفع من كفاءتها</w:t>
      </w:r>
      <w:r w:rsidR="00206875">
        <w:rPr>
          <w:rFonts w:hint="cs"/>
          <w:rtl/>
        </w:rPr>
        <w:t xml:space="preserve"> والقدرة على المنافس</w:t>
      </w:r>
      <w:r w:rsidR="009A61B3">
        <w:rPr>
          <w:rFonts w:hint="cs"/>
          <w:rtl/>
        </w:rPr>
        <w:t>ة التي تفرضها المشاريع الخاصة لأ</w:t>
      </w:r>
      <w:r w:rsidR="00206875">
        <w:rPr>
          <w:rFonts w:hint="cs"/>
          <w:rtl/>
        </w:rPr>
        <w:t xml:space="preserve">ن البقاء في </w:t>
      </w:r>
      <w:r w:rsidR="000C05C2">
        <w:rPr>
          <w:rFonts w:hint="cs"/>
          <w:rtl/>
        </w:rPr>
        <w:t xml:space="preserve">مجال التنافس </w:t>
      </w:r>
      <w:r w:rsidR="00565C40">
        <w:rPr>
          <w:rFonts w:hint="cs"/>
          <w:rtl/>
        </w:rPr>
        <w:t>لا يمك</w:t>
      </w:r>
      <w:r w:rsidR="00565C40">
        <w:rPr>
          <w:rtl/>
        </w:rPr>
        <w:t>ن</w:t>
      </w:r>
      <w:r w:rsidR="000C05C2">
        <w:rPr>
          <w:rFonts w:hint="cs"/>
          <w:rtl/>
        </w:rPr>
        <w:t xml:space="preserve"> إلا برفع مستوى الإنتاجية والمردودية </w:t>
      </w:r>
      <w:r w:rsidR="008D2A0A">
        <w:rPr>
          <w:rFonts w:hint="cs"/>
          <w:rtl/>
        </w:rPr>
        <w:t>الاقتصادية.</w:t>
      </w:r>
    </w:p>
    <w:p w14:paraId="2EC4B9F8" w14:textId="77777777" w:rsidR="00BD45F7" w:rsidRPr="00DE6131" w:rsidRDefault="009C1BB4" w:rsidP="004F2087">
      <w:pPr>
        <w:ind w:firstLine="0"/>
        <w:outlineLvl w:val="3"/>
        <w:rPr>
          <w:b/>
          <w:bCs/>
          <w:color w:val="000000" w:themeColor="text1"/>
          <w:sz w:val="32"/>
          <w:szCs w:val="32"/>
          <w:rtl/>
        </w:rPr>
      </w:pPr>
      <w:bookmarkStart w:id="169" w:name="_Toc165664632"/>
      <w:bookmarkStart w:id="170" w:name="_Toc165665132"/>
      <w:bookmarkStart w:id="171" w:name="_Toc168134074"/>
      <w:r w:rsidRPr="00DE6131">
        <w:rPr>
          <w:rFonts w:hint="cs"/>
          <w:b/>
          <w:bCs/>
          <w:color w:val="000000" w:themeColor="text1"/>
          <w:sz w:val="32"/>
          <w:szCs w:val="32"/>
          <w:rtl/>
        </w:rPr>
        <w:t xml:space="preserve">المطلب </w:t>
      </w:r>
      <w:r w:rsidR="00AE0534" w:rsidRPr="00DE6131">
        <w:rPr>
          <w:rFonts w:hint="cs"/>
          <w:b/>
          <w:bCs/>
          <w:color w:val="000000" w:themeColor="text1"/>
          <w:sz w:val="32"/>
          <w:szCs w:val="32"/>
          <w:rtl/>
        </w:rPr>
        <w:t>الثاني</w:t>
      </w:r>
      <w:r w:rsidRPr="00DE6131">
        <w:rPr>
          <w:rFonts w:hint="cs"/>
          <w:b/>
          <w:bCs/>
          <w:color w:val="000000" w:themeColor="text1"/>
          <w:sz w:val="32"/>
          <w:szCs w:val="32"/>
          <w:rtl/>
        </w:rPr>
        <w:t xml:space="preserve">: الرقابة على </w:t>
      </w:r>
      <w:r w:rsidR="001B0DDF" w:rsidRPr="00DE6131">
        <w:rPr>
          <w:rFonts w:hint="cs"/>
          <w:b/>
          <w:bCs/>
          <w:color w:val="000000" w:themeColor="text1"/>
          <w:sz w:val="32"/>
          <w:szCs w:val="32"/>
          <w:rtl/>
        </w:rPr>
        <w:t>المبادئ المقررة</w:t>
      </w:r>
      <w:r w:rsidRPr="00DE6131">
        <w:rPr>
          <w:rFonts w:hint="cs"/>
          <w:b/>
          <w:bCs/>
          <w:color w:val="000000" w:themeColor="text1"/>
          <w:sz w:val="32"/>
          <w:szCs w:val="32"/>
          <w:rtl/>
        </w:rPr>
        <w:t xml:space="preserve"> </w:t>
      </w:r>
      <w:r w:rsidR="001B0DDF" w:rsidRPr="00DE6131">
        <w:rPr>
          <w:rFonts w:hint="cs"/>
          <w:b/>
          <w:bCs/>
          <w:color w:val="000000" w:themeColor="text1"/>
          <w:sz w:val="32"/>
          <w:szCs w:val="32"/>
          <w:rtl/>
        </w:rPr>
        <w:t>لإ</w:t>
      </w:r>
      <w:r w:rsidR="005167E8" w:rsidRPr="00DE6131">
        <w:rPr>
          <w:rFonts w:hint="cs"/>
          <w:b/>
          <w:bCs/>
          <w:color w:val="000000" w:themeColor="text1"/>
          <w:sz w:val="32"/>
          <w:szCs w:val="32"/>
          <w:rtl/>
        </w:rPr>
        <w:t xml:space="preserve">برام </w:t>
      </w:r>
      <w:r w:rsidRPr="00DE6131">
        <w:rPr>
          <w:rFonts w:hint="cs"/>
          <w:b/>
          <w:bCs/>
          <w:color w:val="000000" w:themeColor="text1"/>
          <w:sz w:val="32"/>
          <w:szCs w:val="32"/>
          <w:rtl/>
        </w:rPr>
        <w:t>عقود التفويض</w:t>
      </w:r>
      <w:bookmarkEnd w:id="169"/>
      <w:bookmarkEnd w:id="170"/>
      <w:bookmarkEnd w:id="171"/>
    </w:p>
    <w:p w14:paraId="7D8CD11B" w14:textId="48521DE5" w:rsidR="000C4CFD" w:rsidRPr="00DE6131" w:rsidRDefault="00E31175" w:rsidP="001B4F5A">
      <w:pPr>
        <w:rPr>
          <w:rtl/>
        </w:rPr>
      </w:pPr>
      <w:r w:rsidRPr="00DE6131">
        <w:rPr>
          <w:rFonts w:hint="cs"/>
          <w:rtl/>
        </w:rPr>
        <w:t>إن</w:t>
      </w:r>
      <w:r w:rsidR="00BD45F7" w:rsidRPr="00DE6131">
        <w:rPr>
          <w:rFonts w:hint="cs"/>
          <w:rtl/>
        </w:rPr>
        <w:t xml:space="preserve"> أسلوب تفويض المرافق العامة </w:t>
      </w:r>
      <w:r w:rsidRPr="00DE6131">
        <w:rPr>
          <w:rFonts w:hint="cs"/>
          <w:rtl/>
        </w:rPr>
        <w:t xml:space="preserve">يعتبر من </w:t>
      </w:r>
      <w:r w:rsidR="001E23E7" w:rsidRPr="00DE6131">
        <w:rPr>
          <w:rFonts w:hint="cs"/>
          <w:rtl/>
        </w:rPr>
        <w:t>أ</w:t>
      </w:r>
      <w:r w:rsidR="00BD45F7" w:rsidRPr="00DE6131">
        <w:rPr>
          <w:rFonts w:hint="cs"/>
          <w:rtl/>
        </w:rPr>
        <w:t xml:space="preserve">هم الأساليب </w:t>
      </w:r>
      <w:r w:rsidRPr="00DE6131">
        <w:rPr>
          <w:rFonts w:hint="cs"/>
          <w:rtl/>
        </w:rPr>
        <w:t xml:space="preserve">غير المباشرة </w:t>
      </w:r>
      <w:r w:rsidR="00BD45F7" w:rsidRPr="00DE6131">
        <w:rPr>
          <w:rFonts w:hint="cs"/>
          <w:rtl/>
        </w:rPr>
        <w:t xml:space="preserve">التي </w:t>
      </w:r>
      <w:r w:rsidRPr="00DE6131">
        <w:rPr>
          <w:rFonts w:hint="cs"/>
          <w:rtl/>
        </w:rPr>
        <w:t>عرفتها</w:t>
      </w:r>
      <w:r w:rsidR="00BD45F7" w:rsidRPr="00DE6131">
        <w:rPr>
          <w:rFonts w:hint="cs"/>
          <w:rtl/>
        </w:rPr>
        <w:t xml:space="preserve"> الدول </w:t>
      </w:r>
      <w:r w:rsidRPr="00DE6131">
        <w:rPr>
          <w:rFonts w:hint="cs"/>
          <w:rtl/>
        </w:rPr>
        <w:t>من أجل</w:t>
      </w:r>
      <w:r w:rsidR="00BD45F7" w:rsidRPr="00DE6131">
        <w:rPr>
          <w:rFonts w:hint="cs"/>
          <w:rtl/>
        </w:rPr>
        <w:t xml:space="preserve"> </w:t>
      </w:r>
      <w:r w:rsidRPr="00DE6131">
        <w:rPr>
          <w:rFonts w:hint="cs"/>
          <w:rtl/>
        </w:rPr>
        <w:t>تحقيق</w:t>
      </w:r>
      <w:r w:rsidR="00BD45F7" w:rsidRPr="00DE6131">
        <w:rPr>
          <w:rFonts w:hint="cs"/>
          <w:rtl/>
        </w:rPr>
        <w:t xml:space="preserve"> المرافق العامة</w:t>
      </w:r>
      <w:r w:rsidRPr="00DE6131">
        <w:rPr>
          <w:rFonts w:hint="cs"/>
          <w:rtl/>
        </w:rPr>
        <w:t>، غير</w:t>
      </w:r>
      <w:r w:rsidR="00557E8C" w:rsidRPr="00DE6131">
        <w:rPr>
          <w:rFonts w:hint="cs"/>
          <w:rtl/>
        </w:rPr>
        <w:t xml:space="preserve"> </w:t>
      </w:r>
      <w:r w:rsidRPr="00DE6131">
        <w:rPr>
          <w:rFonts w:hint="cs"/>
          <w:rtl/>
        </w:rPr>
        <w:t xml:space="preserve">أن هذه التقنية لم تبقى جامدة فهي قابلة للتجديد والتطوير كبقية </w:t>
      </w:r>
      <w:r w:rsidR="00557E8C" w:rsidRPr="00DE6131">
        <w:rPr>
          <w:rFonts w:hint="cs"/>
          <w:rtl/>
        </w:rPr>
        <w:t xml:space="preserve">الأفكار </w:t>
      </w:r>
      <w:r w:rsidRPr="00DE6131">
        <w:rPr>
          <w:rFonts w:hint="cs"/>
          <w:rtl/>
        </w:rPr>
        <w:t xml:space="preserve">فقد أدخلت </w:t>
      </w:r>
      <w:r w:rsidR="00BD45F7" w:rsidRPr="00DE6131">
        <w:rPr>
          <w:rFonts w:hint="cs"/>
          <w:rtl/>
        </w:rPr>
        <w:t xml:space="preserve">عليها </w:t>
      </w:r>
      <w:r w:rsidR="00557E8C" w:rsidRPr="00DE6131">
        <w:rPr>
          <w:rFonts w:hint="cs"/>
          <w:rtl/>
        </w:rPr>
        <w:t>الكثير م</w:t>
      </w:r>
      <w:r w:rsidR="00557E8C" w:rsidRPr="00DE6131">
        <w:rPr>
          <w:rtl/>
        </w:rPr>
        <w:t>ن</w:t>
      </w:r>
      <w:r w:rsidR="00BD45F7" w:rsidRPr="00DE6131">
        <w:rPr>
          <w:rFonts w:hint="cs"/>
          <w:rtl/>
        </w:rPr>
        <w:t xml:space="preserve"> </w:t>
      </w:r>
      <w:r w:rsidRPr="00DE6131">
        <w:rPr>
          <w:rFonts w:hint="cs"/>
          <w:rtl/>
        </w:rPr>
        <w:t>المتغيرات بهدف</w:t>
      </w:r>
      <w:r w:rsidR="00BD45F7" w:rsidRPr="00DE6131">
        <w:rPr>
          <w:rFonts w:hint="cs"/>
          <w:rtl/>
        </w:rPr>
        <w:t xml:space="preserve"> </w:t>
      </w:r>
      <w:r w:rsidRPr="00DE6131">
        <w:rPr>
          <w:rFonts w:hint="cs"/>
          <w:rtl/>
        </w:rPr>
        <w:t>مواكبة</w:t>
      </w:r>
      <w:r w:rsidR="00BD45F7" w:rsidRPr="00DE6131">
        <w:rPr>
          <w:rFonts w:hint="cs"/>
          <w:rtl/>
        </w:rPr>
        <w:t xml:space="preserve"> التقدم</w:t>
      </w:r>
      <w:r w:rsidRPr="00DE6131">
        <w:rPr>
          <w:rFonts w:hint="cs"/>
          <w:rtl/>
        </w:rPr>
        <w:t xml:space="preserve"> المتسارع </w:t>
      </w:r>
      <w:r w:rsidR="00BD45F7" w:rsidRPr="00DE6131">
        <w:rPr>
          <w:rFonts w:hint="cs"/>
          <w:rtl/>
        </w:rPr>
        <w:t xml:space="preserve"> </w:t>
      </w:r>
      <w:r w:rsidRPr="00DE6131">
        <w:rPr>
          <w:rFonts w:hint="cs"/>
          <w:rtl/>
        </w:rPr>
        <w:t>في مختلف الميادين</w:t>
      </w:r>
      <w:r w:rsidR="00BD45F7" w:rsidRPr="00DE6131">
        <w:rPr>
          <w:rFonts w:hint="cs"/>
          <w:rtl/>
        </w:rPr>
        <w:t xml:space="preserve"> </w:t>
      </w:r>
      <w:r w:rsidRPr="00DE6131">
        <w:rPr>
          <w:rFonts w:hint="cs"/>
          <w:rtl/>
        </w:rPr>
        <w:t xml:space="preserve">الذي فرضه التطور العلمي غير المسبوق والذي هو سمة </w:t>
      </w:r>
      <w:r w:rsidR="001E23E7" w:rsidRPr="00DE6131">
        <w:rPr>
          <w:rFonts w:hint="cs"/>
          <w:rtl/>
        </w:rPr>
        <w:t>الدول</w:t>
      </w:r>
      <w:r w:rsidR="00BD45F7" w:rsidRPr="00DE6131">
        <w:rPr>
          <w:rFonts w:hint="cs"/>
          <w:rtl/>
        </w:rPr>
        <w:t xml:space="preserve"> الحديث</w:t>
      </w:r>
      <w:r w:rsidR="0096509A">
        <w:rPr>
          <w:rFonts w:hint="cs"/>
          <w:rtl/>
        </w:rPr>
        <w:t>ة</w:t>
      </w:r>
      <w:r w:rsidRPr="00DE6131">
        <w:rPr>
          <w:rFonts w:hint="cs"/>
          <w:rtl/>
        </w:rPr>
        <w:t xml:space="preserve">، </w:t>
      </w:r>
      <w:r w:rsidR="004E726E" w:rsidRPr="00DE6131">
        <w:rPr>
          <w:rFonts w:hint="cs"/>
          <w:rtl/>
        </w:rPr>
        <w:t>وقد</w:t>
      </w:r>
      <w:r w:rsidRPr="00DE6131">
        <w:rPr>
          <w:rFonts w:hint="cs"/>
          <w:rtl/>
        </w:rPr>
        <w:t xml:space="preserve"> تبنت العديد من التشريعات المقارنة تنظيم عقود التفويض من مختلف جوانبها وفي مقدمة</w:t>
      </w:r>
      <w:r w:rsidR="001E23E7" w:rsidRPr="00DE6131">
        <w:rPr>
          <w:rFonts w:hint="cs"/>
          <w:rtl/>
        </w:rPr>
        <w:t xml:space="preserve"> هذه الدول </w:t>
      </w:r>
      <w:r w:rsidR="00BD45F7" w:rsidRPr="00DE6131">
        <w:rPr>
          <w:rFonts w:hint="cs"/>
          <w:rtl/>
        </w:rPr>
        <w:t>رائد فكرة التفوي</w:t>
      </w:r>
      <w:r w:rsidR="00020659">
        <w:rPr>
          <w:rFonts w:hint="cs"/>
          <w:rtl/>
        </w:rPr>
        <w:t>ض ومنبتها وهي فرنسا</w:t>
      </w:r>
      <w:r w:rsidR="001E23E7" w:rsidRPr="00DE6131">
        <w:rPr>
          <w:rFonts w:hint="cs"/>
          <w:rtl/>
        </w:rPr>
        <w:t>،</w:t>
      </w:r>
      <w:r w:rsidR="00BD45F7" w:rsidRPr="00DE6131">
        <w:rPr>
          <w:rFonts w:hint="cs"/>
          <w:rtl/>
        </w:rPr>
        <w:t xml:space="preserve"> </w:t>
      </w:r>
      <w:r w:rsidR="00020659">
        <w:rPr>
          <w:rFonts w:hint="cs"/>
          <w:rtl/>
        </w:rPr>
        <w:t>وأن أ</w:t>
      </w:r>
      <w:r w:rsidR="001E23E7" w:rsidRPr="00DE6131">
        <w:rPr>
          <w:rFonts w:hint="cs"/>
          <w:rtl/>
        </w:rPr>
        <w:t>هم النواحي التي</w:t>
      </w:r>
      <w:r w:rsidR="004E726E" w:rsidRPr="00DE6131">
        <w:rPr>
          <w:rFonts w:hint="cs"/>
          <w:rtl/>
        </w:rPr>
        <w:t xml:space="preserve"> ركز عليها التطوير</w:t>
      </w:r>
      <w:r w:rsidR="001E23E7" w:rsidRPr="00DE6131">
        <w:rPr>
          <w:rFonts w:hint="cs"/>
          <w:rtl/>
        </w:rPr>
        <w:t xml:space="preserve"> و</w:t>
      </w:r>
      <w:r w:rsidR="004E726E" w:rsidRPr="00DE6131">
        <w:rPr>
          <w:rFonts w:hint="cs"/>
          <w:rtl/>
        </w:rPr>
        <w:t>ال</w:t>
      </w:r>
      <w:r w:rsidR="001E23E7" w:rsidRPr="00DE6131">
        <w:rPr>
          <w:rFonts w:hint="cs"/>
          <w:rtl/>
        </w:rPr>
        <w:t>تحديث</w:t>
      </w:r>
      <w:r w:rsidR="004E726E" w:rsidRPr="00DE6131">
        <w:rPr>
          <w:rFonts w:hint="cs"/>
          <w:rtl/>
        </w:rPr>
        <w:t xml:space="preserve"> </w:t>
      </w:r>
      <w:r w:rsidR="001E23E7" w:rsidRPr="00DE6131">
        <w:rPr>
          <w:rFonts w:hint="cs"/>
          <w:rtl/>
        </w:rPr>
        <w:t>في مجال عقود تفويض</w:t>
      </w:r>
      <w:r w:rsidR="000C4CFD" w:rsidRPr="00DE6131">
        <w:rPr>
          <w:rFonts w:hint="cs"/>
          <w:rtl/>
        </w:rPr>
        <w:t xml:space="preserve"> المرفق العام كانت في مجال طرق وإجراءات ال</w:t>
      </w:r>
      <w:r w:rsidR="001E23E7" w:rsidRPr="00DE6131">
        <w:rPr>
          <w:rFonts w:hint="cs"/>
          <w:rtl/>
        </w:rPr>
        <w:t>ابرام</w:t>
      </w:r>
      <w:r w:rsidR="000C4CFD" w:rsidRPr="00DE6131">
        <w:rPr>
          <w:rFonts w:hint="cs"/>
          <w:rtl/>
        </w:rPr>
        <w:t>،</w:t>
      </w:r>
      <w:r w:rsidR="004A2445">
        <w:rPr>
          <w:rFonts w:hint="cs"/>
          <w:rtl/>
        </w:rPr>
        <w:t xml:space="preserve"> فبعد أ</w:t>
      </w:r>
      <w:r w:rsidR="001E23E7" w:rsidRPr="00DE6131">
        <w:rPr>
          <w:rFonts w:hint="cs"/>
          <w:rtl/>
        </w:rPr>
        <w:t xml:space="preserve">ن </w:t>
      </w:r>
      <w:r w:rsidR="000C4CFD" w:rsidRPr="00DE6131">
        <w:rPr>
          <w:rFonts w:hint="cs"/>
          <w:rtl/>
        </w:rPr>
        <w:t>سيطرة في السابق</w:t>
      </w:r>
      <w:r w:rsidR="001E23E7" w:rsidRPr="00DE6131">
        <w:rPr>
          <w:rFonts w:hint="cs"/>
          <w:rtl/>
        </w:rPr>
        <w:t xml:space="preserve"> قاعدة </w:t>
      </w:r>
      <w:r w:rsidR="000C4CFD" w:rsidRPr="00DE6131">
        <w:rPr>
          <w:rFonts w:hint="cs"/>
          <w:rtl/>
        </w:rPr>
        <w:t>الاعتبار الشخصي و</w:t>
      </w:r>
      <w:r w:rsidR="001E23E7" w:rsidRPr="00DE6131">
        <w:rPr>
          <w:rFonts w:hint="cs"/>
          <w:rtl/>
        </w:rPr>
        <w:t xml:space="preserve">حرية </w:t>
      </w:r>
      <w:r w:rsidR="000C4CFD" w:rsidRPr="00DE6131">
        <w:rPr>
          <w:rFonts w:hint="cs"/>
          <w:rtl/>
        </w:rPr>
        <w:t xml:space="preserve">الجهة الإدارية المانحة </w:t>
      </w:r>
      <w:r w:rsidR="001E23E7" w:rsidRPr="00DE6131">
        <w:rPr>
          <w:rFonts w:hint="cs"/>
          <w:rtl/>
        </w:rPr>
        <w:t xml:space="preserve"> في اختيار المفوض اليه</w:t>
      </w:r>
      <w:r w:rsidR="000C4CFD" w:rsidRPr="00DE6131">
        <w:rPr>
          <w:rFonts w:hint="cs"/>
          <w:rtl/>
        </w:rPr>
        <w:t xml:space="preserve">، </w:t>
      </w:r>
      <w:r w:rsidR="001E23E7" w:rsidRPr="00DE6131">
        <w:rPr>
          <w:rFonts w:hint="cs"/>
          <w:rtl/>
        </w:rPr>
        <w:t xml:space="preserve">من دون </w:t>
      </w:r>
      <w:r w:rsidR="000C4CFD" w:rsidRPr="00DE6131">
        <w:rPr>
          <w:rFonts w:hint="cs"/>
          <w:rtl/>
        </w:rPr>
        <w:t>ال</w:t>
      </w:r>
      <w:r w:rsidR="004A2445">
        <w:rPr>
          <w:rFonts w:hint="cs"/>
          <w:rtl/>
        </w:rPr>
        <w:t>تقيد بأ</w:t>
      </w:r>
      <w:r w:rsidR="001E23E7" w:rsidRPr="00DE6131">
        <w:rPr>
          <w:rFonts w:hint="cs"/>
          <w:rtl/>
        </w:rPr>
        <w:t xml:space="preserve">ي  قيد يذكر </w:t>
      </w:r>
      <w:r w:rsidR="000C4CFD" w:rsidRPr="00DE6131">
        <w:rPr>
          <w:rFonts w:hint="cs"/>
          <w:rtl/>
        </w:rPr>
        <w:t>أ</w:t>
      </w:r>
      <w:r w:rsidR="001E23E7" w:rsidRPr="00DE6131">
        <w:rPr>
          <w:rFonts w:hint="cs"/>
          <w:rtl/>
        </w:rPr>
        <w:t xml:space="preserve">صبح الوضع </w:t>
      </w:r>
      <w:r w:rsidR="000C4CFD" w:rsidRPr="00DE6131">
        <w:rPr>
          <w:rFonts w:hint="cs"/>
          <w:rtl/>
        </w:rPr>
        <w:t xml:space="preserve">مختلفا بانتشار مفاهيم جديدة </w:t>
      </w:r>
      <w:r w:rsidR="001E23E7" w:rsidRPr="00DE6131">
        <w:rPr>
          <w:rFonts w:hint="cs"/>
          <w:rtl/>
        </w:rPr>
        <w:t xml:space="preserve"> </w:t>
      </w:r>
      <w:r w:rsidR="000C4CFD" w:rsidRPr="00DE6131">
        <w:rPr>
          <w:rFonts w:hint="cs"/>
          <w:rtl/>
        </w:rPr>
        <w:t>كالمنافسة والشفافية والمساواة والعلانية وبما تتطلبه  هذه المبادئ من إجراءات يتوجب على الجهة الإدارية اتباعها، ومنها فتح المجال لتعدد العروض وعلانية الإجراءات وعدم التمييز بين المرشحين في المعاملة</w:t>
      </w:r>
      <w:r w:rsidR="000C4CFD" w:rsidRPr="00DE6131">
        <w:rPr>
          <w:rStyle w:val="Appelnotedebasdep"/>
          <w:color w:val="000000" w:themeColor="text1"/>
          <w:rtl/>
        </w:rPr>
        <w:footnoteReference w:id="178"/>
      </w:r>
      <w:r w:rsidR="000C4CFD" w:rsidRPr="00DE6131">
        <w:rPr>
          <w:rFonts w:hint="cs"/>
          <w:rtl/>
        </w:rPr>
        <w:t xml:space="preserve">. </w:t>
      </w:r>
    </w:p>
    <w:p w14:paraId="26E01B7C" w14:textId="66E70906" w:rsidR="007D089A" w:rsidRPr="00DE6131" w:rsidRDefault="000C4CFD" w:rsidP="001B4F5A">
      <w:pPr>
        <w:rPr>
          <w:rtl/>
        </w:rPr>
      </w:pPr>
      <w:r w:rsidRPr="00DE6131">
        <w:rPr>
          <w:rFonts w:hint="cs"/>
          <w:rtl/>
        </w:rPr>
        <w:t>هذه المبادئ الحديثة التي أصبحت تشكل</w:t>
      </w:r>
      <w:r w:rsidR="00BD45F7" w:rsidRPr="00DE6131">
        <w:rPr>
          <w:rFonts w:hint="cs"/>
          <w:rtl/>
        </w:rPr>
        <w:t xml:space="preserve"> نقطة </w:t>
      </w:r>
      <w:r w:rsidRPr="00DE6131">
        <w:rPr>
          <w:rFonts w:hint="cs"/>
          <w:rtl/>
        </w:rPr>
        <w:t>البداية لأي حديث عن ال</w:t>
      </w:r>
      <w:r w:rsidR="00BD45F7" w:rsidRPr="00DE6131">
        <w:rPr>
          <w:rFonts w:hint="cs"/>
          <w:rtl/>
        </w:rPr>
        <w:t xml:space="preserve">فعالية </w:t>
      </w:r>
      <w:r w:rsidRPr="00DE6131">
        <w:rPr>
          <w:rFonts w:hint="cs"/>
          <w:rtl/>
        </w:rPr>
        <w:t>ل</w:t>
      </w:r>
      <w:r w:rsidR="00BD45F7" w:rsidRPr="00DE6131">
        <w:rPr>
          <w:rFonts w:hint="cs"/>
          <w:rtl/>
        </w:rPr>
        <w:t xml:space="preserve">لمرفق العام </w:t>
      </w:r>
      <w:r w:rsidR="00C54D4A" w:rsidRPr="00DE6131">
        <w:rPr>
          <w:rFonts w:hint="cs"/>
          <w:rtl/>
        </w:rPr>
        <w:t xml:space="preserve"> وذلك</w:t>
      </w:r>
      <w:r w:rsidR="00BD45F7" w:rsidRPr="00DE6131">
        <w:rPr>
          <w:rFonts w:hint="cs"/>
          <w:rtl/>
        </w:rPr>
        <w:t xml:space="preserve"> </w:t>
      </w:r>
      <w:r w:rsidR="00C54D4A" w:rsidRPr="00DE6131">
        <w:rPr>
          <w:rFonts w:hint="cs"/>
          <w:rtl/>
        </w:rPr>
        <w:t>ب</w:t>
      </w:r>
      <w:r w:rsidR="00BD45F7" w:rsidRPr="00DE6131">
        <w:rPr>
          <w:rFonts w:hint="cs"/>
          <w:rtl/>
        </w:rPr>
        <w:t>احترام المبادئ الكلاسيكية</w:t>
      </w:r>
      <w:r w:rsidR="00C54D4A" w:rsidRPr="00DE6131">
        <w:rPr>
          <w:rFonts w:hint="cs"/>
          <w:rtl/>
        </w:rPr>
        <w:t xml:space="preserve"> المتعارف عليها منذ القدم بالنسبة لسير المرفق العام بالإضافة الى ضرورة </w:t>
      </w:r>
      <w:r w:rsidR="00BD45F7" w:rsidRPr="00DE6131">
        <w:rPr>
          <w:rFonts w:hint="cs"/>
          <w:rtl/>
        </w:rPr>
        <w:t>تكريس المبادئ الحديثة</w:t>
      </w:r>
      <w:r w:rsidR="00C54D4A" w:rsidRPr="00DE6131">
        <w:rPr>
          <w:rFonts w:hint="cs"/>
          <w:rtl/>
        </w:rPr>
        <w:t xml:space="preserve"> التي فرضتها ا</w:t>
      </w:r>
      <w:r w:rsidR="004A2445">
        <w:rPr>
          <w:rFonts w:hint="cs"/>
          <w:rtl/>
        </w:rPr>
        <w:t>لتحولات العالمية في كل المجالات</w:t>
      </w:r>
      <w:r w:rsidR="00BD45F7" w:rsidRPr="00DE6131">
        <w:rPr>
          <w:rFonts w:hint="cs"/>
          <w:rtl/>
        </w:rPr>
        <w:t xml:space="preserve">، لاسيما ما تعلق منها بالشفافية والجودة </w:t>
      </w:r>
      <w:r w:rsidR="00C54D4A" w:rsidRPr="00DE6131">
        <w:rPr>
          <w:rFonts w:hint="cs"/>
          <w:rtl/>
        </w:rPr>
        <w:t xml:space="preserve">والمنافسة </w:t>
      </w:r>
      <w:r w:rsidR="00BD45F7" w:rsidRPr="00DE6131">
        <w:rPr>
          <w:rFonts w:hint="cs"/>
          <w:rtl/>
        </w:rPr>
        <w:t xml:space="preserve">وغيرها من المبادئ التي </w:t>
      </w:r>
      <w:r w:rsidR="00C54D4A" w:rsidRPr="00DE6131">
        <w:rPr>
          <w:rFonts w:hint="cs"/>
          <w:rtl/>
        </w:rPr>
        <w:t xml:space="preserve">تساهم في </w:t>
      </w:r>
      <w:r w:rsidR="00557E8C" w:rsidRPr="00DE6131">
        <w:rPr>
          <w:rFonts w:hint="cs"/>
          <w:rtl/>
        </w:rPr>
        <w:t>تطوير فعالي</w:t>
      </w:r>
      <w:r w:rsidR="00557E8C" w:rsidRPr="00DE6131">
        <w:rPr>
          <w:rtl/>
        </w:rPr>
        <w:t>ة</w:t>
      </w:r>
      <w:r w:rsidR="00C54D4A" w:rsidRPr="00DE6131">
        <w:rPr>
          <w:rFonts w:hint="cs"/>
          <w:rtl/>
        </w:rPr>
        <w:t xml:space="preserve"> </w:t>
      </w:r>
      <w:r w:rsidR="00BD45F7" w:rsidRPr="00DE6131">
        <w:rPr>
          <w:rFonts w:hint="cs"/>
          <w:rtl/>
        </w:rPr>
        <w:t xml:space="preserve">المرفق العام </w:t>
      </w:r>
      <w:r w:rsidR="00C54D4A" w:rsidRPr="00DE6131">
        <w:rPr>
          <w:rFonts w:hint="cs"/>
          <w:rtl/>
        </w:rPr>
        <w:t>المفوض</w:t>
      </w:r>
      <w:r w:rsidR="00BD45F7" w:rsidRPr="00DE6131">
        <w:rPr>
          <w:rFonts w:hint="cs"/>
          <w:rtl/>
        </w:rPr>
        <w:t xml:space="preserve"> والمقصود </w:t>
      </w:r>
      <w:r w:rsidR="00C54D4A" w:rsidRPr="00DE6131">
        <w:rPr>
          <w:rFonts w:hint="cs"/>
          <w:rtl/>
        </w:rPr>
        <w:t>بالفعالية هنا القدرة</w:t>
      </w:r>
      <w:r w:rsidR="00BD45F7" w:rsidRPr="00DE6131">
        <w:rPr>
          <w:rFonts w:hint="cs"/>
          <w:rtl/>
        </w:rPr>
        <w:t xml:space="preserve"> على تحصيل </w:t>
      </w:r>
      <w:r w:rsidR="00C54D4A" w:rsidRPr="00DE6131">
        <w:rPr>
          <w:rFonts w:hint="cs"/>
          <w:rtl/>
        </w:rPr>
        <w:t>الأهداف والنتائج المسطرة</w:t>
      </w:r>
      <w:r w:rsidR="004A2445">
        <w:rPr>
          <w:rFonts w:hint="cs"/>
          <w:rtl/>
        </w:rPr>
        <w:t xml:space="preserve"> والمبتغاة </w:t>
      </w:r>
      <w:r w:rsidR="00BD45F7" w:rsidRPr="00DE6131">
        <w:rPr>
          <w:rFonts w:hint="cs"/>
          <w:rtl/>
        </w:rPr>
        <w:t>و</w:t>
      </w:r>
      <w:r w:rsidR="00C54D4A" w:rsidRPr="00DE6131">
        <w:rPr>
          <w:rFonts w:hint="cs"/>
          <w:rtl/>
        </w:rPr>
        <w:t xml:space="preserve">الوصول الى </w:t>
      </w:r>
      <w:r w:rsidR="00BD45F7" w:rsidRPr="00DE6131">
        <w:rPr>
          <w:rFonts w:hint="cs"/>
          <w:rtl/>
        </w:rPr>
        <w:t>تحقيق رضا الجمهور المستهدف بخدمات المرفق العام</w:t>
      </w:r>
      <w:r w:rsidR="00C54D4A" w:rsidRPr="00DE6131">
        <w:rPr>
          <w:rFonts w:hint="cs"/>
          <w:rtl/>
        </w:rPr>
        <w:t xml:space="preserve"> المفوض</w:t>
      </w:r>
      <w:r w:rsidR="00BD45F7" w:rsidRPr="00DE6131">
        <w:rPr>
          <w:rStyle w:val="Appelnotedebasdep"/>
          <w:color w:val="000000" w:themeColor="text1"/>
          <w:rtl/>
        </w:rPr>
        <w:footnoteReference w:id="179"/>
      </w:r>
      <w:r w:rsidR="00261AA0">
        <w:rPr>
          <w:rFonts w:hint="cs"/>
          <w:rtl/>
        </w:rPr>
        <w:t>، لم تستثني مسأ</w:t>
      </w:r>
      <w:r w:rsidR="00C54D4A" w:rsidRPr="00DE6131">
        <w:rPr>
          <w:rFonts w:hint="cs"/>
          <w:rtl/>
        </w:rPr>
        <w:t>لة ابرام عقود التفوي</w:t>
      </w:r>
      <w:r w:rsidR="00261AA0">
        <w:rPr>
          <w:rFonts w:hint="cs"/>
          <w:rtl/>
        </w:rPr>
        <w:t>ض من فرض الرقابة على إجراءات الإ</w:t>
      </w:r>
      <w:r w:rsidR="00C54D4A" w:rsidRPr="00DE6131">
        <w:rPr>
          <w:rFonts w:hint="cs"/>
          <w:rtl/>
        </w:rPr>
        <w:t>برام، نظرا لأهميتها وتعلقه</w:t>
      </w:r>
      <w:r w:rsidR="005E3220" w:rsidRPr="00DE6131">
        <w:rPr>
          <w:rFonts w:hint="cs"/>
          <w:rtl/>
        </w:rPr>
        <w:t>ا بتسيير</w:t>
      </w:r>
      <w:r w:rsidR="00C54D4A" w:rsidRPr="00DE6131">
        <w:rPr>
          <w:rFonts w:hint="cs"/>
          <w:rtl/>
        </w:rPr>
        <w:t xml:space="preserve"> المال العام للدولة </w:t>
      </w:r>
      <w:r w:rsidR="005E3220" w:rsidRPr="00DE6131">
        <w:rPr>
          <w:rFonts w:hint="cs"/>
          <w:rtl/>
        </w:rPr>
        <w:t>ف</w:t>
      </w:r>
      <w:r w:rsidR="00C54D4A" w:rsidRPr="00DE6131">
        <w:rPr>
          <w:rFonts w:hint="cs"/>
          <w:rtl/>
        </w:rPr>
        <w:t xml:space="preserve">الهدف الرئيس من الرقابة </w:t>
      </w:r>
      <w:r w:rsidR="005E3220" w:rsidRPr="00DE6131">
        <w:rPr>
          <w:rFonts w:hint="cs"/>
          <w:rtl/>
        </w:rPr>
        <w:t xml:space="preserve">المكرسة على إجراءات الابرام هدفها </w:t>
      </w:r>
      <w:r w:rsidR="00C54D4A" w:rsidRPr="00DE6131">
        <w:rPr>
          <w:rFonts w:hint="cs"/>
          <w:rtl/>
        </w:rPr>
        <w:t xml:space="preserve">التأكد من </w:t>
      </w:r>
      <w:r w:rsidR="005E3220" w:rsidRPr="00DE6131">
        <w:rPr>
          <w:rFonts w:hint="cs"/>
          <w:rtl/>
        </w:rPr>
        <w:t xml:space="preserve">تحقق </w:t>
      </w:r>
      <w:r w:rsidR="00C54D4A" w:rsidRPr="00DE6131">
        <w:rPr>
          <w:rFonts w:hint="cs"/>
          <w:rtl/>
        </w:rPr>
        <w:t xml:space="preserve">الأهداف من وراء التعاقد </w:t>
      </w:r>
      <w:r w:rsidR="005E3220" w:rsidRPr="00DE6131">
        <w:rPr>
          <w:rFonts w:hint="cs"/>
          <w:rtl/>
        </w:rPr>
        <w:t xml:space="preserve">بالإضافة الى </w:t>
      </w:r>
      <w:r w:rsidR="00C54D4A" w:rsidRPr="00DE6131">
        <w:rPr>
          <w:rFonts w:hint="cs"/>
          <w:rtl/>
        </w:rPr>
        <w:t xml:space="preserve">إلزام </w:t>
      </w:r>
      <w:r w:rsidR="005E3220" w:rsidRPr="00DE6131">
        <w:rPr>
          <w:rFonts w:hint="cs"/>
          <w:rtl/>
        </w:rPr>
        <w:t>الجهة الإدارية المانحة وجميع الهيئات المتدخلة في العقد باحترام</w:t>
      </w:r>
      <w:r w:rsidR="00C54D4A" w:rsidRPr="00DE6131">
        <w:rPr>
          <w:rFonts w:hint="cs"/>
          <w:rtl/>
        </w:rPr>
        <w:t xml:space="preserve"> القانون </w:t>
      </w:r>
      <w:r w:rsidR="005E3220" w:rsidRPr="00DE6131">
        <w:rPr>
          <w:rFonts w:hint="cs"/>
          <w:rtl/>
        </w:rPr>
        <w:t>وهو ما</w:t>
      </w:r>
      <w:r w:rsidR="00C54D4A" w:rsidRPr="00DE6131">
        <w:rPr>
          <w:rFonts w:hint="cs"/>
          <w:rtl/>
        </w:rPr>
        <w:t xml:space="preserve"> يضمن مراعاة المبادئ الكبرى للتعاقد </w:t>
      </w:r>
      <w:r w:rsidR="00557E8C" w:rsidRPr="00DE6131">
        <w:rPr>
          <w:rFonts w:hint="cs"/>
          <w:rtl/>
        </w:rPr>
        <w:t>كمبدأ</w:t>
      </w:r>
      <w:r w:rsidR="00C54D4A" w:rsidRPr="00DE6131">
        <w:rPr>
          <w:rFonts w:hint="cs"/>
          <w:rtl/>
        </w:rPr>
        <w:t xml:space="preserve"> الشفافية، وحرية المنافسة والمساواة بين العارضين او المتنافسين</w:t>
      </w:r>
      <w:r w:rsidR="00C54D4A" w:rsidRPr="00DE6131">
        <w:rPr>
          <w:rStyle w:val="Appelnotedebasdep"/>
          <w:color w:val="000000" w:themeColor="text1"/>
          <w:rtl/>
        </w:rPr>
        <w:footnoteReference w:id="180"/>
      </w:r>
      <w:r w:rsidR="00C54D4A" w:rsidRPr="00DE6131">
        <w:rPr>
          <w:rFonts w:hint="cs"/>
          <w:rtl/>
        </w:rPr>
        <w:t>.</w:t>
      </w:r>
    </w:p>
    <w:p w14:paraId="2B243687" w14:textId="398CF51F" w:rsidR="00BD45F7" w:rsidRPr="00DE6131" w:rsidRDefault="005E3220" w:rsidP="001B4F5A">
      <w:pPr>
        <w:rPr>
          <w:rtl/>
        </w:rPr>
      </w:pPr>
      <w:r w:rsidRPr="00DE6131">
        <w:rPr>
          <w:rFonts w:hint="cs"/>
          <w:rtl/>
        </w:rPr>
        <w:t xml:space="preserve">وانطلاقا من </w:t>
      </w:r>
      <w:r w:rsidR="007D089A" w:rsidRPr="00DE6131">
        <w:rPr>
          <w:rFonts w:hint="cs"/>
          <w:rtl/>
        </w:rPr>
        <w:t xml:space="preserve">هذا كله </w:t>
      </w:r>
      <w:r w:rsidR="00C54D4A" w:rsidRPr="00DE6131">
        <w:rPr>
          <w:rFonts w:hint="cs"/>
          <w:rtl/>
        </w:rPr>
        <w:t xml:space="preserve"> فإن عقد التفويض </w:t>
      </w:r>
      <w:r w:rsidR="00AC5454" w:rsidRPr="00DE6131">
        <w:rPr>
          <w:rFonts w:hint="cs"/>
          <w:rtl/>
        </w:rPr>
        <w:t xml:space="preserve">لابد أن </w:t>
      </w:r>
      <w:r w:rsidR="00C54D4A" w:rsidRPr="00DE6131">
        <w:rPr>
          <w:rFonts w:hint="cs"/>
          <w:rtl/>
        </w:rPr>
        <w:t>يخضع للمبادئ نفسها التي تحكم عقود الصفقات العامة باعتبار</w:t>
      </w:r>
      <w:r w:rsidR="00AC5454" w:rsidRPr="00DE6131">
        <w:rPr>
          <w:rFonts w:hint="cs"/>
          <w:rtl/>
        </w:rPr>
        <w:t>ها</w:t>
      </w:r>
      <w:r w:rsidR="00C54D4A" w:rsidRPr="00DE6131">
        <w:rPr>
          <w:rFonts w:hint="cs"/>
          <w:rtl/>
        </w:rPr>
        <w:t xml:space="preserve"> المبادئ</w:t>
      </w:r>
      <w:r w:rsidR="00AC5454" w:rsidRPr="00DE6131">
        <w:rPr>
          <w:rFonts w:hint="cs"/>
          <w:rtl/>
        </w:rPr>
        <w:t xml:space="preserve"> التي</w:t>
      </w:r>
      <w:r w:rsidR="00C54D4A" w:rsidRPr="00DE6131">
        <w:rPr>
          <w:rFonts w:hint="cs"/>
          <w:rtl/>
        </w:rPr>
        <w:t xml:space="preserve"> تهدف</w:t>
      </w:r>
      <w:r w:rsidR="00AC5454" w:rsidRPr="00DE6131">
        <w:rPr>
          <w:rFonts w:hint="cs"/>
          <w:rtl/>
        </w:rPr>
        <w:t xml:space="preserve"> في النهاية </w:t>
      </w:r>
      <w:r w:rsidR="00C54D4A" w:rsidRPr="00DE6131">
        <w:rPr>
          <w:rFonts w:hint="cs"/>
          <w:rtl/>
        </w:rPr>
        <w:t xml:space="preserve"> إلى حماية عقد التفويض من </w:t>
      </w:r>
      <w:r w:rsidR="00AC5454" w:rsidRPr="00DE6131">
        <w:rPr>
          <w:rFonts w:hint="cs"/>
          <w:rtl/>
        </w:rPr>
        <w:t xml:space="preserve">جميع </w:t>
      </w:r>
      <w:r w:rsidR="00C54D4A" w:rsidRPr="00DE6131">
        <w:rPr>
          <w:rFonts w:hint="cs"/>
          <w:rtl/>
        </w:rPr>
        <w:t xml:space="preserve">مظاهر الفساد التي تؤثر في </w:t>
      </w:r>
      <w:r w:rsidR="00261AA0">
        <w:rPr>
          <w:rFonts w:hint="cs"/>
          <w:rtl/>
        </w:rPr>
        <w:t>الإ</w:t>
      </w:r>
      <w:r w:rsidR="00AC5454" w:rsidRPr="00DE6131">
        <w:rPr>
          <w:rFonts w:hint="cs"/>
          <w:rtl/>
        </w:rPr>
        <w:t>جمال</w:t>
      </w:r>
      <w:r w:rsidR="00C54D4A" w:rsidRPr="00DE6131">
        <w:rPr>
          <w:rFonts w:hint="cs"/>
          <w:rtl/>
        </w:rPr>
        <w:t xml:space="preserve"> على نجاعة وفعالية العقد</w:t>
      </w:r>
      <w:r w:rsidR="00AC5454" w:rsidRPr="00DE6131">
        <w:rPr>
          <w:rFonts w:hint="cs"/>
          <w:rtl/>
        </w:rPr>
        <w:t>،</w:t>
      </w:r>
      <w:r w:rsidR="00C54D4A" w:rsidRPr="00DE6131">
        <w:rPr>
          <w:rFonts w:hint="cs"/>
          <w:rtl/>
        </w:rPr>
        <w:t xml:space="preserve"> وتحول دون تحقيق الأهداف </w:t>
      </w:r>
      <w:r w:rsidR="00AC5454" w:rsidRPr="00DE6131">
        <w:rPr>
          <w:rFonts w:hint="cs"/>
          <w:rtl/>
        </w:rPr>
        <w:t xml:space="preserve">المسطرة من قبل الجهات </w:t>
      </w:r>
      <w:r w:rsidR="00C54D4A" w:rsidRPr="00DE6131">
        <w:rPr>
          <w:rFonts w:hint="cs"/>
          <w:rtl/>
        </w:rPr>
        <w:t xml:space="preserve"> </w:t>
      </w:r>
      <w:r w:rsidR="00AC5454" w:rsidRPr="00DE6131">
        <w:rPr>
          <w:rFonts w:hint="cs"/>
          <w:rtl/>
        </w:rPr>
        <w:t xml:space="preserve">المانحة لعقود التفويض، </w:t>
      </w:r>
      <w:r w:rsidRPr="00DE6131">
        <w:rPr>
          <w:rFonts w:hint="cs"/>
          <w:rtl/>
        </w:rPr>
        <w:t xml:space="preserve">فقد </w:t>
      </w:r>
      <w:r w:rsidR="00BD45F7" w:rsidRPr="00DE6131">
        <w:rPr>
          <w:rFonts w:hint="cs"/>
          <w:rtl/>
        </w:rPr>
        <w:t xml:space="preserve">نص المنظم الجزائري في المادة </w:t>
      </w:r>
      <w:r w:rsidR="00BD45F7" w:rsidRPr="00E96AA0">
        <w:rPr>
          <w:rFonts w:hint="cs"/>
          <w:sz w:val="24"/>
          <w:szCs w:val="24"/>
          <w:rtl/>
        </w:rPr>
        <w:t xml:space="preserve">209 </w:t>
      </w:r>
      <w:r w:rsidR="00BD45F7" w:rsidRPr="00DE6131">
        <w:rPr>
          <w:rFonts w:hint="cs"/>
          <w:rtl/>
        </w:rPr>
        <w:t>من المرسوم الرئاس</w:t>
      </w:r>
      <w:r w:rsidR="00BD45F7" w:rsidRPr="00DE6131">
        <w:rPr>
          <w:rtl/>
        </w:rPr>
        <w:t>ي</w:t>
      </w:r>
      <w:r w:rsidR="00BD45F7" w:rsidRPr="00DE6131">
        <w:rPr>
          <w:rFonts w:hint="cs"/>
          <w:rtl/>
        </w:rPr>
        <w:t xml:space="preserve"> </w:t>
      </w:r>
      <w:r w:rsidR="00BD45F7" w:rsidRPr="00E96AA0">
        <w:rPr>
          <w:rFonts w:hint="cs"/>
          <w:sz w:val="24"/>
          <w:szCs w:val="24"/>
          <w:rtl/>
        </w:rPr>
        <w:t>15/247</w:t>
      </w:r>
      <w:r w:rsidR="00BD45F7" w:rsidRPr="00DE6131">
        <w:rPr>
          <w:rFonts w:hint="cs"/>
          <w:rtl/>
        </w:rPr>
        <w:t xml:space="preserve"> المتضمن قانون الصفقات العمومية وتفويضات المرفق العام السالف الذكر على المبادئ الأساسية التي تحكم مرحلة إبرام عقود تفويض المرفق العام، حيث نصت على الآتي: "تخضع اتفاقيات تفويض المرفق العام لإبرامها إلى المبادئ المنصوص عليها في المادة </w:t>
      </w:r>
      <w:r w:rsidR="00BD45F7" w:rsidRPr="00E96AA0">
        <w:rPr>
          <w:rFonts w:hint="cs"/>
          <w:sz w:val="24"/>
          <w:szCs w:val="24"/>
          <w:rtl/>
        </w:rPr>
        <w:t xml:space="preserve">05 </w:t>
      </w:r>
      <w:r w:rsidR="00BD45F7" w:rsidRPr="00DE6131">
        <w:rPr>
          <w:rFonts w:hint="cs"/>
          <w:rtl/>
        </w:rPr>
        <w:t xml:space="preserve">من هذا المرسوم، وبالرجوع إلى المادة </w:t>
      </w:r>
      <w:r w:rsidR="00BD45F7" w:rsidRPr="00E96AA0">
        <w:rPr>
          <w:rFonts w:hint="cs"/>
          <w:sz w:val="24"/>
          <w:szCs w:val="24"/>
          <w:rtl/>
        </w:rPr>
        <w:t xml:space="preserve">05 </w:t>
      </w:r>
      <w:r w:rsidR="00BD45F7" w:rsidRPr="00DE6131">
        <w:rPr>
          <w:rFonts w:hint="cs"/>
          <w:rtl/>
        </w:rPr>
        <w:t>من نفس المرسوم الرئاسي، نجدها تنص على أنه:" لضمان نجاعة الطلبات العمومية والاستعمال الحسن للمال العام،</w:t>
      </w:r>
      <w:r w:rsidR="00AC5454" w:rsidRPr="00DE6131">
        <w:rPr>
          <w:rFonts w:hint="cs"/>
          <w:rtl/>
        </w:rPr>
        <w:t xml:space="preserve"> </w:t>
      </w:r>
      <w:r w:rsidR="00BD45F7" w:rsidRPr="00DE6131">
        <w:rPr>
          <w:rFonts w:hint="cs"/>
          <w:rtl/>
        </w:rPr>
        <w:t>يجب أن تراعى في الصفقات العمومية مبادئ حرية الوصول للطلبات العمومية والمساواة في معاملة المرشحين وشفافية الإجراءات</w:t>
      </w:r>
      <w:r w:rsidR="004160EC">
        <w:rPr>
          <w:rFonts w:hint="cs"/>
          <w:rtl/>
        </w:rPr>
        <w:t>، ضمن احترام أحكام هذا المرسوم"</w:t>
      </w:r>
      <w:r w:rsidR="00216BE7">
        <w:rPr>
          <w:rFonts w:hint="cs"/>
          <w:rtl/>
        </w:rPr>
        <w:t>.</w:t>
      </w:r>
      <w:r w:rsidR="004160EC">
        <w:rPr>
          <w:rFonts w:hint="cs"/>
          <w:rtl/>
        </w:rPr>
        <w:t xml:space="preserve"> </w:t>
      </w:r>
      <w:r w:rsidR="000B0E25">
        <w:rPr>
          <w:rFonts w:hint="cs"/>
          <w:rtl/>
        </w:rPr>
        <w:t xml:space="preserve">لذلك يعتبر </w:t>
      </w:r>
      <w:r w:rsidR="00216BE7">
        <w:rPr>
          <w:rFonts w:hint="cs"/>
          <w:rtl/>
        </w:rPr>
        <w:t>احترام الإجراءات</w:t>
      </w:r>
      <w:r w:rsidR="004160EC">
        <w:rPr>
          <w:rFonts w:hint="cs"/>
          <w:rtl/>
        </w:rPr>
        <w:t xml:space="preserve"> الطريق الأقصر لضمان </w:t>
      </w:r>
      <w:r w:rsidR="00216BE7">
        <w:rPr>
          <w:rFonts w:hint="cs"/>
          <w:rtl/>
        </w:rPr>
        <w:t>ن</w:t>
      </w:r>
      <w:r w:rsidR="000338DC">
        <w:rPr>
          <w:rFonts w:hint="cs"/>
          <w:rtl/>
        </w:rPr>
        <w:t xml:space="preserve">جاعة وفعالية عقد التفويض ويأتي مبدأ </w:t>
      </w:r>
      <w:r w:rsidR="00216BE7">
        <w:rPr>
          <w:rFonts w:hint="cs"/>
          <w:rtl/>
        </w:rPr>
        <w:t>الشافية وفتح</w:t>
      </w:r>
      <w:r w:rsidR="000338DC">
        <w:rPr>
          <w:rFonts w:hint="cs"/>
          <w:rtl/>
        </w:rPr>
        <w:t xml:space="preserve"> المجال للمنافسة </w:t>
      </w:r>
      <w:r w:rsidR="00011BED">
        <w:rPr>
          <w:rFonts w:hint="cs"/>
          <w:rtl/>
        </w:rPr>
        <w:t>على رأس هذه المبادئ.</w:t>
      </w:r>
      <w:r w:rsidR="004160EC">
        <w:rPr>
          <w:rFonts w:hint="cs"/>
          <w:rtl/>
        </w:rPr>
        <w:t xml:space="preserve"> </w:t>
      </w:r>
    </w:p>
    <w:p w14:paraId="07CBF24F" w14:textId="77777777" w:rsidR="007D089A" w:rsidRPr="00DE6131" w:rsidRDefault="0021336A" w:rsidP="004F2087">
      <w:pPr>
        <w:ind w:firstLine="0"/>
        <w:outlineLvl w:val="4"/>
        <w:rPr>
          <w:color w:val="000000" w:themeColor="text1"/>
          <w:rtl/>
        </w:rPr>
      </w:pPr>
      <w:bookmarkStart w:id="172" w:name="_Toc165664633"/>
      <w:bookmarkStart w:id="173" w:name="_Toc165665133"/>
      <w:bookmarkStart w:id="174" w:name="_Toc168134075"/>
      <w:r w:rsidRPr="00DE6131">
        <w:rPr>
          <w:rFonts w:hint="cs"/>
          <w:b/>
          <w:bCs/>
          <w:color w:val="000000" w:themeColor="text1"/>
          <w:rtl/>
        </w:rPr>
        <w:lastRenderedPageBreak/>
        <w:t xml:space="preserve">الفرع الأول: مبدأ الشفافية </w:t>
      </w:r>
      <w:r w:rsidR="007D089A" w:rsidRPr="00DE6131">
        <w:rPr>
          <w:rFonts w:hint="cs"/>
          <w:b/>
          <w:bCs/>
          <w:color w:val="000000" w:themeColor="text1"/>
          <w:rtl/>
        </w:rPr>
        <w:t>وتكريس</w:t>
      </w:r>
      <w:r w:rsidRPr="00DE6131">
        <w:rPr>
          <w:rFonts w:hint="cs"/>
          <w:b/>
          <w:bCs/>
          <w:color w:val="000000" w:themeColor="text1"/>
          <w:rtl/>
        </w:rPr>
        <w:t xml:space="preserve"> قواعد المنافسة</w:t>
      </w:r>
      <w:bookmarkEnd w:id="172"/>
      <w:bookmarkEnd w:id="173"/>
      <w:bookmarkEnd w:id="174"/>
      <w:r w:rsidR="009C1BB4" w:rsidRPr="00DE6131">
        <w:rPr>
          <w:rFonts w:hint="cs"/>
          <w:color w:val="000000" w:themeColor="text1"/>
          <w:rtl/>
        </w:rPr>
        <w:t xml:space="preserve"> </w:t>
      </w:r>
    </w:p>
    <w:p w14:paraId="3D30AC1B" w14:textId="02F0F07C" w:rsidR="007D089A" w:rsidRPr="00DE6131" w:rsidRDefault="00AC5454" w:rsidP="001B4F5A">
      <w:pPr>
        <w:rPr>
          <w:rtl/>
        </w:rPr>
      </w:pPr>
      <w:r w:rsidRPr="00DE6131">
        <w:rPr>
          <w:rFonts w:hint="cs"/>
          <w:rtl/>
        </w:rPr>
        <w:t>المقصود</w:t>
      </w:r>
      <w:r w:rsidR="007D089A" w:rsidRPr="00DE6131">
        <w:rPr>
          <w:rtl/>
        </w:rPr>
        <w:t xml:space="preserve"> بالشفافية </w:t>
      </w:r>
      <w:r w:rsidRPr="00DE6131">
        <w:rPr>
          <w:rFonts w:hint="cs"/>
          <w:rtl/>
        </w:rPr>
        <w:t>هو السهولة واليسر في الحصول</w:t>
      </w:r>
      <w:r w:rsidR="007D089A" w:rsidRPr="00DE6131">
        <w:rPr>
          <w:rtl/>
        </w:rPr>
        <w:t xml:space="preserve"> على المعلومة</w:t>
      </w:r>
      <w:r w:rsidR="007D089A" w:rsidRPr="00DE6131">
        <w:rPr>
          <w:rFonts w:hint="cs"/>
          <w:rtl/>
        </w:rPr>
        <w:t xml:space="preserve"> </w:t>
      </w:r>
      <w:r w:rsidR="007D089A" w:rsidRPr="00DE6131">
        <w:rPr>
          <w:rtl/>
        </w:rPr>
        <w:t xml:space="preserve">وإتاحة </w:t>
      </w:r>
      <w:r w:rsidRPr="00DE6131">
        <w:rPr>
          <w:rFonts w:hint="cs"/>
          <w:rtl/>
        </w:rPr>
        <w:t>إمكانية التدقيق فيها لكل</w:t>
      </w:r>
      <w:r w:rsidR="007D089A" w:rsidRPr="00DE6131">
        <w:rPr>
          <w:rtl/>
        </w:rPr>
        <w:t xml:space="preserve"> </w:t>
      </w:r>
      <w:r w:rsidRPr="00DE6131">
        <w:rPr>
          <w:rFonts w:hint="cs"/>
          <w:rtl/>
        </w:rPr>
        <w:t>ذي مصلحة ويرغب في</w:t>
      </w:r>
      <w:r w:rsidR="007D089A" w:rsidRPr="00DE6131">
        <w:rPr>
          <w:rtl/>
        </w:rPr>
        <w:t xml:space="preserve"> </w:t>
      </w:r>
      <w:r w:rsidR="007D089A" w:rsidRPr="00DE6131">
        <w:rPr>
          <w:rFonts w:hint="cs"/>
          <w:rtl/>
        </w:rPr>
        <w:t>الوصول إليها</w:t>
      </w:r>
      <w:r w:rsidR="007D089A" w:rsidRPr="00DE6131">
        <w:rPr>
          <w:rtl/>
        </w:rPr>
        <w:t xml:space="preserve">، </w:t>
      </w:r>
      <w:r w:rsidRPr="00DE6131">
        <w:rPr>
          <w:rFonts w:hint="cs"/>
          <w:rtl/>
        </w:rPr>
        <w:t>الشيء الذي يمكن</w:t>
      </w:r>
      <w:r w:rsidR="007D089A" w:rsidRPr="00DE6131">
        <w:rPr>
          <w:rtl/>
        </w:rPr>
        <w:t xml:space="preserve"> من خلق شبكات </w:t>
      </w:r>
      <w:r w:rsidRPr="00DE6131">
        <w:rPr>
          <w:rFonts w:hint="cs"/>
          <w:rtl/>
        </w:rPr>
        <w:t>لتواصل جميع المنتفعين</w:t>
      </w:r>
      <w:r w:rsidR="007D089A" w:rsidRPr="00DE6131">
        <w:rPr>
          <w:rtl/>
        </w:rPr>
        <w:t xml:space="preserve"> مع محيط المرفق العام</w:t>
      </w:r>
      <w:r w:rsidR="007D089A" w:rsidRPr="00DE6131">
        <w:rPr>
          <w:rFonts w:hint="cs"/>
          <w:rtl/>
        </w:rPr>
        <w:t xml:space="preserve">، </w:t>
      </w:r>
      <w:r w:rsidRPr="00DE6131">
        <w:rPr>
          <w:rFonts w:hint="cs"/>
          <w:rtl/>
        </w:rPr>
        <w:t xml:space="preserve">وبذلك </w:t>
      </w:r>
      <w:r w:rsidR="007D089A" w:rsidRPr="00DE6131">
        <w:rPr>
          <w:rFonts w:hint="cs"/>
          <w:rtl/>
        </w:rPr>
        <w:t>أصبح</w:t>
      </w:r>
      <w:r w:rsidR="007D089A" w:rsidRPr="00DE6131">
        <w:rPr>
          <w:rtl/>
        </w:rPr>
        <w:t xml:space="preserve"> مبدأ الشفافية</w:t>
      </w:r>
      <w:r w:rsidRPr="00DE6131">
        <w:rPr>
          <w:rFonts w:hint="cs"/>
          <w:rtl/>
        </w:rPr>
        <w:t xml:space="preserve"> من</w:t>
      </w:r>
      <w:r w:rsidR="007D089A" w:rsidRPr="00DE6131">
        <w:rPr>
          <w:rtl/>
        </w:rPr>
        <w:t xml:space="preserve"> </w:t>
      </w:r>
      <w:r w:rsidR="007D089A" w:rsidRPr="00DE6131">
        <w:rPr>
          <w:rFonts w:hint="cs"/>
          <w:rtl/>
        </w:rPr>
        <w:t xml:space="preserve">أهم المبادئ </w:t>
      </w:r>
      <w:r w:rsidRPr="00DE6131">
        <w:rPr>
          <w:rFonts w:hint="cs"/>
          <w:rtl/>
        </w:rPr>
        <w:t xml:space="preserve">وأشهرها </w:t>
      </w:r>
      <w:r w:rsidR="007D089A" w:rsidRPr="00DE6131">
        <w:rPr>
          <w:rFonts w:hint="cs"/>
          <w:rtl/>
        </w:rPr>
        <w:t xml:space="preserve">باعتباره يكاد يجمع </w:t>
      </w:r>
      <w:r w:rsidRPr="00DE6131">
        <w:rPr>
          <w:rFonts w:hint="cs"/>
          <w:rtl/>
        </w:rPr>
        <w:t>كل</w:t>
      </w:r>
      <w:r w:rsidR="007D089A" w:rsidRPr="00DE6131">
        <w:rPr>
          <w:rtl/>
        </w:rPr>
        <w:t xml:space="preserve"> معايير </w:t>
      </w:r>
      <w:r w:rsidRPr="00DE6131">
        <w:rPr>
          <w:rFonts w:hint="cs"/>
          <w:rtl/>
        </w:rPr>
        <w:t xml:space="preserve">الأخرى التي تتطلبها </w:t>
      </w:r>
      <w:r w:rsidR="007D089A" w:rsidRPr="00DE6131">
        <w:rPr>
          <w:rtl/>
        </w:rPr>
        <w:t xml:space="preserve">الخدمة العمومية </w:t>
      </w:r>
      <w:r w:rsidR="007D089A" w:rsidRPr="00DE6131">
        <w:rPr>
          <w:rFonts w:hint="cs"/>
          <w:rtl/>
        </w:rPr>
        <w:t>الحديثة</w:t>
      </w:r>
      <w:r w:rsidR="007D089A" w:rsidRPr="00DE6131">
        <w:rPr>
          <w:rtl/>
        </w:rPr>
        <w:t xml:space="preserve">، التي </w:t>
      </w:r>
      <w:r w:rsidRPr="00DE6131">
        <w:rPr>
          <w:rFonts w:hint="cs"/>
          <w:rtl/>
        </w:rPr>
        <w:t>تتكرس</w:t>
      </w:r>
      <w:r w:rsidR="007D089A" w:rsidRPr="00DE6131">
        <w:rPr>
          <w:rtl/>
        </w:rPr>
        <w:t xml:space="preserve"> من </w:t>
      </w:r>
      <w:r w:rsidR="007D089A" w:rsidRPr="00DE6131">
        <w:rPr>
          <w:rFonts w:hint="cs"/>
          <w:rtl/>
        </w:rPr>
        <w:t>خلالها</w:t>
      </w:r>
      <w:r w:rsidR="007D089A" w:rsidRPr="00DE6131">
        <w:rPr>
          <w:rtl/>
        </w:rPr>
        <w:t xml:space="preserve"> </w:t>
      </w:r>
      <w:r w:rsidRPr="00DE6131">
        <w:rPr>
          <w:rFonts w:hint="cs"/>
          <w:rtl/>
        </w:rPr>
        <w:t xml:space="preserve">الثقة المطلوبة </w:t>
      </w:r>
      <w:r w:rsidR="007D089A" w:rsidRPr="00DE6131">
        <w:rPr>
          <w:rFonts w:hint="cs"/>
          <w:rtl/>
        </w:rPr>
        <w:t>بين المرفق العمومي والمنتفعين منه</w:t>
      </w:r>
      <w:r w:rsidR="007D089A" w:rsidRPr="00DE6131">
        <w:rPr>
          <w:rStyle w:val="Appelnotedebasdep"/>
          <w:color w:val="000000" w:themeColor="text1"/>
          <w:rtl/>
        </w:rPr>
        <w:footnoteReference w:id="181"/>
      </w:r>
      <w:r w:rsidR="007D089A" w:rsidRPr="00DE6131">
        <w:rPr>
          <w:rFonts w:hint="cs"/>
          <w:rtl/>
        </w:rPr>
        <w:t>.</w:t>
      </w:r>
      <w:r w:rsidR="007D089A" w:rsidRPr="00DE6131">
        <w:rPr>
          <w:rtl/>
        </w:rPr>
        <w:t xml:space="preserve"> </w:t>
      </w:r>
      <w:r w:rsidR="00557E8C" w:rsidRPr="00DE6131">
        <w:rPr>
          <w:rFonts w:hint="cs"/>
          <w:rtl/>
        </w:rPr>
        <w:t>فالشفافية</w:t>
      </w:r>
      <w:r w:rsidRPr="00DE6131">
        <w:rPr>
          <w:rFonts w:hint="cs"/>
          <w:rtl/>
        </w:rPr>
        <w:t xml:space="preserve"> هي المدخل الرئيسي والجوهري لتطبيق كل المعايير الأخرى </w:t>
      </w:r>
      <w:r w:rsidR="00ED4C29" w:rsidRPr="00DE6131">
        <w:rPr>
          <w:rFonts w:hint="cs"/>
          <w:rtl/>
        </w:rPr>
        <w:t xml:space="preserve">فشفافية الإجراءات تقتضي علم الجميع بها وهو </w:t>
      </w:r>
      <w:r w:rsidR="00557E8C" w:rsidRPr="00DE6131">
        <w:rPr>
          <w:rFonts w:hint="cs"/>
          <w:rtl/>
        </w:rPr>
        <w:t>ما يتي</w:t>
      </w:r>
      <w:r w:rsidR="00557E8C" w:rsidRPr="00DE6131">
        <w:rPr>
          <w:rtl/>
        </w:rPr>
        <w:t>ح</w:t>
      </w:r>
      <w:r w:rsidR="00ED4C29" w:rsidRPr="00DE6131">
        <w:rPr>
          <w:rFonts w:hint="cs"/>
          <w:rtl/>
        </w:rPr>
        <w:t xml:space="preserve"> لكل من له مصلحة </w:t>
      </w:r>
      <w:r w:rsidR="00557E8C" w:rsidRPr="00DE6131">
        <w:rPr>
          <w:rFonts w:hint="cs"/>
          <w:rtl/>
        </w:rPr>
        <w:t>أن يحت</w:t>
      </w:r>
      <w:r w:rsidR="00557E8C" w:rsidRPr="00DE6131">
        <w:rPr>
          <w:rtl/>
        </w:rPr>
        <w:t>ج</w:t>
      </w:r>
      <w:r w:rsidR="005D0B49">
        <w:rPr>
          <w:rFonts w:hint="cs"/>
          <w:rtl/>
        </w:rPr>
        <w:t xml:space="preserve"> على أي إ</w:t>
      </w:r>
      <w:r w:rsidR="00ED4C29" w:rsidRPr="00DE6131">
        <w:rPr>
          <w:rFonts w:hint="cs"/>
          <w:rtl/>
        </w:rPr>
        <w:t>خلال بها والشفافية في تحقيق وتنفيذ المرفق العام تقتضي كذلك علم جميع المتدخلين في سير المرفق العام بجميع ظرف عمل المرفق وهو ما يمكن الجميع من مراقبة سير المرفق العام والتدخل لكل طرف بما له من صلاحيات من أجل تقويم سير المرفق العام موضوع التفويض.</w:t>
      </w:r>
      <w:r w:rsidRPr="00DE6131">
        <w:rPr>
          <w:rFonts w:hint="cs"/>
          <w:rtl/>
        </w:rPr>
        <w:t xml:space="preserve"> </w:t>
      </w:r>
    </w:p>
    <w:p w14:paraId="19902863" w14:textId="3B19C6A9" w:rsidR="00472BB6" w:rsidRPr="00DE6131" w:rsidRDefault="00ED4C29" w:rsidP="001B4F5A">
      <w:pPr>
        <w:rPr>
          <w:rtl/>
        </w:rPr>
      </w:pPr>
      <w:r w:rsidRPr="00DE6131">
        <w:rPr>
          <w:rFonts w:hint="cs"/>
          <w:rtl/>
        </w:rPr>
        <w:t>و</w:t>
      </w:r>
      <w:r w:rsidR="007D089A" w:rsidRPr="00DE6131">
        <w:rPr>
          <w:rFonts w:hint="cs"/>
          <w:rtl/>
        </w:rPr>
        <w:t>تعرف</w:t>
      </w:r>
      <w:r w:rsidRPr="00DE6131">
        <w:rPr>
          <w:rFonts w:hint="cs"/>
          <w:rtl/>
        </w:rPr>
        <w:t xml:space="preserve"> الشفافية أيضا بأنها مجموعة</w:t>
      </w:r>
      <w:r w:rsidR="007D089A" w:rsidRPr="00DE6131">
        <w:rPr>
          <w:rFonts w:hint="cs"/>
          <w:rtl/>
        </w:rPr>
        <w:t xml:space="preserve"> ال</w:t>
      </w:r>
      <w:r w:rsidR="00213CF9">
        <w:rPr>
          <w:rFonts w:hint="cs"/>
          <w:rtl/>
        </w:rPr>
        <w:t>آ</w:t>
      </w:r>
      <w:r w:rsidR="007D089A" w:rsidRPr="00DE6131">
        <w:rPr>
          <w:rFonts w:hint="cs"/>
          <w:rtl/>
        </w:rPr>
        <w:t xml:space="preserve">ليات </w:t>
      </w:r>
      <w:r w:rsidRPr="00DE6131">
        <w:rPr>
          <w:rFonts w:hint="cs"/>
          <w:rtl/>
        </w:rPr>
        <w:t xml:space="preserve">والوسائل </w:t>
      </w:r>
      <w:r w:rsidR="007D089A" w:rsidRPr="00DE6131">
        <w:rPr>
          <w:rFonts w:hint="cs"/>
          <w:rtl/>
        </w:rPr>
        <w:t xml:space="preserve">التي </w:t>
      </w:r>
      <w:r w:rsidRPr="00DE6131">
        <w:rPr>
          <w:rFonts w:hint="cs"/>
          <w:rtl/>
        </w:rPr>
        <w:t xml:space="preserve">تتيح </w:t>
      </w:r>
      <w:r w:rsidR="007D089A" w:rsidRPr="00DE6131">
        <w:rPr>
          <w:rFonts w:hint="cs"/>
          <w:rtl/>
        </w:rPr>
        <w:t xml:space="preserve"> </w:t>
      </w:r>
      <w:r w:rsidRPr="00DE6131">
        <w:rPr>
          <w:rFonts w:hint="cs"/>
          <w:rtl/>
        </w:rPr>
        <w:t>للمتعهدين</w:t>
      </w:r>
      <w:r w:rsidR="007D089A" w:rsidRPr="00DE6131">
        <w:rPr>
          <w:rFonts w:hint="cs"/>
          <w:rtl/>
        </w:rPr>
        <w:t xml:space="preserve"> </w:t>
      </w:r>
      <w:r w:rsidR="00213CF9">
        <w:rPr>
          <w:rFonts w:hint="cs"/>
          <w:rtl/>
        </w:rPr>
        <w:t>أ</w:t>
      </w:r>
      <w:r w:rsidR="007D089A" w:rsidRPr="00DE6131">
        <w:rPr>
          <w:rFonts w:hint="cs"/>
          <w:rtl/>
        </w:rPr>
        <w:t xml:space="preserve">و </w:t>
      </w:r>
      <w:r w:rsidRPr="00DE6131">
        <w:rPr>
          <w:rFonts w:hint="cs"/>
          <w:rtl/>
        </w:rPr>
        <w:t>أي ذي مصلحة</w:t>
      </w:r>
      <w:r w:rsidR="007D089A" w:rsidRPr="00DE6131">
        <w:rPr>
          <w:rFonts w:hint="cs"/>
          <w:rtl/>
        </w:rPr>
        <w:t xml:space="preserve"> من التأكد من </w:t>
      </w:r>
      <w:r w:rsidRPr="00DE6131">
        <w:rPr>
          <w:rFonts w:hint="cs"/>
          <w:rtl/>
        </w:rPr>
        <w:t>صحة</w:t>
      </w:r>
      <w:r w:rsidR="007D089A" w:rsidRPr="00DE6131">
        <w:rPr>
          <w:rFonts w:hint="cs"/>
          <w:rtl/>
        </w:rPr>
        <w:t xml:space="preserve"> اختيار </w:t>
      </w:r>
      <w:r w:rsidRPr="00DE6131">
        <w:rPr>
          <w:rFonts w:hint="cs"/>
          <w:rtl/>
        </w:rPr>
        <w:t>صاحب</w:t>
      </w:r>
      <w:r w:rsidR="007D089A" w:rsidRPr="00DE6131">
        <w:rPr>
          <w:rFonts w:hint="cs"/>
          <w:rtl/>
        </w:rPr>
        <w:t xml:space="preserve"> </w:t>
      </w:r>
      <w:r w:rsidRPr="00DE6131">
        <w:rPr>
          <w:rFonts w:hint="cs"/>
          <w:rtl/>
        </w:rPr>
        <w:t>التفويض</w:t>
      </w:r>
      <w:r w:rsidR="007D089A" w:rsidRPr="00DE6131">
        <w:rPr>
          <w:rFonts w:hint="cs"/>
          <w:rtl/>
        </w:rPr>
        <w:t xml:space="preserve"> من طرف السلطة </w:t>
      </w:r>
      <w:r w:rsidRPr="00DE6131">
        <w:rPr>
          <w:rFonts w:hint="cs"/>
          <w:rtl/>
        </w:rPr>
        <w:t>المانحة للتفويض</w:t>
      </w:r>
      <w:r w:rsidR="007D089A" w:rsidRPr="00DE6131">
        <w:rPr>
          <w:rFonts w:hint="cs"/>
          <w:rtl/>
        </w:rPr>
        <w:t xml:space="preserve"> من خلال </w:t>
      </w:r>
      <w:r w:rsidRPr="00DE6131">
        <w:rPr>
          <w:rFonts w:hint="cs"/>
          <w:rtl/>
        </w:rPr>
        <w:t xml:space="preserve">اتباع </w:t>
      </w:r>
      <w:r w:rsidR="007D089A" w:rsidRPr="00DE6131">
        <w:rPr>
          <w:rFonts w:hint="cs"/>
          <w:rtl/>
        </w:rPr>
        <w:t xml:space="preserve">وسائل </w:t>
      </w:r>
      <w:r w:rsidRPr="00DE6131">
        <w:rPr>
          <w:rFonts w:hint="cs"/>
          <w:rtl/>
        </w:rPr>
        <w:t xml:space="preserve">قانونية </w:t>
      </w:r>
      <w:r w:rsidR="007D089A" w:rsidRPr="00DE6131">
        <w:rPr>
          <w:rFonts w:hint="cs"/>
          <w:rtl/>
        </w:rPr>
        <w:t xml:space="preserve">وإجراءات </w:t>
      </w:r>
      <w:r w:rsidRPr="00DE6131">
        <w:rPr>
          <w:rFonts w:hint="cs"/>
          <w:rtl/>
        </w:rPr>
        <w:t>واضحة و</w:t>
      </w:r>
      <w:r w:rsidR="00213CF9">
        <w:rPr>
          <w:rFonts w:hint="cs"/>
          <w:rtl/>
        </w:rPr>
        <w:t>شفافة</w:t>
      </w:r>
      <w:r w:rsidRPr="00DE6131">
        <w:rPr>
          <w:rFonts w:hint="cs"/>
          <w:rtl/>
        </w:rPr>
        <w:t xml:space="preserve">، فهناك تكامل وارتباط وطيد بين </w:t>
      </w:r>
      <w:r w:rsidR="00213CF9">
        <w:rPr>
          <w:rFonts w:hint="cs"/>
          <w:rtl/>
        </w:rPr>
        <w:t>مبدأ</w:t>
      </w:r>
      <w:r w:rsidR="007D089A" w:rsidRPr="00DE6131">
        <w:rPr>
          <w:rFonts w:hint="cs"/>
          <w:rtl/>
        </w:rPr>
        <w:t xml:space="preserve"> </w:t>
      </w:r>
      <w:r w:rsidR="00557E8C" w:rsidRPr="00DE6131">
        <w:rPr>
          <w:rFonts w:hint="cs"/>
          <w:rtl/>
        </w:rPr>
        <w:t>الشفافية</w:t>
      </w:r>
      <w:r w:rsidR="007D089A" w:rsidRPr="00DE6131">
        <w:rPr>
          <w:rFonts w:hint="cs"/>
          <w:rtl/>
        </w:rPr>
        <w:t xml:space="preserve"> والعلانية  </w:t>
      </w:r>
      <w:r w:rsidR="00732CAE" w:rsidRPr="00DE6131">
        <w:rPr>
          <w:rFonts w:hint="cs"/>
          <w:rtl/>
        </w:rPr>
        <w:t>و</w:t>
      </w:r>
      <w:r w:rsidR="007D089A" w:rsidRPr="00DE6131">
        <w:rPr>
          <w:rFonts w:hint="cs"/>
          <w:rtl/>
        </w:rPr>
        <w:t>المنافسة الحرة</w:t>
      </w:r>
      <w:r w:rsidR="00732CAE" w:rsidRPr="00DE6131">
        <w:rPr>
          <w:rFonts w:hint="cs"/>
          <w:rtl/>
        </w:rPr>
        <w:t>، حيث أن مبدأ الشفافية ي</w:t>
      </w:r>
      <w:r w:rsidR="007D089A" w:rsidRPr="00DE6131">
        <w:rPr>
          <w:rFonts w:hint="cs"/>
          <w:rtl/>
        </w:rPr>
        <w:t>ضع</w:t>
      </w:r>
      <w:r w:rsidR="00732CAE" w:rsidRPr="00DE6131">
        <w:rPr>
          <w:rFonts w:hint="cs"/>
          <w:rtl/>
        </w:rPr>
        <w:t xml:space="preserve"> مبدأ المنافسة موضع التنفيذ،</w:t>
      </w:r>
      <w:r w:rsidR="007D089A" w:rsidRPr="00DE6131">
        <w:rPr>
          <w:rFonts w:hint="cs"/>
          <w:rtl/>
        </w:rPr>
        <w:t xml:space="preserve"> فشفافية الإجراءات هي التي </w:t>
      </w:r>
      <w:r w:rsidR="00732CAE" w:rsidRPr="00DE6131">
        <w:rPr>
          <w:rFonts w:hint="cs"/>
          <w:rtl/>
        </w:rPr>
        <w:t>تضفي</w:t>
      </w:r>
      <w:r w:rsidR="007D089A" w:rsidRPr="00DE6131">
        <w:rPr>
          <w:rFonts w:hint="cs"/>
          <w:rtl/>
        </w:rPr>
        <w:t xml:space="preserve"> الى </w:t>
      </w:r>
      <w:r w:rsidR="007E2038">
        <w:rPr>
          <w:rFonts w:hint="cs"/>
          <w:rtl/>
        </w:rPr>
        <w:t>إ</w:t>
      </w:r>
      <w:r w:rsidR="007D089A" w:rsidRPr="00DE6131">
        <w:rPr>
          <w:rFonts w:hint="cs"/>
          <w:rtl/>
        </w:rPr>
        <w:t xml:space="preserve">ثارة المنافسة ضمن مناخ المساواة </w:t>
      </w:r>
      <w:r w:rsidR="00557E8C" w:rsidRPr="00DE6131">
        <w:rPr>
          <w:rFonts w:hint="cs"/>
          <w:rtl/>
        </w:rPr>
        <w:t>والشفافية</w:t>
      </w:r>
      <w:r w:rsidR="00732CAE" w:rsidRPr="00DE6131">
        <w:rPr>
          <w:rFonts w:hint="cs"/>
          <w:rtl/>
        </w:rPr>
        <w:t xml:space="preserve">، </w:t>
      </w:r>
      <w:r w:rsidR="007D089A" w:rsidRPr="00DE6131">
        <w:rPr>
          <w:rFonts w:hint="cs"/>
          <w:rtl/>
        </w:rPr>
        <w:t xml:space="preserve"> </w:t>
      </w:r>
      <w:r w:rsidR="00732CAE" w:rsidRPr="00DE6131">
        <w:rPr>
          <w:rFonts w:hint="cs"/>
          <w:rtl/>
        </w:rPr>
        <w:t xml:space="preserve">فلا </w:t>
      </w:r>
      <w:r w:rsidR="00557E8C" w:rsidRPr="00DE6131">
        <w:rPr>
          <w:rFonts w:hint="cs"/>
          <w:rtl/>
        </w:rPr>
        <w:t>يتصور تناف</w:t>
      </w:r>
      <w:r w:rsidR="00557E8C" w:rsidRPr="00DE6131">
        <w:rPr>
          <w:rtl/>
        </w:rPr>
        <w:t>س</w:t>
      </w:r>
      <w:r w:rsidR="00732CAE" w:rsidRPr="00DE6131">
        <w:rPr>
          <w:rFonts w:hint="cs"/>
          <w:rtl/>
        </w:rPr>
        <w:t xml:space="preserve"> بدون الا</w:t>
      </w:r>
      <w:r w:rsidR="007D089A" w:rsidRPr="00DE6131">
        <w:rPr>
          <w:rFonts w:hint="cs"/>
          <w:rtl/>
        </w:rPr>
        <w:t xml:space="preserve">علان </w:t>
      </w:r>
      <w:r w:rsidR="00732CAE" w:rsidRPr="00DE6131">
        <w:rPr>
          <w:rFonts w:hint="cs"/>
          <w:rtl/>
        </w:rPr>
        <w:t xml:space="preserve">عن التسابق ولا حديث عن منافسة حقيقية دون توفير </w:t>
      </w:r>
      <w:r w:rsidR="007D089A" w:rsidRPr="00DE6131">
        <w:rPr>
          <w:rFonts w:hint="cs"/>
          <w:rtl/>
        </w:rPr>
        <w:t xml:space="preserve">مناخ </w:t>
      </w:r>
      <w:r w:rsidR="00732CAE" w:rsidRPr="00DE6131">
        <w:rPr>
          <w:rFonts w:hint="cs"/>
          <w:rtl/>
        </w:rPr>
        <w:t>لها</w:t>
      </w:r>
      <w:r w:rsidR="007D089A" w:rsidRPr="00DE6131">
        <w:rPr>
          <w:rFonts w:hint="cs"/>
          <w:rtl/>
        </w:rPr>
        <w:t xml:space="preserve"> </w:t>
      </w:r>
      <w:r w:rsidR="00732CAE" w:rsidRPr="00DE6131">
        <w:rPr>
          <w:rFonts w:hint="cs"/>
          <w:rtl/>
        </w:rPr>
        <w:t xml:space="preserve">من خلال حث الراغبين </w:t>
      </w:r>
      <w:r w:rsidR="007D089A" w:rsidRPr="00DE6131">
        <w:rPr>
          <w:rFonts w:hint="cs"/>
          <w:rtl/>
        </w:rPr>
        <w:t xml:space="preserve">في التعاقد مع الإدارة </w:t>
      </w:r>
      <w:r w:rsidR="007E2038">
        <w:rPr>
          <w:rFonts w:hint="cs"/>
          <w:rtl/>
        </w:rPr>
        <w:t>الى المبادرة الى ذلك من خلال إعلامهم ببدأ الإجراءات</w:t>
      </w:r>
      <w:r w:rsidR="007D089A" w:rsidRPr="00DE6131">
        <w:rPr>
          <w:rFonts w:hint="cs"/>
          <w:rtl/>
        </w:rPr>
        <w:t xml:space="preserve">، </w:t>
      </w:r>
      <w:r w:rsidR="0026003A" w:rsidRPr="00DE6131">
        <w:rPr>
          <w:rFonts w:hint="cs"/>
          <w:rtl/>
        </w:rPr>
        <w:t>ويعبر كذل</w:t>
      </w:r>
      <w:r w:rsidR="0026003A" w:rsidRPr="00DE6131">
        <w:rPr>
          <w:rtl/>
        </w:rPr>
        <w:t>ك</w:t>
      </w:r>
      <w:r w:rsidR="00732CAE" w:rsidRPr="00DE6131">
        <w:rPr>
          <w:rFonts w:hint="cs"/>
          <w:rtl/>
        </w:rPr>
        <w:t xml:space="preserve"> على </w:t>
      </w:r>
      <w:r w:rsidR="007D089A" w:rsidRPr="00DE6131">
        <w:rPr>
          <w:rFonts w:hint="cs"/>
          <w:rtl/>
        </w:rPr>
        <w:t xml:space="preserve"> مبدا شفافية الإجراءات على ذلك النظام الذي يبين الإجراءات والشروط التي يمكن للمتنافسين التعاقد مع الإدارة على أساسها </w:t>
      </w:r>
      <w:r w:rsidR="007D089A" w:rsidRPr="00DE6131">
        <w:rPr>
          <w:rStyle w:val="Appelnotedebasdep"/>
          <w:color w:val="000000" w:themeColor="text1"/>
          <w:rtl/>
        </w:rPr>
        <w:footnoteReference w:id="182"/>
      </w:r>
      <w:r w:rsidR="00732CAE" w:rsidRPr="00DE6131">
        <w:rPr>
          <w:rFonts w:hint="cs"/>
          <w:sz w:val="24"/>
          <w:szCs w:val="24"/>
          <w:rtl/>
        </w:rPr>
        <w:t>،</w:t>
      </w:r>
      <w:r w:rsidR="007D089A" w:rsidRPr="00DE6131">
        <w:rPr>
          <w:rFonts w:hint="cs"/>
          <w:rtl/>
        </w:rPr>
        <w:t xml:space="preserve"> </w:t>
      </w:r>
      <w:r w:rsidR="00732CAE" w:rsidRPr="00DE6131">
        <w:rPr>
          <w:rFonts w:hint="cs"/>
          <w:rtl/>
        </w:rPr>
        <w:t>ف</w:t>
      </w:r>
      <w:r w:rsidR="007D089A" w:rsidRPr="00DE6131">
        <w:rPr>
          <w:rFonts w:hint="cs"/>
          <w:rtl/>
        </w:rPr>
        <w:t xml:space="preserve">مبدأ الشفافية </w:t>
      </w:r>
      <w:r w:rsidR="00732CAE" w:rsidRPr="00DE6131">
        <w:rPr>
          <w:rFonts w:hint="cs"/>
          <w:rtl/>
        </w:rPr>
        <w:t>يقتضي</w:t>
      </w:r>
      <w:r w:rsidR="007D089A" w:rsidRPr="00DE6131">
        <w:rPr>
          <w:rFonts w:hint="cs"/>
          <w:rtl/>
        </w:rPr>
        <w:t xml:space="preserve"> مراقبة </w:t>
      </w:r>
      <w:r w:rsidR="00732CAE" w:rsidRPr="00DE6131">
        <w:rPr>
          <w:rFonts w:hint="cs"/>
          <w:rtl/>
        </w:rPr>
        <w:t>تنفيذ المرافق العامة من خلال مراقبة خدماتها</w:t>
      </w:r>
      <w:r w:rsidR="007D089A" w:rsidRPr="00DE6131">
        <w:rPr>
          <w:rFonts w:hint="cs"/>
          <w:rtl/>
        </w:rPr>
        <w:t xml:space="preserve"> </w:t>
      </w:r>
      <w:r w:rsidR="00732CAE" w:rsidRPr="00DE6131">
        <w:rPr>
          <w:rFonts w:hint="cs"/>
          <w:rtl/>
        </w:rPr>
        <w:t>المقدمة لجمهور المنتفعين</w:t>
      </w:r>
      <w:r w:rsidR="007D089A" w:rsidRPr="00DE6131">
        <w:rPr>
          <w:rFonts w:hint="cs"/>
          <w:rtl/>
        </w:rPr>
        <w:t xml:space="preserve"> من قبل الأجهزة الرقابية المختصة والمستفيدين </w:t>
      </w:r>
      <w:r w:rsidR="007E2038">
        <w:rPr>
          <w:rFonts w:hint="cs"/>
          <w:rtl/>
        </w:rPr>
        <w:t>أو المستهلكين من أجل التأكد من أ</w:t>
      </w:r>
      <w:r w:rsidR="007D089A" w:rsidRPr="00DE6131">
        <w:rPr>
          <w:rFonts w:hint="cs"/>
          <w:rtl/>
        </w:rPr>
        <w:t xml:space="preserve">ن مصالحهم قد تم مراعاتها فعلا من قبل </w:t>
      </w:r>
      <w:r w:rsidR="00732CAE" w:rsidRPr="00DE6131">
        <w:rPr>
          <w:rFonts w:hint="cs"/>
          <w:rtl/>
        </w:rPr>
        <w:t>صاحب التفويض</w:t>
      </w:r>
      <w:r w:rsidR="007D089A" w:rsidRPr="00DE6131">
        <w:rPr>
          <w:rFonts w:hint="cs"/>
          <w:rtl/>
        </w:rPr>
        <w:t xml:space="preserve"> المكلف بإدارة واستثمار المرفق العام</w:t>
      </w:r>
      <w:r w:rsidR="007D089A" w:rsidRPr="00DE6131">
        <w:rPr>
          <w:rStyle w:val="Appelnotedebasdep"/>
          <w:color w:val="000000" w:themeColor="text1"/>
          <w:rtl/>
        </w:rPr>
        <w:footnoteReference w:id="183"/>
      </w:r>
      <w:r w:rsidR="007D089A" w:rsidRPr="00DE6131">
        <w:rPr>
          <w:rFonts w:hint="cs"/>
          <w:rtl/>
        </w:rPr>
        <w:t>.</w:t>
      </w:r>
      <w:r w:rsidR="00472BB6" w:rsidRPr="00DE6131">
        <w:rPr>
          <w:rFonts w:hint="cs"/>
          <w:rtl/>
        </w:rPr>
        <w:t xml:space="preserve"> </w:t>
      </w:r>
    </w:p>
    <w:p w14:paraId="26995E96" w14:textId="276DD1E3" w:rsidR="00693DE3" w:rsidRPr="00DE6131" w:rsidRDefault="00E22660" w:rsidP="001B4F5A">
      <w:pPr>
        <w:rPr>
          <w:rtl/>
        </w:rPr>
      </w:pPr>
      <w:r>
        <w:rPr>
          <w:rFonts w:hint="cs"/>
          <w:rtl/>
        </w:rPr>
        <w:t>بالإضافة الى أ</w:t>
      </w:r>
      <w:r w:rsidR="00472BB6" w:rsidRPr="00DE6131">
        <w:rPr>
          <w:rFonts w:hint="cs"/>
          <w:rtl/>
        </w:rPr>
        <w:t xml:space="preserve">ن ضمان مبدأ المنافسة الذي يترتب على شفافية الإجراءات  يمكن جميع الراغبين في عرض العطاءات </w:t>
      </w:r>
      <w:r w:rsidR="00936CE0" w:rsidRPr="00DE6131">
        <w:rPr>
          <w:rFonts w:hint="cs"/>
          <w:rtl/>
        </w:rPr>
        <w:t xml:space="preserve">الذين </w:t>
      </w:r>
      <w:r w:rsidR="00472BB6" w:rsidRPr="00DE6131">
        <w:rPr>
          <w:rFonts w:hint="cs"/>
          <w:rtl/>
        </w:rPr>
        <w:t xml:space="preserve"> ير</w:t>
      </w:r>
      <w:r w:rsidR="00936CE0" w:rsidRPr="00DE6131">
        <w:rPr>
          <w:rFonts w:hint="cs"/>
          <w:rtl/>
        </w:rPr>
        <w:t xml:space="preserve">ون </w:t>
      </w:r>
      <w:r w:rsidR="00472BB6" w:rsidRPr="00DE6131">
        <w:rPr>
          <w:rFonts w:hint="cs"/>
          <w:rtl/>
        </w:rPr>
        <w:t xml:space="preserve"> في </w:t>
      </w:r>
      <w:r w:rsidR="00936CE0" w:rsidRPr="00DE6131">
        <w:rPr>
          <w:rFonts w:hint="cs"/>
          <w:rtl/>
        </w:rPr>
        <w:t>أنفسه</w:t>
      </w:r>
      <w:r>
        <w:rPr>
          <w:rFonts w:hint="cs"/>
          <w:rtl/>
        </w:rPr>
        <w:t>م</w:t>
      </w:r>
      <w:r w:rsidR="00936CE0" w:rsidRPr="00DE6131">
        <w:rPr>
          <w:rFonts w:hint="cs"/>
          <w:rtl/>
        </w:rPr>
        <w:t xml:space="preserve"> الكفاءة و</w:t>
      </w:r>
      <w:r w:rsidR="00472BB6" w:rsidRPr="00DE6131">
        <w:rPr>
          <w:rFonts w:hint="cs"/>
          <w:rtl/>
        </w:rPr>
        <w:t xml:space="preserve">الجدارة </w:t>
      </w:r>
      <w:r w:rsidR="00936CE0" w:rsidRPr="00DE6131">
        <w:rPr>
          <w:rFonts w:hint="cs"/>
          <w:rtl/>
        </w:rPr>
        <w:t xml:space="preserve">المطلوبة أن </w:t>
      </w:r>
      <w:r w:rsidR="0026003A" w:rsidRPr="00DE6131">
        <w:rPr>
          <w:rFonts w:hint="cs"/>
          <w:rtl/>
        </w:rPr>
        <w:t>يتقدمو</w:t>
      </w:r>
      <w:r w:rsidR="0026003A" w:rsidRPr="00DE6131">
        <w:rPr>
          <w:rtl/>
        </w:rPr>
        <w:t>ا</w:t>
      </w:r>
      <w:r w:rsidR="00936CE0" w:rsidRPr="00DE6131">
        <w:rPr>
          <w:rFonts w:hint="cs"/>
          <w:rtl/>
        </w:rPr>
        <w:t xml:space="preserve"> للمنافسة في ظل زوال</w:t>
      </w:r>
      <w:r w:rsidR="00472BB6" w:rsidRPr="00DE6131">
        <w:rPr>
          <w:rFonts w:hint="cs"/>
          <w:rtl/>
        </w:rPr>
        <w:t xml:space="preserve"> كافة </w:t>
      </w:r>
      <w:r w:rsidR="00936CE0" w:rsidRPr="00DE6131">
        <w:rPr>
          <w:rFonts w:hint="cs"/>
          <w:rtl/>
        </w:rPr>
        <w:t xml:space="preserve">العقبات والقيود </w:t>
      </w:r>
      <w:r w:rsidR="00472BB6" w:rsidRPr="00DE6131">
        <w:rPr>
          <w:rFonts w:hint="cs"/>
          <w:rtl/>
        </w:rPr>
        <w:t xml:space="preserve"> التي </w:t>
      </w:r>
      <w:r w:rsidR="00936CE0" w:rsidRPr="00DE6131">
        <w:rPr>
          <w:rFonts w:hint="cs"/>
          <w:rtl/>
        </w:rPr>
        <w:t>يمكن أن تحد من المنافسة</w:t>
      </w:r>
      <w:r w:rsidR="00472BB6" w:rsidRPr="00DE6131">
        <w:rPr>
          <w:rFonts w:hint="cs"/>
          <w:rtl/>
        </w:rPr>
        <w:t xml:space="preserve">، فتتحرى </w:t>
      </w:r>
      <w:r w:rsidR="00936CE0" w:rsidRPr="00DE6131">
        <w:rPr>
          <w:rFonts w:hint="cs"/>
          <w:rtl/>
        </w:rPr>
        <w:t>ال</w:t>
      </w:r>
      <w:r w:rsidR="00472BB6" w:rsidRPr="00DE6131">
        <w:rPr>
          <w:rFonts w:hint="cs"/>
          <w:rtl/>
        </w:rPr>
        <w:t xml:space="preserve">جهة </w:t>
      </w:r>
      <w:r w:rsidR="00936CE0" w:rsidRPr="00DE6131">
        <w:rPr>
          <w:rFonts w:hint="cs"/>
          <w:rtl/>
        </w:rPr>
        <w:t>الإدارية المتعاقدة تطبيق</w:t>
      </w:r>
      <w:r w:rsidR="00472BB6" w:rsidRPr="00DE6131">
        <w:rPr>
          <w:rFonts w:hint="cs"/>
          <w:rtl/>
        </w:rPr>
        <w:t xml:space="preserve"> </w:t>
      </w:r>
      <w:r w:rsidR="00936CE0" w:rsidRPr="00DE6131">
        <w:rPr>
          <w:rFonts w:hint="cs"/>
          <w:rtl/>
        </w:rPr>
        <w:t xml:space="preserve">مقتضيات </w:t>
      </w:r>
      <w:r w:rsidR="00472BB6" w:rsidRPr="00DE6131">
        <w:rPr>
          <w:rFonts w:hint="cs"/>
          <w:rtl/>
        </w:rPr>
        <w:t>المنافسة</w:t>
      </w:r>
      <w:r w:rsidR="00936CE0" w:rsidRPr="00DE6131">
        <w:rPr>
          <w:rFonts w:hint="cs"/>
          <w:rtl/>
        </w:rPr>
        <w:t xml:space="preserve"> الحرة</w:t>
      </w:r>
      <w:r w:rsidR="00472BB6" w:rsidRPr="00DE6131">
        <w:rPr>
          <w:rFonts w:hint="cs"/>
          <w:rtl/>
        </w:rPr>
        <w:t xml:space="preserve"> بين </w:t>
      </w:r>
      <w:r w:rsidR="00936CE0" w:rsidRPr="00DE6131">
        <w:rPr>
          <w:rFonts w:hint="cs"/>
          <w:rtl/>
        </w:rPr>
        <w:t>المترشحين للظفر</w:t>
      </w:r>
      <w:r w:rsidR="00472BB6" w:rsidRPr="00DE6131">
        <w:rPr>
          <w:rFonts w:hint="cs"/>
          <w:rtl/>
        </w:rPr>
        <w:t xml:space="preserve"> </w:t>
      </w:r>
      <w:r w:rsidR="00936CE0" w:rsidRPr="00DE6131">
        <w:rPr>
          <w:rFonts w:hint="cs"/>
          <w:rtl/>
        </w:rPr>
        <w:t>با</w:t>
      </w:r>
      <w:r w:rsidR="00472BB6" w:rsidRPr="00DE6131">
        <w:rPr>
          <w:rFonts w:hint="cs"/>
          <w:rtl/>
        </w:rPr>
        <w:t>لمشروع</w:t>
      </w:r>
      <w:r>
        <w:rPr>
          <w:rFonts w:hint="cs"/>
          <w:rtl/>
        </w:rPr>
        <w:t>،</w:t>
      </w:r>
      <w:r w:rsidR="00472BB6" w:rsidRPr="00DE6131">
        <w:rPr>
          <w:rFonts w:hint="cs"/>
          <w:rtl/>
        </w:rPr>
        <w:t xml:space="preserve"> بحيث </w:t>
      </w:r>
      <w:r w:rsidR="00936CE0" w:rsidRPr="00DE6131">
        <w:rPr>
          <w:rFonts w:hint="cs"/>
          <w:rtl/>
        </w:rPr>
        <w:t xml:space="preserve">تتمكن الجهة الإدارية المتعاقدة </w:t>
      </w:r>
      <w:r>
        <w:rPr>
          <w:rFonts w:hint="cs"/>
          <w:rtl/>
        </w:rPr>
        <w:t>من تأ</w:t>
      </w:r>
      <w:r w:rsidR="00936CE0" w:rsidRPr="00DE6131">
        <w:rPr>
          <w:rFonts w:hint="cs"/>
          <w:rtl/>
        </w:rPr>
        <w:t>مين</w:t>
      </w:r>
      <w:r w:rsidR="00472BB6" w:rsidRPr="00DE6131">
        <w:rPr>
          <w:rFonts w:hint="cs"/>
          <w:rtl/>
        </w:rPr>
        <w:t xml:space="preserve"> </w:t>
      </w:r>
      <w:r w:rsidR="00936CE0" w:rsidRPr="00DE6131">
        <w:rPr>
          <w:rFonts w:hint="cs"/>
          <w:rtl/>
        </w:rPr>
        <w:t>أ</w:t>
      </w:r>
      <w:r w:rsidR="00472BB6" w:rsidRPr="00DE6131">
        <w:rPr>
          <w:rFonts w:hint="cs"/>
          <w:rtl/>
        </w:rPr>
        <w:t xml:space="preserve">فضل </w:t>
      </w:r>
      <w:r w:rsidR="00936CE0" w:rsidRPr="00DE6131">
        <w:rPr>
          <w:rFonts w:hint="cs"/>
          <w:rtl/>
        </w:rPr>
        <w:t>العروض</w:t>
      </w:r>
      <w:r w:rsidR="00472BB6" w:rsidRPr="00DE6131">
        <w:rPr>
          <w:rFonts w:hint="cs"/>
          <w:rtl/>
        </w:rPr>
        <w:t xml:space="preserve"> من الناحية الفنية والمالية </w:t>
      </w:r>
      <w:r w:rsidR="00936CE0" w:rsidRPr="00DE6131">
        <w:rPr>
          <w:rFonts w:hint="cs"/>
          <w:rtl/>
        </w:rPr>
        <w:t xml:space="preserve">التي تتطابق مع </w:t>
      </w:r>
      <w:r w:rsidR="00472BB6" w:rsidRPr="00DE6131">
        <w:rPr>
          <w:rFonts w:hint="cs"/>
          <w:rtl/>
        </w:rPr>
        <w:t xml:space="preserve"> كراسة الشروط التفصيلية حول المشروع </w:t>
      </w:r>
      <w:r>
        <w:rPr>
          <w:rFonts w:hint="cs"/>
          <w:rtl/>
        </w:rPr>
        <w:t>المعدة سلفا</w:t>
      </w:r>
      <w:r w:rsidR="00472BB6" w:rsidRPr="00DE6131">
        <w:rPr>
          <w:rFonts w:hint="cs"/>
          <w:rtl/>
        </w:rPr>
        <w:t xml:space="preserve">، </w:t>
      </w:r>
      <w:r w:rsidR="00936CE0" w:rsidRPr="00DE6131">
        <w:rPr>
          <w:rFonts w:hint="cs"/>
          <w:rtl/>
        </w:rPr>
        <w:t>فتكريس هذه ال</w:t>
      </w:r>
      <w:r w:rsidR="00472BB6" w:rsidRPr="00DE6131">
        <w:rPr>
          <w:rFonts w:hint="cs"/>
          <w:rtl/>
        </w:rPr>
        <w:t xml:space="preserve">منافسة </w:t>
      </w:r>
      <w:r w:rsidR="00936CE0" w:rsidRPr="00DE6131">
        <w:rPr>
          <w:rFonts w:hint="cs"/>
          <w:rtl/>
        </w:rPr>
        <w:t>الحرة وال</w:t>
      </w:r>
      <w:r w:rsidR="00472BB6" w:rsidRPr="00DE6131">
        <w:rPr>
          <w:rFonts w:hint="cs"/>
          <w:rtl/>
        </w:rPr>
        <w:t xml:space="preserve">حقيقية بين </w:t>
      </w:r>
      <w:r w:rsidR="00936CE0" w:rsidRPr="00DE6131">
        <w:rPr>
          <w:rFonts w:hint="cs"/>
          <w:rtl/>
        </w:rPr>
        <w:t>الع</w:t>
      </w:r>
      <w:r>
        <w:rPr>
          <w:rFonts w:hint="cs"/>
          <w:rtl/>
        </w:rPr>
        <w:t>ا</w:t>
      </w:r>
      <w:r w:rsidR="00936CE0" w:rsidRPr="00DE6131">
        <w:rPr>
          <w:rFonts w:hint="cs"/>
          <w:rtl/>
        </w:rPr>
        <w:t xml:space="preserve">رضين من </w:t>
      </w:r>
      <w:r>
        <w:rPr>
          <w:rFonts w:hint="cs"/>
          <w:rtl/>
        </w:rPr>
        <w:t>شأنه أ</w:t>
      </w:r>
      <w:r w:rsidR="00472BB6" w:rsidRPr="00DE6131">
        <w:rPr>
          <w:rFonts w:hint="cs"/>
          <w:rtl/>
        </w:rPr>
        <w:t xml:space="preserve">ن </w:t>
      </w:r>
      <w:r w:rsidR="00936CE0" w:rsidRPr="00DE6131">
        <w:rPr>
          <w:rFonts w:hint="cs"/>
          <w:rtl/>
        </w:rPr>
        <w:t xml:space="preserve">يفضي بالضرورة </w:t>
      </w:r>
      <w:r w:rsidR="00472BB6" w:rsidRPr="00DE6131">
        <w:rPr>
          <w:rFonts w:hint="cs"/>
          <w:rtl/>
        </w:rPr>
        <w:t xml:space="preserve"> الى </w:t>
      </w:r>
      <w:r w:rsidR="00936CE0" w:rsidRPr="00DE6131">
        <w:rPr>
          <w:rFonts w:hint="cs"/>
          <w:rtl/>
        </w:rPr>
        <w:t xml:space="preserve">الوصول الى </w:t>
      </w:r>
      <w:r w:rsidR="00472BB6" w:rsidRPr="00DE6131">
        <w:rPr>
          <w:rFonts w:hint="cs"/>
          <w:rtl/>
        </w:rPr>
        <w:t xml:space="preserve"> المستثمر الكفء </w:t>
      </w:r>
      <w:r w:rsidR="00936CE0" w:rsidRPr="00DE6131">
        <w:rPr>
          <w:rFonts w:hint="cs"/>
          <w:rtl/>
        </w:rPr>
        <w:t xml:space="preserve">واستبعاد المتعهد غير الكفء </w:t>
      </w:r>
      <w:r w:rsidR="00472BB6" w:rsidRPr="00DE6131">
        <w:rPr>
          <w:rFonts w:hint="cs"/>
          <w:rtl/>
        </w:rPr>
        <w:t xml:space="preserve">وخروجه من المنافسة ويؤدي </w:t>
      </w:r>
      <w:r w:rsidR="00936CE0" w:rsidRPr="00DE6131">
        <w:rPr>
          <w:rFonts w:hint="cs"/>
          <w:rtl/>
        </w:rPr>
        <w:t xml:space="preserve">ذلك </w:t>
      </w:r>
      <w:r w:rsidR="00472BB6" w:rsidRPr="00DE6131">
        <w:rPr>
          <w:rFonts w:hint="cs"/>
          <w:rtl/>
        </w:rPr>
        <w:t xml:space="preserve">الى </w:t>
      </w:r>
      <w:r w:rsidR="00936CE0" w:rsidRPr="00DE6131">
        <w:rPr>
          <w:rFonts w:hint="cs"/>
          <w:rtl/>
        </w:rPr>
        <w:t xml:space="preserve">اعطاء الفرصة </w:t>
      </w:r>
      <w:r w:rsidR="0026003A" w:rsidRPr="00DE6131">
        <w:rPr>
          <w:rFonts w:hint="cs"/>
          <w:rtl/>
        </w:rPr>
        <w:t>لأفضل</w:t>
      </w:r>
      <w:r w:rsidR="00472BB6" w:rsidRPr="00DE6131">
        <w:rPr>
          <w:rFonts w:hint="cs"/>
          <w:rtl/>
        </w:rPr>
        <w:t xml:space="preserve"> المستثمر</w:t>
      </w:r>
      <w:r>
        <w:rPr>
          <w:rFonts w:hint="cs"/>
          <w:rtl/>
        </w:rPr>
        <w:t>ين من أ</w:t>
      </w:r>
      <w:r w:rsidR="00936CE0" w:rsidRPr="00DE6131">
        <w:rPr>
          <w:rFonts w:hint="cs"/>
          <w:rtl/>
        </w:rPr>
        <w:t>جل تحقيق</w:t>
      </w:r>
      <w:r w:rsidR="00472BB6" w:rsidRPr="00DE6131">
        <w:rPr>
          <w:rFonts w:hint="cs"/>
          <w:rtl/>
        </w:rPr>
        <w:t xml:space="preserve"> </w:t>
      </w:r>
      <w:r w:rsidR="00936CE0" w:rsidRPr="00DE6131">
        <w:rPr>
          <w:rFonts w:hint="cs"/>
          <w:rtl/>
        </w:rPr>
        <w:t>المرفق</w:t>
      </w:r>
      <w:r w:rsidR="00472BB6" w:rsidRPr="00DE6131">
        <w:rPr>
          <w:rFonts w:hint="cs"/>
          <w:rtl/>
        </w:rPr>
        <w:t xml:space="preserve"> </w:t>
      </w:r>
      <w:r>
        <w:rPr>
          <w:rFonts w:hint="cs"/>
          <w:rtl/>
        </w:rPr>
        <w:t>العام</w:t>
      </w:r>
      <w:r w:rsidR="00F46E2F">
        <w:rPr>
          <w:rFonts w:hint="cs"/>
          <w:rtl/>
        </w:rPr>
        <w:t>،</w:t>
      </w:r>
      <w:r w:rsidR="00472BB6" w:rsidRPr="00DE6131">
        <w:rPr>
          <w:rFonts w:hint="cs"/>
          <w:rtl/>
        </w:rPr>
        <w:t xml:space="preserve"> ظل </w:t>
      </w:r>
      <w:r w:rsidR="0058612B" w:rsidRPr="00DE6131">
        <w:rPr>
          <w:rFonts w:hint="cs"/>
          <w:rtl/>
        </w:rPr>
        <w:t>أحسن الظروف  وفي المقابل فإن غياب  المنافسة الحرة يفتح الباب واسعا  أ</w:t>
      </w:r>
      <w:r w:rsidR="00472BB6" w:rsidRPr="00DE6131">
        <w:rPr>
          <w:rFonts w:hint="cs"/>
          <w:rtl/>
        </w:rPr>
        <w:t>مام</w:t>
      </w:r>
      <w:r w:rsidR="0058612B" w:rsidRPr="00DE6131">
        <w:rPr>
          <w:rFonts w:hint="cs"/>
          <w:rtl/>
        </w:rPr>
        <w:t xml:space="preserve"> مختلف مظاهر</w:t>
      </w:r>
      <w:r w:rsidR="00472BB6" w:rsidRPr="00DE6131">
        <w:rPr>
          <w:rFonts w:hint="cs"/>
          <w:rtl/>
        </w:rPr>
        <w:t xml:space="preserve"> الفساد </w:t>
      </w:r>
      <w:r w:rsidR="0058612B" w:rsidRPr="00DE6131">
        <w:rPr>
          <w:rFonts w:hint="cs"/>
          <w:rtl/>
        </w:rPr>
        <w:t xml:space="preserve">وهو </w:t>
      </w:r>
      <w:r w:rsidR="0026003A" w:rsidRPr="00DE6131">
        <w:rPr>
          <w:rFonts w:hint="cs"/>
          <w:rtl/>
        </w:rPr>
        <w:t>ما يلح</w:t>
      </w:r>
      <w:r w:rsidR="0026003A" w:rsidRPr="00DE6131">
        <w:rPr>
          <w:rtl/>
        </w:rPr>
        <w:t>ق</w:t>
      </w:r>
      <w:r w:rsidR="0058612B" w:rsidRPr="00DE6131">
        <w:rPr>
          <w:rFonts w:hint="cs"/>
          <w:rtl/>
        </w:rPr>
        <w:t xml:space="preserve"> </w:t>
      </w:r>
      <w:r w:rsidR="00472BB6" w:rsidRPr="00DE6131">
        <w:rPr>
          <w:rFonts w:hint="cs"/>
          <w:rtl/>
        </w:rPr>
        <w:t xml:space="preserve"> بالمرفق العام</w:t>
      </w:r>
      <w:r w:rsidR="0058612B" w:rsidRPr="00DE6131">
        <w:rPr>
          <w:rFonts w:hint="cs"/>
          <w:rtl/>
        </w:rPr>
        <w:t xml:space="preserve"> موضوع التفويض أ</w:t>
      </w:r>
      <w:r w:rsidR="00472BB6" w:rsidRPr="00DE6131">
        <w:rPr>
          <w:rFonts w:hint="cs"/>
          <w:rtl/>
        </w:rPr>
        <w:t>ضر</w:t>
      </w:r>
      <w:r w:rsidR="0058612B" w:rsidRPr="00DE6131">
        <w:rPr>
          <w:rFonts w:hint="cs"/>
          <w:rtl/>
        </w:rPr>
        <w:t>ا</w:t>
      </w:r>
      <w:r w:rsidR="00472BB6" w:rsidRPr="00DE6131">
        <w:rPr>
          <w:rFonts w:hint="cs"/>
          <w:rtl/>
        </w:rPr>
        <w:t>ر</w:t>
      </w:r>
      <w:r w:rsidR="0058612B" w:rsidRPr="00DE6131">
        <w:rPr>
          <w:rFonts w:hint="cs"/>
          <w:rtl/>
        </w:rPr>
        <w:t xml:space="preserve">ا </w:t>
      </w:r>
      <w:r w:rsidR="00472BB6" w:rsidRPr="00DE6131">
        <w:rPr>
          <w:rFonts w:hint="cs"/>
          <w:rtl/>
        </w:rPr>
        <w:t>جسيم</w:t>
      </w:r>
      <w:r w:rsidR="0058612B" w:rsidRPr="00DE6131">
        <w:rPr>
          <w:rFonts w:hint="cs"/>
          <w:rtl/>
        </w:rPr>
        <w:t>ة، وذلك من خلال</w:t>
      </w:r>
      <w:r w:rsidR="00472BB6" w:rsidRPr="00DE6131">
        <w:rPr>
          <w:rFonts w:hint="cs"/>
          <w:rtl/>
        </w:rPr>
        <w:t xml:space="preserve"> اسناد المش</w:t>
      </w:r>
      <w:r w:rsidR="0058612B" w:rsidRPr="00DE6131">
        <w:rPr>
          <w:rFonts w:hint="cs"/>
          <w:rtl/>
        </w:rPr>
        <w:t>ا</w:t>
      </w:r>
      <w:r w:rsidR="00472BB6" w:rsidRPr="00DE6131">
        <w:rPr>
          <w:rFonts w:hint="cs"/>
          <w:rtl/>
        </w:rPr>
        <w:t>ر</w:t>
      </w:r>
      <w:r w:rsidR="0058612B" w:rsidRPr="00DE6131">
        <w:rPr>
          <w:rFonts w:hint="cs"/>
          <w:rtl/>
        </w:rPr>
        <w:t xml:space="preserve">يع العامة التي تكتسي أهمية بالغة بالنسبة للمجتمع ككل </w:t>
      </w:r>
      <w:r w:rsidR="00472BB6" w:rsidRPr="00DE6131">
        <w:rPr>
          <w:rFonts w:hint="cs"/>
          <w:rtl/>
        </w:rPr>
        <w:t xml:space="preserve">الى </w:t>
      </w:r>
      <w:r w:rsidR="0058612B" w:rsidRPr="00DE6131">
        <w:rPr>
          <w:rFonts w:hint="cs"/>
          <w:rtl/>
        </w:rPr>
        <w:t xml:space="preserve">مستثمرين تنقصهم </w:t>
      </w:r>
      <w:r w:rsidR="00472BB6" w:rsidRPr="00DE6131">
        <w:rPr>
          <w:rFonts w:hint="cs"/>
          <w:rtl/>
        </w:rPr>
        <w:t xml:space="preserve">الكفاءة  </w:t>
      </w:r>
      <w:r w:rsidR="0058612B" w:rsidRPr="00DE6131">
        <w:rPr>
          <w:rFonts w:hint="cs"/>
          <w:rtl/>
        </w:rPr>
        <w:t xml:space="preserve">اللازمة لإدارة وتنظيم واستغلال هذه المرافق </w:t>
      </w:r>
      <w:r w:rsidR="0026003A" w:rsidRPr="00DE6131">
        <w:rPr>
          <w:rFonts w:hint="cs"/>
          <w:rtl/>
        </w:rPr>
        <w:t>مما ينعك</w:t>
      </w:r>
      <w:r w:rsidR="0026003A" w:rsidRPr="00DE6131">
        <w:rPr>
          <w:rtl/>
        </w:rPr>
        <w:t>س</w:t>
      </w:r>
      <w:r w:rsidR="0058612B" w:rsidRPr="00DE6131">
        <w:rPr>
          <w:rFonts w:hint="cs"/>
          <w:rtl/>
        </w:rPr>
        <w:t xml:space="preserve"> بالضرورة على جودة الخدمات العامة المقدمة لمستخدمي المرفق العام المفوض</w:t>
      </w:r>
      <w:r w:rsidR="00472BB6" w:rsidRPr="00DE6131">
        <w:rPr>
          <w:rStyle w:val="Appelnotedebasdep"/>
          <w:color w:val="000000" w:themeColor="text1"/>
          <w:rtl/>
        </w:rPr>
        <w:footnoteReference w:id="184"/>
      </w:r>
      <w:r w:rsidR="00DD4138" w:rsidRPr="00DE6131">
        <w:rPr>
          <w:rFonts w:hint="cs"/>
          <w:rtl/>
        </w:rPr>
        <w:t xml:space="preserve">،فالفساد مهما كان مصدره وأيا كام الشكل الذي يتخذه  </w:t>
      </w:r>
      <w:r w:rsidR="00531174">
        <w:rPr>
          <w:rFonts w:hint="cs"/>
          <w:rtl/>
        </w:rPr>
        <w:t>أ</w:t>
      </w:r>
      <w:r w:rsidR="00DD4138" w:rsidRPr="00DE6131">
        <w:rPr>
          <w:rFonts w:hint="cs"/>
          <w:rtl/>
        </w:rPr>
        <w:t xml:space="preserve">و </w:t>
      </w:r>
      <w:r w:rsidR="00531174">
        <w:rPr>
          <w:rFonts w:hint="cs"/>
          <w:rtl/>
        </w:rPr>
        <w:t>السبب الذي يؤدي إ</w:t>
      </w:r>
      <w:r w:rsidR="00693DE3" w:rsidRPr="00DE6131">
        <w:rPr>
          <w:rFonts w:hint="cs"/>
          <w:rtl/>
        </w:rPr>
        <w:t xml:space="preserve">ليه </w:t>
      </w:r>
      <w:r w:rsidR="00531174">
        <w:rPr>
          <w:rFonts w:hint="cs"/>
          <w:rtl/>
        </w:rPr>
        <w:t>له آ</w:t>
      </w:r>
      <w:r w:rsidR="00DD4138" w:rsidRPr="00DE6131">
        <w:rPr>
          <w:rFonts w:hint="cs"/>
          <w:rtl/>
        </w:rPr>
        <w:t xml:space="preserve">ثار </w:t>
      </w:r>
      <w:r w:rsidR="00693DE3" w:rsidRPr="00DE6131">
        <w:rPr>
          <w:rFonts w:hint="cs"/>
          <w:rtl/>
        </w:rPr>
        <w:t xml:space="preserve">وخيمة على المجتمع بصفة عامة وعلى </w:t>
      </w:r>
      <w:r w:rsidR="00DD4138" w:rsidRPr="00DE6131">
        <w:rPr>
          <w:rFonts w:hint="cs"/>
          <w:rtl/>
        </w:rPr>
        <w:t xml:space="preserve"> الاستثمار والنمو الاقتصادي </w:t>
      </w:r>
      <w:r w:rsidR="00693DE3" w:rsidRPr="00DE6131">
        <w:rPr>
          <w:rFonts w:hint="cs"/>
          <w:rtl/>
        </w:rPr>
        <w:t xml:space="preserve">بالدرجة الأولى، وفي هذا السياق </w:t>
      </w:r>
      <w:r w:rsidR="00693DE3" w:rsidRPr="00DE6131">
        <w:rPr>
          <w:rFonts w:hint="cs"/>
          <w:rtl/>
        </w:rPr>
        <w:lastRenderedPageBreak/>
        <w:t xml:space="preserve">فقد أشارت </w:t>
      </w:r>
      <w:r w:rsidR="00DD4138" w:rsidRPr="00DE6131">
        <w:rPr>
          <w:rFonts w:hint="cs"/>
          <w:rtl/>
        </w:rPr>
        <w:t xml:space="preserve">بعض الدراسات الى وجود </w:t>
      </w:r>
      <w:r w:rsidR="00693DE3" w:rsidRPr="00DE6131">
        <w:rPr>
          <w:rFonts w:hint="cs"/>
          <w:rtl/>
        </w:rPr>
        <w:t>تناسب</w:t>
      </w:r>
      <w:r w:rsidR="00DD4138" w:rsidRPr="00DE6131">
        <w:rPr>
          <w:rFonts w:hint="cs"/>
          <w:rtl/>
        </w:rPr>
        <w:t xml:space="preserve"> عكسي بين مستوى الفساد وبين عملية الاستثمار فكلما انخفض مستوى الفساد ازدادت معدلات الاستثمار </w:t>
      </w:r>
      <w:r w:rsidR="0026003A" w:rsidRPr="00DE6131">
        <w:rPr>
          <w:rFonts w:hint="cs"/>
          <w:rtl/>
        </w:rPr>
        <w:t>والنمو الاقتصاد</w:t>
      </w:r>
      <w:r w:rsidR="0026003A" w:rsidRPr="00DE6131">
        <w:rPr>
          <w:rtl/>
        </w:rPr>
        <w:t>ي</w:t>
      </w:r>
      <w:r w:rsidR="00DD4138" w:rsidRPr="00DE6131">
        <w:rPr>
          <w:rStyle w:val="Appelnotedebasdep"/>
          <w:color w:val="000000" w:themeColor="text1"/>
          <w:rtl/>
        </w:rPr>
        <w:footnoteReference w:id="185"/>
      </w:r>
      <w:r w:rsidR="00693DE3" w:rsidRPr="00DE6131">
        <w:rPr>
          <w:rFonts w:hint="cs"/>
          <w:rtl/>
        </w:rPr>
        <w:t>.</w:t>
      </w:r>
    </w:p>
    <w:p w14:paraId="5C009DAD" w14:textId="6A2EFB5B" w:rsidR="007D089A" w:rsidRPr="00DE6131" w:rsidRDefault="00693DE3" w:rsidP="001B4F5A">
      <w:pPr>
        <w:rPr>
          <w:sz w:val="24"/>
          <w:szCs w:val="24"/>
          <w:rtl/>
        </w:rPr>
      </w:pPr>
      <w:r w:rsidRPr="00DE6131">
        <w:rPr>
          <w:rFonts w:hint="cs"/>
          <w:rtl/>
        </w:rPr>
        <w:t>فبعدما  كانت  الجهات الإدارية المانحة للتفويض  تتمتع في ظل النظام التقليدي لعقود تفويض المرفق العام بصورها المختلفة بحرية</w:t>
      </w:r>
      <w:r w:rsidR="00531174">
        <w:rPr>
          <w:rFonts w:hint="cs"/>
          <w:rtl/>
        </w:rPr>
        <w:t xml:space="preserve"> واسعة في  اختيار صاحب التفويض </w:t>
      </w:r>
      <w:r w:rsidRPr="00DE6131">
        <w:rPr>
          <w:rFonts w:hint="cs"/>
          <w:rtl/>
        </w:rPr>
        <w:t>إلا أن المشرع</w:t>
      </w:r>
      <w:r w:rsidR="00CF4F2B" w:rsidRPr="00DE6131">
        <w:rPr>
          <w:rFonts w:hint="cs"/>
          <w:rtl/>
        </w:rPr>
        <w:t>ين</w:t>
      </w:r>
      <w:r w:rsidRPr="00DE6131">
        <w:rPr>
          <w:rFonts w:hint="cs"/>
          <w:rtl/>
        </w:rPr>
        <w:t xml:space="preserve"> سوءا في فرنسا أو في مختلف البلدان التي تبنت تفويضات المرفق العام</w:t>
      </w:r>
      <w:r w:rsidR="00CF4F2B" w:rsidRPr="00DE6131">
        <w:rPr>
          <w:rFonts w:hint="cs"/>
          <w:rtl/>
        </w:rPr>
        <w:t xml:space="preserve">، </w:t>
      </w:r>
      <w:r w:rsidR="00EC15D7" w:rsidRPr="00DE6131">
        <w:rPr>
          <w:rFonts w:hint="cs"/>
          <w:rtl/>
        </w:rPr>
        <w:t>ا</w:t>
      </w:r>
      <w:r w:rsidR="00CF4F2B" w:rsidRPr="00DE6131">
        <w:rPr>
          <w:rFonts w:hint="cs"/>
          <w:rtl/>
        </w:rPr>
        <w:t xml:space="preserve">تجهت الى ضرورة </w:t>
      </w:r>
      <w:r w:rsidRPr="00DE6131">
        <w:rPr>
          <w:rFonts w:hint="cs"/>
          <w:rtl/>
        </w:rPr>
        <w:t xml:space="preserve"> فرض بعض القيود على السلطة </w:t>
      </w:r>
      <w:r w:rsidR="00CF4F2B" w:rsidRPr="00DE6131">
        <w:rPr>
          <w:rFonts w:hint="cs"/>
          <w:rtl/>
        </w:rPr>
        <w:t>المانحة</w:t>
      </w:r>
      <w:r w:rsidR="00EC15D7" w:rsidRPr="00DE6131">
        <w:rPr>
          <w:rFonts w:hint="cs"/>
          <w:rtl/>
        </w:rPr>
        <w:t xml:space="preserve"> للتفويض</w:t>
      </w:r>
      <w:r w:rsidR="00CF4F2B" w:rsidRPr="00DE6131">
        <w:rPr>
          <w:rFonts w:hint="cs"/>
          <w:rtl/>
        </w:rPr>
        <w:t xml:space="preserve">، ومن هذه القيود </w:t>
      </w:r>
      <w:r w:rsidRPr="00DE6131">
        <w:rPr>
          <w:rFonts w:hint="cs"/>
          <w:rtl/>
        </w:rPr>
        <w:t xml:space="preserve">الإعلان المسبق عن </w:t>
      </w:r>
      <w:r w:rsidR="00CF4F2B" w:rsidRPr="00DE6131">
        <w:rPr>
          <w:rFonts w:hint="cs"/>
          <w:rtl/>
        </w:rPr>
        <w:t>المنافسة ل</w:t>
      </w:r>
      <w:r w:rsidRPr="00DE6131">
        <w:rPr>
          <w:rFonts w:hint="cs"/>
          <w:rtl/>
        </w:rPr>
        <w:t xml:space="preserve">اختيار المفوض إليه وأن يتم الاختيار </w:t>
      </w:r>
      <w:r w:rsidR="00CF4F2B" w:rsidRPr="00DE6131">
        <w:rPr>
          <w:rFonts w:hint="cs"/>
          <w:rtl/>
        </w:rPr>
        <w:t>وفق</w:t>
      </w:r>
      <w:r w:rsidRPr="00DE6131">
        <w:rPr>
          <w:rFonts w:hint="cs"/>
          <w:rtl/>
        </w:rPr>
        <w:t xml:space="preserve"> </w:t>
      </w:r>
      <w:r w:rsidR="00CF4F2B" w:rsidRPr="00DE6131">
        <w:rPr>
          <w:rFonts w:hint="cs"/>
          <w:rtl/>
        </w:rPr>
        <w:t>قواعد</w:t>
      </w:r>
      <w:r w:rsidRPr="00DE6131">
        <w:rPr>
          <w:rFonts w:hint="cs"/>
          <w:rtl/>
        </w:rPr>
        <w:t xml:space="preserve"> </w:t>
      </w:r>
      <w:r w:rsidR="00CF4F2B" w:rsidRPr="00DE6131">
        <w:rPr>
          <w:rFonts w:hint="cs"/>
          <w:rtl/>
        </w:rPr>
        <w:t>ال</w:t>
      </w:r>
      <w:r w:rsidRPr="00DE6131">
        <w:rPr>
          <w:rFonts w:hint="cs"/>
          <w:rtl/>
        </w:rPr>
        <w:t xml:space="preserve">منافسة </w:t>
      </w:r>
      <w:r w:rsidR="00CF4F2B" w:rsidRPr="00DE6131">
        <w:rPr>
          <w:rFonts w:hint="cs"/>
          <w:rtl/>
        </w:rPr>
        <w:t>التي</w:t>
      </w:r>
      <w:r w:rsidR="00EC15D7" w:rsidRPr="00DE6131">
        <w:rPr>
          <w:rFonts w:hint="cs"/>
          <w:rtl/>
        </w:rPr>
        <w:t xml:space="preserve"> يجب أن</w:t>
      </w:r>
      <w:r w:rsidR="00CF4F2B" w:rsidRPr="00DE6131">
        <w:rPr>
          <w:rFonts w:hint="cs"/>
          <w:rtl/>
        </w:rPr>
        <w:t xml:space="preserve"> </w:t>
      </w:r>
      <w:r w:rsidRPr="00DE6131">
        <w:rPr>
          <w:rFonts w:hint="cs"/>
          <w:rtl/>
        </w:rPr>
        <w:t>تتعدد فيها العروض</w:t>
      </w:r>
      <w:r w:rsidR="00EC15D7" w:rsidRPr="00DE6131">
        <w:rPr>
          <w:rFonts w:hint="cs"/>
          <w:rtl/>
        </w:rPr>
        <w:t xml:space="preserve"> وتفتح فيها المنافسة لجميع الراغبين في التعاقد</w:t>
      </w:r>
      <w:r w:rsidRPr="00DE6131">
        <w:rPr>
          <w:rStyle w:val="Appelnotedebasdep"/>
          <w:color w:val="000000" w:themeColor="text1"/>
          <w:rtl/>
        </w:rPr>
        <w:footnoteReference w:id="186"/>
      </w:r>
      <w:r w:rsidR="00EC15D7" w:rsidRPr="00DE6131">
        <w:rPr>
          <w:rFonts w:hint="cs"/>
          <w:rtl/>
        </w:rPr>
        <w:t>،</w:t>
      </w:r>
      <w:r w:rsidR="000F53BA" w:rsidRPr="00DE6131">
        <w:rPr>
          <w:rFonts w:hint="cs"/>
          <w:rtl/>
        </w:rPr>
        <w:t xml:space="preserve"> </w:t>
      </w:r>
      <w:r w:rsidR="00EC15D7" w:rsidRPr="00DE6131">
        <w:rPr>
          <w:rFonts w:hint="cs"/>
          <w:rtl/>
        </w:rPr>
        <w:t>فارتباط</w:t>
      </w:r>
      <w:r w:rsidR="000F53BA" w:rsidRPr="00DE6131">
        <w:rPr>
          <w:rFonts w:hint="cs"/>
          <w:rtl/>
        </w:rPr>
        <w:t xml:space="preserve"> تفويض المرفق العام </w:t>
      </w:r>
      <w:r w:rsidR="00EC15D7" w:rsidRPr="00DE6131">
        <w:rPr>
          <w:rFonts w:hint="cs"/>
          <w:rtl/>
        </w:rPr>
        <w:t xml:space="preserve"> بقواعد </w:t>
      </w:r>
      <w:r w:rsidR="000F53BA" w:rsidRPr="00DE6131">
        <w:rPr>
          <w:rFonts w:hint="cs"/>
          <w:rtl/>
        </w:rPr>
        <w:t>المنافسة الاق</w:t>
      </w:r>
      <w:r w:rsidR="00EC15D7" w:rsidRPr="00DE6131">
        <w:rPr>
          <w:rFonts w:hint="cs"/>
          <w:rtl/>
        </w:rPr>
        <w:t>ت</w:t>
      </w:r>
      <w:r w:rsidR="000F53BA" w:rsidRPr="00DE6131">
        <w:rPr>
          <w:rFonts w:hint="cs"/>
          <w:rtl/>
        </w:rPr>
        <w:t xml:space="preserve">صادية </w:t>
      </w:r>
      <w:r w:rsidR="00EC15D7" w:rsidRPr="00DE6131">
        <w:rPr>
          <w:rFonts w:hint="cs"/>
          <w:rtl/>
        </w:rPr>
        <w:t>مكن</w:t>
      </w:r>
      <w:r w:rsidR="000F53BA" w:rsidRPr="00DE6131">
        <w:rPr>
          <w:rFonts w:hint="cs"/>
          <w:rtl/>
        </w:rPr>
        <w:t xml:space="preserve"> </w:t>
      </w:r>
      <w:r w:rsidR="00EC15D7" w:rsidRPr="00DE6131">
        <w:rPr>
          <w:rFonts w:hint="cs"/>
          <w:rtl/>
        </w:rPr>
        <w:t>من</w:t>
      </w:r>
      <w:r w:rsidR="000F53BA" w:rsidRPr="00DE6131">
        <w:rPr>
          <w:rFonts w:hint="cs"/>
          <w:rtl/>
        </w:rPr>
        <w:t xml:space="preserve"> </w:t>
      </w:r>
      <w:r w:rsidR="00EC15D7" w:rsidRPr="00DE6131">
        <w:rPr>
          <w:rFonts w:hint="cs"/>
          <w:rtl/>
        </w:rPr>
        <w:t xml:space="preserve">توفير </w:t>
      </w:r>
      <w:r w:rsidR="000F53BA" w:rsidRPr="00DE6131">
        <w:rPr>
          <w:rFonts w:hint="cs"/>
          <w:rtl/>
        </w:rPr>
        <w:t xml:space="preserve">خدمات </w:t>
      </w:r>
      <w:r w:rsidR="00EC15D7" w:rsidRPr="00DE6131">
        <w:rPr>
          <w:rFonts w:hint="cs"/>
          <w:rtl/>
        </w:rPr>
        <w:t xml:space="preserve">ذات جودة وحقق إنتاجية جيدة، ولم يتأتى ذلك </w:t>
      </w:r>
      <w:r w:rsidR="00833F2B">
        <w:rPr>
          <w:rFonts w:hint="cs"/>
          <w:rtl/>
        </w:rPr>
        <w:t>إ</w:t>
      </w:r>
      <w:r w:rsidR="00EC15D7" w:rsidRPr="00DE6131">
        <w:rPr>
          <w:rFonts w:hint="cs"/>
          <w:rtl/>
        </w:rPr>
        <w:t>لا</w:t>
      </w:r>
      <w:r w:rsidR="00833F2B">
        <w:rPr>
          <w:rFonts w:hint="cs"/>
          <w:rtl/>
        </w:rPr>
        <w:t xml:space="preserve"> </w:t>
      </w:r>
      <w:r w:rsidR="00EC15D7" w:rsidRPr="00DE6131">
        <w:rPr>
          <w:rFonts w:hint="cs"/>
          <w:rtl/>
        </w:rPr>
        <w:t xml:space="preserve">من خلال </w:t>
      </w:r>
      <w:r w:rsidR="00833F2B">
        <w:rPr>
          <w:rFonts w:hint="cs"/>
          <w:rtl/>
        </w:rPr>
        <w:t>اق</w:t>
      </w:r>
      <w:r w:rsidR="000F53BA" w:rsidRPr="00DE6131">
        <w:rPr>
          <w:rFonts w:hint="cs"/>
          <w:rtl/>
        </w:rPr>
        <w:t xml:space="preserve">حام معايير </w:t>
      </w:r>
      <w:r w:rsidR="00EC15D7" w:rsidRPr="00DE6131">
        <w:rPr>
          <w:rFonts w:hint="cs"/>
          <w:rtl/>
        </w:rPr>
        <w:t xml:space="preserve">حديثة في عملية </w:t>
      </w:r>
      <w:r w:rsidR="00833F2B">
        <w:rPr>
          <w:rFonts w:hint="cs"/>
          <w:rtl/>
        </w:rPr>
        <w:t>التسيير</w:t>
      </w:r>
      <w:r w:rsidR="0026003A" w:rsidRPr="00DE6131">
        <w:rPr>
          <w:rFonts w:hint="cs"/>
          <w:rtl/>
        </w:rPr>
        <w:t>لاسيم</w:t>
      </w:r>
      <w:r w:rsidR="0026003A" w:rsidRPr="00DE6131">
        <w:rPr>
          <w:rtl/>
        </w:rPr>
        <w:t>ا</w:t>
      </w:r>
      <w:r w:rsidR="00EC15D7" w:rsidRPr="00DE6131">
        <w:rPr>
          <w:rFonts w:hint="cs"/>
          <w:rtl/>
        </w:rPr>
        <w:t xml:space="preserve"> م</w:t>
      </w:r>
      <w:r w:rsidR="000F53BA" w:rsidRPr="00DE6131">
        <w:rPr>
          <w:rFonts w:hint="cs"/>
          <w:rtl/>
        </w:rPr>
        <w:t>عيار المنافسة والشفافية</w:t>
      </w:r>
      <w:r w:rsidR="00EC15D7" w:rsidRPr="00DE6131">
        <w:rPr>
          <w:rFonts w:hint="cs"/>
          <w:rtl/>
        </w:rPr>
        <w:t>، فلا</w:t>
      </w:r>
      <w:r w:rsidR="000F53BA" w:rsidRPr="00DE6131">
        <w:rPr>
          <w:rFonts w:hint="cs"/>
          <w:rtl/>
        </w:rPr>
        <w:t xml:space="preserve"> يمكن </w:t>
      </w:r>
      <w:r w:rsidR="00EC15D7" w:rsidRPr="00DE6131">
        <w:rPr>
          <w:rFonts w:hint="cs"/>
          <w:rtl/>
        </w:rPr>
        <w:t>تحقيق</w:t>
      </w:r>
      <w:r w:rsidR="000F53BA" w:rsidRPr="00DE6131">
        <w:rPr>
          <w:rFonts w:hint="cs"/>
          <w:rtl/>
        </w:rPr>
        <w:t xml:space="preserve"> </w:t>
      </w:r>
      <w:r w:rsidR="00EC15D7" w:rsidRPr="00DE6131">
        <w:rPr>
          <w:rFonts w:hint="cs"/>
          <w:rtl/>
        </w:rPr>
        <w:t xml:space="preserve">عملية </w:t>
      </w:r>
      <w:r w:rsidR="000F53BA" w:rsidRPr="00DE6131">
        <w:rPr>
          <w:rFonts w:hint="cs"/>
          <w:rtl/>
        </w:rPr>
        <w:t xml:space="preserve"> تنموي</w:t>
      </w:r>
      <w:r w:rsidR="00EC15D7" w:rsidRPr="00DE6131">
        <w:rPr>
          <w:rFonts w:hint="cs"/>
          <w:rtl/>
        </w:rPr>
        <w:t>ة</w:t>
      </w:r>
      <w:r w:rsidR="000F53BA" w:rsidRPr="00DE6131">
        <w:rPr>
          <w:rFonts w:hint="cs"/>
          <w:rtl/>
        </w:rPr>
        <w:t xml:space="preserve"> </w:t>
      </w:r>
      <w:r w:rsidR="00EC15D7" w:rsidRPr="00DE6131">
        <w:rPr>
          <w:rFonts w:hint="cs"/>
          <w:rtl/>
        </w:rPr>
        <w:t>ناجحة</w:t>
      </w:r>
      <w:r w:rsidR="000F53BA" w:rsidRPr="00DE6131">
        <w:rPr>
          <w:rFonts w:hint="cs"/>
          <w:rtl/>
        </w:rPr>
        <w:t xml:space="preserve"> دون </w:t>
      </w:r>
      <w:r w:rsidR="00047F17" w:rsidRPr="00DE6131">
        <w:rPr>
          <w:rFonts w:hint="cs"/>
          <w:rtl/>
        </w:rPr>
        <w:t>تمكين ا</w:t>
      </w:r>
      <w:r w:rsidR="000F53BA" w:rsidRPr="00DE6131">
        <w:rPr>
          <w:rFonts w:hint="cs"/>
          <w:rtl/>
        </w:rPr>
        <w:t xml:space="preserve">لمفوض له </w:t>
      </w:r>
      <w:r w:rsidR="00047F17" w:rsidRPr="00DE6131">
        <w:rPr>
          <w:rFonts w:hint="cs"/>
          <w:rtl/>
        </w:rPr>
        <w:t>من</w:t>
      </w:r>
      <w:r w:rsidR="000F53BA" w:rsidRPr="00DE6131">
        <w:rPr>
          <w:rFonts w:hint="cs"/>
          <w:rtl/>
        </w:rPr>
        <w:t xml:space="preserve"> </w:t>
      </w:r>
      <w:r w:rsidR="00047F17" w:rsidRPr="00DE6131">
        <w:rPr>
          <w:rFonts w:hint="cs"/>
          <w:rtl/>
        </w:rPr>
        <w:t>ممارسة</w:t>
      </w:r>
      <w:r w:rsidR="000F53BA" w:rsidRPr="00DE6131">
        <w:rPr>
          <w:rFonts w:hint="cs"/>
          <w:rtl/>
        </w:rPr>
        <w:t xml:space="preserve"> دوره في العملية التنموية</w:t>
      </w:r>
      <w:r w:rsidR="00047F17" w:rsidRPr="00DE6131">
        <w:rPr>
          <w:rFonts w:hint="cs"/>
          <w:rtl/>
        </w:rPr>
        <w:t>، ف</w:t>
      </w:r>
      <w:r w:rsidR="000F53BA" w:rsidRPr="00DE6131">
        <w:rPr>
          <w:rFonts w:hint="cs"/>
          <w:rtl/>
        </w:rPr>
        <w:t xml:space="preserve">تقع </w:t>
      </w:r>
      <w:r w:rsidR="00047F17" w:rsidRPr="00DE6131">
        <w:rPr>
          <w:rFonts w:hint="cs"/>
          <w:rtl/>
        </w:rPr>
        <w:t xml:space="preserve">على المستثمر في المرفق العام </w:t>
      </w:r>
      <w:r w:rsidR="000F53BA" w:rsidRPr="00DE6131">
        <w:rPr>
          <w:rFonts w:hint="cs"/>
          <w:rtl/>
        </w:rPr>
        <w:t xml:space="preserve">المسؤولية </w:t>
      </w:r>
      <w:r w:rsidR="00047F17" w:rsidRPr="00DE6131">
        <w:rPr>
          <w:rFonts w:hint="cs"/>
          <w:rtl/>
        </w:rPr>
        <w:t xml:space="preserve">التنموية الى جانب </w:t>
      </w:r>
      <w:r w:rsidR="000C2908" w:rsidRPr="00DE6131">
        <w:rPr>
          <w:rFonts w:hint="cs"/>
          <w:rtl/>
        </w:rPr>
        <w:t xml:space="preserve">السلطة المفوضة وهو </w:t>
      </w:r>
      <w:r w:rsidR="0026003A" w:rsidRPr="00DE6131">
        <w:rPr>
          <w:rFonts w:hint="cs"/>
          <w:rtl/>
        </w:rPr>
        <w:t>ما يفسر</w:t>
      </w:r>
      <w:r w:rsidR="0026003A" w:rsidRPr="00DE6131">
        <w:rPr>
          <w:rtl/>
        </w:rPr>
        <w:t>ه</w:t>
      </w:r>
      <w:r w:rsidR="000C2908" w:rsidRPr="00DE6131">
        <w:rPr>
          <w:rFonts w:hint="cs"/>
          <w:rtl/>
        </w:rPr>
        <w:t xml:space="preserve"> التكافل الموجود بين طرفي </w:t>
      </w:r>
      <w:r w:rsidR="00047F17" w:rsidRPr="00DE6131">
        <w:rPr>
          <w:rFonts w:hint="cs"/>
          <w:rtl/>
        </w:rPr>
        <w:t xml:space="preserve">عقد </w:t>
      </w:r>
      <w:r w:rsidR="000C2908" w:rsidRPr="00DE6131">
        <w:rPr>
          <w:rFonts w:hint="cs"/>
          <w:rtl/>
        </w:rPr>
        <w:t>التفويض</w:t>
      </w:r>
      <w:r w:rsidR="00047F17" w:rsidRPr="00DE6131">
        <w:rPr>
          <w:rFonts w:hint="cs"/>
          <w:rtl/>
        </w:rPr>
        <w:t>، وذلك</w:t>
      </w:r>
      <w:r w:rsidR="0026003A" w:rsidRPr="00DE6131">
        <w:rPr>
          <w:rFonts w:hint="cs"/>
          <w:rtl/>
        </w:rPr>
        <w:t xml:space="preserve"> </w:t>
      </w:r>
      <w:r w:rsidR="00833F2B">
        <w:rPr>
          <w:rFonts w:hint="cs"/>
          <w:rtl/>
        </w:rPr>
        <w:t>في ظل تأ</w:t>
      </w:r>
      <w:r w:rsidR="00047F17" w:rsidRPr="00DE6131">
        <w:rPr>
          <w:rFonts w:hint="cs"/>
          <w:rtl/>
        </w:rPr>
        <w:t>مين</w:t>
      </w:r>
      <w:r w:rsidR="000C2908" w:rsidRPr="00DE6131">
        <w:rPr>
          <w:rFonts w:hint="cs"/>
          <w:rtl/>
        </w:rPr>
        <w:t xml:space="preserve"> مشاركة فعالة </w:t>
      </w:r>
      <w:r w:rsidR="00047F17" w:rsidRPr="00DE6131">
        <w:rPr>
          <w:rFonts w:hint="cs"/>
          <w:rtl/>
        </w:rPr>
        <w:t>ل</w:t>
      </w:r>
      <w:r w:rsidR="000C2908" w:rsidRPr="00DE6131">
        <w:rPr>
          <w:rFonts w:hint="cs"/>
          <w:rtl/>
        </w:rPr>
        <w:t>لقطاع الخاص عن طريق عق</w:t>
      </w:r>
      <w:r w:rsidR="00047F17" w:rsidRPr="00DE6131">
        <w:rPr>
          <w:rFonts w:hint="cs"/>
          <w:rtl/>
        </w:rPr>
        <w:t>و</w:t>
      </w:r>
      <w:r w:rsidR="00833F2B">
        <w:rPr>
          <w:rFonts w:hint="cs"/>
          <w:rtl/>
        </w:rPr>
        <w:t>د التفويض</w:t>
      </w:r>
      <w:r w:rsidR="00047F17" w:rsidRPr="00DE6131">
        <w:rPr>
          <w:rFonts w:hint="cs"/>
          <w:rtl/>
        </w:rPr>
        <w:t>، و</w:t>
      </w:r>
      <w:r w:rsidR="000C2908" w:rsidRPr="00DE6131">
        <w:rPr>
          <w:rFonts w:hint="cs"/>
          <w:rtl/>
        </w:rPr>
        <w:t>سمح</w:t>
      </w:r>
      <w:r w:rsidR="00047F17" w:rsidRPr="00DE6131">
        <w:rPr>
          <w:rFonts w:hint="cs"/>
          <w:rtl/>
        </w:rPr>
        <w:t xml:space="preserve"> على الخصوص</w:t>
      </w:r>
      <w:r w:rsidR="000C2908" w:rsidRPr="00DE6131">
        <w:rPr>
          <w:rFonts w:hint="cs"/>
          <w:rtl/>
        </w:rPr>
        <w:t xml:space="preserve"> للجماعات الإقليمية </w:t>
      </w:r>
      <w:r w:rsidR="00047F17" w:rsidRPr="00DE6131">
        <w:rPr>
          <w:rFonts w:hint="cs"/>
          <w:rtl/>
        </w:rPr>
        <w:t xml:space="preserve">التي تتميز على العموم بضعف </w:t>
      </w:r>
      <w:r w:rsidR="000C2908" w:rsidRPr="00DE6131">
        <w:rPr>
          <w:rFonts w:hint="cs"/>
          <w:rtl/>
        </w:rPr>
        <w:t>الإمكانيات</w:t>
      </w:r>
      <w:r w:rsidR="00047F17" w:rsidRPr="00DE6131">
        <w:rPr>
          <w:rFonts w:hint="cs"/>
          <w:rtl/>
        </w:rPr>
        <w:t xml:space="preserve"> وقلة </w:t>
      </w:r>
      <w:r w:rsidR="000C2908" w:rsidRPr="00DE6131">
        <w:rPr>
          <w:rFonts w:hint="cs"/>
          <w:rtl/>
        </w:rPr>
        <w:t xml:space="preserve">الموارد المالية </w:t>
      </w:r>
      <w:r w:rsidR="00047F17" w:rsidRPr="00DE6131">
        <w:rPr>
          <w:rFonts w:hint="cs"/>
          <w:rtl/>
        </w:rPr>
        <w:t>المرصودة لعملية التنمية</w:t>
      </w:r>
      <w:r w:rsidR="000C2908" w:rsidRPr="00DE6131">
        <w:rPr>
          <w:rFonts w:hint="cs"/>
          <w:rtl/>
        </w:rPr>
        <w:t xml:space="preserve"> </w:t>
      </w:r>
      <w:r w:rsidR="00047F17" w:rsidRPr="00DE6131">
        <w:rPr>
          <w:rFonts w:hint="cs"/>
          <w:rtl/>
        </w:rPr>
        <w:t>بتبني</w:t>
      </w:r>
      <w:r w:rsidR="000C2908" w:rsidRPr="00DE6131">
        <w:rPr>
          <w:rFonts w:hint="cs"/>
          <w:rtl/>
        </w:rPr>
        <w:t xml:space="preserve"> </w:t>
      </w:r>
      <w:r w:rsidR="00047F17" w:rsidRPr="00DE6131">
        <w:rPr>
          <w:rFonts w:hint="cs"/>
          <w:rtl/>
        </w:rPr>
        <w:t>هذا</w:t>
      </w:r>
      <w:r w:rsidR="000C2908" w:rsidRPr="00DE6131">
        <w:rPr>
          <w:rFonts w:hint="cs"/>
          <w:rtl/>
        </w:rPr>
        <w:t xml:space="preserve"> النظام</w:t>
      </w:r>
      <w:r w:rsidR="00833F2B">
        <w:rPr>
          <w:rFonts w:hint="cs"/>
          <w:rtl/>
        </w:rPr>
        <w:t xml:space="preserve"> من أ</w:t>
      </w:r>
      <w:r w:rsidR="00047F17" w:rsidRPr="00DE6131">
        <w:rPr>
          <w:rFonts w:hint="cs"/>
          <w:rtl/>
        </w:rPr>
        <w:t xml:space="preserve">جل </w:t>
      </w:r>
      <w:r w:rsidR="000C2908" w:rsidRPr="00DE6131">
        <w:rPr>
          <w:rFonts w:hint="cs"/>
          <w:rtl/>
        </w:rPr>
        <w:t xml:space="preserve"> </w:t>
      </w:r>
      <w:r w:rsidR="00047F17" w:rsidRPr="00DE6131">
        <w:rPr>
          <w:rFonts w:hint="cs"/>
          <w:rtl/>
        </w:rPr>
        <w:t>تحقيق</w:t>
      </w:r>
      <w:r w:rsidR="000C2908" w:rsidRPr="00DE6131">
        <w:rPr>
          <w:rFonts w:hint="cs"/>
          <w:rtl/>
        </w:rPr>
        <w:t xml:space="preserve"> الكثير من المشاريع التنموية بما يسمح </w:t>
      </w:r>
      <w:r w:rsidR="00047F17" w:rsidRPr="00DE6131">
        <w:rPr>
          <w:rFonts w:hint="cs"/>
          <w:rtl/>
        </w:rPr>
        <w:t>للمتعاقد</w:t>
      </w:r>
      <w:r w:rsidR="000C2908" w:rsidRPr="00DE6131">
        <w:rPr>
          <w:rFonts w:hint="cs"/>
          <w:rtl/>
        </w:rPr>
        <w:t xml:space="preserve"> </w:t>
      </w:r>
      <w:r w:rsidR="00047F17" w:rsidRPr="00DE6131">
        <w:rPr>
          <w:rFonts w:hint="cs"/>
          <w:rtl/>
        </w:rPr>
        <w:t>بالاستثمار في مشروعه والاستفادة من عا</w:t>
      </w:r>
      <w:r w:rsidR="000C2908" w:rsidRPr="00DE6131">
        <w:rPr>
          <w:rFonts w:hint="cs"/>
          <w:rtl/>
        </w:rPr>
        <w:t xml:space="preserve">ئداته </w:t>
      </w:r>
      <w:r w:rsidR="00CD2799" w:rsidRPr="00DE6131">
        <w:rPr>
          <w:rStyle w:val="Appelnotedebasdep"/>
          <w:color w:val="000000" w:themeColor="text1"/>
          <w:rtl/>
        </w:rPr>
        <w:footnoteReference w:id="187"/>
      </w:r>
      <w:r w:rsidR="008C26F2" w:rsidRPr="00DE6131">
        <w:rPr>
          <w:rFonts w:hint="cs"/>
          <w:sz w:val="24"/>
          <w:szCs w:val="24"/>
          <w:rtl/>
        </w:rPr>
        <w:t>.</w:t>
      </w:r>
    </w:p>
    <w:p w14:paraId="7D91B91D" w14:textId="730F628A" w:rsidR="009F0ADA" w:rsidRPr="00DE6131" w:rsidRDefault="00606F00" w:rsidP="001B4F5A">
      <w:pPr>
        <w:rPr>
          <w:sz w:val="24"/>
          <w:szCs w:val="24"/>
          <w:rtl/>
        </w:rPr>
      </w:pPr>
      <w:r w:rsidRPr="00DE6131">
        <w:rPr>
          <w:rFonts w:hint="cs"/>
          <w:rtl/>
        </w:rPr>
        <w:t xml:space="preserve">فاختيار </w:t>
      </w:r>
      <w:r w:rsidR="00F740FF" w:rsidRPr="00DE6131">
        <w:rPr>
          <w:rFonts w:hint="cs"/>
          <w:rtl/>
        </w:rPr>
        <w:t xml:space="preserve">المتعاقد المفوض له وفق إجراءات </w:t>
      </w:r>
      <w:r w:rsidRPr="00DE6131">
        <w:rPr>
          <w:rFonts w:hint="cs"/>
          <w:rtl/>
        </w:rPr>
        <w:t xml:space="preserve"> تنافسي</w:t>
      </w:r>
      <w:r w:rsidR="00F740FF" w:rsidRPr="00DE6131">
        <w:rPr>
          <w:rFonts w:hint="cs"/>
          <w:rtl/>
        </w:rPr>
        <w:t>ة</w:t>
      </w:r>
      <w:r w:rsidRPr="00DE6131">
        <w:rPr>
          <w:rFonts w:hint="cs"/>
          <w:rtl/>
        </w:rPr>
        <w:t xml:space="preserve"> فعال</w:t>
      </w:r>
      <w:r w:rsidR="00F740FF" w:rsidRPr="00DE6131">
        <w:rPr>
          <w:rFonts w:hint="cs"/>
          <w:rtl/>
        </w:rPr>
        <w:t>ة</w:t>
      </w:r>
      <w:r w:rsidRPr="00DE6131">
        <w:rPr>
          <w:rFonts w:hint="cs"/>
          <w:rtl/>
        </w:rPr>
        <w:t xml:space="preserve"> يؤدي </w:t>
      </w:r>
      <w:r w:rsidR="00F740FF" w:rsidRPr="00DE6131">
        <w:rPr>
          <w:rFonts w:hint="cs"/>
          <w:rtl/>
        </w:rPr>
        <w:t xml:space="preserve">بالضرورة </w:t>
      </w:r>
      <w:r w:rsidRPr="00DE6131">
        <w:rPr>
          <w:rFonts w:hint="cs"/>
          <w:rtl/>
        </w:rPr>
        <w:t xml:space="preserve"> الى تخفيف الأعباء على الخزينة العمومية</w:t>
      </w:r>
      <w:r w:rsidR="00F740FF" w:rsidRPr="00DE6131">
        <w:rPr>
          <w:rFonts w:hint="cs"/>
          <w:rtl/>
        </w:rPr>
        <w:t>،</w:t>
      </w:r>
      <w:r w:rsidRPr="00DE6131">
        <w:rPr>
          <w:rFonts w:hint="cs"/>
          <w:rtl/>
        </w:rPr>
        <w:t xml:space="preserve"> </w:t>
      </w:r>
      <w:r w:rsidR="00F740FF" w:rsidRPr="00DE6131">
        <w:rPr>
          <w:rFonts w:hint="cs"/>
          <w:rtl/>
        </w:rPr>
        <w:t>و</w:t>
      </w:r>
      <w:r w:rsidRPr="00DE6131">
        <w:rPr>
          <w:rFonts w:hint="cs"/>
          <w:rtl/>
        </w:rPr>
        <w:t xml:space="preserve"> </w:t>
      </w:r>
      <w:r w:rsidR="00F740FF" w:rsidRPr="00DE6131">
        <w:rPr>
          <w:rFonts w:hint="cs"/>
          <w:rtl/>
        </w:rPr>
        <w:t>يعد</w:t>
      </w:r>
      <w:r w:rsidRPr="00DE6131">
        <w:rPr>
          <w:rFonts w:hint="cs"/>
          <w:rtl/>
        </w:rPr>
        <w:t xml:space="preserve"> </w:t>
      </w:r>
      <w:r w:rsidR="003A71C5">
        <w:rPr>
          <w:rFonts w:hint="cs"/>
          <w:rtl/>
        </w:rPr>
        <w:t>إ</w:t>
      </w:r>
      <w:r w:rsidR="00F740FF" w:rsidRPr="00DE6131">
        <w:rPr>
          <w:rFonts w:hint="cs"/>
          <w:rtl/>
        </w:rPr>
        <w:t>حدى ال</w:t>
      </w:r>
      <w:r w:rsidRPr="00DE6131">
        <w:rPr>
          <w:rFonts w:hint="cs"/>
          <w:rtl/>
        </w:rPr>
        <w:t>وس</w:t>
      </w:r>
      <w:r w:rsidR="00F740FF" w:rsidRPr="00DE6131">
        <w:rPr>
          <w:rFonts w:hint="cs"/>
          <w:rtl/>
        </w:rPr>
        <w:t>ائل</w:t>
      </w:r>
      <w:r w:rsidRPr="00DE6131">
        <w:rPr>
          <w:rFonts w:hint="cs"/>
          <w:rtl/>
        </w:rPr>
        <w:t xml:space="preserve"> </w:t>
      </w:r>
      <w:r w:rsidR="00F740FF" w:rsidRPr="00DE6131">
        <w:rPr>
          <w:rFonts w:hint="cs"/>
          <w:rtl/>
        </w:rPr>
        <w:t>ال</w:t>
      </w:r>
      <w:r w:rsidRPr="00DE6131">
        <w:rPr>
          <w:rFonts w:hint="cs"/>
          <w:rtl/>
        </w:rPr>
        <w:t xml:space="preserve">إضافية </w:t>
      </w:r>
      <w:r w:rsidR="00F740FF" w:rsidRPr="00DE6131">
        <w:rPr>
          <w:rFonts w:hint="cs"/>
          <w:rtl/>
        </w:rPr>
        <w:t>للنهوض ب</w:t>
      </w:r>
      <w:r w:rsidRPr="00DE6131">
        <w:rPr>
          <w:rFonts w:hint="cs"/>
          <w:rtl/>
        </w:rPr>
        <w:t xml:space="preserve">استثمارات الدولة </w:t>
      </w:r>
      <w:r w:rsidR="0026003A" w:rsidRPr="00DE6131">
        <w:rPr>
          <w:rFonts w:hint="cs"/>
          <w:rtl/>
        </w:rPr>
        <w:t>وتطوير بنيته</w:t>
      </w:r>
      <w:r w:rsidR="0026003A" w:rsidRPr="00DE6131">
        <w:rPr>
          <w:rtl/>
        </w:rPr>
        <w:t>ا</w:t>
      </w:r>
      <w:r w:rsidRPr="00DE6131">
        <w:rPr>
          <w:rFonts w:hint="cs"/>
          <w:rtl/>
        </w:rPr>
        <w:t xml:space="preserve"> التحتية</w:t>
      </w:r>
      <w:r w:rsidR="00F740FF" w:rsidRPr="00DE6131">
        <w:rPr>
          <w:rFonts w:hint="cs"/>
          <w:rtl/>
        </w:rPr>
        <w:t>،</w:t>
      </w:r>
      <w:r w:rsidRPr="00DE6131">
        <w:rPr>
          <w:rFonts w:hint="cs"/>
          <w:rtl/>
        </w:rPr>
        <w:t xml:space="preserve"> </w:t>
      </w:r>
      <w:r w:rsidR="0074733E" w:rsidRPr="00DE6131">
        <w:rPr>
          <w:rFonts w:hint="cs"/>
          <w:rtl/>
        </w:rPr>
        <w:t xml:space="preserve">وهي </w:t>
      </w:r>
      <w:r w:rsidR="00F740FF" w:rsidRPr="00DE6131">
        <w:rPr>
          <w:rFonts w:hint="cs"/>
          <w:rtl/>
        </w:rPr>
        <w:t xml:space="preserve">الأهداف التي قد </w:t>
      </w:r>
      <w:r w:rsidR="0074733E" w:rsidRPr="00DE6131">
        <w:rPr>
          <w:rFonts w:hint="cs"/>
          <w:rtl/>
        </w:rPr>
        <w:t xml:space="preserve"> يصعب تحقيقها بال</w:t>
      </w:r>
      <w:r w:rsidR="00F740FF" w:rsidRPr="00DE6131">
        <w:rPr>
          <w:rFonts w:hint="cs"/>
          <w:rtl/>
        </w:rPr>
        <w:t>ا</w:t>
      </w:r>
      <w:r w:rsidR="0074733E" w:rsidRPr="00DE6131">
        <w:rPr>
          <w:rFonts w:hint="cs"/>
          <w:rtl/>
        </w:rPr>
        <w:t xml:space="preserve">عتماد على الموارد المالية الذاتية للخزينة العمومية </w:t>
      </w:r>
      <w:r w:rsidR="00F740FF" w:rsidRPr="00DE6131">
        <w:rPr>
          <w:rFonts w:hint="cs"/>
          <w:rtl/>
        </w:rPr>
        <w:t>فحسب، وب</w:t>
      </w:r>
      <w:r w:rsidR="0074733E" w:rsidRPr="00DE6131">
        <w:rPr>
          <w:rFonts w:hint="cs"/>
          <w:rtl/>
        </w:rPr>
        <w:t xml:space="preserve">ذلك </w:t>
      </w:r>
      <w:r w:rsidR="00F740FF" w:rsidRPr="00DE6131">
        <w:rPr>
          <w:rFonts w:hint="cs"/>
          <w:rtl/>
        </w:rPr>
        <w:t>يقصد ب</w:t>
      </w:r>
      <w:r w:rsidR="0074733E" w:rsidRPr="00DE6131">
        <w:rPr>
          <w:rFonts w:hint="cs"/>
          <w:rtl/>
        </w:rPr>
        <w:t>الفعالية الاقتصادية القدرات المالية</w:t>
      </w:r>
      <w:r w:rsidR="00F740FF" w:rsidRPr="00DE6131">
        <w:rPr>
          <w:rFonts w:hint="cs"/>
          <w:rtl/>
        </w:rPr>
        <w:t xml:space="preserve"> والفنية </w:t>
      </w:r>
      <w:r w:rsidR="003A71C5">
        <w:rPr>
          <w:rFonts w:hint="cs"/>
          <w:rtl/>
        </w:rPr>
        <w:t>للمفوض له</w:t>
      </w:r>
      <w:r w:rsidR="00F740FF" w:rsidRPr="00DE6131">
        <w:rPr>
          <w:rFonts w:hint="cs"/>
          <w:rtl/>
        </w:rPr>
        <w:t>، و</w:t>
      </w:r>
      <w:r w:rsidR="0074733E" w:rsidRPr="00DE6131">
        <w:rPr>
          <w:rFonts w:hint="cs"/>
          <w:rtl/>
        </w:rPr>
        <w:t xml:space="preserve">التي </w:t>
      </w:r>
      <w:r w:rsidR="00F740FF" w:rsidRPr="00DE6131">
        <w:rPr>
          <w:rFonts w:hint="cs"/>
          <w:rtl/>
        </w:rPr>
        <w:t>على أساسها يتم تقييمه فهي</w:t>
      </w:r>
      <w:r w:rsidR="00695A9A">
        <w:rPr>
          <w:rFonts w:hint="cs"/>
          <w:rtl/>
        </w:rPr>
        <w:t xml:space="preserve"> أ</w:t>
      </w:r>
      <w:r w:rsidR="0074733E" w:rsidRPr="00DE6131">
        <w:rPr>
          <w:rFonts w:hint="cs"/>
          <w:rtl/>
        </w:rPr>
        <w:t xml:space="preserve">حد </w:t>
      </w:r>
      <w:r w:rsidR="00F740FF" w:rsidRPr="00DE6131">
        <w:rPr>
          <w:rFonts w:hint="cs"/>
          <w:rtl/>
        </w:rPr>
        <w:t>المعاييرالأساسية</w:t>
      </w:r>
      <w:r w:rsidR="0074733E" w:rsidRPr="00DE6131">
        <w:rPr>
          <w:rFonts w:hint="cs"/>
          <w:rtl/>
        </w:rPr>
        <w:t xml:space="preserve"> التي </w:t>
      </w:r>
      <w:r w:rsidR="000E5549" w:rsidRPr="00DE6131">
        <w:rPr>
          <w:rFonts w:hint="cs"/>
          <w:rtl/>
        </w:rPr>
        <w:t>تستند</w:t>
      </w:r>
      <w:r w:rsidR="0074733E" w:rsidRPr="00DE6131">
        <w:rPr>
          <w:rFonts w:hint="cs"/>
          <w:rtl/>
        </w:rPr>
        <w:t xml:space="preserve"> عليها العملية ال</w:t>
      </w:r>
      <w:r w:rsidR="000E5549" w:rsidRPr="00DE6131">
        <w:rPr>
          <w:rFonts w:hint="cs"/>
          <w:rtl/>
        </w:rPr>
        <w:t>تن</w:t>
      </w:r>
      <w:r w:rsidR="0074733E" w:rsidRPr="00DE6131">
        <w:rPr>
          <w:rFonts w:hint="cs"/>
          <w:rtl/>
        </w:rPr>
        <w:t>افس</w:t>
      </w:r>
      <w:r w:rsidR="000E5549" w:rsidRPr="00DE6131">
        <w:rPr>
          <w:rFonts w:hint="cs"/>
          <w:rtl/>
        </w:rPr>
        <w:t>ي</w:t>
      </w:r>
      <w:r w:rsidR="00695A9A">
        <w:rPr>
          <w:rFonts w:hint="cs"/>
          <w:rtl/>
        </w:rPr>
        <w:t>ة</w:t>
      </w:r>
      <w:r w:rsidR="000E5549" w:rsidRPr="00DE6131">
        <w:rPr>
          <w:rFonts w:hint="cs"/>
          <w:rtl/>
        </w:rPr>
        <w:t>، بالإضافة الى أنها ال</w:t>
      </w:r>
      <w:r w:rsidR="0074733E" w:rsidRPr="00DE6131">
        <w:rPr>
          <w:rFonts w:hint="cs"/>
          <w:rtl/>
        </w:rPr>
        <w:t xml:space="preserve">ضمانة </w:t>
      </w:r>
      <w:r w:rsidR="000E5549" w:rsidRPr="00DE6131">
        <w:rPr>
          <w:rFonts w:hint="cs"/>
          <w:rtl/>
        </w:rPr>
        <w:t>الجوهرية لتحقيق ا</w:t>
      </w:r>
      <w:r w:rsidR="0074733E" w:rsidRPr="00DE6131">
        <w:rPr>
          <w:rFonts w:hint="cs"/>
          <w:rtl/>
        </w:rPr>
        <w:t xml:space="preserve">لفعالية الاقتصادية لاتفاقية </w:t>
      </w:r>
      <w:r w:rsidR="0026003A" w:rsidRPr="00DE6131">
        <w:rPr>
          <w:rFonts w:hint="cs"/>
          <w:rtl/>
        </w:rPr>
        <w:t>التفويض فالمنافسة</w:t>
      </w:r>
      <w:r w:rsidR="000E5549" w:rsidRPr="00DE6131">
        <w:rPr>
          <w:rFonts w:hint="cs"/>
          <w:rtl/>
        </w:rPr>
        <w:t xml:space="preserve"> تطور</w:t>
      </w:r>
      <w:r w:rsidR="0074733E" w:rsidRPr="00DE6131">
        <w:rPr>
          <w:rFonts w:hint="cs"/>
          <w:rtl/>
        </w:rPr>
        <w:t xml:space="preserve">النشاط المرفقي </w:t>
      </w:r>
      <w:r w:rsidR="000E5549" w:rsidRPr="00DE6131">
        <w:rPr>
          <w:rFonts w:hint="cs"/>
          <w:rtl/>
        </w:rPr>
        <w:t xml:space="preserve">بشكل عام من الناحية </w:t>
      </w:r>
      <w:r w:rsidR="0074733E" w:rsidRPr="00DE6131">
        <w:rPr>
          <w:rFonts w:hint="cs"/>
          <w:rtl/>
        </w:rPr>
        <w:t>الاقتصادية</w:t>
      </w:r>
      <w:r w:rsidR="000E5549" w:rsidRPr="00DE6131">
        <w:rPr>
          <w:rFonts w:hint="cs"/>
          <w:rtl/>
        </w:rPr>
        <w:t xml:space="preserve"> و</w:t>
      </w:r>
      <w:r w:rsidR="0074733E" w:rsidRPr="00DE6131">
        <w:rPr>
          <w:rFonts w:hint="cs"/>
          <w:rtl/>
        </w:rPr>
        <w:t xml:space="preserve">تحقق الفعالية الاجتماعية </w:t>
      </w:r>
      <w:r w:rsidR="000E5549" w:rsidRPr="00DE6131">
        <w:rPr>
          <w:rFonts w:hint="cs"/>
          <w:rtl/>
        </w:rPr>
        <w:t>كذلك</w:t>
      </w:r>
      <w:r w:rsidR="00CD2799" w:rsidRPr="00DE6131">
        <w:rPr>
          <w:rStyle w:val="Appelnotedebasdep"/>
          <w:color w:val="000000" w:themeColor="text1"/>
          <w:rtl/>
        </w:rPr>
        <w:footnoteReference w:id="188"/>
      </w:r>
      <w:r w:rsidR="000E5549" w:rsidRPr="00DE6131">
        <w:rPr>
          <w:rFonts w:hint="cs"/>
          <w:rtl/>
        </w:rPr>
        <w:t>، من خلال اشباع الحاجيات العامة للجمهور وبالتالي تحقيق نوع من الرضا من الجانب الاجتماعي الى جانب تحقيق المكاسب الاقتصادية لجميع أطراف عقد التفويض.</w:t>
      </w:r>
    </w:p>
    <w:p w14:paraId="43427F46" w14:textId="03457763" w:rsidR="00F34D72" w:rsidRPr="00DE6131" w:rsidRDefault="000E5549" w:rsidP="001B4F5A">
      <w:pPr>
        <w:rPr>
          <w:rtl/>
        </w:rPr>
      </w:pPr>
      <w:r w:rsidRPr="00DE6131">
        <w:rPr>
          <w:rFonts w:hint="cs"/>
          <w:rtl/>
        </w:rPr>
        <w:t xml:space="preserve">وفي ذات السياق فقد </w:t>
      </w:r>
      <w:r w:rsidR="00F34D72" w:rsidRPr="00DE6131">
        <w:rPr>
          <w:rFonts w:hint="cs"/>
          <w:rtl/>
        </w:rPr>
        <w:t xml:space="preserve">أصبحت الفعالية الاقتصادية بجانب الفعالية الاجتماعية </w:t>
      </w:r>
      <w:r w:rsidRPr="00DE6131">
        <w:rPr>
          <w:rFonts w:hint="cs"/>
          <w:rtl/>
        </w:rPr>
        <w:t xml:space="preserve">مطلب أساسي </w:t>
      </w:r>
      <w:r w:rsidR="00496191" w:rsidRPr="00DE6131">
        <w:rPr>
          <w:rFonts w:hint="cs"/>
          <w:rtl/>
        </w:rPr>
        <w:t xml:space="preserve">لمستعملي المرفق العام والجهات المفوضة على حد سواء وهي في ذات الوقت </w:t>
      </w:r>
      <w:r w:rsidR="00F34D72" w:rsidRPr="00DE6131">
        <w:rPr>
          <w:rFonts w:hint="cs"/>
          <w:rtl/>
        </w:rPr>
        <w:t xml:space="preserve">تشكل التزاما في ذمة </w:t>
      </w:r>
      <w:r w:rsidR="00496191" w:rsidRPr="00DE6131">
        <w:rPr>
          <w:rFonts w:hint="cs"/>
          <w:rtl/>
        </w:rPr>
        <w:t>صاحب التفويض، ف</w:t>
      </w:r>
      <w:r w:rsidR="00F34D72" w:rsidRPr="00DE6131">
        <w:rPr>
          <w:rFonts w:hint="cs"/>
          <w:rtl/>
        </w:rPr>
        <w:t>استهد</w:t>
      </w:r>
      <w:r w:rsidR="00496191" w:rsidRPr="00DE6131">
        <w:rPr>
          <w:rFonts w:hint="cs"/>
          <w:rtl/>
        </w:rPr>
        <w:t>ا</w:t>
      </w:r>
      <w:r w:rsidR="00F34D72" w:rsidRPr="00DE6131">
        <w:rPr>
          <w:rFonts w:hint="cs"/>
          <w:rtl/>
        </w:rPr>
        <w:t xml:space="preserve">ف </w:t>
      </w:r>
      <w:r w:rsidR="00496191" w:rsidRPr="00DE6131">
        <w:rPr>
          <w:rFonts w:hint="cs"/>
          <w:rtl/>
        </w:rPr>
        <w:t>جودة</w:t>
      </w:r>
      <w:r w:rsidR="00F34D72" w:rsidRPr="00DE6131">
        <w:rPr>
          <w:rFonts w:hint="cs"/>
          <w:rtl/>
        </w:rPr>
        <w:t xml:space="preserve"> الخدمات </w:t>
      </w:r>
      <w:r w:rsidR="00496191" w:rsidRPr="00DE6131">
        <w:rPr>
          <w:rFonts w:hint="cs"/>
          <w:rtl/>
        </w:rPr>
        <w:t xml:space="preserve">وتحقيقها </w:t>
      </w:r>
      <w:r w:rsidR="00F34D72" w:rsidRPr="00DE6131">
        <w:rPr>
          <w:rFonts w:hint="cs"/>
          <w:rtl/>
        </w:rPr>
        <w:t xml:space="preserve">بأفضل الوسائل </w:t>
      </w:r>
      <w:r w:rsidR="00496191" w:rsidRPr="00DE6131">
        <w:rPr>
          <w:rFonts w:hint="cs"/>
          <w:rtl/>
        </w:rPr>
        <w:t>والكيفيات</w:t>
      </w:r>
      <w:r w:rsidR="00695A9A">
        <w:rPr>
          <w:rFonts w:hint="cs"/>
          <w:rtl/>
        </w:rPr>
        <w:t xml:space="preserve"> يجب أن تشكل محور عملية التفويض</w:t>
      </w:r>
      <w:r w:rsidR="00496191" w:rsidRPr="00DE6131">
        <w:rPr>
          <w:rFonts w:hint="cs"/>
          <w:rtl/>
        </w:rPr>
        <w:t>،</w:t>
      </w:r>
      <w:r w:rsidR="00695A9A">
        <w:rPr>
          <w:rFonts w:hint="cs"/>
          <w:rtl/>
        </w:rPr>
        <w:t xml:space="preserve"> وإ</w:t>
      </w:r>
      <w:r w:rsidR="00F34D72" w:rsidRPr="00DE6131">
        <w:rPr>
          <w:rFonts w:hint="cs"/>
          <w:rtl/>
        </w:rPr>
        <w:t xml:space="preserve">ن كان من الصعب </w:t>
      </w:r>
      <w:r w:rsidR="00496191" w:rsidRPr="00DE6131">
        <w:rPr>
          <w:rFonts w:hint="cs"/>
          <w:rtl/>
        </w:rPr>
        <w:t xml:space="preserve">النص عليها </w:t>
      </w:r>
      <w:r w:rsidR="0026003A" w:rsidRPr="00DE6131">
        <w:rPr>
          <w:rFonts w:hint="cs"/>
          <w:rtl/>
        </w:rPr>
        <w:t>وتأطيرها</w:t>
      </w:r>
      <w:r w:rsidR="00F34D72" w:rsidRPr="00DE6131">
        <w:rPr>
          <w:rFonts w:hint="cs"/>
          <w:rtl/>
        </w:rPr>
        <w:t xml:space="preserve"> </w:t>
      </w:r>
      <w:r w:rsidR="00496191" w:rsidRPr="00DE6131">
        <w:rPr>
          <w:rFonts w:hint="cs"/>
          <w:rtl/>
        </w:rPr>
        <w:t xml:space="preserve">بقواعد </w:t>
      </w:r>
      <w:r w:rsidR="0026003A" w:rsidRPr="00DE6131">
        <w:rPr>
          <w:rFonts w:hint="cs"/>
          <w:rtl/>
        </w:rPr>
        <w:t>قانوني</w:t>
      </w:r>
      <w:r w:rsidR="0026003A" w:rsidRPr="00DE6131">
        <w:rPr>
          <w:rtl/>
        </w:rPr>
        <w:t>ة</w:t>
      </w:r>
      <w:r w:rsidR="00695A9A">
        <w:rPr>
          <w:rFonts w:hint="cs"/>
          <w:rtl/>
        </w:rPr>
        <w:t xml:space="preserve"> إلا أ</w:t>
      </w:r>
      <w:r w:rsidR="00496191" w:rsidRPr="00DE6131">
        <w:rPr>
          <w:rFonts w:hint="cs"/>
          <w:rtl/>
        </w:rPr>
        <w:t>نها ممكن أن تكون هذه الشروط موضوع مفصل في دفاتر الشروط الخاصة بمشاريع  اتفاقيات التفويض وذلك</w:t>
      </w:r>
      <w:r w:rsidR="001134DE" w:rsidRPr="00DE6131">
        <w:rPr>
          <w:rFonts w:hint="cs"/>
          <w:rtl/>
        </w:rPr>
        <w:t xml:space="preserve"> </w:t>
      </w:r>
      <w:r w:rsidR="00496191" w:rsidRPr="00DE6131">
        <w:rPr>
          <w:rFonts w:hint="cs"/>
          <w:rtl/>
        </w:rPr>
        <w:t xml:space="preserve">بالملائمة مع </w:t>
      </w:r>
      <w:r w:rsidR="001134DE" w:rsidRPr="00DE6131">
        <w:rPr>
          <w:rFonts w:hint="cs"/>
          <w:rtl/>
        </w:rPr>
        <w:t xml:space="preserve">أنماط التفويض </w:t>
      </w:r>
      <w:r w:rsidR="00496191" w:rsidRPr="00DE6131">
        <w:rPr>
          <w:rFonts w:hint="cs"/>
          <w:rtl/>
        </w:rPr>
        <w:t xml:space="preserve">المنصوص عليها </w:t>
      </w:r>
      <w:r w:rsidR="00CD2799" w:rsidRPr="00DE6131">
        <w:rPr>
          <w:rStyle w:val="Appelnotedebasdep"/>
          <w:color w:val="000000" w:themeColor="text1"/>
          <w:rtl/>
        </w:rPr>
        <w:footnoteReference w:id="189"/>
      </w:r>
      <w:r w:rsidR="00496191" w:rsidRPr="00DE6131">
        <w:rPr>
          <w:rFonts w:hint="cs"/>
          <w:rtl/>
        </w:rPr>
        <w:t>،</w:t>
      </w:r>
      <w:r w:rsidR="00DB030F" w:rsidRPr="00DE6131">
        <w:rPr>
          <w:rFonts w:hint="cs"/>
          <w:sz w:val="24"/>
          <w:szCs w:val="24"/>
          <w:rtl/>
        </w:rPr>
        <w:t xml:space="preserve"> </w:t>
      </w:r>
      <w:r w:rsidR="00DB030F" w:rsidRPr="00DE6131">
        <w:rPr>
          <w:rFonts w:hint="cs"/>
          <w:rtl/>
        </w:rPr>
        <w:t>وفي هذا الاطار تعتبر كذلك  القدرة المالية للدولة</w:t>
      </w:r>
      <w:r w:rsidR="007C153C">
        <w:rPr>
          <w:rFonts w:hint="cs"/>
          <w:rtl/>
        </w:rPr>
        <w:t xml:space="preserve"> و</w:t>
      </w:r>
      <w:r w:rsidR="00DB030F" w:rsidRPr="00DE6131">
        <w:rPr>
          <w:rFonts w:hint="cs"/>
          <w:rtl/>
        </w:rPr>
        <w:t xml:space="preserve"> </w:t>
      </w:r>
      <w:r w:rsidR="001134DE" w:rsidRPr="00DE6131">
        <w:rPr>
          <w:rFonts w:hint="cs"/>
          <w:rtl/>
        </w:rPr>
        <w:t>جماعات</w:t>
      </w:r>
      <w:r w:rsidR="00DB030F" w:rsidRPr="00DE6131">
        <w:rPr>
          <w:rFonts w:hint="cs"/>
          <w:rtl/>
        </w:rPr>
        <w:t>ها</w:t>
      </w:r>
      <w:r w:rsidR="001134DE" w:rsidRPr="00DE6131">
        <w:rPr>
          <w:rFonts w:hint="cs"/>
          <w:rtl/>
        </w:rPr>
        <w:t xml:space="preserve"> الإقليمية هي المحدد الأساسي لدرجة </w:t>
      </w:r>
      <w:r w:rsidR="00DB030F" w:rsidRPr="00DE6131">
        <w:rPr>
          <w:rFonts w:hint="cs"/>
          <w:rtl/>
        </w:rPr>
        <w:t>التنافس</w:t>
      </w:r>
      <w:r w:rsidR="001134DE" w:rsidRPr="00DE6131">
        <w:rPr>
          <w:rFonts w:hint="cs"/>
          <w:rtl/>
        </w:rPr>
        <w:t xml:space="preserve"> الم</w:t>
      </w:r>
      <w:r w:rsidR="00DB030F" w:rsidRPr="00DE6131">
        <w:rPr>
          <w:rFonts w:hint="cs"/>
          <w:rtl/>
        </w:rPr>
        <w:t xml:space="preserve">تعلقة بعقود </w:t>
      </w:r>
      <w:r w:rsidR="001134DE" w:rsidRPr="00DE6131">
        <w:rPr>
          <w:rFonts w:hint="cs"/>
          <w:rtl/>
        </w:rPr>
        <w:t xml:space="preserve">تفويض </w:t>
      </w:r>
      <w:r w:rsidR="00DB030F" w:rsidRPr="00DE6131">
        <w:rPr>
          <w:rFonts w:hint="cs"/>
          <w:rtl/>
        </w:rPr>
        <w:t xml:space="preserve">المرفق العام </w:t>
      </w:r>
      <w:r w:rsidR="001134DE" w:rsidRPr="00DE6131">
        <w:rPr>
          <w:rFonts w:hint="cs"/>
          <w:rtl/>
        </w:rPr>
        <w:t xml:space="preserve">على أساس </w:t>
      </w:r>
      <w:r w:rsidR="00DB030F" w:rsidRPr="00DE6131">
        <w:rPr>
          <w:rFonts w:hint="cs"/>
          <w:rtl/>
        </w:rPr>
        <w:t>أ</w:t>
      </w:r>
      <w:r w:rsidR="001134DE" w:rsidRPr="00DE6131">
        <w:rPr>
          <w:rFonts w:hint="cs"/>
          <w:rtl/>
        </w:rPr>
        <w:t xml:space="preserve">ن </w:t>
      </w:r>
      <w:r w:rsidR="00DB030F" w:rsidRPr="00DE6131">
        <w:rPr>
          <w:rFonts w:hint="cs"/>
          <w:rtl/>
        </w:rPr>
        <w:t>إدارة</w:t>
      </w:r>
      <w:r w:rsidR="001134DE" w:rsidRPr="00DE6131">
        <w:rPr>
          <w:rFonts w:hint="cs"/>
          <w:rtl/>
        </w:rPr>
        <w:t xml:space="preserve"> المرفق العام بأحد أساليب التفويض </w:t>
      </w:r>
      <w:r w:rsidR="00DB030F" w:rsidRPr="00DE6131">
        <w:rPr>
          <w:rFonts w:hint="cs"/>
          <w:rtl/>
        </w:rPr>
        <w:t>يتطلب</w:t>
      </w:r>
      <w:r w:rsidR="001134DE" w:rsidRPr="00DE6131">
        <w:rPr>
          <w:rFonts w:hint="cs"/>
          <w:rtl/>
        </w:rPr>
        <w:t xml:space="preserve"> الاست</w:t>
      </w:r>
      <w:r w:rsidR="00DB030F" w:rsidRPr="00DE6131">
        <w:rPr>
          <w:rFonts w:hint="cs"/>
          <w:rtl/>
        </w:rPr>
        <w:t>عا</w:t>
      </w:r>
      <w:r w:rsidR="001134DE" w:rsidRPr="00DE6131">
        <w:rPr>
          <w:rFonts w:hint="cs"/>
          <w:rtl/>
        </w:rPr>
        <w:t xml:space="preserve">نة بموارد بشرية ومالية ضخمة غالبا </w:t>
      </w:r>
      <w:r w:rsidR="0026003A" w:rsidRPr="00DE6131">
        <w:rPr>
          <w:rFonts w:hint="cs"/>
          <w:rtl/>
        </w:rPr>
        <w:t>لا تستطي</w:t>
      </w:r>
      <w:r w:rsidR="0026003A" w:rsidRPr="00DE6131">
        <w:rPr>
          <w:rtl/>
        </w:rPr>
        <w:t>ع</w:t>
      </w:r>
      <w:r w:rsidR="001134DE" w:rsidRPr="00DE6131">
        <w:rPr>
          <w:rFonts w:hint="cs"/>
          <w:rtl/>
        </w:rPr>
        <w:t xml:space="preserve"> </w:t>
      </w:r>
      <w:r w:rsidR="00DB030F" w:rsidRPr="00DE6131">
        <w:rPr>
          <w:rFonts w:hint="cs"/>
          <w:rtl/>
        </w:rPr>
        <w:t xml:space="preserve">الجهة الإدارية المانحة </w:t>
      </w:r>
      <w:r w:rsidR="001134DE" w:rsidRPr="00DE6131">
        <w:rPr>
          <w:rFonts w:hint="cs"/>
          <w:rtl/>
        </w:rPr>
        <w:t xml:space="preserve"> لوحدها مواجهتها </w:t>
      </w:r>
      <w:r w:rsidR="0026003A" w:rsidRPr="00DE6131">
        <w:rPr>
          <w:rFonts w:hint="cs"/>
          <w:rtl/>
        </w:rPr>
        <w:t>بأموال</w:t>
      </w:r>
      <w:r w:rsidR="001134DE" w:rsidRPr="00DE6131">
        <w:rPr>
          <w:rFonts w:hint="cs"/>
          <w:rtl/>
        </w:rPr>
        <w:t xml:space="preserve"> الخزينة العمومية </w:t>
      </w:r>
      <w:r w:rsidR="00DB030F" w:rsidRPr="00DE6131">
        <w:rPr>
          <w:rFonts w:hint="cs"/>
          <w:rtl/>
        </w:rPr>
        <w:t>،</w:t>
      </w:r>
      <w:r w:rsidR="007C153C">
        <w:rPr>
          <w:rFonts w:hint="cs"/>
          <w:rtl/>
        </w:rPr>
        <w:t xml:space="preserve"> </w:t>
      </w:r>
      <w:r w:rsidR="00DB030F" w:rsidRPr="00DE6131">
        <w:rPr>
          <w:rFonts w:hint="cs"/>
          <w:rtl/>
        </w:rPr>
        <w:t xml:space="preserve">فتلجا الى توسيع المنافسة </w:t>
      </w:r>
      <w:r w:rsidR="007C153C">
        <w:rPr>
          <w:rFonts w:hint="cs"/>
          <w:rtl/>
        </w:rPr>
        <w:t>بين الراغبين في التعاقد معها لتأ</w:t>
      </w:r>
      <w:r w:rsidR="00DB030F" w:rsidRPr="00DE6131">
        <w:rPr>
          <w:rFonts w:hint="cs"/>
          <w:rtl/>
        </w:rPr>
        <w:t>مين الموارد اللازمة لاستغلال المرفق العام .</w:t>
      </w:r>
    </w:p>
    <w:p w14:paraId="3D493F6F" w14:textId="389E6645" w:rsidR="00255EC2" w:rsidRPr="00DE6131" w:rsidRDefault="00DB030F" w:rsidP="001B4F5A">
      <w:pPr>
        <w:rPr>
          <w:rtl/>
        </w:rPr>
      </w:pPr>
      <w:r w:rsidRPr="00DE6131">
        <w:rPr>
          <w:rFonts w:hint="cs"/>
          <w:rtl/>
        </w:rPr>
        <w:lastRenderedPageBreak/>
        <w:t xml:space="preserve">فقد عززت </w:t>
      </w:r>
      <w:r w:rsidR="001134DE" w:rsidRPr="00DE6131">
        <w:rPr>
          <w:rFonts w:hint="cs"/>
          <w:rtl/>
        </w:rPr>
        <w:t xml:space="preserve"> ال</w:t>
      </w:r>
      <w:r w:rsidR="007C153C">
        <w:rPr>
          <w:rFonts w:hint="cs"/>
          <w:rtl/>
        </w:rPr>
        <w:t>أ</w:t>
      </w:r>
      <w:r w:rsidR="001134DE" w:rsidRPr="00DE6131">
        <w:rPr>
          <w:rFonts w:hint="cs"/>
          <w:rtl/>
        </w:rPr>
        <w:t xml:space="preserve">زمات الاقتصادية </w:t>
      </w:r>
      <w:r w:rsidRPr="00DE6131">
        <w:rPr>
          <w:rFonts w:hint="cs"/>
          <w:rtl/>
        </w:rPr>
        <w:t xml:space="preserve"> المتتالية من دور الخواص في </w:t>
      </w:r>
      <w:r w:rsidR="001134DE" w:rsidRPr="00DE6131">
        <w:rPr>
          <w:rFonts w:hint="cs"/>
          <w:rtl/>
        </w:rPr>
        <w:t xml:space="preserve"> </w:t>
      </w:r>
      <w:r w:rsidRPr="00DE6131">
        <w:rPr>
          <w:rFonts w:hint="cs"/>
          <w:rtl/>
        </w:rPr>
        <w:t xml:space="preserve">الاستثمار في </w:t>
      </w:r>
      <w:r w:rsidR="001134DE" w:rsidRPr="00DE6131">
        <w:rPr>
          <w:rFonts w:hint="cs"/>
          <w:rtl/>
        </w:rPr>
        <w:t xml:space="preserve"> المرفق العام </w:t>
      </w:r>
      <w:r w:rsidRPr="00DE6131">
        <w:rPr>
          <w:rFonts w:hint="cs"/>
          <w:rtl/>
        </w:rPr>
        <w:t xml:space="preserve">حيث أضحت مسألة إشراكهم </w:t>
      </w:r>
      <w:r w:rsidR="002D4010" w:rsidRPr="00DE6131">
        <w:rPr>
          <w:rFonts w:hint="cs"/>
          <w:rtl/>
        </w:rPr>
        <w:t xml:space="preserve">ضرورة لابد منها في اطار </w:t>
      </w:r>
      <w:r w:rsidR="00581301" w:rsidRPr="00DE6131">
        <w:rPr>
          <w:rFonts w:hint="cs"/>
          <w:rtl/>
        </w:rPr>
        <w:t>نقل</w:t>
      </w:r>
      <w:r w:rsidR="002D4010" w:rsidRPr="00DE6131">
        <w:rPr>
          <w:rFonts w:hint="cs"/>
          <w:rtl/>
        </w:rPr>
        <w:t xml:space="preserve"> </w:t>
      </w:r>
      <w:r w:rsidR="0026003A" w:rsidRPr="00DE6131">
        <w:rPr>
          <w:rFonts w:hint="cs"/>
          <w:rtl/>
        </w:rPr>
        <w:t>مخاطر التسيي</w:t>
      </w:r>
      <w:r w:rsidR="0026003A" w:rsidRPr="00DE6131">
        <w:rPr>
          <w:rtl/>
        </w:rPr>
        <w:t>ر</w:t>
      </w:r>
      <w:r w:rsidR="002D4010" w:rsidRPr="00DE6131">
        <w:rPr>
          <w:rFonts w:hint="cs"/>
          <w:rtl/>
        </w:rPr>
        <w:t xml:space="preserve"> و</w:t>
      </w:r>
      <w:r w:rsidR="00581301" w:rsidRPr="00DE6131">
        <w:rPr>
          <w:rFonts w:hint="cs"/>
          <w:rtl/>
        </w:rPr>
        <w:t xml:space="preserve"> المسؤولية المالية من الدولة الى الخواص</w:t>
      </w:r>
      <w:r w:rsidR="00CD2799" w:rsidRPr="00DE6131">
        <w:rPr>
          <w:rStyle w:val="Appelnotedebasdep"/>
          <w:color w:val="000000" w:themeColor="text1"/>
          <w:rtl/>
        </w:rPr>
        <w:footnoteReference w:id="190"/>
      </w:r>
      <w:r w:rsidR="00666104">
        <w:rPr>
          <w:rFonts w:hint="cs"/>
          <w:rtl/>
        </w:rPr>
        <w:t>،</w:t>
      </w:r>
      <w:r w:rsidR="007C153C">
        <w:rPr>
          <w:rFonts w:hint="cs"/>
          <w:rtl/>
        </w:rPr>
        <w:t xml:space="preserve"> </w:t>
      </w:r>
      <w:r w:rsidR="002D4010" w:rsidRPr="00DE6131">
        <w:rPr>
          <w:rFonts w:hint="cs"/>
          <w:rtl/>
        </w:rPr>
        <w:t xml:space="preserve">بالاستعانة </w:t>
      </w:r>
      <w:r w:rsidR="00581301" w:rsidRPr="00DE6131">
        <w:rPr>
          <w:rFonts w:hint="cs"/>
          <w:rtl/>
        </w:rPr>
        <w:t xml:space="preserve"> </w:t>
      </w:r>
      <w:r w:rsidR="002D4010" w:rsidRPr="00DE6131">
        <w:rPr>
          <w:rFonts w:hint="cs"/>
          <w:rtl/>
        </w:rPr>
        <w:t>بأسلوب</w:t>
      </w:r>
      <w:r w:rsidR="00581301" w:rsidRPr="00DE6131">
        <w:rPr>
          <w:rFonts w:hint="cs"/>
          <w:rtl/>
        </w:rPr>
        <w:t xml:space="preserve"> التفويض </w:t>
      </w:r>
      <w:r w:rsidR="002D4010" w:rsidRPr="00DE6131">
        <w:rPr>
          <w:rFonts w:hint="cs"/>
          <w:rtl/>
        </w:rPr>
        <w:t xml:space="preserve">فقد ظلت المرافق العامة قديما بعيدة عن مفهوم المنافسة </w:t>
      </w:r>
      <w:r w:rsidR="00581301" w:rsidRPr="00DE6131">
        <w:rPr>
          <w:rFonts w:hint="cs"/>
          <w:rtl/>
        </w:rPr>
        <w:t xml:space="preserve">ولم تكن </w:t>
      </w:r>
      <w:r w:rsidR="002D4010" w:rsidRPr="00DE6131">
        <w:rPr>
          <w:rFonts w:hint="cs"/>
          <w:rtl/>
        </w:rPr>
        <w:t xml:space="preserve">هي </w:t>
      </w:r>
      <w:r w:rsidR="00666104">
        <w:rPr>
          <w:rFonts w:hint="cs"/>
          <w:rtl/>
        </w:rPr>
        <w:t>الأساس بل كادت أ</w:t>
      </w:r>
      <w:r w:rsidR="00581301" w:rsidRPr="00DE6131">
        <w:rPr>
          <w:rFonts w:hint="cs"/>
          <w:rtl/>
        </w:rPr>
        <w:t xml:space="preserve">ن تختفي </w:t>
      </w:r>
      <w:r w:rsidR="0026003A" w:rsidRPr="00DE6131">
        <w:rPr>
          <w:rFonts w:hint="cs"/>
          <w:rtl/>
        </w:rPr>
        <w:t>نهائيا ل</w:t>
      </w:r>
      <w:r w:rsidR="00666104">
        <w:rPr>
          <w:rFonts w:hint="cs"/>
          <w:rtl/>
        </w:rPr>
        <w:t>أن</w:t>
      </w:r>
      <w:r w:rsidR="002D4010" w:rsidRPr="00DE6131">
        <w:rPr>
          <w:rFonts w:hint="cs"/>
          <w:rtl/>
        </w:rPr>
        <w:t xml:space="preserve"> المرافق العامة </w:t>
      </w:r>
      <w:r w:rsidR="00A76381" w:rsidRPr="00DE6131">
        <w:rPr>
          <w:rFonts w:hint="cs"/>
          <w:rtl/>
        </w:rPr>
        <w:t>ا</w:t>
      </w:r>
      <w:r w:rsidR="00666104">
        <w:rPr>
          <w:rFonts w:hint="cs"/>
          <w:rtl/>
        </w:rPr>
        <w:t>رتبطت أ</w:t>
      </w:r>
      <w:r w:rsidR="00581301" w:rsidRPr="00DE6131">
        <w:rPr>
          <w:rFonts w:hint="cs"/>
          <w:rtl/>
        </w:rPr>
        <w:t>كثر بتحقيق مهمة مرفقية</w:t>
      </w:r>
      <w:r w:rsidR="00A76381" w:rsidRPr="00DE6131">
        <w:rPr>
          <w:rFonts w:hint="cs"/>
          <w:rtl/>
        </w:rPr>
        <w:t xml:space="preserve"> احتكرتها الدولة لفترة طويلة</w:t>
      </w:r>
      <w:r w:rsidR="00D00CA5">
        <w:rPr>
          <w:rFonts w:hint="cs"/>
          <w:rtl/>
        </w:rPr>
        <w:t xml:space="preserve"> من الزمن،</w:t>
      </w:r>
      <w:r w:rsidR="00A76381" w:rsidRPr="00DE6131">
        <w:rPr>
          <w:rFonts w:hint="cs"/>
          <w:rtl/>
        </w:rPr>
        <w:t xml:space="preserve"> فتولت </w:t>
      </w:r>
      <w:r w:rsidR="00581301" w:rsidRPr="00DE6131">
        <w:rPr>
          <w:rFonts w:hint="cs"/>
          <w:rtl/>
        </w:rPr>
        <w:t xml:space="preserve"> </w:t>
      </w:r>
      <w:r w:rsidR="00A76381" w:rsidRPr="00DE6131">
        <w:rPr>
          <w:rFonts w:hint="cs"/>
          <w:rtl/>
        </w:rPr>
        <w:t>اشباع</w:t>
      </w:r>
      <w:r w:rsidR="00581301" w:rsidRPr="00DE6131">
        <w:rPr>
          <w:rFonts w:hint="cs"/>
          <w:rtl/>
        </w:rPr>
        <w:t xml:space="preserve"> الحاجات الاقتصادية والاجتماعية والثقافية </w:t>
      </w:r>
      <w:r w:rsidR="00A76381" w:rsidRPr="00DE6131">
        <w:rPr>
          <w:rFonts w:hint="cs"/>
          <w:rtl/>
        </w:rPr>
        <w:t xml:space="preserve">لكن ظهرت المنافسة في عقود التفويض وذلك </w:t>
      </w:r>
      <w:r w:rsidR="00581301" w:rsidRPr="00DE6131">
        <w:rPr>
          <w:rFonts w:hint="cs"/>
          <w:rtl/>
        </w:rPr>
        <w:t xml:space="preserve"> لسد عجز الدولة </w:t>
      </w:r>
      <w:r w:rsidR="00A76381" w:rsidRPr="00DE6131">
        <w:rPr>
          <w:rFonts w:hint="cs"/>
          <w:rtl/>
        </w:rPr>
        <w:t xml:space="preserve">في إدارة </w:t>
      </w:r>
      <w:r w:rsidR="00581301" w:rsidRPr="00DE6131">
        <w:rPr>
          <w:rFonts w:hint="cs"/>
          <w:rtl/>
        </w:rPr>
        <w:t>مرافق</w:t>
      </w:r>
      <w:r w:rsidR="00A76381" w:rsidRPr="00DE6131">
        <w:rPr>
          <w:rFonts w:hint="cs"/>
          <w:rtl/>
        </w:rPr>
        <w:t>ها</w:t>
      </w:r>
      <w:r w:rsidR="00581301" w:rsidRPr="00DE6131">
        <w:rPr>
          <w:rFonts w:hint="cs"/>
          <w:rtl/>
        </w:rPr>
        <w:t xml:space="preserve"> خاصة من الناحية المالية والتقنية والتكنولوجية </w:t>
      </w:r>
      <w:r w:rsidR="00CD2799" w:rsidRPr="00DE6131">
        <w:rPr>
          <w:rStyle w:val="Appelnotedebasdep"/>
          <w:color w:val="000000" w:themeColor="text1"/>
          <w:rtl/>
        </w:rPr>
        <w:footnoteReference w:id="191"/>
      </w:r>
      <w:r w:rsidR="00A76381" w:rsidRPr="00DE6131">
        <w:rPr>
          <w:rFonts w:hint="cs"/>
          <w:rtl/>
        </w:rPr>
        <w:t>.</w:t>
      </w:r>
    </w:p>
    <w:p w14:paraId="3AE6DE91" w14:textId="1088C660" w:rsidR="009C1BB4" w:rsidRPr="00DE6131" w:rsidRDefault="00A76381" w:rsidP="001B4F5A">
      <w:pPr>
        <w:rPr>
          <w:rtl/>
        </w:rPr>
      </w:pPr>
      <w:r w:rsidRPr="00DE6131">
        <w:rPr>
          <w:rFonts w:hint="cs"/>
          <w:rtl/>
        </w:rPr>
        <w:t>وقد عزز</w:t>
      </w:r>
      <w:r w:rsidR="0001743A" w:rsidRPr="00DE6131">
        <w:rPr>
          <w:rFonts w:hint="cs"/>
          <w:rtl/>
        </w:rPr>
        <w:t xml:space="preserve"> قانون سابان المتعلق بمكافحة الفساد والشفافية في الحياة الاقتصادية والإجراءات العامة </w:t>
      </w:r>
      <w:r w:rsidRPr="00DE6131">
        <w:rPr>
          <w:rFonts w:hint="cs"/>
          <w:rtl/>
        </w:rPr>
        <w:t xml:space="preserve">مبادئ الشفافية والمنافسة </w:t>
      </w:r>
      <w:r w:rsidR="003A5BCC" w:rsidRPr="00DE6131">
        <w:rPr>
          <w:rFonts w:hint="cs"/>
          <w:rtl/>
        </w:rPr>
        <w:t>الشريفة في</w:t>
      </w:r>
      <w:r w:rsidRPr="00DE6131">
        <w:rPr>
          <w:rFonts w:hint="cs"/>
          <w:rtl/>
        </w:rPr>
        <w:t xml:space="preserve"> ابرام عقود تفويض المرفق </w:t>
      </w:r>
      <w:r w:rsidR="003A5BCC" w:rsidRPr="00DE6131">
        <w:rPr>
          <w:rFonts w:hint="cs"/>
          <w:rtl/>
        </w:rPr>
        <w:t>العام،</w:t>
      </w:r>
      <w:r w:rsidRPr="00DE6131">
        <w:rPr>
          <w:rFonts w:hint="cs"/>
          <w:rtl/>
        </w:rPr>
        <w:t xml:space="preserve"> ولكن بمفهوم مختلف عن </w:t>
      </w:r>
      <w:r w:rsidR="0026003A" w:rsidRPr="00DE6131">
        <w:rPr>
          <w:rFonts w:hint="cs"/>
          <w:rtl/>
        </w:rPr>
        <w:t>ما ه</w:t>
      </w:r>
      <w:r w:rsidR="0026003A" w:rsidRPr="00DE6131">
        <w:rPr>
          <w:rtl/>
        </w:rPr>
        <w:t>و</w:t>
      </w:r>
      <w:r w:rsidRPr="00DE6131">
        <w:rPr>
          <w:rFonts w:hint="cs"/>
          <w:rtl/>
        </w:rPr>
        <w:t xml:space="preserve"> متعارف عليه في </w:t>
      </w:r>
      <w:r w:rsidR="003A5BCC" w:rsidRPr="00DE6131">
        <w:rPr>
          <w:rFonts w:hint="cs"/>
          <w:rtl/>
        </w:rPr>
        <w:t>قانون الصفقات</w:t>
      </w:r>
      <w:r w:rsidRPr="00DE6131">
        <w:rPr>
          <w:rFonts w:hint="cs"/>
          <w:rtl/>
        </w:rPr>
        <w:t xml:space="preserve"> </w:t>
      </w:r>
      <w:r w:rsidR="003A5BCC" w:rsidRPr="00DE6131">
        <w:rPr>
          <w:rFonts w:hint="cs"/>
          <w:rtl/>
        </w:rPr>
        <w:t>العمومية،</w:t>
      </w:r>
      <w:r w:rsidRPr="00DE6131">
        <w:rPr>
          <w:rFonts w:hint="cs"/>
          <w:rtl/>
        </w:rPr>
        <w:t xml:space="preserve"> هذه الأخيرة التي شدد فيها المشرع من خلال اعتماد قيود </w:t>
      </w:r>
      <w:r w:rsidR="003A5BCC" w:rsidRPr="00DE6131">
        <w:rPr>
          <w:rFonts w:hint="cs"/>
          <w:rtl/>
        </w:rPr>
        <w:t>وضوابط أكثر</w:t>
      </w:r>
      <w:r w:rsidRPr="00DE6131">
        <w:rPr>
          <w:rFonts w:hint="cs"/>
          <w:rtl/>
        </w:rPr>
        <w:t xml:space="preserve"> شدة </w:t>
      </w:r>
      <w:r w:rsidR="003A5BCC" w:rsidRPr="00DE6131">
        <w:rPr>
          <w:rFonts w:hint="cs"/>
          <w:rtl/>
        </w:rPr>
        <w:t>مما</w:t>
      </w:r>
      <w:r w:rsidRPr="00DE6131">
        <w:rPr>
          <w:rFonts w:hint="cs"/>
          <w:rtl/>
        </w:rPr>
        <w:t xml:space="preserve"> </w:t>
      </w:r>
      <w:r w:rsidR="0026003A" w:rsidRPr="00DE6131">
        <w:rPr>
          <w:rFonts w:hint="cs"/>
          <w:rtl/>
        </w:rPr>
        <w:t>ومعمول</w:t>
      </w:r>
      <w:r w:rsidRPr="00DE6131">
        <w:rPr>
          <w:rFonts w:hint="cs"/>
          <w:rtl/>
        </w:rPr>
        <w:t xml:space="preserve"> به في عقود التفويض، وقد يكون ذلك دافعا </w:t>
      </w:r>
      <w:r w:rsidR="003A5BCC" w:rsidRPr="00DE6131">
        <w:rPr>
          <w:rFonts w:hint="cs"/>
          <w:rtl/>
        </w:rPr>
        <w:t xml:space="preserve">مهما </w:t>
      </w:r>
      <w:r w:rsidR="0026003A" w:rsidRPr="00DE6131">
        <w:rPr>
          <w:rFonts w:hint="cs"/>
          <w:rtl/>
        </w:rPr>
        <w:t>لأشخاص</w:t>
      </w:r>
      <w:r w:rsidRPr="00DE6131">
        <w:rPr>
          <w:rFonts w:hint="cs"/>
          <w:rtl/>
        </w:rPr>
        <w:t xml:space="preserve"> القانون الخاص الى </w:t>
      </w:r>
      <w:r w:rsidR="003A5BCC" w:rsidRPr="00DE6131">
        <w:rPr>
          <w:rFonts w:hint="cs"/>
          <w:rtl/>
        </w:rPr>
        <w:t>الالتجاء لتقنية تفويض</w:t>
      </w:r>
      <w:r w:rsidRPr="00DE6131">
        <w:rPr>
          <w:rFonts w:hint="cs"/>
          <w:rtl/>
        </w:rPr>
        <w:t xml:space="preserve"> المر</w:t>
      </w:r>
      <w:r w:rsidR="003A5BCC" w:rsidRPr="00DE6131">
        <w:rPr>
          <w:rFonts w:hint="cs"/>
          <w:rtl/>
        </w:rPr>
        <w:t>ا</w:t>
      </w:r>
      <w:r w:rsidRPr="00DE6131">
        <w:rPr>
          <w:rFonts w:hint="cs"/>
          <w:rtl/>
        </w:rPr>
        <w:t>فق العام</w:t>
      </w:r>
      <w:r w:rsidR="003A5BCC" w:rsidRPr="00DE6131">
        <w:rPr>
          <w:rFonts w:hint="cs"/>
          <w:rtl/>
        </w:rPr>
        <w:t>ة</w:t>
      </w:r>
      <w:r w:rsidRPr="00DE6131">
        <w:rPr>
          <w:rFonts w:hint="cs"/>
          <w:rtl/>
        </w:rPr>
        <w:t xml:space="preserve"> </w:t>
      </w:r>
      <w:r w:rsidR="003A5BCC" w:rsidRPr="00DE6131">
        <w:rPr>
          <w:rFonts w:hint="cs"/>
          <w:rtl/>
        </w:rPr>
        <w:t xml:space="preserve">لتفادي تلك الصرامة </w:t>
      </w:r>
      <w:r w:rsidRPr="00DE6131">
        <w:rPr>
          <w:rFonts w:hint="cs"/>
          <w:rtl/>
        </w:rPr>
        <w:t xml:space="preserve">المفروضة في الصفقات العمومية </w:t>
      </w:r>
      <w:r w:rsidRPr="00DE6131">
        <w:rPr>
          <w:rStyle w:val="Appelnotedebasdep"/>
          <w:color w:val="000000" w:themeColor="text1"/>
          <w:rtl/>
        </w:rPr>
        <w:footnoteReference w:id="192"/>
      </w:r>
      <w:r w:rsidR="003A5BCC" w:rsidRPr="00DE6131">
        <w:rPr>
          <w:rFonts w:hint="cs"/>
          <w:rtl/>
        </w:rPr>
        <w:t xml:space="preserve">، ويرجع ذلك الى الخصوصية التي تتمتع بها عقود التفويض من عدة نواحي كطول مدة الإنجاز وتعلق العقود </w:t>
      </w:r>
      <w:r w:rsidR="0026003A" w:rsidRPr="00DE6131">
        <w:rPr>
          <w:rFonts w:hint="cs"/>
          <w:rtl/>
        </w:rPr>
        <w:t>بالمرافق</w:t>
      </w:r>
      <w:r w:rsidR="003A5BCC" w:rsidRPr="00DE6131">
        <w:rPr>
          <w:rFonts w:hint="cs"/>
          <w:rtl/>
        </w:rPr>
        <w:t xml:space="preserve"> العامة وما</w:t>
      </w:r>
      <w:r w:rsidR="0026003A" w:rsidRPr="00DE6131">
        <w:rPr>
          <w:rFonts w:hint="cs"/>
          <w:rtl/>
        </w:rPr>
        <w:t xml:space="preserve"> تفتضيه</w:t>
      </w:r>
      <w:r w:rsidR="003A5BCC" w:rsidRPr="00DE6131">
        <w:rPr>
          <w:rFonts w:hint="cs"/>
          <w:rtl/>
        </w:rPr>
        <w:t xml:space="preserve"> هذه</w:t>
      </w:r>
      <w:r w:rsidR="00F04B00" w:rsidRPr="00DE6131">
        <w:rPr>
          <w:rFonts w:hint="cs"/>
          <w:rtl/>
        </w:rPr>
        <w:t xml:space="preserve"> العوامل.</w:t>
      </w:r>
    </w:p>
    <w:p w14:paraId="688591A5" w14:textId="17F96CEA" w:rsidR="009C1BB4" w:rsidRPr="00DE6131" w:rsidRDefault="00F04B00" w:rsidP="001B4F5A">
      <w:pPr>
        <w:rPr>
          <w:rtl/>
        </w:rPr>
      </w:pPr>
      <w:r w:rsidRPr="00DE6131">
        <w:rPr>
          <w:rFonts w:hint="cs"/>
          <w:rtl/>
        </w:rPr>
        <w:t>و</w:t>
      </w:r>
      <w:r w:rsidR="009C1BB4" w:rsidRPr="00DE6131">
        <w:rPr>
          <w:rtl/>
        </w:rPr>
        <w:t xml:space="preserve"> في الجزائر تم النص دستوريا على </w:t>
      </w:r>
      <w:r w:rsidRPr="00DE6131">
        <w:rPr>
          <w:rFonts w:hint="cs"/>
          <w:rtl/>
        </w:rPr>
        <w:t>كفالة</w:t>
      </w:r>
      <w:r w:rsidR="009C1BB4" w:rsidRPr="00DE6131">
        <w:rPr>
          <w:rtl/>
        </w:rPr>
        <w:t xml:space="preserve"> الحق في الحصول على المعلومات و الوثائق </w:t>
      </w:r>
      <w:r w:rsidR="009C1BB4" w:rsidRPr="00DE6131">
        <w:rPr>
          <w:rFonts w:hint="cs"/>
          <w:rtl/>
        </w:rPr>
        <w:t>الإحصائيات</w:t>
      </w:r>
      <w:r w:rsidRPr="00DE6131">
        <w:rPr>
          <w:rtl/>
        </w:rPr>
        <w:t xml:space="preserve"> كأحد أهداف </w:t>
      </w:r>
      <w:r w:rsidR="009C1BB4" w:rsidRPr="00DE6131">
        <w:rPr>
          <w:rtl/>
        </w:rPr>
        <w:t xml:space="preserve">سياسية </w:t>
      </w:r>
      <w:r w:rsidRPr="00DE6131">
        <w:rPr>
          <w:rFonts w:hint="cs"/>
          <w:rtl/>
        </w:rPr>
        <w:t>المكافحة</w:t>
      </w:r>
      <w:r w:rsidR="009C1BB4" w:rsidRPr="00DE6131">
        <w:rPr>
          <w:rtl/>
        </w:rPr>
        <w:t xml:space="preserve"> </w:t>
      </w:r>
      <w:r w:rsidRPr="00DE6131">
        <w:rPr>
          <w:rFonts w:hint="cs"/>
          <w:rtl/>
        </w:rPr>
        <w:t>وا</w:t>
      </w:r>
      <w:r w:rsidR="009C1BB4" w:rsidRPr="00DE6131">
        <w:rPr>
          <w:rtl/>
        </w:rPr>
        <w:t xml:space="preserve">لوقاية من الفساد التي </w:t>
      </w:r>
      <w:r w:rsidR="009C1BB4" w:rsidRPr="00DE6131">
        <w:rPr>
          <w:rFonts w:hint="cs"/>
          <w:rtl/>
        </w:rPr>
        <w:t>تتولاها</w:t>
      </w:r>
      <w:r w:rsidR="009C1BB4" w:rsidRPr="00DE6131">
        <w:rPr>
          <w:rtl/>
        </w:rPr>
        <w:t xml:space="preserve"> الهيئة الوطنية للوقاية من الفساد ومكافحته سنة </w:t>
      </w:r>
      <w:r w:rsidR="009C1BB4" w:rsidRPr="005A7019">
        <w:rPr>
          <w:sz w:val="24"/>
          <w:szCs w:val="24"/>
        </w:rPr>
        <w:t>2016</w:t>
      </w:r>
      <w:r w:rsidR="009C1BB4" w:rsidRPr="00DE6131">
        <w:rPr>
          <w:rtl/>
        </w:rPr>
        <w:t>،</w:t>
      </w:r>
      <w:r w:rsidR="009C1BB4" w:rsidRPr="00DE6131">
        <w:rPr>
          <w:rFonts w:hint="cs"/>
          <w:rtl/>
        </w:rPr>
        <w:t xml:space="preserve"> </w:t>
      </w:r>
      <w:r w:rsidR="009C1BB4" w:rsidRPr="00DE6131">
        <w:rPr>
          <w:rtl/>
        </w:rPr>
        <w:t>وبموج</w:t>
      </w:r>
      <w:r w:rsidR="005A7019">
        <w:rPr>
          <w:rtl/>
        </w:rPr>
        <w:t>ب التعديل الدستوري لسنة 2020 خط</w:t>
      </w:r>
      <w:r w:rsidR="005A7019">
        <w:rPr>
          <w:rFonts w:hint="cs"/>
          <w:rtl/>
        </w:rPr>
        <w:t>أ</w:t>
      </w:r>
      <w:r w:rsidR="009C1BB4" w:rsidRPr="00DE6131">
        <w:rPr>
          <w:rtl/>
        </w:rPr>
        <w:t xml:space="preserve"> المؤسس الدستوري خطوة </w:t>
      </w:r>
      <w:r w:rsidRPr="00DE6131">
        <w:rPr>
          <w:rFonts w:hint="cs"/>
          <w:rtl/>
        </w:rPr>
        <w:t>إيجابية كبيرة</w:t>
      </w:r>
      <w:r w:rsidR="009C1BB4" w:rsidRPr="00DE6131">
        <w:rPr>
          <w:rtl/>
        </w:rPr>
        <w:t xml:space="preserve"> نحو تعزيز </w:t>
      </w:r>
      <w:r w:rsidRPr="00DE6131">
        <w:rPr>
          <w:rFonts w:hint="cs"/>
          <w:rtl/>
        </w:rPr>
        <w:t xml:space="preserve">مكاسب </w:t>
      </w:r>
      <w:r w:rsidR="009C1BB4" w:rsidRPr="00DE6131">
        <w:rPr>
          <w:rtl/>
        </w:rPr>
        <w:t xml:space="preserve">الشفافية بتحويل الهيئة الوطنية للوقاية من الفساد ومكافحته إلى سلطة عليا للشفافية والوقاية من الفساد ومكافحته بموجب المادة </w:t>
      </w:r>
      <w:r w:rsidR="009C1BB4" w:rsidRPr="005A7019">
        <w:rPr>
          <w:sz w:val="24"/>
          <w:szCs w:val="24"/>
          <w:rtl/>
        </w:rPr>
        <w:t>204</w:t>
      </w:r>
      <w:r w:rsidR="009C1BB4" w:rsidRPr="00DE6131">
        <w:rPr>
          <w:rtl/>
        </w:rPr>
        <w:t>،</w:t>
      </w:r>
      <w:r w:rsidR="009C1BB4" w:rsidRPr="00DE6131">
        <w:rPr>
          <w:rFonts w:hint="cs"/>
          <w:rtl/>
        </w:rPr>
        <w:t xml:space="preserve"> </w:t>
      </w:r>
      <w:r w:rsidRPr="00DE6131">
        <w:rPr>
          <w:rtl/>
        </w:rPr>
        <w:t xml:space="preserve">وأضافت المادة </w:t>
      </w:r>
      <w:r w:rsidRPr="006B2D30">
        <w:rPr>
          <w:sz w:val="24"/>
          <w:szCs w:val="24"/>
          <w:rtl/>
        </w:rPr>
        <w:t xml:space="preserve">205 </w:t>
      </w:r>
      <w:r w:rsidRPr="00DE6131">
        <w:rPr>
          <w:rtl/>
        </w:rPr>
        <w:t>أن من مهام</w:t>
      </w:r>
      <w:r w:rsidR="009C1BB4" w:rsidRPr="00DE6131">
        <w:rPr>
          <w:rtl/>
        </w:rPr>
        <w:t xml:space="preserve"> </w:t>
      </w:r>
      <w:r w:rsidRPr="00DE6131">
        <w:rPr>
          <w:rFonts w:hint="cs"/>
          <w:rtl/>
        </w:rPr>
        <w:t xml:space="preserve">هذه الهيئة </w:t>
      </w:r>
      <w:r w:rsidR="009C1BB4" w:rsidRPr="00DE6131">
        <w:rPr>
          <w:rtl/>
        </w:rPr>
        <w:t>المساهمة في أخلقة الحياة العامة وتعزيز مبادئ الشفافية والحكم الراش</w:t>
      </w:r>
      <w:r w:rsidR="009C1BB4" w:rsidRPr="00DE6131">
        <w:rPr>
          <w:rFonts w:hint="cs"/>
          <w:rtl/>
        </w:rPr>
        <w:t>د</w:t>
      </w:r>
      <w:r w:rsidR="009C1BB4" w:rsidRPr="00DE6131">
        <w:rPr>
          <w:rStyle w:val="Appelnotedebasdep"/>
          <w:color w:val="000000" w:themeColor="text1"/>
          <w:rtl/>
        </w:rPr>
        <w:footnoteReference w:id="193"/>
      </w:r>
      <w:r w:rsidR="00AF7CEF" w:rsidRPr="00DE6131">
        <w:rPr>
          <w:rFonts w:hint="cs"/>
          <w:rtl/>
        </w:rPr>
        <w:t>، باعتبارها مفاهيم متكاملة فالشفافية هي نقطة البداية نحو تكريس كثير من هذه القيم ومحاربة جميع مظاهر الفساد.</w:t>
      </w:r>
    </w:p>
    <w:p w14:paraId="14B552A7" w14:textId="0B282F8C" w:rsidR="00387396" w:rsidRPr="00DE6131" w:rsidRDefault="00C46A1C" w:rsidP="001B4F5A">
      <w:pPr>
        <w:rPr>
          <w:rtl/>
        </w:rPr>
      </w:pPr>
      <w:r w:rsidRPr="00DE6131">
        <w:rPr>
          <w:rFonts w:hint="cs"/>
          <w:rtl/>
        </w:rPr>
        <w:t>وبذلك نص المشرع الجزائري من خلال احكام المادة</w:t>
      </w:r>
      <w:r w:rsidR="00387396" w:rsidRPr="00DE6131">
        <w:rPr>
          <w:rFonts w:hint="cs"/>
          <w:rtl/>
        </w:rPr>
        <w:t xml:space="preserve"> </w:t>
      </w:r>
      <w:r w:rsidR="00387396" w:rsidRPr="006B2D30">
        <w:rPr>
          <w:rFonts w:hint="cs"/>
          <w:sz w:val="24"/>
          <w:szCs w:val="24"/>
          <w:rtl/>
        </w:rPr>
        <w:t xml:space="preserve">209 </w:t>
      </w:r>
      <w:r w:rsidR="00387396" w:rsidRPr="00DE6131">
        <w:rPr>
          <w:rFonts w:hint="cs"/>
          <w:rtl/>
        </w:rPr>
        <w:t xml:space="preserve">من المرسوم الرئاسي </w:t>
      </w:r>
      <w:r w:rsidR="00387396" w:rsidRPr="006B2D30">
        <w:rPr>
          <w:rFonts w:hint="cs"/>
          <w:sz w:val="24"/>
          <w:szCs w:val="24"/>
          <w:rtl/>
        </w:rPr>
        <w:t xml:space="preserve">15/247 </w:t>
      </w:r>
      <w:r w:rsidR="00387396" w:rsidRPr="00DE6131">
        <w:rPr>
          <w:rFonts w:hint="cs"/>
          <w:rtl/>
        </w:rPr>
        <w:t xml:space="preserve">المتضمن تنظيم الصفقات العمومية وتفويضات المرفق </w:t>
      </w:r>
      <w:r w:rsidRPr="00DE6131">
        <w:rPr>
          <w:rFonts w:hint="cs"/>
          <w:rtl/>
        </w:rPr>
        <w:t xml:space="preserve">العام على أنه </w:t>
      </w:r>
      <w:r w:rsidR="00387396" w:rsidRPr="00DE6131">
        <w:rPr>
          <w:rFonts w:hint="cs"/>
          <w:rtl/>
        </w:rPr>
        <w:t xml:space="preserve">" تخضع اتفاقيات تفويض المرفق العام في ابرامها الى المبادئ المنصوص عليها في المادة </w:t>
      </w:r>
      <w:r w:rsidR="00387396" w:rsidRPr="004B6C94">
        <w:rPr>
          <w:rFonts w:hint="cs"/>
          <w:sz w:val="24"/>
          <w:szCs w:val="24"/>
          <w:rtl/>
        </w:rPr>
        <w:t xml:space="preserve">05 </w:t>
      </w:r>
      <w:r w:rsidR="00387396" w:rsidRPr="00DE6131">
        <w:rPr>
          <w:rFonts w:hint="cs"/>
          <w:rtl/>
        </w:rPr>
        <w:t xml:space="preserve">من هذا </w:t>
      </w:r>
      <w:r w:rsidR="000003DF" w:rsidRPr="00DE6131">
        <w:rPr>
          <w:rFonts w:hint="cs"/>
          <w:rtl/>
        </w:rPr>
        <w:t>المرسوم،</w:t>
      </w:r>
      <w:r w:rsidR="00387396" w:rsidRPr="00DE6131">
        <w:rPr>
          <w:rFonts w:hint="cs"/>
          <w:rtl/>
        </w:rPr>
        <w:t xml:space="preserve"> وجاء في نص المادة </w:t>
      </w:r>
      <w:r w:rsidRPr="00DE6131">
        <w:rPr>
          <w:rFonts w:hint="cs"/>
          <w:rtl/>
        </w:rPr>
        <w:t>الخامسة من ذات المرسوم</w:t>
      </w:r>
      <w:r w:rsidR="00387396" w:rsidRPr="00DE6131">
        <w:rPr>
          <w:rFonts w:hint="cs"/>
          <w:rtl/>
        </w:rPr>
        <w:t xml:space="preserve"> الرئاسي </w:t>
      </w:r>
      <w:r w:rsidRPr="00DE6131">
        <w:rPr>
          <w:rFonts w:hint="cs"/>
          <w:rtl/>
        </w:rPr>
        <w:t>على أنه</w:t>
      </w:r>
      <w:r w:rsidR="00387396" w:rsidRPr="00DE6131">
        <w:rPr>
          <w:rFonts w:hint="cs"/>
          <w:rtl/>
        </w:rPr>
        <w:t xml:space="preserve"> " لضمان نجاعة الطلبات العمومية والاستعمال الحسن للمال العام يجب </w:t>
      </w:r>
      <w:r w:rsidR="004B6C94">
        <w:rPr>
          <w:rFonts w:hint="cs"/>
          <w:rtl/>
        </w:rPr>
        <w:t>أ</w:t>
      </w:r>
      <w:r w:rsidR="00387396" w:rsidRPr="00DE6131">
        <w:rPr>
          <w:rFonts w:hint="cs"/>
          <w:rtl/>
        </w:rPr>
        <w:t xml:space="preserve">ن تراعى في الصفقات العمومية مبادئ حرية الوصول للطلبات العمومية والمساواة في معاملة المترشحين وشفافية الإجراءات ضمن احترام هذا المرسوم </w:t>
      </w:r>
      <w:r w:rsidRPr="00DE6131">
        <w:rPr>
          <w:rFonts w:hint="cs"/>
          <w:rtl/>
        </w:rPr>
        <w:t>"</w:t>
      </w:r>
    </w:p>
    <w:p w14:paraId="297DBEA4" w14:textId="1DC3050E" w:rsidR="00387396" w:rsidRPr="00DE6131" w:rsidRDefault="00221A8B" w:rsidP="001B4F5A">
      <w:pPr>
        <w:rPr>
          <w:rtl/>
        </w:rPr>
      </w:pPr>
      <w:r w:rsidRPr="00DE6131">
        <w:rPr>
          <w:rFonts w:hint="cs"/>
          <w:rtl/>
        </w:rPr>
        <w:t>و</w:t>
      </w:r>
      <w:r w:rsidR="00387396" w:rsidRPr="00DE6131">
        <w:rPr>
          <w:rFonts w:hint="cs"/>
          <w:rtl/>
        </w:rPr>
        <w:t xml:space="preserve">من خلال </w:t>
      </w:r>
      <w:r w:rsidRPr="00DE6131">
        <w:rPr>
          <w:rFonts w:hint="cs"/>
          <w:rtl/>
        </w:rPr>
        <w:t>هاتين المادتين يتبين أن المشرع يسعى الى تكريس المبادئ التي تكرس المنافسة في عملية ابرام عقود التفويض، وذلك من</w:t>
      </w:r>
      <w:r w:rsidR="00387396" w:rsidRPr="00DE6131">
        <w:rPr>
          <w:rFonts w:hint="cs"/>
          <w:rtl/>
        </w:rPr>
        <w:t xml:space="preserve"> خلال تبني</w:t>
      </w:r>
      <w:r w:rsidRPr="00DE6131">
        <w:rPr>
          <w:rFonts w:hint="cs"/>
          <w:rtl/>
        </w:rPr>
        <w:t>ه ل</w:t>
      </w:r>
      <w:r w:rsidR="00387396" w:rsidRPr="00DE6131">
        <w:rPr>
          <w:rFonts w:hint="cs"/>
          <w:rtl/>
        </w:rPr>
        <w:t xml:space="preserve">لمبادئ </w:t>
      </w:r>
      <w:r w:rsidR="004B6C94">
        <w:rPr>
          <w:rFonts w:hint="cs"/>
          <w:rtl/>
        </w:rPr>
        <w:t>التي تضفي إ</w:t>
      </w:r>
      <w:r w:rsidRPr="00DE6131">
        <w:rPr>
          <w:rFonts w:hint="cs"/>
          <w:rtl/>
        </w:rPr>
        <w:t>ليها وهي النص على كفالة</w:t>
      </w:r>
      <w:r w:rsidR="00387396" w:rsidRPr="00DE6131">
        <w:rPr>
          <w:rFonts w:hint="cs"/>
          <w:rtl/>
        </w:rPr>
        <w:t xml:space="preserve"> حرية الوصول الى الطلبات العمومية </w:t>
      </w:r>
      <w:r w:rsidR="00D05CEC" w:rsidRPr="00DE6131">
        <w:rPr>
          <w:rFonts w:hint="cs"/>
          <w:rtl/>
        </w:rPr>
        <w:t xml:space="preserve">والمساواة بين المترشحين وشفافية الإجراءات </w:t>
      </w:r>
      <w:r w:rsidRPr="00DE6131">
        <w:rPr>
          <w:rFonts w:hint="cs"/>
          <w:rtl/>
        </w:rPr>
        <w:t>،</w:t>
      </w:r>
      <w:r w:rsidR="004B6C94">
        <w:rPr>
          <w:rFonts w:hint="cs"/>
          <w:rtl/>
        </w:rPr>
        <w:t xml:space="preserve"> </w:t>
      </w:r>
      <w:r w:rsidR="00D05CEC" w:rsidRPr="00DE6131">
        <w:rPr>
          <w:rFonts w:hint="cs"/>
          <w:rtl/>
        </w:rPr>
        <w:t xml:space="preserve">فهذه </w:t>
      </w:r>
      <w:r w:rsidRPr="00DE6131">
        <w:rPr>
          <w:rFonts w:hint="cs"/>
          <w:rtl/>
        </w:rPr>
        <w:t xml:space="preserve">كلها </w:t>
      </w:r>
      <w:r w:rsidR="00D05CEC" w:rsidRPr="00DE6131">
        <w:rPr>
          <w:rFonts w:hint="cs"/>
          <w:rtl/>
        </w:rPr>
        <w:t xml:space="preserve">مبادئ </w:t>
      </w:r>
      <w:r w:rsidRPr="00DE6131">
        <w:rPr>
          <w:rFonts w:hint="cs"/>
          <w:rtl/>
        </w:rPr>
        <w:t>تعزز الشفافية وتكرس المنافسة في</w:t>
      </w:r>
      <w:r w:rsidR="00D05CEC" w:rsidRPr="00DE6131">
        <w:rPr>
          <w:rFonts w:hint="cs"/>
          <w:rtl/>
        </w:rPr>
        <w:t xml:space="preserve"> ابرام عقود تفويض المرفق العام</w:t>
      </w:r>
      <w:r w:rsidRPr="00DE6131">
        <w:rPr>
          <w:rFonts w:hint="cs"/>
          <w:rtl/>
        </w:rPr>
        <w:t>،</w:t>
      </w:r>
      <w:r w:rsidR="00D05CEC" w:rsidRPr="00DE6131">
        <w:rPr>
          <w:rFonts w:hint="cs"/>
          <w:rtl/>
        </w:rPr>
        <w:t xml:space="preserve"> في اطار </w:t>
      </w:r>
      <w:r w:rsidRPr="00DE6131">
        <w:rPr>
          <w:rFonts w:hint="cs"/>
          <w:rtl/>
        </w:rPr>
        <w:t>احترام</w:t>
      </w:r>
      <w:r w:rsidR="00D05CEC" w:rsidRPr="00DE6131">
        <w:rPr>
          <w:rFonts w:hint="cs"/>
          <w:rtl/>
        </w:rPr>
        <w:t xml:space="preserve"> </w:t>
      </w:r>
      <w:r w:rsidRPr="00DE6131">
        <w:rPr>
          <w:rFonts w:hint="cs"/>
          <w:rtl/>
        </w:rPr>
        <w:t>ال</w:t>
      </w:r>
      <w:r w:rsidR="00D05CEC" w:rsidRPr="00DE6131">
        <w:rPr>
          <w:rFonts w:hint="cs"/>
          <w:rtl/>
        </w:rPr>
        <w:t xml:space="preserve">مبادئ </w:t>
      </w:r>
      <w:r w:rsidRPr="00DE6131">
        <w:rPr>
          <w:rFonts w:hint="cs"/>
          <w:rtl/>
        </w:rPr>
        <w:t xml:space="preserve">الكلاسيكية التي لازمت إدارة واستغلال </w:t>
      </w:r>
      <w:r w:rsidR="00D05CEC" w:rsidRPr="00DE6131">
        <w:rPr>
          <w:rFonts w:hint="cs"/>
          <w:rtl/>
        </w:rPr>
        <w:t xml:space="preserve"> المر</w:t>
      </w:r>
      <w:r w:rsidRPr="00DE6131">
        <w:rPr>
          <w:rFonts w:hint="cs"/>
          <w:rtl/>
        </w:rPr>
        <w:t>ا</w:t>
      </w:r>
      <w:r w:rsidR="00D05CEC" w:rsidRPr="00DE6131">
        <w:rPr>
          <w:rFonts w:hint="cs"/>
          <w:rtl/>
        </w:rPr>
        <w:t>فق العام</w:t>
      </w:r>
      <w:r w:rsidRPr="00DE6131">
        <w:rPr>
          <w:rFonts w:hint="cs"/>
          <w:rtl/>
        </w:rPr>
        <w:t>ة</w:t>
      </w:r>
      <w:r w:rsidR="00D05CEC" w:rsidRPr="00DE6131">
        <w:rPr>
          <w:rFonts w:hint="cs"/>
          <w:rtl/>
        </w:rPr>
        <w:t xml:space="preserve"> </w:t>
      </w:r>
      <w:r w:rsidRPr="00DE6131">
        <w:rPr>
          <w:rFonts w:hint="cs"/>
          <w:rtl/>
        </w:rPr>
        <w:t xml:space="preserve">المتمثلة في </w:t>
      </w:r>
      <w:r w:rsidR="00D05CEC" w:rsidRPr="00DE6131">
        <w:rPr>
          <w:rFonts w:hint="cs"/>
          <w:rtl/>
        </w:rPr>
        <w:t xml:space="preserve">الاستمرارية والمساواة وقابلية المرفق العام للتكيف </w:t>
      </w:r>
      <w:r w:rsidR="0026003A" w:rsidRPr="00DE6131">
        <w:rPr>
          <w:rFonts w:hint="cs"/>
          <w:rtl/>
        </w:rPr>
        <w:t>والتغير ومراعا</w:t>
      </w:r>
      <w:r w:rsidR="0026003A" w:rsidRPr="00DE6131">
        <w:rPr>
          <w:rtl/>
        </w:rPr>
        <w:t>ة</w:t>
      </w:r>
      <w:r w:rsidRPr="00DE6131">
        <w:rPr>
          <w:rFonts w:hint="cs"/>
          <w:rtl/>
        </w:rPr>
        <w:t xml:space="preserve"> </w:t>
      </w:r>
      <w:r w:rsidR="00D05CEC" w:rsidRPr="00DE6131">
        <w:rPr>
          <w:rFonts w:hint="cs"/>
          <w:rtl/>
        </w:rPr>
        <w:t xml:space="preserve"> مبدا المساواة في المعاملة بين </w:t>
      </w:r>
      <w:r w:rsidR="004B6C94">
        <w:rPr>
          <w:rFonts w:hint="cs"/>
          <w:rtl/>
        </w:rPr>
        <w:t>المرتفقين</w:t>
      </w:r>
      <w:r w:rsidRPr="00DE6131">
        <w:rPr>
          <w:rFonts w:hint="cs"/>
          <w:rtl/>
        </w:rPr>
        <w:t>، وهذا ما</w:t>
      </w:r>
      <w:r w:rsidR="00610B1B">
        <w:rPr>
          <w:rFonts w:hint="cs"/>
          <w:rtl/>
        </w:rPr>
        <w:t>أ</w:t>
      </w:r>
      <w:r w:rsidRPr="00DE6131">
        <w:rPr>
          <w:rFonts w:hint="cs"/>
          <w:rtl/>
        </w:rPr>
        <w:t xml:space="preserve">كدته </w:t>
      </w:r>
      <w:r w:rsidR="00D05CEC" w:rsidRPr="00DE6131">
        <w:rPr>
          <w:rFonts w:hint="cs"/>
          <w:rtl/>
        </w:rPr>
        <w:t xml:space="preserve">المادة </w:t>
      </w:r>
      <w:r w:rsidR="00D05CEC" w:rsidRPr="00610B1B">
        <w:rPr>
          <w:rFonts w:hint="cs"/>
          <w:sz w:val="24"/>
          <w:szCs w:val="24"/>
          <w:rtl/>
        </w:rPr>
        <w:t xml:space="preserve">209 </w:t>
      </w:r>
      <w:r w:rsidRPr="00DE6131">
        <w:rPr>
          <w:rFonts w:hint="cs"/>
          <w:rtl/>
        </w:rPr>
        <w:t xml:space="preserve">في فقرتها الثانية </w:t>
      </w:r>
      <w:r w:rsidR="00D05CEC" w:rsidRPr="00DE6131">
        <w:rPr>
          <w:rFonts w:hint="cs"/>
          <w:rtl/>
        </w:rPr>
        <w:t xml:space="preserve"> من المرسوم </w:t>
      </w:r>
      <w:r w:rsidRPr="00DE6131">
        <w:rPr>
          <w:rFonts w:hint="cs"/>
          <w:rtl/>
        </w:rPr>
        <w:t xml:space="preserve">الرئاسي </w:t>
      </w:r>
      <w:r w:rsidRPr="00610B1B">
        <w:rPr>
          <w:rFonts w:hint="cs"/>
          <w:sz w:val="24"/>
          <w:szCs w:val="24"/>
          <w:rtl/>
        </w:rPr>
        <w:t xml:space="preserve">15/247 </w:t>
      </w:r>
      <w:r w:rsidRPr="00DE6131">
        <w:rPr>
          <w:rFonts w:hint="cs"/>
          <w:rtl/>
        </w:rPr>
        <w:t>السالف الذكر حيث</w:t>
      </w:r>
      <w:r w:rsidR="00D05CEC" w:rsidRPr="00DE6131">
        <w:rPr>
          <w:rFonts w:hint="cs"/>
          <w:rtl/>
        </w:rPr>
        <w:t xml:space="preserve"> نص</w:t>
      </w:r>
      <w:r w:rsidRPr="00DE6131">
        <w:rPr>
          <w:rFonts w:hint="cs"/>
          <w:rtl/>
        </w:rPr>
        <w:t>ت</w:t>
      </w:r>
      <w:r w:rsidR="00D05CEC" w:rsidRPr="00DE6131">
        <w:rPr>
          <w:rFonts w:hint="cs"/>
          <w:rtl/>
        </w:rPr>
        <w:t xml:space="preserve"> على "...وزيادة على ذلك يخضع المرفق العام عند تنفيذ اتفاقية تفويضه على الخصوص الى مبادئ  المساواة والاستمرارية </w:t>
      </w:r>
      <w:r w:rsidR="00D05CEC" w:rsidRPr="00DE6131">
        <w:rPr>
          <w:rFonts w:hint="cs"/>
          <w:rtl/>
        </w:rPr>
        <w:lastRenderedPageBreak/>
        <w:t xml:space="preserve">والتكيف مع ضمان معايير الجودة والنجاعة في الخدمة العمومية " </w:t>
      </w:r>
      <w:r w:rsidR="005B385F" w:rsidRPr="00DE6131">
        <w:rPr>
          <w:rFonts w:hint="cs"/>
          <w:rtl/>
        </w:rPr>
        <w:t>. وبالتالي ف</w:t>
      </w:r>
      <w:r w:rsidR="00610B1B">
        <w:rPr>
          <w:rFonts w:hint="cs"/>
          <w:rtl/>
        </w:rPr>
        <w:t>إ</w:t>
      </w:r>
      <w:r w:rsidR="005B385F" w:rsidRPr="00DE6131">
        <w:rPr>
          <w:rFonts w:hint="cs"/>
          <w:rtl/>
        </w:rPr>
        <w:t>ن المراد من احترام هذه المبادئ سواء في عقود الصفقات العامة أوفي تفويضات المرفق العام هو حماية هذه العقود من الممارسات الفاسدة</w:t>
      </w:r>
      <w:r w:rsidR="009168DE">
        <w:rPr>
          <w:rFonts w:hint="cs"/>
          <w:rtl/>
        </w:rPr>
        <w:t>، وفي الآ</w:t>
      </w:r>
      <w:r w:rsidR="005B385F" w:rsidRPr="00DE6131">
        <w:rPr>
          <w:rFonts w:hint="cs"/>
          <w:rtl/>
        </w:rPr>
        <w:t xml:space="preserve">ن ذاته الوصول الى ابرام عقود تفويض ناجحة واسنادها الى متعهدين أكفاء وبالتالي نجاح أسلوب التفويض كأسلوب بديل عن التسيير المباشر الذي </w:t>
      </w:r>
      <w:r w:rsidR="009168DE">
        <w:rPr>
          <w:rFonts w:hint="cs"/>
          <w:rtl/>
        </w:rPr>
        <w:t>أ</w:t>
      </w:r>
      <w:r w:rsidR="005B385F" w:rsidRPr="00DE6131">
        <w:rPr>
          <w:rFonts w:hint="cs"/>
          <w:rtl/>
        </w:rPr>
        <w:t>ثبت عجزه عن مواكبة التطورات التي طرأت على وظائف المرفق العام</w:t>
      </w:r>
      <w:r w:rsidR="009168DE">
        <w:rPr>
          <w:rFonts w:hint="cs"/>
          <w:rtl/>
        </w:rPr>
        <w:t xml:space="preserve"> الحديث</w:t>
      </w:r>
      <w:r w:rsidR="005B385F" w:rsidRPr="00DE6131">
        <w:rPr>
          <w:rFonts w:hint="cs"/>
          <w:rtl/>
        </w:rPr>
        <w:t>.</w:t>
      </w:r>
      <w:r w:rsidR="00D05CEC" w:rsidRPr="00DE6131">
        <w:rPr>
          <w:rFonts w:hint="cs"/>
          <w:rtl/>
        </w:rPr>
        <w:t xml:space="preserve"> </w:t>
      </w:r>
    </w:p>
    <w:p w14:paraId="673156A8" w14:textId="15050BBF" w:rsidR="009C1BB4" w:rsidRPr="00DE6131" w:rsidRDefault="005B385F" w:rsidP="001B4F5A">
      <w:pPr>
        <w:rPr>
          <w:rtl/>
        </w:rPr>
      </w:pPr>
      <w:r w:rsidRPr="00DE6131">
        <w:rPr>
          <w:rFonts w:hint="cs"/>
          <w:rtl/>
        </w:rPr>
        <w:t>وجاء في نص</w:t>
      </w:r>
      <w:r w:rsidR="001A1C86" w:rsidRPr="00DE6131">
        <w:rPr>
          <w:rFonts w:hint="cs"/>
          <w:rtl/>
        </w:rPr>
        <w:t xml:space="preserve"> المادة </w:t>
      </w:r>
      <w:r w:rsidRPr="00DE6131">
        <w:rPr>
          <w:rFonts w:hint="cs"/>
          <w:rtl/>
        </w:rPr>
        <w:t xml:space="preserve">الثالثة </w:t>
      </w:r>
      <w:r w:rsidR="001A1C86" w:rsidRPr="00DE6131">
        <w:rPr>
          <w:rFonts w:hint="cs"/>
          <w:rtl/>
        </w:rPr>
        <w:t xml:space="preserve"> من المرسوم التنفيذي </w:t>
      </w:r>
      <w:r w:rsidR="001A1C86" w:rsidRPr="009168DE">
        <w:rPr>
          <w:rFonts w:hint="cs"/>
          <w:sz w:val="24"/>
          <w:szCs w:val="24"/>
          <w:rtl/>
        </w:rPr>
        <w:t xml:space="preserve">18/199 </w:t>
      </w:r>
      <w:r w:rsidR="001A1C86" w:rsidRPr="00DE6131">
        <w:rPr>
          <w:rFonts w:hint="cs"/>
          <w:rtl/>
        </w:rPr>
        <w:t xml:space="preserve">المتضمن تفويض المرفق العام </w:t>
      </w:r>
      <w:r w:rsidR="0026003A" w:rsidRPr="00DE6131">
        <w:rPr>
          <w:rFonts w:hint="cs"/>
          <w:rtl/>
        </w:rPr>
        <w:t>التأكيد</w:t>
      </w:r>
      <w:r w:rsidR="001A1C86" w:rsidRPr="00DE6131">
        <w:rPr>
          <w:rFonts w:hint="cs"/>
          <w:rtl/>
        </w:rPr>
        <w:t xml:space="preserve"> على</w:t>
      </w:r>
      <w:r w:rsidRPr="00DE6131">
        <w:rPr>
          <w:rFonts w:hint="cs"/>
          <w:rtl/>
        </w:rPr>
        <w:t xml:space="preserve"> ضرورة احترام </w:t>
      </w:r>
      <w:r w:rsidR="001A1C86" w:rsidRPr="00DE6131">
        <w:rPr>
          <w:rFonts w:hint="cs"/>
          <w:rtl/>
        </w:rPr>
        <w:t xml:space="preserve"> هذه المبادئ من خلال النص على</w:t>
      </w:r>
      <w:r w:rsidR="0098549F">
        <w:rPr>
          <w:rFonts w:hint="cs"/>
          <w:rtl/>
        </w:rPr>
        <w:t xml:space="preserve"> أنه</w:t>
      </w:r>
      <w:r w:rsidR="001A1C86" w:rsidRPr="00DE6131">
        <w:rPr>
          <w:rFonts w:hint="cs"/>
          <w:rtl/>
        </w:rPr>
        <w:t xml:space="preserve"> " دون الاخلال </w:t>
      </w:r>
      <w:r w:rsidR="0026003A" w:rsidRPr="00DE6131">
        <w:rPr>
          <w:rFonts w:hint="cs"/>
          <w:rtl/>
        </w:rPr>
        <w:t>بأحكام</w:t>
      </w:r>
      <w:r w:rsidR="001A1C86" w:rsidRPr="00DE6131">
        <w:rPr>
          <w:rFonts w:hint="cs"/>
          <w:rtl/>
        </w:rPr>
        <w:t xml:space="preserve"> المادة </w:t>
      </w:r>
      <w:r w:rsidR="001A1C86" w:rsidRPr="0098549F">
        <w:rPr>
          <w:rFonts w:hint="cs"/>
          <w:sz w:val="24"/>
          <w:szCs w:val="24"/>
          <w:rtl/>
        </w:rPr>
        <w:t xml:space="preserve">05 </w:t>
      </w:r>
      <w:r w:rsidR="001A1C86" w:rsidRPr="00DE6131">
        <w:rPr>
          <w:rFonts w:hint="cs"/>
          <w:rtl/>
        </w:rPr>
        <w:t xml:space="preserve">من المرسوم الرئاسي رقم </w:t>
      </w:r>
      <w:r w:rsidR="001A1C86" w:rsidRPr="0098549F">
        <w:rPr>
          <w:rFonts w:hint="cs"/>
          <w:sz w:val="24"/>
          <w:szCs w:val="24"/>
          <w:rtl/>
        </w:rPr>
        <w:t xml:space="preserve">15/247  </w:t>
      </w:r>
      <w:r w:rsidR="0098549F">
        <w:rPr>
          <w:rFonts w:hint="cs"/>
          <w:rtl/>
        </w:rPr>
        <w:t>المذكور أعلاه، يجب أ</w:t>
      </w:r>
      <w:r w:rsidR="001A1C86" w:rsidRPr="00DE6131">
        <w:rPr>
          <w:rFonts w:hint="cs"/>
          <w:rtl/>
        </w:rPr>
        <w:t>ن يتم تفويض المرفق العام</w:t>
      </w:r>
      <w:r w:rsidRPr="00DE6131">
        <w:rPr>
          <w:rFonts w:hint="cs"/>
          <w:rtl/>
        </w:rPr>
        <w:t xml:space="preserve"> </w:t>
      </w:r>
      <w:r w:rsidR="001A1C86" w:rsidRPr="00DE6131">
        <w:rPr>
          <w:rFonts w:hint="cs"/>
          <w:rtl/>
        </w:rPr>
        <w:t xml:space="preserve"> في اطار احترام مبادئ المساواة والاستمرارية والتكيف مع ضمان معايير الجودة والنجاعة في الخدمة العمومية"</w:t>
      </w:r>
      <w:r w:rsidR="009C1BB4" w:rsidRPr="00DE6131">
        <w:rPr>
          <w:rFonts w:hint="cs"/>
          <w:rtl/>
        </w:rPr>
        <w:t xml:space="preserve"> وتنص ا</w:t>
      </w:r>
      <w:r w:rsidR="009C1BB4" w:rsidRPr="00DE6131">
        <w:rPr>
          <w:rtl/>
        </w:rPr>
        <w:t>لم</w:t>
      </w:r>
      <w:r w:rsidR="009C1BB4" w:rsidRPr="00DE6131">
        <w:rPr>
          <w:rFonts w:hint="cs"/>
          <w:rtl/>
        </w:rPr>
        <w:t>و</w:t>
      </w:r>
      <w:r w:rsidR="009C1BB4" w:rsidRPr="00DE6131">
        <w:rPr>
          <w:rtl/>
        </w:rPr>
        <w:t xml:space="preserve">اد </w:t>
      </w:r>
      <w:r w:rsidRPr="0098549F">
        <w:rPr>
          <w:rFonts w:hint="cs"/>
          <w:sz w:val="24"/>
          <w:szCs w:val="24"/>
          <w:rtl/>
        </w:rPr>
        <w:t>75</w:t>
      </w:r>
      <w:r w:rsidR="009C1BB4" w:rsidRPr="00DE6131">
        <w:rPr>
          <w:rFonts w:hint="cs"/>
          <w:rtl/>
        </w:rPr>
        <w:t>،</w:t>
      </w:r>
      <w:r w:rsidRPr="0098549F">
        <w:rPr>
          <w:rFonts w:hint="cs"/>
          <w:sz w:val="24"/>
          <w:szCs w:val="24"/>
          <w:rtl/>
        </w:rPr>
        <w:t>74</w:t>
      </w:r>
      <w:r w:rsidR="009C1BB4" w:rsidRPr="0098549F">
        <w:rPr>
          <w:sz w:val="24"/>
          <w:szCs w:val="24"/>
          <w:rtl/>
        </w:rPr>
        <w:t xml:space="preserve"> </w:t>
      </w:r>
      <w:r w:rsidR="009C1BB4" w:rsidRPr="00DE6131">
        <w:rPr>
          <w:rFonts w:hint="cs"/>
          <w:rtl/>
        </w:rPr>
        <w:t xml:space="preserve">من المرسوم التنفيذي </w:t>
      </w:r>
      <w:r w:rsidR="009C1BB4" w:rsidRPr="0098549F">
        <w:rPr>
          <w:rFonts w:hint="cs"/>
          <w:sz w:val="24"/>
          <w:szCs w:val="24"/>
          <w:rtl/>
        </w:rPr>
        <w:t xml:space="preserve">18/99 </w:t>
      </w:r>
      <w:r w:rsidR="009C1BB4" w:rsidRPr="00DE6131">
        <w:rPr>
          <w:rFonts w:hint="cs"/>
          <w:rtl/>
        </w:rPr>
        <w:t>على</w:t>
      </w:r>
      <w:r w:rsidRPr="00DE6131">
        <w:rPr>
          <w:rFonts w:hint="cs"/>
          <w:rtl/>
        </w:rPr>
        <w:t xml:space="preserve"> </w:t>
      </w:r>
      <w:r w:rsidR="00951AA2" w:rsidRPr="00DE6131">
        <w:rPr>
          <w:rFonts w:hint="cs"/>
          <w:rtl/>
        </w:rPr>
        <w:t>الزامية خضوع اتفاقيات</w:t>
      </w:r>
      <w:r w:rsidR="009C1BB4" w:rsidRPr="00DE6131">
        <w:rPr>
          <w:rFonts w:hint="cs"/>
          <w:rtl/>
        </w:rPr>
        <w:t xml:space="preserve"> تفويضات المرفق العام لرقابة قبلية داخلية تمارسها لجنة اختيار وانتقاء العروض </w:t>
      </w:r>
      <w:r w:rsidR="00951AA2" w:rsidRPr="00DE6131">
        <w:rPr>
          <w:rFonts w:hint="cs"/>
          <w:rtl/>
        </w:rPr>
        <w:t>التي ت</w:t>
      </w:r>
      <w:r w:rsidR="009C1BB4" w:rsidRPr="00DE6131">
        <w:rPr>
          <w:rFonts w:hint="cs"/>
          <w:rtl/>
        </w:rPr>
        <w:t xml:space="preserve">سهر على صحة وسلامة الإجراءات المتبعة في عملية </w:t>
      </w:r>
      <w:r w:rsidR="0098549F">
        <w:rPr>
          <w:rFonts w:hint="cs"/>
          <w:rtl/>
        </w:rPr>
        <w:t>ابرام عقد التفويض ومنه ضمان ح</w:t>
      </w:r>
      <w:r w:rsidR="00951AA2" w:rsidRPr="00DE6131">
        <w:rPr>
          <w:rFonts w:hint="cs"/>
          <w:rtl/>
        </w:rPr>
        <w:t>سن اختيار</w:t>
      </w:r>
      <w:r w:rsidR="009C1BB4" w:rsidRPr="00DE6131">
        <w:rPr>
          <w:rFonts w:hint="cs"/>
          <w:rtl/>
        </w:rPr>
        <w:t xml:space="preserve"> المترشح الذي سوف تعهد إليه مهمة تسيير المرفق العام</w:t>
      </w:r>
      <w:r w:rsidR="00951AA2" w:rsidRPr="00DE6131">
        <w:rPr>
          <w:rFonts w:hint="cs"/>
          <w:rtl/>
        </w:rPr>
        <w:t>.</w:t>
      </w:r>
    </w:p>
    <w:p w14:paraId="6AD66490" w14:textId="63856BE3" w:rsidR="009C1BB4" w:rsidRPr="00DE6131" w:rsidRDefault="00951AA2" w:rsidP="001B4F5A">
      <w:pPr>
        <w:rPr>
          <w:rtl/>
        </w:rPr>
      </w:pPr>
      <w:r w:rsidRPr="00DE6131">
        <w:rPr>
          <w:rFonts w:hint="cs"/>
          <w:rtl/>
        </w:rPr>
        <w:t xml:space="preserve">وفي هذا </w:t>
      </w:r>
      <w:r w:rsidR="009E446A" w:rsidRPr="00DE6131">
        <w:rPr>
          <w:rFonts w:hint="cs"/>
          <w:rtl/>
        </w:rPr>
        <w:t>الإطار</w:t>
      </w:r>
      <w:r w:rsidRPr="00DE6131">
        <w:rPr>
          <w:rFonts w:hint="cs"/>
          <w:rtl/>
        </w:rPr>
        <w:t xml:space="preserve"> كذلك ألزم</w:t>
      </w:r>
      <w:r w:rsidR="009C1BB4" w:rsidRPr="00DE6131">
        <w:rPr>
          <w:rtl/>
        </w:rPr>
        <w:t xml:space="preserve"> </w:t>
      </w:r>
      <w:r w:rsidRPr="00DE6131">
        <w:rPr>
          <w:rFonts w:hint="cs"/>
          <w:rtl/>
        </w:rPr>
        <w:t xml:space="preserve">المشرع الجزائري </w:t>
      </w:r>
      <w:r w:rsidR="009C1BB4" w:rsidRPr="00DE6131">
        <w:rPr>
          <w:rFonts w:hint="cs"/>
          <w:rtl/>
        </w:rPr>
        <w:t xml:space="preserve">السلطة </w:t>
      </w:r>
      <w:r w:rsidRPr="00DE6131">
        <w:rPr>
          <w:rFonts w:hint="cs"/>
          <w:rtl/>
        </w:rPr>
        <w:t>المانحة للتفويض</w:t>
      </w:r>
      <w:r w:rsidR="009C1BB4" w:rsidRPr="00DE6131">
        <w:rPr>
          <w:rFonts w:hint="cs"/>
          <w:rtl/>
        </w:rPr>
        <w:t xml:space="preserve"> بضرورة نشر </w:t>
      </w:r>
      <w:r w:rsidRPr="00DE6131">
        <w:rPr>
          <w:rFonts w:hint="cs"/>
          <w:rtl/>
        </w:rPr>
        <w:t>الاعلان</w:t>
      </w:r>
      <w:r w:rsidR="009C1BB4" w:rsidRPr="00DE6131">
        <w:rPr>
          <w:rFonts w:hint="cs"/>
          <w:rtl/>
        </w:rPr>
        <w:t xml:space="preserve"> على المنافسة بشكل واسع وبكل وسيلة مناسبة</w:t>
      </w:r>
      <w:r w:rsidRPr="00DE6131">
        <w:rPr>
          <w:rFonts w:hint="cs"/>
          <w:rtl/>
        </w:rPr>
        <w:t>،</w:t>
      </w:r>
      <w:r w:rsidR="009C1BB4" w:rsidRPr="00DE6131">
        <w:rPr>
          <w:rFonts w:hint="cs"/>
          <w:rtl/>
        </w:rPr>
        <w:t xml:space="preserve"> وألزمها بضرورة إشهاره في يوميتين باللغة الوطنية واللغة الأجنبية، </w:t>
      </w:r>
      <w:r w:rsidRPr="00DE6131">
        <w:rPr>
          <w:rFonts w:hint="cs"/>
          <w:rtl/>
        </w:rPr>
        <w:t xml:space="preserve">باستثناء بعض </w:t>
      </w:r>
      <w:r w:rsidR="009C1BB4" w:rsidRPr="00DE6131">
        <w:rPr>
          <w:rFonts w:hint="cs"/>
          <w:rtl/>
        </w:rPr>
        <w:t xml:space="preserve">المرافق العمومية </w:t>
      </w:r>
      <w:r w:rsidRPr="00DE6131">
        <w:rPr>
          <w:rFonts w:hint="cs"/>
          <w:rtl/>
        </w:rPr>
        <w:t xml:space="preserve">صغيرة الحجم </w:t>
      </w:r>
      <w:r w:rsidR="009E446A" w:rsidRPr="00DE6131">
        <w:rPr>
          <w:rFonts w:hint="cs"/>
          <w:rtl/>
        </w:rPr>
        <w:t>ومحدودة النشاط</w:t>
      </w:r>
      <w:r w:rsidR="009C1BB4" w:rsidRPr="00DE6131">
        <w:rPr>
          <w:rFonts w:hint="cs"/>
          <w:rtl/>
        </w:rPr>
        <w:t xml:space="preserve"> </w:t>
      </w:r>
      <w:r w:rsidRPr="00DE6131">
        <w:rPr>
          <w:rFonts w:hint="cs"/>
          <w:rtl/>
        </w:rPr>
        <w:t>لكن يظل الإعلان والاشها</w:t>
      </w:r>
      <w:r w:rsidR="0098549F">
        <w:rPr>
          <w:rFonts w:hint="cs"/>
          <w:rtl/>
        </w:rPr>
        <w:t>ر</w:t>
      </w:r>
      <w:r w:rsidRPr="00DE6131">
        <w:rPr>
          <w:rFonts w:hint="cs"/>
          <w:rtl/>
        </w:rPr>
        <w:t xml:space="preserve"> واجبا لكن باتباع </w:t>
      </w:r>
      <w:r w:rsidR="0026003A" w:rsidRPr="00DE6131">
        <w:rPr>
          <w:rFonts w:hint="cs"/>
          <w:rtl/>
        </w:rPr>
        <w:t>وسائل</w:t>
      </w:r>
      <w:r w:rsidRPr="00DE6131">
        <w:rPr>
          <w:rFonts w:hint="cs"/>
          <w:rtl/>
        </w:rPr>
        <w:t xml:space="preserve"> أخرى ملائمة</w:t>
      </w:r>
      <w:r w:rsidR="009C1BB4" w:rsidRPr="00DE6131">
        <w:rPr>
          <w:rFonts w:hint="cs"/>
          <w:rtl/>
        </w:rPr>
        <w:t xml:space="preserve">، </w:t>
      </w:r>
      <w:r w:rsidRPr="00DE6131">
        <w:rPr>
          <w:rFonts w:hint="cs"/>
          <w:rtl/>
        </w:rPr>
        <w:t>وفي كل الحل</w:t>
      </w:r>
      <w:r w:rsidR="009E446A" w:rsidRPr="00DE6131">
        <w:rPr>
          <w:rFonts w:hint="cs"/>
          <w:rtl/>
        </w:rPr>
        <w:t>ات لابد للجهة المانحة من تبرير سبب لجوئها الى هذا النوع من ال</w:t>
      </w:r>
      <w:r w:rsidR="00BD6ED8">
        <w:rPr>
          <w:rFonts w:hint="cs"/>
          <w:rtl/>
        </w:rPr>
        <w:t>إ</w:t>
      </w:r>
      <w:r w:rsidR="009E446A" w:rsidRPr="00DE6131">
        <w:rPr>
          <w:rFonts w:hint="cs"/>
          <w:rtl/>
        </w:rPr>
        <w:t>شهار.</w:t>
      </w:r>
      <w:r w:rsidR="009C1BB4" w:rsidRPr="00DE6131">
        <w:rPr>
          <w:rFonts w:hint="cs"/>
          <w:rtl/>
        </w:rPr>
        <w:t xml:space="preserve"> </w:t>
      </w:r>
    </w:p>
    <w:p w14:paraId="5255C53C" w14:textId="49B29831" w:rsidR="00C91673" w:rsidRPr="00DE6131" w:rsidRDefault="00167C71" w:rsidP="001B4F5A">
      <w:pPr>
        <w:rPr>
          <w:rtl/>
        </w:rPr>
      </w:pPr>
      <w:r w:rsidRPr="00DE6131">
        <w:rPr>
          <w:rFonts w:hint="cs"/>
          <w:rtl/>
        </w:rPr>
        <w:t xml:space="preserve">وفي هذا </w:t>
      </w:r>
      <w:r w:rsidR="005F550F" w:rsidRPr="00DE6131">
        <w:rPr>
          <w:rFonts w:hint="cs"/>
          <w:rtl/>
        </w:rPr>
        <w:t>الإطار</w:t>
      </w:r>
      <w:r w:rsidR="00D7783C" w:rsidRPr="00DE6131">
        <w:rPr>
          <w:rFonts w:hint="cs"/>
          <w:rtl/>
        </w:rPr>
        <w:t xml:space="preserve"> نص</w:t>
      </w:r>
      <w:r w:rsidR="009E446A" w:rsidRPr="00DE6131">
        <w:rPr>
          <w:rFonts w:hint="cs"/>
          <w:rtl/>
        </w:rPr>
        <w:t xml:space="preserve"> كذلك </w:t>
      </w:r>
      <w:r w:rsidR="00D7783C" w:rsidRPr="00DE6131">
        <w:rPr>
          <w:rFonts w:hint="cs"/>
          <w:rtl/>
        </w:rPr>
        <w:t xml:space="preserve"> المرسوم التنفيذي </w:t>
      </w:r>
      <w:r w:rsidR="00D7783C" w:rsidRPr="00BD6ED8">
        <w:rPr>
          <w:rFonts w:hint="cs"/>
          <w:sz w:val="24"/>
          <w:szCs w:val="24"/>
          <w:rtl/>
        </w:rPr>
        <w:t xml:space="preserve">18/199 </w:t>
      </w:r>
      <w:r w:rsidR="009E446A" w:rsidRPr="00DE6131">
        <w:rPr>
          <w:rFonts w:hint="cs"/>
          <w:rtl/>
        </w:rPr>
        <w:t xml:space="preserve">بموجب المواد </w:t>
      </w:r>
      <w:r w:rsidR="009E446A" w:rsidRPr="00BD6ED8">
        <w:rPr>
          <w:rFonts w:hint="cs"/>
          <w:sz w:val="24"/>
          <w:szCs w:val="24"/>
          <w:rtl/>
        </w:rPr>
        <w:t>28</w:t>
      </w:r>
      <w:r w:rsidR="009E446A" w:rsidRPr="00DE6131">
        <w:rPr>
          <w:rFonts w:hint="cs"/>
          <w:rtl/>
        </w:rPr>
        <w:t>،</w:t>
      </w:r>
      <w:r w:rsidR="009E446A" w:rsidRPr="00BD6ED8">
        <w:rPr>
          <w:rFonts w:hint="cs"/>
          <w:sz w:val="24"/>
          <w:szCs w:val="24"/>
          <w:rtl/>
        </w:rPr>
        <w:t>27</w:t>
      </w:r>
      <w:r w:rsidR="009E446A" w:rsidRPr="00DE6131">
        <w:rPr>
          <w:rFonts w:hint="cs"/>
          <w:rtl/>
        </w:rPr>
        <w:t>،</w:t>
      </w:r>
      <w:r w:rsidR="009E446A" w:rsidRPr="00BD6ED8">
        <w:rPr>
          <w:rFonts w:hint="cs"/>
          <w:sz w:val="24"/>
          <w:szCs w:val="24"/>
          <w:rtl/>
        </w:rPr>
        <w:t>26</w:t>
      </w:r>
      <w:r w:rsidR="009E446A" w:rsidRPr="00DE6131">
        <w:rPr>
          <w:rFonts w:hint="cs"/>
          <w:rtl/>
        </w:rPr>
        <w:t>،</w:t>
      </w:r>
      <w:r w:rsidR="009E446A" w:rsidRPr="00BD6ED8">
        <w:rPr>
          <w:rFonts w:hint="cs"/>
          <w:sz w:val="24"/>
          <w:szCs w:val="24"/>
          <w:rtl/>
        </w:rPr>
        <w:t xml:space="preserve">25 </w:t>
      </w:r>
      <w:r w:rsidR="00DB2D0E" w:rsidRPr="00DE6131">
        <w:rPr>
          <w:rFonts w:hint="cs"/>
          <w:rtl/>
        </w:rPr>
        <w:t xml:space="preserve">التي </w:t>
      </w:r>
      <w:r w:rsidR="009E446A" w:rsidRPr="00DE6131">
        <w:rPr>
          <w:rFonts w:hint="cs"/>
          <w:rtl/>
        </w:rPr>
        <w:t>ضبطت</w:t>
      </w:r>
      <w:r w:rsidR="00DB2D0E" w:rsidRPr="00DE6131">
        <w:rPr>
          <w:rFonts w:hint="cs"/>
          <w:rtl/>
        </w:rPr>
        <w:t xml:space="preserve"> </w:t>
      </w:r>
      <w:r w:rsidR="009E446A" w:rsidRPr="00DE6131">
        <w:rPr>
          <w:rFonts w:hint="cs"/>
          <w:rtl/>
        </w:rPr>
        <w:t xml:space="preserve">بعض </w:t>
      </w:r>
      <w:r w:rsidR="00DB2D0E" w:rsidRPr="00DE6131">
        <w:rPr>
          <w:rFonts w:hint="cs"/>
          <w:rtl/>
        </w:rPr>
        <w:t xml:space="preserve">المعايير والإجراءات مثل </w:t>
      </w:r>
      <w:r w:rsidR="009E446A" w:rsidRPr="00DE6131">
        <w:rPr>
          <w:rFonts w:hint="cs"/>
          <w:rtl/>
        </w:rPr>
        <w:t>مبدأ علانية الطلب على المنافسة و</w:t>
      </w:r>
      <w:r w:rsidR="00DB2D0E" w:rsidRPr="00DE6131">
        <w:rPr>
          <w:rFonts w:hint="cs"/>
          <w:rtl/>
        </w:rPr>
        <w:t xml:space="preserve">قد </w:t>
      </w:r>
      <w:r w:rsidR="009E446A" w:rsidRPr="00DE6131">
        <w:rPr>
          <w:rFonts w:hint="cs"/>
          <w:rtl/>
        </w:rPr>
        <w:t>الزمت</w:t>
      </w:r>
      <w:r w:rsidR="00DB2D0E" w:rsidRPr="00DE6131">
        <w:rPr>
          <w:rFonts w:hint="cs"/>
          <w:rtl/>
        </w:rPr>
        <w:t xml:space="preserve"> المادة </w:t>
      </w:r>
      <w:r w:rsidR="00DB2D0E" w:rsidRPr="003F2AAA">
        <w:rPr>
          <w:rFonts w:hint="cs"/>
          <w:sz w:val="24"/>
          <w:szCs w:val="24"/>
          <w:rtl/>
        </w:rPr>
        <w:t xml:space="preserve">25 </w:t>
      </w:r>
      <w:r w:rsidR="00DB2D0E" w:rsidRPr="00DE6131">
        <w:rPr>
          <w:rFonts w:hint="cs"/>
          <w:rtl/>
        </w:rPr>
        <w:t xml:space="preserve">من المرسوم </w:t>
      </w:r>
      <w:r w:rsidR="00DB2D0E" w:rsidRPr="003F2AAA">
        <w:rPr>
          <w:rFonts w:hint="cs"/>
          <w:sz w:val="24"/>
          <w:szCs w:val="24"/>
          <w:rtl/>
        </w:rPr>
        <w:t xml:space="preserve">18/199 </w:t>
      </w:r>
      <w:r w:rsidR="009E446A" w:rsidRPr="00DE6131">
        <w:rPr>
          <w:rFonts w:hint="cs"/>
          <w:rtl/>
        </w:rPr>
        <w:t xml:space="preserve">السلطة المفوضة </w:t>
      </w:r>
      <w:r w:rsidR="00D7783C" w:rsidRPr="00DE6131">
        <w:rPr>
          <w:rFonts w:hint="cs"/>
          <w:rtl/>
        </w:rPr>
        <w:t xml:space="preserve">على نشر الإعلان </w:t>
      </w:r>
      <w:r w:rsidR="00DB2D0E" w:rsidRPr="00DE6131">
        <w:rPr>
          <w:rFonts w:hint="cs"/>
          <w:rtl/>
        </w:rPr>
        <w:t xml:space="preserve">الطلب على المنافسة بشكل واسع وبكل وسيلة </w:t>
      </w:r>
      <w:r w:rsidR="009E446A" w:rsidRPr="00DE6131">
        <w:rPr>
          <w:rFonts w:hint="cs"/>
          <w:rtl/>
        </w:rPr>
        <w:t xml:space="preserve">ملائمة </w:t>
      </w:r>
      <w:r w:rsidR="0026003A" w:rsidRPr="00DE6131">
        <w:rPr>
          <w:rFonts w:hint="cs"/>
          <w:rtl/>
        </w:rPr>
        <w:t>فأوجبت</w:t>
      </w:r>
      <w:r w:rsidR="00DB2D0E" w:rsidRPr="00DE6131">
        <w:rPr>
          <w:rFonts w:hint="cs"/>
          <w:rtl/>
        </w:rPr>
        <w:t xml:space="preserve"> </w:t>
      </w:r>
      <w:r w:rsidR="009E446A" w:rsidRPr="00DE6131">
        <w:rPr>
          <w:rFonts w:hint="cs"/>
          <w:rtl/>
        </w:rPr>
        <w:t xml:space="preserve">ضرورة </w:t>
      </w:r>
      <w:r w:rsidR="003F2AAA">
        <w:rPr>
          <w:rFonts w:hint="cs"/>
          <w:rtl/>
        </w:rPr>
        <w:t>الإ</w:t>
      </w:r>
      <w:r w:rsidR="00DB2D0E" w:rsidRPr="00DE6131">
        <w:rPr>
          <w:rFonts w:hint="cs"/>
          <w:rtl/>
        </w:rPr>
        <w:t>شهار في جريدتين يوميتين باللغة الوطنية وال</w:t>
      </w:r>
      <w:r w:rsidR="003F2AAA">
        <w:rPr>
          <w:rFonts w:hint="cs"/>
          <w:rtl/>
        </w:rPr>
        <w:t>أ</w:t>
      </w:r>
      <w:r w:rsidR="00DB2D0E" w:rsidRPr="00DE6131">
        <w:rPr>
          <w:rFonts w:hint="cs"/>
          <w:rtl/>
        </w:rPr>
        <w:t xml:space="preserve">جنبية </w:t>
      </w:r>
      <w:r w:rsidR="009E446A" w:rsidRPr="00DE6131">
        <w:rPr>
          <w:rFonts w:hint="cs"/>
          <w:rtl/>
        </w:rPr>
        <w:t>و</w:t>
      </w:r>
      <w:r w:rsidR="00DB2D0E" w:rsidRPr="00DE6131">
        <w:rPr>
          <w:rFonts w:hint="cs"/>
          <w:rtl/>
        </w:rPr>
        <w:t xml:space="preserve">تحديد بدقة البيانات التي يتضمنها الطلب على المنافسة تحديد ساعة ومكان إيداع العروض وفتحها </w:t>
      </w:r>
      <w:r w:rsidR="0053221D" w:rsidRPr="00DE6131">
        <w:rPr>
          <w:rFonts w:hint="cs"/>
          <w:rtl/>
        </w:rPr>
        <w:t xml:space="preserve">مع دعوة كافة المترشحين لحضور اجتماع فتح </w:t>
      </w:r>
      <w:r w:rsidR="0026003A" w:rsidRPr="00DE6131">
        <w:rPr>
          <w:rFonts w:hint="cs"/>
          <w:rtl/>
        </w:rPr>
        <w:t>الأظرف</w:t>
      </w:r>
      <w:r w:rsidR="003F2AAA">
        <w:rPr>
          <w:rFonts w:hint="cs"/>
          <w:rtl/>
        </w:rPr>
        <w:t>ة</w:t>
      </w:r>
      <w:r w:rsidR="0053221D" w:rsidRPr="00DE6131">
        <w:rPr>
          <w:rFonts w:hint="cs"/>
          <w:rtl/>
        </w:rPr>
        <w:t xml:space="preserve"> </w:t>
      </w:r>
      <w:r w:rsidR="009E446A" w:rsidRPr="00DE6131">
        <w:rPr>
          <w:rFonts w:hint="cs"/>
          <w:rtl/>
        </w:rPr>
        <w:t>، و</w:t>
      </w:r>
      <w:r w:rsidR="000003DF" w:rsidRPr="00DE6131">
        <w:rPr>
          <w:rFonts w:hint="cs"/>
          <w:rtl/>
        </w:rPr>
        <w:t xml:space="preserve"> </w:t>
      </w:r>
      <w:r w:rsidR="0053221D" w:rsidRPr="00DE6131">
        <w:rPr>
          <w:rFonts w:hint="cs"/>
          <w:rtl/>
        </w:rPr>
        <w:t xml:space="preserve">تكريسا لمبدا الشفافية </w:t>
      </w:r>
      <w:r w:rsidR="003F2AAA">
        <w:rPr>
          <w:rFonts w:hint="cs"/>
          <w:rtl/>
        </w:rPr>
        <w:t>كذلك أ</w:t>
      </w:r>
      <w:r w:rsidR="009E446A" w:rsidRPr="00DE6131">
        <w:rPr>
          <w:rFonts w:hint="cs"/>
          <w:rtl/>
        </w:rPr>
        <w:t>وجبت</w:t>
      </w:r>
      <w:r w:rsidR="0053221D" w:rsidRPr="00DE6131">
        <w:rPr>
          <w:rFonts w:hint="cs"/>
          <w:rtl/>
        </w:rPr>
        <w:t xml:space="preserve"> المادة </w:t>
      </w:r>
      <w:r w:rsidR="0053221D" w:rsidRPr="007B1932">
        <w:rPr>
          <w:rFonts w:hint="cs"/>
          <w:sz w:val="24"/>
          <w:szCs w:val="24"/>
          <w:rtl/>
        </w:rPr>
        <w:t xml:space="preserve">41 </w:t>
      </w:r>
      <w:r w:rsidR="0053221D" w:rsidRPr="00DE6131">
        <w:rPr>
          <w:rFonts w:hint="cs"/>
          <w:rtl/>
        </w:rPr>
        <w:t xml:space="preserve">من المرسوم التنفيذي </w:t>
      </w:r>
      <w:r w:rsidR="0053221D" w:rsidRPr="007B1932">
        <w:rPr>
          <w:rFonts w:hint="cs"/>
          <w:sz w:val="24"/>
          <w:szCs w:val="24"/>
          <w:rtl/>
        </w:rPr>
        <w:t xml:space="preserve">18/199 </w:t>
      </w:r>
      <w:r w:rsidR="0053221D" w:rsidRPr="00DE6131">
        <w:rPr>
          <w:rFonts w:hint="cs"/>
          <w:rtl/>
        </w:rPr>
        <w:t>اشها</w:t>
      </w:r>
      <w:r w:rsidR="009E446A" w:rsidRPr="00DE6131">
        <w:rPr>
          <w:rFonts w:hint="cs"/>
          <w:rtl/>
        </w:rPr>
        <w:t>ر</w:t>
      </w:r>
      <w:r w:rsidR="0053221D" w:rsidRPr="00DE6131">
        <w:rPr>
          <w:rFonts w:hint="cs"/>
          <w:rtl/>
        </w:rPr>
        <w:t xml:space="preserve"> قرار منح المؤقت لتفويض المرفق العام وذلك وفق </w:t>
      </w:r>
      <w:r w:rsidR="007B1932">
        <w:rPr>
          <w:rFonts w:hint="cs"/>
          <w:rtl/>
        </w:rPr>
        <w:t>إ</w:t>
      </w:r>
      <w:r w:rsidR="0053221D" w:rsidRPr="00DE6131">
        <w:rPr>
          <w:rFonts w:hint="cs"/>
          <w:rtl/>
        </w:rPr>
        <w:t xml:space="preserve">جراء اشهار الطلب على المنافسة حتى </w:t>
      </w:r>
      <w:r w:rsidR="009E446A" w:rsidRPr="00DE6131">
        <w:rPr>
          <w:rFonts w:hint="cs"/>
          <w:rtl/>
        </w:rPr>
        <w:t xml:space="preserve">يتمكن </w:t>
      </w:r>
      <w:r w:rsidR="007B1932">
        <w:rPr>
          <w:rFonts w:hint="cs"/>
          <w:rtl/>
        </w:rPr>
        <w:t>أ</w:t>
      </w:r>
      <w:r w:rsidR="0053221D" w:rsidRPr="00DE6131">
        <w:rPr>
          <w:rFonts w:hint="cs"/>
          <w:rtl/>
        </w:rPr>
        <w:t>ي عارض شارك في المنافسة</w:t>
      </w:r>
      <w:r w:rsidR="009E446A" w:rsidRPr="00DE6131">
        <w:rPr>
          <w:rFonts w:hint="cs"/>
          <w:rtl/>
        </w:rPr>
        <w:t xml:space="preserve"> من العلم بنتيجة الانتقاء</w:t>
      </w:r>
      <w:r w:rsidR="0053221D" w:rsidRPr="00DE6131">
        <w:rPr>
          <w:rFonts w:hint="cs"/>
          <w:rtl/>
        </w:rPr>
        <w:t xml:space="preserve"> </w:t>
      </w:r>
      <w:r w:rsidR="009E446A" w:rsidRPr="00DE6131">
        <w:rPr>
          <w:rFonts w:hint="cs"/>
          <w:rtl/>
        </w:rPr>
        <w:t xml:space="preserve">ويتمكن من الطعن في </w:t>
      </w:r>
      <w:r w:rsidR="0053221D" w:rsidRPr="00DE6131">
        <w:rPr>
          <w:rFonts w:hint="cs"/>
          <w:rtl/>
        </w:rPr>
        <w:t>النتيجة</w:t>
      </w:r>
      <w:r w:rsidR="009E446A" w:rsidRPr="00DE6131">
        <w:rPr>
          <w:rFonts w:hint="cs"/>
          <w:rtl/>
        </w:rPr>
        <w:t xml:space="preserve"> في حالة </w:t>
      </w:r>
      <w:r w:rsidR="0053221D" w:rsidRPr="00DE6131">
        <w:rPr>
          <w:rFonts w:hint="cs"/>
          <w:rtl/>
        </w:rPr>
        <w:t xml:space="preserve">الاحتجاج على قرار المنح </w:t>
      </w:r>
      <w:r w:rsidR="009E446A" w:rsidRPr="00DE6131">
        <w:rPr>
          <w:rFonts w:hint="cs"/>
          <w:rtl/>
        </w:rPr>
        <w:t xml:space="preserve">وذلك بتقديم طعن </w:t>
      </w:r>
      <w:r w:rsidR="0053221D" w:rsidRPr="00DE6131">
        <w:rPr>
          <w:rFonts w:hint="cs"/>
          <w:rtl/>
        </w:rPr>
        <w:t>برفع طعن لدى لجنة تفويضات المرفق العام</w:t>
      </w:r>
      <w:r w:rsidR="009E446A" w:rsidRPr="00DE6131">
        <w:rPr>
          <w:rFonts w:hint="cs"/>
          <w:rtl/>
        </w:rPr>
        <w:t xml:space="preserve"> </w:t>
      </w:r>
      <w:r w:rsidR="00C641B0" w:rsidRPr="00DE6131">
        <w:rPr>
          <w:rFonts w:hint="cs"/>
          <w:rtl/>
        </w:rPr>
        <w:t>في أجل لا يتعدى عشرون يوما، ابتداءا من تاريخ إشهار قرار المنح المؤقت للتفويض وتبلغ اللجنة قرارها المعلل إلى السلطة المفوضة وصاحب الطعن</w:t>
      </w:r>
      <w:r w:rsidR="00C641B0" w:rsidRPr="00DE6131">
        <w:rPr>
          <w:rStyle w:val="Appelnotedebasdep"/>
          <w:color w:val="000000" w:themeColor="text1"/>
          <w:rtl/>
        </w:rPr>
        <w:footnoteReference w:id="194"/>
      </w:r>
      <w:r w:rsidR="007B1932">
        <w:rPr>
          <w:rFonts w:hint="cs"/>
          <w:rtl/>
        </w:rPr>
        <w:t xml:space="preserve">، </w:t>
      </w:r>
      <w:r w:rsidR="00C641B0" w:rsidRPr="00DE6131">
        <w:rPr>
          <w:rFonts w:hint="cs"/>
          <w:rtl/>
        </w:rPr>
        <w:t xml:space="preserve">وهذا </w:t>
      </w:r>
      <w:r w:rsidR="009E446A" w:rsidRPr="00DE6131">
        <w:rPr>
          <w:rFonts w:hint="cs"/>
          <w:rtl/>
        </w:rPr>
        <w:t xml:space="preserve">في اطار </w:t>
      </w:r>
      <w:r w:rsidR="00C641B0" w:rsidRPr="00DE6131">
        <w:rPr>
          <w:rFonts w:hint="cs"/>
          <w:rtl/>
        </w:rPr>
        <w:t xml:space="preserve">المهام الرقابية للجنة تفويضات المرفق العام، وفي ذلك تكريسا واضحا لشفافية الإجراءات التي تصاحب عملية إبرام عقد التفويض وهذا كله بهدف فتح المجال لأكبر عدد من المترشحين للتنافس من أجل الفوز بعقد التفويض، وهذا من شأنه أن يوفر للسلطة المفوضة اختيارات متعددة من المزايا الاقتصادية التي يعرضها كل متعامل والتي تصب كلها في الأخير في صالح تحسين الخدمة العمومية للمنتفعين من المرفق العمومي. </w:t>
      </w:r>
    </w:p>
    <w:p w14:paraId="28AAF765" w14:textId="4CD2AFE4" w:rsidR="00B671B7" w:rsidRPr="00DE6131" w:rsidRDefault="009E446A" w:rsidP="001B4F5A">
      <w:pPr>
        <w:rPr>
          <w:rtl/>
        </w:rPr>
      </w:pPr>
      <w:r w:rsidRPr="00DE6131">
        <w:rPr>
          <w:rFonts w:hint="cs"/>
          <w:rtl/>
        </w:rPr>
        <w:t xml:space="preserve">فالعلانية </w:t>
      </w:r>
      <w:r w:rsidR="00C641B0" w:rsidRPr="00DE6131">
        <w:rPr>
          <w:rFonts w:hint="cs"/>
          <w:rtl/>
        </w:rPr>
        <w:t>هي مؤشر</w:t>
      </w:r>
      <w:r w:rsidRPr="00DE6131">
        <w:rPr>
          <w:rFonts w:hint="cs"/>
          <w:rtl/>
        </w:rPr>
        <w:t xml:space="preserve"> على النزاهة والشفافية من قبل السلطة العامة المانحة </w:t>
      </w:r>
      <w:r w:rsidR="00C641B0" w:rsidRPr="00DE6131">
        <w:rPr>
          <w:rFonts w:hint="cs"/>
          <w:rtl/>
        </w:rPr>
        <w:t>للتفويض</w:t>
      </w:r>
      <w:r w:rsidRPr="00DE6131">
        <w:rPr>
          <w:rFonts w:hint="cs"/>
          <w:rtl/>
        </w:rPr>
        <w:t xml:space="preserve">، وتتحقق العلانية من خلال الإعلان عن رغبة </w:t>
      </w:r>
      <w:r w:rsidR="00130D98" w:rsidRPr="00DE6131">
        <w:rPr>
          <w:rFonts w:hint="cs"/>
          <w:rtl/>
        </w:rPr>
        <w:t xml:space="preserve">الجهة الإدارية </w:t>
      </w:r>
      <w:r w:rsidRPr="00DE6131">
        <w:rPr>
          <w:rFonts w:hint="cs"/>
          <w:rtl/>
        </w:rPr>
        <w:t xml:space="preserve">بالتعاقد </w:t>
      </w:r>
      <w:r w:rsidR="00130D98" w:rsidRPr="00DE6131">
        <w:rPr>
          <w:rFonts w:hint="cs"/>
          <w:rtl/>
        </w:rPr>
        <w:t xml:space="preserve">وذلك بالاستعانة بكل </w:t>
      </w:r>
      <w:r w:rsidRPr="00DE6131">
        <w:rPr>
          <w:rFonts w:hint="cs"/>
          <w:rtl/>
        </w:rPr>
        <w:t xml:space="preserve"> الوسائل </w:t>
      </w:r>
      <w:r w:rsidR="00130D98" w:rsidRPr="00DE6131">
        <w:rPr>
          <w:rFonts w:hint="cs"/>
          <w:rtl/>
        </w:rPr>
        <w:t>المتاحة، فقد</w:t>
      </w:r>
      <w:r w:rsidRPr="00DE6131">
        <w:rPr>
          <w:rFonts w:hint="cs"/>
          <w:rtl/>
        </w:rPr>
        <w:t xml:space="preserve"> بات المتعاملون الاقت</w:t>
      </w:r>
      <w:r w:rsidR="00130D98" w:rsidRPr="00DE6131">
        <w:rPr>
          <w:rFonts w:hint="cs"/>
          <w:rtl/>
        </w:rPr>
        <w:t>صا</w:t>
      </w:r>
      <w:r w:rsidRPr="00DE6131">
        <w:rPr>
          <w:rFonts w:hint="cs"/>
          <w:rtl/>
        </w:rPr>
        <w:t xml:space="preserve">ديون </w:t>
      </w:r>
      <w:r w:rsidR="00130D98" w:rsidRPr="00DE6131">
        <w:rPr>
          <w:rFonts w:hint="cs"/>
          <w:rtl/>
        </w:rPr>
        <w:t>يقيمون</w:t>
      </w:r>
      <w:r w:rsidRPr="00DE6131">
        <w:rPr>
          <w:rFonts w:hint="cs"/>
          <w:rtl/>
        </w:rPr>
        <w:t xml:space="preserve"> الدول من خلال </w:t>
      </w:r>
      <w:r w:rsidR="00130D98" w:rsidRPr="00DE6131">
        <w:rPr>
          <w:rFonts w:hint="cs"/>
          <w:rtl/>
        </w:rPr>
        <w:t>معايير الشفافية في</w:t>
      </w:r>
      <w:r w:rsidRPr="00DE6131">
        <w:rPr>
          <w:rFonts w:hint="cs"/>
          <w:rtl/>
        </w:rPr>
        <w:t xml:space="preserve"> إجراءات التعاقد </w:t>
      </w:r>
      <w:r w:rsidR="00130D98" w:rsidRPr="00DE6131">
        <w:rPr>
          <w:rFonts w:hint="cs"/>
          <w:rtl/>
        </w:rPr>
        <w:t>وبالتالي</w:t>
      </w:r>
      <w:r w:rsidRPr="00DE6131">
        <w:rPr>
          <w:rFonts w:hint="cs"/>
          <w:rtl/>
        </w:rPr>
        <w:t xml:space="preserve"> </w:t>
      </w:r>
      <w:r w:rsidR="00130D98" w:rsidRPr="00DE6131">
        <w:rPr>
          <w:rFonts w:hint="cs"/>
          <w:rtl/>
        </w:rPr>
        <w:t>هي</w:t>
      </w:r>
      <w:r w:rsidRPr="00DE6131">
        <w:rPr>
          <w:rFonts w:hint="cs"/>
          <w:rtl/>
        </w:rPr>
        <w:t xml:space="preserve"> </w:t>
      </w:r>
      <w:r w:rsidR="00130D98" w:rsidRPr="00DE6131">
        <w:rPr>
          <w:rFonts w:hint="cs"/>
          <w:rtl/>
        </w:rPr>
        <w:t xml:space="preserve">أحد </w:t>
      </w:r>
      <w:r w:rsidRPr="00DE6131">
        <w:rPr>
          <w:rFonts w:hint="cs"/>
          <w:rtl/>
        </w:rPr>
        <w:t xml:space="preserve">أهم المؤشرات </w:t>
      </w:r>
      <w:r w:rsidR="00130D98" w:rsidRPr="00DE6131">
        <w:rPr>
          <w:rFonts w:hint="cs"/>
          <w:rtl/>
        </w:rPr>
        <w:t xml:space="preserve">التي تساعد في اتخاذ قرار الاستثمار في </w:t>
      </w:r>
      <w:r w:rsidRPr="00DE6131">
        <w:rPr>
          <w:rFonts w:hint="cs"/>
          <w:rtl/>
        </w:rPr>
        <w:t xml:space="preserve"> المشروع </w:t>
      </w:r>
      <w:r w:rsidR="00130D98" w:rsidRPr="00DE6131">
        <w:rPr>
          <w:rFonts w:hint="cs"/>
          <w:rtl/>
        </w:rPr>
        <w:t xml:space="preserve">العامة </w:t>
      </w:r>
      <w:r w:rsidR="00450EC0">
        <w:rPr>
          <w:rFonts w:hint="cs"/>
          <w:rtl/>
        </w:rPr>
        <w:t>الأ</w:t>
      </w:r>
      <w:r w:rsidRPr="00DE6131">
        <w:rPr>
          <w:rFonts w:hint="cs"/>
          <w:rtl/>
        </w:rPr>
        <w:t xml:space="preserve">مر الذي </w:t>
      </w:r>
      <w:r w:rsidR="00130D98" w:rsidRPr="00DE6131">
        <w:rPr>
          <w:rFonts w:hint="cs"/>
          <w:rtl/>
        </w:rPr>
        <w:t xml:space="preserve">يحفز هذه الدول الى السعي الى </w:t>
      </w:r>
      <w:r w:rsidRPr="00DE6131">
        <w:rPr>
          <w:rFonts w:hint="cs"/>
          <w:rtl/>
        </w:rPr>
        <w:t xml:space="preserve"> </w:t>
      </w:r>
      <w:r w:rsidR="00130D98" w:rsidRPr="00DE6131">
        <w:rPr>
          <w:rFonts w:hint="cs"/>
          <w:rtl/>
        </w:rPr>
        <w:t>العمل بكل جهد</w:t>
      </w:r>
      <w:r w:rsidRPr="00DE6131">
        <w:rPr>
          <w:rFonts w:hint="cs"/>
          <w:rtl/>
        </w:rPr>
        <w:t xml:space="preserve"> </w:t>
      </w:r>
      <w:r w:rsidR="00450EC0">
        <w:rPr>
          <w:rFonts w:hint="cs"/>
          <w:rtl/>
        </w:rPr>
        <w:t>من أ</w:t>
      </w:r>
      <w:r w:rsidR="00130D98" w:rsidRPr="00DE6131">
        <w:rPr>
          <w:rFonts w:hint="cs"/>
          <w:rtl/>
        </w:rPr>
        <w:t xml:space="preserve">جل كسب ثقة المستثمرين خاصة القطاع الخاص وتحفيزهم على المشاركة في المشروعات العامة </w:t>
      </w:r>
      <w:r w:rsidRPr="00DE6131">
        <w:rPr>
          <w:rFonts w:hint="cs"/>
          <w:rtl/>
        </w:rPr>
        <w:t xml:space="preserve">من خلال </w:t>
      </w:r>
      <w:r w:rsidR="00130D98" w:rsidRPr="00DE6131">
        <w:rPr>
          <w:rFonts w:hint="cs"/>
          <w:rtl/>
        </w:rPr>
        <w:t>علانية</w:t>
      </w:r>
      <w:r w:rsidRPr="00DE6131">
        <w:rPr>
          <w:rFonts w:hint="cs"/>
          <w:rtl/>
        </w:rPr>
        <w:t xml:space="preserve"> الإجراءات </w:t>
      </w:r>
      <w:r w:rsidR="00130D98" w:rsidRPr="00DE6131">
        <w:rPr>
          <w:rFonts w:hint="cs"/>
          <w:rtl/>
        </w:rPr>
        <w:t>وسلامتها</w:t>
      </w:r>
      <w:r w:rsidRPr="00DE6131">
        <w:rPr>
          <w:rFonts w:hint="cs"/>
          <w:rtl/>
        </w:rPr>
        <w:t xml:space="preserve"> </w:t>
      </w:r>
      <w:r w:rsidR="00130D98" w:rsidRPr="00DE6131">
        <w:rPr>
          <w:rFonts w:hint="cs"/>
          <w:rtl/>
        </w:rPr>
        <w:t>ل</w:t>
      </w:r>
      <w:r w:rsidRPr="00DE6131">
        <w:rPr>
          <w:rFonts w:hint="cs"/>
          <w:rtl/>
        </w:rPr>
        <w:t xml:space="preserve">اختيار </w:t>
      </w:r>
      <w:r w:rsidR="00450EC0">
        <w:rPr>
          <w:rFonts w:hint="cs"/>
          <w:rtl/>
        </w:rPr>
        <w:t>أ</w:t>
      </w:r>
      <w:r w:rsidRPr="00DE6131">
        <w:rPr>
          <w:rFonts w:hint="cs"/>
          <w:rtl/>
        </w:rPr>
        <w:t xml:space="preserve">فضل </w:t>
      </w:r>
      <w:r w:rsidR="00130D98" w:rsidRPr="00DE6131">
        <w:rPr>
          <w:rFonts w:hint="cs"/>
          <w:rtl/>
        </w:rPr>
        <w:t>العروض</w:t>
      </w:r>
      <w:r w:rsidRPr="00DE6131">
        <w:rPr>
          <w:rFonts w:hint="cs"/>
          <w:rtl/>
        </w:rPr>
        <w:t xml:space="preserve"> </w:t>
      </w:r>
      <w:r w:rsidR="00767D72" w:rsidRPr="00DE6131">
        <w:rPr>
          <w:rFonts w:hint="cs"/>
          <w:rtl/>
        </w:rPr>
        <w:lastRenderedPageBreak/>
        <w:t xml:space="preserve">من </w:t>
      </w:r>
      <w:r w:rsidR="00130D98" w:rsidRPr="00DE6131">
        <w:rPr>
          <w:rFonts w:hint="cs"/>
          <w:rtl/>
        </w:rPr>
        <w:t xml:space="preserve"> </w:t>
      </w:r>
      <w:r w:rsidR="00767D72" w:rsidRPr="00DE6131">
        <w:rPr>
          <w:rFonts w:hint="cs"/>
          <w:rtl/>
        </w:rPr>
        <w:t>خلال</w:t>
      </w:r>
      <w:r w:rsidRPr="00DE6131">
        <w:rPr>
          <w:rFonts w:hint="cs"/>
          <w:rtl/>
        </w:rPr>
        <w:t xml:space="preserve"> النزاهة والشفافية </w:t>
      </w:r>
      <w:r w:rsidR="00767D72" w:rsidRPr="00DE6131">
        <w:rPr>
          <w:rFonts w:hint="cs"/>
          <w:rtl/>
        </w:rPr>
        <w:t xml:space="preserve">الابتعاد عن </w:t>
      </w:r>
      <w:r w:rsidRPr="00DE6131">
        <w:rPr>
          <w:rFonts w:hint="cs"/>
          <w:rtl/>
        </w:rPr>
        <w:t xml:space="preserve"> المصالح الخاصة</w:t>
      </w:r>
      <w:r w:rsidRPr="00DE6131">
        <w:rPr>
          <w:rStyle w:val="Appelnotedebasdep"/>
          <w:color w:val="000000" w:themeColor="text1"/>
          <w:rtl/>
        </w:rPr>
        <w:footnoteReference w:id="195"/>
      </w:r>
      <w:r w:rsidR="00450EC0">
        <w:rPr>
          <w:rFonts w:hint="cs"/>
          <w:rtl/>
        </w:rPr>
        <w:t xml:space="preserve">، </w:t>
      </w:r>
      <w:r w:rsidR="00767D72" w:rsidRPr="00DE6131">
        <w:rPr>
          <w:rFonts w:hint="cs"/>
          <w:rtl/>
        </w:rPr>
        <w:t>التي تنحرف بهذه العقود عن الغايات المرجوة منها.</w:t>
      </w:r>
    </w:p>
    <w:p w14:paraId="67196C6D" w14:textId="338D3FBB" w:rsidR="008C75B5" w:rsidRPr="00DE6131" w:rsidRDefault="00C91673" w:rsidP="001B4F5A">
      <w:pPr>
        <w:rPr>
          <w:rtl/>
        </w:rPr>
      </w:pPr>
      <w:r w:rsidRPr="00DE6131">
        <w:rPr>
          <w:rFonts w:hint="cs"/>
          <w:rtl/>
        </w:rPr>
        <w:t xml:space="preserve">فقد شكلت </w:t>
      </w:r>
      <w:r w:rsidR="005A7AB1" w:rsidRPr="00DE6131">
        <w:rPr>
          <w:rFonts w:hint="cs"/>
          <w:rtl/>
        </w:rPr>
        <w:t xml:space="preserve">المنافسة </w:t>
      </w:r>
      <w:r w:rsidRPr="00DE6131">
        <w:rPr>
          <w:rFonts w:hint="cs"/>
          <w:rtl/>
        </w:rPr>
        <w:t>جوهر النصوص</w:t>
      </w:r>
      <w:r w:rsidR="005A7AB1" w:rsidRPr="00DE6131">
        <w:rPr>
          <w:rFonts w:hint="cs"/>
          <w:rtl/>
        </w:rPr>
        <w:t xml:space="preserve"> </w:t>
      </w:r>
      <w:r w:rsidRPr="00DE6131">
        <w:rPr>
          <w:rFonts w:hint="cs"/>
          <w:rtl/>
        </w:rPr>
        <w:t xml:space="preserve">القانونية </w:t>
      </w:r>
      <w:r w:rsidR="005A7AB1" w:rsidRPr="00DE6131">
        <w:rPr>
          <w:rFonts w:hint="cs"/>
          <w:rtl/>
        </w:rPr>
        <w:t xml:space="preserve"> </w:t>
      </w:r>
      <w:r w:rsidRPr="00DE6131">
        <w:rPr>
          <w:rFonts w:hint="cs"/>
          <w:rtl/>
        </w:rPr>
        <w:t>التي</w:t>
      </w:r>
      <w:r w:rsidR="005A7AB1" w:rsidRPr="00DE6131">
        <w:rPr>
          <w:rFonts w:hint="cs"/>
          <w:rtl/>
        </w:rPr>
        <w:t xml:space="preserve"> </w:t>
      </w:r>
      <w:r w:rsidRPr="00DE6131">
        <w:rPr>
          <w:rFonts w:hint="cs"/>
          <w:rtl/>
        </w:rPr>
        <w:t>تسعى</w:t>
      </w:r>
      <w:r w:rsidR="005A7AB1" w:rsidRPr="00DE6131">
        <w:rPr>
          <w:rFonts w:hint="cs"/>
          <w:rtl/>
        </w:rPr>
        <w:t xml:space="preserve"> </w:t>
      </w:r>
      <w:r w:rsidRPr="00DE6131">
        <w:rPr>
          <w:rFonts w:hint="cs"/>
          <w:rtl/>
        </w:rPr>
        <w:t>الى تحديث</w:t>
      </w:r>
      <w:r w:rsidR="005A7AB1" w:rsidRPr="00DE6131">
        <w:rPr>
          <w:rFonts w:hint="cs"/>
          <w:rtl/>
        </w:rPr>
        <w:t xml:space="preserve"> </w:t>
      </w:r>
      <w:r w:rsidRPr="00DE6131">
        <w:rPr>
          <w:rFonts w:hint="cs"/>
          <w:rtl/>
        </w:rPr>
        <w:t>وعصرنة</w:t>
      </w:r>
      <w:r w:rsidR="005A7AB1" w:rsidRPr="00DE6131">
        <w:rPr>
          <w:rFonts w:hint="cs"/>
          <w:rtl/>
        </w:rPr>
        <w:t xml:space="preserve"> التسيير </w:t>
      </w:r>
      <w:r w:rsidRPr="00DE6131">
        <w:rPr>
          <w:rFonts w:hint="cs"/>
          <w:rtl/>
        </w:rPr>
        <w:t xml:space="preserve">العمومي للمرافق العامة ، فأصبح  اللجوء الى تكريس قواعد التنافس طابع يميز جل المرافق العامة والغاية من ذلك </w:t>
      </w:r>
      <w:r w:rsidR="00EE37E6" w:rsidRPr="00DE6131">
        <w:rPr>
          <w:rFonts w:hint="cs"/>
          <w:rtl/>
        </w:rPr>
        <w:t xml:space="preserve">هي </w:t>
      </w:r>
      <w:r w:rsidR="008C0271" w:rsidRPr="00DE6131">
        <w:rPr>
          <w:rFonts w:hint="cs"/>
          <w:rtl/>
        </w:rPr>
        <w:t xml:space="preserve">تحقيق الجدية </w:t>
      </w:r>
      <w:r w:rsidR="00EE37E6" w:rsidRPr="00DE6131">
        <w:rPr>
          <w:rFonts w:hint="cs"/>
          <w:rtl/>
        </w:rPr>
        <w:t xml:space="preserve">والفعالية في أداء المرافق العامة </w:t>
      </w:r>
      <w:r w:rsidR="008C0271" w:rsidRPr="00DE6131">
        <w:rPr>
          <w:rFonts w:hint="cs"/>
          <w:rtl/>
        </w:rPr>
        <w:t xml:space="preserve">مع </w:t>
      </w:r>
      <w:r w:rsidR="00EE37E6" w:rsidRPr="00DE6131">
        <w:rPr>
          <w:rFonts w:hint="cs"/>
          <w:rtl/>
        </w:rPr>
        <w:t>تعزيز</w:t>
      </w:r>
      <w:r w:rsidR="008C0271" w:rsidRPr="00DE6131">
        <w:rPr>
          <w:rFonts w:hint="cs"/>
          <w:rtl/>
        </w:rPr>
        <w:t xml:space="preserve"> روح المبادرة </w:t>
      </w:r>
      <w:r w:rsidRPr="00DE6131">
        <w:rPr>
          <w:rFonts w:hint="cs"/>
          <w:rtl/>
        </w:rPr>
        <w:t>و</w:t>
      </w:r>
      <w:r w:rsidR="008C0271" w:rsidRPr="00DE6131">
        <w:rPr>
          <w:rFonts w:hint="cs"/>
          <w:rtl/>
        </w:rPr>
        <w:t>العمل على</w:t>
      </w:r>
      <w:r w:rsidR="00EE37E6" w:rsidRPr="00DE6131">
        <w:rPr>
          <w:rFonts w:hint="cs"/>
          <w:rtl/>
        </w:rPr>
        <w:t xml:space="preserve"> </w:t>
      </w:r>
      <w:r w:rsidR="00972206">
        <w:rPr>
          <w:rFonts w:hint="cs"/>
          <w:rtl/>
        </w:rPr>
        <w:t>إ</w:t>
      </w:r>
      <w:r w:rsidR="00EE37E6" w:rsidRPr="00DE6131">
        <w:rPr>
          <w:rFonts w:hint="cs"/>
          <w:rtl/>
        </w:rPr>
        <w:t xml:space="preserve">عطاء جدية أكثر لدور الدولة ومختلف </w:t>
      </w:r>
      <w:r w:rsidR="008C0271" w:rsidRPr="00DE6131">
        <w:rPr>
          <w:rFonts w:hint="cs"/>
          <w:rtl/>
        </w:rPr>
        <w:t>جماعات</w:t>
      </w:r>
      <w:r w:rsidR="00EE37E6" w:rsidRPr="00DE6131">
        <w:rPr>
          <w:rFonts w:hint="cs"/>
          <w:rtl/>
        </w:rPr>
        <w:t>ها</w:t>
      </w:r>
      <w:r w:rsidR="008C0271" w:rsidRPr="00DE6131">
        <w:rPr>
          <w:rFonts w:hint="cs"/>
          <w:rtl/>
        </w:rPr>
        <w:t xml:space="preserve"> الإقليمية في </w:t>
      </w:r>
      <w:r w:rsidR="00EE37E6" w:rsidRPr="00DE6131">
        <w:rPr>
          <w:rFonts w:hint="cs"/>
          <w:rtl/>
        </w:rPr>
        <w:t>عملية ال</w:t>
      </w:r>
      <w:r w:rsidR="008C0271" w:rsidRPr="00DE6131">
        <w:rPr>
          <w:rFonts w:hint="cs"/>
          <w:rtl/>
        </w:rPr>
        <w:t>تسيير العم</w:t>
      </w:r>
      <w:r w:rsidR="00EE37E6" w:rsidRPr="00DE6131">
        <w:rPr>
          <w:rFonts w:hint="cs"/>
          <w:rtl/>
        </w:rPr>
        <w:t>ومي،</w:t>
      </w:r>
      <w:r w:rsidRPr="00DE6131">
        <w:rPr>
          <w:rFonts w:hint="cs"/>
          <w:rtl/>
        </w:rPr>
        <w:t xml:space="preserve"> </w:t>
      </w:r>
      <w:r w:rsidR="00EE37E6" w:rsidRPr="00DE6131">
        <w:rPr>
          <w:rFonts w:hint="cs"/>
          <w:rtl/>
        </w:rPr>
        <w:t xml:space="preserve">فدخول مبادئ المنافسة لساحة المرافق العامة </w:t>
      </w:r>
      <w:r w:rsidR="00972206">
        <w:rPr>
          <w:rFonts w:hint="cs"/>
          <w:rtl/>
        </w:rPr>
        <w:t>أ</w:t>
      </w:r>
      <w:r w:rsidR="00EE37E6" w:rsidRPr="00DE6131">
        <w:rPr>
          <w:rFonts w:hint="cs"/>
          <w:rtl/>
        </w:rPr>
        <w:t xml:space="preserve">وجب على الجهات الإدارية العامة </w:t>
      </w:r>
      <w:r w:rsidR="008C0271" w:rsidRPr="00DE6131">
        <w:rPr>
          <w:rFonts w:hint="cs"/>
          <w:rtl/>
        </w:rPr>
        <w:t xml:space="preserve"> البحث عن </w:t>
      </w:r>
      <w:r w:rsidR="00EE37E6" w:rsidRPr="00DE6131">
        <w:rPr>
          <w:rFonts w:hint="cs"/>
          <w:rtl/>
        </w:rPr>
        <w:t>وسائل ل</w:t>
      </w:r>
      <w:r w:rsidR="008C0271" w:rsidRPr="00DE6131">
        <w:rPr>
          <w:rFonts w:hint="cs"/>
          <w:rtl/>
        </w:rPr>
        <w:t xml:space="preserve">عصرنة الطرق القديمة </w:t>
      </w:r>
      <w:r w:rsidR="00EE37E6" w:rsidRPr="00DE6131">
        <w:rPr>
          <w:rFonts w:hint="cs"/>
          <w:rtl/>
        </w:rPr>
        <w:t>المستعملة في تسيير المرفق</w:t>
      </w:r>
      <w:r w:rsidR="00972206">
        <w:rPr>
          <w:rFonts w:hint="cs"/>
          <w:rtl/>
        </w:rPr>
        <w:t xml:space="preserve"> العام،</w:t>
      </w:r>
      <w:r w:rsidR="00EE37E6" w:rsidRPr="00DE6131">
        <w:rPr>
          <w:rFonts w:hint="cs"/>
          <w:rtl/>
        </w:rPr>
        <w:t xml:space="preserve"> والعمل على </w:t>
      </w:r>
      <w:r w:rsidR="008C0271" w:rsidRPr="00DE6131">
        <w:rPr>
          <w:rFonts w:hint="cs"/>
          <w:rtl/>
        </w:rPr>
        <w:t xml:space="preserve">إيجاد طرق </w:t>
      </w:r>
      <w:r w:rsidR="00EE37E6" w:rsidRPr="00DE6131">
        <w:rPr>
          <w:rFonts w:hint="cs"/>
          <w:rtl/>
        </w:rPr>
        <w:t xml:space="preserve">حديثة لتسيير مرافقها العامة </w:t>
      </w:r>
      <w:r w:rsidR="00F950BD" w:rsidRPr="00DE6131">
        <w:rPr>
          <w:rFonts w:hint="cs"/>
          <w:rtl/>
        </w:rPr>
        <w:t xml:space="preserve">وقد شكلت </w:t>
      </w:r>
      <w:r w:rsidR="008C0271" w:rsidRPr="00DE6131">
        <w:rPr>
          <w:rFonts w:hint="cs"/>
          <w:rtl/>
        </w:rPr>
        <w:t xml:space="preserve">تقنية التفويض </w:t>
      </w:r>
      <w:r w:rsidR="00F950BD" w:rsidRPr="00DE6131">
        <w:rPr>
          <w:rFonts w:hint="cs"/>
          <w:rtl/>
        </w:rPr>
        <w:t xml:space="preserve"> المجال الخصب لتطبيق مبادئ المنافسة في ظل تنامي فكرة المردودية والإنتاجية في وسط المرافق العامة، فتطورت مفاهيم المنافسة الى أن</w:t>
      </w:r>
      <w:r w:rsidR="008C0271" w:rsidRPr="00DE6131">
        <w:rPr>
          <w:rFonts w:hint="cs"/>
          <w:rtl/>
        </w:rPr>
        <w:t xml:space="preserve"> </w:t>
      </w:r>
      <w:r w:rsidR="00F950BD" w:rsidRPr="00DE6131">
        <w:rPr>
          <w:rFonts w:hint="cs"/>
          <w:rtl/>
        </w:rPr>
        <w:t>أصبحت من الم</w:t>
      </w:r>
      <w:r w:rsidR="00972206">
        <w:rPr>
          <w:rFonts w:hint="cs"/>
          <w:rtl/>
        </w:rPr>
        <w:t>ستهدفات الجوهرية للنشاط المرفقي</w:t>
      </w:r>
      <w:r w:rsidR="00F950BD" w:rsidRPr="00DE6131">
        <w:rPr>
          <w:rFonts w:hint="cs"/>
          <w:rtl/>
        </w:rPr>
        <w:t xml:space="preserve">، بعد أن كانت لفترة طويلة </w:t>
      </w:r>
      <w:r w:rsidR="008C0271" w:rsidRPr="00DE6131">
        <w:rPr>
          <w:rFonts w:hint="cs"/>
          <w:rtl/>
        </w:rPr>
        <w:t xml:space="preserve"> حكرا على </w:t>
      </w:r>
      <w:r w:rsidR="00F950BD" w:rsidRPr="00DE6131">
        <w:rPr>
          <w:rFonts w:hint="cs"/>
          <w:rtl/>
        </w:rPr>
        <w:t xml:space="preserve">الخواص </w:t>
      </w:r>
      <w:r w:rsidR="0026003A" w:rsidRPr="00DE6131">
        <w:rPr>
          <w:rFonts w:hint="cs"/>
          <w:rtl/>
        </w:rPr>
        <w:t>لأنها</w:t>
      </w:r>
      <w:r w:rsidR="008C0271" w:rsidRPr="00DE6131">
        <w:rPr>
          <w:rFonts w:hint="cs"/>
          <w:rtl/>
        </w:rPr>
        <w:t xml:space="preserve"> </w:t>
      </w:r>
      <w:r w:rsidR="00F950BD" w:rsidRPr="00DE6131">
        <w:rPr>
          <w:rFonts w:hint="cs"/>
          <w:rtl/>
        </w:rPr>
        <w:t>هدفهم</w:t>
      </w:r>
      <w:r w:rsidR="008C0271" w:rsidRPr="00DE6131">
        <w:rPr>
          <w:rFonts w:hint="cs"/>
          <w:rtl/>
        </w:rPr>
        <w:t xml:space="preserve"> </w:t>
      </w:r>
      <w:r w:rsidR="0026003A" w:rsidRPr="00DE6131">
        <w:rPr>
          <w:rFonts w:hint="cs"/>
          <w:rtl/>
        </w:rPr>
        <w:t>الجوهري ومحركه</w:t>
      </w:r>
      <w:r w:rsidR="0026003A" w:rsidRPr="00DE6131">
        <w:rPr>
          <w:rtl/>
        </w:rPr>
        <w:t>م</w:t>
      </w:r>
      <w:r w:rsidR="00F950BD" w:rsidRPr="00DE6131">
        <w:rPr>
          <w:rFonts w:hint="cs"/>
          <w:rtl/>
        </w:rPr>
        <w:t xml:space="preserve"> الأساسي، </w:t>
      </w:r>
      <w:r w:rsidR="00382EA5">
        <w:rPr>
          <w:rFonts w:hint="cs"/>
          <w:rtl/>
        </w:rPr>
        <w:t xml:space="preserve"> إلا أ</w:t>
      </w:r>
      <w:r w:rsidR="008C0271" w:rsidRPr="00DE6131">
        <w:rPr>
          <w:rFonts w:hint="cs"/>
          <w:rtl/>
        </w:rPr>
        <w:t xml:space="preserve">ن دخول </w:t>
      </w:r>
      <w:r w:rsidR="00F950BD" w:rsidRPr="00DE6131">
        <w:rPr>
          <w:rFonts w:hint="cs"/>
          <w:rtl/>
        </w:rPr>
        <w:t>فكرة التنافس</w:t>
      </w:r>
      <w:r w:rsidR="00382EA5">
        <w:rPr>
          <w:rFonts w:hint="cs"/>
          <w:rtl/>
        </w:rPr>
        <w:t xml:space="preserve"> الى القطاع العام أ</w:t>
      </w:r>
      <w:r w:rsidR="008C0271" w:rsidRPr="00DE6131">
        <w:rPr>
          <w:rFonts w:hint="cs"/>
          <w:rtl/>
        </w:rPr>
        <w:t xml:space="preserve">حدث ثورة </w:t>
      </w:r>
      <w:r w:rsidR="00F950BD" w:rsidRPr="00DE6131">
        <w:rPr>
          <w:rFonts w:hint="cs"/>
          <w:rtl/>
        </w:rPr>
        <w:t xml:space="preserve">في </w:t>
      </w:r>
      <w:r w:rsidR="008C0271" w:rsidRPr="00DE6131">
        <w:rPr>
          <w:rFonts w:hint="cs"/>
          <w:rtl/>
        </w:rPr>
        <w:t xml:space="preserve">طرق </w:t>
      </w:r>
      <w:r w:rsidR="00F950BD" w:rsidRPr="00DE6131">
        <w:rPr>
          <w:rFonts w:hint="cs"/>
          <w:rtl/>
        </w:rPr>
        <w:t>التسيير</w:t>
      </w:r>
      <w:r w:rsidR="008C0271" w:rsidRPr="00DE6131">
        <w:rPr>
          <w:rFonts w:hint="cs"/>
          <w:rtl/>
        </w:rPr>
        <w:t xml:space="preserve"> خاصة </w:t>
      </w:r>
      <w:r w:rsidR="00F950BD" w:rsidRPr="00DE6131">
        <w:rPr>
          <w:rFonts w:hint="cs"/>
          <w:rtl/>
        </w:rPr>
        <w:t>بالنسبة للمرافق العامة المفوضة</w:t>
      </w:r>
      <w:r w:rsidR="008C0271" w:rsidRPr="00DE6131">
        <w:rPr>
          <w:rFonts w:hint="cs"/>
          <w:rtl/>
        </w:rPr>
        <w:t xml:space="preserve"> </w:t>
      </w:r>
      <w:r w:rsidR="00382EA5">
        <w:rPr>
          <w:rFonts w:hint="cs"/>
          <w:rtl/>
        </w:rPr>
        <w:t>غير أ</w:t>
      </w:r>
      <w:r w:rsidR="007A508A" w:rsidRPr="00DE6131">
        <w:rPr>
          <w:rFonts w:hint="cs"/>
          <w:rtl/>
        </w:rPr>
        <w:t>ن</w:t>
      </w:r>
      <w:r w:rsidR="00450B2F" w:rsidRPr="00DE6131">
        <w:rPr>
          <w:rFonts w:hint="cs"/>
          <w:rtl/>
        </w:rPr>
        <w:t xml:space="preserve"> </w:t>
      </w:r>
      <w:r w:rsidR="007A508A" w:rsidRPr="00DE6131">
        <w:rPr>
          <w:rFonts w:hint="cs"/>
          <w:rtl/>
        </w:rPr>
        <w:t xml:space="preserve">ارتباط أهداف المرافق العامة بمقتضيات المصلحة شكل في بعض الأحيان عائقا أمام تطبيق مبدأ المنافسة على إطلاقه فكان لابد من التوفيق بين المفهومين من تكييف معايير المنافسة مع </w:t>
      </w:r>
      <w:r w:rsidR="00450B2F" w:rsidRPr="00DE6131">
        <w:rPr>
          <w:rFonts w:hint="cs"/>
          <w:rtl/>
        </w:rPr>
        <w:t xml:space="preserve"> الهدف الأصيل للمرفق العام </w:t>
      </w:r>
      <w:r w:rsidR="007A508A" w:rsidRPr="00DE6131">
        <w:rPr>
          <w:rFonts w:hint="cs"/>
          <w:rtl/>
        </w:rPr>
        <w:t>الذي يتلخص في</w:t>
      </w:r>
      <w:r w:rsidR="00450B2F" w:rsidRPr="00DE6131">
        <w:rPr>
          <w:rFonts w:hint="cs"/>
          <w:rtl/>
        </w:rPr>
        <w:t xml:space="preserve"> ضمان المصلحة العامة</w:t>
      </w:r>
      <w:r w:rsidR="00382EA5">
        <w:rPr>
          <w:rFonts w:hint="cs"/>
          <w:rtl/>
        </w:rPr>
        <w:t>،</w:t>
      </w:r>
      <w:r w:rsidR="00450B2F" w:rsidRPr="00DE6131">
        <w:rPr>
          <w:rFonts w:hint="cs"/>
          <w:rtl/>
        </w:rPr>
        <w:t xml:space="preserve"> </w:t>
      </w:r>
      <w:r w:rsidR="007A508A" w:rsidRPr="00DE6131">
        <w:rPr>
          <w:rFonts w:hint="cs"/>
          <w:rtl/>
        </w:rPr>
        <w:t xml:space="preserve">وقد </w:t>
      </w:r>
      <w:r w:rsidR="007F0197" w:rsidRPr="00DE6131">
        <w:rPr>
          <w:rFonts w:hint="cs"/>
          <w:rtl/>
        </w:rPr>
        <w:t>ترجم</w:t>
      </w:r>
      <w:r w:rsidR="007A508A" w:rsidRPr="00DE6131">
        <w:rPr>
          <w:rFonts w:hint="cs"/>
          <w:rtl/>
        </w:rPr>
        <w:t xml:space="preserve"> ذلك التكيف </w:t>
      </w:r>
      <w:r w:rsidR="007F0197" w:rsidRPr="00DE6131">
        <w:rPr>
          <w:rFonts w:hint="cs"/>
          <w:rtl/>
        </w:rPr>
        <w:t>والموازنة من خلال ال</w:t>
      </w:r>
      <w:r w:rsidR="00382EA5">
        <w:rPr>
          <w:rFonts w:hint="cs"/>
          <w:rtl/>
        </w:rPr>
        <w:t>أ</w:t>
      </w:r>
      <w:r w:rsidR="007F0197" w:rsidRPr="00DE6131">
        <w:rPr>
          <w:rFonts w:hint="cs"/>
          <w:rtl/>
        </w:rPr>
        <w:t xml:space="preserve">شكال </w:t>
      </w:r>
      <w:r w:rsidR="007A508A" w:rsidRPr="00DE6131">
        <w:rPr>
          <w:rFonts w:hint="cs"/>
          <w:rtl/>
        </w:rPr>
        <w:t>العديد</w:t>
      </w:r>
      <w:r w:rsidR="007F0197" w:rsidRPr="00DE6131">
        <w:rPr>
          <w:rFonts w:hint="cs"/>
          <w:rtl/>
        </w:rPr>
        <w:t>ة</w:t>
      </w:r>
      <w:r w:rsidR="00450B2F" w:rsidRPr="00DE6131">
        <w:rPr>
          <w:rFonts w:hint="cs"/>
          <w:rtl/>
        </w:rPr>
        <w:t xml:space="preserve"> </w:t>
      </w:r>
      <w:r w:rsidR="007F0197" w:rsidRPr="00DE6131">
        <w:rPr>
          <w:rFonts w:hint="cs"/>
          <w:rtl/>
        </w:rPr>
        <w:t>لتفويض المرافق العامة</w:t>
      </w:r>
      <w:r w:rsidR="007A508A" w:rsidRPr="00DE6131">
        <w:rPr>
          <w:rFonts w:hint="cs"/>
          <w:rtl/>
        </w:rPr>
        <w:t xml:space="preserve">، </w:t>
      </w:r>
      <w:r w:rsidR="007F0197" w:rsidRPr="00DE6131">
        <w:rPr>
          <w:rFonts w:hint="cs"/>
          <w:rtl/>
        </w:rPr>
        <w:t xml:space="preserve">إذ أنه للتوفيق بين </w:t>
      </w:r>
      <w:r w:rsidR="00450B2F" w:rsidRPr="00DE6131">
        <w:rPr>
          <w:rFonts w:hint="cs"/>
          <w:rtl/>
        </w:rPr>
        <w:t xml:space="preserve"> النقيضين </w:t>
      </w:r>
      <w:r w:rsidR="007F0197" w:rsidRPr="00DE6131">
        <w:rPr>
          <w:rFonts w:hint="cs"/>
          <w:rtl/>
        </w:rPr>
        <w:t xml:space="preserve">اللذين يصعب الموازنة بينهما من </w:t>
      </w:r>
      <w:r w:rsidR="00382EA5">
        <w:rPr>
          <w:rFonts w:hint="cs"/>
          <w:rtl/>
        </w:rPr>
        <w:t xml:space="preserve"> الناحية النظرية غير أ</w:t>
      </w:r>
      <w:r w:rsidR="00450B2F" w:rsidRPr="00DE6131">
        <w:rPr>
          <w:rFonts w:hint="cs"/>
          <w:rtl/>
        </w:rPr>
        <w:t>ن</w:t>
      </w:r>
      <w:r w:rsidR="007F0197" w:rsidRPr="00DE6131">
        <w:rPr>
          <w:rFonts w:hint="cs"/>
          <w:rtl/>
        </w:rPr>
        <w:t xml:space="preserve">ه يجب </w:t>
      </w:r>
      <w:r w:rsidR="00450B2F" w:rsidRPr="00DE6131">
        <w:rPr>
          <w:rFonts w:hint="cs"/>
          <w:rtl/>
        </w:rPr>
        <w:t>تكييف المصلحة العامة تارة وتغليبها على قواعد المنافسة تارة أخرى سهل</w:t>
      </w:r>
      <w:r w:rsidR="007F0197" w:rsidRPr="00DE6131">
        <w:rPr>
          <w:rFonts w:hint="cs"/>
          <w:rtl/>
        </w:rPr>
        <w:t xml:space="preserve"> من عملية </w:t>
      </w:r>
      <w:r w:rsidR="00450B2F" w:rsidRPr="00DE6131">
        <w:rPr>
          <w:rFonts w:hint="cs"/>
          <w:rtl/>
        </w:rPr>
        <w:t>اقتحام</w:t>
      </w:r>
      <w:r w:rsidR="007F0197" w:rsidRPr="00DE6131">
        <w:rPr>
          <w:rFonts w:hint="cs"/>
          <w:rtl/>
        </w:rPr>
        <w:t xml:space="preserve"> مبادئ </w:t>
      </w:r>
      <w:r w:rsidR="00450B2F" w:rsidRPr="00DE6131">
        <w:rPr>
          <w:rFonts w:hint="cs"/>
          <w:rtl/>
        </w:rPr>
        <w:t xml:space="preserve"> المنافس</w:t>
      </w:r>
      <w:r w:rsidRPr="00DE6131">
        <w:rPr>
          <w:rFonts w:hint="cs"/>
          <w:rtl/>
        </w:rPr>
        <w:t xml:space="preserve">ة لعقود التفويض ولكن </w:t>
      </w:r>
      <w:r w:rsidR="007F0197" w:rsidRPr="00DE6131">
        <w:rPr>
          <w:rFonts w:hint="cs"/>
          <w:rtl/>
        </w:rPr>
        <w:t xml:space="preserve"> دوما مع</w:t>
      </w:r>
      <w:r w:rsidRPr="00DE6131">
        <w:rPr>
          <w:rFonts w:hint="cs"/>
          <w:rtl/>
        </w:rPr>
        <w:t xml:space="preserve"> مراعا</w:t>
      </w:r>
      <w:r w:rsidR="00450B2F" w:rsidRPr="00DE6131">
        <w:rPr>
          <w:rFonts w:hint="cs"/>
          <w:rtl/>
        </w:rPr>
        <w:t xml:space="preserve">ة </w:t>
      </w:r>
      <w:r w:rsidR="007F0197" w:rsidRPr="00DE6131">
        <w:rPr>
          <w:rFonts w:hint="cs"/>
          <w:rtl/>
        </w:rPr>
        <w:t xml:space="preserve">الخصوصيات التي </w:t>
      </w:r>
      <w:r w:rsidR="00450B2F" w:rsidRPr="00DE6131">
        <w:rPr>
          <w:rFonts w:hint="cs"/>
          <w:rtl/>
        </w:rPr>
        <w:t xml:space="preserve"> </w:t>
      </w:r>
      <w:r w:rsidR="007F0197" w:rsidRPr="00DE6131">
        <w:rPr>
          <w:rFonts w:hint="cs"/>
          <w:rtl/>
        </w:rPr>
        <w:t xml:space="preserve">يفرضها هذا النوع من </w:t>
      </w:r>
      <w:r w:rsidR="00450B2F" w:rsidRPr="00DE6131">
        <w:rPr>
          <w:rFonts w:hint="cs"/>
          <w:rtl/>
        </w:rPr>
        <w:t xml:space="preserve"> </w:t>
      </w:r>
      <w:r w:rsidR="007F0197" w:rsidRPr="00DE6131">
        <w:rPr>
          <w:rFonts w:hint="cs"/>
          <w:rtl/>
        </w:rPr>
        <w:t>العقود</w:t>
      </w:r>
      <w:r w:rsidR="002837E4" w:rsidRPr="00DE6131">
        <w:rPr>
          <w:rStyle w:val="Appelnotedebasdep"/>
          <w:color w:val="000000" w:themeColor="text1"/>
          <w:rtl/>
        </w:rPr>
        <w:footnoteReference w:id="196"/>
      </w:r>
      <w:r w:rsidRPr="00DE6131">
        <w:rPr>
          <w:rFonts w:hint="cs"/>
          <w:rtl/>
        </w:rPr>
        <w:t>.</w:t>
      </w:r>
    </w:p>
    <w:p w14:paraId="3003B553" w14:textId="1FCDC1B7" w:rsidR="00D3700A" w:rsidRDefault="00B07AC3" w:rsidP="001B4F5A">
      <w:pPr>
        <w:rPr>
          <w:rtl/>
        </w:rPr>
      </w:pPr>
      <w:r w:rsidRPr="00DE6131">
        <w:rPr>
          <w:rFonts w:hint="cs"/>
          <w:rtl/>
        </w:rPr>
        <w:t xml:space="preserve">وبذلك </w:t>
      </w:r>
      <w:r w:rsidR="00E07554" w:rsidRPr="00DE6131">
        <w:rPr>
          <w:rFonts w:hint="cs"/>
          <w:rtl/>
        </w:rPr>
        <w:t>يعد تكريس</w:t>
      </w:r>
      <w:r w:rsidR="00EC5932" w:rsidRPr="00DE6131">
        <w:rPr>
          <w:rFonts w:hint="cs"/>
          <w:rtl/>
        </w:rPr>
        <w:t xml:space="preserve"> </w:t>
      </w:r>
      <w:r w:rsidRPr="00DE6131">
        <w:rPr>
          <w:rFonts w:hint="cs"/>
          <w:rtl/>
        </w:rPr>
        <w:t xml:space="preserve">المبادئ التي تعزز </w:t>
      </w:r>
      <w:r w:rsidR="00E07554" w:rsidRPr="00DE6131">
        <w:rPr>
          <w:rFonts w:hint="cs"/>
          <w:rtl/>
        </w:rPr>
        <w:t xml:space="preserve">من </w:t>
      </w:r>
      <w:r w:rsidR="00EC5932" w:rsidRPr="00DE6131">
        <w:rPr>
          <w:rFonts w:hint="cs"/>
          <w:rtl/>
        </w:rPr>
        <w:t xml:space="preserve">الشفافية </w:t>
      </w:r>
      <w:r w:rsidR="00E07554" w:rsidRPr="00DE6131">
        <w:rPr>
          <w:rFonts w:hint="cs"/>
          <w:rtl/>
        </w:rPr>
        <w:t xml:space="preserve">عاملا </w:t>
      </w:r>
      <w:r w:rsidR="00EC5932" w:rsidRPr="00DE6131">
        <w:rPr>
          <w:rFonts w:hint="cs"/>
          <w:rtl/>
        </w:rPr>
        <w:t xml:space="preserve"> حاسما </w:t>
      </w:r>
      <w:r w:rsidR="00E07554" w:rsidRPr="00DE6131">
        <w:rPr>
          <w:rFonts w:hint="cs"/>
          <w:rtl/>
        </w:rPr>
        <w:t>لتكريس</w:t>
      </w:r>
      <w:r w:rsidR="00EC5932" w:rsidRPr="00DE6131">
        <w:rPr>
          <w:rFonts w:hint="cs"/>
          <w:rtl/>
        </w:rPr>
        <w:t xml:space="preserve"> مقتضيات الفعالية في </w:t>
      </w:r>
      <w:r w:rsidR="00E07554" w:rsidRPr="00DE6131">
        <w:rPr>
          <w:rFonts w:hint="cs"/>
          <w:rtl/>
        </w:rPr>
        <w:t xml:space="preserve">مختلف جوانب النشاط </w:t>
      </w:r>
      <w:r w:rsidR="00EC5932" w:rsidRPr="00DE6131">
        <w:rPr>
          <w:rFonts w:hint="cs"/>
          <w:rtl/>
        </w:rPr>
        <w:t xml:space="preserve"> الإداري</w:t>
      </w:r>
      <w:r w:rsidR="00E07554" w:rsidRPr="00DE6131">
        <w:rPr>
          <w:rFonts w:hint="cs"/>
          <w:rtl/>
        </w:rPr>
        <w:t>،</w:t>
      </w:r>
      <w:r w:rsidR="00EC5932" w:rsidRPr="00DE6131">
        <w:rPr>
          <w:rFonts w:hint="cs"/>
          <w:rtl/>
        </w:rPr>
        <w:t xml:space="preserve"> </w:t>
      </w:r>
      <w:r w:rsidR="00186306" w:rsidRPr="00DE6131">
        <w:rPr>
          <w:rFonts w:hint="cs"/>
          <w:rtl/>
        </w:rPr>
        <w:t>وبالذات في المرافق العامة وعقود التفويض بشكل خاص، فهي</w:t>
      </w:r>
      <w:r w:rsidR="00B836D1">
        <w:rPr>
          <w:rFonts w:hint="cs"/>
          <w:rtl/>
        </w:rPr>
        <w:t xml:space="preserve"> أ</w:t>
      </w:r>
      <w:r w:rsidR="00EC5932" w:rsidRPr="00DE6131">
        <w:rPr>
          <w:rFonts w:hint="cs"/>
          <w:rtl/>
        </w:rPr>
        <w:t xml:space="preserve">حد </w:t>
      </w:r>
      <w:r w:rsidR="00186306" w:rsidRPr="00DE6131">
        <w:rPr>
          <w:rFonts w:hint="cs"/>
          <w:rtl/>
        </w:rPr>
        <w:t xml:space="preserve">الركائز </w:t>
      </w:r>
      <w:r w:rsidR="00BB21FD" w:rsidRPr="00DE6131">
        <w:rPr>
          <w:rFonts w:hint="cs"/>
          <w:rtl/>
        </w:rPr>
        <w:t xml:space="preserve">المحورية </w:t>
      </w:r>
      <w:r w:rsidR="00186306" w:rsidRPr="00DE6131">
        <w:rPr>
          <w:rFonts w:hint="cs"/>
          <w:rtl/>
        </w:rPr>
        <w:t>التي يعتمد عليها في تفعيل</w:t>
      </w:r>
      <w:r w:rsidR="00EC5932" w:rsidRPr="00DE6131">
        <w:rPr>
          <w:rFonts w:hint="cs"/>
          <w:rtl/>
        </w:rPr>
        <w:t xml:space="preserve"> </w:t>
      </w:r>
      <w:r w:rsidR="00F3486D" w:rsidRPr="00DE6131">
        <w:rPr>
          <w:rFonts w:hint="cs"/>
          <w:rtl/>
        </w:rPr>
        <w:t>ال</w:t>
      </w:r>
      <w:r w:rsidR="00EC5932" w:rsidRPr="00DE6131">
        <w:rPr>
          <w:rFonts w:hint="cs"/>
          <w:rtl/>
        </w:rPr>
        <w:t xml:space="preserve">إجراءات </w:t>
      </w:r>
      <w:r w:rsidR="00F3486D" w:rsidRPr="00DE6131">
        <w:rPr>
          <w:rFonts w:hint="cs"/>
          <w:rtl/>
        </w:rPr>
        <w:t xml:space="preserve">والخطوات اللازمة </w:t>
      </w:r>
      <w:r w:rsidR="0026003A" w:rsidRPr="00DE6131">
        <w:rPr>
          <w:rFonts w:hint="cs"/>
          <w:rtl/>
        </w:rPr>
        <w:t>لإبرام</w:t>
      </w:r>
      <w:r w:rsidR="00F3486D" w:rsidRPr="00DE6131">
        <w:rPr>
          <w:rFonts w:hint="cs"/>
          <w:rtl/>
        </w:rPr>
        <w:t xml:space="preserve"> </w:t>
      </w:r>
      <w:r w:rsidR="00186306" w:rsidRPr="00DE6131">
        <w:rPr>
          <w:rFonts w:hint="cs"/>
          <w:rtl/>
        </w:rPr>
        <w:t>العقود</w:t>
      </w:r>
      <w:r w:rsidR="00F3486D" w:rsidRPr="00DE6131">
        <w:rPr>
          <w:rFonts w:hint="cs"/>
          <w:rtl/>
        </w:rPr>
        <w:t xml:space="preserve"> </w:t>
      </w:r>
      <w:r w:rsidR="00186306" w:rsidRPr="00DE6131">
        <w:rPr>
          <w:rFonts w:hint="cs"/>
          <w:rtl/>
        </w:rPr>
        <w:t>الادارية</w:t>
      </w:r>
      <w:r w:rsidR="00F3486D" w:rsidRPr="00DE6131">
        <w:rPr>
          <w:rFonts w:hint="cs"/>
          <w:rtl/>
        </w:rPr>
        <w:t xml:space="preserve"> </w:t>
      </w:r>
      <w:r w:rsidR="00EC5932" w:rsidRPr="00DE6131">
        <w:rPr>
          <w:rFonts w:hint="cs"/>
          <w:rtl/>
        </w:rPr>
        <w:t xml:space="preserve"> </w:t>
      </w:r>
      <w:r w:rsidR="00186306" w:rsidRPr="00DE6131">
        <w:rPr>
          <w:rFonts w:hint="cs"/>
          <w:rtl/>
        </w:rPr>
        <w:t>وهي في المقابل تشكل طريق الجهة الإدارية العامة للتزود</w:t>
      </w:r>
      <w:r w:rsidR="00EC5932" w:rsidRPr="00DE6131">
        <w:rPr>
          <w:rFonts w:hint="cs"/>
          <w:rtl/>
        </w:rPr>
        <w:t xml:space="preserve"> بالمعلومات المتعلقة </w:t>
      </w:r>
      <w:r w:rsidR="0026003A" w:rsidRPr="00DE6131">
        <w:rPr>
          <w:rFonts w:hint="cs"/>
          <w:rtl/>
        </w:rPr>
        <w:t>بالأثار</w:t>
      </w:r>
      <w:r w:rsidR="00EC5932" w:rsidRPr="00DE6131">
        <w:rPr>
          <w:rFonts w:hint="cs"/>
          <w:rtl/>
        </w:rPr>
        <w:t xml:space="preserve"> المحتملة </w:t>
      </w:r>
      <w:r w:rsidR="0026003A" w:rsidRPr="00DE6131">
        <w:rPr>
          <w:rFonts w:hint="cs"/>
          <w:rtl/>
        </w:rPr>
        <w:t>لأنشطتها</w:t>
      </w:r>
      <w:r w:rsidR="00186306" w:rsidRPr="00DE6131">
        <w:rPr>
          <w:rFonts w:hint="cs"/>
          <w:rtl/>
        </w:rPr>
        <w:t xml:space="preserve"> الإدارية</w:t>
      </w:r>
      <w:r w:rsidR="00B836D1">
        <w:rPr>
          <w:rFonts w:hint="cs"/>
          <w:rtl/>
        </w:rPr>
        <w:t>، بالإضافة الى أنها إ</w:t>
      </w:r>
      <w:r w:rsidR="00186306" w:rsidRPr="00DE6131">
        <w:rPr>
          <w:rFonts w:hint="cs"/>
          <w:rtl/>
        </w:rPr>
        <w:t>حدى دعائم و</w:t>
      </w:r>
      <w:r w:rsidR="00EC5932" w:rsidRPr="00DE6131">
        <w:rPr>
          <w:rFonts w:hint="cs"/>
          <w:rtl/>
        </w:rPr>
        <w:t xml:space="preserve"> مقتضيات </w:t>
      </w:r>
      <w:r w:rsidR="00186306" w:rsidRPr="00DE6131">
        <w:rPr>
          <w:rFonts w:hint="cs"/>
          <w:rtl/>
        </w:rPr>
        <w:t>التي تعزز</w:t>
      </w:r>
      <w:r w:rsidR="00EC5932" w:rsidRPr="00DE6131">
        <w:rPr>
          <w:rFonts w:hint="cs"/>
          <w:rtl/>
        </w:rPr>
        <w:t xml:space="preserve"> الديمقراطية الإدارية </w:t>
      </w:r>
      <w:r w:rsidR="00186306" w:rsidRPr="00DE6131">
        <w:rPr>
          <w:rFonts w:hint="cs"/>
          <w:rtl/>
        </w:rPr>
        <w:t xml:space="preserve">وبذلك </w:t>
      </w:r>
      <w:r w:rsidR="00B90B34" w:rsidRPr="00DE6131">
        <w:rPr>
          <w:rFonts w:hint="cs"/>
          <w:rtl/>
        </w:rPr>
        <w:t xml:space="preserve"> تقتضي</w:t>
      </w:r>
      <w:r w:rsidR="009841E0" w:rsidRPr="00DE6131">
        <w:rPr>
          <w:rFonts w:hint="cs"/>
          <w:rtl/>
        </w:rPr>
        <w:t xml:space="preserve"> مبادئ</w:t>
      </w:r>
      <w:r w:rsidR="00B836D1">
        <w:rPr>
          <w:rFonts w:hint="cs"/>
          <w:rtl/>
        </w:rPr>
        <w:t xml:space="preserve"> الشفافية إ</w:t>
      </w:r>
      <w:r w:rsidR="00B90B34" w:rsidRPr="00DE6131">
        <w:rPr>
          <w:rFonts w:hint="cs"/>
          <w:rtl/>
        </w:rPr>
        <w:t xml:space="preserve">علام مختلف </w:t>
      </w:r>
      <w:r w:rsidR="009841E0" w:rsidRPr="00DE6131">
        <w:rPr>
          <w:rFonts w:hint="cs"/>
          <w:rtl/>
        </w:rPr>
        <w:t xml:space="preserve">المتدخلين في النشاط </w:t>
      </w:r>
      <w:r w:rsidR="00B90B34" w:rsidRPr="00DE6131">
        <w:rPr>
          <w:rFonts w:hint="cs"/>
          <w:rtl/>
        </w:rPr>
        <w:t>المرفق</w:t>
      </w:r>
      <w:r w:rsidR="009841E0" w:rsidRPr="00DE6131">
        <w:rPr>
          <w:rFonts w:hint="cs"/>
          <w:rtl/>
        </w:rPr>
        <w:t>ي</w:t>
      </w:r>
      <w:r w:rsidR="00B90B34" w:rsidRPr="00DE6131">
        <w:rPr>
          <w:rFonts w:hint="cs"/>
          <w:rtl/>
        </w:rPr>
        <w:t xml:space="preserve"> من </w:t>
      </w:r>
      <w:r w:rsidR="009841E0" w:rsidRPr="00DE6131">
        <w:rPr>
          <w:rFonts w:hint="cs"/>
          <w:rtl/>
        </w:rPr>
        <w:t>مستخدمين</w:t>
      </w:r>
      <w:r w:rsidR="00B90B34" w:rsidRPr="00DE6131">
        <w:rPr>
          <w:rFonts w:hint="cs"/>
          <w:rtl/>
        </w:rPr>
        <w:t xml:space="preserve"> للم</w:t>
      </w:r>
      <w:r w:rsidR="009841E0" w:rsidRPr="00DE6131">
        <w:rPr>
          <w:rFonts w:hint="cs"/>
          <w:rtl/>
        </w:rPr>
        <w:t>رفق وأ</w:t>
      </w:r>
      <w:r w:rsidRPr="00DE6131">
        <w:rPr>
          <w:rFonts w:hint="cs"/>
          <w:rtl/>
        </w:rPr>
        <w:t xml:space="preserve">عوان وغيرهم </w:t>
      </w:r>
      <w:r w:rsidR="0026003A" w:rsidRPr="00DE6131">
        <w:rPr>
          <w:rFonts w:hint="cs"/>
          <w:rtl/>
        </w:rPr>
        <w:t>بالأسباب</w:t>
      </w:r>
      <w:r w:rsidRPr="00DE6131">
        <w:rPr>
          <w:rFonts w:hint="cs"/>
          <w:rtl/>
        </w:rPr>
        <w:t xml:space="preserve"> </w:t>
      </w:r>
      <w:r w:rsidR="009841E0" w:rsidRPr="00DE6131">
        <w:rPr>
          <w:rFonts w:hint="cs"/>
          <w:rtl/>
        </w:rPr>
        <w:t xml:space="preserve">والدوافع </w:t>
      </w:r>
      <w:r w:rsidR="0026003A" w:rsidRPr="00DE6131">
        <w:rPr>
          <w:rFonts w:hint="cs"/>
          <w:rtl/>
        </w:rPr>
        <w:t>القانونية</w:t>
      </w:r>
      <w:r w:rsidR="00B90B34" w:rsidRPr="00DE6131">
        <w:rPr>
          <w:rFonts w:hint="cs"/>
          <w:rtl/>
        </w:rPr>
        <w:t xml:space="preserve"> والواقعية المبررة </w:t>
      </w:r>
      <w:r w:rsidR="009841E0" w:rsidRPr="00DE6131">
        <w:rPr>
          <w:rFonts w:hint="cs"/>
          <w:rtl/>
        </w:rPr>
        <w:t xml:space="preserve">لجميع </w:t>
      </w:r>
      <w:r w:rsidR="0026003A" w:rsidRPr="00DE6131">
        <w:rPr>
          <w:rFonts w:hint="cs"/>
          <w:rtl/>
        </w:rPr>
        <w:t>القرارا</w:t>
      </w:r>
      <w:r w:rsidR="0026003A" w:rsidRPr="00DE6131">
        <w:rPr>
          <w:rtl/>
        </w:rPr>
        <w:t>ت</w:t>
      </w:r>
      <w:r w:rsidR="009841E0" w:rsidRPr="00DE6131">
        <w:rPr>
          <w:rFonts w:hint="cs"/>
          <w:rtl/>
        </w:rPr>
        <w:t xml:space="preserve"> التي ترتبط </w:t>
      </w:r>
      <w:r w:rsidR="00B90B34" w:rsidRPr="00DE6131">
        <w:rPr>
          <w:rFonts w:hint="cs"/>
          <w:rtl/>
        </w:rPr>
        <w:t xml:space="preserve"> بتنظيم </w:t>
      </w:r>
      <w:r w:rsidR="009841E0" w:rsidRPr="00DE6131">
        <w:rPr>
          <w:rFonts w:hint="cs"/>
          <w:rtl/>
        </w:rPr>
        <w:t>واستغلال</w:t>
      </w:r>
      <w:r w:rsidR="00B90B34" w:rsidRPr="00DE6131">
        <w:rPr>
          <w:rFonts w:hint="cs"/>
          <w:rtl/>
        </w:rPr>
        <w:t xml:space="preserve"> الم</w:t>
      </w:r>
      <w:r w:rsidRPr="00DE6131">
        <w:rPr>
          <w:rFonts w:hint="cs"/>
          <w:rtl/>
        </w:rPr>
        <w:t xml:space="preserve">رفق </w:t>
      </w:r>
      <w:r w:rsidR="009841E0" w:rsidRPr="00DE6131">
        <w:rPr>
          <w:rFonts w:hint="cs"/>
          <w:rtl/>
        </w:rPr>
        <w:t xml:space="preserve">العام، </w:t>
      </w:r>
      <w:r w:rsidRPr="00DE6131">
        <w:rPr>
          <w:rFonts w:hint="cs"/>
          <w:rtl/>
        </w:rPr>
        <w:t>زيا</w:t>
      </w:r>
      <w:r w:rsidR="00B90B34" w:rsidRPr="00DE6131">
        <w:rPr>
          <w:rFonts w:hint="cs"/>
          <w:rtl/>
        </w:rPr>
        <w:t xml:space="preserve">دة على </w:t>
      </w:r>
      <w:r w:rsidR="009841E0" w:rsidRPr="00DE6131">
        <w:rPr>
          <w:rFonts w:hint="cs"/>
          <w:rtl/>
        </w:rPr>
        <w:t xml:space="preserve">ذلك تمكن المتعاملين مع المرفق العام وكل من له مصلحة في نشاطات المرفق من الاطلاع على </w:t>
      </w:r>
      <w:r w:rsidR="00B90B34" w:rsidRPr="00DE6131">
        <w:rPr>
          <w:rFonts w:hint="cs"/>
          <w:rtl/>
        </w:rPr>
        <w:t xml:space="preserve"> الوثائق الإدارية </w:t>
      </w:r>
      <w:r w:rsidR="009841E0" w:rsidRPr="00DE6131">
        <w:rPr>
          <w:rFonts w:hint="cs"/>
          <w:rtl/>
        </w:rPr>
        <w:t>الخاصة</w:t>
      </w:r>
      <w:r w:rsidR="00B90B34" w:rsidRPr="00DE6131">
        <w:rPr>
          <w:rFonts w:hint="cs"/>
          <w:rtl/>
        </w:rPr>
        <w:t xml:space="preserve"> بالمرفق </w:t>
      </w:r>
      <w:r w:rsidR="00B836D1">
        <w:rPr>
          <w:rFonts w:hint="cs"/>
          <w:rtl/>
        </w:rPr>
        <w:t>أ</w:t>
      </w:r>
      <w:r w:rsidR="009841E0" w:rsidRPr="00DE6131">
        <w:rPr>
          <w:rFonts w:hint="cs"/>
          <w:rtl/>
        </w:rPr>
        <w:t>و وضعيتهم الفردية</w:t>
      </w:r>
      <w:r w:rsidR="00023025" w:rsidRPr="00DE6131">
        <w:rPr>
          <w:rStyle w:val="Appelnotedebasdep"/>
          <w:color w:val="000000" w:themeColor="text1"/>
          <w:rtl/>
        </w:rPr>
        <w:footnoteReference w:id="197"/>
      </w:r>
      <w:r w:rsidR="00B836D1">
        <w:rPr>
          <w:rFonts w:hint="cs"/>
          <w:rtl/>
        </w:rPr>
        <w:t xml:space="preserve">، </w:t>
      </w:r>
      <w:r w:rsidR="009841E0" w:rsidRPr="00DE6131">
        <w:rPr>
          <w:rFonts w:hint="cs"/>
          <w:rtl/>
        </w:rPr>
        <w:t xml:space="preserve">مع مراعاة  </w:t>
      </w:r>
      <w:r w:rsidR="0026003A" w:rsidRPr="00DE6131">
        <w:rPr>
          <w:rFonts w:hint="cs"/>
          <w:rtl/>
        </w:rPr>
        <w:t>ما تسم</w:t>
      </w:r>
      <w:r w:rsidR="0026003A" w:rsidRPr="00DE6131">
        <w:rPr>
          <w:rtl/>
        </w:rPr>
        <w:t>ح</w:t>
      </w:r>
      <w:r w:rsidR="009841E0" w:rsidRPr="00DE6131">
        <w:rPr>
          <w:rFonts w:hint="cs"/>
          <w:rtl/>
        </w:rPr>
        <w:t xml:space="preserve"> به مبادئ السرية الإدارية ومقتضيات السر المهني </w:t>
      </w:r>
      <w:r w:rsidR="0026003A" w:rsidRPr="00DE6131">
        <w:rPr>
          <w:rFonts w:hint="cs"/>
          <w:rtl/>
        </w:rPr>
        <w:t>لأعوان</w:t>
      </w:r>
      <w:r w:rsidR="009841E0" w:rsidRPr="00DE6131">
        <w:rPr>
          <w:rFonts w:hint="cs"/>
          <w:rtl/>
        </w:rPr>
        <w:t xml:space="preserve"> المرفق </w:t>
      </w:r>
      <w:r w:rsidR="0026003A" w:rsidRPr="00DE6131">
        <w:rPr>
          <w:rFonts w:hint="cs"/>
          <w:rtl/>
        </w:rPr>
        <w:t>العمومي فيجب</w:t>
      </w:r>
      <w:r w:rsidR="009841E0" w:rsidRPr="00DE6131">
        <w:rPr>
          <w:rFonts w:hint="cs"/>
          <w:rtl/>
        </w:rPr>
        <w:t xml:space="preserve"> الموازنة بين شفافية الإجراءات التي </w:t>
      </w:r>
      <w:r w:rsidR="0026003A" w:rsidRPr="00DE6131">
        <w:rPr>
          <w:rFonts w:hint="cs"/>
          <w:rtl/>
        </w:rPr>
        <w:t>تفتضيها</w:t>
      </w:r>
      <w:r w:rsidR="009841E0" w:rsidRPr="00DE6131">
        <w:rPr>
          <w:rFonts w:hint="cs"/>
          <w:rtl/>
        </w:rPr>
        <w:t xml:space="preserve"> فعالية المرفق العمومي المفوض وضوابط السر الإداري التي تفرضها متطلبات السير الحسن للإدارة. </w:t>
      </w:r>
    </w:p>
    <w:p w14:paraId="7D32C993" w14:textId="1E53B140" w:rsidR="00DA6D30" w:rsidRPr="00DE6131" w:rsidRDefault="004E7B91" w:rsidP="001B4F5A">
      <w:pPr>
        <w:rPr>
          <w:rtl/>
        </w:rPr>
      </w:pPr>
      <w:r>
        <w:rPr>
          <w:rFonts w:hint="cs"/>
          <w:rtl/>
        </w:rPr>
        <w:t xml:space="preserve">لذلك تعتبر حماية مبدأ الشفافية </w:t>
      </w:r>
      <w:r w:rsidR="00DD724E">
        <w:rPr>
          <w:rFonts w:hint="cs"/>
          <w:rtl/>
        </w:rPr>
        <w:t xml:space="preserve">وفتح مجال </w:t>
      </w:r>
      <w:r w:rsidR="002F6DCA">
        <w:rPr>
          <w:rFonts w:hint="cs"/>
          <w:rtl/>
        </w:rPr>
        <w:t>المنافسة من</w:t>
      </w:r>
      <w:r w:rsidR="00733268">
        <w:rPr>
          <w:rFonts w:hint="cs"/>
          <w:rtl/>
        </w:rPr>
        <w:t xml:space="preserve"> المبادئ التي تشك</w:t>
      </w:r>
      <w:r w:rsidR="00DD724E">
        <w:rPr>
          <w:rFonts w:hint="cs"/>
          <w:rtl/>
        </w:rPr>
        <w:t>ل الأساس بالنسبة لجميع المبادئ الأخرى فكفالة شفافية الإجراءات</w:t>
      </w:r>
      <w:r w:rsidR="002F6DCA">
        <w:rPr>
          <w:rFonts w:hint="cs"/>
          <w:rtl/>
        </w:rPr>
        <w:t xml:space="preserve"> وعلانيتها يفرض علم الجميع بها ويقتضي ذلك أن الطرف المتضرر من أي إجراء أن يطعن في ذلك </w:t>
      </w:r>
      <w:r w:rsidR="00D565B1">
        <w:rPr>
          <w:rFonts w:hint="cs"/>
          <w:rtl/>
        </w:rPr>
        <w:t xml:space="preserve">ويعيد الأمور الى طبيعتها </w:t>
      </w:r>
      <w:r w:rsidR="00F101D7">
        <w:rPr>
          <w:rFonts w:hint="cs"/>
          <w:rtl/>
        </w:rPr>
        <w:t>بالإضافة</w:t>
      </w:r>
      <w:r w:rsidR="00B836D1">
        <w:rPr>
          <w:rFonts w:hint="cs"/>
          <w:rtl/>
        </w:rPr>
        <w:t xml:space="preserve"> الى أ</w:t>
      </w:r>
      <w:r w:rsidR="00D565B1">
        <w:rPr>
          <w:rFonts w:hint="cs"/>
          <w:rtl/>
        </w:rPr>
        <w:t>ن احترام مبدأ الشفافية من ق</w:t>
      </w:r>
      <w:r w:rsidR="00B836D1">
        <w:rPr>
          <w:rFonts w:hint="cs"/>
          <w:rtl/>
        </w:rPr>
        <w:t>ب</w:t>
      </w:r>
      <w:r w:rsidR="00D565B1">
        <w:rPr>
          <w:rFonts w:hint="cs"/>
          <w:rtl/>
        </w:rPr>
        <w:t xml:space="preserve">ل السلطات المفوضة </w:t>
      </w:r>
      <w:r w:rsidR="00513A93">
        <w:rPr>
          <w:rFonts w:hint="cs"/>
          <w:rtl/>
        </w:rPr>
        <w:t>يقتضي بالضرورة أن تكو</w:t>
      </w:r>
      <w:r w:rsidR="005A72B6">
        <w:rPr>
          <w:rFonts w:hint="cs"/>
          <w:rtl/>
        </w:rPr>
        <w:t>ن</w:t>
      </w:r>
      <w:r w:rsidR="00513A93">
        <w:rPr>
          <w:rFonts w:hint="cs"/>
          <w:rtl/>
        </w:rPr>
        <w:t xml:space="preserve"> الإجراءات المتخذة من طرف السلطة المانحة </w:t>
      </w:r>
      <w:r w:rsidR="00F101D7">
        <w:rPr>
          <w:rFonts w:hint="cs"/>
          <w:rtl/>
        </w:rPr>
        <w:t>موافقة</w:t>
      </w:r>
      <w:r w:rsidR="00513A93">
        <w:rPr>
          <w:rFonts w:hint="cs"/>
          <w:rtl/>
        </w:rPr>
        <w:t xml:space="preserve"> لصحيح الإجراءات المنصوص </w:t>
      </w:r>
      <w:r w:rsidR="007253F1">
        <w:rPr>
          <w:rFonts w:hint="cs"/>
          <w:rtl/>
        </w:rPr>
        <w:t xml:space="preserve">عليها قانونا </w:t>
      </w:r>
      <w:r w:rsidR="00860521">
        <w:rPr>
          <w:rFonts w:hint="cs"/>
          <w:rtl/>
        </w:rPr>
        <w:t>لأنه</w:t>
      </w:r>
      <w:r w:rsidR="007253F1">
        <w:rPr>
          <w:rFonts w:hint="cs"/>
          <w:rtl/>
        </w:rPr>
        <w:t xml:space="preserve"> في الغالب يتكون الفساد كلما كانت الإجراءات المتبعة غير واضحة وليست معروفة للجميع مما يمكن من الالتفاف على النصوص </w:t>
      </w:r>
      <w:r w:rsidR="00694119">
        <w:rPr>
          <w:rFonts w:hint="cs"/>
          <w:rtl/>
        </w:rPr>
        <w:t>وتأويلها على الشكل الذي يرضي مصالح أحد أطراف متعاقد على حساب مصالح المتعاقد الاخر</w:t>
      </w:r>
      <w:r w:rsidR="005A72B6">
        <w:rPr>
          <w:rFonts w:hint="cs"/>
          <w:rtl/>
        </w:rPr>
        <w:t>.</w:t>
      </w:r>
      <w:r w:rsidR="00694119">
        <w:rPr>
          <w:rFonts w:hint="cs"/>
          <w:rtl/>
        </w:rPr>
        <w:t xml:space="preserve"> </w:t>
      </w:r>
    </w:p>
    <w:p w14:paraId="5B183843" w14:textId="77777777" w:rsidR="002E5088" w:rsidRPr="00DE6131" w:rsidRDefault="009C1BB4" w:rsidP="004F2087">
      <w:pPr>
        <w:ind w:firstLine="0"/>
        <w:outlineLvl w:val="4"/>
        <w:rPr>
          <w:b/>
          <w:bCs/>
          <w:color w:val="000000" w:themeColor="text1"/>
          <w:rtl/>
        </w:rPr>
      </w:pPr>
      <w:bookmarkStart w:id="175" w:name="_Toc165664634"/>
      <w:bookmarkStart w:id="176" w:name="_Toc165665134"/>
      <w:bookmarkStart w:id="177" w:name="_Toc168134076"/>
      <w:r w:rsidRPr="00DE6131">
        <w:rPr>
          <w:rFonts w:hint="cs"/>
          <w:b/>
          <w:bCs/>
          <w:color w:val="000000" w:themeColor="text1"/>
          <w:rtl/>
        </w:rPr>
        <w:lastRenderedPageBreak/>
        <w:t xml:space="preserve">الفرع </w:t>
      </w:r>
      <w:r w:rsidR="008C75B5" w:rsidRPr="00DE6131">
        <w:rPr>
          <w:rFonts w:hint="cs"/>
          <w:b/>
          <w:bCs/>
          <w:color w:val="000000" w:themeColor="text1"/>
          <w:rtl/>
        </w:rPr>
        <w:t>الثاني:</w:t>
      </w:r>
      <w:r w:rsidRPr="00DE6131">
        <w:rPr>
          <w:rFonts w:hint="cs"/>
          <w:b/>
          <w:bCs/>
          <w:color w:val="000000" w:themeColor="text1"/>
          <w:rtl/>
        </w:rPr>
        <w:t xml:space="preserve"> </w:t>
      </w:r>
      <w:r w:rsidR="005167E8" w:rsidRPr="00DE6131">
        <w:rPr>
          <w:rFonts w:hint="cs"/>
          <w:b/>
          <w:bCs/>
          <w:color w:val="000000" w:themeColor="text1"/>
          <w:rtl/>
        </w:rPr>
        <w:t xml:space="preserve">مبدا </w:t>
      </w:r>
      <w:r w:rsidRPr="00DE6131">
        <w:rPr>
          <w:rFonts w:hint="cs"/>
          <w:b/>
          <w:bCs/>
          <w:color w:val="000000" w:themeColor="text1"/>
          <w:rtl/>
        </w:rPr>
        <w:t>حرية الوصول إلى الطلب العمومي</w:t>
      </w:r>
      <w:bookmarkEnd w:id="175"/>
      <w:bookmarkEnd w:id="176"/>
      <w:bookmarkEnd w:id="177"/>
    </w:p>
    <w:p w14:paraId="47D78E35" w14:textId="3AB3D3B6" w:rsidR="00CE16DE" w:rsidRPr="00DE6131" w:rsidRDefault="002E5088" w:rsidP="001B4F5A">
      <w:pPr>
        <w:rPr>
          <w:rtl/>
        </w:rPr>
      </w:pPr>
      <w:r w:rsidRPr="00DE6131">
        <w:rPr>
          <w:rFonts w:hint="cs"/>
          <w:rtl/>
        </w:rPr>
        <w:t xml:space="preserve">هناك علاقة وطيدة بين مبدأ حرية الوصول الى الطلبات </w:t>
      </w:r>
      <w:r w:rsidR="005A72B6">
        <w:rPr>
          <w:rFonts w:hint="cs"/>
          <w:rtl/>
        </w:rPr>
        <w:t>العم</w:t>
      </w:r>
      <w:r w:rsidR="0026003A" w:rsidRPr="00DE6131">
        <w:rPr>
          <w:rFonts w:hint="cs"/>
          <w:rtl/>
        </w:rPr>
        <w:t>و</w:t>
      </w:r>
      <w:r w:rsidR="005A72B6">
        <w:rPr>
          <w:rFonts w:hint="cs"/>
          <w:rtl/>
        </w:rPr>
        <w:t>م</w:t>
      </w:r>
      <w:r w:rsidR="0026003A" w:rsidRPr="00DE6131">
        <w:rPr>
          <w:rFonts w:hint="cs"/>
          <w:rtl/>
        </w:rPr>
        <w:t>ية</w:t>
      </w:r>
      <w:r w:rsidRPr="00DE6131">
        <w:rPr>
          <w:rFonts w:hint="cs"/>
          <w:rtl/>
        </w:rPr>
        <w:t xml:space="preserve"> وتكريس المنافسة </w:t>
      </w:r>
      <w:r w:rsidR="00FB2F22" w:rsidRPr="00DE6131">
        <w:rPr>
          <w:rFonts w:hint="cs"/>
          <w:rtl/>
        </w:rPr>
        <w:t>الحرة فيقضي</w:t>
      </w:r>
      <w:r w:rsidRPr="00DE6131">
        <w:rPr>
          <w:rFonts w:hint="cs"/>
          <w:rtl/>
        </w:rPr>
        <w:t xml:space="preserve"> هذا </w:t>
      </w:r>
      <w:r w:rsidR="0026003A" w:rsidRPr="00DE6131">
        <w:rPr>
          <w:rFonts w:hint="cs"/>
          <w:rtl/>
        </w:rPr>
        <w:t>المبدأ</w:t>
      </w:r>
      <w:r w:rsidRPr="00DE6131">
        <w:rPr>
          <w:rFonts w:hint="cs"/>
          <w:rtl/>
        </w:rPr>
        <w:t xml:space="preserve"> بتمكين أي مرشح يرغب في التعاقد مع الإدارة من إيداع عرضه لدى الجهة الإدارية المختصة دون وضع معايير </w:t>
      </w:r>
      <w:r w:rsidR="005A72B6">
        <w:rPr>
          <w:rFonts w:hint="cs"/>
          <w:rtl/>
        </w:rPr>
        <w:t>أ</w:t>
      </w:r>
      <w:r w:rsidRPr="00DE6131">
        <w:rPr>
          <w:rFonts w:hint="cs"/>
          <w:rtl/>
        </w:rPr>
        <w:t xml:space="preserve">و عراقيل تحول دون وصوله الى الطلب </w:t>
      </w:r>
      <w:r w:rsidR="005A72B6">
        <w:rPr>
          <w:rFonts w:hint="cs"/>
          <w:rtl/>
        </w:rPr>
        <w:t>العمومي، غيرأ</w:t>
      </w:r>
      <w:r w:rsidR="00FB2F22" w:rsidRPr="00DE6131">
        <w:rPr>
          <w:rFonts w:hint="cs"/>
          <w:rtl/>
        </w:rPr>
        <w:t xml:space="preserve">ن هذا </w:t>
      </w:r>
      <w:r w:rsidR="0026003A" w:rsidRPr="00DE6131">
        <w:rPr>
          <w:rFonts w:hint="cs"/>
          <w:rtl/>
        </w:rPr>
        <w:t>لا يمن</w:t>
      </w:r>
      <w:r w:rsidR="0026003A" w:rsidRPr="00DE6131">
        <w:rPr>
          <w:rtl/>
        </w:rPr>
        <w:t>ع</w:t>
      </w:r>
      <w:r w:rsidR="00FB2F22" w:rsidRPr="00DE6131">
        <w:rPr>
          <w:rFonts w:hint="cs"/>
          <w:rtl/>
        </w:rPr>
        <w:t xml:space="preserve"> الجهة الإدارية المتعاقدة من وضع بعض الاشتراطات الدنيا التي لابد من توفرها في المترشح، شريطة أن تكون هذه الاشتراطات تمليه طبيعة المرفق موضوع التعاقد وتمليها مقتضيات المصلحة العامة ولا</w:t>
      </w:r>
      <w:r w:rsidR="0026003A" w:rsidRPr="00DE6131">
        <w:rPr>
          <w:rFonts w:hint="cs"/>
          <w:rtl/>
        </w:rPr>
        <w:t xml:space="preserve"> </w:t>
      </w:r>
      <w:r w:rsidR="00FB2F22" w:rsidRPr="00DE6131">
        <w:rPr>
          <w:rFonts w:hint="cs"/>
          <w:rtl/>
        </w:rPr>
        <w:t xml:space="preserve">يكون الدافع </w:t>
      </w:r>
      <w:r w:rsidR="005A72B6">
        <w:rPr>
          <w:rFonts w:hint="cs"/>
          <w:rtl/>
        </w:rPr>
        <w:t>إ</w:t>
      </w:r>
      <w:r w:rsidR="00FB2F22" w:rsidRPr="00DE6131">
        <w:rPr>
          <w:rFonts w:hint="cs"/>
          <w:rtl/>
        </w:rPr>
        <w:t>ليها منح أفضلية ل</w:t>
      </w:r>
      <w:r w:rsidR="005A72B6">
        <w:rPr>
          <w:rFonts w:hint="cs"/>
          <w:rtl/>
        </w:rPr>
        <w:t>أ</w:t>
      </w:r>
      <w:r w:rsidR="00FB2F22" w:rsidRPr="00DE6131">
        <w:rPr>
          <w:rFonts w:hint="cs"/>
          <w:rtl/>
        </w:rPr>
        <w:t>حد المترشحين على حساب أ</w:t>
      </w:r>
      <w:r w:rsidR="00CE16DE" w:rsidRPr="00DE6131">
        <w:rPr>
          <w:rFonts w:hint="cs"/>
          <w:rtl/>
        </w:rPr>
        <w:t>خر</w:t>
      </w:r>
      <w:r w:rsidR="0026003A" w:rsidRPr="00DE6131">
        <w:rPr>
          <w:rFonts w:hint="cs"/>
          <w:rtl/>
        </w:rPr>
        <w:t xml:space="preserve"> </w:t>
      </w:r>
      <w:r w:rsidR="00CE16DE" w:rsidRPr="00DE6131">
        <w:rPr>
          <w:rFonts w:hint="cs"/>
          <w:rtl/>
        </w:rPr>
        <w:t xml:space="preserve">حتى </w:t>
      </w:r>
      <w:r w:rsidR="0026003A" w:rsidRPr="00DE6131">
        <w:rPr>
          <w:rFonts w:hint="cs"/>
          <w:rtl/>
        </w:rPr>
        <w:t>لا نكو</w:t>
      </w:r>
      <w:r w:rsidR="0026003A" w:rsidRPr="00DE6131">
        <w:rPr>
          <w:rtl/>
        </w:rPr>
        <w:t>ن</w:t>
      </w:r>
      <w:r w:rsidR="005A72B6">
        <w:rPr>
          <w:rFonts w:hint="cs"/>
          <w:rtl/>
        </w:rPr>
        <w:t xml:space="preserve"> أمام إ</w:t>
      </w:r>
      <w:r w:rsidR="00CE16DE" w:rsidRPr="00DE6131">
        <w:rPr>
          <w:rFonts w:hint="cs"/>
          <w:rtl/>
        </w:rPr>
        <w:t>نحراف في استعمال السلطة.</w:t>
      </w:r>
    </w:p>
    <w:p w14:paraId="6B930E4E" w14:textId="35E559D3" w:rsidR="009C1BB4" w:rsidRPr="00DE6131" w:rsidRDefault="005A72B6" w:rsidP="001B4F5A">
      <w:pPr>
        <w:rPr>
          <w:rtl/>
        </w:rPr>
      </w:pPr>
      <w:r>
        <w:rPr>
          <w:rFonts w:hint="cs"/>
          <w:rtl/>
        </w:rPr>
        <w:t>وبذلك فإ</w:t>
      </w:r>
      <w:r w:rsidR="00CE16DE" w:rsidRPr="00DE6131">
        <w:rPr>
          <w:rFonts w:hint="cs"/>
          <w:rtl/>
        </w:rPr>
        <w:t>ن خلاصة</w:t>
      </w:r>
      <w:r w:rsidR="00424D2E" w:rsidRPr="00DE6131">
        <w:rPr>
          <w:rFonts w:hint="cs"/>
          <w:rtl/>
        </w:rPr>
        <w:t xml:space="preserve"> هذا </w:t>
      </w:r>
      <w:r w:rsidR="0026003A" w:rsidRPr="00DE6131">
        <w:rPr>
          <w:rFonts w:hint="cs"/>
          <w:rtl/>
        </w:rPr>
        <w:t>المبدأ</w:t>
      </w:r>
      <w:r w:rsidR="00424D2E" w:rsidRPr="00DE6131">
        <w:rPr>
          <w:rFonts w:hint="cs"/>
          <w:rtl/>
        </w:rPr>
        <w:t xml:space="preserve"> </w:t>
      </w:r>
      <w:r w:rsidR="00CE16DE" w:rsidRPr="00DE6131">
        <w:rPr>
          <w:rFonts w:hint="cs"/>
          <w:rtl/>
        </w:rPr>
        <w:t>ه</w:t>
      </w:r>
      <w:r>
        <w:rPr>
          <w:rFonts w:hint="cs"/>
          <w:rtl/>
        </w:rPr>
        <w:t>و إ</w:t>
      </w:r>
      <w:r w:rsidR="00424D2E" w:rsidRPr="00DE6131">
        <w:rPr>
          <w:rFonts w:hint="cs"/>
          <w:rtl/>
        </w:rPr>
        <w:t>تاحة</w:t>
      </w:r>
      <w:r w:rsidR="00CE16DE" w:rsidRPr="00DE6131">
        <w:rPr>
          <w:rFonts w:hint="cs"/>
          <w:rtl/>
        </w:rPr>
        <w:t xml:space="preserve"> الفرصة ل</w:t>
      </w:r>
      <w:r w:rsidR="00424D2E" w:rsidRPr="00DE6131">
        <w:rPr>
          <w:rFonts w:hint="cs"/>
          <w:rtl/>
        </w:rPr>
        <w:t>لنفاذ</w:t>
      </w:r>
      <w:r w:rsidR="00CE16DE" w:rsidRPr="00DE6131">
        <w:rPr>
          <w:rFonts w:hint="cs"/>
          <w:rtl/>
        </w:rPr>
        <w:t xml:space="preserve"> </w:t>
      </w:r>
      <w:r w:rsidR="00424D2E" w:rsidRPr="00DE6131">
        <w:rPr>
          <w:rFonts w:hint="cs"/>
          <w:rtl/>
        </w:rPr>
        <w:t xml:space="preserve">الى الطلبات العمومية ضمن وسط تنافسي أساسه الحرية وعدم </w:t>
      </w:r>
      <w:r w:rsidR="00CE16DE" w:rsidRPr="00DE6131">
        <w:rPr>
          <w:rFonts w:hint="cs"/>
          <w:rtl/>
        </w:rPr>
        <w:t>التمييز</w:t>
      </w:r>
      <w:r w:rsidR="00424D2E" w:rsidRPr="00DE6131">
        <w:rPr>
          <w:rFonts w:hint="cs"/>
          <w:rtl/>
        </w:rPr>
        <w:t xml:space="preserve"> في قبول المترشحين لتفويض المرفق العمومي</w:t>
      </w:r>
      <w:r w:rsidR="00CE16DE" w:rsidRPr="00DE6131">
        <w:rPr>
          <w:rFonts w:hint="cs"/>
          <w:rtl/>
        </w:rPr>
        <w:t>،</w:t>
      </w:r>
      <w:r w:rsidR="00424D2E" w:rsidRPr="00DE6131">
        <w:rPr>
          <w:rFonts w:hint="cs"/>
          <w:rtl/>
        </w:rPr>
        <w:t xml:space="preserve"> </w:t>
      </w:r>
      <w:r w:rsidR="00CE16DE" w:rsidRPr="00DE6131">
        <w:rPr>
          <w:rFonts w:hint="cs"/>
          <w:rtl/>
        </w:rPr>
        <w:t>وهوما يفرض</w:t>
      </w:r>
      <w:r w:rsidR="00424D2E" w:rsidRPr="00DE6131">
        <w:rPr>
          <w:rFonts w:hint="cs"/>
          <w:rtl/>
        </w:rPr>
        <w:t xml:space="preserve"> التزامين أساسيين على عاتق </w:t>
      </w:r>
      <w:r w:rsidR="00CE16DE" w:rsidRPr="00DE6131">
        <w:rPr>
          <w:rFonts w:hint="cs"/>
          <w:rtl/>
        </w:rPr>
        <w:t>السلطة المفوضة يتعلق</w:t>
      </w:r>
      <w:r w:rsidR="00424D2E" w:rsidRPr="00DE6131">
        <w:rPr>
          <w:rFonts w:hint="cs"/>
          <w:rtl/>
        </w:rPr>
        <w:t xml:space="preserve"> </w:t>
      </w:r>
      <w:r w:rsidR="00CE16DE" w:rsidRPr="00DE6131">
        <w:rPr>
          <w:rFonts w:hint="cs"/>
          <w:rtl/>
        </w:rPr>
        <w:t>ال</w:t>
      </w:r>
      <w:r>
        <w:rPr>
          <w:rFonts w:hint="cs"/>
          <w:rtl/>
        </w:rPr>
        <w:t>أ</w:t>
      </w:r>
      <w:r w:rsidR="00CE16DE" w:rsidRPr="00DE6131">
        <w:rPr>
          <w:rFonts w:hint="cs"/>
          <w:rtl/>
        </w:rPr>
        <w:t>ول</w:t>
      </w:r>
      <w:r w:rsidR="00424D2E" w:rsidRPr="00DE6131">
        <w:rPr>
          <w:rFonts w:hint="cs"/>
          <w:rtl/>
        </w:rPr>
        <w:t xml:space="preserve"> </w:t>
      </w:r>
      <w:r w:rsidR="00CE16DE" w:rsidRPr="00DE6131">
        <w:rPr>
          <w:rFonts w:hint="cs"/>
          <w:rtl/>
        </w:rPr>
        <w:t xml:space="preserve">بالالتزام </w:t>
      </w:r>
      <w:r w:rsidR="00424D2E" w:rsidRPr="00DE6131">
        <w:rPr>
          <w:rFonts w:hint="cs"/>
          <w:rtl/>
        </w:rPr>
        <w:t xml:space="preserve">بعدم </w:t>
      </w:r>
      <w:r w:rsidR="00CE16DE" w:rsidRPr="00DE6131">
        <w:rPr>
          <w:rFonts w:hint="cs"/>
          <w:rtl/>
        </w:rPr>
        <w:t>رفض</w:t>
      </w:r>
      <w:r>
        <w:rPr>
          <w:rFonts w:hint="cs"/>
          <w:rtl/>
        </w:rPr>
        <w:t xml:space="preserve"> أ</w:t>
      </w:r>
      <w:r w:rsidR="00424D2E" w:rsidRPr="00DE6131">
        <w:rPr>
          <w:rFonts w:hint="cs"/>
          <w:rtl/>
        </w:rPr>
        <w:t xml:space="preserve">و استبعاد أي مترشح </w:t>
      </w:r>
      <w:r w:rsidR="00CE16DE" w:rsidRPr="00DE6131">
        <w:rPr>
          <w:rFonts w:hint="cs"/>
          <w:rtl/>
        </w:rPr>
        <w:t xml:space="preserve">من المنافسة </w:t>
      </w:r>
      <w:r w:rsidR="00702B8B">
        <w:rPr>
          <w:rFonts w:hint="cs"/>
          <w:rtl/>
        </w:rPr>
        <w:t>إ</w:t>
      </w:r>
      <w:r w:rsidR="00424D2E" w:rsidRPr="00DE6131">
        <w:rPr>
          <w:rFonts w:hint="cs"/>
          <w:rtl/>
        </w:rPr>
        <w:t>لا للأسباب</w:t>
      </w:r>
      <w:r w:rsidR="00CE16DE" w:rsidRPr="00DE6131">
        <w:rPr>
          <w:rFonts w:hint="cs"/>
          <w:rtl/>
        </w:rPr>
        <w:t xml:space="preserve"> التي يقررها القانون</w:t>
      </w:r>
      <w:r w:rsidR="00702B8B">
        <w:rPr>
          <w:rFonts w:hint="cs"/>
          <w:rtl/>
        </w:rPr>
        <w:t>،</w:t>
      </w:r>
      <w:r w:rsidR="00424D2E" w:rsidRPr="00DE6131">
        <w:rPr>
          <w:rFonts w:hint="cs"/>
          <w:rtl/>
        </w:rPr>
        <w:t xml:space="preserve"> ووفق الشروط التي </w:t>
      </w:r>
      <w:r w:rsidR="00CE16DE" w:rsidRPr="00DE6131">
        <w:rPr>
          <w:rFonts w:hint="cs"/>
          <w:rtl/>
        </w:rPr>
        <w:t>يقتضيها</w:t>
      </w:r>
      <w:r w:rsidR="00424D2E" w:rsidRPr="00DE6131">
        <w:rPr>
          <w:rFonts w:hint="cs"/>
          <w:rtl/>
        </w:rPr>
        <w:t xml:space="preserve"> </w:t>
      </w:r>
      <w:r w:rsidR="00CE16DE" w:rsidRPr="00DE6131">
        <w:rPr>
          <w:rFonts w:hint="cs"/>
          <w:rtl/>
        </w:rPr>
        <w:t>الصالح العام</w:t>
      </w:r>
      <w:r w:rsidR="00424D2E" w:rsidRPr="00DE6131">
        <w:rPr>
          <w:rFonts w:hint="cs"/>
          <w:rtl/>
        </w:rPr>
        <w:t xml:space="preserve"> بينما يتعلق </w:t>
      </w:r>
      <w:r w:rsidR="00CE16DE" w:rsidRPr="00DE6131">
        <w:rPr>
          <w:rFonts w:hint="cs"/>
          <w:rtl/>
        </w:rPr>
        <w:t>السبب الثاني</w:t>
      </w:r>
      <w:r w:rsidR="00424D2E" w:rsidRPr="00DE6131">
        <w:rPr>
          <w:rFonts w:hint="cs"/>
          <w:rtl/>
        </w:rPr>
        <w:t xml:space="preserve"> بعدم وضع السلطة المفوضة </w:t>
      </w:r>
      <w:r w:rsidR="0026003A" w:rsidRPr="00DE6131">
        <w:rPr>
          <w:rFonts w:hint="cs"/>
          <w:rtl/>
        </w:rPr>
        <w:t>لأية</w:t>
      </w:r>
      <w:r w:rsidR="00424D2E" w:rsidRPr="00DE6131">
        <w:rPr>
          <w:rFonts w:hint="cs"/>
          <w:rtl/>
        </w:rPr>
        <w:t xml:space="preserve"> </w:t>
      </w:r>
      <w:r w:rsidR="00CE16DE" w:rsidRPr="00DE6131">
        <w:rPr>
          <w:rFonts w:hint="cs"/>
          <w:rtl/>
        </w:rPr>
        <w:t xml:space="preserve">عراقيل </w:t>
      </w:r>
      <w:r w:rsidR="0026003A" w:rsidRPr="00DE6131">
        <w:rPr>
          <w:rFonts w:hint="cs"/>
          <w:rtl/>
        </w:rPr>
        <w:t>أو شرو</w:t>
      </w:r>
      <w:r w:rsidR="0026003A" w:rsidRPr="00DE6131">
        <w:rPr>
          <w:rtl/>
        </w:rPr>
        <w:t>ط</w:t>
      </w:r>
      <w:r w:rsidR="00424D2E" w:rsidRPr="00DE6131">
        <w:rPr>
          <w:rFonts w:hint="cs"/>
          <w:rtl/>
        </w:rPr>
        <w:t xml:space="preserve"> تمييزية </w:t>
      </w:r>
      <w:r w:rsidR="00702B8B">
        <w:rPr>
          <w:rFonts w:hint="cs"/>
          <w:rtl/>
        </w:rPr>
        <w:t>تستهدف  إ</w:t>
      </w:r>
      <w:r w:rsidR="00CE16DE" w:rsidRPr="00DE6131">
        <w:rPr>
          <w:rFonts w:hint="cs"/>
          <w:rtl/>
        </w:rPr>
        <w:t>قصاء لعروض بعينها</w:t>
      </w:r>
      <w:r w:rsidR="00424D2E" w:rsidRPr="00DE6131">
        <w:rPr>
          <w:rFonts w:hint="cs"/>
          <w:rtl/>
        </w:rPr>
        <w:t xml:space="preserve"> </w:t>
      </w:r>
      <w:r w:rsidR="00CE16DE" w:rsidRPr="00DE6131">
        <w:rPr>
          <w:rFonts w:hint="cs"/>
          <w:rtl/>
        </w:rPr>
        <w:t>ولا</w:t>
      </w:r>
      <w:r w:rsidR="0026003A" w:rsidRPr="00DE6131">
        <w:rPr>
          <w:rFonts w:hint="cs"/>
          <w:rtl/>
        </w:rPr>
        <w:t xml:space="preserve"> </w:t>
      </w:r>
      <w:r w:rsidR="00CE16DE" w:rsidRPr="00DE6131">
        <w:rPr>
          <w:rFonts w:hint="cs"/>
          <w:rtl/>
        </w:rPr>
        <w:t>يكون لهذه الشروط أي</w:t>
      </w:r>
      <w:r w:rsidR="00424D2E" w:rsidRPr="00DE6131">
        <w:rPr>
          <w:rFonts w:hint="cs"/>
          <w:rtl/>
        </w:rPr>
        <w:t xml:space="preserve"> مبرر </w:t>
      </w:r>
      <w:r w:rsidR="00CE16DE" w:rsidRPr="00DE6131">
        <w:rPr>
          <w:rFonts w:hint="cs"/>
          <w:rtl/>
        </w:rPr>
        <w:t>مستمد من</w:t>
      </w:r>
      <w:r w:rsidR="00424D2E" w:rsidRPr="00DE6131">
        <w:rPr>
          <w:rFonts w:hint="cs"/>
          <w:rtl/>
        </w:rPr>
        <w:t xml:space="preserve"> طبيعة المرفق</w:t>
      </w:r>
      <w:r w:rsidR="00CE16DE" w:rsidRPr="00DE6131">
        <w:rPr>
          <w:rFonts w:hint="cs"/>
          <w:rtl/>
        </w:rPr>
        <w:t xml:space="preserve"> العام موضوع التفويض أو شروط تنفيذ المرفق المفوض</w:t>
      </w:r>
      <w:r w:rsidR="00424D2E" w:rsidRPr="00DE6131">
        <w:rPr>
          <w:rStyle w:val="Appelnotedebasdep"/>
          <w:color w:val="000000" w:themeColor="text1"/>
          <w:sz w:val="24"/>
          <w:szCs w:val="24"/>
          <w:rtl/>
        </w:rPr>
        <w:footnoteReference w:id="198"/>
      </w:r>
      <w:r w:rsidR="00702B8B">
        <w:rPr>
          <w:rFonts w:hint="cs"/>
          <w:rtl/>
        </w:rPr>
        <w:t>،</w:t>
      </w:r>
      <w:r w:rsidR="00424D2E" w:rsidRPr="00DE6131">
        <w:rPr>
          <w:rFonts w:hint="cs"/>
          <w:rtl/>
        </w:rPr>
        <w:t xml:space="preserve"> </w:t>
      </w:r>
      <w:r w:rsidR="00CE16DE" w:rsidRPr="00DE6131">
        <w:rPr>
          <w:rFonts w:hint="cs"/>
          <w:rtl/>
        </w:rPr>
        <w:t>و</w:t>
      </w:r>
      <w:r w:rsidR="00424D2E" w:rsidRPr="00DE6131">
        <w:rPr>
          <w:rFonts w:hint="cs"/>
          <w:rtl/>
        </w:rPr>
        <w:t>مفاد هذا المبدأ هو تمكين أي مرشح تتوفر فيه الشروط والمؤهلات التي تطلبها السلطة المفوضة لإدارة المرفق العام موضوع التفويض</w:t>
      </w:r>
      <w:r w:rsidR="00424D2E" w:rsidRPr="00DE6131">
        <w:rPr>
          <w:rtl/>
        </w:rPr>
        <w:t xml:space="preserve"> </w:t>
      </w:r>
      <w:r w:rsidR="00424D2E" w:rsidRPr="00DE6131">
        <w:rPr>
          <w:rFonts w:hint="cs"/>
          <w:rtl/>
        </w:rPr>
        <w:t xml:space="preserve">من الولوج للمنافسة والاستفادة من المزايا التي توفرها بدون تمييز أو إقصاء مبدئي، </w:t>
      </w:r>
      <w:r w:rsidR="00CE16DE" w:rsidRPr="00DE6131">
        <w:rPr>
          <w:rFonts w:hint="cs"/>
          <w:rtl/>
        </w:rPr>
        <w:t>إ</w:t>
      </w:r>
      <w:r w:rsidR="00424D2E" w:rsidRPr="00DE6131">
        <w:rPr>
          <w:rFonts w:hint="cs"/>
          <w:rtl/>
        </w:rPr>
        <w:t>لا في حالة عدم توفــر المؤهلات الدنيا التي تشترطها السلطة المفوضة في دفتر الشروط الخاص بعملية التفويض.</w:t>
      </w:r>
    </w:p>
    <w:p w14:paraId="57839AA8" w14:textId="6DA3CA8F" w:rsidR="008C75B5" w:rsidRPr="00DE6131" w:rsidRDefault="000E3036" w:rsidP="001B4F5A">
      <w:pPr>
        <w:rPr>
          <w:rtl/>
        </w:rPr>
      </w:pPr>
      <w:r w:rsidRPr="00DE6131">
        <w:rPr>
          <w:rFonts w:hint="cs"/>
          <w:rtl/>
        </w:rPr>
        <w:t>ف</w:t>
      </w:r>
      <w:r w:rsidR="006800F2" w:rsidRPr="00DE6131">
        <w:rPr>
          <w:rFonts w:hint="cs"/>
          <w:rtl/>
        </w:rPr>
        <w:t xml:space="preserve">تلبية </w:t>
      </w:r>
      <w:r w:rsidRPr="00DE6131">
        <w:rPr>
          <w:rFonts w:hint="cs"/>
          <w:rtl/>
        </w:rPr>
        <w:t>واشباع ال</w:t>
      </w:r>
      <w:r w:rsidR="006800F2" w:rsidRPr="00DE6131">
        <w:rPr>
          <w:rFonts w:hint="cs"/>
          <w:rtl/>
        </w:rPr>
        <w:t xml:space="preserve">حاجات </w:t>
      </w:r>
      <w:r w:rsidRPr="00DE6131">
        <w:rPr>
          <w:rFonts w:hint="cs"/>
          <w:rtl/>
        </w:rPr>
        <w:t xml:space="preserve">المتزايدة </w:t>
      </w:r>
      <w:r w:rsidR="00F101D7" w:rsidRPr="00DE6131">
        <w:rPr>
          <w:rFonts w:hint="cs"/>
          <w:rtl/>
        </w:rPr>
        <w:t>للمواطنين</w:t>
      </w:r>
      <w:r w:rsidR="006800F2" w:rsidRPr="00DE6131">
        <w:rPr>
          <w:rFonts w:hint="cs"/>
          <w:rtl/>
        </w:rPr>
        <w:t xml:space="preserve"> في ظل</w:t>
      </w:r>
      <w:r w:rsidRPr="00DE6131">
        <w:rPr>
          <w:rFonts w:hint="cs"/>
          <w:rtl/>
        </w:rPr>
        <w:t xml:space="preserve"> </w:t>
      </w:r>
      <w:r w:rsidR="00F101D7" w:rsidRPr="00DE6131">
        <w:rPr>
          <w:rFonts w:hint="cs"/>
          <w:rtl/>
        </w:rPr>
        <w:t>ما تملي</w:t>
      </w:r>
      <w:r w:rsidR="00F101D7" w:rsidRPr="00DE6131">
        <w:rPr>
          <w:rtl/>
        </w:rPr>
        <w:t>ه</w:t>
      </w:r>
      <w:r w:rsidRPr="00DE6131">
        <w:rPr>
          <w:rFonts w:hint="cs"/>
          <w:rtl/>
        </w:rPr>
        <w:t xml:space="preserve"> قواعد </w:t>
      </w:r>
      <w:r w:rsidR="006800F2" w:rsidRPr="00DE6131">
        <w:rPr>
          <w:rFonts w:hint="cs"/>
          <w:rtl/>
        </w:rPr>
        <w:t xml:space="preserve"> اقتصاد السوق والانفتاح العالمي على التحرر الاقتصادي </w:t>
      </w:r>
      <w:r w:rsidR="00702B8B">
        <w:rPr>
          <w:rFonts w:hint="cs"/>
          <w:rtl/>
        </w:rPr>
        <w:t>يفرض على الإدارة انتهاج أ</w:t>
      </w:r>
      <w:r w:rsidRPr="00DE6131">
        <w:rPr>
          <w:rFonts w:hint="cs"/>
          <w:rtl/>
        </w:rPr>
        <w:t xml:space="preserve">فضل السبل الممكنة من أجل </w:t>
      </w:r>
      <w:r w:rsidR="006800F2" w:rsidRPr="00DE6131">
        <w:rPr>
          <w:rFonts w:hint="cs"/>
          <w:rtl/>
        </w:rPr>
        <w:t xml:space="preserve">اختيار </w:t>
      </w:r>
      <w:r w:rsidR="000003DF" w:rsidRPr="00DE6131">
        <w:rPr>
          <w:rFonts w:hint="cs"/>
          <w:rtl/>
        </w:rPr>
        <w:t>أفضل</w:t>
      </w:r>
      <w:r w:rsidR="006800F2" w:rsidRPr="00DE6131">
        <w:rPr>
          <w:rFonts w:hint="cs"/>
          <w:rtl/>
        </w:rPr>
        <w:t xml:space="preserve"> </w:t>
      </w:r>
      <w:r w:rsidRPr="00DE6131">
        <w:rPr>
          <w:rFonts w:hint="cs"/>
          <w:rtl/>
        </w:rPr>
        <w:t xml:space="preserve">العروض المتنافسة </w:t>
      </w:r>
      <w:r w:rsidR="006800F2" w:rsidRPr="00DE6131">
        <w:rPr>
          <w:rFonts w:hint="cs"/>
          <w:rtl/>
        </w:rPr>
        <w:t xml:space="preserve">من حيث </w:t>
      </w:r>
      <w:r w:rsidRPr="00DE6131">
        <w:rPr>
          <w:rFonts w:hint="cs"/>
          <w:rtl/>
        </w:rPr>
        <w:t xml:space="preserve">المزايا الاقتصادية التي توفرها ومن ذلك </w:t>
      </w:r>
      <w:r w:rsidR="006800F2" w:rsidRPr="00DE6131">
        <w:rPr>
          <w:rFonts w:hint="cs"/>
          <w:rtl/>
        </w:rPr>
        <w:t xml:space="preserve">جودة الخدمات </w:t>
      </w:r>
      <w:r w:rsidR="000003DF" w:rsidRPr="00DE6131">
        <w:rPr>
          <w:rFonts w:hint="cs"/>
          <w:rtl/>
        </w:rPr>
        <w:t>و</w:t>
      </w:r>
      <w:r w:rsidRPr="00DE6131">
        <w:rPr>
          <w:rFonts w:hint="cs"/>
          <w:rtl/>
        </w:rPr>
        <w:t xml:space="preserve">تكلفة الخدمة </w:t>
      </w:r>
      <w:r w:rsidR="006800F2" w:rsidRPr="00DE6131">
        <w:rPr>
          <w:rFonts w:hint="cs"/>
          <w:rtl/>
        </w:rPr>
        <w:t xml:space="preserve"> هذا </w:t>
      </w:r>
      <w:r w:rsidR="0026003A" w:rsidRPr="00DE6131">
        <w:rPr>
          <w:rFonts w:hint="cs"/>
          <w:rtl/>
        </w:rPr>
        <w:t>مالا يمك</w:t>
      </w:r>
      <w:r w:rsidR="0026003A" w:rsidRPr="00DE6131">
        <w:rPr>
          <w:rtl/>
        </w:rPr>
        <w:t>ن</w:t>
      </w:r>
      <w:r w:rsidR="00702B8B">
        <w:rPr>
          <w:rFonts w:hint="cs"/>
          <w:rtl/>
        </w:rPr>
        <w:t xml:space="preserve"> الوصول إ</w:t>
      </w:r>
      <w:r w:rsidRPr="00DE6131">
        <w:rPr>
          <w:rFonts w:hint="cs"/>
          <w:rtl/>
        </w:rPr>
        <w:t xml:space="preserve">ليه </w:t>
      </w:r>
      <w:r w:rsidR="00702B8B">
        <w:rPr>
          <w:rFonts w:hint="cs"/>
          <w:rtl/>
        </w:rPr>
        <w:t>إ</w:t>
      </w:r>
      <w:r w:rsidR="006800F2" w:rsidRPr="00DE6131">
        <w:rPr>
          <w:rFonts w:hint="cs"/>
          <w:rtl/>
        </w:rPr>
        <w:t xml:space="preserve">لا </w:t>
      </w:r>
      <w:r w:rsidRPr="00DE6131">
        <w:rPr>
          <w:rFonts w:hint="cs"/>
          <w:rtl/>
        </w:rPr>
        <w:t xml:space="preserve">من خلال انتهاج </w:t>
      </w:r>
      <w:r w:rsidR="0026003A" w:rsidRPr="00DE6131">
        <w:rPr>
          <w:rFonts w:hint="cs"/>
          <w:rtl/>
        </w:rPr>
        <w:t>ما تملي</w:t>
      </w:r>
      <w:r w:rsidR="0026003A" w:rsidRPr="00DE6131">
        <w:rPr>
          <w:rtl/>
        </w:rPr>
        <w:t>ه</w:t>
      </w:r>
      <w:r w:rsidRPr="00DE6131">
        <w:rPr>
          <w:rFonts w:hint="cs"/>
          <w:rtl/>
        </w:rPr>
        <w:t xml:space="preserve"> </w:t>
      </w:r>
      <w:r w:rsidR="006800F2" w:rsidRPr="00DE6131">
        <w:rPr>
          <w:rFonts w:hint="cs"/>
          <w:rtl/>
        </w:rPr>
        <w:t xml:space="preserve">المنافسة الحرة </w:t>
      </w:r>
      <w:r w:rsidRPr="00DE6131">
        <w:rPr>
          <w:rFonts w:hint="cs"/>
          <w:rtl/>
        </w:rPr>
        <w:t>من مبادئ ،</w:t>
      </w:r>
      <w:r w:rsidR="00347A85">
        <w:rPr>
          <w:rFonts w:hint="cs"/>
          <w:rtl/>
        </w:rPr>
        <w:t xml:space="preserve"> </w:t>
      </w:r>
      <w:r w:rsidRPr="00DE6131">
        <w:rPr>
          <w:rFonts w:hint="cs"/>
          <w:rtl/>
        </w:rPr>
        <w:t>و</w:t>
      </w:r>
      <w:r w:rsidR="006800F2" w:rsidRPr="00DE6131">
        <w:rPr>
          <w:rFonts w:hint="cs"/>
          <w:rtl/>
        </w:rPr>
        <w:t>ل</w:t>
      </w:r>
      <w:r w:rsidR="00347A85">
        <w:rPr>
          <w:rFonts w:hint="cs"/>
          <w:rtl/>
        </w:rPr>
        <w:t>أ</w:t>
      </w:r>
      <w:r w:rsidR="006800F2" w:rsidRPr="00DE6131">
        <w:rPr>
          <w:rFonts w:hint="cs"/>
          <w:rtl/>
        </w:rPr>
        <w:t xml:space="preserve">ن </w:t>
      </w:r>
      <w:r w:rsidRPr="00DE6131">
        <w:rPr>
          <w:rFonts w:hint="cs"/>
          <w:rtl/>
        </w:rPr>
        <w:t>اتباع</w:t>
      </w:r>
      <w:r w:rsidR="006800F2" w:rsidRPr="00DE6131">
        <w:rPr>
          <w:rFonts w:hint="cs"/>
          <w:rtl/>
        </w:rPr>
        <w:t xml:space="preserve"> </w:t>
      </w:r>
      <w:r w:rsidRPr="00DE6131">
        <w:rPr>
          <w:rFonts w:hint="cs"/>
          <w:rtl/>
        </w:rPr>
        <w:t>هذا ال</w:t>
      </w:r>
      <w:r w:rsidR="00347A85">
        <w:rPr>
          <w:rFonts w:hint="cs"/>
          <w:rtl/>
        </w:rPr>
        <w:t>أ</w:t>
      </w:r>
      <w:r w:rsidR="006800F2" w:rsidRPr="00DE6131">
        <w:rPr>
          <w:rFonts w:hint="cs"/>
          <w:rtl/>
        </w:rPr>
        <w:t xml:space="preserve">سلوب </w:t>
      </w:r>
      <w:r w:rsidRPr="00DE6131">
        <w:rPr>
          <w:rFonts w:hint="cs"/>
          <w:rtl/>
        </w:rPr>
        <w:t>يعد</w:t>
      </w:r>
      <w:r w:rsidR="006800F2" w:rsidRPr="00DE6131">
        <w:rPr>
          <w:rFonts w:hint="cs"/>
          <w:rtl/>
        </w:rPr>
        <w:t xml:space="preserve"> </w:t>
      </w:r>
      <w:r w:rsidRPr="00DE6131">
        <w:rPr>
          <w:rFonts w:hint="cs"/>
          <w:rtl/>
        </w:rPr>
        <w:t xml:space="preserve">ضمانة مهمة </w:t>
      </w:r>
      <w:r w:rsidR="006800F2" w:rsidRPr="00DE6131">
        <w:rPr>
          <w:rFonts w:hint="cs"/>
          <w:rtl/>
        </w:rPr>
        <w:t xml:space="preserve"> لتسيير المرفق العام بانتظام </w:t>
      </w:r>
      <w:r w:rsidR="0026003A" w:rsidRPr="00DE6131">
        <w:rPr>
          <w:rFonts w:hint="cs"/>
          <w:rtl/>
        </w:rPr>
        <w:t>واضطراد</w:t>
      </w:r>
      <w:r w:rsidR="006800F2" w:rsidRPr="00DE6131">
        <w:rPr>
          <w:rFonts w:hint="cs"/>
          <w:rtl/>
        </w:rPr>
        <w:t xml:space="preserve"> من </w:t>
      </w:r>
      <w:r w:rsidRPr="00DE6131">
        <w:rPr>
          <w:rFonts w:hint="cs"/>
          <w:rtl/>
        </w:rPr>
        <w:t>أفضل</w:t>
      </w:r>
      <w:r w:rsidR="006800F2" w:rsidRPr="00DE6131">
        <w:rPr>
          <w:rFonts w:hint="cs"/>
          <w:rtl/>
        </w:rPr>
        <w:t xml:space="preserve"> المتعامل</w:t>
      </w:r>
      <w:r w:rsidRPr="00DE6131">
        <w:rPr>
          <w:rFonts w:hint="cs"/>
          <w:rtl/>
        </w:rPr>
        <w:t>ين</w:t>
      </w:r>
      <w:r w:rsidR="008C75B5" w:rsidRPr="00DE6131">
        <w:rPr>
          <w:rFonts w:hint="cs"/>
          <w:rtl/>
        </w:rPr>
        <w:t xml:space="preserve"> </w:t>
      </w:r>
      <w:r w:rsidR="009A4C6F" w:rsidRPr="00DE6131">
        <w:rPr>
          <w:rFonts w:hint="cs"/>
          <w:rtl/>
        </w:rPr>
        <w:t>فمحتوى مب</w:t>
      </w:r>
      <w:r w:rsidRPr="00DE6131">
        <w:rPr>
          <w:rFonts w:hint="cs"/>
          <w:rtl/>
        </w:rPr>
        <w:t>دأ</w:t>
      </w:r>
      <w:r w:rsidR="009A4C6F" w:rsidRPr="00DE6131">
        <w:rPr>
          <w:rFonts w:hint="cs"/>
          <w:rtl/>
        </w:rPr>
        <w:t xml:space="preserve"> حرية الوصول للطلبات العمومية </w:t>
      </w:r>
      <w:r w:rsidRPr="00DE6131">
        <w:rPr>
          <w:rFonts w:hint="cs"/>
          <w:rtl/>
        </w:rPr>
        <w:t xml:space="preserve">يعتبر مقدمة لابد منها للوصول </w:t>
      </w:r>
      <w:r w:rsidR="009A4C6F" w:rsidRPr="00DE6131">
        <w:rPr>
          <w:rFonts w:hint="cs"/>
          <w:rtl/>
        </w:rPr>
        <w:t xml:space="preserve"> في </w:t>
      </w:r>
      <w:r w:rsidRPr="00DE6131">
        <w:rPr>
          <w:rFonts w:hint="cs"/>
          <w:rtl/>
        </w:rPr>
        <w:t>فتح</w:t>
      </w:r>
      <w:r w:rsidR="009A4C6F" w:rsidRPr="00DE6131">
        <w:rPr>
          <w:rFonts w:hint="cs"/>
          <w:rtl/>
        </w:rPr>
        <w:t xml:space="preserve"> </w:t>
      </w:r>
      <w:r w:rsidRPr="00DE6131">
        <w:rPr>
          <w:rFonts w:hint="cs"/>
          <w:rtl/>
        </w:rPr>
        <w:t>التنافس</w:t>
      </w:r>
      <w:r w:rsidR="009A4C6F" w:rsidRPr="00DE6131">
        <w:rPr>
          <w:rFonts w:hint="cs"/>
          <w:rtl/>
        </w:rPr>
        <w:t xml:space="preserve"> الحر </w:t>
      </w:r>
      <w:r w:rsidR="00BF6615" w:rsidRPr="00DE6131">
        <w:rPr>
          <w:rFonts w:hint="cs"/>
          <w:rtl/>
        </w:rPr>
        <w:t>الذي</w:t>
      </w:r>
      <w:r w:rsidR="009A4C6F" w:rsidRPr="00DE6131">
        <w:rPr>
          <w:rFonts w:hint="cs"/>
          <w:rtl/>
        </w:rPr>
        <w:t xml:space="preserve"> يمكن</w:t>
      </w:r>
      <w:r w:rsidR="00BF6615" w:rsidRPr="00DE6131">
        <w:rPr>
          <w:rFonts w:hint="cs"/>
          <w:rtl/>
        </w:rPr>
        <w:t xml:space="preserve"> </w:t>
      </w:r>
      <w:r w:rsidR="009A4C6F" w:rsidRPr="00DE6131">
        <w:rPr>
          <w:rFonts w:hint="cs"/>
          <w:rtl/>
        </w:rPr>
        <w:t>كل</w:t>
      </w:r>
      <w:r w:rsidR="00BF6615" w:rsidRPr="00DE6131">
        <w:rPr>
          <w:rFonts w:hint="cs"/>
          <w:rtl/>
        </w:rPr>
        <w:t xml:space="preserve"> من يرغب في التعاقد مع</w:t>
      </w:r>
      <w:r w:rsidR="009A4C6F" w:rsidRPr="00DE6131">
        <w:rPr>
          <w:rFonts w:hint="cs"/>
          <w:rtl/>
        </w:rPr>
        <w:t xml:space="preserve"> </w:t>
      </w:r>
      <w:r w:rsidR="00BF6615" w:rsidRPr="00DE6131">
        <w:rPr>
          <w:rFonts w:hint="cs"/>
          <w:rtl/>
        </w:rPr>
        <w:t xml:space="preserve">الإدارة </w:t>
      </w:r>
      <w:r w:rsidR="00347A85">
        <w:rPr>
          <w:rFonts w:hint="cs"/>
          <w:rtl/>
        </w:rPr>
        <w:t xml:space="preserve"> أ</w:t>
      </w:r>
      <w:r w:rsidR="009A4C6F" w:rsidRPr="00DE6131">
        <w:rPr>
          <w:rFonts w:hint="cs"/>
          <w:rtl/>
        </w:rPr>
        <w:t xml:space="preserve">ن </w:t>
      </w:r>
      <w:r w:rsidR="00BF6615" w:rsidRPr="00DE6131">
        <w:rPr>
          <w:rFonts w:hint="cs"/>
          <w:rtl/>
        </w:rPr>
        <w:t>يقدم</w:t>
      </w:r>
      <w:r w:rsidR="009A4C6F" w:rsidRPr="00DE6131">
        <w:rPr>
          <w:rFonts w:hint="cs"/>
          <w:rtl/>
        </w:rPr>
        <w:t xml:space="preserve"> </w:t>
      </w:r>
      <w:r w:rsidR="00BF6615" w:rsidRPr="00DE6131">
        <w:rPr>
          <w:rFonts w:hint="cs"/>
          <w:rtl/>
        </w:rPr>
        <w:t>عرضه،</w:t>
      </w:r>
      <w:r w:rsidR="009A4C6F" w:rsidRPr="00DE6131">
        <w:rPr>
          <w:rFonts w:hint="cs"/>
          <w:rtl/>
        </w:rPr>
        <w:t xml:space="preserve"> مما </w:t>
      </w:r>
      <w:r w:rsidR="00BF6615" w:rsidRPr="00DE6131">
        <w:rPr>
          <w:rFonts w:hint="cs"/>
          <w:rtl/>
        </w:rPr>
        <w:t>يتيح</w:t>
      </w:r>
      <w:r w:rsidR="009A4C6F" w:rsidRPr="00DE6131">
        <w:rPr>
          <w:rFonts w:hint="cs"/>
          <w:rtl/>
        </w:rPr>
        <w:t xml:space="preserve"> حرية دخول المناقصة التي تعلن عنها الإدارة </w:t>
      </w:r>
      <w:r w:rsidR="00BF6615" w:rsidRPr="00DE6131">
        <w:rPr>
          <w:rFonts w:hint="cs"/>
          <w:rtl/>
        </w:rPr>
        <w:t>لكن وفق ما تمليه الإجراءات والقواعد القانونية التي تنظم عملية التعاقد، فيصبح بذلك</w:t>
      </w:r>
      <w:r w:rsidR="009A4C6F" w:rsidRPr="00DE6131">
        <w:rPr>
          <w:rFonts w:hint="cs"/>
          <w:rtl/>
        </w:rPr>
        <w:t xml:space="preserve"> مبد</w:t>
      </w:r>
      <w:r w:rsidR="00347A85">
        <w:rPr>
          <w:rFonts w:hint="cs"/>
          <w:rtl/>
        </w:rPr>
        <w:t>أ</w:t>
      </w:r>
      <w:r w:rsidR="009A4C6F" w:rsidRPr="00DE6131">
        <w:rPr>
          <w:rFonts w:hint="cs"/>
          <w:rtl/>
        </w:rPr>
        <w:t xml:space="preserve"> حرية الوصول للطلبات العمومية</w:t>
      </w:r>
      <w:r w:rsidR="00BF6615" w:rsidRPr="00DE6131">
        <w:rPr>
          <w:rFonts w:hint="cs"/>
          <w:rtl/>
        </w:rPr>
        <w:t xml:space="preserve"> مفاده </w:t>
      </w:r>
      <w:r w:rsidR="009A4C6F" w:rsidRPr="00DE6131">
        <w:rPr>
          <w:rFonts w:hint="cs"/>
          <w:rtl/>
        </w:rPr>
        <w:t xml:space="preserve"> فسح المجال </w:t>
      </w:r>
      <w:r w:rsidR="00BF6615" w:rsidRPr="00DE6131">
        <w:rPr>
          <w:rFonts w:hint="cs"/>
          <w:rtl/>
        </w:rPr>
        <w:t>ل</w:t>
      </w:r>
      <w:r w:rsidR="009A4C6F" w:rsidRPr="00DE6131">
        <w:rPr>
          <w:rFonts w:hint="cs"/>
          <w:rtl/>
        </w:rPr>
        <w:t xml:space="preserve">كل من تتوفر فيهم الشروط </w:t>
      </w:r>
      <w:r w:rsidR="00BF6615" w:rsidRPr="00DE6131">
        <w:rPr>
          <w:rFonts w:hint="cs"/>
          <w:rtl/>
        </w:rPr>
        <w:t xml:space="preserve">الدنيا </w:t>
      </w:r>
      <w:r w:rsidR="009A4C6F" w:rsidRPr="00DE6131">
        <w:rPr>
          <w:rFonts w:hint="cs"/>
          <w:rtl/>
        </w:rPr>
        <w:t xml:space="preserve">المحددة من طرف الإدارة </w:t>
      </w:r>
      <w:r w:rsidR="00BF6615" w:rsidRPr="00DE6131">
        <w:rPr>
          <w:rFonts w:hint="cs"/>
          <w:rtl/>
        </w:rPr>
        <w:t xml:space="preserve">ولديهم الرغبة </w:t>
      </w:r>
      <w:r w:rsidR="009A4C6F" w:rsidRPr="00DE6131">
        <w:rPr>
          <w:rFonts w:hint="cs"/>
          <w:rtl/>
        </w:rPr>
        <w:t xml:space="preserve">في </w:t>
      </w:r>
      <w:r w:rsidR="00BF6615" w:rsidRPr="00DE6131">
        <w:rPr>
          <w:rFonts w:hint="cs"/>
          <w:rtl/>
        </w:rPr>
        <w:t>التعاقد</w:t>
      </w:r>
      <w:r w:rsidR="0039099B">
        <w:rPr>
          <w:rFonts w:hint="cs"/>
          <w:rtl/>
        </w:rPr>
        <w:t xml:space="preserve"> من أ</w:t>
      </w:r>
      <w:r w:rsidR="009A4C6F" w:rsidRPr="00DE6131">
        <w:rPr>
          <w:rFonts w:hint="cs"/>
          <w:rtl/>
        </w:rPr>
        <w:t>جل تقديم عروضهم ولا</w:t>
      </w:r>
      <w:r w:rsidR="0026003A" w:rsidRPr="00DE6131">
        <w:rPr>
          <w:rFonts w:hint="cs"/>
          <w:rtl/>
        </w:rPr>
        <w:t xml:space="preserve"> </w:t>
      </w:r>
      <w:r w:rsidR="009A4C6F" w:rsidRPr="00DE6131">
        <w:rPr>
          <w:rFonts w:hint="cs"/>
          <w:rtl/>
        </w:rPr>
        <w:t xml:space="preserve">يمكن </w:t>
      </w:r>
      <w:r w:rsidR="00BF6615" w:rsidRPr="00DE6131">
        <w:rPr>
          <w:rFonts w:hint="cs"/>
          <w:rtl/>
        </w:rPr>
        <w:t>للجهة الإدارية التحجج بس</w:t>
      </w:r>
      <w:r w:rsidR="009A4C6F" w:rsidRPr="00DE6131">
        <w:rPr>
          <w:rFonts w:hint="cs"/>
          <w:rtl/>
        </w:rPr>
        <w:t xml:space="preserve">لطتها التقديرية </w:t>
      </w:r>
      <w:r w:rsidR="0039099B">
        <w:rPr>
          <w:rFonts w:hint="cs"/>
          <w:rtl/>
        </w:rPr>
        <w:t>من أ</w:t>
      </w:r>
      <w:r w:rsidR="00BF6615" w:rsidRPr="00DE6131">
        <w:rPr>
          <w:rFonts w:hint="cs"/>
          <w:rtl/>
        </w:rPr>
        <w:t>جل</w:t>
      </w:r>
      <w:r w:rsidR="0039099B">
        <w:rPr>
          <w:rFonts w:hint="cs"/>
          <w:rtl/>
        </w:rPr>
        <w:t xml:space="preserve"> إ</w:t>
      </w:r>
      <w:r w:rsidR="009A4C6F" w:rsidRPr="00DE6131">
        <w:rPr>
          <w:rFonts w:hint="cs"/>
          <w:rtl/>
        </w:rPr>
        <w:t>قصاء</w:t>
      </w:r>
      <w:r w:rsidR="0026003A" w:rsidRPr="00DE6131">
        <w:rPr>
          <w:rFonts w:hint="cs"/>
          <w:rtl/>
        </w:rPr>
        <w:t xml:space="preserve"> </w:t>
      </w:r>
      <w:r w:rsidR="00BF6615" w:rsidRPr="00DE6131">
        <w:rPr>
          <w:rFonts w:hint="cs"/>
          <w:rtl/>
        </w:rPr>
        <w:t xml:space="preserve">أي </w:t>
      </w:r>
      <w:r w:rsidR="009A4C6F" w:rsidRPr="00DE6131">
        <w:rPr>
          <w:rFonts w:hint="cs"/>
          <w:rtl/>
        </w:rPr>
        <w:t xml:space="preserve"> فئة من تقديم عروضها دون </w:t>
      </w:r>
      <w:r w:rsidR="00BF6615" w:rsidRPr="00DE6131">
        <w:rPr>
          <w:rFonts w:hint="cs"/>
          <w:rtl/>
        </w:rPr>
        <w:t>يكون لذلك سند قانوني و</w:t>
      </w:r>
      <w:r w:rsidR="009A4C6F" w:rsidRPr="00DE6131">
        <w:rPr>
          <w:rFonts w:hint="cs"/>
          <w:rtl/>
        </w:rPr>
        <w:t>قد عرفت محكمة النقض الفرنسية مبد</w:t>
      </w:r>
      <w:r w:rsidR="0039099B">
        <w:rPr>
          <w:rFonts w:hint="cs"/>
          <w:rtl/>
        </w:rPr>
        <w:t>أ</w:t>
      </w:r>
      <w:r w:rsidR="009A4C6F" w:rsidRPr="00DE6131">
        <w:rPr>
          <w:rFonts w:hint="cs"/>
          <w:rtl/>
        </w:rPr>
        <w:t xml:space="preserve"> حرية ال</w:t>
      </w:r>
      <w:r w:rsidR="0039099B">
        <w:rPr>
          <w:rFonts w:hint="cs"/>
          <w:rtl/>
        </w:rPr>
        <w:t>وصول للطلبات العمومية كما يلي" إ</w:t>
      </w:r>
      <w:r w:rsidR="009A4C6F" w:rsidRPr="00DE6131">
        <w:rPr>
          <w:rFonts w:hint="cs"/>
          <w:rtl/>
        </w:rPr>
        <w:t xml:space="preserve">ن المقصود بحرية المنافسة </w:t>
      </w:r>
      <w:r w:rsidR="00032933" w:rsidRPr="00DE6131">
        <w:rPr>
          <w:rFonts w:hint="cs"/>
          <w:rtl/>
        </w:rPr>
        <w:t xml:space="preserve">هو </w:t>
      </w:r>
      <w:r w:rsidR="00EA1B07">
        <w:rPr>
          <w:rFonts w:hint="cs"/>
          <w:rtl/>
        </w:rPr>
        <w:t>السماح لل</w:t>
      </w:r>
      <w:r w:rsidR="007A4C00">
        <w:rPr>
          <w:rFonts w:hint="cs"/>
          <w:rtl/>
        </w:rPr>
        <w:t>أ</w:t>
      </w:r>
      <w:r w:rsidR="00032933" w:rsidRPr="00DE6131">
        <w:rPr>
          <w:rFonts w:hint="cs"/>
          <w:rtl/>
        </w:rPr>
        <w:t>فراد في التقدم للمناقصة العامة دون منع من الإدارة ل</w:t>
      </w:r>
      <w:r w:rsidR="007A4C00">
        <w:rPr>
          <w:rFonts w:hint="cs"/>
          <w:rtl/>
        </w:rPr>
        <w:t>أحد منهم أ</w:t>
      </w:r>
      <w:r w:rsidR="00032933" w:rsidRPr="00DE6131">
        <w:rPr>
          <w:rFonts w:hint="cs"/>
          <w:rtl/>
        </w:rPr>
        <w:t>و حرمانه من حقه في التنافس</w:t>
      </w:r>
      <w:r w:rsidR="007A4C00">
        <w:rPr>
          <w:rFonts w:hint="cs"/>
          <w:rtl/>
        </w:rPr>
        <w:t xml:space="preserve"> للوصول الى إرساء العطاء عليه بأي إ</w:t>
      </w:r>
      <w:r w:rsidR="00032933" w:rsidRPr="00DE6131">
        <w:rPr>
          <w:rFonts w:hint="cs"/>
          <w:rtl/>
        </w:rPr>
        <w:t xml:space="preserve">جراء سواء كان </w:t>
      </w:r>
      <w:r w:rsidR="00BF6615" w:rsidRPr="00DE6131">
        <w:rPr>
          <w:rFonts w:hint="cs"/>
          <w:rtl/>
        </w:rPr>
        <w:t>ع</w:t>
      </w:r>
      <w:r w:rsidR="00032933" w:rsidRPr="00DE6131">
        <w:rPr>
          <w:rFonts w:hint="cs"/>
          <w:rtl/>
        </w:rPr>
        <w:t xml:space="preserve">ام </w:t>
      </w:r>
      <w:r w:rsidR="0026003A" w:rsidRPr="00DE6131">
        <w:rPr>
          <w:rFonts w:hint="cs"/>
          <w:rtl/>
        </w:rPr>
        <w:t>أو الخاص</w:t>
      </w:r>
      <w:r w:rsidR="00032933" w:rsidRPr="00DE6131">
        <w:rPr>
          <w:rFonts w:hint="cs"/>
          <w:rtl/>
        </w:rPr>
        <w:t xml:space="preserve"> "</w:t>
      </w:r>
      <w:r w:rsidR="007B7241" w:rsidRPr="00DE6131">
        <w:rPr>
          <w:rStyle w:val="Appelnotedebasdep"/>
          <w:color w:val="000000" w:themeColor="text1"/>
          <w:rtl/>
        </w:rPr>
        <w:footnoteReference w:id="199"/>
      </w:r>
      <w:r w:rsidR="008C75B5" w:rsidRPr="00DE6131">
        <w:rPr>
          <w:rFonts w:hint="cs"/>
          <w:rtl/>
        </w:rPr>
        <w:t>.</w:t>
      </w:r>
    </w:p>
    <w:p w14:paraId="4493A88B" w14:textId="4DF1CBD3" w:rsidR="00032933" w:rsidRPr="00DE6131" w:rsidRDefault="00BF6615" w:rsidP="001B4F5A">
      <w:pPr>
        <w:rPr>
          <w:rtl/>
        </w:rPr>
      </w:pPr>
      <w:r w:rsidRPr="00DE6131">
        <w:rPr>
          <w:rFonts w:hint="cs"/>
          <w:rtl/>
        </w:rPr>
        <w:t xml:space="preserve">وفي نفس السياق </w:t>
      </w:r>
      <w:r w:rsidR="00E97786" w:rsidRPr="00DE6131">
        <w:rPr>
          <w:rFonts w:hint="cs"/>
          <w:rtl/>
        </w:rPr>
        <w:t>أقرت</w:t>
      </w:r>
      <w:r w:rsidR="00032933" w:rsidRPr="00DE6131">
        <w:rPr>
          <w:rFonts w:hint="cs"/>
          <w:rtl/>
        </w:rPr>
        <w:t xml:space="preserve"> محكمة القضاء الإداري المصرية</w:t>
      </w:r>
      <w:r w:rsidRPr="00DE6131">
        <w:rPr>
          <w:rFonts w:hint="cs"/>
          <w:rtl/>
        </w:rPr>
        <w:t xml:space="preserve"> </w:t>
      </w:r>
      <w:r w:rsidR="00032933" w:rsidRPr="00DE6131">
        <w:rPr>
          <w:rFonts w:hint="cs"/>
          <w:rtl/>
        </w:rPr>
        <w:t xml:space="preserve"> </w:t>
      </w:r>
      <w:r w:rsidR="0026003A" w:rsidRPr="00DE6131">
        <w:rPr>
          <w:rFonts w:hint="cs"/>
          <w:rtl/>
        </w:rPr>
        <w:t>للإدارة</w:t>
      </w:r>
      <w:r w:rsidR="00032933" w:rsidRPr="00DE6131">
        <w:rPr>
          <w:rFonts w:hint="cs"/>
          <w:rtl/>
        </w:rPr>
        <w:t xml:space="preserve"> النص على حق </w:t>
      </w:r>
      <w:r w:rsidR="00E97786" w:rsidRPr="00DE6131">
        <w:rPr>
          <w:rFonts w:hint="cs"/>
          <w:rtl/>
        </w:rPr>
        <w:t xml:space="preserve">الجهة الإدارية </w:t>
      </w:r>
      <w:r w:rsidR="00EA1B07">
        <w:rPr>
          <w:rFonts w:hint="cs"/>
          <w:rtl/>
        </w:rPr>
        <w:t xml:space="preserve"> في تقييد مبدأ</w:t>
      </w:r>
      <w:r w:rsidR="00032933" w:rsidRPr="00DE6131">
        <w:rPr>
          <w:rFonts w:hint="cs"/>
          <w:rtl/>
        </w:rPr>
        <w:t xml:space="preserve"> </w:t>
      </w:r>
      <w:r w:rsidR="00E97786" w:rsidRPr="00DE6131">
        <w:rPr>
          <w:rFonts w:hint="cs"/>
          <w:rtl/>
        </w:rPr>
        <w:t xml:space="preserve">حرية الوصول الى الطلب العمومي </w:t>
      </w:r>
      <w:r w:rsidR="00032933" w:rsidRPr="00DE6131">
        <w:rPr>
          <w:rFonts w:hint="cs"/>
          <w:rtl/>
        </w:rPr>
        <w:t xml:space="preserve">بشروط معينة </w:t>
      </w:r>
      <w:r w:rsidR="008C75B5" w:rsidRPr="00DE6131">
        <w:rPr>
          <w:rFonts w:hint="cs"/>
          <w:rtl/>
        </w:rPr>
        <w:t xml:space="preserve">ترى وجوب توفرها في المتنافسين </w:t>
      </w:r>
      <w:r w:rsidR="00E97786" w:rsidRPr="00DE6131">
        <w:rPr>
          <w:rFonts w:hint="cs"/>
          <w:rtl/>
        </w:rPr>
        <w:t>تتعلق</w:t>
      </w:r>
      <w:r w:rsidR="00032933" w:rsidRPr="00DE6131">
        <w:rPr>
          <w:rFonts w:hint="cs"/>
          <w:rtl/>
        </w:rPr>
        <w:t xml:space="preserve"> بالكفاءة والنزاهة وبناء على ذلك فمبد</w:t>
      </w:r>
      <w:r w:rsidR="00EA1B07">
        <w:rPr>
          <w:rFonts w:hint="cs"/>
          <w:rtl/>
        </w:rPr>
        <w:t>أ</w:t>
      </w:r>
      <w:r w:rsidR="00032933" w:rsidRPr="00DE6131">
        <w:rPr>
          <w:rFonts w:hint="cs"/>
          <w:rtl/>
        </w:rPr>
        <w:t xml:space="preserve"> حرية الوصول الى الطلبات العمومية في عقود تفويض المرفق العام </w:t>
      </w:r>
      <w:r w:rsidR="00E97786" w:rsidRPr="00DE6131">
        <w:rPr>
          <w:rFonts w:hint="cs"/>
          <w:rtl/>
        </w:rPr>
        <w:t xml:space="preserve">يتطلب </w:t>
      </w:r>
      <w:r w:rsidR="00032933" w:rsidRPr="00DE6131">
        <w:rPr>
          <w:rFonts w:hint="cs"/>
          <w:rtl/>
        </w:rPr>
        <w:t xml:space="preserve">إعطاء </w:t>
      </w:r>
      <w:r w:rsidR="00E97786" w:rsidRPr="00DE6131">
        <w:rPr>
          <w:rFonts w:hint="cs"/>
          <w:rtl/>
        </w:rPr>
        <w:t xml:space="preserve">الفرصة </w:t>
      </w:r>
      <w:r w:rsidR="00EA1B07">
        <w:rPr>
          <w:rFonts w:hint="cs"/>
          <w:rtl/>
        </w:rPr>
        <w:t xml:space="preserve"> لكل أ</w:t>
      </w:r>
      <w:r w:rsidR="00032933" w:rsidRPr="00DE6131">
        <w:rPr>
          <w:rFonts w:hint="cs"/>
          <w:rtl/>
        </w:rPr>
        <w:t xml:space="preserve">شخاص القانون العام والخاص </w:t>
      </w:r>
      <w:r w:rsidR="00E97786" w:rsidRPr="00DE6131">
        <w:rPr>
          <w:rFonts w:hint="cs"/>
          <w:rtl/>
        </w:rPr>
        <w:t xml:space="preserve">دوم </w:t>
      </w:r>
      <w:r w:rsidR="0026003A" w:rsidRPr="00DE6131">
        <w:rPr>
          <w:rFonts w:hint="cs"/>
          <w:rtl/>
        </w:rPr>
        <w:t>تمييز والذي</w:t>
      </w:r>
      <w:r w:rsidR="0026003A" w:rsidRPr="00DE6131">
        <w:rPr>
          <w:rtl/>
        </w:rPr>
        <w:t>ن</w:t>
      </w:r>
      <w:r w:rsidR="00E97786" w:rsidRPr="00DE6131">
        <w:rPr>
          <w:rFonts w:hint="cs"/>
          <w:rtl/>
        </w:rPr>
        <w:t xml:space="preserve"> يشتركون في </w:t>
      </w:r>
      <w:r w:rsidR="00032933" w:rsidRPr="00DE6131">
        <w:rPr>
          <w:rFonts w:hint="cs"/>
          <w:rtl/>
        </w:rPr>
        <w:t xml:space="preserve">نوع </w:t>
      </w:r>
      <w:r w:rsidR="0026003A" w:rsidRPr="00DE6131">
        <w:rPr>
          <w:rFonts w:hint="cs"/>
          <w:rtl/>
        </w:rPr>
        <w:t>معين</w:t>
      </w:r>
      <w:r w:rsidR="00E97786" w:rsidRPr="00DE6131">
        <w:rPr>
          <w:rFonts w:hint="cs"/>
          <w:rtl/>
        </w:rPr>
        <w:t xml:space="preserve"> </w:t>
      </w:r>
      <w:r w:rsidR="00032933" w:rsidRPr="00DE6131">
        <w:rPr>
          <w:rFonts w:hint="cs"/>
          <w:rtl/>
        </w:rPr>
        <w:t xml:space="preserve">من النشاط الذي </w:t>
      </w:r>
      <w:r w:rsidR="00E97786" w:rsidRPr="00DE6131">
        <w:rPr>
          <w:rFonts w:hint="cs"/>
          <w:rtl/>
        </w:rPr>
        <w:t>ترغب</w:t>
      </w:r>
      <w:r w:rsidR="00032933" w:rsidRPr="00DE6131">
        <w:rPr>
          <w:rFonts w:hint="cs"/>
          <w:rtl/>
        </w:rPr>
        <w:t xml:space="preserve"> </w:t>
      </w:r>
      <w:r w:rsidR="00E97786" w:rsidRPr="00DE6131">
        <w:rPr>
          <w:rFonts w:hint="cs"/>
          <w:rtl/>
        </w:rPr>
        <w:t>الجهة</w:t>
      </w:r>
      <w:r w:rsidR="00032933" w:rsidRPr="00DE6131">
        <w:rPr>
          <w:rFonts w:hint="cs"/>
          <w:rtl/>
        </w:rPr>
        <w:t xml:space="preserve"> المفوضة تفويض</w:t>
      </w:r>
      <w:r w:rsidR="00E97786" w:rsidRPr="00DE6131">
        <w:rPr>
          <w:rFonts w:hint="cs"/>
          <w:rtl/>
        </w:rPr>
        <w:t>ه الى الغير</w:t>
      </w:r>
      <w:r w:rsidR="0033655A">
        <w:rPr>
          <w:rFonts w:hint="cs"/>
          <w:rtl/>
        </w:rPr>
        <w:t>في أ</w:t>
      </w:r>
      <w:r w:rsidR="00722FFC" w:rsidRPr="00DE6131">
        <w:rPr>
          <w:rFonts w:hint="cs"/>
          <w:rtl/>
        </w:rPr>
        <w:t xml:space="preserve">ن </w:t>
      </w:r>
      <w:r w:rsidR="0026003A" w:rsidRPr="00DE6131">
        <w:rPr>
          <w:rFonts w:hint="cs"/>
          <w:rtl/>
        </w:rPr>
        <w:t>يتقدمو</w:t>
      </w:r>
      <w:r w:rsidR="0026003A" w:rsidRPr="00DE6131">
        <w:rPr>
          <w:rtl/>
        </w:rPr>
        <w:t>ا</w:t>
      </w:r>
      <w:r w:rsidR="00722FFC" w:rsidRPr="00DE6131">
        <w:rPr>
          <w:rFonts w:hint="cs"/>
          <w:rtl/>
        </w:rPr>
        <w:t xml:space="preserve"> قصد التعاقد مع </w:t>
      </w:r>
      <w:r w:rsidR="00E97786" w:rsidRPr="00DE6131">
        <w:rPr>
          <w:rFonts w:hint="cs"/>
          <w:rtl/>
        </w:rPr>
        <w:t xml:space="preserve">الجهة الإدارية </w:t>
      </w:r>
      <w:r w:rsidR="00722FFC" w:rsidRPr="00DE6131">
        <w:rPr>
          <w:rFonts w:hint="cs"/>
          <w:rtl/>
        </w:rPr>
        <w:t xml:space="preserve"> دون تمييز بينهم وحظر كل ممارسة مدبرة ته</w:t>
      </w:r>
      <w:r w:rsidR="0033655A">
        <w:rPr>
          <w:rFonts w:hint="cs"/>
          <w:rtl/>
        </w:rPr>
        <w:t>دف الى الحد من الدخول في العرض أ</w:t>
      </w:r>
      <w:r w:rsidR="00722FFC" w:rsidRPr="00DE6131">
        <w:rPr>
          <w:rFonts w:hint="cs"/>
          <w:rtl/>
        </w:rPr>
        <w:t>و تطبيق شروط غير متكا</w:t>
      </w:r>
      <w:r w:rsidR="0026003A" w:rsidRPr="00DE6131">
        <w:rPr>
          <w:rFonts w:hint="cs"/>
          <w:rtl/>
        </w:rPr>
        <w:t xml:space="preserve">فئة </w:t>
      </w:r>
      <w:r w:rsidR="00E97786" w:rsidRPr="00DE6131">
        <w:rPr>
          <w:rFonts w:hint="cs"/>
          <w:rtl/>
        </w:rPr>
        <w:t>وذلك  دون أي تمييز</w:t>
      </w:r>
      <w:r w:rsidR="00722FFC" w:rsidRPr="00DE6131">
        <w:rPr>
          <w:rFonts w:hint="cs"/>
          <w:rtl/>
        </w:rPr>
        <w:t xml:space="preserve"> </w:t>
      </w:r>
      <w:r w:rsidR="00E97786" w:rsidRPr="00DE6131">
        <w:rPr>
          <w:rFonts w:hint="cs"/>
          <w:rtl/>
        </w:rPr>
        <w:t>قد يشكل عائقا لهم مما</w:t>
      </w:r>
      <w:r w:rsidR="00722FFC" w:rsidRPr="00DE6131">
        <w:rPr>
          <w:rFonts w:hint="cs"/>
          <w:rtl/>
        </w:rPr>
        <w:t xml:space="preserve"> يحرمهم من </w:t>
      </w:r>
      <w:r w:rsidR="00E97786" w:rsidRPr="00DE6131">
        <w:rPr>
          <w:rFonts w:hint="cs"/>
          <w:rtl/>
        </w:rPr>
        <w:t>مزايا</w:t>
      </w:r>
      <w:r w:rsidR="00722FFC" w:rsidRPr="00DE6131">
        <w:rPr>
          <w:rFonts w:hint="cs"/>
          <w:rtl/>
        </w:rPr>
        <w:t xml:space="preserve"> المنافسة</w:t>
      </w:r>
      <w:r w:rsidR="007B7241" w:rsidRPr="00DE6131">
        <w:rPr>
          <w:rStyle w:val="Appelnotedebasdep"/>
          <w:color w:val="000000" w:themeColor="text1"/>
          <w:rtl/>
        </w:rPr>
        <w:footnoteReference w:id="200"/>
      </w:r>
      <w:r w:rsidR="005E0FCA" w:rsidRPr="00DE6131">
        <w:rPr>
          <w:rFonts w:hint="cs"/>
          <w:rtl/>
        </w:rPr>
        <w:t>.</w:t>
      </w:r>
    </w:p>
    <w:p w14:paraId="3B485AB8" w14:textId="0EA5C48D" w:rsidR="00436E6B" w:rsidRPr="00DE6131" w:rsidRDefault="0033655A" w:rsidP="001B4F5A">
      <w:pPr>
        <w:rPr>
          <w:sz w:val="24"/>
          <w:szCs w:val="24"/>
          <w:rtl/>
        </w:rPr>
      </w:pPr>
      <w:r>
        <w:rPr>
          <w:rFonts w:hint="cs"/>
          <w:rtl/>
        </w:rPr>
        <w:lastRenderedPageBreak/>
        <w:t>وفي المحصلة فإ</w:t>
      </w:r>
      <w:r w:rsidR="00E70869" w:rsidRPr="00DE6131">
        <w:rPr>
          <w:rFonts w:hint="cs"/>
          <w:rtl/>
        </w:rPr>
        <w:t xml:space="preserve">ن </w:t>
      </w:r>
      <w:r w:rsidR="009C3E1A" w:rsidRPr="00DE6131">
        <w:rPr>
          <w:rFonts w:hint="cs"/>
          <w:rtl/>
        </w:rPr>
        <w:t xml:space="preserve"> </w:t>
      </w:r>
      <w:r w:rsidR="00F6533C" w:rsidRPr="00DE6131">
        <w:rPr>
          <w:rFonts w:hint="cs"/>
          <w:rtl/>
        </w:rPr>
        <w:t>اتباع</w:t>
      </w:r>
      <w:r w:rsidR="009C3E1A" w:rsidRPr="00DE6131">
        <w:rPr>
          <w:rFonts w:hint="cs"/>
          <w:rtl/>
        </w:rPr>
        <w:t xml:space="preserve"> </w:t>
      </w:r>
      <w:r w:rsidR="00F6533C" w:rsidRPr="00DE6131">
        <w:rPr>
          <w:rFonts w:hint="cs"/>
          <w:rtl/>
        </w:rPr>
        <w:t>منطق</w:t>
      </w:r>
      <w:r w:rsidR="009C3E1A" w:rsidRPr="00DE6131">
        <w:rPr>
          <w:rFonts w:hint="cs"/>
          <w:rtl/>
        </w:rPr>
        <w:t xml:space="preserve"> </w:t>
      </w:r>
      <w:r w:rsidR="00F6533C" w:rsidRPr="00DE6131">
        <w:rPr>
          <w:rFonts w:hint="cs"/>
          <w:rtl/>
        </w:rPr>
        <w:t>السوق</w:t>
      </w:r>
      <w:r w:rsidR="009C3E1A" w:rsidRPr="00DE6131">
        <w:rPr>
          <w:rFonts w:hint="cs"/>
          <w:rtl/>
        </w:rPr>
        <w:t xml:space="preserve"> والحرية</w:t>
      </w:r>
      <w:r w:rsidR="00F6533C" w:rsidRPr="00DE6131">
        <w:rPr>
          <w:rFonts w:hint="cs"/>
          <w:rtl/>
        </w:rPr>
        <w:t xml:space="preserve"> الاقتصادية </w:t>
      </w:r>
      <w:r>
        <w:rPr>
          <w:rFonts w:hint="cs"/>
          <w:rtl/>
        </w:rPr>
        <w:t>من شأ</w:t>
      </w:r>
      <w:r w:rsidR="00826289" w:rsidRPr="00DE6131">
        <w:rPr>
          <w:rFonts w:hint="cs"/>
          <w:rtl/>
        </w:rPr>
        <w:t>نه أن يعزز</w:t>
      </w:r>
      <w:r w:rsidR="0026003A" w:rsidRPr="00DE6131">
        <w:rPr>
          <w:rFonts w:hint="cs"/>
          <w:rtl/>
        </w:rPr>
        <w:t xml:space="preserve"> </w:t>
      </w:r>
      <w:r w:rsidR="00826289" w:rsidRPr="00DE6131">
        <w:rPr>
          <w:rFonts w:hint="cs"/>
          <w:rtl/>
        </w:rPr>
        <w:t>من</w:t>
      </w:r>
      <w:r w:rsidR="009C3E1A" w:rsidRPr="00DE6131">
        <w:rPr>
          <w:rFonts w:hint="cs"/>
          <w:rtl/>
        </w:rPr>
        <w:t xml:space="preserve"> </w:t>
      </w:r>
      <w:r w:rsidR="00826289" w:rsidRPr="00DE6131">
        <w:rPr>
          <w:rFonts w:hint="cs"/>
          <w:rtl/>
        </w:rPr>
        <w:t>مفاهيم</w:t>
      </w:r>
      <w:r w:rsidR="009C3E1A" w:rsidRPr="00DE6131">
        <w:rPr>
          <w:rFonts w:hint="cs"/>
          <w:rtl/>
        </w:rPr>
        <w:t xml:space="preserve"> </w:t>
      </w:r>
      <w:r w:rsidR="00E70869" w:rsidRPr="00DE6131">
        <w:rPr>
          <w:rFonts w:hint="cs"/>
          <w:rtl/>
        </w:rPr>
        <w:t>التنافس</w:t>
      </w:r>
      <w:r w:rsidR="009C3E1A" w:rsidRPr="00DE6131">
        <w:rPr>
          <w:rFonts w:hint="cs"/>
          <w:rtl/>
        </w:rPr>
        <w:t xml:space="preserve"> </w:t>
      </w:r>
      <w:r w:rsidR="00F6533C" w:rsidRPr="00DE6131">
        <w:rPr>
          <w:rFonts w:hint="cs"/>
          <w:rtl/>
        </w:rPr>
        <w:t xml:space="preserve">الحر </w:t>
      </w:r>
      <w:r w:rsidR="00826289" w:rsidRPr="00DE6131">
        <w:rPr>
          <w:rFonts w:hint="cs"/>
          <w:rtl/>
        </w:rPr>
        <w:t>لنصل</w:t>
      </w:r>
      <w:r w:rsidR="00E70869" w:rsidRPr="00DE6131">
        <w:rPr>
          <w:rFonts w:hint="cs"/>
          <w:rtl/>
        </w:rPr>
        <w:t xml:space="preserve"> في النهاية </w:t>
      </w:r>
      <w:r w:rsidR="009C3E1A" w:rsidRPr="00DE6131">
        <w:rPr>
          <w:rFonts w:hint="cs"/>
          <w:rtl/>
        </w:rPr>
        <w:t xml:space="preserve"> </w:t>
      </w:r>
      <w:r w:rsidR="00826289" w:rsidRPr="00DE6131">
        <w:rPr>
          <w:rFonts w:hint="cs"/>
          <w:rtl/>
        </w:rPr>
        <w:t>الى</w:t>
      </w:r>
      <w:r w:rsidR="00E70869" w:rsidRPr="00DE6131">
        <w:rPr>
          <w:rFonts w:hint="cs"/>
          <w:rtl/>
        </w:rPr>
        <w:t xml:space="preserve"> الهدف</w:t>
      </w:r>
      <w:r w:rsidR="009C3E1A" w:rsidRPr="00DE6131">
        <w:rPr>
          <w:rFonts w:hint="cs"/>
          <w:rtl/>
        </w:rPr>
        <w:t xml:space="preserve"> </w:t>
      </w:r>
      <w:r w:rsidR="00F6533C" w:rsidRPr="00DE6131">
        <w:rPr>
          <w:rFonts w:hint="cs"/>
          <w:rtl/>
        </w:rPr>
        <w:t xml:space="preserve">المبتغى </w:t>
      </w:r>
      <w:r w:rsidR="00826289" w:rsidRPr="00DE6131">
        <w:rPr>
          <w:rFonts w:hint="cs"/>
          <w:rtl/>
        </w:rPr>
        <w:t>و</w:t>
      </w:r>
      <w:r w:rsidR="00F6533C" w:rsidRPr="00DE6131">
        <w:rPr>
          <w:rFonts w:hint="cs"/>
          <w:rtl/>
        </w:rPr>
        <w:t>هو</w:t>
      </w:r>
      <w:r w:rsidR="009C3E1A" w:rsidRPr="00DE6131">
        <w:rPr>
          <w:rFonts w:hint="cs"/>
          <w:rtl/>
        </w:rPr>
        <w:t xml:space="preserve"> العمل على تحقيق </w:t>
      </w:r>
      <w:r w:rsidR="00E70869" w:rsidRPr="00DE6131">
        <w:rPr>
          <w:rFonts w:hint="cs"/>
          <w:rtl/>
        </w:rPr>
        <w:t>رضا</w:t>
      </w:r>
      <w:r w:rsidR="009C3E1A" w:rsidRPr="00DE6131">
        <w:rPr>
          <w:rFonts w:hint="cs"/>
          <w:rtl/>
        </w:rPr>
        <w:t xml:space="preserve"> </w:t>
      </w:r>
      <w:r w:rsidR="00E70869" w:rsidRPr="00DE6131">
        <w:rPr>
          <w:rFonts w:hint="cs"/>
          <w:rtl/>
        </w:rPr>
        <w:t xml:space="preserve">لدى المنتفعين من المرافق العامة </w:t>
      </w:r>
      <w:r w:rsidR="009C3E1A" w:rsidRPr="00DE6131">
        <w:rPr>
          <w:rFonts w:hint="cs"/>
          <w:rtl/>
        </w:rPr>
        <w:t xml:space="preserve"> </w:t>
      </w:r>
      <w:r w:rsidR="008F7E5F" w:rsidRPr="00DE6131">
        <w:rPr>
          <w:rFonts w:hint="cs"/>
          <w:rtl/>
        </w:rPr>
        <w:t xml:space="preserve">ضمن </w:t>
      </w:r>
      <w:r w:rsidR="00E70869" w:rsidRPr="00DE6131">
        <w:rPr>
          <w:rFonts w:hint="cs"/>
          <w:rtl/>
        </w:rPr>
        <w:t>ال</w:t>
      </w:r>
      <w:r>
        <w:rPr>
          <w:rFonts w:hint="cs"/>
          <w:rtl/>
        </w:rPr>
        <w:t>أ</w:t>
      </w:r>
      <w:r w:rsidR="008F7E5F" w:rsidRPr="00DE6131">
        <w:rPr>
          <w:rFonts w:hint="cs"/>
          <w:rtl/>
        </w:rPr>
        <w:t>حكام</w:t>
      </w:r>
      <w:r w:rsidR="00E70869" w:rsidRPr="00DE6131">
        <w:rPr>
          <w:rFonts w:hint="cs"/>
          <w:rtl/>
        </w:rPr>
        <w:t xml:space="preserve"> التي </w:t>
      </w:r>
      <w:r w:rsidR="00982DE4" w:rsidRPr="00DE6131">
        <w:rPr>
          <w:rFonts w:hint="cs"/>
          <w:rtl/>
        </w:rPr>
        <w:t>ت</w:t>
      </w:r>
      <w:r w:rsidR="00E70869" w:rsidRPr="00DE6131">
        <w:rPr>
          <w:rFonts w:hint="cs"/>
          <w:rtl/>
        </w:rPr>
        <w:t xml:space="preserve">قرها </w:t>
      </w:r>
      <w:r w:rsidR="00982DE4" w:rsidRPr="00DE6131">
        <w:rPr>
          <w:rFonts w:hint="cs"/>
          <w:rtl/>
        </w:rPr>
        <w:t>قواعد السوق</w:t>
      </w:r>
      <w:r w:rsidR="00E70869" w:rsidRPr="00DE6131">
        <w:rPr>
          <w:rFonts w:hint="cs"/>
          <w:rtl/>
        </w:rPr>
        <w:t xml:space="preserve">، </w:t>
      </w:r>
      <w:r w:rsidR="00826289" w:rsidRPr="00DE6131">
        <w:rPr>
          <w:rFonts w:hint="cs"/>
          <w:rtl/>
        </w:rPr>
        <w:t>و</w:t>
      </w:r>
      <w:r w:rsidR="00982DE4" w:rsidRPr="00DE6131">
        <w:rPr>
          <w:rFonts w:hint="cs"/>
          <w:rtl/>
        </w:rPr>
        <w:t>بالإض</w:t>
      </w:r>
      <w:r w:rsidR="00E70869" w:rsidRPr="00DE6131">
        <w:rPr>
          <w:rFonts w:hint="cs"/>
          <w:rtl/>
        </w:rPr>
        <w:t>افة الى</w:t>
      </w:r>
      <w:r w:rsidR="008F7E5F" w:rsidRPr="00DE6131">
        <w:rPr>
          <w:rFonts w:hint="cs"/>
          <w:rtl/>
        </w:rPr>
        <w:t xml:space="preserve"> </w:t>
      </w:r>
      <w:r w:rsidR="00826289" w:rsidRPr="00DE6131">
        <w:rPr>
          <w:rFonts w:hint="cs"/>
          <w:rtl/>
        </w:rPr>
        <w:t xml:space="preserve">ذلك </w:t>
      </w:r>
      <w:r w:rsidR="00AA41E0">
        <w:rPr>
          <w:rFonts w:hint="cs"/>
          <w:rtl/>
        </w:rPr>
        <w:t>تحقيق الفعالية الإ</w:t>
      </w:r>
      <w:r w:rsidR="008F7E5F" w:rsidRPr="00DE6131">
        <w:rPr>
          <w:rFonts w:hint="cs"/>
          <w:rtl/>
        </w:rPr>
        <w:t xml:space="preserve">قتصادية </w:t>
      </w:r>
      <w:r w:rsidR="00AA41E0">
        <w:rPr>
          <w:rFonts w:hint="cs"/>
          <w:rtl/>
        </w:rPr>
        <w:t xml:space="preserve">المرجوة من تكريس المبادئ </w:t>
      </w:r>
      <w:r w:rsidR="00E70869" w:rsidRPr="00DE6131">
        <w:rPr>
          <w:rFonts w:hint="cs"/>
          <w:rtl/>
        </w:rPr>
        <w:t xml:space="preserve">التي تكفل أكبر هامش من الشفافية في الإجراءات المتبعة </w:t>
      </w:r>
      <w:r w:rsidR="00F101D7" w:rsidRPr="00DE6131">
        <w:rPr>
          <w:rFonts w:hint="cs"/>
          <w:rtl/>
        </w:rPr>
        <w:t>لأجل</w:t>
      </w:r>
      <w:r w:rsidR="00AA41E0">
        <w:rPr>
          <w:rFonts w:hint="cs"/>
          <w:rtl/>
        </w:rPr>
        <w:t xml:space="preserve"> التعاقد  وبالتالي </w:t>
      </w:r>
      <w:r w:rsidR="00982DE4" w:rsidRPr="00DE6131">
        <w:rPr>
          <w:rFonts w:hint="cs"/>
          <w:rtl/>
        </w:rPr>
        <w:t>يتمكن</w:t>
      </w:r>
      <w:r w:rsidR="00E70869" w:rsidRPr="00DE6131">
        <w:rPr>
          <w:rFonts w:hint="cs"/>
          <w:rtl/>
        </w:rPr>
        <w:t xml:space="preserve"> </w:t>
      </w:r>
      <w:r w:rsidR="00982DE4" w:rsidRPr="00DE6131">
        <w:rPr>
          <w:rFonts w:hint="cs"/>
          <w:rtl/>
        </w:rPr>
        <w:t>المتعاملون الاقتصاديون</w:t>
      </w:r>
      <w:r w:rsidR="00E70869" w:rsidRPr="00DE6131">
        <w:rPr>
          <w:rFonts w:hint="cs"/>
          <w:rtl/>
        </w:rPr>
        <w:t xml:space="preserve"> من التنافس </w:t>
      </w:r>
      <w:r w:rsidR="00F6533C" w:rsidRPr="00DE6131">
        <w:rPr>
          <w:rFonts w:hint="cs"/>
          <w:rtl/>
        </w:rPr>
        <w:t>الشريف</w:t>
      </w:r>
      <w:r w:rsidR="00E70869" w:rsidRPr="00DE6131">
        <w:rPr>
          <w:rFonts w:hint="cs"/>
          <w:rtl/>
        </w:rPr>
        <w:t xml:space="preserve"> من خلال اتباع إجراءات محددة </w:t>
      </w:r>
      <w:r w:rsidR="00F6533C" w:rsidRPr="00DE6131">
        <w:rPr>
          <w:rFonts w:hint="cs"/>
          <w:rtl/>
        </w:rPr>
        <w:t>توفق</w:t>
      </w:r>
      <w:r w:rsidR="00E70869" w:rsidRPr="00DE6131">
        <w:rPr>
          <w:rFonts w:hint="cs"/>
          <w:rtl/>
        </w:rPr>
        <w:t xml:space="preserve"> بين متطلبات قواعد السوق و</w:t>
      </w:r>
      <w:r w:rsidR="00F6533C" w:rsidRPr="00DE6131">
        <w:rPr>
          <w:rFonts w:hint="cs"/>
          <w:rtl/>
        </w:rPr>
        <w:t>ال</w:t>
      </w:r>
      <w:r w:rsidR="00E70869" w:rsidRPr="00DE6131">
        <w:rPr>
          <w:rFonts w:hint="cs"/>
          <w:rtl/>
        </w:rPr>
        <w:t xml:space="preserve">مقتضيات </w:t>
      </w:r>
      <w:r w:rsidR="00F6533C" w:rsidRPr="00DE6131">
        <w:rPr>
          <w:rFonts w:hint="cs"/>
          <w:rtl/>
        </w:rPr>
        <w:t>ال</w:t>
      </w:r>
      <w:r w:rsidR="00D420DF">
        <w:rPr>
          <w:rFonts w:hint="cs"/>
          <w:rtl/>
        </w:rPr>
        <w:t>إ</w:t>
      </w:r>
      <w:r w:rsidR="00F6533C" w:rsidRPr="00DE6131">
        <w:rPr>
          <w:rFonts w:hint="cs"/>
          <w:rtl/>
        </w:rPr>
        <w:t>جتماعية</w:t>
      </w:r>
      <w:r w:rsidR="00E70869" w:rsidRPr="00DE6131">
        <w:rPr>
          <w:rFonts w:hint="cs"/>
          <w:rtl/>
        </w:rPr>
        <w:t xml:space="preserve"> </w:t>
      </w:r>
      <w:r w:rsidR="008F7E5F" w:rsidRPr="00DE6131">
        <w:rPr>
          <w:rFonts w:hint="cs"/>
          <w:rtl/>
        </w:rPr>
        <w:t xml:space="preserve"> </w:t>
      </w:r>
      <w:r w:rsidR="000C00F1" w:rsidRPr="00DE6131">
        <w:rPr>
          <w:rFonts w:hint="cs"/>
          <w:rtl/>
        </w:rPr>
        <w:t>بالرجوع الى قانون المن</w:t>
      </w:r>
      <w:r w:rsidR="00D420DF">
        <w:rPr>
          <w:rFonts w:hint="cs"/>
          <w:rtl/>
        </w:rPr>
        <w:t>افسة نجده ينص على " يهدف هذا الأ</w:t>
      </w:r>
      <w:r w:rsidR="000C00F1" w:rsidRPr="00DE6131">
        <w:rPr>
          <w:rFonts w:hint="cs"/>
          <w:rtl/>
        </w:rPr>
        <w:t>مر الى تحديد شروط ممارسة المنافسة في السوق وتفادي كل ممارسات مقيد</w:t>
      </w:r>
      <w:r w:rsidR="00D420DF">
        <w:rPr>
          <w:rFonts w:hint="cs"/>
          <w:rtl/>
        </w:rPr>
        <w:t>ة للمنافسة ومراقبة القانون الإقت</w:t>
      </w:r>
      <w:r w:rsidR="000C00F1" w:rsidRPr="00DE6131">
        <w:rPr>
          <w:rFonts w:hint="cs"/>
          <w:rtl/>
        </w:rPr>
        <w:t>صادي قصد زيادة الفعالية الاقتصادية وتحسين ظروف معيشة المستهلكين</w:t>
      </w:r>
      <w:r w:rsidR="00B57571" w:rsidRPr="00DE6131">
        <w:rPr>
          <w:rStyle w:val="Appelnotedebasdep"/>
          <w:color w:val="000000" w:themeColor="text1"/>
          <w:rtl/>
        </w:rPr>
        <w:footnoteReference w:id="201"/>
      </w:r>
      <w:r w:rsidR="00640CED" w:rsidRPr="00DE6131">
        <w:rPr>
          <w:rFonts w:hint="cs"/>
          <w:rtl/>
        </w:rPr>
        <w:t xml:space="preserve">، ففسح المجال للتنافس من خلال تسهيل </w:t>
      </w:r>
      <w:r w:rsidR="00F101D7" w:rsidRPr="00DE6131">
        <w:rPr>
          <w:rFonts w:hint="cs"/>
          <w:rtl/>
        </w:rPr>
        <w:t>أكبر قد</w:t>
      </w:r>
      <w:r w:rsidR="00F101D7" w:rsidRPr="00DE6131">
        <w:rPr>
          <w:rtl/>
        </w:rPr>
        <w:t>ر</w:t>
      </w:r>
      <w:r w:rsidR="00640CED" w:rsidRPr="00DE6131">
        <w:rPr>
          <w:rFonts w:hint="cs"/>
          <w:rtl/>
        </w:rPr>
        <w:t xml:space="preserve"> من المترشحين للوصول الى الط</w:t>
      </w:r>
      <w:r w:rsidR="00D420DF">
        <w:rPr>
          <w:rFonts w:hint="cs"/>
          <w:rtl/>
        </w:rPr>
        <w:t>ل</w:t>
      </w:r>
      <w:r w:rsidR="00640CED" w:rsidRPr="00DE6131">
        <w:rPr>
          <w:rFonts w:hint="cs"/>
          <w:rtl/>
        </w:rPr>
        <w:t>ب العمومي يتيح للجهة الإدارية المتعاقدة مساحة واسعة لاختيارالأفضل.</w:t>
      </w:r>
    </w:p>
    <w:p w14:paraId="0F79AFB7" w14:textId="5DF32CB5" w:rsidR="00F230D3" w:rsidRPr="00DE6131" w:rsidRDefault="00640CED" w:rsidP="001B4F5A">
      <w:pPr>
        <w:rPr>
          <w:rtl/>
        </w:rPr>
      </w:pPr>
      <w:r w:rsidRPr="00DE6131">
        <w:rPr>
          <w:rFonts w:hint="cs"/>
          <w:rtl/>
        </w:rPr>
        <w:t xml:space="preserve">فالمنافسة بمفهومها الواسع تعني </w:t>
      </w:r>
      <w:r w:rsidR="00CC6F96" w:rsidRPr="00DE6131">
        <w:rPr>
          <w:rFonts w:hint="cs"/>
          <w:rtl/>
        </w:rPr>
        <w:t>إ</w:t>
      </w:r>
      <w:r w:rsidRPr="00DE6131">
        <w:rPr>
          <w:rFonts w:hint="cs"/>
          <w:rtl/>
        </w:rPr>
        <w:t xml:space="preserve">تاحة </w:t>
      </w:r>
      <w:r w:rsidR="00F230D3" w:rsidRPr="00DE6131">
        <w:rPr>
          <w:rFonts w:hint="cs"/>
          <w:rtl/>
        </w:rPr>
        <w:t xml:space="preserve"> </w:t>
      </w:r>
      <w:r w:rsidRPr="00DE6131">
        <w:rPr>
          <w:rFonts w:hint="cs"/>
          <w:rtl/>
        </w:rPr>
        <w:t>ال</w:t>
      </w:r>
      <w:r w:rsidR="00F230D3" w:rsidRPr="00DE6131">
        <w:rPr>
          <w:rFonts w:hint="cs"/>
          <w:rtl/>
        </w:rPr>
        <w:t xml:space="preserve">حرية </w:t>
      </w:r>
      <w:r w:rsidR="00CC6F96" w:rsidRPr="00DE6131">
        <w:rPr>
          <w:rFonts w:hint="cs"/>
          <w:rtl/>
        </w:rPr>
        <w:t xml:space="preserve">الكاملة </w:t>
      </w:r>
      <w:r w:rsidR="0026003A" w:rsidRPr="00DE6131">
        <w:rPr>
          <w:rFonts w:hint="cs"/>
          <w:rtl/>
        </w:rPr>
        <w:t>لأصحاب</w:t>
      </w:r>
      <w:r w:rsidR="00CC6F96" w:rsidRPr="00DE6131">
        <w:rPr>
          <w:rFonts w:hint="cs"/>
          <w:rtl/>
        </w:rPr>
        <w:t xml:space="preserve"> العروض من أ</w:t>
      </w:r>
      <w:r w:rsidRPr="00DE6131">
        <w:rPr>
          <w:rFonts w:hint="cs"/>
          <w:rtl/>
        </w:rPr>
        <w:t>جل ال</w:t>
      </w:r>
      <w:r w:rsidR="00F230D3" w:rsidRPr="00DE6131">
        <w:rPr>
          <w:rFonts w:hint="cs"/>
          <w:rtl/>
        </w:rPr>
        <w:t xml:space="preserve">دخول </w:t>
      </w:r>
      <w:r w:rsidRPr="00DE6131">
        <w:rPr>
          <w:rFonts w:hint="cs"/>
          <w:rtl/>
        </w:rPr>
        <w:t xml:space="preserve">في </w:t>
      </w:r>
      <w:r w:rsidR="00F230D3" w:rsidRPr="00DE6131">
        <w:rPr>
          <w:rFonts w:hint="cs"/>
          <w:rtl/>
        </w:rPr>
        <w:t xml:space="preserve">المناقصة التي تعلن عنها </w:t>
      </w:r>
      <w:r w:rsidRPr="00DE6131">
        <w:rPr>
          <w:rFonts w:hint="cs"/>
          <w:rtl/>
        </w:rPr>
        <w:t xml:space="preserve">الجهة الإدارية </w:t>
      </w:r>
      <w:r w:rsidR="00CC6F96" w:rsidRPr="00DE6131">
        <w:rPr>
          <w:rFonts w:hint="cs"/>
          <w:rtl/>
        </w:rPr>
        <w:t xml:space="preserve">المتعاقدة </w:t>
      </w:r>
      <w:r w:rsidRPr="00DE6131">
        <w:rPr>
          <w:rFonts w:hint="cs"/>
          <w:rtl/>
        </w:rPr>
        <w:t xml:space="preserve">ضمن </w:t>
      </w:r>
      <w:r w:rsidR="00F230D3" w:rsidRPr="00DE6131">
        <w:rPr>
          <w:rFonts w:hint="cs"/>
          <w:rtl/>
        </w:rPr>
        <w:t xml:space="preserve">الحدود التي </w:t>
      </w:r>
      <w:r w:rsidRPr="00DE6131">
        <w:rPr>
          <w:rFonts w:hint="cs"/>
          <w:rtl/>
        </w:rPr>
        <w:t>رسمها القانون</w:t>
      </w:r>
      <w:r w:rsidR="00CC6F96" w:rsidRPr="00DE6131">
        <w:rPr>
          <w:rFonts w:hint="cs"/>
          <w:rtl/>
        </w:rPr>
        <w:t>،</w:t>
      </w:r>
      <w:r w:rsidRPr="00DE6131">
        <w:rPr>
          <w:rFonts w:hint="cs"/>
          <w:rtl/>
        </w:rPr>
        <w:t xml:space="preserve"> وعرف آ</w:t>
      </w:r>
      <w:r w:rsidR="005363E9">
        <w:rPr>
          <w:rFonts w:hint="cs"/>
          <w:rtl/>
        </w:rPr>
        <w:t>خرون مبدأ</w:t>
      </w:r>
      <w:r w:rsidR="00F230D3" w:rsidRPr="00DE6131">
        <w:rPr>
          <w:rFonts w:hint="cs"/>
          <w:rtl/>
        </w:rPr>
        <w:t xml:space="preserve"> المنافسة الحرة بكونه من المبادئ </w:t>
      </w:r>
      <w:r w:rsidR="00CC6F96" w:rsidRPr="00DE6131">
        <w:rPr>
          <w:rFonts w:hint="cs"/>
          <w:rtl/>
        </w:rPr>
        <w:t>الجوهرية</w:t>
      </w:r>
      <w:r w:rsidR="00F230D3" w:rsidRPr="00DE6131">
        <w:rPr>
          <w:rFonts w:hint="cs"/>
          <w:rtl/>
        </w:rPr>
        <w:t xml:space="preserve"> والتقليدية التي </w:t>
      </w:r>
      <w:r w:rsidR="00CC6F96" w:rsidRPr="00DE6131">
        <w:rPr>
          <w:rFonts w:hint="cs"/>
          <w:rtl/>
        </w:rPr>
        <w:t xml:space="preserve">تحكم </w:t>
      </w:r>
      <w:r w:rsidR="00F230D3" w:rsidRPr="00DE6131">
        <w:rPr>
          <w:rFonts w:hint="cs"/>
          <w:rtl/>
        </w:rPr>
        <w:t xml:space="preserve">ابرام العقود الإدارية </w:t>
      </w:r>
      <w:r w:rsidR="00CC6F96" w:rsidRPr="00DE6131">
        <w:rPr>
          <w:rFonts w:hint="cs"/>
          <w:rtl/>
        </w:rPr>
        <w:t xml:space="preserve">بشكل عام </w:t>
      </w:r>
      <w:r w:rsidR="00F230D3" w:rsidRPr="00DE6131">
        <w:rPr>
          <w:rFonts w:hint="cs"/>
          <w:rtl/>
        </w:rPr>
        <w:t xml:space="preserve">سواء </w:t>
      </w:r>
      <w:r w:rsidR="00CC6F96" w:rsidRPr="00DE6131">
        <w:rPr>
          <w:rFonts w:hint="cs"/>
          <w:rtl/>
        </w:rPr>
        <w:t xml:space="preserve">من ناحية الإجراءات المتعة في التعاقد أومن ناحية الممارسة </w:t>
      </w:r>
      <w:r w:rsidR="00F230D3" w:rsidRPr="00DE6131">
        <w:rPr>
          <w:rFonts w:hint="cs"/>
          <w:rtl/>
        </w:rPr>
        <w:t xml:space="preserve"> </w:t>
      </w:r>
      <w:r w:rsidR="00CC6F96" w:rsidRPr="00DE6131">
        <w:rPr>
          <w:rFonts w:hint="cs"/>
          <w:rtl/>
        </w:rPr>
        <w:t>الفعلية</w:t>
      </w:r>
      <w:r w:rsidR="00F230D3" w:rsidRPr="00DE6131">
        <w:rPr>
          <w:rFonts w:hint="cs"/>
          <w:rtl/>
        </w:rPr>
        <w:t xml:space="preserve"> والمنافسة بهذا المعنى </w:t>
      </w:r>
      <w:r w:rsidR="008857FD" w:rsidRPr="00DE6131">
        <w:rPr>
          <w:rFonts w:hint="cs"/>
          <w:rtl/>
        </w:rPr>
        <w:t xml:space="preserve">تفرض معاملة الجميع على </w:t>
      </w:r>
      <w:r w:rsidR="00F230D3" w:rsidRPr="00DE6131">
        <w:rPr>
          <w:rFonts w:hint="cs"/>
          <w:rtl/>
        </w:rPr>
        <w:t xml:space="preserve">المساوات </w:t>
      </w:r>
      <w:r w:rsidR="008857FD" w:rsidRPr="00DE6131">
        <w:rPr>
          <w:rFonts w:hint="cs"/>
          <w:rtl/>
        </w:rPr>
        <w:t xml:space="preserve">دون إعطاء ميزة </w:t>
      </w:r>
      <w:r w:rsidR="005363E9">
        <w:rPr>
          <w:rFonts w:hint="cs"/>
          <w:rtl/>
        </w:rPr>
        <w:t>لأ</w:t>
      </w:r>
      <w:r w:rsidR="00F230D3" w:rsidRPr="00DE6131">
        <w:rPr>
          <w:rFonts w:hint="cs"/>
          <w:rtl/>
        </w:rPr>
        <w:t xml:space="preserve">حدهم </w:t>
      </w:r>
      <w:r w:rsidR="005363E9">
        <w:rPr>
          <w:rFonts w:hint="cs"/>
          <w:rtl/>
        </w:rPr>
        <w:t>دون ال</w:t>
      </w:r>
      <w:r w:rsidR="00FB30AA">
        <w:rPr>
          <w:rFonts w:hint="cs"/>
          <w:rtl/>
        </w:rPr>
        <w:t>آ</w:t>
      </w:r>
      <w:r w:rsidR="008857FD" w:rsidRPr="00DE6131">
        <w:rPr>
          <w:rFonts w:hint="cs"/>
          <w:rtl/>
        </w:rPr>
        <w:t>خر وتكر</w:t>
      </w:r>
      <w:r w:rsidR="00FB30AA">
        <w:rPr>
          <w:rFonts w:hint="cs"/>
          <w:rtl/>
        </w:rPr>
        <w:t>ي</w:t>
      </w:r>
      <w:r w:rsidR="008857FD" w:rsidRPr="00DE6131">
        <w:rPr>
          <w:rFonts w:hint="cs"/>
          <w:rtl/>
        </w:rPr>
        <w:t>س</w:t>
      </w:r>
      <w:r w:rsidR="00F230D3" w:rsidRPr="00DE6131">
        <w:rPr>
          <w:rFonts w:hint="cs"/>
          <w:rtl/>
        </w:rPr>
        <w:t xml:space="preserve"> المنافسة </w:t>
      </w:r>
      <w:r w:rsidR="008857FD" w:rsidRPr="00DE6131">
        <w:rPr>
          <w:rFonts w:hint="cs"/>
          <w:rtl/>
        </w:rPr>
        <w:t>من حيث المبدأ عند</w:t>
      </w:r>
      <w:r w:rsidR="00F230D3" w:rsidRPr="00DE6131">
        <w:rPr>
          <w:rFonts w:hint="cs"/>
          <w:rtl/>
        </w:rPr>
        <w:t xml:space="preserve"> فتح المجال </w:t>
      </w:r>
      <w:r w:rsidR="008857FD" w:rsidRPr="00DE6131">
        <w:rPr>
          <w:rFonts w:hint="cs"/>
          <w:rtl/>
        </w:rPr>
        <w:t xml:space="preserve">لجميع الراغبين في التعاقد </w:t>
      </w:r>
      <w:r w:rsidR="00F230D3" w:rsidRPr="00DE6131">
        <w:rPr>
          <w:rFonts w:hint="cs"/>
          <w:rtl/>
        </w:rPr>
        <w:t xml:space="preserve">عن طريق </w:t>
      </w:r>
      <w:r w:rsidR="008857FD" w:rsidRPr="00DE6131">
        <w:rPr>
          <w:rFonts w:hint="cs"/>
          <w:rtl/>
        </w:rPr>
        <w:t>إعلامهم بأي</w:t>
      </w:r>
      <w:r w:rsidR="00F230D3" w:rsidRPr="00DE6131">
        <w:rPr>
          <w:rFonts w:hint="cs"/>
          <w:rtl/>
        </w:rPr>
        <w:t xml:space="preserve"> </w:t>
      </w:r>
      <w:r w:rsidR="008857FD" w:rsidRPr="00DE6131">
        <w:rPr>
          <w:rFonts w:hint="cs"/>
          <w:rtl/>
        </w:rPr>
        <w:t>من</w:t>
      </w:r>
      <w:r w:rsidR="00F230D3" w:rsidRPr="00DE6131">
        <w:rPr>
          <w:rFonts w:hint="cs"/>
          <w:rtl/>
        </w:rPr>
        <w:t xml:space="preserve"> الطرق والوسائل </w:t>
      </w:r>
      <w:r w:rsidR="008857FD" w:rsidRPr="00DE6131">
        <w:rPr>
          <w:rFonts w:hint="cs"/>
          <w:rtl/>
        </w:rPr>
        <w:t>الملائمة ودعوتهم  ل</w:t>
      </w:r>
      <w:r w:rsidR="00F230D3" w:rsidRPr="00DE6131">
        <w:rPr>
          <w:rFonts w:hint="cs"/>
          <w:rtl/>
        </w:rPr>
        <w:t>لتنافس</w:t>
      </w:r>
      <w:r w:rsidR="008857FD" w:rsidRPr="00DE6131">
        <w:rPr>
          <w:rFonts w:hint="cs"/>
          <w:rtl/>
        </w:rPr>
        <w:t xml:space="preserve"> من خلال </w:t>
      </w:r>
      <w:r w:rsidR="00F230D3" w:rsidRPr="00DE6131">
        <w:rPr>
          <w:rFonts w:hint="cs"/>
          <w:rtl/>
        </w:rPr>
        <w:t xml:space="preserve">تقديم </w:t>
      </w:r>
      <w:r w:rsidR="008857FD" w:rsidRPr="00DE6131">
        <w:rPr>
          <w:rFonts w:hint="cs"/>
          <w:rtl/>
        </w:rPr>
        <w:t xml:space="preserve">تعهداتهم وبهذا تكون الإدارة قد قامت بما هي ملزمة به من إجراءات </w:t>
      </w:r>
      <w:r w:rsidR="00321053" w:rsidRPr="00DE6131">
        <w:rPr>
          <w:rFonts w:hint="cs"/>
          <w:rtl/>
        </w:rPr>
        <w:t xml:space="preserve">دون استبعاد أي </w:t>
      </w:r>
      <w:r w:rsidR="00F230D3" w:rsidRPr="00DE6131">
        <w:rPr>
          <w:rFonts w:hint="cs"/>
          <w:rtl/>
        </w:rPr>
        <w:t xml:space="preserve">طائفة </w:t>
      </w:r>
      <w:r w:rsidR="00321053" w:rsidRPr="00DE6131">
        <w:rPr>
          <w:rFonts w:hint="cs"/>
          <w:rtl/>
        </w:rPr>
        <w:t>من التنافس</w:t>
      </w:r>
      <w:r w:rsidR="00B57571" w:rsidRPr="00DE6131">
        <w:rPr>
          <w:rStyle w:val="Appelnotedebasdep"/>
          <w:color w:val="000000" w:themeColor="text1"/>
          <w:rtl/>
        </w:rPr>
        <w:footnoteReference w:id="202"/>
      </w:r>
      <w:r w:rsidR="007A5B7D" w:rsidRPr="00DE6131">
        <w:rPr>
          <w:rFonts w:hint="cs"/>
          <w:rtl/>
        </w:rPr>
        <w:t>.</w:t>
      </w:r>
    </w:p>
    <w:p w14:paraId="1572A3FA" w14:textId="53CD4020" w:rsidR="009C1BB4" w:rsidRPr="00DE6131" w:rsidRDefault="009C1BB4" w:rsidP="001B4F5A">
      <w:pPr>
        <w:rPr>
          <w:rtl/>
        </w:rPr>
      </w:pPr>
      <w:r w:rsidRPr="00DE6131">
        <w:rPr>
          <w:rFonts w:hint="cs"/>
          <w:rtl/>
        </w:rPr>
        <w:t>و</w:t>
      </w:r>
      <w:r w:rsidR="00321053" w:rsidRPr="00DE6131">
        <w:rPr>
          <w:rFonts w:hint="cs"/>
          <w:rtl/>
        </w:rPr>
        <w:t>على العموم يمكن القول أن</w:t>
      </w:r>
      <w:r w:rsidRPr="00DE6131">
        <w:rPr>
          <w:rFonts w:hint="cs"/>
          <w:rtl/>
        </w:rPr>
        <w:t xml:space="preserve"> هذه </w:t>
      </w:r>
      <w:r w:rsidR="00321053" w:rsidRPr="00DE6131">
        <w:rPr>
          <w:rFonts w:hint="cs"/>
          <w:rtl/>
        </w:rPr>
        <w:t xml:space="preserve">الاشتراطات </w:t>
      </w:r>
      <w:r w:rsidRPr="00DE6131">
        <w:rPr>
          <w:rFonts w:hint="cs"/>
          <w:rtl/>
        </w:rPr>
        <w:t xml:space="preserve"> المسبقة أو المؤهلات الدنيا المطلوب توفرها في فئة </w:t>
      </w:r>
      <w:r w:rsidR="00321053" w:rsidRPr="00DE6131">
        <w:rPr>
          <w:rFonts w:hint="cs"/>
          <w:rtl/>
        </w:rPr>
        <w:t xml:space="preserve">معينة </w:t>
      </w:r>
      <w:r w:rsidRPr="00DE6131">
        <w:rPr>
          <w:rFonts w:hint="cs"/>
          <w:rtl/>
        </w:rPr>
        <w:t>من المتنافسين</w:t>
      </w:r>
      <w:r w:rsidR="00321053" w:rsidRPr="00DE6131">
        <w:rPr>
          <w:rFonts w:hint="cs"/>
          <w:rtl/>
        </w:rPr>
        <w:t xml:space="preserve"> لا تعد</w:t>
      </w:r>
      <w:r w:rsidRPr="00DE6131">
        <w:rPr>
          <w:rFonts w:hint="cs"/>
          <w:rtl/>
        </w:rPr>
        <w:t xml:space="preserve"> </w:t>
      </w:r>
      <w:r w:rsidR="00321053" w:rsidRPr="00DE6131">
        <w:rPr>
          <w:rFonts w:hint="cs"/>
          <w:rtl/>
        </w:rPr>
        <w:t>من قبيل</w:t>
      </w:r>
      <w:r w:rsidRPr="00DE6131">
        <w:rPr>
          <w:rFonts w:hint="cs"/>
          <w:rtl/>
        </w:rPr>
        <w:t xml:space="preserve"> أشكال </w:t>
      </w:r>
      <w:r w:rsidR="00CF4ADC" w:rsidRPr="00DE6131">
        <w:rPr>
          <w:rFonts w:hint="cs"/>
          <w:rtl/>
        </w:rPr>
        <w:t>التمييز</w:t>
      </w:r>
      <w:r w:rsidR="00321053" w:rsidRPr="00DE6131">
        <w:rPr>
          <w:rFonts w:hint="cs"/>
          <w:rtl/>
        </w:rPr>
        <w:t>،</w:t>
      </w:r>
      <w:r w:rsidR="00CF4ADC" w:rsidRPr="00DE6131">
        <w:rPr>
          <w:rFonts w:hint="cs"/>
          <w:rtl/>
        </w:rPr>
        <w:t xml:space="preserve"> شريطة</w:t>
      </w:r>
      <w:r w:rsidRPr="00DE6131">
        <w:rPr>
          <w:rFonts w:hint="cs"/>
          <w:rtl/>
        </w:rPr>
        <w:t xml:space="preserve"> أن تكون </w:t>
      </w:r>
      <w:r w:rsidR="00321053" w:rsidRPr="00DE6131">
        <w:rPr>
          <w:rFonts w:hint="cs"/>
          <w:rtl/>
        </w:rPr>
        <w:t xml:space="preserve">هذه الشروط المسبقة </w:t>
      </w:r>
      <w:r w:rsidRPr="00DE6131">
        <w:rPr>
          <w:rFonts w:hint="cs"/>
          <w:rtl/>
        </w:rPr>
        <w:t xml:space="preserve">عقلانية وموضوعية </w:t>
      </w:r>
      <w:r w:rsidR="00321053" w:rsidRPr="00DE6131">
        <w:rPr>
          <w:rFonts w:hint="cs"/>
          <w:rtl/>
        </w:rPr>
        <w:t>وتصب</w:t>
      </w:r>
      <w:r w:rsidRPr="00DE6131">
        <w:rPr>
          <w:rFonts w:hint="cs"/>
          <w:rtl/>
        </w:rPr>
        <w:t xml:space="preserve"> </w:t>
      </w:r>
      <w:r w:rsidR="00321053" w:rsidRPr="00DE6131">
        <w:rPr>
          <w:rFonts w:hint="cs"/>
          <w:rtl/>
        </w:rPr>
        <w:t>في اطار</w:t>
      </w:r>
      <w:r w:rsidRPr="00DE6131">
        <w:rPr>
          <w:rFonts w:hint="cs"/>
          <w:rtl/>
        </w:rPr>
        <w:t xml:space="preserve"> للصالح العام وأن لا تكون تعجيزية وألا يكون </w:t>
      </w:r>
      <w:r w:rsidR="00321053" w:rsidRPr="00DE6131">
        <w:rPr>
          <w:rFonts w:hint="cs"/>
          <w:rtl/>
        </w:rPr>
        <w:t>الهدف</w:t>
      </w:r>
      <w:r w:rsidRPr="00DE6131">
        <w:rPr>
          <w:rFonts w:hint="cs"/>
          <w:rtl/>
        </w:rPr>
        <w:t xml:space="preserve"> من</w:t>
      </w:r>
      <w:r w:rsidR="00321053" w:rsidRPr="00DE6131">
        <w:rPr>
          <w:rFonts w:hint="cs"/>
          <w:rtl/>
        </w:rPr>
        <w:t xml:space="preserve"> ورائها</w:t>
      </w:r>
      <w:r w:rsidRPr="00DE6131">
        <w:rPr>
          <w:rFonts w:hint="cs"/>
          <w:rtl/>
        </w:rPr>
        <w:t xml:space="preserve"> </w:t>
      </w:r>
      <w:r w:rsidR="00321053" w:rsidRPr="00DE6131">
        <w:rPr>
          <w:rFonts w:hint="cs"/>
          <w:rtl/>
        </w:rPr>
        <w:t>قصر التنافس وتضييق نطاقه</w:t>
      </w:r>
      <w:r w:rsidRPr="00DE6131">
        <w:rPr>
          <w:rFonts w:hint="cs"/>
          <w:rtl/>
        </w:rPr>
        <w:t xml:space="preserve"> بين </w:t>
      </w:r>
      <w:r w:rsidR="00321053" w:rsidRPr="00DE6131">
        <w:rPr>
          <w:rFonts w:hint="cs"/>
          <w:rtl/>
        </w:rPr>
        <w:t xml:space="preserve">فئة قليلة من </w:t>
      </w:r>
      <w:r w:rsidRPr="00DE6131">
        <w:rPr>
          <w:rFonts w:hint="cs"/>
          <w:rtl/>
        </w:rPr>
        <w:t xml:space="preserve"> المترشحين لأغراض </w:t>
      </w:r>
      <w:r w:rsidR="00321053" w:rsidRPr="00DE6131">
        <w:rPr>
          <w:rFonts w:hint="cs"/>
          <w:rtl/>
        </w:rPr>
        <w:t>تتجاوز</w:t>
      </w:r>
      <w:r w:rsidRPr="00DE6131">
        <w:rPr>
          <w:rFonts w:hint="cs"/>
          <w:rtl/>
        </w:rPr>
        <w:t xml:space="preserve"> </w:t>
      </w:r>
      <w:r w:rsidR="00321053" w:rsidRPr="00DE6131">
        <w:rPr>
          <w:rFonts w:hint="cs"/>
          <w:rtl/>
        </w:rPr>
        <w:t>متطلبات</w:t>
      </w:r>
      <w:r w:rsidRPr="00DE6131">
        <w:rPr>
          <w:rFonts w:hint="cs"/>
          <w:rtl/>
        </w:rPr>
        <w:t xml:space="preserve"> </w:t>
      </w:r>
      <w:r w:rsidR="00321053" w:rsidRPr="00DE6131">
        <w:rPr>
          <w:rFonts w:hint="cs"/>
          <w:rtl/>
        </w:rPr>
        <w:t>النفع</w:t>
      </w:r>
      <w:r w:rsidRPr="00DE6131">
        <w:rPr>
          <w:rFonts w:hint="cs"/>
          <w:rtl/>
        </w:rPr>
        <w:t xml:space="preserve"> العام ولتفادي مثل هذه الممارسات فقد نص المرسوم التنفيذي في المادة </w:t>
      </w:r>
      <w:r w:rsidRPr="006F6A55">
        <w:rPr>
          <w:rFonts w:hint="cs"/>
          <w:sz w:val="24"/>
          <w:szCs w:val="24"/>
          <w:rtl/>
        </w:rPr>
        <w:t xml:space="preserve">24 </w:t>
      </w:r>
      <w:r w:rsidRPr="00DE6131">
        <w:rPr>
          <w:rFonts w:hint="cs"/>
          <w:rtl/>
        </w:rPr>
        <w:t xml:space="preserve">منه </w:t>
      </w:r>
      <w:r w:rsidRPr="006F6A55">
        <w:rPr>
          <w:rFonts w:hint="cs"/>
          <w:sz w:val="24"/>
          <w:szCs w:val="24"/>
          <w:rtl/>
        </w:rPr>
        <w:t>18/199</w:t>
      </w:r>
      <w:r w:rsidRPr="00DE6131">
        <w:rPr>
          <w:rFonts w:hint="cs"/>
          <w:rtl/>
        </w:rPr>
        <w:t xml:space="preserve"> على إمكانية تحديد عند الحاجة دفتر شروط نموذجي </w:t>
      </w:r>
      <w:r w:rsidR="00321053" w:rsidRPr="00DE6131">
        <w:rPr>
          <w:rFonts w:hint="cs"/>
          <w:rtl/>
        </w:rPr>
        <w:t>لمرافق معينة تتحد في أهدافها و</w:t>
      </w:r>
      <w:r w:rsidR="0026003A" w:rsidRPr="00DE6131">
        <w:rPr>
          <w:rFonts w:hint="cs"/>
          <w:rtl/>
        </w:rPr>
        <w:t>ن</w:t>
      </w:r>
      <w:r w:rsidR="00321053" w:rsidRPr="00DE6131">
        <w:rPr>
          <w:rFonts w:hint="cs"/>
          <w:rtl/>
        </w:rPr>
        <w:t>شاطاتها</w:t>
      </w:r>
      <w:r w:rsidRPr="00DE6131">
        <w:rPr>
          <w:rFonts w:hint="cs"/>
          <w:rtl/>
        </w:rPr>
        <w:t xml:space="preserve"> بهدف </w:t>
      </w:r>
      <w:r w:rsidR="00321053" w:rsidRPr="00DE6131">
        <w:rPr>
          <w:rFonts w:hint="cs"/>
          <w:rtl/>
        </w:rPr>
        <w:t>استبعاد</w:t>
      </w:r>
      <w:r w:rsidRPr="00DE6131">
        <w:rPr>
          <w:rFonts w:hint="cs"/>
          <w:rtl/>
        </w:rPr>
        <w:t xml:space="preserve"> بعض الشروط التعسفية </w:t>
      </w:r>
      <w:r w:rsidR="00321053" w:rsidRPr="00DE6131">
        <w:rPr>
          <w:rFonts w:hint="cs"/>
          <w:rtl/>
        </w:rPr>
        <w:t>التي تقدم بعض الجهات الإدارية على وضعها ض</w:t>
      </w:r>
      <w:r w:rsidRPr="00DE6131">
        <w:rPr>
          <w:rFonts w:hint="cs"/>
          <w:rtl/>
        </w:rPr>
        <w:t xml:space="preserve">من </w:t>
      </w:r>
      <w:r w:rsidR="00321053" w:rsidRPr="00DE6131">
        <w:rPr>
          <w:rFonts w:hint="cs"/>
          <w:rtl/>
        </w:rPr>
        <w:t xml:space="preserve">دفاتر الشروط من </w:t>
      </w:r>
      <w:r w:rsidRPr="00DE6131">
        <w:rPr>
          <w:rFonts w:hint="cs"/>
          <w:rtl/>
        </w:rPr>
        <w:t xml:space="preserve">جهة وتفادي </w:t>
      </w:r>
      <w:r w:rsidR="00500CCC" w:rsidRPr="00DE6131">
        <w:rPr>
          <w:rFonts w:hint="cs"/>
          <w:rtl/>
        </w:rPr>
        <w:t xml:space="preserve">كثرة </w:t>
      </w:r>
      <w:r w:rsidR="0026003A" w:rsidRPr="00DE6131">
        <w:rPr>
          <w:rFonts w:hint="cs"/>
          <w:rtl/>
        </w:rPr>
        <w:t>التأويلات</w:t>
      </w:r>
      <w:r w:rsidRPr="00DE6131">
        <w:rPr>
          <w:rFonts w:hint="cs"/>
          <w:rtl/>
        </w:rPr>
        <w:t xml:space="preserve"> </w:t>
      </w:r>
      <w:r w:rsidR="006F6A55">
        <w:rPr>
          <w:rFonts w:hint="cs"/>
          <w:rtl/>
        </w:rPr>
        <w:t xml:space="preserve">والاستنباطات </w:t>
      </w:r>
      <w:r w:rsidR="00500CCC" w:rsidRPr="00DE6131">
        <w:rPr>
          <w:rFonts w:hint="cs"/>
          <w:rtl/>
        </w:rPr>
        <w:t xml:space="preserve">والقراءات المختلفة </w:t>
      </w:r>
      <w:r w:rsidRPr="00DE6131">
        <w:rPr>
          <w:rFonts w:hint="cs"/>
          <w:rtl/>
        </w:rPr>
        <w:t xml:space="preserve"> للنصوص القانونية</w:t>
      </w:r>
      <w:r w:rsidR="00500CCC" w:rsidRPr="00DE6131">
        <w:rPr>
          <w:rFonts w:hint="cs"/>
          <w:rtl/>
        </w:rPr>
        <w:t xml:space="preserve">، وتناط بهذه المهمة </w:t>
      </w:r>
      <w:r w:rsidRPr="00DE6131">
        <w:rPr>
          <w:rFonts w:hint="cs"/>
          <w:rtl/>
        </w:rPr>
        <w:t xml:space="preserve">لجنة تفويضات المرفق العام </w:t>
      </w:r>
      <w:r w:rsidR="00500CCC" w:rsidRPr="00DE6131">
        <w:rPr>
          <w:rFonts w:hint="cs"/>
          <w:rtl/>
        </w:rPr>
        <w:t>التي</w:t>
      </w:r>
      <w:r w:rsidRPr="00DE6131">
        <w:rPr>
          <w:rFonts w:hint="cs"/>
          <w:rtl/>
        </w:rPr>
        <w:t xml:space="preserve"> </w:t>
      </w:r>
      <w:r w:rsidR="00500CCC" w:rsidRPr="00DE6131">
        <w:rPr>
          <w:rFonts w:hint="cs"/>
          <w:rtl/>
        </w:rPr>
        <w:t xml:space="preserve">تصادق على مشاريع </w:t>
      </w:r>
      <w:r w:rsidRPr="00DE6131">
        <w:rPr>
          <w:rFonts w:hint="cs"/>
          <w:rtl/>
        </w:rPr>
        <w:t xml:space="preserve"> دف</w:t>
      </w:r>
      <w:r w:rsidR="00500CCC" w:rsidRPr="00DE6131">
        <w:rPr>
          <w:rFonts w:hint="cs"/>
          <w:rtl/>
        </w:rPr>
        <w:t>ا</w:t>
      </w:r>
      <w:r w:rsidRPr="00DE6131">
        <w:rPr>
          <w:rFonts w:hint="cs"/>
          <w:rtl/>
        </w:rPr>
        <w:t xml:space="preserve">تر الشروط </w:t>
      </w:r>
      <w:r w:rsidR="00500CCC" w:rsidRPr="00DE6131">
        <w:rPr>
          <w:rFonts w:hint="cs"/>
          <w:rtl/>
        </w:rPr>
        <w:t xml:space="preserve"> الخاص</w:t>
      </w:r>
      <w:r w:rsidR="006F6A55">
        <w:rPr>
          <w:rFonts w:hint="cs"/>
          <w:rtl/>
        </w:rPr>
        <w:t>ة بالمرافق العامة موضوع التفويض</w:t>
      </w:r>
      <w:r w:rsidR="00500CCC" w:rsidRPr="00DE6131">
        <w:rPr>
          <w:rFonts w:hint="cs"/>
          <w:rtl/>
        </w:rPr>
        <w:t xml:space="preserve"> وهنا تجدر الإشارة الى أن </w:t>
      </w:r>
      <w:r w:rsidRPr="00DE6131">
        <w:rPr>
          <w:rFonts w:hint="cs"/>
          <w:rtl/>
        </w:rPr>
        <w:t xml:space="preserve"> منح </w:t>
      </w:r>
      <w:r w:rsidR="0026003A" w:rsidRPr="00DE6131">
        <w:rPr>
          <w:rFonts w:hint="cs"/>
          <w:rtl/>
        </w:rPr>
        <w:t>الأولوية</w:t>
      </w:r>
      <w:r w:rsidRPr="00DE6131">
        <w:rPr>
          <w:rFonts w:hint="cs"/>
          <w:rtl/>
        </w:rPr>
        <w:t xml:space="preserve"> للمؤسسات الصغيرة والمتوسطة التي يكون بإمكانها انجاز موضوع تفويض المرفق العام كما جاء في نص المادة </w:t>
      </w:r>
      <w:r w:rsidRPr="006F6A55">
        <w:rPr>
          <w:rFonts w:hint="cs"/>
          <w:sz w:val="24"/>
          <w:szCs w:val="24"/>
          <w:rtl/>
        </w:rPr>
        <w:t xml:space="preserve">23 </w:t>
      </w:r>
      <w:r w:rsidRPr="00DE6131">
        <w:rPr>
          <w:rFonts w:hint="cs"/>
          <w:rtl/>
        </w:rPr>
        <w:t>من نفس المرسوم</w:t>
      </w:r>
      <w:r w:rsidRPr="00DE6131">
        <w:rPr>
          <w:rStyle w:val="Appelnotedebasdep"/>
          <w:color w:val="000000" w:themeColor="text1"/>
          <w:rtl/>
        </w:rPr>
        <w:footnoteReference w:id="203"/>
      </w:r>
      <w:r w:rsidRPr="00DE6131">
        <w:rPr>
          <w:rFonts w:hint="cs"/>
          <w:rtl/>
        </w:rPr>
        <w:t>.</w:t>
      </w:r>
      <w:r w:rsidR="00500CCC" w:rsidRPr="00DE6131">
        <w:rPr>
          <w:rFonts w:hint="cs"/>
          <w:rtl/>
        </w:rPr>
        <w:t xml:space="preserve"> </w:t>
      </w:r>
      <w:r w:rsidR="0026003A" w:rsidRPr="00DE6131">
        <w:rPr>
          <w:rFonts w:hint="cs"/>
          <w:rtl/>
        </w:rPr>
        <w:t>لا يض</w:t>
      </w:r>
      <w:r w:rsidR="0026003A" w:rsidRPr="00DE6131">
        <w:rPr>
          <w:rtl/>
        </w:rPr>
        <w:t>ر</w:t>
      </w:r>
      <w:r w:rsidR="00500CCC" w:rsidRPr="00DE6131">
        <w:rPr>
          <w:rFonts w:hint="cs"/>
          <w:rtl/>
        </w:rPr>
        <w:t xml:space="preserve"> بمبدأ التنافس كونه يصب في مصلحة وطنية قررها المشرع كذلك للمصلحة العامة </w:t>
      </w:r>
      <w:r w:rsidR="0026003A" w:rsidRPr="00DE6131">
        <w:rPr>
          <w:rFonts w:hint="cs"/>
          <w:rtl/>
        </w:rPr>
        <w:t>بأبعادها</w:t>
      </w:r>
      <w:r w:rsidR="00500CCC" w:rsidRPr="00DE6131">
        <w:rPr>
          <w:rFonts w:hint="cs"/>
          <w:rtl/>
        </w:rPr>
        <w:t xml:space="preserve"> المختلفة ومنها إعطاء فرصة لهذه المؤسسات </w:t>
      </w:r>
      <w:r w:rsidR="006F6A55">
        <w:rPr>
          <w:rFonts w:hint="cs"/>
          <w:rtl/>
        </w:rPr>
        <w:t>من أ</w:t>
      </w:r>
      <w:r w:rsidR="008E10CC" w:rsidRPr="00DE6131">
        <w:rPr>
          <w:rFonts w:hint="cs"/>
          <w:rtl/>
        </w:rPr>
        <w:t>جل المشاركة في هذه المشاريع العامة.</w:t>
      </w:r>
    </w:p>
    <w:p w14:paraId="0647AF4A" w14:textId="279FBB68" w:rsidR="007A5B7D" w:rsidRPr="00DE6131" w:rsidRDefault="006F6A55" w:rsidP="001B4F5A">
      <w:pPr>
        <w:rPr>
          <w:b/>
          <w:bCs/>
          <w:rtl/>
        </w:rPr>
      </w:pPr>
      <w:r>
        <w:rPr>
          <w:rFonts w:hint="cs"/>
          <w:rtl/>
        </w:rPr>
        <w:t>زيادة على ذلك فإ</w:t>
      </w:r>
      <w:r w:rsidR="008E10CC" w:rsidRPr="00DE6131">
        <w:rPr>
          <w:rFonts w:hint="cs"/>
          <w:rtl/>
        </w:rPr>
        <w:t xml:space="preserve">ن </w:t>
      </w:r>
      <w:r w:rsidR="009C1BB4" w:rsidRPr="00DE6131">
        <w:rPr>
          <w:rFonts w:hint="cs"/>
          <w:rtl/>
        </w:rPr>
        <w:t xml:space="preserve">هذه الاشتراطات المسبقة التي </w:t>
      </w:r>
      <w:r w:rsidR="008E10CC" w:rsidRPr="00DE6131">
        <w:rPr>
          <w:rFonts w:hint="cs"/>
          <w:rtl/>
        </w:rPr>
        <w:t xml:space="preserve">تقوم بوضعها </w:t>
      </w:r>
      <w:r w:rsidR="009C1BB4" w:rsidRPr="00DE6131">
        <w:rPr>
          <w:rFonts w:hint="cs"/>
          <w:rtl/>
        </w:rPr>
        <w:t xml:space="preserve"> السلطة المفوضة إنما تهدف </w:t>
      </w:r>
      <w:r w:rsidR="008E10CC" w:rsidRPr="00DE6131">
        <w:rPr>
          <w:rFonts w:hint="cs"/>
          <w:rtl/>
        </w:rPr>
        <w:t xml:space="preserve">في الأساس </w:t>
      </w:r>
      <w:r w:rsidR="009C1BB4" w:rsidRPr="00DE6131">
        <w:rPr>
          <w:rFonts w:hint="cs"/>
          <w:rtl/>
        </w:rPr>
        <w:t xml:space="preserve">إلى </w:t>
      </w:r>
      <w:r w:rsidR="008E10CC" w:rsidRPr="00DE6131">
        <w:rPr>
          <w:rFonts w:hint="cs"/>
          <w:rtl/>
        </w:rPr>
        <w:t>التأكد من</w:t>
      </w:r>
      <w:r w:rsidR="009C1BB4" w:rsidRPr="00DE6131">
        <w:rPr>
          <w:rFonts w:hint="cs"/>
          <w:rtl/>
        </w:rPr>
        <w:t xml:space="preserve"> ذوي </w:t>
      </w:r>
      <w:r w:rsidR="008E10CC" w:rsidRPr="00DE6131">
        <w:rPr>
          <w:rFonts w:hint="cs"/>
          <w:rtl/>
        </w:rPr>
        <w:t>الخبرة والذين لديهم مؤهلات خاصة تخدم</w:t>
      </w:r>
      <w:r w:rsidR="009C1BB4" w:rsidRPr="00DE6131">
        <w:rPr>
          <w:rFonts w:hint="cs"/>
          <w:rtl/>
        </w:rPr>
        <w:t xml:space="preserve"> النشاط الذي يغطيه المرفق العام</w:t>
      </w:r>
      <w:r w:rsidR="008E10CC" w:rsidRPr="00DE6131">
        <w:rPr>
          <w:rFonts w:hint="cs"/>
          <w:rtl/>
        </w:rPr>
        <w:t xml:space="preserve"> موضوع التفويض</w:t>
      </w:r>
      <w:r w:rsidR="009C1BB4" w:rsidRPr="00DE6131">
        <w:rPr>
          <w:rFonts w:hint="cs"/>
          <w:rtl/>
        </w:rPr>
        <w:t xml:space="preserve">، فانحصار المنافسة </w:t>
      </w:r>
      <w:r w:rsidR="008E10CC" w:rsidRPr="00DE6131">
        <w:rPr>
          <w:rFonts w:hint="cs"/>
          <w:rtl/>
        </w:rPr>
        <w:t xml:space="preserve">في فئة معينة </w:t>
      </w:r>
      <w:r w:rsidR="009C1BB4" w:rsidRPr="00DE6131">
        <w:rPr>
          <w:rFonts w:hint="cs"/>
          <w:rtl/>
        </w:rPr>
        <w:t xml:space="preserve"> تتوفر </w:t>
      </w:r>
      <w:r w:rsidR="008E10CC" w:rsidRPr="00DE6131">
        <w:rPr>
          <w:rFonts w:hint="cs"/>
          <w:rtl/>
        </w:rPr>
        <w:t>لديهم</w:t>
      </w:r>
      <w:r w:rsidR="009C1BB4" w:rsidRPr="00DE6131">
        <w:rPr>
          <w:rFonts w:hint="cs"/>
          <w:rtl/>
        </w:rPr>
        <w:t xml:space="preserve"> التخصص المطلوب أو الاعتماد المسبق في مجال معين </w:t>
      </w:r>
      <w:r w:rsidR="008E10CC" w:rsidRPr="00DE6131">
        <w:rPr>
          <w:rFonts w:hint="cs"/>
          <w:rtl/>
        </w:rPr>
        <w:t xml:space="preserve">يكفل ضمان </w:t>
      </w:r>
      <w:r w:rsidR="009C1BB4" w:rsidRPr="00DE6131">
        <w:rPr>
          <w:rFonts w:hint="cs"/>
          <w:rtl/>
        </w:rPr>
        <w:t xml:space="preserve">إسناد </w:t>
      </w:r>
      <w:r w:rsidR="008E10CC" w:rsidRPr="00DE6131">
        <w:rPr>
          <w:rFonts w:hint="cs"/>
          <w:rtl/>
        </w:rPr>
        <w:t xml:space="preserve">هذه </w:t>
      </w:r>
      <w:r w:rsidR="009C1BB4" w:rsidRPr="00DE6131">
        <w:rPr>
          <w:rFonts w:hint="cs"/>
          <w:rtl/>
        </w:rPr>
        <w:t>المر</w:t>
      </w:r>
      <w:r w:rsidR="008E10CC" w:rsidRPr="00DE6131">
        <w:rPr>
          <w:rFonts w:hint="cs"/>
          <w:rtl/>
        </w:rPr>
        <w:t>ا</w:t>
      </w:r>
      <w:r w:rsidR="009C1BB4" w:rsidRPr="00DE6131">
        <w:rPr>
          <w:rFonts w:hint="cs"/>
          <w:rtl/>
        </w:rPr>
        <w:t xml:space="preserve">فق إلى من تتوفر فيهم الكفاءة </w:t>
      </w:r>
      <w:r w:rsidR="008E10CC" w:rsidRPr="00DE6131">
        <w:rPr>
          <w:rFonts w:hint="cs"/>
          <w:rtl/>
        </w:rPr>
        <w:t>والخبرة</w:t>
      </w:r>
      <w:r w:rsidR="009C1BB4" w:rsidRPr="00DE6131">
        <w:rPr>
          <w:rFonts w:hint="cs"/>
          <w:rtl/>
        </w:rPr>
        <w:t xml:space="preserve"> </w:t>
      </w:r>
      <w:r w:rsidR="008E10CC" w:rsidRPr="00DE6131">
        <w:rPr>
          <w:rFonts w:hint="cs"/>
          <w:rtl/>
        </w:rPr>
        <w:t>والمؤهلات</w:t>
      </w:r>
      <w:r w:rsidR="009C1BB4" w:rsidRPr="00DE6131">
        <w:rPr>
          <w:rFonts w:hint="cs"/>
          <w:rtl/>
        </w:rPr>
        <w:t xml:space="preserve"> </w:t>
      </w:r>
      <w:r w:rsidR="008E10CC" w:rsidRPr="00DE6131">
        <w:rPr>
          <w:rFonts w:hint="cs"/>
          <w:rtl/>
        </w:rPr>
        <w:t>اللازمة</w:t>
      </w:r>
      <w:r w:rsidR="009C1BB4" w:rsidRPr="00DE6131">
        <w:rPr>
          <w:rFonts w:hint="cs"/>
          <w:rtl/>
        </w:rPr>
        <w:t xml:space="preserve"> </w:t>
      </w:r>
      <w:r w:rsidR="0026003A" w:rsidRPr="00DE6131">
        <w:rPr>
          <w:rFonts w:hint="cs"/>
          <w:rtl/>
        </w:rPr>
        <w:t>لإدارة</w:t>
      </w:r>
      <w:r w:rsidR="008E10CC" w:rsidRPr="00DE6131">
        <w:rPr>
          <w:rFonts w:hint="cs"/>
          <w:rtl/>
        </w:rPr>
        <w:t xml:space="preserve"> واستغلال</w:t>
      </w:r>
      <w:r w:rsidR="009C1BB4" w:rsidRPr="00DE6131">
        <w:rPr>
          <w:rFonts w:hint="cs"/>
          <w:rtl/>
        </w:rPr>
        <w:t xml:space="preserve"> </w:t>
      </w:r>
      <w:r w:rsidR="008E10CC" w:rsidRPr="00DE6131">
        <w:rPr>
          <w:rFonts w:hint="cs"/>
          <w:rtl/>
        </w:rPr>
        <w:t xml:space="preserve">وتنفيذ </w:t>
      </w:r>
      <w:r w:rsidR="009C1BB4" w:rsidRPr="00DE6131">
        <w:rPr>
          <w:rFonts w:hint="cs"/>
          <w:rtl/>
        </w:rPr>
        <w:t xml:space="preserve">المرفق </w:t>
      </w:r>
      <w:r w:rsidR="00D7550E">
        <w:rPr>
          <w:rFonts w:hint="cs"/>
          <w:rtl/>
        </w:rPr>
        <w:t xml:space="preserve">العام المفوض </w:t>
      </w:r>
      <w:r>
        <w:rPr>
          <w:rFonts w:hint="cs"/>
          <w:rtl/>
        </w:rPr>
        <w:t>على أكمل وجه</w:t>
      </w:r>
      <w:r w:rsidR="009C1BB4" w:rsidRPr="00DE6131">
        <w:rPr>
          <w:rFonts w:hint="cs"/>
          <w:rtl/>
        </w:rPr>
        <w:t xml:space="preserve">، </w:t>
      </w:r>
      <w:r w:rsidR="008E10CC" w:rsidRPr="00DE6131">
        <w:rPr>
          <w:rFonts w:hint="cs"/>
          <w:rtl/>
        </w:rPr>
        <w:t xml:space="preserve">وبالنتيجة </w:t>
      </w:r>
      <w:r w:rsidR="009C1BB4" w:rsidRPr="00DE6131">
        <w:rPr>
          <w:rFonts w:hint="cs"/>
          <w:rtl/>
        </w:rPr>
        <w:t xml:space="preserve"> تضمن </w:t>
      </w:r>
      <w:r w:rsidR="008E10CC" w:rsidRPr="00DE6131">
        <w:rPr>
          <w:rFonts w:hint="cs"/>
          <w:rtl/>
        </w:rPr>
        <w:t>الجهة</w:t>
      </w:r>
      <w:r w:rsidR="009C1BB4" w:rsidRPr="00DE6131">
        <w:rPr>
          <w:rFonts w:hint="cs"/>
          <w:rtl/>
        </w:rPr>
        <w:t xml:space="preserve"> </w:t>
      </w:r>
      <w:r w:rsidR="008E10CC" w:rsidRPr="00DE6131">
        <w:rPr>
          <w:rFonts w:hint="cs"/>
          <w:rtl/>
        </w:rPr>
        <w:t xml:space="preserve">المانحة للتفويض </w:t>
      </w:r>
      <w:r w:rsidR="009C1BB4" w:rsidRPr="00DE6131">
        <w:rPr>
          <w:rFonts w:hint="cs"/>
          <w:rtl/>
        </w:rPr>
        <w:t xml:space="preserve">تحقيق </w:t>
      </w:r>
      <w:r w:rsidR="008E10CC" w:rsidRPr="00DE6131">
        <w:rPr>
          <w:rFonts w:hint="cs"/>
          <w:rtl/>
        </w:rPr>
        <w:t xml:space="preserve">الفعالية </w:t>
      </w:r>
      <w:r w:rsidR="0026003A" w:rsidRPr="00DE6131">
        <w:rPr>
          <w:rFonts w:hint="cs"/>
          <w:rtl/>
        </w:rPr>
        <w:t>المط</w:t>
      </w:r>
      <w:r w:rsidR="00D7550E">
        <w:rPr>
          <w:rFonts w:hint="cs"/>
          <w:rtl/>
        </w:rPr>
        <w:t>ل</w:t>
      </w:r>
      <w:r w:rsidR="0026003A" w:rsidRPr="00DE6131">
        <w:rPr>
          <w:rFonts w:hint="cs"/>
          <w:rtl/>
        </w:rPr>
        <w:t>وبة</w:t>
      </w:r>
      <w:r w:rsidR="008E10CC" w:rsidRPr="00DE6131">
        <w:rPr>
          <w:rFonts w:hint="cs"/>
          <w:rtl/>
        </w:rPr>
        <w:t xml:space="preserve"> وضمان </w:t>
      </w:r>
      <w:r w:rsidR="009C1BB4" w:rsidRPr="00DE6131">
        <w:rPr>
          <w:rFonts w:hint="cs"/>
          <w:rtl/>
        </w:rPr>
        <w:t xml:space="preserve">المصلحة العامة من خلال </w:t>
      </w:r>
      <w:r w:rsidR="008E10CC" w:rsidRPr="00DE6131">
        <w:rPr>
          <w:rFonts w:hint="cs"/>
          <w:rtl/>
        </w:rPr>
        <w:t>تنظيم و</w:t>
      </w:r>
      <w:r w:rsidR="009C1BB4" w:rsidRPr="00DE6131">
        <w:rPr>
          <w:rFonts w:hint="cs"/>
          <w:rtl/>
        </w:rPr>
        <w:t>إدارة المر</w:t>
      </w:r>
      <w:r w:rsidR="008E10CC" w:rsidRPr="00DE6131">
        <w:rPr>
          <w:rFonts w:hint="cs"/>
          <w:rtl/>
        </w:rPr>
        <w:t>ا</w:t>
      </w:r>
      <w:r w:rsidR="009C1BB4" w:rsidRPr="00DE6131">
        <w:rPr>
          <w:rFonts w:hint="cs"/>
          <w:rtl/>
        </w:rPr>
        <w:t xml:space="preserve">فق </w:t>
      </w:r>
      <w:r w:rsidR="008E10CC" w:rsidRPr="00DE6131">
        <w:rPr>
          <w:rFonts w:hint="cs"/>
          <w:rtl/>
        </w:rPr>
        <w:t>العامة المفوضة</w:t>
      </w:r>
      <w:r w:rsidR="00D7550E">
        <w:rPr>
          <w:rFonts w:hint="cs"/>
          <w:rtl/>
        </w:rPr>
        <w:t>،</w:t>
      </w:r>
      <w:r w:rsidR="008E10CC" w:rsidRPr="00DE6131">
        <w:rPr>
          <w:rFonts w:hint="cs"/>
          <w:rtl/>
        </w:rPr>
        <w:t xml:space="preserve"> وفق المبادئ المقررة لها </w:t>
      </w:r>
      <w:r w:rsidR="009C1BB4" w:rsidRPr="00DE6131">
        <w:rPr>
          <w:rFonts w:hint="cs"/>
          <w:rtl/>
        </w:rPr>
        <w:t xml:space="preserve">وتسهل </w:t>
      </w:r>
      <w:r w:rsidR="008E10CC" w:rsidRPr="00DE6131">
        <w:rPr>
          <w:rFonts w:hint="cs"/>
          <w:rtl/>
        </w:rPr>
        <w:t xml:space="preserve"> في الوقت ذاته </w:t>
      </w:r>
      <w:r w:rsidR="009C1BB4" w:rsidRPr="00DE6131">
        <w:rPr>
          <w:rFonts w:hint="cs"/>
          <w:rtl/>
        </w:rPr>
        <w:t xml:space="preserve">على المفوض له عملية الاستثمار </w:t>
      </w:r>
      <w:r w:rsidR="009C1BB4" w:rsidRPr="00DE6131">
        <w:rPr>
          <w:rFonts w:hint="cs"/>
          <w:rtl/>
        </w:rPr>
        <w:lastRenderedPageBreak/>
        <w:t xml:space="preserve">وتحقيق </w:t>
      </w:r>
      <w:r w:rsidR="008E10CC" w:rsidRPr="00DE6131">
        <w:rPr>
          <w:rFonts w:hint="cs"/>
          <w:rtl/>
        </w:rPr>
        <w:t xml:space="preserve">المكاسب المالية </w:t>
      </w:r>
      <w:r w:rsidR="009C1BB4" w:rsidRPr="00DE6131">
        <w:rPr>
          <w:rFonts w:hint="cs"/>
          <w:rtl/>
        </w:rPr>
        <w:t xml:space="preserve"> بحكم </w:t>
      </w:r>
      <w:r w:rsidR="00213FE7" w:rsidRPr="00DE6131">
        <w:rPr>
          <w:rFonts w:hint="cs"/>
          <w:rtl/>
        </w:rPr>
        <w:t>التخصص</w:t>
      </w:r>
      <w:r w:rsidR="009C1BB4" w:rsidRPr="00DE6131">
        <w:rPr>
          <w:rFonts w:hint="cs"/>
          <w:rtl/>
        </w:rPr>
        <w:t xml:space="preserve"> </w:t>
      </w:r>
      <w:r w:rsidR="00213FE7" w:rsidRPr="00DE6131">
        <w:rPr>
          <w:rFonts w:hint="cs"/>
          <w:rtl/>
        </w:rPr>
        <w:t xml:space="preserve">والدراية </w:t>
      </w:r>
      <w:r w:rsidR="009C1BB4" w:rsidRPr="00DE6131">
        <w:rPr>
          <w:rFonts w:hint="cs"/>
          <w:rtl/>
        </w:rPr>
        <w:t xml:space="preserve"> </w:t>
      </w:r>
      <w:r w:rsidR="00213FE7" w:rsidRPr="00DE6131">
        <w:rPr>
          <w:rFonts w:hint="cs"/>
          <w:rtl/>
        </w:rPr>
        <w:t>والكفاءة التي يتمتع بها والخبرة في النش</w:t>
      </w:r>
      <w:r w:rsidR="00062ED6" w:rsidRPr="00DE6131">
        <w:rPr>
          <w:rFonts w:hint="cs"/>
          <w:rtl/>
        </w:rPr>
        <w:t>اط المرفقي الذي يسند له في اطار</w:t>
      </w:r>
      <w:r w:rsidR="00213FE7" w:rsidRPr="00DE6131">
        <w:rPr>
          <w:rFonts w:hint="cs"/>
          <w:rtl/>
        </w:rPr>
        <w:t>عملية التفويض</w:t>
      </w:r>
      <w:r w:rsidR="009C1BB4" w:rsidRPr="00DE6131">
        <w:rPr>
          <w:rFonts w:hint="cs"/>
          <w:rtl/>
        </w:rPr>
        <w:t>.</w:t>
      </w:r>
    </w:p>
    <w:p w14:paraId="22B1CDAD" w14:textId="77777777" w:rsidR="00062ED6" w:rsidRPr="00DE6131" w:rsidRDefault="009C1BB4" w:rsidP="004F2087">
      <w:pPr>
        <w:ind w:firstLine="0"/>
        <w:outlineLvl w:val="4"/>
        <w:rPr>
          <w:b/>
          <w:bCs/>
          <w:color w:val="000000" w:themeColor="text1"/>
          <w:rtl/>
        </w:rPr>
      </w:pPr>
      <w:bookmarkStart w:id="178" w:name="_Toc165664635"/>
      <w:bookmarkStart w:id="179" w:name="_Toc165665135"/>
      <w:bookmarkStart w:id="180" w:name="_Toc168134077"/>
      <w:r w:rsidRPr="00DE6131">
        <w:rPr>
          <w:rFonts w:hint="cs"/>
          <w:b/>
          <w:bCs/>
          <w:color w:val="000000" w:themeColor="text1"/>
          <w:rtl/>
        </w:rPr>
        <w:t xml:space="preserve">الفرع </w:t>
      </w:r>
      <w:r w:rsidR="006B7E09" w:rsidRPr="00DE6131">
        <w:rPr>
          <w:rFonts w:hint="cs"/>
          <w:b/>
          <w:bCs/>
          <w:color w:val="000000" w:themeColor="text1"/>
          <w:rtl/>
        </w:rPr>
        <w:t>الثالث: المساواة</w:t>
      </w:r>
      <w:r w:rsidRPr="00DE6131">
        <w:rPr>
          <w:rFonts w:hint="cs"/>
          <w:b/>
          <w:bCs/>
          <w:color w:val="000000" w:themeColor="text1"/>
          <w:rtl/>
        </w:rPr>
        <w:t xml:space="preserve"> في معاملة المترشحين</w:t>
      </w:r>
      <w:bookmarkEnd w:id="178"/>
      <w:bookmarkEnd w:id="179"/>
      <w:bookmarkEnd w:id="180"/>
      <w:r w:rsidRPr="00DE6131">
        <w:rPr>
          <w:rFonts w:hint="cs"/>
          <w:b/>
          <w:bCs/>
          <w:color w:val="000000" w:themeColor="text1"/>
          <w:rtl/>
        </w:rPr>
        <w:t xml:space="preserve"> </w:t>
      </w:r>
    </w:p>
    <w:p w14:paraId="13F79BC9" w14:textId="788532D1" w:rsidR="00D95951" w:rsidRPr="00DE6131" w:rsidRDefault="00320386" w:rsidP="001B4F5A">
      <w:pPr>
        <w:rPr>
          <w:rtl/>
        </w:rPr>
      </w:pPr>
      <w:r w:rsidRPr="000401D4">
        <w:rPr>
          <w:rFonts w:hint="cs"/>
          <w:rtl/>
        </w:rPr>
        <w:t>مقتضى شرط المساواة</w:t>
      </w:r>
      <w:r w:rsidR="00360DAC" w:rsidRPr="000401D4">
        <w:rPr>
          <w:rFonts w:hint="cs"/>
          <w:rtl/>
        </w:rPr>
        <w:t xml:space="preserve"> أ</w:t>
      </w:r>
      <w:r w:rsidR="00062ED6" w:rsidRPr="000401D4">
        <w:rPr>
          <w:rFonts w:hint="cs"/>
          <w:rtl/>
        </w:rPr>
        <w:t xml:space="preserve">ن تساوي </w:t>
      </w:r>
      <w:r w:rsidRPr="000401D4">
        <w:rPr>
          <w:rFonts w:hint="cs"/>
          <w:rtl/>
        </w:rPr>
        <w:t>الجهة الإدارية المانحة للتفويض</w:t>
      </w:r>
      <w:r w:rsidR="00062ED6" w:rsidRPr="000401D4">
        <w:rPr>
          <w:rFonts w:hint="cs"/>
          <w:rtl/>
        </w:rPr>
        <w:t xml:space="preserve"> بين </w:t>
      </w:r>
      <w:r w:rsidRPr="000401D4">
        <w:rPr>
          <w:rFonts w:hint="cs"/>
          <w:rtl/>
        </w:rPr>
        <w:t xml:space="preserve">مقدمي </w:t>
      </w:r>
      <w:r w:rsidR="00062ED6" w:rsidRPr="000401D4">
        <w:rPr>
          <w:rFonts w:hint="cs"/>
          <w:rtl/>
        </w:rPr>
        <w:t xml:space="preserve"> </w:t>
      </w:r>
      <w:r w:rsidRPr="000401D4">
        <w:rPr>
          <w:rFonts w:hint="cs"/>
          <w:rtl/>
        </w:rPr>
        <w:t>العروض الر</w:t>
      </w:r>
      <w:r w:rsidR="00170EA6">
        <w:rPr>
          <w:rFonts w:hint="cs"/>
          <w:rtl/>
        </w:rPr>
        <w:t>ا</w:t>
      </w:r>
      <w:r w:rsidRPr="000401D4">
        <w:rPr>
          <w:rFonts w:hint="cs"/>
          <w:rtl/>
        </w:rPr>
        <w:t xml:space="preserve">غبين في </w:t>
      </w:r>
      <w:r w:rsidR="0026003A" w:rsidRPr="000401D4">
        <w:rPr>
          <w:rFonts w:hint="cs"/>
          <w:rtl/>
        </w:rPr>
        <w:t>التعاقد معه</w:t>
      </w:r>
      <w:r w:rsidR="0026003A" w:rsidRPr="000401D4">
        <w:rPr>
          <w:rtl/>
        </w:rPr>
        <w:t>ا</w:t>
      </w:r>
      <w:r w:rsidRPr="000401D4">
        <w:rPr>
          <w:rFonts w:hint="cs"/>
          <w:rtl/>
        </w:rPr>
        <w:t xml:space="preserve"> فهي مجبرة على عدم وضع لي معيار تمييزي يستهدف استبعاد أي عرض </w:t>
      </w:r>
      <w:r w:rsidR="003D3459" w:rsidRPr="000401D4">
        <w:rPr>
          <w:rFonts w:hint="cs"/>
          <w:rtl/>
        </w:rPr>
        <w:t xml:space="preserve">كما </w:t>
      </w:r>
      <w:r w:rsidR="0026003A" w:rsidRPr="000401D4">
        <w:rPr>
          <w:rFonts w:hint="cs"/>
          <w:rtl/>
        </w:rPr>
        <w:t>لا يح</w:t>
      </w:r>
      <w:r w:rsidR="0026003A" w:rsidRPr="000401D4">
        <w:rPr>
          <w:rtl/>
        </w:rPr>
        <w:t>ق</w:t>
      </w:r>
      <w:r w:rsidR="00BE05DC">
        <w:rPr>
          <w:rFonts w:hint="cs"/>
          <w:rtl/>
        </w:rPr>
        <w:t xml:space="preserve"> للسلطة المانحة أن</w:t>
      </w:r>
      <w:r w:rsidR="00062ED6" w:rsidRPr="000401D4">
        <w:rPr>
          <w:rFonts w:hint="cs"/>
          <w:rtl/>
        </w:rPr>
        <w:t xml:space="preserve"> تمنح بعض </w:t>
      </w:r>
      <w:r w:rsidR="003D3459" w:rsidRPr="000401D4">
        <w:rPr>
          <w:rFonts w:hint="cs"/>
          <w:rtl/>
        </w:rPr>
        <w:t>المترشحين للتعاقد</w:t>
      </w:r>
      <w:r w:rsidR="00062ED6" w:rsidRPr="000401D4">
        <w:rPr>
          <w:rFonts w:hint="cs"/>
          <w:rtl/>
        </w:rPr>
        <w:t xml:space="preserve"> امتيازات </w:t>
      </w:r>
      <w:r w:rsidR="003D3459" w:rsidRPr="000401D4">
        <w:rPr>
          <w:rFonts w:hint="cs"/>
          <w:rtl/>
        </w:rPr>
        <w:t>خاصة</w:t>
      </w:r>
      <w:r w:rsidR="00062ED6" w:rsidRPr="000401D4">
        <w:rPr>
          <w:rFonts w:hint="cs"/>
          <w:rtl/>
        </w:rPr>
        <w:t xml:space="preserve"> دون البعض ال</w:t>
      </w:r>
      <w:r w:rsidR="00BE05DC">
        <w:rPr>
          <w:rFonts w:hint="cs"/>
          <w:rtl/>
        </w:rPr>
        <w:t>أ</w:t>
      </w:r>
      <w:r w:rsidR="00062ED6" w:rsidRPr="000401D4">
        <w:rPr>
          <w:rFonts w:hint="cs"/>
          <w:rtl/>
        </w:rPr>
        <w:t>خر</w:t>
      </w:r>
      <w:r w:rsidR="0026003A" w:rsidRPr="000401D4">
        <w:rPr>
          <w:rFonts w:hint="cs"/>
          <w:rtl/>
        </w:rPr>
        <w:t xml:space="preserve"> </w:t>
      </w:r>
      <w:r w:rsidR="003D3459" w:rsidRPr="000401D4">
        <w:rPr>
          <w:rFonts w:hint="cs"/>
          <w:rtl/>
        </w:rPr>
        <w:t xml:space="preserve">كما يمنع على الجهة الإدارية </w:t>
      </w:r>
      <w:r w:rsidR="00BE05DC">
        <w:rPr>
          <w:rFonts w:hint="cs"/>
          <w:rtl/>
        </w:rPr>
        <w:t>أ</w:t>
      </w:r>
      <w:r w:rsidR="00062ED6" w:rsidRPr="000401D4">
        <w:rPr>
          <w:rFonts w:hint="cs"/>
          <w:rtl/>
        </w:rPr>
        <w:t xml:space="preserve">ن تضع </w:t>
      </w:r>
      <w:r w:rsidR="003D3459" w:rsidRPr="000401D4">
        <w:rPr>
          <w:rFonts w:hint="cs"/>
          <w:rtl/>
        </w:rPr>
        <w:t>أي نوع من ال</w:t>
      </w:r>
      <w:r w:rsidR="00062ED6" w:rsidRPr="000401D4">
        <w:rPr>
          <w:rFonts w:hint="cs"/>
          <w:rtl/>
        </w:rPr>
        <w:t xml:space="preserve">عقبات </w:t>
      </w:r>
      <w:r w:rsidR="003D3459" w:rsidRPr="000401D4">
        <w:rPr>
          <w:rFonts w:hint="cs"/>
          <w:rtl/>
        </w:rPr>
        <w:t>التي تحول دون الوصول الى الطلب العمومي و</w:t>
      </w:r>
      <w:r w:rsidR="00062ED6" w:rsidRPr="000401D4">
        <w:rPr>
          <w:rFonts w:hint="cs"/>
          <w:rtl/>
        </w:rPr>
        <w:t xml:space="preserve">سواء </w:t>
      </w:r>
      <w:r w:rsidR="00BE05DC">
        <w:rPr>
          <w:rFonts w:hint="cs"/>
          <w:rtl/>
        </w:rPr>
        <w:t>أ</w:t>
      </w:r>
      <w:r w:rsidR="00062ED6" w:rsidRPr="000401D4">
        <w:rPr>
          <w:rFonts w:hint="cs"/>
          <w:rtl/>
        </w:rPr>
        <w:t xml:space="preserve">كانت </w:t>
      </w:r>
      <w:r w:rsidR="003D3459" w:rsidRPr="000401D4">
        <w:rPr>
          <w:rFonts w:hint="cs"/>
          <w:rtl/>
        </w:rPr>
        <w:t>هذه ال</w:t>
      </w:r>
      <w:r w:rsidR="00BE05DC">
        <w:rPr>
          <w:rFonts w:hint="cs"/>
          <w:rtl/>
        </w:rPr>
        <w:t>عقبات قانونية أ</w:t>
      </w:r>
      <w:r w:rsidR="00062ED6" w:rsidRPr="000401D4">
        <w:rPr>
          <w:rFonts w:hint="cs"/>
          <w:rtl/>
        </w:rPr>
        <w:t xml:space="preserve">و مادية </w:t>
      </w:r>
      <w:r w:rsidR="0026003A" w:rsidRPr="000401D4">
        <w:rPr>
          <w:rFonts w:hint="cs"/>
          <w:rtl/>
        </w:rPr>
        <w:t>كإعفاء</w:t>
      </w:r>
      <w:r w:rsidR="00BE05DC">
        <w:rPr>
          <w:rFonts w:hint="cs"/>
          <w:rtl/>
        </w:rPr>
        <w:t xml:space="preserve"> أحد المرشحين من دفع التأ</w:t>
      </w:r>
      <w:r w:rsidR="00062ED6" w:rsidRPr="000401D4">
        <w:rPr>
          <w:rFonts w:hint="cs"/>
          <w:rtl/>
        </w:rPr>
        <w:t>مين</w:t>
      </w:r>
      <w:r w:rsidR="003D3459" w:rsidRPr="000401D4">
        <w:rPr>
          <w:rFonts w:hint="cs"/>
          <w:rtl/>
        </w:rPr>
        <w:t>،</w:t>
      </w:r>
      <w:r w:rsidR="00062ED6" w:rsidRPr="000401D4">
        <w:rPr>
          <w:rFonts w:hint="cs"/>
          <w:rtl/>
        </w:rPr>
        <w:t xml:space="preserve"> </w:t>
      </w:r>
      <w:r w:rsidR="003D3459" w:rsidRPr="000401D4">
        <w:rPr>
          <w:rFonts w:hint="cs"/>
          <w:rtl/>
        </w:rPr>
        <w:t xml:space="preserve">كما </w:t>
      </w:r>
      <w:r w:rsidR="00062ED6" w:rsidRPr="000401D4">
        <w:rPr>
          <w:rFonts w:hint="cs"/>
          <w:rtl/>
        </w:rPr>
        <w:t xml:space="preserve">يقصد </w:t>
      </w:r>
      <w:r w:rsidR="00BE05DC">
        <w:rPr>
          <w:rFonts w:hint="cs"/>
          <w:rtl/>
        </w:rPr>
        <w:t>ب</w:t>
      </w:r>
      <w:r w:rsidR="0026003A" w:rsidRPr="000401D4">
        <w:rPr>
          <w:rFonts w:hint="cs"/>
          <w:rtl/>
        </w:rPr>
        <w:t>المساواة</w:t>
      </w:r>
      <w:r w:rsidR="00062ED6" w:rsidRPr="000401D4">
        <w:rPr>
          <w:rFonts w:hint="cs"/>
          <w:rtl/>
        </w:rPr>
        <w:t xml:space="preserve"> </w:t>
      </w:r>
      <w:r w:rsidR="003D3459" w:rsidRPr="000401D4">
        <w:rPr>
          <w:rFonts w:hint="cs"/>
          <w:rtl/>
        </w:rPr>
        <w:t>إتاحة</w:t>
      </w:r>
      <w:r w:rsidR="00062ED6" w:rsidRPr="000401D4">
        <w:rPr>
          <w:rFonts w:hint="cs"/>
          <w:rtl/>
        </w:rPr>
        <w:t xml:space="preserve"> </w:t>
      </w:r>
      <w:r w:rsidR="003D3459" w:rsidRPr="000401D4">
        <w:rPr>
          <w:rFonts w:hint="cs"/>
          <w:rtl/>
        </w:rPr>
        <w:t>نفس الفرص</w:t>
      </w:r>
      <w:r w:rsidR="00062ED6" w:rsidRPr="000401D4">
        <w:rPr>
          <w:rFonts w:hint="cs"/>
          <w:rtl/>
        </w:rPr>
        <w:t xml:space="preserve"> لكل </w:t>
      </w:r>
      <w:r w:rsidR="003D3459" w:rsidRPr="000401D4">
        <w:rPr>
          <w:rFonts w:hint="cs"/>
          <w:rtl/>
        </w:rPr>
        <w:t>راغب في التعاقد</w:t>
      </w:r>
      <w:r w:rsidR="00062ED6" w:rsidRPr="000401D4">
        <w:rPr>
          <w:rFonts w:hint="cs"/>
          <w:rtl/>
        </w:rPr>
        <w:t xml:space="preserve"> مع </w:t>
      </w:r>
      <w:r w:rsidR="003D3459" w:rsidRPr="000401D4">
        <w:rPr>
          <w:rFonts w:hint="cs"/>
          <w:rtl/>
        </w:rPr>
        <w:t>الجهة المانحة</w:t>
      </w:r>
      <w:r w:rsidR="00BE05DC">
        <w:rPr>
          <w:rFonts w:hint="cs"/>
          <w:rtl/>
        </w:rPr>
        <w:t xml:space="preserve"> من دون تمييز بين شخص وآ</w:t>
      </w:r>
      <w:r w:rsidR="00062ED6" w:rsidRPr="000401D4">
        <w:rPr>
          <w:rFonts w:hint="cs"/>
          <w:rtl/>
        </w:rPr>
        <w:t xml:space="preserve">خر وذلك </w:t>
      </w:r>
      <w:r w:rsidR="003D3459" w:rsidRPr="000401D4">
        <w:rPr>
          <w:rFonts w:hint="cs"/>
          <w:rtl/>
        </w:rPr>
        <w:t>بعدم</w:t>
      </w:r>
      <w:r w:rsidR="0017154C">
        <w:rPr>
          <w:rFonts w:hint="cs"/>
          <w:rtl/>
        </w:rPr>
        <w:t xml:space="preserve"> إ</w:t>
      </w:r>
      <w:r w:rsidR="00062ED6" w:rsidRPr="000401D4">
        <w:rPr>
          <w:rFonts w:hint="cs"/>
          <w:rtl/>
        </w:rPr>
        <w:t xml:space="preserve">عفاء </w:t>
      </w:r>
      <w:r w:rsidR="003D3459" w:rsidRPr="000401D4">
        <w:rPr>
          <w:rFonts w:hint="cs"/>
          <w:rtl/>
        </w:rPr>
        <w:t>البعض</w:t>
      </w:r>
      <w:r w:rsidR="00062ED6" w:rsidRPr="000401D4">
        <w:rPr>
          <w:rFonts w:hint="cs"/>
          <w:rtl/>
        </w:rPr>
        <w:t xml:space="preserve"> </w:t>
      </w:r>
      <w:r w:rsidR="003D3459" w:rsidRPr="000401D4">
        <w:rPr>
          <w:rFonts w:hint="cs"/>
          <w:rtl/>
        </w:rPr>
        <w:t>من المترشحين</w:t>
      </w:r>
      <w:r w:rsidR="00062ED6" w:rsidRPr="000401D4">
        <w:rPr>
          <w:rFonts w:hint="cs"/>
          <w:rtl/>
        </w:rPr>
        <w:t xml:space="preserve"> من </w:t>
      </w:r>
      <w:r w:rsidR="003D3459" w:rsidRPr="000401D4">
        <w:rPr>
          <w:rFonts w:hint="cs"/>
          <w:rtl/>
        </w:rPr>
        <w:t>شرط</w:t>
      </w:r>
      <w:r w:rsidR="00062ED6" w:rsidRPr="000401D4">
        <w:rPr>
          <w:rFonts w:hint="cs"/>
          <w:rtl/>
        </w:rPr>
        <w:t xml:space="preserve"> دون </w:t>
      </w:r>
      <w:r w:rsidR="003D3459" w:rsidRPr="000401D4">
        <w:rPr>
          <w:rFonts w:hint="cs"/>
          <w:rtl/>
        </w:rPr>
        <w:t>ال</w:t>
      </w:r>
      <w:r w:rsidR="0017154C">
        <w:rPr>
          <w:rFonts w:hint="cs"/>
          <w:rtl/>
        </w:rPr>
        <w:t>آ</w:t>
      </w:r>
      <w:r w:rsidR="003D3459" w:rsidRPr="000401D4">
        <w:rPr>
          <w:rFonts w:hint="cs"/>
          <w:rtl/>
        </w:rPr>
        <w:t>خرين أ</w:t>
      </w:r>
      <w:r w:rsidR="00062ED6" w:rsidRPr="000401D4">
        <w:rPr>
          <w:rFonts w:hint="cs"/>
          <w:rtl/>
        </w:rPr>
        <w:t xml:space="preserve">و </w:t>
      </w:r>
      <w:r w:rsidR="003D3459" w:rsidRPr="000401D4">
        <w:rPr>
          <w:rFonts w:hint="cs"/>
          <w:rtl/>
        </w:rPr>
        <w:t>إثقال البعض ب</w:t>
      </w:r>
      <w:r w:rsidR="00062ED6" w:rsidRPr="000401D4">
        <w:rPr>
          <w:rFonts w:hint="cs"/>
          <w:rtl/>
        </w:rPr>
        <w:t xml:space="preserve">شروط </w:t>
      </w:r>
      <w:r w:rsidR="0017154C">
        <w:rPr>
          <w:rFonts w:hint="cs"/>
          <w:rtl/>
        </w:rPr>
        <w:t>إ</w:t>
      </w:r>
      <w:r w:rsidR="003D3459" w:rsidRPr="000401D4">
        <w:rPr>
          <w:rFonts w:hint="cs"/>
          <w:rtl/>
        </w:rPr>
        <w:t>ضافية</w:t>
      </w:r>
      <w:r w:rsidR="0017154C">
        <w:rPr>
          <w:rFonts w:hint="cs"/>
          <w:rtl/>
        </w:rPr>
        <w:t xml:space="preserve"> أو تعديلها بالنسبة للبعض دون</w:t>
      </w:r>
      <w:r w:rsidR="00062ED6" w:rsidRPr="000401D4">
        <w:rPr>
          <w:rFonts w:hint="cs"/>
          <w:rtl/>
        </w:rPr>
        <w:t xml:space="preserve"> ال</w:t>
      </w:r>
      <w:r w:rsidR="0017154C">
        <w:rPr>
          <w:rFonts w:hint="cs"/>
          <w:rtl/>
        </w:rPr>
        <w:t>آ</w:t>
      </w:r>
      <w:r w:rsidR="00062ED6" w:rsidRPr="000401D4">
        <w:rPr>
          <w:rFonts w:hint="cs"/>
          <w:rtl/>
        </w:rPr>
        <w:t>خرين</w:t>
      </w:r>
      <w:r w:rsidR="003D3459" w:rsidRPr="000401D4">
        <w:rPr>
          <w:rFonts w:hint="cs"/>
          <w:rtl/>
        </w:rPr>
        <w:t>، ويستلزم</w:t>
      </w:r>
      <w:r w:rsidR="00062ED6" w:rsidRPr="000401D4">
        <w:rPr>
          <w:rFonts w:hint="cs"/>
          <w:rtl/>
        </w:rPr>
        <w:t xml:space="preserve"> تطبيق هذا </w:t>
      </w:r>
      <w:r w:rsidR="0026003A" w:rsidRPr="000401D4">
        <w:rPr>
          <w:rFonts w:hint="cs"/>
          <w:rtl/>
        </w:rPr>
        <w:t>المبدأ</w:t>
      </w:r>
      <w:r w:rsidR="00062ED6" w:rsidRPr="000401D4">
        <w:rPr>
          <w:rFonts w:hint="cs"/>
          <w:rtl/>
        </w:rPr>
        <w:t xml:space="preserve"> </w:t>
      </w:r>
      <w:r w:rsidR="0017154C">
        <w:rPr>
          <w:rFonts w:hint="cs"/>
          <w:rtl/>
        </w:rPr>
        <w:t>إ</w:t>
      </w:r>
      <w:r w:rsidR="003D3459" w:rsidRPr="000401D4">
        <w:rPr>
          <w:rFonts w:hint="cs"/>
          <w:rtl/>
        </w:rPr>
        <w:t>تاحة الفرصة بشكل متساوي</w:t>
      </w:r>
      <w:r w:rsidR="00062ED6" w:rsidRPr="000401D4">
        <w:rPr>
          <w:rFonts w:hint="cs"/>
          <w:rtl/>
        </w:rPr>
        <w:t xml:space="preserve"> </w:t>
      </w:r>
      <w:r w:rsidR="00222907" w:rsidRPr="000401D4">
        <w:rPr>
          <w:rFonts w:hint="cs"/>
          <w:rtl/>
        </w:rPr>
        <w:t xml:space="preserve">لمن </w:t>
      </w:r>
      <w:r w:rsidR="0026003A" w:rsidRPr="000401D4">
        <w:rPr>
          <w:rFonts w:hint="cs"/>
          <w:rtl/>
        </w:rPr>
        <w:t xml:space="preserve">تتشابه </w:t>
      </w:r>
      <w:r w:rsidR="00222907" w:rsidRPr="000401D4">
        <w:rPr>
          <w:rFonts w:hint="cs"/>
          <w:rtl/>
        </w:rPr>
        <w:t>مراكزهم القانونية</w:t>
      </w:r>
      <w:r w:rsidR="00062ED6" w:rsidRPr="000401D4">
        <w:rPr>
          <w:rFonts w:hint="cs"/>
          <w:rtl/>
        </w:rPr>
        <w:t xml:space="preserve"> </w:t>
      </w:r>
      <w:r w:rsidR="003521F9" w:rsidRPr="000401D4">
        <w:rPr>
          <w:rFonts w:hint="cs"/>
          <w:rtl/>
        </w:rPr>
        <w:t xml:space="preserve">وتتجلى المساواة </w:t>
      </w:r>
      <w:r w:rsidR="00062ED6" w:rsidRPr="000401D4">
        <w:rPr>
          <w:rFonts w:hint="cs"/>
          <w:rtl/>
        </w:rPr>
        <w:t xml:space="preserve"> </w:t>
      </w:r>
      <w:r w:rsidR="003521F9" w:rsidRPr="000401D4">
        <w:rPr>
          <w:rFonts w:hint="cs"/>
          <w:rtl/>
        </w:rPr>
        <w:t xml:space="preserve">في </w:t>
      </w:r>
      <w:r w:rsidR="00062ED6" w:rsidRPr="000401D4">
        <w:rPr>
          <w:rFonts w:hint="cs"/>
          <w:rtl/>
        </w:rPr>
        <w:t xml:space="preserve">المعاملة </w:t>
      </w:r>
      <w:r w:rsidR="003521F9" w:rsidRPr="000401D4">
        <w:rPr>
          <w:rFonts w:hint="cs"/>
          <w:rtl/>
        </w:rPr>
        <w:t xml:space="preserve">بالمثل </w:t>
      </w:r>
      <w:r w:rsidR="00062ED6" w:rsidRPr="000401D4">
        <w:rPr>
          <w:rFonts w:hint="cs"/>
          <w:rtl/>
        </w:rPr>
        <w:t xml:space="preserve">من الناحية </w:t>
      </w:r>
      <w:r w:rsidR="003521F9" w:rsidRPr="000401D4">
        <w:rPr>
          <w:rFonts w:hint="cs"/>
          <w:rtl/>
        </w:rPr>
        <w:t xml:space="preserve">العملية </w:t>
      </w:r>
      <w:r w:rsidR="00062ED6" w:rsidRPr="000401D4">
        <w:rPr>
          <w:rFonts w:hint="cs"/>
          <w:rtl/>
        </w:rPr>
        <w:t xml:space="preserve">والقانونية </w:t>
      </w:r>
      <w:r w:rsidR="003521F9" w:rsidRPr="000401D4">
        <w:rPr>
          <w:rFonts w:hint="cs"/>
          <w:rtl/>
        </w:rPr>
        <w:t>معا</w:t>
      </w:r>
      <w:r w:rsidR="00062ED6" w:rsidRPr="000401D4">
        <w:rPr>
          <w:rStyle w:val="Appelnotedebasdep"/>
          <w:color w:val="000000" w:themeColor="text1"/>
          <w:rtl/>
        </w:rPr>
        <w:footnoteReference w:id="204"/>
      </w:r>
      <w:r w:rsidR="007F1792">
        <w:rPr>
          <w:rFonts w:hint="cs"/>
          <w:rtl/>
        </w:rPr>
        <w:t>،</w:t>
      </w:r>
      <w:r w:rsidR="00D95951" w:rsidRPr="000401D4">
        <w:rPr>
          <w:rFonts w:hint="cs"/>
          <w:rtl/>
        </w:rPr>
        <w:t xml:space="preserve"> ويوجب هذا المبدأ على الجهة المانحة العمل على توحيد معايير الانتقاء التي يتضمنها دفتر الشروط الخاص</w:t>
      </w:r>
      <w:r w:rsidR="00D95951" w:rsidRPr="000401D4">
        <w:rPr>
          <w:rFonts w:hint="cs"/>
          <w:b/>
          <w:bCs/>
          <w:rtl/>
        </w:rPr>
        <w:t xml:space="preserve"> </w:t>
      </w:r>
      <w:r w:rsidR="007F1792">
        <w:rPr>
          <w:rFonts w:hint="cs"/>
          <w:rtl/>
        </w:rPr>
        <w:t xml:space="preserve"> ب</w:t>
      </w:r>
      <w:r w:rsidR="006E19AC">
        <w:rPr>
          <w:rFonts w:hint="cs"/>
          <w:rtl/>
        </w:rPr>
        <w:t>ا</w:t>
      </w:r>
      <w:r w:rsidR="00D95951" w:rsidRPr="000401D4">
        <w:rPr>
          <w:rFonts w:hint="cs"/>
          <w:rtl/>
        </w:rPr>
        <w:t xml:space="preserve">تفاقية التفويض، </w:t>
      </w:r>
      <w:r w:rsidR="00414FD2">
        <w:rPr>
          <w:rFonts w:hint="cs"/>
          <w:rtl/>
        </w:rPr>
        <w:t>فمعايير الاختيار يجب أن ي</w:t>
      </w:r>
      <w:r w:rsidR="00C6602D" w:rsidRPr="000401D4">
        <w:rPr>
          <w:rFonts w:hint="cs"/>
          <w:rtl/>
        </w:rPr>
        <w:t>كون بالتفصيل والوضوح الكاف</w:t>
      </w:r>
      <w:r w:rsidR="00070624" w:rsidRPr="000401D4">
        <w:rPr>
          <w:rFonts w:hint="cs"/>
          <w:rtl/>
        </w:rPr>
        <w:t xml:space="preserve">يين بحيث </w:t>
      </w:r>
      <w:r w:rsidR="0026003A" w:rsidRPr="000401D4">
        <w:rPr>
          <w:rFonts w:hint="cs"/>
          <w:rtl/>
        </w:rPr>
        <w:t>لا تقب</w:t>
      </w:r>
      <w:r w:rsidR="0026003A" w:rsidRPr="000401D4">
        <w:rPr>
          <w:rtl/>
        </w:rPr>
        <w:t>ل</w:t>
      </w:r>
      <w:r w:rsidR="00070624" w:rsidRPr="000401D4">
        <w:rPr>
          <w:rFonts w:hint="cs"/>
          <w:rtl/>
        </w:rPr>
        <w:t xml:space="preserve"> تفسيرات وقراءات متعددة </w:t>
      </w:r>
      <w:r w:rsidR="004C2C69" w:rsidRPr="000401D4">
        <w:rPr>
          <w:rFonts w:hint="cs"/>
          <w:rtl/>
        </w:rPr>
        <w:t xml:space="preserve">حتى يساعد في عمل </w:t>
      </w:r>
      <w:r w:rsidR="00070624" w:rsidRPr="000401D4">
        <w:rPr>
          <w:rFonts w:hint="cs"/>
          <w:rtl/>
        </w:rPr>
        <w:t>اللجنة المكلفة بانتقاء العروض فيسهل عليها تطبيق المعايير المحددة مسبقا على العروض المودعة لدى السلطة المفوضة بشكل موضوعي ومجرد على جميع العروض دون أي استثناء.</w:t>
      </w:r>
      <w:r w:rsidR="00070624" w:rsidRPr="00DE6131">
        <w:rPr>
          <w:rFonts w:hint="cs"/>
          <w:rtl/>
        </w:rPr>
        <w:t xml:space="preserve"> </w:t>
      </w:r>
    </w:p>
    <w:p w14:paraId="0352285D" w14:textId="08573678" w:rsidR="00062ED6" w:rsidRPr="00DE6131" w:rsidRDefault="00D95951" w:rsidP="001B4F5A">
      <w:pPr>
        <w:rPr>
          <w:rtl/>
        </w:rPr>
      </w:pPr>
      <w:r w:rsidRPr="00DE6131">
        <w:rPr>
          <w:rFonts w:hint="cs"/>
          <w:rtl/>
        </w:rPr>
        <w:t xml:space="preserve">ويشكل </w:t>
      </w:r>
      <w:r w:rsidR="00135A7B" w:rsidRPr="00DE6131">
        <w:rPr>
          <w:rFonts w:hint="cs"/>
          <w:rtl/>
        </w:rPr>
        <w:t xml:space="preserve">مبدأ المساوات </w:t>
      </w:r>
      <w:r w:rsidRPr="00DE6131">
        <w:rPr>
          <w:rFonts w:hint="cs"/>
          <w:rtl/>
        </w:rPr>
        <w:t xml:space="preserve"> أحد تفرعات </w:t>
      </w:r>
      <w:r w:rsidR="0026003A" w:rsidRPr="00DE6131">
        <w:rPr>
          <w:rFonts w:hint="cs"/>
          <w:rtl/>
        </w:rPr>
        <w:t>المبدأ</w:t>
      </w:r>
      <w:r w:rsidR="00414FD2">
        <w:rPr>
          <w:rFonts w:hint="cs"/>
          <w:rtl/>
        </w:rPr>
        <w:t xml:space="preserve"> الدستوري المتعلق بالمساواة أ</w:t>
      </w:r>
      <w:r w:rsidRPr="00DE6131">
        <w:rPr>
          <w:rFonts w:hint="cs"/>
          <w:rtl/>
        </w:rPr>
        <w:t xml:space="preserve">مام القانون والذي </w:t>
      </w:r>
      <w:r w:rsidR="00135A7B" w:rsidRPr="00DE6131">
        <w:rPr>
          <w:rFonts w:hint="cs"/>
          <w:rtl/>
        </w:rPr>
        <w:t xml:space="preserve">بمقتضاه </w:t>
      </w:r>
      <w:r w:rsidRPr="00DE6131">
        <w:rPr>
          <w:rFonts w:hint="cs"/>
          <w:rtl/>
        </w:rPr>
        <w:t xml:space="preserve"> </w:t>
      </w:r>
      <w:r w:rsidR="00135A7B" w:rsidRPr="00DE6131">
        <w:rPr>
          <w:rFonts w:hint="cs"/>
          <w:rtl/>
        </w:rPr>
        <w:t>تلتزم الجهات الإدارية بم</w:t>
      </w:r>
      <w:r w:rsidRPr="00DE6131">
        <w:rPr>
          <w:rFonts w:hint="cs"/>
          <w:rtl/>
        </w:rPr>
        <w:t>عاملة</w:t>
      </w:r>
      <w:r w:rsidR="00135A7B" w:rsidRPr="00DE6131">
        <w:rPr>
          <w:rFonts w:hint="cs"/>
          <w:rtl/>
        </w:rPr>
        <w:t xml:space="preserve"> جميع أشخاص القانون </w:t>
      </w:r>
      <w:r w:rsidRPr="00DE6131">
        <w:rPr>
          <w:rFonts w:hint="cs"/>
          <w:rtl/>
        </w:rPr>
        <w:t xml:space="preserve"> </w:t>
      </w:r>
      <w:r w:rsidR="00135A7B" w:rsidRPr="00DE6131">
        <w:rPr>
          <w:rFonts w:hint="cs"/>
          <w:rtl/>
        </w:rPr>
        <w:t xml:space="preserve">الذين تتشابه وضعياتهم القانونية </w:t>
      </w:r>
      <w:r w:rsidR="000A43D9" w:rsidRPr="00DE6131">
        <w:rPr>
          <w:rFonts w:hint="cs"/>
          <w:rtl/>
        </w:rPr>
        <w:t>بنفس</w:t>
      </w:r>
      <w:r w:rsidRPr="00DE6131">
        <w:rPr>
          <w:rFonts w:hint="cs"/>
          <w:rtl/>
        </w:rPr>
        <w:t xml:space="preserve"> </w:t>
      </w:r>
      <w:r w:rsidR="000A43D9" w:rsidRPr="00DE6131">
        <w:rPr>
          <w:rFonts w:hint="cs"/>
          <w:rtl/>
        </w:rPr>
        <w:t>المعاملة</w:t>
      </w:r>
      <w:r w:rsidRPr="00DE6131">
        <w:rPr>
          <w:rFonts w:hint="cs"/>
          <w:rtl/>
        </w:rPr>
        <w:t xml:space="preserve"> </w:t>
      </w:r>
      <w:r w:rsidR="000A43D9" w:rsidRPr="00DE6131">
        <w:rPr>
          <w:rFonts w:hint="cs"/>
          <w:rtl/>
        </w:rPr>
        <w:t>ويفرض</w:t>
      </w:r>
      <w:r w:rsidRPr="00DE6131">
        <w:rPr>
          <w:rFonts w:hint="cs"/>
          <w:rtl/>
        </w:rPr>
        <w:t xml:space="preserve"> هذا </w:t>
      </w:r>
      <w:r w:rsidR="0026003A" w:rsidRPr="00DE6131">
        <w:rPr>
          <w:rFonts w:hint="cs"/>
          <w:rtl/>
        </w:rPr>
        <w:t>المبدأ</w:t>
      </w:r>
      <w:r w:rsidRPr="00DE6131">
        <w:rPr>
          <w:rFonts w:hint="cs"/>
          <w:rtl/>
        </w:rPr>
        <w:t xml:space="preserve"> في </w:t>
      </w:r>
      <w:r w:rsidR="000A43D9" w:rsidRPr="00DE6131">
        <w:rPr>
          <w:rFonts w:hint="cs"/>
          <w:rtl/>
        </w:rPr>
        <w:t xml:space="preserve">عملية </w:t>
      </w:r>
      <w:r w:rsidRPr="00DE6131">
        <w:rPr>
          <w:rFonts w:hint="cs"/>
          <w:rtl/>
        </w:rPr>
        <w:t xml:space="preserve"> تفويضات المرفق </w:t>
      </w:r>
      <w:r w:rsidR="000A43D9" w:rsidRPr="00DE6131">
        <w:rPr>
          <w:rFonts w:hint="cs"/>
          <w:rtl/>
        </w:rPr>
        <w:t>العام على عاتق السلطة المفوضة</w:t>
      </w:r>
      <w:r w:rsidRPr="00DE6131">
        <w:rPr>
          <w:rFonts w:hint="cs"/>
          <w:rtl/>
        </w:rPr>
        <w:t xml:space="preserve"> التزاما  </w:t>
      </w:r>
      <w:r w:rsidR="000A43D9" w:rsidRPr="00DE6131">
        <w:rPr>
          <w:rFonts w:hint="cs"/>
          <w:rtl/>
        </w:rPr>
        <w:t xml:space="preserve">بالابتعاد عن أي مظهر من مظاهر </w:t>
      </w:r>
      <w:r w:rsidRPr="00DE6131">
        <w:rPr>
          <w:rFonts w:hint="cs"/>
          <w:rtl/>
        </w:rPr>
        <w:t xml:space="preserve">التمييز في معاملة </w:t>
      </w:r>
      <w:r w:rsidR="000A43D9" w:rsidRPr="00DE6131">
        <w:rPr>
          <w:rFonts w:hint="cs"/>
          <w:rtl/>
        </w:rPr>
        <w:t>الع</w:t>
      </w:r>
      <w:r w:rsidR="00414FD2">
        <w:rPr>
          <w:rFonts w:hint="cs"/>
          <w:rtl/>
        </w:rPr>
        <w:t>ا</w:t>
      </w:r>
      <w:r w:rsidR="000A43D9" w:rsidRPr="00DE6131">
        <w:rPr>
          <w:rFonts w:hint="cs"/>
          <w:rtl/>
        </w:rPr>
        <w:t>رضين</w:t>
      </w:r>
      <w:r w:rsidRPr="00DE6131">
        <w:rPr>
          <w:rFonts w:hint="cs"/>
          <w:rtl/>
        </w:rPr>
        <w:t xml:space="preserve"> من خلال </w:t>
      </w:r>
      <w:r w:rsidR="000A43D9" w:rsidRPr="00DE6131">
        <w:rPr>
          <w:rFonts w:hint="cs"/>
          <w:rtl/>
        </w:rPr>
        <w:t xml:space="preserve">الامتناع عن </w:t>
      </w:r>
      <w:r w:rsidRPr="00DE6131">
        <w:rPr>
          <w:rFonts w:hint="cs"/>
          <w:rtl/>
        </w:rPr>
        <w:t>وضع</w:t>
      </w:r>
      <w:r w:rsidR="000A43D9" w:rsidRPr="00DE6131">
        <w:rPr>
          <w:rFonts w:hint="cs"/>
          <w:rtl/>
        </w:rPr>
        <w:t xml:space="preserve"> أي مركز </w:t>
      </w:r>
      <w:r w:rsidR="0026003A" w:rsidRPr="00DE6131">
        <w:rPr>
          <w:rFonts w:hint="cs"/>
          <w:rtl/>
        </w:rPr>
        <w:t>استثنائ</w:t>
      </w:r>
      <w:r w:rsidR="0026003A" w:rsidRPr="00DE6131">
        <w:rPr>
          <w:rtl/>
        </w:rPr>
        <w:t>ي</w:t>
      </w:r>
      <w:r w:rsidR="000A43D9" w:rsidRPr="00DE6131">
        <w:rPr>
          <w:rFonts w:hint="cs"/>
          <w:rtl/>
        </w:rPr>
        <w:t xml:space="preserve"> </w:t>
      </w:r>
      <w:r w:rsidR="0026003A" w:rsidRPr="00DE6131">
        <w:rPr>
          <w:rFonts w:hint="cs"/>
          <w:rtl/>
        </w:rPr>
        <w:t>لأي</w:t>
      </w:r>
      <w:r w:rsidR="00414FD2">
        <w:rPr>
          <w:rFonts w:hint="cs"/>
          <w:rtl/>
        </w:rPr>
        <w:t xml:space="preserve"> مرشح أ</w:t>
      </w:r>
      <w:r w:rsidR="000A43D9" w:rsidRPr="00DE6131">
        <w:rPr>
          <w:rFonts w:hint="cs"/>
          <w:rtl/>
        </w:rPr>
        <w:t>و أي شر</w:t>
      </w:r>
      <w:r w:rsidRPr="00DE6131">
        <w:rPr>
          <w:rFonts w:hint="cs"/>
          <w:rtl/>
        </w:rPr>
        <w:t xml:space="preserve">ط </w:t>
      </w:r>
      <w:r w:rsidR="000A43D9" w:rsidRPr="00DE6131">
        <w:rPr>
          <w:rFonts w:hint="cs"/>
          <w:rtl/>
        </w:rPr>
        <w:t xml:space="preserve">يقصد من خلاله تفضيل أي من </w:t>
      </w:r>
      <w:r w:rsidR="0068548B">
        <w:rPr>
          <w:rFonts w:hint="cs"/>
          <w:rtl/>
        </w:rPr>
        <w:t xml:space="preserve"> المتعاملين الإ</w:t>
      </w:r>
      <w:r w:rsidRPr="00DE6131">
        <w:rPr>
          <w:rFonts w:hint="cs"/>
          <w:rtl/>
        </w:rPr>
        <w:t xml:space="preserve">قتصاديين </w:t>
      </w:r>
      <w:r w:rsidR="000A43D9" w:rsidRPr="00DE6131">
        <w:rPr>
          <w:rFonts w:hint="cs"/>
          <w:rtl/>
        </w:rPr>
        <w:t>الر</w:t>
      </w:r>
      <w:r w:rsidR="0068548B">
        <w:rPr>
          <w:rFonts w:hint="cs"/>
          <w:rtl/>
        </w:rPr>
        <w:t>اغبين في الظفر باتفاقية التفويض إ</w:t>
      </w:r>
      <w:r w:rsidR="000A43D9" w:rsidRPr="00DE6131">
        <w:rPr>
          <w:rFonts w:hint="cs"/>
          <w:rtl/>
        </w:rPr>
        <w:t xml:space="preserve">لا في حالة وجود مبررات قانونية وموضوعية تمليها طبيعة المرفق </w:t>
      </w:r>
      <w:r w:rsidR="0068548B">
        <w:rPr>
          <w:rFonts w:hint="cs"/>
          <w:rtl/>
        </w:rPr>
        <w:t>موضوع التفويض أ</w:t>
      </w:r>
      <w:r w:rsidRPr="00DE6131">
        <w:rPr>
          <w:rFonts w:hint="cs"/>
          <w:rtl/>
        </w:rPr>
        <w:t>و</w:t>
      </w:r>
      <w:r w:rsidR="000A43D9" w:rsidRPr="00DE6131">
        <w:rPr>
          <w:rFonts w:hint="cs"/>
          <w:rtl/>
        </w:rPr>
        <w:t xml:space="preserve"> مبررات </w:t>
      </w:r>
      <w:r w:rsidR="0068548B">
        <w:rPr>
          <w:rFonts w:hint="cs"/>
          <w:rtl/>
        </w:rPr>
        <w:t>تق</w:t>
      </w:r>
      <w:r w:rsidR="0026003A" w:rsidRPr="00DE6131">
        <w:rPr>
          <w:rFonts w:hint="cs"/>
          <w:rtl/>
        </w:rPr>
        <w:t>تضيها</w:t>
      </w:r>
      <w:r w:rsidR="000A43D9" w:rsidRPr="00DE6131">
        <w:rPr>
          <w:rFonts w:hint="cs"/>
          <w:rtl/>
        </w:rPr>
        <w:t xml:space="preserve"> عملية </w:t>
      </w:r>
      <w:r w:rsidRPr="00DE6131">
        <w:rPr>
          <w:rFonts w:hint="cs"/>
          <w:rtl/>
        </w:rPr>
        <w:t>تنفيذه</w:t>
      </w:r>
      <w:r w:rsidR="000A43D9" w:rsidRPr="00DE6131">
        <w:rPr>
          <w:rFonts w:hint="cs"/>
          <w:rtl/>
        </w:rPr>
        <w:t xml:space="preserve"> المرفق</w:t>
      </w:r>
      <w:r w:rsidRPr="00DE6131">
        <w:rPr>
          <w:rStyle w:val="Appelnotedebasdep"/>
          <w:color w:val="000000" w:themeColor="text1"/>
          <w:rtl/>
        </w:rPr>
        <w:footnoteReference w:id="205"/>
      </w:r>
      <w:r w:rsidR="0068548B">
        <w:rPr>
          <w:rFonts w:hint="cs"/>
          <w:rtl/>
        </w:rPr>
        <w:t>.</w:t>
      </w:r>
    </w:p>
    <w:p w14:paraId="651BB838" w14:textId="511117F7" w:rsidR="00F84665" w:rsidRPr="00DE6131" w:rsidRDefault="000A43D9" w:rsidP="001B4F5A">
      <w:pPr>
        <w:rPr>
          <w:rtl/>
        </w:rPr>
      </w:pPr>
      <w:r w:rsidRPr="00DE6131">
        <w:rPr>
          <w:rFonts w:hint="cs"/>
          <w:rtl/>
        </w:rPr>
        <w:t xml:space="preserve">ونظرا لأهمية </w:t>
      </w:r>
      <w:r w:rsidR="0026003A" w:rsidRPr="00DE6131">
        <w:rPr>
          <w:rFonts w:hint="cs"/>
          <w:rtl/>
        </w:rPr>
        <w:t>المبدأ</w:t>
      </w:r>
      <w:r w:rsidRPr="00DE6131">
        <w:rPr>
          <w:rFonts w:hint="cs"/>
          <w:rtl/>
        </w:rPr>
        <w:t xml:space="preserve"> في إضفاء الفعالية على عقود التفويض </w:t>
      </w:r>
      <w:r w:rsidR="00062ED6" w:rsidRPr="00DE6131">
        <w:rPr>
          <w:rFonts w:hint="cs"/>
          <w:rtl/>
        </w:rPr>
        <w:t xml:space="preserve"> فقد جرم كل من المشرع الفرنسي والجزائري أي </w:t>
      </w:r>
      <w:r w:rsidR="008D2D72">
        <w:rPr>
          <w:rFonts w:hint="cs"/>
          <w:rtl/>
        </w:rPr>
        <w:t xml:space="preserve">فعل </w:t>
      </w:r>
      <w:r w:rsidR="00062ED6" w:rsidRPr="00DE6131">
        <w:rPr>
          <w:rFonts w:hint="cs"/>
          <w:rtl/>
        </w:rPr>
        <w:t xml:space="preserve">من جانب الإدارة </w:t>
      </w:r>
      <w:r w:rsidR="0068548B">
        <w:rPr>
          <w:rFonts w:hint="cs"/>
          <w:rtl/>
        </w:rPr>
        <w:t>من شأ</w:t>
      </w:r>
      <w:r w:rsidR="004D0CA7" w:rsidRPr="00DE6131">
        <w:rPr>
          <w:rFonts w:hint="cs"/>
          <w:rtl/>
        </w:rPr>
        <w:t>نه أن يمنح أي أ</w:t>
      </w:r>
      <w:r w:rsidR="00062ED6" w:rsidRPr="00DE6131">
        <w:rPr>
          <w:rFonts w:hint="cs"/>
          <w:rtl/>
        </w:rPr>
        <w:t xml:space="preserve">فضلية غير مبررة </w:t>
      </w:r>
      <w:r w:rsidR="008D2D72">
        <w:rPr>
          <w:rFonts w:hint="cs"/>
          <w:rtl/>
        </w:rPr>
        <w:t>سواء من الناحية القانونية أ</w:t>
      </w:r>
      <w:r w:rsidR="004D0CA7" w:rsidRPr="00DE6131">
        <w:rPr>
          <w:rFonts w:hint="cs"/>
          <w:rtl/>
        </w:rPr>
        <w:t xml:space="preserve">و العملية </w:t>
      </w:r>
      <w:r w:rsidR="0026003A" w:rsidRPr="00DE6131">
        <w:rPr>
          <w:rFonts w:hint="cs"/>
          <w:rtl/>
        </w:rPr>
        <w:t>لأي</w:t>
      </w:r>
      <w:r w:rsidR="008D2D72">
        <w:rPr>
          <w:rFonts w:hint="cs"/>
          <w:rtl/>
        </w:rPr>
        <w:t xml:space="preserve"> أ</w:t>
      </w:r>
      <w:r w:rsidR="004D0CA7" w:rsidRPr="00DE6131">
        <w:rPr>
          <w:rFonts w:hint="cs"/>
          <w:rtl/>
        </w:rPr>
        <w:t>حد من المترشحين على حساب غيره بمناسبة ابرام عقد التفويض</w:t>
      </w:r>
      <w:r w:rsidR="00445890">
        <w:rPr>
          <w:rFonts w:hint="cs"/>
          <w:rtl/>
        </w:rPr>
        <w:t>،</w:t>
      </w:r>
      <w:r w:rsidR="00062ED6" w:rsidRPr="00DE6131">
        <w:rPr>
          <w:rFonts w:hint="cs"/>
          <w:rtl/>
        </w:rPr>
        <w:t xml:space="preserve"> وذلك بمخالفة القوانيين والأنظمة </w:t>
      </w:r>
      <w:r w:rsidR="004D0CA7" w:rsidRPr="00DE6131">
        <w:rPr>
          <w:rFonts w:hint="cs"/>
          <w:rtl/>
        </w:rPr>
        <w:t>المكرسة</w:t>
      </w:r>
      <w:r w:rsidR="00445890">
        <w:rPr>
          <w:rFonts w:hint="cs"/>
          <w:rtl/>
        </w:rPr>
        <w:t xml:space="preserve"> لمبدأ</w:t>
      </w:r>
      <w:r w:rsidR="00062ED6" w:rsidRPr="00DE6131">
        <w:rPr>
          <w:rFonts w:hint="cs"/>
          <w:rtl/>
        </w:rPr>
        <w:t xml:space="preserve"> المساوات وعلى الرغم من </w:t>
      </w:r>
      <w:r w:rsidR="00445890">
        <w:rPr>
          <w:rFonts w:hint="cs"/>
          <w:rtl/>
        </w:rPr>
        <w:t xml:space="preserve">كل ذلك إلا أن هذا </w:t>
      </w:r>
      <w:r w:rsidR="004D0CA7" w:rsidRPr="00DE6131">
        <w:rPr>
          <w:rFonts w:hint="cs"/>
          <w:rtl/>
        </w:rPr>
        <w:t xml:space="preserve">مبدأ المساوات </w:t>
      </w:r>
      <w:r w:rsidR="0026003A" w:rsidRPr="00DE6131">
        <w:rPr>
          <w:rFonts w:hint="cs"/>
          <w:rtl/>
        </w:rPr>
        <w:t>لا يمك</w:t>
      </w:r>
      <w:r w:rsidR="0026003A" w:rsidRPr="00DE6131">
        <w:rPr>
          <w:rtl/>
        </w:rPr>
        <w:t>ن</w:t>
      </w:r>
      <w:r w:rsidR="004D0CA7" w:rsidRPr="00DE6131">
        <w:rPr>
          <w:rFonts w:hint="cs"/>
          <w:rtl/>
        </w:rPr>
        <w:t xml:space="preserve"> ال</w:t>
      </w:r>
      <w:r w:rsidR="00445890">
        <w:rPr>
          <w:rFonts w:hint="cs"/>
          <w:rtl/>
        </w:rPr>
        <w:t>إعتداد به على إ</w:t>
      </w:r>
      <w:r w:rsidR="004D0CA7" w:rsidRPr="00DE6131">
        <w:rPr>
          <w:rFonts w:hint="cs"/>
          <w:rtl/>
        </w:rPr>
        <w:t xml:space="preserve">طلاقه </w:t>
      </w:r>
      <w:r w:rsidR="00445890">
        <w:rPr>
          <w:rFonts w:hint="cs"/>
          <w:rtl/>
        </w:rPr>
        <w:t xml:space="preserve"> وإ</w:t>
      </w:r>
      <w:r w:rsidR="00062ED6" w:rsidRPr="00DE6131">
        <w:rPr>
          <w:rFonts w:hint="cs"/>
          <w:rtl/>
        </w:rPr>
        <w:t xml:space="preserve">نما </w:t>
      </w:r>
      <w:r w:rsidR="004D0CA7" w:rsidRPr="00DE6131">
        <w:rPr>
          <w:rFonts w:hint="cs"/>
          <w:rtl/>
        </w:rPr>
        <w:t xml:space="preserve">يمكن أن ترد عليه </w:t>
      </w:r>
      <w:r w:rsidR="00062ED6" w:rsidRPr="00DE6131">
        <w:rPr>
          <w:rFonts w:hint="cs"/>
          <w:rtl/>
        </w:rPr>
        <w:t xml:space="preserve"> بعض الاستثناءات</w:t>
      </w:r>
      <w:r w:rsidR="00062ED6" w:rsidRPr="00DE6131">
        <w:rPr>
          <w:rStyle w:val="Appelnotedebasdep"/>
          <w:color w:val="000000" w:themeColor="text1"/>
          <w:rtl/>
        </w:rPr>
        <w:footnoteReference w:id="206"/>
      </w:r>
      <w:r w:rsidR="00062ED6" w:rsidRPr="00DE6131">
        <w:rPr>
          <w:rFonts w:hint="cs"/>
          <w:rtl/>
        </w:rPr>
        <w:t xml:space="preserve"> </w:t>
      </w:r>
      <w:r w:rsidR="00293DE2" w:rsidRPr="00DE6131">
        <w:rPr>
          <w:rFonts w:hint="cs"/>
          <w:rtl/>
        </w:rPr>
        <w:t xml:space="preserve">فالمشرع </w:t>
      </w:r>
      <w:r w:rsidR="004D0CA7" w:rsidRPr="00DE6131">
        <w:rPr>
          <w:rFonts w:hint="cs"/>
          <w:rtl/>
        </w:rPr>
        <w:t xml:space="preserve">في بعض الأحيان قد </w:t>
      </w:r>
      <w:r w:rsidR="00293DE2" w:rsidRPr="00DE6131">
        <w:rPr>
          <w:rFonts w:hint="cs"/>
          <w:rtl/>
        </w:rPr>
        <w:t xml:space="preserve">يعطي أولوية </w:t>
      </w:r>
      <w:r w:rsidR="004D0CA7" w:rsidRPr="00DE6131">
        <w:rPr>
          <w:rFonts w:hint="cs"/>
          <w:rtl/>
        </w:rPr>
        <w:t xml:space="preserve">معينة </w:t>
      </w:r>
      <w:r w:rsidR="00293DE2" w:rsidRPr="00DE6131">
        <w:rPr>
          <w:rFonts w:hint="cs"/>
          <w:rtl/>
        </w:rPr>
        <w:t xml:space="preserve">عند تقديم </w:t>
      </w:r>
      <w:r w:rsidR="004D0CA7" w:rsidRPr="00DE6131">
        <w:rPr>
          <w:rFonts w:hint="cs"/>
          <w:rtl/>
        </w:rPr>
        <w:t>العروض</w:t>
      </w:r>
      <w:r w:rsidR="00293DE2" w:rsidRPr="00DE6131">
        <w:rPr>
          <w:rFonts w:hint="cs"/>
          <w:rtl/>
        </w:rPr>
        <w:t xml:space="preserve"> كما </w:t>
      </w:r>
      <w:r w:rsidR="00445890">
        <w:rPr>
          <w:rFonts w:hint="cs"/>
          <w:rtl/>
        </w:rPr>
        <w:t>أ</w:t>
      </w:r>
      <w:r w:rsidR="004D0CA7" w:rsidRPr="00DE6131">
        <w:rPr>
          <w:rFonts w:hint="cs"/>
          <w:rtl/>
        </w:rPr>
        <w:t>نه قد يوسع من</w:t>
      </w:r>
      <w:r w:rsidR="00293DE2" w:rsidRPr="00DE6131">
        <w:rPr>
          <w:rFonts w:hint="cs"/>
          <w:rtl/>
        </w:rPr>
        <w:t xml:space="preserve"> سلطة</w:t>
      </w:r>
      <w:r w:rsidR="004D0CA7" w:rsidRPr="00DE6131">
        <w:rPr>
          <w:rFonts w:hint="cs"/>
          <w:rtl/>
        </w:rPr>
        <w:t xml:space="preserve"> الإدارة التقديرية في أ</w:t>
      </w:r>
      <w:r w:rsidR="00293DE2" w:rsidRPr="00DE6131">
        <w:rPr>
          <w:rFonts w:hint="cs"/>
          <w:rtl/>
        </w:rPr>
        <w:t>ن تفرض شروط</w:t>
      </w:r>
      <w:r w:rsidR="004D0CA7" w:rsidRPr="00DE6131">
        <w:rPr>
          <w:rFonts w:hint="cs"/>
          <w:rtl/>
        </w:rPr>
        <w:t xml:space="preserve"> معينة</w:t>
      </w:r>
      <w:r w:rsidR="00293DE2" w:rsidRPr="00DE6131">
        <w:rPr>
          <w:rFonts w:hint="cs"/>
          <w:rtl/>
        </w:rPr>
        <w:t xml:space="preserve"> ترى </w:t>
      </w:r>
      <w:r w:rsidR="00062ED6" w:rsidRPr="00DE6131">
        <w:rPr>
          <w:rFonts w:hint="cs"/>
          <w:rtl/>
        </w:rPr>
        <w:t>وجوب توافرها</w:t>
      </w:r>
      <w:r w:rsidR="00293DE2" w:rsidRPr="00DE6131">
        <w:rPr>
          <w:rFonts w:hint="cs"/>
          <w:rtl/>
        </w:rPr>
        <w:t xml:space="preserve"> في من </w:t>
      </w:r>
      <w:r w:rsidR="004D0CA7" w:rsidRPr="00DE6131">
        <w:rPr>
          <w:rFonts w:hint="cs"/>
          <w:rtl/>
        </w:rPr>
        <w:t xml:space="preserve">المترشح الراغب في </w:t>
      </w:r>
      <w:r w:rsidR="00445890">
        <w:rPr>
          <w:rFonts w:hint="cs"/>
          <w:rtl/>
        </w:rPr>
        <w:t>إ</w:t>
      </w:r>
      <w:r w:rsidR="00293DE2" w:rsidRPr="00DE6131">
        <w:rPr>
          <w:rFonts w:hint="cs"/>
          <w:rtl/>
        </w:rPr>
        <w:t>برام عقد التفويض وأيضا</w:t>
      </w:r>
      <w:r w:rsidR="004D0CA7" w:rsidRPr="00DE6131">
        <w:rPr>
          <w:rFonts w:hint="cs"/>
          <w:rtl/>
        </w:rPr>
        <w:t xml:space="preserve"> يمكن </w:t>
      </w:r>
      <w:r w:rsidR="00E21E3C">
        <w:rPr>
          <w:rFonts w:hint="cs"/>
          <w:rtl/>
        </w:rPr>
        <w:t>للإدارة</w:t>
      </w:r>
      <w:r w:rsidR="00293DE2" w:rsidRPr="00DE6131">
        <w:rPr>
          <w:rFonts w:hint="cs"/>
          <w:rtl/>
        </w:rPr>
        <w:t xml:space="preserve"> استبعاد بعض الأشخاص الذين يث</w:t>
      </w:r>
      <w:r w:rsidR="00E21E3C">
        <w:rPr>
          <w:rFonts w:hint="cs"/>
          <w:rtl/>
        </w:rPr>
        <w:t>بت عدم قدرتهم الفنية أ</w:t>
      </w:r>
      <w:r w:rsidR="00293DE2" w:rsidRPr="00DE6131">
        <w:rPr>
          <w:rFonts w:hint="cs"/>
          <w:rtl/>
        </w:rPr>
        <w:t xml:space="preserve">و المالية </w:t>
      </w:r>
      <w:r w:rsidR="004267D1" w:rsidRPr="00DE6131">
        <w:rPr>
          <w:rFonts w:hint="cs"/>
          <w:rtl/>
        </w:rPr>
        <w:t>الذين سبق لهم ال</w:t>
      </w:r>
      <w:r w:rsidR="00E21E3C">
        <w:rPr>
          <w:rFonts w:hint="cs"/>
          <w:rtl/>
        </w:rPr>
        <w:t>إ</w:t>
      </w:r>
      <w:r w:rsidR="004267D1" w:rsidRPr="00DE6131">
        <w:rPr>
          <w:rFonts w:hint="cs"/>
          <w:rtl/>
        </w:rPr>
        <w:t>خلا</w:t>
      </w:r>
      <w:r w:rsidR="00E21E3C">
        <w:rPr>
          <w:rFonts w:hint="cs"/>
          <w:rtl/>
        </w:rPr>
        <w:t>ل بالتزاماتهم العقدية معها غير أ</w:t>
      </w:r>
      <w:r w:rsidR="004267D1" w:rsidRPr="00DE6131">
        <w:rPr>
          <w:rFonts w:hint="cs"/>
          <w:rtl/>
        </w:rPr>
        <w:t>ن هذا الاستبعاد يصب في المصلحة العامة</w:t>
      </w:r>
      <w:r w:rsidR="00E21E3C">
        <w:rPr>
          <w:rFonts w:hint="cs"/>
          <w:rtl/>
        </w:rPr>
        <w:t>،</w:t>
      </w:r>
      <w:r w:rsidR="004267D1" w:rsidRPr="00DE6131">
        <w:rPr>
          <w:rFonts w:hint="cs"/>
          <w:rtl/>
        </w:rPr>
        <w:t xml:space="preserve"> </w:t>
      </w:r>
      <w:r w:rsidR="0026003A" w:rsidRPr="00DE6131">
        <w:rPr>
          <w:rFonts w:hint="cs"/>
          <w:rtl/>
        </w:rPr>
        <w:t>ول</w:t>
      </w:r>
      <w:r w:rsidR="00E21E3C">
        <w:rPr>
          <w:rFonts w:hint="cs"/>
          <w:rtl/>
        </w:rPr>
        <w:t>ا</w:t>
      </w:r>
      <w:r w:rsidR="0026003A" w:rsidRPr="00DE6131">
        <w:rPr>
          <w:rFonts w:hint="cs"/>
          <w:rtl/>
        </w:rPr>
        <w:t>يكون</w:t>
      </w:r>
      <w:r w:rsidR="004267D1" w:rsidRPr="00DE6131">
        <w:rPr>
          <w:rFonts w:hint="cs"/>
          <w:rtl/>
        </w:rPr>
        <w:t xml:space="preserve"> ناتج عن</w:t>
      </w:r>
      <w:r w:rsidR="00E21E3C">
        <w:rPr>
          <w:rFonts w:hint="cs"/>
          <w:rtl/>
        </w:rPr>
        <w:t xml:space="preserve"> أي حسابات تتعلق بحصر المنافسة أ</w:t>
      </w:r>
      <w:r w:rsidR="004267D1" w:rsidRPr="00DE6131">
        <w:rPr>
          <w:rFonts w:hint="cs"/>
          <w:rtl/>
        </w:rPr>
        <w:t>و استغلال للسلطة العامة، و</w:t>
      </w:r>
      <w:r w:rsidR="00293DE2" w:rsidRPr="00DE6131">
        <w:rPr>
          <w:rFonts w:hint="cs"/>
          <w:rtl/>
        </w:rPr>
        <w:t xml:space="preserve">بذلك </w:t>
      </w:r>
      <w:r w:rsidR="004267D1" w:rsidRPr="00DE6131">
        <w:rPr>
          <w:rFonts w:hint="cs"/>
          <w:rtl/>
        </w:rPr>
        <w:t xml:space="preserve">تضمن السلطة المفوضة </w:t>
      </w:r>
      <w:r w:rsidR="00E21E3C">
        <w:rPr>
          <w:rFonts w:hint="cs"/>
          <w:rtl/>
        </w:rPr>
        <w:t>ألا يتقدم للعقد إ</w:t>
      </w:r>
      <w:r w:rsidR="00293DE2" w:rsidRPr="00DE6131">
        <w:rPr>
          <w:rFonts w:hint="cs"/>
          <w:rtl/>
        </w:rPr>
        <w:t xml:space="preserve">لا </w:t>
      </w:r>
      <w:r w:rsidR="004267D1" w:rsidRPr="00DE6131">
        <w:rPr>
          <w:rFonts w:hint="cs"/>
          <w:rtl/>
        </w:rPr>
        <w:t>المتعهدين الذين تتوفر فيهم الصلاحية للتعاقد</w:t>
      </w:r>
      <w:r w:rsidR="00C9233C">
        <w:rPr>
          <w:rFonts w:hint="cs"/>
          <w:rtl/>
        </w:rPr>
        <w:t>.</w:t>
      </w:r>
      <w:r w:rsidR="00CE0F12" w:rsidRPr="00DE6131">
        <w:rPr>
          <w:rFonts w:hint="cs"/>
          <w:rtl/>
        </w:rPr>
        <w:t xml:space="preserve"> </w:t>
      </w:r>
      <w:r w:rsidR="00FE6F41" w:rsidRPr="00DE6131">
        <w:rPr>
          <w:rFonts w:hint="cs"/>
          <w:rtl/>
        </w:rPr>
        <w:t xml:space="preserve"> </w:t>
      </w:r>
    </w:p>
    <w:p w14:paraId="1E40775D" w14:textId="471C66C7" w:rsidR="008A421C" w:rsidRPr="00DE6131" w:rsidRDefault="004267D1" w:rsidP="001B4F5A">
      <w:pPr>
        <w:rPr>
          <w:rtl/>
        </w:rPr>
      </w:pPr>
      <w:r w:rsidRPr="006B3953">
        <w:rPr>
          <w:rFonts w:hint="cs"/>
          <w:rtl/>
        </w:rPr>
        <w:t xml:space="preserve">وفي هذا الإطار </w:t>
      </w:r>
      <w:r w:rsidR="009C1BB4" w:rsidRPr="006B3953">
        <w:rPr>
          <w:rtl/>
        </w:rPr>
        <w:t>ن</w:t>
      </w:r>
      <w:r w:rsidR="009C1BB4" w:rsidRPr="006B3953">
        <w:rPr>
          <w:rFonts w:hint="cs"/>
          <w:rtl/>
        </w:rPr>
        <w:t>ــــ</w:t>
      </w:r>
      <w:r w:rsidR="009C1BB4" w:rsidRPr="006B3953">
        <w:rPr>
          <w:rtl/>
        </w:rPr>
        <w:t xml:space="preserve">ص </w:t>
      </w:r>
      <w:r w:rsidR="009C1BB4" w:rsidRPr="006B3953">
        <w:rPr>
          <w:rFonts w:hint="cs"/>
          <w:rtl/>
        </w:rPr>
        <w:t>المرســـوم</w:t>
      </w:r>
      <w:r w:rsidR="009C1BB4" w:rsidRPr="006B3953">
        <w:rPr>
          <w:rtl/>
        </w:rPr>
        <w:t xml:space="preserve"> التنفي</w:t>
      </w:r>
      <w:r w:rsidR="009C1BB4" w:rsidRPr="006B3953">
        <w:rPr>
          <w:rFonts w:hint="cs"/>
          <w:rtl/>
        </w:rPr>
        <w:t>ـــ</w:t>
      </w:r>
      <w:r w:rsidR="009C1BB4" w:rsidRPr="006B3953">
        <w:rPr>
          <w:rtl/>
        </w:rPr>
        <w:t xml:space="preserve">ذي </w:t>
      </w:r>
      <w:r w:rsidR="009C1BB4" w:rsidRPr="006B3953">
        <w:rPr>
          <w:sz w:val="24"/>
          <w:szCs w:val="24"/>
          <w:rtl/>
        </w:rPr>
        <w:t>18/199</w:t>
      </w:r>
      <w:r w:rsidRPr="006B3953">
        <w:rPr>
          <w:rFonts w:hint="cs"/>
          <w:rtl/>
        </w:rPr>
        <w:t xml:space="preserve"> السالف الذكر في</w:t>
      </w:r>
      <w:r w:rsidR="009C1BB4" w:rsidRPr="006B3953">
        <w:rPr>
          <w:rtl/>
        </w:rPr>
        <w:t xml:space="preserve"> </w:t>
      </w:r>
      <w:r w:rsidR="009C1BB4" w:rsidRPr="006B3953">
        <w:rPr>
          <w:rFonts w:hint="cs"/>
          <w:rtl/>
        </w:rPr>
        <w:t>المادة</w:t>
      </w:r>
      <w:r w:rsidRPr="006B3953">
        <w:rPr>
          <w:rFonts w:hint="cs"/>
          <w:rtl/>
        </w:rPr>
        <w:t xml:space="preserve"> الثالثة منه على أنه "</w:t>
      </w:r>
      <w:r w:rsidR="009C1BB4" w:rsidRPr="006B3953">
        <w:rPr>
          <w:rtl/>
        </w:rPr>
        <w:t xml:space="preserve">يجب أن يتم تفويض </w:t>
      </w:r>
      <w:r w:rsidR="009C1BB4" w:rsidRPr="006B3953">
        <w:rPr>
          <w:rFonts w:hint="cs"/>
          <w:rtl/>
        </w:rPr>
        <w:t>المرفق</w:t>
      </w:r>
      <w:r w:rsidR="009C1BB4" w:rsidRPr="006B3953">
        <w:rPr>
          <w:rtl/>
        </w:rPr>
        <w:t xml:space="preserve"> العام في إطار احترام مبادئ </w:t>
      </w:r>
      <w:r w:rsidR="009C1BB4" w:rsidRPr="006B3953">
        <w:rPr>
          <w:rFonts w:hint="cs"/>
          <w:rtl/>
        </w:rPr>
        <w:t>المساواة</w:t>
      </w:r>
      <w:r w:rsidR="009C1BB4" w:rsidRPr="006B3953">
        <w:rPr>
          <w:rtl/>
        </w:rPr>
        <w:t xml:space="preserve"> </w:t>
      </w:r>
      <w:r w:rsidR="009C1BB4" w:rsidRPr="006B3953">
        <w:t>...</w:t>
      </w:r>
      <w:r w:rsidR="009C1BB4" w:rsidRPr="006B3953">
        <w:rPr>
          <w:rFonts w:hint="cs"/>
          <w:rtl/>
        </w:rPr>
        <w:t xml:space="preserve">''. والمساواة هنا تعني </w:t>
      </w:r>
      <w:r w:rsidRPr="006B3953">
        <w:rPr>
          <w:rFonts w:hint="cs"/>
          <w:rtl/>
        </w:rPr>
        <w:t>أ</w:t>
      </w:r>
      <w:r w:rsidR="00062ED6" w:rsidRPr="006B3953">
        <w:rPr>
          <w:rFonts w:hint="cs"/>
          <w:rtl/>
        </w:rPr>
        <w:t>لا</w:t>
      </w:r>
      <w:r w:rsidR="009C1BB4" w:rsidRPr="006B3953">
        <w:rPr>
          <w:rFonts w:hint="cs"/>
          <w:rtl/>
        </w:rPr>
        <w:t xml:space="preserve"> ينطوي اختيار </w:t>
      </w:r>
      <w:r w:rsidRPr="006B3953">
        <w:rPr>
          <w:rFonts w:hint="cs"/>
          <w:rtl/>
        </w:rPr>
        <w:t xml:space="preserve">الجهة المانحة </w:t>
      </w:r>
      <w:r w:rsidR="00904836" w:rsidRPr="006B3953">
        <w:rPr>
          <w:rFonts w:hint="cs"/>
          <w:rtl/>
        </w:rPr>
        <w:t>للتفويض على</w:t>
      </w:r>
      <w:r w:rsidR="009C1BB4" w:rsidRPr="006B3953">
        <w:rPr>
          <w:rFonts w:hint="cs"/>
          <w:rtl/>
        </w:rPr>
        <w:t xml:space="preserve"> أي طابع </w:t>
      </w:r>
      <w:r w:rsidR="0026003A" w:rsidRPr="006B3953">
        <w:rPr>
          <w:rFonts w:hint="cs"/>
          <w:rtl/>
        </w:rPr>
        <w:t>تمييزي</w:t>
      </w:r>
      <w:r w:rsidR="009C1BB4" w:rsidRPr="006B3953">
        <w:rPr>
          <w:rFonts w:hint="cs"/>
          <w:rtl/>
        </w:rPr>
        <w:t xml:space="preserve"> أو تفضيلي لأي من المترشحين الذين هم في مراكز قانونية متشابهة، غير </w:t>
      </w:r>
      <w:r w:rsidR="00904836" w:rsidRPr="006B3953">
        <w:rPr>
          <w:rFonts w:hint="cs"/>
          <w:rtl/>
        </w:rPr>
        <w:t>أنه ي</w:t>
      </w:r>
      <w:r w:rsidR="009C1BB4" w:rsidRPr="006B3953">
        <w:rPr>
          <w:rFonts w:hint="cs"/>
          <w:rtl/>
        </w:rPr>
        <w:t xml:space="preserve">مكن للإدارة أن تشترط مؤهلات معينة للمشاركة في المنافسة </w:t>
      </w:r>
      <w:r w:rsidR="0026003A" w:rsidRPr="006B3953">
        <w:rPr>
          <w:rFonts w:hint="cs"/>
          <w:rtl/>
        </w:rPr>
        <w:t>تتلاءم</w:t>
      </w:r>
      <w:r w:rsidR="00904836" w:rsidRPr="006B3953">
        <w:rPr>
          <w:rFonts w:hint="cs"/>
          <w:rtl/>
        </w:rPr>
        <w:t xml:space="preserve"> </w:t>
      </w:r>
      <w:r w:rsidR="00904836" w:rsidRPr="006B3953">
        <w:rPr>
          <w:rFonts w:hint="cs"/>
          <w:rtl/>
        </w:rPr>
        <w:lastRenderedPageBreak/>
        <w:t>مع طبيعة المرفق</w:t>
      </w:r>
      <w:r w:rsidR="009C1BB4" w:rsidRPr="006B3953">
        <w:rPr>
          <w:rFonts w:hint="cs"/>
          <w:rtl/>
        </w:rPr>
        <w:t xml:space="preserve"> </w:t>
      </w:r>
      <w:r w:rsidR="00904836" w:rsidRPr="006B3953">
        <w:rPr>
          <w:rFonts w:hint="cs"/>
          <w:rtl/>
        </w:rPr>
        <w:t xml:space="preserve">العام، وبذلك تعد المساوات بين المترشحين لعقود التفويض أحد الركائز الأساسية في ضمان نجاعة أكبر لاتفاقيات تفويض المرافق العامة فهي مبدأ دستوري يشمل كل </w:t>
      </w:r>
      <w:r w:rsidR="00274ADF" w:rsidRPr="006B3953">
        <w:rPr>
          <w:rFonts w:hint="cs"/>
          <w:rtl/>
        </w:rPr>
        <w:t>المجالات و</w:t>
      </w:r>
      <w:r w:rsidR="00904836" w:rsidRPr="006B3953">
        <w:rPr>
          <w:rFonts w:hint="cs"/>
          <w:rtl/>
        </w:rPr>
        <w:t xml:space="preserve"> </w:t>
      </w:r>
      <w:r w:rsidR="0066788F" w:rsidRPr="006B3953">
        <w:rPr>
          <w:rFonts w:hint="cs"/>
          <w:rtl/>
        </w:rPr>
        <w:t xml:space="preserve">يطبق على كل </w:t>
      </w:r>
      <w:r w:rsidR="00274ADF" w:rsidRPr="006B3953">
        <w:rPr>
          <w:rFonts w:hint="cs"/>
          <w:rtl/>
        </w:rPr>
        <w:t>النشاط</w:t>
      </w:r>
      <w:r w:rsidR="0066788F" w:rsidRPr="006B3953">
        <w:rPr>
          <w:rFonts w:hint="cs"/>
          <w:rtl/>
        </w:rPr>
        <w:t xml:space="preserve"> </w:t>
      </w:r>
      <w:r w:rsidR="00274ADF" w:rsidRPr="006B3953">
        <w:rPr>
          <w:rFonts w:hint="cs"/>
          <w:rtl/>
        </w:rPr>
        <w:t>الإداري</w:t>
      </w:r>
      <w:r w:rsidR="0066788F" w:rsidRPr="006B3953">
        <w:rPr>
          <w:rFonts w:hint="cs"/>
          <w:rtl/>
        </w:rPr>
        <w:t xml:space="preserve"> وبخاصة العقود الإدارية على </w:t>
      </w:r>
      <w:r w:rsidR="0026003A" w:rsidRPr="006B3953">
        <w:rPr>
          <w:rFonts w:hint="cs"/>
          <w:rtl/>
        </w:rPr>
        <w:t>غرار عقو</w:t>
      </w:r>
      <w:r w:rsidR="0026003A" w:rsidRPr="006B3953">
        <w:rPr>
          <w:rtl/>
        </w:rPr>
        <w:t>د</w:t>
      </w:r>
      <w:r w:rsidR="0066788F" w:rsidRPr="006B3953">
        <w:rPr>
          <w:rFonts w:hint="cs"/>
          <w:rtl/>
        </w:rPr>
        <w:t xml:space="preserve"> الصفقات العمومية وعقود تفويضات</w:t>
      </w:r>
      <w:r w:rsidR="006214D0">
        <w:rPr>
          <w:rFonts w:hint="cs"/>
          <w:rtl/>
        </w:rPr>
        <w:t xml:space="preserve"> المرفق العام</w:t>
      </w:r>
      <w:r w:rsidR="00274ADF" w:rsidRPr="006B3953">
        <w:rPr>
          <w:rFonts w:hint="cs"/>
          <w:rtl/>
        </w:rPr>
        <w:t>، ونظرا لحساسية هذه العقود بالنسبة للدولة بصفة عامة وباعتبارها تعكس مدى التزامها بالمبادئ التي تفرضها معطيات ومفاهيم دولية كالعولمة وحرية التجارة</w:t>
      </w:r>
      <w:r w:rsidR="002F7711" w:rsidRPr="006B3953">
        <w:rPr>
          <w:rFonts w:hint="cs"/>
          <w:rtl/>
        </w:rPr>
        <w:t xml:space="preserve"> التي تقتضي</w:t>
      </w:r>
      <w:r w:rsidR="00274ADF" w:rsidRPr="006B3953">
        <w:rPr>
          <w:rFonts w:hint="cs"/>
          <w:rtl/>
        </w:rPr>
        <w:t xml:space="preserve"> </w:t>
      </w:r>
      <w:r w:rsidR="002F7711" w:rsidRPr="006B3953">
        <w:rPr>
          <w:rFonts w:hint="cs"/>
          <w:rtl/>
        </w:rPr>
        <w:t>رفع</w:t>
      </w:r>
      <w:r w:rsidR="00274ADF" w:rsidRPr="006B3953">
        <w:rPr>
          <w:rFonts w:hint="cs"/>
          <w:rtl/>
        </w:rPr>
        <w:t xml:space="preserve"> القيود عن الحياة الاقتصادية </w:t>
      </w:r>
      <w:r w:rsidR="002D4988">
        <w:rPr>
          <w:rFonts w:hint="cs"/>
          <w:rtl/>
        </w:rPr>
        <w:t xml:space="preserve">بصفة عامة، ويبقى احترام وصيانة المبادئ التي تحكم المرافق العام أهم التزام يقع على عاتق </w:t>
      </w:r>
      <w:r w:rsidR="00407872">
        <w:rPr>
          <w:rFonts w:hint="cs"/>
          <w:rtl/>
        </w:rPr>
        <w:t>المفوض إليه خاصة خلال مرحلة تنفيذ عقد التفويض.</w:t>
      </w:r>
      <w:r w:rsidR="00904836" w:rsidRPr="00DE6131">
        <w:rPr>
          <w:rFonts w:hint="cs"/>
          <w:rtl/>
        </w:rPr>
        <w:t xml:space="preserve"> </w:t>
      </w:r>
    </w:p>
    <w:p w14:paraId="0DDE5E13" w14:textId="12A0D806" w:rsidR="00327DD0" w:rsidRPr="00DE6131" w:rsidRDefault="003D6D5C" w:rsidP="004F2087">
      <w:pPr>
        <w:ind w:firstLine="0"/>
        <w:outlineLvl w:val="3"/>
        <w:rPr>
          <w:b/>
          <w:bCs/>
          <w:color w:val="000000" w:themeColor="text1"/>
          <w:sz w:val="32"/>
          <w:szCs w:val="32"/>
          <w:rtl/>
        </w:rPr>
      </w:pPr>
      <w:r w:rsidRPr="00DE6131">
        <w:rPr>
          <w:rFonts w:hint="cs"/>
          <w:b/>
          <w:bCs/>
          <w:color w:val="000000" w:themeColor="text1"/>
          <w:sz w:val="24"/>
          <w:szCs w:val="24"/>
          <w:rtl/>
        </w:rPr>
        <w:t xml:space="preserve"> </w:t>
      </w:r>
      <w:bookmarkStart w:id="181" w:name="_Toc165664636"/>
      <w:bookmarkStart w:id="182" w:name="_Toc165665136"/>
      <w:bookmarkStart w:id="183" w:name="_Toc168134078"/>
      <w:r w:rsidR="001C7BE2" w:rsidRPr="00DE6131">
        <w:rPr>
          <w:rFonts w:hint="cs"/>
          <w:b/>
          <w:bCs/>
          <w:color w:val="000000" w:themeColor="text1"/>
          <w:sz w:val="32"/>
          <w:szCs w:val="32"/>
          <w:rtl/>
        </w:rPr>
        <w:t xml:space="preserve">المطلب </w:t>
      </w:r>
      <w:r w:rsidR="00FE0797" w:rsidRPr="00DE6131">
        <w:rPr>
          <w:rFonts w:hint="cs"/>
          <w:b/>
          <w:bCs/>
          <w:color w:val="000000" w:themeColor="text1"/>
          <w:sz w:val="32"/>
          <w:szCs w:val="32"/>
          <w:rtl/>
        </w:rPr>
        <w:t>الثالث</w:t>
      </w:r>
      <w:r w:rsidR="001C7BE2" w:rsidRPr="00DE6131">
        <w:rPr>
          <w:rFonts w:hint="cs"/>
          <w:b/>
          <w:bCs/>
          <w:color w:val="000000" w:themeColor="text1"/>
          <w:sz w:val="32"/>
          <w:szCs w:val="32"/>
          <w:rtl/>
        </w:rPr>
        <w:t>: الرقابة على تنفيذ عقد التفويض</w:t>
      </w:r>
      <w:bookmarkEnd w:id="181"/>
      <w:bookmarkEnd w:id="182"/>
      <w:bookmarkEnd w:id="183"/>
    </w:p>
    <w:p w14:paraId="0C4E33F6" w14:textId="1521A750" w:rsidR="000A05D8" w:rsidRPr="00DE6131" w:rsidRDefault="00327DD0" w:rsidP="001B4F5A">
      <w:pPr>
        <w:rPr>
          <w:sz w:val="24"/>
          <w:szCs w:val="24"/>
          <w:rtl/>
        </w:rPr>
      </w:pPr>
      <w:r w:rsidRPr="00DE6131">
        <w:rPr>
          <w:rFonts w:hint="cs"/>
          <w:rtl/>
        </w:rPr>
        <w:t xml:space="preserve">تتميز العقود الإدارية </w:t>
      </w:r>
      <w:r w:rsidR="000D274F" w:rsidRPr="00DE6131">
        <w:rPr>
          <w:rFonts w:hint="cs"/>
          <w:rtl/>
        </w:rPr>
        <w:t xml:space="preserve">بصفة عامة </w:t>
      </w:r>
      <w:r w:rsidRPr="00DE6131">
        <w:rPr>
          <w:rFonts w:hint="cs"/>
          <w:rtl/>
        </w:rPr>
        <w:t>باتصالها بالمرافق العامة</w:t>
      </w:r>
      <w:r w:rsidR="000D274F" w:rsidRPr="00DE6131">
        <w:rPr>
          <w:rFonts w:hint="cs"/>
          <w:rtl/>
        </w:rPr>
        <w:t xml:space="preserve"> التي تقوم أساسا على سد احتياجات</w:t>
      </w:r>
      <w:r w:rsidR="006214D0">
        <w:rPr>
          <w:rFonts w:hint="cs"/>
          <w:rtl/>
        </w:rPr>
        <w:t xml:space="preserve"> </w:t>
      </w:r>
      <w:r w:rsidR="000D274F" w:rsidRPr="00DE6131">
        <w:rPr>
          <w:rFonts w:hint="cs"/>
          <w:rtl/>
        </w:rPr>
        <w:t>ال</w:t>
      </w:r>
      <w:r w:rsidR="006214D0">
        <w:rPr>
          <w:rFonts w:hint="cs"/>
          <w:rtl/>
        </w:rPr>
        <w:t>أ</w:t>
      </w:r>
      <w:r w:rsidR="000D274F" w:rsidRPr="00DE6131">
        <w:rPr>
          <w:rFonts w:hint="cs"/>
          <w:rtl/>
        </w:rPr>
        <w:t xml:space="preserve">فراد والجماعات </w:t>
      </w:r>
      <w:r w:rsidR="006214D0">
        <w:rPr>
          <w:rFonts w:hint="cs"/>
          <w:rtl/>
        </w:rPr>
        <w:t xml:space="preserve">داخل المجتمع </w:t>
      </w:r>
      <w:r w:rsidR="00E82584" w:rsidRPr="00DE6131">
        <w:rPr>
          <w:rFonts w:hint="cs"/>
          <w:rtl/>
        </w:rPr>
        <w:t>ال</w:t>
      </w:r>
      <w:r w:rsidR="006214D0">
        <w:rPr>
          <w:rFonts w:hint="cs"/>
          <w:rtl/>
        </w:rPr>
        <w:t>أ</w:t>
      </w:r>
      <w:r w:rsidR="00E82584" w:rsidRPr="00DE6131">
        <w:rPr>
          <w:rFonts w:hint="cs"/>
          <w:rtl/>
        </w:rPr>
        <w:t xml:space="preserve">مر الذي  يدفعها الى السعي </w:t>
      </w:r>
      <w:r w:rsidRPr="00DE6131">
        <w:rPr>
          <w:rFonts w:hint="cs"/>
          <w:rtl/>
        </w:rPr>
        <w:t xml:space="preserve"> </w:t>
      </w:r>
      <w:r w:rsidR="00E82584" w:rsidRPr="00DE6131">
        <w:rPr>
          <w:rFonts w:hint="cs"/>
          <w:rtl/>
        </w:rPr>
        <w:t xml:space="preserve">لأداء </w:t>
      </w:r>
      <w:r w:rsidRPr="00DE6131">
        <w:rPr>
          <w:rFonts w:hint="cs"/>
          <w:rtl/>
        </w:rPr>
        <w:t xml:space="preserve">وظائفها </w:t>
      </w:r>
      <w:r w:rsidR="00E82584" w:rsidRPr="00DE6131">
        <w:rPr>
          <w:rFonts w:hint="cs"/>
          <w:rtl/>
        </w:rPr>
        <w:t>في اطار</w:t>
      </w:r>
      <w:r w:rsidR="0026003A" w:rsidRPr="00DE6131">
        <w:rPr>
          <w:rFonts w:hint="cs"/>
          <w:rtl/>
        </w:rPr>
        <w:t xml:space="preserve"> </w:t>
      </w:r>
      <w:r w:rsidRPr="00DE6131">
        <w:rPr>
          <w:rFonts w:hint="cs"/>
          <w:rtl/>
        </w:rPr>
        <w:t>ضمان تحقيق المصلحة العامة</w:t>
      </w:r>
      <w:r w:rsidR="00E82584" w:rsidRPr="00DE6131">
        <w:rPr>
          <w:rFonts w:hint="cs"/>
          <w:rtl/>
        </w:rPr>
        <w:t xml:space="preserve"> </w:t>
      </w:r>
      <w:r w:rsidR="005F4CCE">
        <w:rPr>
          <w:rFonts w:hint="cs"/>
          <w:rtl/>
        </w:rPr>
        <w:t>لتلبية</w:t>
      </w:r>
      <w:r w:rsidR="00E82584" w:rsidRPr="00DE6131">
        <w:rPr>
          <w:rFonts w:hint="cs"/>
          <w:rtl/>
        </w:rPr>
        <w:t xml:space="preserve"> متطلباتها وفي سبيل ذلك </w:t>
      </w:r>
      <w:r w:rsidRPr="00DE6131">
        <w:rPr>
          <w:rFonts w:hint="cs"/>
          <w:rtl/>
        </w:rPr>
        <w:t xml:space="preserve">يخول </w:t>
      </w:r>
      <w:r w:rsidR="00E82584" w:rsidRPr="00DE6131">
        <w:rPr>
          <w:rFonts w:hint="cs"/>
          <w:rtl/>
        </w:rPr>
        <w:t xml:space="preserve">للجهة الإدارية المتعاقدة </w:t>
      </w:r>
      <w:r w:rsidR="005F4CCE">
        <w:rPr>
          <w:rFonts w:hint="cs"/>
          <w:rtl/>
        </w:rPr>
        <w:t>سلطة الإشراف والتوجيه والرقابة على ع</w:t>
      </w:r>
      <w:r w:rsidR="00E82584" w:rsidRPr="00DE6131">
        <w:rPr>
          <w:rFonts w:hint="cs"/>
          <w:rtl/>
        </w:rPr>
        <w:t xml:space="preserve">ملية </w:t>
      </w:r>
      <w:r w:rsidRPr="00DE6131">
        <w:rPr>
          <w:rFonts w:hint="cs"/>
          <w:rtl/>
        </w:rPr>
        <w:t xml:space="preserve">تنفيذ العقد </w:t>
      </w:r>
      <w:r w:rsidR="000003DF" w:rsidRPr="00DE6131">
        <w:rPr>
          <w:rFonts w:hint="cs"/>
          <w:rtl/>
        </w:rPr>
        <w:t>الإداري،</w:t>
      </w:r>
      <w:r w:rsidR="00E82584" w:rsidRPr="00DE6131">
        <w:rPr>
          <w:rFonts w:hint="cs"/>
          <w:rtl/>
        </w:rPr>
        <w:t xml:space="preserve"> وذلك من </w:t>
      </w:r>
      <w:r w:rsidRPr="00DE6131">
        <w:rPr>
          <w:rFonts w:hint="cs"/>
          <w:rtl/>
        </w:rPr>
        <w:t xml:space="preserve"> خلال</w:t>
      </w:r>
      <w:r w:rsidR="00E82584" w:rsidRPr="00DE6131">
        <w:rPr>
          <w:rFonts w:hint="cs"/>
          <w:rtl/>
        </w:rPr>
        <w:t xml:space="preserve"> العمل على </w:t>
      </w:r>
      <w:r w:rsidR="005F4CCE">
        <w:rPr>
          <w:rFonts w:hint="cs"/>
          <w:rtl/>
        </w:rPr>
        <w:t xml:space="preserve"> إ</w:t>
      </w:r>
      <w:r w:rsidRPr="00DE6131">
        <w:rPr>
          <w:rFonts w:hint="cs"/>
          <w:rtl/>
        </w:rPr>
        <w:t xml:space="preserve">صدار </w:t>
      </w:r>
      <w:r w:rsidR="00E82584" w:rsidRPr="00DE6131">
        <w:rPr>
          <w:rFonts w:hint="cs"/>
          <w:rtl/>
        </w:rPr>
        <w:t>التوجيهات</w:t>
      </w:r>
      <w:r w:rsidRPr="00DE6131">
        <w:rPr>
          <w:rFonts w:hint="cs"/>
          <w:rtl/>
        </w:rPr>
        <w:t xml:space="preserve"> والتعليمات اللازمة لضمان حسن</w:t>
      </w:r>
      <w:r w:rsidR="00E82584" w:rsidRPr="00DE6131">
        <w:rPr>
          <w:rFonts w:hint="cs"/>
          <w:rtl/>
        </w:rPr>
        <w:t xml:space="preserve"> </w:t>
      </w:r>
      <w:r w:rsidRPr="00DE6131">
        <w:rPr>
          <w:rFonts w:hint="cs"/>
          <w:rtl/>
        </w:rPr>
        <w:t>تنفيذ</w:t>
      </w:r>
      <w:r w:rsidR="00E82584" w:rsidRPr="00DE6131">
        <w:rPr>
          <w:rFonts w:hint="cs"/>
          <w:rtl/>
        </w:rPr>
        <w:t xml:space="preserve"> هذه المرافق ،</w:t>
      </w:r>
      <w:r w:rsidRPr="00DE6131">
        <w:rPr>
          <w:rFonts w:hint="cs"/>
          <w:rtl/>
        </w:rPr>
        <w:t xml:space="preserve"> </w:t>
      </w:r>
      <w:r w:rsidR="00E82584" w:rsidRPr="00DE6131">
        <w:rPr>
          <w:rFonts w:hint="cs"/>
          <w:rtl/>
        </w:rPr>
        <w:t xml:space="preserve">ويتحقق ذلك </w:t>
      </w:r>
      <w:r w:rsidRPr="00DE6131">
        <w:rPr>
          <w:rFonts w:hint="cs"/>
          <w:rtl/>
        </w:rPr>
        <w:t xml:space="preserve"> طريق </w:t>
      </w:r>
      <w:r w:rsidR="005F4CCE">
        <w:rPr>
          <w:rFonts w:hint="cs"/>
          <w:rtl/>
        </w:rPr>
        <w:t>إ</w:t>
      </w:r>
      <w:r w:rsidR="00E82584" w:rsidRPr="00DE6131">
        <w:rPr>
          <w:rFonts w:hint="cs"/>
          <w:rtl/>
        </w:rPr>
        <w:t>يفاد</w:t>
      </w:r>
      <w:r w:rsidRPr="00DE6131">
        <w:rPr>
          <w:rFonts w:hint="cs"/>
          <w:rtl/>
        </w:rPr>
        <w:t xml:space="preserve"> </w:t>
      </w:r>
      <w:r w:rsidR="00E82584" w:rsidRPr="00DE6131">
        <w:rPr>
          <w:rFonts w:hint="cs"/>
          <w:rtl/>
        </w:rPr>
        <w:t>مندوبين</w:t>
      </w:r>
      <w:r w:rsidRPr="00DE6131">
        <w:rPr>
          <w:rFonts w:hint="cs"/>
          <w:rtl/>
        </w:rPr>
        <w:t xml:space="preserve"> مؤهلين لمتابعة</w:t>
      </w:r>
      <w:r w:rsidR="00E82584" w:rsidRPr="00DE6131">
        <w:rPr>
          <w:rFonts w:hint="cs"/>
          <w:rtl/>
        </w:rPr>
        <w:t xml:space="preserve"> عملية </w:t>
      </w:r>
      <w:r w:rsidRPr="00DE6131">
        <w:rPr>
          <w:rFonts w:hint="cs"/>
          <w:rtl/>
        </w:rPr>
        <w:t>التنفيذ</w:t>
      </w:r>
      <w:r w:rsidR="004712C6" w:rsidRPr="00DE6131">
        <w:rPr>
          <w:rStyle w:val="Appelnotedebasdep"/>
          <w:color w:val="000000" w:themeColor="text1"/>
          <w:rtl/>
        </w:rPr>
        <w:footnoteReference w:id="207"/>
      </w:r>
      <w:r w:rsidR="005F4CCE">
        <w:rPr>
          <w:rFonts w:hint="cs"/>
          <w:rtl/>
        </w:rPr>
        <w:t>،</w:t>
      </w:r>
      <w:r w:rsidRPr="00DE6131">
        <w:rPr>
          <w:rFonts w:hint="cs"/>
          <w:rtl/>
        </w:rPr>
        <w:t xml:space="preserve"> </w:t>
      </w:r>
      <w:r w:rsidR="00E82584" w:rsidRPr="00DE6131">
        <w:rPr>
          <w:rFonts w:hint="cs"/>
          <w:rtl/>
        </w:rPr>
        <w:t>ف</w:t>
      </w:r>
      <w:r w:rsidR="00CF0159" w:rsidRPr="00DE6131">
        <w:rPr>
          <w:rFonts w:hint="cs"/>
          <w:rtl/>
        </w:rPr>
        <w:t xml:space="preserve">صلة العقد </w:t>
      </w:r>
      <w:r w:rsidR="00EF203A" w:rsidRPr="00DE6131">
        <w:rPr>
          <w:rFonts w:hint="cs"/>
          <w:rtl/>
        </w:rPr>
        <w:t xml:space="preserve">الإداري </w:t>
      </w:r>
      <w:r w:rsidR="00E82584" w:rsidRPr="00DE6131">
        <w:rPr>
          <w:rFonts w:hint="cs"/>
          <w:rtl/>
        </w:rPr>
        <w:t>ب</w:t>
      </w:r>
      <w:r w:rsidR="00EF203A" w:rsidRPr="00DE6131">
        <w:rPr>
          <w:rFonts w:hint="cs"/>
          <w:rtl/>
        </w:rPr>
        <w:t>المرفق</w:t>
      </w:r>
      <w:r w:rsidR="00CF0159" w:rsidRPr="00DE6131">
        <w:rPr>
          <w:rFonts w:hint="cs"/>
          <w:rtl/>
        </w:rPr>
        <w:t xml:space="preserve"> العام </w:t>
      </w:r>
      <w:r w:rsidR="00051D4F">
        <w:rPr>
          <w:rFonts w:hint="cs"/>
          <w:rtl/>
        </w:rPr>
        <w:t xml:space="preserve">تمنحه خصوصية </w:t>
      </w:r>
      <w:r w:rsidR="00E82584" w:rsidRPr="00DE6131">
        <w:rPr>
          <w:rFonts w:hint="cs"/>
          <w:rtl/>
        </w:rPr>
        <w:t>وتميزه عن باقي العقود</w:t>
      </w:r>
      <w:r w:rsidR="00051D4F">
        <w:rPr>
          <w:rFonts w:hint="cs"/>
          <w:rtl/>
        </w:rPr>
        <w:t xml:space="preserve"> الإدارية</w:t>
      </w:r>
      <w:r w:rsidR="00E82584" w:rsidRPr="00DE6131">
        <w:rPr>
          <w:rFonts w:hint="cs"/>
          <w:rtl/>
        </w:rPr>
        <w:t xml:space="preserve"> و</w:t>
      </w:r>
      <w:r w:rsidR="00051D4F">
        <w:rPr>
          <w:rFonts w:hint="cs"/>
          <w:rtl/>
        </w:rPr>
        <w:t>ترتب آ</w:t>
      </w:r>
      <w:r w:rsidR="00CF0159" w:rsidRPr="00DE6131">
        <w:rPr>
          <w:rFonts w:hint="cs"/>
          <w:rtl/>
        </w:rPr>
        <w:t xml:space="preserve">ثار هامة في مجال </w:t>
      </w:r>
      <w:r w:rsidR="00E82584" w:rsidRPr="00DE6131">
        <w:rPr>
          <w:rFonts w:hint="cs"/>
          <w:rtl/>
        </w:rPr>
        <w:t>عملية ال</w:t>
      </w:r>
      <w:r w:rsidR="00CF0159" w:rsidRPr="00DE6131">
        <w:rPr>
          <w:rFonts w:hint="cs"/>
          <w:rtl/>
        </w:rPr>
        <w:t xml:space="preserve">تنفيذ </w:t>
      </w:r>
      <w:r w:rsidR="00E82584" w:rsidRPr="00DE6131">
        <w:rPr>
          <w:rFonts w:hint="cs"/>
          <w:rtl/>
        </w:rPr>
        <w:t>على وجه الخصوص</w:t>
      </w:r>
      <w:r w:rsidR="000A05D8" w:rsidRPr="00DE6131">
        <w:rPr>
          <w:rFonts w:hint="cs"/>
          <w:rtl/>
        </w:rPr>
        <w:t>،</w:t>
      </w:r>
      <w:r w:rsidR="00E82584" w:rsidRPr="00DE6131">
        <w:rPr>
          <w:rFonts w:hint="cs"/>
          <w:rtl/>
        </w:rPr>
        <w:t xml:space="preserve"> </w:t>
      </w:r>
      <w:r w:rsidR="000A05D8" w:rsidRPr="00DE6131">
        <w:rPr>
          <w:rFonts w:hint="cs"/>
          <w:rtl/>
        </w:rPr>
        <w:t>ف</w:t>
      </w:r>
      <w:r w:rsidR="00CF0159" w:rsidRPr="00DE6131">
        <w:rPr>
          <w:rFonts w:hint="cs"/>
          <w:rtl/>
        </w:rPr>
        <w:t xml:space="preserve">هذا العقد الذي </w:t>
      </w:r>
      <w:r w:rsidR="000A05D8" w:rsidRPr="00DE6131">
        <w:rPr>
          <w:rFonts w:hint="cs"/>
          <w:rtl/>
        </w:rPr>
        <w:t>يعد</w:t>
      </w:r>
      <w:r w:rsidR="00CF0159" w:rsidRPr="00DE6131">
        <w:rPr>
          <w:rFonts w:hint="cs"/>
          <w:rtl/>
        </w:rPr>
        <w:t xml:space="preserve"> وسيلة من وسائل </w:t>
      </w:r>
      <w:r w:rsidR="000A05D8" w:rsidRPr="00DE6131">
        <w:rPr>
          <w:rFonts w:hint="cs"/>
          <w:rtl/>
        </w:rPr>
        <w:t>إدارة واستغلال</w:t>
      </w:r>
      <w:r w:rsidR="00051D4F">
        <w:rPr>
          <w:rFonts w:hint="cs"/>
          <w:rtl/>
        </w:rPr>
        <w:t xml:space="preserve"> المرفق العام، وانطلاقا من ذلك  يجب أ</w:t>
      </w:r>
      <w:r w:rsidR="000A05D8" w:rsidRPr="00DE6131">
        <w:rPr>
          <w:rFonts w:hint="cs"/>
          <w:rtl/>
        </w:rPr>
        <w:t xml:space="preserve">ن تدمغ </w:t>
      </w:r>
      <w:r w:rsidR="00051D4F">
        <w:rPr>
          <w:rFonts w:hint="cs"/>
          <w:rtl/>
        </w:rPr>
        <w:t>أ</w:t>
      </w:r>
      <w:r w:rsidR="000A05D8" w:rsidRPr="00DE6131">
        <w:rPr>
          <w:rFonts w:hint="cs"/>
          <w:rtl/>
        </w:rPr>
        <w:t xml:space="preserve">حكام تنفيذ العقد </w:t>
      </w:r>
      <w:r w:rsidR="00B3269F" w:rsidRPr="00DE6131">
        <w:rPr>
          <w:rFonts w:hint="cs"/>
          <w:rtl/>
        </w:rPr>
        <w:t xml:space="preserve">بطابع القواعد اللازمة لسير </w:t>
      </w:r>
      <w:r w:rsidR="000A05D8" w:rsidRPr="00DE6131">
        <w:rPr>
          <w:rFonts w:hint="cs"/>
          <w:rtl/>
        </w:rPr>
        <w:t xml:space="preserve">واستغلال المرفق العام الذي </w:t>
      </w:r>
      <w:r w:rsidR="00AE2BB8">
        <w:rPr>
          <w:rFonts w:hint="cs"/>
          <w:rtl/>
        </w:rPr>
        <w:t>أ</w:t>
      </w:r>
      <w:r w:rsidR="000A05D8" w:rsidRPr="00DE6131">
        <w:rPr>
          <w:rFonts w:hint="cs"/>
          <w:rtl/>
        </w:rPr>
        <w:t>برم من أ</w:t>
      </w:r>
      <w:r w:rsidR="00B3269F" w:rsidRPr="00DE6131">
        <w:rPr>
          <w:rFonts w:hint="cs"/>
          <w:rtl/>
        </w:rPr>
        <w:t xml:space="preserve">جله فاتصال العقد الإداري بخدمة </w:t>
      </w:r>
      <w:r w:rsidR="00AE2BB8">
        <w:rPr>
          <w:rFonts w:hint="cs"/>
          <w:rtl/>
        </w:rPr>
        <w:t>ال</w:t>
      </w:r>
      <w:r w:rsidR="00B3269F" w:rsidRPr="00DE6131">
        <w:rPr>
          <w:rFonts w:hint="cs"/>
          <w:rtl/>
        </w:rPr>
        <w:t xml:space="preserve">مرفق </w:t>
      </w:r>
      <w:r w:rsidR="000A05D8" w:rsidRPr="00DE6131">
        <w:rPr>
          <w:rFonts w:hint="cs"/>
          <w:rtl/>
        </w:rPr>
        <w:t>ال</w:t>
      </w:r>
      <w:r w:rsidR="00B3269F" w:rsidRPr="00DE6131">
        <w:rPr>
          <w:rFonts w:hint="cs"/>
          <w:rtl/>
        </w:rPr>
        <w:t>عام يجعله متميزا ببعض الاحكام الخاصة</w:t>
      </w:r>
      <w:r w:rsidR="00DF217B" w:rsidRPr="00DE6131">
        <w:rPr>
          <w:rStyle w:val="Appelnotedebasdep"/>
          <w:color w:val="000000" w:themeColor="text1"/>
          <w:rtl/>
        </w:rPr>
        <w:footnoteReference w:id="208"/>
      </w:r>
      <w:r w:rsidR="00320386" w:rsidRPr="00DE6131">
        <w:rPr>
          <w:rFonts w:hint="cs"/>
          <w:sz w:val="24"/>
          <w:szCs w:val="24"/>
          <w:rtl/>
        </w:rPr>
        <w:t>.</w:t>
      </w:r>
    </w:p>
    <w:p w14:paraId="4F26021F" w14:textId="344DC74B" w:rsidR="00CF0159" w:rsidRPr="00DE6131" w:rsidRDefault="000A05D8" w:rsidP="001B4F5A">
      <w:pPr>
        <w:rPr>
          <w:sz w:val="24"/>
          <w:szCs w:val="24"/>
          <w:rtl/>
        </w:rPr>
      </w:pPr>
      <w:r w:rsidRPr="00DE6131">
        <w:rPr>
          <w:rFonts w:hint="cs"/>
          <w:rtl/>
        </w:rPr>
        <w:t xml:space="preserve"> </w:t>
      </w:r>
      <w:r w:rsidR="00A62B5A" w:rsidRPr="00DE6131">
        <w:rPr>
          <w:rFonts w:hint="cs"/>
          <w:rtl/>
        </w:rPr>
        <w:t xml:space="preserve">فلابد من خضوع </w:t>
      </w:r>
      <w:r w:rsidRPr="00DE6131">
        <w:rPr>
          <w:rFonts w:hint="cs"/>
          <w:rtl/>
        </w:rPr>
        <w:t xml:space="preserve"> عملية تنفيذ عقود تفويض المرفق العام للمبادئ العامة </w:t>
      </w:r>
      <w:r w:rsidR="00A62B5A" w:rsidRPr="00DE6131">
        <w:rPr>
          <w:rFonts w:hint="cs"/>
          <w:rtl/>
        </w:rPr>
        <w:t xml:space="preserve">التي تقررها العقود الإدارية حيال المرافق العامة لكن يميز </w:t>
      </w:r>
      <w:r w:rsidR="00AE2BB8">
        <w:rPr>
          <w:rFonts w:hint="cs"/>
          <w:rtl/>
        </w:rPr>
        <w:t xml:space="preserve">عملية الرقابة على صاحب التفويض </w:t>
      </w:r>
      <w:r w:rsidRPr="00DE6131">
        <w:rPr>
          <w:rFonts w:hint="cs"/>
          <w:rtl/>
        </w:rPr>
        <w:t xml:space="preserve">في أحيان كثيرة </w:t>
      </w:r>
      <w:r w:rsidR="00A62B5A" w:rsidRPr="00DE6131">
        <w:rPr>
          <w:rFonts w:hint="cs"/>
          <w:rtl/>
        </w:rPr>
        <w:t>بالتشد</w:t>
      </w:r>
      <w:r w:rsidRPr="00DE6131">
        <w:rPr>
          <w:rFonts w:hint="cs"/>
          <w:rtl/>
        </w:rPr>
        <w:t xml:space="preserve">د </w:t>
      </w:r>
      <w:r w:rsidR="00A62B5A" w:rsidRPr="00DE6131">
        <w:rPr>
          <w:rFonts w:hint="cs"/>
          <w:rtl/>
        </w:rPr>
        <w:t xml:space="preserve">في </w:t>
      </w:r>
      <w:r w:rsidRPr="00DE6131">
        <w:rPr>
          <w:rFonts w:hint="cs"/>
          <w:rtl/>
        </w:rPr>
        <w:t xml:space="preserve">الرقابة </w:t>
      </w:r>
      <w:r w:rsidR="00A62B5A" w:rsidRPr="00DE6131">
        <w:rPr>
          <w:rFonts w:hint="cs"/>
          <w:rtl/>
        </w:rPr>
        <w:t>تارة أو</w:t>
      </w:r>
      <w:r w:rsidRPr="00DE6131">
        <w:rPr>
          <w:rFonts w:hint="cs"/>
          <w:rtl/>
        </w:rPr>
        <w:t xml:space="preserve"> في تحديد الشروط التي </w:t>
      </w:r>
      <w:r w:rsidR="00A62B5A" w:rsidRPr="00DE6131">
        <w:rPr>
          <w:rFonts w:hint="cs"/>
          <w:rtl/>
        </w:rPr>
        <w:t>يمكن</w:t>
      </w:r>
      <w:r w:rsidR="00AE2BB8">
        <w:rPr>
          <w:rFonts w:hint="cs"/>
          <w:rtl/>
        </w:rPr>
        <w:t xml:space="preserve"> للسلطة الإدارية أ</w:t>
      </w:r>
      <w:r w:rsidRPr="00DE6131">
        <w:rPr>
          <w:rFonts w:hint="cs"/>
          <w:rtl/>
        </w:rPr>
        <w:t xml:space="preserve">ن تعدلها </w:t>
      </w:r>
      <w:r w:rsidR="0026003A" w:rsidRPr="00DE6131">
        <w:rPr>
          <w:rFonts w:hint="cs"/>
          <w:rtl/>
        </w:rPr>
        <w:t>بإرادتها</w:t>
      </w:r>
      <w:r w:rsidR="00AE2BB8">
        <w:rPr>
          <w:rFonts w:hint="cs"/>
          <w:rtl/>
        </w:rPr>
        <w:t xml:space="preserve"> المنفردة أ</w:t>
      </w:r>
      <w:r w:rsidRPr="00DE6131">
        <w:rPr>
          <w:rFonts w:hint="cs"/>
          <w:rtl/>
        </w:rPr>
        <w:t>و لتقرير ضمان</w:t>
      </w:r>
      <w:r w:rsidR="00A62B5A" w:rsidRPr="00DE6131">
        <w:rPr>
          <w:rFonts w:hint="cs"/>
          <w:rtl/>
        </w:rPr>
        <w:t>ا</w:t>
      </w:r>
      <w:r w:rsidRPr="00DE6131">
        <w:rPr>
          <w:rFonts w:hint="cs"/>
          <w:rtl/>
        </w:rPr>
        <w:t xml:space="preserve">ت </w:t>
      </w:r>
      <w:r w:rsidR="00A62B5A" w:rsidRPr="00DE6131">
        <w:rPr>
          <w:rFonts w:hint="cs"/>
          <w:rtl/>
        </w:rPr>
        <w:t>لصاحب</w:t>
      </w:r>
      <w:r w:rsidRPr="00DE6131">
        <w:rPr>
          <w:rFonts w:hint="cs"/>
          <w:rtl/>
        </w:rPr>
        <w:t xml:space="preserve"> </w:t>
      </w:r>
      <w:r w:rsidR="00A62B5A" w:rsidRPr="00DE6131">
        <w:rPr>
          <w:rFonts w:hint="cs"/>
          <w:rtl/>
        </w:rPr>
        <w:t>التفويض</w:t>
      </w:r>
      <w:r w:rsidRPr="00DE6131">
        <w:rPr>
          <w:rFonts w:hint="cs"/>
          <w:rtl/>
        </w:rPr>
        <w:t xml:space="preserve"> في حال</w:t>
      </w:r>
      <w:r w:rsidR="00A62B5A" w:rsidRPr="00DE6131">
        <w:rPr>
          <w:rFonts w:hint="cs"/>
          <w:rtl/>
        </w:rPr>
        <w:t xml:space="preserve"> </w:t>
      </w:r>
      <w:r w:rsidR="00903356">
        <w:rPr>
          <w:rFonts w:hint="cs"/>
          <w:rtl/>
        </w:rPr>
        <w:t>إ</w:t>
      </w:r>
      <w:r w:rsidR="00A62B5A" w:rsidRPr="00DE6131">
        <w:rPr>
          <w:rFonts w:hint="cs"/>
          <w:rtl/>
        </w:rPr>
        <w:t>خلا</w:t>
      </w:r>
      <w:r w:rsidR="00903356">
        <w:rPr>
          <w:rFonts w:hint="cs"/>
          <w:rtl/>
        </w:rPr>
        <w:t>ل</w:t>
      </w:r>
      <w:r w:rsidR="00A62B5A" w:rsidRPr="00DE6131">
        <w:rPr>
          <w:rFonts w:hint="cs"/>
          <w:rtl/>
        </w:rPr>
        <w:t>ه بالعقد و</w:t>
      </w:r>
      <w:r w:rsidRPr="00DE6131">
        <w:rPr>
          <w:rFonts w:hint="cs"/>
          <w:rtl/>
        </w:rPr>
        <w:t xml:space="preserve"> </w:t>
      </w:r>
      <w:r w:rsidR="00A62B5A" w:rsidRPr="00DE6131">
        <w:rPr>
          <w:rFonts w:hint="cs"/>
          <w:rtl/>
        </w:rPr>
        <w:t>تعرضه</w:t>
      </w:r>
      <w:r w:rsidRPr="00DE6131">
        <w:rPr>
          <w:rFonts w:hint="cs"/>
          <w:rtl/>
        </w:rPr>
        <w:t xml:space="preserve"> </w:t>
      </w:r>
      <w:r w:rsidR="0026003A" w:rsidRPr="00DE6131">
        <w:rPr>
          <w:rFonts w:hint="cs"/>
          <w:rtl/>
        </w:rPr>
        <w:t>الجزاءا</w:t>
      </w:r>
      <w:r w:rsidR="0026003A" w:rsidRPr="00DE6131">
        <w:rPr>
          <w:rtl/>
        </w:rPr>
        <w:t>ت</w:t>
      </w:r>
      <w:r w:rsidRPr="00DE6131">
        <w:rPr>
          <w:rFonts w:hint="cs"/>
          <w:rtl/>
        </w:rPr>
        <w:t xml:space="preserve"> </w:t>
      </w:r>
      <w:r w:rsidR="00BA45DA" w:rsidRPr="00DE6131">
        <w:rPr>
          <w:rFonts w:hint="cs"/>
          <w:rtl/>
        </w:rPr>
        <w:t>معينة</w:t>
      </w:r>
      <w:r w:rsidRPr="00DE6131">
        <w:rPr>
          <w:rStyle w:val="Appelnotedebasdep"/>
          <w:color w:val="000000" w:themeColor="text1"/>
          <w:rtl/>
        </w:rPr>
        <w:footnoteReference w:id="209"/>
      </w:r>
      <w:r w:rsidR="00903356">
        <w:rPr>
          <w:rFonts w:hint="cs"/>
          <w:rtl/>
        </w:rPr>
        <w:t>،</w:t>
      </w:r>
      <w:r w:rsidRPr="00DE6131">
        <w:rPr>
          <w:rFonts w:hint="cs"/>
          <w:rtl/>
        </w:rPr>
        <w:t xml:space="preserve"> </w:t>
      </w:r>
      <w:r w:rsidR="00BA45DA" w:rsidRPr="00DE6131">
        <w:rPr>
          <w:rFonts w:hint="cs"/>
          <w:rtl/>
        </w:rPr>
        <w:t>وفي العموم يخضع المفوض له للرقابة بمجرد</w:t>
      </w:r>
      <w:r w:rsidR="00903356">
        <w:rPr>
          <w:rFonts w:hint="cs"/>
          <w:rtl/>
        </w:rPr>
        <w:t xml:space="preserve"> دخول </w:t>
      </w:r>
      <w:r w:rsidR="00BA45DA" w:rsidRPr="00DE6131">
        <w:rPr>
          <w:rFonts w:hint="cs"/>
          <w:rtl/>
        </w:rPr>
        <w:t>عقد</w:t>
      </w:r>
      <w:r w:rsidRPr="00DE6131">
        <w:rPr>
          <w:rFonts w:hint="cs"/>
          <w:rtl/>
        </w:rPr>
        <w:t xml:space="preserve"> تفويض المرفق العام </w:t>
      </w:r>
      <w:r w:rsidR="00903356">
        <w:rPr>
          <w:rFonts w:hint="cs"/>
          <w:rtl/>
        </w:rPr>
        <w:t>م</w:t>
      </w:r>
      <w:r w:rsidR="00BA45DA" w:rsidRPr="00DE6131">
        <w:rPr>
          <w:rFonts w:hint="cs"/>
          <w:rtl/>
        </w:rPr>
        <w:t>وضع</w:t>
      </w:r>
      <w:r w:rsidRPr="00DE6131">
        <w:rPr>
          <w:rFonts w:hint="cs"/>
          <w:rtl/>
        </w:rPr>
        <w:t xml:space="preserve"> التنفيذ، </w:t>
      </w:r>
      <w:r w:rsidR="00BA45DA" w:rsidRPr="00DE6131">
        <w:rPr>
          <w:rFonts w:hint="cs"/>
          <w:rtl/>
        </w:rPr>
        <w:t>ف</w:t>
      </w:r>
      <w:r w:rsidRPr="00DE6131">
        <w:rPr>
          <w:rFonts w:hint="cs"/>
          <w:rtl/>
        </w:rPr>
        <w:t>تخضع للرقابة البعدية</w:t>
      </w:r>
      <w:r w:rsidR="00BA45DA" w:rsidRPr="00DE6131">
        <w:rPr>
          <w:rFonts w:hint="cs"/>
          <w:rtl/>
        </w:rPr>
        <w:t xml:space="preserve"> التي</w:t>
      </w:r>
      <w:r w:rsidRPr="00DE6131">
        <w:rPr>
          <w:rFonts w:hint="cs"/>
          <w:rtl/>
        </w:rPr>
        <w:t xml:space="preserve"> تمارسها السلطة </w:t>
      </w:r>
      <w:r w:rsidR="00BA45DA" w:rsidRPr="00DE6131">
        <w:rPr>
          <w:rFonts w:hint="cs"/>
          <w:rtl/>
        </w:rPr>
        <w:t>المانحة للتفويض</w:t>
      </w:r>
      <w:r w:rsidRPr="00DE6131">
        <w:rPr>
          <w:rFonts w:hint="cs"/>
          <w:rtl/>
        </w:rPr>
        <w:t xml:space="preserve"> بنفسها، وهو حق تكتسبه</w:t>
      </w:r>
      <w:r w:rsidR="00BA45DA" w:rsidRPr="00DE6131">
        <w:rPr>
          <w:rFonts w:hint="cs"/>
          <w:rtl/>
        </w:rPr>
        <w:t xml:space="preserve"> الإدارة المفوضة </w:t>
      </w:r>
      <w:r w:rsidRPr="00DE6131">
        <w:rPr>
          <w:rFonts w:hint="cs"/>
          <w:rtl/>
        </w:rPr>
        <w:t xml:space="preserve">من طبيعة المرفق العام </w:t>
      </w:r>
      <w:r w:rsidR="00BA45DA" w:rsidRPr="00DE6131">
        <w:rPr>
          <w:rFonts w:hint="cs"/>
          <w:rtl/>
        </w:rPr>
        <w:t xml:space="preserve">نفسه </w:t>
      </w:r>
      <w:r w:rsidRPr="00DE6131">
        <w:rPr>
          <w:rFonts w:hint="cs"/>
          <w:rtl/>
        </w:rPr>
        <w:t xml:space="preserve">الذي </w:t>
      </w:r>
      <w:r w:rsidR="00903356">
        <w:rPr>
          <w:rFonts w:hint="cs"/>
          <w:rtl/>
        </w:rPr>
        <w:t>يبقى تحت مسؤوليتها يشكل جزئي أ</w:t>
      </w:r>
      <w:r w:rsidR="00BA45DA" w:rsidRPr="00DE6131">
        <w:rPr>
          <w:rFonts w:hint="cs"/>
          <w:rtl/>
        </w:rPr>
        <w:t>و كلي حسب الصورة التي يتخذها التفويض</w:t>
      </w:r>
      <w:r w:rsidRPr="00DE6131">
        <w:rPr>
          <w:rFonts w:hint="cs"/>
          <w:rtl/>
        </w:rPr>
        <w:t>، فتبقى صاحبة الرقابة وال</w:t>
      </w:r>
      <w:r w:rsidR="00903356">
        <w:rPr>
          <w:rFonts w:hint="cs"/>
          <w:rtl/>
        </w:rPr>
        <w:t>إ</w:t>
      </w:r>
      <w:r w:rsidRPr="00DE6131">
        <w:rPr>
          <w:rFonts w:hint="cs"/>
          <w:rtl/>
        </w:rPr>
        <w:t>شراف</w:t>
      </w:r>
      <w:r w:rsidR="00BA45DA" w:rsidRPr="00DE6131">
        <w:rPr>
          <w:rFonts w:hint="cs"/>
          <w:rtl/>
        </w:rPr>
        <w:t xml:space="preserve"> والمسؤولة عن حسن سير المرفق </w:t>
      </w:r>
      <w:r w:rsidRPr="00DE6131">
        <w:rPr>
          <w:rFonts w:hint="cs"/>
          <w:rtl/>
        </w:rPr>
        <w:t xml:space="preserve">لأنها </w:t>
      </w:r>
      <w:r w:rsidR="00BA45DA" w:rsidRPr="00DE6131">
        <w:rPr>
          <w:rFonts w:hint="cs"/>
          <w:rtl/>
        </w:rPr>
        <w:t xml:space="preserve">في كل الحالات تعد </w:t>
      </w:r>
      <w:r w:rsidRPr="00DE6131">
        <w:rPr>
          <w:rFonts w:hint="cs"/>
          <w:rtl/>
        </w:rPr>
        <w:t>المسؤولة الأولى عن</w:t>
      </w:r>
      <w:r w:rsidR="00BA45DA" w:rsidRPr="00DE6131">
        <w:rPr>
          <w:rFonts w:hint="cs"/>
          <w:rtl/>
        </w:rPr>
        <w:t xml:space="preserve"> سيرورة وانتظام </w:t>
      </w:r>
      <w:r w:rsidRPr="00DE6131">
        <w:rPr>
          <w:rFonts w:hint="cs"/>
          <w:rtl/>
        </w:rPr>
        <w:t xml:space="preserve"> المرفق العام المفوض فهي تمارس رقابتها البعدية</w:t>
      </w:r>
      <w:r w:rsidR="00BA45DA" w:rsidRPr="00DE6131">
        <w:rPr>
          <w:rFonts w:hint="cs"/>
          <w:rtl/>
        </w:rPr>
        <w:t xml:space="preserve"> على التنفيذ بصور</w:t>
      </w:r>
      <w:r w:rsidRPr="00DE6131">
        <w:rPr>
          <w:rFonts w:hint="cs"/>
          <w:rtl/>
        </w:rPr>
        <w:t xml:space="preserve"> متعددة </w:t>
      </w:r>
      <w:r w:rsidR="00BA45DA" w:rsidRPr="00DE6131">
        <w:rPr>
          <w:rFonts w:hint="cs"/>
          <w:rtl/>
        </w:rPr>
        <w:t>حسب طبيعة كل مرفق</w:t>
      </w:r>
      <w:r w:rsidRPr="00DE6131">
        <w:rPr>
          <w:rStyle w:val="Appelnotedebasdep"/>
          <w:color w:val="000000" w:themeColor="text1"/>
          <w:rtl/>
        </w:rPr>
        <w:footnoteReference w:id="210"/>
      </w:r>
      <w:r w:rsidRPr="00DE6131">
        <w:rPr>
          <w:rFonts w:hint="cs"/>
          <w:sz w:val="24"/>
          <w:szCs w:val="24"/>
          <w:rtl/>
        </w:rPr>
        <w:t>.</w:t>
      </w:r>
    </w:p>
    <w:p w14:paraId="369F976B" w14:textId="5D2FFD9F" w:rsidR="00320386" w:rsidRPr="00DE6131" w:rsidRDefault="00BA45DA" w:rsidP="001B4F5A">
      <w:pPr>
        <w:rPr>
          <w:rtl/>
        </w:rPr>
      </w:pPr>
      <w:r w:rsidRPr="00DE6131">
        <w:rPr>
          <w:rFonts w:hint="cs"/>
          <w:rtl/>
        </w:rPr>
        <w:t>و</w:t>
      </w:r>
      <w:r w:rsidR="00FB38AA" w:rsidRPr="00DE6131">
        <w:rPr>
          <w:rFonts w:hint="cs"/>
          <w:rtl/>
        </w:rPr>
        <w:t xml:space="preserve">من المعروف فقها </w:t>
      </w:r>
      <w:r w:rsidR="0026003A" w:rsidRPr="00DE6131">
        <w:rPr>
          <w:rFonts w:hint="cs"/>
          <w:rtl/>
        </w:rPr>
        <w:t>وقضاء</w:t>
      </w:r>
      <w:r w:rsidR="003521F9" w:rsidRPr="00DE6131">
        <w:rPr>
          <w:rFonts w:hint="cs"/>
          <w:rtl/>
        </w:rPr>
        <w:t xml:space="preserve"> </w:t>
      </w:r>
      <w:r w:rsidR="00676EF0">
        <w:rPr>
          <w:rFonts w:hint="cs"/>
          <w:rtl/>
        </w:rPr>
        <w:t xml:space="preserve">أن </w:t>
      </w:r>
      <w:r w:rsidRPr="00DE6131">
        <w:rPr>
          <w:rFonts w:hint="cs"/>
          <w:rtl/>
        </w:rPr>
        <w:t>حق الرقابة بالنسبة للجهة المانحة حق أصيل وثابت بغض النظر عن ال</w:t>
      </w:r>
      <w:r w:rsidR="00FB38AA" w:rsidRPr="00DE6131">
        <w:rPr>
          <w:rFonts w:hint="cs"/>
          <w:rtl/>
        </w:rPr>
        <w:t>نص</w:t>
      </w:r>
      <w:r w:rsidRPr="00DE6131">
        <w:rPr>
          <w:rFonts w:hint="cs"/>
          <w:rtl/>
        </w:rPr>
        <w:t xml:space="preserve"> عليه </w:t>
      </w:r>
      <w:r w:rsidR="00FB38AA" w:rsidRPr="00DE6131">
        <w:rPr>
          <w:rFonts w:hint="cs"/>
          <w:rtl/>
        </w:rPr>
        <w:t xml:space="preserve">في العقد </w:t>
      </w:r>
      <w:r w:rsidRPr="00DE6131">
        <w:rPr>
          <w:rFonts w:hint="cs"/>
          <w:rtl/>
        </w:rPr>
        <w:t>ف</w:t>
      </w:r>
      <w:r w:rsidR="00FB38AA" w:rsidRPr="00DE6131">
        <w:rPr>
          <w:rFonts w:hint="cs"/>
          <w:rtl/>
        </w:rPr>
        <w:t xml:space="preserve">حق </w:t>
      </w:r>
      <w:r w:rsidRPr="00DE6131">
        <w:rPr>
          <w:rFonts w:hint="cs"/>
          <w:rtl/>
        </w:rPr>
        <w:t>السلطة المانحة</w:t>
      </w:r>
      <w:r w:rsidR="00FB38AA" w:rsidRPr="00DE6131">
        <w:rPr>
          <w:rFonts w:hint="cs"/>
          <w:rtl/>
        </w:rPr>
        <w:t xml:space="preserve"> في مراقبة تنفيذ </w:t>
      </w:r>
      <w:r w:rsidR="003521F9" w:rsidRPr="00DE6131">
        <w:rPr>
          <w:rFonts w:hint="cs"/>
          <w:rtl/>
        </w:rPr>
        <w:t>العقد</w:t>
      </w:r>
      <w:r w:rsidRPr="00DE6131">
        <w:rPr>
          <w:rFonts w:hint="cs"/>
          <w:rtl/>
        </w:rPr>
        <w:t xml:space="preserve"> يستمد وجوده من المرفق العام بحد ذاته </w:t>
      </w:r>
      <w:r w:rsidR="00676EF0">
        <w:rPr>
          <w:rFonts w:hint="cs"/>
          <w:rtl/>
        </w:rPr>
        <w:t>وإ</w:t>
      </w:r>
      <w:r w:rsidR="00404D87" w:rsidRPr="00DE6131">
        <w:rPr>
          <w:rFonts w:hint="cs"/>
          <w:rtl/>
        </w:rPr>
        <w:t xml:space="preserve">ن </w:t>
      </w:r>
      <w:r w:rsidR="00FB38AA" w:rsidRPr="00DE6131">
        <w:rPr>
          <w:rFonts w:hint="cs"/>
          <w:rtl/>
        </w:rPr>
        <w:t>لم تقرر</w:t>
      </w:r>
      <w:r w:rsidR="00404D87" w:rsidRPr="00DE6131">
        <w:rPr>
          <w:rFonts w:hint="cs"/>
          <w:rtl/>
        </w:rPr>
        <w:t xml:space="preserve">ه </w:t>
      </w:r>
      <w:r w:rsidR="00FB38AA" w:rsidRPr="00DE6131">
        <w:rPr>
          <w:rFonts w:hint="cs"/>
          <w:rtl/>
        </w:rPr>
        <w:t xml:space="preserve"> القوانين واللوائح </w:t>
      </w:r>
      <w:r w:rsidR="00404D87" w:rsidRPr="00DE6131">
        <w:rPr>
          <w:rFonts w:hint="cs"/>
          <w:rtl/>
        </w:rPr>
        <w:t>ال</w:t>
      </w:r>
      <w:r w:rsidR="00FB38AA" w:rsidRPr="00DE6131">
        <w:rPr>
          <w:rFonts w:hint="cs"/>
          <w:rtl/>
        </w:rPr>
        <w:t>تنظ</w:t>
      </w:r>
      <w:r w:rsidR="00404D87" w:rsidRPr="00DE6131">
        <w:rPr>
          <w:rFonts w:hint="cs"/>
          <w:rtl/>
        </w:rPr>
        <w:t>ي</w:t>
      </w:r>
      <w:r w:rsidR="00FB38AA" w:rsidRPr="00DE6131">
        <w:rPr>
          <w:rFonts w:hint="cs"/>
          <w:rtl/>
        </w:rPr>
        <w:t>م</w:t>
      </w:r>
      <w:r w:rsidR="00404D87" w:rsidRPr="00DE6131">
        <w:rPr>
          <w:rFonts w:hint="cs"/>
          <w:rtl/>
        </w:rPr>
        <w:t>ية</w:t>
      </w:r>
      <w:r w:rsidR="00FB38AA" w:rsidRPr="00DE6131">
        <w:rPr>
          <w:rFonts w:hint="cs"/>
          <w:rtl/>
        </w:rPr>
        <w:t>،</w:t>
      </w:r>
      <w:r w:rsidR="00C70D42" w:rsidRPr="00DE6131">
        <w:rPr>
          <w:rFonts w:hint="cs"/>
          <w:rtl/>
        </w:rPr>
        <w:t xml:space="preserve"> </w:t>
      </w:r>
      <w:r w:rsidR="00404D87" w:rsidRPr="00DE6131">
        <w:rPr>
          <w:rFonts w:hint="cs"/>
          <w:rtl/>
        </w:rPr>
        <w:t>فهي</w:t>
      </w:r>
      <w:r w:rsidR="00FB38AA" w:rsidRPr="00DE6131">
        <w:rPr>
          <w:rFonts w:hint="cs"/>
          <w:rtl/>
        </w:rPr>
        <w:t xml:space="preserve"> سلطة </w:t>
      </w:r>
      <w:r w:rsidR="00404D87" w:rsidRPr="00DE6131">
        <w:rPr>
          <w:rFonts w:hint="cs"/>
          <w:rtl/>
        </w:rPr>
        <w:t xml:space="preserve">موجودة </w:t>
      </w:r>
      <w:r w:rsidR="00FB38AA" w:rsidRPr="00DE6131">
        <w:rPr>
          <w:rFonts w:hint="cs"/>
          <w:rtl/>
        </w:rPr>
        <w:t xml:space="preserve">بذاتها دون </w:t>
      </w:r>
      <w:r w:rsidR="00676EF0">
        <w:rPr>
          <w:rFonts w:hint="cs"/>
          <w:rtl/>
        </w:rPr>
        <w:t>الإ</w:t>
      </w:r>
      <w:r w:rsidR="00FB38AA" w:rsidRPr="00DE6131">
        <w:rPr>
          <w:rFonts w:hint="cs"/>
          <w:rtl/>
        </w:rPr>
        <w:t xml:space="preserve">ستناد إلى نص خاص </w:t>
      </w:r>
      <w:r w:rsidR="00676EF0">
        <w:rPr>
          <w:rFonts w:hint="cs"/>
          <w:rtl/>
        </w:rPr>
        <w:t>من أجل إ</w:t>
      </w:r>
      <w:r w:rsidR="00404D87" w:rsidRPr="00DE6131">
        <w:rPr>
          <w:rFonts w:hint="cs"/>
          <w:rtl/>
        </w:rPr>
        <w:t>قرارها</w:t>
      </w:r>
      <w:r w:rsidR="00FB38AA" w:rsidRPr="00DE6131">
        <w:rPr>
          <w:rFonts w:hint="cs"/>
          <w:rtl/>
        </w:rPr>
        <w:t xml:space="preserve">، باعتبارها سلطة </w:t>
      </w:r>
      <w:r w:rsidR="00404D87" w:rsidRPr="00DE6131">
        <w:rPr>
          <w:rFonts w:hint="cs"/>
          <w:rtl/>
        </w:rPr>
        <w:t>نابعة</w:t>
      </w:r>
      <w:r w:rsidR="00FB38AA" w:rsidRPr="00DE6131">
        <w:rPr>
          <w:rFonts w:hint="cs"/>
          <w:rtl/>
        </w:rPr>
        <w:t xml:space="preserve"> </w:t>
      </w:r>
      <w:r w:rsidR="00404D87" w:rsidRPr="00DE6131">
        <w:rPr>
          <w:rFonts w:hint="cs"/>
          <w:rtl/>
        </w:rPr>
        <w:t xml:space="preserve">من </w:t>
      </w:r>
      <w:r w:rsidR="00FB38AA" w:rsidRPr="00DE6131">
        <w:rPr>
          <w:rFonts w:hint="cs"/>
          <w:rtl/>
        </w:rPr>
        <w:t xml:space="preserve">المبادئ العامة للقانون الإداري وأن العقد إذا تضمن النص على هذه السلطة، فإنه لا </w:t>
      </w:r>
      <w:r w:rsidR="00404D87" w:rsidRPr="00DE6131">
        <w:rPr>
          <w:rFonts w:hint="cs"/>
          <w:rtl/>
        </w:rPr>
        <w:t>يعدو كونه يكشف عنها</w:t>
      </w:r>
      <w:r w:rsidR="00FB38AA" w:rsidRPr="00DE6131">
        <w:rPr>
          <w:rFonts w:hint="cs"/>
          <w:rtl/>
        </w:rPr>
        <w:t xml:space="preserve"> </w:t>
      </w:r>
      <w:r w:rsidR="00404D87" w:rsidRPr="00DE6131">
        <w:rPr>
          <w:rFonts w:hint="cs"/>
          <w:rtl/>
        </w:rPr>
        <w:t>وينظمها ويبين</w:t>
      </w:r>
      <w:r w:rsidR="00FB38AA" w:rsidRPr="00DE6131">
        <w:rPr>
          <w:rFonts w:hint="cs"/>
          <w:rtl/>
        </w:rPr>
        <w:t xml:space="preserve"> وسائل وشروط</w:t>
      </w:r>
      <w:r w:rsidR="00404D87" w:rsidRPr="00DE6131">
        <w:rPr>
          <w:rFonts w:hint="cs"/>
          <w:rtl/>
        </w:rPr>
        <w:t xml:space="preserve"> وكيفيات ممارستها</w:t>
      </w:r>
      <w:r w:rsidR="00FB38AA" w:rsidRPr="00DE6131">
        <w:rPr>
          <w:rFonts w:hint="cs"/>
          <w:rtl/>
        </w:rPr>
        <w:t xml:space="preserve"> بل إن </w:t>
      </w:r>
      <w:r w:rsidR="00404D87" w:rsidRPr="00DE6131">
        <w:rPr>
          <w:rFonts w:hint="cs"/>
          <w:rtl/>
        </w:rPr>
        <w:t>السلطة الإدارية</w:t>
      </w:r>
      <w:r w:rsidR="00FB38AA" w:rsidRPr="00DE6131">
        <w:rPr>
          <w:rFonts w:hint="cs"/>
          <w:rtl/>
        </w:rPr>
        <w:t xml:space="preserve"> لا </w:t>
      </w:r>
      <w:r w:rsidR="00404D87" w:rsidRPr="00DE6131">
        <w:rPr>
          <w:rFonts w:hint="cs"/>
          <w:rtl/>
        </w:rPr>
        <w:t>يمكنها</w:t>
      </w:r>
      <w:r w:rsidR="00FB38AA" w:rsidRPr="00DE6131">
        <w:rPr>
          <w:rFonts w:hint="cs"/>
          <w:rtl/>
        </w:rPr>
        <w:t xml:space="preserve"> التخلي </w:t>
      </w:r>
      <w:r w:rsidR="00404D87" w:rsidRPr="00DE6131">
        <w:rPr>
          <w:rFonts w:hint="cs"/>
          <w:rtl/>
        </w:rPr>
        <w:t>عنها</w:t>
      </w:r>
      <w:r w:rsidR="00FB38AA" w:rsidRPr="00DE6131">
        <w:rPr>
          <w:rFonts w:hint="cs"/>
          <w:rtl/>
        </w:rPr>
        <w:t xml:space="preserve"> </w:t>
      </w:r>
      <w:r w:rsidR="0026003A" w:rsidRPr="00DE6131">
        <w:rPr>
          <w:rFonts w:hint="cs"/>
          <w:rtl/>
        </w:rPr>
        <w:t>لأنها</w:t>
      </w:r>
      <w:r w:rsidR="00FB38AA" w:rsidRPr="00DE6131">
        <w:rPr>
          <w:rFonts w:hint="cs"/>
          <w:rtl/>
        </w:rPr>
        <w:t xml:space="preserve"> من النظام العام</w:t>
      </w:r>
      <w:r w:rsidR="00FB38AA" w:rsidRPr="00DE6131">
        <w:rPr>
          <w:rStyle w:val="Appelnotedebasdep"/>
          <w:color w:val="000000" w:themeColor="text1"/>
          <w:rtl/>
        </w:rPr>
        <w:footnoteReference w:id="211"/>
      </w:r>
      <w:r w:rsidR="0040698A">
        <w:rPr>
          <w:rFonts w:hint="cs"/>
          <w:rtl/>
        </w:rPr>
        <w:t>، بل إ</w:t>
      </w:r>
      <w:r w:rsidR="00404D87" w:rsidRPr="00DE6131">
        <w:rPr>
          <w:rFonts w:hint="cs"/>
          <w:rtl/>
        </w:rPr>
        <w:t>ن التقصير في الرقابة في عامة العقود الإدا</w:t>
      </w:r>
      <w:r w:rsidR="0040698A">
        <w:rPr>
          <w:rFonts w:hint="cs"/>
          <w:rtl/>
        </w:rPr>
        <w:t>رية وبالأخص على المرافق العامة أ</w:t>
      </w:r>
      <w:r w:rsidR="00404D87" w:rsidRPr="00DE6131">
        <w:rPr>
          <w:rFonts w:hint="cs"/>
          <w:rtl/>
        </w:rPr>
        <w:t>و</w:t>
      </w:r>
      <w:r w:rsidR="00C14818" w:rsidRPr="00DE6131">
        <w:rPr>
          <w:rFonts w:hint="cs"/>
          <w:rtl/>
        </w:rPr>
        <w:t xml:space="preserve"> </w:t>
      </w:r>
      <w:r w:rsidR="00404D87" w:rsidRPr="00DE6131">
        <w:rPr>
          <w:rFonts w:hint="cs"/>
          <w:rtl/>
        </w:rPr>
        <w:t>حتى التقصير في</w:t>
      </w:r>
      <w:r w:rsidR="0040698A">
        <w:rPr>
          <w:rFonts w:hint="cs"/>
          <w:rtl/>
        </w:rPr>
        <w:t xml:space="preserve"> أدائها على الوجه المطلوب يمكن أ</w:t>
      </w:r>
      <w:r w:rsidR="00404D87" w:rsidRPr="00DE6131">
        <w:rPr>
          <w:rFonts w:hint="cs"/>
          <w:rtl/>
        </w:rPr>
        <w:t xml:space="preserve">ن يعرض الجهة الإدارية المتعاقدة للمساءلة </w:t>
      </w:r>
      <w:r w:rsidR="00E1012A" w:rsidRPr="00DE6131">
        <w:rPr>
          <w:rFonts w:hint="cs"/>
          <w:rtl/>
        </w:rPr>
        <w:t>القانونية حتى قبل مساءلة القائم با</w:t>
      </w:r>
      <w:r w:rsidR="0040698A">
        <w:rPr>
          <w:rFonts w:hint="cs"/>
          <w:rtl/>
        </w:rPr>
        <w:t>لتنفيذ ذلك أ</w:t>
      </w:r>
      <w:r w:rsidR="00E1012A" w:rsidRPr="00DE6131">
        <w:rPr>
          <w:rFonts w:hint="cs"/>
          <w:rtl/>
        </w:rPr>
        <w:t>ن المسؤول الأصلي عن إدارة وتسيير المرافق العامة هو أشخاص القانون العام</w:t>
      </w:r>
      <w:r w:rsidR="0040698A">
        <w:rPr>
          <w:rFonts w:hint="cs"/>
          <w:rtl/>
        </w:rPr>
        <w:t>،</w:t>
      </w:r>
      <w:r w:rsidR="00E1012A" w:rsidRPr="00DE6131">
        <w:rPr>
          <w:rFonts w:hint="cs"/>
          <w:rtl/>
        </w:rPr>
        <w:t xml:space="preserve"> ويعد ال</w:t>
      </w:r>
      <w:r w:rsidR="0040698A">
        <w:rPr>
          <w:rFonts w:hint="cs"/>
          <w:rtl/>
        </w:rPr>
        <w:t xml:space="preserve">تسيير غير المباشر هو </w:t>
      </w:r>
      <w:r w:rsidR="0040698A">
        <w:rPr>
          <w:rFonts w:hint="cs"/>
          <w:rtl/>
        </w:rPr>
        <w:lastRenderedPageBreak/>
        <w:t>الاستثناء أ</w:t>
      </w:r>
      <w:r w:rsidR="00E1012A" w:rsidRPr="00DE6131">
        <w:rPr>
          <w:rFonts w:hint="cs"/>
          <w:rtl/>
        </w:rPr>
        <w:t>م</w:t>
      </w:r>
      <w:r w:rsidR="0040698A">
        <w:rPr>
          <w:rFonts w:hint="cs"/>
          <w:rtl/>
        </w:rPr>
        <w:t>لته ضرورات متعددة، وبالتالي في إ</w:t>
      </w:r>
      <w:r w:rsidR="00E1012A" w:rsidRPr="00DE6131">
        <w:rPr>
          <w:rFonts w:hint="cs"/>
          <w:rtl/>
        </w:rPr>
        <w:t>ن مسؤولية الجهة الإدارية المتعاقدة تزداد في حالة التسيير غير المباشر للمرافق العامة.</w:t>
      </w:r>
    </w:p>
    <w:p w14:paraId="1D8E4972" w14:textId="7C6C5EBE" w:rsidR="00FB38AA" w:rsidRPr="00DE6131" w:rsidRDefault="00B604DC" w:rsidP="00E67580">
      <w:pPr>
        <w:ind w:firstLine="0"/>
        <w:outlineLvl w:val="4"/>
        <w:rPr>
          <w:color w:val="000000" w:themeColor="text1"/>
          <w:rtl/>
        </w:rPr>
      </w:pPr>
      <w:bookmarkStart w:id="184" w:name="_Toc165664637"/>
      <w:bookmarkStart w:id="185" w:name="_Toc165665137"/>
      <w:bookmarkStart w:id="186" w:name="_Toc168134079"/>
      <w:r w:rsidRPr="00DE6131">
        <w:rPr>
          <w:rFonts w:hint="cs"/>
          <w:b/>
          <w:bCs/>
          <w:color w:val="000000" w:themeColor="text1"/>
          <w:sz w:val="32"/>
          <w:szCs w:val="32"/>
          <w:rtl/>
        </w:rPr>
        <w:t>الفرع</w:t>
      </w:r>
      <w:r w:rsidR="00FB38AA" w:rsidRPr="00DE6131">
        <w:rPr>
          <w:rFonts w:hint="cs"/>
          <w:b/>
          <w:bCs/>
          <w:color w:val="000000" w:themeColor="text1"/>
          <w:sz w:val="32"/>
          <w:szCs w:val="32"/>
          <w:rtl/>
        </w:rPr>
        <w:t xml:space="preserve"> الأول: احترام المبادئ </w:t>
      </w:r>
      <w:r w:rsidR="00E67580">
        <w:rPr>
          <w:rFonts w:hint="cs"/>
          <w:b/>
          <w:bCs/>
          <w:color w:val="000000" w:themeColor="text1"/>
          <w:sz w:val="32"/>
          <w:szCs w:val="32"/>
          <w:rtl/>
        </w:rPr>
        <w:t>المتعلقة بتنفيذ</w:t>
      </w:r>
      <w:r w:rsidR="00FB38AA" w:rsidRPr="00DE6131">
        <w:rPr>
          <w:rFonts w:hint="cs"/>
          <w:b/>
          <w:bCs/>
          <w:color w:val="000000" w:themeColor="text1"/>
          <w:sz w:val="32"/>
          <w:szCs w:val="32"/>
          <w:rtl/>
        </w:rPr>
        <w:t xml:space="preserve"> </w:t>
      </w:r>
      <w:r w:rsidR="00E67580">
        <w:rPr>
          <w:rFonts w:hint="cs"/>
          <w:b/>
          <w:bCs/>
          <w:color w:val="000000" w:themeColor="text1"/>
          <w:sz w:val="32"/>
          <w:szCs w:val="32"/>
          <w:rtl/>
        </w:rPr>
        <w:t>ا</w:t>
      </w:r>
      <w:r w:rsidR="00FB38AA" w:rsidRPr="00DE6131">
        <w:rPr>
          <w:rFonts w:hint="cs"/>
          <w:b/>
          <w:bCs/>
          <w:color w:val="000000" w:themeColor="text1"/>
          <w:sz w:val="32"/>
          <w:szCs w:val="32"/>
          <w:rtl/>
        </w:rPr>
        <w:t>لمرفق العام</w:t>
      </w:r>
      <w:bookmarkEnd w:id="184"/>
      <w:bookmarkEnd w:id="185"/>
      <w:bookmarkEnd w:id="186"/>
    </w:p>
    <w:p w14:paraId="20DF0DDA" w14:textId="06B15C56" w:rsidR="000003DF" w:rsidRPr="00DE6131" w:rsidRDefault="0040698A" w:rsidP="001B4F5A">
      <w:pPr>
        <w:rPr>
          <w:rtl/>
        </w:rPr>
      </w:pPr>
      <w:r>
        <w:rPr>
          <w:rFonts w:hint="cs"/>
          <w:rtl/>
        </w:rPr>
        <w:t>إ</w:t>
      </w:r>
      <w:r w:rsidR="00D21C22" w:rsidRPr="00DE6131">
        <w:rPr>
          <w:rFonts w:hint="cs"/>
          <w:rtl/>
        </w:rPr>
        <w:t xml:space="preserve">ن تنفيذ المرفق العام هو </w:t>
      </w:r>
      <w:r>
        <w:rPr>
          <w:rFonts w:hint="cs"/>
          <w:rtl/>
        </w:rPr>
        <w:t>أ</w:t>
      </w:r>
      <w:r w:rsidR="00D21C22" w:rsidRPr="00DE6131">
        <w:rPr>
          <w:rFonts w:hint="cs"/>
          <w:rtl/>
        </w:rPr>
        <w:t>هم مرحلة تمر</w:t>
      </w:r>
      <w:r w:rsidR="00C14818" w:rsidRPr="00DE6131">
        <w:rPr>
          <w:rFonts w:hint="cs"/>
          <w:rtl/>
        </w:rPr>
        <w:t xml:space="preserve"> </w:t>
      </w:r>
      <w:r w:rsidR="00D21C22" w:rsidRPr="00DE6131">
        <w:rPr>
          <w:rFonts w:hint="cs"/>
          <w:rtl/>
        </w:rPr>
        <w:t xml:space="preserve">بها عقود التفويض </w:t>
      </w:r>
      <w:r w:rsidR="00B644AC" w:rsidRPr="00DE6131">
        <w:rPr>
          <w:rFonts w:hint="cs"/>
          <w:rtl/>
        </w:rPr>
        <w:t>وتعتبر</w:t>
      </w:r>
      <w:r w:rsidR="00D21C22" w:rsidRPr="00DE6131">
        <w:rPr>
          <w:rFonts w:hint="cs"/>
          <w:rtl/>
        </w:rPr>
        <w:t xml:space="preserve"> عملية  الرقابة على مرحلة </w:t>
      </w:r>
      <w:r w:rsidR="00C14818" w:rsidRPr="00DE6131">
        <w:rPr>
          <w:rFonts w:hint="cs"/>
          <w:rtl/>
        </w:rPr>
        <w:t>التن</w:t>
      </w:r>
      <w:r w:rsidR="00E67580">
        <w:rPr>
          <w:rFonts w:hint="cs"/>
          <w:rtl/>
        </w:rPr>
        <w:t>ف</w:t>
      </w:r>
      <w:r w:rsidR="00C14818" w:rsidRPr="00DE6131">
        <w:rPr>
          <w:rFonts w:hint="cs"/>
          <w:rtl/>
        </w:rPr>
        <w:t>يد</w:t>
      </w:r>
      <w:r w:rsidR="00B644AC" w:rsidRPr="00DE6131">
        <w:rPr>
          <w:rFonts w:hint="cs"/>
          <w:rtl/>
        </w:rPr>
        <w:t xml:space="preserve"> من أهم التزامات السلطة المفوضة بالنظر الى طول مدة التنفيذ التي </w:t>
      </w:r>
      <w:r w:rsidR="00C14818" w:rsidRPr="00DE6131">
        <w:rPr>
          <w:rFonts w:hint="cs"/>
          <w:rtl/>
        </w:rPr>
        <w:t>تتخلله</w:t>
      </w:r>
      <w:r w:rsidR="00C14818" w:rsidRPr="00DE6131">
        <w:rPr>
          <w:rtl/>
        </w:rPr>
        <w:t>ا</w:t>
      </w:r>
      <w:r w:rsidR="00B644AC" w:rsidRPr="00DE6131">
        <w:rPr>
          <w:rFonts w:hint="cs"/>
          <w:rtl/>
        </w:rPr>
        <w:t xml:space="preserve"> ظروف مختلفة</w:t>
      </w:r>
      <w:r w:rsidR="00E67580">
        <w:rPr>
          <w:rFonts w:hint="cs"/>
          <w:rtl/>
        </w:rPr>
        <w:t xml:space="preserve"> تحيط بعملية تحقيق المرفق العام</w:t>
      </w:r>
      <w:r w:rsidR="00B644AC" w:rsidRPr="00DE6131">
        <w:rPr>
          <w:rFonts w:hint="cs"/>
          <w:rtl/>
        </w:rPr>
        <w:t xml:space="preserve">، بالإضافة الى ذلك خصوصية المرفق العام وارتباطه </w:t>
      </w:r>
      <w:r w:rsidR="00FB38AA" w:rsidRPr="00DE6131">
        <w:rPr>
          <w:rFonts w:hint="cs"/>
          <w:rtl/>
        </w:rPr>
        <w:t xml:space="preserve"> بمبادئ جوهرية ثلاثة لابد من احترامها </w:t>
      </w:r>
      <w:r w:rsidR="00C14818" w:rsidRPr="00DE6131">
        <w:rPr>
          <w:rFonts w:hint="cs"/>
          <w:rtl/>
        </w:rPr>
        <w:t>سوآءا</w:t>
      </w:r>
      <w:r w:rsidR="00FB38AA" w:rsidRPr="00DE6131">
        <w:rPr>
          <w:rFonts w:hint="cs"/>
          <w:rtl/>
        </w:rPr>
        <w:t xml:space="preserve"> </w:t>
      </w:r>
      <w:r w:rsidR="00B644AC" w:rsidRPr="00DE6131">
        <w:rPr>
          <w:rFonts w:hint="cs"/>
          <w:rtl/>
        </w:rPr>
        <w:t xml:space="preserve">في حالة </w:t>
      </w:r>
      <w:r w:rsidR="00FB38AA" w:rsidRPr="00DE6131">
        <w:rPr>
          <w:rFonts w:hint="cs"/>
          <w:rtl/>
        </w:rPr>
        <w:t xml:space="preserve"> </w:t>
      </w:r>
      <w:r w:rsidR="00B644AC" w:rsidRPr="00DE6131">
        <w:rPr>
          <w:rFonts w:hint="cs"/>
          <w:rtl/>
        </w:rPr>
        <w:t>ال</w:t>
      </w:r>
      <w:r w:rsidR="00FB38AA" w:rsidRPr="00DE6131">
        <w:rPr>
          <w:rFonts w:hint="cs"/>
          <w:rtl/>
        </w:rPr>
        <w:t xml:space="preserve">تسيير تقليدي </w:t>
      </w:r>
      <w:r w:rsidR="00B644AC" w:rsidRPr="00DE6131">
        <w:rPr>
          <w:rFonts w:hint="cs"/>
          <w:rtl/>
        </w:rPr>
        <w:t>ال</w:t>
      </w:r>
      <w:r w:rsidR="00FB38AA" w:rsidRPr="00DE6131">
        <w:rPr>
          <w:rFonts w:hint="cs"/>
          <w:rtl/>
        </w:rPr>
        <w:t xml:space="preserve">مباشر للمرفق العام </w:t>
      </w:r>
      <w:r w:rsidR="00C14818" w:rsidRPr="00DE6131">
        <w:rPr>
          <w:rFonts w:hint="cs"/>
          <w:rtl/>
        </w:rPr>
        <w:t>من قبل أشخاص القانو</w:t>
      </w:r>
      <w:r w:rsidR="00B644AC" w:rsidRPr="00DE6131">
        <w:rPr>
          <w:rFonts w:hint="cs"/>
          <w:rtl/>
        </w:rPr>
        <w:t xml:space="preserve">ن العام </w:t>
      </w:r>
      <w:r w:rsidR="00FB38AA" w:rsidRPr="00DE6131">
        <w:rPr>
          <w:rFonts w:hint="cs"/>
          <w:rtl/>
        </w:rPr>
        <w:t xml:space="preserve">أو في إطار التسيير الحديث </w:t>
      </w:r>
      <w:r w:rsidR="00536652">
        <w:rPr>
          <w:rFonts w:hint="cs"/>
          <w:rtl/>
        </w:rPr>
        <w:t>عن التسيير</w:t>
      </w:r>
      <w:r w:rsidR="00FB38AA" w:rsidRPr="00DE6131">
        <w:rPr>
          <w:rFonts w:hint="cs"/>
          <w:rtl/>
        </w:rPr>
        <w:t xml:space="preserve">غير المباشر للمرافق العامة، إذ أن تخلي السلطة </w:t>
      </w:r>
      <w:r w:rsidR="00B644AC" w:rsidRPr="00DE6131">
        <w:rPr>
          <w:rFonts w:hint="cs"/>
          <w:rtl/>
        </w:rPr>
        <w:t xml:space="preserve">المفوضة </w:t>
      </w:r>
      <w:r w:rsidR="00FB38AA" w:rsidRPr="00DE6131">
        <w:rPr>
          <w:rFonts w:hint="cs"/>
          <w:rtl/>
        </w:rPr>
        <w:t>عن إدارة المرفق</w:t>
      </w:r>
      <w:r w:rsidR="00B644AC" w:rsidRPr="00DE6131">
        <w:rPr>
          <w:rFonts w:hint="cs"/>
          <w:rtl/>
        </w:rPr>
        <w:t xml:space="preserve"> العام </w:t>
      </w:r>
      <w:r w:rsidR="00FB38AA" w:rsidRPr="00DE6131">
        <w:rPr>
          <w:rFonts w:hint="cs"/>
          <w:rtl/>
        </w:rPr>
        <w:t xml:space="preserve"> وإسناده للغير لا يعفيها بأي شكل من الأشكال من </w:t>
      </w:r>
      <w:r w:rsidR="00B644AC" w:rsidRPr="00DE6131">
        <w:rPr>
          <w:rFonts w:hint="cs"/>
          <w:rtl/>
        </w:rPr>
        <w:t>الالتزام ب</w:t>
      </w:r>
      <w:r w:rsidR="00FB38AA" w:rsidRPr="00DE6131">
        <w:rPr>
          <w:rFonts w:hint="cs"/>
          <w:rtl/>
        </w:rPr>
        <w:t xml:space="preserve">مراقبة مدى احترام المفوض له للمبادئ </w:t>
      </w:r>
      <w:r w:rsidR="00536652">
        <w:rPr>
          <w:rFonts w:hint="cs"/>
          <w:rtl/>
        </w:rPr>
        <w:t>الضابطة لتنفيذ ا</w:t>
      </w:r>
      <w:r w:rsidR="00FB38AA" w:rsidRPr="00DE6131">
        <w:rPr>
          <w:rFonts w:hint="cs"/>
          <w:rtl/>
        </w:rPr>
        <w:t xml:space="preserve">لمرفق العام وهذا ما نص عليه المرسوم </w:t>
      </w:r>
      <w:r w:rsidR="00FB38AA" w:rsidRPr="006F1A9B">
        <w:rPr>
          <w:rFonts w:hint="cs"/>
          <w:sz w:val="24"/>
          <w:szCs w:val="24"/>
          <w:rtl/>
        </w:rPr>
        <w:t>18/199</w:t>
      </w:r>
      <w:r w:rsidR="00FB38AA" w:rsidRPr="00DE6131">
        <w:rPr>
          <w:rFonts w:hint="cs"/>
          <w:rtl/>
        </w:rPr>
        <w:t xml:space="preserve"> في المادة </w:t>
      </w:r>
      <w:r w:rsidR="00FB38AA" w:rsidRPr="006F1A9B">
        <w:rPr>
          <w:rFonts w:hint="cs"/>
          <w:sz w:val="24"/>
          <w:szCs w:val="24"/>
          <w:rtl/>
        </w:rPr>
        <w:t xml:space="preserve">86 </w:t>
      </w:r>
      <w:r w:rsidR="00FB38AA" w:rsidRPr="00DE6131">
        <w:rPr>
          <w:rFonts w:hint="cs"/>
          <w:rtl/>
        </w:rPr>
        <w:t>ف</w:t>
      </w:r>
      <w:r w:rsidR="00FB38AA" w:rsidRPr="006F1A9B">
        <w:rPr>
          <w:rFonts w:hint="cs"/>
          <w:sz w:val="24"/>
          <w:szCs w:val="24"/>
          <w:rtl/>
        </w:rPr>
        <w:t>3</w:t>
      </w:r>
      <w:r w:rsidR="00FB38AA" w:rsidRPr="00DE6131">
        <w:rPr>
          <w:rFonts w:hint="cs"/>
          <w:rtl/>
        </w:rPr>
        <w:t xml:space="preserve"> حيث منعت المفوض له من المساس بأي بمبدأ من مبادئ تسيير المرفق العام</w:t>
      </w:r>
      <w:r w:rsidR="00B644AC" w:rsidRPr="00DE6131">
        <w:rPr>
          <w:rFonts w:hint="cs"/>
          <w:rtl/>
        </w:rPr>
        <w:t>.</w:t>
      </w:r>
    </w:p>
    <w:p w14:paraId="098F8D9B" w14:textId="405FF51A" w:rsidR="00B644AC" w:rsidRPr="00DE6131" w:rsidRDefault="00B604DC" w:rsidP="004F2087">
      <w:pPr>
        <w:ind w:firstLine="0"/>
        <w:rPr>
          <w:b/>
          <w:bCs/>
          <w:color w:val="000000" w:themeColor="text1"/>
          <w:rtl/>
        </w:rPr>
      </w:pPr>
      <w:r w:rsidRPr="00DE6131">
        <w:rPr>
          <w:rFonts w:hint="cs"/>
          <w:b/>
          <w:bCs/>
          <w:color w:val="000000" w:themeColor="text1"/>
          <w:rtl/>
        </w:rPr>
        <w:t>1/</w:t>
      </w:r>
      <w:r w:rsidR="00FB38AA" w:rsidRPr="00DE6131">
        <w:rPr>
          <w:rFonts w:hint="cs"/>
          <w:b/>
          <w:bCs/>
          <w:color w:val="000000" w:themeColor="text1"/>
          <w:rtl/>
        </w:rPr>
        <w:t xml:space="preserve"> المساواة في معاملة المرتفقين</w:t>
      </w:r>
    </w:p>
    <w:p w14:paraId="48FDF775" w14:textId="6F395CFE" w:rsidR="0032003E" w:rsidRPr="00DE6131" w:rsidRDefault="00B644AC" w:rsidP="001B4F5A">
      <w:pPr>
        <w:rPr>
          <w:rtl/>
        </w:rPr>
      </w:pPr>
      <w:r w:rsidRPr="00DE6131">
        <w:rPr>
          <w:rFonts w:hint="cs"/>
          <w:rtl/>
        </w:rPr>
        <w:t xml:space="preserve">نعني بالمساواة في الانتفاع من المرفق العام أن تكون وفق الاستحقاق ووفق ما </w:t>
      </w:r>
      <w:r w:rsidR="00B50FBF" w:rsidRPr="00DE6131">
        <w:rPr>
          <w:rFonts w:hint="cs"/>
          <w:rtl/>
        </w:rPr>
        <w:t>هو معمول به</w:t>
      </w:r>
      <w:r w:rsidRPr="00DE6131">
        <w:rPr>
          <w:rFonts w:hint="cs"/>
          <w:rtl/>
        </w:rPr>
        <w:t xml:space="preserve"> </w:t>
      </w:r>
      <w:r w:rsidR="00B50FBF" w:rsidRPr="00DE6131">
        <w:rPr>
          <w:rFonts w:hint="cs"/>
          <w:rtl/>
        </w:rPr>
        <w:t xml:space="preserve">في إطار </w:t>
      </w:r>
      <w:r w:rsidR="00C14818" w:rsidRPr="00DE6131">
        <w:rPr>
          <w:rFonts w:hint="cs"/>
          <w:rtl/>
        </w:rPr>
        <w:t>ما تملي</w:t>
      </w:r>
      <w:r w:rsidR="00C14818" w:rsidRPr="00DE6131">
        <w:rPr>
          <w:rtl/>
        </w:rPr>
        <w:t>ه</w:t>
      </w:r>
      <w:r w:rsidR="00B50FBF" w:rsidRPr="00DE6131">
        <w:rPr>
          <w:rFonts w:hint="cs"/>
          <w:rtl/>
        </w:rPr>
        <w:t xml:space="preserve"> القواعد </w:t>
      </w:r>
      <w:r w:rsidRPr="00DE6131">
        <w:rPr>
          <w:rFonts w:hint="cs"/>
          <w:rtl/>
        </w:rPr>
        <w:t>القانون</w:t>
      </w:r>
      <w:r w:rsidR="00B50FBF" w:rsidRPr="00DE6131">
        <w:rPr>
          <w:rFonts w:hint="cs"/>
          <w:rtl/>
        </w:rPr>
        <w:t xml:space="preserve">ية </w:t>
      </w:r>
      <w:r w:rsidRPr="00DE6131">
        <w:rPr>
          <w:rFonts w:hint="cs"/>
          <w:rtl/>
        </w:rPr>
        <w:t xml:space="preserve">من شروط </w:t>
      </w:r>
      <w:r w:rsidR="00B50FBF" w:rsidRPr="00DE6131">
        <w:rPr>
          <w:rFonts w:hint="cs"/>
          <w:rtl/>
        </w:rPr>
        <w:t xml:space="preserve">ومتطلبات للانتفاع من المرفق </w:t>
      </w:r>
      <w:r w:rsidRPr="00DE6131">
        <w:rPr>
          <w:rFonts w:hint="cs"/>
          <w:rtl/>
        </w:rPr>
        <w:t>حيث أنه ''... إذا كان مبدأ المساواة قيد من قيود المصلحة العامة، يرد على الشخص المكلف بتسيير واستثمار المرفق العام فهذا لا يعني أن مساواة المرتفقين أمام المرافق العامة يقصد منه انتفاعهم منها بصور</w:t>
      </w:r>
      <w:r w:rsidRPr="00DE6131">
        <w:rPr>
          <w:rFonts w:hint="eastAsia"/>
          <w:rtl/>
        </w:rPr>
        <w:t>ة</w:t>
      </w:r>
      <w:r w:rsidRPr="00DE6131">
        <w:rPr>
          <w:rFonts w:hint="cs"/>
          <w:rtl/>
        </w:rPr>
        <w:t xml:space="preserve"> متساوية ومطلقة، وإن ما نعنيه بمبدأ المساواة هو الانتفاع وفقا للشروط و القيود المحددة قانونا فمبدأ المساواة أمام المرافق العامة يوجب احترام القانون وتطبيقه بالسواء على جميع المواطنين دون الانتقاص من أحكامه ''</w:t>
      </w:r>
      <w:r w:rsidRPr="00DE6131">
        <w:rPr>
          <w:rStyle w:val="Appelnotedebasdep"/>
          <w:color w:val="000000" w:themeColor="text1"/>
        </w:rPr>
        <w:footnoteReference w:id="212"/>
      </w:r>
      <w:r w:rsidRPr="00DE6131">
        <w:rPr>
          <w:rFonts w:hint="cs"/>
          <w:rtl/>
        </w:rPr>
        <w:t xml:space="preserve"> </w:t>
      </w:r>
      <w:r w:rsidR="00B50FBF" w:rsidRPr="00DE6131">
        <w:rPr>
          <w:rFonts w:hint="cs"/>
          <w:rtl/>
        </w:rPr>
        <w:t>فهي</w:t>
      </w:r>
      <w:r w:rsidRPr="00DE6131">
        <w:rPr>
          <w:rtl/>
        </w:rPr>
        <w:t xml:space="preserve"> </w:t>
      </w:r>
      <w:r w:rsidR="00B50FBF" w:rsidRPr="00DE6131">
        <w:rPr>
          <w:rFonts w:hint="cs"/>
          <w:rtl/>
        </w:rPr>
        <w:t>حق</w:t>
      </w:r>
      <w:r w:rsidRPr="00DE6131">
        <w:rPr>
          <w:rFonts w:hint="cs"/>
          <w:rtl/>
        </w:rPr>
        <w:t xml:space="preserve"> دستوري وجب مراعاتــــــه بالإضافـــــة إلا </w:t>
      </w:r>
      <w:r w:rsidR="00B50FBF" w:rsidRPr="00DE6131">
        <w:rPr>
          <w:rFonts w:hint="cs"/>
          <w:rtl/>
        </w:rPr>
        <w:t>كونه</w:t>
      </w:r>
      <w:r w:rsidRPr="00DE6131">
        <w:rPr>
          <w:rFonts w:hint="cs"/>
          <w:rtl/>
        </w:rPr>
        <w:t xml:space="preserve"> مبدأ من المبادئ التي </w:t>
      </w:r>
      <w:r w:rsidR="00B50FBF" w:rsidRPr="00DE6131">
        <w:rPr>
          <w:rFonts w:hint="cs"/>
          <w:rtl/>
        </w:rPr>
        <w:t>لازمت</w:t>
      </w:r>
      <w:r w:rsidRPr="00DE6131">
        <w:rPr>
          <w:rFonts w:hint="cs"/>
          <w:rtl/>
        </w:rPr>
        <w:t xml:space="preserve"> </w:t>
      </w:r>
      <w:r w:rsidR="00B50FBF" w:rsidRPr="00DE6131">
        <w:rPr>
          <w:rFonts w:hint="cs"/>
          <w:rtl/>
        </w:rPr>
        <w:t>تنظيم واستغلال</w:t>
      </w:r>
      <w:r w:rsidRPr="00DE6131">
        <w:rPr>
          <w:rFonts w:hint="cs"/>
          <w:rtl/>
        </w:rPr>
        <w:t xml:space="preserve"> المر</w:t>
      </w:r>
      <w:r w:rsidR="00B50FBF" w:rsidRPr="00DE6131">
        <w:rPr>
          <w:rFonts w:hint="cs"/>
          <w:rtl/>
        </w:rPr>
        <w:t>افق العامة</w:t>
      </w:r>
      <w:r w:rsidRPr="00DE6131">
        <w:rPr>
          <w:rFonts w:hint="cs"/>
          <w:rtl/>
        </w:rPr>
        <w:t xml:space="preserve"> وجب على </w:t>
      </w:r>
      <w:r w:rsidR="00B50FBF" w:rsidRPr="00DE6131">
        <w:rPr>
          <w:rFonts w:hint="cs"/>
          <w:rtl/>
        </w:rPr>
        <w:t xml:space="preserve">المفوض له التقيد به فقد خولت </w:t>
      </w:r>
      <w:r w:rsidRPr="00DE6131">
        <w:rPr>
          <w:rFonts w:hint="cs"/>
          <w:rtl/>
        </w:rPr>
        <w:t xml:space="preserve"> </w:t>
      </w:r>
      <w:r w:rsidR="00B50FBF" w:rsidRPr="00DE6131">
        <w:rPr>
          <w:rFonts w:hint="cs"/>
          <w:rtl/>
        </w:rPr>
        <w:t xml:space="preserve">مختلف الأنظمة </w:t>
      </w:r>
      <w:r w:rsidR="00C14818" w:rsidRPr="00DE6131">
        <w:rPr>
          <w:rFonts w:hint="cs"/>
          <w:rtl/>
        </w:rPr>
        <w:t>القانوني</w:t>
      </w:r>
      <w:r w:rsidR="00C14818" w:rsidRPr="00DE6131">
        <w:rPr>
          <w:rtl/>
        </w:rPr>
        <w:t>ة</w:t>
      </w:r>
      <w:r w:rsidRPr="00DE6131">
        <w:rPr>
          <w:rFonts w:hint="cs"/>
          <w:rtl/>
        </w:rPr>
        <w:t xml:space="preserve"> للسلطة </w:t>
      </w:r>
      <w:r w:rsidR="00B50FBF" w:rsidRPr="00DE6131">
        <w:rPr>
          <w:rFonts w:hint="cs"/>
          <w:rtl/>
        </w:rPr>
        <w:t xml:space="preserve">المانحة للتفويض سلطة </w:t>
      </w:r>
      <w:r w:rsidRPr="00DE6131">
        <w:rPr>
          <w:rFonts w:hint="cs"/>
          <w:rtl/>
        </w:rPr>
        <w:t xml:space="preserve"> </w:t>
      </w:r>
      <w:r w:rsidR="00B50FBF" w:rsidRPr="00DE6131">
        <w:rPr>
          <w:rFonts w:hint="cs"/>
          <w:rtl/>
        </w:rPr>
        <w:t>ال</w:t>
      </w:r>
      <w:r w:rsidRPr="00DE6131">
        <w:rPr>
          <w:rFonts w:hint="cs"/>
          <w:rtl/>
        </w:rPr>
        <w:t>رقابة</w:t>
      </w:r>
      <w:r w:rsidR="00B50FBF" w:rsidRPr="00DE6131">
        <w:rPr>
          <w:rFonts w:hint="cs"/>
          <w:rtl/>
        </w:rPr>
        <w:t xml:space="preserve"> على </w:t>
      </w:r>
      <w:r w:rsidRPr="00DE6131">
        <w:rPr>
          <w:rFonts w:hint="cs"/>
          <w:rtl/>
        </w:rPr>
        <w:t xml:space="preserve"> تنفيذ عقــود تفويض المرف</w:t>
      </w:r>
      <w:r w:rsidR="00B50FBF" w:rsidRPr="00DE6131">
        <w:rPr>
          <w:rFonts w:hint="cs"/>
          <w:rtl/>
        </w:rPr>
        <w:t>ق العام وبالأخ</w:t>
      </w:r>
      <w:r w:rsidR="006F1A9B">
        <w:rPr>
          <w:rFonts w:hint="cs"/>
          <w:rtl/>
        </w:rPr>
        <w:t>ص مدى احترام هذ</w:t>
      </w:r>
      <w:r w:rsidRPr="00DE6131">
        <w:rPr>
          <w:rFonts w:hint="cs"/>
          <w:rtl/>
        </w:rPr>
        <w:t>ا المبدأ.</w:t>
      </w:r>
    </w:p>
    <w:p w14:paraId="13E12088" w14:textId="4D1BC0B1" w:rsidR="004B23F5" w:rsidRPr="00DE6131" w:rsidRDefault="004B7EB5" w:rsidP="00B02A63">
      <w:pPr>
        <w:rPr>
          <w:color w:val="000000" w:themeColor="text1"/>
          <w:rtl/>
        </w:rPr>
      </w:pPr>
      <w:r w:rsidRPr="00DE6131">
        <w:rPr>
          <w:rFonts w:hint="cs"/>
          <w:color w:val="000000" w:themeColor="text1"/>
          <w:rtl/>
        </w:rPr>
        <w:t>فالمساوات بين</w:t>
      </w:r>
      <w:r w:rsidR="004B23F5" w:rsidRPr="00DE6131">
        <w:rPr>
          <w:rFonts w:hint="cs"/>
          <w:color w:val="000000" w:themeColor="text1"/>
          <w:rtl/>
        </w:rPr>
        <w:t xml:space="preserve"> المرتفقين </w:t>
      </w:r>
      <w:r w:rsidRPr="00DE6131">
        <w:rPr>
          <w:rFonts w:hint="cs"/>
          <w:color w:val="000000" w:themeColor="text1"/>
          <w:rtl/>
        </w:rPr>
        <w:t xml:space="preserve">نعني بها </w:t>
      </w:r>
      <w:r w:rsidR="009351AE" w:rsidRPr="00DE6131">
        <w:rPr>
          <w:rFonts w:hint="cs"/>
          <w:color w:val="000000" w:themeColor="text1"/>
          <w:rtl/>
        </w:rPr>
        <w:t>التساوي في الاستفادة من</w:t>
      </w:r>
      <w:r w:rsidR="004B23F5" w:rsidRPr="00DE6131">
        <w:rPr>
          <w:rFonts w:hint="cs"/>
          <w:color w:val="000000" w:themeColor="text1"/>
          <w:rtl/>
        </w:rPr>
        <w:t xml:space="preserve"> المنافع التي </w:t>
      </w:r>
      <w:r w:rsidR="009351AE" w:rsidRPr="00DE6131">
        <w:rPr>
          <w:rFonts w:hint="cs"/>
          <w:color w:val="000000" w:themeColor="text1"/>
          <w:rtl/>
        </w:rPr>
        <w:t>يقدمها</w:t>
      </w:r>
      <w:r w:rsidR="004B23F5" w:rsidRPr="00DE6131">
        <w:rPr>
          <w:rFonts w:hint="cs"/>
          <w:color w:val="000000" w:themeColor="text1"/>
          <w:rtl/>
        </w:rPr>
        <w:t xml:space="preserve"> المرفق العام دون </w:t>
      </w:r>
      <w:r w:rsidR="009351AE" w:rsidRPr="00DE6131">
        <w:rPr>
          <w:rFonts w:hint="cs"/>
          <w:color w:val="000000" w:themeColor="text1"/>
          <w:rtl/>
        </w:rPr>
        <w:t>أ</w:t>
      </w:r>
      <w:r w:rsidR="00B02A63">
        <w:rPr>
          <w:rFonts w:hint="cs"/>
          <w:color w:val="000000" w:themeColor="text1"/>
          <w:rtl/>
        </w:rPr>
        <w:t>ي</w:t>
      </w:r>
      <w:r w:rsidR="009351AE" w:rsidRPr="00DE6131">
        <w:rPr>
          <w:rFonts w:hint="cs"/>
          <w:color w:val="000000" w:themeColor="text1"/>
          <w:rtl/>
        </w:rPr>
        <w:t xml:space="preserve"> تمييز </w:t>
      </w:r>
      <w:r w:rsidR="004B23F5" w:rsidRPr="00DE6131">
        <w:rPr>
          <w:rFonts w:hint="cs"/>
          <w:color w:val="000000" w:themeColor="text1"/>
          <w:rtl/>
        </w:rPr>
        <w:t xml:space="preserve">لا مبرر له </w:t>
      </w:r>
      <w:r w:rsidR="00B02A63">
        <w:rPr>
          <w:rFonts w:hint="cs"/>
          <w:color w:val="000000" w:themeColor="text1"/>
          <w:rtl/>
        </w:rPr>
        <w:t>ويترتب عن هذا</w:t>
      </w:r>
      <w:r w:rsidR="009351AE" w:rsidRPr="00DE6131">
        <w:rPr>
          <w:rFonts w:hint="cs"/>
          <w:color w:val="000000" w:themeColor="text1"/>
          <w:rtl/>
        </w:rPr>
        <w:t xml:space="preserve"> المبدأ كفالة ال</w:t>
      </w:r>
      <w:r w:rsidR="004B23F5" w:rsidRPr="00DE6131">
        <w:rPr>
          <w:rFonts w:hint="cs"/>
          <w:color w:val="000000" w:themeColor="text1"/>
          <w:rtl/>
        </w:rPr>
        <w:t>خدمات</w:t>
      </w:r>
      <w:r w:rsidR="009351AE" w:rsidRPr="00DE6131">
        <w:rPr>
          <w:rFonts w:hint="cs"/>
          <w:color w:val="000000" w:themeColor="text1"/>
          <w:rtl/>
        </w:rPr>
        <w:t xml:space="preserve"> التي يطلبها أي</w:t>
      </w:r>
      <w:r w:rsidR="004B23F5" w:rsidRPr="00DE6131">
        <w:rPr>
          <w:rFonts w:hint="cs"/>
          <w:color w:val="000000" w:themeColor="text1"/>
          <w:rtl/>
        </w:rPr>
        <w:t xml:space="preserve"> شخص يرغب في الاستفادة منها وفق </w:t>
      </w:r>
      <w:r w:rsidR="009351AE" w:rsidRPr="00DE6131">
        <w:rPr>
          <w:rFonts w:hint="cs"/>
          <w:color w:val="000000" w:themeColor="text1"/>
          <w:rtl/>
        </w:rPr>
        <w:t>الشروط والمعايير التي يحددها</w:t>
      </w:r>
      <w:r w:rsidR="004B23F5" w:rsidRPr="00DE6131">
        <w:rPr>
          <w:rFonts w:hint="cs"/>
          <w:color w:val="000000" w:themeColor="text1"/>
          <w:rtl/>
        </w:rPr>
        <w:t xml:space="preserve"> القانون </w:t>
      </w:r>
      <w:r w:rsidR="009351AE" w:rsidRPr="00DE6131">
        <w:rPr>
          <w:rFonts w:hint="cs"/>
          <w:color w:val="000000" w:themeColor="text1"/>
          <w:rtl/>
        </w:rPr>
        <w:t>بصفة عامة بالإضافة الى</w:t>
      </w:r>
      <w:r w:rsidR="004B23F5" w:rsidRPr="00DE6131">
        <w:rPr>
          <w:rFonts w:hint="cs"/>
          <w:color w:val="000000" w:themeColor="text1"/>
          <w:rtl/>
        </w:rPr>
        <w:t xml:space="preserve"> </w:t>
      </w:r>
      <w:r w:rsidR="009351AE" w:rsidRPr="00DE6131">
        <w:rPr>
          <w:rFonts w:hint="cs"/>
          <w:color w:val="000000" w:themeColor="text1"/>
          <w:rtl/>
        </w:rPr>
        <w:t>ما تتضمنه</w:t>
      </w:r>
      <w:r w:rsidR="004B23F5" w:rsidRPr="00DE6131">
        <w:rPr>
          <w:rFonts w:hint="cs"/>
          <w:color w:val="000000" w:themeColor="text1"/>
          <w:rtl/>
        </w:rPr>
        <w:t xml:space="preserve"> اتفاقية تفويض المرفق العام </w:t>
      </w:r>
      <w:r w:rsidR="00B02A63">
        <w:rPr>
          <w:rFonts w:hint="cs"/>
          <w:color w:val="000000" w:themeColor="text1"/>
          <w:rtl/>
        </w:rPr>
        <w:t>من بنود، إ</w:t>
      </w:r>
      <w:r w:rsidR="009351AE" w:rsidRPr="00DE6131">
        <w:rPr>
          <w:rFonts w:hint="cs"/>
          <w:color w:val="000000" w:themeColor="text1"/>
          <w:rtl/>
        </w:rPr>
        <w:t xml:space="preserve">لا أن ذلك </w:t>
      </w:r>
      <w:r w:rsidR="00C14818" w:rsidRPr="00DE6131">
        <w:rPr>
          <w:rFonts w:hint="cs"/>
          <w:color w:val="000000" w:themeColor="text1"/>
          <w:rtl/>
        </w:rPr>
        <w:t>لا يمك</w:t>
      </w:r>
      <w:r w:rsidR="00C14818" w:rsidRPr="00DE6131">
        <w:rPr>
          <w:color w:val="000000" w:themeColor="text1"/>
          <w:rtl/>
        </w:rPr>
        <w:t>ن</w:t>
      </w:r>
      <w:r w:rsidR="009351AE" w:rsidRPr="00DE6131">
        <w:rPr>
          <w:rFonts w:hint="cs"/>
          <w:color w:val="000000" w:themeColor="text1"/>
          <w:rtl/>
        </w:rPr>
        <w:t xml:space="preserve"> أن يشمل </w:t>
      </w:r>
      <w:r w:rsidR="00B02A63">
        <w:rPr>
          <w:rFonts w:hint="cs"/>
          <w:color w:val="000000" w:themeColor="text1"/>
          <w:rtl/>
        </w:rPr>
        <w:t>إ</w:t>
      </w:r>
      <w:r w:rsidR="004B23F5" w:rsidRPr="00DE6131">
        <w:rPr>
          <w:rFonts w:hint="cs"/>
          <w:color w:val="000000" w:themeColor="text1"/>
          <w:rtl/>
        </w:rPr>
        <w:t xml:space="preserve">لا </w:t>
      </w:r>
      <w:r w:rsidR="009351AE" w:rsidRPr="00DE6131">
        <w:rPr>
          <w:rFonts w:hint="cs"/>
          <w:color w:val="000000" w:themeColor="text1"/>
          <w:rtl/>
        </w:rPr>
        <w:t>ا</w:t>
      </w:r>
      <w:r w:rsidR="004B23F5" w:rsidRPr="00DE6131">
        <w:rPr>
          <w:rFonts w:hint="cs"/>
          <w:color w:val="000000" w:themeColor="text1"/>
          <w:rtl/>
        </w:rPr>
        <w:t xml:space="preserve">لأشخاص الذين </w:t>
      </w:r>
      <w:r w:rsidR="009351AE" w:rsidRPr="00DE6131">
        <w:rPr>
          <w:rFonts w:hint="cs"/>
          <w:color w:val="000000" w:themeColor="text1"/>
          <w:rtl/>
        </w:rPr>
        <w:t xml:space="preserve">تتماثل </w:t>
      </w:r>
      <w:r w:rsidR="004B23F5" w:rsidRPr="00DE6131">
        <w:rPr>
          <w:rFonts w:hint="cs"/>
          <w:color w:val="000000" w:themeColor="text1"/>
          <w:rtl/>
        </w:rPr>
        <w:t>مراكز</w:t>
      </w:r>
      <w:r w:rsidR="009351AE" w:rsidRPr="00DE6131">
        <w:rPr>
          <w:rFonts w:hint="cs"/>
          <w:color w:val="000000" w:themeColor="text1"/>
          <w:rtl/>
        </w:rPr>
        <w:t>هم ال</w:t>
      </w:r>
      <w:r w:rsidR="004B23F5" w:rsidRPr="00DE6131">
        <w:rPr>
          <w:rFonts w:hint="cs"/>
          <w:color w:val="000000" w:themeColor="text1"/>
          <w:rtl/>
        </w:rPr>
        <w:t>قانونية</w:t>
      </w:r>
      <w:r w:rsidR="00B02A63">
        <w:rPr>
          <w:rFonts w:hint="cs"/>
          <w:color w:val="000000" w:themeColor="text1"/>
          <w:rtl/>
        </w:rPr>
        <w:t>،</w:t>
      </w:r>
      <w:r w:rsidR="004B23F5" w:rsidRPr="00DE6131">
        <w:rPr>
          <w:rFonts w:hint="cs"/>
          <w:color w:val="000000" w:themeColor="text1"/>
          <w:rtl/>
        </w:rPr>
        <w:t xml:space="preserve"> و</w:t>
      </w:r>
      <w:r w:rsidR="009351AE" w:rsidRPr="00DE6131">
        <w:rPr>
          <w:rFonts w:hint="cs"/>
          <w:color w:val="000000" w:themeColor="text1"/>
          <w:rtl/>
        </w:rPr>
        <w:t>في هذا الصدد لم</w:t>
      </w:r>
      <w:r w:rsidR="004B23F5" w:rsidRPr="00DE6131">
        <w:rPr>
          <w:rFonts w:hint="cs"/>
          <w:color w:val="000000" w:themeColor="text1"/>
          <w:rtl/>
        </w:rPr>
        <w:t xml:space="preserve"> </w:t>
      </w:r>
      <w:r w:rsidR="009351AE" w:rsidRPr="00DE6131">
        <w:rPr>
          <w:rFonts w:hint="cs"/>
          <w:color w:val="000000" w:themeColor="text1"/>
          <w:rtl/>
        </w:rPr>
        <w:t>يعتبر</w:t>
      </w:r>
      <w:r w:rsidR="004B23F5" w:rsidRPr="00DE6131">
        <w:rPr>
          <w:rFonts w:hint="cs"/>
          <w:color w:val="000000" w:themeColor="text1"/>
          <w:rtl/>
        </w:rPr>
        <w:t xml:space="preserve"> مجلس الدولة</w:t>
      </w:r>
      <w:r w:rsidR="009351AE" w:rsidRPr="00DE6131">
        <w:rPr>
          <w:rFonts w:hint="cs"/>
          <w:color w:val="000000" w:themeColor="text1"/>
          <w:rtl/>
        </w:rPr>
        <w:t xml:space="preserve"> الفرنسي وجود</w:t>
      </w:r>
      <w:r w:rsidR="004B23F5" w:rsidRPr="00DE6131">
        <w:rPr>
          <w:rFonts w:hint="cs"/>
          <w:color w:val="000000" w:themeColor="text1"/>
          <w:rtl/>
        </w:rPr>
        <w:t xml:space="preserve"> </w:t>
      </w:r>
      <w:r w:rsidR="00B02A63">
        <w:rPr>
          <w:rFonts w:hint="cs"/>
          <w:color w:val="000000" w:themeColor="text1"/>
          <w:rtl/>
        </w:rPr>
        <w:t>خرق لمبدأ</w:t>
      </w:r>
      <w:r w:rsidR="00574E15" w:rsidRPr="00DE6131">
        <w:rPr>
          <w:rFonts w:hint="cs"/>
          <w:color w:val="000000" w:themeColor="text1"/>
          <w:rtl/>
        </w:rPr>
        <w:t xml:space="preserve"> المساوات </w:t>
      </w:r>
      <w:r w:rsidR="009351AE" w:rsidRPr="00DE6131">
        <w:rPr>
          <w:rFonts w:hint="cs"/>
          <w:color w:val="000000" w:themeColor="text1"/>
          <w:rtl/>
        </w:rPr>
        <w:t>في ح</w:t>
      </w:r>
      <w:r w:rsidR="00B02A63">
        <w:rPr>
          <w:rFonts w:hint="cs"/>
          <w:color w:val="000000" w:themeColor="text1"/>
          <w:rtl/>
        </w:rPr>
        <w:t>ا</w:t>
      </w:r>
      <w:r w:rsidR="009351AE" w:rsidRPr="00DE6131">
        <w:rPr>
          <w:rFonts w:hint="cs"/>
          <w:color w:val="000000" w:themeColor="text1"/>
          <w:rtl/>
        </w:rPr>
        <w:t xml:space="preserve">لة </w:t>
      </w:r>
      <w:r w:rsidR="00574E15" w:rsidRPr="00DE6131">
        <w:rPr>
          <w:rFonts w:hint="cs"/>
          <w:color w:val="000000" w:themeColor="text1"/>
          <w:rtl/>
        </w:rPr>
        <w:t xml:space="preserve"> اختلاف في </w:t>
      </w:r>
      <w:r w:rsidR="00B02A63">
        <w:rPr>
          <w:rFonts w:hint="cs"/>
          <w:color w:val="000000" w:themeColor="text1"/>
          <w:rtl/>
        </w:rPr>
        <w:t>التعريفات لأ</w:t>
      </w:r>
      <w:r w:rsidR="00BA6985" w:rsidRPr="00DE6131">
        <w:rPr>
          <w:rFonts w:hint="cs"/>
          <w:color w:val="000000" w:themeColor="text1"/>
          <w:rtl/>
        </w:rPr>
        <w:t xml:space="preserve">ن ذلك </w:t>
      </w:r>
      <w:r w:rsidR="00574E15" w:rsidRPr="00DE6131">
        <w:rPr>
          <w:rFonts w:hint="cs"/>
          <w:color w:val="000000" w:themeColor="text1"/>
          <w:rtl/>
        </w:rPr>
        <w:t xml:space="preserve"> </w:t>
      </w:r>
      <w:r w:rsidR="00BA6985" w:rsidRPr="00DE6131">
        <w:rPr>
          <w:rFonts w:hint="cs"/>
          <w:color w:val="000000" w:themeColor="text1"/>
          <w:rtl/>
        </w:rPr>
        <w:t xml:space="preserve">يبرره </w:t>
      </w:r>
      <w:r w:rsidR="00574E15" w:rsidRPr="00DE6131">
        <w:rPr>
          <w:rFonts w:hint="cs"/>
          <w:color w:val="000000" w:themeColor="text1"/>
          <w:rtl/>
        </w:rPr>
        <w:t xml:space="preserve"> </w:t>
      </w:r>
      <w:r w:rsidR="00BA6985" w:rsidRPr="00DE6131">
        <w:rPr>
          <w:rFonts w:hint="cs"/>
          <w:color w:val="000000" w:themeColor="text1"/>
          <w:rtl/>
        </w:rPr>
        <w:t>ال</w:t>
      </w:r>
      <w:r w:rsidR="00574E15" w:rsidRPr="00DE6131">
        <w:rPr>
          <w:rFonts w:hint="cs"/>
          <w:color w:val="000000" w:themeColor="text1"/>
          <w:rtl/>
        </w:rPr>
        <w:t>اختلاف</w:t>
      </w:r>
      <w:r w:rsidR="00BA6985" w:rsidRPr="00DE6131">
        <w:rPr>
          <w:rFonts w:hint="cs"/>
          <w:color w:val="000000" w:themeColor="text1"/>
          <w:rtl/>
        </w:rPr>
        <w:t xml:space="preserve"> في تكاليف ال</w:t>
      </w:r>
      <w:r w:rsidR="00B02A63">
        <w:rPr>
          <w:rFonts w:hint="cs"/>
          <w:color w:val="000000" w:themeColor="text1"/>
          <w:rtl/>
        </w:rPr>
        <w:t>أ</w:t>
      </w:r>
      <w:r w:rsidR="00BA6985" w:rsidRPr="00DE6131">
        <w:rPr>
          <w:rFonts w:hint="cs"/>
          <w:color w:val="000000" w:themeColor="text1"/>
          <w:rtl/>
        </w:rPr>
        <w:t xml:space="preserve">شغال المتعلقة بتوسيع </w:t>
      </w:r>
      <w:r w:rsidR="00574E15" w:rsidRPr="00DE6131">
        <w:rPr>
          <w:rFonts w:hint="cs"/>
          <w:color w:val="000000" w:themeColor="text1"/>
          <w:rtl/>
        </w:rPr>
        <w:t xml:space="preserve"> شبكة المياه بالنسبة </w:t>
      </w:r>
      <w:r w:rsidR="00C14818" w:rsidRPr="00DE6131">
        <w:rPr>
          <w:rFonts w:hint="cs"/>
          <w:color w:val="000000" w:themeColor="text1"/>
          <w:rtl/>
        </w:rPr>
        <w:t>لأقسام</w:t>
      </w:r>
      <w:r w:rsidR="00B02A63">
        <w:rPr>
          <w:rFonts w:hint="cs"/>
          <w:color w:val="000000" w:themeColor="text1"/>
          <w:rtl/>
        </w:rPr>
        <w:t xml:space="preserve"> مختلفة من أ</w:t>
      </w:r>
      <w:r w:rsidR="00BA6985" w:rsidRPr="00DE6131">
        <w:rPr>
          <w:rFonts w:hint="cs"/>
          <w:color w:val="000000" w:themeColor="text1"/>
          <w:rtl/>
        </w:rPr>
        <w:t>قسام المقاطعات</w:t>
      </w:r>
      <w:r w:rsidR="00574E15" w:rsidRPr="00DE6131">
        <w:rPr>
          <w:rFonts w:hint="cs"/>
          <w:color w:val="000000" w:themeColor="text1"/>
          <w:rtl/>
        </w:rPr>
        <w:t xml:space="preserve"> </w:t>
      </w:r>
      <w:r w:rsidR="00BA6985" w:rsidRPr="00DE6131">
        <w:rPr>
          <w:rFonts w:hint="cs"/>
          <w:color w:val="000000" w:themeColor="text1"/>
          <w:rtl/>
        </w:rPr>
        <w:t>ف</w:t>
      </w:r>
      <w:r w:rsidR="00574E15" w:rsidRPr="00DE6131">
        <w:rPr>
          <w:rFonts w:hint="cs"/>
          <w:color w:val="000000" w:themeColor="text1"/>
          <w:rtl/>
        </w:rPr>
        <w:t>اختلاف</w:t>
      </w:r>
      <w:r w:rsidR="00BA6985" w:rsidRPr="00DE6131">
        <w:rPr>
          <w:rFonts w:hint="cs"/>
          <w:color w:val="000000" w:themeColor="text1"/>
          <w:rtl/>
        </w:rPr>
        <w:t xml:space="preserve"> في ذلك يرجع الى اختلاف </w:t>
      </w:r>
      <w:r w:rsidR="00574E15" w:rsidRPr="00DE6131">
        <w:rPr>
          <w:rFonts w:hint="cs"/>
          <w:color w:val="000000" w:themeColor="text1"/>
          <w:rtl/>
        </w:rPr>
        <w:t xml:space="preserve"> شروط </w:t>
      </w:r>
      <w:r w:rsidR="00C14818" w:rsidRPr="00DE6131">
        <w:rPr>
          <w:rFonts w:hint="cs"/>
          <w:color w:val="000000" w:themeColor="text1"/>
          <w:rtl/>
        </w:rPr>
        <w:t>الاستثمار م</w:t>
      </w:r>
      <w:r w:rsidR="00C14818" w:rsidRPr="00DE6131">
        <w:rPr>
          <w:color w:val="000000" w:themeColor="text1"/>
          <w:rtl/>
        </w:rPr>
        <w:t>ن</w:t>
      </w:r>
      <w:r w:rsidR="00BA6985" w:rsidRPr="00DE6131">
        <w:rPr>
          <w:rFonts w:hint="cs"/>
          <w:color w:val="000000" w:themeColor="text1"/>
          <w:rtl/>
        </w:rPr>
        <w:t xml:space="preserve"> منطقة الى أخرى</w:t>
      </w:r>
      <w:r w:rsidR="007E2C58" w:rsidRPr="00DE6131">
        <w:rPr>
          <w:rStyle w:val="Appelnotedebasdep"/>
          <w:color w:val="000000" w:themeColor="text1"/>
          <w:rtl/>
        </w:rPr>
        <w:footnoteReference w:id="213"/>
      </w:r>
      <w:r w:rsidR="00BA6985" w:rsidRPr="00DE6131">
        <w:rPr>
          <w:rFonts w:hint="cs"/>
          <w:color w:val="000000" w:themeColor="text1"/>
          <w:rtl/>
        </w:rPr>
        <w:t>.</w:t>
      </w:r>
    </w:p>
    <w:p w14:paraId="11D9AD4B" w14:textId="458DE28F" w:rsidR="00E8380E" w:rsidRPr="00DE6131" w:rsidRDefault="00BA6985" w:rsidP="001B4F5A">
      <w:pPr>
        <w:rPr>
          <w:rtl/>
        </w:rPr>
      </w:pPr>
      <w:r w:rsidRPr="00DE6131">
        <w:rPr>
          <w:rFonts w:hint="cs"/>
          <w:rtl/>
        </w:rPr>
        <w:t>ف</w:t>
      </w:r>
      <w:r w:rsidR="00FB38AA" w:rsidRPr="00DE6131">
        <w:rPr>
          <w:rFonts w:hint="cs"/>
          <w:rtl/>
        </w:rPr>
        <w:t xml:space="preserve">مبدأ المساواة بين المنتفعين من </w:t>
      </w:r>
      <w:r w:rsidRPr="00DE6131">
        <w:rPr>
          <w:rFonts w:hint="cs"/>
          <w:rtl/>
        </w:rPr>
        <w:t xml:space="preserve">خدمات </w:t>
      </w:r>
      <w:r w:rsidR="00FB38AA" w:rsidRPr="00DE6131">
        <w:rPr>
          <w:rFonts w:hint="cs"/>
          <w:rtl/>
        </w:rPr>
        <w:t xml:space="preserve">المرافق العامة </w:t>
      </w:r>
      <w:r w:rsidR="00C14818" w:rsidRPr="00DE6131">
        <w:rPr>
          <w:rFonts w:hint="cs"/>
          <w:rtl/>
        </w:rPr>
        <w:t>ما ه</w:t>
      </w:r>
      <w:r w:rsidR="00C14818" w:rsidRPr="00DE6131">
        <w:rPr>
          <w:rtl/>
        </w:rPr>
        <w:t>و</w:t>
      </w:r>
      <w:r w:rsidRPr="00DE6131">
        <w:rPr>
          <w:rFonts w:hint="cs"/>
          <w:rtl/>
        </w:rPr>
        <w:t xml:space="preserve"> في</w:t>
      </w:r>
      <w:r w:rsidR="00FB38AA" w:rsidRPr="00DE6131">
        <w:rPr>
          <w:rFonts w:hint="cs"/>
          <w:rtl/>
        </w:rPr>
        <w:t xml:space="preserve"> الحقيقة</w:t>
      </w:r>
      <w:r w:rsidR="00B02A63">
        <w:rPr>
          <w:rFonts w:hint="cs"/>
          <w:rtl/>
        </w:rPr>
        <w:t xml:space="preserve"> إ</w:t>
      </w:r>
      <w:r w:rsidRPr="00DE6131">
        <w:rPr>
          <w:rFonts w:hint="cs"/>
          <w:rtl/>
        </w:rPr>
        <w:t xml:space="preserve">لا </w:t>
      </w:r>
      <w:r w:rsidR="00FB38AA" w:rsidRPr="00DE6131">
        <w:rPr>
          <w:rFonts w:hint="cs"/>
          <w:rtl/>
        </w:rPr>
        <w:t xml:space="preserve">مجرد </w:t>
      </w:r>
      <w:r w:rsidRPr="00DE6131">
        <w:rPr>
          <w:rFonts w:hint="cs"/>
          <w:rtl/>
        </w:rPr>
        <w:t>تكريس</w:t>
      </w:r>
      <w:r w:rsidR="00FB38AA" w:rsidRPr="00DE6131">
        <w:rPr>
          <w:rFonts w:hint="cs"/>
          <w:rtl/>
        </w:rPr>
        <w:t xml:space="preserve"> </w:t>
      </w:r>
      <w:r w:rsidRPr="00DE6131">
        <w:rPr>
          <w:rFonts w:hint="cs"/>
          <w:rtl/>
        </w:rPr>
        <w:t>ل</w:t>
      </w:r>
      <w:r w:rsidR="00FB38AA" w:rsidRPr="00DE6131">
        <w:rPr>
          <w:rFonts w:hint="cs"/>
          <w:rtl/>
        </w:rPr>
        <w:t xml:space="preserve">مبدأ </w:t>
      </w:r>
      <w:r w:rsidR="00B02A63">
        <w:rPr>
          <w:rFonts w:hint="cs"/>
          <w:rtl/>
        </w:rPr>
        <w:t xml:space="preserve">جوهري </w:t>
      </w:r>
      <w:r w:rsidRPr="00DE6131">
        <w:rPr>
          <w:rFonts w:hint="cs"/>
          <w:rtl/>
        </w:rPr>
        <w:t xml:space="preserve">ودستوري وهو </w:t>
      </w:r>
      <w:r w:rsidR="00FB38AA" w:rsidRPr="00DE6131">
        <w:rPr>
          <w:rFonts w:hint="cs"/>
          <w:rtl/>
        </w:rPr>
        <w:t>مساواة الأفراد أمام القانون في الحقوق والواجبات</w:t>
      </w:r>
      <w:r w:rsidR="00FB38AA" w:rsidRPr="00DE6131">
        <w:rPr>
          <w:rStyle w:val="Appelnotedebasdep"/>
          <w:color w:val="000000" w:themeColor="text1"/>
          <w:rtl/>
        </w:rPr>
        <w:footnoteReference w:id="214"/>
      </w:r>
      <w:r w:rsidR="00FB38AA" w:rsidRPr="00DE6131">
        <w:rPr>
          <w:rFonts w:hint="cs"/>
          <w:rtl/>
        </w:rPr>
        <w:t xml:space="preserve">، </w:t>
      </w:r>
      <w:r w:rsidR="003731F0" w:rsidRPr="00DE6131">
        <w:rPr>
          <w:rFonts w:hint="cs"/>
          <w:rtl/>
        </w:rPr>
        <w:t xml:space="preserve">فالمساوات ليست حسابية </w:t>
      </w:r>
      <w:r w:rsidRPr="00DE6131">
        <w:rPr>
          <w:rFonts w:hint="cs"/>
          <w:rtl/>
        </w:rPr>
        <w:t xml:space="preserve"> بالمعنى المطلق ل</w:t>
      </w:r>
      <w:r w:rsidR="00B02A63">
        <w:rPr>
          <w:rFonts w:hint="cs"/>
          <w:rtl/>
        </w:rPr>
        <w:t>أ</w:t>
      </w:r>
      <w:r w:rsidRPr="00DE6131">
        <w:rPr>
          <w:rFonts w:hint="cs"/>
          <w:rtl/>
        </w:rPr>
        <w:t>ن ذلك غير ممكن عمليا ف</w:t>
      </w:r>
      <w:r w:rsidR="003731F0" w:rsidRPr="00DE6131">
        <w:rPr>
          <w:rFonts w:hint="cs"/>
          <w:rtl/>
        </w:rPr>
        <w:t xml:space="preserve">المشرع </w:t>
      </w:r>
      <w:r w:rsidRPr="00DE6131">
        <w:rPr>
          <w:rFonts w:hint="cs"/>
          <w:rtl/>
        </w:rPr>
        <w:t>يتمتع</w:t>
      </w:r>
      <w:r w:rsidR="003731F0" w:rsidRPr="00DE6131">
        <w:rPr>
          <w:rFonts w:hint="cs"/>
          <w:rtl/>
        </w:rPr>
        <w:t xml:space="preserve"> بسلط</w:t>
      </w:r>
      <w:r w:rsidRPr="00DE6131">
        <w:rPr>
          <w:rFonts w:hint="cs"/>
          <w:rtl/>
        </w:rPr>
        <w:t xml:space="preserve">ة </w:t>
      </w:r>
      <w:r w:rsidR="003731F0" w:rsidRPr="00DE6131">
        <w:rPr>
          <w:rFonts w:hint="cs"/>
          <w:rtl/>
        </w:rPr>
        <w:t xml:space="preserve">تقديرية </w:t>
      </w:r>
      <w:r w:rsidRPr="00DE6131">
        <w:rPr>
          <w:rFonts w:hint="cs"/>
          <w:rtl/>
        </w:rPr>
        <w:t xml:space="preserve">وفقا لما </w:t>
      </w:r>
      <w:r w:rsidR="00C14818" w:rsidRPr="00DE6131">
        <w:rPr>
          <w:rFonts w:hint="cs"/>
          <w:rtl/>
        </w:rPr>
        <w:t>تفتضيه</w:t>
      </w:r>
      <w:r w:rsidR="00211401" w:rsidRPr="00DE6131">
        <w:rPr>
          <w:rFonts w:hint="cs"/>
          <w:rtl/>
        </w:rPr>
        <w:t xml:space="preserve"> </w:t>
      </w:r>
      <w:r w:rsidRPr="00DE6131">
        <w:rPr>
          <w:rFonts w:hint="cs"/>
          <w:rtl/>
        </w:rPr>
        <w:t>المصلحة العامة</w:t>
      </w:r>
      <w:r w:rsidR="00211401" w:rsidRPr="00DE6131">
        <w:rPr>
          <w:rFonts w:hint="cs"/>
          <w:rtl/>
        </w:rPr>
        <w:t xml:space="preserve"> </w:t>
      </w:r>
      <w:r w:rsidRPr="00DE6131">
        <w:rPr>
          <w:rFonts w:hint="cs"/>
          <w:rtl/>
        </w:rPr>
        <w:t>في خلق</w:t>
      </w:r>
      <w:r w:rsidR="00211401" w:rsidRPr="00DE6131">
        <w:rPr>
          <w:rFonts w:hint="cs"/>
          <w:rtl/>
        </w:rPr>
        <w:t xml:space="preserve"> شروط </w:t>
      </w:r>
      <w:r w:rsidR="0061254E" w:rsidRPr="00DE6131">
        <w:rPr>
          <w:rFonts w:hint="cs"/>
          <w:rtl/>
        </w:rPr>
        <w:t>معينة تتطلبها طبيعة المرفق المفوض وتتحدد</w:t>
      </w:r>
      <w:r w:rsidR="00211401" w:rsidRPr="00DE6131">
        <w:rPr>
          <w:rFonts w:hint="cs"/>
          <w:rtl/>
        </w:rPr>
        <w:t xml:space="preserve"> بها المراكز القانونية </w:t>
      </w:r>
      <w:r w:rsidR="0061254E" w:rsidRPr="00DE6131">
        <w:rPr>
          <w:rFonts w:hint="cs"/>
          <w:rtl/>
        </w:rPr>
        <w:t xml:space="preserve">للمنتفعين </w:t>
      </w:r>
      <w:r w:rsidR="00B02A63">
        <w:rPr>
          <w:rFonts w:hint="cs"/>
          <w:rtl/>
        </w:rPr>
        <w:t>بحيث إ</w:t>
      </w:r>
      <w:r w:rsidR="00211401" w:rsidRPr="00DE6131">
        <w:rPr>
          <w:rFonts w:hint="cs"/>
          <w:rtl/>
        </w:rPr>
        <w:t xml:space="preserve">ذا </w:t>
      </w:r>
      <w:r w:rsidR="0061254E" w:rsidRPr="00DE6131">
        <w:rPr>
          <w:rFonts w:hint="cs"/>
          <w:rtl/>
        </w:rPr>
        <w:t>انطبقت</w:t>
      </w:r>
      <w:r w:rsidR="00211401" w:rsidRPr="00DE6131">
        <w:rPr>
          <w:rFonts w:hint="cs"/>
          <w:rtl/>
        </w:rPr>
        <w:t xml:space="preserve"> هذه </w:t>
      </w:r>
      <w:r w:rsidR="0061254E" w:rsidRPr="00DE6131">
        <w:rPr>
          <w:rFonts w:hint="cs"/>
          <w:rtl/>
        </w:rPr>
        <w:t>المعايير</w:t>
      </w:r>
      <w:r w:rsidR="00211401" w:rsidRPr="00DE6131">
        <w:rPr>
          <w:rFonts w:hint="cs"/>
          <w:rtl/>
        </w:rPr>
        <w:t xml:space="preserve"> </w:t>
      </w:r>
      <w:r w:rsidR="0061254E" w:rsidRPr="00DE6131">
        <w:rPr>
          <w:rFonts w:hint="cs"/>
          <w:rtl/>
        </w:rPr>
        <w:t xml:space="preserve">على </w:t>
      </w:r>
      <w:r w:rsidR="00B02A63">
        <w:rPr>
          <w:rFonts w:hint="cs"/>
          <w:rtl/>
        </w:rPr>
        <w:t>طائفة من الأ</w:t>
      </w:r>
      <w:r w:rsidR="00211401" w:rsidRPr="00DE6131">
        <w:rPr>
          <w:rFonts w:hint="cs"/>
          <w:rtl/>
        </w:rPr>
        <w:t>فراد وج</w:t>
      </w:r>
      <w:r w:rsidR="0061254E" w:rsidRPr="00DE6131">
        <w:rPr>
          <w:rFonts w:hint="cs"/>
          <w:rtl/>
        </w:rPr>
        <w:t>ب على السلطة المانحة</w:t>
      </w:r>
      <w:r w:rsidR="00211401" w:rsidRPr="00DE6131">
        <w:rPr>
          <w:rFonts w:hint="cs"/>
          <w:rtl/>
        </w:rPr>
        <w:t xml:space="preserve"> </w:t>
      </w:r>
      <w:r w:rsidR="0061254E" w:rsidRPr="00DE6131">
        <w:rPr>
          <w:rFonts w:hint="cs"/>
          <w:rtl/>
        </w:rPr>
        <w:t>تطبيق</w:t>
      </w:r>
      <w:r w:rsidR="00211401" w:rsidRPr="00DE6131">
        <w:rPr>
          <w:rFonts w:hint="cs"/>
          <w:rtl/>
        </w:rPr>
        <w:t xml:space="preserve"> </w:t>
      </w:r>
      <w:r w:rsidR="0061254E" w:rsidRPr="00DE6131">
        <w:rPr>
          <w:rFonts w:hint="cs"/>
          <w:rtl/>
        </w:rPr>
        <w:t xml:space="preserve">مبدأ </w:t>
      </w:r>
      <w:r w:rsidR="00211401" w:rsidRPr="00DE6131">
        <w:rPr>
          <w:rFonts w:hint="cs"/>
          <w:rtl/>
        </w:rPr>
        <w:t>المساوات بينهم</w:t>
      </w:r>
      <w:r w:rsidR="0061254E" w:rsidRPr="00DE6131">
        <w:rPr>
          <w:rFonts w:hint="cs"/>
          <w:rtl/>
        </w:rPr>
        <w:t xml:space="preserve"> وهذا</w:t>
      </w:r>
      <w:r w:rsidR="00211401" w:rsidRPr="00DE6131">
        <w:rPr>
          <w:rFonts w:hint="cs"/>
          <w:rtl/>
        </w:rPr>
        <w:t xml:space="preserve"> لتماثل </w:t>
      </w:r>
      <w:r w:rsidR="0061254E" w:rsidRPr="00DE6131">
        <w:rPr>
          <w:rFonts w:hint="cs"/>
          <w:rtl/>
        </w:rPr>
        <w:t>ظروفهم</w:t>
      </w:r>
      <w:r w:rsidR="00211401" w:rsidRPr="00DE6131">
        <w:rPr>
          <w:rFonts w:hint="cs"/>
          <w:rtl/>
        </w:rPr>
        <w:t xml:space="preserve"> و</w:t>
      </w:r>
      <w:r w:rsidR="0061254E" w:rsidRPr="00DE6131">
        <w:rPr>
          <w:rFonts w:hint="cs"/>
          <w:rtl/>
        </w:rPr>
        <w:t xml:space="preserve"> تشابه </w:t>
      </w:r>
      <w:r w:rsidR="00B02A63">
        <w:rPr>
          <w:rFonts w:hint="cs"/>
          <w:rtl/>
        </w:rPr>
        <w:t>مراكزهم القانونية فإ</w:t>
      </w:r>
      <w:r w:rsidR="00211401" w:rsidRPr="00DE6131">
        <w:rPr>
          <w:rFonts w:hint="cs"/>
          <w:rtl/>
        </w:rPr>
        <w:t>ذا اختلفت هذه الظروف ب</w:t>
      </w:r>
      <w:r w:rsidR="00B02A63">
        <w:rPr>
          <w:rFonts w:hint="cs"/>
          <w:rtl/>
        </w:rPr>
        <w:t>أ</w:t>
      </w:r>
      <w:r w:rsidR="00211401" w:rsidRPr="00DE6131">
        <w:rPr>
          <w:rFonts w:hint="cs"/>
          <w:rtl/>
        </w:rPr>
        <w:t xml:space="preserve">ن توافرت الشروط في </w:t>
      </w:r>
      <w:r w:rsidR="0061254E" w:rsidRPr="00DE6131">
        <w:rPr>
          <w:rFonts w:hint="cs"/>
          <w:rtl/>
        </w:rPr>
        <w:t>مجموعة من المنتفعين</w:t>
      </w:r>
      <w:r w:rsidR="00211401" w:rsidRPr="00DE6131">
        <w:rPr>
          <w:rFonts w:hint="cs"/>
          <w:rtl/>
        </w:rPr>
        <w:t xml:space="preserve"> دون </w:t>
      </w:r>
      <w:r w:rsidR="0061254E" w:rsidRPr="00DE6131">
        <w:rPr>
          <w:rFonts w:hint="cs"/>
          <w:rtl/>
        </w:rPr>
        <w:t>ال</w:t>
      </w:r>
      <w:r w:rsidR="00B02A63">
        <w:rPr>
          <w:rFonts w:hint="cs"/>
          <w:rtl/>
        </w:rPr>
        <w:t>آ</w:t>
      </w:r>
      <w:r w:rsidR="0061254E" w:rsidRPr="00DE6131">
        <w:rPr>
          <w:rFonts w:hint="cs"/>
          <w:rtl/>
        </w:rPr>
        <w:t>خرين</w:t>
      </w:r>
      <w:r w:rsidR="00211401" w:rsidRPr="00DE6131">
        <w:rPr>
          <w:rFonts w:hint="cs"/>
          <w:rtl/>
        </w:rPr>
        <w:t xml:space="preserve"> انتفى مناط التسوية بينهم وكان لمن توافرت الشروط فيهم </w:t>
      </w:r>
      <w:r w:rsidR="0061254E" w:rsidRPr="00DE6131">
        <w:rPr>
          <w:rFonts w:hint="cs"/>
          <w:rtl/>
        </w:rPr>
        <w:t>ال</w:t>
      </w:r>
      <w:r w:rsidR="00B02A63">
        <w:rPr>
          <w:rFonts w:hint="cs"/>
          <w:rtl/>
        </w:rPr>
        <w:t>أ</w:t>
      </w:r>
      <w:r w:rsidR="0061254E" w:rsidRPr="00DE6131">
        <w:rPr>
          <w:rFonts w:hint="cs"/>
          <w:rtl/>
        </w:rPr>
        <w:t>حقية دون</w:t>
      </w:r>
      <w:r w:rsidR="006D772A">
        <w:rPr>
          <w:rFonts w:hint="cs"/>
          <w:rtl/>
        </w:rPr>
        <w:t xml:space="preserve"> سواهم في الانتفاع بحقوقهم </w:t>
      </w:r>
      <w:r w:rsidR="0061254E" w:rsidRPr="00DE6131">
        <w:rPr>
          <w:rFonts w:hint="cs"/>
          <w:rtl/>
        </w:rPr>
        <w:t>المكفولة قانونا</w:t>
      </w:r>
      <w:r w:rsidR="007E2C58" w:rsidRPr="00DE6131">
        <w:rPr>
          <w:rStyle w:val="Appelnotedebasdep"/>
          <w:color w:val="000000" w:themeColor="text1"/>
          <w:rtl/>
        </w:rPr>
        <w:footnoteReference w:id="215"/>
      </w:r>
      <w:r w:rsidR="006D772A">
        <w:rPr>
          <w:rFonts w:hint="cs"/>
          <w:rtl/>
        </w:rPr>
        <w:t>،</w:t>
      </w:r>
      <w:r w:rsidRPr="00DE6131">
        <w:rPr>
          <w:rFonts w:hint="cs"/>
          <w:rtl/>
        </w:rPr>
        <w:t xml:space="preserve"> فالمصلحة العامة </w:t>
      </w:r>
      <w:r w:rsidR="0061254E" w:rsidRPr="00DE6131">
        <w:rPr>
          <w:rFonts w:hint="cs"/>
          <w:rtl/>
        </w:rPr>
        <w:t xml:space="preserve">بكل أبعادها </w:t>
      </w:r>
      <w:r w:rsidRPr="00DE6131">
        <w:rPr>
          <w:rFonts w:hint="cs"/>
          <w:rtl/>
        </w:rPr>
        <w:t xml:space="preserve">تقتضي تحقيق المساواة في </w:t>
      </w:r>
      <w:r w:rsidR="006D772A">
        <w:rPr>
          <w:rFonts w:hint="cs"/>
          <w:rtl/>
        </w:rPr>
        <w:t>الإستفا</w:t>
      </w:r>
      <w:r w:rsidR="0061254E" w:rsidRPr="00DE6131">
        <w:rPr>
          <w:rFonts w:hint="cs"/>
          <w:rtl/>
        </w:rPr>
        <w:t>دة من</w:t>
      </w:r>
      <w:r w:rsidRPr="00DE6131">
        <w:rPr>
          <w:rFonts w:hint="cs"/>
          <w:rtl/>
        </w:rPr>
        <w:t xml:space="preserve"> الخدمات التي يقدمها المرفق العام </w:t>
      </w:r>
      <w:r w:rsidR="0061254E" w:rsidRPr="00DE6131">
        <w:rPr>
          <w:rFonts w:hint="cs"/>
          <w:rtl/>
        </w:rPr>
        <w:t xml:space="preserve">المفوض </w:t>
      </w:r>
      <w:r w:rsidRPr="00DE6131">
        <w:rPr>
          <w:rFonts w:hint="cs"/>
          <w:rtl/>
        </w:rPr>
        <w:t xml:space="preserve">فهي من أهم التزامات المفوض </w:t>
      </w:r>
      <w:r w:rsidRPr="00DE6131">
        <w:rPr>
          <w:rFonts w:hint="cs"/>
          <w:rtl/>
        </w:rPr>
        <w:lastRenderedPageBreak/>
        <w:t xml:space="preserve">له </w:t>
      </w:r>
      <w:r w:rsidR="0061254E" w:rsidRPr="00DE6131">
        <w:rPr>
          <w:rFonts w:hint="cs"/>
          <w:rtl/>
        </w:rPr>
        <w:t xml:space="preserve">أثناء </w:t>
      </w:r>
      <w:r w:rsidR="006D772A">
        <w:rPr>
          <w:rFonts w:hint="cs"/>
          <w:rtl/>
        </w:rPr>
        <w:t>تنفيذ المرفق العام، فلابد من أن</w:t>
      </w:r>
      <w:r w:rsidR="00D83E05" w:rsidRPr="00DE6131">
        <w:rPr>
          <w:rFonts w:hint="cs"/>
          <w:rtl/>
        </w:rPr>
        <w:t xml:space="preserve"> تكون </w:t>
      </w:r>
      <w:r w:rsidR="00211401" w:rsidRPr="00DE6131">
        <w:rPr>
          <w:rFonts w:hint="cs"/>
          <w:rtl/>
        </w:rPr>
        <w:t xml:space="preserve">طبيعة الخدمة المرفقية  ميسرة للجميع </w:t>
      </w:r>
      <w:r w:rsidR="00C14818" w:rsidRPr="00DE6131">
        <w:rPr>
          <w:rFonts w:hint="cs"/>
          <w:rtl/>
        </w:rPr>
        <w:t>مهيأة</w:t>
      </w:r>
      <w:r w:rsidR="00E95B08" w:rsidRPr="00DE6131">
        <w:rPr>
          <w:rFonts w:hint="cs"/>
          <w:rtl/>
        </w:rPr>
        <w:t xml:space="preserve"> للكافة بشروط </w:t>
      </w:r>
      <w:r w:rsidR="006D772A">
        <w:rPr>
          <w:rFonts w:hint="cs"/>
          <w:rtl/>
        </w:rPr>
        <w:t>حددها وفصل فيها</w:t>
      </w:r>
      <w:r w:rsidR="00D83E05" w:rsidRPr="00DE6131">
        <w:rPr>
          <w:rFonts w:hint="cs"/>
          <w:rtl/>
        </w:rPr>
        <w:t xml:space="preserve">، بالإضافة الى أنه </w:t>
      </w:r>
      <w:r w:rsidR="00E95B08" w:rsidRPr="00DE6131">
        <w:rPr>
          <w:rFonts w:hint="cs"/>
          <w:rtl/>
        </w:rPr>
        <w:t xml:space="preserve"> </w:t>
      </w:r>
      <w:r w:rsidR="00D83E05" w:rsidRPr="00DE6131">
        <w:rPr>
          <w:rFonts w:hint="cs"/>
          <w:rtl/>
        </w:rPr>
        <w:t>يتوجب الالتزام ب</w:t>
      </w:r>
      <w:r w:rsidR="00E95B08" w:rsidRPr="00DE6131">
        <w:rPr>
          <w:rFonts w:hint="cs"/>
          <w:rtl/>
        </w:rPr>
        <w:t xml:space="preserve">المساوات بين </w:t>
      </w:r>
      <w:r w:rsidR="00C14818" w:rsidRPr="00DE6131">
        <w:rPr>
          <w:rFonts w:hint="cs"/>
          <w:rtl/>
        </w:rPr>
        <w:t>المواطنين</w:t>
      </w:r>
      <w:r w:rsidR="00E95B08" w:rsidRPr="00DE6131">
        <w:rPr>
          <w:rFonts w:hint="cs"/>
          <w:rtl/>
        </w:rPr>
        <w:t xml:space="preserve"> إزاء الانتفاع بالمرافق العامة ممن يتساوون في الأحوال والظروف فالتفرقة هنا </w:t>
      </w:r>
      <w:r w:rsidR="00C14818" w:rsidRPr="00DE6131">
        <w:rPr>
          <w:rFonts w:hint="cs"/>
          <w:rtl/>
        </w:rPr>
        <w:t>لا تنطو</w:t>
      </w:r>
      <w:r w:rsidR="00C14818" w:rsidRPr="00DE6131">
        <w:rPr>
          <w:rtl/>
        </w:rPr>
        <w:t>ي</w:t>
      </w:r>
      <w:r w:rsidR="006D772A">
        <w:rPr>
          <w:rFonts w:hint="cs"/>
          <w:rtl/>
        </w:rPr>
        <w:t xml:space="preserve"> على إ</w:t>
      </w:r>
      <w:r w:rsidR="00E95B08" w:rsidRPr="00DE6131">
        <w:rPr>
          <w:rFonts w:hint="cs"/>
          <w:rtl/>
        </w:rPr>
        <w:t xml:space="preserve">خلال </w:t>
      </w:r>
      <w:r w:rsidR="00C14818" w:rsidRPr="00DE6131">
        <w:rPr>
          <w:rFonts w:hint="cs"/>
          <w:rtl/>
        </w:rPr>
        <w:t>بمبدأ</w:t>
      </w:r>
      <w:r w:rsidR="00E95B08" w:rsidRPr="00DE6131">
        <w:rPr>
          <w:rFonts w:hint="cs"/>
          <w:rtl/>
        </w:rPr>
        <w:t xml:space="preserve"> المساوات</w:t>
      </w:r>
      <w:r w:rsidR="007E2C58" w:rsidRPr="00DE6131">
        <w:rPr>
          <w:rStyle w:val="Appelnotedebasdep"/>
          <w:color w:val="000000" w:themeColor="text1"/>
          <w:rtl/>
        </w:rPr>
        <w:footnoteReference w:id="216"/>
      </w:r>
      <w:r w:rsidR="006D772A">
        <w:rPr>
          <w:rFonts w:hint="cs"/>
          <w:rtl/>
        </w:rPr>
        <w:t>،</w:t>
      </w:r>
      <w:r w:rsidR="00D83E05" w:rsidRPr="00DE6131">
        <w:rPr>
          <w:rFonts w:hint="cs"/>
          <w:sz w:val="24"/>
          <w:szCs w:val="24"/>
          <w:rtl/>
        </w:rPr>
        <w:t xml:space="preserve"> </w:t>
      </w:r>
      <w:r w:rsidR="006D772A">
        <w:rPr>
          <w:rFonts w:hint="cs"/>
          <w:rtl/>
        </w:rPr>
        <w:t>بل هي المساوات في أفضل صورها إ</w:t>
      </w:r>
      <w:r w:rsidR="00D83E05" w:rsidRPr="00DE6131">
        <w:rPr>
          <w:rFonts w:hint="cs"/>
          <w:rtl/>
        </w:rPr>
        <w:t xml:space="preserve">ذ </w:t>
      </w:r>
      <w:r w:rsidR="00C14818" w:rsidRPr="00DE6131">
        <w:rPr>
          <w:rFonts w:hint="cs"/>
          <w:rtl/>
        </w:rPr>
        <w:t>لا يعق</w:t>
      </w:r>
      <w:r w:rsidR="00C14818" w:rsidRPr="00DE6131">
        <w:rPr>
          <w:rtl/>
        </w:rPr>
        <w:t>ل</w:t>
      </w:r>
      <w:r w:rsidR="00D83E05" w:rsidRPr="00DE6131">
        <w:rPr>
          <w:rFonts w:hint="cs"/>
          <w:rtl/>
        </w:rPr>
        <w:t xml:space="preserve"> </w:t>
      </w:r>
      <w:r w:rsidR="006D772A">
        <w:rPr>
          <w:rFonts w:hint="cs"/>
          <w:rtl/>
        </w:rPr>
        <w:t>أ</w:t>
      </w:r>
      <w:r w:rsidR="00D83E05" w:rsidRPr="00DE6131">
        <w:rPr>
          <w:rFonts w:hint="cs"/>
          <w:rtl/>
        </w:rPr>
        <w:t>ن تساوي بين الجميع بغض النظر عن مراكزهم وظروفهم ومدى تحقق الشروط التي فرضها القانون عليهم.</w:t>
      </w:r>
      <w:r w:rsidR="00E8380E" w:rsidRPr="00DE6131">
        <w:rPr>
          <w:rFonts w:hint="cs"/>
          <w:rtl/>
        </w:rPr>
        <w:t xml:space="preserve"> </w:t>
      </w:r>
    </w:p>
    <w:p w14:paraId="538EB470" w14:textId="246798B6" w:rsidR="00D30B3B" w:rsidRPr="00DE6131" w:rsidRDefault="00E8380E" w:rsidP="001B4F5A">
      <w:pPr>
        <w:rPr>
          <w:rtl/>
        </w:rPr>
      </w:pPr>
      <w:r w:rsidRPr="00DE6131">
        <w:rPr>
          <w:rFonts w:hint="cs"/>
          <w:rtl/>
        </w:rPr>
        <w:t xml:space="preserve">فمن حيث المبدأ فإن الشخص الملتزم </w:t>
      </w:r>
      <w:r w:rsidR="00C14818" w:rsidRPr="00DE6131">
        <w:rPr>
          <w:rFonts w:hint="cs"/>
          <w:rtl/>
        </w:rPr>
        <w:t>بتسيير المرف</w:t>
      </w:r>
      <w:r w:rsidR="00C14818" w:rsidRPr="00DE6131">
        <w:rPr>
          <w:rtl/>
        </w:rPr>
        <w:t>ق</w:t>
      </w:r>
      <w:r w:rsidRPr="00DE6131">
        <w:rPr>
          <w:rFonts w:hint="cs"/>
          <w:rtl/>
        </w:rPr>
        <w:t xml:space="preserve"> العام غير ملزم بتوفير الخدمات ذاتها للمنتفعين الذين </w:t>
      </w:r>
      <w:r w:rsidR="00C14818" w:rsidRPr="00DE6131">
        <w:rPr>
          <w:rFonts w:hint="cs"/>
          <w:rtl/>
        </w:rPr>
        <w:t>لا يتواجدو</w:t>
      </w:r>
      <w:r w:rsidR="00C14818" w:rsidRPr="00DE6131">
        <w:rPr>
          <w:rtl/>
        </w:rPr>
        <w:t>ن</w:t>
      </w:r>
      <w:r w:rsidRPr="00DE6131">
        <w:rPr>
          <w:rFonts w:hint="cs"/>
          <w:rtl/>
        </w:rPr>
        <w:t xml:space="preserve"> في أوضاع متماثلة، فمستعمل المرفق العام ليس له الحق في الحصول على خدمات متميزة كأصل عام ولكن له الحق في الاستفادة من ال</w:t>
      </w:r>
      <w:r w:rsidR="00280BD6">
        <w:rPr>
          <w:rFonts w:hint="cs"/>
          <w:rtl/>
        </w:rPr>
        <w:t>خدمات نفسها التي حصل بها منتفع آ</w:t>
      </w:r>
      <w:r w:rsidRPr="00DE6131">
        <w:rPr>
          <w:rFonts w:hint="cs"/>
          <w:rtl/>
        </w:rPr>
        <w:t>خر</w:t>
      </w:r>
      <w:r w:rsidR="00C14818" w:rsidRPr="00DE6131">
        <w:rPr>
          <w:rFonts w:hint="cs"/>
          <w:rtl/>
        </w:rPr>
        <w:t xml:space="preserve"> </w:t>
      </w:r>
      <w:r w:rsidRPr="00DE6131">
        <w:rPr>
          <w:rFonts w:hint="cs"/>
          <w:rtl/>
        </w:rPr>
        <w:t>على الخدمة ذاتها في المركز ذاته وبالشروط نفسها</w:t>
      </w:r>
      <w:r w:rsidRPr="00DE6131">
        <w:rPr>
          <w:rStyle w:val="Appelnotedebasdep"/>
          <w:color w:val="000000" w:themeColor="text1"/>
          <w:rtl/>
        </w:rPr>
        <w:footnoteReference w:id="217"/>
      </w:r>
      <w:r w:rsidR="00280BD6">
        <w:rPr>
          <w:rFonts w:hint="cs"/>
          <w:rtl/>
        </w:rPr>
        <w:t>،</w:t>
      </w:r>
      <w:r w:rsidRPr="00DE6131">
        <w:rPr>
          <w:rFonts w:hint="cs"/>
          <w:rtl/>
        </w:rPr>
        <w:t xml:space="preserve"> </w:t>
      </w:r>
      <w:r w:rsidR="003D5CE2" w:rsidRPr="00DE6131">
        <w:rPr>
          <w:rFonts w:hint="cs"/>
          <w:rtl/>
        </w:rPr>
        <w:t>فمبدأ</w:t>
      </w:r>
      <w:r w:rsidR="00D30B3B" w:rsidRPr="00DE6131">
        <w:rPr>
          <w:rFonts w:hint="cs"/>
          <w:rtl/>
        </w:rPr>
        <w:t xml:space="preserve"> المساوات ليس مطلقا </w:t>
      </w:r>
      <w:r w:rsidRPr="00DE6131">
        <w:rPr>
          <w:rFonts w:hint="cs"/>
          <w:rtl/>
        </w:rPr>
        <w:t xml:space="preserve">بل </w:t>
      </w:r>
      <w:r w:rsidR="00280BD6">
        <w:rPr>
          <w:rFonts w:hint="cs"/>
          <w:rtl/>
        </w:rPr>
        <w:t>يمكن للمشرع أ</w:t>
      </w:r>
      <w:r w:rsidR="00D30B3B" w:rsidRPr="00DE6131">
        <w:rPr>
          <w:rFonts w:hint="cs"/>
          <w:rtl/>
        </w:rPr>
        <w:t xml:space="preserve">ن </w:t>
      </w:r>
      <w:r w:rsidRPr="00DE6131">
        <w:rPr>
          <w:rFonts w:hint="cs"/>
          <w:rtl/>
        </w:rPr>
        <w:t>يحيد</w:t>
      </w:r>
      <w:r w:rsidR="00D30B3B" w:rsidRPr="00DE6131">
        <w:rPr>
          <w:rFonts w:hint="cs"/>
          <w:rtl/>
        </w:rPr>
        <w:t xml:space="preserve"> عنه </w:t>
      </w:r>
      <w:r w:rsidRPr="00DE6131">
        <w:rPr>
          <w:rFonts w:hint="cs"/>
          <w:rtl/>
        </w:rPr>
        <w:t>فيميز</w:t>
      </w:r>
      <w:r w:rsidR="00D30B3B" w:rsidRPr="00DE6131">
        <w:rPr>
          <w:rFonts w:hint="cs"/>
          <w:rtl/>
        </w:rPr>
        <w:t xml:space="preserve"> بين المرتفقين </w:t>
      </w:r>
      <w:r w:rsidR="003D5CE2" w:rsidRPr="00DE6131">
        <w:rPr>
          <w:rFonts w:hint="cs"/>
          <w:rtl/>
        </w:rPr>
        <w:t>إذا</w:t>
      </w:r>
      <w:r w:rsidR="00D30B3B" w:rsidRPr="00DE6131">
        <w:rPr>
          <w:rFonts w:hint="cs"/>
          <w:rtl/>
        </w:rPr>
        <w:t xml:space="preserve"> كان هذا التمييز </w:t>
      </w:r>
      <w:r w:rsidRPr="00DE6131">
        <w:rPr>
          <w:rFonts w:hint="cs"/>
          <w:rtl/>
        </w:rPr>
        <w:t xml:space="preserve">مصدره </w:t>
      </w:r>
      <w:r w:rsidR="00171276" w:rsidRPr="00DE6131">
        <w:rPr>
          <w:rFonts w:hint="cs"/>
          <w:rtl/>
        </w:rPr>
        <w:t xml:space="preserve">القانون </w:t>
      </w:r>
      <w:r w:rsidR="00280BD6">
        <w:rPr>
          <w:rFonts w:hint="cs"/>
          <w:rtl/>
        </w:rPr>
        <w:t>أو</w:t>
      </w:r>
      <w:r w:rsidR="00D30B3B" w:rsidRPr="00DE6131">
        <w:rPr>
          <w:rFonts w:hint="cs"/>
          <w:rtl/>
        </w:rPr>
        <w:t xml:space="preserve"> </w:t>
      </w:r>
      <w:r w:rsidR="0008289A" w:rsidRPr="00DE6131">
        <w:rPr>
          <w:rFonts w:hint="cs"/>
          <w:rtl/>
        </w:rPr>
        <w:t>إذا</w:t>
      </w:r>
      <w:r w:rsidR="00D30B3B" w:rsidRPr="00DE6131">
        <w:rPr>
          <w:rFonts w:hint="cs"/>
          <w:rtl/>
        </w:rPr>
        <w:t xml:space="preserve"> وجد المواطنون في أوضاع قانونية مختلفة </w:t>
      </w:r>
      <w:r w:rsidR="003D5CE2" w:rsidRPr="00DE6131">
        <w:rPr>
          <w:rFonts w:hint="cs"/>
          <w:rtl/>
        </w:rPr>
        <w:t>وإذا</w:t>
      </w:r>
      <w:r w:rsidR="00D30B3B" w:rsidRPr="00DE6131">
        <w:rPr>
          <w:rFonts w:hint="cs"/>
          <w:rtl/>
        </w:rPr>
        <w:t xml:space="preserve"> اقتضت المصلحة العامة ذلك</w:t>
      </w:r>
      <w:r w:rsidR="000D25C7" w:rsidRPr="00DE6131">
        <w:rPr>
          <w:rStyle w:val="Appelnotedebasdep"/>
          <w:color w:val="000000" w:themeColor="text1"/>
          <w:rtl/>
        </w:rPr>
        <w:footnoteReference w:id="218"/>
      </w:r>
      <w:r w:rsidR="00280BD6">
        <w:rPr>
          <w:rFonts w:hint="cs"/>
          <w:rtl/>
        </w:rPr>
        <w:t>.</w:t>
      </w:r>
    </w:p>
    <w:p w14:paraId="7767754A" w14:textId="53BAC3FB" w:rsidR="00416293" w:rsidRPr="00DE6131" w:rsidRDefault="00BA0117" w:rsidP="001B4F5A">
      <w:pPr>
        <w:rPr>
          <w:rtl/>
        </w:rPr>
      </w:pPr>
      <w:r w:rsidRPr="00DE6131">
        <w:rPr>
          <w:rFonts w:hint="cs"/>
          <w:rtl/>
        </w:rPr>
        <w:t>ف</w:t>
      </w:r>
      <w:r w:rsidR="00565DCA" w:rsidRPr="00DE6131">
        <w:rPr>
          <w:rFonts w:hint="cs"/>
          <w:rtl/>
        </w:rPr>
        <w:t xml:space="preserve">وجود اختلاف في </w:t>
      </w:r>
      <w:r w:rsidRPr="00DE6131">
        <w:rPr>
          <w:rFonts w:hint="cs"/>
          <w:rtl/>
        </w:rPr>
        <w:t>الظروف</w:t>
      </w:r>
      <w:r w:rsidR="00565DCA" w:rsidRPr="00DE6131">
        <w:rPr>
          <w:rFonts w:hint="cs"/>
          <w:rtl/>
        </w:rPr>
        <w:t xml:space="preserve"> </w:t>
      </w:r>
      <w:r w:rsidR="00C14818" w:rsidRPr="00DE6131">
        <w:rPr>
          <w:rFonts w:hint="cs"/>
          <w:rtl/>
        </w:rPr>
        <w:t>والمراكز القانوني</w:t>
      </w:r>
      <w:r w:rsidR="00C14818" w:rsidRPr="00DE6131">
        <w:rPr>
          <w:rtl/>
        </w:rPr>
        <w:t>ة</w:t>
      </w:r>
      <w:r w:rsidRPr="00DE6131">
        <w:rPr>
          <w:rFonts w:hint="cs"/>
          <w:rtl/>
        </w:rPr>
        <w:t xml:space="preserve"> الخاصة </w:t>
      </w:r>
      <w:r w:rsidR="00C14818" w:rsidRPr="00DE6131">
        <w:rPr>
          <w:rFonts w:hint="cs"/>
          <w:rtl/>
        </w:rPr>
        <w:t>بالمنتفعي</w:t>
      </w:r>
      <w:r w:rsidR="00C14818" w:rsidRPr="00DE6131">
        <w:rPr>
          <w:rtl/>
        </w:rPr>
        <w:t>ن</w:t>
      </w:r>
      <w:r w:rsidR="00280BD6">
        <w:rPr>
          <w:rFonts w:hint="cs"/>
          <w:rtl/>
        </w:rPr>
        <w:t xml:space="preserve"> يعود أ</w:t>
      </w:r>
      <w:r w:rsidR="00565DCA" w:rsidRPr="00DE6131">
        <w:rPr>
          <w:rFonts w:hint="cs"/>
          <w:rtl/>
        </w:rPr>
        <w:t xml:space="preserve">مر تقديره للشخص </w:t>
      </w:r>
      <w:r w:rsidRPr="00DE6131">
        <w:rPr>
          <w:rFonts w:hint="cs"/>
          <w:rtl/>
        </w:rPr>
        <w:t>القائم على</w:t>
      </w:r>
      <w:r w:rsidR="00565DCA" w:rsidRPr="00DE6131">
        <w:rPr>
          <w:rFonts w:hint="cs"/>
          <w:rtl/>
        </w:rPr>
        <w:t xml:space="preserve"> تسيير</w:t>
      </w:r>
      <w:r w:rsidRPr="00DE6131">
        <w:rPr>
          <w:rFonts w:hint="cs"/>
          <w:rtl/>
        </w:rPr>
        <w:t xml:space="preserve"> واستغلال</w:t>
      </w:r>
      <w:r w:rsidR="00565DCA" w:rsidRPr="00DE6131">
        <w:rPr>
          <w:rFonts w:hint="cs"/>
          <w:rtl/>
        </w:rPr>
        <w:t xml:space="preserve"> المرفق العام والذي يعود له </w:t>
      </w:r>
      <w:r w:rsidRPr="00DE6131">
        <w:rPr>
          <w:rFonts w:hint="cs"/>
          <w:rtl/>
        </w:rPr>
        <w:t>حق تصنيف</w:t>
      </w:r>
      <w:r w:rsidR="00565DCA" w:rsidRPr="00DE6131">
        <w:rPr>
          <w:rFonts w:hint="cs"/>
          <w:rtl/>
        </w:rPr>
        <w:t xml:space="preserve"> </w:t>
      </w:r>
      <w:r w:rsidRPr="00DE6131">
        <w:rPr>
          <w:rFonts w:hint="cs"/>
          <w:rtl/>
        </w:rPr>
        <w:t>ال</w:t>
      </w:r>
      <w:r w:rsidR="00565DCA" w:rsidRPr="00DE6131">
        <w:rPr>
          <w:rFonts w:hint="cs"/>
          <w:rtl/>
        </w:rPr>
        <w:t xml:space="preserve">خدمات </w:t>
      </w:r>
      <w:r w:rsidRPr="00DE6131">
        <w:rPr>
          <w:rFonts w:hint="cs"/>
          <w:rtl/>
        </w:rPr>
        <w:t>المقدمة من المرفق</w:t>
      </w:r>
      <w:r w:rsidR="00565DCA" w:rsidRPr="00DE6131">
        <w:rPr>
          <w:rFonts w:hint="cs"/>
          <w:rtl/>
        </w:rPr>
        <w:t xml:space="preserve"> </w:t>
      </w:r>
      <w:r w:rsidR="00C14818" w:rsidRPr="00DE6131">
        <w:rPr>
          <w:rFonts w:hint="cs"/>
          <w:rtl/>
        </w:rPr>
        <w:t>العام</w:t>
      </w:r>
      <w:r w:rsidR="00565DCA" w:rsidRPr="00DE6131">
        <w:rPr>
          <w:rFonts w:hint="cs"/>
          <w:rtl/>
        </w:rPr>
        <w:t xml:space="preserve"> </w:t>
      </w:r>
      <w:r w:rsidR="00FB3953">
        <w:rPr>
          <w:rFonts w:hint="cs"/>
          <w:rtl/>
        </w:rPr>
        <w:t xml:space="preserve">الى </w:t>
      </w:r>
      <w:r w:rsidR="00565DCA" w:rsidRPr="00DE6131">
        <w:rPr>
          <w:rFonts w:hint="cs"/>
          <w:rtl/>
        </w:rPr>
        <w:t xml:space="preserve">فئات </w:t>
      </w:r>
      <w:r w:rsidR="00B06EDC" w:rsidRPr="00DE6131">
        <w:rPr>
          <w:rFonts w:hint="cs"/>
          <w:rtl/>
        </w:rPr>
        <w:t xml:space="preserve">بحيث </w:t>
      </w:r>
      <w:r w:rsidRPr="00DE6131">
        <w:rPr>
          <w:rFonts w:hint="cs"/>
          <w:rtl/>
        </w:rPr>
        <w:t xml:space="preserve">تدفع كل فئة من المنتفعين </w:t>
      </w:r>
      <w:r w:rsidR="00B06EDC" w:rsidRPr="00DE6131">
        <w:rPr>
          <w:rFonts w:hint="cs"/>
          <w:rtl/>
        </w:rPr>
        <w:t>تعر</w:t>
      </w:r>
      <w:r w:rsidRPr="00DE6131">
        <w:rPr>
          <w:rFonts w:hint="cs"/>
          <w:rtl/>
        </w:rPr>
        <w:t>ي</w:t>
      </w:r>
      <w:r w:rsidR="00B06EDC" w:rsidRPr="00DE6131">
        <w:rPr>
          <w:rFonts w:hint="cs"/>
          <w:rtl/>
        </w:rPr>
        <w:t xml:space="preserve">فة مميزة عن التعريفات الأخرى التي تؤدي من </w:t>
      </w:r>
      <w:r w:rsidRPr="00DE6131">
        <w:rPr>
          <w:rFonts w:hint="cs"/>
          <w:rtl/>
        </w:rPr>
        <w:t xml:space="preserve">قبل </w:t>
      </w:r>
      <w:r w:rsidR="00B06EDC" w:rsidRPr="00DE6131">
        <w:rPr>
          <w:rFonts w:hint="cs"/>
          <w:rtl/>
        </w:rPr>
        <w:t>منتفعي</w:t>
      </w:r>
      <w:r w:rsidRPr="00DE6131">
        <w:rPr>
          <w:rFonts w:hint="cs"/>
          <w:rtl/>
        </w:rPr>
        <w:t>ن</w:t>
      </w:r>
      <w:r w:rsidR="00B06EDC" w:rsidRPr="00DE6131">
        <w:rPr>
          <w:rFonts w:hint="cs"/>
          <w:rtl/>
        </w:rPr>
        <w:t xml:space="preserve"> </w:t>
      </w:r>
      <w:r w:rsidR="00FB3953">
        <w:rPr>
          <w:rFonts w:hint="cs"/>
          <w:rtl/>
        </w:rPr>
        <w:t>آ</w:t>
      </w:r>
      <w:r w:rsidRPr="00DE6131">
        <w:rPr>
          <w:rFonts w:hint="cs"/>
          <w:rtl/>
        </w:rPr>
        <w:t>خرين</w:t>
      </w:r>
      <w:r w:rsidR="00FB3953">
        <w:rPr>
          <w:rFonts w:hint="cs"/>
          <w:rtl/>
        </w:rPr>
        <w:t>،</w:t>
      </w:r>
      <w:r w:rsidR="00B06EDC" w:rsidRPr="00DE6131">
        <w:rPr>
          <w:rFonts w:hint="cs"/>
          <w:rtl/>
        </w:rPr>
        <w:t xml:space="preserve"> </w:t>
      </w:r>
      <w:r w:rsidRPr="00DE6131">
        <w:rPr>
          <w:rFonts w:hint="cs"/>
          <w:rtl/>
        </w:rPr>
        <w:t xml:space="preserve">غير أن </w:t>
      </w:r>
      <w:r w:rsidR="00B06EDC" w:rsidRPr="00DE6131">
        <w:rPr>
          <w:rFonts w:hint="cs"/>
          <w:rtl/>
        </w:rPr>
        <w:t>هذا الت</w:t>
      </w:r>
      <w:r w:rsidRPr="00DE6131">
        <w:rPr>
          <w:rFonts w:hint="cs"/>
          <w:rtl/>
        </w:rPr>
        <w:t>قسيم للخدمات وا</w:t>
      </w:r>
      <w:r w:rsidR="00B06EDC" w:rsidRPr="00DE6131">
        <w:rPr>
          <w:rFonts w:hint="cs"/>
          <w:rtl/>
        </w:rPr>
        <w:t xml:space="preserve">لمرتفقين في المرفق الواحد </w:t>
      </w:r>
      <w:r w:rsidR="00C14818" w:rsidRPr="00DE6131">
        <w:rPr>
          <w:rFonts w:hint="cs"/>
          <w:rtl/>
        </w:rPr>
        <w:t>لا يج</w:t>
      </w:r>
      <w:r w:rsidR="00C14818" w:rsidRPr="00DE6131">
        <w:rPr>
          <w:rtl/>
        </w:rPr>
        <w:t>ب</w:t>
      </w:r>
      <w:r w:rsidRPr="00DE6131">
        <w:rPr>
          <w:rFonts w:hint="cs"/>
          <w:rtl/>
        </w:rPr>
        <w:t xml:space="preserve"> أن يكون</w:t>
      </w:r>
      <w:r w:rsidR="00FB3953">
        <w:rPr>
          <w:rFonts w:hint="cs"/>
          <w:rtl/>
        </w:rPr>
        <w:t xml:space="preserve"> إ</w:t>
      </w:r>
      <w:r w:rsidR="00B06EDC" w:rsidRPr="00DE6131">
        <w:rPr>
          <w:rFonts w:hint="cs"/>
          <w:rtl/>
        </w:rPr>
        <w:t xml:space="preserve">لا </w:t>
      </w:r>
      <w:r w:rsidR="003D5CE2" w:rsidRPr="00DE6131">
        <w:rPr>
          <w:rFonts w:hint="cs"/>
          <w:rtl/>
        </w:rPr>
        <w:t>إذا</w:t>
      </w:r>
      <w:r w:rsidR="00B06EDC" w:rsidRPr="00DE6131">
        <w:rPr>
          <w:rFonts w:hint="cs"/>
          <w:rtl/>
        </w:rPr>
        <w:t xml:space="preserve"> كانت </w:t>
      </w:r>
      <w:r w:rsidRPr="00DE6131">
        <w:rPr>
          <w:rFonts w:hint="cs"/>
          <w:rtl/>
        </w:rPr>
        <w:t xml:space="preserve">تمليه </w:t>
      </w:r>
      <w:r w:rsidR="00B06EDC" w:rsidRPr="00DE6131">
        <w:rPr>
          <w:rFonts w:hint="cs"/>
          <w:rtl/>
        </w:rPr>
        <w:t>ضرور</w:t>
      </w:r>
      <w:r w:rsidRPr="00DE6131">
        <w:rPr>
          <w:rFonts w:hint="cs"/>
          <w:rtl/>
        </w:rPr>
        <w:t xml:space="preserve">ات </w:t>
      </w:r>
      <w:r w:rsidR="00C14818" w:rsidRPr="00DE6131">
        <w:rPr>
          <w:rFonts w:hint="cs"/>
          <w:rtl/>
        </w:rPr>
        <w:t>الاستثمار</w:t>
      </w:r>
      <w:r w:rsidRPr="00DE6131">
        <w:rPr>
          <w:rFonts w:hint="cs"/>
          <w:rtl/>
        </w:rPr>
        <w:t xml:space="preserve"> أو أملته</w:t>
      </w:r>
      <w:r w:rsidR="00B06EDC" w:rsidRPr="00DE6131">
        <w:rPr>
          <w:rFonts w:hint="cs"/>
          <w:rtl/>
        </w:rPr>
        <w:t xml:space="preserve"> مقتضيات المصلحة العامة </w:t>
      </w:r>
      <w:r w:rsidRPr="00DE6131">
        <w:rPr>
          <w:rFonts w:hint="cs"/>
          <w:rtl/>
        </w:rPr>
        <w:t>التي تتعلق</w:t>
      </w:r>
      <w:r w:rsidR="00B06EDC" w:rsidRPr="00DE6131">
        <w:rPr>
          <w:rFonts w:hint="cs"/>
          <w:rtl/>
        </w:rPr>
        <w:t xml:space="preserve"> </w:t>
      </w:r>
      <w:r w:rsidRPr="00DE6131">
        <w:rPr>
          <w:rFonts w:hint="cs"/>
          <w:rtl/>
        </w:rPr>
        <w:t>بشروط وظروف</w:t>
      </w:r>
      <w:r w:rsidR="00B06EDC" w:rsidRPr="00DE6131">
        <w:rPr>
          <w:rFonts w:hint="cs"/>
          <w:rtl/>
        </w:rPr>
        <w:t xml:space="preserve"> </w:t>
      </w:r>
      <w:r w:rsidR="00C14818" w:rsidRPr="00DE6131">
        <w:rPr>
          <w:rFonts w:hint="cs"/>
          <w:rtl/>
        </w:rPr>
        <w:t>الاستثمار المجس</w:t>
      </w:r>
      <w:r w:rsidR="00C14818" w:rsidRPr="00DE6131">
        <w:rPr>
          <w:rtl/>
        </w:rPr>
        <w:t>د</w:t>
      </w:r>
      <w:r w:rsidRPr="00DE6131">
        <w:rPr>
          <w:rFonts w:hint="cs"/>
          <w:rtl/>
        </w:rPr>
        <w:t xml:space="preserve"> من خلال عملية التفويض</w:t>
      </w:r>
      <w:r w:rsidR="000D25C7" w:rsidRPr="00DE6131">
        <w:rPr>
          <w:rStyle w:val="Appelnotedebasdep"/>
          <w:color w:val="000000" w:themeColor="text1"/>
          <w:rtl/>
        </w:rPr>
        <w:footnoteReference w:id="219"/>
      </w:r>
      <w:r w:rsidR="00FB3953">
        <w:rPr>
          <w:rFonts w:hint="cs"/>
          <w:rtl/>
        </w:rPr>
        <w:t>،</w:t>
      </w:r>
      <w:r w:rsidR="00416293" w:rsidRPr="00DE6131">
        <w:rPr>
          <w:rFonts w:hint="cs"/>
          <w:rtl/>
        </w:rPr>
        <w:t xml:space="preserve"> </w:t>
      </w:r>
      <w:r w:rsidRPr="00DE6131">
        <w:rPr>
          <w:rFonts w:hint="cs"/>
          <w:rtl/>
        </w:rPr>
        <w:t>ف</w:t>
      </w:r>
      <w:r w:rsidR="00416293" w:rsidRPr="00DE6131">
        <w:rPr>
          <w:rFonts w:hint="cs"/>
          <w:rtl/>
        </w:rPr>
        <w:t xml:space="preserve">مبد المساوات </w:t>
      </w:r>
      <w:r w:rsidRPr="00DE6131">
        <w:rPr>
          <w:rFonts w:hint="cs"/>
          <w:rtl/>
        </w:rPr>
        <w:t>يستمد قيمته من ال</w:t>
      </w:r>
      <w:r w:rsidR="00416293" w:rsidRPr="00DE6131">
        <w:rPr>
          <w:rFonts w:hint="cs"/>
          <w:rtl/>
        </w:rPr>
        <w:t xml:space="preserve">دستور لكن هذا </w:t>
      </w:r>
      <w:r w:rsidRPr="00DE6131">
        <w:rPr>
          <w:rFonts w:hint="cs"/>
          <w:rtl/>
        </w:rPr>
        <w:t>ليس مانعا</w:t>
      </w:r>
      <w:r w:rsidR="00416293" w:rsidRPr="00DE6131">
        <w:rPr>
          <w:rFonts w:hint="cs"/>
          <w:rtl/>
        </w:rPr>
        <w:t xml:space="preserve"> من </w:t>
      </w:r>
      <w:r w:rsidR="00A90E67">
        <w:rPr>
          <w:rFonts w:hint="cs"/>
          <w:rtl/>
        </w:rPr>
        <w:t>إ</w:t>
      </w:r>
      <w:r w:rsidRPr="00DE6131">
        <w:rPr>
          <w:rFonts w:hint="cs"/>
          <w:rtl/>
        </w:rPr>
        <w:t>حداث</w:t>
      </w:r>
      <w:r w:rsidR="00416293" w:rsidRPr="00DE6131">
        <w:rPr>
          <w:rFonts w:hint="cs"/>
          <w:rtl/>
        </w:rPr>
        <w:t xml:space="preserve"> بعض </w:t>
      </w:r>
      <w:r w:rsidR="001E14A6" w:rsidRPr="00DE6131">
        <w:rPr>
          <w:rFonts w:hint="cs"/>
          <w:rtl/>
        </w:rPr>
        <w:t>الاختلافات في</w:t>
      </w:r>
      <w:r w:rsidR="00416293" w:rsidRPr="00DE6131">
        <w:rPr>
          <w:rFonts w:hint="cs"/>
          <w:rtl/>
        </w:rPr>
        <w:t xml:space="preserve"> </w:t>
      </w:r>
      <w:r w:rsidR="004E590D" w:rsidRPr="00DE6131">
        <w:rPr>
          <w:rFonts w:hint="cs"/>
          <w:rtl/>
        </w:rPr>
        <w:t>شروط</w:t>
      </w:r>
      <w:r w:rsidRPr="00DE6131">
        <w:rPr>
          <w:rFonts w:hint="cs"/>
          <w:rtl/>
        </w:rPr>
        <w:t xml:space="preserve"> </w:t>
      </w:r>
      <w:r w:rsidR="00416293" w:rsidRPr="00DE6131">
        <w:rPr>
          <w:rFonts w:hint="cs"/>
          <w:rtl/>
        </w:rPr>
        <w:t xml:space="preserve">الاستفادة من المرفق </w:t>
      </w:r>
      <w:r w:rsidR="004E590D" w:rsidRPr="00DE6131">
        <w:rPr>
          <w:rFonts w:hint="cs"/>
          <w:rtl/>
        </w:rPr>
        <w:t>العام، ويجب أن ينظم ذلك بنص</w:t>
      </w:r>
      <w:r w:rsidR="00416293" w:rsidRPr="00DE6131">
        <w:rPr>
          <w:rFonts w:hint="cs"/>
          <w:rtl/>
        </w:rPr>
        <w:t xml:space="preserve"> قانوني </w:t>
      </w:r>
      <w:r w:rsidR="00A90E67">
        <w:rPr>
          <w:rFonts w:hint="cs"/>
          <w:rtl/>
        </w:rPr>
        <w:t>ينظم شرط الإستفا</w:t>
      </w:r>
      <w:r w:rsidR="004E590D" w:rsidRPr="00DE6131">
        <w:rPr>
          <w:rFonts w:hint="cs"/>
          <w:rtl/>
        </w:rPr>
        <w:t xml:space="preserve">دة من </w:t>
      </w:r>
      <w:r w:rsidR="00416293" w:rsidRPr="00DE6131">
        <w:rPr>
          <w:rFonts w:hint="cs"/>
          <w:rtl/>
        </w:rPr>
        <w:t xml:space="preserve">المرفق العام وهذا </w:t>
      </w:r>
      <w:r w:rsidR="00FC5487" w:rsidRPr="00DE6131">
        <w:rPr>
          <w:rFonts w:hint="cs"/>
          <w:rtl/>
        </w:rPr>
        <w:t>ما ذه</w:t>
      </w:r>
      <w:r w:rsidR="00FC5487" w:rsidRPr="00DE6131">
        <w:rPr>
          <w:rtl/>
        </w:rPr>
        <w:t>ب</w:t>
      </w:r>
      <w:r w:rsidR="00416293" w:rsidRPr="00DE6131">
        <w:rPr>
          <w:rFonts w:hint="cs"/>
          <w:rtl/>
        </w:rPr>
        <w:t xml:space="preserve"> </w:t>
      </w:r>
      <w:r w:rsidR="00A90E67">
        <w:rPr>
          <w:rFonts w:hint="cs"/>
          <w:rtl/>
        </w:rPr>
        <w:t>إ</w:t>
      </w:r>
      <w:r w:rsidR="00416293" w:rsidRPr="00DE6131">
        <w:rPr>
          <w:rFonts w:hint="cs"/>
          <w:rtl/>
        </w:rPr>
        <w:t>ليه القضاء الفرنسي وبد</w:t>
      </w:r>
      <w:r w:rsidR="00A90E67">
        <w:rPr>
          <w:rFonts w:hint="cs"/>
          <w:rtl/>
        </w:rPr>
        <w:t>أ</w:t>
      </w:r>
      <w:r w:rsidR="00416293" w:rsidRPr="00DE6131">
        <w:rPr>
          <w:rFonts w:hint="cs"/>
          <w:rtl/>
        </w:rPr>
        <w:t xml:space="preserve"> يكرسه تدريجي</w:t>
      </w:r>
      <w:r w:rsidR="00A90E67">
        <w:rPr>
          <w:rFonts w:hint="cs"/>
          <w:rtl/>
        </w:rPr>
        <w:t>ا وحتى المجلس الدستوري الفرنسي إعتبر أن مبدأ المساوات أ</w:t>
      </w:r>
      <w:r w:rsidR="00416293" w:rsidRPr="00DE6131">
        <w:rPr>
          <w:rFonts w:hint="cs"/>
          <w:rtl/>
        </w:rPr>
        <w:t xml:space="preserve">مام المرافق العامة </w:t>
      </w:r>
      <w:r w:rsidR="00C14818" w:rsidRPr="00DE6131">
        <w:rPr>
          <w:rFonts w:hint="cs"/>
          <w:rtl/>
        </w:rPr>
        <w:t>لا يتعار</w:t>
      </w:r>
      <w:r w:rsidR="00C14818" w:rsidRPr="00DE6131">
        <w:rPr>
          <w:rtl/>
        </w:rPr>
        <w:t>ض</w:t>
      </w:r>
      <w:r w:rsidR="00416293" w:rsidRPr="00DE6131">
        <w:rPr>
          <w:rFonts w:hint="cs"/>
          <w:rtl/>
        </w:rPr>
        <w:t xml:space="preserve"> مع إمكانية </w:t>
      </w:r>
      <w:r w:rsidR="00A90E67">
        <w:rPr>
          <w:rFonts w:hint="cs"/>
          <w:rtl/>
        </w:rPr>
        <w:t>أ</w:t>
      </w:r>
      <w:r w:rsidR="00416293" w:rsidRPr="00DE6131">
        <w:rPr>
          <w:rFonts w:hint="cs"/>
          <w:rtl/>
        </w:rPr>
        <w:t xml:space="preserve">و حق المشرع في </w:t>
      </w:r>
      <w:r w:rsidR="00C14818" w:rsidRPr="00DE6131">
        <w:rPr>
          <w:rFonts w:hint="cs"/>
          <w:rtl/>
        </w:rPr>
        <w:t>إيجاد</w:t>
      </w:r>
      <w:r w:rsidR="00416293" w:rsidRPr="00DE6131">
        <w:rPr>
          <w:rFonts w:hint="cs"/>
          <w:rtl/>
        </w:rPr>
        <w:t xml:space="preserve"> تمييز لناحية الانتفاع من المرفق العام </w:t>
      </w:r>
      <w:r w:rsidR="00163CC6">
        <w:rPr>
          <w:rFonts w:hint="cs"/>
          <w:rtl/>
        </w:rPr>
        <w:t>إ</w:t>
      </w:r>
      <w:r w:rsidR="00416293" w:rsidRPr="00DE6131">
        <w:rPr>
          <w:rFonts w:hint="cs"/>
          <w:rtl/>
        </w:rPr>
        <w:t>م</w:t>
      </w:r>
      <w:r w:rsidR="00163CC6">
        <w:rPr>
          <w:rFonts w:hint="cs"/>
          <w:rtl/>
        </w:rPr>
        <w:t>ا لوجود أوضاع مختلفة تبرر ذلك وإما أ</w:t>
      </w:r>
      <w:r w:rsidR="00416293" w:rsidRPr="00DE6131">
        <w:rPr>
          <w:rFonts w:hint="cs"/>
          <w:rtl/>
        </w:rPr>
        <w:t xml:space="preserve">ن المصلحة العامة تتطلب </w:t>
      </w:r>
      <w:r w:rsidR="001E14A6" w:rsidRPr="00DE6131">
        <w:rPr>
          <w:rFonts w:hint="cs"/>
          <w:rtl/>
        </w:rPr>
        <w:t>ذلك</w:t>
      </w:r>
      <w:r w:rsidR="000D25C7" w:rsidRPr="00DE6131">
        <w:rPr>
          <w:rStyle w:val="Appelnotedebasdep"/>
          <w:color w:val="000000" w:themeColor="text1"/>
          <w:rtl/>
        </w:rPr>
        <w:footnoteReference w:id="220"/>
      </w:r>
      <w:r w:rsidR="004E590D" w:rsidRPr="00DE6131">
        <w:rPr>
          <w:rFonts w:hint="cs"/>
          <w:rtl/>
        </w:rPr>
        <w:t>.</w:t>
      </w:r>
      <w:r w:rsidR="000D25C7" w:rsidRPr="00DE6131">
        <w:rPr>
          <w:rFonts w:hint="cs"/>
          <w:rtl/>
        </w:rPr>
        <w:t xml:space="preserve"> </w:t>
      </w:r>
    </w:p>
    <w:p w14:paraId="1F54823A" w14:textId="570848BE" w:rsidR="00A87622" w:rsidRPr="00DE6131" w:rsidRDefault="004E590D" w:rsidP="001B4F5A">
      <w:pPr>
        <w:rPr>
          <w:rtl/>
        </w:rPr>
      </w:pPr>
      <w:r w:rsidRPr="00DE6131">
        <w:rPr>
          <w:rFonts w:hint="cs"/>
          <w:rtl/>
        </w:rPr>
        <w:t>ف</w:t>
      </w:r>
      <w:r w:rsidR="00D736AC" w:rsidRPr="00DE6131">
        <w:rPr>
          <w:rFonts w:hint="cs"/>
          <w:rtl/>
        </w:rPr>
        <w:t xml:space="preserve">المساوات </w:t>
      </w:r>
      <w:r w:rsidRPr="00DE6131">
        <w:rPr>
          <w:rFonts w:hint="cs"/>
          <w:rtl/>
        </w:rPr>
        <w:t xml:space="preserve">في المحصلة هي مطلب اجتماعي قبل </w:t>
      </w:r>
      <w:r w:rsidR="00163CC6">
        <w:rPr>
          <w:rFonts w:hint="cs"/>
          <w:rtl/>
        </w:rPr>
        <w:t>أ</w:t>
      </w:r>
      <w:r w:rsidRPr="00DE6131">
        <w:rPr>
          <w:rFonts w:hint="cs"/>
          <w:rtl/>
        </w:rPr>
        <w:t xml:space="preserve">ن تكون </w:t>
      </w:r>
      <w:r w:rsidR="00D736AC" w:rsidRPr="00DE6131">
        <w:rPr>
          <w:rFonts w:hint="cs"/>
          <w:rtl/>
        </w:rPr>
        <w:t xml:space="preserve"> ضمان</w:t>
      </w:r>
      <w:r w:rsidRPr="00DE6131">
        <w:rPr>
          <w:rFonts w:hint="cs"/>
          <w:rtl/>
        </w:rPr>
        <w:t>ة قانونية مكرسة للانتفاع من خدمات المرافق العامة</w:t>
      </w:r>
      <w:r w:rsidR="00163CC6">
        <w:rPr>
          <w:rFonts w:hint="cs"/>
          <w:rtl/>
        </w:rPr>
        <w:t>،</w:t>
      </w:r>
      <w:r w:rsidRPr="00DE6131">
        <w:rPr>
          <w:rFonts w:hint="cs"/>
          <w:rtl/>
        </w:rPr>
        <w:t xml:space="preserve"> ويعد السهر على تكريس هذا المبدأ واجب </w:t>
      </w:r>
      <w:r w:rsidR="00163CC6">
        <w:rPr>
          <w:rFonts w:hint="cs"/>
          <w:rtl/>
        </w:rPr>
        <w:t>أ</w:t>
      </w:r>
      <w:r w:rsidRPr="00DE6131">
        <w:rPr>
          <w:rFonts w:hint="cs"/>
          <w:rtl/>
        </w:rPr>
        <w:t>صيل يقع على عاتق السلطة المفوضة بشكل خاص بوصفها صاحبة ال</w:t>
      </w:r>
      <w:r w:rsidR="000A0622">
        <w:rPr>
          <w:rFonts w:hint="cs"/>
          <w:rtl/>
        </w:rPr>
        <w:t>إ</w:t>
      </w:r>
      <w:r w:rsidRPr="00DE6131">
        <w:rPr>
          <w:rFonts w:hint="cs"/>
          <w:rtl/>
        </w:rPr>
        <w:t xml:space="preserve">ختصاص الأصيل في إقامة </w:t>
      </w:r>
      <w:r w:rsidR="000A0622">
        <w:rPr>
          <w:rFonts w:hint="cs"/>
          <w:rtl/>
        </w:rPr>
        <w:t>وتسيير المرافق العامة بالإضافة إ</w:t>
      </w:r>
      <w:r w:rsidRPr="00DE6131">
        <w:rPr>
          <w:rFonts w:hint="cs"/>
          <w:rtl/>
        </w:rPr>
        <w:t xml:space="preserve">لى ذلك يمثل الالتزام بالمساوات في </w:t>
      </w:r>
      <w:r w:rsidR="000A0622">
        <w:rPr>
          <w:rFonts w:hint="cs"/>
          <w:rtl/>
        </w:rPr>
        <w:t>إ</w:t>
      </w:r>
      <w:r w:rsidRPr="00DE6131">
        <w:rPr>
          <w:rFonts w:hint="cs"/>
          <w:rtl/>
        </w:rPr>
        <w:t>طار المرافق العامة المفوضة عاملا يبعث ال</w:t>
      </w:r>
      <w:r w:rsidR="000A0622">
        <w:rPr>
          <w:rFonts w:hint="cs"/>
          <w:rtl/>
        </w:rPr>
        <w:t>إ</w:t>
      </w:r>
      <w:r w:rsidRPr="00DE6131">
        <w:rPr>
          <w:rFonts w:hint="cs"/>
          <w:rtl/>
        </w:rPr>
        <w:t xml:space="preserve">طمئنان لدى مستخدمي المرفق العام </w:t>
      </w:r>
      <w:r w:rsidR="00A87622" w:rsidRPr="00DE6131">
        <w:rPr>
          <w:rFonts w:hint="cs"/>
          <w:rtl/>
        </w:rPr>
        <w:t>المفوض</w:t>
      </w:r>
      <w:r w:rsidR="000A0622">
        <w:rPr>
          <w:rFonts w:hint="cs"/>
          <w:rtl/>
        </w:rPr>
        <w:t>،</w:t>
      </w:r>
      <w:r w:rsidR="00A87622" w:rsidRPr="00DE6131">
        <w:rPr>
          <w:rFonts w:hint="cs"/>
          <w:rtl/>
        </w:rPr>
        <w:t xml:space="preserve"> </w:t>
      </w:r>
      <w:r w:rsidRPr="00DE6131">
        <w:rPr>
          <w:rFonts w:hint="cs"/>
          <w:rtl/>
        </w:rPr>
        <w:t xml:space="preserve">ويعزز رضاهم وثقتهم في </w:t>
      </w:r>
      <w:r w:rsidR="00A87622" w:rsidRPr="00DE6131">
        <w:rPr>
          <w:rFonts w:hint="cs"/>
          <w:rtl/>
        </w:rPr>
        <w:t xml:space="preserve">طرق </w:t>
      </w:r>
      <w:r w:rsidRPr="00DE6131">
        <w:rPr>
          <w:rFonts w:hint="cs"/>
          <w:rtl/>
        </w:rPr>
        <w:t>التسيير غير المباشر</w:t>
      </w:r>
      <w:r w:rsidR="00A87622" w:rsidRPr="00DE6131">
        <w:rPr>
          <w:rFonts w:hint="cs"/>
          <w:rtl/>
        </w:rPr>
        <w:t>ة</w:t>
      </w:r>
      <w:r w:rsidRPr="00DE6131">
        <w:rPr>
          <w:rFonts w:hint="cs"/>
          <w:rtl/>
        </w:rPr>
        <w:t xml:space="preserve"> للمرافق العامة</w:t>
      </w:r>
      <w:r w:rsidR="00D736AC" w:rsidRPr="00DE6131">
        <w:rPr>
          <w:rFonts w:hint="cs"/>
          <w:rtl/>
        </w:rPr>
        <w:t xml:space="preserve"> </w:t>
      </w:r>
      <w:r w:rsidR="00A87622" w:rsidRPr="00DE6131">
        <w:rPr>
          <w:rFonts w:hint="cs"/>
          <w:rtl/>
        </w:rPr>
        <w:t>ويزيل الهواجس والمخاوف التي تتعلق ب</w:t>
      </w:r>
      <w:r w:rsidR="000A0622">
        <w:rPr>
          <w:rFonts w:hint="cs"/>
          <w:rtl/>
        </w:rPr>
        <w:t>إ</w:t>
      </w:r>
      <w:r w:rsidR="00A87622" w:rsidRPr="00DE6131">
        <w:rPr>
          <w:rFonts w:hint="cs"/>
          <w:rtl/>
        </w:rPr>
        <w:t>شراك الخواص في إدارة واستغلال المرافق العامة.</w:t>
      </w:r>
    </w:p>
    <w:p w14:paraId="15CA2432" w14:textId="1C18AD3E" w:rsidR="00E366DD" w:rsidRDefault="000002BC" w:rsidP="001B4F5A">
      <w:pPr>
        <w:rPr>
          <w:rtl/>
        </w:rPr>
      </w:pPr>
      <w:r w:rsidRPr="00DE6131">
        <w:rPr>
          <w:rFonts w:hint="cs"/>
          <w:rtl/>
        </w:rPr>
        <w:t>ف</w:t>
      </w:r>
      <w:r w:rsidR="00D736AC" w:rsidRPr="00DE6131">
        <w:rPr>
          <w:rFonts w:hint="cs"/>
          <w:rtl/>
        </w:rPr>
        <w:t xml:space="preserve">المصلحة العامة </w:t>
      </w:r>
      <w:r w:rsidRPr="00DE6131">
        <w:rPr>
          <w:rFonts w:hint="cs"/>
          <w:rtl/>
        </w:rPr>
        <w:t xml:space="preserve">هي المحور الأساسي الذي يدور حوله مبدأ المساواة وقد تقتضي المصلحة العامة ذاتها </w:t>
      </w:r>
      <w:r w:rsidR="007D7B30" w:rsidRPr="00DE6131">
        <w:rPr>
          <w:rFonts w:hint="cs"/>
          <w:rtl/>
        </w:rPr>
        <w:t xml:space="preserve">التمييز وعدم المساواة أمام المرافق العامة فتصح المصلحة العامة هي كذلك </w:t>
      </w:r>
      <w:r w:rsidR="00C14818" w:rsidRPr="00DE6131">
        <w:rPr>
          <w:rFonts w:hint="cs"/>
          <w:rtl/>
        </w:rPr>
        <w:t>المبرر لهذ</w:t>
      </w:r>
      <w:r w:rsidR="00C14818" w:rsidRPr="00DE6131">
        <w:rPr>
          <w:rtl/>
        </w:rPr>
        <w:t>ا</w:t>
      </w:r>
      <w:r w:rsidR="007D7B30" w:rsidRPr="00DE6131">
        <w:rPr>
          <w:rFonts w:hint="cs"/>
          <w:rtl/>
        </w:rPr>
        <w:t xml:space="preserve"> الاستثناء، وهذا </w:t>
      </w:r>
      <w:r w:rsidR="00C14818" w:rsidRPr="00DE6131">
        <w:rPr>
          <w:rFonts w:hint="cs"/>
          <w:rtl/>
        </w:rPr>
        <w:t>ما يبر</w:t>
      </w:r>
      <w:r w:rsidR="00C14818" w:rsidRPr="00DE6131">
        <w:rPr>
          <w:rtl/>
        </w:rPr>
        <w:t>ر</w:t>
      </w:r>
      <w:r w:rsidR="007D7B30" w:rsidRPr="00DE6131">
        <w:rPr>
          <w:rFonts w:hint="cs"/>
          <w:rtl/>
        </w:rPr>
        <w:t xml:space="preserve"> السلطة الواسعة للقاضي الإداري أثناء مراقبته لتطبيق هذا المبدأ في سير المرافق العامة، نظرا لدقة هذا المبدأ </w:t>
      </w:r>
      <w:r w:rsidR="00C14818" w:rsidRPr="00DE6131">
        <w:rPr>
          <w:rFonts w:hint="cs"/>
          <w:rtl/>
        </w:rPr>
        <w:t>فيتأكد</w:t>
      </w:r>
      <w:r w:rsidR="007D7B30" w:rsidRPr="00DE6131">
        <w:rPr>
          <w:rFonts w:hint="cs"/>
          <w:rtl/>
        </w:rPr>
        <w:t xml:space="preserve"> من أن أي تمييز بين المنتفعين في تحمل تكاليف الخدمة العمومية</w:t>
      </w:r>
      <w:r w:rsidR="000A0622">
        <w:rPr>
          <w:rFonts w:hint="cs"/>
          <w:rtl/>
        </w:rPr>
        <w:t xml:space="preserve"> المقدمة من طرف المرافق العامة إ</w:t>
      </w:r>
      <w:r w:rsidR="007D7B30" w:rsidRPr="00DE6131">
        <w:rPr>
          <w:rFonts w:hint="cs"/>
          <w:rtl/>
        </w:rPr>
        <w:t>نما مرده الى مقتضيات الصالح العام</w:t>
      </w:r>
      <w:r w:rsidR="000D25C7" w:rsidRPr="00DE6131">
        <w:rPr>
          <w:rStyle w:val="Appelnotedebasdep"/>
          <w:color w:val="000000" w:themeColor="text1"/>
          <w:rtl/>
        </w:rPr>
        <w:footnoteReference w:id="221"/>
      </w:r>
      <w:r w:rsidR="000A0622">
        <w:rPr>
          <w:rFonts w:hint="cs"/>
          <w:rtl/>
        </w:rPr>
        <w:t>،</w:t>
      </w:r>
      <w:r w:rsidR="007D7B30" w:rsidRPr="00DE6131">
        <w:rPr>
          <w:rFonts w:hint="cs"/>
          <w:rtl/>
        </w:rPr>
        <w:t xml:space="preserve"> وهذا </w:t>
      </w:r>
      <w:r w:rsidR="00C14818" w:rsidRPr="00DE6131">
        <w:rPr>
          <w:rFonts w:hint="cs"/>
          <w:rtl/>
        </w:rPr>
        <w:t>ما يصع</w:t>
      </w:r>
      <w:r w:rsidR="00C14818" w:rsidRPr="00DE6131">
        <w:rPr>
          <w:rtl/>
        </w:rPr>
        <w:t>ب</w:t>
      </w:r>
      <w:r w:rsidR="007D7B30" w:rsidRPr="00DE6131">
        <w:rPr>
          <w:rFonts w:hint="cs"/>
          <w:rtl/>
        </w:rPr>
        <w:t xml:space="preserve"> تقديره في بعض الحالات التي تخ</w:t>
      </w:r>
      <w:r w:rsidR="000A0622">
        <w:rPr>
          <w:rFonts w:hint="cs"/>
          <w:rtl/>
        </w:rPr>
        <w:t>تلط فيها الأهداف الخاصة للمفوض إ</w:t>
      </w:r>
      <w:r w:rsidR="007D7B30" w:rsidRPr="00DE6131">
        <w:rPr>
          <w:rFonts w:hint="cs"/>
          <w:rtl/>
        </w:rPr>
        <w:t xml:space="preserve">ليه </w:t>
      </w:r>
      <w:r w:rsidR="00675CF0" w:rsidRPr="00DE6131">
        <w:rPr>
          <w:rFonts w:hint="cs"/>
          <w:rtl/>
        </w:rPr>
        <w:t>مع أهداف أخرى تتعلق ب</w:t>
      </w:r>
      <w:r w:rsidR="007D7B30" w:rsidRPr="00DE6131">
        <w:rPr>
          <w:rFonts w:hint="cs"/>
          <w:rtl/>
        </w:rPr>
        <w:t>المصلحة العامة</w:t>
      </w:r>
      <w:r w:rsidR="00962AD6">
        <w:rPr>
          <w:rFonts w:hint="cs"/>
          <w:rtl/>
        </w:rPr>
        <w:t xml:space="preserve"> خاصة مع المرونة ال</w:t>
      </w:r>
      <w:r w:rsidR="005633F5">
        <w:rPr>
          <w:rFonts w:hint="cs"/>
          <w:rtl/>
        </w:rPr>
        <w:t xml:space="preserve">تي تميز مفهوم الصالح العام حيث يمكن التوسع في هذا المفهوم </w:t>
      </w:r>
      <w:r w:rsidR="005633F5">
        <w:rPr>
          <w:rFonts w:hint="cs"/>
          <w:rtl/>
        </w:rPr>
        <w:lastRenderedPageBreak/>
        <w:t>ليشمل حتى الأهداف التي يسعى المستثمر في المرفق العام من أجل تحقيقها</w:t>
      </w:r>
      <w:r w:rsidR="00DF2C7B">
        <w:rPr>
          <w:rFonts w:hint="cs"/>
          <w:rtl/>
        </w:rPr>
        <w:t>،</w:t>
      </w:r>
      <w:r w:rsidR="0089473A">
        <w:rPr>
          <w:rFonts w:hint="cs"/>
          <w:rtl/>
        </w:rPr>
        <w:t xml:space="preserve"> </w:t>
      </w:r>
      <w:r w:rsidR="00FC5487">
        <w:rPr>
          <w:rFonts w:hint="cs"/>
          <w:rtl/>
        </w:rPr>
        <w:t>فالأخير</w:t>
      </w:r>
      <w:r w:rsidR="0089473A">
        <w:rPr>
          <w:rFonts w:hint="cs"/>
          <w:rtl/>
        </w:rPr>
        <w:t xml:space="preserve"> يهدف الى تحقيق </w:t>
      </w:r>
      <w:r w:rsidR="00FC5487">
        <w:rPr>
          <w:rFonts w:hint="cs"/>
          <w:rtl/>
        </w:rPr>
        <w:t>مكاسب وموار</w:t>
      </w:r>
      <w:r w:rsidR="00FC5487">
        <w:rPr>
          <w:rtl/>
        </w:rPr>
        <w:t>د</w:t>
      </w:r>
      <w:r w:rsidR="0089473A">
        <w:rPr>
          <w:rFonts w:hint="cs"/>
          <w:rtl/>
        </w:rPr>
        <w:t xml:space="preserve"> مالية تمكنه من الاستمرار في تمويل استثماره في المرفق العام المفوض </w:t>
      </w:r>
      <w:r w:rsidR="00071DB5">
        <w:rPr>
          <w:rFonts w:hint="cs"/>
          <w:rtl/>
        </w:rPr>
        <w:t>وت</w:t>
      </w:r>
      <w:r w:rsidR="00DF2C7B">
        <w:rPr>
          <w:rFonts w:hint="cs"/>
          <w:rtl/>
        </w:rPr>
        <w:t>أ</w:t>
      </w:r>
      <w:r w:rsidR="00071DB5">
        <w:rPr>
          <w:rFonts w:hint="cs"/>
          <w:rtl/>
        </w:rPr>
        <w:t xml:space="preserve">مين هذه الموارد اللازمة لانتظام واستمرار المرفق </w:t>
      </w:r>
      <w:r w:rsidR="00FC5487">
        <w:rPr>
          <w:rFonts w:hint="cs"/>
          <w:rtl/>
        </w:rPr>
        <w:t>العام</w:t>
      </w:r>
      <w:r w:rsidR="00071DB5">
        <w:rPr>
          <w:rFonts w:hint="cs"/>
          <w:rtl/>
        </w:rPr>
        <w:t xml:space="preserve"> محل التفويض</w:t>
      </w:r>
      <w:r w:rsidR="00DF2C7B">
        <w:rPr>
          <w:rFonts w:hint="cs"/>
          <w:rtl/>
        </w:rPr>
        <w:t>،و</w:t>
      </w:r>
      <w:r w:rsidR="00071DB5">
        <w:rPr>
          <w:rFonts w:hint="cs"/>
          <w:rtl/>
        </w:rPr>
        <w:t xml:space="preserve">يعد من بين الأهداف الجوهرية التي تنشدها السلطة العامة المانحة </w:t>
      </w:r>
      <w:r w:rsidR="00DF2C7B">
        <w:rPr>
          <w:rFonts w:hint="cs"/>
          <w:rtl/>
        </w:rPr>
        <w:t>للتفويض وبالتالي فإ</w:t>
      </w:r>
      <w:r w:rsidR="00F16814">
        <w:rPr>
          <w:rFonts w:hint="cs"/>
          <w:rtl/>
        </w:rPr>
        <w:t>ن مصلحة المفوض الي</w:t>
      </w:r>
      <w:r w:rsidR="00CE2D55">
        <w:rPr>
          <w:rFonts w:hint="cs"/>
          <w:rtl/>
        </w:rPr>
        <w:t>ه جزء لا</w:t>
      </w:r>
      <w:r w:rsidR="00FC5487">
        <w:rPr>
          <w:rFonts w:hint="cs"/>
          <w:rtl/>
        </w:rPr>
        <w:t xml:space="preserve"> </w:t>
      </w:r>
      <w:r w:rsidR="00CE2D55">
        <w:rPr>
          <w:rFonts w:hint="cs"/>
          <w:rtl/>
        </w:rPr>
        <w:t>يتجزء من المصلحة العامة.</w:t>
      </w:r>
      <w:r w:rsidR="0089473A">
        <w:rPr>
          <w:rFonts w:hint="cs"/>
          <w:rtl/>
        </w:rPr>
        <w:t xml:space="preserve"> </w:t>
      </w:r>
    </w:p>
    <w:p w14:paraId="651782BF" w14:textId="2AD302B8" w:rsidR="0083674E" w:rsidRDefault="0083674E" w:rsidP="001B4F5A">
      <w:pPr>
        <w:rPr>
          <w:rtl/>
        </w:rPr>
      </w:pPr>
      <w:r>
        <w:rPr>
          <w:rFonts w:hint="cs"/>
          <w:rtl/>
        </w:rPr>
        <w:t xml:space="preserve">وفي كل الأحوال وأيا كانت مبررات التمييز بين المنتفعين </w:t>
      </w:r>
      <w:r w:rsidR="0013572F">
        <w:rPr>
          <w:rFonts w:hint="cs"/>
          <w:rtl/>
        </w:rPr>
        <w:t>التي لا بد أن تستند الى اختلاف المراكز القانونية</w:t>
      </w:r>
      <w:r w:rsidR="00AA5AEA">
        <w:rPr>
          <w:rFonts w:hint="cs"/>
          <w:rtl/>
        </w:rPr>
        <w:t xml:space="preserve"> فحسب</w:t>
      </w:r>
      <w:r w:rsidR="007A5C73">
        <w:rPr>
          <w:rFonts w:hint="cs"/>
          <w:rtl/>
        </w:rPr>
        <w:t>،</w:t>
      </w:r>
      <w:r w:rsidR="00AA5AEA">
        <w:rPr>
          <w:rFonts w:hint="cs"/>
          <w:rtl/>
        </w:rPr>
        <w:t xml:space="preserve"> ل</w:t>
      </w:r>
      <w:r w:rsidR="007A5C73">
        <w:rPr>
          <w:rFonts w:hint="cs"/>
          <w:rtl/>
        </w:rPr>
        <w:t>أ</w:t>
      </w:r>
      <w:r w:rsidR="00AA5AEA">
        <w:rPr>
          <w:rFonts w:hint="cs"/>
          <w:rtl/>
        </w:rPr>
        <w:t xml:space="preserve">ن مبدأ المساوات يعد من جوهر الأهداف التي قامت عليها المرافق العامة </w:t>
      </w:r>
      <w:r w:rsidR="002B564D">
        <w:rPr>
          <w:rFonts w:hint="cs"/>
          <w:rtl/>
        </w:rPr>
        <w:t xml:space="preserve">لذلك يجب على صاحب التفويض أن يلتزم بمبدأ المساوات بين المرتفقين وأن </w:t>
      </w:r>
      <w:r w:rsidR="00FC5487">
        <w:rPr>
          <w:rFonts w:hint="cs"/>
          <w:rtl/>
        </w:rPr>
        <w:t>لا ينحر</w:t>
      </w:r>
      <w:r w:rsidR="00FC5487">
        <w:rPr>
          <w:rtl/>
        </w:rPr>
        <w:t>ف</w:t>
      </w:r>
      <w:r w:rsidR="002B564D">
        <w:rPr>
          <w:rFonts w:hint="cs"/>
          <w:rtl/>
        </w:rPr>
        <w:t xml:space="preserve"> عن ذلك تحت أي غطاء أ</w:t>
      </w:r>
      <w:r w:rsidR="00893D7F">
        <w:rPr>
          <w:rFonts w:hint="cs"/>
          <w:rtl/>
        </w:rPr>
        <w:t xml:space="preserve">و ظرف، لأن ذلك يولد نوعا من الرضا في أوساط جمهور المنتفعين </w:t>
      </w:r>
      <w:r w:rsidR="005D147F">
        <w:rPr>
          <w:rFonts w:hint="cs"/>
          <w:rtl/>
        </w:rPr>
        <w:t xml:space="preserve">ويساهم في تقليل المشاكل والصعوبات التي يمكن أن تنشأ بين المنتفعين وصاحب التفويض </w:t>
      </w:r>
      <w:r w:rsidR="00823846">
        <w:rPr>
          <w:rFonts w:hint="cs"/>
          <w:rtl/>
        </w:rPr>
        <w:t xml:space="preserve">مما يصب في الأخير في مصلحة الأطراف جميعها، بالإضافة الى أنه يساهم في </w:t>
      </w:r>
      <w:r w:rsidR="006A26A4">
        <w:rPr>
          <w:rFonts w:hint="cs"/>
          <w:rtl/>
        </w:rPr>
        <w:t>تحفيز السلطات المانحة على توسيع أسلوب التفويض</w:t>
      </w:r>
      <w:r w:rsidR="00372ED2">
        <w:rPr>
          <w:rFonts w:hint="cs"/>
          <w:rtl/>
        </w:rPr>
        <w:t xml:space="preserve"> ليشمل العديد من المرافق العامة، ويشكل حافزا مهما للمستثمرين من أجل التعاقد مع الجهات العامة في إطار </w:t>
      </w:r>
      <w:r w:rsidR="00EF3F6C">
        <w:rPr>
          <w:rFonts w:hint="cs"/>
          <w:rtl/>
        </w:rPr>
        <w:t>عقود تفويض المرافق العامة.</w:t>
      </w:r>
      <w:r w:rsidR="0013572F">
        <w:rPr>
          <w:rFonts w:hint="cs"/>
          <w:rtl/>
        </w:rPr>
        <w:t xml:space="preserve"> </w:t>
      </w:r>
    </w:p>
    <w:p w14:paraId="67AC6D46" w14:textId="79723A6D" w:rsidR="00EF3F6C" w:rsidRPr="00DE6131" w:rsidRDefault="00EF3F6C" w:rsidP="001B4F5A">
      <w:pPr>
        <w:rPr>
          <w:rtl/>
        </w:rPr>
      </w:pPr>
      <w:r>
        <w:rPr>
          <w:rFonts w:hint="cs"/>
          <w:rtl/>
        </w:rPr>
        <w:t xml:space="preserve">فاحترام مبدأ المساوات باعتباره مبدأ دستوري حثت عليه جل التشريعات المقارنة ومنها المشرع الجزائري </w:t>
      </w:r>
      <w:r w:rsidR="00001EB7">
        <w:rPr>
          <w:rFonts w:hint="cs"/>
          <w:rtl/>
        </w:rPr>
        <w:t xml:space="preserve">لأنه يعد من بين الضمانات الأساسية التي </w:t>
      </w:r>
      <w:r w:rsidR="00F065B7">
        <w:rPr>
          <w:rFonts w:hint="cs"/>
          <w:rtl/>
        </w:rPr>
        <w:t>ت</w:t>
      </w:r>
      <w:r w:rsidR="00001EB7">
        <w:rPr>
          <w:rFonts w:hint="cs"/>
          <w:rtl/>
        </w:rPr>
        <w:t>خلق ارتياحا لدى المنتفعين والمستثمرين في المرافق العامة والسلطات المفوضة على حد سواء</w:t>
      </w:r>
      <w:r w:rsidR="00F065B7">
        <w:rPr>
          <w:rFonts w:hint="cs"/>
          <w:rtl/>
        </w:rPr>
        <w:t>،</w:t>
      </w:r>
      <w:r w:rsidR="00001EB7">
        <w:rPr>
          <w:rFonts w:hint="cs"/>
          <w:rtl/>
        </w:rPr>
        <w:t xml:space="preserve"> </w:t>
      </w:r>
      <w:r w:rsidR="00FA4CE5">
        <w:rPr>
          <w:rFonts w:hint="cs"/>
          <w:rtl/>
        </w:rPr>
        <w:t xml:space="preserve">لذلك </w:t>
      </w:r>
      <w:r w:rsidR="007D23A8">
        <w:rPr>
          <w:rFonts w:hint="cs"/>
          <w:rtl/>
        </w:rPr>
        <w:t>تلتزم الجهة المانحة عند القيام بمهامها الرقابية على التزام المفوض له بهذا المبدأ أ</w:t>
      </w:r>
      <w:r w:rsidR="00F8614F">
        <w:rPr>
          <w:rFonts w:hint="cs"/>
          <w:rtl/>
        </w:rPr>
        <w:t xml:space="preserve">ثناء جميع مراحل التعاقد وعلى وجه الخصوص في مرحلة التنفيذ باعتبارها المرحلة الأخيرة التي يتبلور فيها العقد ويحس بها مستخدم المرفق العام عن قرب </w:t>
      </w:r>
      <w:r w:rsidR="00F530FC">
        <w:rPr>
          <w:rFonts w:hint="cs"/>
          <w:rtl/>
        </w:rPr>
        <w:t xml:space="preserve">وتمكن من تقييم مدى نجاعة ونجاح أسلوب </w:t>
      </w:r>
      <w:r w:rsidR="00FC5487">
        <w:rPr>
          <w:rFonts w:hint="cs"/>
          <w:rtl/>
        </w:rPr>
        <w:t>التسيير</w:t>
      </w:r>
      <w:r w:rsidR="00F530FC">
        <w:rPr>
          <w:rFonts w:hint="cs"/>
          <w:rtl/>
        </w:rPr>
        <w:t xml:space="preserve"> غير المباشر بشكل عام وآ</w:t>
      </w:r>
      <w:r w:rsidR="00626ADB">
        <w:rPr>
          <w:rFonts w:hint="cs"/>
          <w:rtl/>
        </w:rPr>
        <w:t xml:space="preserve">لية </w:t>
      </w:r>
      <w:r w:rsidR="00F530FC">
        <w:rPr>
          <w:rFonts w:hint="cs"/>
          <w:rtl/>
        </w:rPr>
        <w:t xml:space="preserve">تفويض </w:t>
      </w:r>
      <w:r w:rsidR="00626ADB">
        <w:rPr>
          <w:rFonts w:hint="cs"/>
          <w:rtl/>
        </w:rPr>
        <w:t xml:space="preserve">المرافق العامة </w:t>
      </w:r>
      <w:r w:rsidR="00F530FC">
        <w:rPr>
          <w:rFonts w:hint="cs"/>
          <w:rtl/>
        </w:rPr>
        <w:t xml:space="preserve">على وجه </w:t>
      </w:r>
      <w:r w:rsidR="006E5744">
        <w:rPr>
          <w:rFonts w:hint="cs"/>
          <w:rtl/>
        </w:rPr>
        <w:t>الخصوص.</w:t>
      </w:r>
      <w:r w:rsidR="00626ADB">
        <w:rPr>
          <w:rFonts w:hint="cs"/>
          <w:rtl/>
        </w:rPr>
        <w:t xml:space="preserve"> </w:t>
      </w:r>
      <w:r w:rsidR="00001EB7">
        <w:rPr>
          <w:rFonts w:hint="cs"/>
          <w:rtl/>
        </w:rPr>
        <w:t xml:space="preserve"> </w:t>
      </w:r>
    </w:p>
    <w:p w14:paraId="20CF6D4F" w14:textId="3BBF4ECD" w:rsidR="00FB38AA" w:rsidRPr="00DE6131" w:rsidRDefault="00B604DC" w:rsidP="004F2087">
      <w:pPr>
        <w:ind w:firstLine="0"/>
        <w:rPr>
          <w:color w:val="000000" w:themeColor="text1"/>
          <w:rtl/>
        </w:rPr>
      </w:pPr>
      <w:r w:rsidRPr="00DE6131">
        <w:rPr>
          <w:rFonts w:hint="cs"/>
          <w:b/>
          <w:bCs/>
          <w:color w:val="000000" w:themeColor="text1"/>
          <w:rtl/>
        </w:rPr>
        <w:t xml:space="preserve">2/ </w:t>
      </w:r>
      <w:r w:rsidR="00FB38AA" w:rsidRPr="00DE6131">
        <w:rPr>
          <w:rFonts w:hint="cs"/>
          <w:b/>
          <w:bCs/>
          <w:color w:val="000000" w:themeColor="text1"/>
          <w:rtl/>
        </w:rPr>
        <w:t>ضمان استمرارية المرفق</w:t>
      </w:r>
    </w:p>
    <w:p w14:paraId="50A1220D" w14:textId="1907ADAA" w:rsidR="00FB38AA" w:rsidRPr="00DE6131" w:rsidRDefault="00F065B7" w:rsidP="001B4F5A">
      <w:pPr>
        <w:rPr>
          <w:rtl/>
        </w:rPr>
      </w:pPr>
      <w:r>
        <w:rPr>
          <w:rFonts w:hint="cs"/>
          <w:rtl/>
        </w:rPr>
        <w:t>إ</w:t>
      </w:r>
      <w:r w:rsidR="00666F65" w:rsidRPr="00DE6131">
        <w:rPr>
          <w:rFonts w:hint="cs"/>
          <w:rtl/>
        </w:rPr>
        <w:t>ن وصول نشاط معين الى تصنيف المرافق العامة فل</w:t>
      </w:r>
      <w:r>
        <w:rPr>
          <w:rFonts w:hint="cs"/>
          <w:rtl/>
        </w:rPr>
        <w:t>أ</w:t>
      </w:r>
      <w:r w:rsidR="00666F65" w:rsidRPr="00DE6131">
        <w:rPr>
          <w:rFonts w:hint="cs"/>
          <w:rtl/>
        </w:rPr>
        <w:t xml:space="preserve">نه يرتبط بنشاط حيوي يقوم على اشباع حاجات أساسية </w:t>
      </w:r>
      <w:r w:rsidR="00C14818" w:rsidRPr="00DE6131">
        <w:rPr>
          <w:rFonts w:hint="cs"/>
          <w:rtl/>
        </w:rPr>
        <w:t>لا يمك</w:t>
      </w:r>
      <w:r w:rsidR="00C14818" w:rsidRPr="00DE6131">
        <w:rPr>
          <w:rtl/>
        </w:rPr>
        <w:t>ن</w:t>
      </w:r>
      <w:r w:rsidR="00666F65" w:rsidRPr="00DE6131">
        <w:rPr>
          <w:rFonts w:hint="cs"/>
          <w:rtl/>
        </w:rPr>
        <w:t xml:space="preserve"> </w:t>
      </w:r>
      <w:r w:rsidR="00C14818" w:rsidRPr="00DE6131">
        <w:rPr>
          <w:rFonts w:hint="cs"/>
          <w:rtl/>
        </w:rPr>
        <w:t>للأفراد</w:t>
      </w:r>
      <w:r>
        <w:rPr>
          <w:rFonts w:hint="cs"/>
          <w:rtl/>
        </w:rPr>
        <w:t xml:space="preserve"> أ</w:t>
      </w:r>
      <w:r w:rsidR="00666F65" w:rsidRPr="00DE6131">
        <w:rPr>
          <w:rFonts w:hint="cs"/>
          <w:rtl/>
        </w:rPr>
        <w:t xml:space="preserve">و الجماعات الاستغناء عنها وقد تكون هذه الحاجات ذات طابع وطني </w:t>
      </w:r>
      <w:r w:rsidR="00C14818" w:rsidRPr="00DE6131">
        <w:rPr>
          <w:rFonts w:hint="cs"/>
          <w:rtl/>
        </w:rPr>
        <w:t>المحلي</w:t>
      </w:r>
      <w:r w:rsidR="00FB38AA" w:rsidRPr="00DE6131">
        <w:rPr>
          <w:rFonts w:hint="cs"/>
          <w:rtl/>
        </w:rPr>
        <w:t xml:space="preserve">، </w:t>
      </w:r>
      <w:r w:rsidR="00BE4618" w:rsidRPr="00DE6131">
        <w:rPr>
          <w:rFonts w:hint="cs"/>
          <w:rtl/>
        </w:rPr>
        <w:t>فتجد مس</w:t>
      </w:r>
      <w:r>
        <w:rPr>
          <w:rFonts w:hint="cs"/>
          <w:rtl/>
        </w:rPr>
        <w:t>أ</w:t>
      </w:r>
      <w:r w:rsidR="00BE4618" w:rsidRPr="00DE6131">
        <w:rPr>
          <w:rFonts w:hint="cs"/>
          <w:rtl/>
        </w:rPr>
        <w:t>لة الاس</w:t>
      </w:r>
      <w:r>
        <w:rPr>
          <w:rFonts w:hint="cs"/>
          <w:rtl/>
        </w:rPr>
        <w:t>تمرارية وعدم توقف النشاط من مبدأ</w:t>
      </w:r>
      <w:r w:rsidR="00BE4618" w:rsidRPr="00DE6131">
        <w:rPr>
          <w:rFonts w:hint="cs"/>
          <w:rtl/>
        </w:rPr>
        <w:t xml:space="preserve"> دستوري يقضي بثبات الدولة</w:t>
      </w:r>
      <w:r w:rsidR="00FB38AA" w:rsidRPr="00DE6131">
        <w:rPr>
          <w:rFonts w:hint="cs"/>
          <w:rtl/>
        </w:rPr>
        <w:t xml:space="preserve"> </w:t>
      </w:r>
      <w:r w:rsidR="00BE4618" w:rsidRPr="00DE6131">
        <w:rPr>
          <w:rFonts w:hint="cs"/>
          <w:rtl/>
        </w:rPr>
        <w:t>ويستند على مبدأ اجتماعي يؤسس للسلم الاجتماعي وتف</w:t>
      </w:r>
      <w:r w:rsidR="00941205">
        <w:rPr>
          <w:rFonts w:hint="cs"/>
          <w:rtl/>
        </w:rPr>
        <w:t>ادي الاختلالات المجتمعية التي تنتج</w:t>
      </w:r>
      <w:r w:rsidR="00BE4618" w:rsidRPr="00DE6131">
        <w:rPr>
          <w:rFonts w:hint="cs"/>
          <w:rtl/>
        </w:rPr>
        <w:t xml:space="preserve"> عن كل أشكال </w:t>
      </w:r>
      <w:r w:rsidR="00C14818" w:rsidRPr="00DE6131">
        <w:rPr>
          <w:rFonts w:hint="cs"/>
          <w:rtl/>
        </w:rPr>
        <w:t>الاضطرابات</w:t>
      </w:r>
      <w:r w:rsidR="00941205">
        <w:rPr>
          <w:rFonts w:hint="cs"/>
          <w:rtl/>
        </w:rPr>
        <w:t xml:space="preserve"> التي ممكن أن ي</w:t>
      </w:r>
      <w:r w:rsidR="00BE4618" w:rsidRPr="00DE6131">
        <w:rPr>
          <w:rFonts w:hint="cs"/>
          <w:rtl/>
        </w:rPr>
        <w:t xml:space="preserve">تسبب فيها التوقف </w:t>
      </w:r>
      <w:r w:rsidR="00C14818" w:rsidRPr="00DE6131">
        <w:rPr>
          <w:rFonts w:hint="cs"/>
          <w:rtl/>
        </w:rPr>
        <w:t>والاضطراب</w:t>
      </w:r>
      <w:r w:rsidR="00BE4618" w:rsidRPr="00DE6131">
        <w:rPr>
          <w:rFonts w:hint="cs"/>
          <w:rtl/>
        </w:rPr>
        <w:t xml:space="preserve"> في سيرورة المرافق العامة بانتظام </w:t>
      </w:r>
      <w:r w:rsidR="00C14818" w:rsidRPr="00DE6131">
        <w:rPr>
          <w:rFonts w:hint="cs"/>
          <w:rtl/>
        </w:rPr>
        <w:t>واضطراد</w:t>
      </w:r>
      <w:r w:rsidR="00FB38AA" w:rsidRPr="00DE6131">
        <w:rPr>
          <w:rStyle w:val="Appelnotedebasdep"/>
          <w:color w:val="000000" w:themeColor="text1"/>
          <w:rtl/>
        </w:rPr>
        <w:footnoteReference w:id="222"/>
      </w:r>
      <w:r w:rsidR="00FB38AA" w:rsidRPr="00DE6131">
        <w:rPr>
          <w:rFonts w:hint="cs"/>
          <w:rtl/>
        </w:rPr>
        <w:t>، فالاستمراريـــة</w:t>
      </w:r>
      <w:r w:rsidR="00BE4618" w:rsidRPr="00DE6131">
        <w:rPr>
          <w:rFonts w:hint="cs"/>
          <w:rtl/>
        </w:rPr>
        <w:t xml:space="preserve"> ببساطة هي </w:t>
      </w:r>
      <w:r w:rsidR="00FB38AA" w:rsidRPr="00DE6131">
        <w:rPr>
          <w:rFonts w:hint="cs"/>
          <w:rtl/>
        </w:rPr>
        <w:t xml:space="preserve"> الديمومـــة </w:t>
      </w:r>
      <w:r w:rsidR="00BE4618" w:rsidRPr="00DE6131">
        <w:rPr>
          <w:rFonts w:hint="cs"/>
          <w:rtl/>
        </w:rPr>
        <w:t xml:space="preserve">والتواصل والانتظام في العمل </w:t>
      </w:r>
      <w:r w:rsidR="00FB38AA" w:rsidRPr="00DE6131">
        <w:rPr>
          <w:rFonts w:hint="cs"/>
          <w:rtl/>
        </w:rPr>
        <w:t xml:space="preserve"> دون انقطاع</w:t>
      </w:r>
      <w:r w:rsidR="00AB5759">
        <w:rPr>
          <w:rFonts w:hint="cs"/>
          <w:rtl/>
        </w:rPr>
        <w:t>،</w:t>
      </w:r>
      <w:r w:rsidR="00FB38AA" w:rsidRPr="00DE6131">
        <w:rPr>
          <w:rFonts w:hint="cs"/>
          <w:rtl/>
        </w:rPr>
        <w:t xml:space="preserve"> </w:t>
      </w:r>
      <w:r w:rsidR="00BE4618" w:rsidRPr="00DE6131">
        <w:rPr>
          <w:rFonts w:hint="cs"/>
          <w:rtl/>
        </w:rPr>
        <w:t>ف</w:t>
      </w:r>
      <w:r w:rsidR="00AB5759">
        <w:rPr>
          <w:rFonts w:hint="cs"/>
          <w:rtl/>
        </w:rPr>
        <w:t>إ</w:t>
      </w:r>
      <w:r w:rsidR="00BE4618" w:rsidRPr="00DE6131">
        <w:rPr>
          <w:rFonts w:hint="cs"/>
          <w:rtl/>
        </w:rPr>
        <w:t>ن هدف</w:t>
      </w:r>
      <w:r w:rsidR="00FB38AA" w:rsidRPr="00DE6131">
        <w:rPr>
          <w:rFonts w:hint="cs"/>
          <w:rtl/>
        </w:rPr>
        <w:t xml:space="preserve"> مبدأ الاستمرارية </w:t>
      </w:r>
      <w:r w:rsidR="00BE4618" w:rsidRPr="00DE6131">
        <w:rPr>
          <w:rFonts w:hint="cs"/>
          <w:rtl/>
        </w:rPr>
        <w:t xml:space="preserve">يحصل عندما يتمكن </w:t>
      </w:r>
      <w:r w:rsidR="00FB38AA" w:rsidRPr="00DE6131">
        <w:rPr>
          <w:rFonts w:hint="cs"/>
          <w:rtl/>
        </w:rPr>
        <w:t xml:space="preserve">المرفـق العام من </w:t>
      </w:r>
      <w:r w:rsidR="00BE4618" w:rsidRPr="00DE6131">
        <w:rPr>
          <w:rFonts w:hint="cs"/>
          <w:rtl/>
        </w:rPr>
        <w:t xml:space="preserve">تلبية واشباع </w:t>
      </w:r>
      <w:r w:rsidR="00FB38AA" w:rsidRPr="00DE6131">
        <w:rPr>
          <w:rFonts w:hint="cs"/>
          <w:rtl/>
        </w:rPr>
        <w:t xml:space="preserve"> الحاجات العامـة </w:t>
      </w:r>
      <w:r w:rsidR="00C14818" w:rsidRPr="00DE6131">
        <w:rPr>
          <w:rFonts w:hint="cs"/>
          <w:rtl/>
        </w:rPr>
        <w:t>للأفراد</w:t>
      </w:r>
      <w:r w:rsidR="00BE4618" w:rsidRPr="00DE6131">
        <w:rPr>
          <w:rFonts w:hint="cs"/>
          <w:rtl/>
        </w:rPr>
        <w:t xml:space="preserve"> والجماعات </w:t>
      </w:r>
      <w:r w:rsidR="00FB38AA" w:rsidRPr="00DE6131">
        <w:rPr>
          <w:rFonts w:hint="cs"/>
          <w:rtl/>
        </w:rPr>
        <w:t xml:space="preserve"> دون </w:t>
      </w:r>
      <w:r w:rsidR="00BE4618" w:rsidRPr="00DE6131">
        <w:rPr>
          <w:rFonts w:hint="cs"/>
          <w:rtl/>
        </w:rPr>
        <w:t>توقف</w:t>
      </w:r>
      <w:r w:rsidR="00FB38AA" w:rsidRPr="00DE6131">
        <w:rPr>
          <w:rFonts w:hint="cs"/>
          <w:rtl/>
        </w:rPr>
        <w:t xml:space="preserve">، </w:t>
      </w:r>
      <w:r w:rsidR="00BE4618" w:rsidRPr="00DE6131">
        <w:rPr>
          <w:rFonts w:hint="cs"/>
          <w:rtl/>
        </w:rPr>
        <w:t xml:space="preserve">فيقع على </w:t>
      </w:r>
      <w:r w:rsidR="00FB38AA" w:rsidRPr="00DE6131">
        <w:rPr>
          <w:rFonts w:hint="cs"/>
          <w:rtl/>
        </w:rPr>
        <w:t xml:space="preserve"> السلطات </w:t>
      </w:r>
      <w:r w:rsidR="00BE4618" w:rsidRPr="00DE6131">
        <w:rPr>
          <w:rFonts w:hint="cs"/>
          <w:rtl/>
        </w:rPr>
        <w:t xml:space="preserve">العامة </w:t>
      </w:r>
      <w:r w:rsidR="00FB38AA" w:rsidRPr="00DE6131">
        <w:rPr>
          <w:rFonts w:hint="cs"/>
          <w:rtl/>
        </w:rPr>
        <w:t xml:space="preserve">الإداريـة </w:t>
      </w:r>
      <w:r w:rsidR="00BE4618" w:rsidRPr="00DE6131">
        <w:rPr>
          <w:rFonts w:hint="cs"/>
          <w:rtl/>
        </w:rPr>
        <w:t>ضمان</w:t>
      </w:r>
      <w:r w:rsidR="00FB38AA" w:rsidRPr="00DE6131">
        <w:rPr>
          <w:rFonts w:hint="cs"/>
          <w:rtl/>
        </w:rPr>
        <w:t xml:space="preserve"> </w:t>
      </w:r>
      <w:r w:rsidR="00BE4618" w:rsidRPr="00DE6131">
        <w:rPr>
          <w:rFonts w:hint="cs"/>
          <w:rtl/>
        </w:rPr>
        <w:t>إدارة وتنظيم</w:t>
      </w:r>
      <w:r w:rsidR="00FB38AA" w:rsidRPr="00DE6131">
        <w:rPr>
          <w:rFonts w:hint="cs"/>
          <w:rtl/>
        </w:rPr>
        <w:t xml:space="preserve"> المرافق العامة بصورة منتظمة</w:t>
      </w:r>
      <w:r w:rsidR="00FB38AA" w:rsidRPr="00DE6131">
        <w:rPr>
          <w:rStyle w:val="Appelnotedebasdep"/>
          <w:color w:val="000000" w:themeColor="text1"/>
          <w:rtl/>
        </w:rPr>
        <w:footnoteReference w:id="223"/>
      </w:r>
      <w:r w:rsidR="00566E4C">
        <w:rPr>
          <w:rFonts w:hint="cs"/>
          <w:rtl/>
        </w:rPr>
        <w:t xml:space="preserve">، لذلك فإن الطابع الخاص الذي يميز المرفق العام مقارنة بالمشاريع الخاصة الأخرى هو عدم قابلية المرفق العام لأي توقف أو انقطاع أو حتى تذبذب في القيام بالمهام المنوطة </w:t>
      </w:r>
      <w:r w:rsidR="00FA08A0">
        <w:rPr>
          <w:rFonts w:hint="cs"/>
          <w:rtl/>
        </w:rPr>
        <w:t xml:space="preserve">به، بالإضافة الى أن الحفاظ على هذا المبدأ بالنسبة للمرفق العام </w:t>
      </w:r>
      <w:r w:rsidR="0057773F">
        <w:rPr>
          <w:rFonts w:hint="cs"/>
          <w:rtl/>
        </w:rPr>
        <w:t>يبرر للسلطة العامة القيام بالعديد من الإجراءات للحفاظ عليه.</w:t>
      </w:r>
    </w:p>
    <w:p w14:paraId="50A428F5" w14:textId="5AE3E6AF" w:rsidR="00FB38AA" w:rsidRPr="00DE6131" w:rsidRDefault="009023FD" w:rsidP="001B4F5A">
      <w:pPr>
        <w:rPr>
          <w:rtl/>
        </w:rPr>
      </w:pPr>
      <w:r w:rsidRPr="00DE6131">
        <w:rPr>
          <w:rFonts w:hint="cs"/>
          <w:rtl/>
        </w:rPr>
        <w:t xml:space="preserve">ومن المعلوم أن </w:t>
      </w:r>
      <w:r w:rsidR="00FB38AA" w:rsidRPr="00DE6131">
        <w:rPr>
          <w:rFonts w:hint="cs"/>
          <w:rtl/>
        </w:rPr>
        <w:t xml:space="preserve">الاستمرارية من المبادئ الأساسية التي </w:t>
      </w:r>
      <w:r w:rsidRPr="00DE6131">
        <w:rPr>
          <w:rFonts w:hint="cs"/>
          <w:rtl/>
        </w:rPr>
        <w:t>اقترنت ب</w:t>
      </w:r>
      <w:r w:rsidR="00FB38AA" w:rsidRPr="00DE6131">
        <w:rPr>
          <w:rFonts w:hint="cs"/>
          <w:rtl/>
        </w:rPr>
        <w:t>المرافق العامة</w:t>
      </w:r>
      <w:r w:rsidR="00652BCD">
        <w:rPr>
          <w:rFonts w:hint="cs"/>
          <w:rtl/>
        </w:rPr>
        <w:t xml:space="preserve"> منذ نشأتها فهي إ</w:t>
      </w:r>
      <w:r w:rsidRPr="00DE6131">
        <w:rPr>
          <w:rFonts w:hint="cs"/>
          <w:rtl/>
        </w:rPr>
        <w:t>حدى الركائز الأساسية التي تلازمها</w:t>
      </w:r>
      <w:r w:rsidR="00FB38AA" w:rsidRPr="00DE6131">
        <w:rPr>
          <w:rFonts w:hint="cs"/>
          <w:rtl/>
        </w:rPr>
        <w:t xml:space="preserve">، </w:t>
      </w:r>
      <w:r w:rsidRPr="00DE6131">
        <w:rPr>
          <w:rFonts w:hint="cs"/>
          <w:rtl/>
        </w:rPr>
        <w:t>ف</w:t>
      </w:r>
      <w:r w:rsidR="00FB38AA" w:rsidRPr="00DE6131">
        <w:rPr>
          <w:rFonts w:hint="cs"/>
          <w:rtl/>
        </w:rPr>
        <w:t xml:space="preserve">خدمة </w:t>
      </w:r>
      <w:r w:rsidR="00652BCD">
        <w:rPr>
          <w:rFonts w:hint="cs"/>
          <w:rtl/>
        </w:rPr>
        <w:t>ا</w:t>
      </w:r>
      <w:r w:rsidR="00C14818" w:rsidRPr="00DE6131">
        <w:rPr>
          <w:rFonts w:hint="cs"/>
          <w:rtl/>
        </w:rPr>
        <w:t>لجمهور تمتا</w:t>
      </w:r>
      <w:r w:rsidR="00C14818" w:rsidRPr="00DE6131">
        <w:rPr>
          <w:rtl/>
        </w:rPr>
        <w:t>ز</w:t>
      </w:r>
      <w:r w:rsidRPr="00DE6131">
        <w:rPr>
          <w:rFonts w:hint="cs"/>
          <w:rtl/>
        </w:rPr>
        <w:t xml:space="preserve"> بالتواصل ولا</w:t>
      </w:r>
      <w:r w:rsidR="00C14818" w:rsidRPr="00DE6131">
        <w:rPr>
          <w:rFonts w:hint="cs"/>
          <w:rtl/>
        </w:rPr>
        <w:t xml:space="preserve"> </w:t>
      </w:r>
      <w:r w:rsidRPr="00DE6131">
        <w:rPr>
          <w:rFonts w:hint="cs"/>
          <w:rtl/>
        </w:rPr>
        <w:t>تقبل التوقف كون المرفق العام يلبي احت</w:t>
      </w:r>
      <w:r w:rsidR="00C14818" w:rsidRPr="00DE6131">
        <w:rPr>
          <w:rFonts w:hint="cs"/>
          <w:rtl/>
        </w:rPr>
        <w:t>يا</w:t>
      </w:r>
      <w:r w:rsidRPr="00DE6131">
        <w:rPr>
          <w:rFonts w:hint="cs"/>
          <w:rtl/>
        </w:rPr>
        <w:t xml:space="preserve">جات أساسية </w:t>
      </w:r>
      <w:r w:rsidR="00C14818" w:rsidRPr="00DE6131">
        <w:rPr>
          <w:rFonts w:hint="cs"/>
          <w:rtl/>
        </w:rPr>
        <w:t>لا يتصو</w:t>
      </w:r>
      <w:r w:rsidR="00C14818" w:rsidRPr="00DE6131">
        <w:rPr>
          <w:rtl/>
        </w:rPr>
        <w:t>ر</w:t>
      </w:r>
      <w:r w:rsidRPr="00DE6131">
        <w:rPr>
          <w:rFonts w:hint="cs"/>
          <w:rtl/>
        </w:rPr>
        <w:t xml:space="preserve"> التوقف عن تحقيقها</w:t>
      </w:r>
      <w:r w:rsidR="00FB38AA" w:rsidRPr="00DE6131">
        <w:rPr>
          <w:rFonts w:hint="cs"/>
          <w:rtl/>
        </w:rPr>
        <w:t xml:space="preserve">، </w:t>
      </w:r>
      <w:r w:rsidRPr="00DE6131">
        <w:rPr>
          <w:rFonts w:hint="cs"/>
          <w:rtl/>
        </w:rPr>
        <w:t>وذلك بالنظر</w:t>
      </w:r>
      <w:r w:rsidR="00FB38AA" w:rsidRPr="00DE6131">
        <w:rPr>
          <w:rFonts w:hint="cs"/>
          <w:rtl/>
        </w:rPr>
        <w:t xml:space="preserve"> </w:t>
      </w:r>
      <w:r w:rsidR="00DC2CDD" w:rsidRPr="00DE6131">
        <w:rPr>
          <w:rFonts w:hint="cs"/>
          <w:rtl/>
        </w:rPr>
        <w:t>للعواقب التي تنتج عن انقطــ</w:t>
      </w:r>
      <w:r w:rsidR="00FB38AA" w:rsidRPr="00DE6131">
        <w:rPr>
          <w:rFonts w:hint="cs"/>
          <w:rtl/>
        </w:rPr>
        <w:t>ـاع سير المر</w:t>
      </w:r>
      <w:r w:rsidR="00DC2CDD" w:rsidRPr="00DE6131">
        <w:rPr>
          <w:rFonts w:hint="cs"/>
          <w:rtl/>
        </w:rPr>
        <w:t>ا</w:t>
      </w:r>
      <w:r w:rsidR="00FB38AA" w:rsidRPr="00DE6131">
        <w:rPr>
          <w:rFonts w:hint="cs"/>
          <w:rtl/>
        </w:rPr>
        <w:t>فق العام</w:t>
      </w:r>
      <w:r w:rsidR="00DC2CDD" w:rsidRPr="00DE6131">
        <w:rPr>
          <w:rFonts w:hint="cs"/>
          <w:rtl/>
        </w:rPr>
        <w:t>ة</w:t>
      </w:r>
      <w:r w:rsidR="00FB38AA" w:rsidRPr="00DE6131">
        <w:rPr>
          <w:rFonts w:hint="cs"/>
          <w:rtl/>
        </w:rPr>
        <w:t xml:space="preserve"> </w:t>
      </w:r>
      <w:r w:rsidR="00DC2CDD" w:rsidRPr="00DE6131">
        <w:rPr>
          <w:rFonts w:hint="cs"/>
          <w:rtl/>
        </w:rPr>
        <w:t>و</w:t>
      </w:r>
      <w:r w:rsidR="00FB38AA" w:rsidRPr="00DE6131">
        <w:rPr>
          <w:rFonts w:hint="cs"/>
          <w:rtl/>
        </w:rPr>
        <w:t xml:space="preserve"> </w:t>
      </w:r>
      <w:r w:rsidR="00DC2CDD" w:rsidRPr="00DE6131">
        <w:rPr>
          <w:rFonts w:hint="cs"/>
          <w:rtl/>
        </w:rPr>
        <w:t>أثارها</w:t>
      </w:r>
      <w:r w:rsidR="00FB38AA" w:rsidRPr="00DE6131">
        <w:rPr>
          <w:rFonts w:hint="cs"/>
          <w:rtl/>
        </w:rPr>
        <w:t xml:space="preserve"> </w:t>
      </w:r>
      <w:r w:rsidR="00DC2CDD" w:rsidRPr="00DE6131">
        <w:rPr>
          <w:rFonts w:hint="cs"/>
          <w:rtl/>
        </w:rPr>
        <w:t>الس</w:t>
      </w:r>
      <w:r w:rsidR="00C14818" w:rsidRPr="00DE6131">
        <w:rPr>
          <w:rFonts w:hint="cs"/>
          <w:rtl/>
        </w:rPr>
        <w:t>ل</w:t>
      </w:r>
      <w:r w:rsidR="00DC2CDD" w:rsidRPr="00DE6131">
        <w:rPr>
          <w:rFonts w:hint="cs"/>
          <w:rtl/>
        </w:rPr>
        <w:t xml:space="preserve">بية على المجتمع ككل </w:t>
      </w:r>
      <w:r w:rsidR="00FB38AA" w:rsidRPr="00DE6131">
        <w:rPr>
          <w:rFonts w:hint="cs"/>
          <w:rtl/>
        </w:rPr>
        <w:t xml:space="preserve">، </w:t>
      </w:r>
      <w:r w:rsidR="00DC2CDD" w:rsidRPr="00DE6131">
        <w:rPr>
          <w:rFonts w:hint="cs"/>
          <w:rtl/>
        </w:rPr>
        <w:t xml:space="preserve">لذلك تسعى السلطات العامة في أي دولة الى </w:t>
      </w:r>
      <w:r w:rsidR="00FB38AA" w:rsidRPr="00DE6131">
        <w:rPr>
          <w:rFonts w:hint="cs"/>
          <w:rtl/>
        </w:rPr>
        <w:t xml:space="preserve"> </w:t>
      </w:r>
      <w:r w:rsidR="00652BCD">
        <w:rPr>
          <w:rFonts w:hint="cs"/>
          <w:rtl/>
        </w:rPr>
        <w:t>تأ</w:t>
      </w:r>
      <w:r w:rsidR="00DC2CDD" w:rsidRPr="00DE6131">
        <w:rPr>
          <w:rFonts w:hint="cs"/>
          <w:rtl/>
        </w:rPr>
        <w:t>مين</w:t>
      </w:r>
      <w:r w:rsidR="00FB38AA" w:rsidRPr="00DE6131">
        <w:rPr>
          <w:rFonts w:hint="cs"/>
          <w:rtl/>
        </w:rPr>
        <w:t xml:space="preserve"> استمرار </w:t>
      </w:r>
      <w:r w:rsidR="00DC2CDD" w:rsidRPr="00DE6131">
        <w:rPr>
          <w:rFonts w:hint="cs"/>
          <w:rtl/>
        </w:rPr>
        <w:t>تقديم  المرافق العامة ل</w:t>
      </w:r>
      <w:r w:rsidR="00FB38AA" w:rsidRPr="00DE6131">
        <w:rPr>
          <w:rFonts w:hint="cs"/>
          <w:rtl/>
        </w:rPr>
        <w:t xml:space="preserve">لخدمة العمومية </w:t>
      </w:r>
      <w:r w:rsidR="007F791C">
        <w:rPr>
          <w:rFonts w:hint="cs"/>
          <w:rtl/>
        </w:rPr>
        <w:t>في كل وقت وتحت أي ظرف،</w:t>
      </w:r>
      <w:r w:rsidR="00DC2CDD" w:rsidRPr="00DE6131">
        <w:rPr>
          <w:rFonts w:hint="cs"/>
          <w:rtl/>
        </w:rPr>
        <w:t xml:space="preserve">ويلازم </w:t>
      </w:r>
      <w:r w:rsidR="00DC2CDD" w:rsidRPr="00DE6131">
        <w:rPr>
          <w:rFonts w:hint="cs"/>
          <w:rtl/>
        </w:rPr>
        <w:lastRenderedPageBreak/>
        <w:t xml:space="preserve">هذا </w:t>
      </w:r>
      <w:r w:rsidR="00FB38AA" w:rsidRPr="00DE6131">
        <w:rPr>
          <w:rFonts w:hint="cs"/>
          <w:rtl/>
        </w:rPr>
        <w:t xml:space="preserve"> المبدأ </w:t>
      </w:r>
      <w:r w:rsidR="00DC2CDD" w:rsidRPr="00DE6131">
        <w:rPr>
          <w:rFonts w:hint="cs"/>
          <w:rtl/>
        </w:rPr>
        <w:t xml:space="preserve">المرفق العام مهما  كان </w:t>
      </w:r>
      <w:r w:rsidR="00C14818" w:rsidRPr="00DE6131">
        <w:rPr>
          <w:rFonts w:hint="cs"/>
          <w:rtl/>
        </w:rPr>
        <w:t>الأسلوب</w:t>
      </w:r>
      <w:r w:rsidR="00DC2CDD" w:rsidRPr="00DE6131">
        <w:rPr>
          <w:rFonts w:hint="cs"/>
          <w:rtl/>
        </w:rPr>
        <w:t xml:space="preserve"> </w:t>
      </w:r>
      <w:r w:rsidR="007F791C">
        <w:rPr>
          <w:rFonts w:hint="cs"/>
          <w:rtl/>
        </w:rPr>
        <w:t xml:space="preserve"> المعتمد في </w:t>
      </w:r>
      <w:r w:rsidR="00DC2CDD" w:rsidRPr="00DE6131">
        <w:rPr>
          <w:rFonts w:hint="cs"/>
          <w:rtl/>
        </w:rPr>
        <w:t>ت</w:t>
      </w:r>
      <w:r w:rsidR="006704D9" w:rsidRPr="00DE6131">
        <w:rPr>
          <w:rFonts w:hint="cs"/>
          <w:rtl/>
        </w:rPr>
        <w:t>سيير</w:t>
      </w:r>
      <w:r w:rsidR="007F791C">
        <w:rPr>
          <w:rFonts w:hint="cs"/>
          <w:rtl/>
        </w:rPr>
        <w:t>ه</w:t>
      </w:r>
      <w:r w:rsidR="00FB38AA" w:rsidRPr="00DE6131">
        <w:rPr>
          <w:rFonts w:hint="cs"/>
          <w:rtl/>
        </w:rPr>
        <w:t xml:space="preserve">، </w:t>
      </w:r>
      <w:r w:rsidR="00DC2CDD" w:rsidRPr="00DE6131">
        <w:rPr>
          <w:rFonts w:hint="cs"/>
          <w:rtl/>
        </w:rPr>
        <w:t>ف</w:t>
      </w:r>
      <w:r w:rsidR="006704D9" w:rsidRPr="00DE6131">
        <w:rPr>
          <w:rFonts w:hint="cs"/>
          <w:rtl/>
        </w:rPr>
        <w:t xml:space="preserve">في التسيير المفوض </w:t>
      </w:r>
      <w:r w:rsidR="00DC2CDD" w:rsidRPr="00DE6131">
        <w:rPr>
          <w:rFonts w:hint="cs"/>
          <w:rtl/>
        </w:rPr>
        <w:t>يقع على عاتق صاحب التفويض</w:t>
      </w:r>
      <w:r w:rsidR="006704D9" w:rsidRPr="00DE6131">
        <w:rPr>
          <w:rFonts w:hint="cs"/>
          <w:rtl/>
        </w:rPr>
        <w:t xml:space="preserve"> في أن يسهر على تقديم </w:t>
      </w:r>
      <w:r w:rsidR="00FB38AA" w:rsidRPr="00DE6131">
        <w:rPr>
          <w:rFonts w:hint="cs"/>
          <w:rtl/>
        </w:rPr>
        <w:t xml:space="preserve"> الخدمة العمومية للمنتفعين على سبيل الاستمرارية والتواصل، </w:t>
      </w:r>
      <w:r w:rsidR="006704D9" w:rsidRPr="00DE6131">
        <w:rPr>
          <w:rFonts w:hint="cs"/>
          <w:rtl/>
        </w:rPr>
        <w:t>و</w:t>
      </w:r>
      <w:r w:rsidR="00FB38AA" w:rsidRPr="00DE6131">
        <w:rPr>
          <w:rFonts w:hint="cs"/>
          <w:rtl/>
        </w:rPr>
        <w:t xml:space="preserve"> يوفر </w:t>
      </w:r>
      <w:r w:rsidR="006704D9" w:rsidRPr="00DE6131">
        <w:rPr>
          <w:rFonts w:hint="cs"/>
          <w:rtl/>
        </w:rPr>
        <w:t xml:space="preserve">كل </w:t>
      </w:r>
      <w:r w:rsidR="00C14818" w:rsidRPr="00DE6131">
        <w:rPr>
          <w:rFonts w:hint="cs"/>
          <w:rtl/>
        </w:rPr>
        <w:t>ما يلز</w:t>
      </w:r>
      <w:r w:rsidR="00C14818" w:rsidRPr="00DE6131">
        <w:rPr>
          <w:rtl/>
        </w:rPr>
        <w:t>م</w:t>
      </w:r>
      <w:r w:rsidR="006704D9" w:rsidRPr="00DE6131">
        <w:rPr>
          <w:rFonts w:hint="cs"/>
          <w:rtl/>
        </w:rPr>
        <w:t xml:space="preserve"> من عتاد مادي وبشري</w:t>
      </w:r>
      <w:r w:rsidR="00FB38AA" w:rsidRPr="00DE6131">
        <w:rPr>
          <w:rFonts w:hint="cs"/>
          <w:rtl/>
        </w:rPr>
        <w:t xml:space="preserve"> </w:t>
      </w:r>
      <w:r w:rsidR="007F791C">
        <w:rPr>
          <w:rFonts w:hint="cs"/>
          <w:rtl/>
        </w:rPr>
        <w:t>لتأ</w:t>
      </w:r>
      <w:r w:rsidR="006704D9" w:rsidRPr="00DE6131">
        <w:rPr>
          <w:rFonts w:hint="cs"/>
          <w:rtl/>
        </w:rPr>
        <w:t>مين</w:t>
      </w:r>
      <w:r w:rsidR="00FB38AA" w:rsidRPr="00DE6131">
        <w:rPr>
          <w:rFonts w:hint="cs"/>
          <w:rtl/>
        </w:rPr>
        <w:t xml:space="preserve"> </w:t>
      </w:r>
      <w:r w:rsidR="006704D9" w:rsidRPr="00DE6131">
        <w:rPr>
          <w:rFonts w:hint="cs"/>
          <w:rtl/>
        </w:rPr>
        <w:t>استمرارية المرفق</w:t>
      </w:r>
      <w:r w:rsidR="007F791C">
        <w:rPr>
          <w:rFonts w:hint="cs"/>
          <w:rtl/>
        </w:rPr>
        <w:t xml:space="preserve"> العام</w:t>
      </w:r>
      <w:r w:rsidR="00FB38AA" w:rsidRPr="00DE6131">
        <w:rPr>
          <w:rStyle w:val="Appelnotedebasdep"/>
          <w:color w:val="000000" w:themeColor="text1"/>
          <w:rtl/>
        </w:rPr>
        <w:footnoteReference w:id="224"/>
      </w:r>
      <w:r w:rsidR="00FB38AA" w:rsidRPr="00DE6131">
        <w:rPr>
          <w:rFonts w:hint="cs"/>
          <w:rtl/>
        </w:rPr>
        <w:t xml:space="preserve">. </w:t>
      </w:r>
    </w:p>
    <w:p w14:paraId="74407AE5" w14:textId="3D9AADA0" w:rsidR="00E9297E" w:rsidRDefault="00FB38AA" w:rsidP="004E3F51">
      <w:pPr>
        <w:rPr>
          <w:color w:val="000000" w:themeColor="text1"/>
          <w:rtl/>
        </w:rPr>
      </w:pPr>
      <w:r w:rsidRPr="00DE6131">
        <w:rPr>
          <w:rFonts w:hint="cs"/>
          <w:color w:val="000000" w:themeColor="text1"/>
          <w:rtl/>
        </w:rPr>
        <w:t xml:space="preserve"> </w:t>
      </w:r>
      <w:r w:rsidR="006704D9" w:rsidRPr="00DE6131">
        <w:rPr>
          <w:rFonts w:hint="cs"/>
          <w:color w:val="000000" w:themeColor="text1"/>
          <w:rtl/>
        </w:rPr>
        <w:t>ف</w:t>
      </w:r>
      <w:r w:rsidRPr="00DE6131">
        <w:rPr>
          <w:rFonts w:hint="cs"/>
          <w:color w:val="000000" w:themeColor="text1"/>
          <w:rtl/>
        </w:rPr>
        <w:t xml:space="preserve">الهدف من استمرارية المرفق العام هو </w:t>
      </w:r>
      <w:r w:rsidR="006704D9" w:rsidRPr="00DE6131">
        <w:rPr>
          <w:rFonts w:hint="cs"/>
          <w:color w:val="000000" w:themeColor="text1"/>
          <w:rtl/>
        </w:rPr>
        <w:t xml:space="preserve">بالضرورة </w:t>
      </w:r>
      <w:r w:rsidRPr="00DE6131">
        <w:rPr>
          <w:rFonts w:hint="cs"/>
          <w:color w:val="000000" w:themeColor="text1"/>
          <w:rtl/>
        </w:rPr>
        <w:t xml:space="preserve"> استمرارية </w:t>
      </w:r>
      <w:r w:rsidR="006704D9" w:rsidRPr="00DE6131">
        <w:rPr>
          <w:rFonts w:hint="cs"/>
          <w:color w:val="000000" w:themeColor="text1"/>
          <w:rtl/>
        </w:rPr>
        <w:t xml:space="preserve">تلقي الخدمات من قبل المنتفعين </w:t>
      </w:r>
      <w:r w:rsidRPr="00DE6131">
        <w:rPr>
          <w:rFonts w:hint="cs"/>
          <w:color w:val="000000" w:themeColor="text1"/>
          <w:rtl/>
        </w:rPr>
        <w:t xml:space="preserve"> </w:t>
      </w:r>
      <w:r w:rsidR="006704D9" w:rsidRPr="00DE6131">
        <w:rPr>
          <w:rFonts w:hint="cs"/>
          <w:color w:val="000000" w:themeColor="text1"/>
          <w:rtl/>
        </w:rPr>
        <w:t>بذلك يشكل مبدأ الاستمرارية أحد ال</w:t>
      </w:r>
      <w:r w:rsidRPr="00DE6131">
        <w:rPr>
          <w:rFonts w:hint="cs"/>
          <w:color w:val="000000" w:themeColor="text1"/>
          <w:rtl/>
        </w:rPr>
        <w:t>قيود</w:t>
      </w:r>
      <w:r w:rsidR="006704D9" w:rsidRPr="00DE6131">
        <w:rPr>
          <w:rFonts w:hint="cs"/>
          <w:color w:val="000000" w:themeColor="text1"/>
          <w:rtl/>
        </w:rPr>
        <w:t xml:space="preserve"> التي تفرضها </w:t>
      </w:r>
      <w:r w:rsidRPr="00DE6131">
        <w:rPr>
          <w:rFonts w:hint="cs"/>
          <w:color w:val="000000" w:themeColor="text1"/>
          <w:rtl/>
        </w:rPr>
        <w:t xml:space="preserve"> المصلحة العامة، سواء </w:t>
      </w:r>
      <w:r w:rsidR="006704D9" w:rsidRPr="00DE6131">
        <w:rPr>
          <w:rFonts w:hint="cs"/>
          <w:color w:val="000000" w:themeColor="text1"/>
          <w:rtl/>
        </w:rPr>
        <w:t>كان التنفيذ بواسطة</w:t>
      </w:r>
      <w:r w:rsidRPr="00DE6131">
        <w:rPr>
          <w:rFonts w:hint="cs"/>
          <w:color w:val="000000" w:themeColor="text1"/>
          <w:rtl/>
        </w:rPr>
        <w:t xml:space="preserve">  شخص من أشخاص القانون العام أو الخاص، </w:t>
      </w:r>
      <w:r w:rsidR="006704D9" w:rsidRPr="00DE6131">
        <w:rPr>
          <w:rFonts w:hint="cs"/>
          <w:color w:val="000000" w:themeColor="text1"/>
          <w:rtl/>
        </w:rPr>
        <w:t xml:space="preserve">وينتج عن هذا </w:t>
      </w:r>
      <w:r w:rsidRPr="00DE6131">
        <w:rPr>
          <w:rFonts w:hint="cs"/>
          <w:color w:val="000000" w:themeColor="text1"/>
          <w:rtl/>
        </w:rPr>
        <w:t xml:space="preserve"> القيد مجموعة من الالتزامات </w:t>
      </w:r>
      <w:r w:rsidR="006704D9" w:rsidRPr="00DE6131">
        <w:rPr>
          <w:rFonts w:hint="cs"/>
          <w:color w:val="000000" w:themeColor="text1"/>
          <w:rtl/>
        </w:rPr>
        <w:t>التي تقع على المسير مهما كانت طبيعته</w:t>
      </w:r>
      <w:r w:rsidR="00D90ADB" w:rsidRPr="00DE6131">
        <w:rPr>
          <w:rFonts w:hint="cs"/>
          <w:color w:val="000000" w:themeColor="text1"/>
          <w:rtl/>
        </w:rPr>
        <w:t xml:space="preserve">، بالإضافة الى أن </w:t>
      </w:r>
      <w:r w:rsidRPr="00DE6131">
        <w:rPr>
          <w:rFonts w:hint="cs"/>
          <w:color w:val="000000" w:themeColor="text1"/>
          <w:rtl/>
        </w:rPr>
        <w:t>امتيازات السلطة العامة</w:t>
      </w:r>
      <w:r w:rsidR="00D90ADB" w:rsidRPr="00DE6131">
        <w:rPr>
          <w:rFonts w:hint="cs"/>
          <w:color w:val="000000" w:themeColor="text1"/>
          <w:rtl/>
        </w:rPr>
        <w:t xml:space="preserve"> التي تمنح للقائم على تسيير </w:t>
      </w:r>
      <w:r w:rsidR="00C14818" w:rsidRPr="00DE6131">
        <w:rPr>
          <w:rFonts w:hint="cs"/>
          <w:color w:val="000000" w:themeColor="text1"/>
          <w:rtl/>
        </w:rPr>
        <w:t>المرفق</w:t>
      </w:r>
      <w:r w:rsidR="007D7DCC">
        <w:rPr>
          <w:rFonts w:hint="cs"/>
          <w:color w:val="000000" w:themeColor="text1"/>
          <w:rtl/>
        </w:rPr>
        <w:t xml:space="preserve"> العام تجد أساسها في</w:t>
      </w:r>
      <w:r w:rsidR="00D90ADB" w:rsidRPr="00DE6131">
        <w:rPr>
          <w:rFonts w:hint="cs"/>
          <w:color w:val="000000" w:themeColor="text1"/>
          <w:rtl/>
        </w:rPr>
        <w:t xml:space="preserve"> ضرورة استمرار المرفق العام</w:t>
      </w:r>
      <w:r w:rsidRPr="00DE6131">
        <w:rPr>
          <w:rFonts w:hint="cs"/>
          <w:color w:val="000000" w:themeColor="text1"/>
          <w:rtl/>
        </w:rPr>
        <w:t xml:space="preserve">، فنشاط المرفق </w:t>
      </w:r>
      <w:r w:rsidR="007D7DCC">
        <w:rPr>
          <w:rFonts w:hint="cs"/>
          <w:color w:val="000000" w:themeColor="text1"/>
          <w:rtl/>
        </w:rPr>
        <w:t>العام لابد أن</w:t>
      </w:r>
      <w:r w:rsidR="00D90ADB" w:rsidRPr="00DE6131">
        <w:rPr>
          <w:rFonts w:hint="cs"/>
          <w:color w:val="000000" w:themeColor="text1"/>
          <w:rtl/>
        </w:rPr>
        <w:t xml:space="preserve"> </w:t>
      </w:r>
      <w:r w:rsidRPr="00DE6131">
        <w:rPr>
          <w:rFonts w:hint="cs"/>
          <w:color w:val="000000" w:themeColor="text1"/>
          <w:rtl/>
        </w:rPr>
        <w:t xml:space="preserve">يستمر بصورة مضطردة </w:t>
      </w:r>
      <w:r w:rsidR="00D90ADB" w:rsidRPr="00DE6131">
        <w:rPr>
          <w:rFonts w:hint="cs"/>
          <w:color w:val="000000" w:themeColor="text1"/>
          <w:rtl/>
        </w:rPr>
        <w:t xml:space="preserve">من دون انقطاع </w:t>
      </w:r>
      <w:r w:rsidR="004E3F51">
        <w:rPr>
          <w:rFonts w:hint="cs"/>
          <w:color w:val="000000" w:themeColor="text1"/>
          <w:rtl/>
        </w:rPr>
        <w:t>و</w:t>
      </w:r>
      <w:r w:rsidR="00D90ADB" w:rsidRPr="00DE6131">
        <w:rPr>
          <w:rFonts w:hint="cs"/>
          <w:color w:val="000000" w:themeColor="text1"/>
          <w:rtl/>
        </w:rPr>
        <w:t xml:space="preserve">تحت أي ظرف كان سواء في </w:t>
      </w:r>
      <w:r w:rsidRPr="00DE6131">
        <w:rPr>
          <w:rFonts w:hint="cs"/>
          <w:color w:val="000000" w:themeColor="text1"/>
          <w:rtl/>
        </w:rPr>
        <w:t xml:space="preserve">الظروف العادية أو الاستثنائية ومن هنا </w:t>
      </w:r>
      <w:r w:rsidR="00D90ADB" w:rsidRPr="00DE6131">
        <w:rPr>
          <w:rFonts w:hint="cs"/>
          <w:color w:val="000000" w:themeColor="text1"/>
          <w:rtl/>
        </w:rPr>
        <w:t xml:space="preserve">يمكن استنتاج </w:t>
      </w:r>
      <w:r w:rsidRPr="00DE6131">
        <w:rPr>
          <w:rFonts w:hint="cs"/>
          <w:color w:val="000000" w:themeColor="text1"/>
          <w:rtl/>
        </w:rPr>
        <w:t xml:space="preserve"> </w:t>
      </w:r>
      <w:r w:rsidR="00D90ADB" w:rsidRPr="00DE6131">
        <w:rPr>
          <w:rFonts w:hint="cs"/>
          <w:color w:val="000000" w:themeColor="text1"/>
          <w:rtl/>
        </w:rPr>
        <w:t>ال</w:t>
      </w:r>
      <w:r w:rsidRPr="00DE6131">
        <w:rPr>
          <w:rFonts w:hint="cs"/>
          <w:color w:val="000000" w:themeColor="text1"/>
          <w:rtl/>
        </w:rPr>
        <w:t>أهمية</w:t>
      </w:r>
      <w:r w:rsidR="00965AFA">
        <w:rPr>
          <w:rFonts w:hint="cs"/>
          <w:color w:val="000000" w:themeColor="text1"/>
          <w:rtl/>
        </w:rPr>
        <w:t xml:space="preserve"> القصوى</w:t>
      </w:r>
      <w:r w:rsidR="00D90ADB" w:rsidRPr="00DE6131">
        <w:rPr>
          <w:rFonts w:hint="cs"/>
          <w:color w:val="000000" w:themeColor="text1"/>
          <w:rtl/>
        </w:rPr>
        <w:t xml:space="preserve"> التي يحظى بها </w:t>
      </w:r>
      <w:r w:rsidRPr="00DE6131">
        <w:rPr>
          <w:rFonts w:hint="cs"/>
          <w:color w:val="000000" w:themeColor="text1"/>
          <w:rtl/>
        </w:rPr>
        <w:t>هدا المبدأ</w:t>
      </w:r>
      <w:r w:rsidR="00D90ADB" w:rsidRPr="00DE6131">
        <w:rPr>
          <w:rFonts w:hint="cs"/>
          <w:color w:val="000000" w:themeColor="text1"/>
          <w:rtl/>
        </w:rPr>
        <w:t xml:space="preserve">، </w:t>
      </w:r>
      <w:r w:rsidRPr="00DE6131">
        <w:rPr>
          <w:rFonts w:hint="cs"/>
          <w:color w:val="000000" w:themeColor="text1"/>
          <w:rtl/>
        </w:rPr>
        <w:t xml:space="preserve"> </w:t>
      </w:r>
      <w:r w:rsidR="00D90ADB" w:rsidRPr="00DE6131">
        <w:rPr>
          <w:rFonts w:hint="cs"/>
          <w:color w:val="000000" w:themeColor="text1"/>
          <w:rtl/>
        </w:rPr>
        <w:t>فلا</w:t>
      </w:r>
      <w:r w:rsidR="00965AFA">
        <w:rPr>
          <w:rFonts w:hint="cs"/>
          <w:color w:val="000000" w:themeColor="text1"/>
          <w:rtl/>
        </w:rPr>
        <w:t xml:space="preserve"> </w:t>
      </w:r>
      <w:r w:rsidR="00D90ADB" w:rsidRPr="00DE6131">
        <w:rPr>
          <w:rFonts w:hint="cs"/>
          <w:color w:val="000000" w:themeColor="text1"/>
          <w:rtl/>
        </w:rPr>
        <w:t>بد للقائم على تنفيذ ا</w:t>
      </w:r>
      <w:r w:rsidRPr="00DE6131">
        <w:rPr>
          <w:rFonts w:hint="cs"/>
          <w:color w:val="000000" w:themeColor="text1"/>
          <w:rtl/>
        </w:rPr>
        <w:t xml:space="preserve">لمرفق العام </w:t>
      </w:r>
      <w:r w:rsidR="00D90ADB" w:rsidRPr="00DE6131">
        <w:rPr>
          <w:rFonts w:hint="cs"/>
          <w:color w:val="000000" w:themeColor="text1"/>
          <w:rtl/>
        </w:rPr>
        <w:t xml:space="preserve">أن يسلك جميع السبل ويأخذ جميع </w:t>
      </w:r>
      <w:r w:rsidRPr="00DE6131">
        <w:rPr>
          <w:rFonts w:hint="cs"/>
          <w:color w:val="000000" w:themeColor="text1"/>
          <w:rtl/>
        </w:rPr>
        <w:t xml:space="preserve"> </w:t>
      </w:r>
      <w:r w:rsidR="00D90ADB" w:rsidRPr="00DE6131">
        <w:rPr>
          <w:rFonts w:hint="cs"/>
          <w:color w:val="000000" w:themeColor="text1"/>
          <w:rtl/>
        </w:rPr>
        <w:t xml:space="preserve">الاحتياطات </w:t>
      </w:r>
      <w:r w:rsidRPr="00DE6131">
        <w:rPr>
          <w:rFonts w:hint="cs"/>
          <w:color w:val="000000" w:themeColor="text1"/>
          <w:rtl/>
        </w:rPr>
        <w:t xml:space="preserve"> </w:t>
      </w:r>
      <w:r w:rsidR="00D90ADB" w:rsidRPr="00DE6131">
        <w:rPr>
          <w:rFonts w:hint="cs"/>
          <w:color w:val="000000" w:themeColor="text1"/>
          <w:rtl/>
        </w:rPr>
        <w:t>اللازمة</w:t>
      </w:r>
      <w:r w:rsidRPr="00DE6131">
        <w:rPr>
          <w:rFonts w:hint="cs"/>
          <w:color w:val="000000" w:themeColor="text1"/>
          <w:rtl/>
        </w:rPr>
        <w:t xml:space="preserve"> </w:t>
      </w:r>
      <w:r w:rsidR="004E3F51">
        <w:rPr>
          <w:rFonts w:hint="cs"/>
          <w:color w:val="000000" w:themeColor="text1"/>
          <w:rtl/>
        </w:rPr>
        <w:t xml:space="preserve">للتصدي </w:t>
      </w:r>
      <w:r w:rsidR="00C14818" w:rsidRPr="00DE6131">
        <w:rPr>
          <w:rFonts w:hint="cs"/>
          <w:color w:val="000000" w:themeColor="text1"/>
          <w:rtl/>
        </w:rPr>
        <w:t>لأي</w:t>
      </w:r>
      <w:r w:rsidRPr="00DE6131">
        <w:rPr>
          <w:rFonts w:hint="cs"/>
          <w:color w:val="000000" w:themeColor="text1"/>
          <w:rtl/>
        </w:rPr>
        <w:t xml:space="preserve"> طارئ قد يعيق استمراري</w:t>
      </w:r>
      <w:r w:rsidR="00D90ADB" w:rsidRPr="00DE6131">
        <w:rPr>
          <w:rFonts w:hint="cs"/>
          <w:color w:val="000000" w:themeColor="text1"/>
          <w:rtl/>
        </w:rPr>
        <w:t>ة المرفق العام</w:t>
      </w:r>
      <w:r w:rsidRPr="00DE6131">
        <w:rPr>
          <w:rStyle w:val="Appelnotedebasdep"/>
          <w:color w:val="000000" w:themeColor="text1"/>
          <w:rtl/>
        </w:rPr>
        <w:footnoteReference w:id="225"/>
      </w:r>
      <w:r w:rsidR="004E3F51">
        <w:rPr>
          <w:rFonts w:hint="cs"/>
          <w:color w:val="000000" w:themeColor="text1"/>
          <w:rtl/>
        </w:rPr>
        <w:t>، فاستمرار</w:t>
      </w:r>
      <w:r w:rsidR="00965AFA">
        <w:rPr>
          <w:rFonts w:hint="cs"/>
          <w:color w:val="000000" w:themeColor="text1"/>
          <w:rtl/>
        </w:rPr>
        <w:t xml:space="preserve"> المرفق العام في </w:t>
      </w:r>
      <w:r w:rsidR="00FC5487">
        <w:rPr>
          <w:rFonts w:hint="cs"/>
          <w:color w:val="000000" w:themeColor="text1"/>
          <w:rtl/>
        </w:rPr>
        <w:t>تأدية</w:t>
      </w:r>
      <w:r w:rsidR="00965AFA">
        <w:rPr>
          <w:rFonts w:hint="cs"/>
          <w:color w:val="000000" w:themeColor="text1"/>
          <w:rtl/>
        </w:rPr>
        <w:t xml:space="preserve"> الخدمات </w:t>
      </w:r>
      <w:r w:rsidR="001122A8">
        <w:rPr>
          <w:rFonts w:hint="cs"/>
          <w:color w:val="000000" w:themeColor="text1"/>
          <w:rtl/>
        </w:rPr>
        <w:t>الموكل</w:t>
      </w:r>
      <w:r w:rsidR="001122A8">
        <w:rPr>
          <w:color w:val="000000" w:themeColor="text1"/>
          <w:rtl/>
        </w:rPr>
        <w:t>ة</w:t>
      </w:r>
      <w:r w:rsidR="004E3F51">
        <w:rPr>
          <w:rFonts w:hint="cs"/>
          <w:color w:val="000000" w:themeColor="text1"/>
          <w:rtl/>
        </w:rPr>
        <w:t xml:space="preserve"> إ</w:t>
      </w:r>
      <w:r w:rsidR="00965AFA">
        <w:rPr>
          <w:rFonts w:hint="cs"/>
          <w:color w:val="000000" w:themeColor="text1"/>
          <w:rtl/>
        </w:rPr>
        <w:t xml:space="preserve">ليه يعد من المسلمات التي استقرت عليها </w:t>
      </w:r>
      <w:r w:rsidR="00535ECF">
        <w:rPr>
          <w:rFonts w:hint="cs"/>
          <w:color w:val="000000" w:themeColor="text1"/>
          <w:rtl/>
        </w:rPr>
        <w:t>جل التشريعات والفقهاء والاجتهادات القضائية.</w:t>
      </w:r>
    </w:p>
    <w:p w14:paraId="6A762865" w14:textId="06C6F091" w:rsidR="00747384" w:rsidRDefault="00D90ADB" w:rsidP="001B4F5A">
      <w:pPr>
        <w:rPr>
          <w:rtl/>
        </w:rPr>
      </w:pPr>
      <w:r w:rsidRPr="00DE6131">
        <w:rPr>
          <w:rFonts w:hint="cs"/>
          <w:rtl/>
        </w:rPr>
        <w:t xml:space="preserve">وبناء على ذلك نصت كل التشريعات المقارنة على تنظيم عمل المرافق العامة حتى في الظروف الاستثنائية والحالات الطارئة </w:t>
      </w:r>
      <w:r w:rsidR="007939EC" w:rsidRPr="00DE6131">
        <w:rPr>
          <w:rFonts w:hint="cs"/>
          <w:rtl/>
        </w:rPr>
        <w:t>بما يكفل تقديم الحد الأدنى من الخدمات الضرورية لتفادي مخاطر التوقف التام للمرافق العامة عن القيام بوظائفها، و</w:t>
      </w:r>
      <w:r w:rsidR="00C004E9">
        <w:rPr>
          <w:rFonts w:hint="cs"/>
          <w:rtl/>
        </w:rPr>
        <w:t>أ</w:t>
      </w:r>
      <w:r w:rsidR="007939EC" w:rsidRPr="00DE6131">
        <w:rPr>
          <w:rFonts w:hint="cs"/>
          <w:rtl/>
        </w:rPr>
        <w:t xml:space="preserve">لزمت الشركاء الخواص في التسيير العام على أخذ كل الاحتياطات اللازمة لضمان استمرارية عمل المرافق العامة المفوضة بنصوص واضحة وكذا تضمين اتفاقيات التفويض ودفاتر الشروط الخاصة بالمرافق المفوضة ببنود تلزم صاحب التفويض بمبدأ استمرارية عمل المرفق بانتظام </w:t>
      </w:r>
      <w:r w:rsidR="00C14818" w:rsidRPr="00DE6131">
        <w:rPr>
          <w:rFonts w:hint="cs"/>
          <w:rtl/>
        </w:rPr>
        <w:t>واضطراد</w:t>
      </w:r>
      <w:r w:rsidR="00E9297E">
        <w:rPr>
          <w:rFonts w:hint="cs"/>
          <w:rtl/>
        </w:rPr>
        <w:t xml:space="preserve"> تحت أي ظرف من الظروف مهما كان مرهقا بل </w:t>
      </w:r>
      <w:r w:rsidR="00C004E9">
        <w:rPr>
          <w:rFonts w:hint="cs"/>
          <w:rtl/>
        </w:rPr>
        <w:t>واش</w:t>
      </w:r>
      <w:r w:rsidR="001122A8">
        <w:rPr>
          <w:rFonts w:hint="cs"/>
          <w:rtl/>
        </w:rPr>
        <w:t>تطرت</w:t>
      </w:r>
      <w:r w:rsidR="00E9297E">
        <w:rPr>
          <w:rFonts w:hint="cs"/>
          <w:rtl/>
        </w:rPr>
        <w:t xml:space="preserve"> أغلب النصوص القانونية </w:t>
      </w:r>
      <w:r w:rsidR="005A65B2">
        <w:rPr>
          <w:rFonts w:hint="cs"/>
          <w:rtl/>
        </w:rPr>
        <w:t xml:space="preserve">استمرار المفوض اليه في القيام بالمهام المرفقية المسندة اليه في اطار تنفيذ المرفق العام موضوع التفويض </w:t>
      </w:r>
      <w:r w:rsidR="00747384">
        <w:rPr>
          <w:rFonts w:hint="cs"/>
          <w:rtl/>
        </w:rPr>
        <w:t>كشرط وبند أساسي للاستجابة الى مطالبه الرامية الى التعويض عن كل الاضرار التي يمكن أن تو</w:t>
      </w:r>
      <w:r w:rsidR="00501276">
        <w:rPr>
          <w:rFonts w:hint="cs"/>
          <w:rtl/>
        </w:rPr>
        <w:t>ا</w:t>
      </w:r>
      <w:r w:rsidR="00747384">
        <w:rPr>
          <w:rFonts w:hint="cs"/>
          <w:rtl/>
        </w:rPr>
        <w:t xml:space="preserve">جهه في </w:t>
      </w:r>
      <w:r w:rsidR="00501276">
        <w:rPr>
          <w:rFonts w:hint="cs"/>
          <w:rtl/>
        </w:rPr>
        <w:t>إ</w:t>
      </w:r>
      <w:r w:rsidR="00747384">
        <w:rPr>
          <w:rFonts w:hint="cs"/>
          <w:rtl/>
        </w:rPr>
        <w:t>طار تحقيقه للمرفق العام محل التفويض ذلك ل</w:t>
      </w:r>
      <w:r w:rsidR="00501276">
        <w:rPr>
          <w:rFonts w:hint="cs"/>
          <w:rtl/>
        </w:rPr>
        <w:t>أ</w:t>
      </w:r>
      <w:r w:rsidR="00747384">
        <w:rPr>
          <w:rFonts w:hint="cs"/>
          <w:rtl/>
        </w:rPr>
        <w:t>ن مبدأ الاستمرارية والديمومة من المبادئ الأساسية اللصيقة بالمرافق العامة مهما كانت الأنماط</w:t>
      </w:r>
      <w:r w:rsidR="00CB406A">
        <w:rPr>
          <w:rFonts w:hint="cs"/>
          <w:rtl/>
        </w:rPr>
        <w:t xml:space="preserve"> </w:t>
      </w:r>
      <w:r w:rsidR="00747384">
        <w:rPr>
          <w:rFonts w:hint="cs"/>
          <w:rtl/>
        </w:rPr>
        <w:t>المعتمدة في تنظيم واستغلال المرافق العامة.</w:t>
      </w:r>
    </w:p>
    <w:p w14:paraId="3A6C80E8" w14:textId="0DC4DC8E" w:rsidR="007D4E5E" w:rsidRDefault="000F18CD" w:rsidP="001B4F5A">
      <w:pPr>
        <w:rPr>
          <w:rtl/>
        </w:rPr>
      </w:pPr>
      <w:r>
        <w:rPr>
          <w:rFonts w:hint="cs"/>
          <w:rtl/>
        </w:rPr>
        <w:t>فلا</w:t>
      </w:r>
      <w:r w:rsidR="00CF6A2D">
        <w:rPr>
          <w:rFonts w:hint="cs"/>
          <w:rtl/>
        </w:rPr>
        <w:t xml:space="preserve"> </w:t>
      </w:r>
      <w:r>
        <w:rPr>
          <w:rFonts w:hint="cs"/>
          <w:rtl/>
        </w:rPr>
        <w:t xml:space="preserve">يمكن </w:t>
      </w:r>
      <w:r w:rsidR="001122A8">
        <w:rPr>
          <w:rFonts w:hint="cs"/>
          <w:rtl/>
        </w:rPr>
        <w:t>لأي</w:t>
      </w:r>
      <w:r>
        <w:rPr>
          <w:rFonts w:hint="cs"/>
          <w:rtl/>
        </w:rPr>
        <w:t xml:space="preserve"> حال من الأحوال تصور مرفق عام </w:t>
      </w:r>
      <w:r w:rsidR="0084155C">
        <w:rPr>
          <w:rFonts w:hint="cs"/>
          <w:rtl/>
        </w:rPr>
        <w:t>يتوقف عن أداء المهام المرفقية الموكلة اليه مها بلغت جسامة وخطورة</w:t>
      </w:r>
      <w:r w:rsidR="005F39CC">
        <w:rPr>
          <w:rFonts w:hint="cs"/>
          <w:rtl/>
        </w:rPr>
        <w:t xml:space="preserve"> الظروف المصاحبة لعملية التنفيذ، لذلك نظمت كل القوانيين عملية سير وتنظيم المرافق العامة في الحروب والظروف الاستثنائية </w:t>
      </w:r>
      <w:r w:rsidR="00854C11">
        <w:rPr>
          <w:rFonts w:hint="cs"/>
          <w:rtl/>
        </w:rPr>
        <w:t xml:space="preserve">من خلال عدة اعتماد عدة آليات </w:t>
      </w:r>
      <w:r w:rsidR="001122A8">
        <w:rPr>
          <w:rFonts w:hint="cs"/>
          <w:rtl/>
        </w:rPr>
        <w:t>كنظرية</w:t>
      </w:r>
      <w:r w:rsidR="00854C11">
        <w:rPr>
          <w:rFonts w:hint="cs"/>
          <w:rtl/>
        </w:rPr>
        <w:t xml:space="preserve"> الموظف الفعلي </w:t>
      </w:r>
      <w:r w:rsidR="00BB446F">
        <w:rPr>
          <w:rFonts w:hint="cs"/>
          <w:rtl/>
        </w:rPr>
        <w:t>في الظروف الاستثنائية</w:t>
      </w:r>
      <w:r w:rsidR="00501276">
        <w:rPr>
          <w:rFonts w:hint="cs"/>
          <w:rtl/>
        </w:rPr>
        <w:t>،</w:t>
      </w:r>
      <w:r w:rsidR="00BB446F">
        <w:rPr>
          <w:rFonts w:hint="cs"/>
          <w:rtl/>
        </w:rPr>
        <w:t xml:space="preserve"> وضمان الحد الأدنى</w:t>
      </w:r>
      <w:r w:rsidR="00CF6A2D">
        <w:rPr>
          <w:rFonts w:hint="cs"/>
          <w:rtl/>
        </w:rPr>
        <w:t xml:space="preserve"> من الخدمة </w:t>
      </w:r>
      <w:r w:rsidR="001122A8">
        <w:rPr>
          <w:rFonts w:hint="cs"/>
          <w:rtl/>
        </w:rPr>
        <w:t>العمومي</w:t>
      </w:r>
      <w:r w:rsidR="001122A8">
        <w:rPr>
          <w:rtl/>
        </w:rPr>
        <w:t>ة</w:t>
      </w:r>
      <w:r w:rsidR="00CF6A2D">
        <w:rPr>
          <w:rFonts w:hint="cs"/>
          <w:rtl/>
        </w:rPr>
        <w:t xml:space="preserve"> في حالة ال</w:t>
      </w:r>
      <w:r w:rsidR="00501276">
        <w:rPr>
          <w:rFonts w:hint="cs"/>
          <w:rtl/>
        </w:rPr>
        <w:t>إ</w:t>
      </w:r>
      <w:r w:rsidR="00CF6A2D">
        <w:rPr>
          <w:rFonts w:hint="cs"/>
          <w:rtl/>
        </w:rPr>
        <w:t xml:space="preserve">ضراب </w:t>
      </w:r>
      <w:r w:rsidR="009D7D4B">
        <w:rPr>
          <w:rFonts w:hint="cs"/>
          <w:rtl/>
        </w:rPr>
        <w:t xml:space="preserve">وتدخل السلطة المانحة </w:t>
      </w:r>
      <w:r w:rsidR="001122A8">
        <w:rPr>
          <w:rFonts w:hint="cs"/>
          <w:rtl/>
        </w:rPr>
        <w:t>لإعادة</w:t>
      </w:r>
      <w:r w:rsidR="009D7D4B">
        <w:rPr>
          <w:rFonts w:hint="cs"/>
          <w:rtl/>
        </w:rPr>
        <w:t xml:space="preserve"> التوازن المالي للعقد</w:t>
      </w:r>
      <w:r w:rsidR="00501276">
        <w:rPr>
          <w:rFonts w:hint="cs"/>
          <w:rtl/>
        </w:rPr>
        <w:t>،</w:t>
      </w:r>
      <w:r w:rsidR="009D7D4B">
        <w:rPr>
          <w:rFonts w:hint="cs"/>
          <w:rtl/>
        </w:rPr>
        <w:t xml:space="preserve"> كلها إجراءات تستهدف من جرائها السلطات الع</w:t>
      </w:r>
      <w:r w:rsidR="00387B14">
        <w:rPr>
          <w:rFonts w:hint="cs"/>
          <w:rtl/>
        </w:rPr>
        <w:t>ا</w:t>
      </w:r>
      <w:r w:rsidR="009D7D4B">
        <w:rPr>
          <w:rFonts w:hint="cs"/>
          <w:rtl/>
        </w:rPr>
        <w:t xml:space="preserve">مة المانحة للتفويض </w:t>
      </w:r>
      <w:r w:rsidR="00501276">
        <w:rPr>
          <w:rFonts w:hint="cs"/>
          <w:rtl/>
        </w:rPr>
        <w:t>ل</w:t>
      </w:r>
      <w:r w:rsidR="009D7D4B">
        <w:rPr>
          <w:rFonts w:hint="cs"/>
          <w:rtl/>
        </w:rPr>
        <w:t>ضمان عد</w:t>
      </w:r>
      <w:r w:rsidR="009243F0">
        <w:rPr>
          <w:rFonts w:hint="cs"/>
          <w:rtl/>
        </w:rPr>
        <w:t xml:space="preserve">م توقف أو تذبذب المرفق العام </w:t>
      </w:r>
      <w:r w:rsidR="00891FD9">
        <w:rPr>
          <w:rFonts w:hint="cs"/>
          <w:rtl/>
        </w:rPr>
        <w:t>في</w:t>
      </w:r>
      <w:r w:rsidR="009243F0">
        <w:rPr>
          <w:rFonts w:hint="cs"/>
          <w:rtl/>
        </w:rPr>
        <w:t xml:space="preserve"> أداء المهام الموكلة إليه</w:t>
      </w:r>
      <w:r w:rsidR="00891FD9">
        <w:rPr>
          <w:rFonts w:hint="cs"/>
          <w:rtl/>
        </w:rPr>
        <w:t xml:space="preserve"> مهما كان الأسلوب المنتهج من السلطات العامة في إدارة واستغلال مرافقها العامة</w:t>
      </w:r>
      <w:r w:rsidR="00387B14">
        <w:rPr>
          <w:rFonts w:hint="cs"/>
          <w:rtl/>
        </w:rPr>
        <w:t>.</w:t>
      </w:r>
    </w:p>
    <w:p w14:paraId="2888BCA3" w14:textId="716E8D59" w:rsidR="000F18CD" w:rsidRPr="00DE6131" w:rsidRDefault="007D4E5E" w:rsidP="001B4F5A">
      <w:pPr>
        <w:rPr>
          <w:rtl/>
        </w:rPr>
      </w:pPr>
      <w:r>
        <w:rPr>
          <w:rFonts w:hint="cs"/>
          <w:rtl/>
        </w:rPr>
        <w:t xml:space="preserve">ويشكل هذا المبدأ بالنسبة للمستثمر في المرفق العام تحديا والتزاما </w:t>
      </w:r>
      <w:r w:rsidR="003C65D7">
        <w:rPr>
          <w:rFonts w:hint="cs"/>
          <w:rtl/>
        </w:rPr>
        <w:t xml:space="preserve">كبيرا </w:t>
      </w:r>
      <w:r w:rsidR="00C84916">
        <w:rPr>
          <w:rFonts w:hint="cs"/>
          <w:rtl/>
        </w:rPr>
        <w:t>ويعد</w:t>
      </w:r>
      <w:r w:rsidR="00095E81">
        <w:rPr>
          <w:rFonts w:hint="cs"/>
          <w:rtl/>
        </w:rPr>
        <w:t xml:space="preserve"> خصوصية تميز الاستثمار في المرفق العام حيث تفرض على المفوض له بوصفه مستثمرا في المرفق العام </w:t>
      </w:r>
      <w:r w:rsidR="00597722">
        <w:rPr>
          <w:rFonts w:hint="cs"/>
          <w:rtl/>
        </w:rPr>
        <w:t>أن يتقبل هذه الخصوصية المتعلقة بالاستثمار في المرفق العام ل</w:t>
      </w:r>
      <w:r w:rsidR="00501276">
        <w:rPr>
          <w:rFonts w:hint="cs"/>
          <w:rtl/>
        </w:rPr>
        <w:t>أ</w:t>
      </w:r>
      <w:r w:rsidR="00597722">
        <w:rPr>
          <w:rFonts w:hint="cs"/>
          <w:rtl/>
        </w:rPr>
        <w:t xml:space="preserve">ن في المشاريع الخاصة الأخرى </w:t>
      </w:r>
      <w:r w:rsidR="007E051C">
        <w:rPr>
          <w:rFonts w:hint="cs"/>
          <w:rtl/>
        </w:rPr>
        <w:t xml:space="preserve">يستطيع </w:t>
      </w:r>
      <w:r w:rsidR="00501276">
        <w:rPr>
          <w:rFonts w:hint="cs"/>
          <w:rtl/>
        </w:rPr>
        <w:t>المستثمر التوقف عن الأشغال أ</w:t>
      </w:r>
      <w:r w:rsidR="007E051C">
        <w:rPr>
          <w:rFonts w:hint="cs"/>
          <w:rtl/>
        </w:rPr>
        <w:t>و تأجيله</w:t>
      </w:r>
      <w:r w:rsidR="00501276">
        <w:rPr>
          <w:rFonts w:hint="cs"/>
          <w:rtl/>
        </w:rPr>
        <w:t>ا</w:t>
      </w:r>
      <w:r w:rsidR="007E051C">
        <w:rPr>
          <w:rFonts w:hint="cs"/>
          <w:rtl/>
        </w:rPr>
        <w:t xml:space="preserve"> الى حين زوال الظروف التي ترهقه، لكن ذلك غير متاح بال</w:t>
      </w:r>
      <w:r w:rsidR="00501276">
        <w:rPr>
          <w:rFonts w:hint="cs"/>
          <w:rtl/>
        </w:rPr>
        <w:t>ن</w:t>
      </w:r>
      <w:r w:rsidR="007E051C">
        <w:rPr>
          <w:rFonts w:hint="cs"/>
          <w:rtl/>
        </w:rPr>
        <w:t xml:space="preserve">سبة للمرافق </w:t>
      </w:r>
      <w:r w:rsidR="001122A8">
        <w:rPr>
          <w:rFonts w:hint="cs"/>
          <w:rtl/>
        </w:rPr>
        <w:t>العامة فهو</w:t>
      </w:r>
      <w:r w:rsidR="007E051C">
        <w:rPr>
          <w:rFonts w:hint="cs"/>
          <w:rtl/>
        </w:rPr>
        <w:t xml:space="preserve"> ملزم بالاستمرار في تقديم الخدمات المرفقية تحت أي ظرف مهما كان مرهقا له مع كفالة حقه في التعويض والتوازن المالي </w:t>
      </w:r>
      <w:r w:rsidR="00501276">
        <w:rPr>
          <w:rFonts w:hint="cs"/>
          <w:rtl/>
        </w:rPr>
        <w:t>إذا استطاع إ</w:t>
      </w:r>
      <w:r w:rsidR="00741EF9">
        <w:rPr>
          <w:rFonts w:hint="cs"/>
          <w:rtl/>
        </w:rPr>
        <w:t xml:space="preserve">ثبات الضرر اللاحق به من جراء هده الظروف، بل </w:t>
      </w:r>
      <w:r w:rsidR="001122A8">
        <w:rPr>
          <w:rFonts w:hint="cs"/>
          <w:rtl/>
        </w:rPr>
        <w:t>لا يستطي</w:t>
      </w:r>
      <w:r w:rsidR="001122A8">
        <w:rPr>
          <w:rtl/>
        </w:rPr>
        <w:t>ع</w:t>
      </w:r>
      <w:r w:rsidR="00501276">
        <w:rPr>
          <w:rFonts w:hint="cs"/>
          <w:rtl/>
        </w:rPr>
        <w:t xml:space="preserve"> المطالبة بالتعويض إ</w:t>
      </w:r>
      <w:r w:rsidR="00741EF9">
        <w:rPr>
          <w:rFonts w:hint="cs"/>
          <w:rtl/>
        </w:rPr>
        <w:t xml:space="preserve">لا إذا ثبت </w:t>
      </w:r>
      <w:r w:rsidR="001122A8">
        <w:rPr>
          <w:rFonts w:hint="cs"/>
          <w:rtl/>
        </w:rPr>
        <w:t>استمراره</w:t>
      </w:r>
      <w:r w:rsidR="00741EF9">
        <w:rPr>
          <w:rFonts w:hint="cs"/>
          <w:rtl/>
        </w:rPr>
        <w:t xml:space="preserve"> في تنفيذ المرفق العام في ظل وجود الظروف الاستثنائية.</w:t>
      </w:r>
      <w:r w:rsidR="009243F0">
        <w:rPr>
          <w:rFonts w:hint="cs"/>
          <w:rtl/>
        </w:rPr>
        <w:t xml:space="preserve"> </w:t>
      </w:r>
      <w:r w:rsidR="00BB446F">
        <w:rPr>
          <w:rFonts w:hint="cs"/>
          <w:rtl/>
        </w:rPr>
        <w:t xml:space="preserve"> </w:t>
      </w:r>
    </w:p>
    <w:p w14:paraId="19BC82E7" w14:textId="5EECFCDD" w:rsidR="00FB38AA" w:rsidRPr="00DE6131" w:rsidRDefault="00B604DC" w:rsidP="004F2087">
      <w:pPr>
        <w:ind w:firstLine="0"/>
        <w:jc w:val="left"/>
        <w:rPr>
          <w:b/>
          <w:bCs/>
          <w:color w:val="000000" w:themeColor="text1"/>
          <w:rtl/>
        </w:rPr>
      </w:pPr>
      <w:r w:rsidRPr="00DE6131">
        <w:rPr>
          <w:rFonts w:hint="cs"/>
          <w:b/>
          <w:bCs/>
          <w:color w:val="000000" w:themeColor="text1"/>
          <w:rtl/>
        </w:rPr>
        <w:lastRenderedPageBreak/>
        <w:t>3</w:t>
      </w:r>
      <w:r w:rsidR="00C14818" w:rsidRPr="00DE6131">
        <w:rPr>
          <w:rFonts w:hint="cs"/>
          <w:b/>
          <w:bCs/>
          <w:color w:val="000000" w:themeColor="text1"/>
          <w:rtl/>
        </w:rPr>
        <w:t>/ تطوير</w:t>
      </w:r>
      <w:r w:rsidR="00FB38AA" w:rsidRPr="00DE6131">
        <w:rPr>
          <w:rFonts w:hint="cs"/>
          <w:b/>
          <w:bCs/>
          <w:color w:val="000000" w:themeColor="text1"/>
          <w:rtl/>
        </w:rPr>
        <w:t xml:space="preserve"> المرفق وضمان تكيفه المستمر</w:t>
      </w:r>
    </w:p>
    <w:p w14:paraId="6FF6A611" w14:textId="6A36FB58" w:rsidR="00FB38AA" w:rsidRPr="00DE6131" w:rsidRDefault="00FB38AA" w:rsidP="001B4F5A">
      <w:pPr>
        <w:rPr>
          <w:rtl/>
        </w:rPr>
      </w:pPr>
      <w:r w:rsidRPr="00DE6131">
        <w:rPr>
          <w:rFonts w:hint="cs"/>
          <w:rtl/>
        </w:rPr>
        <w:t xml:space="preserve"> إن</w:t>
      </w:r>
      <w:r w:rsidR="00767098" w:rsidRPr="00DE6131">
        <w:rPr>
          <w:rFonts w:hint="cs"/>
          <w:rtl/>
        </w:rPr>
        <w:t xml:space="preserve"> تنامي الوعي عند مستعملي المرفق العام وخاصة  في المجالات</w:t>
      </w:r>
      <w:r w:rsidRPr="00DE6131">
        <w:rPr>
          <w:rFonts w:hint="cs"/>
          <w:rtl/>
        </w:rPr>
        <w:t xml:space="preserve"> الاقتصادية </w:t>
      </w:r>
      <w:r w:rsidR="00767098" w:rsidRPr="00DE6131">
        <w:rPr>
          <w:rFonts w:hint="cs"/>
          <w:rtl/>
        </w:rPr>
        <w:t>مما أدى الى</w:t>
      </w:r>
      <w:r w:rsidRPr="00DE6131">
        <w:rPr>
          <w:rFonts w:hint="cs"/>
          <w:rtl/>
        </w:rPr>
        <w:t xml:space="preserve"> </w:t>
      </w:r>
      <w:r w:rsidR="00767098" w:rsidRPr="00DE6131">
        <w:rPr>
          <w:rFonts w:hint="cs"/>
          <w:rtl/>
        </w:rPr>
        <w:t xml:space="preserve">اهتمامهم </w:t>
      </w:r>
      <w:r w:rsidRPr="00DE6131">
        <w:rPr>
          <w:rFonts w:hint="cs"/>
          <w:rtl/>
        </w:rPr>
        <w:t xml:space="preserve"> </w:t>
      </w:r>
      <w:r w:rsidR="00767098" w:rsidRPr="00DE6131">
        <w:rPr>
          <w:rFonts w:hint="cs"/>
          <w:rtl/>
        </w:rPr>
        <w:t xml:space="preserve">بجوعة الخدمة </w:t>
      </w:r>
      <w:r w:rsidRPr="00DE6131">
        <w:rPr>
          <w:rFonts w:hint="cs"/>
          <w:rtl/>
        </w:rPr>
        <w:t xml:space="preserve">والسرعة في </w:t>
      </w:r>
      <w:r w:rsidR="00767098" w:rsidRPr="00DE6131">
        <w:rPr>
          <w:rFonts w:hint="cs"/>
          <w:rtl/>
        </w:rPr>
        <w:t>أدائها،</w:t>
      </w:r>
      <w:r w:rsidRPr="00DE6131">
        <w:rPr>
          <w:rFonts w:hint="cs"/>
          <w:rtl/>
        </w:rPr>
        <w:t xml:space="preserve"> </w:t>
      </w:r>
      <w:r w:rsidR="00767098" w:rsidRPr="00DE6131">
        <w:rPr>
          <w:rFonts w:hint="cs"/>
          <w:rtl/>
        </w:rPr>
        <w:t>يعتبر</w:t>
      </w:r>
      <w:r w:rsidRPr="00DE6131">
        <w:rPr>
          <w:rFonts w:hint="cs"/>
          <w:rtl/>
        </w:rPr>
        <w:t xml:space="preserve"> إحدى </w:t>
      </w:r>
      <w:r w:rsidR="00767098" w:rsidRPr="00DE6131">
        <w:rPr>
          <w:rFonts w:hint="cs"/>
          <w:rtl/>
        </w:rPr>
        <w:t>مقتضيات</w:t>
      </w:r>
      <w:r w:rsidRPr="00DE6131">
        <w:rPr>
          <w:rFonts w:hint="cs"/>
          <w:rtl/>
        </w:rPr>
        <w:t xml:space="preserve"> الحكم الرشيد </w:t>
      </w:r>
      <w:r w:rsidR="00767098" w:rsidRPr="00DE6131">
        <w:rPr>
          <w:rFonts w:hint="cs"/>
          <w:rtl/>
        </w:rPr>
        <w:t xml:space="preserve">الذي يفرض على الجهات العامة التخلي عن مظاهر سلبية كثيرة على مستوى النشاط </w:t>
      </w:r>
      <w:r w:rsidRPr="00DE6131">
        <w:rPr>
          <w:rFonts w:hint="cs"/>
          <w:rtl/>
        </w:rPr>
        <w:t>الإدار</w:t>
      </w:r>
      <w:r w:rsidR="00674EF1">
        <w:rPr>
          <w:rFonts w:hint="cs"/>
          <w:rtl/>
        </w:rPr>
        <w:t xml:space="preserve">ي بشكل عام </w:t>
      </w:r>
      <w:r w:rsidR="00767098" w:rsidRPr="00DE6131">
        <w:rPr>
          <w:rFonts w:hint="cs"/>
          <w:rtl/>
        </w:rPr>
        <w:t>و</w:t>
      </w:r>
      <w:r w:rsidR="0070646B" w:rsidRPr="00DE6131">
        <w:rPr>
          <w:rFonts w:hint="cs"/>
          <w:rtl/>
        </w:rPr>
        <w:t xml:space="preserve">حتم عليها ضرورة </w:t>
      </w:r>
      <w:r w:rsidR="00674EF1">
        <w:rPr>
          <w:rFonts w:hint="cs"/>
          <w:rtl/>
        </w:rPr>
        <w:t>الإ</w:t>
      </w:r>
      <w:r w:rsidR="00767098" w:rsidRPr="00DE6131">
        <w:rPr>
          <w:rFonts w:hint="cs"/>
          <w:rtl/>
        </w:rPr>
        <w:t>رتقاء بالخدمة العمومي</w:t>
      </w:r>
      <w:r w:rsidR="0070646B" w:rsidRPr="00DE6131">
        <w:rPr>
          <w:rFonts w:hint="cs"/>
          <w:rtl/>
        </w:rPr>
        <w:t>ة</w:t>
      </w:r>
      <w:r w:rsidRPr="00DE6131">
        <w:rPr>
          <w:rFonts w:hint="cs"/>
          <w:rtl/>
        </w:rPr>
        <w:t xml:space="preserve">، إذ </w:t>
      </w:r>
      <w:r w:rsidR="0070646B" w:rsidRPr="00DE6131">
        <w:rPr>
          <w:rFonts w:hint="cs"/>
          <w:rtl/>
        </w:rPr>
        <w:t>لا مفر من تطوير ا</w:t>
      </w:r>
      <w:r w:rsidRPr="00DE6131">
        <w:rPr>
          <w:rFonts w:hint="cs"/>
          <w:rtl/>
        </w:rPr>
        <w:t xml:space="preserve">لمرفق العام من </w:t>
      </w:r>
      <w:r w:rsidR="0070646B" w:rsidRPr="00DE6131">
        <w:rPr>
          <w:rFonts w:hint="cs"/>
          <w:rtl/>
        </w:rPr>
        <w:t xml:space="preserve">أجل </w:t>
      </w:r>
      <w:r w:rsidRPr="00DE6131">
        <w:rPr>
          <w:rFonts w:hint="cs"/>
          <w:rtl/>
        </w:rPr>
        <w:t xml:space="preserve">التكيف مع </w:t>
      </w:r>
      <w:r w:rsidR="00C14818" w:rsidRPr="00DE6131">
        <w:rPr>
          <w:rFonts w:hint="cs"/>
          <w:rtl/>
        </w:rPr>
        <w:t>المتغيرا</w:t>
      </w:r>
      <w:r w:rsidR="00C14818" w:rsidRPr="00DE6131">
        <w:rPr>
          <w:rtl/>
        </w:rPr>
        <w:t>ت</w:t>
      </w:r>
      <w:r w:rsidR="0070646B" w:rsidRPr="00DE6131">
        <w:rPr>
          <w:rFonts w:hint="cs"/>
          <w:rtl/>
        </w:rPr>
        <w:t xml:space="preserve"> </w:t>
      </w:r>
      <w:r w:rsidRPr="00DE6131">
        <w:rPr>
          <w:rFonts w:hint="cs"/>
          <w:rtl/>
        </w:rPr>
        <w:t xml:space="preserve"> </w:t>
      </w:r>
      <w:r w:rsidR="0070646B" w:rsidRPr="00DE6131">
        <w:rPr>
          <w:rFonts w:hint="cs"/>
          <w:rtl/>
        </w:rPr>
        <w:t>الطارئة</w:t>
      </w:r>
      <w:r w:rsidRPr="00DE6131">
        <w:rPr>
          <w:rFonts w:hint="cs"/>
          <w:rtl/>
        </w:rPr>
        <w:t xml:space="preserve"> في </w:t>
      </w:r>
      <w:r w:rsidR="0070646B" w:rsidRPr="00DE6131">
        <w:rPr>
          <w:rFonts w:hint="cs"/>
          <w:rtl/>
        </w:rPr>
        <w:t xml:space="preserve">محيطه </w:t>
      </w:r>
      <w:r w:rsidRPr="00DE6131">
        <w:rPr>
          <w:rFonts w:hint="cs"/>
          <w:rtl/>
        </w:rPr>
        <w:t xml:space="preserve">حتى </w:t>
      </w:r>
      <w:r w:rsidR="0070646B" w:rsidRPr="00DE6131">
        <w:rPr>
          <w:rFonts w:hint="cs"/>
          <w:rtl/>
        </w:rPr>
        <w:t>يتمكن من</w:t>
      </w:r>
      <w:r w:rsidRPr="00DE6131">
        <w:rPr>
          <w:rFonts w:hint="cs"/>
          <w:rtl/>
        </w:rPr>
        <w:t xml:space="preserve"> الحفاظ على </w:t>
      </w:r>
      <w:r w:rsidR="0070646B" w:rsidRPr="00DE6131">
        <w:rPr>
          <w:rFonts w:hint="cs"/>
          <w:rtl/>
        </w:rPr>
        <w:t>مكانته وفعاليته المطلوبة</w:t>
      </w:r>
      <w:r w:rsidRPr="00DE6131">
        <w:rPr>
          <w:rFonts w:hint="cs"/>
          <w:rtl/>
        </w:rPr>
        <w:t xml:space="preserve"> </w:t>
      </w:r>
      <w:r w:rsidR="0070646B" w:rsidRPr="00DE6131">
        <w:rPr>
          <w:rFonts w:hint="cs"/>
          <w:rtl/>
        </w:rPr>
        <w:t>ل</w:t>
      </w:r>
      <w:r w:rsidRPr="00DE6131">
        <w:rPr>
          <w:rFonts w:hint="cs"/>
          <w:rtl/>
        </w:rPr>
        <w:t>تحقيق</w:t>
      </w:r>
      <w:r w:rsidR="0070646B" w:rsidRPr="00DE6131">
        <w:rPr>
          <w:rFonts w:hint="cs"/>
          <w:rtl/>
        </w:rPr>
        <w:t xml:space="preserve"> ال</w:t>
      </w:r>
      <w:r w:rsidR="00674EF1">
        <w:rPr>
          <w:rFonts w:hint="cs"/>
          <w:rtl/>
        </w:rPr>
        <w:t>أ</w:t>
      </w:r>
      <w:r w:rsidR="0070646B" w:rsidRPr="00DE6131">
        <w:rPr>
          <w:rFonts w:hint="cs"/>
          <w:rtl/>
        </w:rPr>
        <w:t>هداف</w:t>
      </w:r>
      <w:r w:rsidRPr="00DE6131">
        <w:rPr>
          <w:rFonts w:hint="cs"/>
          <w:rtl/>
        </w:rPr>
        <w:t xml:space="preserve"> </w:t>
      </w:r>
      <w:r w:rsidR="0070646B" w:rsidRPr="00DE6131">
        <w:rPr>
          <w:rFonts w:hint="cs"/>
          <w:rtl/>
        </w:rPr>
        <w:t>المتعلقة</w:t>
      </w:r>
      <w:r w:rsidRPr="00DE6131">
        <w:rPr>
          <w:rFonts w:hint="cs"/>
          <w:rtl/>
        </w:rPr>
        <w:t xml:space="preserve"> </w:t>
      </w:r>
      <w:r w:rsidR="0070646B" w:rsidRPr="00DE6131">
        <w:rPr>
          <w:rFonts w:hint="cs"/>
          <w:rtl/>
        </w:rPr>
        <w:t>بالنفع العام،</w:t>
      </w:r>
      <w:r w:rsidRPr="00DE6131">
        <w:rPr>
          <w:rFonts w:hint="cs"/>
          <w:rtl/>
        </w:rPr>
        <w:t xml:space="preserve"> </w:t>
      </w:r>
      <w:r w:rsidR="00D10207" w:rsidRPr="00DE6131">
        <w:rPr>
          <w:rFonts w:hint="cs"/>
          <w:rtl/>
        </w:rPr>
        <w:t>ف</w:t>
      </w:r>
      <w:r w:rsidRPr="00DE6131">
        <w:rPr>
          <w:rFonts w:hint="cs"/>
          <w:rtl/>
        </w:rPr>
        <w:t xml:space="preserve">التكيف </w:t>
      </w:r>
      <w:r w:rsidR="00D10207" w:rsidRPr="00DE6131">
        <w:rPr>
          <w:rFonts w:hint="cs"/>
          <w:rtl/>
        </w:rPr>
        <w:t>مع التغيرات واقع فرض</w:t>
      </w:r>
      <w:r w:rsidRPr="00DE6131">
        <w:rPr>
          <w:rFonts w:hint="cs"/>
          <w:rtl/>
        </w:rPr>
        <w:t xml:space="preserve"> نفسه في ظل التطورات المتسارعة التي ت</w:t>
      </w:r>
      <w:r w:rsidR="00D10207" w:rsidRPr="00DE6131">
        <w:rPr>
          <w:rFonts w:hint="cs"/>
          <w:rtl/>
        </w:rPr>
        <w:t>مس بمختلف نواحي ا</w:t>
      </w:r>
      <w:r w:rsidR="00BB3260" w:rsidRPr="00DE6131">
        <w:rPr>
          <w:rFonts w:hint="cs"/>
          <w:rtl/>
        </w:rPr>
        <w:t>لحياة.</w:t>
      </w:r>
    </w:p>
    <w:p w14:paraId="68496A16" w14:textId="3F529C77" w:rsidR="006456D2" w:rsidRPr="00DE6131" w:rsidRDefault="00674EF1" w:rsidP="001B4F5A">
      <w:pPr>
        <w:rPr>
          <w:highlight w:val="cyan"/>
          <w:rtl/>
        </w:rPr>
      </w:pPr>
      <w:r>
        <w:rPr>
          <w:rFonts w:hint="cs"/>
          <w:rtl/>
        </w:rPr>
        <w:t>و</w:t>
      </w:r>
      <w:r w:rsidR="007B76BA" w:rsidRPr="00DE6131">
        <w:rPr>
          <w:rFonts w:hint="cs"/>
          <w:rtl/>
        </w:rPr>
        <w:t>يقصد</w:t>
      </w:r>
      <w:r w:rsidR="00126FCF" w:rsidRPr="00DE6131">
        <w:rPr>
          <w:rFonts w:hint="cs"/>
          <w:rtl/>
        </w:rPr>
        <w:t xml:space="preserve"> </w:t>
      </w:r>
      <w:r w:rsidR="00C14818" w:rsidRPr="00DE6131">
        <w:rPr>
          <w:rFonts w:hint="cs"/>
          <w:rtl/>
        </w:rPr>
        <w:t>بمبدأ</w:t>
      </w:r>
      <w:r w:rsidR="00126FCF" w:rsidRPr="00DE6131">
        <w:rPr>
          <w:rFonts w:hint="cs"/>
          <w:rtl/>
        </w:rPr>
        <w:t xml:space="preserve"> التكيف </w:t>
      </w:r>
      <w:r w:rsidR="007B76BA" w:rsidRPr="00DE6131">
        <w:rPr>
          <w:rFonts w:hint="cs"/>
          <w:rtl/>
        </w:rPr>
        <w:t>هو القدرة على ال</w:t>
      </w:r>
      <w:r w:rsidR="001C640B" w:rsidRPr="00DE6131">
        <w:rPr>
          <w:rFonts w:hint="cs"/>
          <w:rtl/>
        </w:rPr>
        <w:t>تأقلم</w:t>
      </w:r>
      <w:r w:rsidR="00126FCF" w:rsidRPr="00DE6131">
        <w:rPr>
          <w:rFonts w:hint="cs"/>
          <w:rtl/>
        </w:rPr>
        <w:t xml:space="preserve"> </w:t>
      </w:r>
      <w:r w:rsidR="007B76BA" w:rsidRPr="00DE6131">
        <w:rPr>
          <w:rFonts w:hint="cs"/>
          <w:rtl/>
        </w:rPr>
        <w:t xml:space="preserve">والتحول من </w:t>
      </w:r>
      <w:r w:rsidR="00126FCF" w:rsidRPr="00DE6131">
        <w:rPr>
          <w:rFonts w:hint="cs"/>
          <w:rtl/>
        </w:rPr>
        <w:t xml:space="preserve">نظام </w:t>
      </w:r>
      <w:r w:rsidR="007B76BA" w:rsidRPr="00DE6131">
        <w:rPr>
          <w:rFonts w:hint="cs"/>
          <w:rtl/>
        </w:rPr>
        <w:t xml:space="preserve">قديم الى نظام آخر جديد فيما يتعلق بنظام </w:t>
      </w:r>
      <w:r w:rsidR="00126FCF" w:rsidRPr="00DE6131">
        <w:rPr>
          <w:rFonts w:hint="cs"/>
          <w:rtl/>
        </w:rPr>
        <w:t xml:space="preserve"> </w:t>
      </w:r>
      <w:r w:rsidR="007B76BA" w:rsidRPr="00DE6131">
        <w:rPr>
          <w:rFonts w:hint="cs"/>
          <w:rtl/>
        </w:rPr>
        <w:t xml:space="preserve">تقديم </w:t>
      </w:r>
      <w:r w:rsidR="00126FCF" w:rsidRPr="00DE6131">
        <w:rPr>
          <w:rFonts w:hint="cs"/>
          <w:rtl/>
        </w:rPr>
        <w:t>الخدمة العمومية</w:t>
      </w:r>
      <w:r w:rsidR="0041488F" w:rsidRPr="00DE6131">
        <w:rPr>
          <w:rFonts w:hint="cs"/>
          <w:rtl/>
        </w:rPr>
        <w:t>،</w:t>
      </w:r>
      <w:r w:rsidR="00126FCF" w:rsidRPr="00DE6131">
        <w:rPr>
          <w:rFonts w:hint="cs"/>
          <w:rtl/>
        </w:rPr>
        <w:t xml:space="preserve"> </w:t>
      </w:r>
      <w:r w:rsidR="007B76BA" w:rsidRPr="00DE6131">
        <w:rPr>
          <w:rFonts w:hint="cs"/>
          <w:rtl/>
        </w:rPr>
        <w:t>ويكون التغير حسب المعطيات التي تمليها</w:t>
      </w:r>
      <w:r w:rsidR="00126FCF" w:rsidRPr="00DE6131">
        <w:rPr>
          <w:rFonts w:hint="cs"/>
          <w:rtl/>
        </w:rPr>
        <w:t xml:space="preserve"> </w:t>
      </w:r>
      <w:r w:rsidR="005578D1" w:rsidRPr="00DE6131">
        <w:rPr>
          <w:rFonts w:hint="cs"/>
          <w:rtl/>
        </w:rPr>
        <w:t>الظروف</w:t>
      </w:r>
      <w:r w:rsidR="00126FCF" w:rsidRPr="00DE6131">
        <w:rPr>
          <w:rFonts w:hint="cs"/>
          <w:rtl/>
        </w:rPr>
        <w:t xml:space="preserve"> </w:t>
      </w:r>
      <w:r w:rsidR="005578D1" w:rsidRPr="00DE6131">
        <w:rPr>
          <w:rFonts w:hint="cs"/>
          <w:rtl/>
        </w:rPr>
        <w:t>الطارئة</w:t>
      </w:r>
      <w:r w:rsidR="0041488F" w:rsidRPr="00DE6131">
        <w:rPr>
          <w:rFonts w:hint="cs"/>
          <w:rtl/>
        </w:rPr>
        <w:t xml:space="preserve"> ومتطلبات</w:t>
      </w:r>
      <w:r w:rsidR="00126FCF" w:rsidRPr="00DE6131">
        <w:rPr>
          <w:rFonts w:hint="cs"/>
          <w:rtl/>
        </w:rPr>
        <w:t xml:space="preserve"> المصلحة </w:t>
      </w:r>
      <w:r w:rsidR="0041488F" w:rsidRPr="00DE6131">
        <w:rPr>
          <w:rFonts w:hint="cs"/>
          <w:rtl/>
        </w:rPr>
        <w:t>العامة،</w:t>
      </w:r>
      <w:r w:rsidR="00126FCF" w:rsidRPr="00DE6131">
        <w:rPr>
          <w:rFonts w:hint="cs"/>
          <w:rtl/>
        </w:rPr>
        <w:t xml:space="preserve"> وهو ما</w:t>
      </w:r>
      <w:r w:rsidR="001C640B" w:rsidRPr="00DE6131">
        <w:rPr>
          <w:rFonts w:hint="cs"/>
          <w:rtl/>
        </w:rPr>
        <w:t xml:space="preserve"> </w:t>
      </w:r>
      <w:r w:rsidR="005578D1" w:rsidRPr="00DE6131">
        <w:rPr>
          <w:rFonts w:hint="cs"/>
          <w:rtl/>
        </w:rPr>
        <w:t>يفرض</w:t>
      </w:r>
      <w:r w:rsidR="00126FCF" w:rsidRPr="00DE6131">
        <w:rPr>
          <w:rFonts w:hint="cs"/>
          <w:rtl/>
        </w:rPr>
        <w:t xml:space="preserve"> معه </w:t>
      </w:r>
      <w:r w:rsidR="005578D1" w:rsidRPr="00DE6131">
        <w:rPr>
          <w:rFonts w:hint="cs"/>
          <w:rtl/>
        </w:rPr>
        <w:t>تذليل</w:t>
      </w:r>
      <w:r w:rsidR="00126FCF" w:rsidRPr="00DE6131">
        <w:rPr>
          <w:rFonts w:hint="cs"/>
          <w:rtl/>
        </w:rPr>
        <w:t xml:space="preserve"> كافة </w:t>
      </w:r>
      <w:r w:rsidR="005578D1" w:rsidRPr="00DE6131">
        <w:rPr>
          <w:rFonts w:hint="cs"/>
          <w:rtl/>
        </w:rPr>
        <w:t>العقبات</w:t>
      </w:r>
      <w:r w:rsidR="00126FCF" w:rsidRPr="00DE6131">
        <w:rPr>
          <w:rFonts w:hint="cs"/>
          <w:rtl/>
        </w:rPr>
        <w:t xml:space="preserve"> القانونية </w:t>
      </w:r>
      <w:r w:rsidR="005578D1" w:rsidRPr="00DE6131">
        <w:rPr>
          <w:rFonts w:hint="cs"/>
          <w:rtl/>
        </w:rPr>
        <w:t>أ</w:t>
      </w:r>
      <w:r w:rsidR="00126FCF" w:rsidRPr="00DE6131">
        <w:rPr>
          <w:rFonts w:hint="cs"/>
          <w:rtl/>
        </w:rPr>
        <w:t xml:space="preserve">و التنظيمية التي تحول دون </w:t>
      </w:r>
      <w:r w:rsidR="005578D1" w:rsidRPr="00DE6131">
        <w:rPr>
          <w:rFonts w:hint="cs"/>
          <w:rtl/>
        </w:rPr>
        <w:t>مواكبة</w:t>
      </w:r>
      <w:r w:rsidR="00126FCF" w:rsidRPr="00DE6131">
        <w:rPr>
          <w:rFonts w:hint="cs"/>
          <w:rtl/>
        </w:rPr>
        <w:t xml:space="preserve"> </w:t>
      </w:r>
      <w:r w:rsidR="005578D1" w:rsidRPr="00DE6131">
        <w:rPr>
          <w:rFonts w:hint="cs"/>
          <w:rtl/>
        </w:rPr>
        <w:t>المرفق للتغيرات الحاصلة على مستوى المرفق</w:t>
      </w:r>
      <w:bookmarkStart w:id="187" w:name="_Hlk144202315"/>
      <w:r w:rsidR="00A26A54" w:rsidRPr="00DE6131">
        <w:rPr>
          <w:rStyle w:val="Appelnotedebasdep"/>
          <w:color w:val="000000" w:themeColor="text1"/>
          <w:rtl/>
        </w:rPr>
        <w:footnoteReference w:id="226"/>
      </w:r>
      <w:r w:rsidR="00790FC8">
        <w:rPr>
          <w:rFonts w:hint="cs"/>
          <w:rtl/>
        </w:rPr>
        <w:t>،</w:t>
      </w:r>
      <w:r w:rsidR="00126FCF" w:rsidRPr="00DE6131">
        <w:rPr>
          <w:rFonts w:hint="cs"/>
          <w:sz w:val="24"/>
          <w:szCs w:val="24"/>
          <w:rtl/>
        </w:rPr>
        <w:t xml:space="preserve"> </w:t>
      </w:r>
      <w:bookmarkEnd w:id="187"/>
      <w:r w:rsidR="005578D1" w:rsidRPr="00DE6131">
        <w:rPr>
          <w:rFonts w:hint="cs"/>
          <w:rtl/>
        </w:rPr>
        <w:t>وبذلك فمبدأ</w:t>
      </w:r>
      <w:r w:rsidR="0078261D" w:rsidRPr="00DE6131">
        <w:rPr>
          <w:rFonts w:hint="cs"/>
          <w:rtl/>
        </w:rPr>
        <w:t xml:space="preserve"> </w:t>
      </w:r>
      <w:r w:rsidR="006456D2" w:rsidRPr="00DE6131">
        <w:rPr>
          <w:rFonts w:hint="cs"/>
          <w:rtl/>
        </w:rPr>
        <w:t>التكييف</w:t>
      </w:r>
      <w:r w:rsidR="0078261D" w:rsidRPr="00DE6131">
        <w:rPr>
          <w:rFonts w:hint="cs"/>
          <w:rtl/>
        </w:rPr>
        <w:t xml:space="preserve"> </w:t>
      </w:r>
      <w:r w:rsidR="00790FC8">
        <w:rPr>
          <w:rFonts w:hint="cs"/>
          <w:rtl/>
        </w:rPr>
        <w:t>إ</w:t>
      </w:r>
      <w:r w:rsidR="006456D2" w:rsidRPr="00DE6131">
        <w:rPr>
          <w:rFonts w:hint="cs"/>
          <w:rtl/>
        </w:rPr>
        <w:t>نما</w:t>
      </w:r>
      <w:r w:rsidR="0078261D" w:rsidRPr="00DE6131">
        <w:rPr>
          <w:rFonts w:hint="cs"/>
          <w:rtl/>
        </w:rPr>
        <w:t xml:space="preserve"> </w:t>
      </w:r>
      <w:r w:rsidR="006456D2" w:rsidRPr="00DE6131">
        <w:rPr>
          <w:rFonts w:hint="cs"/>
          <w:rtl/>
        </w:rPr>
        <w:t>يهدف الى</w:t>
      </w:r>
      <w:r w:rsidR="0078261D" w:rsidRPr="00DE6131">
        <w:rPr>
          <w:rFonts w:hint="cs"/>
          <w:rtl/>
        </w:rPr>
        <w:t xml:space="preserve"> تحسين الخ</w:t>
      </w:r>
      <w:r w:rsidR="00790FC8">
        <w:rPr>
          <w:rFonts w:hint="cs"/>
          <w:rtl/>
        </w:rPr>
        <w:t>د</w:t>
      </w:r>
      <w:r w:rsidR="0078261D" w:rsidRPr="00DE6131">
        <w:rPr>
          <w:rFonts w:hint="cs"/>
          <w:rtl/>
        </w:rPr>
        <w:t>مة العمومية للمرفق العام</w:t>
      </w:r>
      <w:r w:rsidR="00790FC8">
        <w:rPr>
          <w:rFonts w:hint="cs"/>
          <w:rtl/>
        </w:rPr>
        <w:t>،</w:t>
      </w:r>
      <w:r w:rsidR="0078261D" w:rsidRPr="00DE6131">
        <w:rPr>
          <w:rFonts w:hint="cs"/>
          <w:rtl/>
        </w:rPr>
        <w:t xml:space="preserve"> فتكيف المرفق العام مع احتيا</w:t>
      </w:r>
      <w:r w:rsidR="00790FC8">
        <w:rPr>
          <w:rFonts w:hint="cs"/>
          <w:rtl/>
        </w:rPr>
        <w:t>جات المرتفقين يساهم بشكل كبير في</w:t>
      </w:r>
      <w:r w:rsidR="0078261D" w:rsidRPr="00DE6131">
        <w:rPr>
          <w:rFonts w:hint="cs"/>
          <w:rtl/>
        </w:rPr>
        <w:t xml:space="preserve"> </w:t>
      </w:r>
      <w:r w:rsidR="002B23CB">
        <w:rPr>
          <w:rFonts w:hint="cs"/>
          <w:rtl/>
        </w:rPr>
        <w:t>ا</w:t>
      </w:r>
      <w:r w:rsidR="0078261D" w:rsidRPr="00DE6131">
        <w:rPr>
          <w:rFonts w:hint="cs"/>
          <w:rtl/>
        </w:rPr>
        <w:t>لتقدم</w:t>
      </w:r>
      <w:r w:rsidR="002B23CB">
        <w:rPr>
          <w:rFonts w:hint="cs"/>
          <w:rtl/>
        </w:rPr>
        <w:t xml:space="preserve"> في</w:t>
      </w:r>
      <w:r w:rsidR="0078261D" w:rsidRPr="00DE6131">
        <w:rPr>
          <w:rFonts w:hint="cs"/>
          <w:rtl/>
        </w:rPr>
        <w:t xml:space="preserve"> </w:t>
      </w:r>
      <w:r w:rsidR="006456D2" w:rsidRPr="00DE6131">
        <w:rPr>
          <w:rFonts w:hint="cs"/>
          <w:rtl/>
        </w:rPr>
        <w:t>أداء المرفق العام وتحسين خدماته من الكمية</w:t>
      </w:r>
      <w:r w:rsidR="0078261D" w:rsidRPr="00DE6131">
        <w:rPr>
          <w:rFonts w:hint="cs"/>
          <w:rtl/>
        </w:rPr>
        <w:t xml:space="preserve"> </w:t>
      </w:r>
      <w:r w:rsidR="006456D2" w:rsidRPr="00DE6131">
        <w:rPr>
          <w:rFonts w:hint="cs"/>
          <w:rtl/>
        </w:rPr>
        <w:t>والنوعية</w:t>
      </w:r>
      <w:r w:rsidR="0078261D" w:rsidRPr="00DE6131">
        <w:rPr>
          <w:rFonts w:hint="cs"/>
          <w:rtl/>
        </w:rPr>
        <w:t xml:space="preserve"> </w:t>
      </w:r>
      <w:r w:rsidR="006456D2" w:rsidRPr="00DE6131">
        <w:rPr>
          <w:rFonts w:hint="cs"/>
          <w:rtl/>
        </w:rPr>
        <w:t xml:space="preserve">والرفع من كفاءة المرافق من أجل التمكن من مسايرة </w:t>
      </w:r>
      <w:r w:rsidR="0078261D" w:rsidRPr="00DE6131">
        <w:rPr>
          <w:rFonts w:hint="cs"/>
          <w:rtl/>
        </w:rPr>
        <w:t xml:space="preserve"> الإدارة </w:t>
      </w:r>
      <w:r w:rsidR="006456D2" w:rsidRPr="00DE6131">
        <w:rPr>
          <w:rFonts w:hint="cs"/>
          <w:rtl/>
        </w:rPr>
        <w:t xml:space="preserve">لمفاهيم </w:t>
      </w:r>
      <w:r w:rsidR="0078261D" w:rsidRPr="00DE6131">
        <w:rPr>
          <w:rFonts w:hint="cs"/>
          <w:rtl/>
        </w:rPr>
        <w:t xml:space="preserve"> العولمة والتنافسية</w:t>
      </w:r>
      <w:r w:rsidR="00A26A54" w:rsidRPr="00DE6131">
        <w:rPr>
          <w:rStyle w:val="Appelnotedebasdep"/>
          <w:color w:val="000000" w:themeColor="text1"/>
          <w:rtl/>
        </w:rPr>
        <w:footnoteReference w:id="227"/>
      </w:r>
      <w:r w:rsidR="002B23CB">
        <w:rPr>
          <w:rFonts w:hint="cs"/>
          <w:rtl/>
        </w:rPr>
        <w:t>.</w:t>
      </w:r>
      <w:r w:rsidR="006456D2" w:rsidRPr="00DE6131">
        <w:rPr>
          <w:rFonts w:hint="cs"/>
          <w:highlight w:val="cyan"/>
          <w:rtl/>
        </w:rPr>
        <w:t xml:space="preserve"> </w:t>
      </w:r>
    </w:p>
    <w:p w14:paraId="1215AD5B" w14:textId="3EE1730B" w:rsidR="00674E2B" w:rsidRPr="00DE6131" w:rsidRDefault="006456D2" w:rsidP="001B4F5A">
      <w:pPr>
        <w:rPr>
          <w:rtl/>
        </w:rPr>
      </w:pPr>
      <w:r w:rsidRPr="00DE6131">
        <w:rPr>
          <w:rFonts w:hint="cs"/>
          <w:rtl/>
        </w:rPr>
        <w:t xml:space="preserve">وفي العموم يهدف مبدأ تكيف المرافق العامة الى </w:t>
      </w:r>
      <w:r w:rsidR="00674E2B" w:rsidRPr="00DE6131">
        <w:rPr>
          <w:rFonts w:hint="cs"/>
          <w:rtl/>
        </w:rPr>
        <w:t>تحقيق المنفعة</w:t>
      </w:r>
      <w:r w:rsidRPr="00DE6131">
        <w:rPr>
          <w:rFonts w:hint="cs"/>
          <w:rtl/>
        </w:rPr>
        <w:t xml:space="preserve"> العامة على أفضل السبل الممكنة هذه المنفعة التي تشكل  الهدف الأساسي من </w:t>
      </w:r>
      <w:r w:rsidR="002B23CB">
        <w:rPr>
          <w:rFonts w:hint="cs"/>
          <w:rtl/>
        </w:rPr>
        <w:t>إ</w:t>
      </w:r>
      <w:r w:rsidR="00674E2B" w:rsidRPr="00DE6131">
        <w:rPr>
          <w:rFonts w:hint="cs"/>
          <w:rtl/>
        </w:rPr>
        <w:t>نشا</w:t>
      </w:r>
      <w:r w:rsidRPr="00DE6131">
        <w:rPr>
          <w:rFonts w:hint="cs"/>
          <w:rtl/>
        </w:rPr>
        <w:t>ء المرافق العامة</w:t>
      </w:r>
      <w:r w:rsidR="00674E2B" w:rsidRPr="00DE6131">
        <w:rPr>
          <w:rFonts w:hint="cs"/>
          <w:rtl/>
        </w:rPr>
        <w:t xml:space="preserve"> وذلك بمسايرة الظروف المتغيرة التي تحيط بنشاط</w:t>
      </w:r>
      <w:r w:rsidRPr="00DE6131">
        <w:rPr>
          <w:rFonts w:hint="cs"/>
          <w:rtl/>
        </w:rPr>
        <w:t xml:space="preserve"> المرفق</w:t>
      </w:r>
      <w:r w:rsidR="002B23CB">
        <w:rPr>
          <w:rFonts w:hint="cs"/>
          <w:rtl/>
        </w:rPr>
        <w:t xml:space="preserve"> فإ</w:t>
      </w:r>
      <w:r w:rsidR="00674E2B" w:rsidRPr="00DE6131">
        <w:rPr>
          <w:rFonts w:hint="cs"/>
          <w:rtl/>
        </w:rPr>
        <w:t xml:space="preserve">ذا </w:t>
      </w:r>
      <w:r w:rsidRPr="00DE6131">
        <w:rPr>
          <w:rFonts w:hint="cs"/>
          <w:rtl/>
        </w:rPr>
        <w:t xml:space="preserve">ما </w:t>
      </w:r>
      <w:r w:rsidR="00674E2B" w:rsidRPr="00DE6131">
        <w:rPr>
          <w:rFonts w:hint="cs"/>
          <w:rtl/>
        </w:rPr>
        <w:t>تغيرت الظروف السياسي</w:t>
      </w:r>
      <w:r w:rsidRPr="00DE6131">
        <w:rPr>
          <w:rFonts w:hint="cs"/>
          <w:rtl/>
        </w:rPr>
        <w:t>ة والاقتصادية والاجتماعية التي كانت سبب في إ</w:t>
      </w:r>
      <w:r w:rsidR="00674E2B" w:rsidRPr="00DE6131">
        <w:rPr>
          <w:rFonts w:hint="cs"/>
          <w:rtl/>
        </w:rPr>
        <w:t>نشا</w:t>
      </w:r>
      <w:r w:rsidRPr="00DE6131">
        <w:rPr>
          <w:rFonts w:hint="cs"/>
          <w:rtl/>
        </w:rPr>
        <w:t>ء</w:t>
      </w:r>
      <w:r w:rsidR="00AD5D03" w:rsidRPr="00DE6131">
        <w:rPr>
          <w:rFonts w:hint="cs"/>
          <w:rtl/>
        </w:rPr>
        <w:t xml:space="preserve"> بعض</w:t>
      </w:r>
      <w:r w:rsidR="00674E2B" w:rsidRPr="00DE6131">
        <w:rPr>
          <w:rFonts w:hint="cs"/>
          <w:rtl/>
        </w:rPr>
        <w:t xml:space="preserve"> المر</w:t>
      </w:r>
      <w:r w:rsidR="00AD5D03" w:rsidRPr="00DE6131">
        <w:rPr>
          <w:rFonts w:hint="cs"/>
          <w:rtl/>
        </w:rPr>
        <w:t>ا</w:t>
      </w:r>
      <w:r w:rsidR="00674E2B" w:rsidRPr="00DE6131">
        <w:rPr>
          <w:rFonts w:hint="cs"/>
          <w:rtl/>
        </w:rPr>
        <w:t xml:space="preserve">فق </w:t>
      </w:r>
      <w:r w:rsidR="00AD5D03" w:rsidRPr="00DE6131">
        <w:rPr>
          <w:rFonts w:hint="cs"/>
          <w:rtl/>
        </w:rPr>
        <w:t xml:space="preserve">يصبح من الضروري </w:t>
      </w:r>
      <w:r w:rsidR="00674E2B" w:rsidRPr="00DE6131">
        <w:rPr>
          <w:rFonts w:hint="cs"/>
          <w:rtl/>
        </w:rPr>
        <w:t>تغيير</w:t>
      </w:r>
      <w:r w:rsidR="00AD5D03" w:rsidRPr="00DE6131">
        <w:rPr>
          <w:rFonts w:hint="cs"/>
          <w:rtl/>
        </w:rPr>
        <w:t xml:space="preserve"> موضوع أو</w:t>
      </w:r>
      <w:r w:rsidR="00674E2B" w:rsidRPr="00DE6131">
        <w:rPr>
          <w:rFonts w:hint="cs"/>
          <w:rtl/>
        </w:rPr>
        <w:t xml:space="preserve"> طريقة </w:t>
      </w:r>
      <w:r w:rsidR="00AD5D03" w:rsidRPr="00DE6131">
        <w:rPr>
          <w:rFonts w:hint="cs"/>
          <w:rtl/>
        </w:rPr>
        <w:t>تسيير</w:t>
      </w:r>
      <w:r w:rsidR="00674E2B" w:rsidRPr="00DE6131">
        <w:rPr>
          <w:rFonts w:hint="cs"/>
          <w:rtl/>
        </w:rPr>
        <w:t xml:space="preserve"> التي يدار بها </w:t>
      </w:r>
      <w:r w:rsidR="00AD5D03" w:rsidRPr="00DE6131">
        <w:rPr>
          <w:rFonts w:hint="cs"/>
          <w:rtl/>
        </w:rPr>
        <w:t xml:space="preserve">هذه </w:t>
      </w:r>
      <w:r w:rsidR="00674E2B" w:rsidRPr="00DE6131">
        <w:rPr>
          <w:rFonts w:hint="cs"/>
          <w:rtl/>
        </w:rPr>
        <w:t>المر</w:t>
      </w:r>
      <w:r w:rsidR="00AD5D03" w:rsidRPr="00DE6131">
        <w:rPr>
          <w:rFonts w:hint="cs"/>
          <w:rtl/>
        </w:rPr>
        <w:t>ا</w:t>
      </w:r>
      <w:r w:rsidR="00674E2B" w:rsidRPr="00DE6131">
        <w:rPr>
          <w:rFonts w:hint="cs"/>
          <w:rtl/>
        </w:rPr>
        <w:t xml:space="preserve">فق </w:t>
      </w:r>
      <w:r w:rsidR="00AD5D03" w:rsidRPr="00DE6131">
        <w:rPr>
          <w:rFonts w:hint="cs"/>
          <w:rtl/>
        </w:rPr>
        <w:t>والعبرة من ذلك أن ماد</w:t>
      </w:r>
      <w:r w:rsidR="00C14818" w:rsidRPr="00DE6131">
        <w:rPr>
          <w:rFonts w:hint="cs"/>
          <w:rtl/>
        </w:rPr>
        <w:t>ا</w:t>
      </w:r>
      <w:r w:rsidR="00AD5D03" w:rsidRPr="00DE6131">
        <w:rPr>
          <w:rFonts w:hint="cs"/>
          <w:rtl/>
        </w:rPr>
        <w:t>م الهدف ه</w:t>
      </w:r>
      <w:r w:rsidR="002B23CB">
        <w:rPr>
          <w:rFonts w:hint="cs"/>
          <w:rtl/>
        </w:rPr>
        <w:t>و اشباع حاجات جمهور المنتفعين فإ</w:t>
      </w:r>
      <w:r w:rsidR="00AD5D03" w:rsidRPr="00DE6131">
        <w:rPr>
          <w:rFonts w:hint="cs"/>
          <w:rtl/>
        </w:rPr>
        <w:t>ن التغيير في طريقة تقديم ال</w:t>
      </w:r>
      <w:r w:rsidR="002B23CB">
        <w:rPr>
          <w:rFonts w:hint="cs"/>
          <w:rtl/>
        </w:rPr>
        <w:t>خدمة وتكييفها مع الطرق الحديثة إ</w:t>
      </w:r>
      <w:r w:rsidR="00AD5D03" w:rsidRPr="00DE6131">
        <w:rPr>
          <w:rFonts w:hint="cs"/>
          <w:rtl/>
        </w:rPr>
        <w:t>نما يصبح التزاما على عاتق مسير المرفق</w:t>
      </w:r>
      <w:r w:rsidR="00D10207" w:rsidRPr="00DE6131">
        <w:rPr>
          <w:rStyle w:val="Appelnotedebasdep"/>
          <w:color w:val="000000" w:themeColor="text1"/>
          <w:rtl/>
        </w:rPr>
        <w:footnoteReference w:id="228"/>
      </w:r>
      <w:r w:rsidR="00AD5D03" w:rsidRPr="00DE6131">
        <w:rPr>
          <w:rFonts w:hint="cs"/>
          <w:rtl/>
        </w:rPr>
        <w:t xml:space="preserve"> ولابد للتغير </w:t>
      </w:r>
      <w:r w:rsidR="00C14818" w:rsidRPr="00DE6131">
        <w:rPr>
          <w:rFonts w:hint="cs"/>
          <w:rtl/>
        </w:rPr>
        <w:t>والتكيف</w:t>
      </w:r>
      <w:r w:rsidR="002B23CB">
        <w:rPr>
          <w:rFonts w:hint="cs"/>
          <w:rtl/>
        </w:rPr>
        <w:t xml:space="preserve"> أ</w:t>
      </w:r>
      <w:r w:rsidR="00AD5D03" w:rsidRPr="00DE6131">
        <w:rPr>
          <w:rFonts w:hint="cs"/>
          <w:rtl/>
        </w:rPr>
        <w:t>ن يصب في اتجاه تحقيق المصلحة العامة فلي</w:t>
      </w:r>
      <w:r w:rsidR="002B23CB">
        <w:rPr>
          <w:rFonts w:hint="cs"/>
          <w:rtl/>
        </w:rPr>
        <w:t>س التغير والتطور هدف بحد ذاته وإ</w:t>
      </w:r>
      <w:r w:rsidR="00AD5D03" w:rsidRPr="00DE6131">
        <w:rPr>
          <w:rFonts w:hint="cs"/>
          <w:rtl/>
        </w:rPr>
        <w:t>نما هو وسيلة لتحقيق المرفق العام لغاياته بغض النظر عن طريقة إدارته.</w:t>
      </w:r>
    </w:p>
    <w:p w14:paraId="2CD41039" w14:textId="090DF185" w:rsidR="00674E2B" w:rsidRPr="00DE6131" w:rsidRDefault="008E5335" w:rsidP="001B4F5A">
      <w:r>
        <w:rPr>
          <w:rFonts w:hint="cs"/>
          <w:rtl/>
        </w:rPr>
        <w:t xml:space="preserve">وبالنتيجة </w:t>
      </w:r>
      <w:r w:rsidR="001122A8">
        <w:rPr>
          <w:rFonts w:hint="cs"/>
          <w:rtl/>
        </w:rPr>
        <w:t>لا ي</w:t>
      </w:r>
      <w:r w:rsidR="001122A8" w:rsidRPr="00DE6131">
        <w:rPr>
          <w:rFonts w:hint="cs"/>
          <w:rtl/>
        </w:rPr>
        <w:t>مك</w:t>
      </w:r>
      <w:r w:rsidR="001122A8" w:rsidRPr="00DE6131">
        <w:rPr>
          <w:rtl/>
        </w:rPr>
        <w:t>ن</w:t>
      </w:r>
      <w:r w:rsidR="00AD5D03" w:rsidRPr="00DE6131">
        <w:rPr>
          <w:rFonts w:hint="cs"/>
          <w:rtl/>
        </w:rPr>
        <w:t xml:space="preserve"> </w:t>
      </w:r>
      <w:r w:rsidR="00C14818" w:rsidRPr="00DE6131">
        <w:rPr>
          <w:rFonts w:hint="cs"/>
          <w:rtl/>
        </w:rPr>
        <w:t>لأي</w:t>
      </w:r>
      <w:r w:rsidR="001318FA" w:rsidRPr="00DE6131">
        <w:rPr>
          <w:rFonts w:hint="cs"/>
          <w:rtl/>
        </w:rPr>
        <w:t xml:space="preserve"> من</w:t>
      </w:r>
      <w:r w:rsidR="00674E2B" w:rsidRPr="00DE6131">
        <w:rPr>
          <w:rFonts w:hint="cs"/>
          <w:rtl/>
        </w:rPr>
        <w:t xml:space="preserve"> </w:t>
      </w:r>
      <w:r w:rsidR="001318FA" w:rsidRPr="00DE6131">
        <w:rPr>
          <w:rFonts w:hint="cs"/>
          <w:rtl/>
        </w:rPr>
        <w:t xml:space="preserve">مستعملي المرفق العام </w:t>
      </w:r>
      <w:r w:rsidR="00674E2B" w:rsidRPr="00DE6131">
        <w:rPr>
          <w:rFonts w:hint="cs"/>
          <w:rtl/>
        </w:rPr>
        <w:t xml:space="preserve">التمسك بحق مكتسب </w:t>
      </w:r>
      <w:r w:rsidR="001318FA" w:rsidRPr="00DE6131">
        <w:rPr>
          <w:rFonts w:hint="cs"/>
          <w:rtl/>
        </w:rPr>
        <w:t xml:space="preserve">أو على تغير طريقة أداء الخدمة العمومية </w:t>
      </w:r>
      <w:r w:rsidR="00674E2B" w:rsidRPr="00DE6131">
        <w:rPr>
          <w:rFonts w:hint="cs"/>
          <w:rtl/>
        </w:rPr>
        <w:t xml:space="preserve">طالما لم </w:t>
      </w:r>
      <w:r w:rsidR="001318FA" w:rsidRPr="00DE6131">
        <w:rPr>
          <w:rFonts w:hint="cs"/>
          <w:rtl/>
        </w:rPr>
        <w:t xml:space="preserve">يمس مركزه القانوني </w:t>
      </w:r>
      <w:r w:rsidR="002B23CB">
        <w:rPr>
          <w:rFonts w:hint="cs"/>
          <w:rtl/>
        </w:rPr>
        <w:t>أ</w:t>
      </w:r>
      <w:r w:rsidR="001318FA" w:rsidRPr="00DE6131">
        <w:rPr>
          <w:rFonts w:hint="cs"/>
          <w:rtl/>
        </w:rPr>
        <w:t>و</w:t>
      </w:r>
      <w:r w:rsidR="00674E2B" w:rsidRPr="00DE6131">
        <w:rPr>
          <w:rFonts w:hint="cs"/>
          <w:rtl/>
        </w:rPr>
        <w:t xml:space="preserve"> </w:t>
      </w:r>
      <w:r w:rsidR="001318FA" w:rsidRPr="00DE6131">
        <w:rPr>
          <w:rFonts w:hint="cs"/>
          <w:rtl/>
        </w:rPr>
        <w:t>حدث</w:t>
      </w:r>
      <w:r w:rsidR="00674E2B" w:rsidRPr="00DE6131">
        <w:rPr>
          <w:rFonts w:hint="cs"/>
          <w:rtl/>
        </w:rPr>
        <w:t xml:space="preserve"> </w:t>
      </w:r>
      <w:r w:rsidR="001318FA" w:rsidRPr="00DE6131">
        <w:rPr>
          <w:rFonts w:hint="cs"/>
          <w:rtl/>
        </w:rPr>
        <w:t>تعسف</w:t>
      </w:r>
      <w:r w:rsidR="00674E2B" w:rsidRPr="00DE6131">
        <w:rPr>
          <w:rFonts w:hint="cs"/>
          <w:rtl/>
        </w:rPr>
        <w:t xml:space="preserve"> من جهة </w:t>
      </w:r>
      <w:r w:rsidR="001318FA" w:rsidRPr="00DE6131">
        <w:rPr>
          <w:rFonts w:hint="cs"/>
          <w:rtl/>
        </w:rPr>
        <w:t>الإدارية</w:t>
      </w:r>
      <w:r w:rsidR="00674E2B" w:rsidRPr="00DE6131">
        <w:rPr>
          <w:rFonts w:hint="cs"/>
          <w:rtl/>
        </w:rPr>
        <w:t xml:space="preserve"> في استعمال </w:t>
      </w:r>
      <w:r w:rsidR="001318FA" w:rsidRPr="00DE6131">
        <w:rPr>
          <w:rFonts w:hint="cs"/>
          <w:rtl/>
        </w:rPr>
        <w:t>سلطتها</w:t>
      </w:r>
      <w:r w:rsidR="00674E2B" w:rsidRPr="00DE6131">
        <w:rPr>
          <w:rFonts w:hint="cs"/>
          <w:rtl/>
        </w:rPr>
        <w:t xml:space="preserve"> </w:t>
      </w:r>
      <w:r w:rsidR="001318FA" w:rsidRPr="00DE6131">
        <w:rPr>
          <w:rFonts w:hint="cs"/>
          <w:rtl/>
        </w:rPr>
        <w:t>كما</w:t>
      </w:r>
      <w:r w:rsidR="00674E2B" w:rsidRPr="00DE6131">
        <w:rPr>
          <w:rFonts w:hint="cs"/>
          <w:rtl/>
        </w:rPr>
        <w:t xml:space="preserve"> لا</w:t>
      </w:r>
      <w:r w:rsidR="008570CE" w:rsidRPr="00DE6131">
        <w:rPr>
          <w:rFonts w:hint="cs"/>
          <w:rtl/>
        </w:rPr>
        <w:t xml:space="preserve"> </w:t>
      </w:r>
      <w:r w:rsidR="00674E2B" w:rsidRPr="00DE6131">
        <w:rPr>
          <w:rFonts w:hint="cs"/>
          <w:rtl/>
        </w:rPr>
        <w:t xml:space="preserve">يجوز </w:t>
      </w:r>
      <w:r w:rsidR="001318FA" w:rsidRPr="00DE6131">
        <w:rPr>
          <w:rFonts w:hint="cs"/>
          <w:rtl/>
        </w:rPr>
        <w:t xml:space="preserve">لمستخدمي المرفق العام </w:t>
      </w:r>
      <w:r w:rsidR="00F610F1" w:rsidRPr="00DE6131">
        <w:rPr>
          <w:rFonts w:hint="cs"/>
          <w:rtl/>
        </w:rPr>
        <w:t>ال</w:t>
      </w:r>
      <w:r w:rsidR="002B23CB">
        <w:rPr>
          <w:rFonts w:hint="cs"/>
          <w:rtl/>
        </w:rPr>
        <w:t>إ</w:t>
      </w:r>
      <w:r w:rsidR="00F610F1" w:rsidRPr="00DE6131">
        <w:rPr>
          <w:rFonts w:hint="cs"/>
          <w:rtl/>
        </w:rPr>
        <w:t>عتراض</w:t>
      </w:r>
      <w:r w:rsidR="002B23CB">
        <w:rPr>
          <w:rFonts w:hint="cs"/>
          <w:rtl/>
        </w:rPr>
        <w:t xml:space="preserve"> ب</w:t>
      </w:r>
      <w:r w:rsidR="00B87C89">
        <w:rPr>
          <w:rFonts w:hint="cs"/>
          <w:rtl/>
        </w:rPr>
        <w:t>أي شكل من الأ</w:t>
      </w:r>
      <w:r w:rsidR="001318FA" w:rsidRPr="00DE6131">
        <w:rPr>
          <w:rFonts w:hint="cs"/>
          <w:rtl/>
        </w:rPr>
        <w:t xml:space="preserve">شكال </w:t>
      </w:r>
      <w:r w:rsidR="00F610F1" w:rsidRPr="00DE6131">
        <w:rPr>
          <w:rFonts w:hint="cs"/>
          <w:rtl/>
        </w:rPr>
        <w:t xml:space="preserve">على </w:t>
      </w:r>
      <w:r w:rsidR="001318FA" w:rsidRPr="00DE6131">
        <w:rPr>
          <w:rFonts w:hint="cs"/>
          <w:rtl/>
        </w:rPr>
        <w:t xml:space="preserve">عملية </w:t>
      </w:r>
      <w:r w:rsidR="00B87C89">
        <w:rPr>
          <w:rFonts w:hint="cs"/>
          <w:rtl/>
        </w:rPr>
        <w:t>إ</w:t>
      </w:r>
      <w:r w:rsidR="001318FA" w:rsidRPr="00DE6131">
        <w:rPr>
          <w:rFonts w:hint="cs"/>
          <w:rtl/>
        </w:rPr>
        <w:t xml:space="preserve">دخال </w:t>
      </w:r>
      <w:r w:rsidR="00B87C89">
        <w:rPr>
          <w:rFonts w:hint="cs"/>
          <w:rtl/>
        </w:rPr>
        <w:t xml:space="preserve">تعديلات على </w:t>
      </w:r>
      <w:r w:rsidR="001318FA" w:rsidRPr="00DE6131">
        <w:rPr>
          <w:rFonts w:hint="cs"/>
          <w:rtl/>
        </w:rPr>
        <w:t>اللوائح والنصوص القانونية</w:t>
      </w:r>
      <w:r w:rsidR="00F610F1" w:rsidRPr="00DE6131">
        <w:rPr>
          <w:rFonts w:hint="cs"/>
          <w:rtl/>
        </w:rPr>
        <w:t xml:space="preserve"> </w:t>
      </w:r>
      <w:r w:rsidR="001318FA" w:rsidRPr="00DE6131">
        <w:rPr>
          <w:rFonts w:hint="cs"/>
          <w:rtl/>
        </w:rPr>
        <w:t>المتعلقة ب</w:t>
      </w:r>
      <w:r w:rsidR="00F610F1" w:rsidRPr="00DE6131">
        <w:rPr>
          <w:rFonts w:hint="cs"/>
          <w:rtl/>
        </w:rPr>
        <w:t>سير المرفق</w:t>
      </w:r>
      <w:r w:rsidR="008570CE" w:rsidRPr="00DE6131">
        <w:rPr>
          <w:rFonts w:hint="cs"/>
          <w:rtl/>
        </w:rPr>
        <w:t xml:space="preserve"> العام</w:t>
      </w:r>
      <w:r w:rsidR="00B87C89">
        <w:rPr>
          <w:rFonts w:hint="cs"/>
          <w:rtl/>
        </w:rPr>
        <w:t>،</w:t>
      </w:r>
      <w:r w:rsidR="008570CE" w:rsidRPr="00DE6131">
        <w:rPr>
          <w:rFonts w:hint="cs"/>
          <w:rtl/>
        </w:rPr>
        <w:t xml:space="preserve"> حتى </w:t>
      </w:r>
      <w:r w:rsidR="001318FA" w:rsidRPr="00DE6131">
        <w:rPr>
          <w:rFonts w:hint="cs"/>
          <w:rtl/>
        </w:rPr>
        <w:t>لو تم</w:t>
      </w:r>
      <w:r w:rsidR="008570CE" w:rsidRPr="00DE6131">
        <w:rPr>
          <w:rFonts w:hint="cs"/>
          <w:rtl/>
        </w:rPr>
        <w:t xml:space="preserve"> </w:t>
      </w:r>
      <w:r w:rsidR="001318FA" w:rsidRPr="00DE6131">
        <w:rPr>
          <w:rFonts w:hint="cs"/>
          <w:rtl/>
        </w:rPr>
        <w:t>ال</w:t>
      </w:r>
      <w:r w:rsidR="008570CE" w:rsidRPr="00DE6131">
        <w:rPr>
          <w:rFonts w:hint="cs"/>
          <w:rtl/>
        </w:rPr>
        <w:t xml:space="preserve">تشديد </w:t>
      </w:r>
      <w:r w:rsidR="001318FA" w:rsidRPr="00DE6131">
        <w:rPr>
          <w:rFonts w:hint="cs"/>
          <w:rtl/>
        </w:rPr>
        <w:t xml:space="preserve">وزيادة الصرامة </w:t>
      </w:r>
      <w:r w:rsidR="008570CE" w:rsidRPr="00DE6131">
        <w:rPr>
          <w:rFonts w:hint="cs"/>
          <w:rtl/>
        </w:rPr>
        <w:t xml:space="preserve">في </w:t>
      </w:r>
      <w:r w:rsidR="001318FA" w:rsidRPr="00DE6131">
        <w:rPr>
          <w:rFonts w:hint="cs"/>
          <w:rtl/>
        </w:rPr>
        <w:t xml:space="preserve">تطبيق </w:t>
      </w:r>
      <w:r w:rsidR="008570CE" w:rsidRPr="00DE6131">
        <w:rPr>
          <w:rFonts w:hint="cs"/>
          <w:rtl/>
        </w:rPr>
        <w:t>هذ</w:t>
      </w:r>
      <w:r w:rsidR="00C2127F" w:rsidRPr="00DE6131">
        <w:rPr>
          <w:rFonts w:hint="cs"/>
          <w:rtl/>
        </w:rPr>
        <w:t xml:space="preserve">ه اللوائح على جمهور المنتفعين </w:t>
      </w:r>
      <w:r w:rsidR="001318FA" w:rsidRPr="00DE6131">
        <w:rPr>
          <w:rFonts w:hint="cs"/>
          <w:rtl/>
        </w:rPr>
        <w:t>وبالتالي</w:t>
      </w:r>
      <w:r w:rsidR="008570CE" w:rsidRPr="00DE6131">
        <w:rPr>
          <w:rFonts w:hint="cs"/>
          <w:rtl/>
        </w:rPr>
        <w:t xml:space="preserve"> لذلك </w:t>
      </w:r>
      <w:r w:rsidR="00C14818" w:rsidRPr="00DE6131">
        <w:rPr>
          <w:rFonts w:hint="cs"/>
          <w:rtl/>
        </w:rPr>
        <w:t>لا يمك</w:t>
      </w:r>
      <w:r w:rsidR="00C14818" w:rsidRPr="00DE6131">
        <w:rPr>
          <w:rtl/>
        </w:rPr>
        <w:t>ن</w:t>
      </w:r>
      <w:r w:rsidR="008570CE" w:rsidRPr="00DE6131">
        <w:rPr>
          <w:rFonts w:hint="cs"/>
          <w:rtl/>
        </w:rPr>
        <w:t xml:space="preserve"> </w:t>
      </w:r>
      <w:r w:rsidR="001318FA" w:rsidRPr="00DE6131">
        <w:rPr>
          <w:rFonts w:hint="cs"/>
          <w:rtl/>
        </w:rPr>
        <w:t>لمستعملي المرفق العام</w:t>
      </w:r>
      <w:r w:rsidR="008570CE" w:rsidRPr="00DE6131">
        <w:rPr>
          <w:rFonts w:hint="cs"/>
          <w:rtl/>
        </w:rPr>
        <w:t xml:space="preserve"> المنتفعين </w:t>
      </w:r>
      <w:r w:rsidR="001318FA" w:rsidRPr="00DE6131">
        <w:rPr>
          <w:rFonts w:hint="cs"/>
          <w:rtl/>
        </w:rPr>
        <w:t xml:space="preserve">التظلم من </w:t>
      </w:r>
      <w:r w:rsidR="00C14818" w:rsidRPr="00DE6131">
        <w:rPr>
          <w:rFonts w:hint="cs"/>
          <w:rtl/>
        </w:rPr>
        <w:t>تغيير طريق</w:t>
      </w:r>
      <w:r w:rsidR="00C14818" w:rsidRPr="00DE6131">
        <w:rPr>
          <w:rtl/>
        </w:rPr>
        <w:t>ة</w:t>
      </w:r>
      <w:r w:rsidR="008570CE" w:rsidRPr="00DE6131">
        <w:rPr>
          <w:rFonts w:hint="cs"/>
          <w:rtl/>
        </w:rPr>
        <w:t xml:space="preserve"> إدارة المرفق</w:t>
      </w:r>
      <w:r w:rsidR="001318FA" w:rsidRPr="00DE6131">
        <w:rPr>
          <w:rFonts w:hint="cs"/>
          <w:rtl/>
        </w:rPr>
        <w:t xml:space="preserve"> العام كان ينتقل من أسلوب التسيير المباشر الى الإدارة المفوضة </w:t>
      </w:r>
      <w:r w:rsidR="008570CE" w:rsidRPr="00DE6131">
        <w:rPr>
          <w:rFonts w:hint="cs"/>
          <w:rtl/>
        </w:rPr>
        <w:t xml:space="preserve"> </w:t>
      </w:r>
      <w:r w:rsidR="001318FA" w:rsidRPr="00DE6131">
        <w:rPr>
          <w:rFonts w:hint="cs"/>
          <w:rtl/>
        </w:rPr>
        <w:t>ك</w:t>
      </w:r>
      <w:r w:rsidR="008570CE" w:rsidRPr="00DE6131">
        <w:rPr>
          <w:rFonts w:hint="cs"/>
          <w:rtl/>
        </w:rPr>
        <w:t>التزام المر</w:t>
      </w:r>
      <w:r w:rsidR="001318FA" w:rsidRPr="00DE6131">
        <w:rPr>
          <w:rFonts w:hint="cs"/>
          <w:rtl/>
        </w:rPr>
        <w:t>ا</w:t>
      </w:r>
      <w:r w:rsidR="008570CE" w:rsidRPr="00DE6131">
        <w:rPr>
          <w:rFonts w:hint="cs"/>
          <w:rtl/>
        </w:rPr>
        <w:t>فق العام</w:t>
      </w:r>
      <w:r w:rsidR="001318FA" w:rsidRPr="00DE6131">
        <w:rPr>
          <w:rFonts w:hint="cs"/>
          <w:rtl/>
        </w:rPr>
        <w:t>ة</w:t>
      </w:r>
      <w:r w:rsidR="008570CE" w:rsidRPr="00DE6131">
        <w:rPr>
          <w:rFonts w:hint="cs"/>
          <w:rtl/>
        </w:rPr>
        <w:t xml:space="preserve"> حيث </w:t>
      </w:r>
      <w:r w:rsidR="000F5329" w:rsidRPr="00DE6131">
        <w:rPr>
          <w:rFonts w:hint="cs"/>
          <w:rtl/>
        </w:rPr>
        <w:t>تشمل</w:t>
      </w:r>
      <w:r w:rsidR="008570CE" w:rsidRPr="00DE6131">
        <w:rPr>
          <w:rFonts w:hint="cs"/>
          <w:rtl/>
        </w:rPr>
        <w:t xml:space="preserve"> قاعدة</w:t>
      </w:r>
      <w:r w:rsidR="000F5329" w:rsidRPr="00DE6131">
        <w:rPr>
          <w:rFonts w:hint="cs"/>
          <w:rtl/>
        </w:rPr>
        <w:t xml:space="preserve"> القابلية للتكيف </w:t>
      </w:r>
      <w:r w:rsidR="008570CE" w:rsidRPr="00DE6131">
        <w:rPr>
          <w:rFonts w:hint="cs"/>
          <w:rtl/>
        </w:rPr>
        <w:t xml:space="preserve">على المرافق العامة </w:t>
      </w:r>
      <w:r w:rsidR="000F5329" w:rsidRPr="00DE6131">
        <w:rPr>
          <w:rFonts w:hint="cs"/>
          <w:rtl/>
        </w:rPr>
        <w:t>بدون استثناء بغض النظر عن كيفية إدارتها</w:t>
      </w:r>
      <w:r w:rsidR="00B8471A">
        <w:rPr>
          <w:rFonts w:hint="cs"/>
          <w:rtl/>
        </w:rPr>
        <w:t>،</w:t>
      </w:r>
      <w:r w:rsidR="000F5329" w:rsidRPr="00DE6131">
        <w:rPr>
          <w:rFonts w:hint="cs"/>
          <w:rtl/>
        </w:rPr>
        <w:t xml:space="preserve"> وبذلك ينتقل هذا الالتزام للقائم على تسيير المرفق حتى و</w:t>
      </w:r>
      <w:r w:rsidR="00B8471A">
        <w:rPr>
          <w:rFonts w:hint="cs"/>
          <w:rtl/>
        </w:rPr>
        <w:t>إ</w:t>
      </w:r>
      <w:r w:rsidR="000F5329" w:rsidRPr="00DE6131">
        <w:rPr>
          <w:rFonts w:hint="cs"/>
          <w:rtl/>
        </w:rPr>
        <w:t>ن</w:t>
      </w:r>
      <w:r w:rsidR="008570CE" w:rsidRPr="00DE6131">
        <w:rPr>
          <w:rFonts w:hint="cs"/>
          <w:rtl/>
        </w:rPr>
        <w:t xml:space="preserve"> كان</w:t>
      </w:r>
      <w:r w:rsidR="000F5329" w:rsidRPr="00DE6131">
        <w:rPr>
          <w:rFonts w:hint="cs"/>
          <w:rtl/>
        </w:rPr>
        <w:t xml:space="preserve"> من أ</w:t>
      </w:r>
      <w:r w:rsidR="008570CE" w:rsidRPr="00DE6131">
        <w:rPr>
          <w:rFonts w:hint="cs"/>
          <w:rtl/>
        </w:rPr>
        <w:t>شخ</w:t>
      </w:r>
      <w:r w:rsidR="000F5329" w:rsidRPr="00DE6131">
        <w:rPr>
          <w:rFonts w:hint="cs"/>
          <w:rtl/>
        </w:rPr>
        <w:t xml:space="preserve">اص القانون </w:t>
      </w:r>
      <w:r w:rsidR="008570CE" w:rsidRPr="00DE6131">
        <w:rPr>
          <w:rFonts w:hint="cs"/>
          <w:rtl/>
        </w:rPr>
        <w:t xml:space="preserve"> </w:t>
      </w:r>
      <w:r w:rsidR="000F5329" w:rsidRPr="00DE6131">
        <w:rPr>
          <w:rFonts w:hint="cs"/>
          <w:rtl/>
        </w:rPr>
        <w:t>الخاص فلابد أن يبقى المرفق قابلا للتكيف في كل الظروف وتسهر على ذلك السلطة مانحة الالتزام من خلال سلطة</w:t>
      </w:r>
      <w:r w:rsidR="008570CE" w:rsidRPr="00DE6131">
        <w:rPr>
          <w:rFonts w:hint="cs"/>
          <w:rtl/>
        </w:rPr>
        <w:t xml:space="preserve"> </w:t>
      </w:r>
      <w:r w:rsidR="000F5329" w:rsidRPr="00DE6131">
        <w:rPr>
          <w:rFonts w:hint="cs"/>
          <w:rtl/>
        </w:rPr>
        <w:t>ا</w:t>
      </w:r>
      <w:r w:rsidR="008570CE" w:rsidRPr="00DE6131">
        <w:rPr>
          <w:rFonts w:hint="cs"/>
          <w:rtl/>
        </w:rPr>
        <w:t>لتوجيه و</w:t>
      </w:r>
      <w:r w:rsidR="000F5329" w:rsidRPr="00DE6131">
        <w:rPr>
          <w:rFonts w:hint="cs"/>
          <w:rtl/>
        </w:rPr>
        <w:t>ال</w:t>
      </w:r>
      <w:r w:rsidR="00B8471A">
        <w:rPr>
          <w:rFonts w:hint="cs"/>
          <w:rtl/>
        </w:rPr>
        <w:t>إ</w:t>
      </w:r>
      <w:r w:rsidR="008570CE" w:rsidRPr="00DE6131">
        <w:rPr>
          <w:rFonts w:hint="cs"/>
          <w:rtl/>
        </w:rPr>
        <w:t xml:space="preserve">شراف </w:t>
      </w:r>
      <w:r w:rsidR="000A7C02" w:rsidRPr="00DE6131">
        <w:rPr>
          <w:rFonts w:hint="cs"/>
          <w:rtl/>
        </w:rPr>
        <w:t>ولها</w:t>
      </w:r>
      <w:r w:rsidR="000F5329" w:rsidRPr="00DE6131">
        <w:rPr>
          <w:rFonts w:hint="cs"/>
          <w:rtl/>
        </w:rPr>
        <w:t xml:space="preserve"> في سبيل ذلك</w:t>
      </w:r>
      <w:r w:rsidR="000A7C02" w:rsidRPr="00DE6131">
        <w:rPr>
          <w:rFonts w:hint="cs"/>
          <w:rtl/>
        </w:rPr>
        <w:t xml:space="preserve"> الحق في </w:t>
      </w:r>
      <w:r w:rsidR="000F5329" w:rsidRPr="00DE6131">
        <w:rPr>
          <w:rFonts w:hint="cs"/>
          <w:rtl/>
        </w:rPr>
        <w:t>الرقابة على ضمان</w:t>
      </w:r>
      <w:r w:rsidR="000A7C02" w:rsidRPr="00DE6131">
        <w:rPr>
          <w:rFonts w:hint="cs"/>
          <w:rtl/>
        </w:rPr>
        <w:t xml:space="preserve"> تغيير النظام الذي </w:t>
      </w:r>
      <w:r w:rsidR="00C14818" w:rsidRPr="00DE6131">
        <w:rPr>
          <w:rFonts w:hint="cs"/>
          <w:rtl/>
        </w:rPr>
        <w:t>يسير</w:t>
      </w:r>
      <w:r w:rsidR="000A7C02" w:rsidRPr="00DE6131">
        <w:rPr>
          <w:rFonts w:hint="cs"/>
          <w:rtl/>
        </w:rPr>
        <w:t xml:space="preserve"> عليه المرفق </w:t>
      </w:r>
      <w:r w:rsidR="000F5329" w:rsidRPr="00DE6131">
        <w:rPr>
          <w:rFonts w:hint="cs"/>
          <w:rtl/>
        </w:rPr>
        <w:t xml:space="preserve">وفقا للتغيرات الحاصلة </w:t>
      </w:r>
      <w:r w:rsidR="000A7C02" w:rsidRPr="00DE6131">
        <w:rPr>
          <w:rFonts w:hint="cs"/>
          <w:rtl/>
        </w:rPr>
        <w:t xml:space="preserve">وهذا الحق ثابت </w:t>
      </w:r>
      <w:r w:rsidR="000F5329" w:rsidRPr="00DE6131">
        <w:rPr>
          <w:rFonts w:hint="cs"/>
          <w:rtl/>
        </w:rPr>
        <w:t>للسلطة المانحة ولا</w:t>
      </w:r>
      <w:r w:rsidR="00C14818" w:rsidRPr="00DE6131">
        <w:rPr>
          <w:rFonts w:hint="cs"/>
          <w:rtl/>
        </w:rPr>
        <w:t xml:space="preserve"> </w:t>
      </w:r>
      <w:r w:rsidR="000F5329" w:rsidRPr="00DE6131">
        <w:rPr>
          <w:rFonts w:hint="cs"/>
          <w:rtl/>
        </w:rPr>
        <w:t>يمكن</w:t>
      </w:r>
      <w:r w:rsidR="000A7C02" w:rsidRPr="00DE6131">
        <w:rPr>
          <w:rFonts w:hint="cs"/>
          <w:rtl/>
        </w:rPr>
        <w:t xml:space="preserve"> لها </w:t>
      </w:r>
      <w:r w:rsidR="000F5329" w:rsidRPr="00DE6131">
        <w:rPr>
          <w:rFonts w:hint="cs"/>
          <w:rtl/>
        </w:rPr>
        <w:t>التخلي</w:t>
      </w:r>
      <w:r w:rsidR="000A7C02" w:rsidRPr="00DE6131">
        <w:rPr>
          <w:rFonts w:hint="cs"/>
          <w:rtl/>
        </w:rPr>
        <w:t xml:space="preserve"> عنه </w:t>
      </w:r>
      <w:r w:rsidR="000F5329" w:rsidRPr="00DE6131">
        <w:rPr>
          <w:rFonts w:hint="cs"/>
          <w:rtl/>
        </w:rPr>
        <w:t>تحت أي ظرف كان</w:t>
      </w:r>
      <w:r w:rsidR="000A7C02" w:rsidRPr="00DE6131">
        <w:rPr>
          <w:rFonts w:hint="cs"/>
          <w:rtl/>
        </w:rPr>
        <w:t xml:space="preserve">، </w:t>
      </w:r>
      <w:r w:rsidR="000F5329" w:rsidRPr="00DE6131">
        <w:rPr>
          <w:rFonts w:hint="cs"/>
          <w:rtl/>
        </w:rPr>
        <w:t xml:space="preserve">بل </w:t>
      </w:r>
      <w:r w:rsidR="00C14818" w:rsidRPr="00DE6131">
        <w:rPr>
          <w:rFonts w:hint="cs"/>
          <w:rtl/>
        </w:rPr>
        <w:t>لا يرته</w:t>
      </w:r>
      <w:r w:rsidR="00C14818" w:rsidRPr="00DE6131">
        <w:rPr>
          <w:rtl/>
        </w:rPr>
        <w:t>ن</w:t>
      </w:r>
      <w:r w:rsidR="000F5329" w:rsidRPr="00DE6131">
        <w:rPr>
          <w:rFonts w:hint="cs"/>
          <w:rtl/>
        </w:rPr>
        <w:t xml:space="preserve"> وجود حق الرقابة على وجود نص يقرره</w:t>
      </w:r>
      <w:r w:rsidR="0083795C">
        <w:rPr>
          <w:rFonts w:hint="cs"/>
          <w:rtl/>
        </w:rPr>
        <w:t xml:space="preserve"> في عقد الالتزام وإ</w:t>
      </w:r>
      <w:r w:rsidR="000A7C02" w:rsidRPr="00DE6131">
        <w:rPr>
          <w:rFonts w:hint="cs"/>
          <w:rtl/>
        </w:rPr>
        <w:t xml:space="preserve">لا </w:t>
      </w:r>
      <w:r w:rsidR="005022A5" w:rsidRPr="00DE6131">
        <w:rPr>
          <w:rFonts w:hint="cs"/>
          <w:rtl/>
        </w:rPr>
        <w:t>فان</w:t>
      </w:r>
      <w:r w:rsidR="000A7C02" w:rsidRPr="00DE6131">
        <w:rPr>
          <w:rFonts w:hint="cs"/>
          <w:rtl/>
        </w:rPr>
        <w:t xml:space="preserve"> هذ</w:t>
      </w:r>
      <w:r w:rsidR="005022A5" w:rsidRPr="00DE6131">
        <w:rPr>
          <w:rFonts w:hint="cs"/>
          <w:rtl/>
        </w:rPr>
        <w:t>ه</w:t>
      </w:r>
      <w:r w:rsidR="000A7C02" w:rsidRPr="00DE6131">
        <w:rPr>
          <w:rFonts w:hint="cs"/>
          <w:rtl/>
        </w:rPr>
        <w:t xml:space="preserve"> </w:t>
      </w:r>
      <w:r w:rsidR="00C14818" w:rsidRPr="00DE6131">
        <w:rPr>
          <w:rFonts w:hint="cs"/>
          <w:rtl/>
        </w:rPr>
        <w:t>التغييرات</w:t>
      </w:r>
      <w:r w:rsidR="005022A5" w:rsidRPr="00DE6131">
        <w:rPr>
          <w:rFonts w:hint="cs"/>
          <w:rtl/>
        </w:rPr>
        <w:t xml:space="preserve"> تطرأ على المرفق يمكن أن تمس </w:t>
      </w:r>
      <w:r w:rsidR="000A7C02" w:rsidRPr="00DE6131">
        <w:rPr>
          <w:rFonts w:hint="cs"/>
          <w:rtl/>
        </w:rPr>
        <w:t xml:space="preserve"> بالتوازن المالي للعقد بما يحمل </w:t>
      </w:r>
      <w:r w:rsidR="005022A5" w:rsidRPr="00DE6131">
        <w:rPr>
          <w:rFonts w:hint="cs"/>
          <w:rtl/>
        </w:rPr>
        <w:t xml:space="preserve">القائم </w:t>
      </w:r>
      <w:r w:rsidR="005022A5" w:rsidRPr="00DE6131">
        <w:rPr>
          <w:rFonts w:hint="cs"/>
          <w:rtl/>
        </w:rPr>
        <w:lastRenderedPageBreak/>
        <w:t>على المرفق</w:t>
      </w:r>
      <w:r w:rsidR="000A7C02" w:rsidRPr="00DE6131">
        <w:rPr>
          <w:rFonts w:hint="cs"/>
          <w:rtl/>
        </w:rPr>
        <w:t xml:space="preserve"> أعباء مالية </w:t>
      </w:r>
      <w:r w:rsidR="00C14818" w:rsidRPr="00DE6131">
        <w:rPr>
          <w:rFonts w:hint="cs"/>
          <w:rtl/>
        </w:rPr>
        <w:t>باهضه</w:t>
      </w:r>
      <w:r w:rsidR="00837641" w:rsidRPr="00DE6131">
        <w:rPr>
          <w:rStyle w:val="Appelnotedebasdep"/>
          <w:color w:val="000000" w:themeColor="text1"/>
          <w:rtl/>
        </w:rPr>
        <w:footnoteReference w:id="229"/>
      </w:r>
      <w:r w:rsidR="005022A5" w:rsidRPr="00DE6131">
        <w:rPr>
          <w:rFonts w:hint="cs"/>
          <w:rtl/>
        </w:rPr>
        <w:t>تجعل من تنفيذ المرفق أمرا مرهقا إن لم يكن مستحيلا في بعض الحالات مما يؤدي الى تذب</w:t>
      </w:r>
      <w:r w:rsidR="003C068B" w:rsidRPr="00DE6131">
        <w:rPr>
          <w:rFonts w:hint="cs"/>
          <w:rtl/>
        </w:rPr>
        <w:t>ذ</w:t>
      </w:r>
      <w:r w:rsidR="005022A5" w:rsidRPr="00DE6131">
        <w:rPr>
          <w:rFonts w:hint="cs"/>
          <w:rtl/>
        </w:rPr>
        <w:t>ب في أداء المرفق أو</w:t>
      </w:r>
      <w:r w:rsidR="003C068B" w:rsidRPr="00DE6131">
        <w:rPr>
          <w:rFonts w:hint="cs"/>
          <w:rtl/>
        </w:rPr>
        <w:t xml:space="preserve"> </w:t>
      </w:r>
      <w:r w:rsidR="005022A5" w:rsidRPr="00DE6131">
        <w:rPr>
          <w:rFonts w:hint="cs"/>
          <w:rtl/>
        </w:rPr>
        <w:t>توفقه يشكل نهائي.</w:t>
      </w:r>
    </w:p>
    <w:p w14:paraId="3EEDBB62" w14:textId="03225988" w:rsidR="00D3700A" w:rsidRPr="00DE6131" w:rsidRDefault="005022A5" w:rsidP="001B4F5A">
      <w:pPr>
        <w:rPr>
          <w:rtl/>
        </w:rPr>
      </w:pPr>
      <w:r w:rsidRPr="00DE6131">
        <w:rPr>
          <w:rFonts w:hint="cs"/>
          <w:rtl/>
        </w:rPr>
        <w:t xml:space="preserve">وفي هذا </w:t>
      </w:r>
      <w:r w:rsidR="00244AE3" w:rsidRPr="00DE6131">
        <w:rPr>
          <w:rFonts w:hint="cs"/>
          <w:rtl/>
        </w:rPr>
        <w:t>الإطار</w:t>
      </w:r>
      <w:r w:rsidRPr="00DE6131">
        <w:rPr>
          <w:rFonts w:hint="cs"/>
          <w:rtl/>
        </w:rPr>
        <w:t xml:space="preserve"> فقد كرس</w:t>
      </w:r>
      <w:r w:rsidR="00FB38AA" w:rsidRPr="00DE6131">
        <w:rPr>
          <w:rtl/>
        </w:rPr>
        <w:t xml:space="preserve"> </w:t>
      </w:r>
      <w:r w:rsidR="00FB38AA" w:rsidRPr="00DE6131">
        <w:rPr>
          <w:rFonts w:hint="cs"/>
          <w:rtl/>
        </w:rPr>
        <w:t>المشرع</w:t>
      </w:r>
      <w:r w:rsidR="00FB38AA" w:rsidRPr="00DE6131">
        <w:rPr>
          <w:rtl/>
        </w:rPr>
        <w:t xml:space="preserve"> الجزائري </w:t>
      </w:r>
      <w:r w:rsidR="00FB38AA" w:rsidRPr="00DE6131">
        <w:rPr>
          <w:rFonts w:hint="cs"/>
          <w:rtl/>
        </w:rPr>
        <w:t>مبدأ التكيف في عديد المراسيم التنفيذية نذكر منها على سبيل المثال المرسوم التنفيذي</w:t>
      </w:r>
      <w:r w:rsidRPr="0083795C">
        <w:rPr>
          <w:rFonts w:hint="cs"/>
          <w:sz w:val="24"/>
          <w:szCs w:val="24"/>
          <w:rtl/>
        </w:rPr>
        <w:t>88/131</w:t>
      </w:r>
      <w:r w:rsidR="00A51F67" w:rsidRPr="00DE6131">
        <w:rPr>
          <w:rStyle w:val="Appelnotedebasdep"/>
          <w:color w:val="000000" w:themeColor="text1"/>
          <w:rtl/>
        </w:rPr>
        <w:footnoteReference w:id="230"/>
      </w:r>
      <w:r w:rsidR="0083795C">
        <w:rPr>
          <w:rFonts w:hint="cs"/>
          <w:rtl/>
        </w:rPr>
        <w:t>،</w:t>
      </w:r>
      <w:r w:rsidR="00FB38AA" w:rsidRPr="00DE6131">
        <w:rPr>
          <w:rFonts w:hint="cs"/>
          <w:rtl/>
        </w:rPr>
        <w:t xml:space="preserve"> في المادة </w:t>
      </w:r>
      <w:r w:rsidR="00FB38AA" w:rsidRPr="0054170E">
        <w:rPr>
          <w:rFonts w:hint="cs"/>
          <w:sz w:val="24"/>
          <w:szCs w:val="24"/>
          <w:rtl/>
        </w:rPr>
        <w:t xml:space="preserve">06 </w:t>
      </w:r>
      <w:r w:rsidR="00FB38AA" w:rsidRPr="00DE6131">
        <w:rPr>
          <w:rFonts w:hint="cs"/>
          <w:rtl/>
        </w:rPr>
        <w:t xml:space="preserve">منه '' تسهر الإدارة دوما على تكييف مهامها وهياكلها مع احتياجات المواطنين، ويجب أن تضع تحت تصرف المواطن خدمة جيدة '' </w:t>
      </w:r>
      <w:r w:rsidR="00C52D89">
        <w:rPr>
          <w:rFonts w:hint="cs"/>
          <w:rtl/>
        </w:rPr>
        <w:t xml:space="preserve">وبالرجوع الى التصوص التنظيمية المتعلقة بتفويضات المرافق العامة </w:t>
      </w:r>
      <w:r w:rsidR="00A41685">
        <w:rPr>
          <w:rFonts w:hint="cs"/>
          <w:rtl/>
        </w:rPr>
        <w:t xml:space="preserve">يظهر أن السلطات العامة تسعى دوما الى التوفيق بين مقتضيات المصلحة العامة وضمان </w:t>
      </w:r>
      <w:r w:rsidR="00225E36">
        <w:rPr>
          <w:rFonts w:hint="cs"/>
          <w:rtl/>
        </w:rPr>
        <w:t xml:space="preserve">الليبرالية </w:t>
      </w:r>
      <w:r w:rsidR="00EE51B8">
        <w:rPr>
          <w:rFonts w:hint="cs"/>
          <w:rtl/>
        </w:rPr>
        <w:t xml:space="preserve">الاقتصادية بمعنى أنه إذا تم تفوض إدارة المرفق العام ألى الخواص تظل خاضع لنفس النظام القانوني </w:t>
      </w:r>
      <w:r w:rsidR="008872F6">
        <w:rPr>
          <w:rFonts w:hint="cs"/>
          <w:rtl/>
        </w:rPr>
        <w:t xml:space="preserve">الاستثنائي الذي يطبق على المؤسسات العامة والذي يرمي في النهاية إلى </w:t>
      </w:r>
      <w:r w:rsidR="001D0276">
        <w:rPr>
          <w:rFonts w:hint="cs"/>
          <w:rtl/>
        </w:rPr>
        <w:t xml:space="preserve">أن تكون الخدمة العمومية المقدمة من طرف المفوض إليه </w:t>
      </w:r>
      <w:r w:rsidR="00D81B70">
        <w:rPr>
          <w:rFonts w:hint="cs"/>
          <w:rtl/>
        </w:rPr>
        <w:t>تتماشى مع مبدأ التكيف مع التطورات التكنولوجية</w:t>
      </w:r>
      <w:r w:rsidR="00976DF1">
        <w:rPr>
          <w:rFonts w:hint="cs"/>
          <w:rtl/>
        </w:rPr>
        <w:t>،</w:t>
      </w:r>
      <w:r w:rsidR="00D81B70">
        <w:rPr>
          <w:rFonts w:hint="cs"/>
          <w:rtl/>
        </w:rPr>
        <w:t xml:space="preserve"> بحيث تضمن </w:t>
      </w:r>
      <w:r w:rsidR="00976DF1">
        <w:rPr>
          <w:rFonts w:hint="cs"/>
          <w:rtl/>
        </w:rPr>
        <w:t>في المحصلة جودة الخدمة العمومية</w:t>
      </w:r>
      <w:r w:rsidR="00225E36">
        <w:rPr>
          <w:rFonts w:hint="cs"/>
          <w:rtl/>
        </w:rPr>
        <w:t xml:space="preserve"> </w:t>
      </w:r>
      <w:r w:rsidR="00976DF1">
        <w:rPr>
          <w:rStyle w:val="Appelnotedebasdep"/>
          <w:color w:val="000000" w:themeColor="text1"/>
          <w:rtl/>
        </w:rPr>
        <w:footnoteReference w:id="231"/>
      </w:r>
      <w:r w:rsidR="00FB38AA" w:rsidRPr="00DE6131">
        <w:rPr>
          <w:rFonts w:hint="cs"/>
          <w:rtl/>
        </w:rPr>
        <w:t xml:space="preserve">كما </w:t>
      </w:r>
      <w:r w:rsidRPr="00DE6131">
        <w:rPr>
          <w:rFonts w:hint="cs"/>
          <w:rtl/>
        </w:rPr>
        <w:t>ألزمها</w:t>
      </w:r>
      <w:r w:rsidR="00FB38AA" w:rsidRPr="00DE6131">
        <w:rPr>
          <w:rtl/>
        </w:rPr>
        <w:t xml:space="preserve"> </w:t>
      </w:r>
      <w:r w:rsidRPr="00DE6131">
        <w:rPr>
          <w:rFonts w:hint="cs"/>
          <w:rtl/>
        </w:rPr>
        <w:t>ب</w:t>
      </w:r>
      <w:r w:rsidR="00FB38AA" w:rsidRPr="00DE6131">
        <w:rPr>
          <w:rtl/>
        </w:rPr>
        <w:t xml:space="preserve">تقديم خدمات </w:t>
      </w:r>
      <w:r w:rsidRPr="00DE6131">
        <w:rPr>
          <w:rFonts w:hint="cs"/>
          <w:rtl/>
        </w:rPr>
        <w:t>تمتاز</w:t>
      </w:r>
      <w:r w:rsidR="00FB38AA" w:rsidRPr="00DE6131">
        <w:rPr>
          <w:rtl/>
        </w:rPr>
        <w:t xml:space="preserve"> </w:t>
      </w:r>
      <w:r w:rsidRPr="00DE6131">
        <w:rPr>
          <w:rFonts w:hint="cs"/>
          <w:rtl/>
        </w:rPr>
        <w:t xml:space="preserve">بالجودة </w:t>
      </w:r>
      <w:r w:rsidR="00FB38AA" w:rsidRPr="00DE6131">
        <w:rPr>
          <w:rtl/>
        </w:rPr>
        <w:t xml:space="preserve">وبفعالية </w:t>
      </w:r>
      <w:r w:rsidR="00FB38AA" w:rsidRPr="00DE6131">
        <w:rPr>
          <w:rFonts w:hint="cs"/>
          <w:rtl/>
        </w:rPr>
        <w:t>للمترفقين</w:t>
      </w:r>
      <w:r w:rsidR="00FB38AA" w:rsidRPr="00DE6131">
        <w:rPr>
          <w:rtl/>
        </w:rPr>
        <w:t>،</w:t>
      </w:r>
      <w:r w:rsidR="00FB38AA" w:rsidRPr="00DE6131">
        <w:rPr>
          <w:rFonts w:hint="cs"/>
          <w:rtl/>
        </w:rPr>
        <w:t xml:space="preserve"> </w:t>
      </w:r>
      <w:r w:rsidRPr="00DE6131">
        <w:rPr>
          <w:rFonts w:hint="cs"/>
          <w:rtl/>
        </w:rPr>
        <w:t xml:space="preserve">ويعتبر ذلك أهم الأهداف التي تسطرها </w:t>
      </w:r>
      <w:r w:rsidR="00FB38AA" w:rsidRPr="00DE6131">
        <w:rPr>
          <w:rFonts w:hint="cs"/>
          <w:rtl/>
        </w:rPr>
        <w:t xml:space="preserve"> </w:t>
      </w:r>
      <w:r w:rsidRPr="00DE6131">
        <w:rPr>
          <w:rFonts w:hint="cs"/>
          <w:rtl/>
        </w:rPr>
        <w:t>ا</w:t>
      </w:r>
      <w:r w:rsidR="00FB38AA" w:rsidRPr="00DE6131">
        <w:rPr>
          <w:rFonts w:hint="cs"/>
          <w:rtl/>
        </w:rPr>
        <w:t>لجماع</w:t>
      </w:r>
      <w:r w:rsidRPr="00DE6131">
        <w:rPr>
          <w:rFonts w:hint="cs"/>
          <w:rtl/>
        </w:rPr>
        <w:t>ات</w:t>
      </w:r>
      <w:r w:rsidR="00FB38AA" w:rsidRPr="00DE6131">
        <w:rPr>
          <w:rFonts w:hint="cs"/>
          <w:rtl/>
        </w:rPr>
        <w:t xml:space="preserve"> الإقليمية و</w:t>
      </w:r>
      <w:r w:rsidRPr="00DE6131">
        <w:rPr>
          <w:rFonts w:hint="cs"/>
          <w:rtl/>
        </w:rPr>
        <w:t xml:space="preserve">هذا </w:t>
      </w:r>
      <w:r w:rsidR="003C068B" w:rsidRPr="00DE6131">
        <w:rPr>
          <w:rFonts w:hint="cs"/>
          <w:rtl/>
        </w:rPr>
        <w:t>ما يخل</w:t>
      </w:r>
      <w:r w:rsidR="003C068B" w:rsidRPr="00DE6131">
        <w:rPr>
          <w:rtl/>
        </w:rPr>
        <w:t>ق</w:t>
      </w:r>
      <w:r w:rsidRPr="00DE6131">
        <w:rPr>
          <w:rFonts w:hint="cs"/>
          <w:rtl/>
        </w:rPr>
        <w:t xml:space="preserve"> </w:t>
      </w:r>
      <w:r w:rsidR="00FB38AA" w:rsidRPr="00DE6131">
        <w:rPr>
          <w:rtl/>
        </w:rPr>
        <w:t xml:space="preserve">ارتياح </w:t>
      </w:r>
      <w:r w:rsidR="00FB38AA" w:rsidRPr="00DE6131">
        <w:rPr>
          <w:rFonts w:hint="cs"/>
          <w:rtl/>
        </w:rPr>
        <w:t xml:space="preserve">لدى </w:t>
      </w:r>
      <w:r w:rsidRPr="00DE6131">
        <w:rPr>
          <w:rFonts w:hint="cs"/>
          <w:rtl/>
        </w:rPr>
        <w:t>جمهور المنتفعين</w:t>
      </w:r>
      <w:r w:rsidR="00FB38AA" w:rsidRPr="00DE6131">
        <w:rPr>
          <w:rFonts w:hint="cs"/>
          <w:rtl/>
        </w:rPr>
        <w:t>، ف</w:t>
      </w:r>
      <w:r w:rsidR="00FB38AA" w:rsidRPr="00DE6131">
        <w:rPr>
          <w:rtl/>
        </w:rPr>
        <w:t xml:space="preserve">تقديم الخدمات </w:t>
      </w:r>
      <w:r w:rsidRPr="00DE6131">
        <w:rPr>
          <w:rFonts w:hint="cs"/>
          <w:rtl/>
        </w:rPr>
        <w:t xml:space="preserve">العامة </w:t>
      </w:r>
      <w:r w:rsidR="00FB38AA" w:rsidRPr="00DE6131">
        <w:rPr>
          <w:rtl/>
        </w:rPr>
        <w:t xml:space="preserve">و </w:t>
      </w:r>
      <w:r w:rsidR="0054170E">
        <w:rPr>
          <w:rFonts w:hint="cs"/>
          <w:rtl/>
        </w:rPr>
        <w:t>إ</w:t>
      </w:r>
      <w:r w:rsidRPr="00DE6131">
        <w:rPr>
          <w:rFonts w:hint="cs"/>
          <w:rtl/>
        </w:rPr>
        <w:t>شباع</w:t>
      </w:r>
      <w:r w:rsidR="00FB38AA" w:rsidRPr="00DE6131">
        <w:rPr>
          <w:rtl/>
        </w:rPr>
        <w:t xml:space="preserve"> الحاجيات التي يطلبها المرتفق</w:t>
      </w:r>
      <w:r w:rsidRPr="00DE6131">
        <w:rPr>
          <w:rFonts w:hint="cs"/>
          <w:rtl/>
        </w:rPr>
        <w:t xml:space="preserve">ين في </w:t>
      </w:r>
      <w:r w:rsidR="003C068B" w:rsidRPr="00DE6131">
        <w:rPr>
          <w:rFonts w:hint="cs"/>
          <w:rtl/>
        </w:rPr>
        <w:t>إطار الشفافي</w:t>
      </w:r>
      <w:r w:rsidR="003C068B" w:rsidRPr="00DE6131">
        <w:rPr>
          <w:rtl/>
        </w:rPr>
        <w:t>ة</w:t>
      </w:r>
      <w:r w:rsidR="00FB38AA" w:rsidRPr="00DE6131">
        <w:rPr>
          <w:rtl/>
        </w:rPr>
        <w:t xml:space="preserve"> بعيدا عن </w:t>
      </w:r>
      <w:r w:rsidR="0064532D" w:rsidRPr="00DE6131">
        <w:rPr>
          <w:rFonts w:hint="cs"/>
          <w:rtl/>
        </w:rPr>
        <w:t xml:space="preserve">مظاهر التسيب والانحراف </w:t>
      </w:r>
      <w:r w:rsidR="00FB38AA" w:rsidRPr="00DE6131">
        <w:rPr>
          <w:rtl/>
        </w:rPr>
        <w:t>و</w:t>
      </w:r>
      <w:r w:rsidR="0054170E">
        <w:rPr>
          <w:rFonts w:hint="cs"/>
          <w:rtl/>
        </w:rPr>
        <w:t xml:space="preserve">سوء التسيير </w:t>
      </w:r>
      <w:r w:rsidR="00FB38AA" w:rsidRPr="00DE6131">
        <w:rPr>
          <w:rFonts w:hint="cs"/>
          <w:rtl/>
        </w:rPr>
        <w:t xml:space="preserve">التي </w:t>
      </w:r>
      <w:r w:rsidR="0064532D" w:rsidRPr="00DE6131">
        <w:rPr>
          <w:rFonts w:hint="cs"/>
          <w:rtl/>
        </w:rPr>
        <w:t>لطالما</w:t>
      </w:r>
      <w:r w:rsidR="00FB38AA" w:rsidRPr="00DE6131">
        <w:rPr>
          <w:rFonts w:hint="cs"/>
          <w:rtl/>
        </w:rPr>
        <w:t xml:space="preserve"> </w:t>
      </w:r>
      <w:r w:rsidR="0064532D" w:rsidRPr="00DE6131">
        <w:rPr>
          <w:rFonts w:hint="cs"/>
          <w:rtl/>
        </w:rPr>
        <w:t xml:space="preserve">اقترنت بأسلوب </w:t>
      </w:r>
      <w:r w:rsidR="00FB38AA" w:rsidRPr="00DE6131">
        <w:rPr>
          <w:rFonts w:hint="cs"/>
          <w:rtl/>
        </w:rPr>
        <w:t xml:space="preserve">التسيير المباشر للمرافق العامة، </w:t>
      </w:r>
      <w:r w:rsidR="0054170E">
        <w:rPr>
          <w:rFonts w:hint="cs"/>
          <w:rtl/>
        </w:rPr>
        <w:t>و</w:t>
      </w:r>
      <w:r w:rsidR="0064532D" w:rsidRPr="00DE6131">
        <w:rPr>
          <w:rFonts w:hint="cs"/>
          <w:rtl/>
        </w:rPr>
        <w:t xml:space="preserve">يعتبر </w:t>
      </w:r>
      <w:r w:rsidR="00FB38AA" w:rsidRPr="00DE6131">
        <w:rPr>
          <w:rFonts w:hint="cs"/>
          <w:rtl/>
        </w:rPr>
        <w:t xml:space="preserve">في </w:t>
      </w:r>
      <w:r w:rsidR="0064532D" w:rsidRPr="00DE6131">
        <w:rPr>
          <w:rFonts w:hint="cs"/>
          <w:rtl/>
        </w:rPr>
        <w:t>من أهم ال</w:t>
      </w:r>
      <w:r w:rsidR="00FB38AA" w:rsidRPr="00DE6131">
        <w:rPr>
          <w:rFonts w:hint="cs"/>
          <w:rtl/>
        </w:rPr>
        <w:t>انجاز</w:t>
      </w:r>
      <w:r w:rsidR="0064532D" w:rsidRPr="00DE6131">
        <w:rPr>
          <w:rFonts w:hint="cs"/>
          <w:rtl/>
        </w:rPr>
        <w:t>ات</w:t>
      </w:r>
      <w:r w:rsidR="00FB38AA" w:rsidRPr="00DE6131">
        <w:rPr>
          <w:rFonts w:hint="cs"/>
          <w:rtl/>
        </w:rPr>
        <w:t xml:space="preserve"> </w:t>
      </w:r>
      <w:r w:rsidR="0064532D" w:rsidRPr="00DE6131">
        <w:rPr>
          <w:rFonts w:hint="cs"/>
          <w:rtl/>
        </w:rPr>
        <w:t>التي تسعى ال</w:t>
      </w:r>
      <w:r w:rsidR="00FB38AA" w:rsidRPr="00DE6131">
        <w:rPr>
          <w:rFonts w:hint="cs"/>
          <w:rtl/>
        </w:rPr>
        <w:t xml:space="preserve">جماعة </w:t>
      </w:r>
      <w:r w:rsidR="0064532D" w:rsidRPr="00DE6131">
        <w:rPr>
          <w:rFonts w:hint="cs"/>
          <w:rtl/>
        </w:rPr>
        <w:t xml:space="preserve">المحلية على وجه التحديد من أجل بلوغها </w:t>
      </w:r>
      <w:r w:rsidR="00FB38AA" w:rsidRPr="00DE6131">
        <w:rPr>
          <w:rFonts w:hint="cs"/>
          <w:rtl/>
        </w:rPr>
        <w:t xml:space="preserve">، </w:t>
      </w:r>
      <w:r w:rsidR="0064532D" w:rsidRPr="00DE6131">
        <w:rPr>
          <w:rFonts w:hint="cs"/>
          <w:rtl/>
        </w:rPr>
        <w:t xml:space="preserve">وفي هذا الاطار أيضا </w:t>
      </w:r>
      <w:r w:rsidR="00FB38AA" w:rsidRPr="00DE6131">
        <w:rPr>
          <w:rFonts w:hint="cs"/>
          <w:rtl/>
        </w:rPr>
        <w:t xml:space="preserve"> نص المشرع الجزائري في </w:t>
      </w:r>
      <w:r w:rsidR="0064532D" w:rsidRPr="00DE6131">
        <w:rPr>
          <w:rFonts w:hint="cs"/>
          <w:rtl/>
        </w:rPr>
        <w:t xml:space="preserve">القانون </w:t>
      </w:r>
      <w:r w:rsidR="0064532D" w:rsidRPr="0054170E">
        <w:rPr>
          <w:rFonts w:hint="cs"/>
          <w:sz w:val="24"/>
          <w:szCs w:val="24"/>
          <w:rtl/>
        </w:rPr>
        <w:t>11/10</w:t>
      </w:r>
      <w:r w:rsidR="0064532D" w:rsidRPr="00DE6131">
        <w:rPr>
          <w:rFonts w:hint="cs"/>
          <w:rtl/>
        </w:rPr>
        <w:t>المتضمن قانون البلدية وفي المادة</w:t>
      </w:r>
      <w:r w:rsidR="00FB38AA" w:rsidRPr="00DE6131">
        <w:rPr>
          <w:rFonts w:hint="cs"/>
          <w:rtl/>
        </w:rPr>
        <w:t xml:space="preserve"> </w:t>
      </w:r>
      <w:r w:rsidR="00FB38AA" w:rsidRPr="00842763">
        <w:rPr>
          <w:rFonts w:hint="cs"/>
          <w:sz w:val="24"/>
          <w:szCs w:val="24"/>
          <w:rtl/>
        </w:rPr>
        <w:t xml:space="preserve">30 </w:t>
      </w:r>
      <w:r w:rsidR="00842763">
        <w:rPr>
          <w:rFonts w:hint="cs"/>
          <w:rtl/>
        </w:rPr>
        <w:t>منه في فقرتها الث</w:t>
      </w:r>
      <w:r w:rsidR="0064532D" w:rsidRPr="00DE6131">
        <w:rPr>
          <w:rFonts w:hint="cs"/>
          <w:rtl/>
        </w:rPr>
        <w:t xml:space="preserve">انية </w:t>
      </w:r>
      <w:r w:rsidR="00FB38AA" w:rsidRPr="00DE6131">
        <w:rPr>
          <w:rFonts w:hint="cs"/>
          <w:rtl/>
        </w:rPr>
        <w:t>على أن البلدية تساهم مع الدولة في الحفاظ على الإطار المعيشي للمواطنين وتحسينه فضلا عن مس</w:t>
      </w:r>
      <w:r w:rsidR="00842763">
        <w:rPr>
          <w:rFonts w:hint="cs"/>
          <w:rtl/>
        </w:rPr>
        <w:t xml:space="preserve">اهمتها في إدارة وتهيئة الإقليم، </w:t>
      </w:r>
      <w:r w:rsidR="00FB38AA" w:rsidRPr="00DE6131">
        <w:rPr>
          <w:rFonts w:hint="cs"/>
          <w:rtl/>
        </w:rPr>
        <w:t>وهو الأمر الذي يتأتى من خلال سهرها لتحسين الدائم لنوعية الخدمات المقدمة للجمهور</w:t>
      </w:r>
      <w:r w:rsidR="00C80152" w:rsidRPr="00DE6131">
        <w:rPr>
          <w:rStyle w:val="Appelnotedebasdep"/>
          <w:color w:val="000000" w:themeColor="text1"/>
          <w:rtl/>
        </w:rPr>
        <w:footnoteReference w:id="232"/>
      </w:r>
      <w:r w:rsidR="00842763">
        <w:rPr>
          <w:rFonts w:hint="cs"/>
          <w:rtl/>
        </w:rPr>
        <w:t xml:space="preserve"> </w:t>
      </w:r>
      <w:r w:rsidR="0064532D" w:rsidRPr="00DE6131">
        <w:rPr>
          <w:rFonts w:hint="cs"/>
          <w:rtl/>
        </w:rPr>
        <w:t>ويفرض التحسين الدائم للخدمة ا</w:t>
      </w:r>
      <w:r w:rsidR="00842763">
        <w:rPr>
          <w:rFonts w:hint="cs"/>
          <w:rtl/>
        </w:rPr>
        <w:t>لعمومية التكيف والتطوير الدائم ل</w:t>
      </w:r>
      <w:r w:rsidR="0064532D" w:rsidRPr="00DE6131">
        <w:rPr>
          <w:rFonts w:hint="cs"/>
          <w:rtl/>
        </w:rPr>
        <w:t>لمرفق العام.</w:t>
      </w:r>
    </w:p>
    <w:p w14:paraId="477799E0" w14:textId="0AB4EFD9" w:rsidR="00A571D2" w:rsidRDefault="0064532D" w:rsidP="001B4F5A">
      <w:pPr>
        <w:rPr>
          <w:rtl/>
        </w:rPr>
      </w:pPr>
      <w:r w:rsidRPr="00DE6131">
        <w:rPr>
          <w:rFonts w:hint="cs"/>
          <w:rtl/>
        </w:rPr>
        <w:t>وبالنتيجة يمكن القول أن مسألة التغ</w:t>
      </w:r>
      <w:r w:rsidR="003C068B" w:rsidRPr="00DE6131">
        <w:rPr>
          <w:rFonts w:hint="cs"/>
          <w:rtl/>
        </w:rPr>
        <w:t>ي</w:t>
      </w:r>
      <w:r w:rsidRPr="00DE6131">
        <w:rPr>
          <w:rFonts w:hint="cs"/>
          <w:rtl/>
        </w:rPr>
        <w:t>ير</w:t>
      </w:r>
      <w:r w:rsidR="003C068B" w:rsidRPr="00DE6131">
        <w:rPr>
          <w:rFonts w:hint="cs"/>
          <w:rtl/>
        </w:rPr>
        <w:t xml:space="preserve"> و</w:t>
      </w:r>
      <w:r w:rsidRPr="00DE6131">
        <w:rPr>
          <w:rFonts w:hint="cs"/>
          <w:rtl/>
        </w:rPr>
        <w:t>التكيف ومواكبة المستجدات مسألة مرتبطة بكل جوانب وم</w:t>
      </w:r>
      <w:r w:rsidR="00842763">
        <w:rPr>
          <w:rFonts w:hint="cs"/>
          <w:rtl/>
        </w:rPr>
        <w:t>جالات الحياة المختلفة فالثبات وإ</w:t>
      </w:r>
      <w:r w:rsidRPr="00DE6131">
        <w:rPr>
          <w:rFonts w:hint="cs"/>
          <w:rtl/>
        </w:rPr>
        <w:t>غفال</w:t>
      </w:r>
      <w:r w:rsidR="00F53259" w:rsidRPr="00DE6131">
        <w:rPr>
          <w:rFonts w:hint="cs"/>
          <w:rtl/>
        </w:rPr>
        <w:t xml:space="preserve"> النظر عن </w:t>
      </w:r>
      <w:r w:rsidRPr="00DE6131">
        <w:rPr>
          <w:rFonts w:hint="cs"/>
          <w:rtl/>
        </w:rPr>
        <w:t xml:space="preserve">مسايرة الظروف والتغيرات </w:t>
      </w:r>
      <w:r w:rsidR="00F53259" w:rsidRPr="00DE6131">
        <w:rPr>
          <w:rFonts w:hint="cs"/>
          <w:rtl/>
        </w:rPr>
        <w:t xml:space="preserve"> الطارئة </w:t>
      </w:r>
      <w:r w:rsidRPr="00DE6131">
        <w:rPr>
          <w:rFonts w:hint="cs"/>
          <w:rtl/>
        </w:rPr>
        <w:t xml:space="preserve">التي تمس بالمحيط الخارجي يؤدي </w:t>
      </w:r>
      <w:r w:rsidR="00F53259" w:rsidRPr="00DE6131">
        <w:rPr>
          <w:rFonts w:hint="cs"/>
          <w:rtl/>
        </w:rPr>
        <w:t>عادة الى خلق نوع من الر</w:t>
      </w:r>
      <w:r w:rsidR="00842763">
        <w:rPr>
          <w:rFonts w:hint="cs"/>
          <w:rtl/>
        </w:rPr>
        <w:t>كود والتراجع في الأداء ويكون الأ</w:t>
      </w:r>
      <w:r w:rsidR="00F53259" w:rsidRPr="00DE6131">
        <w:rPr>
          <w:rFonts w:hint="cs"/>
          <w:rtl/>
        </w:rPr>
        <w:t xml:space="preserve">مر أكثر حساسية  إذا </w:t>
      </w:r>
      <w:r w:rsidR="003C068B" w:rsidRPr="00DE6131">
        <w:rPr>
          <w:rFonts w:hint="cs"/>
          <w:rtl/>
        </w:rPr>
        <w:t>ما تعل</w:t>
      </w:r>
      <w:r w:rsidR="003C068B" w:rsidRPr="00DE6131">
        <w:rPr>
          <w:rtl/>
        </w:rPr>
        <w:t>ق</w:t>
      </w:r>
      <w:r w:rsidR="00F53259" w:rsidRPr="00DE6131">
        <w:rPr>
          <w:rFonts w:hint="cs"/>
          <w:rtl/>
        </w:rPr>
        <w:t xml:space="preserve"> ال</w:t>
      </w:r>
      <w:r w:rsidR="00842763">
        <w:rPr>
          <w:rFonts w:hint="cs"/>
          <w:rtl/>
        </w:rPr>
        <w:t>أ</w:t>
      </w:r>
      <w:r w:rsidR="00F53259" w:rsidRPr="00DE6131">
        <w:rPr>
          <w:rFonts w:hint="cs"/>
          <w:rtl/>
        </w:rPr>
        <w:t>مر بالمرافق العامة لكونها تمثل مشاريع عامة تؤمن حاجات أساسية وضرورية لأفراد المجتمع، فلا</w:t>
      </w:r>
      <w:r w:rsidR="003C068B" w:rsidRPr="00DE6131">
        <w:rPr>
          <w:rFonts w:hint="cs"/>
          <w:rtl/>
        </w:rPr>
        <w:t xml:space="preserve"> </w:t>
      </w:r>
      <w:r w:rsidR="00F53259" w:rsidRPr="00DE6131">
        <w:rPr>
          <w:rFonts w:hint="cs"/>
          <w:rtl/>
        </w:rPr>
        <w:t xml:space="preserve">يمكن أن تعمل هذه المرافق بكفاءة وفعالية وهي معزولة عن الظروف والمعطيات الحديثة التي تفرض نفسها على في جميع المجالات وخاصة الاقتصادية </w:t>
      </w:r>
      <w:r w:rsidR="003C068B" w:rsidRPr="00DE6131">
        <w:rPr>
          <w:rFonts w:hint="cs"/>
          <w:rtl/>
        </w:rPr>
        <w:t>منها ولاسيما</w:t>
      </w:r>
      <w:r w:rsidR="00F53259" w:rsidRPr="00DE6131">
        <w:rPr>
          <w:rFonts w:hint="cs"/>
          <w:rtl/>
        </w:rPr>
        <w:t xml:space="preserve"> المفاهيم المرتبطة بمخلفات العولمة الاقت</w:t>
      </w:r>
      <w:r w:rsidR="00E825FD" w:rsidRPr="00DE6131">
        <w:rPr>
          <w:rFonts w:hint="cs"/>
          <w:rtl/>
        </w:rPr>
        <w:t>صادية وال</w:t>
      </w:r>
      <w:r w:rsidR="00842763">
        <w:rPr>
          <w:rFonts w:hint="cs"/>
          <w:rtl/>
        </w:rPr>
        <w:t>إ</w:t>
      </w:r>
      <w:r w:rsidR="00E825FD" w:rsidRPr="00DE6131">
        <w:rPr>
          <w:rFonts w:hint="cs"/>
          <w:rtl/>
        </w:rPr>
        <w:t xml:space="preserve">حتكام الى قواعد السوق، وإشراك القطاع الخاص في الحياة الاقتصادية ، كل هذه المتغيرات ألقت بضلالها على مسالة إدارة واستغلال المرافق العامة وفرضت عليها ضرورة التكيف والتطور المستمر مهما كان أسلوب التسيير المعتمد. </w:t>
      </w:r>
    </w:p>
    <w:p w14:paraId="48872351" w14:textId="2144E448" w:rsidR="0048320F" w:rsidRDefault="00A571D2" w:rsidP="001B4F5A">
      <w:pPr>
        <w:rPr>
          <w:rtl/>
        </w:rPr>
      </w:pPr>
      <w:r>
        <w:rPr>
          <w:rFonts w:hint="cs"/>
          <w:rtl/>
        </w:rPr>
        <w:t>فإن كان من بين الدوافع التي أدت بالسلطات العامة التي تبني أ</w:t>
      </w:r>
      <w:r w:rsidR="0015307F">
        <w:rPr>
          <w:rFonts w:hint="cs"/>
          <w:rtl/>
        </w:rPr>
        <w:t>سلوب التسيير غي</w:t>
      </w:r>
      <w:r w:rsidR="00E710F4">
        <w:rPr>
          <w:rFonts w:hint="cs"/>
          <w:rtl/>
        </w:rPr>
        <w:t>ر</w:t>
      </w:r>
      <w:r w:rsidR="0015307F">
        <w:rPr>
          <w:rFonts w:hint="cs"/>
          <w:rtl/>
        </w:rPr>
        <w:t xml:space="preserve"> المباشر وبالتحديد تقنية تفويض المرافق العامة </w:t>
      </w:r>
      <w:r w:rsidR="00A703C0">
        <w:rPr>
          <w:rFonts w:hint="cs"/>
          <w:rtl/>
        </w:rPr>
        <w:t>هو الروتين الإداري البطيء والوسائل التقليدية المستعملة في تسيير واستغلال المرافق العامة</w:t>
      </w:r>
      <w:r w:rsidR="00E710F4">
        <w:rPr>
          <w:rFonts w:hint="cs"/>
          <w:rtl/>
        </w:rPr>
        <w:t xml:space="preserve"> التي عجزت عن تحقيق الأهداف </w:t>
      </w:r>
      <w:r w:rsidR="00F91439">
        <w:rPr>
          <w:rFonts w:hint="cs"/>
          <w:rtl/>
        </w:rPr>
        <w:t>المرجوة</w:t>
      </w:r>
      <w:r w:rsidR="00E710F4">
        <w:rPr>
          <w:rFonts w:hint="cs"/>
          <w:rtl/>
        </w:rPr>
        <w:t xml:space="preserve"> من المرافق العامة</w:t>
      </w:r>
      <w:r w:rsidR="00AE54DE">
        <w:rPr>
          <w:rFonts w:hint="cs"/>
          <w:rtl/>
        </w:rPr>
        <w:t>،</w:t>
      </w:r>
      <w:r w:rsidR="00E710F4">
        <w:rPr>
          <w:rFonts w:hint="cs"/>
          <w:rtl/>
        </w:rPr>
        <w:t xml:space="preserve"> فإنه من باب أولى أن يلتزم المفوض اليه بتغير طرق ووسائل إدارة المرافق العامة موضوع التفويض من أجل بلوغ هذه الأهداف </w:t>
      </w:r>
      <w:r w:rsidR="00C00CF0">
        <w:rPr>
          <w:rFonts w:hint="cs"/>
          <w:rtl/>
        </w:rPr>
        <w:t>المتعلقة برفع كف</w:t>
      </w:r>
      <w:r w:rsidR="0048320F">
        <w:rPr>
          <w:rFonts w:hint="cs"/>
          <w:rtl/>
        </w:rPr>
        <w:t>اءة وفعالية المرفق العام المفوض.</w:t>
      </w:r>
    </w:p>
    <w:p w14:paraId="3D4A9602" w14:textId="1AE29614" w:rsidR="00107FC4" w:rsidRDefault="0048320F" w:rsidP="001B4F5A">
      <w:pPr>
        <w:rPr>
          <w:rtl/>
        </w:rPr>
      </w:pPr>
      <w:r>
        <w:rPr>
          <w:rFonts w:hint="cs"/>
          <w:rtl/>
        </w:rPr>
        <w:t xml:space="preserve">بالإضافة الى التزام صاحب التفويض بمواكبة </w:t>
      </w:r>
      <w:r w:rsidR="00F91439">
        <w:rPr>
          <w:rFonts w:hint="cs"/>
          <w:rtl/>
        </w:rPr>
        <w:t>التغييرا</w:t>
      </w:r>
      <w:r w:rsidR="00F91439">
        <w:rPr>
          <w:rtl/>
        </w:rPr>
        <w:t>ت</w:t>
      </w:r>
      <w:r>
        <w:rPr>
          <w:rFonts w:hint="cs"/>
          <w:rtl/>
        </w:rPr>
        <w:t xml:space="preserve"> والتطورات الحاصلة على مستو</w:t>
      </w:r>
      <w:r w:rsidR="00AE54DE">
        <w:rPr>
          <w:rFonts w:hint="cs"/>
          <w:rtl/>
        </w:rPr>
        <w:t>ى</w:t>
      </w:r>
      <w:r>
        <w:rPr>
          <w:rFonts w:hint="cs"/>
          <w:rtl/>
        </w:rPr>
        <w:t xml:space="preserve"> طرق ووسائل الإنتاج </w:t>
      </w:r>
      <w:r w:rsidR="00146786">
        <w:rPr>
          <w:rFonts w:hint="cs"/>
          <w:rtl/>
        </w:rPr>
        <w:t>فلا</w:t>
      </w:r>
      <w:r w:rsidR="00F91439">
        <w:rPr>
          <w:rFonts w:hint="cs"/>
          <w:rtl/>
        </w:rPr>
        <w:t xml:space="preserve"> </w:t>
      </w:r>
      <w:r w:rsidR="00146786">
        <w:rPr>
          <w:rFonts w:hint="cs"/>
          <w:rtl/>
        </w:rPr>
        <w:t>يمكن إدارة واستغلال المرفق العام موضوع التفويض بنفس الطريقة واعتماد الوسائل نفسها لمدة طويلة</w:t>
      </w:r>
      <w:r w:rsidR="00AE54DE">
        <w:rPr>
          <w:rFonts w:hint="cs"/>
          <w:rtl/>
        </w:rPr>
        <w:t>، لأ</w:t>
      </w:r>
      <w:r w:rsidR="00146786">
        <w:rPr>
          <w:rFonts w:hint="cs"/>
          <w:rtl/>
        </w:rPr>
        <w:t xml:space="preserve">ن ذلك سيقود حتما الى استنساخ الأسباب والمبررات التي أدت الى </w:t>
      </w:r>
      <w:r w:rsidR="00531ABB">
        <w:rPr>
          <w:rFonts w:hint="cs"/>
          <w:rtl/>
        </w:rPr>
        <w:t xml:space="preserve">فشل </w:t>
      </w:r>
      <w:r w:rsidR="00531ABB">
        <w:rPr>
          <w:rFonts w:hint="cs"/>
          <w:rtl/>
        </w:rPr>
        <w:lastRenderedPageBreak/>
        <w:t>السلطات المانحة في إدارة واستثمار مرافقها العامة</w:t>
      </w:r>
      <w:r w:rsidR="00AE54DE">
        <w:rPr>
          <w:rFonts w:hint="cs"/>
          <w:rtl/>
        </w:rPr>
        <w:t>،</w:t>
      </w:r>
      <w:r w:rsidR="00531ABB">
        <w:rPr>
          <w:rFonts w:hint="cs"/>
          <w:rtl/>
        </w:rPr>
        <w:t xml:space="preserve"> وبالتالي فشل آلية التفويض في بلوغ الفعالية التي يتوخاها جميع أطراف عقد التفويض، بالإضافة </w:t>
      </w:r>
      <w:r w:rsidR="0074159F">
        <w:rPr>
          <w:rFonts w:hint="cs"/>
          <w:rtl/>
        </w:rPr>
        <w:t>إلى ذلك فإن مبدأ التغيير والتطور والقابلية للتكيف يفرض نفسه فرضا على صاحب التفويض</w:t>
      </w:r>
      <w:r w:rsidR="000730E9">
        <w:rPr>
          <w:rFonts w:hint="cs"/>
          <w:rtl/>
        </w:rPr>
        <w:t>،</w:t>
      </w:r>
      <w:r w:rsidR="0074159F">
        <w:rPr>
          <w:rFonts w:hint="cs"/>
          <w:rtl/>
        </w:rPr>
        <w:t xml:space="preserve"> </w:t>
      </w:r>
      <w:r w:rsidR="00860521">
        <w:rPr>
          <w:rFonts w:hint="cs"/>
          <w:rtl/>
        </w:rPr>
        <w:t>لأنه</w:t>
      </w:r>
      <w:r w:rsidR="0074159F">
        <w:rPr>
          <w:rFonts w:hint="cs"/>
          <w:rtl/>
        </w:rPr>
        <w:t xml:space="preserve"> ينتج بطريقة تلقائية </w:t>
      </w:r>
      <w:r w:rsidR="000730E9">
        <w:rPr>
          <w:rFonts w:hint="cs"/>
          <w:rtl/>
        </w:rPr>
        <w:t>عن عملية المنافسة لأ</w:t>
      </w:r>
      <w:r w:rsidR="00107FC4">
        <w:rPr>
          <w:rFonts w:hint="cs"/>
          <w:rtl/>
        </w:rPr>
        <w:t>ن البقاء في السوق يفرض على</w:t>
      </w:r>
      <w:r w:rsidR="000730E9">
        <w:rPr>
          <w:rFonts w:hint="cs"/>
          <w:rtl/>
        </w:rPr>
        <w:t xml:space="preserve"> السلطة</w:t>
      </w:r>
      <w:r w:rsidR="00107FC4">
        <w:rPr>
          <w:rFonts w:hint="cs"/>
          <w:rtl/>
        </w:rPr>
        <w:t xml:space="preserve"> </w:t>
      </w:r>
      <w:r w:rsidR="00F91439">
        <w:rPr>
          <w:rFonts w:hint="cs"/>
          <w:rtl/>
        </w:rPr>
        <w:t>المفوضة</w:t>
      </w:r>
      <w:r w:rsidR="00107FC4">
        <w:rPr>
          <w:rFonts w:hint="cs"/>
          <w:rtl/>
        </w:rPr>
        <w:t xml:space="preserve"> منافسة </w:t>
      </w:r>
      <w:r w:rsidR="00F91439">
        <w:rPr>
          <w:rFonts w:hint="cs"/>
          <w:rtl/>
        </w:rPr>
        <w:t>المشاريع</w:t>
      </w:r>
      <w:r w:rsidR="00107FC4">
        <w:rPr>
          <w:rFonts w:hint="cs"/>
          <w:rtl/>
        </w:rPr>
        <w:t xml:space="preserve"> الخاصة</w:t>
      </w:r>
      <w:r w:rsidR="000730E9">
        <w:rPr>
          <w:rFonts w:hint="cs"/>
          <w:rtl/>
        </w:rPr>
        <w:t>،</w:t>
      </w:r>
      <w:r w:rsidR="00107FC4">
        <w:rPr>
          <w:rFonts w:hint="cs"/>
          <w:rtl/>
        </w:rPr>
        <w:t xml:space="preserve"> وهذا </w:t>
      </w:r>
      <w:r w:rsidR="00EC645A">
        <w:rPr>
          <w:rFonts w:hint="cs"/>
          <w:rtl/>
        </w:rPr>
        <w:t>لا يتأت</w:t>
      </w:r>
      <w:r w:rsidR="00EC645A">
        <w:rPr>
          <w:rtl/>
        </w:rPr>
        <w:t>ى</w:t>
      </w:r>
      <w:r w:rsidR="00107FC4">
        <w:rPr>
          <w:rFonts w:hint="cs"/>
          <w:rtl/>
        </w:rPr>
        <w:t xml:space="preserve"> طبعا </w:t>
      </w:r>
      <w:r w:rsidR="00EC645A">
        <w:rPr>
          <w:rFonts w:hint="cs"/>
          <w:rtl/>
        </w:rPr>
        <w:t>بالأساليب</w:t>
      </w:r>
      <w:r w:rsidR="00107FC4">
        <w:rPr>
          <w:rFonts w:hint="cs"/>
          <w:rtl/>
        </w:rPr>
        <w:t xml:space="preserve"> القديمة بل بمواكبة التغييرات الحاصة في مجال الخدمات العمومية والطرق </w:t>
      </w:r>
      <w:r w:rsidR="00EC645A">
        <w:rPr>
          <w:rFonts w:hint="cs"/>
          <w:rtl/>
        </w:rPr>
        <w:t>الحديث</w:t>
      </w:r>
      <w:r w:rsidR="00EC645A">
        <w:rPr>
          <w:rtl/>
        </w:rPr>
        <w:t>ة</w:t>
      </w:r>
      <w:r w:rsidR="00107FC4">
        <w:rPr>
          <w:rFonts w:hint="cs"/>
          <w:rtl/>
        </w:rPr>
        <w:t xml:space="preserve"> المستعملة في التسويق وغيرها من المبادئ الحديثة المتعلقة بالاقتصاد وسرعة التجارة.</w:t>
      </w:r>
    </w:p>
    <w:p w14:paraId="1C0986D9" w14:textId="709BF8D7" w:rsidR="0064532D" w:rsidRPr="00DE6131" w:rsidRDefault="008C48A7" w:rsidP="001B4F5A">
      <w:pPr>
        <w:rPr>
          <w:rtl/>
        </w:rPr>
      </w:pPr>
      <w:r>
        <w:rPr>
          <w:rFonts w:hint="cs"/>
          <w:rtl/>
        </w:rPr>
        <w:t xml:space="preserve">بالإضافة الى أن عملية الاستثمار ترتبط ارتباطا وثيقا بالسرعة </w:t>
      </w:r>
      <w:r w:rsidR="00D07BBE">
        <w:rPr>
          <w:rFonts w:hint="cs"/>
          <w:rtl/>
        </w:rPr>
        <w:t xml:space="preserve">في الأداء ومواكبة المستجدات المتسارعة في مجال الاقتصاد </w:t>
      </w:r>
      <w:r w:rsidR="00A234FB">
        <w:rPr>
          <w:rFonts w:hint="cs"/>
          <w:rtl/>
        </w:rPr>
        <w:t xml:space="preserve">على الخصوص وقراءة المعطيات والظروف السياسية والاجتماعية بشكل صحيح واتخاذ القرارات </w:t>
      </w:r>
      <w:r w:rsidR="002064D2">
        <w:rPr>
          <w:rFonts w:hint="cs"/>
          <w:rtl/>
        </w:rPr>
        <w:t>الملائمة</w:t>
      </w:r>
      <w:r w:rsidR="00A234FB">
        <w:rPr>
          <w:rFonts w:hint="cs"/>
          <w:rtl/>
        </w:rPr>
        <w:t xml:space="preserve"> في الوقت ا</w:t>
      </w:r>
      <w:r w:rsidR="002064D2">
        <w:rPr>
          <w:rFonts w:hint="cs"/>
          <w:rtl/>
        </w:rPr>
        <w:t xml:space="preserve">لمناسب والتكييف مع المعطيات الجديدة بالسرعة المناسبة لان الوقت </w:t>
      </w:r>
      <w:r w:rsidR="00E63BCA">
        <w:rPr>
          <w:rFonts w:hint="cs"/>
          <w:rtl/>
        </w:rPr>
        <w:t xml:space="preserve">في مجال عالم الاستثمار </w:t>
      </w:r>
      <w:r w:rsidR="00A23D48">
        <w:rPr>
          <w:rFonts w:hint="cs"/>
          <w:rtl/>
        </w:rPr>
        <w:t xml:space="preserve">له أهمية قصوى </w:t>
      </w:r>
      <w:r w:rsidR="000267C6">
        <w:rPr>
          <w:rFonts w:hint="cs"/>
          <w:rtl/>
        </w:rPr>
        <w:t>و</w:t>
      </w:r>
      <w:r w:rsidR="00A23D48">
        <w:rPr>
          <w:rFonts w:hint="cs"/>
          <w:rtl/>
        </w:rPr>
        <w:t>ل</w:t>
      </w:r>
      <w:r w:rsidR="000267C6">
        <w:rPr>
          <w:rFonts w:hint="cs"/>
          <w:rtl/>
        </w:rPr>
        <w:t>أ</w:t>
      </w:r>
      <w:r w:rsidR="00A23D48">
        <w:rPr>
          <w:rFonts w:hint="cs"/>
          <w:rtl/>
        </w:rPr>
        <w:t>ن اتخاذ القرار أو ال</w:t>
      </w:r>
      <w:r w:rsidR="000267C6">
        <w:rPr>
          <w:rFonts w:hint="cs"/>
          <w:rtl/>
        </w:rPr>
        <w:t>إ</w:t>
      </w:r>
      <w:r w:rsidR="00A23D48">
        <w:rPr>
          <w:rFonts w:hint="cs"/>
          <w:rtl/>
        </w:rPr>
        <w:t xml:space="preserve">جراء في الوقت المناسب يحقق الكثير من المكاسب </w:t>
      </w:r>
      <w:r w:rsidR="00014953">
        <w:rPr>
          <w:rFonts w:hint="cs"/>
          <w:rtl/>
        </w:rPr>
        <w:t xml:space="preserve">وقد يجر خسائر كبيرة في حالة </w:t>
      </w:r>
      <w:r w:rsidR="00EC645A">
        <w:rPr>
          <w:rFonts w:hint="cs"/>
          <w:rtl/>
        </w:rPr>
        <w:t>التأخر</w:t>
      </w:r>
      <w:r w:rsidR="000267C6">
        <w:rPr>
          <w:rFonts w:hint="cs"/>
          <w:rtl/>
        </w:rPr>
        <w:t xml:space="preserve"> في اتخاذ القرار أ</w:t>
      </w:r>
      <w:r w:rsidR="00014953">
        <w:rPr>
          <w:rFonts w:hint="cs"/>
          <w:rtl/>
        </w:rPr>
        <w:t>و ال</w:t>
      </w:r>
      <w:r w:rsidR="000267C6">
        <w:rPr>
          <w:rFonts w:hint="cs"/>
          <w:rtl/>
        </w:rPr>
        <w:t>إ</w:t>
      </w:r>
      <w:r w:rsidR="00014953">
        <w:rPr>
          <w:rFonts w:hint="cs"/>
          <w:rtl/>
        </w:rPr>
        <w:t xml:space="preserve">جراء السليم في الوقت المناسب، لذلك فالتكيف والتطور </w:t>
      </w:r>
      <w:r w:rsidR="00EB62D3">
        <w:rPr>
          <w:rFonts w:hint="cs"/>
          <w:rtl/>
        </w:rPr>
        <w:t>وفقا للمستجدات والمعطيات يمكن صاحب التفويض من تحقيق الفعالية المطلوبة للمرافق العامة</w:t>
      </w:r>
      <w:r w:rsidR="000267C6">
        <w:rPr>
          <w:rFonts w:hint="cs"/>
          <w:rtl/>
        </w:rPr>
        <w:t>،</w:t>
      </w:r>
      <w:r w:rsidR="00EB62D3">
        <w:rPr>
          <w:rFonts w:hint="cs"/>
          <w:rtl/>
        </w:rPr>
        <w:t xml:space="preserve"> </w:t>
      </w:r>
      <w:r w:rsidR="001B199A">
        <w:rPr>
          <w:rFonts w:hint="cs"/>
          <w:rtl/>
        </w:rPr>
        <w:t>والمساهمة في إنجاح الأسلوب غير المباشر في إدارة واستغلال المرافق العامة بشكل عام</w:t>
      </w:r>
      <w:r w:rsidR="00B8493A">
        <w:rPr>
          <w:rFonts w:hint="cs"/>
          <w:rtl/>
        </w:rPr>
        <w:t>.</w:t>
      </w:r>
      <w:r w:rsidR="001B199A">
        <w:rPr>
          <w:rFonts w:hint="cs"/>
          <w:rtl/>
        </w:rPr>
        <w:t xml:space="preserve"> </w:t>
      </w:r>
      <w:r w:rsidR="00E63BCA">
        <w:rPr>
          <w:rFonts w:hint="cs"/>
          <w:rtl/>
        </w:rPr>
        <w:t xml:space="preserve"> </w:t>
      </w:r>
      <w:r w:rsidR="00107FC4">
        <w:rPr>
          <w:rFonts w:hint="cs"/>
          <w:rtl/>
        </w:rPr>
        <w:t xml:space="preserve"> </w:t>
      </w:r>
      <w:r w:rsidR="00A703C0">
        <w:rPr>
          <w:rFonts w:hint="cs"/>
          <w:rtl/>
        </w:rPr>
        <w:t xml:space="preserve"> </w:t>
      </w:r>
      <w:r w:rsidR="00E825FD" w:rsidRPr="00DE6131">
        <w:rPr>
          <w:rFonts w:hint="cs"/>
          <w:rtl/>
        </w:rPr>
        <w:t xml:space="preserve"> </w:t>
      </w:r>
      <w:r w:rsidR="00F53259" w:rsidRPr="00DE6131">
        <w:rPr>
          <w:rFonts w:hint="cs"/>
          <w:rtl/>
        </w:rPr>
        <w:t xml:space="preserve"> </w:t>
      </w:r>
    </w:p>
    <w:p w14:paraId="36231029" w14:textId="14AE61CA" w:rsidR="00FB38AA" w:rsidRPr="00DE6131" w:rsidRDefault="00C37470" w:rsidP="004F2087">
      <w:pPr>
        <w:ind w:firstLine="0"/>
        <w:outlineLvl w:val="4"/>
        <w:rPr>
          <w:b/>
          <w:bCs/>
          <w:color w:val="000000" w:themeColor="text1"/>
          <w:sz w:val="32"/>
          <w:szCs w:val="32"/>
          <w:rtl/>
        </w:rPr>
      </w:pPr>
      <w:bookmarkStart w:id="188" w:name="_Toc165664638"/>
      <w:bookmarkStart w:id="189" w:name="_Toc165665138"/>
      <w:bookmarkStart w:id="190" w:name="_Toc168134080"/>
      <w:r w:rsidRPr="00DE6131">
        <w:rPr>
          <w:rFonts w:hint="cs"/>
          <w:b/>
          <w:bCs/>
          <w:color w:val="000000" w:themeColor="text1"/>
          <w:sz w:val="32"/>
          <w:szCs w:val="32"/>
          <w:rtl/>
        </w:rPr>
        <w:t>الفرع</w:t>
      </w:r>
      <w:r w:rsidR="00FB38AA" w:rsidRPr="00DE6131">
        <w:rPr>
          <w:rFonts w:hint="cs"/>
          <w:b/>
          <w:bCs/>
          <w:color w:val="000000" w:themeColor="text1"/>
          <w:sz w:val="32"/>
          <w:szCs w:val="32"/>
          <w:rtl/>
        </w:rPr>
        <w:t xml:space="preserve"> </w:t>
      </w:r>
      <w:r w:rsidR="00B604DC" w:rsidRPr="00DE6131">
        <w:rPr>
          <w:rFonts w:hint="cs"/>
          <w:b/>
          <w:bCs/>
          <w:color w:val="000000" w:themeColor="text1"/>
          <w:sz w:val="32"/>
          <w:szCs w:val="32"/>
          <w:rtl/>
        </w:rPr>
        <w:t>الثاني</w:t>
      </w:r>
      <w:r w:rsidR="00FB38AA" w:rsidRPr="00DE6131">
        <w:rPr>
          <w:rFonts w:hint="cs"/>
          <w:b/>
          <w:bCs/>
          <w:color w:val="000000" w:themeColor="text1"/>
          <w:sz w:val="32"/>
          <w:szCs w:val="32"/>
          <w:rtl/>
        </w:rPr>
        <w:t xml:space="preserve">: </w:t>
      </w:r>
      <w:r w:rsidRPr="00DE6131">
        <w:rPr>
          <w:rFonts w:hint="cs"/>
          <w:b/>
          <w:bCs/>
          <w:color w:val="000000" w:themeColor="text1"/>
          <w:sz w:val="32"/>
          <w:szCs w:val="32"/>
          <w:rtl/>
        </w:rPr>
        <w:t>الرقابة الميدانية على تنفيذ ا</w:t>
      </w:r>
      <w:r w:rsidR="00FB38AA" w:rsidRPr="00DE6131">
        <w:rPr>
          <w:rFonts w:hint="cs"/>
          <w:b/>
          <w:bCs/>
          <w:color w:val="000000" w:themeColor="text1"/>
          <w:sz w:val="32"/>
          <w:szCs w:val="32"/>
          <w:rtl/>
        </w:rPr>
        <w:t>لمرفق العام</w:t>
      </w:r>
      <w:bookmarkEnd w:id="188"/>
      <w:bookmarkEnd w:id="189"/>
      <w:bookmarkEnd w:id="190"/>
    </w:p>
    <w:p w14:paraId="7A2FC7E9" w14:textId="43F402F5" w:rsidR="00FB38AA" w:rsidRDefault="00C1310C" w:rsidP="001B4F5A">
      <w:pPr>
        <w:rPr>
          <w:rtl/>
        </w:rPr>
      </w:pPr>
      <w:r w:rsidRPr="00DE6131">
        <w:rPr>
          <w:rFonts w:hint="cs"/>
          <w:rtl/>
        </w:rPr>
        <w:t>تعد</w:t>
      </w:r>
      <w:r w:rsidR="00FB38AA" w:rsidRPr="00DE6131">
        <w:rPr>
          <w:rFonts w:hint="cs"/>
          <w:rtl/>
        </w:rPr>
        <w:t xml:space="preserve"> الرقابة الميدانية </w:t>
      </w:r>
      <w:r w:rsidRPr="00DE6131">
        <w:rPr>
          <w:rFonts w:hint="cs"/>
          <w:rtl/>
        </w:rPr>
        <w:t>لعملية استغلال وإدارة ا</w:t>
      </w:r>
      <w:r w:rsidR="00FB38AA" w:rsidRPr="00DE6131">
        <w:rPr>
          <w:rFonts w:hint="cs"/>
          <w:rtl/>
        </w:rPr>
        <w:t xml:space="preserve">لمرفق العام </w:t>
      </w:r>
      <w:r w:rsidRPr="00DE6131">
        <w:rPr>
          <w:rFonts w:hint="cs"/>
          <w:rtl/>
        </w:rPr>
        <w:t xml:space="preserve"> </w:t>
      </w:r>
      <w:r w:rsidR="00FB38AA" w:rsidRPr="00DE6131">
        <w:rPr>
          <w:rFonts w:hint="cs"/>
          <w:rtl/>
        </w:rPr>
        <w:t>أهم</w:t>
      </w:r>
      <w:r w:rsidR="00364329" w:rsidRPr="00DE6131">
        <w:rPr>
          <w:rFonts w:hint="cs"/>
          <w:rtl/>
        </w:rPr>
        <w:t xml:space="preserve"> </w:t>
      </w:r>
      <w:r w:rsidR="00FB38AA" w:rsidRPr="00DE6131">
        <w:rPr>
          <w:rFonts w:hint="cs"/>
          <w:rtl/>
        </w:rPr>
        <w:t xml:space="preserve"> عملي</w:t>
      </w:r>
      <w:r w:rsidR="00364329" w:rsidRPr="00DE6131">
        <w:rPr>
          <w:rFonts w:hint="cs"/>
          <w:rtl/>
        </w:rPr>
        <w:t>ات</w:t>
      </w:r>
      <w:r w:rsidR="00FB38AA" w:rsidRPr="00DE6131">
        <w:rPr>
          <w:rFonts w:hint="cs"/>
          <w:rtl/>
        </w:rPr>
        <w:t xml:space="preserve"> الرقابة </w:t>
      </w:r>
      <w:r w:rsidR="00364329" w:rsidRPr="00DE6131">
        <w:rPr>
          <w:rFonts w:hint="cs"/>
          <w:rtl/>
        </w:rPr>
        <w:t xml:space="preserve"> الممارسة </w:t>
      </w:r>
      <w:r w:rsidR="00FB38AA" w:rsidRPr="00DE6131">
        <w:rPr>
          <w:rFonts w:hint="cs"/>
          <w:rtl/>
        </w:rPr>
        <w:t xml:space="preserve">على </w:t>
      </w:r>
      <w:r w:rsidR="00364329" w:rsidRPr="00DE6131">
        <w:rPr>
          <w:rFonts w:hint="cs"/>
          <w:rtl/>
        </w:rPr>
        <w:t xml:space="preserve">اتفاقيات </w:t>
      </w:r>
      <w:r w:rsidR="00FB38AA" w:rsidRPr="00DE6131">
        <w:rPr>
          <w:rFonts w:hint="cs"/>
          <w:rtl/>
        </w:rPr>
        <w:t xml:space="preserve">التفويض  </w:t>
      </w:r>
      <w:r w:rsidR="00364329" w:rsidRPr="00DE6131">
        <w:rPr>
          <w:rFonts w:hint="cs"/>
          <w:rtl/>
        </w:rPr>
        <w:t xml:space="preserve">بالنظر الى أن </w:t>
      </w:r>
      <w:r w:rsidR="00FB38AA" w:rsidRPr="00DE6131">
        <w:rPr>
          <w:rFonts w:hint="cs"/>
          <w:rtl/>
        </w:rPr>
        <w:t xml:space="preserve">الرقابة </w:t>
      </w:r>
      <w:r w:rsidR="00364329" w:rsidRPr="00DE6131">
        <w:rPr>
          <w:rFonts w:hint="cs"/>
          <w:rtl/>
        </w:rPr>
        <w:t xml:space="preserve">على التنفيذ من موقع تنفيذ المرفق المفوض تعتبر أكثر فاعلية </w:t>
      </w:r>
      <w:r w:rsidR="00FB38AA" w:rsidRPr="00DE6131">
        <w:rPr>
          <w:rFonts w:hint="cs"/>
          <w:rtl/>
        </w:rPr>
        <w:t xml:space="preserve"> </w:t>
      </w:r>
      <w:r w:rsidR="00364329" w:rsidRPr="00DE6131">
        <w:rPr>
          <w:rFonts w:hint="cs"/>
          <w:rtl/>
        </w:rPr>
        <w:t xml:space="preserve">فهي </w:t>
      </w:r>
      <w:r w:rsidR="00FB38AA" w:rsidRPr="00DE6131">
        <w:rPr>
          <w:rFonts w:hint="cs"/>
          <w:rtl/>
        </w:rPr>
        <w:t xml:space="preserve">تمكن السلطة </w:t>
      </w:r>
      <w:r w:rsidR="00364329" w:rsidRPr="00DE6131">
        <w:rPr>
          <w:rFonts w:hint="cs"/>
          <w:rtl/>
        </w:rPr>
        <w:t>المانحة للتفويض</w:t>
      </w:r>
      <w:r w:rsidR="00FB38AA" w:rsidRPr="00DE6131">
        <w:rPr>
          <w:rFonts w:hint="cs"/>
          <w:rtl/>
        </w:rPr>
        <w:t xml:space="preserve"> من </w:t>
      </w:r>
      <w:r w:rsidR="00364329" w:rsidRPr="00DE6131">
        <w:rPr>
          <w:rFonts w:hint="cs"/>
          <w:rtl/>
        </w:rPr>
        <w:t xml:space="preserve">الإحاطة بظروف </w:t>
      </w:r>
      <w:r w:rsidR="00FB38AA" w:rsidRPr="00DE6131">
        <w:rPr>
          <w:rFonts w:hint="cs"/>
          <w:rtl/>
        </w:rPr>
        <w:t xml:space="preserve"> تسيير المرفق </w:t>
      </w:r>
      <w:r w:rsidR="00364329" w:rsidRPr="00DE6131">
        <w:rPr>
          <w:rFonts w:hint="cs"/>
          <w:rtl/>
        </w:rPr>
        <w:t xml:space="preserve">العام </w:t>
      </w:r>
      <w:r w:rsidR="00FB38AA" w:rsidRPr="00DE6131">
        <w:rPr>
          <w:rFonts w:hint="cs"/>
          <w:rtl/>
        </w:rPr>
        <w:t xml:space="preserve">عن </w:t>
      </w:r>
      <w:r w:rsidR="00364329" w:rsidRPr="00DE6131">
        <w:rPr>
          <w:rFonts w:hint="cs"/>
          <w:rtl/>
        </w:rPr>
        <w:t xml:space="preserve">قرب وتؤدي الى تكوين فكرة واضحة </w:t>
      </w:r>
      <w:r w:rsidR="00122CF4">
        <w:rPr>
          <w:rFonts w:hint="cs"/>
          <w:rtl/>
        </w:rPr>
        <w:t>وشاملة عن ظروف سير المرفق العام</w:t>
      </w:r>
      <w:r w:rsidR="00FB38AA" w:rsidRPr="00DE6131">
        <w:rPr>
          <w:rFonts w:hint="cs"/>
          <w:rtl/>
        </w:rPr>
        <w:t xml:space="preserve">، وتمكنها من </w:t>
      </w:r>
      <w:r w:rsidR="00364329" w:rsidRPr="00DE6131">
        <w:rPr>
          <w:rFonts w:hint="cs"/>
          <w:rtl/>
        </w:rPr>
        <w:t xml:space="preserve">اتخاذ القرارات الصحيحة </w:t>
      </w:r>
      <w:r w:rsidR="003C068B" w:rsidRPr="00DE6131">
        <w:rPr>
          <w:rFonts w:hint="cs"/>
          <w:rtl/>
        </w:rPr>
        <w:t>ف</w:t>
      </w:r>
      <w:r w:rsidR="00122CF4">
        <w:rPr>
          <w:rFonts w:hint="cs"/>
          <w:rtl/>
        </w:rPr>
        <w:t xml:space="preserve">ي </w:t>
      </w:r>
      <w:r w:rsidR="003C068B" w:rsidRPr="00DE6131">
        <w:rPr>
          <w:rFonts w:hint="cs"/>
          <w:rtl/>
        </w:rPr>
        <w:t>الوقت</w:t>
      </w:r>
      <w:r w:rsidR="00122CF4">
        <w:rPr>
          <w:rFonts w:hint="cs"/>
          <w:rtl/>
        </w:rPr>
        <w:t xml:space="preserve"> المناسب وإ</w:t>
      </w:r>
      <w:r w:rsidR="00364329" w:rsidRPr="00DE6131">
        <w:rPr>
          <w:rFonts w:hint="cs"/>
          <w:rtl/>
        </w:rPr>
        <w:t>سداء</w:t>
      </w:r>
      <w:r w:rsidR="00FB38AA" w:rsidRPr="00DE6131">
        <w:rPr>
          <w:rFonts w:hint="cs"/>
          <w:rtl/>
        </w:rPr>
        <w:t xml:space="preserve"> التوجيهات اللازمة </w:t>
      </w:r>
      <w:r w:rsidR="00364329" w:rsidRPr="00DE6131">
        <w:rPr>
          <w:rFonts w:hint="cs"/>
          <w:rtl/>
        </w:rPr>
        <w:t>التي تساهم في تحسين المرفق العام</w:t>
      </w:r>
      <w:r w:rsidR="00122CF4">
        <w:rPr>
          <w:rFonts w:hint="cs"/>
          <w:rtl/>
        </w:rPr>
        <w:t>،</w:t>
      </w:r>
      <w:r w:rsidR="00364329" w:rsidRPr="00DE6131">
        <w:rPr>
          <w:rFonts w:hint="cs"/>
          <w:rtl/>
        </w:rPr>
        <w:t xml:space="preserve"> وكذا </w:t>
      </w:r>
      <w:r w:rsidR="00FB38AA" w:rsidRPr="00DE6131">
        <w:rPr>
          <w:rFonts w:hint="cs"/>
          <w:rtl/>
        </w:rPr>
        <w:t>تذليل الصعوبات أمام المفوض له</w:t>
      </w:r>
      <w:r w:rsidR="00364329" w:rsidRPr="00DE6131">
        <w:rPr>
          <w:rFonts w:hint="cs"/>
          <w:rtl/>
        </w:rPr>
        <w:t xml:space="preserve"> القائم بتنفيذ المرفق المفوض كونه</w:t>
      </w:r>
      <w:r w:rsidR="00FB38AA" w:rsidRPr="00DE6131">
        <w:rPr>
          <w:rFonts w:hint="cs"/>
          <w:rtl/>
        </w:rPr>
        <w:t xml:space="preserve"> مستثمرا في المرفق العام من جهة</w:t>
      </w:r>
      <w:r w:rsidR="00122CF4">
        <w:rPr>
          <w:rFonts w:hint="cs"/>
          <w:rtl/>
        </w:rPr>
        <w:t>،</w:t>
      </w:r>
      <w:r w:rsidR="00FB38AA" w:rsidRPr="00DE6131">
        <w:rPr>
          <w:rFonts w:hint="cs"/>
          <w:rtl/>
        </w:rPr>
        <w:t xml:space="preserve"> وكذا </w:t>
      </w:r>
      <w:r w:rsidR="00364329" w:rsidRPr="00DE6131">
        <w:rPr>
          <w:rFonts w:hint="cs"/>
          <w:rtl/>
        </w:rPr>
        <w:t xml:space="preserve">تمكن الرقابة الميدانية من </w:t>
      </w:r>
      <w:r w:rsidR="00FB38AA" w:rsidRPr="00DE6131">
        <w:rPr>
          <w:rFonts w:hint="cs"/>
          <w:rtl/>
        </w:rPr>
        <w:t xml:space="preserve">متابعة مدى احترام بنود اتفاقية التفويض خاصة فيما يتعلق بالعلاقة مع </w:t>
      </w:r>
      <w:r w:rsidR="00364329" w:rsidRPr="00DE6131">
        <w:rPr>
          <w:rFonts w:hint="cs"/>
          <w:rtl/>
        </w:rPr>
        <w:t>مستخدمي المرفق المفوض</w:t>
      </w:r>
      <w:r w:rsidR="00FB38AA" w:rsidRPr="00DE6131">
        <w:rPr>
          <w:rFonts w:hint="cs"/>
          <w:rtl/>
        </w:rPr>
        <w:t xml:space="preserve"> باعتبارهم </w:t>
      </w:r>
      <w:r w:rsidR="00364329" w:rsidRPr="00DE6131">
        <w:rPr>
          <w:rFonts w:hint="cs"/>
          <w:rtl/>
        </w:rPr>
        <w:t xml:space="preserve">الفئة المستهدفة </w:t>
      </w:r>
      <w:r w:rsidR="00FB38AA" w:rsidRPr="00DE6131">
        <w:rPr>
          <w:rFonts w:hint="cs"/>
          <w:rtl/>
        </w:rPr>
        <w:t>من خدمات المرفق العام</w:t>
      </w:r>
      <w:r w:rsidR="00122CF4">
        <w:rPr>
          <w:rFonts w:hint="cs"/>
          <w:rtl/>
        </w:rPr>
        <w:t>،</w:t>
      </w:r>
      <w:r w:rsidR="00FB38AA" w:rsidRPr="00DE6131">
        <w:rPr>
          <w:rFonts w:hint="cs"/>
          <w:rtl/>
        </w:rPr>
        <w:t xml:space="preserve"> وهم في النهاية </w:t>
      </w:r>
      <w:r w:rsidR="00364329" w:rsidRPr="00DE6131">
        <w:rPr>
          <w:rFonts w:hint="cs"/>
          <w:rtl/>
        </w:rPr>
        <w:t xml:space="preserve">أفضل من يمكنه الحكم على جودة الخدمة العمومية المقدمة </w:t>
      </w:r>
      <w:r w:rsidR="00A46317" w:rsidRPr="00DE6131">
        <w:rPr>
          <w:rFonts w:hint="cs"/>
          <w:rtl/>
        </w:rPr>
        <w:t>وكذا</w:t>
      </w:r>
      <w:r w:rsidR="00FB38AA" w:rsidRPr="00DE6131">
        <w:rPr>
          <w:rFonts w:hint="cs"/>
          <w:rtl/>
        </w:rPr>
        <w:t xml:space="preserve"> على مدى نجاح </w:t>
      </w:r>
      <w:r w:rsidR="00A46317" w:rsidRPr="00DE6131">
        <w:rPr>
          <w:rFonts w:hint="cs"/>
          <w:rtl/>
        </w:rPr>
        <w:t>تقنية</w:t>
      </w:r>
      <w:r w:rsidR="00FB38AA" w:rsidRPr="00DE6131">
        <w:rPr>
          <w:rFonts w:hint="cs"/>
          <w:rtl/>
        </w:rPr>
        <w:t xml:space="preserve"> التفويض </w:t>
      </w:r>
      <w:r w:rsidR="00A46317" w:rsidRPr="00DE6131">
        <w:rPr>
          <w:rFonts w:hint="cs"/>
          <w:rtl/>
        </w:rPr>
        <w:t xml:space="preserve">بشكل عام </w:t>
      </w:r>
      <w:r w:rsidR="00FB38AA" w:rsidRPr="00DE6131">
        <w:rPr>
          <w:rFonts w:hint="cs"/>
          <w:rtl/>
        </w:rPr>
        <w:t>من عدمه.</w:t>
      </w:r>
    </w:p>
    <w:p w14:paraId="3BE13747" w14:textId="760F4C6E" w:rsidR="00EB4F9B" w:rsidRPr="00DE6131" w:rsidRDefault="00EB4F9B" w:rsidP="001B4F5A">
      <w:pPr>
        <w:rPr>
          <w:rtl/>
        </w:rPr>
      </w:pPr>
      <w:r>
        <w:rPr>
          <w:rFonts w:hint="cs"/>
          <w:rtl/>
        </w:rPr>
        <w:t xml:space="preserve">فالرقابة الميدانية على عقد التفويض </w:t>
      </w:r>
      <w:r w:rsidR="001D60CC">
        <w:rPr>
          <w:rFonts w:hint="cs"/>
          <w:rtl/>
        </w:rPr>
        <w:t>تتطلب توفر الإمكانيات المادية والبشرية اللازمة لتجسيدها على أرض الواقع باعتبارها تتطلب الو</w:t>
      </w:r>
      <w:r w:rsidR="00912521">
        <w:rPr>
          <w:rFonts w:hint="cs"/>
          <w:rtl/>
        </w:rPr>
        <w:t xml:space="preserve">قوف عن كثب على مدى تنفيذ المفوض </w:t>
      </w:r>
      <w:r w:rsidR="001D60CC">
        <w:rPr>
          <w:rFonts w:hint="cs"/>
          <w:rtl/>
        </w:rPr>
        <w:t xml:space="preserve">اليه لالتزاماته ومهامه </w:t>
      </w:r>
      <w:r w:rsidR="00926DC2">
        <w:rPr>
          <w:rFonts w:hint="cs"/>
          <w:rtl/>
        </w:rPr>
        <w:t>التي أسندت إليه بمناس</w:t>
      </w:r>
      <w:r w:rsidR="00EC645A">
        <w:rPr>
          <w:rFonts w:hint="cs"/>
          <w:rtl/>
        </w:rPr>
        <w:t>ب</w:t>
      </w:r>
      <w:r w:rsidR="00926DC2">
        <w:rPr>
          <w:rFonts w:hint="cs"/>
          <w:rtl/>
        </w:rPr>
        <w:t xml:space="preserve">ة تنفيذ عقد </w:t>
      </w:r>
      <w:r w:rsidR="00EC645A">
        <w:rPr>
          <w:rFonts w:hint="cs"/>
          <w:rtl/>
        </w:rPr>
        <w:t>التفويض</w:t>
      </w:r>
      <w:r w:rsidR="00912521">
        <w:rPr>
          <w:rFonts w:hint="cs"/>
          <w:rtl/>
        </w:rPr>
        <w:t>،</w:t>
      </w:r>
      <w:r w:rsidR="00EC645A">
        <w:rPr>
          <w:rFonts w:hint="cs"/>
          <w:rtl/>
        </w:rPr>
        <w:t xml:space="preserve"> وتتميز</w:t>
      </w:r>
      <w:r w:rsidR="00AF7DB5">
        <w:rPr>
          <w:rFonts w:hint="cs"/>
          <w:rtl/>
        </w:rPr>
        <w:t xml:space="preserve"> هذه الرقابة بكونها رقابة فعالة </w:t>
      </w:r>
      <w:r w:rsidR="00391E6F">
        <w:rPr>
          <w:rFonts w:hint="cs"/>
          <w:rtl/>
        </w:rPr>
        <w:t>لكونها تنطلق من موقع تنفيذ المرفق العام المفوض وتمكن بذلك من أخذ صورة أكثر واقعية على ظروف وملابسات تحقيق المرفق العام محل التفويض.</w:t>
      </w:r>
    </w:p>
    <w:p w14:paraId="3DCDCAF7" w14:textId="2B10601D" w:rsidR="00B604DC" w:rsidRPr="00DE6131" w:rsidRDefault="00A46317" w:rsidP="004F2087">
      <w:pPr>
        <w:ind w:firstLine="0"/>
        <w:rPr>
          <w:b/>
          <w:bCs/>
          <w:color w:val="000000" w:themeColor="text1"/>
        </w:rPr>
      </w:pPr>
      <w:r w:rsidRPr="00DE6131">
        <w:rPr>
          <w:rFonts w:hint="cs"/>
          <w:b/>
          <w:bCs/>
          <w:color w:val="000000" w:themeColor="text1"/>
          <w:rtl/>
        </w:rPr>
        <w:t>1</w:t>
      </w:r>
      <w:r w:rsidR="00C37470" w:rsidRPr="00DE6131">
        <w:rPr>
          <w:rFonts w:hint="cs"/>
          <w:b/>
          <w:bCs/>
          <w:color w:val="000000" w:themeColor="text1"/>
          <w:rtl/>
        </w:rPr>
        <w:t>/</w:t>
      </w:r>
      <w:r w:rsidR="00B604DC" w:rsidRPr="00DE6131">
        <w:rPr>
          <w:rFonts w:hint="cs"/>
          <w:b/>
          <w:bCs/>
          <w:color w:val="000000" w:themeColor="text1"/>
          <w:rtl/>
        </w:rPr>
        <w:t xml:space="preserve"> الرقابة الميدانية المباشر</w:t>
      </w:r>
    </w:p>
    <w:p w14:paraId="550040E7" w14:textId="30EBFFCC" w:rsidR="00B604DC" w:rsidRPr="00DE6131" w:rsidRDefault="006F5E8F" w:rsidP="00D74548">
      <w:pPr>
        <w:rPr>
          <w:rtl/>
        </w:rPr>
      </w:pPr>
      <w:r>
        <w:rPr>
          <w:rFonts w:hint="cs"/>
          <w:rtl/>
        </w:rPr>
        <w:t>تمارس</w:t>
      </w:r>
      <w:r w:rsidR="00B604DC" w:rsidRPr="00DE6131">
        <w:rPr>
          <w:rFonts w:hint="cs"/>
          <w:rtl/>
        </w:rPr>
        <w:t xml:space="preserve"> </w:t>
      </w:r>
      <w:r w:rsidR="001B4650" w:rsidRPr="00DE6131">
        <w:rPr>
          <w:rFonts w:hint="cs"/>
          <w:rtl/>
        </w:rPr>
        <w:t xml:space="preserve">عملية الرقابة الميدانية من قبل </w:t>
      </w:r>
      <w:r w:rsidR="00B604DC" w:rsidRPr="00DE6131">
        <w:rPr>
          <w:rFonts w:hint="cs"/>
          <w:rtl/>
        </w:rPr>
        <w:t xml:space="preserve">السلطة المفوضة </w:t>
      </w:r>
      <w:r w:rsidR="001B4650" w:rsidRPr="00DE6131">
        <w:rPr>
          <w:rFonts w:hint="cs"/>
          <w:rtl/>
        </w:rPr>
        <w:t xml:space="preserve">وفق المرسوم التنفيذي </w:t>
      </w:r>
      <w:r w:rsidR="001B4650" w:rsidRPr="006F5E8F">
        <w:rPr>
          <w:rFonts w:hint="cs"/>
          <w:sz w:val="24"/>
          <w:szCs w:val="24"/>
          <w:rtl/>
        </w:rPr>
        <w:t xml:space="preserve">18/199 </w:t>
      </w:r>
      <w:r>
        <w:rPr>
          <w:rFonts w:hint="cs"/>
          <w:rtl/>
        </w:rPr>
        <w:t>السالف الذكر</w:t>
      </w:r>
      <w:r w:rsidR="00B604DC" w:rsidRPr="00DE6131">
        <w:rPr>
          <w:rFonts w:hint="cs"/>
          <w:rtl/>
        </w:rPr>
        <w:t xml:space="preserve">على </w:t>
      </w:r>
      <w:r w:rsidR="001B4650" w:rsidRPr="00DE6131">
        <w:rPr>
          <w:rFonts w:hint="cs"/>
          <w:rtl/>
        </w:rPr>
        <w:t xml:space="preserve">تنفيذ </w:t>
      </w:r>
      <w:r w:rsidR="00B604DC" w:rsidRPr="00DE6131">
        <w:rPr>
          <w:rFonts w:hint="cs"/>
          <w:rtl/>
        </w:rPr>
        <w:t xml:space="preserve">اتفاقية تفويض المرفق العام، </w:t>
      </w:r>
      <w:r w:rsidR="001B4650" w:rsidRPr="00DE6131">
        <w:rPr>
          <w:rFonts w:hint="cs"/>
          <w:rtl/>
        </w:rPr>
        <w:t xml:space="preserve">بالشكل الذي </w:t>
      </w:r>
      <w:r w:rsidR="00B604DC" w:rsidRPr="00DE6131">
        <w:rPr>
          <w:rFonts w:hint="cs"/>
          <w:rtl/>
        </w:rPr>
        <w:t xml:space="preserve"> يمكنها من </w:t>
      </w:r>
      <w:r w:rsidR="001B4650" w:rsidRPr="00DE6131">
        <w:rPr>
          <w:rFonts w:hint="cs"/>
          <w:rtl/>
        </w:rPr>
        <w:t>السهر على  ضمان</w:t>
      </w:r>
      <w:r w:rsidR="00B604DC" w:rsidRPr="00DE6131">
        <w:rPr>
          <w:rFonts w:hint="cs"/>
          <w:rtl/>
        </w:rPr>
        <w:t xml:space="preserve"> </w:t>
      </w:r>
      <w:r w:rsidR="001B4650" w:rsidRPr="00DE6131">
        <w:rPr>
          <w:rFonts w:hint="cs"/>
          <w:rtl/>
        </w:rPr>
        <w:t xml:space="preserve">عملية </w:t>
      </w:r>
      <w:r w:rsidR="00B604DC" w:rsidRPr="00DE6131">
        <w:rPr>
          <w:rFonts w:hint="cs"/>
          <w:rtl/>
        </w:rPr>
        <w:t xml:space="preserve">المتابعة </w:t>
      </w:r>
      <w:r>
        <w:rPr>
          <w:rFonts w:hint="cs"/>
          <w:rtl/>
        </w:rPr>
        <w:t>ب</w:t>
      </w:r>
      <w:r w:rsidR="001B4650" w:rsidRPr="00DE6131">
        <w:rPr>
          <w:rFonts w:hint="cs"/>
          <w:rtl/>
        </w:rPr>
        <w:t>شكل منتظم ومستمر</w:t>
      </w:r>
      <w:r w:rsidR="00B604DC" w:rsidRPr="00DE6131">
        <w:rPr>
          <w:rFonts w:hint="cs"/>
          <w:rtl/>
        </w:rPr>
        <w:t xml:space="preserve"> </w:t>
      </w:r>
      <w:r w:rsidR="001B4650" w:rsidRPr="00DE6131">
        <w:rPr>
          <w:rFonts w:hint="cs"/>
          <w:rtl/>
        </w:rPr>
        <w:t>لاستغلال وإدارة المرفق العام</w:t>
      </w:r>
      <w:r w:rsidR="00B604DC" w:rsidRPr="00DE6131">
        <w:rPr>
          <w:rFonts w:hint="cs"/>
          <w:rtl/>
        </w:rPr>
        <w:t xml:space="preserve">، </w:t>
      </w:r>
      <w:r w:rsidR="001B4650" w:rsidRPr="00DE6131">
        <w:rPr>
          <w:rFonts w:hint="cs"/>
          <w:rtl/>
        </w:rPr>
        <w:t>وتمتاز الرقابة الميدانية بأنها رقابة بعدية تبدأ</w:t>
      </w:r>
      <w:r w:rsidR="003C068B" w:rsidRPr="00DE6131">
        <w:rPr>
          <w:rFonts w:hint="cs"/>
          <w:rtl/>
        </w:rPr>
        <w:t xml:space="preserve"> </w:t>
      </w:r>
      <w:r w:rsidR="001B4650" w:rsidRPr="00DE6131">
        <w:rPr>
          <w:rFonts w:hint="cs"/>
          <w:rtl/>
        </w:rPr>
        <w:t>بعد دخول عقد التفويض حيز التنفيذ</w:t>
      </w:r>
      <w:r>
        <w:rPr>
          <w:rFonts w:hint="cs"/>
          <w:rtl/>
        </w:rPr>
        <w:t xml:space="preserve">، ويمكن أن يتم هذا النوع من الرقابة </w:t>
      </w:r>
      <w:r w:rsidR="001B4650" w:rsidRPr="00DE6131">
        <w:rPr>
          <w:rFonts w:hint="cs"/>
          <w:rtl/>
        </w:rPr>
        <w:t xml:space="preserve">وفق المرسوم </w:t>
      </w:r>
      <w:r w:rsidR="001B4650" w:rsidRPr="006F5E8F">
        <w:rPr>
          <w:rFonts w:hint="cs"/>
          <w:sz w:val="24"/>
          <w:szCs w:val="24"/>
          <w:rtl/>
        </w:rPr>
        <w:t>18/199</w:t>
      </w:r>
      <w:r w:rsidR="00F74729" w:rsidRPr="00DE6131">
        <w:rPr>
          <w:rFonts w:hint="cs"/>
          <w:rtl/>
        </w:rPr>
        <w:t xml:space="preserve">لاسيما المادة </w:t>
      </w:r>
      <w:r w:rsidR="00F74729" w:rsidRPr="00EA59D4">
        <w:rPr>
          <w:rFonts w:hint="cs"/>
          <w:sz w:val="24"/>
          <w:szCs w:val="24"/>
          <w:rtl/>
        </w:rPr>
        <w:t xml:space="preserve">82 </w:t>
      </w:r>
      <w:r w:rsidR="00F74729" w:rsidRPr="00DE6131">
        <w:rPr>
          <w:rFonts w:hint="cs"/>
          <w:rtl/>
        </w:rPr>
        <w:t xml:space="preserve">منه بطريقة </w:t>
      </w:r>
      <w:r w:rsidR="001B4650" w:rsidRPr="00DE6131">
        <w:rPr>
          <w:rFonts w:hint="cs"/>
          <w:rtl/>
        </w:rPr>
        <w:t xml:space="preserve"> مباشرة</w:t>
      </w:r>
      <w:r w:rsidR="00EA59D4">
        <w:rPr>
          <w:rFonts w:hint="cs"/>
          <w:rtl/>
        </w:rPr>
        <w:t>،</w:t>
      </w:r>
      <w:r w:rsidR="001B4650" w:rsidRPr="00DE6131">
        <w:rPr>
          <w:rFonts w:hint="cs"/>
          <w:rtl/>
        </w:rPr>
        <w:t xml:space="preserve"> وذلك </w:t>
      </w:r>
      <w:r w:rsidR="00D030AC" w:rsidRPr="00DE6131">
        <w:rPr>
          <w:rFonts w:hint="cs"/>
          <w:rtl/>
        </w:rPr>
        <w:t>عن طريق القيام ببعض ال</w:t>
      </w:r>
      <w:r w:rsidR="00B604DC" w:rsidRPr="00DE6131">
        <w:rPr>
          <w:rFonts w:hint="cs"/>
          <w:rtl/>
        </w:rPr>
        <w:t xml:space="preserve">عمليات </w:t>
      </w:r>
      <w:r w:rsidR="00D030AC" w:rsidRPr="00DE6131">
        <w:rPr>
          <w:rFonts w:hint="cs"/>
          <w:rtl/>
        </w:rPr>
        <w:t xml:space="preserve">الرقابية </w:t>
      </w:r>
      <w:r w:rsidR="00B604DC" w:rsidRPr="00DE6131">
        <w:rPr>
          <w:rFonts w:hint="cs"/>
          <w:rtl/>
        </w:rPr>
        <w:t xml:space="preserve"> في </w:t>
      </w:r>
      <w:r w:rsidR="00D030AC" w:rsidRPr="00DE6131">
        <w:rPr>
          <w:rFonts w:hint="cs"/>
          <w:rtl/>
        </w:rPr>
        <w:t xml:space="preserve">المكان الذي تجري فيه عملية تنفيذ المرفق العام وذلك بالاستعانة بموظفين مؤهلين تنتدبهم السلطة المانحة للتفويض </w:t>
      </w:r>
      <w:r w:rsidR="003C068B" w:rsidRPr="00DE6131">
        <w:rPr>
          <w:rFonts w:hint="cs"/>
          <w:rtl/>
        </w:rPr>
        <w:t>لأجراء</w:t>
      </w:r>
      <w:r w:rsidR="00D030AC" w:rsidRPr="00DE6131">
        <w:rPr>
          <w:rFonts w:hint="cs"/>
          <w:rtl/>
        </w:rPr>
        <w:t xml:space="preserve"> عمليات تفتيش ميدانية</w:t>
      </w:r>
      <w:r w:rsidR="00B604DC" w:rsidRPr="00DE6131">
        <w:rPr>
          <w:rFonts w:hint="cs"/>
          <w:rtl/>
        </w:rPr>
        <w:t xml:space="preserve">، </w:t>
      </w:r>
      <w:r w:rsidR="00D030AC" w:rsidRPr="00DE6131">
        <w:rPr>
          <w:rFonts w:hint="cs"/>
          <w:rtl/>
        </w:rPr>
        <w:t>وذلك فأي وقت تختاره الجهة المفوضة إما بشكل روتيني أو</w:t>
      </w:r>
      <w:r w:rsidR="00EC645A">
        <w:rPr>
          <w:rFonts w:hint="cs"/>
          <w:rtl/>
        </w:rPr>
        <w:t xml:space="preserve"> </w:t>
      </w:r>
      <w:r w:rsidR="00D030AC" w:rsidRPr="00DE6131">
        <w:rPr>
          <w:rFonts w:hint="cs"/>
          <w:rtl/>
        </w:rPr>
        <w:t>بن</w:t>
      </w:r>
      <w:r w:rsidR="00EA59D4">
        <w:rPr>
          <w:rFonts w:hint="cs"/>
          <w:rtl/>
        </w:rPr>
        <w:t>اء على إخطار من مستعملي المرفق أ</w:t>
      </w:r>
      <w:r w:rsidR="00D030AC" w:rsidRPr="00DE6131">
        <w:rPr>
          <w:rFonts w:hint="cs"/>
          <w:rtl/>
        </w:rPr>
        <w:t>و أي جهة لها صلة بسير المرفق العام</w:t>
      </w:r>
      <w:r w:rsidR="00B604DC" w:rsidRPr="00DE6131">
        <w:rPr>
          <w:rFonts w:hint="cs"/>
          <w:rtl/>
        </w:rPr>
        <w:t xml:space="preserve">، وعلى وجه </w:t>
      </w:r>
      <w:r w:rsidR="00D030AC" w:rsidRPr="00DE6131">
        <w:rPr>
          <w:rFonts w:hint="cs"/>
          <w:rtl/>
        </w:rPr>
        <w:t xml:space="preserve">التحديد يمكن المندوبين لغرض التفتيش </w:t>
      </w:r>
      <w:r w:rsidR="00EA59D4">
        <w:rPr>
          <w:rFonts w:hint="cs"/>
          <w:rtl/>
        </w:rPr>
        <w:t>إ</w:t>
      </w:r>
      <w:r w:rsidR="00B604DC" w:rsidRPr="00DE6131">
        <w:rPr>
          <w:rFonts w:hint="cs"/>
          <w:rtl/>
        </w:rPr>
        <w:t xml:space="preserve">جراء </w:t>
      </w:r>
      <w:r w:rsidR="00D030AC" w:rsidRPr="00DE6131">
        <w:rPr>
          <w:rFonts w:hint="cs"/>
          <w:rtl/>
        </w:rPr>
        <w:t xml:space="preserve">كل </w:t>
      </w:r>
      <w:r w:rsidR="00B604DC" w:rsidRPr="00DE6131">
        <w:rPr>
          <w:rFonts w:hint="cs"/>
          <w:rtl/>
        </w:rPr>
        <w:t>الاختبارات وا</w:t>
      </w:r>
      <w:r w:rsidR="00D030AC" w:rsidRPr="00DE6131">
        <w:rPr>
          <w:rFonts w:hint="cs"/>
          <w:rtl/>
        </w:rPr>
        <w:t xml:space="preserve">لقياسات اللازمة، </w:t>
      </w:r>
      <w:r w:rsidR="00EA59D4">
        <w:rPr>
          <w:rFonts w:hint="cs"/>
          <w:rtl/>
        </w:rPr>
        <w:t>أ</w:t>
      </w:r>
      <w:r w:rsidR="00D030AC" w:rsidRPr="00DE6131">
        <w:rPr>
          <w:rFonts w:hint="cs"/>
          <w:rtl/>
        </w:rPr>
        <w:t xml:space="preserve">و الاطلاع على </w:t>
      </w:r>
      <w:r w:rsidR="00D030AC" w:rsidRPr="00DE6131">
        <w:rPr>
          <w:rFonts w:hint="cs"/>
          <w:rtl/>
        </w:rPr>
        <w:lastRenderedPageBreak/>
        <w:t>الوثائق ا</w:t>
      </w:r>
      <w:r w:rsidR="00EA59D4">
        <w:rPr>
          <w:rFonts w:hint="cs"/>
          <w:rtl/>
        </w:rPr>
        <w:t>لمثبتة لها في موقع تنفيذ المرفق</w:t>
      </w:r>
      <w:r w:rsidR="00B604DC" w:rsidRPr="00DE6131">
        <w:rPr>
          <w:rFonts w:hint="cs"/>
          <w:rtl/>
        </w:rPr>
        <w:t xml:space="preserve">، </w:t>
      </w:r>
      <w:r w:rsidR="00D030AC" w:rsidRPr="00DE6131">
        <w:rPr>
          <w:rFonts w:hint="cs"/>
          <w:rtl/>
        </w:rPr>
        <w:t>كما يمكن للمندوبين طلب</w:t>
      </w:r>
      <w:r w:rsidR="00B604DC" w:rsidRPr="00DE6131">
        <w:rPr>
          <w:rFonts w:hint="cs"/>
          <w:rtl/>
        </w:rPr>
        <w:t xml:space="preserve"> الحصول على نسخ من </w:t>
      </w:r>
      <w:r w:rsidR="00D030AC" w:rsidRPr="00DE6131">
        <w:rPr>
          <w:rFonts w:hint="cs"/>
          <w:rtl/>
        </w:rPr>
        <w:t>الوثائق</w:t>
      </w:r>
      <w:r w:rsidR="00B604DC" w:rsidRPr="00DE6131">
        <w:rPr>
          <w:rFonts w:hint="cs"/>
          <w:rtl/>
        </w:rPr>
        <w:t xml:space="preserve"> التقنية والمحاسبية</w:t>
      </w:r>
      <w:r w:rsidR="00D030AC" w:rsidRPr="00DE6131">
        <w:rPr>
          <w:rFonts w:hint="cs"/>
          <w:rtl/>
        </w:rPr>
        <w:t xml:space="preserve"> </w:t>
      </w:r>
      <w:r w:rsidR="00B97D43" w:rsidRPr="00DE6131">
        <w:rPr>
          <w:rFonts w:hint="cs"/>
          <w:rtl/>
        </w:rPr>
        <w:t>المثبتة</w:t>
      </w:r>
      <w:r w:rsidR="00B97D43" w:rsidRPr="00DE6131">
        <w:rPr>
          <w:rStyle w:val="Appelnotedebasdep"/>
          <w:color w:val="000000" w:themeColor="text1"/>
          <w:rtl/>
        </w:rPr>
        <w:footnoteReference w:id="233"/>
      </w:r>
      <w:r w:rsidR="00B604DC" w:rsidRPr="00DE6131">
        <w:rPr>
          <w:rFonts w:hint="cs"/>
          <w:rtl/>
        </w:rPr>
        <w:t>.</w:t>
      </w:r>
    </w:p>
    <w:p w14:paraId="16153FBE" w14:textId="4877AC4C" w:rsidR="00FB38AA" w:rsidRPr="00DE6131" w:rsidRDefault="00B97D43" w:rsidP="00D74548">
      <w:pPr>
        <w:rPr>
          <w:b/>
          <w:bCs/>
          <w:highlight w:val="cyan"/>
          <w:rtl/>
        </w:rPr>
      </w:pPr>
      <w:r w:rsidRPr="00DE6131">
        <w:rPr>
          <w:rFonts w:hint="cs"/>
          <w:rtl/>
        </w:rPr>
        <w:t xml:space="preserve">كما يمكن الرقابة على تنفيذ المرفق العام المفوض من خلال الاطلاع على الوثائق والمستندات </w:t>
      </w:r>
      <w:r w:rsidR="00416ECF" w:rsidRPr="00DE6131">
        <w:rPr>
          <w:rFonts w:hint="cs"/>
          <w:rtl/>
        </w:rPr>
        <w:t>الثبوتية</w:t>
      </w:r>
      <w:r w:rsidRPr="00DE6131">
        <w:rPr>
          <w:rFonts w:hint="cs"/>
          <w:rtl/>
        </w:rPr>
        <w:t xml:space="preserve"> ويتم ذلك من خلال الاطلاع على المستندات التي يتم الزام المفوض له </w:t>
      </w:r>
      <w:r w:rsidR="003C068B" w:rsidRPr="00DE6131">
        <w:rPr>
          <w:rFonts w:hint="cs"/>
          <w:rtl/>
        </w:rPr>
        <w:t>بإعدادها</w:t>
      </w:r>
      <w:r w:rsidR="005F1984" w:rsidRPr="00DE6131">
        <w:rPr>
          <w:rFonts w:hint="cs"/>
          <w:rtl/>
        </w:rPr>
        <w:t xml:space="preserve"> بواسطة </w:t>
      </w:r>
      <w:r w:rsidR="00416ECF" w:rsidRPr="00DE6131">
        <w:rPr>
          <w:rFonts w:hint="cs"/>
          <w:rtl/>
        </w:rPr>
        <w:t>التقارير</w:t>
      </w:r>
      <w:r w:rsidR="00B604DC" w:rsidRPr="00DE6131">
        <w:rPr>
          <w:rFonts w:hint="cs"/>
          <w:rtl/>
        </w:rPr>
        <w:t xml:space="preserve"> </w:t>
      </w:r>
      <w:r w:rsidR="005F1984" w:rsidRPr="00DE6131">
        <w:rPr>
          <w:rFonts w:hint="cs"/>
          <w:rtl/>
        </w:rPr>
        <w:t>ال</w:t>
      </w:r>
      <w:r w:rsidR="00B604DC" w:rsidRPr="00DE6131">
        <w:rPr>
          <w:rFonts w:hint="cs"/>
          <w:rtl/>
        </w:rPr>
        <w:t>دورية</w:t>
      </w:r>
      <w:r w:rsidR="005F1984" w:rsidRPr="00DE6131">
        <w:rPr>
          <w:rFonts w:hint="cs"/>
          <w:rtl/>
        </w:rPr>
        <w:t xml:space="preserve"> التي يجب عليه تقديمها</w:t>
      </w:r>
      <w:r w:rsidR="00B604DC" w:rsidRPr="00DE6131">
        <w:rPr>
          <w:rFonts w:hint="cs"/>
          <w:rtl/>
        </w:rPr>
        <w:t xml:space="preserve"> للسلطة المفوضة </w:t>
      </w:r>
      <w:r w:rsidR="00A0658C">
        <w:rPr>
          <w:rFonts w:hint="cs"/>
          <w:rtl/>
        </w:rPr>
        <w:t>من أجل إ</w:t>
      </w:r>
      <w:r w:rsidR="005F1984" w:rsidRPr="00DE6131">
        <w:rPr>
          <w:rFonts w:hint="cs"/>
          <w:rtl/>
        </w:rPr>
        <w:t>علامها</w:t>
      </w:r>
      <w:r w:rsidR="00B604DC" w:rsidRPr="00DE6131">
        <w:rPr>
          <w:rFonts w:hint="cs"/>
          <w:rtl/>
        </w:rPr>
        <w:t xml:space="preserve"> بكل </w:t>
      </w:r>
      <w:r w:rsidR="005F1984" w:rsidRPr="00DE6131">
        <w:rPr>
          <w:rFonts w:hint="cs"/>
          <w:rtl/>
        </w:rPr>
        <w:t xml:space="preserve">الظروف التي يتم فيها تنفيذ المرفق المفوض وكل المعلومات والمستندات الضرورية المتعلقة </w:t>
      </w:r>
      <w:r w:rsidR="00B604DC" w:rsidRPr="00DE6131">
        <w:rPr>
          <w:rFonts w:hint="cs"/>
          <w:rtl/>
        </w:rPr>
        <w:t xml:space="preserve"> باستغلال </w:t>
      </w:r>
      <w:r w:rsidR="005F1984" w:rsidRPr="00DE6131">
        <w:rPr>
          <w:rFonts w:hint="cs"/>
          <w:rtl/>
        </w:rPr>
        <w:t>وتنظيم المرفق العام</w:t>
      </w:r>
      <w:r w:rsidR="00B604DC" w:rsidRPr="00DE6131">
        <w:rPr>
          <w:rFonts w:hint="cs"/>
          <w:rtl/>
        </w:rPr>
        <w:t xml:space="preserve"> </w:t>
      </w:r>
      <w:r w:rsidR="005F1984" w:rsidRPr="00DE6131">
        <w:rPr>
          <w:rFonts w:hint="cs"/>
          <w:rtl/>
        </w:rPr>
        <w:t>كما يمكن للسلطة المانحة للتفويض</w:t>
      </w:r>
      <w:r w:rsidR="00416ECF" w:rsidRPr="00DE6131">
        <w:rPr>
          <w:rFonts w:hint="cs"/>
          <w:rtl/>
        </w:rPr>
        <w:t xml:space="preserve">، فتقوم السلطة المفوضة </w:t>
      </w:r>
      <w:r w:rsidR="005F1984" w:rsidRPr="00DE6131">
        <w:rPr>
          <w:rFonts w:hint="cs"/>
          <w:rtl/>
        </w:rPr>
        <w:t xml:space="preserve">بعقد </w:t>
      </w:r>
      <w:r w:rsidRPr="00DE6131">
        <w:rPr>
          <w:rFonts w:hint="cs"/>
          <w:rtl/>
        </w:rPr>
        <w:t>اجتماع</w:t>
      </w:r>
      <w:r w:rsidR="005F1984" w:rsidRPr="00DE6131">
        <w:rPr>
          <w:rFonts w:hint="cs"/>
          <w:rtl/>
        </w:rPr>
        <w:t xml:space="preserve">ات دورية </w:t>
      </w:r>
      <w:r w:rsidR="00416ECF" w:rsidRPr="00DE6131">
        <w:rPr>
          <w:rFonts w:hint="cs"/>
          <w:rtl/>
        </w:rPr>
        <w:t xml:space="preserve">بصفة منتظمة </w:t>
      </w:r>
      <w:r w:rsidR="00B604DC" w:rsidRPr="00DE6131">
        <w:rPr>
          <w:rFonts w:hint="cs"/>
          <w:rtl/>
        </w:rPr>
        <w:t xml:space="preserve"> </w:t>
      </w:r>
      <w:r w:rsidR="005F1984" w:rsidRPr="00DE6131">
        <w:rPr>
          <w:rFonts w:hint="cs"/>
          <w:rtl/>
        </w:rPr>
        <w:t xml:space="preserve">للتقييم والوقوف على مدى تحقيق الأهداف المسطرة </w:t>
      </w:r>
      <w:r w:rsidR="003C068B" w:rsidRPr="00DE6131">
        <w:rPr>
          <w:rFonts w:hint="cs"/>
          <w:rtl/>
        </w:rPr>
        <w:t>والتأكد</w:t>
      </w:r>
      <w:r w:rsidR="005F1984" w:rsidRPr="00DE6131">
        <w:rPr>
          <w:rFonts w:hint="cs"/>
          <w:rtl/>
        </w:rPr>
        <w:t xml:space="preserve"> من فعالية المرفق ومدى استجابته للمعايير المتعلقة بجودة الخدمات المقدمة لمستخدمي المرفق</w:t>
      </w:r>
      <w:r w:rsidR="00A0658C">
        <w:rPr>
          <w:rFonts w:hint="cs"/>
          <w:rtl/>
        </w:rPr>
        <w:t>،</w:t>
      </w:r>
      <w:r w:rsidR="005F1984" w:rsidRPr="00DE6131">
        <w:rPr>
          <w:rFonts w:hint="cs"/>
          <w:rtl/>
        </w:rPr>
        <w:t xml:space="preserve"> وكذا الوقوف على </w:t>
      </w:r>
      <w:r w:rsidR="00B604DC" w:rsidRPr="00DE6131">
        <w:rPr>
          <w:rFonts w:hint="cs"/>
          <w:rtl/>
        </w:rPr>
        <w:t xml:space="preserve">مدى احترام </w:t>
      </w:r>
      <w:r w:rsidR="005F1984" w:rsidRPr="00DE6131">
        <w:rPr>
          <w:rFonts w:hint="cs"/>
          <w:rtl/>
        </w:rPr>
        <w:t>ال</w:t>
      </w:r>
      <w:r w:rsidR="00B604DC" w:rsidRPr="00DE6131">
        <w:rPr>
          <w:rFonts w:hint="cs"/>
          <w:rtl/>
        </w:rPr>
        <w:t xml:space="preserve">مبادئ </w:t>
      </w:r>
      <w:r w:rsidR="005F1984" w:rsidRPr="00DE6131">
        <w:rPr>
          <w:rFonts w:hint="cs"/>
          <w:rtl/>
        </w:rPr>
        <w:t xml:space="preserve">المرتبطة </w:t>
      </w:r>
      <w:r w:rsidR="003C068B" w:rsidRPr="00DE6131">
        <w:rPr>
          <w:rFonts w:hint="cs"/>
          <w:rtl/>
        </w:rPr>
        <w:t>بسير المرف</w:t>
      </w:r>
      <w:r w:rsidR="003C068B" w:rsidRPr="00DE6131">
        <w:rPr>
          <w:rtl/>
        </w:rPr>
        <w:t>ق</w:t>
      </w:r>
      <w:r w:rsidR="005F1984" w:rsidRPr="00DE6131">
        <w:rPr>
          <w:rFonts w:hint="cs"/>
          <w:rtl/>
        </w:rPr>
        <w:t xml:space="preserve"> </w:t>
      </w:r>
      <w:r w:rsidR="003C068B" w:rsidRPr="00DE6131">
        <w:rPr>
          <w:rFonts w:hint="cs"/>
          <w:rtl/>
        </w:rPr>
        <w:t>العام حتى</w:t>
      </w:r>
      <w:r w:rsidR="00A0658C">
        <w:rPr>
          <w:rFonts w:hint="cs"/>
          <w:rtl/>
        </w:rPr>
        <w:t xml:space="preserve"> يتسنى للسلطة المانحة للتفويض إ</w:t>
      </w:r>
      <w:r w:rsidR="00416ECF" w:rsidRPr="00DE6131">
        <w:rPr>
          <w:rFonts w:hint="cs"/>
          <w:rtl/>
        </w:rPr>
        <w:t>عداد تقارير مفصلة على إثر نتائج هذه الاجتماعات تبلغ الى سلطات الوصاية ل</w:t>
      </w:r>
      <w:r w:rsidR="00A0658C">
        <w:rPr>
          <w:rFonts w:hint="cs"/>
          <w:rtl/>
        </w:rPr>
        <w:t>إ</w:t>
      </w:r>
      <w:r w:rsidR="00416ECF" w:rsidRPr="00DE6131">
        <w:rPr>
          <w:rFonts w:hint="cs"/>
          <w:rtl/>
        </w:rPr>
        <w:t>طلاعها على ظروف تنفيذ المرفق العام</w:t>
      </w:r>
      <w:r w:rsidR="00416ECF" w:rsidRPr="00DE6131">
        <w:rPr>
          <w:rStyle w:val="Appelnotedebasdep"/>
          <w:color w:val="000000" w:themeColor="text1"/>
          <w:rtl/>
        </w:rPr>
        <w:footnoteReference w:id="234"/>
      </w:r>
      <w:r w:rsidR="00416ECF" w:rsidRPr="00DE6131">
        <w:rPr>
          <w:rFonts w:hint="cs"/>
          <w:rtl/>
        </w:rPr>
        <w:t>.</w:t>
      </w:r>
      <w:r w:rsidR="00416ECF" w:rsidRPr="00DE6131">
        <w:rPr>
          <w:rFonts w:hint="cs"/>
          <w:highlight w:val="cyan"/>
          <w:rtl/>
        </w:rPr>
        <w:t xml:space="preserve"> </w:t>
      </w:r>
      <w:r w:rsidR="00B604DC" w:rsidRPr="00DE6131">
        <w:rPr>
          <w:rFonts w:hint="cs"/>
          <w:highlight w:val="cyan"/>
          <w:rtl/>
        </w:rPr>
        <w:t xml:space="preserve"> </w:t>
      </w:r>
    </w:p>
    <w:p w14:paraId="347BF1BC" w14:textId="4E919FCD" w:rsidR="00FB38AA" w:rsidRPr="00DE6131" w:rsidRDefault="006A7C13" w:rsidP="00D74548">
      <w:pPr>
        <w:rPr>
          <w:rtl/>
        </w:rPr>
      </w:pPr>
      <w:r w:rsidRPr="00DE6131">
        <w:rPr>
          <w:rFonts w:hint="cs"/>
          <w:rtl/>
        </w:rPr>
        <w:t xml:space="preserve">وتكتسي الرقابة الميدانية أهميتها من كونها رقابة تمارس في الميدان أي من موقع </w:t>
      </w:r>
      <w:r w:rsidR="00F74729" w:rsidRPr="00DE6131">
        <w:rPr>
          <w:rFonts w:hint="cs"/>
          <w:rtl/>
        </w:rPr>
        <w:t>ال</w:t>
      </w:r>
      <w:r w:rsidRPr="00DE6131">
        <w:rPr>
          <w:rFonts w:hint="cs"/>
          <w:rtl/>
        </w:rPr>
        <w:t xml:space="preserve">نشاط </w:t>
      </w:r>
      <w:r w:rsidR="00FB38AA" w:rsidRPr="00DE6131">
        <w:rPr>
          <w:rFonts w:hint="cs"/>
          <w:rtl/>
        </w:rPr>
        <w:t xml:space="preserve">المفوض وذلك </w:t>
      </w:r>
      <w:r w:rsidRPr="00DE6131">
        <w:rPr>
          <w:rFonts w:hint="cs"/>
          <w:rtl/>
        </w:rPr>
        <w:t xml:space="preserve">بالاستناد الى </w:t>
      </w:r>
      <w:r w:rsidR="00F74729" w:rsidRPr="00DE6131">
        <w:rPr>
          <w:rFonts w:hint="cs"/>
          <w:rtl/>
        </w:rPr>
        <w:t>طريقتين نصت</w:t>
      </w:r>
      <w:r w:rsidR="00FB38AA" w:rsidRPr="00DE6131">
        <w:rPr>
          <w:rFonts w:hint="cs"/>
          <w:rtl/>
        </w:rPr>
        <w:t xml:space="preserve"> عليهم</w:t>
      </w:r>
      <w:r w:rsidRPr="00DE6131">
        <w:rPr>
          <w:rFonts w:hint="cs"/>
          <w:rtl/>
        </w:rPr>
        <w:t>ا</w:t>
      </w:r>
      <w:r w:rsidR="00FB38AA" w:rsidRPr="00DE6131">
        <w:rPr>
          <w:rFonts w:hint="cs"/>
          <w:rtl/>
        </w:rPr>
        <w:t xml:space="preserve"> </w:t>
      </w:r>
      <w:r w:rsidRPr="00DE6131">
        <w:rPr>
          <w:rFonts w:hint="cs"/>
          <w:rtl/>
        </w:rPr>
        <w:t xml:space="preserve">المواد </w:t>
      </w:r>
      <w:r w:rsidRPr="00F502BE">
        <w:rPr>
          <w:rFonts w:hint="cs"/>
          <w:sz w:val="24"/>
          <w:szCs w:val="24"/>
          <w:rtl/>
        </w:rPr>
        <w:t>82</w:t>
      </w:r>
      <w:r w:rsidR="00F502BE">
        <w:rPr>
          <w:rFonts w:hint="cs"/>
          <w:sz w:val="24"/>
          <w:szCs w:val="24"/>
          <w:rtl/>
        </w:rPr>
        <w:t xml:space="preserve"> </w:t>
      </w:r>
      <w:r w:rsidR="00FB38AA" w:rsidRPr="00F502BE">
        <w:rPr>
          <w:rFonts w:hint="cs"/>
          <w:rtl/>
        </w:rPr>
        <w:t>و</w:t>
      </w:r>
      <w:r w:rsidR="00FB38AA" w:rsidRPr="00F502BE">
        <w:rPr>
          <w:rFonts w:hint="cs"/>
          <w:sz w:val="24"/>
          <w:szCs w:val="24"/>
          <w:rtl/>
        </w:rPr>
        <w:t xml:space="preserve">83 </w:t>
      </w:r>
      <w:r w:rsidR="00FB38AA" w:rsidRPr="00DE6131">
        <w:rPr>
          <w:rFonts w:hint="cs"/>
          <w:rtl/>
        </w:rPr>
        <w:t>من المرسوم الت</w:t>
      </w:r>
      <w:r w:rsidRPr="00DE6131">
        <w:rPr>
          <w:rFonts w:hint="cs"/>
          <w:rtl/>
        </w:rPr>
        <w:t xml:space="preserve">نفيذي </w:t>
      </w:r>
      <w:r w:rsidRPr="00F502BE">
        <w:rPr>
          <w:rFonts w:hint="cs"/>
          <w:sz w:val="24"/>
          <w:szCs w:val="24"/>
          <w:rtl/>
        </w:rPr>
        <w:t>18/199</w:t>
      </w:r>
      <w:r w:rsidRPr="00DE6131">
        <w:rPr>
          <w:rFonts w:hint="cs"/>
          <w:rtl/>
        </w:rPr>
        <w:t xml:space="preserve"> السالف الذكر وهما</w:t>
      </w:r>
      <w:r w:rsidR="00F74729" w:rsidRPr="00DE6131">
        <w:rPr>
          <w:rFonts w:hint="cs"/>
          <w:rtl/>
        </w:rPr>
        <w:t xml:space="preserve"> إما ال</w:t>
      </w:r>
      <w:r w:rsidR="00FB38AA" w:rsidRPr="00DE6131">
        <w:rPr>
          <w:rFonts w:hint="cs"/>
          <w:rtl/>
        </w:rPr>
        <w:t>مراقبة</w:t>
      </w:r>
      <w:r w:rsidR="00F74729" w:rsidRPr="00DE6131">
        <w:rPr>
          <w:rFonts w:hint="cs"/>
          <w:rtl/>
        </w:rPr>
        <w:t xml:space="preserve"> من خلال ال</w:t>
      </w:r>
      <w:r w:rsidR="00F502BE">
        <w:rPr>
          <w:rFonts w:hint="cs"/>
          <w:rtl/>
        </w:rPr>
        <w:t>إ</w:t>
      </w:r>
      <w:r w:rsidR="00F74729" w:rsidRPr="00DE6131">
        <w:rPr>
          <w:rFonts w:hint="cs"/>
          <w:rtl/>
        </w:rPr>
        <w:t>طلاع على</w:t>
      </w:r>
      <w:r w:rsidR="00FB38AA" w:rsidRPr="00DE6131">
        <w:rPr>
          <w:rFonts w:hint="cs"/>
          <w:rtl/>
        </w:rPr>
        <w:t xml:space="preserve"> الوثائق ذات الصلة بتسيير المرفق</w:t>
      </w:r>
      <w:r w:rsidR="00F74729" w:rsidRPr="00DE6131">
        <w:rPr>
          <w:rFonts w:hint="cs"/>
          <w:rtl/>
        </w:rPr>
        <w:t xml:space="preserve"> العام  التي يطلبها ممثلي السلطة المانحة للتفويض في مكان تنفيذ المرفق العام المفو</w:t>
      </w:r>
      <w:r w:rsidR="00757AEF" w:rsidRPr="00DE6131">
        <w:rPr>
          <w:rFonts w:hint="cs"/>
          <w:rtl/>
        </w:rPr>
        <w:t>ض</w:t>
      </w:r>
      <w:r w:rsidR="00FB38AA" w:rsidRPr="00DE6131">
        <w:rPr>
          <w:rFonts w:hint="cs"/>
          <w:rtl/>
        </w:rPr>
        <w:t xml:space="preserve"> </w:t>
      </w:r>
      <w:r w:rsidR="00F74729" w:rsidRPr="00DE6131">
        <w:rPr>
          <w:rFonts w:hint="cs"/>
          <w:rtl/>
        </w:rPr>
        <w:t xml:space="preserve">أو </w:t>
      </w:r>
      <w:r w:rsidR="00FB38AA" w:rsidRPr="00DE6131">
        <w:rPr>
          <w:rFonts w:hint="cs"/>
          <w:rtl/>
        </w:rPr>
        <w:t>إعداد تقارير دوريـــــة</w:t>
      </w:r>
      <w:r w:rsidR="00F74729" w:rsidRPr="00DE6131">
        <w:rPr>
          <w:rFonts w:hint="cs"/>
          <w:rtl/>
        </w:rPr>
        <w:t xml:space="preserve"> منظمة يتم </w:t>
      </w:r>
      <w:r w:rsidR="00757AEF" w:rsidRPr="00DE6131">
        <w:rPr>
          <w:rFonts w:hint="cs"/>
          <w:rtl/>
        </w:rPr>
        <w:t>إرسالها إلى السلطـ</w:t>
      </w:r>
      <w:r w:rsidR="00FB38AA" w:rsidRPr="00DE6131">
        <w:rPr>
          <w:rFonts w:hint="cs"/>
          <w:rtl/>
        </w:rPr>
        <w:t xml:space="preserve">ـة </w:t>
      </w:r>
      <w:r w:rsidR="00F74729" w:rsidRPr="00DE6131">
        <w:rPr>
          <w:rFonts w:hint="cs"/>
          <w:rtl/>
        </w:rPr>
        <w:t>المفوضة</w:t>
      </w:r>
      <w:r w:rsidR="00FB38AA" w:rsidRPr="00DE6131">
        <w:rPr>
          <w:rFonts w:hint="cs"/>
          <w:rtl/>
        </w:rPr>
        <w:t xml:space="preserve">، </w:t>
      </w:r>
      <w:r w:rsidR="00F74729" w:rsidRPr="00DE6131">
        <w:rPr>
          <w:rFonts w:hint="cs"/>
          <w:rtl/>
        </w:rPr>
        <w:t xml:space="preserve">في ظل </w:t>
      </w:r>
      <w:r w:rsidR="00FB38AA" w:rsidRPr="00DE6131">
        <w:rPr>
          <w:rFonts w:hint="cs"/>
          <w:rtl/>
        </w:rPr>
        <w:t xml:space="preserve"> </w:t>
      </w:r>
      <w:r w:rsidR="00F74729" w:rsidRPr="00DE6131">
        <w:rPr>
          <w:rFonts w:hint="cs"/>
          <w:rtl/>
        </w:rPr>
        <w:t xml:space="preserve">الالتزام </w:t>
      </w:r>
      <w:r w:rsidR="00FB38AA" w:rsidRPr="00DE6131">
        <w:rPr>
          <w:rFonts w:hint="cs"/>
          <w:rtl/>
        </w:rPr>
        <w:t xml:space="preserve"> </w:t>
      </w:r>
      <w:r w:rsidR="00F74729" w:rsidRPr="00DE6131">
        <w:rPr>
          <w:rFonts w:hint="cs"/>
          <w:rtl/>
        </w:rPr>
        <w:t>بالكيفيات والآجال المنص</w:t>
      </w:r>
      <w:r w:rsidR="00FB38AA" w:rsidRPr="00DE6131">
        <w:rPr>
          <w:rFonts w:hint="cs"/>
          <w:rtl/>
        </w:rPr>
        <w:t xml:space="preserve">ـوص عليها في </w:t>
      </w:r>
      <w:r w:rsidR="00F74729" w:rsidRPr="00DE6131">
        <w:rPr>
          <w:rFonts w:hint="cs"/>
          <w:rtl/>
        </w:rPr>
        <w:t>عقد</w:t>
      </w:r>
      <w:r w:rsidR="00FB38AA" w:rsidRPr="00DE6131">
        <w:rPr>
          <w:rFonts w:hint="cs"/>
          <w:rtl/>
        </w:rPr>
        <w:t xml:space="preserve"> تفويض المرفق العام</w:t>
      </w:r>
      <w:r w:rsidR="00F74729" w:rsidRPr="00DE6131">
        <w:rPr>
          <w:rFonts w:hint="cs"/>
          <w:rtl/>
        </w:rPr>
        <w:t xml:space="preserve"> بالإضافة الى </w:t>
      </w:r>
      <w:r w:rsidR="00FB38AA" w:rsidRPr="00DE6131">
        <w:rPr>
          <w:rFonts w:hint="cs"/>
          <w:rtl/>
        </w:rPr>
        <w:t xml:space="preserve">إلزام </w:t>
      </w:r>
      <w:r w:rsidR="00F74729" w:rsidRPr="00DE6131">
        <w:rPr>
          <w:rFonts w:hint="cs"/>
          <w:rtl/>
        </w:rPr>
        <w:t xml:space="preserve">الجهة </w:t>
      </w:r>
      <w:r w:rsidR="00FB38AA" w:rsidRPr="00DE6131">
        <w:rPr>
          <w:rFonts w:hint="cs"/>
          <w:rtl/>
        </w:rPr>
        <w:t>المفوضة في إطار</w:t>
      </w:r>
      <w:r w:rsidR="00F74729" w:rsidRPr="00DE6131">
        <w:rPr>
          <w:rFonts w:hint="cs"/>
          <w:rtl/>
        </w:rPr>
        <w:t xml:space="preserve"> ممارسة</w:t>
      </w:r>
      <w:r w:rsidR="00FB38AA" w:rsidRPr="00DE6131">
        <w:rPr>
          <w:rFonts w:hint="cs"/>
          <w:rtl/>
        </w:rPr>
        <w:t xml:space="preserve"> </w:t>
      </w:r>
      <w:r w:rsidR="00F74729" w:rsidRPr="00DE6131">
        <w:rPr>
          <w:rFonts w:hint="cs"/>
          <w:rtl/>
        </w:rPr>
        <w:t>المهام</w:t>
      </w:r>
      <w:r w:rsidR="00FB38AA" w:rsidRPr="00DE6131">
        <w:rPr>
          <w:rFonts w:hint="cs"/>
          <w:rtl/>
        </w:rPr>
        <w:t xml:space="preserve"> </w:t>
      </w:r>
      <w:r w:rsidR="00F74729" w:rsidRPr="00DE6131">
        <w:rPr>
          <w:rFonts w:hint="cs"/>
          <w:rtl/>
        </w:rPr>
        <w:t xml:space="preserve"> الرقابية </w:t>
      </w:r>
      <w:r w:rsidR="00FB38AA" w:rsidRPr="00DE6131">
        <w:rPr>
          <w:rFonts w:hint="cs"/>
          <w:rtl/>
        </w:rPr>
        <w:t>الميد</w:t>
      </w:r>
      <w:r w:rsidR="00F74729" w:rsidRPr="00DE6131">
        <w:rPr>
          <w:rFonts w:hint="cs"/>
          <w:rtl/>
        </w:rPr>
        <w:t>انية بعقد اجتماع واحد على الأقل</w:t>
      </w:r>
      <w:r w:rsidR="00FB38AA" w:rsidRPr="00DE6131">
        <w:rPr>
          <w:rFonts w:hint="cs"/>
          <w:rtl/>
        </w:rPr>
        <w:t xml:space="preserve"> كل ثلاثة أشهر مع المفوض له، لتقييم </w:t>
      </w:r>
      <w:r w:rsidR="00F74729" w:rsidRPr="00DE6131">
        <w:rPr>
          <w:rFonts w:hint="cs"/>
          <w:rtl/>
        </w:rPr>
        <w:t xml:space="preserve"> مدى </w:t>
      </w:r>
      <w:r w:rsidRPr="00DE6131">
        <w:rPr>
          <w:rFonts w:hint="cs"/>
          <w:rtl/>
        </w:rPr>
        <w:t>نجاعة</w:t>
      </w:r>
      <w:r w:rsidR="00F74729" w:rsidRPr="00DE6131">
        <w:rPr>
          <w:rFonts w:hint="cs"/>
          <w:rtl/>
        </w:rPr>
        <w:t xml:space="preserve"> </w:t>
      </w:r>
      <w:r w:rsidRPr="00DE6131">
        <w:rPr>
          <w:rFonts w:hint="cs"/>
          <w:rtl/>
        </w:rPr>
        <w:t>ال</w:t>
      </w:r>
      <w:r w:rsidR="00FB38AA" w:rsidRPr="00DE6131">
        <w:rPr>
          <w:rFonts w:hint="cs"/>
          <w:rtl/>
        </w:rPr>
        <w:t xml:space="preserve">تسيير </w:t>
      </w:r>
      <w:r w:rsidR="00F74729" w:rsidRPr="00DE6131">
        <w:rPr>
          <w:rFonts w:hint="cs"/>
          <w:rtl/>
        </w:rPr>
        <w:t xml:space="preserve"> المفوض </w:t>
      </w:r>
      <w:r w:rsidR="00FB38AA" w:rsidRPr="00DE6131">
        <w:rPr>
          <w:rFonts w:hint="cs"/>
          <w:rtl/>
        </w:rPr>
        <w:t xml:space="preserve">والتأكد من </w:t>
      </w:r>
      <w:r w:rsidR="00F74729" w:rsidRPr="00DE6131">
        <w:rPr>
          <w:rFonts w:hint="cs"/>
          <w:rtl/>
        </w:rPr>
        <w:t>احترام معايير جودة</w:t>
      </w:r>
      <w:r w:rsidR="00FB38AA" w:rsidRPr="00DE6131">
        <w:rPr>
          <w:rFonts w:hint="cs"/>
          <w:rtl/>
        </w:rPr>
        <w:t xml:space="preserve"> الخدمات المقدمة للجمهور</w:t>
      </w:r>
      <w:r w:rsidR="00757AEF" w:rsidRPr="00DE6131">
        <w:rPr>
          <w:rFonts w:hint="cs"/>
          <w:rtl/>
        </w:rPr>
        <w:t xml:space="preserve"> المحددة سلفا في بنود اتفاقية التفويض ودفتر الشروط الخاص بالمرفق المفوض.</w:t>
      </w:r>
      <w:r w:rsidR="00FB38AA" w:rsidRPr="00DE6131">
        <w:rPr>
          <w:rFonts w:hint="cs"/>
          <w:rtl/>
        </w:rPr>
        <w:t xml:space="preserve"> </w:t>
      </w:r>
    </w:p>
    <w:p w14:paraId="6538386D" w14:textId="51B9B7B5" w:rsidR="00FB38AA" w:rsidRPr="00DE6131" w:rsidRDefault="00757AEF" w:rsidP="00D74548">
      <w:pPr>
        <w:rPr>
          <w:rtl/>
        </w:rPr>
      </w:pPr>
      <w:r w:rsidRPr="00DE6131">
        <w:rPr>
          <w:rFonts w:hint="cs"/>
          <w:rtl/>
        </w:rPr>
        <w:t xml:space="preserve">وفي هذا </w:t>
      </w:r>
      <w:r w:rsidR="003C068B" w:rsidRPr="00DE6131">
        <w:rPr>
          <w:rFonts w:hint="cs"/>
          <w:rtl/>
        </w:rPr>
        <w:t>الإطار</w:t>
      </w:r>
      <w:r w:rsidRPr="00DE6131">
        <w:rPr>
          <w:rFonts w:hint="cs"/>
          <w:rtl/>
        </w:rPr>
        <w:t xml:space="preserve"> فقد منح المرسوم </w:t>
      </w:r>
      <w:r w:rsidRPr="00DA0578">
        <w:rPr>
          <w:rFonts w:hint="cs"/>
          <w:sz w:val="24"/>
          <w:szCs w:val="24"/>
          <w:rtl/>
        </w:rPr>
        <w:t>18/</w:t>
      </w:r>
      <w:r w:rsidR="00A301EC" w:rsidRPr="00DA0578">
        <w:rPr>
          <w:rFonts w:hint="cs"/>
          <w:sz w:val="24"/>
          <w:szCs w:val="24"/>
          <w:rtl/>
        </w:rPr>
        <w:t xml:space="preserve">199 </w:t>
      </w:r>
      <w:r w:rsidR="00A301EC" w:rsidRPr="00DE6131">
        <w:rPr>
          <w:rFonts w:hint="cs"/>
          <w:rtl/>
        </w:rPr>
        <w:t>للجهة</w:t>
      </w:r>
      <w:r w:rsidRPr="00DE6131">
        <w:rPr>
          <w:rFonts w:hint="cs"/>
          <w:rtl/>
        </w:rPr>
        <w:t xml:space="preserve"> المانحة إمكانية </w:t>
      </w:r>
      <w:r w:rsidR="00FB38AA" w:rsidRPr="00DE6131">
        <w:rPr>
          <w:rFonts w:hint="cs"/>
          <w:rtl/>
        </w:rPr>
        <w:t xml:space="preserve">توقيع جزاءات </w:t>
      </w:r>
      <w:r w:rsidRPr="00DE6131">
        <w:rPr>
          <w:rFonts w:hint="cs"/>
          <w:rtl/>
        </w:rPr>
        <w:t xml:space="preserve">ذات صبغة </w:t>
      </w:r>
      <w:r w:rsidR="00FB38AA" w:rsidRPr="00DE6131">
        <w:rPr>
          <w:rFonts w:hint="cs"/>
          <w:rtl/>
        </w:rPr>
        <w:t xml:space="preserve">إدارية في حالة إخلال </w:t>
      </w:r>
      <w:r w:rsidRPr="00DE6131">
        <w:rPr>
          <w:rFonts w:hint="cs"/>
          <w:rtl/>
        </w:rPr>
        <w:t>صاحب</w:t>
      </w:r>
      <w:r w:rsidR="00FB38AA" w:rsidRPr="00DE6131">
        <w:rPr>
          <w:rFonts w:hint="cs"/>
          <w:rtl/>
        </w:rPr>
        <w:t xml:space="preserve"> </w:t>
      </w:r>
      <w:r w:rsidRPr="00DE6131">
        <w:rPr>
          <w:rFonts w:hint="cs"/>
          <w:rtl/>
        </w:rPr>
        <w:t>التفويض</w:t>
      </w:r>
      <w:r w:rsidR="00FB38AA" w:rsidRPr="00DE6131">
        <w:rPr>
          <w:rFonts w:hint="cs"/>
          <w:rtl/>
        </w:rPr>
        <w:t xml:space="preserve"> بالتزامات</w:t>
      </w:r>
      <w:r w:rsidR="00FB38AA" w:rsidRPr="00DE6131">
        <w:rPr>
          <w:rFonts w:hint="eastAsia"/>
          <w:rtl/>
        </w:rPr>
        <w:t>ه</w:t>
      </w:r>
      <w:r w:rsidR="00FB38AA" w:rsidRPr="00DE6131">
        <w:rPr>
          <w:rFonts w:hint="cs"/>
          <w:rtl/>
        </w:rPr>
        <w:t xml:space="preserve"> </w:t>
      </w:r>
      <w:r w:rsidRPr="00DE6131">
        <w:rPr>
          <w:rFonts w:hint="cs"/>
          <w:rtl/>
        </w:rPr>
        <w:t xml:space="preserve">المنصوص عليها في عقد التفويض </w:t>
      </w:r>
      <w:r w:rsidR="00A301EC" w:rsidRPr="00DE6131">
        <w:rPr>
          <w:rFonts w:hint="cs"/>
          <w:rtl/>
        </w:rPr>
        <w:t>التي قد</w:t>
      </w:r>
      <w:r w:rsidR="00FB38AA" w:rsidRPr="00DE6131">
        <w:rPr>
          <w:rFonts w:hint="cs"/>
          <w:rtl/>
        </w:rPr>
        <w:t xml:space="preserve"> تصل إلى</w:t>
      </w:r>
      <w:r w:rsidRPr="00DE6131">
        <w:rPr>
          <w:rFonts w:hint="cs"/>
          <w:rtl/>
        </w:rPr>
        <w:t xml:space="preserve"> جزاء</w:t>
      </w:r>
      <w:r w:rsidR="00FB38AA" w:rsidRPr="00DE6131">
        <w:rPr>
          <w:rFonts w:hint="cs"/>
          <w:rtl/>
        </w:rPr>
        <w:t xml:space="preserve"> فسخ العقد دون تعويض</w:t>
      </w:r>
      <w:r w:rsidR="00C80152" w:rsidRPr="00DE6131">
        <w:rPr>
          <w:rStyle w:val="Appelnotedebasdep"/>
          <w:color w:val="000000" w:themeColor="text1"/>
          <w:rtl/>
        </w:rPr>
        <w:footnoteReference w:id="235"/>
      </w:r>
      <w:r w:rsidR="00AF781B">
        <w:rPr>
          <w:rFonts w:hint="cs"/>
          <w:rtl/>
        </w:rPr>
        <w:t>،</w:t>
      </w:r>
      <w:r w:rsidR="00FB38AA" w:rsidRPr="00DE6131">
        <w:rPr>
          <w:rFonts w:hint="cs"/>
          <w:rtl/>
        </w:rPr>
        <w:t xml:space="preserve"> لأن </w:t>
      </w:r>
      <w:r w:rsidRPr="00DE6131">
        <w:rPr>
          <w:rFonts w:hint="cs"/>
          <w:rtl/>
        </w:rPr>
        <w:t>من خصائص</w:t>
      </w:r>
      <w:r w:rsidR="00FB38AA" w:rsidRPr="00DE6131">
        <w:rPr>
          <w:rFonts w:hint="cs"/>
          <w:rtl/>
        </w:rPr>
        <w:t xml:space="preserve"> العقد الإداري </w:t>
      </w:r>
      <w:r w:rsidRPr="00DE6131">
        <w:rPr>
          <w:rFonts w:hint="cs"/>
          <w:rtl/>
        </w:rPr>
        <w:t>أنه</w:t>
      </w:r>
      <w:r w:rsidR="00FB38AA" w:rsidRPr="00DE6131">
        <w:rPr>
          <w:rFonts w:hint="cs"/>
          <w:rtl/>
        </w:rPr>
        <w:t xml:space="preserve"> </w:t>
      </w:r>
      <w:r w:rsidR="003C068B" w:rsidRPr="00DE6131">
        <w:rPr>
          <w:rFonts w:hint="cs"/>
          <w:rtl/>
        </w:rPr>
        <w:t>لا يلتز</w:t>
      </w:r>
      <w:r w:rsidR="003C068B" w:rsidRPr="00DE6131">
        <w:rPr>
          <w:rtl/>
        </w:rPr>
        <w:t>م</w:t>
      </w:r>
      <w:r w:rsidR="00FB38AA" w:rsidRPr="00DE6131">
        <w:rPr>
          <w:rFonts w:hint="cs"/>
          <w:rtl/>
        </w:rPr>
        <w:t xml:space="preserve"> بالقاعدة العامة</w:t>
      </w:r>
      <w:r w:rsidRPr="00DE6131">
        <w:rPr>
          <w:rFonts w:hint="cs"/>
          <w:rtl/>
        </w:rPr>
        <w:t xml:space="preserve"> المتعارف عليها في نطاق القانون الخاص بأن</w:t>
      </w:r>
      <w:r w:rsidR="00FB38AA" w:rsidRPr="00DE6131">
        <w:rPr>
          <w:rFonts w:hint="cs"/>
          <w:rtl/>
        </w:rPr>
        <w:t xml:space="preserve"> العقد شريعة المتعاقدين، </w:t>
      </w:r>
      <w:r w:rsidRPr="00DE6131">
        <w:rPr>
          <w:rFonts w:hint="cs"/>
          <w:rtl/>
        </w:rPr>
        <w:t xml:space="preserve">فتطبيق </w:t>
      </w:r>
      <w:r w:rsidR="00FB38AA" w:rsidRPr="00DE6131">
        <w:rPr>
          <w:rFonts w:hint="cs"/>
          <w:rtl/>
        </w:rPr>
        <w:t xml:space="preserve"> هذه القاعدة </w:t>
      </w:r>
      <w:r w:rsidRPr="00DE6131">
        <w:rPr>
          <w:rFonts w:hint="cs"/>
          <w:rtl/>
        </w:rPr>
        <w:t xml:space="preserve">على أعمال الإدارة </w:t>
      </w:r>
      <w:r w:rsidR="00FB38AA" w:rsidRPr="00DE6131">
        <w:rPr>
          <w:rFonts w:hint="cs"/>
          <w:rtl/>
        </w:rPr>
        <w:t>قد يعطل</w:t>
      </w:r>
      <w:r w:rsidR="009F19EA" w:rsidRPr="00DE6131">
        <w:rPr>
          <w:rFonts w:hint="cs"/>
          <w:rtl/>
        </w:rPr>
        <w:t xml:space="preserve"> عملية استغلال وإدارة المرفق العام من خلال </w:t>
      </w:r>
      <w:r w:rsidR="003C068B" w:rsidRPr="00DE6131">
        <w:rPr>
          <w:rFonts w:hint="cs"/>
          <w:rtl/>
        </w:rPr>
        <w:t>التأثير</w:t>
      </w:r>
      <w:r w:rsidR="009F19EA" w:rsidRPr="00DE6131">
        <w:rPr>
          <w:rFonts w:hint="cs"/>
          <w:rtl/>
        </w:rPr>
        <w:t xml:space="preserve"> على </w:t>
      </w:r>
      <w:r w:rsidR="00FB38AA" w:rsidRPr="00DE6131">
        <w:rPr>
          <w:rFonts w:hint="cs"/>
          <w:rtl/>
        </w:rPr>
        <w:t xml:space="preserve">انتظام </w:t>
      </w:r>
      <w:r w:rsidR="009F19EA" w:rsidRPr="00DE6131">
        <w:rPr>
          <w:rFonts w:hint="cs"/>
          <w:rtl/>
        </w:rPr>
        <w:t>و</w:t>
      </w:r>
      <w:r w:rsidR="00FB38AA" w:rsidRPr="00DE6131">
        <w:rPr>
          <w:rFonts w:hint="cs"/>
          <w:rtl/>
        </w:rPr>
        <w:t xml:space="preserve">سير المرفق </w:t>
      </w:r>
      <w:r w:rsidR="009F19EA" w:rsidRPr="00DE6131">
        <w:rPr>
          <w:rFonts w:hint="cs"/>
          <w:rtl/>
        </w:rPr>
        <w:t>المفوض،</w:t>
      </w:r>
      <w:r w:rsidR="00FB38AA" w:rsidRPr="00DE6131">
        <w:rPr>
          <w:rFonts w:hint="cs"/>
          <w:rtl/>
        </w:rPr>
        <w:t xml:space="preserve"> لأنه من غير </w:t>
      </w:r>
      <w:r w:rsidR="009F19EA" w:rsidRPr="00DE6131">
        <w:rPr>
          <w:rFonts w:hint="cs"/>
          <w:rtl/>
        </w:rPr>
        <w:t>المنطق القانوني</w:t>
      </w:r>
      <w:r w:rsidR="00FB38AA" w:rsidRPr="00DE6131">
        <w:rPr>
          <w:rFonts w:hint="cs"/>
          <w:rtl/>
        </w:rPr>
        <w:t xml:space="preserve"> أن </w:t>
      </w:r>
      <w:r w:rsidR="009F19EA" w:rsidRPr="00DE6131">
        <w:rPr>
          <w:rFonts w:hint="cs"/>
          <w:rtl/>
        </w:rPr>
        <w:t>تعجز</w:t>
      </w:r>
      <w:r w:rsidR="00FB38AA" w:rsidRPr="00DE6131">
        <w:rPr>
          <w:rFonts w:hint="cs"/>
          <w:rtl/>
        </w:rPr>
        <w:t xml:space="preserve"> السلطة المفوضة </w:t>
      </w:r>
      <w:r w:rsidR="009F19EA" w:rsidRPr="00DE6131">
        <w:rPr>
          <w:rFonts w:hint="cs"/>
          <w:rtl/>
        </w:rPr>
        <w:t xml:space="preserve">المنوط بها أصلا عملية استغلال المرفق العام وتنظيمه </w:t>
      </w:r>
      <w:r w:rsidR="00FB38AA" w:rsidRPr="00DE6131">
        <w:rPr>
          <w:rFonts w:hint="cs"/>
          <w:rtl/>
        </w:rPr>
        <w:t>عن</w:t>
      </w:r>
      <w:r w:rsidR="009F19EA" w:rsidRPr="00DE6131">
        <w:rPr>
          <w:rFonts w:hint="cs"/>
          <w:rtl/>
        </w:rPr>
        <w:t xml:space="preserve"> التصدي </w:t>
      </w:r>
      <w:r w:rsidR="003C068B" w:rsidRPr="00DE6131">
        <w:rPr>
          <w:rFonts w:hint="cs"/>
          <w:rtl/>
        </w:rPr>
        <w:t>لإخلال</w:t>
      </w:r>
      <w:r w:rsidR="009F19EA" w:rsidRPr="00DE6131">
        <w:rPr>
          <w:rFonts w:hint="cs"/>
          <w:rtl/>
        </w:rPr>
        <w:t xml:space="preserve"> يهدد تسيير المرفق المفوض مكتفية بتطبيق الجزاءات التعاقدية فحسب  </w:t>
      </w:r>
      <w:r w:rsidR="00AF781B">
        <w:rPr>
          <w:rFonts w:hint="cs"/>
          <w:rtl/>
        </w:rPr>
        <w:t xml:space="preserve"> </w:t>
      </w:r>
      <w:r w:rsidR="009F19EA" w:rsidRPr="00DE6131">
        <w:rPr>
          <w:rFonts w:hint="cs"/>
          <w:rtl/>
        </w:rPr>
        <w:t>فالتقاعس</w:t>
      </w:r>
      <w:r w:rsidR="00FB38AA" w:rsidRPr="00DE6131">
        <w:rPr>
          <w:rFonts w:hint="cs"/>
          <w:rtl/>
        </w:rPr>
        <w:t xml:space="preserve"> و </w:t>
      </w:r>
      <w:r w:rsidR="009F19EA" w:rsidRPr="00DE6131">
        <w:rPr>
          <w:rFonts w:hint="cs"/>
          <w:rtl/>
        </w:rPr>
        <w:t xml:space="preserve">التقصير </w:t>
      </w:r>
      <w:r w:rsidR="00FB38AA" w:rsidRPr="00DE6131">
        <w:rPr>
          <w:rFonts w:hint="cs"/>
          <w:rtl/>
        </w:rPr>
        <w:t xml:space="preserve">في </w:t>
      </w:r>
      <w:r w:rsidR="009F19EA" w:rsidRPr="00DE6131">
        <w:rPr>
          <w:rFonts w:hint="cs"/>
          <w:rtl/>
        </w:rPr>
        <w:t>تنفيذ العقد</w:t>
      </w:r>
      <w:r w:rsidR="00FB38AA" w:rsidRPr="00DE6131">
        <w:rPr>
          <w:rFonts w:hint="cs"/>
          <w:rtl/>
        </w:rPr>
        <w:t xml:space="preserve"> قد </w:t>
      </w:r>
      <w:r w:rsidR="009F19EA" w:rsidRPr="00DE6131">
        <w:rPr>
          <w:rFonts w:hint="cs"/>
          <w:rtl/>
        </w:rPr>
        <w:t xml:space="preserve">يخرج عن نطاق الجزاءات التعاقدية ويتعدى ذلك عقوبة </w:t>
      </w:r>
      <w:r w:rsidR="00FB38AA" w:rsidRPr="00DE6131">
        <w:rPr>
          <w:rFonts w:hint="cs"/>
          <w:rtl/>
        </w:rPr>
        <w:t xml:space="preserve"> الغرامة </w:t>
      </w:r>
      <w:r w:rsidR="00A301EC" w:rsidRPr="00DE6131">
        <w:rPr>
          <w:rFonts w:hint="cs"/>
          <w:rtl/>
        </w:rPr>
        <w:t>المنصوص</w:t>
      </w:r>
      <w:r w:rsidR="00FB38AA" w:rsidRPr="00DE6131">
        <w:rPr>
          <w:rFonts w:hint="cs"/>
          <w:rtl/>
        </w:rPr>
        <w:t xml:space="preserve"> عليها في العقد </w:t>
      </w:r>
      <w:r w:rsidR="00A301EC" w:rsidRPr="00DE6131">
        <w:rPr>
          <w:rFonts w:hint="cs"/>
          <w:rtl/>
        </w:rPr>
        <w:t xml:space="preserve">فتصبح عقوبة لامعنى لها أمام خطر توقف المرفق العام المفوض عن النشاط </w:t>
      </w:r>
      <w:r w:rsidR="003C068B" w:rsidRPr="00DE6131">
        <w:rPr>
          <w:rFonts w:hint="cs"/>
          <w:rtl/>
        </w:rPr>
        <w:t>وما ينج</w:t>
      </w:r>
      <w:r w:rsidR="003C068B" w:rsidRPr="00DE6131">
        <w:rPr>
          <w:rtl/>
        </w:rPr>
        <w:t>ر</w:t>
      </w:r>
      <w:r w:rsidR="00A301EC" w:rsidRPr="00DE6131">
        <w:rPr>
          <w:rFonts w:hint="cs"/>
          <w:rtl/>
        </w:rPr>
        <w:t xml:space="preserve"> عنه من انعكاسات خطيرة على ال</w:t>
      </w:r>
      <w:r w:rsidR="00AF781B">
        <w:rPr>
          <w:rFonts w:hint="cs"/>
          <w:rtl/>
        </w:rPr>
        <w:t>مجتمع ككل</w:t>
      </w:r>
      <w:r w:rsidR="00FB38AA" w:rsidRPr="00DE6131">
        <w:rPr>
          <w:rFonts w:hint="cs"/>
          <w:rtl/>
        </w:rPr>
        <w:t xml:space="preserve">، لذلك </w:t>
      </w:r>
      <w:r w:rsidR="00A301EC" w:rsidRPr="00DE6131">
        <w:rPr>
          <w:rFonts w:hint="cs"/>
          <w:rtl/>
        </w:rPr>
        <w:t xml:space="preserve">فللجهة الإدارية المتعاقدة </w:t>
      </w:r>
      <w:r w:rsidR="00FB38AA" w:rsidRPr="00DE6131">
        <w:rPr>
          <w:rFonts w:hint="cs"/>
          <w:rtl/>
        </w:rPr>
        <w:t xml:space="preserve">أن </w:t>
      </w:r>
      <w:r w:rsidR="00A301EC" w:rsidRPr="00DE6131">
        <w:rPr>
          <w:rFonts w:hint="cs"/>
          <w:rtl/>
        </w:rPr>
        <w:t xml:space="preserve">تستعين بسلطتها العامة </w:t>
      </w:r>
      <w:r w:rsidR="00AF781B">
        <w:rPr>
          <w:rFonts w:hint="cs"/>
          <w:rtl/>
        </w:rPr>
        <w:t xml:space="preserve">التقديرية في فرض الجزاء المناسب </w:t>
      </w:r>
      <w:r w:rsidR="00FB38AA" w:rsidRPr="00DE6131">
        <w:rPr>
          <w:rFonts w:hint="cs"/>
          <w:rtl/>
        </w:rPr>
        <w:t xml:space="preserve">على المتعاقد </w:t>
      </w:r>
      <w:r w:rsidR="00A301EC" w:rsidRPr="00DE6131">
        <w:rPr>
          <w:rFonts w:hint="cs"/>
          <w:rtl/>
        </w:rPr>
        <w:t>المقصر</w:t>
      </w:r>
      <w:r w:rsidR="00FB38AA" w:rsidRPr="00DE6131">
        <w:rPr>
          <w:rFonts w:hint="cs"/>
          <w:rtl/>
        </w:rPr>
        <w:t xml:space="preserve"> </w:t>
      </w:r>
      <w:r w:rsidR="00A301EC" w:rsidRPr="00DE6131">
        <w:rPr>
          <w:rFonts w:hint="cs"/>
          <w:rtl/>
        </w:rPr>
        <w:t xml:space="preserve">في تنفيذ </w:t>
      </w:r>
      <w:r w:rsidR="00FB38AA" w:rsidRPr="00DE6131">
        <w:rPr>
          <w:rFonts w:hint="cs"/>
          <w:rtl/>
        </w:rPr>
        <w:t>التزاماته</w:t>
      </w:r>
      <w:r w:rsidR="00A301EC" w:rsidRPr="00DE6131">
        <w:rPr>
          <w:rFonts w:hint="cs"/>
          <w:rtl/>
        </w:rPr>
        <w:t xml:space="preserve"> د</w:t>
      </w:r>
      <w:r w:rsidR="00FB38AA" w:rsidRPr="00DE6131">
        <w:rPr>
          <w:rFonts w:hint="cs"/>
          <w:rtl/>
        </w:rPr>
        <w:t xml:space="preserve">ون التقيد بالجزاء </w:t>
      </w:r>
      <w:r w:rsidR="00A301EC" w:rsidRPr="00DE6131">
        <w:rPr>
          <w:rFonts w:hint="cs"/>
          <w:rtl/>
        </w:rPr>
        <w:t xml:space="preserve">المنصوص عليه في </w:t>
      </w:r>
      <w:r w:rsidR="00FB38AA" w:rsidRPr="00DE6131">
        <w:rPr>
          <w:rFonts w:hint="cs"/>
          <w:rtl/>
        </w:rPr>
        <w:t>العقد</w:t>
      </w:r>
      <w:r w:rsidR="00147D97" w:rsidRPr="00DE6131">
        <w:rPr>
          <w:rStyle w:val="Appelnotedebasdep"/>
          <w:color w:val="000000" w:themeColor="text1"/>
          <w:rtl/>
        </w:rPr>
        <w:footnoteReference w:id="236"/>
      </w:r>
      <w:r w:rsidR="00FB38AA" w:rsidRPr="00DE6131">
        <w:rPr>
          <w:rFonts w:hint="cs"/>
          <w:rtl/>
        </w:rPr>
        <w:t xml:space="preserve">. </w:t>
      </w:r>
    </w:p>
    <w:p w14:paraId="4761012E" w14:textId="69B7F833" w:rsidR="003C292C" w:rsidRPr="00DE6131" w:rsidRDefault="00A301EC" w:rsidP="00D74548">
      <w:pPr>
        <w:rPr>
          <w:rtl/>
        </w:rPr>
      </w:pPr>
      <w:r w:rsidRPr="00DE6131">
        <w:rPr>
          <w:rFonts w:hint="cs"/>
          <w:rtl/>
        </w:rPr>
        <w:t xml:space="preserve">وفي المحصلة يمكن القول </w:t>
      </w:r>
      <w:r w:rsidR="00AF781B">
        <w:rPr>
          <w:rFonts w:hint="cs"/>
          <w:rtl/>
        </w:rPr>
        <w:t>أ</w:t>
      </w:r>
      <w:r w:rsidRPr="00DE6131">
        <w:rPr>
          <w:rFonts w:hint="cs"/>
          <w:rtl/>
        </w:rPr>
        <w:t>ن الرقابة الميدانية التي تمارسها السلطة المانحة للتفويض على المرفق العام موضوع التفويض تسمد فعاليتها</w:t>
      </w:r>
      <w:r w:rsidR="00E06342" w:rsidRPr="00DE6131">
        <w:rPr>
          <w:rFonts w:hint="cs"/>
          <w:rtl/>
        </w:rPr>
        <w:t xml:space="preserve"> من كونها تترجم حرص السلطة المفوضة على القيام بمسؤوليتها كاملة حتى في ظل كون المرفق العام يدار</w:t>
      </w:r>
      <w:r w:rsidR="003C068B" w:rsidRPr="00DE6131">
        <w:rPr>
          <w:rFonts w:hint="cs"/>
          <w:rtl/>
        </w:rPr>
        <w:t xml:space="preserve"> بالأسلوب</w:t>
      </w:r>
      <w:r w:rsidR="00E06342" w:rsidRPr="00DE6131">
        <w:rPr>
          <w:rFonts w:hint="cs"/>
          <w:rtl/>
        </w:rPr>
        <w:t xml:space="preserve"> غير المباشر، ويشكل ذلك حائلا أمام الإهمال والانحرافات التي يقع فيها القائم بتنفيذ المرفق بدافع </w:t>
      </w:r>
      <w:r w:rsidR="003C292C" w:rsidRPr="00DE6131">
        <w:rPr>
          <w:rFonts w:hint="cs"/>
          <w:rtl/>
        </w:rPr>
        <w:t>إعطاء ال</w:t>
      </w:r>
      <w:r w:rsidR="00AF781B">
        <w:rPr>
          <w:rFonts w:hint="cs"/>
          <w:rtl/>
        </w:rPr>
        <w:t>أ</w:t>
      </w:r>
      <w:r w:rsidR="003C292C" w:rsidRPr="00DE6131">
        <w:rPr>
          <w:rFonts w:hint="cs"/>
          <w:rtl/>
        </w:rPr>
        <w:t>سبقية لمصالحه الشخصية على حساب متطلبات المصلحة العامة ومراعاة خصائص الاستثمار في المرفق العام.</w:t>
      </w:r>
    </w:p>
    <w:p w14:paraId="39202233" w14:textId="1E98DF37" w:rsidR="00E82495" w:rsidRPr="00DE6131" w:rsidRDefault="003C292C" w:rsidP="00D74548">
      <w:pPr>
        <w:rPr>
          <w:rtl/>
        </w:rPr>
      </w:pPr>
      <w:r w:rsidRPr="00DE6131">
        <w:rPr>
          <w:rFonts w:hint="cs"/>
          <w:rtl/>
        </w:rPr>
        <w:lastRenderedPageBreak/>
        <w:t>بالإضافة الى أن الرقابة الميدانية للجهة المانحة خاصة من خلال الحو</w:t>
      </w:r>
      <w:r w:rsidR="00E82495" w:rsidRPr="00DE6131">
        <w:rPr>
          <w:rFonts w:hint="cs"/>
          <w:rtl/>
        </w:rPr>
        <w:t>ا</w:t>
      </w:r>
      <w:r w:rsidRPr="00DE6131">
        <w:rPr>
          <w:rFonts w:hint="cs"/>
          <w:rtl/>
        </w:rPr>
        <w:t xml:space="preserve">رات التي يجريها المندوبون في مكان التنفيذ والوقوف على طبيعة العراقيل التي </w:t>
      </w:r>
      <w:r w:rsidR="003C068B" w:rsidRPr="00DE6131">
        <w:rPr>
          <w:rFonts w:hint="cs"/>
          <w:rtl/>
        </w:rPr>
        <w:t>يوجهها</w:t>
      </w:r>
      <w:r w:rsidRPr="00DE6131">
        <w:rPr>
          <w:rFonts w:hint="cs"/>
          <w:rtl/>
        </w:rPr>
        <w:t xml:space="preserve"> المسير للمرفق العام المفوض وتحليلها ومعرفة مصادرها وكذا معرفة نقاط النجاح في عملية التسيير يمكن السلطة المانحة في المستقبل من صياغة عقود اتفاقيات التفويض بشكل نموذجي ناجح بتضمين العقد البنود التعاقدية اللازمة للحفاظ على مصالح الجهة المفوضة بالدرجة الأولى باعتبارها المسؤولة الأولى عن تحقيق ما تمليه المصلحة العامة</w:t>
      </w:r>
      <w:r w:rsidR="00E06342" w:rsidRPr="00DE6131">
        <w:rPr>
          <w:rFonts w:hint="cs"/>
          <w:rtl/>
        </w:rPr>
        <w:t xml:space="preserve"> </w:t>
      </w:r>
      <w:r w:rsidR="00E82495" w:rsidRPr="00DE6131">
        <w:rPr>
          <w:rFonts w:hint="cs"/>
          <w:rtl/>
        </w:rPr>
        <w:t xml:space="preserve">، وبالمقابل  العمل على تثمين نقاط النجاح المتعلقة </w:t>
      </w:r>
      <w:r w:rsidR="003C068B" w:rsidRPr="00DE6131">
        <w:rPr>
          <w:rFonts w:hint="cs"/>
          <w:rtl/>
        </w:rPr>
        <w:t>بتسيير واستغلا</w:t>
      </w:r>
      <w:r w:rsidR="003C068B" w:rsidRPr="00DE6131">
        <w:rPr>
          <w:rtl/>
        </w:rPr>
        <w:t>ل</w:t>
      </w:r>
      <w:r w:rsidR="00E82495" w:rsidRPr="00DE6131">
        <w:rPr>
          <w:rFonts w:hint="cs"/>
          <w:rtl/>
        </w:rPr>
        <w:t xml:space="preserve"> المرفق العام المفوض.</w:t>
      </w:r>
    </w:p>
    <w:p w14:paraId="5C0CDF63" w14:textId="222FCB59" w:rsidR="005E7137" w:rsidRPr="00DE6131" w:rsidRDefault="00E82495" w:rsidP="00D74548">
      <w:pPr>
        <w:rPr>
          <w:rtl/>
        </w:rPr>
      </w:pPr>
      <w:r w:rsidRPr="00DE6131">
        <w:rPr>
          <w:rFonts w:hint="cs"/>
          <w:rtl/>
        </w:rPr>
        <w:t>بالإضافة الى كل ذلك تساهم الرقابة الميدانية المستمرة والمنتظمة في تدريب الموظفين القائمين عليها فتمكنهم من اكتساب خبرات ودراية كافية عن عملية إدارة واستثمار المرافق العامة</w:t>
      </w:r>
      <w:r w:rsidR="00AF781B">
        <w:rPr>
          <w:rFonts w:hint="cs"/>
          <w:rtl/>
        </w:rPr>
        <w:t>،</w:t>
      </w:r>
      <w:r w:rsidRPr="00DE6131">
        <w:rPr>
          <w:rFonts w:hint="cs"/>
          <w:rtl/>
        </w:rPr>
        <w:t xml:space="preserve"> مما يحسن من قدرتهم التفاوضية ويؤهلهم للتصدي للخبرة والمؤهلات التي يتمتع بها الخواص في مجال التسيير والاستثمار، مما يمكنهم من تكو</w:t>
      </w:r>
      <w:r w:rsidR="00CD7940">
        <w:rPr>
          <w:rFonts w:hint="cs"/>
          <w:rtl/>
        </w:rPr>
        <w:t>ي</w:t>
      </w:r>
      <w:r w:rsidRPr="00DE6131">
        <w:rPr>
          <w:rFonts w:hint="cs"/>
          <w:rtl/>
        </w:rPr>
        <w:t xml:space="preserve">ن فكرة شاملة على عملية التسيير المفوض للمرافق العامة يستطيعون من خلالها مساعدة السلطة المانحة في اختيار الصورة الأمثل التي تلائم كل مرفق على </w:t>
      </w:r>
      <w:r w:rsidR="005E7137" w:rsidRPr="00DE6131">
        <w:rPr>
          <w:rFonts w:hint="cs"/>
          <w:rtl/>
        </w:rPr>
        <w:t>حدى</w:t>
      </w:r>
      <w:r w:rsidRPr="00DE6131">
        <w:rPr>
          <w:rFonts w:hint="cs"/>
          <w:rtl/>
        </w:rPr>
        <w:t xml:space="preserve">. </w:t>
      </w:r>
    </w:p>
    <w:p w14:paraId="2543F126" w14:textId="2416C975" w:rsidR="000A0C56" w:rsidRPr="00DE6131" w:rsidRDefault="005E7137" w:rsidP="00D74548">
      <w:pPr>
        <w:rPr>
          <w:rtl/>
        </w:rPr>
      </w:pPr>
      <w:r w:rsidRPr="00DE6131">
        <w:rPr>
          <w:rFonts w:hint="cs"/>
          <w:rtl/>
        </w:rPr>
        <w:t xml:space="preserve">وتجدر الإشارة الى أن مستويات الرقابة البعدية تختلف من عقد تفويض الى آخر فهي </w:t>
      </w:r>
      <w:r w:rsidR="003C068B" w:rsidRPr="00DE6131">
        <w:rPr>
          <w:rFonts w:hint="cs"/>
          <w:rtl/>
        </w:rPr>
        <w:t>لا تمار</w:t>
      </w:r>
      <w:r w:rsidR="003C068B" w:rsidRPr="00DE6131">
        <w:rPr>
          <w:rtl/>
        </w:rPr>
        <w:t>س</w:t>
      </w:r>
      <w:r w:rsidRPr="00DE6131">
        <w:rPr>
          <w:rFonts w:hint="cs"/>
          <w:rtl/>
        </w:rPr>
        <w:t xml:space="preserve"> بنفس الشكل في جميع صور عقود التفويض، فبالرجوع الى نص المادة </w:t>
      </w:r>
      <w:r w:rsidRPr="00CD7940">
        <w:rPr>
          <w:rFonts w:hint="cs"/>
          <w:sz w:val="24"/>
          <w:szCs w:val="24"/>
          <w:rtl/>
        </w:rPr>
        <w:t xml:space="preserve">51 </w:t>
      </w:r>
      <w:r w:rsidRPr="00DE6131">
        <w:rPr>
          <w:rFonts w:hint="cs"/>
          <w:rtl/>
        </w:rPr>
        <w:t xml:space="preserve">من المرسوم التنفيذي </w:t>
      </w:r>
      <w:r w:rsidRPr="00CD7940">
        <w:rPr>
          <w:rFonts w:hint="cs"/>
          <w:sz w:val="24"/>
          <w:szCs w:val="24"/>
          <w:rtl/>
        </w:rPr>
        <w:t>18/199</w:t>
      </w:r>
      <w:r w:rsidRPr="00DE6131">
        <w:rPr>
          <w:rFonts w:hint="cs"/>
          <w:rtl/>
        </w:rPr>
        <w:t xml:space="preserve">، نجدها تنص على تقسيم الرقابة الممارسة على عقود التفويض بكل أشكالها  الى مستويين </w:t>
      </w:r>
      <w:r w:rsidR="001C4949" w:rsidRPr="00DE6131">
        <w:rPr>
          <w:rFonts w:hint="cs"/>
          <w:rtl/>
        </w:rPr>
        <w:t xml:space="preserve">فإما </w:t>
      </w:r>
      <w:r w:rsidRPr="00DE6131">
        <w:rPr>
          <w:rFonts w:hint="cs"/>
          <w:rtl/>
        </w:rPr>
        <w:t>رقابة كلية</w:t>
      </w:r>
      <w:r w:rsidR="001C4949" w:rsidRPr="00DE6131">
        <w:rPr>
          <w:rFonts w:hint="cs"/>
          <w:rtl/>
        </w:rPr>
        <w:t xml:space="preserve"> وهي الحالة </w:t>
      </w:r>
      <w:r w:rsidRPr="00DE6131">
        <w:rPr>
          <w:rFonts w:hint="cs"/>
          <w:rtl/>
        </w:rPr>
        <w:t xml:space="preserve">التي تمارس فيها السلطة </w:t>
      </w:r>
      <w:r w:rsidR="001C4949" w:rsidRPr="00DE6131">
        <w:rPr>
          <w:rFonts w:hint="cs"/>
          <w:rtl/>
        </w:rPr>
        <w:t>المانحة للتفويض ال</w:t>
      </w:r>
      <w:r w:rsidRPr="00DE6131">
        <w:rPr>
          <w:rFonts w:hint="cs"/>
          <w:rtl/>
        </w:rPr>
        <w:t xml:space="preserve">رقابة </w:t>
      </w:r>
      <w:r w:rsidR="001C4949" w:rsidRPr="00DE6131">
        <w:rPr>
          <w:rFonts w:hint="cs"/>
          <w:rtl/>
        </w:rPr>
        <w:t xml:space="preserve">بشكل شامل </w:t>
      </w:r>
      <w:r w:rsidRPr="00DE6131">
        <w:rPr>
          <w:rFonts w:hint="cs"/>
          <w:rtl/>
        </w:rPr>
        <w:t xml:space="preserve">على المرفق العام موضوع التفويض </w:t>
      </w:r>
      <w:r w:rsidR="001C4949" w:rsidRPr="00DE6131">
        <w:rPr>
          <w:rFonts w:hint="cs"/>
          <w:rtl/>
        </w:rPr>
        <w:t xml:space="preserve">وعلى القائم بتنفيذ المرفق العام </w:t>
      </w:r>
      <w:r w:rsidRPr="00DE6131">
        <w:rPr>
          <w:rFonts w:hint="cs"/>
          <w:rtl/>
        </w:rPr>
        <w:t xml:space="preserve">، </w:t>
      </w:r>
      <w:r w:rsidR="001C4949" w:rsidRPr="00DE6131">
        <w:rPr>
          <w:rFonts w:hint="cs"/>
          <w:rtl/>
        </w:rPr>
        <w:t xml:space="preserve">ويكون ذلك عموما في العقود التي </w:t>
      </w:r>
      <w:r w:rsidRPr="00DE6131">
        <w:rPr>
          <w:rFonts w:hint="cs"/>
          <w:rtl/>
        </w:rPr>
        <w:t xml:space="preserve"> </w:t>
      </w:r>
      <w:r w:rsidR="003C068B" w:rsidRPr="00DE6131">
        <w:rPr>
          <w:rFonts w:hint="cs"/>
          <w:rtl/>
        </w:rPr>
        <w:t>تحتفظ</w:t>
      </w:r>
      <w:r w:rsidRPr="00DE6131">
        <w:rPr>
          <w:rFonts w:hint="cs"/>
          <w:rtl/>
        </w:rPr>
        <w:t xml:space="preserve"> </w:t>
      </w:r>
      <w:r w:rsidR="00CD7940">
        <w:rPr>
          <w:rFonts w:hint="cs"/>
          <w:rtl/>
        </w:rPr>
        <w:t xml:space="preserve"> فيها السلطة المفوضة بإ</w:t>
      </w:r>
      <w:r w:rsidR="001C4949" w:rsidRPr="00DE6131">
        <w:rPr>
          <w:rFonts w:hint="cs"/>
          <w:rtl/>
        </w:rPr>
        <w:t>درة وتنظيم المرفق العام وتتولى بنفسها تكاليف إقامته وتجهيزه</w:t>
      </w:r>
      <w:r w:rsidRPr="00DE6131">
        <w:rPr>
          <w:rFonts w:hint="cs"/>
          <w:rtl/>
        </w:rPr>
        <w:t xml:space="preserve"> </w:t>
      </w:r>
      <w:r w:rsidR="001C4949" w:rsidRPr="00DE6131">
        <w:rPr>
          <w:rFonts w:hint="cs"/>
          <w:rtl/>
        </w:rPr>
        <w:t>بالعتاد اللازم</w:t>
      </w:r>
      <w:r w:rsidR="00CD7940">
        <w:rPr>
          <w:rFonts w:hint="cs"/>
          <w:rtl/>
        </w:rPr>
        <w:t xml:space="preserve"> لتشغيله مع تحملها لجميع المخاطر</w:t>
      </w:r>
      <w:r w:rsidR="001C4949" w:rsidRPr="00DE6131">
        <w:rPr>
          <w:rFonts w:hint="cs"/>
          <w:rtl/>
        </w:rPr>
        <w:t xml:space="preserve">المترتبة عن </w:t>
      </w:r>
      <w:r w:rsidR="003C068B" w:rsidRPr="00DE6131">
        <w:rPr>
          <w:rFonts w:hint="cs"/>
          <w:rtl/>
        </w:rPr>
        <w:t>التسيير</w:t>
      </w:r>
      <w:r w:rsidR="001C4949" w:rsidRPr="00DE6131">
        <w:rPr>
          <w:rFonts w:hint="cs"/>
          <w:rtl/>
        </w:rPr>
        <w:t xml:space="preserve"> بشكل </w:t>
      </w:r>
      <w:r w:rsidR="003C068B" w:rsidRPr="00DE6131">
        <w:rPr>
          <w:rFonts w:hint="cs"/>
          <w:rtl/>
        </w:rPr>
        <w:t>كلي</w:t>
      </w:r>
      <w:r w:rsidR="00CD7940">
        <w:rPr>
          <w:rFonts w:hint="cs"/>
          <w:rtl/>
        </w:rPr>
        <w:t xml:space="preserve"> أ</w:t>
      </w:r>
      <w:r w:rsidR="001C4949" w:rsidRPr="00DE6131">
        <w:rPr>
          <w:rFonts w:hint="cs"/>
          <w:rtl/>
        </w:rPr>
        <w:t>و</w:t>
      </w:r>
      <w:r w:rsidR="003C068B" w:rsidRPr="00DE6131">
        <w:rPr>
          <w:rFonts w:hint="cs"/>
          <w:rtl/>
        </w:rPr>
        <w:t xml:space="preserve"> </w:t>
      </w:r>
      <w:r w:rsidR="001C4949" w:rsidRPr="00DE6131">
        <w:rPr>
          <w:rFonts w:hint="cs"/>
          <w:rtl/>
        </w:rPr>
        <w:t>جزئي ، فهذه العقود مثل عقد الوكالة المحفزة وعقد التسيير تزداد مسؤولية السلطة المفوضة ومهمتها الرقابية بالنظر الى أنها</w:t>
      </w:r>
      <w:r w:rsidR="000A0C56" w:rsidRPr="00DE6131">
        <w:rPr>
          <w:rFonts w:hint="cs"/>
          <w:rtl/>
        </w:rPr>
        <w:t xml:space="preserve"> هي من يتحمل تكاليف إقامة المرفق العام المفوض</w:t>
      </w:r>
      <w:r w:rsidR="00B3439D">
        <w:rPr>
          <w:rFonts w:hint="cs"/>
          <w:rtl/>
        </w:rPr>
        <w:t>،</w:t>
      </w:r>
      <w:r w:rsidR="000A0C56" w:rsidRPr="00DE6131">
        <w:rPr>
          <w:rFonts w:hint="cs"/>
          <w:rtl/>
        </w:rPr>
        <w:t xml:space="preserve"> وكذا يقع ع</w:t>
      </w:r>
      <w:r w:rsidR="00B3439D">
        <w:rPr>
          <w:rFonts w:hint="cs"/>
          <w:rtl/>
        </w:rPr>
        <w:t>ل</w:t>
      </w:r>
      <w:r w:rsidR="000A0C56" w:rsidRPr="00DE6131">
        <w:rPr>
          <w:rFonts w:hint="cs"/>
          <w:rtl/>
        </w:rPr>
        <w:t>يها تحمل جمي</w:t>
      </w:r>
      <w:r w:rsidR="00B3439D">
        <w:rPr>
          <w:rFonts w:hint="cs"/>
          <w:rtl/>
        </w:rPr>
        <w:t>ع مخاطر الاستغلال وفي المقابل فإ</w:t>
      </w:r>
      <w:r w:rsidR="000A0C56" w:rsidRPr="00DE6131">
        <w:rPr>
          <w:rFonts w:hint="cs"/>
          <w:rtl/>
        </w:rPr>
        <w:t xml:space="preserve">ن العقود التي يزداد فيها دور المفوض له من خلال تحمل تكاليف إقامة المرفق </w:t>
      </w:r>
      <w:r w:rsidR="00B3439D">
        <w:rPr>
          <w:rFonts w:hint="cs"/>
          <w:rtl/>
        </w:rPr>
        <w:t>أ</w:t>
      </w:r>
      <w:r w:rsidR="000A0C56" w:rsidRPr="00DE6131">
        <w:rPr>
          <w:rFonts w:hint="cs"/>
          <w:rtl/>
        </w:rPr>
        <w:t xml:space="preserve">و مصاريف الصيانة والتجهيز مع تحمل المخاطر الناتجة عن عملية الاستغلال سواء بصفة </w:t>
      </w:r>
      <w:r w:rsidR="003C068B" w:rsidRPr="00DE6131">
        <w:rPr>
          <w:rFonts w:hint="cs"/>
          <w:rtl/>
        </w:rPr>
        <w:t>كلية</w:t>
      </w:r>
      <w:r w:rsidR="00B3439D">
        <w:rPr>
          <w:rFonts w:hint="cs"/>
          <w:rtl/>
        </w:rPr>
        <w:t xml:space="preserve"> أو جزئية فإ</w:t>
      </w:r>
      <w:r w:rsidR="000A0C56" w:rsidRPr="00DE6131">
        <w:rPr>
          <w:rFonts w:hint="cs"/>
          <w:rtl/>
        </w:rPr>
        <w:t xml:space="preserve">ن دور السلطة المفوضة يتضاءل لصالح المفوض له فتكون رقابة الجهة المانحة رقابة جزئية كما هو الحال في عقد الامتياز </w:t>
      </w:r>
      <w:r w:rsidR="00663CC6" w:rsidRPr="00DE6131">
        <w:rPr>
          <w:rFonts w:hint="cs"/>
          <w:rtl/>
        </w:rPr>
        <w:t xml:space="preserve">وعقد </w:t>
      </w:r>
      <w:r w:rsidR="00206BD8">
        <w:rPr>
          <w:rFonts w:hint="cs"/>
          <w:rtl/>
        </w:rPr>
        <w:t xml:space="preserve">الايجار </w:t>
      </w:r>
      <w:r w:rsidR="00663CC6" w:rsidRPr="00DE6131">
        <w:rPr>
          <w:rFonts w:hint="cs"/>
          <w:rtl/>
        </w:rPr>
        <w:t>فمن</w:t>
      </w:r>
      <w:r w:rsidR="000A0C56" w:rsidRPr="00DE6131">
        <w:rPr>
          <w:rFonts w:hint="cs"/>
          <w:rtl/>
        </w:rPr>
        <w:t xml:space="preserve"> المنطقي أن يتناسب الدور الرقابي للسلطة المفوضة مع دورها في عقد التفويض فك</w:t>
      </w:r>
      <w:r w:rsidR="00206BD8">
        <w:rPr>
          <w:rFonts w:hint="cs"/>
          <w:rtl/>
        </w:rPr>
        <w:t>ل</w:t>
      </w:r>
      <w:r w:rsidR="000A0C56" w:rsidRPr="00DE6131">
        <w:rPr>
          <w:rFonts w:hint="cs"/>
          <w:rtl/>
        </w:rPr>
        <w:t>ما كان لها دور في تحمل تكاليف ومخاطر الاستغلال</w:t>
      </w:r>
      <w:r w:rsidR="001807C8">
        <w:rPr>
          <w:rFonts w:hint="cs"/>
          <w:rtl/>
        </w:rPr>
        <w:t xml:space="preserve"> ازداد دورها الرقابي وكلما زاد</w:t>
      </w:r>
      <w:r w:rsidR="000A0C56" w:rsidRPr="00DE6131">
        <w:rPr>
          <w:rFonts w:hint="cs"/>
          <w:rtl/>
        </w:rPr>
        <w:t xml:space="preserve"> دور المفوض له في </w:t>
      </w:r>
      <w:r w:rsidR="001807C8">
        <w:rPr>
          <w:rFonts w:hint="cs"/>
          <w:rtl/>
        </w:rPr>
        <w:t xml:space="preserve"> تحمل </w:t>
      </w:r>
      <w:r w:rsidR="000A0C56" w:rsidRPr="00DE6131">
        <w:rPr>
          <w:rFonts w:hint="cs"/>
          <w:rtl/>
        </w:rPr>
        <w:t xml:space="preserve">تكاليف المرفق وتحمل مخاطر الاستغلال </w:t>
      </w:r>
      <w:r w:rsidR="00E52A10" w:rsidRPr="00DE6131">
        <w:rPr>
          <w:rFonts w:hint="cs"/>
          <w:rtl/>
        </w:rPr>
        <w:t xml:space="preserve">أدى ذلك الى تخفيف الرقابة عليه </w:t>
      </w:r>
      <w:r w:rsidR="00663CC6" w:rsidRPr="00DE6131">
        <w:rPr>
          <w:rFonts w:hint="cs"/>
          <w:rtl/>
        </w:rPr>
        <w:t>وازديا</w:t>
      </w:r>
      <w:r w:rsidR="00663CC6" w:rsidRPr="00DE6131">
        <w:rPr>
          <w:rtl/>
        </w:rPr>
        <w:t>د</w:t>
      </w:r>
      <w:r w:rsidR="00E52A10" w:rsidRPr="00DE6131">
        <w:rPr>
          <w:rFonts w:hint="cs"/>
          <w:rtl/>
        </w:rPr>
        <w:t xml:space="preserve"> هامش الحرية لديه </w:t>
      </w:r>
      <w:r w:rsidR="003C068B" w:rsidRPr="00DE6131">
        <w:rPr>
          <w:rFonts w:hint="cs"/>
          <w:rtl/>
        </w:rPr>
        <w:t>لإنجاح</w:t>
      </w:r>
      <w:r w:rsidR="00E52A10" w:rsidRPr="00DE6131">
        <w:rPr>
          <w:rFonts w:hint="cs"/>
          <w:rtl/>
        </w:rPr>
        <w:t xml:space="preserve"> استثماراته في المرفق العام المفوض.</w:t>
      </w:r>
    </w:p>
    <w:p w14:paraId="38D99440" w14:textId="34CDDAA8" w:rsidR="00FB38AA" w:rsidRPr="00DE6131" w:rsidRDefault="000A0C56" w:rsidP="004F2087">
      <w:pPr>
        <w:ind w:firstLine="0"/>
        <w:rPr>
          <w:b/>
          <w:bCs/>
          <w:color w:val="000000" w:themeColor="text1"/>
          <w:rtl/>
        </w:rPr>
      </w:pPr>
      <w:r w:rsidRPr="00DE6131">
        <w:rPr>
          <w:rFonts w:hint="cs"/>
          <w:b/>
          <w:bCs/>
          <w:color w:val="000000" w:themeColor="text1"/>
          <w:rtl/>
        </w:rPr>
        <w:t>2</w:t>
      </w:r>
      <w:r w:rsidR="00C37470" w:rsidRPr="00DE6131">
        <w:rPr>
          <w:rFonts w:hint="cs"/>
          <w:b/>
          <w:bCs/>
          <w:color w:val="000000" w:themeColor="text1"/>
          <w:rtl/>
        </w:rPr>
        <w:t>/</w:t>
      </w:r>
      <w:r w:rsidR="00FB38AA" w:rsidRPr="00DE6131">
        <w:rPr>
          <w:rFonts w:hint="cs"/>
          <w:b/>
          <w:bCs/>
          <w:color w:val="000000" w:themeColor="text1"/>
          <w:rtl/>
        </w:rPr>
        <w:t xml:space="preserve"> الرقابة الميدانية غير المباشرة</w:t>
      </w:r>
      <w:r w:rsidR="00FE0797" w:rsidRPr="00DE6131">
        <w:rPr>
          <w:rFonts w:hint="cs"/>
          <w:b/>
          <w:bCs/>
          <w:color w:val="000000" w:themeColor="text1"/>
          <w:rtl/>
        </w:rPr>
        <w:t xml:space="preserve"> (رقابة المنتفعين)</w:t>
      </w:r>
    </w:p>
    <w:p w14:paraId="313EF2CF" w14:textId="6118B0AA" w:rsidR="0088292F" w:rsidRPr="00DE6131" w:rsidRDefault="00BF76E8" w:rsidP="00D74548">
      <w:pPr>
        <w:rPr>
          <w:rtl/>
        </w:rPr>
      </w:pPr>
      <w:r w:rsidRPr="00DE6131">
        <w:rPr>
          <w:rFonts w:hint="cs"/>
          <w:rtl/>
        </w:rPr>
        <w:t>إ</w:t>
      </w:r>
      <w:r w:rsidR="006B23B2" w:rsidRPr="00DE6131">
        <w:rPr>
          <w:rFonts w:hint="cs"/>
          <w:rtl/>
        </w:rPr>
        <w:t xml:space="preserve">ن </w:t>
      </w:r>
      <w:r w:rsidR="007E4C25" w:rsidRPr="00DE6131">
        <w:rPr>
          <w:rFonts w:hint="cs"/>
          <w:rtl/>
        </w:rPr>
        <w:t xml:space="preserve">للمفوض له علاقة </w:t>
      </w:r>
      <w:r w:rsidR="00F55D3B" w:rsidRPr="00DE6131">
        <w:rPr>
          <w:rFonts w:hint="cs"/>
          <w:rtl/>
        </w:rPr>
        <w:t>متميزة</w:t>
      </w:r>
      <w:r w:rsidR="007E4C25" w:rsidRPr="00DE6131">
        <w:rPr>
          <w:rFonts w:hint="cs"/>
          <w:rtl/>
        </w:rPr>
        <w:t xml:space="preserve"> بمستخدمي المرفق </w:t>
      </w:r>
      <w:r w:rsidR="003A3E2D" w:rsidRPr="00DE6131">
        <w:rPr>
          <w:rFonts w:hint="cs"/>
          <w:rtl/>
        </w:rPr>
        <w:t>العام بل</w:t>
      </w:r>
      <w:r w:rsidR="007E4C25" w:rsidRPr="00DE6131">
        <w:rPr>
          <w:rFonts w:hint="cs"/>
          <w:rtl/>
        </w:rPr>
        <w:t xml:space="preserve"> إن </w:t>
      </w:r>
      <w:r w:rsidR="00F55D3B" w:rsidRPr="00DE6131">
        <w:rPr>
          <w:rFonts w:hint="cs"/>
          <w:rtl/>
        </w:rPr>
        <w:t xml:space="preserve">اشباع متطلبات </w:t>
      </w:r>
      <w:r w:rsidR="007E4C25" w:rsidRPr="00DE6131">
        <w:rPr>
          <w:rFonts w:hint="cs"/>
          <w:rtl/>
        </w:rPr>
        <w:t xml:space="preserve">المستفيد </w:t>
      </w:r>
      <w:r w:rsidR="00F55D3B" w:rsidRPr="00DE6131">
        <w:rPr>
          <w:rFonts w:hint="cs"/>
          <w:rtl/>
        </w:rPr>
        <w:t>هي</w:t>
      </w:r>
      <w:r w:rsidR="00FF3F5D" w:rsidRPr="00DE6131">
        <w:rPr>
          <w:rFonts w:hint="cs"/>
          <w:rtl/>
        </w:rPr>
        <w:t xml:space="preserve"> محور</w:t>
      </w:r>
      <w:r w:rsidR="006B23B2" w:rsidRPr="00DE6131">
        <w:rPr>
          <w:rFonts w:hint="cs"/>
          <w:rtl/>
        </w:rPr>
        <w:t xml:space="preserve"> </w:t>
      </w:r>
      <w:r w:rsidR="00F55D3B" w:rsidRPr="00DE6131">
        <w:rPr>
          <w:rFonts w:hint="cs"/>
          <w:rtl/>
        </w:rPr>
        <w:t>عملية</w:t>
      </w:r>
      <w:r w:rsidR="006B23B2" w:rsidRPr="00DE6131">
        <w:rPr>
          <w:rFonts w:hint="cs"/>
          <w:rtl/>
        </w:rPr>
        <w:t xml:space="preserve"> التفويض </w:t>
      </w:r>
      <w:r w:rsidR="00F55D3B" w:rsidRPr="00DE6131">
        <w:rPr>
          <w:rFonts w:hint="cs"/>
          <w:rtl/>
        </w:rPr>
        <w:t>فصاحب التفويض</w:t>
      </w:r>
      <w:r w:rsidR="006B23B2" w:rsidRPr="00DE6131">
        <w:rPr>
          <w:rFonts w:hint="cs"/>
          <w:rtl/>
        </w:rPr>
        <w:t xml:space="preserve"> له علاقة مباشرة بالمنتفعي</w:t>
      </w:r>
      <w:r w:rsidR="006B23B2" w:rsidRPr="00DE6131">
        <w:rPr>
          <w:rtl/>
        </w:rPr>
        <w:t>ن</w:t>
      </w:r>
      <w:r w:rsidR="006B23B2" w:rsidRPr="00DE6131">
        <w:rPr>
          <w:rFonts w:hint="cs"/>
          <w:rtl/>
        </w:rPr>
        <w:t xml:space="preserve"> من </w:t>
      </w:r>
      <w:r w:rsidR="000003DF" w:rsidRPr="00DE6131">
        <w:rPr>
          <w:rFonts w:hint="cs"/>
          <w:rtl/>
        </w:rPr>
        <w:t>المرفق،</w:t>
      </w:r>
      <w:r w:rsidR="006B23B2" w:rsidRPr="00DE6131">
        <w:rPr>
          <w:rFonts w:hint="cs"/>
          <w:rtl/>
        </w:rPr>
        <w:t xml:space="preserve"> </w:t>
      </w:r>
      <w:r w:rsidR="00F55D3B" w:rsidRPr="00DE6131">
        <w:rPr>
          <w:rFonts w:hint="cs"/>
          <w:rtl/>
        </w:rPr>
        <w:t>فه</w:t>
      </w:r>
      <w:r w:rsidRPr="00DE6131">
        <w:rPr>
          <w:rFonts w:hint="cs"/>
          <w:rtl/>
        </w:rPr>
        <w:t>م</w:t>
      </w:r>
      <w:r w:rsidR="00F55D3B" w:rsidRPr="00DE6131">
        <w:rPr>
          <w:rFonts w:hint="cs"/>
          <w:rtl/>
        </w:rPr>
        <w:t xml:space="preserve"> يتعاملون معه لمدة طويلة من الزمن يتلقون فيها خدمات متنوعة من المرفق العام ويدفعون مقابلا لها في شكل رسوم وتعريفات</w:t>
      </w:r>
      <w:r w:rsidR="006B23B2" w:rsidRPr="00DE6131">
        <w:rPr>
          <w:rFonts w:hint="cs"/>
          <w:rtl/>
        </w:rPr>
        <w:t xml:space="preserve"> </w:t>
      </w:r>
      <w:r w:rsidR="0027045B" w:rsidRPr="00DE6131">
        <w:rPr>
          <w:rFonts w:hint="cs"/>
          <w:rtl/>
        </w:rPr>
        <w:t>فهم في احتكاك دائم مع المرفق</w:t>
      </w:r>
      <w:r w:rsidRPr="00DE6131">
        <w:rPr>
          <w:rFonts w:hint="cs"/>
          <w:rtl/>
        </w:rPr>
        <w:t xml:space="preserve"> العام</w:t>
      </w:r>
      <w:r w:rsidR="0027045B" w:rsidRPr="00DE6131">
        <w:rPr>
          <w:rFonts w:hint="cs"/>
          <w:rtl/>
        </w:rPr>
        <w:t xml:space="preserve"> ومع القائم بتسيير المرفق </w:t>
      </w:r>
      <w:r w:rsidR="003C068B" w:rsidRPr="00DE6131">
        <w:rPr>
          <w:rFonts w:hint="cs"/>
          <w:rtl/>
        </w:rPr>
        <w:t>العام</w:t>
      </w:r>
      <w:r w:rsidR="004042FF">
        <w:rPr>
          <w:rFonts w:hint="cs"/>
          <w:rtl/>
        </w:rPr>
        <w:t>،</w:t>
      </w:r>
      <w:r w:rsidR="003C068B" w:rsidRPr="00DE6131">
        <w:rPr>
          <w:rFonts w:hint="cs"/>
          <w:rtl/>
        </w:rPr>
        <w:t xml:space="preserve"> وهذا</w:t>
      </w:r>
      <w:r w:rsidR="0016143D" w:rsidRPr="00DE6131">
        <w:rPr>
          <w:rFonts w:hint="cs"/>
          <w:rtl/>
        </w:rPr>
        <w:t xml:space="preserve"> بخلاف العقود الإدارية الأخرى ومنها الصفقات العمومية فبالرغم من أنها تسته</w:t>
      </w:r>
      <w:r w:rsidR="004042FF">
        <w:rPr>
          <w:rFonts w:hint="cs"/>
          <w:rtl/>
        </w:rPr>
        <w:t>دف اشباع حاجات عامة إ</w:t>
      </w:r>
      <w:r w:rsidR="0016143D" w:rsidRPr="00DE6131">
        <w:rPr>
          <w:rFonts w:hint="cs"/>
          <w:rtl/>
        </w:rPr>
        <w:t xml:space="preserve">لا أنه </w:t>
      </w:r>
      <w:r w:rsidR="003C068B" w:rsidRPr="00DE6131">
        <w:rPr>
          <w:rFonts w:hint="cs"/>
          <w:rtl/>
        </w:rPr>
        <w:t>لا يرب</w:t>
      </w:r>
      <w:r w:rsidR="003C068B" w:rsidRPr="00DE6131">
        <w:rPr>
          <w:rtl/>
        </w:rPr>
        <w:t>ط</w:t>
      </w:r>
      <w:r w:rsidR="0016143D" w:rsidRPr="00DE6131">
        <w:rPr>
          <w:rFonts w:hint="cs"/>
          <w:rtl/>
        </w:rPr>
        <w:t xml:space="preserve"> </w:t>
      </w:r>
      <w:r w:rsidR="006B23B2" w:rsidRPr="00DE6131">
        <w:rPr>
          <w:rFonts w:hint="cs"/>
          <w:rtl/>
        </w:rPr>
        <w:t xml:space="preserve"> الجمهور </w:t>
      </w:r>
      <w:r w:rsidR="00521260" w:rsidRPr="00DE6131">
        <w:rPr>
          <w:rFonts w:hint="cs"/>
          <w:rtl/>
        </w:rPr>
        <w:t>ب</w:t>
      </w:r>
      <w:r w:rsidR="0007642B" w:rsidRPr="00DE6131">
        <w:rPr>
          <w:rFonts w:hint="cs"/>
          <w:rtl/>
        </w:rPr>
        <w:t>أي علاقة بالمتعاقد مع الإدارة</w:t>
      </w:r>
      <w:r w:rsidR="00E06342" w:rsidRPr="00DE6131">
        <w:rPr>
          <w:rFonts w:hint="cs"/>
          <w:rtl/>
        </w:rPr>
        <w:t>،</w:t>
      </w:r>
      <w:r w:rsidR="006B23B2" w:rsidRPr="00DE6131">
        <w:rPr>
          <w:rFonts w:hint="cs"/>
          <w:rtl/>
        </w:rPr>
        <w:t xml:space="preserve"> </w:t>
      </w:r>
      <w:r w:rsidR="00521260" w:rsidRPr="00DE6131">
        <w:rPr>
          <w:rFonts w:hint="cs"/>
          <w:rtl/>
        </w:rPr>
        <w:t>ولذلك تكاد تكون</w:t>
      </w:r>
      <w:r w:rsidR="0007642B" w:rsidRPr="00DE6131">
        <w:rPr>
          <w:rFonts w:hint="cs"/>
          <w:rtl/>
        </w:rPr>
        <w:t xml:space="preserve"> هذه العلاقة المميزة للمنتفعين مع المفوض له هي</w:t>
      </w:r>
      <w:r w:rsidR="006B23B2" w:rsidRPr="00DE6131">
        <w:rPr>
          <w:rFonts w:hint="cs"/>
          <w:rtl/>
        </w:rPr>
        <w:t xml:space="preserve"> </w:t>
      </w:r>
      <w:r w:rsidR="0007642B" w:rsidRPr="00DE6131">
        <w:rPr>
          <w:rFonts w:hint="cs"/>
          <w:rtl/>
        </w:rPr>
        <w:t>من أكبر سمات عقد التفويض.</w:t>
      </w:r>
      <w:r w:rsidR="006B23B2" w:rsidRPr="00DE6131">
        <w:rPr>
          <w:rFonts w:hint="cs"/>
          <w:rtl/>
        </w:rPr>
        <w:t xml:space="preserve"> </w:t>
      </w:r>
    </w:p>
    <w:p w14:paraId="66628F53" w14:textId="10929B84" w:rsidR="006B23B2" w:rsidRPr="00DE6131" w:rsidRDefault="0088292F" w:rsidP="00D74548">
      <w:pPr>
        <w:rPr>
          <w:rtl/>
        </w:rPr>
      </w:pPr>
      <w:r w:rsidRPr="00DE6131">
        <w:rPr>
          <w:rFonts w:hint="cs"/>
          <w:rtl/>
        </w:rPr>
        <w:t>ف</w:t>
      </w:r>
      <w:r w:rsidR="0020143F" w:rsidRPr="00DE6131">
        <w:rPr>
          <w:rFonts w:hint="cs"/>
          <w:rtl/>
        </w:rPr>
        <w:t xml:space="preserve">عقد تفويض المرفق العام </w:t>
      </w:r>
      <w:r w:rsidRPr="00DE6131">
        <w:rPr>
          <w:rFonts w:hint="cs"/>
          <w:rtl/>
        </w:rPr>
        <w:t>يعبر</w:t>
      </w:r>
      <w:r w:rsidR="003C068B" w:rsidRPr="00DE6131">
        <w:rPr>
          <w:rFonts w:hint="cs"/>
          <w:rtl/>
        </w:rPr>
        <w:t xml:space="preserve"> </w:t>
      </w:r>
      <w:r w:rsidRPr="00DE6131">
        <w:rPr>
          <w:rFonts w:hint="cs"/>
          <w:rtl/>
        </w:rPr>
        <w:t>عن</w:t>
      </w:r>
      <w:r w:rsidR="0020143F" w:rsidRPr="00DE6131">
        <w:rPr>
          <w:rFonts w:hint="cs"/>
          <w:rtl/>
        </w:rPr>
        <w:t xml:space="preserve"> علاقة ثلاثية</w:t>
      </w:r>
      <w:r w:rsidRPr="00DE6131">
        <w:rPr>
          <w:rFonts w:hint="cs"/>
          <w:rtl/>
        </w:rPr>
        <w:t>، وهذه</w:t>
      </w:r>
      <w:r w:rsidR="0020143F" w:rsidRPr="00DE6131">
        <w:rPr>
          <w:rFonts w:hint="cs"/>
          <w:rtl/>
        </w:rPr>
        <w:t xml:space="preserve"> العلاقة لا</w:t>
      </w:r>
      <w:r w:rsidR="003C068B" w:rsidRPr="00DE6131">
        <w:rPr>
          <w:rFonts w:hint="cs"/>
          <w:rtl/>
        </w:rPr>
        <w:t xml:space="preserve"> </w:t>
      </w:r>
      <w:r w:rsidR="0020143F" w:rsidRPr="00DE6131">
        <w:rPr>
          <w:rFonts w:hint="cs"/>
          <w:rtl/>
        </w:rPr>
        <w:t xml:space="preserve">تقتصر على أطراف العقد بل تتعداها </w:t>
      </w:r>
      <w:r w:rsidRPr="00DE6131">
        <w:rPr>
          <w:rFonts w:hint="cs"/>
          <w:rtl/>
        </w:rPr>
        <w:t>لمستعملي</w:t>
      </w:r>
      <w:r w:rsidR="0020143F" w:rsidRPr="00DE6131">
        <w:rPr>
          <w:rFonts w:hint="cs"/>
          <w:rtl/>
        </w:rPr>
        <w:t xml:space="preserve"> المرفق العام</w:t>
      </w:r>
      <w:r w:rsidRPr="00DE6131">
        <w:rPr>
          <w:rFonts w:hint="cs"/>
          <w:rtl/>
        </w:rPr>
        <w:t>،</w:t>
      </w:r>
      <w:r w:rsidR="0020143F" w:rsidRPr="00DE6131">
        <w:rPr>
          <w:rFonts w:hint="cs"/>
          <w:rtl/>
        </w:rPr>
        <w:t xml:space="preserve"> وهم في الوقت</w:t>
      </w:r>
      <w:r w:rsidRPr="00DE6131">
        <w:rPr>
          <w:rFonts w:hint="cs"/>
          <w:rtl/>
        </w:rPr>
        <w:t xml:space="preserve"> ذاته </w:t>
      </w:r>
      <w:r w:rsidR="0020143F" w:rsidRPr="00DE6131">
        <w:rPr>
          <w:rFonts w:hint="cs"/>
          <w:rtl/>
        </w:rPr>
        <w:t xml:space="preserve"> </w:t>
      </w:r>
      <w:r w:rsidRPr="00DE6131">
        <w:rPr>
          <w:rFonts w:hint="cs"/>
          <w:rtl/>
        </w:rPr>
        <w:t>مصدر تمويل</w:t>
      </w:r>
      <w:r w:rsidR="0020143F" w:rsidRPr="00DE6131">
        <w:rPr>
          <w:rFonts w:hint="cs"/>
          <w:rtl/>
        </w:rPr>
        <w:t xml:space="preserve"> </w:t>
      </w:r>
      <w:r w:rsidRPr="00DE6131">
        <w:rPr>
          <w:rFonts w:hint="cs"/>
          <w:rtl/>
        </w:rPr>
        <w:t>لصاحب التفويض</w:t>
      </w:r>
      <w:r w:rsidR="0020143F" w:rsidRPr="00DE6131">
        <w:rPr>
          <w:rFonts w:hint="cs"/>
          <w:rtl/>
        </w:rPr>
        <w:t xml:space="preserve"> </w:t>
      </w:r>
      <w:r w:rsidRPr="00DE6131">
        <w:rPr>
          <w:rFonts w:hint="cs"/>
          <w:rtl/>
        </w:rPr>
        <w:t>فالمنتفع في النهاية هو المستفيد الأول من نتائج الاستثمار</w:t>
      </w:r>
      <w:r w:rsidR="00EE4D3E">
        <w:rPr>
          <w:rFonts w:hint="cs"/>
          <w:rtl/>
        </w:rPr>
        <w:t>،</w:t>
      </w:r>
      <w:r w:rsidR="0020143F" w:rsidRPr="00DE6131">
        <w:rPr>
          <w:rFonts w:hint="cs"/>
          <w:rtl/>
        </w:rPr>
        <w:t xml:space="preserve"> </w:t>
      </w:r>
      <w:r w:rsidRPr="00DE6131">
        <w:rPr>
          <w:rFonts w:hint="cs"/>
          <w:rtl/>
        </w:rPr>
        <w:t xml:space="preserve">وهم بذلك الأكثر قدرة على </w:t>
      </w:r>
      <w:r w:rsidR="0020143F" w:rsidRPr="00DE6131">
        <w:rPr>
          <w:rFonts w:hint="cs"/>
          <w:rtl/>
        </w:rPr>
        <w:t xml:space="preserve"> تقييم مدى جودة الخدمة المقدمة </w:t>
      </w:r>
      <w:r w:rsidRPr="00DE6131">
        <w:rPr>
          <w:rFonts w:hint="cs"/>
          <w:rtl/>
        </w:rPr>
        <w:t>من المفوض له ففي</w:t>
      </w:r>
      <w:r w:rsidR="0020143F" w:rsidRPr="00DE6131">
        <w:rPr>
          <w:rFonts w:hint="cs"/>
          <w:rtl/>
        </w:rPr>
        <w:t xml:space="preserve"> اطار </w:t>
      </w:r>
      <w:r w:rsidRPr="00DE6131">
        <w:rPr>
          <w:rFonts w:hint="cs"/>
          <w:rtl/>
        </w:rPr>
        <w:t>علاقة ال</w:t>
      </w:r>
      <w:r w:rsidR="0020143F" w:rsidRPr="00DE6131">
        <w:rPr>
          <w:rFonts w:hint="cs"/>
          <w:rtl/>
        </w:rPr>
        <w:t xml:space="preserve">تفويض </w:t>
      </w:r>
      <w:r w:rsidRPr="00DE6131">
        <w:rPr>
          <w:rFonts w:hint="cs"/>
          <w:rtl/>
        </w:rPr>
        <w:t>تصبح</w:t>
      </w:r>
      <w:r w:rsidR="0020143F" w:rsidRPr="00DE6131">
        <w:rPr>
          <w:rFonts w:hint="cs"/>
          <w:rtl/>
        </w:rPr>
        <w:t xml:space="preserve"> للمفوض له علاقة مباشرة </w:t>
      </w:r>
      <w:r w:rsidR="00D83C7F" w:rsidRPr="00DE6131">
        <w:rPr>
          <w:rFonts w:hint="cs"/>
          <w:rtl/>
        </w:rPr>
        <w:t>بمستخدمي المرفق المفوض</w:t>
      </w:r>
      <w:r w:rsidR="00EE4D3E">
        <w:rPr>
          <w:rFonts w:hint="cs"/>
          <w:rtl/>
        </w:rPr>
        <w:t>،</w:t>
      </w:r>
      <w:r w:rsidR="00D83C7F" w:rsidRPr="00DE6131">
        <w:rPr>
          <w:rFonts w:hint="cs"/>
          <w:rtl/>
        </w:rPr>
        <w:t xml:space="preserve"> وتكون هذه العلاقة </w:t>
      </w:r>
      <w:r w:rsidR="0020143F" w:rsidRPr="00DE6131">
        <w:rPr>
          <w:rFonts w:hint="cs"/>
          <w:rtl/>
        </w:rPr>
        <w:t xml:space="preserve"> العنصر المميز لعقد التفويض</w:t>
      </w:r>
      <w:r w:rsidR="00D83C7F" w:rsidRPr="00DE6131">
        <w:rPr>
          <w:rFonts w:hint="cs"/>
          <w:rtl/>
        </w:rPr>
        <w:t>،</w:t>
      </w:r>
      <w:r w:rsidR="0020143F" w:rsidRPr="00DE6131">
        <w:rPr>
          <w:rFonts w:hint="cs"/>
          <w:rtl/>
        </w:rPr>
        <w:t xml:space="preserve"> </w:t>
      </w:r>
      <w:r w:rsidR="0020143F" w:rsidRPr="00DE6131">
        <w:rPr>
          <w:rFonts w:hint="cs"/>
          <w:sz w:val="24"/>
          <w:szCs w:val="24"/>
          <w:rtl/>
        </w:rPr>
        <w:t xml:space="preserve"> </w:t>
      </w:r>
      <w:r w:rsidR="00D83C7F" w:rsidRPr="00DE6131">
        <w:rPr>
          <w:rFonts w:hint="cs"/>
          <w:rtl/>
        </w:rPr>
        <w:t>فقد</w:t>
      </w:r>
      <w:r w:rsidR="0020143F" w:rsidRPr="00DE6131">
        <w:rPr>
          <w:rFonts w:hint="cs"/>
          <w:rtl/>
        </w:rPr>
        <w:t xml:space="preserve"> اعتبر الأستاذ </w:t>
      </w:r>
      <w:r w:rsidR="00663CC6" w:rsidRPr="00EC427B">
        <w:rPr>
          <w:rFonts w:asciiTheme="majorBidi" w:hAnsiTheme="majorBidi" w:cstheme="majorBidi"/>
          <w:sz w:val="24"/>
          <w:szCs w:val="24"/>
          <w:lang w:val="fr-FR"/>
        </w:rPr>
        <w:t>Rouquette</w:t>
      </w:r>
      <w:r w:rsidR="00EC427B">
        <w:rPr>
          <w:rFonts w:hint="cs"/>
          <w:rtl/>
          <w:lang w:val="fr-FR"/>
        </w:rPr>
        <w:t xml:space="preserve"> أ</w:t>
      </w:r>
      <w:r w:rsidR="0020143F" w:rsidRPr="00DE6131">
        <w:rPr>
          <w:rFonts w:hint="cs"/>
          <w:rtl/>
          <w:lang w:val="fr-FR"/>
        </w:rPr>
        <w:t xml:space="preserve">ن المنتفع هو أساس وجود </w:t>
      </w:r>
      <w:r w:rsidR="00D83C7F" w:rsidRPr="00DE6131">
        <w:rPr>
          <w:rFonts w:hint="cs"/>
          <w:rtl/>
          <w:lang w:val="fr-FR"/>
        </w:rPr>
        <w:t>عقد التفويض و</w:t>
      </w:r>
      <w:r w:rsidR="0020143F" w:rsidRPr="00DE6131">
        <w:rPr>
          <w:rFonts w:hint="cs"/>
          <w:rtl/>
          <w:lang w:val="fr-FR"/>
        </w:rPr>
        <w:t>المستثمر</w:t>
      </w:r>
      <w:r w:rsidR="00D83C7F" w:rsidRPr="00DE6131">
        <w:rPr>
          <w:rFonts w:hint="cs"/>
          <w:rtl/>
          <w:lang w:val="fr-FR"/>
        </w:rPr>
        <w:t xml:space="preserve"> في المرفق العام </w:t>
      </w:r>
      <w:r w:rsidR="0020143F" w:rsidRPr="00DE6131">
        <w:rPr>
          <w:rFonts w:hint="cs"/>
          <w:rtl/>
          <w:lang w:val="fr-FR"/>
        </w:rPr>
        <w:t>يحصل على عائدات</w:t>
      </w:r>
      <w:r w:rsidR="00D83C7F" w:rsidRPr="00DE6131">
        <w:rPr>
          <w:rFonts w:hint="cs"/>
          <w:rtl/>
          <w:lang w:val="fr-FR"/>
        </w:rPr>
        <w:t>ه</w:t>
      </w:r>
      <w:r w:rsidR="0020143F" w:rsidRPr="00DE6131">
        <w:rPr>
          <w:rFonts w:hint="cs"/>
          <w:rtl/>
          <w:lang w:val="fr-FR"/>
        </w:rPr>
        <w:t xml:space="preserve"> </w:t>
      </w:r>
      <w:r w:rsidR="00D83C7F" w:rsidRPr="00DE6131">
        <w:rPr>
          <w:rFonts w:hint="cs"/>
          <w:rtl/>
          <w:lang w:val="fr-FR"/>
        </w:rPr>
        <w:t>من</w:t>
      </w:r>
      <w:r w:rsidR="0020143F" w:rsidRPr="00DE6131">
        <w:rPr>
          <w:rFonts w:hint="cs"/>
          <w:rtl/>
          <w:lang w:val="fr-FR"/>
        </w:rPr>
        <w:t xml:space="preserve"> بنتائج الاستثمار </w:t>
      </w:r>
      <w:r w:rsidR="00D83C7F" w:rsidRPr="00DE6131">
        <w:rPr>
          <w:rFonts w:hint="cs"/>
          <w:rtl/>
          <w:lang w:val="fr-FR"/>
        </w:rPr>
        <w:t>التي يكون المنتفع هو المصدر الأساسي لها ف</w:t>
      </w:r>
      <w:r w:rsidR="0020143F" w:rsidRPr="00DE6131">
        <w:rPr>
          <w:rFonts w:hint="cs"/>
          <w:rtl/>
          <w:lang w:val="fr-FR"/>
        </w:rPr>
        <w:t xml:space="preserve">هو </w:t>
      </w:r>
      <w:r w:rsidR="00D83C7F" w:rsidRPr="00DE6131">
        <w:rPr>
          <w:rFonts w:hint="cs"/>
          <w:rtl/>
          <w:lang w:val="fr-FR"/>
        </w:rPr>
        <w:t xml:space="preserve">مجبر </w:t>
      </w:r>
      <w:r w:rsidR="00EC427B">
        <w:rPr>
          <w:rFonts w:hint="cs"/>
          <w:rtl/>
          <w:lang w:val="fr-FR"/>
        </w:rPr>
        <w:t>في أ</w:t>
      </w:r>
      <w:r w:rsidR="0020143F" w:rsidRPr="00DE6131">
        <w:rPr>
          <w:rFonts w:hint="cs"/>
          <w:rtl/>
          <w:lang w:val="fr-FR"/>
        </w:rPr>
        <w:t xml:space="preserve">ن يكون في علاقة قانونية مع المنتفعين وفقا </w:t>
      </w:r>
      <w:r w:rsidR="0020143F" w:rsidRPr="00DE6131">
        <w:rPr>
          <w:rFonts w:hint="cs"/>
          <w:rtl/>
          <w:lang w:val="fr-FR"/>
        </w:rPr>
        <w:lastRenderedPageBreak/>
        <w:t xml:space="preserve">لشروط العقد، واعتبر الأستاذ </w:t>
      </w:r>
      <w:r w:rsidR="0020143F" w:rsidRPr="00EC427B">
        <w:rPr>
          <w:rFonts w:asciiTheme="majorBidi" w:hAnsiTheme="majorBidi" w:cstheme="majorBidi"/>
          <w:sz w:val="24"/>
          <w:szCs w:val="24"/>
          <w:lang w:val="fr-FR"/>
        </w:rPr>
        <w:t>Marcou</w:t>
      </w:r>
      <w:r w:rsidR="0020143F" w:rsidRPr="00DE6131">
        <w:rPr>
          <w:rFonts w:hint="cs"/>
          <w:rtl/>
          <w:lang w:val="fr-FR"/>
        </w:rPr>
        <w:t xml:space="preserve"> </w:t>
      </w:r>
      <w:r w:rsidR="00EC427B">
        <w:rPr>
          <w:rFonts w:hint="cs"/>
          <w:rtl/>
          <w:lang w:val="fr-FR"/>
        </w:rPr>
        <w:t>إ</w:t>
      </w:r>
      <w:r w:rsidR="0020143F" w:rsidRPr="00DE6131">
        <w:rPr>
          <w:rFonts w:hint="cs"/>
          <w:rtl/>
          <w:lang w:val="fr-FR"/>
        </w:rPr>
        <w:t>ن من بين العناصر المكونة لتقنية التفويض المرفق العام هو تأسيس علاقة تعاقدية مع المنتفعين</w:t>
      </w:r>
      <w:r w:rsidR="0020143F" w:rsidRPr="00DE6131">
        <w:rPr>
          <w:rStyle w:val="Appelnotedebasdep"/>
          <w:color w:val="000000" w:themeColor="text1"/>
          <w:rtl/>
          <w:lang w:val="fr-FR"/>
        </w:rPr>
        <w:footnoteReference w:id="237"/>
      </w:r>
      <w:r w:rsidR="0020143F" w:rsidRPr="00DE6131">
        <w:rPr>
          <w:rFonts w:hint="cs"/>
          <w:rtl/>
          <w:lang w:val="fr-FR"/>
        </w:rPr>
        <w:t>.</w:t>
      </w:r>
    </w:p>
    <w:p w14:paraId="4BB02B8D" w14:textId="0127F76C" w:rsidR="00170DCB" w:rsidRPr="00DE6131" w:rsidRDefault="003526E5" w:rsidP="00D74548">
      <w:pPr>
        <w:rPr>
          <w:rtl/>
        </w:rPr>
      </w:pPr>
      <w:r w:rsidRPr="00EA0079">
        <w:rPr>
          <w:rFonts w:hint="cs"/>
          <w:rtl/>
        </w:rPr>
        <w:t xml:space="preserve">وبموجب </w:t>
      </w:r>
      <w:r w:rsidR="00521260" w:rsidRPr="00EA0079">
        <w:rPr>
          <w:rFonts w:hint="cs"/>
          <w:rtl/>
        </w:rPr>
        <w:t>هذه العلاقة المتميزة بين الم</w:t>
      </w:r>
      <w:r w:rsidR="00FA3FF4">
        <w:rPr>
          <w:rFonts w:hint="cs"/>
          <w:rtl/>
        </w:rPr>
        <w:t>نتفعين والقائم على تنفيذ المرفق خ</w:t>
      </w:r>
      <w:r w:rsidRPr="00EA0079">
        <w:rPr>
          <w:rFonts w:hint="cs"/>
          <w:rtl/>
        </w:rPr>
        <w:t xml:space="preserve">ول </w:t>
      </w:r>
      <w:r w:rsidR="00521260" w:rsidRPr="00EA0079">
        <w:rPr>
          <w:rFonts w:hint="cs"/>
          <w:rtl/>
        </w:rPr>
        <w:t>لمستعملي المرفق</w:t>
      </w:r>
      <w:r w:rsidRPr="00EA0079">
        <w:rPr>
          <w:rFonts w:hint="cs"/>
          <w:rtl/>
        </w:rPr>
        <w:t xml:space="preserve"> صلاحية </w:t>
      </w:r>
      <w:r w:rsidR="00521260" w:rsidRPr="00EA0079">
        <w:rPr>
          <w:rFonts w:hint="cs"/>
          <w:rtl/>
        </w:rPr>
        <w:t>التظلم والشكاوى لدى</w:t>
      </w:r>
      <w:r w:rsidRPr="00EA0079">
        <w:rPr>
          <w:rFonts w:hint="cs"/>
          <w:rtl/>
        </w:rPr>
        <w:t xml:space="preserve"> السلطة المانحة للتفويض</w:t>
      </w:r>
      <w:r w:rsidR="00FA3FF4">
        <w:rPr>
          <w:rFonts w:hint="cs"/>
          <w:rtl/>
        </w:rPr>
        <w:t>،</w:t>
      </w:r>
      <w:r w:rsidRPr="00EA0079">
        <w:rPr>
          <w:rFonts w:hint="cs"/>
          <w:rtl/>
        </w:rPr>
        <w:t xml:space="preserve"> </w:t>
      </w:r>
      <w:r w:rsidR="00521260" w:rsidRPr="00EA0079">
        <w:rPr>
          <w:rFonts w:hint="cs"/>
          <w:rtl/>
        </w:rPr>
        <w:t xml:space="preserve">من أجل </w:t>
      </w:r>
      <w:r w:rsidRPr="00EA0079">
        <w:rPr>
          <w:rFonts w:hint="cs"/>
          <w:rtl/>
        </w:rPr>
        <w:t xml:space="preserve"> </w:t>
      </w:r>
      <w:r w:rsidR="00521260" w:rsidRPr="00EA0079">
        <w:rPr>
          <w:rFonts w:hint="cs"/>
          <w:rtl/>
        </w:rPr>
        <w:t>حث</w:t>
      </w:r>
      <w:r w:rsidRPr="00EA0079">
        <w:rPr>
          <w:rFonts w:hint="cs"/>
          <w:rtl/>
        </w:rPr>
        <w:t xml:space="preserve"> السلطة </w:t>
      </w:r>
      <w:r w:rsidR="00521260" w:rsidRPr="00EA0079">
        <w:rPr>
          <w:rFonts w:hint="cs"/>
          <w:rtl/>
        </w:rPr>
        <w:t>المانحة ل</w:t>
      </w:r>
      <w:r w:rsidRPr="00EA0079">
        <w:rPr>
          <w:rFonts w:hint="cs"/>
          <w:rtl/>
        </w:rPr>
        <w:t xml:space="preserve">لتفويض </w:t>
      </w:r>
      <w:r w:rsidR="00521260" w:rsidRPr="00EA0079">
        <w:rPr>
          <w:rFonts w:hint="cs"/>
          <w:rtl/>
        </w:rPr>
        <w:t>على</w:t>
      </w:r>
      <w:r w:rsidRPr="00EA0079">
        <w:rPr>
          <w:rFonts w:hint="cs"/>
          <w:rtl/>
        </w:rPr>
        <w:t xml:space="preserve"> تفعيل دورها الرقابي </w:t>
      </w:r>
      <w:r w:rsidR="00521260" w:rsidRPr="00EA0079">
        <w:rPr>
          <w:rFonts w:hint="cs"/>
          <w:rtl/>
        </w:rPr>
        <w:t xml:space="preserve">من منطلق </w:t>
      </w:r>
      <w:r w:rsidRPr="00EA0079">
        <w:rPr>
          <w:rFonts w:hint="cs"/>
          <w:rtl/>
        </w:rPr>
        <w:t xml:space="preserve">مسؤوليتها عن </w:t>
      </w:r>
      <w:r w:rsidR="00FA3FF4">
        <w:rPr>
          <w:rFonts w:hint="cs"/>
          <w:rtl/>
        </w:rPr>
        <w:t>سير</w:t>
      </w:r>
      <w:r w:rsidRPr="00EA0079">
        <w:rPr>
          <w:rFonts w:hint="cs"/>
          <w:rtl/>
        </w:rPr>
        <w:t>المرفق</w:t>
      </w:r>
      <w:r w:rsidR="00521260" w:rsidRPr="00EA0079">
        <w:rPr>
          <w:rFonts w:hint="cs"/>
          <w:rtl/>
        </w:rPr>
        <w:t xml:space="preserve"> العام،</w:t>
      </w:r>
      <w:r w:rsidRPr="00EA0079">
        <w:rPr>
          <w:rFonts w:hint="cs"/>
          <w:rtl/>
        </w:rPr>
        <w:t xml:space="preserve"> وخصوصا </w:t>
      </w:r>
      <w:r w:rsidR="00521260" w:rsidRPr="00EA0079">
        <w:rPr>
          <w:rFonts w:hint="cs"/>
          <w:rtl/>
        </w:rPr>
        <w:t xml:space="preserve">في الحالة </w:t>
      </w:r>
      <w:r w:rsidRPr="00EA0079">
        <w:rPr>
          <w:rFonts w:hint="cs"/>
          <w:rtl/>
        </w:rPr>
        <w:t xml:space="preserve"> </w:t>
      </w:r>
      <w:r w:rsidR="00521260" w:rsidRPr="00EA0079">
        <w:rPr>
          <w:rFonts w:hint="cs"/>
          <w:rtl/>
        </w:rPr>
        <w:t>التي</w:t>
      </w:r>
      <w:r w:rsidRPr="00EA0079">
        <w:rPr>
          <w:rFonts w:hint="cs"/>
          <w:rtl/>
        </w:rPr>
        <w:t xml:space="preserve"> في </w:t>
      </w:r>
      <w:r w:rsidR="00521260" w:rsidRPr="00EA0079">
        <w:rPr>
          <w:rFonts w:hint="cs"/>
          <w:rtl/>
        </w:rPr>
        <w:t xml:space="preserve">يلحقهم </w:t>
      </w:r>
      <w:r w:rsidRPr="00EA0079">
        <w:rPr>
          <w:rFonts w:hint="cs"/>
          <w:rtl/>
        </w:rPr>
        <w:t xml:space="preserve">الضرر </w:t>
      </w:r>
      <w:r w:rsidR="00521260" w:rsidRPr="00EA0079">
        <w:rPr>
          <w:rFonts w:hint="cs"/>
          <w:rtl/>
        </w:rPr>
        <w:t>بسبب التقصير في الرقابة أو إهمالها</w:t>
      </w:r>
      <w:r w:rsidR="00D927B5" w:rsidRPr="00EA0079">
        <w:rPr>
          <w:rFonts w:hint="cs"/>
          <w:rtl/>
        </w:rPr>
        <w:t xml:space="preserve">، غير أن رقابة المنتفعين في هذه الحالة تقتصر على </w:t>
      </w:r>
      <w:r w:rsidRPr="00EA0079">
        <w:rPr>
          <w:rFonts w:hint="cs"/>
          <w:rtl/>
        </w:rPr>
        <w:t xml:space="preserve">الحالة التي يخل فيها </w:t>
      </w:r>
      <w:r w:rsidR="00D927B5" w:rsidRPr="00EA0079">
        <w:rPr>
          <w:rFonts w:hint="cs"/>
          <w:rtl/>
        </w:rPr>
        <w:t xml:space="preserve">كلا من السلطة المفوضة </w:t>
      </w:r>
      <w:r w:rsidRPr="00EA0079">
        <w:rPr>
          <w:rFonts w:hint="cs"/>
          <w:rtl/>
        </w:rPr>
        <w:t>أو المفوض إليه بالتزاماته اللائح</w:t>
      </w:r>
      <w:r w:rsidR="00D957A6">
        <w:rPr>
          <w:rFonts w:hint="cs"/>
          <w:rtl/>
        </w:rPr>
        <w:t>ي</w:t>
      </w:r>
      <w:r w:rsidRPr="00EA0079">
        <w:rPr>
          <w:rFonts w:hint="cs"/>
          <w:rtl/>
        </w:rPr>
        <w:t>ة</w:t>
      </w:r>
      <w:r w:rsidR="00D957A6">
        <w:rPr>
          <w:rFonts w:hint="cs"/>
          <w:rtl/>
        </w:rPr>
        <w:t xml:space="preserve"> </w:t>
      </w:r>
      <w:r w:rsidR="003C068B" w:rsidRPr="00EA0079">
        <w:rPr>
          <w:rFonts w:hint="cs"/>
          <w:rtl/>
        </w:rPr>
        <w:t>أو التعاقدي</w:t>
      </w:r>
      <w:r w:rsidR="003C068B" w:rsidRPr="00EA0079">
        <w:rPr>
          <w:rtl/>
        </w:rPr>
        <w:t>ة</w:t>
      </w:r>
      <w:r w:rsidR="00D927B5" w:rsidRPr="00EA0079">
        <w:rPr>
          <w:rFonts w:hint="cs"/>
          <w:rtl/>
        </w:rPr>
        <w:t xml:space="preserve"> المبينة في عقد التفويض</w:t>
      </w:r>
      <w:r w:rsidRPr="00EA0079">
        <w:rPr>
          <w:rStyle w:val="Appelnotedebasdep"/>
          <w:color w:val="000000" w:themeColor="text1"/>
          <w:rtl/>
        </w:rPr>
        <w:footnoteReference w:id="238"/>
      </w:r>
      <w:r w:rsidR="00D957A6">
        <w:rPr>
          <w:rFonts w:hint="cs"/>
          <w:rtl/>
        </w:rPr>
        <w:t xml:space="preserve">، </w:t>
      </w:r>
      <w:r w:rsidR="00D927B5" w:rsidRPr="00EA0079">
        <w:rPr>
          <w:rFonts w:hint="cs"/>
          <w:rtl/>
        </w:rPr>
        <w:t>ف</w:t>
      </w:r>
      <w:r w:rsidR="00170DCB" w:rsidRPr="00EA0079">
        <w:rPr>
          <w:rFonts w:hint="cs"/>
          <w:rtl/>
        </w:rPr>
        <w:t xml:space="preserve">إعطاء المنتفعين </w:t>
      </w:r>
      <w:r w:rsidR="00D927B5" w:rsidRPr="00EA0079">
        <w:rPr>
          <w:rFonts w:hint="cs"/>
          <w:rtl/>
        </w:rPr>
        <w:t>امتياز</w:t>
      </w:r>
      <w:r w:rsidR="00170DCB" w:rsidRPr="00EA0079">
        <w:rPr>
          <w:rFonts w:hint="cs"/>
          <w:rtl/>
        </w:rPr>
        <w:t xml:space="preserve"> الرقابة </w:t>
      </w:r>
      <w:r w:rsidR="00D927B5" w:rsidRPr="00EA0079">
        <w:rPr>
          <w:rFonts w:hint="cs"/>
          <w:rtl/>
        </w:rPr>
        <w:t xml:space="preserve">على تنفيذ المرفق </w:t>
      </w:r>
      <w:r w:rsidR="00D957A6">
        <w:rPr>
          <w:rFonts w:hint="cs"/>
          <w:rtl/>
        </w:rPr>
        <w:t>إ</w:t>
      </w:r>
      <w:r w:rsidR="00170DCB" w:rsidRPr="00EA0079">
        <w:rPr>
          <w:rFonts w:hint="cs"/>
          <w:rtl/>
        </w:rPr>
        <w:t xml:space="preserve">نما يجد </w:t>
      </w:r>
      <w:r w:rsidR="00D927B5" w:rsidRPr="00EA0079">
        <w:rPr>
          <w:rFonts w:hint="cs"/>
          <w:rtl/>
        </w:rPr>
        <w:t>أساسه</w:t>
      </w:r>
      <w:r w:rsidR="0053651A" w:rsidRPr="00EA0079">
        <w:rPr>
          <w:rFonts w:hint="cs"/>
          <w:rtl/>
        </w:rPr>
        <w:t xml:space="preserve"> </w:t>
      </w:r>
      <w:r w:rsidR="00D957A6">
        <w:rPr>
          <w:rFonts w:hint="cs"/>
          <w:rtl/>
        </w:rPr>
        <w:t>في</w:t>
      </w:r>
      <w:r w:rsidR="00D927B5" w:rsidRPr="00EA0079">
        <w:rPr>
          <w:rFonts w:hint="cs"/>
          <w:rtl/>
        </w:rPr>
        <w:t xml:space="preserve"> كونهم يمثلون</w:t>
      </w:r>
      <w:r w:rsidR="00D957A6">
        <w:rPr>
          <w:rFonts w:hint="cs"/>
          <w:rtl/>
        </w:rPr>
        <w:t xml:space="preserve"> المحور</w:t>
      </w:r>
      <w:r w:rsidR="00170DCB" w:rsidRPr="00EA0079">
        <w:rPr>
          <w:rFonts w:hint="cs"/>
          <w:rtl/>
        </w:rPr>
        <w:t xml:space="preserve">الثلاثي في تقنية التفويض بعد السلطة المفوضة والمستثمر من جهة </w:t>
      </w:r>
      <w:r w:rsidR="00D927B5" w:rsidRPr="00EA0079">
        <w:rPr>
          <w:rFonts w:hint="cs"/>
          <w:rtl/>
        </w:rPr>
        <w:t>بالإضافة الى أن</w:t>
      </w:r>
      <w:r w:rsidR="00170DCB" w:rsidRPr="00EA0079">
        <w:rPr>
          <w:rFonts w:hint="cs"/>
          <w:rtl/>
        </w:rPr>
        <w:t xml:space="preserve"> الرقابة وممارستها </w:t>
      </w:r>
      <w:r w:rsidR="00D927B5" w:rsidRPr="00EA0079">
        <w:rPr>
          <w:rFonts w:hint="cs"/>
          <w:rtl/>
        </w:rPr>
        <w:t xml:space="preserve">تتعدى كونها </w:t>
      </w:r>
      <w:r w:rsidR="00170DCB" w:rsidRPr="00EA0079">
        <w:rPr>
          <w:rFonts w:hint="cs"/>
          <w:rtl/>
        </w:rPr>
        <w:t xml:space="preserve">حق </w:t>
      </w:r>
      <w:r w:rsidR="00D927B5" w:rsidRPr="00EA0079">
        <w:rPr>
          <w:rFonts w:hint="cs"/>
          <w:rtl/>
        </w:rPr>
        <w:t>الى كونها</w:t>
      </w:r>
      <w:r w:rsidR="00170DCB" w:rsidRPr="00EA0079">
        <w:rPr>
          <w:rFonts w:hint="cs"/>
          <w:rtl/>
        </w:rPr>
        <w:t xml:space="preserve"> واجب </w:t>
      </w:r>
      <w:r w:rsidR="00D927B5" w:rsidRPr="00EA0079">
        <w:rPr>
          <w:rFonts w:hint="cs"/>
          <w:rtl/>
        </w:rPr>
        <w:t xml:space="preserve">يقع </w:t>
      </w:r>
      <w:r w:rsidR="00170DCB" w:rsidRPr="00EA0079">
        <w:rPr>
          <w:rFonts w:hint="cs"/>
          <w:rtl/>
        </w:rPr>
        <w:t xml:space="preserve">على عاتق </w:t>
      </w:r>
      <w:r w:rsidR="00D927B5" w:rsidRPr="00EA0079">
        <w:rPr>
          <w:rFonts w:hint="cs"/>
          <w:rtl/>
        </w:rPr>
        <w:t>الجهة</w:t>
      </w:r>
      <w:r w:rsidR="00170DCB" w:rsidRPr="00EA0079">
        <w:rPr>
          <w:rFonts w:hint="cs"/>
          <w:rtl/>
        </w:rPr>
        <w:t xml:space="preserve"> </w:t>
      </w:r>
      <w:r w:rsidR="00D927B5" w:rsidRPr="00EA0079">
        <w:rPr>
          <w:rFonts w:hint="cs"/>
          <w:rtl/>
        </w:rPr>
        <w:t xml:space="preserve">المانحة غيرأن  </w:t>
      </w:r>
      <w:r w:rsidR="00170DCB" w:rsidRPr="00EA0079">
        <w:rPr>
          <w:rFonts w:hint="cs"/>
          <w:rtl/>
        </w:rPr>
        <w:t xml:space="preserve">المنتفع </w:t>
      </w:r>
      <w:r w:rsidR="003C068B" w:rsidRPr="00EA0079">
        <w:rPr>
          <w:rFonts w:hint="cs"/>
          <w:rtl/>
        </w:rPr>
        <w:t>لا يمكن</w:t>
      </w:r>
      <w:r w:rsidR="003C068B" w:rsidRPr="00EA0079">
        <w:rPr>
          <w:rtl/>
        </w:rPr>
        <w:t>ه</w:t>
      </w:r>
      <w:r w:rsidR="00170DCB" w:rsidRPr="00EA0079">
        <w:rPr>
          <w:rFonts w:hint="cs"/>
          <w:rtl/>
        </w:rPr>
        <w:t xml:space="preserve"> ممارسة هذه الرقابة </w:t>
      </w:r>
      <w:r w:rsidR="0006494A">
        <w:rPr>
          <w:rFonts w:hint="cs"/>
          <w:rtl/>
        </w:rPr>
        <w:t>إلا إ</w:t>
      </w:r>
      <w:r w:rsidR="0053651A" w:rsidRPr="00EA0079">
        <w:rPr>
          <w:rFonts w:hint="cs"/>
          <w:rtl/>
        </w:rPr>
        <w:t xml:space="preserve">ذا </w:t>
      </w:r>
      <w:r w:rsidR="00D927B5" w:rsidRPr="00EA0079">
        <w:rPr>
          <w:rFonts w:hint="cs"/>
          <w:rtl/>
        </w:rPr>
        <w:t>وفرت له كل</w:t>
      </w:r>
      <w:r w:rsidR="00170DCB" w:rsidRPr="00EA0079">
        <w:rPr>
          <w:rFonts w:hint="cs"/>
          <w:rtl/>
        </w:rPr>
        <w:t xml:space="preserve"> الوسائل </w:t>
      </w:r>
      <w:r w:rsidR="00D927B5" w:rsidRPr="00EA0079">
        <w:rPr>
          <w:rFonts w:hint="cs"/>
          <w:rtl/>
        </w:rPr>
        <w:t xml:space="preserve">اللازمة للقيام </w:t>
      </w:r>
      <w:r w:rsidR="00170DCB" w:rsidRPr="00EA0079">
        <w:rPr>
          <w:rFonts w:hint="cs"/>
          <w:rtl/>
        </w:rPr>
        <w:t>بذلك</w:t>
      </w:r>
      <w:r w:rsidR="00F13DF2" w:rsidRPr="00EA0079">
        <w:rPr>
          <w:rStyle w:val="Appelnotedebasdep"/>
          <w:color w:val="000000" w:themeColor="text1"/>
          <w:rtl/>
        </w:rPr>
        <w:footnoteReference w:id="239"/>
      </w:r>
      <w:r w:rsidR="0006494A">
        <w:rPr>
          <w:rFonts w:hint="cs"/>
          <w:rtl/>
        </w:rPr>
        <w:t>.</w:t>
      </w:r>
    </w:p>
    <w:p w14:paraId="043511B7" w14:textId="24A4992A" w:rsidR="00970471" w:rsidRPr="00DE6131" w:rsidRDefault="00B01FE8" w:rsidP="00D74548">
      <w:pPr>
        <w:rPr>
          <w:rtl/>
        </w:rPr>
      </w:pPr>
      <w:r w:rsidRPr="00DE6131">
        <w:rPr>
          <w:rFonts w:hint="cs"/>
          <w:rtl/>
        </w:rPr>
        <w:t>وقد كرس هذا النوع من الرقابة</w:t>
      </w:r>
      <w:r w:rsidR="00970471" w:rsidRPr="00DE6131">
        <w:rPr>
          <w:rFonts w:hint="cs"/>
          <w:rtl/>
        </w:rPr>
        <w:t xml:space="preserve"> من خلال عدة قرارات أجاز القاضي </w:t>
      </w:r>
      <w:r w:rsidRPr="00DE6131">
        <w:rPr>
          <w:rFonts w:hint="cs"/>
          <w:rtl/>
        </w:rPr>
        <w:t xml:space="preserve">الإداري </w:t>
      </w:r>
      <w:r w:rsidR="00970471" w:rsidRPr="00DE6131">
        <w:rPr>
          <w:rFonts w:hint="cs"/>
          <w:rtl/>
        </w:rPr>
        <w:t xml:space="preserve">للغيرومنهم </w:t>
      </w:r>
      <w:r w:rsidR="003C068B" w:rsidRPr="00DE6131">
        <w:rPr>
          <w:rFonts w:hint="cs"/>
          <w:rtl/>
        </w:rPr>
        <w:t>المنتفعين</w:t>
      </w:r>
      <w:r w:rsidR="00970471" w:rsidRPr="00DE6131">
        <w:rPr>
          <w:rFonts w:hint="cs"/>
          <w:rtl/>
        </w:rPr>
        <w:t xml:space="preserve"> </w:t>
      </w:r>
      <w:r w:rsidRPr="00DE6131">
        <w:rPr>
          <w:rFonts w:hint="cs"/>
          <w:rtl/>
        </w:rPr>
        <w:t>على الخصوص ب</w:t>
      </w:r>
      <w:r w:rsidR="00970471" w:rsidRPr="00DE6131">
        <w:rPr>
          <w:rFonts w:hint="cs"/>
          <w:rtl/>
        </w:rPr>
        <w:t xml:space="preserve">اللجوء للقضاء الإداري </w:t>
      </w:r>
      <w:r w:rsidRPr="00DE6131">
        <w:rPr>
          <w:rFonts w:hint="cs"/>
          <w:rtl/>
        </w:rPr>
        <w:t xml:space="preserve">للمطالبة </w:t>
      </w:r>
      <w:r w:rsidR="003C068B" w:rsidRPr="00DE6131">
        <w:rPr>
          <w:rFonts w:hint="cs"/>
          <w:rtl/>
        </w:rPr>
        <w:t>بإبطال</w:t>
      </w:r>
      <w:r w:rsidR="00970471" w:rsidRPr="00DE6131">
        <w:rPr>
          <w:rFonts w:hint="cs"/>
          <w:rtl/>
        </w:rPr>
        <w:t xml:space="preserve"> البنود </w:t>
      </w:r>
      <w:r w:rsidRPr="00DE6131">
        <w:rPr>
          <w:rFonts w:hint="cs"/>
          <w:rtl/>
        </w:rPr>
        <w:t>اللائحية</w:t>
      </w:r>
      <w:r w:rsidR="00970471" w:rsidRPr="00DE6131">
        <w:rPr>
          <w:rFonts w:hint="cs"/>
          <w:rtl/>
        </w:rPr>
        <w:t xml:space="preserve"> في العقد الإداري </w:t>
      </w:r>
      <w:r w:rsidRPr="00DE6131">
        <w:rPr>
          <w:rFonts w:hint="cs"/>
          <w:rtl/>
        </w:rPr>
        <w:t>وكرس</w:t>
      </w:r>
      <w:r w:rsidR="00970471" w:rsidRPr="00DE6131">
        <w:rPr>
          <w:rFonts w:hint="cs"/>
          <w:rtl/>
        </w:rPr>
        <w:t xml:space="preserve"> القاضي الإداري </w:t>
      </w:r>
      <w:r w:rsidRPr="00DE6131">
        <w:rPr>
          <w:rFonts w:hint="cs"/>
          <w:rtl/>
        </w:rPr>
        <w:t xml:space="preserve">للمستفيد من المرفق العام </w:t>
      </w:r>
      <w:r w:rsidR="0006494A">
        <w:rPr>
          <w:rFonts w:hint="cs"/>
          <w:rtl/>
        </w:rPr>
        <w:t>الحق في إ</w:t>
      </w:r>
      <w:r w:rsidR="00970471" w:rsidRPr="00DE6131">
        <w:rPr>
          <w:rFonts w:hint="cs"/>
          <w:rtl/>
        </w:rPr>
        <w:t>بطال قرارات رفض السلطة المفوضة احترامها للالتزامات</w:t>
      </w:r>
      <w:r w:rsidR="0006494A">
        <w:rPr>
          <w:rFonts w:hint="cs"/>
          <w:rtl/>
        </w:rPr>
        <w:t>ها المتعلقة بتنظيم المرفق العام</w:t>
      </w:r>
      <w:r w:rsidRPr="00DE6131">
        <w:rPr>
          <w:rFonts w:hint="cs"/>
          <w:rtl/>
        </w:rPr>
        <w:t xml:space="preserve">، </w:t>
      </w:r>
      <w:r w:rsidR="00D8704E">
        <w:rPr>
          <w:rFonts w:hint="cs"/>
          <w:rtl/>
        </w:rPr>
        <w:t>ف</w:t>
      </w:r>
      <w:r w:rsidRPr="00DE6131">
        <w:rPr>
          <w:rFonts w:hint="cs"/>
          <w:rtl/>
        </w:rPr>
        <w:t>كرس عدم جواز تضمين بنود</w:t>
      </w:r>
      <w:r w:rsidR="00D8704E">
        <w:rPr>
          <w:rFonts w:hint="cs"/>
          <w:rtl/>
        </w:rPr>
        <w:t xml:space="preserve"> عقدية</w:t>
      </w:r>
      <w:r w:rsidRPr="00DE6131">
        <w:rPr>
          <w:rFonts w:hint="cs"/>
          <w:rtl/>
        </w:rPr>
        <w:t xml:space="preserve"> أ</w:t>
      </w:r>
      <w:r w:rsidR="00970471" w:rsidRPr="00DE6131">
        <w:rPr>
          <w:rFonts w:hint="cs"/>
          <w:rtl/>
        </w:rPr>
        <w:t xml:space="preserve">و فرض شروط تعسفية على المنتفعين </w:t>
      </w:r>
      <w:r w:rsidRPr="00DE6131">
        <w:rPr>
          <w:rFonts w:hint="cs"/>
          <w:rtl/>
        </w:rPr>
        <w:t xml:space="preserve">أثناء تعاملهم مع المرفق </w:t>
      </w:r>
      <w:r w:rsidR="00970471" w:rsidRPr="00DE6131">
        <w:rPr>
          <w:rFonts w:hint="cs"/>
          <w:rtl/>
        </w:rPr>
        <w:t>العام</w:t>
      </w:r>
      <w:r w:rsidR="00D8704E">
        <w:rPr>
          <w:rFonts w:hint="cs"/>
          <w:rtl/>
        </w:rPr>
        <w:t>،</w:t>
      </w:r>
      <w:r w:rsidR="00970471" w:rsidRPr="00DE6131">
        <w:rPr>
          <w:rFonts w:hint="cs"/>
          <w:rtl/>
        </w:rPr>
        <w:t xml:space="preserve"> </w:t>
      </w:r>
      <w:r w:rsidR="003C068B" w:rsidRPr="00DE6131">
        <w:rPr>
          <w:rFonts w:hint="cs"/>
          <w:rtl/>
        </w:rPr>
        <w:t>كإدراج</w:t>
      </w:r>
      <w:r w:rsidRPr="00DE6131">
        <w:rPr>
          <w:rFonts w:hint="cs"/>
          <w:rtl/>
        </w:rPr>
        <w:t xml:space="preserve"> </w:t>
      </w:r>
      <w:r w:rsidR="00970471" w:rsidRPr="00DE6131">
        <w:rPr>
          <w:rFonts w:hint="cs"/>
          <w:rtl/>
        </w:rPr>
        <w:t xml:space="preserve">بند </w:t>
      </w:r>
      <w:r w:rsidRPr="00DE6131">
        <w:rPr>
          <w:rFonts w:hint="cs"/>
          <w:rtl/>
        </w:rPr>
        <w:t>يحمل</w:t>
      </w:r>
      <w:r w:rsidR="00970471" w:rsidRPr="00DE6131">
        <w:rPr>
          <w:rFonts w:hint="cs"/>
          <w:rtl/>
        </w:rPr>
        <w:t xml:space="preserve"> المنتفع كامل ال</w:t>
      </w:r>
      <w:r w:rsidR="00D8704E">
        <w:rPr>
          <w:rFonts w:hint="cs"/>
          <w:rtl/>
        </w:rPr>
        <w:t>أ</w:t>
      </w:r>
      <w:r w:rsidR="00970471" w:rsidRPr="00DE6131">
        <w:rPr>
          <w:rFonts w:hint="cs"/>
          <w:rtl/>
        </w:rPr>
        <w:t xml:space="preserve">ضرار التي تقع جراء انتفاعه من خدمات المرفق العام </w:t>
      </w:r>
      <w:r w:rsidR="00F13DF2" w:rsidRPr="00DE6131">
        <w:rPr>
          <w:rStyle w:val="Appelnotedebasdep"/>
          <w:color w:val="000000" w:themeColor="text1"/>
          <w:rtl/>
        </w:rPr>
        <w:footnoteReference w:id="240"/>
      </w:r>
      <w:r w:rsidRPr="00DE6131">
        <w:rPr>
          <w:rFonts w:hint="cs"/>
          <w:rtl/>
        </w:rPr>
        <w:t xml:space="preserve">، وتعد هذه الشروط تعسفية </w:t>
      </w:r>
      <w:r w:rsidR="003C068B" w:rsidRPr="00DE6131">
        <w:rPr>
          <w:rFonts w:hint="cs"/>
          <w:rtl/>
        </w:rPr>
        <w:t>يجوز للمنتفعي</w:t>
      </w:r>
      <w:r w:rsidR="003C068B" w:rsidRPr="00DE6131">
        <w:rPr>
          <w:rtl/>
        </w:rPr>
        <w:t>ن</w:t>
      </w:r>
      <w:r w:rsidR="00542C4A">
        <w:rPr>
          <w:rFonts w:hint="cs"/>
          <w:rtl/>
        </w:rPr>
        <w:t xml:space="preserve"> من المرفق إ</w:t>
      </w:r>
      <w:r w:rsidRPr="00DE6131">
        <w:rPr>
          <w:rFonts w:hint="cs"/>
          <w:rtl/>
        </w:rPr>
        <w:t>بطالها عن طريق القضاء الإداري في حالة وجودها في العقد.</w:t>
      </w:r>
    </w:p>
    <w:p w14:paraId="221698FD" w14:textId="70002B09" w:rsidR="00522603" w:rsidRPr="00DE6131" w:rsidRDefault="00B01FE8" w:rsidP="00D74548">
      <w:pPr>
        <w:rPr>
          <w:rtl/>
        </w:rPr>
      </w:pPr>
      <w:r w:rsidRPr="00DE6131">
        <w:rPr>
          <w:rFonts w:hint="cs"/>
          <w:rtl/>
        </w:rPr>
        <w:t xml:space="preserve">والعبرة من ذلك أنه في عقد التفويض </w:t>
      </w:r>
      <w:r w:rsidR="003C068B" w:rsidRPr="00DE6131">
        <w:rPr>
          <w:rFonts w:hint="cs"/>
          <w:rtl/>
        </w:rPr>
        <w:t>لا ينته</w:t>
      </w:r>
      <w:r w:rsidR="003C068B" w:rsidRPr="00DE6131">
        <w:rPr>
          <w:rtl/>
        </w:rPr>
        <w:t>ي</w:t>
      </w:r>
      <w:r w:rsidR="00542C4A">
        <w:rPr>
          <w:rFonts w:hint="cs"/>
          <w:rtl/>
        </w:rPr>
        <w:t xml:space="preserve"> دور الدولة أ</w:t>
      </w:r>
      <w:r w:rsidR="0066128B" w:rsidRPr="00DE6131">
        <w:rPr>
          <w:rFonts w:hint="cs"/>
          <w:rtl/>
        </w:rPr>
        <w:t xml:space="preserve">و الجهة الإدارية المتعاقدة </w:t>
      </w:r>
      <w:r w:rsidRPr="00DE6131">
        <w:rPr>
          <w:rFonts w:hint="cs"/>
          <w:rtl/>
        </w:rPr>
        <w:t xml:space="preserve">بصفة عامة </w:t>
      </w:r>
      <w:r w:rsidR="0066128B" w:rsidRPr="00DE6131">
        <w:rPr>
          <w:rFonts w:hint="cs"/>
          <w:rtl/>
        </w:rPr>
        <w:t xml:space="preserve">بمجرد </w:t>
      </w:r>
      <w:r w:rsidRPr="00DE6131">
        <w:rPr>
          <w:rFonts w:hint="cs"/>
          <w:rtl/>
        </w:rPr>
        <w:t xml:space="preserve">التوصل الى ابرام </w:t>
      </w:r>
      <w:r w:rsidR="0066128B" w:rsidRPr="00DE6131">
        <w:rPr>
          <w:rFonts w:hint="cs"/>
          <w:rtl/>
        </w:rPr>
        <w:t>العقد</w:t>
      </w:r>
      <w:r w:rsidR="00542C4A">
        <w:rPr>
          <w:rFonts w:hint="cs"/>
          <w:rtl/>
        </w:rPr>
        <w:t>، إ</w:t>
      </w:r>
      <w:r w:rsidR="0066128B" w:rsidRPr="00DE6131">
        <w:rPr>
          <w:rFonts w:hint="cs"/>
          <w:rtl/>
        </w:rPr>
        <w:t xml:space="preserve">ذ يظل </w:t>
      </w:r>
      <w:r w:rsidRPr="00DE6131">
        <w:rPr>
          <w:rFonts w:hint="cs"/>
          <w:rtl/>
        </w:rPr>
        <w:t>دور السلطة المانحة</w:t>
      </w:r>
      <w:r w:rsidR="0066128B" w:rsidRPr="00DE6131">
        <w:rPr>
          <w:rFonts w:hint="cs"/>
          <w:rtl/>
        </w:rPr>
        <w:t xml:space="preserve"> </w:t>
      </w:r>
      <w:r w:rsidRPr="00DE6131">
        <w:rPr>
          <w:rFonts w:hint="cs"/>
          <w:rtl/>
        </w:rPr>
        <w:t xml:space="preserve">متواصلا </w:t>
      </w:r>
      <w:r w:rsidR="008C2BB1" w:rsidRPr="00DE6131">
        <w:rPr>
          <w:rFonts w:hint="cs"/>
          <w:rtl/>
        </w:rPr>
        <w:t>حتى بعد توقيع العقد الى غاية انتهاء مدة تنفيذ المرفق المفوض</w:t>
      </w:r>
      <w:r w:rsidR="00542C4A">
        <w:rPr>
          <w:rFonts w:hint="cs"/>
          <w:rtl/>
        </w:rPr>
        <w:t>،</w:t>
      </w:r>
      <w:r w:rsidR="008C2BB1" w:rsidRPr="00DE6131">
        <w:rPr>
          <w:rFonts w:hint="cs"/>
          <w:rtl/>
        </w:rPr>
        <w:t xml:space="preserve"> ويتمثل هذا الدور </w:t>
      </w:r>
      <w:r w:rsidR="0066128B" w:rsidRPr="00DE6131">
        <w:rPr>
          <w:rFonts w:hint="cs"/>
          <w:rtl/>
        </w:rPr>
        <w:t xml:space="preserve">في </w:t>
      </w:r>
      <w:r w:rsidR="008C2BB1" w:rsidRPr="00DE6131">
        <w:rPr>
          <w:rFonts w:hint="cs"/>
          <w:rtl/>
        </w:rPr>
        <w:t>الرقابة وال</w:t>
      </w:r>
      <w:r w:rsidR="00542C4A">
        <w:rPr>
          <w:rFonts w:hint="cs"/>
          <w:rtl/>
        </w:rPr>
        <w:t>إ</w:t>
      </w:r>
      <w:r w:rsidR="008C2BB1" w:rsidRPr="00DE6131">
        <w:rPr>
          <w:rFonts w:hint="cs"/>
          <w:rtl/>
        </w:rPr>
        <w:t>شراف</w:t>
      </w:r>
      <w:r w:rsidR="0066128B" w:rsidRPr="00DE6131">
        <w:rPr>
          <w:rFonts w:hint="cs"/>
          <w:rtl/>
        </w:rPr>
        <w:t xml:space="preserve"> على الأداء و</w:t>
      </w:r>
      <w:r w:rsidR="008C2BB1" w:rsidRPr="00DE6131">
        <w:rPr>
          <w:rFonts w:hint="cs"/>
          <w:rtl/>
        </w:rPr>
        <w:t xml:space="preserve"> حق </w:t>
      </w:r>
      <w:r w:rsidR="0066128B" w:rsidRPr="00DE6131">
        <w:rPr>
          <w:rFonts w:hint="cs"/>
          <w:rtl/>
        </w:rPr>
        <w:t xml:space="preserve">تعديل العقد </w:t>
      </w:r>
      <w:r w:rsidR="008C2BB1" w:rsidRPr="00DE6131">
        <w:rPr>
          <w:rFonts w:hint="cs"/>
          <w:rtl/>
        </w:rPr>
        <w:t xml:space="preserve">وكذا حق </w:t>
      </w:r>
      <w:r w:rsidR="0066128B" w:rsidRPr="00DE6131">
        <w:rPr>
          <w:rFonts w:hint="cs"/>
          <w:rtl/>
        </w:rPr>
        <w:t xml:space="preserve"> الحلول محل </w:t>
      </w:r>
      <w:r w:rsidR="008C2BB1" w:rsidRPr="00DE6131">
        <w:rPr>
          <w:rFonts w:hint="cs"/>
          <w:rtl/>
        </w:rPr>
        <w:t>القائم على إدارة واستثمار المرفق في تقديم</w:t>
      </w:r>
      <w:r w:rsidR="0066128B" w:rsidRPr="00DE6131">
        <w:rPr>
          <w:rFonts w:hint="cs"/>
          <w:rtl/>
        </w:rPr>
        <w:t xml:space="preserve"> الخدمة</w:t>
      </w:r>
      <w:r w:rsidR="008C2BB1" w:rsidRPr="00DE6131">
        <w:rPr>
          <w:rFonts w:hint="cs"/>
          <w:rtl/>
        </w:rPr>
        <w:t xml:space="preserve"> بما</w:t>
      </w:r>
      <w:r w:rsidR="0066128B" w:rsidRPr="00DE6131">
        <w:rPr>
          <w:rFonts w:hint="cs"/>
          <w:rtl/>
        </w:rPr>
        <w:t xml:space="preserve"> يحقق</w:t>
      </w:r>
      <w:r w:rsidR="00542C4A">
        <w:rPr>
          <w:rFonts w:hint="cs"/>
          <w:rtl/>
        </w:rPr>
        <w:t xml:space="preserve"> </w:t>
      </w:r>
      <w:r w:rsidR="00D66507">
        <w:rPr>
          <w:rFonts w:hint="cs"/>
          <w:rtl/>
        </w:rPr>
        <w:t>إ</w:t>
      </w:r>
      <w:r w:rsidR="008C2BB1" w:rsidRPr="00DE6131">
        <w:rPr>
          <w:rFonts w:hint="cs"/>
          <w:rtl/>
        </w:rPr>
        <w:t>شب</w:t>
      </w:r>
      <w:r w:rsidR="00D66507">
        <w:rPr>
          <w:rFonts w:hint="cs"/>
          <w:rtl/>
        </w:rPr>
        <w:t>ا</w:t>
      </w:r>
      <w:r w:rsidR="008C2BB1" w:rsidRPr="00DE6131">
        <w:rPr>
          <w:rFonts w:hint="cs"/>
          <w:rtl/>
        </w:rPr>
        <w:t>ع</w:t>
      </w:r>
      <w:r w:rsidR="0066128B" w:rsidRPr="00DE6131">
        <w:rPr>
          <w:rFonts w:hint="cs"/>
          <w:rtl/>
        </w:rPr>
        <w:t xml:space="preserve"> </w:t>
      </w:r>
      <w:r w:rsidR="008C2BB1" w:rsidRPr="00DE6131">
        <w:rPr>
          <w:rFonts w:hint="cs"/>
          <w:rtl/>
        </w:rPr>
        <w:t xml:space="preserve">حاجات </w:t>
      </w:r>
      <w:r w:rsidR="0066128B" w:rsidRPr="00DE6131">
        <w:rPr>
          <w:rFonts w:hint="cs"/>
          <w:rtl/>
        </w:rPr>
        <w:t xml:space="preserve">المنتفعين </w:t>
      </w:r>
      <w:r w:rsidR="008C2BB1" w:rsidRPr="00DE6131">
        <w:rPr>
          <w:rFonts w:hint="cs"/>
          <w:rtl/>
        </w:rPr>
        <w:t>من</w:t>
      </w:r>
      <w:r w:rsidR="0066128B" w:rsidRPr="00DE6131">
        <w:rPr>
          <w:rFonts w:hint="cs"/>
          <w:rtl/>
        </w:rPr>
        <w:t xml:space="preserve"> المرفق </w:t>
      </w:r>
      <w:r w:rsidR="0053651A" w:rsidRPr="00DE6131">
        <w:rPr>
          <w:rFonts w:hint="cs"/>
          <w:rtl/>
        </w:rPr>
        <w:t>العام،</w:t>
      </w:r>
      <w:r w:rsidR="0066128B" w:rsidRPr="00DE6131">
        <w:rPr>
          <w:rFonts w:hint="cs"/>
          <w:rtl/>
        </w:rPr>
        <w:t xml:space="preserve"> </w:t>
      </w:r>
      <w:r w:rsidR="008C2BB1" w:rsidRPr="00DE6131">
        <w:rPr>
          <w:rFonts w:hint="cs"/>
          <w:rtl/>
        </w:rPr>
        <w:t>فيمكن ل</w:t>
      </w:r>
      <w:r w:rsidR="0066128B" w:rsidRPr="00DE6131">
        <w:rPr>
          <w:rFonts w:hint="cs"/>
          <w:rtl/>
        </w:rPr>
        <w:t xml:space="preserve">لمنتفعين مطالبة الجهة الإدارية المتعاقدة بالتدخل لدى </w:t>
      </w:r>
      <w:r w:rsidR="008C2BB1" w:rsidRPr="00DE6131">
        <w:rPr>
          <w:rFonts w:hint="cs"/>
          <w:rtl/>
        </w:rPr>
        <w:t>المتعاقد</w:t>
      </w:r>
      <w:r w:rsidR="0066128B" w:rsidRPr="00DE6131">
        <w:rPr>
          <w:rFonts w:hint="cs"/>
          <w:rtl/>
        </w:rPr>
        <w:t xml:space="preserve"> </w:t>
      </w:r>
      <w:r w:rsidR="008C2BB1" w:rsidRPr="00DE6131">
        <w:rPr>
          <w:rFonts w:hint="cs"/>
          <w:rtl/>
        </w:rPr>
        <w:t xml:space="preserve">مع </w:t>
      </w:r>
      <w:r w:rsidR="0066128B" w:rsidRPr="00DE6131">
        <w:rPr>
          <w:rFonts w:hint="cs"/>
          <w:rtl/>
        </w:rPr>
        <w:t xml:space="preserve"> </w:t>
      </w:r>
      <w:r w:rsidR="008C2BB1" w:rsidRPr="00DE6131">
        <w:rPr>
          <w:rFonts w:hint="cs"/>
          <w:rtl/>
        </w:rPr>
        <w:t xml:space="preserve">الإدارة </w:t>
      </w:r>
      <w:r w:rsidR="00D66507">
        <w:rPr>
          <w:rFonts w:hint="cs"/>
          <w:rtl/>
        </w:rPr>
        <w:t>لإ</w:t>
      </w:r>
      <w:r w:rsidR="003C068B" w:rsidRPr="00DE6131">
        <w:rPr>
          <w:rFonts w:hint="cs"/>
          <w:rtl/>
        </w:rPr>
        <w:t>عمال</w:t>
      </w:r>
      <w:r w:rsidR="0066128B" w:rsidRPr="00DE6131">
        <w:rPr>
          <w:rFonts w:hint="cs"/>
          <w:rtl/>
        </w:rPr>
        <w:t xml:space="preserve"> حقوقها واجبارها على الوفاء </w:t>
      </w:r>
      <w:r w:rsidR="003C068B" w:rsidRPr="00DE6131">
        <w:rPr>
          <w:rFonts w:hint="cs"/>
          <w:rtl/>
        </w:rPr>
        <w:t>بالتزاماتها لصالح</w:t>
      </w:r>
      <w:r w:rsidR="008C2BB1" w:rsidRPr="00DE6131">
        <w:rPr>
          <w:rFonts w:hint="cs"/>
          <w:rtl/>
        </w:rPr>
        <w:t xml:space="preserve"> ا</w:t>
      </w:r>
      <w:r w:rsidR="0066128B" w:rsidRPr="00DE6131">
        <w:rPr>
          <w:rFonts w:hint="cs"/>
          <w:rtl/>
        </w:rPr>
        <w:t>لمنتفعين</w:t>
      </w:r>
      <w:r w:rsidR="00F13DF2" w:rsidRPr="00DE6131">
        <w:rPr>
          <w:rStyle w:val="Appelnotedebasdep"/>
          <w:color w:val="000000" w:themeColor="text1"/>
          <w:rtl/>
        </w:rPr>
        <w:footnoteReference w:id="241"/>
      </w:r>
      <w:r w:rsidR="00D66507">
        <w:rPr>
          <w:rFonts w:hint="cs"/>
          <w:rtl/>
        </w:rPr>
        <w:t>.</w:t>
      </w:r>
      <w:r w:rsidR="0066128B" w:rsidRPr="00DE6131">
        <w:rPr>
          <w:rFonts w:hint="cs"/>
          <w:rtl/>
        </w:rPr>
        <w:t xml:space="preserve"> </w:t>
      </w:r>
    </w:p>
    <w:p w14:paraId="0331A923" w14:textId="51E54037" w:rsidR="007231B1" w:rsidRPr="00DE6131" w:rsidRDefault="0020143F" w:rsidP="00D74548">
      <w:pPr>
        <w:rPr>
          <w:rtl/>
          <w:lang w:val="fr-FR"/>
        </w:rPr>
      </w:pPr>
      <w:r w:rsidRPr="00DE6131">
        <w:rPr>
          <w:rFonts w:hint="cs"/>
          <w:rtl/>
        </w:rPr>
        <w:t>ف</w:t>
      </w:r>
      <w:r w:rsidR="00D66507">
        <w:rPr>
          <w:rFonts w:hint="cs"/>
          <w:rtl/>
        </w:rPr>
        <w:t>إ</w:t>
      </w:r>
      <w:r w:rsidR="006C0A59" w:rsidRPr="00DE6131">
        <w:rPr>
          <w:rFonts w:hint="cs"/>
          <w:rtl/>
        </w:rPr>
        <w:t xml:space="preserve">ذا </w:t>
      </w:r>
      <w:r w:rsidR="000850A8" w:rsidRPr="00DE6131">
        <w:rPr>
          <w:rFonts w:hint="cs"/>
          <w:rtl/>
        </w:rPr>
        <w:t>أخل</w:t>
      </w:r>
      <w:r w:rsidR="006C0A59" w:rsidRPr="00DE6131">
        <w:rPr>
          <w:rFonts w:hint="cs"/>
          <w:rtl/>
        </w:rPr>
        <w:t xml:space="preserve"> </w:t>
      </w:r>
      <w:r w:rsidRPr="00DE6131">
        <w:rPr>
          <w:rFonts w:hint="cs"/>
          <w:rtl/>
        </w:rPr>
        <w:t>المفوض له</w:t>
      </w:r>
      <w:r w:rsidR="006C0A59" w:rsidRPr="00DE6131">
        <w:rPr>
          <w:rFonts w:hint="cs"/>
          <w:rtl/>
        </w:rPr>
        <w:t xml:space="preserve"> بالتزاماته الى </w:t>
      </w:r>
      <w:r w:rsidRPr="00DE6131">
        <w:rPr>
          <w:rFonts w:hint="cs"/>
          <w:rtl/>
        </w:rPr>
        <w:t>الدرجة التي تنتفي معها</w:t>
      </w:r>
      <w:r w:rsidR="006C0A59" w:rsidRPr="00DE6131">
        <w:rPr>
          <w:rFonts w:hint="cs"/>
          <w:rtl/>
        </w:rPr>
        <w:t xml:space="preserve"> تقديم </w:t>
      </w:r>
      <w:r w:rsidRPr="00DE6131">
        <w:rPr>
          <w:rFonts w:hint="cs"/>
          <w:rtl/>
        </w:rPr>
        <w:t>الخدمات</w:t>
      </w:r>
      <w:r w:rsidR="006C0A59" w:rsidRPr="00DE6131">
        <w:rPr>
          <w:rFonts w:hint="cs"/>
          <w:rtl/>
        </w:rPr>
        <w:t xml:space="preserve"> </w:t>
      </w:r>
      <w:r w:rsidRPr="00DE6131">
        <w:rPr>
          <w:rFonts w:hint="cs"/>
          <w:rtl/>
        </w:rPr>
        <w:t>أ</w:t>
      </w:r>
      <w:r w:rsidR="006C0A59" w:rsidRPr="00DE6131">
        <w:rPr>
          <w:rFonts w:hint="cs"/>
          <w:rtl/>
        </w:rPr>
        <w:t xml:space="preserve">و تقديمها </w:t>
      </w:r>
      <w:r w:rsidRPr="00DE6131">
        <w:rPr>
          <w:rFonts w:hint="cs"/>
          <w:rtl/>
        </w:rPr>
        <w:t xml:space="preserve">على </w:t>
      </w:r>
      <w:r w:rsidR="00466471" w:rsidRPr="00DE6131">
        <w:rPr>
          <w:rFonts w:hint="cs"/>
          <w:rtl/>
        </w:rPr>
        <w:t>غير الوجه</w:t>
      </w:r>
      <w:r w:rsidRPr="00DE6131">
        <w:rPr>
          <w:rFonts w:hint="cs"/>
          <w:rtl/>
        </w:rPr>
        <w:t xml:space="preserve"> المطلوب</w:t>
      </w:r>
      <w:r w:rsidR="00D66507">
        <w:rPr>
          <w:rFonts w:hint="cs"/>
          <w:rtl/>
        </w:rPr>
        <w:t xml:space="preserve"> أ</w:t>
      </w:r>
      <w:r w:rsidR="006C0A59" w:rsidRPr="00DE6131">
        <w:rPr>
          <w:rFonts w:hint="cs"/>
          <w:rtl/>
        </w:rPr>
        <w:t xml:space="preserve">و عدم </w:t>
      </w:r>
      <w:r w:rsidRPr="00DE6131">
        <w:rPr>
          <w:rFonts w:hint="cs"/>
          <w:rtl/>
        </w:rPr>
        <w:t>تمكين ا</w:t>
      </w:r>
      <w:r w:rsidR="006C0A59" w:rsidRPr="00DE6131">
        <w:rPr>
          <w:rFonts w:hint="cs"/>
          <w:rtl/>
        </w:rPr>
        <w:t xml:space="preserve">لكافة </w:t>
      </w:r>
      <w:r w:rsidR="00466471" w:rsidRPr="00DE6131">
        <w:rPr>
          <w:rFonts w:hint="cs"/>
          <w:rtl/>
        </w:rPr>
        <w:t>منها،</w:t>
      </w:r>
      <w:r w:rsidRPr="00DE6131">
        <w:rPr>
          <w:rFonts w:hint="cs"/>
          <w:rtl/>
        </w:rPr>
        <w:t xml:space="preserve"> ففي هذه </w:t>
      </w:r>
      <w:r w:rsidR="00466471" w:rsidRPr="00DE6131">
        <w:rPr>
          <w:rFonts w:hint="cs"/>
          <w:rtl/>
        </w:rPr>
        <w:t>الحالة يجوز</w:t>
      </w:r>
      <w:r w:rsidR="006C0A59" w:rsidRPr="00DE6131">
        <w:rPr>
          <w:rFonts w:hint="cs"/>
          <w:rtl/>
        </w:rPr>
        <w:t xml:space="preserve"> </w:t>
      </w:r>
      <w:r w:rsidR="003C068B" w:rsidRPr="00DE6131">
        <w:rPr>
          <w:rFonts w:hint="cs"/>
          <w:rtl/>
        </w:rPr>
        <w:t>لأي</w:t>
      </w:r>
      <w:r w:rsidR="006C0A59" w:rsidRPr="00DE6131">
        <w:rPr>
          <w:rFonts w:hint="cs"/>
          <w:rtl/>
        </w:rPr>
        <w:t xml:space="preserve"> </w:t>
      </w:r>
      <w:r w:rsidR="00D17EEA" w:rsidRPr="00DE6131">
        <w:rPr>
          <w:rFonts w:hint="cs"/>
          <w:rtl/>
        </w:rPr>
        <w:t xml:space="preserve">من </w:t>
      </w:r>
      <w:r w:rsidRPr="00DE6131">
        <w:rPr>
          <w:rFonts w:hint="cs"/>
          <w:rtl/>
        </w:rPr>
        <w:t xml:space="preserve">مستعملي المرفق العام </w:t>
      </w:r>
      <w:r w:rsidR="00466471" w:rsidRPr="00DE6131">
        <w:rPr>
          <w:rFonts w:hint="cs"/>
          <w:rtl/>
        </w:rPr>
        <w:t>م</w:t>
      </w:r>
      <w:r w:rsidR="00D17EEA" w:rsidRPr="00DE6131">
        <w:rPr>
          <w:rFonts w:hint="cs"/>
          <w:rtl/>
        </w:rPr>
        <w:t xml:space="preserve">طالبة الجهة الإدارية </w:t>
      </w:r>
      <w:r w:rsidRPr="00DE6131">
        <w:rPr>
          <w:rFonts w:hint="cs"/>
          <w:rtl/>
        </w:rPr>
        <w:t>المانحة</w:t>
      </w:r>
      <w:r w:rsidR="00D17EEA" w:rsidRPr="00DE6131">
        <w:rPr>
          <w:rFonts w:hint="cs"/>
          <w:rtl/>
        </w:rPr>
        <w:t xml:space="preserve"> </w:t>
      </w:r>
      <w:r w:rsidR="003C068B" w:rsidRPr="00DE6131">
        <w:rPr>
          <w:rFonts w:hint="cs"/>
          <w:rtl/>
        </w:rPr>
        <w:t>ل</w:t>
      </w:r>
      <w:r w:rsidR="00924AFB">
        <w:rPr>
          <w:rFonts w:hint="cs"/>
          <w:rtl/>
        </w:rPr>
        <w:t>إ</w:t>
      </w:r>
      <w:r w:rsidR="003C068B" w:rsidRPr="00DE6131">
        <w:rPr>
          <w:rFonts w:hint="cs"/>
          <w:rtl/>
        </w:rPr>
        <w:t>عمال</w:t>
      </w:r>
      <w:r w:rsidR="00924AFB">
        <w:rPr>
          <w:rFonts w:hint="cs"/>
          <w:rtl/>
        </w:rPr>
        <w:t xml:space="preserve"> شؤونها في</w:t>
      </w:r>
      <w:r w:rsidR="00D17EEA" w:rsidRPr="00DE6131">
        <w:rPr>
          <w:rFonts w:hint="cs"/>
          <w:rtl/>
        </w:rPr>
        <w:t xml:space="preserve"> توقيع الجزاءات المنصو</w:t>
      </w:r>
      <w:r w:rsidR="00924AFB">
        <w:rPr>
          <w:rFonts w:hint="cs"/>
          <w:rtl/>
        </w:rPr>
        <w:t>ص عليها بالعقد على مقدم الخدمة أو إ</w:t>
      </w:r>
      <w:r w:rsidR="00D17EEA" w:rsidRPr="00DE6131">
        <w:rPr>
          <w:rFonts w:hint="cs"/>
          <w:rtl/>
        </w:rPr>
        <w:t xml:space="preserve">نهاء </w:t>
      </w:r>
      <w:r w:rsidR="008C2BB1" w:rsidRPr="00DE6131">
        <w:rPr>
          <w:rFonts w:hint="cs"/>
          <w:rtl/>
        </w:rPr>
        <w:t>الع</w:t>
      </w:r>
      <w:r w:rsidR="00D17EEA" w:rsidRPr="00DE6131">
        <w:rPr>
          <w:rFonts w:hint="cs"/>
          <w:rtl/>
        </w:rPr>
        <w:t>قد مبكرا</w:t>
      </w:r>
      <w:r w:rsidR="00F13DF2" w:rsidRPr="00DE6131">
        <w:rPr>
          <w:rStyle w:val="Appelnotedebasdep"/>
          <w:color w:val="000000" w:themeColor="text1"/>
          <w:rtl/>
        </w:rPr>
        <w:footnoteReference w:id="242"/>
      </w:r>
      <w:r w:rsidR="00924AFB">
        <w:rPr>
          <w:rFonts w:hint="cs"/>
          <w:rtl/>
        </w:rPr>
        <w:t>.</w:t>
      </w:r>
      <w:r w:rsidR="00D17EEA" w:rsidRPr="00DE6131">
        <w:rPr>
          <w:rFonts w:hint="cs"/>
          <w:rtl/>
        </w:rPr>
        <w:t xml:space="preserve"> </w:t>
      </w:r>
    </w:p>
    <w:p w14:paraId="5920A1F6" w14:textId="0D45373D" w:rsidR="00DD4EA2" w:rsidRPr="00DE6131" w:rsidRDefault="00466471" w:rsidP="00D74548">
      <w:pPr>
        <w:rPr>
          <w:rtl/>
        </w:rPr>
      </w:pPr>
      <w:r w:rsidRPr="00DE6131">
        <w:rPr>
          <w:rFonts w:hint="cs"/>
          <w:rtl/>
        </w:rPr>
        <w:t xml:space="preserve">وبذلك </w:t>
      </w:r>
      <w:r w:rsidR="00FB38AA" w:rsidRPr="00DE6131">
        <w:rPr>
          <w:rFonts w:hint="cs"/>
          <w:rtl/>
        </w:rPr>
        <w:t xml:space="preserve">يعتبر </w:t>
      </w:r>
      <w:r w:rsidRPr="00DE6131">
        <w:rPr>
          <w:rFonts w:hint="cs"/>
          <w:rtl/>
        </w:rPr>
        <w:t>مستخدم</w:t>
      </w:r>
      <w:r w:rsidR="00FB38AA" w:rsidRPr="00DE6131">
        <w:rPr>
          <w:rFonts w:hint="cs"/>
          <w:rtl/>
        </w:rPr>
        <w:t xml:space="preserve"> المرفق العام </w:t>
      </w:r>
      <w:r w:rsidRPr="00DE6131">
        <w:rPr>
          <w:rFonts w:hint="cs"/>
          <w:rtl/>
        </w:rPr>
        <w:t>الحلقة ال</w:t>
      </w:r>
      <w:r w:rsidR="00924AFB">
        <w:rPr>
          <w:rFonts w:hint="cs"/>
          <w:rtl/>
        </w:rPr>
        <w:t>أ</w:t>
      </w:r>
      <w:r w:rsidRPr="00DE6131">
        <w:rPr>
          <w:rFonts w:hint="cs"/>
          <w:rtl/>
        </w:rPr>
        <w:t>هم</w:t>
      </w:r>
      <w:r w:rsidR="00FB38AA" w:rsidRPr="00DE6131">
        <w:rPr>
          <w:rFonts w:hint="cs"/>
          <w:rtl/>
        </w:rPr>
        <w:t xml:space="preserve"> في عقد التفويض، بل قد </w:t>
      </w:r>
      <w:r w:rsidRPr="00DE6131">
        <w:rPr>
          <w:rFonts w:hint="cs"/>
          <w:rtl/>
        </w:rPr>
        <w:t>تعتبر</w:t>
      </w:r>
      <w:r w:rsidR="00FB38AA" w:rsidRPr="00DE6131">
        <w:rPr>
          <w:rFonts w:hint="cs"/>
          <w:rtl/>
        </w:rPr>
        <w:t xml:space="preserve"> </w:t>
      </w:r>
      <w:r w:rsidRPr="00DE6131">
        <w:rPr>
          <w:rFonts w:hint="cs"/>
          <w:rtl/>
        </w:rPr>
        <w:t>الخدمات</w:t>
      </w:r>
      <w:r w:rsidR="00FB38AA" w:rsidRPr="00DE6131">
        <w:rPr>
          <w:rFonts w:hint="cs"/>
          <w:rtl/>
        </w:rPr>
        <w:t xml:space="preserve"> العمومية التي يتلقاها </w:t>
      </w:r>
      <w:r w:rsidRPr="00DE6131">
        <w:rPr>
          <w:rFonts w:hint="cs"/>
          <w:rtl/>
        </w:rPr>
        <w:t>المنتفع</w:t>
      </w:r>
      <w:r w:rsidR="00FB38AA" w:rsidRPr="00DE6131">
        <w:rPr>
          <w:rFonts w:hint="cs"/>
          <w:rtl/>
        </w:rPr>
        <w:t xml:space="preserve"> أهم </w:t>
      </w:r>
      <w:r w:rsidRPr="00DE6131">
        <w:rPr>
          <w:rFonts w:hint="cs"/>
          <w:rtl/>
        </w:rPr>
        <w:t>المبررات</w:t>
      </w:r>
      <w:r w:rsidR="00FB38AA" w:rsidRPr="00DE6131">
        <w:rPr>
          <w:rFonts w:hint="cs"/>
          <w:rtl/>
        </w:rPr>
        <w:t xml:space="preserve"> التي أدت إلى </w:t>
      </w:r>
      <w:r w:rsidRPr="00DE6131">
        <w:rPr>
          <w:rFonts w:hint="cs"/>
          <w:rtl/>
        </w:rPr>
        <w:t>تبني</w:t>
      </w:r>
      <w:r w:rsidR="00FB38AA" w:rsidRPr="00DE6131">
        <w:rPr>
          <w:rFonts w:hint="cs"/>
          <w:rtl/>
        </w:rPr>
        <w:t xml:space="preserve"> </w:t>
      </w:r>
      <w:r w:rsidR="00924AFB">
        <w:rPr>
          <w:rFonts w:hint="cs"/>
          <w:rtl/>
        </w:rPr>
        <w:t>أ</w:t>
      </w:r>
      <w:r w:rsidRPr="00DE6131">
        <w:rPr>
          <w:rFonts w:hint="cs"/>
          <w:rtl/>
        </w:rPr>
        <w:t>سلوب</w:t>
      </w:r>
      <w:r w:rsidR="00FB38AA" w:rsidRPr="00DE6131">
        <w:rPr>
          <w:rFonts w:hint="cs"/>
          <w:rtl/>
        </w:rPr>
        <w:t xml:space="preserve"> تفويض المرافق العامة بحد ذاتها</w:t>
      </w:r>
      <w:r w:rsidR="0049718F">
        <w:rPr>
          <w:rFonts w:hint="cs"/>
          <w:rtl/>
        </w:rPr>
        <w:t xml:space="preserve"> لأن </w:t>
      </w:r>
      <w:r w:rsidR="00FB38AA" w:rsidRPr="00DE6131">
        <w:rPr>
          <w:rFonts w:hint="cs"/>
          <w:rtl/>
        </w:rPr>
        <w:t xml:space="preserve">استنجاد </w:t>
      </w:r>
      <w:r w:rsidR="003C068B" w:rsidRPr="00DE6131">
        <w:rPr>
          <w:rFonts w:hint="cs"/>
          <w:rtl/>
        </w:rPr>
        <w:t>الأشخاص</w:t>
      </w:r>
      <w:r w:rsidR="0049718F">
        <w:rPr>
          <w:rFonts w:hint="cs"/>
          <w:rtl/>
        </w:rPr>
        <w:t xml:space="preserve"> العامة بالخواص</w:t>
      </w:r>
      <w:r w:rsidR="00FB38AA" w:rsidRPr="00DE6131">
        <w:rPr>
          <w:rFonts w:hint="cs"/>
          <w:rtl/>
        </w:rPr>
        <w:t xml:space="preserve">، إنما كان </w:t>
      </w:r>
      <w:r w:rsidR="00FD7221" w:rsidRPr="00DE6131">
        <w:rPr>
          <w:rFonts w:hint="cs"/>
          <w:rtl/>
        </w:rPr>
        <w:t>تحت دافع</w:t>
      </w:r>
      <w:r w:rsidR="00FB38AA" w:rsidRPr="00DE6131">
        <w:rPr>
          <w:rFonts w:hint="cs"/>
          <w:rtl/>
        </w:rPr>
        <w:t xml:space="preserve"> </w:t>
      </w:r>
      <w:r w:rsidR="00FD7221" w:rsidRPr="00DE6131">
        <w:rPr>
          <w:rFonts w:hint="cs"/>
          <w:rtl/>
        </w:rPr>
        <w:t>تفعيل المرافق العامة وتحسين</w:t>
      </w:r>
      <w:r w:rsidR="00FB38AA" w:rsidRPr="00DE6131">
        <w:rPr>
          <w:rFonts w:hint="cs"/>
          <w:rtl/>
        </w:rPr>
        <w:t xml:space="preserve"> الخدمة العمومية والارتقاء بها، فمن </w:t>
      </w:r>
      <w:r w:rsidR="00FD7221" w:rsidRPr="00DE6131">
        <w:rPr>
          <w:rFonts w:hint="cs"/>
          <w:rtl/>
        </w:rPr>
        <w:t xml:space="preserve">المنطقي </w:t>
      </w:r>
      <w:r w:rsidR="00FB38AA" w:rsidRPr="00DE6131">
        <w:rPr>
          <w:rFonts w:hint="cs"/>
          <w:rtl/>
        </w:rPr>
        <w:t xml:space="preserve">أن </w:t>
      </w:r>
      <w:r w:rsidR="00FD7221" w:rsidRPr="00DE6131">
        <w:rPr>
          <w:rFonts w:hint="cs"/>
          <w:rtl/>
        </w:rPr>
        <w:t>تحتل</w:t>
      </w:r>
      <w:r w:rsidR="00FB38AA" w:rsidRPr="00DE6131">
        <w:rPr>
          <w:rFonts w:hint="cs"/>
          <w:rtl/>
        </w:rPr>
        <w:t xml:space="preserve"> </w:t>
      </w:r>
      <w:r w:rsidR="00FB38AA" w:rsidRPr="00DE6131">
        <w:rPr>
          <w:rtl/>
        </w:rPr>
        <w:t>هذه</w:t>
      </w:r>
      <w:r w:rsidR="00FB38AA" w:rsidRPr="00DE6131">
        <w:rPr>
          <w:rFonts w:hint="cs"/>
          <w:rtl/>
        </w:rPr>
        <w:t xml:space="preserve"> الخدمة </w:t>
      </w:r>
      <w:r w:rsidR="00FD7221" w:rsidRPr="00DE6131">
        <w:rPr>
          <w:rFonts w:hint="cs"/>
          <w:rtl/>
        </w:rPr>
        <w:t xml:space="preserve">مكانة مميزة من حيث أنها تمثل مؤشر حقيقي </w:t>
      </w:r>
      <w:r w:rsidR="00FB38AA" w:rsidRPr="00DE6131">
        <w:rPr>
          <w:rFonts w:hint="cs"/>
          <w:rtl/>
        </w:rPr>
        <w:t>على مدى نجاعة أسلوب تفويض المر</w:t>
      </w:r>
      <w:r w:rsidR="00FD7221" w:rsidRPr="00DE6131">
        <w:rPr>
          <w:rFonts w:hint="cs"/>
          <w:rtl/>
        </w:rPr>
        <w:t>ا</w:t>
      </w:r>
      <w:r w:rsidR="00FB38AA" w:rsidRPr="00DE6131">
        <w:rPr>
          <w:rFonts w:hint="cs"/>
          <w:rtl/>
        </w:rPr>
        <w:t xml:space="preserve">فق </w:t>
      </w:r>
      <w:r w:rsidR="00FD7221" w:rsidRPr="00DE6131">
        <w:rPr>
          <w:rFonts w:hint="cs"/>
          <w:rtl/>
        </w:rPr>
        <w:t>العامة</w:t>
      </w:r>
      <w:r w:rsidR="00FB38AA" w:rsidRPr="00DE6131">
        <w:rPr>
          <w:rFonts w:hint="cs"/>
          <w:rtl/>
        </w:rPr>
        <w:t xml:space="preserve">، وأن </w:t>
      </w:r>
      <w:r w:rsidR="00FD7221" w:rsidRPr="00DE6131">
        <w:rPr>
          <w:rFonts w:hint="cs"/>
          <w:rtl/>
        </w:rPr>
        <w:t>يصبح</w:t>
      </w:r>
      <w:r w:rsidR="00FB38AA" w:rsidRPr="00DE6131">
        <w:rPr>
          <w:rFonts w:hint="cs"/>
          <w:rtl/>
        </w:rPr>
        <w:t xml:space="preserve"> المعني الأول بالخدمة </w:t>
      </w:r>
      <w:r w:rsidR="00FD7221" w:rsidRPr="00DE6131">
        <w:rPr>
          <w:rFonts w:hint="cs"/>
          <w:rtl/>
        </w:rPr>
        <w:t>مستخدم</w:t>
      </w:r>
      <w:r w:rsidR="00FB38AA" w:rsidRPr="00DE6131">
        <w:rPr>
          <w:rFonts w:hint="cs"/>
          <w:rtl/>
        </w:rPr>
        <w:t xml:space="preserve"> المرفق </w:t>
      </w:r>
      <w:r w:rsidR="00FD7221" w:rsidRPr="00DE6131">
        <w:rPr>
          <w:rFonts w:hint="cs"/>
          <w:rtl/>
        </w:rPr>
        <w:t xml:space="preserve">العام </w:t>
      </w:r>
      <w:r w:rsidR="00FB38AA" w:rsidRPr="00DE6131">
        <w:rPr>
          <w:rFonts w:hint="cs"/>
          <w:rtl/>
        </w:rPr>
        <w:t xml:space="preserve">هو المراقب الحقيقي </w:t>
      </w:r>
      <w:r w:rsidR="00FD7221" w:rsidRPr="00DE6131">
        <w:rPr>
          <w:rFonts w:hint="cs"/>
          <w:rtl/>
        </w:rPr>
        <w:t>لعملية سير واستغلال ا</w:t>
      </w:r>
      <w:r w:rsidR="0049718F">
        <w:rPr>
          <w:rFonts w:hint="cs"/>
          <w:rtl/>
        </w:rPr>
        <w:t>لمرفق العام</w:t>
      </w:r>
      <w:r w:rsidR="00FB38AA" w:rsidRPr="00DE6131">
        <w:rPr>
          <w:rFonts w:hint="cs"/>
          <w:rtl/>
        </w:rPr>
        <w:t xml:space="preserve">، وأن </w:t>
      </w:r>
      <w:r w:rsidR="00FD7221" w:rsidRPr="00DE6131">
        <w:rPr>
          <w:rFonts w:hint="cs"/>
          <w:rtl/>
        </w:rPr>
        <w:t>يشكل آلية فعالة يمكن أن تستعين</w:t>
      </w:r>
      <w:r w:rsidR="00FB38AA" w:rsidRPr="00DE6131">
        <w:rPr>
          <w:rFonts w:hint="cs"/>
          <w:rtl/>
        </w:rPr>
        <w:t xml:space="preserve"> به</w:t>
      </w:r>
      <w:r w:rsidR="00F60784">
        <w:rPr>
          <w:rFonts w:hint="cs"/>
          <w:rtl/>
        </w:rPr>
        <w:t>ا</w:t>
      </w:r>
      <w:r w:rsidR="00FB38AA" w:rsidRPr="00DE6131">
        <w:rPr>
          <w:rFonts w:hint="cs"/>
          <w:rtl/>
        </w:rPr>
        <w:t xml:space="preserve"> السلطة المفوضة في</w:t>
      </w:r>
      <w:r w:rsidR="00FD7221" w:rsidRPr="00DE6131">
        <w:rPr>
          <w:rFonts w:hint="cs"/>
          <w:rtl/>
        </w:rPr>
        <w:t xml:space="preserve"> عملية </w:t>
      </w:r>
      <w:r w:rsidR="00FB38AA" w:rsidRPr="00DE6131">
        <w:rPr>
          <w:rFonts w:hint="cs"/>
          <w:rtl/>
        </w:rPr>
        <w:t xml:space="preserve">الرقابة على التفويض، </w:t>
      </w:r>
      <w:r w:rsidR="00FD7221" w:rsidRPr="00DE6131">
        <w:rPr>
          <w:rFonts w:hint="cs"/>
          <w:rtl/>
        </w:rPr>
        <w:t>وفي هذا ال</w:t>
      </w:r>
      <w:r w:rsidR="00F60784">
        <w:rPr>
          <w:rFonts w:hint="cs"/>
          <w:rtl/>
        </w:rPr>
        <w:t>إ</w:t>
      </w:r>
      <w:r w:rsidR="00FD7221" w:rsidRPr="00DE6131">
        <w:rPr>
          <w:rFonts w:hint="cs"/>
          <w:rtl/>
        </w:rPr>
        <w:t xml:space="preserve">طار </w:t>
      </w:r>
      <w:r w:rsidR="00FB38AA" w:rsidRPr="00DE6131">
        <w:rPr>
          <w:rFonts w:hint="cs"/>
          <w:rtl/>
        </w:rPr>
        <w:t xml:space="preserve">حيث نصت المادة </w:t>
      </w:r>
      <w:r w:rsidR="00FB38AA" w:rsidRPr="00F60784">
        <w:rPr>
          <w:rFonts w:hint="cs"/>
          <w:sz w:val="24"/>
          <w:szCs w:val="24"/>
          <w:rtl/>
        </w:rPr>
        <w:t xml:space="preserve">86 </w:t>
      </w:r>
      <w:r w:rsidR="00FB38AA" w:rsidRPr="00DE6131">
        <w:rPr>
          <w:rFonts w:hint="cs"/>
          <w:rtl/>
        </w:rPr>
        <w:lastRenderedPageBreak/>
        <w:t xml:space="preserve">من المرسوم التنفيذي </w:t>
      </w:r>
      <w:r w:rsidR="00FB38AA" w:rsidRPr="00F60784">
        <w:rPr>
          <w:rFonts w:hint="cs"/>
          <w:sz w:val="24"/>
          <w:szCs w:val="24"/>
          <w:rtl/>
        </w:rPr>
        <w:t xml:space="preserve">18/199 </w:t>
      </w:r>
      <w:r w:rsidR="00FB38AA" w:rsidRPr="00DE6131">
        <w:rPr>
          <w:rFonts w:hint="cs"/>
          <w:rtl/>
        </w:rPr>
        <w:t xml:space="preserve">السالف الذكر على أحقية </w:t>
      </w:r>
      <w:r w:rsidR="00DD4EA2" w:rsidRPr="00DE6131">
        <w:rPr>
          <w:rFonts w:hint="cs"/>
          <w:rtl/>
        </w:rPr>
        <w:t xml:space="preserve"> </w:t>
      </w:r>
      <w:r w:rsidR="00FD7221" w:rsidRPr="00DE6131">
        <w:rPr>
          <w:rFonts w:hint="cs"/>
          <w:rtl/>
        </w:rPr>
        <w:t xml:space="preserve">الجهة المانحة للتفويض </w:t>
      </w:r>
      <w:r w:rsidR="00F60784">
        <w:rPr>
          <w:rFonts w:hint="cs"/>
          <w:rtl/>
        </w:rPr>
        <w:t>و</w:t>
      </w:r>
      <w:r w:rsidR="00FD7221" w:rsidRPr="00DE6131">
        <w:rPr>
          <w:rFonts w:hint="cs"/>
          <w:rtl/>
        </w:rPr>
        <w:t xml:space="preserve">بسط رقابتها على </w:t>
      </w:r>
      <w:r w:rsidR="00DD4EA2" w:rsidRPr="00DE6131">
        <w:rPr>
          <w:rFonts w:hint="cs"/>
          <w:rtl/>
        </w:rPr>
        <w:t xml:space="preserve">المرفق العام بواسطة </w:t>
      </w:r>
      <w:r w:rsidR="00FD7221" w:rsidRPr="00DE6131">
        <w:rPr>
          <w:rFonts w:hint="cs"/>
          <w:rtl/>
        </w:rPr>
        <w:t>مستعمل</w:t>
      </w:r>
      <w:r w:rsidR="00FB38AA" w:rsidRPr="00DE6131">
        <w:rPr>
          <w:rFonts w:hint="cs"/>
          <w:rtl/>
        </w:rPr>
        <w:t xml:space="preserve"> المرفق</w:t>
      </w:r>
      <w:r w:rsidR="00DD4EA2" w:rsidRPr="00DE6131">
        <w:rPr>
          <w:rFonts w:hint="cs"/>
          <w:rtl/>
        </w:rPr>
        <w:t xml:space="preserve"> نفسه</w:t>
      </w:r>
      <w:r w:rsidR="008B5ABC">
        <w:rPr>
          <w:rFonts w:hint="cs"/>
          <w:rtl/>
        </w:rPr>
        <w:t>،</w:t>
      </w:r>
      <w:r w:rsidR="00DD4EA2" w:rsidRPr="00DE6131">
        <w:rPr>
          <w:rFonts w:hint="cs"/>
          <w:rtl/>
        </w:rPr>
        <w:t xml:space="preserve"> </w:t>
      </w:r>
      <w:r w:rsidR="00FD7221" w:rsidRPr="00DE6131">
        <w:rPr>
          <w:rFonts w:hint="cs"/>
          <w:rtl/>
        </w:rPr>
        <w:t>و</w:t>
      </w:r>
      <w:r w:rsidR="00970D4B" w:rsidRPr="00DE6131">
        <w:rPr>
          <w:rFonts w:hint="cs"/>
          <w:rtl/>
        </w:rPr>
        <w:t xml:space="preserve">الذي </w:t>
      </w:r>
      <w:r w:rsidR="00FD7221" w:rsidRPr="00DE6131">
        <w:rPr>
          <w:rFonts w:hint="cs"/>
          <w:rtl/>
        </w:rPr>
        <w:t>يقع</w:t>
      </w:r>
      <w:r w:rsidR="00970D4B" w:rsidRPr="00DE6131">
        <w:rPr>
          <w:rFonts w:hint="cs"/>
          <w:rtl/>
        </w:rPr>
        <w:t xml:space="preserve"> عليه</w:t>
      </w:r>
      <w:r w:rsidR="00FD7221" w:rsidRPr="00DE6131">
        <w:rPr>
          <w:rFonts w:hint="cs"/>
          <w:rtl/>
        </w:rPr>
        <w:t xml:space="preserve"> واجب </w:t>
      </w:r>
      <w:r w:rsidR="008B5ABC">
        <w:rPr>
          <w:rFonts w:hint="cs"/>
          <w:rtl/>
        </w:rPr>
        <w:t>إ</w:t>
      </w:r>
      <w:r w:rsidR="00970D4B" w:rsidRPr="00DE6131">
        <w:rPr>
          <w:rFonts w:hint="cs"/>
          <w:rtl/>
        </w:rPr>
        <w:t>خطار</w:t>
      </w:r>
      <w:r w:rsidR="00FD7221" w:rsidRPr="00DE6131">
        <w:rPr>
          <w:rFonts w:hint="cs"/>
          <w:rtl/>
        </w:rPr>
        <w:t xml:space="preserve"> الإدارة </w:t>
      </w:r>
      <w:r w:rsidR="00970D4B" w:rsidRPr="00DE6131">
        <w:rPr>
          <w:rFonts w:hint="cs"/>
          <w:rtl/>
        </w:rPr>
        <w:t xml:space="preserve"> في الحالات التالية</w:t>
      </w:r>
      <w:r w:rsidR="00DD4EA2" w:rsidRPr="00DE6131">
        <w:rPr>
          <w:rFonts w:hint="cs"/>
          <w:rtl/>
        </w:rPr>
        <w:t>:</w:t>
      </w:r>
    </w:p>
    <w:p w14:paraId="32BB0E4D" w14:textId="38D87ED8" w:rsidR="00DD4EA2" w:rsidRPr="00DE6131" w:rsidRDefault="0020143F" w:rsidP="004F2087">
      <w:pPr>
        <w:ind w:firstLine="0"/>
        <w:jc w:val="left"/>
        <w:rPr>
          <w:color w:val="000000" w:themeColor="text1"/>
          <w:rtl/>
        </w:rPr>
      </w:pPr>
      <w:r w:rsidRPr="00DE6131">
        <w:rPr>
          <w:rFonts w:hint="cs"/>
          <w:color w:val="000000" w:themeColor="text1"/>
          <w:rtl/>
        </w:rPr>
        <w:t>1/</w:t>
      </w:r>
      <w:r w:rsidR="00FD7221" w:rsidRPr="00DE6131">
        <w:rPr>
          <w:rFonts w:hint="cs"/>
          <w:color w:val="000000" w:themeColor="text1"/>
          <w:rtl/>
        </w:rPr>
        <w:t xml:space="preserve"> </w:t>
      </w:r>
      <w:r w:rsidR="008B5ABC">
        <w:rPr>
          <w:rFonts w:hint="cs"/>
          <w:color w:val="000000" w:themeColor="text1"/>
          <w:rtl/>
        </w:rPr>
        <w:t>إ</w:t>
      </w:r>
      <w:r w:rsidR="00AA34B8" w:rsidRPr="00DE6131">
        <w:rPr>
          <w:rFonts w:hint="cs"/>
          <w:color w:val="000000" w:themeColor="text1"/>
          <w:rtl/>
        </w:rPr>
        <w:t>خطار</w:t>
      </w:r>
      <w:r w:rsidR="00FB38AA" w:rsidRPr="00DE6131">
        <w:rPr>
          <w:rFonts w:hint="cs"/>
          <w:color w:val="000000" w:themeColor="text1"/>
          <w:rtl/>
        </w:rPr>
        <w:t xml:space="preserve"> </w:t>
      </w:r>
      <w:r w:rsidR="00AA34B8" w:rsidRPr="00DE6131">
        <w:rPr>
          <w:rFonts w:hint="cs"/>
          <w:color w:val="000000" w:themeColor="text1"/>
          <w:rtl/>
        </w:rPr>
        <w:t>الجهة المانحة</w:t>
      </w:r>
      <w:r w:rsidR="00FB38AA" w:rsidRPr="00DE6131">
        <w:rPr>
          <w:rFonts w:hint="cs"/>
          <w:color w:val="000000" w:themeColor="text1"/>
          <w:rtl/>
        </w:rPr>
        <w:t xml:space="preserve"> </w:t>
      </w:r>
      <w:r w:rsidR="00AA34B8" w:rsidRPr="00DE6131">
        <w:rPr>
          <w:rFonts w:hint="cs"/>
          <w:color w:val="000000" w:themeColor="text1"/>
          <w:rtl/>
        </w:rPr>
        <w:t>للتفويض بأي</w:t>
      </w:r>
      <w:r w:rsidR="00FB38AA" w:rsidRPr="00DE6131">
        <w:rPr>
          <w:rFonts w:hint="cs"/>
          <w:color w:val="000000" w:themeColor="text1"/>
          <w:rtl/>
        </w:rPr>
        <w:t xml:space="preserve"> </w:t>
      </w:r>
      <w:r w:rsidR="00AA34B8" w:rsidRPr="00DE6131">
        <w:rPr>
          <w:rFonts w:hint="cs"/>
          <w:color w:val="000000" w:themeColor="text1"/>
          <w:rtl/>
        </w:rPr>
        <w:t>تقصير</w:t>
      </w:r>
      <w:r w:rsidR="00FB38AA" w:rsidRPr="00DE6131">
        <w:rPr>
          <w:rFonts w:hint="cs"/>
          <w:color w:val="000000" w:themeColor="text1"/>
          <w:rtl/>
        </w:rPr>
        <w:t xml:space="preserve"> أو </w:t>
      </w:r>
      <w:r w:rsidR="00AA34B8" w:rsidRPr="00DE6131">
        <w:rPr>
          <w:rFonts w:hint="cs"/>
          <w:color w:val="000000" w:themeColor="text1"/>
          <w:rtl/>
        </w:rPr>
        <w:t>اهمال</w:t>
      </w:r>
      <w:r w:rsidR="00FB38AA" w:rsidRPr="00DE6131">
        <w:rPr>
          <w:rFonts w:hint="cs"/>
          <w:color w:val="000000" w:themeColor="text1"/>
          <w:rtl/>
        </w:rPr>
        <w:t xml:space="preserve"> أو أي مساس </w:t>
      </w:r>
      <w:r w:rsidR="00AA34B8" w:rsidRPr="00DE6131">
        <w:rPr>
          <w:rFonts w:hint="cs"/>
          <w:color w:val="000000" w:themeColor="text1"/>
          <w:rtl/>
        </w:rPr>
        <w:t xml:space="preserve">بالمبادئ الضابطة </w:t>
      </w:r>
      <w:r w:rsidR="003C068B" w:rsidRPr="00DE6131">
        <w:rPr>
          <w:rFonts w:hint="cs"/>
          <w:color w:val="000000" w:themeColor="text1"/>
          <w:rtl/>
        </w:rPr>
        <w:t>لسير المرف</w:t>
      </w:r>
      <w:r w:rsidR="003C068B" w:rsidRPr="00DE6131">
        <w:rPr>
          <w:color w:val="000000" w:themeColor="text1"/>
          <w:rtl/>
        </w:rPr>
        <w:t>ق</w:t>
      </w:r>
      <w:r w:rsidR="00FB38AA" w:rsidRPr="00DE6131">
        <w:rPr>
          <w:rFonts w:hint="cs"/>
          <w:color w:val="000000" w:themeColor="text1"/>
          <w:rtl/>
        </w:rPr>
        <w:t xml:space="preserve"> العام من</w:t>
      </w:r>
      <w:r w:rsidR="00FD7221" w:rsidRPr="00DE6131">
        <w:rPr>
          <w:rFonts w:hint="cs"/>
          <w:color w:val="000000" w:themeColor="text1"/>
          <w:rtl/>
        </w:rPr>
        <w:t xml:space="preserve"> </w:t>
      </w:r>
      <w:r w:rsidR="00FB38AA" w:rsidRPr="00DE6131">
        <w:rPr>
          <w:rFonts w:hint="cs"/>
          <w:color w:val="000000" w:themeColor="text1"/>
          <w:rtl/>
        </w:rPr>
        <w:t>قبل</w:t>
      </w:r>
      <w:r w:rsidR="00FD7221" w:rsidRPr="00DE6131">
        <w:rPr>
          <w:rFonts w:hint="cs"/>
          <w:color w:val="000000" w:themeColor="text1"/>
          <w:rtl/>
        </w:rPr>
        <w:t xml:space="preserve"> ا</w:t>
      </w:r>
      <w:r w:rsidR="00FB38AA" w:rsidRPr="00DE6131">
        <w:rPr>
          <w:rFonts w:hint="cs"/>
          <w:color w:val="000000" w:themeColor="text1"/>
          <w:rtl/>
        </w:rPr>
        <w:t>لمفوض له</w:t>
      </w:r>
      <w:r w:rsidR="008B5ABC">
        <w:rPr>
          <w:rFonts w:hint="cs"/>
          <w:color w:val="000000" w:themeColor="text1"/>
          <w:rtl/>
        </w:rPr>
        <w:t>.</w:t>
      </w:r>
    </w:p>
    <w:p w14:paraId="19BC721E" w14:textId="6486F8E9" w:rsidR="00DD4EA2" w:rsidRPr="00DE6131" w:rsidRDefault="0020143F" w:rsidP="004F2087">
      <w:pPr>
        <w:ind w:firstLine="0"/>
        <w:jc w:val="left"/>
        <w:rPr>
          <w:color w:val="000000" w:themeColor="text1"/>
          <w:rtl/>
        </w:rPr>
      </w:pPr>
      <w:r w:rsidRPr="00DE6131">
        <w:rPr>
          <w:rFonts w:hint="cs"/>
          <w:color w:val="000000" w:themeColor="text1"/>
          <w:rtl/>
        </w:rPr>
        <w:t>2/</w:t>
      </w:r>
      <w:r w:rsidR="00AA34B8" w:rsidRPr="00DE6131">
        <w:rPr>
          <w:rFonts w:hint="cs"/>
          <w:color w:val="000000" w:themeColor="text1"/>
          <w:rtl/>
        </w:rPr>
        <w:t>عدم احترام</w:t>
      </w:r>
      <w:r w:rsidR="00DD4EA2" w:rsidRPr="00DE6131">
        <w:rPr>
          <w:rFonts w:hint="cs"/>
          <w:color w:val="000000" w:themeColor="text1"/>
          <w:rtl/>
        </w:rPr>
        <w:t xml:space="preserve"> المفوض له </w:t>
      </w:r>
      <w:r w:rsidR="00AA34B8" w:rsidRPr="00DE6131">
        <w:rPr>
          <w:rFonts w:hint="cs"/>
          <w:color w:val="000000" w:themeColor="text1"/>
          <w:rtl/>
        </w:rPr>
        <w:t>للبنود</w:t>
      </w:r>
      <w:r w:rsidR="00DD4EA2" w:rsidRPr="00DE6131">
        <w:rPr>
          <w:rFonts w:hint="cs"/>
          <w:color w:val="000000" w:themeColor="text1"/>
          <w:rtl/>
        </w:rPr>
        <w:t xml:space="preserve"> المتعلقة باستغلال المرفق العام</w:t>
      </w:r>
      <w:r w:rsidR="008B5ABC">
        <w:rPr>
          <w:rFonts w:hint="cs"/>
          <w:color w:val="000000" w:themeColor="text1"/>
          <w:rtl/>
        </w:rPr>
        <w:t>.</w:t>
      </w:r>
    </w:p>
    <w:p w14:paraId="7E171F95" w14:textId="4D1D04B9" w:rsidR="00DD4EA2" w:rsidRPr="00DE6131" w:rsidRDefault="0020143F" w:rsidP="004F2087">
      <w:pPr>
        <w:ind w:firstLine="0"/>
        <w:jc w:val="left"/>
        <w:rPr>
          <w:color w:val="000000" w:themeColor="text1"/>
          <w:rtl/>
        </w:rPr>
      </w:pPr>
      <w:r w:rsidRPr="00DE6131">
        <w:rPr>
          <w:rFonts w:hint="cs"/>
          <w:color w:val="000000" w:themeColor="text1"/>
          <w:rtl/>
        </w:rPr>
        <w:t xml:space="preserve">3/ </w:t>
      </w:r>
      <w:r w:rsidR="00DD4EA2" w:rsidRPr="00DE6131">
        <w:rPr>
          <w:rFonts w:hint="cs"/>
          <w:color w:val="000000" w:themeColor="text1"/>
          <w:rtl/>
        </w:rPr>
        <w:t xml:space="preserve">المساس </w:t>
      </w:r>
      <w:r w:rsidR="003C068B" w:rsidRPr="00DE6131">
        <w:rPr>
          <w:rFonts w:hint="cs"/>
          <w:color w:val="000000" w:themeColor="text1"/>
          <w:rtl/>
        </w:rPr>
        <w:t>بمبدأ</w:t>
      </w:r>
      <w:r w:rsidR="00DD4EA2" w:rsidRPr="00DE6131">
        <w:rPr>
          <w:rFonts w:hint="cs"/>
          <w:color w:val="000000" w:themeColor="text1"/>
          <w:rtl/>
        </w:rPr>
        <w:t xml:space="preserve"> من مبادئ تسيير المرفق العام والحفاظ عليه.</w:t>
      </w:r>
    </w:p>
    <w:p w14:paraId="68648223" w14:textId="2907F7AF" w:rsidR="00DD4EA2" w:rsidRPr="00DE6131" w:rsidRDefault="0020143F" w:rsidP="004F2087">
      <w:pPr>
        <w:ind w:firstLine="0"/>
        <w:jc w:val="left"/>
        <w:rPr>
          <w:color w:val="000000" w:themeColor="text1"/>
          <w:rtl/>
        </w:rPr>
      </w:pPr>
      <w:r w:rsidRPr="00DE6131">
        <w:rPr>
          <w:rFonts w:hint="cs"/>
          <w:color w:val="000000" w:themeColor="text1"/>
          <w:rtl/>
        </w:rPr>
        <w:t>4</w:t>
      </w:r>
      <w:r w:rsidR="00DD4EA2" w:rsidRPr="00DE6131">
        <w:rPr>
          <w:rFonts w:hint="cs"/>
          <w:color w:val="000000" w:themeColor="text1"/>
          <w:rtl/>
        </w:rPr>
        <w:t>/ سوء استغلال المرفق العام</w:t>
      </w:r>
      <w:r w:rsidR="008B5ABC">
        <w:rPr>
          <w:rFonts w:hint="cs"/>
          <w:color w:val="000000" w:themeColor="text1"/>
          <w:rtl/>
        </w:rPr>
        <w:t>.</w:t>
      </w:r>
      <w:r w:rsidR="00DD4EA2" w:rsidRPr="00DE6131">
        <w:rPr>
          <w:rFonts w:hint="cs"/>
          <w:color w:val="000000" w:themeColor="text1"/>
          <w:rtl/>
        </w:rPr>
        <w:t xml:space="preserve"> </w:t>
      </w:r>
    </w:p>
    <w:p w14:paraId="2561B386" w14:textId="1F267A55" w:rsidR="00C84AAF" w:rsidRPr="00DE6131" w:rsidRDefault="00AA34B8" w:rsidP="00D74548">
      <w:pPr>
        <w:rPr>
          <w:rtl/>
        </w:rPr>
      </w:pPr>
      <w:r w:rsidRPr="00DE6131">
        <w:rPr>
          <w:rFonts w:hint="cs"/>
          <w:rtl/>
        </w:rPr>
        <w:t>ف</w:t>
      </w:r>
      <w:r w:rsidR="00FB38AA" w:rsidRPr="00DE6131">
        <w:rPr>
          <w:rFonts w:hint="cs"/>
          <w:rtl/>
        </w:rPr>
        <w:t xml:space="preserve">تقوم السلطة المفوضة بناء على هذا </w:t>
      </w:r>
      <w:r w:rsidRPr="00DE6131">
        <w:rPr>
          <w:rFonts w:hint="cs"/>
          <w:rtl/>
        </w:rPr>
        <w:t>ال</w:t>
      </w:r>
      <w:r w:rsidR="00D82563">
        <w:rPr>
          <w:rFonts w:hint="cs"/>
          <w:rtl/>
        </w:rPr>
        <w:t>إ</w:t>
      </w:r>
      <w:r w:rsidRPr="00DE6131">
        <w:rPr>
          <w:rFonts w:hint="cs"/>
          <w:rtl/>
        </w:rPr>
        <w:t>علام</w:t>
      </w:r>
      <w:r w:rsidR="00FB38AA" w:rsidRPr="00DE6131">
        <w:rPr>
          <w:rFonts w:hint="cs"/>
          <w:rtl/>
        </w:rPr>
        <w:t xml:space="preserve"> على الفور بتشكيل لجنة تحقيق </w:t>
      </w:r>
      <w:r w:rsidRPr="00DE6131">
        <w:rPr>
          <w:rFonts w:hint="cs"/>
          <w:rtl/>
        </w:rPr>
        <w:t xml:space="preserve">تقوم </w:t>
      </w:r>
      <w:r w:rsidR="003C068B" w:rsidRPr="00DE6131">
        <w:rPr>
          <w:rFonts w:hint="cs"/>
          <w:rtl/>
        </w:rPr>
        <w:t>بإعداد</w:t>
      </w:r>
      <w:r w:rsidR="00FB38AA" w:rsidRPr="00DE6131">
        <w:rPr>
          <w:rFonts w:hint="cs"/>
          <w:rtl/>
        </w:rPr>
        <w:t xml:space="preserve"> تقريرا مفصلا في </w:t>
      </w:r>
      <w:r w:rsidRPr="00DE6131">
        <w:rPr>
          <w:rFonts w:hint="cs"/>
          <w:rtl/>
        </w:rPr>
        <w:t>الموضوع،</w:t>
      </w:r>
      <w:r w:rsidR="00FB38AA" w:rsidRPr="00DE6131">
        <w:rPr>
          <w:rFonts w:hint="cs"/>
          <w:rtl/>
        </w:rPr>
        <w:t xml:space="preserve"> وتتخذ </w:t>
      </w:r>
      <w:r w:rsidRPr="00DE6131">
        <w:rPr>
          <w:rFonts w:hint="cs"/>
          <w:rtl/>
        </w:rPr>
        <w:t>بناءا على ذلك التدابير القانونية اللازمة</w:t>
      </w:r>
      <w:r w:rsidR="00FB38AA" w:rsidRPr="00DE6131">
        <w:rPr>
          <w:rFonts w:hint="cs"/>
          <w:rtl/>
        </w:rPr>
        <w:t xml:space="preserve"> </w:t>
      </w:r>
      <w:r w:rsidRPr="00DE6131">
        <w:rPr>
          <w:rFonts w:hint="cs"/>
          <w:rtl/>
        </w:rPr>
        <w:t>لمعالجة</w:t>
      </w:r>
      <w:r w:rsidR="00FB38AA" w:rsidRPr="00DE6131">
        <w:rPr>
          <w:rFonts w:hint="cs"/>
          <w:rtl/>
        </w:rPr>
        <w:t xml:space="preserve"> الوضع</w:t>
      </w:r>
      <w:r w:rsidRPr="00DE6131">
        <w:rPr>
          <w:rFonts w:hint="cs"/>
          <w:rtl/>
        </w:rPr>
        <w:t xml:space="preserve"> و</w:t>
      </w:r>
      <w:r w:rsidR="00D82563">
        <w:rPr>
          <w:rFonts w:hint="cs"/>
          <w:rtl/>
        </w:rPr>
        <w:t>إ</w:t>
      </w:r>
      <w:r w:rsidRPr="00DE6131">
        <w:rPr>
          <w:rFonts w:hint="cs"/>
          <w:rtl/>
        </w:rPr>
        <w:t>سداء التوجيهات الل</w:t>
      </w:r>
      <w:r w:rsidR="00D82563">
        <w:rPr>
          <w:rFonts w:hint="cs"/>
          <w:rtl/>
        </w:rPr>
        <w:t>ازمة للمفوض له من أجل إ</w:t>
      </w:r>
      <w:r w:rsidRPr="00DE6131">
        <w:rPr>
          <w:rFonts w:hint="cs"/>
          <w:rtl/>
        </w:rPr>
        <w:t>تخاذ الإجراءات اللازمة لتصحيح الأوضاع بما يتيح السير المنتظم للمرفق العام.</w:t>
      </w:r>
      <w:r w:rsidR="00C84AAF" w:rsidRPr="00DE6131">
        <w:rPr>
          <w:rFonts w:hint="cs"/>
          <w:rtl/>
        </w:rPr>
        <w:t xml:space="preserve">  </w:t>
      </w:r>
    </w:p>
    <w:p w14:paraId="16DC9F3D" w14:textId="282BA3E1" w:rsidR="00C84AAF" w:rsidRPr="00DE6131" w:rsidRDefault="00AA34B8" w:rsidP="00D74548">
      <w:pPr>
        <w:rPr>
          <w:rtl/>
        </w:rPr>
      </w:pPr>
      <w:r w:rsidRPr="00DE6131">
        <w:rPr>
          <w:rFonts w:hint="cs"/>
          <w:rtl/>
        </w:rPr>
        <w:t>غير</w:t>
      </w:r>
      <w:r w:rsidR="003C068B" w:rsidRPr="00DE6131">
        <w:rPr>
          <w:rFonts w:hint="cs"/>
          <w:rtl/>
        </w:rPr>
        <w:t xml:space="preserve"> </w:t>
      </w:r>
      <w:r w:rsidRPr="00DE6131">
        <w:rPr>
          <w:rFonts w:hint="cs"/>
          <w:rtl/>
        </w:rPr>
        <w:t xml:space="preserve">أن مستعمل المرفق العام </w:t>
      </w:r>
      <w:r w:rsidR="00C84AAF" w:rsidRPr="00DE6131">
        <w:rPr>
          <w:rFonts w:hint="cs"/>
          <w:rtl/>
        </w:rPr>
        <w:t>لا يمكن</w:t>
      </w:r>
      <w:r w:rsidR="00C84AAF" w:rsidRPr="00DE6131">
        <w:rPr>
          <w:rtl/>
        </w:rPr>
        <w:t>ه</w:t>
      </w:r>
      <w:r w:rsidR="00C84AAF" w:rsidRPr="00DE6131">
        <w:rPr>
          <w:rFonts w:hint="cs"/>
          <w:rtl/>
        </w:rPr>
        <w:t xml:space="preserve"> مساءلة </w:t>
      </w:r>
      <w:r w:rsidR="00D82563">
        <w:rPr>
          <w:rFonts w:hint="cs"/>
          <w:rtl/>
        </w:rPr>
        <w:t>السلطة العامة المفوضة وإ</w:t>
      </w:r>
      <w:r w:rsidR="004F48B7" w:rsidRPr="00DE6131">
        <w:rPr>
          <w:rFonts w:hint="cs"/>
          <w:rtl/>
        </w:rPr>
        <w:t>لزامها</w:t>
      </w:r>
      <w:r w:rsidR="00C84AAF" w:rsidRPr="00DE6131">
        <w:rPr>
          <w:rFonts w:hint="cs"/>
          <w:rtl/>
        </w:rPr>
        <w:t xml:space="preserve"> باحترام </w:t>
      </w:r>
      <w:r w:rsidR="00D82563">
        <w:rPr>
          <w:rFonts w:hint="cs"/>
          <w:rtl/>
        </w:rPr>
        <w:t>التزاماتها الرقابية إ</w:t>
      </w:r>
      <w:r w:rsidR="004F48B7" w:rsidRPr="00DE6131">
        <w:rPr>
          <w:rFonts w:hint="cs"/>
          <w:rtl/>
        </w:rPr>
        <w:t>لا</w:t>
      </w:r>
      <w:r w:rsidR="00C84AAF" w:rsidRPr="00DE6131">
        <w:rPr>
          <w:rFonts w:hint="cs"/>
          <w:rtl/>
        </w:rPr>
        <w:t xml:space="preserve"> </w:t>
      </w:r>
      <w:r w:rsidR="004F48B7" w:rsidRPr="00DE6131">
        <w:rPr>
          <w:rFonts w:hint="cs"/>
          <w:rtl/>
        </w:rPr>
        <w:t>في إطار الالتزامات المقيدة في</w:t>
      </w:r>
      <w:r w:rsidR="00C84AAF" w:rsidRPr="00DE6131">
        <w:rPr>
          <w:rFonts w:hint="cs"/>
          <w:rtl/>
        </w:rPr>
        <w:t xml:space="preserve"> دفتر الشروط</w:t>
      </w:r>
      <w:r w:rsidR="00D82563">
        <w:rPr>
          <w:rFonts w:hint="cs"/>
          <w:rtl/>
        </w:rPr>
        <w:t>،</w:t>
      </w:r>
      <w:r w:rsidR="00C84AAF" w:rsidRPr="00DE6131">
        <w:rPr>
          <w:rFonts w:hint="cs"/>
          <w:rtl/>
        </w:rPr>
        <w:t xml:space="preserve"> والتي </w:t>
      </w:r>
      <w:r w:rsidR="00352011" w:rsidRPr="00DE6131">
        <w:rPr>
          <w:rFonts w:hint="cs"/>
          <w:rtl/>
        </w:rPr>
        <w:t>ثبت</w:t>
      </w:r>
      <w:r w:rsidR="00D82563">
        <w:rPr>
          <w:rFonts w:hint="cs"/>
          <w:rtl/>
        </w:rPr>
        <w:t xml:space="preserve"> إهمال أ</w:t>
      </w:r>
      <w:r w:rsidR="00C84AAF" w:rsidRPr="00DE6131">
        <w:rPr>
          <w:rFonts w:hint="cs"/>
          <w:rtl/>
        </w:rPr>
        <w:t xml:space="preserve">و امتناع </w:t>
      </w:r>
      <w:r w:rsidR="004F48B7" w:rsidRPr="00DE6131">
        <w:rPr>
          <w:rFonts w:hint="cs"/>
          <w:rtl/>
        </w:rPr>
        <w:t>الجماعة العامة</w:t>
      </w:r>
      <w:r w:rsidR="00C84AAF" w:rsidRPr="00DE6131">
        <w:rPr>
          <w:rFonts w:hint="cs"/>
          <w:rtl/>
        </w:rPr>
        <w:t xml:space="preserve"> عن احترامها والتقيد بها</w:t>
      </w:r>
      <w:r w:rsidR="00D82563">
        <w:rPr>
          <w:rFonts w:hint="cs"/>
          <w:rtl/>
        </w:rPr>
        <w:t>،</w:t>
      </w:r>
      <w:r w:rsidR="00C84AAF" w:rsidRPr="00DE6131">
        <w:rPr>
          <w:rFonts w:hint="cs"/>
          <w:rtl/>
        </w:rPr>
        <w:t xml:space="preserve"> </w:t>
      </w:r>
      <w:r w:rsidR="004F48B7" w:rsidRPr="00DE6131">
        <w:rPr>
          <w:rFonts w:hint="cs"/>
          <w:rtl/>
        </w:rPr>
        <w:t>وبهذا</w:t>
      </w:r>
      <w:r w:rsidR="00C84AAF" w:rsidRPr="00DE6131">
        <w:rPr>
          <w:rFonts w:hint="cs"/>
          <w:rtl/>
        </w:rPr>
        <w:t xml:space="preserve"> ينعقد الاختصاص للقضاء الاداري بغض النظر عن طبيعة </w:t>
      </w:r>
      <w:r w:rsidR="00352011" w:rsidRPr="00DE6131">
        <w:rPr>
          <w:rFonts w:hint="cs"/>
          <w:rtl/>
        </w:rPr>
        <w:t>نشاط</w:t>
      </w:r>
      <w:r w:rsidR="000850A8" w:rsidRPr="00DE6131">
        <w:rPr>
          <w:rFonts w:hint="cs"/>
          <w:rtl/>
        </w:rPr>
        <w:t xml:space="preserve"> </w:t>
      </w:r>
      <w:r w:rsidR="00352011" w:rsidRPr="00DE6131">
        <w:rPr>
          <w:rFonts w:hint="cs"/>
          <w:rtl/>
        </w:rPr>
        <w:t>المرفق العام موضوع التفويض</w:t>
      </w:r>
      <w:r w:rsidR="00361850">
        <w:rPr>
          <w:rFonts w:hint="cs"/>
          <w:rtl/>
        </w:rPr>
        <w:t>،</w:t>
      </w:r>
      <w:r w:rsidR="00C84AAF" w:rsidRPr="00DE6131">
        <w:rPr>
          <w:rFonts w:hint="cs"/>
          <w:rtl/>
        </w:rPr>
        <w:t xml:space="preserve"> </w:t>
      </w:r>
      <w:r w:rsidR="00352011" w:rsidRPr="00DE6131">
        <w:rPr>
          <w:rFonts w:hint="cs"/>
          <w:rtl/>
        </w:rPr>
        <w:t xml:space="preserve">وقد تم تكريس </w:t>
      </w:r>
      <w:r w:rsidR="00C84AAF" w:rsidRPr="00DE6131">
        <w:rPr>
          <w:rFonts w:hint="cs"/>
          <w:rtl/>
        </w:rPr>
        <w:t xml:space="preserve">حق الرقابة للمنتفعين </w:t>
      </w:r>
      <w:r w:rsidR="00352011" w:rsidRPr="00DE6131">
        <w:rPr>
          <w:rFonts w:hint="cs"/>
          <w:rtl/>
        </w:rPr>
        <w:t>في</w:t>
      </w:r>
      <w:r w:rsidR="00C84AAF" w:rsidRPr="00DE6131">
        <w:rPr>
          <w:rFonts w:hint="cs"/>
          <w:rtl/>
        </w:rPr>
        <w:t xml:space="preserve"> القضاء الاداري </w:t>
      </w:r>
      <w:r w:rsidR="00352011" w:rsidRPr="00DE6131">
        <w:rPr>
          <w:rFonts w:hint="cs"/>
          <w:rtl/>
        </w:rPr>
        <w:t xml:space="preserve">الفرنسي </w:t>
      </w:r>
      <w:r w:rsidR="000850A8" w:rsidRPr="00DE6131">
        <w:rPr>
          <w:rFonts w:hint="cs"/>
          <w:rtl/>
        </w:rPr>
        <w:t xml:space="preserve"> </w:t>
      </w:r>
      <w:r w:rsidR="00361850">
        <w:rPr>
          <w:rFonts w:hint="cs"/>
          <w:rtl/>
        </w:rPr>
        <w:t>ف</w:t>
      </w:r>
      <w:r w:rsidR="000850A8" w:rsidRPr="00DE6131">
        <w:rPr>
          <w:rFonts w:hint="cs"/>
          <w:rtl/>
        </w:rPr>
        <w:t xml:space="preserve">كرس هذا النوع من الرقابة من عدة قرارات لمجلس الدولة الفرنسي أهمها </w:t>
      </w:r>
      <w:r w:rsidR="003C068B" w:rsidRPr="00DE6131">
        <w:rPr>
          <w:rFonts w:hint="cs"/>
          <w:rtl/>
        </w:rPr>
        <w:t>القرار</w:t>
      </w:r>
      <w:r w:rsidR="000850A8" w:rsidRPr="00DE6131">
        <w:rPr>
          <w:rFonts w:hint="cs"/>
          <w:rtl/>
        </w:rPr>
        <w:t xml:space="preserve"> الصادر في قضية </w:t>
      </w:r>
      <w:r w:rsidR="000850A8" w:rsidRPr="00361850">
        <w:rPr>
          <w:sz w:val="24"/>
          <w:szCs w:val="24"/>
          <w:lang w:val="fr-FR"/>
        </w:rPr>
        <w:t>cayzeele</w:t>
      </w:r>
      <w:r w:rsidR="000850A8" w:rsidRPr="00DE6131">
        <w:rPr>
          <w:rFonts w:hint="cs"/>
          <w:rtl/>
          <w:lang w:val="fr-FR"/>
        </w:rPr>
        <w:t xml:space="preserve"> </w:t>
      </w:r>
      <w:r w:rsidR="00361850">
        <w:rPr>
          <w:rFonts w:hint="cs"/>
          <w:rtl/>
          <w:lang w:val="fr-FR"/>
        </w:rPr>
        <w:t>،</w:t>
      </w:r>
      <w:r w:rsidR="00C84AAF" w:rsidRPr="00DE6131">
        <w:rPr>
          <w:rtl/>
          <w:lang w:val="fr-FR"/>
        </w:rPr>
        <w:t xml:space="preserve"> </w:t>
      </w:r>
      <w:r w:rsidR="00352011" w:rsidRPr="00DE6131">
        <w:rPr>
          <w:rFonts w:hint="cs"/>
          <w:rtl/>
          <w:lang w:val="fr-FR"/>
        </w:rPr>
        <w:t>فأ</w:t>
      </w:r>
      <w:r w:rsidR="00C84AAF" w:rsidRPr="00DE6131">
        <w:rPr>
          <w:rtl/>
          <w:lang w:val="fr-FR"/>
        </w:rPr>
        <w:t>جاز</w:t>
      </w:r>
      <w:r w:rsidR="00C84AAF" w:rsidRPr="00DE6131">
        <w:rPr>
          <w:rFonts w:hint="cs"/>
          <w:rtl/>
        </w:rPr>
        <w:t xml:space="preserve"> القاضي </w:t>
      </w:r>
      <w:r w:rsidR="007A5584">
        <w:rPr>
          <w:rFonts w:hint="cs"/>
          <w:rtl/>
        </w:rPr>
        <w:t>الإ</w:t>
      </w:r>
      <w:r w:rsidR="00352011" w:rsidRPr="00DE6131">
        <w:rPr>
          <w:rFonts w:hint="cs"/>
          <w:rtl/>
        </w:rPr>
        <w:t xml:space="preserve">داري لكل ذي مصلحة </w:t>
      </w:r>
      <w:r w:rsidR="00C84AAF" w:rsidRPr="00DE6131">
        <w:rPr>
          <w:rFonts w:hint="cs"/>
          <w:rtl/>
        </w:rPr>
        <w:t xml:space="preserve">ومنهم </w:t>
      </w:r>
      <w:r w:rsidR="00352011" w:rsidRPr="00DE6131">
        <w:rPr>
          <w:rFonts w:hint="cs"/>
          <w:rtl/>
        </w:rPr>
        <w:t>مستعملي</w:t>
      </w:r>
      <w:r w:rsidR="00C84AAF" w:rsidRPr="00DE6131">
        <w:rPr>
          <w:rFonts w:hint="cs"/>
          <w:rtl/>
        </w:rPr>
        <w:t xml:space="preserve"> </w:t>
      </w:r>
      <w:r w:rsidR="00352011" w:rsidRPr="00DE6131">
        <w:rPr>
          <w:rFonts w:hint="cs"/>
          <w:rtl/>
        </w:rPr>
        <w:t xml:space="preserve">المرفق العام </w:t>
      </w:r>
      <w:r w:rsidR="007A5584">
        <w:rPr>
          <w:rFonts w:hint="cs"/>
          <w:rtl/>
        </w:rPr>
        <w:t>اللجوء الى القضاء الإ</w:t>
      </w:r>
      <w:r w:rsidR="00C84AAF" w:rsidRPr="00DE6131">
        <w:rPr>
          <w:rFonts w:hint="cs"/>
          <w:rtl/>
        </w:rPr>
        <w:t xml:space="preserve">داري </w:t>
      </w:r>
      <w:r w:rsidR="00EB386F" w:rsidRPr="00DE6131">
        <w:rPr>
          <w:rFonts w:hint="cs"/>
          <w:rtl/>
        </w:rPr>
        <w:t>لإبطال</w:t>
      </w:r>
      <w:r w:rsidR="00C84AAF" w:rsidRPr="00DE6131">
        <w:rPr>
          <w:rFonts w:hint="cs"/>
          <w:rtl/>
        </w:rPr>
        <w:t xml:space="preserve"> </w:t>
      </w:r>
      <w:r w:rsidR="00352011" w:rsidRPr="00DE6131">
        <w:rPr>
          <w:rFonts w:hint="cs"/>
          <w:rtl/>
        </w:rPr>
        <w:t>الشروط</w:t>
      </w:r>
      <w:r w:rsidRPr="00DE6131">
        <w:rPr>
          <w:rFonts w:hint="cs"/>
          <w:rtl/>
        </w:rPr>
        <w:t xml:space="preserve"> </w:t>
      </w:r>
      <w:r w:rsidR="00352011" w:rsidRPr="00DE6131">
        <w:rPr>
          <w:rFonts w:hint="cs"/>
          <w:rtl/>
        </w:rPr>
        <w:t>اللائحية المتضمنة</w:t>
      </w:r>
      <w:r w:rsidRPr="00DE6131">
        <w:rPr>
          <w:rFonts w:hint="cs"/>
          <w:rtl/>
        </w:rPr>
        <w:t xml:space="preserve"> في العقد </w:t>
      </w:r>
      <w:r w:rsidR="00352011" w:rsidRPr="00DE6131">
        <w:rPr>
          <w:rFonts w:hint="cs"/>
          <w:rtl/>
        </w:rPr>
        <w:t xml:space="preserve">الإداري </w:t>
      </w:r>
      <w:r w:rsidR="00EE6414" w:rsidRPr="00DE6131">
        <w:rPr>
          <w:rFonts w:hint="cs"/>
          <w:rtl/>
          <w:lang w:val="fr-FR"/>
        </w:rPr>
        <w:t xml:space="preserve">وكذلك في قضية </w:t>
      </w:r>
      <w:r w:rsidR="00EE6414" w:rsidRPr="00DE6131">
        <w:rPr>
          <w:lang w:val="fr-FR"/>
        </w:rPr>
        <w:t xml:space="preserve">C ne </w:t>
      </w:r>
      <w:r w:rsidR="004E6965" w:rsidRPr="00923E03">
        <w:rPr>
          <w:rFonts w:asciiTheme="majorBidi" w:hAnsiTheme="majorBidi" w:cstheme="majorBidi"/>
          <w:sz w:val="24"/>
          <w:szCs w:val="24"/>
          <w:lang w:val="fr-FR"/>
        </w:rPr>
        <w:t>Toulon</w:t>
      </w:r>
      <w:r w:rsidR="00EE6414" w:rsidRPr="00923E03">
        <w:rPr>
          <w:rFonts w:asciiTheme="majorBidi" w:hAnsiTheme="majorBidi" w:cstheme="majorBidi"/>
          <w:lang w:val="fr-FR"/>
        </w:rPr>
        <w:t xml:space="preserve"> </w:t>
      </w:r>
      <w:r w:rsidR="00EE6414" w:rsidRPr="00DE6131">
        <w:rPr>
          <w:rFonts w:hint="cs"/>
          <w:rtl/>
          <w:lang w:val="fr-FR"/>
        </w:rPr>
        <w:t xml:space="preserve"> </w:t>
      </w:r>
      <w:r w:rsidR="00923E03">
        <w:rPr>
          <w:rFonts w:hint="cs"/>
          <w:rtl/>
          <w:lang w:val="fr-FR"/>
        </w:rPr>
        <w:t>حيث أ</w:t>
      </w:r>
      <w:r w:rsidR="00EE6414" w:rsidRPr="00DE6131">
        <w:rPr>
          <w:rFonts w:hint="cs"/>
          <w:rtl/>
          <w:lang w:val="fr-FR"/>
        </w:rPr>
        <w:t xml:space="preserve">قر </w:t>
      </w:r>
      <w:r w:rsidR="00923E03">
        <w:rPr>
          <w:rFonts w:hint="cs"/>
          <w:rtl/>
          <w:lang w:val="fr-FR"/>
        </w:rPr>
        <w:t>القاضي الإداري للمنتفع الحق في إ</w:t>
      </w:r>
      <w:r w:rsidR="00EE6414" w:rsidRPr="00DE6131">
        <w:rPr>
          <w:rFonts w:hint="cs"/>
          <w:rtl/>
          <w:lang w:val="fr-FR"/>
        </w:rPr>
        <w:t xml:space="preserve">بطال قرارات السلطة المفوضة </w:t>
      </w:r>
      <w:r w:rsidR="005D3AC5" w:rsidRPr="00DE6131">
        <w:rPr>
          <w:rFonts w:hint="cs"/>
          <w:rtl/>
          <w:lang w:val="fr-FR"/>
        </w:rPr>
        <w:t xml:space="preserve">في حالة عدم </w:t>
      </w:r>
      <w:r w:rsidR="00EE6414" w:rsidRPr="00DE6131">
        <w:rPr>
          <w:rFonts w:hint="cs"/>
          <w:rtl/>
          <w:lang w:val="fr-FR"/>
        </w:rPr>
        <w:t>احترامها لالتزاماتها المتعلقة بتنظيم المرفق العام</w:t>
      </w:r>
      <w:r w:rsidR="00EE6414" w:rsidRPr="00DE6131">
        <w:rPr>
          <w:rStyle w:val="Appelnotedebasdep"/>
          <w:color w:val="000000" w:themeColor="text1"/>
          <w:rtl/>
          <w:lang w:val="fr-FR"/>
        </w:rPr>
        <w:footnoteReference w:id="243"/>
      </w:r>
      <w:r w:rsidR="00923E03">
        <w:rPr>
          <w:rFonts w:hint="cs"/>
          <w:rtl/>
          <w:lang w:val="fr-FR"/>
        </w:rPr>
        <w:t>،</w:t>
      </w:r>
      <w:r w:rsidR="00EE6414" w:rsidRPr="00DE6131">
        <w:rPr>
          <w:rFonts w:hint="cs"/>
          <w:rtl/>
          <w:lang w:val="fr-FR"/>
        </w:rPr>
        <w:t xml:space="preserve"> </w:t>
      </w:r>
      <w:r w:rsidR="00923E03">
        <w:rPr>
          <w:rFonts w:hint="cs"/>
          <w:rtl/>
        </w:rPr>
        <w:t>ولعل إعلان وتكريس القضاء الإ</w:t>
      </w:r>
      <w:r w:rsidR="00C84AAF" w:rsidRPr="00DE6131">
        <w:rPr>
          <w:rFonts w:hint="cs"/>
          <w:rtl/>
        </w:rPr>
        <w:t xml:space="preserve">داري </w:t>
      </w:r>
      <w:r w:rsidR="00352011" w:rsidRPr="00DE6131">
        <w:rPr>
          <w:rFonts w:hint="cs"/>
          <w:rtl/>
        </w:rPr>
        <w:t>ل</w:t>
      </w:r>
      <w:r w:rsidR="00C84AAF" w:rsidRPr="00DE6131">
        <w:rPr>
          <w:rFonts w:hint="cs"/>
          <w:rtl/>
        </w:rPr>
        <w:t xml:space="preserve">حق المنتفعين في الرقابة على سير المرفق العام </w:t>
      </w:r>
      <w:r w:rsidR="00352011" w:rsidRPr="00DE6131">
        <w:rPr>
          <w:rFonts w:hint="cs"/>
          <w:rtl/>
        </w:rPr>
        <w:t>المفوض</w:t>
      </w:r>
      <w:r w:rsidR="00C84AAF" w:rsidRPr="00DE6131">
        <w:rPr>
          <w:rFonts w:hint="cs"/>
          <w:rtl/>
        </w:rPr>
        <w:t xml:space="preserve"> </w:t>
      </w:r>
      <w:r w:rsidR="00F5584E" w:rsidRPr="00DE6131">
        <w:rPr>
          <w:rFonts w:hint="cs"/>
          <w:rtl/>
        </w:rPr>
        <w:t>يرتبط</w:t>
      </w:r>
      <w:r w:rsidR="00C84AAF" w:rsidRPr="00DE6131">
        <w:rPr>
          <w:rFonts w:hint="cs"/>
          <w:rtl/>
        </w:rPr>
        <w:t xml:space="preserve">  بنظام الحماية الذي </w:t>
      </w:r>
      <w:r w:rsidR="00F5584E" w:rsidRPr="00DE6131">
        <w:rPr>
          <w:rFonts w:hint="cs"/>
          <w:rtl/>
        </w:rPr>
        <w:t>يكفله</w:t>
      </w:r>
      <w:r w:rsidR="00C84AAF" w:rsidRPr="00DE6131">
        <w:rPr>
          <w:rFonts w:hint="cs"/>
          <w:rtl/>
        </w:rPr>
        <w:t xml:space="preserve"> </w:t>
      </w:r>
      <w:r w:rsidR="00F5584E" w:rsidRPr="00DE6131">
        <w:rPr>
          <w:rFonts w:hint="cs"/>
          <w:rtl/>
        </w:rPr>
        <w:t>القضاء</w:t>
      </w:r>
      <w:r w:rsidR="00C84AAF" w:rsidRPr="00DE6131">
        <w:rPr>
          <w:rFonts w:hint="cs"/>
          <w:rtl/>
        </w:rPr>
        <w:t xml:space="preserve"> </w:t>
      </w:r>
      <w:r w:rsidR="00F5584E" w:rsidRPr="00DE6131">
        <w:rPr>
          <w:rFonts w:hint="cs"/>
          <w:rtl/>
        </w:rPr>
        <w:t>لمستعملي المرفق</w:t>
      </w:r>
      <w:r w:rsidR="0013062C">
        <w:rPr>
          <w:rFonts w:hint="cs"/>
          <w:rtl/>
        </w:rPr>
        <w:t xml:space="preserve"> العام،</w:t>
      </w:r>
      <w:r w:rsidR="00C84AAF" w:rsidRPr="00DE6131">
        <w:rPr>
          <w:rFonts w:hint="cs"/>
          <w:rtl/>
        </w:rPr>
        <w:t xml:space="preserve"> الذي </w:t>
      </w:r>
      <w:r w:rsidR="00F5584E" w:rsidRPr="00DE6131">
        <w:rPr>
          <w:rFonts w:hint="cs"/>
          <w:rtl/>
        </w:rPr>
        <w:t xml:space="preserve">يمنع </w:t>
      </w:r>
      <w:r w:rsidR="0013062C">
        <w:rPr>
          <w:rFonts w:hint="cs"/>
          <w:rtl/>
        </w:rPr>
        <w:t>إ</w:t>
      </w:r>
      <w:r w:rsidR="00C84AAF" w:rsidRPr="00DE6131">
        <w:rPr>
          <w:rFonts w:hint="cs"/>
          <w:rtl/>
        </w:rPr>
        <w:t xml:space="preserve">دراج </w:t>
      </w:r>
      <w:r w:rsidR="00F5584E" w:rsidRPr="00DE6131">
        <w:rPr>
          <w:rFonts w:hint="cs"/>
          <w:rtl/>
        </w:rPr>
        <w:t>شروط</w:t>
      </w:r>
      <w:r w:rsidR="00C84AAF" w:rsidRPr="00DE6131">
        <w:rPr>
          <w:rFonts w:hint="cs"/>
          <w:rtl/>
        </w:rPr>
        <w:t xml:space="preserve"> تعسفية على </w:t>
      </w:r>
      <w:r w:rsidR="00F5584E" w:rsidRPr="00DE6131">
        <w:rPr>
          <w:rFonts w:hint="cs"/>
          <w:rtl/>
        </w:rPr>
        <w:t>مستخدمي المرفق</w:t>
      </w:r>
      <w:r w:rsidR="00C84AAF" w:rsidRPr="00DE6131">
        <w:rPr>
          <w:rFonts w:hint="cs"/>
          <w:rtl/>
        </w:rPr>
        <w:t xml:space="preserve"> </w:t>
      </w:r>
      <w:r w:rsidR="003C068B" w:rsidRPr="00DE6131">
        <w:rPr>
          <w:rFonts w:hint="cs"/>
          <w:rtl/>
        </w:rPr>
        <w:t>كإدراج</w:t>
      </w:r>
      <w:r w:rsidR="00F5584E" w:rsidRPr="00DE6131">
        <w:rPr>
          <w:rFonts w:hint="cs"/>
          <w:rtl/>
        </w:rPr>
        <w:t xml:space="preserve"> شرط يحمل المنتفع مخاطر الانتفاع ضمن عقد التفويض</w:t>
      </w:r>
      <w:r w:rsidR="00611701" w:rsidRPr="00DE6131">
        <w:rPr>
          <w:rStyle w:val="Appelnotedebasdep"/>
          <w:color w:val="000000" w:themeColor="text1"/>
          <w:rtl/>
        </w:rPr>
        <w:footnoteReference w:id="244"/>
      </w:r>
      <w:r w:rsidR="0013062C">
        <w:rPr>
          <w:rFonts w:hint="cs"/>
          <w:sz w:val="24"/>
          <w:szCs w:val="24"/>
          <w:rtl/>
        </w:rPr>
        <w:t>،</w:t>
      </w:r>
      <w:r w:rsidR="005B0463" w:rsidRPr="00DE6131">
        <w:rPr>
          <w:rFonts w:hint="cs"/>
          <w:rtl/>
          <w:lang w:val="fr-FR"/>
        </w:rPr>
        <w:t xml:space="preserve"> كما فعل في قضية </w:t>
      </w:r>
      <w:r w:rsidR="004E6965" w:rsidRPr="0013062C">
        <w:rPr>
          <w:rFonts w:asciiTheme="majorBidi" w:hAnsiTheme="majorBidi" w:cstheme="majorBidi"/>
          <w:sz w:val="24"/>
          <w:szCs w:val="24"/>
          <w:lang w:val="fr-FR"/>
        </w:rPr>
        <w:t>société</w:t>
      </w:r>
      <w:r w:rsidR="005B0463" w:rsidRPr="0013062C">
        <w:rPr>
          <w:rFonts w:asciiTheme="majorBidi" w:hAnsiTheme="majorBidi" w:cstheme="majorBidi"/>
          <w:sz w:val="24"/>
          <w:szCs w:val="24"/>
          <w:lang w:val="fr-FR"/>
        </w:rPr>
        <w:t xml:space="preserve"> Eaux du nord</w:t>
      </w:r>
      <w:r w:rsidR="005B0463" w:rsidRPr="0013062C">
        <w:rPr>
          <w:rFonts w:asciiTheme="majorBidi" w:hAnsiTheme="majorBidi" w:cstheme="majorBidi"/>
          <w:sz w:val="24"/>
          <w:szCs w:val="24"/>
          <w:rtl/>
          <w:lang w:val="fr-FR"/>
        </w:rPr>
        <w:t xml:space="preserve"> </w:t>
      </w:r>
      <w:r w:rsidR="003E59E8">
        <w:rPr>
          <w:rFonts w:hint="cs"/>
          <w:rtl/>
          <w:lang w:val="fr-FR"/>
        </w:rPr>
        <w:t>حيث أ</w:t>
      </w:r>
      <w:r w:rsidR="005B0463" w:rsidRPr="00DE6131">
        <w:rPr>
          <w:rFonts w:hint="cs"/>
          <w:rtl/>
          <w:lang w:val="fr-FR"/>
        </w:rPr>
        <w:t>قر بعدم جواز النص على شروط تعسفية على مستعملي المرفق كتضمين العقد الموقع بين المنتفعين والمستثمر لبند يتحمل فيه المنتفع كامل ال</w:t>
      </w:r>
      <w:r w:rsidR="003E59E8">
        <w:rPr>
          <w:rFonts w:hint="cs"/>
          <w:rtl/>
          <w:lang w:val="fr-FR"/>
        </w:rPr>
        <w:t>أ</w:t>
      </w:r>
      <w:r w:rsidR="005B0463" w:rsidRPr="00DE6131">
        <w:rPr>
          <w:rFonts w:hint="cs"/>
          <w:rtl/>
          <w:lang w:val="fr-FR"/>
        </w:rPr>
        <w:t>ضرار التي تقع جراء انتفاعه من خدمات المرفق العام</w:t>
      </w:r>
      <w:r w:rsidR="005B0463" w:rsidRPr="00DE6131">
        <w:rPr>
          <w:rStyle w:val="Appelnotedebasdep"/>
          <w:color w:val="000000" w:themeColor="text1"/>
          <w:rtl/>
          <w:lang w:val="fr-FR"/>
        </w:rPr>
        <w:footnoteReference w:id="245"/>
      </w:r>
      <w:r w:rsidR="005B0463" w:rsidRPr="00DE6131">
        <w:rPr>
          <w:rFonts w:hint="cs"/>
          <w:sz w:val="24"/>
          <w:szCs w:val="24"/>
          <w:rtl/>
          <w:lang w:val="fr-FR"/>
        </w:rPr>
        <w:t>.</w:t>
      </w:r>
    </w:p>
    <w:p w14:paraId="11ECBF27" w14:textId="581363C4" w:rsidR="00EE6414" w:rsidRPr="00DE6131" w:rsidRDefault="000850A8" w:rsidP="00D74548">
      <w:pPr>
        <w:rPr>
          <w:rtl/>
          <w:lang w:val="fr-FR"/>
        </w:rPr>
      </w:pPr>
      <w:r w:rsidRPr="00DE6131">
        <w:rPr>
          <w:rFonts w:hint="cs"/>
          <w:rtl/>
        </w:rPr>
        <w:t>وذلك باعتبار حقوق</w:t>
      </w:r>
      <w:r w:rsidR="003E59E8">
        <w:rPr>
          <w:rFonts w:hint="cs"/>
          <w:rtl/>
        </w:rPr>
        <w:t xml:space="preserve"> مستعملي المرفق العام تعتبر من أهم </w:t>
      </w:r>
      <w:r w:rsidRPr="00DE6131">
        <w:rPr>
          <w:rFonts w:hint="cs"/>
          <w:rtl/>
        </w:rPr>
        <w:t xml:space="preserve"> صور امتداد آثار العقود الإدارية الى غير المتعاقدين فبالرغم من  أن  المنتفع طرف أجنبي على عقد التفويض فلا</w:t>
      </w:r>
      <w:r w:rsidR="004E6965">
        <w:rPr>
          <w:rFonts w:hint="cs"/>
          <w:rtl/>
        </w:rPr>
        <w:t xml:space="preserve"> </w:t>
      </w:r>
      <w:r w:rsidRPr="00DE6131">
        <w:rPr>
          <w:rFonts w:hint="cs"/>
          <w:rtl/>
        </w:rPr>
        <w:t>تربطه أي رابطة  خاصة بأي طرف من أطراف العقد</w:t>
      </w:r>
      <w:r w:rsidR="003E59E8">
        <w:rPr>
          <w:rFonts w:hint="cs"/>
          <w:rtl/>
        </w:rPr>
        <w:t>، إ</w:t>
      </w:r>
      <w:r w:rsidRPr="00DE6131">
        <w:rPr>
          <w:rFonts w:hint="cs"/>
          <w:rtl/>
        </w:rPr>
        <w:t xml:space="preserve">لا أن ذلك </w:t>
      </w:r>
      <w:r w:rsidR="00EB386F" w:rsidRPr="00DE6131">
        <w:rPr>
          <w:rFonts w:hint="cs"/>
          <w:rtl/>
        </w:rPr>
        <w:t>لا يمن</w:t>
      </w:r>
      <w:r w:rsidR="00EB386F" w:rsidRPr="00DE6131">
        <w:rPr>
          <w:rtl/>
        </w:rPr>
        <w:t>ع</w:t>
      </w:r>
      <w:r w:rsidRPr="00DE6131">
        <w:rPr>
          <w:rFonts w:hint="cs"/>
          <w:rtl/>
        </w:rPr>
        <w:t xml:space="preserve"> </w:t>
      </w:r>
      <w:r w:rsidR="00F046F3" w:rsidRPr="00DE6131">
        <w:rPr>
          <w:rFonts w:hint="cs"/>
          <w:rtl/>
        </w:rPr>
        <w:t xml:space="preserve">من اكتسابهم </w:t>
      </w:r>
      <w:r w:rsidRPr="00DE6131">
        <w:rPr>
          <w:rFonts w:hint="cs"/>
          <w:rtl/>
        </w:rPr>
        <w:t xml:space="preserve"> حقوقا من العقد</w:t>
      </w:r>
      <w:r w:rsidR="00F046F3" w:rsidRPr="00DE6131">
        <w:rPr>
          <w:rFonts w:hint="cs"/>
          <w:rtl/>
        </w:rPr>
        <w:t xml:space="preserve"> بالطريق</w:t>
      </w:r>
      <w:r w:rsidRPr="00DE6131">
        <w:rPr>
          <w:rFonts w:hint="cs"/>
          <w:rtl/>
        </w:rPr>
        <w:t xml:space="preserve"> غير </w:t>
      </w:r>
      <w:r w:rsidR="003E59E8">
        <w:rPr>
          <w:rFonts w:hint="cs"/>
          <w:rtl/>
        </w:rPr>
        <w:t>المباشر</w:t>
      </w:r>
      <w:r w:rsidR="00F046F3" w:rsidRPr="00DE6131">
        <w:rPr>
          <w:rFonts w:hint="cs"/>
          <w:rtl/>
        </w:rPr>
        <w:t xml:space="preserve"> </w:t>
      </w:r>
      <w:r w:rsidRPr="00DE6131">
        <w:rPr>
          <w:rFonts w:hint="cs"/>
          <w:rtl/>
        </w:rPr>
        <w:t xml:space="preserve">ويمكنهم </w:t>
      </w:r>
      <w:r w:rsidR="00F046F3" w:rsidRPr="00DE6131">
        <w:rPr>
          <w:rFonts w:hint="cs"/>
          <w:rtl/>
        </w:rPr>
        <w:t xml:space="preserve">التمسك بهذه </w:t>
      </w:r>
      <w:r w:rsidRPr="00DE6131">
        <w:rPr>
          <w:rFonts w:hint="cs"/>
          <w:rtl/>
        </w:rPr>
        <w:t xml:space="preserve"> الحقوق في مواجهة </w:t>
      </w:r>
      <w:r w:rsidR="00F046F3" w:rsidRPr="00DE6131">
        <w:rPr>
          <w:rFonts w:hint="cs"/>
          <w:rtl/>
        </w:rPr>
        <w:t>المتعاقدين</w:t>
      </w:r>
      <w:r w:rsidRPr="00DE6131">
        <w:rPr>
          <w:rStyle w:val="Appelnotedebasdep"/>
          <w:color w:val="000000" w:themeColor="text1"/>
          <w:rtl/>
        </w:rPr>
        <w:footnoteReference w:id="246"/>
      </w:r>
      <w:r w:rsidRPr="00DE6131">
        <w:rPr>
          <w:rFonts w:hint="cs"/>
          <w:rtl/>
        </w:rPr>
        <w:t xml:space="preserve">، </w:t>
      </w:r>
      <w:r w:rsidR="00F046F3" w:rsidRPr="00DE6131">
        <w:rPr>
          <w:rFonts w:hint="cs"/>
          <w:rtl/>
        </w:rPr>
        <w:t>ومن</w:t>
      </w:r>
      <w:r w:rsidRPr="00DE6131">
        <w:rPr>
          <w:rFonts w:hint="cs"/>
          <w:rtl/>
        </w:rPr>
        <w:t xml:space="preserve"> </w:t>
      </w:r>
      <w:r w:rsidR="00F046F3" w:rsidRPr="00DE6131">
        <w:rPr>
          <w:rFonts w:hint="cs"/>
          <w:rtl/>
        </w:rPr>
        <w:t xml:space="preserve">هذه الحقوق </w:t>
      </w:r>
      <w:r w:rsidRPr="00DE6131">
        <w:rPr>
          <w:rFonts w:hint="cs"/>
          <w:rtl/>
        </w:rPr>
        <w:t xml:space="preserve">حق </w:t>
      </w:r>
      <w:r w:rsidR="00F046F3" w:rsidRPr="00DE6131">
        <w:rPr>
          <w:rFonts w:hint="cs"/>
          <w:rtl/>
        </w:rPr>
        <w:t>ال</w:t>
      </w:r>
      <w:r w:rsidRPr="00DE6131">
        <w:rPr>
          <w:rFonts w:hint="cs"/>
          <w:rtl/>
        </w:rPr>
        <w:t xml:space="preserve">رقابة على </w:t>
      </w:r>
      <w:r w:rsidR="00F046F3" w:rsidRPr="00DE6131">
        <w:rPr>
          <w:rFonts w:hint="cs"/>
          <w:rtl/>
        </w:rPr>
        <w:t>تحقيق</w:t>
      </w:r>
      <w:r w:rsidRPr="00DE6131">
        <w:rPr>
          <w:rFonts w:hint="cs"/>
          <w:rtl/>
        </w:rPr>
        <w:t xml:space="preserve"> المرفق العام</w:t>
      </w:r>
      <w:r w:rsidR="003E59E8">
        <w:rPr>
          <w:rFonts w:hint="cs"/>
          <w:rtl/>
        </w:rPr>
        <w:t>،</w:t>
      </w:r>
      <w:r w:rsidRPr="00DE6131">
        <w:rPr>
          <w:rFonts w:hint="cs"/>
          <w:rtl/>
        </w:rPr>
        <w:t xml:space="preserve"> </w:t>
      </w:r>
      <w:r w:rsidR="00F046F3" w:rsidRPr="00DE6131">
        <w:rPr>
          <w:rFonts w:hint="cs"/>
          <w:rtl/>
        </w:rPr>
        <w:t xml:space="preserve">فالمنتفع يشكل </w:t>
      </w:r>
      <w:r w:rsidRPr="00DE6131">
        <w:rPr>
          <w:rFonts w:hint="cs"/>
          <w:rtl/>
        </w:rPr>
        <w:t xml:space="preserve">محور </w:t>
      </w:r>
      <w:r w:rsidR="00F046F3" w:rsidRPr="00DE6131">
        <w:rPr>
          <w:rFonts w:hint="cs"/>
          <w:rtl/>
        </w:rPr>
        <w:t>ثالث</w:t>
      </w:r>
      <w:r w:rsidRPr="00DE6131">
        <w:rPr>
          <w:rFonts w:hint="cs"/>
          <w:rtl/>
        </w:rPr>
        <w:t xml:space="preserve"> في </w:t>
      </w:r>
      <w:r w:rsidR="00F046F3" w:rsidRPr="00DE6131">
        <w:rPr>
          <w:rFonts w:hint="cs"/>
          <w:rtl/>
        </w:rPr>
        <w:t>عقد</w:t>
      </w:r>
      <w:r w:rsidRPr="00DE6131">
        <w:rPr>
          <w:rFonts w:hint="cs"/>
          <w:rtl/>
        </w:rPr>
        <w:t xml:space="preserve"> التفويض </w:t>
      </w:r>
      <w:r w:rsidR="00F046F3" w:rsidRPr="00DE6131">
        <w:rPr>
          <w:rFonts w:hint="cs"/>
          <w:rtl/>
        </w:rPr>
        <w:t>الى جانب</w:t>
      </w:r>
      <w:r w:rsidRPr="00DE6131">
        <w:rPr>
          <w:rFonts w:hint="cs"/>
          <w:rtl/>
        </w:rPr>
        <w:t xml:space="preserve"> السلطة المفوضة </w:t>
      </w:r>
      <w:r w:rsidR="00F046F3" w:rsidRPr="00DE6131">
        <w:rPr>
          <w:rFonts w:hint="cs"/>
          <w:rtl/>
        </w:rPr>
        <w:t>وصاحب</w:t>
      </w:r>
      <w:r w:rsidRPr="00DE6131">
        <w:rPr>
          <w:rFonts w:hint="cs"/>
          <w:rtl/>
        </w:rPr>
        <w:t xml:space="preserve"> </w:t>
      </w:r>
      <w:r w:rsidR="00F046F3" w:rsidRPr="00DE6131">
        <w:rPr>
          <w:rFonts w:hint="cs"/>
          <w:rtl/>
        </w:rPr>
        <w:t>التفويض</w:t>
      </w:r>
      <w:r w:rsidRPr="00DE6131">
        <w:rPr>
          <w:rStyle w:val="Appelnotedebasdep"/>
          <w:color w:val="000000" w:themeColor="text1"/>
          <w:rtl/>
        </w:rPr>
        <w:footnoteReference w:id="247"/>
      </w:r>
      <w:r w:rsidR="00F046F3" w:rsidRPr="00DE6131">
        <w:rPr>
          <w:rFonts w:hint="cs"/>
          <w:rtl/>
        </w:rPr>
        <w:t>، فمستعملي المرفق العام هم الأشخ</w:t>
      </w:r>
      <w:r w:rsidR="003E59E8">
        <w:rPr>
          <w:rFonts w:hint="cs"/>
          <w:rtl/>
        </w:rPr>
        <w:t>اص الذين ينتفعون بالمرفق العام أ</w:t>
      </w:r>
      <w:r w:rsidR="00F046F3" w:rsidRPr="00DE6131">
        <w:rPr>
          <w:rFonts w:hint="cs"/>
          <w:rtl/>
        </w:rPr>
        <w:t xml:space="preserve">و يستعملون </w:t>
      </w:r>
      <w:r w:rsidR="00EB386F" w:rsidRPr="00DE6131">
        <w:rPr>
          <w:rFonts w:hint="cs"/>
          <w:rtl/>
        </w:rPr>
        <w:t>المنشآت</w:t>
      </w:r>
      <w:r w:rsidR="00F046F3" w:rsidRPr="00DE6131">
        <w:rPr>
          <w:rFonts w:hint="cs"/>
          <w:rtl/>
        </w:rPr>
        <w:t xml:space="preserve"> العامة التابعة له</w:t>
      </w:r>
      <w:r w:rsidR="003E59E8">
        <w:rPr>
          <w:rFonts w:hint="cs"/>
          <w:rtl/>
        </w:rPr>
        <w:t>،</w:t>
      </w:r>
      <w:r w:rsidR="00F046F3" w:rsidRPr="00DE6131">
        <w:rPr>
          <w:rFonts w:hint="cs"/>
          <w:rtl/>
        </w:rPr>
        <w:t xml:space="preserve"> وبذلك يمنح لهم القانون مركزا حساسا وهاما خصوصا </w:t>
      </w:r>
      <w:r w:rsidR="005B0463" w:rsidRPr="00DE6131">
        <w:rPr>
          <w:rFonts w:hint="cs"/>
          <w:rtl/>
        </w:rPr>
        <w:t>فيما يتعلق</w:t>
      </w:r>
      <w:r w:rsidR="00F046F3" w:rsidRPr="00DE6131">
        <w:rPr>
          <w:rFonts w:hint="cs"/>
          <w:rtl/>
        </w:rPr>
        <w:t xml:space="preserve"> </w:t>
      </w:r>
      <w:r w:rsidR="00EB386F" w:rsidRPr="00DE6131">
        <w:rPr>
          <w:rFonts w:hint="cs"/>
          <w:rtl/>
        </w:rPr>
        <w:t>بأسلوب</w:t>
      </w:r>
      <w:r w:rsidR="003E59E8">
        <w:rPr>
          <w:rFonts w:hint="cs"/>
          <w:rtl/>
        </w:rPr>
        <w:t xml:space="preserve"> تفويض المرفق العام</w:t>
      </w:r>
      <w:r w:rsidR="00F046F3" w:rsidRPr="00DE6131">
        <w:rPr>
          <w:rFonts w:hint="cs"/>
          <w:rtl/>
        </w:rPr>
        <w:t xml:space="preserve">، وذلك </w:t>
      </w:r>
      <w:r w:rsidR="003E59E8">
        <w:rPr>
          <w:rFonts w:hint="cs"/>
          <w:rtl/>
        </w:rPr>
        <w:t>في إ</w:t>
      </w:r>
      <w:r w:rsidR="005B0463" w:rsidRPr="00DE6131">
        <w:rPr>
          <w:rFonts w:hint="cs"/>
          <w:rtl/>
        </w:rPr>
        <w:t>طار</w:t>
      </w:r>
      <w:r w:rsidR="00EB386F" w:rsidRPr="00DE6131">
        <w:rPr>
          <w:rFonts w:hint="cs"/>
          <w:rtl/>
        </w:rPr>
        <w:t xml:space="preserve"> </w:t>
      </w:r>
      <w:r w:rsidR="005B0463" w:rsidRPr="00DE6131">
        <w:rPr>
          <w:rFonts w:hint="cs"/>
          <w:rtl/>
        </w:rPr>
        <w:t>ضمان المزيد من الشفافية وا</w:t>
      </w:r>
      <w:r w:rsidR="00F046F3" w:rsidRPr="00DE6131">
        <w:rPr>
          <w:rFonts w:hint="cs"/>
          <w:rtl/>
        </w:rPr>
        <w:t>لوضوح بين السلطة</w:t>
      </w:r>
      <w:r w:rsidR="005B0463" w:rsidRPr="00DE6131">
        <w:rPr>
          <w:rFonts w:hint="cs"/>
          <w:rtl/>
        </w:rPr>
        <w:t xml:space="preserve"> المانحة للتفويض وصاحب التفويض</w:t>
      </w:r>
      <w:r w:rsidR="00F046F3" w:rsidRPr="00DE6131">
        <w:rPr>
          <w:rStyle w:val="Appelnotedebasdep"/>
          <w:color w:val="000000" w:themeColor="text1"/>
          <w:rtl/>
        </w:rPr>
        <w:footnoteReference w:id="248"/>
      </w:r>
      <w:r w:rsidR="00F046F3" w:rsidRPr="00DE6131">
        <w:rPr>
          <w:rFonts w:hint="cs"/>
          <w:rtl/>
        </w:rPr>
        <w:t>.</w:t>
      </w:r>
    </w:p>
    <w:p w14:paraId="47FF4635" w14:textId="325680B6" w:rsidR="000850A8" w:rsidRPr="00DE6131" w:rsidRDefault="00EE6414" w:rsidP="004F2087">
      <w:pPr>
        <w:rPr>
          <w:color w:val="000000" w:themeColor="text1"/>
          <w:rtl/>
        </w:rPr>
      </w:pPr>
      <w:r w:rsidRPr="00DE6131">
        <w:rPr>
          <w:rFonts w:hint="cs"/>
          <w:color w:val="000000" w:themeColor="text1"/>
          <w:rtl/>
          <w:lang w:val="fr-FR"/>
        </w:rPr>
        <w:t>و</w:t>
      </w:r>
      <w:r w:rsidR="000850A8" w:rsidRPr="00DE6131">
        <w:rPr>
          <w:rFonts w:hint="cs"/>
          <w:color w:val="000000" w:themeColor="text1"/>
          <w:rtl/>
        </w:rPr>
        <w:t xml:space="preserve">تثبت </w:t>
      </w:r>
      <w:r w:rsidR="005D37DC" w:rsidRPr="00DE6131">
        <w:rPr>
          <w:rFonts w:hint="cs"/>
          <w:color w:val="000000" w:themeColor="text1"/>
          <w:rtl/>
        </w:rPr>
        <w:t xml:space="preserve">للمنتفعين من المرفق </w:t>
      </w:r>
      <w:r w:rsidR="005D7B54" w:rsidRPr="00DE6131">
        <w:rPr>
          <w:rFonts w:hint="cs"/>
          <w:color w:val="000000" w:themeColor="text1"/>
          <w:rtl/>
        </w:rPr>
        <w:t>العام من</w:t>
      </w:r>
      <w:r w:rsidR="005D37DC" w:rsidRPr="00DE6131">
        <w:rPr>
          <w:rFonts w:hint="cs"/>
          <w:color w:val="000000" w:themeColor="text1"/>
          <w:rtl/>
        </w:rPr>
        <w:t xml:space="preserve"> خلال العلاقة التي تربطهم بعقد تفويض المرفق</w:t>
      </w:r>
      <w:r w:rsidR="000850A8" w:rsidRPr="00DE6131">
        <w:rPr>
          <w:rFonts w:hint="cs"/>
          <w:color w:val="000000" w:themeColor="text1"/>
          <w:rtl/>
        </w:rPr>
        <w:t xml:space="preserve"> العام عدة حقوق </w:t>
      </w:r>
      <w:r w:rsidR="00EB386F" w:rsidRPr="00DE6131">
        <w:rPr>
          <w:rFonts w:hint="cs"/>
          <w:color w:val="000000" w:themeColor="text1"/>
          <w:rtl/>
        </w:rPr>
        <w:t xml:space="preserve">نذكر </w:t>
      </w:r>
      <w:r w:rsidR="005D7B54" w:rsidRPr="00DE6131">
        <w:rPr>
          <w:rFonts w:hint="cs"/>
          <w:color w:val="000000" w:themeColor="text1"/>
          <w:rtl/>
        </w:rPr>
        <w:t>أهمها:</w:t>
      </w:r>
    </w:p>
    <w:p w14:paraId="2735368C" w14:textId="3D104588" w:rsidR="000850A8" w:rsidRPr="00DE6131" w:rsidRDefault="00EE6414" w:rsidP="00903738">
      <w:pPr>
        <w:ind w:firstLine="0"/>
        <w:rPr>
          <w:color w:val="000000" w:themeColor="text1"/>
          <w:rtl/>
        </w:rPr>
      </w:pPr>
      <w:r w:rsidRPr="00DE6131">
        <w:rPr>
          <w:rFonts w:hint="cs"/>
          <w:color w:val="000000" w:themeColor="text1"/>
          <w:rtl/>
        </w:rPr>
        <w:lastRenderedPageBreak/>
        <w:t>1</w:t>
      </w:r>
      <w:r w:rsidR="000850A8" w:rsidRPr="00DE6131">
        <w:rPr>
          <w:rFonts w:hint="cs"/>
          <w:color w:val="000000" w:themeColor="text1"/>
          <w:rtl/>
        </w:rPr>
        <w:t xml:space="preserve">/ </w:t>
      </w:r>
      <w:r w:rsidR="005D37DC" w:rsidRPr="00DE6131">
        <w:rPr>
          <w:rFonts w:hint="cs"/>
          <w:color w:val="000000" w:themeColor="text1"/>
          <w:rtl/>
        </w:rPr>
        <w:t>حق ال</w:t>
      </w:r>
      <w:r w:rsidR="003E59E8">
        <w:rPr>
          <w:rFonts w:hint="cs"/>
          <w:color w:val="000000" w:themeColor="text1"/>
          <w:rtl/>
        </w:rPr>
        <w:t>إ</w:t>
      </w:r>
      <w:r w:rsidR="005D37DC" w:rsidRPr="00DE6131">
        <w:rPr>
          <w:rFonts w:hint="cs"/>
          <w:color w:val="000000" w:themeColor="text1"/>
          <w:rtl/>
        </w:rPr>
        <w:t>طلاع</w:t>
      </w:r>
      <w:r w:rsidR="000850A8" w:rsidRPr="00DE6131">
        <w:rPr>
          <w:rFonts w:hint="cs"/>
          <w:color w:val="000000" w:themeColor="text1"/>
          <w:rtl/>
        </w:rPr>
        <w:t xml:space="preserve"> على عقود تفويض المرفق </w:t>
      </w:r>
      <w:r w:rsidR="005D37DC" w:rsidRPr="00DE6131">
        <w:rPr>
          <w:rFonts w:hint="cs"/>
          <w:color w:val="000000" w:themeColor="text1"/>
          <w:rtl/>
        </w:rPr>
        <w:t>العام،</w:t>
      </w:r>
      <w:r w:rsidR="000850A8" w:rsidRPr="00DE6131">
        <w:rPr>
          <w:rFonts w:hint="cs"/>
          <w:color w:val="000000" w:themeColor="text1"/>
          <w:rtl/>
        </w:rPr>
        <w:t xml:space="preserve"> وفقا لقانون </w:t>
      </w:r>
      <w:r w:rsidR="000850A8" w:rsidRPr="00903738">
        <w:rPr>
          <w:rFonts w:hint="cs"/>
          <w:color w:val="000000" w:themeColor="text1"/>
          <w:sz w:val="24"/>
          <w:szCs w:val="24"/>
          <w:rtl/>
        </w:rPr>
        <w:t>17</w:t>
      </w:r>
      <w:r w:rsidR="000850A8" w:rsidRPr="00DE6131">
        <w:rPr>
          <w:rFonts w:hint="cs"/>
          <w:color w:val="000000" w:themeColor="text1"/>
          <w:rtl/>
        </w:rPr>
        <w:t xml:space="preserve">جوان </w:t>
      </w:r>
      <w:r w:rsidR="000850A8" w:rsidRPr="00903738">
        <w:rPr>
          <w:rFonts w:hint="cs"/>
          <w:color w:val="000000" w:themeColor="text1"/>
          <w:sz w:val="24"/>
          <w:szCs w:val="24"/>
          <w:rtl/>
        </w:rPr>
        <w:t>1978</w:t>
      </w:r>
      <w:r w:rsidR="000850A8" w:rsidRPr="00DE6131">
        <w:rPr>
          <w:rFonts w:hint="cs"/>
          <w:color w:val="000000" w:themeColor="text1"/>
          <w:rtl/>
        </w:rPr>
        <w:t xml:space="preserve"> في فرمسا </w:t>
      </w:r>
      <w:r w:rsidR="00A06055" w:rsidRPr="00DE6131">
        <w:rPr>
          <w:rFonts w:hint="cs"/>
          <w:color w:val="000000" w:themeColor="text1"/>
          <w:rtl/>
        </w:rPr>
        <w:t>بشأن</w:t>
      </w:r>
      <w:r w:rsidR="000850A8" w:rsidRPr="00DE6131">
        <w:rPr>
          <w:rFonts w:hint="cs"/>
          <w:color w:val="000000" w:themeColor="text1"/>
          <w:rtl/>
        </w:rPr>
        <w:t xml:space="preserve"> تحسين العلاقة بين الإدارة </w:t>
      </w:r>
      <w:r w:rsidR="005D37DC" w:rsidRPr="00DE6131">
        <w:rPr>
          <w:rFonts w:hint="cs"/>
          <w:color w:val="000000" w:themeColor="text1"/>
          <w:rtl/>
        </w:rPr>
        <w:t>والمواطن،</w:t>
      </w:r>
      <w:r w:rsidR="000850A8" w:rsidRPr="00DE6131">
        <w:rPr>
          <w:rFonts w:hint="cs"/>
          <w:color w:val="000000" w:themeColor="text1"/>
          <w:rtl/>
        </w:rPr>
        <w:t xml:space="preserve"> فالوثائق التي تبين كيفية تنفيذ</w:t>
      </w:r>
      <w:r w:rsidR="00903738">
        <w:rPr>
          <w:rFonts w:hint="cs"/>
          <w:color w:val="000000" w:themeColor="text1"/>
          <w:rtl/>
        </w:rPr>
        <w:t xml:space="preserve"> مرفق عام أ</w:t>
      </w:r>
      <w:r w:rsidR="000850A8" w:rsidRPr="00DE6131">
        <w:rPr>
          <w:rFonts w:hint="cs"/>
          <w:color w:val="000000" w:themeColor="text1"/>
          <w:rtl/>
        </w:rPr>
        <w:t xml:space="preserve">و ترتبط بهذا التنفيذ تعتبر بطبيعتها وبحسب موضوعها وثائق إدارية يجوز للمستفيدين الاطلاع </w:t>
      </w:r>
      <w:r w:rsidR="005D37DC" w:rsidRPr="00DE6131">
        <w:rPr>
          <w:rFonts w:hint="cs"/>
          <w:color w:val="000000" w:themeColor="text1"/>
          <w:rtl/>
        </w:rPr>
        <w:t>عليها.</w:t>
      </w:r>
    </w:p>
    <w:p w14:paraId="3F7A63CA" w14:textId="7A3913B3" w:rsidR="000850A8" w:rsidRPr="00DE6131" w:rsidRDefault="00EE6414" w:rsidP="004F2087">
      <w:pPr>
        <w:ind w:firstLine="0"/>
        <w:rPr>
          <w:color w:val="000000" w:themeColor="text1"/>
          <w:rtl/>
        </w:rPr>
      </w:pPr>
      <w:r w:rsidRPr="00DE6131">
        <w:rPr>
          <w:rFonts w:hint="cs"/>
          <w:color w:val="000000" w:themeColor="text1"/>
          <w:rtl/>
        </w:rPr>
        <w:t>2</w:t>
      </w:r>
      <w:r w:rsidR="000850A8" w:rsidRPr="00DE6131">
        <w:rPr>
          <w:rFonts w:hint="cs"/>
          <w:color w:val="000000" w:themeColor="text1"/>
          <w:rtl/>
        </w:rPr>
        <w:t xml:space="preserve">/ يجب </w:t>
      </w:r>
      <w:r w:rsidR="005D37DC" w:rsidRPr="00DE6131">
        <w:rPr>
          <w:rFonts w:hint="cs"/>
          <w:color w:val="000000" w:themeColor="text1"/>
          <w:rtl/>
        </w:rPr>
        <w:t>أ</w:t>
      </w:r>
      <w:r w:rsidR="000850A8" w:rsidRPr="00DE6131">
        <w:rPr>
          <w:rFonts w:hint="cs"/>
          <w:color w:val="000000" w:themeColor="text1"/>
          <w:rtl/>
        </w:rPr>
        <w:t xml:space="preserve">ن </w:t>
      </w:r>
      <w:r w:rsidR="005D37DC" w:rsidRPr="00DE6131">
        <w:rPr>
          <w:rFonts w:hint="cs"/>
          <w:color w:val="000000" w:themeColor="text1"/>
          <w:rtl/>
        </w:rPr>
        <w:t>تفصل</w:t>
      </w:r>
      <w:r w:rsidR="000850A8" w:rsidRPr="00DE6131">
        <w:rPr>
          <w:rFonts w:hint="cs"/>
          <w:color w:val="000000" w:themeColor="text1"/>
          <w:rtl/>
        </w:rPr>
        <w:t xml:space="preserve"> عقود تفويض المرفق العام </w:t>
      </w:r>
      <w:r w:rsidR="005D37DC" w:rsidRPr="00DE6131">
        <w:rPr>
          <w:rFonts w:hint="cs"/>
          <w:color w:val="000000" w:themeColor="text1"/>
          <w:rtl/>
        </w:rPr>
        <w:t>في التعريفات والرسوم التي يتحملها المستفيدين وأ</w:t>
      </w:r>
      <w:r w:rsidR="000850A8" w:rsidRPr="00DE6131">
        <w:rPr>
          <w:rFonts w:hint="cs"/>
          <w:color w:val="000000" w:themeColor="text1"/>
          <w:rtl/>
        </w:rPr>
        <w:t xml:space="preserve">ن </w:t>
      </w:r>
      <w:r w:rsidR="005D37DC" w:rsidRPr="00DE6131">
        <w:rPr>
          <w:rFonts w:hint="cs"/>
          <w:color w:val="000000" w:themeColor="text1"/>
          <w:rtl/>
        </w:rPr>
        <w:t>تتضمن</w:t>
      </w:r>
      <w:r w:rsidR="000850A8" w:rsidRPr="00DE6131">
        <w:rPr>
          <w:rFonts w:hint="cs"/>
          <w:color w:val="000000" w:themeColor="text1"/>
          <w:rtl/>
        </w:rPr>
        <w:t xml:space="preserve"> أيضا المؤشرات التي </w:t>
      </w:r>
      <w:r w:rsidR="005D37DC" w:rsidRPr="00DE6131">
        <w:rPr>
          <w:rFonts w:hint="cs"/>
          <w:color w:val="000000" w:themeColor="text1"/>
          <w:rtl/>
        </w:rPr>
        <w:t>تؤثر</w:t>
      </w:r>
      <w:r w:rsidR="000850A8" w:rsidRPr="00DE6131">
        <w:rPr>
          <w:rFonts w:hint="cs"/>
          <w:color w:val="000000" w:themeColor="text1"/>
          <w:rtl/>
        </w:rPr>
        <w:t xml:space="preserve"> </w:t>
      </w:r>
      <w:r w:rsidR="005D37DC" w:rsidRPr="00DE6131">
        <w:rPr>
          <w:rFonts w:hint="cs"/>
          <w:color w:val="000000" w:themeColor="text1"/>
          <w:rtl/>
        </w:rPr>
        <w:t>في</w:t>
      </w:r>
      <w:r w:rsidR="00903738">
        <w:rPr>
          <w:rFonts w:hint="cs"/>
          <w:color w:val="000000" w:themeColor="text1"/>
          <w:rtl/>
        </w:rPr>
        <w:t xml:space="preserve"> هذه التعريفة أ</w:t>
      </w:r>
      <w:r w:rsidR="005D37DC" w:rsidRPr="00DE6131">
        <w:rPr>
          <w:rFonts w:hint="cs"/>
          <w:color w:val="000000" w:themeColor="text1"/>
          <w:rtl/>
        </w:rPr>
        <w:t>و المؤشرات التي تؤثر في تغييرها.</w:t>
      </w:r>
    </w:p>
    <w:p w14:paraId="5553086F" w14:textId="0F2323F3" w:rsidR="000850A8" w:rsidRPr="00DE6131" w:rsidRDefault="00EE6414" w:rsidP="004F2087">
      <w:pPr>
        <w:ind w:firstLine="0"/>
        <w:rPr>
          <w:color w:val="000000" w:themeColor="text1"/>
          <w:rtl/>
        </w:rPr>
      </w:pPr>
      <w:r w:rsidRPr="00DE6131">
        <w:rPr>
          <w:rFonts w:hint="cs"/>
          <w:color w:val="000000" w:themeColor="text1"/>
          <w:rtl/>
        </w:rPr>
        <w:t>3</w:t>
      </w:r>
      <w:r w:rsidR="000850A8" w:rsidRPr="00DE6131">
        <w:rPr>
          <w:rFonts w:hint="cs"/>
          <w:color w:val="000000" w:themeColor="text1"/>
          <w:rtl/>
        </w:rPr>
        <w:t xml:space="preserve">/المساهمة في </w:t>
      </w:r>
      <w:r w:rsidR="005D37DC" w:rsidRPr="00DE6131">
        <w:rPr>
          <w:rFonts w:hint="cs"/>
          <w:color w:val="000000" w:themeColor="text1"/>
          <w:rtl/>
        </w:rPr>
        <w:t xml:space="preserve">عملية </w:t>
      </w:r>
      <w:r w:rsidR="000850A8" w:rsidRPr="00DE6131">
        <w:rPr>
          <w:rFonts w:hint="cs"/>
          <w:color w:val="000000" w:themeColor="text1"/>
          <w:rtl/>
        </w:rPr>
        <w:t xml:space="preserve">الرقابة على تنفيذ عقود تفويض المرفق العام وتبدو مظاهر الرقابة التي يمارسها </w:t>
      </w:r>
      <w:r w:rsidR="002E58DB">
        <w:rPr>
          <w:rFonts w:hint="cs"/>
          <w:color w:val="000000" w:themeColor="text1"/>
          <w:rtl/>
        </w:rPr>
        <w:t>ا</w:t>
      </w:r>
      <w:r w:rsidR="000850A8" w:rsidRPr="00DE6131">
        <w:rPr>
          <w:rFonts w:hint="cs"/>
          <w:color w:val="000000" w:themeColor="text1"/>
          <w:rtl/>
        </w:rPr>
        <w:t>لمستفيدون في مجال التفويض فيما يلي:</w:t>
      </w:r>
    </w:p>
    <w:p w14:paraId="6D77722C" w14:textId="534369E9" w:rsidR="000850A8" w:rsidRPr="00DE6131" w:rsidRDefault="00EE6414" w:rsidP="004F2087">
      <w:pPr>
        <w:ind w:firstLine="0"/>
        <w:rPr>
          <w:color w:val="000000" w:themeColor="text1"/>
          <w:rtl/>
        </w:rPr>
      </w:pPr>
      <w:r w:rsidRPr="00DE6131">
        <w:rPr>
          <w:rFonts w:hint="cs"/>
          <w:color w:val="000000" w:themeColor="text1"/>
          <w:rtl/>
        </w:rPr>
        <w:t>4</w:t>
      </w:r>
      <w:r w:rsidR="000850A8" w:rsidRPr="00DE6131">
        <w:rPr>
          <w:rFonts w:hint="cs"/>
          <w:color w:val="000000" w:themeColor="text1"/>
          <w:rtl/>
        </w:rPr>
        <w:t>/ التقارير التي ترفع من المفوض له وتحتوي جميع الوثائق التبريرية توضع تحت تصرف الجمهور</w:t>
      </w:r>
      <w:r w:rsidR="005D37DC" w:rsidRPr="00DE6131">
        <w:rPr>
          <w:rFonts w:hint="cs"/>
          <w:color w:val="000000" w:themeColor="text1"/>
          <w:rtl/>
        </w:rPr>
        <w:t>.</w:t>
      </w:r>
      <w:r w:rsidR="000850A8" w:rsidRPr="00DE6131">
        <w:rPr>
          <w:rFonts w:hint="cs"/>
          <w:color w:val="000000" w:themeColor="text1"/>
          <w:rtl/>
        </w:rPr>
        <w:t xml:space="preserve"> </w:t>
      </w:r>
    </w:p>
    <w:p w14:paraId="1A63F8C0" w14:textId="769D243E" w:rsidR="000850A8" w:rsidRPr="00DE6131" w:rsidRDefault="00EE6414" w:rsidP="004F2087">
      <w:pPr>
        <w:ind w:firstLine="0"/>
        <w:rPr>
          <w:color w:val="000000" w:themeColor="text1"/>
          <w:rtl/>
        </w:rPr>
      </w:pPr>
      <w:r w:rsidRPr="00DE6131">
        <w:rPr>
          <w:rFonts w:hint="cs"/>
          <w:color w:val="000000" w:themeColor="text1"/>
          <w:rtl/>
        </w:rPr>
        <w:t>5</w:t>
      </w:r>
      <w:r w:rsidR="000850A8" w:rsidRPr="00DE6131">
        <w:rPr>
          <w:rFonts w:hint="cs"/>
          <w:color w:val="000000" w:themeColor="text1"/>
          <w:rtl/>
        </w:rPr>
        <w:t xml:space="preserve">/ يوضع كذلك تحت تصرف الجمهور التقرير السنوي للسلطة التنفيذية للشخص العام </w:t>
      </w:r>
      <w:r w:rsidR="005D37DC" w:rsidRPr="00DE6131">
        <w:rPr>
          <w:rFonts w:hint="cs"/>
          <w:color w:val="000000" w:themeColor="text1"/>
          <w:rtl/>
        </w:rPr>
        <w:t>المفوض.</w:t>
      </w:r>
    </w:p>
    <w:p w14:paraId="084A8D7C" w14:textId="5226D5A7" w:rsidR="000850A8" w:rsidRPr="00DE6131" w:rsidRDefault="00EE6414" w:rsidP="004F2087">
      <w:pPr>
        <w:ind w:firstLine="0"/>
        <w:rPr>
          <w:color w:val="000000" w:themeColor="text1"/>
          <w:rtl/>
        </w:rPr>
      </w:pPr>
      <w:r w:rsidRPr="00DE6131">
        <w:rPr>
          <w:rFonts w:hint="cs"/>
          <w:color w:val="000000" w:themeColor="text1"/>
          <w:rtl/>
        </w:rPr>
        <w:t>6</w:t>
      </w:r>
      <w:r w:rsidR="000850A8" w:rsidRPr="00DE6131">
        <w:rPr>
          <w:rFonts w:hint="cs"/>
          <w:color w:val="000000" w:themeColor="text1"/>
          <w:rtl/>
        </w:rPr>
        <w:t>/ اللجان الاستشارية للمجتمع المدني</w:t>
      </w:r>
      <w:r w:rsidR="002E58DB">
        <w:rPr>
          <w:rFonts w:hint="cs"/>
          <w:color w:val="000000" w:themeColor="text1"/>
          <w:rtl/>
        </w:rPr>
        <w:t>.</w:t>
      </w:r>
      <w:r w:rsidR="000850A8" w:rsidRPr="00DE6131">
        <w:rPr>
          <w:rFonts w:hint="cs"/>
          <w:color w:val="000000" w:themeColor="text1"/>
          <w:rtl/>
        </w:rPr>
        <w:t xml:space="preserve"> </w:t>
      </w:r>
    </w:p>
    <w:p w14:paraId="08B28C94" w14:textId="724A1577" w:rsidR="006405A5" w:rsidRPr="00DE6131" w:rsidRDefault="000850A8" w:rsidP="00D74548">
      <w:pPr>
        <w:rPr>
          <w:rtl/>
        </w:rPr>
      </w:pPr>
      <w:r w:rsidRPr="00DE6131">
        <w:rPr>
          <w:rFonts w:hint="cs"/>
          <w:rtl/>
        </w:rPr>
        <w:t xml:space="preserve">كما </w:t>
      </w:r>
      <w:r w:rsidR="009C17E8" w:rsidRPr="00DE6131">
        <w:rPr>
          <w:rFonts w:hint="cs"/>
          <w:rtl/>
        </w:rPr>
        <w:t>أ</w:t>
      </w:r>
      <w:r w:rsidRPr="00DE6131">
        <w:rPr>
          <w:rFonts w:hint="cs"/>
          <w:rtl/>
        </w:rPr>
        <w:t xml:space="preserve">نه </w:t>
      </w:r>
      <w:r w:rsidR="009C17E8" w:rsidRPr="00DE6131">
        <w:rPr>
          <w:rFonts w:hint="cs"/>
          <w:rtl/>
        </w:rPr>
        <w:t>يمكن</w:t>
      </w:r>
      <w:r w:rsidRPr="00DE6131">
        <w:rPr>
          <w:rFonts w:hint="cs"/>
          <w:rtl/>
        </w:rPr>
        <w:t xml:space="preserve"> </w:t>
      </w:r>
      <w:r w:rsidR="009C17E8" w:rsidRPr="00DE6131">
        <w:rPr>
          <w:rFonts w:hint="cs"/>
          <w:rtl/>
        </w:rPr>
        <w:t>لمستعملي</w:t>
      </w:r>
      <w:r w:rsidRPr="00DE6131">
        <w:rPr>
          <w:rFonts w:hint="cs"/>
          <w:rtl/>
        </w:rPr>
        <w:t xml:space="preserve"> المرفق العام الطعن في القرارات الإدارية </w:t>
      </w:r>
      <w:r w:rsidR="009C17E8" w:rsidRPr="00DE6131">
        <w:rPr>
          <w:rFonts w:hint="cs"/>
          <w:rtl/>
        </w:rPr>
        <w:t xml:space="preserve">المنفصلة </w:t>
      </w:r>
      <w:r w:rsidRPr="00DE6131">
        <w:rPr>
          <w:rFonts w:hint="cs"/>
          <w:rtl/>
        </w:rPr>
        <w:t xml:space="preserve">المتعلقة </w:t>
      </w:r>
      <w:r w:rsidR="009C17E8" w:rsidRPr="00DE6131">
        <w:rPr>
          <w:rFonts w:hint="cs"/>
          <w:rtl/>
        </w:rPr>
        <w:t>باستغلال</w:t>
      </w:r>
      <w:r w:rsidRPr="00DE6131">
        <w:rPr>
          <w:rFonts w:hint="cs"/>
          <w:rtl/>
        </w:rPr>
        <w:t xml:space="preserve"> وتسيير المرفق العام</w:t>
      </w:r>
      <w:r w:rsidR="002E58DB">
        <w:rPr>
          <w:rFonts w:hint="cs"/>
          <w:rtl/>
        </w:rPr>
        <w:t>،</w:t>
      </w:r>
      <w:r w:rsidRPr="00DE6131">
        <w:rPr>
          <w:rFonts w:hint="cs"/>
          <w:rtl/>
        </w:rPr>
        <w:t xml:space="preserve"> </w:t>
      </w:r>
      <w:r w:rsidR="009C17E8" w:rsidRPr="00DE6131">
        <w:rPr>
          <w:rFonts w:hint="cs"/>
          <w:rtl/>
        </w:rPr>
        <w:t xml:space="preserve">والتي يمكن أن </w:t>
      </w:r>
      <w:r w:rsidRPr="00DE6131">
        <w:rPr>
          <w:rFonts w:hint="cs"/>
          <w:rtl/>
        </w:rPr>
        <w:t xml:space="preserve">تتضمن اخلالا بشروط </w:t>
      </w:r>
      <w:r w:rsidR="00EB386F" w:rsidRPr="00DE6131">
        <w:rPr>
          <w:rFonts w:hint="cs"/>
          <w:rtl/>
        </w:rPr>
        <w:t>تنفيذ عق</w:t>
      </w:r>
      <w:r w:rsidR="00EB386F" w:rsidRPr="00DE6131">
        <w:rPr>
          <w:rtl/>
        </w:rPr>
        <w:t>د</w:t>
      </w:r>
      <w:r w:rsidRPr="00DE6131">
        <w:rPr>
          <w:rFonts w:hint="cs"/>
          <w:rtl/>
        </w:rPr>
        <w:t xml:space="preserve"> </w:t>
      </w:r>
      <w:r w:rsidR="009C17E8" w:rsidRPr="00DE6131">
        <w:rPr>
          <w:rFonts w:hint="cs"/>
          <w:rtl/>
        </w:rPr>
        <w:t>التفويض وبالأخص تلك الت</w:t>
      </w:r>
      <w:r w:rsidRPr="00DE6131">
        <w:rPr>
          <w:rFonts w:hint="cs"/>
          <w:rtl/>
        </w:rPr>
        <w:t xml:space="preserve">ي </w:t>
      </w:r>
      <w:r w:rsidR="009C17E8" w:rsidRPr="00DE6131">
        <w:rPr>
          <w:rFonts w:hint="cs"/>
          <w:rtl/>
        </w:rPr>
        <w:t>تنظم</w:t>
      </w:r>
      <w:r w:rsidRPr="00DE6131">
        <w:rPr>
          <w:rFonts w:hint="cs"/>
          <w:rtl/>
        </w:rPr>
        <w:t xml:space="preserve"> </w:t>
      </w:r>
      <w:r w:rsidR="009C17E8" w:rsidRPr="00DE6131">
        <w:rPr>
          <w:rFonts w:hint="cs"/>
          <w:rtl/>
        </w:rPr>
        <w:t>ك</w:t>
      </w:r>
      <w:r w:rsidRPr="00DE6131">
        <w:rPr>
          <w:rFonts w:hint="cs"/>
          <w:rtl/>
        </w:rPr>
        <w:t>يفية أداء الخدمة للمنتفعين</w:t>
      </w:r>
      <w:r w:rsidR="002E58DB">
        <w:rPr>
          <w:rFonts w:hint="cs"/>
          <w:rtl/>
        </w:rPr>
        <w:t>،</w:t>
      </w:r>
      <w:r w:rsidRPr="00DE6131">
        <w:rPr>
          <w:rFonts w:hint="cs"/>
          <w:rtl/>
        </w:rPr>
        <w:t xml:space="preserve"> </w:t>
      </w:r>
      <w:r w:rsidR="009C17E8" w:rsidRPr="00DE6131">
        <w:rPr>
          <w:rFonts w:hint="cs"/>
          <w:rtl/>
        </w:rPr>
        <w:t>ويستند</w:t>
      </w:r>
      <w:r w:rsidRPr="00DE6131">
        <w:rPr>
          <w:rFonts w:hint="cs"/>
          <w:rtl/>
        </w:rPr>
        <w:t xml:space="preserve"> ذلك</w:t>
      </w:r>
      <w:r w:rsidR="002E58DB">
        <w:rPr>
          <w:rFonts w:hint="cs"/>
          <w:rtl/>
        </w:rPr>
        <w:t xml:space="preserve"> على أ</w:t>
      </w:r>
      <w:r w:rsidRPr="00DE6131">
        <w:rPr>
          <w:rFonts w:hint="cs"/>
          <w:rtl/>
        </w:rPr>
        <w:t xml:space="preserve">ن </w:t>
      </w:r>
      <w:r w:rsidR="009C17E8" w:rsidRPr="00DE6131">
        <w:rPr>
          <w:rFonts w:hint="cs"/>
          <w:rtl/>
        </w:rPr>
        <w:t>البنود</w:t>
      </w:r>
      <w:r w:rsidRPr="00DE6131">
        <w:rPr>
          <w:rFonts w:hint="cs"/>
          <w:rtl/>
        </w:rPr>
        <w:t xml:space="preserve"> التي تنظم كيفية أداء الخدمة هي </w:t>
      </w:r>
      <w:r w:rsidR="009C17E8" w:rsidRPr="00DE6131">
        <w:rPr>
          <w:rFonts w:hint="cs"/>
          <w:rtl/>
        </w:rPr>
        <w:t>بنود</w:t>
      </w:r>
      <w:r w:rsidRPr="00DE6131">
        <w:rPr>
          <w:rFonts w:hint="cs"/>
          <w:rtl/>
        </w:rPr>
        <w:t xml:space="preserve"> ذات طبيعة </w:t>
      </w:r>
      <w:r w:rsidR="004E6965" w:rsidRPr="00DE6131">
        <w:rPr>
          <w:rFonts w:hint="cs"/>
          <w:rtl/>
        </w:rPr>
        <w:t>لائح</w:t>
      </w:r>
      <w:r w:rsidR="002E58DB">
        <w:rPr>
          <w:rFonts w:hint="cs"/>
          <w:rtl/>
        </w:rPr>
        <w:t>ي</w:t>
      </w:r>
      <w:r w:rsidR="004E6965" w:rsidRPr="00DE6131">
        <w:rPr>
          <w:rFonts w:hint="cs"/>
          <w:rtl/>
        </w:rPr>
        <w:t>ة</w:t>
      </w:r>
      <w:r w:rsidR="009C17E8" w:rsidRPr="00DE6131">
        <w:rPr>
          <w:rFonts w:hint="cs"/>
          <w:rtl/>
        </w:rPr>
        <w:t xml:space="preserve"> تنظيمية </w:t>
      </w:r>
      <w:r w:rsidRPr="00DE6131">
        <w:rPr>
          <w:rFonts w:hint="cs"/>
          <w:rtl/>
        </w:rPr>
        <w:t xml:space="preserve">وبالتاي </w:t>
      </w:r>
      <w:r w:rsidR="002A79CD" w:rsidRPr="00DE6131">
        <w:rPr>
          <w:rFonts w:hint="cs"/>
          <w:rtl/>
        </w:rPr>
        <w:t>لا يجو</w:t>
      </w:r>
      <w:r w:rsidR="002A79CD" w:rsidRPr="00DE6131">
        <w:rPr>
          <w:rtl/>
        </w:rPr>
        <w:t>ز</w:t>
      </w:r>
      <w:r w:rsidR="002A79CD" w:rsidRPr="00DE6131">
        <w:rPr>
          <w:rFonts w:hint="cs"/>
          <w:rtl/>
        </w:rPr>
        <w:t>لأي</w:t>
      </w:r>
      <w:r w:rsidR="009C17E8" w:rsidRPr="00DE6131">
        <w:rPr>
          <w:rFonts w:hint="cs"/>
          <w:rtl/>
        </w:rPr>
        <w:t xml:space="preserve"> طرف من أطراف العقد</w:t>
      </w:r>
      <w:r w:rsidRPr="00DE6131">
        <w:rPr>
          <w:rFonts w:hint="cs"/>
          <w:rtl/>
        </w:rPr>
        <w:t xml:space="preserve"> القفز عليها ل</w:t>
      </w:r>
      <w:r w:rsidR="002E58DB">
        <w:rPr>
          <w:rFonts w:hint="cs"/>
          <w:rtl/>
        </w:rPr>
        <w:t>أ</w:t>
      </w:r>
      <w:r w:rsidRPr="00DE6131">
        <w:rPr>
          <w:rFonts w:hint="cs"/>
          <w:rtl/>
        </w:rPr>
        <w:t xml:space="preserve">ن </w:t>
      </w:r>
      <w:r w:rsidR="009C17E8" w:rsidRPr="00DE6131">
        <w:rPr>
          <w:rFonts w:hint="cs"/>
          <w:rtl/>
        </w:rPr>
        <w:t>ذلك ليس</w:t>
      </w:r>
      <w:r w:rsidRPr="00DE6131">
        <w:rPr>
          <w:rFonts w:hint="cs"/>
          <w:rtl/>
        </w:rPr>
        <w:t xml:space="preserve"> مجرد </w:t>
      </w:r>
      <w:r w:rsidR="002E58DB">
        <w:rPr>
          <w:rFonts w:hint="cs"/>
          <w:rtl/>
        </w:rPr>
        <w:t>إ</w:t>
      </w:r>
      <w:r w:rsidRPr="00DE6131">
        <w:rPr>
          <w:rFonts w:hint="cs"/>
          <w:rtl/>
        </w:rPr>
        <w:t xml:space="preserve">خلال بالتزام شخصي </w:t>
      </w:r>
      <w:r w:rsidR="009C17E8" w:rsidRPr="00DE6131">
        <w:rPr>
          <w:rFonts w:hint="cs"/>
          <w:rtl/>
        </w:rPr>
        <w:t>تعاقدي مستمد من مقتضيات العقد</w:t>
      </w:r>
      <w:r w:rsidR="002E58DB">
        <w:rPr>
          <w:rFonts w:hint="cs"/>
          <w:rtl/>
        </w:rPr>
        <w:t>، وإ</w:t>
      </w:r>
      <w:r w:rsidRPr="00DE6131">
        <w:rPr>
          <w:rFonts w:hint="cs"/>
          <w:rtl/>
        </w:rPr>
        <w:t>نما ال</w:t>
      </w:r>
      <w:r w:rsidR="002E58DB">
        <w:rPr>
          <w:rFonts w:hint="cs"/>
          <w:rtl/>
        </w:rPr>
        <w:t>أمر</w:t>
      </w:r>
      <w:r w:rsidR="009C17E8" w:rsidRPr="00DE6131">
        <w:rPr>
          <w:rFonts w:hint="cs"/>
          <w:rtl/>
        </w:rPr>
        <w:t>يرتبط بمخالفة</w:t>
      </w:r>
      <w:r w:rsidRPr="00DE6131">
        <w:rPr>
          <w:rFonts w:hint="cs"/>
          <w:rtl/>
        </w:rPr>
        <w:t xml:space="preserve"> قاعدة </w:t>
      </w:r>
      <w:r w:rsidR="009C17E8" w:rsidRPr="00DE6131">
        <w:rPr>
          <w:rFonts w:hint="cs"/>
          <w:rtl/>
        </w:rPr>
        <w:t>من القواعد اللا</w:t>
      </w:r>
      <w:r w:rsidRPr="00DE6131">
        <w:rPr>
          <w:rFonts w:hint="cs"/>
          <w:rtl/>
        </w:rPr>
        <w:t>ئحية تضمنها العقد</w:t>
      </w:r>
      <w:r w:rsidR="006405A5" w:rsidRPr="00DE6131">
        <w:rPr>
          <w:rFonts w:hint="cs"/>
          <w:rtl/>
        </w:rPr>
        <w:t>، وتصدق هذه الحماية المقررة للمستفيدين سواء كانت هذه المرافق</w:t>
      </w:r>
      <w:r w:rsidR="006B1995">
        <w:rPr>
          <w:rFonts w:hint="cs"/>
          <w:rtl/>
        </w:rPr>
        <w:t xml:space="preserve"> العامة صناعية أ</w:t>
      </w:r>
      <w:r w:rsidR="006405A5" w:rsidRPr="00DE6131">
        <w:rPr>
          <w:rFonts w:hint="cs"/>
          <w:rtl/>
        </w:rPr>
        <w:t>و</w:t>
      </w:r>
      <w:r w:rsidR="002A79CD" w:rsidRPr="00DE6131">
        <w:rPr>
          <w:rFonts w:hint="cs"/>
          <w:rtl/>
        </w:rPr>
        <w:t xml:space="preserve"> </w:t>
      </w:r>
      <w:r w:rsidR="006B1995">
        <w:rPr>
          <w:rFonts w:hint="cs"/>
          <w:rtl/>
        </w:rPr>
        <w:t>تجارية وسواء صدرت الأ</w:t>
      </w:r>
      <w:r w:rsidR="006405A5" w:rsidRPr="00DE6131">
        <w:rPr>
          <w:rFonts w:hint="cs"/>
          <w:rtl/>
        </w:rPr>
        <w:t>عما</w:t>
      </w:r>
      <w:r w:rsidR="006B1995">
        <w:rPr>
          <w:rFonts w:hint="cs"/>
          <w:rtl/>
        </w:rPr>
        <w:t>ل المخالفة من الشخص العام الذي أنشا المرفق أ</w:t>
      </w:r>
      <w:r w:rsidR="006405A5" w:rsidRPr="00DE6131">
        <w:rPr>
          <w:rFonts w:hint="cs"/>
          <w:rtl/>
        </w:rPr>
        <w:t xml:space="preserve">و </w:t>
      </w:r>
      <w:r w:rsidR="006B1995">
        <w:rPr>
          <w:rFonts w:hint="cs"/>
          <w:rtl/>
        </w:rPr>
        <w:t>المفوض إليه</w:t>
      </w:r>
      <w:r w:rsidR="006405A5" w:rsidRPr="00DE6131">
        <w:rPr>
          <w:rFonts w:hint="cs"/>
          <w:rtl/>
        </w:rPr>
        <w:t xml:space="preserve"> الذي عهد </w:t>
      </w:r>
      <w:r w:rsidR="006B1995">
        <w:rPr>
          <w:rFonts w:hint="cs"/>
          <w:rtl/>
        </w:rPr>
        <w:t>إ</w:t>
      </w:r>
      <w:r w:rsidR="006405A5" w:rsidRPr="00DE6131">
        <w:rPr>
          <w:rFonts w:hint="cs"/>
          <w:rtl/>
        </w:rPr>
        <w:t>ليه تنفيذ المرفق.</w:t>
      </w:r>
    </w:p>
    <w:p w14:paraId="137B8752" w14:textId="1CCABB98" w:rsidR="000850A8" w:rsidRPr="00DE6131" w:rsidRDefault="006B1995" w:rsidP="00D74548">
      <w:pPr>
        <w:rPr>
          <w:rtl/>
        </w:rPr>
      </w:pPr>
      <w:r>
        <w:rPr>
          <w:rFonts w:hint="cs"/>
          <w:rtl/>
        </w:rPr>
        <w:t>وبالتالي فإ</w:t>
      </w:r>
      <w:r w:rsidR="00CE6368" w:rsidRPr="00DE6131">
        <w:rPr>
          <w:rFonts w:hint="cs"/>
          <w:rtl/>
        </w:rPr>
        <w:t xml:space="preserve">ن البنود التنظيمية </w:t>
      </w:r>
      <w:r w:rsidR="006405A5" w:rsidRPr="00DE6131">
        <w:rPr>
          <w:rFonts w:hint="cs"/>
          <w:rtl/>
        </w:rPr>
        <w:t xml:space="preserve"> اللائحية </w:t>
      </w:r>
      <w:r w:rsidR="00CE6368" w:rsidRPr="00DE6131">
        <w:rPr>
          <w:rFonts w:hint="cs"/>
          <w:rtl/>
        </w:rPr>
        <w:t>المذكورة</w:t>
      </w:r>
      <w:r w:rsidR="006405A5" w:rsidRPr="00DE6131">
        <w:rPr>
          <w:rFonts w:hint="cs"/>
          <w:rtl/>
        </w:rPr>
        <w:t xml:space="preserve"> في </w:t>
      </w:r>
      <w:r w:rsidR="00CE6368" w:rsidRPr="00DE6131">
        <w:rPr>
          <w:rFonts w:hint="cs"/>
          <w:rtl/>
        </w:rPr>
        <w:t xml:space="preserve">اتفاقية </w:t>
      </w:r>
      <w:r w:rsidR="006405A5" w:rsidRPr="00DE6131">
        <w:rPr>
          <w:rFonts w:hint="cs"/>
          <w:rtl/>
        </w:rPr>
        <w:t xml:space="preserve"> التفويض</w:t>
      </w:r>
      <w:r>
        <w:rPr>
          <w:rFonts w:hint="cs"/>
          <w:rtl/>
        </w:rPr>
        <w:t xml:space="preserve"> </w:t>
      </w:r>
      <w:r w:rsidR="00CE6368" w:rsidRPr="00DE6131">
        <w:rPr>
          <w:rFonts w:hint="cs"/>
          <w:rtl/>
        </w:rPr>
        <w:t>يمكن</w:t>
      </w:r>
      <w:r w:rsidR="006405A5" w:rsidRPr="00DE6131">
        <w:rPr>
          <w:rFonts w:hint="cs"/>
          <w:rtl/>
        </w:rPr>
        <w:t xml:space="preserve"> </w:t>
      </w:r>
      <w:r w:rsidR="001474A3" w:rsidRPr="00DE6131">
        <w:rPr>
          <w:rFonts w:hint="cs"/>
          <w:rtl/>
        </w:rPr>
        <w:t xml:space="preserve">لمستعملي المرفق العام </w:t>
      </w:r>
      <w:r w:rsidR="006405A5" w:rsidRPr="00DE6131">
        <w:rPr>
          <w:rFonts w:hint="cs"/>
          <w:rtl/>
        </w:rPr>
        <w:t xml:space="preserve"> </w:t>
      </w:r>
      <w:r w:rsidR="001474A3" w:rsidRPr="00DE6131">
        <w:rPr>
          <w:rFonts w:hint="cs"/>
          <w:rtl/>
        </w:rPr>
        <w:t xml:space="preserve">المنازعة </w:t>
      </w:r>
      <w:r w:rsidR="006405A5" w:rsidRPr="00DE6131">
        <w:rPr>
          <w:rFonts w:hint="cs"/>
          <w:rtl/>
        </w:rPr>
        <w:t xml:space="preserve">فيها </w:t>
      </w:r>
      <w:r w:rsidR="001474A3" w:rsidRPr="00DE6131">
        <w:rPr>
          <w:rFonts w:hint="cs"/>
          <w:rtl/>
        </w:rPr>
        <w:t>من خلال الطعن بالطريق المباشر،</w:t>
      </w:r>
      <w:r>
        <w:rPr>
          <w:rFonts w:hint="cs"/>
          <w:rtl/>
        </w:rPr>
        <w:t xml:space="preserve"> </w:t>
      </w:r>
      <w:r w:rsidR="001474A3" w:rsidRPr="00DE6131">
        <w:rPr>
          <w:rFonts w:hint="cs"/>
          <w:rtl/>
        </w:rPr>
        <w:t>أما في</w:t>
      </w:r>
      <w:r>
        <w:rPr>
          <w:rFonts w:hint="cs"/>
          <w:rtl/>
        </w:rPr>
        <w:t xml:space="preserve"> ما</w:t>
      </w:r>
      <w:r w:rsidR="001474A3" w:rsidRPr="00DE6131">
        <w:rPr>
          <w:rFonts w:hint="cs"/>
          <w:rtl/>
        </w:rPr>
        <w:t xml:space="preserve"> يتعلق بالبنود</w:t>
      </w:r>
      <w:r w:rsidR="006405A5" w:rsidRPr="00DE6131">
        <w:rPr>
          <w:rFonts w:hint="cs"/>
          <w:rtl/>
        </w:rPr>
        <w:t xml:space="preserve"> التعاقدية </w:t>
      </w:r>
      <w:r w:rsidR="001474A3" w:rsidRPr="00DE6131">
        <w:rPr>
          <w:rFonts w:hint="cs"/>
          <w:rtl/>
        </w:rPr>
        <w:t xml:space="preserve">التي يتوافق عليها أطراف العقد </w:t>
      </w:r>
      <w:r>
        <w:rPr>
          <w:rFonts w:hint="cs"/>
          <w:rtl/>
        </w:rPr>
        <w:t xml:space="preserve"> فإ</w:t>
      </w:r>
      <w:r w:rsidR="006405A5" w:rsidRPr="00DE6131">
        <w:rPr>
          <w:rFonts w:hint="cs"/>
          <w:rtl/>
        </w:rPr>
        <w:t xml:space="preserve">نه </w:t>
      </w:r>
      <w:r w:rsidR="001474A3" w:rsidRPr="00DE6131">
        <w:rPr>
          <w:rFonts w:hint="cs"/>
          <w:rtl/>
        </w:rPr>
        <w:t xml:space="preserve">من حيث المبدأ </w:t>
      </w:r>
      <w:r w:rsidR="002A79CD" w:rsidRPr="00DE6131">
        <w:rPr>
          <w:rFonts w:hint="cs"/>
          <w:rtl/>
        </w:rPr>
        <w:t>لا يجو</w:t>
      </w:r>
      <w:r w:rsidR="002A79CD" w:rsidRPr="00DE6131">
        <w:rPr>
          <w:rtl/>
        </w:rPr>
        <w:t>ز</w:t>
      </w:r>
      <w:r w:rsidR="001474A3" w:rsidRPr="00DE6131">
        <w:rPr>
          <w:rFonts w:hint="cs"/>
          <w:rtl/>
        </w:rPr>
        <w:t xml:space="preserve"> لمستخدمي المرفق العام</w:t>
      </w:r>
      <w:r w:rsidR="006405A5" w:rsidRPr="00DE6131">
        <w:rPr>
          <w:rFonts w:hint="cs"/>
          <w:rtl/>
        </w:rPr>
        <w:t xml:space="preserve"> </w:t>
      </w:r>
      <w:r w:rsidR="001474A3" w:rsidRPr="00DE6131">
        <w:rPr>
          <w:rFonts w:hint="cs"/>
          <w:rtl/>
        </w:rPr>
        <w:t>الطعن</w:t>
      </w:r>
      <w:r>
        <w:rPr>
          <w:rFonts w:hint="cs"/>
          <w:rtl/>
        </w:rPr>
        <w:t xml:space="preserve"> فيها إ</w:t>
      </w:r>
      <w:r w:rsidR="006405A5" w:rsidRPr="00DE6131">
        <w:rPr>
          <w:rFonts w:hint="cs"/>
          <w:rtl/>
        </w:rPr>
        <w:t xml:space="preserve">لا </w:t>
      </w:r>
      <w:r w:rsidR="001474A3" w:rsidRPr="00DE6131">
        <w:rPr>
          <w:rFonts w:hint="cs"/>
          <w:rtl/>
        </w:rPr>
        <w:t xml:space="preserve">بالطريق </w:t>
      </w:r>
      <w:r w:rsidR="006405A5" w:rsidRPr="00DE6131">
        <w:rPr>
          <w:rFonts w:hint="cs"/>
          <w:rtl/>
        </w:rPr>
        <w:t xml:space="preserve"> غير </w:t>
      </w:r>
      <w:r w:rsidR="001474A3" w:rsidRPr="00DE6131">
        <w:rPr>
          <w:rFonts w:hint="cs"/>
          <w:rtl/>
        </w:rPr>
        <w:t>ال</w:t>
      </w:r>
      <w:r w:rsidR="006405A5" w:rsidRPr="00DE6131">
        <w:rPr>
          <w:rFonts w:hint="cs"/>
          <w:rtl/>
        </w:rPr>
        <w:t>مباشر</w:t>
      </w:r>
      <w:r w:rsidR="001474A3" w:rsidRPr="00DE6131">
        <w:rPr>
          <w:rFonts w:hint="cs"/>
          <w:rtl/>
        </w:rPr>
        <w:t xml:space="preserve">، </w:t>
      </w:r>
      <w:r w:rsidR="006405A5" w:rsidRPr="00DE6131">
        <w:rPr>
          <w:rFonts w:hint="cs"/>
          <w:rtl/>
        </w:rPr>
        <w:t xml:space="preserve">وذلك </w:t>
      </w:r>
      <w:r w:rsidR="001474A3" w:rsidRPr="00DE6131">
        <w:rPr>
          <w:rFonts w:hint="cs"/>
          <w:rtl/>
        </w:rPr>
        <w:t>عن طريق</w:t>
      </w:r>
      <w:r w:rsidR="006405A5" w:rsidRPr="00DE6131">
        <w:rPr>
          <w:rFonts w:hint="cs"/>
          <w:rtl/>
        </w:rPr>
        <w:t xml:space="preserve"> </w:t>
      </w:r>
      <w:r w:rsidR="001474A3" w:rsidRPr="00DE6131">
        <w:rPr>
          <w:rFonts w:hint="cs"/>
          <w:rtl/>
        </w:rPr>
        <w:t xml:space="preserve">المنازعة في </w:t>
      </w:r>
      <w:r w:rsidR="006405A5" w:rsidRPr="00DE6131">
        <w:rPr>
          <w:rFonts w:hint="cs"/>
          <w:rtl/>
        </w:rPr>
        <w:t xml:space="preserve"> القرار المنفصل وهو</w:t>
      </w:r>
      <w:r w:rsidR="001474A3" w:rsidRPr="00DE6131">
        <w:rPr>
          <w:rFonts w:hint="cs"/>
          <w:rtl/>
        </w:rPr>
        <w:t xml:space="preserve"> ال</w:t>
      </w:r>
      <w:r>
        <w:rPr>
          <w:rFonts w:hint="cs"/>
          <w:rtl/>
        </w:rPr>
        <w:t>أ</w:t>
      </w:r>
      <w:r w:rsidR="001474A3" w:rsidRPr="00DE6131">
        <w:rPr>
          <w:rFonts w:hint="cs"/>
          <w:rtl/>
        </w:rPr>
        <w:t>مر الذي</w:t>
      </w:r>
      <w:r w:rsidR="006405A5" w:rsidRPr="00DE6131">
        <w:rPr>
          <w:rFonts w:hint="cs"/>
          <w:rtl/>
        </w:rPr>
        <w:t xml:space="preserve"> استقر عليه </w:t>
      </w:r>
      <w:r w:rsidR="001474A3" w:rsidRPr="00DE6131">
        <w:rPr>
          <w:rFonts w:hint="cs"/>
          <w:rtl/>
        </w:rPr>
        <w:t xml:space="preserve">رأي </w:t>
      </w:r>
      <w:r w:rsidR="006405A5" w:rsidRPr="00DE6131">
        <w:rPr>
          <w:rFonts w:hint="cs"/>
          <w:rtl/>
        </w:rPr>
        <w:t>مجلس الدولة ال</w:t>
      </w:r>
      <w:r>
        <w:rPr>
          <w:rFonts w:hint="cs"/>
          <w:rtl/>
        </w:rPr>
        <w:t>فرنسي</w:t>
      </w:r>
      <w:r w:rsidR="001474A3" w:rsidRPr="00DE6131">
        <w:rPr>
          <w:rFonts w:hint="cs"/>
          <w:rtl/>
        </w:rPr>
        <w:t xml:space="preserve">، وللتمييز </w:t>
      </w:r>
      <w:r w:rsidR="006405A5" w:rsidRPr="00DE6131">
        <w:rPr>
          <w:rFonts w:hint="cs"/>
          <w:rtl/>
        </w:rPr>
        <w:t xml:space="preserve">بين </w:t>
      </w:r>
      <w:r w:rsidR="001474A3" w:rsidRPr="00DE6131">
        <w:rPr>
          <w:rFonts w:hint="cs"/>
          <w:rtl/>
        </w:rPr>
        <w:t>الشروط</w:t>
      </w:r>
      <w:r w:rsidR="006405A5" w:rsidRPr="00DE6131">
        <w:rPr>
          <w:rFonts w:hint="cs"/>
          <w:rtl/>
        </w:rPr>
        <w:t xml:space="preserve"> التعاقدية </w:t>
      </w:r>
      <w:r w:rsidR="001474A3" w:rsidRPr="00DE6131">
        <w:rPr>
          <w:rFonts w:hint="cs"/>
          <w:rtl/>
        </w:rPr>
        <w:t>والبنود التنظيمية</w:t>
      </w:r>
      <w:r w:rsidR="006405A5" w:rsidRPr="00DE6131">
        <w:rPr>
          <w:rFonts w:hint="cs"/>
          <w:rtl/>
        </w:rPr>
        <w:t xml:space="preserve"> اللائحية </w:t>
      </w:r>
      <w:r w:rsidR="001474A3" w:rsidRPr="00DE6131">
        <w:rPr>
          <w:rFonts w:hint="cs"/>
          <w:rtl/>
        </w:rPr>
        <w:t>يرجع</w:t>
      </w:r>
      <w:r>
        <w:rPr>
          <w:rFonts w:hint="cs"/>
          <w:rtl/>
        </w:rPr>
        <w:t xml:space="preserve"> الى معيار مؤداه أ</w:t>
      </w:r>
      <w:r w:rsidR="006405A5" w:rsidRPr="00DE6131">
        <w:rPr>
          <w:rFonts w:hint="cs"/>
          <w:rtl/>
        </w:rPr>
        <w:t xml:space="preserve">ن الشروط اللائحية هي تلك </w:t>
      </w:r>
      <w:r w:rsidR="001474A3" w:rsidRPr="00DE6131">
        <w:rPr>
          <w:rFonts w:hint="cs"/>
          <w:rtl/>
        </w:rPr>
        <w:t>البنود</w:t>
      </w:r>
      <w:r w:rsidR="006405A5" w:rsidRPr="00DE6131">
        <w:rPr>
          <w:rFonts w:hint="cs"/>
          <w:rtl/>
        </w:rPr>
        <w:t xml:space="preserve"> </w:t>
      </w:r>
      <w:r w:rsidR="001474A3" w:rsidRPr="00DE6131">
        <w:rPr>
          <w:rFonts w:hint="cs"/>
          <w:rtl/>
        </w:rPr>
        <w:t>المتضمنة</w:t>
      </w:r>
      <w:r w:rsidR="006405A5" w:rsidRPr="00DE6131">
        <w:rPr>
          <w:rFonts w:hint="cs"/>
          <w:rtl/>
        </w:rPr>
        <w:t xml:space="preserve"> في </w:t>
      </w:r>
      <w:r w:rsidR="001474A3" w:rsidRPr="00DE6131">
        <w:rPr>
          <w:rFonts w:hint="cs"/>
          <w:rtl/>
        </w:rPr>
        <w:t>دفاتر</w:t>
      </w:r>
      <w:r w:rsidR="006405A5" w:rsidRPr="00DE6131">
        <w:rPr>
          <w:rFonts w:hint="cs"/>
          <w:rtl/>
        </w:rPr>
        <w:t xml:space="preserve"> الشروط</w:t>
      </w:r>
      <w:r w:rsidR="001474A3" w:rsidRPr="00DE6131">
        <w:rPr>
          <w:rFonts w:hint="cs"/>
          <w:rtl/>
        </w:rPr>
        <w:t xml:space="preserve"> الخاصة بالمرافق العامة موضوع التفويض</w:t>
      </w:r>
      <w:r>
        <w:rPr>
          <w:rFonts w:hint="cs"/>
          <w:rtl/>
        </w:rPr>
        <w:t>،</w:t>
      </w:r>
      <w:r w:rsidR="00D12B84" w:rsidRPr="00DE6131">
        <w:rPr>
          <w:rFonts w:hint="cs"/>
          <w:rtl/>
        </w:rPr>
        <w:t xml:space="preserve"> كما </w:t>
      </w:r>
      <w:r>
        <w:rPr>
          <w:rFonts w:hint="cs"/>
          <w:rtl/>
        </w:rPr>
        <w:t>يمكن أ</w:t>
      </w:r>
      <w:r w:rsidR="006405A5" w:rsidRPr="00DE6131">
        <w:rPr>
          <w:rFonts w:hint="cs"/>
          <w:rtl/>
        </w:rPr>
        <w:t xml:space="preserve">ن </w:t>
      </w:r>
      <w:r w:rsidR="00D12B84" w:rsidRPr="00DE6131">
        <w:rPr>
          <w:rFonts w:hint="cs"/>
          <w:rtl/>
        </w:rPr>
        <w:t>نجدها في</w:t>
      </w:r>
      <w:r w:rsidR="006405A5" w:rsidRPr="00DE6131">
        <w:rPr>
          <w:rFonts w:hint="cs"/>
          <w:rtl/>
        </w:rPr>
        <w:t xml:space="preserve"> </w:t>
      </w:r>
      <w:r w:rsidR="00D12B84" w:rsidRPr="00DE6131">
        <w:rPr>
          <w:rFonts w:hint="cs"/>
          <w:rtl/>
        </w:rPr>
        <w:t>اللوائح المعدة</w:t>
      </w:r>
      <w:r w:rsidR="006405A5" w:rsidRPr="00DE6131">
        <w:rPr>
          <w:rFonts w:hint="cs"/>
          <w:rtl/>
        </w:rPr>
        <w:t xml:space="preserve"> </w:t>
      </w:r>
      <w:r w:rsidR="00D12B84" w:rsidRPr="00DE6131">
        <w:rPr>
          <w:rFonts w:hint="cs"/>
          <w:rtl/>
        </w:rPr>
        <w:t>ل</w:t>
      </w:r>
      <w:r w:rsidR="006405A5" w:rsidRPr="00DE6131">
        <w:rPr>
          <w:rFonts w:hint="cs"/>
          <w:rtl/>
        </w:rPr>
        <w:t xml:space="preserve">استغلال المرفق العام </w:t>
      </w:r>
      <w:r w:rsidR="00D12B84" w:rsidRPr="00DE6131">
        <w:rPr>
          <w:rFonts w:hint="cs"/>
          <w:rtl/>
        </w:rPr>
        <w:t>في حالة</w:t>
      </w:r>
      <w:r w:rsidR="006405A5" w:rsidRPr="00DE6131">
        <w:rPr>
          <w:rFonts w:hint="cs"/>
          <w:rtl/>
        </w:rPr>
        <w:t xml:space="preserve"> </w:t>
      </w:r>
      <w:r>
        <w:rPr>
          <w:rFonts w:hint="cs"/>
          <w:rtl/>
        </w:rPr>
        <w:t>استغلاله وإ</w:t>
      </w:r>
      <w:r w:rsidR="00D12B84" w:rsidRPr="00DE6131">
        <w:rPr>
          <w:rFonts w:hint="cs"/>
          <w:rtl/>
        </w:rPr>
        <w:t xml:space="preserve">دارته </w:t>
      </w:r>
      <w:r w:rsidR="002A79CD" w:rsidRPr="00DE6131">
        <w:rPr>
          <w:rFonts w:hint="cs"/>
          <w:rtl/>
        </w:rPr>
        <w:t>بالأسلوب</w:t>
      </w:r>
      <w:r w:rsidR="006405A5" w:rsidRPr="00DE6131">
        <w:rPr>
          <w:rFonts w:hint="cs"/>
          <w:rtl/>
        </w:rPr>
        <w:t xml:space="preserve"> المباشر </w:t>
      </w:r>
      <w:r w:rsidR="00D12B84" w:rsidRPr="00DE6131">
        <w:rPr>
          <w:rFonts w:hint="cs"/>
          <w:rtl/>
        </w:rPr>
        <w:t>فيما تصنف</w:t>
      </w:r>
      <w:r w:rsidR="006405A5" w:rsidRPr="00DE6131">
        <w:rPr>
          <w:rFonts w:hint="cs"/>
          <w:rtl/>
        </w:rPr>
        <w:t xml:space="preserve"> الشروط التعاقدية </w:t>
      </w:r>
      <w:r w:rsidR="00D12B84" w:rsidRPr="00DE6131">
        <w:rPr>
          <w:rFonts w:hint="cs"/>
          <w:rtl/>
        </w:rPr>
        <w:t>على أنها</w:t>
      </w:r>
      <w:r w:rsidR="006405A5" w:rsidRPr="00DE6131">
        <w:rPr>
          <w:rFonts w:hint="cs"/>
          <w:rtl/>
        </w:rPr>
        <w:t xml:space="preserve"> تلك الشروط التي لا يتصور وجودها في نظام الاستغلال </w:t>
      </w:r>
      <w:r w:rsidR="002A79CD" w:rsidRPr="00DE6131">
        <w:rPr>
          <w:rFonts w:hint="cs"/>
          <w:rtl/>
        </w:rPr>
        <w:t>المباشر لأنه</w:t>
      </w:r>
      <w:r w:rsidR="002A79CD" w:rsidRPr="00DE6131">
        <w:rPr>
          <w:rtl/>
        </w:rPr>
        <w:t>ا</w:t>
      </w:r>
      <w:r w:rsidR="006405A5" w:rsidRPr="00DE6131">
        <w:rPr>
          <w:rFonts w:hint="cs"/>
          <w:rtl/>
        </w:rPr>
        <w:t xml:space="preserve"> </w:t>
      </w:r>
      <w:r w:rsidR="00D12B84" w:rsidRPr="00DE6131">
        <w:rPr>
          <w:rFonts w:hint="cs"/>
          <w:rtl/>
        </w:rPr>
        <w:t>لا</w:t>
      </w:r>
      <w:r w:rsidR="006405A5" w:rsidRPr="00DE6131">
        <w:rPr>
          <w:rFonts w:hint="cs"/>
          <w:rtl/>
        </w:rPr>
        <w:t xml:space="preserve"> يكون لها </w:t>
      </w:r>
      <w:r w:rsidR="00D12B84" w:rsidRPr="00DE6131">
        <w:rPr>
          <w:rFonts w:hint="cs"/>
          <w:rtl/>
        </w:rPr>
        <w:t xml:space="preserve">موضوع لعدم وجود العقد </w:t>
      </w:r>
      <w:r w:rsidR="002A79CD" w:rsidRPr="00DE6131">
        <w:rPr>
          <w:rFonts w:hint="cs"/>
          <w:rtl/>
        </w:rPr>
        <w:t>أساسا</w:t>
      </w:r>
      <w:r w:rsidR="00291E9E">
        <w:rPr>
          <w:rFonts w:hint="cs"/>
          <w:rtl/>
        </w:rPr>
        <w:t>،</w:t>
      </w:r>
      <w:r w:rsidR="002A79CD" w:rsidRPr="00DE6131">
        <w:rPr>
          <w:rFonts w:hint="cs"/>
          <w:rtl/>
        </w:rPr>
        <w:t xml:space="preserve"> ومما</w:t>
      </w:r>
      <w:r w:rsidR="00291E9E">
        <w:rPr>
          <w:rFonts w:hint="cs"/>
          <w:rtl/>
        </w:rPr>
        <w:t xml:space="preserve"> سبق يمكن القول إ</w:t>
      </w:r>
      <w:r w:rsidR="00D12B84" w:rsidRPr="00DE6131">
        <w:rPr>
          <w:rFonts w:hint="cs"/>
          <w:rtl/>
        </w:rPr>
        <w:t>جمالا</w:t>
      </w:r>
      <w:r w:rsidR="002A79CD" w:rsidRPr="00DE6131">
        <w:rPr>
          <w:rFonts w:hint="cs"/>
          <w:rtl/>
        </w:rPr>
        <w:t xml:space="preserve"> </w:t>
      </w:r>
      <w:r w:rsidR="00291E9E">
        <w:rPr>
          <w:rFonts w:hint="cs"/>
          <w:rtl/>
        </w:rPr>
        <w:t>أ</w:t>
      </w:r>
      <w:r w:rsidR="006405A5" w:rsidRPr="00DE6131">
        <w:rPr>
          <w:rFonts w:hint="cs"/>
          <w:rtl/>
        </w:rPr>
        <w:t xml:space="preserve">ن الشروط الخاصة </w:t>
      </w:r>
      <w:r w:rsidR="00D12B84" w:rsidRPr="00DE6131">
        <w:rPr>
          <w:rFonts w:hint="cs"/>
          <w:rtl/>
        </w:rPr>
        <w:t xml:space="preserve">المتعلقة </w:t>
      </w:r>
      <w:r w:rsidR="00291E9E">
        <w:rPr>
          <w:rFonts w:hint="cs"/>
          <w:rtl/>
        </w:rPr>
        <w:t>بتنظيم إ</w:t>
      </w:r>
      <w:r w:rsidR="006405A5" w:rsidRPr="00DE6131">
        <w:rPr>
          <w:rFonts w:hint="cs"/>
          <w:rtl/>
        </w:rPr>
        <w:t xml:space="preserve">و </w:t>
      </w:r>
      <w:r w:rsidR="00D12B84" w:rsidRPr="00DE6131">
        <w:rPr>
          <w:rFonts w:hint="cs"/>
          <w:rtl/>
        </w:rPr>
        <w:t xml:space="preserve">إدارة </w:t>
      </w:r>
      <w:r w:rsidR="006405A5" w:rsidRPr="00DE6131">
        <w:rPr>
          <w:rFonts w:hint="cs"/>
          <w:rtl/>
        </w:rPr>
        <w:t xml:space="preserve"> المرفق</w:t>
      </w:r>
      <w:r w:rsidR="00D12B84" w:rsidRPr="00DE6131">
        <w:rPr>
          <w:rFonts w:hint="cs"/>
          <w:rtl/>
        </w:rPr>
        <w:t xml:space="preserve"> العام </w:t>
      </w:r>
      <w:r w:rsidR="006405A5" w:rsidRPr="00DE6131">
        <w:rPr>
          <w:rFonts w:hint="cs"/>
          <w:rtl/>
        </w:rPr>
        <w:t xml:space="preserve">هي </w:t>
      </w:r>
      <w:r w:rsidR="002A79CD" w:rsidRPr="00DE6131">
        <w:rPr>
          <w:rFonts w:hint="cs"/>
          <w:rtl/>
        </w:rPr>
        <w:t>بن</w:t>
      </w:r>
      <w:r w:rsidR="00D12B84" w:rsidRPr="00DE6131">
        <w:rPr>
          <w:rFonts w:hint="cs"/>
          <w:rtl/>
        </w:rPr>
        <w:t>ود ذات طبيعة</w:t>
      </w:r>
      <w:r w:rsidR="006405A5" w:rsidRPr="00DE6131">
        <w:rPr>
          <w:rFonts w:hint="cs"/>
          <w:rtl/>
        </w:rPr>
        <w:t xml:space="preserve"> لائحية </w:t>
      </w:r>
      <w:r w:rsidR="00291E9E">
        <w:rPr>
          <w:rFonts w:hint="cs"/>
          <w:rtl/>
        </w:rPr>
        <w:t>وتنظيمية أ</w:t>
      </w:r>
      <w:r w:rsidR="006405A5" w:rsidRPr="00DE6131">
        <w:rPr>
          <w:rFonts w:hint="cs"/>
          <w:rtl/>
        </w:rPr>
        <w:t xml:space="preserve">ما الشروط المالية </w:t>
      </w:r>
      <w:r w:rsidR="00D12B84" w:rsidRPr="00DE6131">
        <w:rPr>
          <w:rFonts w:hint="cs"/>
          <w:rtl/>
        </w:rPr>
        <w:t>التي تتعلق</w:t>
      </w:r>
      <w:r w:rsidR="006405A5" w:rsidRPr="00DE6131">
        <w:rPr>
          <w:rFonts w:hint="cs"/>
          <w:rtl/>
        </w:rPr>
        <w:t xml:space="preserve"> بالمزايا المالية التي </w:t>
      </w:r>
      <w:r w:rsidR="00D12B84" w:rsidRPr="00DE6131">
        <w:rPr>
          <w:rFonts w:hint="cs"/>
          <w:rtl/>
        </w:rPr>
        <w:t xml:space="preserve">يمكن أن </w:t>
      </w:r>
      <w:r w:rsidR="006405A5" w:rsidRPr="00DE6131">
        <w:rPr>
          <w:rFonts w:hint="cs"/>
          <w:rtl/>
        </w:rPr>
        <w:t xml:space="preserve">يحصل عليها الملتزم من الجهة </w:t>
      </w:r>
      <w:r w:rsidR="00B7471C">
        <w:rPr>
          <w:rFonts w:hint="cs"/>
          <w:rtl/>
        </w:rPr>
        <w:t>المانحة ل</w:t>
      </w:r>
      <w:r w:rsidR="006405A5" w:rsidRPr="00DE6131">
        <w:rPr>
          <w:rFonts w:hint="cs"/>
          <w:rtl/>
        </w:rPr>
        <w:t xml:space="preserve">لالتزام، فإنها </w:t>
      </w:r>
      <w:r w:rsidR="00D12B84" w:rsidRPr="00DE6131">
        <w:rPr>
          <w:rFonts w:hint="cs"/>
          <w:rtl/>
        </w:rPr>
        <w:t xml:space="preserve">تعتبر من </w:t>
      </w:r>
      <w:r w:rsidR="006405A5" w:rsidRPr="00DE6131">
        <w:rPr>
          <w:rFonts w:hint="cs"/>
          <w:rtl/>
        </w:rPr>
        <w:t>الشروط التعاقدية لأنها لا</w:t>
      </w:r>
      <w:r w:rsidR="00D12B84" w:rsidRPr="00DE6131">
        <w:rPr>
          <w:rFonts w:hint="cs"/>
          <w:rtl/>
        </w:rPr>
        <w:t xml:space="preserve"> </w:t>
      </w:r>
      <w:r w:rsidR="006405A5" w:rsidRPr="00DE6131">
        <w:rPr>
          <w:rFonts w:hint="cs"/>
          <w:rtl/>
        </w:rPr>
        <w:t xml:space="preserve">تهم الجمهور ولا تتعلق بتنظيم </w:t>
      </w:r>
      <w:r w:rsidR="00392286">
        <w:rPr>
          <w:rFonts w:hint="cs"/>
          <w:rtl/>
        </w:rPr>
        <w:t xml:space="preserve">واستغلال </w:t>
      </w:r>
      <w:r w:rsidR="006405A5" w:rsidRPr="00DE6131">
        <w:rPr>
          <w:rFonts w:hint="cs"/>
          <w:rtl/>
        </w:rPr>
        <w:t>المرفق</w:t>
      </w:r>
      <w:r w:rsidR="00B7471C">
        <w:rPr>
          <w:rFonts w:hint="cs"/>
          <w:rtl/>
        </w:rPr>
        <w:t xml:space="preserve"> </w:t>
      </w:r>
      <w:r w:rsidR="00D12B84" w:rsidRPr="00DE6131">
        <w:rPr>
          <w:rFonts w:hint="cs"/>
          <w:rtl/>
        </w:rPr>
        <w:t>العام</w:t>
      </w:r>
      <w:r w:rsidR="00B7471C">
        <w:rPr>
          <w:rFonts w:hint="cs"/>
          <w:rtl/>
        </w:rPr>
        <w:t>،</w:t>
      </w:r>
      <w:r w:rsidR="00D12B84" w:rsidRPr="00DE6131">
        <w:rPr>
          <w:rFonts w:hint="cs"/>
          <w:rtl/>
        </w:rPr>
        <w:t xml:space="preserve"> ف</w:t>
      </w:r>
      <w:r w:rsidR="006405A5" w:rsidRPr="00DE6131">
        <w:rPr>
          <w:rFonts w:hint="cs"/>
          <w:rtl/>
        </w:rPr>
        <w:t xml:space="preserve">الطبيعة التعاقدية </w:t>
      </w:r>
      <w:r w:rsidR="00D12B84" w:rsidRPr="00DE6131">
        <w:rPr>
          <w:rFonts w:hint="cs"/>
          <w:rtl/>
        </w:rPr>
        <w:t>ترتبط</w:t>
      </w:r>
      <w:r w:rsidR="006405A5" w:rsidRPr="00DE6131">
        <w:rPr>
          <w:rFonts w:hint="cs"/>
          <w:rtl/>
        </w:rPr>
        <w:t xml:space="preserve"> بالشروط التي تتناول العلاقات المالية بين المنتفعين</w:t>
      </w:r>
      <w:r w:rsidR="00D12B84" w:rsidRPr="00DE6131">
        <w:rPr>
          <w:rFonts w:hint="cs"/>
          <w:rtl/>
        </w:rPr>
        <w:t xml:space="preserve"> والقائم بتنفيذ المرفق العام موضوع الالتزام.</w:t>
      </w:r>
    </w:p>
    <w:p w14:paraId="637766CF" w14:textId="6FCBA371" w:rsidR="000850A8" w:rsidRPr="00DE6131" w:rsidRDefault="00966B20" w:rsidP="00D74548">
      <w:pPr>
        <w:rPr>
          <w:rtl/>
        </w:rPr>
      </w:pPr>
      <w:r w:rsidRPr="00DE6131">
        <w:rPr>
          <w:rFonts w:hint="cs"/>
          <w:rtl/>
        </w:rPr>
        <w:t>وفي هذا الاطار</w:t>
      </w:r>
      <w:r w:rsidR="002A79CD" w:rsidRPr="00DE6131">
        <w:rPr>
          <w:rFonts w:hint="cs"/>
          <w:rtl/>
        </w:rPr>
        <w:t xml:space="preserve"> </w:t>
      </w:r>
      <w:r w:rsidRPr="00DE6131">
        <w:rPr>
          <w:rFonts w:hint="cs"/>
          <w:rtl/>
        </w:rPr>
        <w:t>يمكن القول أن بأن المشرع</w:t>
      </w:r>
      <w:r w:rsidR="006405A5" w:rsidRPr="00DE6131">
        <w:rPr>
          <w:rFonts w:hint="cs"/>
          <w:rtl/>
        </w:rPr>
        <w:t xml:space="preserve"> الجزائري </w:t>
      </w:r>
      <w:r w:rsidRPr="00DE6131">
        <w:rPr>
          <w:rFonts w:hint="cs"/>
          <w:rtl/>
        </w:rPr>
        <w:t xml:space="preserve">أحسن الفعل </w:t>
      </w:r>
      <w:r w:rsidR="006405A5" w:rsidRPr="00DE6131">
        <w:rPr>
          <w:rFonts w:hint="cs"/>
          <w:rtl/>
        </w:rPr>
        <w:t xml:space="preserve">من خلال </w:t>
      </w:r>
      <w:r w:rsidRPr="00DE6131">
        <w:rPr>
          <w:rFonts w:hint="cs"/>
          <w:rtl/>
        </w:rPr>
        <w:t>تبني</w:t>
      </w:r>
      <w:r w:rsidR="006405A5" w:rsidRPr="00DE6131">
        <w:rPr>
          <w:rFonts w:hint="cs"/>
          <w:rtl/>
        </w:rPr>
        <w:t xml:space="preserve"> رقابة </w:t>
      </w:r>
      <w:r w:rsidRPr="00DE6131">
        <w:rPr>
          <w:rFonts w:hint="cs"/>
          <w:rtl/>
        </w:rPr>
        <w:t>المنتفع</w:t>
      </w:r>
      <w:r w:rsidR="00392286">
        <w:rPr>
          <w:rFonts w:hint="cs"/>
          <w:rtl/>
        </w:rPr>
        <w:t xml:space="preserve"> من خلال إ</w:t>
      </w:r>
      <w:r w:rsidRPr="00DE6131">
        <w:rPr>
          <w:rFonts w:hint="cs"/>
          <w:rtl/>
        </w:rPr>
        <w:t xml:space="preserve">لزام المفوض له بوضع </w:t>
      </w:r>
      <w:r w:rsidR="006405A5" w:rsidRPr="00DE6131">
        <w:rPr>
          <w:rFonts w:hint="cs"/>
          <w:rtl/>
        </w:rPr>
        <w:t xml:space="preserve"> سجل خاص تحت تصرف مستخدمي المرفق </w:t>
      </w:r>
      <w:r w:rsidR="005D659B">
        <w:rPr>
          <w:rFonts w:hint="cs"/>
          <w:rtl/>
        </w:rPr>
        <w:t>العام المفوض بغرض تدوين شكاويهم وا</w:t>
      </w:r>
      <w:r w:rsidR="006405A5" w:rsidRPr="00DE6131">
        <w:rPr>
          <w:rFonts w:hint="cs"/>
          <w:rtl/>
        </w:rPr>
        <w:t xml:space="preserve">قتراحاتهم </w:t>
      </w:r>
      <w:r w:rsidR="005D659B">
        <w:rPr>
          <w:rFonts w:hint="cs"/>
          <w:rtl/>
        </w:rPr>
        <w:t>واحتجاجاتهم على القصور</w:t>
      </w:r>
      <w:r w:rsidRPr="00DE6131">
        <w:rPr>
          <w:rFonts w:hint="cs"/>
          <w:rtl/>
        </w:rPr>
        <w:t>الذي يشوب طريقة سير المرفق العام</w:t>
      </w:r>
      <w:r w:rsidR="005D659B">
        <w:rPr>
          <w:rFonts w:hint="cs"/>
          <w:rtl/>
        </w:rPr>
        <w:t>،</w:t>
      </w:r>
      <w:r w:rsidRPr="00DE6131">
        <w:rPr>
          <w:rFonts w:hint="cs"/>
          <w:rtl/>
        </w:rPr>
        <w:t xml:space="preserve"> لتتمكن السلطة المفوضة من الاطلاع على هذه الشكاوي من خلال زيارة مندوبيها الى موقع تنفيذ المرفق</w:t>
      </w:r>
      <w:r w:rsidR="005D659B">
        <w:rPr>
          <w:rFonts w:hint="cs"/>
          <w:rtl/>
        </w:rPr>
        <w:t xml:space="preserve"> العام</w:t>
      </w:r>
      <w:r w:rsidRPr="00DE6131">
        <w:rPr>
          <w:rFonts w:hint="cs"/>
          <w:rtl/>
        </w:rPr>
        <w:t xml:space="preserve"> أو</w:t>
      </w:r>
      <w:r w:rsidR="00C23124">
        <w:rPr>
          <w:rFonts w:hint="cs"/>
          <w:rtl/>
        </w:rPr>
        <w:t xml:space="preserve"> عن طريق </w:t>
      </w:r>
      <w:r w:rsidRPr="00DE6131">
        <w:rPr>
          <w:rFonts w:hint="cs"/>
          <w:rtl/>
        </w:rPr>
        <w:t>طلب هذه الوثائق للاطلاع عليها</w:t>
      </w:r>
      <w:r w:rsidR="00C23124">
        <w:rPr>
          <w:rFonts w:hint="cs"/>
          <w:rtl/>
        </w:rPr>
        <w:t xml:space="preserve"> لدى السلطة المفوضة</w:t>
      </w:r>
      <w:r w:rsidRPr="00DE6131">
        <w:rPr>
          <w:rFonts w:hint="cs"/>
          <w:rtl/>
        </w:rPr>
        <w:t xml:space="preserve">، وفي هذا الصدد </w:t>
      </w:r>
      <w:r w:rsidR="00C23124">
        <w:rPr>
          <w:rFonts w:hint="cs"/>
          <w:rtl/>
        </w:rPr>
        <w:t>تلزم السلطة المانحة للتفويض في إ</w:t>
      </w:r>
      <w:r w:rsidRPr="00DE6131">
        <w:rPr>
          <w:rFonts w:hint="cs"/>
          <w:rtl/>
        </w:rPr>
        <w:t>طار مسؤوليتها الرقابية باتخاذ</w:t>
      </w:r>
      <w:r w:rsidR="006405A5" w:rsidRPr="00DE6131">
        <w:rPr>
          <w:rFonts w:hint="cs"/>
          <w:rtl/>
        </w:rPr>
        <w:t xml:space="preserve"> الإجراءات </w:t>
      </w:r>
      <w:r w:rsidRPr="00DE6131">
        <w:rPr>
          <w:rFonts w:hint="cs"/>
          <w:rtl/>
        </w:rPr>
        <w:t xml:space="preserve">الملائمة من أجل </w:t>
      </w:r>
      <w:r w:rsidR="006405A5" w:rsidRPr="00DE6131">
        <w:rPr>
          <w:rFonts w:hint="cs"/>
          <w:rtl/>
        </w:rPr>
        <w:t>معالجة هذه الشكاوى</w:t>
      </w:r>
      <w:r w:rsidRPr="00DE6131">
        <w:rPr>
          <w:rFonts w:hint="cs"/>
          <w:rtl/>
        </w:rPr>
        <w:t xml:space="preserve"> بالطريقة الصحيحة </w:t>
      </w:r>
      <w:r w:rsidR="006405A5" w:rsidRPr="00DE6131">
        <w:rPr>
          <w:rFonts w:hint="cs"/>
          <w:rtl/>
        </w:rPr>
        <w:t xml:space="preserve">والإصغاء </w:t>
      </w:r>
      <w:r w:rsidRPr="00DE6131">
        <w:rPr>
          <w:rFonts w:hint="cs"/>
          <w:rtl/>
        </w:rPr>
        <w:t xml:space="preserve">بجدية </w:t>
      </w:r>
      <w:r w:rsidR="006405A5" w:rsidRPr="00DE6131">
        <w:rPr>
          <w:rFonts w:hint="cs"/>
          <w:rtl/>
        </w:rPr>
        <w:t>إلى اقتراحات المرتفقين</w:t>
      </w:r>
      <w:r w:rsidRPr="00DE6131">
        <w:rPr>
          <w:rFonts w:hint="cs"/>
          <w:rtl/>
        </w:rPr>
        <w:t xml:space="preserve"> المتعلقة بهذه النقائص والبناء عليها </w:t>
      </w:r>
      <w:r w:rsidR="002A79CD" w:rsidRPr="00DE6131">
        <w:rPr>
          <w:rFonts w:hint="cs"/>
          <w:rtl/>
        </w:rPr>
        <w:t>لإيجاد</w:t>
      </w:r>
      <w:r w:rsidRPr="00DE6131">
        <w:rPr>
          <w:rFonts w:hint="cs"/>
          <w:rtl/>
        </w:rPr>
        <w:t xml:space="preserve"> الحلول المناسبة باعتبارها اقتراحات نابعة من واقع التسيير </w:t>
      </w:r>
      <w:r w:rsidR="00855678" w:rsidRPr="00DE6131">
        <w:rPr>
          <w:rFonts w:hint="cs"/>
          <w:rtl/>
        </w:rPr>
        <w:t xml:space="preserve">بعيدا عن الأفكار النظرية التي في الغالب </w:t>
      </w:r>
      <w:r w:rsidR="002A79CD" w:rsidRPr="00DE6131">
        <w:rPr>
          <w:rFonts w:hint="cs"/>
          <w:rtl/>
        </w:rPr>
        <w:t>لا تج</w:t>
      </w:r>
      <w:r w:rsidR="002A79CD" w:rsidRPr="00DE6131">
        <w:rPr>
          <w:rtl/>
        </w:rPr>
        <w:t>د</w:t>
      </w:r>
      <w:r w:rsidR="00855678" w:rsidRPr="00DE6131">
        <w:rPr>
          <w:rFonts w:hint="cs"/>
          <w:rtl/>
        </w:rPr>
        <w:t xml:space="preserve"> مجالا لتطبيقها في الواقع ولأن</w:t>
      </w:r>
      <w:r w:rsidR="006405A5" w:rsidRPr="00DE6131">
        <w:rPr>
          <w:rFonts w:hint="cs"/>
          <w:rtl/>
        </w:rPr>
        <w:t xml:space="preserve"> </w:t>
      </w:r>
      <w:r w:rsidR="00855678" w:rsidRPr="00DE6131">
        <w:rPr>
          <w:rFonts w:hint="cs"/>
          <w:rtl/>
        </w:rPr>
        <w:t xml:space="preserve">الاقتراحات المدونة في التقارير والوثائق </w:t>
      </w:r>
      <w:r w:rsidR="006405A5" w:rsidRPr="00DE6131">
        <w:rPr>
          <w:rFonts w:hint="cs"/>
          <w:rtl/>
        </w:rPr>
        <w:t>غالبا ما تكون</w:t>
      </w:r>
      <w:r w:rsidR="00855678" w:rsidRPr="00DE6131">
        <w:rPr>
          <w:rFonts w:hint="cs"/>
          <w:rtl/>
        </w:rPr>
        <w:t xml:space="preserve"> </w:t>
      </w:r>
      <w:r w:rsidR="002A79CD" w:rsidRPr="00DE6131">
        <w:rPr>
          <w:rFonts w:hint="cs"/>
          <w:rtl/>
        </w:rPr>
        <w:t>لا تعك</w:t>
      </w:r>
      <w:r w:rsidR="002A79CD" w:rsidRPr="00DE6131">
        <w:rPr>
          <w:rtl/>
        </w:rPr>
        <w:t>س</w:t>
      </w:r>
      <w:r w:rsidR="00855678" w:rsidRPr="00DE6131">
        <w:rPr>
          <w:rFonts w:hint="cs"/>
          <w:rtl/>
        </w:rPr>
        <w:t xml:space="preserve"> الواقع بشكل دقيق وبالتالي فممارسة </w:t>
      </w:r>
      <w:r w:rsidR="006405A5" w:rsidRPr="00DE6131">
        <w:rPr>
          <w:rFonts w:hint="cs"/>
          <w:rtl/>
        </w:rPr>
        <w:t xml:space="preserve">الرقابة على الوثائق الإدارية </w:t>
      </w:r>
      <w:r w:rsidR="00855678" w:rsidRPr="00DE6131">
        <w:rPr>
          <w:rFonts w:hint="cs"/>
          <w:rtl/>
        </w:rPr>
        <w:t xml:space="preserve">غالبا </w:t>
      </w:r>
      <w:r w:rsidR="002A79CD" w:rsidRPr="00DE6131">
        <w:rPr>
          <w:rFonts w:hint="cs"/>
          <w:rtl/>
        </w:rPr>
        <w:t xml:space="preserve">ما </w:t>
      </w:r>
      <w:r w:rsidR="002A79CD" w:rsidRPr="00DE6131">
        <w:rPr>
          <w:rFonts w:hint="cs"/>
          <w:rtl/>
        </w:rPr>
        <w:lastRenderedPageBreak/>
        <w:t>تكو</w:t>
      </w:r>
      <w:r w:rsidR="002A79CD" w:rsidRPr="00DE6131">
        <w:rPr>
          <w:rtl/>
        </w:rPr>
        <w:t>ن</w:t>
      </w:r>
      <w:r w:rsidR="00855678" w:rsidRPr="00DE6131">
        <w:rPr>
          <w:rFonts w:hint="cs"/>
          <w:rtl/>
        </w:rPr>
        <w:t xml:space="preserve"> </w:t>
      </w:r>
      <w:r w:rsidR="006405A5" w:rsidRPr="00DE6131">
        <w:rPr>
          <w:rFonts w:hint="cs"/>
          <w:rtl/>
        </w:rPr>
        <w:t xml:space="preserve">غير مجدية باعتبارها </w:t>
      </w:r>
      <w:r w:rsidR="00855678" w:rsidRPr="00DE6131">
        <w:rPr>
          <w:rFonts w:hint="cs"/>
          <w:rtl/>
        </w:rPr>
        <w:t>رقابة نظرية أكثر و</w:t>
      </w:r>
      <w:r w:rsidR="006405A5" w:rsidRPr="00DE6131">
        <w:rPr>
          <w:rFonts w:hint="cs"/>
          <w:rtl/>
        </w:rPr>
        <w:t xml:space="preserve"> لا تعكس المشاكل الحقيقية التي تعترض السير الحسن للمرفق </w:t>
      </w:r>
      <w:r w:rsidR="00855678" w:rsidRPr="00DE6131">
        <w:rPr>
          <w:rFonts w:hint="cs"/>
          <w:rtl/>
        </w:rPr>
        <w:t>العام</w:t>
      </w:r>
      <w:r w:rsidR="000850A8" w:rsidRPr="00DE6131">
        <w:rPr>
          <w:rFonts w:hint="cs"/>
          <w:rtl/>
        </w:rPr>
        <w:t>.</w:t>
      </w:r>
    </w:p>
    <w:p w14:paraId="3388851D" w14:textId="18AC0A87" w:rsidR="00B55815" w:rsidRPr="00DE6131" w:rsidRDefault="00855678" w:rsidP="00D74548">
      <w:pPr>
        <w:rPr>
          <w:rtl/>
        </w:rPr>
      </w:pPr>
      <w:r w:rsidRPr="00DE6131">
        <w:rPr>
          <w:rFonts w:hint="cs"/>
          <w:rtl/>
        </w:rPr>
        <w:t>في المقابل</w:t>
      </w:r>
      <w:r w:rsidR="00FB38AA" w:rsidRPr="00DE6131">
        <w:rPr>
          <w:rFonts w:hint="cs"/>
          <w:rtl/>
        </w:rPr>
        <w:t xml:space="preserve"> يستطيع </w:t>
      </w:r>
      <w:r w:rsidRPr="00DE6131">
        <w:rPr>
          <w:rFonts w:hint="cs"/>
          <w:rtl/>
        </w:rPr>
        <w:t>المنتفع من</w:t>
      </w:r>
      <w:r w:rsidR="00FB38AA" w:rsidRPr="00DE6131">
        <w:rPr>
          <w:rFonts w:hint="cs"/>
          <w:rtl/>
        </w:rPr>
        <w:t xml:space="preserve"> المرفق باعتباره </w:t>
      </w:r>
      <w:r w:rsidRPr="00DE6131">
        <w:rPr>
          <w:rFonts w:hint="cs"/>
          <w:rtl/>
        </w:rPr>
        <w:t>المعني</w:t>
      </w:r>
      <w:r w:rsidR="00FB38AA" w:rsidRPr="00DE6131">
        <w:rPr>
          <w:rFonts w:hint="cs"/>
          <w:rtl/>
        </w:rPr>
        <w:t xml:space="preserve"> المباشر </w:t>
      </w:r>
      <w:r w:rsidRPr="00DE6131">
        <w:rPr>
          <w:rFonts w:hint="cs"/>
          <w:rtl/>
        </w:rPr>
        <w:t>ب</w:t>
      </w:r>
      <w:r w:rsidR="00FB38AA" w:rsidRPr="00DE6131">
        <w:rPr>
          <w:rFonts w:hint="cs"/>
          <w:rtl/>
        </w:rPr>
        <w:t xml:space="preserve">سوء تسيير </w:t>
      </w:r>
      <w:r w:rsidR="00106DF2" w:rsidRPr="00DE6131">
        <w:rPr>
          <w:rFonts w:hint="cs"/>
          <w:rtl/>
        </w:rPr>
        <w:t>المرفق، أ</w:t>
      </w:r>
      <w:r w:rsidR="00106DF2" w:rsidRPr="00DE6131">
        <w:rPr>
          <w:rtl/>
        </w:rPr>
        <w:t>ن</w:t>
      </w:r>
      <w:r w:rsidRPr="00DE6131">
        <w:rPr>
          <w:rFonts w:hint="cs"/>
          <w:rtl/>
        </w:rPr>
        <w:t xml:space="preserve"> يلمس مواطن الخلل في التسيير</w:t>
      </w:r>
      <w:r w:rsidR="00C23124">
        <w:rPr>
          <w:rFonts w:hint="cs"/>
          <w:rtl/>
        </w:rPr>
        <w:t xml:space="preserve"> وبالتالي فإ</w:t>
      </w:r>
      <w:r w:rsidR="00FB38AA" w:rsidRPr="00DE6131">
        <w:rPr>
          <w:rFonts w:hint="cs"/>
          <w:rtl/>
        </w:rPr>
        <w:t xml:space="preserve">ن السلطة المفوضة باستعانتها </w:t>
      </w:r>
      <w:r w:rsidRPr="00DE6131">
        <w:rPr>
          <w:rFonts w:hint="cs"/>
          <w:rtl/>
        </w:rPr>
        <w:t xml:space="preserve">بالمنتفع من خدمات </w:t>
      </w:r>
      <w:r w:rsidR="00FB38AA" w:rsidRPr="00DE6131">
        <w:rPr>
          <w:rFonts w:hint="cs"/>
          <w:rtl/>
        </w:rPr>
        <w:t xml:space="preserve">المرفق </w:t>
      </w:r>
      <w:r w:rsidRPr="00DE6131">
        <w:rPr>
          <w:rFonts w:hint="cs"/>
          <w:rtl/>
        </w:rPr>
        <w:t xml:space="preserve">تستفيد من </w:t>
      </w:r>
      <w:r w:rsidR="00FB38AA" w:rsidRPr="00DE6131">
        <w:rPr>
          <w:rFonts w:hint="cs"/>
          <w:rtl/>
        </w:rPr>
        <w:t xml:space="preserve">آلية </w:t>
      </w:r>
      <w:r w:rsidRPr="00DE6131">
        <w:rPr>
          <w:rFonts w:hint="cs"/>
          <w:rtl/>
        </w:rPr>
        <w:t>غير مكلفة ل</w:t>
      </w:r>
      <w:r w:rsidR="00FB38AA" w:rsidRPr="00DE6131">
        <w:rPr>
          <w:rFonts w:hint="cs"/>
          <w:rtl/>
        </w:rPr>
        <w:t xml:space="preserve">لرقابة </w:t>
      </w:r>
      <w:r w:rsidR="00106DF2" w:rsidRPr="00DE6131">
        <w:rPr>
          <w:rFonts w:hint="cs"/>
          <w:rtl/>
        </w:rPr>
        <w:t>على سير</w:t>
      </w:r>
      <w:r w:rsidR="00FB38AA" w:rsidRPr="00DE6131">
        <w:rPr>
          <w:rFonts w:hint="cs"/>
          <w:rtl/>
        </w:rPr>
        <w:t>المرفق العام المفوض</w:t>
      </w:r>
      <w:r w:rsidR="00C97992">
        <w:rPr>
          <w:rFonts w:hint="cs"/>
          <w:rtl/>
        </w:rPr>
        <w:t>،</w:t>
      </w:r>
      <w:r w:rsidR="00FB38AA" w:rsidRPr="00DE6131">
        <w:rPr>
          <w:rFonts w:hint="cs"/>
          <w:rtl/>
        </w:rPr>
        <w:t xml:space="preserve"> </w:t>
      </w:r>
      <w:r w:rsidR="00106DF2" w:rsidRPr="00DE6131">
        <w:rPr>
          <w:rFonts w:hint="cs"/>
          <w:rtl/>
        </w:rPr>
        <w:t>ف</w:t>
      </w:r>
      <w:r w:rsidR="00FB38AA" w:rsidRPr="00DE6131">
        <w:rPr>
          <w:rFonts w:hint="cs"/>
          <w:rtl/>
        </w:rPr>
        <w:t>يمكنها أخذ صورة صادقة عن المشاكل الحقيقية التي تعترض تسيير المرفق موضوع التفويض</w:t>
      </w:r>
      <w:r w:rsidR="00C97992">
        <w:rPr>
          <w:rFonts w:hint="cs"/>
          <w:rtl/>
        </w:rPr>
        <w:t>،</w:t>
      </w:r>
      <w:r w:rsidR="00FB38AA" w:rsidRPr="00DE6131">
        <w:rPr>
          <w:rFonts w:hint="cs"/>
          <w:rtl/>
        </w:rPr>
        <w:t xml:space="preserve"> </w:t>
      </w:r>
      <w:r w:rsidR="00106DF2" w:rsidRPr="00DE6131">
        <w:rPr>
          <w:rFonts w:hint="cs"/>
          <w:rtl/>
        </w:rPr>
        <w:t xml:space="preserve">بالنتيجة </w:t>
      </w:r>
      <w:r w:rsidR="00FB38AA" w:rsidRPr="00DE6131">
        <w:rPr>
          <w:rFonts w:hint="cs"/>
          <w:rtl/>
        </w:rPr>
        <w:t xml:space="preserve"> </w:t>
      </w:r>
      <w:r w:rsidR="00106DF2" w:rsidRPr="00DE6131">
        <w:rPr>
          <w:rFonts w:hint="cs"/>
          <w:rtl/>
        </w:rPr>
        <w:t xml:space="preserve">يساعده ذلك على </w:t>
      </w:r>
      <w:r w:rsidR="00FB38AA" w:rsidRPr="00DE6131">
        <w:rPr>
          <w:rFonts w:hint="cs"/>
          <w:rtl/>
        </w:rPr>
        <w:t xml:space="preserve"> اتخاذ قرارات </w:t>
      </w:r>
      <w:r w:rsidR="00106DF2" w:rsidRPr="00DE6131">
        <w:rPr>
          <w:rFonts w:hint="cs"/>
          <w:rtl/>
        </w:rPr>
        <w:t xml:space="preserve">مناسبة في الوقت الملائم </w:t>
      </w:r>
      <w:r w:rsidR="00FB38AA" w:rsidRPr="00DE6131">
        <w:rPr>
          <w:rFonts w:hint="cs"/>
          <w:rtl/>
        </w:rPr>
        <w:t xml:space="preserve"> </w:t>
      </w:r>
      <w:r w:rsidR="00106DF2" w:rsidRPr="00DE6131">
        <w:rPr>
          <w:rFonts w:hint="cs"/>
          <w:rtl/>
        </w:rPr>
        <w:t xml:space="preserve">لتذليل </w:t>
      </w:r>
      <w:r w:rsidR="00FB38AA" w:rsidRPr="00DE6131">
        <w:rPr>
          <w:rFonts w:hint="cs"/>
          <w:rtl/>
        </w:rPr>
        <w:t xml:space="preserve"> هذه المشاكل</w:t>
      </w:r>
      <w:r w:rsidR="00C97992">
        <w:rPr>
          <w:rFonts w:hint="cs"/>
          <w:rtl/>
        </w:rPr>
        <w:t xml:space="preserve"> والعقبات التي تعترض </w:t>
      </w:r>
      <w:r w:rsidR="00106DF2" w:rsidRPr="00DE6131">
        <w:rPr>
          <w:rFonts w:hint="cs"/>
          <w:rtl/>
        </w:rPr>
        <w:t>عملية التسيير المفوض للمرافق العامة</w:t>
      </w:r>
      <w:r w:rsidR="00FB38AA" w:rsidRPr="00DE6131">
        <w:rPr>
          <w:rFonts w:hint="cs"/>
          <w:rtl/>
        </w:rPr>
        <w:t xml:space="preserve"> وضمان التنفيذ الحسن لبنود عقد التفويض وبالتالي تأمين المصلحة العامة</w:t>
      </w:r>
      <w:r w:rsidR="00C97992">
        <w:rPr>
          <w:rFonts w:hint="cs"/>
          <w:rtl/>
        </w:rPr>
        <w:t xml:space="preserve"> من خلال ا</w:t>
      </w:r>
      <w:r w:rsidR="005415C8">
        <w:rPr>
          <w:rFonts w:hint="cs"/>
          <w:rtl/>
        </w:rPr>
        <w:t>لاستجابة لإ</w:t>
      </w:r>
      <w:r w:rsidR="00106DF2" w:rsidRPr="00DE6131">
        <w:rPr>
          <w:rFonts w:hint="cs"/>
          <w:rtl/>
        </w:rPr>
        <w:t>شغالات المنتفعين وضمان استمرارية تمويل المرفق وانتظام سيره</w:t>
      </w:r>
      <w:bookmarkStart w:id="191" w:name="_Hlk141547743"/>
      <w:r w:rsidR="002D70A8" w:rsidRPr="00DE6131">
        <w:rPr>
          <w:rFonts w:hint="cs"/>
          <w:rtl/>
        </w:rPr>
        <w:t xml:space="preserve">، </w:t>
      </w:r>
      <w:r w:rsidR="00106DF2" w:rsidRPr="00DE6131">
        <w:rPr>
          <w:rFonts w:hint="cs"/>
          <w:rtl/>
        </w:rPr>
        <w:t>ذلك ل</w:t>
      </w:r>
      <w:r w:rsidR="005415C8">
        <w:rPr>
          <w:rFonts w:hint="cs"/>
          <w:rtl/>
        </w:rPr>
        <w:t>أ</w:t>
      </w:r>
      <w:r w:rsidR="00106DF2" w:rsidRPr="00DE6131">
        <w:rPr>
          <w:rFonts w:hint="cs"/>
          <w:rtl/>
        </w:rPr>
        <w:t xml:space="preserve">ن رضا </w:t>
      </w:r>
      <w:r w:rsidR="002A79CD" w:rsidRPr="00DE6131">
        <w:rPr>
          <w:rFonts w:hint="cs"/>
          <w:rtl/>
        </w:rPr>
        <w:t>المنتفعين</w:t>
      </w:r>
      <w:r w:rsidR="00106DF2" w:rsidRPr="00DE6131">
        <w:rPr>
          <w:rFonts w:hint="cs"/>
          <w:rtl/>
        </w:rPr>
        <w:t xml:space="preserve"> على أداء المرافق العامة المفوضة يساهم بشكل فعال في </w:t>
      </w:r>
      <w:r w:rsidR="002A79CD" w:rsidRPr="00DE6131">
        <w:rPr>
          <w:rFonts w:hint="cs"/>
          <w:rtl/>
        </w:rPr>
        <w:t>تعزيز استثما</w:t>
      </w:r>
      <w:r w:rsidR="002A79CD" w:rsidRPr="00DE6131">
        <w:rPr>
          <w:rtl/>
        </w:rPr>
        <w:t>ر</w:t>
      </w:r>
      <w:r w:rsidR="000A1EFA" w:rsidRPr="00DE6131">
        <w:rPr>
          <w:rFonts w:hint="cs"/>
          <w:rtl/>
        </w:rPr>
        <w:t xml:space="preserve"> حقيقي </w:t>
      </w:r>
      <w:r w:rsidR="00106DF2" w:rsidRPr="00DE6131">
        <w:rPr>
          <w:rFonts w:hint="cs"/>
          <w:rtl/>
        </w:rPr>
        <w:t>يوطد</w:t>
      </w:r>
      <w:r w:rsidR="000A1EFA" w:rsidRPr="00DE6131">
        <w:rPr>
          <w:rFonts w:hint="cs"/>
          <w:rtl/>
        </w:rPr>
        <w:t xml:space="preserve"> لعلاقة قانونية </w:t>
      </w:r>
      <w:r w:rsidR="00106DF2" w:rsidRPr="00DE6131">
        <w:rPr>
          <w:rFonts w:hint="cs"/>
          <w:rtl/>
        </w:rPr>
        <w:t>مستقرة</w:t>
      </w:r>
      <w:r w:rsidR="000A1EFA" w:rsidRPr="00DE6131">
        <w:rPr>
          <w:rFonts w:hint="cs"/>
          <w:rtl/>
        </w:rPr>
        <w:t xml:space="preserve"> بين </w:t>
      </w:r>
      <w:r w:rsidR="002A79CD" w:rsidRPr="00DE6131">
        <w:rPr>
          <w:rFonts w:hint="cs"/>
          <w:rtl/>
        </w:rPr>
        <w:t>المنتفعين</w:t>
      </w:r>
      <w:r w:rsidR="000A1EFA" w:rsidRPr="00DE6131">
        <w:rPr>
          <w:rFonts w:hint="cs"/>
          <w:rtl/>
        </w:rPr>
        <w:t xml:space="preserve"> </w:t>
      </w:r>
      <w:r w:rsidR="00106DF2" w:rsidRPr="00DE6131">
        <w:rPr>
          <w:rFonts w:hint="cs"/>
          <w:rtl/>
        </w:rPr>
        <w:t>والمستثمر</w:t>
      </w:r>
      <w:r w:rsidR="002D70A8" w:rsidRPr="00DE6131">
        <w:rPr>
          <w:rFonts w:hint="cs"/>
          <w:rtl/>
        </w:rPr>
        <w:t xml:space="preserve">، ويساهم ذلك الى حد كبير في استقرار عقد التفويض وابعاده عن المنازعات والطعون الناتجة عن </w:t>
      </w:r>
      <w:r w:rsidR="002A79CD" w:rsidRPr="00DE6131">
        <w:rPr>
          <w:rFonts w:hint="cs"/>
          <w:rtl/>
        </w:rPr>
        <w:t>اضطراب</w:t>
      </w:r>
      <w:r w:rsidR="002D70A8" w:rsidRPr="00DE6131">
        <w:rPr>
          <w:rFonts w:hint="cs"/>
          <w:rtl/>
        </w:rPr>
        <w:t xml:space="preserve"> العلاقة بين المنتفعين والمفوض له، مما يخلق كذلك </w:t>
      </w:r>
      <w:r w:rsidR="002A79CD" w:rsidRPr="00DE6131">
        <w:rPr>
          <w:rFonts w:hint="cs"/>
          <w:rtl/>
        </w:rPr>
        <w:t>حافز لصاح</w:t>
      </w:r>
      <w:r w:rsidR="002A79CD" w:rsidRPr="00DE6131">
        <w:rPr>
          <w:rtl/>
        </w:rPr>
        <w:t>ب</w:t>
      </w:r>
      <w:r w:rsidR="002D70A8" w:rsidRPr="00DE6131">
        <w:rPr>
          <w:rFonts w:hint="cs"/>
          <w:rtl/>
        </w:rPr>
        <w:t xml:space="preserve"> التفويض من أجل تعميق استثماراته وتوسيعها في المرا</w:t>
      </w:r>
      <w:r w:rsidR="001044EF">
        <w:rPr>
          <w:rFonts w:hint="cs"/>
          <w:rtl/>
        </w:rPr>
        <w:t>فق العامة عن طريق تقنية التفويض</w:t>
      </w:r>
      <w:r w:rsidR="002D70A8" w:rsidRPr="00DE6131">
        <w:rPr>
          <w:rFonts w:hint="cs"/>
          <w:rtl/>
        </w:rPr>
        <w:t>.</w:t>
      </w:r>
    </w:p>
    <w:p w14:paraId="2E65CF58" w14:textId="46B16161" w:rsidR="002D70A8" w:rsidRPr="00DE6131" w:rsidRDefault="002D70A8" w:rsidP="00D74548">
      <w:pPr>
        <w:rPr>
          <w:rtl/>
        </w:rPr>
      </w:pPr>
      <w:r w:rsidRPr="00DE6131">
        <w:rPr>
          <w:rFonts w:hint="cs"/>
          <w:rtl/>
        </w:rPr>
        <w:t>لذلك تعد الرقابة على عقود تفويض المرفق العام  في مرحلة التنفيذ هي ا</w:t>
      </w:r>
      <w:r w:rsidR="001044EF">
        <w:rPr>
          <w:rFonts w:hint="cs"/>
          <w:rtl/>
        </w:rPr>
        <w:t>لعملية الأكثر أهمية على الاطلاق</w:t>
      </w:r>
      <w:r w:rsidRPr="00DE6131">
        <w:rPr>
          <w:rFonts w:hint="cs"/>
          <w:rtl/>
        </w:rPr>
        <w:t xml:space="preserve">، </w:t>
      </w:r>
      <w:r w:rsidR="002A79CD" w:rsidRPr="00DE6131">
        <w:rPr>
          <w:rFonts w:hint="cs"/>
          <w:rtl/>
        </w:rPr>
        <w:t>لأنها</w:t>
      </w:r>
      <w:r w:rsidR="00507463">
        <w:rPr>
          <w:rFonts w:hint="cs"/>
          <w:rtl/>
        </w:rPr>
        <w:t xml:space="preserve"> بكل بساطة </w:t>
      </w:r>
      <w:r w:rsidR="00E70A67" w:rsidRPr="00DE6131">
        <w:rPr>
          <w:rFonts w:hint="cs"/>
          <w:rtl/>
        </w:rPr>
        <w:t xml:space="preserve">النتيجة العملية </w:t>
      </w:r>
      <w:r w:rsidR="00507463">
        <w:rPr>
          <w:rFonts w:hint="cs"/>
          <w:rtl/>
        </w:rPr>
        <w:t>والنهائية والمحصلة ل</w:t>
      </w:r>
      <w:r w:rsidR="00E70A67" w:rsidRPr="00DE6131">
        <w:rPr>
          <w:rFonts w:hint="cs"/>
          <w:rtl/>
        </w:rPr>
        <w:t xml:space="preserve">كل أنواع الرقابة السابقة التي تمارسها هيئات مختلفة على عملية إبرام عقود التفويض، فمرحلة تنفيذ العقد هي المرحلة التي </w:t>
      </w:r>
      <w:r w:rsidRPr="00DE6131">
        <w:rPr>
          <w:rFonts w:hint="cs"/>
          <w:rtl/>
        </w:rPr>
        <w:t xml:space="preserve"> يشعر بها المنتفع بشكل مباشر</w:t>
      </w:r>
      <w:r w:rsidR="00E70A67" w:rsidRPr="00DE6131">
        <w:rPr>
          <w:rFonts w:hint="cs"/>
          <w:rtl/>
        </w:rPr>
        <w:t xml:space="preserve"> وحقيقي</w:t>
      </w:r>
      <w:r w:rsidRPr="00DE6131">
        <w:rPr>
          <w:rFonts w:hint="cs"/>
          <w:rtl/>
        </w:rPr>
        <w:t xml:space="preserve">، ذلك لأن </w:t>
      </w:r>
      <w:r w:rsidR="00E70A67" w:rsidRPr="00DE6131">
        <w:rPr>
          <w:rFonts w:hint="cs"/>
          <w:rtl/>
        </w:rPr>
        <w:t xml:space="preserve">مسألة </w:t>
      </w:r>
      <w:r w:rsidRPr="00DE6131">
        <w:rPr>
          <w:rFonts w:hint="cs"/>
          <w:rtl/>
        </w:rPr>
        <w:t xml:space="preserve">الرقابة على إجراءات إبرام </w:t>
      </w:r>
      <w:r w:rsidR="00E70A67" w:rsidRPr="00DE6131">
        <w:rPr>
          <w:rFonts w:hint="cs"/>
          <w:rtl/>
        </w:rPr>
        <w:t>عقد التفويض</w:t>
      </w:r>
      <w:r w:rsidRPr="00DE6131">
        <w:rPr>
          <w:rFonts w:hint="cs"/>
          <w:rtl/>
        </w:rPr>
        <w:t xml:space="preserve"> تهم بالدرجة الأولى المترشحين المتنافسين على عقد التفويض والسلطة </w:t>
      </w:r>
      <w:r w:rsidR="00E70A67" w:rsidRPr="00DE6131">
        <w:rPr>
          <w:rFonts w:hint="cs"/>
          <w:rtl/>
        </w:rPr>
        <w:t>المانحة للتفويض</w:t>
      </w:r>
      <w:r w:rsidRPr="00DE6131">
        <w:rPr>
          <w:rFonts w:hint="cs"/>
          <w:rtl/>
        </w:rPr>
        <w:t xml:space="preserve"> على وجه </w:t>
      </w:r>
      <w:r w:rsidR="00E70A67" w:rsidRPr="00DE6131">
        <w:rPr>
          <w:rFonts w:hint="cs"/>
          <w:rtl/>
        </w:rPr>
        <w:t xml:space="preserve">التحديد فهي تتعلق بمصلحة المترشح الذي يدافع من أجل سلامة الإجراءات حتى </w:t>
      </w:r>
      <w:r w:rsidR="002A79CD" w:rsidRPr="00DE6131">
        <w:rPr>
          <w:rFonts w:hint="cs"/>
          <w:rtl/>
        </w:rPr>
        <w:t>لا يبخ</w:t>
      </w:r>
      <w:r w:rsidR="002A79CD" w:rsidRPr="00DE6131">
        <w:rPr>
          <w:rtl/>
        </w:rPr>
        <w:t>س</w:t>
      </w:r>
      <w:r w:rsidR="00E70A67" w:rsidRPr="00DE6131">
        <w:rPr>
          <w:rFonts w:hint="cs"/>
          <w:rtl/>
        </w:rPr>
        <w:t xml:space="preserve"> حقه</w:t>
      </w:r>
      <w:r w:rsidR="00507463">
        <w:rPr>
          <w:rFonts w:hint="cs"/>
          <w:rtl/>
        </w:rPr>
        <w:t xml:space="preserve"> فيها</w:t>
      </w:r>
      <w:r w:rsidR="00E70A67" w:rsidRPr="00DE6131">
        <w:rPr>
          <w:rFonts w:hint="cs"/>
          <w:rtl/>
        </w:rPr>
        <w:t xml:space="preserve"> ويظفر بالتعاقد مع الجهة المانحة للتفويض</w:t>
      </w:r>
      <w:r w:rsidRPr="00DE6131">
        <w:rPr>
          <w:rFonts w:hint="cs"/>
          <w:rtl/>
        </w:rPr>
        <w:t xml:space="preserve">، بينما </w:t>
      </w:r>
      <w:r w:rsidR="00E70A67" w:rsidRPr="00DE6131">
        <w:rPr>
          <w:rFonts w:hint="cs"/>
          <w:rtl/>
        </w:rPr>
        <w:t xml:space="preserve">تسعى السلطة المانحة للحفاظ على الصالح العام </w:t>
      </w:r>
      <w:r w:rsidR="00AF15D2" w:rsidRPr="00DE6131">
        <w:rPr>
          <w:rFonts w:hint="cs"/>
          <w:rtl/>
        </w:rPr>
        <w:t>وثبات مصداقيتها في جميع نشاطها الإداري وبالأخص عقودها ال</w:t>
      </w:r>
      <w:r w:rsidR="00C80036">
        <w:rPr>
          <w:rFonts w:hint="cs"/>
          <w:rtl/>
        </w:rPr>
        <w:t>إدارية</w:t>
      </w:r>
      <w:r w:rsidR="00AF15D2" w:rsidRPr="00DE6131">
        <w:rPr>
          <w:rFonts w:hint="cs"/>
          <w:rtl/>
        </w:rPr>
        <w:t xml:space="preserve">، أما مرحلة التنفيذ فهي تخص أكثر المنتفع من حيث أنها </w:t>
      </w:r>
      <w:r w:rsidRPr="00DE6131">
        <w:rPr>
          <w:rFonts w:hint="cs"/>
          <w:rtl/>
        </w:rPr>
        <w:t xml:space="preserve"> الصورة النهائية التي </w:t>
      </w:r>
      <w:r w:rsidR="00AF15D2" w:rsidRPr="00DE6131">
        <w:rPr>
          <w:rFonts w:hint="cs"/>
          <w:rtl/>
        </w:rPr>
        <w:t xml:space="preserve"> يخرج فيها العقد و</w:t>
      </w:r>
      <w:r w:rsidRPr="00DE6131">
        <w:rPr>
          <w:rFonts w:hint="cs"/>
          <w:rtl/>
        </w:rPr>
        <w:t>يلمسها المنتفع من خدمات المرفق العام</w:t>
      </w:r>
      <w:r w:rsidR="00AF15D2" w:rsidRPr="00DE6131">
        <w:rPr>
          <w:rFonts w:hint="cs"/>
          <w:rtl/>
        </w:rPr>
        <w:t xml:space="preserve"> بشكل أوضح</w:t>
      </w:r>
      <w:r w:rsidR="00C80036">
        <w:rPr>
          <w:rFonts w:hint="cs"/>
          <w:rtl/>
        </w:rPr>
        <w:t>،</w:t>
      </w:r>
      <w:r w:rsidR="00AF15D2" w:rsidRPr="00DE6131">
        <w:rPr>
          <w:rFonts w:hint="cs"/>
          <w:rtl/>
        </w:rPr>
        <w:t xml:space="preserve"> </w:t>
      </w:r>
      <w:r w:rsidR="00C80036">
        <w:rPr>
          <w:rFonts w:hint="cs"/>
          <w:rtl/>
        </w:rPr>
        <w:t>وبالتالي فإ</w:t>
      </w:r>
      <w:r w:rsidRPr="00DE6131">
        <w:rPr>
          <w:rFonts w:hint="cs"/>
          <w:rtl/>
        </w:rPr>
        <w:t xml:space="preserve">ن حسن تنفيذ </w:t>
      </w:r>
      <w:r w:rsidR="00AF15D2" w:rsidRPr="00DE6131">
        <w:rPr>
          <w:rFonts w:hint="cs"/>
          <w:rtl/>
        </w:rPr>
        <w:t>عقد</w:t>
      </w:r>
      <w:r w:rsidRPr="00DE6131">
        <w:rPr>
          <w:rFonts w:hint="cs"/>
          <w:rtl/>
        </w:rPr>
        <w:t xml:space="preserve"> التفويض </w:t>
      </w:r>
      <w:r w:rsidR="00AF15D2" w:rsidRPr="00DE6131">
        <w:rPr>
          <w:rFonts w:hint="cs"/>
          <w:rtl/>
        </w:rPr>
        <w:t>هو</w:t>
      </w:r>
      <w:r w:rsidRPr="00DE6131">
        <w:rPr>
          <w:rFonts w:hint="cs"/>
          <w:rtl/>
        </w:rPr>
        <w:t xml:space="preserve"> المؤشر الحقيقي الذي يمكن من خلاله الحكم على مدى نجاعة هذه التقني</w:t>
      </w:r>
      <w:r w:rsidR="00AF15D2" w:rsidRPr="00DE6131">
        <w:rPr>
          <w:rFonts w:hint="cs"/>
          <w:rtl/>
        </w:rPr>
        <w:t xml:space="preserve">ة وتحقيقها للأهداف المرجوة </w:t>
      </w:r>
      <w:r w:rsidR="002A79CD" w:rsidRPr="00DE6131">
        <w:rPr>
          <w:rFonts w:hint="cs"/>
          <w:rtl/>
        </w:rPr>
        <w:t>منها ويكون</w:t>
      </w:r>
      <w:r w:rsidR="00AF15D2" w:rsidRPr="00DE6131">
        <w:rPr>
          <w:rFonts w:hint="cs"/>
          <w:rtl/>
        </w:rPr>
        <w:t xml:space="preserve"> للمنتفع الدور الحاسم في تقييم أداء المرفق العام المفوض.</w:t>
      </w:r>
    </w:p>
    <w:p w14:paraId="6C9E25E4" w14:textId="684FAEB2" w:rsidR="004426C4" w:rsidRPr="00DE6131" w:rsidRDefault="00D12CC1" w:rsidP="00D74548">
      <w:pPr>
        <w:rPr>
          <w:rtl/>
        </w:rPr>
      </w:pPr>
      <w:r w:rsidRPr="00DE6131">
        <w:rPr>
          <w:rFonts w:hint="cs"/>
          <w:rtl/>
        </w:rPr>
        <w:t xml:space="preserve">وانطلاقا من كل </w:t>
      </w:r>
      <w:r w:rsidR="002A79CD" w:rsidRPr="00DE6131">
        <w:rPr>
          <w:rFonts w:hint="cs"/>
          <w:rtl/>
        </w:rPr>
        <w:t>ما سب</w:t>
      </w:r>
      <w:r w:rsidR="002A79CD" w:rsidRPr="00DE6131">
        <w:rPr>
          <w:rtl/>
        </w:rPr>
        <w:t>ق</w:t>
      </w:r>
      <w:r w:rsidRPr="00DE6131">
        <w:rPr>
          <w:rFonts w:hint="cs"/>
          <w:rtl/>
        </w:rPr>
        <w:t xml:space="preserve"> ورغم تعدد </w:t>
      </w:r>
      <w:r w:rsidR="00A2798A" w:rsidRPr="00DE6131">
        <w:rPr>
          <w:rFonts w:hint="cs"/>
          <w:rtl/>
        </w:rPr>
        <w:t xml:space="preserve">تعريفات الرقابة </w:t>
      </w:r>
      <w:r w:rsidRPr="00DE6131">
        <w:rPr>
          <w:rFonts w:hint="cs"/>
          <w:rtl/>
        </w:rPr>
        <w:t>واختلاف أنواعها الا</w:t>
      </w:r>
      <w:r w:rsidR="004426C4" w:rsidRPr="00DE6131">
        <w:rPr>
          <w:rFonts w:hint="cs"/>
          <w:rtl/>
        </w:rPr>
        <w:t xml:space="preserve"> أ</w:t>
      </w:r>
      <w:r w:rsidRPr="00DE6131">
        <w:rPr>
          <w:rFonts w:hint="cs"/>
          <w:rtl/>
        </w:rPr>
        <w:t>ن الهدف المرجو منها ي</w:t>
      </w:r>
      <w:r w:rsidR="00A2798A" w:rsidRPr="00DE6131">
        <w:rPr>
          <w:rFonts w:hint="cs"/>
          <w:rtl/>
        </w:rPr>
        <w:t xml:space="preserve">صب في اتجاه واحد وهو </w:t>
      </w:r>
      <w:r w:rsidRPr="00DE6131">
        <w:rPr>
          <w:rFonts w:hint="cs"/>
          <w:rtl/>
        </w:rPr>
        <w:t xml:space="preserve">السهر على اتباع </w:t>
      </w:r>
      <w:r w:rsidR="00A2798A" w:rsidRPr="00DE6131">
        <w:rPr>
          <w:rFonts w:hint="cs"/>
          <w:rtl/>
        </w:rPr>
        <w:t xml:space="preserve">الطرق والأساليب المحددة </w:t>
      </w:r>
      <w:r w:rsidRPr="00DE6131">
        <w:rPr>
          <w:rFonts w:hint="cs"/>
          <w:rtl/>
        </w:rPr>
        <w:t xml:space="preserve">وفقا لما ترسمه القواعد القانونية المنظمة لعملية </w:t>
      </w:r>
      <w:r w:rsidR="00A2798A" w:rsidRPr="00DE6131">
        <w:rPr>
          <w:rFonts w:hint="cs"/>
          <w:rtl/>
        </w:rPr>
        <w:t xml:space="preserve">ابرام وتنفيذ عقود </w:t>
      </w:r>
      <w:r w:rsidR="00C80036">
        <w:rPr>
          <w:rFonts w:hint="cs"/>
          <w:rtl/>
        </w:rPr>
        <w:t>التفويض</w:t>
      </w:r>
      <w:r w:rsidR="00817D6E" w:rsidRPr="00DE6131">
        <w:rPr>
          <w:rFonts w:hint="cs"/>
          <w:rtl/>
        </w:rPr>
        <w:t>،</w:t>
      </w:r>
      <w:r w:rsidR="00C80036">
        <w:rPr>
          <w:rFonts w:hint="cs"/>
          <w:rtl/>
        </w:rPr>
        <w:t xml:space="preserve"> </w:t>
      </w:r>
      <w:r w:rsidR="00817D6E" w:rsidRPr="00DE6131">
        <w:rPr>
          <w:rFonts w:hint="cs"/>
          <w:rtl/>
        </w:rPr>
        <w:t>وبغض النظر عن ال</w:t>
      </w:r>
      <w:r w:rsidR="00A2798A" w:rsidRPr="00DE6131">
        <w:rPr>
          <w:rFonts w:hint="cs"/>
          <w:rtl/>
        </w:rPr>
        <w:t>مدخل</w:t>
      </w:r>
      <w:r w:rsidR="00817D6E" w:rsidRPr="00DE6131">
        <w:rPr>
          <w:rFonts w:hint="cs"/>
          <w:rtl/>
        </w:rPr>
        <w:t xml:space="preserve"> الذي تم اعتماده في تعريف العملية الرقابية سواء با</w:t>
      </w:r>
      <w:r w:rsidR="00C80036">
        <w:rPr>
          <w:rFonts w:hint="cs"/>
          <w:rtl/>
        </w:rPr>
        <w:t>لإ</w:t>
      </w:r>
      <w:r w:rsidR="00817D6E" w:rsidRPr="00DE6131">
        <w:rPr>
          <w:rFonts w:hint="cs"/>
          <w:rtl/>
        </w:rPr>
        <w:t xml:space="preserve">عتماد على </w:t>
      </w:r>
      <w:r w:rsidR="00A2798A" w:rsidRPr="00DE6131">
        <w:rPr>
          <w:rFonts w:hint="cs"/>
          <w:rtl/>
        </w:rPr>
        <w:t xml:space="preserve"> الإجراءات والخطوات المحددة </w:t>
      </w:r>
      <w:r w:rsidR="00817D6E" w:rsidRPr="00DE6131">
        <w:rPr>
          <w:rFonts w:hint="cs"/>
          <w:rtl/>
        </w:rPr>
        <w:t>لسلطة  الرقاب</w:t>
      </w:r>
      <w:r w:rsidR="00A2798A" w:rsidRPr="00DE6131">
        <w:rPr>
          <w:rFonts w:hint="cs"/>
          <w:rtl/>
        </w:rPr>
        <w:t xml:space="preserve">ة </w:t>
      </w:r>
      <w:r w:rsidR="002A79CD" w:rsidRPr="00DE6131">
        <w:rPr>
          <w:rFonts w:hint="cs"/>
          <w:rtl/>
        </w:rPr>
        <w:t>وبالنظر</w:t>
      </w:r>
      <w:r w:rsidR="00817D6E" w:rsidRPr="00DE6131">
        <w:rPr>
          <w:rFonts w:hint="cs"/>
          <w:rtl/>
        </w:rPr>
        <w:t xml:space="preserve"> </w:t>
      </w:r>
      <w:r w:rsidR="00A2798A" w:rsidRPr="00DE6131">
        <w:rPr>
          <w:rFonts w:hint="cs"/>
          <w:rtl/>
        </w:rPr>
        <w:t xml:space="preserve"> </w:t>
      </w:r>
      <w:r w:rsidR="00817D6E" w:rsidRPr="00DE6131">
        <w:rPr>
          <w:rFonts w:hint="cs"/>
          <w:rtl/>
        </w:rPr>
        <w:t xml:space="preserve">الى </w:t>
      </w:r>
      <w:r w:rsidR="00A2798A" w:rsidRPr="00DE6131">
        <w:rPr>
          <w:rFonts w:hint="cs"/>
          <w:rtl/>
        </w:rPr>
        <w:t xml:space="preserve">الأشخاص </w:t>
      </w:r>
      <w:r w:rsidR="00817D6E" w:rsidRPr="00DE6131">
        <w:rPr>
          <w:rFonts w:hint="cs"/>
          <w:rtl/>
        </w:rPr>
        <w:t xml:space="preserve">والهيئات القائمة على </w:t>
      </w:r>
      <w:r w:rsidR="00C80036">
        <w:rPr>
          <w:rFonts w:hint="cs"/>
          <w:rtl/>
        </w:rPr>
        <w:t xml:space="preserve"> العملية الرقابية أ</w:t>
      </w:r>
      <w:r w:rsidR="00A2798A" w:rsidRPr="00DE6131">
        <w:rPr>
          <w:rFonts w:hint="cs"/>
          <w:rtl/>
        </w:rPr>
        <w:t xml:space="preserve">و الأشخاص والجهات </w:t>
      </w:r>
      <w:r w:rsidR="00817D6E" w:rsidRPr="00DE6131">
        <w:rPr>
          <w:rFonts w:hint="cs"/>
          <w:rtl/>
        </w:rPr>
        <w:t xml:space="preserve">التي تسلط عليها </w:t>
      </w:r>
      <w:r w:rsidR="00C80036">
        <w:rPr>
          <w:rFonts w:hint="cs"/>
          <w:rtl/>
        </w:rPr>
        <w:t>العملية الرقابية أ</w:t>
      </w:r>
      <w:r w:rsidR="00A2798A" w:rsidRPr="00DE6131">
        <w:rPr>
          <w:rFonts w:hint="cs"/>
          <w:rtl/>
        </w:rPr>
        <w:t xml:space="preserve">و </w:t>
      </w:r>
      <w:r w:rsidR="00817D6E" w:rsidRPr="00DE6131">
        <w:rPr>
          <w:rFonts w:hint="cs"/>
          <w:rtl/>
        </w:rPr>
        <w:t xml:space="preserve">المرحلة </w:t>
      </w:r>
      <w:r w:rsidR="00A2798A" w:rsidRPr="00DE6131">
        <w:rPr>
          <w:rFonts w:hint="cs"/>
          <w:rtl/>
        </w:rPr>
        <w:t>والتوقيت الذي</w:t>
      </w:r>
      <w:r w:rsidR="00817D6E" w:rsidRPr="00DE6131">
        <w:rPr>
          <w:rFonts w:hint="cs"/>
          <w:rtl/>
        </w:rPr>
        <w:t xml:space="preserve"> </w:t>
      </w:r>
      <w:r w:rsidR="00A2798A" w:rsidRPr="00DE6131">
        <w:rPr>
          <w:rFonts w:hint="cs"/>
          <w:rtl/>
        </w:rPr>
        <w:t xml:space="preserve">تمارس فيه بحسب </w:t>
      </w:r>
      <w:r w:rsidR="00817D6E" w:rsidRPr="00DE6131">
        <w:rPr>
          <w:rFonts w:hint="cs"/>
          <w:rtl/>
        </w:rPr>
        <w:t>ال</w:t>
      </w:r>
      <w:r w:rsidR="00A2798A" w:rsidRPr="00DE6131">
        <w:rPr>
          <w:rFonts w:hint="cs"/>
          <w:rtl/>
        </w:rPr>
        <w:t xml:space="preserve">مراحل </w:t>
      </w:r>
      <w:r w:rsidR="00817D6E" w:rsidRPr="00DE6131">
        <w:rPr>
          <w:rFonts w:hint="cs"/>
          <w:rtl/>
        </w:rPr>
        <w:t xml:space="preserve">التي يمر بها </w:t>
      </w:r>
      <w:r w:rsidR="00A2798A" w:rsidRPr="00DE6131">
        <w:rPr>
          <w:rFonts w:hint="cs"/>
          <w:rtl/>
        </w:rPr>
        <w:t xml:space="preserve"> العقد</w:t>
      </w:r>
      <w:r w:rsidR="00817D6E" w:rsidRPr="00DE6131">
        <w:rPr>
          <w:rFonts w:hint="cs"/>
          <w:rtl/>
        </w:rPr>
        <w:t xml:space="preserve">، </w:t>
      </w:r>
      <w:r w:rsidR="00F95DCC" w:rsidRPr="00DE6131">
        <w:rPr>
          <w:rFonts w:hint="cs"/>
          <w:rtl/>
        </w:rPr>
        <w:t xml:space="preserve">وهو في الحقيقة تعددا </w:t>
      </w:r>
      <w:r w:rsidR="00817D6E" w:rsidRPr="00DE6131">
        <w:rPr>
          <w:rFonts w:hint="cs"/>
          <w:rtl/>
        </w:rPr>
        <w:t>يرجع الى</w:t>
      </w:r>
      <w:r w:rsidR="00F95DCC" w:rsidRPr="00DE6131">
        <w:rPr>
          <w:rFonts w:hint="cs"/>
          <w:rtl/>
        </w:rPr>
        <w:t xml:space="preserve"> الجانب </w:t>
      </w:r>
      <w:r w:rsidR="001E36DE">
        <w:rPr>
          <w:rFonts w:hint="cs"/>
          <w:rtl/>
        </w:rPr>
        <w:t>أ</w:t>
      </w:r>
      <w:r w:rsidR="00F95DCC" w:rsidRPr="00DE6131">
        <w:rPr>
          <w:rFonts w:hint="cs"/>
          <w:rtl/>
        </w:rPr>
        <w:t>و الزاوية التي ينظر من</w:t>
      </w:r>
      <w:r w:rsidR="00817D6E" w:rsidRPr="00DE6131">
        <w:rPr>
          <w:rFonts w:hint="cs"/>
          <w:rtl/>
        </w:rPr>
        <w:t>ها كل شخص</w:t>
      </w:r>
      <w:r w:rsidR="00F95DCC" w:rsidRPr="00DE6131">
        <w:rPr>
          <w:rFonts w:hint="cs"/>
          <w:rtl/>
        </w:rPr>
        <w:t xml:space="preserve"> للرقابة</w:t>
      </w:r>
      <w:r w:rsidR="001E36DE">
        <w:rPr>
          <w:rFonts w:hint="cs"/>
          <w:rtl/>
        </w:rPr>
        <w:t>، إ</w:t>
      </w:r>
      <w:r w:rsidR="00817D6E" w:rsidRPr="00DE6131">
        <w:rPr>
          <w:rFonts w:hint="cs"/>
          <w:rtl/>
        </w:rPr>
        <w:t xml:space="preserve">لا أنها </w:t>
      </w:r>
      <w:r w:rsidR="00CC0A73" w:rsidRPr="00DE6131">
        <w:rPr>
          <w:rFonts w:hint="cs"/>
          <w:rtl/>
        </w:rPr>
        <w:t>في النهاية</w:t>
      </w:r>
      <w:r w:rsidR="004426C4" w:rsidRPr="00DE6131">
        <w:rPr>
          <w:rFonts w:hint="cs"/>
          <w:rtl/>
        </w:rPr>
        <w:t xml:space="preserve"> تهدف</w:t>
      </w:r>
      <w:r w:rsidR="00CC0A73" w:rsidRPr="00DE6131">
        <w:rPr>
          <w:rFonts w:hint="cs"/>
          <w:rtl/>
        </w:rPr>
        <w:t xml:space="preserve"> الى </w:t>
      </w:r>
      <w:r w:rsidR="00F95DCC" w:rsidRPr="00DE6131">
        <w:rPr>
          <w:rFonts w:hint="cs"/>
          <w:rtl/>
        </w:rPr>
        <w:t xml:space="preserve"> متابعة حسن</w:t>
      </w:r>
      <w:r w:rsidR="00CC0A73" w:rsidRPr="00DE6131">
        <w:rPr>
          <w:rFonts w:hint="cs"/>
          <w:rtl/>
        </w:rPr>
        <w:t xml:space="preserve"> إبرام وتنفيذ العقد</w:t>
      </w:r>
      <w:r w:rsidR="00F95DCC" w:rsidRPr="00DE6131">
        <w:rPr>
          <w:rFonts w:hint="cs"/>
          <w:rtl/>
        </w:rPr>
        <w:t xml:space="preserve"> </w:t>
      </w:r>
      <w:r w:rsidR="002A79CD" w:rsidRPr="00DE6131">
        <w:rPr>
          <w:rFonts w:hint="cs"/>
          <w:rtl/>
        </w:rPr>
        <w:t>وتتأكد</w:t>
      </w:r>
      <w:r w:rsidR="00CC0A73" w:rsidRPr="00DE6131">
        <w:rPr>
          <w:rFonts w:hint="cs"/>
          <w:rtl/>
        </w:rPr>
        <w:t xml:space="preserve"> من </w:t>
      </w:r>
      <w:r w:rsidR="004426C4" w:rsidRPr="00DE6131">
        <w:rPr>
          <w:rFonts w:hint="cs"/>
          <w:rtl/>
        </w:rPr>
        <w:t>تنفيذ</w:t>
      </w:r>
      <w:r w:rsidR="00F95DCC" w:rsidRPr="00DE6131">
        <w:rPr>
          <w:rFonts w:hint="cs"/>
          <w:rtl/>
        </w:rPr>
        <w:t xml:space="preserve"> عناصر الالتزام و</w:t>
      </w:r>
      <w:r w:rsidR="004426C4" w:rsidRPr="00DE6131">
        <w:rPr>
          <w:rFonts w:hint="cs"/>
          <w:rtl/>
        </w:rPr>
        <w:t xml:space="preserve">توفير </w:t>
      </w:r>
      <w:r w:rsidR="00F95DCC" w:rsidRPr="00DE6131">
        <w:rPr>
          <w:rFonts w:hint="cs"/>
          <w:rtl/>
        </w:rPr>
        <w:t>الكفاءة والفاعلية</w:t>
      </w:r>
      <w:r w:rsidR="004426C4" w:rsidRPr="00DE6131">
        <w:rPr>
          <w:rFonts w:hint="cs"/>
          <w:rtl/>
        </w:rPr>
        <w:t xml:space="preserve"> المطلوبة</w:t>
      </w:r>
      <w:r w:rsidR="00F95DCC" w:rsidRPr="00DE6131">
        <w:rPr>
          <w:rFonts w:hint="cs"/>
          <w:rtl/>
        </w:rPr>
        <w:t xml:space="preserve"> في تنفيذ </w:t>
      </w:r>
      <w:r w:rsidR="00CC0A73" w:rsidRPr="00DE6131">
        <w:rPr>
          <w:rFonts w:hint="cs"/>
          <w:rtl/>
        </w:rPr>
        <w:t xml:space="preserve">عقود </w:t>
      </w:r>
      <w:r w:rsidR="004426C4" w:rsidRPr="00DE6131">
        <w:rPr>
          <w:rFonts w:hint="cs"/>
          <w:rtl/>
        </w:rPr>
        <w:t>الإدارة المفوضة للمرافق العامة</w:t>
      </w:r>
      <w:r w:rsidR="001E36DE">
        <w:rPr>
          <w:rFonts w:hint="cs"/>
          <w:rtl/>
        </w:rPr>
        <w:t>،</w:t>
      </w:r>
      <w:r w:rsidR="00F95DCC" w:rsidRPr="00DE6131">
        <w:rPr>
          <w:rFonts w:hint="cs"/>
          <w:rtl/>
        </w:rPr>
        <w:t xml:space="preserve"> وبذلك </w:t>
      </w:r>
      <w:r w:rsidR="004426C4" w:rsidRPr="00DE6131">
        <w:rPr>
          <w:rFonts w:hint="cs"/>
          <w:rtl/>
        </w:rPr>
        <w:t xml:space="preserve">تجتمع </w:t>
      </w:r>
      <w:r w:rsidR="00F95DCC" w:rsidRPr="00DE6131">
        <w:rPr>
          <w:rFonts w:hint="cs"/>
          <w:rtl/>
        </w:rPr>
        <w:t xml:space="preserve"> الصو</w:t>
      </w:r>
      <w:r w:rsidR="00BB4F3F" w:rsidRPr="00DE6131">
        <w:rPr>
          <w:rFonts w:hint="cs"/>
          <w:rtl/>
        </w:rPr>
        <w:t xml:space="preserve">ر </w:t>
      </w:r>
      <w:r w:rsidR="004426C4" w:rsidRPr="00DE6131">
        <w:rPr>
          <w:rFonts w:hint="cs"/>
          <w:rtl/>
        </w:rPr>
        <w:t xml:space="preserve">المختلفة للرقابة في تحقيق الأهداف المسطرة للمرافق العامة المفوضة </w:t>
      </w:r>
      <w:r w:rsidR="00BB4F3F" w:rsidRPr="00DE6131">
        <w:rPr>
          <w:rFonts w:hint="cs"/>
          <w:rtl/>
        </w:rPr>
        <w:t xml:space="preserve">بشكل </w:t>
      </w:r>
      <w:r w:rsidR="004426C4" w:rsidRPr="00DE6131">
        <w:rPr>
          <w:rFonts w:hint="cs"/>
          <w:rtl/>
        </w:rPr>
        <w:t xml:space="preserve">متكامل بحيث كل نوع من أنواع الرقابة يساهم في سد الثغرات التي يمكن أن يتركها </w:t>
      </w:r>
      <w:r w:rsidR="0059621B" w:rsidRPr="00DE6131">
        <w:rPr>
          <w:rFonts w:hint="cs"/>
          <w:rtl/>
        </w:rPr>
        <w:t>نوع آخر من الرقابة.</w:t>
      </w:r>
    </w:p>
    <w:p w14:paraId="6E429011" w14:textId="4D1A808C" w:rsidR="00C35555" w:rsidRPr="00DE6131" w:rsidRDefault="001E36DE" w:rsidP="00D74548">
      <w:pPr>
        <w:rPr>
          <w:rtl/>
        </w:rPr>
      </w:pPr>
      <w:r>
        <w:rPr>
          <w:rFonts w:hint="cs"/>
          <w:rtl/>
        </w:rPr>
        <w:t>فالتسيير</w:t>
      </w:r>
      <w:r w:rsidR="0059621B" w:rsidRPr="00DE6131">
        <w:rPr>
          <w:rFonts w:hint="cs"/>
          <w:rtl/>
        </w:rPr>
        <w:t>المفوض للمرافق العامة</w:t>
      </w:r>
      <w:r w:rsidR="00BA4FF7" w:rsidRPr="00DE6131">
        <w:rPr>
          <w:rFonts w:hint="cs"/>
          <w:rtl/>
        </w:rPr>
        <w:t xml:space="preserve"> يعتبر</w:t>
      </w:r>
      <w:r w:rsidR="0059621B" w:rsidRPr="00DE6131">
        <w:rPr>
          <w:rFonts w:hint="cs"/>
          <w:rtl/>
        </w:rPr>
        <w:t xml:space="preserve"> </w:t>
      </w:r>
      <w:r>
        <w:rPr>
          <w:rFonts w:hint="cs"/>
          <w:rtl/>
        </w:rPr>
        <w:t>أسلوب قانوني وإ</w:t>
      </w:r>
      <w:r w:rsidR="00BA4FF7" w:rsidRPr="00DE6131">
        <w:rPr>
          <w:rFonts w:hint="cs"/>
          <w:rtl/>
        </w:rPr>
        <w:t xml:space="preserve">داري يعمل على التخلص من العيوب التقليدية للخوصصة بحيث يحفظ رأسمال العمومي والذي </w:t>
      </w:r>
      <w:r w:rsidR="007361DA" w:rsidRPr="00DE6131">
        <w:rPr>
          <w:rFonts w:hint="cs"/>
          <w:rtl/>
        </w:rPr>
        <w:t>يعتبر</w:t>
      </w:r>
      <w:r w:rsidR="00BA4FF7" w:rsidRPr="00DE6131">
        <w:rPr>
          <w:rFonts w:hint="cs"/>
          <w:rtl/>
        </w:rPr>
        <w:t xml:space="preserve"> ثروة قومية</w:t>
      </w:r>
      <w:r w:rsidR="007361DA" w:rsidRPr="00DE6131">
        <w:rPr>
          <w:rFonts w:hint="cs"/>
          <w:rtl/>
        </w:rPr>
        <w:t xml:space="preserve"> واستراتيجية</w:t>
      </w:r>
      <w:r w:rsidR="00BA4FF7" w:rsidRPr="00DE6131">
        <w:rPr>
          <w:rFonts w:hint="cs"/>
          <w:rtl/>
        </w:rPr>
        <w:t xml:space="preserve">، ويضع المرافق العامة </w:t>
      </w:r>
      <w:r w:rsidR="007361DA" w:rsidRPr="00DE6131">
        <w:rPr>
          <w:rFonts w:hint="cs"/>
          <w:rtl/>
        </w:rPr>
        <w:t xml:space="preserve">خاصة </w:t>
      </w:r>
      <w:r w:rsidR="00BA4FF7" w:rsidRPr="00DE6131">
        <w:rPr>
          <w:rFonts w:hint="cs"/>
          <w:rtl/>
        </w:rPr>
        <w:t xml:space="preserve">الاقتصادية </w:t>
      </w:r>
      <w:r w:rsidR="007361DA" w:rsidRPr="00DE6131">
        <w:rPr>
          <w:rFonts w:hint="cs"/>
          <w:rtl/>
        </w:rPr>
        <w:t xml:space="preserve">منها </w:t>
      </w:r>
      <w:r w:rsidR="00BA4FF7" w:rsidRPr="00DE6131">
        <w:rPr>
          <w:rFonts w:hint="cs"/>
          <w:rtl/>
        </w:rPr>
        <w:t xml:space="preserve"> في </w:t>
      </w:r>
      <w:r w:rsidR="007361DA" w:rsidRPr="00DE6131">
        <w:rPr>
          <w:rFonts w:hint="cs"/>
          <w:rtl/>
        </w:rPr>
        <w:t>ظروفها</w:t>
      </w:r>
      <w:r w:rsidR="00BA4FF7" w:rsidRPr="00DE6131">
        <w:rPr>
          <w:rFonts w:hint="cs"/>
          <w:rtl/>
        </w:rPr>
        <w:t xml:space="preserve"> الطبيعي</w:t>
      </w:r>
      <w:r w:rsidR="007361DA" w:rsidRPr="00DE6131">
        <w:rPr>
          <w:rFonts w:hint="cs"/>
          <w:rtl/>
        </w:rPr>
        <w:t>ة</w:t>
      </w:r>
      <w:r w:rsidR="00BA4FF7" w:rsidRPr="00DE6131">
        <w:rPr>
          <w:rFonts w:hint="cs"/>
          <w:rtl/>
        </w:rPr>
        <w:t xml:space="preserve"> والمتمثل</w:t>
      </w:r>
      <w:r w:rsidR="007361DA" w:rsidRPr="00DE6131">
        <w:rPr>
          <w:rFonts w:hint="cs"/>
          <w:rtl/>
        </w:rPr>
        <w:t>ة</w:t>
      </w:r>
      <w:r w:rsidR="00BA4FF7" w:rsidRPr="00DE6131">
        <w:rPr>
          <w:rFonts w:hint="cs"/>
          <w:rtl/>
        </w:rPr>
        <w:t xml:space="preserve"> في </w:t>
      </w:r>
      <w:r w:rsidR="007361DA" w:rsidRPr="00DE6131">
        <w:rPr>
          <w:rFonts w:hint="cs"/>
          <w:rtl/>
        </w:rPr>
        <w:t>محيط</w:t>
      </w:r>
      <w:r w:rsidR="00BA4FF7" w:rsidRPr="00DE6131">
        <w:rPr>
          <w:rFonts w:hint="cs"/>
          <w:rtl/>
        </w:rPr>
        <w:t xml:space="preserve"> </w:t>
      </w:r>
      <w:r w:rsidR="007361DA" w:rsidRPr="00DE6131">
        <w:rPr>
          <w:rFonts w:hint="cs"/>
          <w:rtl/>
        </w:rPr>
        <w:t>التجارة و</w:t>
      </w:r>
      <w:r w:rsidR="00BA4FF7" w:rsidRPr="00DE6131">
        <w:rPr>
          <w:rFonts w:hint="cs"/>
          <w:rtl/>
        </w:rPr>
        <w:t xml:space="preserve"> ال</w:t>
      </w:r>
      <w:r>
        <w:rPr>
          <w:rFonts w:hint="cs"/>
          <w:rtl/>
        </w:rPr>
        <w:t>أ</w:t>
      </w:r>
      <w:r w:rsidR="00BA4FF7" w:rsidRPr="00DE6131">
        <w:rPr>
          <w:rFonts w:hint="cs"/>
          <w:rtl/>
        </w:rPr>
        <w:t xml:space="preserve">عمال وليس </w:t>
      </w:r>
      <w:r w:rsidR="007361DA" w:rsidRPr="00DE6131">
        <w:rPr>
          <w:rFonts w:hint="cs"/>
          <w:rtl/>
        </w:rPr>
        <w:t xml:space="preserve">في </w:t>
      </w:r>
      <w:r w:rsidR="00BA4FF7" w:rsidRPr="00DE6131">
        <w:rPr>
          <w:rFonts w:hint="cs"/>
          <w:rtl/>
        </w:rPr>
        <w:t xml:space="preserve">عالم </w:t>
      </w:r>
      <w:r w:rsidR="007361DA" w:rsidRPr="00DE6131">
        <w:rPr>
          <w:rFonts w:hint="cs"/>
          <w:rtl/>
        </w:rPr>
        <w:t xml:space="preserve">الروتين الإداري </w:t>
      </w:r>
      <w:r w:rsidR="00BA4FF7" w:rsidRPr="00DE6131">
        <w:rPr>
          <w:rFonts w:hint="cs"/>
          <w:rtl/>
        </w:rPr>
        <w:t xml:space="preserve">المثقل </w:t>
      </w:r>
      <w:r w:rsidR="007361DA" w:rsidRPr="00DE6131">
        <w:rPr>
          <w:rFonts w:hint="cs"/>
          <w:rtl/>
        </w:rPr>
        <w:t xml:space="preserve">بالبيروقراطية </w:t>
      </w:r>
      <w:r w:rsidR="00BA4FF7" w:rsidRPr="00DE6131">
        <w:rPr>
          <w:rFonts w:hint="cs"/>
          <w:rtl/>
        </w:rPr>
        <w:t xml:space="preserve">الإدارية  التي </w:t>
      </w:r>
      <w:r w:rsidR="007361DA" w:rsidRPr="00DE6131">
        <w:rPr>
          <w:rFonts w:hint="cs"/>
          <w:rtl/>
        </w:rPr>
        <w:t>يميزها</w:t>
      </w:r>
      <w:r w:rsidR="00BA4FF7" w:rsidRPr="00DE6131">
        <w:rPr>
          <w:rFonts w:hint="cs"/>
          <w:rtl/>
        </w:rPr>
        <w:t xml:space="preserve"> البطء في الأداء والترهل الإداري </w:t>
      </w:r>
      <w:r w:rsidR="007361DA" w:rsidRPr="00DE6131">
        <w:rPr>
          <w:rFonts w:hint="cs"/>
          <w:rtl/>
        </w:rPr>
        <w:t>ونقص</w:t>
      </w:r>
      <w:r>
        <w:rPr>
          <w:rFonts w:hint="cs"/>
          <w:rtl/>
        </w:rPr>
        <w:t xml:space="preserve"> الشفافية</w:t>
      </w:r>
      <w:r w:rsidR="00BA4FF7" w:rsidRPr="00DE6131">
        <w:rPr>
          <w:rFonts w:hint="cs"/>
          <w:rtl/>
        </w:rPr>
        <w:t xml:space="preserve">، </w:t>
      </w:r>
      <w:r w:rsidR="001930A8" w:rsidRPr="00DE6131">
        <w:rPr>
          <w:rFonts w:hint="cs"/>
          <w:rtl/>
        </w:rPr>
        <w:t>فيقوم</w:t>
      </w:r>
      <w:r w:rsidR="007361DA" w:rsidRPr="00DE6131">
        <w:rPr>
          <w:rFonts w:hint="cs"/>
          <w:rtl/>
        </w:rPr>
        <w:t xml:space="preserve"> على أسلوب التعاقد ويحفظ التوازن </w:t>
      </w:r>
      <w:r w:rsidR="00BA4FF7" w:rsidRPr="00DE6131">
        <w:rPr>
          <w:rFonts w:hint="cs"/>
          <w:rtl/>
        </w:rPr>
        <w:t xml:space="preserve"> بين </w:t>
      </w:r>
      <w:r>
        <w:rPr>
          <w:rFonts w:hint="cs"/>
          <w:rtl/>
        </w:rPr>
        <w:t>المصالح المتناقضة</w:t>
      </w:r>
      <w:r w:rsidR="00BA4FF7" w:rsidRPr="00DE6131">
        <w:rPr>
          <w:rFonts w:hint="cs"/>
          <w:rtl/>
        </w:rPr>
        <w:t xml:space="preserve">، </w:t>
      </w:r>
      <w:r w:rsidR="007361DA" w:rsidRPr="00DE6131">
        <w:rPr>
          <w:rFonts w:hint="cs"/>
          <w:rtl/>
        </w:rPr>
        <w:t xml:space="preserve">فالتسيير المفوض يحتفظ </w:t>
      </w:r>
      <w:r w:rsidR="00BA4FF7" w:rsidRPr="00DE6131">
        <w:rPr>
          <w:rFonts w:hint="cs"/>
          <w:rtl/>
        </w:rPr>
        <w:t>ب</w:t>
      </w:r>
      <w:r w:rsidR="007361DA" w:rsidRPr="00DE6131">
        <w:rPr>
          <w:rFonts w:hint="cs"/>
          <w:rtl/>
        </w:rPr>
        <w:t>ال</w:t>
      </w:r>
      <w:r w:rsidR="00BA4FF7" w:rsidRPr="00DE6131">
        <w:rPr>
          <w:rFonts w:hint="cs"/>
          <w:rtl/>
        </w:rPr>
        <w:t xml:space="preserve">ملكية </w:t>
      </w:r>
      <w:r w:rsidR="007361DA" w:rsidRPr="00DE6131">
        <w:rPr>
          <w:rFonts w:hint="cs"/>
          <w:rtl/>
        </w:rPr>
        <w:t>العامة ل</w:t>
      </w:r>
      <w:r w:rsidR="00BA4FF7" w:rsidRPr="00DE6131">
        <w:rPr>
          <w:rFonts w:hint="cs"/>
          <w:rtl/>
        </w:rPr>
        <w:t>ر</w:t>
      </w:r>
      <w:r>
        <w:rPr>
          <w:rFonts w:hint="cs"/>
          <w:rtl/>
        </w:rPr>
        <w:t>أ</w:t>
      </w:r>
      <w:r w:rsidR="00BA4FF7" w:rsidRPr="00DE6131">
        <w:rPr>
          <w:rFonts w:hint="cs"/>
          <w:rtl/>
        </w:rPr>
        <w:t xml:space="preserve">س المال وفي الوقت ذاته </w:t>
      </w:r>
      <w:r w:rsidR="007361DA" w:rsidRPr="00DE6131">
        <w:rPr>
          <w:rFonts w:hint="cs"/>
          <w:rtl/>
        </w:rPr>
        <w:t>يتيح</w:t>
      </w:r>
      <w:r w:rsidR="00BA4FF7" w:rsidRPr="00DE6131">
        <w:rPr>
          <w:rFonts w:hint="cs"/>
          <w:rtl/>
        </w:rPr>
        <w:t xml:space="preserve"> </w:t>
      </w:r>
      <w:r w:rsidR="007361DA" w:rsidRPr="00DE6131">
        <w:rPr>
          <w:rFonts w:hint="cs"/>
          <w:rtl/>
        </w:rPr>
        <w:t>ل</w:t>
      </w:r>
      <w:r w:rsidR="00BA4FF7" w:rsidRPr="00DE6131">
        <w:rPr>
          <w:rFonts w:hint="cs"/>
          <w:rtl/>
        </w:rPr>
        <w:t xml:space="preserve">لقطاع الخاص </w:t>
      </w:r>
      <w:r>
        <w:rPr>
          <w:rFonts w:hint="cs"/>
          <w:rtl/>
        </w:rPr>
        <w:t>إ</w:t>
      </w:r>
      <w:r w:rsidR="00BA4FF7" w:rsidRPr="00DE6131">
        <w:rPr>
          <w:rFonts w:hint="cs"/>
          <w:rtl/>
        </w:rPr>
        <w:t xml:space="preserve">نشاء وإدارة </w:t>
      </w:r>
      <w:r w:rsidR="007361DA" w:rsidRPr="00DE6131">
        <w:rPr>
          <w:rFonts w:hint="cs"/>
          <w:rtl/>
        </w:rPr>
        <w:lastRenderedPageBreak/>
        <w:t xml:space="preserve">واستغلال </w:t>
      </w:r>
      <w:r w:rsidR="00BA4FF7" w:rsidRPr="00DE6131">
        <w:rPr>
          <w:rFonts w:hint="cs"/>
          <w:rtl/>
        </w:rPr>
        <w:t>المرافق العامة الاقتصادية الصناعية والتجارية</w:t>
      </w:r>
      <w:r>
        <w:rPr>
          <w:rFonts w:hint="cs"/>
          <w:rtl/>
        </w:rPr>
        <w:t>، مما يؤدي الى زيادة رأ</w:t>
      </w:r>
      <w:r w:rsidR="00BA4FF7" w:rsidRPr="00DE6131">
        <w:rPr>
          <w:rFonts w:hint="cs"/>
          <w:rtl/>
        </w:rPr>
        <w:t xml:space="preserve">س المال </w:t>
      </w:r>
      <w:r w:rsidR="007361DA" w:rsidRPr="00DE6131">
        <w:rPr>
          <w:rFonts w:hint="cs"/>
          <w:rtl/>
        </w:rPr>
        <w:t>القومي</w:t>
      </w:r>
      <w:r w:rsidR="00BA4FF7" w:rsidRPr="00DE6131">
        <w:rPr>
          <w:rFonts w:hint="cs"/>
          <w:rtl/>
        </w:rPr>
        <w:t xml:space="preserve"> وتحرر</w:t>
      </w:r>
      <w:r w:rsidR="002A79CD" w:rsidRPr="00DE6131">
        <w:rPr>
          <w:rFonts w:hint="cs"/>
          <w:rtl/>
        </w:rPr>
        <w:t xml:space="preserve"> </w:t>
      </w:r>
      <w:r w:rsidR="007361DA" w:rsidRPr="00DE6131">
        <w:rPr>
          <w:rFonts w:hint="cs"/>
          <w:rtl/>
        </w:rPr>
        <w:t xml:space="preserve">الجهات المانحة </w:t>
      </w:r>
      <w:r w:rsidR="00BA4FF7" w:rsidRPr="00DE6131">
        <w:rPr>
          <w:rFonts w:hint="cs"/>
          <w:rtl/>
        </w:rPr>
        <w:t xml:space="preserve">من أعباء هذه المرافق ونفقاتها </w:t>
      </w:r>
      <w:r w:rsidR="007361DA" w:rsidRPr="00DE6131">
        <w:rPr>
          <w:rFonts w:hint="cs"/>
          <w:rtl/>
        </w:rPr>
        <w:t xml:space="preserve">، </w:t>
      </w:r>
      <w:r>
        <w:rPr>
          <w:rFonts w:hint="cs"/>
          <w:rtl/>
        </w:rPr>
        <w:t>وتأ</w:t>
      </w:r>
      <w:r w:rsidR="00BA4FF7" w:rsidRPr="00DE6131">
        <w:rPr>
          <w:rFonts w:hint="cs"/>
          <w:rtl/>
        </w:rPr>
        <w:t>مين موارد</w:t>
      </w:r>
      <w:r w:rsidR="007361DA" w:rsidRPr="00DE6131">
        <w:rPr>
          <w:rFonts w:hint="cs"/>
          <w:rtl/>
        </w:rPr>
        <w:t xml:space="preserve"> مالية مستقرة</w:t>
      </w:r>
      <w:r w:rsidR="009D122E">
        <w:rPr>
          <w:rFonts w:hint="cs"/>
          <w:rtl/>
        </w:rPr>
        <w:t xml:space="preserve"> للخزينة العمومية تتحق</w:t>
      </w:r>
      <w:r w:rsidR="00BA4FF7" w:rsidRPr="00DE6131">
        <w:rPr>
          <w:rFonts w:hint="cs"/>
          <w:rtl/>
        </w:rPr>
        <w:t>ق من نتائج استغلال القطاع الخاص لهذه المرافق</w:t>
      </w:r>
      <w:r w:rsidR="00BA4FF7" w:rsidRPr="00DE6131">
        <w:rPr>
          <w:rStyle w:val="Appelnotedebasdep"/>
          <w:color w:val="000000" w:themeColor="text1"/>
          <w:rtl/>
        </w:rPr>
        <w:footnoteReference w:id="249"/>
      </w:r>
      <w:r w:rsidR="001930A8" w:rsidRPr="00DE6131">
        <w:rPr>
          <w:rFonts w:hint="cs"/>
          <w:rtl/>
        </w:rPr>
        <w:t>،</w:t>
      </w:r>
      <w:r w:rsidR="00BA4FF7" w:rsidRPr="00DE6131">
        <w:rPr>
          <w:rFonts w:hint="cs"/>
          <w:rtl/>
        </w:rPr>
        <w:t xml:space="preserve"> </w:t>
      </w:r>
      <w:r w:rsidR="009D122E">
        <w:rPr>
          <w:rFonts w:hint="cs"/>
          <w:rtl/>
        </w:rPr>
        <w:t>فإ</w:t>
      </w:r>
      <w:r w:rsidR="001930A8" w:rsidRPr="00DE6131">
        <w:rPr>
          <w:rFonts w:hint="cs"/>
          <w:rtl/>
        </w:rPr>
        <w:t xml:space="preserve">ن كانت انحرافات </w:t>
      </w:r>
      <w:r w:rsidR="009D122E">
        <w:rPr>
          <w:rFonts w:hint="cs"/>
          <w:rtl/>
        </w:rPr>
        <w:t>التسيير</w:t>
      </w:r>
      <w:r w:rsidR="002A79CD" w:rsidRPr="00DE6131">
        <w:rPr>
          <w:rFonts w:hint="cs"/>
          <w:rtl/>
        </w:rPr>
        <w:t>لازم</w:t>
      </w:r>
      <w:r w:rsidR="002A79CD" w:rsidRPr="00DE6131">
        <w:rPr>
          <w:rtl/>
        </w:rPr>
        <w:t>ت</w:t>
      </w:r>
      <w:r w:rsidR="001930A8" w:rsidRPr="00DE6131">
        <w:rPr>
          <w:rFonts w:hint="cs"/>
          <w:rtl/>
        </w:rPr>
        <w:t xml:space="preserve"> المرافق العامة مع وجود رقابة تمارسها هيئات عمومية مختلفة أنشأتها السلطات العامة لهذا الغرض، فإن تنظيم عملية الرقابة على عقود التفويض باعتبارها أسلوب غير مباشر للتسيير تكون من باب أولى ل</w:t>
      </w:r>
      <w:r w:rsidR="009D122E">
        <w:rPr>
          <w:rFonts w:hint="cs"/>
          <w:rtl/>
        </w:rPr>
        <w:t>أ</w:t>
      </w:r>
      <w:r w:rsidR="001930A8" w:rsidRPr="00DE6131">
        <w:rPr>
          <w:rFonts w:hint="cs"/>
          <w:rtl/>
        </w:rPr>
        <w:t>ن الشريك في عملية تنفيذ المرافق العامة المفوضة ليس حريصا على المصلح</w:t>
      </w:r>
      <w:r w:rsidR="009D122E">
        <w:rPr>
          <w:rFonts w:hint="cs"/>
          <w:rtl/>
        </w:rPr>
        <w:t>ة العامة بنفس القدر الذي تتطلع إ</w:t>
      </w:r>
      <w:r w:rsidR="001930A8" w:rsidRPr="00DE6131">
        <w:rPr>
          <w:rFonts w:hint="cs"/>
          <w:rtl/>
        </w:rPr>
        <w:t>ليه الجهات المانحة.</w:t>
      </w:r>
      <w:r w:rsidR="0059621B" w:rsidRPr="00DE6131">
        <w:rPr>
          <w:rFonts w:hint="cs"/>
          <w:rtl/>
        </w:rPr>
        <w:t xml:space="preserve"> </w:t>
      </w:r>
      <w:bookmarkEnd w:id="123"/>
      <w:bookmarkEnd w:id="191"/>
    </w:p>
    <w:p w14:paraId="675006B0" w14:textId="617DFCA6" w:rsidR="00F96DC2" w:rsidRPr="00DE6131" w:rsidRDefault="00C11459" w:rsidP="00D74548">
      <w:pPr>
        <w:rPr>
          <w:b/>
          <w:bCs/>
          <w:rtl/>
        </w:rPr>
      </w:pPr>
      <w:r w:rsidRPr="00DE6131">
        <w:rPr>
          <w:rFonts w:hint="cs"/>
          <w:rtl/>
        </w:rPr>
        <w:t xml:space="preserve">وفي الأخير فإن </w:t>
      </w:r>
      <w:r w:rsidR="00C35555" w:rsidRPr="00DE6131">
        <w:rPr>
          <w:rFonts w:hint="cs"/>
          <w:rtl/>
        </w:rPr>
        <w:t xml:space="preserve">نجاح تنفيذ </w:t>
      </w:r>
      <w:r w:rsidRPr="00DE6131">
        <w:rPr>
          <w:rFonts w:hint="cs"/>
          <w:rtl/>
        </w:rPr>
        <w:t>المرافق</w:t>
      </w:r>
      <w:r w:rsidR="00C35555" w:rsidRPr="00DE6131">
        <w:rPr>
          <w:rFonts w:hint="cs"/>
          <w:rtl/>
        </w:rPr>
        <w:t xml:space="preserve"> </w:t>
      </w:r>
      <w:r w:rsidR="009D122E">
        <w:rPr>
          <w:rFonts w:hint="cs"/>
          <w:rtl/>
        </w:rPr>
        <w:t xml:space="preserve">العامة </w:t>
      </w:r>
      <w:r w:rsidRPr="00DE6131">
        <w:rPr>
          <w:rFonts w:hint="cs"/>
          <w:rtl/>
        </w:rPr>
        <w:t xml:space="preserve">خاصة مع الشريك الخاص على وجه التحديد يتطلب </w:t>
      </w:r>
      <w:r w:rsidR="00C35555" w:rsidRPr="00DE6131">
        <w:rPr>
          <w:rFonts w:hint="cs"/>
          <w:rtl/>
        </w:rPr>
        <w:t xml:space="preserve"> توافر </w:t>
      </w:r>
      <w:r w:rsidRPr="00DE6131">
        <w:rPr>
          <w:rFonts w:hint="cs"/>
          <w:rtl/>
        </w:rPr>
        <w:t>منظومة قانونية وتنظيمية</w:t>
      </w:r>
      <w:r w:rsidR="00C35555" w:rsidRPr="00DE6131">
        <w:rPr>
          <w:rFonts w:hint="cs"/>
          <w:rtl/>
        </w:rPr>
        <w:t xml:space="preserve"> </w:t>
      </w:r>
      <w:r w:rsidRPr="00DE6131">
        <w:rPr>
          <w:rFonts w:hint="cs"/>
          <w:rtl/>
        </w:rPr>
        <w:t xml:space="preserve">وإمكانيات </w:t>
      </w:r>
      <w:r w:rsidR="00C35555" w:rsidRPr="00DE6131">
        <w:rPr>
          <w:rFonts w:hint="cs"/>
          <w:rtl/>
        </w:rPr>
        <w:t xml:space="preserve">مالية </w:t>
      </w:r>
      <w:r w:rsidRPr="00DE6131">
        <w:rPr>
          <w:rFonts w:hint="cs"/>
          <w:rtl/>
        </w:rPr>
        <w:t xml:space="preserve">معتبرة إضافة </w:t>
      </w:r>
      <w:r w:rsidR="00C35555" w:rsidRPr="00DE6131">
        <w:rPr>
          <w:rFonts w:hint="cs"/>
          <w:rtl/>
        </w:rPr>
        <w:t xml:space="preserve"> الى</w:t>
      </w:r>
      <w:r w:rsidRPr="00DE6131">
        <w:rPr>
          <w:rFonts w:hint="cs"/>
          <w:rtl/>
        </w:rPr>
        <w:t xml:space="preserve"> ذلك </w:t>
      </w:r>
      <w:r w:rsidR="009D122E">
        <w:rPr>
          <w:rFonts w:hint="cs"/>
          <w:rtl/>
        </w:rPr>
        <w:t>يتعين أ</w:t>
      </w:r>
      <w:r w:rsidR="00C35555" w:rsidRPr="00DE6131">
        <w:rPr>
          <w:rFonts w:hint="cs"/>
          <w:rtl/>
        </w:rPr>
        <w:t xml:space="preserve">ن يتم تنفيذ تلك </w:t>
      </w:r>
      <w:r w:rsidRPr="00DE6131">
        <w:rPr>
          <w:rFonts w:hint="cs"/>
          <w:rtl/>
        </w:rPr>
        <w:t>المرافق</w:t>
      </w:r>
      <w:r w:rsidR="00C35555" w:rsidRPr="00DE6131">
        <w:rPr>
          <w:rFonts w:hint="cs"/>
          <w:rtl/>
        </w:rPr>
        <w:t xml:space="preserve"> وفقا </w:t>
      </w:r>
      <w:r w:rsidRPr="00DE6131">
        <w:rPr>
          <w:rFonts w:hint="cs"/>
          <w:rtl/>
        </w:rPr>
        <w:t>ل</w:t>
      </w:r>
      <w:r w:rsidR="00C35555" w:rsidRPr="00DE6131">
        <w:rPr>
          <w:rFonts w:hint="cs"/>
          <w:rtl/>
        </w:rPr>
        <w:t xml:space="preserve">لمعايير </w:t>
      </w:r>
      <w:r w:rsidRPr="00DE6131">
        <w:rPr>
          <w:rFonts w:hint="cs"/>
          <w:rtl/>
        </w:rPr>
        <w:t>المتعارف عليها دوليا</w:t>
      </w:r>
      <w:r w:rsidR="00C35555" w:rsidRPr="00DE6131">
        <w:rPr>
          <w:rFonts w:hint="cs"/>
          <w:rtl/>
        </w:rPr>
        <w:t xml:space="preserve"> وفي بيئة </w:t>
      </w:r>
      <w:r w:rsidRPr="00DE6131">
        <w:rPr>
          <w:rFonts w:hint="cs"/>
          <w:rtl/>
        </w:rPr>
        <w:t>حرة و</w:t>
      </w:r>
      <w:r w:rsidR="00C35555" w:rsidRPr="00DE6131">
        <w:rPr>
          <w:rFonts w:hint="cs"/>
          <w:rtl/>
        </w:rPr>
        <w:t>تنافسية و</w:t>
      </w:r>
      <w:r w:rsidRPr="00DE6131">
        <w:rPr>
          <w:rFonts w:hint="cs"/>
          <w:rtl/>
        </w:rPr>
        <w:t xml:space="preserve">منظومة رقابية </w:t>
      </w:r>
      <w:r w:rsidR="00C35555" w:rsidRPr="00DE6131">
        <w:rPr>
          <w:rFonts w:hint="cs"/>
          <w:rtl/>
        </w:rPr>
        <w:t xml:space="preserve">شفافة بعيدا عن </w:t>
      </w:r>
      <w:r w:rsidR="00695CEE" w:rsidRPr="00DE6131">
        <w:rPr>
          <w:rFonts w:hint="cs"/>
          <w:rtl/>
        </w:rPr>
        <w:t xml:space="preserve">مظاهر </w:t>
      </w:r>
      <w:r w:rsidR="00C35555" w:rsidRPr="00DE6131">
        <w:rPr>
          <w:rFonts w:hint="cs"/>
          <w:rtl/>
        </w:rPr>
        <w:t xml:space="preserve">التعتيم والضبابية </w:t>
      </w:r>
      <w:r w:rsidR="006D51CE" w:rsidRPr="00DE6131">
        <w:rPr>
          <w:rFonts w:hint="cs"/>
          <w:rtl/>
        </w:rPr>
        <w:t>ومظاهر الفساد التي ساهمت في عرقلة الكثير من المشاريع العامة، غير</w:t>
      </w:r>
      <w:r w:rsidR="002A79CD" w:rsidRPr="00DE6131">
        <w:rPr>
          <w:rFonts w:hint="cs"/>
          <w:rtl/>
        </w:rPr>
        <w:t xml:space="preserve"> </w:t>
      </w:r>
      <w:r w:rsidR="006D51CE" w:rsidRPr="00DE6131">
        <w:rPr>
          <w:rFonts w:hint="cs"/>
          <w:rtl/>
        </w:rPr>
        <w:t>أنه</w:t>
      </w:r>
      <w:r w:rsidR="00C35555" w:rsidRPr="00DE6131">
        <w:rPr>
          <w:rFonts w:hint="cs"/>
          <w:rtl/>
        </w:rPr>
        <w:t xml:space="preserve"> </w:t>
      </w:r>
      <w:r w:rsidR="006D51CE" w:rsidRPr="00DE6131">
        <w:rPr>
          <w:rFonts w:hint="cs"/>
          <w:rtl/>
        </w:rPr>
        <w:t xml:space="preserve">لابد من تحقيق أهداف </w:t>
      </w:r>
      <w:r w:rsidR="00C35555" w:rsidRPr="00DE6131">
        <w:rPr>
          <w:rFonts w:hint="cs"/>
          <w:rtl/>
        </w:rPr>
        <w:t>مشروعات الشراكة</w:t>
      </w:r>
      <w:r w:rsidR="006D51CE" w:rsidRPr="00DE6131">
        <w:rPr>
          <w:rFonts w:hint="cs"/>
          <w:rtl/>
        </w:rPr>
        <w:t xml:space="preserve"> من خلال</w:t>
      </w:r>
      <w:r w:rsidR="00C35555" w:rsidRPr="00DE6131">
        <w:rPr>
          <w:rFonts w:hint="cs"/>
          <w:rtl/>
        </w:rPr>
        <w:t xml:space="preserve"> </w:t>
      </w:r>
      <w:r w:rsidR="006D51CE" w:rsidRPr="00DE6131">
        <w:rPr>
          <w:rFonts w:hint="cs"/>
          <w:rtl/>
        </w:rPr>
        <w:t>موازنة المنافع بين</w:t>
      </w:r>
      <w:r w:rsidR="00C35555" w:rsidRPr="00DE6131">
        <w:rPr>
          <w:rFonts w:hint="cs"/>
          <w:rtl/>
        </w:rPr>
        <w:t xml:space="preserve"> </w:t>
      </w:r>
      <w:r w:rsidR="006D51CE" w:rsidRPr="00DE6131">
        <w:rPr>
          <w:rFonts w:hint="cs"/>
          <w:rtl/>
        </w:rPr>
        <w:t>ا</w:t>
      </w:r>
      <w:r w:rsidR="00C35555" w:rsidRPr="00DE6131">
        <w:rPr>
          <w:rFonts w:hint="cs"/>
          <w:rtl/>
        </w:rPr>
        <w:t xml:space="preserve">لشريكين الخاص والعام </w:t>
      </w:r>
      <w:r w:rsidR="006D51CE" w:rsidRPr="00DE6131">
        <w:rPr>
          <w:rFonts w:hint="cs"/>
          <w:rtl/>
        </w:rPr>
        <w:t xml:space="preserve">والوصول الى </w:t>
      </w:r>
      <w:r w:rsidR="00C35555" w:rsidRPr="00DE6131">
        <w:rPr>
          <w:rFonts w:hint="cs"/>
          <w:rtl/>
        </w:rPr>
        <w:t>معادلة الكل كاسب</w:t>
      </w:r>
      <w:r w:rsidR="006D51CE" w:rsidRPr="00DE6131">
        <w:rPr>
          <w:rFonts w:hint="cs"/>
          <w:rtl/>
        </w:rPr>
        <w:t>،</w:t>
      </w:r>
      <w:r w:rsidR="00C35555" w:rsidRPr="00DE6131">
        <w:rPr>
          <w:rFonts w:hint="cs"/>
          <w:rtl/>
        </w:rPr>
        <w:t xml:space="preserve"> </w:t>
      </w:r>
      <w:r w:rsidR="006D51CE" w:rsidRPr="00DE6131">
        <w:rPr>
          <w:rFonts w:hint="cs"/>
          <w:rtl/>
        </w:rPr>
        <w:t>و</w:t>
      </w:r>
      <w:r w:rsidR="00E5536E">
        <w:rPr>
          <w:rFonts w:hint="cs"/>
          <w:rtl/>
        </w:rPr>
        <w:t xml:space="preserve"> أكثر من ذلك فإ</w:t>
      </w:r>
      <w:r w:rsidR="00C35555" w:rsidRPr="00DE6131">
        <w:rPr>
          <w:rFonts w:hint="cs"/>
          <w:rtl/>
        </w:rPr>
        <w:t xml:space="preserve">ن نجاح </w:t>
      </w:r>
      <w:r w:rsidR="006D51CE" w:rsidRPr="00DE6131">
        <w:rPr>
          <w:rFonts w:hint="cs"/>
          <w:rtl/>
        </w:rPr>
        <w:t xml:space="preserve">إشراك الغير في التسيير </w:t>
      </w:r>
      <w:r w:rsidR="00C35555" w:rsidRPr="00DE6131">
        <w:rPr>
          <w:rFonts w:hint="cs"/>
          <w:rtl/>
        </w:rPr>
        <w:t xml:space="preserve">يحتاج الى </w:t>
      </w:r>
      <w:r w:rsidR="006D51CE" w:rsidRPr="00DE6131">
        <w:rPr>
          <w:rFonts w:hint="cs"/>
          <w:rtl/>
        </w:rPr>
        <w:t xml:space="preserve">منظومة متكاملة </w:t>
      </w:r>
      <w:r w:rsidR="00BA4FF7" w:rsidRPr="00DE6131">
        <w:rPr>
          <w:rFonts w:hint="cs"/>
          <w:rtl/>
        </w:rPr>
        <w:t>ت</w:t>
      </w:r>
      <w:r w:rsidR="00C35555" w:rsidRPr="00DE6131">
        <w:rPr>
          <w:rFonts w:hint="cs"/>
          <w:rtl/>
        </w:rPr>
        <w:t xml:space="preserve">تولى وضع </w:t>
      </w:r>
      <w:r w:rsidR="00BA4FF7" w:rsidRPr="00DE6131">
        <w:rPr>
          <w:rFonts w:hint="cs"/>
          <w:rtl/>
        </w:rPr>
        <w:t>معايير واضحة</w:t>
      </w:r>
      <w:r w:rsidR="00C35555" w:rsidRPr="00DE6131">
        <w:rPr>
          <w:rFonts w:hint="cs"/>
          <w:rtl/>
        </w:rPr>
        <w:t xml:space="preserve"> </w:t>
      </w:r>
      <w:r w:rsidR="00BA4FF7" w:rsidRPr="00DE6131">
        <w:rPr>
          <w:rFonts w:hint="cs"/>
          <w:rtl/>
        </w:rPr>
        <w:t>في كل من الجانب</w:t>
      </w:r>
      <w:r w:rsidR="00C35555" w:rsidRPr="00DE6131">
        <w:rPr>
          <w:rFonts w:hint="cs"/>
          <w:rtl/>
        </w:rPr>
        <w:t xml:space="preserve"> القانوني والمالي والإداري </w:t>
      </w:r>
      <w:r w:rsidR="00BA4FF7" w:rsidRPr="00DE6131">
        <w:rPr>
          <w:rFonts w:hint="cs"/>
          <w:rtl/>
        </w:rPr>
        <w:t xml:space="preserve">لتسهيل عملية التقييم </w:t>
      </w:r>
      <w:r w:rsidR="00C35555" w:rsidRPr="00DE6131">
        <w:rPr>
          <w:rFonts w:hint="cs"/>
          <w:rtl/>
        </w:rPr>
        <w:t xml:space="preserve">بما </w:t>
      </w:r>
      <w:r w:rsidR="00BA4FF7" w:rsidRPr="00DE6131">
        <w:rPr>
          <w:rFonts w:hint="cs"/>
          <w:rtl/>
        </w:rPr>
        <w:t>يضمن</w:t>
      </w:r>
      <w:r w:rsidR="00C35555" w:rsidRPr="00DE6131">
        <w:rPr>
          <w:rFonts w:hint="cs"/>
          <w:rtl/>
        </w:rPr>
        <w:t xml:space="preserve"> حقوق الدولة والخزينة والمجتمع </w:t>
      </w:r>
      <w:r w:rsidR="00BA4FF7" w:rsidRPr="00DE6131">
        <w:rPr>
          <w:rFonts w:hint="cs"/>
          <w:rtl/>
        </w:rPr>
        <w:t>ويكفل</w:t>
      </w:r>
      <w:r w:rsidR="00C35555" w:rsidRPr="00DE6131">
        <w:rPr>
          <w:rFonts w:hint="cs"/>
          <w:rtl/>
        </w:rPr>
        <w:t xml:space="preserve"> </w:t>
      </w:r>
      <w:r w:rsidR="00BA4FF7" w:rsidRPr="00DE6131">
        <w:rPr>
          <w:rFonts w:hint="cs"/>
          <w:rtl/>
        </w:rPr>
        <w:t>مكاسب لل</w:t>
      </w:r>
      <w:r w:rsidR="00C35555" w:rsidRPr="00DE6131">
        <w:rPr>
          <w:rFonts w:hint="cs"/>
          <w:rtl/>
        </w:rPr>
        <w:t>قطاع الخاص</w:t>
      </w:r>
      <w:r w:rsidR="00E5536E">
        <w:rPr>
          <w:rFonts w:hint="cs"/>
          <w:rtl/>
        </w:rPr>
        <w:t>،</w:t>
      </w:r>
      <w:r w:rsidR="00C35555" w:rsidRPr="00DE6131">
        <w:rPr>
          <w:rFonts w:hint="cs"/>
          <w:rtl/>
        </w:rPr>
        <w:t xml:space="preserve"> بعيدا عن </w:t>
      </w:r>
      <w:r w:rsidR="00BA4FF7" w:rsidRPr="00DE6131">
        <w:rPr>
          <w:rFonts w:hint="cs"/>
          <w:rtl/>
        </w:rPr>
        <w:t xml:space="preserve">مظاهر </w:t>
      </w:r>
      <w:r w:rsidR="00C35555" w:rsidRPr="00DE6131">
        <w:rPr>
          <w:rFonts w:hint="cs"/>
          <w:rtl/>
        </w:rPr>
        <w:t xml:space="preserve">الفساد بشتى صوره وانواعه </w:t>
      </w:r>
      <w:r w:rsidR="00C35555" w:rsidRPr="00DE6131">
        <w:rPr>
          <w:rStyle w:val="Appelnotedebasdep"/>
          <w:color w:val="000000" w:themeColor="text1"/>
          <w:rtl/>
        </w:rPr>
        <w:footnoteReference w:id="250"/>
      </w:r>
      <w:r w:rsidR="00BA4FF7" w:rsidRPr="00DE6131">
        <w:rPr>
          <w:rFonts w:hint="cs"/>
          <w:rtl/>
        </w:rPr>
        <w:t>،</w:t>
      </w:r>
      <w:r w:rsidR="00E5536E">
        <w:rPr>
          <w:rFonts w:hint="cs"/>
          <w:rtl/>
        </w:rPr>
        <w:t xml:space="preserve"> من أجل إ</w:t>
      </w:r>
      <w:r w:rsidR="00BA4FF7" w:rsidRPr="00DE6131">
        <w:rPr>
          <w:rFonts w:hint="cs"/>
          <w:rtl/>
        </w:rPr>
        <w:t>نجاح أسلوب إشراك الغير في تسيير وانجاح المشروعات العامة المستهدفة</w:t>
      </w:r>
      <w:r w:rsidR="001930A8" w:rsidRPr="00DE6131">
        <w:rPr>
          <w:rFonts w:hint="cs"/>
          <w:rtl/>
        </w:rPr>
        <w:t xml:space="preserve"> من </w:t>
      </w:r>
      <w:r w:rsidR="00E5536E">
        <w:rPr>
          <w:rFonts w:hint="cs"/>
          <w:rtl/>
        </w:rPr>
        <w:t>خلال عملية التسيير غير المباشرلهذه المشروعات وا</w:t>
      </w:r>
      <w:r w:rsidR="001930A8" w:rsidRPr="00DE6131">
        <w:rPr>
          <w:rFonts w:hint="cs"/>
          <w:rtl/>
        </w:rPr>
        <w:t>سنادها بمنظومة رقابية فعالة</w:t>
      </w:r>
      <w:r w:rsidR="00BA4FF7" w:rsidRPr="00DE6131">
        <w:rPr>
          <w:rFonts w:hint="cs"/>
          <w:rtl/>
        </w:rPr>
        <w:t>.</w:t>
      </w:r>
      <w:r w:rsidR="0070794C" w:rsidRPr="00DE6131">
        <w:rPr>
          <w:rFonts w:hint="cs"/>
          <w:b/>
          <w:bCs/>
          <w:rtl/>
        </w:rPr>
        <w:t xml:space="preserve">   </w:t>
      </w:r>
    </w:p>
    <w:p w14:paraId="7C4793BB" w14:textId="77777777" w:rsidR="00F96DC2" w:rsidRPr="00DE6131" w:rsidRDefault="00F96DC2" w:rsidP="004F2087">
      <w:pPr>
        <w:jc w:val="both"/>
        <w:rPr>
          <w:b/>
          <w:bCs/>
          <w:color w:val="000000" w:themeColor="text1"/>
          <w:rtl/>
        </w:rPr>
      </w:pPr>
    </w:p>
    <w:p w14:paraId="27EB6D3F" w14:textId="77777777" w:rsidR="00713661" w:rsidRDefault="00713661">
      <w:pPr>
        <w:spacing w:line="276" w:lineRule="auto"/>
        <w:ind w:firstLine="567"/>
        <w:rPr>
          <w:b/>
          <w:bCs/>
          <w:color w:val="000000" w:themeColor="text1"/>
          <w:rtl/>
        </w:rPr>
      </w:pPr>
      <w:r>
        <w:rPr>
          <w:b/>
          <w:bCs/>
          <w:color w:val="000000" w:themeColor="text1"/>
          <w:rtl/>
        </w:rPr>
        <w:br w:type="page"/>
      </w:r>
    </w:p>
    <w:p w14:paraId="4C55C0B7" w14:textId="77F9096C" w:rsidR="00CF5064" w:rsidRPr="00DE6131" w:rsidRDefault="00B5665E" w:rsidP="004F2087">
      <w:pPr>
        <w:jc w:val="both"/>
        <w:rPr>
          <w:color w:val="000000" w:themeColor="text1"/>
          <w:rtl/>
        </w:rPr>
      </w:pPr>
      <w:r w:rsidRPr="00DE6131">
        <w:rPr>
          <w:rFonts w:hint="cs"/>
          <w:b/>
          <w:bCs/>
          <w:color w:val="000000" w:themeColor="text1"/>
          <w:rtl/>
        </w:rPr>
        <w:lastRenderedPageBreak/>
        <w:t xml:space="preserve">                </w:t>
      </w:r>
      <w:r w:rsidR="006D6C94" w:rsidRPr="00DE6131">
        <w:rPr>
          <w:rFonts w:hint="cs"/>
          <w:b/>
          <w:bCs/>
          <w:color w:val="000000" w:themeColor="text1"/>
          <w:rtl/>
        </w:rPr>
        <w:t xml:space="preserve">        </w:t>
      </w:r>
      <w:r w:rsidRPr="00DE6131">
        <w:rPr>
          <w:rFonts w:hint="cs"/>
          <w:b/>
          <w:bCs/>
          <w:color w:val="000000" w:themeColor="text1"/>
          <w:rtl/>
        </w:rPr>
        <w:t xml:space="preserve">                 </w:t>
      </w:r>
      <w:r w:rsidR="0070794C" w:rsidRPr="00DE6131">
        <w:rPr>
          <w:rFonts w:hint="cs"/>
          <w:b/>
          <w:bCs/>
          <w:color w:val="000000" w:themeColor="text1"/>
          <w:rtl/>
        </w:rPr>
        <w:t xml:space="preserve">     </w:t>
      </w:r>
      <w:bookmarkStart w:id="192" w:name="_Toc165664639"/>
      <w:bookmarkStart w:id="193" w:name="_Toc165665139"/>
      <w:r w:rsidR="001930A8" w:rsidRPr="00DE6131">
        <w:rPr>
          <w:rFonts w:hint="cs"/>
          <w:b/>
          <w:bCs/>
          <w:color w:val="000000" w:themeColor="text1"/>
          <w:rtl/>
        </w:rPr>
        <w:t>خلاصة الب</w:t>
      </w:r>
      <w:r w:rsidR="00781E2D" w:rsidRPr="00DE6131">
        <w:rPr>
          <w:rFonts w:hint="cs"/>
          <w:b/>
          <w:bCs/>
          <w:color w:val="000000" w:themeColor="text1"/>
          <w:rtl/>
        </w:rPr>
        <w:t>ـــ</w:t>
      </w:r>
      <w:r w:rsidR="001930A8" w:rsidRPr="00DE6131">
        <w:rPr>
          <w:rFonts w:hint="cs"/>
          <w:b/>
          <w:bCs/>
          <w:color w:val="000000" w:themeColor="text1"/>
          <w:rtl/>
        </w:rPr>
        <w:t>اب</w:t>
      </w:r>
      <w:bookmarkEnd w:id="192"/>
      <w:bookmarkEnd w:id="193"/>
      <w:r w:rsidR="00CF5064" w:rsidRPr="00DE6131">
        <w:rPr>
          <w:rFonts w:hint="cs"/>
          <w:color w:val="000000" w:themeColor="text1"/>
          <w:rtl/>
        </w:rPr>
        <w:t xml:space="preserve"> </w:t>
      </w:r>
    </w:p>
    <w:p w14:paraId="7025BC44" w14:textId="1254ED7E" w:rsidR="00C35555" w:rsidRPr="00DE6131" w:rsidRDefault="00CF5064" w:rsidP="00D74548">
      <w:pPr>
        <w:rPr>
          <w:rtl/>
        </w:rPr>
      </w:pPr>
      <w:r w:rsidRPr="00DE6131">
        <w:rPr>
          <w:rFonts w:hint="cs"/>
          <w:rtl/>
        </w:rPr>
        <w:t>يتوجب على السلطات العامة المكلفة بإقامة  المشروعات العامة الضرورية اختيار ال</w:t>
      </w:r>
      <w:r w:rsidR="000A63C6">
        <w:rPr>
          <w:rFonts w:hint="cs"/>
          <w:rtl/>
        </w:rPr>
        <w:t>أ</w:t>
      </w:r>
      <w:r w:rsidRPr="00DE6131">
        <w:rPr>
          <w:rFonts w:hint="cs"/>
          <w:rtl/>
        </w:rPr>
        <w:t>ساليب المثلى لت</w:t>
      </w:r>
      <w:r w:rsidR="000A63C6">
        <w:rPr>
          <w:rFonts w:hint="cs"/>
          <w:rtl/>
        </w:rPr>
        <w:t>حقيق مرافقها الضرورية، وذلك في إ</w:t>
      </w:r>
      <w:r w:rsidRPr="00DE6131">
        <w:rPr>
          <w:rFonts w:hint="cs"/>
          <w:rtl/>
        </w:rPr>
        <w:t>طار ممارستها لشؤونها العامة و</w:t>
      </w:r>
      <w:r w:rsidR="003B787E">
        <w:rPr>
          <w:rFonts w:hint="cs"/>
          <w:rtl/>
        </w:rPr>
        <w:t>ب</w:t>
      </w:r>
      <w:r w:rsidRPr="00DE6131">
        <w:rPr>
          <w:rFonts w:hint="cs"/>
          <w:rtl/>
        </w:rPr>
        <w:t>ا</w:t>
      </w:r>
      <w:r w:rsidR="003B787E">
        <w:rPr>
          <w:rFonts w:hint="cs"/>
          <w:rtl/>
        </w:rPr>
        <w:t xml:space="preserve">لإستنادا الى كونها ذات </w:t>
      </w:r>
      <w:r w:rsidRPr="00DE6131">
        <w:rPr>
          <w:rFonts w:hint="cs"/>
          <w:rtl/>
        </w:rPr>
        <w:t>ال</w:t>
      </w:r>
      <w:r w:rsidR="003B787E">
        <w:rPr>
          <w:rFonts w:hint="cs"/>
          <w:rtl/>
        </w:rPr>
        <w:t xml:space="preserve">إختصاص الأصيل </w:t>
      </w:r>
      <w:r w:rsidRPr="00DE6131">
        <w:rPr>
          <w:rFonts w:hint="cs"/>
          <w:rtl/>
        </w:rPr>
        <w:t xml:space="preserve"> في تنظيم المرافق العامة</w:t>
      </w:r>
      <w:r w:rsidR="004E461A">
        <w:rPr>
          <w:rFonts w:hint="cs"/>
          <w:rtl/>
        </w:rPr>
        <w:t xml:space="preserve"> موضوع التفويض</w:t>
      </w:r>
      <w:r w:rsidRPr="00DE6131">
        <w:rPr>
          <w:rFonts w:hint="cs"/>
          <w:rtl/>
        </w:rPr>
        <w:t xml:space="preserve">، ويعتبر </w:t>
      </w:r>
      <w:r w:rsidR="002A79CD" w:rsidRPr="00DE6131">
        <w:rPr>
          <w:rFonts w:hint="cs"/>
          <w:rtl/>
        </w:rPr>
        <w:t>التسيي</w:t>
      </w:r>
      <w:r w:rsidR="002A79CD" w:rsidRPr="00DE6131">
        <w:rPr>
          <w:rtl/>
        </w:rPr>
        <w:t>ر</w:t>
      </w:r>
      <w:r w:rsidRPr="00DE6131">
        <w:rPr>
          <w:rFonts w:hint="cs"/>
          <w:rtl/>
        </w:rPr>
        <w:t xml:space="preserve"> غير المباشر إحدى الوسائل </w:t>
      </w:r>
      <w:r w:rsidR="002A79CD" w:rsidRPr="00DE6131">
        <w:rPr>
          <w:rFonts w:hint="cs"/>
          <w:rtl/>
        </w:rPr>
        <w:t>والأساليب</w:t>
      </w:r>
      <w:r w:rsidR="004E461A">
        <w:rPr>
          <w:rFonts w:hint="cs"/>
          <w:rtl/>
        </w:rPr>
        <w:t xml:space="preserve"> التي تلجا اليها السلطة </w:t>
      </w:r>
      <w:r w:rsidRPr="00DE6131">
        <w:rPr>
          <w:rFonts w:hint="cs"/>
          <w:rtl/>
        </w:rPr>
        <w:t xml:space="preserve">العامة في تحقيق مرافقها الأساسية، فتتمتع السلطة المانحة التي ترغب في </w:t>
      </w:r>
      <w:r w:rsidR="004E461A">
        <w:rPr>
          <w:rFonts w:hint="cs"/>
          <w:rtl/>
        </w:rPr>
        <w:t>الإ</w:t>
      </w:r>
      <w:r w:rsidRPr="00DE6131">
        <w:rPr>
          <w:rFonts w:hint="cs"/>
          <w:rtl/>
        </w:rPr>
        <w:t>ستثمار</w:t>
      </w:r>
      <w:r w:rsidR="004E461A">
        <w:rPr>
          <w:rFonts w:hint="cs"/>
          <w:rtl/>
        </w:rPr>
        <w:t xml:space="preserve">في </w:t>
      </w:r>
      <w:r w:rsidRPr="00DE6131">
        <w:rPr>
          <w:rFonts w:hint="cs"/>
          <w:rtl/>
        </w:rPr>
        <w:t>مرافقها العامة بسلطة تقديرية</w:t>
      </w:r>
      <w:r w:rsidR="004E461A">
        <w:rPr>
          <w:rFonts w:hint="cs"/>
          <w:rtl/>
        </w:rPr>
        <w:t xml:space="preserve"> </w:t>
      </w:r>
      <w:r w:rsidRPr="00DE6131">
        <w:rPr>
          <w:rFonts w:hint="cs"/>
          <w:rtl/>
        </w:rPr>
        <w:t xml:space="preserve">واسعة في الاختيار </w:t>
      </w:r>
      <w:r w:rsidR="004E461A">
        <w:rPr>
          <w:rFonts w:hint="cs"/>
          <w:rtl/>
        </w:rPr>
        <w:t xml:space="preserve">بين أسلوب وآخر باعتبارها مسألة </w:t>
      </w:r>
      <w:r w:rsidRPr="00DE6131">
        <w:rPr>
          <w:rFonts w:hint="cs"/>
          <w:rtl/>
        </w:rPr>
        <w:t>ملائمة يعود تقد</w:t>
      </w:r>
      <w:r w:rsidR="004E461A">
        <w:rPr>
          <w:rFonts w:hint="cs"/>
          <w:rtl/>
        </w:rPr>
        <w:t>يرها للسلطة العامة نفسها، ويعد إ</w:t>
      </w:r>
      <w:r w:rsidRPr="00DE6131">
        <w:rPr>
          <w:rFonts w:hint="cs"/>
          <w:rtl/>
        </w:rPr>
        <w:t xml:space="preserve">عتماد </w:t>
      </w:r>
      <w:r w:rsidR="002A79CD" w:rsidRPr="00DE6131">
        <w:rPr>
          <w:rFonts w:hint="cs"/>
          <w:rtl/>
        </w:rPr>
        <w:t>الأسلوب</w:t>
      </w:r>
      <w:r w:rsidRPr="00DE6131">
        <w:rPr>
          <w:rFonts w:hint="cs"/>
          <w:rtl/>
        </w:rPr>
        <w:t xml:space="preserve"> المفوض في تسيير المرافق العامة أحد الخيارات المتاحة والتي حققت نجاحا كبير</w:t>
      </w:r>
      <w:r w:rsidR="002A79CD" w:rsidRPr="00DE6131">
        <w:rPr>
          <w:rFonts w:hint="cs"/>
          <w:rtl/>
        </w:rPr>
        <w:t xml:space="preserve"> </w:t>
      </w:r>
      <w:r w:rsidRPr="00DE6131">
        <w:rPr>
          <w:rFonts w:hint="cs"/>
          <w:rtl/>
        </w:rPr>
        <w:t>في العديد من الدول إذا ما توفرت الشروط اللازمة لذلك.</w:t>
      </w:r>
    </w:p>
    <w:p w14:paraId="71F7BD7D" w14:textId="6548E389" w:rsidR="00B85004" w:rsidRPr="00DE6131" w:rsidRDefault="00CF5064" w:rsidP="00D74548">
      <w:pPr>
        <w:rPr>
          <w:rtl/>
        </w:rPr>
      </w:pPr>
      <w:r w:rsidRPr="00DE6131">
        <w:rPr>
          <w:rFonts w:hint="cs"/>
          <w:rtl/>
        </w:rPr>
        <w:t>و</w:t>
      </w:r>
      <w:r w:rsidR="001930A8" w:rsidRPr="00DE6131">
        <w:rPr>
          <w:rFonts w:hint="cs"/>
          <w:rtl/>
        </w:rPr>
        <w:t>تعتبر تقنية تفويض المرافق العام</w:t>
      </w:r>
      <w:r w:rsidR="00405DBF" w:rsidRPr="00DE6131">
        <w:rPr>
          <w:rFonts w:hint="cs"/>
          <w:rtl/>
        </w:rPr>
        <w:t>ة</w:t>
      </w:r>
      <w:r w:rsidR="001930A8" w:rsidRPr="00DE6131">
        <w:rPr>
          <w:rFonts w:hint="cs"/>
          <w:rtl/>
        </w:rPr>
        <w:t xml:space="preserve"> بالنسبة للدول </w:t>
      </w:r>
      <w:r w:rsidR="00BF7AE8" w:rsidRPr="00DE6131">
        <w:rPr>
          <w:rFonts w:hint="cs"/>
          <w:rtl/>
        </w:rPr>
        <w:t>التي تسعى الى تحديث منظومة مرافقها العامة من</w:t>
      </w:r>
      <w:r w:rsidR="001930A8" w:rsidRPr="00DE6131">
        <w:rPr>
          <w:rFonts w:hint="cs"/>
          <w:rtl/>
        </w:rPr>
        <w:t xml:space="preserve"> </w:t>
      </w:r>
      <w:r w:rsidR="00BF7AE8" w:rsidRPr="00DE6131">
        <w:rPr>
          <w:rFonts w:hint="cs"/>
          <w:rtl/>
        </w:rPr>
        <w:t xml:space="preserve">الخيارات الاستراتيجية التي </w:t>
      </w:r>
      <w:r w:rsidRPr="00DE6131">
        <w:rPr>
          <w:rFonts w:hint="cs"/>
          <w:rtl/>
        </w:rPr>
        <w:t>عززتها</w:t>
      </w:r>
      <w:r w:rsidR="00BF7AE8" w:rsidRPr="00DE6131">
        <w:rPr>
          <w:rFonts w:hint="cs"/>
          <w:rtl/>
        </w:rPr>
        <w:t xml:space="preserve"> ظروف محلية وعالمية متداخلة</w:t>
      </w:r>
      <w:r w:rsidR="004E461A">
        <w:rPr>
          <w:rFonts w:hint="cs"/>
          <w:rtl/>
        </w:rPr>
        <w:t>،</w:t>
      </w:r>
      <w:r w:rsidR="00BF7AE8" w:rsidRPr="00DE6131">
        <w:rPr>
          <w:rFonts w:hint="cs"/>
          <w:rtl/>
        </w:rPr>
        <w:t xml:space="preserve"> فهي تتيح م</w:t>
      </w:r>
      <w:r w:rsidR="00507F4F" w:rsidRPr="00DE6131">
        <w:rPr>
          <w:rFonts w:hint="cs"/>
          <w:rtl/>
        </w:rPr>
        <w:t>زا</w:t>
      </w:r>
      <w:r w:rsidR="00BF7AE8" w:rsidRPr="00DE6131">
        <w:rPr>
          <w:rFonts w:hint="cs"/>
          <w:rtl/>
        </w:rPr>
        <w:t xml:space="preserve">يا عديدة </w:t>
      </w:r>
      <w:r w:rsidR="004E461A">
        <w:rPr>
          <w:rFonts w:hint="cs"/>
          <w:rtl/>
        </w:rPr>
        <w:t>في اطار عصرنة التسيير من خلال إ</w:t>
      </w:r>
      <w:r w:rsidR="00397BF9" w:rsidRPr="00DE6131">
        <w:rPr>
          <w:rFonts w:hint="cs"/>
          <w:rtl/>
        </w:rPr>
        <w:t>تاحة</w:t>
      </w:r>
      <w:r w:rsidR="00BF7AE8" w:rsidRPr="00DE6131">
        <w:rPr>
          <w:rFonts w:hint="cs"/>
          <w:rtl/>
        </w:rPr>
        <w:t xml:space="preserve"> الفرصة لشركاء عموميين أو خواص من أجل إدارة واستغلال المرافق العامة</w:t>
      </w:r>
      <w:r w:rsidR="00397BF9" w:rsidRPr="00DE6131">
        <w:rPr>
          <w:rFonts w:hint="cs"/>
          <w:rtl/>
        </w:rPr>
        <w:t xml:space="preserve"> الحيوية </w:t>
      </w:r>
      <w:r w:rsidR="00BF7AE8" w:rsidRPr="00DE6131">
        <w:rPr>
          <w:rFonts w:hint="cs"/>
          <w:rtl/>
        </w:rPr>
        <w:t xml:space="preserve">التي تعمل على </w:t>
      </w:r>
      <w:r w:rsidR="004E461A">
        <w:rPr>
          <w:rFonts w:hint="cs"/>
          <w:rtl/>
        </w:rPr>
        <w:t>إ</w:t>
      </w:r>
      <w:r w:rsidR="00BF7AE8" w:rsidRPr="00DE6131">
        <w:rPr>
          <w:rFonts w:hint="cs"/>
          <w:rtl/>
        </w:rPr>
        <w:t>شب</w:t>
      </w:r>
      <w:r w:rsidR="00405DBF" w:rsidRPr="00DE6131">
        <w:rPr>
          <w:rFonts w:hint="cs"/>
          <w:rtl/>
        </w:rPr>
        <w:t xml:space="preserve">اع حاجات أساسية وضرورية </w:t>
      </w:r>
      <w:r w:rsidR="00FC3152" w:rsidRPr="00DE6131">
        <w:rPr>
          <w:rFonts w:hint="cs"/>
          <w:rtl/>
        </w:rPr>
        <w:t>لأفراد</w:t>
      </w:r>
      <w:r w:rsidR="00397BF9" w:rsidRPr="00DE6131">
        <w:rPr>
          <w:rFonts w:hint="cs"/>
          <w:rtl/>
        </w:rPr>
        <w:t xml:space="preserve"> المجتمع</w:t>
      </w:r>
      <w:r w:rsidR="00BF7AE8" w:rsidRPr="00DE6131">
        <w:rPr>
          <w:rFonts w:hint="cs"/>
          <w:rtl/>
        </w:rPr>
        <w:t xml:space="preserve">، </w:t>
      </w:r>
      <w:r w:rsidR="00397BF9" w:rsidRPr="00DE6131">
        <w:rPr>
          <w:rFonts w:hint="cs"/>
          <w:rtl/>
        </w:rPr>
        <w:t>وهي</w:t>
      </w:r>
      <w:r w:rsidR="00BF7AE8" w:rsidRPr="00DE6131">
        <w:rPr>
          <w:rFonts w:hint="cs"/>
          <w:rtl/>
        </w:rPr>
        <w:t xml:space="preserve"> بذلك </w:t>
      </w:r>
      <w:r w:rsidR="001930A8" w:rsidRPr="00DE6131">
        <w:rPr>
          <w:rFonts w:hint="cs"/>
          <w:rtl/>
        </w:rPr>
        <w:t xml:space="preserve"> </w:t>
      </w:r>
      <w:r w:rsidR="00BF7AE8" w:rsidRPr="00DE6131">
        <w:rPr>
          <w:rFonts w:hint="cs"/>
          <w:rtl/>
        </w:rPr>
        <w:t xml:space="preserve">أسلوب </w:t>
      </w:r>
      <w:r w:rsidR="001930A8" w:rsidRPr="00DE6131">
        <w:rPr>
          <w:rFonts w:hint="cs"/>
          <w:rtl/>
        </w:rPr>
        <w:t xml:space="preserve">مكمل للطرق التقليدية </w:t>
      </w:r>
      <w:r w:rsidR="00BF7AE8" w:rsidRPr="00DE6131">
        <w:rPr>
          <w:rFonts w:hint="cs"/>
          <w:rtl/>
        </w:rPr>
        <w:t xml:space="preserve">المستعملة </w:t>
      </w:r>
      <w:r w:rsidR="001930A8" w:rsidRPr="00DE6131">
        <w:rPr>
          <w:rFonts w:hint="cs"/>
          <w:rtl/>
        </w:rPr>
        <w:t>في تسيير واستغلال المرافق العامة</w:t>
      </w:r>
      <w:r w:rsidR="00397BF9" w:rsidRPr="00DE6131">
        <w:rPr>
          <w:rFonts w:hint="cs"/>
          <w:rtl/>
        </w:rPr>
        <w:t xml:space="preserve"> وليست بديلا كليا عنها</w:t>
      </w:r>
      <w:r w:rsidR="001930A8" w:rsidRPr="00DE6131">
        <w:rPr>
          <w:rFonts w:hint="cs"/>
          <w:rtl/>
        </w:rPr>
        <w:t xml:space="preserve"> </w:t>
      </w:r>
      <w:r w:rsidR="00507F4F" w:rsidRPr="00DE6131">
        <w:rPr>
          <w:rFonts w:hint="cs"/>
          <w:rtl/>
        </w:rPr>
        <w:t xml:space="preserve"> </w:t>
      </w:r>
      <w:r w:rsidR="00397BF9" w:rsidRPr="00DE6131">
        <w:rPr>
          <w:rFonts w:hint="cs"/>
          <w:rtl/>
        </w:rPr>
        <w:t xml:space="preserve">فهي </w:t>
      </w:r>
      <w:r w:rsidR="00507F4F" w:rsidRPr="00DE6131">
        <w:rPr>
          <w:rFonts w:hint="cs"/>
          <w:rtl/>
        </w:rPr>
        <w:t>تساهم في إنقاص</w:t>
      </w:r>
      <w:r w:rsidR="001930A8" w:rsidRPr="00DE6131">
        <w:rPr>
          <w:rFonts w:hint="cs"/>
          <w:rtl/>
        </w:rPr>
        <w:t xml:space="preserve"> الضغط على </w:t>
      </w:r>
      <w:r w:rsidR="00397BF9" w:rsidRPr="00DE6131">
        <w:rPr>
          <w:rFonts w:hint="cs"/>
          <w:rtl/>
        </w:rPr>
        <w:t>الدول</w:t>
      </w:r>
      <w:r w:rsidR="00BF7AE8" w:rsidRPr="00DE6131">
        <w:rPr>
          <w:rFonts w:hint="cs"/>
          <w:rtl/>
        </w:rPr>
        <w:t xml:space="preserve"> </w:t>
      </w:r>
      <w:r w:rsidR="00397BF9" w:rsidRPr="00DE6131">
        <w:rPr>
          <w:rFonts w:hint="cs"/>
          <w:rtl/>
        </w:rPr>
        <w:t>الحديثة</w:t>
      </w:r>
      <w:r w:rsidR="00BF7AE8" w:rsidRPr="00DE6131">
        <w:rPr>
          <w:rFonts w:hint="cs"/>
          <w:rtl/>
        </w:rPr>
        <w:t xml:space="preserve"> التي فشلت الى حد كبير في </w:t>
      </w:r>
      <w:r w:rsidR="00397BF9" w:rsidRPr="00DE6131">
        <w:rPr>
          <w:rFonts w:hint="cs"/>
          <w:rtl/>
        </w:rPr>
        <w:t xml:space="preserve">الموازنة بين </w:t>
      </w:r>
      <w:r w:rsidR="00BF7AE8" w:rsidRPr="00DE6131">
        <w:rPr>
          <w:rFonts w:hint="cs"/>
          <w:rtl/>
        </w:rPr>
        <w:t xml:space="preserve">تسيير </w:t>
      </w:r>
      <w:r w:rsidR="001930A8" w:rsidRPr="00DE6131">
        <w:rPr>
          <w:rFonts w:hint="cs"/>
          <w:rtl/>
        </w:rPr>
        <w:t>مرافق</w:t>
      </w:r>
      <w:r w:rsidR="00BF7AE8" w:rsidRPr="00DE6131">
        <w:rPr>
          <w:rFonts w:hint="cs"/>
          <w:rtl/>
        </w:rPr>
        <w:t>ها</w:t>
      </w:r>
      <w:r w:rsidR="001930A8" w:rsidRPr="00DE6131">
        <w:rPr>
          <w:rFonts w:hint="cs"/>
          <w:rtl/>
        </w:rPr>
        <w:t xml:space="preserve"> العامة</w:t>
      </w:r>
      <w:r w:rsidR="00397BF9" w:rsidRPr="00DE6131">
        <w:rPr>
          <w:rFonts w:hint="cs"/>
          <w:rtl/>
        </w:rPr>
        <w:t xml:space="preserve"> بالفعالية المطلوبة و تحقيق المعايير المتعلقة بجودة الخدمة </w:t>
      </w:r>
      <w:r w:rsidR="00FC3152" w:rsidRPr="00DE6131">
        <w:rPr>
          <w:rFonts w:hint="cs"/>
          <w:rtl/>
        </w:rPr>
        <w:t>العمومية م</w:t>
      </w:r>
      <w:r w:rsidR="00FC3152" w:rsidRPr="00DE6131">
        <w:rPr>
          <w:rtl/>
        </w:rPr>
        <w:t>ن</w:t>
      </w:r>
      <w:r w:rsidR="00397BF9" w:rsidRPr="00DE6131">
        <w:rPr>
          <w:rFonts w:hint="cs"/>
          <w:rtl/>
        </w:rPr>
        <w:t xml:space="preserve"> جهة والتفرغ الى وظائف أخرى أكثر أهمية من جهة أخرى.</w:t>
      </w:r>
    </w:p>
    <w:p w14:paraId="55810A06" w14:textId="7A44219A" w:rsidR="00B41C41" w:rsidRDefault="00B85004" w:rsidP="00D74548">
      <w:pPr>
        <w:rPr>
          <w:rtl/>
        </w:rPr>
      </w:pPr>
      <w:r w:rsidRPr="00DE6131">
        <w:rPr>
          <w:rFonts w:hint="cs"/>
          <w:rtl/>
        </w:rPr>
        <w:t>وفي سبيل إنجاح أسلوب التفويض كان لابد من إخضاع اتفاقيات التفويض الى منظومة رقابية محكمة تتكامل في بينها من أجل بلوغ الأهداف المناطة بالمرافق العامة المفوضة</w:t>
      </w:r>
      <w:r w:rsidR="0022572D">
        <w:rPr>
          <w:rFonts w:hint="cs"/>
          <w:rtl/>
        </w:rPr>
        <w:t>،</w:t>
      </w:r>
      <w:r w:rsidRPr="00DE6131">
        <w:rPr>
          <w:rFonts w:hint="cs"/>
          <w:rtl/>
        </w:rPr>
        <w:t xml:space="preserve"> وتتباين صور الرقابة ما بين رقابة إدارية ورقابة مالية ورقابة مشروعية ورقابة قضائية وكل من هذه الصور يكمل غيره من الأنواع الأخرى بما يضمن تنظيم واستغلال المرفق العام وبلوغ لأهداف المرسومة للمرفق وتعزيز الدور الرقابي إزاء أطراف التفويض بما يسهم في النهاية في رفع كفاءة المرفق العام وتفادي سلبيات </w:t>
      </w:r>
      <w:r w:rsidR="002A79CD" w:rsidRPr="00DE6131">
        <w:rPr>
          <w:rFonts w:hint="cs"/>
          <w:rtl/>
        </w:rPr>
        <w:t>التسيير المباش</w:t>
      </w:r>
      <w:r w:rsidR="002A79CD" w:rsidRPr="00DE6131">
        <w:rPr>
          <w:rtl/>
        </w:rPr>
        <w:t>ر</w:t>
      </w:r>
      <w:r w:rsidRPr="00DE6131">
        <w:rPr>
          <w:rFonts w:hint="cs"/>
          <w:rtl/>
        </w:rPr>
        <w:t xml:space="preserve">، لذلك تعمل </w:t>
      </w:r>
      <w:r w:rsidR="00892E46" w:rsidRPr="00DE6131">
        <w:rPr>
          <w:rFonts w:hint="cs"/>
          <w:rtl/>
        </w:rPr>
        <w:t xml:space="preserve">الجهات المانحة </w:t>
      </w:r>
      <w:r w:rsidRPr="00DE6131">
        <w:rPr>
          <w:rFonts w:hint="cs"/>
          <w:rtl/>
        </w:rPr>
        <w:t xml:space="preserve">على بسط رقابتها على عقد التفويض منذ مرحلة الابرام من خلال ضمان سلامة الإجراءات وشفافية المنافسة </w:t>
      </w:r>
      <w:r w:rsidR="000C4DB8" w:rsidRPr="00DE6131">
        <w:rPr>
          <w:rFonts w:hint="cs"/>
          <w:rtl/>
        </w:rPr>
        <w:t>وصولا الى تنفيذ فعال للمرفق العام في ظل احترام المبادئ الضابطة له.</w:t>
      </w:r>
    </w:p>
    <w:p w14:paraId="3226664E" w14:textId="55B0626A" w:rsidR="00322E1D" w:rsidRPr="00DE6131" w:rsidRDefault="000C4DB8" w:rsidP="00D74548">
      <w:pPr>
        <w:rPr>
          <w:rtl/>
        </w:rPr>
      </w:pPr>
      <w:r w:rsidRPr="00DE6131">
        <w:rPr>
          <w:rFonts w:hint="cs"/>
          <w:rtl/>
        </w:rPr>
        <w:t xml:space="preserve">وفي المحصلة </w:t>
      </w:r>
      <w:r w:rsidR="00C75945" w:rsidRPr="00DE6131">
        <w:rPr>
          <w:rFonts w:hint="cs"/>
          <w:rtl/>
        </w:rPr>
        <w:t>يمكن القول أن</w:t>
      </w:r>
      <w:r w:rsidRPr="00DE6131">
        <w:rPr>
          <w:rFonts w:hint="cs"/>
          <w:rtl/>
        </w:rPr>
        <w:t xml:space="preserve"> تقنية التفويض </w:t>
      </w:r>
      <w:r w:rsidR="00C75945" w:rsidRPr="00DE6131">
        <w:rPr>
          <w:rFonts w:hint="cs"/>
          <w:rtl/>
        </w:rPr>
        <w:t>أ</w:t>
      </w:r>
      <w:r w:rsidR="00AB5A61">
        <w:rPr>
          <w:rFonts w:hint="cs"/>
          <w:rtl/>
        </w:rPr>
        <w:t>سلوب واعد لتسيير المرافق العامة</w:t>
      </w:r>
      <w:r w:rsidR="00C75945" w:rsidRPr="00DE6131">
        <w:rPr>
          <w:rFonts w:hint="cs"/>
          <w:rtl/>
        </w:rPr>
        <w:t xml:space="preserve">، لكنه </w:t>
      </w:r>
      <w:r w:rsidRPr="00DE6131">
        <w:rPr>
          <w:rFonts w:hint="cs"/>
          <w:rtl/>
        </w:rPr>
        <w:t xml:space="preserve">مرهون بوجود رقابة </w:t>
      </w:r>
      <w:r w:rsidR="00C75945" w:rsidRPr="00DE6131">
        <w:rPr>
          <w:rFonts w:hint="cs"/>
          <w:rtl/>
        </w:rPr>
        <w:t>منظمة ومتكاملة ت</w:t>
      </w:r>
      <w:r w:rsidR="001209DE">
        <w:rPr>
          <w:rFonts w:hint="cs"/>
          <w:rtl/>
        </w:rPr>
        <w:t>هدف الى مرافقة عقد التفويض منذ إ</w:t>
      </w:r>
      <w:r w:rsidR="00C75945" w:rsidRPr="00DE6131">
        <w:rPr>
          <w:rFonts w:hint="cs"/>
          <w:rtl/>
        </w:rPr>
        <w:t xml:space="preserve">عمال السلطة المانحة </w:t>
      </w:r>
      <w:r w:rsidR="00322E1D" w:rsidRPr="00DE6131">
        <w:rPr>
          <w:rFonts w:hint="cs"/>
          <w:rtl/>
        </w:rPr>
        <w:t>لسلطتها التقديرية في</w:t>
      </w:r>
      <w:r w:rsidR="00C75945" w:rsidRPr="00DE6131">
        <w:rPr>
          <w:rFonts w:hint="cs"/>
          <w:rtl/>
        </w:rPr>
        <w:t xml:space="preserve"> الأخذ به كأسلوب لاستغلال وتسيير المرفق العام </w:t>
      </w:r>
      <w:r w:rsidR="002A79CD" w:rsidRPr="00DE6131">
        <w:rPr>
          <w:rFonts w:hint="cs"/>
          <w:rtl/>
        </w:rPr>
        <w:t>والتأكد</w:t>
      </w:r>
      <w:r w:rsidR="00C75945" w:rsidRPr="00DE6131">
        <w:rPr>
          <w:rFonts w:hint="cs"/>
          <w:rtl/>
        </w:rPr>
        <w:t xml:space="preserve"> من ملائمته للمرفق العام بموضوع التفويض واختيار </w:t>
      </w:r>
      <w:r w:rsidR="001209DE">
        <w:rPr>
          <w:rFonts w:hint="cs"/>
          <w:rtl/>
        </w:rPr>
        <w:t>إ</w:t>
      </w:r>
      <w:r w:rsidR="00322E1D" w:rsidRPr="00DE6131">
        <w:rPr>
          <w:rFonts w:hint="cs"/>
          <w:rtl/>
        </w:rPr>
        <w:t>حدى ال</w:t>
      </w:r>
      <w:r w:rsidR="00C75945" w:rsidRPr="00DE6131">
        <w:rPr>
          <w:rFonts w:hint="cs"/>
          <w:rtl/>
        </w:rPr>
        <w:t>صورة المناسبة له</w:t>
      </w:r>
      <w:r w:rsidR="00322E1D" w:rsidRPr="00DE6131">
        <w:rPr>
          <w:rFonts w:hint="cs"/>
          <w:rtl/>
        </w:rPr>
        <w:t xml:space="preserve">، مرورا بمرافقة العقد في كل </w:t>
      </w:r>
      <w:r w:rsidRPr="00DE6131">
        <w:rPr>
          <w:rFonts w:hint="cs"/>
          <w:rtl/>
        </w:rPr>
        <w:t xml:space="preserve">مراحل </w:t>
      </w:r>
      <w:r w:rsidR="00322E1D" w:rsidRPr="00DE6131">
        <w:rPr>
          <w:rFonts w:hint="cs"/>
          <w:rtl/>
        </w:rPr>
        <w:t>الابرام التي يمر بها</w:t>
      </w:r>
      <w:r w:rsidR="00367BD8">
        <w:rPr>
          <w:rFonts w:hint="cs"/>
          <w:rtl/>
        </w:rPr>
        <w:t xml:space="preserve"> من خلال إ</w:t>
      </w:r>
      <w:r w:rsidRPr="00DE6131">
        <w:rPr>
          <w:rFonts w:hint="cs"/>
          <w:rtl/>
        </w:rPr>
        <w:t>حترام</w:t>
      </w:r>
      <w:r w:rsidR="00322E1D" w:rsidRPr="00DE6131">
        <w:rPr>
          <w:rFonts w:hint="cs"/>
          <w:rtl/>
        </w:rPr>
        <w:t xml:space="preserve"> سلامة الإجراءات المتبعة في ظل احترام </w:t>
      </w:r>
      <w:r w:rsidRPr="00DE6131">
        <w:rPr>
          <w:rFonts w:hint="cs"/>
          <w:rtl/>
        </w:rPr>
        <w:t xml:space="preserve"> مباد</w:t>
      </w:r>
      <w:r w:rsidR="00322E1D" w:rsidRPr="00DE6131">
        <w:rPr>
          <w:rFonts w:hint="cs"/>
          <w:rtl/>
        </w:rPr>
        <w:t xml:space="preserve">ئ المنافسة الشريفة للوصول الى </w:t>
      </w:r>
      <w:r w:rsidRPr="00DE6131">
        <w:rPr>
          <w:rFonts w:hint="cs"/>
          <w:rtl/>
        </w:rPr>
        <w:t xml:space="preserve">الاختيار الأفضل </w:t>
      </w:r>
      <w:r w:rsidR="00322E1D" w:rsidRPr="00DE6131">
        <w:rPr>
          <w:rFonts w:hint="cs"/>
          <w:rtl/>
        </w:rPr>
        <w:t xml:space="preserve">للمفوض له، وتتوج في </w:t>
      </w:r>
      <w:r w:rsidRPr="00DE6131">
        <w:rPr>
          <w:rFonts w:hint="cs"/>
          <w:rtl/>
        </w:rPr>
        <w:t xml:space="preserve">النهاية </w:t>
      </w:r>
      <w:r w:rsidR="00322E1D" w:rsidRPr="00DE6131">
        <w:rPr>
          <w:rFonts w:hint="cs"/>
          <w:rtl/>
        </w:rPr>
        <w:t>ب</w:t>
      </w:r>
      <w:r w:rsidRPr="00DE6131">
        <w:rPr>
          <w:rFonts w:hint="cs"/>
          <w:rtl/>
        </w:rPr>
        <w:t xml:space="preserve">الرقابة على تنفيذ المرفق </w:t>
      </w:r>
      <w:r w:rsidR="00F66CF5" w:rsidRPr="00DE6131">
        <w:rPr>
          <w:rFonts w:hint="cs"/>
          <w:rtl/>
        </w:rPr>
        <w:t>العام المفوض بغرض الت</w:t>
      </w:r>
      <w:r w:rsidR="00367BD8">
        <w:rPr>
          <w:rFonts w:hint="cs"/>
          <w:rtl/>
        </w:rPr>
        <w:t>حقق من ضمان المصلحة العامة بكل أبعادها بما فيها مصلحة المفوض إ</w:t>
      </w:r>
      <w:r w:rsidR="00F66CF5" w:rsidRPr="00DE6131">
        <w:rPr>
          <w:rFonts w:hint="cs"/>
          <w:rtl/>
        </w:rPr>
        <w:t xml:space="preserve">ليه باعتباره </w:t>
      </w:r>
      <w:r w:rsidR="00322E1D" w:rsidRPr="00DE6131">
        <w:rPr>
          <w:rFonts w:hint="cs"/>
          <w:rtl/>
        </w:rPr>
        <w:t>م</w:t>
      </w:r>
      <w:r w:rsidR="00F66CF5" w:rsidRPr="00DE6131">
        <w:rPr>
          <w:rFonts w:hint="cs"/>
          <w:rtl/>
        </w:rPr>
        <w:t>حرك عملية الاستثمار في المرفق العام ونجاحه يمهد لنجاح أسلوب التفويض ككل</w:t>
      </w:r>
      <w:r w:rsidR="00367BD8">
        <w:rPr>
          <w:rFonts w:hint="cs"/>
          <w:rtl/>
        </w:rPr>
        <w:t>.</w:t>
      </w:r>
    </w:p>
    <w:p w14:paraId="7B8A6BF4" w14:textId="2B37BBD8" w:rsidR="00B5665E" w:rsidRPr="000611CA" w:rsidRDefault="000F2BD1" w:rsidP="000611CA">
      <w:pPr>
        <w:rPr>
          <w:rtl/>
        </w:rPr>
        <w:sectPr w:rsidR="00B5665E" w:rsidRPr="000611CA" w:rsidSect="006B37D7">
          <w:headerReference w:type="default" r:id="rId12"/>
          <w:footerReference w:type="default" r:id="rId13"/>
          <w:footnotePr>
            <w:pos w:val="beneathText"/>
            <w:numRestart w:val="eachPage"/>
          </w:footnotePr>
          <w:type w:val="continuous"/>
          <w:pgSz w:w="11906" w:h="16838" w:code="9"/>
          <w:pgMar w:top="1418" w:right="1701" w:bottom="1418" w:left="1418" w:header="709" w:footer="709" w:gutter="0"/>
          <w:cols w:space="708"/>
          <w:docGrid w:linePitch="381"/>
        </w:sectPr>
      </w:pPr>
      <w:r w:rsidRPr="00DE6131">
        <w:rPr>
          <w:rFonts w:hint="cs"/>
          <w:rtl/>
        </w:rPr>
        <w:t xml:space="preserve">فضبط وتنظيم </w:t>
      </w:r>
      <w:r w:rsidR="00D72AFE" w:rsidRPr="00DE6131">
        <w:rPr>
          <w:rFonts w:hint="cs"/>
          <w:rtl/>
        </w:rPr>
        <w:t>عملية الرقابة</w:t>
      </w:r>
      <w:r w:rsidRPr="00DE6131">
        <w:rPr>
          <w:rFonts w:hint="cs"/>
          <w:rtl/>
        </w:rPr>
        <w:t xml:space="preserve"> بكل أنواعها على أداء المرافق العامة المفوض</w:t>
      </w:r>
      <w:r w:rsidR="002426E5">
        <w:rPr>
          <w:rFonts w:hint="cs"/>
          <w:rtl/>
        </w:rPr>
        <w:t>ة</w:t>
      </w:r>
      <w:r w:rsidRPr="00DE6131">
        <w:rPr>
          <w:rFonts w:hint="cs"/>
          <w:rtl/>
        </w:rPr>
        <w:t xml:space="preserve"> يضمن عدم انحرافها على الأهداف المسطرة من قيل السلطات العامة في الدولة كما يضفي عليها الفعالية اللازمة التي تحافظ على قدرة المرافق العامة على مواكبة التطورات الحاصلة في المجتمع، بل يمكن أن تكون</w:t>
      </w:r>
      <w:r w:rsidR="00C35555" w:rsidRPr="00DE6131">
        <w:rPr>
          <w:rFonts w:hint="cs"/>
          <w:rtl/>
        </w:rPr>
        <w:t xml:space="preserve"> رافعة </w:t>
      </w:r>
      <w:r w:rsidRPr="00DE6131">
        <w:rPr>
          <w:rFonts w:hint="cs"/>
          <w:rtl/>
        </w:rPr>
        <w:t xml:space="preserve">للاقتصاد الوطني </w:t>
      </w:r>
      <w:r w:rsidR="00D72AFE" w:rsidRPr="00DE6131">
        <w:rPr>
          <w:rFonts w:hint="cs"/>
          <w:rtl/>
        </w:rPr>
        <w:t>في ظل</w:t>
      </w:r>
      <w:r w:rsidR="00C35555" w:rsidRPr="00DE6131">
        <w:rPr>
          <w:rFonts w:hint="cs"/>
          <w:rtl/>
        </w:rPr>
        <w:t xml:space="preserve"> الانفتاح </w:t>
      </w:r>
      <w:r w:rsidR="00D72AFE" w:rsidRPr="00DE6131">
        <w:rPr>
          <w:rFonts w:hint="cs"/>
          <w:rtl/>
        </w:rPr>
        <w:t>ال</w:t>
      </w:r>
      <w:r w:rsidR="00C35555" w:rsidRPr="00DE6131">
        <w:rPr>
          <w:rFonts w:hint="cs"/>
          <w:rtl/>
        </w:rPr>
        <w:t>اقتصاد</w:t>
      </w:r>
      <w:r w:rsidR="00D72AFE" w:rsidRPr="00DE6131">
        <w:rPr>
          <w:rFonts w:hint="cs"/>
          <w:rtl/>
        </w:rPr>
        <w:t>ي</w:t>
      </w:r>
      <w:r w:rsidR="00C35555" w:rsidRPr="00DE6131">
        <w:rPr>
          <w:rFonts w:hint="cs"/>
          <w:rtl/>
        </w:rPr>
        <w:t xml:space="preserve"> وتبني خيارات و</w:t>
      </w:r>
      <w:r w:rsidR="002426E5">
        <w:rPr>
          <w:rFonts w:hint="cs"/>
          <w:rtl/>
        </w:rPr>
        <w:t>إ</w:t>
      </w:r>
      <w:r w:rsidR="00C35555" w:rsidRPr="00DE6131">
        <w:rPr>
          <w:rFonts w:hint="cs"/>
          <w:rtl/>
        </w:rPr>
        <w:t xml:space="preserve">صلاحات تتماشى وتوجهات المؤسسات المالية الدولية والتداعيات التي </w:t>
      </w:r>
      <w:r w:rsidR="00D72AFE" w:rsidRPr="00DE6131">
        <w:rPr>
          <w:rFonts w:hint="cs"/>
          <w:rtl/>
        </w:rPr>
        <w:t>نتجت</w:t>
      </w:r>
      <w:r w:rsidR="00C35555" w:rsidRPr="00DE6131">
        <w:rPr>
          <w:rFonts w:hint="cs"/>
          <w:rtl/>
        </w:rPr>
        <w:t xml:space="preserve"> </w:t>
      </w:r>
      <w:r w:rsidR="00D72AFE" w:rsidRPr="00DE6131">
        <w:rPr>
          <w:rFonts w:hint="cs"/>
          <w:rtl/>
        </w:rPr>
        <w:t>عن</w:t>
      </w:r>
      <w:r w:rsidR="00C35555" w:rsidRPr="00DE6131">
        <w:rPr>
          <w:rFonts w:hint="cs"/>
          <w:rtl/>
        </w:rPr>
        <w:t xml:space="preserve"> سباق العولمة</w:t>
      </w:r>
    </w:p>
    <w:p w14:paraId="77E566AE" w14:textId="77777777" w:rsidR="00F200B9" w:rsidRPr="00DE6131" w:rsidRDefault="00F200B9" w:rsidP="006A1136">
      <w:pPr>
        <w:ind w:firstLine="0"/>
        <w:rPr>
          <w:color w:val="000000" w:themeColor="text1"/>
          <w:rtl/>
        </w:rPr>
      </w:pPr>
    </w:p>
    <w:p w14:paraId="0A1521B0" w14:textId="77777777" w:rsidR="00937B21" w:rsidRPr="00DE6131" w:rsidRDefault="00937B21" w:rsidP="00937B21">
      <w:pPr>
        <w:ind w:firstLine="0"/>
        <w:jc w:val="both"/>
        <w:outlineLvl w:val="0"/>
        <w:rPr>
          <w:b/>
          <w:bCs/>
          <w:color w:val="000000" w:themeColor="text1"/>
          <w:sz w:val="42"/>
          <w:szCs w:val="42"/>
          <w:rtl/>
        </w:rPr>
      </w:pPr>
      <w:r w:rsidRPr="00DE6131">
        <w:rPr>
          <w:rFonts w:hint="cs"/>
          <w:b/>
          <w:bCs/>
          <w:color w:val="000000" w:themeColor="text1"/>
          <w:sz w:val="42"/>
          <w:szCs w:val="42"/>
          <w:rtl/>
        </w:rPr>
        <w:t xml:space="preserve">                            </w:t>
      </w:r>
      <w:r>
        <w:rPr>
          <w:rFonts w:hint="cs"/>
          <w:b/>
          <w:bCs/>
          <w:color w:val="000000" w:themeColor="text1"/>
          <w:sz w:val="42"/>
          <w:szCs w:val="42"/>
          <w:rtl/>
        </w:rPr>
        <w:t xml:space="preserve">   </w:t>
      </w:r>
      <w:r w:rsidRPr="00DE6131">
        <w:rPr>
          <w:rFonts w:hint="cs"/>
          <w:b/>
          <w:bCs/>
          <w:color w:val="000000" w:themeColor="text1"/>
          <w:sz w:val="42"/>
          <w:szCs w:val="42"/>
          <w:rtl/>
        </w:rPr>
        <w:t xml:space="preserve">  </w:t>
      </w:r>
      <w:bookmarkStart w:id="194" w:name="_Toc165664640"/>
      <w:bookmarkStart w:id="195" w:name="_Toc165665140"/>
      <w:bookmarkStart w:id="196" w:name="_Toc168134081"/>
      <w:r w:rsidRPr="00DE6131">
        <w:rPr>
          <w:rFonts w:hint="cs"/>
          <w:b/>
          <w:bCs/>
          <w:color w:val="000000" w:themeColor="text1"/>
          <w:sz w:val="42"/>
          <w:szCs w:val="42"/>
          <w:rtl/>
        </w:rPr>
        <w:t>الباب الثاني</w:t>
      </w:r>
      <w:bookmarkEnd w:id="194"/>
      <w:bookmarkEnd w:id="195"/>
      <w:bookmarkEnd w:id="196"/>
      <w:r w:rsidRPr="00DE6131">
        <w:rPr>
          <w:rFonts w:hint="cs"/>
          <w:b/>
          <w:bCs/>
          <w:color w:val="000000" w:themeColor="text1"/>
          <w:sz w:val="42"/>
          <w:szCs w:val="42"/>
          <w:rtl/>
        </w:rPr>
        <w:t xml:space="preserve"> </w:t>
      </w:r>
    </w:p>
    <w:p w14:paraId="67BA071F" w14:textId="77777777" w:rsidR="00937B21" w:rsidRPr="00DE6131" w:rsidRDefault="00937B21" w:rsidP="00937B21">
      <w:pPr>
        <w:rPr>
          <w:rtl/>
        </w:rPr>
      </w:pPr>
    </w:p>
    <w:p w14:paraId="66B01437" w14:textId="77777777" w:rsidR="00937B21" w:rsidRPr="00DE6131" w:rsidRDefault="00937B21" w:rsidP="00937B21">
      <w:pPr>
        <w:ind w:firstLine="0"/>
        <w:jc w:val="both"/>
        <w:outlineLvl w:val="0"/>
        <w:rPr>
          <w:b/>
          <w:bCs/>
          <w:color w:val="000000" w:themeColor="text1"/>
          <w:sz w:val="42"/>
          <w:szCs w:val="42"/>
          <w:highlight w:val="green"/>
          <w:rtl/>
        </w:rPr>
      </w:pPr>
      <w:bookmarkStart w:id="197" w:name="_Toc165664641"/>
      <w:bookmarkStart w:id="198" w:name="_Toc165665141"/>
      <w:bookmarkStart w:id="199" w:name="_Toc168134082"/>
      <w:r w:rsidRPr="00DE6131">
        <w:rPr>
          <w:rFonts w:hint="cs"/>
          <w:b/>
          <w:bCs/>
          <w:color w:val="000000" w:themeColor="text1"/>
          <w:sz w:val="42"/>
          <w:szCs w:val="42"/>
          <w:rtl/>
        </w:rPr>
        <w:t>حدود السلطة المفوضة في الرقابة على عقود تفويض المرفق العام</w:t>
      </w:r>
      <w:bookmarkEnd w:id="197"/>
      <w:bookmarkEnd w:id="198"/>
      <w:bookmarkEnd w:id="199"/>
    </w:p>
    <w:p w14:paraId="38AB47CD" w14:textId="77777777" w:rsidR="00937B21" w:rsidRDefault="00937B21" w:rsidP="00B56CDF">
      <w:pPr>
        <w:rPr>
          <w:color w:val="000000" w:themeColor="text1"/>
          <w:rtl/>
        </w:rPr>
        <w:sectPr w:rsidR="00937B21" w:rsidSect="00937B21">
          <w:headerReference w:type="default" r:id="rId14"/>
          <w:footerReference w:type="default" r:id="rId15"/>
          <w:footnotePr>
            <w:pos w:val="beneathText"/>
            <w:numRestart w:val="eachPage"/>
          </w:footnotePr>
          <w:pgSz w:w="11906" w:h="16838" w:code="9"/>
          <w:pgMar w:top="1418" w:right="1701" w:bottom="1418" w:left="1418" w:header="709" w:footer="709" w:gutter="0"/>
          <w:cols w:space="708"/>
          <w:vAlign w:val="center"/>
          <w:docGrid w:linePitch="381"/>
        </w:sectPr>
      </w:pPr>
    </w:p>
    <w:p w14:paraId="3795EA70" w14:textId="4831C6FA" w:rsidR="00250CBE" w:rsidRPr="00DE6131" w:rsidRDefault="002426E5" w:rsidP="00B56CDF">
      <w:pPr>
        <w:rPr>
          <w:color w:val="000000" w:themeColor="text1"/>
          <w:rtl/>
        </w:rPr>
      </w:pPr>
      <w:r>
        <w:rPr>
          <w:rFonts w:hint="cs"/>
          <w:color w:val="000000" w:themeColor="text1"/>
          <w:rtl/>
        </w:rPr>
        <w:lastRenderedPageBreak/>
        <w:t>إ</w:t>
      </w:r>
      <w:r w:rsidR="003B376A" w:rsidRPr="00DE6131">
        <w:rPr>
          <w:rFonts w:hint="cs"/>
          <w:color w:val="000000" w:themeColor="text1"/>
          <w:rtl/>
        </w:rPr>
        <w:t xml:space="preserve">ن </w:t>
      </w:r>
      <w:r w:rsidR="00C15EF1" w:rsidRPr="00DE6131">
        <w:rPr>
          <w:rFonts w:hint="cs"/>
          <w:color w:val="000000" w:themeColor="text1"/>
          <w:rtl/>
        </w:rPr>
        <w:t xml:space="preserve">أسلوب </w:t>
      </w:r>
      <w:r w:rsidR="003B376A" w:rsidRPr="00DE6131">
        <w:rPr>
          <w:rFonts w:hint="cs"/>
          <w:color w:val="000000" w:themeColor="text1"/>
          <w:rtl/>
        </w:rPr>
        <w:t xml:space="preserve">التفويض </w:t>
      </w:r>
      <w:r w:rsidR="00C15EF1" w:rsidRPr="00DE6131">
        <w:rPr>
          <w:rFonts w:hint="cs"/>
          <w:color w:val="000000" w:themeColor="text1"/>
          <w:rtl/>
        </w:rPr>
        <w:t xml:space="preserve">بشكل </w:t>
      </w:r>
      <w:r w:rsidR="0080086A" w:rsidRPr="00DE6131">
        <w:rPr>
          <w:rFonts w:hint="cs"/>
          <w:color w:val="000000" w:themeColor="text1"/>
          <w:rtl/>
        </w:rPr>
        <w:t>عام تتدافع</w:t>
      </w:r>
      <w:r w:rsidR="00C15EF1" w:rsidRPr="00DE6131">
        <w:rPr>
          <w:rFonts w:hint="cs"/>
          <w:color w:val="000000" w:themeColor="text1"/>
          <w:rtl/>
        </w:rPr>
        <w:t xml:space="preserve"> فيه</w:t>
      </w:r>
      <w:r w:rsidR="003B376A" w:rsidRPr="00DE6131">
        <w:rPr>
          <w:rFonts w:hint="cs"/>
          <w:color w:val="000000" w:themeColor="text1"/>
          <w:rtl/>
        </w:rPr>
        <w:t xml:space="preserve"> فكرتين </w:t>
      </w:r>
      <w:r w:rsidR="00C15EF1" w:rsidRPr="00DE6131">
        <w:rPr>
          <w:rFonts w:hint="cs"/>
          <w:color w:val="000000" w:themeColor="text1"/>
          <w:rtl/>
        </w:rPr>
        <w:t>متع</w:t>
      </w:r>
      <w:r w:rsidR="00250CBE" w:rsidRPr="00DE6131">
        <w:rPr>
          <w:rFonts w:hint="cs"/>
          <w:color w:val="000000" w:themeColor="text1"/>
          <w:rtl/>
        </w:rPr>
        <w:t>ا</w:t>
      </w:r>
      <w:r w:rsidR="00C15EF1" w:rsidRPr="00DE6131">
        <w:rPr>
          <w:rFonts w:hint="cs"/>
          <w:color w:val="000000" w:themeColor="text1"/>
          <w:rtl/>
        </w:rPr>
        <w:t xml:space="preserve">رضتين </w:t>
      </w:r>
      <w:r w:rsidR="0080086A" w:rsidRPr="00DE6131">
        <w:rPr>
          <w:rFonts w:hint="cs"/>
          <w:color w:val="000000" w:themeColor="text1"/>
          <w:rtl/>
        </w:rPr>
        <w:t>ويشكل العمل</w:t>
      </w:r>
      <w:r w:rsidR="00C15EF1" w:rsidRPr="00DE6131">
        <w:rPr>
          <w:rFonts w:hint="cs"/>
          <w:color w:val="000000" w:themeColor="text1"/>
          <w:rtl/>
        </w:rPr>
        <w:t xml:space="preserve"> على </w:t>
      </w:r>
      <w:r w:rsidR="003B376A" w:rsidRPr="00DE6131">
        <w:rPr>
          <w:rFonts w:hint="cs"/>
          <w:color w:val="000000" w:themeColor="text1"/>
          <w:rtl/>
        </w:rPr>
        <w:t xml:space="preserve">توازنهما </w:t>
      </w:r>
      <w:r w:rsidR="0080086A" w:rsidRPr="00DE6131">
        <w:rPr>
          <w:rFonts w:hint="cs"/>
          <w:color w:val="000000" w:themeColor="text1"/>
          <w:rtl/>
        </w:rPr>
        <w:t xml:space="preserve">هدفا جوهريا للسلطة المانحة للتفويض </w:t>
      </w:r>
      <w:r w:rsidR="003B376A" w:rsidRPr="00DE6131">
        <w:rPr>
          <w:rFonts w:hint="cs"/>
          <w:color w:val="000000" w:themeColor="text1"/>
          <w:rtl/>
        </w:rPr>
        <w:t>وهما فكرة تحقيق</w:t>
      </w:r>
      <w:r w:rsidR="0080086A" w:rsidRPr="00DE6131">
        <w:rPr>
          <w:rFonts w:hint="cs"/>
          <w:color w:val="000000" w:themeColor="text1"/>
          <w:rtl/>
        </w:rPr>
        <w:t xml:space="preserve"> مقتضيات المصلحة</w:t>
      </w:r>
      <w:r w:rsidR="003B376A" w:rsidRPr="00DE6131">
        <w:rPr>
          <w:rFonts w:hint="cs"/>
          <w:color w:val="000000" w:themeColor="text1"/>
          <w:rtl/>
        </w:rPr>
        <w:t xml:space="preserve"> العامة </w:t>
      </w:r>
      <w:r w:rsidR="0080086A" w:rsidRPr="00DE6131">
        <w:rPr>
          <w:rFonts w:hint="cs"/>
          <w:color w:val="000000" w:themeColor="text1"/>
          <w:rtl/>
        </w:rPr>
        <w:t>بكل جوانبها الى جانب الى تأمين</w:t>
      </w:r>
      <w:r w:rsidR="006F1186" w:rsidRPr="00DE6131">
        <w:rPr>
          <w:rFonts w:hint="cs"/>
          <w:color w:val="000000" w:themeColor="text1"/>
          <w:rtl/>
        </w:rPr>
        <w:t xml:space="preserve"> </w:t>
      </w:r>
      <w:r w:rsidR="0080086A" w:rsidRPr="00DE6131">
        <w:rPr>
          <w:rFonts w:hint="cs"/>
          <w:color w:val="000000" w:themeColor="text1"/>
          <w:rtl/>
        </w:rPr>
        <w:t>ال</w:t>
      </w:r>
      <w:r w:rsidR="006F1186" w:rsidRPr="00DE6131">
        <w:rPr>
          <w:rFonts w:hint="cs"/>
          <w:color w:val="000000" w:themeColor="text1"/>
          <w:rtl/>
        </w:rPr>
        <w:t xml:space="preserve">مصلحة </w:t>
      </w:r>
      <w:r w:rsidR="0080086A" w:rsidRPr="00DE6131">
        <w:rPr>
          <w:rFonts w:hint="cs"/>
          <w:color w:val="000000" w:themeColor="text1"/>
          <w:rtl/>
        </w:rPr>
        <w:t>الخاصة ل</w:t>
      </w:r>
      <w:r w:rsidR="006F1186" w:rsidRPr="00DE6131">
        <w:rPr>
          <w:rFonts w:hint="cs"/>
          <w:color w:val="000000" w:themeColor="text1"/>
          <w:rtl/>
        </w:rPr>
        <w:t xml:space="preserve">لمتعاقد </w:t>
      </w:r>
      <w:r w:rsidR="0080086A" w:rsidRPr="00DE6131">
        <w:rPr>
          <w:rFonts w:hint="cs"/>
          <w:color w:val="000000" w:themeColor="text1"/>
          <w:rtl/>
        </w:rPr>
        <w:t>المستثمر في المرفق العام، وبذلك فكلما</w:t>
      </w:r>
      <w:r w:rsidR="006F1186" w:rsidRPr="00DE6131">
        <w:rPr>
          <w:rFonts w:hint="cs"/>
          <w:color w:val="000000" w:themeColor="text1"/>
          <w:rtl/>
        </w:rPr>
        <w:t xml:space="preserve"> </w:t>
      </w:r>
      <w:r w:rsidR="0080086A" w:rsidRPr="00DE6131">
        <w:rPr>
          <w:rFonts w:hint="cs"/>
          <w:color w:val="000000" w:themeColor="text1"/>
          <w:rtl/>
        </w:rPr>
        <w:t>نجحت عملية الموازنة</w:t>
      </w:r>
      <w:r w:rsidR="006F1186" w:rsidRPr="00DE6131">
        <w:rPr>
          <w:rFonts w:hint="cs"/>
          <w:color w:val="000000" w:themeColor="text1"/>
          <w:rtl/>
        </w:rPr>
        <w:t xml:space="preserve"> بين هاتين المصلحتين المشروعتين كلما </w:t>
      </w:r>
      <w:r w:rsidR="0080086A" w:rsidRPr="00DE6131">
        <w:rPr>
          <w:rFonts w:hint="cs"/>
          <w:color w:val="000000" w:themeColor="text1"/>
          <w:rtl/>
        </w:rPr>
        <w:t xml:space="preserve">استقر عقد تفويض </w:t>
      </w:r>
      <w:r w:rsidR="006F1186" w:rsidRPr="00DE6131">
        <w:rPr>
          <w:rFonts w:hint="cs"/>
          <w:color w:val="000000" w:themeColor="text1"/>
          <w:rtl/>
        </w:rPr>
        <w:t xml:space="preserve">المرفق العام ووصل </w:t>
      </w:r>
      <w:r w:rsidR="0080086A" w:rsidRPr="00DE6131">
        <w:rPr>
          <w:rFonts w:hint="cs"/>
          <w:color w:val="000000" w:themeColor="text1"/>
          <w:rtl/>
        </w:rPr>
        <w:t xml:space="preserve">للفعالية </w:t>
      </w:r>
      <w:r w:rsidR="00FA2DC7" w:rsidRPr="00DE6131">
        <w:rPr>
          <w:rFonts w:hint="cs"/>
          <w:color w:val="000000" w:themeColor="text1"/>
          <w:rtl/>
        </w:rPr>
        <w:t xml:space="preserve">والمردودية المنشودة </w:t>
      </w:r>
      <w:r w:rsidR="00250CBE" w:rsidRPr="00DE6131">
        <w:rPr>
          <w:rFonts w:hint="cs"/>
          <w:color w:val="000000" w:themeColor="text1"/>
          <w:rtl/>
        </w:rPr>
        <w:t>ل</w:t>
      </w:r>
      <w:r w:rsidR="00FA2DC7" w:rsidRPr="00DE6131">
        <w:rPr>
          <w:rFonts w:hint="cs"/>
          <w:color w:val="000000" w:themeColor="text1"/>
          <w:rtl/>
        </w:rPr>
        <w:t>أسلوب التفويض</w:t>
      </w:r>
      <w:r w:rsidR="00E73413" w:rsidRPr="00DE6131">
        <w:rPr>
          <w:rStyle w:val="Appelnotedebasdep"/>
          <w:color w:val="000000" w:themeColor="text1"/>
          <w:rtl/>
        </w:rPr>
        <w:footnoteReference w:id="251"/>
      </w:r>
      <w:r w:rsidR="00642E02">
        <w:rPr>
          <w:rFonts w:hint="cs"/>
          <w:color w:val="000000" w:themeColor="text1"/>
          <w:rtl/>
        </w:rPr>
        <w:t>،</w:t>
      </w:r>
      <w:r w:rsidR="00751D05" w:rsidRPr="00DE6131">
        <w:rPr>
          <w:rFonts w:hint="cs"/>
          <w:color w:val="000000" w:themeColor="text1"/>
          <w:sz w:val="24"/>
          <w:szCs w:val="24"/>
          <w:rtl/>
        </w:rPr>
        <w:t xml:space="preserve"> </w:t>
      </w:r>
      <w:r w:rsidR="00B93940" w:rsidRPr="00DE6131">
        <w:rPr>
          <w:rFonts w:hint="cs"/>
          <w:color w:val="000000" w:themeColor="text1"/>
          <w:rtl/>
        </w:rPr>
        <w:t>ففي عقود</w:t>
      </w:r>
      <w:r w:rsidR="00FA2DC7" w:rsidRPr="00DE6131">
        <w:rPr>
          <w:rFonts w:hint="cs"/>
          <w:color w:val="000000" w:themeColor="text1"/>
          <w:rtl/>
        </w:rPr>
        <w:t xml:space="preserve"> الشراكة </w:t>
      </w:r>
      <w:r w:rsidR="00B93940" w:rsidRPr="00DE6131">
        <w:rPr>
          <w:rFonts w:hint="cs"/>
          <w:color w:val="000000" w:themeColor="text1"/>
          <w:rtl/>
        </w:rPr>
        <w:t>بصفة عامة تظهر</w:t>
      </w:r>
      <w:r w:rsidR="00FA2DC7" w:rsidRPr="00DE6131">
        <w:rPr>
          <w:rFonts w:hint="cs"/>
          <w:color w:val="000000" w:themeColor="text1"/>
          <w:rtl/>
        </w:rPr>
        <w:t xml:space="preserve"> مشكلة </w:t>
      </w:r>
      <w:r w:rsidR="00B93940" w:rsidRPr="00DE6131">
        <w:rPr>
          <w:rFonts w:hint="cs"/>
          <w:color w:val="000000" w:themeColor="text1"/>
          <w:rtl/>
        </w:rPr>
        <w:t>تعارض</w:t>
      </w:r>
      <w:r w:rsidR="00FA2DC7" w:rsidRPr="00DE6131">
        <w:rPr>
          <w:rFonts w:hint="cs"/>
          <w:color w:val="000000" w:themeColor="text1"/>
          <w:rtl/>
        </w:rPr>
        <w:t xml:space="preserve"> المصالح المتمثلة في مصلحة </w:t>
      </w:r>
      <w:r w:rsidR="00B93940" w:rsidRPr="00DE6131">
        <w:rPr>
          <w:rFonts w:hint="cs"/>
          <w:color w:val="000000" w:themeColor="text1"/>
          <w:rtl/>
        </w:rPr>
        <w:t xml:space="preserve">المتعاقد </w:t>
      </w:r>
      <w:r w:rsidR="002A79CD" w:rsidRPr="00DE6131">
        <w:rPr>
          <w:rFonts w:hint="cs"/>
          <w:color w:val="000000" w:themeColor="text1"/>
          <w:rtl/>
        </w:rPr>
        <w:t>المستثمر الذ</w:t>
      </w:r>
      <w:r w:rsidR="002A79CD" w:rsidRPr="00DE6131">
        <w:rPr>
          <w:color w:val="000000" w:themeColor="text1"/>
          <w:rtl/>
        </w:rPr>
        <w:t>ي</w:t>
      </w:r>
      <w:r w:rsidR="00FA2DC7" w:rsidRPr="00DE6131">
        <w:rPr>
          <w:rFonts w:hint="cs"/>
          <w:color w:val="000000" w:themeColor="text1"/>
          <w:rtl/>
        </w:rPr>
        <w:t xml:space="preserve"> غالبا ما </w:t>
      </w:r>
      <w:r w:rsidR="00B93940" w:rsidRPr="00DE6131">
        <w:rPr>
          <w:rFonts w:hint="cs"/>
          <w:color w:val="000000" w:themeColor="text1"/>
          <w:rtl/>
        </w:rPr>
        <w:t>ينتمي الى</w:t>
      </w:r>
      <w:r w:rsidR="00FA2DC7" w:rsidRPr="00DE6131">
        <w:rPr>
          <w:rFonts w:hint="cs"/>
          <w:color w:val="000000" w:themeColor="text1"/>
          <w:rtl/>
        </w:rPr>
        <w:t xml:space="preserve"> القطاع الخاص الذي </w:t>
      </w:r>
      <w:r w:rsidR="00B93940" w:rsidRPr="00DE6131">
        <w:rPr>
          <w:rFonts w:hint="cs"/>
          <w:color w:val="000000" w:themeColor="text1"/>
          <w:rtl/>
        </w:rPr>
        <w:t xml:space="preserve">يهدف الى </w:t>
      </w:r>
      <w:r w:rsidR="00FA2DC7" w:rsidRPr="00DE6131">
        <w:rPr>
          <w:rFonts w:hint="cs"/>
          <w:color w:val="000000" w:themeColor="text1"/>
          <w:rtl/>
        </w:rPr>
        <w:t xml:space="preserve"> </w:t>
      </w:r>
      <w:r w:rsidR="00B93940" w:rsidRPr="00DE6131">
        <w:rPr>
          <w:rFonts w:hint="cs"/>
          <w:color w:val="000000" w:themeColor="text1"/>
          <w:rtl/>
        </w:rPr>
        <w:t>كسب</w:t>
      </w:r>
      <w:r w:rsidR="00FA2DC7" w:rsidRPr="00DE6131">
        <w:rPr>
          <w:rFonts w:hint="cs"/>
          <w:color w:val="000000" w:themeColor="text1"/>
          <w:rtl/>
        </w:rPr>
        <w:t xml:space="preserve"> </w:t>
      </w:r>
      <w:r w:rsidR="002A79CD" w:rsidRPr="00DE6131">
        <w:rPr>
          <w:rFonts w:hint="cs"/>
          <w:color w:val="000000" w:themeColor="text1"/>
          <w:rtl/>
        </w:rPr>
        <w:t>أكبر قد</w:t>
      </w:r>
      <w:r w:rsidR="002A79CD" w:rsidRPr="00DE6131">
        <w:rPr>
          <w:color w:val="000000" w:themeColor="text1"/>
          <w:rtl/>
        </w:rPr>
        <w:t>ر</w:t>
      </w:r>
      <w:r w:rsidR="00FA2DC7" w:rsidRPr="00DE6131">
        <w:rPr>
          <w:rFonts w:hint="cs"/>
          <w:color w:val="000000" w:themeColor="text1"/>
          <w:rtl/>
        </w:rPr>
        <w:t xml:space="preserve"> من الأرباح </w:t>
      </w:r>
      <w:r w:rsidR="00B93940" w:rsidRPr="00DE6131">
        <w:rPr>
          <w:rFonts w:hint="cs"/>
          <w:color w:val="000000" w:themeColor="text1"/>
          <w:rtl/>
        </w:rPr>
        <w:t xml:space="preserve">فيما تسعى </w:t>
      </w:r>
      <w:r w:rsidR="00FA2DC7" w:rsidRPr="00DE6131">
        <w:rPr>
          <w:rFonts w:hint="cs"/>
          <w:color w:val="000000" w:themeColor="text1"/>
          <w:rtl/>
        </w:rPr>
        <w:t xml:space="preserve">أشخاص </w:t>
      </w:r>
      <w:r w:rsidR="00B93940" w:rsidRPr="00DE6131">
        <w:rPr>
          <w:rFonts w:hint="cs"/>
          <w:color w:val="000000" w:themeColor="text1"/>
          <w:rtl/>
        </w:rPr>
        <w:t xml:space="preserve">القانون العام التي </w:t>
      </w:r>
      <w:r w:rsidR="00FA2DC7" w:rsidRPr="00DE6131">
        <w:rPr>
          <w:rFonts w:hint="cs"/>
          <w:color w:val="000000" w:themeColor="text1"/>
          <w:rtl/>
        </w:rPr>
        <w:t xml:space="preserve"> </w:t>
      </w:r>
      <w:r w:rsidR="00642E02">
        <w:rPr>
          <w:rFonts w:hint="cs"/>
          <w:color w:val="000000" w:themeColor="text1"/>
          <w:rtl/>
        </w:rPr>
        <w:t>تأ</w:t>
      </w:r>
      <w:r w:rsidR="00B93940" w:rsidRPr="00DE6131">
        <w:rPr>
          <w:rFonts w:hint="cs"/>
          <w:color w:val="000000" w:themeColor="text1"/>
          <w:rtl/>
        </w:rPr>
        <w:t>مين</w:t>
      </w:r>
      <w:r w:rsidR="00FA2DC7" w:rsidRPr="00DE6131">
        <w:rPr>
          <w:rFonts w:hint="cs"/>
          <w:color w:val="000000" w:themeColor="text1"/>
          <w:rtl/>
        </w:rPr>
        <w:t xml:space="preserve"> منافع عامة </w:t>
      </w:r>
      <w:r w:rsidR="00B93940" w:rsidRPr="00DE6131">
        <w:rPr>
          <w:rFonts w:hint="cs"/>
          <w:color w:val="000000" w:themeColor="text1"/>
          <w:rtl/>
        </w:rPr>
        <w:t xml:space="preserve">مختلفة </w:t>
      </w:r>
      <w:r w:rsidR="00FA2DC7" w:rsidRPr="00DE6131">
        <w:rPr>
          <w:rFonts w:hint="cs"/>
          <w:color w:val="000000" w:themeColor="text1"/>
          <w:rtl/>
        </w:rPr>
        <w:t>اقتصادية واجتماعية و</w:t>
      </w:r>
      <w:r w:rsidR="00B93940" w:rsidRPr="00DE6131">
        <w:rPr>
          <w:rFonts w:hint="cs"/>
          <w:color w:val="000000" w:themeColor="text1"/>
          <w:rtl/>
        </w:rPr>
        <w:t xml:space="preserve">تسهر على تحقيق </w:t>
      </w:r>
      <w:r w:rsidR="00FA2DC7" w:rsidRPr="00DE6131">
        <w:rPr>
          <w:rFonts w:hint="cs"/>
          <w:color w:val="000000" w:themeColor="text1"/>
          <w:rtl/>
        </w:rPr>
        <w:t xml:space="preserve">تنمية مستدامة لبنيتها الأساسية وللخدمات والمرافق العامة </w:t>
      </w:r>
      <w:r w:rsidR="00FA2DC7" w:rsidRPr="00DE6131">
        <w:rPr>
          <w:rStyle w:val="Appelnotedebasdep"/>
          <w:color w:val="000000" w:themeColor="text1"/>
          <w:rtl/>
        </w:rPr>
        <w:footnoteReference w:id="252"/>
      </w:r>
      <w:r w:rsidR="00B56CDF">
        <w:rPr>
          <w:rFonts w:hint="cs"/>
          <w:color w:val="000000" w:themeColor="text1"/>
          <w:rtl/>
        </w:rPr>
        <w:t>.</w:t>
      </w:r>
    </w:p>
    <w:p w14:paraId="47DA2304" w14:textId="2C44089C" w:rsidR="00105EFF" w:rsidRPr="00DE6131" w:rsidRDefault="00250CBE" w:rsidP="00D74548">
      <w:pPr>
        <w:rPr>
          <w:rtl/>
        </w:rPr>
      </w:pPr>
      <w:r w:rsidRPr="00DE6131">
        <w:rPr>
          <w:rFonts w:hint="cs"/>
          <w:rtl/>
        </w:rPr>
        <w:t>ولضمان هذا التوازن تمارس الجهة الإدارية المتعاقدة  في مواجهة الملتزم سلطتها الرقابية بهدف التوجيه وال</w:t>
      </w:r>
      <w:r w:rsidR="00B56CDF">
        <w:rPr>
          <w:rFonts w:hint="cs"/>
          <w:rtl/>
        </w:rPr>
        <w:t>إ</w:t>
      </w:r>
      <w:r w:rsidRPr="00DE6131">
        <w:rPr>
          <w:rFonts w:hint="cs"/>
          <w:rtl/>
        </w:rPr>
        <w:t xml:space="preserve">شراف على أداء المرفق العام  بناءا على الشروط المتعاقد عليها </w:t>
      </w:r>
      <w:r w:rsidR="00B56CDF">
        <w:rPr>
          <w:rFonts w:hint="cs"/>
          <w:rtl/>
        </w:rPr>
        <w:t>والقواعد القانونية المنظمة لسير</w:t>
      </w:r>
      <w:r w:rsidRPr="00DE6131">
        <w:rPr>
          <w:rFonts w:hint="cs"/>
          <w:rtl/>
        </w:rPr>
        <w:t xml:space="preserve">المرافق العامة وذلك وفق حدود معينة حيث لا تتغول السلطة المانحة من خلال قراراتها المتخذة في اطار ممارسة حقها الرقابي الى الحد الذي يمكن أن يغير من طبيعة </w:t>
      </w:r>
      <w:r w:rsidR="00105EFF" w:rsidRPr="00DE6131">
        <w:rPr>
          <w:rFonts w:hint="cs"/>
          <w:rtl/>
        </w:rPr>
        <w:t>العقد</w:t>
      </w:r>
      <w:r w:rsidR="00B56CDF">
        <w:rPr>
          <w:rFonts w:hint="cs"/>
          <w:rtl/>
        </w:rPr>
        <w:t>،</w:t>
      </w:r>
      <w:r w:rsidRPr="00DE6131">
        <w:rPr>
          <w:rFonts w:hint="cs"/>
          <w:rtl/>
        </w:rPr>
        <w:t xml:space="preserve"> بحيث لا يغي</w:t>
      </w:r>
      <w:r w:rsidRPr="00DE6131">
        <w:rPr>
          <w:rtl/>
        </w:rPr>
        <w:t>ر</w:t>
      </w:r>
      <w:r w:rsidRPr="00DE6131">
        <w:rPr>
          <w:rFonts w:hint="cs"/>
          <w:rtl/>
        </w:rPr>
        <w:t xml:space="preserve"> من جوهر</w:t>
      </w:r>
      <w:r w:rsidR="00105EFF" w:rsidRPr="00DE6131">
        <w:rPr>
          <w:rFonts w:hint="cs"/>
          <w:rtl/>
        </w:rPr>
        <w:t>ه</w:t>
      </w:r>
      <w:r w:rsidRPr="00DE6131">
        <w:rPr>
          <w:rFonts w:hint="cs"/>
          <w:rtl/>
        </w:rPr>
        <w:t xml:space="preserve"> و</w:t>
      </w:r>
      <w:r w:rsidR="00EE710D">
        <w:rPr>
          <w:rFonts w:hint="cs"/>
          <w:rtl/>
        </w:rPr>
        <w:t>أ</w:t>
      </w:r>
      <w:r w:rsidRPr="00DE6131">
        <w:rPr>
          <w:rFonts w:hint="cs"/>
          <w:rtl/>
        </w:rPr>
        <w:t xml:space="preserve">لا تحل محل </w:t>
      </w:r>
      <w:r w:rsidR="00105EFF" w:rsidRPr="00DE6131">
        <w:rPr>
          <w:rFonts w:hint="cs"/>
          <w:rtl/>
        </w:rPr>
        <w:t>المتعاقد الملتزم</w:t>
      </w:r>
      <w:r w:rsidRPr="00DE6131">
        <w:rPr>
          <w:rFonts w:hint="cs"/>
          <w:rtl/>
        </w:rPr>
        <w:t xml:space="preserve"> في تسيير المرفق العام محل </w:t>
      </w:r>
      <w:r w:rsidR="00105EFF" w:rsidRPr="00DE6131">
        <w:rPr>
          <w:rFonts w:hint="cs"/>
          <w:rtl/>
        </w:rPr>
        <w:t>العقد</w:t>
      </w:r>
      <w:r w:rsidR="00EE710D">
        <w:rPr>
          <w:rFonts w:hint="cs"/>
          <w:rtl/>
        </w:rPr>
        <w:t xml:space="preserve"> وإ</w:t>
      </w:r>
      <w:r w:rsidRPr="00DE6131">
        <w:rPr>
          <w:rFonts w:hint="cs"/>
          <w:rtl/>
        </w:rPr>
        <w:t xml:space="preserve">لا خرج </w:t>
      </w:r>
      <w:r w:rsidR="00105EFF" w:rsidRPr="00DE6131">
        <w:rPr>
          <w:rFonts w:hint="cs"/>
          <w:rtl/>
        </w:rPr>
        <w:t>العق</w:t>
      </w:r>
      <w:r w:rsidRPr="00DE6131">
        <w:rPr>
          <w:rFonts w:hint="cs"/>
          <w:rtl/>
        </w:rPr>
        <w:t xml:space="preserve">د عن </w:t>
      </w:r>
      <w:r w:rsidR="00105EFF" w:rsidRPr="00DE6131">
        <w:rPr>
          <w:rFonts w:hint="cs"/>
          <w:rtl/>
        </w:rPr>
        <w:t>فحواه</w:t>
      </w:r>
      <w:r w:rsidRPr="00DE6131">
        <w:rPr>
          <w:rFonts w:hint="cs"/>
          <w:rtl/>
        </w:rPr>
        <w:t xml:space="preserve"> </w:t>
      </w:r>
      <w:r w:rsidR="00105EFF" w:rsidRPr="00DE6131">
        <w:rPr>
          <w:rFonts w:hint="cs"/>
          <w:rtl/>
        </w:rPr>
        <w:t>ونصبح أمام شكل من أشكال ال</w:t>
      </w:r>
      <w:r w:rsidRPr="00DE6131">
        <w:rPr>
          <w:rFonts w:hint="cs"/>
          <w:rtl/>
        </w:rPr>
        <w:t xml:space="preserve">تسيير </w:t>
      </w:r>
      <w:r w:rsidR="00105EFF" w:rsidRPr="00DE6131">
        <w:rPr>
          <w:rFonts w:hint="cs"/>
          <w:rtl/>
        </w:rPr>
        <w:t>ال</w:t>
      </w:r>
      <w:r w:rsidRPr="00DE6131">
        <w:rPr>
          <w:rFonts w:hint="cs"/>
          <w:rtl/>
        </w:rPr>
        <w:t>مباش</w:t>
      </w:r>
      <w:r w:rsidR="00EE710D">
        <w:rPr>
          <w:rFonts w:hint="cs"/>
          <w:rtl/>
        </w:rPr>
        <w:t>ر</w:t>
      </w:r>
      <w:r w:rsidRPr="00DE6131">
        <w:rPr>
          <w:rStyle w:val="Appelnotedebasdep"/>
          <w:color w:val="000000" w:themeColor="text1"/>
          <w:rtl/>
        </w:rPr>
        <w:footnoteReference w:id="253"/>
      </w:r>
      <w:r w:rsidR="00105EFF" w:rsidRPr="00DE6131">
        <w:rPr>
          <w:rFonts w:hint="cs"/>
          <w:rtl/>
        </w:rPr>
        <w:t>، ولا</w:t>
      </w:r>
      <w:r w:rsidR="002A79CD" w:rsidRPr="00DE6131">
        <w:rPr>
          <w:rFonts w:hint="cs"/>
          <w:rtl/>
        </w:rPr>
        <w:t xml:space="preserve"> </w:t>
      </w:r>
      <w:r w:rsidR="00105EFF" w:rsidRPr="00DE6131">
        <w:rPr>
          <w:rFonts w:hint="cs"/>
          <w:rtl/>
        </w:rPr>
        <w:t>يصبح هناك أي معنى لانتهاج الأسلوب غير المباشر في التسيير،</w:t>
      </w:r>
      <w:r w:rsidR="002A79CD" w:rsidRPr="00DE6131">
        <w:rPr>
          <w:rFonts w:hint="cs"/>
          <w:rtl/>
        </w:rPr>
        <w:t xml:space="preserve"> لأنه</w:t>
      </w:r>
      <w:r w:rsidR="00105EFF" w:rsidRPr="00DE6131">
        <w:rPr>
          <w:rFonts w:hint="cs"/>
          <w:rtl/>
        </w:rPr>
        <w:t xml:space="preserve"> في هذه الحالة يفرغ من محتواه</w:t>
      </w:r>
      <w:r w:rsidR="00EE710D">
        <w:rPr>
          <w:rFonts w:hint="cs"/>
          <w:rtl/>
        </w:rPr>
        <w:t xml:space="preserve"> كأسلوب بديل لتسيير</w:t>
      </w:r>
      <w:r w:rsidR="00105EFF" w:rsidRPr="00DE6131">
        <w:rPr>
          <w:rFonts w:hint="cs"/>
          <w:rtl/>
        </w:rPr>
        <w:t xml:space="preserve">المرافق العامة. </w:t>
      </w:r>
    </w:p>
    <w:p w14:paraId="3AAAAB2D" w14:textId="2D55C5B1" w:rsidR="008E7DE0" w:rsidRPr="00DE6131" w:rsidRDefault="00C65215" w:rsidP="00D74548">
      <w:pPr>
        <w:rPr>
          <w:rtl/>
        </w:rPr>
      </w:pPr>
      <w:r w:rsidRPr="00DE6131">
        <w:rPr>
          <w:rFonts w:hint="cs"/>
          <w:rtl/>
        </w:rPr>
        <w:t>وفي تقنية تفويض المرافق العامة على سبيل التحديد تتقيد</w:t>
      </w:r>
      <w:r w:rsidR="00105EFF" w:rsidRPr="00DE6131">
        <w:rPr>
          <w:rFonts w:hint="cs"/>
          <w:rtl/>
        </w:rPr>
        <w:t xml:space="preserve"> السلطة المفوضة </w:t>
      </w:r>
      <w:r w:rsidRPr="00DE6131">
        <w:rPr>
          <w:rFonts w:hint="cs"/>
          <w:rtl/>
        </w:rPr>
        <w:t xml:space="preserve">في ممارستها </w:t>
      </w:r>
      <w:r w:rsidR="00105EFF" w:rsidRPr="00DE6131">
        <w:rPr>
          <w:rFonts w:hint="cs"/>
          <w:rtl/>
        </w:rPr>
        <w:t xml:space="preserve">لامتيازات السلطة العامة </w:t>
      </w:r>
      <w:r w:rsidRPr="00DE6131">
        <w:rPr>
          <w:rFonts w:hint="cs"/>
          <w:rtl/>
        </w:rPr>
        <w:t>بالابتعاد عن التعسف بكل أشكاله فلا يمكنها التحكم بشكل تام في المتعاقد</w:t>
      </w:r>
      <w:r w:rsidR="00105EFF" w:rsidRPr="00DE6131">
        <w:rPr>
          <w:rFonts w:hint="cs"/>
          <w:rtl/>
        </w:rPr>
        <w:t xml:space="preserve"> </w:t>
      </w:r>
      <w:r w:rsidR="00EE710D">
        <w:rPr>
          <w:rFonts w:hint="cs"/>
          <w:rtl/>
        </w:rPr>
        <w:t>وإ</w:t>
      </w:r>
      <w:r w:rsidRPr="00DE6131">
        <w:rPr>
          <w:rFonts w:hint="cs"/>
          <w:rtl/>
        </w:rPr>
        <w:t>نما عليها</w:t>
      </w:r>
      <w:r w:rsidR="00105EFF" w:rsidRPr="00DE6131">
        <w:rPr>
          <w:rFonts w:hint="cs"/>
          <w:rtl/>
        </w:rPr>
        <w:t xml:space="preserve"> </w:t>
      </w:r>
      <w:r w:rsidRPr="00DE6131">
        <w:rPr>
          <w:rFonts w:hint="cs"/>
          <w:rtl/>
        </w:rPr>
        <w:t>التوافق</w:t>
      </w:r>
      <w:r w:rsidR="00105EFF" w:rsidRPr="00DE6131">
        <w:rPr>
          <w:rFonts w:hint="cs"/>
          <w:rtl/>
        </w:rPr>
        <w:t xml:space="preserve"> مع </w:t>
      </w:r>
      <w:r w:rsidRPr="00DE6131">
        <w:rPr>
          <w:rFonts w:hint="cs"/>
          <w:rtl/>
        </w:rPr>
        <w:t>متطلبات</w:t>
      </w:r>
      <w:r w:rsidR="00105EFF" w:rsidRPr="00DE6131">
        <w:rPr>
          <w:rFonts w:hint="cs"/>
          <w:rtl/>
        </w:rPr>
        <w:t xml:space="preserve"> </w:t>
      </w:r>
      <w:r w:rsidRPr="00DE6131">
        <w:rPr>
          <w:rFonts w:hint="cs"/>
          <w:rtl/>
        </w:rPr>
        <w:t xml:space="preserve">المصلحة </w:t>
      </w:r>
      <w:r w:rsidR="00105EFF" w:rsidRPr="00DE6131">
        <w:rPr>
          <w:rFonts w:hint="cs"/>
          <w:rtl/>
        </w:rPr>
        <w:t>العام</w:t>
      </w:r>
      <w:r w:rsidRPr="00DE6131">
        <w:rPr>
          <w:rFonts w:hint="cs"/>
          <w:rtl/>
        </w:rPr>
        <w:t>ة</w:t>
      </w:r>
      <w:r w:rsidR="00105EFF" w:rsidRPr="00DE6131">
        <w:rPr>
          <w:rFonts w:hint="cs"/>
          <w:rtl/>
        </w:rPr>
        <w:t xml:space="preserve"> وإذا كانت</w:t>
      </w:r>
      <w:r w:rsidRPr="00DE6131">
        <w:rPr>
          <w:rFonts w:hint="cs"/>
          <w:rtl/>
        </w:rPr>
        <w:t xml:space="preserve"> هذه المقتضيات</w:t>
      </w:r>
      <w:r w:rsidR="00105EFF" w:rsidRPr="00DE6131">
        <w:rPr>
          <w:rFonts w:hint="cs"/>
          <w:rtl/>
        </w:rPr>
        <w:t xml:space="preserve"> تبرر اعتبار الرقابة </w:t>
      </w:r>
      <w:r w:rsidRPr="00DE6131">
        <w:rPr>
          <w:rFonts w:hint="cs"/>
          <w:rtl/>
        </w:rPr>
        <w:t xml:space="preserve">على </w:t>
      </w:r>
      <w:r w:rsidR="00BF5194" w:rsidRPr="00DE6131">
        <w:rPr>
          <w:rFonts w:hint="cs"/>
          <w:rtl/>
        </w:rPr>
        <w:t>عقود التفويض</w:t>
      </w:r>
      <w:r w:rsidR="00105EFF" w:rsidRPr="00DE6131">
        <w:rPr>
          <w:rFonts w:hint="cs"/>
          <w:rtl/>
        </w:rPr>
        <w:t xml:space="preserve"> كمقابل لاستقلالية المستثمر وضابطا لها فإنها في نفس الوقت </w:t>
      </w:r>
      <w:r w:rsidR="00BF5194" w:rsidRPr="00DE6131">
        <w:rPr>
          <w:rFonts w:hint="cs"/>
          <w:rtl/>
        </w:rPr>
        <w:t>ذاته تفرض</w:t>
      </w:r>
      <w:r w:rsidR="00105EFF" w:rsidRPr="00DE6131">
        <w:rPr>
          <w:rFonts w:hint="cs"/>
          <w:rtl/>
        </w:rPr>
        <w:t xml:space="preserve"> وجود حدودا </w:t>
      </w:r>
      <w:r w:rsidR="00BF5194" w:rsidRPr="00DE6131">
        <w:rPr>
          <w:rFonts w:hint="cs"/>
          <w:rtl/>
        </w:rPr>
        <w:t xml:space="preserve"> وقيودا </w:t>
      </w:r>
      <w:r w:rsidR="00105EFF" w:rsidRPr="00DE6131">
        <w:rPr>
          <w:rFonts w:hint="cs"/>
          <w:rtl/>
        </w:rPr>
        <w:t xml:space="preserve">لها، فالرقابة يجب أن </w:t>
      </w:r>
      <w:r w:rsidR="00BF5194" w:rsidRPr="00DE6131">
        <w:rPr>
          <w:rFonts w:hint="cs"/>
          <w:rtl/>
        </w:rPr>
        <w:t>تتمحور حول</w:t>
      </w:r>
      <w:r w:rsidR="00105EFF" w:rsidRPr="00DE6131">
        <w:rPr>
          <w:rFonts w:hint="cs"/>
          <w:rtl/>
        </w:rPr>
        <w:t xml:space="preserve"> البحث </w:t>
      </w:r>
      <w:r w:rsidR="00BF5194" w:rsidRPr="00DE6131">
        <w:rPr>
          <w:rFonts w:hint="cs"/>
          <w:rtl/>
        </w:rPr>
        <w:t>في</w:t>
      </w:r>
      <w:r w:rsidR="00105EFF" w:rsidRPr="00DE6131">
        <w:rPr>
          <w:rFonts w:hint="cs"/>
          <w:rtl/>
        </w:rPr>
        <w:t xml:space="preserve"> مدى</w:t>
      </w:r>
      <w:r w:rsidR="00BF5194" w:rsidRPr="00DE6131">
        <w:rPr>
          <w:rFonts w:hint="cs"/>
          <w:rtl/>
        </w:rPr>
        <w:t xml:space="preserve"> التزام المستثمر</w:t>
      </w:r>
      <w:r w:rsidR="00105EFF" w:rsidRPr="00DE6131">
        <w:rPr>
          <w:rFonts w:hint="cs"/>
          <w:rtl/>
        </w:rPr>
        <w:t xml:space="preserve"> واحترام</w:t>
      </w:r>
      <w:r w:rsidR="00BF5194" w:rsidRPr="00DE6131">
        <w:rPr>
          <w:rFonts w:hint="cs"/>
          <w:rtl/>
        </w:rPr>
        <w:t>ه</w:t>
      </w:r>
      <w:r w:rsidR="00105EFF" w:rsidRPr="00DE6131">
        <w:rPr>
          <w:rFonts w:hint="cs"/>
          <w:rtl/>
        </w:rPr>
        <w:t xml:space="preserve"> لبنود </w:t>
      </w:r>
      <w:r w:rsidR="00BF5194" w:rsidRPr="00DE6131">
        <w:rPr>
          <w:rFonts w:hint="cs"/>
          <w:rtl/>
        </w:rPr>
        <w:t>كراسة</w:t>
      </w:r>
      <w:r w:rsidR="0019277B">
        <w:rPr>
          <w:rFonts w:hint="cs"/>
          <w:rtl/>
        </w:rPr>
        <w:t xml:space="preserve"> الشروط</w:t>
      </w:r>
      <w:r w:rsidR="00BF5194" w:rsidRPr="00DE6131">
        <w:rPr>
          <w:rFonts w:hint="cs"/>
          <w:rtl/>
        </w:rPr>
        <w:t xml:space="preserve">، وبذلك </w:t>
      </w:r>
      <w:r w:rsidR="0019277B">
        <w:rPr>
          <w:rFonts w:hint="cs"/>
          <w:rtl/>
        </w:rPr>
        <w:t>فإ</w:t>
      </w:r>
      <w:r w:rsidR="00105EFF" w:rsidRPr="00DE6131">
        <w:rPr>
          <w:rFonts w:hint="cs"/>
          <w:rtl/>
        </w:rPr>
        <w:t xml:space="preserve">ن </w:t>
      </w:r>
      <w:r w:rsidR="00BF5194" w:rsidRPr="00DE6131">
        <w:rPr>
          <w:rFonts w:hint="cs"/>
          <w:rtl/>
        </w:rPr>
        <w:t xml:space="preserve">السلطة </w:t>
      </w:r>
      <w:r w:rsidR="00105EFF" w:rsidRPr="00DE6131">
        <w:rPr>
          <w:rFonts w:hint="cs"/>
          <w:rtl/>
        </w:rPr>
        <w:t xml:space="preserve">العامة </w:t>
      </w:r>
      <w:r w:rsidR="00BF5194" w:rsidRPr="00DE6131">
        <w:rPr>
          <w:rFonts w:hint="cs"/>
          <w:rtl/>
        </w:rPr>
        <w:t>ليس لها أن تراقب</w:t>
      </w:r>
      <w:r w:rsidR="00105EFF" w:rsidRPr="00DE6131">
        <w:rPr>
          <w:rFonts w:hint="cs"/>
          <w:rtl/>
        </w:rPr>
        <w:t xml:space="preserve"> </w:t>
      </w:r>
      <w:r w:rsidR="00BF5194" w:rsidRPr="00DE6131">
        <w:rPr>
          <w:rFonts w:hint="cs"/>
          <w:rtl/>
        </w:rPr>
        <w:t>ال</w:t>
      </w:r>
      <w:r w:rsidR="00105EFF" w:rsidRPr="00DE6131">
        <w:rPr>
          <w:rFonts w:hint="cs"/>
          <w:rtl/>
        </w:rPr>
        <w:t>كيفية</w:t>
      </w:r>
      <w:r w:rsidR="00BF5194" w:rsidRPr="00DE6131">
        <w:rPr>
          <w:rFonts w:hint="cs"/>
          <w:rtl/>
        </w:rPr>
        <w:t xml:space="preserve"> التي يحق</w:t>
      </w:r>
      <w:r w:rsidR="00105EFF" w:rsidRPr="00DE6131">
        <w:rPr>
          <w:rFonts w:hint="cs"/>
          <w:rtl/>
        </w:rPr>
        <w:t xml:space="preserve">ق </w:t>
      </w:r>
      <w:r w:rsidR="00BF5194" w:rsidRPr="00DE6131">
        <w:rPr>
          <w:rFonts w:hint="cs"/>
          <w:rtl/>
        </w:rPr>
        <w:t xml:space="preserve">بها </w:t>
      </w:r>
      <w:r w:rsidR="002A79CD" w:rsidRPr="00DE6131">
        <w:rPr>
          <w:rFonts w:hint="cs"/>
          <w:rtl/>
        </w:rPr>
        <w:t>المستثمر للمرف</w:t>
      </w:r>
      <w:r w:rsidR="002A79CD" w:rsidRPr="00DE6131">
        <w:rPr>
          <w:rtl/>
        </w:rPr>
        <w:t>ق</w:t>
      </w:r>
      <w:r w:rsidR="00BF5194" w:rsidRPr="00DE6131">
        <w:rPr>
          <w:rFonts w:hint="cs"/>
          <w:rtl/>
        </w:rPr>
        <w:t xml:space="preserve"> العام </w:t>
      </w:r>
      <w:r w:rsidR="0019277B">
        <w:rPr>
          <w:rFonts w:hint="cs"/>
          <w:rtl/>
        </w:rPr>
        <w:t xml:space="preserve"> موضوع التفويض، فالمفوض إ</w:t>
      </w:r>
      <w:r w:rsidR="00BF5194" w:rsidRPr="00DE6131">
        <w:rPr>
          <w:rFonts w:hint="cs"/>
          <w:rtl/>
        </w:rPr>
        <w:t>ليه</w:t>
      </w:r>
      <w:r w:rsidR="00105EFF" w:rsidRPr="00DE6131">
        <w:rPr>
          <w:rFonts w:hint="cs"/>
          <w:rtl/>
        </w:rPr>
        <w:t xml:space="preserve"> يبقى </w:t>
      </w:r>
      <w:r w:rsidR="00BF5194" w:rsidRPr="00DE6131">
        <w:rPr>
          <w:rFonts w:hint="cs"/>
          <w:rtl/>
        </w:rPr>
        <w:t xml:space="preserve">المسؤول الأول </w:t>
      </w:r>
      <w:r w:rsidR="00105EFF" w:rsidRPr="00DE6131">
        <w:rPr>
          <w:rFonts w:hint="cs"/>
          <w:rtl/>
        </w:rPr>
        <w:t xml:space="preserve"> على</w:t>
      </w:r>
      <w:r w:rsidR="00BF5194" w:rsidRPr="00DE6131">
        <w:rPr>
          <w:rFonts w:hint="cs"/>
          <w:rtl/>
        </w:rPr>
        <w:t xml:space="preserve"> كيفية تحقيق </w:t>
      </w:r>
      <w:r w:rsidR="00105EFF" w:rsidRPr="00DE6131">
        <w:rPr>
          <w:rFonts w:hint="cs"/>
          <w:rtl/>
        </w:rPr>
        <w:t>استثمار</w:t>
      </w:r>
      <w:r w:rsidR="00BF5194" w:rsidRPr="00DE6131">
        <w:rPr>
          <w:rFonts w:hint="cs"/>
          <w:rtl/>
        </w:rPr>
        <w:t>اته</w:t>
      </w:r>
      <w:r w:rsidR="00105EFF" w:rsidRPr="00DE6131">
        <w:rPr>
          <w:rFonts w:hint="cs"/>
          <w:rtl/>
        </w:rPr>
        <w:t xml:space="preserve">  </w:t>
      </w:r>
      <w:r w:rsidR="00BF5194" w:rsidRPr="00DE6131">
        <w:rPr>
          <w:rFonts w:hint="cs"/>
          <w:rtl/>
        </w:rPr>
        <w:t>وله</w:t>
      </w:r>
      <w:r w:rsidR="00105EFF" w:rsidRPr="00DE6131">
        <w:rPr>
          <w:rFonts w:hint="cs"/>
          <w:rtl/>
        </w:rPr>
        <w:t xml:space="preserve"> </w:t>
      </w:r>
      <w:r w:rsidR="00BF5194" w:rsidRPr="00DE6131">
        <w:rPr>
          <w:rFonts w:hint="cs"/>
          <w:rtl/>
        </w:rPr>
        <w:t>في سبيل</w:t>
      </w:r>
      <w:r w:rsidR="00105EFF" w:rsidRPr="00DE6131">
        <w:rPr>
          <w:rFonts w:hint="cs"/>
          <w:rtl/>
        </w:rPr>
        <w:t xml:space="preserve"> ذلك </w:t>
      </w:r>
      <w:r w:rsidR="00BF5194" w:rsidRPr="00DE6131">
        <w:rPr>
          <w:rFonts w:hint="cs"/>
          <w:rtl/>
        </w:rPr>
        <w:t>أن يختار</w:t>
      </w:r>
      <w:r w:rsidR="00105EFF" w:rsidRPr="00DE6131">
        <w:rPr>
          <w:rFonts w:hint="cs"/>
          <w:rtl/>
        </w:rPr>
        <w:t xml:space="preserve"> الوسائل اللازمة لتحقيق المرفق العام</w:t>
      </w:r>
      <w:r w:rsidR="00105EFF" w:rsidRPr="00DE6131">
        <w:rPr>
          <w:rStyle w:val="Appelnotedebasdep"/>
          <w:color w:val="000000" w:themeColor="text1"/>
          <w:rtl/>
        </w:rPr>
        <w:footnoteReference w:id="254"/>
      </w:r>
      <w:r w:rsidR="0019277B">
        <w:rPr>
          <w:rFonts w:hint="cs"/>
          <w:rtl/>
        </w:rPr>
        <w:t>.</w:t>
      </w:r>
      <w:r w:rsidR="00105EFF" w:rsidRPr="00DE6131">
        <w:rPr>
          <w:rFonts w:hint="cs"/>
          <w:rtl/>
        </w:rPr>
        <w:t xml:space="preserve"> </w:t>
      </w:r>
    </w:p>
    <w:p w14:paraId="512DF940" w14:textId="7936E4B8" w:rsidR="003A7A24" w:rsidRPr="00DE6131" w:rsidRDefault="00BF5194" w:rsidP="00D74548">
      <w:pPr>
        <w:rPr>
          <w:rtl/>
        </w:rPr>
      </w:pPr>
      <w:r w:rsidRPr="00DE6131">
        <w:rPr>
          <w:rFonts w:hint="cs"/>
          <w:rtl/>
        </w:rPr>
        <w:t>ف</w:t>
      </w:r>
      <w:r w:rsidR="00105EFF" w:rsidRPr="00DE6131">
        <w:rPr>
          <w:rFonts w:hint="cs"/>
          <w:rtl/>
        </w:rPr>
        <w:t xml:space="preserve">تتنوع سلطة </w:t>
      </w:r>
      <w:r w:rsidRPr="00DE6131">
        <w:rPr>
          <w:rFonts w:hint="cs"/>
          <w:rtl/>
        </w:rPr>
        <w:t xml:space="preserve">الجهة الإدارية المتعاقدة </w:t>
      </w:r>
      <w:r w:rsidR="00105EFF" w:rsidRPr="00DE6131">
        <w:rPr>
          <w:rFonts w:hint="cs"/>
          <w:rtl/>
        </w:rPr>
        <w:t xml:space="preserve"> في الرقابة على </w:t>
      </w:r>
      <w:r w:rsidRPr="00DE6131">
        <w:rPr>
          <w:rFonts w:hint="cs"/>
          <w:rtl/>
        </w:rPr>
        <w:t>تحقيق</w:t>
      </w:r>
      <w:r w:rsidR="00105EFF" w:rsidRPr="00DE6131">
        <w:rPr>
          <w:rFonts w:hint="cs"/>
          <w:rtl/>
        </w:rPr>
        <w:t xml:space="preserve"> </w:t>
      </w:r>
      <w:r w:rsidR="008E7DE0" w:rsidRPr="00DE6131">
        <w:rPr>
          <w:rFonts w:hint="cs"/>
          <w:rtl/>
        </w:rPr>
        <w:t>المرفق</w:t>
      </w:r>
      <w:r w:rsidR="00105EFF" w:rsidRPr="00DE6131">
        <w:rPr>
          <w:rFonts w:hint="cs"/>
          <w:rtl/>
        </w:rPr>
        <w:t xml:space="preserve"> ضيقا واتساعا </w:t>
      </w:r>
      <w:r w:rsidR="008E7DE0" w:rsidRPr="00DE6131">
        <w:rPr>
          <w:rFonts w:hint="cs"/>
          <w:rtl/>
        </w:rPr>
        <w:t xml:space="preserve">بالاستناد الى </w:t>
      </w:r>
      <w:r w:rsidR="00105EFF" w:rsidRPr="00DE6131">
        <w:rPr>
          <w:rFonts w:hint="cs"/>
          <w:rtl/>
        </w:rPr>
        <w:t xml:space="preserve">نوع العقد </w:t>
      </w:r>
      <w:r w:rsidR="008E7DE0" w:rsidRPr="00DE6131">
        <w:rPr>
          <w:rFonts w:hint="cs"/>
          <w:rtl/>
        </w:rPr>
        <w:t>و</w:t>
      </w:r>
      <w:r w:rsidR="00105EFF" w:rsidRPr="00DE6131">
        <w:rPr>
          <w:rFonts w:hint="cs"/>
          <w:rtl/>
        </w:rPr>
        <w:t xml:space="preserve">لها </w:t>
      </w:r>
      <w:r w:rsidR="008E7DE0" w:rsidRPr="00DE6131">
        <w:rPr>
          <w:rFonts w:hint="cs"/>
          <w:rtl/>
        </w:rPr>
        <w:t xml:space="preserve"> في ذلك </w:t>
      </w:r>
      <w:r w:rsidR="0019277B">
        <w:rPr>
          <w:rFonts w:hint="cs"/>
          <w:rtl/>
        </w:rPr>
        <w:t>حدودا يجب أ</w:t>
      </w:r>
      <w:r w:rsidR="00105EFF" w:rsidRPr="00DE6131">
        <w:rPr>
          <w:rFonts w:hint="cs"/>
          <w:rtl/>
        </w:rPr>
        <w:t xml:space="preserve">ن </w:t>
      </w:r>
      <w:r w:rsidR="008E7DE0" w:rsidRPr="00DE6131">
        <w:rPr>
          <w:rFonts w:hint="cs"/>
          <w:rtl/>
        </w:rPr>
        <w:t>تتم في إطارها و</w:t>
      </w:r>
      <w:r w:rsidR="0019277B">
        <w:rPr>
          <w:rFonts w:hint="cs"/>
          <w:rtl/>
        </w:rPr>
        <w:t>لا تتجاوزها وإ</w:t>
      </w:r>
      <w:r w:rsidR="00105EFF" w:rsidRPr="00DE6131">
        <w:rPr>
          <w:rFonts w:hint="cs"/>
          <w:rtl/>
        </w:rPr>
        <w:t xml:space="preserve">لا </w:t>
      </w:r>
      <w:r w:rsidR="008E7DE0" w:rsidRPr="00DE6131">
        <w:rPr>
          <w:rFonts w:hint="cs"/>
          <w:rtl/>
        </w:rPr>
        <w:t xml:space="preserve">عرضت نفسها الى تعويض </w:t>
      </w:r>
      <w:r w:rsidR="00105EFF" w:rsidRPr="00DE6131">
        <w:rPr>
          <w:rFonts w:hint="cs"/>
          <w:rtl/>
        </w:rPr>
        <w:t xml:space="preserve">المتعاقد معها </w:t>
      </w:r>
      <w:r w:rsidR="008E7DE0" w:rsidRPr="00DE6131">
        <w:rPr>
          <w:rFonts w:hint="cs"/>
          <w:rtl/>
        </w:rPr>
        <w:t xml:space="preserve">من جراء </w:t>
      </w:r>
      <w:r w:rsidR="00105EFF" w:rsidRPr="00DE6131">
        <w:rPr>
          <w:rFonts w:hint="cs"/>
          <w:rtl/>
        </w:rPr>
        <w:t xml:space="preserve">تعسفها في استعمال حقها </w:t>
      </w:r>
      <w:r w:rsidR="008E7DE0" w:rsidRPr="00DE6131">
        <w:rPr>
          <w:rFonts w:hint="cs"/>
          <w:rtl/>
        </w:rPr>
        <w:t xml:space="preserve">في </w:t>
      </w:r>
      <w:r w:rsidR="0019277B">
        <w:rPr>
          <w:rFonts w:hint="cs"/>
          <w:rtl/>
        </w:rPr>
        <w:t>الرقابة</w:t>
      </w:r>
      <w:r w:rsidR="008E7DE0" w:rsidRPr="00DE6131">
        <w:rPr>
          <w:rFonts w:hint="cs"/>
          <w:rtl/>
        </w:rPr>
        <w:t>، وبذلك فلا يمكن</w:t>
      </w:r>
      <w:r w:rsidR="0019277B">
        <w:rPr>
          <w:rFonts w:hint="cs"/>
          <w:rtl/>
        </w:rPr>
        <w:t xml:space="preserve"> أ</w:t>
      </w:r>
      <w:r w:rsidR="00105EFF" w:rsidRPr="00DE6131">
        <w:rPr>
          <w:rFonts w:hint="cs"/>
          <w:rtl/>
        </w:rPr>
        <w:t xml:space="preserve">ن </w:t>
      </w:r>
      <w:r w:rsidR="008E7DE0" w:rsidRPr="00DE6131">
        <w:rPr>
          <w:rFonts w:hint="cs"/>
          <w:rtl/>
        </w:rPr>
        <w:t>تمس</w:t>
      </w:r>
      <w:r w:rsidR="00105EFF" w:rsidRPr="00DE6131">
        <w:rPr>
          <w:rFonts w:hint="cs"/>
          <w:rtl/>
        </w:rPr>
        <w:t xml:space="preserve"> هذه الرقابة</w:t>
      </w:r>
      <w:r w:rsidR="008E7DE0" w:rsidRPr="00DE6131">
        <w:rPr>
          <w:rFonts w:hint="cs"/>
          <w:rtl/>
        </w:rPr>
        <w:t xml:space="preserve"> ب</w:t>
      </w:r>
      <w:r w:rsidR="00105EFF" w:rsidRPr="00DE6131">
        <w:rPr>
          <w:rFonts w:hint="cs"/>
          <w:rtl/>
        </w:rPr>
        <w:t xml:space="preserve">طبيعة </w:t>
      </w:r>
      <w:r w:rsidR="008E7DE0" w:rsidRPr="00DE6131">
        <w:rPr>
          <w:rFonts w:hint="cs"/>
          <w:rtl/>
        </w:rPr>
        <w:t>العقد</w:t>
      </w:r>
      <w:r w:rsidR="00105EFF" w:rsidRPr="00DE6131">
        <w:rPr>
          <w:rFonts w:hint="cs"/>
          <w:rtl/>
        </w:rPr>
        <w:t xml:space="preserve"> </w:t>
      </w:r>
      <w:r w:rsidR="008E7DE0" w:rsidRPr="00DE6131">
        <w:rPr>
          <w:rFonts w:hint="cs"/>
          <w:rtl/>
        </w:rPr>
        <w:t xml:space="preserve">أو تؤثر على </w:t>
      </w:r>
      <w:r w:rsidR="00105EFF" w:rsidRPr="00DE6131">
        <w:rPr>
          <w:rFonts w:hint="cs"/>
          <w:rtl/>
        </w:rPr>
        <w:t>جوهره</w:t>
      </w:r>
      <w:r w:rsidR="003F6BF4">
        <w:rPr>
          <w:rFonts w:hint="cs"/>
          <w:rtl/>
        </w:rPr>
        <w:t>،</w:t>
      </w:r>
      <w:r w:rsidR="00105EFF" w:rsidRPr="00DE6131">
        <w:rPr>
          <w:rFonts w:hint="cs"/>
          <w:rtl/>
        </w:rPr>
        <w:t xml:space="preserve"> </w:t>
      </w:r>
      <w:r w:rsidR="008E7DE0" w:rsidRPr="00DE6131">
        <w:rPr>
          <w:rFonts w:hint="cs"/>
          <w:rtl/>
        </w:rPr>
        <w:t>فليس من الجائز</w:t>
      </w:r>
      <w:r w:rsidR="00105EFF" w:rsidRPr="00DE6131">
        <w:rPr>
          <w:rFonts w:hint="cs"/>
          <w:rtl/>
        </w:rPr>
        <w:t xml:space="preserve"> </w:t>
      </w:r>
      <w:r w:rsidR="008E7DE0" w:rsidRPr="00DE6131">
        <w:rPr>
          <w:rFonts w:hint="cs"/>
          <w:rtl/>
        </w:rPr>
        <w:t>المساس</w:t>
      </w:r>
      <w:r w:rsidR="00105EFF" w:rsidRPr="00DE6131">
        <w:rPr>
          <w:rFonts w:hint="cs"/>
          <w:rtl/>
        </w:rPr>
        <w:t xml:space="preserve"> </w:t>
      </w:r>
      <w:r w:rsidR="008E7DE0" w:rsidRPr="00DE6131">
        <w:rPr>
          <w:rFonts w:hint="cs"/>
          <w:rtl/>
        </w:rPr>
        <w:t>ب</w:t>
      </w:r>
      <w:r w:rsidR="00105EFF" w:rsidRPr="00DE6131">
        <w:rPr>
          <w:rFonts w:hint="cs"/>
          <w:rtl/>
        </w:rPr>
        <w:t>حقوق المتعاقد الملتزم مع الإدارة</w:t>
      </w:r>
      <w:r w:rsidR="00E77455" w:rsidRPr="00DE6131">
        <w:rPr>
          <w:rFonts w:hint="cs"/>
          <w:rtl/>
        </w:rPr>
        <w:t xml:space="preserve"> بحجة الرقابة </w:t>
      </w:r>
      <w:r w:rsidR="00105EFF" w:rsidRPr="00DE6131">
        <w:rPr>
          <w:rStyle w:val="Appelnotedebasdep"/>
          <w:color w:val="000000" w:themeColor="text1"/>
          <w:rtl/>
        </w:rPr>
        <w:footnoteReference w:id="255"/>
      </w:r>
      <w:r w:rsidR="00C65215" w:rsidRPr="00DE6131">
        <w:rPr>
          <w:rFonts w:hint="cs"/>
          <w:rtl/>
        </w:rPr>
        <w:t xml:space="preserve"> </w:t>
      </w:r>
      <w:r w:rsidR="00E77455" w:rsidRPr="00DE6131">
        <w:rPr>
          <w:rFonts w:hint="cs"/>
          <w:rtl/>
        </w:rPr>
        <w:t>ف</w:t>
      </w:r>
      <w:r w:rsidR="00C65215" w:rsidRPr="00DE6131">
        <w:rPr>
          <w:rFonts w:hint="cs"/>
          <w:rtl/>
        </w:rPr>
        <w:t xml:space="preserve">سلطة الرقابة </w:t>
      </w:r>
      <w:r w:rsidR="00E77455" w:rsidRPr="00DE6131">
        <w:rPr>
          <w:rFonts w:hint="cs"/>
          <w:rtl/>
        </w:rPr>
        <w:t xml:space="preserve">الممارسة من الجهة الإدارية المتعاقدة في مواجهة </w:t>
      </w:r>
      <w:r w:rsidR="00C65215" w:rsidRPr="00DE6131">
        <w:rPr>
          <w:rFonts w:hint="cs"/>
          <w:rtl/>
        </w:rPr>
        <w:t>المتعاقد معها ليست مطلقة</w:t>
      </w:r>
      <w:r w:rsidR="00E77455" w:rsidRPr="00DE6131">
        <w:rPr>
          <w:rFonts w:hint="cs"/>
          <w:rtl/>
        </w:rPr>
        <w:t xml:space="preserve"> ولا</w:t>
      </w:r>
      <w:r w:rsidR="002A79CD" w:rsidRPr="00DE6131">
        <w:rPr>
          <w:rFonts w:hint="cs"/>
          <w:rtl/>
        </w:rPr>
        <w:t xml:space="preserve"> </w:t>
      </w:r>
      <w:r w:rsidR="003F6BF4">
        <w:rPr>
          <w:rFonts w:hint="cs"/>
          <w:rtl/>
        </w:rPr>
        <w:t>يمكن أن تكون كذلك</w:t>
      </w:r>
      <w:r w:rsidR="00E77455" w:rsidRPr="00DE6131">
        <w:rPr>
          <w:rFonts w:hint="cs"/>
          <w:rtl/>
        </w:rPr>
        <w:t>،</w:t>
      </w:r>
      <w:r w:rsidR="003F6BF4">
        <w:rPr>
          <w:rFonts w:hint="cs"/>
          <w:rtl/>
        </w:rPr>
        <w:t xml:space="preserve"> وإنما</w:t>
      </w:r>
      <w:r w:rsidR="00E77455" w:rsidRPr="00DE6131">
        <w:rPr>
          <w:rFonts w:hint="cs"/>
          <w:rtl/>
        </w:rPr>
        <w:t xml:space="preserve"> يجب أن يكون لها حدود</w:t>
      </w:r>
      <w:r w:rsidR="00C65215" w:rsidRPr="00DE6131">
        <w:rPr>
          <w:rFonts w:hint="cs"/>
          <w:rtl/>
        </w:rPr>
        <w:t xml:space="preserve"> بحيث </w:t>
      </w:r>
      <w:r w:rsidR="00E77455" w:rsidRPr="00DE6131">
        <w:rPr>
          <w:rFonts w:hint="cs"/>
          <w:rtl/>
        </w:rPr>
        <w:t>تمارس</w:t>
      </w:r>
      <w:r w:rsidR="00C65215" w:rsidRPr="00DE6131">
        <w:rPr>
          <w:rFonts w:hint="cs"/>
          <w:rtl/>
        </w:rPr>
        <w:t xml:space="preserve"> خارج </w:t>
      </w:r>
      <w:r w:rsidR="00E77455" w:rsidRPr="00DE6131">
        <w:rPr>
          <w:rFonts w:hint="cs"/>
          <w:rtl/>
        </w:rPr>
        <w:t>مجال ال</w:t>
      </w:r>
      <w:r w:rsidR="00C65215" w:rsidRPr="00DE6131">
        <w:rPr>
          <w:rFonts w:hint="cs"/>
          <w:rtl/>
        </w:rPr>
        <w:t xml:space="preserve">اعتداء </w:t>
      </w:r>
      <w:r w:rsidR="00E77455" w:rsidRPr="00DE6131">
        <w:rPr>
          <w:rFonts w:hint="cs"/>
          <w:rtl/>
        </w:rPr>
        <w:t>على حقوق ال</w:t>
      </w:r>
      <w:r w:rsidR="003F6BF4">
        <w:rPr>
          <w:rFonts w:hint="cs"/>
          <w:rtl/>
        </w:rPr>
        <w:t>آ</w:t>
      </w:r>
      <w:r w:rsidR="00E77455" w:rsidRPr="00DE6131">
        <w:rPr>
          <w:rFonts w:hint="cs"/>
          <w:rtl/>
        </w:rPr>
        <w:t>خرين ،</w:t>
      </w:r>
      <w:r w:rsidR="003F6BF4">
        <w:rPr>
          <w:rFonts w:hint="cs"/>
          <w:rtl/>
        </w:rPr>
        <w:t xml:space="preserve"> حيث أ</w:t>
      </w:r>
      <w:r w:rsidR="00C65215" w:rsidRPr="00DE6131">
        <w:rPr>
          <w:rFonts w:hint="cs"/>
          <w:rtl/>
        </w:rPr>
        <w:t xml:space="preserve">نه من المقرر </w:t>
      </w:r>
      <w:r w:rsidR="00E77455" w:rsidRPr="00DE6131">
        <w:rPr>
          <w:rFonts w:hint="cs"/>
          <w:rtl/>
        </w:rPr>
        <w:t xml:space="preserve">أنه </w:t>
      </w:r>
      <w:r w:rsidR="00C65215" w:rsidRPr="00DE6131">
        <w:rPr>
          <w:rFonts w:hint="cs"/>
          <w:rtl/>
        </w:rPr>
        <w:t xml:space="preserve">لا حرية مع الاضطراب في تطبيقها </w:t>
      </w:r>
      <w:r w:rsidR="00E77455" w:rsidRPr="00DE6131">
        <w:rPr>
          <w:rFonts w:hint="cs"/>
          <w:rtl/>
        </w:rPr>
        <w:t>أو</w:t>
      </w:r>
      <w:r w:rsidR="00C65215" w:rsidRPr="00DE6131">
        <w:rPr>
          <w:rFonts w:hint="cs"/>
          <w:rtl/>
        </w:rPr>
        <w:t xml:space="preserve"> </w:t>
      </w:r>
      <w:r w:rsidR="00E77455" w:rsidRPr="00DE6131">
        <w:rPr>
          <w:rFonts w:hint="cs"/>
          <w:rtl/>
        </w:rPr>
        <w:t>ال</w:t>
      </w:r>
      <w:r w:rsidR="00C65215" w:rsidRPr="00DE6131">
        <w:rPr>
          <w:rFonts w:hint="cs"/>
          <w:rtl/>
        </w:rPr>
        <w:t>إساءة</w:t>
      </w:r>
      <w:r w:rsidR="00E77455" w:rsidRPr="00DE6131">
        <w:rPr>
          <w:rFonts w:hint="cs"/>
          <w:rtl/>
        </w:rPr>
        <w:t xml:space="preserve"> في </w:t>
      </w:r>
      <w:r w:rsidR="00C65215" w:rsidRPr="00DE6131">
        <w:rPr>
          <w:rFonts w:hint="cs"/>
          <w:rtl/>
        </w:rPr>
        <w:t xml:space="preserve"> استعمالها</w:t>
      </w:r>
      <w:r w:rsidR="00E77455" w:rsidRPr="00DE6131">
        <w:rPr>
          <w:rFonts w:hint="cs"/>
          <w:rtl/>
        </w:rPr>
        <w:t>،</w:t>
      </w:r>
      <w:r w:rsidR="003F6BF4">
        <w:rPr>
          <w:rFonts w:hint="cs"/>
          <w:rtl/>
        </w:rPr>
        <w:t xml:space="preserve"> لذلك يجب أ</w:t>
      </w:r>
      <w:r w:rsidR="00C65215" w:rsidRPr="00DE6131">
        <w:rPr>
          <w:rFonts w:hint="cs"/>
          <w:rtl/>
        </w:rPr>
        <w:t xml:space="preserve">ن تخضع سلطة الرقابة لاعتبارات </w:t>
      </w:r>
      <w:r w:rsidR="00E77455" w:rsidRPr="00DE6131">
        <w:rPr>
          <w:rFonts w:hint="cs"/>
          <w:rtl/>
        </w:rPr>
        <w:t>مختلفة تضمن</w:t>
      </w:r>
      <w:r w:rsidR="00C65215" w:rsidRPr="00DE6131">
        <w:rPr>
          <w:rFonts w:hint="cs"/>
          <w:rtl/>
        </w:rPr>
        <w:t xml:space="preserve"> حماية المتعاقد من </w:t>
      </w:r>
      <w:r w:rsidR="00E77455" w:rsidRPr="00DE6131">
        <w:rPr>
          <w:rFonts w:hint="cs"/>
          <w:rtl/>
        </w:rPr>
        <w:t>تجاوز</w:t>
      </w:r>
      <w:r w:rsidR="00C65215" w:rsidRPr="00DE6131">
        <w:rPr>
          <w:rFonts w:hint="cs"/>
          <w:rtl/>
        </w:rPr>
        <w:t xml:space="preserve"> </w:t>
      </w:r>
      <w:r w:rsidR="00E77455" w:rsidRPr="00DE6131">
        <w:rPr>
          <w:rFonts w:hint="cs"/>
          <w:rtl/>
        </w:rPr>
        <w:t>الس</w:t>
      </w:r>
      <w:r w:rsidR="00CD148C" w:rsidRPr="00DE6131">
        <w:rPr>
          <w:rFonts w:hint="cs"/>
          <w:rtl/>
        </w:rPr>
        <w:t>لطة</w:t>
      </w:r>
      <w:r w:rsidR="00C65215" w:rsidRPr="00DE6131">
        <w:rPr>
          <w:rFonts w:hint="cs"/>
          <w:rtl/>
        </w:rPr>
        <w:t xml:space="preserve">، فعلى </w:t>
      </w:r>
      <w:r w:rsidR="00E77455" w:rsidRPr="00DE6131">
        <w:rPr>
          <w:rFonts w:hint="cs"/>
          <w:rtl/>
        </w:rPr>
        <w:t>الجهة الإدارية المتعاقدة</w:t>
      </w:r>
      <w:r w:rsidR="003F6BF4">
        <w:rPr>
          <w:rFonts w:hint="cs"/>
          <w:rtl/>
        </w:rPr>
        <w:t xml:space="preserve"> أ</w:t>
      </w:r>
      <w:r w:rsidR="00C65215" w:rsidRPr="00DE6131">
        <w:rPr>
          <w:rFonts w:hint="cs"/>
          <w:rtl/>
        </w:rPr>
        <w:t xml:space="preserve">ن </w:t>
      </w:r>
      <w:r w:rsidR="00E77455" w:rsidRPr="00DE6131">
        <w:rPr>
          <w:rFonts w:hint="cs"/>
          <w:rtl/>
        </w:rPr>
        <w:t>تتوخى</w:t>
      </w:r>
      <w:r w:rsidR="003F6BF4">
        <w:rPr>
          <w:rFonts w:hint="cs"/>
          <w:rtl/>
        </w:rPr>
        <w:t xml:space="preserve"> مبدأ</w:t>
      </w:r>
      <w:r w:rsidR="00C65215" w:rsidRPr="00DE6131">
        <w:rPr>
          <w:rFonts w:hint="cs"/>
          <w:rtl/>
        </w:rPr>
        <w:t xml:space="preserve"> المشروعية وهي بصدد ممارسة سلطة الرقابة </w:t>
      </w:r>
      <w:r w:rsidR="00EC6EE3" w:rsidRPr="00DE6131">
        <w:rPr>
          <w:rFonts w:hint="cs"/>
          <w:rtl/>
        </w:rPr>
        <w:t>ف</w:t>
      </w:r>
      <w:r w:rsidR="00C65215" w:rsidRPr="00DE6131">
        <w:rPr>
          <w:rFonts w:hint="cs"/>
          <w:rtl/>
        </w:rPr>
        <w:t xml:space="preserve">لا </w:t>
      </w:r>
      <w:r w:rsidR="00EC6EE3" w:rsidRPr="00DE6131">
        <w:rPr>
          <w:rFonts w:hint="cs"/>
          <w:rtl/>
        </w:rPr>
        <w:t>ينبغي لها</w:t>
      </w:r>
      <w:r w:rsidR="003F6BF4">
        <w:rPr>
          <w:rFonts w:hint="cs"/>
          <w:rtl/>
        </w:rPr>
        <w:t xml:space="preserve"> أ</w:t>
      </w:r>
      <w:r w:rsidR="00C65215" w:rsidRPr="00DE6131">
        <w:rPr>
          <w:rFonts w:hint="cs"/>
          <w:rtl/>
        </w:rPr>
        <w:t xml:space="preserve">ن </w:t>
      </w:r>
      <w:r w:rsidR="00EC6EE3" w:rsidRPr="00DE6131">
        <w:rPr>
          <w:rFonts w:hint="cs"/>
          <w:rtl/>
        </w:rPr>
        <w:t xml:space="preserve">ترسم </w:t>
      </w:r>
      <w:r w:rsidR="00C65215" w:rsidRPr="00DE6131">
        <w:rPr>
          <w:rFonts w:hint="cs"/>
          <w:rtl/>
        </w:rPr>
        <w:t xml:space="preserve">هدف </w:t>
      </w:r>
      <w:r w:rsidR="00EC6EE3" w:rsidRPr="00DE6131">
        <w:rPr>
          <w:rFonts w:hint="cs"/>
          <w:rtl/>
        </w:rPr>
        <w:t xml:space="preserve">بعيدا عن مقتضيات الصالح العام ومتطلبات سير المرفق </w:t>
      </w:r>
      <w:r w:rsidR="00C65215" w:rsidRPr="00DE6131">
        <w:rPr>
          <w:rFonts w:hint="cs"/>
          <w:rtl/>
        </w:rPr>
        <w:t>العام موضوع التعاقد و</w:t>
      </w:r>
      <w:r w:rsidR="00EC6EE3" w:rsidRPr="00DE6131">
        <w:rPr>
          <w:rFonts w:hint="cs"/>
          <w:rtl/>
        </w:rPr>
        <w:t>أ</w:t>
      </w:r>
      <w:r w:rsidR="003F6BF4">
        <w:rPr>
          <w:rFonts w:hint="cs"/>
          <w:rtl/>
        </w:rPr>
        <w:t>لا يكون من شأ</w:t>
      </w:r>
      <w:r w:rsidR="00C65215" w:rsidRPr="00DE6131">
        <w:rPr>
          <w:rFonts w:hint="cs"/>
          <w:rtl/>
        </w:rPr>
        <w:t xml:space="preserve">ن </w:t>
      </w:r>
      <w:r w:rsidR="00EC6EE3" w:rsidRPr="00DE6131">
        <w:rPr>
          <w:rFonts w:hint="cs"/>
          <w:rtl/>
        </w:rPr>
        <w:t xml:space="preserve"> إعمال </w:t>
      </w:r>
      <w:r w:rsidR="00C65215" w:rsidRPr="00DE6131">
        <w:rPr>
          <w:rFonts w:hint="cs"/>
          <w:rtl/>
        </w:rPr>
        <w:t xml:space="preserve">الرقابة </w:t>
      </w:r>
      <w:r w:rsidR="00EC6EE3" w:rsidRPr="00DE6131">
        <w:rPr>
          <w:rFonts w:hint="cs"/>
          <w:rtl/>
        </w:rPr>
        <w:t>ال</w:t>
      </w:r>
      <w:r w:rsidR="003F6BF4">
        <w:rPr>
          <w:rFonts w:hint="cs"/>
          <w:rtl/>
        </w:rPr>
        <w:t>إ</w:t>
      </w:r>
      <w:r w:rsidR="00EC6EE3" w:rsidRPr="00DE6131">
        <w:rPr>
          <w:rFonts w:hint="cs"/>
          <w:rtl/>
        </w:rPr>
        <w:t>نحراف ع</w:t>
      </w:r>
      <w:r w:rsidR="003A7A24" w:rsidRPr="00DE6131">
        <w:rPr>
          <w:rFonts w:hint="cs"/>
          <w:rtl/>
        </w:rPr>
        <w:t>ن</w:t>
      </w:r>
      <w:r w:rsidR="00C65215" w:rsidRPr="00DE6131">
        <w:rPr>
          <w:rFonts w:hint="cs"/>
          <w:rtl/>
        </w:rPr>
        <w:t xml:space="preserve"> موضوع</w:t>
      </w:r>
      <w:r w:rsidR="003A7A24" w:rsidRPr="00DE6131">
        <w:rPr>
          <w:rFonts w:hint="cs"/>
          <w:rtl/>
        </w:rPr>
        <w:t xml:space="preserve"> وجوهر </w:t>
      </w:r>
      <w:r w:rsidR="003F6BF4">
        <w:rPr>
          <w:rFonts w:hint="cs"/>
          <w:rtl/>
        </w:rPr>
        <w:t>العقد أ</w:t>
      </w:r>
      <w:r w:rsidR="00C65215" w:rsidRPr="00DE6131">
        <w:rPr>
          <w:rFonts w:hint="cs"/>
          <w:rtl/>
        </w:rPr>
        <w:t>و تعديله</w:t>
      </w:r>
      <w:r w:rsidR="00C65215" w:rsidRPr="00DE6131">
        <w:rPr>
          <w:rStyle w:val="Appelnotedebasdep"/>
          <w:color w:val="000000" w:themeColor="text1"/>
          <w:rtl/>
        </w:rPr>
        <w:footnoteReference w:id="256"/>
      </w:r>
      <w:r w:rsidR="003A7A24" w:rsidRPr="00DE6131">
        <w:rPr>
          <w:rFonts w:hint="cs"/>
          <w:sz w:val="24"/>
          <w:szCs w:val="24"/>
          <w:rtl/>
        </w:rPr>
        <w:t xml:space="preserve">، </w:t>
      </w:r>
      <w:r w:rsidR="003A7A24" w:rsidRPr="00DE6131">
        <w:rPr>
          <w:rFonts w:hint="cs"/>
          <w:rtl/>
        </w:rPr>
        <w:t>ل</w:t>
      </w:r>
      <w:r w:rsidR="003F6BF4">
        <w:rPr>
          <w:rFonts w:hint="cs"/>
          <w:rtl/>
        </w:rPr>
        <w:t>أ</w:t>
      </w:r>
      <w:r w:rsidR="003A7A24" w:rsidRPr="00DE6131">
        <w:rPr>
          <w:rFonts w:hint="cs"/>
          <w:rtl/>
        </w:rPr>
        <w:t>ن في ذلك مساس واضح بحرية المتعاقد وتقييدا لحريته.</w:t>
      </w:r>
    </w:p>
    <w:p w14:paraId="4530BF73" w14:textId="352A2116" w:rsidR="00633E53" w:rsidRPr="00DE6131" w:rsidRDefault="00C45E18" w:rsidP="00D74548">
      <w:pPr>
        <w:rPr>
          <w:sz w:val="24"/>
          <w:szCs w:val="24"/>
          <w:rtl/>
        </w:rPr>
      </w:pPr>
      <w:r w:rsidRPr="00DE6131">
        <w:rPr>
          <w:rFonts w:hint="cs"/>
          <w:rtl/>
        </w:rPr>
        <w:lastRenderedPageBreak/>
        <w:t xml:space="preserve">فسلطة </w:t>
      </w:r>
      <w:r w:rsidR="003A7A24" w:rsidRPr="00DE6131">
        <w:rPr>
          <w:rFonts w:hint="cs"/>
          <w:rtl/>
        </w:rPr>
        <w:t xml:space="preserve"> الرقابة </w:t>
      </w:r>
      <w:r w:rsidR="002A79CD" w:rsidRPr="00DE6131">
        <w:rPr>
          <w:rFonts w:hint="cs"/>
          <w:rtl/>
        </w:rPr>
        <w:t>لا يمك</w:t>
      </w:r>
      <w:r w:rsidR="002A79CD" w:rsidRPr="00DE6131">
        <w:rPr>
          <w:rtl/>
        </w:rPr>
        <w:t>ن</w:t>
      </w:r>
      <w:r w:rsidRPr="00DE6131">
        <w:rPr>
          <w:rFonts w:hint="cs"/>
          <w:rtl/>
        </w:rPr>
        <w:t xml:space="preserve"> أن تكون سلطة </w:t>
      </w:r>
      <w:r w:rsidR="003A7A24" w:rsidRPr="00DE6131">
        <w:rPr>
          <w:rFonts w:hint="cs"/>
          <w:rtl/>
        </w:rPr>
        <w:t xml:space="preserve">مطلقة </w:t>
      </w:r>
      <w:r w:rsidRPr="00DE6131">
        <w:rPr>
          <w:rFonts w:hint="cs"/>
          <w:rtl/>
        </w:rPr>
        <w:t>بل لابد أن تتم وفق حدود معينة ويرتكز</w:t>
      </w:r>
      <w:r w:rsidR="003A7A24" w:rsidRPr="00DE6131">
        <w:rPr>
          <w:rFonts w:hint="cs"/>
          <w:rtl/>
        </w:rPr>
        <w:t xml:space="preserve"> القضاء </w:t>
      </w:r>
      <w:r w:rsidRPr="00DE6131">
        <w:rPr>
          <w:rFonts w:hint="cs"/>
          <w:rtl/>
        </w:rPr>
        <w:t>الإداري على</w:t>
      </w:r>
      <w:r w:rsidR="003A7A24" w:rsidRPr="00DE6131">
        <w:rPr>
          <w:rFonts w:hint="cs"/>
          <w:rtl/>
        </w:rPr>
        <w:t xml:space="preserve"> معيارين</w:t>
      </w:r>
      <w:r w:rsidRPr="00DE6131">
        <w:rPr>
          <w:rFonts w:hint="cs"/>
          <w:rtl/>
        </w:rPr>
        <w:t xml:space="preserve"> </w:t>
      </w:r>
      <w:r w:rsidR="002A79CD" w:rsidRPr="00DE6131">
        <w:rPr>
          <w:rFonts w:hint="cs"/>
          <w:rtl/>
        </w:rPr>
        <w:t>اثنين</w:t>
      </w:r>
      <w:r w:rsidRPr="00DE6131">
        <w:rPr>
          <w:rFonts w:hint="cs"/>
          <w:rtl/>
        </w:rPr>
        <w:t xml:space="preserve"> لرسم</w:t>
      </w:r>
      <w:r w:rsidR="003A7A24" w:rsidRPr="00DE6131">
        <w:rPr>
          <w:rFonts w:hint="cs"/>
          <w:rtl/>
        </w:rPr>
        <w:t xml:space="preserve"> الحدود التي يجب على سلطة التفويض </w:t>
      </w:r>
      <w:r w:rsidRPr="00DE6131">
        <w:rPr>
          <w:rFonts w:hint="cs"/>
          <w:rtl/>
        </w:rPr>
        <w:t>أن تقف عندها</w:t>
      </w:r>
      <w:r w:rsidR="003A7A24" w:rsidRPr="00DE6131">
        <w:rPr>
          <w:rFonts w:hint="cs"/>
          <w:rtl/>
        </w:rPr>
        <w:t xml:space="preserve">، </w:t>
      </w:r>
      <w:r w:rsidRPr="00DE6131">
        <w:rPr>
          <w:rFonts w:hint="cs"/>
          <w:rtl/>
        </w:rPr>
        <w:t xml:space="preserve">يتمثل </w:t>
      </w:r>
      <w:r w:rsidR="003A7A24" w:rsidRPr="00DE6131">
        <w:rPr>
          <w:rFonts w:hint="cs"/>
          <w:rtl/>
        </w:rPr>
        <w:t xml:space="preserve">المعيار الأول </w:t>
      </w:r>
      <w:r w:rsidRPr="00DE6131">
        <w:rPr>
          <w:rFonts w:hint="cs"/>
          <w:rtl/>
        </w:rPr>
        <w:t>في</w:t>
      </w:r>
      <w:r w:rsidR="003F6BF4">
        <w:rPr>
          <w:rFonts w:hint="cs"/>
          <w:rtl/>
        </w:rPr>
        <w:t xml:space="preserve"> أ</w:t>
      </w:r>
      <w:r w:rsidR="003A7A24" w:rsidRPr="00DE6131">
        <w:rPr>
          <w:rFonts w:hint="cs"/>
          <w:rtl/>
        </w:rPr>
        <w:t xml:space="preserve">نه </w:t>
      </w:r>
      <w:r w:rsidRPr="00DE6131">
        <w:rPr>
          <w:rFonts w:hint="cs"/>
          <w:rtl/>
        </w:rPr>
        <w:t>من غير الممكن</w:t>
      </w:r>
      <w:r w:rsidR="003F6BF4">
        <w:rPr>
          <w:rFonts w:hint="cs"/>
          <w:rtl/>
        </w:rPr>
        <w:t xml:space="preserve"> أ</w:t>
      </w:r>
      <w:r w:rsidR="003A7A24" w:rsidRPr="00DE6131">
        <w:rPr>
          <w:rFonts w:hint="cs"/>
          <w:rtl/>
        </w:rPr>
        <w:t xml:space="preserve">ن </w:t>
      </w:r>
      <w:r w:rsidRPr="00DE6131">
        <w:rPr>
          <w:rFonts w:hint="cs"/>
          <w:rtl/>
        </w:rPr>
        <w:t>تفضي عملية</w:t>
      </w:r>
      <w:r w:rsidR="003A7A24" w:rsidRPr="00DE6131">
        <w:rPr>
          <w:rFonts w:hint="cs"/>
          <w:rtl/>
        </w:rPr>
        <w:t xml:space="preserve"> الرقابة الى </w:t>
      </w:r>
      <w:r w:rsidR="002A79CD" w:rsidRPr="00DE6131">
        <w:rPr>
          <w:rFonts w:hint="cs"/>
          <w:rtl/>
        </w:rPr>
        <w:t>تغيير جوهر</w:t>
      </w:r>
      <w:r w:rsidR="002A79CD" w:rsidRPr="00DE6131">
        <w:rPr>
          <w:rtl/>
        </w:rPr>
        <w:t>ي</w:t>
      </w:r>
      <w:r w:rsidRPr="00DE6131">
        <w:rPr>
          <w:rFonts w:hint="cs"/>
          <w:rtl/>
        </w:rPr>
        <w:t xml:space="preserve"> في</w:t>
      </w:r>
      <w:r w:rsidR="003A7A24" w:rsidRPr="00DE6131">
        <w:rPr>
          <w:rFonts w:hint="cs"/>
          <w:rtl/>
        </w:rPr>
        <w:t xml:space="preserve"> طبيعة عقد التفويض </w:t>
      </w:r>
      <w:r w:rsidRPr="00DE6131">
        <w:rPr>
          <w:rFonts w:hint="cs"/>
          <w:rtl/>
        </w:rPr>
        <w:t>وبناءا عليه</w:t>
      </w:r>
      <w:r w:rsidR="003A7A24" w:rsidRPr="00DE6131">
        <w:rPr>
          <w:rFonts w:hint="cs"/>
          <w:rtl/>
        </w:rPr>
        <w:t xml:space="preserve"> لا </w:t>
      </w:r>
      <w:r w:rsidRPr="00DE6131">
        <w:rPr>
          <w:rFonts w:hint="cs"/>
          <w:rtl/>
        </w:rPr>
        <w:t>يمكن</w:t>
      </w:r>
      <w:r w:rsidR="003F6BF4">
        <w:rPr>
          <w:rFonts w:hint="cs"/>
          <w:rtl/>
        </w:rPr>
        <w:t xml:space="preserve"> أ</w:t>
      </w:r>
      <w:r w:rsidR="003A7A24" w:rsidRPr="00DE6131">
        <w:rPr>
          <w:rFonts w:hint="cs"/>
          <w:rtl/>
        </w:rPr>
        <w:t xml:space="preserve">ن </w:t>
      </w:r>
      <w:r w:rsidRPr="00DE6131">
        <w:rPr>
          <w:rFonts w:hint="cs"/>
          <w:rtl/>
        </w:rPr>
        <w:t>ينتج عن</w:t>
      </w:r>
      <w:r w:rsidR="003A7A24" w:rsidRPr="00DE6131">
        <w:rPr>
          <w:rFonts w:hint="cs"/>
          <w:rtl/>
        </w:rPr>
        <w:t xml:space="preserve"> الرقابة على </w:t>
      </w:r>
      <w:r w:rsidRPr="00DE6131">
        <w:rPr>
          <w:rFonts w:hint="cs"/>
          <w:rtl/>
        </w:rPr>
        <w:t>المتعاقد</w:t>
      </w:r>
      <w:r w:rsidR="003A7A24" w:rsidRPr="00DE6131">
        <w:rPr>
          <w:rFonts w:hint="cs"/>
          <w:rtl/>
        </w:rPr>
        <w:t xml:space="preserve"> تعديل</w:t>
      </w:r>
      <w:r w:rsidR="003F6BF4">
        <w:rPr>
          <w:rFonts w:hint="cs"/>
          <w:rtl/>
        </w:rPr>
        <w:t xml:space="preserve"> في العقد إ</w:t>
      </w:r>
      <w:r w:rsidRPr="00DE6131">
        <w:rPr>
          <w:rFonts w:hint="cs"/>
          <w:rtl/>
        </w:rPr>
        <w:t>لى حد يشبه أسلوب</w:t>
      </w:r>
      <w:r w:rsidR="003A7A24" w:rsidRPr="00DE6131">
        <w:rPr>
          <w:rFonts w:hint="cs"/>
          <w:rtl/>
        </w:rPr>
        <w:t xml:space="preserve"> </w:t>
      </w:r>
      <w:r w:rsidRPr="00DE6131">
        <w:rPr>
          <w:rFonts w:hint="cs"/>
          <w:rtl/>
        </w:rPr>
        <w:t>التسيير</w:t>
      </w:r>
      <w:r w:rsidR="003A7A24" w:rsidRPr="00DE6131">
        <w:rPr>
          <w:rFonts w:hint="cs"/>
          <w:rtl/>
        </w:rPr>
        <w:t xml:space="preserve"> </w:t>
      </w:r>
      <w:r w:rsidR="002A79CD" w:rsidRPr="00DE6131">
        <w:rPr>
          <w:rFonts w:hint="cs"/>
          <w:rtl/>
        </w:rPr>
        <w:t>المباشر للمراف</w:t>
      </w:r>
      <w:r w:rsidR="002A79CD" w:rsidRPr="00DE6131">
        <w:rPr>
          <w:rtl/>
        </w:rPr>
        <w:t>ق</w:t>
      </w:r>
      <w:r w:rsidRPr="00DE6131">
        <w:rPr>
          <w:rFonts w:hint="cs"/>
          <w:rtl/>
        </w:rPr>
        <w:t xml:space="preserve"> العامة</w:t>
      </w:r>
      <w:r w:rsidR="008C1830">
        <w:rPr>
          <w:rFonts w:hint="cs"/>
          <w:rtl/>
        </w:rPr>
        <w:t>، فإ</w:t>
      </w:r>
      <w:r w:rsidR="003D29D3" w:rsidRPr="00DE6131">
        <w:rPr>
          <w:rFonts w:hint="cs"/>
          <w:rtl/>
        </w:rPr>
        <w:t>ن كان</w:t>
      </w:r>
      <w:r w:rsidR="003A7A24" w:rsidRPr="00DE6131">
        <w:rPr>
          <w:rFonts w:hint="cs"/>
          <w:rtl/>
        </w:rPr>
        <w:t xml:space="preserve"> المرفق </w:t>
      </w:r>
      <w:r w:rsidR="008C1830">
        <w:rPr>
          <w:rFonts w:hint="cs"/>
          <w:rtl/>
        </w:rPr>
        <w:t xml:space="preserve"> تابعا للدولة إلا أ</w:t>
      </w:r>
      <w:r w:rsidR="003D29D3" w:rsidRPr="00DE6131">
        <w:rPr>
          <w:rFonts w:hint="cs"/>
          <w:rtl/>
        </w:rPr>
        <w:t>ن</w:t>
      </w:r>
      <w:r w:rsidR="003A7A24" w:rsidRPr="00DE6131">
        <w:rPr>
          <w:rFonts w:hint="cs"/>
          <w:rtl/>
        </w:rPr>
        <w:t xml:space="preserve"> </w:t>
      </w:r>
      <w:r w:rsidR="003D29D3" w:rsidRPr="00DE6131">
        <w:rPr>
          <w:rFonts w:hint="cs"/>
          <w:rtl/>
        </w:rPr>
        <w:t>طريقة إدارته تتم</w:t>
      </w:r>
      <w:r w:rsidR="003A7A24" w:rsidRPr="00DE6131">
        <w:rPr>
          <w:rFonts w:hint="cs"/>
          <w:rtl/>
        </w:rPr>
        <w:t xml:space="preserve"> </w:t>
      </w:r>
      <w:r w:rsidR="003D29D3" w:rsidRPr="00DE6131">
        <w:rPr>
          <w:rFonts w:hint="cs"/>
          <w:rtl/>
        </w:rPr>
        <w:t xml:space="preserve">بالاستعانة </w:t>
      </w:r>
      <w:r w:rsidR="003A7A24" w:rsidRPr="00DE6131">
        <w:rPr>
          <w:rFonts w:hint="cs"/>
          <w:rtl/>
        </w:rPr>
        <w:t xml:space="preserve"> </w:t>
      </w:r>
      <w:r w:rsidR="002A79CD" w:rsidRPr="00DE6131">
        <w:rPr>
          <w:rFonts w:hint="cs"/>
          <w:rtl/>
        </w:rPr>
        <w:t>بالغير الذ</w:t>
      </w:r>
      <w:r w:rsidR="002A79CD" w:rsidRPr="00DE6131">
        <w:rPr>
          <w:rtl/>
        </w:rPr>
        <w:t>ي</w:t>
      </w:r>
      <w:r w:rsidR="003A7A24" w:rsidRPr="00DE6131">
        <w:rPr>
          <w:rFonts w:hint="cs"/>
          <w:rtl/>
        </w:rPr>
        <w:t xml:space="preserve"> </w:t>
      </w:r>
      <w:r w:rsidR="003D29D3" w:rsidRPr="00DE6131">
        <w:rPr>
          <w:rFonts w:hint="cs"/>
          <w:rtl/>
        </w:rPr>
        <w:t>يستقل</w:t>
      </w:r>
      <w:r w:rsidR="003A7A24" w:rsidRPr="00DE6131">
        <w:rPr>
          <w:rFonts w:hint="cs"/>
          <w:rtl/>
        </w:rPr>
        <w:t xml:space="preserve"> </w:t>
      </w:r>
      <w:r w:rsidR="003D29D3" w:rsidRPr="00DE6131">
        <w:rPr>
          <w:rFonts w:hint="cs"/>
          <w:rtl/>
        </w:rPr>
        <w:t>بكيانه</w:t>
      </w:r>
      <w:r w:rsidR="008C1830">
        <w:rPr>
          <w:rFonts w:hint="cs"/>
          <w:rtl/>
        </w:rPr>
        <w:t xml:space="preserve"> الخاص</w:t>
      </w:r>
      <w:r w:rsidR="003D29D3" w:rsidRPr="00DE6131">
        <w:rPr>
          <w:rFonts w:hint="cs"/>
          <w:rtl/>
        </w:rPr>
        <w:t>،</w:t>
      </w:r>
      <w:r w:rsidR="003A7A24" w:rsidRPr="00DE6131">
        <w:rPr>
          <w:rFonts w:hint="cs"/>
          <w:rtl/>
        </w:rPr>
        <w:t xml:space="preserve"> وهذا </w:t>
      </w:r>
      <w:r w:rsidR="003D29D3" w:rsidRPr="00DE6131">
        <w:rPr>
          <w:rFonts w:hint="cs"/>
          <w:rtl/>
        </w:rPr>
        <w:t>يفيد بأ</w:t>
      </w:r>
      <w:r w:rsidR="003A7A24" w:rsidRPr="00DE6131">
        <w:rPr>
          <w:rFonts w:hint="cs"/>
          <w:rtl/>
        </w:rPr>
        <w:t xml:space="preserve">ن </w:t>
      </w:r>
      <w:r w:rsidR="003D29D3" w:rsidRPr="00DE6131">
        <w:rPr>
          <w:rFonts w:hint="cs"/>
          <w:rtl/>
        </w:rPr>
        <w:t>الجهة الإدارية المتعاقدة</w:t>
      </w:r>
      <w:r w:rsidR="003A7A24" w:rsidRPr="00DE6131">
        <w:rPr>
          <w:rFonts w:hint="cs"/>
          <w:rtl/>
        </w:rPr>
        <w:t xml:space="preserve"> لا </w:t>
      </w:r>
      <w:r w:rsidR="003D29D3" w:rsidRPr="00DE6131">
        <w:rPr>
          <w:rFonts w:hint="cs"/>
          <w:rtl/>
        </w:rPr>
        <w:t>يمكنها</w:t>
      </w:r>
      <w:r w:rsidR="008C1830">
        <w:rPr>
          <w:rFonts w:hint="cs"/>
          <w:rtl/>
        </w:rPr>
        <w:t xml:space="preserve"> أ</w:t>
      </w:r>
      <w:r w:rsidR="003A7A24" w:rsidRPr="00DE6131">
        <w:rPr>
          <w:rFonts w:hint="cs"/>
          <w:rtl/>
        </w:rPr>
        <w:t xml:space="preserve">ن </w:t>
      </w:r>
      <w:r w:rsidR="003D29D3" w:rsidRPr="00DE6131">
        <w:rPr>
          <w:rFonts w:hint="cs"/>
          <w:rtl/>
        </w:rPr>
        <w:t xml:space="preserve">تتغاضى عن </w:t>
      </w:r>
      <w:r w:rsidR="003A7A24" w:rsidRPr="00DE6131">
        <w:rPr>
          <w:rFonts w:hint="cs"/>
          <w:rtl/>
        </w:rPr>
        <w:t xml:space="preserve">سلطة المبادرة </w:t>
      </w:r>
      <w:r w:rsidR="003D29D3" w:rsidRPr="00DE6131">
        <w:rPr>
          <w:rFonts w:hint="cs"/>
          <w:rtl/>
        </w:rPr>
        <w:t>التي يفترض أن يتمتع بها المتعاق</w:t>
      </w:r>
      <w:r w:rsidR="008C1830">
        <w:rPr>
          <w:rFonts w:hint="cs"/>
          <w:rtl/>
        </w:rPr>
        <w:t>د معها في هذا النوع من العقود وإ</w:t>
      </w:r>
      <w:r w:rsidR="003D29D3" w:rsidRPr="00DE6131">
        <w:rPr>
          <w:rFonts w:hint="cs"/>
          <w:rtl/>
        </w:rPr>
        <w:t>لا تحول الأخير الى</w:t>
      </w:r>
      <w:r w:rsidR="003A7A24" w:rsidRPr="00DE6131">
        <w:rPr>
          <w:rFonts w:hint="cs"/>
          <w:rtl/>
        </w:rPr>
        <w:t xml:space="preserve"> مجرد </w:t>
      </w:r>
      <w:r w:rsidR="003D29D3" w:rsidRPr="00DE6131">
        <w:rPr>
          <w:rFonts w:hint="cs"/>
          <w:rtl/>
        </w:rPr>
        <w:t>أداة للتنفيذ، أما</w:t>
      </w:r>
      <w:r w:rsidR="003A7A24" w:rsidRPr="00DE6131">
        <w:rPr>
          <w:rFonts w:hint="cs"/>
          <w:rtl/>
        </w:rPr>
        <w:t xml:space="preserve"> المعيار الثاني </w:t>
      </w:r>
      <w:r w:rsidR="003D29D3" w:rsidRPr="00DE6131">
        <w:rPr>
          <w:rFonts w:hint="cs"/>
          <w:rtl/>
        </w:rPr>
        <w:t xml:space="preserve">فيلزم الجهة المانحة على </w:t>
      </w:r>
      <w:r w:rsidR="008C1830">
        <w:rPr>
          <w:rFonts w:hint="cs"/>
          <w:rtl/>
        </w:rPr>
        <w:t>أ</w:t>
      </w:r>
      <w:r w:rsidR="003A7A24" w:rsidRPr="00DE6131">
        <w:rPr>
          <w:rFonts w:hint="cs"/>
          <w:rtl/>
        </w:rPr>
        <w:t xml:space="preserve">ن </w:t>
      </w:r>
      <w:r w:rsidR="003D29D3" w:rsidRPr="00DE6131">
        <w:rPr>
          <w:rFonts w:hint="cs"/>
          <w:rtl/>
        </w:rPr>
        <w:t xml:space="preserve">تقصر </w:t>
      </w:r>
      <w:r w:rsidR="003A7A24" w:rsidRPr="00DE6131">
        <w:rPr>
          <w:rFonts w:hint="cs"/>
          <w:rtl/>
        </w:rPr>
        <w:t>رقاب</w:t>
      </w:r>
      <w:r w:rsidR="003D29D3" w:rsidRPr="00DE6131">
        <w:rPr>
          <w:rFonts w:hint="cs"/>
          <w:rtl/>
        </w:rPr>
        <w:t>تها</w:t>
      </w:r>
      <w:r w:rsidR="003A7A24" w:rsidRPr="00DE6131">
        <w:rPr>
          <w:rFonts w:hint="cs"/>
          <w:rtl/>
        </w:rPr>
        <w:t xml:space="preserve"> على النشاط</w:t>
      </w:r>
      <w:r w:rsidR="003D29D3" w:rsidRPr="00DE6131">
        <w:rPr>
          <w:rFonts w:hint="cs"/>
          <w:rtl/>
        </w:rPr>
        <w:t xml:space="preserve"> المرفقي</w:t>
      </w:r>
      <w:r w:rsidR="003A7A24" w:rsidRPr="00DE6131">
        <w:rPr>
          <w:rFonts w:hint="cs"/>
          <w:rtl/>
        </w:rPr>
        <w:t xml:space="preserve"> الذي يشكل </w:t>
      </w:r>
      <w:r w:rsidR="003D29D3" w:rsidRPr="00DE6131">
        <w:rPr>
          <w:rFonts w:hint="cs"/>
          <w:rtl/>
        </w:rPr>
        <w:t>تحقيق</w:t>
      </w:r>
      <w:r w:rsidR="008C1830">
        <w:rPr>
          <w:rFonts w:hint="cs"/>
          <w:rtl/>
        </w:rPr>
        <w:t xml:space="preserve"> المرفق نفسه أ</w:t>
      </w:r>
      <w:r w:rsidR="003A7A24" w:rsidRPr="00DE6131">
        <w:rPr>
          <w:rFonts w:hint="cs"/>
          <w:rtl/>
        </w:rPr>
        <w:t xml:space="preserve">ما </w:t>
      </w:r>
      <w:r w:rsidR="003D29D3" w:rsidRPr="00DE6131">
        <w:rPr>
          <w:rFonts w:hint="cs"/>
          <w:rtl/>
        </w:rPr>
        <w:t xml:space="preserve">مسالة </w:t>
      </w:r>
      <w:r w:rsidR="003A7A24" w:rsidRPr="00DE6131">
        <w:rPr>
          <w:rFonts w:hint="cs"/>
          <w:rtl/>
        </w:rPr>
        <w:t xml:space="preserve">اختيار الوسائل </w:t>
      </w:r>
      <w:r w:rsidR="003D29D3" w:rsidRPr="00DE6131">
        <w:rPr>
          <w:rFonts w:hint="cs"/>
          <w:rtl/>
        </w:rPr>
        <w:t xml:space="preserve">الملائمة </w:t>
      </w:r>
      <w:r w:rsidR="003A7A24" w:rsidRPr="00DE6131">
        <w:rPr>
          <w:rFonts w:hint="cs"/>
          <w:rtl/>
        </w:rPr>
        <w:t xml:space="preserve">التي </w:t>
      </w:r>
      <w:r w:rsidR="003D29D3" w:rsidRPr="00DE6131">
        <w:rPr>
          <w:rFonts w:hint="cs"/>
          <w:rtl/>
        </w:rPr>
        <w:t>يستعين بها المتعاقد على تحقيق</w:t>
      </w:r>
      <w:r w:rsidR="003A7A24" w:rsidRPr="00DE6131">
        <w:rPr>
          <w:rFonts w:hint="cs"/>
          <w:rtl/>
        </w:rPr>
        <w:t xml:space="preserve"> المرفق مثل </w:t>
      </w:r>
      <w:r w:rsidR="003D29D3" w:rsidRPr="00DE6131">
        <w:rPr>
          <w:rFonts w:hint="cs"/>
          <w:rtl/>
        </w:rPr>
        <w:t>العتاد اللازم</w:t>
      </w:r>
      <w:r w:rsidR="008C1830">
        <w:rPr>
          <w:rFonts w:hint="cs"/>
          <w:rtl/>
        </w:rPr>
        <w:t xml:space="preserve"> أ</w:t>
      </w:r>
      <w:r w:rsidR="003A7A24" w:rsidRPr="00DE6131">
        <w:rPr>
          <w:rFonts w:hint="cs"/>
          <w:rtl/>
        </w:rPr>
        <w:t xml:space="preserve">و اختيار </w:t>
      </w:r>
      <w:r w:rsidR="003D29D3" w:rsidRPr="00DE6131">
        <w:rPr>
          <w:rFonts w:hint="cs"/>
          <w:rtl/>
        </w:rPr>
        <w:t>ال</w:t>
      </w:r>
      <w:r w:rsidR="008C1830">
        <w:rPr>
          <w:rFonts w:hint="cs"/>
          <w:rtl/>
        </w:rPr>
        <w:t>عمال، فإ</w:t>
      </w:r>
      <w:r w:rsidR="003A7A24" w:rsidRPr="00DE6131">
        <w:rPr>
          <w:rFonts w:hint="cs"/>
          <w:rtl/>
        </w:rPr>
        <w:t>ن الملتزم هو المسؤول</w:t>
      </w:r>
      <w:r w:rsidR="003D29D3" w:rsidRPr="00DE6131">
        <w:rPr>
          <w:rFonts w:hint="cs"/>
          <w:rtl/>
        </w:rPr>
        <w:t xml:space="preserve"> ال</w:t>
      </w:r>
      <w:r w:rsidR="008C1830">
        <w:rPr>
          <w:rFonts w:hint="cs"/>
          <w:rtl/>
        </w:rPr>
        <w:t>أ</w:t>
      </w:r>
      <w:r w:rsidR="003D29D3" w:rsidRPr="00DE6131">
        <w:rPr>
          <w:rFonts w:hint="cs"/>
          <w:rtl/>
        </w:rPr>
        <w:t>ول</w:t>
      </w:r>
      <w:r w:rsidR="003A7A24" w:rsidRPr="00DE6131">
        <w:rPr>
          <w:rFonts w:hint="cs"/>
          <w:rtl/>
        </w:rPr>
        <w:t xml:space="preserve"> عنها فالرقاب</w:t>
      </w:r>
      <w:r w:rsidR="003A7A24" w:rsidRPr="00DE6131">
        <w:rPr>
          <w:rtl/>
        </w:rPr>
        <w:t>ة</w:t>
      </w:r>
      <w:r w:rsidR="003A7A24" w:rsidRPr="00DE6131">
        <w:rPr>
          <w:rFonts w:hint="cs"/>
          <w:rtl/>
        </w:rPr>
        <w:t xml:space="preserve"> تقتصر على نشاط الاستغلال وليس على وسائل الاستغلال</w:t>
      </w:r>
      <w:r w:rsidR="003A7A24" w:rsidRPr="00DE6131">
        <w:rPr>
          <w:rStyle w:val="Appelnotedebasdep"/>
          <w:color w:val="000000" w:themeColor="text1"/>
          <w:rtl/>
        </w:rPr>
        <w:footnoteReference w:id="257"/>
      </w:r>
      <w:r w:rsidR="003A7A24" w:rsidRPr="00DE6131">
        <w:rPr>
          <w:rFonts w:hint="cs"/>
          <w:sz w:val="24"/>
          <w:szCs w:val="24"/>
          <w:rtl/>
        </w:rPr>
        <w:t>.</w:t>
      </w:r>
    </w:p>
    <w:p w14:paraId="30BF9490" w14:textId="52CC415E" w:rsidR="00633E53" w:rsidRPr="00DE6131" w:rsidRDefault="00633E53" w:rsidP="00D74548">
      <w:pPr>
        <w:rPr>
          <w:sz w:val="24"/>
          <w:szCs w:val="24"/>
          <w:rtl/>
        </w:rPr>
      </w:pPr>
      <w:r w:rsidRPr="00DE6131">
        <w:rPr>
          <w:rFonts w:hint="cs"/>
          <w:rtl/>
        </w:rPr>
        <w:t xml:space="preserve">وتستند السلطة المفوضة في بسط رقابتها على عقود تفويض المرافق العامة </w:t>
      </w:r>
      <w:r w:rsidR="00252DBE" w:rsidRPr="00DE6131">
        <w:rPr>
          <w:rFonts w:hint="cs"/>
          <w:rtl/>
        </w:rPr>
        <w:t>الى</w:t>
      </w:r>
      <w:r w:rsidRPr="00DE6131">
        <w:rPr>
          <w:rFonts w:hint="cs"/>
          <w:rtl/>
        </w:rPr>
        <w:t xml:space="preserve"> اعتبارات متعددة</w:t>
      </w:r>
      <w:r w:rsidR="00966C21" w:rsidRPr="00DE6131">
        <w:rPr>
          <w:rFonts w:hint="cs"/>
          <w:rtl/>
        </w:rPr>
        <w:t xml:space="preserve"> تنبع من طبيعة العقد في حد ذاته ف</w:t>
      </w:r>
      <w:r w:rsidRPr="00DE6131">
        <w:rPr>
          <w:rFonts w:hint="cs"/>
          <w:rtl/>
        </w:rPr>
        <w:t xml:space="preserve">تمثل الأسس التي ترتكز عليها </w:t>
      </w:r>
      <w:r w:rsidR="00966C21" w:rsidRPr="00DE6131">
        <w:rPr>
          <w:rFonts w:hint="cs"/>
          <w:rtl/>
        </w:rPr>
        <w:t xml:space="preserve">عملية </w:t>
      </w:r>
      <w:r w:rsidRPr="00DE6131">
        <w:rPr>
          <w:rFonts w:hint="cs"/>
          <w:rtl/>
        </w:rPr>
        <w:t xml:space="preserve">الرقابة على عقود </w:t>
      </w:r>
      <w:r w:rsidR="00966C21" w:rsidRPr="00DE6131">
        <w:rPr>
          <w:rFonts w:hint="cs"/>
          <w:rtl/>
        </w:rPr>
        <w:t>التفويض</w:t>
      </w:r>
      <w:r w:rsidR="008C1830">
        <w:rPr>
          <w:rFonts w:hint="cs"/>
          <w:rtl/>
        </w:rPr>
        <w:t>،</w:t>
      </w:r>
      <w:r w:rsidR="00966C21" w:rsidRPr="00DE6131">
        <w:rPr>
          <w:rFonts w:hint="cs"/>
          <w:rtl/>
        </w:rPr>
        <w:t xml:space="preserve"> وتتجلى</w:t>
      </w:r>
      <w:r w:rsidRPr="00DE6131">
        <w:rPr>
          <w:rFonts w:hint="cs"/>
          <w:rtl/>
        </w:rPr>
        <w:t xml:space="preserve"> في مختلف الصلاحيات التي تمارسها الجهة المانحة على عقد التفويض </w:t>
      </w:r>
      <w:r w:rsidR="002A79CD" w:rsidRPr="00DE6131">
        <w:rPr>
          <w:rFonts w:hint="cs"/>
          <w:rtl/>
        </w:rPr>
        <w:t>بوصفه</w:t>
      </w:r>
      <w:r w:rsidR="00252DBE" w:rsidRPr="00DE6131">
        <w:rPr>
          <w:rFonts w:hint="cs"/>
          <w:rtl/>
        </w:rPr>
        <w:t xml:space="preserve"> عقدا إداريا </w:t>
      </w:r>
      <w:r w:rsidRPr="00DE6131">
        <w:rPr>
          <w:rFonts w:hint="cs"/>
          <w:rtl/>
        </w:rPr>
        <w:t xml:space="preserve">من أجل تقويمه </w:t>
      </w:r>
      <w:r w:rsidR="00966C21" w:rsidRPr="00DE6131">
        <w:rPr>
          <w:rFonts w:hint="cs"/>
          <w:rtl/>
        </w:rPr>
        <w:t>وضمان مواكبته</w:t>
      </w:r>
      <w:r w:rsidRPr="00DE6131">
        <w:rPr>
          <w:rFonts w:hint="cs"/>
          <w:rtl/>
        </w:rPr>
        <w:t xml:space="preserve"> لكل الظروف التي تطرأ على عملية التنفيذ </w:t>
      </w:r>
      <w:r w:rsidR="00966C21" w:rsidRPr="00DE6131">
        <w:rPr>
          <w:rFonts w:hint="cs"/>
          <w:rtl/>
        </w:rPr>
        <w:t>و</w:t>
      </w:r>
      <w:r w:rsidRPr="00DE6131">
        <w:rPr>
          <w:rFonts w:hint="cs"/>
          <w:rtl/>
        </w:rPr>
        <w:t xml:space="preserve">حمايته من </w:t>
      </w:r>
      <w:r w:rsidR="00966C21" w:rsidRPr="00DE6131">
        <w:rPr>
          <w:rFonts w:hint="cs"/>
          <w:rtl/>
        </w:rPr>
        <w:t xml:space="preserve">كل من كل </w:t>
      </w:r>
      <w:r w:rsidR="002A79CD" w:rsidRPr="00DE6131">
        <w:rPr>
          <w:rFonts w:hint="cs"/>
          <w:rtl/>
        </w:rPr>
        <w:t>ما يؤد</w:t>
      </w:r>
      <w:r w:rsidR="002A79CD" w:rsidRPr="00DE6131">
        <w:rPr>
          <w:rtl/>
        </w:rPr>
        <w:t>ي</w:t>
      </w:r>
      <w:r w:rsidR="00966C21" w:rsidRPr="00DE6131">
        <w:rPr>
          <w:rFonts w:hint="cs"/>
          <w:rtl/>
        </w:rPr>
        <w:t xml:space="preserve"> الى الاخلال باستقراره كعقد استثماري يستوجب توفير الحرية اللازمة للمبادرة والحركة التي تكفل المردودية المرجوة من المرافق العامة المفوضة</w:t>
      </w:r>
      <w:r w:rsidR="00B106A9">
        <w:rPr>
          <w:rFonts w:hint="cs"/>
          <w:rtl/>
        </w:rPr>
        <w:t>،</w:t>
      </w:r>
      <w:r w:rsidR="00966C21" w:rsidRPr="00DE6131">
        <w:rPr>
          <w:rFonts w:hint="cs"/>
          <w:rtl/>
        </w:rPr>
        <w:t xml:space="preserve"> وفي ه</w:t>
      </w:r>
      <w:r w:rsidR="00B106A9">
        <w:rPr>
          <w:rFonts w:hint="cs"/>
          <w:rtl/>
        </w:rPr>
        <w:t>ذا الاطار سنتطرق الى أسس ومظاهر</w:t>
      </w:r>
      <w:r w:rsidR="00966C21" w:rsidRPr="00DE6131">
        <w:rPr>
          <w:rFonts w:hint="cs"/>
          <w:rtl/>
        </w:rPr>
        <w:t xml:space="preserve">عملية الرقابة </w:t>
      </w:r>
      <w:r w:rsidR="00253C09" w:rsidRPr="00DE6131">
        <w:rPr>
          <w:rFonts w:hint="cs"/>
          <w:rtl/>
        </w:rPr>
        <w:t xml:space="preserve">في </w:t>
      </w:r>
      <w:r w:rsidR="00252DBE" w:rsidRPr="00DE6131">
        <w:rPr>
          <w:rFonts w:hint="cs"/>
          <w:rtl/>
        </w:rPr>
        <w:t>(</w:t>
      </w:r>
      <w:r w:rsidR="00253C09" w:rsidRPr="00DE6131">
        <w:rPr>
          <w:rFonts w:hint="cs"/>
          <w:rtl/>
        </w:rPr>
        <w:t>الفصل الأول</w:t>
      </w:r>
      <w:r w:rsidR="00252DBE" w:rsidRPr="00DE6131">
        <w:rPr>
          <w:rFonts w:hint="cs"/>
          <w:rtl/>
        </w:rPr>
        <w:t>)</w:t>
      </w:r>
      <w:r w:rsidR="00253C09" w:rsidRPr="00DE6131">
        <w:rPr>
          <w:rFonts w:hint="cs"/>
          <w:rtl/>
        </w:rPr>
        <w:t xml:space="preserve"> ثم الى القيود التي تفرضها الطبيعة الاستثمارية على عملية الرقابة على عقد التفويض</w:t>
      </w:r>
      <w:r w:rsidR="00252DBE" w:rsidRPr="00DE6131">
        <w:rPr>
          <w:rFonts w:hint="cs"/>
          <w:rtl/>
        </w:rPr>
        <w:t xml:space="preserve"> بوصفه عقد يهدف الى إيجاد مصادر تمويل للمرافق العام بالدرجة الأولى ثم الى المساهمة </w:t>
      </w:r>
      <w:r w:rsidR="00891A70" w:rsidRPr="00DE6131">
        <w:rPr>
          <w:rFonts w:hint="cs"/>
          <w:rtl/>
        </w:rPr>
        <w:t>بالدفع بالاقتصاد بدرجة ثانية ( الفصل الثاني)</w:t>
      </w:r>
      <w:r w:rsidR="00253C09" w:rsidRPr="00DE6131">
        <w:rPr>
          <w:rFonts w:hint="cs"/>
          <w:rtl/>
        </w:rPr>
        <w:t>.</w:t>
      </w:r>
    </w:p>
    <w:p w14:paraId="3EA1669A" w14:textId="77777777" w:rsidR="003D29D3" w:rsidRDefault="00341262" w:rsidP="00DC6D1B">
      <w:pPr>
        <w:ind w:firstLine="0"/>
        <w:outlineLvl w:val="1"/>
        <w:rPr>
          <w:b/>
          <w:bCs/>
          <w:color w:val="000000" w:themeColor="text1"/>
          <w:sz w:val="40"/>
          <w:szCs w:val="40"/>
          <w:rtl/>
        </w:rPr>
      </w:pPr>
      <w:bookmarkStart w:id="200" w:name="_Toc165664642"/>
      <w:bookmarkStart w:id="201" w:name="_Toc165665142"/>
      <w:bookmarkStart w:id="202" w:name="_Toc168134083"/>
      <w:r w:rsidRPr="00DE6131">
        <w:rPr>
          <w:rFonts w:hint="cs"/>
          <w:b/>
          <w:bCs/>
          <w:color w:val="000000" w:themeColor="text1"/>
          <w:sz w:val="40"/>
          <w:szCs w:val="40"/>
          <w:rtl/>
        </w:rPr>
        <w:t xml:space="preserve">الفصل الأول: </w:t>
      </w:r>
      <w:r w:rsidR="009F0ADA" w:rsidRPr="00DE6131">
        <w:rPr>
          <w:rFonts w:hint="cs"/>
          <w:b/>
          <w:bCs/>
          <w:color w:val="000000" w:themeColor="text1"/>
          <w:sz w:val="40"/>
          <w:szCs w:val="40"/>
          <w:rtl/>
        </w:rPr>
        <w:t>أسس و</w:t>
      </w:r>
      <w:r w:rsidRPr="00DE6131">
        <w:rPr>
          <w:rFonts w:hint="cs"/>
          <w:b/>
          <w:bCs/>
          <w:color w:val="000000" w:themeColor="text1"/>
          <w:sz w:val="40"/>
          <w:szCs w:val="40"/>
          <w:rtl/>
        </w:rPr>
        <w:t>مظاهر الرقابة على عقود التفويض</w:t>
      </w:r>
      <w:bookmarkEnd w:id="200"/>
      <w:bookmarkEnd w:id="201"/>
      <w:bookmarkEnd w:id="202"/>
    </w:p>
    <w:p w14:paraId="51AB6C82" w14:textId="3569C151" w:rsidR="003D29D3" w:rsidRPr="00DE6131" w:rsidRDefault="003D29D3" w:rsidP="00D74548">
      <w:pPr>
        <w:rPr>
          <w:sz w:val="24"/>
          <w:szCs w:val="24"/>
        </w:rPr>
      </w:pPr>
      <w:r w:rsidRPr="00DE6131">
        <w:rPr>
          <w:rFonts w:hint="cs"/>
          <w:rtl/>
        </w:rPr>
        <w:t xml:space="preserve">لقد </w:t>
      </w:r>
      <w:r w:rsidR="0007774B" w:rsidRPr="00DE6131">
        <w:rPr>
          <w:rFonts w:hint="cs"/>
          <w:rtl/>
        </w:rPr>
        <w:t>تميز</w:t>
      </w:r>
      <w:r w:rsidRPr="00DE6131">
        <w:rPr>
          <w:rFonts w:hint="cs"/>
          <w:rtl/>
        </w:rPr>
        <w:t xml:space="preserve"> النظام القانوني للعقود الإدارية </w:t>
      </w:r>
      <w:r w:rsidR="0007774B" w:rsidRPr="00DE6131">
        <w:rPr>
          <w:rFonts w:hint="cs"/>
          <w:rtl/>
        </w:rPr>
        <w:t>بشكل عام ب</w:t>
      </w:r>
      <w:r w:rsidRPr="00DE6131">
        <w:rPr>
          <w:rFonts w:hint="cs"/>
          <w:rtl/>
        </w:rPr>
        <w:t xml:space="preserve">منح </w:t>
      </w:r>
      <w:r w:rsidR="0007774B" w:rsidRPr="00DE6131">
        <w:rPr>
          <w:rFonts w:hint="cs"/>
          <w:rtl/>
        </w:rPr>
        <w:t>السلطة العامة</w:t>
      </w:r>
      <w:r w:rsidRPr="00DE6131">
        <w:rPr>
          <w:rFonts w:hint="cs"/>
          <w:rtl/>
        </w:rPr>
        <w:t xml:space="preserve"> </w:t>
      </w:r>
      <w:r w:rsidR="0007774B" w:rsidRPr="00DE6131">
        <w:rPr>
          <w:rFonts w:hint="cs"/>
          <w:rtl/>
        </w:rPr>
        <w:t>المانحة</w:t>
      </w:r>
      <w:r w:rsidRPr="00DE6131">
        <w:rPr>
          <w:rFonts w:hint="cs"/>
          <w:rtl/>
        </w:rPr>
        <w:t xml:space="preserve"> جملة من </w:t>
      </w:r>
      <w:r w:rsidR="0007774B" w:rsidRPr="00DE6131">
        <w:rPr>
          <w:rFonts w:hint="cs"/>
          <w:rtl/>
        </w:rPr>
        <w:t>الصلاحيات</w:t>
      </w:r>
      <w:r w:rsidRPr="00DE6131">
        <w:rPr>
          <w:rFonts w:hint="cs"/>
          <w:rtl/>
        </w:rPr>
        <w:t xml:space="preserve"> الاستثنائية التي ليس لها نظير في </w:t>
      </w:r>
      <w:r w:rsidR="0007774B" w:rsidRPr="00DE6131">
        <w:rPr>
          <w:rFonts w:hint="cs"/>
          <w:rtl/>
        </w:rPr>
        <w:t>مجال علاقات</w:t>
      </w:r>
      <w:r w:rsidRPr="00DE6131">
        <w:rPr>
          <w:rFonts w:hint="cs"/>
          <w:rtl/>
        </w:rPr>
        <w:t xml:space="preserve"> القانون الخاص </w:t>
      </w:r>
      <w:r w:rsidR="00511C05" w:rsidRPr="00DE6131">
        <w:rPr>
          <w:rFonts w:hint="cs"/>
          <w:rtl/>
        </w:rPr>
        <w:t>ومن</w:t>
      </w:r>
      <w:r w:rsidRPr="00DE6131">
        <w:rPr>
          <w:rFonts w:hint="cs"/>
          <w:rtl/>
        </w:rPr>
        <w:t xml:space="preserve"> هذا </w:t>
      </w:r>
      <w:r w:rsidR="00511C05" w:rsidRPr="00DE6131">
        <w:rPr>
          <w:rFonts w:hint="cs"/>
          <w:rtl/>
        </w:rPr>
        <w:t>ال</w:t>
      </w:r>
      <w:r w:rsidR="00F3209E">
        <w:rPr>
          <w:rFonts w:hint="cs"/>
          <w:rtl/>
        </w:rPr>
        <w:t>أ</w:t>
      </w:r>
      <w:r w:rsidR="00511C05" w:rsidRPr="00DE6131">
        <w:rPr>
          <w:rFonts w:hint="cs"/>
          <w:rtl/>
        </w:rPr>
        <w:t>ساس</w:t>
      </w:r>
      <w:r w:rsidRPr="00DE6131">
        <w:rPr>
          <w:rFonts w:hint="cs"/>
          <w:rtl/>
        </w:rPr>
        <w:t xml:space="preserve"> </w:t>
      </w:r>
      <w:r w:rsidR="00511C05" w:rsidRPr="00DE6131">
        <w:rPr>
          <w:rFonts w:hint="cs"/>
          <w:rtl/>
        </w:rPr>
        <w:t>تستمد</w:t>
      </w:r>
      <w:r w:rsidRPr="00DE6131">
        <w:rPr>
          <w:rFonts w:hint="cs"/>
          <w:rtl/>
        </w:rPr>
        <w:t xml:space="preserve"> </w:t>
      </w:r>
      <w:r w:rsidR="00511C05" w:rsidRPr="00DE6131">
        <w:rPr>
          <w:rFonts w:hint="cs"/>
          <w:rtl/>
        </w:rPr>
        <w:t xml:space="preserve">الجهة الإدارية المتعاقدة </w:t>
      </w:r>
      <w:r w:rsidRPr="00DE6131">
        <w:rPr>
          <w:rFonts w:hint="cs"/>
          <w:rtl/>
        </w:rPr>
        <w:t xml:space="preserve">أساسها القانوني في </w:t>
      </w:r>
      <w:r w:rsidR="00ED562D" w:rsidRPr="00DE6131">
        <w:rPr>
          <w:rFonts w:hint="cs"/>
          <w:rtl/>
        </w:rPr>
        <w:t>إ</w:t>
      </w:r>
      <w:r w:rsidR="00511C05" w:rsidRPr="00DE6131">
        <w:rPr>
          <w:rFonts w:hint="cs"/>
          <w:rtl/>
        </w:rPr>
        <w:t>عمال</w:t>
      </w:r>
      <w:r w:rsidRPr="00DE6131">
        <w:rPr>
          <w:rFonts w:hint="cs"/>
          <w:rtl/>
        </w:rPr>
        <w:t xml:space="preserve"> تلك </w:t>
      </w:r>
      <w:r w:rsidR="00511C05" w:rsidRPr="00DE6131">
        <w:rPr>
          <w:rFonts w:hint="cs"/>
          <w:rtl/>
        </w:rPr>
        <w:t>الصلاحيات</w:t>
      </w:r>
      <w:r w:rsidRPr="00DE6131">
        <w:rPr>
          <w:rFonts w:hint="cs"/>
          <w:rtl/>
        </w:rPr>
        <w:t xml:space="preserve"> الاستثنائية</w:t>
      </w:r>
      <w:r w:rsidR="009F31A2">
        <w:rPr>
          <w:rFonts w:hint="cs"/>
          <w:rtl/>
        </w:rPr>
        <w:t>،</w:t>
      </w:r>
      <w:r w:rsidRPr="00DE6131">
        <w:rPr>
          <w:rFonts w:hint="cs"/>
          <w:rtl/>
        </w:rPr>
        <w:t xml:space="preserve"> فتقوم </w:t>
      </w:r>
      <w:r w:rsidR="00511C05" w:rsidRPr="00DE6131">
        <w:rPr>
          <w:rFonts w:hint="cs"/>
          <w:rtl/>
        </w:rPr>
        <w:t>بمهام</w:t>
      </w:r>
      <w:r w:rsidR="009F31A2">
        <w:rPr>
          <w:rFonts w:hint="cs"/>
          <w:rtl/>
        </w:rPr>
        <w:t xml:space="preserve"> الرقابة وتوجيه المتعاقد معها أ</w:t>
      </w:r>
      <w:r w:rsidRPr="00DE6131">
        <w:rPr>
          <w:rFonts w:hint="cs"/>
          <w:rtl/>
        </w:rPr>
        <w:t xml:space="preserve">ثناء تنفيذ العقد </w:t>
      </w:r>
      <w:r w:rsidR="00511C05" w:rsidRPr="00DE6131">
        <w:rPr>
          <w:rFonts w:hint="cs"/>
          <w:rtl/>
        </w:rPr>
        <w:t>حتى</w:t>
      </w:r>
      <w:r w:rsidRPr="00DE6131">
        <w:rPr>
          <w:rFonts w:hint="cs"/>
          <w:rtl/>
        </w:rPr>
        <w:t xml:space="preserve"> </w:t>
      </w:r>
      <w:r w:rsidR="00511C05" w:rsidRPr="00DE6131">
        <w:rPr>
          <w:rFonts w:hint="cs"/>
          <w:rtl/>
        </w:rPr>
        <w:t>في حالة عدم</w:t>
      </w:r>
      <w:r w:rsidRPr="00DE6131">
        <w:rPr>
          <w:rFonts w:hint="cs"/>
          <w:rtl/>
        </w:rPr>
        <w:t xml:space="preserve"> النص عليها في العقد</w:t>
      </w:r>
      <w:r w:rsidR="009F31A2">
        <w:rPr>
          <w:rFonts w:hint="cs"/>
          <w:rtl/>
        </w:rPr>
        <w:t>،</w:t>
      </w:r>
      <w:r w:rsidRPr="00DE6131">
        <w:rPr>
          <w:rFonts w:hint="cs"/>
          <w:rtl/>
        </w:rPr>
        <w:t xml:space="preserve"> وبما</w:t>
      </w:r>
      <w:r w:rsidR="00511C05" w:rsidRPr="00DE6131">
        <w:rPr>
          <w:rFonts w:hint="cs"/>
          <w:rtl/>
        </w:rPr>
        <w:t xml:space="preserve"> أ</w:t>
      </w:r>
      <w:r w:rsidRPr="00DE6131">
        <w:rPr>
          <w:rFonts w:hint="cs"/>
          <w:rtl/>
        </w:rPr>
        <w:t>ن عقود الشراكة هي عقود</w:t>
      </w:r>
      <w:r w:rsidR="000D6384" w:rsidRPr="00DE6131">
        <w:rPr>
          <w:rFonts w:hint="cs"/>
          <w:rtl/>
        </w:rPr>
        <w:t xml:space="preserve"> ذات صبغة</w:t>
      </w:r>
      <w:r w:rsidRPr="00DE6131">
        <w:rPr>
          <w:rFonts w:hint="cs"/>
          <w:rtl/>
        </w:rPr>
        <w:t xml:space="preserve"> إدارية فهي أيضا </w:t>
      </w:r>
      <w:r w:rsidR="00ED562D" w:rsidRPr="00DE6131">
        <w:rPr>
          <w:rFonts w:hint="cs"/>
          <w:rtl/>
        </w:rPr>
        <w:t>مجالا مناسبا</w:t>
      </w:r>
      <w:r w:rsidRPr="00DE6131">
        <w:rPr>
          <w:rFonts w:hint="cs"/>
          <w:rtl/>
        </w:rPr>
        <w:t xml:space="preserve"> </w:t>
      </w:r>
      <w:r w:rsidR="00ED562D" w:rsidRPr="00DE6131">
        <w:rPr>
          <w:rFonts w:hint="cs"/>
          <w:rtl/>
        </w:rPr>
        <w:t>للسلطة المتعاقدة لتطبيق هذه</w:t>
      </w:r>
      <w:r w:rsidRPr="00DE6131">
        <w:rPr>
          <w:rFonts w:hint="cs"/>
          <w:rtl/>
        </w:rPr>
        <w:t xml:space="preserve"> </w:t>
      </w:r>
      <w:r w:rsidR="00ED562D" w:rsidRPr="00DE6131">
        <w:rPr>
          <w:rFonts w:hint="cs"/>
          <w:rtl/>
        </w:rPr>
        <w:t>ال</w:t>
      </w:r>
      <w:r w:rsidRPr="00DE6131">
        <w:rPr>
          <w:rFonts w:hint="cs"/>
          <w:rtl/>
        </w:rPr>
        <w:t xml:space="preserve">سلطات </w:t>
      </w:r>
      <w:r w:rsidR="00ED562D" w:rsidRPr="00DE6131">
        <w:rPr>
          <w:rFonts w:hint="cs"/>
          <w:rtl/>
        </w:rPr>
        <w:t>ال</w:t>
      </w:r>
      <w:r w:rsidRPr="00DE6131">
        <w:rPr>
          <w:rFonts w:hint="cs"/>
          <w:rtl/>
        </w:rPr>
        <w:t xml:space="preserve">استثنائية </w:t>
      </w:r>
      <w:r w:rsidR="00ED562D" w:rsidRPr="00DE6131">
        <w:rPr>
          <w:rFonts w:hint="cs"/>
          <w:rtl/>
        </w:rPr>
        <w:t>على</w:t>
      </w:r>
      <w:r w:rsidRPr="00DE6131">
        <w:rPr>
          <w:rFonts w:hint="cs"/>
          <w:rtl/>
        </w:rPr>
        <w:t xml:space="preserve"> </w:t>
      </w:r>
      <w:r w:rsidR="00ED562D" w:rsidRPr="00DE6131">
        <w:rPr>
          <w:rFonts w:hint="cs"/>
          <w:rtl/>
        </w:rPr>
        <w:t>المتعاقد</w:t>
      </w:r>
      <w:r w:rsidRPr="00DE6131">
        <w:rPr>
          <w:rFonts w:hint="cs"/>
          <w:rtl/>
        </w:rPr>
        <w:t xml:space="preserve"> الخاص ولو كانت بشكل مخفف يخت</w:t>
      </w:r>
      <w:r w:rsidR="00ED562D" w:rsidRPr="00DE6131">
        <w:rPr>
          <w:rFonts w:hint="cs"/>
          <w:rtl/>
        </w:rPr>
        <w:t>ل</w:t>
      </w:r>
      <w:r w:rsidRPr="00DE6131">
        <w:rPr>
          <w:rFonts w:hint="cs"/>
          <w:rtl/>
        </w:rPr>
        <w:t xml:space="preserve">ف </w:t>
      </w:r>
      <w:r w:rsidR="009F31A2">
        <w:rPr>
          <w:rFonts w:hint="cs"/>
          <w:rtl/>
        </w:rPr>
        <w:t>عن بقية العقود في بعض التفاصيل إلا أ</w:t>
      </w:r>
      <w:r w:rsidRPr="00DE6131">
        <w:rPr>
          <w:rFonts w:hint="cs"/>
          <w:rtl/>
        </w:rPr>
        <w:t xml:space="preserve">ن ذلك </w:t>
      </w:r>
      <w:r w:rsidR="002A79CD" w:rsidRPr="00DE6131">
        <w:rPr>
          <w:rFonts w:hint="cs"/>
          <w:rtl/>
        </w:rPr>
        <w:t>لا يعن</w:t>
      </w:r>
      <w:r w:rsidR="002A79CD" w:rsidRPr="00DE6131">
        <w:rPr>
          <w:rtl/>
        </w:rPr>
        <w:t>ي</w:t>
      </w:r>
      <w:r w:rsidRPr="00DE6131">
        <w:rPr>
          <w:rFonts w:hint="cs"/>
          <w:rtl/>
        </w:rPr>
        <w:t xml:space="preserve"> </w:t>
      </w:r>
      <w:r w:rsidR="009F31A2">
        <w:rPr>
          <w:rFonts w:hint="cs"/>
          <w:rtl/>
        </w:rPr>
        <w:t>أ</w:t>
      </w:r>
      <w:r w:rsidRPr="00DE6131">
        <w:rPr>
          <w:rFonts w:hint="cs"/>
          <w:rtl/>
        </w:rPr>
        <w:t xml:space="preserve">ن </w:t>
      </w:r>
      <w:r w:rsidR="00ED562D" w:rsidRPr="00DE6131">
        <w:rPr>
          <w:rFonts w:hint="cs"/>
          <w:rtl/>
        </w:rPr>
        <w:t>الجهات الإدارية تتمتع ب</w:t>
      </w:r>
      <w:r w:rsidRPr="00DE6131">
        <w:rPr>
          <w:rFonts w:hint="cs"/>
          <w:rtl/>
        </w:rPr>
        <w:t xml:space="preserve">سلطات مطلقة وتمارسها </w:t>
      </w:r>
      <w:r w:rsidR="00ED562D" w:rsidRPr="00DE6131">
        <w:rPr>
          <w:rFonts w:hint="cs"/>
          <w:rtl/>
        </w:rPr>
        <w:t>الجهة العامة</w:t>
      </w:r>
      <w:r w:rsidRPr="00DE6131">
        <w:rPr>
          <w:rFonts w:hint="cs"/>
          <w:rtl/>
        </w:rPr>
        <w:t xml:space="preserve"> بدون قيد </w:t>
      </w:r>
      <w:r w:rsidR="00ED562D" w:rsidRPr="00DE6131">
        <w:rPr>
          <w:rFonts w:hint="cs"/>
          <w:rtl/>
        </w:rPr>
        <w:t>أ</w:t>
      </w:r>
      <w:r w:rsidRPr="00DE6131">
        <w:rPr>
          <w:rFonts w:hint="cs"/>
          <w:rtl/>
        </w:rPr>
        <w:t xml:space="preserve">و معيار </w:t>
      </w:r>
      <w:r w:rsidR="00ED562D" w:rsidRPr="00DE6131">
        <w:rPr>
          <w:rFonts w:hint="cs"/>
          <w:rtl/>
        </w:rPr>
        <w:t>يؤطرها</w:t>
      </w:r>
      <w:r w:rsidRPr="00DE6131">
        <w:rPr>
          <w:rFonts w:hint="cs"/>
          <w:rtl/>
        </w:rPr>
        <w:t xml:space="preserve"> فمهما اتسع </w:t>
      </w:r>
      <w:r w:rsidR="009F31A2">
        <w:rPr>
          <w:rFonts w:hint="cs"/>
          <w:rtl/>
        </w:rPr>
        <w:t>مداها إلا أ</w:t>
      </w:r>
      <w:r w:rsidR="00ED562D" w:rsidRPr="00DE6131">
        <w:rPr>
          <w:rFonts w:hint="cs"/>
          <w:rtl/>
        </w:rPr>
        <w:t>ن</w:t>
      </w:r>
      <w:r w:rsidR="009F31A2">
        <w:rPr>
          <w:rFonts w:hint="cs"/>
          <w:rtl/>
        </w:rPr>
        <w:t xml:space="preserve"> هناك ضوابط أ</w:t>
      </w:r>
      <w:r w:rsidRPr="00DE6131">
        <w:rPr>
          <w:rFonts w:hint="cs"/>
          <w:rtl/>
        </w:rPr>
        <w:t xml:space="preserve">و قيود </w:t>
      </w:r>
      <w:r w:rsidR="00ED562D" w:rsidRPr="00DE6131">
        <w:rPr>
          <w:rFonts w:hint="cs"/>
          <w:rtl/>
        </w:rPr>
        <w:t>التزم بها</w:t>
      </w:r>
      <w:r w:rsidRPr="00DE6131">
        <w:rPr>
          <w:rFonts w:hint="cs"/>
          <w:rtl/>
        </w:rPr>
        <w:t xml:space="preserve"> الإدارة وهي تمارس هذه السلطة</w:t>
      </w:r>
      <w:r w:rsidRPr="00DE6131">
        <w:rPr>
          <w:rStyle w:val="Appelnotedebasdep"/>
          <w:color w:val="000000" w:themeColor="text1"/>
          <w:rtl/>
        </w:rPr>
        <w:footnoteReference w:id="258"/>
      </w:r>
      <w:r w:rsidR="009F31A2">
        <w:rPr>
          <w:rFonts w:hint="cs"/>
          <w:sz w:val="24"/>
          <w:szCs w:val="24"/>
          <w:rtl/>
        </w:rPr>
        <w:t>،</w:t>
      </w:r>
      <w:r w:rsidRPr="00DE6131">
        <w:rPr>
          <w:rFonts w:hint="cs"/>
          <w:sz w:val="24"/>
          <w:szCs w:val="24"/>
          <w:rtl/>
        </w:rPr>
        <w:t xml:space="preserve"> </w:t>
      </w:r>
      <w:r w:rsidR="006C3508" w:rsidRPr="00DE6131">
        <w:rPr>
          <w:rFonts w:hint="cs"/>
          <w:rtl/>
        </w:rPr>
        <w:t>هذه السلطات الاستثنائية تلازم العقود الإدارية بشكل عام وعقود التفويض يشكل خاص.</w:t>
      </w:r>
    </w:p>
    <w:p w14:paraId="3DB26240" w14:textId="4DB01054" w:rsidR="00795B3E" w:rsidRPr="00DE6131" w:rsidRDefault="006C3508" w:rsidP="009A62B7">
      <w:pPr>
        <w:rPr>
          <w:color w:val="000000" w:themeColor="text1"/>
          <w:rtl/>
        </w:rPr>
      </w:pPr>
      <w:r w:rsidRPr="00DE6131">
        <w:rPr>
          <w:rFonts w:hint="cs"/>
          <w:color w:val="000000" w:themeColor="text1"/>
          <w:rtl/>
        </w:rPr>
        <w:t>ف</w:t>
      </w:r>
      <w:r w:rsidR="008162A1" w:rsidRPr="00DE6131">
        <w:rPr>
          <w:rFonts w:hint="cs"/>
          <w:color w:val="000000" w:themeColor="text1"/>
          <w:rtl/>
        </w:rPr>
        <w:t>تتميزعقود تفويض المرفق العام</w:t>
      </w:r>
      <w:r w:rsidRPr="00DE6131">
        <w:rPr>
          <w:rFonts w:hint="cs"/>
          <w:color w:val="000000" w:themeColor="text1"/>
          <w:rtl/>
        </w:rPr>
        <w:t xml:space="preserve"> هي الأخرى </w:t>
      </w:r>
      <w:r w:rsidR="008162A1" w:rsidRPr="00DE6131">
        <w:rPr>
          <w:rFonts w:hint="cs"/>
          <w:color w:val="000000" w:themeColor="text1"/>
          <w:rtl/>
        </w:rPr>
        <w:t>بخضوعها الى نظام قانوني متميز عن النظام القانوني الذي يحكم عقود القانون الخاص</w:t>
      </w:r>
      <w:r w:rsidRPr="00DE6131">
        <w:rPr>
          <w:rFonts w:hint="cs"/>
          <w:color w:val="000000" w:themeColor="text1"/>
          <w:rtl/>
        </w:rPr>
        <w:t>،</w:t>
      </w:r>
      <w:r w:rsidR="008162A1" w:rsidRPr="00DE6131">
        <w:rPr>
          <w:rFonts w:hint="cs"/>
          <w:color w:val="000000" w:themeColor="text1"/>
          <w:rtl/>
        </w:rPr>
        <w:t xml:space="preserve"> لذا تتمتع </w:t>
      </w:r>
      <w:r w:rsidRPr="00DE6131">
        <w:rPr>
          <w:rFonts w:hint="cs"/>
          <w:color w:val="000000" w:themeColor="text1"/>
          <w:rtl/>
        </w:rPr>
        <w:t>السلطة المفوضة</w:t>
      </w:r>
      <w:r w:rsidR="008162A1" w:rsidRPr="00DE6131">
        <w:rPr>
          <w:rFonts w:hint="cs"/>
          <w:color w:val="000000" w:themeColor="text1"/>
          <w:rtl/>
        </w:rPr>
        <w:t xml:space="preserve"> في نطاق عقود تفويض المرفق العام بمجموعة من </w:t>
      </w:r>
      <w:r w:rsidRPr="00DE6131">
        <w:rPr>
          <w:rFonts w:hint="cs"/>
          <w:color w:val="000000" w:themeColor="text1"/>
          <w:rtl/>
        </w:rPr>
        <w:t>الصلاحيات</w:t>
      </w:r>
      <w:r w:rsidR="008162A1" w:rsidRPr="00DE6131">
        <w:rPr>
          <w:rFonts w:hint="cs"/>
          <w:color w:val="000000" w:themeColor="text1"/>
          <w:rtl/>
        </w:rPr>
        <w:t xml:space="preserve"> التي </w:t>
      </w:r>
      <w:r w:rsidR="00FC3152" w:rsidRPr="00DE6131">
        <w:rPr>
          <w:rFonts w:hint="cs"/>
          <w:color w:val="000000" w:themeColor="text1"/>
          <w:rtl/>
        </w:rPr>
        <w:t>تفتضيها</w:t>
      </w:r>
      <w:r w:rsidR="008162A1" w:rsidRPr="00DE6131">
        <w:rPr>
          <w:rFonts w:hint="cs"/>
          <w:color w:val="000000" w:themeColor="text1"/>
          <w:rtl/>
        </w:rPr>
        <w:t xml:space="preserve"> طبيعة</w:t>
      </w:r>
      <w:r w:rsidRPr="00DE6131">
        <w:rPr>
          <w:rFonts w:hint="cs"/>
          <w:color w:val="000000" w:themeColor="text1"/>
          <w:rtl/>
        </w:rPr>
        <w:t xml:space="preserve"> العقد و</w:t>
      </w:r>
      <w:r w:rsidR="008162A1" w:rsidRPr="00DE6131">
        <w:rPr>
          <w:rFonts w:hint="cs"/>
          <w:color w:val="000000" w:themeColor="text1"/>
          <w:rtl/>
        </w:rPr>
        <w:t xml:space="preserve">المرفق العام </w:t>
      </w:r>
      <w:r w:rsidRPr="00DE6131">
        <w:rPr>
          <w:rFonts w:hint="cs"/>
          <w:color w:val="000000" w:themeColor="text1"/>
          <w:rtl/>
        </w:rPr>
        <w:t>المفوض</w:t>
      </w:r>
      <w:r w:rsidR="008162A1" w:rsidRPr="00DE6131">
        <w:rPr>
          <w:rFonts w:hint="cs"/>
          <w:color w:val="000000" w:themeColor="text1"/>
          <w:rtl/>
        </w:rPr>
        <w:t xml:space="preserve"> وهذه السلطات </w:t>
      </w:r>
      <w:r w:rsidR="009A62B7">
        <w:rPr>
          <w:rFonts w:hint="cs"/>
          <w:color w:val="000000" w:themeColor="text1"/>
          <w:rtl/>
        </w:rPr>
        <w:t>وأ</w:t>
      </w:r>
      <w:r w:rsidRPr="00DE6131">
        <w:rPr>
          <w:rFonts w:hint="cs"/>
          <w:color w:val="000000" w:themeColor="text1"/>
          <w:rtl/>
        </w:rPr>
        <w:t>ن كانت</w:t>
      </w:r>
      <w:r w:rsidR="008162A1" w:rsidRPr="00DE6131">
        <w:rPr>
          <w:rFonts w:hint="cs"/>
          <w:color w:val="000000" w:themeColor="text1"/>
          <w:rtl/>
        </w:rPr>
        <w:t xml:space="preserve"> </w:t>
      </w:r>
      <w:r w:rsidRPr="00DE6131">
        <w:rPr>
          <w:rFonts w:hint="cs"/>
          <w:color w:val="000000" w:themeColor="text1"/>
          <w:rtl/>
        </w:rPr>
        <w:t>تنسجم</w:t>
      </w:r>
      <w:r w:rsidR="008162A1" w:rsidRPr="00DE6131">
        <w:rPr>
          <w:rFonts w:hint="cs"/>
          <w:color w:val="000000" w:themeColor="text1"/>
          <w:rtl/>
        </w:rPr>
        <w:t xml:space="preserve"> في </w:t>
      </w:r>
      <w:r w:rsidRPr="00DE6131">
        <w:rPr>
          <w:rFonts w:hint="cs"/>
          <w:color w:val="000000" w:themeColor="text1"/>
          <w:rtl/>
        </w:rPr>
        <w:t>مضمونها</w:t>
      </w:r>
      <w:r w:rsidR="008162A1" w:rsidRPr="00DE6131">
        <w:rPr>
          <w:rFonts w:hint="cs"/>
          <w:color w:val="000000" w:themeColor="text1"/>
          <w:rtl/>
        </w:rPr>
        <w:t xml:space="preserve"> مع </w:t>
      </w:r>
      <w:r w:rsidRPr="00DE6131">
        <w:rPr>
          <w:rFonts w:hint="cs"/>
          <w:color w:val="000000" w:themeColor="text1"/>
          <w:rtl/>
        </w:rPr>
        <w:t>بقية</w:t>
      </w:r>
      <w:r w:rsidR="008162A1" w:rsidRPr="00DE6131">
        <w:rPr>
          <w:rFonts w:hint="cs"/>
          <w:color w:val="000000" w:themeColor="text1"/>
          <w:rtl/>
        </w:rPr>
        <w:t xml:space="preserve"> العقود الإدارية </w:t>
      </w:r>
      <w:r w:rsidR="009A62B7">
        <w:rPr>
          <w:rFonts w:hint="cs"/>
          <w:color w:val="000000" w:themeColor="text1"/>
          <w:rtl/>
        </w:rPr>
        <w:t>إلا أ</w:t>
      </w:r>
      <w:r w:rsidRPr="00DE6131">
        <w:rPr>
          <w:rFonts w:hint="cs"/>
          <w:color w:val="000000" w:themeColor="text1"/>
          <w:rtl/>
        </w:rPr>
        <w:t>نها</w:t>
      </w:r>
      <w:r w:rsidR="008162A1" w:rsidRPr="00DE6131">
        <w:rPr>
          <w:rFonts w:hint="cs"/>
          <w:color w:val="000000" w:themeColor="text1"/>
          <w:rtl/>
        </w:rPr>
        <w:t xml:space="preserve"> </w:t>
      </w:r>
      <w:r w:rsidRPr="00DE6131">
        <w:rPr>
          <w:rFonts w:hint="cs"/>
          <w:color w:val="000000" w:themeColor="text1"/>
          <w:rtl/>
        </w:rPr>
        <w:t>تتميز</w:t>
      </w:r>
      <w:r w:rsidR="008162A1" w:rsidRPr="00DE6131">
        <w:rPr>
          <w:rFonts w:hint="cs"/>
          <w:color w:val="000000" w:themeColor="text1"/>
          <w:rtl/>
        </w:rPr>
        <w:t xml:space="preserve"> عنها في بعض </w:t>
      </w:r>
      <w:r w:rsidRPr="00DE6131">
        <w:rPr>
          <w:rFonts w:hint="cs"/>
          <w:color w:val="000000" w:themeColor="text1"/>
          <w:rtl/>
        </w:rPr>
        <w:t>الجوانب</w:t>
      </w:r>
      <w:r w:rsidR="008162A1" w:rsidRPr="00DE6131">
        <w:rPr>
          <w:rFonts w:hint="cs"/>
          <w:color w:val="000000" w:themeColor="text1"/>
          <w:rtl/>
        </w:rPr>
        <w:t xml:space="preserve"> </w:t>
      </w:r>
      <w:r w:rsidRPr="00DE6131">
        <w:rPr>
          <w:rFonts w:hint="cs"/>
          <w:color w:val="000000" w:themeColor="text1"/>
          <w:rtl/>
        </w:rPr>
        <w:t>الناتجة</w:t>
      </w:r>
      <w:r w:rsidR="008162A1" w:rsidRPr="00DE6131">
        <w:rPr>
          <w:rFonts w:hint="cs"/>
          <w:color w:val="000000" w:themeColor="text1"/>
          <w:rtl/>
        </w:rPr>
        <w:t xml:space="preserve"> </w:t>
      </w:r>
      <w:r w:rsidRPr="00DE6131">
        <w:rPr>
          <w:rFonts w:hint="cs"/>
          <w:color w:val="000000" w:themeColor="text1"/>
          <w:rtl/>
        </w:rPr>
        <w:t>عن الارتباط ب</w:t>
      </w:r>
      <w:r w:rsidR="008162A1" w:rsidRPr="00DE6131">
        <w:rPr>
          <w:rFonts w:hint="cs"/>
          <w:color w:val="000000" w:themeColor="text1"/>
          <w:rtl/>
        </w:rPr>
        <w:t>عقود التفويض</w:t>
      </w:r>
      <w:r w:rsidRPr="00DE6131">
        <w:rPr>
          <w:rFonts w:hint="cs"/>
          <w:color w:val="000000" w:themeColor="text1"/>
          <w:rtl/>
        </w:rPr>
        <w:t xml:space="preserve"> وخصائص </w:t>
      </w:r>
      <w:r w:rsidR="008162A1" w:rsidRPr="00DE6131">
        <w:rPr>
          <w:rFonts w:hint="cs"/>
          <w:color w:val="000000" w:themeColor="text1"/>
          <w:rtl/>
        </w:rPr>
        <w:t xml:space="preserve">المرفق العام </w:t>
      </w:r>
      <w:r w:rsidRPr="00DE6131">
        <w:rPr>
          <w:rFonts w:hint="cs"/>
          <w:color w:val="000000" w:themeColor="text1"/>
          <w:rtl/>
        </w:rPr>
        <w:t>وبشكل عام</w:t>
      </w:r>
      <w:r w:rsidR="008162A1" w:rsidRPr="00DE6131">
        <w:rPr>
          <w:rFonts w:hint="cs"/>
          <w:color w:val="000000" w:themeColor="text1"/>
          <w:rtl/>
        </w:rPr>
        <w:t xml:space="preserve"> يمكن </w:t>
      </w:r>
      <w:r w:rsidR="00795B3E" w:rsidRPr="00DE6131">
        <w:rPr>
          <w:rFonts w:hint="cs"/>
          <w:color w:val="000000" w:themeColor="text1"/>
          <w:rtl/>
        </w:rPr>
        <w:t>حصر</w:t>
      </w:r>
      <w:r w:rsidR="008162A1" w:rsidRPr="00DE6131">
        <w:rPr>
          <w:rFonts w:hint="cs"/>
          <w:color w:val="000000" w:themeColor="text1"/>
          <w:rtl/>
        </w:rPr>
        <w:t xml:space="preserve"> سلطات </w:t>
      </w:r>
      <w:r w:rsidR="00795B3E" w:rsidRPr="00DE6131">
        <w:rPr>
          <w:rFonts w:hint="cs"/>
          <w:color w:val="000000" w:themeColor="text1"/>
          <w:rtl/>
        </w:rPr>
        <w:t xml:space="preserve">الجهات المانحة </w:t>
      </w:r>
      <w:r w:rsidR="008162A1" w:rsidRPr="00DE6131">
        <w:rPr>
          <w:rFonts w:hint="cs"/>
          <w:color w:val="000000" w:themeColor="text1"/>
          <w:rtl/>
        </w:rPr>
        <w:t xml:space="preserve"> في مجال عقود تفويض المرفق العام في ثلاث </w:t>
      </w:r>
      <w:r w:rsidR="00795B3E" w:rsidRPr="00DE6131">
        <w:rPr>
          <w:rFonts w:hint="cs"/>
          <w:color w:val="000000" w:themeColor="text1"/>
          <w:rtl/>
        </w:rPr>
        <w:t xml:space="preserve">أنواع </w:t>
      </w:r>
      <w:r w:rsidR="008162A1" w:rsidRPr="00DE6131">
        <w:rPr>
          <w:rFonts w:hint="cs"/>
          <w:color w:val="000000" w:themeColor="text1"/>
          <w:rtl/>
        </w:rPr>
        <w:t xml:space="preserve"> وهي سلطة الرقابة والتوجيه وسلطة التعديل وفرض الجزاءات</w:t>
      </w:r>
      <w:r w:rsidR="00A36626" w:rsidRPr="00DE6131">
        <w:rPr>
          <w:rStyle w:val="Appelnotedebasdep"/>
          <w:color w:val="000000" w:themeColor="text1"/>
          <w:rtl/>
        </w:rPr>
        <w:footnoteReference w:id="259"/>
      </w:r>
      <w:r w:rsidR="00751D05" w:rsidRPr="00DE6131">
        <w:rPr>
          <w:rFonts w:hint="cs"/>
          <w:color w:val="000000" w:themeColor="text1"/>
          <w:rtl/>
        </w:rPr>
        <w:t>.</w:t>
      </w:r>
      <w:r w:rsidR="00795B3E" w:rsidRPr="00DE6131">
        <w:rPr>
          <w:rFonts w:hint="cs"/>
          <w:color w:val="000000" w:themeColor="text1"/>
          <w:rtl/>
        </w:rPr>
        <w:t xml:space="preserve"> </w:t>
      </w:r>
    </w:p>
    <w:p w14:paraId="6BC5058E" w14:textId="67BC1475" w:rsidR="0026080E" w:rsidRPr="00DE6131" w:rsidRDefault="00795B3E" w:rsidP="00D74548">
      <w:pPr>
        <w:rPr>
          <w:rtl/>
        </w:rPr>
      </w:pPr>
      <w:r w:rsidRPr="00DE6131">
        <w:rPr>
          <w:rFonts w:hint="cs"/>
          <w:rtl/>
        </w:rPr>
        <w:t xml:space="preserve">ويكمن الأساس القانوني لسلطة </w:t>
      </w:r>
      <w:r w:rsidR="00395D9A" w:rsidRPr="00DE6131">
        <w:rPr>
          <w:rFonts w:hint="cs"/>
          <w:rtl/>
        </w:rPr>
        <w:t>الجهة الإدارية المانحة</w:t>
      </w:r>
      <w:r w:rsidRPr="00DE6131">
        <w:rPr>
          <w:rFonts w:hint="cs"/>
          <w:rtl/>
        </w:rPr>
        <w:t xml:space="preserve"> في الحق </w:t>
      </w:r>
      <w:r w:rsidR="00395D9A" w:rsidRPr="00DE6131">
        <w:rPr>
          <w:rFonts w:hint="cs"/>
          <w:rtl/>
        </w:rPr>
        <w:t xml:space="preserve">الرقابة </w:t>
      </w:r>
      <w:r w:rsidRPr="00DE6131">
        <w:rPr>
          <w:rFonts w:hint="cs"/>
          <w:rtl/>
        </w:rPr>
        <w:t xml:space="preserve">على المتعاقدين معها في </w:t>
      </w:r>
      <w:r w:rsidR="00395D9A" w:rsidRPr="00DE6131">
        <w:rPr>
          <w:rFonts w:hint="cs"/>
          <w:rtl/>
        </w:rPr>
        <w:t xml:space="preserve">البنود المستمدة من العقد نفسه </w:t>
      </w:r>
      <w:r w:rsidR="009A62B7">
        <w:rPr>
          <w:rFonts w:hint="cs"/>
          <w:rtl/>
        </w:rPr>
        <w:t>أ</w:t>
      </w:r>
      <w:r w:rsidRPr="00DE6131">
        <w:rPr>
          <w:rFonts w:hint="cs"/>
          <w:rtl/>
        </w:rPr>
        <w:t xml:space="preserve">و </w:t>
      </w:r>
      <w:r w:rsidR="00395D9A" w:rsidRPr="00DE6131">
        <w:rPr>
          <w:rFonts w:hint="cs"/>
          <w:rtl/>
        </w:rPr>
        <w:t>الشروط  اللائحية التنظيمية</w:t>
      </w:r>
      <w:r w:rsidRPr="00DE6131">
        <w:rPr>
          <w:rFonts w:hint="cs"/>
          <w:rtl/>
        </w:rPr>
        <w:t xml:space="preserve"> المدرجة في </w:t>
      </w:r>
      <w:r w:rsidR="00395D9A" w:rsidRPr="00DE6131">
        <w:rPr>
          <w:rFonts w:hint="cs"/>
          <w:rtl/>
        </w:rPr>
        <w:t>كراسة الشروط بعنوان</w:t>
      </w:r>
      <w:r w:rsidRPr="00DE6131">
        <w:rPr>
          <w:rFonts w:hint="cs"/>
          <w:rtl/>
        </w:rPr>
        <w:t xml:space="preserve"> </w:t>
      </w:r>
      <w:r w:rsidR="00395D9A" w:rsidRPr="00DE6131">
        <w:rPr>
          <w:rFonts w:hint="cs"/>
          <w:rtl/>
        </w:rPr>
        <w:lastRenderedPageBreak/>
        <w:t xml:space="preserve">البنود اللائحية  </w:t>
      </w:r>
      <w:r w:rsidRPr="00DE6131">
        <w:rPr>
          <w:rFonts w:hint="cs"/>
          <w:rtl/>
        </w:rPr>
        <w:t xml:space="preserve">العامة </w:t>
      </w:r>
      <w:r w:rsidR="00395D9A" w:rsidRPr="00DE6131">
        <w:rPr>
          <w:rFonts w:hint="cs"/>
          <w:rtl/>
        </w:rPr>
        <w:t xml:space="preserve">والتي تنطبق على كل المتعاقدين معها بشكل نموذجي </w:t>
      </w:r>
      <w:r w:rsidR="009A62B7">
        <w:rPr>
          <w:rFonts w:hint="cs"/>
          <w:rtl/>
        </w:rPr>
        <w:t>لأ</w:t>
      </w:r>
      <w:r w:rsidRPr="00DE6131">
        <w:rPr>
          <w:rFonts w:hint="cs"/>
          <w:rtl/>
        </w:rPr>
        <w:t xml:space="preserve">ن </w:t>
      </w:r>
      <w:r w:rsidR="00395D9A" w:rsidRPr="00DE6131">
        <w:rPr>
          <w:rFonts w:hint="cs"/>
          <w:rtl/>
        </w:rPr>
        <w:t xml:space="preserve">الجهة الإدارية هي </w:t>
      </w:r>
      <w:r w:rsidRPr="00DE6131">
        <w:rPr>
          <w:rFonts w:hint="cs"/>
          <w:rtl/>
        </w:rPr>
        <w:t xml:space="preserve"> </w:t>
      </w:r>
      <w:r w:rsidR="00395D9A" w:rsidRPr="00DE6131">
        <w:rPr>
          <w:rFonts w:hint="cs"/>
          <w:rtl/>
        </w:rPr>
        <w:t>ال</w:t>
      </w:r>
      <w:r w:rsidRPr="00DE6131">
        <w:rPr>
          <w:rFonts w:hint="cs"/>
          <w:rtl/>
        </w:rPr>
        <w:t>مسؤولة</w:t>
      </w:r>
      <w:r w:rsidR="00395D9A" w:rsidRPr="00DE6131">
        <w:rPr>
          <w:rFonts w:hint="cs"/>
          <w:rtl/>
        </w:rPr>
        <w:t xml:space="preserve"> في النهاية </w:t>
      </w:r>
      <w:r w:rsidRPr="00DE6131">
        <w:rPr>
          <w:rFonts w:hint="cs"/>
          <w:rtl/>
        </w:rPr>
        <w:t>عن حسن سير</w:t>
      </w:r>
      <w:r w:rsidR="00395D9A" w:rsidRPr="00DE6131">
        <w:rPr>
          <w:rFonts w:hint="cs"/>
          <w:rtl/>
        </w:rPr>
        <w:t xml:space="preserve"> واستغلال </w:t>
      </w:r>
      <w:r w:rsidR="009A62B7">
        <w:rPr>
          <w:rFonts w:hint="cs"/>
          <w:rtl/>
        </w:rPr>
        <w:t>المرفق العام أمام المتعاقدين معها بعقد إ</w:t>
      </w:r>
      <w:r w:rsidRPr="00DE6131">
        <w:rPr>
          <w:rFonts w:hint="cs"/>
          <w:rtl/>
        </w:rPr>
        <w:t xml:space="preserve">داري </w:t>
      </w:r>
      <w:r w:rsidR="009A62B7">
        <w:rPr>
          <w:rFonts w:hint="cs"/>
          <w:rtl/>
        </w:rPr>
        <w:t>ولتأ</w:t>
      </w:r>
      <w:r w:rsidR="00395D9A" w:rsidRPr="00DE6131">
        <w:rPr>
          <w:rFonts w:hint="cs"/>
          <w:rtl/>
        </w:rPr>
        <w:t>مين</w:t>
      </w:r>
      <w:r w:rsidR="009A62B7">
        <w:rPr>
          <w:rFonts w:hint="cs"/>
          <w:rtl/>
        </w:rPr>
        <w:t xml:space="preserve"> ذلك فإ</w:t>
      </w:r>
      <w:r w:rsidRPr="00DE6131">
        <w:rPr>
          <w:rFonts w:hint="cs"/>
          <w:rtl/>
        </w:rPr>
        <w:t xml:space="preserve">ن لها الحق في </w:t>
      </w:r>
      <w:r w:rsidR="009A62B7">
        <w:rPr>
          <w:rFonts w:hint="cs"/>
          <w:rtl/>
        </w:rPr>
        <w:t>توقيع الجزاء المناسب في حالة الإ</w:t>
      </w:r>
      <w:r w:rsidRPr="00DE6131">
        <w:rPr>
          <w:rFonts w:hint="cs"/>
          <w:rtl/>
        </w:rPr>
        <w:t xml:space="preserve">خلال </w:t>
      </w:r>
      <w:r w:rsidR="00395D9A" w:rsidRPr="00DE6131">
        <w:rPr>
          <w:rFonts w:hint="cs"/>
          <w:rtl/>
        </w:rPr>
        <w:t>ب</w:t>
      </w:r>
      <w:r w:rsidRPr="00DE6131">
        <w:rPr>
          <w:rFonts w:hint="cs"/>
          <w:rtl/>
        </w:rPr>
        <w:t xml:space="preserve">الالتزامات </w:t>
      </w:r>
      <w:r w:rsidR="00395D9A" w:rsidRPr="00DE6131">
        <w:rPr>
          <w:rFonts w:hint="cs"/>
          <w:rtl/>
        </w:rPr>
        <w:t xml:space="preserve">العقدية المترتبة في ذمة </w:t>
      </w:r>
      <w:r w:rsidR="002A79CD" w:rsidRPr="00DE6131">
        <w:rPr>
          <w:rFonts w:hint="cs"/>
          <w:rtl/>
        </w:rPr>
        <w:t>المتعاقد</w:t>
      </w:r>
      <w:r w:rsidR="00395D9A" w:rsidRPr="00DE6131">
        <w:rPr>
          <w:rFonts w:hint="cs"/>
          <w:rtl/>
        </w:rPr>
        <w:t xml:space="preserve"> معها</w:t>
      </w:r>
      <w:r w:rsidRPr="00DE6131">
        <w:rPr>
          <w:rFonts w:hint="cs"/>
          <w:rtl/>
        </w:rPr>
        <w:t xml:space="preserve">، </w:t>
      </w:r>
      <w:r w:rsidR="00395D9A" w:rsidRPr="00DE6131">
        <w:rPr>
          <w:rFonts w:hint="cs"/>
          <w:rtl/>
        </w:rPr>
        <w:t xml:space="preserve">بالإضافة الى ذلك يستند </w:t>
      </w:r>
      <w:r w:rsidRPr="00DE6131">
        <w:rPr>
          <w:rFonts w:hint="cs"/>
          <w:rtl/>
        </w:rPr>
        <w:t xml:space="preserve">هذا الحق </w:t>
      </w:r>
      <w:r w:rsidR="00395D9A" w:rsidRPr="00DE6131">
        <w:rPr>
          <w:rFonts w:hint="cs"/>
          <w:rtl/>
        </w:rPr>
        <w:t xml:space="preserve">الى </w:t>
      </w:r>
      <w:r w:rsidR="002A79CD" w:rsidRPr="00DE6131">
        <w:rPr>
          <w:rFonts w:hint="cs"/>
          <w:rtl/>
        </w:rPr>
        <w:t>ما يسم</w:t>
      </w:r>
      <w:r w:rsidR="002A79CD" w:rsidRPr="00DE6131">
        <w:rPr>
          <w:rtl/>
        </w:rPr>
        <w:t>ى</w:t>
      </w:r>
      <w:r w:rsidRPr="00DE6131">
        <w:rPr>
          <w:rFonts w:hint="cs"/>
          <w:rtl/>
        </w:rPr>
        <w:t xml:space="preserve"> </w:t>
      </w:r>
      <w:r w:rsidR="00395D9A" w:rsidRPr="00DE6131">
        <w:rPr>
          <w:rFonts w:hint="cs"/>
          <w:rtl/>
        </w:rPr>
        <w:t>ب</w:t>
      </w:r>
      <w:r w:rsidRPr="00DE6131">
        <w:rPr>
          <w:rFonts w:hint="cs"/>
          <w:rtl/>
        </w:rPr>
        <w:t xml:space="preserve">امتيازات السلطة العامة التي </w:t>
      </w:r>
      <w:r w:rsidR="00395D9A" w:rsidRPr="00DE6131">
        <w:rPr>
          <w:rFonts w:hint="cs"/>
          <w:rtl/>
        </w:rPr>
        <w:t>تسمح</w:t>
      </w:r>
      <w:r w:rsidRPr="00DE6131">
        <w:rPr>
          <w:rFonts w:hint="cs"/>
          <w:rtl/>
        </w:rPr>
        <w:t xml:space="preserve"> </w:t>
      </w:r>
      <w:r w:rsidR="00395D9A" w:rsidRPr="00DE6131">
        <w:rPr>
          <w:rFonts w:hint="cs"/>
          <w:rtl/>
        </w:rPr>
        <w:t>للسلطة ال</w:t>
      </w:r>
      <w:r w:rsidRPr="00DE6131">
        <w:rPr>
          <w:rFonts w:hint="cs"/>
          <w:rtl/>
        </w:rPr>
        <w:t xml:space="preserve">مانحة </w:t>
      </w:r>
      <w:r w:rsidR="00395D9A" w:rsidRPr="00DE6131">
        <w:rPr>
          <w:rFonts w:hint="cs"/>
          <w:rtl/>
        </w:rPr>
        <w:t>ل</w:t>
      </w:r>
      <w:r w:rsidRPr="00DE6131">
        <w:rPr>
          <w:rFonts w:hint="cs"/>
          <w:rtl/>
        </w:rPr>
        <w:t xml:space="preserve">لتفويض توقيع </w:t>
      </w:r>
      <w:r w:rsidR="00395D9A" w:rsidRPr="00DE6131">
        <w:rPr>
          <w:rFonts w:hint="cs"/>
          <w:rtl/>
        </w:rPr>
        <w:t xml:space="preserve"> بعض ال</w:t>
      </w:r>
      <w:r w:rsidRPr="00DE6131">
        <w:rPr>
          <w:rFonts w:hint="cs"/>
          <w:rtl/>
        </w:rPr>
        <w:t xml:space="preserve">جزاءات على المتعاقد </w:t>
      </w:r>
      <w:r w:rsidR="00395D9A" w:rsidRPr="00DE6131">
        <w:rPr>
          <w:rFonts w:hint="cs"/>
          <w:rtl/>
        </w:rPr>
        <w:t>المخل بالتزاماته التعاقدية ولها أن تقوم بذلك</w:t>
      </w:r>
      <w:r w:rsidRPr="00DE6131">
        <w:rPr>
          <w:rFonts w:hint="cs"/>
          <w:rtl/>
        </w:rPr>
        <w:t xml:space="preserve"> بنفسها دون </w:t>
      </w:r>
      <w:r w:rsidR="00395D9A" w:rsidRPr="00DE6131">
        <w:rPr>
          <w:rFonts w:hint="cs"/>
          <w:rtl/>
        </w:rPr>
        <w:t xml:space="preserve">الرجوع الى </w:t>
      </w:r>
      <w:r w:rsidRPr="00DE6131">
        <w:rPr>
          <w:rFonts w:hint="cs"/>
          <w:rtl/>
        </w:rPr>
        <w:t xml:space="preserve"> القضاء باستثناء حقها في فرض جزاء ال</w:t>
      </w:r>
      <w:r w:rsidR="009A62B7">
        <w:rPr>
          <w:rFonts w:hint="cs"/>
          <w:rtl/>
        </w:rPr>
        <w:t>إ</w:t>
      </w:r>
      <w:r w:rsidRPr="00DE6131">
        <w:rPr>
          <w:rFonts w:hint="cs"/>
          <w:rtl/>
        </w:rPr>
        <w:t xml:space="preserve">سقاط كما يحق </w:t>
      </w:r>
      <w:r w:rsidR="0026080E" w:rsidRPr="00DE6131">
        <w:rPr>
          <w:rFonts w:hint="cs"/>
          <w:rtl/>
        </w:rPr>
        <w:t>للجهة العامة</w:t>
      </w:r>
      <w:r w:rsidRPr="00DE6131">
        <w:rPr>
          <w:rFonts w:hint="cs"/>
          <w:rtl/>
        </w:rPr>
        <w:t xml:space="preserve"> توق</w:t>
      </w:r>
      <w:r w:rsidR="0026080E" w:rsidRPr="00DE6131">
        <w:rPr>
          <w:rFonts w:hint="cs"/>
          <w:rtl/>
        </w:rPr>
        <w:t>ي</w:t>
      </w:r>
      <w:r w:rsidRPr="00DE6131">
        <w:rPr>
          <w:rFonts w:hint="cs"/>
          <w:rtl/>
        </w:rPr>
        <w:t xml:space="preserve">ع الجزاء </w:t>
      </w:r>
      <w:r w:rsidR="0026080E" w:rsidRPr="00DE6131">
        <w:rPr>
          <w:rFonts w:hint="cs"/>
          <w:rtl/>
        </w:rPr>
        <w:t xml:space="preserve">المناسب خارج </w:t>
      </w:r>
      <w:r w:rsidR="002A79CD" w:rsidRPr="00DE6131">
        <w:rPr>
          <w:rFonts w:hint="cs"/>
          <w:rtl/>
        </w:rPr>
        <w:t>الجزاءات</w:t>
      </w:r>
      <w:r w:rsidR="0026080E" w:rsidRPr="00DE6131">
        <w:rPr>
          <w:rFonts w:hint="cs"/>
          <w:rtl/>
        </w:rPr>
        <w:t xml:space="preserve"> العقدية</w:t>
      </w:r>
      <w:r w:rsidRPr="00DE6131">
        <w:rPr>
          <w:rStyle w:val="Appelnotedebasdep"/>
          <w:color w:val="000000" w:themeColor="text1"/>
          <w:rtl/>
        </w:rPr>
        <w:footnoteReference w:id="260"/>
      </w:r>
      <w:r w:rsidR="009A62B7">
        <w:rPr>
          <w:rFonts w:hint="cs"/>
          <w:rtl/>
        </w:rPr>
        <w:t>،</w:t>
      </w:r>
      <w:r w:rsidR="0026080E" w:rsidRPr="00DE6131">
        <w:rPr>
          <w:rFonts w:hint="cs"/>
          <w:sz w:val="24"/>
          <w:szCs w:val="24"/>
          <w:rtl/>
        </w:rPr>
        <w:t xml:space="preserve"> </w:t>
      </w:r>
      <w:r w:rsidR="0026080E" w:rsidRPr="00DE6131">
        <w:rPr>
          <w:rFonts w:hint="cs"/>
          <w:rtl/>
        </w:rPr>
        <w:t>وذلك بالنظر الى الخصائص التي يفرضها موضوع عقد التفويض ككونه عقد إداري يتعلق بالمرفق العام ويهدف الى تحقيق المصلحة العامة.</w:t>
      </w:r>
    </w:p>
    <w:p w14:paraId="502B7795" w14:textId="5401E507" w:rsidR="0026080E" w:rsidRPr="00DE6131" w:rsidRDefault="0026080E" w:rsidP="00D74548">
      <w:pPr>
        <w:rPr>
          <w:rtl/>
        </w:rPr>
      </w:pPr>
      <w:r w:rsidRPr="00DE6131">
        <w:rPr>
          <w:rFonts w:hint="cs"/>
          <w:rtl/>
        </w:rPr>
        <w:t xml:space="preserve">وبناءا على ذلك سنتطرق في هذا الفصل الى الأسس التي تستمد منها سلطة الرقابة على عقود تفويض المرافق العامة </w:t>
      </w:r>
      <w:r w:rsidR="006A6CE0">
        <w:rPr>
          <w:rFonts w:hint="cs"/>
          <w:rtl/>
        </w:rPr>
        <w:t xml:space="preserve">وخصوصية الرقابة عليها </w:t>
      </w:r>
      <w:r w:rsidRPr="00DE6131">
        <w:rPr>
          <w:rFonts w:hint="cs"/>
          <w:rtl/>
        </w:rPr>
        <w:t xml:space="preserve">في المبحث الأول ثم الى الجزاءات التي يمكن أن </w:t>
      </w:r>
      <w:r w:rsidR="00C74170" w:rsidRPr="00DE6131">
        <w:rPr>
          <w:rFonts w:hint="cs"/>
          <w:rtl/>
        </w:rPr>
        <w:t>توقعها السلطة</w:t>
      </w:r>
      <w:r w:rsidRPr="00DE6131">
        <w:rPr>
          <w:rFonts w:hint="cs"/>
          <w:rtl/>
        </w:rPr>
        <w:t xml:space="preserve"> المفوضة على المتعاقد معها كامتداد لسلطتها الرقابية</w:t>
      </w:r>
      <w:r w:rsidR="00B87A01">
        <w:rPr>
          <w:rFonts w:hint="cs"/>
          <w:rtl/>
        </w:rPr>
        <w:t xml:space="preserve"> </w:t>
      </w:r>
      <w:r w:rsidRPr="00DE6131">
        <w:rPr>
          <w:rFonts w:hint="cs"/>
          <w:rtl/>
        </w:rPr>
        <w:t xml:space="preserve">على عقد التفويض بوصفه عقد إداريا يتميز ببعض الخصائص </w:t>
      </w:r>
      <w:r w:rsidR="00C74170" w:rsidRPr="00DE6131">
        <w:rPr>
          <w:rFonts w:hint="cs"/>
          <w:rtl/>
        </w:rPr>
        <w:t>التي يستمدها من المرفق العام والمبادئ الحاكمة لسيره في المبحث الثاني.</w:t>
      </w:r>
      <w:r w:rsidRPr="00DE6131">
        <w:rPr>
          <w:rFonts w:hint="cs"/>
          <w:rtl/>
        </w:rPr>
        <w:t xml:space="preserve">  </w:t>
      </w:r>
    </w:p>
    <w:p w14:paraId="52FB508A" w14:textId="1C2AAAA7" w:rsidR="00B54022" w:rsidRPr="00DE6131" w:rsidRDefault="00341262" w:rsidP="0026246E">
      <w:pPr>
        <w:ind w:firstLine="0"/>
        <w:jc w:val="both"/>
        <w:outlineLvl w:val="2"/>
        <w:rPr>
          <w:b/>
          <w:bCs/>
          <w:color w:val="000000" w:themeColor="text1"/>
          <w:sz w:val="36"/>
          <w:szCs w:val="36"/>
          <w:rtl/>
        </w:rPr>
      </w:pPr>
      <w:bookmarkStart w:id="203" w:name="_Toc165664643"/>
      <w:bookmarkStart w:id="204" w:name="_Toc165665143"/>
      <w:bookmarkStart w:id="205" w:name="_Toc168134084"/>
      <w:r w:rsidRPr="00DE6131">
        <w:rPr>
          <w:rFonts w:hint="cs"/>
          <w:b/>
          <w:bCs/>
          <w:color w:val="000000" w:themeColor="text1"/>
          <w:sz w:val="36"/>
          <w:szCs w:val="36"/>
          <w:rtl/>
        </w:rPr>
        <w:t>المبحث الأول</w:t>
      </w:r>
      <w:r w:rsidR="00D3700A" w:rsidRPr="00DE6131">
        <w:rPr>
          <w:rFonts w:hint="cs"/>
          <w:b/>
          <w:bCs/>
          <w:color w:val="000000" w:themeColor="text1"/>
          <w:sz w:val="36"/>
          <w:szCs w:val="36"/>
          <w:rtl/>
        </w:rPr>
        <w:t>:</w:t>
      </w:r>
      <w:r w:rsidR="0088391B" w:rsidRPr="00DE6131">
        <w:rPr>
          <w:rFonts w:hint="cs"/>
          <w:b/>
          <w:bCs/>
          <w:color w:val="000000" w:themeColor="text1"/>
          <w:sz w:val="36"/>
          <w:szCs w:val="36"/>
          <w:rtl/>
        </w:rPr>
        <w:t xml:space="preserve"> </w:t>
      </w:r>
      <w:r w:rsidR="008D15B0" w:rsidRPr="00DE6131">
        <w:rPr>
          <w:rFonts w:hint="cs"/>
          <w:b/>
          <w:bCs/>
          <w:color w:val="000000" w:themeColor="text1"/>
          <w:sz w:val="36"/>
          <w:szCs w:val="36"/>
          <w:rtl/>
        </w:rPr>
        <w:t xml:space="preserve">أسس </w:t>
      </w:r>
      <w:r w:rsidR="005918D0" w:rsidRPr="00DE6131">
        <w:rPr>
          <w:rFonts w:hint="cs"/>
          <w:b/>
          <w:bCs/>
          <w:color w:val="000000" w:themeColor="text1"/>
          <w:sz w:val="36"/>
          <w:szCs w:val="36"/>
          <w:rtl/>
        </w:rPr>
        <w:t>وخصوصية</w:t>
      </w:r>
      <w:r w:rsidR="008D15B0" w:rsidRPr="00DE6131">
        <w:rPr>
          <w:rFonts w:hint="cs"/>
          <w:b/>
          <w:bCs/>
          <w:color w:val="000000" w:themeColor="text1"/>
          <w:sz w:val="36"/>
          <w:szCs w:val="36"/>
          <w:rtl/>
        </w:rPr>
        <w:t xml:space="preserve"> الرقابة على عقود التفويض</w:t>
      </w:r>
      <w:bookmarkEnd w:id="203"/>
      <w:bookmarkEnd w:id="204"/>
      <w:bookmarkEnd w:id="205"/>
    </w:p>
    <w:p w14:paraId="2FEE7720" w14:textId="7A1CBF72" w:rsidR="009439F7" w:rsidRPr="00DE6131" w:rsidRDefault="00C74170" w:rsidP="00D74548">
      <w:pPr>
        <w:rPr>
          <w:rtl/>
        </w:rPr>
      </w:pPr>
      <w:r w:rsidRPr="00DE6131">
        <w:rPr>
          <w:rFonts w:hint="cs"/>
          <w:rtl/>
        </w:rPr>
        <w:t xml:space="preserve">قد يتم  النص </w:t>
      </w:r>
      <w:r w:rsidR="00C760AB" w:rsidRPr="00DE6131">
        <w:rPr>
          <w:rFonts w:hint="cs"/>
          <w:rtl/>
        </w:rPr>
        <w:t xml:space="preserve">على سلطة </w:t>
      </w:r>
      <w:r w:rsidRPr="00DE6131">
        <w:rPr>
          <w:rFonts w:hint="cs"/>
          <w:rtl/>
        </w:rPr>
        <w:t xml:space="preserve">الجهة الإدارية المانحة </w:t>
      </w:r>
      <w:r w:rsidR="00C760AB" w:rsidRPr="00DE6131">
        <w:rPr>
          <w:rFonts w:hint="cs"/>
          <w:rtl/>
        </w:rPr>
        <w:t xml:space="preserve"> في الرقابة في </w:t>
      </w:r>
      <w:r w:rsidRPr="00DE6131">
        <w:rPr>
          <w:rFonts w:hint="cs"/>
          <w:rtl/>
        </w:rPr>
        <w:t>مضمون وثيقة العقد</w:t>
      </w:r>
      <w:r w:rsidR="00C760AB" w:rsidRPr="00DE6131">
        <w:rPr>
          <w:rFonts w:hint="cs"/>
          <w:rtl/>
        </w:rPr>
        <w:t xml:space="preserve"> </w:t>
      </w:r>
      <w:r w:rsidRPr="00DE6131">
        <w:rPr>
          <w:rFonts w:hint="cs"/>
          <w:rtl/>
        </w:rPr>
        <w:t>أ</w:t>
      </w:r>
      <w:r w:rsidR="00C760AB" w:rsidRPr="00DE6131">
        <w:rPr>
          <w:rFonts w:hint="cs"/>
          <w:rtl/>
        </w:rPr>
        <w:t>و في دفا</w:t>
      </w:r>
      <w:r w:rsidRPr="00DE6131">
        <w:rPr>
          <w:rFonts w:hint="cs"/>
          <w:rtl/>
        </w:rPr>
        <w:t>ت</w:t>
      </w:r>
      <w:r w:rsidR="00C760AB" w:rsidRPr="00DE6131">
        <w:rPr>
          <w:rFonts w:hint="cs"/>
          <w:rtl/>
        </w:rPr>
        <w:t xml:space="preserve">ر الشروط </w:t>
      </w:r>
      <w:r w:rsidRPr="00DE6131">
        <w:rPr>
          <w:rFonts w:hint="cs"/>
          <w:rtl/>
        </w:rPr>
        <w:t>المتعلقة بالعملية التعاقدية</w:t>
      </w:r>
      <w:r w:rsidR="0026246E">
        <w:rPr>
          <w:rFonts w:hint="cs"/>
          <w:rtl/>
        </w:rPr>
        <w:t>،</w:t>
      </w:r>
      <w:r w:rsidR="00C760AB" w:rsidRPr="00DE6131">
        <w:rPr>
          <w:rFonts w:hint="cs"/>
          <w:rtl/>
        </w:rPr>
        <w:t xml:space="preserve"> </w:t>
      </w:r>
      <w:r w:rsidRPr="00DE6131">
        <w:rPr>
          <w:rFonts w:hint="cs"/>
          <w:rtl/>
        </w:rPr>
        <w:t>كما قد</w:t>
      </w:r>
      <w:r w:rsidR="00C760AB" w:rsidRPr="00DE6131">
        <w:rPr>
          <w:rFonts w:hint="cs"/>
          <w:rtl/>
        </w:rPr>
        <w:t xml:space="preserve"> يرد </w:t>
      </w:r>
      <w:r w:rsidRPr="00DE6131">
        <w:rPr>
          <w:rFonts w:hint="cs"/>
          <w:rtl/>
        </w:rPr>
        <w:t>النص</w:t>
      </w:r>
      <w:r w:rsidR="00C760AB" w:rsidRPr="00DE6131">
        <w:rPr>
          <w:rFonts w:hint="cs"/>
          <w:rtl/>
        </w:rPr>
        <w:t xml:space="preserve"> في </w:t>
      </w:r>
      <w:r w:rsidRPr="00DE6131">
        <w:rPr>
          <w:rFonts w:hint="cs"/>
          <w:rtl/>
        </w:rPr>
        <w:t>قواعد ال</w:t>
      </w:r>
      <w:r w:rsidR="00C760AB" w:rsidRPr="00DE6131">
        <w:rPr>
          <w:rFonts w:hint="cs"/>
          <w:rtl/>
        </w:rPr>
        <w:t xml:space="preserve">قانون </w:t>
      </w:r>
      <w:r w:rsidRPr="00DE6131">
        <w:rPr>
          <w:rFonts w:hint="cs"/>
          <w:rtl/>
        </w:rPr>
        <w:t>أوضمن</w:t>
      </w:r>
      <w:r w:rsidR="00C760AB" w:rsidRPr="00DE6131">
        <w:rPr>
          <w:rFonts w:hint="cs"/>
          <w:rtl/>
        </w:rPr>
        <w:t xml:space="preserve"> </w:t>
      </w:r>
      <w:r w:rsidRPr="00DE6131">
        <w:rPr>
          <w:rFonts w:hint="cs"/>
          <w:rtl/>
        </w:rPr>
        <w:t xml:space="preserve">اللوائح التنظيمية </w:t>
      </w:r>
      <w:r w:rsidR="00A0302D" w:rsidRPr="00DE6131">
        <w:rPr>
          <w:rFonts w:hint="cs"/>
          <w:rtl/>
        </w:rPr>
        <w:t>فتحدد</w:t>
      </w:r>
      <w:r w:rsidR="00C760AB" w:rsidRPr="00DE6131">
        <w:rPr>
          <w:rFonts w:hint="cs"/>
          <w:rtl/>
        </w:rPr>
        <w:t xml:space="preserve"> </w:t>
      </w:r>
      <w:r w:rsidR="00A0302D" w:rsidRPr="00DE6131">
        <w:rPr>
          <w:rFonts w:hint="cs"/>
          <w:rtl/>
        </w:rPr>
        <w:t xml:space="preserve">هذه </w:t>
      </w:r>
      <w:r w:rsidR="00C760AB" w:rsidRPr="00DE6131">
        <w:rPr>
          <w:rFonts w:hint="cs"/>
          <w:rtl/>
        </w:rPr>
        <w:t xml:space="preserve">النصوص </w:t>
      </w:r>
      <w:r w:rsidR="0026246E">
        <w:rPr>
          <w:rFonts w:hint="cs"/>
          <w:rtl/>
        </w:rPr>
        <w:t>القانونية أ</w:t>
      </w:r>
      <w:r w:rsidR="00C760AB" w:rsidRPr="00DE6131">
        <w:rPr>
          <w:rFonts w:hint="cs"/>
          <w:rtl/>
        </w:rPr>
        <w:t xml:space="preserve">و اللوائح </w:t>
      </w:r>
      <w:r w:rsidR="004027A9" w:rsidRPr="00DE6131">
        <w:rPr>
          <w:rFonts w:hint="cs"/>
          <w:rtl/>
        </w:rPr>
        <w:t xml:space="preserve">عملية الرقابة </w:t>
      </w:r>
      <w:r w:rsidR="00A0302D" w:rsidRPr="00DE6131">
        <w:rPr>
          <w:rFonts w:hint="cs"/>
          <w:rtl/>
        </w:rPr>
        <w:t>وتفصل فيها وتحدد</w:t>
      </w:r>
      <w:r w:rsidR="004027A9" w:rsidRPr="00DE6131">
        <w:rPr>
          <w:rFonts w:hint="cs"/>
          <w:rtl/>
        </w:rPr>
        <w:t xml:space="preserve"> الوسائل</w:t>
      </w:r>
      <w:r w:rsidR="00A0302D" w:rsidRPr="00DE6131">
        <w:rPr>
          <w:rFonts w:hint="cs"/>
          <w:rtl/>
        </w:rPr>
        <w:t xml:space="preserve"> المتاحة للإدارة من أجل ممارستها فيسهل في هذه </w:t>
      </w:r>
      <w:r w:rsidR="004027A9" w:rsidRPr="00DE6131">
        <w:rPr>
          <w:rFonts w:hint="cs"/>
          <w:rtl/>
        </w:rPr>
        <w:t xml:space="preserve"> الحالة </w:t>
      </w:r>
      <w:r w:rsidR="00A0302D" w:rsidRPr="00DE6131">
        <w:rPr>
          <w:rFonts w:hint="cs"/>
          <w:rtl/>
        </w:rPr>
        <w:t>معرفة ال</w:t>
      </w:r>
      <w:r w:rsidR="004027A9" w:rsidRPr="00DE6131">
        <w:rPr>
          <w:rFonts w:hint="cs"/>
          <w:rtl/>
        </w:rPr>
        <w:t xml:space="preserve">أساس </w:t>
      </w:r>
      <w:r w:rsidR="00A0302D" w:rsidRPr="00DE6131">
        <w:rPr>
          <w:rFonts w:hint="cs"/>
          <w:rtl/>
        </w:rPr>
        <w:t>القانوني ل</w:t>
      </w:r>
      <w:r w:rsidR="004027A9" w:rsidRPr="00DE6131">
        <w:rPr>
          <w:rFonts w:hint="cs"/>
          <w:rtl/>
        </w:rPr>
        <w:t xml:space="preserve">لرقابة </w:t>
      </w:r>
      <w:r w:rsidR="00A0302D" w:rsidRPr="00DE6131">
        <w:rPr>
          <w:rFonts w:hint="cs"/>
          <w:rtl/>
        </w:rPr>
        <w:t xml:space="preserve">فيصبح مصدرها </w:t>
      </w:r>
      <w:r w:rsidR="004027A9" w:rsidRPr="00DE6131">
        <w:rPr>
          <w:rFonts w:hint="cs"/>
          <w:rtl/>
        </w:rPr>
        <w:t>و</w:t>
      </w:r>
      <w:r w:rsidR="00A0302D" w:rsidRPr="00DE6131">
        <w:rPr>
          <w:rFonts w:hint="cs"/>
          <w:rtl/>
        </w:rPr>
        <w:t>ثيقة العقد في حد ذاتها</w:t>
      </w:r>
      <w:r w:rsidR="0026246E">
        <w:rPr>
          <w:rFonts w:hint="cs"/>
          <w:rtl/>
        </w:rPr>
        <w:t>،</w:t>
      </w:r>
      <w:r w:rsidR="00A0302D" w:rsidRPr="00DE6131">
        <w:rPr>
          <w:rFonts w:hint="cs"/>
          <w:rtl/>
        </w:rPr>
        <w:t xml:space="preserve"> وكذلك في حالة النص على هذا الحق في </w:t>
      </w:r>
      <w:r w:rsidR="0026246E">
        <w:rPr>
          <w:rFonts w:hint="cs"/>
          <w:rtl/>
        </w:rPr>
        <w:t xml:space="preserve"> اللوائح أ</w:t>
      </w:r>
      <w:r w:rsidR="004027A9" w:rsidRPr="00DE6131">
        <w:rPr>
          <w:rFonts w:hint="cs"/>
          <w:rtl/>
        </w:rPr>
        <w:t xml:space="preserve">و </w:t>
      </w:r>
      <w:r w:rsidR="00A0302D" w:rsidRPr="00DE6131">
        <w:rPr>
          <w:rFonts w:hint="cs"/>
          <w:rtl/>
        </w:rPr>
        <w:t>القواعد القانونية ف</w:t>
      </w:r>
      <w:r w:rsidR="004027A9" w:rsidRPr="00DE6131">
        <w:rPr>
          <w:rFonts w:hint="cs"/>
          <w:rtl/>
        </w:rPr>
        <w:t>تستمد</w:t>
      </w:r>
      <w:r w:rsidR="00A0302D" w:rsidRPr="00DE6131">
        <w:rPr>
          <w:rFonts w:hint="cs"/>
          <w:rtl/>
        </w:rPr>
        <w:t xml:space="preserve"> الجهة العامة </w:t>
      </w:r>
      <w:r w:rsidR="004027A9" w:rsidRPr="00DE6131">
        <w:rPr>
          <w:rFonts w:hint="cs"/>
          <w:rtl/>
        </w:rPr>
        <w:t>سلطتها من هذه النصوص وتصبح</w:t>
      </w:r>
      <w:r w:rsidR="00A0302D" w:rsidRPr="00DE6131">
        <w:rPr>
          <w:rFonts w:hint="cs"/>
          <w:rtl/>
        </w:rPr>
        <w:t xml:space="preserve"> بذلك </w:t>
      </w:r>
      <w:r w:rsidR="004027A9" w:rsidRPr="00DE6131">
        <w:rPr>
          <w:rFonts w:hint="cs"/>
          <w:rtl/>
        </w:rPr>
        <w:t xml:space="preserve">أساسا لهذه السلطة لعدها في حكم الشروط التعاقدية </w:t>
      </w:r>
      <w:r w:rsidR="00A0302D" w:rsidRPr="00DE6131">
        <w:rPr>
          <w:rFonts w:hint="cs"/>
          <w:rtl/>
        </w:rPr>
        <w:t>وذلك</w:t>
      </w:r>
      <w:r w:rsidR="004027A9" w:rsidRPr="00DE6131">
        <w:rPr>
          <w:rFonts w:hint="cs"/>
          <w:rtl/>
        </w:rPr>
        <w:t xml:space="preserve"> </w:t>
      </w:r>
      <w:r w:rsidR="00A0302D" w:rsidRPr="00DE6131">
        <w:rPr>
          <w:rFonts w:hint="cs"/>
          <w:rtl/>
        </w:rPr>
        <w:t>ب</w:t>
      </w:r>
      <w:r w:rsidR="004027A9" w:rsidRPr="00DE6131">
        <w:rPr>
          <w:rFonts w:hint="cs"/>
          <w:rtl/>
        </w:rPr>
        <w:t xml:space="preserve">تضمين العقد وسائل </w:t>
      </w:r>
      <w:r w:rsidR="00DF447E" w:rsidRPr="00DE6131">
        <w:rPr>
          <w:rFonts w:hint="cs"/>
          <w:rtl/>
        </w:rPr>
        <w:t>تضمن</w:t>
      </w:r>
      <w:r w:rsidR="004027A9" w:rsidRPr="00DE6131">
        <w:rPr>
          <w:rFonts w:hint="cs"/>
          <w:rtl/>
        </w:rPr>
        <w:t xml:space="preserve"> الجودة وأدوات الرقابة وال</w:t>
      </w:r>
      <w:r w:rsidR="0026246E">
        <w:rPr>
          <w:rFonts w:hint="cs"/>
          <w:rtl/>
        </w:rPr>
        <w:t>إ</w:t>
      </w:r>
      <w:r w:rsidR="004027A9" w:rsidRPr="00DE6131">
        <w:rPr>
          <w:rFonts w:hint="cs"/>
          <w:rtl/>
        </w:rPr>
        <w:t xml:space="preserve">شراف في كل مراحل </w:t>
      </w:r>
      <w:r w:rsidR="00DF447E" w:rsidRPr="00DE6131">
        <w:rPr>
          <w:rFonts w:hint="cs"/>
          <w:rtl/>
        </w:rPr>
        <w:t>التي يمر بها المشروع</w:t>
      </w:r>
      <w:r w:rsidR="004027A9" w:rsidRPr="00DE6131">
        <w:rPr>
          <w:rFonts w:hint="cs"/>
          <w:rtl/>
        </w:rPr>
        <w:t xml:space="preserve">  ومهما يكن </w:t>
      </w:r>
      <w:r w:rsidR="0026246E">
        <w:rPr>
          <w:rFonts w:hint="cs"/>
          <w:rtl/>
        </w:rPr>
        <w:t>فإ</w:t>
      </w:r>
      <w:r w:rsidR="00DF447E" w:rsidRPr="00DE6131">
        <w:rPr>
          <w:rFonts w:hint="cs"/>
          <w:rtl/>
        </w:rPr>
        <w:t>ن</w:t>
      </w:r>
      <w:r w:rsidR="004027A9" w:rsidRPr="00DE6131">
        <w:rPr>
          <w:rFonts w:hint="cs"/>
          <w:rtl/>
        </w:rPr>
        <w:t xml:space="preserve"> النص</w:t>
      </w:r>
      <w:r w:rsidR="00DF447E" w:rsidRPr="00DE6131">
        <w:rPr>
          <w:rFonts w:hint="cs"/>
          <w:rtl/>
        </w:rPr>
        <w:t xml:space="preserve"> من عدمه</w:t>
      </w:r>
      <w:r w:rsidR="004027A9" w:rsidRPr="00DE6131">
        <w:rPr>
          <w:rFonts w:hint="cs"/>
          <w:rtl/>
        </w:rPr>
        <w:t xml:space="preserve"> على سلطة الرقابة </w:t>
      </w:r>
      <w:r w:rsidR="002A79CD" w:rsidRPr="00DE6131">
        <w:rPr>
          <w:rFonts w:hint="cs"/>
          <w:rtl/>
        </w:rPr>
        <w:t>لا يغي</w:t>
      </w:r>
      <w:r w:rsidR="002A79CD" w:rsidRPr="00DE6131">
        <w:rPr>
          <w:rtl/>
        </w:rPr>
        <w:t>ر</w:t>
      </w:r>
      <w:r w:rsidR="004027A9" w:rsidRPr="00DE6131">
        <w:rPr>
          <w:rFonts w:hint="cs"/>
          <w:rtl/>
        </w:rPr>
        <w:t xml:space="preserve"> من </w:t>
      </w:r>
      <w:r w:rsidR="002A79CD" w:rsidRPr="00DE6131">
        <w:rPr>
          <w:rFonts w:hint="cs"/>
          <w:rtl/>
        </w:rPr>
        <w:t>طبيعتها</w:t>
      </w:r>
      <w:r w:rsidR="004027A9" w:rsidRPr="00DE6131">
        <w:rPr>
          <w:rFonts w:hint="cs"/>
          <w:rtl/>
        </w:rPr>
        <w:t xml:space="preserve"> </w:t>
      </w:r>
      <w:r w:rsidR="00DF447E" w:rsidRPr="00DE6131">
        <w:rPr>
          <w:rFonts w:hint="cs"/>
          <w:rtl/>
        </w:rPr>
        <w:t>فهي</w:t>
      </w:r>
      <w:r w:rsidR="004027A9" w:rsidRPr="00DE6131">
        <w:rPr>
          <w:rFonts w:hint="cs"/>
          <w:rtl/>
        </w:rPr>
        <w:t xml:space="preserve"> سلطة </w:t>
      </w:r>
      <w:r w:rsidR="0026246E">
        <w:rPr>
          <w:rFonts w:hint="cs"/>
          <w:rtl/>
        </w:rPr>
        <w:t>أ</w:t>
      </w:r>
      <w:r w:rsidR="004027A9" w:rsidRPr="00DE6131">
        <w:rPr>
          <w:rFonts w:hint="cs"/>
          <w:rtl/>
        </w:rPr>
        <w:t xml:space="preserve">صيلة </w:t>
      </w:r>
      <w:r w:rsidR="00DF447E" w:rsidRPr="00DE6131">
        <w:rPr>
          <w:rFonts w:hint="cs"/>
          <w:rtl/>
        </w:rPr>
        <w:t>للجهة الإدارية العامة</w:t>
      </w:r>
      <w:r w:rsidR="004027A9" w:rsidRPr="00DE6131">
        <w:rPr>
          <w:rFonts w:hint="cs"/>
          <w:rtl/>
        </w:rPr>
        <w:t xml:space="preserve"> فهي </w:t>
      </w:r>
      <w:r w:rsidR="00DF447E" w:rsidRPr="00DE6131">
        <w:rPr>
          <w:rFonts w:hint="cs"/>
          <w:rtl/>
        </w:rPr>
        <w:t>في كل الحالات قائمة بذاتها و</w:t>
      </w:r>
      <w:r w:rsidR="004027A9" w:rsidRPr="00DE6131">
        <w:rPr>
          <w:rFonts w:hint="cs"/>
          <w:rtl/>
        </w:rPr>
        <w:t>مستمدة من النظام القانوني للعقد الإداري بذاته</w:t>
      </w:r>
      <w:r w:rsidR="00DF447E" w:rsidRPr="00DE6131">
        <w:rPr>
          <w:rFonts w:hint="cs"/>
          <w:rtl/>
        </w:rPr>
        <w:t>،</w:t>
      </w:r>
      <w:r w:rsidR="004027A9" w:rsidRPr="00DE6131">
        <w:rPr>
          <w:rFonts w:hint="cs"/>
          <w:rtl/>
        </w:rPr>
        <w:t xml:space="preserve"> وعند </w:t>
      </w:r>
      <w:r w:rsidR="00DF447E" w:rsidRPr="00DE6131">
        <w:rPr>
          <w:rFonts w:hint="cs"/>
          <w:rtl/>
        </w:rPr>
        <w:t>ممارستها</w:t>
      </w:r>
      <w:r w:rsidR="004027A9" w:rsidRPr="00DE6131">
        <w:rPr>
          <w:rFonts w:hint="cs"/>
          <w:rtl/>
        </w:rPr>
        <w:t xml:space="preserve"> </w:t>
      </w:r>
      <w:r w:rsidR="002A79CD" w:rsidRPr="00DE6131">
        <w:rPr>
          <w:rFonts w:hint="cs"/>
          <w:rtl/>
        </w:rPr>
        <w:t>فأنها</w:t>
      </w:r>
      <w:r w:rsidR="004027A9" w:rsidRPr="00DE6131">
        <w:rPr>
          <w:rFonts w:hint="cs"/>
          <w:rtl/>
        </w:rPr>
        <w:t xml:space="preserve"> تتم بقرارات عادية </w:t>
      </w:r>
      <w:r w:rsidR="002A79CD" w:rsidRPr="00DE6131">
        <w:rPr>
          <w:rFonts w:hint="cs"/>
          <w:rtl/>
        </w:rPr>
        <w:t>لا صل</w:t>
      </w:r>
      <w:r w:rsidR="002A79CD" w:rsidRPr="00DE6131">
        <w:rPr>
          <w:rtl/>
        </w:rPr>
        <w:t>ة</w:t>
      </w:r>
      <w:r w:rsidR="004027A9" w:rsidRPr="00DE6131">
        <w:rPr>
          <w:rFonts w:hint="cs"/>
          <w:rtl/>
        </w:rPr>
        <w:t xml:space="preserve"> لها </w:t>
      </w:r>
      <w:r w:rsidR="00DF447E" w:rsidRPr="00DE6131">
        <w:rPr>
          <w:rFonts w:hint="cs"/>
          <w:rtl/>
        </w:rPr>
        <w:t>بالعلاقة</w:t>
      </w:r>
      <w:r w:rsidR="004027A9" w:rsidRPr="00DE6131">
        <w:rPr>
          <w:rFonts w:hint="cs"/>
          <w:rtl/>
        </w:rPr>
        <w:t xml:space="preserve"> العقدية</w:t>
      </w:r>
      <w:r w:rsidR="0026246E">
        <w:rPr>
          <w:rFonts w:hint="cs"/>
          <w:rtl/>
        </w:rPr>
        <w:t>، و</w:t>
      </w:r>
      <w:r w:rsidR="00663EE3" w:rsidRPr="00DE6131">
        <w:rPr>
          <w:rFonts w:hint="cs"/>
          <w:rtl/>
        </w:rPr>
        <w:t xml:space="preserve">حتى </w:t>
      </w:r>
      <w:r w:rsidR="00DF447E" w:rsidRPr="00DE6131">
        <w:rPr>
          <w:rFonts w:hint="cs"/>
          <w:rtl/>
        </w:rPr>
        <w:t xml:space="preserve">في حالة النص عليها في العقد </w:t>
      </w:r>
      <w:r w:rsidR="002A79CD" w:rsidRPr="00DE6131">
        <w:rPr>
          <w:rFonts w:hint="cs"/>
          <w:rtl/>
        </w:rPr>
        <w:t>فالراج</w:t>
      </w:r>
      <w:r w:rsidR="002A79CD" w:rsidRPr="00DE6131">
        <w:rPr>
          <w:rtl/>
        </w:rPr>
        <w:t>ح</w:t>
      </w:r>
      <w:r w:rsidR="00663EE3" w:rsidRPr="00DE6131">
        <w:rPr>
          <w:rFonts w:hint="cs"/>
          <w:rtl/>
        </w:rPr>
        <w:t xml:space="preserve"> في الفقه</w:t>
      </w:r>
      <w:r w:rsidR="0026246E">
        <w:rPr>
          <w:rFonts w:hint="cs"/>
          <w:rtl/>
        </w:rPr>
        <w:t xml:space="preserve"> أ</w:t>
      </w:r>
      <w:r w:rsidR="00663EE3" w:rsidRPr="00DE6131">
        <w:rPr>
          <w:rFonts w:hint="cs"/>
          <w:rtl/>
        </w:rPr>
        <w:t xml:space="preserve">ن سلطة </w:t>
      </w:r>
      <w:r w:rsidR="00DF447E" w:rsidRPr="00DE6131">
        <w:rPr>
          <w:rFonts w:hint="cs"/>
          <w:rtl/>
        </w:rPr>
        <w:t>الرقابة مفترضة</w:t>
      </w:r>
      <w:r w:rsidR="00663EE3" w:rsidRPr="00DE6131">
        <w:rPr>
          <w:rFonts w:hint="cs"/>
          <w:rtl/>
        </w:rPr>
        <w:t xml:space="preserve"> بذاتها دون</w:t>
      </w:r>
      <w:r w:rsidR="00DF447E" w:rsidRPr="00DE6131">
        <w:rPr>
          <w:rFonts w:hint="cs"/>
          <w:rtl/>
        </w:rPr>
        <w:t xml:space="preserve"> الحاجة </w:t>
      </w:r>
      <w:r w:rsidR="00663EE3" w:rsidRPr="00DE6131">
        <w:rPr>
          <w:rFonts w:hint="cs"/>
          <w:rtl/>
        </w:rPr>
        <w:t xml:space="preserve">الى </w:t>
      </w:r>
      <w:r w:rsidR="00DF447E" w:rsidRPr="00DE6131">
        <w:rPr>
          <w:rFonts w:hint="cs"/>
          <w:rtl/>
        </w:rPr>
        <w:t>ت</w:t>
      </w:r>
      <w:r w:rsidR="00663EE3" w:rsidRPr="00DE6131">
        <w:rPr>
          <w:rFonts w:hint="cs"/>
          <w:rtl/>
        </w:rPr>
        <w:t>قر</w:t>
      </w:r>
      <w:r w:rsidR="00DF447E" w:rsidRPr="00DE6131">
        <w:rPr>
          <w:rFonts w:hint="cs"/>
          <w:rtl/>
        </w:rPr>
        <w:t>ي</w:t>
      </w:r>
      <w:r w:rsidR="00663EE3" w:rsidRPr="00DE6131">
        <w:rPr>
          <w:rFonts w:hint="cs"/>
          <w:rtl/>
        </w:rPr>
        <w:t xml:space="preserve">رها </w:t>
      </w:r>
      <w:r w:rsidR="000924CB" w:rsidRPr="00DE6131">
        <w:rPr>
          <w:rFonts w:hint="cs"/>
          <w:rtl/>
        </w:rPr>
        <w:t>بالنظر الى</w:t>
      </w:r>
      <w:r w:rsidR="0026246E">
        <w:rPr>
          <w:rFonts w:hint="cs"/>
          <w:rtl/>
        </w:rPr>
        <w:t xml:space="preserve"> مبادئ القانون الإداري العامة</w:t>
      </w:r>
      <w:r w:rsidR="000924CB" w:rsidRPr="00DE6131">
        <w:rPr>
          <w:rFonts w:hint="cs"/>
          <w:rtl/>
        </w:rPr>
        <w:t xml:space="preserve">، وليس ارتكازها على نص قانوني أو عقدي ذلك </w:t>
      </w:r>
      <w:r w:rsidR="0026246E">
        <w:rPr>
          <w:rFonts w:hint="cs"/>
          <w:rtl/>
        </w:rPr>
        <w:t>أن مسأ</w:t>
      </w:r>
      <w:r w:rsidR="000924CB" w:rsidRPr="00DE6131">
        <w:rPr>
          <w:rFonts w:hint="cs"/>
          <w:rtl/>
        </w:rPr>
        <w:t>لة</w:t>
      </w:r>
      <w:r w:rsidR="00663EE3" w:rsidRPr="00DE6131">
        <w:rPr>
          <w:rFonts w:hint="cs"/>
          <w:rtl/>
        </w:rPr>
        <w:t xml:space="preserve"> النص عليها </w:t>
      </w:r>
      <w:r w:rsidR="00822527">
        <w:rPr>
          <w:rFonts w:hint="cs"/>
          <w:rtl/>
        </w:rPr>
        <w:t>لاتوج</w:t>
      </w:r>
      <w:r w:rsidR="002A79CD" w:rsidRPr="00DE6131">
        <w:rPr>
          <w:rFonts w:hint="cs"/>
          <w:rtl/>
        </w:rPr>
        <w:t>دها</w:t>
      </w:r>
      <w:r w:rsidR="00822527">
        <w:rPr>
          <w:rFonts w:hint="cs"/>
          <w:rtl/>
        </w:rPr>
        <w:t xml:space="preserve"> إ</w:t>
      </w:r>
      <w:r w:rsidR="00663EE3" w:rsidRPr="00DE6131">
        <w:rPr>
          <w:rFonts w:hint="cs"/>
          <w:rtl/>
        </w:rPr>
        <w:t xml:space="preserve">نما </w:t>
      </w:r>
      <w:r w:rsidR="000924CB" w:rsidRPr="00DE6131">
        <w:rPr>
          <w:rFonts w:hint="cs"/>
          <w:rtl/>
        </w:rPr>
        <w:t>تكشف عليها فحسب</w:t>
      </w:r>
      <w:r w:rsidR="00822527">
        <w:rPr>
          <w:rFonts w:hint="cs"/>
          <w:rtl/>
        </w:rPr>
        <w:t>،</w:t>
      </w:r>
      <w:r w:rsidR="000924CB" w:rsidRPr="00DE6131">
        <w:rPr>
          <w:rFonts w:hint="cs"/>
          <w:rtl/>
        </w:rPr>
        <w:t xml:space="preserve"> وتنظمها وتحدد</w:t>
      </w:r>
      <w:r w:rsidR="00663EE3" w:rsidRPr="00DE6131">
        <w:rPr>
          <w:rFonts w:hint="cs"/>
          <w:rtl/>
        </w:rPr>
        <w:t xml:space="preserve"> </w:t>
      </w:r>
      <w:r w:rsidR="000924CB" w:rsidRPr="00DE6131">
        <w:rPr>
          <w:rFonts w:hint="cs"/>
          <w:rtl/>
        </w:rPr>
        <w:t>الوسائل المناسبة لممارستها</w:t>
      </w:r>
      <w:r w:rsidR="00822527">
        <w:rPr>
          <w:rFonts w:hint="cs"/>
          <w:rtl/>
        </w:rPr>
        <w:t>،</w:t>
      </w:r>
      <w:r w:rsidR="00663EE3" w:rsidRPr="00DE6131">
        <w:rPr>
          <w:rFonts w:hint="cs"/>
          <w:rtl/>
        </w:rPr>
        <w:t xml:space="preserve"> </w:t>
      </w:r>
      <w:r w:rsidR="008F33DC">
        <w:rPr>
          <w:rFonts w:hint="cs"/>
          <w:rtl/>
        </w:rPr>
        <w:t>لأن</w:t>
      </w:r>
      <w:r w:rsidR="000924CB" w:rsidRPr="00DE6131">
        <w:rPr>
          <w:rFonts w:hint="cs"/>
          <w:rtl/>
        </w:rPr>
        <w:t xml:space="preserve"> ال</w:t>
      </w:r>
      <w:r w:rsidR="00663EE3" w:rsidRPr="00DE6131">
        <w:rPr>
          <w:rFonts w:hint="cs"/>
          <w:rtl/>
        </w:rPr>
        <w:t xml:space="preserve">حق معترف به حتى في حالة وجود نص يخالفه </w:t>
      </w:r>
      <w:r w:rsidR="000924CB" w:rsidRPr="00DE6131">
        <w:rPr>
          <w:rFonts w:hint="cs"/>
          <w:rtl/>
        </w:rPr>
        <w:t>أو يستبعده فالجهة الإدارية المانحة</w:t>
      </w:r>
      <w:r w:rsidR="00663EE3" w:rsidRPr="00DE6131">
        <w:rPr>
          <w:rFonts w:hint="cs"/>
          <w:rtl/>
        </w:rPr>
        <w:t xml:space="preserve"> </w:t>
      </w:r>
      <w:r w:rsidR="002A79CD" w:rsidRPr="00DE6131">
        <w:rPr>
          <w:rFonts w:hint="cs"/>
          <w:rtl/>
        </w:rPr>
        <w:t>لا تمل</w:t>
      </w:r>
      <w:r w:rsidR="002A79CD" w:rsidRPr="00DE6131">
        <w:rPr>
          <w:rtl/>
        </w:rPr>
        <w:t>ك</w:t>
      </w:r>
      <w:r w:rsidR="00663EE3" w:rsidRPr="00DE6131">
        <w:rPr>
          <w:rFonts w:hint="cs"/>
          <w:rtl/>
        </w:rPr>
        <w:t xml:space="preserve"> حق التنازل عن الرقابة </w:t>
      </w:r>
      <w:r w:rsidR="002A79CD" w:rsidRPr="00DE6131">
        <w:rPr>
          <w:rFonts w:hint="cs"/>
          <w:rtl/>
        </w:rPr>
        <w:t>لأنها</w:t>
      </w:r>
      <w:r w:rsidR="00663EE3" w:rsidRPr="00DE6131">
        <w:rPr>
          <w:rFonts w:hint="cs"/>
          <w:rtl/>
        </w:rPr>
        <w:t xml:space="preserve"> تعد من النظام العام</w:t>
      </w:r>
      <w:r w:rsidR="001C31D5" w:rsidRPr="00DE6131">
        <w:rPr>
          <w:rStyle w:val="Appelnotedebasdep"/>
          <w:color w:val="000000" w:themeColor="text1"/>
          <w:rtl/>
        </w:rPr>
        <w:footnoteReference w:id="261"/>
      </w:r>
      <w:r w:rsidR="00663EE3" w:rsidRPr="00DE6131">
        <w:rPr>
          <w:rFonts w:hint="cs"/>
          <w:rtl/>
        </w:rPr>
        <w:t>.</w:t>
      </w:r>
    </w:p>
    <w:p w14:paraId="23875BCC" w14:textId="6E9A308C" w:rsidR="00B54022" w:rsidRDefault="00CA2529" w:rsidP="00D74548">
      <w:pPr>
        <w:rPr>
          <w:rtl/>
          <w:lang w:val="fr-FR"/>
        </w:rPr>
      </w:pPr>
      <w:r w:rsidRPr="00DE6131">
        <w:rPr>
          <w:rFonts w:hint="cs"/>
          <w:rtl/>
          <w:lang w:val="fr-FR"/>
        </w:rPr>
        <w:t>فت</w:t>
      </w:r>
      <w:r w:rsidR="00B54022" w:rsidRPr="00DE6131">
        <w:rPr>
          <w:rFonts w:hint="cs"/>
          <w:rtl/>
          <w:lang w:val="fr-FR"/>
        </w:rPr>
        <w:t xml:space="preserve">مارس الرقابة </w:t>
      </w:r>
      <w:r w:rsidRPr="00DE6131">
        <w:rPr>
          <w:rFonts w:hint="cs"/>
          <w:rtl/>
          <w:lang w:val="fr-FR"/>
        </w:rPr>
        <w:t>على عقود تفويض المرافق العامة وعلى المرافق المفوضة أثناء مرحلة التنفيذ من</w:t>
      </w:r>
      <w:r w:rsidR="00B54022" w:rsidRPr="00DE6131">
        <w:rPr>
          <w:rFonts w:hint="cs"/>
          <w:rtl/>
          <w:lang w:val="fr-FR"/>
        </w:rPr>
        <w:t xml:space="preserve"> قبل </w:t>
      </w:r>
      <w:r w:rsidRPr="00DE6131">
        <w:rPr>
          <w:rFonts w:hint="cs"/>
          <w:rtl/>
          <w:lang w:val="fr-FR"/>
        </w:rPr>
        <w:t xml:space="preserve">السلطة المفوضة بصفة أساسية بحكم مسؤوليتها على تنظيم واستغلال المرفق العام </w:t>
      </w:r>
      <w:r w:rsidR="00AC505A" w:rsidRPr="00DE6131">
        <w:rPr>
          <w:rFonts w:hint="cs"/>
          <w:rtl/>
          <w:lang w:val="fr-FR"/>
        </w:rPr>
        <w:t>المفوض</w:t>
      </w:r>
      <w:r w:rsidR="00B54022" w:rsidRPr="00DE6131">
        <w:rPr>
          <w:rFonts w:hint="cs"/>
          <w:rtl/>
          <w:lang w:val="fr-FR"/>
        </w:rPr>
        <w:t xml:space="preserve"> </w:t>
      </w:r>
      <w:r w:rsidR="00AC505A" w:rsidRPr="00DE6131">
        <w:rPr>
          <w:rFonts w:hint="cs"/>
          <w:rtl/>
          <w:lang w:val="fr-FR"/>
        </w:rPr>
        <w:t>وبالرغم من أن هذه الرقابة غالبا</w:t>
      </w:r>
      <w:r w:rsidR="00B54022" w:rsidRPr="00DE6131">
        <w:rPr>
          <w:rFonts w:hint="cs"/>
          <w:rtl/>
          <w:lang w:val="fr-FR"/>
        </w:rPr>
        <w:t xml:space="preserve"> ما تلح</w:t>
      </w:r>
      <w:r w:rsidR="00B54022" w:rsidRPr="00DE6131">
        <w:rPr>
          <w:rtl/>
          <w:lang w:val="fr-FR"/>
        </w:rPr>
        <w:t>ظ</w:t>
      </w:r>
      <w:r w:rsidR="00B54022" w:rsidRPr="00DE6131">
        <w:rPr>
          <w:rFonts w:hint="cs"/>
          <w:rtl/>
          <w:lang w:val="fr-FR"/>
        </w:rPr>
        <w:t xml:space="preserve"> في بنود دفاتر الشروط </w:t>
      </w:r>
      <w:r w:rsidR="00AC505A" w:rsidRPr="00DE6131">
        <w:rPr>
          <w:rFonts w:hint="cs"/>
          <w:rtl/>
          <w:lang w:val="fr-FR"/>
        </w:rPr>
        <w:t xml:space="preserve">الخاصة بعملية التفويض </w:t>
      </w:r>
      <w:r w:rsidR="00B54022" w:rsidRPr="00DE6131">
        <w:rPr>
          <w:rFonts w:hint="cs"/>
          <w:rtl/>
          <w:lang w:val="fr-FR"/>
        </w:rPr>
        <w:t>التي لها الطابع التنظيمي وفي نصو</w:t>
      </w:r>
      <w:r w:rsidR="00B54022" w:rsidRPr="00DE6131">
        <w:rPr>
          <w:rtl/>
          <w:lang w:val="fr-FR"/>
        </w:rPr>
        <w:t>ص</w:t>
      </w:r>
      <w:r w:rsidR="008F33DC">
        <w:rPr>
          <w:rFonts w:hint="cs"/>
          <w:rtl/>
          <w:lang w:val="fr-FR"/>
        </w:rPr>
        <w:t xml:space="preserve"> قانونية أ</w:t>
      </w:r>
      <w:r w:rsidR="00B54022" w:rsidRPr="00DE6131">
        <w:rPr>
          <w:rFonts w:hint="cs"/>
          <w:rtl/>
          <w:lang w:val="fr-FR"/>
        </w:rPr>
        <w:t xml:space="preserve">و </w:t>
      </w:r>
      <w:r w:rsidR="00AC505A" w:rsidRPr="00DE6131">
        <w:rPr>
          <w:rFonts w:hint="cs"/>
          <w:rtl/>
          <w:lang w:val="fr-FR"/>
        </w:rPr>
        <w:t xml:space="preserve">لائحية </w:t>
      </w:r>
      <w:r w:rsidR="00B91923">
        <w:rPr>
          <w:rFonts w:hint="cs"/>
          <w:rtl/>
          <w:lang w:val="fr-FR"/>
        </w:rPr>
        <w:t>أو</w:t>
      </w:r>
      <w:r w:rsidR="00B54022" w:rsidRPr="00DE6131">
        <w:rPr>
          <w:rFonts w:hint="cs"/>
          <w:rtl/>
          <w:lang w:val="fr-FR"/>
        </w:rPr>
        <w:t xml:space="preserve"> </w:t>
      </w:r>
      <w:r w:rsidR="00AC505A" w:rsidRPr="00DE6131">
        <w:rPr>
          <w:rFonts w:hint="cs"/>
          <w:rtl/>
          <w:lang w:val="fr-FR"/>
        </w:rPr>
        <w:t xml:space="preserve">في نصوص قانونية مختلفة </w:t>
      </w:r>
      <w:r w:rsidR="00B54022" w:rsidRPr="00DE6131">
        <w:rPr>
          <w:rFonts w:hint="cs"/>
          <w:rtl/>
          <w:lang w:val="fr-FR"/>
        </w:rPr>
        <w:t xml:space="preserve">تحدد </w:t>
      </w:r>
      <w:r w:rsidR="00AC505A" w:rsidRPr="00DE6131">
        <w:rPr>
          <w:rFonts w:hint="cs"/>
          <w:rtl/>
          <w:lang w:val="fr-FR"/>
        </w:rPr>
        <w:t xml:space="preserve">كيفية </w:t>
      </w:r>
      <w:r w:rsidR="00B91923">
        <w:rPr>
          <w:rFonts w:hint="cs"/>
          <w:rtl/>
          <w:lang w:val="fr-FR"/>
        </w:rPr>
        <w:t>إ</w:t>
      </w:r>
      <w:r w:rsidR="00B54022" w:rsidRPr="00DE6131">
        <w:rPr>
          <w:rFonts w:hint="cs"/>
          <w:rtl/>
          <w:lang w:val="fr-FR"/>
        </w:rPr>
        <w:t>جرائها</w:t>
      </w:r>
      <w:r w:rsidR="00AC505A" w:rsidRPr="00DE6131">
        <w:rPr>
          <w:rFonts w:hint="cs"/>
          <w:rtl/>
          <w:lang w:val="fr-FR"/>
        </w:rPr>
        <w:t xml:space="preserve"> ونطاقها، غير أن للرقابة على تفويض المرفق العام تجد مصدرها في المرفق العام في حد ذاته ومقتضيات المصلحة العامة وكذا امتيازات السلطة العامة</w:t>
      </w:r>
      <w:r w:rsidR="001C33E9" w:rsidRPr="00DE6131">
        <w:rPr>
          <w:rFonts w:hint="cs"/>
          <w:rtl/>
          <w:lang w:val="fr-FR"/>
        </w:rPr>
        <w:t xml:space="preserve">، فكل هذه المفاهيم تعد </w:t>
      </w:r>
      <w:r w:rsidR="00B91923">
        <w:rPr>
          <w:rFonts w:hint="cs"/>
          <w:rtl/>
          <w:lang w:val="fr-FR"/>
        </w:rPr>
        <w:t>ال</w:t>
      </w:r>
      <w:r w:rsidR="001C33E9" w:rsidRPr="00DE6131">
        <w:rPr>
          <w:rFonts w:hint="cs"/>
          <w:rtl/>
          <w:lang w:val="fr-FR"/>
        </w:rPr>
        <w:t xml:space="preserve">مرتكزات </w:t>
      </w:r>
      <w:r w:rsidR="00B91923">
        <w:rPr>
          <w:rFonts w:hint="cs"/>
          <w:rtl/>
          <w:lang w:val="fr-FR"/>
        </w:rPr>
        <w:t>ال</w:t>
      </w:r>
      <w:r w:rsidR="001C33E9" w:rsidRPr="00DE6131">
        <w:rPr>
          <w:rFonts w:hint="cs"/>
          <w:rtl/>
          <w:lang w:val="fr-FR"/>
        </w:rPr>
        <w:t>أساسية لعملية الرقابة على عقد التفويض و</w:t>
      </w:r>
      <w:r w:rsidR="00B91923">
        <w:rPr>
          <w:rFonts w:hint="cs"/>
          <w:rtl/>
          <w:lang w:val="fr-FR"/>
        </w:rPr>
        <w:t>تعتبر أساسا لها بغض النظر عن مسأ</w:t>
      </w:r>
      <w:r w:rsidR="001C33E9" w:rsidRPr="00DE6131">
        <w:rPr>
          <w:rFonts w:hint="cs"/>
          <w:rtl/>
          <w:lang w:val="fr-FR"/>
        </w:rPr>
        <w:t>لة النص على سلطة الرقابة فهي موجودة ومفترضة طالما ا</w:t>
      </w:r>
      <w:r w:rsidR="00B91923">
        <w:rPr>
          <w:rFonts w:hint="cs"/>
          <w:rtl/>
          <w:lang w:val="fr-FR"/>
        </w:rPr>
        <w:t>رتبط  عقد التفويض بالمرفق العام</w:t>
      </w:r>
      <w:r w:rsidR="001C33E9" w:rsidRPr="00DE6131">
        <w:rPr>
          <w:rFonts w:hint="cs"/>
          <w:rtl/>
          <w:lang w:val="fr-FR"/>
        </w:rPr>
        <w:t>.</w:t>
      </w:r>
      <w:r w:rsidR="00AC505A" w:rsidRPr="00DE6131">
        <w:rPr>
          <w:rFonts w:hint="cs"/>
          <w:rtl/>
          <w:lang w:val="fr-FR"/>
        </w:rPr>
        <w:t xml:space="preserve"> </w:t>
      </w:r>
    </w:p>
    <w:p w14:paraId="4ED8A83F" w14:textId="211EE5EE" w:rsidR="001833BB" w:rsidRPr="00DE6131" w:rsidRDefault="001833BB" w:rsidP="00D74548">
      <w:pPr>
        <w:rPr>
          <w:rtl/>
          <w:lang w:val="fr-FR"/>
        </w:rPr>
      </w:pPr>
      <w:r>
        <w:rPr>
          <w:rFonts w:hint="cs"/>
          <w:rtl/>
          <w:lang w:val="fr-FR"/>
        </w:rPr>
        <w:t xml:space="preserve">فهي رقابة أصيلة تتمتع بها السلطة العامة المانحة للتفويض </w:t>
      </w:r>
      <w:r w:rsidR="00D35637">
        <w:rPr>
          <w:rFonts w:hint="cs"/>
          <w:rtl/>
          <w:lang w:val="fr-FR"/>
        </w:rPr>
        <w:t xml:space="preserve">تنبع من طبيعة المرفق العام موضوع التفويض وتتعلق </w:t>
      </w:r>
      <w:r w:rsidR="00FC3152">
        <w:rPr>
          <w:rFonts w:hint="cs"/>
          <w:rtl/>
          <w:lang w:val="fr-FR"/>
        </w:rPr>
        <w:t>بالأهداف</w:t>
      </w:r>
      <w:r w:rsidR="002457DA">
        <w:rPr>
          <w:rFonts w:hint="cs"/>
          <w:rtl/>
          <w:lang w:val="fr-FR"/>
        </w:rPr>
        <w:t xml:space="preserve"> المتصلة بالصالح العام</w:t>
      </w:r>
      <w:r w:rsidR="00B91923">
        <w:rPr>
          <w:rFonts w:hint="cs"/>
          <w:rtl/>
          <w:lang w:val="fr-FR"/>
        </w:rPr>
        <w:t>،</w:t>
      </w:r>
      <w:r w:rsidR="002457DA">
        <w:rPr>
          <w:rFonts w:hint="cs"/>
          <w:rtl/>
          <w:lang w:val="fr-FR"/>
        </w:rPr>
        <w:t xml:space="preserve"> وتنبع من المركز ال</w:t>
      </w:r>
      <w:r w:rsidR="00B91923">
        <w:rPr>
          <w:rFonts w:hint="cs"/>
          <w:rtl/>
          <w:lang w:val="fr-FR"/>
        </w:rPr>
        <w:t>إ</w:t>
      </w:r>
      <w:r w:rsidR="002457DA">
        <w:rPr>
          <w:rFonts w:hint="cs"/>
          <w:rtl/>
          <w:lang w:val="fr-FR"/>
        </w:rPr>
        <w:t xml:space="preserve">ستثنائي للسلطة المفوضة باعتبارها تحوز على صلاحيات </w:t>
      </w:r>
      <w:r w:rsidR="00B712B7">
        <w:rPr>
          <w:rFonts w:hint="cs"/>
          <w:rtl/>
          <w:lang w:val="fr-FR"/>
        </w:rPr>
        <w:t xml:space="preserve">مرتبطة </w:t>
      </w:r>
      <w:r w:rsidR="00FC3152">
        <w:rPr>
          <w:rFonts w:hint="cs"/>
          <w:rtl/>
          <w:lang w:val="fr-FR"/>
        </w:rPr>
        <w:t>بامتيازا</w:t>
      </w:r>
      <w:r w:rsidR="00FC3152">
        <w:rPr>
          <w:rtl/>
          <w:lang w:val="fr-FR"/>
        </w:rPr>
        <w:t>ت</w:t>
      </w:r>
      <w:r w:rsidR="00B712B7">
        <w:rPr>
          <w:rFonts w:hint="cs"/>
          <w:rtl/>
          <w:lang w:val="fr-FR"/>
        </w:rPr>
        <w:t xml:space="preserve"> السلطة العامة كل هذه الأسس تشكل المستندات </w:t>
      </w:r>
      <w:r w:rsidR="00B712B7">
        <w:rPr>
          <w:rFonts w:hint="cs"/>
          <w:rtl/>
          <w:lang w:val="fr-FR"/>
        </w:rPr>
        <w:lastRenderedPageBreak/>
        <w:t xml:space="preserve">الجوهرية التي يرتكز عليها عقد التفويض ويستمد خصائصه المختلفة من </w:t>
      </w:r>
      <w:r w:rsidR="006252FD">
        <w:rPr>
          <w:rFonts w:hint="cs"/>
          <w:rtl/>
          <w:lang w:val="fr-FR"/>
        </w:rPr>
        <w:t>ارتباطه</w:t>
      </w:r>
      <w:r w:rsidR="00B712B7">
        <w:rPr>
          <w:rFonts w:hint="cs"/>
          <w:rtl/>
          <w:lang w:val="fr-FR"/>
        </w:rPr>
        <w:t xml:space="preserve"> الوثيق بهذه ال</w:t>
      </w:r>
      <w:r w:rsidR="005318BA">
        <w:rPr>
          <w:rFonts w:hint="cs"/>
          <w:rtl/>
          <w:lang w:val="fr-FR"/>
        </w:rPr>
        <w:t>ركائز الأساسية لعملية الرقابة.</w:t>
      </w:r>
    </w:p>
    <w:p w14:paraId="651F5D92" w14:textId="44FEE054" w:rsidR="009439F7" w:rsidRPr="00DE6131" w:rsidRDefault="00054D58" w:rsidP="00DC6D1B">
      <w:pPr>
        <w:ind w:firstLine="0"/>
        <w:outlineLvl w:val="3"/>
        <w:rPr>
          <w:b/>
          <w:bCs/>
          <w:color w:val="000000" w:themeColor="text1"/>
          <w:sz w:val="32"/>
          <w:szCs w:val="32"/>
          <w:rtl/>
        </w:rPr>
      </w:pPr>
      <w:bookmarkStart w:id="206" w:name="_Toc165664644"/>
      <w:bookmarkStart w:id="207" w:name="_Toc165665144"/>
      <w:bookmarkStart w:id="208" w:name="_Toc168134085"/>
      <w:r w:rsidRPr="00DE6131">
        <w:rPr>
          <w:rFonts w:hint="cs"/>
          <w:b/>
          <w:bCs/>
          <w:color w:val="000000" w:themeColor="text1"/>
          <w:sz w:val="32"/>
          <w:szCs w:val="32"/>
          <w:rtl/>
        </w:rPr>
        <w:t xml:space="preserve">المطلب </w:t>
      </w:r>
      <w:r w:rsidR="00A42072" w:rsidRPr="00DE6131">
        <w:rPr>
          <w:rFonts w:hint="cs"/>
          <w:b/>
          <w:bCs/>
          <w:color w:val="000000" w:themeColor="text1"/>
          <w:sz w:val="32"/>
          <w:szCs w:val="32"/>
          <w:rtl/>
        </w:rPr>
        <w:t xml:space="preserve">الأول: </w:t>
      </w:r>
      <w:r w:rsidR="005918D0" w:rsidRPr="00DE6131">
        <w:rPr>
          <w:rFonts w:hint="cs"/>
          <w:b/>
          <w:bCs/>
          <w:color w:val="000000" w:themeColor="text1"/>
          <w:sz w:val="32"/>
          <w:szCs w:val="32"/>
          <w:rtl/>
        </w:rPr>
        <w:t>الأسس القانونية ل</w:t>
      </w:r>
      <w:r w:rsidR="00CD2436" w:rsidRPr="00DE6131">
        <w:rPr>
          <w:rFonts w:hint="cs"/>
          <w:b/>
          <w:bCs/>
          <w:color w:val="000000" w:themeColor="text1"/>
          <w:sz w:val="32"/>
          <w:szCs w:val="32"/>
          <w:rtl/>
        </w:rPr>
        <w:t xml:space="preserve">لرقابة </w:t>
      </w:r>
      <w:r w:rsidR="005918D0" w:rsidRPr="00DE6131">
        <w:rPr>
          <w:rFonts w:hint="cs"/>
          <w:b/>
          <w:bCs/>
          <w:color w:val="000000" w:themeColor="text1"/>
          <w:sz w:val="32"/>
          <w:szCs w:val="32"/>
          <w:rtl/>
        </w:rPr>
        <w:t>على</w:t>
      </w:r>
      <w:r w:rsidR="00CD2436" w:rsidRPr="00DE6131">
        <w:rPr>
          <w:rFonts w:hint="cs"/>
          <w:b/>
          <w:bCs/>
          <w:color w:val="000000" w:themeColor="text1"/>
          <w:sz w:val="32"/>
          <w:szCs w:val="32"/>
          <w:rtl/>
        </w:rPr>
        <w:t xml:space="preserve"> </w:t>
      </w:r>
      <w:r w:rsidR="005918D0" w:rsidRPr="00DE6131">
        <w:rPr>
          <w:rFonts w:hint="cs"/>
          <w:b/>
          <w:bCs/>
          <w:color w:val="000000" w:themeColor="text1"/>
          <w:sz w:val="32"/>
          <w:szCs w:val="32"/>
          <w:rtl/>
        </w:rPr>
        <w:t>عقود</w:t>
      </w:r>
      <w:r w:rsidR="00CD2436" w:rsidRPr="00DE6131">
        <w:rPr>
          <w:rFonts w:hint="cs"/>
          <w:b/>
          <w:bCs/>
          <w:color w:val="000000" w:themeColor="text1"/>
          <w:sz w:val="32"/>
          <w:szCs w:val="32"/>
          <w:rtl/>
        </w:rPr>
        <w:t xml:space="preserve"> التفويض</w:t>
      </w:r>
      <w:bookmarkEnd w:id="206"/>
      <w:bookmarkEnd w:id="207"/>
      <w:bookmarkEnd w:id="208"/>
    </w:p>
    <w:p w14:paraId="6AB7606C" w14:textId="445504CA" w:rsidR="0076311C" w:rsidRPr="00DE6131" w:rsidRDefault="001C33E9" w:rsidP="00D74548">
      <w:pPr>
        <w:rPr>
          <w:rtl/>
          <w:lang w:val="fr-FR"/>
        </w:rPr>
      </w:pPr>
      <w:r w:rsidRPr="00DE6131">
        <w:rPr>
          <w:rFonts w:hint="cs"/>
          <w:rtl/>
          <w:lang w:val="fr-FR"/>
        </w:rPr>
        <w:t xml:space="preserve">إن </w:t>
      </w:r>
      <w:r w:rsidR="002A79CD" w:rsidRPr="00DE6131">
        <w:rPr>
          <w:rFonts w:hint="cs"/>
          <w:rtl/>
          <w:lang w:val="fr-FR"/>
        </w:rPr>
        <w:t>ما يملي</w:t>
      </w:r>
      <w:r w:rsidR="002A79CD" w:rsidRPr="00DE6131">
        <w:rPr>
          <w:rtl/>
          <w:lang w:val="fr-FR"/>
        </w:rPr>
        <w:t>ه</w:t>
      </w:r>
      <w:r w:rsidRPr="00DE6131">
        <w:rPr>
          <w:rFonts w:hint="cs"/>
          <w:rtl/>
          <w:lang w:val="fr-FR"/>
        </w:rPr>
        <w:t xml:space="preserve"> </w:t>
      </w:r>
      <w:r w:rsidR="009439F7" w:rsidRPr="00DE6131">
        <w:rPr>
          <w:rFonts w:hint="cs"/>
          <w:rtl/>
          <w:lang w:val="fr-FR"/>
        </w:rPr>
        <w:t xml:space="preserve">الواقع </w:t>
      </w:r>
      <w:r w:rsidRPr="00DE6131">
        <w:rPr>
          <w:rFonts w:hint="cs"/>
          <w:rtl/>
          <w:lang w:val="fr-FR"/>
        </w:rPr>
        <w:t>هو</w:t>
      </w:r>
      <w:r w:rsidR="009439F7" w:rsidRPr="00DE6131">
        <w:rPr>
          <w:rFonts w:hint="cs"/>
          <w:rtl/>
          <w:lang w:val="fr-FR"/>
        </w:rPr>
        <w:t xml:space="preserve"> وجود نصوص </w:t>
      </w:r>
      <w:r w:rsidRPr="00DE6131">
        <w:rPr>
          <w:rFonts w:hint="cs"/>
          <w:rtl/>
          <w:lang w:val="fr-FR"/>
        </w:rPr>
        <w:t xml:space="preserve">تكرس حق الجماعة العامة في  الرقابة </w:t>
      </w:r>
      <w:r w:rsidR="009439F7" w:rsidRPr="00DE6131">
        <w:rPr>
          <w:rFonts w:hint="cs"/>
          <w:rtl/>
          <w:lang w:val="fr-FR"/>
        </w:rPr>
        <w:t>على المستثمر و</w:t>
      </w:r>
      <w:r w:rsidRPr="00DE6131">
        <w:rPr>
          <w:rFonts w:hint="cs"/>
          <w:rtl/>
          <w:lang w:val="fr-FR"/>
        </w:rPr>
        <w:t xml:space="preserve">تتبع </w:t>
      </w:r>
      <w:r w:rsidR="009439F7" w:rsidRPr="00DE6131">
        <w:rPr>
          <w:rFonts w:hint="cs"/>
          <w:rtl/>
          <w:lang w:val="fr-FR"/>
        </w:rPr>
        <w:t>كيفية تحقيقه للمرفق موضوع التفويض</w:t>
      </w:r>
      <w:r w:rsidRPr="00DE6131">
        <w:rPr>
          <w:rFonts w:hint="cs"/>
          <w:rtl/>
          <w:lang w:val="fr-FR"/>
        </w:rPr>
        <w:t>،</w:t>
      </w:r>
      <w:r w:rsidR="009439F7" w:rsidRPr="00DE6131">
        <w:rPr>
          <w:rFonts w:hint="cs"/>
          <w:rtl/>
          <w:lang w:val="fr-FR"/>
        </w:rPr>
        <w:t xml:space="preserve"> </w:t>
      </w:r>
      <w:r w:rsidRPr="00DE6131">
        <w:rPr>
          <w:rFonts w:hint="cs"/>
          <w:rtl/>
          <w:lang w:val="fr-FR"/>
        </w:rPr>
        <w:t xml:space="preserve">غير أن هذه </w:t>
      </w:r>
      <w:r w:rsidR="009439F7" w:rsidRPr="00DE6131">
        <w:rPr>
          <w:rFonts w:hint="cs"/>
          <w:rtl/>
          <w:lang w:val="fr-FR"/>
        </w:rPr>
        <w:t xml:space="preserve"> النصوص لا تشكل</w:t>
      </w:r>
      <w:r w:rsidRPr="00DE6131">
        <w:rPr>
          <w:rFonts w:hint="cs"/>
          <w:rtl/>
          <w:lang w:val="fr-FR"/>
        </w:rPr>
        <w:t xml:space="preserve"> وحدها</w:t>
      </w:r>
      <w:r w:rsidR="009439F7" w:rsidRPr="00DE6131">
        <w:rPr>
          <w:rFonts w:hint="cs"/>
          <w:rtl/>
          <w:lang w:val="fr-FR"/>
        </w:rPr>
        <w:t xml:space="preserve"> الاساس القانوني </w:t>
      </w:r>
      <w:r w:rsidRPr="00DE6131">
        <w:rPr>
          <w:rFonts w:hint="cs"/>
          <w:rtl/>
          <w:lang w:val="fr-FR"/>
        </w:rPr>
        <w:t>لعملية ا</w:t>
      </w:r>
      <w:r w:rsidR="009439F7" w:rsidRPr="00DE6131">
        <w:rPr>
          <w:rFonts w:hint="cs"/>
          <w:rtl/>
          <w:lang w:val="fr-FR"/>
        </w:rPr>
        <w:t>لرقابة بل</w:t>
      </w:r>
      <w:r w:rsidRPr="00DE6131">
        <w:rPr>
          <w:rFonts w:hint="cs"/>
          <w:rtl/>
          <w:lang w:val="fr-FR"/>
        </w:rPr>
        <w:t xml:space="preserve"> </w:t>
      </w:r>
      <w:r w:rsidR="009439F7" w:rsidRPr="00DE6131">
        <w:rPr>
          <w:rFonts w:hint="cs"/>
          <w:rtl/>
          <w:lang w:val="fr-FR"/>
        </w:rPr>
        <w:t xml:space="preserve">تقتصر </w:t>
      </w:r>
      <w:r w:rsidRPr="00DE6131">
        <w:rPr>
          <w:rFonts w:hint="cs"/>
          <w:rtl/>
          <w:lang w:val="fr-FR"/>
        </w:rPr>
        <w:t xml:space="preserve">دورها </w:t>
      </w:r>
      <w:r w:rsidR="009439F7" w:rsidRPr="00DE6131">
        <w:rPr>
          <w:rFonts w:hint="cs"/>
          <w:rtl/>
          <w:lang w:val="fr-FR"/>
        </w:rPr>
        <w:t xml:space="preserve">على </w:t>
      </w:r>
      <w:r w:rsidR="00B91923">
        <w:rPr>
          <w:rFonts w:hint="cs"/>
          <w:rtl/>
          <w:lang w:val="fr-FR"/>
        </w:rPr>
        <w:t>إ</w:t>
      </w:r>
      <w:r w:rsidR="009439F7" w:rsidRPr="00DE6131">
        <w:rPr>
          <w:rFonts w:hint="cs"/>
          <w:rtl/>
          <w:lang w:val="fr-FR"/>
        </w:rPr>
        <w:t>علان وجودها ل</w:t>
      </w:r>
      <w:r w:rsidR="00B91923">
        <w:rPr>
          <w:rFonts w:hint="cs"/>
          <w:rtl/>
          <w:lang w:val="fr-FR"/>
        </w:rPr>
        <w:t>أ</w:t>
      </w:r>
      <w:r w:rsidR="009439F7" w:rsidRPr="00DE6131">
        <w:rPr>
          <w:rFonts w:hint="cs"/>
          <w:rtl/>
          <w:lang w:val="fr-FR"/>
        </w:rPr>
        <w:t>ن ال</w:t>
      </w:r>
      <w:r w:rsidR="00B91923">
        <w:rPr>
          <w:rFonts w:hint="cs"/>
          <w:rtl/>
          <w:lang w:val="fr-FR"/>
        </w:rPr>
        <w:t>أ</w:t>
      </w:r>
      <w:r w:rsidR="009439F7" w:rsidRPr="00DE6131">
        <w:rPr>
          <w:rFonts w:hint="cs"/>
          <w:rtl/>
          <w:lang w:val="fr-FR"/>
        </w:rPr>
        <w:t xml:space="preserve">ساس القانوني للرقابة يكمن في </w:t>
      </w:r>
      <w:r w:rsidR="006216C6" w:rsidRPr="00DE6131">
        <w:rPr>
          <w:rFonts w:hint="cs"/>
          <w:rtl/>
          <w:lang w:val="fr-FR"/>
        </w:rPr>
        <w:t>الا</w:t>
      </w:r>
      <w:r w:rsidR="009439F7" w:rsidRPr="00DE6131">
        <w:rPr>
          <w:rFonts w:hint="cs"/>
          <w:rtl/>
          <w:lang w:val="fr-FR"/>
        </w:rPr>
        <w:t xml:space="preserve">متيازات </w:t>
      </w:r>
      <w:r w:rsidR="006216C6" w:rsidRPr="00DE6131">
        <w:rPr>
          <w:rFonts w:hint="cs"/>
          <w:rtl/>
          <w:lang w:val="fr-FR"/>
        </w:rPr>
        <w:t xml:space="preserve"> المخولة ل</w:t>
      </w:r>
      <w:r w:rsidR="009439F7" w:rsidRPr="00DE6131">
        <w:rPr>
          <w:rFonts w:hint="cs"/>
          <w:rtl/>
          <w:lang w:val="fr-FR"/>
        </w:rPr>
        <w:t xml:space="preserve">لسلطة العامة التي تتمتع بها </w:t>
      </w:r>
      <w:r w:rsidR="006216C6" w:rsidRPr="00DE6131">
        <w:rPr>
          <w:rFonts w:hint="cs"/>
          <w:rtl/>
          <w:lang w:val="fr-FR"/>
        </w:rPr>
        <w:t xml:space="preserve">أشخاص القانون </w:t>
      </w:r>
      <w:r w:rsidR="009439F7" w:rsidRPr="00DE6131">
        <w:rPr>
          <w:rFonts w:hint="cs"/>
          <w:rtl/>
          <w:lang w:val="fr-FR"/>
        </w:rPr>
        <w:t>العام</w:t>
      </w:r>
      <w:r w:rsidR="00B62E7D">
        <w:rPr>
          <w:rFonts w:hint="cs"/>
          <w:rtl/>
          <w:lang w:val="fr-FR"/>
        </w:rPr>
        <w:t>،</w:t>
      </w:r>
      <w:r w:rsidR="009439F7" w:rsidRPr="00DE6131">
        <w:rPr>
          <w:rFonts w:hint="cs"/>
          <w:rtl/>
          <w:lang w:val="fr-FR"/>
        </w:rPr>
        <w:t xml:space="preserve"> ولهذا </w:t>
      </w:r>
      <w:r w:rsidR="006216C6" w:rsidRPr="00DE6131">
        <w:rPr>
          <w:rFonts w:hint="cs"/>
          <w:rtl/>
          <w:lang w:val="fr-FR"/>
        </w:rPr>
        <w:t>فإنه</w:t>
      </w:r>
      <w:r w:rsidR="009439F7" w:rsidRPr="00DE6131">
        <w:rPr>
          <w:rFonts w:hint="cs"/>
          <w:rtl/>
          <w:lang w:val="fr-FR"/>
        </w:rPr>
        <w:t xml:space="preserve"> من الخطأ </w:t>
      </w:r>
      <w:r w:rsidR="006216C6" w:rsidRPr="00DE6131">
        <w:rPr>
          <w:rFonts w:hint="cs"/>
          <w:rtl/>
          <w:lang w:val="fr-FR"/>
        </w:rPr>
        <w:t>ال</w:t>
      </w:r>
      <w:r w:rsidR="00B62E7D">
        <w:rPr>
          <w:rFonts w:hint="cs"/>
          <w:rtl/>
          <w:lang w:val="fr-FR"/>
        </w:rPr>
        <w:t>إ</w:t>
      </w:r>
      <w:r w:rsidR="006216C6" w:rsidRPr="00DE6131">
        <w:rPr>
          <w:rFonts w:hint="cs"/>
          <w:rtl/>
          <w:lang w:val="fr-FR"/>
        </w:rPr>
        <w:t>عتقاد</w:t>
      </w:r>
      <w:r w:rsidR="009439F7" w:rsidRPr="00DE6131">
        <w:rPr>
          <w:rFonts w:hint="cs"/>
          <w:rtl/>
          <w:lang w:val="fr-FR"/>
        </w:rPr>
        <w:t xml:space="preserve"> </w:t>
      </w:r>
      <w:r w:rsidR="00B62E7D">
        <w:rPr>
          <w:rFonts w:hint="cs"/>
          <w:rtl/>
          <w:lang w:val="fr-FR"/>
        </w:rPr>
        <w:t>أ</w:t>
      </w:r>
      <w:r w:rsidR="009439F7" w:rsidRPr="00DE6131">
        <w:rPr>
          <w:rFonts w:hint="cs"/>
          <w:rtl/>
          <w:lang w:val="fr-FR"/>
        </w:rPr>
        <w:t xml:space="preserve">ن سلطة الرقابة </w:t>
      </w:r>
      <w:r w:rsidR="006216C6" w:rsidRPr="00DE6131">
        <w:rPr>
          <w:rFonts w:hint="cs"/>
          <w:rtl/>
          <w:lang w:val="fr-FR"/>
        </w:rPr>
        <w:t>إنما تقتصر</w:t>
      </w:r>
      <w:r w:rsidR="009439F7" w:rsidRPr="00DE6131">
        <w:rPr>
          <w:rFonts w:hint="cs"/>
          <w:rtl/>
          <w:lang w:val="fr-FR"/>
        </w:rPr>
        <w:t xml:space="preserve"> </w:t>
      </w:r>
      <w:r w:rsidR="006216C6" w:rsidRPr="00DE6131">
        <w:rPr>
          <w:rFonts w:hint="cs"/>
          <w:rtl/>
          <w:lang w:val="fr-FR"/>
        </w:rPr>
        <w:t xml:space="preserve">على </w:t>
      </w:r>
      <w:r w:rsidR="009439F7" w:rsidRPr="00DE6131">
        <w:rPr>
          <w:rFonts w:hint="cs"/>
          <w:rtl/>
          <w:lang w:val="fr-FR"/>
        </w:rPr>
        <w:t>النصوص</w:t>
      </w:r>
      <w:r w:rsidR="006216C6" w:rsidRPr="00DE6131">
        <w:rPr>
          <w:rFonts w:hint="cs"/>
          <w:rtl/>
          <w:lang w:val="fr-FR"/>
        </w:rPr>
        <w:t xml:space="preserve"> فحسب </w:t>
      </w:r>
      <w:r w:rsidR="009439F7" w:rsidRPr="00DE6131">
        <w:rPr>
          <w:rFonts w:hint="cs"/>
          <w:rtl/>
          <w:lang w:val="fr-FR"/>
        </w:rPr>
        <w:t xml:space="preserve"> </w:t>
      </w:r>
      <w:r w:rsidR="006216C6" w:rsidRPr="00DE6131">
        <w:rPr>
          <w:rFonts w:hint="cs"/>
          <w:rtl/>
          <w:lang w:val="fr-FR"/>
        </w:rPr>
        <w:t xml:space="preserve">فالسلطة المفوضة </w:t>
      </w:r>
      <w:r w:rsidR="00B62E7D">
        <w:rPr>
          <w:rFonts w:hint="cs"/>
          <w:rtl/>
          <w:lang w:val="fr-FR"/>
        </w:rPr>
        <w:t xml:space="preserve"> يمكنها أ</w:t>
      </w:r>
      <w:r w:rsidR="009439F7" w:rsidRPr="00DE6131">
        <w:rPr>
          <w:rFonts w:hint="cs"/>
          <w:rtl/>
          <w:lang w:val="fr-FR"/>
        </w:rPr>
        <w:t xml:space="preserve">ن تتجاوز </w:t>
      </w:r>
      <w:r w:rsidR="006216C6" w:rsidRPr="00DE6131">
        <w:rPr>
          <w:rFonts w:hint="cs"/>
          <w:rtl/>
          <w:lang w:val="fr-FR"/>
        </w:rPr>
        <w:t xml:space="preserve">النصوص التي تبين </w:t>
      </w:r>
      <w:r w:rsidR="009439F7" w:rsidRPr="00DE6131">
        <w:rPr>
          <w:rFonts w:hint="cs"/>
          <w:rtl/>
          <w:lang w:val="fr-FR"/>
        </w:rPr>
        <w:t xml:space="preserve">مدى وكيفية </w:t>
      </w:r>
      <w:r w:rsidR="006216C6" w:rsidRPr="00DE6131">
        <w:rPr>
          <w:rFonts w:hint="cs"/>
          <w:rtl/>
          <w:lang w:val="fr-FR"/>
        </w:rPr>
        <w:t xml:space="preserve"> ممارسة الرقابة </w:t>
      </w:r>
      <w:r w:rsidR="009439F7" w:rsidRPr="00DE6131">
        <w:rPr>
          <w:rFonts w:hint="cs"/>
          <w:rtl/>
          <w:lang w:val="fr-FR"/>
        </w:rPr>
        <w:t xml:space="preserve"> متى كانت المصلحة العامة تبرر ذلك</w:t>
      </w:r>
      <w:r w:rsidR="009439F7" w:rsidRPr="00DE6131">
        <w:rPr>
          <w:rStyle w:val="Appelnotedebasdep"/>
          <w:color w:val="000000" w:themeColor="text1"/>
          <w:rtl/>
          <w:lang w:val="fr-FR"/>
        </w:rPr>
        <w:footnoteReference w:id="262"/>
      </w:r>
      <w:r w:rsidR="00B62E7D">
        <w:rPr>
          <w:rFonts w:hint="cs"/>
          <w:rtl/>
          <w:lang w:val="fr-FR"/>
        </w:rPr>
        <w:t xml:space="preserve">، </w:t>
      </w:r>
      <w:r w:rsidR="006216C6" w:rsidRPr="00DE6131">
        <w:rPr>
          <w:rFonts w:hint="cs"/>
          <w:rtl/>
          <w:lang w:val="fr-FR"/>
        </w:rPr>
        <w:t>ومتى عجزت هذه النصوص عن معالجة الاختلالات التي تشوب عملية تحقيق المرفق العام.</w:t>
      </w:r>
    </w:p>
    <w:p w14:paraId="00F0DB26" w14:textId="0C689480" w:rsidR="005918D0" w:rsidRPr="00DE6131" w:rsidRDefault="005918D0" w:rsidP="00DC6D1B">
      <w:pPr>
        <w:ind w:firstLine="0"/>
        <w:outlineLvl w:val="4"/>
        <w:rPr>
          <w:b/>
          <w:bCs/>
          <w:color w:val="000000" w:themeColor="text1"/>
          <w:sz w:val="32"/>
          <w:szCs w:val="32"/>
          <w:rtl/>
        </w:rPr>
      </w:pPr>
      <w:bookmarkStart w:id="209" w:name="_Toc165664645"/>
      <w:bookmarkStart w:id="210" w:name="_Toc165665145"/>
      <w:bookmarkStart w:id="211" w:name="_Toc168134086"/>
      <w:r w:rsidRPr="00DE6131">
        <w:rPr>
          <w:rFonts w:hint="cs"/>
          <w:b/>
          <w:bCs/>
          <w:color w:val="000000" w:themeColor="text1"/>
          <w:rtl/>
          <w:lang w:val="fr-FR"/>
        </w:rPr>
        <w:t xml:space="preserve">الفرع الأول: السلطة العامة </w:t>
      </w:r>
      <w:r w:rsidR="002A79CD" w:rsidRPr="00DE6131">
        <w:rPr>
          <w:rFonts w:hint="cs"/>
          <w:b/>
          <w:bCs/>
          <w:color w:val="000000" w:themeColor="text1"/>
          <w:rtl/>
          <w:lang w:val="fr-FR"/>
        </w:rPr>
        <w:t>كأساس</w:t>
      </w:r>
      <w:r w:rsidRPr="00DE6131">
        <w:rPr>
          <w:rFonts w:hint="cs"/>
          <w:b/>
          <w:bCs/>
          <w:color w:val="000000" w:themeColor="text1"/>
          <w:rtl/>
          <w:lang w:val="fr-FR"/>
        </w:rPr>
        <w:t xml:space="preserve"> للرقابة على عقد التفويض</w:t>
      </w:r>
      <w:bookmarkEnd w:id="209"/>
      <w:bookmarkEnd w:id="210"/>
      <w:bookmarkEnd w:id="211"/>
    </w:p>
    <w:p w14:paraId="051C4ADE" w14:textId="0D0C9459" w:rsidR="0076311C" w:rsidRPr="00DE6131" w:rsidRDefault="006216C6" w:rsidP="00D74548">
      <w:pPr>
        <w:rPr>
          <w:rtl/>
        </w:rPr>
      </w:pPr>
      <w:r w:rsidRPr="00DE6131">
        <w:rPr>
          <w:rFonts w:hint="cs"/>
          <w:rtl/>
        </w:rPr>
        <w:t>ف</w:t>
      </w:r>
      <w:r w:rsidR="0076311C" w:rsidRPr="00DE6131">
        <w:rPr>
          <w:rFonts w:hint="cs"/>
          <w:rtl/>
        </w:rPr>
        <w:t xml:space="preserve">خضوع المرفق العام للسلطة العامة </w:t>
      </w:r>
      <w:r w:rsidRPr="00DE6131">
        <w:rPr>
          <w:rFonts w:hint="cs"/>
          <w:rtl/>
        </w:rPr>
        <w:t xml:space="preserve">من </w:t>
      </w:r>
      <w:r w:rsidR="00B62E7D">
        <w:rPr>
          <w:rFonts w:hint="cs"/>
          <w:rtl/>
        </w:rPr>
        <w:t>أ</w:t>
      </w:r>
      <w:r w:rsidR="0076311C" w:rsidRPr="00DE6131">
        <w:rPr>
          <w:rFonts w:hint="cs"/>
          <w:rtl/>
        </w:rPr>
        <w:t xml:space="preserve">هم </w:t>
      </w:r>
      <w:r w:rsidRPr="00DE6131">
        <w:rPr>
          <w:rFonts w:hint="cs"/>
          <w:rtl/>
        </w:rPr>
        <w:t xml:space="preserve">وأبرز السمات التي لازمت تحقيق </w:t>
      </w:r>
      <w:r w:rsidR="0076311C" w:rsidRPr="00DE6131">
        <w:rPr>
          <w:rFonts w:hint="cs"/>
          <w:rtl/>
        </w:rPr>
        <w:t xml:space="preserve">المرفق العام  </w:t>
      </w:r>
      <w:r w:rsidRPr="00DE6131">
        <w:rPr>
          <w:rFonts w:hint="cs"/>
          <w:rtl/>
        </w:rPr>
        <w:t>ول</w:t>
      </w:r>
      <w:r w:rsidR="00264463">
        <w:rPr>
          <w:rFonts w:hint="cs"/>
          <w:rtl/>
        </w:rPr>
        <w:t>أ</w:t>
      </w:r>
      <w:r w:rsidRPr="00DE6131">
        <w:rPr>
          <w:rFonts w:hint="cs"/>
          <w:rtl/>
        </w:rPr>
        <w:t xml:space="preserve">ن ذلك </w:t>
      </w:r>
      <w:r w:rsidR="0076311C" w:rsidRPr="00DE6131">
        <w:rPr>
          <w:rFonts w:hint="cs"/>
          <w:rtl/>
        </w:rPr>
        <w:t xml:space="preserve">العنصر </w:t>
      </w:r>
      <w:r w:rsidRPr="00DE6131">
        <w:rPr>
          <w:rFonts w:hint="cs"/>
          <w:rtl/>
        </w:rPr>
        <w:t xml:space="preserve">هو </w:t>
      </w:r>
      <w:r w:rsidR="0076311C" w:rsidRPr="00DE6131">
        <w:rPr>
          <w:rFonts w:hint="cs"/>
          <w:rtl/>
        </w:rPr>
        <w:t xml:space="preserve">المميز </w:t>
      </w:r>
      <w:r w:rsidRPr="00DE6131">
        <w:rPr>
          <w:rFonts w:hint="cs"/>
          <w:rtl/>
        </w:rPr>
        <w:t xml:space="preserve">للمرفق العام </w:t>
      </w:r>
      <w:r w:rsidR="00264463">
        <w:rPr>
          <w:rFonts w:hint="cs"/>
          <w:rtl/>
        </w:rPr>
        <w:t>عن المشروعات الخاصة، ذلك أ</w:t>
      </w:r>
      <w:r w:rsidR="0076311C" w:rsidRPr="00DE6131">
        <w:rPr>
          <w:rFonts w:hint="cs"/>
          <w:rtl/>
        </w:rPr>
        <w:t xml:space="preserve">ن  </w:t>
      </w:r>
      <w:r w:rsidRPr="00DE6131">
        <w:rPr>
          <w:rFonts w:hint="cs"/>
          <w:rtl/>
        </w:rPr>
        <w:t>النفع العام يمكن أن تقوم به الم</w:t>
      </w:r>
      <w:r w:rsidR="0076311C" w:rsidRPr="00DE6131">
        <w:rPr>
          <w:rFonts w:hint="cs"/>
          <w:rtl/>
        </w:rPr>
        <w:t xml:space="preserve">شروعات </w:t>
      </w:r>
      <w:r w:rsidRPr="00DE6131">
        <w:rPr>
          <w:rFonts w:hint="cs"/>
          <w:rtl/>
        </w:rPr>
        <w:t xml:space="preserve">الخاصة </w:t>
      </w:r>
      <w:r w:rsidR="00264463">
        <w:rPr>
          <w:rFonts w:hint="cs"/>
          <w:rtl/>
        </w:rPr>
        <w:t>إلا أ</w:t>
      </w:r>
      <w:r w:rsidR="000E6114" w:rsidRPr="00DE6131">
        <w:rPr>
          <w:rFonts w:hint="cs"/>
          <w:rtl/>
        </w:rPr>
        <w:t xml:space="preserve">نها </w:t>
      </w:r>
      <w:r w:rsidR="0076311C" w:rsidRPr="00DE6131">
        <w:rPr>
          <w:rFonts w:hint="cs"/>
          <w:rtl/>
        </w:rPr>
        <w:t>تظل محتفظة</w:t>
      </w:r>
      <w:r w:rsidR="000E6114" w:rsidRPr="00DE6131">
        <w:rPr>
          <w:rFonts w:hint="cs"/>
          <w:rtl/>
        </w:rPr>
        <w:t xml:space="preserve"> </w:t>
      </w:r>
      <w:r w:rsidR="002A79CD" w:rsidRPr="00DE6131">
        <w:rPr>
          <w:rFonts w:hint="cs"/>
          <w:rtl/>
        </w:rPr>
        <w:t>بالعنصر الممي</w:t>
      </w:r>
      <w:r w:rsidR="002A79CD" w:rsidRPr="00DE6131">
        <w:rPr>
          <w:rtl/>
        </w:rPr>
        <w:t>ز</w:t>
      </w:r>
      <w:r w:rsidR="000E6114" w:rsidRPr="00DE6131">
        <w:rPr>
          <w:rFonts w:hint="cs"/>
          <w:rtl/>
        </w:rPr>
        <w:t xml:space="preserve"> وهو </w:t>
      </w:r>
      <w:r w:rsidR="0076311C" w:rsidRPr="00DE6131">
        <w:rPr>
          <w:rFonts w:hint="cs"/>
          <w:rtl/>
        </w:rPr>
        <w:t>الخضوع للسلطة العامة</w:t>
      </w:r>
      <w:r w:rsidR="00264463">
        <w:rPr>
          <w:rFonts w:hint="cs"/>
          <w:rtl/>
        </w:rPr>
        <w:t>،</w:t>
      </w:r>
      <w:r w:rsidR="0076311C" w:rsidRPr="00DE6131">
        <w:rPr>
          <w:rFonts w:hint="cs"/>
          <w:rtl/>
        </w:rPr>
        <w:t xml:space="preserve"> </w:t>
      </w:r>
      <w:r w:rsidR="000E6114" w:rsidRPr="00DE6131">
        <w:rPr>
          <w:rFonts w:hint="cs"/>
          <w:rtl/>
        </w:rPr>
        <w:t>ويتضمن</w:t>
      </w:r>
      <w:r w:rsidR="0076311C" w:rsidRPr="00DE6131">
        <w:rPr>
          <w:rFonts w:hint="cs"/>
          <w:rtl/>
        </w:rPr>
        <w:t xml:space="preserve"> مفهوم خضوع المرفق العام للسلطة العامة سيطرة </w:t>
      </w:r>
      <w:r w:rsidR="000E6114" w:rsidRPr="00DE6131">
        <w:rPr>
          <w:rFonts w:hint="cs"/>
          <w:rtl/>
        </w:rPr>
        <w:t xml:space="preserve">السلطة المتعاقدة </w:t>
      </w:r>
      <w:r w:rsidR="0076311C" w:rsidRPr="00DE6131">
        <w:rPr>
          <w:rFonts w:hint="cs"/>
          <w:rtl/>
        </w:rPr>
        <w:t xml:space="preserve">على المشروع وتوليها </w:t>
      </w:r>
      <w:r w:rsidR="000E6114" w:rsidRPr="00DE6131">
        <w:rPr>
          <w:rFonts w:hint="cs"/>
          <w:rtl/>
        </w:rPr>
        <w:t xml:space="preserve">تنظيمه واستغلاله سواء بالأسلوب المباشرأو </w:t>
      </w:r>
      <w:r w:rsidR="0076311C" w:rsidRPr="00DE6131">
        <w:rPr>
          <w:rFonts w:hint="cs"/>
          <w:rtl/>
        </w:rPr>
        <w:t xml:space="preserve">غير </w:t>
      </w:r>
      <w:r w:rsidR="002A79CD" w:rsidRPr="00DE6131">
        <w:rPr>
          <w:rFonts w:hint="cs"/>
          <w:rtl/>
        </w:rPr>
        <w:t>مباشر فالسلطة</w:t>
      </w:r>
      <w:r w:rsidR="0076311C" w:rsidRPr="00DE6131">
        <w:rPr>
          <w:rFonts w:hint="cs"/>
          <w:rtl/>
        </w:rPr>
        <w:t xml:space="preserve"> العامة هي أساس المشروع </w:t>
      </w:r>
      <w:r w:rsidR="000E6114" w:rsidRPr="00DE6131">
        <w:rPr>
          <w:rFonts w:hint="cs"/>
          <w:rtl/>
        </w:rPr>
        <w:t xml:space="preserve">العام </w:t>
      </w:r>
      <w:r w:rsidR="0076311C" w:rsidRPr="00DE6131">
        <w:rPr>
          <w:rFonts w:hint="cs"/>
          <w:rtl/>
        </w:rPr>
        <w:t>فهي المتحكمة في مصيره انشاءا والغاءا وهي التي تحدد قواعد تنظيمه وسيره</w:t>
      </w:r>
      <w:r w:rsidR="0076311C" w:rsidRPr="00DE6131">
        <w:rPr>
          <w:rStyle w:val="Appelnotedebasdep"/>
          <w:color w:val="000000" w:themeColor="text1"/>
          <w:rtl/>
        </w:rPr>
        <w:footnoteReference w:id="263"/>
      </w:r>
      <w:r w:rsidR="00233207">
        <w:rPr>
          <w:rFonts w:hint="cs"/>
          <w:rtl/>
        </w:rPr>
        <w:t>،</w:t>
      </w:r>
      <w:r w:rsidR="000E6114" w:rsidRPr="00DE6131">
        <w:rPr>
          <w:rFonts w:hint="cs"/>
          <w:sz w:val="24"/>
          <w:szCs w:val="24"/>
          <w:rtl/>
        </w:rPr>
        <w:t xml:space="preserve"> </w:t>
      </w:r>
      <w:r w:rsidR="000E6114" w:rsidRPr="00DE6131">
        <w:rPr>
          <w:rFonts w:hint="cs"/>
          <w:rtl/>
        </w:rPr>
        <w:t>وهي من تساهم</w:t>
      </w:r>
      <w:r w:rsidR="000E6114" w:rsidRPr="00DE6131">
        <w:rPr>
          <w:rFonts w:hint="cs"/>
          <w:sz w:val="24"/>
          <w:szCs w:val="24"/>
          <w:rtl/>
        </w:rPr>
        <w:t xml:space="preserve"> </w:t>
      </w:r>
      <w:r w:rsidR="000E6114" w:rsidRPr="00DE6131">
        <w:rPr>
          <w:rFonts w:hint="cs"/>
          <w:rtl/>
        </w:rPr>
        <w:t>في وضع المنظومة الرقابية الممارس</w:t>
      </w:r>
      <w:r w:rsidR="00233207">
        <w:rPr>
          <w:rFonts w:hint="cs"/>
          <w:rtl/>
        </w:rPr>
        <w:t>ة عليه سواء في التسيير المباشر أ</w:t>
      </w:r>
      <w:r w:rsidR="000E6114" w:rsidRPr="00DE6131">
        <w:rPr>
          <w:rFonts w:hint="cs"/>
          <w:rtl/>
        </w:rPr>
        <w:t>و في التسيير المفوض للمرافق العامة.</w:t>
      </w:r>
      <w:r w:rsidR="000E6114" w:rsidRPr="00DE6131">
        <w:rPr>
          <w:rFonts w:hint="cs"/>
          <w:sz w:val="24"/>
          <w:szCs w:val="24"/>
          <w:rtl/>
        </w:rPr>
        <w:t xml:space="preserve"> </w:t>
      </w:r>
    </w:p>
    <w:p w14:paraId="7D4A617A" w14:textId="28673A98" w:rsidR="00272ABB" w:rsidRPr="00DE6131" w:rsidRDefault="000E6114" w:rsidP="00D74548">
      <w:pPr>
        <w:rPr>
          <w:rtl/>
        </w:rPr>
      </w:pPr>
      <w:r w:rsidRPr="00DE6131">
        <w:rPr>
          <w:rFonts w:hint="cs"/>
          <w:rtl/>
        </w:rPr>
        <w:t>ف</w:t>
      </w:r>
      <w:r w:rsidR="0076311C" w:rsidRPr="00DE6131">
        <w:rPr>
          <w:rFonts w:hint="cs"/>
          <w:rtl/>
        </w:rPr>
        <w:t xml:space="preserve">هذه الفكرة </w:t>
      </w:r>
      <w:r w:rsidRPr="00DE6131">
        <w:rPr>
          <w:rFonts w:hint="cs"/>
          <w:rtl/>
        </w:rPr>
        <w:t xml:space="preserve">تقضي بأن ممارسة </w:t>
      </w:r>
      <w:r w:rsidR="0076311C" w:rsidRPr="00DE6131">
        <w:rPr>
          <w:rFonts w:hint="cs"/>
          <w:rtl/>
        </w:rPr>
        <w:t xml:space="preserve"> الدولة </w:t>
      </w:r>
      <w:r w:rsidR="00233207">
        <w:rPr>
          <w:rFonts w:hint="cs"/>
          <w:rtl/>
        </w:rPr>
        <w:t>لنشاطها إ</w:t>
      </w:r>
      <w:r w:rsidRPr="00DE6131">
        <w:rPr>
          <w:rFonts w:hint="cs"/>
          <w:rtl/>
        </w:rPr>
        <w:t xml:space="preserve">نما يمثل مظهر من مظاهر السلطة العامة وهو </w:t>
      </w:r>
      <w:r w:rsidR="002A79CD" w:rsidRPr="00DE6131">
        <w:rPr>
          <w:rFonts w:hint="cs"/>
          <w:rtl/>
        </w:rPr>
        <w:t>ما يميزه</w:t>
      </w:r>
      <w:r w:rsidR="002A79CD" w:rsidRPr="00DE6131">
        <w:rPr>
          <w:rtl/>
        </w:rPr>
        <w:t>ا</w:t>
      </w:r>
      <w:r w:rsidRPr="00DE6131">
        <w:rPr>
          <w:rFonts w:hint="cs"/>
          <w:rtl/>
        </w:rPr>
        <w:t xml:space="preserve"> </w:t>
      </w:r>
      <w:r w:rsidR="0076311C" w:rsidRPr="00DE6131">
        <w:rPr>
          <w:rFonts w:hint="cs"/>
          <w:rtl/>
        </w:rPr>
        <w:t xml:space="preserve">عن </w:t>
      </w:r>
      <w:r w:rsidRPr="00DE6131">
        <w:rPr>
          <w:rFonts w:hint="cs"/>
          <w:rtl/>
        </w:rPr>
        <w:t xml:space="preserve">باقي </w:t>
      </w:r>
      <w:r w:rsidR="0076311C" w:rsidRPr="00DE6131">
        <w:rPr>
          <w:rFonts w:hint="cs"/>
          <w:rtl/>
        </w:rPr>
        <w:t xml:space="preserve">الأشخاص القانونية </w:t>
      </w:r>
      <w:r w:rsidR="00233207">
        <w:rPr>
          <w:rFonts w:hint="cs"/>
          <w:rtl/>
        </w:rPr>
        <w:t>ولاسيما أشخاص القانون الخاص</w:t>
      </w:r>
      <w:r w:rsidR="0076311C" w:rsidRPr="00DE6131">
        <w:rPr>
          <w:rFonts w:hint="cs"/>
          <w:rtl/>
        </w:rPr>
        <w:t xml:space="preserve">، </w:t>
      </w:r>
      <w:r w:rsidR="00A33760" w:rsidRPr="00DE6131">
        <w:rPr>
          <w:rFonts w:hint="cs"/>
          <w:rtl/>
        </w:rPr>
        <w:t>وفي هذا ال</w:t>
      </w:r>
      <w:r w:rsidR="00233207">
        <w:rPr>
          <w:rFonts w:hint="cs"/>
          <w:rtl/>
        </w:rPr>
        <w:t>إ</w:t>
      </w:r>
      <w:r w:rsidR="00A33760" w:rsidRPr="00DE6131">
        <w:rPr>
          <w:rFonts w:hint="cs"/>
          <w:rtl/>
        </w:rPr>
        <w:t>طار</w:t>
      </w:r>
      <w:r w:rsidR="00233207">
        <w:rPr>
          <w:rFonts w:hint="cs"/>
          <w:rtl/>
        </w:rPr>
        <w:t xml:space="preserve"> ذهب رأي من الفقه الى أ</w:t>
      </w:r>
      <w:r w:rsidR="0076311C" w:rsidRPr="00DE6131">
        <w:rPr>
          <w:rFonts w:hint="cs"/>
          <w:rtl/>
        </w:rPr>
        <w:t xml:space="preserve">ن سلطة </w:t>
      </w:r>
      <w:r w:rsidR="00A33760" w:rsidRPr="00DE6131">
        <w:rPr>
          <w:rFonts w:hint="cs"/>
          <w:rtl/>
        </w:rPr>
        <w:t>الجهة المانحة</w:t>
      </w:r>
      <w:r w:rsidR="0076311C" w:rsidRPr="00DE6131">
        <w:rPr>
          <w:rFonts w:hint="cs"/>
          <w:rtl/>
        </w:rPr>
        <w:t xml:space="preserve"> في</w:t>
      </w:r>
      <w:r w:rsidR="00A33760" w:rsidRPr="00DE6131">
        <w:rPr>
          <w:rFonts w:hint="cs"/>
          <w:rtl/>
        </w:rPr>
        <w:t xml:space="preserve"> ممارسة </w:t>
      </w:r>
      <w:r w:rsidR="0076311C" w:rsidRPr="00DE6131">
        <w:rPr>
          <w:rFonts w:hint="cs"/>
          <w:rtl/>
        </w:rPr>
        <w:t xml:space="preserve">الرقابة </w:t>
      </w:r>
      <w:r w:rsidR="00A33760" w:rsidRPr="00DE6131">
        <w:rPr>
          <w:rFonts w:hint="cs"/>
          <w:rtl/>
        </w:rPr>
        <w:t xml:space="preserve">لا </w:t>
      </w:r>
      <w:r w:rsidR="0076311C" w:rsidRPr="00DE6131">
        <w:rPr>
          <w:rFonts w:hint="cs"/>
          <w:rtl/>
        </w:rPr>
        <w:t>تعد</w:t>
      </w:r>
      <w:r w:rsidR="00233207">
        <w:rPr>
          <w:rFonts w:hint="cs"/>
          <w:rtl/>
        </w:rPr>
        <w:t>و إلا أ</w:t>
      </w:r>
      <w:r w:rsidR="00A33760" w:rsidRPr="00DE6131">
        <w:rPr>
          <w:rFonts w:hint="cs"/>
          <w:rtl/>
        </w:rPr>
        <w:t>ن تكون</w:t>
      </w:r>
      <w:r w:rsidR="0076311C" w:rsidRPr="00DE6131">
        <w:rPr>
          <w:rFonts w:hint="cs"/>
          <w:rtl/>
        </w:rPr>
        <w:t xml:space="preserve"> تطبيقا من تطب</w:t>
      </w:r>
      <w:r w:rsidR="00D76964">
        <w:rPr>
          <w:rFonts w:hint="cs"/>
          <w:rtl/>
        </w:rPr>
        <w:t>يقات أساليب السلطة العامة</w:t>
      </w:r>
      <w:r w:rsidR="0076311C" w:rsidRPr="00DE6131">
        <w:rPr>
          <w:rFonts w:hint="cs"/>
          <w:rtl/>
        </w:rPr>
        <w:t xml:space="preserve">، </w:t>
      </w:r>
      <w:r w:rsidR="00A33760" w:rsidRPr="00DE6131">
        <w:rPr>
          <w:rFonts w:hint="cs"/>
          <w:rtl/>
        </w:rPr>
        <w:t>وفي هذا السياق أقرت</w:t>
      </w:r>
      <w:r w:rsidR="00D76964">
        <w:rPr>
          <w:rFonts w:hint="cs"/>
          <w:rtl/>
        </w:rPr>
        <w:t xml:space="preserve"> محكمة القضاء الإداري المصري  أ</w:t>
      </w:r>
      <w:r w:rsidR="0076311C" w:rsidRPr="00DE6131">
        <w:rPr>
          <w:rFonts w:hint="cs"/>
          <w:rtl/>
        </w:rPr>
        <w:t xml:space="preserve">ن ذلك </w:t>
      </w:r>
      <w:r w:rsidR="002A79CD" w:rsidRPr="00DE6131">
        <w:rPr>
          <w:rFonts w:hint="cs"/>
          <w:rtl/>
        </w:rPr>
        <w:t>لا يمن</w:t>
      </w:r>
      <w:r w:rsidR="002A79CD" w:rsidRPr="00DE6131">
        <w:rPr>
          <w:rtl/>
        </w:rPr>
        <w:t>ع</w:t>
      </w:r>
      <w:r w:rsidR="0076311C" w:rsidRPr="00DE6131">
        <w:rPr>
          <w:rFonts w:hint="cs"/>
          <w:rtl/>
        </w:rPr>
        <w:t xml:space="preserve"> من القول </w:t>
      </w:r>
      <w:r w:rsidR="00D76964">
        <w:rPr>
          <w:rFonts w:hint="cs"/>
          <w:rtl/>
        </w:rPr>
        <w:t>أ</w:t>
      </w:r>
      <w:r w:rsidR="0076311C" w:rsidRPr="00DE6131">
        <w:rPr>
          <w:rFonts w:hint="cs"/>
          <w:rtl/>
        </w:rPr>
        <w:t xml:space="preserve">ن شروط العقد الموضوعة هي مظهر </w:t>
      </w:r>
      <w:r w:rsidR="002A79CD" w:rsidRPr="00DE6131">
        <w:rPr>
          <w:rFonts w:hint="cs"/>
          <w:rtl/>
        </w:rPr>
        <w:t>لإدارة</w:t>
      </w:r>
      <w:r w:rsidR="00D76964">
        <w:rPr>
          <w:rFonts w:hint="cs"/>
          <w:rtl/>
        </w:rPr>
        <w:t xml:space="preserve"> لها سلطة الزام من يقبل أ</w:t>
      </w:r>
      <w:r w:rsidR="0076311C" w:rsidRPr="00DE6131">
        <w:rPr>
          <w:rFonts w:hint="cs"/>
          <w:rtl/>
        </w:rPr>
        <w:t>ن يكون خاضعا لقانونها وهذا القانون هو دستور العقود الإدارية والذي يعطي جهة الإدارة سلطة الرقابة على تنفيذ العقد وسل</w:t>
      </w:r>
      <w:r w:rsidR="00D76964">
        <w:rPr>
          <w:rFonts w:hint="cs"/>
          <w:rtl/>
        </w:rPr>
        <w:t>طة توقيع الجزاءات على المتعاقد إذا اخل بالتزاماته</w:t>
      </w:r>
      <w:r w:rsidR="0076311C" w:rsidRPr="00DE6131">
        <w:rPr>
          <w:rFonts w:hint="cs"/>
          <w:rtl/>
        </w:rPr>
        <w:t xml:space="preserve">، ثم سلطة تعديل العقد من جانبها وحدها بل لها حق </w:t>
      </w:r>
      <w:r w:rsidR="00D76964">
        <w:rPr>
          <w:rFonts w:hint="cs"/>
          <w:rtl/>
        </w:rPr>
        <w:t>إنهاء العقد إذا رأت بحسب مقتضيات المصلحة العامة أ</w:t>
      </w:r>
      <w:r w:rsidR="0076311C" w:rsidRPr="00DE6131">
        <w:rPr>
          <w:rFonts w:hint="cs"/>
          <w:rtl/>
        </w:rPr>
        <w:t xml:space="preserve">ن تنفيذ العقد </w:t>
      </w:r>
      <w:r w:rsidR="00D76964">
        <w:rPr>
          <w:rFonts w:hint="cs"/>
          <w:rtl/>
        </w:rPr>
        <w:t>أ</w:t>
      </w:r>
      <w:r w:rsidR="0076311C" w:rsidRPr="00DE6131">
        <w:rPr>
          <w:rFonts w:hint="cs"/>
          <w:rtl/>
        </w:rPr>
        <w:t xml:space="preserve">صبح غير ضروري وهي تتمتع بهذه الحقوق والسلطات ولو لم ينص عليها العقد </w:t>
      </w:r>
      <w:r w:rsidR="002A79CD" w:rsidRPr="00DE6131">
        <w:rPr>
          <w:rFonts w:hint="cs"/>
          <w:rtl/>
        </w:rPr>
        <w:t>لأنها</w:t>
      </w:r>
      <w:r w:rsidR="0076311C" w:rsidRPr="00DE6131">
        <w:rPr>
          <w:rFonts w:hint="cs"/>
          <w:rtl/>
        </w:rPr>
        <w:t xml:space="preserve"> تتعلق بالنظام العام،</w:t>
      </w:r>
      <w:r w:rsidR="000B02DE">
        <w:rPr>
          <w:rFonts w:hint="cs"/>
          <w:rtl/>
        </w:rPr>
        <w:t xml:space="preserve"> </w:t>
      </w:r>
      <w:r w:rsidR="0076311C" w:rsidRPr="00DE6131">
        <w:rPr>
          <w:rFonts w:hint="cs"/>
          <w:rtl/>
        </w:rPr>
        <w:t xml:space="preserve">وهذا كله دون </w:t>
      </w:r>
      <w:r w:rsidR="000B02DE">
        <w:rPr>
          <w:rFonts w:hint="cs"/>
          <w:rtl/>
        </w:rPr>
        <w:t>أ</w:t>
      </w:r>
      <w:r w:rsidR="0076311C" w:rsidRPr="00DE6131">
        <w:rPr>
          <w:rFonts w:hint="cs"/>
          <w:rtl/>
        </w:rPr>
        <w:t xml:space="preserve">ن يحتج </w:t>
      </w:r>
      <w:r w:rsidR="000B02DE">
        <w:rPr>
          <w:rFonts w:hint="cs"/>
          <w:rtl/>
        </w:rPr>
        <w:t>عليها بقاعدة قوة العقد الملزمة أو بقاعدة أ</w:t>
      </w:r>
      <w:r w:rsidR="0076311C" w:rsidRPr="00DE6131">
        <w:rPr>
          <w:rFonts w:hint="cs"/>
          <w:rtl/>
        </w:rPr>
        <w:t>ن العقد شريعة المتعاقدين</w:t>
      </w:r>
      <w:r w:rsidR="0076311C" w:rsidRPr="00DE6131">
        <w:rPr>
          <w:rStyle w:val="Appelnotedebasdep"/>
          <w:color w:val="000000" w:themeColor="text1"/>
          <w:rtl/>
        </w:rPr>
        <w:footnoteReference w:id="264"/>
      </w:r>
      <w:r w:rsidR="00A33760" w:rsidRPr="00DE6131">
        <w:rPr>
          <w:rFonts w:hint="cs"/>
          <w:rtl/>
        </w:rPr>
        <w:t>، فال</w:t>
      </w:r>
      <w:r w:rsidR="00272ABB" w:rsidRPr="00DE6131">
        <w:rPr>
          <w:rFonts w:hint="cs"/>
          <w:rtl/>
        </w:rPr>
        <w:t xml:space="preserve">تفويض في إدارة واستثمار المرفق العام </w:t>
      </w:r>
      <w:r w:rsidR="000B02DE">
        <w:rPr>
          <w:rFonts w:hint="cs"/>
          <w:rtl/>
        </w:rPr>
        <w:t>إ</w:t>
      </w:r>
      <w:r w:rsidR="00A33760" w:rsidRPr="00DE6131">
        <w:rPr>
          <w:rFonts w:hint="cs"/>
          <w:rtl/>
        </w:rPr>
        <w:t xml:space="preserve">نما </w:t>
      </w:r>
      <w:r w:rsidR="00272ABB" w:rsidRPr="00DE6131">
        <w:rPr>
          <w:rFonts w:hint="cs"/>
          <w:rtl/>
        </w:rPr>
        <w:t>يستهدف تنظيم المر</w:t>
      </w:r>
      <w:r w:rsidR="00A33760" w:rsidRPr="00DE6131">
        <w:rPr>
          <w:rFonts w:hint="cs"/>
          <w:rtl/>
        </w:rPr>
        <w:t>ا</w:t>
      </w:r>
      <w:r w:rsidR="00272ABB" w:rsidRPr="00DE6131">
        <w:rPr>
          <w:rFonts w:hint="cs"/>
          <w:rtl/>
        </w:rPr>
        <w:t>فق العام</w:t>
      </w:r>
      <w:r w:rsidR="00A33760" w:rsidRPr="00DE6131">
        <w:rPr>
          <w:rFonts w:hint="cs"/>
          <w:rtl/>
        </w:rPr>
        <w:t>ة</w:t>
      </w:r>
      <w:r w:rsidR="000B02DE">
        <w:rPr>
          <w:rFonts w:hint="cs"/>
          <w:rtl/>
        </w:rPr>
        <w:t>، وبما أ</w:t>
      </w:r>
      <w:r w:rsidR="00272ABB" w:rsidRPr="00DE6131">
        <w:rPr>
          <w:rFonts w:hint="cs"/>
          <w:rtl/>
        </w:rPr>
        <w:t xml:space="preserve">ن تنظيم </w:t>
      </w:r>
      <w:r w:rsidR="00A33760" w:rsidRPr="00DE6131">
        <w:rPr>
          <w:rFonts w:hint="cs"/>
          <w:rtl/>
        </w:rPr>
        <w:t>هذه المرافق</w:t>
      </w:r>
      <w:r w:rsidR="00272ABB" w:rsidRPr="00DE6131">
        <w:rPr>
          <w:rFonts w:hint="cs"/>
          <w:rtl/>
        </w:rPr>
        <w:t xml:space="preserve"> </w:t>
      </w:r>
      <w:r w:rsidR="00A33760" w:rsidRPr="00DE6131">
        <w:rPr>
          <w:rFonts w:hint="cs"/>
          <w:rtl/>
        </w:rPr>
        <w:t>يعد</w:t>
      </w:r>
      <w:r w:rsidR="000B02DE">
        <w:rPr>
          <w:rFonts w:hint="cs"/>
          <w:rtl/>
        </w:rPr>
        <w:t xml:space="preserve"> أ</w:t>
      </w:r>
      <w:r w:rsidR="00272ABB" w:rsidRPr="00DE6131">
        <w:rPr>
          <w:rFonts w:hint="cs"/>
          <w:rtl/>
        </w:rPr>
        <w:t>حد</w:t>
      </w:r>
      <w:r w:rsidR="00A33760" w:rsidRPr="00DE6131">
        <w:rPr>
          <w:rFonts w:hint="cs"/>
          <w:rtl/>
        </w:rPr>
        <w:t xml:space="preserve"> أهم </w:t>
      </w:r>
      <w:r w:rsidR="00272ABB" w:rsidRPr="00DE6131">
        <w:rPr>
          <w:rFonts w:hint="cs"/>
          <w:rtl/>
        </w:rPr>
        <w:t>امتيازات السلطة العامة ف</w:t>
      </w:r>
      <w:r w:rsidR="000B02DE">
        <w:rPr>
          <w:rFonts w:hint="cs"/>
          <w:rtl/>
        </w:rPr>
        <w:t>إ</w:t>
      </w:r>
      <w:r w:rsidR="00272ABB" w:rsidRPr="00DE6131">
        <w:rPr>
          <w:rFonts w:hint="cs"/>
          <w:rtl/>
        </w:rPr>
        <w:t xml:space="preserve">ن تقنية التفويض </w:t>
      </w:r>
      <w:r w:rsidR="00A33760" w:rsidRPr="00DE6131">
        <w:rPr>
          <w:rFonts w:hint="cs"/>
          <w:rtl/>
        </w:rPr>
        <w:t>في حد ذاتها تشكل</w:t>
      </w:r>
      <w:r w:rsidR="00272ABB" w:rsidRPr="00DE6131">
        <w:rPr>
          <w:rFonts w:hint="cs"/>
          <w:rtl/>
        </w:rPr>
        <w:t xml:space="preserve"> </w:t>
      </w:r>
      <w:r w:rsidR="00A33760" w:rsidRPr="00DE6131">
        <w:rPr>
          <w:rFonts w:hint="cs"/>
          <w:rtl/>
        </w:rPr>
        <w:t>أحد</w:t>
      </w:r>
      <w:r w:rsidR="00272ABB" w:rsidRPr="00DE6131">
        <w:rPr>
          <w:rFonts w:hint="cs"/>
          <w:rtl/>
        </w:rPr>
        <w:t xml:space="preserve"> مظاهرامتيازات السلطة العامة </w:t>
      </w:r>
      <w:r w:rsidR="002A79CD" w:rsidRPr="00DE6131">
        <w:rPr>
          <w:rFonts w:hint="cs"/>
          <w:rtl/>
        </w:rPr>
        <w:t>بالإضافة</w:t>
      </w:r>
      <w:r w:rsidR="000B02DE">
        <w:rPr>
          <w:rFonts w:hint="cs"/>
          <w:rtl/>
        </w:rPr>
        <w:t xml:space="preserve"> الى أن وصف نشاط ما بأ</w:t>
      </w:r>
      <w:r w:rsidR="00272ABB" w:rsidRPr="00DE6131">
        <w:rPr>
          <w:rFonts w:hint="cs"/>
          <w:rtl/>
        </w:rPr>
        <w:t>نه</w:t>
      </w:r>
      <w:r w:rsidR="00A33760" w:rsidRPr="00DE6131">
        <w:rPr>
          <w:rFonts w:hint="cs"/>
          <w:rtl/>
        </w:rPr>
        <w:t xml:space="preserve"> نشاط </w:t>
      </w:r>
      <w:r w:rsidR="00272ABB" w:rsidRPr="00DE6131">
        <w:rPr>
          <w:rFonts w:hint="cs"/>
          <w:rtl/>
        </w:rPr>
        <w:t xml:space="preserve">مرفقي </w:t>
      </w:r>
      <w:r w:rsidR="00A33760" w:rsidRPr="00DE6131">
        <w:rPr>
          <w:rFonts w:hint="cs"/>
          <w:rtl/>
        </w:rPr>
        <w:t xml:space="preserve">يستلزم </w:t>
      </w:r>
      <w:r w:rsidR="00272ABB" w:rsidRPr="00DE6131">
        <w:rPr>
          <w:rFonts w:hint="cs"/>
          <w:rtl/>
        </w:rPr>
        <w:t xml:space="preserve"> </w:t>
      </w:r>
      <w:r w:rsidR="00A33760" w:rsidRPr="00DE6131">
        <w:rPr>
          <w:rFonts w:hint="cs"/>
          <w:rtl/>
        </w:rPr>
        <w:t>خضوعه</w:t>
      </w:r>
      <w:r w:rsidR="00272ABB" w:rsidRPr="00DE6131">
        <w:rPr>
          <w:rFonts w:hint="cs"/>
          <w:rtl/>
        </w:rPr>
        <w:t xml:space="preserve"> لنظام </w:t>
      </w:r>
      <w:r w:rsidR="00A33760" w:rsidRPr="00DE6131">
        <w:rPr>
          <w:rFonts w:hint="cs"/>
          <w:rtl/>
        </w:rPr>
        <w:t xml:space="preserve"> قانوني </w:t>
      </w:r>
      <w:r w:rsidR="00272ABB" w:rsidRPr="00DE6131">
        <w:rPr>
          <w:rFonts w:hint="cs"/>
          <w:rtl/>
        </w:rPr>
        <w:t xml:space="preserve">خاص واستخدام لوسائل </w:t>
      </w:r>
      <w:r w:rsidR="00A33760" w:rsidRPr="00DE6131">
        <w:rPr>
          <w:rFonts w:hint="cs"/>
          <w:rtl/>
        </w:rPr>
        <w:t xml:space="preserve"> خاصة </w:t>
      </w:r>
      <w:r w:rsidR="007D48EA">
        <w:rPr>
          <w:rFonts w:hint="cs"/>
          <w:rtl/>
        </w:rPr>
        <w:t>ترتبط بنوع الامتيازات</w:t>
      </w:r>
      <w:r w:rsidR="00272ABB" w:rsidRPr="00DE6131">
        <w:rPr>
          <w:rFonts w:hint="cs"/>
          <w:rtl/>
        </w:rPr>
        <w:t xml:space="preserve">، </w:t>
      </w:r>
      <w:r w:rsidR="00A33760" w:rsidRPr="00DE6131">
        <w:rPr>
          <w:rFonts w:hint="cs"/>
          <w:rtl/>
        </w:rPr>
        <w:t>ف</w:t>
      </w:r>
      <w:r w:rsidR="00272ABB" w:rsidRPr="00DE6131">
        <w:rPr>
          <w:rFonts w:hint="cs"/>
          <w:rtl/>
        </w:rPr>
        <w:t xml:space="preserve">هذا </w:t>
      </w:r>
      <w:r w:rsidR="00A33760" w:rsidRPr="00DE6131">
        <w:rPr>
          <w:rFonts w:hint="cs"/>
          <w:rtl/>
        </w:rPr>
        <w:t>الترابط</w:t>
      </w:r>
      <w:r w:rsidR="00272ABB" w:rsidRPr="00DE6131">
        <w:rPr>
          <w:rFonts w:hint="cs"/>
          <w:rtl/>
        </w:rPr>
        <w:t xml:space="preserve"> بين </w:t>
      </w:r>
      <w:r w:rsidR="00A33760" w:rsidRPr="00DE6131">
        <w:rPr>
          <w:rFonts w:hint="cs"/>
          <w:rtl/>
        </w:rPr>
        <w:t>أسلوب</w:t>
      </w:r>
      <w:r w:rsidR="00272ABB" w:rsidRPr="00DE6131">
        <w:rPr>
          <w:rFonts w:hint="cs"/>
          <w:rtl/>
        </w:rPr>
        <w:t xml:space="preserve"> التفويض وامتيازات السلطة العامة </w:t>
      </w:r>
      <w:r w:rsidR="00615FE4" w:rsidRPr="00DE6131">
        <w:rPr>
          <w:rFonts w:hint="cs"/>
          <w:rtl/>
        </w:rPr>
        <w:t xml:space="preserve">يجرنا </w:t>
      </w:r>
      <w:r w:rsidR="00272ABB" w:rsidRPr="00DE6131">
        <w:rPr>
          <w:rFonts w:hint="cs"/>
          <w:rtl/>
        </w:rPr>
        <w:t xml:space="preserve"> الى الحديث عن العلاقة بين هذه التقنية من جهة وما </w:t>
      </w:r>
      <w:r w:rsidR="00615FE4" w:rsidRPr="00DE6131">
        <w:rPr>
          <w:rFonts w:hint="cs"/>
          <w:rtl/>
        </w:rPr>
        <w:t>تتضمنه</w:t>
      </w:r>
      <w:r w:rsidR="00272ABB" w:rsidRPr="00DE6131">
        <w:rPr>
          <w:rFonts w:hint="cs"/>
          <w:rtl/>
        </w:rPr>
        <w:t xml:space="preserve"> من مظاهر سيادية من جهة أخرى هذا الترابط يجد أساسه  في العلاقة الوثيقة بين مفهومي السلطة العامة والمرفق العام</w:t>
      </w:r>
      <w:r w:rsidR="007C12A6" w:rsidRPr="00DE6131">
        <w:rPr>
          <w:rStyle w:val="Appelnotedebasdep"/>
          <w:color w:val="000000" w:themeColor="text1"/>
          <w:rtl/>
        </w:rPr>
        <w:footnoteReference w:id="265"/>
      </w:r>
      <w:r w:rsidR="007D48EA">
        <w:rPr>
          <w:rFonts w:hint="cs"/>
          <w:rtl/>
        </w:rPr>
        <w:t>،</w:t>
      </w:r>
      <w:r w:rsidR="00615FE4" w:rsidRPr="00DE6131">
        <w:rPr>
          <w:rFonts w:hint="cs"/>
          <w:sz w:val="24"/>
          <w:szCs w:val="24"/>
          <w:rtl/>
        </w:rPr>
        <w:t xml:space="preserve"> </w:t>
      </w:r>
      <w:r w:rsidR="007D48EA">
        <w:rPr>
          <w:rFonts w:hint="cs"/>
          <w:rtl/>
        </w:rPr>
        <w:t xml:space="preserve">فالمرفق العام مجال خصب لتطبيق </w:t>
      </w:r>
      <w:r w:rsidR="00615FE4" w:rsidRPr="00DE6131">
        <w:rPr>
          <w:rFonts w:hint="cs"/>
          <w:rtl/>
        </w:rPr>
        <w:t>فكرة امتيازات السلطة العامة حيث تتجلى امتيازات السلطة العامة بشكل أكثر وضوحا إذا تعلق ال</w:t>
      </w:r>
      <w:r w:rsidR="007D48EA">
        <w:rPr>
          <w:rFonts w:hint="cs"/>
          <w:rtl/>
        </w:rPr>
        <w:t>أ</w:t>
      </w:r>
      <w:r w:rsidR="00615FE4" w:rsidRPr="00DE6131">
        <w:rPr>
          <w:rFonts w:hint="cs"/>
          <w:rtl/>
        </w:rPr>
        <w:t xml:space="preserve">مر بالمشروعات العامة. </w:t>
      </w:r>
    </w:p>
    <w:p w14:paraId="4A90ABCA" w14:textId="03FFE044" w:rsidR="00553290" w:rsidRPr="00DE6131" w:rsidRDefault="00615FE4" w:rsidP="00D74548">
      <w:pPr>
        <w:rPr>
          <w:sz w:val="24"/>
          <w:szCs w:val="24"/>
          <w:rtl/>
        </w:rPr>
      </w:pPr>
      <w:r w:rsidRPr="00DE6131">
        <w:rPr>
          <w:rFonts w:hint="cs"/>
          <w:rtl/>
        </w:rPr>
        <w:t>ف</w:t>
      </w:r>
      <w:r w:rsidR="00034570" w:rsidRPr="00DE6131">
        <w:rPr>
          <w:rFonts w:hint="cs"/>
          <w:rtl/>
        </w:rPr>
        <w:t xml:space="preserve">العقد الإداري </w:t>
      </w:r>
      <w:r w:rsidRPr="00DE6131">
        <w:rPr>
          <w:rFonts w:hint="cs"/>
          <w:rtl/>
        </w:rPr>
        <w:t xml:space="preserve">عموما يتميز بأن </w:t>
      </w:r>
      <w:r w:rsidR="00034570" w:rsidRPr="00DE6131">
        <w:rPr>
          <w:rFonts w:hint="cs"/>
          <w:rtl/>
        </w:rPr>
        <w:t xml:space="preserve"> </w:t>
      </w:r>
      <w:r w:rsidRPr="00DE6131">
        <w:rPr>
          <w:rFonts w:hint="cs"/>
          <w:rtl/>
        </w:rPr>
        <w:t xml:space="preserve">الجهة الإدارية العامة تقدم على  ابرامه </w:t>
      </w:r>
      <w:r w:rsidR="00034570" w:rsidRPr="00DE6131">
        <w:rPr>
          <w:rFonts w:hint="cs"/>
          <w:rtl/>
        </w:rPr>
        <w:t xml:space="preserve"> بوصفها سلطة عامة وتتمتع بحقوق وامتيازات </w:t>
      </w:r>
      <w:r w:rsidRPr="00DE6131">
        <w:rPr>
          <w:rFonts w:hint="cs"/>
          <w:rtl/>
        </w:rPr>
        <w:t xml:space="preserve">السلطة العامة التي </w:t>
      </w:r>
      <w:r w:rsidR="00034570" w:rsidRPr="00DE6131">
        <w:rPr>
          <w:rFonts w:hint="cs"/>
          <w:rtl/>
        </w:rPr>
        <w:t xml:space="preserve">لا يتمتع </w:t>
      </w:r>
      <w:r w:rsidRPr="00DE6131">
        <w:rPr>
          <w:rFonts w:hint="cs"/>
          <w:rtl/>
        </w:rPr>
        <w:t xml:space="preserve">بها </w:t>
      </w:r>
      <w:r w:rsidR="00034570" w:rsidRPr="00DE6131">
        <w:rPr>
          <w:rFonts w:hint="cs"/>
          <w:rtl/>
        </w:rPr>
        <w:t xml:space="preserve">لمتعاقد معها </w:t>
      </w:r>
      <w:r w:rsidR="00641A19" w:rsidRPr="00DE6131">
        <w:rPr>
          <w:rFonts w:hint="cs"/>
          <w:rtl/>
        </w:rPr>
        <w:t xml:space="preserve">ومرد ذلك الى </w:t>
      </w:r>
      <w:r w:rsidR="00034570" w:rsidRPr="00DE6131">
        <w:rPr>
          <w:rFonts w:hint="cs"/>
          <w:rtl/>
        </w:rPr>
        <w:t xml:space="preserve">تحقيق </w:t>
      </w:r>
      <w:r w:rsidR="00641A19" w:rsidRPr="00DE6131">
        <w:rPr>
          <w:rFonts w:hint="cs"/>
          <w:rtl/>
        </w:rPr>
        <w:t>ال</w:t>
      </w:r>
      <w:r w:rsidR="00034570" w:rsidRPr="00DE6131">
        <w:rPr>
          <w:rFonts w:hint="cs"/>
          <w:rtl/>
        </w:rPr>
        <w:t xml:space="preserve">نفع </w:t>
      </w:r>
      <w:r w:rsidR="00641A19" w:rsidRPr="00DE6131">
        <w:rPr>
          <w:rFonts w:hint="cs"/>
          <w:rtl/>
        </w:rPr>
        <w:t>ال</w:t>
      </w:r>
      <w:r w:rsidR="00034570" w:rsidRPr="00DE6131">
        <w:rPr>
          <w:rFonts w:hint="cs"/>
          <w:rtl/>
        </w:rPr>
        <w:t xml:space="preserve">عام   </w:t>
      </w:r>
      <w:r w:rsidR="00641A19" w:rsidRPr="00DE6131">
        <w:rPr>
          <w:rFonts w:hint="cs"/>
          <w:rtl/>
        </w:rPr>
        <w:lastRenderedPageBreak/>
        <w:t>ويختلف</w:t>
      </w:r>
      <w:r w:rsidR="00034570" w:rsidRPr="00DE6131">
        <w:rPr>
          <w:rFonts w:hint="cs"/>
          <w:rtl/>
        </w:rPr>
        <w:t xml:space="preserve"> عن </w:t>
      </w:r>
      <w:r w:rsidR="00641A19" w:rsidRPr="00DE6131">
        <w:rPr>
          <w:rFonts w:hint="cs"/>
          <w:rtl/>
        </w:rPr>
        <w:t>العقد</w:t>
      </w:r>
      <w:r w:rsidR="00034570" w:rsidRPr="00DE6131">
        <w:rPr>
          <w:rFonts w:hint="cs"/>
          <w:rtl/>
        </w:rPr>
        <w:t xml:space="preserve"> المدني في كون الشخص المعنوي العام </w:t>
      </w:r>
      <w:r w:rsidR="00641A19" w:rsidRPr="00DE6131">
        <w:rPr>
          <w:rFonts w:hint="cs"/>
          <w:rtl/>
        </w:rPr>
        <w:t>يستند</w:t>
      </w:r>
      <w:r w:rsidR="00034570" w:rsidRPr="00DE6131">
        <w:rPr>
          <w:rFonts w:hint="cs"/>
          <w:rtl/>
        </w:rPr>
        <w:t xml:space="preserve"> في ابرامه على </w:t>
      </w:r>
      <w:r w:rsidR="00641A19" w:rsidRPr="00DE6131">
        <w:rPr>
          <w:rFonts w:hint="cs"/>
          <w:rtl/>
        </w:rPr>
        <w:t>إجراءات و</w:t>
      </w:r>
      <w:r w:rsidR="00034570" w:rsidRPr="00DE6131">
        <w:rPr>
          <w:rFonts w:hint="cs"/>
          <w:rtl/>
        </w:rPr>
        <w:t xml:space="preserve">أساليب </w:t>
      </w:r>
      <w:r w:rsidR="00641A19" w:rsidRPr="00DE6131">
        <w:rPr>
          <w:rFonts w:hint="cs"/>
          <w:rtl/>
        </w:rPr>
        <w:t xml:space="preserve">نصت عليها قواعد </w:t>
      </w:r>
      <w:r w:rsidR="00034570" w:rsidRPr="00DE6131">
        <w:rPr>
          <w:rFonts w:hint="cs"/>
          <w:rtl/>
        </w:rPr>
        <w:t xml:space="preserve">القانون العام </w:t>
      </w:r>
      <w:r w:rsidR="00641A19" w:rsidRPr="00DE6131">
        <w:rPr>
          <w:rFonts w:hint="cs"/>
          <w:rtl/>
        </w:rPr>
        <w:t>و</w:t>
      </w:r>
      <w:r w:rsidR="00034570" w:rsidRPr="00DE6131">
        <w:rPr>
          <w:rFonts w:hint="cs"/>
          <w:rtl/>
        </w:rPr>
        <w:t>ضمنه</w:t>
      </w:r>
      <w:r w:rsidR="00641A19" w:rsidRPr="00DE6131">
        <w:rPr>
          <w:rFonts w:hint="cs"/>
          <w:rtl/>
        </w:rPr>
        <w:t>ا</w:t>
      </w:r>
      <w:r w:rsidR="00034570" w:rsidRPr="00DE6131">
        <w:rPr>
          <w:rFonts w:hint="cs"/>
          <w:rtl/>
        </w:rPr>
        <w:t xml:space="preserve"> شروطا استثنائية غي</w:t>
      </w:r>
      <w:r w:rsidR="00641A19" w:rsidRPr="00DE6131">
        <w:rPr>
          <w:rFonts w:hint="cs"/>
          <w:rtl/>
        </w:rPr>
        <w:t>ر</w:t>
      </w:r>
      <w:r w:rsidR="00034570" w:rsidRPr="00DE6131">
        <w:rPr>
          <w:rFonts w:hint="cs"/>
          <w:rtl/>
        </w:rPr>
        <w:t xml:space="preserve"> </w:t>
      </w:r>
      <w:r w:rsidR="002A79CD" w:rsidRPr="00DE6131">
        <w:rPr>
          <w:rFonts w:hint="cs"/>
          <w:rtl/>
        </w:rPr>
        <w:t>مألوفة</w:t>
      </w:r>
      <w:r w:rsidR="00034570" w:rsidRPr="00DE6131">
        <w:rPr>
          <w:rFonts w:hint="cs"/>
          <w:rtl/>
        </w:rPr>
        <w:t xml:space="preserve"> في </w:t>
      </w:r>
      <w:r w:rsidR="00641A19" w:rsidRPr="00DE6131">
        <w:rPr>
          <w:rFonts w:hint="cs"/>
          <w:rtl/>
        </w:rPr>
        <w:t xml:space="preserve">نطاق </w:t>
      </w:r>
      <w:r w:rsidR="00034570" w:rsidRPr="00DE6131">
        <w:rPr>
          <w:rFonts w:hint="cs"/>
          <w:rtl/>
        </w:rPr>
        <w:t xml:space="preserve">عقود القانون الخاص سواء كانت الشروط </w:t>
      </w:r>
      <w:r w:rsidR="00641A19" w:rsidRPr="00DE6131">
        <w:rPr>
          <w:rFonts w:hint="cs"/>
          <w:rtl/>
        </w:rPr>
        <w:t>منصوص عليها في بنود العقد</w:t>
      </w:r>
      <w:r w:rsidR="00034570" w:rsidRPr="00DE6131">
        <w:rPr>
          <w:rFonts w:hint="cs"/>
          <w:rtl/>
        </w:rPr>
        <w:t xml:space="preserve"> ذات</w:t>
      </w:r>
      <w:r w:rsidR="002A79CD" w:rsidRPr="00DE6131">
        <w:rPr>
          <w:rFonts w:hint="cs"/>
          <w:rtl/>
        </w:rPr>
        <w:t>ه</w:t>
      </w:r>
      <w:r w:rsidR="007D48EA">
        <w:rPr>
          <w:rFonts w:hint="cs"/>
          <w:rtl/>
        </w:rPr>
        <w:t xml:space="preserve"> العقد أ</w:t>
      </w:r>
      <w:r w:rsidR="00034570" w:rsidRPr="00DE6131">
        <w:rPr>
          <w:rFonts w:hint="cs"/>
          <w:rtl/>
        </w:rPr>
        <w:t xml:space="preserve">و </w:t>
      </w:r>
      <w:r w:rsidR="00641A19" w:rsidRPr="00DE6131">
        <w:rPr>
          <w:rFonts w:hint="cs"/>
          <w:rtl/>
        </w:rPr>
        <w:t>منصوص عليها</w:t>
      </w:r>
      <w:r w:rsidR="00034570" w:rsidRPr="00DE6131">
        <w:rPr>
          <w:rFonts w:hint="cs"/>
          <w:rtl/>
        </w:rPr>
        <w:t xml:space="preserve"> بمقتضى القوانيين واللوائح ويمنح المتعاقد مع الإدارة حقوقا </w:t>
      </w:r>
      <w:r w:rsidR="002A79CD" w:rsidRPr="00DE6131">
        <w:rPr>
          <w:rFonts w:hint="cs"/>
          <w:rtl/>
        </w:rPr>
        <w:t>لا مقاب</w:t>
      </w:r>
      <w:r w:rsidR="002A79CD" w:rsidRPr="00DE6131">
        <w:rPr>
          <w:rtl/>
        </w:rPr>
        <w:t>ل</w:t>
      </w:r>
      <w:r w:rsidR="00034570" w:rsidRPr="00DE6131">
        <w:rPr>
          <w:rFonts w:hint="cs"/>
          <w:rtl/>
        </w:rPr>
        <w:t xml:space="preserve"> لها </w:t>
      </w:r>
      <w:r w:rsidR="00E92F74" w:rsidRPr="00DE6131">
        <w:rPr>
          <w:rFonts w:hint="cs"/>
          <w:rtl/>
        </w:rPr>
        <w:t xml:space="preserve">في روابط القانون الخاص </w:t>
      </w:r>
      <w:r w:rsidR="002A79CD" w:rsidRPr="00DE6131">
        <w:rPr>
          <w:rFonts w:hint="cs"/>
          <w:rtl/>
        </w:rPr>
        <w:t>بسبب</w:t>
      </w:r>
      <w:r w:rsidR="00E92F74" w:rsidRPr="00DE6131">
        <w:rPr>
          <w:rFonts w:hint="cs"/>
          <w:rtl/>
        </w:rPr>
        <w:t xml:space="preserve"> كونه </w:t>
      </w:r>
      <w:r w:rsidR="002A79CD" w:rsidRPr="00DE6131">
        <w:rPr>
          <w:rFonts w:hint="cs"/>
          <w:rtl/>
        </w:rPr>
        <w:t>لا يعم</w:t>
      </w:r>
      <w:r w:rsidR="002A79CD" w:rsidRPr="00DE6131">
        <w:rPr>
          <w:rtl/>
        </w:rPr>
        <w:t>ل</w:t>
      </w:r>
      <w:r w:rsidR="00E92F74" w:rsidRPr="00DE6131">
        <w:rPr>
          <w:rFonts w:hint="cs"/>
          <w:rtl/>
        </w:rPr>
        <w:t xml:space="preserve"> لمصلحة فردية </w:t>
      </w:r>
      <w:r w:rsidR="00641A19" w:rsidRPr="00DE6131">
        <w:rPr>
          <w:rFonts w:hint="cs"/>
          <w:rtl/>
        </w:rPr>
        <w:t>فحسب</w:t>
      </w:r>
      <w:r w:rsidR="00C0462F">
        <w:rPr>
          <w:rFonts w:hint="cs"/>
          <w:rtl/>
        </w:rPr>
        <w:t>،</w:t>
      </w:r>
      <w:r w:rsidR="00641A19" w:rsidRPr="00DE6131">
        <w:rPr>
          <w:rFonts w:hint="cs"/>
          <w:rtl/>
        </w:rPr>
        <w:t xml:space="preserve"> </w:t>
      </w:r>
      <w:r w:rsidR="00E92F74" w:rsidRPr="00DE6131">
        <w:rPr>
          <w:rFonts w:hint="cs"/>
          <w:rtl/>
        </w:rPr>
        <w:t xml:space="preserve">بل </w:t>
      </w:r>
      <w:r w:rsidR="00641A19" w:rsidRPr="00DE6131">
        <w:rPr>
          <w:rFonts w:hint="cs"/>
          <w:rtl/>
        </w:rPr>
        <w:t>هو شريك</w:t>
      </w:r>
      <w:r w:rsidR="00E92F74" w:rsidRPr="00DE6131">
        <w:rPr>
          <w:rFonts w:hint="cs"/>
          <w:rtl/>
        </w:rPr>
        <w:t xml:space="preserve"> </w:t>
      </w:r>
      <w:r w:rsidR="00641A19" w:rsidRPr="00DE6131">
        <w:rPr>
          <w:rFonts w:hint="cs"/>
          <w:rtl/>
        </w:rPr>
        <w:t>ل</w:t>
      </w:r>
      <w:r w:rsidR="00E92F74" w:rsidRPr="00DE6131">
        <w:rPr>
          <w:rFonts w:hint="cs"/>
          <w:rtl/>
        </w:rPr>
        <w:t xml:space="preserve">لسلطة </w:t>
      </w:r>
      <w:r w:rsidR="00641A19" w:rsidRPr="00DE6131">
        <w:rPr>
          <w:rFonts w:hint="cs"/>
          <w:rtl/>
        </w:rPr>
        <w:t>العامة</w:t>
      </w:r>
      <w:r w:rsidR="00E92F74" w:rsidRPr="00DE6131">
        <w:rPr>
          <w:rFonts w:hint="cs"/>
          <w:rtl/>
        </w:rPr>
        <w:t xml:space="preserve">  في إدارة </w:t>
      </w:r>
      <w:r w:rsidR="00641A19" w:rsidRPr="00DE6131">
        <w:rPr>
          <w:rFonts w:hint="cs"/>
          <w:rtl/>
        </w:rPr>
        <w:t xml:space="preserve">واستغلال </w:t>
      </w:r>
      <w:r w:rsidR="00E92F74" w:rsidRPr="00DE6131">
        <w:rPr>
          <w:rFonts w:hint="cs"/>
          <w:rtl/>
        </w:rPr>
        <w:t xml:space="preserve">المرفق العام </w:t>
      </w:r>
      <w:r w:rsidR="00641A19" w:rsidRPr="00DE6131">
        <w:rPr>
          <w:rFonts w:hint="cs"/>
          <w:rtl/>
        </w:rPr>
        <w:t>و</w:t>
      </w:r>
      <w:r w:rsidR="00E92F74" w:rsidRPr="00DE6131">
        <w:rPr>
          <w:rFonts w:hint="cs"/>
          <w:rtl/>
        </w:rPr>
        <w:t xml:space="preserve"> ذلك تحقيقا </w:t>
      </w:r>
      <w:r w:rsidR="00641A19" w:rsidRPr="00DE6131">
        <w:rPr>
          <w:rFonts w:hint="cs"/>
          <w:rtl/>
        </w:rPr>
        <w:t>للصالح</w:t>
      </w:r>
      <w:r w:rsidR="00E92F74" w:rsidRPr="00DE6131">
        <w:rPr>
          <w:rFonts w:hint="cs"/>
          <w:rtl/>
        </w:rPr>
        <w:t xml:space="preserve"> العام </w:t>
      </w:r>
      <w:r w:rsidR="00B07E08" w:rsidRPr="00DE6131">
        <w:rPr>
          <w:rFonts w:hint="cs"/>
          <w:rtl/>
        </w:rPr>
        <w:t>ويبدو من ال</w:t>
      </w:r>
      <w:r w:rsidR="00C0462F">
        <w:rPr>
          <w:rFonts w:hint="cs"/>
          <w:rtl/>
        </w:rPr>
        <w:t>إ</w:t>
      </w:r>
      <w:r w:rsidR="00B07E08" w:rsidRPr="00DE6131">
        <w:rPr>
          <w:rFonts w:hint="cs"/>
          <w:rtl/>
        </w:rPr>
        <w:t xml:space="preserve">جماع الفقهي الضمني </w:t>
      </w:r>
      <w:r w:rsidR="00C0462F">
        <w:rPr>
          <w:rFonts w:hint="cs"/>
          <w:rtl/>
        </w:rPr>
        <w:t>على أ</w:t>
      </w:r>
      <w:r w:rsidR="00B07E08" w:rsidRPr="00DE6131">
        <w:rPr>
          <w:rFonts w:hint="cs"/>
          <w:rtl/>
        </w:rPr>
        <w:t>نه طالما أسندت إدارة المرفق العام لملتزم بم</w:t>
      </w:r>
      <w:r w:rsidR="006500E8">
        <w:rPr>
          <w:rFonts w:hint="cs"/>
          <w:rtl/>
        </w:rPr>
        <w:t>وجب عقد إ</w:t>
      </w:r>
      <w:r w:rsidR="00B07E08" w:rsidRPr="00DE6131">
        <w:rPr>
          <w:rFonts w:hint="cs"/>
          <w:rtl/>
        </w:rPr>
        <w:t xml:space="preserve">داري وهو التزام المرافق العامة فلا </w:t>
      </w:r>
      <w:r w:rsidR="00641A19" w:rsidRPr="00DE6131">
        <w:rPr>
          <w:rFonts w:hint="cs"/>
          <w:rtl/>
        </w:rPr>
        <w:t>يؤثر</w:t>
      </w:r>
      <w:r w:rsidR="00B07E08" w:rsidRPr="00DE6131">
        <w:rPr>
          <w:rFonts w:hint="cs"/>
          <w:rtl/>
        </w:rPr>
        <w:t xml:space="preserve"> ذلك </w:t>
      </w:r>
      <w:r w:rsidR="00641A19" w:rsidRPr="00DE6131">
        <w:rPr>
          <w:rFonts w:hint="cs"/>
          <w:rtl/>
        </w:rPr>
        <w:t xml:space="preserve">على </w:t>
      </w:r>
      <w:r w:rsidR="00B07E08" w:rsidRPr="00DE6131">
        <w:rPr>
          <w:rFonts w:hint="cs"/>
          <w:rtl/>
        </w:rPr>
        <w:t>المسمى القانوني للالتزام لو جعل تفويض و</w:t>
      </w:r>
      <w:r w:rsidR="006500E8">
        <w:rPr>
          <w:rFonts w:hint="cs"/>
          <w:rtl/>
        </w:rPr>
        <w:t>أ</w:t>
      </w:r>
      <w:r w:rsidR="00B07E08" w:rsidRPr="00DE6131">
        <w:rPr>
          <w:rFonts w:hint="cs"/>
          <w:rtl/>
        </w:rPr>
        <w:t>ن كان المعنى العام للتفويض يس</w:t>
      </w:r>
      <w:r w:rsidR="00641A19" w:rsidRPr="00DE6131">
        <w:rPr>
          <w:rFonts w:hint="cs"/>
          <w:rtl/>
        </w:rPr>
        <w:t>ت</w:t>
      </w:r>
      <w:r w:rsidR="00B07E08" w:rsidRPr="00DE6131">
        <w:rPr>
          <w:rFonts w:hint="cs"/>
          <w:rtl/>
        </w:rPr>
        <w:t>غرق ال</w:t>
      </w:r>
      <w:r w:rsidR="006500E8">
        <w:rPr>
          <w:rFonts w:hint="cs"/>
          <w:rtl/>
        </w:rPr>
        <w:t>أ</w:t>
      </w:r>
      <w:r w:rsidR="00B07E08" w:rsidRPr="00DE6131">
        <w:rPr>
          <w:rFonts w:hint="cs"/>
          <w:rtl/>
        </w:rPr>
        <w:t>شكال سالفة الذكر من العقود الادارية</w:t>
      </w:r>
      <w:r w:rsidR="00F369B0" w:rsidRPr="00DE6131">
        <w:rPr>
          <w:rStyle w:val="Appelnotedebasdep"/>
          <w:color w:val="000000" w:themeColor="text1"/>
          <w:rtl/>
        </w:rPr>
        <w:footnoteReference w:id="266"/>
      </w:r>
      <w:r w:rsidRPr="00DE6131">
        <w:rPr>
          <w:rFonts w:hint="cs"/>
          <w:sz w:val="24"/>
          <w:szCs w:val="24"/>
          <w:rtl/>
        </w:rPr>
        <w:t>.</w:t>
      </w:r>
    </w:p>
    <w:p w14:paraId="7713881D" w14:textId="1477DB03" w:rsidR="006A6344" w:rsidRPr="00DE6131" w:rsidRDefault="00553290" w:rsidP="00D74548">
      <w:pPr>
        <w:rPr>
          <w:rtl/>
        </w:rPr>
      </w:pPr>
      <w:r w:rsidRPr="00DE6131">
        <w:rPr>
          <w:rFonts w:hint="cs"/>
          <w:rtl/>
        </w:rPr>
        <w:t xml:space="preserve"> فتكييف عقود تفويض المرفق العام ضمن نطاق العقود الإدارية كونها تهدف الى </w:t>
      </w:r>
      <w:r w:rsidR="002A79CD" w:rsidRPr="00DE6131">
        <w:rPr>
          <w:rFonts w:hint="cs"/>
          <w:rtl/>
        </w:rPr>
        <w:t>تسيير واستغلا</w:t>
      </w:r>
      <w:r w:rsidR="002A79CD" w:rsidRPr="00DE6131">
        <w:rPr>
          <w:rtl/>
        </w:rPr>
        <w:t>ل</w:t>
      </w:r>
      <w:r w:rsidRPr="00DE6131">
        <w:rPr>
          <w:rFonts w:hint="cs"/>
          <w:rtl/>
        </w:rPr>
        <w:t xml:space="preserve"> مرفق عام وتسعى </w:t>
      </w:r>
      <w:r w:rsidR="002A79CD" w:rsidRPr="00DE6131">
        <w:rPr>
          <w:rFonts w:hint="cs"/>
          <w:rtl/>
        </w:rPr>
        <w:t>لتحقيق</w:t>
      </w:r>
      <w:r w:rsidRPr="00DE6131">
        <w:rPr>
          <w:rFonts w:hint="cs"/>
          <w:rtl/>
        </w:rPr>
        <w:t xml:space="preserve"> النفع العام يقوي المركز القانوني للجهة </w:t>
      </w:r>
      <w:r w:rsidR="00C33818" w:rsidRPr="00DE6131">
        <w:rPr>
          <w:rFonts w:hint="cs"/>
          <w:rtl/>
        </w:rPr>
        <w:t>الإدارية في</w:t>
      </w:r>
      <w:r w:rsidRPr="00DE6131">
        <w:rPr>
          <w:rFonts w:hint="cs"/>
          <w:rtl/>
        </w:rPr>
        <w:t xml:space="preserve"> هذا العقد حيث لها أن تتمتع بسلطات وامتيازات </w:t>
      </w:r>
      <w:r w:rsidR="00C33818" w:rsidRPr="00DE6131">
        <w:rPr>
          <w:rFonts w:hint="cs"/>
          <w:rtl/>
        </w:rPr>
        <w:t>عامة واسعة</w:t>
      </w:r>
      <w:r w:rsidRPr="00DE6131">
        <w:rPr>
          <w:rFonts w:hint="cs"/>
          <w:rtl/>
        </w:rPr>
        <w:t xml:space="preserve"> في سبيل ضمان السير </w:t>
      </w:r>
      <w:r w:rsidR="00C33818" w:rsidRPr="00DE6131">
        <w:rPr>
          <w:rFonts w:hint="cs"/>
          <w:rtl/>
        </w:rPr>
        <w:t>المنتظم للمرافق</w:t>
      </w:r>
      <w:r w:rsidRPr="00DE6131">
        <w:rPr>
          <w:rFonts w:hint="cs"/>
          <w:rtl/>
        </w:rPr>
        <w:t xml:space="preserve"> العامة المفوضة وفق المبادئ الكلاسيكية والحديثة التي تحكمها و</w:t>
      </w:r>
      <w:r w:rsidR="00CB0232">
        <w:rPr>
          <w:rFonts w:hint="cs"/>
          <w:rtl/>
        </w:rPr>
        <w:t xml:space="preserve"> التي </w:t>
      </w:r>
      <w:r w:rsidRPr="00DE6131">
        <w:rPr>
          <w:rFonts w:hint="cs"/>
          <w:rtl/>
        </w:rPr>
        <w:t>م</w:t>
      </w:r>
      <w:r w:rsidR="00922428" w:rsidRPr="00DE6131">
        <w:rPr>
          <w:rFonts w:hint="cs"/>
          <w:rtl/>
        </w:rPr>
        <w:t>ن</w:t>
      </w:r>
      <w:r w:rsidR="00CB0232">
        <w:rPr>
          <w:rFonts w:hint="cs"/>
          <w:rtl/>
        </w:rPr>
        <w:t xml:space="preserve"> شأ</w:t>
      </w:r>
      <w:r w:rsidRPr="00DE6131">
        <w:rPr>
          <w:rFonts w:hint="cs"/>
          <w:rtl/>
        </w:rPr>
        <w:t xml:space="preserve">نها </w:t>
      </w:r>
      <w:r w:rsidR="00922428" w:rsidRPr="00DE6131">
        <w:rPr>
          <w:rFonts w:hint="cs"/>
          <w:rtl/>
        </w:rPr>
        <w:t xml:space="preserve">أن </w:t>
      </w:r>
      <w:r w:rsidR="00CB0232">
        <w:rPr>
          <w:rFonts w:hint="cs"/>
          <w:rtl/>
        </w:rPr>
        <w:t>ت</w:t>
      </w:r>
      <w:r w:rsidR="00922428" w:rsidRPr="00DE6131">
        <w:rPr>
          <w:rFonts w:hint="cs"/>
          <w:rtl/>
        </w:rPr>
        <w:t xml:space="preserve">ساهم في تحقيق </w:t>
      </w:r>
      <w:r w:rsidRPr="00DE6131">
        <w:rPr>
          <w:rFonts w:hint="cs"/>
          <w:rtl/>
        </w:rPr>
        <w:t xml:space="preserve">المصلحة العامة </w:t>
      </w:r>
      <w:r w:rsidR="00922428" w:rsidRPr="00DE6131">
        <w:rPr>
          <w:rFonts w:hint="cs"/>
          <w:rtl/>
        </w:rPr>
        <w:t>بكل</w:t>
      </w:r>
      <w:r w:rsidRPr="00DE6131">
        <w:rPr>
          <w:rFonts w:hint="cs"/>
          <w:rtl/>
        </w:rPr>
        <w:t xml:space="preserve"> أبعادها</w:t>
      </w:r>
      <w:r w:rsidRPr="00DE6131">
        <w:rPr>
          <w:rStyle w:val="Appelnotedebasdep"/>
          <w:color w:val="000000" w:themeColor="text1"/>
          <w:rtl/>
        </w:rPr>
        <w:footnoteReference w:id="267"/>
      </w:r>
      <w:r w:rsidR="00CB0232">
        <w:rPr>
          <w:rFonts w:hint="cs"/>
          <w:rtl/>
        </w:rPr>
        <w:t>،</w:t>
      </w:r>
      <w:r w:rsidRPr="00DE6131">
        <w:rPr>
          <w:rFonts w:hint="cs"/>
          <w:rtl/>
        </w:rPr>
        <w:t xml:space="preserve"> </w:t>
      </w:r>
      <w:r w:rsidR="00922428" w:rsidRPr="00DE6131">
        <w:rPr>
          <w:rFonts w:hint="cs"/>
          <w:rtl/>
        </w:rPr>
        <w:t>ف</w:t>
      </w:r>
      <w:r w:rsidR="0064240B" w:rsidRPr="00DE6131">
        <w:rPr>
          <w:rFonts w:hint="cs"/>
          <w:rtl/>
        </w:rPr>
        <w:t xml:space="preserve">المرافق العامة </w:t>
      </w:r>
      <w:r w:rsidR="00CB0232">
        <w:rPr>
          <w:rFonts w:hint="cs"/>
          <w:rtl/>
        </w:rPr>
        <w:t>إ</w:t>
      </w:r>
      <w:r w:rsidR="00922428" w:rsidRPr="00DE6131">
        <w:rPr>
          <w:rFonts w:hint="cs"/>
          <w:rtl/>
        </w:rPr>
        <w:t>نما وجدت</w:t>
      </w:r>
      <w:r w:rsidR="0064240B" w:rsidRPr="00DE6131">
        <w:rPr>
          <w:rFonts w:hint="cs"/>
          <w:rtl/>
        </w:rPr>
        <w:t xml:space="preserve"> </w:t>
      </w:r>
      <w:r w:rsidR="00922428" w:rsidRPr="00DE6131">
        <w:rPr>
          <w:rFonts w:hint="cs"/>
          <w:rtl/>
        </w:rPr>
        <w:t>لتقديم</w:t>
      </w:r>
      <w:r w:rsidR="0064240B" w:rsidRPr="00DE6131">
        <w:rPr>
          <w:rFonts w:hint="cs"/>
          <w:rtl/>
        </w:rPr>
        <w:t xml:space="preserve"> خدمات </w:t>
      </w:r>
      <w:r w:rsidR="00922428" w:rsidRPr="00DE6131">
        <w:rPr>
          <w:rFonts w:hint="cs"/>
          <w:rtl/>
        </w:rPr>
        <w:t xml:space="preserve">ضرورية </w:t>
      </w:r>
      <w:r w:rsidR="0064240B" w:rsidRPr="00DE6131">
        <w:rPr>
          <w:rFonts w:hint="cs"/>
          <w:rtl/>
        </w:rPr>
        <w:t xml:space="preserve"> للجمهورلا</w:t>
      </w:r>
      <w:r w:rsidR="00922428" w:rsidRPr="00DE6131">
        <w:rPr>
          <w:rFonts w:hint="cs"/>
          <w:rtl/>
        </w:rPr>
        <w:t xml:space="preserve"> يمكن الاستغناء عنها</w:t>
      </w:r>
      <w:r w:rsidR="0064240B" w:rsidRPr="00DE6131">
        <w:rPr>
          <w:rFonts w:hint="cs"/>
          <w:rtl/>
        </w:rPr>
        <w:t xml:space="preserve"> لذلك </w:t>
      </w:r>
      <w:r w:rsidR="00922428" w:rsidRPr="00DE6131">
        <w:rPr>
          <w:rFonts w:hint="cs"/>
          <w:rtl/>
        </w:rPr>
        <w:t>يتوجب</w:t>
      </w:r>
      <w:r w:rsidR="0064240B" w:rsidRPr="00DE6131">
        <w:rPr>
          <w:rFonts w:hint="cs"/>
          <w:rtl/>
        </w:rPr>
        <w:t xml:space="preserve"> </w:t>
      </w:r>
      <w:r w:rsidR="00CB0232">
        <w:rPr>
          <w:rFonts w:hint="cs"/>
          <w:rtl/>
        </w:rPr>
        <w:t>على السلطة المانحة إ</w:t>
      </w:r>
      <w:r w:rsidR="00922428" w:rsidRPr="00DE6131">
        <w:rPr>
          <w:rFonts w:hint="cs"/>
          <w:rtl/>
        </w:rPr>
        <w:t xml:space="preserve">عمال </w:t>
      </w:r>
      <w:r w:rsidR="002A79CD" w:rsidRPr="00DE6131">
        <w:rPr>
          <w:rFonts w:hint="cs"/>
          <w:rtl/>
        </w:rPr>
        <w:t>امتيازاته</w:t>
      </w:r>
      <w:r w:rsidR="002A79CD" w:rsidRPr="00DE6131">
        <w:rPr>
          <w:rtl/>
        </w:rPr>
        <w:t>ا</w:t>
      </w:r>
      <w:r w:rsidR="00922428" w:rsidRPr="00DE6131">
        <w:rPr>
          <w:rFonts w:hint="cs"/>
          <w:rtl/>
        </w:rPr>
        <w:t xml:space="preserve"> العامة </w:t>
      </w:r>
      <w:r w:rsidR="0064240B" w:rsidRPr="00DE6131">
        <w:rPr>
          <w:rFonts w:hint="cs"/>
          <w:rtl/>
        </w:rPr>
        <w:t xml:space="preserve">باسم المصلحة العامة </w:t>
      </w:r>
      <w:r w:rsidR="00922428" w:rsidRPr="00DE6131">
        <w:rPr>
          <w:rFonts w:hint="cs"/>
          <w:rtl/>
        </w:rPr>
        <w:t xml:space="preserve">من أجل أن </w:t>
      </w:r>
      <w:r w:rsidR="0064240B" w:rsidRPr="00DE6131">
        <w:rPr>
          <w:rFonts w:hint="cs"/>
          <w:rtl/>
        </w:rPr>
        <w:t xml:space="preserve"> </w:t>
      </w:r>
      <w:r w:rsidR="00922428" w:rsidRPr="00DE6131">
        <w:rPr>
          <w:rFonts w:hint="cs"/>
          <w:rtl/>
        </w:rPr>
        <w:t>تقدم</w:t>
      </w:r>
      <w:r w:rsidR="0064240B" w:rsidRPr="00DE6131">
        <w:rPr>
          <w:rFonts w:hint="cs"/>
          <w:rtl/>
        </w:rPr>
        <w:t xml:space="preserve"> هذه المرافق خدماتها على نحو </w:t>
      </w:r>
      <w:r w:rsidR="00922428" w:rsidRPr="00DE6131">
        <w:rPr>
          <w:rFonts w:hint="cs"/>
          <w:rtl/>
        </w:rPr>
        <w:t xml:space="preserve">يشبع حاجات </w:t>
      </w:r>
      <w:r w:rsidR="00CB0232">
        <w:rPr>
          <w:rFonts w:hint="cs"/>
          <w:rtl/>
        </w:rPr>
        <w:t xml:space="preserve"> الجمهور</w:t>
      </w:r>
      <w:r w:rsidR="0064240B" w:rsidRPr="00DE6131">
        <w:rPr>
          <w:rFonts w:hint="cs"/>
          <w:rtl/>
        </w:rPr>
        <w:t xml:space="preserve"> وهذا </w:t>
      </w:r>
      <w:r w:rsidR="00922428" w:rsidRPr="00DE6131">
        <w:rPr>
          <w:rFonts w:hint="cs"/>
          <w:rtl/>
        </w:rPr>
        <w:t xml:space="preserve">بالسهر على </w:t>
      </w:r>
      <w:r w:rsidR="0064240B" w:rsidRPr="00DE6131">
        <w:rPr>
          <w:rFonts w:hint="cs"/>
          <w:rtl/>
        </w:rPr>
        <w:t xml:space="preserve"> ضمان سيرها بانتظام واطراد </w:t>
      </w:r>
      <w:r w:rsidR="002A79CD" w:rsidRPr="00DE6131">
        <w:rPr>
          <w:rFonts w:hint="cs"/>
          <w:rtl/>
        </w:rPr>
        <w:t>فأي</w:t>
      </w:r>
      <w:r w:rsidR="0064240B" w:rsidRPr="00DE6131">
        <w:rPr>
          <w:rFonts w:hint="cs"/>
          <w:rtl/>
        </w:rPr>
        <w:t xml:space="preserve"> </w:t>
      </w:r>
      <w:r w:rsidR="00922428" w:rsidRPr="00DE6131">
        <w:rPr>
          <w:rFonts w:hint="cs"/>
          <w:rtl/>
        </w:rPr>
        <w:t xml:space="preserve">خلل أو </w:t>
      </w:r>
      <w:r w:rsidR="0064240B" w:rsidRPr="00DE6131">
        <w:rPr>
          <w:rFonts w:hint="cs"/>
          <w:rtl/>
        </w:rPr>
        <w:t xml:space="preserve">تعطيل في </w:t>
      </w:r>
      <w:r w:rsidR="00922428" w:rsidRPr="00DE6131">
        <w:rPr>
          <w:rFonts w:hint="cs"/>
          <w:rtl/>
        </w:rPr>
        <w:t xml:space="preserve">استغلال </w:t>
      </w:r>
      <w:r w:rsidR="0064240B" w:rsidRPr="00DE6131">
        <w:rPr>
          <w:rFonts w:hint="cs"/>
          <w:rtl/>
        </w:rPr>
        <w:t xml:space="preserve">تلك المرافق </w:t>
      </w:r>
      <w:r w:rsidR="00922428" w:rsidRPr="00DE6131">
        <w:rPr>
          <w:rFonts w:hint="cs"/>
          <w:rtl/>
        </w:rPr>
        <w:t xml:space="preserve">يؤدي الى حدوث </w:t>
      </w:r>
      <w:r w:rsidR="00CB0232">
        <w:rPr>
          <w:rFonts w:hint="cs"/>
          <w:rtl/>
        </w:rPr>
        <w:t>أ</w:t>
      </w:r>
      <w:r w:rsidR="0064240B" w:rsidRPr="00DE6131">
        <w:rPr>
          <w:rFonts w:hint="cs"/>
          <w:rtl/>
        </w:rPr>
        <w:t xml:space="preserve">ضرار بالغة </w:t>
      </w:r>
      <w:r w:rsidR="00922428" w:rsidRPr="00DE6131">
        <w:rPr>
          <w:rFonts w:hint="cs"/>
          <w:rtl/>
        </w:rPr>
        <w:t>ال</w:t>
      </w:r>
      <w:r w:rsidR="00CB0232">
        <w:rPr>
          <w:rFonts w:hint="cs"/>
          <w:rtl/>
        </w:rPr>
        <w:t>أ</w:t>
      </w:r>
      <w:r w:rsidR="00922428" w:rsidRPr="00DE6131">
        <w:rPr>
          <w:rFonts w:hint="cs"/>
          <w:rtl/>
        </w:rPr>
        <w:t>ثر</w:t>
      </w:r>
      <w:r w:rsidR="0064240B" w:rsidRPr="00DE6131">
        <w:rPr>
          <w:rFonts w:hint="cs"/>
          <w:rtl/>
        </w:rPr>
        <w:t xml:space="preserve"> </w:t>
      </w:r>
      <w:r w:rsidR="00CB0232">
        <w:rPr>
          <w:rFonts w:hint="cs"/>
          <w:rtl/>
        </w:rPr>
        <w:t>ل</w:t>
      </w:r>
      <w:r w:rsidR="00922428" w:rsidRPr="00DE6131">
        <w:rPr>
          <w:rFonts w:hint="cs"/>
          <w:rtl/>
        </w:rPr>
        <w:t>لمنتفعين</w:t>
      </w:r>
      <w:r w:rsidR="0064240B" w:rsidRPr="00DE6131">
        <w:rPr>
          <w:rFonts w:hint="cs"/>
          <w:rtl/>
        </w:rPr>
        <w:t xml:space="preserve"> ومصالحه</w:t>
      </w:r>
      <w:r w:rsidR="00922428" w:rsidRPr="00DE6131">
        <w:rPr>
          <w:rFonts w:hint="cs"/>
          <w:rtl/>
        </w:rPr>
        <w:t>م</w:t>
      </w:r>
      <w:r w:rsidR="0064240B" w:rsidRPr="00DE6131">
        <w:rPr>
          <w:rFonts w:hint="cs"/>
          <w:rtl/>
        </w:rPr>
        <w:t xml:space="preserve"> الأساسية من ناحية واضطراب في النظام العام من ناحية </w:t>
      </w:r>
      <w:r w:rsidR="00922428" w:rsidRPr="00DE6131">
        <w:rPr>
          <w:rFonts w:hint="cs"/>
          <w:rtl/>
        </w:rPr>
        <w:t>ثانية</w:t>
      </w:r>
      <w:r w:rsidR="00CB0232">
        <w:rPr>
          <w:rFonts w:hint="cs"/>
          <w:rtl/>
        </w:rPr>
        <w:t>، وإ</w:t>
      </w:r>
      <w:r w:rsidR="0064240B" w:rsidRPr="00DE6131">
        <w:rPr>
          <w:rFonts w:hint="cs"/>
          <w:rtl/>
        </w:rPr>
        <w:t xml:space="preserve">ذا </w:t>
      </w:r>
      <w:r w:rsidR="004254BE" w:rsidRPr="00DE6131">
        <w:rPr>
          <w:rFonts w:hint="cs"/>
          <w:rtl/>
        </w:rPr>
        <w:t xml:space="preserve">كانت التزامات المتعاقد مع الإدارة </w:t>
      </w:r>
      <w:r w:rsidR="00922428" w:rsidRPr="00DE6131">
        <w:rPr>
          <w:rFonts w:hint="cs"/>
          <w:rtl/>
        </w:rPr>
        <w:t>ترتبط</w:t>
      </w:r>
      <w:r w:rsidR="004254BE" w:rsidRPr="00DE6131">
        <w:rPr>
          <w:rFonts w:hint="cs"/>
          <w:rtl/>
        </w:rPr>
        <w:t xml:space="preserve"> </w:t>
      </w:r>
      <w:r w:rsidR="00922428" w:rsidRPr="00DE6131">
        <w:rPr>
          <w:rFonts w:hint="cs"/>
          <w:rtl/>
        </w:rPr>
        <w:t>بالنفع</w:t>
      </w:r>
      <w:r w:rsidR="00CB0232">
        <w:rPr>
          <w:rFonts w:hint="cs"/>
          <w:rtl/>
        </w:rPr>
        <w:t xml:space="preserve"> العام فإ</w:t>
      </w:r>
      <w:r w:rsidR="004254BE" w:rsidRPr="00DE6131">
        <w:rPr>
          <w:rFonts w:hint="cs"/>
          <w:rtl/>
        </w:rPr>
        <w:t xml:space="preserve">ن </w:t>
      </w:r>
      <w:r w:rsidR="00922428" w:rsidRPr="00DE6131">
        <w:rPr>
          <w:rFonts w:hint="cs"/>
          <w:rtl/>
        </w:rPr>
        <w:t>أي</w:t>
      </w:r>
      <w:r w:rsidR="00CB0232">
        <w:rPr>
          <w:rFonts w:hint="cs"/>
          <w:rtl/>
        </w:rPr>
        <w:t xml:space="preserve"> إ</w:t>
      </w:r>
      <w:r w:rsidR="004254BE" w:rsidRPr="00DE6131">
        <w:rPr>
          <w:rFonts w:hint="cs"/>
          <w:rtl/>
        </w:rPr>
        <w:t xml:space="preserve">خلال بهذه الالتزامات يشكل </w:t>
      </w:r>
      <w:r w:rsidR="00922428" w:rsidRPr="00DE6131">
        <w:rPr>
          <w:rFonts w:hint="cs"/>
          <w:rtl/>
        </w:rPr>
        <w:t>زيادة</w:t>
      </w:r>
      <w:r w:rsidR="006B677E" w:rsidRPr="00DE6131">
        <w:rPr>
          <w:rFonts w:hint="cs"/>
          <w:rtl/>
        </w:rPr>
        <w:t xml:space="preserve"> </w:t>
      </w:r>
      <w:r w:rsidR="00922428" w:rsidRPr="00DE6131">
        <w:rPr>
          <w:rFonts w:hint="cs"/>
          <w:rtl/>
        </w:rPr>
        <w:t xml:space="preserve">على </w:t>
      </w:r>
      <w:r w:rsidR="006B677E" w:rsidRPr="00DE6131">
        <w:rPr>
          <w:rFonts w:hint="cs"/>
          <w:rtl/>
        </w:rPr>
        <w:t>ال</w:t>
      </w:r>
      <w:r w:rsidR="008E0059">
        <w:rPr>
          <w:rFonts w:hint="cs"/>
          <w:rtl/>
        </w:rPr>
        <w:t>إ</w:t>
      </w:r>
      <w:r w:rsidR="006B677E" w:rsidRPr="00DE6131">
        <w:rPr>
          <w:rFonts w:hint="cs"/>
          <w:rtl/>
        </w:rPr>
        <w:t xml:space="preserve">خلال بالتزام تعاقدي مساسا بالمرفق العام موضوع العقد الذي </w:t>
      </w:r>
      <w:r w:rsidR="00C33818" w:rsidRPr="00DE6131">
        <w:rPr>
          <w:rFonts w:hint="cs"/>
          <w:rtl/>
        </w:rPr>
        <w:t>يلبي ل</w:t>
      </w:r>
      <w:r w:rsidR="006B677E" w:rsidRPr="00DE6131">
        <w:rPr>
          <w:rFonts w:hint="cs"/>
          <w:rtl/>
        </w:rPr>
        <w:t xml:space="preserve">لجمهور </w:t>
      </w:r>
      <w:r w:rsidR="00C33818" w:rsidRPr="00DE6131">
        <w:rPr>
          <w:rFonts w:hint="cs"/>
          <w:rtl/>
        </w:rPr>
        <w:t>حاجات</w:t>
      </w:r>
      <w:r w:rsidR="00922428" w:rsidRPr="00DE6131">
        <w:rPr>
          <w:rFonts w:hint="cs"/>
          <w:rtl/>
        </w:rPr>
        <w:t xml:space="preserve"> </w:t>
      </w:r>
      <w:r w:rsidR="008E0059">
        <w:rPr>
          <w:rFonts w:hint="cs"/>
          <w:rtl/>
        </w:rPr>
        <w:t>أساسية</w:t>
      </w:r>
      <w:r w:rsidR="006B677E" w:rsidRPr="00DE6131">
        <w:rPr>
          <w:rFonts w:hint="cs"/>
          <w:rtl/>
        </w:rPr>
        <w:t xml:space="preserve">، </w:t>
      </w:r>
      <w:r w:rsidR="00C33818" w:rsidRPr="00DE6131">
        <w:rPr>
          <w:rFonts w:hint="cs"/>
          <w:rtl/>
        </w:rPr>
        <w:t>ف</w:t>
      </w:r>
      <w:r w:rsidR="00A53394">
        <w:rPr>
          <w:rFonts w:hint="cs"/>
          <w:rtl/>
        </w:rPr>
        <w:t>إذا امتنع المتعاقد عن التنفيذ أو تأخر أ</w:t>
      </w:r>
      <w:r w:rsidR="00770548">
        <w:rPr>
          <w:rFonts w:hint="cs"/>
          <w:rtl/>
        </w:rPr>
        <w:t>و أهمل في أدائه أ</w:t>
      </w:r>
      <w:r w:rsidR="006B677E" w:rsidRPr="00DE6131">
        <w:rPr>
          <w:rFonts w:hint="cs"/>
          <w:rtl/>
        </w:rPr>
        <w:t xml:space="preserve">و </w:t>
      </w:r>
      <w:r w:rsidR="00770548">
        <w:rPr>
          <w:rFonts w:hint="cs"/>
          <w:rtl/>
        </w:rPr>
        <w:t>فر</w:t>
      </w:r>
      <w:r w:rsidR="00C33818" w:rsidRPr="00DE6131">
        <w:rPr>
          <w:rFonts w:hint="cs"/>
          <w:rtl/>
        </w:rPr>
        <w:t>ض</w:t>
      </w:r>
      <w:r w:rsidR="000A0EF8">
        <w:rPr>
          <w:rFonts w:hint="cs"/>
          <w:rtl/>
        </w:rPr>
        <w:t xml:space="preserve"> غيره بدلا منه دون إ</w:t>
      </w:r>
      <w:r w:rsidR="006B677E" w:rsidRPr="00DE6131">
        <w:rPr>
          <w:rFonts w:hint="cs"/>
          <w:rtl/>
        </w:rPr>
        <w:t xml:space="preserve">ذن من </w:t>
      </w:r>
      <w:r w:rsidR="00C33818" w:rsidRPr="00DE6131">
        <w:rPr>
          <w:rFonts w:hint="cs"/>
          <w:rtl/>
        </w:rPr>
        <w:t>الجهة الإدارية المانحة</w:t>
      </w:r>
      <w:r w:rsidR="000A0EF8">
        <w:rPr>
          <w:rFonts w:hint="cs"/>
          <w:rtl/>
        </w:rPr>
        <w:t xml:space="preserve"> فإ</w:t>
      </w:r>
      <w:r w:rsidR="006B677E" w:rsidRPr="00DE6131">
        <w:rPr>
          <w:rFonts w:hint="cs"/>
          <w:rtl/>
        </w:rPr>
        <w:t xml:space="preserve">نه يكون </w:t>
      </w:r>
      <w:r w:rsidR="00C33818" w:rsidRPr="00DE6131">
        <w:rPr>
          <w:rFonts w:hint="cs"/>
          <w:rtl/>
        </w:rPr>
        <w:t xml:space="preserve">حينئذ </w:t>
      </w:r>
      <w:r w:rsidR="006B677E" w:rsidRPr="00DE6131">
        <w:rPr>
          <w:rFonts w:hint="cs"/>
          <w:rtl/>
        </w:rPr>
        <w:t>مقصرا في تنفيذ التزاماته</w:t>
      </w:r>
      <w:r w:rsidR="00C33818" w:rsidRPr="00DE6131">
        <w:rPr>
          <w:rFonts w:hint="cs"/>
          <w:rtl/>
        </w:rPr>
        <w:t xml:space="preserve"> التعاقدية يستحق على إثرها </w:t>
      </w:r>
      <w:r w:rsidR="006B677E" w:rsidRPr="00DE6131">
        <w:rPr>
          <w:rFonts w:hint="cs"/>
          <w:rtl/>
        </w:rPr>
        <w:t>توق</w:t>
      </w:r>
      <w:r w:rsidR="00C33818" w:rsidRPr="00DE6131">
        <w:rPr>
          <w:rFonts w:hint="cs"/>
          <w:rtl/>
        </w:rPr>
        <w:t>ي</w:t>
      </w:r>
      <w:r w:rsidR="006B677E" w:rsidRPr="00DE6131">
        <w:rPr>
          <w:rFonts w:hint="cs"/>
          <w:rtl/>
        </w:rPr>
        <w:t xml:space="preserve">ع جزاءات من قبل </w:t>
      </w:r>
      <w:r w:rsidR="00C33818" w:rsidRPr="00DE6131">
        <w:rPr>
          <w:rFonts w:hint="cs"/>
          <w:rtl/>
        </w:rPr>
        <w:t xml:space="preserve">الجهة الإدارية </w:t>
      </w:r>
      <w:r w:rsidR="006B677E" w:rsidRPr="00DE6131">
        <w:rPr>
          <w:rFonts w:hint="cs"/>
          <w:rtl/>
        </w:rPr>
        <w:t xml:space="preserve"> المتعاقدة بغية</w:t>
      </w:r>
      <w:r w:rsidR="00C33818" w:rsidRPr="00DE6131">
        <w:rPr>
          <w:rFonts w:hint="cs"/>
          <w:rtl/>
        </w:rPr>
        <w:t xml:space="preserve"> ضمان </w:t>
      </w:r>
      <w:r w:rsidR="006B677E" w:rsidRPr="00DE6131">
        <w:rPr>
          <w:rFonts w:hint="cs"/>
          <w:rtl/>
        </w:rPr>
        <w:t>الاستمرار في تنفيذ الالتزام المتعل</w:t>
      </w:r>
      <w:r w:rsidR="000A0EF8">
        <w:rPr>
          <w:rFonts w:hint="cs"/>
          <w:rtl/>
        </w:rPr>
        <w:t>ق بالمرفق العام وإزالة دواعي</w:t>
      </w:r>
      <w:r w:rsidR="00140C18">
        <w:rPr>
          <w:rFonts w:hint="cs"/>
          <w:rtl/>
        </w:rPr>
        <w:t xml:space="preserve"> ومسببات</w:t>
      </w:r>
      <w:r w:rsidR="000A0EF8">
        <w:rPr>
          <w:rFonts w:hint="cs"/>
          <w:rtl/>
        </w:rPr>
        <w:t xml:space="preserve"> الإ</w:t>
      </w:r>
      <w:r w:rsidR="00140C18">
        <w:rPr>
          <w:rFonts w:hint="cs"/>
          <w:rtl/>
        </w:rPr>
        <w:t>خلال أ</w:t>
      </w:r>
      <w:r w:rsidR="006B677E" w:rsidRPr="00DE6131">
        <w:rPr>
          <w:rFonts w:hint="cs"/>
          <w:rtl/>
        </w:rPr>
        <w:t>و التقصير</w:t>
      </w:r>
      <w:r w:rsidR="006562D0" w:rsidRPr="00DE6131">
        <w:rPr>
          <w:rStyle w:val="Appelnotedebasdep"/>
          <w:color w:val="000000" w:themeColor="text1"/>
          <w:rtl/>
        </w:rPr>
        <w:footnoteReference w:id="268"/>
      </w:r>
      <w:r w:rsidR="00140C18">
        <w:rPr>
          <w:rFonts w:hint="cs"/>
          <w:rtl/>
        </w:rPr>
        <w:t xml:space="preserve">، </w:t>
      </w:r>
      <w:r w:rsidR="00C33818" w:rsidRPr="00DE6131">
        <w:rPr>
          <w:rFonts w:hint="cs"/>
          <w:rtl/>
        </w:rPr>
        <w:t>ولا</w:t>
      </w:r>
      <w:r w:rsidR="002A79CD" w:rsidRPr="00DE6131">
        <w:rPr>
          <w:rFonts w:hint="cs"/>
          <w:rtl/>
        </w:rPr>
        <w:t xml:space="preserve"> </w:t>
      </w:r>
      <w:r w:rsidR="00C33818" w:rsidRPr="00DE6131">
        <w:rPr>
          <w:rFonts w:hint="cs"/>
          <w:rtl/>
        </w:rPr>
        <w:t xml:space="preserve">يتم ذلك الى من خلال </w:t>
      </w:r>
      <w:r w:rsidR="00140C18">
        <w:rPr>
          <w:rFonts w:hint="cs"/>
          <w:rtl/>
        </w:rPr>
        <w:t>إ</w:t>
      </w:r>
      <w:r w:rsidR="00C33818" w:rsidRPr="00DE6131">
        <w:rPr>
          <w:rFonts w:hint="cs"/>
          <w:rtl/>
        </w:rPr>
        <w:t>عمال الرقابة على تنفيذ المرفق العام بالاستناد الى امتيازات السلطة العامة المقررة</w:t>
      </w:r>
      <w:r w:rsidR="00A04EDF" w:rsidRPr="00DE6131">
        <w:rPr>
          <w:rFonts w:hint="cs"/>
          <w:rtl/>
        </w:rPr>
        <w:t xml:space="preserve"> لصالح الجهات العامة المتعاقدة</w:t>
      </w:r>
      <w:r w:rsidR="006A6344" w:rsidRPr="00DE6131">
        <w:rPr>
          <w:rFonts w:hint="cs"/>
          <w:rtl/>
        </w:rPr>
        <w:t>.</w:t>
      </w:r>
    </w:p>
    <w:p w14:paraId="652725B3" w14:textId="495C440D" w:rsidR="006A6344" w:rsidRPr="00DE6131" w:rsidRDefault="00A04EDF" w:rsidP="00D74548">
      <w:pPr>
        <w:rPr>
          <w:rtl/>
        </w:rPr>
      </w:pPr>
      <w:r w:rsidRPr="00DE6131">
        <w:rPr>
          <w:rFonts w:hint="cs"/>
          <w:rtl/>
        </w:rPr>
        <w:t xml:space="preserve"> ف</w:t>
      </w:r>
      <w:r w:rsidR="00553290" w:rsidRPr="00DE6131">
        <w:rPr>
          <w:rFonts w:hint="cs"/>
          <w:rtl/>
        </w:rPr>
        <w:t xml:space="preserve">تتمتع السلطة </w:t>
      </w:r>
      <w:r w:rsidRPr="00DE6131">
        <w:rPr>
          <w:rFonts w:hint="cs"/>
          <w:rtl/>
        </w:rPr>
        <w:t xml:space="preserve">العامة المانحة للتفويض </w:t>
      </w:r>
      <w:r w:rsidR="00553290" w:rsidRPr="00DE6131">
        <w:rPr>
          <w:rFonts w:hint="cs"/>
          <w:rtl/>
        </w:rPr>
        <w:t>في نطاق عقود تفويض</w:t>
      </w:r>
      <w:r w:rsidR="00553290" w:rsidRPr="00DE6131">
        <w:rPr>
          <w:rFonts w:hint="cs"/>
          <w:b/>
          <w:bCs/>
          <w:rtl/>
        </w:rPr>
        <w:t xml:space="preserve"> </w:t>
      </w:r>
      <w:r w:rsidR="00553290" w:rsidRPr="00DE6131">
        <w:rPr>
          <w:rFonts w:hint="cs"/>
          <w:rtl/>
        </w:rPr>
        <w:t xml:space="preserve">المرفق العام </w:t>
      </w:r>
      <w:r w:rsidRPr="00DE6131">
        <w:rPr>
          <w:rFonts w:hint="cs"/>
          <w:rtl/>
        </w:rPr>
        <w:t>بطائفة من</w:t>
      </w:r>
      <w:r w:rsidR="00553290" w:rsidRPr="00DE6131">
        <w:rPr>
          <w:rFonts w:hint="cs"/>
          <w:rtl/>
        </w:rPr>
        <w:t xml:space="preserve"> الحقوق </w:t>
      </w:r>
      <w:r w:rsidRPr="00DE6131">
        <w:rPr>
          <w:rFonts w:hint="cs"/>
          <w:rtl/>
        </w:rPr>
        <w:t xml:space="preserve">تقابلها مجموعة من </w:t>
      </w:r>
      <w:r w:rsidR="00553290" w:rsidRPr="00DE6131">
        <w:rPr>
          <w:rFonts w:hint="cs"/>
          <w:rtl/>
        </w:rPr>
        <w:t>السلطات</w:t>
      </w:r>
      <w:r w:rsidRPr="00DE6131">
        <w:rPr>
          <w:rFonts w:hint="cs"/>
          <w:rtl/>
        </w:rPr>
        <w:t xml:space="preserve"> الاستثنائية التي تخولها قواعد القانون العام للجماعة العامة </w:t>
      </w:r>
      <w:r w:rsidR="00F330B8" w:rsidRPr="00DE6131">
        <w:rPr>
          <w:rFonts w:hint="cs"/>
          <w:rtl/>
        </w:rPr>
        <w:t xml:space="preserve">من خلال امتيازات السلطة العامة </w:t>
      </w:r>
      <w:r w:rsidRPr="00DE6131">
        <w:rPr>
          <w:rFonts w:hint="cs"/>
          <w:rtl/>
        </w:rPr>
        <w:t>بوصفها الجهة الساهرة على تلبية الحاجات العامة عن طريق مرافق عامة حتى و</w:t>
      </w:r>
      <w:r w:rsidR="00140C18">
        <w:rPr>
          <w:rFonts w:hint="cs"/>
          <w:rtl/>
        </w:rPr>
        <w:t>إ</w:t>
      </w:r>
      <w:r w:rsidRPr="00DE6131">
        <w:rPr>
          <w:rFonts w:hint="cs"/>
          <w:rtl/>
        </w:rPr>
        <w:t xml:space="preserve">ن كانت هذه المرافق </w:t>
      </w:r>
      <w:r w:rsidR="002A79CD" w:rsidRPr="00DE6131">
        <w:rPr>
          <w:rFonts w:hint="cs"/>
          <w:rtl/>
        </w:rPr>
        <w:t>لا تدا</w:t>
      </w:r>
      <w:r w:rsidR="002A79CD" w:rsidRPr="00DE6131">
        <w:rPr>
          <w:rtl/>
        </w:rPr>
        <w:t>ر</w:t>
      </w:r>
      <w:r w:rsidRPr="00DE6131">
        <w:rPr>
          <w:rFonts w:hint="cs"/>
          <w:rtl/>
        </w:rPr>
        <w:t xml:space="preserve"> بالطريق المباشر</w:t>
      </w:r>
      <w:r w:rsidR="00140C18">
        <w:rPr>
          <w:rFonts w:hint="cs"/>
          <w:rtl/>
        </w:rPr>
        <w:t>، إلا أ</w:t>
      </w:r>
      <w:r w:rsidRPr="00DE6131">
        <w:rPr>
          <w:rFonts w:hint="cs"/>
          <w:rtl/>
        </w:rPr>
        <w:t>ن الجهة الإدارية المتعاقدة تبقى دائما صاحبة الكلمة الأخيرة في ضمان سير وتشغيل المرفق العام و</w:t>
      </w:r>
      <w:r w:rsidR="00F330B8" w:rsidRPr="00DE6131">
        <w:rPr>
          <w:rFonts w:hint="cs"/>
          <w:rtl/>
        </w:rPr>
        <w:t>فق المنحى الذي يؤدي الى ضمان الن</w:t>
      </w:r>
      <w:r w:rsidRPr="00DE6131">
        <w:rPr>
          <w:rFonts w:hint="cs"/>
          <w:rtl/>
        </w:rPr>
        <w:t xml:space="preserve">فع العام </w:t>
      </w:r>
      <w:r w:rsidR="002A79CD" w:rsidRPr="00DE6131">
        <w:rPr>
          <w:rFonts w:hint="cs"/>
          <w:rtl/>
        </w:rPr>
        <w:t>والتأكد</w:t>
      </w:r>
      <w:r w:rsidR="00AF3390">
        <w:rPr>
          <w:rFonts w:hint="cs"/>
          <w:rtl/>
        </w:rPr>
        <w:t xml:space="preserve"> من احترام صاحب التفويض لخصائص </w:t>
      </w:r>
      <w:r w:rsidRPr="00DE6131">
        <w:rPr>
          <w:rFonts w:hint="cs"/>
          <w:rtl/>
        </w:rPr>
        <w:t>وطبيعة المرفق العام</w:t>
      </w:r>
      <w:r w:rsidR="00553290" w:rsidRPr="00DE6131">
        <w:rPr>
          <w:rFonts w:hint="cs"/>
          <w:rtl/>
        </w:rPr>
        <w:t xml:space="preserve"> موضوع عقد التفويض </w:t>
      </w:r>
      <w:r w:rsidR="00F330B8" w:rsidRPr="00DE6131">
        <w:rPr>
          <w:rFonts w:hint="cs"/>
          <w:rtl/>
        </w:rPr>
        <w:t xml:space="preserve">وبذلك تشكل هذه </w:t>
      </w:r>
      <w:r w:rsidR="00553290" w:rsidRPr="00DE6131">
        <w:rPr>
          <w:rFonts w:hint="cs"/>
          <w:rtl/>
        </w:rPr>
        <w:t>السلطات</w:t>
      </w:r>
      <w:r w:rsidR="00F330B8" w:rsidRPr="00DE6131">
        <w:rPr>
          <w:rFonts w:hint="cs"/>
          <w:rtl/>
        </w:rPr>
        <w:t xml:space="preserve"> العامة الاستثنائية </w:t>
      </w:r>
      <w:r w:rsidR="00553290" w:rsidRPr="00DE6131">
        <w:rPr>
          <w:rFonts w:hint="cs"/>
          <w:rtl/>
        </w:rPr>
        <w:t xml:space="preserve"> التي تتمتع بها السلطة المفوضة بصفتها مانحة التفويض</w:t>
      </w:r>
      <w:r w:rsidR="00F330B8" w:rsidRPr="00DE6131">
        <w:rPr>
          <w:rFonts w:hint="cs"/>
          <w:rtl/>
        </w:rPr>
        <w:t xml:space="preserve"> من جهة</w:t>
      </w:r>
      <w:r w:rsidR="00AF3390">
        <w:rPr>
          <w:rFonts w:hint="cs"/>
          <w:rtl/>
        </w:rPr>
        <w:t xml:space="preserve"> و</w:t>
      </w:r>
      <w:r w:rsidR="00553290" w:rsidRPr="00DE6131">
        <w:rPr>
          <w:rFonts w:hint="cs"/>
          <w:rtl/>
        </w:rPr>
        <w:t xml:space="preserve"> </w:t>
      </w:r>
      <w:r w:rsidR="006A6344" w:rsidRPr="00DE6131">
        <w:rPr>
          <w:rFonts w:hint="cs"/>
          <w:rtl/>
        </w:rPr>
        <w:t>كونها</w:t>
      </w:r>
      <w:r w:rsidR="00F330B8" w:rsidRPr="00DE6131">
        <w:rPr>
          <w:rFonts w:hint="cs"/>
          <w:rtl/>
        </w:rPr>
        <w:t xml:space="preserve"> سلطة عامة </w:t>
      </w:r>
      <w:r w:rsidR="00553290" w:rsidRPr="00DE6131">
        <w:rPr>
          <w:rFonts w:hint="cs"/>
          <w:rtl/>
        </w:rPr>
        <w:t xml:space="preserve">وكطرف </w:t>
      </w:r>
      <w:r w:rsidR="00F330B8" w:rsidRPr="00DE6131">
        <w:rPr>
          <w:rFonts w:hint="cs"/>
          <w:rtl/>
        </w:rPr>
        <w:t xml:space="preserve">ممتاز </w:t>
      </w:r>
      <w:r w:rsidR="00553290" w:rsidRPr="00DE6131">
        <w:rPr>
          <w:rFonts w:hint="cs"/>
          <w:rtl/>
        </w:rPr>
        <w:t xml:space="preserve">في علاقة قانونية </w:t>
      </w:r>
      <w:r w:rsidR="00F330B8" w:rsidRPr="00DE6131">
        <w:rPr>
          <w:rFonts w:hint="cs"/>
          <w:rtl/>
        </w:rPr>
        <w:t>تعاقدية من جهة أخرى</w:t>
      </w:r>
      <w:r w:rsidR="00AF3390">
        <w:rPr>
          <w:rFonts w:hint="cs"/>
          <w:rtl/>
        </w:rPr>
        <w:t>، و</w:t>
      </w:r>
      <w:r w:rsidR="00F330B8" w:rsidRPr="00DE6131">
        <w:rPr>
          <w:rFonts w:hint="cs"/>
          <w:rtl/>
        </w:rPr>
        <w:t xml:space="preserve">هذا ما يفرض عليها </w:t>
      </w:r>
      <w:r w:rsidR="006A6344" w:rsidRPr="00DE6131">
        <w:rPr>
          <w:rFonts w:hint="cs"/>
          <w:rtl/>
        </w:rPr>
        <w:t xml:space="preserve">التزامات كبيرة تتعلق أساسا بضمان تحقيق المرفق العام المفوض للفعالية المطلوبة وتحقيق المردودية الاقتصادية التي تضمن ديمومته بواسطة تنظيم عملية رقابية </w:t>
      </w:r>
      <w:r w:rsidR="00AA5BDA">
        <w:rPr>
          <w:rFonts w:hint="cs"/>
          <w:rtl/>
        </w:rPr>
        <w:t>فعالة.</w:t>
      </w:r>
      <w:r w:rsidR="006A6344" w:rsidRPr="00DE6131">
        <w:rPr>
          <w:rFonts w:hint="cs"/>
          <w:rtl/>
        </w:rPr>
        <w:t xml:space="preserve"> </w:t>
      </w:r>
    </w:p>
    <w:p w14:paraId="22C3FA13" w14:textId="381DECC3" w:rsidR="00B9761E" w:rsidRPr="00DE6131" w:rsidRDefault="006A6344" w:rsidP="00D74548">
      <w:pPr>
        <w:rPr>
          <w:rtl/>
        </w:rPr>
      </w:pPr>
      <w:r w:rsidRPr="00DE6131">
        <w:rPr>
          <w:rFonts w:hint="cs"/>
          <w:rtl/>
        </w:rPr>
        <w:t>كذلك تتمتع السلطة المفوضة</w:t>
      </w:r>
      <w:r w:rsidR="00553290" w:rsidRPr="00DE6131">
        <w:rPr>
          <w:rFonts w:hint="cs"/>
          <w:rtl/>
        </w:rPr>
        <w:t xml:space="preserve"> بحق الملكية على </w:t>
      </w:r>
      <w:r w:rsidRPr="00DE6131">
        <w:rPr>
          <w:rFonts w:hint="cs"/>
          <w:rtl/>
        </w:rPr>
        <w:t xml:space="preserve">العتاد </w:t>
      </w:r>
      <w:r w:rsidR="00553290" w:rsidRPr="00DE6131">
        <w:rPr>
          <w:rFonts w:hint="cs"/>
          <w:rtl/>
        </w:rPr>
        <w:t xml:space="preserve"> المستخدم من </w:t>
      </w:r>
      <w:r w:rsidRPr="00DE6131">
        <w:rPr>
          <w:rFonts w:hint="cs"/>
          <w:rtl/>
        </w:rPr>
        <w:t>قبل المتعاقد</w:t>
      </w:r>
      <w:r w:rsidR="00553290" w:rsidRPr="00DE6131">
        <w:rPr>
          <w:rFonts w:hint="cs"/>
          <w:rtl/>
        </w:rPr>
        <w:t xml:space="preserve"> المستثمر </w:t>
      </w:r>
      <w:r w:rsidRPr="00DE6131">
        <w:rPr>
          <w:rFonts w:hint="cs"/>
          <w:rtl/>
        </w:rPr>
        <w:t>والذي تم تخصيصه</w:t>
      </w:r>
      <w:r w:rsidR="00553290" w:rsidRPr="00DE6131">
        <w:rPr>
          <w:rFonts w:hint="cs"/>
          <w:rtl/>
        </w:rPr>
        <w:t xml:space="preserve"> </w:t>
      </w:r>
      <w:r w:rsidRPr="00DE6131">
        <w:rPr>
          <w:rFonts w:hint="cs"/>
          <w:rtl/>
        </w:rPr>
        <w:t xml:space="preserve">لتسيير واستغلال </w:t>
      </w:r>
      <w:r w:rsidR="00553290" w:rsidRPr="00DE6131">
        <w:rPr>
          <w:rFonts w:hint="cs"/>
          <w:rtl/>
        </w:rPr>
        <w:t xml:space="preserve"> المرفق العام باعتبارها </w:t>
      </w:r>
      <w:r w:rsidRPr="00DE6131">
        <w:rPr>
          <w:rFonts w:hint="cs"/>
          <w:rtl/>
        </w:rPr>
        <w:t xml:space="preserve">ملكية </w:t>
      </w:r>
      <w:r w:rsidR="00553290" w:rsidRPr="00DE6131">
        <w:rPr>
          <w:rFonts w:hint="cs"/>
          <w:rtl/>
        </w:rPr>
        <w:t>أصل</w:t>
      </w:r>
      <w:r w:rsidRPr="00DE6131">
        <w:rPr>
          <w:rFonts w:hint="cs"/>
          <w:rtl/>
        </w:rPr>
        <w:t xml:space="preserve">ية للجهة الإدارية المانحة </w:t>
      </w:r>
      <w:r w:rsidR="00553290" w:rsidRPr="00DE6131">
        <w:rPr>
          <w:rFonts w:hint="cs"/>
          <w:rtl/>
        </w:rPr>
        <w:t xml:space="preserve"> قبل </w:t>
      </w:r>
      <w:r w:rsidR="00AA5BDA">
        <w:rPr>
          <w:rFonts w:hint="cs"/>
          <w:rtl/>
        </w:rPr>
        <w:t>اللجوء الى أسلوب التفويض</w:t>
      </w:r>
      <w:r w:rsidR="00B9761E" w:rsidRPr="00DE6131">
        <w:rPr>
          <w:rFonts w:hint="cs"/>
          <w:rtl/>
        </w:rPr>
        <w:t xml:space="preserve">، بل أن حق السلطة المفوضة في </w:t>
      </w:r>
      <w:r w:rsidR="00553290" w:rsidRPr="00DE6131">
        <w:rPr>
          <w:rFonts w:hint="cs"/>
          <w:rtl/>
        </w:rPr>
        <w:t xml:space="preserve">الملكية </w:t>
      </w:r>
      <w:r w:rsidR="002A79CD" w:rsidRPr="00DE6131">
        <w:rPr>
          <w:rFonts w:hint="cs"/>
          <w:rtl/>
        </w:rPr>
        <w:t>لا ينحص</w:t>
      </w:r>
      <w:r w:rsidR="002A79CD" w:rsidRPr="00DE6131">
        <w:rPr>
          <w:rtl/>
        </w:rPr>
        <w:t>ر</w:t>
      </w:r>
      <w:r w:rsidR="00B9761E" w:rsidRPr="00DE6131">
        <w:rPr>
          <w:rFonts w:hint="cs"/>
          <w:rtl/>
        </w:rPr>
        <w:t xml:space="preserve"> في </w:t>
      </w:r>
      <w:r w:rsidR="00553290" w:rsidRPr="00DE6131">
        <w:rPr>
          <w:rFonts w:hint="cs"/>
          <w:rtl/>
        </w:rPr>
        <w:t xml:space="preserve"> أموال السلطة المفوضة </w:t>
      </w:r>
      <w:r w:rsidR="00B9761E" w:rsidRPr="00DE6131">
        <w:rPr>
          <w:rFonts w:hint="cs"/>
          <w:rtl/>
        </w:rPr>
        <w:t xml:space="preserve">فحسب </w:t>
      </w:r>
      <w:r w:rsidR="00AA5BDA">
        <w:rPr>
          <w:rFonts w:hint="cs"/>
          <w:rtl/>
        </w:rPr>
        <w:t>وإ</w:t>
      </w:r>
      <w:r w:rsidR="00553290" w:rsidRPr="00DE6131">
        <w:rPr>
          <w:rFonts w:hint="cs"/>
          <w:rtl/>
        </w:rPr>
        <w:t xml:space="preserve">نما يشمل </w:t>
      </w:r>
      <w:r w:rsidR="00B9761E" w:rsidRPr="00DE6131">
        <w:rPr>
          <w:rFonts w:hint="cs"/>
          <w:rtl/>
        </w:rPr>
        <w:t xml:space="preserve"> حتى الممتلكات  التي يشيدها </w:t>
      </w:r>
      <w:r w:rsidR="00553290" w:rsidRPr="00DE6131">
        <w:rPr>
          <w:rFonts w:hint="cs"/>
          <w:rtl/>
        </w:rPr>
        <w:t xml:space="preserve"> المستثمر </w:t>
      </w:r>
      <w:r w:rsidR="00B9761E" w:rsidRPr="00DE6131">
        <w:rPr>
          <w:rFonts w:hint="cs"/>
          <w:rtl/>
        </w:rPr>
        <w:t>و</w:t>
      </w:r>
      <w:r w:rsidR="00553290" w:rsidRPr="00DE6131">
        <w:rPr>
          <w:rFonts w:hint="cs"/>
          <w:rtl/>
        </w:rPr>
        <w:t xml:space="preserve"> </w:t>
      </w:r>
      <w:r w:rsidR="00B9761E" w:rsidRPr="00DE6131">
        <w:rPr>
          <w:rFonts w:hint="cs"/>
          <w:rtl/>
        </w:rPr>
        <w:t>ال</w:t>
      </w:r>
      <w:r w:rsidR="00553290" w:rsidRPr="00DE6131">
        <w:rPr>
          <w:rFonts w:hint="cs"/>
          <w:rtl/>
        </w:rPr>
        <w:t xml:space="preserve">معدات </w:t>
      </w:r>
      <w:r w:rsidR="00B9761E" w:rsidRPr="00DE6131">
        <w:rPr>
          <w:rFonts w:hint="cs"/>
          <w:rtl/>
        </w:rPr>
        <w:t xml:space="preserve">التي </w:t>
      </w:r>
      <w:r w:rsidR="00553290" w:rsidRPr="00DE6131">
        <w:rPr>
          <w:rFonts w:hint="cs"/>
          <w:rtl/>
        </w:rPr>
        <w:t xml:space="preserve">تكون لازمة </w:t>
      </w:r>
      <w:r w:rsidR="00553290" w:rsidRPr="00DE6131">
        <w:rPr>
          <w:rFonts w:hint="cs"/>
          <w:rtl/>
        </w:rPr>
        <w:lastRenderedPageBreak/>
        <w:t xml:space="preserve">لتحقيق مهمته </w:t>
      </w:r>
      <w:r w:rsidR="00B9761E" w:rsidRPr="00DE6131">
        <w:rPr>
          <w:rFonts w:hint="cs"/>
          <w:rtl/>
        </w:rPr>
        <w:t xml:space="preserve">الاستثمارية في المرفق العام </w:t>
      </w:r>
      <w:r w:rsidR="00553290" w:rsidRPr="00DE6131">
        <w:rPr>
          <w:rFonts w:hint="cs"/>
          <w:rtl/>
        </w:rPr>
        <w:t>و</w:t>
      </w:r>
      <w:r w:rsidR="00B9761E" w:rsidRPr="00DE6131">
        <w:rPr>
          <w:rFonts w:hint="cs"/>
          <w:rtl/>
        </w:rPr>
        <w:t xml:space="preserve"> وذلك عند</w:t>
      </w:r>
      <w:r w:rsidR="00553290" w:rsidRPr="00DE6131">
        <w:rPr>
          <w:rFonts w:hint="cs"/>
          <w:rtl/>
        </w:rPr>
        <w:t xml:space="preserve"> نهاية مدة التفويض </w:t>
      </w:r>
      <w:r w:rsidR="00AA5BDA">
        <w:rPr>
          <w:rFonts w:hint="cs"/>
          <w:rtl/>
        </w:rPr>
        <w:t>إ</w:t>
      </w:r>
      <w:r w:rsidR="00A4404B">
        <w:rPr>
          <w:rFonts w:hint="cs"/>
          <w:rtl/>
        </w:rPr>
        <w:t>ذ أ</w:t>
      </w:r>
      <w:r w:rsidR="00553290" w:rsidRPr="00DE6131">
        <w:rPr>
          <w:rFonts w:hint="cs"/>
          <w:rtl/>
        </w:rPr>
        <w:t>نها ضرورية لسير المرفق العام مقابل التزامها بدفع قيمتها للمستثم</w:t>
      </w:r>
      <w:r w:rsidR="00A4404B">
        <w:rPr>
          <w:rFonts w:hint="cs"/>
          <w:rtl/>
        </w:rPr>
        <w:t>ر</w:t>
      </w:r>
      <w:r w:rsidR="00553290" w:rsidRPr="00DE6131">
        <w:rPr>
          <w:rStyle w:val="Appelnotedebasdep"/>
          <w:color w:val="000000" w:themeColor="text1"/>
          <w:rtl/>
        </w:rPr>
        <w:footnoteReference w:id="269"/>
      </w:r>
      <w:r w:rsidR="00F101DA">
        <w:rPr>
          <w:rFonts w:hint="cs"/>
          <w:rtl/>
        </w:rPr>
        <w:t>.</w:t>
      </w:r>
      <w:r w:rsidR="00553290" w:rsidRPr="00DE6131">
        <w:rPr>
          <w:rFonts w:hint="cs"/>
          <w:rtl/>
        </w:rPr>
        <w:t xml:space="preserve"> </w:t>
      </w:r>
    </w:p>
    <w:p w14:paraId="4AE327D2" w14:textId="3C0E0AA1" w:rsidR="00BE5173" w:rsidRPr="00DE6131" w:rsidRDefault="00A4404B" w:rsidP="00D74548">
      <w:pPr>
        <w:rPr>
          <w:rtl/>
        </w:rPr>
      </w:pPr>
      <w:r>
        <w:rPr>
          <w:rFonts w:hint="cs"/>
          <w:rtl/>
        </w:rPr>
        <w:t>فإ</w:t>
      </w:r>
      <w:r w:rsidR="00B9761E" w:rsidRPr="00DE6131">
        <w:rPr>
          <w:rFonts w:hint="cs"/>
          <w:rtl/>
        </w:rPr>
        <w:t xml:space="preserve">ذا ما سلمنا أن التفويض </w:t>
      </w:r>
      <w:r w:rsidR="002A79CD" w:rsidRPr="00DE6131">
        <w:rPr>
          <w:rFonts w:hint="cs"/>
          <w:rtl/>
        </w:rPr>
        <w:t>ما ه</w:t>
      </w:r>
      <w:r w:rsidR="002A79CD" w:rsidRPr="00DE6131">
        <w:rPr>
          <w:rtl/>
        </w:rPr>
        <w:t>و</w:t>
      </w:r>
      <w:r w:rsidR="00B9761E" w:rsidRPr="00DE6131">
        <w:rPr>
          <w:rFonts w:hint="cs"/>
          <w:rtl/>
        </w:rPr>
        <w:t xml:space="preserve"> في الحقيقة</w:t>
      </w:r>
      <w:r>
        <w:rPr>
          <w:rFonts w:hint="cs"/>
          <w:rtl/>
        </w:rPr>
        <w:t xml:space="preserve"> إلا</w:t>
      </w:r>
      <w:r w:rsidR="00B9761E" w:rsidRPr="00DE6131">
        <w:rPr>
          <w:rFonts w:hint="cs"/>
          <w:rtl/>
        </w:rPr>
        <w:t xml:space="preserve"> نقل </w:t>
      </w:r>
      <w:r w:rsidR="00771295" w:rsidRPr="00DE6131">
        <w:rPr>
          <w:rFonts w:hint="cs"/>
          <w:rtl/>
        </w:rPr>
        <w:t>ل</w:t>
      </w:r>
      <w:r w:rsidR="00B9761E" w:rsidRPr="00DE6131">
        <w:rPr>
          <w:rFonts w:hint="cs"/>
          <w:rtl/>
        </w:rPr>
        <w:t>عبء</w:t>
      </w:r>
      <w:r w:rsidR="00771295" w:rsidRPr="00DE6131">
        <w:rPr>
          <w:rFonts w:hint="cs"/>
          <w:rtl/>
        </w:rPr>
        <w:t xml:space="preserve"> تسيير واستغلال المرافق</w:t>
      </w:r>
      <w:r w:rsidR="00B9761E" w:rsidRPr="00DE6131">
        <w:rPr>
          <w:rFonts w:hint="cs"/>
          <w:rtl/>
        </w:rPr>
        <w:t xml:space="preserve"> العام الى شخص من </w:t>
      </w:r>
      <w:r>
        <w:rPr>
          <w:rFonts w:hint="cs"/>
          <w:rtl/>
        </w:rPr>
        <w:t>أ</w:t>
      </w:r>
      <w:r w:rsidR="00B9761E" w:rsidRPr="00DE6131">
        <w:rPr>
          <w:rFonts w:hint="cs"/>
          <w:rtl/>
        </w:rPr>
        <w:t>شخاص القانون الخاص</w:t>
      </w:r>
      <w:r w:rsidR="00771295" w:rsidRPr="00DE6131">
        <w:rPr>
          <w:rFonts w:hint="cs"/>
          <w:rtl/>
        </w:rPr>
        <w:t xml:space="preserve"> بالمفهوم الواسع لفكرة الخصخصة وليس المفهوم التقليدي الذي يقوم على نقل كامل للملكية</w:t>
      </w:r>
      <w:r w:rsidR="00B9761E" w:rsidRPr="00DE6131">
        <w:rPr>
          <w:rStyle w:val="Appelnotedebasdep"/>
          <w:color w:val="000000" w:themeColor="text1"/>
          <w:rtl/>
        </w:rPr>
        <w:footnoteReference w:id="270"/>
      </w:r>
      <w:r w:rsidR="00B9761E" w:rsidRPr="00DE6131">
        <w:rPr>
          <w:rFonts w:hint="cs"/>
          <w:rtl/>
        </w:rPr>
        <w:t xml:space="preserve"> </w:t>
      </w:r>
      <w:r>
        <w:rPr>
          <w:rFonts w:hint="cs"/>
          <w:rtl/>
        </w:rPr>
        <w:t>فإ</w:t>
      </w:r>
      <w:r w:rsidR="00771295" w:rsidRPr="00DE6131">
        <w:rPr>
          <w:rFonts w:hint="cs"/>
          <w:rtl/>
        </w:rPr>
        <w:t>ن السلطة الم</w:t>
      </w:r>
      <w:r>
        <w:rPr>
          <w:rFonts w:hint="cs"/>
          <w:rtl/>
        </w:rPr>
        <w:t>انحة عند اختيارها لهذا الأسلوب إ</w:t>
      </w:r>
      <w:r w:rsidR="00771295" w:rsidRPr="00DE6131">
        <w:rPr>
          <w:rFonts w:hint="cs"/>
          <w:rtl/>
        </w:rPr>
        <w:t>نما تهدف الى ال</w:t>
      </w:r>
      <w:r>
        <w:rPr>
          <w:rFonts w:hint="cs"/>
          <w:rtl/>
        </w:rPr>
        <w:t>إ</w:t>
      </w:r>
      <w:r w:rsidR="00771295" w:rsidRPr="00DE6131">
        <w:rPr>
          <w:rFonts w:hint="cs"/>
          <w:rtl/>
        </w:rPr>
        <w:t>حتفاظ بامتيازاتها كسلطة عامة التي تتيح لها فرض رقابة فعالة على مشروعاتها العامة</w:t>
      </w:r>
      <w:r>
        <w:rPr>
          <w:rFonts w:hint="cs"/>
          <w:rtl/>
        </w:rPr>
        <w:t>،</w:t>
      </w:r>
      <w:r w:rsidR="00771295" w:rsidRPr="00DE6131">
        <w:rPr>
          <w:rFonts w:hint="cs"/>
          <w:rtl/>
        </w:rPr>
        <w:t xml:space="preserve"> وهي من جهة أخرى تتفادى </w:t>
      </w:r>
      <w:r>
        <w:rPr>
          <w:rFonts w:hint="cs"/>
          <w:rtl/>
        </w:rPr>
        <w:t>المعنى التقليدي أ</w:t>
      </w:r>
      <w:r w:rsidR="00BF5969" w:rsidRPr="00DE6131">
        <w:rPr>
          <w:rFonts w:hint="cs"/>
          <w:rtl/>
        </w:rPr>
        <w:t xml:space="preserve">و الضيق للخصخصة </w:t>
      </w:r>
      <w:r w:rsidR="00771295" w:rsidRPr="00DE6131">
        <w:rPr>
          <w:rFonts w:hint="cs"/>
          <w:rtl/>
        </w:rPr>
        <w:t xml:space="preserve">والذي يقوم </w:t>
      </w:r>
      <w:r w:rsidR="00C60D6B" w:rsidRPr="00DE6131">
        <w:rPr>
          <w:rFonts w:hint="cs"/>
          <w:rtl/>
        </w:rPr>
        <w:t>على نقل</w:t>
      </w:r>
      <w:r w:rsidR="00771295" w:rsidRPr="00DE6131">
        <w:rPr>
          <w:rFonts w:hint="cs"/>
          <w:rtl/>
        </w:rPr>
        <w:t xml:space="preserve"> ملكية المشروعا</w:t>
      </w:r>
      <w:r w:rsidR="00BF5969" w:rsidRPr="00DE6131">
        <w:rPr>
          <w:rFonts w:hint="cs"/>
          <w:rtl/>
        </w:rPr>
        <w:t>ت العامة الى القطاع الخاص</w:t>
      </w:r>
      <w:r w:rsidR="00771295" w:rsidRPr="00DE6131">
        <w:rPr>
          <w:rFonts w:hint="cs"/>
          <w:rtl/>
        </w:rPr>
        <w:t xml:space="preserve"> وتقليص سلطات الجهات العامة على هذه المرافق.</w:t>
      </w:r>
      <w:r w:rsidR="00BF5969" w:rsidRPr="00DE6131">
        <w:rPr>
          <w:rFonts w:hint="cs"/>
          <w:rtl/>
        </w:rPr>
        <w:t xml:space="preserve"> </w:t>
      </w:r>
    </w:p>
    <w:p w14:paraId="15BAAD71" w14:textId="2B71750B" w:rsidR="00771295" w:rsidRPr="00DE6131" w:rsidRDefault="00771295" w:rsidP="00D74548">
      <w:pPr>
        <w:rPr>
          <w:rtl/>
        </w:rPr>
      </w:pPr>
      <w:r w:rsidRPr="00DE6131">
        <w:rPr>
          <w:rFonts w:hint="cs"/>
          <w:rtl/>
        </w:rPr>
        <w:t>وبالتالي يمكن القول أن</w:t>
      </w:r>
      <w:r w:rsidR="00B44786" w:rsidRPr="00DE6131">
        <w:rPr>
          <w:rFonts w:hint="cs"/>
          <w:rtl/>
        </w:rPr>
        <w:t xml:space="preserve"> السلطة المانحة للتفويض وهي تمارس عملية الرقابة على عقود التفويض </w:t>
      </w:r>
      <w:r w:rsidR="002A79CD" w:rsidRPr="00DE6131">
        <w:rPr>
          <w:rFonts w:hint="cs"/>
          <w:rtl/>
        </w:rPr>
        <w:t>لا تعد</w:t>
      </w:r>
      <w:r w:rsidR="002A79CD" w:rsidRPr="00DE6131">
        <w:rPr>
          <w:rtl/>
        </w:rPr>
        <w:t>و</w:t>
      </w:r>
      <w:r w:rsidR="00B44786" w:rsidRPr="00DE6131">
        <w:rPr>
          <w:rFonts w:hint="cs"/>
          <w:rtl/>
        </w:rPr>
        <w:t xml:space="preserve"> أن تكون بصدد تفعيل امتيازات السلطة العامة </w:t>
      </w:r>
      <w:r w:rsidRPr="00DE6131">
        <w:rPr>
          <w:rFonts w:hint="cs"/>
          <w:rtl/>
        </w:rPr>
        <w:t xml:space="preserve"> </w:t>
      </w:r>
      <w:r w:rsidR="00B44786" w:rsidRPr="00DE6131">
        <w:rPr>
          <w:rFonts w:hint="cs"/>
          <w:rtl/>
        </w:rPr>
        <w:t>المقررة في قواعد القانون العام لأشخاص المعنوية العامة، فلا</w:t>
      </w:r>
      <w:r w:rsidR="002A79CD" w:rsidRPr="00DE6131">
        <w:rPr>
          <w:rFonts w:hint="cs"/>
          <w:rtl/>
        </w:rPr>
        <w:t xml:space="preserve"> </w:t>
      </w:r>
      <w:r w:rsidR="00B44786" w:rsidRPr="00DE6131">
        <w:rPr>
          <w:rFonts w:hint="cs"/>
          <w:rtl/>
        </w:rPr>
        <w:t xml:space="preserve">يمكن </w:t>
      </w:r>
      <w:r w:rsidR="002A79CD" w:rsidRPr="00DE6131">
        <w:rPr>
          <w:rFonts w:hint="cs"/>
          <w:rtl/>
        </w:rPr>
        <w:t>للسطل</w:t>
      </w:r>
      <w:r w:rsidR="002A79CD" w:rsidRPr="00DE6131">
        <w:rPr>
          <w:rtl/>
        </w:rPr>
        <w:t>ة</w:t>
      </w:r>
      <w:r w:rsidR="00B44786" w:rsidRPr="00DE6131">
        <w:rPr>
          <w:rFonts w:hint="cs"/>
          <w:rtl/>
        </w:rPr>
        <w:t xml:space="preserve"> المانحة أن تتجرد من الظهور بمظهر السيادة حتى في إطار التسيير غير المباشر لمرافقها</w:t>
      </w:r>
      <w:r w:rsidR="00A4404B">
        <w:rPr>
          <w:rFonts w:hint="cs"/>
          <w:rtl/>
        </w:rPr>
        <w:t>،</w:t>
      </w:r>
      <w:r w:rsidR="00B44786" w:rsidRPr="00DE6131">
        <w:rPr>
          <w:rFonts w:hint="cs"/>
          <w:rtl/>
        </w:rPr>
        <w:t xml:space="preserve"> ذلك أن طبيعة المشاريع العامة </w:t>
      </w:r>
      <w:r w:rsidR="002A79CD" w:rsidRPr="00DE6131">
        <w:rPr>
          <w:rFonts w:hint="cs"/>
          <w:rtl/>
        </w:rPr>
        <w:t>لا يمك</w:t>
      </w:r>
      <w:r w:rsidR="002A79CD" w:rsidRPr="00DE6131">
        <w:rPr>
          <w:rtl/>
        </w:rPr>
        <w:t>ن</w:t>
      </w:r>
      <w:r w:rsidR="00B44786" w:rsidRPr="00DE6131">
        <w:rPr>
          <w:rFonts w:hint="cs"/>
          <w:rtl/>
        </w:rPr>
        <w:t xml:space="preserve"> المجازفة بها كليا وتركها في أيدي </w:t>
      </w:r>
      <w:r w:rsidR="00C86827">
        <w:rPr>
          <w:rFonts w:hint="cs"/>
          <w:rtl/>
        </w:rPr>
        <w:t>القطاع الخاص على وجه التحديد</w:t>
      </w:r>
      <w:r w:rsidR="00B44786" w:rsidRPr="00DE6131">
        <w:rPr>
          <w:rFonts w:hint="cs"/>
          <w:rtl/>
        </w:rPr>
        <w:t>ل</w:t>
      </w:r>
      <w:r w:rsidR="00C86827">
        <w:rPr>
          <w:rFonts w:hint="cs"/>
          <w:rtl/>
        </w:rPr>
        <w:t>أ</w:t>
      </w:r>
      <w:r w:rsidR="00B44786" w:rsidRPr="00DE6131">
        <w:rPr>
          <w:rFonts w:hint="cs"/>
          <w:rtl/>
        </w:rPr>
        <w:t xml:space="preserve">ن مجال الخواص </w:t>
      </w:r>
      <w:r w:rsidR="00C86827">
        <w:rPr>
          <w:rFonts w:hint="cs"/>
          <w:rtl/>
        </w:rPr>
        <w:t>ت</w:t>
      </w:r>
      <w:r w:rsidR="00B44786" w:rsidRPr="00DE6131">
        <w:rPr>
          <w:rFonts w:hint="cs"/>
          <w:rtl/>
        </w:rPr>
        <w:t xml:space="preserve">طغى عليه المصالح </w:t>
      </w:r>
      <w:r w:rsidR="00C86827">
        <w:rPr>
          <w:rFonts w:hint="cs"/>
          <w:rtl/>
        </w:rPr>
        <w:t>الخاصة</w:t>
      </w:r>
      <w:r w:rsidR="00B44786" w:rsidRPr="00DE6131">
        <w:rPr>
          <w:rFonts w:hint="cs"/>
          <w:rtl/>
        </w:rPr>
        <w:t xml:space="preserve"> والسعي الى ال</w:t>
      </w:r>
      <w:r w:rsidR="00CE6F69" w:rsidRPr="00DE6131">
        <w:rPr>
          <w:rFonts w:hint="cs"/>
          <w:rtl/>
        </w:rPr>
        <w:t xml:space="preserve">كسب السريع </w:t>
      </w:r>
      <w:r w:rsidR="002A79CD" w:rsidRPr="00DE6131">
        <w:rPr>
          <w:rFonts w:hint="cs"/>
          <w:rtl/>
        </w:rPr>
        <w:t>وما تفرض</w:t>
      </w:r>
      <w:r w:rsidR="002A79CD" w:rsidRPr="00DE6131">
        <w:rPr>
          <w:rtl/>
        </w:rPr>
        <w:t>ه</w:t>
      </w:r>
      <w:r w:rsidR="00CE6F69" w:rsidRPr="00DE6131">
        <w:rPr>
          <w:rFonts w:hint="cs"/>
          <w:rtl/>
        </w:rPr>
        <w:t xml:space="preserve"> قواعد السوق</w:t>
      </w:r>
      <w:r w:rsidR="00C86827">
        <w:rPr>
          <w:rFonts w:hint="cs"/>
          <w:rtl/>
        </w:rPr>
        <w:t xml:space="preserve"> من منافسة في هذا الإطار</w:t>
      </w:r>
      <w:r w:rsidR="00CE6F69" w:rsidRPr="00DE6131">
        <w:rPr>
          <w:rFonts w:hint="cs"/>
          <w:rtl/>
        </w:rPr>
        <w:t xml:space="preserve">، وهذا </w:t>
      </w:r>
      <w:r w:rsidR="002A79CD" w:rsidRPr="00DE6131">
        <w:rPr>
          <w:rFonts w:hint="cs"/>
          <w:rtl/>
        </w:rPr>
        <w:t>ما يهد</w:t>
      </w:r>
      <w:r w:rsidR="002A79CD" w:rsidRPr="00DE6131">
        <w:rPr>
          <w:rtl/>
        </w:rPr>
        <w:t>د</w:t>
      </w:r>
      <w:r w:rsidR="00CE6F69" w:rsidRPr="00DE6131">
        <w:rPr>
          <w:rFonts w:hint="cs"/>
          <w:rtl/>
        </w:rPr>
        <w:t xml:space="preserve"> فكرة ديمومة المشروعات العامة وارتباطها بالمنفعة العامة التي </w:t>
      </w:r>
      <w:r w:rsidR="00C86827">
        <w:rPr>
          <w:rFonts w:hint="cs"/>
          <w:rtl/>
        </w:rPr>
        <w:t>هي مطلب جمهور المنتفعين، لذلك فإ</w:t>
      </w:r>
      <w:r w:rsidR="00CE6F69" w:rsidRPr="00DE6131">
        <w:rPr>
          <w:rFonts w:hint="cs"/>
          <w:rtl/>
        </w:rPr>
        <w:t>ن استخدام السلطة المانحة للتفويض لس</w:t>
      </w:r>
      <w:r w:rsidR="00C86827">
        <w:rPr>
          <w:rFonts w:hint="cs"/>
          <w:rtl/>
        </w:rPr>
        <w:t>لطتها الرقابية على عقد التفويض إ</w:t>
      </w:r>
      <w:r w:rsidR="00A12353">
        <w:rPr>
          <w:rFonts w:hint="cs"/>
          <w:rtl/>
        </w:rPr>
        <w:t>نما يصب في ا</w:t>
      </w:r>
      <w:r w:rsidR="00CE6F69" w:rsidRPr="00DE6131">
        <w:rPr>
          <w:rFonts w:hint="cs"/>
          <w:rtl/>
        </w:rPr>
        <w:t xml:space="preserve">تجاه تدعيم عملية </w:t>
      </w:r>
      <w:r w:rsidR="002A79CD" w:rsidRPr="00DE6131">
        <w:rPr>
          <w:rFonts w:hint="cs"/>
          <w:rtl/>
        </w:rPr>
        <w:t>التسيير غي</w:t>
      </w:r>
      <w:r w:rsidR="002A79CD" w:rsidRPr="00DE6131">
        <w:rPr>
          <w:rtl/>
        </w:rPr>
        <w:t>ر</w:t>
      </w:r>
      <w:r w:rsidR="00CE6F69" w:rsidRPr="00DE6131">
        <w:rPr>
          <w:rFonts w:hint="cs"/>
          <w:rtl/>
        </w:rPr>
        <w:t xml:space="preserve"> المباشر للمرافق العامة دون التخلي عن سلطاتها الرقابية. </w:t>
      </w:r>
    </w:p>
    <w:p w14:paraId="1CFC5A7C" w14:textId="1B819709" w:rsidR="008765D3" w:rsidRPr="00DE6131" w:rsidRDefault="005918D0" w:rsidP="00DC6D1B">
      <w:pPr>
        <w:ind w:firstLine="0"/>
        <w:outlineLvl w:val="4"/>
        <w:rPr>
          <w:color w:val="000000" w:themeColor="text1"/>
          <w:rtl/>
        </w:rPr>
      </w:pPr>
      <w:bookmarkStart w:id="212" w:name="_Toc165664646"/>
      <w:bookmarkStart w:id="213" w:name="_Toc165665146"/>
      <w:bookmarkStart w:id="214" w:name="_Toc168134087"/>
      <w:r w:rsidRPr="00DE6131">
        <w:rPr>
          <w:rFonts w:hint="cs"/>
          <w:b/>
          <w:bCs/>
          <w:color w:val="000000" w:themeColor="text1"/>
          <w:rtl/>
        </w:rPr>
        <w:t>الفرع</w:t>
      </w:r>
      <w:r w:rsidR="00AA1569" w:rsidRPr="00DE6131">
        <w:rPr>
          <w:rFonts w:hint="cs"/>
          <w:b/>
          <w:bCs/>
          <w:color w:val="000000" w:themeColor="text1"/>
          <w:rtl/>
        </w:rPr>
        <w:t xml:space="preserve"> </w:t>
      </w:r>
      <w:r w:rsidR="00D77B74" w:rsidRPr="00DE6131">
        <w:rPr>
          <w:rFonts w:hint="cs"/>
          <w:b/>
          <w:bCs/>
          <w:color w:val="000000" w:themeColor="text1"/>
          <w:rtl/>
        </w:rPr>
        <w:t>الثاني:</w:t>
      </w:r>
      <w:r w:rsidR="00AA1569" w:rsidRPr="00DE6131">
        <w:rPr>
          <w:rFonts w:hint="cs"/>
          <w:b/>
          <w:bCs/>
          <w:color w:val="000000" w:themeColor="text1"/>
          <w:rtl/>
        </w:rPr>
        <w:t xml:space="preserve"> فكرة المرفق العام</w:t>
      </w:r>
      <w:r w:rsidR="00D77B74" w:rsidRPr="00DE6131">
        <w:rPr>
          <w:rFonts w:hint="cs"/>
          <w:b/>
          <w:bCs/>
          <w:color w:val="000000" w:themeColor="text1"/>
          <w:rtl/>
        </w:rPr>
        <w:t xml:space="preserve"> </w:t>
      </w:r>
      <w:r w:rsidR="002A79CD" w:rsidRPr="00DE6131">
        <w:rPr>
          <w:rFonts w:hint="cs"/>
          <w:b/>
          <w:bCs/>
          <w:color w:val="000000" w:themeColor="text1"/>
          <w:rtl/>
        </w:rPr>
        <w:t>كأساس</w:t>
      </w:r>
      <w:r w:rsidR="00D77B74" w:rsidRPr="00DE6131">
        <w:rPr>
          <w:rFonts w:hint="cs"/>
          <w:b/>
          <w:bCs/>
          <w:color w:val="000000" w:themeColor="text1"/>
          <w:rtl/>
        </w:rPr>
        <w:t xml:space="preserve"> لس</w:t>
      </w:r>
      <w:r w:rsidR="00CD2436" w:rsidRPr="00DE6131">
        <w:rPr>
          <w:rFonts w:hint="cs"/>
          <w:b/>
          <w:bCs/>
          <w:color w:val="000000" w:themeColor="text1"/>
          <w:rtl/>
        </w:rPr>
        <w:t>ل</w:t>
      </w:r>
      <w:r w:rsidR="00D77B74" w:rsidRPr="00DE6131">
        <w:rPr>
          <w:rFonts w:hint="cs"/>
          <w:b/>
          <w:bCs/>
          <w:color w:val="000000" w:themeColor="text1"/>
          <w:rtl/>
        </w:rPr>
        <w:t>طة الرقابة على عقد التفويض</w:t>
      </w:r>
      <w:bookmarkEnd w:id="212"/>
      <w:bookmarkEnd w:id="213"/>
      <w:bookmarkEnd w:id="214"/>
      <w:r w:rsidR="008765D3" w:rsidRPr="00DE6131">
        <w:rPr>
          <w:rFonts w:hint="cs"/>
          <w:color w:val="000000" w:themeColor="text1"/>
          <w:sz w:val="24"/>
          <w:szCs w:val="24"/>
          <w:rtl/>
        </w:rPr>
        <w:t xml:space="preserve"> </w:t>
      </w:r>
    </w:p>
    <w:p w14:paraId="6BDBD0E4" w14:textId="4E695FF1" w:rsidR="00C106E7" w:rsidRPr="00DE6131" w:rsidRDefault="00A12353" w:rsidP="00D74548">
      <w:pPr>
        <w:rPr>
          <w:rtl/>
        </w:rPr>
      </w:pPr>
      <w:r>
        <w:rPr>
          <w:rFonts w:hint="cs"/>
          <w:rtl/>
        </w:rPr>
        <w:t>إ</w:t>
      </w:r>
      <w:r w:rsidR="008765D3" w:rsidRPr="00DE6131">
        <w:rPr>
          <w:rFonts w:hint="cs"/>
          <w:rtl/>
        </w:rPr>
        <w:t>ن الجهة الإدارية المتعاقدة إنما تستمد سلط</w:t>
      </w:r>
      <w:r w:rsidR="009D7C7A" w:rsidRPr="00DE6131">
        <w:rPr>
          <w:rFonts w:hint="cs"/>
          <w:rtl/>
        </w:rPr>
        <w:t>تها</w:t>
      </w:r>
      <w:r w:rsidR="008765D3" w:rsidRPr="00DE6131">
        <w:rPr>
          <w:rFonts w:hint="cs"/>
          <w:rtl/>
        </w:rPr>
        <w:t xml:space="preserve"> الرقابية من المرفق العام في حد ذاته ذلك أنه </w:t>
      </w:r>
      <w:r w:rsidR="009D7C7A" w:rsidRPr="00DE6131">
        <w:rPr>
          <w:rFonts w:hint="cs"/>
          <w:rtl/>
        </w:rPr>
        <w:t>ف</w:t>
      </w:r>
      <w:r w:rsidR="008765D3" w:rsidRPr="00DE6131">
        <w:rPr>
          <w:rFonts w:hint="cs"/>
          <w:rtl/>
        </w:rPr>
        <w:t>بمجرد اتصال العقد بالمرفق العام يظهر الطابع ا</w:t>
      </w:r>
      <w:r>
        <w:rPr>
          <w:rFonts w:hint="cs"/>
          <w:rtl/>
        </w:rPr>
        <w:t>لخاص والمميز للعقد الإداري حيث أ</w:t>
      </w:r>
      <w:r w:rsidR="008765D3" w:rsidRPr="00DE6131">
        <w:rPr>
          <w:rFonts w:hint="cs"/>
          <w:rtl/>
        </w:rPr>
        <w:t xml:space="preserve">ن </w:t>
      </w:r>
      <w:r w:rsidR="002A79CD" w:rsidRPr="00DE6131">
        <w:rPr>
          <w:rFonts w:hint="cs"/>
          <w:rtl/>
        </w:rPr>
        <w:t>المبدأ</w:t>
      </w:r>
      <w:r w:rsidR="008765D3" w:rsidRPr="00DE6131">
        <w:rPr>
          <w:rFonts w:hint="cs"/>
          <w:rtl/>
        </w:rPr>
        <w:t xml:space="preserve"> الذي يؤمن </w:t>
      </w:r>
      <w:r w:rsidR="009D7C7A" w:rsidRPr="00DE6131">
        <w:rPr>
          <w:rFonts w:hint="cs"/>
          <w:rtl/>
        </w:rPr>
        <w:t>وينص على ضرورة</w:t>
      </w:r>
      <w:r w:rsidR="008765D3" w:rsidRPr="00DE6131">
        <w:rPr>
          <w:rFonts w:hint="cs"/>
          <w:rtl/>
        </w:rPr>
        <w:t xml:space="preserve"> سير المرفق العام بانتظام واضطراد </w:t>
      </w:r>
      <w:r>
        <w:rPr>
          <w:rFonts w:hint="cs"/>
          <w:rtl/>
        </w:rPr>
        <w:t>إ</w:t>
      </w:r>
      <w:r w:rsidR="009D7C7A" w:rsidRPr="00DE6131">
        <w:rPr>
          <w:rFonts w:hint="cs"/>
          <w:rtl/>
        </w:rPr>
        <w:t>ن</w:t>
      </w:r>
      <w:r>
        <w:rPr>
          <w:rFonts w:hint="cs"/>
          <w:rtl/>
        </w:rPr>
        <w:t>م</w:t>
      </w:r>
      <w:r w:rsidR="009D7C7A" w:rsidRPr="00DE6131">
        <w:rPr>
          <w:rFonts w:hint="cs"/>
          <w:rtl/>
        </w:rPr>
        <w:t>ا يقرر</w:t>
      </w:r>
      <w:r w:rsidR="008765D3" w:rsidRPr="00DE6131">
        <w:rPr>
          <w:rFonts w:hint="cs"/>
          <w:rtl/>
        </w:rPr>
        <w:t xml:space="preserve"> أيضا ضمان وجود</w:t>
      </w:r>
      <w:r w:rsidR="009D7C7A" w:rsidRPr="00DE6131">
        <w:rPr>
          <w:rFonts w:hint="cs"/>
          <w:rtl/>
        </w:rPr>
        <w:t xml:space="preserve"> المرفق العام في حد ذاته ، فمقتضاه يخول للإدارة </w:t>
      </w:r>
      <w:r w:rsidR="00E43881">
        <w:rPr>
          <w:rFonts w:hint="cs"/>
          <w:rtl/>
        </w:rPr>
        <w:t xml:space="preserve"> أ</w:t>
      </w:r>
      <w:r w:rsidR="008765D3" w:rsidRPr="00DE6131">
        <w:rPr>
          <w:rFonts w:hint="cs"/>
          <w:rtl/>
        </w:rPr>
        <w:t xml:space="preserve">ن </w:t>
      </w:r>
      <w:r w:rsidR="009D7C7A" w:rsidRPr="00DE6131">
        <w:rPr>
          <w:rFonts w:hint="cs"/>
          <w:rtl/>
        </w:rPr>
        <w:t xml:space="preserve">تقوم  باتخاذ </w:t>
      </w:r>
      <w:r w:rsidR="002A79CD" w:rsidRPr="00DE6131">
        <w:rPr>
          <w:rFonts w:hint="cs"/>
          <w:rtl/>
        </w:rPr>
        <w:t>ما ه</w:t>
      </w:r>
      <w:r w:rsidR="002A79CD" w:rsidRPr="00DE6131">
        <w:rPr>
          <w:rtl/>
        </w:rPr>
        <w:t>و</w:t>
      </w:r>
      <w:r w:rsidR="009D7C7A" w:rsidRPr="00DE6131">
        <w:rPr>
          <w:rFonts w:hint="cs"/>
          <w:rtl/>
        </w:rPr>
        <w:t xml:space="preserve"> مناسب من ال</w:t>
      </w:r>
      <w:r w:rsidR="008765D3" w:rsidRPr="00DE6131">
        <w:rPr>
          <w:rFonts w:hint="cs"/>
          <w:rtl/>
        </w:rPr>
        <w:t>إجراءات</w:t>
      </w:r>
      <w:r w:rsidR="009D7C7A" w:rsidRPr="00DE6131">
        <w:rPr>
          <w:rFonts w:hint="cs"/>
          <w:rtl/>
        </w:rPr>
        <w:t xml:space="preserve"> بشكل مباشر و</w:t>
      </w:r>
      <w:r w:rsidR="008765D3" w:rsidRPr="00DE6131">
        <w:rPr>
          <w:rFonts w:hint="cs"/>
          <w:rtl/>
        </w:rPr>
        <w:t xml:space="preserve">دون الرجوع الى </w:t>
      </w:r>
      <w:r w:rsidR="009D7C7A" w:rsidRPr="00DE6131">
        <w:rPr>
          <w:rFonts w:hint="cs"/>
          <w:rtl/>
        </w:rPr>
        <w:t xml:space="preserve">أي جهة </w:t>
      </w:r>
      <w:r w:rsidR="002A79CD" w:rsidRPr="00DE6131">
        <w:rPr>
          <w:rFonts w:hint="cs"/>
          <w:rtl/>
        </w:rPr>
        <w:t>لأخذ</w:t>
      </w:r>
      <w:r w:rsidR="008765D3" w:rsidRPr="00DE6131">
        <w:rPr>
          <w:rFonts w:hint="cs"/>
          <w:rtl/>
        </w:rPr>
        <w:t xml:space="preserve"> </w:t>
      </w:r>
      <w:r w:rsidR="009D7C7A" w:rsidRPr="00DE6131">
        <w:rPr>
          <w:rFonts w:hint="cs"/>
          <w:rtl/>
        </w:rPr>
        <w:t>ال</w:t>
      </w:r>
      <w:r w:rsidR="008765D3" w:rsidRPr="00DE6131">
        <w:rPr>
          <w:rFonts w:hint="cs"/>
          <w:rtl/>
        </w:rPr>
        <w:t>موافقة</w:t>
      </w:r>
      <w:r w:rsidR="00E43881">
        <w:rPr>
          <w:rFonts w:hint="cs"/>
          <w:rtl/>
        </w:rPr>
        <w:t xml:space="preserve"> فهي بذلك إ</w:t>
      </w:r>
      <w:r w:rsidR="009D7C7A" w:rsidRPr="00DE6131">
        <w:rPr>
          <w:rFonts w:hint="cs"/>
          <w:rtl/>
        </w:rPr>
        <w:t xml:space="preserve">نما </w:t>
      </w:r>
      <w:r w:rsidR="008765D3" w:rsidRPr="00DE6131">
        <w:rPr>
          <w:rFonts w:hint="cs"/>
          <w:rtl/>
        </w:rPr>
        <w:t xml:space="preserve">تمارس سلطتها في هذا الشأن </w:t>
      </w:r>
      <w:r w:rsidR="009D7C7A" w:rsidRPr="00DE6131">
        <w:rPr>
          <w:rFonts w:hint="cs"/>
          <w:rtl/>
        </w:rPr>
        <w:t>تطبيقا</w:t>
      </w:r>
      <w:r w:rsidR="00E43881">
        <w:rPr>
          <w:rFonts w:hint="cs"/>
          <w:rtl/>
        </w:rPr>
        <w:t xml:space="preserve"> لامتيازاتها الأ</w:t>
      </w:r>
      <w:r w:rsidR="008765D3" w:rsidRPr="00DE6131">
        <w:rPr>
          <w:rFonts w:hint="cs"/>
          <w:rtl/>
        </w:rPr>
        <w:t>صلية في</w:t>
      </w:r>
      <w:r w:rsidR="009D7C7A" w:rsidRPr="00DE6131">
        <w:rPr>
          <w:rFonts w:hint="cs"/>
          <w:rtl/>
        </w:rPr>
        <w:t xml:space="preserve"> حالة التنفيذ </w:t>
      </w:r>
      <w:r w:rsidR="008765D3" w:rsidRPr="00DE6131">
        <w:rPr>
          <w:rFonts w:hint="cs"/>
          <w:rtl/>
        </w:rPr>
        <w:t xml:space="preserve"> </w:t>
      </w:r>
      <w:r w:rsidR="002A79CD" w:rsidRPr="00DE6131">
        <w:rPr>
          <w:rFonts w:hint="cs"/>
          <w:rtl/>
        </w:rPr>
        <w:t>المباشر لمشاريعه</w:t>
      </w:r>
      <w:r w:rsidR="002A79CD" w:rsidRPr="00DE6131">
        <w:rPr>
          <w:rtl/>
        </w:rPr>
        <w:t>ا</w:t>
      </w:r>
      <w:r w:rsidR="009D7C7A" w:rsidRPr="00DE6131">
        <w:rPr>
          <w:rFonts w:hint="cs"/>
          <w:rtl/>
        </w:rPr>
        <w:t xml:space="preserve"> العامة</w:t>
      </w:r>
      <w:r w:rsidR="000520E6">
        <w:rPr>
          <w:rFonts w:hint="cs"/>
          <w:rtl/>
        </w:rPr>
        <w:t>،</w:t>
      </w:r>
      <w:r w:rsidR="009D7C7A" w:rsidRPr="00DE6131">
        <w:rPr>
          <w:rFonts w:hint="cs"/>
          <w:rtl/>
        </w:rPr>
        <w:t xml:space="preserve"> وتصدر</w:t>
      </w:r>
      <w:r w:rsidR="008765D3" w:rsidRPr="00DE6131">
        <w:rPr>
          <w:rFonts w:hint="cs"/>
          <w:rtl/>
        </w:rPr>
        <w:t xml:space="preserve"> قرارت</w:t>
      </w:r>
      <w:r w:rsidR="009D7C7A" w:rsidRPr="00DE6131">
        <w:rPr>
          <w:rFonts w:hint="cs"/>
          <w:rtl/>
        </w:rPr>
        <w:t>ها</w:t>
      </w:r>
      <w:r w:rsidR="008765D3" w:rsidRPr="00DE6131">
        <w:rPr>
          <w:rFonts w:hint="cs"/>
          <w:rtl/>
        </w:rPr>
        <w:t xml:space="preserve"> </w:t>
      </w:r>
      <w:r w:rsidR="002A79CD" w:rsidRPr="00DE6131">
        <w:rPr>
          <w:rFonts w:hint="cs"/>
          <w:rtl/>
        </w:rPr>
        <w:t>بإرادتها</w:t>
      </w:r>
      <w:r w:rsidR="008765D3" w:rsidRPr="00DE6131">
        <w:rPr>
          <w:rFonts w:hint="cs"/>
          <w:rtl/>
        </w:rPr>
        <w:t xml:space="preserve"> المنفردة دون </w:t>
      </w:r>
      <w:r w:rsidR="002A79CD" w:rsidRPr="00DE6131">
        <w:rPr>
          <w:rFonts w:hint="cs"/>
          <w:rtl/>
        </w:rPr>
        <w:t>ما حاج</w:t>
      </w:r>
      <w:r w:rsidR="002A79CD" w:rsidRPr="00DE6131">
        <w:rPr>
          <w:rtl/>
        </w:rPr>
        <w:t>ة</w:t>
      </w:r>
      <w:r w:rsidR="008765D3" w:rsidRPr="00DE6131">
        <w:rPr>
          <w:rFonts w:hint="cs"/>
          <w:rtl/>
        </w:rPr>
        <w:t xml:space="preserve"> الى </w:t>
      </w:r>
      <w:r w:rsidR="009D7C7A" w:rsidRPr="00DE6131">
        <w:rPr>
          <w:rFonts w:hint="cs"/>
          <w:rtl/>
        </w:rPr>
        <w:t>الاستعانة</w:t>
      </w:r>
      <w:r w:rsidR="008765D3" w:rsidRPr="00DE6131">
        <w:rPr>
          <w:rFonts w:hint="cs"/>
          <w:rtl/>
        </w:rPr>
        <w:t xml:space="preserve"> </w:t>
      </w:r>
      <w:r w:rsidR="009D7C7A" w:rsidRPr="00DE6131">
        <w:rPr>
          <w:rFonts w:hint="cs"/>
          <w:rtl/>
        </w:rPr>
        <w:t>ب</w:t>
      </w:r>
      <w:r w:rsidR="008765D3" w:rsidRPr="00DE6131">
        <w:rPr>
          <w:rFonts w:hint="cs"/>
          <w:rtl/>
        </w:rPr>
        <w:t>القضاء</w:t>
      </w:r>
      <w:r w:rsidR="009D7C7A" w:rsidRPr="00DE6131">
        <w:rPr>
          <w:rFonts w:hint="cs"/>
          <w:rtl/>
        </w:rPr>
        <w:t>،</w:t>
      </w:r>
      <w:r w:rsidR="008765D3" w:rsidRPr="00DE6131">
        <w:rPr>
          <w:rFonts w:hint="cs"/>
          <w:rtl/>
        </w:rPr>
        <w:t xml:space="preserve"> ويعتبر حق </w:t>
      </w:r>
      <w:r w:rsidR="009D7C7A" w:rsidRPr="00DE6131">
        <w:rPr>
          <w:rFonts w:hint="cs"/>
          <w:rtl/>
        </w:rPr>
        <w:t xml:space="preserve">الجهة الإدارية العامة </w:t>
      </w:r>
      <w:r w:rsidR="008765D3" w:rsidRPr="00DE6131">
        <w:rPr>
          <w:rFonts w:hint="cs"/>
          <w:rtl/>
        </w:rPr>
        <w:t xml:space="preserve"> في</w:t>
      </w:r>
      <w:r w:rsidR="009D7C7A" w:rsidRPr="00DE6131">
        <w:rPr>
          <w:rFonts w:hint="cs"/>
          <w:rtl/>
        </w:rPr>
        <w:t xml:space="preserve"> عملية </w:t>
      </w:r>
      <w:r w:rsidR="008765D3" w:rsidRPr="00DE6131">
        <w:rPr>
          <w:rFonts w:hint="cs"/>
          <w:rtl/>
        </w:rPr>
        <w:t xml:space="preserve">الرقابة والتوجيه على هذا النحو مقررا لها بالنسبة لمختلف العقود الإدارية ولو لم </w:t>
      </w:r>
      <w:r w:rsidR="00C106E7" w:rsidRPr="00DE6131">
        <w:rPr>
          <w:rFonts w:hint="cs"/>
          <w:rtl/>
        </w:rPr>
        <w:t xml:space="preserve">يتم النص عليه </w:t>
      </w:r>
      <w:r w:rsidR="008765D3" w:rsidRPr="00DE6131">
        <w:rPr>
          <w:rFonts w:hint="cs"/>
          <w:rtl/>
        </w:rPr>
        <w:t xml:space="preserve"> في </w:t>
      </w:r>
      <w:r w:rsidR="00C106E7" w:rsidRPr="00DE6131">
        <w:rPr>
          <w:rFonts w:hint="cs"/>
          <w:rtl/>
        </w:rPr>
        <w:t>بنود</w:t>
      </w:r>
      <w:r w:rsidR="008765D3" w:rsidRPr="00DE6131">
        <w:rPr>
          <w:rFonts w:hint="cs"/>
          <w:rtl/>
        </w:rPr>
        <w:t xml:space="preserve"> العقد صراحة الا </w:t>
      </w:r>
      <w:r w:rsidR="00C106E7" w:rsidRPr="00DE6131">
        <w:rPr>
          <w:rFonts w:hint="cs"/>
          <w:rtl/>
        </w:rPr>
        <w:t>أ</w:t>
      </w:r>
      <w:r w:rsidR="008765D3" w:rsidRPr="00DE6131">
        <w:rPr>
          <w:rFonts w:hint="cs"/>
          <w:rtl/>
        </w:rPr>
        <w:t xml:space="preserve">ن مدى هذا </w:t>
      </w:r>
      <w:r w:rsidR="00C106E7" w:rsidRPr="00DE6131">
        <w:rPr>
          <w:rFonts w:hint="cs"/>
          <w:rtl/>
        </w:rPr>
        <w:t>الحق قد</w:t>
      </w:r>
      <w:r w:rsidR="008765D3" w:rsidRPr="00DE6131">
        <w:rPr>
          <w:rFonts w:hint="cs"/>
          <w:rtl/>
        </w:rPr>
        <w:t xml:space="preserve"> يختلف من عقد الى</w:t>
      </w:r>
      <w:r w:rsidR="00C106E7" w:rsidRPr="00DE6131">
        <w:rPr>
          <w:rFonts w:hint="cs"/>
          <w:rtl/>
        </w:rPr>
        <w:t xml:space="preserve"> آخر حسب نوعيته</w:t>
      </w:r>
      <w:r w:rsidR="008765D3" w:rsidRPr="00DE6131">
        <w:rPr>
          <w:rFonts w:hint="cs"/>
          <w:rtl/>
        </w:rPr>
        <w:t xml:space="preserve">، </w:t>
      </w:r>
      <w:r w:rsidR="00C106E7" w:rsidRPr="00DE6131">
        <w:rPr>
          <w:rFonts w:hint="cs"/>
          <w:rtl/>
        </w:rPr>
        <w:t>ويعد</w:t>
      </w:r>
      <w:r w:rsidR="008765D3" w:rsidRPr="00DE6131">
        <w:rPr>
          <w:rFonts w:hint="cs"/>
          <w:rtl/>
        </w:rPr>
        <w:t xml:space="preserve"> هذا </w:t>
      </w:r>
      <w:r w:rsidR="00C106E7" w:rsidRPr="00DE6131">
        <w:rPr>
          <w:rFonts w:hint="cs"/>
          <w:rtl/>
        </w:rPr>
        <w:t>أحد</w:t>
      </w:r>
      <w:r w:rsidR="008765D3" w:rsidRPr="00DE6131">
        <w:rPr>
          <w:rFonts w:hint="cs"/>
          <w:rtl/>
        </w:rPr>
        <w:t xml:space="preserve"> المبادئ </w:t>
      </w:r>
      <w:r w:rsidR="00C106E7" w:rsidRPr="00DE6131">
        <w:rPr>
          <w:rFonts w:hint="cs"/>
          <w:rtl/>
        </w:rPr>
        <w:t>الجوهرية</w:t>
      </w:r>
      <w:r w:rsidR="008765D3" w:rsidRPr="00DE6131">
        <w:rPr>
          <w:rFonts w:hint="cs"/>
          <w:rtl/>
        </w:rPr>
        <w:t xml:space="preserve"> في</w:t>
      </w:r>
      <w:r w:rsidR="00C106E7" w:rsidRPr="00DE6131">
        <w:rPr>
          <w:rFonts w:hint="cs"/>
          <w:rtl/>
        </w:rPr>
        <w:t xml:space="preserve"> مجال</w:t>
      </w:r>
      <w:r w:rsidR="008765D3" w:rsidRPr="00DE6131">
        <w:rPr>
          <w:rFonts w:hint="cs"/>
          <w:rtl/>
        </w:rPr>
        <w:t xml:space="preserve"> القانون الإداري الذي </w:t>
      </w:r>
      <w:r w:rsidR="002A79CD" w:rsidRPr="00DE6131">
        <w:rPr>
          <w:rFonts w:hint="cs"/>
          <w:rtl/>
        </w:rPr>
        <w:t>لا يحتا</w:t>
      </w:r>
      <w:r w:rsidR="002A79CD" w:rsidRPr="00DE6131">
        <w:rPr>
          <w:rtl/>
        </w:rPr>
        <w:t>ج</w:t>
      </w:r>
      <w:r w:rsidR="00C106E7" w:rsidRPr="00DE6131">
        <w:rPr>
          <w:rFonts w:hint="cs"/>
          <w:rtl/>
        </w:rPr>
        <w:t xml:space="preserve"> </w:t>
      </w:r>
      <w:r w:rsidR="008765D3" w:rsidRPr="00DE6131">
        <w:rPr>
          <w:rFonts w:hint="cs"/>
          <w:rtl/>
        </w:rPr>
        <w:t xml:space="preserve"> الى نص </w:t>
      </w:r>
      <w:r w:rsidR="00C106E7" w:rsidRPr="00DE6131">
        <w:rPr>
          <w:rFonts w:hint="cs"/>
          <w:rtl/>
        </w:rPr>
        <w:t>يقرره</w:t>
      </w:r>
      <w:r w:rsidR="008765D3" w:rsidRPr="00DE6131">
        <w:rPr>
          <w:rFonts w:hint="cs"/>
          <w:rtl/>
        </w:rPr>
        <w:t xml:space="preserve"> ل</w:t>
      </w:r>
      <w:r w:rsidR="000520E6">
        <w:rPr>
          <w:rFonts w:hint="cs"/>
          <w:rtl/>
        </w:rPr>
        <w:t>أ</w:t>
      </w:r>
      <w:r w:rsidR="008765D3" w:rsidRPr="00DE6131">
        <w:rPr>
          <w:rFonts w:hint="cs"/>
          <w:rtl/>
        </w:rPr>
        <w:t>ن</w:t>
      </w:r>
      <w:r w:rsidR="00C106E7" w:rsidRPr="00DE6131">
        <w:rPr>
          <w:rFonts w:hint="cs"/>
          <w:rtl/>
        </w:rPr>
        <w:t xml:space="preserve"> ذلك يلازم </w:t>
      </w:r>
      <w:r w:rsidR="008765D3" w:rsidRPr="00DE6131">
        <w:rPr>
          <w:rFonts w:hint="cs"/>
          <w:rtl/>
        </w:rPr>
        <w:t xml:space="preserve"> طبيعة المرافق العامة </w:t>
      </w:r>
      <w:r w:rsidR="00C106E7" w:rsidRPr="00DE6131">
        <w:rPr>
          <w:rFonts w:hint="cs"/>
          <w:rtl/>
        </w:rPr>
        <w:t>و</w:t>
      </w:r>
      <w:r w:rsidR="008765D3" w:rsidRPr="00DE6131">
        <w:rPr>
          <w:rFonts w:hint="cs"/>
          <w:rtl/>
        </w:rPr>
        <w:t xml:space="preserve">ضمان سيرها بشكل منتظم ومطرد تحقيقا </w:t>
      </w:r>
      <w:r w:rsidR="00C106E7" w:rsidRPr="00DE6131">
        <w:rPr>
          <w:rFonts w:hint="cs"/>
          <w:rtl/>
        </w:rPr>
        <w:t xml:space="preserve">للمصلحة </w:t>
      </w:r>
      <w:r w:rsidR="008765D3" w:rsidRPr="00DE6131">
        <w:rPr>
          <w:rFonts w:hint="cs"/>
          <w:rtl/>
        </w:rPr>
        <w:t xml:space="preserve"> العام</w:t>
      </w:r>
      <w:r w:rsidR="00C106E7" w:rsidRPr="00DE6131">
        <w:rPr>
          <w:rFonts w:hint="cs"/>
          <w:rtl/>
        </w:rPr>
        <w:t>ة</w:t>
      </w:r>
      <w:r w:rsidR="008765D3" w:rsidRPr="00DE6131">
        <w:rPr>
          <w:rFonts w:hint="cs"/>
          <w:rtl/>
        </w:rPr>
        <w:t>، وهذا ما</w:t>
      </w:r>
      <w:r w:rsidR="000520E6">
        <w:rPr>
          <w:rFonts w:hint="cs"/>
          <w:rtl/>
        </w:rPr>
        <w:t>أ</w:t>
      </w:r>
      <w:r w:rsidR="008765D3" w:rsidRPr="00DE6131">
        <w:rPr>
          <w:rFonts w:hint="cs"/>
          <w:rtl/>
        </w:rPr>
        <w:t>كدته محكمة القضاء الإداري المصري بقول</w:t>
      </w:r>
      <w:r w:rsidR="000520E6">
        <w:rPr>
          <w:rFonts w:hint="cs"/>
          <w:rtl/>
        </w:rPr>
        <w:t>ــ</w:t>
      </w:r>
      <w:r w:rsidR="00F515BE">
        <w:rPr>
          <w:rFonts w:hint="cs"/>
          <w:rtl/>
        </w:rPr>
        <w:t>ها " أ</w:t>
      </w:r>
      <w:r w:rsidR="008765D3" w:rsidRPr="00DE6131">
        <w:rPr>
          <w:rFonts w:hint="cs"/>
          <w:rtl/>
        </w:rPr>
        <w:t xml:space="preserve">ن المرفق </w:t>
      </w:r>
      <w:r w:rsidR="00F515BE">
        <w:rPr>
          <w:rFonts w:hint="cs"/>
          <w:rtl/>
        </w:rPr>
        <w:t>العام هو كل مشروع تنشئه الدولة أو تشرف على إ</w:t>
      </w:r>
      <w:r w:rsidR="008765D3" w:rsidRPr="00DE6131">
        <w:rPr>
          <w:rFonts w:hint="cs"/>
          <w:rtl/>
        </w:rPr>
        <w:t>دارته ويعمل بانتظام واستمرار ويستعين بسلطات الإدارة لتزويد الجمهور بالحاجات العامة التي يتطلبها</w:t>
      </w:r>
      <w:r w:rsidR="008765D3" w:rsidRPr="00DE6131">
        <w:rPr>
          <w:rStyle w:val="Appelnotedebasdep"/>
          <w:color w:val="000000" w:themeColor="text1"/>
          <w:rtl/>
        </w:rPr>
        <w:footnoteReference w:id="271"/>
      </w:r>
      <w:r w:rsidR="00C106E7" w:rsidRPr="00DE6131">
        <w:rPr>
          <w:rFonts w:hint="cs"/>
          <w:rtl/>
        </w:rPr>
        <w:t xml:space="preserve">. </w:t>
      </w:r>
    </w:p>
    <w:p w14:paraId="24ADF791" w14:textId="097644F8" w:rsidR="0076311C" w:rsidRPr="00DE6131" w:rsidRDefault="00C106E7" w:rsidP="00D74548">
      <w:pPr>
        <w:rPr>
          <w:b/>
          <w:bCs/>
          <w:sz w:val="32"/>
          <w:szCs w:val="32"/>
          <w:rtl/>
        </w:rPr>
      </w:pPr>
      <w:r w:rsidRPr="00DE6131">
        <w:rPr>
          <w:rFonts w:hint="cs"/>
          <w:rtl/>
        </w:rPr>
        <w:t xml:space="preserve">وهذا </w:t>
      </w:r>
      <w:r w:rsidR="002A79CD" w:rsidRPr="00DE6131">
        <w:rPr>
          <w:rFonts w:hint="cs"/>
          <w:rtl/>
        </w:rPr>
        <w:t>ما ه</w:t>
      </w:r>
      <w:r w:rsidR="002A79CD" w:rsidRPr="00DE6131">
        <w:rPr>
          <w:rtl/>
        </w:rPr>
        <w:t>و</w:t>
      </w:r>
      <w:r w:rsidRPr="00DE6131">
        <w:rPr>
          <w:rFonts w:hint="cs"/>
          <w:rtl/>
        </w:rPr>
        <w:t xml:space="preserve"> متداول العمل به في جل التشريعات المقارنة مثل مصر وفرنسا </w:t>
      </w:r>
      <w:r w:rsidR="00F515BE">
        <w:rPr>
          <w:rFonts w:hint="cs"/>
          <w:rtl/>
        </w:rPr>
        <w:t>إ</w:t>
      </w:r>
      <w:r w:rsidRPr="00DE6131">
        <w:rPr>
          <w:rFonts w:hint="cs"/>
          <w:rtl/>
        </w:rPr>
        <w:t xml:space="preserve">ذ تقرر </w:t>
      </w:r>
      <w:r w:rsidR="00F515BE">
        <w:rPr>
          <w:rFonts w:hint="cs"/>
          <w:rtl/>
        </w:rPr>
        <w:t>أ</w:t>
      </w:r>
      <w:r w:rsidRPr="00DE6131">
        <w:rPr>
          <w:rFonts w:hint="cs"/>
          <w:rtl/>
        </w:rPr>
        <w:t>ن جهة الإدارة العامة لا يمكن</w:t>
      </w:r>
      <w:r w:rsidR="00F515BE">
        <w:rPr>
          <w:rFonts w:hint="cs"/>
          <w:rtl/>
        </w:rPr>
        <w:t xml:space="preserve"> أن تستمد سلطتها من نصوص العقد </w:t>
      </w:r>
      <w:r w:rsidRPr="00DE6131">
        <w:rPr>
          <w:rFonts w:hint="cs"/>
          <w:rtl/>
        </w:rPr>
        <w:t>فحسب</w:t>
      </w:r>
      <w:r w:rsidR="00F515BE">
        <w:rPr>
          <w:rFonts w:hint="cs"/>
          <w:rtl/>
        </w:rPr>
        <w:t>، وإ</w:t>
      </w:r>
      <w:r w:rsidRPr="00DE6131">
        <w:rPr>
          <w:rFonts w:hint="cs"/>
          <w:rtl/>
        </w:rPr>
        <w:t xml:space="preserve">نما من طبيعة المرفق العام </w:t>
      </w:r>
      <w:r w:rsidR="006D1DB4" w:rsidRPr="00DE6131">
        <w:rPr>
          <w:rFonts w:hint="cs"/>
          <w:rtl/>
        </w:rPr>
        <w:t xml:space="preserve">ذاته وأن ارتباط  العقد بالمرفق العام </w:t>
      </w:r>
      <w:r w:rsidRPr="00DE6131">
        <w:rPr>
          <w:rFonts w:hint="cs"/>
          <w:rtl/>
        </w:rPr>
        <w:t xml:space="preserve">والحرص </w:t>
      </w:r>
      <w:r w:rsidR="006D1DB4" w:rsidRPr="00DE6131">
        <w:rPr>
          <w:rFonts w:hint="cs"/>
          <w:rtl/>
        </w:rPr>
        <w:t xml:space="preserve">تكريس المبادئ الحاكمة له مثل مبدأ ضرورة  </w:t>
      </w:r>
      <w:r w:rsidR="002A79CD" w:rsidRPr="00DE6131">
        <w:rPr>
          <w:rFonts w:hint="cs"/>
          <w:rtl/>
        </w:rPr>
        <w:t>استمراريته</w:t>
      </w:r>
      <w:r w:rsidRPr="00DE6131">
        <w:rPr>
          <w:rFonts w:hint="cs"/>
          <w:rtl/>
        </w:rPr>
        <w:t xml:space="preserve"> وانتظام سيره بما يحقق </w:t>
      </w:r>
      <w:r w:rsidR="006D1DB4" w:rsidRPr="00DE6131">
        <w:rPr>
          <w:rFonts w:hint="cs"/>
          <w:rtl/>
        </w:rPr>
        <w:t xml:space="preserve">النفع  العام، وبالتالي </w:t>
      </w:r>
      <w:r w:rsidRPr="00DE6131">
        <w:rPr>
          <w:rFonts w:hint="cs"/>
          <w:rtl/>
        </w:rPr>
        <w:t xml:space="preserve"> </w:t>
      </w:r>
      <w:r w:rsidR="006D1DB4" w:rsidRPr="00DE6131">
        <w:rPr>
          <w:rFonts w:hint="cs"/>
          <w:rtl/>
        </w:rPr>
        <w:t xml:space="preserve">ترجع </w:t>
      </w:r>
      <w:r w:rsidRPr="00DE6131">
        <w:rPr>
          <w:rFonts w:hint="cs"/>
          <w:rtl/>
        </w:rPr>
        <w:t xml:space="preserve"> سلطة الإدارة في </w:t>
      </w:r>
      <w:r w:rsidR="006D1DB4" w:rsidRPr="00DE6131">
        <w:rPr>
          <w:rFonts w:hint="cs"/>
          <w:rtl/>
        </w:rPr>
        <w:t xml:space="preserve">الرقابة على </w:t>
      </w:r>
      <w:r w:rsidRPr="00DE6131">
        <w:rPr>
          <w:rFonts w:hint="cs"/>
          <w:rtl/>
        </w:rPr>
        <w:t xml:space="preserve"> تنفيذ </w:t>
      </w:r>
      <w:r w:rsidR="006D1DB4" w:rsidRPr="00DE6131">
        <w:rPr>
          <w:rFonts w:hint="cs"/>
          <w:rtl/>
        </w:rPr>
        <w:t xml:space="preserve">مقتضيات </w:t>
      </w:r>
      <w:r w:rsidRPr="00DE6131">
        <w:rPr>
          <w:rFonts w:hint="cs"/>
          <w:rtl/>
        </w:rPr>
        <w:t xml:space="preserve">العقد </w:t>
      </w:r>
      <w:r w:rsidR="006D1DB4" w:rsidRPr="00DE6131">
        <w:rPr>
          <w:rFonts w:hint="cs"/>
          <w:rtl/>
        </w:rPr>
        <w:t xml:space="preserve">حتى في </w:t>
      </w:r>
      <w:r w:rsidRPr="00DE6131">
        <w:rPr>
          <w:rFonts w:hint="cs"/>
          <w:rtl/>
        </w:rPr>
        <w:t xml:space="preserve"> حال</w:t>
      </w:r>
      <w:r w:rsidR="006D1DB4" w:rsidRPr="00DE6131">
        <w:rPr>
          <w:rFonts w:hint="cs"/>
          <w:rtl/>
        </w:rPr>
        <w:t>ة</w:t>
      </w:r>
      <w:r w:rsidRPr="00DE6131">
        <w:rPr>
          <w:rFonts w:hint="cs"/>
          <w:rtl/>
        </w:rPr>
        <w:t xml:space="preserve"> عدم النص عليها الى </w:t>
      </w:r>
      <w:r w:rsidR="006D1DB4" w:rsidRPr="00DE6131">
        <w:rPr>
          <w:rFonts w:hint="cs"/>
          <w:rtl/>
        </w:rPr>
        <w:t>مضمون فكرة</w:t>
      </w:r>
      <w:r w:rsidR="00307250">
        <w:rPr>
          <w:rFonts w:hint="cs"/>
          <w:rtl/>
        </w:rPr>
        <w:t xml:space="preserve"> المرفق العام إ</w:t>
      </w:r>
      <w:r w:rsidRPr="00DE6131">
        <w:rPr>
          <w:rFonts w:hint="cs"/>
          <w:rtl/>
        </w:rPr>
        <w:t xml:space="preserve">ذا </w:t>
      </w:r>
      <w:r w:rsidR="00307250">
        <w:rPr>
          <w:rFonts w:hint="cs"/>
          <w:rtl/>
        </w:rPr>
        <w:t>أ</w:t>
      </w:r>
      <w:r w:rsidRPr="00DE6131">
        <w:rPr>
          <w:rFonts w:hint="cs"/>
          <w:rtl/>
        </w:rPr>
        <w:t xml:space="preserve">ن </w:t>
      </w:r>
      <w:r w:rsidR="006D1DB4" w:rsidRPr="00DE6131">
        <w:rPr>
          <w:rFonts w:hint="cs"/>
          <w:rtl/>
        </w:rPr>
        <w:t xml:space="preserve">الجهة الإدارية </w:t>
      </w:r>
      <w:r w:rsidR="00322089" w:rsidRPr="00DE6131">
        <w:rPr>
          <w:rFonts w:hint="cs"/>
          <w:rtl/>
        </w:rPr>
        <w:t xml:space="preserve"> المتعاقدة </w:t>
      </w:r>
      <w:r w:rsidRPr="00DE6131">
        <w:rPr>
          <w:rFonts w:hint="cs"/>
          <w:rtl/>
        </w:rPr>
        <w:t xml:space="preserve">مسؤولة </w:t>
      </w:r>
      <w:r w:rsidR="00933CFF" w:rsidRPr="00DE6131">
        <w:rPr>
          <w:rFonts w:hint="cs"/>
          <w:rtl/>
        </w:rPr>
        <w:t xml:space="preserve">بشكل أصيل </w:t>
      </w:r>
      <w:r w:rsidRPr="00DE6131">
        <w:rPr>
          <w:rFonts w:hint="cs"/>
          <w:rtl/>
        </w:rPr>
        <w:t xml:space="preserve">عن أداء الخدمة </w:t>
      </w:r>
      <w:r w:rsidR="00933CFF" w:rsidRPr="00DE6131">
        <w:rPr>
          <w:rFonts w:hint="cs"/>
          <w:rtl/>
        </w:rPr>
        <w:t xml:space="preserve">وتلبية </w:t>
      </w:r>
      <w:r w:rsidRPr="00DE6131">
        <w:rPr>
          <w:rFonts w:hint="cs"/>
          <w:rtl/>
        </w:rPr>
        <w:t>الحاج</w:t>
      </w:r>
      <w:r w:rsidR="00933CFF" w:rsidRPr="00DE6131">
        <w:rPr>
          <w:rFonts w:hint="cs"/>
          <w:rtl/>
        </w:rPr>
        <w:t>ات</w:t>
      </w:r>
      <w:r w:rsidRPr="00DE6131">
        <w:rPr>
          <w:rFonts w:hint="cs"/>
          <w:rtl/>
        </w:rPr>
        <w:t xml:space="preserve"> العامة وتحاسب </w:t>
      </w:r>
      <w:r w:rsidR="002810CD" w:rsidRPr="00DE6131">
        <w:rPr>
          <w:rFonts w:hint="cs"/>
          <w:rtl/>
        </w:rPr>
        <w:t xml:space="preserve">الإدارة كذلك </w:t>
      </w:r>
      <w:r w:rsidRPr="00DE6131">
        <w:rPr>
          <w:rFonts w:hint="cs"/>
          <w:rtl/>
        </w:rPr>
        <w:t xml:space="preserve">في حالة </w:t>
      </w:r>
      <w:r w:rsidR="002810CD" w:rsidRPr="00DE6131">
        <w:rPr>
          <w:rFonts w:hint="cs"/>
          <w:rtl/>
        </w:rPr>
        <w:t>تقديم</w:t>
      </w:r>
      <w:r w:rsidRPr="00DE6131">
        <w:rPr>
          <w:rFonts w:hint="cs"/>
          <w:rtl/>
        </w:rPr>
        <w:t xml:space="preserve"> </w:t>
      </w:r>
      <w:r w:rsidR="002810CD" w:rsidRPr="00DE6131">
        <w:rPr>
          <w:rFonts w:hint="cs"/>
          <w:rtl/>
        </w:rPr>
        <w:t>ا</w:t>
      </w:r>
      <w:r w:rsidRPr="00DE6131">
        <w:rPr>
          <w:rFonts w:hint="cs"/>
          <w:rtl/>
        </w:rPr>
        <w:t xml:space="preserve">لخدمة </w:t>
      </w:r>
      <w:r w:rsidR="002810CD" w:rsidRPr="00DE6131">
        <w:rPr>
          <w:rFonts w:hint="cs"/>
          <w:rtl/>
        </w:rPr>
        <w:t xml:space="preserve"> العمومية </w:t>
      </w:r>
      <w:r w:rsidRPr="00DE6131">
        <w:rPr>
          <w:rFonts w:hint="cs"/>
          <w:rtl/>
        </w:rPr>
        <w:t xml:space="preserve">على نحو </w:t>
      </w:r>
      <w:r w:rsidR="002810CD" w:rsidRPr="00DE6131">
        <w:rPr>
          <w:rFonts w:hint="cs"/>
          <w:rtl/>
        </w:rPr>
        <w:t>غير لائق و</w:t>
      </w:r>
      <w:r w:rsidRPr="00DE6131">
        <w:rPr>
          <w:rFonts w:hint="cs"/>
          <w:rtl/>
        </w:rPr>
        <w:t xml:space="preserve">حتى تواجه </w:t>
      </w:r>
      <w:r w:rsidR="002810CD" w:rsidRPr="00DE6131">
        <w:rPr>
          <w:rFonts w:hint="cs"/>
          <w:rtl/>
        </w:rPr>
        <w:t xml:space="preserve">الجهة المانحة </w:t>
      </w:r>
      <w:r w:rsidRPr="00DE6131">
        <w:rPr>
          <w:rFonts w:hint="cs"/>
          <w:rtl/>
        </w:rPr>
        <w:t xml:space="preserve">المسؤولية </w:t>
      </w:r>
      <w:r w:rsidR="002810CD" w:rsidRPr="00DE6131">
        <w:rPr>
          <w:rFonts w:hint="cs"/>
          <w:rtl/>
        </w:rPr>
        <w:t xml:space="preserve">المناطة </w:t>
      </w:r>
      <w:r w:rsidRPr="00DE6131">
        <w:rPr>
          <w:rFonts w:hint="cs"/>
          <w:rtl/>
        </w:rPr>
        <w:t xml:space="preserve">بها </w:t>
      </w:r>
      <w:r w:rsidR="002810CD" w:rsidRPr="00DE6131">
        <w:rPr>
          <w:rFonts w:hint="cs"/>
          <w:rtl/>
        </w:rPr>
        <w:t xml:space="preserve">لا بد أن تمنح </w:t>
      </w:r>
      <w:r w:rsidRPr="00DE6131">
        <w:rPr>
          <w:rFonts w:hint="cs"/>
          <w:rtl/>
        </w:rPr>
        <w:lastRenderedPageBreak/>
        <w:t>سلطة الرقابة والتوجيه حتى في حال عدم النص عل</w:t>
      </w:r>
      <w:r w:rsidR="00307250">
        <w:rPr>
          <w:rFonts w:hint="cs"/>
          <w:rtl/>
        </w:rPr>
        <w:t>يها فلا يجوز مخالفتها أ</w:t>
      </w:r>
      <w:r w:rsidRPr="00DE6131">
        <w:rPr>
          <w:rFonts w:hint="cs"/>
          <w:rtl/>
        </w:rPr>
        <w:t>و التنازل عنها</w:t>
      </w:r>
      <w:r w:rsidRPr="00DE6131">
        <w:rPr>
          <w:rStyle w:val="Appelnotedebasdep"/>
          <w:color w:val="000000" w:themeColor="text1"/>
          <w:rtl/>
        </w:rPr>
        <w:footnoteReference w:id="272"/>
      </w:r>
      <w:r w:rsidR="002810CD" w:rsidRPr="00DE6131">
        <w:rPr>
          <w:rFonts w:hint="cs"/>
          <w:rtl/>
        </w:rPr>
        <w:t xml:space="preserve"> ل</w:t>
      </w:r>
      <w:r w:rsidR="00307250">
        <w:rPr>
          <w:rFonts w:hint="cs"/>
          <w:rtl/>
        </w:rPr>
        <w:t>أ</w:t>
      </w:r>
      <w:r w:rsidR="002810CD" w:rsidRPr="00DE6131">
        <w:rPr>
          <w:rFonts w:hint="cs"/>
          <w:rtl/>
        </w:rPr>
        <w:t>ن ذلك يعد مساسا بالمبادئ المسيرة للمرافق العامة.</w:t>
      </w:r>
    </w:p>
    <w:p w14:paraId="0BDB95DF" w14:textId="66E6EE68" w:rsidR="0076311C" w:rsidRPr="00DE6131" w:rsidRDefault="00307250" w:rsidP="00D74548">
      <w:pPr>
        <w:rPr>
          <w:b/>
          <w:bCs/>
          <w:sz w:val="32"/>
          <w:szCs w:val="32"/>
          <w:highlight w:val="cyan"/>
          <w:rtl/>
        </w:rPr>
      </w:pPr>
      <w:r>
        <w:rPr>
          <w:rFonts w:hint="cs"/>
          <w:rtl/>
        </w:rPr>
        <w:t>وفي هذا الإ</w:t>
      </w:r>
      <w:r w:rsidR="002810CD" w:rsidRPr="00DE6131">
        <w:rPr>
          <w:rFonts w:hint="cs"/>
          <w:rtl/>
        </w:rPr>
        <w:t>طار اعتبر</w:t>
      </w:r>
      <w:r w:rsidR="008765D3" w:rsidRPr="00DE6131">
        <w:rPr>
          <w:rFonts w:hint="cs"/>
          <w:rtl/>
        </w:rPr>
        <w:t xml:space="preserve"> عدد</w:t>
      </w:r>
      <w:r w:rsidR="0076311C" w:rsidRPr="00DE6131">
        <w:rPr>
          <w:rFonts w:hint="cs"/>
          <w:rtl/>
        </w:rPr>
        <w:t xml:space="preserve"> من </w:t>
      </w:r>
      <w:r w:rsidR="008765D3" w:rsidRPr="00DE6131">
        <w:rPr>
          <w:rFonts w:hint="cs"/>
          <w:rtl/>
        </w:rPr>
        <w:t>ا</w:t>
      </w:r>
      <w:r w:rsidR="0076311C" w:rsidRPr="00DE6131">
        <w:rPr>
          <w:rFonts w:hint="cs"/>
          <w:rtl/>
        </w:rPr>
        <w:t xml:space="preserve">لفقهاء </w:t>
      </w:r>
      <w:r w:rsidR="008765D3" w:rsidRPr="00DE6131">
        <w:rPr>
          <w:rFonts w:hint="cs"/>
          <w:rtl/>
        </w:rPr>
        <w:t xml:space="preserve">أن الكلام عن </w:t>
      </w:r>
      <w:r w:rsidR="002810CD" w:rsidRPr="00DE6131">
        <w:rPr>
          <w:rFonts w:hint="cs"/>
          <w:rtl/>
        </w:rPr>
        <w:t>امتياز</w:t>
      </w:r>
      <w:r w:rsidR="0076311C" w:rsidRPr="00DE6131">
        <w:rPr>
          <w:rFonts w:hint="cs"/>
          <w:rtl/>
        </w:rPr>
        <w:t xml:space="preserve"> المر</w:t>
      </w:r>
      <w:r w:rsidR="002810CD" w:rsidRPr="00DE6131">
        <w:rPr>
          <w:rFonts w:hint="cs"/>
          <w:rtl/>
        </w:rPr>
        <w:t>ا</w:t>
      </w:r>
      <w:r w:rsidR="0076311C" w:rsidRPr="00DE6131">
        <w:rPr>
          <w:rFonts w:hint="cs"/>
          <w:rtl/>
        </w:rPr>
        <w:t>فق العام</w:t>
      </w:r>
      <w:r w:rsidR="002810CD" w:rsidRPr="00DE6131">
        <w:rPr>
          <w:rFonts w:hint="cs"/>
          <w:rtl/>
        </w:rPr>
        <w:t>ة</w:t>
      </w:r>
      <w:r w:rsidR="0076311C" w:rsidRPr="00DE6131">
        <w:rPr>
          <w:rFonts w:hint="cs"/>
          <w:rtl/>
        </w:rPr>
        <w:t xml:space="preserve"> </w:t>
      </w:r>
      <w:r w:rsidR="002810CD" w:rsidRPr="00DE6131">
        <w:rPr>
          <w:rFonts w:hint="cs"/>
          <w:rtl/>
        </w:rPr>
        <w:t xml:space="preserve">مرتبط بشكل أساسي </w:t>
      </w:r>
      <w:r>
        <w:rPr>
          <w:rFonts w:hint="cs"/>
          <w:rtl/>
        </w:rPr>
        <w:t>بوجود سلطة رقابة إ</w:t>
      </w:r>
      <w:r w:rsidR="0076311C" w:rsidRPr="00DE6131">
        <w:rPr>
          <w:rFonts w:hint="cs"/>
          <w:rtl/>
        </w:rPr>
        <w:t xml:space="preserve">دارية وذلك عندما </w:t>
      </w:r>
      <w:r w:rsidR="0039617D" w:rsidRPr="00DE6131">
        <w:rPr>
          <w:rFonts w:hint="cs"/>
          <w:rtl/>
        </w:rPr>
        <w:t>عرف</w:t>
      </w:r>
      <w:r w:rsidR="0076311C" w:rsidRPr="00DE6131">
        <w:rPr>
          <w:rFonts w:hint="cs"/>
          <w:rtl/>
        </w:rPr>
        <w:t xml:space="preserve"> الامتياز من خلال وجود رقابة تمارسها </w:t>
      </w:r>
      <w:r w:rsidR="0039617D" w:rsidRPr="00DE6131">
        <w:rPr>
          <w:rFonts w:hint="cs"/>
          <w:rtl/>
        </w:rPr>
        <w:t xml:space="preserve">السلطة </w:t>
      </w:r>
      <w:r w:rsidR="0076311C" w:rsidRPr="00DE6131">
        <w:rPr>
          <w:rFonts w:hint="cs"/>
          <w:rtl/>
        </w:rPr>
        <w:t xml:space="preserve"> العامة على المستثمر في المرفق العام، </w:t>
      </w:r>
      <w:r w:rsidR="0039617D" w:rsidRPr="00DE6131">
        <w:rPr>
          <w:rFonts w:hint="cs"/>
          <w:rtl/>
        </w:rPr>
        <w:t>هذه</w:t>
      </w:r>
      <w:r w:rsidR="0076311C" w:rsidRPr="00DE6131">
        <w:rPr>
          <w:rFonts w:hint="cs"/>
          <w:rtl/>
        </w:rPr>
        <w:t xml:space="preserve"> </w:t>
      </w:r>
      <w:r>
        <w:rPr>
          <w:rFonts w:hint="cs"/>
          <w:rtl/>
        </w:rPr>
        <w:t>الإ</w:t>
      </w:r>
      <w:r w:rsidR="0039617D" w:rsidRPr="00DE6131">
        <w:rPr>
          <w:rFonts w:hint="cs"/>
          <w:rtl/>
        </w:rPr>
        <w:t>رتباط</w:t>
      </w:r>
      <w:r w:rsidR="0076311C" w:rsidRPr="00DE6131">
        <w:rPr>
          <w:rFonts w:hint="cs"/>
          <w:rtl/>
        </w:rPr>
        <w:t xml:space="preserve"> بين </w:t>
      </w:r>
      <w:r w:rsidR="0039617D" w:rsidRPr="00DE6131">
        <w:rPr>
          <w:rFonts w:hint="cs"/>
          <w:rtl/>
        </w:rPr>
        <w:t xml:space="preserve">أسلوب </w:t>
      </w:r>
      <w:r w:rsidR="0076311C" w:rsidRPr="00DE6131">
        <w:rPr>
          <w:rFonts w:hint="cs"/>
          <w:rtl/>
        </w:rPr>
        <w:t>امتياز المر</w:t>
      </w:r>
      <w:r w:rsidR="0039617D" w:rsidRPr="00DE6131">
        <w:rPr>
          <w:rFonts w:hint="cs"/>
          <w:rtl/>
        </w:rPr>
        <w:t>ا</w:t>
      </w:r>
      <w:r w:rsidR="0076311C" w:rsidRPr="00DE6131">
        <w:rPr>
          <w:rFonts w:hint="cs"/>
          <w:rtl/>
        </w:rPr>
        <w:t>فق العام</w:t>
      </w:r>
      <w:r w:rsidR="0039617D" w:rsidRPr="00DE6131">
        <w:rPr>
          <w:rFonts w:hint="cs"/>
          <w:rtl/>
        </w:rPr>
        <w:t>ة</w:t>
      </w:r>
      <w:r w:rsidR="0076311C" w:rsidRPr="00DE6131">
        <w:rPr>
          <w:rFonts w:hint="cs"/>
          <w:rtl/>
        </w:rPr>
        <w:t xml:space="preserve"> ووجود الرقابة وهذا </w:t>
      </w:r>
      <w:r w:rsidR="0039617D" w:rsidRPr="00DE6131">
        <w:rPr>
          <w:rFonts w:hint="cs"/>
          <w:rtl/>
        </w:rPr>
        <w:t xml:space="preserve">يعد أمرا </w:t>
      </w:r>
      <w:r w:rsidR="0076311C" w:rsidRPr="00DE6131">
        <w:rPr>
          <w:rFonts w:hint="cs"/>
          <w:rtl/>
        </w:rPr>
        <w:t>منطقي</w:t>
      </w:r>
      <w:r w:rsidR="0039617D" w:rsidRPr="00DE6131">
        <w:rPr>
          <w:rFonts w:hint="cs"/>
          <w:rtl/>
        </w:rPr>
        <w:t>ا</w:t>
      </w:r>
      <w:r w:rsidR="00FE0A2A">
        <w:rPr>
          <w:rFonts w:hint="cs"/>
          <w:rtl/>
        </w:rPr>
        <w:t xml:space="preserve"> لأ</w:t>
      </w:r>
      <w:r w:rsidR="0076311C" w:rsidRPr="00DE6131">
        <w:rPr>
          <w:rFonts w:hint="cs"/>
          <w:rtl/>
        </w:rPr>
        <w:t xml:space="preserve">ن </w:t>
      </w:r>
      <w:r w:rsidR="0039617D" w:rsidRPr="00DE6131">
        <w:rPr>
          <w:rFonts w:hint="cs"/>
          <w:rtl/>
        </w:rPr>
        <w:t>عنصر</w:t>
      </w:r>
      <w:r w:rsidR="0076311C" w:rsidRPr="00DE6131">
        <w:rPr>
          <w:rFonts w:hint="cs"/>
          <w:rtl/>
        </w:rPr>
        <w:t xml:space="preserve"> الرقابة من العناصر </w:t>
      </w:r>
      <w:r w:rsidR="0039617D" w:rsidRPr="00DE6131">
        <w:rPr>
          <w:rFonts w:hint="cs"/>
          <w:rtl/>
        </w:rPr>
        <w:t xml:space="preserve">التي تؤشر </w:t>
      </w:r>
      <w:r w:rsidR="0076311C" w:rsidRPr="00DE6131">
        <w:rPr>
          <w:rFonts w:hint="cs"/>
          <w:rtl/>
        </w:rPr>
        <w:t xml:space="preserve"> على وجود المرفق العام</w:t>
      </w:r>
      <w:r w:rsidR="0039617D" w:rsidRPr="00DE6131">
        <w:rPr>
          <w:rFonts w:hint="cs"/>
          <w:rtl/>
        </w:rPr>
        <w:t xml:space="preserve"> في حد ذاته  </w:t>
      </w:r>
      <w:r w:rsidR="0076311C" w:rsidRPr="00DE6131">
        <w:rPr>
          <w:rFonts w:hint="cs"/>
          <w:rtl/>
        </w:rPr>
        <w:t xml:space="preserve"> </w:t>
      </w:r>
      <w:r w:rsidR="0039617D" w:rsidRPr="00DE6131">
        <w:rPr>
          <w:rFonts w:hint="cs"/>
          <w:rtl/>
        </w:rPr>
        <w:t xml:space="preserve">وبالتالي يمكن القول أن </w:t>
      </w:r>
      <w:r w:rsidR="0076311C" w:rsidRPr="00DE6131">
        <w:rPr>
          <w:rFonts w:hint="cs"/>
          <w:rtl/>
        </w:rPr>
        <w:t xml:space="preserve">هناك علاقة </w:t>
      </w:r>
      <w:r w:rsidR="0039617D" w:rsidRPr="00DE6131">
        <w:rPr>
          <w:rFonts w:hint="cs"/>
          <w:rtl/>
        </w:rPr>
        <w:t xml:space="preserve">وطيدة </w:t>
      </w:r>
      <w:r w:rsidR="0076311C" w:rsidRPr="00DE6131">
        <w:rPr>
          <w:rFonts w:hint="cs"/>
          <w:rtl/>
        </w:rPr>
        <w:t xml:space="preserve"> بين المرفق العام من جهة </w:t>
      </w:r>
      <w:r w:rsidR="0039617D" w:rsidRPr="00DE6131">
        <w:rPr>
          <w:rFonts w:hint="cs"/>
          <w:rtl/>
        </w:rPr>
        <w:t>وال</w:t>
      </w:r>
      <w:r w:rsidR="00FE0A2A">
        <w:rPr>
          <w:rFonts w:hint="cs"/>
          <w:rtl/>
        </w:rPr>
        <w:t>أ</w:t>
      </w:r>
      <w:r w:rsidR="0039617D" w:rsidRPr="00DE6131">
        <w:rPr>
          <w:rFonts w:hint="cs"/>
          <w:rtl/>
        </w:rPr>
        <w:t>سلوب</w:t>
      </w:r>
      <w:r w:rsidR="0076311C" w:rsidRPr="00DE6131">
        <w:rPr>
          <w:rFonts w:hint="cs"/>
          <w:rtl/>
        </w:rPr>
        <w:t xml:space="preserve"> </w:t>
      </w:r>
      <w:r w:rsidR="0039617D" w:rsidRPr="00DE6131">
        <w:rPr>
          <w:rFonts w:hint="cs"/>
          <w:rtl/>
        </w:rPr>
        <w:t>الذي يتم تحقيقه من خلاله</w:t>
      </w:r>
      <w:r w:rsidR="0076311C" w:rsidRPr="00DE6131">
        <w:rPr>
          <w:rFonts w:hint="cs"/>
          <w:rtl/>
        </w:rPr>
        <w:t xml:space="preserve"> من جهة أخرى </w:t>
      </w:r>
      <w:r w:rsidR="00343A3E" w:rsidRPr="00DE6131">
        <w:rPr>
          <w:rFonts w:hint="cs"/>
          <w:rtl/>
        </w:rPr>
        <w:t xml:space="preserve">ويرى </w:t>
      </w:r>
      <w:r w:rsidR="0076311C" w:rsidRPr="00DE6131">
        <w:rPr>
          <w:rFonts w:hint="cs"/>
          <w:rtl/>
        </w:rPr>
        <w:t xml:space="preserve">الاستاذ </w:t>
      </w:r>
      <w:r w:rsidR="0076311C" w:rsidRPr="00FE0A2A">
        <w:rPr>
          <w:rFonts w:asciiTheme="majorBidi" w:hAnsiTheme="majorBidi" w:cstheme="majorBidi"/>
          <w:sz w:val="24"/>
          <w:szCs w:val="24"/>
          <w:lang w:val="fr-FR"/>
        </w:rPr>
        <w:t>Jeze</w:t>
      </w:r>
      <w:r w:rsidR="0076311C" w:rsidRPr="00DE6131">
        <w:rPr>
          <w:rFonts w:hint="cs"/>
          <w:rtl/>
          <w:lang w:val="fr-FR"/>
        </w:rPr>
        <w:t xml:space="preserve"> في هذا </w:t>
      </w:r>
      <w:r w:rsidR="00343A3E" w:rsidRPr="00DE6131">
        <w:rPr>
          <w:rFonts w:hint="cs"/>
          <w:rtl/>
          <w:lang w:val="fr-FR"/>
        </w:rPr>
        <w:t>السياق</w:t>
      </w:r>
      <w:r w:rsidR="001549ED">
        <w:rPr>
          <w:rFonts w:hint="cs"/>
          <w:rtl/>
          <w:lang w:val="fr-FR"/>
        </w:rPr>
        <w:t xml:space="preserve"> أ</w:t>
      </w:r>
      <w:r w:rsidR="0076311C" w:rsidRPr="00DE6131">
        <w:rPr>
          <w:rFonts w:hint="cs"/>
          <w:rtl/>
          <w:lang w:val="fr-FR"/>
        </w:rPr>
        <w:t xml:space="preserve">ن الرقابة </w:t>
      </w:r>
      <w:r w:rsidR="00343A3E" w:rsidRPr="00DE6131">
        <w:rPr>
          <w:rFonts w:hint="cs"/>
          <w:rtl/>
          <w:lang w:val="fr-FR"/>
        </w:rPr>
        <w:t>تعتبر</w:t>
      </w:r>
      <w:r w:rsidR="0076311C" w:rsidRPr="00DE6131">
        <w:rPr>
          <w:rFonts w:hint="cs"/>
          <w:rtl/>
          <w:lang w:val="fr-FR"/>
        </w:rPr>
        <w:t xml:space="preserve"> سند لوجود المرفق العام فطبيعة </w:t>
      </w:r>
      <w:r w:rsidR="00343A3E" w:rsidRPr="00DE6131">
        <w:rPr>
          <w:rFonts w:hint="cs"/>
          <w:rtl/>
          <w:lang w:val="fr-FR"/>
        </w:rPr>
        <w:t xml:space="preserve">المرفق </w:t>
      </w:r>
      <w:r w:rsidR="0076311C" w:rsidRPr="00DE6131">
        <w:rPr>
          <w:rFonts w:hint="cs"/>
          <w:rtl/>
          <w:lang w:val="fr-FR"/>
        </w:rPr>
        <w:t>هي ال</w:t>
      </w:r>
      <w:r w:rsidR="001549ED">
        <w:rPr>
          <w:rFonts w:hint="cs"/>
          <w:rtl/>
          <w:lang w:val="fr-FR"/>
        </w:rPr>
        <w:t>أ</w:t>
      </w:r>
      <w:r w:rsidR="0076311C" w:rsidRPr="00DE6131">
        <w:rPr>
          <w:rFonts w:hint="cs"/>
          <w:rtl/>
          <w:lang w:val="fr-FR"/>
        </w:rPr>
        <w:t xml:space="preserve">ساس القانوني لسلطة الجماعة العامة في الرقابة. </w:t>
      </w:r>
    </w:p>
    <w:p w14:paraId="712BC7E5" w14:textId="684D4162" w:rsidR="00127562" w:rsidRPr="00DE6131" w:rsidRDefault="0005314C" w:rsidP="00D74548">
      <w:pPr>
        <w:rPr>
          <w:highlight w:val="green"/>
          <w:rtl/>
        </w:rPr>
      </w:pPr>
      <w:r w:rsidRPr="00DE6131">
        <w:rPr>
          <w:rFonts w:hint="cs"/>
          <w:rtl/>
        </w:rPr>
        <w:t xml:space="preserve">وبذلك فإن </w:t>
      </w:r>
      <w:r w:rsidR="00F96DC2" w:rsidRPr="00DE6131">
        <w:rPr>
          <w:rFonts w:hint="cs"/>
          <w:rtl/>
        </w:rPr>
        <w:t>تعلق العقد بالمرفق العام على وجه</w:t>
      </w:r>
      <w:r w:rsidRPr="00DE6131">
        <w:rPr>
          <w:rFonts w:hint="cs"/>
          <w:rtl/>
        </w:rPr>
        <w:t xml:space="preserve"> التحديد من </w:t>
      </w:r>
      <w:r w:rsidR="0076311C" w:rsidRPr="00DE6131">
        <w:rPr>
          <w:rFonts w:hint="cs"/>
          <w:rtl/>
        </w:rPr>
        <w:t xml:space="preserve"> </w:t>
      </w:r>
      <w:r w:rsidRPr="00DE6131">
        <w:rPr>
          <w:rFonts w:hint="cs"/>
          <w:rtl/>
        </w:rPr>
        <w:t>ال</w:t>
      </w:r>
      <w:r w:rsidR="0076311C" w:rsidRPr="00DE6131">
        <w:rPr>
          <w:rFonts w:hint="cs"/>
          <w:rtl/>
        </w:rPr>
        <w:t>أسباب</w:t>
      </w:r>
      <w:r w:rsidRPr="00DE6131">
        <w:rPr>
          <w:rFonts w:hint="cs"/>
          <w:rtl/>
        </w:rPr>
        <w:t xml:space="preserve"> التي أدت بالسلطات العامة </w:t>
      </w:r>
      <w:r w:rsidR="0076311C" w:rsidRPr="00DE6131">
        <w:rPr>
          <w:rFonts w:hint="cs"/>
          <w:rtl/>
        </w:rPr>
        <w:t xml:space="preserve"> </w:t>
      </w:r>
      <w:r w:rsidRPr="00DE6131">
        <w:rPr>
          <w:rFonts w:hint="cs"/>
          <w:rtl/>
        </w:rPr>
        <w:t xml:space="preserve">الى </w:t>
      </w:r>
      <w:r w:rsidR="0076311C" w:rsidRPr="00DE6131">
        <w:rPr>
          <w:rFonts w:hint="cs"/>
          <w:rtl/>
        </w:rPr>
        <w:t xml:space="preserve">عدم </w:t>
      </w:r>
      <w:r w:rsidRPr="00DE6131">
        <w:rPr>
          <w:rFonts w:hint="cs"/>
          <w:rtl/>
        </w:rPr>
        <w:t>ال</w:t>
      </w:r>
      <w:r w:rsidR="0076311C" w:rsidRPr="00DE6131">
        <w:rPr>
          <w:rFonts w:hint="cs"/>
          <w:rtl/>
        </w:rPr>
        <w:t xml:space="preserve">تخلي بصورة مطلقة عن ملكيتها لبعض </w:t>
      </w:r>
      <w:r w:rsidRPr="00DE6131">
        <w:rPr>
          <w:rFonts w:hint="cs"/>
          <w:rtl/>
        </w:rPr>
        <w:t>المشروعات العامة لصالح القطاع الخاص فارتباط هذه المرافق ب</w:t>
      </w:r>
      <w:r w:rsidR="0076311C" w:rsidRPr="00DE6131">
        <w:rPr>
          <w:rFonts w:hint="cs"/>
          <w:rtl/>
        </w:rPr>
        <w:t xml:space="preserve">المصلحة العامة </w:t>
      </w:r>
      <w:r w:rsidRPr="00DE6131">
        <w:rPr>
          <w:rFonts w:hint="cs"/>
          <w:rtl/>
        </w:rPr>
        <w:t xml:space="preserve">يقتضي </w:t>
      </w:r>
      <w:r w:rsidR="0076311C" w:rsidRPr="00DE6131">
        <w:rPr>
          <w:rFonts w:hint="cs"/>
          <w:rtl/>
        </w:rPr>
        <w:t xml:space="preserve"> في بعض الأحيان</w:t>
      </w:r>
      <w:r w:rsidRPr="00DE6131">
        <w:rPr>
          <w:rFonts w:hint="cs"/>
          <w:rtl/>
        </w:rPr>
        <w:t xml:space="preserve"> ضرورة الحرص على </w:t>
      </w:r>
      <w:r w:rsidR="0076311C" w:rsidRPr="00DE6131">
        <w:rPr>
          <w:rFonts w:hint="cs"/>
          <w:rtl/>
        </w:rPr>
        <w:t xml:space="preserve"> </w:t>
      </w:r>
      <w:r w:rsidRPr="00DE6131">
        <w:rPr>
          <w:rFonts w:hint="cs"/>
          <w:rtl/>
        </w:rPr>
        <w:t>الحفاظ</w:t>
      </w:r>
      <w:r w:rsidR="0076311C" w:rsidRPr="00DE6131">
        <w:rPr>
          <w:rFonts w:hint="cs"/>
          <w:rtl/>
        </w:rPr>
        <w:t xml:space="preserve"> على دور </w:t>
      </w:r>
      <w:r w:rsidR="002A79CD" w:rsidRPr="00DE6131">
        <w:rPr>
          <w:rFonts w:hint="cs"/>
          <w:rtl/>
        </w:rPr>
        <w:t>الأشخاص العامة على القيام بن</w:t>
      </w:r>
      <w:r w:rsidRPr="00DE6131">
        <w:rPr>
          <w:rFonts w:hint="cs"/>
          <w:rtl/>
        </w:rPr>
        <w:t xml:space="preserve">شاط </w:t>
      </w:r>
      <w:r w:rsidR="0076311C" w:rsidRPr="00DE6131">
        <w:rPr>
          <w:rFonts w:hint="cs"/>
          <w:rtl/>
        </w:rPr>
        <w:t xml:space="preserve"> معين</w:t>
      </w:r>
      <w:r w:rsidRPr="00DE6131">
        <w:rPr>
          <w:rFonts w:hint="cs"/>
          <w:rtl/>
        </w:rPr>
        <w:t xml:space="preserve"> بالذات</w:t>
      </w:r>
      <w:r w:rsidR="0076311C" w:rsidRPr="00DE6131">
        <w:rPr>
          <w:rFonts w:hint="cs"/>
          <w:rtl/>
        </w:rPr>
        <w:t xml:space="preserve"> وعدم </w:t>
      </w:r>
      <w:r w:rsidRPr="00DE6131">
        <w:rPr>
          <w:rFonts w:hint="cs"/>
          <w:rtl/>
        </w:rPr>
        <w:t>التخلي عليه</w:t>
      </w:r>
      <w:r w:rsidR="001549ED">
        <w:rPr>
          <w:rFonts w:hint="cs"/>
          <w:rtl/>
        </w:rPr>
        <w:t xml:space="preserve"> لصالح</w:t>
      </w:r>
      <w:r w:rsidRPr="00DE6131">
        <w:rPr>
          <w:rFonts w:hint="cs"/>
          <w:rtl/>
        </w:rPr>
        <w:t xml:space="preserve"> </w:t>
      </w:r>
      <w:r w:rsidR="001549ED">
        <w:rPr>
          <w:rFonts w:hint="cs"/>
          <w:rtl/>
        </w:rPr>
        <w:t>ا</w:t>
      </w:r>
      <w:r w:rsidRPr="00DE6131">
        <w:rPr>
          <w:rFonts w:hint="cs"/>
          <w:rtl/>
        </w:rPr>
        <w:t>لغير</w:t>
      </w:r>
      <w:r w:rsidR="0076311C" w:rsidRPr="00DE6131">
        <w:rPr>
          <w:rFonts w:hint="cs"/>
          <w:rtl/>
        </w:rPr>
        <w:t xml:space="preserve"> </w:t>
      </w:r>
      <w:r w:rsidRPr="00DE6131">
        <w:rPr>
          <w:rFonts w:hint="cs"/>
          <w:rtl/>
        </w:rPr>
        <w:t xml:space="preserve">بشكل غير مقيد </w:t>
      </w:r>
      <w:r w:rsidR="0076311C" w:rsidRPr="00DE6131">
        <w:rPr>
          <w:rFonts w:hint="cs"/>
          <w:rtl/>
        </w:rPr>
        <w:t>الى القطاع الخاص دون</w:t>
      </w:r>
      <w:r w:rsidRPr="00DE6131">
        <w:rPr>
          <w:rFonts w:hint="cs"/>
          <w:rtl/>
        </w:rPr>
        <w:t xml:space="preserve"> ضمان الحد الأدنى من ال</w:t>
      </w:r>
      <w:r w:rsidR="0076311C" w:rsidRPr="00DE6131">
        <w:rPr>
          <w:rFonts w:hint="cs"/>
          <w:rtl/>
        </w:rPr>
        <w:t xml:space="preserve">رقابة </w:t>
      </w:r>
      <w:r w:rsidRPr="00DE6131">
        <w:rPr>
          <w:rFonts w:hint="cs"/>
          <w:rtl/>
        </w:rPr>
        <w:t xml:space="preserve">على هذه المشروعات </w:t>
      </w:r>
      <w:r w:rsidR="0076311C" w:rsidRPr="00DE6131">
        <w:rPr>
          <w:rFonts w:hint="cs"/>
          <w:rtl/>
        </w:rPr>
        <w:t xml:space="preserve">من </w:t>
      </w:r>
      <w:r w:rsidRPr="00DE6131">
        <w:rPr>
          <w:rFonts w:hint="cs"/>
          <w:rtl/>
        </w:rPr>
        <w:t>قبل أشخاص القانون العام</w:t>
      </w:r>
      <w:r w:rsidR="004D61A2">
        <w:rPr>
          <w:rFonts w:hint="cs"/>
          <w:rtl/>
        </w:rPr>
        <w:t>،</w:t>
      </w:r>
      <w:r w:rsidRPr="00DE6131">
        <w:rPr>
          <w:rFonts w:hint="cs"/>
          <w:rtl/>
        </w:rPr>
        <w:t>ل</w:t>
      </w:r>
      <w:r w:rsidR="004D61A2">
        <w:rPr>
          <w:rFonts w:hint="cs"/>
          <w:rtl/>
        </w:rPr>
        <w:t>أن محرك القطاع الخاص إ</w:t>
      </w:r>
      <w:r w:rsidRPr="00DE6131">
        <w:rPr>
          <w:rFonts w:hint="cs"/>
          <w:rtl/>
        </w:rPr>
        <w:t xml:space="preserve">نما هو </w:t>
      </w:r>
      <w:r w:rsidR="0076311C" w:rsidRPr="00DE6131">
        <w:rPr>
          <w:rFonts w:hint="cs"/>
          <w:rtl/>
        </w:rPr>
        <w:t xml:space="preserve">تحقيق </w:t>
      </w:r>
      <w:r w:rsidRPr="00DE6131">
        <w:rPr>
          <w:rFonts w:hint="cs"/>
          <w:rtl/>
        </w:rPr>
        <w:t xml:space="preserve">أكبر </w:t>
      </w:r>
      <w:r w:rsidR="004D61A2">
        <w:rPr>
          <w:rFonts w:hint="cs"/>
          <w:rtl/>
        </w:rPr>
        <w:t>قدر</w:t>
      </w:r>
      <w:r w:rsidRPr="00DE6131">
        <w:rPr>
          <w:rFonts w:hint="cs"/>
          <w:rtl/>
        </w:rPr>
        <w:t xml:space="preserve">من الأرباح </w:t>
      </w:r>
      <w:r w:rsidR="0076311C" w:rsidRPr="00DE6131">
        <w:rPr>
          <w:rFonts w:hint="cs"/>
          <w:rtl/>
        </w:rPr>
        <w:t xml:space="preserve">والذي </w:t>
      </w:r>
      <w:r w:rsidRPr="00DE6131">
        <w:rPr>
          <w:rFonts w:hint="cs"/>
          <w:rtl/>
        </w:rPr>
        <w:t>يمثل</w:t>
      </w:r>
      <w:r w:rsidR="0076311C" w:rsidRPr="00DE6131">
        <w:rPr>
          <w:rFonts w:hint="cs"/>
          <w:rtl/>
        </w:rPr>
        <w:t xml:space="preserve"> من </w:t>
      </w:r>
      <w:r w:rsidRPr="00DE6131">
        <w:rPr>
          <w:rFonts w:hint="cs"/>
          <w:rtl/>
        </w:rPr>
        <w:t xml:space="preserve">المسلمات الأساسية </w:t>
      </w:r>
      <w:r w:rsidR="0076311C" w:rsidRPr="00DE6131">
        <w:rPr>
          <w:rFonts w:hint="cs"/>
          <w:rtl/>
        </w:rPr>
        <w:t xml:space="preserve"> </w:t>
      </w:r>
      <w:r w:rsidRPr="00DE6131">
        <w:rPr>
          <w:rFonts w:hint="cs"/>
          <w:rtl/>
        </w:rPr>
        <w:t xml:space="preserve">التي تفرضها </w:t>
      </w:r>
      <w:r w:rsidR="004D61A2">
        <w:rPr>
          <w:rFonts w:hint="cs"/>
          <w:rtl/>
        </w:rPr>
        <w:t>آ</w:t>
      </w:r>
      <w:r w:rsidR="0076311C" w:rsidRPr="00DE6131">
        <w:rPr>
          <w:rFonts w:hint="cs"/>
          <w:rtl/>
        </w:rPr>
        <w:t>ليات السوق</w:t>
      </w:r>
      <w:r w:rsidRPr="00DE6131">
        <w:rPr>
          <w:rFonts w:hint="cs"/>
          <w:rtl/>
        </w:rPr>
        <w:t xml:space="preserve">، وبالتالي قد </w:t>
      </w:r>
      <w:r w:rsidR="002A79CD" w:rsidRPr="00DE6131">
        <w:rPr>
          <w:rFonts w:hint="cs"/>
          <w:rtl/>
        </w:rPr>
        <w:t>لا يأخ</w:t>
      </w:r>
      <w:r w:rsidR="002A79CD" w:rsidRPr="00DE6131">
        <w:rPr>
          <w:rtl/>
        </w:rPr>
        <w:t>ذ</w:t>
      </w:r>
      <w:r w:rsidRPr="00DE6131">
        <w:rPr>
          <w:rFonts w:hint="cs"/>
          <w:rtl/>
        </w:rPr>
        <w:t xml:space="preserve"> بعين الاعتبار</w:t>
      </w:r>
      <w:r w:rsidR="0076311C" w:rsidRPr="00DE6131">
        <w:rPr>
          <w:rFonts w:hint="cs"/>
          <w:rtl/>
        </w:rPr>
        <w:t xml:space="preserve"> الى البعد الاستراتيجي طويل </w:t>
      </w:r>
      <w:r w:rsidR="00E60C5A" w:rsidRPr="00DE6131">
        <w:rPr>
          <w:rFonts w:hint="cs"/>
          <w:rtl/>
        </w:rPr>
        <w:t xml:space="preserve">الأمد الذي </w:t>
      </w:r>
      <w:r w:rsidR="0076311C" w:rsidRPr="00DE6131">
        <w:rPr>
          <w:rFonts w:hint="cs"/>
          <w:rtl/>
        </w:rPr>
        <w:t xml:space="preserve">قد </w:t>
      </w:r>
      <w:r w:rsidR="002A79CD" w:rsidRPr="00DE6131">
        <w:rPr>
          <w:rFonts w:hint="cs"/>
          <w:rtl/>
        </w:rPr>
        <w:t>لا يناس</w:t>
      </w:r>
      <w:r w:rsidR="002A79CD" w:rsidRPr="00DE6131">
        <w:rPr>
          <w:rtl/>
        </w:rPr>
        <w:t>ب</w:t>
      </w:r>
      <w:r w:rsidR="00E60C5A" w:rsidRPr="00DE6131">
        <w:rPr>
          <w:rFonts w:hint="cs"/>
          <w:rtl/>
        </w:rPr>
        <w:t xml:space="preserve"> أهداف أشخاص القانون الخاص </w:t>
      </w:r>
      <w:r w:rsidR="0076311C" w:rsidRPr="00DE6131">
        <w:rPr>
          <w:rFonts w:hint="cs"/>
          <w:rtl/>
        </w:rPr>
        <w:t xml:space="preserve"> فالخصخصة ليست هدفا في حد ذاتها</w:t>
      </w:r>
      <w:r w:rsidR="00634A84">
        <w:rPr>
          <w:rFonts w:hint="cs"/>
          <w:rtl/>
        </w:rPr>
        <w:t>، وإ</w:t>
      </w:r>
      <w:r w:rsidR="0076311C" w:rsidRPr="00DE6131">
        <w:rPr>
          <w:rFonts w:hint="cs"/>
          <w:rtl/>
        </w:rPr>
        <w:t xml:space="preserve">نما </w:t>
      </w:r>
      <w:r w:rsidR="00E60C5A" w:rsidRPr="00DE6131">
        <w:rPr>
          <w:rFonts w:hint="cs"/>
          <w:rtl/>
        </w:rPr>
        <w:t>هي و</w:t>
      </w:r>
      <w:r w:rsidR="0076311C" w:rsidRPr="00DE6131">
        <w:rPr>
          <w:rFonts w:hint="cs"/>
          <w:rtl/>
        </w:rPr>
        <w:t xml:space="preserve">سيلة </w:t>
      </w:r>
      <w:r w:rsidR="00E60C5A" w:rsidRPr="00DE6131">
        <w:rPr>
          <w:rFonts w:hint="cs"/>
          <w:rtl/>
        </w:rPr>
        <w:t>لبلوغ</w:t>
      </w:r>
      <w:r w:rsidR="0076311C" w:rsidRPr="00DE6131">
        <w:rPr>
          <w:rFonts w:hint="cs"/>
          <w:rtl/>
        </w:rPr>
        <w:t xml:space="preserve"> الك</w:t>
      </w:r>
      <w:r w:rsidR="00634A84">
        <w:rPr>
          <w:rFonts w:hint="cs"/>
          <w:rtl/>
        </w:rPr>
        <w:t>فاءة الاقتصادية فتغيير الملكية إ</w:t>
      </w:r>
      <w:r w:rsidR="0076311C" w:rsidRPr="00DE6131">
        <w:rPr>
          <w:rFonts w:hint="cs"/>
          <w:rtl/>
        </w:rPr>
        <w:t xml:space="preserve">ذا لم </w:t>
      </w:r>
      <w:r w:rsidR="006252FD" w:rsidRPr="00DE6131">
        <w:rPr>
          <w:rFonts w:hint="cs"/>
          <w:rtl/>
        </w:rPr>
        <w:t>يواكب</w:t>
      </w:r>
      <w:r w:rsidR="0076311C" w:rsidRPr="00DE6131">
        <w:rPr>
          <w:rFonts w:hint="cs"/>
          <w:rtl/>
        </w:rPr>
        <w:t xml:space="preserve"> تغيير في </w:t>
      </w:r>
      <w:r w:rsidR="00E60C5A" w:rsidRPr="00DE6131">
        <w:rPr>
          <w:rFonts w:hint="cs"/>
          <w:rtl/>
        </w:rPr>
        <w:t>أسلوب</w:t>
      </w:r>
      <w:r w:rsidR="0076311C" w:rsidRPr="00DE6131">
        <w:rPr>
          <w:rFonts w:hint="cs"/>
          <w:rtl/>
        </w:rPr>
        <w:t xml:space="preserve"> </w:t>
      </w:r>
      <w:r w:rsidR="00E60C5A" w:rsidRPr="00DE6131">
        <w:rPr>
          <w:rFonts w:hint="cs"/>
          <w:rtl/>
        </w:rPr>
        <w:t>التسيير</w:t>
      </w:r>
      <w:r w:rsidR="0076311C" w:rsidRPr="00DE6131">
        <w:rPr>
          <w:rFonts w:hint="cs"/>
          <w:rtl/>
        </w:rPr>
        <w:t xml:space="preserve"> لن يحقق </w:t>
      </w:r>
      <w:r w:rsidR="00634A84">
        <w:rPr>
          <w:rFonts w:hint="cs"/>
          <w:rtl/>
        </w:rPr>
        <w:t>الأ</w:t>
      </w:r>
      <w:r w:rsidR="00E60C5A" w:rsidRPr="00DE6131">
        <w:rPr>
          <w:rFonts w:hint="cs"/>
          <w:rtl/>
        </w:rPr>
        <w:t>هداف</w:t>
      </w:r>
      <w:r w:rsidR="0076311C" w:rsidRPr="00DE6131">
        <w:rPr>
          <w:rFonts w:hint="cs"/>
          <w:rtl/>
        </w:rPr>
        <w:t xml:space="preserve"> الاقتصادية والإدارية المرجوة</w:t>
      </w:r>
      <w:r w:rsidR="0076311C" w:rsidRPr="00DE6131">
        <w:rPr>
          <w:rStyle w:val="Appelnotedebasdep"/>
          <w:color w:val="000000" w:themeColor="text1"/>
          <w:rtl/>
        </w:rPr>
        <w:footnoteReference w:id="273"/>
      </w:r>
      <w:r w:rsidR="00634A84">
        <w:rPr>
          <w:rFonts w:hint="cs"/>
          <w:rtl/>
        </w:rPr>
        <w:t>،</w:t>
      </w:r>
      <w:r w:rsidR="00E60C5A" w:rsidRPr="00DE6131">
        <w:rPr>
          <w:rFonts w:hint="cs"/>
          <w:rtl/>
        </w:rPr>
        <w:t xml:space="preserve"> لذلك لابد من الانتقال الى تغيير شكل تسيير واستغلال </w:t>
      </w:r>
      <w:r w:rsidR="002A79CD" w:rsidRPr="00DE6131">
        <w:rPr>
          <w:rFonts w:hint="cs"/>
          <w:rtl/>
        </w:rPr>
        <w:t>المشروعا</w:t>
      </w:r>
      <w:r w:rsidR="002A79CD" w:rsidRPr="00DE6131">
        <w:rPr>
          <w:rtl/>
        </w:rPr>
        <w:t>ت</w:t>
      </w:r>
      <w:r w:rsidR="00634A84">
        <w:rPr>
          <w:rFonts w:hint="cs"/>
          <w:rtl/>
        </w:rPr>
        <w:t xml:space="preserve"> العامة في ظل إ</w:t>
      </w:r>
      <w:r w:rsidR="00E60C5A" w:rsidRPr="00DE6131">
        <w:rPr>
          <w:rFonts w:hint="cs"/>
          <w:rtl/>
        </w:rPr>
        <w:t>عداد منظومة رقاب</w:t>
      </w:r>
      <w:r w:rsidR="00634A84">
        <w:rPr>
          <w:rFonts w:hint="cs"/>
          <w:rtl/>
        </w:rPr>
        <w:t>ي</w:t>
      </w:r>
      <w:r w:rsidR="00E60C5A" w:rsidRPr="00DE6131">
        <w:rPr>
          <w:rFonts w:hint="cs"/>
          <w:rtl/>
        </w:rPr>
        <w:t>ة فعالة تحافظ على أهداف المرفق العام من جهة وتضمن للمستثمر الاستفادة من مزايا الاستثمار في المرفق العام وتشجعه على الاستقرار فيها.</w:t>
      </w:r>
    </w:p>
    <w:p w14:paraId="3B520F9E" w14:textId="6BC104ED" w:rsidR="00A35D34" w:rsidRPr="00DE6131" w:rsidRDefault="00F96DC2" w:rsidP="00D74548">
      <w:pPr>
        <w:rPr>
          <w:rtl/>
        </w:rPr>
      </w:pPr>
      <w:bookmarkStart w:id="215" w:name="_Hlk145236849"/>
      <w:r w:rsidRPr="00DE6131">
        <w:rPr>
          <w:rFonts w:hint="cs"/>
          <w:rtl/>
        </w:rPr>
        <w:t xml:space="preserve">وانطلاقا من </w:t>
      </w:r>
      <w:r w:rsidR="00127562" w:rsidRPr="00DE6131">
        <w:rPr>
          <w:rFonts w:hint="cs"/>
          <w:rtl/>
        </w:rPr>
        <w:t xml:space="preserve"> فكرة المرفق العام</w:t>
      </w:r>
      <w:r w:rsidR="00091266">
        <w:rPr>
          <w:rFonts w:hint="cs"/>
          <w:rtl/>
        </w:rPr>
        <w:t xml:space="preserve"> التي</w:t>
      </w:r>
      <w:r w:rsidR="00127562" w:rsidRPr="00DE6131">
        <w:rPr>
          <w:rFonts w:hint="cs"/>
          <w:rtl/>
        </w:rPr>
        <w:t xml:space="preserve"> </w:t>
      </w:r>
      <w:r w:rsidRPr="00DE6131">
        <w:rPr>
          <w:rFonts w:hint="cs"/>
          <w:rtl/>
        </w:rPr>
        <w:t xml:space="preserve">ترتبط </w:t>
      </w:r>
      <w:r w:rsidR="002A79CD" w:rsidRPr="00DE6131">
        <w:rPr>
          <w:rFonts w:hint="cs"/>
          <w:rtl/>
        </w:rPr>
        <w:t>ارتباطا وثيق</w:t>
      </w:r>
      <w:r w:rsidR="002A79CD" w:rsidRPr="00DE6131">
        <w:rPr>
          <w:rtl/>
        </w:rPr>
        <w:t>ا</w:t>
      </w:r>
      <w:r w:rsidRPr="00DE6131">
        <w:rPr>
          <w:rFonts w:hint="cs"/>
          <w:rtl/>
        </w:rPr>
        <w:t xml:space="preserve"> </w:t>
      </w:r>
      <w:r w:rsidR="00091266">
        <w:rPr>
          <w:rFonts w:hint="cs"/>
          <w:rtl/>
        </w:rPr>
        <w:t>وبشكل جوهري بالقواعد المكرسة في إ</w:t>
      </w:r>
      <w:r w:rsidRPr="00DE6131">
        <w:rPr>
          <w:rFonts w:hint="cs"/>
          <w:rtl/>
        </w:rPr>
        <w:t>طار القانون العام ولاسيما القواعد الخاصة بالقانون الإداري</w:t>
      </w:r>
      <w:r w:rsidR="00C87EE2" w:rsidRPr="00DE6131">
        <w:rPr>
          <w:rFonts w:hint="cs"/>
          <w:rtl/>
        </w:rPr>
        <w:t xml:space="preserve">، فالمرفق العام هو لب وجوهر النشاط الإداري </w:t>
      </w:r>
      <w:r w:rsidR="002A79CD" w:rsidRPr="00DE6131">
        <w:rPr>
          <w:rFonts w:hint="cs"/>
          <w:rtl/>
        </w:rPr>
        <w:t>يصفه</w:t>
      </w:r>
      <w:r w:rsidR="00C87EE2" w:rsidRPr="00DE6131">
        <w:rPr>
          <w:rFonts w:hint="cs"/>
          <w:rtl/>
        </w:rPr>
        <w:t xml:space="preserve"> عامة ومحور العقود </w:t>
      </w:r>
      <w:r w:rsidR="00127562" w:rsidRPr="00DE6131">
        <w:rPr>
          <w:rFonts w:hint="cs"/>
          <w:rtl/>
        </w:rPr>
        <w:t xml:space="preserve">الإدارية </w:t>
      </w:r>
      <w:r w:rsidR="00C87EE2" w:rsidRPr="00DE6131">
        <w:rPr>
          <w:rFonts w:hint="cs"/>
          <w:rtl/>
        </w:rPr>
        <w:t>بشكل خاص ف</w:t>
      </w:r>
      <w:r w:rsidR="00127562" w:rsidRPr="00DE6131">
        <w:rPr>
          <w:rFonts w:hint="cs"/>
          <w:rtl/>
        </w:rPr>
        <w:t xml:space="preserve">طبيعة المرفق العام </w:t>
      </w:r>
      <w:r w:rsidR="00C87EE2" w:rsidRPr="00DE6131">
        <w:rPr>
          <w:rFonts w:hint="cs"/>
          <w:rtl/>
        </w:rPr>
        <w:t>وتعلقها هي الأخرى بمقتضيات الصالح العام يوجب الحرص</w:t>
      </w:r>
      <w:r w:rsidR="00127562" w:rsidRPr="00DE6131">
        <w:rPr>
          <w:rFonts w:hint="cs"/>
          <w:rtl/>
        </w:rPr>
        <w:t xml:space="preserve"> على </w:t>
      </w:r>
      <w:r w:rsidR="00C87EE2" w:rsidRPr="00DE6131">
        <w:rPr>
          <w:rFonts w:hint="cs"/>
          <w:rtl/>
        </w:rPr>
        <w:t>ديمومة المرفق وانتظامه في أي يد كان</w:t>
      </w:r>
      <w:r w:rsidR="00091266">
        <w:rPr>
          <w:rFonts w:hint="cs"/>
          <w:rtl/>
        </w:rPr>
        <w:t>،</w:t>
      </w:r>
      <w:r w:rsidR="00C87EE2" w:rsidRPr="00DE6131">
        <w:rPr>
          <w:rFonts w:hint="cs"/>
          <w:rtl/>
        </w:rPr>
        <w:t xml:space="preserve"> وتتضا</w:t>
      </w:r>
      <w:r w:rsidR="00091266">
        <w:rPr>
          <w:rFonts w:hint="cs"/>
          <w:rtl/>
        </w:rPr>
        <w:t>ع</w:t>
      </w:r>
      <w:r w:rsidR="00C87EE2" w:rsidRPr="00DE6131">
        <w:rPr>
          <w:rFonts w:hint="cs"/>
          <w:rtl/>
        </w:rPr>
        <w:t>ف مسؤولية السلطة المتعاقدة</w:t>
      </w:r>
      <w:r w:rsidR="00091266">
        <w:rPr>
          <w:rFonts w:hint="cs"/>
          <w:rtl/>
        </w:rPr>
        <w:t xml:space="preserve"> المانحة للتفويض</w:t>
      </w:r>
      <w:r w:rsidR="00C87EE2" w:rsidRPr="00DE6131">
        <w:rPr>
          <w:rFonts w:hint="cs"/>
          <w:rtl/>
        </w:rPr>
        <w:t xml:space="preserve"> في حالة خضوع المرفق للإدارة والاستغلال غير المباشرين</w:t>
      </w:r>
      <w:r w:rsidR="00091266">
        <w:rPr>
          <w:rFonts w:hint="cs"/>
          <w:rtl/>
        </w:rPr>
        <w:t>،</w:t>
      </w:r>
      <w:r w:rsidR="00C87EE2" w:rsidRPr="00DE6131">
        <w:rPr>
          <w:rFonts w:hint="cs"/>
          <w:rtl/>
        </w:rPr>
        <w:t xml:space="preserve"> فلابد لها من ضمان تحقيق المرفق العام في ظل كل الظروف ولا</w:t>
      </w:r>
      <w:r w:rsidR="002A79CD" w:rsidRPr="00DE6131">
        <w:rPr>
          <w:rFonts w:hint="cs"/>
          <w:rtl/>
        </w:rPr>
        <w:t xml:space="preserve"> </w:t>
      </w:r>
      <w:r w:rsidR="00091266">
        <w:rPr>
          <w:rFonts w:hint="cs"/>
          <w:rtl/>
        </w:rPr>
        <w:t>يتسنى لها ذلك إ</w:t>
      </w:r>
      <w:r w:rsidR="00C87EE2" w:rsidRPr="00DE6131">
        <w:rPr>
          <w:rFonts w:hint="cs"/>
          <w:rtl/>
        </w:rPr>
        <w:t xml:space="preserve">لا بوضع المرفق </w:t>
      </w:r>
      <w:r w:rsidR="00A35D34" w:rsidRPr="00DE6131">
        <w:rPr>
          <w:rFonts w:hint="cs"/>
          <w:rtl/>
        </w:rPr>
        <w:t>المفوض تحت الرقابة الدائمة والمستم</w:t>
      </w:r>
      <w:r w:rsidR="00091266">
        <w:rPr>
          <w:rFonts w:hint="cs"/>
          <w:rtl/>
        </w:rPr>
        <w:t>رة من خلال الإ</w:t>
      </w:r>
      <w:r w:rsidR="00A35D34" w:rsidRPr="00DE6131">
        <w:rPr>
          <w:rFonts w:hint="cs"/>
          <w:rtl/>
        </w:rPr>
        <w:t xml:space="preserve">ستعانة بسلطاتها وامتيازاتها العامة الممنوحة لها في الأساس لتعلق العقد </w:t>
      </w:r>
      <w:r w:rsidR="002A79CD" w:rsidRPr="00DE6131">
        <w:rPr>
          <w:rFonts w:hint="cs"/>
          <w:rtl/>
        </w:rPr>
        <w:t>بأهداف</w:t>
      </w:r>
      <w:r w:rsidR="00A35D34" w:rsidRPr="00DE6131">
        <w:rPr>
          <w:rFonts w:hint="cs"/>
          <w:rtl/>
        </w:rPr>
        <w:t xml:space="preserve"> وموضوع المرفق العام.</w:t>
      </w:r>
      <w:r w:rsidR="00C87EE2" w:rsidRPr="00DE6131">
        <w:rPr>
          <w:rFonts w:hint="cs"/>
          <w:rtl/>
        </w:rPr>
        <w:t xml:space="preserve"> </w:t>
      </w:r>
    </w:p>
    <w:p w14:paraId="6B0AD208" w14:textId="7DB32AB7" w:rsidR="00F27A4B" w:rsidRPr="00DE6131" w:rsidRDefault="00A35D34" w:rsidP="00D74548">
      <w:pPr>
        <w:rPr>
          <w:rtl/>
        </w:rPr>
      </w:pPr>
      <w:r w:rsidRPr="00DE6131">
        <w:rPr>
          <w:rFonts w:hint="cs"/>
          <w:rtl/>
        </w:rPr>
        <w:t>فعقد التفويض يتضمن كباقي العقود الإدارية شروطا تعاقدية وأخرى لائحية تنظيمية هذه الأخيرة هي شروط تتعلق بالأساس بانتظام سير المرفق العام</w:t>
      </w:r>
      <w:r w:rsidR="00803A47">
        <w:rPr>
          <w:rFonts w:hint="cs"/>
          <w:rtl/>
        </w:rPr>
        <w:t>،</w:t>
      </w:r>
      <w:r w:rsidRPr="00DE6131">
        <w:rPr>
          <w:rFonts w:hint="cs"/>
          <w:rtl/>
        </w:rPr>
        <w:t xml:space="preserve"> ويمكن لل</w:t>
      </w:r>
      <w:r w:rsidR="00803A47">
        <w:rPr>
          <w:rFonts w:hint="cs"/>
          <w:rtl/>
        </w:rPr>
        <w:t>سلطة المانحة للتفويض أ</w:t>
      </w:r>
      <w:r w:rsidRPr="00DE6131">
        <w:rPr>
          <w:rFonts w:hint="cs"/>
          <w:rtl/>
        </w:rPr>
        <w:t xml:space="preserve">ن تفرض ارادتها بشكل منفرد عبر البنود التنظيمية لعقد التفويض وتكون في الغالب هذه الشروط اللائحية ضمن دفتر الشروط الخاص بالمرفق العام المفوض </w:t>
      </w:r>
      <w:r w:rsidR="00AA003D" w:rsidRPr="00DE6131">
        <w:rPr>
          <w:rFonts w:hint="cs"/>
          <w:rtl/>
        </w:rPr>
        <w:t>في شكل بنود عامة تتعلق بجميع المرافق التي لها نفس الطبيعة</w:t>
      </w:r>
      <w:r w:rsidR="00492062">
        <w:rPr>
          <w:rFonts w:hint="cs"/>
          <w:rtl/>
        </w:rPr>
        <w:t>،</w:t>
      </w:r>
      <w:r w:rsidR="00AA003D" w:rsidRPr="00DE6131">
        <w:rPr>
          <w:rFonts w:hint="cs"/>
          <w:rtl/>
        </w:rPr>
        <w:t xml:space="preserve"> ولا</w:t>
      </w:r>
      <w:r w:rsidR="002A79CD" w:rsidRPr="00DE6131">
        <w:rPr>
          <w:rFonts w:hint="cs"/>
          <w:rtl/>
        </w:rPr>
        <w:t xml:space="preserve"> </w:t>
      </w:r>
      <w:r w:rsidR="00AA003D" w:rsidRPr="00DE6131">
        <w:rPr>
          <w:rFonts w:hint="cs"/>
          <w:rtl/>
        </w:rPr>
        <w:t>يمكن للمتعاقد مع الجهة الإدارية م</w:t>
      </w:r>
      <w:r w:rsidR="00492062">
        <w:rPr>
          <w:rFonts w:hint="cs"/>
          <w:rtl/>
        </w:rPr>
        <w:t>ناقشة هذه البنود أ</w:t>
      </w:r>
      <w:r w:rsidR="00AA003D" w:rsidRPr="00DE6131">
        <w:rPr>
          <w:rFonts w:hint="cs"/>
          <w:rtl/>
        </w:rPr>
        <w:t>و التعقيب عليها فهي تتعلق بالمرفق العام وتمثل إرادة السلط</w:t>
      </w:r>
      <w:r w:rsidR="00492062">
        <w:rPr>
          <w:rFonts w:hint="cs"/>
          <w:rtl/>
        </w:rPr>
        <w:t>ة العامة في العقد بالإضافة الى أ</w:t>
      </w:r>
      <w:r w:rsidR="00AA003D" w:rsidRPr="00DE6131">
        <w:rPr>
          <w:rFonts w:hint="cs"/>
          <w:rtl/>
        </w:rPr>
        <w:t>نها تضفي صبغة العقد الإداري على عقد تفويض المرفق العام ،</w:t>
      </w:r>
      <w:r w:rsidR="007E758C" w:rsidRPr="00DE6131">
        <w:rPr>
          <w:rFonts w:hint="cs"/>
          <w:rtl/>
        </w:rPr>
        <w:t>أ</w:t>
      </w:r>
      <w:r w:rsidR="00AA003D" w:rsidRPr="00DE6131">
        <w:rPr>
          <w:rFonts w:hint="cs"/>
          <w:rtl/>
        </w:rPr>
        <w:t xml:space="preserve">ما الشروط التعاقدية فهي البنود التي يتوافق عليها طرفا العقد وتضمن بشكل </w:t>
      </w:r>
      <w:r w:rsidR="007E758C" w:rsidRPr="00DE6131">
        <w:rPr>
          <w:rFonts w:hint="cs"/>
          <w:rtl/>
        </w:rPr>
        <w:t xml:space="preserve">عام </w:t>
      </w:r>
      <w:r w:rsidR="00AA003D" w:rsidRPr="00DE6131">
        <w:rPr>
          <w:rFonts w:hint="cs"/>
          <w:rtl/>
        </w:rPr>
        <w:t>المزايا التعاقدية</w:t>
      </w:r>
      <w:r w:rsidR="00F27A4B" w:rsidRPr="00DE6131">
        <w:rPr>
          <w:rFonts w:hint="cs"/>
          <w:rtl/>
        </w:rPr>
        <w:t xml:space="preserve"> لصاحب التفويض.</w:t>
      </w:r>
    </w:p>
    <w:p w14:paraId="0E024CA4" w14:textId="0463113D" w:rsidR="0085326D" w:rsidRDefault="00F27A4B" w:rsidP="00D74548">
      <w:pPr>
        <w:rPr>
          <w:rtl/>
        </w:rPr>
      </w:pPr>
      <w:r w:rsidRPr="00DE6131">
        <w:rPr>
          <w:rFonts w:hint="cs"/>
          <w:rtl/>
        </w:rPr>
        <w:t xml:space="preserve">غير أن التوسع </w:t>
      </w:r>
      <w:r w:rsidR="00127562" w:rsidRPr="00DE6131">
        <w:rPr>
          <w:rFonts w:hint="cs"/>
          <w:rtl/>
        </w:rPr>
        <w:t xml:space="preserve"> في </w:t>
      </w:r>
      <w:r w:rsidRPr="00DE6131">
        <w:rPr>
          <w:rFonts w:hint="cs"/>
          <w:rtl/>
        </w:rPr>
        <w:t>البنود</w:t>
      </w:r>
      <w:r w:rsidR="00127562" w:rsidRPr="00DE6131">
        <w:rPr>
          <w:rFonts w:hint="cs"/>
          <w:rtl/>
        </w:rPr>
        <w:t xml:space="preserve"> التعاق</w:t>
      </w:r>
      <w:r w:rsidRPr="00DE6131">
        <w:rPr>
          <w:rFonts w:hint="cs"/>
          <w:rtl/>
        </w:rPr>
        <w:t xml:space="preserve">دية على حساب الشروط </w:t>
      </w:r>
      <w:r w:rsidR="00592951" w:rsidRPr="00DE6131">
        <w:rPr>
          <w:rFonts w:hint="cs"/>
          <w:rtl/>
        </w:rPr>
        <w:t xml:space="preserve">التنظيمية </w:t>
      </w:r>
      <w:r w:rsidRPr="00DE6131">
        <w:rPr>
          <w:rFonts w:hint="cs"/>
          <w:rtl/>
        </w:rPr>
        <w:t>اللا</w:t>
      </w:r>
      <w:r w:rsidR="00127562" w:rsidRPr="00DE6131">
        <w:rPr>
          <w:rFonts w:hint="cs"/>
          <w:rtl/>
        </w:rPr>
        <w:t xml:space="preserve">ئحية </w:t>
      </w:r>
      <w:r w:rsidR="00592951" w:rsidRPr="00DE6131">
        <w:rPr>
          <w:rFonts w:hint="cs"/>
          <w:rtl/>
        </w:rPr>
        <w:t>تلبية</w:t>
      </w:r>
      <w:r w:rsidR="00127562" w:rsidRPr="00DE6131">
        <w:rPr>
          <w:rFonts w:hint="cs"/>
          <w:rtl/>
        </w:rPr>
        <w:t xml:space="preserve"> </w:t>
      </w:r>
      <w:r w:rsidR="009D1358" w:rsidRPr="00DE6131">
        <w:rPr>
          <w:rFonts w:hint="cs"/>
          <w:rtl/>
        </w:rPr>
        <w:t xml:space="preserve">ونزلا عند رغبة </w:t>
      </w:r>
      <w:r w:rsidR="00127562" w:rsidRPr="00DE6131">
        <w:rPr>
          <w:rFonts w:hint="cs"/>
          <w:rtl/>
        </w:rPr>
        <w:t>الأطراف</w:t>
      </w:r>
      <w:r w:rsidR="009D1358" w:rsidRPr="00DE6131">
        <w:rPr>
          <w:rFonts w:hint="cs"/>
          <w:rtl/>
        </w:rPr>
        <w:t xml:space="preserve"> المتعاقدة</w:t>
      </w:r>
      <w:r w:rsidR="00127562" w:rsidRPr="00DE6131">
        <w:rPr>
          <w:rFonts w:hint="cs"/>
          <w:rtl/>
        </w:rPr>
        <w:t xml:space="preserve"> وتماشيا مع </w:t>
      </w:r>
      <w:r w:rsidR="0017719B">
        <w:rPr>
          <w:rFonts w:hint="cs"/>
          <w:rtl/>
        </w:rPr>
        <w:t>أهداف</w:t>
      </w:r>
      <w:r w:rsidR="009D1358" w:rsidRPr="00DE6131">
        <w:rPr>
          <w:rFonts w:hint="cs"/>
          <w:rtl/>
        </w:rPr>
        <w:t xml:space="preserve"> </w:t>
      </w:r>
      <w:r w:rsidR="00127562" w:rsidRPr="00DE6131">
        <w:rPr>
          <w:rFonts w:hint="cs"/>
          <w:rtl/>
        </w:rPr>
        <w:t>هذا العقد من تطورات</w:t>
      </w:r>
      <w:r w:rsidR="009D1358" w:rsidRPr="00DE6131">
        <w:rPr>
          <w:rFonts w:hint="cs"/>
          <w:rtl/>
        </w:rPr>
        <w:t xml:space="preserve"> حديثة تعزز من خلالها سلطان الإرادة في العقود </w:t>
      </w:r>
      <w:r w:rsidR="002A79CD" w:rsidRPr="00DE6131">
        <w:rPr>
          <w:rFonts w:hint="cs"/>
          <w:rtl/>
        </w:rPr>
        <w:t>الإدارية</w:t>
      </w:r>
      <w:r w:rsidR="0017719B">
        <w:rPr>
          <w:rFonts w:hint="cs"/>
          <w:rtl/>
        </w:rPr>
        <w:t>،</w:t>
      </w:r>
      <w:r w:rsidR="009D1358" w:rsidRPr="00DE6131">
        <w:rPr>
          <w:rFonts w:hint="cs"/>
          <w:rtl/>
        </w:rPr>
        <w:t xml:space="preserve"> </w:t>
      </w:r>
      <w:r w:rsidR="0017719B">
        <w:rPr>
          <w:rFonts w:hint="cs"/>
          <w:rtl/>
        </w:rPr>
        <w:t xml:space="preserve"> إلا أ</w:t>
      </w:r>
      <w:r w:rsidR="00127562" w:rsidRPr="00DE6131">
        <w:rPr>
          <w:rFonts w:hint="cs"/>
          <w:rtl/>
        </w:rPr>
        <w:t xml:space="preserve">ن هذا التوسع </w:t>
      </w:r>
      <w:r w:rsidR="002A79CD" w:rsidRPr="00DE6131">
        <w:rPr>
          <w:rFonts w:hint="cs"/>
          <w:rtl/>
        </w:rPr>
        <w:t>لا يج</w:t>
      </w:r>
      <w:r w:rsidR="002A79CD" w:rsidRPr="00DE6131">
        <w:rPr>
          <w:rtl/>
        </w:rPr>
        <w:t>ب</w:t>
      </w:r>
      <w:r w:rsidR="00127562" w:rsidRPr="00DE6131">
        <w:rPr>
          <w:rFonts w:hint="cs"/>
          <w:rtl/>
        </w:rPr>
        <w:t xml:space="preserve"> </w:t>
      </w:r>
      <w:r w:rsidR="009D1358" w:rsidRPr="00DE6131">
        <w:rPr>
          <w:rFonts w:hint="cs"/>
          <w:rtl/>
        </w:rPr>
        <w:t xml:space="preserve">تحت أي </w:t>
      </w:r>
      <w:r w:rsidR="00127562" w:rsidRPr="00DE6131">
        <w:rPr>
          <w:rFonts w:hint="cs"/>
          <w:rtl/>
        </w:rPr>
        <w:t xml:space="preserve"> </w:t>
      </w:r>
      <w:r w:rsidR="009D1358" w:rsidRPr="00DE6131">
        <w:rPr>
          <w:rFonts w:hint="cs"/>
          <w:rtl/>
        </w:rPr>
        <w:t>مبرر</w:t>
      </w:r>
      <w:r w:rsidR="0017719B">
        <w:rPr>
          <w:rFonts w:hint="cs"/>
          <w:rtl/>
        </w:rPr>
        <w:t xml:space="preserve"> أ</w:t>
      </w:r>
      <w:r w:rsidR="00127562" w:rsidRPr="00DE6131">
        <w:rPr>
          <w:rFonts w:hint="cs"/>
          <w:rtl/>
        </w:rPr>
        <w:t xml:space="preserve">ن يكون بدون </w:t>
      </w:r>
      <w:r w:rsidR="0017719B">
        <w:rPr>
          <w:rFonts w:hint="cs"/>
          <w:rtl/>
        </w:rPr>
        <w:t>ضوابط أ</w:t>
      </w:r>
      <w:r w:rsidR="009D1358" w:rsidRPr="00DE6131">
        <w:rPr>
          <w:rFonts w:hint="cs"/>
          <w:rtl/>
        </w:rPr>
        <w:t xml:space="preserve">و حدود </w:t>
      </w:r>
      <w:r w:rsidR="00127562" w:rsidRPr="00DE6131">
        <w:rPr>
          <w:rFonts w:hint="cs"/>
          <w:rtl/>
        </w:rPr>
        <w:t xml:space="preserve"> الى </w:t>
      </w:r>
      <w:r w:rsidR="00127562" w:rsidRPr="00DE6131">
        <w:rPr>
          <w:rFonts w:hint="cs"/>
          <w:rtl/>
        </w:rPr>
        <w:lastRenderedPageBreak/>
        <w:t xml:space="preserve">الحد الذي </w:t>
      </w:r>
      <w:r w:rsidR="009D1358" w:rsidRPr="00DE6131">
        <w:rPr>
          <w:rFonts w:hint="cs"/>
          <w:rtl/>
        </w:rPr>
        <w:t xml:space="preserve">تتغول </w:t>
      </w:r>
      <w:r w:rsidR="00127562" w:rsidRPr="00DE6131">
        <w:rPr>
          <w:rFonts w:hint="cs"/>
          <w:rtl/>
        </w:rPr>
        <w:t xml:space="preserve">معه شروط </w:t>
      </w:r>
      <w:r w:rsidR="009D1358" w:rsidRPr="00DE6131">
        <w:rPr>
          <w:rFonts w:hint="cs"/>
          <w:rtl/>
        </w:rPr>
        <w:t xml:space="preserve">المتعاقدين على طبيعة العقد </w:t>
      </w:r>
      <w:r w:rsidR="00127562" w:rsidRPr="00DE6131">
        <w:rPr>
          <w:rFonts w:hint="cs"/>
          <w:rtl/>
        </w:rPr>
        <w:t xml:space="preserve">وتندثر </w:t>
      </w:r>
      <w:r w:rsidR="009D1358" w:rsidRPr="00DE6131">
        <w:rPr>
          <w:rFonts w:hint="cs"/>
          <w:rtl/>
        </w:rPr>
        <w:t xml:space="preserve">معه </w:t>
      </w:r>
      <w:r w:rsidR="00127562" w:rsidRPr="00DE6131">
        <w:rPr>
          <w:rFonts w:hint="cs"/>
          <w:rtl/>
        </w:rPr>
        <w:t xml:space="preserve"> كل امتيازات السلطة العامة في العقد </w:t>
      </w:r>
      <w:r w:rsidR="009D1358" w:rsidRPr="00DE6131">
        <w:rPr>
          <w:rFonts w:hint="cs"/>
          <w:rtl/>
        </w:rPr>
        <w:t>ل</w:t>
      </w:r>
      <w:r w:rsidR="00653784">
        <w:rPr>
          <w:rFonts w:hint="cs"/>
          <w:rtl/>
        </w:rPr>
        <w:t>أ</w:t>
      </w:r>
      <w:r w:rsidR="009D1358" w:rsidRPr="00DE6131">
        <w:rPr>
          <w:rFonts w:hint="cs"/>
          <w:rtl/>
        </w:rPr>
        <w:t>ن ذلك يؤدي الى انتفاء ال</w:t>
      </w:r>
      <w:r w:rsidR="00127562" w:rsidRPr="00DE6131">
        <w:rPr>
          <w:rFonts w:hint="cs"/>
          <w:rtl/>
        </w:rPr>
        <w:t>صفة الإداري</w:t>
      </w:r>
      <w:r w:rsidR="009D1358" w:rsidRPr="00DE6131">
        <w:rPr>
          <w:rFonts w:hint="cs"/>
          <w:rtl/>
        </w:rPr>
        <w:t>ة عن العقد الذي تكون السلطة العامة طرفا فيه</w:t>
      </w:r>
      <w:r w:rsidR="00653784">
        <w:rPr>
          <w:rFonts w:hint="cs"/>
          <w:rtl/>
        </w:rPr>
        <w:t>،</w:t>
      </w:r>
      <w:r w:rsidR="009D1358" w:rsidRPr="00DE6131">
        <w:rPr>
          <w:rFonts w:hint="cs"/>
          <w:rtl/>
        </w:rPr>
        <w:t xml:space="preserve"> ويكون موضوعه مرفقا عاما وهذا </w:t>
      </w:r>
      <w:r w:rsidR="002A79CD" w:rsidRPr="00DE6131">
        <w:rPr>
          <w:rFonts w:hint="cs"/>
          <w:rtl/>
        </w:rPr>
        <w:t>لا يستقي</w:t>
      </w:r>
      <w:r w:rsidR="002A79CD" w:rsidRPr="00DE6131">
        <w:rPr>
          <w:rtl/>
        </w:rPr>
        <w:t>م</w:t>
      </w:r>
      <w:r w:rsidR="009D1358" w:rsidRPr="00DE6131">
        <w:rPr>
          <w:rFonts w:hint="cs"/>
          <w:rtl/>
        </w:rPr>
        <w:t xml:space="preserve"> مع العقد التي تتصل بالمرافق العامة</w:t>
      </w:r>
      <w:r w:rsidR="00653784">
        <w:rPr>
          <w:rFonts w:hint="cs"/>
          <w:rtl/>
        </w:rPr>
        <w:t>،</w:t>
      </w:r>
      <w:r w:rsidR="009D1358" w:rsidRPr="00DE6131">
        <w:rPr>
          <w:rFonts w:hint="cs"/>
          <w:rtl/>
        </w:rPr>
        <w:t xml:space="preserve"> ولاسيما عقود تفويض المرفق العام </w:t>
      </w:r>
      <w:r w:rsidR="00653784">
        <w:rPr>
          <w:rFonts w:hint="cs"/>
          <w:rtl/>
        </w:rPr>
        <w:t>، وانطلاقا من ذلك فإ</w:t>
      </w:r>
      <w:r w:rsidR="00017D46" w:rsidRPr="00DE6131">
        <w:rPr>
          <w:rFonts w:hint="cs"/>
          <w:rtl/>
        </w:rPr>
        <w:t xml:space="preserve">ن عملية الرقابة </w:t>
      </w:r>
      <w:r w:rsidR="002A79CD" w:rsidRPr="00DE6131">
        <w:rPr>
          <w:rFonts w:hint="cs"/>
          <w:rtl/>
        </w:rPr>
        <w:t>على عق</w:t>
      </w:r>
      <w:r w:rsidR="002A79CD" w:rsidRPr="00DE6131">
        <w:rPr>
          <w:rtl/>
        </w:rPr>
        <w:t>د</w:t>
      </w:r>
      <w:r w:rsidR="00653784">
        <w:rPr>
          <w:rFonts w:hint="cs"/>
          <w:rtl/>
        </w:rPr>
        <w:t xml:space="preserve"> التفويض في الحقيقة ليست آلية من الآ</w:t>
      </w:r>
      <w:r w:rsidR="00017D46" w:rsidRPr="00DE6131">
        <w:rPr>
          <w:rFonts w:hint="cs"/>
          <w:rtl/>
        </w:rPr>
        <w:t>ليات القانونية التي فرضتها طبيعة المرفق العام والخصوصية المتعلقة به</w:t>
      </w:r>
      <w:r w:rsidR="00653784">
        <w:rPr>
          <w:rFonts w:hint="cs"/>
          <w:rtl/>
        </w:rPr>
        <w:t>،</w:t>
      </w:r>
      <w:r w:rsidR="00017D46" w:rsidRPr="00DE6131">
        <w:rPr>
          <w:rFonts w:hint="cs"/>
          <w:rtl/>
        </w:rPr>
        <w:t xml:space="preserve"> فلا</w:t>
      </w:r>
      <w:r w:rsidR="002A79CD" w:rsidRPr="00DE6131">
        <w:rPr>
          <w:rFonts w:hint="cs"/>
          <w:rtl/>
        </w:rPr>
        <w:t xml:space="preserve"> </w:t>
      </w:r>
      <w:r w:rsidR="00653784">
        <w:rPr>
          <w:rFonts w:hint="cs"/>
          <w:rtl/>
        </w:rPr>
        <w:t>يمكن بأي حال من الأحوال أ</w:t>
      </w:r>
      <w:r w:rsidR="00017D46" w:rsidRPr="00DE6131">
        <w:rPr>
          <w:rFonts w:hint="cs"/>
          <w:rtl/>
        </w:rPr>
        <w:t>ن يعامل المستثمر في المرفق العام كغيره من المستثمرين في قطاعات أخرى خاصة</w:t>
      </w:r>
      <w:r w:rsidR="00653784">
        <w:rPr>
          <w:rFonts w:hint="cs"/>
          <w:rtl/>
        </w:rPr>
        <w:t>،</w:t>
      </w:r>
      <w:r w:rsidR="00017D46" w:rsidRPr="00DE6131">
        <w:rPr>
          <w:rFonts w:hint="cs"/>
          <w:rtl/>
        </w:rPr>
        <w:t xml:space="preserve"> </w:t>
      </w:r>
      <w:r w:rsidR="002A79CD" w:rsidRPr="00DE6131">
        <w:rPr>
          <w:rFonts w:hint="cs"/>
          <w:rtl/>
        </w:rPr>
        <w:t>لأنه</w:t>
      </w:r>
      <w:r w:rsidR="00017D46" w:rsidRPr="00DE6131">
        <w:rPr>
          <w:rFonts w:hint="cs"/>
          <w:rtl/>
        </w:rPr>
        <w:t xml:space="preserve"> ببساطة </w:t>
      </w:r>
      <w:r w:rsidR="0071520F" w:rsidRPr="00DE6131">
        <w:rPr>
          <w:rFonts w:hint="cs"/>
          <w:rtl/>
        </w:rPr>
        <w:t>ما ينطب</w:t>
      </w:r>
      <w:r w:rsidR="0071520F" w:rsidRPr="00DE6131">
        <w:rPr>
          <w:rtl/>
        </w:rPr>
        <w:t>ق</w:t>
      </w:r>
      <w:r w:rsidR="00017D46" w:rsidRPr="00DE6131">
        <w:rPr>
          <w:rFonts w:hint="cs"/>
          <w:rtl/>
        </w:rPr>
        <w:t xml:space="preserve"> على المرفق العام </w:t>
      </w:r>
      <w:r w:rsidR="0071520F" w:rsidRPr="00DE6131">
        <w:rPr>
          <w:rFonts w:hint="cs"/>
          <w:rtl/>
        </w:rPr>
        <w:t>لا ينطب</w:t>
      </w:r>
      <w:r w:rsidR="0071520F" w:rsidRPr="00DE6131">
        <w:rPr>
          <w:rtl/>
        </w:rPr>
        <w:t>ق</w:t>
      </w:r>
      <w:r w:rsidR="00017D46" w:rsidRPr="00DE6131">
        <w:rPr>
          <w:rFonts w:hint="cs"/>
          <w:rtl/>
        </w:rPr>
        <w:t xml:space="preserve"> على المشاريع الخاصة.</w:t>
      </w:r>
      <w:bookmarkEnd w:id="215"/>
    </w:p>
    <w:p w14:paraId="58167FFE" w14:textId="20B53BB5" w:rsidR="00E30515" w:rsidRPr="00DE6131" w:rsidRDefault="00653784" w:rsidP="00ED1346">
      <w:pPr>
        <w:rPr>
          <w:color w:val="000000" w:themeColor="text1"/>
          <w:sz w:val="24"/>
          <w:szCs w:val="24"/>
          <w:highlight w:val="green"/>
          <w:rtl/>
        </w:rPr>
      </w:pPr>
      <w:r>
        <w:rPr>
          <w:rFonts w:hint="cs"/>
          <w:color w:val="000000" w:themeColor="text1"/>
          <w:rtl/>
        </w:rPr>
        <w:t>بل إ</w:t>
      </w:r>
      <w:r w:rsidR="00223FB5" w:rsidRPr="00DE6131">
        <w:rPr>
          <w:rFonts w:hint="cs"/>
          <w:color w:val="000000" w:themeColor="text1"/>
          <w:rtl/>
        </w:rPr>
        <w:t>ن طبيعة عقد التفويض وتعلق</w:t>
      </w:r>
      <w:r>
        <w:rPr>
          <w:rFonts w:hint="cs"/>
          <w:color w:val="000000" w:themeColor="text1"/>
          <w:rtl/>
        </w:rPr>
        <w:t>ه بالمرفق العام قد يتيح للمفوض إ</w:t>
      </w:r>
      <w:r w:rsidR="00223FB5" w:rsidRPr="00DE6131">
        <w:rPr>
          <w:rFonts w:hint="cs"/>
          <w:color w:val="000000" w:themeColor="text1"/>
          <w:rtl/>
        </w:rPr>
        <w:t xml:space="preserve">ليه التمتع ببعض من </w:t>
      </w:r>
      <w:r w:rsidR="00127562" w:rsidRPr="00DE6131">
        <w:rPr>
          <w:rFonts w:hint="cs"/>
          <w:color w:val="000000" w:themeColor="text1"/>
          <w:rtl/>
        </w:rPr>
        <w:t xml:space="preserve"> </w:t>
      </w:r>
      <w:r w:rsidR="00223FB5" w:rsidRPr="00DE6131">
        <w:rPr>
          <w:rFonts w:hint="cs"/>
          <w:color w:val="000000" w:themeColor="text1"/>
          <w:rtl/>
        </w:rPr>
        <w:t>امتيازات السلطة العامة</w:t>
      </w:r>
      <w:r w:rsidR="00127562" w:rsidRPr="00DE6131">
        <w:rPr>
          <w:rFonts w:hint="cs"/>
          <w:color w:val="000000" w:themeColor="text1"/>
          <w:rtl/>
        </w:rPr>
        <w:t xml:space="preserve"> </w:t>
      </w:r>
      <w:r w:rsidR="00223FB5" w:rsidRPr="00DE6131">
        <w:rPr>
          <w:rFonts w:hint="cs"/>
          <w:color w:val="000000" w:themeColor="text1"/>
          <w:rtl/>
        </w:rPr>
        <w:t xml:space="preserve">من أجل </w:t>
      </w:r>
      <w:r w:rsidR="00127562" w:rsidRPr="00DE6131">
        <w:rPr>
          <w:rFonts w:hint="cs"/>
          <w:color w:val="000000" w:themeColor="text1"/>
          <w:rtl/>
        </w:rPr>
        <w:t xml:space="preserve"> تمكينه من تنفيذ </w:t>
      </w:r>
      <w:r w:rsidR="00223FB5" w:rsidRPr="00DE6131">
        <w:rPr>
          <w:rFonts w:hint="cs"/>
          <w:color w:val="000000" w:themeColor="text1"/>
          <w:rtl/>
        </w:rPr>
        <w:t xml:space="preserve">مهامه موضوع </w:t>
      </w:r>
      <w:r w:rsidR="00127562" w:rsidRPr="00DE6131">
        <w:rPr>
          <w:rFonts w:hint="cs"/>
          <w:color w:val="000000" w:themeColor="text1"/>
          <w:rtl/>
        </w:rPr>
        <w:t xml:space="preserve">عقد التفويض </w:t>
      </w:r>
      <w:r w:rsidR="00223FB5" w:rsidRPr="00DE6131">
        <w:rPr>
          <w:rFonts w:hint="cs"/>
          <w:color w:val="000000" w:themeColor="text1"/>
          <w:rtl/>
        </w:rPr>
        <w:t>المرتبطة</w:t>
      </w:r>
      <w:r w:rsidR="00127562" w:rsidRPr="00DE6131">
        <w:rPr>
          <w:rFonts w:hint="cs"/>
          <w:color w:val="000000" w:themeColor="text1"/>
          <w:rtl/>
        </w:rPr>
        <w:t xml:space="preserve"> بإدارة </w:t>
      </w:r>
      <w:r w:rsidR="00223FB5" w:rsidRPr="00DE6131">
        <w:rPr>
          <w:rFonts w:hint="cs"/>
          <w:color w:val="000000" w:themeColor="text1"/>
          <w:rtl/>
        </w:rPr>
        <w:t>واستغلال</w:t>
      </w:r>
      <w:r w:rsidR="00127562" w:rsidRPr="00DE6131">
        <w:rPr>
          <w:rFonts w:hint="cs"/>
          <w:color w:val="000000" w:themeColor="text1"/>
          <w:rtl/>
        </w:rPr>
        <w:t xml:space="preserve"> المرفق العام</w:t>
      </w:r>
      <w:r>
        <w:rPr>
          <w:rFonts w:hint="cs"/>
          <w:color w:val="000000" w:themeColor="text1"/>
          <w:rtl/>
        </w:rPr>
        <w:t>،</w:t>
      </w:r>
      <w:r w:rsidR="00127562" w:rsidRPr="00DE6131">
        <w:rPr>
          <w:rFonts w:hint="cs"/>
          <w:color w:val="000000" w:themeColor="text1"/>
          <w:rtl/>
        </w:rPr>
        <w:t xml:space="preserve"> ومن </w:t>
      </w:r>
      <w:r w:rsidR="00223FB5" w:rsidRPr="00DE6131">
        <w:rPr>
          <w:rFonts w:hint="cs"/>
          <w:color w:val="000000" w:themeColor="text1"/>
          <w:rtl/>
        </w:rPr>
        <w:t xml:space="preserve">بين </w:t>
      </w:r>
      <w:r w:rsidR="00127562" w:rsidRPr="00DE6131">
        <w:rPr>
          <w:rFonts w:hint="cs"/>
          <w:color w:val="000000" w:themeColor="text1"/>
          <w:rtl/>
        </w:rPr>
        <w:t>هذه الامتيازات</w:t>
      </w:r>
      <w:r w:rsidR="00223FB5" w:rsidRPr="00DE6131">
        <w:rPr>
          <w:rFonts w:hint="cs"/>
          <w:color w:val="000000" w:themeColor="text1"/>
          <w:rtl/>
        </w:rPr>
        <w:t xml:space="preserve"> سلطة </w:t>
      </w:r>
      <w:r>
        <w:rPr>
          <w:rFonts w:hint="cs"/>
          <w:color w:val="000000" w:themeColor="text1"/>
          <w:rtl/>
        </w:rPr>
        <w:t xml:space="preserve"> نزع ملكية العقارات والأ</w:t>
      </w:r>
      <w:r w:rsidR="00127562" w:rsidRPr="00DE6131">
        <w:rPr>
          <w:rFonts w:hint="cs"/>
          <w:color w:val="000000" w:themeColor="text1"/>
          <w:rtl/>
        </w:rPr>
        <w:t xml:space="preserve">شغال العامة وإصدار قرارات </w:t>
      </w:r>
      <w:r w:rsidR="00223FB5" w:rsidRPr="00DE6131">
        <w:rPr>
          <w:rFonts w:hint="cs"/>
          <w:color w:val="000000" w:themeColor="text1"/>
          <w:rtl/>
        </w:rPr>
        <w:t xml:space="preserve"> ذات طابع إداري</w:t>
      </w:r>
      <w:r w:rsidR="00127562" w:rsidRPr="00DE6131">
        <w:rPr>
          <w:rFonts w:hint="cs"/>
          <w:color w:val="000000" w:themeColor="text1"/>
          <w:rtl/>
        </w:rPr>
        <w:t xml:space="preserve"> </w:t>
      </w:r>
      <w:r>
        <w:rPr>
          <w:rFonts w:hint="cs"/>
          <w:color w:val="000000" w:themeColor="text1"/>
          <w:rtl/>
        </w:rPr>
        <w:t>من أ</w:t>
      </w:r>
      <w:r w:rsidR="00223FB5" w:rsidRPr="00DE6131">
        <w:rPr>
          <w:rFonts w:hint="cs"/>
          <w:color w:val="000000" w:themeColor="text1"/>
          <w:rtl/>
        </w:rPr>
        <w:t>جل تسيير</w:t>
      </w:r>
      <w:r w:rsidR="00127562" w:rsidRPr="00DE6131">
        <w:rPr>
          <w:rFonts w:hint="cs"/>
          <w:color w:val="000000" w:themeColor="text1"/>
          <w:rtl/>
        </w:rPr>
        <w:t>المرفق</w:t>
      </w:r>
      <w:r>
        <w:rPr>
          <w:rFonts w:hint="cs"/>
          <w:color w:val="000000" w:themeColor="text1"/>
          <w:rtl/>
        </w:rPr>
        <w:t>،</w:t>
      </w:r>
      <w:r w:rsidR="00127562" w:rsidRPr="00DE6131">
        <w:rPr>
          <w:rFonts w:hint="cs"/>
          <w:color w:val="000000" w:themeColor="text1"/>
          <w:rtl/>
        </w:rPr>
        <w:t xml:space="preserve"> </w:t>
      </w:r>
      <w:r w:rsidR="00223FB5" w:rsidRPr="00DE6131">
        <w:rPr>
          <w:rFonts w:hint="cs"/>
          <w:color w:val="000000" w:themeColor="text1"/>
          <w:rtl/>
        </w:rPr>
        <w:t xml:space="preserve">وبذلك </w:t>
      </w:r>
      <w:r>
        <w:rPr>
          <w:rFonts w:hint="cs"/>
          <w:color w:val="000000" w:themeColor="text1"/>
          <w:rtl/>
        </w:rPr>
        <w:t xml:space="preserve"> فإ</w:t>
      </w:r>
      <w:r w:rsidR="00127562" w:rsidRPr="00DE6131">
        <w:rPr>
          <w:rFonts w:hint="cs"/>
          <w:color w:val="000000" w:themeColor="text1"/>
          <w:rtl/>
        </w:rPr>
        <w:t xml:space="preserve">نه يحق </w:t>
      </w:r>
      <w:r w:rsidR="00223FB5" w:rsidRPr="00DE6131">
        <w:rPr>
          <w:rFonts w:hint="cs"/>
          <w:color w:val="000000" w:themeColor="text1"/>
          <w:rtl/>
        </w:rPr>
        <w:t xml:space="preserve">لصاحب التفويض </w:t>
      </w:r>
      <w:r>
        <w:rPr>
          <w:rFonts w:hint="cs"/>
          <w:color w:val="000000" w:themeColor="text1"/>
          <w:rtl/>
        </w:rPr>
        <w:t>طلب نزع الملكية دون أ</w:t>
      </w:r>
      <w:r w:rsidR="00127562" w:rsidRPr="00DE6131">
        <w:rPr>
          <w:rFonts w:hint="cs"/>
          <w:color w:val="000000" w:themeColor="text1"/>
          <w:rtl/>
        </w:rPr>
        <w:t xml:space="preserve">ن </w:t>
      </w:r>
      <w:r w:rsidR="00223FB5" w:rsidRPr="00DE6131">
        <w:rPr>
          <w:rFonts w:hint="cs"/>
          <w:color w:val="000000" w:themeColor="text1"/>
          <w:rtl/>
        </w:rPr>
        <w:t>يعد</w:t>
      </w:r>
      <w:r>
        <w:rPr>
          <w:rFonts w:hint="cs"/>
          <w:color w:val="000000" w:themeColor="text1"/>
          <w:rtl/>
        </w:rPr>
        <w:t xml:space="preserve"> ذلك إ</w:t>
      </w:r>
      <w:r w:rsidR="00127562" w:rsidRPr="00DE6131">
        <w:rPr>
          <w:rFonts w:hint="cs"/>
          <w:color w:val="000000" w:themeColor="text1"/>
          <w:rtl/>
        </w:rPr>
        <w:t xml:space="preserve">عتداء من </w:t>
      </w:r>
      <w:r w:rsidR="00223FB5" w:rsidRPr="00DE6131">
        <w:rPr>
          <w:rFonts w:hint="cs"/>
          <w:color w:val="000000" w:themeColor="text1"/>
          <w:rtl/>
        </w:rPr>
        <w:t>جانبه</w:t>
      </w:r>
      <w:r w:rsidR="00127562" w:rsidRPr="00DE6131">
        <w:rPr>
          <w:rFonts w:hint="cs"/>
          <w:color w:val="000000" w:themeColor="text1"/>
          <w:rtl/>
        </w:rPr>
        <w:t xml:space="preserve"> على الأملاك الخاصة </w:t>
      </w:r>
      <w:r w:rsidR="00223FB5" w:rsidRPr="00DE6131">
        <w:rPr>
          <w:rFonts w:hint="cs"/>
          <w:color w:val="000000" w:themeColor="text1"/>
          <w:rtl/>
        </w:rPr>
        <w:t>باعتبار</w:t>
      </w:r>
      <w:r>
        <w:rPr>
          <w:rFonts w:hint="cs"/>
          <w:color w:val="000000" w:themeColor="text1"/>
          <w:rtl/>
        </w:rPr>
        <w:t xml:space="preserve"> أ</w:t>
      </w:r>
      <w:r w:rsidR="00127562" w:rsidRPr="00DE6131">
        <w:rPr>
          <w:rFonts w:hint="cs"/>
          <w:color w:val="000000" w:themeColor="text1"/>
          <w:rtl/>
        </w:rPr>
        <w:t xml:space="preserve">ن </w:t>
      </w:r>
      <w:r w:rsidR="00223FB5" w:rsidRPr="00DE6131">
        <w:rPr>
          <w:rFonts w:hint="cs"/>
          <w:color w:val="000000" w:themeColor="text1"/>
          <w:rtl/>
        </w:rPr>
        <w:t>صاحب التفويض</w:t>
      </w:r>
      <w:r w:rsidR="00127562" w:rsidRPr="00DE6131">
        <w:rPr>
          <w:rFonts w:hint="cs"/>
          <w:color w:val="000000" w:themeColor="text1"/>
          <w:rtl/>
        </w:rPr>
        <w:t xml:space="preserve"> </w:t>
      </w:r>
      <w:r w:rsidR="00223FB5" w:rsidRPr="00DE6131">
        <w:rPr>
          <w:rFonts w:hint="cs"/>
          <w:color w:val="000000" w:themeColor="text1"/>
          <w:rtl/>
        </w:rPr>
        <w:t>ليس</w:t>
      </w:r>
      <w:r w:rsidR="00127562" w:rsidRPr="00DE6131">
        <w:rPr>
          <w:rFonts w:hint="cs"/>
          <w:color w:val="000000" w:themeColor="text1"/>
          <w:rtl/>
        </w:rPr>
        <w:t xml:space="preserve"> </w:t>
      </w:r>
      <w:r w:rsidR="00223FB5" w:rsidRPr="00DE6131">
        <w:rPr>
          <w:rFonts w:hint="cs"/>
          <w:color w:val="000000" w:themeColor="text1"/>
          <w:rtl/>
        </w:rPr>
        <w:t xml:space="preserve">له </w:t>
      </w:r>
      <w:r w:rsidR="00127562" w:rsidRPr="00DE6131">
        <w:rPr>
          <w:rFonts w:hint="cs"/>
          <w:color w:val="000000" w:themeColor="text1"/>
          <w:rtl/>
        </w:rPr>
        <w:t xml:space="preserve">سلطة نزع الملكية </w:t>
      </w:r>
      <w:r w:rsidR="00223FB5" w:rsidRPr="00DE6131">
        <w:rPr>
          <w:rFonts w:hint="cs"/>
          <w:color w:val="000000" w:themeColor="text1"/>
          <w:rtl/>
        </w:rPr>
        <w:t xml:space="preserve">بشكل مبدئي وأصلي </w:t>
      </w:r>
      <w:r>
        <w:rPr>
          <w:rFonts w:hint="cs"/>
          <w:color w:val="000000" w:themeColor="text1"/>
          <w:rtl/>
        </w:rPr>
        <w:t>وإ</w:t>
      </w:r>
      <w:r w:rsidR="009B08F5" w:rsidRPr="00DE6131">
        <w:rPr>
          <w:rFonts w:hint="cs"/>
          <w:color w:val="000000" w:themeColor="text1"/>
          <w:rtl/>
        </w:rPr>
        <w:t xml:space="preserve">نما استمد هذا الحق من </w:t>
      </w:r>
      <w:r w:rsidR="00D64661" w:rsidRPr="00DE6131">
        <w:rPr>
          <w:rFonts w:hint="cs"/>
          <w:color w:val="000000" w:themeColor="text1"/>
          <w:rtl/>
        </w:rPr>
        <w:t xml:space="preserve">جراء </w:t>
      </w:r>
      <w:r w:rsidR="009B08F5" w:rsidRPr="00DE6131">
        <w:rPr>
          <w:rFonts w:hint="cs"/>
          <w:color w:val="000000" w:themeColor="text1"/>
          <w:rtl/>
        </w:rPr>
        <w:t>تعلق</w:t>
      </w:r>
      <w:r w:rsidR="00852231">
        <w:rPr>
          <w:rFonts w:hint="cs"/>
          <w:color w:val="000000" w:themeColor="text1"/>
          <w:rtl/>
        </w:rPr>
        <w:t xml:space="preserve"> نشاطه بالمرفق العام المفوض</w:t>
      </w:r>
      <w:r w:rsidR="00E30515" w:rsidRPr="00DE6131">
        <w:rPr>
          <w:rFonts w:hint="cs"/>
          <w:color w:val="000000" w:themeColor="text1"/>
          <w:rtl/>
        </w:rPr>
        <w:t>،</w:t>
      </w:r>
      <w:r w:rsidR="00852231">
        <w:rPr>
          <w:rFonts w:hint="cs"/>
          <w:color w:val="000000" w:themeColor="text1"/>
          <w:rtl/>
        </w:rPr>
        <w:t xml:space="preserve"> </w:t>
      </w:r>
      <w:r w:rsidR="00E30515" w:rsidRPr="00DE6131">
        <w:rPr>
          <w:rFonts w:hint="cs"/>
          <w:color w:val="000000" w:themeColor="text1"/>
          <w:rtl/>
        </w:rPr>
        <w:t xml:space="preserve">بالإضافة </w:t>
      </w:r>
      <w:r w:rsidR="00852231">
        <w:rPr>
          <w:rFonts w:hint="cs"/>
          <w:color w:val="000000" w:themeColor="text1"/>
          <w:rtl/>
        </w:rPr>
        <w:t>الى أ</w:t>
      </w:r>
      <w:r w:rsidR="00127562" w:rsidRPr="00DE6131">
        <w:rPr>
          <w:rFonts w:hint="cs"/>
          <w:color w:val="000000" w:themeColor="text1"/>
          <w:rtl/>
        </w:rPr>
        <w:t>ن</w:t>
      </w:r>
      <w:r w:rsidR="00E30515" w:rsidRPr="00DE6131">
        <w:rPr>
          <w:rFonts w:hint="cs"/>
          <w:color w:val="000000" w:themeColor="text1"/>
          <w:rtl/>
        </w:rPr>
        <w:t>ه في الأخير تؤول</w:t>
      </w:r>
      <w:r w:rsidR="00127562" w:rsidRPr="00DE6131">
        <w:rPr>
          <w:rFonts w:hint="cs"/>
          <w:color w:val="000000" w:themeColor="text1"/>
          <w:rtl/>
        </w:rPr>
        <w:t xml:space="preserve"> </w:t>
      </w:r>
      <w:r w:rsidR="00852231">
        <w:rPr>
          <w:rFonts w:hint="cs"/>
          <w:color w:val="000000" w:themeColor="text1"/>
          <w:rtl/>
        </w:rPr>
        <w:t>المشاريع العامة المنجزة في إطار التفويض، و</w:t>
      </w:r>
      <w:r w:rsidR="00127562" w:rsidRPr="00DE6131">
        <w:rPr>
          <w:rFonts w:hint="cs"/>
          <w:color w:val="000000" w:themeColor="text1"/>
          <w:rtl/>
        </w:rPr>
        <w:t xml:space="preserve">التي </w:t>
      </w:r>
      <w:r w:rsidR="00586F39" w:rsidRPr="00DE6131">
        <w:rPr>
          <w:rFonts w:hint="cs"/>
          <w:color w:val="000000" w:themeColor="text1"/>
          <w:rtl/>
        </w:rPr>
        <w:t>تقيمها</w:t>
      </w:r>
      <w:r w:rsidR="00127562" w:rsidRPr="00DE6131">
        <w:rPr>
          <w:rFonts w:hint="cs"/>
          <w:color w:val="000000" w:themeColor="text1"/>
          <w:rtl/>
        </w:rPr>
        <w:t xml:space="preserve"> الأشخاص الخاصة المفوضة </w:t>
      </w:r>
      <w:r w:rsidR="00852231">
        <w:rPr>
          <w:rFonts w:hint="cs"/>
          <w:color w:val="000000" w:themeColor="text1"/>
          <w:rtl/>
        </w:rPr>
        <w:t>في</w:t>
      </w:r>
      <w:r w:rsidR="00586F39" w:rsidRPr="00DE6131">
        <w:rPr>
          <w:rFonts w:hint="cs"/>
          <w:color w:val="000000" w:themeColor="text1"/>
          <w:rtl/>
        </w:rPr>
        <w:t xml:space="preserve"> نهاية مدة</w:t>
      </w:r>
      <w:r w:rsidR="00127562" w:rsidRPr="00DE6131">
        <w:rPr>
          <w:rFonts w:hint="cs"/>
          <w:color w:val="000000" w:themeColor="text1"/>
          <w:rtl/>
        </w:rPr>
        <w:t xml:space="preserve"> العقد الى </w:t>
      </w:r>
      <w:r w:rsidR="00586F39" w:rsidRPr="00DE6131">
        <w:rPr>
          <w:rFonts w:hint="cs"/>
          <w:color w:val="000000" w:themeColor="text1"/>
          <w:rtl/>
        </w:rPr>
        <w:t>السلطة</w:t>
      </w:r>
      <w:r w:rsidR="00127562" w:rsidRPr="00DE6131">
        <w:rPr>
          <w:rFonts w:hint="cs"/>
          <w:color w:val="000000" w:themeColor="text1"/>
          <w:rtl/>
        </w:rPr>
        <w:t xml:space="preserve"> </w:t>
      </w:r>
      <w:r w:rsidR="00586F39" w:rsidRPr="00DE6131">
        <w:rPr>
          <w:rFonts w:hint="cs"/>
          <w:color w:val="000000" w:themeColor="text1"/>
          <w:rtl/>
        </w:rPr>
        <w:t>المفوضة</w:t>
      </w:r>
      <w:r w:rsidR="00852231">
        <w:rPr>
          <w:rFonts w:hint="cs"/>
          <w:color w:val="000000" w:themeColor="text1"/>
          <w:rtl/>
        </w:rPr>
        <w:t xml:space="preserve"> أو في الحد الأدنى فإ</w:t>
      </w:r>
      <w:r w:rsidR="00127562" w:rsidRPr="00DE6131">
        <w:rPr>
          <w:rFonts w:hint="cs"/>
          <w:color w:val="000000" w:themeColor="text1"/>
          <w:rtl/>
        </w:rPr>
        <w:t xml:space="preserve">ن المتعاقد المفوض يقوم </w:t>
      </w:r>
      <w:r w:rsidR="0071520F" w:rsidRPr="00DE6131">
        <w:rPr>
          <w:rFonts w:hint="cs"/>
          <w:color w:val="000000" w:themeColor="text1"/>
          <w:rtl/>
        </w:rPr>
        <w:t>بإنجازها</w:t>
      </w:r>
      <w:r w:rsidR="00127562" w:rsidRPr="00DE6131">
        <w:rPr>
          <w:rFonts w:hint="cs"/>
          <w:color w:val="000000" w:themeColor="text1"/>
          <w:rtl/>
        </w:rPr>
        <w:t xml:space="preserve"> لحساب </w:t>
      </w:r>
      <w:r w:rsidR="00586F39" w:rsidRPr="00DE6131">
        <w:rPr>
          <w:rFonts w:hint="cs"/>
          <w:color w:val="000000" w:themeColor="text1"/>
          <w:rtl/>
        </w:rPr>
        <w:t>الجهة الإدارية المتعاقدة</w:t>
      </w:r>
      <w:r w:rsidR="00852231">
        <w:rPr>
          <w:rFonts w:hint="cs"/>
          <w:color w:val="000000" w:themeColor="text1"/>
          <w:rtl/>
        </w:rPr>
        <w:t>، وهذا من شأنه أ</w:t>
      </w:r>
      <w:r w:rsidR="00127562" w:rsidRPr="00DE6131">
        <w:rPr>
          <w:rFonts w:hint="cs"/>
          <w:color w:val="000000" w:themeColor="text1"/>
          <w:rtl/>
        </w:rPr>
        <w:t xml:space="preserve">ن </w:t>
      </w:r>
      <w:r w:rsidR="00586F39" w:rsidRPr="00DE6131">
        <w:rPr>
          <w:rFonts w:hint="cs"/>
          <w:color w:val="000000" w:themeColor="text1"/>
          <w:rtl/>
        </w:rPr>
        <w:t>يضع</w:t>
      </w:r>
      <w:r w:rsidR="00127562" w:rsidRPr="00DE6131">
        <w:rPr>
          <w:rFonts w:hint="cs"/>
          <w:color w:val="000000" w:themeColor="text1"/>
          <w:rtl/>
        </w:rPr>
        <w:t xml:space="preserve">  تلك ال</w:t>
      </w:r>
      <w:r w:rsidR="00852231">
        <w:rPr>
          <w:rFonts w:hint="cs"/>
          <w:color w:val="000000" w:themeColor="text1"/>
          <w:rtl/>
        </w:rPr>
        <w:t>أ</w:t>
      </w:r>
      <w:r w:rsidR="00127562" w:rsidRPr="00DE6131">
        <w:rPr>
          <w:rFonts w:hint="cs"/>
          <w:color w:val="000000" w:themeColor="text1"/>
          <w:rtl/>
        </w:rPr>
        <w:t xml:space="preserve">شغال </w:t>
      </w:r>
      <w:r w:rsidR="00ED1346">
        <w:rPr>
          <w:rFonts w:hint="cs"/>
          <w:color w:val="000000" w:themeColor="text1"/>
          <w:rtl/>
        </w:rPr>
        <w:t>في</w:t>
      </w:r>
      <w:r w:rsidR="00586F39" w:rsidRPr="00DE6131">
        <w:rPr>
          <w:rFonts w:hint="cs"/>
          <w:color w:val="000000" w:themeColor="text1"/>
          <w:rtl/>
        </w:rPr>
        <w:t xml:space="preserve"> نطاق</w:t>
      </w:r>
      <w:r w:rsidR="00127562" w:rsidRPr="00DE6131">
        <w:rPr>
          <w:rFonts w:hint="cs"/>
          <w:color w:val="000000" w:themeColor="text1"/>
          <w:rtl/>
        </w:rPr>
        <w:t xml:space="preserve"> حصانة </w:t>
      </w:r>
      <w:r w:rsidR="0071520F" w:rsidRPr="00DE6131">
        <w:rPr>
          <w:rFonts w:hint="cs"/>
          <w:color w:val="000000" w:themeColor="text1"/>
          <w:rtl/>
        </w:rPr>
        <w:t>المنشآت</w:t>
      </w:r>
      <w:r w:rsidR="00127562" w:rsidRPr="00DE6131">
        <w:rPr>
          <w:rFonts w:hint="cs"/>
          <w:color w:val="000000" w:themeColor="text1"/>
          <w:rtl/>
        </w:rPr>
        <w:t xml:space="preserve"> العامة المتمثلة بعدم جواز هدمها حتى لو تم تشييدها </w:t>
      </w:r>
      <w:r w:rsidR="00586F39" w:rsidRPr="00DE6131">
        <w:rPr>
          <w:rFonts w:hint="cs"/>
          <w:color w:val="000000" w:themeColor="text1"/>
          <w:rtl/>
        </w:rPr>
        <w:t>بشكل</w:t>
      </w:r>
      <w:r w:rsidR="00127562" w:rsidRPr="00DE6131">
        <w:rPr>
          <w:rFonts w:hint="cs"/>
          <w:color w:val="000000" w:themeColor="text1"/>
          <w:rtl/>
        </w:rPr>
        <w:t xml:space="preserve"> يخالف </w:t>
      </w:r>
      <w:r w:rsidR="00586F39" w:rsidRPr="00DE6131">
        <w:rPr>
          <w:rFonts w:hint="cs"/>
          <w:color w:val="000000" w:themeColor="text1"/>
          <w:rtl/>
        </w:rPr>
        <w:t>القواعد</w:t>
      </w:r>
      <w:r w:rsidR="00127562" w:rsidRPr="00DE6131">
        <w:rPr>
          <w:rFonts w:hint="cs"/>
          <w:color w:val="000000" w:themeColor="text1"/>
          <w:rtl/>
        </w:rPr>
        <w:t xml:space="preserve"> </w:t>
      </w:r>
      <w:r w:rsidR="00586F39" w:rsidRPr="00DE6131">
        <w:rPr>
          <w:rFonts w:hint="cs"/>
          <w:color w:val="000000" w:themeColor="text1"/>
          <w:rtl/>
        </w:rPr>
        <w:t>القانونية</w:t>
      </w:r>
      <w:r w:rsidR="00127562" w:rsidRPr="00DE6131">
        <w:rPr>
          <w:rFonts w:hint="cs"/>
          <w:color w:val="000000" w:themeColor="text1"/>
          <w:rtl/>
        </w:rPr>
        <w:t xml:space="preserve"> الخاصة </w:t>
      </w:r>
      <w:r w:rsidR="00586F39" w:rsidRPr="00DE6131">
        <w:rPr>
          <w:rFonts w:hint="cs"/>
          <w:color w:val="000000" w:themeColor="text1"/>
          <w:rtl/>
        </w:rPr>
        <w:t>المعمول بها في مجال قوانيين</w:t>
      </w:r>
      <w:r w:rsidR="00127562" w:rsidRPr="00DE6131">
        <w:rPr>
          <w:rFonts w:hint="cs"/>
          <w:color w:val="000000" w:themeColor="text1"/>
          <w:rtl/>
        </w:rPr>
        <w:t xml:space="preserve"> البناء </w:t>
      </w:r>
      <w:r w:rsidR="00586F39" w:rsidRPr="00DE6131">
        <w:rPr>
          <w:rFonts w:hint="cs"/>
          <w:color w:val="000000" w:themeColor="text1"/>
          <w:rtl/>
        </w:rPr>
        <w:t>والتعمير</w:t>
      </w:r>
      <w:r w:rsidR="00127562" w:rsidRPr="00DE6131">
        <w:rPr>
          <w:rStyle w:val="Appelnotedebasdep"/>
          <w:color w:val="000000" w:themeColor="text1"/>
          <w:rtl/>
        </w:rPr>
        <w:footnoteReference w:id="274"/>
      </w:r>
      <w:r w:rsidR="00586F39" w:rsidRPr="00DE6131">
        <w:rPr>
          <w:rFonts w:hint="cs"/>
          <w:color w:val="000000" w:themeColor="text1"/>
          <w:sz w:val="24"/>
          <w:szCs w:val="24"/>
          <w:rtl/>
        </w:rPr>
        <w:t>.</w:t>
      </w:r>
    </w:p>
    <w:p w14:paraId="44290D27" w14:textId="02B16BD6" w:rsidR="00F96DC2" w:rsidRDefault="00586F39" w:rsidP="00D74548">
      <w:pPr>
        <w:rPr>
          <w:rtl/>
        </w:rPr>
      </w:pPr>
      <w:r w:rsidRPr="00DE6131">
        <w:rPr>
          <w:rFonts w:hint="cs"/>
          <w:rtl/>
        </w:rPr>
        <w:t>وفي هذا ال</w:t>
      </w:r>
      <w:r w:rsidR="00ED1346">
        <w:rPr>
          <w:rFonts w:hint="cs"/>
          <w:rtl/>
        </w:rPr>
        <w:t>إطار أ</w:t>
      </w:r>
      <w:r w:rsidRPr="00DE6131">
        <w:rPr>
          <w:rFonts w:hint="cs"/>
          <w:rtl/>
        </w:rPr>
        <w:t xml:space="preserve">قر </w:t>
      </w:r>
      <w:r w:rsidR="00127562" w:rsidRPr="00DE6131">
        <w:rPr>
          <w:rFonts w:hint="cs"/>
          <w:rtl/>
        </w:rPr>
        <w:t xml:space="preserve">القضاء الفرنسي حق </w:t>
      </w:r>
      <w:r w:rsidRPr="00DE6131">
        <w:rPr>
          <w:rFonts w:hint="cs"/>
          <w:rtl/>
        </w:rPr>
        <w:t xml:space="preserve">المفوض له القائم على إدارة </w:t>
      </w:r>
      <w:r w:rsidR="00127562" w:rsidRPr="00DE6131">
        <w:rPr>
          <w:rFonts w:hint="cs"/>
          <w:rtl/>
        </w:rPr>
        <w:t xml:space="preserve"> واستثمار المرفق العامة </w:t>
      </w:r>
      <w:r w:rsidRPr="00DE6131">
        <w:rPr>
          <w:rFonts w:hint="cs"/>
          <w:rtl/>
        </w:rPr>
        <w:t xml:space="preserve">في </w:t>
      </w:r>
      <w:r w:rsidR="00ED1346">
        <w:rPr>
          <w:rFonts w:hint="cs"/>
          <w:rtl/>
        </w:rPr>
        <w:t>إ</w:t>
      </w:r>
      <w:r w:rsidRPr="00DE6131">
        <w:rPr>
          <w:rFonts w:hint="cs"/>
          <w:rtl/>
        </w:rPr>
        <w:t xml:space="preserve">صدار </w:t>
      </w:r>
      <w:r w:rsidR="0071520F" w:rsidRPr="00DE6131">
        <w:rPr>
          <w:rFonts w:hint="cs"/>
          <w:rtl/>
        </w:rPr>
        <w:t>ما يلز</w:t>
      </w:r>
      <w:r w:rsidR="0071520F" w:rsidRPr="00DE6131">
        <w:rPr>
          <w:rtl/>
        </w:rPr>
        <w:t>م</w:t>
      </w:r>
      <w:r w:rsidRPr="00DE6131">
        <w:rPr>
          <w:rFonts w:hint="cs"/>
          <w:rtl/>
        </w:rPr>
        <w:t xml:space="preserve"> من القرارات ال</w:t>
      </w:r>
      <w:r w:rsidR="00ED1346">
        <w:rPr>
          <w:rFonts w:hint="cs"/>
          <w:rtl/>
        </w:rPr>
        <w:t>إ</w:t>
      </w:r>
      <w:r w:rsidR="00127562" w:rsidRPr="00DE6131">
        <w:rPr>
          <w:rFonts w:hint="cs"/>
          <w:rtl/>
        </w:rPr>
        <w:t xml:space="preserve">دارية </w:t>
      </w:r>
      <w:r w:rsidRPr="00DE6131">
        <w:rPr>
          <w:rFonts w:hint="cs"/>
          <w:rtl/>
        </w:rPr>
        <w:t xml:space="preserve"> اللازمة لحسن سير المرفق العام موضوع التفويض </w:t>
      </w:r>
      <w:r w:rsidR="00127562" w:rsidRPr="00DE6131">
        <w:rPr>
          <w:rFonts w:hint="cs"/>
          <w:rtl/>
        </w:rPr>
        <w:t xml:space="preserve">ومن هذه الأشخاص صندوق </w:t>
      </w:r>
      <w:r w:rsidR="0071520F" w:rsidRPr="00DE6131">
        <w:rPr>
          <w:rFonts w:hint="cs"/>
          <w:rtl/>
        </w:rPr>
        <w:t>التأمينات</w:t>
      </w:r>
      <w:r w:rsidR="00127562" w:rsidRPr="00DE6131">
        <w:rPr>
          <w:rFonts w:hint="cs"/>
          <w:rtl/>
        </w:rPr>
        <w:t xml:space="preserve"> الاجتماعية والنقابات المهنية</w:t>
      </w:r>
      <w:r w:rsidRPr="00DE6131">
        <w:rPr>
          <w:rFonts w:hint="cs"/>
          <w:rtl/>
        </w:rPr>
        <w:t>، و</w:t>
      </w:r>
      <w:r w:rsidR="00127562" w:rsidRPr="00DE6131">
        <w:rPr>
          <w:rFonts w:hint="cs"/>
          <w:rtl/>
        </w:rPr>
        <w:t>ما</w:t>
      </w:r>
      <w:r w:rsidR="0071520F" w:rsidRPr="00DE6131">
        <w:rPr>
          <w:rFonts w:hint="cs"/>
          <w:rtl/>
        </w:rPr>
        <w:t xml:space="preserve"> </w:t>
      </w:r>
      <w:r w:rsidR="00ED1346">
        <w:rPr>
          <w:rFonts w:hint="cs"/>
          <w:rtl/>
        </w:rPr>
        <w:t>ذهب إ</w:t>
      </w:r>
      <w:r w:rsidR="00127562" w:rsidRPr="00DE6131">
        <w:rPr>
          <w:rFonts w:hint="cs"/>
          <w:rtl/>
        </w:rPr>
        <w:t xml:space="preserve">ليه الاجتهاد القضائي الفرنسي  يجد </w:t>
      </w:r>
      <w:r w:rsidRPr="00DE6131">
        <w:rPr>
          <w:rFonts w:hint="cs"/>
          <w:rtl/>
        </w:rPr>
        <w:t xml:space="preserve">مبرراته </w:t>
      </w:r>
      <w:r w:rsidR="00127562" w:rsidRPr="00DE6131">
        <w:rPr>
          <w:rFonts w:hint="cs"/>
          <w:rtl/>
        </w:rPr>
        <w:t xml:space="preserve"> في </w:t>
      </w:r>
      <w:r w:rsidR="00ED1346">
        <w:rPr>
          <w:rFonts w:hint="cs"/>
          <w:rtl/>
        </w:rPr>
        <w:t>أ</w:t>
      </w:r>
      <w:r w:rsidR="00127562" w:rsidRPr="00DE6131">
        <w:rPr>
          <w:rFonts w:hint="cs"/>
          <w:rtl/>
        </w:rPr>
        <w:t xml:space="preserve">ن </w:t>
      </w:r>
      <w:r w:rsidRPr="00DE6131">
        <w:rPr>
          <w:rFonts w:hint="cs"/>
          <w:rtl/>
        </w:rPr>
        <w:t xml:space="preserve">هذه </w:t>
      </w:r>
      <w:r w:rsidR="00127562" w:rsidRPr="00DE6131">
        <w:rPr>
          <w:rFonts w:hint="cs"/>
          <w:rtl/>
        </w:rPr>
        <w:t xml:space="preserve">القرارات الصادرة عن الأشخاص الخاصة المفوضة </w:t>
      </w:r>
      <w:r w:rsidRPr="00DE6131">
        <w:rPr>
          <w:rFonts w:hint="cs"/>
          <w:rtl/>
        </w:rPr>
        <w:t>بتحقيق المرافق العامة</w:t>
      </w:r>
      <w:r w:rsidR="00ED1346">
        <w:rPr>
          <w:rFonts w:hint="cs"/>
          <w:rtl/>
        </w:rPr>
        <w:t xml:space="preserve"> إ</w:t>
      </w:r>
      <w:r w:rsidR="00127562" w:rsidRPr="00DE6131">
        <w:rPr>
          <w:rFonts w:hint="cs"/>
          <w:rtl/>
        </w:rPr>
        <w:t xml:space="preserve">نما </w:t>
      </w:r>
      <w:r w:rsidR="00D13315" w:rsidRPr="00DE6131">
        <w:rPr>
          <w:rFonts w:hint="cs"/>
          <w:rtl/>
        </w:rPr>
        <w:t xml:space="preserve">تهدف في الأساس </w:t>
      </w:r>
      <w:r w:rsidR="00ED1346">
        <w:rPr>
          <w:rFonts w:hint="cs"/>
          <w:rtl/>
        </w:rPr>
        <w:t>إ</w:t>
      </w:r>
      <w:r w:rsidR="00D13315" w:rsidRPr="00DE6131">
        <w:rPr>
          <w:rFonts w:hint="cs"/>
          <w:rtl/>
        </w:rPr>
        <w:t>لى تحقيق ا</w:t>
      </w:r>
      <w:r w:rsidR="00127562" w:rsidRPr="00DE6131">
        <w:rPr>
          <w:rFonts w:hint="cs"/>
          <w:rtl/>
        </w:rPr>
        <w:t xml:space="preserve">لمصلحة العامة ضمن </w:t>
      </w:r>
      <w:r w:rsidR="00D13315" w:rsidRPr="00DE6131">
        <w:rPr>
          <w:rFonts w:hint="cs"/>
          <w:rtl/>
        </w:rPr>
        <w:t xml:space="preserve">البنود </w:t>
      </w:r>
      <w:r w:rsidR="00127562" w:rsidRPr="00DE6131">
        <w:rPr>
          <w:rFonts w:hint="cs"/>
          <w:rtl/>
        </w:rPr>
        <w:t xml:space="preserve"> </w:t>
      </w:r>
      <w:r w:rsidR="00ED1346">
        <w:rPr>
          <w:rFonts w:hint="cs"/>
          <w:rtl/>
        </w:rPr>
        <w:t>التي ن</w:t>
      </w:r>
      <w:r w:rsidR="00D13315" w:rsidRPr="00DE6131">
        <w:rPr>
          <w:rFonts w:hint="cs"/>
          <w:rtl/>
        </w:rPr>
        <w:t>ص عليها</w:t>
      </w:r>
      <w:r w:rsidR="00ED1346">
        <w:rPr>
          <w:rFonts w:hint="cs"/>
          <w:rtl/>
        </w:rPr>
        <w:t xml:space="preserve"> عقد التفويض والأ</w:t>
      </w:r>
      <w:r w:rsidR="00127562" w:rsidRPr="00DE6131">
        <w:rPr>
          <w:rFonts w:hint="cs"/>
          <w:rtl/>
        </w:rPr>
        <w:t xml:space="preserve">حكام القانونية الواردة في القوانيين ذات الصلة </w:t>
      </w:r>
      <w:r w:rsidR="00D13315" w:rsidRPr="00DE6131">
        <w:rPr>
          <w:rFonts w:hint="cs"/>
          <w:rtl/>
        </w:rPr>
        <w:t xml:space="preserve">بتنظيم المرافق العامة، </w:t>
      </w:r>
      <w:r w:rsidR="00ED1346">
        <w:rPr>
          <w:rFonts w:hint="cs"/>
          <w:rtl/>
        </w:rPr>
        <w:t>إلا أ</w:t>
      </w:r>
      <w:r w:rsidR="00127562" w:rsidRPr="00DE6131">
        <w:rPr>
          <w:rFonts w:hint="cs"/>
          <w:rtl/>
        </w:rPr>
        <w:t>ن</w:t>
      </w:r>
      <w:r w:rsidR="00D13315" w:rsidRPr="00DE6131">
        <w:rPr>
          <w:rFonts w:hint="cs"/>
          <w:rtl/>
        </w:rPr>
        <w:t>ه في كل الحالات</w:t>
      </w:r>
      <w:r w:rsidR="00127562" w:rsidRPr="00DE6131">
        <w:rPr>
          <w:rFonts w:hint="cs"/>
          <w:rtl/>
        </w:rPr>
        <w:t xml:space="preserve"> </w:t>
      </w:r>
      <w:r w:rsidR="0071520F" w:rsidRPr="00DE6131">
        <w:rPr>
          <w:rFonts w:hint="cs"/>
          <w:rtl/>
        </w:rPr>
        <w:t>لا يج</w:t>
      </w:r>
      <w:r w:rsidR="0071520F" w:rsidRPr="00DE6131">
        <w:rPr>
          <w:rtl/>
        </w:rPr>
        <w:t>ب</w:t>
      </w:r>
      <w:r w:rsidR="00ED1346">
        <w:rPr>
          <w:rFonts w:hint="cs"/>
          <w:rtl/>
        </w:rPr>
        <w:t xml:space="preserve"> أ</w:t>
      </w:r>
      <w:r w:rsidR="00D13315" w:rsidRPr="00DE6131">
        <w:rPr>
          <w:rFonts w:hint="cs"/>
          <w:rtl/>
        </w:rPr>
        <w:t xml:space="preserve">ن تكون </w:t>
      </w:r>
      <w:r w:rsidR="00127562" w:rsidRPr="00DE6131">
        <w:rPr>
          <w:rFonts w:hint="cs"/>
          <w:rtl/>
        </w:rPr>
        <w:t>سلطة تنظيم المر</w:t>
      </w:r>
      <w:r w:rsidR="00ED1346">
        <w:rPr>
          <w:rFonts w:hint="cs"/>
          <w:rtl/>
        </w:rPr>
        <w:t>فق العام التي يتمتع بها المفوض إ</w:t>
      </w:r>
      <w:r w:rsidR="00127562" w:rsidRPr="00DE6131">
        <w:rPr>
          <w:rFonts w:hint="cs"/>
          <w:rtl/>
        </w:rPr>
        <w:t xml:space="preserve">ليه </w:t>
      </w:r>
      <w:r w:rsidR="00D13315" w:rsidRPr="00DE6131">
        <w:rPr>
          <w:rFonts w:hint="cs"/>
          <w:rtl/>
        </w:rPr>
        <w:t>سلطة مطلقة</w:t>
      </w:r>
      <w:r w:rsidR="00ED1346">
        <w:rPr>
          <w:rFonts w:hint="cs"/>
          <w:rtl/>
        </w:rPr>
        <w:t>، إ</w:t>
      </w:r>
      <w:r w:rsidR="00127562" w:rsidRPr="00DE6131">
        <w:rPr>
          <w:rFonts w:hint="cs"/>
          <w:rtl/>
        </w:rPr>
        <w:t xml:space="preserve">ذ </w:t>
      </w:r>
      <w:r w:rsidR="00D13315" w:rsidRPr="00DE6131">
        <w:rPr>
          <w:rFonts w:hint="cs"/>
          <w:rtl/>
        </w:rPr>
        <w:t xml:space="preserve">يقع على السلطة المانحة للتفويض مسؤولية </w:t>
      </w:r>
      <w:r w:rsidR="00127562" w:rsidRPr="00DE6131">
        <w:rPr>
          <w:rFonts w:hint="cs"/>
          <w:rtl/>
        </w:rPr>
        <w:t>التدخل في تعديل تنظيم المرفق العام ل</w:t>
      </w:r>
      <w:r w:rsidR="004B1D89">
        <w:rPr>
          <w:rFonts w:hint="cs"/>
          <w:rtl/>
        </w:rPr>
        <w:t>أ</w:t>
      </w:r>
      <w:r w:rsidR="00127562" w:rsidRPr="00DE6131">
        <w:rPr>
          <w:rFonts w:hint="cs"/>
          <w:rtl/>
        </w:rPr>
        <w:t xml:space="preserve">ن السلطة المفوضة بالأساس </w:t>
      </w:r>
      <w:r w:rsidR="0071520F" w:rsidRPr="00DE6131">
        <w:rPr>
          <w:rFonts w:hint="cs"/>
          <w:rtl/>
        </w:rPr>
        <w:t>لا تمل</w:t>
      </w:r>
      <w:r w:rsidR="0071520F" w:rsidRPr="00DE6131">
        <w:rPr>
          <w:rtl/>
        </w:rPr>
        <w:t>ك</w:t>
      </w:r>
      <w:r w:rsidR="00127562" w:rsidRPr="00DE6131">
        <w:rPr>
          <w:rFonts w:hint="cs"/>
          <w:rtl/>
        </w:rPr>
        <w:t xml:space="preserve"> التنازل عن تنظيم المرفق العام</w:t>
      </w:r>
      <w:r w:rsidR="00127562" w:rsidRPr="00DE6131">
        <w:rPr>
          <w:rStyle w:val="Appelnotedebasdep"/>
          <w:color w:val="000000" w:themeColor="text1"/>
          <w:rtl/>
        </w:rPr>
        <w:footnoteReference w:id="275"/>
      </w:r>
      <w:r w:rsidR="00D13315" w:rsidRPr="00DE6131">
        <w:rPr>
          <w:rFonts w:hint="cs"/>
          <w:rtl/>
        </w:rPr>
        <w:t>، ول</w:t>
      </w:r>
      <w:r w:rsidR="0071520F" w:rsidRPr="00DE6131">
        <w:rPr>
          <w:rFonts w:hint="cs"/>
          <w:rtl/>
        </w:rPr>
        <w:t xml:space="preserve">ا </w:t>
      </w:r>
      <w:r w:rsidR="004B1D89">
        <w:rPr>
          <w:rFonts w:hint="cs"/>
          <w:rtl/>
        </w:rPr>
        <w:t>يكون لها ذلك إ</w:t>
      </w:r>
      <w:r w:rsidR="00D13315" w:rsidRPr="00DE6131">
        <w:rPr>
          <w:rFonts w:hint="cs"/>
          <w:rtl/>
        </w:rPr>
        <w:t>لا</w:t>
      </w:r>
      <w:r w:rsidR="004B1D89">
        <w:rPr>
          <w:rFonts w:hint="cs"/>
          <w:rtl/>
        </w:rPr>
        <w:t xml:space="preserve"> من خلال إ</w:t>
      </w:r>
      <w:r w:rsidR="00D13315" w:rsidRPr="00DE6131">
        <w:rPr>
          <w:rFonts w:hint="cs"/>
          <w:rtl/>
        </w:rPr>
        <w:t xml:space="preserve">عمال سلطتها الرقابية التي تستند في الأساس على ارتباط عقد التفويض بالمرفق العام المفوض </w:t>
      </w:r>
      <w:r w:rsidR="0071520F" w:rsidRPr="00DE6131">
        <w:rPr>
          <w:rFonts w:hint="cs"/>
          <w:rtl/>
        </w:rPr>
        <w:t>وما يترت</w:t>
      </w:r>
      <w:r w:rsidR="0071520F" w:rsidRPr="00DE6131">
        <w:rPr>
          <w:rtl/>
        </w:rPr>
        <w:t>ب</w:t>
      </w:r>
      <w:r w:rsidR="00D13315" w:rsidRPr="00DE6131">
        <w:rPr>
          <w:rFonts w:hint="cs"/>
          <w:rtl/>
        </w:rPr>
        <w:t xml:space="preserve"> على ذلك من موجبات لابد للسلطة المفوضة من مراعاتها.</w:t>
      </w:r>
      <w:r w:rsidR="00127562" w:rsidRPr="00DE6131">
        <w:rPr>
          <w:rFonts w:hint="cs"/>
          <w:rtl/>
        </w:rPr>
        <w:t xml:space="preserve"> </w:t>
      </w:r>
    </w:p>
    <w:p w14:paraId="58F97352" w14:textId="60746769" w:rsidR="00103A36" w:rsidRDefault="004B1D89" w:rsidP="00D74548">
      <w:r>
        <w:rPr>
          <w:rFonts w:hint="cs"/>
          <w:rtl/>
        </w:rPr>
        <w:t>وبالتالي فإ</w:t>
      </w:r>
      <w:r w:rsidR="00103A36">
        <w:rPr>
          <w:rFonts w:hint="cs"/>
          <w:rtl/>
        </w:rPr>
        <w:t xml:space="preserve">ن المرفق العام يشكل محور </w:t>
      </w:r>
      <w:r w:rsidR="00F52E8C">
        <w:rPr>
          <w:rFonts w:hint="cs"/>
          <w:rtl/>
        </w:rPr>
        <w:t>القانون الإداري بشكل عام والعقود الإدارية بشكل خاص فأغ</w:t>
      </w:r>
      <w:r w:rsidR="00DE513D">
        <w:rPr>
          <w:rFonts w:hint="cs"/>
          <w:rtl/>
        </w:rPr>
        <w:t xml:space="preserve">لب </w:t>
      </w:r>
      <w:r w:rsidR="00F43E2B">
        <w:rPr>
          <w:rFonts w:hint="cs"/>
          <w:rtl/>
        </w:rPr>
        <w:t>الأعمال</w:t>
      </w:r>
      <w:r w:rsidR="00DE513D">
        <w:rPr>
          <w:rFonts w:hint="cs"/>
          <w:rtl/>
        </w:rPr>
        <w:t xml:space="preserve"> القانونية التي تقوم بها الج</w:t>
      </w:r>
      <w:r w:rsidR="00E02A83">
        <w:rPr>
          <w:rFonts w:hint="cs"/>
          <w:rtl/>
        </w:rPr>
        <w:t>ه</w:t>
      </w:r>
      <w:r w:rsidR="00DE513D">
        <w:rPr>
          <w:rFonts w:hint="cs"/>
          <w:rtl/>
        </w:rPr>
        <w:t xml:space="preserve">ات الإدارية من خلال عقودها الإدارية تستهدف تحقيق مرافق عامة بطرق وأساليب مختلفة </w:t>
      </w:r>
      <w:r w:rsidR="00E02A83">
        <w:rPr>
          <w:rFonts w:hint="cs"/>
          <w:rtl/>
        </w:rPr>
        <w:t>و</w:t>
      </w:r>
      <w:r w:rsidR="00DE513D">
        <w:rPr>
          <w:rFonts w:hint="cs"/>
          <w:rtl/>
        </w:rPr>
        <w:t>من بين</w:t>
      </w:r>
      <w:r w:rsidR="00E02A83">
        <w:rPr>
          <w:rFonts w:hint="cs"/>
          <w:rtl/>
        </w:rPr>
        <w:t xml:space="preserve"> هذه ال</w:t>
      </w:r>
      <w:r>
        <w:rPr>
          <w:rFonts w:hint="cs"/>
          <w:rtl/>
        </w:rPr>
        <w:t>أ</w:t>
      </w:r>
      <w:r w:rsidR="00E02A83">
        <w:rPr>
          <w:rFonts w:hint="cs"/>
          <w:rtl/>
        </w:rPr>
        <w:t>ساليب</w:t>
      </w:r>
      <w:r w:rsidR="00DE513D">
        <w:rPr>
          <w:rFonts w:hint="cs"/>
          <w:rtl/>
        </w:rPr>
        <w:t xml:space="preserve"> عقود تفويض </w:t>
      </w:r>
      <w:r w:rsidR="00F729D8">
        <w:rPr>
          <w:rFonts w:hint="cs"/>
          <w:rtl/>
        </w:rPr>
        <w:t>المرافق العامة التي تتضمن إشراك الغير في تسيير المشاريع العامة ولاسيما ال</w:t>
      </w:r>
      <w:r w:rsidR="00C42802">
        <w:rPr>
          <w:rFonts w:hint="cs"/>
          <w:rtl/>
        </w:rPr>
        <w:t>قطاع الخاص</w:t>
      </w:r>
      <w:r w:rsidR="00F729D8">
        <w:rPr>
          <w:rFonts w:hint="cs"/>
          <w:rtl/>
        </w:rPr>
        <w:t>،</w:t>
      </w:r>
      <w:r w:rsidR="00103A36">
        <w:rPr>
          <w:rFonts w:hint="cs"/>
          <w:rtl/>
        </w:rPr>
        <w:t xml:space="preserve"> </w:t>
      </w:r>
      <w:r w:rsidR="00C42802">
        <w:rPr>
          <w:rFonts w:hint="cs"/>
          <w:rtl/>
        </w:rPr>
        <w:t xml:space="preserve">وترافق السلطات المانحة للتفويض عملية تحقيق المرفق العام منذ بداية مراحل </w:t>
      </w:r>
      <w:r w:rsidR="00103A36">
        <w:rPr>
          <w:rFonts w:hint="cs"/>
          <w:rtl/>
        </w:rPr>
        <w:t xml:space="preserve">التفويض </w:t>
      </w:r>
      <w:r w:rsidR="00C42802">
        <w:rPr>
          <w:rFonts w:hint="cs"/>
          <w:rtl/>
        </w:rPr>
        <w:t xml:space="preserve">الى نهايتها </w:t>
      </w:r>
      <w:r w:rsidR="0061083B">
        <w:rPr>
          <w:rFonts w:hint="cs"/>
          <w:rtl/>
        </w:rPr>
        <w:t>بواسطة منظومة رقابية تقوم بها السلطة المانحة الى جانب هيئات متخصصة أخرى</w:t>
      </w:r>
      <w:r w:rsidR="00A75345">
        <w:rPr>
          <w:rFonts w:hint="cs"/>
          <w:rtl/>
        </w:rPr>
        <w:t xml:space="preserve">، ويفرض ارتباط عقد التفويض بالمرفق العام على السلطة المفوضة اتخاذ إجراءات خاصة في مجال رقابة عقد تفويض المرافق العامة تختلف عن الرقابة التي تمارس على عملية تحقيق المشاريع الخاصة </w:t>
      </w:r>
      <w:r w:rsidR="00C17A4E">
        <w:rPr>
          <w:rFonts w:hint="cs"/>
          <w:rtl/>
        </w:rPr>
        <w:t>نظر ل</w:t>
      </w:r>
      <w:r w:rsidR="00103A36">
        <w:rPr>
          <w:rFonts w:hint="cs"/>
          <w:rtl/>
        </w:rPr>
        <w:t xml:space="preserve">لخصائص والميزات المتعلقة </w:t>
      </w:r>
      <w:r w:rsidR="00C17A4E">
        <w:rPr>
          <w:rFonts w:hint="cs"/>
          <w:rtl/>
        </w:rPr>
        <w:t xml:space="preserve">بالمرفق العام فتستمد </w:t>
      </w:r>
      <w:r w:rsidR="00103A36">
        <w:rPr>
          <w:rFonts w:hint="cs"/>
          <w:rtl/>
        </w:rPr>
        <w:t xml:space="preserve">جل سلطاتها في الرقابة </w:t>
      </w:r>
      <w:r w:rsidR="008D29CF">
        <w:rPr>
          <w:rFonts w:hint="cs"/>
          <w:rtl/>
        </w:rPr>
        <w:t xml:space="preserve">من طبيعة وخصوصية المرفق العام الذي يمثل في النهاية </w:t>
      </w:r>
      <w:r w:rsidR="009753B9">
        <w:rPr>
          <w:rFonts w:hint="cs"/>
          <w:rtl/>
        </w:rPr>
        <w:t xml:space="preserve">مشروع من المشاريع العامة </w:t>
      </w:r>
      <w:r w:rsidR="0005381D">
        <w:rPr>
          <w:rFonts w:hint="cs"/>
          <w:rtl/>
        </w:rPr>
        <w:t>لا</w:t>
      </w:r>
      <w:r w:rsidR="00500C05">
        <w:rPr>
          <w:rFonts w:hint="cs"/>
          <w:rtl/>
        </w:rPr>
        <w:t xml:space="preserve"> </w:t>
      </w:r>
      <w:r w:rsidR="0005381D">
        <w:rPr>
          <w:rFonts w:hint="cs"/>
          <w:rtl/>
        </w:rPr>
        <w:t>بد أن يتميزعن المشاريع الخاصة.</w:t>
      </w:r>
    </w:p>
    <w:p w14:paraId="7112728A" w14:textId="77777777" w:rsidR="00D74548" w:rsidRPr="00DE6131" w:rsidRDefault="00D74548" w:rsidP="00DC12CB">
      <w:pPr>
        <w:rPr>
          <w:color w:val="000000" w:themeColor="text1"/>
          <w:sz w:val="24"/>
          <w:szCs w:val="24"/>
          <w:rtl/>
        </w:rPr>
      </w:pPr>
    </w:p>
    <w:p w14:paraId="73A43B79" w14:textId="208DD9CA" w:rsidR="007D089A" w:rsidRPr="00DE6131" w:rsidRDefault="005918D0" w:rsidP="00890667">
      <w:pPr>
        <w:ind w:firstLine="0"/>
        <w:outlineLvl w:val="4"/>
        <w:rPr>
          <w:color w:val="000000" w:themeColor="text1"/>
          <w:rtl/>
        </w:rPr>
      </w:pPr>
      <w:bookmarkStart w:id="216" w:name="_Toc165664647"/>
      <w:bookmarkStart w:id="217" w:name="_Toc165665147"/>
      <w:bookmarkStart w:id="218" w:name="_Toc168134088"/>
      <w:r w:rsidRPr="00DE6131">
        <w:rPr>
          <w:rFonts w:hint="cs"/>
          <w:b/>
          <w:bCs/>
          <w:color w:val="000000" w:themeColor="text1"/>
          <w:rtl/>
        </w:rPr>
        <w:lastRenderedPageBreak/>
        <w:t>الفرع</w:t>
      </w:r>
      <w:r w:rsidR="00D93674" w:rsidRPr="00DE6131">
        <w:rPr>
          <w:rFonts w:hint="cs"/>
          <w:b/>
          <w:bCs/>
          <w:color w:val="000000" w:themeColor="text1"/>
          <w:rtl/>
        </w:rPr>
        <w:t xml:space="preserve"> </w:t>
      </w:r>
      <w:r w:rsidR="00D77B74" w:rsidRPr="00DE6131">
        <w:rPr>
          <w:rFonts w:hint="cs"/>
          <w:b/>
          <w:bCs/>
          <w:color w:val="000000" w:themeColor="text1"/>
          <w:rtl/>
        </w:rPr>
        <w:t>الثالث:</w:t>
      </w:r>
      <w:r w:rsidR="00D93674" w:rsidRPr="00DE6131">
        <w:rPr>
          <w:rFonts w:hint="cs"/>
          <w:b/>
          <w:bCs/>
          <w:color w:val="000000" w:themeColor="text1"/>
          <w:rtl/>
        </w:rPr>
        <w:t xml:space="preserve"> </w:t>
      </w:r>
      <w:r w:rsidR="00CD2436" w:rsidRPr="00DE6131">
        <w:rPr>
          <w:rFonts w:hint="cs"/>
          <w:b/>
          <w:bCs/>
          <w:color w:val="000000" w:themeColor="text1"/>
          <w:rtl/>
        </w:rPr>
        <w:t>المصلحة العامة كأساس لسلطة الرقابة على عقد التفويض</w:t>
      </w:r>
      <w:bookmarkEnd w:id="216"/>
      <w:bookmarkEnd w:id="217"/>
      <w:bookmarkEnd w:id="218"/>
      <w:r w:rsidR="007D089A" w:rsidRPr="00DE6131">
        <w:rPr>
          <w:color w:val="000000" w:themeColor="text1"/>
          <w:sz w:val="24"/>
          <w:szCs w:val="24"/>
          <w:rtl/>
        </w:rPr>
        <w:t xml:space="preserve"> </w:t>
      </w:r>
    </w:p>
    <w:p w14:paraId="2A0EBD33" w14:textId="775A6A5B" w:rsidR="007D089A" w:rsidRPr="00DE6131" w:rsidRDefault="007D089A" w:rsidP="00D74548">
      <w:pPr>
        <w:rPr>
          <w:rtl/>
        </w:rPr>
      </w:pPr>
      <w:r w:rsidRPr="00DE6131">
        <w:rPr>
          <w:rtl/>
        </w:rPr>
        <w:t xml:space="preserve">إن </w:t>
      </w:r>
      <w:r w:rsidRPr="00DE6131">
        <w:rPr>
          <w:rFonts w:hint="cs"/>
          <w:rtl/>
        </w:rPr>
        <w:t>تخلي</w:t>
      </w:r>
      <w:r w:rsidRPr="00DE6131">
        <w:rPr>
          <w:rtl/>
        </w:rPr>
        <w:t xml:space="preserve"> </w:t>
      </w:r>
      <w:r w:rsidRPr="00DE6131">
        <w:rPr>
          <w:rFonts w:hint="cs"/>
          <w:rtl/>
        </w:rPr>
        <w:t>السلطة المانحة للتفويض</w:t>
      </w:r>
      <w:r w:rsidRPr="00DE6131">
        <w:rPr>
          <w:rtl/>
        </w:rPr>
        <w:t xml:space="preserve"> عن </w:t>
      </w:r>
      <w:r w:rsidR="002E27EF" w:rsidRPr="00DE6131">
        <w:rPr>
          <w:rFonts w:hint="cs"/>
          <w:rtl/>
        </w:rPr>
        <w:t>إدارة واستغلال</w:t>
      </w:r>
      <w:r w:rsidRPr="00DE6131">
        <w:rPr>
          <w:rFonts w:hint="cs"/>
          <w:rtl/>
        </w:rPr>
        <w:t xml:space="preserve"> المرافق</w:t>
      </w:r>
      <w:r w:rsidRPr="00DE6131">
        <w:rPr>
          <w:rtl/>
        </w:rPr>
        <w:t xml:space="preserve"> العامة </w:t>
      </w:r>
      <w:r w:rsidRPr="00DE6131">
        <w:rPr>
          <w:rFonts w:hint="cs"/>
          <w:rtl/>
        </w:rPr>
        <w:t xml:space="preserve">لا </w:t>
      </w:r>
      <w:r w:rsidR="002E27EF" w:rsidRPr="00DE6131">
        <w:rPr>
          <w:rFonts w:hint="cs"/>
          <w:rtl/>
        </w:rPr>
        <w:t>يكون أبدا في إعفائها</w:t>
      </w:r>
      <w:r w:rsidR="004E4D45">
        <w:rPr>
          <w:rFonts w:hint="cs"/>
          <w:rtl/>
        </w:rPr>
        <w:t xml:space="preserve"> من</w:t>
      </w:r>
      <w:r w:rsidRPr="00DE6131">
        <w:rPr>
          <w:rFonts w:hint="cs"/>
          <w:rtl/>
        </w:rPr>
        <w:t xml:space="preserve"> مسؤوليتها</w:t>
      </w:r>
      <w:r w:rsidR="002E27EF" w:rsidRPr="00DE6131">
        <w:rPr>
          <w:rFonts w:hint="cs"/>
          <w:rtl/>
        </w:rPr>
        <w:t xml:space="preserve"> الرقابية على </w:t>
      </w:r>
      <w:r w:rsidR="004E4D45">
        <w:rPr>
          <w:rFonts w:hint="cs"/>
          <w:rtl/>
        </w:rPr>
        <w:t xml:space="preserve"> التي </w:t>
      </w:r>
      <w:r w:rsidR="002E27EF" w:rsidRPr="00DE6131">
        <w:rPr>
          <w:rFonts w:hint="cs"/>
          <w:rtl/>
        </w:rPr>
        <w:t>تضمن</w:t>
      </w:r>
      <w:r w:rsidRPr="00DE6131">
        <w:rPr>
          <w:rFonts w:hint="cs"/>
          <w:rtl/>
        </w:rPr>
        <w:t xml:space="preserve"> المصلحة العامة بأبعادها المختلفة، إذ أن صاحب التفويض لا يهمه الصالح العام بالدرجة الأولى بقدر ما يهمه تحقيق أكبر قدر من الأرباح، بصفته مستثمرا في المرفق العام، بل تعد المصلحة الخاصة هي الدافع الجوهري لإبرام عقد التفويض بالنسبة للخواص على وجه </w:t>
      </w:r>
      <w:r w:rsidR="002E27EF" w:rsidRPr="00DE6131">
        <w:rPr>
          <w:rFonts w:hint="cs"/>
          <w:rtl/>
        </w:rPr>
        <w:t>التحديد،</w:t>
      </w:r>
      <w:r w:rsidRPr="00DE6131">
        <w:rPr>
          <w:rFonts w:hint="cs"/>
          <w:rtl/>
        </w:rPr>
        <w:t xml:space="preserve"> في حين تعتبر المصلحة العامة من بين أهم التزامات أشخاص القانون العام المسؤولة عن إقامة وتسيير المرافق العامة، بل يعتبر التخلي عن إدارة هذه المرافق للغير بواسطة تقنية التفويض ما هو في الحقيقة إلا لضمان تسيير أفضل للمرافق العامة، مع ضمان خدمة عمومية لائقة ذات جودة لمستعملي المرفق، بعيدا عن تعقيدات التسيير التقليدي المباشر.</w:t>
      </w:r>
    </w:p>
    <w:p w14:paraId="3C7B7938" w14:textId="662011DE" w:rsidR="007D089A" w:rsidRPr="00DE6131" w:rsidRDefault="007D089A" w:rsidP="00D74548">
      <w:pPr>
        <w:rPr>
          <w:rtl/>
        </w:rPr>
      </w:pPr>
      <w:r w:rsidRPr="00DE6131">
        <w:rPr>
          <w:rFonts w:hint="cs"/>
          <w:rtl/>
        </w:rPr>
        <w:t xml:space="preserve">لذلك توجب على السلطة المفوضة السهر على مراقبة المصلحة العامة بكل ما تتطلبه من مقتضيات في مختلف مراحل عقد </w:t>
      </w:r>
      <w:r w:rsidR="002E27EF" w:rsidRPr="00DE6131">
        <w:rPr>
          <w:rFonts w:hint="cs"/>
          <w:rtl/>
        </w:rPr>
        <w:t xml:space="preserve">التفويض </w:t>
      </w:r>
      <w:r w:rsidR="004E4D45">
        <w:rPr>
          <w:rFonts w:hint="cs"/>
          <w:rtl/>
        </w:rPr>
        <w:t xml:space="preserve">بداية من مراحل التكوين </w:t>
      </w:r>
      <w:r w:rsidRPr="00DE6131">
        <w:rPr>
          <w:rFonts w:hint="cs"/>
          <w:rtl/>
        </w:rPr>
        <w:t xml:space="preserve">وانتهاء بمرحلة تنفيذ العقد، لذلك حرص المنظم الجزائري في المرسوم التنفيذي </w:t>
      </w:r>
      <w:r w:rsidRPr="004E4D45">
        <w:rPr>
          <w:rFonts w:hint="cs"/>
          <w:sz w:val="24"/>
          <w:szCs w:val="24"/>
          <w:rtl/>
        </w:rPr>
        <w:t>18</w:t>
      </w:r>
      <w:r w:rsidRPr="00DE6131">
        <w:rPr>
          <w:rFonts w:hint="cs"/>
          <w:rtl/>
        </w:rPr>
        <w:t>/</w:t>
      </w:r>
      <w:r w:rsidRPr="004E4D45">
        <w:rPr>
          <w:rFonts w:hint="cs"/>
          <w:sz w:val="24"/>
          <w:szCs w:val="24"/>
          <w:rtl/>
        </w:rPr>
        <w:t>99</w:t>
      </w:r>
      <w:r w:rsidR="002C51B3">
        <w:rPr>
          <w:rFonts w:hint="cs"/>
          <w:sz w:val="24"/>
          <w:szCs w:val="24"/>
          <w:rtl/>
        </w:rPr>
        <w:t xml:space="preserve">  السالف الذكر</w:t>
      </w:r>
      <w:r w:rsidRPr="00DE6131">
        <w:rPr>
          <w:rFonts w:hint="cs"/>
          <w:rtl/>
        </w:rPr>
        <w:t>على سن جملة من الإجراءات لابد من مراعاتها عند إبرام اتفاقية التفويض تهدف في مجلها إلى ضمان مصلحة كل الأطراف المتد</w:t>
      </w:r>
      <w:r w:rsidR="002C51B3">
        <w:rPr>
          <w:rFonts w:hint="cs"/>
          <w:rtl/>
        </w:rPr>
        <w:t>ا</w:t>
      </w:r>
      <w:r w:rsidRPr="00DE6131">
        <w:rPr>
          <w:rFonts w:hint="cs"/>
          <w:rtl/>
        </w:rPr>
        <w:t xml:space="preserve">خلة في اتفاقية </w:t>
      </w:r>
      <w:r w:rsidR="002E27EF" w:rsidRPr="00DE6131">
        <w:rPr>
          <w:rFonts w:hint="cs"/>
          <w:rtl/>
        </w:rPr>
        <w:t>التفويض</w:t>
      </w:r>
      <w:r w:rsidRPr="00DE6131">
        <w:rPr>
          <w:rFonts w:hint="cs"/>
          <w:rtl/>
        </w:rPr>
        <w:t xml:space="preserve"> فالسلطة المفوضة تهدف إلى ضمان تسيير المرفق العموم</w:t>
      </w:r>
      <w:r w:rsidRPr="00DE6131">
        <w:rPr>
          <w:rFonts w:hint="eastAsia"/>
          <w:rtl/>
        </w:rPr>
        <w:t>ي</w:t>
      </w:r>
      <w:r w:rsidRPr="00DE6131">
        <w:rPr>
          <w:rFonts w:hint="cs"/>
          <w:rtl/>
        </w:rPr>
        <w:t xml:space="preserve"> بأكثر فعالية ممكنة وبأقل تكاليف بعيدا عن الميزانية العامة للدولة، في حين يسعى الملتزم بتسيير المرفق العا</w:t>
      </w:r>
      <w:r w:rsidRPr="00DE6131">
        <w:rPr>
          <w:rtl/>
        </w:rPr>
        <w:t>م</w:t>
      </w:r>
      <w:r w:rsidRPr="00DE6131">
        <w:rPr>
          <w:rFonts w:hint="cs"/>
          <w:rtl/>
        </w:rPr>
        <w:t xml:space="preserve"> إلى تحقيق نسبة كبيرة من </w:t>
      </w:r>
      <w:r w:rsidR="000D3C0E" w:rsidRPr="00DE6131">
        <w:rPr>
          <w:rFonts w:hint="cs"/>
          <w:rtl/>
        </w:rPr>
        <w:t>الأرباح</w:t>
      </w:r>
      <w:r w:rsidRPr="00DE6131">
        <w:rPr>
          <w:rFonts w:hint="cs"/>
          <w:rtl/>
        </w:rPr>
        <w:t xml:space="preserve"> مستفيدا في ذلك من بعض مزايا السلطة العامة التي تنتقل إلى صاحب التفويض باعتباره يحل محل أشخاص القانون العا</w:t>
      </w:r>
      <w:r w:rsidRPr="00DE6131">
        <w:rPr>
          <w:rtl/>
        </w:rPr>
        <w:t>م</w:t>
      </w:r>
      <w:r w:rsidRPr="00DE6131">
        <w:rPr>
          <w:rFonts w:hint="cs"/>
          <w:rtl/>
        </w:rPr>
        <w:t xml:space="preserve"> في تسيير المرفق.</w:t>
      </w:r>
    </w:p>
    <w:p w14:paraId="123CAC12" w14:textId="1AB63884" w:rsidR="00BB3E11" w:rsidRPr="00DE6131" w:rsidRDefault="000D3C0E" w:rsidP="00D74548">
      <w:pPr>
        <w:rPr>
          <w:rtl/>
        </w:rPr>
      </w:pPr>
      <w:r w:rsidRPr="00DE6131">
        <w:rPr>
          <w:rFonts w:hint="cs"/>
          <w:rtl/>
        </w:rPr>
        <w:t>ف</w:t>
      </w:r>
      <w:r w:rsidR="00BB3E11" w:rsidRPr="00DE6131">
        <w:rPr>
          <w:rFonts w:hint="cs"/>
          <w:rtl/>
        </w:rPr>
        <w:t xml:space="preserve">هدف </w:t>
      </w:r>
      <w:r w:rsidRPr="00DE6131">
        <w:rPr>
          <w:rFonts w:hint="cs"/>
          <w:rtl/>
        </w:rPr>
        <w:t>الجهة الإدارية المانحة الأصيل المسطر من خلال اللجوء عملية الإدارة المفوضة</w:t>
      </w:r>
      <w:r w:rsidR="00BB3E11" w:rsidRPr="00DE6131">
        <w:rPr>
          <w:rFonts w:hint="cs"/>
          <w:rtl/>
        </w:rPr>
        <w:t xml:space="preserve"> </w:t>
      </w:r>
      <w:r w:rsidRPr="00DE6131">
        <w:rPr>
          <w:rFonts w:hint="cs"/>
          <w:rtl/>
        </w:rPr>
        <w:t xml:space="preserve">للمرافق العامة فهي تلجأ الى </w:t>
      </w:r>
      <w:r w:rsidR="00BB3E11" w:rsidRPr="00DE6131">
        <w:rPr>
          <w:rFonts w:hint="cs"/>
          <w:rtl/>
        </w:rPr>
        <w:t xml:space="preserve">التعاقد لتنفيذ مشاريع الدولة </w:t>
      </w:r>
      <w:r w:rsidRPr="00DE6131">
        <w:rPr>
          <w:rFonts w:hint="cs"/>
          <w:rtl/>
        </w:rPr>
        <w:t>من أجل</w:t>
      </w:r>
      <w:r w:rsidR="00BB3E11" w:rsidRPr="00DE6131">
        <w:rPr>
          <w:rFonts w:hint="cs"/>
          <w:rtl/>
        </w:rPr>
        <w:t xml:space="preserve"> تحقيق المصلحة العامة </w:t>
      </w:r>
      <w:r w:rsidRPr="00DE6131">
        <w:rPr>
          <w:rFonts w:hint="cs"/>
          <w:rtl/>
        </w:rPr>
        <w:t>للجمهور فهي تنشأ</w:t>
      </w:r>
      <w:r w:rsidR="00BB3E11" w:rsidRPr="00DE6131">
        <w:rPr>
          <w:rFonts w:hint="cs"/>
          <w:rtl/>
        </w:rPr>
        <w:t xml:space="preserve"> </w:t>
      </w:r>
      <w:r w:rsidRPr="00DE6131">
        <w:rPr>
          <w:rFonts w:hint="cs"/>
          <w:rtl/>
        </w:rPr>
        <w:t>ا</w:t>
      </w:r>
      <w:r w:rsidR="00BB3E11" w:rsidRPr="00DE6131">
        <w:rPr>
          <w:rFonts w:hint="cs"/>
          <w:rtl/>
        </w:rPr>
        <w:t xml:space="preserve">لمدارس </w:t>
      </w:r>
      <w:r w:rsidR="00D77B74" w:rsidRPr="00DE6131">
        <w:rPr>
          <w:rFonts w:hint="cs"/>
          <w:rtl/>
        </w:rPr>
        <w:t xml:space="preserve">والمستشفيات </w:t>
      </w:r>
      <w:r w:rsidRPr="00DE6131">
        <w:rPr>
          <w:rFonts w:hint="cs"/>
          <w:rtl/>
        </w:rPr>
        <w:t>ومختلف</w:t>
      </w:r>
      <w:r w:rsidR="00BB3E11" w:rsidRPr="00DE6131">
        <w:rPr>
          <w:rFonts w:hint="cs"/>
          <w:rtl/>
        </w:rPr>
        <w:t xml:space="preserve"> مشاريع </w:t>
      </w:r>
      <w:r w:rsidR="0071520F" w:rsidRPr="00DE6131">
        <w:rPr>
          <w:rFonts w:hint="cs"/>
          <w:rtl/>
        </w:rPr>
        <w:t>البنية</w:t>
      </w:r>
      <w:r w:rsidRPr="00DE6131">
        <w:rPr>
          <w:rFonts w:hint="cs"/>
          <w:rtl/>
        </w:rPr>
        <w:t xml:space="preserve"> التحتية</w:t>
      </w:r>
      <w:r w:rsidR="00BB3E11" w:rsidRPr="00DE6131">
        <w:rPr>
          <w:rFonts w:hint="cs"/>
          <w:rtl/>
        </w:rPr>
        <w:t xml:space="preserve"> الأساسية</w:t>
      </w:r>
      <w:r w:rsidR="002C51B3">
        <w:rPr>
          <w:rFonts w:hint="cs"/>
          <w:rtl/>
        </w:rPr>
        <w:t>،</w:t>
      </w:r>
      <w:r w:rsidR="00BB3E11" w:rsidRPr="00DE6131">
        <w:rPr>
          <w:rFonts w:hint="cs"/>
          <w:rtl/>
        </w:rPr>
        <w:t xml:space="preserve"> </w:t>
      </w:r>
      <w:r w:rsidRPr="00DE6131">
        <w:rPr>
          <w:rFonts w:hint="cs"/>
          <w:rtl/>
        </w:rPr>
        <w:t>وتساهم في ترميم</w:t>
      </w:r>
      <w:r w:rsidR="00BB3E11" w:rsidRPr="00DE6131">
        <w:rPr>
          <w:rFonts w:hint="cs"/>
          <w:rtl/>
        </w:rPr>
        <w:t xml:space="preserve"> وإصلاح </w:t>
      </w:r>
      <w:r w:rsidR="0071520F" w:rsidRPr="00DE6131">
        <w:rPr>
          <w:rFonts w:hint="cs"/>
          <w:rtl/>
        </w:rPr>
        <w:t>المنشآت</w:t>
      </w:r>
      <w:r w:rsidR="00BB3E11" w:rsidRPr="00DE6131">
        <w:rPr>
          <w:rFonts w:hint="cs"/>
          <w:rtl/>
        </w:rPr>
        <w:t xml:space="preserve"> القائمة </w:t>
      </w:r>
      <w:r w:rsidR="0071520F" w:rsidRPr="00DE6131">
        <w:rPr>
          <w:rFonts w:hint="cs"/>
          <w:rtl/>
        </w:rPr>
        <w:t>م</w:t>
      </w:r>
      <w:r w:rsidR="003C7E74" w:rsidRPr="00DE6131">
        <w:rPr>
          <w:rFonts w:hint="cs"/>
          <w:rtl/>
        </w:rPr>
        <w:t xml:space="preserve">ن </w:t>
      </w:r>
      <w:r w:rsidRPr="00DE6131">
        <w:rPr>
          <w:rFonts w:hint="cs"/>
          <w:rtl/>
        </w:rPr>
        <w:t>أجل</w:t>
      </w:r>
      <w:r w:rsidR="0071520F" w:rsidRPr="00DE6131">
        <w:rPr>
          <w:rFonts w:hint="cs"/>
          <w:rtl/>
        </w:rPr>
        <w:t xml:space="preserve"> </w:t>
      </w:r>
      <w:r w:rsidRPr="00DE6131">
        <w:rPr>
          <w:rFonts w:hint="cs"/>
          <w:rtl/>
        </w:rPr>
        <w:t>مواكبة متطلبات ال</w:t>
      </w:r>
      <w:r w:rsidR="003C7E74" w:rsidRPr="00DE6131">
        <w:rPr>
          <w:rFonts w:hint="cs"/>
          <w:rtl/>
        </w:rPr>
        <w:t>مصلحة عامة</w:t>
      </w:r>
      <w:r w:rsidR="002C51B3">
        <w:rPr>
          <w:rFonts w:hint="cs"/>
          <w:rtl/>
        </w:rPr>
        <w:t>،</w:t>
      </w:r>
      <w:r w:rsidR="003C7E74" w:rsidRPr="00DE6131">
        <w:rPr>
          <w:rFonts w:hint="cs"/>
          <w:rtl/>
        </w:rPr>
        <w:t xml:space="preserve"> ومن ثم </w:t>
      </w:r>
      <w:r w:rsidRPr="00DE6131">
        <w:rPr>
          <w:rFonts w:hint="cs"/>
          <w:rtl/>
        </w:rPr>
        <w:t>حازت</w:t>
      </w:r>
      <w:r w:rsidR="003C7E74" w:rsidRPr="00DE6131">
        <w:rPr>
          <w:rFonts w:hint="cs"/>
          <w:rtl/>
        </w:rPr>
        <w:t xml:space="preserve"> فكرة المصلحة العامة </w:t>
      </w:r>
      <w:r w:rsidR="0071520F" w:rsidRPr="00DE6131">
        <w:rPr>
          <w:rFonts w:hint="cs"/>
          <w:rtl/>
        </w:rPr>
        <w:t>اهتماما</w:t>
      </w:r>
      <w:r w:rsidRPr="00DE6131">
        <w:rPr>
          <w:rFonts w:hint="cs"/>
          <w:rtl/>
        </w:rPr>
        <w:t xml:space="preserve"> بالغا لدى السلطات العامة وهي في الوقت ذاته تشكل </w:t>
      </w:r>
      <w:r w:rsidR="003C7E74" w:rsidRPr="00DE6131">
        <w:rPr>
          <w:rFonts w:hint="cs"/>
          <w:rtl/>
        </w:rPr>
        <w:t xml:space="preserve"> </w:t>
      </w:r>
      <w:r w:rsidRPr="00DE6131">
        <w:rPr>
          <w:rFonts w:hint="cs"/>
          <w:rtl/>
        </w:rPr>
        <w:t>المبرر الجوهري ل</w:t>
      </w:r>
      <w:r w:rsidR="003C7E74" w:rsidRPr="00DE6131">
        <w:rPr>
          <w:rFonts w:hint="cs"/>
          <w:rtl/>
        </w:rPr>
        <w:t xml:space="preserve">وجود السلطة </w:t>
      </w:r>
      <w:r w:rsidRPr="00DE6131">
        <w:rPr>
          <w:rFonts w:hint="cs"/>
          <w:rtl/>
        </w:rPr>
        <w:t xml:space="preserve">العامة في الأساس </w:t>
      </w:r>
      <w:r w:rsidR="003C7E74" w:rsidRPr="00DE6131">
        <w:rPr>
          <w:rFonts w:hint="cs"/>
          <w:rtl/>
        </w:rPr>
        <w:t>وعلى هذا الأساس ف</w:t>
      </w:r>
      <w:r w:rsidR="002C51B3">
        <w:rPr>
          <w:rFonts w:hint="cs"/>
          <w:rtl/>
        </w:rPr>
        <w:t>إ</w:t>
      </w:r>
      <w:r w:rsidR="003C7E74" w:rsidRPr="00DE6131">
        <w:rPr>
          <w:rFonts w:hint="cs"/>
          <w:rtl/>
        </w:rPr>
        <w:t xml:space="preserve">ن </w:t>
      </w:r>
      <w:r w:rsidRPr="00DE6131">
        <w:rPr>
          <w:rFonts w:hint="cs"/>
          <w:rtl/>
        </w:rPr>
        <w:t>المنفعة</w:t>
      </w:r>
      <w:r w:rsidR="003C7E74" w:rsidRPr="00DE6131">
        <w:rPr>
          <w:rFonts w:hint="cs"/>
          <w:rtl/>
        </w:rPr>
        <w:t xml:space="preserve"> العامة </w:t>
      </w:r>
      <w:r w:rsidRPr="00DE6131">
        <w:rPr>
          <w:rFonts w:hint="cs"/>
          <w:rtl/>
        </w:rPr>
        <w:t xml:space="preserve">يمكن </w:t>
      </w:r>
      <w:r w:rsidR="002C51B3">
        <w:rPr>
          <w:rFonts w:hint="cs"/>
          <w:rtl/>
        </w:rPr>
        <w:t xml:space="preserve"> أ</w:t>
      </w:r>
      <w:r w:rsidR="003C7E74" w:rsidRPr="00DE6131">
        <w:rPr>
          <w:rFonts w:hint="cs"/>
          <w:rtl/>
        </w:rPr>
        <w:t xml:space="preserve">ن تكون أساسا قانونيا لممارسة </w:t>
      </w:r>
      <w:r w:rsidRPr="00DE6131">
        <w:rPr>
          <w:rFonts w:hint="cs"/>
          <w:rtl/>
        </w:rPr>
        <w:t xml:space="preserve">الجهة الإدارية </w:t>
      </w:r>
      <w:r w:rsidR="003C7E74" w:rsidRPr="00DE6131">
        <w:rPr>
          <w:rFonts w:hint="cs"/>
          <w:rtl/>
        </w:rPr>
        <w:t xml:space="preserve"> لسلطاتها</w:t>
      </w:r>
      <w:r w:rsidRPr="00DE6131">
        <w:rPr>
          <w:rFonts w:hint="cs"/>
          <w:rtl/>
        </w:rPr>
        <w:t xml:space="preserve"> المختلفة</w:t>
      </w:r>
      <w:r w:rsidR="003C7E74" w:rsidRPr="00DE6131">
        <w:rPr>
          <w:rFonts w:hint="cs"/>
          <w:rtl/>
        </w:rPr>
        <w:t xml:space="preserve"> </w:t>
      </w:r>
      <w:r w:rsidRPr="00DE6131">
        <w:rPr>
          <w:rFonts w:hint="cs"/>
          <w:rtl/>
        </w:rPr>
        <w:t>و</w:t>
      </w:r>
      <w:r w:rsidR="003C7E74" w:rsidRPr="00DE6131">
        <w:rPr>
          <w:rFonts w:hint="cs"/>
          <w:rtl/>
        </w:rPr>
        <w:t xml:space="preserve">سلطة الرقابة </w:t>
      </w:r>
      <w:r w:rsidRPr="00DE6131">
        <w:rPr>
          <w:rFonts w:hint="cs"/>
          <w:rtl/>
        </w:rPr>
        <w:t xml:space="preserve">على العقود الإدارية على وجه الخصوص </w:t>
      </w:r>
      <w:r w:rsidR="002C51B3">
        <w:rPr>
          <w:rFonts w:hint="cs"/>
          <w:rtl/>
        </w:rPr>
        <w:t>على اعتبار أ</w:t>
      </w:r>
      <w:r w:rsidR="003C7E74" w:rsidRPr="00DE6131">
        <w:rPr>
          <w:rFonts w:hint="cs"/>
          <w:rtl/>
        </w:rPr>
        <w:t xml:space="preserve">ن </w:t>
      </w:r>
      <w:r w:rsidRPr="00DE6131">
        <w:rPr>
          <w:rFonts w:hint="cs"/>
          <w:rtl/>
        </w:rPr>
        <w:t xml:space="preserve">السلطة الإدارية </w:t>
      </w:r>
      <w:r w:rsidR="003C7E74" w:rsidRPr="00DE6131">
        <w:rPr>
          <w:rFonts w:hint="cs"/>
          <w:rtl/>
        </w:rPr>
        <w:t xml:space="preserve">هي الجهة </w:t>
      </w:r>
      <w:r w:rsidRPr="00DE6131">
        <w:rPr>
          <w:rFonts w:hint="cs"/>
          <w:rtl/>
        </w:rPr>
        <w:t>التي تسهر على تحديد</w:t>
      </w:r>
      <w:r w:rsidR="002C51B3">
        <w:rPr>
          <w:rFonts w:hint="cs"/>
          <w:rtl/>
        </w:rPr>
        <w:t xml:space="preserve"> أهداف المصلحة العامة إ</w:t>
      </w:r>
      <w:r w:rsidR="003C7E74" w:rsidRPr="00DE6131">
        <w:rPr>
          <w:rFonts w:hint="cs"/>
          <w:rtl/>
        </w:rPr>
        <w:t>ذا سكت المشرع عنها</w:t>
      </w:r>
      <w:r w:rsidR="00944F4A" w:rsidRPr="00DE6131">
        <w:rPr>
          <w:rStyle w:val="Appelnotedebasdep"/>
          <w:color w:val="000000" w:themeColor="text1"/>
          <w:rtl/>
        </w:rPr>
        <w:footnoteReference w:id="276"/>
      </w:r>
      <w:r w:rsidR="002C51B3">
        <w:rPr>
          <w:rFonts w:hint="cs"/>
          <w:rtl/>
        </w:rPr>
        <w:t>،</w:t>
      </w:r>
      <w:r w:rsidR="00706406" w:rsidRPr="00DE6131">
        <w:rPr>
          <w:rFonts w:hint="cs"/>
          <w:sz w:val="24"/>
          <w:szCs w:val="24"/>
          <w:rtl/>
        </w:rPr>
        <w:t xml:space="preserve"> </w:t>
      </w:r>
      <w:r w:rsidR="00706406" w:rsidRPr="00DE6131">
        <w:rPr>
          <w:rFonts w:hint="cs"/>
          <w:rtl/>
        </w:rPr>
        <w:t xml:space="preserve">وهي </w:t>
      </w:r>
      <w:r w:rsidR="0071520F" w:rsidRPr="00DE6131">
        <w:rPr>
          <w:rFonts w:hint="cs"/>
          <w:rtl/>
        </w:rPr>
        <w:t>بالتالي</w:t>
      </w:r>
      <w:r w:rsidR="00706406" w:rsidRPr="00DE6131">
        <w:rPr>
          <w:rFonts w:hint="cs"/>
          <w:rtl/>
        </w:rPr>
        <w:t xml:space="preserve"> تشكل محور نشاط الجهات الإدارية المتعاقدة والتزام أساسي ينبغي التركيز عليه في أي عمل قانوني للإدارة وبالأخص في العقود الإدارية المنفذة بالطريق غير المباشر التي تتطلب حرص أكبر من الجهات المانحة على مقتضيات الصالح العام.</w:t>
      </w:r>
    </w:p>
    <w:p w14:paraId="7CE8CF0E" w14:textId="7B9E79C6" w:rsidR="005918D0" w:rsidRPr="00DE6131" w:rsidRDefault="00706406" w:rsidP="00D74548">
      <w:pPr>
        <w:rPr>
          <w:rtl/>
        </w:rPr>
      </w:pPr>
      <w:r w:rsidRPr="00DE6131">
        <w:rPr>
          <w:rFonts w:hint="cs"/>
          <w:rtl/>
        </w:rPr>
        <w:t>فلما كانت خصخصة</w:t>
      </w:r>
      <w:r w:rsidR="00E05BE7" w:rsidRPr="00DE6131">
        <w:rPr>
          <w:rFonts w:hint="cs"/>
          <w:rtl/>
        </w:rPr>
        <w:t xml:space="preserve"> </w:t>
      </w:r>
      <w:r w:rsidRPr="00DE6131">
        <w:rPr>
          <w:rFonts w:hint="cs"/>
          <w:rtl/>
        </w:rPr>
        <w:t>التسيير هي الأسلوب الحديث البديل</w:t>
      </w:r>
      <w:r w:rsidR="00E05BE7" w:rsidRPr="00DE6131">
        <w:rPr>
          <w:rFonts w:hint="cs"/>
          <w:rtl/>
        </w:rPr>
        <w:t xml:space="preserve"> </w:t>
      </w:r>
      <w:r w:rsidRPr="00DE6131">
        <w:rPr>
          <w:rFonts w:hint="cs"/>
          <w:rtl/>
        </w:rPr>
        <w:t>لتفادي عملية</w:t>
      </w:r>
      <w:r w:rsidR="00E05BE7" w:rsidRPr="00DE6131">
        <w:rPr>
          <w:rFonts w:hint="cs"/>
          <w:rtl/>
        </w:rPr>
        <w:t xml:space="preserve"> </w:t>
      </w:r>
      <w:r w:rsidRPr="00DE6131">
        <w:rPr>
          <w:rFonts w:hint="cs"/>
          <w:rtl/>
        </w:rPr>
        <w:t>ال</w:t>
      </w:r>
      <w:r w:rsidR="00E05BE7" w:rsidRPr="00DE6131">
        <w:rPr>
          <w:rFonts w:hint="cs"/>
          <w:rtl/>
        </w:rPr>
        <w:t xml:space="preserve">خصخصة </w:t>
      </w:r>
      <w:r w:rsidRPr="00DE6131">
        <w:rPr>
          <w:rFonts w:hint="cs"/>
          <w:rtl/>
        </w:rPr>
        <w:t xml:space="preserve">الكلية لعدم </w:t>
      </w:r>
      <w:r w:rsidR="00E05BE7" w:rsidRPr="00DE6131">
        <w:rPr>
          <w:rFonts w:hint="cs"/>
          <w:rtl/>
        </w:rPr>
        <w:t xml:space="preserve"> </w:t>
      </w:r>
      <w:r w:rsidRPr="00DE6131">
        <w:rPr>
          <w:rFonts w:hint="cs"/>
          <w:rtl/>
        </w:rPr>
        <w:t xml:space="preserve">ملائمتها في كثير من الحالات </w:t>
      </w:r>
      <w:r w:rsidR="00E05BE7" w:rsidRPr="00DE6131">
        <w:rPr>
          <w:rFonts w:hint="cs"/>
          <w:rtl/>
        </w:rPr>
        <w:t xml:space="preserve">حيث يصعب في </w:t>
      </w:r>
      <w:r w:rsidRPr="00DE6131">
        <w:rPr>
          <w:rFonts w:hint="cs"/>
          <w:rtl/>
        </w:rPr>
        <w:t>بعض</w:t>
      </w:r>
      <w:r w:rsidR="00E05BE7" w:rsidRPr="00DE6131">
        <w:rPr>
          <w:rFonts w:hint="cs"/>
          <w:rtl/>
        </w:rPr>
        <w:t xml:space="preserve"> الأحيان </w:t>
      </w:r>
      <w:r w:rsidRPr="00DE6131">
        <w:rPr>
          <w:rFonts w:hint="cs"/>
          <w:rtl/>
        </w:rPr>
        <w:t xml:space="preserve">وحفاظا على </w:t>
      </w:r>
      <w:r w:rsidR="0071520F" w:rsidRPr="00DE6131">
        <w:rPr>
          <w:rFonts w:hint="cs"/>
          <w:rtl/>
        </w:rPr>
        <w:t>ما تملي</w:t>
      </w:r>
      <w:r w:rsidR="0071520F" w:rsidRPr="00DE6131">
        <w:rPr>
          <w:rtl/>
        </w:rPr>
        <w:t>ه</w:t>
      </w:r>
      <w:r w:rsidR="00E05BE7" w:rsidRPr="00DE6131">
        <w:rPr>
          <w:rFonts w:hint="cs"/>
          <w:rtl/>
        </w:rPr>
        <w:t xml:space="preserve"> المصلحة العامة </w:t>
      </w:r>
      <w:r w:rsidRPr="00DE6131">
        <w:rPr>
          <w:rFonts w:hint="cs"/>
          <w:rtl/>
        </w:rPr>
        <w:t>التخلي عن</w:t>
      </w:r>
      <w:r w:rsidR="00E05BE7" w:rsidRPr="00DE6131">
        <w:rPr>
          <w:rFonts w:hint="cs"/>
          <w:rtl/>
        </w:rPr>
        <w:t xml:space="preserve"> بعض المؤسسات الاقتصادية</w:t>
      </w:r>
      <w:r w:rsidR="002C51B3">
        <w:rPr>
          <w:rFonts w:hint="cs"/>
          <w:rtl/>
        </w:rPr>
        <w:t xml:space="preserve"> عن طريق بيعها للقطاع الخاص</w:t>
      </w:r>
      <w:r w:rsidR="00E05BE7" w:rsidRPr="00DE6131">
        <w:rPr>
          <w:rFonts w:hint="cs"/>
          <w:rtl/>
        </w:rPr>
        <w:t xml:space="preserve"> وتخلي الدولة </w:t>
      </w:r>
      <w:r w:rsidRPr="00DE6131">
        <w:rPr>
          <w:rFonts w:hint="cs"/>
          <w:rtl/>
        </w:rPr>
        <w:t>التام</w:t>
      </w:r>
      <w:r w:rsidR="00E05BE7" w:rsidRPr="00DE6131">
        <w:rPr>
          <w:rFonts w:hint="cs"/>
          <w:rtl/>
        </w:rPr>
        <w:t xml:space="preserve"> عن ملكيتها لما </w:t>
      </w:r>
      <w:r w:rsidRPr="00DE6131">
        <w:rPr>
          <w:rFonts w:hint="cs"/>
          <w:rtl/>
        </w:rPr>
        <w:t>تتمتع به</w:t>
      </w:r>
      <w:r w:rsidR="00E05BE7" w:rsidRPr="00DE6131">
        <w:rPr>
          <w:rFonts w:hint="cs"/>
          <w:rtl/>
        </w:rPr>
        <w:t xml:space="preserve"> من أهمية</w:t>
      </w:r>
      <w:r w:rsidRPr="00DE6131">
        <w:rPr>
          <w:rFonts w:hint="cs"/>
          <w:rtl/>
        </w:rPr>
        <w:t xml:space="preserve"> قومية ترتبط ب</w:t>
      </w:r>
      <w:r w:rsidR="00C63D76" w:rsidRPr="00DE6131">
        <w:rPr>
          <w:rFonts w:hint="cs"/>
          <w:rtl/>
        </w:rPr>
        <w:t xml:space="preserve">نشاطات استراتيجية يصعب تفويضها الى الغير وفي سبيل ذلك </w:t>
      </w:r>
      <w:r w:rsidR="00197ABC">
        <w:rPr>
          <w:rFonts w:hint="cs"/>
          <w:rtl/>
        </w:rPr>
        <w:t>تلجا بطريقة أ</w:t>
      </w:r>
      <w:r w:rsidR="00E05BE7" w:rsidRPr="00DE6131">
        <w:rPr>
          <w:rFonts w:hint="cs"/>
          <w:rtl/>
        </w:rPr>
        <w:t xml:space="preserve">و </w:t>
      </w:r>
      <w:r w:rsidR="0071520F" w:rsidRPr="00DE6131">
        <w:rPr>
          <w:rFonts w:hint="cs"/>
          <w:rtl/>
        </w:rPr>
        <w:t>بأخرى</w:t>
      </w:r>
      <w:r w:rsidR="00E05BE7" w:rsidRPr="00DE6131">
        <w:rPr>
          <w:rFonts w:hint="cs"/>
          <w:rtl/>
        </w:rPr>
        <w:t xml:space="preserve"> الى نقل </w:t>
      </w:r>
      <w:r w:rsidR="00C63D76" w:rsidRPr="00DE6131">
        <w:rPr>
          <w:rFonts w:hint="cs"/>
          <w:rtl/>
        </w:rPr>
        <w:t>التسيير</w:t>
      </w:r>
      <w:r w:rsidR="00E05BE7" w:rsidRPr="00DE6131">
        <w:rPr>
          <w:rFonts w:hint="cs"/>
          <w:rtl/>
        </w:rPr>
        <w:t xml:space="preserve"> </w:t>
      </w:r>
      <w:r w:rsidR="00C63D76" w:rsidRPr="00DE6131">
        <w:rPr>
          <w:rFonts w:hint="cs"/>
          <w:rtl/>
        </w:rPr>
        <w:t>فحسب</w:t>
      </w:r>
      <w:r w:rsidR="00E05BE7" w:rsidRPr="00DE6131">
        <w:rPr>
          <w:rFonts w:hint="cs"/>
          <w:rtl/>
        </w:rPr>
        <w:t xml:space="preserve"> الى القطاع الخاص </w:t>
      </w:r>
      <w:r w:rsidR="00C63D76" w:rsidRPr="00DE6131">
        <w:rPr>
          <w:rFonts w:hint="cs"/>
          <w:rtl/>
        </w:rPr>
        <w:t xml:space="preserve">مع </w:t>
      </w:r>
      <w:r w:rsidR="00E05BE7" w:rsidRPr="00DE6131">
        <w:rPr>
          <w:rFonts w:hint="cs"/>
          <w:rtl/>
        </w:rPr>
        <w:t xml:space="preserve"> </w:t>
      </w:r>
      <w:r w:rsidR="00C63D76" w:rsidRPr="00DE6131">
        <w:rPr>
          <w:rFonts w:hint="cs"/>
          <w:rtl/>
        </w:rPr>
        <w:t>الاحتفاظ</w:t>
      </w:r>
      <w:r w:rsidR="00E05BE7" w:rsidRPr="00DE6131">
        <w:rPr>
          <w:rFonts w:hint="cs"/>
          <w:rtl/>
        </w:rPr>
        <w:t xml:space="preserve"> </w:t>
      </w:r>
      <w:r w:rsidR="00C63D76" w:rsidRPr="00DE6131">
        <w:rPr>
          <w:rFonts w:hint="cs"/>
          <w:rtl/>
        </w:rPr>
        <w:t>ب</w:t>
      </w:r>
      <w:r w:rsidR="00E05BE7" w:rsidRPr="00DE6131">
        <w:rPr>
          <w:rFonts w:hint="cs"/>
          <w:rtl/>
        </w:rPr>
        <w:t>أصول</w:t>
      </w:r>
      <w:r w:rsidR="00C63D76" w:rsidRPr="00DE6131">
        <w:rPr>
          <w:rFonts w:hint="cs"/>
          <w:rtl/>
        </w:rPr>
        <w:t xml:space="preserve"> الملكية اللازمة </w:t>
      </w:r>
      <w:r w:rsidR="00E05BE7" w:rsidRPr="00DE6131">
        <w:rPr>
          <w:rFonts w:hint="cs"/>
          <w:rtl/>
        </w:rPr>
        <w:t xml:space="preserve">ذاتها بالبيع وبحيث تصبح </w:t>
      </w:r>
      <w:r w:rsidR="00C63D76" w:rsidRPr="00DE6131">
        <w:rPr>
          <w:rFonts w:hint="cs"/>
          <w:rtl/>
        </w:rPr>
        <w:t>التصرف الإداري والفني</w:t>
      </w:r>
      <w:r w:rsidR="00E05BE7" w:rsidRPr="00DE6131">
        <w:rPr>
          <w:rFonts w:hint="cs"/>
          <w:rtl/>
        </w:rPr>
        <w:t xml:space="preserve"> </w:t>
      </w:r>
      <w:r w:rsidR="00C63D76" w:rsidRPr="00DE6131">
        <w:rPr>
          <w:rFonts w:hint="cs"/>
          <w:rtl/>
        </w:rPr>
        <w:t>من صلاحية</w:t>
      </w:r>
      <w:r w:rsidR="00E05BE7" w:rsidRPr="00DE6131">
        <w:rPr>
          <w:rFonts w:hint="cs"/>
          <w:rtl/>
        </w:rPr>
        <w:t xml:space="preserve"> القطاع الخاص </w:t>
      </w:r>
      <w:r w:rsidR="00C63D76" w:rsidRPr="00DE6131">
        <w:rPr>
          <w:rFonts w:hint="cs"/>
          <w:rtl/>
        </w:rPr>
        <w:t xml:space="preserve">في حين  تظل </w:t>
      </w:r>
      <w:r w:rsidR="00E05BE7" w:rsidRPr="00DE6131">
        <w:rPr>
          <w:rFonts w:hint="cs"/>
          <w:rtl/>
        </w:rPr>
        <w:t xml:space="preserve">ملكية </w:t>
      </w:r>
      <w:r w:rsidR="00C63D76" w:rsidRPr="00DE6131">
        <w:rPr>
          <w:rFonts w:hint="cs"/>
          <w:rtl/>
        </w:rPr>
        <w:t xml:space="preserve"> الأصول تابعة </w:t>
      </w:r>
      <w:r w:rsidR="00E05BE7" w:rsidRPr="00DE6131">
        <w:rPr>
          <w:rFonts w:hint="cs"/>
          <w:rtl/>
        </w:rPr>
        <w:t>للدولة وللقطاع العام</w:t>
      </w:r>
      <w:r w:rsidR="009145E7" w:rsidRPr="00DE6131">
        <w:rPr>
          <w:rStyle w:val="Appelnotedebasdep"/>
          <w:color w:val="000000" w:themeColor="text1"/>
          <w:rtl/>
        </w:rPr>
        <w:footnoteReference w:id="277"/>
      </w:r>
      <w:r w:rsidR="00C63D76" w:rsidRPr="00DE6131">
        <w:rPr>
          <w:rFonts w:hint="cs"/>
          <w:rtl/>
        </w:rPr>
        <w:t>.</w:t>
      </w:r>
    </w:p>
    <w:p w14:paraId="213C35A3" w14:textId="0D395D15" w:rsidR="001D7525" w:rsidRPr="00DE6131" w:rsidRDefault="00197ABC" w:rsidP="00D74548">
      <w:pPr>
        <w:rPr>
          <w:rtl/>
        </w:rPr>
      </w:pPr>
      <w:r>
        <w:rPr>
          <w:rFonts w:hint="cs"/>
          <w:rtl/>
        </w:rPr>
        <w:t>لذلك يجب أ</w:t>
      </w:r>
      <w:r w:rsidR="00D13315" w:rsidRPr="00DE6131">
        <w:rPr>
          <w:rFonts w:hint="cs"/>
          <w:rtl/>
        </w:rPr>
        <w:t xml:space="preserve">ن تكون </w:t>
      </w:r>
      <w:r w:rsidR="005B5648" w:rsidRPr="00DE6131">
        <w:rPr>
          <w:rFonts w:hint="cs"/>
          <w:rtl/>
        </w:rPr>
        <w:t xml:space="preserve"> المصلحة العامة </w:t>
      </w:r>
      <w:r w:rsidR="00D13315" w:rsidRPr="00DE6131">
        <w:rPr>
          <w:rFonts w:hint="cs"/>
          <w:rtl/>
        </w:rPr>
        <w:t xml:space="preserve"> في كل الظروف المحيطة </w:t>
      </w:r>
      <w:r w:rsidR="001D6EFA">
        <w:rPr>
          <w:rFonts w:hint="cs"/>
          <w:rtl/>
        </w:rPr>
        <w:t xml:space="preserve">والمعاصرة </w:t>
      </w:r>
      <w:r w:rsidR="00D13315" w:rsidRPr="00DE6131">
        <w:rPr>
          <w:rFonts w:hint="cs"/>
          <w:rtl/>
        </w:rPr>
        <w:t xml:space="preserve">بعقد التفويض </w:t>
      </w:r>
      <w:r w:rsidR="001D6EFA">
        <w:rPr>
          <w:rFonts w:hint="cs"/>
          <w:rtl/>
        </w:rPr>
        <w:t>هي الدافع أ</w:t>
      </w:r>
      <w:r w:rsidR="005B5648" w:rsidRPr="00DE6131">
        <w:rPr>
          <w:rFonts w:hint="cs"/>
          <w:rtl/>
        </w:rPr>
        <w:t xml:space="preserve">و الباعث </w:t>
      </w:r>
      <w:r w:rsidR="00D13315" w:rsidRPr="00DE6131">
        <w:rPr>
          <w:rFonts w:hint="cs"/>
          <w:rtl/>
        </w:rPr>
        <w:t xml:space="preserve">الرئيسي </w:t>
      </w:r>
      <w:r w:rsidR="005B5648" w:rsidRPr="00DE6131">
        <w:rPr>
          <w:rFonts w:hint="cs"/>
          <w:rtl/>
        </w:rPr>
        <w:t xml:space="preserve">الذي </w:t>
      </w:r>
      <w:r w:rsidR="00D13315" w:rsidRPr="00DE6131">
        <w:rPr>
          <w:rFonts w:hint="cs"/>
          <w:rtl/>
        </w:rPr>
        <w:t xml:space="preserve">ترمي الى تحقيقه الجهة المانحة </w:t>
      </w:r>
      <w:r w:rsidR="005B5648" w:rsidRPr="00DE6131">
        <w:rPr>
          <w:rFonts w:hint="cs"/>
          <w:rtl/>
        </w:rPr>
        <w:t xml:space="preserve"> </w:t>
      </w:r>
      <w:r w:rsidR="00D13315" w:rsidRPr="00DE6131">
        <w:rPr>
          <w:rFonts w:hint="cs"/>
          <w:rtl/>
        </w:rPr>
        <w:t>فملخص ال</w:t>
      </w:r>
      <w:r w:rsidR="001D6EFA">
        <w:rPr>
          <w:rFonts w:hint="cs"/>
          <w:rtl/>
        </w:rPr>
        <w:t>أ</w:t>
      </w:r>
      <w:r w:rsidR="00D13315" w:rsidRPr="00DE6131">
        <w:rPr>
          <w:rFonts w:hint="cs"/>
          <w:rtl/>
        </w:rPr>
        <w:t>عمال التي تلتزم بها أشخاص القانون العام تتمحور</w:t>
      </w:r>
      <w:r w:rsidR="001D6EFA">
        <w:rPr>
          <w:rFonts w:hint="cs"/>
          <w:rtl/>
        </w:rPr>
        <w:t>حول هدف رئيسي لابد أ</w:t>
      </w:r>
      <w:r w:rsidR="00D13315" w:rsidRPr="00DE6131">
        <w:rPr>
          <w:rFonts w:hint="cs"/>
          <w:rtl/>
        </w:rPr>
        <w:t xml:space="preserve">ن يرافق كل </w:t>
      </w:r>
      <w:r w:rsidR="0071520F" w:rsidRPr="00DE6131">
        <w:rPr>
          <w:rFonts w:hint="cs"/>
          <w:rtl/>
        </w:rPr>
        <w:t>ما تقو</w:t>
      </w:r>
      <w:r w:rsidR="0071520F" w:rsidRPr="00DE6131">
        <w:rPr>
          <w:rtl/>
        </w:rPr>
        <w:t>م</w:t>
      </w:r>
      <w:r w:rsidR="00D13315" w:rsidRPr="00DE6131">
        <w:rPr>
          <w:rFonts w:hint="cs"/>
          <w:rtl/>
        </w:rPr>
        <w:t xml:space="preserve"> به </w:t>
      </w:r>
      <w:r w:rsidR="001D7525" w:rsidRPr="00DE6131">
        <w:rPr>
          <w:rFonts w:hint="cs"/>
          <w:rtl/>
        </w:rPr>
        <w:t>السلطات العامة من أنشطة و</w:t>
      </w:r>
      <w:r w:rsidR="005B5648" w:rsidRPr="00DE6131">
        <w:rPr>
          <w:rFonts w:hint="cs"/>
          <w:rtl/>
        </w:rPr>
        <w:t>ما</w:t>
      </w:r>
      <w:r w:rsidR="0071520F" w:rsidRPr="00DE6131">
        <w:rPr>
          <w:rFonts w:hint="cs"/>
          <w:rtl/>
        </w:rPr>
        <w:t xml:space="preserve"> </w:t>
      </w:r>
      <w:r w:rsidR="005B5648" w:rsidRPr="00DE6131">
        <w:rPr>
          <w:rFonts w:hint="cs"/>
          <w:rtl/>
        </w:rPr>
        <w:t xml:space="preserve">تقوم به </w:t>
      </w:r>
      <w:r w:rsidR="001D7525" w:rsidRPr="00DE6131">
        <w:rPr>
          <w:rFonts w:hint="cs"/>
          <w:rtl/>
        </w:rPr>
        <w:t xml:space="preserve">الجهة الإدارية </w:t>
      </w:r>
      <w:r w:rsidR="001D6EFA">
        <w:rPr>
          <w:rFonts w:hint="cs"/>
          <w:rtl/>
        </w:rPr>
        <w:t>من تصرف أ</w:t>
      </w:r>
      <w:r w:rsidR="005B5648" w:rsidRPr="00DE6131">
        <w:rPr>
          <w:rFonts w:hint="cs"/>
          <w:rtl/>
        </w:rPr>
        <w:t>و عمل</w:t>
      </w:r>
      <w:r w:rsidR="001D7525" w:rsidRPr="00DE6131">
        <w:rPr>
          <w:rFonts w:hint="cs"/>
          <w:rtl/>
        </w:rPr>
        <w:t xml:space="preserve"> مادي </w:t>
      </w:r>
      <w:r w:rsidR="005B5648" w:rsidRPr="00DE6131">
        <w:rPr>
          <w:rFonts w:hint="cs"/>
          <w:rtl/>
        </w:rPr>
        <w:t xml:space="preserve"> يجب لن </w:t>
      </w:r>
      <w:r w:rsidR="001D7525" w:rsidRPr="00DE6131">
        <w:rPr>
          <w:rFonts w:hint="cs"/>
          <w:rtl/>
        </w:rPr>
        <w:t>يحيد</w:t>
      </w:r>
      <w:r w:rsidR="005B5648" w:rsidRPr="00DE6131">
        <w:rPr>
          <w:rFonts w:hint="cs"/>
          <w:rtl/>
        </w:rPr>
        <w:t xml:space="preserve"> </w:t>
      </w:r>
      <w:r w:rsidR="001D7525" w:rsidRPr="00DE6131">
        <w:rPr>
          <w:rFonts w:hint="cs"/>
          <w:rtl/>
        </w:rPr>
        <w:t xml:space="preserve">عن </w:t>
      </w:r>
      <w:r w:rsidR="005B5648" w:rsidRPr="00DE6131">
        <w:rPr>
          <w:rFonts w:hint="cs"/>
          <w:rtl/>
        </w:rPr>
        <w:t xml:space="preserve"> </w:t>
      </w:r>
      <w:r w:rsidR="001D7525" w:rsidRPr="00DE6131">
        <w:rPr>
          <w:rFonts w:hint="cs"/>
          <w:rtl/>
        </w:rPr>
        <w:t>متطلبات</w:t>
      </w:r>
      <w:r w:rsidR="001D6EFA">
        <w:rPr>
          <w:rFonts w:hint="cs"/>
          <w:rtl/>
        </w:rPr>
        <w:t xml:space="preserve"> الصالح العام  وإلا فإ</w:t>
      </w:r>
      <w:r w:rsidR="005B5648" w:rsidRPr="00DE6131">
        <w:rPr>
          <w:rFonts w:hint="cs"/>
          <w:rtl/>
        </w:rPr>
        <w:t xml:space="preserve">ن هذا </w:t>
      </w:r>
      <w:r w:rsidR="001D7525" w:rsidRPr="00DE6131">
        <w:rPr>
          <w:rFonts w:hint="cs"/>
          <w:rtl/>
        </w:rPr>
        <w:t>النشاط</w:t>
      </w:r>
      <w:r w:rsidR="005B5648" w:rsidRPr="00DE6131">
        <w:rPr>
          <w:rFonts w:hint="cs"/>
          <w:rtl/>
        </w:rPr>
        <w:t xml:space="preserve"> </w:t>
      </w:r>
      <w:r w:rsidR="00E31255">
        <w:rPr>
          <w:rFonts w:hint="cs"/>
          <w:rtl/>
        </w:rPr>
        <w:t>سواء ك</w:t>
      </w:r>
      <w:r w:rsidR="001D7525" w:rsidRPr="00DE6131">
        <w:rPr>
          <w:rFonts w:hint="cs"/>
          <w:rtl/>
        </w:rPr>
        <w:t xml:space="preserve">ان عمل قانوني </w:t>
      </w:r>
      <w:r w:rsidR="0071520F" w:rsidRPr="00DE6131">
        <w:rPr>
          <w:rFonts w:hint="cs"/>
          <w:rtl/>
        </w:rPr>
        <w:t>مادي</w:t>
      </w:r>
      <w:r w:rsidR="001D7525" w:rsidRPr="00DE6131">
        <w:rPr>
          <w:rFonts w:hint="cs"/>
          <w:rtl/>
        </w:rPr>
        <w:t xml:space="preserve"> يكون </w:t>
      </w:r>
      <w:r w:rsidR="005B5648" w:rsidRPr="00DE6131">
        <w:rPr>
          <w:rFonts w:hint="cs"/>
          <w:rtl/>
        </w:rPr>
        <w:t>مشوبا بعيب ال</w:t>
      </w:r>
      <w:r w:rsidR="00E31255">
        <w:rPr>
          <w:rFonts w:hint="cs"/>
          <w:rtl/>
        </w:rPr>
        <w:t>إ</w:t>
      </w:r>
      <w:r w:rsidR="005B5648" w:rsidRPr="00DE6131">
        <w:rPr>
          <w:rFonts w:hint="cs"/>
          <w:rtl/>
        </w:rPr>
        <w:t xml:space="preserve">نحراف في </w:t>
      </w:r>
      <w:r w:rsidR="001D7525" w:rsidRPr="00DE6131">
        <w:rPr>
          <w:rFonts w:hint="cs"/>
          <w:rtl/>
        </w:rPr>
        <w:t xml:space="preserve">استعمال </w:t>
      </w:r>
      <w:r w:rsidR="005B5648" w:rsidRPr="00DE6131">
        <w:rPr>
          <w:rFonts w:hint="cs"/>
          <w:rtl/>
        </w:rPr>
        <w:lastRenderedPageBreak/>
        <w:t xml:space="preserve">السلطة </w:t>
      </w:r>
      <w:r w:rsidR="001D7525" w:rsidRPr="00DE6131">
        <w:rPr>
          <w:rFonts w:hint="cs"/>
          <w:rtl/>
        </w:rPr>
        <w:t xml:space="preserve">العامة </w:t>
      </w:r>
      <w:r w:rsidR="00E31255">
        <w:rPr>
          <w:rFonts w:hint="cs"/>
          <w:rtl/>
        </w:rPr>
        <w:t>ذلك أ</w:t>
      </w:r>
      <w:r w:rsidR="005B5648" w:rsidRPr="00DE6131">
        <w:rPr>
          <w:rFonts w:hint="cs"/>
          <w:rtl/>
        </w:rPr>
        <w:t xml:space="preserve">ن </w:t>
      </w:r>
      <w:r w:rsidR="001D7525" w:rsidRPr="00DE6131">
        <w:rPr>
          <w:rFonts w:hint="cs"/>
          <w:rtl/>
        </w:rPr>
        <w:t>تحقيق</w:t>
      </w:r>
      <w:r w:rsidR="005B5648" w:rsidRPr="00DE6131">
        <w:rPr>
          <w:rFonts w:hint="cs"/>
          <w:rtl/>
        </w:rPr>
        <w:t xml:space="preserve"> المرفق العام</w:t>
      </w:r>
      <w:r w:rsidR="001D7525" w:rsidRPr="00DE6131">
        <w:rPr>
          <w:rFonts w:hint="cs"/>
          <w:rtl/>
        </w:rPr>
        <w:t xml:space="preserve"> بالشكل المطلوب</w:t>
      </w:r>
      <w:r w:rsidR="005B5648" w:rsidRPr="00DE6131">
        <w:rPr>
          <w:rFonts w:hint="cs"/>
          <w:rtl/>
        </w:rPr>
        <w:t xml:space="preserve"> هو </w:t>
      </w:r>
      <w:r w:rsidR="001D7525" w:rsidRPr="00DE6131">
        <w:rPr>
          <w:rFonts w:hint="cs"/>
          <w:rtl/>
        </w:rPr>
        <w:t xml:space="preserve">الهدف الرئيس للسلطة المفوضة الذي تسعى اليه من خلال </w:t>
      </w:r>
      <w:r w:rsidR="005B5648" w:rsidRPr="00DE6131">
        <w:rPr>
          <w:rFonts w:hint="cs"/>
          <w:rtl/>
        </w:rPr>
        <w:t xml:space="preserve">استخدامها </w:t>
      </w:r>
      <w:r w:rsidR="001D7525" w:rsidRPr="00DE6131">
        <w:rPr>
          <w:rFonts w:hint="cs"/>
          <w:rtl/>
        </w:rPr>
        <w:t>ل</w:t>
      </w:r>
      <w:r w:rsidR="005B5648" w:rsidRPr="00DE6131">
        <w:rPr>
          <w:rFonts w:hint="cs"/>
          <w:rtl/>
        </w:rPr>
        <w:t>سلطتها في الرقابة عند تنفيذ العقد</w:t>
      </w:r>
      <w:r w:rsidR="001D7525" w:rsidRPr="00DE6131">
        <w:rPr>
          <w:rFonts w:hint="cs"/>
          <w:rtl/>
        </w:rPr>
        <w:t>،</w:t>
      </w:r>
      <w:r w:rsidR="00E31255">
        <w:rPr>
          <w:rFonts w:hint="cs"/>
          <w:rtl/>
        </w:rPr>
        <w:t xml:space="preserve"> وخلاصة القول أ</w:t>
      </w:r>
      <w:r w:rsidR="005B5648" w:rsidRPr="00DE6131">
        <w:rPr>
          <w:rFonts w:hint="cs"/>
          <w:rtl/>
        </w:rPr>
        <w:t xml:space="preserve">ن </w:t>
      </w:r>
      <w:r w:rsidR="001D7525" w:rsidRPr="00DE6131">
        <w:rPr>
          <w:rFonts w:hint="cs"/>
          <w:rtl/>
        </w:rPr>
        <w:t>الجهة المتعاقدة</w:t>
      </w:r>
      <w:r w:rsidR="005B5648" w:rsidRPr="00DE6131">
        <w:rPr>
          <w:rFonts w:hint="cs"/>
          <w:rtl/>
        </w:rPr>
        <w:t xml:space="preserve"> وهي بصدد استعمال سلطتها الرقابية </w:t>
      </w:r>
      <w:r w:rsidR="00E31255">
        <w:rPr>
          <w:rFonts w:hint="cs"/>
          <w:rtl/>
        </w:rPr>
        <w:t>فإ</w:t>
      </w:r>
      <w:r w:rsidR="0071520F" w:rsidRPr="00DE6131">
        <w:rPr>
          <w:rFonts w:hint="cs"/>
          <w:rtl/>
        </w:rPr>
        <w:t>نها</w:t>
      </w:r>
      <w:r w:rsidR="005B5648" w:rsidRPr="00DE6131">
        <w:rPr>
          <w:rFonts w:hint="cs"/>
          <w:rtl/>
        </w:rPr>
        <w:t xml:space="preserve"> تراعي دوما ضمان سير المرفق العام بانتظام </w:t>
      </w:r>
      <w:r w:rsidR="0071520F" w:rsidRPr="00DE6131">
        <w:rPr>
          <w:rFonts w:hint="cs"/>
          <w:rtl/>
        </w:rPr>
        <w:t>واضطراد</w:t>
      </w:r>
      <w:r w:rsidR="005B5648" w:rsidRPr="00DE6131">
        <w:rPr>
          <w:rFonts w:hint="cs"/>
          <w:rtl/>
        </w:rPr>
        <w:t xml:space="preserve"> من خلال </w:t>
      </w:r>
      <w:r w:rsidR="00E31255">
        <w:rPr>
          <w:rFonts w:hint="cs"/>
          <w:rtl/>
        </w:rPr>
        <w:t>إ</w:t>
      </w:r>
      <w:r w:rsidR="005B5648" w:rsidRPr="00DE6131">
        <w:rPr>
          <w:rFonts w:hint="cs"/>
          <w:rtl/>
        </w:rPr>
        <w:t>عمال سلطتها الرقابية</w:t>
      </w:r>
      <w:r w:rsidR="005B5648" w:rsidRPr="00DE6131">
        <w:rPr>
          <w:rStyle w:val="Appelnotedebasdep"/>
          <w:color w:val="000000" w:themeColor="text1"/>
          <w:rtl/>
        </w:rPr>
        <w:footnoteReference w:id="278"/>
      </w:r>
      <w:r w:rsidR="001D7525" w:rsidRPr="00DE6131">
        <w:rPr>
          <w:rFonts w:hint="cs"/>
          <w:rtl/>
        </w:rPr>
        <w:t>.</w:t>
      </w:r>
    </w:p>
    <w:p w14:paraId="1A351D3A" w14:textId="483DEA21" w:rsidR="008C137D" w:rsidRPr="00DE6131" w:rsidRDefault="006A1ADE" w:rsidP="00DC396B">
      <w:pPr>
        <w:rPr>
          <w:color w:val="000000" w:themeColor="text1"/>
          <w:rtl/>
        </w:rPr>
      </w:pPr>
      <w:r>
        <w:rPr>
          <w:rFonts w:hint="cs"/>
          <w:color w:val="000000" w:themeColor="text1"/>
          <w:rtl/>
        </w:rPr>
        <w:t>إ</w:t>
      </w:r>
      <w:r w:rsidR="005B5648" w:rsidRPr="00DE6131">
        <w:rPr>
          <w:rFonts w:hint="cs"/>
          <w:color w:val="000000" w:themeColor="text1"/>
          <w:rtl/>
        </w:rPr>
        <w:t xml:space="preserve">ن </w:t>
      </w:r>
      <w:r w:rsidR="008C137D" w:rsidRPr="00DE6131">
        <w:rPr>
          <w:rFonts w:hint="cs"/>
          <w:color w:val="000000" w:themeColor="text1"/>
          <w:rtl/>
        </w:rPr>
        <w:t xml:space="preserve">الجهة </w:t>
      </w:r>
      <w:r w:rsidR="00DC396B" w:rsidRPr="00DE6131">
        <w:rPr>
          <w:rFonts w:hint="cs"/>
          <w:color w:val="000000" w:themeColor="text1"/>
          <w:rtl/>
        </w:rPr>
        <w:t>المانحة بوصفها</w:t>
      </w:r>
      <w:r>
        <w:rPr>
          <w:rFonts w:hint="cs"/>
          <w:color w:val="000000" w:themeColor="text1"/>
          <w:rtl/>
        </w:rPr>
        <w:t xml:space="preserve"> سلطة عامة عليها أ</w:t>
      </w:r>
      <w:r w:rsidR="005B5648" w:rsidRPr="00DE6131">
        <w:rPr>
          <w:rFonts w:hint="cs"/>
          <w:color w:val="000000" w:themeColor="text1"/>
          <w:rtl/>
        </w:rPr>
        <w:t xml:space="preserve">ن </w:t>
      </w:r>
      <w:r w:rsidR="008C137D" w:rsidRPr="00DE6131">
        <w:rPr>
          <w:rFonts w:hint="cs"/>
          <w:color w:val="000000" w:themeColor="text1"/>
          <w:rtl/>
        </w:rPr>
        <w:t>تسعى وتستهدف</w:t>
      </w:r>
      <w:r w:rsidR="005B5648" w:rsidRPr="00DE6131">
        <w:rPr>
          <w:rFonts w:hint="cs"/>
          <w:color w:val="000000" w:themeColor="text1"/>
          <w:rtl/>
        </w:rPr>
        <w:t xml:space="preserve"> </w:t>
      </w:r>
      <w:r w:rsidR="008C137D" w:rsidRPr="00DE6131">
        <w:rPr>
          <w:rFonts w:hint="cs"/>
          <w:color w:val="000000" w:themeColor="text1"/>
          <w:rtl/>
        </w:rPr>
        <w:t>فكرة</w:t>
      </w:r>
      <w:r w:rsidR="005B5648" w:rsidRPr="00DE6131">
        <w:rPr>
          <w:rFonts w:hint="cs"/>
          <w:color w:val="000000" w:themeColor="text1"/>
          <w:rtl/>
        </w:rPr>
        <w:t xml:space="preserve"> </w:t>
      </w:r>
      <w:r w:rsidR="008C137D" w:rsidRPr="00DE6131">
        <w:rPr>
          <w:rFonts w:hint="cs"/>
          <w:color w:val="000000" w:themeColor="text1"/>
          <w:rtl/>
        </w:rPr>
        <w:t xml:space="preserve">الصالح العام </w:t>
      </w:r>
      <w:r w:rsidR="005B5648" w:rsidRPr="00DE6131">
        <w:rPr>
          <w:rFonts w:hint="cs"/>
          <w:color w:val="000000" w:themeColor="text1"/>
          <w:rtl/>
        </w:rPr>
        <w:t xml:space="preserve">وهي </w:t>
      </w:r>
      <w:r w:rsidR="008C137D" w:rsidRPr="00DE6131">
        <w:rPr>
          <w:rFonts w:hint="cs"/>
          <w:color w:val="000000" w:themeColor="text1"/>
          <w:rtl/>
        </w:rPr>
        <w:t>تسعى لذلك</w:t>
      </w:r>
      <w:r w:rsidR="005B5648" w:rsidRPr="00DE6131">
        <w:rPr>
          <w:rFonts w:hint="cs"/>
          <w:color w:val="000000" w:themeColor="text1"/>
          <w:rtl/>
        </w:rPr>
        <w:t xml:space="preserve"> من خلال تفويض </w:t>
      </w:r>
      <w:r w:rsidR="00565C40" w:rsidRPr="00DE6131">
        <w:rPr>
          <w:rFonts w:hint="cs"/>
          <w:color w:val="000000" w:themeColor="text1"/>
          <w:rtl/>
        </w:rPr>
        <w:t>أحد</w:t>
      </w:r>
      <w:r w:rsidR="005B5648" w:rsidRPr="00DE6131">
        <w:rPr>
          <w:rFonts w:hint="cs"/>
          <w:color w:val="000000" w:themeColor="text1"/>
          <w:rtl/>
        </w:rPr>
        <w:t xml:space="preserve"> الأطراف </w:t>
      </w:r>
      <w:r w:rsidR="008C137D" w:rsidRPr="00DE6131">
        <w:rPr>
          <w:rFonts w:hint="cs"/>
          <w:color w:val="000000" w:themeColor="text1"/>
          <w:rtl/>
        </w:rPr>
        <w:t xml:space="preserve">المتعاقدة </w:t>
      </w:r>
      <w:r w:rsidR="005B5648" w:rsidRPr="00DE6131">
        <w:rPr>
          <w:rFonts w:hint="cs"/>
          <w:color w:val="000000" w:themeColor="text1"/>
          <w:rtl/>
        </w:rPr>
        <w:t xml:space="preserve">بأداء هذا الدور </w:t>
      </w:r>
      <w:r>
        <w:rPr>
          <w:rFonts w:hint="cs"/>
          <w:color w:val="000000" w:themeColor="text1"/>
          <w:rtl/>
        </w:rPr>
        <w:t>عن طريق آ</w:t>
      </w:r>
      <w:r w:rsidR="008C137D" w:rsidRPr="00DE6131">
        <w:rPr>
          <w:rFonts w:hint="cs"/>
          <w:color w:val="000000" w:themeColor="text1"/>
          <w:rtl/>
        </w:rPr>
        <w:t xml:space="preserve">لية </w:t>
      </w:r>
      <w:r w:rsidR="005B5648" w:rsidRPr="00DE6131">
        <w:rPr>
          <w:rFonts w:hint="cs"/>
          <w:color w:val="000000" w:themeColor="text1"/>
          <w:rtl/>
        </w:rPr>
        <w:t xml:space="preserve">التعاقد الإداري ومن هنا </w:t>
      </w:r>
      <w:r w:rsidR="008C137D" w:rsidRPr="00DE6131">
        <w:rPr>
          <w:rFonts w:hint="cs"/>
          <w:color w:val="000000" w:themeColor="text1"/>
          <w:rtl/>
        </w:rPr>
        <w:t>يبرر</w:t>
      </w:r>
      <w:r w:rsidR="005B5648" w:rsidRPr="00DE6131">
        <w:rPr>
          <w:rFonts w:hint="cs"/>
          <w:color w:val="000000" w:themeColor="text1"/>
          <w:rtl/>
        </w:rPr>
        <w:t xml:space="preserve"> تدخلها بوصفها سلطة عامة لتعديل عقودها الإدارية على </w:t>
      </w:r>
      <w:r w:rsidR="0071520F" w:rsidRPr="00DE6131">
        <w:rPr>
          <w:rFonts w:hint="cs"/>
          <w:color w:val="000000" w:themeColor="text1"/>
          <w:rtl/>
        </w:rPr>
        <w:t>النحو</w:t>
      </w:r>
      <w:r w:rsidR="005B5648" w:rsidRPr="00DE6131">
        <w:rPr>
          <w:rFonts w:hint="cs"/>
          <w:color w:val="000000" w:themeColor="text1"/>
          <w:rtl/>
        </w:rPr>
        <w:t xml:space="preserve"> الذي تراه </w:t>
      </w:r>
      <w:r w:rsidR="00DC396B" w:rsidRPr="00DE6131">
        <w:rPr>
          <w:rFonts w:hint="cs"/>
          <w:color w:val="000000" w:themeColor="text1"/>
          <w:rtl/>
        </w:rPr>
        <w:t>ملائما لتحقيق</w:t>
      </w:r>
      <w:r w:rsidR="005B5648" w:rsidRPr="00DE6131">
        <w:rPr>
          <w:rFonts w:hint="cs"/>
          <w:color w:val="000000" w:themeColor="text1"/>
          <w:rtl/>
        </w:rPr>
        <w:t xml:space="preserve"> المصلحة العامة</w:t>
      </w:r>
      <w:r w:rsidR="008C137D" w:rsidRPr="00DE6131">
        <w:rPr>
          <w:rFonts w:hint="cs"/>
          <w:color w:val="000000" w:themeColor="text1"/>
          <w:rtl/>
        </w:rPr>
        <w:t xml:space="preserve"> بكل ما</w:t>
      </w:r>
      <w:r w:rsidR="0071520F" w:rsidRPr="00DE6131">
        <w:rPr>
          <w:rFonts w:hint="cs"/>
          <w:color w:val="000000" w:themeColor="text1"/>
          <w:rtl/>
        </w:rPr>
        <w:t xml:space="preserve"> </w:t>
      </w:r>
      <w:r w:rsidR="00F43E2B" w:rsidRPr="00DE6131">
        <w:rPr>
          <w:rFonts w:hint="cs"/>
          <w:color w:val="000000" w:themeColor="text1"/>
          <w:rtl/>
        </w:rPr>
        <w:t>تفتضيه</w:t>
      </w:r>
      <w:r w:rsidR="008C137D" w:rsidRPr="00DE6131">
        <w:rPr>
          <w:rFonts w:hint="cs"/>
          <w:color w:val="000000" w:themeColor="text1"/>
          <w:rtl/>
        </w:rPr>
        <w:t xml:space="preserve"> من موجبات</w:t>
      </w:r>
      <w:r w:rsidR="005B5648" w:rsidRPr="00DE6131">
        <w:rPr>
          <w:rStyle w:val="Appelnotedebasdep"/>
          <w:color w:val="000000" w:themeColor="text1"/>
          <w:rtl/>
        </w:rPr>
        <w:footnoteReference w:id="279"/>
      </w:r>
      <w:r w:rsidR="00DC396B">
        <w:rPr>
          <w:rFonts w:hint="cs"/>
          <w:color w:val="000000" w:themeColor="text1"/>
          <w:rtl/>
        </w:rPr>
        <w:t>.</w:t>
      </w:r>
    </w:p>
    <w:p w14:paraId="75F466B8" w14:textId="74FD44A0" w:rsidR="005B5648" w:rsidRPr="00DE6131" w:rsidRDefault="008C137D" w:rsidP="00D74548">
      <w:pPr>
        <w:rPr>
          <w:sz w:val="16"/>
          <w:szCs w:val="16"/>
          <w:rtl/>
        </w:rPr>
      </w:pPr>
      <w:r w:rsidRPr="00DE6131">
        <w:rPr>
          <w:rFonts w:hint="cs"/>
          <w:rtl/>
        </w:rPr>
        <w:t>ف</w:t>
      </w:r>
      <w:r w:rsidR="006A1ADE">
        <w:rPr>
          <w:rFonts w:hint="cs"/>
          <w:rtl/>
        </w:rPr>
        <w:t>إن أ</w:t>
      </w:r>
      <w:r w:rsidR="005B5648" w:rsidRPr="00DE6131">
        <w:rPr>
          <w:rFonts w:hint="cs"/>
          <w:rtl/>
        </w:rPr>
        <w:t xml:space="preserve">صل وجود المرفق العام </w:t>
      </w:r>
      <w:r w:rsidR="0071520F" w:rsidRPr="00DE6131">
        <w:rPr>
          <w:rFonts w:hint="cs"/>
          <w:rtl/>
        </w:rPr>
        <w:t>هو الغاي</w:t>
      </w:r>
      <w:r w:rsidR="0071520F" w:rsidRPr="00DE6131">
        <w:rPr>
          <w:rtl/>
        </w:rPr>
        <w:t>ة</w:t>
      </w:r>
      <w:r w:rsidR="006A1ADE">
        <w:rPr>
          <w:rFonts w:hint="cs"/>
          <w:rtl/>
        </w:rPr>
        <w:t xml:space="preserve"> الجوهرية والأ</w:t>
      </w:r>
      <w:r w:rsidRPr="00DE6131">
        <w:rPr>
          <w:rFonts w:hint="cs"/>
          <w:rtl/>
        </w:rPr>
        <w:t xml:space="preserve">ساسية وهي </w:t>
      </w:r>
      <w:r w:rsidR="005B5648" w:rsidRPr="00DE6131">
        <w:rPr>
          <w:rFonts w:hint="cs"/>
          <w:rtl/>
        </w:rPr>
        <w:t>ضمان المصلحة العامة وقد وجدت هذه الأخيرة</w:t>
      </w:r>
      <w:r w:rsidRPr="00DE6131">
        <w:rPr>
          <w:rFonts w:hint="cs"/>
          <w:rtl/>
        </w:rPr>
        <w:t xml:space="preserve"> كذلك </w:t>
      </w:r>
      <w:r w:rsidR="006A1ADE">
        <w:rPr>
          <w:rFonts w:hint="cs"/>
          <w:rtl/>
        </w:rPr>
        <w:t>من أ</w:t>
      </w:r>
      <w:r w:rsidR="005B5648" w:rsidRPr="00DE6131">
        <w:rPr>
          <w:rFonts w:hint="cs"/>
          <w:rtl/>
        </w:rPr>
        <w:t xml:space="preserve">جل </w:t>
      </w:r>
      <w:r w:rsidRPr="00DE6131">
        <w:rPr>
          <w:rFonts w:hint="cs"/>
          <w:rtl/>
        </w:rPr>
        <w:t>تلبية</w:t>
      </w:r>
      <w:r w:rsidR="005B5648" w:rsidRPr="00DE6131">
        <w:rPr>
          <w:rFonts w:hint="cs"/>
          <w:rtl/>
        </w:rPr>
        <w:t xml:space="preserve"> الحاجات العامة</w:t>
      </w:r>
      <w:r w:rsidRPr="00DE6131">
        <w:rPr>
          <w:rFonts w:hint="cs"/>
          <w:rtl/>
        </w:rPr>
        <w:t xml:space="preserve"> </w:t>
      </w:r>
      <w:r w:rsidR="0071520F" w:rsidRPr="00DE6131">
        <w:rPr>
          <w:rFonts w:hint="cs"/>
          <w:rtl/>
        </w:rPr>
        <w:t>للأفراد</w:t>
      </w:r>
      <w:r w:rsidRPr="00DE6131">
        <w:rPr>
          <w:rFonts w:hint="cs"/>
          <w:rtl/>
        </w:rPr>
        <w:t xml:space="preserve"> والجماعات </w:t>
      </w:r>
      <w:r w:rsidR="006A1ADE">
        <w:rPr>
          <w:rFonts w:hint="cs"/>
          <w:rtl/>
        </w:rPr>
        <w:t>التي عجز الأ</w:t>
      </w:r>
      <w:r w:rsidR="005B5648" w:rsidRPr="00DE6131">
        <w:rPr>
          <w:rFonts w:hint="cs"/>
          <w:rtl/>
        </w:rPr>
        <w:t xml:space="preserve">فراد </w:t>
      </w:r>
      <w:r w:rsidRPr="00DE6131">
        <w:rPr>
          <w:rFonts w:hint="cs"/>
          <w:rtl/>
        </w:rPr>
        <w:t>في الغالب عن</w:t>
      </w:r>
      <w:r w:rsidR="005B5648" w:rsidRPr="00DE6131">
        <w:rPr>
          <w:rFonts w:hint="cs"/>
          <w:rtl/>
        </w:rPr>
        <w:t xml:space="preserve"> </w:t>
      </w:r>
      <w:r w:rsidRPr="00DE6131">
        <w:rPr>
          <w:rFonts w:hint="cs"/>
          <w:rtl/>
        </w:rPr>
        <w:t>تحقيقها</w:t>
      </w:r>
      <w:r w:rsidR="005B5648" w:rsidRPr="00DE6131">
        <w:rPr>
          <w:rFonts w:hint="cs"/>
          <w:rtl/>
        </w:rPr>
        <w:t xml:space="preserve"> ومن هنا </w:t>
      </w:r>
      <w:r w:rsidRPr="00DE6131">
        <w:rPr>
          <w:rFonts w:hint="cs"/>
          <w:rtl/>
        </w:rPr>
        <w:t xml:space="preserve">تزايدت </w:t>
      </w:r>
      <w:r w:rsidR="005B5648" w:rsidRPr="00DE6131">
        <w:rPr>
          <w:rFonts w:hint="cs"/>
          <w:rtl/>
        </w:rPr>
        <w:t xml:space="preserve">الحاجة لتدخل </w:t>
      </w:r>
      <w:r w:rsidRPr="00DE6131">
        <w:rPr>
          <w:rFonts w:hint="cs"/>
          <w:rtl/>
        </w:rPr>
        <w:t>السلطة العامة</w:t>
      </w:r>
      <w:r w:rsidR="005B5648" w:rsidRPr="00DE6131">
        <w:rPr>
          <w:rFonts w:hint="cs"/>
          <w:rtl/>
        </w:rPr>
        <w:t xml:space="preserve"> </w:t>
      </w:r>
      <w:r w:rsidR="006A1ADE">
        <w:rPr>
          <w:rFonts w:hint="cs"/>
          <w:rtl/>
        </w:rPr>
        <w:t>من أ</w:t>
      </w:r>
      <w:r w:rsidRPr="00DE6131">
        <w:rPr>
          <w:rFonts w:hint="cs"/>
          <w:rtl/>
        </w:rPr>
        <w:t xml:space="preserve">جل ضمان </w:t>
      </w:r>
      <w:r w:rsidR="005B5648" w:rsidRPr="00DE6131">
        <w:rPr>
          <w:rFonts w:hint="cs"/>
          <w:rtl/>
        </w:rPr>
        <w:t xml:space="preserve">تقديم </w:t>
      </w:r>
      <w:r w:rsidRPr="00DE6131">
        <w:rPr>
          <w:rFonts w:hint="cs"/>
          <w:rtl/>
        </w:rPr>
        <w:t>ال</w:t>
      </w:r>
      <w:r w:rsidR="005B5648" w:rsidRPr="00DE6131">
        <w:rPr>
          <w:rFonts w:hint="cs"/>
          <w:rtl/>
        </w:rPr>
        <w:t xml:space="preserve">خدمة </w:t>
      </w:r>
      <w:r w:rsidRPr="00DE6131">
        <w:rPr>
          <w:rFonts w:hint="cs"/>
          <w:rtl/>
        </w:rPr>
        <w:t>ال</w:t>
      </w:r>
      <w:r w:rsidR="005B5648" w:rsidRPr="00DE6131">
        <w:rPr>
          <w:rFonts w:hint="cs"/>
          <w:rtl/>
        </w:rPr>
        <w:t xml:space="preserve">عمومية </w:t>
      </w:r>
      <w:r w:rsidR="006A1ADE">
        <w:rPr>
          <w:rFonts w:hint="cs"/>
          <w:rtl/>
        </w:rPr>
        <w:t>التي تصب في إ</w:t>
      </w:r>
      <w:r w:rsidRPr="00DE6131">
        <w:rPr>
          <w:rFonts w:hint="cs"/>
          <w:rtl/>
        </w:rPr>
        <w:t>طار ضمان</w:t>
      </w:r>
      <w:r w:rsidR="005B5648" w:rsidRPr="00DE6131">
        <w:rPr>
          <w:rFonts w:hint="cs"/>
          <w:rtl/>
        </w:rPr>
        <w:t xml:space="preserve"> المصلحة العامة بالنظر لأهميتها</w:t>
      </w:r>
      <w:r w:rsidRPr="00DE6131">
        <w:rPr>
          <w:rFonts w:hint="cs"/>
          <w:rtl/>
        </w:rPr>
        <w:t xml:space="preserve">، </w:t>
      </w:r>
      <w:r w:rsidR="005B5648" w:rsidRPr="00DE6131">
        <w:rPr>
          <w:rFonts w:hint="cs"/>
          <w:rtl/>
        </w:rPr>
        <w:t>ففي المرحلة الأولى كانت الدولة</w:t>
      </w:r>
      <w:r w:rsidRPr="00DE6131">
        <w:rPr>
          <w:rFonts w:hint="cs"/>
          <w:rtl/>
        </w:rPr>
        <w:t xml:space="preserve"> مطالبة ب</w:t>
      </w:r>
      <w:r w:rsidR="005B5648" w:rsidRPr="00DE6131">
        <w:rPr>
          <w:rFonts w:hint="cs"/>
          <w:rtl/>
        </w:rPr>
        <w:t>تسيير المرافق</w:t>
      </w:r>
      <w:r w:rsidRPr="00DE6131">
        <w:rPr>
          <w:rFonts w:hint="cs"/>
          <w:rtl/>
        </w:rPr>
        <w:t xml:space="preserve"> العامة</w:t>
      </w:r>
      <w:r w:rsidR="005B5648" w:rsidRPr="00DE6131">
        <w:rPr>
          <w:rFonts w:hint="cs"/>
          <w:rtl/>
        </w:rPr>
        <w:t xml:space="preserve"> عن طريق التخصص </w:t>
      </w:r>
      <w:r w:rsidR="006A1ADE">
        <w:rPr>
          <w:rFonts w:hint="cs"/>
          <w:rtl/>
        </w:rPr>
        <w:t>المؤسسات العمومية ولم يكن يطرح أ</w:t>
      </w:r>
      <w:r w:rsidR="005B5648" w:rsidRPr="00DE6131">
        <w:rPr>
          <w:rFonts w:hint="cs"/>
          <w:rtl/>
        </w:rPr>
        <w:t xml:space="preserve">شكال </w:t>
      </w:r>
      <w:r w:rsidRPr="00DE6131">
        <w:rPr>
          <w:rFonts w:hint="cs"/>
          <w:rtl/>
        </w:rPr>
        <w:t>ال</w:t>
      </w:r>
      <w:r w:rsidR="005B5648" w:rsidRPr="00DE6131">
        <w:rPr>
          <w:rFonts w:hint="cs"/>
          <w:rtl/>
        </w:rPr>
        <w:t xml:space="preserve">هدف </w:t>
      </w:r>
      <w:r w:rsidRPr="00DE6131">
        <w:rPr>
          <w:rFonts w:hint="cs"/>
          <w:rtl/>
        </w:rPr>
        <w:t xml:space="preserve">من </w:t>
      </w:r>
      <w:r w:rsidR="005B5648" w:rsidRPr="00DE6131">
        <w:rPr>
          <w:rFonts w:hint="cs"/>
          <w:rtl/>
        </w:rPr>
        <w:t>المرفق العام ل</w:t>
      </w:r>
      <w:r w:rsidR="006A1ADE">
        <w:rPr>
          <w:rFonts w:hint="cs"/>
          <w:rtl/>
        </w:rPr>
        <w:t>أ</w:t>
      </w:r>
      <w:r w:rsidR="005B5648" w:rsidRPr="00DE6131">
        <w:rPr>
          <w:rFonts w:hint="cs"/>
          <w:rtl/>
        </w:rPr>
        <w:t xml:space="preserve">ن الهدف </w:t>
      </w:r>
      <w:r w:rsidRPr="00DE6131">
        <w:rPr>
          <w:rFonts w:hint="cs"/>
          <w:rtl/>
        </w:rPr>
        <w:t xml:space="preserve">الواضح والوحيد آنذاك </w:t>
      </w:r>
      <w:r w:rsidR="005B5648" w:rsidRPr="00DE6131">
        <w:rPr>
          <w:rFonts w:hint="cs"/>
          <w:rtl/>
        </w:rPr>
        <w:t xml:space="preserve"> كان المصلحة العامة </w:t>
      </w:r>
      <w:r w:rsidRPr="00DE6131">
        <w:rPr>
          <w:rFonts w:hint="cs"/>
          <w:rtl/>
        </w:rPr>
        <w:t xml:space="preserve">بمفهوم </w:t>
      </w:r>
      <w:r w:rsidR="005B5648" w:rsidRPr="00DE6131">
        <w:rPr>
          <w:rFonts w:hint="cs"/>
          <w:rtl/>
        </w:rPr>
        <w:t xml:space="preserve"> المر</w:t>
      </w:r>
      <w:r w:rsidR="000775EF">
        <w:rPr>
          <w:rFonts w:hint="cs"/>
          <w:rtl/>
        </w:rPr>
        <w:t>دودية الإ</w:t>
      </w:r>
      <w:r w:rsidR="005B5648" w:rsidRPr="00DE6131">
        <w:rPr>
          <w:rFonts w:hint="cs"/>
          <w:rtl/>
        </w:rPr>
        <w:t>جتماعية كما يسميها الاشتراكيون</w:t>
      </w:r>
      <w:r w:rsidR="005B5648" w:rsidRPr="00DE6131">
        <w:rPr>
          <w:rStyle w:val="Appelnotedebasdep"/>
          <w:color w:val="000000" w:themeColor="text1"/>
          <w:rtl/>
        </w:rPr>
        <w:footnoteReference w:id="280"/>
      </w:r>
      <w:r w:rsidR="000775EF">
        <w:rPr>
          <w:rFonts w:hint="cs"/>
          <w:sz w:val="20"/>
          <w:szCs w:val="20"/>
          <w:rtl/>
        </w:rPr>
        <w:t>،</w:t>
      </w:r>
      <w:r w:rsidR="009749B0" w:rsidRPr="00DE6131">
        <w:rPr>
          <w:rFonts w:hint="cs"/>
          <w:rtl/>
        </w:rPr>
        <w:t xml:space="preserve"> لكن مع تطور وظائف الدولة الحديثة الذي أدى </w:t>
      </w:r>
      <w:r w:rsidR="0071520F" w:rsidRPr="00DE6131">
        <w:rPr>
          <w:rFonts w:hint="cs"/>
          <w:rtl/>
        </w:rPr>
        <w:t>بالضرورة</w:t>
      </w:r>
      <w:r w:rsidR="009749B0" w:rsidRPr="00DE6131">
        <w:rPr>
          <w:rFonts w:hint="cs"/>
          <w:rtl/>
        </w:rPr>
        <w:t xml:space="preserve"> الى تطور وظائف المرفق العام وتطور الوعي لدى المنتفعين من المرفق العام الناتج عن الظروف العامة خاصة منها الاقتصادية لم يعد للمصلحة العامة مفهوم ضيق وهو الاقتصار على المطالب الاجتماعية بل أصبح للمصلحة العامة مفهوم واسع يشمل مصالح أطراف العقد جميعها ولاسيما المصلحة الاقتصادية التي باتت جزء لا</w:t>
      </w:r>
      <w:r w:rsidR="0071520F" w:rsidRPr="00DE6131">
        <w:rPr>
          <w:rFonts w:hint="cs"/>
          <w:rtl/>
        </w:rPr>
        <w:t xml:space="preserve"> </w:t>
      </w:r>
      <w:r w:rsidR="00F43E2B" w:rsidRPr="00DE6131">
        <w:rPr>
          <w:rFonts w:hint="cs"/>
          <w:rtl/>
        </w:rPr>
        <w:t>يتجزأ</w:t>
      </w:r>
      <w:r w:rsidR="009749B0" w:rsidRPr="00DE6131">
        <w:rPr>
          <w:rFonts w:hint="cs"/>
          <w:rtl/>
        </w:rPr>
        <w:t xml:space="preserve"> من المصلحة العامة بمفهومها الواسع.</w:t>
      </w:r>
    </w:p>
    <w:p w14:paraId="79A4433D" w14:textId="5DFA52A8" w:rsidR="009749B0" w:rsidRPr="00DE6131" w:rsidRDefault="009749B0" w:rsidP="00D74548">
      <w:pPr>
        <w:rPr>
          <w:b/>
          <w:bCs/>
          <w:sz w:val="14"/>
          <w:szCs w:val="14"/>
          <w:rtl/>
        </w:rPr>
      </w:pPr>
      <w:r w:rsidRPr="00DE6131">
        <w:rPr>
          <w:rFonts w:hint="cs"/>
          <w:rtl/>
        </w:rPr>
        <w:t>ف</w:t>
      </w:r>
      <w:r w:rsidR="005B5648" w:rsidRPr="00DE6131">
        <w:rPr>
          <w:rFonts w:hint="cs"/>
          <w:rtl/>
        </w:rPr>
        <w:t xml:space="preserve">المصلحة العامة </w:t>
      </w:r>
      <w:r w:rsidRPr="00DE6131">
        <w:rPr>
          <w:rFonts w:hint="cs"/>
          <w:rtl/>
        </w:rPr>
        <w:t>في كل ال</w:t>
      </w:r>
      <w:r w:rsidR="00761C23">
        <w:rPr>
          <w:rFonts w:hint="cs"/>
          <w:rtl/>
        </w:rPr>
        <w:t>أ</w:t>
      </w:r>
      <w:r w:rsidRPr="00DE6131">
        <w:rPr>
          <w:rFonts w:hint="cs"/>
          <w:rtl/>
        </w:rPr>
        <w:t xml:space="preserve">حول </w:t>
      </w:r>
      <w:r w:rsidR="005B5648" w:rsidRPr="00DE6131">
        <w:rPr>
          <w:rFonts w:hint="cs"/>
          <w:rtl/>
        </w:rPr>
        <w:t xml:space="preserve">هي علة وجود المرفق </w:t>
      </w:r>
      <w:r w:rsidRPr="00DE6131">
        <w:rPr>
          <w:rFonts w:hint="cs"/>
          <w:rtl/>
        </w:rPr>
        <w:t>العام</w:t>
      </w:r>
      <w:r w:rsidR="005B5648" w:rsidRPr="00DE6131">
        <w:rPr>
          <w:rFonts w:hint="cs"/>
          <w:rtl/>
        </w:rPr>
        <w:t xml:space="preserve"> وسبب </w:t>
      </w:r>
      <w:r w:rsidRPr="00DE6131">
        <w:rPr>
          <w:rFonts w:hint="cs"/>
          <w:rtl/>
        </w:rPr>
        <w:t>قيامه</w:t>
      </w:r>
      <w:r w:rsidR="005B5648" w:rsidRPr="00DE6131">
        <w:rPr>
          <w:rFonts w:hint="cs"/>
          <w:rtl/>
        </w:rPr>
        <w:t xml:space="preserve">، فلا </w:t>
      </w:r>
      <w:r w:rsidRPr="00DE6131">
        <w:rPr>
          <w:rFonts w:hint="cs"/>
          <w:rtl/>
        </w:rPr>
        <w:t xml:space="preserve">تقوم للمرفق قائمة </w:t>
      </w:r>
      <w:r w:rsidR="00761C23">
        <w:rPr>
          <w:rFonts w:hint="cs"/>
          <w:rtl/>
        </w:rPr>
        <w:t>إ</w:t>
      </w:r>
      <w:r w:rsidR="009939D3">
        <w:rPr>
          <w:rFonts w:hint="cs"/>
          <w:rtl/>
        </w:rPr>
        <w:t>لا إ</w:t>
      </w:r>
      <w:r w:rsidR="005B5648" w:rsidRPr="00DE6131">
        <w:rPr>
          <w:rFonts w:hint="cs"/>
          <w:rtl/>
        </w:rPr>
        <w:t xml:space="preserve">ذا </w:t>
      </w:r>
      <w:r w:rsidRPr="00DE6131">
        <w:rPr>
          <w:rFonts w:hint="cs"/>
          <w:rtl/>
        </w:rPr>
        <w:t>كان موضوعة</w:t>
      </w:r>
      <w:r w:rsidR="005B5648" w:rsidRPr="00DE6131">
        <w:rPr>
          <w:rFonts w:hint="cs"/>
          <w:rtl/>
        </w:rPr>
        <w:t xml:space="preserve"> </w:t>
      </w:r>
      <w:r w:rsidRPr="00DE6131">
        <w:rPr>
          <w:rFonts w:hint="cs"/>
          <w:rtl/>
        </w:rPr>
        <w:t>يرتبط</w:t>
      </w:r>
      <w:r w:rsidR="005B5648" w:rsidRPr="00DE6131">
        <w:rPr>
          <w:rFonts w:hint="cs"/>
          <w:rtl/>
        </w:rPr>
        <w:t xml:space="preserve"> </w:t>
      </w:r>
      <w:r w:rsidRPr="00DE6131">
        <w:rPr>
          <w:rFonts w:hint="cs"/>
          <w:rtl/>
        </w:rPr>
        <w:t>ب</w:t>
      </w:r>
      <w:r w:rsidR="005B5648" w:rsidRPr="00DE6131">
        <w:rPr>
          <w:rFonts w:hint="cs"/>
          <w:rtl/>
        </w:rPr>
        <w:t xml:space="preserve">مصلحة عامة ينبغي تأمينها للأفراد </w:t>
      </w:r>
      <w:r w:rsidRPr="00DE6131">
        <w:rPr>
          <w:rFonts w:hint="cs"/>
          <w:rtl/>
        </w:rPr>
        <w:t>والجماعات</w:t>
      </w:r>
      <w:r w:rsidR="005B5648" w:rsidRPr="00DE6131">
        <w:rPr>
          <w:rFonts w:hint="cs"/>
          <w:rtl/>
        </w:rPr>
        <w:t xml:space="preserve">، فهي </w:t>
      </w:r>
      <w:r w:rsidR="009939D3">
        <w:rPr>
          <w:rFonts w:hint="cs"/>
          <w:rtl/>
        </w:rPr>
        <w:t>اذا</w:t>
      </w:r>
      <w:r w:rsidR="00BA1625" w:rsidRPr="00DE6131">
        <w:rPr>
          <w:rFonts w:hint="cs"/>
          <w:rtl/>
        </w:rPr>
        <w:t xml:space="preserve"> جوهر </w:t>
      </w:r>
      <w:r w:rsidR="005B5648" w:rsidRPr="00DE6131">
        <w:rPr>
          <w:rFonts w:hint="cs"/>
          <w:rtl/>
        </w:rPr>
        <w:t xml:space="preserve"> </w:t>
      </w:r>
      <w:r w:rsidR="00BA1625" w:rsidRPr="00DE6131">
        <w:rPr>
          <w:rFonts w:hint="cs"/>
          <w:rtl/>
        </w:rPr>
        <w:t>المرفق العام والهدف</w:t>
      </w:r>
      <w:r w:rsidR="005B5648" w:rsidRPr="00DE6131">
        <w:rPr>
          <w:rFonts w:hint="cs"/>
          <w:rtl/>
        </w:rPr>
        <w:t xml:space="preserve"> </w:t>
      </w:r>
      <w:r w:rsidR="00BA1625" w:rsidRPr="00DE6131">
        <w:rPr>
          <w:rFonts w:hint="cs"/>
          <w:rtl/>
        </w:rPr>
        <w:t>ال</w:t>
      </w:r>
      <w:r w:rsidR="009939D3">
        <w:rPr>
          <w:rFonts w:hint="cs"/>
          <w:rtl/>
        </w:rPr>
        <w:t>أ</w:t>
      </w:r>
      <w:r w:rsidR="00BA1625" w:rsidRPr="00DE6131">
        <w:rPr>
          <w:rFonts w:hint="cs"/>
          <w:rtl/>
        </w:rPr>
        <w:t>صلي</w:t>
      </w:r>
      <w:r w:rsidR="005B5648" w:rsidRPr="00DE6131">
        <w:rPr>
          <w:rFonts w:hint="cs"/>
          <w:rtl/>
        </w:rPr>
        <w:t xml:space="preserve"> الذي </w:t>
      </w:r>
      <w:r w:rsidR="00BA1625" w:rsidRPr="00DE6131">
        <w:rPr>
          <w:rFonts w:hint="cs"/>
          <w:rtl/>
        </w:rPr>
        <w:t>كان سببا</w:t>
      </w:r>
      <w:r w:rsidR="005B5648" w:rsidRPr="00DE6131">
        <w:rPr>
          <w:rFonts w:hint="cs"/>
          <w:rtl/>
        </w:rPr>
        <w:t xml:space="preserve"> </w:t>
      </w:r>
      <w:r w:rsidR="00BA1625" w:rsidRPr="00DE6131">
        <w:rPr>
          <w:rFonts w:hint="cs"/>
          <w:rtl/>
        </w:rPr>
        <w:t>في</w:t>
      </w:r>
      <w:r w:rsidR="005B5648" w:rsidRPr="00DE6131">
        <w:rPr>
          <w:rFonts w:hint="cs"/>
          <w:rtl/>
        </w:rPr>
        <w:t xml:space="preserve"> </w:t>
      </w:r>
      <w:r w:rsidR="00BA1625" w:rsidRPr="00DE6131">
        <w:rPr>
          <w:rFonts w:hint="cs"/>
          <w:rtl/>
        </w:rPr>
        <w:t>قيام</w:t>
      </w:r>
      <w:r w:rsidR="005B5648" w:rsidRPr="00DE6131">
        <w:rPr>
          <w:rFonts w:hint="cs"/>
          <w:rtl/>
        </w:rPr>
        <w:t xml:space="preserve"> </w:t>
      </w:r>
      <w:r w:rsidR="00BA1625" w:rsidRPr="00DE6131">
        <w:rPr>
          <w:rFonts w:hint="cs"/>
          <w:rtl/>
        </w:rPr>
        <w:t>ونشأة</w:t>
      </w:r>
      <w:r w:rsidR="005B5648" w:rsidRPr="00DE6131">
        <w:rPr>
          <w:rFonts w:hint="cs"/>
          <w:rtl/>
        </w:rPr>
        <w:t xml:space="preserve"> المرفق</w:t>
      </w:r>
      <w:r w:rsidR="009939D3">
        <w:rPr>
          <w:rFonts w:hint="cs"/>
          <w:rtl/>
        </w:rPr>
        <w:t>،</w:t>
      </w:r>
      <w:r w:rsidR="005B5648" w:rsidRPr="00DE6131">
        <w:rPr>
          <w:rFonts w:hint="cs"/>
          <w:rtl/>
        </w:rPr>
        <w:t xml:space="preserve"> فكل تعاريف المرفق العام </w:t>
      </w:r>
      <w:r w:rsidR="00BA1625" w:rsidRPr="00DE6131">
        <w:rPr>
          <w:rFonts w:hint="cs"/>
          <w:rtl/>
        </w:rPr>
        <w:t>الصادرة عن  الفقهاء</w:t>
      </w:r>
      <w:r w:rsidR="005B5648" w:rsidRPr="00DE6131">
        <w:rPr>
          <w:rFonts w:hint="cs"/>
          <w:rtl/>
        </w:rPr>
        <w:t xml:space="preserve"> </w:t>
      </w:r>
      <w:r w:rsidR="009939D3">
        <w:rPr>
          <w:rFonts w:hint="cs"/>
          <w:rtl/>
        </w:rPr>
        <w:t>أ</w:t>
      </w:r>
      <w:r w:rsidR="005B5648" w:rsidRPr="00DE6131">
        <w:rPr>
          <w:rFonts w:hint="cs"/>
          <w:rtl/>
        </w:rPr>
        <w:t xml:space="preserve">و </w:t>
      </w:r>
      <w:r w:rsidR="00BA1625" w:rsidRPr="00DE6131">
        <w:rPr>
          <w:rFonts w:hint="cs"/>
          <w:rtl/>
        </w:rPr>
        <w:t xml:space="preserve">تلك </w:t>
      </w:r>
      <w:r w:rsidR="005B5648" w:rsidRPr="00DE6131">
        <w:rPr>
          <w:rFonts w:hint="cs"/>
          <w:rtl/>
        </w:rPr>
        <w:t xml:space="preserve">التي </w:t>
      </w:r>
      <w:r w:rsidR="00BA1625" w:rsidRPr="00DE6131">
        <w:rPr>
          <w:rFonts w:hint="cs"/>
          <w:rtl/>
        </w:rPr>
        <w:t>نصت عليها</w:t>
      </w:r>
      <w:r w:rsidR="005B5648" w:rsidRPr="00DE6131">
        <w:rPr>
          <w:rFonts w:hint="cs"/>
          <w:rtl/>
        </w:rPr>
        <w:t xml:space="preserve"> </w:t>
      </w:r>
      <w:r w:rsidR="00BA1625" w:rsidRPr="00DE6131">
        <w:rPr>
          <w:rFonts w:hint="cs"/>
          <w:rtl/>
        </w:rPr>
        <w:t>التشريعات</w:t>
      </w:r>
      <w:r w:rsidR="005B5648" w:rsidRPr="00DE6131">
        <w:rPr>
          <w:rFonts w:hint="cs"/>
          <w:rtl/>
        </w:rPr>
        <w:t xml:space="preserve"> اقترنت </w:t>
      </w:r>
      <w:r w:rsidR="00BA1625" w:rsidRPr="00DE6131">
        <w:rPr>
          <w:rFonts w:hint="cs"/>
          <w:rtl/>
        </w:rPr>
        <w:t xml:space="preserve">بتوفر </w:t>
      </w:r>
      <w:r w:rsidR="005B5648" w:rsidRPr="00DE6131">
        <w:rPr>
          <w:rFonts w:hint="cs"/>
          <w:rtl/>
        </w:rPr>
        <w:t xml:space="preserve">المصلحة العامة </w:t>
      </w:r>
      <w:r w:rsidR="00BA1625" w:rsidRPr="00DE6131">
        <w:rPr>
          <w:rFonts w:hint="cs"/>
          <w:rtl/>
        </w:rPr>
        <w:t>كغاية</w:t>
      </w:r>
      <w:r w:rsidR="005B5648" w:rsidRPr="00DE6131">
        <w:rPr>
          <w:rFonts w:hint="cs"/>
          <w:rtl/>
        </w:rPr>
        <w:t xml:space="preserve"> </w:t>
      </w:r>
      <w:r w:rsidR="00BA1625" w:rsidRPr="00DE6131">
        <w:rPr>
          <w:rFonts w:hint="cs"/>
          <w:rtl/>
        </w:rPr>
        <w:t>أساسية و</w:t>
      </w:r>
      <w:r w:rsidR="009939D3">
        <w:rPr>
          <w:rFonts w:hint="cs"/>
          <w:rtl/>
        </w:rPr>
        <w:t>أ</w:t>
      </w:r>
      <w:r w:rsidR="00BA1625" w:rsidRPr="00DE6131">
        <w:rPr>
          <w:rFonts w:hint="cs"/>
          <w:rtl/>
        </w:rPr>
        <w:t xml:space="preserve">صلية للمرفق العام </w:t>
      </w:r>
      <w:r w:rsidR="009939D3">
        <w:rPr>
          <w:rFonts w:hint="cs"/>
          <w:rtl/>
        </w:rPr>
        <w:t>، ذلك أ</w:t>
      </w:r>
      <w:r w:rsidR="005B5648" w:rsidRPr="00DE6131">
        <w:rPr>
          <w:rFonts w:hint="cs"/>
          <w:rtl/>
        </w:rPr>
        <w:t xml:space="preserve">ن المرفق العام </w:t>
      </w:r>
      <w:r w:rsidR="00BA1625" w:rsidRPr="00DE6131">
        <w:rPr>
          <w:rFonts w:hint="cs"/>
          <w:rtl/>
        </w:rPr>
        <w:t>متعلق</w:t>
      </w:r>
      <w:r w:rsidR="005B5648" w:rsidRPr="00DE6131">
        <w:rPr>
          <w:rFonts w:hint="cs"/>
          <w:rtl/>
        </w:rPr>
        <w:t xml:space="preserve"> </w:t>
      </w:r>
      <w:r w:rsidR="009939D3">
        <w:rPr>
          <w:rFonts w:hint="cs"/>
          <w:rtl/>
        </w:rPr>
        <w:t>ب</w:t>
      </w:r>
      <w:r w:rsidR="00BA1625" w:rsidRPr="00DE6131">
        <w:rPr>
          <w:rFonts w:hint="cs"/>
          <w:rtl/>
        </w:rPr>
        <w:t>متطلبات</w:t>
      </w:r>
      <w:r w:rsidR="005B5648" w:rsidRPr="00DE6131">
        <w:rPr>
          <w:rFonts w:hint="cs"/>
          <w:rtl/>
        </w:rPr>
        <w:t xml:space="preserve"> </w:t>
      </w:r>
      <w:r w:rsidR="00BA1625" w:rsidRPr="00DE6131">
        <w:rPr>
          <w:rFonts w:hint="cs"/>
          <w:rtl/>
        </w:rPr>
        <w:t xml:space="preserve">ضرورية  </w:t>
      </w:r>
      <w:r w:rsidR="0071520F" w:rsidRPr="00DE6131">
        <w:rPr>
          <w:rFonts w:hint="cs"/>
          <w:rtl/>
        </w:rPr>
        <w:t>للمواطنين</w:t>
      </w:r>
      <w:r w:rsidR="00BA1625" w:rsidRPr="00DE6131">
        <w:rPr>
          <w:rFonts w:hint="cs"/>
          <w:rtl/>
        </w:rPr>
        <w:t xml:space="preserve"> تقوم </w:t>
      </w:r>
      <w:r w:rsidR="0071520F" w:rsidRPr="00DE6131">
        <w:rPr>
          <w:rFonts w:hint="cs"/>
          <w:rtl/>
        </w:rPr>
        <w:t>بتأمينها</w:t>
      </w:r>
      <w:r w:rsidR="00BA1625" w:rsidRPr="00DE6131">
        <w:rPr>
          <w:rFonts w:hint="cs"/>
          <w:rtl/>
        </w:rPr>
        <w:t xml:space="preserve"> السلطة العامة</w:t>
      </w:r>
      <w:r w:rsidR="009939D3">
        <w:rPr>
          <w:rFonts w:hint="cs"/>
          <w:rtl/>
        </w:rPr>
        <w:t>،</w:t>
      </w:r>
      <w:r w:rsidR="00BA1625" w:rsidRPr="00DE6131">
        <w:rPr>
          <w:rFonts w:hint="cs"/>
          <w:rtl/>
        </w:rPr>
        <w:t xml:space="preserve"> </w:t>
      </w:r>
      <w:r w:rsidR="005B5648" w:rsidRPr="00DE6131">
        <w:rPr>
          <w:rFonts w:hint="cs"/>
          <w:rtl/>
        </w:rPr>
        <w:t xml:space="preserve">فعند </w:t>
      </w:r>
      <w:r w:rsidR="00BA1625" w:rsidRPr="00DE6131">
        <w:rPr>
          <w:rFonts w:hint="cs"/>
          <w:rtl/>
        </w:rPr>
        <w:t xml:space="preserve">التساؤل عن هدف </w:t>
      </w:r>
      <w:r w:rsidR="005B5648" w:rsidRPr="00DE6131">
        <w:rPr>
          <w:rFonts w:hint="cs"/>
          <w:rtl/>
        </w:rPr>
        <w:t>النشاط</w:t>
      </w:r>
      <w:r w:rsidR="00BA1625" w:rsidRPr="00DE6131">
        <w:rPr>
          <w:rFonts w:hint="cs"/>
          <w:rtl/>
        </w:rPr>
        <w:t xml:space="preserve"> المرفقي هل</w:t>
      </w:r>
      <w:r w:rsidR="005B5648" w:rsidRPr="00DE6131">
        <w:rPr>
          <w:rFonts w:hint="cs"/>
          <w:rtl/>
        </w:rPr>
        <w:t xml:space="preserve"> يحقق المصلحة العامة نلاحظ المهام التي يزود بها الأشخاص </w:t>
      </w:r>
      <w:r w:rsidR="00BA1625" w:rsidRPr="00DE6131">
        <w:rPr>
          <w:rFonts w:hint="cs"/>
          <w:rtl/>
        </w:rPr>
        <w:t>الاعتباريون</w:t>
      </w:r>
      <w:r w:rsidR="005B5648" w:rsidRPr="00DE6131">
        <w:rPr>
          <w:rFonts w:hint="cs"/>
          <w:rtl/>
        </w:rPr>
        <w:t xml:space="preserve"> ، وتطابق المعيار </w:t>
      </w:r>
      <w:r w:rsidR="00BA1625" w:rsidRPr="00DE6131">
        <w:rPr>
          <w:rFonts w:hint="cs"/>
          <w:rtl/>
        </w:rPr>
        <w:t>الم</w:t>
      </w:r>
      <w:r w:rsidR="0071520F" w:rsidRPr="00DE6131">
        <w:rPr>
          <w:rFonts w:hint="cs"/>
          <w:rtl/>
        </w:rPr>
        <w:t>و</w:t>
      </w:r>
      <w:r w:rsidR="00BA1625" w:rsidRPr="00DE6131">
        <w:rPr>
          <w:rFonts w:hint="cs"/>
          <w:rtl/>
        </w:rPr>
        <w:t>ضوعي</w:t>
      </w:r>
      <w:r w:rsidR="005B5648" w:rsidRPr="00DE6131">
        <w:rPr>
          <w:rFonts w:hint="cs"/>
          <w:rtl/>
        </w:rPr>
        <w:t xml:space="preserve"> مع المعيار الشكلي يؤدي الى اليقين </w:t>
      </w:r>
      <w:r w:rsidR="00FD3686">
        <w:rPr>
          <w:rFonts w:hint="cs"/>
          <w:rtl/>
        </w:rPr>
        <w:t>أننا أ</w:t>
      </w:r>
      <w:r w:rsidR="005B5648" w:rsidRPr="00DE6131">
        <w:rPr>
          <w:rFonts w:hint="cs"/>
          <w:rtl/>
        </w:rPr>
        <w:t xml:space="preserve">مام مرفق </w:t>
      </w:r>
      <w:r w:rsidR="00BA1625" w:rsidRPr="00DE6131">
        <w:rPr>
          <w:rFonts w:hint="cs"/>
          <w:rtl/>
        </w:rPr>
        <w:t>عام</w:t>
      </w:r>
      <w:r w:rsidR="00BA1625" w:rsidRPr="00DE6131">
        <w:rPr>
          <w:rStyle w:val="Appelnotedebasdep"/>
          <w:color w:val="000000" w:themeColor="text1"/>
          <w:rtl/>
        </w:rPr>
        <w:footnoteReference w:id="281"/>
      </w:r>
      <w:r w:rsidR="00BA1625" w:rsidRPr="00DE6131">
        <w:rPr>
          <w:rFonts w:hint="cs"/>
          <w:b/>
          <w:bCs/>
          <w:sz w:val="24"/>
          <w:szCs w:val="24"/>
          <w:rtl/>
        </w:rPr>
        <w:t>.</w:t>
      </w:r>
    </w:p>
    <w:p w14:paraId="71F9B256" w14:textId="316ED50F" w:rsidR="001761AC" w:rsidRDefault="00FD3686" w:rsidP="00D74548">
      <w:pPr>
        <w:rPr>
          <w:rtl/>
        </w:rPr>
      </w:pPr>
      <w:r>
        <w:rPr>
          <w:rFonts w:hint="cs"/>
          <w:rtl/>
        </w:rPr>
        <w:t>وفي كل الأ</w:t>
      </w:r>
      <w:r w:rsidR="00D03E06" w:rsidRPr="00DE6131">
        <w:rPr>
          <w:rFonts w:hint="cs"/>
          <w:rtl/>
        </w:rPr>
        <w:t>حوال</w:t>
      </w:r>
      <w:r w:rsidR="00DA0D81" w:rsidRPr="00DE6131">
        <w:rPr>
          <w:rFonts w:hint="cs"/>
          <w:rtl/>
        </w:rPr>
        <w:t xml:space="preserve"> </w:t>
      </w:r>
      <w:r w:rsidR="00D03E06" w:rsidRPr="00DE6131">
        <w:rPr>
          <w:rFonts w:hint="cs"/>
          <w:rtl/>
        </w:rPr>
        <w:t>يشكل</w:t>
      </w:r>
      <w:r w:rsidR="009749B0" w:rsidRPr="00DE6131">
        <w:rPr>
          <w:rFonts w:hint="cs"/>
          <w:rtl/>
        </w:rPr>
        <w:t xml:space="preserve"> </w:t>
      </w:r>
      <w:r w:rsidR="00D03E06" w:rsidRPr="00DE6131">
        <w:rPr>
          <w:rFonts w:hint="cs"/>
          <w:rtl/>
        </w:rPr>
        <w:t>أسلوب</w:t>
      </w:r>
      <w:r w:rsidR="009749B0" w:rsidRPr="00DE6131">
        <w:rPr>
          <w:rFonts w:hint="cs"/>
          <w:rtl/>
        </w:rPr>
        <w:t xml:space="preserve"> تفويض </w:t>
      </w:r>
      <w:r w:rsidR="00DA0D81" w:rsidRPr="00DE6131">
        <w:rPr>
          <w:rFonts w:hint="cs"/>
          <w:rtl/>
        </w:rPr>
        <w:t xml:space="preserve">المرافق العامة </w:t>
      </w:r>
      <w:r>
        <w:rPr>
          <w:rFonts w:hint="cs"/>
          <w:rtl/>
        </w:rPr>
        <w:t>آ</w:t>
      </w:r>
      <w:r w:rsidR="00D03E06" w:rsidRPr="00DE6131">
        <w:rPr>
          <w:rFonts w:hint="cs"/>
          <w:rtl/>
        </w:rPr>
        <w:t>لية</w:t>
      </w:r>
      <w:r w:rsidR="00DA0D81" w:rsidRPr="00DE6131">
        <w:rPr>
          <w:rFonts w:hint="cs"/>
          <w:rtl/>
        </w:rPr>
        <w:t xml:space="preserve"> الغرض </w:t>
      </w:r>
      <w:r w:rsidR="00D03E06" w:rsidRPr="00DE6131">
        <w:rPr>
          <w:rFonts w:hint="cs"/>
          <w:rtl/>
        </w:rPr>
        <w:t>منها إدارة</w:t>
      </w:r>
      <w:r w:rsidR="009749B0" w:rsidRPr="00DE6131">
        <w:rPr>
          <w:rFonts w:hint="cs"/>
          <w:rtl/>
        </w:rPr>
        <w:t xml:space="preserve"> </w:t>
      </w:r>
      <w:r w:rsidR="00D03E06" w:rsidRPr="00DE6131">
        <w:rPr>
          <w:rFonts w:hint="cs"/>
          <w:rtl/>
        </w:rPr>
        <w:t>واستثمار</w:t>
      </w:r>
      <w:r w:rsidR="00DA0D81" w:rsidRPr="00DE6131">
        <w:rPr>
          <w:rFonts w:hint="cs"/>
          <w:rtl/>
        </w:rPr>
        <w:t xml:space="preserve"> </w:t>
      </w:r>
      <w:r w:rsidR="009749B0" w:rsidRPr="00DE6131">
        <w:rPr>
          <w:rFonts w:hint="cs"/>
          <w:rtl/>
        </w:rPr>
        <w:t xml:space="preserve">المرافق العامة </w:t>
      </w:r>
      <w:r w:rsidR="00D03E06" w:rsidRPr="00DE6131">
        <w:rPr>
          <w:rFonts w:hint="cs"/>
          <w:rtl/>
        </w:rPr>
        <w:t>وضمان</w:t>
      </w:r>
      <w:r w:rsidR="004B4148" w:rsidRPr="00DE6131">
        <w:rPr>
          <w:rFonts w:hint="cs"/>
          <w:rtl/>
        </w:rPr>
        <w:t xml:space="preserve"> </w:t>
      </w:r>
      <w:r w:rsidR="00D03E06" w:rsidRPr="00DE6131">
        <w:rPr>
          <w:rFonts w:hint="cs"/>
          <w:rtl/>
        </w:rPr>
        <w:t>سيرها</w:t>
      </w:r>
      <w:r w:rsidR="004B4148" w:rsidRPr="00DE6131">
        <w:rPr>
          <w:rFonts w:hint="cs"/>
          <w:rtl/>
        </w:rPr>
        <w:t xml:space="preserve"> </w:t>
      </w:r>
      <w:r w:rsidR="00D03E06" w:rsidRPr="00DE6131">
        <w:rPr>
          <w:rFonts w:hint="cs"/>
          <w:rtl/>
        </w:rPr>
        <w:t>بانتظام و</w:t>
      </w:r>
      <w:r w:rsidR="00DD4C08">
        <w:rPr>
          <w:rFonts w:hint="cs"/>
          <w:rtl/>
        </w:rPr>
        <w:t>اضطراد</w:t>
      </w:r>
      <w:r w:rsidR="00D03E06" w:rsidRPr="00DE6131">
        <w:rPr>
          <w:rFonts w:hint="cs"/>
          <w:rtl/>
        </w:rPr>
        <w:t xml:space="preserve"> وعملية التنظيم ماهي في</w:t>
      </w:r>
      <w:r w:rsidR="00DA0D81" w:rsidRPr="00DE6131">
        <w:rPr>
          <w:rFonts w:hint="cs"/>
          <w:rtl/>
        </w:rPr>
        <w:t xml:space="preserve"> </w:t>
      </w:r>
      <w:r w:rsidR="00D03E06" w:rsidRPr="00DE6131">
        <w:rPr>
          <w:rFonts w:hint="cs"/>
          <w:rtl/>
        </w:rPr>
        <w:t>الواقع</w:t>
      </w:r>
      <w:r w:rsidR="00DD4C08">
        <w:rPr>
          <w:rFonts w:hint="cs"/>
          <w:rtl/>
        </w:rPr>
        <w:t xml:space="preserve"> إ</w:t>
      </w:r>
      <w:r w:rsidR="004B4148" w:rsidRPr="00DE6131">
        <w:rPr>
          <w:rFonts w:hint="cs"/>
          <w:rtl/>
        </w:rPr>
        <w:t xml:space="preserve">لا </w:t>
      </w:r>
      <w:r w:rsidR="00D03E06" w:rsidRPr="00DE6131">
        <w:rPr>
          <w:rFonts w:hint="cs"/>
          <w:rtl/>
        </w:rPr>
        <w:t>تطبيق</w:t>
      </w:r>
      <w:r w:rsidR="00DA0D81" w:rsidRPr="00DE6131">
        <w:rPr>
          <w:rFonts w:hint="cs"/>
          <w:rtl/>
        </w:rPr>
        <w:t xml:space="preserve"> </w:t>
      </w:r>
      <w:r w:rsidR="009749B0" w:rsidRPr="00DE6131">
        <w:rPr>
          <w:rFonts w:hint="cs"/>
          <w:rtl/>
        </w:rPr>
        <w:t xml:space="preserve">لامتيازات السلطة العامة لكن </w:t>
      </w:r>
      <w:r w:rsidR="00DD4C08">
        <w:rPr>
          <w:rFonts w:hint="cs"/>
          <w:rtl/>
        </w:rPr>
        <w:t>إ</w:t>
      </w:r>
      <w:r w:rsidR="00D03E06" w:rsidRPr="00DE6131">
        <w:rPr>
          <w:rFonts w:hint="cs"/>
          <w:rtl/>
        </w:rPr>
        <w:t>عمال</w:t>
      </w:r>
      <w:r w:rsidR="009749B0" w:rsidRPr="00DE6131">
        <w:rPr>
          <w:rFonts w:hint="cs"/>
          <w:rtl/>
        </w:rPr>
        <w:t xml:space="preserve"> هذه </w:t>
      </w:r>
      <w:r w:rsidR="00D03E06" w:rsidRPr="00DE6131">
        <w:rPr>
          <w:rFonts w:hint="cs"/>
          <w:rtl/>
        </w:rPr>
        <w:t>الامتيازات</w:t>
      </w:r>
      <w:r w:rsidR="009749B0" w:rsidRPr="00DE6131">
        <w:rPr>
          <w:rFonts w:hint="cs"/>
          <w:rtl/>
        </w:rPr>
        <w:t xml:space="preserve"> من </w:t>
      </w:r>
      <w:r w:rsidR="00D03E06" w:rsidRPr="00DE6131">
        <w:rPr>
          <w:rFonts w:hint="cs"/>
          <w:rtl/>
        </w:rPr>
        <w:t>طرف</w:t>
      </w:r>
      <w:r w:rsidR="009749B0" w:rsidRPr="00DE6131">
        <w:rPr>
          <w:rFonts w:hint="cs"/>
          <w:rtl/>
        </w:rPr>
        <w:t xml:space="preserve"> </w:t>
      </w:r>
      <w:r w:rsidR="00DA0D81" w:rsidRPr="00DE6131">
        <w:rPr>
          <w:rFonts w:hint="cs"/>
          <w:rtl/>
        </w:rPr>
        <w:t xml:space="preserve">السلطة  العامة ليس مجردا من أي </w:t>
      </w:r>
      <w:r w:rsidR="00D03E06" w:rsidRPr="00DE6131">
        <w:rPr>
          <w:rFonts w:hint="cs"/>
          <w:rtl/>
        </w:rPr>
        <w:t>قيد</w:t>
      </w:r>
      <w:r w:rsidR="009749B0" w:rsidRPr="00DE6131">
        <w:rPr>
          <w:rFonts w:hint="cs"/>
          <w:rtl/>
        </w:rPr>
        <w:t xml:space="preserve"> فهناك من </w:t>
      </w:r>
      <w:r w:rsidR="00D03E06" w:rsidRPr="00DE6131">
        <w:rPr>
          <w:rFonts w:hint="cs"/>
          <w:rtl/>
        </w:rPr>
        <w:t>الضوابط</w:t>
      </w:r>
      <w:r w:rsidR="009749B0" w:rsidRPr="00DE6131">
        <w:rPr>
          <w:rFonts w:hint="cs"/>
          <w:rtl/>
        </w:rPr>
        <w:t xml:space="preserve"> </w:t>
      </w:r>
      <w:r w:rsidR="00DD4C08">
        <w:rPr>
          <w:rFonts w:hint="cs"/>
          <w:rtl/>
        </w:rPr>
        <w:t>أ</w:t>
      </w:r>
      <w:r w:rsidR="009749B0" w:rsidRPr="00DE6131">
        <w:rPr>
          <w:rFonts w:hint="cs"/>
          <w:rtl/>
        </w:rPr>
        <w:t xml:space="preserve">و </w:t>
      </w:r>
      <w:r w:rsidR="00D03E06" w:rsidRPr="00DE6131">
        <w:rPr>
          <w:rFonts w:hint="cs"/>
          <w:rtl/>
        </w:rPr>
        <w:t>القيود</w:t>
      </w:r>
      <w:r w:rsidR="009749B0" w:rsidRPr="00DE6131">
        <w:rPr>
          <w:rFonts w:hint="cs"/>
          <w:rtl/>
        </w:rPr>
        <w:t xml:space="preserve"> التي </w:t>
      </w:r>
      <w:r w:rsidR="00DA0D81" w:rsidRPr="00DE6131">
        <w:rPr>
          <w:rFonts w:hint="cs"/>
          <w:rtl/>
        </w:rPr>
        <w:t xml:space="preserve">لابد أن </w:t>
      </w:r>
      <w:r w:rsidR="00D03E06" w:rsidRPr="00DE6131">
        <w:rPr>
          <w:rFonts w:hint="cs"/>
          <w:rtl/>
        </w:rPr>
        <w:t>ترافق بشكل</w:t>
      </w:r>
      <w:r w:rsidR="00DA0D81" w:rsidRPr="00DE6131">
        <w:rPr>
          <w:rFonts w:hint="cs"/>
          <w:rtl/>
        </w:rPr>
        <w:t xml:space="preserve"> </w:t>
      </w:r>
      <w:r w:rsidR="00D03E06" w:rsidRPr="00DE6131">
        <w:rPr>
          <w:rFonts w:hint="cs"/>
          <w:rtl/>
        </w:rPr>
        <w:t>ضروري وجوهري</w:t>
      </w:r>
      <w:r w:rsidR="009749B0" w:rsidRPr="00DE6131">
        <w:rPr>
          <w:rFonts w:hint="cs"/>
          <w:rtl/>
        </w:rPr>
        <w:t xml:space="preserve"> </w:t>
      </w:r>
      <w:r w:rsidR="00DD4C08">
        <w:rPr>
          <w:rFonts w:hint="cs"/>
          <w:rtl/>
        </w:rPr>
        <w:t>وتعتبر</w:t>
      </w:r>
      <w:r w:rsidR="0071520F" w:rsidRPr="00DE6131">
        <w:rPr>
          <w:rFonts w:hint="cs"/>
          <w:rtl/>
        </w:rPr>
        <w:t>لازم</w:t>
      </w:r>
      <w:r w:rsidR="0071520F" w:rsidRPr="00DE6131">
        <w:rPr>
          <w:rtl/>
        </w:rPr>
        <w:t>ة</w:t>
      </w:r>
      <w:r w:rsidR="009749B0" w:rsidRPr="00DE6131">
        <w:rPr>
          <w:rFonts w:hint="cs"/>
          <w:rtl/>
        </w:rPr>
        <w:t xml:space="preserve"> </w:t>
      </w:r>
      <w:r w:rsidR="00D03E06" w:rsidRPr="00DE6131">
        <w:rPr>
          <w:rFonts w:hint="cs"/>
          <w:rtl/>
        </w:rPr>
        <w:t>من</w:t>
      </w:r>
      <w:r w:rsidR="004B4148" w:rsidRPr="00DE6131">
        <w:rPr>
          <w:rFonts w:hint="cs"/>
          <w:rtl/>
        </w:rPr>
        <w:t xml:space="preserve"> </w:t>
      </w:r>
      <w:r w:rsidR="00DD4C08">
        <w:rPr>
          <w:rFonts w:hint="cs"/>
          <w:rtl/>
        </w:rPr>
        <w:t>حيث أ</w:t>
      </w:r>
      <w:r w:rsidR="00D03E06" w:rsidRPr="00DE6131">
        <w:rPr>
          <w:rFonts w:hint="cs"/>
          <w:rtl/>
        </w:rPr>
        <w:t>نها تشكل</w:t>
      </w:r>
      <w:r w:rsidR="004B4148" w:rsidRPr="00DE6131">
        <w:rPr>
          <w:rFonts w:hint="cs"/>
          <w:rtl/>
        </w:rPr>
        <w:t xml:space="preserve"> </w:t>
      </w:r>
      <w:r w:rsidR="009749B0" w:rsidRPr="00DE6131">
        <w:rPr>
          <w:rFonts w:hint="cs"/>
          <w:rtl/>
        </w:rPr>
        <w:t xml:space="preserve">صمام </w:t>
      </w:r>
      <w:r w:rsidR="004B4148" w:rsidRPr="00DE6131">
        <w:rPr>
          <w:rFonts w:hint="cs"/>
          <w:rtl/>
        </w:rPr>
        <w:t>ال</w:t>
      </w:r>
      <w:r w:rsidR="009749B0" w:rsidRPr="00DE6131">
        <w:rPr>
          <w:rFonts w:hint="cs"/>
          <w:rtl/>
        </w:rPr>
        <w:t>أمان</w:t>
      </w:r>
      <w:r w:rsidR="004B4148" w:rsidRPr="00DE6131">
        <w:rPr>
          <w:rFonts w:hint="cs"/>
          <w:rtl/>
        </w:rPr>
        <w:t xml:space="preserve"> حيث </w:t>
      </w:r>
      <w:r w:rsidR="009749B0" w:rsidRPr="00DE6131">
        <w:rPr>
          <w:rFonts w:hint="cs"/>
          <w:rtl/>
        </w:rPr>
        <w:t xml:space="preserve"> </w:t>
      </w:r>
      <w:r w:rsidR="00D03E06" w:rsidRPr="00DE6131">
        <w:rPr>
          <w:rFonts w:hint="cs"/>
          <w:rtl/>
        </w:rPr>
        <w:t>تمنع</w:t>
      </w:r>
      <w:r w:rsidR="00DA0D81" w:rsidRPr="00DE6131">
        <w:rPr>
          <w:rFonts w:hint="cs"/>
          <w:rtl/>
        </w:rPr>
        <w:t xml:space="preserve"> </w:t>
      </w:r>
      <w:r w:rsidR="00D03E06" w:rsidRPr="00DE6131">
        <w:rPr>
          <w:rFonts w:hint="cs"/>
          <w:rtl/>
        </w:rPr>
        <w:t>من</w:t>
      </w:r>
      <w:r w:rsidR="009749B0" w:rsidRPr="00DE6131">
        <w:rPr>
          <w:rFonts w:hint="cs"/>
          <w:rtl/>
        </w:rPr>
        <w:t xml:space="preserve"> </w:t>
      </w:r>
      <w:r w:rsidR="00DA0D81" w:rsidRPr="00DE6131">
        <w:rPr>
          <w:rFonts w:hint="cs"/>
          <w:rtl/>
        </w:rPr>
        <w:t>انحراف</w:t>
      </w:r>
      <w:r w:rsidR="009749B0" w:rsidRPr="00DE6131">
        <w:rPr>
          <w:rFonts w:hint="cs"/>
          <w:rtl/>
        </w:rPr>
        <w:t xml:space="preserve"> </w:t>
      </w:r>
      <w:r w:rsidR="00DA0D81" w:rsidRPr="00DE6131">
        <w:rPr>
          <w:rFonts w:hint="cs"/>
          <w:rtl/>
        </w:rPr>
        <w:t>ال</w:t>
      </w:r>
      <w:r w:rsidR="00827CE1">
        <w:rPr>
          <w:rFonts w:hint="cs"/>
          <w:rtl/>
        </w:rPr>
        <w:t>أ</w:t>
      </w:r>
      <w:r w:rsidR="00DA0D81" w:rsidRPr="00DE6131">
        <w:rPr>
          <w:rFonts w:hint="cs"/>
          <w:rtl/>
        </w:rPr>
        <w:t>شخاص</w:t>
      </w:r>
      <w:r w:rsidR="009749B0" w:rsidRPr="00DE6131">
        <w:rPr>
          <w:rFonts w:hint="cs"/>
          <w:rtl/>
        </w:rPr>
        <w:t xml:space="preserve"> </w:t>
      </w:r>
      <w:r w:rsidR="009A53C3" w:rsidRPr="00DE6131">
        <w:rPr>
          <w:rFonts w:hint="cs"/>
          <w:rtl/>
        </w:rPr>
        <w:t>المعنوية</w:t>
      </w:r>
      <w:r w:rsidR="004B4148" w:rsidRPr="00DE6131">
        <w:rPr>
          <w:rFonts w:hint="cs"/>
          <w:rtl/>
        </w:rPr>
        <w:t xml:space="preserve"> </w:t>
      </w:r>
      <w:r w:rsidR="009749B0" w:rsidRPr="00DE6131">
        <w:rPr>
          <w:rFonts w:hint="cs"/>
          <w:rtl/>
        </w:rPr>
        <w:t xml:space="preserve">العامة </w:t>
      </w:r>
      <w:r w:rsidR="00DA0D81" w:rsidRPr="00DE6131">
        <w:rPr>
          <w:rFonts w:hint="cs"/>
          <w:rtl/>
        </w:rPr>
        <w:t xml:space="preserve">المفوضة </w:t>
      </w:r>
      <w:r w:rsidR="001F087B">
        <w:rPr>
          <w:rFonts w:hint="cs"/>
          <w:rtl/>
        </w:rPr>
        <w:t>أ</w:t>
      </w:r>
      <w:r w:rsidR="009749B0" w:rsidRPr="00DE6131">
        <w:rPr>
          <w:rFonts w:hint="cs"/>
          <w:rtl/>
        </w:rPr>
        <w:t xml:space="preserve">و </w:t>
      </w:r>
      <w:r w:rsidR="00DA0D81" w:rsidRPr="00DE6131">
        <w:rPr>
          <w:rFonts w:hint="cs"/>
          <w:rtl/>
        </w:rPr>
        <w:t>المفوض اليه</w:t>
      </w:r>
      <w:r w:rsidR="009749B0" w:rsidRPr="00DE6131">
        <w:rPr>
          <w:rFonts w:hint="cs"/>
          <w:rtl/>
        </w:rPr>
        <w:t xml:space="preserve"> </w:t>
      </w:r>
      <w:r w:rsidR="009A53C3" w:rsidRPr="00DE6131">
        <w:rPr>
          <w:rFonts w:hint="cs"/>
          <w:rtl/>
        </w:rPr>
        <w:t>على الخصوص القائم</w:t>
      </w:r>
      <w:r w:rsidR="009749B0" w:rsidRPr="00DE6131">
        <w:rPr>
          <w:rFonts w:hint="cs"/>
          <w:rtl/>
        </w:rPr>
        <w:t xml:space="preserve"> </w:t>
      </w:r>
      <w:r w:rsidR="009A53C3" w:rsidRPr="00DE6131">
        <w:rPr>
          <w:rFonts w:hint="cs"/>
          <w:rtl/>
        </w:rPr>
        <w:t>باستغلال</w:t>
      </w:r>
      <w:r w:rsidR="009749B0" w:rsidRPr="00DE6131">
        <w:rPr>
          <w:rFonts w:hint="cs"/>
          <w:rtl/>
        </w:rPr>
        <w:t xml:space="preserve"> واستثمار المرفق العام عن </w:t>
      </w:r>
      <w:r w:rsidR="009A53C3" w:rsidRPr="00DE6131">
        <w:rPr>
          <w:rFonts w:hint="cs"/>
          <w:rtl/>
        </w:rPr>
        <w:t>متطلبات</w:t>
      </w:r>
      <w:r w:rsidR="00DA0D81" w:rsidRPr="00DE6131">
        <w:rPr>
          <w:rFonts w:hint="cs"/>
          <w:rtl/>
        </w:rPr>
        <w:t xml:space="preserve"> </w:t>
      </w:r>
      <w:r w:rsidR="001F087B">
        <w:rPr>
          <w:rFonts w:hint="cs"/>
          <w:rtl/>
        </w:rPr>
        <w:t xml:space="preserve"> تأ</w:t>
      </w:r>
      <w:r w:rsidR="009749B0" w:rsidRPr="00DE6131">
        <w:rPr>
          <w:rFonts w:hint="cs"/>
          <w:rtl/>
        </w:rPr>
        <w:t>مين المصلحة العامة</w:t>
      </w:r>
      <w:r w:rsidR="009749B0" w:rsidRPr="00DE6131">
        <w:rPr>
          <w:rStyle w:val="Appelnotedebasdep"/>
          <w:color w:val="000000" w:themeColor="text1"/>
          <w:rtl/>
        </w:rPr>
        <w:footnoteReference w:id="282"/>
      </w:r>
      <w:r w:rsidR="001F087B">
        <w:rPr>
          <w:rFonts w:hint="cs"/>
          <w:rtl/>
        </w:rPr>
        <w:t>، وهذا ما أ</w:t>
      </w:r>
      <w:r w:rsidR="00DA0D81" w:rsidRPr="00DE6131">
        <w:rPr>
          <w:rFonts w:hint="cs"/>
          <w:rtl/>
        </w:rPr>
        <w:t>جمع عليه غالبية</w:t>
      </w:r>
      <w:r w:rsidR="005B5648" w:rsidRPr="00DE6131">
        <w:rPr>
          <w:rFonts w:hint="cs"/>
          <w:rtl/>
        </w:rPr>
        <w:t xml:space="preserve"> الفقهاء في البداية حيث ربطو</w:t>
      </w:r>
      <w:r w:rsidR="005B5648" w:rsidRPr="00DE6131">
        <w:rPr>
          <w:rtl/>
        </w:rPr>
        <w:t>ا</w:t>
      </w:r>
      <w:r w:rsidR="005B5648" w:rsidRPr="00DE6131">
        <w:rPr>
          <w:rFonts w:hint="cs"/>
          <w:rtl/>
        </w:rPr>
        <w:t xml:space="preserve"> المصلحة العامة بالشخص العام دون </w:t>
      </w:r>
      <w:r w:rsidR="00DA0D81" w:rsidRPr="00DE6131">
        <w:rPr>
          <w:rFonts w:hint="cs"/>
          <w:rtl/>
        </w:rPr>
        <w:t>غيرهم</w:t>
      </w:r>
      <w:r w:rsidR="005B5648" w:rsidRPr="00DE6131">
        <w:rPr>
          <w:rFonts w:hint="cs"/>
          <w:rtl/>
        </w:rPr>
        <w:t xml:space="preserve"> وهذا ما </w:t>
      </w:r>
      <w:r w:rsidR="001F087B">
        <w:rPr>
          <w:rFonts w:hint="cs"/>
          <w:rtl/>
        </w:rPr>
        <w:t>أ</w:t>
      </w:r>
      <w:r w:rsidR="005B5648" w:rsidRPr="00DE6131">
        <w:rPr>
          <w:rFonts w:hint="cs"/>
          <w:rtl/>
        </w:rPr>
        <w:t>شار</w:t>
      </w:r>
      <w:r w:rsidR="001F087B">
        <w:rPr>
          <w:rFonts w:hint="cs"/>
          <w:rtl/>
        </w:rPr>
        <w:t>إ</w:t>
      </w:r>
      <w:r w:rsidR="005B5648" w:rsidRPr="00DE6131">
        <w:rPr>
          <w:rFonts w:hint="cs"/>
          <w:rtl/>
        </w:rPr>
        <w:t>ليه الأستاذ</w:t>
      </w:r>
      <w:r w:rsidR="00F43E2B" w:rsidRPr="00C068F0">
        <w:rPr>
          <w:rFonts w:asciiTheme="majorBidi" w:hAnsiTheme="majorBidi" w:cstheme="majorBidi"/>
          <w:sz w:val="24"/>
          <w:szCs w:val="24"/>
          <w:lang w:val="fr-FR"/>
        </w:rPr>
        <w:t>Braient</w:t>
      </w:r>
      <w:r w:rsidR="005B5648" w:rsidRPr="00DE6131">
        <w:rPr>
          <w:lang w:val="fr-FR"/>
        </w:rPr>
        <w:t xml:space="preserve"> </w:t>
      </w:r>
      <w:r w:rsidR="00DA0D81" w:rsidRPr="00DE6131">
        <w:rPr>
          <w:rFonts w:hint="cs"/>
          <w:rtl/>
          <w:lang w:val="fr-FR"/>
        </w:rPr>
        <w:t xml:space="preserve"> في قوله</w:t>
      </w:r>
      <w:r w:rsidR="00C068F0">
        <w:rPr>
          <w:rFonts w:hint="cs"/>
          <w:rtl/>
          <w:lang w:val="fr-FR"/>
        </w:rPr>
        <w:t xml:space="preserve"> </w:t>
      </w:r>
      <w:r w:rsidR="00C068F0">
        <w:rPr>
          <w:rFonts w:hint="cs"/>
          <w:rtl/>
        </w:rPr>
        <w:t>" نكون أ</w:t>
      </w:r>
      <w:r w:rsidR="005B5648" w:rsidRPr="00DE6131">
        <w:rPr>
          <w:rFonts w:hint="cs"/>
          <w:rtl/>
        </w:rPr>
        <w:t xml:space="preserve">مام وجود لمرفق عام عند وجود </w:t>
      </w:r>
      <w:r w:rsidR="00DA0D81" w:rsidRPr="00DE6131">
        <w:rPr>
          <w:rFonts w:hint="cs"/>
          <w:rtl/>
        </w:rPr>
        <w:t>ا</w:t>
      </w:r>
      <w:r w:rsidR="005B5648" w:rsidRPr="00DE6131">
        <w:rPr>
          <w:rFonts w:hint="cs"/>
          <w:rtl/>
        </w:rPr>
        <w:t xml:space="preserve">لمهمة ذات </w:t>
      </w:r>
      <w:r w:rsidR="00DA0D81" w:rsidRPr="00DE6131">
        <w:rPr>
          <w:rFonts w:hint="cs"/>
          <w:rtl/>
        </w:rPr>
        <w:t>ال</w:t>
      </w:r>
      <w:r w:rsidR="00C068F0">
        <w:rPr>
          <w:rFonts w:hint="cs"/>
          <w:rtl/>
        </w:rPr>
        <w:t>مصلحة العا</w:t>
      </w:r>
      <w:r w:rsidR="005B5648" w:rsidRPr="00DE6131">
        <w:rPr>
          <w:rFonts w:hint="cs"/>
          <w:rtl/>
        </w:rPr>
        <w:t xml:space="preserve">مة </w:t>
      </w:r>
      <w:r w:rsidR="00DA0D81" w:rsidRPr="00DE6131">
        <w:rPr>
          <w:rFonts w:hint="cs"/>
          <w:rtl/>
        </w:rPr>
        <w:t>التي</w:t>
      </w:r>
      <w:r w:rsidR="005B5648" w:rsidRPr="00DE6131">
        <w:rPr>
          <w:rFonts w:hint="cs"/>
          <w:rtl/>
        </w:rPr>
        <w:t xml:space="preserve"> </w:t>
      </w:r>
      <w:r w:rsidR="00C068F0">
        <w:rPr>
          <w:rFonts w:hint="cs"/>
          <w:rtl/>
        </w:rPr>
        <w:t>يمكن</w:t>
      </w:r>
      <w:r w:rsidR="00DA0D81" w:rsidRPr="00DE6131">
        <w:rPr>
          <w:rFonts w:hint="cs"/>
          <w:rtl/>
        </w:rPr>
        <w:t xml:space="preserve"> تحقيقها</w:t>
      </w:r>
      <w:r w:rsidR="005B5648" w:rsidRPr="00DE6131">
        <w:rPr>
          <w:rFonts w:hint="cs"/>
          <w:rtl/>
        </w:rPr>
        <w:t xml:space="preserve"> من قبل  شخص عام </w:t>
      </w:r>
      <w:r w:rsidR="00DA0D81" w:rsidRPr="00DE6131">
        <w:rPr>
          <w:rFonts w:hint="cs"/>
          <w:rtl/>
        </w:rPr>
        <w:t>و</w:t>
      </w:r>
      <w:r w:rsidR="00C068F0">
        <w:rPr>
          <w:rFonts w:hint="cs"/>
          <w:rtl/>
        </w:rPr>
        <w:t>أ</w:t>
      </w:r>
      <w:r w:rsidR="00DA0D81" w:rsidRPr="00DE6131">
        <w:rPr>
          <w:rFonts w:hint="cs"/>
          <w:rtl/>
        </w:rPr>
        <w:t>ما</w:t>
      </w:r>
      <w:r w:rsidR="005B5648" w:rsidRPr="00DE6131">
        <w:rPr>
          <w:rFonts w:hint="cs"/>
          <w:rtl/>
        </w:rPr>
        <w:t xml:space="preserve"> </w:t>
      </w:r>
      <w:bookmarkStart w:id="219" w:name="_Hlk144124400"/>
      <w:r w:rsidR="005B5648" w:rsidRPr="00DE6131">
        <w:rPr>
          <w:rFonts w:hint="cs"/>
          <w:rtl/>
        </w:rPr>
        <w:t xml:space="preserve">عند </w:t>
      </w:r>
      <w:bookmarkEnd w:id="219"/>
      <w:r w:rsidR="005B5648" w:rsidRPr="00DE6131">
        <w:rPr>
          <w:rFonts w:hint="cs"/>
          <w:rtl/>
        </w:rPr>
        <w:t xml:space="preserve">وجود لمهمة ذات مصلحة عامة عهد تحقيقها لشخص </w:t>
      </w:r>
      <w:r w:rsidR="005B5648" w:rsidRPr="00DE6131">
        <w:rPr>
          <w:rFonts w:hint="cs"/>
          <w:rtl/>
        </w:rPr>
        <w:lastRenderedPageBreak/>
        <w:t xml:space="preserve">خاص مع منحة لهذه الغاية لامتيازات </w:t>
      </w:r>
      <w:r w:rsidR="00DA0D81" w:rsidRPr="00DE6131">
        <w:rPr>
          <w:rFonts w:hint="cs"/>
          <w:rtl/>
        </w:rPr>
        <w:t xml:space="preserve">السلطة  العامة </w:t>
      </w:r>
      <w:r w:rsidR="005B5648" w:rsidRPr="00DE6131">
        <w:rPr>
          <w:rFonts w:hint="cs"/>
          <w:rtl/>
        </w:rPr>
        <w:t xml:space="preserve">وخضوعه أيضا لواجبات </w:t>
      </w:r>
      <w:r w:rsidR="00DA0D81" w:rsidRPr="00DE6131">
        <w:rPr>
          <w:rFonts w:hint="cs"/>
          <w:rtl/>
        </w:rPr>
        <w:t xml:space="preserve"> يقتضيها الصالح العام</w:t>
      </w:r>
      <w:r w:rsidR="005B5648" w:rsidRPr="00DE6131">
        <w:rPr>
          <w:rStyle w:val="Appelnotedebasdep"/>
          <w:color w:val="000000" w:themeColor="text1"/>
          <w:rtl/>
        </w:rPr>
        <w:footnoteReference w:id="283"/>
      </w:r>
      <w:r w:rsidR="005B5648" w:rsidRPr="00DE6131">
        <w:rPr>
          <w:rFonts w:hint="cs"/>
          <w:b/>
          <w:bCs/>
          <w:sz w:val="14"/>
          <w:szCs w:val="14"/>
          <w:rtl/>
        </w:rPr>
        <w:t>ا</w:t>
      </w:r>
      <w:r w:rsidR="004B4148" w:rsidRPr="00DE6131">
        <w:rPr>
          <w:rFonts w:hint="cs"/>
          <w:b/>
          <w:bCs/>
          <w:sz w:val="14"/>
          <w:szCs w:val="14"/>
          <w:rtl/>
        </w:rPr>
        <w:t xml:space="preserve"> </w:t>
      </w:r>
      <w:r w:rsidR="004B4148" w:rsidRPr="00DE6131">
        <w:rPr>
          <w:rFonts w:hint="cs"/>
          <w:rtl/>
        </w:rPr>
        <w:t xml:space="preserve">وترتبط </w:t>
      </w:r>
      <w:r w:rsidR="005B5648" w:rsidRPr="00DE6131">
        <w:rPr>
          <w:rFonts w:hint="cs"/>
          <w:rtl/>
        </w:rPr>
        <w:t xml:space="preserve"> المصلحة العامة بشخص عام سواء من حيث ال</w:t>
      </w:r>
      <w:r w:rsidR="00C068F0">
        <w:rPr>
          <w:rFonts w:hint="cs"/>
          <w:rtl/>
        </w:rPr>
        <w:t>إنشاء والتنظيم أ</w:t>
      </w:r>
      <w:r w:rsidR="005B5648" w:rsidRPr="00DE6131">
        <w:rPr>
          <w:rFonts w:hint="cs"/>
          <w:rtl/>
        </w:rPr>
        <w:t xml:space="preserve">و الإدارة </w:t>
      </w:r>
      <w:r w:rsidR="004B4148" w:rsidRPr="00DE6131">
        <w:rPr>
          <w:rFonts w:hint="cs"/>
          <w:rtl/>
        </w:rPr>
        <w:t xml:space="preserve">ومرد </w:t>
      </w:r>
      <w:r w:rsidR="005B5648" w:rsidRPr="00DE6131">
        <w:rPr>
          <w:rFonts w:hint="cs"/>
          <w:rtl/>
        </w:rPr>
        <w:t xml:space="preserve">هذا الارتباط </w:t>
      </w:r>
      <w:r w:rsidR="004B4148" w:rsidRPr="00DE6131">
        <w:rPr>
          <w:rFonts w:hint="cs"/>
          <w:rtl/>
        </w:rPr>
        <w:t xml:space="preserve"> والتلازم </w:t>
      </w:r>
      <w:r w:rsidR="00C068F0">
        <w:rPr>
          <w:rFonts w:hint="cs"/>
          <w:rtl/>
        </w:rPr>
        <w:t>هو أ</w:t>
      </w:r>
      <w:r w:rsidR="005B5648" w:rsidRPr="00DE6131">
        <w:rPr>
          <w:rFonts w:hint="cs"/>
          <w:rtl/>
        </w:rPr>
        <w:t>ن الشخص</w:t>
      </w:r>
      <w:r w:rsidR="004B4148" w:rsidRPr="00DE6131">
        <w:rPr>
          <w:rFonts w:hint="cs"/>
          <w:rtl/>
        </w:rPr>
        <w:t xml:space="preserve"> الاعتباري </w:t>
      </w:r>
      <w:r w:rsidR="005B5648" w:rsidRPr="00DE6131">
        <w:rPr>
          <w:rFonts w:hint="cs"/>
          <w:rtl/>
        </w:rPr>
        <w:t xml:space="preserve">العام هو المسؤول عن </w:t>
      </w:r>
      <w:r w:rsidR="004B4148" w:rsidRPr="00DE6131">
        <w:rPr>
          <w:rFonts w:hint="cs"/>
          <w:rtl/>
        </w:rPr>
        <w:t>تحديد</w:t>
      </w:r>
      <w:r w:rsidR="005B5648" w:rsidRPr="00DE6131">
        <w:rPr>
          <w:rFonts w:hint="cs"/>
          <w:rtl/>
        </w:rPr>
        <w:t xml:space="preserve"> الحاجات العامة</w:t>
      </w:r>
      <w:r w:rsidR="004B4148" w:rsidRPr="00DE6131">
        <w:rPr>
          <w:rFonts w:hint="cs"/>
          <w:rtl/>
        </w:rPr>
        <w:t xml:space="preserve"> </w:t>
      </w:r>
      <w:r w:rsidR="0071520F" w:rsidRPr="00DE6131">
        <w:rPr>
          <w:rFonts w:hint="cs"/>
          <w:rtl/>
        </w:rPr>
        <w:t>للأفراد</w:t>
      </w:r>
      <w:r w:rsidR="005B5648" w:rsidRPr="00DE6131">
        <w:rPr>
          <w:rFonts w:hint="cs"/>
          <w:rtl/>
        </w:rPr>
        <w:t xml:space="preserve"> </w:t>
      </w:r>
      <w:r w:rsidR="004B4148" w:rsidRPr="00DE6131">
        <w:rPr>
          <w:rFonts w:hint="cs"/>
          <w:rtl/>
        </w:rPr>
        <w:t xml:space="preserve">وهو الساهر على </w:t>
      </w:r>
      <w:r w:rsidR="005B5648" w:rsidRPr="00DE6131">
        <w:rPr>
          <w:rFonts w:hint="cs"/>
          <w:rtl/>
        </w:rPr>
        <w:t xml:space="preserve">اشباعها </w:t>
      </w:r>
      <w:r w:rsidR="004B4148" w:rsidRPr="00DE6131">
        <w:rPr>
          <w:rFonts w:hint="cs"/>
          <w:rtl/>
        </w:rPr>
        <w:t xml:space="preserve"> من خلال القيام </w:t>
      </w:r>
      <w:r w:rsidR="0071520F" w:rsidRPr="00DE6131">
        <w:rPr>
          <w:rFonts w:hint="cs"/>
          <w:rtl/>
        </w:rPr>
        <w:t>بنشاطا</w:t>
      </w:r>
      <w:r w:rsidR="0071520F" w:rsidRPr="00DE6131">
        <w:rPr>
          <w:rtl/>
        </w:rPr>
        <w:t>ت</w:t>
      </w:r>
      <w:r w:rsidR="005B5648" w:rsidRPr="00DE6131">
        <w:rPr>
          <w:rFonts w:hint="cs"/>
          <w:rtl/>
        </w:rPr>
        <w:t xml:space="preserve"> يحقق المصلحة العامة</w:t>
      </w:r>
      <w:r w:rsidR="005B5648" w:rsidRPr="00DE6131">
        <w:rPr>
          <w:rStyle w:val="Appelnotedebasdep"/>
          <w:color w:val="000000" w:themeColor="text1"/>
          <w:rtl/>
        </w:rPr>
        <w:footnoteReference w:id="284"/>
      </w:r>
      <w:r w:rsidR="00C068F0">
        <w:rPr>
          <w:rFonts w:hint="cs"/>
          <w:rtl/>
        </w:rPr>
        <w:t>،</w:t>
      </w:r>
      <w:r w:rsidR="005B5648" w:rsidRPr="00DE6131">
        <w:rPr>
          <w:rFonts w:hint="cs"/>
          <w:rtl/>
        </w:rPr>
        <w:t xml:space="preserve"> و</w:t>
      </w:r>
      <w:r w:rsidR="004B4148" w:rsidRPr="00DE6131">
        <w:rPr>
          <w:rFonts w:hint="cs"/>
          <w:rtl/>
        </w:rPr>
        <w:t xml:space="preserve"> بالتالي فان المصلحة العامة بهذ</w:t>
      </w:r>
      <w:r w:rsidR="0071520F" w:rsidRPr="00DE6131">
        <w:rPr>
          <w:rFonts w:hint="cs"/>
          <w:rtl/>
        </w:rPr>
        <w:t>ا</w:t>
      </w:r>
      <w:r w:rsidR="004B4148" w:rsidRPr="00DE6131">
        <w:rPr>
          <w:rFonts w:hint="cs"/>
          <w:rtl/>
        </w:rPr>
        <w:t xml:space="preserve"> الشكل هي الأساس القانوني الأقوى لممارسة سلطة الرقابة على عقد التفويض وهي في الوقت ذاته </w:t>
      </w:r>
      <w:r w:rsidR="005B5648" w:rsidRPr="00DE6131">
        <w:rPr>
          <w:rFonts w:hint="cs"/>
          <w:rtl/>
        </w:rPr>
        <w:t xml:space="preserve"> المبرر الأساسي</w:t>
      </w:r>
      <w:r w:rsidR="004B4148" w:rsidRPr="00DE6131">
        <w:rPr>
          <w:rFonts w:hint="cs"/>
          <w:rtl/>
        </w:rPr>
        <w:t xml:space="preserve"> والجوهري </w:t>
      </w:r>
      <w:r w:rsidR="00C068F0">
        <w:rPr>
          <w:rFonts w:hint="cs"/>
          <w:rtl/>
        </w:rPr>
        <w:t xml:space="preserve"> في الحد من مدى الرقابة الإ</w:t>
      </w:r>
      <w:r w:rsidR="005B5648" w:rsidRPr="00DE6131">
        <w:rPr>
          <w:rFonts w:hint="cs"/>
          <w:rtl/>
        </w:rPr>
        <w:t xml:space="preserve">دارية </w:t>
      </w:r>
      <w:r w:rsidR="004B4148" w:rsidRPr="00DE6131">
        <w:rPr>
          <w:rFonts w:hint="cs"/>
          <w:rtl/>
        </w:rPr>
        <w:t>ل</w:t>
      </w:r>
      <w:r w:rsidR="005B5648" w:rsidRPr="00DE6131">
        <w:rPr>
          <w:rFonts w:hint="cs"/>
          <w:rtl/>
        </w:rPr>
        <w:t>لمرفق العام موضوع التفويض</w:t>
      </w:r>
      <w:r w:rsidR="00C068F0">
        <w:rPr>
          <w:rFonts w:hint="cs"/>
          <w:rtl/>
        </w:rPr>
        <w:t>،</w:t>
      </w:r>
      <w:r w:rsidR="005B5648" w:rsidRPr="00DE6131">
        <w:rPr>
          <w:rFonts w:hint="cs"/>
          <w:rtl/>
        </w:rPr>
        <w:t xml:space="preserve"> </w:t>
      </w:r>
      <w:r w:rsidR="004B4148" w:rsidRPr="00DE6131">
        <w:rPr>
          <w:rFonts w:hint="cs"/>
          <w:rtl/>
        </w:rPr>
        <w:t>ف</w:t>
      </w:r>
      <w:r w:rsidR="005B5648" w:rsidRPr="00DE6131">
        <w:rPr>
          <w:rFonts w:hint="cs"/>
          <w:rtl/>
        </w:rPr>
        <w:t xml:space="preserve">حدود الرقابة تمليها مقتضيات حسن سير المرفق العام وبالتالي لا حدود مرسومة مسبقا </w:t>
      </w:r>
      <w:r w:rsidR="00C068F0">
        <w:rPr>
          <w:rFonts w:hint="cs"/>
          <w:rtl/>
        </w:rPr>
        <w:t>على رقابة السلطة المفوضة إ</w:t>
      </w:r>
      <w:r w:rsidR="004B4148" w:rsidRPr="00DE6131">
        <w:rPr>
          <w:rFonts w:hint="cs"/>
          <w:rtl/>
        </w:rPr>
        <w:t xml:space="preserve">لا تلك </w:t>
      </w:r>
      <w:r w:rsidR="00C068F0">
        <w:rPr>
          <w:rFonts w:hint="cs"/>
          <w:rtl/>
        </w:rPr>
        <w:t>المتعلق</w:t>
      </w:r>
      <w:r w:rsidR="0071520F" w:rsidRPr="00DE6131">
        <w:rPr>
          <w:rFonts w:hint="cs"/>
          <w:rtl/>
        </w:rPr>
        <w:t>ة</w:t>
      </w:r>
      <w:r w:rsidR="004B4148" w:rsidRPr="00DE6131">
        <w:rPr>
          <w:rFonts w:hint="cs"/>
          <w:rtl/>
        </w:rPr>
        <w:t xml:space="preserve"> بالصالح العام وهذا </w:t>
      </w:r>
      <w:r w:rsidR="005B5648" w:rsidRPr="00DE6131">
        <w:rPr>
          <w:rFonts w:hint="cs"/>
          <w:rtl/>
        </w:rPr>
        <w:t xml:space="preserve">مع الحرص </w:t>
      </w:r>
      <w:r w:rsidR="004B4148" w:rsidRPr="00DE6131">
        <w:rPr>
          <w:rFonts w:hint="cs"/>
          <w:rtl/>
        </w:rPr>
        <w:t xml:space="preserve">دائما </w:t>
      </w:r>
      <w:r w:rsidR="005B5648" w:rsidRPr="00DE6131">
        <w:rPr>
          <w:rFonts w:hint="cs"/>
          <w:rtl/>
        </w:rPr>
        <w:t xml:space="preserve">على </w:t>
      </w:r>
      <w:r w:rsidR="004B4148" w:rsidRPr="00DE6131">
        <w:rPr>
          <w:rFonts w:hint="cs"/>
          <w:rtl/>
        </w:rPr>
        <w:t xml:space="preserve">الموازنة </w:t>
      </w:r>
      <w:r w:rsidR="005B5648" w:rsidRPr="00DE6131">
        <w:rPr>
          <w:rFonts w:hint="cs"/>
          <w:rtl/>
        </w:rPr>
        <w:t xml:space="preserve"> بين حق </w:t>
      </w:r>
      <w:r w:rsidR="004B4148" w:rsidRPr="00DE6131">
        <w:rPr>
          <w:rFonts w:hint="cs"/>
          <w:rtl/>
        </w:rPr>
        <w:t>المفوض</w:t>
      </w:r>
      <w:r w:rsidR="0071520F" w:rsidRPr="00DE6131">
        <w:rPr>
          <w:rFonts w:hint="cs"/>
          <w:rtl/>
        </w:rPr>
        <w:t xml:space="preserve"> ل</w:t>
      </w:r>
      <w:r w:rsidR="004B4148" w:rsidRPr="00DE6131">
        <w:rPr>
          <w:rFonts w:hint="cs"/>
          <w:rtl/>
        </w:rPr>
        <w:t>ه في حرية الإدارة والاستغلال للمرفق العام المفوض</w:t>
      </w:r>
      <w:r w:rsidR="005B5648" w:rsidRPr="00DE6131">
        <w:rPr>
          <w:rFonts w:hint="cs"/>
          <w:rtl/>
        </w:rPr>
        <w:t xml:space="preserve"> وحق </w:t>
      </w:r>
      <w:r w:rsidR="004B4148" w:rsidRPr="00DE6131">
        <w:rPr>
          <w:rFonts w:hint="cs"/>
          <w:rtl/>
        </w:rPr>
        <w:t xml:space="preserve">الجهة المانحة </w:t>
      </w:r>
      <w:r w:rsidR="005B5648" w:rsidRPr="00DE6131">
        <w:rPr>
          <w:rFonts w:hint="cs"/>
          <w:rtl/>
        </w:rPr>
        <w:t xml:space="preserve"> في الرقابة</w:t>
      </w:r>
      <w:r w:rsidR="005260F6">
        <w:rPr>
          <w:rFonts w:hint="cs"/>
          <w:rtl/>
        </w:rPr>
        <w:t xml:space="preserve"> على عقد التفويض</w:t>
      </w:r>
      <w:r w:rsidR="005B5648" w:rsidRPr="00DE6131">
        <w:rPr>
          <w:rFonts w:hint="cs"/>
          <w:rtl/>
        </w:rPr>
        <w:t>.</w:t>
      </w:r>
      <w:bookmarkStart w:id="220" w:name="_Toc165664648"/>
      <w:bookmarkStart w:id="221" w:name="_Toc165665148"/>
    </w:p>
    <w:p w14:paraId="6323AE11" w14:textId="133B7060" w:rsidR="0064627E" w:rsidRPr="00DE6131" w:rsidRDefault="0064627E" w:rsidP="00F94410">
      <w:pPr>
        <w:pStyle w:val="Titre3"/>
        <w:numPr>
          <w:ilvl w:val="0"/>
          <w:numId w:val="0"/>
        </w:numPr>
        <w:rPr>
          <w:rtl/>
        </w:rPr>
      </w:pPr>
      <w:bookmarkStart w:id="222" w:name="_Toc168134089"/>
      <w:r w:rsidRPr="00DE6131">
        <w:rPr>
          <w:rFonts w:hint="cs"/>
          <w:rtl/>
        </w:rPr>
        <w:t xml:space="preserve">المطلب </w:t>
      </w:r>
      <w:r w:rsidR="00EB2B17" w:rsidRPr="00DE6131">
        <w:rPr>
          <w:rFonts w:hint="cs"/>
          <w:rtl/>
        </w:rPr>
        <w:t>الثاني</w:t>
      </w:r>
      <w:r w:rsidRPr="00DE6131">
        <w:rPr>
          <w:rFonts w:hint="cs"/>
          <w:rtl/>
        </w:rPr>
        <w:t xml:space="preserve">: </w:t>
      </w:r>
      <w:r w:rsidR="00EB2B17" w:rsidRPr="00DE6131">
        <w:rPr>
          <w:rFonts w:hint="cs"/>
          <w:rtl/>
        </w:rPr>
        <w:t>مراعاة مرونة</w:t>
      </w:r>
      <w:r w:rsidRPr="00DE6131">
        <w:rPr>
          <w:rFonts w:hint="cs"/>
          <w:rtl/>
        </w:rPr>
        <w:t xml:space="preserve"> </w:t>
      </w:r>
      <w:r w:rsidR="001A1251" w:rsidRPr="00DE6131">
        <w:rPr>
          <w:rFonts w:hint="cs"/>
          <w:rtl/>
        </w:rPr>
        <w:t xml:space="preserve">مدة </w:t>
      </w:r>
      <w:r w:rsidRPr="00DE6131">
        <w:rPr>
          <w:rFonts w:hint="cs"/>
          <w:rtl/>
        </w:rPr>
        <w:t>عقد التفويض</w:t>
      </w:r>
      <w:r w:rsidR="001A1251" w:rsidRPr="00DE6131">
        <w:rPr>
          <w:rFonts w:hint="cs"/>
          <w:rtl/>
        </w:rPr>
        <w:t xml:space="preserve"> </w:t>
      </w:r>
      <w:r w:rsidR="00111537" w:rsidRPr="00DE6131">
        <w:rPr>
          <w:rFonts w:hint="cs"/>
          <w:rtl/>
        </w:rPr>
        <w:t>و</w:t>
      </w:r>
      <w:r w:rsidR="001A1251" w:rsidRPr="00DE6131">
        <w:rPr>
          <w:rFonts w:hint="cs"/>
          <w:rtl/>
        </w:rPr>
        <w:t>توازنه المالي</w:t>
      </w:r>
      <w:bookmarkEnd w:id="220"/>
      <w:bookmarkEnd w:id="221"/>
      <w:bookmarkEnd w:id="222"/>
    </w:p>
    <w:p w14:paraId="3BA75B94" w14:textId="1D19B10A" w:rsidR="0064627E" w:rsidRPr="00DE6131" w:rsidRDefault="00F627B6" w:rsidP="00D74548">
      <w:pPr>
        <w:rPr>
          <w:rtl/>
        </w:rPr>
      </w:pPr>
      <w:r w:rsidRPr="00DE6131">
        <w:rPr>
          <w:rFonts w:hint="cs"/>
          <w:rtl/>
        </w:rPr>
        <w:t xml:space="preserve">تشكل المرونة </w:t>
      </w:r>
      <w:r w:rsidR="00847E80">
        <w:rPr>
          <w:rFonts w:hint="cs"/>
          <w:rtl/>
        </w:rPr>
        <w:t>السمة</w:t>
      </w:r>
      <w:r w:rsidRPr="00DE6131">
        <w:rPr>
          <w:rFonts w:hint="cs"/>
          <w:rtl/>
        </w:rPr>
        <w:t xml:space="preserve"> الجوهري</w:t>
      </w:r>
      <w:r w:rsidR="00847E80">
        <w:rPr>
          <w:rFonts w:hint="cs"/>
          <w:rtl/>
        </w:rPr>
        <w:t>ة</w:t>
      </w:r>
      <w:r w:rsidRPr="00DE6131">
        <w:rPr>
          <w:rFonts w:hint="cs"/>
          <w:rtl/>
        </w:rPr>
        <w:t xml:space="preserve"> </w:t>
      </w:r>
      <w:r w:rsidR="00847E80">
        <w:rPr>
          <w:rFonts w:hint="cs"/>
          <w:rtl/>
        </w:rPr>
        <w:t>التي</w:t>
      </w:r>
      <w:r w:rsidRPr="00DE6131">
        <w:rPr>
          <w:rFonts w:hint="cs"/>
          <w:rtl/>
        </w:rPr>
        <w:t xml:space="preserve"> </w:t>
      </w:r>
      <w:r w:rsidR="00E10F9F" w:rsidRPr="00DE6131">
        <w:rPr>
          <w:rFonts w:hint="cs"/>
          <w:rtl/>
        </w:rPr>
        <w:t>يرتكز</w:t>
      </w:r>
      <w:r w:rsidRPr="00DE6131">
        <w:rPr>
          <w:rFonts w:hint="cs"/>
          <w:rtl/>
        </w:rPr>
        <w:t xml:space="preserve"> عليه عقد التفويض لارتباطه بفكرة المرفق العام فمن حيث ا</w:t>
      </w:r>
      <w:r w:rsidR="005260F6">
        <w:rPr>
          <w:rFonts w:hint="cs"/>
          <w:rtl/>
        </w:rPr>
        <w:t>لواقع لابد لهذه المرونة من أ</w:t>
      </w:r>
      <w:r w:rsidRPr="00DE6131">
        <w:rPr>
          <w:rFonts w:hint="cs"/>
          <w:rtl/>
        </w:rPr>
        <w:t xml:space="preserve">ن تتجسد من خلال توازن ضروري ومهم بين المصاح الخاصة لصاحب التفويض </w:t>
      </w:r>
      <w:r w:rsidR="00E10F9F" w:rsidRPr="00DE6131">
        <w:rPr>
          <w:rFonts w:hint="cs"/>
          <w:rtl/>
        </w:rPr>
        <w:t>متطلبات</w:t>
      </w:r>
      <w:r w:rsidRPr="00DE6131">
        <w:rPr>
          <w:rFonts w:hint="cs"/>
          <w:rtl/>
        </w:rPr>
        <w:t xml:space="preserve"> الصالح العام بالنسبة للجهة العامة المانحة ، فالمتعاقد مع الجهة الإدارية بحاجة الى  نوع من ال</w:t>
      </w:r>
      <w:r w:rsidR="0064627E" w:rsidRPr="00DE6131">
        <w:rPr>
          <w:rFonts w:hint="cs"/>
          <w:rtl/>
        </w:rPr>
        <w:t>حرية و</w:t>
      </w:r>
      <w:r w:rsidRPr="00DE6131">
        <w:rPr>
          <w:rFonts w:hint="cs"/>
          <w:rtl/>
        </w:rPr>
        <w:t>ال</w:t>
      </w:r>
      <w:r w:rsidR="0064627E" w:rsidRPr="00DE6131">
        <w:rPr>
          <w:rFonts w:hint="cs"/>
          <w:rtl/>
        </w:rPr>
        <w:t xml:space="preserve">استقلالية </w:t>
      </w:r>
      <w:r w:rsidRPr="00DE6131">
        <w:rPr>
          <w:rFonts w:hint="cs"/>
          <w:rtl/>
        </w:rPr>
        <w:t>اللازمة لتحقيق خططه ومشاريعه الاستثمارية في مجال المرافق العامة</w:t>
      </w:r>
      <w:r w:rsidR="0064627E" w:rsidRPr="00DE6131">
        <w:rPr>
          <w:rFonts w:hint="cs"/>
          <w:rtl/>
        </w:rPr>
        <w:t xml:space="preserve"> </w:t>
      </w:r>
      <w:r w:rsidRPr="00DE6131">
        <w:rPr>
          <w:rFonts w:hint="cs"/>
          <w:rtl/>
        </w:rPr>
        <w:t xml:space="preserve">من خلال </w:t>
      </w:r>
      <w:r w:rsidR="0064627E" w:rsidRPr="00DE6131">
        <w:rPr>
          <w:rFonts w:hint="cs"/>
          <w:rtl/>
        </w:rPr>
        <w:t xml:space="preserve"> تنفيذ مهامه المرفقية </w:t>
      </w:r>
      <w:r w:rsidR="00E10F9F" w:rsidRPr="00DE6131">
        <w:rPr>
          <w:rFonts w:hint="cs"/>
          <w:rtl/>
        </w:rPr>
        <w:t>بأعلى</w:t>
      </w:r>
      <w:r w:rsidRPr="00DE6131">
        <w:rPr>
          <w:rFonts w:hint="cs"/>
          <w:rtl/>
        </w:rPr>
        <w:t xml:space="preserve"> درجات الجودة والاتقان في مقابل تسجيله مكاسب مالية تتحقق مآربه </w:t>
      </w:r>
      <w:r w:rsidR="00E10F9F" w:rsidRPr="00DE6131">
        <w:rPr>
          <w:rFonts w:hint="cs"/>
          <w:rtl/>
        </w:rPr>
        <w:t>الاستثماري</w:t>
      </w:r>
      <w:r w:rsidR="00E10F9F" w:rsidRPr="00DE6131">
        <w:rPr>
          <w:rtl/>
        </w:rPr>
        <w:t>ة</w:t>
      </w:r>
      <w:r w:rsidR="00F175CD" w:rsidRPr="00DE6131">
        <w:rPr>
          <w:rFonts w:hint="cs"/>
          <w:rtl/>
        </w:rPr>
        <w:t xml:space="preserve">، </w:t>
      </w:r>
      <w:r w:rsidRPr="00DE6131">
        <w:rPr>
          <w:rFonts w:hint="cs"/>
          <w:rtl/>
        </w:rPr>
        <w:t xml:space="preserve">وتنطلق هذه المرونة من الصيغة </w:t>
      </w:r>
      <w:r w:rsidR="0064627E" w:rsidRPr="00DE6131">
        <w:rPr>
          <w:rFonts w:hint="cs"/>
          <w:rtl/>
        </w:rPr>
        <w:t xml:space="preserve"> التعاقدية </w:t>
      </w:r>
      <w:r w:rsidRPr="00DE6131">
        <w:rPr>
          <w:rFonts w:hint="cs"/>
          <w:rtl/>
        </w:rPr>
        <w:t xml:space="preserve">التي تجد </w:t>
      </w:r>
      <w:r w:rsidR="0064627E" w:rsidRPr="00DE6131">
        <w:rPr>
          <w:rFonts w:hint="cs"/>
          <w:rtl/>
        </w:rPr>
        <w:t>أساسها في مبد</w:t>
      </w:r>
      <w:r w:rsidR="005260F6">
        <w:rPr>
          <w:rFonts w:hint="cs"/>
          <w:rtl/>
        </w:rPr>
        <w:t>أ</w:t>
      </w:r>
      <w:r w:rsidRPr="00DE6131">
        <w:rPr>
          <w:rFonts w:hint="cs"/>
          <w:rtl/>
        </w:rPr>
        <w:t xml:space="preserve"> هام وهو </w:t>
      </w:r>
      <w:r w:rsidR="0064627E" w:rsidRPr="00DE6131">
        <w:rPr>
          <w:rFonts w:hint="cs"/>
          <w:rtl/>
        </w:rPr>
        <w:t xml:space="preserve"> قابلية المرافق العامة موضوع التفويض </w:t>
      </w:r>
      <w:r w:rsidRPr="00DE6131">
        <w:rPr>
          <w:rFonts w:hint="cs"/>
          <w:rtl/>
        </w:rPr>
        <w:t>للتكيف والتغيير وا</w:t>
      </w:r>
      <w:r w:rsidR="0064627E" w:rsidRPr="00DE6131">
        <w:rPr>
          <w:rFonts w:hint="cs"/>
          <w:rtl/>
        </w:rPr>
        <w:t xml:space="preserve">لتعديل اللازم </w:t>
      </w:r>
      <w:r w:rsidRPr="00DE6131">
        <w:rPr>
          <w:rFonts w:hint="cs"/>
          <w:rtl/>
        </w:rPr>
        <w:t xml:space="preserve">والضروري </w:t>
      </w:r>
      <w:r w:rsidR="0064627E" w:rsidRPr="00DE6131">
        <w:rPr>
          <w:rFonts w:hint="cs"/>
          <w:rtl/>
        </w:rPr>
        <w:t xml:space="preserve"> </w:t>
      </w:r>
      <w:r w:rsidRPr="00DE6131">
        <w:rPr>
          <w:rFonts w:hint="cs"/>
          <w:rtl/>
        </w:rPr>
        <w:t>الذي يكفل الصالح العام من خلال</w:t>
      </w:r>
      <w:r w:rsidR="0064627E" w:rsidRPr="00DE6131">
        <w:rPr>
          <w:rFonts w:hint="cs"/>
          <w:rtl/>
        </w:rPr>
        <w:t xml:space="preserve"> استمرارية المرافق </w:t>
      </w:r>
      <w:r w:rsidR="00E10F9F" w:rsidRPr="00DE6131">
        <w:rPr>
          <w:rFonts w:hint="cs"/>
          <w:rtl/>
        </w:rPr>
        <w:t>العامة المفوض</w:t>
      </w:r>
      <w:r w:rsidR="00E10F9F" w:rsidRPr="00DE6131">
        <w:rPr>
          <w:rtl/>
        </w:rPr>
        <w:t>ة</w:t>
      </w:r>
      <w:r w:rsidR="005260F6">
        <w:rPr>
          <w:rFonts w:hint="cs"/>
          <w:rtl/>
        </w:rPr>
        <w:t>،</w:t>
      </w:r>
      <w:r w:rsidRPr="00DE6131">
        <w:rPr>
          <w:rFonts w:hint="cs"/>
          <w:rtl/>
        </w:rPr>
        <w:t xml:space="preserve"> و</w:t>
      </w:r>
      <w:r w:rsidR="0064627E" w:rsidRPr="00DE6131">
        <w:rPr>
          <w:rFonts w:hint="cs"/>
          <w:rtl/>
        </w:rPr>
        <w:t xml:space="preserve"> </w:t>
      </w:r>
      <w:r w:rsidRPr="00DE6131">
        <w:rPr>
          <w:rFonts w:hint="cs"/>
          <w:rtl/>
        </w:rPr>
        <w:t>تكمن</w:t>
      </w:r>
      <w:r w:rsidR="0064627E" w:rsidRPr="00DE6131">
        <w:rPr>
          <w:rFonts w:hint="cs"/>
          <w:rtl/>
        </w:rPr>
        <w:t xml:space="preserve"> المرونة </w:t>
      </w:r>
      <w:r w:rsidRPr="00DE6131">
        <w:rPr>
          <w:rFonts w:hint="cs"/>
          <w:rtl/>
        </w:rPr>
        <w:t>كذلك</w:t>
      </w:r>
      <w:r w:rsidR="0064627E" w:rsidRPr="00DE6131">
        <w:rPr>
          <w:rFonts w:hint="cs"/>
          <w:rtl/>
        </w:rPr>
        <w:t xml:space="preserve"> </w:t>
      </w:r>
      <w:r w:rsidR="005260F6">
        <w:rPr>
          <w:rFonts w:hint="cs"/>
          <w:rtl/>
        </w:rPr>
        <w:t xml:space="preserve">في القدرة </w:t>
      </w:r>
      <w:r w:rsidRPr="00DE6131">
        <w:rPr>
          <w:rFonts w:hint="cs"/>
          <w:rtl/>
        </w:rPr>
        <w:t xml:space="preserve">القدرة على التوفيق والموائمة بين متطلبات ممارسة </w:t>
      </w:r>
      <w:r w:rsidR="0064627E" w:rsidRPr="00DE6131">
        <w:rPr>
          <w:rFonts w:hint="cs"/>
          <w:rtl/>
        </w:rPr>
        <w:t xml:space="preserve"> امتيازات السلطة العامة </w:t>
      </w:r>
      <w:r w:rsidR="00934192" w:rsidRPr="00DE6131">
        <w:rPr>
          <w:rFonts w:hint="cs"/>
          <w:rtl/>
        </w:rPr>
        <w:t xml:space="preserve">وما </w:t>
      </w:r>
      <w:r w:rsidR="005260F6">
        <w:rPr>
          <w:rFonts w:hint="cs"/>
          <w:rtl/>
        </w:rPr>
        <w:t>تق</w:t>
      </w:r>
      <w:r w:rsidR="00E10F9F" w:rsidRPr="00DE6131">
        <w:rPr>
          <w:rFonts w:hint="cs"/>
          <w:rtl/>
        </w:rPr>
        <w:t>تضيه</w:t>
      </w:r>
      <w:r w:rsidR="00934192" w:rsidRPr="00DE6131">
        <w:rPr>
          <w:rFonts w:hint="cs"/>
          <w:rtl/>
        </w:rPr>
        <w:t xml:space="preserve"> من إجراءات ومظاهر تدخل في العقد من جهة السلطة </w:t>
      </w:r>
      <w:r w:rsidR="0064627E" w:rsidRPr="00DE6131">
        <w:rPr>
          <w:rFonts w:hint="cs"/>
          <w:rtl/>
        </w:rPr>
        <w:t xml:space="preserve"> </w:t>
      </w:r>
      <w:r w:rsidR="00934192" w:rsidRPr="00DE6131">
        <w:rPr>
          <w:rFonts w:hint="cs"/>
          <w:rtl/>
        </w:rPr>
        <w:t>المانحة</w:t>
      </w:r>
      <w:r w:rsidR="005260F6">
        <w:rPr>
          <w:rFonts w:hint="cs"/>
          <w:rtl/>
        </w:rPr>
        <w:t>،</w:t>
      </w:r>
      <w:r w:rsidR="0064627E" w:rsidRPr="00DE6131">
        <w:rPr>
          <w:rFonts w:hint="cs"/>
          <w:rtl/>
        </w:rPr>
        <w:t xml:space="preserve"> </w:t>
      </w:r>
      <w:r w:rsidR="00934192" w:rsidRPr="00DE6131">
        <w:rPr>
          <w:rFonts w:hint="cs"/>
          <w:rtl/>
        </w:rPr>
        <w:t>وفي المقابل</w:t>
      </w:r>
      <w:r w:rsidR="0064627E" w:rsidRPr="00DE6131">
        <w:rPr>
          <w:rFonts w:hint="cs"/>
          <w:rtl/>
        </w:rPr>
        <w:t xml:space="preserve"> </w:t>
      </w:r>
      <w:r w:rsidR="00934192" w:rsidRPr="00DE6131">
        <w:rPr>
          <w:rFonts w:hint="cs"/>
          <w:rtl/>
        </w:rPr>
        <w:t xml:space="preserve">كفالة </w:t>
      </w:r>
      <w:r w:rsidR="0064627E" w:rsidRPr="00DE6131">
        <w:rPr>
          <w:rFonts w:hint="cs"/>
          <w:rtl/>
        </w:rPr>
        <w:t xml:space="preserve">حرية واستقلالية </w:t>
      </w:r>
      <w:r w:rsidR="00934192" w:rsidRPr="00DE6131">
        <w:rPr>
          <w:rFonts w:hint="cs"/>
          <w:rtl/>
        </w:rPr>
        <w:t>المفوض اليه</w:t>
      </w:r>
      <w:r w:rsidR="0064627E" w:rsidRPr="00DE6131">
        <w:rPr>
          <w:rFonts w:hint="cs"/>
          <w:rtl/>
        </w:rPr>
        <w:t xml:space="preserve"> </w:t>
      </w:r>
      <w:r w:rsidR="00934192" w:rsidRPr="00DE6131">
        <w:rPr>
          <w:rFonts w:hint="cs"/>
          <w:rtl/>
        </w:rPr>
        <w:t>وضمان هامش من الحرية يمكنه من التنفيذ الأمثل ل</w:t>
      </w:r>
      <w:r w:rsidR="0064627E" w:rsidRPr="00DE6131">
        <w:rPr>
          <w:rFonts w:hint="cs"/>
          <w:rtl/>
        </w:rPr>
        <w:t xml:space="preserve">مهامه المرفقية المحاطة بالتزامات </w:t>
      </w:r>
      <w:r w:rsidR="00E10F9F" w:rsidRPr="00DE6131">
        <w:rPr>
          <w:rFonts w:hint="cs"/>
          <w:rtl/>
        </w:rPr>
        <w:t>ومتنوعة</w:t>
      </w:r>
      <w:r w:rsidR="00934192" w:rsidRPr="00DE6131">
        <w:rPr>
          <w:rFonts w:hint="cs"/>
          <w:rtl/>
        </w:rPr>
        <w:t xml:space="preserve">  ومتداخلة مع المتعاقد صاحب التفويض</w:t>
      </w:r>
      <w:r w:rsidR="0064627E" w:rsidRPr="00DE6131">
        <w:rPr>
          <w:rStyle w:val="Appelnotedebasdep"/>
          <w:color w:val="000000" w:themeColor="text1"/>
          <w:rtl/>
        </w:rPr>
        <w:footnoteReference w:id="285"/>
      </w:r>
      <w:r w:rsidR="002329B7">
        <w:rPr>
          <w:rFonts w:hint="cs"/>
          <w:rtl/>
        </w:rPr>
        <w:t>.</w:t>
      </w:r>
    </w:p>
    <w:p w14:paraId="667E500E" w14:textId="5B9AC9DD" w:rsidR="0064627E" w:rsidRDefault="00934192" w:rsidP="00D74548">
      <w:pPr>
        <w:rPr>
          <w:rtl/>
        </w:rPr>
      </w:pPr>
      <w:r w:rsidRPr="00DE6131">
        <w:rPr>
          <w:rFonts w:hint="cs"/>
          <w:rtl/>
        </w:rPr>
        <w:t xml:space="preserve">كما تظهر هذه المرونة كذلك في </w:t>
      </w:r>
      <w:r w:rsidR="0064627E" w:rsidRPr="00DE6131">
        <w:rPr>
          <w:rFonts w:hint="cs"/>
          <w:rtl/>
        </w:rPr>
        <w:t xml:space="preserve">المدة </w:t>
      </w:r>
      <w:r w:rsidRPr="00DE6131">
        <w:rPr>
          <w:rFonts w:hint="cs"/>
          <w:rtl/>
        </w:rPr>
        <w:t xml:space="preserve">المعينة اللازمة </w:t>
      </w:r>
      <w:r w:rsidR="0064627E" w:rsidRPr="00DE6131">
        <w:rPr>
          <w:rFonts w:hint="cs"/>
          <w:rtl/>
        </w:rPr>
        <w:t xml:space="preserve">لتنفيذ </w:t>
      </w:r>
      <w:r w:rsidR="0077648C" w:rsidRPr="00DE6131">
        <w:rPr>
          <w:rFonts w:hint="cs"/>
          <w:rtl/>
        </w:rPr>
        <w:t>المهام المرفقية</w:t>
      </w:r>
      <w:r w:rsidR="0064627E" w:rsidRPr="00DE6131">
        <w:rPr>
          <w:rFonts w:hint="cs"/>
          <w:rtl/>
        </w:rPr>
        <w:t xml:space="preserve"> </w:t>
      </w:r>
      <w:r w:rsidRPr="00DE6131">
        <w:rPr>
          <w:rFonts w:hint="cs"/>
          <w:rtl/>
        </w:rPr>
        <w:t xml:space="preserve">المتعاقد عليها هذه المدة التي يجب </w:t>
      </w:r>
      <w:r w:rsidR="005260F6">
        <w:rPr>
          <w:rFonts w:hint="cs"/>
          <w:rtl/>
        </w:rPr>
        <w:t>أ</w:t>
      </w:r>
      <w:r w:rsidRPr="00DE6131">
        <w:rPr>
          <w:rFonts w:hint="cs"/>
          <w:rtl/>
        </w:rPr>
        <w:t xml:space="preserve">ن تكون كافية </w:t>
      </w:r>
      <w:r w:rsidR="0077648C" w:rsidRPr="00DE6131">
        <w:rPr>
          <w:rFonts w:hint="cs"/>
          <w:rtl/>
        </w:rPr>
        <w:t>وتسمح بمواجهة</w:t>
      </w:r>
      <w:r w:rsidR="0064627E" w:rsidRPr="00DE6131">
        <w:rPr>
          <w:rFonts w:hint="cs"/>
          <w:rtl/>
        </w:rPr>
        <w:t xml:space="preserve"> مخاطر الاستثمار</w:t>
      </w:r>
      <w:r w:rsidRPr="00DE6131">
        <w:rPr>
          <w:rFonts w:hint="cs"/>
          <w:rtl/>
        </w:rPr>
        <w:t xml:space="preserve">ية الممكنة هذه المدة التي تعد </w:t>
      </w:r>
      <w:r w:rsidR="0077648C" w:rsidRPr="00DE6131">
        <w:rPr>
          <w:rFonts w:hint="cs"/>
          <w:rtl/>
        </w:rPr>
        <w:t>أحد</w:t>
      </w:r>
      <w:r w:rsidRPr="00DE6131">
        <w:rPr>
          <w:rFonts w:hint="cs"/>
          <w:rtl/>
        </w:rPr>
        <w:t xml:space="preserve"> الركائز الجوهرية في عقد التفويض</w:t>
      </w:r>
      <w:r w:rsidR="005260F6">
        <w:rPr>
          <w:rFonts w:hint="cs"/>
          <w:rtl/>
        </w:rPr>
        <w:t>،</w:t>
      </w:r>
      <w:r w:rsidRPr="00DE6131">
        <w:rPr>
          <w:rFonts w:hint="cs"/>
          <w:rtl/>
        </w:rPr>
        <w:t xml:space="preserve"> وهي تمكن ب</w:t>
      </w:r>
      <w:r w:rsidR="0064627E" w:rsidRPr="00DE6131">
        <w:rPr>
          <w:rFonts w:hint="cs"/>
          <w:rtl/>
        </w:rPr>
        <w:t>الدرجة الأولى في الحفاظ على مبد</w:t>
      </w:r>
      <w:r w:rsidR="005260F6">
        <w:rPr>
          <w:rFonts w:hint="cs"/>
          <w:rtl/>
        </w:rPr>
        <w:t>أ</w:t>
      </w:r>
      <w:r w:rsidR="0064627E" w:rsidRPr="00DE6131">
        <w:rPr>
          <w:rFonts w:hint="cs"/>
          <w:rtl/>
        </w:rPr>
        <w:t xml:space="preserve"> هام وهو التوازن ا</w:t>
      </w:r>
      <w:r w:rsidR="005260F6">
        <w:rPr>
          <w:rFonts w:hint="cs"/>
          <w:rtl/>
        </w:rPr>
        <w:t>لمالي والاقتصادي لتقنية التفويض</w:t>
      </w:r>
      <w:r w:rsidR="0064627E" w:rsidRPr="00DE6131">
        <w:rPr>
          <w:rStyle w:val="Appelnotedebasdep"/>
          <w:color w:val="000000" w:themeColor="text1"/>
          <w:rtl/>
        </w:rPr>
        <w:footnoteReference w:id="286"/>
      </w:r>
      <w:r w:rsidR="00AC7DDB">
        <w:rPr>
          <w:rFonts w:hint="cs"/>
          <w:rtl/>
        </w:rPr>
        <w:t xml:space="preserve">، </w:t>
      </w:r>
      <w:r w:rsidRPr="00DE6131">
        <w:rPr>
          <w:rFonts w:hint="cs"/>
          <w:rtl/>
        </w:rPr>
        <w:t>فالمدة في مجال الاستثمار تعتبر</w:t>
      </w:r>
      <w:r w:rsidR="00E10F9F" w:rsidRPr="00DE6131">
        <w:rPr>
          <w:rFonts w:hint="cs"/>
          <w:rtl/>
        </w:rPr>
        <w:t xml:space="preserve"> </w:t>
      </w:r>
      <w:r w:rsidRPr="00DE6131">
        <w:rPr>
          <w:rFonts w:hint="cs"/>
          <w:rtl/>
        </w:rPr>
        <w:t>من الميزات الجوهرية وال</w:t>
      </w:r>
      <w:r w:rsidR="00AC7DDB">
        <w:rPr>
          <w:rFonts w:hint="cs"/>
          <w:rtl/>
        </w:rPr>
        <w:t>أ</w:t>
      </w:r>
      <w:r w:rsidRPr="00DE6131">
        <w:rPr>
          <w:rFonts w:hint="cs"/>
          <w:rtl/>
        </w:rPr>
        <w:t xml:space="preserve">ساسية للعقد وهي في العادة تكون محل تفاوض كبير بين السلطة العامة </w:t>
      </w:r>
      <w:r w:rsidR="00E10F9F" w:rsidRPr="00DE6131">
        <w:rPr>
          <w:rFonts w:hint="cs"/>
          <w:rtl/>
        </w:rPr>
        <w:t>المانحة</w:t>
      </w:r>
      <w:r w:rsidRPr="00DE6131">
        <w:rPr>
          <w:rFonts w:hint="cs"/>
          <w:rtl/>
        </w:rPr>
        <w:t xml:space="preserve"> للتفويض والمتعهد الراغب في الاستثمار في المرافق العامة</w:t>
      </w:r>
      <w:r w:rsidR="0077648C" w:rsidRPr="00DE6131">
        <w:rPr>
          <w:rFonts w:hint="cs"/>
          <w:rtl/>
        </w:rPr>
        <w:t>.</w:t>
      </w:r>
    </w:p>
    <w:p w14:paraId="69B7D6BF" w14:textId="3AAB8E24" w:rsidR="00B77DD6" w:rsidRDefault="00AC7DDB" w:rsidP="00D74548">
      <w:pPr>
        <w:rPr>
          <w:rtl/>
        </w:rPr>
      </w:pPr>
      <w:r>
        <w:rPr>
          <w:rFonts w:hint="cs"/>
          <w:rtl/>
        </w:rPr>
        <w:t>وتكت</w:t>
      </w:r>
      <w:r w:rsidR="00847E80">
        <w:rPr>
          <w:rFonts w:hint="cs"/>
          <w:rtl/>
        </w:rPr>
        <w:t>سب هذه المرونة من المرفق العام في حد ذاته</w:t>
      </w:r>
      <w:r>
        <w:rPr>
          <w:rFonts w:hint="cs"/>
          <w:rtl/>
        </w:rPr>
        <w:t>،</w:t>
      </w:r>
      <w:r w:rsidR="00847E80">
        <w:rPr>
          <w:rFonts w:hint="cs"/>
          <w:rtl/>
        </w:rPr>
        <w:t xml:space="preserve"> فمن الخصائص اللصيقة بالمرفق العام قابليته للتكيف والتطور والتغيير </w:t>
      </w:r>
      <w:r w:rsidR="008F3C78">
        <w:rPr>
          <w:rFonts w:hint="cs"/>
          <w:rtl/>
        </w:rPr>
        <w:t>وفقا للمتغيرات التي تطرأ على المحيط العام ال</w:t>
      </w:r>
      <w:r w:rsidR="004331AA">
        <w:rPr>
          <w:rFonts w:hint="cs"/>
          <w:rtl/>
        </w:rPr>
        <w:t>ذي ينفذ فيه المرفق العام بغض الن</w:t>
      </w:r>
      <w:r w:rsidR="008F3C78">
        <w:rPr>
          <w:rFonts w:hint="cs"/>
          <w:rtl/>
        </w:rPr>
        <w:t xml:space="preserve">ظر عن طريقة استغلاله </w:t>
      </w:r>
      <w:r w:rsidR="007C0D91">
        <w:rPr>
          <w:rFonts w:hint="cs"/>
          <w:rtl/>
        </w:rPr>
        <w:t xml:space="preserve">فهو يخضع للتغيير </w:t>
      </w:r>
      <w:r w:rsidR="004331AA">
        <w:rPr>
          <w:rFonts w:hint="cs"/>
          <w:rtl/>
        </w:rPr>
        <w:t>والتبديل</w:t>
      </w:r>
      <w:r w:rsidR="007C0D91">
        <w:rPr>
          <w:rFonts w:hint="cs"/>
          <w:rtl/>
        </w:rPr>
        <w:t xml:space="preserve"> كلما دعت الضرورة الى ذلك بغرض مسايرة الطرق والوسائل المعتمدة في تحقيقه ونتعكس هذه المرونة على </w:t>
      </w:r>
      <w:r w:rsidR="004A6FDD">
        <w:rPr>
          <w:rFonts w:hint="cs"/>
          <w:rtl/>
        </w:rPr>
        <w:t xml:space="preserve">عملية الرقابة على </w:t>
      </w:r>
      <w:r w:rsidR="007C0D91">
        <w:rPr>
          <w:rFonts w:hint="cs"/>
          <w:rtl/>
        </w:rPr>
        <w:t xml:space="preserve">عقد التفويض في حد ذاته </w:t>
      </w:r>
      <w:r w:rsidR="00725F9B">
        <w:rPr>
          <w:rFonts w:hint="cs"/>
          <w:rtl/>
        </w:rPr>
        <w:t xml:space="preserve">بحيث يجب دوما مراعاة خصائص التفويض من حيث أنه </w:t>
      </w:r>
      <w:r w:rsidR="001B6BC7">
        <w:rPr>
          <w:rFonts w:hint="cs"/>
          <w:rtl/>
        </w:rPr>
        <w:t>ينفذ عبر فترة زمنية طويلة ويولد علاقات متشابكة ومتداخلة بين المنتفعين</w:t>
      </w:r>
      <w:r w:rsidR="00CC4A77">
        <w:rPr>
          <w:rFonts w:hint="cs"/>
          <w:rtl/>
        </w:rPr>
        <w:t xml:space="preserve"> والسلطة المانحة وصاحب التفويض</w:t>
      </w:r>
      <w:r w:rsidR="0087340F">
        <w:rPr>
          <w:rFonts w:hint="cs"/>
          <w:rtl/>
        </w:rPr>
        <w:t>،</w:t>
      </w:r>
      <w:r w:rsidR="00CC4A77">
        <w:rPr>
          <w:rFonts w:hint="cs"/>
          <w:rtl/>
        </w:rPr>
        <w:t xml:space="preserve"> وهي علاقات من طبيعة خاصة لأنها </w:t>
      </w:r>
      <w:r w:rsidR="00CD2BA4">
        <w:rPr>
          <w:rFonts w:hint="cs"/>
          <w:rtl/>
        </w:rPr>
        <w:t>تتعلق بالأساس ب</w:t>
      </w:r>
      <w:r w:rsidR="00195891">
        <w:rPr>
          <w:rFonts w:hint="cs"/>
          <w:rtl/>
        </w:rPr>
        <w:t xml:space="preserve">تنفيذ </w:t>
      </w:r>
      <w:r w:rsidR="007543B8">
        <w:rPr>
          <w:rFonts w:hint="cs"/>
          <w:rtl/>
        </w:rPr>
        <w:t xml:space="preserve">مشروعات عامة تستهدف النفع </w:t>
      </w:r>
      <w:r w:rsidR="004331AA">
        <w:rPr>
          <w:rFonts w:hint="cs"/>
          <w:rtl/>
        </w:rPr>
        <w:t>العام بالإضافة</w:t>
      </w:r>
      <w:r w:rsidR="0087340F">
        <w:rPr>
          <w:rFonts w:hint="cs"/>
          <w:rtl/>
        </w:rPr>
        <w:t xml:space="preserve"> الى أ</w:t>
      </w:r>
      <w:r w:rsidR="00376142">
        <w:rPr>
          <w:rFonts w:hint="cs"/>
          <w:rtl/>
        </w:rPr>
        <w:t xml:space="preserve">ن عقد التفويض يستهدف الرفع من </w:t>
      </w:r>
      <w:r w:rsidR="007D4333">
        <w:rPr>
          <w:rFonts w:hint="cs"/>
          <w:rtl/>
        </w:rPr>
        <w:t>كفاءة المرفق</w:t>
      </w:r>
      <w:r w:rsidR="00376142">
        <w:rPr>
          <w:rFonts w:hint="cs"/>
          <w:rtl/>
        </w:rPr>
        <w:t xml:space="preserve"> العام المفوض من خلال </w:t>
      </w:r>
      <w:r w:rsidR="00B80C10">
        <w:rPr>
          <w:rFonts w:hint="cs"/>
          <w:rtl/>
        </w:rPr>
        <w:t xml:space="preserve">جلب </w:t>
      </w:r>
      <w:r w:rsidR="004331AA">
        <w:rPr>
          <w:rFonts w:hint="cs"/>
          <w:rtl/>
        </w:rPr>
        <w:t>الاستثمار الخا</w:t>
      </w:r>
      <w:r w:rsidR="004331AA">
        <w:rPr>
          <w:rtl/>
        </w:rPr>
        <w:t>ص</w:t>
      </w:r>
      <w:r w:rsidR="007D4333">
        <w:rPr>
          <w:rFonts w:hint="cs"/>
          <w:rtl/>
        </w:rPr>
        <w:t xml:space="preserve"> بالتحديد </w:t>
      </w:r>
      <w:r w:rsidR="00B80C10">
        <w:rPr>
          <w:rFonts w:hint="cs"/>
          <w:rtl/>
        </w:rPr>
        <w:t xml:space="preserve">الى ميدان </w:t>
      </w:r>
      <w:r w:rsidR="00B77DD6">
        <w:rPr>
          <w:rFonts w:hint="cs"/>
          <w:rtl/>
        </w:rPr>
        <w:lastRenderedPageBreak/>
        <w:t>المشاريع العامة</w:t>
      </w:r>
      <w:r w:rsidR="00B80C10">
        <w:rPr>
          <w:rFonts w:hint="cs"/>
          <w:rtl/>
        </w:rPr>
        <w:t xml:space="preserve"> التي ظلت الى وقت كبير حكرا على الاستغلال والتسيير المباشر </w:t>
      </w:r>
      <w:r w:rsidR="004331AA">
        <w:rPr>
          <w:rFonts w:hint="cs"/>
          <w:rtl/>
        </w:rPr>
        <w:t>لأشخاص</w:t>
      </w:r>
      <w:r w:rsidR="00B80C10">
        <w:rPr>
          <w:rFonts w:hint="cs"/>
          <w:rtl/>
        </w:rPr>
        <w:t xml:space="preserve"> القانون </w:t>
      </w:r>
      <w:r w:rsidR="00B77DD6">
        <w:rPr>
          <w:rFonts w:hint="cs"/>
          <w:rtl/>
        </w:rPr>
        <w:t>العام،</w:t>
      </w:r>
      <w:r w:rsidR="007543B8">
        <w:rPr>
          <w:rFonts w:hint="cs"/>
          <w:rtl/>
        </w:rPr>
        <w:t xml:space="preserve"> </w:t>
      </w:r>
      <w:r w:rsidR="00B77DD6">
        <w:rPr>
          <w:rFonts w:hint="cs"/>
          <w:rtl/>
        </w:rPr>
        <w:t xml:space="preserve">لذلك يتوجب </w:t>
      </w:r>
      <w:r w:rsidR="00791B73">
        <w:rPr>
          <w:rFonts w:hint="cs"/>
          <w:rtl/>
        </w:rPr>
        <w:t>تحلي الهيئات الرقابية بالمرونة الكافية التي تمكن من بلوغ هذه الأهداف.</w:t>
      </w:r>
    </w:p>
    <w:p w14:paraId="4B18DE32" w14:textId="59BDDC4F" w:rsidR="0064627E" w:rsidRPr="00DE6131" w:rsidRDefault="0064627E" w:rsidP="00DC6D1B">
      <w:pPr>
        <w:ind w:firstLine="0"/>
        <w:jc w:val="left"/>
        <w:outlineLvl w:val="4"/>
        <w:rPr>
          <w:b/>
          <w:bCs/>
          <w:color w:val="000000" w:themeColor="text1"/>
          <w:rtl/>
        </w:rPr>
      </w:pPr>
      <w:bookmarkStart w:id="223" w:name="_Toc165664649"/>
      <w:bookmarkStart w:id="224" w:name="_Toc165665149"/>
      <w:bookmarkStart w:id="225" w:name="_Toc168134090"/>
      <w:r w:rsidRPr="00DE6131">
        <w:rPr>
          <w:rFonts w:hint="cs"/>
          <w:b/>
          <w:bCs/>
          <w:color w:val="000000" w:themeColor="text1"/>
          <w:rtl/>
        </w:rPr>
        <w:t xml:space="preserve">الفرع </w:t>
      </w:r>
      <w:r w:rsidR="00372E55">
        <w:rPr>
          <w:rFonts w:hint="cs"/>
          <w:b/>
          <w:bCs/>
          <w:color w:val="000000" w:themeColor="text1"/>
          <w:rtl/>
        </w:rPr>
        <w:t>الأ</w:t>
      </w:r>
      <w:r w:rsidR="00EB2B17" w:rsidRPr="00DE6131">
        <w:rPr>
          <w:rFonts w:hint="cs"/>
          <w:b/>
          <w:bCs/>
          <w:color w:val="000000" w:themeColor="text1"/>
          <w:rtl/>
        </w:rPr>
        <w:t>ول</w:t>
      </w:r>
      <w:r w:rsidRPr="00DE6131">
        <w:rPr>
          <w:rFonts w:hint="cs"/>
          <w:b/>
          <w:bCs/>
          <w:color w:val="000000" w:themeColor="text1"/>
          <w:rtl/>
        </w:rPr>
        <w:t>:</w:t>
      </w:r>
      <w:r w:rsidR="002458AB" w:rsidRPr="00DE6131">
        <w:rPr>
          <w:rFonts w:hint="cs"/>
          <w:b/>
          <w:bCs/>
          <w:color w:val="000000" w:themeColor="text1"/>
          <w:rtl/>
        </w:rPr>
        <w:t xml:space="preserve"> </w:t>
      </w:r>
      <w:r w:rsidR="00081BC4" w:rsidRPr="00DE6131">
        <w:rPr>
          <w:rFonts w:hint="cs"/>
          <w:b/>
          <w:bCs/>
          <w:color w:val="000000" w:themeColor="text1"/>
          <w:rtl/>
        </w:rPr>
        <w:t>مراعاة</w:t>
      </w:r>
      <w:r w:rsidR="002458AB" w:rsidRPr="00DE6131">
        <w:rPr>
          <w:rFonts w:hint="cs"/>
          <w:b/>
          <w:bCs/>
          <w:color w:val="000000" w:themeColor="text1"/>
          <w:rtl/>
        </w:rPr>
        <w:t xml:space="preserve"> </w:t>
      </w:r>
      <w:r w:rsidR="00EB2B17" w:rsidRPr="00DE6131">
        <w:rPr>
          <w:rFonts w:hint="cs"/>
          <w:b/>
          <w:bCs/>
          <w:color w:val="000000" w:themeColor="text1"/>
          <w:rtl/>
        </w:rPr>
        <w:t>مدة عقد التفويض</w:t>
      </w:r>
      <w:bookmarkEnd w:id="223"/>
      <w:bookmarkEnd w:id="224"/>
      <w:bookmarkEnd w:id="225"/>
    </w:p>
    <w:p w14:paraId="18ED5BE1" w14:textId="52C377C7" w:rsidR="007E5556" w:rsidRPr="00DE6131" w:rsidRDefault="0087340F" w:rsidP="00D74548">
      <w:pPr>
        <w:rPr>
          <w:rtl/>
        </w:rPr>
      </w:pPr>
      <w:r>
        <w:rPr>
          <w:rFonts w:hint="cs"/>
          <w:rtl/>
        </w:rPr>
        <w:t>ان أ</w:t>
      </w:r>
      <w:r w:rsidR="0077648C" w:rsidRPr="00DE6131">
        <w:rPr>
          <w:rFonts w:hint="cs"/>
          <w:rtl/>
        </w:rPr>
        <w:t xml:space="preserve">غلب عقود التفويض </w:t>
      </w:r>
      <w:r w:rsidR="0064627E" w:rsidRPr="00DE6131">
        <w:rPr>
          <w:rFonts w:hint="cs"/>
          <w:rtl/>
        </w:rPr>
        <w:t xml:space="preserve"> يتم ابرامها </w:t>
      </w:r>
      <w:r w:rsidR="0077648C" w:rsidRPr="00DE6131">
        <w:rPr>
          <w:rFonts w:hint="cs"/>
          <w:rtl/>
        </w:rPr>
        <w:t xml:space="preserve">لمدة زمنية </w:t>
      </w:r>
      <w:r w:rsidR="0064627E" w:rsidRPr="00DE6131">
        <w:rPr>
          <w:rFonts w:hint="cs"/>
          <w:rtl/>
        </w:rPr>
        <w:t xml:space="preserve"> طويلة نسبيا </w:t>
      </w:r>
      <w:r w:rsidR="0077648C" w:rsidRPr="00DE6131">
        <w:rPr>
          <w:rFonts w:hint="cs"/>
          <w:rtl/>
        </w:rPr>
        <w:t>بالمقارنة مع العقود الإدارية الأخرى ل</w:t>
      </w:r>
      <w:r>
        <w:rPr>
          <w:rFonts w:hint="cs"/>
          <w:rtl/>
        </w:rPr>
        <w:t>أ</w:t>
      </w:r>
      <w:r w:rsidR="0077648C" w:rsidRPr="00DE6131">
        <w:rPr>
          <w:rFonts w:hint="cs"/>
          <w:rtl/>
        </w:rPr>
        <w:t>ن عقد تفويض المرفق العام يرا</w:t>
      </w:r>
      <w:r>
        <w:rPr>
          <w:rFonts w:hint="cs"/>
          <w:rtl/>
        </w:rPr>
        <w:t>عى فيه بشكل أساسي وجوهري  بلوغ أ</w:t>
      </w:r>
      <w:r w:rsidR="0077648C" w:rsidRPr="00DE6131">
        <w:rPr>
          <w:rFonts w:hint="cs"/>
          <w:rtl/>
        </w:rPr>
        <w:t>هداف مختلفة مسطرة سواء من الجهة من طرف الجهة ا</w:t>
      </w:r>
      <w:r>
        <w:rPr>
          <w:rFonts w:hint="cs"/>
          <w:rtl/>
        </w:rPr>
        <w:t>لعامة المانحة للتفويض أ</w:t>
      </w:r>
      <w:r w:rsidR="0077648C" w:rsidRPr="00DE6131">
        <w:rPr>
          <w:rFonts w:hint="cs"/>
          <w:rtl/>
        </w:rPr>
        <w:t>و من جانب المقبل على الاستثمار في المرفق العام بالإضافة الى مراعا</w:t>
      </w:r>
      <w:r>
        <w:rPr>
          <w:rFonts w:hint="cs"/>
          <w:rtl/>
        </w:rPr>
        <w:t>ة الهدف الأساسي الذي انتهجت من أ</w:t>
      </w:r>
      <w:r w:rsidR="0077648C" w:rsidRPr="00DE6131">
        <w:rPr>
          <w:rFonts w:hint="cs"/>
          <w:rtl/>
        </w:rPr>
        <w:t>جله السلطة المفوضة أسلوب تفويض المرافق العامة و</w:t>
      </w:r>
      <w:r w:rsidR="0064627E" w:rsidRPr="00DE6131">
        <w:rPr>
          <w:rFonts w:hint="cs"/>
          <w:rtl/>
        </w:rPr>
        <w:t xml:space="preserve">المتمثل </w:t>
      </w:r>
      <w:r w:rsidR="0077648C" w:rsidRPr="00DE6131">
        <w:rPr>
          <w:rFonts w:hint="cs"/>
          <w:rtl/>
        </w:rPr>
        <w:t>في تحقيق</w:t>
      </w:r>
      <w:r w:rsidR="0064627E" w:rsidRPr="00DE6131">
        <w:rPr>
          <w:rFonts w:hint="cs"/>
          <w:rtl/>
        </w:rPr>
        <w:t xml:space="preserve"> المرفق العام واستثماره بما </w:t>
      </w:r>
      <w:r w:rsidR="0077648C" w:rsidRPr="00DE6131">
        <w:rPr>
          <w:rFonts w:hint="cs"/>
          <w:rtl/>
        </w:rPr>
        <w:t xml:space="preserve">يكفل </w:t>
      </w:r>
      <w:r w:rsidR="0064627E" w:rsidRPr="00DE6131">
        <w:rPr>
          <w:rFonts w:hint="cs"/>
          <w:rtl/>
        </w:rPr>
        <w:t xml:space="preserve"> </w:t>
      </w:r>
      <w:r w:rsidR="0077648C" w:rsidRPr="00DE6131">
        <w:rPr>
          <w:rFonts w:hint="cs"/>
          <w:rtl/>
        </w:rPr>
        <w:t xml:space="preserve">بلوغ </w:t>
      </w:r>
      <w:r w:rsidR="0064627E" w:rsidRPr="00DE6131">
        <w:rPr>
          <w:rFonts w:hint="cs"/>
          <w:rtl/>
        </w:rPr>
        <w:t xml:space="preserve"> المصلحة العامة </w:t>
      </w:r>
      <w:r w:rsidR="0077648C" w:rsidRPr="00DE6131">
        <w:rPr>
          <w:rFonts w:hint="cs"/>
          <w:rtl/>
        </w:rPr>
        <w:t>من كل جوانبها</w:t>
      </w:r>
      <w:r w:rsidR="00845F2F">
        <w:rPr>
          <w:rFonts w:hint="cs"/>
          <w:rtl/>
        </w:rPr>
        <w:t xml:space="preserve"> </w:t>
      </w:r>
      <w:r w:rsidR="0064627E" w:rsidRPr="00DE6131">
        <w:rPr>
          <w:rFonts w:hint="cs"/>
          <w:rtl/>
        </w:rPr>
        <w:t xml:space="preserve">ويحقق </w:t>
      </w:r>
      <w:r w:rsidR="0077648C" w:rsidRPr="00DE6131">
        <w:rPr>
          <w:rFonts w:hint="cs"/>
          <w:rtl/>
        </w:rPr>
        <w:t xml:space="preserve">جانب من المكاسب المادية </w:t>
      </w:r>
      <w:r w:rsidR="0064627E" w:rsidRPr="00DE6131">
        <w:rPr>
          <w:rFonts w:hint="cs"/>
          <w:rtl/>
        </w:rPr>
        <w:t xml:space="preserve"> لصاحب التفويض من جهة ثانية</w:t>
      </w:r>
      <w:r w:rsidR="0077648C" w:rsidRPr="00DE6131">
        <w:rPr>
          <w:rFonts w:hint="cs"/>
          <w:rtl/>
        </w:rPr>
        <w:t xml:space="preserve">، </w:t>
      </w:r>
      <w:r w:rsidR="0064627E" w:rsidRPr="00DE6131">
        <w:rPr>
          <w:rFonts w:hint="cs"/>
          <w:rtl/>
        </w:rPr>
        <w:t xml:space="preserve"> ففي مصر اعتبر القضاء المصري عنصر المدة بمثابة معيار للتمييز بين عقد الالتزام والتراخيص ف</w:t>
      </w:r>
      <w:r w:rsidR="00845F2F">
        <w:rPr>
          <w:rFonts w:hint="cs"/>
          <w:rtl/>
        </w:rPr>
        <w:t>كلاهما يتعلق باستغلال مرفق عام إلا أ</w:t>
      </w:r>
      <w:r w:rsidR="0064627E" w:rsidRPr="00DE6131">
        <w:rPr>
          <w:rFonts w:hint="cs"/>
          <w:rtl/>
        </w:rPr>
        <w:t xml:space="preserve">ن عقود الالتزام تمنح لمدة </w:t>
      </w:r>
      <w:r w:rsidR="0077648C" w:rsidRPr="00DE6131">
        <w:rPr>
          <w:rFonts w:hint="cs"/>
          <w:rtl/>
        </w:rPr>
        <w:t>طويلة مقارنة ب</w:t>
      </w:r>
      <w:r w:rsidR="0064627E" w:rsidRPr="00DE6131">
        <w:rPr>
          <w:rFonts w:hint="cs"/>
          <w:rtl/>
        </w:rPr>
        <w:t xml:space="preserve">التراخيص </w:t>
      </w:r>
      <w:r w:rsidR="0077648C" w:rsidRPr="00DE6131">
        <w:rPr>
          <w:rFonts w:hint="cs"/>
          <w:rtl/>
        </w:rPr>
        <w:t>فهي</w:t>
      </w:r>
      <w:r w:rsidR="0064627E" w:rsidRPr="00DE6131">
        <w:rPr>
          <w:rFonts w:hint="cs"/>
          <w:rtl/>
        </w:rPr>
        <w:t xml:space="preserve"> مؤقتة وتمنح لمدة قصيرة</w:t>
      </w:r>
      <w:r w:rsidR="0064627E" w:rsidRPr="00DE6131">
        <w:rPr>
          <w:rStyle w:val="Appelnotedebasdep"/>
          <w:color w:val="000000" w:themeColor="text1"/>
          <w:rtl/>
        </w:rPr>
        <w:footnoteReference w:id="287"/>
      </w:r>
      <w:r w:rsidR="0077648C" w:rsidRPr="00DE6131">
        <w:rPr>
          <w:rFonts w:hint="cs"/>
          <w:rtl/>
        </w:rPr>
        <w:t xml:space="preserve">. </w:t>
      </w:r>
    </w:p>
    <w:p w14:paraId="673A0B3E" w14:textId="785F3E4F" w:rsidR="0064627E" w:rsidRPr="00DE6131" w:rsidRDefault="0077648C" w:rsidP="00D74548">
      <w:pPr>
        <w:rPr>
          <w:rtl/>
        </w:rPr>
      </w:pPr>
      <w:r w:rsidRPr="00DE6131">
        <w:rPr>
          <w:rFonts w:hint="cs"/>
          <w:rtl/>
        </w:rPr>
        <w:t xml:space="preserve">فالمدة في عقد التفويض هي المعيار الأساسي الى جانب المقابل المادي الذي يركز عليه صاحب التفويض </w:t>
      </w:r>
      <w:r w:rsidR="00E10F9F" w:rsidRPr="00DE6131">
        <w:rPr>
          <w:rFonts w:hint="cs"/>
          <w:rtl/>
        </w:rPr>
        <w:t>المستثمر خاص</w:t>
      </w:r>
      <w:r w:rsidR="00E10F9F" w:rsidRPr="00DE6131">
        <w:rPr>
          <w:rtl/>
        </w:rPr>
        <w:t>ة</w:t>
      </w:r>
      <w:r w:rsidR="000A46AC" w:rsidRPr="00DE6131">
        <w:rPr>
          <w:rFonts w:hint="cs"/>
          <w:rtl/>
        </w:rPr>
        <w:t xml:space="preserve"> في مرحلة التفاوض حيث يسعى المتعهد الراغب في التقاعد الى ضمان أطول مدة ممكنة لتنفيذ الاستثمارات</w:t>
      </w:r>
      <w:r w:rsidR="001E3A6B">
        <w:rPr>
          <w:rFonts w:hint="cs"/>
          <w:rtl/>
        </w:rPr>
        <w:t>،</w:t>
      </w:r>
      <w:r w:rsidR="000A46AC" w:rsidRPr="00DE6131">
        <w:rPr>
          <w:rFonts w:hint="cs"/>
          <w:rtl/>
        </w:rPr>
        <w:t xml:space="preserve"> </w:t>
      </w:r>
      <w:r w:rsidR="00E10F9F" w:rsidRPr="00DE6131">
        <w:rPr>
          <w:rFonts w:hint="cs"/>
          <w:rtl/>
        </w:rPr>
        <w:t>لأنه</w:t>
      </w:r>
      <w:r w:rsidR="000A46AC" w:rsidRPr="00DE6131">
        <w:rPr>
          <w:rFonts w:hint="cs"/>
          <w:rtl/>
        </w:rPr>
        <w:t xml:space="preserve"> بذلك يضمن الوقت اللازم لاسترداد المبالغ المالية التي </w:t>
      </w:r>
      <w:r w:rsidR="001E3A6B" w:rsidRPr="00DE6131">
        <w:rPr>
          <w:rFonts w:hint="cs"/>
          <w:rtl/>
        </w:rPr>
        <w:t>جسدها كاستثمارات</w:t>
      </w:r>
      <w:r w:rsidR="003933DA" w:rsidRPr="00DE6131">
        <w:rPr>
          <w:rFonts w:hint="cs"/>
          <w:rtl/>
        </w:rPr>
        <w:t xml:space="preserve"> في المرفق العام من جراء تكبده الأعباء اللازمة </w:t>
      </w:r>
      <w:r w:rsidR="00E10F9F" w:rsidRPr="00DE6131">
        <w:rPr>
          <w:rFonts w:hint="cs"/>
          <w:rtl/>
        </w:rPr>
        <w:t>لإعادة</w:t>
      </w:r>
      <w:r w:rsidR="003933DA" w:rsidRPr="00DE6131">
        <w:rPr>
          <w:rFonts w:hint="cs"/>
          <w:rtl/>
        </w:rPr>
        <w:t xml:space="preserve"> </w:t>
      </w:r>
      <w:r w:rsidR="00E10F9F" w:rsidRPr="00DE6131">
        <w:rPr>
          <w:rFonts w:hint="cs"/>
          <w:rtl/>
        </w:rPr>
        <w:t>تأهيل</w:t>
      </w:r>
      <w:r w:rsidR="003933DA" w:rsidRPr="00DE6131">
        <w:rPr>
          <w:rFonts w:hint="cs"/>
          <w:rtl/>
        </w:rPr>
        <w:t xml:space="preserve"> المرفق العام </w:t>
      </w:r>
      <w:r w:rsidR="001E3A6B">
        <w:rPr>
          <w:rFonts w:hint="cs"/>
          <w:rtl/>
        </w:rPr>
        <w:t>المفوض أ</w:t>
      </w:r>
      <w:r w:rsidR="003933DA" w:rsidRPr="00DE6131">
        <w:rPr>
          <w:rFonts w:hint="cs"/>
          <w:rtl/>
        </w:rPr>
        <w:t xml:space="preserve">و </w:t>
      </w:r>
      <w:r w:rsidR="001E3A6B">
        <w:rPr>
          <w:rFonts w:hint="cs"/>
          <w:rtl/>
        </w:rPr>
        <w:t>إ</w:t>
      </w:r>
      <w:r w:rsidR="003933DA" w:rsidRPr="00DE6131">
        <w:rPr>
          <w:rFonts w:hint="cs"/>
          <w:rtl/>
        </w:rPr>
        <w:t>قامته من جديد وشراء العتاد اللازم الذي يستخدمه في تشغيل واستثمار المرفق العام.</w:t>
      </w:r>
    </w:p>
    <w:p w14:paraId="7ECE238C" w14:textId="0063D11E" w:rsidR="007449C8" w:rsidRPr="00DE6131" w:rsidRDefault="003933DA" w:rsidP="00D74548">
      <w:pPr>
        <w:rPr>
          <w:rtl/>
        </w:rPr>
      </w:pPr>
      <w:r w:rsidRPr="00DE6131">
        <w:rPr>
          <w:rFonts w:hint="cs"/>
          <w:rtl/>
        </w:rPr>
        <w:t xml:space="preserve">وفي هذا المقام يمكن الإشارة الى أن النصوص القانونية الأولى </w:t>
      </w:r>
      <w:r w:rsidR="0064627E" w:rsidRPr="00DE6131">
        <w:rPr>
          <w:rFonts w:hint="cs"/>
          <w:rtl/>
        </w:rPr>
        <w:t xml:space="preserve"> التي </w:t>
      </w:r>
      <w:r w:rsidRPr="00DE6131">
        <w:rPr>
          <w:rFonts w:hint="cs"/>
          <w:rtl/>
        </w:rPr>
        <w:t>نظمت</w:t>
      </w:r>
      <w:r w:rsidR="0064627E" w:rsidRPr="00DE6131">
        <w:rPr>
          <w:rFonts w:hint="cs"/>
          <w:rtl/>
        </w:rPr>
        <w:t xml:space="preserve"> الاطار</w:t>
      </w:r>
      <w:r w:rsidRPr="00DE6131">
        <w:rPr>
          <w:rFonts w:hint="cs"/>
          <w:rtl/>
        </w:rPr>
        <w:t xml:space="preserve"> القانوني </w:t>
      </w:r>
      <w:r w:rsidR="0064627E" w:rsidRPr="00DE6131">
        <w:rPr>
          <w:rFonts w:hint="cs"/>
          <w:rtl/>
        </w:rPr>
        <w:t xml:space="preserve"> </w:t>
      </w:r>
      <w:r w:rsidRPr="00DE6131">
        <w:rPr>
          <w:rFonts w:hint="cs"/>
          <w:rtl/>
        </w:rPr>
        <w:t>و</w:t>
      </w:r>
      <w:r w:rsidR="0064627E" w:rsidRPr="00DE6131">
        <w:rPr>
          <w:rFonts w:hint="cs"/>
          <w:rtl/>
        </w:rPr>
        <w:t xml:space="preserve">التنظيمي لعقود تفويض المرفق العام </w:t>
      </w:r>
      <w:r w:rsidRPr="00DE6131">
        <w:rPr>
          <w:rFonts w:hint="cs"/>
          <w:rtl/>
        </w:rPr>
        <w:t xml:space="preserve">ظهرت </w:t>
      </w:r>
      <w:r w:rsidR="0064627E" w:rsidRPr="00DE6131">
        <w:rPr>
          <w:rFonts w:hint="cs"/>
          <w:rtl/>
        </w:rPr>
        <w:t xml:space="preserve">من خلال قانون سابان لعام </w:t>
      </w:r>
      <w:r w:rsidR="0064627E" w:rsidRPr="003A2A25">
        <w:rPr>
          <w:rFonts w:hint="cs"/>
          <w:sz w:val="24"/>
          <w:szCs w:val="24"/>
          <w:rtl/>
        </w:rPr>
        <w:t xml:space="preserve">1993 </w:t>
      </w:r>
      <w:r w:rsidR="0064627E" w:rsidRPr="00DE6131">
        <w:rPr>
          <w:rFonts w:hint="cs"/>
          <w:rtl/>
        </w:rPr>
        <w:t xml:space="preserve">الذي </w:t>
      </w:r>
      <w:r w:rsidRPr="00DE6131">
        <w:rPr>
          <w:rFonts w:hint="cs"/>
          <w:rtl/>
        </w:rPr>
        <w:t>أقر</w:t>
      </w:r>
      <w:r w:rsidR="0064627E" w:rsidRPr="00DE6131">
        <w:rPr>
          <w:rFonts w:hint="cs"/>
          <w:rtl/>
        </w:rPr>
        <w:t xml:space="preserve"> مفهوما لمدة عقد التفويض</w:t>
      </w:r>
      <w:r w:rsidR="003A2A25">
        <w:rPr>
          <w:rFonts w:hint="cs"/>
          <w:rtl/>
        </w:rPr>
        <w:t>،</w:t>
      </w:r>
      <w:r w:rsidR="0064627E" w:rsidRPr="00DE6131">
        <w:rPr>
          <w:rFonts w:hint="cs"/>
          <w:rtl/>
        </w:rPr>
        <w:t xml:space="preserve"> </w:t>
      </w:r>
      <w:r w:rsidRPr="00DE6131">
        <w:rPr>
          <w:rFonts w:hint="cs"/>
          <w:rtl/>
        </w:rPr>
        <w:t>يرتبط هذا المفهوم بالأساس ب</w:t>
      </w:r>
      <w:r w:rsidR="0064627E" w:rsidRPr="00DE6131">
        <w:rPr>
          <w:rFonts w:hint="cs"/>
          <w:rtl/>
        </w:rPr>
        <w:t xml:space="preserve">طبيعة </w:t>
      </w:r>
      <w:r w:rsidRPr="00DE6131">
        <w:rPr>
          <w:rFonts w:hint="cs"/>
          <w:rtl/>
        </w:rPr>
        <w:t xml:space="preserve"> المرفق العام موضوع التفويض و</w:t>
      </w:r>
      <w:r w:rsidR="0064627E" w:rsidRPr="00DE6131">
        <w:rPr>
          <w:rFonts w:hint="cs"/>
          <w:rtl/>
        </w:rPr>
        <w:t xml:space="preserve">الخدمة </w:t>
      </w:r>
      <w:r w:rsidR="003A2A25">
        <w:rPr>
          <w:rFonts w:hint="cs"/>
          <w:rtl/>
        </w:rPr>
        <w:t>ال</w:t>
      </w:r>
      <w:r w:rsidR="00E10F9F" w:rsidRPr="00DE6131">
        <w:rPr>
          <w:rFonts w:hint="cs"/>
          <w:rtl/>
        </w:rPr>
        <w:t>ع</w:t>
      </w:r>
      <w:r w:rsidR="003A2A25">
        <w:rPr>
          <w:rFonts w:hint="cs"/>
          <w:rtl/>
        </w:rPr>
        <w:t>م</w:t>
      </w:r>
      <w:r w:rsidR="00E10F9F" w:rsidRPr="00DE6131">
        <w:rPr>
          <w:rFonts w:hint="cs"/>
          <w:rtl/>
        </w:rPr>
        <w:t>و</w:t>
      </w:r>
      <w:r w:rsidR="003A2A25">
        <w:rPr>
          <w:rFonts w:hint="cs"/>
          <w:rtl/>
        </w:rPr>
        <w:t>م</w:t>
      </w:r>
      <w:r w:rsidR="00E10F9F" w:rsidRPr="00DE6131">
        <w:rPr>
          <w:rFonts w:hint="cs"/>
          <w:rtl/>
        </w:rPr>
        <w:t>ية</w:t>
      </w:r>
      <w:r w:rsidRPr="00DE6131">
        <w:rPr>
          <w:rFonts w:hint="cs"/>
          <w:rtl/>
        </w:rPr>
        <w:t xml:space="preserve"> التي </w:t>
      </w:r>
      <w:r w:rsidR="0064627E" w:rsidRPr="00DE6131">
        <w:rPr>
          <w:rFonts w:hint="cs"/>
          <w:rtl/>
        </w:rPr>
        <w:t xml:space="preserve"> </w:t>
      </w:r>
      <w:r w:rsidRPr="00DE6131">
        <w:rPr>
          <w:rFonts w:hint="cs"/>
          <w:rtl/>
        </w:rPr>
        <w:t>ينشد</w:t>
      </w:r>
      <w:r w:rsidR="0064627E" w:rsidRPr="00DE6131">
        <w:rPr>
          <w:rFonts w:hint="cs"/>
          <w:rtl/>
        </w:rPr>
        <w:t xml:space="preserve"> </w:t>
      </w:r>
      <w:r w:rsidR="003A2A25">
        <w:rPr>
          <w:rFonts w:hint="cs"/>
          <w:rtl/>
        </w:rPr>
        <w:t xml:space="preserve">بلوغها، </w:t>
      </w:r>
      <w:r w:rsidRPr="00DE6131">
        <w:rPr>
          <w:rFonts w:hint="cs"/>
          <w:rtl/>
        </w:rPr>
        <w:t xml:space="preserve">وفي ذلك </w:t>
      </w:r>
      <w:r w:rsidR="0064627E" w:rsidRPr="00DE6131">
        <w:rPr>
          <w:rFonts w:hint="cs"/>
          <w:rtl/>
        </w:rPr>
        <w:t xml:space="preserve"> نصت المادة </w:t>
      </w:r>
      <w:r w:rsidR="0064627E" w:rsidRPr="003A2A25">
        <w:rPr>
          <w:rFonts w:hint="cs"/>
          <w:sz w:val="24"/>
          <w:szCs w:val="24"/>
          <w:rtl/>
        </w:rPr>
        <w:t xml:space="preserve">40 </w:t>
      </w:r>
      <w:r w:rsidR="0064627E" w:rsidRPr="00DE6131">
        <w:rPr>
          <w:rFonts w:hint="cs"/>
          <w:rtl/>
        </w:rPr>
        <w:t>من القانون المذكور</w:t>
      </w:r>
      <w:r w:rsidR="003A2A25">
        <w:rPr>
          <w:rFonts w:hint="cs"/>
          <w:rtl/>
        </w:rPr>
        <w:t xml:space="preserve"> على أنه " ينبغي أ</w:t>
      </w:r>
      <w:r w:rsidR="0064627E" w:rsidRPr="00DE6131">
        <w:rPr>
          <w:rFonts w:hint="cs"/>
          <w:rtl/>
        </w:rPr>
        <w:t>ن تكون اتفاقات تفويض المرفق ال</w:t>
      </w:r>
      <w:r w:rsidR="003A2A25">
        <w:rPr>
          <w:rFonts w:hint="cs"/>
          <w:rtl/>
        </w:rPr>
        <w:t>عام محددة بمدة من جانب الإدارة أو الجهة العامة بالنظر للمهام  أو الخدمات المطلوبة من المفوض إليه أ</w:t>
      </w:r>
      <w:r w:rsidR="0064627E" w:rsidRPr="00DE6131">
        <w:rPr>
          <w:rFonts w:hint="cs"/>
          <w:rtl/>
        </w:rPr>
        <w:t>ما تحديد هذه المدة فيتم با</w:t>
      </w:r>
      <w:r w:rsidR="003A2A25">
        <w:rPr>
          <w:rFonts w:hint="cs"/>
          <w:rtl/>
        </w:rPr>
        <w:t>لنظر لطبيعة وحجم الاستثمار دون أ</w:t>
      </w:r>
      <w:r w:rsidR="0064627E" w:rsidRPr="00DE6131">
        <w:rPr>
          <w:rFonts w:hint="cs"/>
          <w:rtl/>
        </w:rPr>
        <w:t xml:space="preserve">ن تتجاوز المدة العادية لاهتلاك </w:t>
      </w:r>
      <w:r w:rsidR="00E10F9F" w:rsidRPr="00DE6131">
        <w:rPr>
          <w:rFonts w:hint="cs"/>
          <w:rtl/>
        </w:rPr>
        <w:t>المنشآت</w:t>
      </w:r>
      <w:r w:rsidR="0064627E" w:rsidRPr="00DE6131">
        <w:rPr>
          <w:rFonts w:hint="cs"/>
          <w:rtl/>
        </w:rPr>
        <w:t xml:space="preserve"> المستخدمة</w:t>
      </w:r>
      <w:r w:rsidR="0064627E" w:rsidRPr="00DE6131">
        <w:rPr>
          <w:rStyle w:val="Appelnotedebasdep"/>
          <w:color w:val="000000" w:themeColor="text1"/>
          <w:rtl/>
        </w:rPr>
        <w:footnoteReference w:id="288"/>
      </w:r>
      <w:r w:rsidR="003A2A25">
        <w:rPr>
          <w:rFonts w:hint="cs"/>
          <w:rtl/>
        </w:rPr>
        <w:t>.</w:t>
      </w:r>
      <w:r w:rsidR="007449C8" w:rsidRPr="00DE6131">
        <w:rPr>
          <w:rFonts w:hint="cs"/>
          <w:rtl/>
        </w:rPr>
        <w:t xml:space="preserve"> </w:t>
      </w:r>
    </w:p>
    <w:p w14:paraId="3AD07B1F" w14:textId="2124108E" w:rsidR="007449C8" w:rsidRPr="00DE6131" w:rsidRDefault="007449C8" w:rsidP="00D74548">
      <w:pPr>
        <w:rPr>
          <w:sz w:val="24"/>
          <w:szCs w:val="24"/>
          <w:highlight w:val="yellow"/>
          <w:rtl/>
        </w:rPr>
      </w:pPr>
      <w:r w:rsidRPr="00DE6131">
        <w:rPr>
          <w:rFonts w:hint="cs"/>
          <w:rtl/>
        </w:rPr>
        <w:t>وبالتالي ووفقا لهذا المعيار الذي وضعه القانون ف</w:t>
      </w:r>
      <w:r w:rsidR="003A2A25">
        <w:rPr>
          <w:rFonts w:hint="cs"/>
          <w:rtl/>
        </w:rPr>
        <w:t>إ</w:t>
      </w:r>
      <w:r w:rsidRPr="00DE6131">
        <w:rPr>
          <w:rFonts w:hint="cs"/>
          <w:rtl/>
        </w:rPr>
        <w:t>ن تحديد مدة عقد التفويض يرتبط بشكل جوهري بالاستناد حجم الاستثمارات المكرسة  من قبل  صاحب التفويض  بهدف تشغيل واستثمار  المرفق العام</w:t>
      </w:r>
      <w:r w:rsidR="003A2A25">
        <w:rPr>
          <w:rFonts w:hint="cs"/>
          <w:rtl/>
        </w:rPr>
        <w:t>،</w:t>
      </w:r>
      <w:r w:rsidRPr="00DE6131">
        <w:rPr>
          <w:rFonts w:hint="cs"/>
          <w:rtl/>
        </w:rPr>
        <w:t xml:space="preserve"> فمن عقود الامتياز </w:t>
      </w:r>
      <w:r w:rsidR="00E10F9F" w:rsidRPr="00DE6131">
        <w:rPr>
          <w:rFonts w:hint="cs"/>
          <w:rtl/>
        </w:rPr>
        <w:t>ما يتضم</w:t>
      </w:r>
      <w:r w:rsidR="00E10F9F" w:rsidRPr="00DE6131">
        <w:rPr>
          <w:rtl/>
        </w:rPr>
        <w:t>ن</w:t>
      </w:r>
      <w:r w:rsidRPr="00DE6131">
        <w:rPr>
          <w:rFonts w:hint="cs"/>
          <w:rtl/>
        </w:rPr>
        <w:t xml:space="preserve"> على التزا</w:t>
      </w:r>
      <w:r w:rsidR="003A2A25">
        <w:rPr>
          <w:rFonts w:hint="cs"/>
          <w:rtl/>
        </w:rPr>
        <w:t>مات كبيرة كإقامة منشآت ضخمة من أ</w:t>
      </w:r>
      <w:r w:rsidRPr="00DE6131">
        <w:rPr>
          <w:rFonts w:hint="cs"/>
          <w:rtl/>
        </w:rPr>
        <w:t>جل تحقيق  المرفق العام وتشغيله فتكون بالنتيجة المدة المحددة لع</w:t>
      </w:r>
      <w:r w:rsidR="003A2A25">
        <w:rPr>
          <w:rFonts w:hint="cs"/>
          <w:rtl/>
        </w:rPr>
        <w:t>قد التفويض طويلة مقارنة بعقد الإيجار بالنظر الى أن الجهة المانحة ه</w:t>
      </w:r>
      <w:r w:rsidRPr="00DE6131">
        <w:rPr>
          <w:rFonts w:hint="cs"/>
          <w:rtl/>
        </w:rPr>
        <w:t>ي من تتكفل بإقامة المرفق العام موضوع</w:t>
      </w:r>
      <w:r w:rsidR="009B5E99">
        <w:rPr>
          <w:rFonts w:hint="cs"/>
          <w:rtl/>
        </w:rPr>
        <w:t xml:space="preserve"> التفويض،</w:t>
      </w:r>
      <w:r w:rsidRPr="00DE6131">
        <w:rPr>
          <w:rFonts w:hint="cs"/>
          <w:rtl/>
        </w:rPr>
        <w:t xml:space="preserve"> </w:t>
      </w:r>
      <w:r w:rsidR="004368C0" w:rsidRPr="00DE6131">
        <w:rPr>
          <w:rFonts w:hint="cs"/>
          <w:rtl/>
        </w:rPr>
        <w:t xml:space="preserve">وتقتصر مهام المفوض اليه في </w:t>
      </w:r>
      <w:r w:rsidRPr="00DE6131">
        <w:rPr>
          <w:rFonts w:hint="cs"/>
          <w:rtl/>
        </w:rPr>
        <w:t xml:space="preserve"> </w:t>
      </w:r>
      <w:r w:rsidR="004368C0" w:rsidRPr="00DE6131">
        <w:rPr>
          <w:rFonts w:hint="cs"/>
          <w:rtl/>
        </w:rPr>
        <w:t>القيام ب</w:t>
      </w:r>
      <w:r w:rsidRPr="00DE6131">
        <w:rPr>
          <w:rFonts w:hint="cs"/>
          <w:rtl/>
        </w:rPr>
        <w:t xml:space="preserve">أعباء التشغيل والصيانة الضرورية </w:t>
      </w:r>
      <w:r w:rsidR="00E10F9F" w:rsidRPr="00DE6131">
        <w:rPr>
          <w:rFonts w:hint="cs"/>
          <w:rtl/>
        </w:rPr>
        <w:t>للمنشاة</w:t>
      </w:r>
      <w:r w:rsidRPr="00DE6131">
        <w:rPr>
          <w:rFonts w:hint="cs"/>
          <w:rtl/>
        </w:rPr>
        <w:t xml:space="preserve"> </w:t>
      </w:r>
      <w:r w:rsidR="009B5E99">
        <w:rPr>
          <w:rFonts w:hint="cs"/>
          <w:rtl/>
        </w:rPr>
        <w:t>فحسب وفي العادة فإن هذه الأعباء تكون بتكاليف أ</w:t>
      </w:r>
      <w:r w:rsidR="004368C0" w:rsidRPr="00DE6131">
        <w:rPr>
          <w:rFonts w:hint="cs"/>
          <w:rtl/>
        </w:rPr>
        <w:t xml:space="preserve">قل وتحتاج الى وقت قصير للقيام بها </w:t>
      </w:r>
      <w:r w:rsidR="009B5E99">
        <w:rPr>
          <w:rFonts w:hint="cs"/>
          <w:rtl/>
        </w:rPr>
        <w:t>غير أ</w:t>
      </w:r>
      <w:r w:rsidR="004368C0" w:rsidRPr="00DE6131">
        <w:rPr>
          <w:rFonts w:hint="cs"/>
          <w:rtl/>
        </w:rPr>
        <w:t xml:space="preserve">نه وفي كل الأحوال </w:t>
      </w:r>
      <w:r w:rsidR="009B5E99">
        <w:rPr>
          <w:rFonts w:hint="cs"/>
          <w:rtl/>
        </w:rPr>
        <w:t>يجب أ</w:t>
      </w:r>
      <w:r w:rsidRPr="00DE6131">
        <w:rPr>
          <w:rFonts w:hint="cs"/>
          <w:rtl/>
        </w:rPr>
        <w:t xml:space="preserve">ن </w:t>
      </w:r>
      <w:r w:rsidR="00E10F9F" w:rsidRPr="00DE6131">
        <w:rPr>
          <w:rFonts w:hint="cs"/>
          <w:rtl/>
        </w:rPr>
        <w:t>لا تتعد</w:t>
      </w:r>
      <w:r w:rsidR="00E10F9F" w:rsidRPr="00DE6131">
        <w:rPr>
          <w:rtl/>
        </w:rPr>
        <w:t>ى</w:t>
      </w:r>
      <w:r w:rsidR="004368C0" w:rsidRPr="00DE6131">
        <w:rPr>
          <w:rFonts w:hint="cs"/>
          <w:rtl/>
        </w:rPr>
        <w:t xml:space="preserve"> </w:t>
      </w:r>
      <w:r w:rsidRPr="00DE6131">
        <w:rPr>
          <w:rFonts w:hint="cs"/>
          <w:rtl/>
        </w:rPr>
        <w:t>مدة عقد تفويض المرفق العام العادية</w:t>
      </w:r>
      <w:r w:rsidR="004368C0" w:rsidRPr="00DE6131">
        <w:rPr>
          <w:rFonts w:hint="cs"/>
          <w:rtl/>
        </w:rPr>
        <w:t xml:space="preserve"> </w:t>
      </w:r>
      <w:r w:rsidR="009B5E99">
        <w:rPr>
          <w:rFonts w:hint="cs"/>
          <w:rtl/>
        </w:rPr>
        <w:t>ا</w:t>
      </w:r>
      <w:r w:rsidR="004368C0" w:rsidRPr="00DE6131">
        <w:rPr>
          <w:rFonts w:hint="cs"/>
          <w:rtl/>
        </w:rPr>
        <w:t>للازمة</w:t>
      </w:r>
      <w:r w:rsidRPr="00DE6131">
        <w:rPr>
          <w:rFonts w:hint="cs"/>
          <w:rtl/>
        </w:rPr>
        <w:t xml:space="preserve"> لاستهلاك تكاليف الاستغلال المبذولة لتشغيل المرفق العام التي تتحدد بالاستناد الى العمر الافتراضي للأصول والأموال المخصصة لتشغيل المرفق </w:t>
      </w:r>
      <w:r w:rsidR="004368C0" w:rsidRPr="00DE6131">
        <w:rPr>
          <w:rFonts w:hint="cs"/>
          <w:rtl/>
        </w:rPr>
        <w:t xml:space="preserve">بالإضافة الى ضرورة </w:t>
      </w:r>
      <w:r w:rsidRPr="00DE6131">
        <w:rPr>
          <w:rFonts w:hint="cs"/>
          <w:rtl/>
        </w:rPr>
        <w:t xml:space="preserve"> تمكين </w:t>
      </w:r>
      <w:r w:rsidR="004368C0" w:rsidRPr="00DE6131">
        <w:rPr>
          <w:rFonts w:hint="cs"/>
          <w:rtl/>
        </w:rPr>
        <w:t xml:space="preserve">صاحب التفويض </w:t>
      </w:r>
      <w:r w:rsidRPr="00DE6131">
        <w:rPr>
          <w:rFonts w:hint="cs"/>
          <w:rtl/>
        </w:rPr>
        <w:t xml:space="preserve">من تحقيق </w:t>
      </w:r>
      <w:r w:rsidR="004368C0" w:rsidRPr="00DE6131">
        <w:rPr>
          <w:rFonts w:hint="cs"/>
          <w:rtl/>
        </w:rPr>
        <w:t xml:space="preserve">مكاسب مادية </w:t>
      </w:r>
      <w:r w:rsidRPr="00DE6131">
        <w:rPr>
          <w:rStyle w:val="Appelnotedebasdep"/>
          <w:color w:val="000000" w:themeColor="text1"/>
          <w:rtl/>
        </w:rPr>
        <w:footnoteReference w:id="289"/>
      </w:r>
      <w:r w:rsidR="009B5E99">
        <w:rPr>
          <w:rFonts w:hint="cs"/>
          <w:rtl/>
        </w:rPr>
        <w:t xml:space="preserve">، </w:t>
      </w:r>
      <w:r w:rsidR="004368C0" w:rsidRPr="00DE6131">
        <w:rPr>
          <w:rFonts w:hint="cs"/>
          <w:rtl/>
        </w:rPr>
        <w:t xml:space="preserve">وفي هذا الاطار فقد </w:t>
      </w:r>
      <w:r w:rsidR="009B5E99">
        <w:rPr>
          <w:rFonts w:hint="cs"/>
          <w:rtl/>
        </w:rPr>
        <w:t xml:space="preserve"> أ</w:t>
      </w:r>
      <w:r w:rsidRPr="00DE6131">
        <w:rPr>
          <w:rFonts w:hint="cs"/>
          <w:rtl/>
        </w:rPr>
        <w:t xml:space="preserve">كد مجلس الدولة الفرنسي على </w:t>
      </w:r>
      <w:r w:rsidR="009B5E99">
        <w:rPr>
          <w:rFonts w:hint="cs"/>
          <w:rtl/>
        </w:rPr>
        <w:t>إ</w:t>
      </w:r>
      <w:r w:rsidR="004368C0" w:rsidRPr="00DE6131">
        <w:rPr>
          <w:rFonts w:hint="cs"/>
          <w:rtl/>
        </w:rPr>
        <w:t xml:space="preserve">لزامية </w:t>
      </w:r>
      <w:r w:rsidRPr="00DE6131">
        <w:rPr>
          <w:rFonts w:hint="cs"/>
          <w:rtl/>
        </w:rPr>
        <w:t xml:space="preserve"> تحديد مدة المرفق العام </w:t>
      </w:r>
      <w:r w:rsidR="009B5E99">
        <w:rPr>
          <w:rFonts w:hint="cs"/>
          <w:rtl/>
        </w:rPr>
        <w:t>وأ</w:t>
      </w:r>
      <w:r w:rsidR="004368C0" w:rsidRPr="00DE6131">
        <w:rPr>
          <w:rFonts w:hint="cs"/>
          <w:rtl/>
        </w:rPr>
        <w:t xml:space="preserve">ن </w:t>
      </w:r>
      <w:r w:rsidRPr="00DE6131">
        <w:rPr>
          <w:rFonts w:hint="cs"/>
          <w:rtl/>
        </w:rPr>
        <w:t xml:space="preserve">عدم تحديد المدة </w:t>
      </w:r>
      <w:r w:rsidR="004368C0" w:rsidRPr="00DE6131">
        <w:rPr>
          <w:rFonts w:hint="cs"/>
          <w:rtl/>
        </w:rPr>
        <w:t xml:space="preserve">يوقع عقد التفويض تحت طائلة </w:t>
      </w:r>
      <w:r w:rsidRPr="00DE6131">
        <w:rPr>
          <w:rFonts w:hint="cs"/>
          <w:rtl/>
        </w:rPr>
        <w:t xml:space="preserve"> بطلان العقد برمته </w:t>
      </w:r>
      <w:r w:rsidRPr="00DE6131">
        <w:rPr>
          <w:rStyle w:val="Appelnotedebasdep"/>
          <w:color w:val="000000" w:themeColor="text1"/>
          <w:rtl/>
        </w:rPr>
        <w:footnoteReference w:id="290"/>
      </w:r>
      <w:r w:rsidR="009B5E99">
        <w:rPr>
          <w:rFonts w:hint="cs"/>
          <w:rtl/>
        </w:rPr>
        <w:t>،</w:t>
      </w:r>
      <w:r w:rsidR="004368C0" w:rsidRPr="00DE6131">
        <w:rPr>
          <w:rFonts w:hint="cs"/>
          <w:rtl/>
        </w:rPr>
        <w:t xml:space="preserve"> فهي</w:t>
      </w:r>
      <w:r w:rsidR="009B5E99">
        <w:rPr>
          <w:rFonts w:hint="cs"/>
          <w:rtl/>
        </w:rPr>
        <w:t xml:space="preserve"> ركن جوهري لابد من توفره لصحة </w:t>
      </w:r>
      <w:r w:rsidR="004368C0" w:rsidRPr="00DE6131">
        <w:rPr>
          <w:rFonts w:hint="cs"/>
          <w:rtl/>
        </w:rPr>
        <w:t>عقد</w:t>
      </w:r>
      <w:r w:rsidR="009B5E99">
        <w:rPr>
          <w:rFonts w:hint="cs"/>
          <w:rtl/>
        </w:rPr>
        <w:t xml:space="preserve"> التفويض</w:t>
      </w:r>
      <w:r w:rsidR="004368C0" w:rsidRPr="00DE6131">
        <w:rPr>
          <w:rFonts w:hint="cs"/>
          <w:rtl/>
        </w:rPr>
        <w:t>.</w:t>
      </w:r>
      <w:r w:rsidRPr="00DE6131">
        <w:rPr>
          <w:rFonts w:hint="cs"/>
          <w:sz w:val="24"/>
          <w:szCs w:val="24"/>
          <w:highlight w:val="yellow"/>
          <w:rtl/>
        </w:rPr>
        <w:t xml:space="preserve"> </w:t>
      </w:r>
    </w:p>
    <w:p w14:paraId="11B3D096" w14:textId="35B1B873" w:rsidR="007449C8" w:rsidRPr="00DE6131" w:rsidRDefault="004368C0" w:rsidP="00D74548">
      <w:pPr>
        <w:rPr>
          <w:sz w:val="24"/>
          <w:szCs w:val="24"/>
          <w:rtl/>
        </w:rPr>
      </w:pPr>
      <w:r w:rsidRPr="00DE6131">
        <w:rPr>
          <w:rFonts w:hint="cs"/>
          <w:rtl/>
        </w:rPr>
        <w:t xml:space="preserve">وبالتالي فان </w:t>
      </w:r>
      <w:r w:rsidR="007449C8" w:rsidRPr="00DE6131">
        <w:rPr>
          <w:rFonts w:hint="cs"/>
          <w:rtl/>
        </w:rPr>
        <w:t xml:space="preserve">احترام </w:t>
      </w:r>
      <w:r w:rsidRPr="00DE6131">
        <w:rPr>
          <w:rFonts w:hint="cs"/>
          <w:rtl/>
        </w:rPr>
        <w:t>الفترة الزمنية للعقد</w:t>
      </w:r>
      <w:r w:rsidR="007449C8" w:rsidRPr="00DE6131">
        <w:rPr>
          <w:rFonts w:hint="cs"/>
          <w:rtl/>
        </w:rPr>
        <w:t xml:space="preserve">  يشكل </w:t>
      </w:r>
      <w:r w:rsidRPr="00DE6131">
        <w:rPr>
          <w:rFonts w:hint="cs"/>
          <w:rtl/>
        </w:rPr>
        <w:t>أح</w:t>
      </w:r>
      <w:r w:rsidR="00B33B38">
        <w:rPr>
          <w:rFonts w:hint="cs"/>
          <w:rtl/>
        </w:rPr>
        <w:t>د الضمانات الجوهرية التي تمكن م</w:t>
      </w:r>
      <w:r w:rsidR="007449C8" w:rsidRPr="00DE6131">
        <w:rPr>
          <w:rFonts w:hint="cs"/>
          <w:rtl/>
        </w:rPr>
        <w:t xml:space="preserve">ن ناحية </w:t>
      </w:r>
      <w:r w:rsidRPr="00DE6131">
        <w:rPr>
          <w:rFonts w:hint="cs"/>
          <w:rtl/>
        </w:rPr>
        <w:t>للمفوض اليه</w:t>
      </w:r>
      <w:r w:rsidR="007449C8" w:rsidRPr="00DE6131">
        <w:rPr>
          <w:rFonts w:hint="cs"/>
          <w:rtl/>
        </w:rPr>
        <w:t xml:space="preserve"> في تحقيق مشروعه وفقا </w:t>
      </w:r>
      <w:r w:rsidR="00E10F9F" w:rsidRPr="00DE6131">
        <w:rPr>
          <w:rFonts w:hint="cs"/>
          <w:rtl/>
        </w:rPr>
        <w:t>لإمكانياته</w:t>
      </w:r>
      <w:r w:rsidRPr="00DE6131">
        <w:rPr>
          <w:rFonts w:hint="cs"/>
          <w:rtl/>
        </w:rPr>
        <w:t xml:space="preserve">  المادية والبشرية وبناءا على </w:t>
      </w:r>
      <w:r w:rsidR="007449C8" w:rsidRPr="00DE6131">
        <w:rPr>
          <w:rFonts w:hint="cs"/>
          <w:rtl/>
        </w:rPr>
        <w:t xml:space="preserve">تقديراته الخاصة </w:t>
      </w:r>
      <w:r w:rsidRPr="00DE6131">
        <w:rPr>
          <w:rFonts w:hint="cs"/>
          <w:rtl/>
        </w:rPr>
        <w:t xml:space="preserve">التي اعتمد عليها في التفاوض على مدة العقد </w:t>
      </w:r>
      <w:r w:rsidR="00E10F9F" w:rsidRPr="00DE6131">
        <w:rPr>
          <w:rFonts w:hint="cs"/>
          <w:rtl/>
        </w:rPr>
        <w:t>وقت</w:t>
      </w:r>
      <w:r w:rsidR="00B33B38">
        <w:rPr>
          <w:rFonts w:hint="cs"/>
          <w:rtl/>
        </w:rPr>
        <w:t xml:space="preserve"> ابرام عقد التفويض</w:t>
      </w:r>
      <w:r w:rsidR="00E40043" w:rsidRPr="00DE6131">
        <w:rPr>
          <w:rFonts w:hint="cs"/>
          <w:rtl/>
        </w:rPr>
        <w:t>،</w:t>
      </w:r>
      <w:r w:rsidR="00B33B38">
        <w:rPr>
          <w:rFonts w:hint="cs"/>
          <w:rtl/>
        </w:rPr>
        <w:t xml:space="preserve"> </w:t>
      </w:r>
      <w:r w:rsidR="007449C8" w:rsidRPr="00DE6131">
        <w:rPr>
          <w:rFonts w:hint="cs"/>
          <w:rtl/>
        </w:rPr>
        <w:t xml:space="preserve">ومن </w:t>
      </w:r>
      <w:r w:rsidR="00E40043" w:rsidRPr="00DE6131">
        <w:rPr>
          <w:rFonts w:hint="cs"/>
          <w:rtl/>
        </w:rPr>
        <w:t xml:space="preserve">جهة ثانية تحقق الجماعة العامة </w:t>
      </w:r>
      <w:r w:rsidR="007449C8" w:rsidRPr="00DE6131">
        <w:rPr>
          <w:rFonts w:hint="cs"/>
          <w:rtl/>
        </w:rPr>
        <w:t xml:space="preserve"> </w:t>
      </w:r>
      <w:r w:rsidR="00E40043" w:rsidRPr="00DE6131">
        <w:rPr>
          <w:rFonts w:hint="cs"/>
          <w:rtl/>
        </w:rPr>
        <w:t>هدفها من خلال كفالة وت</w:t>
      </w:r>
      <w:r w:rsidR="00B33B38">
        <w:rPr>
          <w:rFonts w:hint="cs"/>
          <w:rtl/>
        </w:rPr>
        <w:t>أ</w:t>
      </w:r>
      <w:r w:rsidR="00E40043" w:rsidRPr="00DE6131">
        <w:rPr>
          <w:rFonts w:hint="cs"/>
          <w:rtl/>
        </w:rPr>
        <w:t>مين حق ا</w:t>
      </w:r>
      <w:r w:rsidR="007449C8" w:rsidRPr="00DE6131">
        <w:rPr>
          <w:rFonts w:hint="cs"/>
          <w:rtl/>
        </w:rPr>
        <w:t xml:space="preserve">لمنتفع </w:t>
      </w:r>
      <w:r w:rsidR="00E40043" w:rsidRPr="00DE6131">
        <w:rPr>
          <w:rFonts w:hint="cs"/>
          <w:rtl/>
        </w:rPr>
        <w:t xml:space="preserve"> في تلقى الخدمة وفق لمبدا الاستمرارية والانتظام </w:t>
      </w:r>
      <w:r w:rsidR="00E40043" w:rsidRPr="00DE6131">
        <w:rPr>
          <w:rFonts w:hint="cs"/>
          <w:rtl/>
        </w:rPr>
        <w:lastRenderedPageBreak/>
        <w:t>بال</w:t>
      </w:r>
      <w:r w:rsidR="00B33B38">
        <w:rPr>
          <w:rFonts w:hint="cs"/>
          <w:rtl/>
        </w:rPr>
        <w:t>إضافة الى أ</w:t>
      </w:r>
      <w:r w:rsidR="00E40043" w:rsidRPr="00DE6131">
        <w:rPr>
          <w:rFonts w:hint="cs"/>
          <w:rtl/>
        </w:rPr>
        <w:t xml:space="preserve">ن </w:t>
      </w:r>
      <w:r w:rsidR="007449C8" w:rsidRPr="00DE6131">
        <w:rPr>
          <w:rFonts w:hint="cs"/>
          <w:rtl/>
        </w:rPr>
        <w:t xml:space="preserve">تمديد في </w:t>
      </w:r>
      <w:r w:rsidR="00E40043" w:rsidRPr="00DE6131">
        <w:rPr>
          <w:rFonts w:hint="cs"/>
          <w:rtl/>
        </w:rPr>
        <w:t>المدة قد يخدم مصلحة الطرفين المتعاقدين فبالنسبة ل</w:t>
      </w:r>
      <w:r w:rsidR="007449C8" w:rsidRPr="00DE6131">
        <w:rPr>
          <w:rFonts w:hint="cs"/>
          <w:rtl/>
        </w:rPr>
        <w:t xml:space="preserve">لمتعاقد </w:t>
      </w:r>
      <w:r w:rsidR="00E40043" w:rsidRPr="00DE6131">
        <w:rPr>
          <w:rFonts w:hint="cs"/>
          <w:rtl/>
        </w:rPr>
        <w:t>والسلطة المانحة في الوقت ذاته</w:t>
      </w:r>
      <w:r w:rsidR="00B33B38">
        <w:rPr>
          <w:rFonts w:hint="cs"/>
          <w:rtl/>
        </w:rPr>
        <w:t>،</w:t>
      </w:r>
      <w:r w:rsidR="007449C8" w:rsidRPr="00DE6131">
        <w:rPr>
          <w:rFonts w:hint="cs"/>
          <w:rtl/>
        </w:rPr>
        <w:t xml:space="preserve"> </w:t>
      </w:r>
      <w:r w:rsidR="00E40043" w:rsidRPr="00DE6131">
        <w:rPr>
          <w:rFonts w:hint="cs"/>
          <w:rtl/>
        </w:rPr>
        <w:t xml:space="preserve">فالجهة العامة المانحة للتفويض قد ترغب في إطالة </w:t>
      </w:r>
      <w:r w:rsidR="007449C8" w:rsidRPr="00DE6131">
        <w:rPr>
          <w:rFonts w:hint="cs"/>
          <w:rtl/>
        </w:rPr>
        <w:t xml:space="preserve"> علاقتها مع المتعاقد نظرا </w:t>
      </w:r>
      <w:r w:rsidR="00E40043" w:rsidRPr="00DE6131">
        <w:rPr>
          <w:rFonts w:hint="cs"/>
          <w:rtl/>
        </w:rPr>
        <w:t>لكفاءته و</w:t>
      </w:r>
      <w:r w:rsidR="00B33B38">
        <w:rPr>
          <w:rFonts w:hint="cs"/>
          <w:rtl/>
        </w:rPr>
        <w:t>ما يتمتع به من مزايا أ</w:t>
      </w:r>
      <w:r w:rsidR="007449C8" w:rsidRPr="00DE6131">
        <w:rPr>
          <w:rFonts w:hint="cs"/>
          <w:rtl/>
        </w:rPr>
        <w:t xml:space="preserve">و </w:t>
      </w:r>
      <w:r w:rsidR="00E40043" w:rsidRPr="00DE6131">
        <w:rPr>
          <w:rFonts w:hint="cs"/>
          <w:rtl/>
        </w:rPr>
        <w:t xml:space="preserve"> في الحالة التي تكون فيها عراقيل وعقبات </w:t>
      </w:r>
      <w:r w:rsidR="007449C8" w:rsidRPr="00DE6131">
        <w:rPr>
          <w:rFonts w:hint="cs"/>
          <w:rtl/>
        </w:rPr>
        <w:t xml:space="preserve">تمنع </w:t>
      </w:r>
      <w:r w:rsidR="00E40043" w:rsidRPr="00DE6131">
        <w:rPr>
          <w:rFonts w:hint="cs"/>
          <w:rtl/>
        </w:rPr>
        <w:t xml:space="preserve">من استرداد </w:t>
      </w:r>
      <w:r w:rsidR="007449C8" w:rsidRPr="00DE6131">
        <w:rPr>
          <w:rFonts w:hint="cs"/>
          <w:rtl/>
        </w:rPr>
        <w:t xml:space="preserve"> </w:t>
      </w:r>
      <w:r w:rsidR="00E40043" w:rsidRPr="00DE6131">
        <w:rPr>
          <w:rFonts w:hint="cs"/>
          <w:rtl/>
        </w:rPr>
        <w:t>ا</w:t>
      </w:r>
      <w:r w:rsidR="007449C8" w:rsidRPr="00DE6131">
        <w:rPr>
          <w:rFonts w:hint="cs"/>
          <w:rtl/>
        </w:rPr>
        <w:t xml:space="preserve">لمرفق العام موضوع التفويض بغية </w:t>
      </w:r>
      <w:r w:rsidR="00B33B38">
        <w:rPr>
          <w:rFonts w:hint="cs"/>
          <w:rtl/>
        </w:rPr>
        <w:t>إ</w:t>
      </w:r>
      <w:r w:rsidR="00E40043" w:rsidRPr="00DE6131">
        <w:rPr>
          <w:rFonts w:hint="cs"/>
          <w:rtl/>
        </w:rPr>
        <w:t>عادته الى الإدارة ال</w:t>
      </w:r>
      <w:r w:rsidR="007449C8" w:rsidRPr="00DE6131">
        <w:rPr>
          <w:rFonts w:hint="cs"/>
          <w:rtl/>
        </w:rPr>
        <w:t xml:space="preserve">مباشرة </w:t>
      </w:r>
      <w:r w:rsidR="00E40043" w:rsidRPr="00DE6131">
        <w:rPr>
          <w:rFonts w:hint="cs"/>
          <w:rtl/>
        </w:rPr>
        <w:t xml:space="preserve">من قبل </w:t>
      </w:r>
      <w:r w:rsidR="00B33B38">
        <w:rPr>
          <w:rFonts w:hint="cs"/>
          <w:rtl/>
        </w:rPr>
        <w:t>أ</w:t>
      </w:r>
      <w:r w:rsidR="00E40043" w:rsidRPr="00DE6131">
        <w:rPr>
          <w:rFonts w:hint="cs"/>
          <w:rtl/>
        </w:rPr>
        <w:t>شخاص القانون العام، بالإ</w:t>
      </w:r>
      <w:r w:rsidR="00B33B38">
        <w:rPr>
          <w:rFonts w:hint="cs"/>
          <w:rtl/>
        </w:rPr>
        <w:t>ضافة الى حاجة السلطة المانحة الى</w:t>
      </w:r>
      <w:r w:rsidR="00E40043" w:rsidRPr="00DE6131">
        <w:rPr>
          <w:rFonts w:hint="cs"/>
          <w:rtl/>
        </w:rPr>
        <w:t xml:space="preserve"> الوقت اللازم لاختيار </w:t>
      </w:r>
      <w:r w:rsidR="007449C8" w:rsidRPr="00DE6131">
        <w:rPr>
          <w:rFonts w:hint="cs"/>
          <w:rtl/>
        </w:rPr>
        <w:t xml:space="preserve"> شخصا </w:t>
      </w:r>
      <w:r w:rsidR="00E40043" w:rsidRPr="00DE6131">
        <w:rPr>
          <w:rFonts w:hint="cs"/>
          <w:rtl/>
        </w:rPr>
        <w:t xml:space="preserve">بديلا </w:t>
      </w:r>
      <w:r w:rsidR="007449C8" w:rsidRPr="00DE6131">
        <w:rPr>
          <w:rFonts w:hint="cs"/>
          <w:rtl/>
        </w:rPr>
        <w:t xml:space="preserve"> </w:t>
      </w:r>
      <w:r w:rsidR="00E40043" w:rsidRPr="00DE6131">
        <w:rPr>
          <w:rFonts w:hint="cs"/>
          <w:rtl/>
        </w:rPr>
        <w:t>لتسيير</w:t>
      </w:r>
      <w:r w:rsidR="007449C8" w:rsidRPr="00DE6131">
        <w:rPr>
          <w:rFonts w:hint="cs"/>
          <w:rtl/>
        </w:rPr>
        <w:t xml:space="preserve"> واستثمار المرفق العام </w:t>
      </w:r>
      <w:r w:rsidR="00E40043" w:rsidRPr="00DE6131">
        <w:rPr>
          <w:rFonts w:hint="cs"/>
          <w:rtl/>
        </w:rPr>
        <w:t>موضوع الاسترداد</w:t>
      </w:r>
      <w:r w:rsidR="00B33B38">
        <w:rPr>
          <w:rFonts w:hint="cs"/>
          <w:rtl/>
        </w:rPr>
        <w:t>،</w:t>
      </w:r>
      <w:r w:rsidR="007449C8" w:rsidRPr="00DE6131">
        <w:rPr>
          <w:rFonts w:hint="cs"/>
          <w:rtl/>
        </w:rPr>
        <w:t xml:space="preserve"> لكن </w:t>
      </w:r>
      <w:r w:rsidR="00E40043" w:rsidRPr="00DE6131">
        <w:rPr>
          <w:rFonts w:hint="cs"/>
          <w:rtl/>
        </w:rPr>
        <w:t xml:space="preserve">وبصرف </w:t>
      </w:r>
      <w:r w:rsidR="00BE13BD">
        <w:rPr>
          <w:rFonts w:hint="cs"/>
          <w:rtl/>
        </w:rPr>
        <w:t xml:space="preserve"> النظر عن أ</w:t>
      </w:r>
      <w:r w:rsidR="007449C8" w:rsidRPr="00DE6131">
        <w:rPr>
          <w:rFonts w:hint="cs"/>
          <w:rtl/>
        </w:rPr>
        <w:t xml:space="preserve">هداف </w:t>
      </w:r>
      <w:r w:rsidR="00E40043" w:rsidRPr="00DE6131">
        <w:rPr>
          <w:rFonts w:hint="cs"/>
          <w:rtl/>
        </w:rPr>
        <w:t xml:space="preserve"> الأطراف من التمديد </w:t>
      </w:r>
      <w:r w:rsidR="007449C8" w:rsidRPr="00DE6131">
        <w:rPr>
          <w:rFonts w:hint="cs"/>
          <w:rtl/>
        </w:rPr>
        <w:t xml:space="preserve"> يبقى السند القانوني</w:t>
      </w:r>
      <w:r w:rsidR="00E40043" w:rsidRPr="00DE6131">
        <w:rPr>
          <w:rFonts w:hint="cs"/>
          <w:rtl/>
        </w:rPr>
        <w:t xml:space="preserve"> </w:t>
      </w:r>
      <w:r w:rsidR="0020318F" w:rsidRPr="00DE6131">
        <w:rPr>
          <w:rFonts w:hint="cs"/>
          <w:rtl/>
        </w:rPr>
        <w:t xml:space="preserve">الجوهري لعملية التمديد هو </w:t>
      </w:r>
      <w:r w:rsidR="00BE13BD">
        <w:rPr>
          <w:rFonts w:hint="cs"/>
          <w:rtl/>
        </w:rPr>
        <w:t>مبدأ</w:t>
      </w:r>
      <w:r w:rsidR="007449C8" w:rsidRPr="00DE6131">
        <w:rPr>
          <w:rFonts w:hint="cs"/>
          <w:rtl/>
        </w:rPr>
        <w:t xml:space="preserve"> </w:t>
      </w:r>
      <w:r w:rsidR="0020318F" w:rsidRPr="00DE6131">
        <w:rPr>
          <w:rFonts w:hint="cs"/>
          <w:rtl/>
        </w:rPr>
        <w:t xml:space="preserve">ضمان </w:t>
      </w:r>
      <w:r w:rsidR="007449C8" w:rsidRPr="00DE6131">
        <w:rPr>
          <w:rFonts w:hint="cs"/>
          <w:rtl/>
        </w:rPr>
        <w:t xml:space="preserve">استمرارية المرفق العام في </w:t>
      </w:r>
      <w:r w:rsidR="00E10F9F" w:rsidRPr="00DE6131">
        <w:rPr>
          <w:rFonts w:hint="cs"/>
          <w:rtl/>
        </w:rPr>
        <w:t>تأدية</w:t>
      </w:r>
      <w:r w:rsidR="007449C8" w:rsidRPr="00DE6131">
        <w:rPr>
          <w:rFonts w:hint="cs"/>
          <w:rtl/>
        </w:rPr>
        <w:t xml:space="preserve"> مهامه </w:t>
      </w:r>
      <w:r w:rsidR="0020318F" w:rsidRPr="00DE6131">
        <w:rPr>
          <w:rFonts w:hint="cs"/>
          <w:rtl/>
        </w:rPr>
        <w:t>بشكل من</w:t>
      </w:r>
      <w:r w:rsidR="00E32BE4" w:rsidRPr="00DE6131">
        <w:rPr>
          <w:rFonts w:hint="cs"/>
          <w:rtl/>
        </w:rPr>
        <w:t>ت</w:t>
      </w:r>
      <w:r w:rsidR="0020318F" w:rsidRPr="00DE6131">
        <w:rPr>
          <w:rFonts w:hint="cs"/>
          <w:rtl/>
        </w:rPr>
        <w:t>ظم</w:t>
      </w:r>
      <w:r w:rsidR="007449C8" w:rsidRPr="00DE6131">
        <w:rPr>
          <w:rStyle w:val="Appelnotedebasdep"/>
          <w:color w:val="000000" w:themeColor="text1"/>
          <w:rtl/>
        </w:rPr>
        <w:footnoteReference w:id="291"/>
      </w:r>
      <w:r w:rsidR="0020318F" w:rsidRPr="00DE6131">
        <w:rPr>
          <w:rFonts w:hint="cs"/>
          <w:sz w:val="24"/>
          <w:szCs w:val="24"/>
          <w:rtl/>
        </w:rPr>
        <w:t>.</w:t>
      </w:r>
    </w:p>
    <w:p w14:paraId="03681C88" w14:textId="4FCE7C5E" w:rsidR="0064627E" w:rsidRPr="00DE6131" w:rsidRDefault="00E32BE4" w:rsidP="00D74548">
      <w:pPr>
        <w:rPr>
          <w:rtl/>
        </w:rPr>
      </w:pPr>
      <w:r w:rsidRPr="00DE6131">
        <w:rPr>
          <w:rFonts w:hint="cs"/>
          <w:rtl/>
        </w:rPr>
        <w:t>وبناءا على ذلك وتبعا</w:t>
      </w:r>
      <w:r w:rsidR="0064627E" w:rsidRPr="00DE6131">
        <w:rPr>
          <w:rFonts w:hint="cs"/>
          <w:rtl/>
        </w:rPr>
        <w:t xml:space="preserve"> لما تقدم </w:t>
      </w:r>
      <w:r w:rsidR="00BE13BD">
        <w:rPr>
          <w:rFonts w:hint="cs"/>
          <w:rtl/>
        </w:rPr>
        <w:t>فإ</w:t>
      </w:r>
      <w:r w:rsidRPr="00DE6131">
        <w:rPr>
          <w:rFonts w:hint="cs"/>
          <w:rtl/>
        </w:rPr>
        <w:t>ن</w:t>
      </w:r>
      <w:r w:rsidR="00BE13BD">
        <w:rPr>
          <w:rFonts w:hint="cs"/>
          <w:rtl/>
        </w:rPr>
        <w:t>ه</w:t>
      </w:r>
      <w:r w:rsidRPr="00DE6131">
        <w:rPr>
          <w:rFonts w:hint="cs"/>
          <w:rtl/>
        </w:rPr>
        <w:t xml:space="preserve"> ومن خلال</w:t>
      </w:r>
      <w:r w:rsidR="0064627E" w:rsidRPr="00DE6131">
        <w:rPr>
          <w:rFonts w:hint="cs"/>
          <w:rtl/>
        </w:rPr>
        <w:t xml:space="preserve"> القاعدة العامة </w:t>
      </w:r>
      <w:r w:rsidR="00E10F9F" w:rsidRPr="00DE6131">
        <w:rPr>
          <w:rFonts w:hint="cs"/>
          <w:rtl/>
        </w:rPr>
        <w:t>المتأصلة</w:t>
      </w:r>
      <w:r w:rsidR="00BE13BD">
        <w:rPr>
          <w:rFonts w:hint="cs"/>
          <w:rtl/>
        </w:rPr>
        <w:t xml:space="preserve"> في التشريع الفرنسي يتضح أ</w:t>
      </w:r>
      <w:r w:rsidR="0064627E" w:rsidRPr="00DE6131">
        <w:rPr>
          <w:rFonts w:hint="cs"/>
          <w:rtl/>
        </w:rPr>
        <w:t>ن مدة العقد تتحدد</w:t>
      </w:r>
      <w:r w:rsidRPr="00DE6131">
        <w:rPr>
          <w:rFonts w:hint="cs"/>
          <w:rtl/>
        </w:rPr>
        <w:t xml:space="preserve"> بصفة رئيسية </w:t>
      </w:r>
      <w:r w:rsidR="0064627E" w:rsidRPr="00DE6131">
        <w:rPr>
          <w:rFonts w:hint="cs"/>
          <w:rtl/>
        </w:rPr>
        <w:t xml:space="preserve"> </w:t>
      </w:r>
      <w:r w:rsidRPr="00DE6131">
        <w:rPr>
          <w:rFonts w:hint="cs"/>
          <w:rtl/>
        </w:rPr>
        <w:t xml:space="preserve">بالرجوع </w:t>
      </w:r>
      <w:r w:rsidR="0064627E" w:rsidRPr="00DE6131">
        <w:rPr>
          <w:rFonts w:hint="cs"/>
          <w:rtl/>
        </w:rPr>
        <w:t xml:space="preserve"> الى </w:t>
      </w:r>
      <w:r w:rsidRPr="00DE6131">
        <w:rPr>
          <w:rFonts w:hint="cs"/>
          <w:rtl/>
        </w:rPr>
        <w:t xml:space="preserve">طبيعة وحجم </w:t>
      </w:r>
      <w:r w:rsidR="0064627E" w:rsidRPr="00DE6131">
        <w:rPr>
          <w:rFonts w:hint="cs"/>
          <w:rtl/>
        </w:rPr>
        <w:t xml:space="preserve">الاستثمارات المطلوبة من </w:t>
      </w:r>
      <w:r w:rsidRPr="00DE6131">
        <w:rPr>
          <w:rFonts w:hint="cs"/>
          <w:rtl/>
        </w:rPr>
        <w:t>المفوض اليه</w:t>
      </w:r>
      <w:r w:rsidR="00BE13BD">
        <w:rPr>
          <w:rFonts w:hint="cs"/>
          <w:rtl/>
        </w:rPr>
        <w:t>،</w:t>
      </w:r>
      <w:r w:rsidR="0064627E" w:rsidRPr="00DE6131">
        <w:rPr>
          <w:rFonts w:hint="cs"/>
          <w:rtl/>
        </w:rPr>
        <w:t xml:space="preserve"> </w:t>
      </w:r>
      <w:r w:rsidRPr="00DE6131">
        <w:rPr>
          <w:rFonts w:hint="cs"/>
          <w:rtl/>
        </w:rPr>
        <w:t xml:space="preserve">والمهام المرفقية المراد تحقيقها </w:t>
      </w:r>
      <w:r w:rsidR="0064627E" w:rsidRPr="00DE6131">
        <w:rPr>
          <w:rFonts w:hint="cs"/>
          <w:rtl/>
        </w:rPr>
        <w:t xml:space="preserve">بهدف تشغيل المرفق العام تحقيقا للمصلحة العامة فبعض </w:t>
      </w:r>
      <w:r w:rsidR="005A6E79" w:rsidRPr="00DE6131">
        <w:rPr>
          <w:rFonts w:hint="cs"/>
          <w:rtl/>
        </w:rPr>
        <w:t xml:space="preserve"> عقود </w:t>
      </w:r>
      <w:r w:rsidR="0064627E" w:rsidRPr="00DE6131">
        <w:rPr>
          <w:rFonts w:hint="cs"/>
          <w:rtl/>
        </w:rPr>
        <w:t xml:space="preserve">التفويض </w:t>
      </w:r>
      <w:r w:rsidR="00E10F9F" w:rsidRPr="00DE6131">
        <w:rPr>
          <w:rFonts w:hint="cs"/>
          <w:rtl/>
        </w:rPr>
        <w:t>ما تنطو</w:t>
      </w:r>
      <w:r w:rsidR="00E10F9F" w:rsidRPr="00DE6131">
        <w:rPr>
          <w:rtl/>
        </w:rPr>
        <w:t>ي</w:t>
      </w:r>
      <w:r w:rsidR="005A6E79" w:rsidRPr="00DE6131">
        <w:rPr>
          <w:rFonts w:hint="cs"/>
          <w:rtl/>
        </w:rPr>
        <w:t xml:space="preserve"> على </w:t>
      </w:r>
      <w:r w:rsidR="0064627E" w:rsidRPr="00DE6131">
        <w:rPr>
          <w:rFonts w:hint="cs"/>
          <w:rtl/>
        </w:rPr>
        <w:t>التزاما</w:t>
      </w:r>
      <w:r w:rsidR="005A6E79" w:rsidRPr="00DE6131">
        <w:rPr>
          <w:rFonts w:hint="cs"/>
          <w:rtl/>
        </w:rPr>
        <w:t xml:space="preserve">ت معقدة وكبيرة تقع </w:t>
      </w:r>
      <w:r w:rsidR="0064627E" w:rsidRPr="00DE6131">
        <w:rPr>
          <w:rFonts w:hint="cs"/>
          <w:rtl/>
        </w:rPr>
        <w:t>على عاتق المتعاقد</w:t>
      </w:r>
      <w:r w:rsidR="005A6E79" w:rsidRPr="00DE6131">
        <w:rPr>
          <w:rFonts w:hint="cs"/>
          <w:rtl/>
        </w:rPr>
        <w:t xml:space="preserve"> مع الجهة العامة المانحة وعادة </w:t>
      </w:r>
      <w:r w:rsidR="00E10F9F" w:rsidRPr="00DE6131">
        <w:rPr>
          <w:rFonts w:hint="cs"/>
          <w:rtl/>
        </w:rPr>
        <w:t>ما يكو</w:t>
      </w:r>
      <w:r w:rsidR="00E10F9F" w:rsidRPr="00DE6131">
        <w:rPr>
          <w:rtl/>
        </w:rPr>
        <w:t>ن</w:t>
      </w:r>
      <w:r w:rsidR="005A6E79" w:rsidRPr="00DE6131">
        <w:rPr>
          <w:rFonts w:hint="cs"/>
          <w:rtl/>
        </w:rPr>
        <w:t xml:space="preserve"> فيها من ضمن الالتزامات </w:t>
      </w:r>
      <w:r w:rsidR="000120CD">
        <w:rPr>
          <w:rFonts w:hint="cs"/>
          <w:rtl/>
        </w:rPr>
        <w:t xml:space="preserve"> إ</w:t>
      </w:r>
      <w:r w:rsidR="0064627E" w:rsidRPr="00DE6131">
        <w:rPr>
          <w:rFonts w:hint="cs"/>
          <w:rtl/>
        </w:rPr>
        <w:t xml:space="preserve">نشاء </w:t>
      </w:r>
      <w:r w:rsidR="005A6E79" w:rsidRPr="00DE6131">
        <w:rPr>
          <w:rFonts w:hint="cs"/>
          <w:rtl/>
        </w:rPr>
        <w:t xml:space="preserve"> وإقامة </w:t>
      </w:r>
      <w:r w:rsidR="0064627E" w:rsidRPr="00DE6131">
        <w:rPr>
          <w:rFonts w:hint="cs"/>
          <w:rtl/>
        </w:rPr>
        <w:t xml:space="preserve">المرفق العام </w:t>
      </w:r>
      <w:r w:rsidR="000120CD">
        <w:rPr>
          <w:rFonts w:hint="cs"/>
          <w:rtl/>
        </w:rPr>
        <w:t>واستغلاله وإ</w:t>
      </w:r>
      <w:r w:rsidR="005A6E79" w:rsidRPr="00DE6131">
        <w:rPr>
          <w:rFonts w:hint="cs"/>
          <w:rtl/>
        </w:rPr>
        <w:t>دارته</w:t>
      </w:r>
      <w:r w:rsidR="0064627E" w:rsidRPr="00DE6131">
        <w:rPr>
          <w:rFonts w:hint="cs"/>
          <w:rtl/>
        </w:rPr>
        <w:t xml:space="preserve"> واستثماره مثل عقد التزام المرفق العام </w:t>
      </w:r>
      <w:r w:rsidR="005A6E79" w:rsidRPr="00DE6131">
        <w:rPr>
          <w:rFonts w:hint="cs"/>
          <w:rtl/>
        </w:rPr>
        <w:t>ف</w:t>
      </w:r>
      <w:r w:rsidR="0064627E" w:rsidRPr="00DE6131">
        <w:rPr>
          <w:rFonts w:hint="cs"/>
          <w:rtl/>
        </w:rPr>
        <w:t xml:space="preserve">تكون </w:t>
      </w:r>
      <w:r w:rsidR="005A6E79" w:rsidRPr="00DE6131">
        <w:rPr>
          <w:rFonts w:hint="cs"/>
          <w:rtl/>
        </w:rPr>
        <w:t>المدة بطبيعة الحال طويلة</w:t>
      </w:r>
      <w:r w:rsidR="0064627E" w:rsidRPr="00DE6131">
        <w:rPr>
          <w:rFonts w:hint="cs"/>
          <w:rtl/>
        </w:rPr>
        <w:t xml:space="preserve"> نسبيا</w:t>
      </w:r>
      <w:r w:rsidR="001C5320">
        <w:rPr>
          <w:rFonts w:hint="cs"/>
          <w:rtl/>
        </w:rPr>
        <w:t xml:space="preserve"> وغيرها</w:t>
      </w:r>
      <w:r w:rsidR="0064627E" w:rsidRPr="00DE6131">
        <w:rPr>
          <w:rFonts w:hint="cs"/>
          <w:rtl/>
        </w:rPr>
        <w:t xml:space="preserve"> من العقود </w:t>
      </w:r>
      <w:r w:rsidR="005A6E79" w:rsidRPr="00DE6131">
        <w:rPr>
          <w:rFonts w:hint="cs"/>
          <w:rtl/>
        </w:rPr>
        <w:t xml:space="preserve">الأخرى </w:t>
      </w:r>
      <w:r w:rsidR="0064627E" w:rsidRPr="00DE6131">
        <w:rPr>
          <w:rFonts w:hint="cs"/>
          <w:rtl/>
        </w:rPr>
        <w:t xml:space="preserve">التي </w:t>
      </w:r>
      <w:r w:rsidR="001C5320">
        <w:rPr>
          <w:rFonts w:hint="cs"/>
          <w:rtl/>
        </w:rPr>
        <w:t>تنت</w:t>
      </w:r>
      <w:r w:rsidR="005A6E79" w:rsidRPr="00DE6131">
        <w:rPr>
          <w:rFonts w:hint="cs"/>
          <w:rtl/>
        </w:rPr>
        <w:t xml:space="preserve">مي الى طائفة عقود </w:t>
      </w:r>
      <w:r w:rsidR="0064627E" w:rsidRPr="00DE6131">
        <w:rPr>
          <w:rFonts w:hint="cs"/>
          <w:rtl/>
        </w:rPr>
        <w:t>تفويض المرفق العام</w:t>
      </w:r>
      <w:r w:rsidR="001C5320">
        <w:rPr>
          <w:rFonts w:hint="cs"/>
          <w:rtl/>
        </w:rPr>
        <w:t>،</w:t>
      </w:r>
      <w:r w:rsidR="0064627E" w:rsidRPr="00DE6131">
        <w:rPr>
          <w:rFonts w:hint="cs"/>
          <w:rtl/>
        </w:rPr>
        <w:t xml:space="preserve"> </w:t>
      </w:r>
      <w:r w:rsidR="005A6E79" w:rsidRPr="00DE6131">
        <w:rPr>
          <w:rFonts w:hint="cs"/>
          <w:rtl/>
        </w:rPr>
        <w:t>بينما</w:t>
      </w:r>
      <w:r w:rsidR="0064627E" w:rsidRPr="00DE6131">
        <w:rPr>
          <w:rFonts w:hint="cs"/>
          <w:rtl/>
        </w:rPr>
        <w:t xml:space="preserve"> </w:t>
      </w:r>
      <w:r w:rsidR="005A6E79" w:rsidRPr="00DE6131">
        <w:rPr>
          <w:rFonts w:hint="cs"/>
          <w:rtl/>
        </w:rPr>
        <w:t xml:space="preserve">ينحصر </w:t>
      </w:r>
      <w:r w:rsidR="0064627E" w:rsidRPr="00DE6131">
        <w:rPr>
          <w:rFonts w:hint="cs"/>
          <w:rtl/>
        </w:rPr>
        <w:t xml:space="preserve"> فيها دور </w:t>
      </w:r>
      <w:r w:rsidR="005A6E79" w:rsidRPr="00DE6131">
        <w:rPr>
          <w:rFonts w:hint="cs"/>
          <w:rtl/>
        </w:rPr>
        <w:t>الدور</w:t>
      </w:r>
      <w:r w:rsidR="0064627E" w:rsidRPr="00DE6131">
        <w:rPr>
          <w:rFonts w:hint="cs"/>
          <w:rtl/>
        </w:rPr>
        <w:t xml:space="preserve"> الرئيسي للمتعاقد </w:t>
      </w:r>
      <w:r w:rsidR="005A6E79" w:rsidRPr="00DE6131">
        <w:rPr>
          <w:rFonts w:hint="cs"/>
          <w:rtl/>
        </w:rPr>
        <w:t xml:space="preserve">مع </w:t>
      </w:r>
      <w:r w:rsidR="0064627E" w:rsidRPr="00DE6131">
        <w:rPr>
          <w:rFonts w:hint="cs"/>
          <w:rtl/>
        </w:rPr>
        <w:t xml:space="preserve"> </w:t>
      </w:r>
      <w:r w:rsidR="00E10F9F" w:rsidRPr="00DE6131">
        <w:rPr>
          <w:rFonts w:hint="cs"/>
          <w:rtl/>
        </w:rPr>
        <w:t>الإدارة ف</w:t>
      </w:r>
      <w:r w:rsidR="00E10F9F" w:rsidRPr="00DE6131">
        <w:rPr>
          <w:rtl/>
        </w:rPr>
        <w:t>ي</w:t>
      </w:r>
      <w:r w:rsidR="005A6E79" w:rsidRPr="00DE6131">
        <w:rPr>
          <w:rFonts w:hint="cs"/>
          <w:rtl/>
        </w:rPr>
        <w:t xml:space="preserve"> </w:t>
      </w:r>
      <w:r w:rsidR="0064627E" w:rsidRPr="00DE6131">
        <w:rPr>
          <w:rFonts w:hint="cs"/>
          <w:rtl/>
        </w:rPr>
        <w:t xml:space="preserve">استثمار المرفق العام </w:t>
      </w:r>
      <w:r w:rsidR="005A6E79" w:rsidRPr="00DE6131">
        <w:rPr>
          <w:rFonts w:hint="cs"/>
          <w:rtl/>
        </w:rPr>
        <w:t>من دون إقامته و</w:t>
      </w:r>
      <w:r w:rsidR="001C5320">
        <w:rPr>
          <w:rFonts w:hint="cs"/>
          <w:rtl/>
        </w:rPr>
        <w:t>انشائه إ</w:t>
      </w:r>
      <w:r w:rsidR="0064627E" w:rsidRPr="00DE6131">
        <w:rPr>
          <w:rFonts w:hint="cs"/>
          <w:rtl/>
        </w:rPr>
        <w:t xml:space="preserve">ذ </w:t>
      </w:r>
      <w:r w:rsidR="005A6E79" w:rsidRPr="00DE6131">
        <w:rPr>
          <w:rFonts w:hint="cs"/>
          <w:rtl/>
        </w:rPr>
        <w:t>تتلخص ال</w:t>
      </w:r>
      <w:r w:rsidR="0064627E" w:rsidRPr="00DE6131">
        <w:rPr>
          <w:rFonts w:hint="cs"/>
          <w:rtl/>
        </w:rPr>
        <w:t>التزامات</w:t>
      </w:r>
      <w:r w:rsidR="005A6E79" w:rsidRPr="00DE6131">
        <w:rPr>
          <w:rFonts w:hint="cs"/>
          <w:rtl/>
        </w:rPr>
        <w:t xml:space="preserve"> الرئيسية </w:t>
      </w:r>
      <w:r w:rsidR="0064627E" w:rsidRPr="00DE6131">
        <w:rPr>
          <w:rFonts w:hint="cs"/>
          <w:rtl/>
        </w:rPr>
        <w:t xml:space="preserve"> </w:t>
      </w:r>
      <w:r w:rsidR="005A6E79" w:rsidRPr="00DE6131">
        <w:rPr>
          <w:rFonts w:hint="cs"/>
          <w:rtl/>
        </w:rPr>
        <w:t xml:space="preserve">للمتعاقد مع الجهة الإدارية في تحمل </w:t>
      </w:r>
      <w:r w:rsidR="001C5320">
        <w:rPr>
          <w:rFonts w:hint="cs"/>
          <w:rtl/>
        </w:rPr>
        <w:t>نفقات التشغيل وإ</w:t>
      </w:r>
      <w:r w:rsidR="0064627E" w:rsidRPr="00DE6131">
        <w:rPr>
          <w:rFonts w:hint="cs"/>
          <w:rtl/>
        </w:rPr>
        <w:t>جراء الصيانة الدورية وهذه الأعباء</w:t>
      </w:r>
      <w:r w:rsidR="005A6E79" w:rsidRPr="00DE6131">
        <w:rPr>
          <w:rFonts w:hint="cs"/>
          <w:rtl/>
        </w:rPr>
        <w:t xml:space="preserve"> والتكاليف و</w:t>
      </w:r>
      <w:r w:rsidR="0064627E" w:rsidRPr="00DE6131">
        <w:rPr>
          <w:rFonts w:hint="cs"/>
          <w:rtl/>
        </w:rPr>
        <w:t>لا تحتاج</w:t>
      </w:r>
      <w:r w:rsidR="005A6E79" w:rsidRPr="00DE6131">
        <w:rPr>
          <w:rFonts w:hint="cs"/>
          <w:rtl/>
        </w:rPr>
        <w:t xml:space="preserve"> بطبيعتها لوقت </w:t>
      </w:r>
      <w:r w:rsidR="0064627E" w:rsidRPr="00DE6131">
        <w:rPr>
          <w:rFonts w:hint="cs"/>
          <w:rtl/>
        </w:rPr>
        <w:t xml:space="preserve"> </w:t>
      </w:r>
      <w:r w:rsidR="001C5320">
        <w:rPr>
          <w:rFonts w:hint="cs"/>
          <w:rtl/>
        </w:rPr>
        <w:t>أ</w:t>
      </w:r>
      <w:r w:rsidR="005A6E79" w:rsidRPr="00DE6131">
        <w:rPr>
          <w:rFonts w:hint="cs"/>
          <w:rtl/>
        </w:rPr>
        <w:t xml:space="preserve">طول من أجل </w:t>
      </w:r>
      <w:r w:rsidR="0064627E" w:rsidRPr="00DE6131">
        <w:rPr>
          <w:rFonts w:hint="cs"/>
          <w:rtl/>
        </w:rPr>
        <w:t xml:space="preserve"> لتحقيقها</w:t>
      </w:r>
      <w:r w:rsidR="0064627E" w:rsidRPr="00DE6131">
        <w:rPr>
          <w:rStyle w:val="Appelnotedebasdep"/>
          <w:color w:val="000000" w:themeColor="text1"/>
          <w:rtl/>
        </w:rPr>
        <w:footnoteReference w:id="292"/>
      </w:r>
      <w:r w:rsidR="001C5320">
        <w:rPr>
          <w:rFonts w:hint="cs"/>
          <w:rtl/>
        </w:rPr>
        <w:t>،</w:t>
      </w:r>
      <w:r w:rsidR="00AB618B" w:rsidRPr="00DE6131">
        <w:rPr>
          <w:rFonts w:hint="cs"/>
          <w:sz w:val="24"/>
          <w:szCs w:val="24"/>
          <w:rtl/>
        </w:rPr>
        <w:t xml:space="preserve"> </w:t>
      </w:r>
      <w:r w:rsidR="001C5320">
        <w:rPr>
          <w:rFonts w:hint="cs"/>
          <w:rtl/>
        </w:rPr>
        <w:t>وعلى كل فإ</w:t>
      </w:r>
      <w:r w:rsidR="00AB618B" w:rsidRPr="00DE6131">
        <w:rPr>
          <w:rFonts w:hint="cs"/>
          <w:rtl/>
        </w:rPr>
        <w:t>ن عقود</w:t>
      </w:r>
      <w:r w:rsidR="00AB618B" w:rsidRPr="00DE6131">
        <w:rPr>
          <w:rFonts w:hint="cs"/>
          <w:sz w:val="24"/>
          <w:szCs w:val="24"/>
          <w:rtl/>
        </w:rPr>
        <w:t xml:space="preserve"> </w:t>
      </w:r>
      <w:r w:rsidR="001C5320">
        <w:rPr>
          <w:rFonts w:hint="cs"/>
          <w:rtl/>
        </w:rPr>
        <w:t>تفويض المرفق العام بصورها وأ</w:t>
      </w:r>
      <w:r w:rsidR="0064627E" w:rsidRPr="00DE6131">
        <w:rPr>
          <w:rFonts w:hint="cs"/>
          <w:rtl/>
        </w:rPr>
        <w:t>نواعها المختلفة تعد من ال</w:t>
      </w:r>
      <w:r w:rsidR="001C5320">
        <w:rPr>
          <w:rFonts w:hint="cs"/>
          <w:rtl/>
        </w:rPr>
        <w:t>عقود الزمنية وبالتالي فلابد من أ</w:t>
      </w:r>
      <w:r w:rsidR="0064627E" w:rsidRPr="00DE6131">
        <w:rPr>
          <w:rFonts w:hint="cs"/>
          <w:rtl/>
        </w:rPr>
        <w:t xml:space="preserve">جل معين </w:t>
      </w:r>
      <w:r w:rsidR="00AB618B" w:rsidRPr="00DE6131">
        <w:rPr>
          <w:rFonts w:hint="cs"/>
          <w:rtl/>
        </w:rPr>
        <w:t>سواء</w:t>
      </w:r>
      <w:r w:rsidR="00110120">
        <w:rPr>
          <w:rFonts w:hint="cs"/>
          <w:rtl/>
        </w:rPr>
        <w:t xml:space="preserve"> كان طويلا أو قصيرا من أ</w:t>
      </w:r>
      <w:r w:rsidR="00AB618B" w:rsidRPr="00DE6131">
        <w:rPr>
          <w:rFonts w:hint="cs"/>
          <w:rtl/>
        </w:rPr>
        <w:t xml:space="preserve">جل القيام بالمهام المرفقية التي يكلف بها صاحب </w:t>
      </w:r>
      <w:r w:rsidR="004779D8" w:rsidRPr="00DE6131">
        <w:rPr>
          <w:rFonts w:hint="cs"/>
          <w:rtl/>
        </w:rPr>
        <w:t>التفويض وهذه المدة</w:t>
      </w:r>
      <w:r w:rsidR="00AB618B" w:rsidRPr="00DE6131">
        <w:rPr>
          <w:rFonts w:hint="cs"/>
          <w:rtl/>
        </w:rPr>
        <w:t xml:space="preserve"> </w:t>
      </w:r>
      <w:r w:rsidR="004779D8" w:rsidRPr="00DE6131">
        <w:rPr>
          <w:rFonts w:hint="cs"/>
          <w:rtl/>
        </w:rPr>
        <w:t>الزمنية قد</w:t>
      </w:r>
      <w:r w:rsidR="0064627E" w:rsidRPr="00DE6131">
        <w:rPr>
          <w:rFonts w:hint="cs"/>
          <w:rtl/>
        </w:rPr>
        <w:t xml:space="preserve"> </w:t>
      </w:r>
      <w:r w:rsidR="004779D8" w:rsidRPr="00DE6131">
        <w:rPr>
          <w:rFonts w:hint="cs"/>
          <w:rtl/>
        </w:rPr>
        <w:t>تنتهي بصورة</w:t>
      </w:r>
      <w:r w:rsidR="00110120">
        <w:rPr>
          <w:rFonts w:hint="cs"/>
          <w:rtl/>
        </w:rPr>
        <w:t xml:space="preserve"> طبيعية بحلول الأجل المحدد لنهاية العقد أ</w:t>
      </w:r>
      <w:r w:rsidR="0064627E" w:rsidRPr="00DE6131">
        <w:rPr>
          <w:rFonts w:hint="cs"/>
          <w:rtl/>
        </w:rPr>
        <w:t>و قد يتحقق بصور أخرى</w:t>
      </w:r>
      <w:r w:rsidR="00AB618B" w:rsidRPr="00DE6131">
        <w:rPr>
          <w:rFonts w:hint="cs"/>
          <w:rtl/>
        </w:rPr>
        <w:t xml:space="preserve"> غير طبيعية</w:t>
      </w:r>
      <w:r w:rsidR="0064627E" w:rsidRPr="00DE6131">
        <w:rPr>
          <w:rFonts w:hint="cs"/>
          <w:rtl/>
        </w:rPr>
        <w:t xml:space="preserve">. </w:t>
      </w:r>
    </w:p>
    <w:p w14:paraId="44D75D12" w14:textId="6F3FFA18" w:rsidR="00B066DA" w:rsidRPr="00DE6131" w:rsidRDefault="00DE3ABE" w:rsidP="00D74548">
      <w:pPr>
        <w:rPr>
          <w:rtl/>
        </w:rPr>
      </w:pPr>
      <w:r w:rsidRPr="00DE6131">
        <w:rPr>
          <w:rFonts w:hint="cs"/>
          <w:rtl/>
        </w:rPr>
        <w:t xml:space="preserve">وفي هذا السياق لم  </w:t>
      </w:r>
      <w:r w:rsidR="0064627E" w:rsidRPr="00DE6131">
        <w:rPr>
          <w:rFonts w:hint="cs"/>
          <w:rtl/>
        </w:rPr>
        <w:t xml:space="preserve">يحدد المشرع </w:t>
      </w:r>
      <w:r w:rsidRPr="00DE6131">
        <w:rPr>
          <w:rFonts w:hint="cs"/>
          <w:rtl/>
        </w:rPr>
        <w:t xml:space="preserve"> الجزائري </w:t>
      </w:r>
      <w:r w:rsidR="0064627E" w:rsidRPr="00DE6131">
        <w:rPr>
          <w:rFonts w:hint="cs"/>
          <w:rtl/>
        </w:rPr>
        <w:t xml:space="preserve">قاعدة </w:t>
      </w:r>
      <w:r w:rsidRPr="00DE6131">
        <w:rPr>
          <w:rFonts w:hint="cs"/>
          <w:rtl/>
        </w:rPr>
        <w:t xml:space="preserve">ثابتة يمكن الاعتماد عليها </w:t>
      </w:r>
      <w:r w:rsidR="0064627E" w:rsidRPr="00DE6131">
        <w:rPr>
          <w:rFonts w:hint="cs"/>
          <w:rtl/>
        </w:rPr>
        <w:t xml:space="preserve"> لتحديد مدة تفويضات المرفق العام </w:t>
      </w:r>
      <w:r w:rsidRPr="00DE6131">
        <w:rPr>
          <w:rFonts w:hint="cs"/>
          <w:rtl/>
        </w:rPr>
        <w:t xml:space="preserve"> لكل صورة من صور التفويض</w:t>
      </w:r>
      <w:r w:rsidR="00110120">
        <w:rPr>
          <w:rFonts w:hint="cs"/>
          <w:rtl/>
        </w:rPr>
        <w:t>،</w:t>
      </w:r>
      <w:r w:rsidRPr="00DE6131">
        <w:rPr>
          <w:rFonts w:hint="cs"/>
          <w:rtl/>
        </w:rPr>
        <w:t xml:space="preserve"> </w:t>
      </w:r>
      <w:r w:rsidR="00110120">
        <w:rPr>
          <w:rFonts w:hint="cs"/>
          <w:rtl/>
        </w:rPr>
        <w:t>وإ</w:t>
      </w:r>
      <w:r w:rsidR="0064627E" w:rsidRPr="00DE6131">
        <w:rPr>
          <w:rFonts w:hint="cs"/>
          <w:rtl/>
        </w:rPr>
        <w:t xml:space="preserve">نما </w:t>
      </w:r>
      <w:r w:rsidRPr="00DE6131">
        <w:rPr>
          <w:rFonts w:hint="cs"/>
          <w:rtl/>
        </w:rPr>
        <w:t xml:space="preserve">اكتفى بتحديد سقف معين لكل شكل من أشكال التفويض </w:t>
      </w:r>
      <w:r w:rsidR="00E10F9F" w:rsidRPr="00DE6131">
        <w:rPr>
          <w:rFonts w:hint="cs"/>
          <w:rtl/>
        </w:rPr>
        <w:t>لا يمك</w:t>
      </w:r>
      <w:r w:rsidR="00E10F9F" w:rsidRPr="00DE6131">
        <w:rPr>
          <w:rtl/>
        </w:rPr>
        <w:t>ن</w:t>
      </w:r>
      <w:r w:rsidR="00964FFB" w:rsidRPr="00DE6131">
        <w:rPr>
          <w:rFonts w:hint="cs"/>
          <w:rtl/>
        </w:rPr>
        <w:t xml:space="preserve"> للمستثمر تجاوزه الا بشروط معينة وفي حالات محددة </w:t>
      </w:r>
      <w:r w:rsidR="0064627E" w:rsidRPr="00DE6131">
        <w:rPr>
          <w:rFonts w:hint="cs"/>
          <w:rtl/>
        </w:rPr>
        <w:t xml:space="preserve">، </w:t>
      </w:r>
      <w:r w:rsidR="00964FFB" w:rsidRPr="00DE6131">
        <w:rPr>
          <w:rFonts w:hint="cs"/>
          <w:rtl/>
        </w:rPr>
        <w:t xml:space="preserve">هذا السقف الذي وضعه المشرع </w:t>
      </w:r>
      <w:r w:rsidR="0064627E" w:rsidRPr="00DE6131">
        <w:rPr>
          <w:rFonts w:hint="cs"/>
          <w:rtl/>
        </w:rPr>
        <w:t xml:space="preserve"> يختلف من </w:t>
      </w:r>
      <w:r w:rsidR="00964FFB" w:rsidRPr="00DE6131">
        <w:rPr>
          <w:rFonts w:hint="cs"/>
          <w:rtl/>
        </w:rPr>
        <w:t xml:space="preserve">صورة </w:t>
      </w:r>
      <w:r w:rsidR="0064627E" w:rsidRPr="00DE6131">
        <w:rPr>
          <w:rFonts w:hint="cs"/>
          <w:rtl/>
        </w:rPr>
        <w:t xml:space="preserve"> الى </w:t>
      </w:r>
      <w:r w:rsidR="00964FFB" w:rsidRPr="00DE6131">
        <w:rPr>
          <w:rFonts w:hint="cs"/>
          <w:rtl/>
        </w:rPr>
        <w:t>أخرى من صور التفويض</w:t>
      </w:r>
      <w:r w:rsidR="00110120">
        <w:rPr>
          <w:rFonts w:hint="cs"/>
          <w:rtl/>
        </w:rPr>
        <w:t>،</w:t>
      </w:r>
      <w:r w:rsidR="00964FFB" w:rsidRPr="00DE6131">
        <w:rPr>
          <w:rFonts w:hint="cs"/>
          <w:rtl/>
        </w:rPr>
        <w:t xml:space="preserve"> ومن ذلك يمكن الاستنتاج ب</w:t>
      </w:r>
      <w:r w:rsidR="00110120">
        <w:rPr>
          <w:rFonts w:hint="cs"/>
          <w:rtl/>
        </w:rPr>
        <w:t>أ</w:t>
      </w:r>
      <w:r w:rsidR="00964FFB" w:rsidRPr="00DE6131">
        <w:rPr>
          <w:rFonts w:hint="cs"/>
          <w:rtl/>
        </w:rPr>
        <w:t>ن اختلاف</w:t>
      </w:r>
      <w:r w:rsidR="00110120">
        <w:rPr>
          <w:rFonts w:hint="cs"/>
          <w:rtl/>
        </w:rPr>
        <w:t xml:space="preserve"> السقف المحدد للمدة من شكل الى آخر يفيد بأ</w:t>
      </w:r>
      <w:r w:rsidR="00964FFB" w:rsidRPr="00DE6131">
        <w:rPr>
          <w:rFonts w:hint="cs"/>
          <w:rtl/>
        </w:rPr>
        <w:t xml:space="preserve">ن لذلك علاقة وطيدة بمميزات وخصائص كل عقد فالعقود التي تتطلب استثمارات كبيرة ويكلف فيها صاحب التفويض بصرف أعباء مالية كبيرة تتعلق </w:t>
      </w:r>
      <w:r w:rsidR="00E10F9F" w:rsidRPr="00DE6131">
        <w:rPr>
          <w:rFonts w:hint="cs"/>
          <w:rtl/>
        </w:rPr>
        <w:t>بأنشاء</w:t>
      </w:r>
      <w:r w:rsidR="00964FFB" w:rsidRPr="00DE6131">
        <w:rPr>
          <w:rFonts w:hint="cs"/>
          <w:rtl/>
        </w:rPr>
        <w:t xml:space="preserve"> المرفق العام موضوع التفويض تكون بالنتيجة مدتها طويلة</w:t>
      </w:r>
      <w:r w:rsidR="00110120">
        <w:rPr>
          <w:rFonts w:hint="cs"/>
          <w:rtl/>
        </w:rPr>
        <w:t>،</w:t>
      </w:r>
      <w:r w:rsidR="00964FFB" w:rsidRPr="00DE6131">
        <w:rPr>
          <w:rFonts w:hint="cs"/>
          <w:rtl/>
        </w:rPr>
        <w:t xml:space="preserve"> وهي بذلك تتناسب مع حجم الاستثمارات </w:t>
      </w:r>
      <w:r w:rsidR="0064627E" w:rsidRPr="00DE6131">
        <w:rPr>
          <w:rFonts w:hint="cs"/>
          <w:rtl/>
        </w:rPr>
        <w:t xml:space="preserve">المنجزة، </w:t>
      </w:r>
      <w:r w:rsidR="00110120">
        <w:rPr>
          <w:rFonts w:hint="cs"/>
          <w:rtl/>
        </w:rPr>
        <w:t>غير أ</w:t>
      </w:r>
      <w:r w:rsidR="00964FFB" w:rsidRPr="00DE6131">
        <w:rPr>
          <w:rFonts w:hint="cs"/>
          <w:rtl/>
        </w:rPr>
        <w:t xml:space="preserve">ن ذلك </w:t>
      </w:r>
      <w:r w:rsidR="00E10F9F" w:rsidRPr="00DE6131">
        <w:rPr>
          <w:rFonts w:hint="cs"/>
          <w:rtl/>
        </w:rPr>
        <w:t>لا ينطب</w:t>
      </w:r>
      <w:r w:rsidR="00E10F9F" w:rsidRPr="00DE6131">
        <w:rPr>
          <w:rtl/>
        </w:rPr>
        <w:t>ق</w:t>
      </w:r>
      <w:r w:rsidR="00964FFB" w:rsidRPr="00DE6131">
        <w:rPr>
          <w:rFonts w:hint="cs"/>
          <w:rtl/>
        </w:rPr>
        <w:t xml:space="preserve"> على جميع صور التفويض ففي العقود التي يكتفي</w:t>
      </w:r>
      <w:r w:rsidR="00110120">
        <w:rPr>
          <w:rFonts w:hint="cs"/>
          <w:rtl/>
        </w:rPr>
        <w:t xml:space="preserve"> فيها المستثمر بصيانة والتشغيل أ</w:t>
      </w:r>
      <w:r w:rsidR="00964FFB" w:rsidRPr="00DE6131">
        <w:rPr>
          <w:rFonts w:hint="cs"/>
          <w:rtl/>
        </w:rPr>
        <w:t xml:space="preserve">و التي يتحمل فيها المستثمر شيء من التكاليف ويكتفي بعملية التسيير فقط وتوكل المهام التمويلية جميعها </w:t>
      </w:r>
      <w:r w:rsidR="00E10F9F" w:rsidRPr="00DE6131">
        <w:rPr>
          <w:rFonts w:hint="cs"/>
          <w:rtl/>
        </w:rPr>
        <w:t>للسطل</w:t>
      </w:r>
      <w:r w:rsidR="00E10F9F" w:rsidRPr="00DE6131">
        <w:rPr>
          <w:rtl/>
        </w:rPr>
        <w:t>ة</w:t>
      </w:r>
      <w:r w:rsidR="00964FFB" w:rsidRPr="00DE6131">
        <w:rPr>
          <w:rFonts w:hint="cs"/>
          <w:rtl/>
        </w:rPr>
        <w:t xml:space="preserve"> المفوضة ففي هذه الحالة تتضاءل أهمية ا</w:t>
      </w:r>
      <w:r w:rsidR="00110120">
        <w:rPr>
          <w:rFonts w:hint="cs"/>
          <w:rtl/>
        </w:rPr>
        <w:t>لمدة وتكون في العادة قصيرة ذلك أ</w:t>
      </w:r>
      <w:r w:rsidR="00964FFB" w:rsidRPr="00DE6131">
        <w:rPr>
          <w:rFonts w:hint="cs"/>
          <w:rtl/>
        </w:rPr>
        <w:t xml:space="preserve">ن </w:t>
      </w:r>
      <w:r w:rsidR="00B066DA" w:rsidRPr="00DE6131">
        <w:rPr>
          <w:rFonts w:hint="cs"/>
          <w:rtl/>
        </w:rPr>
        <w:t xml:space="preserve">المستثمر في هذا النوع من العقود يساهم في الغالب بخبرته وكفاءته في التسيير وليس مطالب باسترجاع أي مبالغ مالية </w:t>
      </w:r>
      <w:r w:rsidR="00E10F9F" w:rsidRPr="00DE6131">
        <w:rPr>
          <w:rFonts w:hint="cs"/>
          <w:rtl/>
        </w:rPr>
        <w:t>لأنه</w:t>
      </w:r>
      <w:r w:rsidR="00B066DA" w:rsidRPr="00DE6131">
        <w:rPr>
          <w:rFonts w:hint="cs"/>
          <w:rtl/>
        </w:rPr>
        <w:t xml:space="preserve"> لم يخسر شيء لذلك غالبا </w:t>
      </w:r>
      <w:r w:rsidR="00E10F9F" w:rsidRPr="00DE6131">
        <w:rPr>
          <w:rFonts w:hint="cs"/>
          <w:rtl/>
        </w:rPr>
        <w:t>ما تكو</w:t>
      </w:r>
      <w:r w:rsidR="00E10F9F" w:rsidRPr="00DE6131">
        <w:rPr>
          <w:rtl/>
        </w:rPr>
        <w:t>ن</w:t>
      </w:r>
      <w:r w:rsidR="00B066DA" w:rsidRPr="00DE6131">
        <w:rPr>
          <w:rFonts w:hint="cs"/>
          <w:rtl/>
        </w:rPr>
        <w:t xml:space="preserve"> هذه العقود قصيرة المدة بالمقارنة مع الطائفة الأولى وفي الغالب نكون صورة الوكالة المحفزة وعقد  التسيير هما الأنسب لتطبيق المدد القصيرة</w:t>
      </w:r>
      <w:r w:rsidR="0064627E" w:rsidRPr="00DE6131">
        <w:rPr>
          <w:rFonts w:hint="cs"/>
          <w:rtl/>
        </w:rPr>
        <w:t xml:space="preserve"> </w:t>
      </w:r>
      <w:r w:rsidR="00B066DA" w:rsidRPr="00DE6131">
        <w:rPr>
          <w:rFonts w:hint="cs"/>
          <w:rtl/>
        </w:rPr>
        <w:t>.</w:t>
      </w:r>
    </w:p>
    <w:p w14:paraId="084BA070" w14:textId="40EF92EB" w:rsidR="00DD7654" w:rsidRPr="00DE6131" w:rsidRDefault="00B066DA" w:rsidP="00D74548">
      <w:pPr>
        <w:rPr>
          <w:rtl/>
        </w:rPr>
      </w:pPr>
      <w:r w:rsidRPr="00DE6131">
        <w:rPr>
          <w:rFonts w:hint="cs"/>
          <w:rtl/>
        </w:rPr>
        <w:t xml:space="preserve">هذا </w:t>
      </w:r>
      <w:r w:rsidR="0064627E" w:rsidRPr="00DE6131">
        <w:rPr>
          <w:rFonts w:hint="cs"/>
          <w:rtl/>
        </w:rPr>
        <w:t xml:space="preserve"> </w:t>
      </w:r>
      <w:r w:rsidRPr="00DE6131">
        <w:rPr>
          <w:rFonts w:hint="cs"/>
          <w:rtl/>
        </w:rPr>
        <w:t xml:space="preserve">الارتباط بين تعيين </w:t>
      </w:r>
      <w:r w:rsidR="00E16718">
        <w:rPr>
          <w:rFonts w:hint="cs"/>
          <w:rtl/>
        </w:rPr>
        <w:t>المدة إ</w:t>
      </w:r>
      <w:r w:rsidR="0064627E" w:rsidRPr="00DE6131">
        <w:rPr>
          <w:rFonts w:hint="cs"/>
          <w:rtl/>
        </w:rPr>
        <w:t xml:space="preserve">ما </w:t>
      </w:r>
      <w:r w:rsidRPr="00DE6131">
        <w:rPr>
          <w:rFonts w:hint="cs"/>
          <w:rtl/>
        </w:rPr>
        <w:t xml:space="preserve">على أساس </w:t>
      </w:r>
      <w:r w:rsidR="0064627E" w:rsidRPr="00DE6131">
        <w:rPr>
          <w:rFonts w:hint="cs"/>
          <w:rtl/>
        </w:rPr>
        <w:t xml:space="preserve"> للإنشاءات </w:t>
      </w:r>
      <w:r w:rsidRPr="00DE6131">
        <w:rPr>
          <w:rFonts w:hint="cs"/>
          <w:rtl/>
        </w:rPr>
        <w:t xml:space="preserve"> اللازمة للمرفق العام و</w:t>
      </w:r>
      <w:r w:rsidR="0064627E" w:rsidRPr="00DE6131">
        <w:rPr>
          <w:rFonts w:hint="cs"/>
          <w:rtl/>
        </w:rPr>
        <w:t xml:space="preserve">التي سيتم </w:t>
      </w:r>
      <w:r w:rsidR="00E16718">
        <w:rPr>
          <w:rFonts w:hint="cs"/>
          <w:rtl/>
        </w:rPr>
        <w:t>إ</w:t>
      </w:r>
      <w:r w:rsidRPr="00DE6131">
        <w:rPr>
          <w:rFonts w:hint="cs"/>
          <w:rtl/>
        </w:rPr>
        <w:t>قامتها</w:t>
      </w:r>
      <w:r w:rsidR="00571A14" w:rsidRPr="00DE6131">
        <w:rPr>
          <w:rFonts w:hint="cs"/>
          <w:rtl/>
        </w:rPr>
        <w:t>،</w:t>
      </w:r>
      <w:r w:rsidR="0064627E" w:rsidRPr="00DE6131">
        <w:rPr>
          <w:rFonts w:hint="cs"/>
          <w:rtl/>
        </w:rPr>
        <w:t xml:space="preserve"> </w:t>
      </w:r>
      <w:r w:rsidR="00E10F9F" w:rsidRPr="00DE6131">
        <w:rPr>
          <w:rFonts w:hint="cs"/>
          <w:rtl/>
        </w:rPr>
        <w:t>وبناءا</w:t>
      </w:r>
      <w:r w:rsidRPr="00DE6131">
        <w:rPr>
          <w:rFonts w:hint="cs"/>
          <w:rtl/>
        </w:rPr>
        <w:t xml:space="preserve"> على </w:t>
      </w:r>
      <w:r w:rsidR="0064627E" w:rsidRPr="00DE6131">
        <w:rPr>
          <w:rFonts w:hint="cs"/>
          <w:rtl/>
        </w:rPr>
        <w:t xml:space="preserve">الخدمات </w:t>
      </w:r>
      <w:r w:rsidRPr="00DE6131">
        <w:rPr>
          <w:rFonts w:hint="cs"/>
          <w:rtl/>
        </w:rPr>
        <w:t xml:space="preserve">المرفقية المطلوب القيام </w:t>
      </w:r>
      <w:r w:rsidR="0064627E" w:rsidRPr="00DE6131">
        <w:rPr>
          <w:rFonts w:hint="cs"/>
          <w:rtl/>
        </w:rPr>
        <w:t xml:space="preserve"> </w:t>
      </w:r>
      <w:r w:rsidRPr="00DE6131">
        <w:rPr>
          <w:rFonts w:hint="cs"/>
          <w:rtl/>
        </w:rPr>
        <w:t>بها</w:t>
      </w:r>
      <w:r w:rsidR="00571A14" w:rsidRPr="00DE6131">
        <w:rPr>
          <w:rFonts w:hint="cs"/>
          <w:rtl/>
        </w:rPr>
        <w:t>،</w:t>
      </w:r>
      <w:r w:rsidR="0064627E" w:rsidRPr="00DE6131">
        <w:rPr>
          <w:rFonts w:hint="cs"/>
          <w:rtl/>
        </w:rPr>
        <w:t xml:space="preserve"> مما </w:t>
      </w:r>
      <w:r w:rsidRPr="00DE6131">
        <w:rPr>
          <w:rFonts w:hint="cs"/>
          <w:rtl/>
        </w:rPr>
        <w:t xml:space="preserve">يرتب هناك علاقة وطيدة وتناسبية </w:t>
      </w:r>
      <w:r w:rsidR="0064627E" w:rsidRPr="00DE6131">
        <w:rPr>
          <w:rFonts w:hint="cs"/>
          <w:rtl/>
        </w:rPr>
        <w:t xml:space="preserve"> بين</w:t>
      </w:r>
      <w:r w:rsidRPr="00DE6131">
        <w:rPr>
          <w:rFonts w:hint="cs"/>
          <w:rtl/>
        </w:rPr>
        <w:t xml:space="preserve"> مدة </w:t>
      </w:r>
      <w:r w:rsidR="0064627E" w:rsidRPr="00DE6131">
        <w:rPr>
          <w:rFonts w:hint="cs"/>
          <w:rtl/>
        </w:rPr>
        <w:t xml:space="preserve"> الاهتلاك</w:t>
      </w:r>
      <w:r w:rsidRPr="00DE6131">
        <w:rPr>
          <w:rFonts w:hint="cs"/>
          <w:rtl/>
        </w:rPr>
        <w:t>ات اللازمة لهذه المعدات والمنشآت ومدة العقد ف</w:t>
      </w:r>
      <w:r w:rsidR="0064627E" w:rsidRPr="00DE6131">
        <w:rPr>
          <w:rFonts w:hint="cs"/>
          <w:rtl/>
        </w:rPr>
        <w:t xml:space="preserve">المدة </w:t>
      </w:r>
      <w:r w:rsidRPr="00DE6131">
        <w:rPr>
          <w:rFonts w:hint="cs"/>
          <w:rtl/>
        </w:rPr>
        <w:t xml:space="preserve">تساهم </w:t>
      </w:r>
      <w:r w:rsidR="0064627E" w:rsidRPr="00DE6131">
        <w:rPr>
          <w:rFonts w:hint="cs"/>
          <w:rtl/>
        </w:rPr>
        <w:t xml:space="preserve"> في تحقيق </w:t>
      </w:r>
      <w:r w:rsidRPr="00DE6131">
        <w:rPr>
          <w:rFonts w:hint="cs"/>
          <w:rtl/>
        </w:rPr>
        <w:t>الموازنة</w:t>
      </w:r>
      <w:r w:rsidR="0064627E" w:rsidRPr="00DE6131">
        <w:rPr>
          <w:rFonts w:hint="cs"/>
          <w:rtl/>
        </w:rPr>
        <w:t xml:space="preserve"> بين </w:t>
      </w:r>
      <w:r w:rsidRPr="00DE6131">
        <w:rPr>
          <w:rFonts w:hint="cs"/>
          <w:rtl/>
        </w:rPr>
        <w:t xml:space="preserve">السلطة العامة </w:t>
      </w:r>
      <w:r w:rsidR="00E16718">
        <w:rPr>
          <w:rFonts w:hint="cs"/>
          <w:rtl/>
        </w:rPr>
        <w:t>والمستثمر</w:t>
      </w:r>
      <w:r w:rsidR="0064627E" w:rsidRPr="00DE6131">
        <w:rPr>
          <w:rFonts w:hint="cs"/>
          <w:rtl/>
        </w:rPr>
        <w:t xml:space="preserve">في اطار قانوني تحكمه </w:t>
      </w:r>
      <w:r w:rsidRPr="00DE6131">
        <w:rPr>
          <w:rFonts w:hint="cs"/>
          <w:rtl/>
        </w:rPr>
        <w:t xml:space="preserve"> مبادئ </w:t>
      </w:r>
      <w:r w:rsidR="0064627E" w:rsidRPr="00DE6131">
        <w:rPr>
          <w:rFonts w:hint="cs"/>
          <w:rtl/>
        </w:rPr>
        <w:t>الأيديولوجية الليبيرالية</w:t>
      </w:r>
      <w:r w:rsidR="00DE3ABE" w:rsidRPr="00DE6131">
        <w:rPr>
          <w:rStyle w:val="Appelnotedebasdep"/>
          <w:color w:val="000000" w:themeColor="text1"/>
          <w:rtl/>
        </w:rPr>
        <w:footnoteReference w:id="293"/>
      </w:r>
      <w:r w:rsidR="00E16718">
        <w:rPr>
          <w:rFonts w:hint="cs"/>
          <w:rtl/>
        </w:rPr>
        <w:t>،</w:t>
      </w:r>
      <w:r w:rsidR="0064627E" w:rsidRPr="00DE6131">
        <w:rPr>
          <w:rFonts w:hint="cs"/>
          <w:rtl/>
        </w:rPr>
        <w:t xml:space="preserve"> </w:t>
      </w:r>
      <w:r w:rsidR="00C53D47" w:rsidRPr="00DE6131">
        <w:rPr>
          <w:rFonts w:hint="cs"/>
          <w:rtl/>
        </w:rPr>
        <w:t>ويساهم في ت</w:t>
      </w:r>
      <w:r w:rsidR="0064627E" w:rsidRPr="00DE6131">
        <w:rPr>
          <w:rFonts w:hint="cs"/>
          <w:rtl/>
        </w:rPr>
        <w:t>فس</w:t>
      </w:r>
      <w:r w:rsidR="00C53D47" w:rsidRPr="00DE6131">
        <w:rPr>
          <w:rFonts w:hint="cs"/>
          <w:rtl/>
        </w:rPr>
        <w:t>ي</w:t>
      </w:r>
      <w:r w:rsidR="0064627E" w:rsidRPr="00DE6131">
        <w:rPr>
          <w:rFonts w:hint="cs"/>
          <w:rtl/>
        </w:rPr>
        <w:t xml:space="preserve">ر ذلك طول مدة عقود </w:t>
      </w:r>
      <w:r w:rsidR="00C53D47" w:rsidRPr="00DE6131">
        <w:rPr>
          <w:rFonts w:hint="cs"/>
          <w:rtl/>
        </w:rPr>
        <w:t>التفويض بال</w:t>
      </w:r>
      <w:r w:rsidR="0064627E" w:rsidRPr="00DE6131">
        <w:rPr>
          <w:rFonts w:hint="cs"/>
          <w:rtl/>
        </w:rPr>
        <w:t xml:space="preserve">مقارنة </w:t>
      </w:r>
      <w:r w:rsidR="00C53D47" w:rsidRPr="00DE6131">
        <w:rPr>
          <w:rFonts w:hint="cs"/>
          <w:rtl/>
        </w:rPr>
        <w:t xml:space="preserve">مع كافة </w:t>
      </w:r>
      <w:r w:rsidR="0064627E" w:rsidRPr="00DE6131">
        <w:rPr>
          <w:rFonts w:hint="cs"/>
          <w:rtl/>
        </w:rPr>
        <w:t>العقود الإدارية</w:t>
      </w:r>
      <w:r w:rsidR="00C53D47" w:rsidRPr="00DE6131">
        <w:rPr>
          <w:rFonts w:hint="cs"/>
          <w:rtl/>
        </w:rPr>
        <w:t xml:space="preserve"> العامة</w:t>
      </w:r>
      <w:r w:rsidR="0064627E" w:rsidRPr="00DE6131">
        <w:rPr>
          <w:rFonts w:hint="cs"/>
          <w:rtl/>
        </w:rPr>
        <w:t xml:space="preserve"> الأخرى </w:t>
      </w:r>
      <w:r w:rsidR="00C53D47" w:rsidRPr="00DE6131">
        <w:rPr>
          <w:rFonts w:hint="cs"/>
          <w:rtl/>
        </w:rPr>
        <w:t xml:space="preserve">كعقود </w:t>
      </w:r>
      <w:r w:rsidR="0064627E" w:rsidRPr="00DE6131">
        <w:rPr>
          <w:rFonts w:hint="cs"/>
          <w:rtl/>
        </w:rPr>
        <w:t xml:space="preserve">الصفقات العمومية </w:t>
      </w:r>
      <w:r w:rsidR="00985463" w:rsidRPr="00DE6131">
        <w:rPr>
          <w:rFonts w:hint="cs"/>
          <w:rtl/>
        </w:rPr>
        <w:lastRenderedPageBreak/>
        <w:t xml:space="preserve">العارض على مدة الإنجاز بطريقة عكسية أي </w:t>
      </w:r>
      <w:r w:rsidR="00DD7654" w:rsidRPr="00DE6131">
        <w:rPr>
          <w:rFonts w:hint="cs"/>
          <w:rtl/>
        </w:rPr>
        <w:t>كلما قصرت</w:t>
      </w:r>
      <w:r w:rsidR="00D83960">
        <w:rPr>
          <w:rFonts w:hint="cs"/>
          <w:rtl/>
        </w:rPr>
        <w:t xml:space="preserve"> المدة كان العرض التقني أ</w:t>
      </w:r>
      <w:r w:rsidR="00985463" w:rsidRPr="00DE6131">
        <w:rPr>
          <w:rFonts w:hint="cs"/>
          <w:rtl/>
        </w:rPr>
        <w:t xml:space="preserve">فضل </w:t>
      </w:r>
      <w:r w:rsidR="00DD7654" w:rsidRPr="00DE6131">
        <w:rPr>
          <w:rFonts w:hint="cs"/>
          <w:rtl/>
        </w:rPr>
        <w:t>وينقط بشكل جيد، فالسرعة في انجاز الصفقة العمومية يعد من معايير الكفاءة لدى المتعاقد مع الجهة الإدارية المتعاقدة</w:t>
      </w:r>
      <w:r w:rsidR="0064627E" w:rsidRPr="00DE6131">
        <w:rPr>
          <w:rFonts w:hint="cs"/>
          <w:rtl/>
        </w:rPr>
        <w:t xml:space="preserve">. </w:t>
      </w:r>
    </w:p>
    <w:p w14:paraId="2A94EB5A" w14:textId="1947EA7B" w:rsidR="0064627E" w:rsidRPr="00DE6131" w:rsidRDefault="00DD7654" w:rsidP="00D74548">
      <w:pPr>
        <w:rPr>
          <w:rtl/>
        </w:rPr>
      </w:pPr>
      <w:r w:rsidRPr="00DE6131">
        <w:rPr>
          <w:rFonts w:hint="cs"/>
          <w:rtl/>
        </w:rPr>
        <w:t xml:space="preserve">كما أن </w:t>
      </w:r>
      <w:r w:rsidR="00931C64" w:rsidRPr="00DE6131">
        <w:rPr>
          <w:rFonts w:hint="cs"/>
          <w:rtl/>
        </w:rPr>
        <w:t xml:space="preserve">تبني </w:t>
      </w:r>
      <w:r w:rsidR="0064627E" w:rsidRPr="00DE6131">
        <w:rPr>
          <w:rFonts w:hint="cs"/>
          <w:rtl/>
        </w:rPr>
        <w:t>المشرع</w:t>
      </w:r>
      <w:r w:rsidR="00931C64" w:rsidRPr="00DE6131">
        <w:rPr>
          <w:rFonts w:hint="cs"/>
          <w:rtl/>
        </w:rPr>
        <w:t xml:space="preserve"> الجزائري </w:t>
      </w:r>
      <w:r w:rsidR="0064627E" w:rsidRPr="00DE6131">
        <w:rPr>
          <w:rFonts w:hint="cs"/>
          <w:rtl/>
        </w:rPr>
        <w:t>تحديد سقف</w:t>
      </w:r>
      <w:r w:rsidR="00931C64" w:rsidRPr="00DE6131">
        <w:rPr>
          <w:rFonts w:hint="cs"/>
          <w:rtl/>
        </w:rPr>
        <w:t xml:space="preserve"> </w:t>
      </w:r>
      <w:r w:rsidR="00CA3231" w:rsidRPr="00DE6131">
        <w:rPr>
          <w:rFonts w:hint="cs"/>
          <w:rtl/>
        </w:rPr>
        <w:t>معين للمدة</w:t>
      </w:r>
      <w:r w:rsidR="0064627E" w:rsidRPr="00DE6131">
        <w:rPr>
          <w:rFonts w:hint="cs"/>
          <w:rtl/>
        </w:rPr>
        <w:t xml:space="preserve"> </w:t>
      </w:r>
      <w:r w:rsidR="00931C64" w:rsidRPr="00DE6131">
        <w:rPr>
          <w:rFonts w:hint="cs"/>
          <w:rtl/>
        </w:rPr>
        <w:t xml:space="preserve">يصب في اتجاه وضع </w:t>
      </w:r>
      <w:r w:rsidR="0064627E" w:rsidRPr="00DE6131">
        <w:rPr>
          <w:rFonts w:hint="cs"/>
          <w:rtl/>
        </w:rPr>
        <w:t xml:space="preserve">حد الأقصى </w:t>
      </w:r>
      <w:r w:rsidR="00E10F9F" w:rsidRPr="00DE6131">
        <w:rPr>
          <w:rFonts w:hint="cs"/>
          <w:rtl/>
        </w:rPr>
        <w:t>لا يمك</w:t>
      </w:r>
      <w:r w:rsidR="00E10F9F" w:rsidRPr="00DE6131">
        <w:rPr>
          <w:rtl/>
        </w:rPr>
        <w:t>ن</w:t>
      </w:r>
      <w:r w:rsidR="00931C64" w:rsidRPr="00DE6131">
        <w:rPr>
          <w:rFonts w:hint="cs"/>
          <w:rtl/>
        </w:rPr>
        <w:t xml:space="preserve"> </w:t>
      </w:r>
      <w:r w:rsidR="00E10F9F" w:rsidRPr="00DE6131">
        <w:rPr>
          <w:rFonts w:hint="cs"/>
          <w:rtl/>
        </w:rPr>
        <w:t>لأطراف</w:t>
      </w:r>
      <w:r w:rsidR="00931C64" w:rsidRPr="00DE6131">
        <w:rPr>
          <w:rFonts w:hint="cs"/>
          <w:rtl/>
        </w:rPr>
        <w:t xml:space="preserve"> </w:t>
      </w:r>
      <w:r w:rsidR="00CA3231" w:rsidRPr="00DE6131">
        <w:rPr>
          <w:rFonts w:hint="cs"/>
          <w:rtl/>
        </w:rPr>
        <w:t>العقد تجاوزه</w:t>
      </w:r>
      <w:r w:rsidR="00DE3ABE" w:rsidRPr="00DE6131">
        <w:rPr>
          <w:rFonts w:hint="cs"/>
          <w:rtl/>
        </w:rPr>
        <w:t>،</w:t>
      </w:r>
      <w:r w:rsidR="0064627E" w:rsidRPr="00DE6131">
        <w:rPr>
          <w:rFonts w:hint="cs"/>
          <w:rtl/>
        </w:rPr>
        <w:t xml:space="preserve"> مما </w:t>
      </w:r>
      <w:r w:rsidR="00CA3231" w:rsidRPr="00DE6131">
        <w:rPr>
          <w:rFonts w:hint="cs"/>
          <w:rtl/>
        </w:rPr>
        <w:t>يتيح لجم</w:t>
      </w:r>
      <w:r w:rsidR="00A1434D">
        <w:rPr>
          <w:rFonts w:hint="cs"/>
          <w:rtl/>
        </w:rPr>
        <w:t>يع الأطراف سواء السلطة المانحة أ</w:t>
      </w:r>
      <w:r w:rsidR="00CA3231" w:rsidRPr="00DE6131">
        <w:rPr>
          <w:rFonts w:hint="cs"/>
          <w:rtl/>
        </w:rPr>
        <w:t xml:space="preserve">و المستثمر في المرفق </w:t>
      </w:r>
      <w:r w:rsidR="002075F6" w:rsidRPr="00DE6131">
        <w:rPr>
          <w:rFonts w:hint="cs"/>
          <w:rtl/>
        </w:rPr>
        <w:t>العام هامشا</w:t>
      </w:r>
      <w:r w:rsidR="0064627E" w:rsidRPr="00DE6131">
        <w:rPr>
          <w:rFonts w:hint="cs"/>
          <w:rtl/>
        </w:rPr>
        <w:t xml:space="preserve"> </w:t>
      </w:r>
      <w:r w:rsidR="00CA3231" w:rsidRPr="00DE6131">
        <w:rPr>
          <w:rFonts w:hint="cs"/>
          <w:rtl/>
        </w:rPr>
        <w:t xml:space="preserve">مهما </w:t>
      </w:r>
      <w:r w:rsidR="0064627E" w:rsidRPr="00DE6131">
        <w:rPr>
          <w:rFonts w:hint="cs"/>
          <w:rtl/>
        </w:rPr>
        <w:t xml:space="preserve">من </w:t>
      </w:r>
      <w:r w:rsidR="00DE3ABE" w:rsidRPr="00DE6131">
        <w:rPr>
          <w:rFonts w:hint="cs"/>
          <w:rtl/>
        </w:rPr>
        <w:t xml:space="preserve">الحرية </w:t>
      </w:r>
      <w:r w:rsidR="00CA3231" w:rsidRPr="00DE6131">
        <w:rPr>
          <w:rFonts w:hint="cs"/>
          <w:rtl/>
        </w:rPr>
        <w:t xml:space="preserve">وبالأخص </w:t>
      </w:r>
      <w:r w:rsidR="0064627E" w:rsidRPr="00DE6131">
        <w:rPr>
          <w:rFonts w:hint="cs"/>
          <w:rtl/>
        </w:rPr>
        <w:t xml:space="preserve">بالنسبة </w:t>
      </w:r>
      <w:r w:rsidR="002075F6" w:rsidRPr="00DE6131">
        <w:rPr>
          <w:rFonts w:hint="cs"/>
          <w:rtl/>
        </w:rPr>
        <w:t>للمستثمر في</w:t>
      </w:r>
      <w:r w:rsidR="00CA3231" w:rsidRPr="00DE6131">
        <w:rPr>
          <w:rFonts w:hint="cs"/>
          <w:rtl/>
        </w:rPr>
        <w:t xml:space="preserve"> المرفق </w:t>
      </w:r>
      <w:r w:rsidR="002075F6" w:rsidRPr="00DE6131">
        <w:rPr>
          <w:rFonts w:hint="cs"/>
          <w:rtl/>
        </w:rPr>
        <w:t>العام حول تقييم</w:t>
      </w:r>
      <w:r w:rsidR="00CA3231" w:rsidRPr="00DE6131">
        <w:rPr>
          <w:rFonts w:hint="cs"/>
          <w:rtl/>
        </w:rPr>
        <w:t xml:space="preserve"> </w:t>
      </w:r>
      <w:r w:rsidR="0064627E" w:rsidRPr="00DE6131">
        <w:rPr>
          <w:rFonts w:hint="cs"/>
          <w:rtl/>
        </w:rPr>
        <w:t>المدة اللازمة لاهتلاك الاستثمارات المتوقع إنجازها</w:t>
      </w:r>
      <w:r w:rsidR="00DE3ABE" w:rsidRPr="00DE6131">
        <w:rPr>
          <w:rStyle w:val="Appelnotedebasdep"/>
          <w:color w:val="000000" w:themeColor="text1"/>
          <w:rtl/>
        </w:rPr>
        <w:footnoteReference w:id="294"/>
      </w:r>
      <w:r w:rsidR="00A1434D">
        <w:rPr>
          <w:rFonts w:hint="cs"/>
          <w:rtl/>
        </w:rPr>
        <w:t>،</w:t>
      </w:r>
      <w:r w:rsidR="0064627E" w:rsidRPr="00DE6131">
        <w:rPr>
          <w:rFonts w:hint="cs"/>
          <w:rtl/>
        </w:rPr>
        <w:t xml:space="preserve"> </w:t>
      </w:r>
      <w:r w:rsidR="00A1434D">
        <w:rPr>
          <w:rFonts w:hint="cs"/>
          <w:rtl/>
        </w:rPr>
        <w:t>ومن جهة أخرى</w:t>
      </w:r>
      <w:r w:rsidR="00CA3231" w:rsidRPr="00DE6131">
        <w:rPr>
          <w:rFonts w:hint="cs"/>
          <w:rtl/>
        </w:rPr>
        <w:t xml:space="preserve"> ف</w:t>
      </w:r>
      <w:r w:rsidR="00A1434D">
        <w:rPr>
          <w:rFonts w:hint="cs"/>
          <w:rtl/>
        </w:rPr>
        <w:t>إ</w:t>
      </w:r>
      <w:r w:rsidR="0064627E" w:rsidRPr="00DE6131">
        <w:rPr>
          <w:rFonts w:hint="cs"/>
          <w:rtl/>
        </w:rPr>
        <w:t xml:space="preserve">ن تحديد </w:t>
      </w:r>
      <w:r w:rsidR="00CA3231" w:rsidRPr="00DE6131">
        <w:rPr>
          <w:rFonts w:hint="cs"/>
          <w:rtl/>
        </w:rPr>
        <w:t>سقف</w:t>
      </w:r>
      <w:r w:rsidR="0064627E" w:rsidRPr="00DE6131">
        <w:rPr>
          <w:rFonts w:hint="cs"/>
          <w:rtl/>
        </w:rPr>
        <w:t xml:space="preserve"> </w:t>
      </w:r>
      <w:r w:rsidR="00CA3231" w:rsidRPr="00DE6131">
        <w:rPr>
          <w:rFonts w:hint="cs"/>
          <w:rtl/>
        </w:rPr>
        <w:t xml:space="preserve">معين يضبط المدة اللازمة لتنفيذ </w:t>
      </w:r>
      <w:r w:rsidR="0064627E" w:rsidRPr="00DE6131">
        <w:rPr>
          <w:rFonts w:hint="cs"/>
          <w:rtl/>
        </w:rPr>
        <w:t xml:space="preserve">العقد </w:t>
      </w:r>
      <w:r w:rsidR="00CA3231" w:rsidRPr="00DE6131">
        <w:rPr>
          <w:rFonts w:hint="cs"/>
          <w:rtl/>
        </w:rPr>
        <w:t xml:space="preserve">يضمن بالمقابل </w:t>
      </w:r>
      <w:r w:rsidR="0064627E" w:rsidRPr="00DE6131">
        <w:rPr>
          <w:rFonts w:hint="cs"/>
          <w:rtl/>
        </w:rPr>
        <w:t xml:space="preserve">محاربة </w:t>
      </w:r>
      <w:r w:rsidR="00CA3231" w:rsidRPr="00DE6131">
        <w:rPr>
          <w:rFonts w:hint="cs"/>
          <w:rtl/>
        </w:rPr>
        <w:t xml:space="preserve">أي نوع من أنواع </w:t>
      </w:r>
      <w:r w:rsidR="0064627E" w:rsidRPr="00DE6131">
        <w:rPr>
          <w:rFonts w:hint="cs"/>
          <w:rtl/>
        </w:rPr>
        <w:t>احتكار</w:t>
      </w:r>
      <w:r w:rsidR="00CA3231" w:rsidRPr="00DE6131">
        <w:rPr>
          <w:rFonts w:hint="cs"/>
          <w:rtl/>
        </w:rPr>
        <w:t xml:space="preserve"> النشاط المرفقي المفوض</w:t>
      </w:r>
      <w:r w:rsidR="00A1434D">
        <w:rPr>
          <w:rFonts w:hint="cs"/>
          <w:rtl/>
        </w:rPr>
        <w:t>،</w:t>
      </w:r>
      <w:r w:rsidR="00CA3231" w:rsidRPr="00DE6131">
        <w:rPr>
          <w:rFonts w:hint="cs"/>
          <w:rtl/>
        </w:rPr>
        <w:t xml:space="preserve"> وإعادة</w:t>
      </w:r>
      <w:r w:rsidR="0064627E" w:rsidRPr="00DE6131">
        <w:rPr>
          <w:rFonts w:hint="cs"/>
          <w:rtl/>
        </w:rPr>
        <w:t xml:space="preserve"> فتح </w:t>
      </w:r>
      <w:r w:rsidR="002075F6" w:rsidRPr="00DE6131">
        <w:rPr>
          <w:rFonts w:hint="cs"/>
          <w:rtl/>
        </w:rPr>
        <w:t>المنافسة بعد</w:t>
      </w:r>
      <w:r w:rsidR="0064627E" w:rsidRPr="00DE6131">
        <w:rPr>
          <w:rFonts w:hint="cs"/>
          <w:rtl/>
        </w:rPr>
        <w:t xml:space="preserve"> </w:t>
      </w:r>
      <w:r w:rsidR="00CA3231" w:rsidRPr="00DE6131">
        <w:rPr>
          <w:rFonts w:hint="cs"/>
          <w:rtl/>
        </w:rPr>
        <w:t>فترة زمنية معينة</w:t>
      </w:r>
      <w:r w:rsidR="0064627E" w:rsidRPr="00DE6131">
        <w:rPr>
          <w:rFonts w:hint="cs"/>
          <w:rtl/>
        </w:rPr>
        <w:t xml:space="preserve"> مما </w:t>
      </w:r>
      <w:r w:rsidR="00CA3231" w:rsidRPr="00DE6131">
        <w:rPr>
          <w:rFonts w:hint="cs"/>
          <w:rtl/>
        </w:rPr>
        <w:t xml:space="preserve">يعد في حد </w:t>
      </w:r>
      <w:r w:rsidR="002075F6" w:rsidRPr="00DE6131">
        <w:rPr>
          <w:rFonts w:hint="cs"/>
          <w:rtl/>
        </w:rPr>
        <w:t>ذاته فرصة حقيقية</w:t>
      </w:r>
      <w:r w:rsidR="0064627E" w:rsidRPr="00DE6131">
        <w:rPr>
          <w:rFonts w:hint="cs"/>
          <w:rtl/>
        </w:rPr>
        <w:t xml:space="preserve"> </w:t>
      </w:r>
      <w:r w:rsidR="002075F6" w:rsidRPr="00DE6131">
        <w:rPr>
          <w:rFonts w:hint="cs"/>
          <w:rtl/>
        </w:rPr>
        <w:t>تمنح للمستثمرين ال</w:t>
      </w:r>
      <w:r w:rsidR="00FA0803">
        <w:rPr>
          <w:rFonts w:hint="cs"/>
          <w:rtl/>
        </w:rPr>
        <w:t>آ</w:t>
      </w:r>
      <w:r w:rsidR="002075F6" w:rsidRPr="00DE6131">
        <w:rPr>
          <w:rFonts w:hint="cs"/>
          <w:rtl/>
        </w:rPr>
        <w:t xml:space="preserve">خرين </w:t>
      </w:r>
      <w:r w:rsidR="00E10F9F" w:rsidRPr="00DE6131">
        <w:rPr>
          <w:rFonts w:hint="cs"/>
          <w:rtl/>
        </w:rPr>
        <w:t>لإعادة</w:t>
      </w:r>
      <w:r w:rsidR="00CA3231" w:rsidRPr="00DE6131">
        <w:rPr>
          <w:rFonts w:hint="cs"/>
          <w:rtl/>
        </w:rPr>
        <w:t xml:space="preserve"> المنافسة من </w:t>
      </w:r>
      <w:r w:rsidR="00FA0803">
        <w:rPr>
          <w:rFonts w:hint="cs"/>
          <w:rtl/>
        </w:rPr>
        <w:t>أ</w:t>
      </w:r>
      <w:r w:rsidR="00CA3231" w:rsidRPr="00DE6131">
        <w:rPr>
          <w:rFonts w:hint="cs"/>
          <w:rtl/>
        </w:rPr>
        <w:t xml:space="preserve">جل الظفر بعقد </w:t>
      </w:r>
      <w:r w:rsidR="0064627E" w:rsidRPr="00DE6131">
        <w:rPr>
          <w:rFonts w:hint="cs"/>
          <w:rtl/>
        </w:rPr>
        <w:t xml:space="preserve">تفويض المرفق العام </w:t>
      </w:r>
      <w:r w:rsidR="00CA3231" w:rsidRPr="00DE6131">
        <w:rPr>
          <w:rFonts w:hint="cs"/>
          <w:rtl/>
        </w:rPr>
        <w:t>وبالتالي فرصة جديدة للاستثمار في المرفق العام.</w:t>
      </w:r>
    </w:p>
    <w:p w14:paraId="757282B6" w14:textId="6227F1A9" w:rsidR="0064627E" w:rsidRPr="00DE6131" w:rsidRDefault="00FA0803" w:rsidP="00D74548">
      <w:pPr>
        <w:rPr>
          <w:rtl/>
        </w:rPr>
      </w:pPr>
      <w:r>
        <w:rPr>
          <w:rFonts w:hint="cs"/>
          <w:rtl/>
        </w:rPr>
        <w:t>فبشكل عام فإ</w:t>
      </w:r>
      <w:r w:rsidR="002075F6" w:rsidRPr="00DE6131">
        <w:rPr>
          <w:rFonts w:hint="cs"/>
          <w:rtl/>
        </w:rPr>
        <w:t xml:space="preserve">ن </w:t>
      </w:r>
      <w:r w:rsidR="0064627E" w:rsidRPr="00DE6131">
        <w:rPr>
          <w:rFonts w:hint="cs"/>
          <w:rtl/>
        </w:rPr>
        <w:t xml:space="preserve"> مدة عقد التفويض </w:t>
      </w:r>
      <w:r w:rsidR="002075F6" w:rsidRPr="00DE6131">
        <w:rPr>
          <w:rFonts w:hint="cs"/>
          <w:rtl/>
        </w:rPr>
        <w:t xml:space="preserve">لابد </w:t>
      </w:r>
      <w:r>
        <w:rPr>
          <w:rFonts w:hint="cs"/>
          <w:rtl/>
        </w:rPr>
        <w:t>أ</w:t>
      </w:r>
      <w:r w:rsidR="002075F6" w:rsidRPr="00DE6131">
        <w:rPr>
          <w:rFonts w:hint="cs"/>
          <w:rtl/>
        </w:rPr>
        <w:t>ن تتحدد</w:t>
      </w:r>
      <w:r w:rsidR="0064627E" w:rsidRPr="00DE6131">
        <w:rPr>
          <w:rFonts w:hint="cs"/>
          <w:rtl/>
        </w:rPr>
        <w:t xml:space="preserve"> </w:t>
      </w:r>
      <w:r w:rsidR="002075F6" w:rsidRPr="00DE6131">
        <w:rPr>
          <w:rFonts w:hint="cs"/>
          <w:rtl/>
        </w:rPr>
        <w:t xml:space="preserve">بناءا على </w:t>
      </w:r>
      <w:r w:rsidR="0064627E" w:rsidRPr="00DE6131">
        <w:rPr>
          <w:rFonts w:hint="cs"/>
          <w:rtl/>
        </w:rPr>
        <w:t xml:space="preserve"> </w:t>
      </w:r>
      <w:r w:rsidR="002075F6" w:rsidRPr="00DE6131">
        <w:rPr>
          <w:rFonts w:hint="cs"/>
          <w:rtl/>
        </w:rPr>
        <w:t>الاستثمارات</w:t>
      </w:r>
      <w:r w:rsidR="0064627E" w:rsidRPr="00DE6131">
        <w:rPr>
          <w:rFonts w:hint="cs"/>
          <w:rtl/>
        </w:rPr>
        <w:t xml:space="preserve"> </w:t>
      </w:r>
      <w:r w:rsidR="002075F6" w:rsidRPr="00DE6131">
        <w:rPr>
          <w:rFonts w:hint="cs"/>
          <w:rtl/>
        </w:rPr>
        <w:t>المجسدة</w:t>
      </w:r>
      <w:r w:rsidR="0064627E" w:rsidRPr="00DE6131">
        <w:rPr>
          <w:rFonts w:hint="cs"/>
          <w:rtl/>
        </w:rPr>
        <w:t xml:space="preserve"> من قبل </w:t>
      </w:r>
      <w:r w:rsidR="002075F6" w:rsidRPr="00DE6131">
        <w:rPr>
          <w:rFonts w:hint="cs"/>
          <w:rtl/>
        </w:rPr>
        <w:t>المفوض</w:t>
      </w:r>
      <w:r w:rsidR="0064627E" w:rsidRPr="00DE6131">
        <w:rPr>
          <w:rFonts w:hint="cs"/>
          <w:rtl/>
        </w:rPr>
        <w:t xml:space="preserve"> </w:t>
      </w:r>
      <w:r w:rsidR="002075F6" w:rsidRPr="00DE6131">
        <w:rPr>
          <w:rFonts w:hint="cs"/>
          <w:rtl/>
        </w:rPr>
        <w:t>اليه</w:t>
      </w:r>
      <w:r>
        <w:rPr>
          <w:rFonts w:hint="cs"/>
          <w:rtl/>
        </w:rPr>
        <w:t>،</w:t>
      </w:r>
      <w:r w:rsidR="002075F6" w:rsidRPr="00DE6131">
        <w:rPr>
          <w:rFonts w:hint="cs"/>
          <w:rtl/>
        </w:rPr>
        <w:t xml:space="preserve"> وذلك </w:t>
      </w:r>
      <w:r w:rsidR="0064627E" w:rsidRPr="00DE6131">
        <w:rPr>
          <w:rFonts w:hint="cs"/>
          <w:rtl/>
        </w:rPr>
        <w:t>بهدف تشغيل المرفق</w:t>
      </w:r>
      <w:r w:rsidR="002075F6" w:rsidRPr="00DE6131">
        <w:rPr>
          <w:rFonts w:hint="cs"/>
          <w:rtl/>
        </w:rPr>
        <w:t xml:space="preserve"> العام </w:t>
      </w:r>
      <w:r w:rsidR="0064627E" w:rsidRPr="00DE6131">
        <w:rPr>
          <w:rFonts w:hint="cs"/>
          <w:rtl/>
        </w:rPr>
        <w:t xml:space="preserve"> بالإضافة الى تمكين صاحب التفويض من تحقيق </w:t>
      </w:r>
      <w:r w:rsidR="00E10F9F" w:rsidRPr="00DE6131">
        <w:rPr>
          <w:rFonts w:hint="cs"/>
          <w:rtl/>
        </w:rPr>
        <w:t>مقدار معي</w:t>
      </w:r>
      <w:r w:rsidR="00E10F9F" w:rsidRPr="00DE6131">
        <w:rPr>
          <w:rtl/>
        </w:rPr>
        <w:t>ن</w:t>
      </w:r>
      <w:r w:rsidR="0064627E" w:rsidRPr="00DE6131">
        <w:rPr>
          <w:rFonts w:hint="cs"/>
          <w:rtl/>
        </w:rPr>
        <w:t xml:space="preserve"> من الأرباح</w:t>
      </w:r>
      <w:r w:rsidR="002075F6" w:rsidRPr="00DE6131">
        <w:rPr>
          <w:rFonts w:hint="cs"/>
          <w:rtl/>
        </w:rPr>
        <w:t xml:space="preserve"> والفوائد</w:t>
      </w:r>
      <w:r w:rsidR="00B74194">
        <w:rPr>
          <w:rFonts w:hint="cs"/>
          <w:rtl/>
        </w:rPr>
        <w:t>،</w:t>
      </w:r>
      <w:r w:rsidR="002075F6" w:rsidRPr="00DE6131">
        <w:rPr>
          <w:rFonts w:hint="cs"/>
          <w:rtl/>
        </w:rPr>
        <w:t xml:space="preserve"> هذه المدة يمكن </w:t>
      </w:r>
      <w:r w:rsidR="0064627E" w:rsidRPr="00DE6131">
        <w:rPr>
          <w:rFonts w:hint="cs"/>
          <w:rtl/>
        </w:rPr>
        <w:t xml:space="preserve"> تمديدها لعدة اعتبارات حددها المشرع الفرنسي بدقة</w:t>
      </w:r>
      <w:r w:rsidR="0064627E" w:rsidRPr="00DE6131">
        <w:rPr>
          <w:rStyle w:val="Appelnotedebasdep"/>
          <w:color w:val="000000" w:themeColor="text1"/>
          <w:rtl/>
        </w:rPr>
        <w:footnoteReference w:id="295"/>
      </w:r>
      <w:r w:rsidR="00B74194">
        <w:rPr>
          <w:rFonts w:hint="cs"/>
          <w:rtl/>
        </w:rPr>
        <w:t>،</w:t>
      </w:r>
      <w:r w:rsidR="00CA3231" w:rsidRPr="00DE6131">
        <w:rPr>
          <w:rFonts w:hint="cs"/>
          <w:rtl/>
        </w:rPr>
        <w:t xml:space="preserve"> </w:t>
      </w:r>
      <w:r w:rsidR="0064627E" w:rsidRPr="00DE6131">
        <w:rPr>
          <w:rFonts w:hint="cs"/>
          <w:rtl/>
        </w:rPr>
        <w:t xml:space="preserve">ففي فرنسا تطرق المشرع الى مسالة تمديد عقود التفويض </w:t>
      </w:r>
      <w:r w:rsidR="002075F6" w:rsidRPr="00DE6131">
        <w:rPr>
          <w:rFonts w:hint="cs"/>
          <w:rtl/>
        </w:rPr>
        <w:t>وحدد</w:t>
      </w:r>
      <w:r w:rsidR="0064627E" w:rsidRPr="00DE6131">
        <w:rPr>
          <w:rFonts w:hint="cs"/>
          <w:rtl/>
        </w:rPr>
        <w:t xml:space="preserve"> لها </w:t>
      </w:r>
      <w:r w:rsidR="00B74194">
        <w:rPr>
          <w:rFonts w:hint="cs"/>
          <w:rtl/>
        </w:rPr>
        <w:t>اطارا معينا وأ</w:t>
      </w:r>
      <w:r w:rsidR="002075F6" w:rsidRPr="00DE6131">
        <w:rPr>
          <w:rFonts w:hint="cs"/>
          <w:rtl/>
        </w:rPr>
        <w:t xml:space="preserve">خضعها </w:t>
      </w:r>
      <w:r w:rsidR="0064627E" w:rsidRPr="00DE6131">
        <w:rPr>
          <w:rFonts w:hint="cs"/>
          <w:rtl/>
        </w:rPr>
        <w:t xml:space="preserve"> </w:t>
      </w:r>
      <w:r w:rsidR="002075F6" w:rsidRPr="00DE6131">
        <w:rPr>
          <w:rFonts w:hint="cs"/>
          <w:rtl/>
        </w:rPr>
        <w:t>لمجموعة من ال</w:t>
      </w:r>
      <w:r w:rsidR="0064627E" w:rsidRPr="00DE6131">
        <w:rPr>
          <w:rFonts w:hint="cs"/>
          <w:rtl/>
        </w:rPr>
        <w:t>ضوابط</w:t>
      </w:r>
      <w:r w:rsidR="002075F6" w:rsidRPr="00DE6131">
        <w:rPr>
          <w:rFonts w:hint="cs"/>
          <w:rtl/>
        </w:rPr>
        <w:t xml:space="preserve"> وذلك من خلال </w:t>
      </w:r>
      <w:r w:rsidR="0064627E" w:rsidRPr="00DE6131">
        <w:rPr>
          <w:rFonts w:hint="cs"/>
          <w:rtl/>
        </w:rPr>
        <w:t xml:space="preserve"> فالمادة </w:t>
      </w:r>
      <w:r w:rsidR="0064627E" w:rsidRPr="00B74194">
        <w:rPr>
          <w:rFonts w:hint="cs"/>
          <w:sz w:val="24"/>
          <w:szCs w:val="24"/>
          <w:rtl/>
        </w:rPr>
        <w:t xml:space="preserve">40 </w:t>
      </w:r>
      <w:r w:rsidR="0064627E" w:rsidRPr="00DE6131">
        <w:rPr>
          <w:rFonts w:hint="cs"/>
          <w:rtl/>
        </w:rPr>
        <w:t xml:space="preserve">من قانون سابان </w:t>
      </w:r>
      <w:r w:rsidR="002075F6" w:rsidRPr="00DE6131">
        <w:rPr>
          <w:rFonts w:hint="cs"/>
          <w:rtl/>
        </w:rPr>
        <w:t xml:space="preserve">التي </w:t>
      </w:r>
      <w:r w:rsidR="0064627E" w:rsidRPr="00DE6131">
        <w:rPr>
          <w:rFonts w:hint="cs"/>
          <w:rtl/>
        </w:rPr>
        <w:t xml:space="preserve">رسمت </w:t>
      </w:r>
      <w:r w:rsidR="00CA3231" w:rsidRPr="00DE6131">
        <w:rPr>
          <w:rFonts w:hint="cs"/>
          <w:rtl/>
        </w:rPr>
        <w:t>الإطار</w:t>
      </w:r>
      <w:r w:rsidR="0064627E" w:rsidRPr="00DE6131">
        <w:rPr>
          <w:rFonts w:hint="cs"/>
          <w:rtl/>
        </w:rPr>
        <w:t xml:space="preserve"> القانوني للمدة وحددت الحالات التي يمكن فيها تمديد </w:t>
      </w:r>
      <w:r w:rsidR="00F873F4" w:rsidRPr="00DE6131">
        <w:rPr>
          <w:rFonts w:hint="cs"/>
          <w:rtl/>
        </w:rPr>
        <w:t>عقود التفويض</w:t>
      </w:r>
      <w:r w:rsidR="0064627E" w:rsidRPr="00DE6131">
        <w:rPr>
          <w:rFonts w:hint="cs"/>
          <w:rtl/>
        </w:rPr>
        <w:t xml:space="preserve"> </w:t>
      </w:r>
      <w:r w:rsidR="00F873F4" w:rsidRPr="00DE6131">
        <w:rPr>
          <w:rFonts w:hint="cs"/>
          <w:rtl/>
        </w:rPr>
        <w:t xml:space="preserve">وبين </w:t>
      </w:r>
      <w:r w:rsidR="0064627E" w:rsidRPr="00DE6131">
        <w:rPr>
          <w:rFonts w:hint="cs"/>
          <w:rtl/>
        </w:rPr>
        <w:t xml:space="preserve"> الشروط المطلوبة في ذلك فوفقا للمادة المذكورة</w:t>
      </w:r>
      <w:r w:rsidR="00B74194">
        <w:rPr>
          <w:rFonts w:hint="cs"/>
          <w:rtl/>
        </w:rPr>
        <w:t xml:space="preserve"> أ</w:t>
      </w:r>
      <w:r w:rsidR="00F873F4" w:rsidRPr="00DE6131">
        <w:rPr>
          <w:rFonts w:hint="cs"/>
          <w:rtl/>
        </w:rPr>
        <w:t xml:space="preserve">ن التمديد </w:t>
      </w:r>
      <w:r w:rsidR="00E10F9F" w:rsidRPr="00DE6131">
        <w:rPr>
          <w:rFonts w:hint="cs"/>
          <w:rtl/>
        </w:rPr>
        <w:t>لا يت</w:t>
      </w:r>
      <w:r w:rsidR="00E10F9F" w:rsidRPr="00DE6131">
        <w:rPr>
          <w:rtl/>
        </w:rPr>
        <w:t>م</w:t>
      </w:r>
      <w:r w:rsidR="0051486E">
        <w:rPr>
          <w:rFonts w:hint="cs"/>
          <w:rtl/>
        </w:rPr>
        <w:t xml:space="preserve"> إ</w:t>
      </w:r>
      <w:r w:rsidR="00F873F4" w:rsidRPr="00DE6131">
        <w:rPr>
          <w:rFonts w:hint="cs"/>
          <w:rtl/>
        </w:rPr>
        <w:t>لا في حالتين</w:t>
      </w:r>
      <w:r w:rsidR="0051486E">
        <w:rPr>
          <w:rFonts w:hint="cs"/>
          <w:rtl/>
        </w:rPr>
        <w:t>.</w:t>
      </w:r>
    </w:p>
    <w:p w14:paraId="450D7AC6" w14:textId="2AB2EDA0" w:rsidR="0064627E" w:rsidRPr="00DE6131" w:rsidRDefault="002075F6" w:rsidP="00DC6D1B">
      <w:pPr>
        <w:ind w:firstLine="0"/>
        <w:rPr>
          <w:b/>
          <w:bCs/>
          <w:color w:val="000000" w:themeColor="text1"/>
          <w:rtl/>
        </w:rPr>
      </w:pPr>
      <w:r w:rsidRPr="00DE6131">
        <w:rPr>
          <w:rFonts w:hint="cs"/>
          <w:b/>
          <w:bCs/>
          <w:color w:val="000000" w:themeColor="text1"/>
          <w:rtl/>
        </w:rPr>
        <w:t>1</w:t>
      </w:r>
      <w:r w:rsidR="0064627E" w:rsidRPr="00DE6131">
        <w:rPr>
          <w:rFonts w:hint="cs"/>
          <w:b/>
          <w:bCs/>
          <w:color w:val="000000" w:themeColor="text1"/>
          <w:rtl/>
        </w:rPr>
        <w:t xml:space="preserve">/ </w:t>
      </w:r>
      <w:r w:rsidR="00E10F9F" w:rsidRPr="00DE6131">
        <w:rPr>
          <w:rFonts w:hint="cs"/>
          <w:b/>
          <w:bCs/>
          <w:color w:val="000000" w:themeColor="text1"/>
          <w:rtl/>
        </w:rPr>
        <w:t>لأسباب</w:t>
      </w:r>
      <w:r w:rsidR="0064627E" w:rsidRPr="00DE6131">
        <w:rPr>
          <w:rFonts w:hint="cs"/>
          <w:b/>
          <w:bCs/>
          <w:color w:val="000000" w:themeColor="text1"/>
          <w:rtl/>
        </w:rPr>
        <w:t xml:space="preserve"> تتعلق بالمصلحة </w:t>
      </w:r>
      <w:r w:rsidRPr="00DE6131">
        <w:rPr>
          <w:rFonts w:hint="cs"/>
          <w:b/>
          <w:bCs/>
          <w:color w:val="000000" w:themeColor="text1"/>
          <w:rtl/>
        </w:rPr>
        <w:t>العامة:</w:t>
      </w:r>
      <w:r w:rsidR="0064627E" w:rsidRPr="00DE6131">
        <w:rPr>
          <w:rStyle w:val="Appelnotedebasdep"/>
          <w:b/>
          <w:bCs/>
          <w:color w:val="000000" w:themeColor="text1"/>
          <w:rtl/>
        </w:rPr>
        <w:footnoteReference w:id="296"/>
      </w:r>
      <w:r w:rsidR="0064627E" w:rsidRPr="00DE6131">
        <w:rPr>
          <w:rFonts w:hint="cs"/>
          <w:b/>
          <w:bCs/>
          <w:color w:val="000000" w:themeColor="text1"/>
          <w:rtl/>
        </w:rPr>
        <w:t xml:space="preserve"> </w:t>
      </w:r>
    </w:p>
    <w:p w14:paraId="312BE51B" w14:textId="1B9299EE" w:rsidR="0064627E" w:rsidRPr="00DE6131" w:rsidRDefault="000B5D4D" w:rsidP="00D74548">
      <w:pPr>
        <w:rPr>
          <w:rtl/>
        </w:rPr>
      </w:pPr>
      <w:r w:rsidRPr="00DE6131">
        <w:rPr>
          <w:rFonts w:hint="cs"/>
          <w:rtl/>
        </w:rPr>
        <w:t xml:space="preserve">وتقتضي هذه </w:t>
      </w:r>
      <w:r w:rsidR="0051486E">
        <w:rPr>
          <w:rFonts w:hint="cs"/>
          <w:rtl/>
        </w:rPr>
        <w:t>الحالة أ</w:t>
      </w:r>
      <w:r w:rsidR="00081BC4" w:rsidRPr="00DE6131">
        <w:rPr>
          <w:rFonts w:hint="cs"/>
          <w:rtl/>
        </w:rPr>
        <w:t>ن</w:t>
      </w:r>
      <w:r w:rsidRPr="00DE6131">
        <w:rPr>
          <w:rFonts w:hint="cs"/>
          <w:rtl/>
        </w:rPr>
        <w:t xml:space="preserve"> لا </w:t>
      </w:r>
      <w:r w:rsidR="00E10F9F" w:rsidRPr="00DE6131">
        <w:rPr>
          <w:rFonts w:hint="cs"/>
          <w:rtl/>
        </w:rPr>
        <w:t xml:space="preserve">يتجاوز </w:t>
      </w:r>
      <w:r w:rsidR="00081BC4" w:rsidRPr="00DE6131">
        <w:rPr>
          <w:rFonts w:hint="cs"/>
          <w:rtl/>
        </w:rPr>
        <w:t>التمديد مدة</w:t>
      </w:r>
      <w:r w:rsidR="0064627E" w:rsidRPr="00DE6131">
        <w:rPr>
          <w:rFonts w:hint="cs"/>
          <w:rtl/>
        </w:rPr>
        <w:t xml:space="preserve"> سنة </w:t>
      </w:r>
      <w:r w:rsidRPr="00DE6131">
        <w:rPr>
          <w:rFonts w:hint="cs"/>
          <w:rtl/>
        </w:rPr>
        <w:t xml:space="preserve">ويتم ذلك بناءا </w:t>
      </w:r>
      <w:r w:rsidR="0064627E" w:rsidRPr="00DE6131">
        <w:rPr>
          <w:rFonts w:hint="cs"/>
          <w:rtl/>
        </w:rPr>
        <w:t xml:space="preserve">يتم بناءا على طلب </w:t>
      </w:r>
      <w:r w:rsidRPr="00DE6131">
        <w:rPr>
          <w:rFonts w:hint="cs"/>
          <w:rtl/>
        </w:rPr>
        <w:t xml:space="preserve">السلطة </w:t>
      </w:r>
      <w:r w:rsidR="00081BC4" w:rsidRPr="00DE6131">
        <w:rPr>
          <w:rFonts w:hint="cs"/>
          <w:rtl/>
        </w:rPr>
        <w:t>العامة المفوضة</w:t>
      </w:r>
      <w:r w:rsidR="0064627E" w:rsidRPr="00DE6131">
        <w:rPr>
          <w:rFonts w:hint="cs"/>
          <w:rtl/>
        </w:rPr>
        <w:t xml:space="preserve"> أيضا</w:t>
      </w:r>
      <w:r w:rsidRPr="00DE6131">
        <w:rPr>
          <w:rFonts w:hint="cs"/>
          <w:rtl/>
        </w:rPr>
        <w:t xml:space="preserve"> قد يكون بناءا على </w:t>
      </w:r>
      <w:r w:rsidR="00081BC4" w:rsidRPr="00DE6131">
        <w:rPr>
          <w:rFonts w:hint="cs"/>
          <w:rtl/>
        </w:rPr>
        <w:t>طلب المتعاقد</w:t>
      </w:r>
      <w:r w:rsidRPr="00DE6131">
        <w:rPr>
          <w:rFonts w:hint="cs"/>
          <w:rtl/>
        </w:rPr>
        <w:t xml:space="preserve"> المفوض </w:t>
      </w:r>
      <w:r w:rsidR="00081BC4" w:rsidRPr="00DE6131">
        <w:rPr>
          <w:rFonts w:hint="cs"/>
          <w:rtl/>
        </w:rPr>
        <w:t>اليه وهذه</w:t>
      </w:r>
      <w:r w:rsidR="0064627E" w:rsidRPr="00DE6131">
        <w:rPr>
          <w:rFonts w:hint="cs"/>
          <w:rtl/>
        </w:rPr>
        <w:t xml:space="preserve"> الأسباب تكون </w:t>
      </w:r>
      <w:r w:rsidR="00081BC4" w:rsidRPr="00DE6131">
        <w:rPr>
          <w:rFonts w:hint="cs"/>
          <w:rtl/>
        </w:rPr>
        <w:t>متنوعة كوجود</w:t>
      </w:r>
      <w:r w:rsidR="0064627E" w:rsidRPr="00DE6131">
        <w:rPr>
          <w:rFonts w:hint="cs"/>
          <w:rtl/>
        </w:rPr>
        <w:t xml:space="preserve"> </w:t>
      </w:r>
      <w:r w:rsidRPr="00DE6131">
        <w:rPr>
          <w:rFonts w:hint="cs"/>
          <w:rtl/>
        </w:rPr>
        <w:t xml:space="preserve">صعوبات </w:t>
      </w:r>
      <w:r w:rsidR="00081BC4" w:rsidRPr="00DE6131">
        <w:rPr>
          <w:rFonts w:hint="cs"/>
          <w:rtl/>
        </w:rPr>
        <w:t>وعقبات تحول</w:t>
      </w:r>
      <w:r w:rsidRPr="00DE6131">
        <w:rPr>
          <w:rFonts w:hint="cs"/>
          <w:rtl/>
        </w:rPr>
        <w:t xml:space="preserve"> </w:t>
      </w:r>
      <w:r w:rsidR="00081BC4" w:rsidRPr="00DE6131">
        <w:rPr>
          <w:rFonts w:hint="cs"/>
          <w:rtl/>
        </w:rPr>
        <w:t>دون عملية استرداد</w:t>
      </w:r>
      <w:r w:rsidR="0064627E" w:rsidRPr="00DE6131">
        <w:rPr>
          <w:rFonts w:hint="cs"/>
          <w:rtl/>
        </w:rPr>
        <w:t xml:space="preserve"> </w:t>
      </w:r>
      <w:r w:rsidRPr="00DE6131">
        <w:rPr>
          <w:rFonts w:hint="cs"/>
          <w:rtl/>
        </w:rPr>
        <w:t xml:space="preserve">الجهة المانحة </w:t>
      </w:r>
      <w:r w:rsidR="0064627E" w:rsidRPr="00DE6131">
        <w:rPr>
          <w:rFonts w:hint="cs"/>
          <w:rtl/>
        </w:rPr>
        <w:t xml:space="preserve">لمرفقها </w:t>
      </w:r>
      <w:r w:rsidR="00081BC4" w:rsidRPr="00DE6131">
        <w:rPr>
          <w:rFonts w:hint="cs"/>
          <w:rtl/>
        </w:rPr>
        <w:t>العام موضوع</w:t>
      </w:r>
      <w:r w:rsidRPr="00DE6131">
        <w:rPr>
          <w:rFonts w:hint="cs"/>
          <w:rtl/>
        </w:rPr>
        <w:t xml:space="preserve"> التفويض أ</w:t>
      </w:r>
      <w:r w:rsidR="0064627E" w:rsidRPr="00DE6131">
        <w:rPr>
          <w:rFonts w:hint="cs"/>
          <w:rtl/>
        </w:rPr>
        <w:t>و</w:t>
      </w:r>
      <w:r w:rsidRPr="00DE6131">
        <w:rPr>
          <w:rFonts w:hint="cs"/>
          <w:rtl/>
        </w:rPr>
        <w:t xml:space="preserve">في الحالة التي تتغير فيها السياسة العامة للحكومة حيال المرافق العامة وطرق </w:t>
      </w:r>
      <w:r w:rsidR="00081BC4" w:rsidRPr="00DE6131">
        <w:rPr>
          <w:rFonts w:hint="cs"/>
          <w:rtl/>
        </w:rPr>
        <w:t>إدارتها.</w:t>
      </w:r>
    </w:p>
    <w:p w14:paraId="7C011B37" w14:textId="6DD0DB97" w:rsidR="0064627E" w:rsidRPr="00DE6131" w:rsidRDefault="002075F6" w:rsidP="00DC6D1B">
      <w:pPr>
        <w:ind w:firstLine="0"/>
        <w:rPr>
          <w:b/>
          <w:bCs/>
          <w:color w:val="000000" w:themeColor="text1"/>
          <w:rtl/>
        </w:rPr>
      </w:pPr>
      <w:r w:rsidRPr="00DE6131">
        <w:rPr>
          <w:rFonts w:hint="cs"/>
          <w:b/>
          <w:bCs/>
          <w:color w:val="000000" w:themeColor="text1"/>
          <w:rtl/>
        </w:rPr>
        <w:t>2</w:t>
      </w:r>
      <w:r w:rsidR="0064627E" w:rsidRPr="00DE6131">
        <w:rPr>
          <w:rFonts w:hint="cs"/>
          <w:b/>
          <w:bCs/>
          <w:color w:val="000000" w:themeColor="text1"/>
          <w:rtl/>
        </w:rPr>
        <w:t xml:space="preserve">/ </w:t>
      </w:r>
      <w:r w:rsidR="00E10F9F" w:rsidRPr="00DE6131">
        <w:rPr>
          <w:rFonts w:hint="cs"/>
          <w:b/>
          <w:bCs/>
          <w:color w:val="000000" w:themeColor="text1"/>
          <w:rtl/>
        </w:rPr>
        <w:t>لأسباب</w:t>
      </w:r>
      <w:r w:rsidR="0064627E" w:rsidRPr="00DE6131">
        <w:rPr>
          <w:rFonts w:hint="cs"/>
          <w:b/>
          <w:bCs/>
          <w:color w:val="000000" w:themeColor="text1"/>
          <w:rtl/>
        </w:rPr>
        <w:t xml:space="preserve"> مرتبطة بتنفيذ الاستثمارات </w:t>
      </w:r>
    </w:p>
    <w:p w14:paraId="517E0816" w14:textId="5A5EB97E" w:rsidR="0064627E" w:rsidRPr="00DE6131" w:rsidRDefault="0051486E" w:rsidP="00DC6D1B">
      <w:pPr>
        <w:ind w:firstLine="0"/>
        <w:rPr>
          <w:color w:val="000000" w:themeColor="text1"/>
          <w:rtl/>
        </w:rPr>
      </w:pPr>
      <w:r>
        <w:rPr>
          <w:rFonts w:hint="cs"/>
          <w:color w:val="000000" w:themeColor="text1"/>
          <w:rtl/>
        </w:rPr>
        <w:t>وفي هذه الحالة تكون الأ</w:t>
      </w:r>
      <w:r w:rsidR="0064627E" w:rsidRPr="00DE6131">
        <w:rPr>
          <w:rFonts w:hint="cs"/>
          <w:color w:val="000000" w:themeColor="text1"/>
          <w:rtl/>
        </w:rPr>
        <w:t xml:space="preserve">سباب مادية تتعلق </w:t>
      </w:r>
      <w:r w:rsidR="00081BC4" w:rsidRPr="00DE6131">
        <w:rPr>
          <w:rFonts w:hint="cs"/>
          <w:color w:val="000000" w:themeColor="text1"/>
          <w:rtl/>
        </w:rPr>
        <w:t>بالخصوص بالمعطيات</w:t>
      </w:r>
      <w:r w:rsidR="000B5D4D" w:rsidRPr="00DE6131">
        <w:rPr>
          <w:rFonts w:hint="cs"/>
          <w:color w:val="000000" w:themeColor="text1"/>
          <w:rtl/>
        </w:rPr>
        <w:t xml:space="preserve"> الاقتصادية ل</w:t>
      </w:r>
      <w:r w:rsidR="0064627E" w:rsidRPr="00DE6131">
        <w:rPr>
          <w:rFonts w:hint="cs"/>
          <w:color w:val="000000" w:themeColor="text1"/>
          <w:rtl/>
        </w:rPr>
        <w:t xml:space="preserve">لمشروع وهذه الحالة </w:t>
      </w:r>
      <w:r w:rsidR="000B5D4D" w:rsidRPr="00DE6131">
        <w:rPr>
          <w:rFonts w:hint="cs"/>
          <w:color w:val="000000" w:themeColor="text1"/>
          <w:rtl/>
        </w:rPr>
        <w:t>ينبغي توفر</w:t>
      </w:r>
      <w:r w:rsidR="0064627E" w:rsidRPr="00DE6131">
        <w:rPr>
          <w:rFonts w:hint="cs"/>
          <w:color w:val="000000" w:themeColor="text1"/>
          <w:rtl/>
        </w:rPr>
        <w:t xml:space="preserve"> الشروط التالية:</w:t>
      </w:r>
    </w:p>
    <w:p w14:paraId="6B091E9D" w14:textId="18022A73" w:rsidR="0064627E" w:rsidRPr="00DE6131" w:rsidRDefault="000B5D4D" w:rsidP="0051486E">
      <w:pPr>
        <w:ind w:firstLine="0"/>
        <w:rPr>
          <w:color w:val="000000" w:themeColor="text1"/>
          <w:rtl/>
        </w:rPr>
      </w:pPr>
      <w:r w:rsidRPr="00DE6131">
        <w:rPr>
          <w:rFonts w:hint="cs"/>
          <w:color w:val="000000" w:themeColor="text1"/>
          <w:rtl/>
        </w:rPr>
        <w:t>-</w:t>
      </w:r>
      <w:r w:rsidR="0051486E">
        <w:rPr>
          <w:rFonts w:hint="cs"/>
          <w:color w:val="000000" w:themeColor="text1"/>
          <w:rtl/>
        </w:rPr>
        <w:t>أ</w:t>
      </w:r>
      <w:r w:rsidR="0064627E" w:rsidRPr="00DE6131">
        <w:rPr>
          <w:rFonts w:hint="cs"/>
          <w:color w:val="000000" w:themeColor="text1"/>
          <w:rtl/>
        </w:rPr>
        <w:t xml:space="preserve">ن يكون التمديد </w:t>
      </w:r>
      <w:r w:rsidRPr="00DE6131">
        <w:rPr>
          <w:rFonts w:hint="cs"/>
          <w:color w:val="000000" w:themeColor="text1"/>
          <w:rtl/>
        </w:rPr>
        <w:t>لازما</w:t>
      </w:r>
      <w:r w:rsidR="0064627E" w:rsidRPr="00DE6131">
        <w:rPr>
          <w:rFonts w:hint="cs"/>
          <w:color w:val="000000" w:themeColor="text1"/>
          <w:rtl/>
        </w:rPr>
        <w:t xml:space="preserve"> </w:t>
      </w:r>
      <w:r w:rsidRPr="00DE6131">
        <w:rPr>
          <w:rFonts w:hint="cs"/>
          <w:color w:val="000000" w:themeColor="text1"/>
          <w:rtl/>
        </w:rPr>
        <w:t>لتحقيق الأهداف الاستثمارية</w:t>
      </w:r>
    </w:p>
    <w:p w14:paraId="57E85915" w14:textId="2E4AE61E" w:rsidR="0064627E" w:rsidRPr="00DE6131" w:rsidRDefault="000B5D4D" w:rsidP="00DC6D1B">
      <w:pPr>
        <w:ind w:firstLine="0"/>
        <w:rPr>
          <w:color w:val="000000" w:themeColor="text1"/>
          <w:rtl/>
        </w:rPr>
      </w:pPr>
      <w:r w:rsidRPr="00DE6131">
        <w:rPr>
          <w:rFonts w:hint="cs"/>
          <w:color w:val="000000" w:themeColor="text1"/>
          <w:rtl/>
        </w:rPr>
        <w:t>-</w:t>
      </w:r>
      <w:r w:rsidR="0051486E">
        <w:rPr>
          <w:rFonts w:hint="cs"/>
          <w:color w:val="000000" w:themeColor="text1"/>
          <w:rtl/>
        </w:rPr>
        <w:t>أ</w:t>
      </w:r>
      <w:r w:rsidR="0064627E" w:rsidRPr="00DE6131">
        <w:rPr>
          <w:rFonts w:hint="cs"/>
          <w:color w:val="000000" w:themeColor="text1"/>
          <w:rtl/>
        </w:rPr>
        <w:t xml:space="preserve">ن </w:t>
      </w:r>
      <w:r w:rsidRPr="00DE6131">
        <w:rPr>
          <w:rFonts w:hint="cs"/>
          <w:color w:val="000000" w:themeColor="text1"/>
          <w:rtl/>
        </w:rPr>
        <w:t>تطلبه السلطة العامة المانحة</w:t>
      </w:r>
      <w:r w:rsidR="0064627E" w:rsidRPr="00DE6131">
        <w:rPr>
          <w:rFonts w:hint="cs"/>
          <w:color w:val="000000" w:themeColor="text1"/>
          <w:rtl/>
        </w:rPr>
        <w:t xml:space="preserve"> فقط </w:t>
      </w:r>
    </w:p>
    <w:p w14:paraId="07AE51C6" w14:textId="54195814" w:rsidR="0064627E" w:rsidRPr="00DE6131" w:rsidRDefault="000B5D4D" w:rsidP="001F07C1">
      <w:pPr>
        <w:ind w:firstLine="0"/>
        <w:rPr>
          <w:color w:val="000000" w:themeColor="text1"/>
          <w:rtl/>
        </w:rPr>
      </w:pPr>
      <w:r w:rsidRPr="00DE6131">
        <w:rPr>
          <w:rFonts w:hint="cs"/>
          <w:color w:val="000000" w:themeColor="text1"/>
          <w:rtl/>
        </w:rPr>
        <w:t>-</w:t>
      </w:r>
      <w:r w:rsidR="0051486E">
        <w:rPr>
          <w:rFonts w:hint="cs"/>
          <w:color w:val="000000" w:themeColor="text1"/>
          <w:rtl/>
        </w:rPr>
        <w:t>أ</w:t>
      </w:r>
      <w:r w:rsidR="0064627E" w:rsidRPr="00DE6131">
        <w:rPr>
          <w:rFonts w:hint="cs"/>
          <w:color w:val="000000" w:themeColor="text1"/>
          <w:rtl/>
        </w:rPr>
        <w:t>ن تكون الاستثمارا</w:t>
      </w:r>
      <w:r w:rsidR="0064627E" w:rsidRPr="00DE6131">
        <w:rPr>
          <w:color w:val="000000" w:themeColor="text1"/>
          <w:rtl/>
        </w:rPr>
        <w:t>ت</w:t>
      </w:r>
      <w:r w:rsidR="0064627E" w:rsidRPr="00DE6131">
        <w:rPr>
          <w:rFonts w:hint="cs"/>
          <w:color w:val="000000" w:themeColor="text1"/>
          <w:rtl/>
        </w:rPr>
        <w:t xml:space="preserve"> </w:t>
      </w:r>
      <w:r w:rsidR="001F07C1" w:rsidRPr="00DE6131">
        <w:rPr>
          <w:rFonts w:hint="cs"/>
          <w:color w:val="000000" w:themeColor="text1"/>
          <w:rtl/>
        </w:rPr>
        <w:t>المطلوب تحقيقها</w:t>
      </w:r>
      <w:r w:rsidR="0064627E" w:rsidRPr="00DE6131">
        <w:rPr>
          <w:rFonts w:hint="cs"/>
          <w:color w:val="000000" w:themeColor="text1"/>
          <w:rtl/>
        </w:rPr>
        <w:t xml:space="preserve"> </w:t>
      </w:r>
      <w:r w:rsidRPr="00DE6131">
        <w:rPr>
          <w:rFonts w:hint="cs"/>
          <w:color w:val="000000" w:themeColor="text1"/>
          <w:rtl/>
        </w:rPr>
        <w:t>أساسية وضرورية للوصول الى</w:t>
      </w:r>
      <w:r w:rsidR="0064627E" w:rsidRPr="00DE6131">
        <w:rPr>
          <w:rFonts w:hint="cs"/>
          <w:color w:val="000000" w:themeColor="text1"/>
          <w:rtl/>
        </w:rPr>
        <w:t xml:space="preserve"> التنفيذ الحسن للمرفق العام</w:t>
      </w:r>
      <w:r w:rsidR="001F07C1">
        <w:rPr>
          <w:rFonts w:hint="cs"/>
          <w:color w:val="000000" w:themeColor="text1"/>
          <w:rtl/>
        </w:rPr>
        <w:t xml:space="preserve"> </w:t>
      </w:r>
      <w:r w:rsidR="0064627E" w:rsidRPr="00DE6131">
        <w:rPr>
          <w:rFonts w:hint="cs"/>
          <w:color w:val="000000" w:themeColor="text1"/>
          <w:rtl/>
        </w:rPr>
        <w:t xml:space="preserve">او </w:t>
      </w:r>
      <w:r w:rsidR="007C4391" w:rsidRPr="00DE6131">
        <w:rPr>
          <w:rFonts w:hint="cs"/>
          <w:color w:val="000000" w:themeColor="text1"/>
          <w:rtl/>
        </w:rPr>
        <w:t xml:space="preserve">تكون كذلك لازمة من </w:t>
      </w:r>
      <w:r w:rsidR="00C53102">
        <w:rPr>
          <w:rFonts w:hint="cs"/>
          <w:color w:val="000000" w:themeColor="text1"/>
          <w:rtl/>
        </w:rPr>
        <w:t>أ</w:t>
      </w:r>
      <w:r w:rsidR="001F07C1" w:rsidRPr="00DE6131">
        <w:rPr>
          <w:rFonts w:hint="cs"/>
          <w:color w:val="000000" w:themeColor="text1"/>
          <w:rtl/>
        </w:rPr>
        <w:t>جل توسيع</w:t>
      </w:r>
      <w:r w:rsidR="0064627E" w:rsidRPr="00DE6131">
        <w:rPr>
          <w:rFonts w:hint="cs"/>
          <w:color w:val="000000" w:themeColor="text1"/>
          <w:rtl/>
        </w:rPr>
        <w:t xml:space="preserve"> المجال الجغرافي </w:t>
      </w:r>
      <w:r w:rsidR="007C4391" w:rsidRPr="00DE6131">
        <w:rPr>
          <w:rFonts w:hint="cs"/>
          <w:color w:val="000000" w:themeColor="text1"/>
          <w:rtl/>
        </w:rPr>
        <w:t xml:space="preserve">الذي تغطيه </w:t>
      </w:r>
      <w:r w:rsidR="0064627E" w:rsidRPr="00DE6131">
        <w:rPr>
          <w:rFonts w:hint="cs"/>
          <w:color w:val="000000" w:themeColor="text1"/>
          <w:rtl/>
        </w:rPr>
        <w:t xml:space="preserve">خدمات المرفق </w:t>
      </w:r>
      <w:r w:rsidR="007C4391" w:rsidRPr="00DE6131">
        <w:rPr>
          <w:rFonts w:hint="cs"/>
          <w:color w:val="000000" w:themeColor="text1"/>
          <w:rtl/>
        </w:rPr>
        <w:t>العام المفوض.</w:t>
      </w:r>
    </w:p>
    <w:p w14:paraId="4583D5EC" w14:textId="23AA4EDF" w:rsidR="0064627E" w:rsidRPr="00DE6131" w:rsidRDefault="007C4391" w:rsidP="00C53102">
      <w:pPr>
        <w:ind w:firstLine="0"/>
        <w:rPr>
          <w:color w:val="000000" w:themeColor="text1"/>
          <w:rtl/>
        </w:rPr>
      </w:pPr>
      <w:r w:rsidRPr="00DE6131">
        <w:rPr>
          <w:rFonts w:hint="cs"/>
          <w:color w:val="000000" w:themeColor="text1"/>
          <w:rtl/>
        </w:rPr>
        <w:t>-</w:t>
      </w:r>
      <w:r w:rsidR="00D03E01">
        <w:rPr>
          <w:rFonts w:hint="cs"/>
          <w:color w:val="000000" w:themeColor="text1"/>
          <w:rtl/>
        </w:rPr>
        <w:t>أ</w:t>
      </w:r>
      <w:r w:rsidR="00D03E01" w:rsidRPr="00DE6131">
        <w:rPr>
          <w:rFonts w:hint="cs"/>
          <w:color w:val="000000" w:themeColor="text1"/>
          <w:rtl/>
        </w:rPr>
        <w:t>لا</w:t>
      </w:r>
      <w:r w:rsidR="0064627E" w:rsidRPr="00DE6131">
        <w:rPr>
          <w:rFonts w:hint="cs"/>
          <w:color w:val="000000" w:themeColor="text1"/>
          <w:rtl/>
        </w:rPr>
        <w:t xml:space="preserve"> </w:t>
      </w:r>
      <w:r w:rsidRPr="00DE6131">
        <w:rPr>
          <w:rFonts w:hint="cs"/>
          <w:color w:val="000000" w:themeColor="text1"/>
          <w:rtl/>
        </w:rPr>
        <w:t xml:space="preserve">يتم النص على </w:t>
      </w:r>
      <w:r w:rsidR="00E10F9F" w:rsidRPr="00DE6131">
        <w:rPr>
          <w:rFonts w:hint="cs"/>
          <w:color w:val="000000" w:themeColor="text1"/>
          <w:rtl/>
        </w:rPr>
        <w:t>هذه الاستثمارات</w:t>
      </w:r>
      <w:r w:rsidR="0064627E" w:rsidRPr="00DE6131">
        <w:rPr>
          <w:rFonts w:hint="cs"/>
          <w:color w:val="000000" w:themeColor="text1"/>
          <w:rtl/>
        </w:rPr>
        <w:t xml:space="preserve"> في</w:t>
      </w:r>
      <w:r w:rsidRPr="00DE6131">
        <w:rPr>
          <w:rFonts w:hint="cs"/>
          <w:color w:val="000000" w:themeColor="text1"/>
          <w:rtl/>
        </w:rPr>
        <w:t xml:space="preserve"> بنود</w:t>
      </w:r>
      <w:r w:rsidR="0064627E" w:rsidRPr="00DE6131">
        <w:rPr>
          <w:rFonts w:hint="cs"/>
          <w:color w:val="000000" w:themeColor="text1"/>
          <w:rtl/>
        </w:rPr>
        <w:t xml:space="preserve"> العقد الأساسي</w:t>
      </w:r>
      <w:r w:rsidRPr="00DE6131">
        <w:rPr>
          <w:rFonts w:hint="cs"/>
          <w:color w:val="000000" w:themeColor="text1"/>
          <w:rtl/>
        </w:rPr>
        <w:t xml:space="preserve"> المتع</w:t>
      </w:r>
      <w:r w:rsidR="00E10F9F" w:rsidRPr="00DE6131">
        <w:rPr>
          <w:rFonts w:hint="cs"/>
          <w:color w:val="000000" w:themeColor="text1"/>
          <w:rtl/>
        </w:rPr>
        <w:t>ل</w:t>
      </w:r>
      <w:r w:rsidRPr="00DE6131">
        <w:rPr>
          <w:rFonts w:hint="cs"/>
          <w:color w:val="000000" w:themeColor="text1"/>
          <w:rtl/>
        </w:rPr>
        <w:t>ق بتفويض المرفق العام.</w:t>
      </w:r>
      <w:r w:rsidR="0064627E" w:rsidRPr="00DE6131">
        <w:rPr>
          <w:rFonts w:hint="cs"/>
          <w:color w:val="000000" w:themeColor="text1"/>
          <w:rtl/>
        </w:rPr>
        <w:t xml:space="preserve"> </w:t>
      </w:r>
    </w:p>
    <w:p w14:paraId="6DB29307" w14:textId="544DE59E" w:rsidR="0064627E" w:rsidRPr="00DE6131" w:rsidRDefault="007C4391" w:rsidP="00DC6D1B">
      <w:pPr>
        <w:ind w:firstLine="0"/>
        <w:rPr>
          <w:color w:val="000000" w:themeColor="text1"/>
          <w:rtl/>
        </w:rPr>
      </w:pPr>
      <w:r w:rsidRPr="00DE6131">
        <w:rPr>
          <w:rFonts w:hint="cs"/>
          <w:color w:val="000000" w:themeColor="text1"/>
          <w:rtl/>
        </w:rPr>
        <w:t>-</w:t>
      </w:r>
      <w:r w:rsidR="00C53102">
        <w:rPr>
          <w:rFonts w:hint="cs"/>
          <w:color w:val="000000" w:themeColor="text1"/>
          <w:rtl/>
        </w:rPr>
        <w:t>أ</w:t>
      </w:r>
      <w:r w:rsidR="0064627E" w:rsidRPr="00DE6131">
        <w:rPr>
          <w:rFonts w:hint="cs"/>
          <w:color w:val="000000" w:themeColor="text1"/>
          <w:rtl/>
        </w:rPr>
        <w:t xml:space="preserve">ن يؤدي تحقيق هذه الاستثمارات الى </w:t>
      </w:r>
      <w:r w:rsidRPr="00DE6131">
        <w:rPr>
          <w:rFonts w:hint="cs"/>
          <w:color w:val="000000" w:themeColor="text1"/>
          <w:rtl/>
        </w:rPr>
        <w:t>تغير</w:t>
      </w:r>
      <w:r w:rsidR="0064627E" w:rsidRPr="00DE6131">
        <w:rPr>
          <w:rFonts w:hint="cs"/>
          <w:color w:val="000000" w:themeColor="text1"/>
          <w:rtl/>
        </w:rPr>
        <w:t xml:space="preserve"> بسيط في اقتصاديات العقد </w:t>
      </w:r>
      <w:r w:rsidR="00C53102">
        <w:rPr>
          <w:rFonts w:hint="cs"/>
          <w:color w:val="000000" w:themeColor="text1"/>
          <w:rtl/>
        </w:rPr>
        <w:t>ف</w:t>
      </w:r>
      <w:r w:rsidR="00E10F9F" w:rsidRPr="00DE6131">
        <w:rPr>
          <w:rFonts w:hint="cs"/>
          <w:color w:val="000000" w:themeColor="text1"/>
          <w:rtl/>
        </w:rPr>
        <w:t>لا</w:t>
      </w:r>
      <w:r w:rsidR="00C53102">
        <w:rPr>
          <w:rFonts w:hint="cs"/>
          <w:color w:val="000000" w:themeColor="text1"/>
          <w:rtl/>
        </w:rPr>
        <w:t>ي</w:t>
      </w:r>
      <w:r w:rsidR="00E10F9F" w:rsidRPr="00DE6131">
        <w:rPr>
          <w:rFonts w:hint="cs"/>
          <w:color w:val="000000" w:themeColor="text1"/>
          <w:rtl/>
        </w:rPr>
        <w:t>جوز</w:t>
      </w:r>
      <w:r w:rsidR="0064627E" w:rsidRPr="00DE6131">
        <w:rPr>
          <w:rFonts w:hint="cs"/>
          <w:color w:val="000000" w:themeColor="text1"/>
          <w:rtl/>
        </w:rPr>
        <w:t xml:space="preserve"> الوصول الى حد الاضطراب </w:t>
      </w:r>
      <w:r w:rsidRPr="00DE6131">
        <w:rPr>
          <w:rFonts w:hint="cs"/>
          <w:color w:val="000000" w:themeColor="text1"/>
          <w:rtl/>
        </w:rPr>
        <w:t>في مو</w:t>
      </w:r>
      <w:r w:rsidR="00E10F9F" w:rsidRPr="00DE6131">
        <w:rPr>
          <w:rFonts w:hint="cs"/>
          <w:color w:val="000000" w:themeColor="text1"/>
          <w:rtl/>
        </w:rPr>
        <w:t>ازن</w:t>
      </w:r>
      <w:r w:rsidRPr="00DE6131">
        <w:rPr>
          <w:rFonts w:hint="cs"/>
          <w:color w:val="000000" w:themeColor="text1"/>
          <w:rtl/>
        </w:rPr>
        <w:t>ة العقد</w:t>
      </w:r>
      <w:r w:rsidR="001179E7">
        <w:rPr>
          <w:rFonts w:hint="cs"/>
          <w:color w:val="000000" w:themeColor="text1"/>
          <w:rtl/>
        </w:rPr>
        <w:t>.</w:t>
      </w:r>
    </w:p>
    <w:p w14:paraId="76BF5AA4" w14:textId="4EB2F345" w:rsidR="0064627E" w:rsidRPr="00DE6131" w:rsidRDefault="007C4391" w:rsidP="00DC6D1B">
      <w:pPr>
        <w:ind w:firstLine="0"/>
        <w:rPr>
          <w:color w:val="000000" w:themeColor="text1"/>
          <w:rtl/>
        </w:rPr>
      </w:pPr>
      <w:r w:rsidRPr="00DE6131">
        <w:rPr>
          <w:rFonts w:hint="cs"/>
          <w:color w:val="000000" w:themeColor="text1"/>
          <w:rtl/>
        </w:rPr>
        <w:t>-</w:t>
      </w:r>
      <w:r w:rsidR="001179E7">
        <w:rPr>
          <w:rFonts w:hint="cs"/>
          <w:color w:val="000000" w:themeColor="text1"/>
          <w:rtl/>
        </w:rPr>
        <w:t>أ</w:t>
      </w:r>
      <w:r w:rsidR="0064627E" w:rsidRPr="00DE6131">
        <w:rPr>
          <w:rFonts w:hint="cs"/>
          <w:color w:val="000000" w:themeColor="text1"/>
          <w:rtl/>
        </w:rPr>
        <w:t>لا يكون بالإمكان تحقيق هذه الاستثمارات الا بدفع تكلفة الخدمة المرفقية</w:t>
      </w:r>
      <w:r w:rsidR="001179E7">
        <w:rPr>
          <w:rFonts w:hint="cs"/>
          <w:color w:val="000000" w:themeColor="text1"/>
          <w:rtl/>
        </w:rPr>
        <w:t>.</w:t>
      </w:r>
      <w:r w:rsidR="0064627E" w:rsidRPr="00DE6131">
        <w:rPr>
          <w:rFonts w:hint="cs"/>
          <w:color w:val="000000" w:themeColor="text1"/>
          <w:rtl/>
        </w:rPr>
        <w:t xml:space="preserve"> </w:t>
      </w:r>
    </w:p>
    <w:p w14:paraId="292FE27B" w14:textId="0F3C68F1" w:rsidR="007C4391" w:rsidRPr="00DE6131" w:rsidRDefault="007C4391" w:rsidP="00D74548">
      <w:pPr>
        <w:rPr>
          <w:rtl/>
        </w:rPr>
      </w:pPr>
      <w:r w:rsidRPr="00DE6131">
        <w:rPr>
          <w:rFonts w:hint="cs"/>
          <w:rtl/>
        </w:rPr>
        <w:t xml:space="preserve">ومن ذلك </w:t>
      </w:r>
      <w:r w:rsidR="001179E7">
        <w:rPr>
          <w:rFonts w:hint="cs"/>
          <w:rtl/>
        </w:rPr>
        <w:t>يتبن أ</w:t>
      </w:r>
      <w:r w:rsidR="0064627E" w:rsidRPr="00DE6131">
        <w:rPr>
          <w:rFonts w:hint="cs"/>
          <w:rtl/>
        </w:rPr>
        <w:t xml:space="preserve">ن المشرع الفرنسي قد </w:t>
      </w:r>
      <w:r w:rsidRPr="00DE6131">
        <w:rPr>
          <w:rFonts w:hint="cs"/>
          <w:rtl/>
        </w:rPr>
        <w:t>حصر</w:t>
      </w:r>
      <w:r w:rsidR="0064627E" w:rsidRPr="00DE6131">
        <w:rPr>
          <w:rFonts w:hint="cs"/>
          <w:rtl/>
        </w:rPr>
        <w:t xml:space="preserve"> إمكانية اللجوء الى التمديد</w:t>
      </w:r>
      <w:r w:rsidRPr="00DE6131">
        <w:rPr>
          <w:rFonts w:hint="cs"/>
          <w:rtl/>
        </w:rPr>
        <w:t xml:space="preserve"> بضوابط معينة وواضحة</w:t>
      </w:r>
      <w:r w:rsidR="0064627E" w:rsidRPr="00DE6131">
        <w:rPr>
          <w:rFonts w:hint="cs"/>
          <w:rtl/>
        </w:rPr>
        <w:t xml:space="preserve"> </w:t>
      </w:r>
      <w:r w:rsidRPr="00DE6131">
        <w:rPr>
          <w:rFonts w:hint="cs"/>
          <w:rtl/>
        </w:rPr>
        <w:t xml:space="preserve">وقرن ذلك بتوفر أسباب وتبريرات </w:t>
      </w:r>
      <w:r w:rsidR="0064627E" w:rsidRPr="00DE6131">
        <w:rPr>
          <w:rFonts w:hint="cs"/>
          <w:rtl/>
        </w:rPr>
        <w:t xml:space="preserve">معينة </w:t>
      </w:r>
      <w:r w:rsidR="00E10F9F" w:rsidRPr="00DE6131">
        <w:rPr>
          <w:rFonts w:hint="cs"/>
          <w:rtl/>
        </w:rPr>
        <w:t>لا يكو</w:t>
      </w:r>
      <w:r w:rsidR="00E10F9F" w:rsidRPr="00DE6131">
        <w:rPr>
          <w:rtl/>
        </w:rPr>
        <w:t>ن</w:t>
      </w:r>
      <w:r w:rsidRPr="00DE6131">
        <w:rPr>
          <w:rFonts w:hint="cs"/>
          <w:rtl/>
        </w:rPr>
        <w:t xml:space="preserve"> من السهل</w:t>
      </w:r>
      <w:r w:rsidR="0064627E" w:rsidRPr="00DE6131">
        <w:rPr>
          <w:rFonts w:hint="cs"/>
          <w:rtl/>
        </w:rPr>
        <w:t xml:space="preserve"> توفرها </w:t>
      </w:r>
      <w:r w:rsidRPr="00DE6131">
        <w:rPr>
          <w:rFonts w:hint="cs"/>
          <w:rtl/>
        </w:rPr>
        <w:t xml:space="preserve">في كل الأحوال </w:t>
      </w:r>
      <w:r w:rsidR="0064627E" w:rsidRPr="00DE6131">
        <w:rPr>
          <w:rFonts w:hint="cs"/>
          <w:rtl/>
        </w:rPr>
        <w:t>سيما التمديد الناتج لأسباب مادية</w:t>
      </w:r>
      <w:r w:rsidR="0064627E" w:rsidRPr="00DE6131">
        <w:rPr>
          <w:rStyle w:val="Appelnotedebasdep"/>
          <w:color w:val="000000" w:themeColor="text1"/>
          <w:rtl/>
        </w:rPr>
        <w:footnoteReference w:id="297"/>
      </w:r>
      <w:r w:rsidRPr="00DE6131">
        <w:rPr>
          <w:rFonts w:hint="cs"/>
          <w:rtl/>
        </w:rPr>
        <w:t>،</w:t>
      </w:r>
      <w:r w:rsidR="001179E7">
        <w:rPr>
          <w:rFonts w:hint="cs"/>
          <w:rtl/>
        </w:rPr>
        <w:t xml:space="preserve"> وهو في هذا الإطار يقطع الطريق أمام إ</w:t>
      </w:r>
      <w:r w:rsidRPr="00DE6131">
        <w:rPr>
          <w:rFonts w:hint="cs"/>
          <w:rtl/>
        </w:rPr>
        <w:t>مك</w:t>
      </w:r>
      <w:r w:rsidR="00E10F9F" w:rsidRPr="00DE6131">
        <w:rPr>
          <w:rFonts w:hint="cs"/>
          <w:rtl/>
        </w:rPr>
        <w:t>ا</w:t>
      </w:r>
      <w:r w:rsidRPr="00DE6131">
        <w:rPr>
          <w:rFonts w:hint="cs"/>
          <w:rtl/>
        </w:rPr>
        <w:t>نية التلاعب بالمدة كركن أساسي في عقد التفويض ل</w:t>
      </w:r>
      <w:r w:rsidR="001179E7">
        <w:rPr>
          <w:rFonts w:hint="cs"/>
          <w:rtl/>
        </w:rPr>
        <w:t>أ</w:t>
      </w:r>
      <w:r w:rsidRPr="00DE6131">
        <w:rPr>
          <w:rFonts w:hint="cs"/>
          <w:rtl/>
        </w:rPr>
        <w:t xml:space="preserve">ن فتح المجال في هذا السياق يفقد مدة العقد مكانتها الجوهرية في عقد التفويض ويجعلها عرضة للتغيير </w:t>
      </w:r>
      <w:r w:rsidR="00E10F9F" w:rsidRPr="00DE6131">
        <w:rPr>
          <w:rFonts w:hint="cs"/>
          <w:rtl/>
        </w:rPr>
        <w:t>لأسباب</w:t>
      </w:r>
      <w:r w:rsidRPr="00DE6131">
        <w:rPr>
          <w:rFonts w:hint="cs"/>
          <w:rtl/>
        </w:rPr>
        <w:t xml:space="preserve"> وهمية مما </w:t>
      </w:r>
      <w:r w:rsidR="00CB27D0" w:rsidRPr="00DE6131">
        <w:rPr>
          <w:rFonts w:hint="cs"/>
          <w:rtl/>
        </w:rPr>
        <w:t>يؤثر على مصلحة طرفي عقد التفويض،</w:t>
      </w:r>
      <w:r w:rsidR="0064627E" w:rsidRPr="00DE6131">
        <w:rPr>
          <w:rFonts w:hint="cs"/>
          <w:rtl/>
        </w:rPr>
        <w:t xml:space="preserve"> </w:t>
      </w:r>
      <w:r w:rsidR="001179E7">
        <w:rPr>
          <w:rFonts w:hint="cs"/>
          <w:rtl/>
        </w:rPr>
        <w:t>وبهذا فإ</w:t>
      </w:r>
      <w:r w:rsidR="00CB27D0" w:rsidRPr="00DE6131">
        <w:rPr>
          <w:rFonts w:hint="cs"/>
          <w:rtl/>
        </w:rPr>
        <w:t xml:space="preserve">ن المشرع الفرنسي ترك </w:t>
      </w:r>
      <w:r w:rsidR="005F41A1" w:rsidRPr="00DE6131">
        <w:rPr>
          <w:rFonts w:hint="cs"/>
          <w:rtl/>
        </w:rPr>
        <w:t xml:space="preserve">هامش من الحرية </w:t>
      </w:r>
      <w:r w:rsidR="00E10F9F" w:rsidRPr="00DE6131">
        <w:rPr>
          <w:rFonts w:hint="cs"/>
          <w:rtl/>
        </w:rPr>
        <w:t>لأطراف</w:t>
      </w:r>
      <w:r w:rsidR="00CB27D0" w:rsidRPr="00DE6131">
        <w:rPr>
          <w:rFonts w:hint="cs"/>
          <w:rtl/>
        </w:rPr>
        <w:t xml:space="preserve"> </w:t>
      </w:r>
      <w:r w:rsidR="005F41A1" w:rsidRPr="00DE6131">
        <w:rPr>
          <w:rFonts w:hint="cs"/>
          <w:rtl/>
        </w:rPr>
        <w:t>عقد</w:t>
      </w:r>
      <w:r w:rsidR="00CB27D0" w:rsidRPr="00DE6131">
        <w:rPr>
          <w:rFonts w:hint="cs"/>
          <w:rtl/>
        </w:rPr>
        <w:t xml:space="preserve"> </w:t>
      </w:r>
      <w:r w:rsidR="001179E7">
        <w:rPr>
          <w:rFonts w:hint="cs"/>
          <w:rtl/>
        </w:rPr>
        <w:t>التف</w:t>
      </w:r>
      <w:r w:rsidR="00E10F9F" w:rsidRPr="00DE6131">
        <w:rPr>
          <w:rFonts w:hint="cs"/>
          <w:rtl/>
        </w:rPr>
        <w:t>و</w:t>
      </w:r>
      <w:r w:rsidR="001179E7">
        <w:rPr>
          <w:rFonts w:hint="cs"/>
          <w:rtl/>
        </w:rPr>
        <w:t>ي</w:t>
      </w:r>
      <w:r w:rsidR="00E10F9F" w:rsidRPr="00DE6131">
        <w:rPr>
          <w:rFonts w:hint="cs"/>
          <w:rtl/>
        </w:rPr>
        <w:t>ض</w:t>
      </w:r>
      <w:r w:rsidR="00CB27D0" w:rsidRPr="00DE6131">
        <w:rPr>
          <w:rFonts w:hint="cs"/>
          <w:rtl/>
        </w:rPr>
        <w:t xml:space="preserve"> </w:t>
      </w:r>
      <w:r w:rsidR="001179E7">
        <w:rPr>
          <w:rFonts w:hint="cs"/>
          <w:rtl/>
        </w:rPr>
        <w:t>من أ</w:t>
      </w:r>
      <w:r w:rsidR="005F41A1" w:rsidRPr="00DE6131">
        <w:rPr>
          <w:rFonts w:hint="cs"/>
          <w:rtl/>
        </w:rPr>
        <w:t xml:space="preserve">جل </w:t>
      </w:r>
      <w:r w:rsidR="00CB27D0" w:rsidRPr="00DE6131">
        <w:rPr>
          <w:rFonts w:hint="cs"/>
          <w:rtl/>
        </w:rPr>
        <w:t xml:space="preserve">تحديد المدة </w:t>
      </w:r>
      <w:r w:rsidR="005F41A1" w:rsidRPr="00DE6131">
        <w:rPr>
          <w:rFonts w:hint="cs"/>
          <w:rtl/>
        </w:rPr>
        <w:t xml:space="preserve"> الملائمة لذلك </w:t>
      </w:r>
      <w:r w:rsidR="00E442B9">
        <w:rPr>
          <w:rFonts w:hint="cs"/>
          <w:rtl/>
        </w:rPr>
        <w:t>لأ</w:t>
      </w:r>
      <w:r w:rsidR="00CB27D0" w:rsidRPr="00DE6131">
        <w:rPr>
          <w:rFonts w:hint="cs"/>
          <w:rtl/>
        </w:rPr>
        <w:t xml:space="preserve">ن </w:t>
      </w:r>
      <w:r w:rsidR="00CB27D0" w:rsidRPr="00DE6131">
        <w:rPr>
          <w:rFonts w:hint="cs"/>
          <w:rtl/>
        </w:rPr>
        <w:lastRenderedPageBreak/>
        <w:t xml:space="preserve">تقديرهم </w:t>
      </w:r>
      <w:r w:rsidR="00E442B9">
        <w:rPr>
          <w:rFonts w:hint="cs"/>
          <w:rtl/>
        </w:rPr>
        <w:t>لابد أ</w:t>
      </w:r>
      <w:r w:rsidR="005F41A1" w:rsidRPr="00DE6131">
        <w:rPr>
          <w:rFonts w:hint="cs"/>
          <w:rtl/>
        </w:rPr>
        <w:t xml:space="preserve">ن </w:t>
      </w:r>
      <w:r w:rsidR="00E10F9F" w:rsidRPr="00DE6131">
        <w:rPr>
          <w:rFonts w:hint="cs"/>
          <w:rtl/>
        </w:rPr>
        <w:t>يتأسس</w:t>
      </w:r>
      <w:r w:rsidR="00E442B9">
        <w:rPr>
          <w:rFonts w:hint="cs"/>
          <w:rtl/>
        </w:rPr>
        <w:t xml:space="preserve"> على الضوابط المذكرة آ</w:t>
      </w:r>
      <w:r w:rsidR="005F41A1" w:rsidRPr="00DE6131">
        <w:rPr>
          <w:rFonts w:hint="cs"/>
          <w:rtl/>
        </w:rPr>
        <w:t xml:space="preserve">نفا وتتوافق أسباب التمديد مع </w:t>
      </w:r>
      <w:r w:rsidR="00E10F9F" w:rsidRPr="00DE6131">
        <w:rPr>
          <w:rFonts w:hint="cs"/>
          <w:rtl/>
        </w:rPr>
        <w:t>ما تن</w:t>
      </w:r>
      <w:r w:rsidR="00E10F9F" w:rsidRPr="00DE6131">
        <w:rPr>
          <w:rtl/>
        </w:rPr>
        <w:t>ص</w:t>
      </w:r>
      <w:r w:rsidR="005F41A1" w:rsidRPr="00DE6131">
        <w:rPr>
          <w:rFonts w:hint="cs"/>
          <w:rtl/>
        </w:rPr>
        <w:t xml:space="preserve"> عليه </w:t>
      </w:r>
      <w:r w:rsidR="00CB27D0" w:rsidRPr="00DE6131">
        <w:rPr>
          <w:rFonts w:hint="cs"/>
          <w:rtl/>
        </w:rPr>
        <w:t xml:space="preserve">المادة </w:t>
      </w:r>
      <w:r w:rsidR="00CB27D0" w:rsidRPr="00E442B9">
        <w:rPr>
          <w:rFonts w:hint="cs"/>
          <w:sz w:val="24"/>
          <w:szCs w:val="24"/>
          <w:rtl/>
        </w:rPr>
        <w:t xml:space="preserve">40 </w:t>
      </w:r>
      <w:r w:rsidR="00CB27D0" w:rsidRPr="00DE6131">
        <w:rPr>
          <w:rFonts w:hint="cs"/>
          <w:rtl/>
        </w:rPr>
        <w:t>من قانون</w:t>
      </w:r>
      <w:r w:rsidR="005F41A1" w:rsidRPr="00DE6131">
        <w:rPr>
          <w:rFonts w:hint="cs"/>
          <w:rtl/>
        </w:rPr>
        <w:t xml:space="preserve"> سابان</w:t>
      </w:r>
      <w:r w:rsidR="00CB27D0" w:rsidRPr="00DE6131">
        <w:rPr>
          <w:rFonts w:hint="cs"/>
          <w:rtl/>
        </w:rPr>
        <w:t xml:space="preserve"> </w:t>
      </w:r>
      <w:r w:rsidR="00CB27D0" w:rsidRPr="00E442B9">
        <w:rPr>
          <w:rFonts w:hint="cs"/>
          <w:sz w:val="24"/>
          <w:szCs w:val="24"/>
          <w:rtl/>
        </w:rPr>
        <w:t>93/122</w:t>
      </w:r>
      <w:r w:rsidR="005F41A1" w:rsidRPr="00DE6131">
        <w:rPr>
          <w:rFonts w:hint="cs"/>
          <w:rtl/>
        </w:rPr>
        <w:t>السالف الذكر.</w:t>
      </w:r>
    </w:p>
    <w:p w14:paraId="02922337" w14:textId="78848703" w:rsidR="00DE5810" w:rsidRPr="00DE6131" w:rsidRDefault="00E442B9" w:rsidP="00D74548">
      <w:pPr>
        <w:rPr>
          <w:rtl/>
        </w:rPr>
      </w:pPr>
      <w:r>
        <w:rPr>
          <w:rFonts w:hint="cs"/>
          <w:rtl/>
        </w:rPr>
        <w:t>وقد أ</w:t>
      </w:r>
      <w:r w:rsidR="00FF631D" w:rsidRPr="00DE6131">
        <w:rPr>
          <w:rFonts w:hint="cs"/>
          <w:rtl/>
        </w:rPr>
        <w:t xml:space="preserve">قر المشرع الجزائري إمكانية  تمديد مدة عقد التفويض </w:t>
      </w:r>
      <w:r w:rsidR="0064627E" w:rsidRPr="00DE6131">
        <w:rPr>
          <w:rFonts w:hint="cs"/>
          <w:rtl/>
        </w:rPr>
        <w:t xml:space="preserve">وذلك بموجب </w:t>
      </w:r>
      <w:r w:rsidR="00FF631D" w:rsidRPr="00DE6131">
        <w:rPr>
          <w:rFonts w:hint="cs"/>
          <w:rtl/>
        </w:rPr>
        <w:t>اتفاق ملحق</w:t>
      </w:r>
      <w:r w:rsidR="0064627E" w:rsidRPr="00DE6131">
        <w:rPr>
          <w:rFonts w:hint="cs"/>
          <w:rtl/>
        </w:rPr>
        <w:t xml:space="preserve"> أي </w:t>
      </w:r>
      <w:r w:rsidR="00FF631D" w:rsidRPr="00DE6131">
        <w:rPr>
          <w:rFonts w:hint="cs"/>
          <w:rtl/>
        </w:rPr>
        <w:t xml:space="preserve">بناءا على </w:t>
      </w:r>
      <w:r w:rsidR="0064627E" w:rsidRPr="00DE6131">
        <w:rPr>
          <w:rFonts w:hint="cs"/>
          <w:rtl/>
        </w:rPr>
        <w:t xml:space="preserve">اتفاق المستثمر </w:t>
      </w:r>
      <w:r w:rsidR="00FF631D" w:rsidRPr="00DE6131">
        <w:rPr>
          <w:rFonts w:hint="cs"/>
          <w:rtl/>
        </w:rPr>
        <w:t xml:space="preserve">والسلطة المانحة </w:t>
      </w:r>
      <w:r w:rsidR="0064627E" w:rsidRPr="00DE6131">
        <w:rPr>
          <w:rFonts w:hint="cs"/>
          <w:rtl/>
        </w:rPr>
        <w:t xml:space="preserve"> </w:t>
      </w:r>
      <w:r w:rsidR="00FF631D" w:rsidRPr="00DE6131">
        <w:rPr>
          <w:rFonts w:hint="cs"/>
          <w:rtl/>
        </w:rPr>
        <w:t xml:space="preserve">فيما يبقى </w:t>
      </w:r>
      <w:r w:rsidR="0064627E" w:rsidRPr="00DE6131">
        <w:rPr>
          <w:rFonts w:hint="cs"/>
          <w:rtl/>
        </w:rPr>
        <w:t xml:space="preserve">تعديل </w:t>
      </w:r>
      <w:r w:rsidR="00FF631D" w:rsidRPr="00DE6131">
        <w:rPr>
          <w:rFonts w:hint="cs"/>
          <w:rtl/>
        </w:rPr>
        <w:t xml:space="preserve"> المدة متعلق </w:t>
      </w:r>
      <w:r w:rsidR="0064627E" w:rsidRPr="00DE6131">
        <w:rPr>
          <w:rFonts w:hint="cs"/>
          <w:rtl/>
        </w:rPr>
        <w:t xml:space="preserve"> بشكل التفويض أي يختلف من </w:t>
      </w:r>
      <w:r w:rsidR="00FF631D" w:rsidRPr="00DE6131">
        <w:rPr>
          <w:rFonts w:hint="cs"/>
          <w:rtl/>
        </w:rPr>
        <w:t>صورة الى أخرى</w:t>
      </w:r>
      <w:r>
        <w:rPr>
          <w:rFonts w:hint="cs"/>
          <w:rtl/>
        </w:rPr>
        <w:t xml:space="preserve"> إلا أ</w:t>
      </w:r>
      <w:r w:rsidR="0064627E" w:rsidRPr="00DE6131">
        <w:rPr>
          <w:rFonts w:hint="cs"/>
          <w:rtl/>
        </w:rPr>
        <w:t>نه</w:t>
      </w:r>
      <w:r w:rsidR="00FF631D" w:rsidRPr="00DE6131">
        <w:rPr>
          <w:rFonts w:hint="cs"/>
          <w:rtl/>
        </w:rPr>
        <w:t xml:space="preserve"> في الغالب </w:t>
      </w:r>
      <w:r w:rsidR="00E10F9F" w:rsidRPr="00DE6131">
        <w:rPr>
          <w:rFonts w:hint="cs"/>
          <w:rtl/>
        </w:rPr>
        <w:t>يرتبط</w:t>
      </w:r>
      <w:r w:rsidR="00FF631D" w:rsidRPr="00DE6131">
        <w:rPr>
          <w:rFonts w:hint="cs"/>
          <w:rtl/>
        </w:rPr>
        <w:t xml:space="preserve"> بإقامة ا</w:t>
      </w:r>
      <w:r w:rsidR="0064627E" w:rsidRPr="00DE6131">
        <w:rPr>
          <w:rFonts w:hint="cs"/>
          <w:rtl/>
        </w:rPr>
        <w:t xml:space="preserve">نجازات مادية غير </w:t>
      </w:r>
      <w:r w:rsidR="00FF631D" w:rsidRPr="00DE6131">
        <w:rPr>
          <w:rFonts w:hint="cs"/>
          <w:rtl/>
        </w:rPr>
        <w:t>مذكورة</w:t>
      </w:r>
      <w:r w:rsidR="0064627E" w:rsidRPr="00DE6131">
        <w:rPr>
          <w:rFonts w:hint="cs"/>
          <w:rtl/>
        </w:rPr>
        <w:t xml:space="preserve"> </w:t>
      </w:r>
      <w:r w:rsidR="00FF631D" w:rsidRPr="00DE6131">
        <w:rPr>
          <w:rFonts w:hint="cs"/>
          <w:rtl/>
        </w:rPr>
        <w:t xml:space="preserve">في </w:t>
      </w:r>
      <w:r w:rsidR="0064627E" w:rsidRPr="00DE6131">
        <w:rPr>
          <w:rFonts w:hint="cs"/>
          <w:rtl/>
        </w:rPr>
        <w:t xml:space="preserve">عقد </w:t>
      </w:r>
      <w:r w:rsidR="00FF631D" w:rsidRPr="00DE6131">
        <w:rPr>
          <w:rFonts w:hint="cs"/>
          <w:rtl/>
        </w:rPr>
        <w:t xml:space="preserve">التفويض </w:t>
      </w:r>
      <w:r>
        <w:rPr>
          <w:rFonts w:hint="cs"/>
          <w:rtl/>
        </w:rPr>
        <w:t>أ</w:t>
      </w:r>
      <w:r w:rsidR="0064627E" w:rsidRPr="00DE6131">
        <w:rPr>
          <w:rFonts w:hint="cs"/>
          <w:rtl/>
        </w:rPr>
        <w:t xml:space="preserve">و </w:t>
      </w:r>
      <w:r w:rsidR="00FF631D" w:rsidRPr="00DE6131">
        <w:rPr>
          <w:rFonts w:hint="cs"/>
          <w:rtl/>
        </w:rPr>
        <w:t>في حالة السعي  لضمان</w:t>
      </w:r>
      <w:r w:rsidR="0064627E" w:rsidRPr="00DE6131">
        <w:rPr>
          <w:rFonts w:hint="cs"/>
          <w:rtl/>
        </w:rPr>
        <w:t xml:space="preserve"> استمرارية المرفق العام</w:t>
      </w:r>
      <w:r w:rsidR="00FF631D" w:rsidRPr="00DE6131">
        <w:rPr>
          <w:rFonts w:hint="cs"/>
          <w:rtl/>
        </w:rPr>
        <w:t xml:space="preserve"> المفوض</w:t>
      </w:r>
      <w:r>
        <w:rPr>
          <w:rFonts w:hint="cs"/>
          <w:rtl/>
        </w:rPr>
        <w:t>،</w:t>
      </w:r>
      <w:r w:rsidR="00FF631D" w:rsidRPr="00DE6131">
        <w:rPr>
          <w:rFonts w:hint="cs"/>
          <w:rtl/>
        </w:rPr>
        <w:t xml:space="preserve"> وذلك من  خلال نص </w:t>
      </w:r>
      <w:r w:rsidR="0064627E" w:rsidRPr="00DE6131">
        <w:rPr>
          <w:rFonts w:hint="cs"/>
          <w:rtl/>
        </w:rPr>
        <w:t xml:space="preserve"> المادة</w:t>
      </w:r>
      <w:r w:rsidR="0064627E" w:rsidRPr="00DE6131">
        <w:rPr>
          <w:rFonts w:hint="cs"/>
          <w:b/>
          <w:bCs/>
          <w:rtl/>
        </w:rPr>
        <w:t xml:space="preserve"> </w:t>
      </w:r>
      <w:r w:rsidR="0064627E" w:rsidRPr="00E442B9">
        <w:rPr>
          <w:rFonts w:hint="cs"/>
          <w:sz w:val="24"/>
          <w:szCs w:val="24"/>
          <w:rtl/>
        </w:rPr>
        <w:t>57</w:t>
      </w:r>
      <w:r w:rsidR="0064627E" w:rsidRPr="00DE6131">
        <w:rPr>
          <w:rFonts w:hint="cs"/>
          <w:rtl/>
        </w:rPr>
        <w:t xml:space="preserve"> من المرسوم </w:t>
      </w:r>
      <w:r w:rsidR="0064627E" w:rsidRPr="00E442B9">
        <w:rPr>
          <w:rFonts w:hint="cs"/>
          <w:sz w:val="24"/>
          <w:szCs w:val="24"/>
          <w:rtl/>
        </w:rPr>
        <w:t>18/ 199</w:t>
      </w:r>
      <w:r w:rsidR="00FF631D" w:rsidRPr="00E442B9">
        <w:rPr>
          <w:rFonts w:hint="cs"/>
          <w:sz w:val="24"/>
          <w:szCs w:val="24"/>
          <w:rtl/>
        </w:rPr>
        <w:t xml:space="preserve"> </w:t>
      </w:r>
      <w:r w:rsidR="00F15399">
        <w:rPr>
          <w:rFonts w:hint="cs"/>
          <w:sz w:val="24"/>
          <w:szCs w:val="24"/>
          <w:rtl/>
        </w:rPr>
        <w:t xml:space="preserve">، </w:t>
      </w:r>
      <w:r w:rsidR="00FF631D" w:rsidRPr="00DE6131">
        <w:rPr>
          <w:rFonts w:hint="cs"/>
          <w:rtl/>
        </w:rPr>
        <w:t xml:space="preserve">ويلاحظ في هذا السياق </w:t>
      </w:r>
      <w:r w:rsidR="00F15399">
        <w:rPr>
          <w:rFonts w:hint="cs"/>
          <w:rtl/>
        </w:rPr>
        <w:t xml:space="preserve"> أ</w:t>
      </w:r>
      <w:r w:rsidR="0064627E" w:rsidRPr="00DE6131">
        <w:rPr>
          <w:rFonts w:hint="cs"/>
          <w:rtl/>
        </w:rPr>
        <w:t xml:space="preserve">ن المشرع </w:t>
      </w:r>
      <w:r w:rsidR="00FF631D" w:rsidRPr="00DE6131">
        <w:rPr>
          <w:rFonts w:hint="cs"/>
          <w:rtl/>
        </w:rPr>
        <w:t xml:space="preserve"> الجزائري ينظم فقط تمديد مدة</w:t>
      </w:r>
      <w:r w:rsidR="0064627E" w:rsidRPr="00DE6131">
        <w:rPr>
          <w:rFonts w:hint="cs"/>
          <w:rtl/>
        </w:rPr>
        <w:t xml:space="preserve"> </w:t>
      </w:r>
      <w:r w:rsidR="00FF631D" w:rsidRPr="00DE6131">
        <w:rPr>
          <w:rFonts w:hint="cs"/>
          <w:rtl/>
        </w:rPr>
        <w:t xml:space="preserve">التفويض دون التطرق </w:t>
      </w:r>
      <w:r w:rsidR="0064627E" w:rsidRPr="00DE6131">
        <w:rPr>
          <w:rFonts w:hint="cs"/>
          <w:rtl/>
        </w:rPr>
        <w:t xml:space="preserve"> الى </w:t>
      </w:r>
      <w:r w:rsidR="00FF631D" w:rsidRPr="00DE6131">
        <w:rPr>
          <w:rFonts w:hint="cs"/>
          <w:rtl/>
        </w:rPr>
        <w:t xml:space="preserve">مسألة </w:t>
      </w:r>
      <w:r w:rsidR="0064627E" w:rsidRPr="00DE6131">
        <w:rPr>
          <w:rFonts w:hint="cs"/>
          <w:rtl/>
        </w:rPr>
        <w:t xml:space="preserve">تخفيضها وهذا </w:t>
      </w:r>
      <w:r w:rsidR="00FF631D" w:rsidRPr="00DE6131">
        <w:rPr>
          <w:rFonts w:hint="cs"/>
          <w:rtl/>
        </w:rPr>
        <w:t xml:space="preserve">يرجع </w:t>
      </w:r>
      <w:r w:rsidR="0064627E" w:rsidRPr="00DE6131">
        <w:rPr>
          <w:rFonts w:hint="cs"/>
          <w:rtl/>
        </w:rPr>
        <w:t xml:space="preserve"> الى أهميتها </w:t>
      </w:r>
      <w:r w:rsidR="00FF631D" w:rsidRPr="00DE6131">
        <w:rPr>
          <w:rFonts w:hint="cs"/>
          <w:rtl/>
        </w:rPr>
        <w:t>من ناحية</w:t>
      </w:r>
      <w:r w:rsidR="0064627E" w:rsidRPr="00DE6131">
        <w:rPr>
          <w:rFonts w:hint="cs"/>
          <w:rtl/>
        </w:rPr>
        <w:t xml:space="preserve"> تحقيق اهتلاك الاستثمار وتحفيز المستثمرين</w:t>
      </w:r>
      <w:r w:rsidR="00FF631D" w:rsidRPr="00DE6131">
        <w:rPr>
          <w:rFonts w:hint="cs"/>
          <w:rtl/>
        </w:rPr>
        <w:t xml:space="preserve"> على الاستمرار في ضخ أ</w:t>
      </w:r>
      <w:r w:rsidR="00F15399">
        <w:rPr>
          <w:rFonts w:hint="cs"/>
          <w:rtl/>
        </w:rPr>
        <w:t xml:space="preserve">موالهم في تنشيط المرافق العامة </w:t>
      </w:r>
      <w:r w:rsidR="00FF631D" w:rsidRPr="00DE6131">
        <w:rPr>
          <w:rFonts w:hint="cs"/>
          <w:rtl/>
        </w:rPr>
        <w:t xml:space="preserve">موضوع التفويض </w:t>
      </w:r>
      <w:r w:rsidR="0064627E" w:rsidRPr="00DE6131">
        <w:rPr>
          <w:rFonts w:hint="cs"/>
          <w:rtl/>
        </w:rPr>
        <w:t xml:space="preserve"> كما </w:t>
      </w:r>
      <w:r w:rsidR="00FF631D" w:rsidRPr="00DE6131">
        <w:rPr>
          <w:rFonts w:hint="cs"/>
          <w:rtl/>
        </w:rPr>
        <w:t xml:space="preserve">يلاحظ </w:t>
      </w:r>
      <w:r w:rsidR="00F15399">
        <w:rPr>
          <w:rFonts w:hint="cs"/>
          <w:rtl/>
        </w:rPr>
        <w:t>أ</w:t>
      </w:r>
      <w:r w:rsidR="0064627E" w:rsidRPr="00DE6131">
        <w:rPr>
          <w:rFonts w:hint="cs"/>
          <w:rtl/>
        </w:rPr>
        <w:t>ن عقد التسيير هو</w:t>
      </w:r>
      <w:r w:rsidR="00FF631D" w:rsidRPr="00DE6131">
        <w:rPr>
          <w:rFonts w:hint="cs"/>
          <w:rtl/>
        </w:rPr>
        <w:t xml:space="preserve"> العقد</w:t>
      </w:r>
      <w:r w:rsidR="0064627E" w:rsidRPr="00DE6131">
        <w:rPr>
          <w:rFonts w:hint="cs"/>
          <w:rtl/>
        </w:rPr>
        <w:t xml:space="preserve"> الوحيد الذي لم يشر فيه المشرع الى إمكانية تمديد المدة بالنظر</w:t>
      </w:r>
      <w:r w:rsidR="00F15399">
        <w:rPr>
          <w:rFonts w:hint="cs"/>
          <w:rtl/>
        </w:rPr>
        <w:t>الى عدم إ</w:t>
      </w:r>
      <w:r w:rsidR="0064627E" w:rsidRPr="00DE6131">
        <w:rPr>
          <w:rFonts w:hint="cs"/>
          <w:rtl/>
        </w:rPr>
        <w:t>نطوائه على استثمار حقيقي</w:t>
      </w:r>
      <w:r w:rsidR="0064627E" w:rsidRPr="00DE6131">
        <w:rPr>
          <w:rStyle w:val="Appelnotedebasdep"/>
          <w:color w:val="000000" w:themeColor="text1"/>
          <w:rtl/>
        </w:rPr>
        <w:footnoteReference w:id="298"/>
      </w:r>
      <w:r w:rsidR="00F15399">
        <w:rPr>
          <w:rFonts w:hint="cs"/>
          <w:rtl/>
        </w:rPr>
        <w:t>،</w:t>
      </w:r>
      <w:r w:rsidR="00DE5810" w:rsidRPr="00DE6131">
        <w:rPr>
          <w:rFonts w:hint="cs"/>
          <w:rtl/>
        </w:rPr>
        <w:t xml:space="preserve"> وليس لمدة العقد كذلك أهمية للمتعاقد المسير للمرفق العام المفوض باعتباره يشتغل لحساب السلطة </w:t>
      </w:r>
      <w:r w:rsidR="00E10F9F" w:rsidRPr="00DE6131">
        <w:rPr>
          <w:rFonts w:hint="cs"/>
          <w:rtl/>
        </w:rPr>
        <w:t>المفوضة</w:t>
      </w:r>
      <w:r w:rsidR="00DE5810" w:rsidRPr="00DE6131">
        <w:rPr>
          <w:rFonts w:hint="cs"/>
          <w:rtl/>
        </w:rPr>
        <w:t xml:space="preserve"> فقط وهناك جانب من الفقه ينفي عن هذا العقد صفة عقد التفويض من الأساس لذلك فالمعني الأول في عقد التسيير بطول </w:t>
      </w:r>
      <w:r w:rsidR="005A5CB5" w:rsidRPr="00DE6131">
        <w:rPr>
          <w:rFonts w:hint="cs"/>
          <w:rtl/>
        </w:rPr>
        <w:t>أقصر</w:t>
      </w:r>
      <w:r w:rsidR="00DE5810" w:rsidRPr="00DE6131">
        <w:rPr>
          <w:rFonts w:hint="cs"/>
          <w:rtl/>
        </w:rPr>
        <w:t xml:space="preserve"> المدة هي السلطة المفوضة وليس المتعاقد المسير للمرفق المفوض.</w:t>
      </w:r>
      <w:r w:rsidR="0064627E" w:rsidRPr="00DE6131">
        <w:rPr>
          <w:rFonts w:hint="cs"/>
          <w:rtl/>
        </w:rPr>
        <w:t xml:space="preserve"> </w:t>
      </w:r>
    </w:p>
    <w:p w14:paraId="673F419D" w14:textId="2FB21FB6" w:rsidR="005F41A1" w:rsidRPr="00DE6131" w:rsidRDefault="005A0904" w:rsidP="00D74548">
      <w:pPr>
        <w:rPr>
          <w:rtl/>
        </w:rPr>
      </w:pPr>
      <w:r>
        <w:rPr>
          <w:rFonts w:hint="cs"/>
          <w:rtl/>
        </w:rPr>
        <w:t>لأ</w:t>
      </w:r>
      <w:r w:rsidR="002379E6" w:rsidRPr="00DE6131">
        <w:rPr>
          <w:rFonts w:hint="cs"/>
          <w:rtl/>
        </w:rPr>
        <w:t xml:space="preserve">ن مدة تفويض المرفق العام </w:t>
      </w:r>
      <w:r w:rsidR="00DE5810" w:rsidRPr="00DE6131">
        <w:rPr>
          <w:rFonts w:hint="cs"/>
          <w:rtl/>
        </w:rPr>
        <w:t>تلعب</w:t>
      </w:r>
      <w:r w:rsidR="002379E6" w:rsidRPr="00DE6131">
        <w:rPr>
          <w:rFonts w:hint="cs"/>
          <w:rtl/>
        </w:rPr>
        <w:t xml:space="preserve"> دورا بالغ الأهمية في العقد </w:t>
      </w:r>
      <w:r w:rsidR="00DE5810" w:rsidRPr="00DE6131">
        <w:rPr>
          <w:rFonts w:hint="cs"/>
          <w:rtl/>
        </w:rPr>
        <w:t xml:space="preserve">نظرا </w:t>
      </w:r>
      <w:r w:rsidR="002379E6" w:rsidRPr="00DE6131">
        <w:rPr>
          <w:rFonts w:hint="cs"/>
          <w:rtl/>
        </w:rPr>
        <w:t>لتعلقها الوثيق بالعائدات</w:t>
      </w:r>
      <w:r w:rsidR="00DE5810" w:rsidRPr="00DE6131">
        <w:rPr>
          <w:rFonts w:hint="cs"/>
          <w:rtl/>
        </w:rPr>
        <w:t xml:space="preserve"> المالية </w:t>
      </w:r>
      <w:r w:rsidR="002379E6" w:rsidRPr="00DE6131">
        <w:rPr>
          <w:rFonts w:hint="cs"/>
          <w:rtl/>
        </w:rPr>
        <w:t>المحصلة بالخصوص من</w:t>
      </w:r>
      <w:r w:rsidR="00DE5810" w:rsidRPr="00DE6131">
        <w:rPr>
          <w:rFonts w:hint="cs"/>
          <w:rtl/>
        </w:rPr>
        <w:t xml:space="preserve"> </w:t>
      </w:r>
      <w:r w:rsidR="00E10F9F" w:rsidRPr="00DE6131">
        <w:rPr>
          <w:rFonts w:hint="cs"/>
          <w:rtl/>
        </w:rPr>
        <w:t>الإيرادا</w:t>
      </w:r>
      <w:r w:rsidR="00E10F9F" w:rsidRPr="00DE6131">
        <w:rPr>
          <w:rtl/>
        </w:rPr>
        <w:t>ت</w:t>
      </w:r>
      <w:r w:rsidR="002379E6" w:rsidRPr="00DE6131">
        <w:rPr>
          <w:rFonts w:hint="cs"/>
          <w:rtl/>
        </w:rPr>
        <w:t xml:space="preserve"> التي يحققها</w:t>
      </w:r>
      <w:r w:rsidR="00DE5810" w:rsidRPr="00DE6131">
        <w:rPr>
          <w:rFonts w:hint="cs"/>
          <w:rtl/>
        </w:rPr>
        <w:t xml:space="preserve"> المرفق </w:t>
      </w:r>
      <w:r w:rsidR="002379E6" w:rsidRPr="00DE6131">
        <w:rPr>
          <w:rFonts w:hint="cs"/>
          <w:rtl/>
        </w:rPr>
        <w:t>العام المفوض،</w:t>
      </w:r>
      <w:r w:rsidR="00DE5810" w:rsidRPr="00DE6131">
        <w:rPr>
          <w:rFonts w:hint="cs"/>
          <w:rtl/>
        </w:rPr>
        <w:t xml:space="preserve"> فكلما كانت المدة </w:t>
      </w:r>
      <w:r w:rsidR="002379E6" w:rsidRPr="00DE6131">
        <w:rPr>
          <w:rFonts w:hint="cs"/>
          <w:rtl/>
        </w:rPr>
        <w:t xml:space="preserve">متجانسة مع </w:t>
      </w:r>
      <w:r w:rsidR="00DE5810" w:rsidRPr="00DE6131">
        <w:rPr>
          <w:rFonts w:hint="cs"/>
          <w:rtl/>
        </w:rPr>
        <w:t xml:space="preserve">حجم الاستثمارات </w:t>
      </w:r>
      <w:r w:rsidR="002379E6" w:rsidRPr="00DE6131">
        <w:rPr>
          <w:rFonts w:hint="cs"/>
          <w:rtl/>
        </w:rPr>
        <w:t>المجسدة في</w:t>
      </w:r>
      <w:r w:rsidR="00DE5810" w:rsidRPr="00DE6131">
        <w:rPr>
          <w:rFonts w:hint="cs"/>
          <w:rtl/>
        </w:rPr>
        <w:t xml:space="preserve"> إدارة </w:t>
      </w:r>
      <w:r w:rsidR="002379E6" w:rsidRPr="00DE6131">
        <w:rPr>
          <w:rFonts w:hint="cs"/>
          <w:rtl/>
        </w:rPr>
        <w:t>واستغلال المرفق</w:t>
      </w:r>
      <w:r w:rsidR="00DE5810" w:rsidRPr="00DE6131">
        <w:rPr>
          <w:rFonts w:hint="cs"/>
          <w:rtl/>
        </w:rPr>
        <w:t xml:space="preserve"> العام </w:t>
      </w:r>
      <w:r w:rsidR="002379E6" w:rsidRPr="00DE6131">
        <w:rPr>
          <w:rFonts w:hint="cs"/>
          <w:rtl/>
        </w:rPr>
        <w:t xml:space="preserve">موضوع التفويض </w:t>
      </w:r>
      <w:r w:rsidR="00DE5810" w:rsidRPr="00DE6131">
        <w:rPr>
          <w:rFonts w:hint="cs"/>
          <w:rtl/>
        </w:rPr>
        <w:t xml:space="preserve">كلما كان الاستثمار في المرفق </w:t>
      </w:r>
      <w:r w:rsidR="002379E6" w:rsidRPr="00DE6131">
        <w:rPr>
          <w:rFonts w:hint="cs"/>
          <w:rtl/>
        </w:rPr>
        <w:t xml:space="preserve">ناجعا وحقق الأهداف المرجوة منه، </w:t>
      </w:r>
      <w:r w:rsidR="00DE5810" w:rsidRPr="00DE6131">
        <w:rPr>
          <w:rFonts w:hint="cs"/>
          <w:rtl/>
        </w:rPr>
        <w:t xml:space="preserve">ولذلك تكون المدة من </w:t>
      </w:r>
      <w:r w:rsidR="002379E6" w:rsidRPr="00DE6131">
        <w:rPr>
          <w:rFonts w:hint="cs"/>
          <w:rtl/>
        </w:rPr>
        <w:t xml:space="preserve">الأركان </w:t>
      </w:r>
      <w:r w:rsidR="00DE5810" w:rsidRPr="00DE6131">
        <w:rPr>
          <w:rFonts w:hint="cs"/>
          <w:rtl/>
        </w:rPr>
        <w:t xml:space="preserve">الجوهرية في عقد التفويض التي يحرص المفوض اليه عليها </w:t>
      </w:r>
      <w:r w:rsidR="00CB27D0" w:rsidRPr="00DE6131">
        <w:rPr>
          <w:rFonts w:hint="cs"/>
          <w:rtl/>
        </w:rPr>
        <w:t xml:space="preserve">بشكل أساسي </w:t>
      </w:r>
      <w:r>
        <w:rPr>
          <w:rFonts w:hint="cs"/>
          <w:rtl/>
        </w:rPr>
        <w:t>أ</w:t>
      </w:r>
      <w:r w:rsidR="00DE5810" w:rsidRPr="00DE6131">
        <w:rPr>
          <w:rFonts w:hint="cs"/>
          <w:rtl/>
        </w:rPr>
        <w:t>ثناء مرحلة المفاوضات ال</w:t>
      </w:r>
      <w:r w:rsidR="00CB27D0" w:rsidRPr="00DE6131">
        <w:rPr>
          <w:rFonts w:hint="cs"/>
          <w:rtl/>
        </w:rPr>
        <w:t>تي تسبق عم</w:t>
      </w:r>
      <w:r>
        <w:rPr>
          <w:rFonts w:hint="cs"/>
          <w:rtl/>
        </w:rPr>
        <w:t>لية إبرام عقد التفويض، ومن أ</w:t>
      </w:r>
      <w:r w:rsidR="00CB27D0" w:rsidRPr="00DE6131">
        <w:rPr>
          <w:rFonts w:hint="cs"/>
          <w:rtl/>
        </w:rPr>
        <w:t xml:space="preserve">جل ذلك </w:t>
      </w:r>
      <w:r w:rsidR="00DE5810" w:rsidRPr="00DE6131">
        <w:rPr>
          <w:rFonts w:hint="cs"/>
          <w:rtl/>
        </w:rPr>
        <w:t xml:space="preserve"> تسعى السلطة </w:t>
      </w:r>
      <w:r w:rsidR="00CB27D0" w:rsidRPr="00DE6131">
        <w:rPr>
          <w:rFonts w:hint="cs"/>
          <w:rtl/>
        </w:rPr>
        <w:t>المانحة للتفويض</w:t>
      </w:r>
      <w:r w:rsidR="00DE5810" w:rsidRPr="00DE6131">
        <w:rPr>
          <w:rFonts w:hint="cs"/>
          <w:rtl/>
        </w:rPr>
        <w:t xml:space="preserve"> </w:t>
      </w:r>
      <w:r w:rsidR="00CB27D0" w:rsidRPr="00DE6131">
        <w:rPr>
          <w:rFonts w:hint="cs"/>
          <w:rtl/>
        </w:rPr>
        <w:t>الى التأكد من</w:t>
      </w:r>
      <w:r w:rsidR="00DE5810" w:rsidRPr="00DE6131">
        <w:rPr>
          <w:rFonts w:hint="cs"/>
          <w:rtl/>
        </w:rPr>
        <w:t xml:space="preserve"> ضمان المدة </w:t>
      </w:r>
      <w:r w:rsidR="00CB27D0" w:rsidRPr="00DE6131">
        <w:rPr>
          <w:rFonts w:hint="cs"/>
          <w:rtl/>
        </w:rPr>
        <w:t>المناسبة</w:t>
      </w:r>
      <w:r w:rsidR="00DE5810" w:rsidRPr="00DE6131">
        <w:rPr>
          <w:rFonts w:hint="cs"/>
          <w:rtl/>
        </w:rPr>
        <w:t xml:space="preserve"> لكل </w:t>
      </w:r>
      <w:r w:rsidR="00CB27D0" w:rsidRPr="00DE6131">
        <w:rPr>
          <w:rFonts w:hint="cs"/>
          <w:rtl/>
        </w:rPr>
        <w:t>شكل</w:t>
      </w:r>
      <w:r w:rsidR="00DE5810" w:rsidRPr="00DE6131">
        <w:rPr>
          <w:rFonts w:hint="cs"/>
          <w:rtl/>
        </w:rPr>
        <w:t xml:space="preserve"> من </w:t>
      </w:r>
      <w:r w:rsidR="00CB27D0" w:rsidRPr="00DE6131">
        <w:rPr>
          <w:rFonts w:hint="cs"/>
          <w:rtl/>
        </w:rPr>
        <w:t>أشكال</w:t>
      </w:r>
      <w:r w:rsidR="00DE5810" w:rsidRPr="00DE6131">
        <w:rPr>
          <w:rFonts w:hint="cs"/>
          <w:rtl/>
        </w:rPr>
        <w:t xml:space="preserve"> عقود التفويض </w:t>
      </w:r>
      <w:r w:rsidR="00CB27D0" w:rsidRPr="00DE6131">
        <w:rPr>
          <w:rFonts w:hint="cs"/>
          <w:rtl/>
        </w:rPr>
        <w:t>بهدف حصول</w:t>
      </w:r>
      <w:r w:rsidR="00DE5810" w:rsidRPr="00DE6131">
        <w:rPr>
          <w:rFonts w:hint="cs"/>
          <w:rtl/>
        </w:rPr>
        <w:t xml:space="preserve"> الموازنة </w:t>
      </w:r>
      <w:r w:rsidR="00CB27D0" w:rsidRPr="00DE6131">
        <w:rPr>
          <w:rFonts w:hint="cs"/>
          <w:rtl/>
        </w:rPr>
        <w:t xml:space="preserve"> المطلوبة </w:t>
      </w:r>
      <w:r w:rsidR="00DE5810" w:rsidRPr="00DE6131">
        <w:rPr>
          <w:rFonts w:hint="cs"/>
          <w:rtl/>
        </w:rPr>
        <w:t xml:space="preserve">بين حقوق المفوض له والمتمثلة في تحقيق </w:t>
      </w:r>
      <w:r w:rsidR="00CB27D0" w:rsidRPr="00DE6131">
        <w:rPr>
          <w:rFonts w:hint="cs"/>
          <w:rtl/>
        </w:rPr>
        <w:t>المكاسب المالية المعقولة</w:t>
      </w:r>
      <w:r w:rsidR="00DE5810" w:rsidRPr="00DE6131">
        <w:rPr>
          <w:rFonts w:hint="cs"/>
          <w:rtl/>
        </w:rPr>
        <w:t xml:space="preserve"> وضمان المصلحة العامة من خلال انتظام سير المرفق العام واستفادة مستخدمي المرفق من خدمة عمومية ذات جودة</w:t>
      </w:r>
      <w:r w:rsidR="00CB27D0" w:rsidRPr="00DE6131">
        <w:rPr>
          <w:rFonts w:hint="cs"/>
          <w:rtl/>
        </w:rPr>
        <w:t xml:space="preserve"> مرضية للجميع وبالخصوص المنتفعين من خدمات المرفق العام.</w:t>
      </w:r>
      <w:r w:rsidR="005F41A1" w:rsidRPr="00DE6131">
        <w:rPr>
          <w:rFonts w:hint="cs"/>
          <w:rtl/>
        </w:rPr>
        <w:t xml:space="preserve"> </w:t>
      </w:r>
    </w:p>
    <w:p w14:paraId="43EAA246" w14:textId="29DFDD18" w:rsidR="0064627E" w:rsidRPr="00DE6131" w:rsidRDefault="005A0904" w:rsidP="00D74548">
      <w:pPr>
        <w:rPr>
          <w:sz w:val="24"/>
          <w:szCs w:val="24"/>
          <w:rtl/>
        </w:rPr>
      </w:pPr>
      <w:r>
        <w:rPr>
          <w:rFonts w:hint="cs"/>
          <w:rtl/>
        </w:rPr>
        <w:t>وبالتالي فإ</w:t>
      </w:r>
      <w:r w:rsidR="005F41A1" w:rsidRPr="00DE6131">
        <w:rPr>
          <w:rFonts w:hint="cs"/>
          <w:rtl/>
        </w:rPr>
        <w:t>ن احترام الفترة الز</w:t>
      </w:r>
      <w:r>
        <w:rPr>
          <w:rFonts w:hint="cs"/>
          <w:rtl/>
        </w:rPr>
        <w:t>منية المخصصة لعقد التفويض يشكل أ</w:t>
      </w:r>
      <w:r w:rsidR="005F41A1" w:rsidRPr="00DE6131">
        <w:rPr>
          <w:rFonts w:hint="cs"/>
          <w:rtl/>
        </w:rPr>
        <w:t>حد الالتزامات ال</w:t>
      </w:r>
      <w:r>
        <w:rPr>
          <w:rFonts w:hint="cs"/>
          <w:rtl/>
        </w:rPr>
        <w:t>أ</w:t>
      </w:r>
      <w:r w:rsidR="005F41A1" w:rsidRPr="00DE6131">
        <w:rPr>
          <w:rFonts w:hint="cs"/>
          <w:rtl/>
        </w:rPr>
        <w:t>ساسية الواقعة على عاتق السلطة المفوضة</w:t>
      </w:r>
      <w:r>
        <w:rPr>
          <w:rFonts w:hint="cs"/>
          <w:rtl/>
        </w:rPr>
        <w:t>،</w:t>
      </w:r>
      <w:r w:rsidR="005F41A1" w:rsidRPr="00DE6131">
        <w:rPr>
          <w:rFonts w:hint="cs"/>
          <w:rtl/>
        </w:rPr>
        <w:t xml:space="preserve"> فالمفوض اليه يسع</w:t>
      </w:r>
      <w:r>
        <w:rPr>
          <w:rFonts w:hint="cs"/>
          <w:rtl/>
        </w:rPr>
        <w:t>ى من جراء إ</w:t>
      </w:r>
      <w:r w:rsidR="005F41A1" w:rsidRPr="00DE6131">
        <w:rPr>
          <w:rFonts w:hint="cs"/>
          <w:rtl/>
        </w:rPr>
        <w:t xml:space="preserve">قباله على عملية الاستثمار في المرفق العام </w:t>
      </w:r>
      <w:r w:rsidR="00EC6E27" w:rsidRPr="00DE6131">
        <w:rPr>
          <w:rFonts w:hint="cs"/>
          <w:rtl/>
        </w:rPr>
        <w:t>بلوغ</w:t>
      </w:r>
      <w:r>
        <w:rPr>
          <w:rFonts w:hint="cs"/>
          <w:rtl/>
        </w:rPr>
        <w:t xml:space="preserve"> أ</w:t>
      </w:r>
      <w:r w:rsidR="005F41A1" w:rsidRPr="00DE6131">
        <w:rPr>
          <w:rFonts w:hint="cs"/>
          <w:rtl/>
        </w:rPr>
        <w:t xml:space="preserve">كبر قدر ممكن من </w:t>
      </w:r>
      <w:r w:rsidR="00EC6E27" w:rsidRPr="00DE6131">
        <w:rPr>
          <w:rFonts w:hint="cs"/>
          <w:rtl/>
        </w:rPr>
        <w:t>المصالح</w:t>
      </w:r>
      <w:r w:rsidR="005F41A1" w:rsidRPr="00DE6131">
        <w:rPr>
          <w:rFonts w:hint="cs"/>
          <w:rtl/>
        </w:rPr>
        <w:t xml:space="preserve"> </w:t>
      </w:r>
      <w:r w:rsidR="00EC6E27" w:rsidRPr="00DE6131">
        <w:rPr>
          <w:rFonts w:hint="cs"/>
          <w:rtl/>
        </w:rPr>
        <w:t xml:space="preserve"> المادية وتجسيد</w:t>
      </w:r>
      <w:r w:rsidR="005F41A1" w:rsidRPr="00DE6131">
        <w:rPr>
          <w:rFonts w:hint="cs"/>
          <w:rtl/>
        </w:rPr>
        <w:t xml:space="preserve"> ذلك </w:t>
      </w:r>
      <w:r w:rsidR="00EC6E27" w:rsidRPr="00DE6131">
        <w:rPr>
          <w:rFonts w:hint="cs"/>
          <w:rtl/>
        </w:rPr>
        <w:t xml:space="preserve">لابد له </w:t>
      </w:r>
      <w:r w:rsidR="005F41A1" w:rsidRPr="00DE6131">
        <w:rPr>
          <w:rFonts w:hint="cs"/>
          <w:rtl/>
        </w:rPr>
        <w:t xml:space="preserve"> من </w:t>
      </w:r>
      <w:r w:rsidR="00EC6E27" w:rsidRPr="00DE6131">
        <w:rPr>
          <w:rFonts w:hint="cs"/>
          <w:rtl/>
        </w:rPr>
        <w:t>مدة زمنية تكون معقولة و</w:t>
      </w:r>
      <w:r w:rsidR="005F41A1" w:rsidRPr="00DE6131">
        <w:rPr>
          <w:rFonts w:hint="cs"/>
          <w:rtl/>
        </w:rPr>
        <w:t xml:space="preserve"> كافية تسمح له </w:t>
      </w:r>
      <w:r w:rsidR="00EC6E27" w:rsidRPr="00DE6131">
        <w:rPr>
          <w:rFonts w:hint="cs"/>
          <w:rtl/>
        </w:rPr>
        <w:t>باهتلاك</w:t>
      </w:r>
      <w:r w:rsidR="005F41A1" w:rsidRPr="00DE6131">
        <w:rPr>
          <w:rFonts w:hint="cs"/>
          <w:rtl/>
        </w:rPr>
        <w:t xml:space="preserve"> </w:t>
      </w:r>
      <w:r w:rsidR="00E10F9F" w:rsidRPr="00DE6131">
        <w:rPr>
          <w:rFonts w:hint="cs"/>
          <w:rtl/>
        </w:rPr>
        <w:t>المنشآت</w:t>
      </w:r>
      <w:r w:rsidR="005F41A1" w:rsidRPr="00DE6131">
        <w:rPr>
          <w:rFonts w:hint="cs"/>
          <w:rtl/>
        </w:rPr>
        <w:t xml:space="preserve"> </w:t>
      </w:r>
      <w:r w:rsidR="00E10F9F" w:rsidRPr="00DE6131">
        <w:rPr>
          <w:rFonts w:hint="cs"/>
          <w:rtl/>
        </w:rPr>
        <w:t>بالأموال</w:t>
      </w:r>
      <w:r w:rsidR="005F41A1" w:rsidRPr="00DE6131">
        <w:rPr>
          <w:rFonts w:hint="cs"/>
          <w:rtl/>
        </w:rPr>
        <w:t xml:space="preserve"> اللازمة </w:t>
      </w:r>
      <w:r w:rsidR="00EC6E27" w:rsidRPr="00DE6131">
        <w:rPr>
          <w:rFonts w:hint="cs"/>
          <w:rtl/>
        </w:rPr>
        <w:t>لتنفيذ</w:t>
      </w:r>
      <w:r w:rsidR="005F41A1" w:rsidRPr="00DE6131">
        <w:rPr>
          <w:rFonts w:hint="cs"/>
          <w:rtl/>
        </w:rPr>
        <w:t xml:space="preserve"> المشروع</w:t>
      </w:r>
      <w:r>
        <w:rPr>
          <w:rFonts w:hint="cs"/>
          <w:rtl/>
        </w:rPr>
        <w:t>،</w:t>
      </w:r>
      <w:r w:rsidR="005F41A1" w:rsidRPr="00DE6131">
        <w:rPr>
          <w:rFonts w:hint="cs"/>
          <w:rtl/>
        </w:rPr>
        <w:t xml:space="preserve"> </w:t>
      </w:r>
      <w:r w:rsidR="00EC6E27" w:rsidRPr="00DE6131">
        <w:rPr>
          <w:rFonts w:hint="cs"/>
          <w:rtl/>
        </w:rPr>
        <w:t>فتعيين</w:t>
      </w:r>
      <w:r w:rsidR="005F41A1" w:rsidRPr="00DE6131">
        <w:rPr>
          <w:rFonts w:hint="cs"/>
          <w:rtl/>
        </w:rPr>
        <w:t xml:space="preserve"> المدة يشكل ضمانة </w:t>
      </w:r>
      <w:r w:rsidR="00EC6E27" w:rsidRPr="00DE6131">
        <w:rPr>
          <w:rFonts w:hint="cs"/>
          <w:rtl/>
        </w:rPr>
        <w:t xml:space="preserve">جوهرية </w:t>
      </w:r>
      <w:r w:rsidR="005F41A1" w:rsidRPr="00DE6131">
        <w:rPr>
          <w:rFonts w:hint="cs"/>
          <w:rtl/>
        </w:rPr>
        <w:t xml:space="preserve">تسمح </w:t>
      </w:r>
      <w:r w:rsidR="00EC6E27" w:rsidRPr="00DE6131">
        <w:rPr>
          <w:rFonts w:hint="cs"/>
          <w:rtl/>
        </w:rPr>
        <w:t>لصاحب التفويض من</w:t>
      </w:r>
      <w:r w:rsidR="005F41A1" w:rsidRPr="00DE6131">
        <w:rPr>
          <w:rFonts w:hint="cs"/>
          <w:rtl/>
        </w:rPr>
        <w:t xml:space="preserve"> تحقيق </w:t>
      </w:r>
      <w:r w:rsidR="00EC6E27" w:rsidRPr="00DE6131">
        <w:rPr>
          <w:rFonts w:hint="cs"/>
          <w:rtl/>
        </w:rPr>
        <w:t>المرفق العام</w:t>
      </w:r>
      <w:r w:rsidR="005F41A1" w:rsidRPr="00DE6131">
        <w:rPr>
          <w:rFonts w:hint="cs"/>
          <w:rtl/>
        </w:rPr>
        <w:t xml:space="preserve"> وفقا </w:t>
      </w:r>
      <w:r w:rsidR="00EC6E27" w:rsidRPr="00DE6131">
        <w:rPr>
          <w:rFonts w:hint="cs"/>
          <w:rtl/>
        </w:rPr>
        <w:t xml:space="preserve"> </w:t>
      </w:r>
      <w:r w:rsidR="00E10F9F" w:rsidRPr="00DE6131">
        <w:rPr>
          <w:rFonts w:hint="cs"/>
          <w:rtl/>
        </w:rPr>
        <w:t>لإمكانياته</w:t>
      </w:r>
      <w:r w:rsidR="00EC6E27" w:rsidRPr="00DE6131">
        <w:rPr>
          <w:rFonts w:hint="cs"/>
          <w:rtl/>
        </w:rPr>
        <w:t xml:space="preserve"> و</w:t>
      </w:r>
      <w:r w:rsidR="005F41A1" w:rsidRPr="00DE6131">
        <w:rPr>
          <w:rFonts w:hint="cs"/>
          <w:rtl/>
        </w:rPr>
        <w:t xml:space="preserve">تقديراته الخاصة ومن ناحية أخرى تعتبر المدة </w:t>
      </w:r>
      <w:r w:rsidR="00EC6E27" w:rsidRPr="00DE6131">
        <w:rPr>
          <w:rFonts w:hint="cs"/>
          <w:rtl/>
        </w:rPr>
        <w:t xml:space="preserve">ضرورة من </w:t>
      </w:r>
      <w:r w:rsidR="00AC0886">
        <w:rPr>
          <w:rFonts w:hint="cs"/>
          <w:rtl/>
        </w:rPr>
        <w:t>أ</w:t>
      </w:r>
      <w:r w:rsidR="00EC6E27" w:rsidRPr="00DE6131">
        <w:rPr>
          <w:rFonts w:hint="cs"/>
          <w:rtl/>
        </w:rPr>
        <w:t xml:space="preserve">جل </w:t>
      </w:r>
      <w:r w:rsidR="00AC0886">
        <w:rPr>
          <w:rFonts w:hint="cs"/>
          <w:rtl/>
        </w:rPr>
        <w:t>تأ</w:t>
      </w:r>
      <w:r w:rsidR="005F41A1" w:rsidRPr="00DE6131">
        <w:rPr>
          <w:rFonts w:hint="cs"/>
          <w:rtl/>
        </w:rPr>
        <w:t xml:space="preserve">مين للمنتفع وللغير ضمان استمرارية المرفق العام وهذا </w:t>
      </w:r>
      <w:r w:rsidR="00AC0886">
        <w:rPr>
          <w:rFonts w:hint="cs"/>
          <w:rtl/>
        </w:rPr>
        <w:t>يؤدي الى أ</w:t>
      </w:r>
      <w:r w:rsidR="00EC6E27" w:rsidRPr="00DE6131">
        <w:rPr>
          <w:rFonts w:hint="cs"/>
          <w:rtl/>
        </w:rPr>
        <w:t xml:space="preserve">ن </w:t>
      </w:r>
      <w:r w:rsidR="005F41A1" w:rsidRPr="00DE6131">
        <w:rPr>
          <w:rFonts w:hint="cs"/>
          <w:rtl/>
        </w:rPr>
        <w:t xml:space="preserve"> التمديد في مدة </w:t>
      </w:r>
      <w:r w:rsidR="00EC6E27" w:rsidRPr="00DE6131">
        <w:rPr>
          <w:rFonts w:hint="cs"/>
          <w:rtl/>
        </w:rPr>
        <w:t>عقد التفويض تعد</w:t>
      </w:r>
      <w:r w:rsidR="005F41A1" w:rsidRPr="00DE6131">
        <w:rPr>
          <w:rFonts w:hint="cs"/>
          <w:rtl/>
        </w:rPr>
        <w:t xml:space="preserve"> ضمانة</w:t>
      </w:r>
      <w:r w:rsidR="00EC6E27" w:rsidRPr="00DE6131">
        <w:rPr>
          <w:rFonts w:hint="cs"/>
          <w:rtl/>
        </w:rPr>
        <w:t xml:space="preserve"> إضافية</w:t>
      </w:r>
      <w:r w:rsidR="005F41A1" w:rsidRPr="00DE6131">
        <w:rPr>
          <w:rFonts w:hint="cs"/>
          <w:rtl/>
        </w:rPr>
        <w:t xml:space="preserve"> بالنسبة للمتعاقد فالمادة </w:t>
      </w:r>
      <w:r w:rsidR="005F41A1" w:rsidRPr="00AC0886">
        <w:rPr>
          <w:rFonts w:hint="cs"/>
          <w:sz w:val="24"/>
          <w:szCs w:val="24"/>
          <w:rtl/>
        </w:rPr>
        <w:t xml:space="preserve">40 </w:t>
      </w:r>
      <w:r w:rsidR="005F41A1" w:rsidRPr="00DE6131">
        <w:rPr>
          <w:rFonts w:hint="cs"/>
          <w:rtl/>
        </w:rPr>
        <w:t>من قانون سابان رسمت الاطار القانوني للمدة وحددت الحالات التي يمكن فيها تمديد عقد التفويض</w:t>
      </w:r>
      <w:r w:rsidR="005F41A1" w:rsidRPr="00DE6131">
        <w:rPr>
          <w:rStyle w:val="Appelnotedebasdep"/>
          <w:color w:val="000000" w:themeColor="text1"/>
          <w:rtl/>
        </w:rPr>
        <w:footnoteReference w:id="299"/>
      </w:r>
      <w:r w:rsidR="00AC0886">
        <w:rPr>
          <w:rFonts w:hint="cs"/>
          <w:rtl/>
        </w:rPr>
        <w:t>،</w:t>
      </w:r>
      <w:r w:rsidR="00EC6E27" w:rsidRPr="00DE6131">
        <w:rPr>
          <w:rFonts w:hint="cs"/>
          <w:rtl/>
        </w:rPr>
        <w:t xml:space="preserve"> فالمدة</w:t>
      </w:r>
      <w:r w:rsidR="005F41A1" w:rsidRPr="00DE6131">
        <w:rPr>
          <w:rFonts w:hint="cs"/>
          <w:rtl/>
        </w:rPr>
        <w:t xml:space="preserve"> لها دور أساسي في تقييم واسترجاع المستثمر </w:t>
      </w:r>
      <w:r w:rsidR="00E10F9F" w:rsidRPr="00DE6131">
        <w:rPr>
          <w:rFonts w:hint="cs"/>
          <w:rtl/>
        </w:rPr>
        <w:t>لأمواله</w:t>
      </w:r>
      <w:r w:rsidR="005F41A1" w:rsidRPr="00DE6131">
        <w:rPr>
          <w:rFonts w:hint="cs"/>
          <w:rtl/>
        </w:rPr>
        <w:t xml:space="preserve"> </w:t>
      </w:r>
      <w:r w:rsidR="00EC6E27" w:rsidRPr="00DE6131">
        <w:rPr>
          <w:rFonts w:hint="cs"/>
          <w:rtl/>
        </w:rPr>
        <w:t>المنفقة</w:t>
      </w:r>
      <w:r w:rsidR="005F41A1" w:rsidRPr="00DE6131">
        <w:rPr>
          <w:rFonts w:hint="cs"/>
          <w:rtl/>
        </w:rPr>
        <w:t xml:space="preserve"> في المرفق وتحقيق الربح و هي قيد على المستثمر باعتباره مرتبط بزمن معين عكس الاستثمار الخاص لذلك وجب عليه وضع خطط دقيقة لكيفية تنفيذ استثمار</w:t>
      </w:r>
      <w:r w:rsidR="0093023E">
        <w:rPr>
          <w:rFonts w:hint="cs"/>
          <w:rtl/>
        </w:rPr>
        <w:t>اته</w:t>
      </w:r>
      <w:r w:rsidR="005F41A1" w:rsidRPr="00DE6131">
        <w:rPr>
          <w:rFonts w:hint="cs"/>
          <w:rtl/>
        </w:rPr>
        <w:t xml:space="preserve"> خلال المدة المتفق عليها</w:t>
      </w:r>
      <w:r w:rsidR="0093023E">
        <w:rPr>
          <w:rFonts w:hint="cs"/>
          <w:rtl/>
        </w:rPr>
        <w:t>.</w:t>
      </w:r>
      <w:r w:rsidR="005F41A1" w:rsidRPr="00DE6131">
        <w:rPr>
          <w:rFonts w:hint="cs"/>
          <w:rtl/>
        </w:rPr>
        <w:t xml:space="preserve"> </w:t>
      </w:r>
    </w:p>
    <w:p w14:paraId="1BE36D6C" w14:textId="611C66A9" w:rsidR="0064627E" w:rsidRPr="00DE6131" w:rsidRDefault="007E1D8C" w:rsidP="00DC6D1B">
      <w:pPr>
        <w:rPr>
          <w:color w:val="000000" w:themeColor="text1"/>
          <w:rtl/>
        </w:rPr>
      </w:pPr>
      <w:r w:rsidRPr="00DE6131">
        <w:rPr>
          <w:rFonts w:hint="cs"/>
          <w:color w:val="000000" w:themeColor="text1"/>
          <w:rtl/>
        </w:rPr>
        <w:t>وفي فيما يخص المشرع الجزائري</w:t>
      </w:r>
      <w:r w:rsidR="0093023E">
        <w:rPr>
          <w:rFonts w:hint="cs"/>
          <w:color w:val="000000" w:themeColor="text1"/>
          <w:rtl/>
        </w:rPr>
        <w:t xml:space="preserve"> فإ</w:t>
      </w:r>
      <w:r w:rsidR="0064627E" w:rsidRPr="00DE6131">
        <w:rPr>
          <w:rFonts w:hint="cs"/>
          <w:color w:val="000000" w:themeColor="text1"/>
          <w:rtl/>
        </w:rPr>
        <w:t xml:space="preserve">نه لم يحدد مدة عقد تفويض </w:t>
      </w:r>
      <w:r w:rsidR="00291517" w:rsidRPr="00DE6131">
        <w:rPr>
          <w:rFonts w:hint="cs"/>
          <w:color w:val="000000" w:themeColor="text1"/>
          <w:rtl/>
        </w:rPr>
        <w:t xml:space="preserve">المرفق العام بشكل عام </w:t>
      </w:r>
      <w:r w:rsidR="0064627E" w:rsidRPr="00DE6131">
        <w:rPr>
          <w:rFonts w:hint="cs"/>
          <w:color w:val="000000" w:themeColor="text1"/>
          <w:rtl/>
        </w:rPr>
        <w:t xml:space="preserve">في المرسوم الرئاسي </w:t>
      </w:r>
      <w:r w:rsidR="0064627E" w:rsidRPr="0093023E">
        <w:rPr>
          <w:rFonts w:asciiTheme="majorBidi" w:hAnsiTheme="majorBidi" w:cstheme="majorBidi"/>
          <w:color w:val="000000" w:themeColor="text1"/>
          <w:sz w:val="24"/>
          <w:szCs w:val="24"/>
          <w:rtl/>
        </w:rPr>
        <w:t>15/247</w:t>
      </w:r>
      <w:r w:rsidR="0064627E" w:rsidRPr="00DE6131">
        <w:rPr>
          <w:rFonts w:hint="cs"/>
          <w:color w:val="000000" w:themeColor="text1"/>
          <w:rtl/>
        </w:rPr>
        <w:t xml:space="preserve"> المتعلق بالصفقات العمومية وتفويضات المرفق العام لكن بصدور المرسوم التنفيذي </w:t>
      </w:r>
      <w:r w:rsidR="0064627E" w:rsidRPr="0093023E">
        <w:rPr>
          <w:rFonts w:hint="cs"/>
          <w:color w:val="000000" w:themeColor="text1"/>
          <w:sz w:val="24"/>
          <w:szCs w:val="24"/>
          <w:rtl/>
        </w:rPr>
        <w:t xml:space="preserve">18/199 </w:t>
      </w:r>
      <w:r w:rsidR="0064627E" w:rsidRPr="00DE6131">
        <w:rPr>
          <w:rFonts w:hint="cs"/>
          <w:color w:val="000000" w:themeColor="text1"/>
          <w:rtl/>
        </w:rPr>
        <w:t xml:space="preserve">المتعلق بتفويض المرفق العام نص المشرع في احكام المواد </w:t>
      </w:r>
      <w:r w:rsidR="0064627E" w:rsidRPr="002B195A">
        <w:rPr>
          <w:rFonts w:hint="cs"/>
          <w:color w:val="000000" w:themeColor="text1"/>
          <w:sz w:val="24"/>
          <w:szCs w:val="24"/>
          <w:rtl/>
        </w:rPr>
        <w:t>53</w:t>
      </w:r>
      <w:r w:rsidR="0064627E" w:rsidRPr="00DE6131">
        <w:rPr>
          <w:rFonts w:hint="cs"/>
          <w:color w:val="000000" w:themeColor="text1"/>
          <w:rtl/>
        </w:rPr>
        <w:t xml:space="preserve"> الى </w:t>
      </w:r>
      <w:r w:rsidR="0064627E" w:rsidRPr="002B195A">
        <w:rPr>
          <w:rFonts w:hint="cs"/>
          <w:color w:val="000000" w:themeColor="text1"/>
          <w:sz w:val="24"/>
          <w:szCs w:val="24"/>
          <w:rtl/>
        </w:rPr>
        <w:t xml:space="preserve">56 </w:t>
      </w:r>
      <w:r w:rsidR="0064627E" w:rsidRPr="00DE6131">
        <w:rPr>
          <w:rFonts w:hint="cs"/>
          <w:color w:val="000000" w:themeColor="text1"/>
          <w:rtl/>
        </w:rPr>
        <w:t xml:space="preserve">على مدة عقد التفويض والتي تختلف حسب شكل التفويض وفق </w:t>
      </w:r>
      <w:r w:rsidR="00E10F9F" w:rsidRPr="00DE6131">
        <w:rPr>
          <w:rFonts w:hint="cs"/>
          <w:color w:val="000000" w:themeColor="text1"/>
          <w:rtl/>
        </w:rPr>
        <w:t>ما يل</w:t>
      </w:r>
      <w:r w:rsidR="00E10F9F" w:rsidRPr="00DE6131">
        <w:rPr>
          <w:color w:val="000000" w:themeColor="text1"/>
          <w:rtl/>
        </w:rPr>
        <w:t>ي</w:t>
      </w:r>
      <w:r w:rsidRPr="00DE6131">
        <w:rPr>
          <w:rFonts w:hint="cs"/>
          <w:color w:val="000000" w:themeColor="text1"/>
          <w:rtl/>
        </w:rPr>
        <w:t>:</w:t>
      </w:r>
    </w:p>
    <w:p w14:paraId="7EE9824D" w14:textId="06DEF27C" w:rsidR="0064627E" w:rsidRPr="00DE6131" w:rsidRDefault="007E1D8C" w:rsidP="00DC6D1B">
      <w:pPr>
        <w:ind w:firstLine="0"/>
        <w:rPr>
          <w:color w:val="000000" w:themeColor="text1"/>
          <w:rtl/>
        </w:rPr>
      </w:pPr>
      <w:r w:rsidRPr="00DE6131">
        <w:rPr>
          <w:rFonts w:hint="cs"/>
          <w:color w:val="000000" w:themeColor="text1"/>
          <w:rtl/>
        </w:rPr>
        <w:lastRenderedPageBreak/>
        <w:t>1</w:t>
      </w:r>
      <w:r w:rsidR="00291517" w:rsidRPr="00DE6131">
        <w:rPr>
          <w:rFonts w:hint="cs"/>
          <w:color w:val="000000" w:themeColor="text1"/>
          <w:rtl/>
        </w:rPr>
        <w:t xml:space="preserve">/تحدد مدة عقد الامتياز ب </w:t>
      </w:r>
      <w:r w:rsidR="00291517" w:rsidRPr="002B195A">
        <w:rPr>
          <w:rFonts w:hint="cs"/>
          <w:color w:val="000000" w:themeColor="text1"/>
          <w:sz w:val="24"/>
          <w:szCs w:val="24"/>
          <w:rtl/>
        </w:rPr>
        <w:t>30</w:t>
      </w:r>
      <w:r w:rsidR="0064627E" w:rsidRPr="002B195A">
        <w:rPr>
          <w:rFonts w:hint="cs"/>
          <w:color w:val="000000" w:themeColor="text1"/>
          <w:sz w:val="24"/>
          <w:szCs w:val="24"/>
          <w:rtl/>
        </w:rPr>
        <w:t xml:space="preserve"> </w:t>
      </w:r>
      <w:r w:rsidR="0064627E" w:rsidRPr="00DE6131">
        <w:rPr>
          <w:rFonts w:hint="cs"/>
          <w:color w:val="000000" w:themeColor="text1"/>
          <w:rtl/>
        </w:rPr>
        <w:t>سنة تكون قابلة لل</w:t>
      </w:r>
      <w:r w:rsidR="00291517" w:rsidRPr="00DE6131">
        <w:rPr>
          <w:rFonts w:hint="cs"/>
          <w:color w:val="000000" w:themeColor="text1"/>
          <w:rtl/>
        </w:rPr>
        <w:t>تجديد مرة واحدة وبناءا على طلب من السلطة</w:t>
      </w:r>
      <w:r w:rsidR="0064627E" w:rsidRPr="00DE6131">
        <w:rPr>
          <w:rFonts w:hint="cs"/>
          <w:color w:val="000000" w:themeColor="text1"/>
          <w:rtl/>
        </w:rPr>
        <w:t xml:space="preserve"> المفوضة لمدة </w:t>
      </w:r>
      <w:r w:rsidR="0064627E" w:rsidRPr="002B195A">
        <w:rPr>
          <w:rFonts w:hint="cs"/>
          <w:color w:val="000000" w:themeColor="text1"/>
          <w:sz w:val="24"/>
          <w:szCs w:val="24"/>
          <w:rtl/>
        </w:rPr>
        <w:t xml:space="preserve">04 </w:t>
      </w:r>
      <w:r w:rsidR="0064627E" w:rsidRPr="00DE6131">
        <w:rPr>
          <w:rFonts w:hint="cs"/>
          <w:color w:val="000000" w:themeColor="text1"/>
          <w:rtl/>
        </w:rPr>
        <w:t>سنوات</w:t>
      </w:r>
      <w:r w:rsidR="00291517" w:rsidRPr="00DE6131">
        <w:rPr>
          <w:rFonts w:hint="cs"/>
          <w:color w:val="000000" w:themeColor="text1"/>
          <w:rtl/>
        </w:rPr>
        <w:t>.</w:t>
      </w:r>
    </w:p>
    <w:p w14:paraId="5F38BB68" w14:textId="7E347D59" w:rsidR="0064627E" w:rsidRPr="00DE6131" w:rsidRDefault="007E1D8C" w:rsidP="00DC6D1B">
      <w:pPr>
        <w:ind w:firstLine="0"/>
        <w:rPr>
          <w:color w:val="000000" w:themeColor="text1"/>
          <w:rtl/>
        </w:rPr>
      </w:pPr>
      <w:r w:rsidRPr="00DE6131">
        <w:rPr>
          <w:rFonts w:hint="cs"/>
          <w:color w:val="000000" w:themeColor="text1"/>
          <w:rtl/>
        </w:rPr>
        <w:t>2</w:t>
      </w:r>
      <w:r w:rsidR="0064627E" w:rsidRPr="00DE6131">
        <w:rPr>
          <w:rFonts w:hint="cs"/>
          <w:color w:val="000000" w:themeColor="text1"/>
          <w:rtl/>
        </w:rPr>
        <w:t xml:space="preserve">/ تحدد مدة عقد الايجار ب </w:t>
      </w:r>
      <w:r w:rsidR="0064627E" w:rsidRPr="002B195A">
        <w:rPr>
          <w:rFonts w:hint="cs"/>
          <w:color w:val="000000" w:themeColor="text1"/>
          <w:sz w:val="24"/>
          <w:szCs w:val="24"/>
          <w:rtl/>
        </w:rPr>
        <w:t xml:space="preserve">15 </w:t>
      </w:r>
      <w:r w:rsidR="0064627E" w:rsidRPr="00DE6131">
        <w:rPr>
          <w:rFonts w:hint="cs"/>
          <w:color w:val="000000" w:themeColor="text1"/>
          <w:rtl/>
        </w:rPr>
        <w:t>سنة تكون قابلة للتجديد مرة واحدة و</w:t>
      </w:r>
      <w:r w:rsidR="00291517" w:rsidRPr="00DE6131">
        <w:rPr>
          <w:rFonts w:hint="cs"/>
          <w:color w:val="000000" w:themeColor="text1"/>
          <w:rtl/>
        </w:rPr>
        <w:t xml:space="preserve">ذلك بناءا على </w:t>
      </w:r>
      <w:r w:rsidR="0064627E" w:rsidRPr="00DE6131">
        <w:rPr>
          <w:rFonts w:hint="cs"/>
          <w:color w:val="000000" w:themeColor="text1"/>
          <w:rtl/>
        </w:rPr>
        <w:t xml:space="preserve">طلب من السلطة المفوضة لمدة </w:t>
      </w:r>
      <w:r w:rsidR="0064627E" w:rsidRPr="002B195A">
        <w:rPr>
          <w:rFonts w:hint="cs"/>
          <w:color w:val="000000" w:themeColor="text1"/>
          <w:sz w:val="24"/>
          <w:szCs w:val="24"/>
          <w:rtl/>
        </w:rPr>
        <w:t xml:space="preserve">03 </w:t>
      </w:r>
      <w:r w:rsidR="0064627E" w:rsidRPr="00DE6131">
        <w:rPr>
          <w:rFonts w:hint="cs"/>
          <w:color w:val="000000" w:themeColor="text1"/>
          <w:rtl/>
        </w:rPr>
        <w:t>سنوات</w:t>
      </w:r>
      <w:r w:rsidR="00291517" w:rsidRPr="00DE6131">
        <w:rPr>
          <w:rFonts w:hint="cs"/>
          <w:color w:val="000000" w:themeColor="text1"/>
          <w:rtl/>
        </w:rPr>
        <w:t>.</w:t>
      </w:r>
      <w:r w:rsidR="0064627E" w:rsidRPr="00DE6131">
        <w:rPr>
          <w:rFonts w:hint="cs"/>
          <w:color w:val="000000" w:themeColor="text1"/>
          <w:rtl/>
        </w:rPr>
        <w:t xml:space="preserve"> </w:t>
      </w:r>
    </w:p>
    <w:p w14:paraId="1E7A734E" w14:textId="71614ED9" w:rsidR="0064627E" w:rsidRPr="00DE6131" w:rsidRDefault="007E1D8C" w:rsidP="00DC6D1B">
      <w:pPr>
        <w:ind w:firstLine="0"/>
        <w:rPr>
          <w:color w:val="000000" w:themeColor="text1"/>
          <w:rtl/>
        </w:rPr>
      </w:pPr>
      <w:r w:rsidRPr="00DE6131">
        <w:rPr>
          <w:rFonts w:hint="cs"/>
          <w:color w:val="000000" w:themeColor="text1"/>
          <w:rtl/>
        </w:rPr>
        <w:t>3/</w:t>
      </w:r>
      <w:r w:rsidR="0064627E" w:rsidRPr="00DE6131">
        <w:rPr>
          <w:rFonts w:hint="cs"/>
          <w:color w:val="000000" w:themeColor="text1"/>
          <w:rtl/>
        </w:rPr>
        <w:t xml:space="preserve">تحدد مدة عقد الوكالة المحفزة ب </w:t>
      </w:r>
      <w:r w:rsidR="0064627E" w:rsidRPr="002B195A">
        <w:rPr>
          <w:rFonts w:hint="cs"/>
          <w:color w:val="000000" w:themeColor="text1"/>
          <w:sz w:val="24"/>
          <w:szCs w:val="24"/>
          <w:rtl/>
        </w:rPr>
        <w:t xml:space="preserve">10 </w:t>
      </w:r>
      <w:r w:rsidR="0064627E" w:rsidRPr="00DE6131">
        <w:rPr>
          <w:rFonts w:hint="cs"/>
          <w:color w:val="000000" w:themeColor="text1"/>
          <w:rtl/>
        </w:rPr>
        <w:t>سنوات تكون قابلة للتجديد مرة وحدة و</w:t>
      </w:r>
      <w:r w:rsidR="00291517" w:rsidRPr="00DE6131">
        <w:rPr>
          <w:rFonts w:hint="cs"/>
          <w:color w:val="000000" w:themeColor="text1"/>
          <w:rtl/>
        </w:rPr>
        <w:t xml:space="preserve">ذلك بناءا </w:t>
      </w:r>
      <w:r w:rsidR="0064627E" w:rsidRPr="00DE6131">
        <w:rPr>
          <w:rFonts w:hint="cs"/>
          <w:color w:val="000000" w:themeColor="text1"/>
          <w:rtl/>
        </w:rPr>
        <w:t>بطلب من السلطة المفوضة لمدة سنتين</w:t>
      </w:r>
      <w:r w:rsidR="00291517" w:rsidRPr="00DE6131">
        <w:rPr>
          <w:rFonts w:hint="cs"/>
          <w:color w:val="000000" w:themeColor="text1"/>
          <w:rtl/>
        </w:rPr>
        <w:t>.</w:t>
      </w:r>
    </w:p>
    <w:p w14:paraId="5AA627BD" w14:textId="6E49E14E" w:rsidR="0064627E" w:rsidRPr="00DE6131" w:rsidRDefault="007E1D8C" w:rsidP="00DC6D1B">
      <w:pPr>
        <w:ind w:firstLine="0"/>
        <w:rPr>
          <w:color w:val="000000" w:themeColor="text1"/>
          <w:rtl/>
        </w:rPr>
      </w:pPr>
      <w:r w:rsidRPr="00DE6131">
        <w:rPr>
          <w:rFonts w:hint="cs"/>
          <w:color w:val="000000" w:themeColor="text1"/>
          <w:rtl/>
        </w:rPr>
        <w:t>4</w:t>
      </w:r>
      <w:r w:rsidR="0064627E" w:rsidRPr="00DE6131">
        <w:rPr>
          <w:rFonts w:hint="cs"/>
          <w:color w:val="000000" w:themeColor="text1"/>
          <w:rtl/>
        </w:rPr>
        <w:t xml:space="preserve">/ تحدد مدة عقد التسيير ب </w:t>
      </w:r>
      <w:r w:rsidR="0064627E" w:rsidRPr="0092084C">
        <w:rPr>
          <w:rFonts w:hint="cs"/>
          <w:color w:val="000000" w:themeColor="text1"/>
          <w:sz w:val="24"/>
          <w:szCs w:val="24"/>
          <w:rtl/>
        </w:rPr>
        <w:t xml:space="preserve">05 </w:t>
      </w:r>
      <w:r w:rsidR="0064627E" w:rsidRPr="00DE6131">
        <w:rPr>
          <w:rFonts w:hint="cs"/>
          <w:color w:val="000000" w:themeColor="text1"/>
          <w:rtl/>
        </w:rPr>
        <w:t xml:space="preserve">سنوات غير قابلة للتجديد </w:t>
      </w:r>
      <w:r w:rsidR="00291517" w:rsidRPr="00DE6131">
        <w:rPr>
          <w:rFonts w:hint="cs"/>
          <w:color w:val="000000" w:themeColor="text1"/>
          <w:rtl/>
        </w:rPr>
        <w:t>و</w:t>
      </w:r>
      <w:r w:rsidR="0064627E" w:rsidRPr="00DE6131">
        <w:rPr>
          <w:rFonts w:hint="cs"/>
          <w:color w:val="000000" w:themeColor="text1"/>
          <w:rtl/>
        </w:rPr>
        <w:t xml:space="preserve">بالعودة الى احكام المادة </w:t>
      </w:r>
      <w:r w:rsidR="0064627E" w:rsidRPr="0092084C">
        <w:rPr>
          <w:rFonts w:hint="cs"/>
          <w:color w:val="000000" w:themeColor="text1"/>
          <w:sz w:val="24"/>
          <w:szCs w:val="24"/>
          <w:rtl/>
        </w:rPr>
        <w:t xml:space="preserve">57 </w:t>
      </w:r>
      <w:r w:rsidR="0092084C">
        <w:rPr>
          <w:rFonts w:hint="cs"/>
          <w:color w:val="000000" w:themeColor="text1"/>
          <w:rtl/>
        </w:rPr>
        <w:t>من المرسوم نجد أ</w:t>
      </w:r>
      <w:r w:rsidR="0064627E" w:rsidRPr="00DE6131">
        <w:rPr>
          <w:rFonts w:hint="cs"/>
          <w:color w:val="000000" w:themeColor="text1"/>
          <w:rtl/>
        </w:rPr>
        <w:t xml:space="preserve">ن </w:t>
      </w:r>
      <w:r w:rsidR="00291517" w:rsidRPr="00DE6131">
        <w:rPr>
          <w:rFonts w:hint="cs"/>
          <w:color w:val="000000" w:themeColor="text1"/>
          <w:rtl/>
        </w:rPr>
        <w:t xml:space="preserve">المشرع الجزائري </w:t>
      </w:r>
      <w:r w:rsidR="0064627E" w:rsidRPr="00DE6131">
        <w:rPr>
          <w:rFonts w:hint="cs"/>
          <w:color w:val="000000" w:themeColor="text1"/>
          <w:rtl/>
        </w:rPr>
        <w:t>أجاز في كل الحالا</w:t>
      </w:r>
      <w:r w:rsidR="0092084C">
        <w:rPr>
          <w:rFonts w:hint="cs"/>
          <w:color w:val="000000" w:themeColor="text1"/>
          <w:rtl/>
        </w:rPr>
        <w:t>ت وزيادة على التمديدات السابقة أ</w:t>
      </w:r>
      <w:r w:rsidR="0064627E" w:rsidRPr="00DE6131">
        <w:rPr>
          <w:rFonts w:hint="cs"/>
          <w:color w:val="000000" w:themeColor="text1"/>
          <w:rtl/>
        </w:rPr>
        <w:t>ن يمدد العقد بسنة واحدة هذا ما</w:t>
      </w:r>
      <w:r w:rsidR="00291517" w:rsidRPr="00DE6131">
        <w:rPr>
          <w:rFonts w:hint="cs"/>
          <w:color w:val="000000" w:themeColor="text1"/>
          <w:rtl/>
        </w:rPr>
        <w:t xml:space="preserve"> </w:t>
      </w:r>
      <w:r w:rsidR="0064627E" w:rsidRPr="00DE6131">
        <w:rPr>
          <w:rFonts w:hint="cs"/>
          <w:color w:val="000000" w:themeColor="text1"/>
          <w:rtl/>
        </w:rPr>
        <w:t xml:space="preserve">يجعل عقد التسيير قابل للتجديد مرة واحدة ولمدة </w:t>
      </w:r>
      <w:r w:rsidR="00291517" w:rsidRPr="00DE6131">
        <w:rPr>
          <w:rFonts w:hint="cs"/>
          <w:color w:val="000000" w:themeColor="text1"/>
          <w:rtl/>
        </w:rPr>
        <w:t>سنة.</w:t>
      </w:r>
    </w:p>
    <w:p w14:paraId="7BB8CC85" w14:textId="2A28C109" w:rsidR="00C023F4" w:rsidRPr="00DE6131" w:rsidRDefault="00291517" w:rsidP="00D74548">
      <w:pPr>
        <w:rPr>
          <w:rtl/>
        </w:rPr>
      </w:pPr>
      <w:r w:rsidRPr="00DE6131">
        <w:rPr>
          <w:rFonts w:hint="cs"/>
          <w:rtl/>
        </w:rPr>
        <w:t>فالم</w:t>
      </w:r>
      <w:r w:rsidR="0092084C">
        <w:rPr>
          <w:rFonts w:hint="cs"/>
          <w:rtl/>
        </w:rPr>
        <w:t>دة في عقد التفويض بالإضافة الى أنها أ</w:t>
      </w:r>
      <w:r w:rsidRPr="00DE6131">
        <w:rPr>
          <w:rFonts w:hint="cs"/>
          <w:rtl/>
        </w:rPr>
        <w:t xml:space="preserve">حد المميزات الرئيسية من حيث ارتباطها </w:t>
      </w:r>
      <w:r w:rsidR="0064627E" w:rsidRPr="00DE6131">
        <w:rPr>
          <w:rFonts w:hint="cs"/>
          <w:rtl/>
        </w:rPr>
        <w:t xml:space="preserve"> </w:t>
      </w:r>
      <w:r w:rsidR="0092084C">
        <w:rPr>
          <w:rFonts w:hint="cs"/>
          <w:rtl/>
        </w:rPr>
        <w:t>ب</w:t>
      </w:r>
      <w:r w:rsidR="0064627E" w:rsidRPr="00DE6131">
        <w:rPr>
          <w:rFonts w:hint="cs"/>
          <w:rtl/>
        </w:rPr>
        <w:t>اهتلاك الاستثمارات المرتبطة بتفويضات المرفق العام</w:t>
      </w:r>
      <w:r w:rsidR="0092084C">
        <w:rPr>
          <w:rFonts w:hint="cs"/>
          <w:rtl/>
        </w:rPr>
        <w:t>،</w:t>
      </w:r>
      <w:r w:rsidR="0064627E" w:rsidRPr="00DE6131">
        <w:rPr>
          <w:rFonts w:hint="cs"/>
          <w:rtl/>
        </w:rPr>
        <w:t xml:space="preserve"> </w:t>
      </w:r>
      <w:r w:rsidRPr="00DE6131">
        <w:rPr>
          <w:rFonts w:hint="cs"/>
          <w:rtl/>
        </w:rPr>
        <w:t xml:space="preserve">ومن هذا المنطلق </w:t>
      </w:r>
      <w:r w:rsidR="0064627E" w:rsidRPr="00DE6131">
        <w:rPr>
          <w:rFonts w:hint="cs"/>
          <w:rtl/>
        </w:rPr>
        <w:t>حرص</w:t>
      </w:r>
      <w:r w:rsidRPr="00DE6131">
        <w:rPr>
          <w:rFonts w:hint="cs"/>
          <w:rtl/>
        </w:rPr>
        <w:t xml:space="preserve">ت كل </w:t>
      </w:r>
      <w:r w:rsidR="0064627E" w:rsidRPr="00DE6131">
        <w:rPr>
          <w:rFonts w:hint="cs"/>
          <w:rtl/>
        </w:rPr>
        <w:t xml:space="preserve"> </w:t>
      </w:r>
      <w:r w:rsidRPr="00DE6131">
        <w:rPr>
          <w:rFonts w:hint="cs"/>
          <w:rtl/>
        </w:rPr>
        <w:t xml:space="preserve">التشريعات المقارنة ومنهم المشرع الجزائري على سن القواعد القانونية اللازمة التي تساعد في عملية تحديدها بالشكل الذي يوفق بين المتطلبات المتعلقة بمصالح المنتفعين من حيث ضمان </w:t>
      </w:r>
      <w:r w:rsidR="00E10F9F" w:rsidRPr="00DE6131">
        <w:rPr>
          <w:rFonts w:hint="cs"/>
          <w:rtl/>
        </w:rPr>
        <w:t>الاستمراري</w:t>
      </w:r>
      <w:r w:rsidR="00E10F9F" w:rsidRPr="00DE6131">
        <w:rPr>
          <w:rtl/>
        </w:rPr>
        <w:t>ة</w:t>
      </w:r>
      <w:r w:rsidRPr="00DE6131">
        <w:rPr>
          <w:rFonts w:hint="cs"/>
          <w:rtl/>
        </w:rPr>
        <w:t xml:space="preserve"> لسيرو</w:t>
      </w:r>
      <w:r w:rsidR="00C023F4" w:rsidRPr="00DE6131">
        <w:rPr>
          <w:rFonts w:hint="cs"/>
          <w:rtl/>
        </w:rPr>
        <w:t xml:space="preserve">رة </w:t>
      </w:r>
      <w:r w:rsidRPr="00DE6131">
        <w:rPr>
          <w:rFonts w:hint="cs"/>
          <w:rtl/>
        </w:rPr>
        <w:t xml:space="preserve">المرفق العام </w:t>
      </w:r>
      <w:r w:rsidR="00C023F4" w:rsidRPr="00DE6131">
        <w:rPr>
          <w:rFonts w:hint="cs"/>
          <w:rtl/>
        </w:rPr>
        <w:t xml:space="preserve">وعدم انقطاع الخدمة العمومية </w:t>
      </w:r>
      <w:r w:rsidR="00E10F9F" w:rsidRPr="00DE6131">
        <w:rPr>
          <w:rFonts w:hint="cs"/>
          <w:rtl/>
        </w:rPr>
        <w:t>لأسباب</w:t>
      </w:r>
      <w:r w:rsidR="00C023F4" w:rsidRPr="00DE6131">
        <w:rPr>
          <w:rFonts w:hint="cs"/>
          <w:rtl/>
        </w:rPr>
        <w:t xml:space="preserve"> تتعلق بمدة العقد</w:t>
      </w:r>
      <w:r w:rsidR="00AF7869">
        <w:rPr>
          <w:rFonts w:hint="cs"/>
          <w:rtl/>
        </w:rPr>
        <w:t>،</w:t>
      </w:r>
      <w:r w:rsidR="00C023F4" w:rsidRPr="00DE6131">
        <w:rPr>
          <w:rFonts w:hint="cs"/>
          <w:rtl/>
        </w:rPr>
        <w:t xml:space="preserve"> </w:t>
      </w:r>
      <w:r w:rsidR="00E10F9F" w:rsidRPr="00DE6131">
        <w:rPr>
          <w:rFonts w:hint="cs"/>
          <w:rtl/>
        </w:rPr>
        <w:t>بالإضاف</w:t>
      </w:r>
      <w:r w:rsidR="00E10F9F" w:rsidRPr="00DE6131">
        <w:rPr>
          <w:rtl/>
        </w:rPr>
        <w:t>ة</w:t>
      </w:r>
      <w:r w:rsidR="00C023F4" w:rsidRPr="00DE6131">
        <w:rPr>
          <w:rFonts w:hint="cs"/>
          <w:rtl/>
        </w:rPr>
        <w:t xml:space="preserve"> الى ذلك يتطلب عقد التفويض  ضمان مصا</w:t>
      </w:r>
      <w:r w:rsidR="00AF7869">
        <w:rPr>
          <w:rFonts w:hint="cs"/>
          <w:rtl/>
        </w:rPr>
        <w:t>ل</w:t>
      </w:r>
      <w:r w:rsidR="00C023F4" w:rsidRPr="00DE6131">
        <w:rPr>
          <w:rFonts w:hint="cs"/>
          <w:rtl/>
        </w:rPr>
        <w:t>ح المستثمر في المرفق العام ومراعاة شكل الاستثمارات وحجمها</w:t>
      </w:r>
      <w:r w:rsidR="00AF7869">
        <w:rPr>
          <w:rFonts w:hint="cs"/>
          <w:rtl/>
        </w:rPr>
        <w:t xml:space="preserve"> والاعتماد عليها بشكل مرجعي من أ</w:t>
      </w:r>
      <w:r w:rsidR="00C023F4" w:rsidRPr="00DE6131">
        <w:rPr>
          <w:rFonts w:hint="cs"/>
          <w:rtl/>
        </w:rPr>
        <w:t xml:space="preserve">جل التوصل الى  تحديد المدة المناسبة التي </w:t>
      </w:r>
      <w:r w:rsidR="00E10F9F" w:rsidRPr="00DE6131">
        <w:rPr>
          <w:rFonts w:hint="cs"/>
          <w:rtl/>
        </w:rPr>
        <w:t>تتلاءم</w:t>
      </w:r>
      <w:r w:rsidR="00C023F4" w:rsidRPr="00DE6131">
        <w:rPr>
          <w:rFonts w:hint="cs"/>
          <w:rtl/>
        </w:rPr>
        <w:t xml:space="preserve"> مع كل شكل من </w:t>
      </w:r>
      <w:r w:rsidR="00AF7869">
        <w:rPr>
          <w:rFonts w:hint="cs"/>
          <w:rtl/>
        </w:rPr>
        <w:t>أ</w:t>
      </w:r>
      <w:r w:rsidR="00C023F4" w:rsidRPr="00DE6131">
        <w:rPr>
          <w:rFonts w:hint="cs"/>
          <w:rtl/>
        </w:rPr>
        <w:t>شكال التفويض على حدى.</w:t>
      </w:r>
    </w:p>
    <w:p w14:paraId="290C723E" w14:textId="32A37447" w:rsidR="00CA5ED2" w:rsidRPr="00DE6131" w:rsidRDefault="00C023F4" w:rsidP="00D74548">
      <w:pPr>
        <w:rPr>
          <w:rtl/>
        </w:rPr>
      </w:pPr>
      <w:r w:rsidRPr="00DE6131">
        <w:rPr>
          <w:rFonts w:hint="cs"/>
          <w:rtl/>
        </w:rPr>
        <w:t xml:space="preserve">بالإضافة الى وضع ضوابط دقيقة ومحددة تحصر </w:t>
      </w:r>
      <w:r w:rsidR="00E10F9F" w:rsidRPr="00DE6131">
        <w:rPr>
          <w:rFonts w:hint="cs"/>
          <w:rtl/>
        </w:rPr>
        <w:t>الحالات</w:t>
      </w:r>
      <w:r w:rsidR="00AF7869">
        <w:rPr>
          <w:rFonts w:hint="cs"/>
          <w:rtl/>
        </w:rPr>
        <w:t xml:space="preserve"> التي يمكن</w:t>
      </w:r>
      <w:r w:rsidRPr="00DE6131">
        <w:rPr>
          <w:rFonts w:hint="cs"/>
          <w:rtl/>
        </w:rPr>
        <w:t xml:space="preserve"> من خلالها تعديل مدة عقد التفويض</w:t>
      </w:r>
      <w:r w:rsidR="00D3651A">
        <w:rPr>
          <w:rFonts w:hint="cs"/>
          <w:rtl/>
        </w:rPr>
        <w:t xml:space="preserve"> </w:t>
      </w:r>
      <w:r w:rsidRPr="00DE6131">
        <w:rPr>
          <w:rFonts w:hint="cs"/>
          <w:rtl/>
        </w:rPr>
        <w:t>نظرا لكل الأسباب السافة الذكر</w:t>
      </w:r>
      <w:r w:rsidR="00D3651A">
        <w:rPr>
          <w:rFonts w:hint="cs"/>
          <w:rtl/>
        </w:rPr>
        <w:t>، بالإضافة الى أ</w:t>
      </w:r>
      <w:r w:rsidRPr="00DE6131">
        <w:rPr>
          <w:rFonts w:hint="cs"/>
          <w:rtl/>
        </w:rPr>
        <w:t xml:space="preserve">ن هناك عنصر جوهري يمكن </w:t>
      </w:r>
      <w:r w:rsidR="00D3651A">
        <w:rPr>
          <w:rFonts w:hint="cs"/>
          <w:rtl/>
        </w:rPr>
        <w:t>الإشارة اليه في هذا السياق وهو أ</w:t>
      </w:r>
      <w:r w:rsidRPr="00DE6131">
        <w:rPr>
          <w:rFonts w:hint="cs"/>
          <w:rtl/>
        </w:rPr>
        <w:t xml:space="preserve">ن تعديل مدة العقد من خلال تمديدها والتوسع في هذه </w:t>
      </w:r>
      <w:r w:rsidR="00E10F9F" w:rsidRPr="00DE6131">
        <w:rPr>
          <w:rFonts w:hint="cs"/>
          <w:rtl/>
        </w:rPr>
        <w:t>الحالات</w:t>
      </w:r>
      <w:r w:rsidRPr="00DE6131">
        <w:rPr>
          <w:rFonts w:hint="cs"/>
          <w:rtl/>
        </w:rPr>
        <w:t xml:space="preserve"> يشكل من ناحية أخرى انتهاكا صارخا للمبادئ المتعلقة بالمنافسة التي يبرم على</w:t>
      </w:r>
      <w:r w:rsidR="00D3651A">
        <w:rPr>
          <w:rFonts w:hint="cs"/>
          <w:rtl/>
        </w:rPr>
        <w:t xml:space="preserve"> أساسها عقد التفويض بالنظر الى أ</w:t>
      </w:r>
      <w:r w:rsidRPr="00DE6131">
        <w:rPr>
          <w:rFonts w:hint="cs"/>
          <w:rtl/>
        </w:rPr>
        <w:t xml:space="preserve">ن المدة </w:t>
      </w:r>
      <w:r w:rsidR="00D3651A">
        <w:rPr>
          <w:rFonts w:hint="cs"/>
          <w:rtl/>
        </w:rPr>
        <w:t>تعتبر أ</w:t>
      </w:r>
      <w:r w:rsidR="00E10F9F" w:rsidRPr="00DE6131">
        <w:rPr>
          <w:rFonts w:hint="cs"/>
          <w:rtl/>
        </w:rPr>
        <w:t>ح</w:t>
      </w:r>
      <w:r w:rsidR="00E10F9F" w:rsidRPr="00DE6131">
        <w:rPr>
          <w:rtl/>
        </w:rPr>
        <w:t>د</w:t>
      </w:r>
      <w:r w:rsidRPr="00DE6131">
        <w:rPr>
          <w:rFonts w:hint="cs"/>
          <w:rtl/>
        </w:rPr>
        <w:t xml:space="preserve"> العناصر الأساسية التي اعتمدت عليها السلطة المفوضة في تقييم العرض الذي قدمه صاحب التفويض</w:t>
      </w:r>
      <w:r w:rsidR="00570AD8">
        <w:rPr>
          <w:rFonts w:hint="cs"/>
          <w:rtl/>
        </w:rPr>
        <w:t>، ف</w:t>
      </w:r>
      <w:r w:rsidRPr="00DE6131">
        <w:rPr>
          <w:rFonts w:hint="cs"/>
          <w:rtl/>
        </w:rPr>
        <w:t>تمكن</w:t>
      </w:r>
      <w:r w:rsidR="00570AD8">
        <w:rPr>
          <w:rFonts w:hint="cs"/>
          <w:rtl/>
        </w:rPr>
        <w:t xml:space="preserve"> المتعهد</w:t>
      </w:r>
      <w:r w:rsidRPr="00DE6131">
        <w:rPr>
          <w:rFonts w:hint="cs"/>
          <w:rtl/>
        </w:rPr>
        <w:t xml:space="preserve"> من الظفر بعقد التفويض بناءا على معايير ثابتة منها معيار المدة فيما </w:t>
      </w:r>
      <w:r w:rsidR="00570AD8">
        <w:rPr>
          <w:rFonts w:hint="cs"/>
          <w:rtl/>
        </w:rPr>
        <w:t>إ</w:t>
      </w:r>
      <w:r w:rsidR="00CA5ED2" w:rsidRPr="00DE6131">
        <w:rPr>
          <w:rFonts w:hint="cs"/>
          <w:rtl/>
        </w:rPr>
        <w:t xml:space="preserve">ذا </w:t>
      </w:r>
      <w:r w:rsidR="00E10F9F" w:rsidRPr="00DE6131">
        <w:rPr>
          <w:rFonts w:hint="cs"/>
          <w:rtl/>
        </w:rPr>
        <w:t>ما ت</w:t>
      </w:r>
      <w:r w:rsidR="00E10F9F" w:rsidRPr="00DE6131">
        <w:rPr>
          <w:rtl/>
        </w:rPr>
        <w:t>م</w:t>
      </w:r>
      <w:r w:rsidR="00CA5ED2" w:rsidRPr="00DE6131">
        <w:rPr>
          <w:rFonts w:hint="cs"/>
          <w:rtl/>
        </w:rPr>
        <w:t xml:space="preserve"> إعطاء فرصة للمفوض من خلال زيادة مدة التفويض بدون مبررات جادة تتعلق بالأساس بالمصلحة العامة</w:t>
      </w:r>
      <w:r w:rsidR="00570AD8">
        <w:rPr>
          <w:rFonts w:hint="cs"/>
          <w:rtl/>
        </w:rPr>
        <w:t>،</w:t>
      </w:r>
      <w:r w:rsidR="00CA5ED2" w:rsidRPr="00DE6131">
        <w:rPr>
          <w:rFonts w:hint="cs"/>
          <w:rtl/>
        </w:rPr>
        <w:t xml:space="preserve"> ف</w:t>
      </w:r>
      <w:r w:rsidR="00570AD8">
        <w:rPr>
          <w:rFonts w:hint="cs"/>
          <w:rtl/>
        </w:rPr>
        <w:t>إ</w:t>
      </w:r>
      <w:r w:rsidR="00CA5ED2" w:rsidRPr="00DE6131">
        <w:rPr>
          <w:rFonts w:hint="cs"/>
          <w:rtl/>
        </w:rPr>
        <w:t xml:space="preserve">ن ذلك يؤدي بالضرورة الى زيادة أرباحه بصورة مبالغ فيها مما يعتبر شكل من </w:t>
      </w:r>
      <w:r w:rsidR="00570AD8">
        <w:rPr>
          <w:rFonts w:hint="cs"/>
          <w:rtl/>
        </w:rPr>
        <w:t>أ</w:t>
      </w:r>
      <w:r w:rsidR="00CA5ED2" w:rsidRPr="00DE6131">
        <w:rPr>
          <w:rFonts w:hint="cs"/>
          <w:rtl/>
        </w:rPr>
        <w:t>شكال محاباة صاحب التفويض على حساب الغير، بالإضافة ال</w:t>
      </w:r>
      <w:r w:rsidR="00570AD8">
        <w:rPr>
          <w:rFonts w:hint="cs"/>
          <w:rtl/>
        </w:rPr>
        <w:t>ى ذلك فإ</w:t>
      </w:r>
      <w:r w:rsidR="00CA5ED2" w:rsidRPr="00DE6131">
        <w:rPr>
          <w:rFonts w:hint="cs"/>
          <w:rtl/>
        </w:rPr>
        <w:t xml:space="preserve">ن تمديد </w:t>
      </w:r>
      <w:r w:rsidR="00570AD8">
        <w:rPr>
          <w:rFonts w:hint="cs"/>
          <w:rtl/>
        </w:rPr>
        <w:t>المدة قد يغلق الباب لمدة طويلة أ</w:t>
      </w:r>
      <w:r w:rsidR="00CA5ED2" w:rsidRPr="00DE6131">
        <w:rPr>
          <w:rFonts w:hint="cs"/>
          <w:rtl/>
        </w:rPr>
        <w:t xml:space="preserve">مام متنافسين جدد على الاستثمار في المرافق العامة قد تكون لهم من المؤهلات </w:t>
      </w:r>
      <w:r w:rsidR="00E10F9F" w:rsidRPr="00DE6131">
        <w:rPr>
          <w:rFonts w:hint="cs"/>
          <w:rtl/>
        </w:rPr>
        <w:t>ما يخد</w:t>
      </w:r>
      <w:r w:rsidR="00E10F9F" w:rsidRPr="00DE6131">
        <w:rPr>
          <w:rtl/>
        </w:rPr>
        <w:t>م</w:t>
      </w:r>
      <w:r w:rsidR="00CA5ED2" w:rsidRPr="00DE6131">
        <w:rPr>
          <w:rFonts w:hint="cs"/>
          <w:rtl/>
        </w:rPr>
        <w:t xml:space="preserve"> المصلحة الع</w:t>
      </w:r>
      <w:r w:rsidR="00570AD8">
        <w:rPr>
          <w:rFonts w:hint="cs"/>
          <w:rtl/>
        </w:rPr>
        <w:t>امة بشكل أ</w:t>
      </w:r>
      <w:r w:rsidR="00CA5ED2" w:rsidRPr="00DE6131">
        <w:rPr>
          <w:rFonts w:hint="cs"/>
          <w:rtl/>
        </w:rPr>
        <w:t>فضل .</w:t>
      </w:r>
    </w:p>
    <w:p w14:paraId="56256809" w14:textId="62BFF0C4" w:rsidR="0064627E" w:rsidRPr="00DE6131" w:rsidRDefault="00E10F9F" w:rsidP="00D74548">
      <w:pPr>
        <w:rPr>
          <w:rtl/>
        </w:rPr>
      </w:pPr>
      <w:r w:rsidRPr="00DE6131">
        <w:rPr>
          <w:rFonts w:hint="cs"/>
          <w:rtl/>
        </w:rPr>
        <w:t>ومفهو</w:t>
      </w:r>
      <w:r w:rsidRPr="00DE6131">
        <w:rPr>
          <w:rtl/>
        </w:rPr>
        <w:t>م</w:t>
      </w:r>
      <w:r w:rsidR="003C3FD6" w:rsidRPr="00DE6131">
        <w:rPr>
          <w:rFonts w:hint="cs"/>
          <w:rtl/>
        </w:rPr>
        <w:t xml:space="preserve"> المصلحة العامة</w:t>
      </w:r>
      <w:r w:rsidR="0064627E" w:rsidRPr="00DE6131">
        <w:rPr>
          <w:rFonts w:hint="cs"/>
          <w:rtl/>
        </w:rPr>
        <w:t xml:space="preserve"> </w:t>
      </w:r>
      <w:r w:rsidR="003C3FD6" w:rsidRPr="00DE6131">
        <w:rPr>
          <w:rFonts w:hint="cs"/>
          <w:rtl/>
        </w:rPr>
        <w:t xml:space="preserve">التي تشكل </w:t>
      </w:r>
      <w:r w:rsidR="0064627E" w:rsidRPr="00DE6131">
        <w:rPr>
          <w:rFonts w:hint="cs"/>
          <w:rtl/>
        </w:rPr>
        <w:t xml:space="preserve"> الباعث </w:t>
      </w:r>
      <w:r w:rsidR="003C3FD6" w:rsidRPr="00DE6131">
        <w:rPr>
          <w:rFonts w:hint="cs"/>
          <w:rtl/>
        </w:rPr>
        <w:t xml:space="preserve"> على التعديل </w:t>
      </w:r>
      <w:r w:rsidR="00570AD8">
        <w:rPr>
          <w:rFonts w:hint="cs"/>
          <w:rtl/>
        </w:rPr>
        <w:t>والتمديد</w:t>
      </w:r>
      <w:r w:rsidR="0064627E" w:rsidRPr="00DE6131">
        <w:rPr>
          <w:rFonts w:hint="cs"/>
          <w:rtl/>
        </w:rPr>
        <w:t xml:space="preserve"> </w:t>
      </w:r>
      <w:r w:rsidR="003C3FD6" w:rsidRPr="00DE6131">
        <w:rPr>
          <w:rFonts w:hint="cs"/>
          <w:rtl/>
        </w:rPr>
        <w:t>يعني</w:t>
      </w:r>
      <w:r w:rsidR="0064627E" w:rsidRPr="00DE6131">
        <w:rPr>
          <w:rFonts w:hint="cs"/>
          <w:rtl/>
        </w:rPr>
        <w:t xml:space="preserve"> المصلحة العامة </w:t>
      </w:r>
      <w:r w:rsidR="003C3FD6" w:rsidRPr="00DE6131">
        <w:rPr>
          <w:rFonts w:hint="cs"/>
          <w:rtl/>
        </w:rPr>
        <w:t>بمفهومها ال</w:t>
      </w:r>
      <w:r w:rsidR="0064627E" w:rsidRPr="00DE6131">
        <w:rPr>
          <w:rFonts w:hint="cs"/>
          <w:rtl/>
        </w:rPr>
        <w:t xml:space="preserve">واسع جدا </w:t>
      </w:r>
      <w:r w:rsidR="003C3FD6" w:rsidRPr="00DE6131">
        <w:rPr>
          <w:rFonts w:hint="cs"/>
          <w:rtl/>
        </w:rPr>
        <w:t>وبذلك فهو مرن قد يشمل على حالة</w:t>
      </w:r>
      <w:r w:rsidR="0064627E" w:rsidRPr="00DE6131">
        <w:rPr>
          <w:rFonts w:hint="cs"/>
          <w:rtl/>
        </w:rPr>
        <w:t xml:space="preserve"> صعوبة اختيار </w:t>
      </w:r>
      <w:r w:rsidR="003C3FD6" w:rsidRPr="00DE6131">
        <w:rPr>
          <w:rFonts w:hint="cs"/>
          <w:rtl/>
        </w:rPr>
        <w:t xml:space="preserve">السلطة المانحة </w:t>
      </w:r>
      <w:r w:rsidR="00065FEF">
        <w:rPr>
          <w:rFonts w:hint="cs"/>
          <w:rtl/>
        </w:rPr>
        <w:t xml:space="preserve"> لصاحب التفويض جديد أ</w:t>
      </w:r>
      <w:r w:rsidR="0064627E" w:rsidRPr="00DE6131">
        <w:rPr>
          <w:rFonts w:hint="cs"/>
          <w:rtl/>
        </w:rPr>
        <w:t xml:space="preserve">و عدم </w:t>
      </w:r>
      <w:r w:rsidR="003C3FD6" w:rsidRPr="00DE6131">
        <w:rPr>
          <w:rFonts w:hint="cs"/>
          <w:rtl/>
        </w:rPr>
        <w:t>تمكن</w:t>
      </w:r>
      <w:r w:rsidR="0064627E" w:rsidRPr="00DE6131">
        <w:rPr>
          <w:rFonts w:hint="cs"/>
          <w:rtl/>
        </w:rPr>
        <w:t xml:space="preserve"> </w:t>
      </w:r>
      <w:r w:rsidR="003C3FD6" w:rsidRPr="00DE6131">
        <w:rPr>
          <w:rFonts w:hint="cs"/>
          <w:rtl/>
        </w:rPr>
        <w:t xml:space="preserve">السلطة </w:t>
      </w:r>
      <w:r w:rsidR="0064627E" w:rsidRPr="00DE6131">
        <w:rPr>
          <w:rFonts w:hint="cs"/>
          <w:rtl/>
        </w:rPr>
        <w:t xml:space="preserve"> </w:t>
      </w:r>
      <w:r w:rsidR="003C3FD6" w:rsidRPr="00DE6131">
        <w:rPr>
          <w:rFonts w:hint="cs"/>
          <w:rtl/>
        </w:rPr>
        <w:t>المفوضة من</w:t>
      </w:r>
      <w:r w:rsidR="0064627E" w:rsidRPr="00DE6131">
        <w:rPr>
          <w:rFonts w:hint="cs"/>
          <w:rtl/>
        </w:rPr>
        <w:t xml:space="preserve"> استعادة المرفق العام </w:t>
      </w:r>
      <w:r w:rsidR="003C3FD6" w:rsidRPr="00DE6131">
        <w:rPr>
          <w:rFonts w:hint="cs"/>
          <w:rtl/>
        </w:rPr>
        <w:t xml:space="preserve">للقيام </w:t>
      </w:r>
      <w:r w:rsidRPr="00DE6131">
        <w:rPr>
          <w:rFonts w:hint="cs"/>
          <w:rtl/>
        </w:rPr>
        <w:t>بإدارته</w:t>
      </w:r>
      <w:r w:rsidR="003C3FD6" w:rsidRPr="00DE6131">
        <w:rPr>
          <w:rFonts w:hint="cs"/>
          <w:rtl/>
        </w:rPr>
        <w:t xml:space="preserve"> </w:t>
      </w:r>
      <w:r w:rsidR="00065FEF">
        <w:rPr>
          <w:rFonts w:hint="cs"/>
          <w:rtl/>
        </w:rPr>
        <w:t xml:space="preserve"> بصورة مباشرة أ</w:t>
      </w:r>
      <w:r w:rsidR="0064627E" w:rsidRPr="00DE6131">
        <w:rPr>
          <w:rFonts w:hint="cs"/>
          <w:rtl/>
        </w:rPr>
        <w:t xml:space="preserve">و حصول </w:t>
      </w:r>
      <w:r w:rsidR="003C3FD6" w:rsidRPr="00DE6131">
        <w:rPr>
          <w:rFonts w:hint="cs"/>
          <w:rtl/>
        </w:rPr>
        <w:t>تغير شامل</w:t>
      </w:r>
      <w:r w:rsidR="0064627E" w:rsidRPr="00DE6131">
        <w:rPr>
          <w:rFonts w:hint="cs"/>
          <w:rtl/>
        </w:rPr>
        <w:t xml:space="preserve"> في </w:t>
      </w:r>
      <w:r w:rsidR="003C3FD6" w:rsidRPr="00DE6131">
        <w:rPr>
          <w:rFonts w:hint="cs"/>
          <w:rtl/>
        </w:rPr>
        <w:t>خطط وسياسات</w:t>
      </w:r>
      <w:r w:rsidR="0064627E" w:rsidRPr="00DE6131">
        <w:rPr>
          <w:rFonts w:hint="cs"/>
          <w:rtl/>
        </w:rPr>
        <w:t xml:space="preserve"> الحكومة </w:t>
      </w:r>
      <w:r w:rsidR="00065FEF">
        <w:rPr>
          <w:rFonts w:hint="cs"/>
          <w:rtl/>
        </w:rPr>
        <w:t>في مجال تسيير</w:t>
      </w:r>
      <w:r w:rsidR="0064627E" w:rsidRPr="00DE6131">
        <w:rPr>
          <w:rFonts w:hint="cs"/>
          <w:rtl/>
        </w:rPr>
        <w:t>مرافقها العامة</w:t>
      </w:r>
      <w:r w:rsidR="00065FEF">
        <w:rPr>
          <w:rFonts w:hint="cs"/>
          <w:rtl/>
        </w:rPr>
        <w:t>،</w:t>
      </w:r>
      <w:r w:rsidR="0064627E" w:rsidRPr="00DE6131">
        <w:rPr>
          <w:rFonts w:hint="cs"/>
          <w:rtl/>
        </w:rPr>
        <w:t xml:space="preserve"> </w:t>
      </w:r>
      <w:r w:rsidR="003C3FD6" w:rsidRPr="00DE6131">
        <w:rPr>
          <w:rFonts w:hint="cs"/>
          <w:rtl/>
        </w:rPr>
        <w:t>وفي هذا  السياق أقر</w:t>
      </w:r>
      <w:r w:rsidR="00065FEF">
        <w:rPr>
          <w:rFonts w:hint="cs"/>
          <w:rtl/>
        </w:rPr>
        <w:t xml:space="preserve"> مجلس الدولة الفرنسي أ</w:t>
      </w:r>
      <w:r w:rsidR="0064627E" w:rsidRPr="00DE6131">
        <w:rPr>
          <w:rFonts w:hint="cs"/>
          <w:rtl/>
        </w:rPr>
        <w:t xml:space="preserve">ن استمرارية المرفق العام </w:t>
      </w:r>
      <w:r w:rsidR="003C3FD6" w:rsidRPr="00DE6131">
        <w:rPr>
          <w:rFonts w:hint="cs"/>
          <w:rtl/>
        </w:rPr>
        <w:t>هي جوهر</w:t>
      </w:r>
      <w:r w:rsidR="0064627E" w:rsidRPr="00DE6131">
        <w:rPr>
          <w:rFonts w:hint="cs"/>
          <w:rtl/>
        </w:rPr>
        <w:t xml:space="preserve"> المصلحة العامة التي </w:t>
      </w:r>
      <w:r w:rsidR="00065FEF">
        <w:rPr>
          <w:rFonts w:hint="cs"/>
          <w:rtl/>
        </w:rPr>
        <w:t>يمكن أ</w:t>
      </w:r>
      <w:r w:rsidR="003C3FD6" w:rsidRPr="00DE6131">
        <w:rPr>
          <w:rFonts w:hint="cs"/>
          <w:rtl/>
        </w:rPr>
        <w:t xml:space="preserve">ن تكون </w:t>
      </w:r>
      <w:r w:rsidR="0064627E" w:rsidRPr="00DE6131">
        <w:rPr>
          <w:rFonts w:hint="cs"/>
          <w:rtl/>
        </w:rPr>
        <w:t xml:space="preserve"> </w:t>
      </w:r>
      <w:r w:rsidR="003C3FD6" w:rsidRPr="00DE6131">
        <w:rPr>
          <w:rFonts w:hint="cs"/>
          <w:rtl/>
        </w:rPr>
        <w:t>مبررا ل</w:t>
      </w:r>
      <w:r w:rsidR="0064627E" w:rsidRPr="00DE6131">
        <w:rPr>
          <w:rFonts w:hint="cs"/>
          <w:rtl/>
        </w:rPr>
        <w:t>تمديد مدة عقد تفويض المرفق العام</w:t>
      </w:r>
      <w:r w:rsidR="0064627E" w:rsidRPr="00DE6131">
        <w:rPr>
          <w:rStyle w:val="Appelnotedebasdep"/>
          <w:color w:val="000000" w:themeColor="text1"/>
          <w:sz w:val="24"/>
          <w:szCs w:val="24"/>
          <w:rtl/>
        </w:rPr>
        <w:footnoteReference w:id="300"/>
      </w:r>
      <w:r w:rsidR="00065FEF">
        <w:rPr>
          <w:rFonts w:hint="cs"/>
          <w:rtl/>
        </w:rPr>
        <w:t>،</w:t>
      </w:r>
      <w:r w:rsidR="0064627E" w:rsidRPr="00DE6131">
        <w:rPr>
          <w:rFonts w:hint="cs"/>
          <w:rtl/>
        </w:rPr>
        <w:t xml:space="preserve"> </w:t>
      </w:r>
      <w:r w:rsidR="003C3FD6" w:rsidRPr="00DE6131">
        <w:rPr>
          <w:rFonts w:hint="cs"/>
          <w:rtl/>
        </w:rPr>
        <w:t>ف</w:t>
      </w:r>
      <w:r w:rsidR="0064627E" w:rsidRPr="00DE6131">
        <w:rPr>
          <w:rFonts w:hint="cs"/>
          <w:rtl/>
        </w:rPr>
        <w:t>تمديد العقد</w:t>
      </w:r>
      <w:r w:rsidR="00065FEF">
        <w:rPr>
          <w:rFonts w:hint="cs"/>
          <w:rtl/>
        </w:rPr>
        <w:t xml:space="preserve"> لابد أ</w:t>
      </w:r>
      <w:r w:rsidR="003C3FD6" w:rsidRPr="00DE6131">
        <w:rPr>
          <w:rFonts w:hint="cs"/>
          <w:rtl/>
        </w:rPr>
        <w:t>ن يرافقه تمديد لكل بنود</w:t>
      </w:r>
      <w:r w:rsidR="0064627E" w:rsidRPr="00DE6131">
        <w:rPr>
          <w:rFonts w:hint="cs"/>
          <w:rtl/>
        </w:rPr>
        <w:t xml:space="preserve"> </w:t>
      </w:r>
      <w:r w:rsidR="003C3FD6" w:rsidRPr="00DE6131">
        <w:rPr>
          <w:rFonts w:hint="cs"/>
          <w:rtl/>
        </w:rPr>
        <w:t>ا</w:t>
      </w:r>
      <w:r w:rsidR="0064627E" w:rsidRPr="00DE6131">
        <w:rPr>
          <w:rFonts w:hint="cs"/>
          <w:rtl/>
        </w:rPr>
        <w:t xml:space="preserve">لعقد </w:t>
      </w:r>
      <w:r w:rsidR="003C3FD6" w:rsidRPr="00DE6131">
        <w:rPr>
          <w:rFonts w:hint="cs"/>
          <w:rtl/>
        </w:rPr>
        <w:t xml:space="preserve"> الأصلي </w:t>
      </w:r>
      <w:r w:rsidR="0064627E" w:rsidRPr="00DE6131">
        <w:rPr>
          <w:rFonts w:hint="cs"/>
          <w:rtl/>
        </w:rPr>
        <w:t xml:space="preserve">الأساسي </w:t>
      </w:r>
      <w:r w:rsidR="003C3FD6" w:rsidRPr="00DE6131">
        <w:rPr>
          <w:rFonts w:hint="cs"/>
          <w:rtl/>
        </w:rPr>
        <w:t>و</w:t>
      </w:r>
      <w:r w:rsidR="0064627E" w:rsidRPr="00DE6131">
        <w:rPr>
          <w:rFonts w:hint="cs"/>
          <w:rtl/>
        </w:rPr>
        <w:t xml:space="preserve">بذلك </w:t>
      </w:r>
      <w:r w:rsidRPr="00DE6131">
        <w:rPr>
          <w:rFonts w:hint="cs"/>
          <w:rtl/>
        </w:rPr>
        <w:t>لا يمك</w:t>
      </w:r>
      <w:r w:rsidRPr="00DE6131">
        <w:rPr>
          <w:rtl/>
        </w:rPr>
        <w:t>ن</w:t>
      </w:r>
      <w:r w:rsidR="00BC744D">
        <w:rPr>
          <w:rFonts w:hint="cs"/>
          <w:rtl/>
        </w:rPr>
        <w:t xml:space="preserve"> إن</w:t>
      </w:r>
      <w:r w:rsidR="0064627E" w:rsidRPr="00DE6131">
        <w:rPr>
          <w:rFonts w:hint="cs"/>
          <w:rtl/>
        </w:rPr>
        <w:t xml:space="preserve">شاء عقد جديد </w:t>
      </w:r>
      <w:r w:rsidR="003C3FD6" w:rsidRPr="00DE6131">
        <w:rPr>
          <w:rFonts w:hint="cs"/>
          <w:rtl/>
        </w:rPr>
        <w:t xml:space="preserve"> بداعي التمديد</w:t>
      </w:r>
      <w:r w:rsidR="00BC744D">
        <w:rPr>
          <w:rFonts w:hint="cs"/>
          <w:rtl/>
        </w:rPr>
        <w:t xml:space="preserve"> لأن ذلك يعتبر شكل من أشكال التحايل الذي يؤثر بالسلب على مصداقية السلطة المفوضة</w:t>
      </w:r>
      <w:r w:rsidR="00291517" w:rsidRPr="00DE6131">
        <w:rPr>
          <w:rFonts w:hint="cs"/>
          <w:rtl/>
        </w:rPr>
        <w:t>.</w:t>
      </w:r>
    </w:p>
    <w:p w14:paraId="66B832E6" w14:textId="6BFDB6F1" w:rsidR="0064627E" w:rsidRPr="00DE6131" w:rsidRDefault="0064627E" w:rsidP="00D74548">
      <w:pPr>
        <w:rPr>
          <w:rtl/>
        </w:rPr>
      </w:pPr>
      <w:r w:rsidRPr="00DE6131">
        <w:rPr>
          <w:rFonts w:hint="cs"/>
          <w:rtl/>
        </w:rPr>
        <w:t xml:space="preserve">أما بالنسبة لتعديل </w:t>
      </w:r>
      <w:r w:rsidR="00012C94" w:rsidRPr="00DE6131">
        <w:rPr>
          <w:rFonts w:hint="cs"/>
          <w:rtl/>
        </w:rPr>
        <w:t xml:space="preserve">مدة عقد التفويض وفق المشرع الجزائري </w:t>
      </w:r>
      <w:r w:rsidR="00BC744D">
        <w:rPr>
          <w:rFonts w:hint="cs"/>
          <w:rtl/>
        </w:rPr>
        <w:t xml:space="preserve"> فإ</w:t>
      </w:r>
      <w:r w:rsidRPr="00DE6131">
        <w:rPr>
          <w:rFonts w:hint="cs"/>
          <w:rtl/>
        </w:rPr>
        <w:t xml:space="preserve">نه يمكن تمديدها وذلك بموجب ملحق أي باتفاق المستثمر </w:t>
      </w:r>
      <w:r w:rsidR="00012C94" w:rsidRPr="00DE6131">
        <w:rPr>
          <w:rFonts w:hint="cs"/>
          <w:rtl/>
        </w:rPr>
        <w:t>مع السلطة المفوضة</w:t>
      </w:r>
      <w:r w:rsidRPr="00DE6131">
        <w:rPr>
          <w:rFonts w:hint="cs"/>
          <w:rtl/>
        </w:rPr>
        <w:t xml:space="preserve"> ويبقى </w:t>
      </w:r>
      <w:r w:rsidR="00012C94" w:rsidRPr="00DE6131">
        <w:rPr>
          <w:rFonts w:hint="cs"/>
          <w:rtl/>
        </w:rPr>
        <w:t xml:space="preserve">بذلك </w:t>
      </w:r>
      <w:r w:rsidRPr="00DE6131">
        <w:rPr>
          <w:rFonts w:hint="cs"/>
          <w:rtl/>
        </w:rPr>
        <w:t xml:space="preserve">التعديل هو الآخر </w:t>
      </w:r>
      <w:r w:rsidR="00012C94" w:rsidRPr="00DE6131">
        <w:rPr>
          <w:rFonts w:hint="cs"/>
          <w:rtl/>
        </w:rPr>
        <w:t>متعلق</w:t>
      </w:r>
      <w:r w:rsidRPr="00DE6131">
        <w:rPr>
          <w:rFonts w:hint="cs"/>
          <w:rtl/>
        </w:rPr>
        <w:t xml:space="preserve"> بشكل التفويض أي يختلف من </w:t>
      </w:r>
      <w:r w:rsidR="00012C94" w:rsidRPr="00DE6131">
        <w:rPr>
          <w:rFonts w:hint="cs"/>
          <w:rtl/>
        </w:rPr>
        <w:t xml:space="preserve">صورة الى أخرى </w:t>
      </w:r>
      <w:r w:rsidR="00BC744D">
        <w:rPr>
          <w:rFonts w:hint="cs"/>
          <w:rtl/>
        </w:rPr>
        <w:t xml:space="preserve"> إلا أ</w:t>
      </w:r>
      <w:r w:rsidRPr="00DE6131">
        <w:rPr>
          <w:rFonts w:hint="cs"/>
          <w:rtl/>
        </w:rPr>
        <w:t xml:space="preserve">نه </w:t>
      </w:r>
      <w:r w:rsidR="00012C94" w:rsidRPr="00DE6131">
        <w:rPr>
          <w:rFonts w:hint="cs"/>
          <w:rtl/>
        </w:rPr>
        <w:t xml:space="preserve"> دوما يبقى متعلق </w:t>
      </w:r>
      <w:r w:rsidRPr="00DE6131">
        <w:rPr>
          <w:rFonts w:hint="cs"/>
          <w:rtl/>
        </w:rPr>
        <w:t xml:space="preserve"> بإنجاز استثمارات مادي</w:t>
      </w:r>
      <w:r w:rsidR="00BC744D">
        <w:rPr>
          <w:rFonts w:hint="cs"/>
          <w:rtl/>
        </w:rPr>
        <w:t>ة غير منصوص عليها في العقد أ</w:t>
      </w:r>
      <w:r w:rsidRPr="00DE6131">
        <w:rPr>
          <w:rFonts w:hint="cs"/>
          <w:rtl/>
        </w:rPr>
        <w:t>و ضمانا لاستمرارية المرفق العام</w:t>
      </w:r>
      <w:r w:rsidRPr="00DE6131">
        <w:rPr>
          <w:rStyle w:val="Appelnotedebasdep"/>
          <w:color w:val="000000" w:themeColor="text1"/>
          <w:rtl/>
        </w:rPr>
        <w:footnoteReference w:id="301"/>
      </w:r>
      <w:r w:rsidR="00BC744D">
        <w:rPr>
          <w:rFonts w:hint="cs"/>
          <w:rtl/>
        </w:rPr>
        <w:t xml:space="preserve">، </w:t>
      </w:r>
      <w:r w:rsidR="00012C94" w:rsidRPr="00DE6131">
        <w:rPr>
          <w:rFonts w:hint="cs"/>
          <w:rtl/>
        </w:rPr>
        <w:t xml:space="preserve">وفي ذلك </w:t>
      </w:r>
      <w:r w:rsidR="00BC744D">
        <w:rPr>
          <w:rFonts w:hint="cs"/>
          <w:rtl/>
        </w:rPr>
        <w:t>يلاحظ أ</w:t>
      </w:r>
      <w:r w:rsidR="00EC6E27" w:rsidRPr="00DE6131">
        <w:rPr>
          <w:rFonts w:hint="cs"/>
          <w:rtl/>
        </w:rPr>
        <w:t xml:space="preserve">ن تعديل مدة العقد ضمانا </w:t>
      </w:r>
      <w:r w:rsidR="00012C94" w:rsidRPr="00DE6131">
        <w:rPr>
          <w:rFonts w:hint="cs"/>
          <w:rtl/>
        </w:rPr>
        <w:lastRenderedPageBreak/>
        <w:t>للمصلحة العام المتعلقة ب</w:t>
      </w:r>
      <w:r w:rsidR="00EC6E27" w:rsidRPr="00DE6131">
        <w:rPr>
          <w:rFonts w:hint="cs"/>
          <w:rtl/>
        </w:rPr>
        <w:t xml:space="preserve">استمرارية المرفق العام لا </w:t>
      </w:r>
      <w:r w:rsidR="00012C94" w:rsidRPr="00DE6131">
        <w:rPr>
          <w:rFonts w:hint="cs"/>
          <w:rtl/>
        </w:rPr>
        <w:t>تتم في صورة التعديل ال</w:t>
      </w:r>
      <w:r w:rsidR="00824F5C">
        <w:rPr>
          <w:rFonts w:hint="cs"/>
          <w:rtl/>
        </w:rPr>
        <w:t>إ</w:t>
      </w:r>
      <w:r w:rsidR="00EC6E27" w:rsidRPr="00DE6131">
        <w:rPr>
          <w:rFonts w:hint="cs"/>
          <w:rtl/>
        </w:rPr>
        <w:t xml:space="preserve">نفرادي </w:t>
      </w:r>
      <w:r w:rsidR="00012C94" w:rsidRPr="00DE6131">
        <w:rPr>
          <w:rFonts w:hint="cs"/>
          <w:rtl/>
        </w:rPr>
        <w:t xml:space="preserve">أي من جانب </w:t>
      </w:r>
      <w:r w:rsidR="00EC6E27" w:rsidRPr="00DE6131">
        <w:rPr>
          <w:rFonts w:hint="cs"/>
          <w:rtl/>
        </w:rPr>
        <w:t xml:space="preserve"> </w:t>
      </w:r>
      <w:r w:rsidR="00012C94" w:rsidRPr="00DE6131">
        <w:rPr>
          <w:rFonts w:hint="cs"/>
          <w:rtl/>
        </w:rPr>
        <w:t xml:space="preserve">السلطة </w:t>
      </w:r>
      <w:r w:rsidR="00EC6E27" w:rsidRPr="00DE6131">
        <w:rPr>
          <w:rFonts w:hint="cs"/>
          <w:rtl/>
        </w:rPr>
        <w:t xml:space="preserve"> </w:t>
      </w:r>
      <w:r w:rsidR="00012C94" w:rsidRPr="00DE6131">
        <w:rPr>
          <w:rFonts w:hint="cs"/>
          <w:rtl/>
        </w:rPr>
        <w:t>المانحة</w:t>
      </w:r>
      <w:r w:rsidR="00EC6E27" w:rsidRPr="00DE6131">
        <w:rPr>
          <w:rFonts w:hint="cs"/>
          <w:rtl/>
        </w:rPr>
        <w:t xml:space="preserve"> بوصفها سلطة عمومية ضمانا لاستمرارية المرفق العام كما </w:t>
      </w:r>
      <w:r w:rsidR="00824F5C">
        <w:rPr>
          <w:rFonts w:hint="cs"/>
          <w:rtl/>
        </w:rPr>
        <w:t>هو متعارف علي</w:t>
      </w:r>
      <w:r w:rsidR="00012C94" w:rsidRPr="00DE6131">
        <w:rPr>
          <w:rFonts w:hint="cs"/>
          <w:rtl/>
        </w:rPr>
        <w:t>ه في القانون العام و</w:t>
      </w:r>
      <w:r w:rsidR="00EC6E27" w:rsidRPr="00DE6131">
        <w:rPr>
          <w:rFonts w:hint="cs"/>
          <w:rtl/>
        </w:rPr>
        <w:t xml:space="preserve"> في العقود الإدارية عادة</w:t>
      </w:r>
      <w:r w:rsidR="00824F5C">
        <w:rPr>
          <w:rFonts w:hint="cs"/>
          <w:rtl/>
        </w:rPr>
        <w:t>، وإ</w:t>
      </w:r>
      <w:r w:rsidR="00EC6E27" w:rsidRPr="00DE6131">
        <w:rPr>
          <w:rFonts w:hint="cs"/>
          <w:rtl/>
        </w:rPr>
        <w:t xml:space="preserve">نما </w:t>
      </w:r>
      <w:r w:rsidR="00012C94" w:rsidRPr="00DE6131">
        <w:rPr>
          <w:rFonts w:hint="cs"/>
          <w:rtl/>
        </w:rPr>
        <w:t>يكون في اطار</w:t>
      </w:r>
      <w:r w:rsidR="00EC6E27" w:rsidRPr="00DE6131">
        <w:rPr>
          <w:rFonts w:hint="cs"/>
          <w:rtl/>
        </w:rPr>
        <w:t xml:space="preserve"> ملحق</w:t>
      </w:r>
      <w:r w:rsidR="00012C94" w:rsidRPr="00DE6131">
        <w:rPr>
          <w:rFonts w:hint="cs"/>
          <w:rtl/>
        </w:rPr>
        <w:t xml:space="preserve"> للعقد بمعنى</w:t>
      </w:r>
      <w:r w:rsidR="00EC6E27" w:rsidRPr="00DE6131">
        <w:rPr>
          <w:rFonts w:hint="cs"/>
          <w:rtl/>
        </w:rPr>
        <w:t xml:space="preserve"> عن طريق التعديل </w:t>
      </w:r>
      <w:r w:rsidR="00824F5C">
        <w:rPr>
          <w:rFonts w:hint="cs"/>
          <w:rtl/>
        </w:rPr>
        <w:t>بالاتفاق بين</w:t>
      </w:r>
      <w:r w:rsidR="00012C94" w:rsidRPr="00DE6131">
        <w:rPr>
          <w:rFonts w:hint="cs"/>
          <w:rtl/>
        </w:rPr>
        <w:t xml:space="preserve"> الطرفين و</w:t>
      </w:r>
      <w:r w:rsidR="00EC6E27" w:rsidRPr="00DE6131">
        <w:rPr>
          <w:rFonts w:hint="cs"/>
          <w:rtl/>
        </w:rPr>
        <w:t xml:space="preserve">بناءا على طلب من السلطة المفوضة مما </w:t>
      </w:r>
      <w:r w:rsidR="00824F5C">
        <w:rPr>
          <w:rFonts w:hint="cs"/>
          <w:rtl/>
        </w:rPr>
        <w:t>يظهر ب</w:t>
      </w:r>
      <w:r w:rsidR="00012C94" w:rsidRPr="00DE6131">
        <w:rPr>
          <w:rFonts w:hint="cs"/>
          <w:rtl/>
        </w:rPr>
        <w:t xml:space="preserve">شكل صريح نية </w:t>
      </w:r>
      <w:r w:rsidR="00EC6E27" w:rsidRPr="00DE6131">
        <w:rPr>
          <w:rFonts w:hint="cs"/>
          <w:rtl/>
        </w:rPr>
        <w:t xml:space="preserve">المشرع </w:t>
      </w:r>
      <w:r w:rsidR="00012C94" w:rsidRPr="00DE6131">
        <w:rPr>
          <w:rFonts w:hint="cs"/>
          <w:rtl/>
        </w:rPr>
        <w:t xml:space="preserve">في التضييق </w:t>
      </w:r>
      <w:r w:rsidR="00EC6E27" w:rsidRPr="00DE6131">
        <w:rPr>
          <w:rFonts w:hint="cs"/>
          <w:rtl/>
        </w:rPr>
        <w:t>من سلطة التعديل ال</w:t>
      </w:r>
      <w:r w:rsidR="00824F5C">
        <w:rPr>
          <w:rFonts w:hint="cs"/>
          <w:rtl/>
        </w:rPr>
        <w:t>إ</w:t>
      </w:r>
      <w:r w:rsidR="00EC6E27" w:rsidRPr="00DE6131">
        <w:rPr>
          <w:rFonts w:hint="cs"/>
          <w:rtl/>
        </w:rPr>
        <w:t xml:space="preserve">نفرادي </w:t>
      </w:r>
      <w:r w:rsidR="00012C94" w:rsidRPr="00DE6131">
        <w:rPr>
          <w:rFonts w:hint="cs"/>
          <w:rtl/>
        </w:rPr>
        <w:t>للجهة المانحة وذلك</w:t>
      </w:r>
      <w:r w:rsidR="00EC6E27" w:rsidRPr="00DE6131">
        <w:rPr>
          <w:rFonts w:hint="cs"/>
          <w:rtl/>
        </w:rPr>
        <w:t xml:space="preserve"> سعيا </w:t>
      </w:r>
      <w:r w:rsidR="00012C94" w:rsidRPr="00DE6131">
        <w:rPr>
          <w:rFonts w:hint="cs"/>
          <w:rtl/>
        </w:rPr>
        <w:t>لتدعيم وتعزيز</w:t>
      </w:r>
      <w:r w:rsidR="00EC6E27" w:rsidRPr="00DE6131">
        <w:rPr>
          <w:rFonts w:hint="cs"/>
          <w:rtl/>
        </w:rPr>
        <w:t>علاقة شراكة</w:t>
      </w:r>
      <w:r w:rsidR="00012C94" w:rsidRPr="00DE6131">
        <w:rPr>
          <w:rFonts w:hint="cs"/>
          <w:rtl/>
        </w:rPr>
        <w:t xml:space="preserve"> متينة مع المستثمر في المرفق العام</w:t>
      </w:r>
      <w:r w:rsidR="00824F5C">
        <w:rPr>
          <w:rFonts w:hint="cs"/>
          <w:rtl/>
        </w:rPr>
        <w:t>،</w:t>
      </w:r>
      <w:r w:rsidR="00EC6E27" w:rsidRPr="00DE6131">
        <w:rPr>
          <w:rFonts w:hint="cs"/>
          <w:rtl/>
        </w:rPr>
        <w:t xml:space="preserve"> </w:t>
      </w:r>
      <w:r w:rsidR="00E10F9F" w:rsidRPr="00DE6131">
        <w:rPr>
          <w:rFonts w:hint="cs"/>
          <w:rtl/>
        </w:rPr>
        <w:t>بالإضافة</w:t>
      </w:r>
      <w:r w:rsidR="00012C94" w:rsidRPr="00DE6131">
        <w:rPr>
          <w:rFonts w:hint="cs"/>
          <w:rtl/>
        </w:rPr>
        <w:t xml:space="preserve"> الى </w:t>
      </w:r>
      <w:r w:rsidR="00824F5C">
        <w:rPr>
          <w:rFonts w:hint="cs"/>
          <w:rtl/>
        </w:rPr>
        <w:t xml:space="preserve"> أ</w:t>
      </w:r>
      <w:r w:rsidR="00EC6E27" w:rsidRPr="00DE6131">
        <w:rPr>
          <w:rFonts w:hint="cs"/>
          <w:rtl/>
        </w:rPr>
        <w:t xml:space="preserve">ن تقييد </w:t>
      </w:r>
      <w:r w:rsidR="00012C94" w:rsidRPr="00DE6131">
        <w:rPr>
          <w:rFonts w:hint="cs"/>
          <w:rtl/>
        </w:rPr>
        <w:t xml:space="preserve">وتحديد مدة </w:t>
      </w:r>
      <w:r w:rsidR="00EC6E27" w:rsidRPr="00DE6131">
        <w:rPr>
          <w:rFonts w:hint="cs"/>
          <w:rtl/>
        </w:rPr>
        <w:t xml:space="preserve">التعديل </w:t>
      </w:r>
      <w:r w:rsidR="00012C94" w:rsidRPr="00DE6131">
        <w:rPr>
          <w:rFonts w:hint="cs"/>
          <w:rtl/>
        </w:rPr>
        <w:t xml:space="preserve"> يشكل ضمانة أخرى في اطار جهود </w:t>
      </w:r>
      <w:r w:rsidR="00EC6E27" w:rsidRPr="00DE6131">
        <w:rPr>
          <w:rFonts w:hint="cs"/>
          <w:rtl/>
        </w:rPr>
        <w:t xml:space="preserve">محاربة الفساد </w:t>
      </w:r>
      <w:r w:rsidR="00012C94" w:rsidRPr="00DE6131">
        <w:rPr>
          <w:rFonts w:hint="cs"/>
          <w:rtl/>
        </w:rPr>
        <w:t>حيث يمكن تمديد مدة العقد</w:t>
      </w:r>
      <w:r w:rsidR="00EC6E27" w:rsidRPr="00DE6131">
        <w:rPr>
          <w:rFonts w:hint="cs"/>
          <w:rtl/>
        </w:rPr>
        <w:t xml:space="preserve"> </w:t>
      </w:r>
      <w:r w:rsidR="00012C94" w:rsidRPr="00DE6131">
        <w:rPr>
          <w:rFonts w:hint="cs"/>
          <w:rtl/>
        </w:rPr>
        <w:t xml:space="preserve">بمبررات </w:t>
      </w:r>
      <w:r w:rsidR="00EC6E27" w:rsidRPr="00DE6131">
        <w:rPr>
          <w:rFonts w:hint="cs"/>
          <w:rtl/>
        </w:rPr>
        <w:t xml:space="preserve"> استمرارية المرفق العام </w:t>
      </w:r>
      <w:r w:rsidR="008771CE" w:rsidRPr="00DE6131">
        <w:rPr>
          <w:rFonts w:hint="cs"/>
          <w:rtl/>
        </w:rPr>
        <w:t xml:space="preserve">والحقيقة شيء أخر </w:t>
      </w:r>
      <w:r w:rsidR="00EC6E27" w:rsidRPr="00DE6131">
        <w:rPr>
          <w:rFonts w:hint="cs"/>
          <w:rtl/>
        </w:rPr>
        <w:t xml:space="preserve">وهو ما </w:t>
      </w:r>
      <w:r w:rsidR="008771CE" w:rsidRPr="00DE6131">
        <w:rPr>
          <w:rFonts w:hint="cs"/>
          <w:rtl/>
        </w:rPr>
        <w:t>يبرر</w:t>
      </w:r>
      <w:r w:rsidR="00EC6E27" w:rsidRPr="00DE6131">
        <w:rPr>
          <w:rFonts w:hint="cs"/>
          <w:rtl/>
        </w:rPr>
        <w:t xml:space="preserve"> اشترط المشرع </w:t>
      </w:r>
      <w:r w:rsidR="008771CE" w:rsidRPr="00DE6131">
        <w:rPr>
          <w:rFonts w:hint="cs"/>
          <w:rtl/>
        </w:rPr>
        <w:t>ل</w:t>
      </w:r>
      <w:r w:rsidR="00EC6E27" w:rsidRPr="00DE6131">
        <w:rPr>
          <w:rFonts w:hint="cs"/>
          <w:rtl/>
        </w:rPr>
        <w:t xml:space="preserve">لتقرير معلل </w:t>
      </w:r>
      <w:r w:rsidR="008771CE" w:rsidRPr="00DE6131">
        <w:rPr>
          <w:rFonts w:hint="cs"/>
          <w:rtl/>
        </w:rPr>
        <w:t xml:space="preserve">والمفصل </w:t>
      </w:r>
      <w:r w:rsidR="00E10F9F" w:rsidRPr="00DE6131">
        <w:rPr>
          <w:rFonts w:hint="cs"/>
          <w:rtl/>
        </w:rPr>
        <w:t>لأسباب</w:t>
      </w:r>
      <w:r w:rsidR="008771CE" w:rsidRPr="00DE6131">
        <w:rPr>
          <w:rFonts w:hint="cs"/>
          <w:rtl/>
        </w:rPr>
        <w:t xml:space="preserve"> التعديل.</w:t>
      </w:r>
    </w:p>
    <w:p w14:paraId="5F865599" w14:textId="02B2DC52" w:rsidR="00981434" w:rsidRPr="00DE6131" w:rsidRDefault="00981434" w:rsidP="00DC6D1B">
      <w:pPr>
        <w:ind w:firstLine="0"/>
        <w:outlineLvl w:val="4"/>
        <w:rPr>
          <w:b/>
          <w:bCs/>
          <w:color w:val="000000" w:themeColor="text1"/>
          <w:rtl/>
        </w:rPr>
      </w:pPr>
      <w:bookmarkStart w:id="226" w:name="_Toc165664650"/>
      <w:bookmarkStart w:id="227" w:name="_Toc165665150"/>
      <w:bookmarkStart w:id="228" w:name="_Toc168134091"/>
      <w:r w:rsidRPr="00DE6131">
        <w:rPr>
          <w:rFonts w:hint="cs"/>
          <w:b/>
          <w:bCs/>
          <w:color w:val="000000" w:themeColor="text1"/>
          <w:rtl/>
        </w:rPr>
        <w:t xml:space="preserve">الفرع الثاني: مراعاة </w:t>
      </w:r>
      <w:r w:rsidR="00E10F9F" w:rsidRPr="00DE6131">
        <w:rPr>
          <w:rFonts w:hint="cs"/>
          <w:b/>
          <w:bCs/>
          <w:color w:val="000000" w:themeColor="text1"/>
          <w:rtl/>
        </w:rPr>
        <w:t>التواز</w:t>
      </w:r>
      <w:r w:rsidR="00E10F9F" w:rsidRPr="00DE6131">
        <w:rPr>
          <w:b/>
          <w:bCs/>
          <w:color w:val="000000" w:themeColor="text1"/>
          <w:rtl/>
        </w:rPr>
        <w:t>ن</w:t>
      </w:r>
      <w:r w:rsidRPr="00DE6131">
        <w:rPr>
          <w:rFonts w:hint="cs"/>
          <w:b/>
          <w:bCs/>
          <w:color w:val="000000" w:themeColor="text1"/>
          <w:rtl/>
        </w:rPr>
        <w:t xml:space="preserve"> المالي لعقد التفويض</w:t>
      </w:r>
      <w:bookmarkEnd w:id="226"/>
      <w:bookmarkEnd w:id="227"/>
      <w:bookmarkEnd w:id="228"/>
    </w:p>
    <w:p w14:paraId="3F8EA5B9" w14:textId="7DB6A409" w:rsidR="00981434" w:rsidRPr="00DE6131" w:rsidRDefault="00981434" w:rsidP="00D74548">
      <w:pPr>
        <w:rPr>
          <w:rtl/>
        </w:rPr>
      </w:pPr>
      <w:r w:rsidRPr="00DE6131">
        <w:rPr>
          <w:rFonts w:hint="cs"/>
          <w:rtl/>
        </w:rPr>
        <w:t>تستهدف عقود الشراكة بين القطاع الحكومي والقطاع الخاص بصفة عامة  تحقيق مرافق عامة</w:t>
      </w:r>
      <w:r w:rsidR="00824F5C">
        <w:rPr>
          <w:rFonts w:hint="cs"/>
          <w:rtl/>
        </w:rPr>
        <w:t xml:space="preserve">  ذات نفع عام و استغلال وإدارة </w:t>
      </w:r>
      <w:r w:rsidRPr="00DE6131">
        <w:rPr>
          <w:rFonts w:hint="cs"/>
          <w:rtl/>
        </w:rPr>
        <w:t xml:space="preserve">المرافق العامة بطرق </w:t>
      </w:r>
      <w:r w:rsidR="00E10F9F" w:rsidRPr="00DE6131">
        <w:rPr>
          <w:rFonts w:hint="cs"/>
          <w:rtl/>
        </w:rPr>
        <w:t>أكثر حداث</w:t>
      </w:r>
      <w:r w:rsidR="00E10F9F" w:rsidRPr="00DE6131">
        <w:rPr>
          <w:rtl/>
        </w:rPr>
        <w:t>ة</w:t>
      </w:r>
      <w:r w:rsidRPr="00DE6131">
        <w:rPr>
          <w:rFonts w:hint="cs"/>
          <w:rtl/>
        </w:rPr>
        <w:t xml:space="preserve"> وفعالية </w:t>
      </w:r>
      <w:r w:rsidR="00E10F9F" w:rsidRPr="00DE6131">
        <w:rPr>
          <w:rFonts w:hint="cs"/>
          <w:rtl/>
        </w:rPr>
        <w:t xml:space="preserve">كما </w:t>
      </w:r>
      <w:r w:rsidRPr="00DE6131">
        <w:rPr>
          <w:rFonts w:hint="cs"/>
          <w:rtl/>
        </w:rPr>
        <w:t xml:space="preserve">تعد طريقا ووسيلة  تعتمد </w:t>
      </w:r>
      <w:r w:rsidR="0044189F" w:rsidRPr="00DE6131">
        <w:rPr>
          <w:rFonts w:hint="cs"/>
          <w:rtl/>
        </w:rPr>
        <w:t>لتنفيذ</w:t>
      </w:r>
      <w:r w:rsidR="00824F5C">
        <w:rPr>
          <w:rFonts w:hint="cs"/>
          <w:rtl/>
        </w:rPr>
        <w:t xml:space="preserve"> المشروعات </w:t>
      </w:r>
      <w:r w:rsidRPr="00DE6131">
        <w:rPr>
          <w:rFonts w:hint="cs"/>
          <w:rtl/>
        </w:rPr>
        <w:t>العامة الكبيرة التي يستدي انشاؤها مدة زمنية  طويلة، والتي ترهق ميزانية الدولة بتكاليف مالية قد يصعب عليها تحملها ل</w:t>
      </w:r>
      <w:r w:rsidR="00824F5C">
        <w:rPr>
          <w:rFonts w:hint="cs"/>
          <w:rtl/>
        </w:rPr>
        <w:t>أ</w:t>
      </w:r>
      <w:r w:rsidRPr="00DE6131">
        <w:rPr>
          <w:rFonts w:hint="cs"/>
          <w:rtl/>
        </w:rPr>
        <w:t xml:space="preserve">ن تبعاتها قد تمتد لميزانيات سنوات عديدة </w:t>
      </w:r>
      <w:r w:rsidR="00FB2375" w:rsidRPr="00DE6131">
        <w:rPr>
          <w:rFonts w:hint="cs"/>
          <w:rtl/>
        </w:rPr>
        <w:t>متعافية</w:t>
      </w:r>
      <w:r w:rsidR="00824F5C">
        <w:rPr>
          <w:rFonts w:hint="cs"/>
          <w:rtl/>
        </w:rPr>
        <w:t>، وفي العموم  فإ</w:t>
      </w:r>
      <w:r w:rsidRPr="00DE6131">
        <w:rPr>
          <w:rFonts w:hint="cs"/>
          <w:rtl/>
        </w:rPr>
        <w:t>ن هذا النوع من العقود يهدف الى تفعيل دور القطاع الخاص في النهوض بالمشاريع العامة</w:t>
      </w:r>
      <w:r w:rsidR="00686DAD">
        <w:rPr>
          <w:rFonts w:hint="cs"/>
          <w:rtl/>
        </w:rPr>
        <w:t>،</w:t>
      </w:r>
      <w:r w:rsidRPr="00DE6131">
        <w:rPr>
          <w:rFonts w:hint="cs"/>
          <w:rtl/>
        </w:rPr>
        <w:t xml:space="preserve"> وتنفيذ مرافق عامة  ظلت حكرا على</w:t>
      </w:r>
      <w:r w:rsidR="00686DAD">
        <w:rPr>
          <w:rFonts w:hint="cs"/>
          <w:rtl/>
        </w:rPr>
        <w:t xml:space="preserve"> أجهزة الدولة لفترة زمنية طويلة</w:t>
      </w:r>
      <w:r w:rsidRPr="00DE6131">
        <w:rPr>
          <w:rFonts w:hint="cs"/>
          <w:rtl/>
        </w:rPr>
        <w:t xml:space="preserve">، غير أن ذلك </w:t>
      </w:r>
      <w:r w:rsidR="00E10F9F" w:rsidRPr="00DE6131">
        <w:rPr>
          <w:rFonts w:hint="cs"/>
          <w:rtl/>
        </w:rPr>
        <w:t>لا يج</w:t>
      </w:r>
      <w:r w:rsidR="00E10F9F" w:rsidRPr="00DE6131">
        <w:rPr>
          <w:rtl/>
        </w:rPr>
        <w:t>ب</w:t>
      </w:r>
      <w:r w:rsidRPr="00DE6131">
        <w:rPr>
          <w:rFonts w:hint="cs"/>
          <w:rtl/>
        </w:rPr>
        <w:t xml:space="preserve"> أن يخل بدور الجهات العامة  للقيام بدورها المتعلق بعملية ال</w:t>
      </w:r>
      <w:r w:rsidR="00686DAD">
        <w:rPr>
          <w:rFonts w:hint="cs"/>
          <w:rtl/>
        </w:rPr>
        <w:t>إ</w:t>
      </w:r>
      <w:r w:rsidRPr="00DE6131">
        <w:rPr>
          <w:rFonts w:hint="cs"/>
          <w:rtl/>
        </w:rPr>
        <w:t>شراف والرقابة على عقود الشراكة بالرغم من  حداثة القواعد القانونية المنظمة لها</w:t>
      </w:r>
      <w:r w:rsidRPr="00DE6131">
        <w:rPr>
          <w:rStyle w:val="Appelnotedebasdep"/>
          <w:color w:val="000000" w:themeColor="text1"/>
          <w:rtl/>
        </w:rPr>
        <w:footnoteReference w:id="302"/>
      </w:r>
      <w:r w:rsidR="00686DAD">
        <w:rPr>
          <w:rFonts w:hint="cs"/>
          <w:rtl/>
        </w:rPr>
        <w:t>.</w:t>
      </w:r>
      <w:r w:rsidRPr="00DE6131">
        <w:rPr>
          <w:rFonts w:hint="cs"/>
          <w:rtl/>
        </w:rPr>
        <w:t xml:space="preserve"> </w:t>
      </w:r>
    </w:p>
    <w:p w14:paraId="5E788D8F" w14:textId="3153E5E4" w:rsidR="00981434" w:rsidRPr="00DE6131" w:rsidRDefault="00981434" w:rsidP="00D74548">
      <w:pPr>
        <w:rPr>
          <w:rtl/>
        </w:rPr>
      </w:pPr>
      <w:r w:rsidRPr="00DE6131">
        <w:rPr>
          <w:rFonts w:hint="cs"/>
          <w:rtl/>
        </w:rPr>
        <w:t xml:space="preserve">وباعتبار عقود المشاركة هذه من العقود الإدارية فإنه </w:t>
      </w:r>
      <w:r w:rsidR="0044189F" w:rsidRPr="00DE6131">
        <w:rPr>
          <w:rFonts w:hint="cs"/>
          <w:rtl/>
        </w:rPr>
        <w:t>لا يمك</w:t>
      </w:r>
      <w:r w:rsidR="0044189F" w:rsidRPr="00DE6131">
        <w:rPr>
          <w:rtl/>
        </w:rPr>
        <w:t>ن</w:t>
      </w:r>
      <w:r w:rsidRPr="00DE6131">
        <w:rPr>
          <w:rFonts w:hint="cs"/>
          <w:rtl/>
        </w:rPr>
        <w:t xml:space="preserve"> للجهات الإدارية الع</w:t>
      </w:r>
      <w:r w:rsidR="00686DAD">
        <w:rPr>
          <w:rFonts w:hint="cs"/>
          <w:rtl/>
        </w:rPr>
        <w:t>امة الاكتفاء بدور المراقب فقط وإ</w:t>
      </w:r>
      <w:r w:rsidRPr="00DE6131">
        <w:rPr>
          <w:rFonts w:hint="cs"/>
          <w:rtl/>
        </w:rPr>
        <w:t xml:space="preserve">نما عليها أن تتدخل في كل مرة تكون فيها ضرورة </w:t>
      </w:r>
      <w:r w:rsidR="0044189F" w:rsidRPr="00DE6131">
        <w:rPr>
          <w:rFonts w:hint="cs"/>
          <w:rtl/>
        </w:rPr>
        <w:t>لإعادة</w:t>
      </w:r>
      <w:r w:rsidRPr="00DE6131">
        <w:rPr>
          <w:rFonts w:hint="cs"/>
          <w:rtl/>
        </w:rPr>
        <w:t xml:space="preserve"> الفعالية </w:t>
      </w:r>
      <w:r w:rsidR="0044189F" w:rsidRPr="00DE6131">
        <w:rPr>
          <w:rFonts w:hint="cs"/>
          <w:rtl/>
        </w:rPr>
        <w:t>لنشاط</w:t>
      </w:r>
      <w:r w:rsidRPr="00DE6131">
        <w:rPr>
          <w:rFonts w:hint="cs"/>
          <w:rtl/>
        </w:rPr>
        <w:t xml:space="preserve"> المرفق العام من خلال الحفاظ على التوازن المالي ا</w:t>
      </w:r>
      <w:r w:rsidR="00686DAD">
        <w:rPr>
          <w:rFonts w:hint="cs"/>
          <w:rtl/>
        </w:rPr>
        <w:t xml:space="preserve">لذي يعد أبرز السمات الجوهرية </w:t>
      </w:r>
      <w:r w:rsidR="004F4C91">
        <w:rPr>
          <w:rFonts w:hint="cs"/>
          <w:rtl/>
        </w:rPr>
        <w:t>وال</w:t>
      </w:r>
      <w:r w:rsidRPr="00DE6131">
        <w:rPr>
          <w:rFonts w:hint="cs"/>
          <w:rtl/>
        </w:rPr>
        <w:t>اساسية التي تؤطرها النظرية العامة للعقود الادارية بصفة عامة</w:t>
      </w:r>
      <w:r w:rsidR="004F4C91">
        <w:rPr>
          <w:rFonts w:hint="cs"/>
          <w:rtl/>
        </w:rPr>
        <w:t>،</w:t>
      </w:r>
      <w:r w:rsidRPr="00DE6131">
        <w:rPr>
          <w:rFonts w:hint="cs"/>
          <w:rtl/>
        </w:rPr>
        <w:t xml:space="preserve"> وهو بذلك </w:t>
      </w:r>
      <w:r w:rsidR="0044189F" w:rsidRPr="00DE6131">
        <w:rPr>
          <w:rFonts w:hint="cs"/>
          <w:rtl/>
        </w:rPr>
        <w:t>يتبوأ</w:t>
      </w:r>
      <w:r w:rsidRPr="00DE6131">
        <w:rPr>
          <w:rFonts w:hint="cs"/>
          <w:rtl/>
        </w:rPr>
        <w:t xml:space="preserve"> أهمية خاصة في ال</w:t>
      </w:r>
      <w:r w:rsidR="004F4C91">
        <w:rPr>
          <w:rFonts w:hint="cs"/>
          <w:rtl/>
        </w:rPr>
        <w:t>أساليب المستحدثة في إ</w:t>
      </w:r>
      <w:r w:rsidRPr="00DE6131">
        <w:rPr>
          <w:rFonts w:hint="cs"/>
          <w:rtl/>
        </w:rPr>
        <w:t>دارة واستغلال المشاريع العامة، وبالخصوص بالنسبة للمشاريع</w:t>
      </w:r>
      <w:r w:rsidR="004F4C91">
        <w:rPr>
          <w:rFonts w:hint="cs"/>
          <w:rtl/>
        </w:rPr>
        <w:t xml:space="preserve"> التي تنضوي في إ</w:t>
      </w:r>
      <w:r w:rsidRPr="00DE6131">
        <w:rPr>
          <w:rFonts w:hint="cs"/>
          <w:rtl/>
        </w:rPr>
        <w:t>طار أسلوب التفويض، ويعد هذا المبدأ الذي يضمن عملية  الموازنة و التوفيق بين المصلحة الخاصة للمستثمر في عقد التفويض التي في الغالب تهدف الى تحقيق أكبر قدر من المنافع و</w:t>
      </w:r>
      <w:r w:rsidR="00A80D2A">
        <w:rPr>
          <w:rFonts w:hint="cs"/>
          <w:rtl/>
        </w:rPr>
        <w:t>الأ</w:t>
      </w:r>
      <w:r w:rsidRPr="00DE6131">
        <w:rPr>
          <w:rFonts w:hint="cs"/>
          <w:rtl/>
        </w:rPr>
        <w:t>رباح والتي تجنبه الخسائر المالية من جهة، والمتطلبات ال</w:t>
      </w:r>
      <w:r w:rsidR="00A80D2A">
        <w:rPr>
          <w:rFonts w:hint="cs"/>
          <w:rtl/>
        </w:rPr>
        <w:t>أ</w:t>
      </w:r>
      <w:r w:rsidRPr="00DE6131">
        <w:rPr>
          <w:rFonts w:hint="cs"/>
          <w:rtl/>
        </w:rPr>
        <w:t>ساسية لاستمرارية المرفق العام من جهة اخرى</w:t>
      </w:r>
      <w:r w:rsidRPr="00DE6131">
        <w:rPr>
          <w:rStyle w:val="Appelnotedebasdep"/>
          <w:color w:val="000000" w:themeColor="text1"/>
          <w:rtl/>
        </w:rPr>
        <w:footnoteReference w:id="303"/>
      </w:r>
      <w:r w:rsidRPr="00DE6131">
        <w:rPr>
          <w:rFonts w:hint="cs"/>
          <w:rtl/>
        </w:rPr>
        <w:t>.</w:t>
      </w:r>
    </w:p>
    <w:p w14:paraId="51DBA19B" w14:textId="7D9CA6C4" w:rsidR="00981434" w:rsidRPr="00DE6131" w:rsidRDefault="00A80D2A" w:rsidP="00D74548">
      <w:pPr>
        <w:rPr>
          <w:sz w:val="24"/>
          <w:szCs w:val="24"/>
          <w:rtl/>
        </w:rPr>
      </w:pPr>
      <w:r>
        <w:rPr>
          <w:rFonts w:hint="cs"/>
          <w:rtl/>
        </w:rPr>
        <w:t>وبذلك فإ</w:t>
      </w:r>
      <w:r w:rsidR="00981434" w:rsidRPr="00DE6131">
        <w:rPr>
          <w:rFonts w:hint="cs"/>
          <w:rtl/>
        </w:rPr>
        <w:t>ن نجاح أسلوب تفويض المرفق العام يقتضي بصفة جوهرية تحديد كامل وواضح ومتوازن لحقوق والواجبات التي تترتب على عاتق أطراف العلاقة التعاقدية من مفوض ومفوض اليه وبال</w:t>
      </w:r>
      <w:r>
        <w:rPr>
          <w:rFonts w:hint="cs"/>
          <w:rtl/>
        </w:rPr>
        <w:t>أ</w:t>
      </w:r>
      <w:r w:rsidR="00981434" w:rsidRPr="00DE6131">
        <w:rPr>
          <w:rFonts w:hint="cs"/>
          <w:rtl/>
        </w:rPr>
        <w:t xml:space="preserve">خص مسألة </w:t>
      </w:r>
      <w:r>
        <w:rPr>
          <w:rFonts w:hint="cs"/>
          <w:rtl/>
        </w:rPr>
        <w:t xml:space="preserve">احترام مبدأ التوازن </w:t>
      </w:r>
      <w:r w:rsidR="00981434" w:rsidRPr="00DE6131">
        <w:rPr>
          <w:rFonts w:hint="cs"/>
          <w:rtl/>
        </w:rPr>
        <w:t>المالي</w:t>
      </w:r>
      <w:r w:rsidR="00303F88">
        <w:rPr>
          <w:rFonts w:hint="cs"/>
          <w:rtl/>
        </w:rPr>
        <w:t>،</w:t>
      </w:r>
      <w:r w:rsidR="00981434" w:rsidRPr="00DE6131">
        <w:rPr>
          <w:rFonts w:hint="cs"/>
          <w:rtl/>
        </w:rPr>
        <w:t xml:space="preserve"> باعتبار المقابل المالي في عامة العقود وبالأخص في عقد التفويض يم</w:t>
      </w:r>
      <w:r w:rsidR="00303F88">
        <w:rPr>
          <w:rFonts w:hint="cs"/>
          <w:rtl/>
        </w:rPr>
        <w:t>ثل لب العملية التعاقدية وجوهرها</w:t>
      </w:r>
      <w:r w:rsidR="00981434" w:rsidRPr="00DE6131">
        <w:rPr>
          <w:rFonts w:hint="cs"/>
          <w:rtl/>
        </w:rPr>
        <w:t>، فعقد التفويض يقوم على فكرة  تفضي الى نقل  جل المخاطر وال</w:t>
      </w:r>
      <w:r w:rsidR="00303F88">
        <w:rPr>
          <w:rFonts w:hint="cs"/>
          <w:rtl/>
        </w:rPr>
        <w:t>أ</w:t>
      </w:r>
      <w:r w:rsidR="00981434" w:rsidRPr="00DE6131">
        <w:rPr>
          <w:rFonts w:hint="cs"/>
          <w:rtl/>
        </w:rPr>
        <w:t>عباء المترتب</w:t>
      </w:r>
      <w:r w:rsidR="00303F88">
        <w:rPr>
          <w:rFonts w:hint="cs"/>
          <w:rtl/>
        </w:rPr>
        <w:t>ة على عملية تشغيل المرفق المفوض لتقع على عاتق المفوض إ</w:t>
      </w:r>
      <w:r w:rsidR="00981434" w:rsidRPr="00DE6131">
        <w:rPr>
          <w:rFonts w:hint="cs"/>
          <w:rtl/>
        </w:rPr>
        <w:t>ليه بح</w:t>
      </w:r>
      <w:r w:rsidR="00303F88">
        <w:rPr>
          <w:rFonts w:hint="cs"/>
          <w:rtl/>
        </w:rPr>
        <w:t>يث يتحمل الأخير كل هذه التبعات إلا أ</w:t>
      </w:r>
      <w:r w:rsidR="00981434" w:rsidRPr="00DE6131">
        <w:rPr>
          <w:rFonts w:hint="cs"/>
          <w:rtl/>
        </w:rPr>
        <w:t xml:space="preserve">ن هذا المبدأ </w:t>
      </w:r>
      <w:r w:rsidR="0044189F" w:rsidRPr="00DE6131">
        <w:rPr>
          <w:rFonts w:hint="cs"/>
          <w:rtl/>
        </w:rPr>
        <w:t>لا يؤخ</w:t>
      </w:r>
      <w:r w:rsidR="0044189F" w:rsidRPr="00DE6131">
        <w:rPr>
          <w:rtl/>
        </w:rPr>
        <w:t>ذ</w:t>
      </w:r>
      <w:r w:rsidR="00981434" w:rsidRPr="00DE6131">
        <w:rPr>
          <w:rFonts w:hint="cs"/>
          <w:rtl/>
        </w:rPr>
        <w:t xml:space="preserve"> على </w:t>
      </w:r>
      <w:r w:rsidR="00303F88">
        <w:rPr>
          <w:rFonts w:hint="cs"/>
          <w:rtl/>
        </w:rPr>
        <w:t>إ</w:t>
      </w:r>
      <w:r w:rsidR="00981434" w:rsidRPr="00DE6131">
        <w:rPr>
          <w:rFonts w:hint="cs"/>
          <w:rtl/>
        </w:rPr>
        <w:t>طلاقه</w:t>
      </w:r>
      <w:r w:rsidR="00303F88">
        <w:rPr>
          <w:rFonts w:hint="cs"/>
          <w:rtl/>
        </w:rPr>
        <w:t>،</w:t>
      </w:r>
      <w:r w:rsidR="00981434" w:rsidRPr="00DE6131">
        <w:rPr>
          <w:rFonts w:hint="cs"/>
          <w:rtl/>
        </w:rPr>
        <w:t xml:space="preserve"> فهذه القاعدة </w:t>
      </w:r>
      <w:r w:rsidR="00AE6948">
        <w:rPr>
          <w:rFonts w:hint="cs"/>
          <w:rtl/>
        </w:rPr>
        <w:t>لا ت</w:t>
      </w:r>
      <w:r w:rsidR="0044189F" w:rsidRPr="00DE6131">
        <w:rPr>
          <w:rFonts w:hint="cs"/>
          <w:rtl/>
        </w:rPr>
        <w:t>عن</w:t>
      </w:r>
      <w:r w:rsidR="0044189F" w:rsidRPr="00DE6131">
        <w:rPr>
          <w:rtl/>
        </w:rPr>
        <w:t>ي</w:t>
      </w:r>
      <w:r w:rsidR="00981434" w:rsidRPr="00DE6131">
        <w:rPr>
          <w:rFonts w:hint="cs"/>
          <w:rtl/>
        </w:rPr>
        <w:t xml:space="preserve"> التخلي بشكل كلي ومطلق عن المشاركة في تح</w:t>
      </w:r>
      <w:r w:rsidR="00AE6948">
        <w:rPr>
          <w:rFonts w:hint="cs"/>
          <w:rtl/>
        </w:rPr>
        <w:t xml:space="preserve">مل جزء من التبعات والمخاطرالتي يمكن أن تعترض عملية </w:t>
      </w:r>
      <w:r w:rsidR="00981434" w:rsidRPr="00DE6131">
        <w:rPr>
          <w:rFonts w:hint="cs"/>
          <w:rtl/>
        </w:rPr>
        <w:t>استغلال المرفق العام من المفوض اليه</w:t>
      </w:r>
      <w:r w:rsidR="00AE6948">
        <w:rPr>
          <w:rFonts w:hint="cs"/>
          <w:rtl/>
        </w:rPr>
        <w:t>،</w:t>
      </w:r>
      <w:r w:rsidR="00981434" w:rsidRPr="00DE6131">
        <w:rPr>
          <w:rFonts w:hint="cs"/>
          <w:rtl/>
        </w:rPr>
        <w:t xml:space="preserve"> وبناء على ذلك ف</w:t>
      </w:r>
      <w:r w:rsidR="00AE6948">
        <w:rPr>
          <w:rFonts w:hint="cs"/>
          <w:rtl/>
        </w:rPr>
        <w:t>إ</w:t>
      </w:r>
      <w:r w:rsidR="00981434" w:rsidRPr="00DE6131">
        <w:rPr>
          <w:rFonts w:hint="cs"/>
          <w:rtl/>
        </w:rPr>
        <w:t>ن  كل من الفقه والقضاء قد استقر على ضرورة التزام الجهة الإدارية المتعاقدة  بالمحافظة على التوازن المالي لعقد التفويض بما يحقق الإرادة المشتركة لأطراف المتعاقدة عند ابرام العقد</w:t>
      </w:r>
      <w:r w:rsidR="00981434" w:rsidRPr="00DE6131">
        <w:rPr>
          <w:rStyle w:val="Appelnotedebasdep"/>
          <w:color w:val="000000" w:themeColor="text1"/>
          <w:rtl/>
        </w:rPr>
        <w:footnoteReference w:id="304"/>
      </w:r>
      <w:r w:rsidR="00AE6948">
        <w:rPr>
          <w:rFonts w:hint="cs"/>
          <w:rtl/>
        </w:rPr>
        <w:t>.</w:t>
      </w:r>
    </w:p>
    <w:p w14:paraId="71D39E68" w14:textId="67F14927" w:rsidR="00981434" w:rsidRPr="00DE6131" w:rsidRDefault="00981434" w:rsidP="00D74548">
      <w:pPr>
        <w:rPr>
          <w:rtl/>
        </w:rPr>
      </w:pPr>
      <w:r w:rsidRPr="00DE6131">
        <w:rPr>
          <w:rFonts w:hint="cs"/>
          <w:rtl/>
        </w:rPr>
        <w:t>ففكرة التوازن ا</w:t>
      </w:r>
      <w:r w:rsidR="00AE6948">
        <w:rPr>
          <w:rFonts w:hint="cs"/>
          <w:rtl/>
        </w:rPr>
        <w:t xml:space="preserve">لمالي لعقد تفويض المرفق العام وإن كان منبعها القضاء الإداري </w:t>
      </w:r>
      <w:r w:rsidRPr="00DE6131">
        <w:rPr>
          <w:rFonts w:hint="cs"/>
          <w:rtl/>
        </w:rPr>
        <w:t>وخاصة ال</w:t>
      </w:r>
      <w:r w:rsidR="00AE6948">
        <w:rPr>
          <w:rFonts w:hint="cs"/>
          <w:rtl/>
        </w:rPr>
        <w:t>قضاء الفرنسي من ناحية النظرية وأن تطبيقاتها التقليدية أ</w:t>
      </w:r>
      <w:r w:rsidRPr="00DE6131">
        <w:rPr>
          <w:rFonts w:hint="cs"/>
          <w:rtl/>
        </w:rPr>
        <w:t xml:space="preserve">كثر </w:t>
      </w:r>
      <w:r w:rsidR="0044189F" w:rsidRPr="00DE6131">
        <w:rPr>
          <w:rFonts w:hint="cs"/>
          <w:rtl/>
        </w:rPr>
        <w:t>ما تتعل</w:t>
      </w:r>
      <w:r w:rsidR="0044189F" w:rsidRPr="00DE6131">
        <w:rPr>
          <w:rtl/>
        </w:rPr>
        <w:t>ق</w:t>
      </w:r>
      <w:r w:rsidR="00AE6948">
        <w:rPr>
          <w:rFonts w:hint="cs"/>
          <w:rtl/>
        </w:rPr>
        <w:t xml:space="preserve"> بمسألة  الظروف الاستثنائية إلا أ</w:t>
      </w:r>
      <w:r w:rsidRPr="00DE6131">
        <w:rPr>
          <w:rFonts w:hint="cs"/>
          <w:rtl/>
        </w:rPr>
        <w:t xml:space="preserve">ن هذه الفكرة تطورت </w:t>
      </w:r>
      <w:r w:rsidR="0044189F" w:rsidRPr="00DE6131">
        <w:rPr>
          <w:rFonts w:hint="cs"/>
          <w:rtl/>
        </w:rPr>
        <w:t>وتكيفت</w:t>
      </w:r>
      <w:r w:rsidRPr="00DE6131">
        <w:rPr>
          <w:rFonts w:hint="cs"/>
          <w:rtl/>
        </w:rPr>
        <w:t xml:space="preserve"> بمرور الوقت وشهدت  تطورا كبيرا في  تطبيقاتها خاصة من حيث نطاق </w:t>
      </w:r>
      <w:r w:rsidR="005E008F">
        <w:rPr>
          <w:rFonts w:hint="cs"/>
          <w:rtl/>
        </w:rPr>
        <w:lastRenderedPageBreak/>
        <w:t>التطبيق ومداها كما أن تطبيقها لم يعد ي</w:t>
      </w:r>
      <w:r w:rsidRPr="00DE6131">
        <w:rPr>
          <w:rFonts w:hint="cs"/>
          <w:rtl/>
        </w:rPr>
        <w:t>تعلق ف</w:t>
      </w:r>
      <w:r w:rsidR="005E008F">
        <w:rPr>
          <w:rFonts w:hint="cs"/>
          <w:rtl/>
        </w:rPr>
        <w:t>قط بمجال  القضاء  الإداري فحسب وإ</w:t>
      </w:r>
      <w:r w:rsidRPr="00DE6131">
        <w:rPr>
          <w:rFonts w:hint="cs"/>
          <w:rtl/>
        </w:rPr>
        <w:t>نما شهدت هذه الفكرة في غالب الأحيان تطورا على  مستوى التشريع وذلك من  خلال نص المشرع نصوصا تنظم  قواعد و</w:t>
      </w:r>
      <w:r w:rsidR="005E008F">
        <w:rPr>
          <w:rFonts w:hint="cs"/>
          <w:rtl/>
        </w:rPr>
        <w:t>أ</w:t>
      </w:r>
      <w:r w:rsidRPr="00DE6131">
        <w:rPr>
          <w:rFonts w:hint="cs"/>
          <w:rtl/>
        </w:rPr>
        <w:t xml:space="preserve">سس لمواجهة التبعات والمخاطر </w:t>
      </w:r>
      <w:r w:rsidR="005E008F">
        <w:rPr>
          <w:rFonts w:hint="cs"/>
          <w:rtl/>
        </w:rPr>
        <w:t>التي يمكن أ</w:t>
      </w:r>
      <w:r w:rsidRPr="00DE6131">
        <w:rPr>
          <w:rFonts w:hint="cs"/>
          <w:rtl/>
        </w:rPr>
        <w:t xml:space="preserve">ن تعرقل تنفيذ المشاريع العامة </w:t>
      </w:r>
      <w:r w:rsidR="005E008F">
        <w:rPr>
          <w:rFonts w:hint="cs"/>
          <w:rtl/>
        </w:rPr>
        <w:t xml:space="preserve">ومن ناحية ثانية سعت  الأطراف </w:t>
      </w:r>
      <w:r w:rsidRPr="00DE6131">
        <w:rPr>
          <w:rFonts w:hint="cs"/>
          <w:rtl/>
        </w:rPr>
        <w:t>المتعاقدة في عقود التفويض الى تضمين عقودهم بنودا  تتعلق بمسألة الحفاظ على التوازن المالي للعقد</w:t>
      </w:r>
      <w:r w:rsidRPr="00DE6131">
        <w:rPr>
          <w:rStyle w:val="Appelnotedebasdep"/>
          <w:color w:val="000000" w:themeColor="text1"/>
          <w:rtl/>
        </w:rPr>
        <w:footnoteReference w:id="305"/>
      </w:r>
      <w:r w:rsidRPr="00DE6131">
        <w:rPr>
          <w:rFonts w:hint="cs"/>
          <w:rtl/>
        </w:rPr>
        <w:t>.</w:t>
      </w:r>
    </w:p>
    <w:p w14:paraId="5E70F996" w14:textId="0C1786D7" w:rsidR="00981434" w:rsidRPr="00DE6131" w:rsidRDefault="00981434" w:rsidP="00D74548">
      <w:pPr>
        <w:rPr>
          <w:sz w:val="24"/>
          <w:szCs w:val="24"/>
          <w:rtl/>
        </w:rPr>
      </w:pPr>
      <w:r w:rsidRPr="00DE6131">
        <w:rPr>
          <w:rFonts w:hint="cs"/>
          <w:rtl/>
        </w:rPr>
        <w:t>وبالتال</w:t>
      </w:r>
      <w:r w:rsidRPr="00DE6131">
        <w:rPr>
          <w:rtl/>
        </w:rPr>
        <w:t>ي</w:t>
      </w:r>
      <w:r w:rsidR="005E008F">
        <w:rPr>
          <w:rFonts w:hint="cs"/>
          <w:rtl/>
        </w:rPr>
        <w:t xml:space="preserve"> فإن مسأ</w:t>
      </w:r>
      <w:r w:rsidRPr="00DE6131">
        <w:rPr>
          <w:rFonts w:hint="cs"/>
          <w:rtl/>
        </w:rPr>
        <w:t xml:space="preserve">لة الحفاظ على التوازن المالي لعقد التفويض تمثل أحد أهم حقوق المستثمر في المرفق </w:t>
      </w:r>
      <w:r w:rsidR="00A07BC5" w:rsidRPr="00DE6131">
        <w:rPr>
          <w:rFonts w:hint="cs"/>
          <w:rtl/>
        </w:rPr>
        <w:t>العام،</w:t>
      </w:r>
      <w:r w:rsidRPr="00DE6131">
        <w:rPr>
          <w:rFonts w:hint="cs"/>
          <w:rtl/>
        </w:rPr>
        <w:t xml:space="preserve"> فهي مبنية أساسا على </w:t>
      </w:r>
      <w:r w:rsidR="0044189F" w:rsidRPr="00DE6131">
        <w:rPr>
          <w:rFonts w:hint="cs"/>
          <w:rtl/>
        </w:rPr>
        <w:t>ما تملي</w:t>
      </w:r>
      <w:r w:rsidR="0044189F" w:rsidRPr="00DE6131">
        <w:rPr>
          <w:rtl/>
        </w:rPr>
        <w:t>ه</w:t>
      </w:r>
      <w:r w:rsidRPr="00DE6131">
        <w:rPr>
          <w:rFonts w:hint="cs"/>
          <w:rtl/>
        </w:rPr>
        <w:t xml:space="preserve"> قواعد العدالة </w:t>
      </w:r>
      <w:r w:rsidR="00A07BC5" w:rsidRPr="00DE6131">
        <w:rPr>
          <w:rFonts w:hint="cs"/>
          <w:rtl/>
        </w:rPr>
        <w:t>والمساواة وهو</w:t>
      </w:r>
      <w:r w:rsidRPr="00DE6131">
        <w:rPr>
          <w:rFonts w:hint="cs"/>
          <w:rtl/>
        </w:rPr>
        <w:t xml:space="preserve"> آلية تمكن المفوض اليه من القيام بمهامه </w:t>
      </w:r>
      <w:r w:rsidR="00A07BC5" w:rsidRPr="00DE6131">
        <w:rPr>
          <w:rFonts w:hint="cs"/>
          <w:rtl/>
        </w:rPr>
        <w:t>المرفقية بطريقة</w:t>
      </w:r>
      <w:r w:rsidRPr="00DE6131">
        <w:rPr>
          <w:rFonts w:hint="cs"/>
          <w:rtl/>
        </w:rPr>
        <w:t xml:space="preserve"> </w:t>
      </w:r>
      <w:r w:rsidR="00A07BC5" w:rsidRPr="00DE6131">
        <w:rPr>
          <w:rFonts w:hint="cs"/>
          <w:rtl/>
        </w:rPr>
        <w:t>فعالة تضمن التعاون</w:t>
      </w:r>
      <w:r w:rsidRPr="00DE6131">
        <w:rPr>
          <w:rFonts w:hint="cs"/>
          <w:rtl/>
        </w:rPr>
        <w:t xml:space="preserve"> والتكافل مع </w:t>
      </w:r>
      <w:r w:rsidR="00A07BC5" w:rsidRPr="00DE6131">
        <w:rPr>
          <w:rFonts w:hint="cs"/>
          <w:rtl/>
        </w:rPr>
        <w:t>الجهة العامة</w:t>
      </w:r>
      <w:r w:rsidRPr="00DE6131">
        <w:rPr>
          <w:rFonts w:hint="cs"/>
          <w:rtl/>
        </w:rPr>
        <w:t xml:space="preserve"> المانحة للتفويض من</w:t>
      </w:r>
      <w:r w:rsidR="001628C6">
        <w:rPr>
          <w:rFonts w:hint="cs"/>
          <w:rtl/>
        </w:rPr>
        <w:t xml:space="preserve"> أجل تحقيق متطلبات المرفق العام،</w:t>
      </w:r>
      <w:r w:rsidRPr="00DE6131">
        <w:rPr>
          <w:rFonts w:hint="cs"/>
          <w:rtl/>
        </w:rPr>
        <w:t xml:space="preserve"> وق</w:t>
      </w:r>
      <w:r w:rsidRPr="00DE6131">
        <w:rPr>
          <w:rtl/>
        </w:rPr>
        <w:t>د</w:t>
      </w:r>
      <w:r w:rsidRPr="00DE6131">
        <w:rPr>
          <w:rFonts w:hint="cs"/>
          <w:rtl/>
        </w:rPr>
        <w:t xml:space="preserve"> أقر الاجتهاد القضائي عن معنى هذا ال</w:t>
      </w:r>
      <w:r w:rsidR="001628C6">
        <w:rPr>
          <w:rFonts w:hint="cs"/>
          <w:rtl/>
        </w:rPr>
        <w:t>تضامن المالي الذي يجسد عن طريق إ</w:t>
      </w:r>
      <w:r w:rsidRPr="00DE6131">
        <w:rPr>
          <w:rFonts w:hint="cs"/>
          <w:rtl/>
        </w:rPr>
        <w:t xml:space="preserve">عمال قاعدة </w:t>
      </w:r>
      <w:r w:rsidR="001628C6">
        <w:rPr>
          <w:rFonts w:hint="cs"/>
          <w:rtl/>
        </w:rPr>
        <w:t xml:space="preserve"> التوازن المالي في الوقت الذي  أ</w:t>
      </w:r>
      <w:r w:rsidRPr="00DE6131">
        <w:rPr>
          <w:rFonts w:hint="cs"/>
          <w:rtl/>
        </w:rPr>
        <w:t>لزم السلطة المفوض</w:t>
      </w:r>
      <w:r w:rsidR="001628C6">
        <w:rPr>
          <w:rFonts w:hint="cs"/>
          <w:rtl/>
        </w:rPr>
        <w:t>ة باتخاذ كل الإجراءات والتدابيرالممكنة  لضمان السير</w:t>
      </w:r>
      <w:r w:rsidRPr="00DE6131">
        <w:rPr>
          <w:rFonts w:hint="cs"/>
          <w:rtl/>
        </w:rPr>
        <w:t>المضطرد  للمرفق العام</w:t>
      </w:r>
      <w:r w:rsidR="001628C6">
        <w:rPr>
          <w:rFonts w:hint="cs"/>
          <w:rtl/>
        </w:rPr>
        <w:t xml:space="preserve">، وتجنب توقف الأنشطة المرفقية </w:t>
      </w:r>
      <w:r w:rsidRPr="00DE6131">
        <w:rPr>
          <w:rFonts w:hint="cs"/>
          <w:rtl/>
        </w:rPr>
        <w:t xml:space="preserve">تحت أي مبرر كان مما يشكل انعكاس خطير على مقومات المصلحة العامة، هذا الالتزام يستند بشكل جوهري على </w:t>
      </w:r>
      <w:r w:rsidR="0044189F" w:rsidRPr="00DE6131">
        <w:rPr>
          <w:rFonts w:hint="cs"/>
          <w:rtl/>
        </w:rPr>
        <w:t>المبادئ</w:t>
      </w:r>
      <w:r w:rsidRPr="00DE6131">
        <w:rPr>
          <w:rFonts w:hint="cs"/>
          <w:rtl/>
        </w:rPr>
        <w:t xml:space="preserve"> ا</w:t>
      </w:r>
      <w:r w:rsidR="001628C6">
        <w:rPr>
          <w:rFonts w:hint="cs"/>
          <w:rtl/>
        </w:rPr>
        <w:t xml:space="preserve">لعامة التي تنظم إدارة واستغلال </w:t>
      </w:r>
      <w:r w:rsidRPr="00DE6131">
        <w:rPr>
          <w:rFonts w:hint="cs"/>
          <w:rtl/>
        </w:rPr>
        <w:t>المرافق العامة، فهو يهدف في المقام ال</w:t>
      </w:r>
      <w:r w:rsidR="001628C6">
        <w:rPr>
          <w:rFonts w:hint="cs"/>
          <w:rtl/>
        </w:rPr>
        <w:t>أ</w:t>
      </w:r>
      <w:r w:rsidRPr="00DE6131">
        <w:rPr>
          <w:rFonts w:hint="cs"/>
          <w:rtl/>
        </w:rPr>
        <w:t>ول لحماية المرفق العام نفسه</w:t>
      </w:r>
      <w:r w:rsidR="001628C6">
        <w:rPr>
          <w:rFonts w:hint="cs"/>
          <w:rtl/>
        </w:rPr>
        <w:t>،</w:t>
      </w:r>
      <w:r w:rsidRPr="00DE6131">
        <w:rPr>
          <w:rFonts w:hint="cs"/>
          <w:rtl/>
        </w:rPr>
        <w:t xml:space="preserve"> وهو التزام يقع على عاتق الجماعة العامة في كل </w:t>
      </w:r>
      <w:r w:rsidR="0044189F" w:rsidRPr="00DE6131">
        <w:rPr>
          <w:rFonts w:hint="cs"/>
          <w:rtl/>
        </w:rPr>
        <w:t xml:space="preserve">الظروف، فالتوازن </w:t>
      </w:r>
      <w:r w:rsidRPr="00DE6131">
        <w:rPr>
          <w:rFonts w:hint="cs"/>
          <w:rtl/>
        </w:rPr>
        <w:t>المالي لعقد التفويض لا</w:t>
      </w:r>
      <w:r w:rsidR="0044189F" w:rsidRPr="00DE6131">
        <w:rPr>
          <w:rFonts w:hint="cs"/>
          <w:rtl/>
        </w:rPr>
        <w:t xml:space="preserve"> </w:t>
      </w:r>
      <w:r w:rsidRPr="00DE6131">
        <w:rPr>
          <w:rFonts w:hint="cs"/>
          <w:rtl/>
        </w:rPr>
        <w:t>يفضي بالضرورة الى تحقيق تعادل وموازنة بين المنافع وال</w:t>
      </w:r>
      <w:r w:rsidR="001628C6">
        <w:rPr>
          <w:rFonts w:hint="cs"/>
          <w:rtl/>
        </w:rPr>
        <w:t>أ</w:t>
      </w:r>
      <w:r w:rsidRPr="00DE6131">
        <w:rPr>
          <w:rFonts w:hint="cs"/>
          <w:rtl/>
        </w:rPr>
        <w:t>عباء فحسب بل تكمن أهميته أكثر</w:t>
      </w:r>
      <w:r w:rsidR="0044189F" w:rsidRPr="00DE6131">
        <w:rPr>
          <w:rFonts w:hint="cs"/>
          <w:rtl/>
        </w:rPr>
        <w:t xml:space="preserve"> </w:t>
      </w:r>
      <w:r w:rsidRPr="00DE6131">
        <w:rPr>
          <w:rFonts w:hint="cs"/>
          <w:rtl/>
        </w:rPr>
        <w:t>في حماية القدرة المالية للمستثمر من خلال  دفعه الى تحقيق مكاسب مالية مقابل المسؤولية   المالية التي تقع على عاتقه المتعلقة بتكاليف الاستثمار</w:t>
      </w:r>
      <w:r w:rsidR="00480FEC">
        <w:rPr>
          <w:rFonts w:hint="cs"/>
          <w:rtl/>
        </w:rPr>
        <w:t>، وقد يجسد مبدأ</w:t>
      </w:r>
      <w:r w:rsidRPr="00DE6131">
        <w:rPr>
          <w:rFonts w:hint="cs"/>
          <w:rtl/>
        </w:rPr>
        <w:t xml:space="preserve"> التوازن المالي في نصوص العقد في حد </w:t>
      </w:r>
      <w:r w:rsidR="00480FEC">
        <w:rPr>
          <w:rFonts w:hint="cs"/>
          <w:rtl/>
        </w:rPr>
        <w:t>ذاته من خلال البنود التعاقدية أو تنظيمية التي</w:t>
      </w:r>
      <w:r w:rsidRPr="00DE6131">
        <w:rPr>
          <w:rFonts w:hint="cs"/>
          <w:rtl/>
        </w:rPr>
        <w:t xml:space="preserve"> يتضمنها ، وفي هذا السياق أقر ال</w:t>
      </w:r>
      <w:r w:rsidR="00480FEC">
        <w:rPr>
          <w:rFonts w:hint="cs"/>
          <w:rtl/>
        </w:rPr>
        <w:t>إ</w:t>
      </w:r>
      <w:r w:rsidRPr="00DE6131">
        <w:rPr>
          <w:rFonts w:hint="cs"/>
          <w:rtl/>
        </w:rPr>
        <w:t xml:space="preserve">جتهاد القضائي الفرنسي بضرورة  تكريس هذا </w:t>
      </w:r>
      <w:r w:rsidR="0044189F" w:rsidRPr="00DE6131">
        <w:rPr>
          <w:rFonts w:hint="cs"/>
          <w:rtl/>
        </w:rPr>
        <w:t>المبدأ</w:t>
      </w:r>
      <w:r w:rsidRPr="00DE6131">
        <w:rPr>
          <w:rFonts w:hint="cs"/>
          <w:rtl/>
        </w:rPr>
        <w:t xml:space="preserve"> كأحد المرتكزات ال</w:t>
      </w:r>
      <w:r w:rsidR="00480FEC">
        <w:rPr>
          <w:rFonts w:hint="cs"/>
          <w:rtl/>
        </w:rPr>
        <w:t>أ</w:t>
      </w:r>
      <w:r w:rsidRPr="00DE6131">
        <w:rPr>
          <w:rFonts w:hint="cs"/>
          <w:rtl/>
        </w:rPr>
        <w:t xml:space="preserve">ساسية  التي تميز أساليب تسيير واستثمار المرافق العامة </w:t>
      </w:r>
      <w:r w:rsidRPr="00DE6131">
        <w:rPr>
          <w:rStyle w:val="Appelnotedebasdep"/>
          <w:color w:val="000000" w:themeColor="text1"/>
          <w:rtl/>
        </w:rPr>
        <w:footnoteReference w:id="306"/>
      </w:r>
      <w:r w:rsidRPr="00DE6131">
        <w:rPr>
          <w:rFonts w:hint="cs"/>
          <w:sz w:val="24"/>
          <w:szCs w:val="24"/>
          <w:rtl/>
        </w:rPr>
        <w:t>.</w:t>
      </w:r>
    </w:p>
    <w:p w14:paraId="2F23C86F" w14:textId="1187B53F" w:rsidR="00981434" w:rsidRPr="00DE6131" w:rsidRDefault="00FB2375" w:rsidP="00D74548">
      <w:pPr>
        <w:rPr>
          <w:rtl/>
        </w:rPr>
      </w:pPr>
      <w:r w:rsidRPr="00DE6131">
        <w:rPr>
          <w:rFonts w:hint="cs"/>
          <w:rtl/>
        </w:rPr>
        <w:t>ويتبلور هذ</w:t>
      </w:r>
      <w:r w:rsidRPr="00DE6131">
        <w:rPr>
          <w:rtl/>
        </w:rPr>
        <w:t>ا</w:t>
      </w:r>
      <w:r w:rsidR="00981434" w:rsidRPr="00DE6131">
        <w:rPr>
          <w:rFonts w:hint="cs"/>
          <w:rtl/>
        </w:rPr>
        <w:t xml:space="preserve"> المبدأ بشكل أساسي من خلال تقديم يد المساعدة من الجهة العامة المانحة للتفويض لصالح المستثمر في المشروعات العامة واسناده بمجموعة من الضمانات والمساعدات المالية </w:t>
      </w:r>
      <w:r w:rsidR="00E51093">
        <w:rPr>
          <w:rFonts w:hint="cs"/>
          <w:rtl/>
        </w:rPr>
        <w:t>ب</w:t>
      </w:r>
      <w:r w:rsidR="00981434" w:rsidRPr="00DE6131">
        <w:rPr>
          <w:rFonts w:hint="cs"/>
          <w:rtl/>
        </w:rPr>
        <w:t>شكل خاص تساعده على الاستمرار في تنفيذ التزاماته ال</w:t>
      </w:r>
      <w:r w:rsidR="00E51093">
        <w:rPr>
          <w:rFonts w:hint="cs"/>
          <w:rtl/>
        </w:rPr>
        <w:t>عقدية والمرفقية في ظل كل الظروف</w:t>
      </w:r>
      <w:r w:rsidR="00981434" w:rsidRPr="00DE6131">
        <w:rPr>
          <w:rFonts w:hint="cs"/>
          <w:rtl/>
        </w:rPr>
        <w:t xml:space="preserve">، هذا </w:t>
      </w:r>
      <w:r w:rsidR="0044189F" w:rsidRPr="00DE6131">
        <w:rPr>
          <w:rFonts w:hint="cs"/>
          <w:rtl/>
        </w:rPr>
        <w:t>التضامن</w:t>
      </w:r>
      <w:r w:rsidR="00981434" w:rsidRPr="00DE6131">
        <w:rPr>
          <w:rFonts w:hint="cs"/>
          <w:rtl/>
        </w:rPr>
        <w:t xml:space="preserve"> الذي تبديه السلطة المانحة مع صاحب التفويض ليس من شأنه </w:t>
      </w:r>
      <w:r w:rsidR="0044189F" w:rsidRPr="00DE6131">
        <w:rPr>
          <w:rFonts w:hint="cs"/>
          <w:rtl/>
        </w:rPr>
        <w:t>التأثير</w:t>
      </w:r>
      <w:r w:rsidR="00981434" w:rsidRPr="00DE6131">
        <w:rPr>
          <w:rFonts w:hint="cs"/>
          <w:rtl/>
        </w:rPr>
        <w:t xml:space="preserve"> على الطبيعة القانونية لعقد التفويض باعتباره آلية حديثة في تسيير واستثمار المراف</w:t>
      </w:r>
      <w:r w:rsidR="00981434" w:rsidRPr="00DE6131">
        <w:rPr>
          <w:rtl/>
        </w:rPr>
        <w:t>ق</w:t>
      </w:r>
      <w:r w:rsidR="0044189F" w:rsidRPr="00DE6131">
        <w:rPr>
          <w:rFonts w:hint="cs"/>
          <w:rtl/>
        </w:rPr>
        <w:t xml:space="preserve"> العامة</w:t>
      </w:r>
      <w:r w:rsidR="00E51093">
        <w:rPr>
          <w:rFonts w:hint="cs"/>
          <w:rtl/>
        </w:rPr>
        <w:t>،</w:t>
      </w:r>
      <w:r w:rsidR="0044189F" w:rsidRPr="00DE6131">
        <w:rPr>
          <w:rFonts w:hint="cs"/>
          <w:rtl/>
        </w:rPr>
        <w:t xml:space="preserve"> كما ليس من شأنه كذلك الانت</w:t>
      </w:r>
      <w:r w:rsidR="00E51093">
        <w:rPr>
          <w:rFonts w:hint="cs"/>
          <w:rtl/>
        </w:rPr>
        <w:t>قاص من دور المستثمر في تحمل الأعباء والمخاطر الاستثمارية</w:t>
      </w:r>
      <w:r w:rsidR="00981434" w:rsidRPr="00DE6131">
        <w:rPr>
          <w:rFonts w:hint="cs"/>
          <w:rtl/>
        </w:rPr>
        <w:t xml:space="preserve">، وهذا ما أقره مجلس الدولة الفرنسي في رأيه سنة </w:t>
      </w:r>
      <w:r w:rsidR="00981434" w:rsidRPr="00E51093">
        <w:rPr>
          <w:rFonts w:hint="cs"/>
          <w:sz w:val="24"/>
          <w:szCs w:val="24"/>
          <w:rtl/>
        </w:rPr>
        <w:t>1995</w:t>
      </w:r>
      <w:r w:rsidR="00981434" w:rsidRPr="00DE6131">
        <w:rPr>
          <w:rStyle w:val="Appelnotedebasdep"/>
          <w:color w:val="000000" w:themeColor="text1"/>
          <w:rtl/>
        </w:rPr>
        <w:footnoteReference w:id="307"/>
      </w:r>
      <w:r w:rsidR="005A5CB5" w:rsidRPr="00DE6131">
        <w:rPr>
          <w:rFonts w:hint="cs"/>
          <w:rtl/>
        </w:rPr>
        <w:t>،</w:t>
      </w:r>
      <w:r w:rsidR="00E51093">
        <w:rPr>
          <w:rFonts w:hint="cs"/>
          <w:rtl/>
        </w:rPr>
        <w:t>عندما أقر أ</w:t>
      </w:r>
      <w:r w:rsidR="00981434" w:rsidRPr="00DE6131">
        <w:rPr>
          <w:rFonts w:hint="cs"/>
          <w:rtl/>
        </w:rPr>
        <w:t>ن  مجموعة الضمانات المالية المتاحة لصاحب التفويض من قبل السلطة  العامة  بهدف مساعدته من أجل  تمويل المنشآت والعتاد  اللازم لتشغيل المرفق العام والتقليل من ن</w:t>
      </w:r>
      <w:r w:rsidR="00E51093">
        <w:rPr>
          <w:rFonts w:hint="cs"/>
          <w:rtl/>
        </w:rPr>
        <w:t>سبة المخاطر التي يمكن أن تواجهه</w:t>
      </w:r>
      <w:r w:rsidR="00981434" w:rsidRPr="00DE6131">
        <w:rPr>
          <w:rFonts w:hint="cs"/>
          <w:rtl/>
        </w:rPr>
        <w:t>، لا</w:t>
      </w:r>
      <w:r w:rsidR="0044189F" w:rsidRPr="00DE6131">
        <w:rPr>
          <w:rFonts w:hint="cs"/>
          <w:rtl/>
        </w:rPr>
        <w:t xml:space="preserve"> </w:t>
      </w:r>
      <w:r w:rsidR="00981434" w:rsidRPr="00DE6131">
        <w:rPr>
          <w:rFonts w:hint="cs"/>
          <w:rtl/>
        </w:rPr>
        <w:t>ترقى الى المساس بطبيعة ا</w:t>
      </w:r>
      <w:r w:rsidR="00E51093">
        <w:rPr>
          <w:rFonts w:hint="cs"/>
          <w:rtl/>
        </w:rPr>
        <w:t>لعقد والوصف القانوني له  طالما أ</w:t>
      </w:r>
      <w:r w:rsidR="00981434" w:rsidRPr="00DE6131">
        <w:rPr>
          <w:rFonts w:hint="cs"/>
          <w:rtl/>
        </w:rPr>
        <w:t xml:space="preserve">ن هذه الضمانات الممنوحة </w:t>
      </w:r>
      <w:r w:rsidR="0044189F" w:rsidRPr="00DE6131">
        <w:rPr>
          <w:rFonts w:hint="cs"/>
          <w:rtl/>
        </w:rPr>
        <w:t>لا تكو</w:t>
      </w:r>
      <w:r w:rsidR="0044189F" w:rsidRPr="00DE6131">
        <w:rPr>
          <w:rtl/>
        </w:rPr>
        <w:t>ن</w:t>
      </w:r>
      <w:r w:rsidR="00981434" w:rsidRPr="00DE6131">
        <w:rPr>
          <w:rFonts w:hint="cs"/>
          <w:rtl/>
        </w:rPr>
        <w:t xml:space="preserve"> هي الأساس في عملية التمويل بالوجه الذي يجعل من العائدات المحصلة من قبل المنتفعين شكلية ووهمية</w:t>
      </w:r>
      <w:r w:rsidR="00981434" w:rsidRPr="00DE6131">
        <w:rPr>
          <w:rStyle w:val="Appelnotedebasdep"/>
          <w:color w:val="000000" w:themeColor="text1"/>
          <w:rtl/>
        </w:rPr>
        <w:footnoteReference w:id="308"/>
      </w:r>
      <w:r w:rsidR="00E51093">
        <w:rPr>
          <w:rFonts w:hint="cs"/>
          <w:rtl/>
        </w:rPr>
        <w:t>،</w:t>
      </w:r>
      <w:r w:rsidR="00981434" w:rsidRPr="00DE6131">
        <w:rPr>
          <w:rFonts w:hint="cs"/>
          <w:sz w:val="24"/>
          <w:szCs w:val="24"/>
          <w:rtl/>
        </w:rPr>
        <w:t xml:space="preserve"> </w:t>
      </w:r>
      <w:r w:rsidR="00981434" w:rsidRPr="00DE6131">
        <w:rPr>
          <w:rFonts w:hint="cs"/>
          <w:rtl/>
        </w:rPr>
        <w:t xml:space="preserve">ذلك أنه من غير الممكن أن تتحول هذه الضمانات التي تقررها القواعد العامة للعقود الإدارية من باب التضامن الذي تفرضه طبيعة المشروعات العامة المفوضة الى </w:t>
      </w:r>
      <w:r w:rsidR="0044189F" w:rsidRPr="00DE6131">
        <w:rPr>
          <w:rFonts w:hint="cs"/>
          <w:rtl/>
        </w:rPr>
        <w:t>مصدر لتموي</w:t>
      </w:r>
      <w:r w:rsidR="0044189F" w:rsidRPr="00DE6131">
        <w:rPr>
          <w:rtl/>
        </w:rPr>
        <w:t>ل</w:t>
      </w:r>
      <w:r w:rsidR="00E51093">
        <w:rPr>
          <w:rFonts w:hint="cs"/>
          <w:rtl/>
        </w:rPr>
        <w:t xml:space="preserve"> المرفق العام لأ</w:t>
      </w:r>
      <w:r w:rsidR="00981434" w:rsidRPr="00DE6131">
        <w:rPr>
          <w:rFonts w:hint="cs"/>
          <w:rtl/>
        </w:rPr>
        <w:t>ن ذلك ينافي الغرض من عقد التفويض ويؤثر على طبيعته القانونية.</w:t>
      </w:r>
    </w:p>
    <w:p w14:paraId="0ACD151B" w14:textId="46498BA6" w:rsidR="00981434" w:rsidRPr="00DE6131" w:rsidRDefault="00981434" w:rsidP="00644893">
      <w:pPr>
        <w:rPr>
          <w:color w:val="000000" w:themeColor="text1"/>
          <w:rtl/>
        </w:rPr>
      </w:pPr>
      <w:r w:rsidRPr="00DE6131">
        <w:rPr>
          <w:rFonts w:hint="cs"/>
          <w:color w:val="000000" w:themeColor="text1"/>
          <w:rtl/>
        </w:rPr>
        <w:t>إن الهدف المسطر</w:t>
      </w:r>
      <w:r w:rsidR="00FB2375">
        <w:rPr>
          <w:rFonts w:hint="cs"/>
          <w:color w:val="000000" w:themeColor="text1"/>
          <w:rtl/>
        </w:rPr>
        <w:t xml:space="preserve"> </w:t>
      </w:r>
      <w:r w:rsidR="00E51093">
        <w:rPr>
          <w:rFonts w:hint="cs"/>
          <w:color w:val="000000" w:themeColor="text1"/>
          <w:rtl/>
        </w:rPr>
        <w:t>الأ</w:t>
      </w:r>
      <w:r w:rsidRPr="00DE6131">
        <w:rPr>
          <w:rFonts w:hint="cs"/>
          <w:color w:val="000000" w:themeColor="text1"/>
          <w:rtl/>
        </w:rPr>
        <w:t xml:space="preserve">ول من الامتيازات والضمانات المالية التي يمكن للسلطة المانحة إعطائها للمستثمر في المرفق العام هو بلوغ الحفاظ  على الموازنة المالية لعقد التفويض، هذه الضمانات </w:t>
      </w:r>
      <w:r w:rsidR="0044189F" w:rsidRPr="00DE6131">
        <w:rPr>
          <w:rFonts w:hint="cs"/>
          <w:color w:val="000000" w:themeColor="text1"/>
          <w:rtl/>
        </w:rPr>
        <w:t>لا تؤث</w:t>
      </w:r>
      <w:r w:rsidR="0044189F" w:rsidRPr="00DE6131">
        <w:rPr>
          <w:color w:val="000000" w:themeColor="text1"/>
          <w:rtl/>
        </w:rPr>
        <w:t>ر</w:t>
      </w:r>
      <w:r w:rsidRPr="00DE6131">
        <w:rPr>
          <w:rFonts w:hint="cs"/>
          <w:color w:val="000000" w:themeColor="text1"/>
          <w:rtl/>
        </w:rPr>
        <w:t xml:space="preserve"> على حقيقة عقد التفويض </w:t>
      </w:r>
      <w:r w:rsidR="0044189F" w:rsidRPr="00DE6131">
        <w:rPr>
          <w:rFonts w:hint="cs"/>
          <w:color w:val="000000" w:themeColor="text1"/>
          <w:rtl/>
        </w:rPr>
        <w:t>و</w:t>
      </w:r>
      <w:r w:rsidR="008D2B01">
        <w:rPr>
          <w:rFonts w:hint="cs"/>
          <w:color w:val="000000" w:themeColor="text1"/>
          <w:rtl/>
        </w:rPr>
        <w:t xml:space="preserve">لا </w:t>
      </w:r>
      <w:r w:rsidR="0044189F" w:rsidRPr="00DE6131">
        <w:rPr>
          <w:rFonts w:hint="cs"/>
          <w:color w:val="000000" w:themeColor="text1"/>
          <w:rtl/>
        </w:rPr>
        <w:t>تمس</w:t>
      </w:r>
      <w:r w:rsidRPr="00DE6131">
        <w:rPr>
          <w:rFonts w:hint="cs"/>
          <w:color w:val="000000" w:themeColor="text1"/>
          <w:rtl/>
        </w:rPr>
        <w:t xml:space="preserve"> بمفهومه بشكل  خاص</w:t>
      </w:r>
      <w:r w:rsidR="008D2B01">
        <w:rPr>
          <w:rFonts w:hint="cs"/>
          <w:color w:val="000000" w:themeColor="text1"/>
          <w:rtl/>
        </w:rPr>
        <w:t>،</w:t>
      </w:r>
      <w:r w:rsidRPr="00DE6131">
        <w:rPr>
          <w:rFonts w:hint="cs"/>
          <w:color w:val="000000" w:themeColor="text1"/>
          <w:rtl/>
        </w:rPr>
        <w:t xml:space="preserve"> فالمقابل المالي للخدمة العمومية يدفع من قبل مستعملي المرفق </w:t>
      </w:r>
      <w:r w:rsidR="008D2B01">
        <w:rPr>
          <w:rFonts w:hint="cs"/>
          <w:color w:val="000000" w:themeColor="text1"/>
          <w:rtl/>
        </w:rPr>
        <w:t>وتكون</w:t>
      </w:r>
      <w:r w:rsidRPr="00DE6131">
        <w:rPr>
          <w:rFonts w:hint="cs"/>
          <w:color w:val="000000" w:themeColor="text1"/>
          <w:rtl/>
        </w:rPr>
        <w:t xml:space="preserve"> هذه الضمانات والامتيازات المالية في اطار أسمى وهو هدف الاستمرارية والديمومة للمرفق العام، كما تهدف من جانب آخر الى تشجيع عملية الاستثمار في حقل المشاريع والمرافق العامة، ويمكن لهذه الضمانات المالية أن تكرس</w:t>
      </w:r>
      <w:r w:rsidR="00841A7D">
        <w:rPr>
          <w:rFonts w:hint="cs"/>
          <w:color w:val="000000" w:themeColor="text1"/>
          <w:rtl/>
        </w:rPr>
        <w:t xml:space="preserve"> بواسطة إقرار صيغ  عقدية محددة </w:t>
      </w:r>
      <w:r w:rsidR="00841A7D">
        <w:rPr>
          <w:rFonts w:hint="cs"/>
          <w:color w:val="000000" w:themeColor="text1"/>
          <w:rtl/>
        </w:rPr>
        <w:lastRenderedPageBreak/>
        <w:t>أ</w:t>
      </w:r>
      <w:r w:rsidRPr="00DE6131">
        <w:rPr>
          <w:rFonts w:hint="cs"/>
          <w:color w:val="000000" w:themeColor="text1"/>
          <w:rtl/>
        </w:rPr>
        <w:t xml:space="preserve">و في حالة تحقق ظروف مالية معينة، وقد يكون  إقرار هذه الضمانات إما عن طريق العقد </w:t>
      </w:r>
      <w:r w:rsidR="00841A7D">
        <w:rPr>
          <w:rFonts w:hint="cs"/>
          <w:color w:val="000000" w:themeColor="text1"/>
          <w:rtl/>
        </w:rPr>
        <w:t>موضوع التفويض نفسه أ</w:t>
      </w:r>
      <w:r w:rsidRPr="00DE6131">
        <w:rPr>
          <w:rFonts w:hint="cs"/>
          <w:color w:val="000000" w:themeColor="text1"/>
          <w:rtl/>
        </w:rPr>
        <w:t xml:space="preserve">و من خلال نصوص وقواعد قانونية ، لذلك فاحترام التوازن المالي لا يشترط فيه توفر ظرف </w:t>
      </w:r>
      <w:r w:rsidR="00841A7D">
        <w:rPr>
          <w:rFonts w:hint="cs"/>
          <w:color w:val="000000" w:themeColor="text1"/>
          <w:rtl/>
        </w:rPr>
        <w:t>أ</w:t>
      </w:r>
      <w:r w:rsidRPr="00DE6131">
        <w:rPr>
          <w:rFonts w:hint="cs"/>
          <w:color w:val="000000" w:themeColor="text1"/>
          <w:rtl/>
        </w:rPr>
        <w:t xml:space="preserve">و حالة معينة </w:t>
      </w:r>
      <w:r w:rsidR="0044189F" w:rsidRPr="00DE6131">
        <w:rPr>
          <w:rFonts w:hint="cs"/>
          <w:color w:val="000000" w:themeColor="text1"/>
          <w:rtl/>
        </w:rPr>
        <w:t>خاصة</w:t>
      </w:r>
      <w:r w:rsidRPr="00DE6131">
        <w:rPr>
          <w:rFonts w:hint="cs"/>
          <w:color w:val="000000" w:themeColor="text1"/>
          <w:rtl/>
        </w:rPr>
        <w:t xml:space="preserve"> ، فنظرية التوازن المالي قابلة للتطبيق حتى في الظروف العادية بالنظر الى أ</w:t>
      </w:r>
      <w:r w:rsidR="00841A7D">
        <w:rPr>
          <w:rFonts w:hint="cs"/>
          <w:color w:val="000000" w:themeColor="text1"/>
          <w:rtl/>
        </w:rPr>
        <w:t>ن  الغاية من إقراره تتمثل في  تأ</w:t>
      </w:r>
      <w:r w:rsidRPr="00DE6131">
        <w:rPr>
          <w:rFonts w:hint="cs"/>
          <w:color w:val="000000" w:themeColor="text1"/>
          <w:rtl/>
        </w:rPr>
        <w:t>مين المرفق العام</w:t>
      </w:r>
      <w:r w:rsidR="00644893">
        <w:rPr>
          <w:rFonts w:hint="cs"/>
          <w:color w:val="000000" w:themeColor="text1"/>
          <w:rtl/>
        </w:rPr>
        <w:t>،</w:t>
      </w:r>
      <w:r w:rsidRPr="00DE6131">
        <w:rPr>
          <w:rFonts w:hint="cs"/>
          <w:color w:val="000000" w:themeColor="text1"/>
          <w:rtl/>
        </w:rPr>
        <w:t xml:space="preserve"> ويتجلى التوازن المالي في الظروف العادية في المساعدات والتقديمات المالية المقدمة من الجهة العامة المانحة للتفويض لفائدة المستثم</w:t>
      </w:r>
      <w:r w:rsidRPr="00DE6131">
        <w:rPr>
          <w:rStyle w:val="Appelnotedebasdep"/>
          <w:color w:val="000000" w:themeColor="text1"/>
          <w:rtl/>
        </w:rPr>
        <w:footnoteReference w:id="309"/>
      </w:r>
      <w:r w:rsidR="00644893">
        <w:rPr>
          <w:rFonts w:hint="cs"/>
          <w:color w:val="000000" w:themeColor="text1"/>
          <w:rtl/>
        </w:rPr>
        <w:t>، وتبعا لذلك فإ</w:t>
      </w:r>
      <w:r w:rsidRPr="00DE6131">
        <w:rPr>
          <w:rFonts w:hint="cs"/>
          <w:color w:val="000000" w:themeColor="text1"/>
          <w:rtl/>
        </w:rPr>
        <w:t xml:space="preserve">نه كلما كانت هذه </w:t>
      </w:r>
      <w:r w:rsidR="0044189F" w:rsidRPr="00DE6131">
        <w:rPr>
          <w:rFonts w:hint="cs"/>
          <w:color w:val="000000" w:themeColor="text1"/>
          <w:rtl/>
        </w:rPr>
        <w:t>الضمانا</w:t>
      </w:r>
      <w:r w:rsidR="0044189F" w:rsidRPr="00DE6131">
        <w:rPr>
          <w:color w:val="000000" w:themeColor="text1"/>
          <w:rtl/>
        </w:rPr>
        <w:t>ت</w:t>
      </w:r>
      <w:r w:rsidRPr="00DE6131">
        <w:rPr>
          <w:rFonts w:hint="cs"/>
          <w:color w:val="000000" w:themeColor="text1"/>
          <w:rtl/>
        </w:rPr>
        <w:t xml:space="preserve"> المقدمة للمستثمر في المرفق العام قوية من أجل الحفاظ على التوازن المالي للعقد فإن ذلك يساعد في تحفيز الاستثمار في مجال المرافق العامة ويضمن استقرار عقود التفويض التي تعد </w:t>
      </w:r>
      <w:r w:rsidR="00644893">
        <w:rPr>
          <w:rFonts w:hint="cs"/>
          <w:color w:val="000000" w:themeColor="text1"/>
          <w:rtl/>
        </w:rPr>
        <w:t>إحدى آ</w:t>
      </w:r>
      <w:r w:rsidRPr="00DE6131">
        <w:rPr>
          <w:rFonts w:hint="cs"/>
          <w:color w:val="000000" w:themeColor="text1"/>
          <w:rtl/>
        </w:rPr>
        <w:t xml:space="preserve">ليات التي تكرس هذه الاستثمارات. </w:t>
      </w:r>
    </w:p>
    <w:p w14:paraId="78AF6AEC" w14:textId="0DC0E239" w:rsidR="00981434" w:rsidRPr="00DE6131" w:rsidRDefault="00644893" w:rsidP="00ED0D2E">
      <w:pPr>
        <w:rPr>
          <w:color w:val="000000" w:themeColor="text1"/>
          <w:rtl/>
        </w:rPr>
      </w:pPr>
      <w:r>
        <w:rPr>
          <w:rFonts w:hint="cs"/>
          <w:color w:val="000000" w:themeColor="text1"/>
          <w:rtl/>
        </w:rPr>
        <w:t>لأ</w:t>
      </w:r>
      <w:r w:rsidR="00981434" w:rsidRPr="00DE6131">
        <w:rPr>
          <w:rFonts w:hint="cs"/>
          <w:color w:val="000000" w:themeColor="text1"/>
          <w:rtl/>
        </w:rPr>
        <w:t>ن في النهاية ف</w:t>
      </w:r>
      <w:r>
        <w:rPr>
          <w:rFonts w:hint="cs"/>
          <w:color w:val="000000" w:themeColor="text1"/>
          <w:rtl/>
        </w:rPr>
        <w:t>إ</w:t>
      </w:r>
      <w:r w:rsidR="00981434" w:rsidRPr="00DE6131">
        <w:rPr>
          <w:rFonts w:hint="cs"/>
          <w:color w:val="000000" w:themeColor="text1"/>
          <w:rtl/>
        </w:rPr>
        <w:t>ن المراد  بالتوازن المالي للعقد الإداري هو أن يكون هناك تناسب حقيقي ما بين التزامات الواقعة على عاتق المتعاقد مع الإدارة  في مقابل الحقوق التي يمكنه التمتع بها هذا التناسب يمكنه من تنفيذ الالتزامات الملقاة على عاتقه بالشكل المتفق عليه ضمن العقد  فالمتعاقد عندما يقدم على عملية إبرام العقد مع الجهة الإدارية</w:t>
      </w:r>
      <w:r w:rsidR="00ED0D2E">
        <w:rPr>
          <w:rFonts w:hint="cs"/>
          <w:color w:val="000000" w:themeColor="text1"/>
          <w:rtl/>
        </w:rPr>
        <w:t>،</w:t>
      </w:r>
      <w:r w:rsidR="00981434" w:rsidRPr="00DE6131">
        <w:rPr>
          <w:rFonts w:hint="cs"/>
          <w:color w:val="000000" w:themeColor="text1"/>
          <w:rtl/>
        </w:rPr>
        <w:t xml:space="preserve"> يكون ضمن أهدافه  الجوهرية هي كسب المزيد من الأرباح  وبالنظر الى السلطة التي تتمتع بها الإدارة بالنسبة لعقودها الإدارية  كتعديل العقد بإرادتها المنفردة دون ال</w:t>
      </w:r>
      <w:r w:rsidR="00ED0D2E">
        <w:rPr>
          <w:rFonts w:hint="cs"/>
          <w:color w:val="000000" w:themeColor="text1"/>
          <w:rtl/>
        </w:rPr>
        <w:t>إ</w:t>
      </w:r>
      <w:r w:rsidR="00981434" w:rsidRPr="00DE6131">
        <w:rPr>
          <w:rFonts w:hint="cs"/>
          <w:color w:val="000000" w:themeColor="text1"/>
          <w:rtl/>
        </w:rPr>
        <w:t>عتداد بإرادة المتعاقد معها</w:t>
      </w:r>
      <w:r w:rsidR="00ED0D2E">
        <w:rPr>
          <w:rFonts w:hint="cs"/>
          <w:color w:val="000000" w:themeColor="text1"/>
          <w:rtl/>
        </w:rPr>
        <w:t>،</w:t>
      </w:r>
      <w:r w:rsidR="00981434" w:rsidRPr="00DE6131">
        <w:rPr>
          <w:rFonts w:hint="cs"/>
          <w:color w:val="000000" w:themeColor="text1"/>
          <w:rtl/>
        </w:rPr>
        <w:t xml:space="preserve"> </w:t>
      </w:r>
      <w:r w:rsidR="00ED0D2E">
        <w:rPr>
          <w:rFonts w:hint="cs"/>
          <w:color w:val="000000" w:themeColor="text1"/>
          <w:rtl/>
        </w:rPr>
        <w:t>وقد يشكل عائقا أمام المستثمر</w:t>
      </w:r>
      <w:r w:rsidR="00981434" w:rsidRPr="00DE6131">
        <w:rPr>
          <w:rFonts w:hint="cs"/>
          <w:color w:val="000000" w:themeColor="text1"/>
          <w:rtl/>
        </w:rPr>
        <w:t>الذي لا يتمكن من تحقيق أهدافه المالية  خاصة في الحالات ا</w:t>
      </w:r>
      <w:r w:rsidR="00ED0D2E">
        <w:rPr>
          <w:rFonts w:hint="cs"/>
          <w:color w:val="000000" w:themeColor="text1"/>
          <w:rtl/>
        </w:rPr>
        <w:t>لتي يؤدي فيها هذا التدخل الى الإ</w:t>
      </w:r>
      <w:r w:rsidR="00981434" w:rsidRPr="00DE6131">
        <w:rPr>
          <w:rFonts w:hint="cs"/>
          <w:color w:val="000000" w:themeColor="text1"/>
          <w:rtl/>
        </w:rPr>
        <w:t>خلال بالحقوق المالية للمتعاقد معها التي تم تسطيرها وقت التعاقد، وبذلك يصبح واجبا على الجهة الإدارية المتعاقدة إعادة التوازن المالي للعقد الى ما كان عليه ويمكنها تضمين هذا الحق  في دفاتر الشروط الخاص بالمشاريع المتعاقد عليها بالرغم من أن ذلك ليس ضروريا باعتبار أن  هذا الحق قائم بذاته بشكل دائم  بالنس</w:t>
      </w:r>
      <w:r w:rsidR="00ED0D2E">
        <w:rPr>
          <w:rFonts w:hint="cs"/>
          <w:color w:val="000000" w:themeColor="text1"/>
          <w:rtl/>
        </w:rPr>
        <w:t>بة للأطراف المتعاقدة مع الإدارة</w:t>
      </w:r>
      <w:r w:rsidR="00981434" w:rsidRPr="00DE6131">
        <w:rPr>
          <w:rFonts w:hint="cs"/>
          <w:color w:val="000000" w:themeColor="text1"/>
          <w:rtl/>
        </w:rPr>
        <w:t>، وفي هذا السي</w:t>
      </w:r>
      <w:r w:rsidR="00ED0D2E">
        <w:rPr>
          <w:rFonts w:hint="cs"/>
          <w:color w:val="000000" w:themeColor="text1"/>
          <w:rtl/>
        </w:rPr>
        <w:t>اق فإ</w:t>
      </w:r>
      <w:r w:rsidR="00981434" w:rsidRPr="00DE6131">
        <w:rPr>
          <w:rFonts w:hint="cs"/>
          <w:color w:val="000000" w:themeColor="text1"/>
          <w:rtl/>
        </w:rPr>
        <w:t xml:space="preserve">نه </w:t>
      </w:r>
      <w:r w:rsidR="0044189F" w:rsidRPr="00DE6131">
        <w:rPr>
          <w:rFonts w:hint="cs"/>
          <w:color w:val="000000" w:themeColor="text1"/>
          <w:rtl/>
        </w:rPr>
        <w:t>لا يمك</w:t>
      </w:r>
      <w:r w:rsidR="0044189F" w:rsidRPr="00DE6131">
        <w:rPr>
          <w:color w:val="000000" w:themeColor="text1"/>
          <w:rtl/>
        </w:rPr>
        <w:t>ن</w:t>
      </w:r>
      <w:r w:rsidR="00981434" w:rsidRPr="00DE6131">
        <w:rPr>
          <w:rFonts w:hint="cs"/>
          <w:color w:val="000000" w:themeColor="text1"/>
          <w:rtl/>
        </w:rPr>
        <w:t xml:space="preserve"> أن ينظر الى سلطة الإدارة في الاتجاه السلبي دائما ذلك أن  المتعاقد معها كذلك يتمتع بحقوق مقابلة مردها الى كونه محمي من المخاطر الاقتصادية التي قد  تعترضه اثناء عملية  تنفيذ العقد استنادا لنظري</w:t>
      </w:r>
      <w:r w:rsidR="00ED0D2E">
        <w:rPr>
          <w:rFonts w:hint="cs"/>
          <w:color w:val="000000" w:themeColor="text1"/>
          <w:rtl/>
        </w:rPr>
        <w:t xml:space="preserve">ة الظروف الطارئة وهو كذلك مؤمن </w:t>
      </w:r>
      <w:r w:rsidR="00981434" w:rsidRPr="00DE6131">
        <w:rPr>
          <w:rFonts w:hint="cs"/>
          <w:color w:val="000000" w:themeColor="text1"/>
          <w:rtl/>
        </w:rPr>
        <w:t xml:space="preserve">من المخاطر الإدارية التي تنجم عن </w:t>
      </w:r>
      <w:r w:rsidR="00D953DF">
        <w:rPr>
          <w:rFonts w:hint="cs"/>
          <w:color w:val="000000" w:themeColor="text1"/>
          <w:rtl/>
        </w:rPr>
        <w:t>أ</w:t>
      </w:r>
      <w:r w:rsidR="00981434" w:rsidRPr="00DE6131">
        <w:rPr>
          <w:rFonts w:hint="cs"/>
          <w:color w:val="000000" w:themeColor="text1"/>
          <w:rtl/>
        </w:rPr>
        <w:t>عمال الإدارة وفقا لنظرية فعل الأمير</w:t>
      </w:r>
      <w:r w:rsidR="00981434" w:rsidRPr="00DE6131">
        <w:rPr>
          <w:rStyle w:val="Appelnotedebasdep"/>
          <w:color w:val="000000" w:themeColor="text1"/>
          <w:rtl/>
        </w:rPr>
        <w:footnoteReference w:id="310"/>
      </w:r>
      <w:r w:rsidR="00D953DF">
        <w:rPr>
          <w:rFonts w:hint="cs"/>
          <w:color w:val="000000" w:themeColor="text1"/>
          <w:rtl/>
        </w:rPr>
        <w:t>.</w:t>
      </w:r>
      <w:r w:rsidR="00981434" w:rsidRPr="00DE6131">
        <w:rPr>
          <w:rFonts w:hint="cs"/>
          <w:color w:val="000000" w:themeColor="text1"/>
          <w:rtl/>
        </w:rPr>
        <w:t xml:space="preserve"> </w:t>
      </w:r>
    </w:p>
    <w:p w14:paraId="7CA5CFD3" w14:textId="684D0EF7" w:rsidR="00981434" w:rsidRPr="00DE6131" w:rsidRDefault="00D953DF" w:rsidP="00D74548">
      <w:pPr>
        <w:rPr>
          <w:sz w:val="24"/>
          <w:szCs w:val="24"/>
          <w:rtl/>
        </w:rPr>
      </w:pPr>
      <w:r>
        <w:rPr>
          <w:rFonts w:hint="cs"/>
          <w:rtl/>
        </w:rPr>
        <w:t>بالإضافة الى ذلك فإ</w:t>
      </w:r>
      <w:r w:rsidR="00981434" w:rsidRPr="00DE6131">
        <w:rPr>
          <w:rFonts w:hint="cs"/>
          <w:rtl/>
        </w:rPr>
        <w:t>ن المتعاقد مع الإدارة بالرغم من كونه الط</w:t>
      </w:r>
      <w:r>
        <w:rPr>
          <w:rFonts w:hint="cs"/>
          <w:rtl/>
        </w:rPr>
        <w:t>رف الضعيف في العلاقة التعاقدية إ</w:t>
      </w:r>
      <w:r w:rsidR="00981434" w:rsidRPr="00DE6131">
        <w:rPr>
          <w:rFonts w:hint="cs"/>
          <w:rtl/>
        </w:rPr>
        <w:t>لا أنه يتمتع ببعض امتيازات السلطة العامة ووسائل القانون العام في مواجهة ال</w:t>
      </w:r>
      <w:r>
        <w:rPr>
          <w:rFonts w:hint="cs"/>
          <w:rtl/>
        </w:rPr>
        <w:t>غير بالنظر الى الميزات التي يمنح</w:t>
      </w:r>
      <w:r w:rsidR="00981434" w:rsidRPr="00DE6131">
        <w:rPr>
          <w:rFonts w:hint="cs"/>
          <w:rtl/>
        </w:rPr>
        <w:t>ها له التعاقد في اطار</w:t>
      </w:r>
      <w:r w:rsidR="00FB2375">
        <w:rPr>
          <w:rFonts w:hint="cs"/>
          <w:rtl/>
        </w:rPr>
        <w:t xml:space="preserve"> </w:t>
      </w:r>
      <w:r w:rsidR="00981434" w:rsidRPr="00DE6131">
        <w:rPr>
          <w:rFonts w:hint="cs"/>
          <w:rtl/>
        </w:rPr>
        <w:t>المشاريع العامة بالإضافة الى التطور الذي تشهده العقود الإدارية التي تكرس الحماية من المنافسة وحقوق تعاقدية حديثة فرضتها المنافسة المفروضة من القطاع الخاص</w:t>
      </w:r>
      <w:r>
        <w:rPr>
          <w:rFonts w:hint="cs"/>
          <w:rtl/>
        </w:rPr>
        <w:t>،</w:t>
      </w:r>
      <w:r w:rsidR="00981434" w:rsidRPr="00DE6131">
        <w:rPr>
          <w:rFonts w:hint="cs"/>
          <w:rtl/>
        </w:rPr>
        <w:t xml:space="preserve"> بالإضافة الى مبادئ الحديثة المتعلقة بخضوع جميع الأطراف التعاقدية لمبدأ المشروعية وتطور الاجتهادات القضائية في هذا الاتجاه</w:t>
      </w:r>
      <w:r>
        <w:rPr>
          <w:rFonts w:hint="cs"/>
          <w:rtl/>
        </w:rPr>
        <w:t>،</w:t>
      </w:r>
      <w:r w:rsidR="00981434" w:rsidRPr="00DE6131">
        <w:rPr>
          <w:rFonts w:hint="cs"/>
          <w:rtl/>
        </w:rPr>
        <w:t xml:space="preserve"> بالإضافة الى تطور وسائل أخرى للفصل في النزاعات كالتحكيم الذي أصبح يمثل الوسيلة المثلى التي يفضلها المتعاقد مع الإدارة في فض النزاعات والتي شكلت دافعا للجهات الإدارية المتعاقدة لتضمين لمحاولة إعطاء عقودها الشرعية اللازمة والمصداقية التي تليق بها كهيئة عامة تسهر على المصلحة العامة من كل جوانبها.</w:t>
      </w:r>
    </w:p>
    <w:p w14:paraId="0022C7AB" w14:textId="6A9658E1" w:rsidR="00981434" w:rsidRPr="00DE6131" w:rsidRDefault="00D953DF" w:rsidP="00D74548">
      <w:pPr>
        <w:rPr>
          <w:rtl/>
        </w:rPr>
      </w:pPr>
      <w:r>
        <w:rPr>
          <w:rFonts w:hint="cs"/>
          <w:rtl/>
        </w:rPr>
        <w:t>فإ</w:t>
      </w:r>
      <w:r w:rsidR="00981434" w:rsidRPr="00DE6131">
        <w:rPr>
          <w:rFonts w:hint="cs"/>
          <w:rtl/>
        </w:rPr>
        <w:t xml:space="preserve">نه بالنظر الى الطبيعة والخصائص التي يتمتع بها عقد التفويض كونه يتسم بالصبغة </w:t>
      </w:r>
      <w:r w:rsidR="0044189F" w:rsidRPr="00DE6131">
        <w:rPr>
          <w:rFonts w:hint="cs"/>
          <w:rtl/>
        </w:rPr>
        <w:t>الإداري</w:t>
      </w:r>
      <w:r w:rsidR="0044189F" w:rsidRPr="00DE6131">
        <w:rPr>
          <w:rtl/>
        </w:rPr>
        <w:t>ة</w:t>
      </w:r>
      <w:r>
        <w:rPr>
          <w:rFonts w:hint="cs"/>
          <w:rtl/>
        </w:rPr>
        <w:t xml:space="preserve"> في المقام الأول</w:t>
      </w:r>
      <w:r w:rsidR="00981434" w:rsidRPr="00DE6131">
        <w:rPr>
          <w:rFonts w:hint="cs"/>
          <w:rtl/>
        </w:rPr>
        <w:t>، بالإضافة الى كونه عقد يستهدف عملية استثمارية في المرفق العام ويتطلب تجسيده توفر إمكانيات مالية معتبرة لدى صاحب التفويض</w:t>
      </w:r>
      <w:r>
        <w:rPr>
          <w:rFonts w:hint="cs"/>
          <w:rtl/>
        </w:rPr>
        <w:t>،</w:t>
      </w:r>
      <w:r w:rsidR="00981434" w:rsidRPr="00DE6131">
        <w:rPr>
          <w:rFonts w:hint="cs"/>
          <w:rtl/>
        </w:rPr>
        <w:t xml:space="preserve"> ويتطلب تجسيد هذه المشاريع العامة موضوع التفويض مدة زمنية طويلة في غالب الأحيان </w:t>
      </w:r>
      <w:r w:rsidR="0044189F" w:rsidRPr="00DE6131">
        <w:rPr>
          <w:rFonts w:hint="cs"/>
          <w:rtl/>
        </w:rPr>
        <w:t>مما ينت</w:t>
      </w:r>
      <w:r w:rsidR="0044189F" w:rsidRPr="00DE6131">
        <w:rPr>
          <w:rtl/>
        </w:rPr>
        <w:t>ج</w:t>
      </w:r>
      <w:r w:rsidR="00981434" w:rsidRPr="00DE6131">
        <w:rPr>
          <w:rFonts w:hint="cs"/>
          <w:rtl/>
        </w:rPr>
        <w:t xml:space="preserve"> عنه تغير </w:t>
      </w:r>
      <w:r w:rsidR="0044189F" w:rsidRPr="00DE6131">
        <w:rPr>
          <w:rFonts w:hint="cs"/>
          <w:rtl/>
        </w:rPr>
        <w:t>دائم</w:t>
      </w:r>
      <w:r w:rsidR="00981434" w:rsidRPr="00DE6131">
        <w:rPr>
          <w:rFonts w:hint="cs"/>
          <w:rtl/>
        </w:rPr>
        <w:t xml:space="preserve"> ومستمر في الظروف والملا</w:t>
      </w:r>
      <w:r>
        <w:rPr>
          <w:rFonts w:hint="cs"/>
          <w:rtl/>
        </w:rPr>
        <w:t>بسات التي في اطارها عقد التفويض</w:t>
      </w:r>
      <w:r w:rsidR="00981434" w:rsidRPr="00DE6131">
        <w:rPr>
          <w:rFonts w:hint="cs"/>
          <w:rtl/>
        </w:rPr>
        <w:t>، هذه الظروف والمتغيرات تؤثر في الغالب على القدرة المالية للمتعاقد مع الإدارة  على نحو مغاير لما تم الاتفاق عليه يوم ابرامه في غالب الأحيان، وبذلك تتدخل السلطة المفوضة بالاستناد الى اعتبارات سامية تتعلق بمفاهيم العد</w:t>
      </w:r>
      <w:r>
        <w:rPr>
          <w:rFonts w:hint="cs"/>
          <w:rtl/>
        </w:rPr>
        <w:t xml:space="preserve">الة ومصلحة المرفق العام فتبادر </w:t>
      </w:r>
      <w:r w:rsidR="00981434" w:rsidRPr="00DE6131">
        <w:rPr>
          <w:rFonts w:hint="cs"/>
          <w:rtl/>
        </w:rPr>
        <w:t>الجهة الإدارية  لمعاونة المتعاقد معها بغرض مجابهة تلك الظروف ال</w:t>
      </w:r>
      <w:r>
        <w:rPr>
          <w:rFonts w:hint="cs"/>
          <w:rtl/>
        </w:rPr>
        <w:t>تي أدت الى الإ</w:t>
      </w:r>
      <w:r w:rsidR="00981434" w:rsidRPr="00DE6131">
        <w:rPr>
          <w:rFonts w:hint="cs"/>
          <w:rtl/>
        </w:rPr>
        <w:t>خلال المالي بالعقد من أجل العمل على إعادة التوازن المطلوب ل</w:t>
      </w:r>
      <w:r w:rsidR="00FE187F">
        <w:rPr>
          <w:rFonts w:hint="cs"/>
          <w:rtl/>
        </w:rPr>
        <w:t>لعقد من ناحية المستحقات المالية</w:t>
      </w:r>
      <w:r w:rsidR="00981434" w:rsidRPr="00DE6131">
        <w:rPr>
          <w:rFonts w:hint="cs"/>
          <w:rtl/>
        </w:rPr>
        <w:t xml:space="preserve">، وتحقيقا لهذه الاعتبارات </w:t>
      </w:r>
      <w:r w:rsidR="00981434" w:rsidRPr="00DE6131">
        <w:rPr>
          <w:rFonts w:hint="cs"/>
          <w:rtl/>
        </w:rPr>
        <w:lastRenderedPageBreak/>
        <w:t>أستقر قضاء مجلس الدولة الفرنسي على أراء تك</w:t>
      </w:r>
      <w:r w:rsidR="00FE187F">
        <w:rPr>
          <w:rFonts w:hint="cs"/>
          <w:rtl/>
        </w:rPr>
        <w:t xml:space="preserve">رس مواجهة تلك  المخاطر والظروف </w:t>
      </w:r>
      <w:r w:rsidR="00981434" w:rsidRPr="00DE6131">
        <w:rPr>
          <w:rFonts w:hint="cs"/>
          <w:rtl/>
        </w:rPr>
        <w:t>الاستثنا</w:t>
      </w:r>
      <w:r w:rsidR="00FE187F">
        <w:rPr>
          <w:rFonts w:hint="cs"/>
          <w:rtl/>
        </w:rPr>
        <w:t xml:space="preserve">ئية التي تتزامن مع تنفيذ العقد، </w:t>
      </w:r>
      <w:r w:rsidR="00981434" w:rsidRPr="00DE6131">
        <w:rPr>
          <w:rFonts w:hint="cs"/>
          <w:rtl/>
        </w:rPr>
        <w:t xml:space="preserve">واختلفت الحلول التي </w:t>
      </w:r>
      <w:r w:rsidR="00FE187F">
        <w:rPr>
          <w:rFonts w:hint="cs"/>
          <w:rtl/>
        </w:rPr>
        <w:t>أ</w:t>
      </w:r>
      <w:r w:rsidR="00981434" w:rsidRPr="00DE6131">
        <w:rPr>
          <w:rFonts w:hint="cs"/>
          <w:rtl/>
        </w:rPr>
        <w:t xml:space="preserve">وجدها مجلس الدولة باختلاف </w:t>
      </w:r>
      <w:r w:rsidR="00FE187F">
        <w:rPr>
          <w:rFonts w:hint="cs"/>
          <w:rtl/>
        </w:rPr>
        <w:t>وتنوع  مصادر المخاطر التي تحدث أ</w:t>
      </w:r>
      <w:r w:rsidR="00981434" w:rsidRPr="00DE6131">
        <w:rPr>
          <w:rFonts w:hint="cs"/>
          <w:rtl/>
        </w:rPr>
        <w:t>ثناء عملية التنفيذ وبالتالي  صنفت هذه الحلول التي حددت تسمية نظريات إعادة التوازن المالي للعقد الى ثلاث نظريات تتمثل في فعل الأمير ونظرية الظروف الطارئة ونظرية الصعوبات المادية غير المتوقعة</w:t>
      </w:r>
      <w:r w:rsidR="00981434" w:rsidRPr="00DE6131">
        <w:rPr>
          <w:rStyle w:val="Appelnotedebasdep"/>
          <w:color w:val="000000" w:themeColor="text1"/>
          <w:rtl/>
        </w:rPr>
        <w:footnoteReference w:id="311"/>
      </w:r>
      <w:r w:rsidR="00FE187F">
        <w:rPr>
          <w:rFonts w:hint="cs"/>
          <w:rtl/>
        </w:rPr>
        <w:t>.</w:t>
      </w:r>
    </w:p>
    <w:p w14:paraId="5152A1E5" w14:textId="77777777" w:rsidR="00981434" w:rsidRPr="00DE6131" w:rsidRDefault="00981434" w:rsidP="00DC6D1B">
      <w:pPr>
        <w:ind w:firstLine="0"/>
        <w:rPr>
          <w:b/>
          <w:bCs/>
          <w:color w:val="000000" w:themeColor="text1"/>
          <w:rtl/>
        </w:rPr>
      </w:pPr>
      <w:r w:rsidRPr="00DE6131">
        <w:rPr>
          <w:rFonts w:hint="cs"/>
          <w:b/>
          <w:bCs/>
          <w:color w:val="000000" w:themeColor="text1"/>
          <w:rtl/>
        </w:rPr>
        <w:t xml:space="preserve">1/ نظرية فعل الأمير </w:t>
      </w:r>
    </w:p>
    <w:p w14:paraId="6A199F90" w14:textId="664E3891" w:rsidR="00981434" w:rsidRPr="00DE6131" w:rsidRDefault="00FE187F" w:rsidP="00D74548">
      <w:pPr>
        <w:rPr>
          <w:rtl/>
        </w:rPr>
      </w:pPr>
      <w:r>
        <w:rPr>
          <w:rFonts w:hint="cs"/>
          <w:rtl/>
        </w:rPr>
        <w:t>عرف فالين عمل الأمير بأ</w:t>
      </w:r>
      <w:r w:rsidR="00981434" w:rsidRPr="00DE6131">
        <w:rPr>
          <w:rFonts w:hint="cs"/>
          <w:rtl/>
        </w:rPr>
        <w:t xml:space="preserve">نه " </w:t>
      </w:r>
      <w:r>
        <w:rPr>
          <w:rFonts w:hint="cs"/>
          <w:rtl/>
        </w:rPr>
        <w:t>ال</w:t>
      </w:r>
      <w:r w:rsidR="00981434" w:rsidRPr="00DE6131">
        <w:rPr>
          <w:rFonts w:hint="cs"/>
          <w:rtl/>
        </w:rPr>
        <w:t>عمل ا</w:t>
      </w:r>
      <w:r>
        <w:rPr>
          <w:rFonts w:hint="cs"/>
          <w:rtl/>
        </w:rPr>
        <w:t>لذي يصدر عن سلطة عامة من دون خطأ</w:t>
      </w:r>
      <w:r w:rsidR="00981434" w:rsidRPr="00DE6131">
        <w:rPr>
          <w:rFonts w:hint="cs"/>
          <w:rtl/>
        </w:rPr>
        <w:t xml:space="preserve"> من جا</w:t>
      </w:r>
      <w:r>
        <w:rPr>
          <w:rFonts w:hint="cs"/>
          <w:rtl/>
        </w:rPr>
        <w:t>نبها تسوء مركز المتعاقد في عقد إداري ويؤدي هذا الى إ</w:t>
      </w:r>
      <w:r w:rsidR="00981434" w:rsidRPr="00DE6131">
        <w:rPr>
          <w:rFonts w:hint="cs"/>
          <w:rtl/>
        </w:rPr>
        <w:t>لزام الإدارة المتعاقدة بتعويض المتعاقد المضرور عن سائر ال</w:t>
      </w:r>
      <w:r>
        <w:rPr>
          <w:rFonts w:hint="cs"/>
          <w:rtl/>
        </w:rPr>
        <w:t>أ</w:t>
      </w:r>
      <w:r w:rsidR="00981434" w:rsidRPr="00DE6131">
        <w:rPr>
          <w:rFonts w:hint="cs"/>
          <w:rtl/>
        </w:rPr>
        <w:t>ضرار التي تصيبه من جراء ذلك</w:t>
      </w:r>
      <w:r>
        <w:rPr>
          <w:rFonts w:hint="cs"/>
          <w:rtl/>
        </w:rPr>
        <w:t>،</w:t>
      </w:r>
      <w:r w:rsidR="00981434" w:rsidRPr="00DE6131">
        <w:rPr>
          <w:rFonts w:hint="cs"/>
          <w:rtl/>
        </w:rPr>
        <w:t xml:space="preserve"> بما يعيد التوازن الما</w:t>
      </w:r>
      <w:r>
        <w:rPr>
          <w:rFonts w:hint="cs"/>
          <w:rtl/>
        </w:rPr>
        <w:t>لي</w:t>
      </w:r>
      <w:r w:rsidR="00981434" w:rsidRPr="00DE6131">
        <w:rPr>
          <w:rFonts w:hint="cs"/>
          <w:rtl/>
        </w:rPr>
        <w:t xml:space="preserve">، وفي مصر عرفت محكمة القضاء الإداري عمل الأمير في حكمها الصادر في سنة </w:t>
      </w:r>
      <w:r w:rsidR="00981434" w:rsidRPr="00FE187F">
        <w:rPr>
          <w:rFonts w:hint="cs"/>
          <w:sz w:val="24"/>
          <w:szCs w:val="24"/>
          <w:rtl/>
        </w:rPr>
        <w:t xml:space="preserve">1957 </w:t>
      </w:r>
      <w:r>
        <w:rPr>
          <w:rFonts w:hint="cs"/>
          <w:rtl/>
        </w:rPr>
        <w:t>بأنه " كل إ</w:t>
      </w:r>
      <w:r w:rsidR="00981434" w:rsidRPr="00DE6131">
        <w:rPr>
          <w:rFonts w:hint="cs"/>
          <w:rtl/>
        </w:rPr>
        <w:t>جراء ت</w:t>
      </w:r>
      <w:r>
        <w:rPr>
          <w:rFonts w:hint="cs"/>
          <w:rtl/>
        </w:rPr>
        <w:t>تخذه السلطات العامة و يكون من شأ</w:t>
      </w:r>
      <w:r w:rsidR="00981434" w:rsidRPr="00DE6131">
        <w:rPr>
          <w:rFonts w:hint="cs"/>
          <w:rtl/>
        </w:rPr>
        <w:t>نه زيادة الأعب</w:t>
      </w:r>
      <w:r>
        <w:rPr>
          <w:rFonts w:hint="cs"/>
          <w:rtl/>
        </w:rPr>
        <w:t>اء المالية للمتعاقد مع الإدارة أ</w:t>
      </w:r>
      <w:r w:rsidR="00981434" w:rsidRPr="00DE6131">
        <w:rPr>
          <w:rFonts w:hint="cs"/>
          <w:rtl/>
        </w:rPr>
        <w:t>و في الالتزامات التي ينص عليها العقد مما يطلق عليه بصفة عامة  المخاطر الإدارية " وهذه ال</w:t>
      </w:r>
      <w:r w:rsidR="00464FCF">
        <w:rPr>
          <w:rFonts w:hint="cs"/>
          <w:rtl/>
        </w:rPr>
        <w:t>أ</w:t>
      </w:r>
      <w:r w:rsidR="00981434" w:rsidRPr="00DE6131">
        <w:rPr>
          <w:rFonts w:hint="cs"/>
          <w:rtl/>
        </w:rPr>
        <w:t xml:space="preserve">عمال الإدارية  التي تصدر من جانب السلطة العامة قد يكون مصدرها  الجهة الإدارية التي </w:t>
      </w:r>
      <w:r w:rsidR="00464FCF">
        <w:rPr>
          <w:rFonts w:hint="cs"/>
          <w:rtl/>
        </w:rPr>
        <w:t>أبرمت العقد الإداري كما وقد تتخذ شكل قرار إ</w:t>
      </w:r>
      <w:r w:rsidR="00981434" w:rsidRPr="00DE6131">
        <w:rPr>
          <w:rFonts w:hint="cs"/>
          <w:rtl/>
        </w:rPr>
        <w:t>داري فردي يعا</w:t>
      </w:r>
      <w:r w:rsidR="00464FCF">
        <w:rPr>
          <w:rFonts w:hint="cs"/>
          <w:rtl/>
        </w:rPr>
        <w:t>ل</w:t>
      </w:r>
      <w:r w:rsidR="00981434" w:rsidRPr="00DE6131">
        <w:rPr>
          <w:rFonts w:hint="cs"/>
          <w:rtl/>
        </w:rPr>
        <w:t xml:space="preserve">ج حالة خاصة </w:t>
      </w:r>
      <w:r w:rsidR="001943C9">
        <w:rPr>
          <w:rFonts w:hint="cs"/>
          <w:rtl/>
        </w:rPr>
        <w:t>، أوقد يكون في الغالب</w:t>
      </w:r>
      <w:r w:rsidR="00981434" w:rsidRPr="00DE6131">
        <w:rPr>
          <w:rFonts w:hint="cs"/>
          <w:rtl/>
        </w:rPr>
        <w:t xml:space="preserve"> بقواعد تنظيمية عامة  تختص </w:t>
      </w:r>
      <w:r w:rsidR="0044189F" w:rsidRPr="00DE6131">
        <w:rPr>
          <w:rFonts w:hint="cs"/>
          <w:rtl/>
        </w:rPr>
        <w:t>بحالات</w:t>
      </w:r>
      <w:r w:rsidR="00981434" w:rsidRPr="00DE6131">
        <w:rPr>
          <w:rFonts w:hint="cs"/>
          <w:rtl/>
        </w:rPr>
        <w:t xml:space="preserve"> عامة وتنظم حالات عامة تتعلق بالنظام العام</w:t>
      </w:r>
      <w:r w:rsidR="001943C9">
        <w:rPr>
          <w:rFonts w:hint="cs"/>
          <w:rtl/>
        </w:rPr>
        <w:t>،</w:t>
      </w:r>
      <w:r w:rsidR="00981434" w:rsidRPr="00DE6131">
        <w:rPr>
          <w:rFonts w:hint="cs"/>
          <w:rtl/>
        </w:rPr>
        <w:t xml:space="preserve"> ويشترط لتطبيق نظرية فعل </w:t>
      </w:r>
      <w:r w:rsidR="0044189F" w:rsidRPr="00DE6131">
        <w:rPr>
          <w:rFonts w:hint="cs"/>
          <w:rtl/>
        </w:rPr>
        <w:t>الأمير الشرو</w:t>
      </w:r>
      <w:r w:rsidR="0044189F" w:rsidRPr="00DE6131">
        <w:rPr>
          <w:rtl/>
        </w:rPr>
        <w:t>ط</w:t>
      </w:r>
      <w:r w:rsidR="00981434" w:rsidRPr="00DE6131">
        <w:rPr>
          <w:rFonts w:hint="cs"/>
          <w:rtl/>
        </w:rPr>
        <w:t xml:space="preserve"> التالية</w:t>
      </w:r>
      <w:r w:rsidR="006C20EA">
        <w:rPr>
          <w:rStyle w:val="Appelnotedebasdep"/>
          <w:color w:val="000000" w:themeColor="text1"/>
          <w:rtl/>
        </w:rPr>
        <w:footnoteReference w:id="312"/>
      </w:r>
      <w:r w:rsidR="00981434" w:rsidRPr="00DE6131">
        <w:rPr>
          <w:rFonts w:hint="cs"/>
          <w:rtl/>
        </w:rPr>
        <w:t>:</w:t>
      </w:r>
    </w:p>
    <w:p w14:paraId="740B4993" w14:textId="75D3ACCE" w:rsidR="00981434" w:rsidRPr="00DE6131" w:rsidRDefault="001943C9" w:rsidP="00D74548">
      <w:pPr>
        <w:rPr>
          <w:rtl/>
        </w:rPr>
      </w:pPr>
      <w:r>
        <w:rPr>
          <w:rFonts w:hint="cs"/>
          <w:rtl/>
        </w:rPr>
        <w:t>- وجود عقد إ</w:t>
      </w:r>
      <w:r w:rsidR="00981434" w:rsidRPr="00DE6131">
        <w:rPr>
          <w:rFonts w:hint="cs"/>
          <w:rtl/>
        </w:rPr>
        <w:t>داري لذلك بينت محكمة القضاء الإداري المصرية هذا الشرط بقولها " متى كان ال</w:t>
      </w:r>
      <w:r>
        <w:rPr>
          <w:rFonts w:hint="cs"/>
          <w:rtl/>
        </w:rPr>
        <w:t>أ</w:t>
      </w:r>
      <w:r w:rsidR="00981434" w:rsidRPr="00DE6131">
        <w:rPr>
          <w:rFonts w:hint="cs"/>
          <w:rtl/>
        </w:rPr>
        <w:t>مر بين الشركة وبين الحكومة خا</w:t>
      </w:r>
      <w:r>
        <w:rPr>
          <w:rFonts w:hint="cs"/>
          <w:rtl/>
        </w:rPr>
        <w:t>رجا عن نطاق الرقابة العقدية ، فإ</w:t>
      </w:r>
      <w:r w:rsidR="00981434" w:rsidRPr="00DE6131">
        <w:rPr>
          <w:rFonts w:hint="cs"/>
          <w:rtl/>
        </w:rPr>
        <w:t>ن طلب التعويض عن ال</w:t>
      </w:r>
      <w:r>
        <w:rPr>
          <w:rFonts w:hint="cs"/>
          <w:rtl/>
        </w:rPr>
        <w:t>أ</w:t>
      </w:r>
      <w:r w:rsidR="00981434" w:rsidRPr="00DE6131">
        <w:rPr>
          <w:rFonts w:hint="cs"/>
          <w:rtl/>
        </w:rPr>
        <w:t>ضرار التي ترتبت على التشريع الجديد استنادا لنظرية فعل الأمير يك</w:t>
      </w:r>
      <w:r>
        <w:rPr>
          <w:rFonts w:hint="cs"/>
          <w:rtl/>
        </w:rPr>
        <w:t>ون على غير أساس سليم من القانون، إ</w:t>
      </w:r>
      <w:r w:rsidR="00981434" w:rsidRPr="00DE6131">
        <w:rPr>
          <w:rFonts w:hint="cs"/>
          <w:rtl/>
        </w:rPr>
        <w:t xml:space="preserve">ذ من المقرر </w:t>
      </w:r>
      <w:r>
        <w:rPr>
          <w:rFonts w:hint="cs"/>
          <w:rtl/>
        </w:rPr>
        <w:t>أ</w:t>
      </w:r>
      <w:r w:rsidR="00981434" w:rsidRPr="00DE6131">
        <w:rPr>
          <w:rFonts w:hint="cs"/>
          <w:rtl/>
        </w:rPr>
        <w:t>ن المسؤولية ا</w:t>
      </w:r>
      <w:r>
        <w:rPr>
          <w:rFonts w:hint="cs"/>
          <w:rtl/>
        </w:rPr>
        <w:t>لتي ترتب التعويض في نطاق نظرية أعمال الأمير</w:t>
      </w:r>
      <w:r w:rsidR="0044189F" w:rsidRPr="00DE6131">
        <w:rPr>
          <w:rFonts w:hint="cs"/>
          <w:rtl/>
        </w:rPr>
        <w:t>لا تقو</w:t>
      </w:r>
      <w:r w:rsidR="0044189F" w:rsidRPr="00DE6131">
        <w:rPr>
          <w:rtl/>
        </w:rPr>
        <w:t>م</w:t>
      </w:r>
      <w:r>
        <w:rPr>
          <w:rFonts w:hint="cs"/>
          <w:rtl/>
        </w:rPr>
        <w:t xml:space="preserve"> إلا في حالة ما إ</w:t>
      </w:r>
      <w:r w:rsidR="00981434" w:rsidRPr="00DE6131">
        <w:rPr>
          <w:rFonts w:hint="cs"/>
          <w:rtl/>
        </w:rPr>
        <w:t>ذا كان المتضرر بسبب التشريعات الجدي</w:t>
      </w:r>
      <w:r>
        <w:rPr>
          <w:rFonts w:hint="cs"/>
          <w:rtl/>
        </w:rPr>
        <w:t>دة تربطه بالدولة علاقة تعاقدية أثر فيها هذا التشريع بأ</w:t>
      </w:r>
      <w:r w:rsidR="00981434" w:rsidRPr="00DE6131">
        <w:rPr>
          <w:rFonts w:hint="cs"/>
          <w:rtl/>
        </w:rPr>
        <w:t>ن زاد في ال</w:t>
      </w:r>
      <w:r>
        <w:rPr>
          <w:rFonts w:hint="cs"/>
          <w:rtl/>
        </w:rPr>
        <w:t>أ</w:t>
      </w:r>
      <w:r w:rsidR="00981434" w:rsidRPr="00DE6131">
        <w:rPr>
          <w:rFonts w:hint="cs"/>
          <w:rtl/>
        </w:rPr>
        <w:t>عمال التي يتحملها في تنفيذ التزاماته</w:t>
      </w:r>
      <w:r w:rsidR="00981434" w:rsidRPr="00DE6131">
        <w:rPr>
          <w:rFonts w:hint="cs"/>
          <w:sz w:val="24"/>
          <w:szCs w:val="24"/>
          <w:rtl/>
        </w:rPr>
        <w:t>.</w:t>
      </w:r>
    </w:p>
    <w:p w14:paraId="70128CAD" w14:textId="0C7B5F68" w:rsidR="00981434" w:rsidRPr="00DE6131" w:rsidRDefault="005E0F4A" w:rsidP="00D74548">
      <w:pPr>
        <w:rPr>
          <w:rtl/>
        </w:rPr>
      </w:pPr>
      <w:r>
        <w:rPr>
          <w:rFonts w:hint="cs"/>
          <w:rtl/>
        </w:rPr>
        <w:t>- أ</w:t>
      </w:r>
      <w:r w:rsidR="00981434" w:rsidRPr="00DE6131">
        <w:rPr>
          <w:rFonts w:hint="cs"/>
          <w:rtl/>
        </w:rPr>
        <w:t xml:space="preserve">ن يكون الفعل الضار صادرا عن السلطة المفوضة وفي هذا السياق تصب أغلب </w:t>
      </w:r>
      <w:r w:rsidR="0044189F" w:rsidRPr="00DE6131">
        <w:rPr>
          <w:rFonts w:hint="cs"/>
          <w:rtl/>
        </w:rPr>
        <w:t>اجتهادات</w:t>
      </w:r>
      <w:r w:rsidR="00981434" w:rsidRPr="00DE6131">
        <w:rPr>
          <w:rFonts w:hint="cs"/>
          <w:rtl/>
        </w:rPr>
        <w:t xml:space="preserve"> مجلس الدولة </w:t>
      </w:r>
      <w:r w:rsidR="0044189F" w:rsidRPr="00DE6131">
        <w:rPr>
          <w:rFonts w:hint="cs"/>
          <w:rtl/>
        </w:rPr>
        <w:t>الفرنسي</w:t>
      </w:r>
      <w:r>
        <w:rPr>
          <w:rFonts w:hint="cs"/>
          <w:rtl/>
        </w:rPr>
        <w:t xml:space="preserve"> وهذا ما</w:t>
      </w:r>
      <w:r w:rsidR="00981434" w:rsidRPr="00DE6131">
        <w:rPr>
          <w:rFonts w:hint="cs"/>
          <w:rtl/>
        </w:rPr>
        <w:t xml:space="preserve"> يجعل من نظرية فعل </w:t>
      </w:r>
      <w:r>
        <w:rPr>
          <w:rFonts w:hint="cs"/>
          <w:rtl/>
        </w:rPr>
        <w:t>الأمير تخص فقط الأ</w:t>
      </w:r>
      <w:r w:rsidR="00981434" w:rsidRPr="00DE6131">
        <w:rPr>
          <w:rFonts w:hint="cs"/>
          <w:rtl/>
        </w:rPr>
        <w:t xml:space="preserve">عمال الصادرة عن الجهة المانحة للتفويض على خلاف نظرية </w:t>
      </w:r>
      <w:r>
        <w:rPr>
          <w:rFonts w:hint="cs"/>
          <w:rtl/>
        </w:rPr>
        <w:t>الظروف الطارئة تطبق على جميع الأ</w:t>
      </w:r>
      <w:r w:rsidR="00981434" w:rsidRPr="00DE6131">
        <w:rPr>
          <w:rFonts w:hint="cs"/>
          <w:rtl/>
        </w:rPr>
        <w:t xml:space="preserve">عمال. </w:t>
      </w:r>
    </w:p>
    <w:p w14:paraId="12ABC7DB" w14:textId="07BF03F7" w:rsidR="00981434" w:rsidRPr="00DE6131" w:rsidRDefault="00981434" w:rsidP="00D74548">
      <w:pPr>
        <w:rPr>
          <w:rtl/>
        </w:rPr>
      </w:pPr>
      <w:r w:rsidRPr="00DE6131">
        <w:rPr>
          <w:rFonts w:hint="cs"/>
          <w:rtl/>
        </w:rPr>
        <w:t>- أن يلحق الضرر الح</w:t>
      </w:r>
      <w:r w:rsidR="005E0F4A">
        <w:rPr>
          <w:rFonts w:hint="cs"/>
          <w:rtl/>
        </w:rPr>
        <w:t>اصل بالمتعاقد وهذا الشرط يتوجب أ</w:t>
      </w:r>
      <w:r w:rsidRPr="00DE6131">
        <w:rPr>
          <w:rFonts w:hint="cs"/>
          <w:rtl/>
        </w:rPr>
        <w:t xml:space="preserve">ن يكون فعل الأمير خاصا بالمتعاقد فقط والذي </w:t>
      </w:r>
      <w:r w:rsidR="0044189F" w:rsidRPr="00DE6131">
        <w:rPr>
          <w:rFonts w:hint="cs"/>
          <w:rtl/>
        </w:rPr>
        <w:t>لا يشتر</w:t>
      </w:r>
      <w:r w:rsidR="0044189F" w:rsidRPr="00DE6131">
        <w:rPr>
          <w:rtl/>
        </w:rPr>
        <w:t>ط</w:t>
      </w:r>
      <w:r w:rsidR="005E0F4A">
        <w:rPr>
          <w:rFonts w:hint="cs"/>
          <w:rtl/>
        </w:rPr>
        <w:t xml:space="preserve"> فيه أ</w:t>
      </w:r>
      <w:r w:rsidRPr="00DE6131">
        <w:rPr>
          <w:rFonts w:hint="cs"/>
          <w:rtl/>
        </w:rPr>
        <w:t xml:space="preserve">ن يكون جسيما ويكفي أن يكون الضرر قد وقع فعلا على المتعاقد بصفة خاصة </w:t>
      </w:r>
    </w:p>
    <w:p w14:paraId="631ECB89" w14:textId="0C58EBBD" w:rsidR="00981434" w:rsidRPr="00DE6131" w:rsidRDefault="00981434" w:rsidP="00D74548">
      <w:pPr>
        <w:rPr>
          <w:rtl/>
        </w:rPr>
      </w:pPr>
      <w:r w:rsidRPr="00DE6131">
        <w:rPr>
          <w:rFonts w:hint="cs"/>
          <w:rtl/>
        </w:rPr>
        <w:t xml:space="preserve">- </w:t>
      </w:r>
      <w:r w:rsidR="000D48DB">
        <w:rPr>
          <w:rFonts w:hint="cs"/>
          <w:rtl/>
        </w:rPr>
        <w:t>أ</w:t>
      </w:r>
      <w:r w:rsidRPr="00DE6131">
        <w:rPr>
          <w:rFonts w:hint="cs"/>
          <w:rtl/>
        </w:rPr>
        <w:t xml:space="preserve">لا يشكل فعل </w:t>
      </w:r>
      <w:r w:rsidR="0044189F" w:rsidRPr="00DE6131">
        <w:rPr>
          <w:rFonts w:hint="cs"/>
          <w:rtl/>
        </w:rPr>
        <w:t>الأمير نفس</w:t>
      </w:r>
      <w:r w:rsidR="0044189F" w:rsidRPr="00DE6131">
        <w:rPr>
          <w:rtl/>
        </w:rPr>
        <w:t>ه</w:t>
      </w:r>
      <w:r w:rsidR="000D48DB">
        <w:rPr>
          <w:rFonts w:hint="cs"/>
          <w:rtl/>
        </w:rPr>
        <w:t xml:space="preserve"> خطأ من جانب السلطة المانحة فيجب أ</w:t>
      </w:r>
      <w:r w:rsidRPr="00DE6131">
        <w:rPr>
          <w:rFonts w:hint="cs"/>
          <w:rtl/>
        </w:rPr>
        <w:t xml:space="preserve">ن يدخل العمل الذي قامت به الجهة الإدارية المانحة ضمن حدود السلطات التي منحها إياها القانون في تنظيم عقودها </w:t>
      </w:r>
      <w:r w:rsidR="0044189F" w:rsidRPr="00DE6131">
        <w:rPr>
          <w:rFonts w:hint="cs"/>
          <w:rtl/>
        </w:rPr>
        <w:t>الإدارية</w:t>
      </w:r>
      <w:r w:rsidR="000D48DB">
        <w:rPr>
          <w:rFonts w:hint="cs"/>
          <w:rtl/>
        </w:rPr>
        <w:t>،</w:t>
      </w:r>
      <w:r w:rsidR="0044189F" w:rsidRPr="00DE6131">
        <w:rPr>
          <w:rFonts w:hint="cs"/>
          <w:rtl/>
        </w:rPr>
        <w:t xml:space="preserve"> وان</w:t>
      </w:r>
      <w:r w:rsidRPr="00DE6131">
        <w:rPr>
          <w:rFonts w:hint="cs"/>
          <w:rtl/>
        </w:rPr>
        <w:t>طلاق</w:t>
      </w:r>
      <w:r w:rsidR="0044189F" w:rsidRPr="00DE6131">
        <w:rPr>
          <w:rFonts w:hint="cs"/>
          <w:rtl/>
        </w:rPr>
        <w:t>ا</w:t>
      </w:r>
      <w:r w:rsidRPr="00DE6131">
        <w:rPr>
          <w:rFonts w:hint="cs"/>
          <w:rtl/>
        </w:rPr>
        <w:t xml:space="preserve"> من ذلك ف</w:t>
      </w:r>
      <w:r w:rsidR="000D48DB">
        <w:rPr>
          <w:rFonts w:hint="cs"/>
          <w:rtl/>
        </w:rPr>
        <w:t>إ</w:t>
      </w:r>
      <w:r w:rsidRPr="00DE6131">
        <w:rPr>
          <w:rFonts w:hint="cs"/>
          <w:rtl/>
        </w:rPr>
        <w:t>ن مسؤوليتها عن التعويض مستمدة من مسؤوليتها التعاقدية حتى من دون أن يصدر منها أي خطأ.</w:t>
      </w:r>
    </w:p>
    <w:p w14:paraId="2F7342B4" w14:textId="5499430F" w:rsidR="00981434" w:rsidRPr="00DE6131" w:rsidRDefault="00981434" w:rsidP="00D74548">
      <w:pPr>
        <w:rPr>
          <w:rtl/>
        </w:rPr>
      </w:pPr>
      <w:r w:rsidRPr="00DE6131">
        <w:rPr>
          <w:rFonts w:hint="cs"/>
          <w:rtl/>
        </w:rPr>
        <w:t xml:space="preserve">- </w:t>
      </w:r>
      <w:r w:rsidR="000D48DB">
        <w:rPr>
          <w:rFonts w:hint="cs"/>
          <w:rtl/>
        </w:rPr>
        <w:t>أن يكون</w:t>
      </w:r>
      <w:r w:rsidRPr="00DE6131">
        <w:rPr>
          <w:rFonts w:hint="cs"/>
          <w:rtl/>
        </w:rPr>
        <w:t xml:space="preserve"> الضرر الصادر من الجهة المانحة غير متوقعا غير أنه يبدو هناك شيء من الغموض بخصوص هذا الشرط ففي الحالة التي يكون فيها فعل الأم</w:t>
      </w:r>
      <w:r w:rsidR="000D48DB">
        <w:rPr>
          <w:rFonts w:hint="cs"/>
          <w:rtl/>
        </w:rPr>
        <w:t>ير في شكل إجراءات ذات طابع عام إلا أ</w:t>
      </w:r>
      <w:r w:rsidRPr="00DE6131">
        <w:rPr>
          <w:rFonts w:hint="cs"/>
          <w:rtl/>
        </w:rPr>
        <w:t xml:space="preserve">نه  </w:t>
      </w:r>
      <w:r w:rsidR="0044189F" w:rsidRPr="00DE6131">
        <w:rPr>
          <w:rFonts w:hint="cs"/>
          <w:rtl/>
        </w:rPr>
        <w:t>لا يمك</w:t>
      </w:r>
      <w:r w:rsidR="0044189F" w:rsidRPr="00DE6131">
        <w:rPr>
          <w:rtl/>
        </w:rPr>
        <w:t>ن</w:t>
      </w:r>
      <w:r w:rsidRPr="00DE6131">
        <w:rPr>
          <w:rFonts w:hint="cs"/>
          <w:rtl/>
        </w:rPr>
        <w:t xml:space="preserve"> طرح هذا </w:t>
      </w:r>
      <w:r w:rsidR="0044189F" w:rsidRPr="00DE6131">
        <w:rPr>
          <w:rFonts w:hint="cs"/>
          <w:rtl/>
        </w:rPr>
        <w:t>التساؤل</w:t>
      </w:r>
      <w:r w:rsidR="000D48DB">
        <w:rPr>
          <w:rFonts w:hint="cs"/>
          <w:rtl/>
        </w:rPr>
        <w:t xml:space="preserve"> في الحالة التي يصدر فيها </w:t>
      </w:r>
      <w:r w:rsidRPr="00DE6131">
        <w:rPr>
          <w:rFonts w:hint="cs"/>
          <w:rtl/>
        </w:rPr>
        <w:t>الاجراء من الجهة</w:t>
      </w:r>
      <w:r w:rsidR="000D48DB">
        <w:rPr>
          <w:rFonts w:hint="cs"/>
          <w:rtl/>
        </w:rPr>
        <w:t xml:space="preserve"> المتعاقدة </w:t>
      </w:r>
      <w:r w:rsidRPr="00DE6131">
        <w:rPr>
          <w:rFonts w:hint="cs"/>
          <w:rtl/>
        </w:rPr>
        <w:t xml:space="preserve">وهي بصدد </w:t>
      </w:r>
      <w:r w:rsidR="0044189F" w:rsidRPr="00DE6131">
        <w:rPr>
          <w:rFonts w:hint="cs"/>
          <w:rtl/>
        </w:rPr>
        <w:t xml:space="preserve">ممارسة </w:t>
      </w:r>
      <w:r w:rsidRPr="00DE6131">
        <w:rPr>
          <w:rFonts w:hint="cs"/>
          <w:rtl/>
        </w:rPr>
        <w:t>سلطتها في التعديل عن طريق الإرادة المنفردة</w:t>
      </w:r>
      <w:r w:rsidR="000D48DB">
        <w:rPr>
          <w:rFonts w:hint="cs"/>
          <w:rtl/>
        </w:rPr>
        <w:t>،</w:t>
      </w:r>
      <w:r w:rsidRPr="00DE6131">
        <w:rPr>
          <w:rFonts w:hint="cs"/>
          <w:rtl/>
        </w:rPr>
        <w:t xml:space="preserve"> وقد أجاب الدكتور محمد سليمان الطماوي في هذا الصدد على هذا ال</w:t>
      </w:r>
      <w:r w:rsidR="000D48DB">
        <w:rPr>
          <w:rFonts w:hint="cs"/>
          <w:rtl/>
        </w:rPr>
        <w:t>إ</w:t>
      </w:r>
      <w:r w:rsidRPr="00DE6131">
        <w:rPr>
          <w:rFonts w:hint="cs"/>
          <w:rtl/>
        </w:rPr>
        <w:t>شكال</w:t>
      </w:r>
      <w:r w:rsidR="000D48DB">
        <w:rPr>
          <w:rFonts w:hint="cs"/>
          <w:rtl/>
        </w:rPr>
        <w:t xml:space="preserve"> بأ</w:t>
      </w:r>
      <w:r w:rsidRPr="00DE6131">
        <w:rPr>
          <w:rFonts w:hint="cs"/>
          <w:rtl/>
        </w:rPr>
        <w:t xml:space="preserve">ن المقصود بعدم التوقع </w:t>
      </w:r>
      <w:r w:rsidR="0044189F" w:rsidRPr="00DE6131">
        <w:rPr>
          <w:rFonts w:hint="cs"/>
          <w:rtl/>
        </w:rPr>
        <w:t>لا يشم</w:t>
      </w:r>
      <w:r w:rsidR="0044189F" w:rsidRPr="00DE6131">
        <w:rPr>
          <w:rtl/>
        </w:rPr>
        <w:t>ل</w:t>
      </w:r>
      <w:r w:rsidRPr="00DE6131">
        <w:rPr>
          <w:rFonts w:hint="cs"/>
          <w:rtl/>
        </w:rPr>
        <w:t xml:space="preserve"> </w:t>
      </w:r>
      <w:r w:rsidR="000D48DB">
        <w:rPr>
          <w:rFonts w:hint="cs"/>
          <w:rtl/>
        </w:rPr>
        <w:t>أصل الحق في التعديل ونطاقه فإذا ت</w:t>
      </w:r>
      <w:r w:rsidRPr="00DE6131">
        <w:rPr>
          <w:rFonts w:hint="cs"/>
          <w:rtl/>
        </w:rPr>
        <w:t xml:space="preserve">كفل القانون بالكيفية التي يمارس بها التعديل والحدود التي يلتزم بها استبعدت </w:t>
      </w:r>
      <w:r w:rsidR="000D48DB">
        <w:rPr>
          <w:rFonts w:hint="cs"/>
          <w:rtl/>
        </w:rPr>
        <w:t>آنذاك تطبيق هذه النظرية أ</w:t>
      </w:r>
      <w:r w:rsidRPr="00DE6131">
        <w:rPr>
          <w:rFonts w:hint="cs"/>
          <w:rtl/>
        </w:rPr>
        <w:t xml:space="preserve">ما اذا لم </w:t>
      </w:r>
      <w:r w:rsidR="0044189F" w:rsidRPr="00DE6131">
        <w:rPr>
          <w:rFonts w:hint="cs"/>
          <w:rtl/>
        </w:rPr>
        <w:t>يحدد</w:t>
      </w:r>
      <w:r w:rsidRPr="00DE6131">
        <w:rPr>
          <w:rFonts w:hint="cs"/>
          <w:rtl/>
        </w:rPr>
        <w:t xml:space="preserve"> كيفية ممارسة هذا الحق فتطبق النظرية.</w:t>
      </w:r>
    </w:p>
    <w:p w14:paraId="73D2B77F" w14:textId="0686A3BF" w:rsidR="00981434" w:rsidRPr="00DE6131" w:rsidRDefault="004B4898" w:rsidP="004B4898">
      <w:pPr>
        <w:rPr>
          <w:color w:val="000000" w:themeColor="text1"/>
          <w:rtl/>
        </w:rPr>
      </w:pPr>
      <w:r>
        <w:rPr>
          <w:rFonts w:hint="cs"/>
          <w:color w:val="000000" w:themeColor="text1"/>
          <w:rtl/>
        </w:rPr>
        <w:t>وانطلاقا من ذلك تتعدد الأ</w:t>
      </w:r>
      <w:r w:rsidR="00981434" w:rsidRPr="00DE6131">
        <w:rPr>
          <w:rFonts w:hint="cs"/>
          <w:color w:val="000000" w:themeColor="text1"/>
          <w:rtl/>
        </w:rPr>
        <w:t xml:space="preserve">شكال التي يمكن أن تتحقق بها نظرية فعل عمل الأمير فاذا </w:t>
      </w:r>
      <w:r w:rsidR="0044189F" w:rsidRPr="00DE6131">
        <w:rPr>
          <w:rFonts w:hint="cs"/>
          <w:color w:val="000000" w:themeColor="text1"/>
          <w:rtl/>
        </w:rPr>
        <w:t>ما تعل</w:t>
      </w:r>
      <w:r w:rsidR="0044189F" w:rsidRPr="00DE6131">
        <w:rPr>
          <w:color w:val="000000" w:themeColor="text1"/>
          <w:rtl/>
        </w:rPr>
        <w:t>ق</w:t>
      </w:r>
      <w:r w:rsidR="00981434" w:rsidRPr="00DE6131">
        <w:rPr>
          <w:rFonts w:hint="cs"/>
          <w:color w:val="000000" w:themeColor="text1"/>
          <w:rtl/>
        </w:rPr>
        <w:t xml:space="preserve"> ال</w:t>
      </w:r>
      <w:r>
        <w:rPr>
          <w:rFonts w:hint="cs"/>
          <w:color w:val="000000" w:themeColor="text1"/>
          <w:rtl/>
        </w:rPr>
        <w:t>أ</w:t>
      </w:r>
      <w:r w:rsidR="00981434" w:rsidRPr="00DE6131">
        <w:rPr>
          <w:rFonts w:hint="cs"/>
          <w:color w:val="000000" w:themeColor="text1"/>
          <w:rtl/>
        </w:rPr>
        <w:t>مر بفعل الأمير من خلال الإجراءات الصادر في صورة إجراءات فردية خاصة ف</w:t>
      </w:r>
      <w:r>
        <w:rPr>
          <w:rFonts w:hint="cs"/>
          <w:color w:val="000000" w:themeColor="text1"/>
          <w:rtl/>
        </w:rPr>
        <w:t>إ</w:t>
      </w:r>
      <w:r w:rsidR="00981434" w:rsidRPr="00DE6131">
        <w:rPr>
          <w:rFonts w:hint="cs"/>
          <w:color w:val="000000" w:themeColor="text1"/>
          <w:rtl/>
        </w:rPr>
        <w:t xml:space="preserve">ن ذلك قد يتعلق </w:t>
      </w:r>
      <w:r w:rsidR="00981434" w:rsidRPr="00DE6131">
        <w:rPr>
          <w:rFonts w:hint="cs"/>
          <w:color w:val="000000" w:themeColor="text1"/>
          <w:rtl/>
        </w:rPr>
        <w:lastRenderedPageBreak/>
        <w:t>بالتعديل المباشر للعقد</w:t>
      </w:r>
      <w:r>
        <w:rPr>
          <w:rFonts w:hint="cs"/>
          <w:color w:val="000000" w:themeColor="text1"/>
          <w:rtl/>
        </w:rPr>
        <w:t xml:space="preserve"> أ</w:t>
      </w:r>
      <w:r w:rsidR="00981434" w:rsidRPr="00DE6131">
        <w:rPr>
          <w:rFonts w:hint="cs"/>
          <w:color w:val="000000" w:themeColor="text1"/>
          <w:rtl/>
        </w:rPr>
        <w:t xml:space="preserve">وقد يشمل ذلك الأثر الظروف المحيطة بتنفيذ العقد، أما في الحالة التي تستعمل الجهة الإدارية المتعاقدة لسلطتها بمناسبة </w:t>
      </w:r>
      <w:r w:rsidR="00F175CD" w:rsidRPr="00DE6131">
        <w:rPr>
          <w:rFonts w:hint="cs"/>
          <w:color w:val="000000" w:themeColor="text1"/>
          <w:rtl/>
        </w:rPr>
        <w:t>عملية التوجيه</w:t>
      </w:r>
      <w:r>
        <w:rPr>
          <w:rFonts w:hint="cs"/>
          <w:color w:val="000000" w:themeColor="text1"/>
          <w:rtl/>
        </w:rPr>
        <w:t xml:space="preserve"> والرقابة أ</w:t>
      </w:r>
      <w:r w:rsidR="00981434" w:rsidRPr="00DE6131">
        <w:rPr>
          <w:rFonts w:hint="cs"/>
          <w:color w:val="000000" w:themeColor="text1"/>
          <w:rtl/>
        </w:rPr>
        <w:t>و في حالة قيامها بتدابير ترتبط بعملية الضبط الإداري والتي يتحمل من جراءها المتعاقد تكاليف و</w:t>
      </w:r>
      <w:r>
        <w:rPr>
          <w:rFonts w:hint="cs"/>
          <w:color w:val="000000" w:themeColor="text1"/>
          <w:rtl/>
        </w:rPr>
        <w:t>أعباء إضافية. أ</w:t>
      </w:r>
      <w:r w:rsidR="00981434" w:rsidRPr="00DE6131">
        <w:rPr>
          <w:rFonts w:hint="cs"/>
          <w:color w:val="000000" w:themeColor="text1"/>
          <w:rtl/>
        </w:rPr>
        <w:t xml:space="preserve">ما </w:t>
      </w:r>
      <w:r>
        <w:rPr>
          <w:rFonts w:hint="cs"/>
          <w:color w:val="000000" w:themeColor="text1"/>
          <w:rtl/>
        </w:rPr>
        <w:t>في حالة صدور عمل الأمير في شكل إجراء تنظيمي عام فإ</w:t>
      </w:r>
      <w:r w:rsidR="00981434" w:rsidRPr="00DE6131">
        <w:rPr>
          <w:rFonts w:hint="cs"/>
          <w:color w:val="000000" w:themeColor="text1"/>
          <w:rtl/>
        </w:rPr>
        <w:t xml:space="preserve">ن </w:t>
      </w:r>
      <w:r w:rsidR="00F175CD" w:rsidRPr="00DE6131">
        <w:rPr>
          <w:rFonts w:hint="cs"/>
          <w:color w:val="000000" w:themeColor="text1"/>
          <w:rtl/>
        </w:rPr>
        <w:t>أثره</w:t>
      </w:r>
      <w:r w:rsidR="00981434" w:rsidRPr="00DE6131">
        <w:rPr>
          <w:rFonts w:hint="cs"/>
          <w:color w:val="000000" w:themeColor="text1"/>
          <w:rtl/>
        </w:rPr>
        <w:t xml:space="preserve"> قد ينصرف كذ</w:t>
      </w:r>
      <w:r>
        <w:rPr>
          <w:rFonts w:hint="cs"/>
          <w:color w:val="000000" w:themeColor="text1"/>
          <w:rtl/>
        </w:rPr>
        <w:t>لك الى تعديل شروط العقد مباشرة أ</w:t>
      </w:r>
      <w:r w:rsidR="00981434" w:rsidRPr="00DE6131">
        <w:rPr>
          <w:rFonts w:hint="cs"/>
          <w:color w:val="000000" w:themeColor="text1"/>
          <w:rtl/>
        </w:rPr>
        <w:t xml:space="preserve">ما بتعطيل </w:t>
      </w:r>
      <w:r w:rsidR="0044189F" w:rsidRPr="00DE6131">
        <w:rPr>
          <w:rFonts w:hint="cs"/>
          <w:color w:val="000000" w:themeColor="text1"/>
          <w:rtl/>
        </w:rPr>
        <w:t>بنوده</w:t>
      </w:r>
      <w:r>
        <w:rPr>
          <w:rFonts w:hint="cs"/>
          <w:color w:val="000000" w:themeColor="text1"/>
          <w:rtl/>
        </w:rPr>
        <w:t xml:space="preserve"> أو مضمونه وإ</w:t>
      </w:r>
      <w:r w:rsidR="00981434" w:rsidRPr="00DE6131">
        <w:rPr>
          <w:rFonts w:hint="cs"/>
          <w:color w:val="000000" w:themeColor="text1"/>
          <w:rtl/>
        </w:rPr>
        <w:t xml:space="preserve">ما </w:t>
      </w:r>
      <w:r w:rsidR="0044189F" w:rsidRPr="00DE6131">
        <w:rPr>
          <w:rFonts w:hint="cs"/>
          <w:color w:val="000000" w:themeColor="text1"/>
          <w:rtl/>
        </w:rPr>
        <w:t>بإنهاء</w:t>
      </w:r>
      <w:r w:rsidR="00981434" w:rsidRPr="00DE6131">
        <w:rPr>
          <w:rFonts w:hint="cs"/>
          <w:color w:val="000000" w:themeColor="text1"/>
          <w:rtl/>
        </w:rPr>
        <w:t xml:space="preserve"> العقد قبل مدة انتهائه</w:t>
      </w:r>
      <w:r>
        <w:rPr>
          <w:rFonts w:hint="cs"/>
          <w:color w:val="000000" w:themeColor="text1"/>
          <w:rtl/>
        </w:rPr>
        <w:t>،</w:t>
      </w:r>
      <w:r w:rsidR="00981434" w:rsidRPr="00DE6131">
        <w:rPr>
          <w:rFonts w:hint="cs"/>
          <w:color w:val="000000" w:themeColor="text1"/>
          <w:rtl/>
        </w:rPr>
        <w:t xml:space="preserve"> وقد ينصرف </w:t>
      </w:r>
      <w:r w:rsidR="00F175CD" w:rsidRPr="00DE6131">
        <w:rPr>
          <w:rFonts w:hint="cs"/>
          <w:color w:val="000000" w:themeColor="text1"/>
          <w:rtl/>
        </w:rPr>
        <w:t>أثره</w:t>
      </w:r>
      <w:r w:rsidR="00981434" w:rsidRPr="00DE6131">
        <w:rPr>
          <w:rFonts w:hint="cs"/>
          <w:color w:val="000000" w:themeColor="text1"/>
          <w:rtl/>
        </w:rPr>
        <w:t xml:space="preserve"> الى الظروف الخارجية </w:t>
      </w:r>
      <w:r w:rsidR="00F175CD" w:rsidRPr="00DE6131">
        <w:rPr>
          <w:rFonts w:hint="cs"/>
          <w:color w:val="000000" w:themeColor="text1"/>
          <w:rtl/>
        </w:rPr>
        <w:t>للعقد حيث</w:t>
      </w:r>
      <w:r w:rsidR="00981434" w:rsidRPr="00DE6131">
        <w:rPr>
          <w:rFonts w:hint="cs"/>
          <w:color w:val="000000" w:themeColor="text1"/>
          <w:rtl/>
        </w:rPr>
        <w:t xml:space="preserve"> </w:t>
      </w:r>
      <w:r w:rsidR="00F175CD" w:rsidRPr="00DE6131">
        <w:rPr>
          <w:rFonts w:hint="cs"/>
          <w:color w:val="000000" w:themeColor="text1"/>
          <w:rtl/>
        </w:rPr>
        <w:t>يصبح التنفيذ</w:t>
      </w:r>
      <w:r w:rsidR="00981434" w:rsidRPr="00DE6131">
        <w:rPr>
          <w:rFonts w:hint="cs"/>
          <w:color w:val="000000" w:themeColor="text1"/>
          <w:rtl/>
        </w:rPr>
        <w:t xml:space="preserve"> </w:t>
      </w:r>
      <w:r w:rsidR="00F175CD" w:rsidRPr="00DE6131">
        <w:rPr>
          <w:rFonts w:hint="cs"/>
          <w:color w:val="000000" w:themeColor="text1"/>
          <w:rtl/>
        </w:rPr>
        <w:t>أكثر</w:t>
      </w:r>
      <w:r w:rsidR="00981434" w:rsidRPr="00DE6131">
        <w:rPr>
          <w:rFonts w:hint="cs"/>
          <w:color w:val="000000" w:themeColor="text1"/>
          <w:rtl/>
        </w:rPr>
        <w:t xml:space="preserve"> </w:t>
      </w:r>
      <w:r>
        <w:rPr>
          <w:rFonts w:hint="cs"/>
          <w:color w:val="000000" w:themeColor="text1"/>
          <w:rtl/>
        </w:rPr>
        <w:t>إرهاقا، وفي ذلك فإ</w:t>
      </w:r>
      <w:r w:rsidR="00981434" w:rsidRPr="00DE6131">
        <w:rPr>
          <w:rFonts w:hint="cs"/>
          <w:color w:val="000000" w:themeColor="text1"/>
          <w:rtl/>
        </w:rPr>
        <w:t>ن مجلس الدولة الفرنسي يرفض التعويض في هذه الحالة الا في حدود نظرية الظروف الطارئة</w:t>
      </w:r>
      <w:r>
        <w:rPr>
          <w:rFonts w:hint="cs"/>
          <w:color w:val="000000" w:themeColor="text1"/>
          <w:rtl/>
        </w:rPr>
        <w:t>.</w:t>
      </w:r>
      <w:r w:rsidR="00981434" w:rsidRPr="00DE6131">
        <w:rPr>
          <w:rFonts w:hint="cs"/>
          <w:color w:val="000000" w:themeColor="text1"/>
          <w:rtl/>
        </w:rPr>
        <w:t xml:space="preserve"> </w:t>
      </w:r>
    </w:p>
    <w:p w14:paraId="75D6879B" w14:textId="77777777" w:rsidR="00981434" w:rsidRPr="00DE6131" w:rsidRDefault="00981434" w:rsidP="00DC6D1B">
      <w:pPr>
        <w:ind w:firstLine="0"/>
        <w:rPr>
          <w:b/>
          <w:bCs/>
          <w:color w:val="000000" w:themeColor="text1"/>
          <w:rtl/>
        </w:rPr>
      </w:pPr>
      <w:r w:rsidRPr="00DE6131">
        <w:rPr>
          <w:rFonts w:hint="cs"/>
          <w:b/>
          <w:bCs/>
          <w:color w:val="000000" w:themeColor="text1"/>
          <w:rtl/>
        </w:rPr>
        <w:t xml:space="preserve">2/ نظرية الظروف الطارئة </w:t>
      </w:r>
    </w:p>
    <w:p w14:paraId="421D4AE8" w14:textId="09CAD527" w:rsidR="00981434" w:rsidRPr="00DE6131" w:rsidRDefault="00981434" w:rsidP="00D74548">
      <w:pPr>
        <w:rPr>
          <w:rtl/>
        </w:rPr>
      </w:pPr>
      <w:r w:rsidRPr="00DE6131">
        <w:rPr>
          <w:rFonts w:hint="cs"/>
          <w:rtl/>
        </w:rPr>
        <w:t xml:space="preserve">وهي الملابسات  التي  تطرأ خلال تنفيذ العقد وتكون ظروف استثنائية عامة لم </w:t>
      </w:r>
      <w:r w:rsidR="004B4898">
        <w:rPr>
          <w:rFonts w:hint="cs"/>
          <w:rtl/>
        </w:rPr>
        <w:t>يكن بالوسع توقعها وقت انعقاده وأ</w:t>
      </w:r>
      <w:r w:rsidRPr="00DE6131">
        <w:rPr>
          <w:rFonts w:hint="cs"/>
          <w:rtl/>
        </w:rPr>
        <w:t>دت الى اختلال التوازن المالي للعقد اختلال</w:t>
      </w:r>
      <w:r w:rsidR="004B4898">
        <w:rPr>
          <w:rFonts w:hint="cs"/>
          <w:rtl/>
        </w:rPr>
        <w:t>ا</w:t>
      </w:r>
      <w:r w:rsidRPr="00DE6131">
        <w:rPr>
          <w:rFonts w:hint="cs"/>
          <w:rtl/>
        </w:rPr>
        <w:t xml:space="preserve"> خطيرا من شأنه أن يؤثر على عملية تنفيذ الالتزام من دون </w:t>
      </w:r>
      <w:r w:rsidR="004B4898">
        <w:rPr>
          <w:rFonts w:hint="cs"/>
          <w:rtl/>
        </w:rPr>
        <w:t>أ</w:t>
      </w:r>
      <w:r w:rsidRPr="00DE6131">
        <w:rPr>
          <w:rFonts w:hint="cs"/>
          <w:rtl/>
        </w:rPr>
        <w:t>ن</w:t>
      </w:r>
      <w:r w:rsidR="004B4898">
        <w:rPr>
          <w:rFonts w:hint="cs"/>
          <w:rtl/>
        </w:rPr>
        <w:t xml:space="preserve"> يبلغ درجة  الاستحالة حيث يصبح أشد واكثر كلفة وأكثر إرهاقا  فإ</w:t>
      </w:r>
      <w:r w:rsidRPr="00DE6131">
        <w:rPr>
          <w:rFonts w:hint="cs"/>
          <w:rtl/>
        </w:rPr>
        <w:t>نه يمكن لل</w:t>
      </w:r>
      <w:r w:rsidR="004B4898">
        <w:rPr>
          <w:rFonts w:hint="cs"/>
          <w:rtl/>
        </w:rPr>
        <w:t>طرف المتعاقد مع الجهة الإدارية المطالبة بإ</w:t>
      </w:r>
      <w:r w:rsidRPr="00DE6131">
        <w:rPr>
          <w:rFonts w:hint="cs"/>
          <w:rtl/>
        </w:rPr>
        <w:t xml:space="preserve">شراك الجهة المانحة بتحمل النتائج الناتجة على ارتفاع كلفة الأعباء الناتجة عن تلك الظروف بتعويضه بشكل جزئي ولمدة مؤقتة </w:t>
      </w:r>
      <w:r w:rsidR="00803AED">
        <w:rPr>
          <w:rFonts w:hint="cs"/>
          <w:rtl/>
        </w:rPr>
        <w:t xml:space="preserve">تكون </w:t>
      </w:r>
      <w:r w:rsidRPr="00DE6131">
        <w:rPr>
          <w:rFonts w:hint="cs"/>
          <w:rtl/>
        </w:rPr>
        <w:t>لازمة لزوال هذه الظروف عن الخسارة التي لحقت به مع مراعاة الظروف المحيطة بالعقد</w:t>
      </w:r>
      <w:r w:rsidRPr="00DE6131">
        <w:rPr>
          <w:rStyle w:val="Appelnotedebasdep"/>
          <w:color w:val="000000" w:themeColor="text1"/>
          <w:rtl/>
        </w:rPr>
        <w:footnoteReference w:id="313"/>
      </w:r>
      <w:r w:rsidRPr="00DE6131">
        <w:rPr>
          <w:rFonts w:hint="cs"/>
          <w:rtl/>
        </w:rPr>
        <w:t>.</w:t>
      </w:r>
    </w:p>
    <w:p w14:paraId="78CF7B06" w14:textId="612516BF" w:rsidR="00981434" w:rsidRPr="00DE6131" w:rsidRDefault="00981434" w:rsidP="00721405">
      <w:pPr>
        <w:rPr>
          <w:color w:val="000000" w:themeColor="text1"/>
          <w:rtl/>
        </w:rPr>
      </w:pPr>
      <w:r w:rsidRPr="00DE6131">
        <w:rPr>
          <w:rFonts w:hint="cs"/>
          <w:color w:val="000000" w:themeColor="text1"/>
          <w:rtl/>
        </w:rPr>
        <w:t xml:space="preserve">وعلى الرغم من كون نظرية الظروف الطارئة أضحت </w:t>
      </w:r>
      <w:r w:rsidR="00803AED">
        <w:rPr>
          <w:rFonts w:hint="cs"/>
          <w:color w:val="000000" w:themeColor="text1"/>
          <w:rtl/>
        </w:rPr>
        <w:t>ميزة لكل أنواع العقود الإدارية إلا أ</w:t>
      </w:r>
      <w:r w:rsidRPr="00DE6131">
        <w:rPr>
          <w:rFonts w:hint="cs"/>
          <w:color w:val="000000" w:themeColor="text1"/>
          <w:rtl/>
        </w:rPr>
        <w:t xml:space="preserve">نه مع ذلك يبقى لها مجالا واسعا </w:t>
      </w:r>
      <w:r w:rsidR="00803AED">
        <w:rPr>
          <w:rFonts w:hint="cs"/>
          <w:color w:val="000000" w:themeColor="text1"/>
          <w:rtl/>
        </w:rPr>
        <w:t>في عقود امتياز المرافق العامة لأ</w:t>
      </w:r>
      <w:r w:rsidRPr="00DE6131">
        <w:rPr>
          <w:rFonts w:hint="cs"/>
          <w:color w:val="000000" w:themeColor="text1"/>
          <w:rtl/>
        </w:rPr>
        <w:t>ن في هذا النوع من العقود يرتب على القائم بتنفيذ المرفق أن ينفذه بشكل خاص حيث لا يعرقل انتظام النشاط المرفقي المستمر والمنتظم للمرفق العام</w:t>
      </w:r>
      <w:r w:rsidR="00803AED">
        <w:rPr>
          <w:rFonts w:hint="cs"/>
          <w:color w:val="000000" w:themeColor="text1"/>
          <w:rtl/>
        </w:rPr>
        <w:t>، إ</w:t>
      </w:r>
      <w:r w:rsidRPr="00DE6131">
        <w:rPr>
          <w:rFonts w:hint="cs"/>
          <w:color w:val="000000" w:themeColor="text1"/>
          <w:rtl/>
        </w:rPr>
        <w:t>ذ لا يكفي قيام المتعاقد مع الجهة الإدارية  بتنفيذ ا</w:t>
      </w:r>
      <w:r w:rsidR="00803AED">
        <w:rPr>
          <w:rFonts w:hint="cs"/>
          <w:color w:val="000000" w:themeColor="text1"/>
          <w:rtl/>
        </w:rPr>
        <w:t>لتزاماته كما لوكان متعاقد مع الأ</w:t>
      </w:r>
      <w:r w:rsidRPr="00DE6131">
        <w:rPr>
          <w:rFonts w:hint="cs"/>
          <w:color w:val="000000" w:themeColor="text1"/>
          <w:rtl/>
        </w:rPr>
        <w:t>فر</w:t>
      </w:r>
      <w:r w:rsidR="00803AED">
        <w:rPr>
          <w:rFonts w:hint="cs"/>
          <w:color w:val="000000" w:themeColor="text1"/>
          <w:rtl/>
        </w:rPr>
        <w:t>اد لأ</w:t>
      </w:r>
      <w:r w:rsidRPr="00DE6131">
        <w:rPr>
          <w:rFonts w:hint="cs"/>
          <w:color w:val="000000" w:themeColor="text1"/>
          <w:rtl/>
        </w:rPr>
        <w:t>ن الالتزاما</w:t>
      </w:r>
      <w:r w:rsidRPr="00DE6131">
        <w:rPr>
          <w:color w:val="000000" w:themeColor="text1"/>
          <w:rtl/>
        </w:rPr>
        <w:t>ت</w:t>
      </w:r>
      <w:r w:rsidRPr="00DE6131">
        <w:rPr>
          <w:rFonts w:hint="cs"/>
          <w:color w:val="000000" w:themeColor="text1"/>
          <w:rtl/>
        </w:rPr>
        <w:t xml:space="preserve"> المترتبة عن العقد الإداري لها تتميز بطابعها الخاص الذي يتضمن ضرورة  الاستجابة لطبيعة المرفق </w:t>
      </w:r>
      <w:r w:rsidR="000637C1">
        <w:rPr>
          <w:rFonts w:hint="cs"/>
          <w:color w:val="000000" w:themeColor="text1"/>
          <w:rtl/>
        </w:rPr>
        <w:t>و</w:t>
      </w:r>
      <w:r w:rsidRPr="00DE6131">
        <w:rPr>
          <w:rFonts w:hint="cs"/>
          <w:color w:val="000000" w:themeColor="text1"/>
          <w:rtl/>
        </w:rPr>
        <w:t xml:space="preserve"> كل ما من شأنه أن يض</w:t>
      </w:r>
      <w:r w:rsidR="000637C1">
        <w:rPr>
          <w:rFonts w:hint="cs"/>
          <w:color w:val="000000" w:themeColor="text1"/>
          <w:rtl/>
        </w:rPr>
        <w:t>من مصلحة  المرفق العام وانتظامه</w:t>
      </w:r>
      <w:r w:rsidRPr="00DE6131">
        <w:rPr>
          <w:rFonts w:hint="cs"/>
          <w:color w:val="000000" w:themeColor="text1"/>
          <w:rtl/>
        </w:rPr>
        <w:t xml:space="preserve">، ففي مصر وفي القانون رقم </w:t>
      </w:r>
      <w:r w:rsidRPr="000637C1">
        <w:rPr>
          <w:rFonts w:hint="cs"/>
          <w:color w:val="000000" w:themeColor="text1"/>
          <w:sz w:val="24"/>
          <w:szCs w:val="24"/>
          <w:rtl/>
        </w:rPr>
        <w:t xml:space="preserve">129 </w:t>
      </w:r>
      <w:r w:rsidRPr="00DE6131">
        <w:rPr>
          <w:rFonts w:hint="cs"/>
          <w:color w:val="000000" w:themeColor="text1"/>
          <w:rtl/>
        </w:rPr>
        <w:t xml:space="preserve">لسنة </w:t>
      </w:r>
      <w:r w:rsidRPr="000637C1">
        <w:rPr>
          <w:rFonts w:hint="cs"/>
          <w:color w:val="000000" w:themeColor="text1"/>
          <w:sz w:val="24"/>
          <w:szCs w:val="24"/>
          <w:rtl/>
        </w:rPr>
        <w:t xml:space="preserve">1947 </w:t>
      </w:r>
      <w:r w:rsidRPr="00DE6131">
        <w:rPr>
          <w:rFonts w:hint="cs"/>
          <w:color w:val="000000" w:themeColor="text1"/>
          <w:rtl/>
        </w:rPr>
        <w:t xml:space="preserve">المتعلق </w:t>
      </w:r>
      <w:r w:rsidR="000637C1">
        <w:rPr>
          <w:rFonts w:hint="cs"/>
          <w:color w:val="000000" w:themeColor="text1"/>
          <w:rtl/>
        </w:rPr>
        <w:t>بالتزامات المرافق العامة نص على الأ</w:t>
      </w:r>
      <w:r w:rsidRPr="00DE6131">
        <w:rPr>
          <w:rFonts w:hint="cs"/>
          <w:color w:val="000000" w:themeColor="text1"/>
          <w:rtl/>
        </w:rPr>
        <w:t xml:space="preserve">خذ بهذه النظرية في إطار الالتزام بقولها " إذا طرأت ظروف لم يكن في </w:t>
      </w:r>
      <w:r w:rsidR="000637C1">
        <w:rPr>
          <w:rFonts w:hint="cs"/>
          <w:color w:val="000000" w:themeColor="text1"/>
          <w:rtl/>
        </w:rPr>
        <w:t>المستطاع توقعها لمانح الالتزام أ</w:t>
      </w:r>
      <w:r w:rsidRPr="00DE6131">
        <w:rPr>
          <w:rFonts w:hint="cs"/>
          <w:color w:val="000000" w:themeColor="text1"/>
          <w:rtl/>
        </w:rPr>
        <w:t>و الملتزم فيها و</w:t>
      </w:r>
      <w:r w:rsidR="000637C1">
        <w:rPr>
          <w:rFonts w:hint="cs"/>
          <w:color w:val="000000" w:themeColor="text1"/>
          <w:rtl/>
        </w:rPr>
        <w:t>أفضت الى الإ</w:t>
      </w:r>
      <w:r w:rsidRPr="00DE6131">
        <w:rPr>
          <w:rFonts w:hint="cs"/>
          <w:color w:val="000000" w:themeColor="text1"/>
          <w:rtl/>
        </w:rPr>
        <w:t xml:space="preserve">خلال بالتوازن المالي </w:t>
      </w:r>
      <w:r w:rsidR="000637C1">
        <w:rPr>
          <w:rFonts w:hint="cs"/>
          <w:color w:val="000000" w:themeColor="text1"/>
          <w:rtl/>
        </w:rPr>
        <w:t>أ</w:t>
      </w:r>
      <w:r w:rsidRPr="00DE6131">
        <w:rPr>
          <w:rFonts w:hint="cs"/>
          <w:color w:val="000000" w:themeColor="text1"/>
          <w:rtl/>
        </w:rPr>
        <w:t>و الى تعديل كيانه الاقتصادي كما كان مقدرا و</w:t>
      </w:r>
      <w:r w:rsidR="000637C1">
        <w:rPr>
          <w:rFonts w:hint="cs"/>
          <w:color w:val="000000" w:themeColor="text1"/>
          <w:rtl/>
        </w:rPr>
        <w:t>قت منح الامتياز لمانح الالتزام أ</w:t>
      </w:r>
      <w:r w:rsidRPr="00DE6131">
        <w:rPr>
          <w:rFonts w:hint="cs"/>
          <w:color w:val="000000" w:themeColor="text1"/>
          <w:rtl/>
        </w:rPr>
        <w:t xml:space="preserve">ن يعدل </w:t>
      </w:r>
      <w:r w:rsidR="000637C1">
        <w:rPr>
          <w:rFonts w:hint="cs"/>
          <w:color w:val="000000" w:themeColor="text1"/>
          <w:rtl/>
        </w:rPr>
        <w:t>قوائم الأسعار وإذا اقتضى الحال أ</w:t>
      </w:r>
      <w:r w:rsidRPr="00DE6131">
        <w:rPr>
          <w:rFonts w:hint="cs"/>
          <w:color w:val="000000" w:themeColor="text1"/>
          <w:rtl/>
        </w:rPr>
        <w:t xml:space="preserve">ن يعدل </w:t>
      </w:r>
      <w:r w:rsidR="00721405">
        <w:rPr>
          <w:rFonts w:hint="cs"/>
          <w:color w:val="000000" w:themeColor="text1"/>
          <w:rtl/>
        </w:rPr>
        <w:t>أي تنظيم للمرفق العام وقواعد استغلاله أ</w:t>
      </w:r>
      <w:r w:rsidRPr="00DE6131">
        <w:rPr>
          <w:rFonts w:hint="cs"/>
          <w:color w:val="000000" w:themeColor="text1"/>
          <w:rtl/>
        </w:rPr>
        <w:t xml:space="preserve">و لخفض الأرباح </w:t>
      </w:r>
      <w:r w:rsidR="0044189F" w:rsidRPr="00DE6131">
        <w:rPr>
          <w:rFonts w:hint="cs"/>
          <w:color w:val="000000" w:themeColor="text1"/>
          <w:rtl/>
        </w:rPr>
        <w:t>الباهظة</w:t>
      </w:r>
      <w:r w:rsidRPr="00DE6131">
        <w:rPr>
          <w:rFonts w:hint="cs"/>
          <w:color w:val="000000" w:themeColor="text1"/>
          <w:rtl/>
        </w:rPr>
        <w:t xml:space="preserve"> الى القدر المقبول</w:t>
      </w:r>
      <w:r w:rsidRPr="00DE6131">
        <w:rPr>
          <w:rStyle w:val="Appelnotedebasdep"/>
          <w:color w:val="000000" w:themeColor="text1"/>
          <w:rtl/>
        </w:rPr>
        <w:footnoteReference w:id="314"/>
      </w:r>
      <w:r w:rsidR="00721405">
        <w:rPr>
          <w:rFonts w:hint="cs"/>
          <w:color w:val="000000" w:themeColor="text1"/>
          <w:rtl/>
        </w:rPr>
        <w:t>.</w:t>
      </w:r>
    </w:p>
    <w:p w14:paraId="4AAF7FBA" w14:textId="71EDCB93" w:rsidR="00981434" w:rsidRPr="00DE6131" w:rsidRDefault="00981434" w:rsidP="00D74548">
      <w:pPr>
        <w:rPr>
          <w:rtl/>
        </w:rPr>
      </w:pPr>
      <w:r w:rsidRPr="00DE6131">
        <w:rPr>
          <w:rFonts w:hint="cs"/>
          <w:rtl/>
        </w:rPr>
        <w:t xml:space="preserve">فالمفوض اليه في عقد التفويض الذي يعد من العقود الزمنية التي يستغرق تنفيذها مدة طويلة لذا يكون بالضرورة عرضة للتعامل مع ظروف مختلفة منها </w:t>
      </w:r>
      <w:r w:rsidR="0044189F" w:rsidRPr="00DE6131">
        <w:rPr>
          <w:rFonts w:hint="cs"/>
          <w:rtl/>
        </w:rPr>
        <w:t>ما تكو</w:t>
      </w:r>
      <w:r w:rsidR="0044189F" w:rsidRPr="00DE6131">
        <w:rPr>
          <w:rtl/>
        </w:rPr>
        <w:t>ن</w:t>
      </w:r>
      <w:r w:rsidRPr="00DE6131">
        <w:rPr>
          <w:rFonts w:hint="cs"/>
          <w:rtl/>
        </w:rPr>
        <w:t xml:space="preserve"> في صالح تنفيذ العقد وهي </w:t>
      </w:r>
      <w:r w:rsidR="0044189F" w:rsidRPr="00DE6131">
        <w:rPr>
          <w:rFonts w:hint="cs"/>
          <w:rtl/>
        </w:rPr>
        <w:t>لا تطر</w:t>
      </w:r>
      <w:r w:rsidR="0044189F" w:rsidRPr="00DE6131">
        <w:rPr>
          <w:rtl/>
        </w:rPr>
        <w:t>ح</w:t>
      </w:r>
      <w:r w:rsidRPr="00DE6131">
        <w:rPr>
          <w:rFonts w:hint="cs"/>
          <w:rtl/>
        </w:rPr>
        <w:t xml:space="preserve"> أي اشكال</w:t>
      </w:r>
      <w:r w:rsidR="00721405">
        <w:rPr>
          <w:rFonts w:hint="cs"/>
          <w:rtl/>
        </w:rPr>
        <w:t>،</w:t>
      </w:r>
      <w:r w:rsidRPr="00DE6131">
        <w:rPr>
          <w:rFonts w:hint="cs"/>
          <w:rtl/>
        </w:rPr>
        <w:t xml:space="preserve"> ومن هذه الظروف </w:t>
      </w:r>
      <w:r w:rsidR="0044189F" w:rsidRPr="00DE6131">
        <w:rPr>
          <w:rFonts w:hint="cs"/>
          <w:rtl/>
        </w:rPr>
        <w:t>ما يعرق</w:t>
      </w:r>
      <w:r w:rsidR="0044189F" w:rsidRPr="00DE6131">
        <w:rPr>
          <w:rtl/>
        </w:rPr>
        <w:t>ل</w:t>
      </w:r>
      <w:r w:rsidRPr="00DE6131">
        <w:rPr>
          <w:rFonts w:hint="cs"/>
          <w:rtl/>
        </w:rPr>
        <w:t xml:space="preserve"> تنفيذ عقد التفويض وبالنتيجة يهد</w:t>
      </w:r>
      <w:r w:rsidR="00721405">
        <w:rPr>
          <w:rFonts w:hint="cs"/>
          <w:rtl/>
        </w:rPr>
        <w:t>د النشاط المرفقي سواء يشكل كلي أ</w:t>
      </w:r>
      <w:r w:rsidRPr="00DE6131">
        <w:rPr>
          <w:rFonts w:hint="cs"/>
          <w:rtl/>
        </w:rPr>
        <w:t xml:space="preserve">و جزئي فيؤدي الى </w:t>
      </w:r>
      <w:r w:rsidR="0044189F" w:rsidRPr="00DE6131">
        <w:rPr>
          <w:rFonts w:hint="cs"/>
          <w:rtl/>
        </w:rPr>
        <w:t>التذبذب</w:t>
      </w:r>
      <w:r w:rsidRPr="00DE6131">
        <w:rPr>
          <w:rFonts w:hint="cs"/>
          <w:rtl/>
        </w:rPr>
        <w:t xml:space="preserve"> في تقديم الخدمات المرفقية كما قد يؤدي الى التوقف</w:t>
      </w:r>
      <w:r w:rsidR="00721405">
        <w:rPr>
          <w:rFonts w:hint="cs"/>
          <w:rtl/>
        </w:rPr>
        <w:t xml:space="preserve"> التام عن أداء الخدمات المرفقية</w:t>
      </w:r>
      <w:r w:rsidRPr="00DE6131">
        <w:rPr>
          <w:rFonts w:hint="cs"/>
          <w:rtl/>
        </w:rPr>
        <w:t xml:space="preserve">، مما يشكل تهديدا خطيرا لمقتضيات المصلحة العامة وينعكس بصورة مباشرة على الاستقرار المجتمعي، هذا الوضع يحتم على السلطة المفوضة للمرفق العام اتخاذ الإجراءات الملائمة لوضع عملية تحقيق المرفق </w:t>
      </w:r>
      <w:r w:rsidR="0044189F" w:rsidRPr="00DE6131">
        <w:rPr>
          <w:rFonts w:hint="cs"/>
          <w:rtl/>
        </w:rPr>
        <w:t>العام</w:t>
      </w:r>
      <w:r w:rsidRPr="00DE6131">
        <w:rPr>
          <w:rFonts w:hint="cs"/>
          <w:rtl/>
        </w:rPr>
        <w:t xml:space="preserve"> في ال</w:t>
      </w:r>
      <w:r w:rsidR="00721405">
        <w:rPr>
          <w:rFonts w:hint="cs"/>
          <w:rtl/>
        </w:rPr>
        <w:t>إ</w:t>
      </w:r>
      <w:r w:rsidRPr="00DE6131">
        <w:rPr>
          <w:rFonts w:hint="cs"/>
          <w:rtl/>
        </w:rPr>
        <w:t>تجاه الصحيح.</w:t>
      </w:r>
    </w:p>
    <w:p w14:paraId="49C3E7CC" w14:textId="696D49BD" w:rsidR="00981434" w:rsidRPr="00DE6131" w:rsidRDefault="00981434" w:rsidP="00D74548">
      <w:pPr>
        <w:rPr>
          <w:rtl/>
        </w:rPr>
      </w:pPr>
      <w:r w:rsidRPr="00DE6131">
        <w:rPr>
          <w:rFonts w:hint="cs"/>
          <w:rtl/>
        </w:rPr>
        <w:t xml:space="preserve">هذه الظروف التي تعترض عملية تنفيذ المرفق العام يجب </w:t>
      </w:r>
      <w:r w:rsidR="00721405">
        <w:rPr>
          <w:rFonts w:hint="cs"/>
          <w:rtl/>
        </w:rPr>
        <w:t>أ</w:t>
      </w:r>
      <w:r w:rsidRPr="00DE6131">
        <w:rPr>
          <w:rFonts w:hint="cs"/>
          <w:rtl/>
        </w:rPr>
        <w:t xml:space="preserve">ن تكون غير متوقعة وتنتج في الغالب عن التقلبات في المجال الاقتصادي على وجه التحديد وتنعكس بالطبيعة على اقتصاديات </w:t>
      </w:r>
      <w:r w:rsidR="0044189F" w:rsidRPr="00DE6131">
        <w:rPr>
          <w:rFonts w:hint="cs"/>
          <w:rtl/>
        </w:rPr>
        <w:t>العقد</w:t>
      </w:r>
      <w:r w:rsidRPr="00DE6131">
        <w:rPr>
          <w:rFonts w:hint="cs"/>
          <w:rtl/>
        </w:rPr>
        <w:t xml:space="preserve"> بصفة كلية</w:t>
      </w:r>
      <w:r w:rsidR="00C81974">
        <w:rPr>
          <w:rFonts w:hint="cs"/>
          <w:rtl/>
        </w:rPr>
        <w:t>،</w:t>
      </w:r>
      <w:r w:rsidRPr="00DE6131">
        <w:rPr>
          <w:rFonts w:hint="cs"/>
          <w:rtl/>
        </w:rPr>
        <w:t xml:space="preserve"> ويكو</w:t>
      </w:r>
      <w:r w:rsidR="00C81974">
        <w:rPr>
          <w:rFonts w:hint="cs"/>
          <w:rtl/>
        </w:rPr>
        <w:t>ن ذلك دون أن يكون ا</w:t>
      </w:r>
      <w:r w:rsidRPr="00DE6131">
        <w:rPr>
          <w:rFonts w:hint="cs"/>
          <w:rtl/>
        </w:rPr>
        <w:t>لمتعاقد متدخل</w:t>
      </w:r>
      <w:r w:rsidR="00C81974">
        <w:rPr>
          <w:rFonts w:hint="cs"/>
          <w:rtl/>
        </w:rPr>
        <w:t>ا في هذه الظروف وغير مسؤول عنها</w:t>
      </w:r>
      <w:r w:rsidRPr="00DE6131">
        <w:rPr>
          <w:rFonts w:hint="cs"/>
          <w:rtl/>
        </w:rPr>
        <w:t>، هذه الظروف التي تؤثر على عملية التنفيذ الطبيعي لالتزامات المتعاقد مع الجهة الإدارية فتجعل تنفيذ هذه ا</w:t>
      </w:r>
      <w:r w:rsidR="00C81974">
        <w:rPr>
          <w:rFonts w:hint="cs"/>
          <w:rtl/>
        </w:rPr>
        <w:t>لالتزامات أكثر إر</w:t>
      </w:r>
      <w:r w:rsidRPr="00DE6131">
        <w:rPr>
          <w:rFonts w:hint="cs"/>
          <w:rtl/>
        </w:rPr>
        <w:t>هاقا للمستثمر في المرفق العام د</w:t>
      </w:r>
      <w:r w:rsidR="00C81974">
        <w:rPr>
          <w:rFonts w:hint="cs"/>
          <w:rtl/>
        </w:rPr>
        <w:t>ون أن تبلغ درجة استحالة التنفيذ</w:t>
      </w:r>
      <w:r w:rsidRPr="00DE6131">
        <w:rPr>
          <w:rFonts w:hint="cs"/>
          <w:rtl/>
        </w:rPr>
        <w:t>، ال</w:t>
      </w:r>
      <w:r w:rsidR="00C81974">
        <w:rPr>
          <w:rFonts w:hint="cs"/>
          <w:rtl/>
        </w:rPr>
        <w:t>أمر الذي يؤدي بالنتيجة الى إ</w:t>
      </w:r>
      <w:r w:rsidRPr="00DE6131">
        <w:rPr>
          <w:rFonts w:hint="cs"/>
          <w:rtl/>
        </w:rPr>
        <w:t xml:space="preserve">لزامية تدخل السلطة المانحة بوصفها تمثل السلطة العامة وتتمتع بامتيازاتها وصلاحياتها </w:t>
      </w:r>
      <w:r w:rsidRPr="007A6F81">
        <w:rPr>
          <w:rFonts w:hint="cs"/>
          <w:rtl/>
        </w:rPr>
        <w:t>في التعديل من أجل إعادة تقييم الالتزامات و</w:t>
      </w:r>
      <w:r w:rsidR="007A6F81">
        <w:rPr>
          <w:rFonts w:hint="cs"/>
          <w:rtl/>
        </w:rPr>
        <w:t>إ</w:t>
      </w:r>
      <w:r w:rsidRPr="007A6F81">
        <w:rPr>
          <w:rFonts w:hint="cs"/>
          <w:rtl/>
        </w:rPr>
        <w:t xml:space="preserve">رجاع التوازن  المالي من خلال تعويض </w:t>
      </w:r>
      <w:r w:rsidR="00225A49">
        <w:rPr>
          <w:rFonts w:hint="cs"/>
          <w:rtl/>
        </w:rPr>
        <w:t>السلطة المفوضة عن الخسائر التي إ</w:t>
      </w:r>
      <w:r w:rsidRPr="007A6F81">
        <w:rPr>
          <w:rFonts w:hint="cs"/>
          <w:rtl/>
        </w:rPr>
        <w:t xml:space="preserve">نجرت عن هذه الظروف  بالقدر الذي يسمح بتغطية الفارق المالي الذي ترتب عن </w:t>
      </w:r>
      <w:r w:rsidRPr="007A6F81">
        <w:rPr>
          <w:rFonts w:hint="cs"/>
          <w:rtl/>
        </w:rPr>
        <w:lastRenderedPageBreak/>
        <w:t>الظروف الاستثنائية وبالقدر الذي يسمح بال</w:t>
      </w:r>
      <w:r w:rsidR="00225A49">
        <w:rPr>
          <w:rFonts w:hint="cs"/>
          <w:rtl/>
        </w:rPr>
        <w:t>إ</w:t>
      </w:r>
      <w:r w:rsidRPr="007A6F81">
        <w:rPr>
          <w:rFonts w:hint="cs"/>
          <w:rtl/>
        </w:rPr>
        <w:t>ستمرار في تنفيذ المهام المرفقية الى حين زوال هذه الظروف.</w:t>
      </w:r>
      <w:r w:rsidRPr="00DE6131">
        <w:rPr>
          <w:rFonts w:hint="cs"/>
          <w:rtl/>
        </w:rPr>
        <w:t xml:space="preserve"> </w:t>
      </w:r>
    </w:p>
    <w:p w14:paraId="7BA06628" w14:textId="116257B9" w:rsidR="00981434" w:rsidRPr="00DE6131" w:rsidRDefault="00981434" w:rsidP="00DC6D1B">
      <w:pPr>
        <w:rPr>
          <w:color w:val="000000" w:themeColor="text1"/>
          <w:rtl/>
        </w:rPr>
      </w:pPr>
      <w:r w:rsidRPr="00DE6131">
        <w:rPr>
          <w:rFonts w:hint="cs"/>
          <w:color w:val="000000" w:themeColor="text1"/>
          <w:rtl/>
        </w:rPr>
        <w:t xml:space="preserve">وقد </w:t>
      </w:r>
      <w:r w:rsidR="0044189F" w:rsidRPr="00DE6131">
        <w:rPr>
          <w:rFonts w:hint="cs"/>
          <w:color w:val="000000" w:themeColor="text1"/>
          <w:rtl/>
        </w:rPr>
        <w:t>استقر</w:t>
      </w:r>
      <w:r w:rsidRPr="00DE6131">
        <w:rPr>
          <w:rFonts w:hint="cs"/>
          <w:color w:val="000000" w:themeColor="text1"/>
          <w:rtl/>
        </w:rPr>
        <w:t xml:space="preserve"> قضاء مجلس الدولة الفرنسي في هذا الشأن على توافر شروط </w:t>
      </w:r>
      <w:r w:rsidR="00225A49">
        <w:rPr>
          <w:rFonts w:hint="cs"/>
          <w:color w:val="000000" w:themeColor="text1"/>
          <w:rtl/>
        </w:rPr>
        <w:t>معينة</w:t>
      </w:r>
      <w:r w:rsidRPr="00DE6131">
        <w:rPr>
          <w:rFonts w:hint="cs"/>
          <w:color w:val="000000" w:themeColor="text1"/>
          <w:rtl/>
        </w:rPr>
        <w:t xml:space="preserve"> </w:t>
      </w:r>
      <w:r w:rsidR="0044189F" w:rsidRPr="00DE6131">
        <w:rPr>
          <w:rFonts w:hint="cs"/>
          <w:color w:val="000000" w:themeColor="text1"/>
          <w:rtl/>
        </w:rPr>
        <w:t>لإعمال</w:t>
      </w:r>
      <w:r w:rsidRPr="00DE6131">
        <w:rPr>
          <w:rFonts w:hint="cs"/>
          <w:color w:val="000000" w:themeColor="text1"/>
          <w:rtl/>
        </w:rPr>
        <w:t xml:space="preserve"> هذه الظروف وتتمثل هذه الشروط في</w:t>
      </w:r>
      <w:r w:rsidRPr="00DE6131">
        <w:rPr>
          <w:rStyle w:val="Appelnotedebasdep"/>
          <w:color w:val="000000" w:themeColor="text1"/>
          <w:rtl/>
        </w:rPr>
        <w:footnoteReference w:id="315"/>
      </w:r>
      <w:r w:rsidRPr="00DE6131">
        <w:rPr>
          <w:rFonts w:hint="cs"/>
          <w:color w:val="000000" w:themeColor="text1"/>
          <w:rtl/>
        </w:rPr>
        <w:t>:</w:t>
      </w:r>
    </w:p>
    <w:p w14:paraId="537BFFB2" w14:textId="76EF320A" w:rsidR="00981434" w:rsidRPr="00DE6131" w:rsidRDefault="00981434" w:rsidP="00225A49">
      <w:pPr>
        <w:ind w:firstLine="0"/>
        <w:rPr>
          <w:color w:val="000000" w:themeColor="text1"/>
          <w:rtl/>
        </w:rPr>
      </w:pPr>
      <w:r w:rsidRPr="00DE6131">
        <w:rPr>
          <w:rFonts w:hint="cs"/>
          <w:color w:val="000000" w:themeColor="text1"/>
          <w:rtl/>
        </w:rPr>
        <w:t>-حدوث الظرف الطارئ غير المتوقع: وه</w:t>
      </w:r>
      <w:r w:rsidRPr="00DE6131">
        <w:rPr>
          <w:color w:val="000000" w:themeColor="text1"/>
          <w:rtl/>
        </w:rPr>
        <w:t>و</w:t>
      </w:r>
      <w:r w:rsidRPr="00DE6131">
        <w:rPr>
          <w:rFonts w:hint="cs"/>
          <w:color w:val="000000" w:themeColor="text1"/>
          <w:rtl/>
        </w:rPr>
        <w:t xml:space="preserve"> الحادث غير المتوقع الذي يستجد </w:t>
      </w:r>
      <w:r w:rsidR="00225A49">
        <w:rPr>
          <w:rFonts w:hint="cs"/>
          <w:color w:val="000000" w:themeColor="text1"/>
          <w:rtl/>
        </w:rPr>
        <w:t>أ</w:t>
      </w:r>
      <w:r w:rsidRPr="00DE6131">
        <w:rPr>
          <w:rFonts w:hint="cs"/>
          <w:color w:val="000000" w:themeColor="text1"/>
          <w:rtl/>
        </w:rPr>
        <w:t xml:space="preserve">ثناء تنفيذ العقد ويحدث اختلال واضطراب في تنفيذ بنوده التي اتجهت إرادة الطرفين </w:t>
      </w:r>
      <w:r w:rsidR="0044189F" w:rsidRPr="00DE6131">
        <w:rPr>
          <w:rFonts w:hint="cs"/>
          <w:color w:val="000000" w:themeColor="text1"/>
          <w:rtl/>
        </w:rPr>
        <w:t>للتوافق</w:t>
      </w:r>
      <w:r w:rsidRPr="00DE6131">
        <w:rPr>
          <w:rFonts w:hint="cs"/>
          <w:color w:val="000000" w:themeColor="text1"/>
          <w:rtl/>
        </w:rPr>
        <w:t xml:space="preserve"> عليها</w:t>
      </w:r>
      <w:r w:rsidR="00706633">
        <w:rPr>
          <w:rFonts w:hint="cs"/>
          <w:color w:val="000000" w:themeColor="text1"/>
          <w:rtl/>
        </w:rPr>
        <w:t xml:space="preserve"> قبل الإ</w:t>
      </w:r>
      <w:r w:rsidRPr="00DE6131">
        <w:rPr>
          <w:rFonts w:hint="cs"/>
          <w:color w:val="000000" w:themeColor="text1"/>
          <w:rtl/>
        </w:rPr>
        <w:t>قدام على ابرام عقد التفويض فتجعل ت</w:t>
      </w:r>
      <w:r w:rsidR="00706633">
        <w:rPr>
          <w:rFonts w:hint="cs"/>
          <w:color w:val="000000" w:themeColor="text1"/>
          <w:rtl/>
        </w:rPr>
        <w:t>نفيذ الالتزامات التعاقدية أكثر إ</w:t>
      </w:r>
      <w:r w:rsidRPr="00DE6131">
        <w:rPr>
          <w:rFonts w:hint="cs"/>
          <w:color w:val="000000" w:themeColor="text1"/>
          <w:rtl/>
        </w:rPr>
        <w:t xml:space="preserve">رهاقا وتحمله أضرار </w:t>
      </w:r>
      <w:r w:rsidR="0044189F" w:rsidRPr="00DE6131">
        <w:rPr>
          <w:rFonts w:hint="cs"/>
          <w:color w:val="000000" w:themeColor="text1"/>
          <w:rtl/>
        </w:rPr>
        <w:t>لا يستطي</w:t>
      </w:r>
      <w:r w:rsidR="0044189F" w:rsidRPr="00DE6131">
        <w:rPr>
          <w:color w:val="000000" w:themeColor="text1"/>
          <w:rtl/>
        </w:rPr>
        <w:t>ع</w:t>
      </w:r>
      <w:r w:rsidRPr="00DE6131">
        <w:rPr>
          <w:rFonts w:hint="cs"/>
          <w:color w:val="000000" w:themeColor="text1"/>
          <w:rtl/>
        </w:rPr>
        <w:t xml:space="preserve"> دفعها بمفرده.</w:t>
      </w:r>
    </w:p>
    <w:p w14:paraId="570D308C" w14:textId="1CE37B93" w:rsidR="00981434" w:rsidRPr="00DE6131" w:rsidRDefault="00981434" w:rsidP="00EF06F8">
      <w:pPr>
        <w:ind w:firstLine="0"/>
        <w:rPr>
          <w:color w:val="000000" w:themeColor="text1"/>
          <w:rtl/>
        </w:rPr>
      </w:pPr>
      <w:r w:rsidRPr="00DE6131">
        <w:rPr>
          <w:rFonts w:hint="cs"/>
          <w:color w:val="000000" w:themeColor="text1"/>
          <w:rtl/>
        </w:rPr>
        <w:t>- أن يؤدي الظرف الطارئ</w:t>
      </w:r>
      <w:r w:rsidR="00EF06F8">
        <w:rPr>
          <w:rFonts w:hint="cs"/>
          <w:color w:val="000000" w:themeColor="text1"/>
          <w:rtl/>
        </w:rPr>
        <w:t xml:space="preserve"> الى قلب اقتصاديات العقد لذلك فإ</w:t>
      </w:r>
      <w:r w:rsidRPr="00DE6131">
        <w:rPr>
          <w:rFonts w:hint="cs"/>
          <w:color w:val="000000" w:themeColor="text1"/>
          <w:rtl/>
        </w:rPr>
        <w:t xml:space="preserve">ن </w:t>
      </w:r>
      <w:r w:rsidR="0044189F" w:rsidRPr="00DE6131">
        <w:rPr>
          <w:rFonts w:hint="cs"/>
          <w:color w:val="000000" w:themeColor="text1"/>
          <w:rtl/>
        </w:rPr>
        <w:t>الضرر</w:t>
      </w:r>
      <w:r w:rsidRPr="00DE6131">
        <w:rPr>
          <w:rFonts w:hint="cs"/>
          <w:color w:val="000000" w:themeColor="text1"/>
          <w:rtl/>
        </w:rPr>
        <w:t xml:space="preserve"> البسيط الذي قد يصيب المتعاقد على شاكلة </w:t>
      </w:r>
      <w:r w:rsidR="0044189F" w:rsidRPr="00DE6131">
        <w:rPr>
          <w:rFonts w:hint="cs"/>
          <w:color w:val="000000" w:themeColor="text1"/>
          <w:rtl/>
        </w:rPr>
        <w:t>انخفاض</w:t>
      </w:r>
      <w:r w:rsidRPr="00DE6131">
        <w:rPr>
          <w:rFonts w:hint="cs"/>
          <w:color w:val="000000" w:themeColor="text1"/>
          <w:rtl/>
        </w:rPr>
        <w:t xml:space="preserve"> الأرباح المعتادة في الظروف العادية </w:t>
      </w:r>
      <w:r w:rsidR="0044189F" w:rsidRPr="00DE6131">
        <w:rPr>
          <w:rFonts w:hint="cs"/>
          <w:color w:val="000000" w:themeColor="text1"/>
          <w:rtl/>
        </w:rPr>
        <w:t>لا يرق</w:t>
      </w:r>
      <w:r w:rsidR="0044189F" w:rsidRPr="00DE6131">
        <w:rPr>
          <w:color w:val="000000" w:themeColor="text1"/>
          <w:rtl/>
        </w:rPr>
        <w:t>ى</w:t>
      </w:r>
      <w:r w:rsidRPr="00DE6131">
        <w:rPr>
          <w:rFonts w:hint="cs"/>
          <w:color w:val="000000" w:themeColor="text1"/>
          <w:rtl/>
        </w:rPr>
        <w:t xml:space="preserve"> ل</w:t>
      </w:r>
      <w:r w:rsidR="00EF06F8">
        <w:rPr>
          <w:rFonts w:hint="cs"/>
          <w:color w:val="000000" w:themeColor="text1"/>
          <w:rtl/>
        </w:rPr>
        <w:t>أ</w:t>
      </w:r>
      <w:r w:rsidRPr="00DE6131">
        <w:rPr>
          <w:rFonts w:hint="cs"/>
          <w:color w:val="000000" w:themeColor="text1"/>
          <w:rtl/>
        </w:rPr>
        <w:t>ن يكون ظرف طارئ يمكن ال</w:t>
      </w:r>
      <w:r w:rsidR="00EF06F8">
        <w:rPr>
          <w:rFonts w:hint="cs"/>
          <w:color w:val="000000" w:themeColor="text1"/>
          <w:rtl/>
        </w:rPr>
        <w:t>إ</w:t>
      </w:r>
      <w:r w:rsidRPr="00DE6131">
        <w:rPr>
          <w:rFonts w:hint="cs"/>
          <w:color w:val="000000" w:themeColor="text1"/>
          <w:rtl/>
        </w:rPr>
        <w:t xml:space="preserve">عتداد به </w:t>
      </w:r>
      <w:r w:rsidR="0044189F" w:rsidRPr="00DE6131">
        <w:rPr>
          <w:rFonts w:hint="cs"/>
          <w:color w:val="000000" w:themeColor="text1"/>
          <w:rtl/>
        </w:rPr>
        <w:t>لإعمال</w:t>
      </w:r>
      <w:r w:rsidRPr="00DE6131">
        <w:rPr>
          <w:rFonts w:hint="cs"/>
          <w:color w:val="000000" w:themeColor="text1"/>
          <w:rtl/>
        </w:rPr>
        <w:t xml:space="preserve"> نظرية الظروف الطارئة وبالتالي استحقاق المفوض له للتعويض.</w:t>
      </w:r>
    </w:p>
    <w:p w14:paraId="300C3F61" w14:textId="328ECAA3" w:rsidR="00981434" w:rsidRPr="00DE6131" w:rsidRDefault="00EF06F8" w:rsidP="00EF06F8">
      <w:pPr>
        <w:ind w:firstLine="0"/>
        <w:rPr>
          <w:color w:val="000000" w:themeColor="text1"/>
          <w:rtl/>
        </w:rPr>
      </w:pPr>
      <w:r>
        <w:rPr>
          <w:rFonts w:hint="cs"/>
          <w:color w:val="000000" w:themeColor="text1"/>
          <w:rtl/>
        </w:rPr>
        <w:t>وبالتالي فإ</w:t>
      </w:r>
      <w:r w:rsidR="0044189F" w:rsidRPr="00DE6131">
        <w:rPr>
          <w:rFonts w:hint="cs"/>
          <w:color w:val="000000" w:themeColor="text1"/>
          <w:rtl/>
        </w:rPr>
        <w:t>ن تدخل السلطة</w:t>
      </w:r>
      <w:r w:rsidR="00981434" w:rsidRPr="00DE6131">
        <w:rPr>
          <w:rFonts w:hint="cs"/>
          <w:color w:val="000000" w:themeColor="text1"/>
          <w:rtl/>
        </w:rPr>
        <w:t xml:space="preserve"> المفوضة بحكم مسؤوليتها الدائمة على المرفق العام مهما كانت طريقة إدارته يعد التزاما تفرضه بالأساس طبيعة ومقتضيات ديمومة المرافق العامة</w:t>
      </w:r>
      <w:r>
        <w:rPr>
          <w:rFonts w:hint="cs"/>
          <w:color w:val="000000" w:themeColor="text1"/>
          <w:rtl/>
        </w:rPr>
        <w:t>،</w:t>
      </w:r>
      <w:r w:rsidR="00981434" w:rsidRPr="00DE6131">
        <w:rPr>
          <w:rFonts w:hint="cs"/>
          <w:color w:val="000000" w:themeColor="text1"/>
          <w:rtl/>
        </w:rPr>
        <w:t xml:space="preserve"> بالإضافة الى قواعد ال</w:t>
      </w:r>
      <w:r>
        <w:rPr>
          <w:rFonts w:hint="cs"/>
          <w:color w:val="000000" w:themeColor="text1"/>
          <w:rtl/>
        </w:rPr>
        <w:t>إ</w:t>
      </w:r>
      <w:r w:rsidR="00981434" w:rsidRPr="00DE6131">
        <w:rPr>
          <w:rFonts w:hint="cs"/>
          <w:color w:val="000000" w:themeColor="text1"/>
          <w:rtl/>
        </w:rPr>
        <w:t xml:space="preserve">نصاف التي يجب </w:t>
      </w:r>
      <w:r>
        <w:rPr>
          <w:rFonts w:hint="cs"/>
          <w:color w:val="000000" w:themeColor="text1"/>
          <w:rtl/>
        </w:rPr>
        <w:t>أ</w:t>
      </w:r>
      <w:r w:rsidR="00981434" w:rsidRPr="00DE6131">
        <w:rPr>
          <w:rFonts w:hint="cs"/>
          <w:color w:val="000000" w:themeColor="text1"/>
          <w:rtl/>
        </w:rPr>
        <w:t>ن يتسم بها العقد الإداري، فلا</w:t>
      </w:r>
      <w:r w:rsidR="0044189F" w:rsidRPr="00DE6131">
        <w:rPr>
          <w:rFonts w:hint="cs"/>
          <w:color w:val="000000" w:themeColor="text1"/>
          <w:rtl/>
        </w:rPr>
        <w:t xml:space="preserve"> </w:t>
      </w:r>
      <w:r w:rsidR="00981434" w:rsidRPr="00DE6131">
        <w:rPr>
          <w:rFonts w:hint="cs"/>
          <w:color w:val="000000" w:themeColor="text1"/>
          <w:rtl/>
        </w:rPr>
        <w:t xml:space="preserve">يجب تحميل المتعاقد مع الإدارة نتائج ظروف </w:t>
      </w:r>
      <w:r w:rsidR="0044189F" w:rsidRPr="00DE6131">
        <w:rPr>
          <w:rFonts w:hint="cs"/>
          <w:color w:val="000000" w:themeColor="text1"/>
          <w:rtl/>
        </w:rPr>
        <w:t>لا دخ</w:t>
      </w:r>
      <w:r w:rsidR="0044189F" w:rsidRPr="00DE6131">
        <w:rPr>
          <w:color w:val="000000" w:themeColor="text1"/>
          <w:rtl/>
        </w:rPr>
        <w:t>ل</w:t>
      </w:r>
      <w:r w:rsidR="00981434" w:rsidRPr="00DE6131">
        <w:rPr>
          <w:rFonts w:hint="cs"/>
          <w:color w:val="000000" w:themeColor="text1"/>
          <w:rtl/>
        </w:rPr>
        <w:t xml:space="preserve"> له فيها وتحميله أعباء لم يكن يتوقع حدوثها يوم قرر التعاقد مع الجهة العامة والاستثمار في المرافق العامة. </w:t>
      </w:r>
    </w:p>
    <w:p w14:paraId="60E841E1" w14:textId="77777777" w:rsidR="00981434" w:rsidRPr="00DE6131" w:rsidRDefault="00981434" w:rsidP="00DC6D1B">
      <w:pPr>
        <w:ind w:firstLine="0"/>
        <w:rPr>
          <w:b/>
          <w:bCs/>
          <w:color w:val="000000" w:themeColor="text1"/>
          <w:rtl/>
        </w:rPr>
      </w:pPr>
      <w:r w:rsidRPr="00DE6131">
        <w:rPr>
          <w:rFonts w:hint="cs"/>
          <w:b/>
          <w:bCs/>
          <w:color w:val="000000" w:themeColor="text1"/>
          <w:rtl/>
        </w:rPr>
        <w:t>الصعوبات المادية غير المتوقعة:</w:t>
      </w:r>
    </w:p>
    <w:p w14:paraId="4934462E" w14:textId="00BA7E55" w:rsidR="00981434" w:rsidRPr="00DE6131" w:rsidRDefault="00981434" w:rsidP="00D74548">
      <w:pPr>
        <w:rPr>
          <w:rtl/>
        </w:rPr>
      </w:pPr>
      <w:r w:rsidRPr="00DE6131">
        <w:rPr>
          <w:rFonts w:hint="cs"/>
          <w:rtl/>
        </w:rPr>
        <w:t>الصعوبات المادية غير المتوقعة هي الظروف التي</w:t>
      </w:r>
      <w:r w:rsidR="00EF06F8">
        <w:rPr>
          <w:rFonts w:hint="cs"/>
          <w:rtl/>
        </w:rPr>
        <w:t xml:space="preserve"> تصادف المتعاقد مع الإدارة  في أ</w:t>
      </w:r>
      <w:r w:rsidRPr="00DE6131">
        <w:rPr>
          <w:rFonts w:hint="cs"/>
          <w:rtl/>
        </w:rPr>
        <w:t>ثناء فترة تنفيذ مها</w:t>
      </w:r>
      <w:r w:rsidR="00EF06F8">
        <w:rPr>
          <w:rFonts w:hint="cs"/>
          <w:rtl/>
        </w:rPr>
        <w:t xml:space="preserve">مه التي التزم بها وتكون في شكل </w:t>
      </w:r>
      <w:r w:rsidRPr="00DE6131">
        <w:rPr>
          <w:rFonts w:hint="cs"/>
          <w:rtl/>
        </w:rPr>
        <w:t>معوقات ذات طبيعة مادية لكنها غير عادية لم يكن بالإمكان توقعها وقت ابرام العقد</w:t>
      </w:r>
      <w:r w:rsidR="00CF255A">
        <w:rPr>
          <w:rFonts w:hint="cs"/>
          <w:rtl/>
        </w:rPr>
        <w:t>،</w:t>
      </w:r>
      <w:r w:rsidRPr="00DE6131">
        <w:rPr>
          <w:rFonts w:hint="cs"/>
          <w:rtl/>
        </w:rPr>
        <w:t xml:space="preserve"> والتي من شأنها أن تجعل الوفاء </w:t>
      </w:r>
      <w:r w:rsidR="0044189F" w:rsidRPr="00DE6131">
        <w:rPr>
          <w:rFonts w:hint="cs"/>
          <w:rtl/>
        </w:rPr>
        <w:t>بالالتزاما</w:t>
      </w:r>
      <w:r w:rsidR="0044189F" w:rsidRPr="00DE6131">
        <w:rPr>
          <w:rtl/>
        </w:rPr>
        <w:t>ت</w:t>
      </w:r>
      <w:r w:rsidRPr="00DE6131">
        <w:rPr>
          <w:rFonts w:hint="cs"/>
          <w:rtl/>
        </w:rPr>
        <w:t xml:space="preserve"> التعاقدية أمرا مرهقا بالنسبة  للمتعاقد مع الجهة الإدارية ويصبح من ح</w:t>
      </w:r>
      <w:r w:rsidR="00CF255A">
        <w:rPr>
          <w:rFonts w:hint="cs"/>
          <w:rtl/>
        </w:rPr>
        <w:t>قه المطالبة بالتعويض عن كامل الأ</w:t>
      </w:r>
      <w:r w:rsidRPr="00DE6131">
        <w:rPr>
          <w:rFonts w:hint="cs"/>
          <w:rtl/>
        </w:rPr>
        <w:t>ضرار التي مسته من جراء هذه الصعوبات</w:t>
      </w:r>
      <w:r w:rsidRPr="00DE6131">
        <w:rPr>
          <w:rStyle w:val="Appelnotedebasdep"/>
          <w:color w:val="000000" w:themeColor="text1"/>
          <w:rtl/>
        </w:rPr>
        <w:footnoteReference w:id="316"/>
      </w:r>
      <w:r w:rsidR="00CF255A">
        <w:rPr>
          <w:rFonts w:hint="cs"/>
          <w:rtl/>
        </w:rPr>
        <w:t>،</w:t>
      </w:r>
      <w:r w:rsidRPr="00DE6131">
        <w:rPr>
          <w:rFonts w:hint="cs"/>
          <w:rtl/>
        </w:rPr>
        <w:t xml:space="preserve"> وتجد  هذه النظرية بالذات مجال تطبيقها الأساسي </w:t>
      </w:r>
      <w:r w:rsidR="00CF255A">
        <w:rPr>
          <w:rFonts w:hint="cs"/>
          <w:rtl/>
        </w:rPr>
        <w:t>في عقود الأ</w:t>
      </w:r>
      <w:r w:rsidRPr="00DE6131">
        <w:rPr>
          <w:rFonts w:hint="cs"/>
          <w:rtl/>
        </w:rPr>
        <w:t xml:space="preserve">شغال العامة بصفة خاصة وهو الشيء الذي جعل جانبا من الفقه الفرنسي للقول بفكرة أنه </w:t>
      </w:r>
      <w:r w:rsidR="0044189F" w:rsidRPr="00DE6131">
        <w:rPr>
          <w:rFonts w:hint="cs"/>
          <w:rtl/>
        </w:rPr>
        <w:t>لا يوج</w:t>
      </w:r>
      <w:r w:rsidR="0044189F" w:rsidRPr="00DE6131">
        <w:rPr>
          <w:rtl/>
        </w:rPr>
        <w:t>د</w:t>
      </w:r>
      <w:r w:rsidRPr="00DE6131">
        <w:rPr>
          <w:rFonts w:hint="cs"/>
          <w:rtl/>
        </w:rPr>
        <w:t xml:space="preserve"> مجال آخر لهذه النظرية </w:t>
      </w:r>
      <w:r w:rsidR="00CF255A">
        <w:rPr>
          <w:rFonts w:hint="cs"/>
          <w:rtl/>
        </w:rPr>
        <w:t>عدا نطاق عقود الاشغال العامة،  إ</w:t>
      </w:r>
      <w:r w:rsidRPr="00DE6131">
        <w:rPr>
          <w:rFonts w:hint="cs"/>
          <w:rtl/>
        </w:rPr>
        <w:t xml:space="preserve">لا </w:t>
      </w:r>
      <w:r w:rsidR="00CF255A">
        <w:rPr>
          <w:rFonts w:hint="cs"/>
          <w:rtl/>
        </w:rPr>
        <w:t>أن عدد آخر من الفقهاء اعترض على هذا الرأ</w:t>
      </w:r>
      <w:r w:rsidRPr="00DE6131">
        <w:rPr>
          <w:rFonts w:hint="cs"/>
          <w:rtl/>
        </w:rPr>
        <w:t>ي ويشير</w:t>
      </w:r>
      <w:r w:rsidR="0044189F" w:rsidRPr="00DE6131">
        <w:rPr>
          <w:rFonts w:hint="cs"/>
          <w:rtl/>
        </w:rPr>
        <w:t xml:space="preserve"> </w:t>
      </w:r>
      <w:r w:rsidR="00CF255A">
        <w:rPr>
          <w:rFonts w:hint="cs"/>
          <w:rtl/>
        </w:rPr>
        <w:t>الى أ</w:t>
      </w:r>
      <w:r w:rsidRPr="00DE6131">
        <w:rPr>
          <w:rFonts w:hint="cs"/>
          <w:rtl/>
        </w:rPr>
        <w:t xml:space="preserve">نه لا مجال لوجود أسباب جدية تؤدي الى استبعاد هذه النظرية من نطاق </w:t>
      </w:r>
      <w:r w:rsidR="00C45042">
        <w:rPr>
          <w:rFonts w:hint="cs"/>
          <w:rtl/>
        </w:rPr>
        <w:t>الأ</w:t>
      </w:r>
      <w:r w:rsidRPr="00DE6131">
        <w:rPr>
          <w:rFonts w:hint="cs"/>
          <w:rtl/>
        </w:rPr>
        <w:t>عمال القانونية الأخر</w:t>
      </w:r>
      <w:r w:rsidR="00C45042">
        <w:rPr>
          <w:rFonts w:hint="cs"/>
          <w:rtl/>
        </w:rPr>
        <w:t>ى  كالعقود الإدارية الأخرى مثلا</w:t>
      </w:r>
      <w:r w:rsidRPr="00DE6131">
        <w:rPr>
          <w:rFonts w:hint="cs"/>
          <w:rtl/>
        </w:rPr>
        <w:t xml:space="preserve">، في ظل  توافر الشروط اللازمة </w:t>
      </w:r>
      <w:r w:rsidR="0044189F" w:rsidRPr="00DE6131">
        <w:rPr>
          <w:rFonts w:hint="cs"/>
          <w:rtl/>
        </w:rPr>
        <w:t>لأعمالها</w:t>
      </w:r>
      <w:r w:rsidRPr="00DE6131">
        <w:rPr>
          <w:rFonts w:hint="cs"/>
          <w:rtl/>
        </w:rPr>
        <w:t>، وفي هذا السياق</w:t>
      </w:r>
      <w:r w:rsidR="00C45042">
        <w:rPr>
          <w:rFonts w:hint="cs"/>
          <w:rtl/>
        </w:rPr>
        <w:t xml:space="preserve"> </w:t>
      </w:r>
      <w:r w:rsidRPr="00DE6131">
        <w:rPr>
          <w:rFonts w:hint="cs"/>
          <w:rtl/>
        </w:rPr>
        <w:t>وباستقراء بعض أراء مجلس الدولة الفرنسي يستشف استبعاده تطبيق نظرية الصعوبات المادية غير المتوقعة في عقود أخرى غير عقود ال</w:t>
      </w:r>
      <w:r w:rsidR="002A437F">
        <w:rPr>
          <w:rFonts w:hint="cs"/>
          <w:rtl/>
        </w:rPr>
        <w:t>أشغال العامة</w:t>
      </w:r>
      <w:r w:rsidRPr="00DE6131">
        <w:rPr>
          <w:rFonts w:hint="cs"/>
          <w:rtl/>
        </w:rPr>
        <w:t xml:space="preserve">، فقد رفض المجلس سنة </w:t>
      </w:r>
      <w:r w:rsidRPr="002A437F">
        <w:rPr>
          <w:rFonts w:hint="cs"/>
          <w:sz w:val="24"/>
          <w:szCs w:val="24"/>
          <w:rtl/>
        </w:rPr>
        <w:t xml:space="preserve">1944 </w:t>
      </w:r>
      <w:r w:rsidRPr="00DE6131">
        <w:rPr>
          <w:rFonts w:hint="cs"/>
          <w:rtl/>
        </w:rPr>
        <w:t>تعويض ملتزم عن ال</w:t>
      </w:r>
      <w:r w:rsidR="002A437F">
        <w:rPr>
          <w:rFonts w:hint="cs"/>
          <w:rtl/>
        </w:rPr>
        <w:t>أ</w:t>
      </w:r>
      <w:r w:rsidRPr="00DE6131">
        <w:rPr>
          <w:rFonts w:hint="cs"/>
          <w:rtl/>
        </w:rPr>
        <w:t>ضرار التي نتجت عن زلزال عنيف أدى الى قطع الأسلاك الممتدة تحت الماء</w:t>
      </w:r>
      <w:r w:rsidR="002A437F">
        <w:rPr>
          <w:rFonts w:hint="cs"/>
          <w:rtl/>
        </w:rPr>
        <w:t>،</w:t>
      </w:r>
      <w:r w:rsidRPr="00DE6131">
        <w:rPr>
          <w:rFonts w:hint="cs"/>
          <w:rtl/>
        </w:rPr>
        <w:t xml:space="preserve"> واتجه مجلس الدولة الى تطبيق نظرية الظروف الطارئة</w:t>
      </w:r>
      <w:r w:rsidRPr="00DE6131">
        <w:rPr>
          <w:rStyle w:val="Appelnotedebasdep"/>
          <w:color w:val="000000" w:themeColor="text1"/>
          <w:rtl/>
        </w:rPr>
        <w:footnoteReference w:id="317"/>
      </w:r>
      <w:r w:rsidRPr="00DE6131">
        <w:rPr>
          <w:rFonts w:hint="cs"/>
          <w:rtl/>
        </w:rPr>
        <w:t xml:space="preserve">، وجذير بالذكر أنه </w:t>
      </w:r>
      <w:r w:rsidR="0044189F" w:rsidRPr="00DE6131">
        <w:rPr>
          <w:rFonts w:hint="cs"/>
          <w:rtl/>
        </w:rPr>
        <w:t>لا يمك</w:t>
      </w:r>
      <w:r w:rsidR="0044189F" w:rsidRPr="00DE6131">
        <w:rPr>
          <w:rtl/>
        </w:rPr>
        <w:t>ن</w:t>
      </w:r>
      <w:r w:rsidRPr="00DE6131">
        <w:rPr>
          <w:rFonts w:hint="cs"/>
          <w:rtl/>
        </w:rPr>
        <w:t xml:space="preserve"> تطبيق أي نظرية على </w:t>
      </w:r>
      <w:r w:rsidR="002A437F">
        <w:rPr>
          <w:rFonts w:hint="cs"/>
          <w:rtl/>
        </w:rPr>
        <w:t>إ</w:t>
      </w:r>
      <w:r w:rsidRPr="00DE6131">
        <w:rPr>
          <w:rFonts w:hint="cs"/>
          <w:rtl/>
        </w:rPr>
        <w:t>طلاقها فلابد من توفر شروط معينة يمكن على أساسها تطبيق هذه النظرية منها:</w:t>
      </w:r>
    </w:p>
    <w:p w14:paraId="75752CB2" w14:textId="5939FA8B" w:rsidR="00981434" w:rsidRPr="00DE6131" w:rsidRDefault="00981434" w:rsidP="00E35418">
      <w:pPr>
        <w:ind w:firstLine="0"/>
        <w:rPr>
          <w:color w:val="000000" w:themeColor="text1"/>
          <w:rtl/>
        </w:rPr>
      </w:pPr>
      <w:r w:rsidRPr="00DE6131">
        <w:rPr>
          <w:rFonts w:hint="cs"/>
          <w:color w:val="000000" w:themeColor="text1"/>
          <w:rtl/>
        </w:rPr>
        <w:t xml:space="preserve">-الشرط الأول: يجب </w:t>
      </w:r>
      <w:r w:rsidR="002A437F">
        <w:rPr>
          <w:rFonts w:hint="cs"/>
          <w:color w:val="000000" w:themeColor="text1"/>
          <w:rtl/>
        </w:rPr>
        <w:t>أ</w:t>
      </w:r>
      <w:r w:rsidRPr="00DE6131">
        <w:rPr>
          <w:rFonts w:hint="cs"/>
          <w:color w:val="000000" w:themeColor="text1"/>
          <w:rtl/>
        </w:rPr>
        <w:t>ن تكون الصعوب</w:t>
      </w:r>
      <w:r w:rsidR="002A437F">
        <w:rPr>
          <w:rFonts w:hint="cs"/>
          <w:color w:val="000000" w:themeColor="text1"/>
          <w:rtl/>
        </w:rPr>
        <w:t>ات المادية من طبيعة مادية  كما ت</w:t>
      </w:r>
      <w:r w:rsidRPr="00DE6131">
        <w:rPr>
          <w:rFonts w:hint="cs"/>
          <w:color w:val="000000" w:themeColor="text1"/>
          <w:rtl/>
        </w:rPr>
        <w:t>عبر عنها التسمية وتكون  في الغالب  عبارة عن ظواهر تتعلق بالطبيعة مثل طبيعة مكان ال</w:t>
      </w:r>
      <w:r w:rsidR="002A437F">
        <w:rPr>
          <w:rFonts w:hint="cs"/>
          <w:color w:val="000000" w:themeColor="text1"/>
          <w:rtl/>
        </w:rPr>
        <w:t>أ</w:t>
      </w:r>
      <w:r w:rsidRPr="00DE6131">
        <w:rPr>
          <w:rFonts w:hint="cs"/>
          <w:color w:val="000000" w:themeColor="text1"/>
          <w:rtl/>
        </w:rPr>
        <w:t xml:space="preserve">شغال الذي يكون محل لتنفيذ المشروع الذي تنفذ فيه الاشغال وغالبا </w:t>
      </w:r>
      <w:r w:rsidR="0044189F" w:rsidRPr="00DE6131">
        <w:rPr>
          <w:rFonts w:hint="cs"/>
          <w:color w:val="000000" w:themeColor="text1"/>
          <w:rtl/>
        </w:rPr>
        <w:t>ما تكتش</w:t>
      </w:r>
      <w:r w:rsidR="0044189F" w:rsidRPr="00DE6131">
        <w:rPr>
          <w:color w:val="000000" w:themeColor="text1"/>
          <w:rtl/>
        </w:rPr>
        <w:t>ف</w:t>
      </w:r>
      <w:r w:rsidRPr="00DE6131">
        <w:rPr>
          <w:rFonts w:hint="cs"/>
          <w:color w:val="000000" w:themeColor="text1"/>
          <w:rtl/>
        </w:rPr>
        <w:t xml:space="preserve"> هذه الصعوبات عند البدء في التنفيذ  كوجود أرض ذات طبيعة صخرية تستلزم تكاليف كبيرة لتهيئتها قبل الشروع في التنفيذ</w:t>
      </w:r>
      <w:r w:rsidR="00E35418">
        <w:rPr>
          <w:rFonts w:hint="cs"/>
          <w:color w:val="000000" w:themeColor="text1"/>
          <w:rtl/>
        </w:rPr>
        <w:t>، وذلك لأ</w:t>
      </w:r>
      <w:r w:rsidRPr="00DE6131">
        <w:rPr>
          <w:rFonts w:hint="cs"/>
          <w:color w:val="000000" w:themeColor="text1"/>
          <w:rtl/>
        </w:rPr>
        <w:t>ن التنفيذ الطبيعي للعقد يفترض أرض سوية ولكن ليست بالضرورة عا</w:t>
      </w:r>
      <w:r w:rsidR="00E35418">
        <w:rPr>
          <w:rFonts w:hint="cs"/>
          <w:color w:val="000000" w:themeColor="text1"/>
          <w:rtl/>
        </w:rPr>
        <w:t>ئدة الى ظروف طبيعية  في جميع الأوقات  فقد يكون مصدرها فعل الإ</w:t>
      </w:r>
      <w:r w:rsidRPr="00DE6131">
        <w:rPr>
          <w:rFonts w:hint="cs"/>
          <w:color w:val="000000" w:themeColor="text1"/>
          <w:rtl/>
        </w:rPr>
        <w:t>نسان كاكتشاف مواصفات خاصة بجوار موقع ال</w:t>
      </w:r>
      <w:r w:rsidR="00E35418">
        <w:rPr>
          <w:rFonts w:hint="cs"/>
          <w:color w:val="000000" w:themeColor="text1"/>
          <w:rtl/>
        </w:rPr>
        <w:t>أ</w:t>
      </w:r>
      <w:r w:rsidRPr="00DE6131">
        <w:rPr>
          <w:rFonts w:hint="cs"/>
          <w:color w:val="000000" w:themeColor="text1"/>
          <w:rtl/>
        </w:rPr>
        <w:t>شغال ولم تظهر هذه المواصفات في التصاميم التي التعاقد على أساسها.</w:t>
      </w:r>
    </w:p>
    <w:p w14:paraId="2B40AEA3" w14:textId="639246D7" w:rsidR="00981434" w:rsidRPr="00DE6131" w:rsidRDefault="00981434" w:rsidP="00552C8D">
      <w:pPr>
        <w:ind w:firstLine="0"/>
        <w:rPr>
          <w:color w:val="000000" w:themeColor="text1"/>
          <w:rtl/>
        </w:rPr>
      </w:pPr>
      <w:r w:rsidRPr="00D74548">
        <w:rPr>
          <w:rFonts w:hint="cs"/>
          <w:rtl/>
        </w:rPr>
        <w:t xml:space="preserve"> بالرغم من </w:t>
      </w:r>
      <w:r w:rsidR="00E35418" w:rsidRPr="00D74548">
        <w:rPr>
          <w:rFonts w:hint="cs"/>
          <w:rtl/>
        </w:rPr>
        <w:t>ذلك فإ</w:t>
      </w:r>
      <w:r w:rsidRPr="00D74548">
        <w:rPr>
          <w:rFonts w:hint="cs"/>
          <w:rtl/>
        </w:rPr>
        <w:t>ن  البعض من هذه الصعوبات المادية يمكن الاحتراز لها قبل عملية ابرام العقد كالصعوبات التي تتعلق بطبيعة الأرض التي تنفيذ عليها ال</w:t>
      </w:r>
      <w:r w:rsidR="00E35418" w:rsidRPr="00D74548">
        <w:rPr>
          <w:rFonts w:hint="cs"/>
          <w:rtl/>
        </w:rPr>
        <w:t>أ</w:t>
      </w:r>
      <w:r w:rsidRPr="00D74548">
        <w:rPr>
          <w:rFonts w:hint="cs"/>
          <w:rtl/>
        </w:rPr>
        <w:t xml:space="preserve">شغال وذلك بأن تدرج الجهة الإدارية </w:t>
      </w:r>
      <w:r w:rsidRPr="00D74548">
        <w:rPr>
          <w:rFonts w:hint="cs"/>
          <w:rtl/>
        </w:rPr>
        <w:lastRenderedPageBreak/>
        <w:t>المتعاقدة في دفتر الشروط الخاص بالمشروع</w:t>
      </w:r>
      <w:r w:rsidRPr="00DE6131">
        <w:rPr>
          <w:rFonts w:hint="cs"/>
          <w:color w:val="000000" w:themeColor="text1"/>
          <w:rtl/>
        </w:rPr>
        <w:t xml:space="preserve"> بند خاصا بزيارة موقع تنفيذ ال</w:t>
      </w:r>
      <w:r w:rsidR="00E35418">
        <w:rPr>
          <w:rFonts w:hint="cs"/>
          <w:color w:val="000000" w:themeColor="text1"/>
          <w:rtl/>
        </w:rPr>
        <w:t>أشغال قبل إ</w:t>
      </w:r>
      <w:r w:rsidRPr="00DE6131">
        <w:rPr>
          <w:rFonts w:hint="cs"/>
          <w:color w:val="000000" w:themeColor="text1"/>
          <w:rtl/>
        </w:rPr>
        <w:t>برام العق</w:t>
      </w:r>
      <w:r w:rsidR="00E35418">
        <w:rPr>
          <w:rFonts w:hint="cs"/>
          <w:color w:val="000000" w:themeColor="text1"/>
          <w:rtl/>
        </w:rPr>
        <w:t>د من أ</w:t>
      </w:r>
      <w:r w:rsidRPr="00DE6131">
        <w:rPr>
          <w:rFonts w:hint="cs"/>
          <w:color w:val="000000" w:themeColor="text1"/>
          <w:rtl/>
        </w:rPr>
        <w:t>جل الوقوف على التكاليف الحقيقية التي تقع على كل طرف من أطراف العقد</w:t>
      </w:r>
      <w:r w:rsidR="00552C8D">
        <w:rPr>
          <w:rFonts w:hint="cs"/>
          <w:color w:val="000000" w:themeColor="text1"/>
          <w:rtl/>
        </w:rPr>
        <w:t>،</w:t>
      </w:r>
      <w:r w:rsidRPr="00DE6131">
        <w:rPr>
          <w:rFonts w:hint="cs"/>
          <w:color w:val="000000" w:themeColor="text1"/>
          <w:rtl/>
        </w:rPr>
        <w:t xml:space="preserve"> وبالتالي التخلص من مسألة مطالبة ال</w:t>
      </w:r>
      <w:r w:rsidR="00552C8D">
        <w:rPr>
          <w:rFonts w:hint="cs"/>
          <w:color w:val="000000" w:themeColor="text1"/>
          <w:rtl/>
        </w:rPr>
        <w:t>جهة الإدارية بالتعويض وتفادي الإ</w:t>
      </w:r>
      <w:r w:rsidRPr="00DE6131">
        <w:rPr>
          <w:rFonts w:hint="cs"/>
          <w:color w:val="000000" w:themeColor="text1"/>
          <w:rtl/>
        </w:rPr>
        <w:t>ضطراب في تنفيذ العقد الإداري</w:t>
      </w:r>
      <w:r w:rsidR="00552C8D">
        <w:rPr>
          <w:rFonts w:hint="cs"/>
          <w:color w:val="000000" w:themeColor="text1"/>
          <w:rtl/>
        </w:rPr>
        <w:t>،</w:t>
      </w:r>
      <w:r w:rsidRPr="00DE6131">
        <w:rPr>
          <w:rFonts w:hint="cs"/>
          <w:color w:val="000000" w:themeColor="text1"/>
          <w:rtl/>
        </w:rPr>
        <w:t xml:space="preserve"> وربح الوقت الذي يمكن </w:t>
      </w:r>
      <w:r w:rsidR="00552C8D">
        <w:rPr>
          <w:rFonts w:hint="cs"/>
          <w:color w:val="000000" w:themeColor="text1"/>
          <w:rtl/>
        </w:rPr>
        <w:t>أ</w:t>
      </w:r>
      <w:r w:rsidRPr="00DE6131">
        <w:rPr>
          <w:rFonts w:hint="cs"/>
          <w:color w:val="000000" w:themeColor="text1"/>
          <w:rtl/>
        </w:rPr>
        <w:t>ن يتم تضيعه في المنازعة المتعلقة بتحديد ثبوت ال</w:t>
      </w:r>
      <w:r w:rsidR="00552C8D">
        <w:rPr>
          <w:rFonts w:hint="cs"/>
          <w:color w:val="000000" w:themeColor="text1"/>
          <w:rtl/>
        </w:rPr>
        <w:t>أ</w:t>
      </w:r>
      <w:r w:rsidRPr="00DE6131">
        <w:rPr>
          <w:rFonts w:hint="cs"/>
          <w:color w:val="000000" w:themeColor="text1"/>
          <w:rtl/>
        </w:rPr>
        <w:t>ضرار وكذا عملية تقديرها مما يؤثر في النهاية بشكل مباشر على سيرورة المشاريع العامة موضوع التعاقد.</w:t>
      </w:r>
    </w:p>
    <w:p w14:paraId="6B78745C" w14:textId="49B99D47" w:rsidR="00981434" w:rsidRPr="00DE6131" w:rsidRDefault="00981434" w:rsidP="00732F17">
      <w:pPr>
        <w:ind w:firstLine="0"/>
        <w:rPr>
          <w:color w:val="000000" w:themeColor="text1"/>
          <w:rtl/>
        </w:rPr>
      </w:pPr>
      <w:r w:rsidRPr="00DE6131">
        <w:rPr>
          <w:rFonts w:hint="cs"/>
          <w:b/>
          <w:bCs/>
          <w:color w:val="000000" w:themeColor="text1"/>
          <w:rtl/>
        </w:rPr>
        <w:t>-</w:t>
      </w:r>
      <w:r w:rsidR="00552C8D">
        <w:rPr>
          <w:rFonts w:hint="cs"/>
          <w:color w:val="000000" w:themeColor="text1"/>
          <w:rtl/>
        </w:rPr>
        <w:t xml:space="preserve">يجب </w:t>
      </w:r>
      <w:r w:rsidR="00732F17">
        <w:rPr>
          <w:rFonts w:hint="cs"/>
          <w:color w:val="000000" w:themeColor="text1"/>
          <w:rtl/>
        </w:rPr>
        <w:t>أ</w:t>
      </w:r>
      <w:r w:rsidR="00732F17" w:rsidRPr="00DE6131">
        <w:rPr>
          <w:rFonts w:hint="cs"/>
          <w:color w:val="000000" w:themeColor="text1"/>
          <w:rtl/>
        </w:rPr>
        <w:t>لا</w:t>
      </w:r>
      <w:r w:rsidR="0044189F" w:rsidRPr="00DE6131">
        <w:rPr>
          <w:rFonts w:hint="cs"/>
          <w:color w:val="000000" w:themeColor="text1"/>
          <w:rtl/>
        </w:rPr>
        <w:t xml:space="preserve"> يكو</w:t>
      </w:r>
      <w:r w:rsidR="0044189F" w:rsidRPr="00DE6131">
        <w:rPr>
          <w:color w:val="000000" w:themeColor="text1"/>
          <w:rtl/>
        </w:rPr>
        <w:t>ن</w:t>
      </w:r>
      <w:r w:rsidRPr="00DE6131">
        <w:rPr>
          <w:rFonts w:hint="cs"/>
          <w:color w:val="000000" w:themeColor="text1"/>
          <w:rtl/>
        </w:rPr>
        <w:t xml:space="preserve"> للطرفين دخل في حدوث الحدث الذي ترتبت عنه هذه الصعوبات التي تعيق </w:t>
      </w:r>
      <w:r w:rsidR="0044189F" w:rsidRPr="00DE6131">
        <w:rPr>
          <w:rFonts w:hint="cs"/>
          <w:color w:val="000000" w:themeColor="text1"/>
          <w:rtl/>
        </w:rPr>
        <w:t>تنفيذ</w:t>
      </w:r>
      <w:r w:rsidRPr="00DE6131">
        <w:rPr>
          <w:rFonts w:hint="cs"/>
          <w:color w:val="000000" w:themeColor="text1"/>
          <w:rtl/>
        </w:rPr>
        <w:t xml:space="preserve"> العقد لا الجهة </w:t>
      </w:r>
      <w:r w:rsidR="00552C8D">
        <w:rPr>
          <w:rFonts w:hint="cs"/>
          <w:color w:val="000000" w:themeColor="text1"/>
          <w:rtl/>
        </w:rPr>
        <w:t>الإدارية والمتعاقد معها أيضا، لأ</w:t>
      </w:r>
      <w:r w:rsidRPr="00DE6131">
        <w:rPr>
          <w:rFonts w:hint="cs"/>
          <w:color w:val="000000" w:themeColor="text1"/>
          <w:rtl/>
        </w:rPr>
        <w:t xml:space="preserve">ن الجهة الإدارية </w:t>
      </w:r>
      <w:r w:rsidR="00FB2375" w:rsidRPr="00DE6131">
        <w:rPr>
          <w:rFonts w:hint="cs"/>
          <w:color w:val="000000" w:themeColor="text1"/>
          <w:rtl/>
        </w:rPr>
        <w:t>إذا</w:t>
      </w:r>
      <w:r w:rsidRPr="00DE6131">
        <w:rPr>
          <w:rFonts w:hint="cs"/>
          <w:color w:val="000000" w:themeColor="text1"/>
          <w:rtl/>
        </w:rPr>
        <w:t xml:space="preserve"> كانت هي المتسبب في هذه الصعوبات </w:t>
      </w:r>
      <w:r w:rsidR="0044189F" w:rsidRPr="00DE6131">
        <w:rPr>
          <w:rFonts w:hint="cs"/>
          <w:color w:val="000000" w:themeColor="text1"/>
          <w:rtl/>
        </w:rPr>
        <w:t>فأنها</w:t>
      </w:r>
      <w:r w:rsidRPr="00DE6131">
        <w:rPr>
          <w:rFonts w:hint="cs"/>
          <w:color w:val="000000" w:themeColor="text1"/>
          <w:rtl/>
        </w:rPr>
        <w:t xml:space="preserve"> تكون مسؤولة بالضرورة عن الضرر</w:t>
      </w:r>
      <w:r w:rsidR="00542370">
        <w:rPr>
          <w:rFonts w:hint="cs"/>
          <w:color w:val="000000" w:themeColor="text1"/>
          <w:rtl/>
        </w:rPr>
        <w:t>،</w:t>
      </w:r>
      <w:r w:rsidRPr="00DE6131">
        <w:rPr>
          <w:rFonts w:hint="cs"/>
          <w:color w:val="000000" w:themeColor="text1"/>
          <w:rtl/>
        </w:rPr>
        <w:t xml:space="preserve"> </w:t>
      </w:r>
      <w:r w:rsidR="00542370">
        <w:rPr>
          <w:rFonts w:hint="cs"/>
          <w:color w:val="000000" w:themeColor="text1"/>
          <w:rtl/>
        </w:rPr>
        <w:t>فإ</w:t>
      </w:r>
      <w:r w:rsidR="0044189F" w:rsidRPr="00DE6131">
        <w:rPr>
          <w:rFonts w:hint="cs"/>
          <w:color w:val="000000" w:themeColor="text1"/>
          <w:rtl/>
        </w:rPr>
        <w:t>ما</w:t>
      </w:r>
      <w:r w:rsidRPr="00DE6131">
        <w:rPr>
          <w:rFonts w:hint="cs"/>
          <w:color w:val="000000" w:themeColor="text1"/>
          <w:rtl/>
        </w:rPr>
        <w:t xml:space="preserve"> يكون ذلك على أساس </w:t>
      </w:r>
      <w:r w:rsidR="0044189F" w:rsidRPr="00DE6131">
        <w:rPr>
          <w:rFonts w:hint="cs"/>
          <w:color w:val="000000" w:themeColor="text1"/>
          <w:rtl/>
        </w:rPr>
        <w:t>الخطأ</w:t>
      </w:r>
      <w:r w:rsidR="00542370">
        <w:rPr>
          <w:rFonts w:hint="cs"/>
          <w:color w:val="000000" w:themeColor="text1"/>
          <w:rtl/>
        </w:rPr>
        <w:t xml:space="preserve"> وإما على    </w:t>
      </w:r>
      <w:r w:rsidRPr="00DE6131">
        <w:rPr>
          <w:rFonts w:hint="cs"/>
          <w:color w:val="000000" w:themeColor="text1"/>
          <w:rtl/>
        </w:rPr>
        <w:t xml:space="preserve"> على أساس نظرية فعل الأمير </w:t>
      </w:r>
      <w:r w:rsidR="00FB2375" w:rsidRPr="00DE6131">
        <w:rPr>
          <w:rFonts w:hint="cs"/>
          <w:color w:val="000000" w:themeColor="text1"/>
          <w:rtl/>
        </w:rPr>
        <w:t>إذا</w:t>
      </w:r>
      <w:r w:rsidR="00732F17">
        <w:rPr>
          <w:rFonts w:hint="cs"/>
          <w:color w:val="000000" w:themeColor="text1"/>
          <w:rtl/>
        </w:rPr>
        <w:t xml:space="preserve"> حدثت هذه الصعوبات من دون إ</w:t>
      </w:r>
      <w:r w:rsidRPr="00DE6131">
        <w:rPr>
          <w:rFonts w:hint="cs"/>
          <w:color w:val="000000" w:themeColor="text1"/>
          <w:rtl/>
        </w:rPr>
        <w:t>رتكاب الجهة ال</w:t>
      </w:r>
      <w:r w:rsidR="00732F17">
        <w:rPr>
          <w:rFonts w:hint="cs"/>
          <w:color w:val="000000" w:themeColor="text1"/>
          <w:rtl/>
        </w:rPr>
        <w:t>إ</w:t>
      </w:r>
      <w:r w:rsidRPr="00DE6131">
        <w:rPr>
          <w:rFonts w:hint="cs"/>
          <w:color w:val="000000" w:themeColor="text1"/>
          <w:rtl/>
        </w:rPr>
        <w:t xml:space="preserve">درية </w:t>
      </w:r>
      <w:r w:rsidR="0044189F" w:rsidRPr="00DE6131">
        <w:rPr>
          <w:rFonts w:hint="cs"/>
          <w:color w:val="000000" w:themeColor="text1"/>
          <w:rtl/>
        </w:rPr>
        <w:t>لأي</w:t>
      </w:r>
      <w:r w:rsidRPr="00DE6131">
        <w:rPr>
          <w:rFonts w:hint="cs"/>
          <w:color w:val="000000" w:themeColor="text1"/>
          <w:rtl/>
        </w:rPr>
        <w:t xml:space="preserve"> خطا من جانبها فهي في الحالتين مسؤولة تجاه المتعاقد معها. </w:t>
      </w:r>
    </w:p>
    <w:p w14:paraId="0714E2C3" w14:textId="119AE12B" w:rsidR="00981434" w:rsidRPr="00DE6131" w:rsidRDefault="001332FC" w:rsidP="001332FC">
      <w:pPr>
        <w:ind w:firstLine="0"/>
        <w:rPr>
          <w:color w:val="000000" w:themeColor="text1"/>
          <w:rtl/>
        </w:rPr>
      </w:pPr>
      <w:r>
        <w:rPr>
          <w:rFonts w:hint="cs"/>
          <w:color w:val="000000" w:themeColor="text1"/>
          <w:rtl/>
        </w:rPr>
        <w:t>-أن تكون الصعوبات مفاجئة وأ</w:t>
      </w:r>
      <w:r w:rsidRPr="00DE6131">
        <w:rPr>
          <w:rFonts w:hint="cs"/>
          <w:color w:val="000000" w:themeColor="text1"/>
          <w:rtl/>
        </w:rPr>
        <w:t>لا</w:t>
      </w:r>
      <w:r w:rsidR="0044189F" w:rsidRPr="00DE6131">
        <w:rPr>
          <w:rFonts w:hint="cs"/>
          <w:color w:val="000000" w:themeColor="text1"/>
          <w:rtl/>
        </w:rPr>
        <w:t xml:space="preserve"> يكو</w:t>
      </w:r>
      <w:r w:rsidR="0044189F" w:rsidRPr="00DE6131">
        <w:rPr>
          <w:color w:val="000000" w:themeColor="text1"/>
          <w:rtl/>
        </w:rPr>
        <w:t>ن</w:t>
      </w:r>
      <w:r w:rsidR="00981434" w:rsidRPr="00DE6131">
        <w:rPr>
          <w:rFonts w:hint="cs"/>
          <w:color w:val="000000" w:themeColor="text1"/>
          <w:rtl/>
        </w:rPr>
        <w:t xml:space="preserve"> بالإمكان توقعها عند ابرام العقد مع الجهة الإدارية فتنفيذ العقد عموما </w:t>
      </w:r>
      <w:r w:rsidR="00FB2375" w:rsidRPr="00DE6131">
        <w:rPr>
          <w:rFonts w:hint="cs"/>
          <w:color w:val="000000" w:themeColor="text1"/>
          <w:rtl/>
        </w:rPr>
        <w:t>ينضوي</w:t>
      </w:r>
      <w:r w:rsidR="00981434" w:rsidRPr="00DE6131">
        <w:rPr>
          <w:rFonts w:hint="cs"/>
          <w:color w:val="000000" w:themeColor="text1"/>
          <w:rtl/>
        </w:rPr>
        <w:t xml:space="preserve"> في العموم </w:t>
      </w:r>
      <w:r w:rsidR="005A5CB5" w:rsidRPr="00DE6131">
        <w:rPr>
          <w:rFonts w:hint="cs"/>
          <w:color w:val="000000" w:themeColor="text1"/>
          <w:rtl/>
        </w:rPr>
        <w:t>على بعض</w:t>
      </w:r>
      <w:r w:rsidR="00685A2D">
        <w:rPr>
          <w:rFonts w:hint="cs"/>
          <w:color w:val="000000" w:themeColor="text1"/>
          <w:rtl/>
        </w:rPr>
        <w:t xml:space="preserve"> المخ</w:t>
      </w:r>
      <w:r w:rsidR="00981434" w:rsidRPr="00DE6131">
        <w:rPr>
          <w:rFonts w:hint="cs"/>
          <w:color w:val="000000" w:themeColor="text1"/>
          <w:rtl/>
        </w:rPr>
        <w:t xml:space="preserve">اطر والصعوبات التي يقع على عاتق </w:t>
      </w:r>
      <w:r w:rsidR="005A5CB5" w:rsidRPr="00DE6131">
        <w:rPr>
          <w:rFonts w:hint="cs"/>
          <w:color w:val="000000" w:themeColor="text1"/>
          <w:rtl/>
        </w:rPr>
        <w:t>المتعاقد مع</w:t>
      </w:r>
      <w:r w:rsidR="00981434" w:rsidRPr="00DE6131">
        <w:rPr>
          <w:rFonts w:hint="cs"/>
          <w:color w:val="000000" w:themeColor="text1"/>
          <w:rtl/>
        </w:rPr>
        <w:t xml:space="preserve"> الجهة </w:t>
      </w:r>
      <w:r w:rsidR="005A5CB5" w:rsidRPr="00DE6131">
        <w:rPr>
          <w:rFonts w:hint="cs"/>
          <w:color w:val="000000" w:themeColor="text1"/>
          <w:rtl/>
        </w:rPr>
        <w:t>الإدارية مواجهتها</w:t>
      </w:r>
      <w:r w:rsidR="00981434" w:rsidRPr="00DE6131">
        <w:rPr>
          <w:rFonts w:hint="cs"/>
          <w:color w:val="000000" w:themeColor="text1"/>
          <w:rtl/>
        </w:rPr>
        <w:t xml:space="preserve"> وتحمل تبعاتها وتكاليفها</w:t>
      </w:r>
      <w:r>
        <w:rPr>
          <w:rFonts w:hint="cs"/>
          <w:color w:val="000000" w:themeColor="text1"/>
          <w:rtl/>
        </w:rPr>
        <w:t>،</w:t>
      </w:r>
      <w:r w:rsidR="00981434" w:rsidRPr="00DE6131">
        <w:rPr>
          <w:rFonts w:hint="cs"/>
          <w:color w:val="000000" w:themeColor="text1"/>
          <w:rtl/>
        </w:rPr>
        <w:t xml:space="preserve"> </w:t>
      </w:r>
      <w:r w:rsidR="0044189F" w:rsidRPr="00DE6131">
        <w:rPr>
          <w:rFonts w:hint="cs"/>
          <w:color w:val="000000" w:themeColor="text1"/>
          <w:rtl/>
        </w:rPr>
        <w:t>لأنه</w:t>
      </w:r>
      <w:r>
        <w:rPr>
          <w:rFonts w:hint="cs"/>
          <w:color w:val="000000" w:themeColor="text1"/>
          <w:rtl/>
        </w:rPr>
        <w:t xml:space="preserve"> من المفترض أن الاضرار التي   تستدعي أ</w:t>
      </w:r>
      <w:r w:rsidR="00981434" w:rsidRPr="00DE6131">
        <w:rPr>
          <w:rFonts w:hint="cs"/>
          <w:color w:val="000000" w:themeColor="text1"/>
          <w:rtl/>
        </w:rPr>
        <w:t xml:space="preserve">ن تعوضها الجهة </w:t>
      </w:r>
      <w:r w:rsidR="005A5CB5" w:rsidRPr="00DE6131">
        <w:rPr>
          <w:rFonts w:hint="cs"/>
          <w:color w:val="000000" w:themeColor="text1"/>
          <w:rtl/>
        </w:rPr>
        <w:t>الإدارية يجب</w:t>
      </w:r>
      <w:r>
        <w:rPr>
          <w:rFonts w:hint="cs"/>
          <w:color w:val="000000" w:themeColor="text1"/>
          <w:rtl/>
        </w:rPr>
        <w:t xml:space="preserve"> </w:t>
      </w:r>
      <w:r w:rsidR="001F32D4">
        <w:rPr>
          <w:rFonts w:hint="cs"/>
          <w:color w:val="000000" w:themeColor="text1"/>
          <w:rtl/>
        </w:rPr>
        <w:t>أ</w:t>
      </w:r>
      <w:r w:rsidR="001F32D4" w:rsidRPr="00DE6131">
        <w:rPr>
          <w:rFonts w:hint="cs"/>
          <w:color w:val="000000" w:themeColor="text1"/>
          <w:rtl/>
        </w:rPr>
        <w:t>لا</w:t>
      </w:r>
      <w:r>
        <w:rPr>
          <w:rFonts w:hint="cs"/>
          <w:color w:val="000000" w:themeColor="text1"/>
          <w:rtl/>
        </w:rPr>
        <w:t xml:space="preserve"> </w:t>
      </w:r>
      <w:r w:rsidR="001F32D4">
        <w:rPr>
          <w:rFonts w:hint="cs"/>
          <w:color w:val="000000" w:themeColor="text1"/>
          <w:rtl/>
        </w:rPr>
        <w:t>تكن ضمن المتوقع بل يجب أن تكون مفاجئة فإ</w:t>
      </w:r>
      <w:r w:rsidR="00981434" w:rsidRPr="00DE6131">
        <w:rPr>
          <w:rFonts w:hint="cs"/>
          <w:color w:val="000000" w:themeColor="text1"/>
          <w:rtl/>
        </w:rPr>
        <w:t xml:space="preserve">ذا كان ثمة إمكانية لتوقعها ببذل </w:t>
      </w:r>
      <w:r w:rsidR="005A5CB5" w:rsidRPr="00DE6131">
        <w:rPr>
          <w:rFonts w:hint="cs"/>
          <w:color w:val="000000" w:themeColor="text1"/>
          <w:rtl/>
        </w:rPr>
        <w:t>بعض المجهود قبل</w:t>
      </w:r>
      <w:r w:rsidR="00981434" w:rsidRPr="00DE6131">
        <w:rPr>
          <w:rFonts w:hint="cs"/>
          <w:color w:val="000000" w:themeColor="text1"/>
          <w:rtl/>
        </w:rPr>
        <w:t xml:space="preserve"> عملية التعاقد فلا مجال </w:t>
      </w:r>
      <w:r w:rsidR="0044189F" w:rsidRPr="00DE6131">
        <w:rPr>
          <w:rFonts w:hint="cs"/>
          <w:color w:val="000000" w:themeColor="text1"/>
          <w:rtl/>
        </w:rPr>
        <w:t>لإعمال</w:t>
      </w:r>
      <w:r w:rsidR="00981434" w:rsidRPr="00DE6131">
        <w:rPr>
          <w:rFonts w:hint="cs"/>
          <w:color w:val="000000" w:themeColor="text1"/>
          <w:rtl/>
        </w:rPr>
        <w:t xml:space="preserve"> هذه </w:t>
      </w:r>
      <w:r w:rsidR="005A5CB5" w:rsidRPr="00DE6131">
        <w:rPr>
          <w:rFonts w:hint="cs"/>
          <w:color w:val="000000" w:themeColor="text1"/>
          <w:rtl/>
        </w:rPr>
        <w:t>النظرية.</w:t>
      </w:r>
    </w:p>
    <w:p w14:paraId="474C17B3" w14:textId="52072CE2" w:rsidR="00981434" w:rsidRPr="00DE6131" w:rsidRDefault="001F32D4" w:rsidP="00DC6D1B">
      <w:pPr>
        <w:ind w:firstLine="0"/>
        <w:rPr>
          <w:color w:val="000000" w:themeColor="text1"/>
          <w:rtl/>
        </w:rPr>
      </w:pPr>
      <w:r>
        <w:rPr>
          <w:rFonts w:hint="cs"/>
          <w:color w:val="000000" w:themeColor="text1"/>
          <w:rtl/>
        </w:rPr>
        <w:t>-أ</w:t>
      </w:r>
      <w:r w:rsidR="00981434" w:rsidRPr="00DE6131">
        <w:rPr>
          <w:rFonts w:hint="cs"/>
          <w:color w:val="000000" w:themeColor="text1"/>
          <w:rtl/>
        </w:rPr>
        <w:t>ن تكون الصعوب</w:t>
      </w:r>
      <w:r>
        <w:rPr>
          <w:rFonts w:hint="cs"/>
          <w:color w:val="000000" w:themeColor="text1"/>
          <w:rtl/>
        </w:rPr>
        <w:t>ات استثنائية غير مقدور عليها بحث</w:t>
      </w:r>
      <w:r w:rsidR="00981434" w:rsidRPr="00DE6131">
        <w:rPr>
          <w:rFonts w:hint="cs"/>
          <w:color w:val="000000" w:themeColor="text1"/>
          <w:rtl/>
        </w:rPr>
        <w:t xml:space="preserve"> فلا يكفي </w:t>
      </w:r>
      <w:r w:rsidR="0044189F" w:rsidRPr="00DE6131">
        <w:rPr>
          <w:rFonts w:hint="cs"/>
          <w:color w:val="000000" w:themeColor="text1"/>
          <w:rtl/>
        </w:rPr>
        <w:t>لإعمال</w:t>
      </w:r>
      <w:r>
        <w:rPr>
          <w:rFonts w:hint="cs"/>
          <w:color w:val="000000" w:themeColor="text1"/>
          <w:rtl/>
        </w:rPr>
        <w:t xml:space="preserve"> هذه النظرية أ</w:t>
      </w:r>
      <w:r w:rsidR="00981434" w:rsidRPr="00DE6131">
        <w:rPr>
          <w:rFonts w:hint="cs"/>
          <w:color w:val="000000" w:themeColor="text1"/>
          <w:rtl/>
        </w:rPr>
        <w:t xml:space="preserve">ن يتلقى المتعاقد صعوبات عادية بسيطة بل يجب </w:t>
      </w:r>
      <w:r w:rsidR="0044189F" w:rsidRPr="00DE6131">
        <w:rPr>
          <w:rFonts w:hint="cs"/>
          <w:color w:val="000000" w:themeColor="text1"/>
          <w:rtl/>
        </w:rPr>
        <w:t>لإعمال</w:t>
      </w:r>
      <w:r>
        <w:rPr>
          <w:rFonts w:hint="cs"/>
          <w:color w:val="000000" w:themeColor="text1"/>
          <w:rtl/>
        </w:rPr>
        <w:t xml:space="preserve"> هذه النظرية أن تكون الصعوبات غير عادية أ</w:t>
      </w:r>
      <w:r w:rsidR="00981434" w:rsidRPr="00DE6131">
        <w:rPr>
          <w:rFonts w:hint="cs"/>
          <w:color w:val="000000" w:themeColor="text1"/>
          <w:rtl/>
        </w:rPr>
        <w:t>و استثنائية ولا</w:t>
      </w:r>
      <w:r w:rsidR="0044189F" w:rsidRPr="00DE6131">
        <w:rPr>
          <w:rFonts w:hint="cs"/>
          <w:color w:val="000000" w:themeColor="text1"/>
          <w:rtl/>
        </w:rPr>
        <w:t xml:space="preserve"> </w:t>
      </w:r>
      <w:r w:rsidR="00981434" w:rsidRPr="00DE6131">
        <w:rPr>
          <w:rFonts w:hint="cs"/>
          <w:color w:val="000000" w:themeColor="text1"/>
          <w:rtl/>
        </w:rPr>
        <w:t>تنتمي الى نطاق المخاطر العادية التي يتعرض لها المتع</w:t>
      </w:r>
      <w:r>
        <w:rPr>
          <w:rFonts w:hint="cs"/>
          <w:color w:val="000000" w:themeColor="text1"/>
          <w:rtl/>
        </w:rPr>
        <w:t>اقد عند التنفيذ بالعادة وبمعنى آخر أن الصعوبات المادية يجب أ</w:t>
      </w:r>
      <w:r w:rsidR="00981434" w:rsidRPr="00DE6131">
        <w:rPr>
          <w:rFonts w:hint="cs"/>
          <w:color w:val="000000" w:themeColor="text1"/>
          <w:rtl/>
        </w:rPr>
        <w:t xml:space="preserve">ن تكون استثنائية تجاوز كل </w:t>
      </w:r>
      <w:r w:rsidR="0044189F" w:rsidRPr="00DE6131">
        <w:rPr>
          <w:rFonts w:hint="cs"/>
          <w:color w:val="000000" w:themeColor="text1"/>
          <w:rtl/>
        </w:rPr>
        <w:t>ما كا</w:t>
      </w:r>
      <w:r w:rsidR="0044189F" w:rsidRPr="00DE6131">
        <w:rPr>
          <w:color w:val="000000" w:themeColor="text1"/>
          <w:rtl/>
        </w:rPr>
        <w:t>ن</w:t>
      </w:r>
      <w:r>
        <w:rPr>
          <w:rFonts w:hint="cs"/>
          <w:color w:val="000000" w:themeColor="text1"/>
          <w:rtl/>
        </w:rPr>
        <w:t xml:space="preserve"> مقدرا أو متوقعا أ</w:t>
      </w:r>
      <w:r w:rsidR="00981434" w:rsidRPr="00DE6131">
        <w:rPr>
          <w:rFonts w:hint="cs"/>
          <w:color w:val="000000" w:themeColor="text1"/>
          <w:rtl/>
        </w:rPr>
        <w:t>ما الصعوبات العادية فلا</w:t>
      </w:r>
      <w:r w:rsidR="0044189F" w:rsidRPr="00DE6131">
        <w:rPr>
          <w:rFonts w:hint="cs"/>
          <w:color w:val="000000" w:themeColor="text1"/>
          <w:rtl/>
        </w:rPr>
        <w:t xml:space="preserve"> </w:t>
      </w:r>
      <w:r w:rsidR="00981434" w:rsidRPr="00DE6131">
        <w:rPr>
          <w:rFonts w:hint="cs"/>
          <w:color w:val="000000" w:themeColor="text1"/>
          <w:rtl/>
        </w:rPr>
        <w:t xml:space="preserve">يمكن التعويض </w:t>
      </w:r>
      <w:r w:rsidR="005A5CB5" w:rsidRPr="00DE6131">
        <w:rPr>
          <w:rFonts w:hint="cs"/>
          <w:color w:val="000000" w:themeColor="text1"/>
          <w:rtl/>
        </w:rPr>
        <w:t>عنها.</w:t>
      </w:r>
    </w:p>
    <w:p w14:paraId="4D360518" w14:textId="771C7175" w:rsidR="00981434" w:rsidRPr="00DE6131" w:rsidRDefault="001731AF" w:rsidP="00D74548">
      <w:pPr>
        <w:rPr>
          <w:rtl/>
        </w:rPr>
      </w:pPr>
      <w:r>
        <w:rPr>
          <w:rFonts w:hint="cs"/>
          <w:rtl/>
        </w:rPr>
        <w:t>لأن التوسع في تطبيق هذه النظرية وإعمالها بمناسبة كل صعوبة أ</w:t>
      </w:r>
      <w:r w:rsidR="00981434" w:rsidRPr="00DE6131">
        <w:rPr>
          <w:rFonts w:hint="cs"/>
          <w:rtl/>
        </w:rPr>
        <w:t>و حدث مهما كان ضئي</w:t>
      </w:r>
      <w:r>
        <w:rPr>
          <w:rFonts w:hint="cs"/>
          <w:rtl/>
        </w:rPr>
        <w:t>لا يفقدها أهميتها فهذه النظرية إ</w:t>
      </w:r>
      <w:r w:rsidR="00981434" w:rsidRPr="00DE6131">
        <w:rPr>
          <w:rFonts w:hint="cs"/>
          <w:rtl/>
        </w:rPr>
        <w:t xml:space="preserve">نما وجدت للتصدي </w:t>
      </w:r>
      <w:r w:rsidR="0044189F" w:rsidRPr="00DE6131">
        <w:rPr>
          <w:rFonts w:hint="cs"/>
          <w:rtl/>
        </w:rPr>
        <w:t>للأحداث</w:t>
      </w:r>
      <w:r>
        <w:rPr>
          <w:rFonts w:hint="cs"/>
          <w:rtl/>
        </w:rPr>
        <w:t xml:space="preserve"> الإ</w:t>
      </w:r>
      <w:r w:rsidR="00981434" w:rsidRPr="00DE6131">
        <w:rPr>
          <w:rFonts w:hint="cs"/>
          <w:rtl/>
        </w:rPr>
        <w:t>ستثنائية الكبيرة التي تعيق تنفيذ العقود الإدارية بصفة عامة وبالأخص منها العقود الزمنية ال</w:t>
      </w:r>
      <w:r>
        <w:rPr>
          <w:rFonts w:hint="cs"/>
          <w:rtl/>
        </w:rPr>
        <w:t>تي تنفذ عبر فترة زمنية طويلة مثل</w:t>
      </w:r>
      <w:r w:rsidR="00981434" w:rsidRPr="00DE6131">
        <w:rPr>
          <w:rFonts w:hint="cs"/>
          <w:rtl/>
        </w:rPr>
        <w:t xml:space="preserve"> عقود تفويض المرافق العامة</w:t>
      </w:r>
      <w:r>
        <w:rPr>
          <w:rFonts w:hint="cs"/>
          <w:rtl/>
        </w:rPr>
        <w:t>،</w:t>
      </w:r>
      <w:r w:rsidR="00981434" w:rsidRPr="00DE6131">
        <w:rPr>
          <w:rFonts w:hint="cs"/>
          <w:rtl/>
        </w:rPr>
        <w:t xml:space="preserve"> التي عادة </w:t>
      </w:r>
      <w:r w:rsidR="0044189F" w:rsidRPr="00DE6131">
        <w:rPr>
          <w:rFonts w:hint="cs"/>
          <w:rtl/>
        </w:rPr>
        <w:t>ما تعتر</w:t>
      </w:r>
      <w:r w:rsidR="0044189F" w:rsidRPr="00DE6131">
        <w:rPr>
          <w:rtl/>
        </w:rPr>
        <w:t>ض</w:t>
      </w:r>
      <w:r w:rsidR="00981434" w:rsidRPr="00DE6131">
        <w:rPr>
          <w:rFonts w:hint="cs"/>
          <w:rtl/>
        </w:rPr>
        <w:t xml:space="preserve"> تنفيذها هذه الصعوبات نظرا لامتداد المدة الزمنية ال</w:t>
      </w:r>
      <w:r>
        <w:rPr>
          <w:rFonts w:hint="cs"/>
          <w:rtl/>
        </w:rPr>
        <w:t>تي يستغرقها وبالإضافة الى ذلك فإ</w:t>
      </w:r>
      <w:r w:rsidR="00981434" w:rsidRPr="00DE6131">
        <w:rPr>
          <w:rFonts w:hint="cs"/>
          <w:rtl/>
        </w:rPr>
        <w:t xml:space="preserve">ن هذه العقود بالذات تقوم على أساس فكرة </w:t>
      </w:r>
      <w:r>
        <w:rPr>
          <w:rFonts w:hint="cs"/>
          <w:rtl/>
        </w:rPr>
        <w:t>الاستثمار في</w:t>
      </w:r>
      <w:r w:rsidR="00981434" w:rsidRPr="00DE6131">
        <w:rPr>
          <w:rFonts w:hint="cs"/>
          <w:rtl/>
        </w:rPr>
        <w:t xml:space="preserve"> المرافق العامة وتقتضي هذه الفكرة استعداد المستثمر في المرفق العام الى تحمل كافة ال</w:t>
      </w:r>
      <w:r w:rsidR="00F66F0E">
        <w:rPr>
          <w:rFonts w:hint="cs"/>
          <w:rtl/>
        </w:rPr>
        <w:t>أ</w:t>
      </w:r>
      <w:r w:rsidR="00981434" w:rsidRPr="00DE6131">
        <w:rPr>
          <w:rFonts w:hint="cs"/>
          <w:rtl/>
        </w:rPr>
        <w:t>خطار والتصدي لكل العقبات التي تحول دون تنفيذ المرفق العام</w:t>
      </w:r>
      <w:r w:rsidR="00F66F0E">
        <w:rPr>
          <w:rFonts w:hint="cs"/>
          <w:rtl/>
        </w:rPr>
        <w:t>،</w:t>
      </w:r>
      <w:r w:rsidR="00981434" w:rsidRPr="00DE6131">
        <w:rPr>
          <w:rFonts w:hint="cs"/>
          <w:rtl/>
        </w:rPr>
        <w:t xml:space="preserve"> لذلك فالتوسع في تطبيق هذه النظرية ينفي صفة المستثمر في المرفق العام عن المفوض اليه باعتباره </w:t>
      </w:r>
      <w:r w:rsidR="0044189F" w:rsidRPr="00DE6131">
        <w:rPr>
          <w:rFonts w:hint="cs"/>
          <w:rtl/>
        </w:rPr>
        <w:t>لا يتحم</w:t>
      </w:r>
      <w:r w:rsidR="0044189F" w:rsidRPr="00DE6131">
        <w:rPr>
          <w:rtl/>
        </w:rPr>
        <w:t>ل</w:t>
      </w:r>
      <w:r w:rsidR="00981434" w:rsidRPr="00DE6131">
        <w:rPr>
          <w:rFonts w:hint="cs"/>
          <w:rtl/>
        </w:rPr>
        <w:t xml:space="preserve"> مخاطر التسيير ويعتمد على الجهة المانحة للتغلب على هذه الصعوبات مهما كانت بسيطة</w:t>
      </w:r>
      <w:r w:rsidR="00F66F0E">
        <w:rPr>
          <w:rFonts w:hint="cs"/>
          <w:rtl/>
        </w:rPr>
        <w:t>،</w:t>
      </w:r>
      <w:r w:rsidR="00981434" w:rsidRPr="00DE6131">
        <w:rPr>
          <w:rFonts w:hint="cs"/>
          <w:rtl/>
        </w:rPr>
        <w:t xml:space="preserve"> وه</w:t>
      </w:r>
      <w:r w:rsidR="00F66F0E">
        <w:rPr>
          <w:rFonts w:hint="cs"/>
          <w:rtl/>
        </w:rPr>
        <w:t>نا تكون الجهة الإدارية المانحة أ</w:t>
      </w:r>
      <w:r w:rsidR="00981434" w:rsidRPr="00DE6131">
        <w:rPr>
          <w:rFonts w:hint="cs"/>
          <w:rtl/>
        </w:rPr>
        <w:t>قرب الى التسيير المباشر منه الى أسلوب التفويض الذي يظل يتميز بخصائص لابد من احترامها.</w:t>
      </w:r>
    </w:p>
    <w:p w14:paraId="2C6E461B" w14:textId="3F37903B" w:rsidR="00981434" w:rsidRPr="00DE6131" w:rsidRDefault="00F66F0E" w:rsidP="00DC6D1B">
      <w:pPr>
        <w:ind w:firstLine="0"/>
        <w:rPr>
          <w:color w:val="000000" w:themeColor="text1"/>
          <w:rtl/>
        </w:rPr>
      </w:pPr>
      <w:r>
        <w:rPr>
          <w:rFonts w:hint="cs"/>
          <w:color w:val="000000" w:themeColor="text1"/>
          <w:rtl/>
        </w:rPr>
        <w:t>-أ</w:t>
      </w:r>
      <w:r w:rsidR="00981434" w:rsidRPr="00DE6131">
        <w:rPr>
          <w:rFonts w:hint="cs"/>
          <w:color w:val="000000" w:themeColor="text1"/>
          <w:rtl/>
        </w:rPr>
        <w:t xml:space="preserve">ن تجعل هذه الصعوبات المادية </w:t>
      </w:r>
      <w:r w:rsidR="00F9726D" w:rsidRPr="00DE6131">
        <w:rPr>
          <w:rFonts w:hint="cs"/>
          <w:color w:val="000000" w:themeColor="text1"/>
          <w:rtl/>
        </w:rPr>
        <w:t>عملية تنفيذ</w:t>
      </w:r>
      <w:r>
        <w:rPr>
          <w:rFonts w:hint="cs"/>
          <w:color w:val="000000" w:themeColor="text1"/>
          <w:rtl/>
        </w:rPr>
        <w:t xml:space="preserve"> العقد أكثر إرهاقا إ</w:t>
      </w:r>
      <w:r w:rsidR="00981434" w:rsidRPr="00DE6131">
        <w:rPr>
          <w:rFonts w:hint="cs"/>
          <w:color w:val="000000" w:themeColor="text1"/>
          <w:rtl/>
        </w:rPr>
        <w:t xml:space="preserve">ذ يتوجب </w:t>
      </w:r>
      <w:r w:rsidR="0044189F" w:rsidRPr="00DE6131">
        <w:rPr>
          <w:rFonts w:hint="cs"/>
          <w:color w:val="000000" w:themeColor="text1"/>
          <w:rtl/>
        </w:rPr>
        <w:t>لإعمال</w:t>
      </w:r>
      <w:r w:rsidR="00981434" w:rsidRPr="00DE6131">
        <w:rPr>
          <w:rFonts w:hint="cs"/>
          <w:color w:val="000000" w:themeColor="text1"/>
          <w:rtl/>
        </w:rPr>
        <w:t xml:space="preserve"> هذه </w:t>
      </w:r>
      <w:r w:rsidR="00685A2D" w:rsidRPr="00DE6131">
        <w:rPr>
          <w:rFonts w:hint="cs"/>
          <w:color w:val="000000" w:themeColor="text1"/>
          <w:rtl/>
        </w:rPr>
        <w:t>النظرية زيادة</w:t>
      </w:r>
      <w:r w:rsidR="00981434" w:rsidRPr="00DE6131">
        <w:rPr>
          <w:rFonts w:hint="cs"/>
          <w:color w:val="000000" w:themeColor="text1"/>
          <w:rtl/>
        </w:rPr>
        <w:t xml:space="preserve"> الأعباء التي </w:t>
      </w:r>
      <w:r w:rsidR="00685A2D" w:rsidRPr="00DE6131">
        <w:rPr>
          <w:rFonts w:hint="cs"/>
          <w:color w:val="000000" w:themeColor="text1"/>
          <w:rtl/>
        </w:rPr>
        <w:t>تقع على</w:t>
      </w:r>
      <w:r w:rsidR="00981434" w:rsidRPr="00DE6131">
        <w:rPr>
          <w:rFonts w:hint="cs"/>
          <w:color w:val="000000" w:themeColor="text1"/>
          <w:rtl/>
        </w:rPr>
        <w:t xml:space="preserve"> عاتق المتعاقد مع الجهة </w:t>
      </w:r>
      <w:r>
        <w:rPr>
          <w:rFonts w:hint="cs"/>
          <w:color w:val="000000" w:themeColor="text1"/>
          <w:rtl/>
        </w:rPr>
        <w:t>الإدارية أ</w:t>
      </w:r>
      <w:r w:rsidR="00685A2D" w:rsidRPr="00DE6131">
        <w:rPr>
          <w:rFonts w:hint="cs"/>
          <w:color w:val="000000" w:themeColor="text1"/>
          <w:rtl/>
        </w:rPr>
        <w:t>و</w:t>
      </w:r>
      <w:r w:rsidR="00981434" w:rsidRPr="00DE6131">
        <w:rPr>
          <w:rFonts w:hint="cs"/>
          <w:color w:val="000000" w:themeColor="text1"/>
          <w:rtl/>
        </w:rPr>
        <w:t xml:space="preserve"> أن يصبح تنفيذ العقد مرهقا من الناحية </w:t>
      </w:r>
      <w:r w:rsidR="00685A2D" w:rsidRPr="00DE6131">
        <w:rPr>
          <w:rFonts w:hint="cs"/>
          <w:color w:val="000000" w:themeColor="text1"/>
          <w:rtl/>
        </w:rPr>
        <w:t>المالية،</w:t>
      </w:r>
      <w:r>
        <w:rPr>
          <w:rFonts w:hint="cs"/>
          <w:color w:val="000000" w:themeColor="text1"/>
          <w:rtl/>
        </w:rPr>
        <w:t xml:space="preserve"> أ</w:t>
      </w:r>
      <w:r w:rsidR="00981434" w:rsidRPr="00DE6131">
        <w:rPr>
          <w:rFonts w:hint="cs"/>
          <w:color w:val="000000" w:themeColor="text1"/>
          <w:rtl/>
        </w:rPr>
        <w:t xml:space="preserve">ما في </w:t>
      </w:r>
      <w:r w:rsidR="00685A2D" w:rsidRPr="00DE6131">
        <w:rPr>
          <w:rFonts w:hint="cs"/>
          <w:color w:val="000000" w:themeColor="text1"/>
          <w:rtl/>
        </w:rPr>
        <w:t>حالة استحالة</w:t>
      </w:r>
      <w:r>
        <w:rPr>
          <w:rFonts w:hint="cs"/>
          <w:color w:val="000000" w:themeColor="text1"/>
          <w:rtl/>
        </w:rPr>
        <w:t xml:space="preserve"> تنفيذ العقد </w:t>
      </w:r>
      <w:r w:rsidR="0076064F">
        <w:rPr>
          <w:rFonts w:hint="cs"/>
          <w:color w:val="000000" w:themeColor="text1"/>
          <w:rtl/>
        </w:rPr>
        <w:t>ب</w:t>
      </w:r>
      <w:r w:rsidR="00981434" w:rsidRPr="00DE6131">
        <w:rPr>
          <w:rFonts w:hint="cs"/>
          <w:color w:val="000000" w:themeColor="text1"/>
          <w:rtl/>
        </w:rPr>
        <w:t xml:space="preserve">شكل </w:t>
      </w:r>
      <w:r w:rsidR="00685A2D" w:rsidRPr="00DE6131">
        <w:rPr>
          <w:rFonts w:hint="cs"/>
          <w:color w:val="000000" w:themeColor="text1"/>
          <w:rtl/>
        </w:rPr>
        <w:t>مطلق فلا</w:t>
      </w:r>
      <w:r w:rsidR="00981434" w:rsidRPr="00DE6131">
        <w:rPr>
          <w:rFonts w:hint="cs"/>
          <w:color w:val="000000" w:themeColor="text1"/>
          <w:rtl/>
        </w:rPr>
        <w:t xml:space="preserve"> تطبق نظرية الصعوبات المادية غير المتوقعة بل نكون بصدد حالة القوة القاهرة.</w:t>
      </w:r>
    </w:p>
    <w:p w14:paraId="1D84523A" w14:textId="042628C7" w:rsidR="00981434" w:rsidRPr="00DE6131" w:rsidRDefault="00981434" w:rsidP="00D74548">
      <w:pPr>
        <w:rPr>
          <w:rtl/>
        </w:rPr>
      </w:pPr>
      <w:r w:rsidRPr="00DE6131">
        <w:rPr>
          <w:rFonts w:hint="cs"/>
          <w:rtl/>
        </w:rPr>
        <w:t xml:space="preserve">وفي الحالة التي تتوفر فيها مقومات وشروط تنفيذ  نظرية الصعوبات المادية غير المتوقعة </w:t>
      </w:r>
      <w:r w:rsidR="00685A2D" w:rsidRPr="00DE6131">
        <w:rPr>
          <w:rFonts w:hint="cs"/>
          <w:rtl/>
        </w:rPr>
        <w:t>فإننا</w:t>
      </w:r>
      <w:r w:rsidRPr="00DE6131">
        <w:rPr>
          <w:rFonts w:hint="cs"/>
          <w:rtl/>
        </w:rPr>
        <w:t xml:space="preserve"> نكون بصدد نشوء حق للم</w:t>
      </w:r>
      <w:r w:rsidR="0076064F">
        <w:rPr>
          <w:rFonts w:hint="cs"/>
          <w:rtl/>
        </w:rPr>
        <w:t xml:space="preserve">تعاقد مع جهة الإدارة لمطالبتها </w:t>
      </w:r>
      <w:r w:rsidRPr="00DE6131">
        <w:rPr>
          <w:rFonts w:hint="cs"/>
          <w:rtl/>
        </w:rPr>
        <w:t>بمقدار من التعويض لجبر أضراره الناتجة عن اختلال التوازن المالي للعقد</w:t>
      </w:r>
      <w:r w:rsidR="0076064F">
        <w:rPr>
          <w:rFonts w:hint="cs"/>
          <w:rtl/>
        </w:rPr>
        <w:t>،</w:t>
      </w:r>
      <w:r w:rsidRPr="00DE6131">
        <w:rPr>
          <w:rFonts w:hint="cs"/>
          <w:rtl/>
        </w:rPr>
        <w:t xml:space="preserve"> والتعويض بهذا الصدد يكون بشكل  كامل بمعنى  يشمل كل </w:t>
      </w:r>
      <w:r w:rsidR="0044189F" w:rsidRPr="00DE6131">
        <w:rPr>
          <w:rFonts w:hint="cs"/>
          <w:rtl/>
        </w:rPr>
        <w:t>ما لح</w:t>
      </w:r>
      <w:r w:rsidR="0044189F" w:rsidRPr="00DE6131">
        <w:rPr>
          <w:rtl/>
        </w:rPr>
        <w:t>ق</w:t>
      </w:r>
      <w:r w:rsidRPr="00DE6131">
        <w:rPr>
          <w:rFonts w:hint="cs"/>
          <w:rtl/>
        </w:rPr>
        <w:t xml:space="preserve"> المتعاقد مع الجهة الإدارية من خسارة وما فاته من كسب</w:t>
      </w:r>
      <w:r w:rsidR="0076064F">
        <w:rPr>
          <w:rFonts w:hint="cs"/>
          <w:rtl/>
        </w:rPr>
        <w:t>،</w:t>
      </w:r>
      <w:r w:rsidRPr="00DE6131">
        <w:rPr>
          <w:rFonts w:hint="cs"/>
          <w:rtl/>
        </w:rPr>
        <w:t xml:space="preserve"> ويشت</w:t>
      </w:r>
      <w:r w:rsidR="0076064F">
        <w:rPr>
          <w:rFonts w:hint="cs"/>
          <w:rtl/>
        </w:rPr>
        <w:t>رط لحصول المتعاقد على  التعويض أن يبقى</w:t>
      </w:r>
      <w:r w:rsidRPr="00DE6131">
        <w:rPr>
          <w:rFonts w:hint="cs"/>
          <w:rtl/>
        </w:rPr>
        <w:t xml:space="preserve"> في حالة استمرار في تنفيذ الالتزامات التعاقدية الملقاة على عاتقه</w:t>
      </w:r>
      <w:r w:rsidR="005579A3">
        <w:rPr>
          <w:rFonts w:hint="cs"/>
          <w:rtl/>
        </w:rPr>
        <w:t>،</w:t>
      </w:r>
      <w:r w:rsidRPr="00DE6131">
        <w:rPr>
          <w:rFonts w:hint="cs"/>
          <w:rtl/>
        </w:rPr>
        <w:t xml:space="preserve"> وذلك بالرغم من اس</w:t>
      </w:r>
      <w:r w:rsidR="005579A3">
        <w:rPr>
          <w:rFonts w:hint="cs"/>
          <w:rtl/>
        </w:rPr>
        <w:t xml:space="preserve">تمرار تلك الظروف التي ولدت تلك </w:t>
      </w:r>
      <w:r w:rsidRPr="00DE6131">
        <w:rPr>
          <w:rFonts w:hint="cs"/>
          <w:rtl/>
        </w:rPr>
        <w:t>الصعوبات المادية</w:t>
      </w:r>
      <w:r w:rsidR="005579A3">
        <w:rPr>
          <w:rFonts w:hint="cs"/>
          <w:rtl/>
        </w:rPr>
        <w:t>،</w:t>
      </w:r>
      <w:r w:rsidRPr="00DE6131">
        <w:rPr>
          <w:rFonts w:hint="cs"/>
          <w:rtl/>
        </w:rPr>
        <w:t xml:space="preserve"> </w:t>
      </w:r>
      <w:r w:rsidR="005579A3">
        <w:rPr>
          <w:rFonts w:hint="cs"/>
          <w:rtl/>
        </w:rPr>
        <w:t>فهو لا يجب أن يتوقف عن التنفيذ إ</w:t>
      </w:r>
      <w:r w:rsidRPr="00DE6131">
        <w:rPr>
          <w:rFonts w:hint="cs"/>
          <w:rtl/>
        </w:rPr>
        <w:t>لا في الحالة التي  يصبح فيها  التنفيذ م</w:t>
      </w:r>
      <w:r w:rsidR="005579A3">
        <w:rPr>
          <w:rFonts w:hint="cs"/>
          <w:rtl/>
        </w:rPr>
        <w:t>ستحيلا استحالة مطلقة إ</w:t>
      </w:r>
      <w:r w:rsidRPr="00DE6131">
        <w:rPr>
          <w:rFonts w:hint="cs"/>
          <w:rtl/>
        </w:rPr>
        <w:t>ذ ننتقل بذلك الى حال</w:t>
      </w:r>
      <w:r w:rsidR="005579A3">
        <w:rPr>
          <w:rFonts w:hint="cs"/>
          <w:rtl/>
        </w:rPr>
        <w:t>ة أخرى وهي حالة القوة القاهرة لأ</w:t>
      </w:r>
      <w:r w:rsidRPr="00DE6131">
        <w:rPr>
          <w:rFonts w:hint="cs"/>
          <w:rtl/>
        </w:rPr>
        <w:t>ن الاستمرار في تنفيذ الالتزامات التعاقدية الواقعة على المتعاقد مع الجهة الإدارية المت</w:t>
      </w:r>
      <w:r w:rsidR="005579A3">
        <w:rPr>
          <w:rFonts w:hint="cs"/>
          <w:rtl/>
        </w:rPr>
        <w:t xml:space="preserve">عاقدة في ظل </w:t>
      </w:r>
      <w:r w:rsidR="005579A3">
        <w:rPr>
          <w:rFonts w:hint="cs"/>
          <w:rtl/>
        </w:rPr>
        <w:lastRenderedPageBreak/>
        <w:t>استمرار تلك الظروف</w:t>
      </w:r>
      <w:r w:rsidR="00AD39B0">
        <w:rPr>
          <w:rFonts w:hint="cs"/>
          <w:rtl/>
        </w:rPr>
        <w:t>،</w:t>
      </w:r>
      <w:r w:rsidR="005579A3">
        <w:rPr>
          <w:rFonts w:hint="cs"/>
          <w:rtl/>
        </w:rPr>
        <w:t xml:space="preserve"> إ</w:t>
      </w:r>
      <w:r w:rsidR="00AD39B0">
        <w:rPr>
          <w:rFonts w:hint="cs"/>
          <w:rtl/>
        </w:rPr>
        <w:t xml:space="preserve">نما </w:t>
      </w:r>
      <w:r w:rsidRPr="00DE6131">
        <w:rPr>
          <w:rFonts w:hint="cs"/>
          <w:rtl/>
        </w:rPr>
        <w:t>يجد أساسه بشكل جوهري في الاعتبارات المتعلقة بحسن سير المرفق العام موضوع العقد</w:t>
      </w:r>
      <w:r w:rsidRPr="00DE6131">
        <w:rPr>
          <w:rStyle w:val="Appelnotedebasdep"/>
          <w:color w:val="000000" w:themeColor="text1"/>
          <w:rtl/>
        </w:rPr>
        <w:footnoteReference w:id="318"/>
      </w:r>
      <w:r w:rsidRPr="00DE6131">
        <w:rPr>
          <w:rFonts w:hint="cs"/>
          <w:rtl/>
        </w:rPr>
        <w:t xml:space="preserve">. </w:t>
      </w:r>
    </w:p>
    <w:p w14:paraId="78533B6E" w14:textId="56A7DF53" w:rsidR="00981434" w:rsidRPr="00DE6131" w:rsidRDefault="00981434" w:rsidP="00D74548">
      <w:pPr>
        <w:rPr>
          <w:rtl/>
        </w:rPr>
      </w:pPr>
      <w:r w:rsidRPr="00DE6131">
        <w:rPr>
          <w:rFonts w:hint="cs"/>
          <w:rtl/>
        </w:rPr>
        <w:t>بالإضافة الى ذلك ف</w:t>
      </w:r>
      <w:r w:rsidR="00AD39B0">
        <w:rPr>
          <w:rFonts w:hint="cs"/>
          <w:rtl/>
        </w:rPr>
        <w:t>إ</w:t>
      </w:r>
      <w:r w:rsidRPr="00DE6131">
        <w:rPr>
          <w:rFonts w:hint="cs"/>
          <w:rtl/>
        </w:rPr>
        <w:t>ن استمرار المتعاقد في الوفاء بالتزاماته التعاقدية في ظل كل هذه الارهاقات المالية في سبيل استمرار في تقديم الخدمات المرفقية</w:t>
      </w:r>
      <w:r w:rsidR="00AD39B0">
        <w:rPr>
          <w:rFonts w:hint="cs"/>
          <w:rtl/>
        </w:rPr>
        <w:t>،</w:t>
      </w:r>
      <w:r w:rsidRPr="00DE6131">
        <w:rPr>
          <w:rFonts w:hint="cs"/>
          <w:rtl/>
        </w:rPr>
        <w:t xml:space="preserve"> خاصة </w:t>
      </w:r>
      <w:r w:rsidR="00015343" w:rsidRPr="00DE6131">
        <w:rPr>
          <w:rFonts w:hint="cs"/>
          <w:rtl/>
        </w:rPr>
        <w:t>إذا</w:t>
      </w:r>
      <w:r w:rsidRPr="00DE6131">
        <w:rPr>
          <w:rFonts w:hint="cs"/>
          <w:rtl/>
        </w:rPr>
        <w:t xml:space="preserve"> تعلق ال</w:t>
      </w:r>
      <w:r w:rsidR="00AD39B0">
        <w:rPr>
          <w:rFonts w:hint="cs"/>
          <w:rtl/>
        </w:rPr>
        <w:t>أ</w:t>
      </w:r>
      <w:r w:rsidRPr="00DE6131">
        <w:rPr>
          <w:rFonts w:hint="cs"/>
          <w:rtl/>
        </w:rPr>
        <w:t>مر بالمرافق العامة التي تدار بأسلوب التفويض ينم عن الجدية في الاستثمار في المرفق العام والالتزام بالمبادئ المسيرة له وترجيح للمصلحة العامة على</w:t>
      </w:r>
      <w:r w:rsidR="00AD39B0">
        <w:rPr>
          <w:rFonts w:hint="cs"/>
          <w:rtl/>
        </w:rPr>
        <w:t xml:space="preserve"> حساب المكاسب الخاصة وبالتالي فإ</w:t>
      </w:r>
      <w:r w:rsidRPr="00DE6131">
        <w:rPr>
          <w:rFonts w:hint="cs"/>
          <w:rtl/>
        </w:rPr>
        <w:t xml:space="preserve">ن اشتراط استمرار المرفق في </w:t>
      </w:r>
      <w:r w:rsidR="0044189F" w:rsidRPr="00DE6131">
        <w:rPr>
          <w:rFonts w:hint="cs"/>
          <w:rtl/>
        </w:rPr>
        <w:t>تأدية</w:t>
      </w:r>
      <w:r w:rsidRPr="00DE6131">
        <w:rPr>
          <w:rFonts w:hint="cs"/>
          <w:rtl/>
        </w:rPr>
        <w:t xml:space="preserve"> خدماته شرط منطقي لاستحقاق التعويض الناتج عن الصعوبات المادية الطارئة على العقد.</w:t>
      </w:r>
    </w:p>
    <w:p w14:paraId="2C1BEC4A" w14:textId="17D478DA" w:rsidR="00981434" w:rsidRPr="00DE6131" w:rsidRDefault="00981434" w:rsidP="00D74548">
      <w:pPr>
        <w:rPr>
          <w:rtl/>
        </w:rPr>
      </w:pPr>
      <w:r w:rsidRPr="00DE6131">
        <w:rPr>
          <w:rFonts w:hint="cs"/>
          <w:rtl/>
        </w:rPr>
        <w:t>وفي المحصلة ف</w:t>
      </w:r>
      <w:r w:rsidR="00AD39B0">
        <w:rPr>
          <w:rFonts w:hint="cs"/>
          <w:rtl/>
        </w:rPr>
        <w:t>إ</w:t>
      </w:r>
      <w:r w:rsidRPr="00DE6131">
        <w:rPr>
          <w:rFonts w:hint="cs"/>
          <w:rtl/>
        </w:rPr>
        <w:t xml:space="preserve">ن المغزى من </w:t>
      </w:r>
      <w:r w:rsidR="0044189F" w:rsidRPr="00DE6131">
        <w:rPr>
          <w:rFonts w:hint="cs"/>
          <w:rtl/>
        </w:rPr>
        <w:t>ت</w:t>
      </w:r>
      <w:r w:rsidRPr="00DE6131">
        <w:rPr>
          <w:rFonts w:hint="cs"/>
          <w:rtl/>
        </w:rPr>
        <w:t xml:space="preserve">طبيق فكرة التوازن </w:t>
      </w:r>
      <w:r w:rsidR="00AD39B0">
        <w:rPr>
          <w:rFonts w:hint="cs"/>
          <w:rtl/>
        </w:rPr>
        <w:t>المالي ككل إ</w:t>
      </w:r>
      <w:r w:rsidRPr="00DE6131">
        <w:rPr>
          <w:rFonts w:hint="cs"/>
          <w:rtl/>
        </w:rPr>
        <w:t>نما يهدف الى ت</w:t>
      </w:r>
      <w:r w:rsidR="00C1460E">
        <w:rPr>
          <w:rFonts w:hint="cs"/>
          <w:rtl/>
        </w:rPr>
        <w:t xml:space="preserve">كريس حق المستثمر في التعويض </w:t>
      </w:r>
      <w:r w:rsidRPr="00DE6131">
        <w:rPr>
          <w:rFonts w:hint="cs"/>
          <w:rtl/>
        </w:rPr>
        <w:t>المناسب الذي يجبر خسائره جرا</w:t>
      </w:r>
      <w:r w:rsidR="00C1460E">
        <w:rPr>
          <w:rFonts w:hint="cs"/>
          <w:rtl/>
        </w:rPr>
        <w:t>ء ظروف معينة لم يكن مستعدا لها أثناء إقدامه على إ</w:t>
      </w:r>
      <w:r w:rsidRPr="00DE6131">
        <w:rPr>
          <w:rFonts w:hint="cs"/>
          <w:rtl/>
        </w:rPr>
        <w:t>برام العقد</w:t>
      </w:r>
      <w:r w:rsidR="00C1460E">
        <w:rPr>
          <w:rFonts w:hint="cs"/>
          <w:rtl/>
        </w:rPr>
        <w:t>،</w:t>
      </w:r>
      <w:r w:rsidRPr="00DE6131">
        <w:rPr>
          <w:rFonts w:hint="cs"/>
          <w:rtl/>
        </w:rPr>
        <w:t xml:space="preserve"> فهو في الأساس يستند الى أصل عام مستمد من اعتبارات تتعلق في الجوهر بالمبادئ التي تقوم عليها قواعد العدالة فهو</w:t>
      </w:r>
      <w:r w:rsidR="008D6987" w:rsidRPr="00DE6131">
        <w:rPr>
          <w:rFonts w:hint="cs"/>
          <w:rtl/>
        </w:rPr>
        <w:t xml:space="preserve"> </w:t>
      </w:r>
      <w:r w:rsidR="00C1460E">
        <w:rPr>
          <w:rFonts w:hint="cs"/>
          <w:rtl/>
        </w:rPr>
        <w:t>إ</w:t>
      </w:r>
      <w:r w:rsidR="008D6987" w:rsidRPr="00DE6131">
        <w:rPr>
          <w:rFonts w:hint="cs"/>
          <w:rtl/>
        </w:rPr>
        <w:t>ذ</w:t>
      </w:r>
      <w:r w:rsidR="00C1460E">
        <w:rPr>
          <w:rFonts w:hint="cs"/>
          <w:rtl/>
        </w:rPr>
        <w:t>ا أحد</w:t>
      </w:r>
      <w:r w:rsidRPr="00DE6131">
        <w:rPr>
          <w:rFonts w:hint="cs"/>
          <w:rtl/>
        </w:rPr>
        <w:t xml:space="preserve"> الوسائل التي تسمح للمتعاقد بتنفيذ مهامه العقدية بشكل صحيح</w:t>
      </w:r>
      <w:r w:rsidR="00F203FC">
        <w:rPr>
          <w:rFonts w:hint="cs"/>
          <w:rtl/>
        </w:rPr>
        <w:t>،</w:t>
      </w:r>
      <w:r w:rsidRPr="00DE6131">
        <w:rPr>
          <w:rFonts w:hint="cs"/>
          <w:rtl/>
        </w:rPr>
        <w:t xml:space="preserve"> كما يجسد التوازن المالي فكرة التعاون الفعال مع السلطة المانحة في إدارة واستثمار المرافق العامة</w:t>
      </w:r>
      <w:r w:rsidR="00F203FC">
        <w:rPr>
          <w:rFonts w:hint="cs"/>
          <w:rtl/>
        </w:rPr>
        <w:t>،</w:t>
      </w:r>
      <w:r w:rsidRPr="00DE6131">
        <w:rPr>
          <w:rFonts w:hint="cs"/>
          <w:rtl/>
        </w:rPr>
        <w:t xml:space="preserve"> وفي هذا السياق عبر ال</w:t>
      </w:r>
      <w:r w:rsidR="00F203FC">
        <w:rPr>
          <w:rFonts w:hint="cs"/>
          <w:rtl/>
        </w:rPr>
        <w:t>إ</w:t>
      </w:r>
      <w:r w:rsidRPr="00DE6131">
        <w:rPr>
          <w:rFonts w:hint="cs"/>
          <w:rtl/>
        </w:rPr>
        <w:t xml:space="preserve">جتهاد </w:t>
      </w:r>
      <w:r w:rsidR="00F203FC">
        <w:rPr>
          <w:rFonts w:hint="cs"/>
          <w:rtl/>
        </w:rPr>
        <w:t xml:space="preserve">القضائي </w:t>
      </w:r>
      <w:r w:rsidRPr="00DE6131">
        <w:rPr>
          <w:rFonts w:hint="cs"/>
          <w:rtl/>
        </w:rPr>
        <w:t>عن معن</w:t>
      </w:r>
      <w:r w:rsidR="00F203FC">
        <w:rPr>
          <w:rFonts w:hint="cs"/>
          <w:rtl/>
        </w:rPr>
        <w:t>ى التضامن المالي الذي يحمله مبدأ التوازن المالي عندما أ</w:t>
      </w:r>
      <w:r w:rsidRPr="00DE6131">
        <w:rPr>
          <w:rFonts w:hint="cs"/>
          <w:rtl/>
        </w:rPr>
        <w:t>وجب على  السلطة</w:t>
      </w:r>
      <w:r w:rsidR="00F203FC">
        <w:rPr>
          <w:rFonts w:hint="cs"/>
          <w:rtl/>
        </w:rPr>
        <w:t xml:space="preserve">  المانحة اتخاذ كل ما من شأنه تأ</w:t>
      </w:r>
      <w:r w:rsidRPr="00DE6131">
        <w:rPr>
          <w:rFonts w:hint="cs"/>
          <w:rtl/>
        </w:rPr>
        <w:t>مين السير العام المنتظم للمرفق العام المفوض</w:t>
      </w:r>
      <w:r w:rsidR="00AF0EFB">
        <w:rPr>
          <w:rFonts w:hint="cs"/>
          <w:rtl/>
        </w:rPr>
        <w:t>،</w:t>
      </w:r>
      <w:r w:rsidRPr="00DE6131">
        <w:rPr>
          <w:rFonts w:hint="cs"/>
          <w:rtl/>
        </w:rPr>
        <w:t xml:space="preserve"> وذلك حتى </w:t>
      </w:r>
      <w:r w:rsidR="008D6987" w:rsidRPr="00DE6131">
        <w:rPr>
          <w:rFonts w:hint="cs"/>
          <w:rtl/>
        </w:rPr>
        <w:t>لا يق</w:t>
      </w:r>
      <w:r w:rsidR="008D6987" w:rsidRPr="00DE6131">
        <w:rPr>
          <w:rtl/>
        </w:rPr>
        <w:t>ع</w:t>
      </w:r>
      <w:r w:rsidRPr="00DE6131">
        <w:rPr>
          <w:rFonts w:hint="cs"/>
          <w:rtl/>
        </w:rPr>
        <w:t xml:space="preserve"> المستثمر في أي من المشاكل التي تعيق تنفيذ المرفق العام ،</w:t>
      </w:r>
      <w:r w:rsidR="00AF0EFB">
        <w:rPr>
          <w:rFonts w:hint="cs"/>
          <w:rtl/>
        </w:rPr>
        <w:t xml:space="preserve"> </w:t>
      </w:r>
      <w:r w:rsidR="008D6987" w:rsidRPr="00DE6131">
        <w:rPr>
          <w:rFonts w:hint="cs"/>
          <w:rtl/>
        </w:rPr>
        <w:t>مستندا</w:t>
      </w:r>
      <w:r w:rsidR="00AF0EFB">
        <w:rPr>
          <w:rFonts w:hint="cs"/>
          <w:rtl/>
        </w:rPr>
        <w:t xml:space="preserve"> في ذلك الى أ</w:t>
      </w:r>
      <w:r w:rsidRPr="00DE6131">
        <w:rPr>
          <w:rFonts w:hint="cs"/>
          <w:rtl/>
        </w:rPr>
        <w:t>حكام المرفق العام ، فهو بهذا المعنى يمثل حماية  للمرفق العام نفسه وهو واجب يقع على عاتق السلطة  العامة تحت أي ظرف من الظروف، فالتوازن المالي على هذا النحو لا ينحصر في تحقي</w:t>
      </w:r>
      <w:r w:rsidR="00AF0EFB">
        <w:rPr>
          <w:rFonts w:hint="cs"/>
          <w:rtl/>
        </w:rPr>
        <w:t>ق تعادل وموازنة بين المنافع والأ</w:t>
      </w:r>
      <w:r w:rsidRPr="00DE6131">
        <w:rPr>
          <w:rFonts w:hint="cs"/>
          <w:rtl/>
        </w:rPr>
        <w:t>عباء فحسب</w:t>
      </w:r>
      <w:r w:rsidR="00AF0EFB">
        <w:rPr>
          <w:rFonts w:hint="cs"/>
          <w:rtl/>
        </w:rPr>
        <w:t>، بل في إ</w:t>
      </w:r>
      <w:r w:rsidRPr="00DE6131">
        <w:rPr>
          <w:rFonts w:hint="cs"/>
          <w:rtl/>
        </w:rPr>
        <w:t xml:space="preserve">تاحة الفرصة للمستثمر من أجل تحقيق هامش من الربح مقابل تحمله المسؤولية المالية التي تقع على عاتقه وقد يظهر التعبير </w:t>
      </w:r>
      <w:r w:rsidR="00AF0EFB">
        <w:rPr>
          <w:rFonts w:hint="cs"/>
          <w:rtl/>
        </w:rPr>
        <w:t>عن مبدأ</w:t>
      </w:r>
      <w:r w:rsidRPr="00DE6131">
        <w:rPr>
          <w:rFonts w:hint="cs"/>
          <w:rtl/>
        </w:rPr>
        <w:t xml:space="preserve"> </w:t>
      </w:r>
      <w:r w:rsidR="00AF0EFB">
        <w:rPr>
          <w:rFonts w:hint="cs"/>
          <w:rtl/>
        </w:rPr>
        <w:t>التوازن المالي في نصوص تعاقدية أو تنظيمية وقد أقر الفقه والإجتهاد الفرنسي تكريس مبدأ</w:t>
      </w:r>
      <w:r w:rsidRPr="00DE6131">
        <w:rPr>
          <w:rFonts w:hint="cs"/>
          <w:rtl/>
        </w:rPr>
        <w:t xml:space="preserve"> التوازن المالي كأحد</w:t>
      </w:r>
      <w:r w:rsidR="00AF0EFB">
        <w:rPr>
          <w:rFonts w:hint="cs"/>
          <w:rtl/>
        </w:rPr>
        <w:t xml:space="preserve"> المرتكزات الجوهرية  في أساليب إ</w:t>
      </w:r>
      <w:r w:rsidRPr="00DE6131">
        <w:rPr>
          <w:rFonts w:hint="cs"/>
          <w:rtl/>
        </w:rPr>
        <w:t>دارة واستثمار المرافق العامة</w:t>
      </w:r>
      <w:r w:rsidRPr="00DE6131">
        <w:rPr>
          <w:rStyle w:val="Appelnotedebasdep"/>
          <w:color w:val="000000" w:themeColor="text1"/>
          <w:rtl/>
        </w:rPr>
        <w:footnoteReference w:id="319"/>
      </w:r>
      <w:r w:rsidR="00AF0EFB">
        <w:rPr>
          <w:rFonts w:hint="cs"/>
          <w:rtl/>
        </w:rPr>
        <w:t>.</w:t>
      </w:r>
    </w:p>
    <w:p w14:paraId="46449A24" w14:textId="37BAE6DE" w:rsidR="00981434" w:rsidRPr="00DE6131" w:rsidRDefault="00981434" w:rsidP="00D74548">
      <w:pPr>
        <w:rPr>
          <w:rtl/>
        </w:rPr>
      </w:pPr>
      <w:r w:rsidRPr="00DE6131">
        <w:rPr>
          <w:rFonts w:hint="cs"/>
          <w:rtl/>
        </w:rPr>
        <w:t xml:space="preserve">ولابد من رعاية العقد الإداري في كل الظروف </w:t>
      </w:r>
      <w:r w:rsidR="008D6987" w:rsidRPr="00DE6131">
        <w:rPr>
          <w:rFonts w:hint="cs"/>
          <w:rtl/>
        </w:rPr>
        <w:t>سوآءا</w:t>
      </w:r>
      <w:r w:rsidRPr="00DE6131">
        <w:rPr>
          <w:rFonts w:hint="cs"/>
          <w:rtl/>
        </w:rPr>
        <w:t xml:space="preserve"> العادية منها </w:t>
      </w:r>
      <w:r w:rsidR="008D6987" w:rsidRPr="00DE6131">
        <w:rPr>
          <w:rFonts w:hint="cs"/>
          <w:rtl/>
        </w:rPr>
        <w:t>أولتك</w:t>
      </w:r>
      <w:r w:rsidRPr="00DE6131">
        <w:rPr>
          <w:rFonts w:hint="cs"/>
          <w:rtl/>
        </w:rPr>
        <w:t xml:space="preserve"> التي  تطرا على مختلف العقود الإدارية خ</w:t>
      </w:r>
      <w:r w:rsidR="002125BD">
        <w:rPr>
          <w:rFonts w:hint="cs"/>
          <w:rtl/>
        </w:rPr>
        <w:t>اصة في مرحلة التنفيذ ، ولاسيما إذا تعلق الأ</w:t>
      </w:r>
      <w:r w:rsidRPr="00DE6131">
        <w:rPr>
          <w:rFonts w:hint="cs"/>
          <w:rtl/>
        </w:rPr>
        <w:t>مر بعقود التفويض التي تربطها علاقة خاصة بطبيعة المرفق العام المفوض والمبادئ المسير له</w:t>
      </w:r>
      <w:r w:rsidR="002125BD">
        <w:rPr>
          <w:rFonts w:hint="cs"/>
          <w:rtl/>
        </w:rPr>
        <w:t>،</w:t>
      </w:r>
      <w:r w:rsidRPr="00DE6131">
        <w:rPr>
          <w:rFonts w:hint="cs"/>
          <w:rtl/>
        </w:rPr>
        <w:t xml:space="preserve"> بالإضافة الى كون المستحقات المالية تعتبر  جوهر العملية  التعاقدية في الغالب و في أسلوب التفويض بدرجة خاصة فلابد من مراعاة هذه الخصوصية في عقود التفويض</w:t>
      </w:r>
      <w:r w:rsidR="002125BD">
        <w:rPr>
          <w:rFonts w:hint="cs"/>
          <w:rtl/>
        </w:rPr>
        <w:t>،</w:t>
      </w:r>
      <w:r w:rsidRPr="00DE6131">
        <w:rPr>
          <w:rFonts w:hint="cs"/>
          <w:rtl/>
        </w:rPr>
        <w:t xml:space="preserve"> لتطبيق هذه النظريات على اختلاف مبرراتها بدافع ضمان التوازن المالي للعقد </w:t>
      </w:r>
      <w:r w:rsidR="008D6987" w:rsidRPr="00DE6131">
        <w:rPr>
          <w:rFonts w:hint="cs"/>
          <w:rtl/>
        </w:rPr>
        <w:t>بما يتي</w:t>
      </w:r>
      <w:r w:rsidR="008D6987" w:rsidRPr="00DE6131">
        <w:rPr>
          <w:rtl/>
        </w:rPr>
        <w:t>ح</w:t>
      </w:r>
      <w:r w:rsidRPr="00DE6131">
        <w:rPr>
          <w:rFonts w:hint="cs"/>
          <w:rtl/>
        </w:rPr>
        <w:t xml:space="preserve"> للمتعاقد مع الإدارة الحافز في العملية  الا</w:t>
      </w:r>
      <w:r w:rsidR="004108E6">
        <w:rPr>
          <w:rFonts w:hint="cs"/>
          <w:rtl/>
        </w:rPr>
        <w:t>ستثمارية في المرفق العام، ويعد إ</w:t>
      </w:r>
      <w:r w:rsidRPr="00DE6131">
        <w:rPr>
          <w:rFonts w:hint="cs"/>
          <w:rtl/>
        </w:rPr>
        <w:t>عمال مبدا التوازن  المالي في عقود تفويض المرفق العام واسعا وشاملا ولا يقتصر على الظروف ال</w:t>
      </w:r>
      <w:r w:rsidR="004108E6">
        <w:rPr>
          <w:rFonts w:hint="cs"/>
          <w:rtl/>
        </w:rPr>
        <w:t>إ</w:t>
      </w:r>
      <w:r w:rsidRPr="00DE6131">
        <w:rPr>
          <w:rFonts w:hint="cs"/>
          <w:rtl/>
        </w:rPr>
        <w:t>ست</w:t>
      </w:r>
      <w:r w:rsidR="004108E6">
        <w:rPr>
          <w:rFonts w:hint="cs"/>
          <w:rtl/>
        </w:rPr>
        <w:t xml:space="preserve">ثنائية فقط بل يمتد  تطبيقه الى </w:t>
      </w:r>
      <w:r w:rsidRPr="00DE6131">
        <w:rPr>
          <w:rFonts w:hint="cs"/>
          <w:rtl/>
        </w:rPr>
        <w:t xml:space="preserve">الظروف العادية كذلك </w:t>
      </w:r>
      <w:r w:rsidR="008D6987" w:rsidRPr="00DE6131">
        <w:rPr>
          <w:rFonts w:hint="cs"/>
          <w:rtl/>
        </w:rPr>
        <w:t>لأنه</w:t>
      </w:r>
      <w:r w:rsidRPr="00DE6131">
        <w:rPr>
          <w:rFonts w:hint="cs"/>
          <w:rtl/>
        </w:rPr>
        <w:t xml:space="preserve"> </w:t>
      </w:r>
      <w:r w:rsidR="004108E6">
        <w:rPr>
          <w:rFonts w:hint="cs"/>
          <w:rtl/>
        </w:rPr>
        <w:t>في كل الظروف تبقى الغاية  منه تأ</w:t>
      </w:r>
      <w:r w:rsidRPr="00DE6131">
        <w:rPr>
          <w:rFonts w:hint="cs"/>
          <w:rtl/>
        </w:rPr>
        <w:t>مين السير الحسن للمرفق العام</w:t>
      </w:r>
      <w:r w:rsidRPr="00DE6131">
        <w:rPr>
          <w:rStyle w:val="Appelnotedebasdep"/>
          <w:color w:val="000000" w:themeColor="text1"/>
          <w:rtl/>
        </w:rPr>
        <w:footnoteReference w:id="320"/>
      </w:r>
      <w:r w:rsidRPr="00DE6131">
        <w:rPr>
          <w:rFonts w:hint="cs"/>
          <w:rtl/>
        </w:rPr>
        <w:t xml:space="preserve">.   </w:t>
      </w:r>
    </w:p>
    <w:p w14:paraId="50DA26F3" w14:textId="32F91AA8" w:rsidR="00981434" w:rsidRPr="00DE6131" w:rsidRDefault="004108E6" w:rsidP="00D74548">
      <w:pPr>
        <w:rPr>
          <w:rtl/>
        </w:rPr>
      </w:pPr>
      <w:r>
        <w:rPr>
          <w:rFonts w:hint="cs"/>
          <w:rtl/>
        </w:rPr>
        <w:t>وبالنظر الى أ</w:t>
      </w:r>
      <w:r w:rsidR="00981434" w:rsidRPr="00DE6131">
        <w:rPr>
          <w:rFonts w:hint="cs"/>
          <w:rtl/>
        </w:rPr>
        <w:t xml:space="preserve">ن الجانب المالي يشكل عصب العملية التعاقدية بالنسبة </w:t>
      </w:r>
      <w:r w:rsidR="008D6987" w:rsidRPr="00DE6131">
        <w:rPr>
          <w:rFonts w:hint="cs"/>
          <w:rtl/>
        </w:rPr>
        <w:t>لأنواع</w:t>
      </w:r>
      <w:r w:rsidR="00981434" w:rsidRPr="00DE6131">
        <w:rPr>
          <w:rFonts w:hint="cs"/>
          <w:rtl/>
        </w:rPr>
        <w:t xml:space="preserve"> العقود بصفة عامة والعقود الإدارية بصفة خاصة وعقود التسيير غير المباشرة للمرافق العامة بدرجة أكثر خصوصية نظرا </w:t>
      </w:r>
      <w:r w:rsidR="008D6987" w:rsidRPr="00DE6131">
        <w:rPr>
          <w:rFonts w:hint="cs"/>
          <w:rtl/>
        </w:rPr>
        <w:t>لأنه</w:t>
      </w:r>
      <w:r w:rsidR="00981434" w:rsidRPr="00DE6131">
        <w:rPr>
          <w:rFonts w:hint="cs"/>
          <w:rtl/>
        </w:rPr>
        <w:t xml:space="preserve"> في الغالب يكون لجوء السلطة العامة المانحة لهذا النوع من العقود يكون في ا</w:t>
      </w:r>
      <w:r w:rsidR="00312217">
        <w:rPr>
          <w:rFonts w:hint="cs"/>
          <w:rtl/>
        </w:rPr>
        <w:t>لغالب لدوافع مالية تتعلق بالعجزعن التمويل أ</w:t>
      </w:r>
      <w:r w:rsidR="00981434" w:rsidRPr="00DE6131">
        <w:rPr>
          <w:rFonts w:hint="cs"/>
          <w:rtl/>
        </w:rPr>
        <w:t xml:space="preserve">و محاولة </w:t>
      </w:r>
      <w:r w:rsidR="00312217">
        <w:rPr>
          <w:rFonts w:hint="cs"/>
          <w:rtl/>
        </w:rPr>
        <w:t xml:space="preserve">إيجاد </w:t>
      </w:r>
      <w:r w:rsidR="00981434" w:rsidRPr="00DE6131">
        <w:rPr>
          <w:rFonts w:hint="cs"/>
          <w:rtl/>
        </w:rPr>
        <w:t>مصادرتمويلية مختلفة للمرافق العامة ومن جهة أخرى شكل الباعث الجوهري للخواص على التعاقد مع الجهات الإدارية المانحة لذلك يكون تدخل الجهة المانحة لحماية المتعاقد معها من الظروف الطارئة من خلال العمل على إعادة التوازن  المالي للعقد يصب بصفة جوهرية في صالح الأطراف المتعاقدة جميعها.</w:t>
      </w:r>
    </w:p>
    <w:p w14:paraId="5C152A3E" w14:textId="607EC1B9" w:rsidR="00981434" w:rsidRPr="00DE6131" w:rsidRDefault="00981434" w:rsidP="00D74548">
      <w:pPr>
        <w:rPr>
          <w:rtl/>
        </w:rPr>
      </w:pPr>
      <w:r w:rsidRPr="00DE6131">
        <w:rPr>
          <w:rFonts w:hint="cs"/>
          <w:rtl/>
        </w:rPr>
        <w:t xml:space="preserve">وانطلاقا من كل العوامل التي تم ذكرها والتي تنبع من الأهمية التي يحتلها عقد التفويض في مجال تمويل المرافق العامة والاستثمار فيها وانطلاقا من مكانة السلطة المفوضة ومسؤوليتها الدائمة في </w:t>
      </w:r>
      <w:r w:rsidRPr="00DE6131">
        <w:rPr>
          <w:rFonts w:hint="cs"/>
          <w:rtl/>
        </w:rPr>
        <w:lastRenderedPageBreak/>
        <w:t>الرقابة على  نزاهة عقود تفويض المرفق العام</w:t>
      </w:r>
      <w:r w:rsidR="00312217">
        <w:rPr>
          <w:rFonts w:hint="cs"/>
          <w:rtl/>
        </w:rPr>
        <w:t>،</w:t>
      </w:r>
      <w:r w:rsidRPr="00DE6131">
        <w:rPr>
          <w:rFonts w:hint="cs"/>
          <w:rtl/>
        </w:rPr>
        <w:t xml:space="preserve"> يتوج</w:t>
      </w:r>
      <w:r w:rsidR="00312217">
        <w:rPr>
          <w:rFonts w:hint="cs"/>
          <w:rtl/>
        </w:rPr>
        <w:t>ب عليها السهر على حماية العقود أ</w:t>
      </w:r>
      <w:r w:rsidRPr="00DE6131">
        <w:rPr>
          <w:rFonts w:hint="cs"/>
          <w:rtl/>
        </w:rPr>
        <w:t>ثناء م</w:t>
      </w:r>
      <w:r w:rsidR="00312217">
        <w:rPr>
          <w:rFonts w:hint="cs"/>
          <w:rtl/>
        </w:rPr>
        <w:t>رحلة الابرام من كل أ</w:t>
      </w:r>
      <w:r w:rsidRPr="00DE6131">
        <w:rPr>
          <w:rFonts w:hint="cs"/>
          <w:rtl/>
        </w:rPr>
        <w:t xml:space="preserve">شكال الفساد </w:t>
      </w:r>
      <w:r w:rsidR="008D6987" w:rsidRPr="00DE6131">
        <w:rPr>
          <w:rFonts w:hint="cs"/>
          <w:rtl/>
        </w:rPr>
        <w:t>بما يتي</w:t>
      </w:r>
      <w:r w:rsidR="008D6987" w:rsidRPr="00DE6131">
        <w:rPr>
          <w:rtl/>
        </w:rPr>
        <w:t>ح</w:t>
      </w:r>
      <w:r w:rsidRPr="00DE6131">
        <w:rPr>
          <w:rFonts w:hint="cs"/>
          <w:rtl/>
        </w:rPr>
        <w:t xml:space="preserve"> التوصل الى عقود سليمة من ناحية احترام ا</w:t>
      </w:r>
      <w:r w:rsidR="00312217">
        <w:rPr>
          <w:rFonts w:hint="cs"/>
          <w:rtl/>
        </w:rPr>
        <w:t>لخطوات والإجراءات القانونية من أجل اختيار أفضل ل</w:t>
      </w:r>
      <w:r w:rsidRPr="00DE6131">
        <w:rPr>
          <w:rFonts w:hint="cs"/>
          <w:rtl/>
        </w:rPr>
        <w:t>لمتعهدين للقيام بالمهام المرفقية نيابة عن السلطات المانحة، وبال</w:t>
      </w:r>
      <w:r w:rsidR="00312217">
        <w:rPr>
          <w:rFonts w:hint="cs"/>
          <w:rtl/>
        </w:rPr>
        <w:t>إ</w:t>
      </w:r>
      <w:r w:rsidRPr="00DE6131">
        <w:rPr>
          <w:rFonts w:hint="cs"/>
          <w:rtl/>
        </w:rPr>
        <w:t>ضافة الى ذلك رقابة عملية التنفيذ التي تتطلب مراعاة طول المدة الزمنية التي يستغرقها تنفيذ العقد والظروف المحيطة به والعمل كل مرة وفي اطار مسؤوليته</w:t>
      </w:r>
      <w:r w:rsidR="00564BDE">
        <w:rPr>
          <w:rFonts w:hint="cs"/>
          <w:rtl/>
        </w:rPr>
        <w:t>ا</w:t>
      </w:r>
      <w:r w:rsidRPr="00DE6131">
        <w:rPr>
          <w:rFonts w:hint="cs"/>
          <w:rtl/>
        </w:rPr>
        <w:t xml:space="preserve"> على المرفق وصلاحيتها الرقابية على تذليل هذه العراقيل بما يشجع على حسن إدارة واستغلال المرافق العامة وضمان التمويل الدائم واللازم لانتظام سير هذه المرافق من خلال تحفيز المستثمرين في المرافق العامة</w:t>
      </w:r>
      <w:r w:rsidR="00564BDE">
        <w:rPr>
          <w:rFonts w:hint="cs"/>
          <w:rtl/>
        </w:rPr>
        <w:t>،</w:t>
      </w:r>
      <w:r w:rsidRPr="00DE6131">
        <w:rPr>
          <w:rFonts w:hint="cs"/>
          <w:rtl/>
        </w:rPr>
        <w:t xml:space="preserve"> واحترام الخصوصية التجارية التي يسعى الى تكريسها القطاع الخاص على وجه التحديد في مجال المشروعات العامة.</w:t>
      </w:r>
    </w:p>
    <w:p w14:paraId="32A50BC0" w14:textId="41F245D9" w:rsidR="00F175CD" w:rsidRPr="00DE6131" w:rsidRDefault="00981434" w:rsidP="00D74548">
      <w:pPr>
        <w:rPr>
          <w:rtl/>
        </w:rPr>
      </w:pPr>
      <w:r w:rsidRPr="00DE6131">
        <w:rPr>
          <w:rFonts w:hint="cs"/>
          <w:rtl/>
        </w:rPr>
        <w:t>وبالتالي فان لعقد التفويض ارتباط ك</w:t>
      </w:r>
      <w:r w:rsidR="00564BDE">
        <w:rPr>
          <w:rFonts w:hint="cs"/>
          <w:rtl/>
        </w:rPr>
        <w:t>بير بالظروف العامة للمجتمع فهي إ</w:t>
      </w:r>
      <w:r w:rsidRPr="00DE6131">
        <w:rPr>
          <w:rFonts w:hint="cs"/>
          <w:rtl/>
        </w:rPr>
        <w:t xml:space="preserve">ما عوامل مساعدة تساهم في الاستفادة من مزايا هذا النوع من التسيير </w:t>
      </w:r>
      <w:r w:rsidR="00564BDE">
        <w:rPr>
          <w:rFonts w:hint="cs"/>
          <w:rtl/>
        </w:rPr>
        <w:t>وإما أن تشكل عوامل تعيق العمل بهذه الآ</w:t>
      </w:r>
      <w:r w:rsidRPr="00DE6131">
        <w:rPr>
          <w:rFonts w:hint="cs"/>
          <w:rtl/>
        </w:rPr>
        <w:t>لية المبتكرة في تسيير المرافق العامة وتؤدي الى العودة الى أساليب التسيير ال</w:t>
      </w:r>
      <w:r w:rsidR="00564BDE">
        <w:rPr>
          <w:rFonts w:hint="cs"/>
          <w:rtl/>
        </w:rPr>
        <w:t>مباشر بما تنطوي عليه من نقائص وأ</w:t>
      </w:r>
      <w:r w:rsidRPr="00DE6131">
        <w:rPr>
          <w:rFonts w:hint="cs"/>
          <w:rtl/>
        </w:rPr>
        <w:t>عباء مالية إضافية على الموازنات العامة للدولة</w:t>
      </w:r>
      <w:r w:rsidR="00E57D15">
        <w:rPr>
          <w:rFonts w:hint="cs"/>
          <w:rtl/>
        </w:rPr>
        <w:t>،</w:t>
      </w:r>
      <w:r w:rsidRPr="00DE6131">
        <w:rPr>
          <w:rFonts w:hint="cs"/>
          <w:rtl/>
        </w:rPr>
        <w:t xml:space="preserve"> وفي </w:t>
      </w:r>
      <w:r w:rsidR="008D6987" w:rsidRPr="00DE6131">
        <w:rPr>
          <w:rFonts w:hint="cs"/>
          <w:rtl/>
        </w:rPr>
        <w:t>ما يل</w:t>
      </w:r>
      <w:r w:rsidR="008D6987" w:rsidRPr="00DE6131">
        <w:rPr>
          <w:rtl/>
        </w:rPr>
        <w:t>ي</w:t>
      </w:r>
      <w:r w:rsidRPr="00DE6131">
        <w:rPr>
          <w:rFonts w:hint="cs"/>
          <w:rtl/>
        </w:rPr>
        <w:t xml:space="preserve"> نعرض الى القيود العامة التي </w:t>
      </w:r>
      <w:r w:rsidR="008D6987" w:rsidRPr="00DE6131">
        <w:rPr>
          <w:rFonts w:hint="cs"/>
          <w:rtl/>
        </w:rPr>
        <w:t>يتأثر</w:t>
      </w:r>
      <w:r w:rsidRPr="00DE6131">
        <w:rPr>
          <w:rFonts w:hint="cs"/>
          <w:rtl/>
        </w:rPr>
        <w:t xml:space="preserve"> بها عقد التفويض من عرض القيود المتع</w:t>
      </w:r>
      <w:r w:rsidR="00E57D15">
        <w:rPr>
          <w:rFonts w:hint="cs"/>
          <w:rtl/>
        </w:rPr>
        <w:t>لقة بالمحيط العام الذي ينفذ في إ</w:t>
      </w:r>
      <w:r w:rsidRPr="00DE6131">
        <w:rPr>
          <w:rFonts w:hint="cs"/>
          <w:rtl/>
        </w:rPr>
        <w:t>طاره أسلوب التفويض في المطلب الأول ثم نعرض الى مسألة الخصائص التي تميز عق</w:t>
      </w:r>
      <w:r w:rsidR="00E57D15">
        <w:rPr>
          <w:rFonts w:hint="cs"/>
          <w:rtl/>
        </w:rPr>
        <w:t>د التفويض والتي يتوجب مراعاتها أثناء إعمال آ</w:t>
      </w:r>
      <w:r w:rsidRPr="00DE6131">
        <w:rPr>
          <w:rFonts w:hint="cs"/>
          <w:rtl/>
        </w:rPr>
        <w:t>لية الرقابة من قبل السلطة المفوضة.</w:t>
      </w:r>
    </w:p>
    <w:p w14:paraId="5D8A109D" w14:textId="6AB4DE23" w:rsidR="0064627E" w:rsidRPr="00DE6131" w:rsidRDefault="004179D7" w:rsidP="00D74548">
      <w:r w:rsidRPr="00DE6131">
        <w:rPr>
          <w:rFonts w:hint="cs"/>
          <w:rtl/>
        </w:rPr>
        <w:t>بالإضافة الى كل ذلك ف</w:t>
      </w:r>
      <w:r w:rsidR="00E57D15">
        <w:rPr>
          <w:rFonts w:hint="cs"/>
          <w:rtl/>
        </w:rPr>
        <w:t>إ</w:t>
      </w:r>
      <w:r w:rsidRPr="00DE6131">
        <w:rPr>
          <w:rFonts w:hint="cs"/>
          <w:rtl/>
        </w:rPr>
        <w:t>ن التوازن المالي يجد أساسه كذلك في مبدأ جوهري يتعلق بعقود الشراكة بشكل عام ف</w:t>
      </w:r>
      <w:r w:rsidR="00F175CD" w:rsidRPr="00DE6131">
        <w:rPr>
          <w:rFonts w:hint="cs"/>
          <w:rtl/>
        </w:rPr>
        <w:t xml:space="preserve">هو </w:t>
      </w:r>
      <w:r w:rsidRPr="00DE6131">
        <w:rPr>
          <w:rFonts w:hint="cs"/>
          <w:rtl/>
        </w:rPr>
        <w:t xml:space="preserve"> يمثل </w:t>
      </w:r>
      <w:r w:rsidR="00F175CD" w:rsidRPr="00DE6131">
        <w:rPr>
          <w:rFonts w:hint="cs"/>
          <w:rtl/>
        </w:rPr>
        <w:t>حجر الزاوية في عقود الشراكة بين القطاعين العام والخاص</w:t>
      </w:r>
      <w:r w:rsidR="00E57D15">
        <w:rPr>
          <w:rFonts w:hint="cs"/>
          <w:rtl/>
        </w:rPr>
        <w:t>، حيث أ</w:t>
      </w:r>
      <w:r w:rsidR="00F175CD" w:rsidRPr="00DE6131">
        <w:rPr>
          <w:rFonts w:hint="cs"/>
          <w:rtl/>
        </w:rPr>
        <w:t xml:space="preserve">ن هذه العقود </w:t>
      </w:r>
      <w:r w:rsidRPr="00DE6131">
        <w:rPr>
          <w:rFonts w:hint="cs"/>
          <w:rtl/>
        </w:rPr>
        <w:t>تتطلب</w:t>
      </w:r>
      <w:r w:rsidR="00F175CD" w:rsidRPr="00DE6131">
        <w:rPr>
          <w:rFonts w:hint="cs"/>
          <w:rtl/>
        </w:rPr>
        <w:t xml:space="preserve"> زمنا </w:t>
      </w:r>
      <w:r w:rsidRPr="00DE6131">
        <w:rPr>
          <w:rFonts w:hint="cs"/>
          <w:rtl/>
        </w:rPr>
        <w:t>طويل</w:t>
      </w:r>
      <w:r w:rsidR="00206D21">
        <w:rPr>
          <w:rFonts w:hint="cs"/>
          <w:rtl/>
        </w:rPr>
        <w:t>ا</w:t>
      </w:r>
      <w:r w:rsidR="00F175CD" w:rsidRPr="00DE6131">
        <w:rPr>
          <w:rFonts w:hint="cs"/>
          <w:rtl/>
        </w:rPr>
        <w:t xml:space="preserve"> </w:t>
      </w:r>
      <w:r w:rsidRPr="00DE6131">
        <w:rPr>
          <w:rFonts w:hint="cs"/>
          <w:rtl/>
        </w:rPr>
        <w:t>لتجسيدها</w:t>
      </w:r>
      <w:r w:rsidR="00206D21">
        <w:rPr>
          <w:rFonts w:hint="cs"/>
          <w:rtl/>
        </w:rPr>
        <w:t>،</w:t>
      </w:r>
      <w:r w:rsidR="00F175CD" w:rsidRPr="00DE6131">
        <w:rPr>
          <w:rFonts w:hint="cs"/>
          <w:rtl/>
        </w:rPr>
        <w:t xml:space="preserve"> </w:t>
      </w:r>
      <w:r w:rsidRPr="00DE6131">
        <w:rPr>
          <w:rFonts w:hint="cs"/>
          <w:rtl/>
        </w:rPr>
        <w:t>وهي بذلك تكون خلال هذه المدة عرضة</w:t>
      </w:r>
      <w:r w:rsidR="00F175CD" w:rsidRPr="00DE6131">
        <w:rPr>
          <w:rFonts w:hint="cs"/>
          <w:rtl/>
        </w:rPr>
        <w:t xml:space="preserve"> لمخاطر عديدة لم يكن يتوقعها </w:t>
      </w:r>
      <w:r w:rsidR="00206D21">
        <w:rPr>
          <w:rFonts w:hint="cs"/>
          <w:rtl/>
        </w:rPr>
        <w:t>أطراف العقد وقت الإ</w:t>
      </w:r>
      <w:r w:rsidRPr="00DE6131">
        <w:rPr>
          <w:rFonts w:hint="cs"/>
          <w:rtl/>
        </w:rPr>
        <w:t xml:space="preserve">برام لذلك </w:t>
      </w:r>
      <w:r w:rsidR="00F175CD" w:rsidRPr="00DE6131">
        <w:rPr>
          <w:rFonts w:hint="cs"/>
          <w:rtl/>
        </w:rPr>
        <w:t xml:space="preserve"> يتعين </w:t>
      </w:r>
      <w:r w:rsidRPr="00DE6131">
        <w:rPr>
          <w:rFonts w:hint="cs"/>
          <w:rtl/>
        </w:rPr>
        <w:t>ال</w:t>
      </w:r>
      <w:r w:rsidR="00206D21">
        <w:rPr>
          <w:rFonts w:hint="cs"/>
          <w:rtl/>
        </w:rPr>
        <w:t>إ</w:t>
      </w:r>
      <w:r w:rsidRPr="00DE6131">
        <w:rPr>
          <w:rFonts w:hint="cs"/>
          <w:rtl/>
        </w:rPr>
        <w:t>تفاق بين</w:t>
      </w:r>
      <w:r w:rsidR="00F175CD" w:rsidRPr="00DE6131">
        <w:rPr>
          <w:rFonts w:hint="cs"/>
          <w:rtl/>
        </w:rPr>
        <w:t xml:space="preserve"> </w:t>
      </w:r>
      <w:r w:rsidRPr="00DE6131">
        <w:rPr>
          <w:rFonts w:hint="cs"/>
          <w:rtl/>
        </w:rPr>
        <w:t>ال</w:t>
      </w:r>
      <w:r w:rsidR="00F175CD" w:rsidRPr="00DE6131">
        <w:rPr>
          <w:rFonts w:hint="cs"/>
          <w:rtl/>
        </w:rPr>
        <w:t xml:space="preserve">جهة </w:t>
      </w:r>
      <w:r w:rsidRPr="00DE6131">
        <w:rPr>
          <w:rFonts w:hint="cs"/>
          <w:rtl/>
        </w:rPr>
        <w:t>المتعاقدة</w:t>
      </w:r>
      <w:r w:rsidR="00206D21">
        <w:rPr>
          <w:rFonts w:hint="cs"/>
          <w:rtl/>
        </w:rPr>
        <w:t xml:space="preserve"> مع المتعاقد معها على كيفية إقتسام مخاطر التوقف عن التنفيذ أ</w:t>
      </w:r>
      <w:r w:rsidR="00F175CD" w:rsidRPr="00DE6131">
        <w:rPr>
          <w:rFonts w:hint="cs"/>
          <w:rtl/>
        </w:rPr>
        <w:t xml:space="preserve">و تعديل التنفيذ تلبية لحجات جديدة لم تكن معروفة لدى جهة </w:t>
      </w:r>
      <w:r w:rsidRPr="00DE6131">
        <w:rPr>
          <w:rFonts w:hint="cs"/>
          <w:rtl/>
        </w:rPr>
        <w:t>العامة المانحة</w:t>
      </w:r>
      <w:r w:rsidR="00206D21">
        <w:rPr>
          <w:rFonts w:hint="cs"/>
          <w:rtl/>
        </w:rPr>
        <w:t>،</w:t>
      </w:r>
      <w:r w:rsidR="00F175CD" w:rsidRPr="00DE6131">
        <w:rPr>
          <w:rFonts w:hint="cs"/>
          <w:rtl/>
        </w:rPr>
        <w:t xml:space="preserve"> فليس من مصلحة </w:t>
      </w:r>
      <w:r w:rsidRPr="00DE6131">
        <w:rPr>
          <w:rFonts w:hint="cs"/>
          <w:rtl/>
        </w:rPr>
        <w:t>السلطة المتعاقدة</w:t>
      </w:r>
      <w:r w:rsidR="00206D21">
        <w:rPr>
          <w:rFonts w:hint="cs"/>
          <w:rtl/>
        </w:rPr>
        <w:t xml:space="preserve"> </w:t>
      </w:r>
      <w:r w:rsidR="00DF458D">
        <w:rPr>
          <w:rFonts w:hint="cs"/>
          <w:rtl/>
        </w:rPr>
        <w:t>أ</w:t>
      </w:r>
      <w:r w:rsidR="00F175CD" w:rsidRPr="00DE6131">
        <w:rPr>
          <w:rFonts w:hint="cs"/>
          <w:rtl/>
        </w:rPr>
        <w:t xml:space="preserve">ن يتوقف المتعاقد عن الاستمرار في التنفيذ بسبب تلك </w:t>
      </w:r>
      <w:r w:rsidRPr="00DE6131">
        <w:rPr>
          <w:rFonts w:hint="cs"/>
          <w:rtl/>
        </w:rPr>
        <w:t>المخاطر</w:t>
      </w:r>
      <w:r w:rsidR="00DF458D">
        <w:rPr>
          <w:rFonts w:hint="cs"/>
          <w:rtl/>
        </w:rPr>
        <w:t>، لأ</w:t>
      </w:r>
      <w:r w:rsidR="00F175CD" w:rsidRPr="00DE6131">
        <w:rPr>
          <w:rFonts w:hint="cs"/>
          <w:rtl/>
        </w:rPr>
        <w:t xml:space="preserve">ن </w:t>
      </w:r>
      <w:r w:rsidRPr="00DE6131">
        <w:rPr>
          <w:rFonts w:hint="cs"/>
          <w:rtl/>
        </w:rPr>
        <w:t xml:space="preserve">الجهة العامة المتعاقدة </w:t>
      </w:r>
      <w:r w:rsidR="00F175CD" w:rsidRPr="00DE6131">
        <w:rPr>
          <w:rFonts w:hint="cs"/>
          <w:rtl/>
        </w:rPr>
        <w:t xml:space="preserve"> يه</w:t>
      </w:r>
      <w:r w:rsidR="00DF458D">
        <w:rPr>
          <w:rFonts w:hint="cs"/>
          <w:rtl/>
        </w:rPr>
        <w:t>مها استمرار التنفيذ تطبيقا لمبدأ</w:t>
      </w:r>
      <w:r w:rsidR="00F175CD" w:rsidRPr="00DE6131">
        <w:rPr>
          <w:rFonts w:hint="cs"/>
          <w:rtl/>
        </w:rPr>
        <w:t xml:space="preserve"> سير المرفق العام بانتظام </w:t>
      </w:r>
      <w:r w:rsidR="008D6987" w:rsidRPr="00DE6131">
        <w:rPr>
          <w:rFonts w:hint="cs"/>
          <w:rtl/>
        </w:rPr>
        <w:t>واضطراد</w:t>
      </w:r>
      <w:r w:rsidR="00DF458D">
        <w:rPr>
          <w:rFonts w:hint="cs"/>
          <w:rtl/>
        </w:rPr>
        <w:t>، كما أنه إ</w:t>
      </w:r>
      <w:r w:rsidR="00F175CD" w:rsidRPr="00DE6131">
        <w:rPr>
          <w:rFonts w:hint="cs"/>
          <w:rtl/>
        </w:rPr>
        <w:t xml:space="preserve">ذا كان </w:t>
      </w:r>
      <w:r w:rsidRPr="00DE6131">
        <w:rPr>
          <w:rFonts w:hint="cs"/>
          <w:rtl/>
        </w:rPr>
        <w:t xml:space="preserve">الهدف للسلطة العامة </w:t>
      </w:r>
      <w:r w:rsidR="00F175CD" w:rsidRPr="00DE6131">
        <w:rPr>
          <w:rFonts w:hint="cs"/>
          <w:rtl/>
        </w:rPr>
        <w:t xml:space="preserve">في العقود التقليدية </w:t>
      </w:r>
      <w:r w:rsidRPr="00DE6131">
        <w:rPr>
          <w:rFonts w:hint="cs"/>
          <w:rtl/>
        </w:rPr>
        <w:t>يتمثل</w:t>
      </w:r>
      <w:r w:rsidR="00F175CD" w:rsidRPr="00DE6131">
        <w:rPr>
          <w:rFonts w:hint="cs"/>
          <w:rtl/>
        </w:rPr>
        <w:t xml:space="preserve"> </w:t>
      </w:r>
      <w:r w:rsidRPr="00DE6131">
        <w:rPr>
          <w:rFonts w:hint="cs"/>
          <w:rtl/>
        </w:rPr>
        <w:t xml:space="preserve">في </w:t>
      </w:r>
      <w:r w:rsidR="00F175CD" w:rsidRPr="00DE6131">
        <w:rPr>
          <w:rFonts w:hint="cs"/>
          <w:rtl/>
        </w:rPr>
        <w:t xml:space="preserve"> التخلص قدر </w:t>
      </w:r>
      <w:r w:rsidRPr="00DE6131">
        <w:rPr>
          <w:rFonts w:hint="cs"/>
          <w:rtl/>
        </w:rPr>
        <w:t xml:space="preserve">المستطاع </w:t>
      </w:r>
      <w:r w:rsidR="00F175CD" w:rsidRPr="00DE6131">
        <w:rPr>
          <w:rFonts w:hint="cs"/>
          <w:rtl/>
        </w:rPr>
        <w:t xml:space="preserve"> من </w:t>
      </w:r>
      <w:r w:rsidRPr="00DE6131">
        <w:rPr>
          <w:rFonts w:hint="cs"/>
          <w:rtl/>
        </w:rPr>
        <w:t>جميع</w:t>
      </w:r>
      <w:r w:rsidR="00F175CD" w:rsidRPr="00DE6131">
        <w:rPr>
          <w:rFonts w:hint="cs"/>
          <w:rtl/>
        </w:rPr>
        <w:t xml:space="preserve"> المخاطر المحيطة بالعملية العقدية</w:t>
      </w:r>
      <w:r w:rsidR="00A82674">
        <w:rPr>
          <w:rFonts w:hint="cs"/>
          <w:rtl/>
        </w:rPr>
        <w:t>، فإ</w:t>
      </w:r>
      <w:r w:rsidR="00F175CD" w:rsidRPr="00DE6131">
        <w:rPr>
          <w:rFonts w:hint="cs"/>
          <w:rtl/>
        </w:rPr>
        <w:t xml:space="preserve">ن </w:t>
      </w:r>
      <w:r w:rsidR="00A82674">
        <w:rPr>
          <w:rFonts w:hint="cs"/>
          <w:rtl/>
        </w:rPr>
        <w:t>إ</w:t>
      </w:r>
      <w:r w:rsidR="008A1E2D" w:rsidRPr="00DE6131">
        <w:rPr>
          <w:rFonts w:hint="cs"/>
          <w:rtl/>
        </w:rPr>
        <w:t>عمال</w:t>
      </w:r>
      <w:r w:rsidR="00F175CD" w:rsidRPr="00DE6131">
        <w:rPr>
          <w:rFonts w:hint="cs"/>
          <w:rtl/>
        </w:rPr>
        <w:t xml:space="preserve"> </w:t>
      </w:r>
      <w:r w:rsidR="008A1E2D" w:rsidRPr="00DE6131">
        <w:rPr>
          <w:rFonts w:hint="cs"/>
          <w:rtl/>
        </w:rPr>
        <w:t>هذا</w:t>
      </w:r>
      <w:r w:rsidR="00F175CD" w:rsidRPr="00DE6131">
        <w:rPr>
          <w:rFonts w:hint="cs"/>
          <w:rtl/>
        </w:rPr>
        <w:t xml:space="preserve"> </w:t>
      </w:r>
      <w:r w:rsidR="008D6987" w:rsidRPr="00DE6131">
        <w:rPr>
          <w:rFonts w:hint="cs"/>
          <w:rtl/>
        </w:rPr>
        <w:t>المبدأ</w:t>
      </w:r>
      <w:r w:rsidR="00F175CD" w:rsidRPr="00DE6131">
        <w:rPr>
          <w:rFonts w:hint="cs"/>
          <w:rtl/>
        </w:rPr>
        <w:t xml:space="preserve"> في عقود الشراكة يكون نظاما مثاليا في </w:t>
      </w:r>
      <w:r w:rsidRPr="00DE6131">
        <w:rPr>
          <w:rFonts w:hint="cs"/>
          <w:rtl/>
        </w:rPr>
        <w:t>العقود</w:t>
      </w:r>
      <w:r w:rsidR="008A1E2D" w:rsidRPr="00DE6131">
        <w:rPr>
          <w:rFonts w:hint="cs"/>
          <w:rtl/>
        </w:rPr>
        <w:t xml:space="preserve"> قصد من بين أهداف هذه العقود هو ضمان </w:t>
      </w:r>
      <w:r w:rsidR="00F175CD" w:rsidRPr="00DE6131">
        <w:rPr>
          <w:rFonts w:hint="cs"/>
          <w:rtl/>
        </w:rPr>
        <w:t xml:space="preserve">تمويل </w:t>
      </w:r>
      <w:r w:rsidR="008A1E2D" w:rsidRPr="00DE6131">
        <w:rPr>
          <w:rFonts w:hint="cs"/>
          <w:rtl/>
        </w:rPr>
        <w:t xml:space="preserve"> المشاريع العامة </w:t>
      </w:r>
      <w:r w:rsidR="00A82674">
        <w:rPr>
          <w:rFonts w:hint="cs"/>
          <w:rtl/>
        </w:rPr>
        <w:t>فإ</w:t>
      </w:r>
      <w:r w:rsidR="00F175CD" w:rsidRPr="00DE6131">
        <w:rPr>
          <w:rFonts w:hint="cs"/>
          <w:rtl/>
        </w:rPr>
        <w:t xml:space="preserve">ذا كان </w:t>
      </w:r>
      <w:r w:rsidR="008A1E2D" w:rsidRPr="00DE6131">
        <w:rPr>
          <w:rFonts w:hint="cs"/>
          <w:rtl/>
        </w:rPr>
        <w:t>هدف</w:t>
      </w:r>
      <w:r w:rsidR="00F175CD" w:rsidRPr="00DE6131">
        <w:rPr>
          <w:rFonts w:hint="cs"/>
          <w:rtl/>
        </w:rPr>
        <w:t xml:space="preserve"> </w:t>
      </w:r>
      <w:r w:rsidR="008A1E2D" w:rsidRPr="00DE6131">
        <w:rPr>
          <w:rFonts w:hint="cs"/>
          <w:rtl/>
        </w:rPr>
        <w:t>الجهة</w:t>
      </w:r>
      <w:r w:rsidR="00F175CD" w:rsidRPr="00DE6131">
        <w:rPr>
          <w:rFonts w:hint="cs"/>
          <w:rtl/>
        </w:rPr>
        <w:t xml:space="preserve"> </w:t>
      </w:r>
      <w:r w:rsidR="008A1E2D" w:rsidRPr="00DE6131">
        <w:rPr>
          <w:rFonts w:hint="cs"/>
          <w:rtl/>
        </w:rPr>
        <w:t xml:space="preserve">العامة المتعاقدة </w:t>
      </w:r>
      <w:r w:rsidR="00F175CD" w:rsidRPr="00DE6131">
        <w:rPr>
          <w:rFonts w:hint="cs"/>
          <w:rtl/>
        </w:rPr>
        <w:t xml:space="preserve">على سبيل المثال </w:t>
      </w:r>
      <w:r w:rsidR="008A1E2D" w:rsidRPr="00DE6131">
        <w:rPr>
          <w:rFonts w:hint="cs"/>
          <w:rtl/>
        </w:rPr>
        <w:t>مقتصرا</w:t>
      </w:r>
      <w:r w:rsidR="00F175CD" w:rsidRPr="00DE6131">
        <w:rPr>
          <w:rFonts w:hint="cs"/>
          <w:rtl/>
        </w:rPr>
        <w:t xml:space="preserve"> </w:t>
      </w:r>
      <w:r w:rsidR="008A1E2D" w:rsidRPr="00DE6131">
        <w:rPr>
          <w:rFonts w:hint="cs"/>
          <w:rtl/>
        </w:rPr>
        <w:t>على</w:t>
      </w:r>
      <w:r w:rsidR="00F175CD" w:rsidRPr="00DE6131">
        <w:rPr>
          <w:rFonts w:hint="cs"/>
          <w:rtl/>
        </w:rPr>
        <w:t xml:space="preserve"> </w:t>
      </w:r>
      <w:r w:rsidR="008A1E2D" w:rsidRPr="00DE6131">
        <w:rPr>
          <w:rFonts w:hint="cs"/>
          <w:rtl/>
        </w:rPr>
        <w:t>الحصول</w:t>
      </w:r>
      <w:r w:rsidR="00F175CD" w:rsidRPr="00DE6131">
        <w:rPr>
          <w:rFonts w:hint="cs"/>
          <w:rtl/>
        </w:rPr>
        <w:t xml:space="preserve"> </w:t>
      </w:r>
      <w:r w:rsidR="008A1E2D" w:rsidRPr="00DE6131">
        <w:rPr>
          <w:rFonts w:hint="cs"/>
          <w:rtl/>
        </w:rPr>
        <w:t xml:space="preserve">على </w:t>
      </w:r>
      <w:r w:rsidR="00F175CD" w:rsidRPr="00DE6131">
        <w:rPr>
          <w:rFonts w:hint="cs"/>
          <w:rtl/>
        </w:rPr>
        <w:t xml:space="preserve"> وضع متميز في العقد يمنحها كامل الصلاحيات مع </w:t>
      </w:r>
      <w:r w:rsidR="008A1E2D" w:rsidRPr="00DE6131">
        <w:rPr>
          <w:rFonts w:hint="cs"/>
          <w:rtl/>
        </w:rPr>
        <w:t xml:space="preserve">دفع </w:t>
      </w:r>
      <w:r w:rsidR="00F175CD" w:rsidRPr="00DE6131">
        <w:rPr>
          <w:rFonts w:hint="cs"/>
          <w:rtl/>
        </w:rPr>
        <w:t xml:space="preserve"> كل المخاطر </w:t>
      </w:r>
      <w:r w:rsidR="008A1E2D" w:rsidRPr="00DE6131">
        <w:rPr>
          <w:rFonts w:hint="cs"/>
          <w:rtl/>
        </w:rPr>
        <w:t>المتعلقة با</w:t>
      </w:r>
      <w:r w:rsidR="00F175CD" w:rsidRPr="00DE6131">
        <w:rPr>
          <w:rFonts w:hint="cs"/>
          <w:rtl/>
        </w:rPr>
        <w:t xml:space="preserve">لمشروع الى الطرف </w:t>
      </w:r>
      <w:r w:rsidR="008A1E2D" w:rsidRPr="00DE6131">
        <w:rPr>
          <w:rFonts w:hint="cs"/>
          <w:rtl/>
        </w:rPr>
        <w:t xml:space="preserve"> </w:t>
      </w:r>
      <w:r w:rsidR="008D6987" w:rsidRPr="00DE6131">
        <w:rPr>
          <w:rFonts w:hint="cs"/>
          <w:rtl/>
        </w:rPr>
        <w:t>ال</w:t>
      </w:r>
      <w:r w:rsidR="00A82674">
        <w:rPr>
          <w:rFonts w:hint="cs"/>
          <w:rtl/>
        </w:rPr>
        <w:t>م</w:t>
      </w:r>
      <w:r w:rsidR="008D6987" w:rsidRPr="00DE6131">
        <w:rPr>
          <w:rFonts w:hint="cs"/>
          <w:rtl/>
        </w:rPr>
        <w:t>تعاقد</w:t>
      </w:r>
      <w:r w:rsidR="008A1E2D" w:rsidRPr="00DE6131">
        <w:rPr>
          <w:rFonts w:hint="cs"/>
          <w:rtl/>
        </w:rPr>
        <w:t xml:space="preserve"> </w:t>
      </w:r>
      <w:r w:rsidR="00F175CD" w:rsidRPr="00DE6131">
        <w:rPr>
          <w:rFonts w:hint="cs"/>
          <w:rtl/>
        </w:rPr>
        <w:t>ال</w:t>
      </w:r>
      <w:r w:rsidR="00A82674">
        <w:rPr>
          <w:rFonts w:hint="cs"/>
          <w:rtl/>
        </w:rPr>
        <w:t>آ</w:t>
      </w:r>
      <w:r w:rsidR="00F175CD" w:rsidRPr="00DE6131">
        <w:rPr>
          <w:rFonts w:hint="cs"/>
          <w:rtl/>
        </w:rPr>
        <w:t>خ</w:t>
      </w:r>
      <w:r w:rsidR="00B14466">
        <w:rPr>
          <w:rFonts w:hint="cs"/>
          <w:rtl/>
        </w:rPr>
        <w:t>ر فإ</w:t>
      </w:r>
      <w:r w:rsidR="00F175CD" w:rsidRPr="00DE6131">
        <w:rPr>
          <w:rFonts w:hint="cs"/>
          <w:rtl/>
        </w:rPr>
        <w:t>ن</w:t>
      </w:r>
      <w:r w:rsidR="008A1E2D" w:rsidRPr="00DE6131">
        <w:rPr>
          <w:rFonts w:hint="cs"/>
          <w:rtl/>
        </w:rPr>
        <w:t xml:space="preserve">ه بالضرورة </w:t>
      </w:r>
      <w:r w:rsidR="00F175CD" w:rsidRPr="00DE6131">
        <w:rPr>
          <w:rFonts w:hint="cs"/>
          <w:rtl/>
        </w:rPr>
        <w:t xml:space="preserve"> </w:t>
      </w:r>
      <w:r w:rsidR="008A1E2D" w:rsidRPr="00DE6131">
        <w:rPr>
          <w:rFonts w:hint="cs"/>
          <w:rtl/>
        </w:rPr>
        <w:t xml:space="preserve">تزداد </w:t>
      </w:r>
      <w:r w:rsidR="00F175CD" w:rsidRPr="00DE6131">
        <w:rPr>
          <w:rFonts w:hint="cs"/>
          <w:rtl/>
        </w:rPr>
        <w:t>التكلفة ال</w:t>
      </w:r>
      <w:r w:rsidR="00B14466">
        <w:rPr>
          <w:rFonts w:hint="cs"/>
          <w:rtl/>
        </w:rPr>
        <w:t>إ</w:t>
      </w:r>
      <w:r w:rsidR="00F175CD" w:rsidRPr="00DE6131">
        <w:rPr>
          <w:rFonts w:hint="cs"/>
          <w:rtl/>
        </w:rPr>
        <w:t xml:space="preserve">جمالية للمشروع محل </w:t>
      </w:r>
      <w:r w:rsidR="008A1E2D" w:rsidRPr="00DE6131">
        <w:rPr>
          <w:rFonts w:hint="cs"/>
          <w:rtl/>
        </w:rPr>
        <w:t>التعاقد</w:t>
      </w:r>
      <w:r w:rsidR="00B14466">
        <w:rPr>
          <w:rFonts w:hint="cs"/>
          <w:rtl/>
        </w:rPr>
        <w:t>،</w:t>
      </w:r>
      <w:r w:rsidR="00F175CD" w:rsidRPr="00DE6131">
        <w:rPr>
          <w:rFonts w:hint="cs"/>
          <w:rtl/>
        </w:rPr>
        <w:t xml:space="preserve"> </w:t>
      </w:r>
      <w:r w:rsidR="008A1E2D" w:rsidRPr="00DE6131">
        <w:rPr>
          <w:rFonts w:hint="cs"/>
          <w:rtl/>
        </w:rPr>
        <w:t>وتصبح ال</w:t>
      </w:r>
      <w:r w:rsidR="00B14466">
        <w:rPr>
          <w:rFonts w:hint="cs"/>
          <w:rtl/>
        </w:rPr>
        <w:t>أ</w:t>
      </w:r>
      <w:r w:rsidR="008A1E2D" w:rsidRPr="00DE6131">
        <w:rPr>
          <w:rFonts w:hint="cs"/>
          <w:rtl/>
        </w:rPr>
        <w:t>عباء</w:t>
      </w:r>
      <w:r w:rsidR="00F175CD" w:rsidRPr="00DE6131">
        <w:rPr>
          <w:rFonts w:hint="cs"/>
          <w:rtl/>
        </w:rPr>
        <w:t xml:space="preserve"> مرتفعة بما </w:t>
      </w:r>
      <w:r w:rsidR="008A1E2D" w:rsidRPr="00DE6131">
        <w:rPr>
          <w:rFonts w:hint="cs"/>
          <w:rtl/>
        </w:rPr>
        <w:t>ينافي</w:t>
      </w:r>
      <w:r w:rsidR="00F175CD" w:rsidRPr="00DE6131">
        <w:rPr>
          <w:rFonts w:hint="cs"/>
          <w:rtl/>
        </w:rPr>
        <w:t xml:space="preserve"> الهدف</w:t>
      </w:r>
      <w:r w:rsidR="008A1E2D" w:rsidRPr="00DE6131">
        <w:rPr>
          <w:rFonts w:hint="cs"/>
          <w:rtl/>
        </w:rPr>
        <w:t xml:space="preserve"> الأصيل </w:t>
      </w:r>
      <w:r w:rsidR="00F175CD" w:rsidRPr="00DE6131">
        <w:rPr>
          <w:rFonts w:hint="cs"/>
          <w:rtl/>
        </w:rPr>
        <w:t xml:space="preserve"> من </w:t>
      </w:r>
      <w:r w:rsidR="008A1E2D" w:rsidRPr="00DE6131">
        <w:rPr>
          <w:rFonts w:hint="cs"/>
          <w:rtl/>
        </w:rPr>
        <w:t>الانخراط</w:t>
      </w:r>
      <w:r w:rsidR="00B14466">
        <w:rPr>
          <w:rFonts w:hint="cs"/>
          <w:rtl/>
        </w:rPr>
        <w:t xml:space="preserve"> في</w:t>
      </w:r>
      <w:r w:rsidR="00F175CD" w:rsidRPr="00DE6131">
        <w:rPr>
          <w:rFonts w:hint="cs"/>
          <w:rtl/>
        </w:rPr>
        <w:t xml:space="preserve"> عقود الشراكة </w:t>
      </w:r>
      <w:r w:rsidR="008D6987" w:rsidRPr="00DE6131">
        <w:rPr>
          <w:rFonts w:hint="cs"/>
          <w:rtl/>
        </w:rPr>
        <w:t>كأسلوب</w:t>
      </w:r>
      <w:r w:rsidR="00F175CD" w:rsidRPr="00DE6131">
        <w:rPr>
          <w:rFonts w:hint="cs"/>
          <w:rtl/>
        </w:rPr>
        <w:t xml:space="preserve"> </w:t>
      </w:r>
      <w:r w:rsidR="008A1E2D" w:rsidRPr="00DE6131">
        <w:rPr>
          <w:rFonts w:hint="cs"/>
          <w:rtl/>
        </w:rPr>
        <w:t>تمويل</w:t>
      </w:r>
      <w:r w:rsidR="00F175CD" w:rsidRPr="00DE6131">
        <w:rPr>
          <w:rFonts w:hint="cs"/>
          <w:rtl/>
        </w:rPr>
        <w:t xml:space="preserve"> </w:t>
      </w:r>
      <w:r w:rsidR="008A1E2D" w:rsidRPr="00DE6131">
        <w:rPr>
          <w:rFonts w:hint="cs"/>
          <w:rtl/>
        </w:rPr>
        <w:t>للمشاريع</w:t>
      </w:r>
      <w:r w:rsidR="00F175CD" w:rsidRPr="00DE6131">
        <w:rPr>
          <w:rFonts w:hint="cs"/>
          <w:rtl/>
        </w:rPr>
        <w:t xml:space="preserve"> الأساسية،</w:t>
      </w:r>
      <w:r w:rsidR="008A1E2D" w:rsidRPr="00DE6131">
        <w:rPr>
          <w:rFonts w:hint="cs"/>
          <w:rtl/>
        </w:rPr>
        <w:t xml:space="preserve"> و</w:t>
      </w:r>
      <w:r w:rsidR="00F175CD" w:rsidRPr="00DE6131">
        <w:rPr>
          <w:rFonts w:hint="cs"/>
          <w:rtl/>
        </w:rPr>
        <w:t>ظهر مبدا تقاسم المخاطر</w:t>
      </w:r>
      <w:r w:rsidR="008A1E2D" w:rsidRPr="00DE6131">
        <w:rPr>
          <w:rFonts w:hint="cs"/>
          <w:rtl/>
        </w:rPr>
        <w:t xml:space="preserve"> بالأساس </w:t>
      </w:r>
      <w:r w:rsidR="00F175CD" w:rsidRPr="00DE6131">
        <w:rPr>
          <w:rFonts w:hint="cs"/>
          <w:rtl/>
        </w:rPr>
        <w:t xml:space="preserve"> في دول القضاء الموحد </w:t>
      </w:r>
      <w:r w:rsidR="008A1E2D" w:rsidRPr="00DE6131">
        <w:rPr>
          <w:rFonts w:hint="cs"/>
          <w:rtl/>
        </w:rPr>
        <w:t xml:space="preserve">ومنه الى </w:t>
      </w:r>
      <w:r w:rsidR="00F175CD" w:rsidRPr="00DE6131">
        <w:rPr>
          <w:rFonts w:hint="cs"/>
          <w:rtl/>
        </w:rPr>
        <w:t xml:space="preserve">المستوى الدولي </w:t>
      </w:r>
      <w:r w:rsidR="008A1E2D" w:rsidRPr="00DE6131">
        <w:rPr>
          <w:rFonts w:hint="cs"/>
          <w:rtl/>
        </w:rPr>
        <w:t xml:space="preserve">وذلك لتلبية </w:t>
      </w:r>
      <w:r w:rsidR="00F175CD" w:rsidRPr="00DE6131">
        <w:rPr>
          <w:rFonts w:hint="cs"/>
          <w:rtl/>
        </w:rPr>
        <w:t xml:space="preserve"> الحاجة الى </w:t>
      </w:r>
      <w:r w:rsidR="008A1E2D" w:rsidRPr="00DE6131">
        <w:rPr>
          <w:rFonts w:hint="cs"/>
          <w:rtl/>
        </w:rPr>
        <w:t xml:space="preserve">ضرورة </w:t>
      </w:r>
      <w:r w:rsidR="00B14466">
        <w:rPr>
          <w:rFonts w:hint="cs"/>
          <w:rtl/>
        </w:rPr>
        <w:t>وجود آ</w:t>
      </w:r>
      <w:r w:rsidR="00F175CD" w:rsidRPr="00DE6131">
        <w:rPr>
          <w:rFonts w:hint="cs"/>
          <w:rtl/>
        </w:rPr>
        <w:t xml:space="preserve">لية متكاملة </w:t>
      </w:r>
      <w:r w:rsidR="001F1E62">
        <w:rPr>
          <w:rFonts w:hint="cs"/>
          <w:rtl/>
        </w:rPr>
        <w:t>ل</w:t>
      </w:r>
      <w:r w:rsidR="00F175CD" w:rsidRPr="00DE6131">
        <w:rPr>
          <w:rFonts w:hint="cs"/>
          <w:rtl/>
        </w:rPr>
        <w:t>لتوازن العقدي</w:t>
      </w:r>
      <w:r w:rsidR="001F1E62">
        <w:rPr>
          <w:rFonts w:hint="cs"/>
          <w:rtl/>
        </w:rPr>
        <w:t>،</w:t>
      </w:r>
      <w:r w:rsidR="00F175CD" w:rsidRPr="00DE6131">
        <w:rPr>
          <w:rFonts w:hint="cs"/>
          <w:rtl/>
        </w:rPr>
        <w:t xml:space="preserve"> وذلك </w:t>
      </w:r>
      <w:r w:rsidR="001F1E62">
        <w:rPr>
          <w:rFonts w:hint="cs"/>
          <w:rtl/>
        </w:rPr>
        <w:t>من أ</w:t>
      </w:r>
      <w:r w:rsidR="008A1E2D" w:rsidRPr="00DE6131">
        <w:rPr>
          <w:rFonts w:hint="cs"/>
          <w:rtl/>
        </w:rPr>
        <w:t xml:space="preserve">جل تفادي </w:t>
      </w:r>
      <w:r w:rsidR="001F1E62">
        <w:rPr>
          <w:rFonts w:hint="cs"/>
          <w:rtl/>
        </w:rPr>
        <w:t>أزمة عدم وجود آ</w:t>
      </w:r>
      <w:r w:rsidR="00F175CD" w:rsidRPr="00DE6131">
        <w:rPr>
          <w:rFonts w:hint="cs"/>
          <w:rtl/>
        </w:rPr>
        <w:t xml:space="preserve">ليات متكاملة للتوازن العقدي </w:t>
      </w:r>
      <w:r w:rsidR="008D6987" w:rsidRPr="00DE6131">
        <w:rPr>
          <w:rFonts w:hint="cs"/>
          <w:rtl/>
        </w:rPr>
        <w:t>بالإضافة</w:t>
      </w:r>
      <w:r w:rsidR="001F1E62">
        <w:rPr>
          <w:rFonts w:hint="cs"/>
          <w:rtl/>
        </w:rPr>
        <w:t xml:space="preserve"> الى أ</w:t>
      </w:r>
      <w:r w:rsidR="008A1E2D" w:rsidRPr="00DE6131">
        <w:rPr>
          <w:rFonts w:hint="cs"/>
          <w:rtl/>
        </w:rPr>
        <w:t xml:space="preserve">ن </w:t>
      </w:r>
      <w:r w:rsidR="008D6987" w:rsidRPr="00DE6131">
        <w:rPr>
          <w:rFonts w:hint="cs"/>
          <w:rtl/>
        </w:rPr>
        <w:t>المبدأ</w:t>
      </w:r>
      <w:r w:rsidR="008A1E2D" w:rsidRPr="00DE6131">
        <w:rPr>
          <w:rFonts w:hint="cs"/>
          <w:rtl/>
        </w:rPr>
        <w:t xml:space="preserve"> يمثل وسيلة </w:t>
      </w:r>
      <w:r w:rsidR="00F175CD" w:rsidRPr="00DE6131">
        <w:rPr>
          <w:rFonts w:hint="cs"/>
          <w:rtl/>
        </w:rPr>
        <w:t xml:space="preserve"> لتدوين المخاطر المحيطة بعقود الشراكة بين القطاع الحكومي والقطاع الخاص في صورة بنو د </w:t>
      </w:r>
      <w:r w:rsidR="008A1E2D" w:rsidRPr="00DE6131">
        <w:rPr>
          <w:rFonts w:hint="cs"/>
          <w:rtl/>
        </w:rPr>
        <w:t>تعاقدية</w:t>
      </w:r>
      <w:r w:rsidR="00F175CD" w:rsidRPr="00DE6131">
        <w:rPr>
          <w:rFonts w:hint="cs"/>
          <w:rtl/>
        </w:rPr>
        <w:t xml:space="preserve"> </w:t>
      </w:r>
      <w:r w:rsidR="008A1E2D" w:rsidRPr="00DE6131">
        <w:rPr>
          <w:rFonts w:hint="cs"/>
          <w:rtl/>
        </w:rPr>
        <w:t xml:space="preserve">لضمان </w:t>
      </w:r>
      <w:r w:rsidR="001F1E62">
        <w:rPr>
          <w:rFonts w:hint="cs"/>
          <w:rtl/>
        </w:rPr>
        <w:t>أ</w:t>
      </w:r>
      <w:r w:rsidR="00F175CD" w:rsidRPr="00DE6131">
        <w:rPr>
          <w:rFonts w:hint="cs"/>
          <w:rtl/>
        </w:rPr>
        <w:t>على درجة ممكنة من الاستقرار والثبات العقدي</w:t>
      </w:r>
      <w:r w:rsidR="00F175CD" w:rsidRPr="00DE6131">
        <w:rPr>
          <w:rStyle w:val="Appelnotedebasdep"/>
          <w:color w:val="000000" w:themeColor="text1"/>
          <w:rtl/>
        </w:rPr>
        <w:footnoteReference w:id="321"/>
      </w:r>
      <w:r w:rsidR="001F1E62">
        <w:rPr>
          <w:rFonts w:hint="cs"/>
          <w:rtl/>
        </w:rPr>
        <w:t>.</w:t>
      </w:r>
    </w:p>
    <w:p w14:paraId="582C5F5B" w14:textId="77777777" w:rsidR="005164ED" w:rsidRPr="00DE6131" w:rsidRDefault="00D77B74" w:rsidP="00DC6D1B">
      <w:pPr>
        <w:ind w:firstLine="0"/>
        <w:outlineLvl w:val="2"/>
        <w:rPr>
          <w:color w:val="000000" w:themeColor="text1"/>
          <w:rtl/>
        </w:rPr>
      </w:pPr>
      <w:bookmarkStart w:id="229" w:name="_Toc165664651"/>
      <w:bookmarkStart w:id="230" w:name="_Toc165665151"/>
      <w:bookmarkStart w:id="231" w:name="_Toc168134092"/>
      <w:r w:rsidRPr="00DE6131">
        <w:rPr>
          <w:rFonts w:hint="cs"/>
          <w:b/>
          <w:bCs/>
          <w:color w:val="000000" w:themeColor="text1"/>
          <w:sz w:val="36"/>
          <w:szCs w:val="36"/>
          <w:rtl/>
        </w:rPr>
        <w:t xml:space="preserve">المبحث الثاني: سلطة التعديل وتوقيع الجزاءات كامتداد </w:t>
      </w:r>
      <w:r w:rsidR="00E25D7A" w:rsidRPr="00DE6131">
        <w:rPr>
          <w:rFonts w:hint="cs"/>
          <w:b/>
          <w:bCs/>
          <w:color w:val="000000" w:themeColor="text1"/>
          <w:sz w:val="36"/>
          <w:szCs w:val="36"/>
          <w:rtl/>
        </w:rPr>
        <w:t>لسلطة الرقابة</w:t>
      </w:r>
      <w:bookmarkEnd w:id="229"/>
      <w:bookmarkEnd w:id="230"/>
      <w:bookmarkEnd w:id="231"/>
      <w:r w:rsidR="00C74170" w:rsidRPr="00DE6131">
        <w:rPr>
          <w:rFonts w:hint="cs"/>
          <w:color w:val="000000" w:themeColor="text1"/>
          <w:rtl/>
        </w:rPr>
        <w:t xml:space="preserve"> </w:t>
      </w:r>
    </w:p>
    <w:p w14:paraId="1CEDAE1A" w14:textId="114DA4B8" w:rsidR="00912FBB" w:rsidRPr="00DE6131" w:rsidRDefault="00C63D76" w:rsidP="00D74548">
      <w:pPr>
        <w:rPr>
          <w:rtl/>
        </w:rPr>
      </w:pPr>
      <w:r w:rsidRPr="00DE6131">
        <w:rPr>
          <w:rFonts w:hint="cs"/>
          <w:rtl/>
        </w:rPr>
        <w:t xml:space="preserve">إن الجهة الإدارية المانحة وهي تمارس عملية التعاقد في إطار تفويض مرافقها العامة </w:t>
      </w:r>
      <w:r w:rsidR="008D6987" w:rsidRPr="00DE6131">
        <w:rPr>
          <w:rFonts w:hint="cs"/>
          <w:rtl/>
        </w:rPr>
        <w:t>لا يمك</w:t>
      </w:r>
      <w:r w:rsidR="008D6987" w:rsidRPr="00DE6131">
        <w:rPr>
          <w:rtl/>
        </w:rPr>
        <w:t>ن</w:t>
      </w:r>
      <w:r w:rsidRPr="00DE6131">
        <w:rPr>
          <w:rFonts w:hint="cs"/>
          <w:rtl/>
        </w:rPr>
        <w:t xml:space="preserve"> لها التجرد من السلطات العامة التي ترافقها في كل أعماله الإدارية فهي من تسعى الى التعاقد مع الغير من أجل تحسين مردودية المرافق</w:t>
      </w:r>
      <w:r w:rsidR="00912FBB" w:rsidRPr="00DE6131">
        <w:rPr>
          <w:rFonts w:hint="cs"/>
          <w:rtl/>
        </w:rPr>
        <w:t xml:space="preserve"> العامة</w:t>
      </w:r>
      <w:r w:rsidR="001F1E62">
        <w:rPr>
          <w:rFonts w:hint="cs"/>
          <w:rtl/>
        </w:rPr>
        <w:t>،</w:t>
      </w:r>
      <w:r w:rsidR="00912FBB" w:rsidRPr="00DE6131">
        <w:rPr>
          <w:rFonts w:hint="cs"/>
          <w:rtl/>
        </w:rPr>
        <w:t xml:space="preserve"> وضمان مصادر التمويل اللازمة لسيرها </w:t>
      </w:r>
      <w:r w:rsidR="008D6987" w:rsidRPr="00DE6131">
        <w:rPr>
          <w:rFonts w:hint="cs"/>
          <w:rtl/>
        </w:rPr>
        <w:t>فل</w:t>
      </w:r>
      <w:r w:rsidR="00B9542F">
        <w:rPr>
          <w:rFonts w:hint="cs"/>
          <w:rtl/>
        </w:rPr>
        <w:t xml:space="preserve">ا </w:t>
      </w:r>
      <w:r w:rsidR="008D6987" w:rsidRPr="00DE6131">
        <w:rPr>
          <w:rFonts w:hint="cs"/>
          <w:rtl/>
        </w:rPr>
        <w:t>يمكنها</w:t>
      </w:r>
      <w:r w:rsidR="00B9542F">
        <w:rPr>
          <w:rFonts w:hint="cs"/>
          <w:rtl/>
        </w:rPr>
        <w:t xml:space="preserve"> البقاء مكتوفة الأ</w:t>
      </w:r>
      <w:r w:rsidR="00912FBB" w:rsidRPr="00DE6131">
        <w:rPr>
          <w:rFonts w:hint="cs"/>
          <w:rtl/>
        </w:rPr>
        <w:t>يدي عند ملاحظة أي اختلال يطرأ على تنفيذ المشاريع العامة</w:t>
      </w:r>
      <w:r w:rsidR="00B9542F">
        <w:rPr>
          <w:rFonts w:hint="cs"/>
          <w:rtl/>
        </w:rPr>
        <w:t>،</w:t>
      </w:r>
      <w:r w:rsidR="00912FBB" w:rsidRPr="00DE6131">
        <w:rPr>
          <w:rFonts w:hint="cs"/>
          <w:rtl/>
        </w:rPr>
        <w:t xml:space="preserve"> لما لذلك من انعكاسات خطيرة على الحاجيات الأساسية لجمهور المنتفعين</w:t>
      </w:r>
      <w:r w:rsidR="00B9542F">
        <w:rPr>
          <w:rFonts w:hint="cs"/>
          <w:rtl/>
        </w:rPr>
        <w:t>،</w:t>
      </w:r>
      <w:r w:rsidR="00912FBB" w:rsidRPr="00DE6131">
        <w:rPr>
          <w:rFonts w:hint="cs"/>
          <w:rtl/>
        </w:rPr>
        <w:t xml:space="preserve"> </w:t>
      </w:r>
      <w:r w:rsidR="00B9542F">
        <w:rPr>
          <w:rFonts w:hint="cs"/>
          <w:rtl/>
        </w:rPr>
        <w:t>وبالتالي الإ</w:t>
      </w:r>
      <w:r w:rsidR="00912FBB" w:rsidRPr="00DE6131">
        <w:rPr>
          <w:rFonts w:hint="cs"/>
          <w:rtl/>
        </w:rPr>
        <w:t>خلال بالنظام العام بشكل عام</w:t>
      </w:r>
      <w:r w:rsidR="00B9542F">
        <w:rPr>
          <w:rFonts w:hint="cs"/>
          <w:rtl/>
        </w:rPr>
        <w:t xml:space="preserve"> لذلك</w:t>
      </w:r>
      <w:r w:rsidR="00912FBB" w:rsidRPr="00DE6131">
        <w:rPr>
          <w:rFonts w:hint="cs"/>
          <w:rtl/>
        </w:rPr>
        <w:t xml:space="preserve"> تبادر الجهة العامة المتعاقدة الى التدخل كل ما كان ذلك لازما وضروريا من أجل الزام القائم بتنفيذ المرفق العام </w:t>
      </w:r>
      <w:r w:rsidR="00912FBB" w:rsidRPr="00DE6131">
        <w:rPr>
          <w:rFonts w:hint="cs"/>
          <w:rtl/>
        </w:rPr>
        <w:lastRenderedPageBreak/>
        <w:t>بالقيام بالتزاماته التعاقدية أو حتى القيام بما هو ضرو</w:t>
      </w:r>
      <w:r w:rsidR="002E3DB8">
        <w:rPr>
          <w:rFonts w:hint="cs"/>
          <w:rtl/>
        </w:rPr>
        <w:t>ري لانتظام خدمات المرفق العام وإ</w:t>
      </w:r>
      <w:r w:rsidR="00912FBB" w:rsidRPr="00DE6131">
        <w:rPr>
          <w:rFonts w:hint="cs"/>
          <w:rtl/>
        </w:rPr>
        <w:t>ن كانت خارج الالتزامات التعاقدية.</w:t>
      </w:r>
    </w:p>
    <w:p w14:paraId="288768F6" w14:textId="043C1DBE" w:rsidR="00684A2E" w:rsidRPr="00DE6131" w:rsidRDefault="002E3DB8" w:rsidP="00D74548">
      <w:pPr>
        <w:rPr>
          <w:rtl/>
        </w:rPr>
      </w:pPr>
      <w:r>
        <w:rPr>
          <w:rFonts w:hint="cs"/>
          <w:rtl/>
        </w:rPr>
        <w:t>فالاستعانة بالقطاع الخاص حتى وإ</w:t>
      </w:r>
      <w:r w:rsidR="0087392E" w:rsidRPr="00DE6131">
        <w:rPr>
          <w:rFonts w:hint="cs"/>
          <w:rtl/>
        </w:rPr>
        <w:t xml:space="preserve">ن كان في إطار </w:t>
      </w:r>
      <w:r w:rsidR="00C74170" w:rsidRPr="00DE6131">
        <w:rPr>
          <w:rFonts w:hint="cs"/>
          <w:rtl/>
        </w:rPr>
        <w:t xml:space="preserve">نقل </w:t>
      </w:r>
      <w:r w:rsidR="0087392E" w:rsidRPr="00DE6131">
        <w:rPr>
          <w:rFonts w:hint="cs"/>
          <w:rtl/>
        </w:rPr>
        <w:t>عملية التسيير</w:t>
      </w:r>
      <w:r w:rsidR="00C74170" w:rsidRPr="00DE6131">
        <w:rPr>
          <w:rFonts w:hint="cs"/>
          <w:rtl/>
        </w:rPr>
        <w:t xml:space="preserve"> </w:t>
      </w:r>
      <w:r w:rsidR="0087392E" w:rsidRPr="00DE6131">
        <w:rPr>
          <w:rFonts w:hint="cs"/>
          <w:rtl/>
        </w:rPr>
        <w:t xml:space="preserve">فقط فإنه ينطوي على </w:t>
      </w:r>
      <w:r w:rsidR="00C74170" w:rsidRPr="00DE6131">
        <w:rPr>
          <w:rFonts w:hint="cs"/>
          <w:rtl/>
        </w:rPr>
        <w:t xml:space="preserve"> </w:t>
      </w:r>
      <w:r w:rsidR="0087392E" w:rsidRPr="00DE6131">
        <w:rPr>
          <w:rFonts w:hint="cs"/>
          <w:rtl/>
        </w:rPr>
        <w:t xml:space="preserve">جزء من المخاطر فهو يؤدي بالضرورة الى </w:t>
      </w:r>
      <w:r w:rsidR="00C74170" w:rsidRPr="00DE6131">
        <w:rPr>
          <w:rFonts w:hint="cs"/>
          <w:rtl/>
        </w:rPr>
        <w:t xml:space="preserve">زيادة دور القطاع الخاص </w:t>
      </w:r>
      <w:r w:rsidR="0087392E" w:rsidRPr="00DE6131">
        <w:rPr>
          <w:rFonts w:hint="cs"/>
          <w:rtl/>
        </w:rPr>
        <w:t xml:space="preserve">واستئثاره باختيار أساليب عديدة ومبتكرة في التسيير المفوض للمرافق العامة، فقد يلجأ المفوض له الى اتخاذ إجراءات تتعلق بالتسيير لكنها تمس المصلحة العامة وتؤثر على توازنات العقد وتهدد بانقطاع </w:t>
      </w:r>
      <w:r w:rsidR="008D6987" w:rsidRPr="00DE6131">
        <w:rPr>
          <w:rFonts w:hint="cs"/>
          <w:rtl/>
        </w:rPr>
        <w:t>أ</w:t>
      </w:r>
      <w:r w:rsidR="00124430">
        <w:rPr>
          <w:rFonts w:hint="cs"/>
          <w:rtl/>
        </w:rPr>
        <w:t xml:space="preserve">و </w:t>
      </w:r>
      <w:r w:rsidR="008D6987" w:rsidRPr="00DE6131">
        <w:rPr>
          <w:rFonts w:hint="cs"/>
          <w:rtl/>
        </w:rPr>
        <w:t>توقف</w:t>
      </w:r>
      <w:r w:rsidR="0087392E" w:rsidRPr="00DE6131">
        <w:rPr>
          <w:rFonts w:hint="cs"/>
          <w:rtl/>
        </w:rPr>
        <w:t xml:space="preserve"> خدمات المشروعات العامة المدارة بطرق غير مباشرة، كما يمكن أن تتدخل السلطات العامة بتشريعات أو إجراءات يمكن أن تمس باستثمارات القائم بتنفيذ </w:t>
      </w:r>
      <w:r w:rsidR="00684A2E" w:rsidRPr="00DE6131">
        <w:rPr>
          <w:rFonts w:hint="cs"/>
          <w:rtl/>
        </w:rPr>
        <w:t>المرافق العامة المفوضة</w:t>
      </w:r>
      <w:r w:rsidR="00124430">
        <w:rPr>
          <w:rFonts w:hint="cs"/>
          <w:rtl/>
        </w:rPr>
        <w:t>،</w:t>
      </w:r>
      <w:r w:rsidR="00684A2E" w:rsidRPr="00DE6131">
        <w:rPr>
          <w:rFonts w:hint="cs"/>
          <w:rtl/>
        </w:rPr>
        <w:t xml:space="preserve"> </w:t>
      </w:r>
      <w:r w:rsidR="008D6987" w:rsidRPr="00DE6131">
        <w:rPr>
          <w:rFonts w:hint="cs"/>
          <w:rtl/>
        </w:rPr>
        <w:t>مما يؤث</w:t>
      </w:r>
      <w:r w:rsidR="008D6987" w:rsidRPr="00DE6131">
        <w:rPr>
          <w:rtl/>
        </w:rPr>
        <w:t>ر</w:t>
      </w:r>
      <w:r w:rsidR="00684A2E" w:rsidRPr="00DE6131">
        <w:rPr>
          <w:rFonts w:hint="cs"/>
          <w:rtl/>
        </w:rPr>
        <w:t xml:space="preserve"> كذلك على ثبات العقد واستقراره وتشكل كل هذه العوامل مدعاة ومبررات موضوعية تدفع الجهات العامة المتعاقدة الى إعمال سلطاتها العامة من أجل الحفاظ على توازنات العقد وتحقيقه </w:t>
      </w:r>
      <w:r w:rsidR="008D6987" w:rsidRPr="00DE6131">
        <w:rPr>
          <w:rFonts w:hint="cs"/>
          <w:rtl/>
        </w:rPr>
        <w:t>للأهداف</w:t>
      </w:r>
      <w:r w:rsidR="00684A2E" w:rsidRPr="00DE6131">
        <w:rPr>
          <w:rFonts w:hint="cs"/>
          <w:rtl/>
        </w:rPr>
        <w:t xml:space="preserve"> المبتغاة.</w:t>
      </w:r>
    </w:p>
    <w:p w14:paraId="2854315D" w14:textId="6B284DC3" w:rsidR="00DD1133" w:rsidRPr="00DE6131" w:rsidRDefault="00220A8A" w:rsidP="00D74548">
      <w:pPr>
        <w:rPr>
          <w:rtl/>
        </w:rPr>
      </w:pPr>
      <w:r w:rsidRPr="00DE6131">
        <w:rPr>
          <w:rFonts w:hint="cs"/>
          <w:rtl/>
        </w:rPr>
        <w:t>ف</w:t>
      </w:r>
      <w:r w:rsidR="00684A2E" w:rsidRPr="00DE6131">
        <w:rPr>
          <w:rFonts w:hint="cs"/>
          <w:rtl/>
        </w:rPr>
        <w:t xml:space="preserve">أسلوب </w:t>
      </w:r>
      <w:r w:rsidR="00C74170" w:rsidRPr="00DE6131">
        <w:rPr>
          <w:rFonts w:hint="cs"/>
          <w:rtl/>
        </w:rPr>
        <w:t>تفويض</w:t>
      </w:r>
      <w:r w:rsidR="00684A2E" w:rsidRPr="00DE6131">
        <w:rPr>
          <w:rFonts w:hint="cs"/>
          <w:rtl/>
        </w:rPr>
        <w:t xml:space="preserve"> المرافق </w:t>
      </w:r>
      <w:r w:rsidRPr="00DE6131">
        <w:rPr>
          <w:rFonts w:hint="cs"/>
          <w:rtl/>
        </w:rPr>
        <w:t>العامة كآلية لاستغلال</w:t>
      </w:r>
      <w:r w:rsidR="00C74170" w:rsidRPr="00DE6131">
        <w:rPr>
          <w:rFonts w:hint="cs"/>
          <w:rtl/>
        </w:rPr>
        <w:t xml:space="preserve"> واستثمار المرافق العامة تحمل </w:t>
      </w:r>
      <w:r w:rsidR="00684A2E" w:rsidRPr="00DE6131">
        <w:rPr>
          <w:rFonts w:hint="cs"/>
          <w:rtl/>
        </w:rPr>
        <w:t>فكرة</w:t>
      </w:r>
      <w:r w:rsidR="00C74170" w:rsidRPr="00DE6131">
        <w:rPr>
          <w:rFonts w:hint="cs"/>
          <w:rtl/>
        </w:rPr>
        <w:t xml:space="preserve"> التحرر</w:t>
      </w:r>
      <w:r w:rsidR="00684A2E" w:rsidRPr="00DE6131">
        <w:rPr>
          <w:rFonts w:hint="cs"/>
          <w:rtl/>
        </w:rPr>
        <w:t xml:space="preserve"> الاقتصادي و</w:t>
      </w:r>
      <w:r w:rsidR="00C74170" w:rsidRPr="00DE6131">
        <w:rPr>
          <w:rFonts w:hint="cs"/>
          <w:rtl/>
        </w:rPr>
        <w:t xml:space="preserve">لا </w:t>
      </w:r>
      <w:r w:rsidR="00684A2E" w:rsidRPr="00DE6131">
        <w:rPr>
          <w:rFonts w:hint="cs"/>
          <w:rtl/>
        </w:rPr>
        <w:t>تحمل معنى</w:t>
      </w:r>
      <w:r w:rsidR="00C74170" w:rsidRPr="00DE6131">
        <w:rPr>
          <w:rFonts w:hint="cs"/>
          <w:rtl/>
        </w:rPr>
        <w:t xml:space="preserve"> الخوصصة </w:t>
      </w:r>
      <w:r w:rsidR="00684A2E" w:rsidRPr="00DE6131">
        <w:rPr>
          <w:rFonts w:hint="cs"/>
          <w:rtl/>
        </w:rPr>
        <w:t>بمفهومها</w:t>
      </w:r>
      <w:r w:rsidR="00C74170" w:rsidRPr="00DE6131">
        <w:rPr>
          <w:rFonts w:hint="cs"/>
          <w:rtl/>
        </w:rPr>
        <w:t xml:space="preserve"> </w:t>
      </w:r>
      <w:r w:rsidRPr="00DE6131">
        <w:rPr>
          <w:rFonts w:hint="cs"/>
          <w:rtl/>
        </w:rPr>
        <w:t>الواسع،</w:t>
      </w:r>
      <w:r w:rsidR="00C74170" w:rsidRPr="00DE6131">
        <w:rPr>
          <w:rFonts w:hint="cs"/>
          <w:rtl/>
        </w:rPr>
        <w:t xml:space="preserve"> فهي لا تعتبر وسيلة للتدخل في الاقتصاد بل تعد وسيلة لتوجيه الاقتصاد وتنظيمه</w:t>
      </w:r>
      <w:r w:rsidR="00124430">
        <w:rPr>
          <w:rFonts w:hint="cs"/>
          <w:rtl/>
        </w:rPr>
        <w:t>، إ</w:t>
      </w:r>
      <w:r w:rsidRPr="00DE6131">
        <w:rPr>
          <w:rFonts w:hint="cs"/>
          <w:rtl/>
        </w:rPr>
        <w:t>لا أنه يبقى لأشخاص القانون العام وفي مقدمتها الدول مهمة رسم السياسة العامة الاقتصادية</w:t>
      </w:r>
      <w:r w:rsidR="00684A2E" w:rsidRPr="00DE6131">
        <w:rPr>
          <w:rStyle w:val="Appelnotedebasdep"/>
          <w:color w:val="000000" w:themeColor="text1"/>
          <w:rtl/>
        </w:rPr>
        <w:footnoteReference w:id="322"/>
      </w:r>
      <w:r w:rsidR="00C74170" w:rsidRPr="00DE6131">
        <w:rPr>
          <w:rFonts w:hint="cs"/>
          <w:rtl/>
        </w:rPr>
        <w:t xml:space="preserve">، </w:t>
      </w:r>
      <w:r w:rsidRPr="00DE6131">
        <w:rPr>
          <w:rFonts w:hint="cs"/>
          <w:rtl/>
        </w:rPr>
        <w:t>فهي من تقدر الأسلوب الأمثل لتحقيق المشاريع العامة وتختار الصورة الأفضل لتسييرها وهي من تقدر المصلحة العامة بكل جوانبها بغض النظر عن الأنماط التي تتبناها</w:t>
      </w:r>
      <w:r w:rsidR="00024F30" w:rsidRPr="00DE6131">
        <w:rPr>
          <w:rFonts w:hint="cs"/>
          <w:rtl/>
        </w:rPr>
        <w:t xml:space="preserve"> لتنظيم واستغلال مرافقها العامة</w:t>
      </w:r>
      <w:r w:rsidR="00124430">
        <w:rPr>
          <w:rFonts w:hint="cs"/>
          <w:rtl/>
        </w:rPr>
        <w:t>،</w:t>
      </w:r>
      <w:r w:rsidR="00024F30" w:rsidRPr="00DE6131">
        <w:rPr>
          <w:rFonts w:hint="cs"/>
          <w:rtl/>
        </w:rPr>
        <w:t xml:space="preserve"> ولها في سبيل ذلك القيام بكل الخطوات والإجراءات اللازمة بإرادتها المنفردة ووفق </w:t>
      </w:r>
      <w:r w:rsidR="008D6987" w:rsidRPr="00DE6131">
        <w:rPr>
          <w:rFonts w:hint="cs"/>
          <w:rtl/>
        </w:rPr>
        <w:t>م</w:t>
      </w:r>
      <w:r w:rsidR="007761CD">
        <w:rPr>
          <w:rFonts w:hint="cs"/>
          <w:rtl/>
        </w:rPr>
        <w:t>ا يم</w:t>
      </w:r>
      <w:r w:rsidR="008D6987" w:rsidRPr="00DE6131">
        <w:rPr>
          <w:rFonts w:hint="cs"/>
          <w:rtl/>
        </w:rPr>
        <w:t>ل</w:t>
      </w:r>
      <w:r w:rsidR="007761CD">
        <w:rPr>
          <w:rFonts w:hint="cs"/>
          <w:rtl/>
        </w:rPr>
        <w:t>ي</w:t>
      </w:r>
      <w:r w:rsidR="008D6987" w:rsidRPr="00DE6131">
        <w:rPr>
          <w:rtl/>
        </w:rPr>
        <w:t>ه</w:t>
      </w:r>
      <w:r w:rsidR="00024F30" w:rsidRPr="00DE6131">
        <w:rPr>
          <w:rFonts w:hint="cs"/>
          <w:rtl/>
        </w:rPr>
        <w:t xml:space="preserve"> لها مركزها القانوني كسلطة عامة.</w:t>
      </w:r>
    </w:p>
    <w:p w14:paraId="0D3B414E" w14:textId="571C1396" w:rsidR="00D77B74" w:rsidRPr="00DE6131" w:rsidRDefault="00DD1133" w:rsidP="00D74548">
      <w:pPr>
        <w:rPr>
          <w:rtl/>
        </w:rPr>
      </w:pPr>
      <w:r w:rsidRPr="00DE6131">
        <w:rPr>
          <w:rFonts w:hint="cs"/>
          <w:rtl/>
        </w:rPr>
        <w:t>وتبعا لذلك ولتفادي م</w:t>
      </w:r>
      <w:r w:rsidR="007761CD">
        <w:rPr>
          <w:rFonts w:hint="cs"/>
          <w:rtl/>
        </w:rPr>
        <w:t>ساوئ الخصخصة التي أصبحت إحدى الآ</w:t>
      </w:r>
      <w:r w:rsidRPr="00DE6131">
        <w:rPr>
          <w:rFonts w:hint="cs"/>
          <w:rtl/>
        </w:rPr>
        <w:t xml:space="preserve">ليات التي تمكن من خلالها  أصحاب رؤوس الأموال </w:t>
      </w:r>
      <w:r w:rsidR="007761CD">
        <w:rPr>
          <w:rFonts w:hint="cs"/>
          <w:rtl/>
        </w:rPr>
        <w:t>من المساس السيادة الوطنية بحجة إ</w:t>
      </w:r>
      <w:r w:rsidRPr="00DE6131">
        <w:rPr>
          <w:rFonts w:hint="cs"/>
          <w:rtl/>
        </w:rPr>
        <w:t>عادة بعث وهيكلة الاقتصاد الوطني للدول النامية بد</w:t>
      </w:r>
      <w:r w:rsidR="007761CD">
        <w:rPr>
          <w:rFonts w:hint="cs"/>
          <w:rtl/>
        </w:rPr>
        <w:t>عم من  المؤسسات المالية الدولية</w:t>
      </w:r>
      <w:r w:rsidRPr="00DE6131">
        <w:rPr>
          <w:rFonts w:hint="cs"/>
          <w:rtl/>
        </w:rPr>
        <w:t>، وقد أضحت الشراكة بين القطاعين العام والخاص الحل الأنسب لتحديث التسييرمع الاحتفاظ بملكية المرافق العامة والتحكم في تنظيمها</w:t>
      </w:r>
      <w:r w:rsidRPr="00DE6131">
        <w:rPr>
          <w:rStyle w:val="Appelnotedebasdep"/>
          <w:color w:val="000000" w:themeColor="text1"/>
          <w:rtl/>
        </w:rPr>
        <w:footnoteReference w:id="323"/>
      </w:r>
      <w:r w:rsidR="0036056D" w:rsidRPr="00DE6131">
        <w:rPr>
          <w:rFonts w:hint="cs"/>
          <w:rtl/>
        </w:rPr>
        <w:t>،غير</w:t>
      </w:r>
      <w:r w:rsidR="008D6987" w:rsidRPr="00DE6131">
        <w:rPr>
          <w:rFonts w:hint="cs"/>
          <w:rtl/>
        </w:rPr>
        <w:t xml:space="preserve"> </w:t>
      </w:r>
      <w:r w:rsidR="0036056D" w:rsidRPr="00DE6131">
        <w:rPr>
          <w:rFonts w:hint="cs"/>
          <w:rtl/>
        </w:rPr>
        <w:t xml:space="preserve">أن </w:t>
      </w:r>
      <w:r w:rsidR="00C74170" w:rsidRPr="00DE6131">
        <w:rPr>
          <w:rFonts w:hint="cs"/>
          <w:rtl/>
        </w:rPr>
        <w:t xml:space="preserve">النهوض بعبء المرافق العامة </w:t>
      </w:r>
      <w:r w:rsidR="00024F30" w:rsidRPr="00DE6131">
        <w:rPr>
          <w:rFonts w:hint="cs"/>
          <w:rtl/>
        </w:rPr>
        <w:t xml:space="preserve">وخاصة </w:t>
      </w:r>
      <w:r w:rsidR="007761CD">
        <w:rPr>
          <w:rFonts w:hint="cs"/>
          <w:rtl/>
        </w:rPr>
        <w:t>الإ</w:t>
      </w:r>
      <w:r w:rsidR="00C74170" w:rsidRPr="00DE6131">
        <w:rPr>
          <w:rFonts w:hint="cs"/>
          <w:rtl/>
        </w:rPr>
        <w:t xml:space="preserve">قتصادية </w:t>
      </w:r>
      <w:r w:rsidR="00024F30" w:rsidRPr="00DE6131">
        <w:rPr>
          <w:rFonts w:hint="cs"/>
          <w:rtl/>
        </w:rPr>
        <w:t>منها</w:t>
      </w:r>
      <w:r w:rsidR="0036056D" w:rsidRPr="00DE6131">
        <w:rPr>
          <w:rFonts w:hint="cs"/>
          <w:rtl/>
        </w:rPr>
        <w:t xml:space="preserve"> أصبح</w:t>
      </w:r>
      <w:r w:rsidR="00024F30" w:rsidRPr="00DE6131">
        <w:rPr>
          <w:rFonts w:hint="cs"/>
          <w:rtl/>
        </w:rPr>
        <w:t xml:space="preserve"> </w:t>
      </w:r>
      <w:r w:rsidR="0036056D" w:rsidRPr="00DE6131">
        <w:rPr>
          <w:rFonts w:hint="cs"/>
          <w:rtl/>
        </w:rPr>
        <w:t>يشكل</w:t>
      </w:r>
      <w:r w:rsidR="00024F30" w:rsidRPr="00DE6131">
        <w:rPr>
          <w:rFonts w:hint="cs"/>
          <w:rtl/>
        </w:rPr>
        <w:t xml:space="preserve"> تحدي من نوع خاص بالنسبة لأشخاص القانون العام التي دأبت على روتين معين</w:t>
      </w:r>
      <w:r w:rsidR="0036056D" w:rsidRPr="00DE6131">
        <w:rPr>
          <w:rFonts w:hint="cs"/>
          <w:rtl/>
        </w:rPr>
        <w:t xml:space="preserve"> في التسيير المباشر للمرافق</w:t>
      </w:r>
      <w:r w:rsidR="00024F30" w:rsidRPr="00DE6131">
        <w:rPr>
          <w:rFonts w:hint="cs"/>
          <w:rtl/>
        </w:rPr>
        <w:t xml:space="preserve"> </w:t>
      </w:r>
      <w:r w:rsidR="0036056D" w:rsidRPr="00DE6131">
        <w:rPr>
          <w:rFonts w:hint="cs"/>
          <w:rtl/>
        </w:rPr>
        <w:t xml:space="preserve">العامة </w:t>
      </w:r>
      <w:r w:rsidR="00024F30" w:rsidRPr="00DE6131">
        <w:rPr>
          <w:rFonts w:hint="cs"/>
          <w:rtl/>
        </w:rPr>
        <w:t xml:space="preserve">يتسم بالتعقيد تارة وبالبطء في الكثير من </w:t>
      </w:r>
      <w:r w:rsidR="00DD5534">
        <w:rPr>
          <w:rFonts w:hint="cs"/>
          <w:rtl/>
        </w:rPr>
        <w:t>الأحيان</w:t>
      </w:r>
      <w:r w:rsidR="0036056D" w:rsidRPr="00DE6131">
        <w:rPr>
          <w:rFonts w:hint="cs"/>
          <w:rtl/>
        </w:rPr>
        <w:t xml:space="preserve">، غير أن هذا التحول في نمط التسيير لابد من إحاطته </w:t>
      </w:r>
      <w:r w:rsidR="008D6987" w:rsidRPr="00DE6131">
        <w:rPr>
          <w:rFonts w:hint="cs"/>
          <w:rtl/>
        </w:rPr>
        <w:t>بالآليات</w:t>
      </w:r>
      <w:r w:rsidR="0036056D" w:rsidRPr="00DE6131">
        <w:rPr>
          <w:rFonts w:hint="cs"/>
          <w:rtl/>
        </w:rPr>
        <w:t xml:space="preserve"> الكفيلة بإنجاحه لاسيما بإعطاء الجهات العامة الصلاحيات اللازمة والكفيلة بضمان حقوق جميع الأطراف المتعاقدة بالشكل الذي ينعكس بالطريق غير المباشر على جودة الخدمات المقدمة من طرف المرافق العامة المفوضة.</w:t>
      </w:r>
      <w:r w:rsidR="00C74170" w:rsidRPr="00DE6131">
        <w:rPr>
          <w:rFonts w:hint="cs"/>
          <w:rtl/>
        </w:rPr>
        <w:t xml:space="preserve"> </w:t>
      </w:r>
    </w:p>
    <w:p w14:paraId="5E2CADC4" w14:textId="32AD6E73" w:rsidR="00054D58" w:rsidRPr="00DE6131" w:rsidRDefault="00D77B74" w:rsidP="00DD5534">
      <w:pPr>
        <w:ind w:firstLine="0"/>
        <w:outlineLvl w:val="3"/>
        <w:rPr>
          <w:b/>
          <w:bCs/>
          <w:color w:val="000000" w:themeColor="text1"/>
          <w:sz w:val="32"/>
          <w:szCs w:val="32"/>
          <w:rtl/>
        </w:rPr>
      </w:pPr>
      <w:bookmarkStart w:id="232" w:name="_Toc165664652"/>
      <w:bookmarkStart w:id="233" w:name="_Toc165665152"/>
      <w:bookmarkStart w:id="234" w:name="_Toc168134093"/>
      <w:r w:rsidRPr="00DE6131">
        <w:rPr>
          <w:rFonts w:hint="cs"/>
          <w:b/>
          <w:bCs/>
          <w:color w:val="000000" w:themeColor="text1"/>
          <w:sz w:val="32"/>
          <w:szCs w:val="32"/>
          <w:rtl/>
        </w:rPr>
        <w:t xml:space="preserve">المطلب </w:t>
      </w:r>
      <w:r w:rsidR="00A42072" w:rsidRPr="00DE6131">
        <w:rPr>
          <w:rFonts w:hint="cs"/>
          <w:b/>
          <w:bCs/>
          <w:color w:val="000000" w:themeColor="text1"/>
          <w:sz w:val="32"/>
          <w:szCs w:val="32"/>
          <w:rtl/>
        </w:rPr>
        <w:t>ال</w:t>
      </w:r>
      <w:r w:rsidR="00DD5534">
        <w:rPr>
          <w:rFonts w:hint="cs"/>
          <w:b/>
          <w:bCs/>
          <w:color w:val="000000" w:themeColor="text1"/>
          <w:sz w:val="32"/>
          <w:szCs w:val="32"/>
          <w:rtl/>
        </w:rPr>
        <w:t>أ</w:t>
      </w:r>
      <w:r w:rsidR="00A42072" w:rsidRPr="00DE6131">
        <w:rPr>
          <w:rFonts w:hint="cs"/>
          <w:b/>
          <w:bCs/>
          <w:color w:val="000000" w:themeColor="text1"/>
          <w:sz w:val="32"/>
          <w:szCs w:val="32"/>
          <w:rtl/>
        </w:rPr>
        <w:t>ول: سلطة</w:t>
      </w:r>
      <w:r w:rsidR="009E229C" w:rsidRPr="00DE6131">
        <w:rPr>
          <w:rFonts w:hint="cs"/>
          <w:b/>
          <w:bCs/>
          <w:color w:val="000000" w:themeColor="text1"/>
          <w:sz w:val="32"/>
          <w:szCs w:val="32"/>
          <w:rtl/>
        </w:rPr>
        <w:t xml:space="preserve"> الرقاب</w:t>
      </w:r>
      <w:r w:rsidR="009E229C" w:rsidRPr="00DE6131">
        <w:rPr>
          <w:b/>
          <w:bCs/>
          <w:color w:val="000000" w:themeColor="text1"/>
          <w:sz w:val="32"/>
          <w:szCs w:val="32"/>
          <w:rtl/>
        </w:rPr>
        <w:t>ة</w:t>
      </w:r>
      <w:r w:rsidR="00054D58" w:rsidRPr="00DE6131">
        <w:rPr>
          <w:rFonts w:hint="cs"/>
          <w:b/>
          <w:bCs/>
          <w:color w:val="000000" w:themeColor="text1"/>
          <w:sz w:val="32"/>
          <w:szCs w:val="32"/>
          <w:rtl/>
        </w:rPr>
        <w:t xml:space="preserve"> والتوجيه</w:t>
      </w:r>
      <w:bookmarkEnd w:id="232"/>
      <w:bookmarkEnd w:id="233"/>
      <w:bookmarkEnd w:id="234"/>
    </w:p>
    <w:p w14:paraId="55F19891" w14:textId="0C6C602E" w:rsidR="00C1057E" w:rsidRPr="00DE6131" w:rsidRDefault="0036056D" w:rsidP="00D74548">
      <w:pPr>
        <w:rPr>
          <w:rtl/>
        </w:rPr>
      </w:pPr>
      <w:r w:rsidRPr="00DE6131">
        <w:rPr>
          <w:rFonts w:hint="cs"/>
          <w:rtl/>
        </w:rPr>
        <w:t>تعد</w:t>
      </w:r>
      <w:r w:rsidR="004C0062" w:rsidRPr="00DE6131">
        <w:rPr>
          <w:rFonts w:hint="cs"/>
          <w:rtl/>
        </w:rPr>
        <w:t xml:space="preserve"> سلطة الرقابة والتوجيه واحدة من </w:t>
      </w:r>
      <w:r w:rsidR="00474C19" w:rsidRPr="00DE6131">
        <w:rPr>
          <w:rFonts w:hint="cs"/>
          <w:rtl/>
        </w:rPr>
        <w:t>أهم</w:t>
      </w:r>
      <w:r w:rsidR="004C0062" w:rsidRPr="00DE6131">
        <w:rPr>
          <w:rFonts w:hint="cs"/>
          <w:rtl/>
        </w:rPr>
        <w:t xml:space="preserve"> مظاهر السلطة العامة </w:t>
      </w:r>
      <w:r w:rsidR="00474C19" w:rsidRPr="00DE6131">
        <w:rPr>
          <w:rFonts w:hint="cs"/>
          <w:rtl/>
        </w:rPr>
        <w:t>المتاحة</w:t>
      </w:r>
      <w:r w:rsidR="004C0062" w:rsidRPr="00DE6131">
        <w:rPr>
          <w:rFonts w:hint="cs"/>
          <w:rtl/>
        </w:rPr>
        <w:t xml:space="preserve"> </w:t>
      </w:r>
      <w:r w:rsidR="00DD5534">
        <w:rPr>
          <w:rFonts w:hint="cs"/>
          <w:rtl/>
        </w:rPr>
        <w:t>ل</w:t>
      </w:r>
      <w:r w:rsidR="00474C19" w:rsidRPr="00DE6131">
        <w:rPr>
          <w:rFonts w:hint="cs"/>
          <w:rtl/>
        </w:rPr>
        <w:t xml:space="preserve">لجهة الإدارية </w:t>
      </w:r>
      <w:r w:rsidR="004C0062" w:rsidRPr="00DE6131">
        <w:rPr>
          <w:rFonts w:hint="cs"/>
          <w:rtl/>
        </w:rPr>
        <w:t xml:space="preserve"> </w:t>
      </w:r>
      <w:r w:rsidR="00474C19" w:rsidRPr="00DE6131">
        <w:rPr>
          <w:rFonts w:hint="cs"/>
          <w:rtl/>
        </w:rPr>
        <w:t>المتعاقدة والتي تهدف من خلالها الى</w:t>
      </w:r>
      <w:r w:rsidR="004C0062" w:rsidRPr="00DE6131">
        <w:rPr>
          <w:rFonts w:hint="cs"/>
          <w:rtl/>
        </w:rPr>
        <w:t xml:space="preserve"> ضمان </w:t>
      </w:r>
      <w:r w:rsidR="00474C19" w:rsidRPr="00DE6131">
        <w:rPr>
          <w:rFonts w:hint="cs"/>
          <w:rtl/>
        </w:rPr>
        <w:t>تحقيق</w:t>
      </w:r>
      <w:r w:rsidR="004C0062" w:rsidRPr="00DE6131">
        <w:rPr>
          <w:rFonts w:hint="cs"/>
          <w:rtl/>
        </w:rPr>
        <w:t xml:space="preserve"> المرفق العام </w:t>
      </w:r>
      <w:r w:rsidR="00474C19" w:rsidRPr="00DE6131">
        <w:rPr>
          <w:rFonts w:hint="cs"/>
          <w:rtl/>
        </w:rPr>
        <w:t xml:space="preserve">المنوط به تأمين المصلحة العامة </w:t>
      </w:r>
      <w:r w:rsidR="004C0062" w:rsidRPr="00DE6131">
        <w:rPr>
          <w:rFonts w:hint="cs"/>
          <w:rtl/>
        </w:rPr>
        <w:t xml:space="preserve"> </w:t>
      </w:r>
      <w:r w:rsidR="00DD5534">
        <w:rPr>
          <w:rFonts w:hint="cs"/>
          <w:rtl/>
        </w:rPr>
        <w:t>في أحسن شكل ممكن</w:t>
      </w:r>
      <w:r w:rsidR="00474C19" w:rsidRPr="00DE6131">
        <w:rPr>
          <w:rFonts w:hint="cs"/>
          <w:rtl/>
        </w:rPr>
        <w:t>،</w:t>
      </w:r>
      <w:r w:rsidR="004C0062" w:rsidRPr="00DE6131">
        <w:rPr>
          <w:rFonts w:hint="cs"/>
          <w:rtl/>
        </w:rPr>
        <w:t xml:space="preserve"> ولو </w:t>
      </w:r>
      <w:r w:rsidR="00474C19" w:rsidRPr="00DE6131">
        <w:rPr>
          <w:rFonts w:hint="cs"/>
          <w:rtl/>
        </w:rPr>
        <w:t xml:space="preserve">تم  ذلك على </w:t>
      </w:r>
      <w:r w:rsidR="004C0062" w:rsidRPr="00DE6131">
        <w:rPr>
          <w:rFonts w:hint="cs"/>
          <w:rtl/>
        </w:rPr>
        <w:t xml:space="preserve">حساب المصلحة الخاصة </w:t>
      </w:r>
      <w:r w:rsidR="00474C19" w:rsidRPr="00DE6131">
        <w:rPr>
          <w:rFonts w:hint="cs"/>
          <w:rtl/>
        </w:rPr>
        <w:t>للمتعاقد مع الإدارة ف</w:t>
      </w:r>
      <w:r w:rsidR="004C0062" w:rsidRPr="00DE6131">
        <w:rPr>
          <w:rFonts w:hint="cs"/>
          <w:rtl/>
        </w:rPr>
        <w:t xml:space="preserve">قد تنص </w:t>
      </w:r>
      <w:r w:rsidR="00474C19" w:rsidRPr="00DE6131">
        <w:rPr>
          <w:rFonts w:hint="cs"/>
          <w:rtl/>
        </w:rPr>
        <w:t>الجهة العامة المتعاقدة</w:t>
      </w:r>
      <w:r w:rsidR="004C0062" w:rsidRPr="00DE6131">
        <w:rPr>
          <w:rFonts w:hint="cs"/>
          <w:rtl/>
        </w:rPr>
        <w:t xml:space="preserve"> على </w:t>
      </w:r>
      <w:r w:rsidR="00474C19" w:rsidRPr="00DE6131">
        <w:rPr>
          <w:rFonts w:hint="cs"/>
          <w:rtl/>
        </w:rPr>
        <w:t xml:space="preserve">تكريس </w:t>
      </w:r>
      <w:r w:rsidR="004C0062" w:rsidRPr="00DE6131">
        <w:rPr>
          <w:rFonts w:hint="cs"/>
          <w:rtl/>
        </w:rPr>
        <w:t xml:space="preserve">حقها في الرقابة في </w:t>
      </w:r>
      <w:r w:rsidR="00474C19" w:rsidRPr="00DE6131">
        <w:rPr>
          <w:rFonts w:hint="cs"/>
          <w:rtl/>
        </w:rPr>
        <w:t>دفاتر الشروط</w:t>
      </w:r>
      <w:r w:rsidR="00DD5534">
        <w:rPr>
          <w:rFonts w:hint="cs"/>
          <w:rtl/>
        </w:rPr>
        <w:t>،</w:t>
      </w:r>
      <w:r w:rsidR="00474C19" w:rsidRPr="00DE6131">
        <w:rPr>
          <w:rFonts w:hint="cs"/>
          <w:rtl/>
        </w:rPr>
        <w:t xml:space="preserve"> كما قد تضمن ذلك في </w:t>
      </w:r>
      <w:r w:rsidR="004C0062" w:rsidRPr="00DE6131">
        <w:rPr>
          <w:rFonts w:hint="cs"/>
          <w:rtl/>
        </w:rPr>
        <w:t xml:space="preserve"> مضمون العقد نفسه </w:t>
      </w:r>
      <w:r w:rsidR="00474C19" w:rsidRPr="00DE6131">
        <w:rPr>
          <w:rFonts w:hint="cs"/>
          <w:rtl/>
        </w:rPr>
        <w:t>كما</w:t>
      </w:r>
      <w:r w:rsidR="008D6987" w:rsidRPr="00DE6131">
        <w:rPr>
          <w:rFonts w:hint="cs"/>
          <w:rtl/>
        </w:rPr>
        <w:t xml:space="preserve"> </w:t>
      </w:r>
      <w:r w:rsidR="00474C19" w:rsidRPr="00DE6131">
        <w:rPr>
          <w:rFonts w:hint="cs"/>
          <w:rtl/>
        </w:rPr>
        <w:t xml:space="preserve">أنه قد </w:t>
      </w:r>
      <w:r w:rsidR="004C0062" w:rsidRPr="00DE6131">
        <w:rPr>
          <w:rFonts w:hint="cs"/>
          <w:rtl/>
        </w:rPr>
        <w:t xml:space="preserve"> </w:t>
      </w:r>
      <w:r w:rsidR="008D6987" w:rsidRPr="00DE6131">
        <w:rPr>
          <w:rFonts w:hint="cs"/>
          <w:rtl/>
        </w:rPr>
        <w:t>لا ير</w:t>
      </w:r>
      <w:r w:rsidR="008D6987" w:rsidRPr="00DE6131">
        <w:rPr>
          <w:rtl/>
        </w:rPr>
        <w:t>د</w:t>
      </w:r>
      <w:r w:rsidR="004C0062" w:rsidRPr="00DE6131">
        <w:rPr>
          <w:rFonts w:hint="cs"/>
          <w:rtl/>
        </w:rPr>
        <w:t xml:space="preserve"> النص عليها اطلاقا</w:t>
      </w:r>
      <w:r w:rsidR="009145E7" w:rsidRPr="00DE6131">
        <w:rPr>
          <w:rStyle w:val="Appelnotedebasdep"/>
          <w:color w:val="000000" w:themeColor="text1"/>
          <w:rtl/>
        </w:rPr>
        <w:footnoteReference w:id="324"/>
      </w:r>
      <w:r w:rsidR="00DD5534">
        <w:rPr>
          <w:rFonts w:hint="cs"/>
          <w:rtl/>
        </w:rPr>
        <w:t>،</w:t>
      </w:r>
      <w:r w:rsidR="00474C19" w:rsidRPr="00DE6131">
        <w:rPr>
          <w:rFonts w:hint="cs"/>
          <w:rtl/>
        </w:rPr>
        <w:t xml:space="preserve"> كما قد</w:t>
      </w:r>
      <w:r w:rsidR="00C1057E" w:rsidRPr="00DE6131">
        <w:rPr>
          <w:rFonts w:hint="cs"/>
          <w:rtl/>
        </w:rPr>
        <w:t xml:space="preserve"> يرد بنص </w:t>
      </w:r>
      <w:r w:rsidR="00474C19" w:rsidRPr="00DE6131">
        <w:rPr>
          <w:rFonts w:hint="cs"/>
          <w:rtl/>
        </w:rPr>
        <w:t xml:space="preserve">على سلطة الإدارة في الرقابة والتوجيه </w:t>
      </w:r>
      <w:r w:rsidR="00C1057E" w:rsidRPr="00DE6131">
        <w:rPr>
          <w:rFonts w:hint="cs"/>
          <w:rtl/>
        </w:rPr>
        <w:t xml:space="preserve">في </w:t>
      </w:r>
      <w:r w:rsidR="00474C19" w:rsidRPr="00DE6131">
        <w:rPr>
          <w:rFonts w:hint="cs"/>
          <w:rtl/>
        </w:rPr>
        <w:t>القواعد القانونية</w:t>
      </w:r>
      <w:r w:rsidR="00DD5534">
        <w:rPr>
          <w:rFonts w:hint="cs"/>
          <w:rtl/>
        </w:rPr>
        <w:t xml:space="preserve"> أ</w:t>
      </w:r>
      <w:r w:rsidR="00C1057E" w:rsidRPr="00DE6131">
        <w:rPr>
          <w:rFonts w:hint="cs"/>
          <w:rtl/>
        </w:rPr>
        <w:t xml:space="preserve">و </w:t>
      </w:r>
      <w:r w:rsidR="00474C19" w:rsidRPr="00DE6131">
        <w:rPr>
          <w:rFonts w:hint="cs"/>
          <w:rtl/>
        </w:rPr>
        <w:t>اللوائح التنظيمية فتتكفل هذه</w:t>
      </w:r>
      <w:r w:rsidR="00DD5534">
        <w:rPr>
          <w:rFonts w:hint="cs"/>
          <w:rtl/>
        </w:rPr>
        <w:t xml:space="preserve"> النصوص القانونية أ</w:t>
      </w:r>
      <w:r w:rsidR="00C1057E" w:rsidRPr="00DE6131">
        <w:rPr>
          <w:rFonts w:hint="cs"/>
          <w:rtl/>
        </w:rPr>
        <w:t xml:space="preserve">و اللوائح </w:t>
      </w:r>
      <w:r w:rsidR="00474C19" w:rsidRPr="00DE6131">
        <w:rPr>
          <w:rFonts w:hint="cs"/>
          <w:rtl/>
        </w:rPr>
        <w:t>بتحديد</w:t>
      </w:r>
      <w:r w:rsidR="00C1057E" w:rsidRPr="00DE6131">
        <w:rPr>
          <w:rFonts w:hint="cs"/>
          <w:rtl/>
        </w:rPr>
        <w:t xml:space="preserve"> عملي</w:t>
      </w:r>
      <w:r w:rsidR="00474C19" w:rsidRPr="00DE6131">
        <w:rPr>
          <w:rFonts w:hint="cs"/>
          <w:rtl/>
        </w:rPr>
        <w:t>ات</w:t>
      </w:r>
      <w:r w:rsidR="00C1057E" w:rsidRPr="00DE6131">
        <w:rPr>
          <w:rFonts w:hint="cs"/>
          <w:rtl/>
        </w:rPr>
        <w:t xml:space="preserve"> الرقابة </w:t>
      </w:r>
      <w:r w:rsidR="00474C19" w:rsidRPr="00DE6131">
        <w:rPr>
          <w:rFonts w:hint="cs"/>
          <w:rtl/>
        </w:rPr>
        <w:t xml:space="preserve">بطريقة مفصلة </w:t>
      </w:r>
      <w:r w:rsidR="00760769" w:rsidRPr="00DE6131">
        <w:rPr>
          <w:rFonts w:hint="cs"/>
          <w:rtl/>
        </w:rPr>
        <w:t xml:space="preserve">والوسائل التي </w:t>
      </w:r>
      <w:r w:rsidR="000F0AF0" w:rsidRPr="00DE6131">
        <w:rPr>
          <w:rFonts w:hint="cs"/>
          <w:rtl/>
        </w:rPr>
        <w:t xml:space="preserve">تستعين بها  الجهة  الإدارية المتعاقدة وبذلك </w:t>
      </w:r>
      <w:r w:rsidR="00DD5534">
        <w:rPr>
          <w:rFonts w:hint="cs"/>
          <w:rtl/>
        </w:rPr>
        <w:t xml:space="preserve"> فإ</w:t>
      </w:r>
      <w:r w:rsidR="00760769" w:rsidRPr="00DE6131">
        <w:rPr>
          <w:rFonts w:hint="cs"/>
          <w:rtl/>
        </w:rPr>
        <w:t>ن أساس الرقابة القانوني</w:t>
      </w:r>
      <w:r w:rsidR="000F0AF0" w:rsidRPr="00DE6131">
        <w:rPr>
          <w:rFonts w:hint="cs"/>
          <w:rtl/>
        </w:rPr>
        <w:t xml:space="preserve"> قد</w:t>
      </w:r>
      <w:r w:rsidR="00760769" w:rsidRPr="00DE6131">
        <w:rPr>
          <w:rFonts w:hint="cs"/>
          <w:rtl/>
        </w:rPr>
        <w:t xml:space="preserve"> يكون </w:t>
      </w:r>
      <w:r w:rsidR="000F0AF0" w:rsidRPr="00DE6131">
        <w:rPr>
          <w:rFonts w:hint="cs"/>
          <w:rtl/>
        </w:rPr>
        <w:t xml:space="preserve">في </w:t>
      </w:r>
      <w:r w:rsidR="00DD5534">
        <w:rPr>
          <w:rFonts w:hint="cs"/>
          <w:rtl/>
        </w:rPr>
        <w:t>وثيقة عقدية أ</w:t>
      </w:r>
      <w:r w:rsidR="00760769" w:rsidRPr="00DE6131">
        <w:rPr>
          <w:rFonts w:hint="cs"/>
          <w:rtl/>
        </w:rPr>
        <w:t xml:space="preserve">و </w:t>
      </w:r>
      <w:r w:rsidR="000F0AF0" w:rsidRPr="00DE6131">
        <w:rPr>
          <w:rFonts w:hint="cs"/>
          <w:rtl/>
        </w:rPr>
        <w:t xml:space="preserve">في </w:t>
      </w:r>
      <w:r w:rsidR="00DD5534">
        <w:rPr>
          <w:rFonts w:hint="cs"/>
          <w:rtl/>
        </w:rPr>
        <w:t>اللوائح أ</w:t>
      </w:r>
      <w:r w:rsidR="00760769" w:rsidRPr="00DE6131">
        <w:rPr>
          <w:rFonts w:hint="cs"/>
          <w:rtl/>
        </w:rPr>
        <w:t xml:space="preserve">و </w:t>
      </w:r>
      <w:r w:rsidR="000F0AF0" w:rsidRPr="00DE6131">
        <w:rPr>
          <w:rFonts w:hint="cs"/>
          <w:rtl/>
        </w:rPr>
        <w:t xml:space="preserve">في </w:t>
      </w:r>
      <w:r w:rsidR="00760769" w:rsidRPr="00DE6131">
        <w:rPr>
          <w:rFonts w:hint="cs"/>
          <w:rtl/>
        </w:rPr>
        <w:t xml:space="preserve">القوانيين والإدارة </w:t>
      </w:r>
      <w:r w:rsidR="00DD5534">
        <w:rPr>
          <w:rFonts w:hint="cs"/>
          <w:rtl/>
        </w:rPr>
        <w:t>بذلك إ</w:t>
      </w:r>
      <w:r w:rsidR="000F0AF0" w:rsidRPr="00DE6131">
        <w:rPr>
          <w:rFonts w:hint="cs"/>
          <w:rtl/>
        </w:rPr>
        <w:t xml:space="preserve">نما </w:t>
      </w:r>
      <w:r w:rsidR="00760769" w:rsidRPr="00DE6131">
        <w:rPr>
          <w:rFonts w:hint="cs"/>
          <w:rtl/>
        </w:rPr>
        <w:t xml:space="preserve">تستمد سلطتها من هذه النصوص وتصبح أساسا لهذه السلطة </w:t>
      </w:r>
      <w:r w:rsidR="000F0AF0" w:rsidRPr="00DE6131">
        <w:rPr>
          <w:rFonts w:hint="cs"/>
          <w:rtl/>
        </w:rPr>
        <w:t xml:space="preserve">حيث تعد في حكم </w:t>
      </w:r>
      <w:r w:rsidR="00760769" w:rsidRPr="00DE6131">
        <w:rPr>
          <w:rFonts w:hint="cs"/>
          <w:rtl/>
        </w:rPr>
        <w:t xml:space="preserve">شروط </w:t>
      </w:r>
      <w:r w:rsidR="000F0AF0" w:rsidRPr="00DE6131">
        <w:rPr>
          <w:rFonts w:hint="cs"/>
          <w:rtl/>
        </w:rPr>
        <w:t>العقد</w:t>
      </w:r>
      <w:r w:rsidR="00760769" w:rsidRPr="00DE6131">
        <w:rPr>
          <w:rFonts w:hint="cs"/>
          <w:rtl/>
        </w:rPr>
        <w:t xml:space="preserve"> ومثال ذلك </w:t>
      </w:r>
      <w:r w:rsidR="000F0AF0" w:rsidRPr="00DE6131">
        <w:rPr>
          <w:rFonts w:hint="cs"/>
          <w:rtl/>
        </w:rPr>
        <w:t xml:space="preserve">هو ما أقرته القوانيين </w:t>
      </w:r>
      <w:r w:rsidR="000F0AF0" w:rsidRPr="00DE6131">
        <w:rPr>
          <w:rFonts w:hint="cs"/>
          <w:rtl/>
        </w:rPr>
        <w:lastRenderedPageBreak/>
        <w:t>المق</w:t>
      </w:r>
      <w:r w:rsidR="007F0ECA">
        <w:rPr>
          <w:rFonts w:hint="cs"/>
          <w:rtl/>
        </w:rPr>
        <w:t>ا</w:t>
      </w:r>
      <w:r w:rsidR="000F0AF0" w:rsidRPr="00DE6131">
        <w:rPr>
          <w:rFonts w:hint="cs"/>
          <w:rtl/>
        </w:rPr>
        <w:t xml:space="preserve">رنة </w:t>
      </w:r>
      <w:r w:rsidR="00760769" w:rsidRPr="00DE6131">
        <w:rPr>
          <w:rFonts w:hint="cs"/>
          <w:rtl/>
        </w:rPr>
        <w:t xml:space="preserve"> كالقانون المصري رقم </w:t>
      </w:r>
      <w:r w:rsidR="00760769" w:rsidRPr="007F0ECA">
        <w:rPr>
          <w:rFonts w:hint="cs"/>
          <w:sz w:val="24"/>
          <w:szCs w:val="24"/>
          <w:rtl/>
        </w:rPr>
        <w:t xml:space="preserve">27 </w:t>
      </w:r>
      <w:r w:rsidR="00760769" w:rsidRPr="00DE6131">
        <w:rPr>
          <w:rFonts w:hint="cs"/>
          <w:rtl/>
        </w:rPr>
        <w:t xml:space="preserve">لسنة </w:t>
      </w:r>
      <w:r w:rsidR="00760769" w:rsidRPr="007F0ECA">
        <w:rPr>
          <w:rFonts w:hint="cs"/>
          <w:sz w:val="24"/>
          <w:szCs w:val="24"/>
          <w:rtl/>
        </w:rPr>
        <w:t xml:space="preserve">2010 </w:t>
      </w:r>
      <w:r w:rsidR="00760769" w:rsidRPr="00DE6131">
        <w:rPr>
          <w:rFonts w:hint="cs"/>
          <w:rtl/>
        </w:rPr>
        <w:t xml:space="preserve">المتعلق بتنظيم المشاركة مع القطاع الخاص على ضرورة </w:t>
      </w:r>
      <w:r w:rsidR="000F0AF0" w:rsidRPr="00DE6131">
        <w:rPr>
          <w:rFonts w:hint="cs"/>
          <w:rtl/>
        </w:rPr>
        <w:t>أن يكرس</w:t>
      </w:r>
      <w:r w:rsidR="00760769" w:rsidRPr="00DE6131">
        <w:rPr>
          <w:rFonts w:hint="cs"/>
          <w:rtl/>
        </w:rPr>
        <w:t xml:space="preserve"> عقد المشاركة مع القطاع الخاص </w:t>
      </w:r>
      <w:r w:rsidR="000F0AF0" w:rsidRPr="00DE6131">
        <w:rPr>
          <w:rFonts w:hint="cs"/>
          <w:rtl/>
        </w:rPr>
        <w:t>الو</w:t>
      </w:r>
      <w:r w:rsidR="00760769" w:rsidRPr="00DE6131">
        <w:rPr>
          <w:rFonts w:hint="cs"/>
          <w:rtl/>
        </w:rPr>
        <w:t xml:space="preserve">سائل </w:t>
      </w:r>
      <w:r w:rsidR="000F0AF0" w:rsidRPr="00DE6131">
        <w:rPr>
          <w:rFonts w:hint="cs"/>
          <w:rtl/>
        </w:rPr>
        <w:t xml:space="preserve"> الكفيلة ب</w:t>
      </w:r>
      <w:r w:rsidR="00760769" w:rsidRPr="00DE6131">
        <w:rPr>
          <w:rFonts w:hint="cs"/>
          <w:rtl/>
        </w:rPr>
        <w:t xml:space="preserve">ضمان الجودة وأدوات </w:t>
      </w:r>
      <w:r w:rsidR="000F0AF0" w:rsidRPr="00DE6131">
        <w:rPr>
          <w:rFonts w:hint="cs"/>
          <w:rtl/>
        </w:rPr>
        <w:t xml:space="preserve">المستعملة في عملية </w:t>
      </w:r>
      <w:r w:rsidR="00760769" w:rsidRPr="00DE6131">
        <w:rPr>
          <w:rFonts w:hint="cs"/>
          <w:rtl/>
        </w:rPr>
        <w:t xml:space="preserve">الرقابة </w:t>
      </w:r>
      <w:r w:rsidR="000F0AF0" w:rsidRPr="00DE6131">
        <w:rPr>
          <w:rFonts w:hint="cs"/>
          <w:rtl/>
        </w:rPr>
        <w:t>وال</w:t>
      </w:r>
      <w:r w:rsidR="007F0ECA">
        <w:rPr>
          <w:rFonts w:hint="cs"/>
          <w:rtl/>
        </w:rPr>
        <w:t>إ</w:t>
      </w:r>
      <w:r w:rsidR="000F0AF0" w:rsidRPr="00DE6131">
        <w:rPr>
          <w:rFonts w:hint="cs"/>
          <w:rtl/>
        </w:rPr>
        <w:t>شراف</w:t>
      </w:r>
      <w:r w:rsidR="00760769" w:rsidRPr="00DE6131">
        <w:rPr>
          <w:rFonts w:hint="cs"/>
          <w:rtl/>
        </w:rPr>
        <w:t xml:space="preserve"> والمتابعة المالية والإدارة الفنية في كل مراحل المشروع ابتداءا من بنائه الى غاية تشغيله وصيانته</w:t>
      </w:r>
      <w:r w:rsidR="009145E7" w:rsidRPr="00DE6131">
        <w:rPr>
          <w:rStyle w:val="Appelnotedebasdep"/>
          <w:color w:val="000000" w:themeColor="text1"/>
          <w:rtl/>
        </w:rPr>
        <w:footnoteReference w:id="325"/>
      </w:r>
      <w:r w:rsidR="000F0AF0" w:rsidRPr="00DE6131">
        <w:rPr>
          <w:rFonts w:hint="cs"/>
          <w:rtl/>
        </w:rPr>
        <w:t>.</w:t>
      </w:r>
    </w:p>
    <w:p w14:paraId="406A63D0" w14:textId="7EA92A94" w:rsidR="008A4586" w:rsidRPr="00DE6131" w:rsidRDefault="000F0AF0" w:rsidP="00D74548">
      <w:pPr>
        <w:rPr>
          <w:rtl/>
        </w:rPr>
      </w:pPr>
      <w:r w:rsidRPr="00DE6131">
        <w:rPr>
          <w:rFonts w:hint="cs"/>
          <w:rtl/>
        </w:rPr>
        <w:t xml:space="preserve">في حين قد </w:t>
      </w:r>
      <w:r w:rsidR="008D6987" w:rsidRPr="00DE6131">
        <w:rPr>
          <w:rFonts w:hint="cs"/>
          <w:rtl/>
        </w:rPr>
        <w:t>لا ير</w:t>
      </w:r>
      <w:r w:rsidR="008D6987" w:rsidRPr="00DE6131">
        <w:rPr>
          <w:rtl/>
        </w:rPr>
        <w:t>د</w:t>
      </w:r>
      <w:r w:rsidR="008A0AD6" w:rsidRPr="00DE6131">
        <w:rPr>
          <w:rFonts w:hint="cs"/>
          <w:rtl/>
        </w:rPr>
        <w:t xml:space="preserve"> النص على سلطة الرقابة في </w:t>
      </w:r>
      <w:r w:rsidRPr="00DE6131">
        <w:rPr>
          <w:rFonts w:hint="cs"/>
          <w:rtl/>
        </w:rPr>
        <w:t xml:space="preserve">مضمون </w:t>
      </w:r>
      <w:r w:rsidR="008A0AD6" w:rsidRPr="00DE6131">
        <w:rPr>
          <w:rFonts w:hint="cs"/>
          <w:rtl/>
        </w:rPr>
        <w:t xml:space="preserve"> العقد</w:t>
      </w:r>
      <w:r w:rsidRPr="00DE6131">
        <w:rPr>
          <w:rFonts w:hint="cs"/>
          <w:rtl/>
        </w:rPr>
        <w:t xml:space="preserve">، </w:t>
      </w:r>
      <w:r w:rsidR="007F0ECA">
        <w:rPr>
          <w:rFonts w:hint="cs"/>
          <w:rtl/>
        </w:rPr>
        <w:t>إ</w:t>
      </w:r>
      <w:r w:rsidRPr="00DE6131">
        <w:rPr>
          <w:rFonts w:hint="cs"/>
          <w:rtl/>
        </w:rPr>
        <w:t xml:space="preserve">لا أن </w:t>
      </w:r>
      <w:r w:rsidR="008A0AD6" w:rsidRPr="00DE6131">
        <w:rPr>
          <w:rFonts w:hint="cs"/>
          <w:rtl/>
        </w:rPr>
        <w:t xml:space="preserve"> الراجح </w:t>
      </w:r>
      <w:r w:rsidRPr="00DE6131">
        <w:rPr>
          <w:rFonts w:hint="cs"/>
          <w:rtl/>
        </w:rPr>
        <w:t xml:space="preserve">في الفقه في هذه الحالة </w:t>
      </w:r>
      <w:r w:rsidR="007F0ECA">
        <w:rPr>
          <w:rFonts w:hint="cs"/>
          <w:rtl/>
        </w:rPr>
        <w:t>أ</w:t>
      </w:r>
      <w:r w:rsidR="008A0AD6" w:rsidRPr="00DE6131">
        <w:rPr>
          <w:rFonts w:hint="cs"/>
          <w:rtl/>
        </w:rPr>
        <w:t xml:space="preserve">ن سلطة </w:t>
      </w:r>
      <w:r w:rsidRPr="00DE6131">
        <w:rPr>
          <w:rFonts w:hint="cs"/>
          <w:rtl/>
        </w:rPr>
        <w:t>ا</w:t>
      </w:r>
      <w:r w:rsidR="008A0AD6" w:rsidRPr="00DE6131">
        <w:rPr>
          <w:rFonts w:hint="cs"/>
          <w:rtl/>
        </w:rPr>
        <w:t xml:space="preserve">لرقابة </w:t>
      </w:r>
      <w:r w:rsidRPr="00DE6131">
        <w:rPr>
          <w:rFonts w:hint="cs"/>
          <w:rtl/>
        </w:rPr>
        <w:t xml:space="preserve">لها كيان </w:t>
      </w:r>
      <w:r w:rsidR="008A0AD6" w:rsidRPr="00DE6131">
        <w:rPr>
          <w:rFonts w:hint="cs"/>
          <w:rtl/>
        </w:rPr>
        <w:t xml:space="preserve">بذاتها </w:t>
      </w:r>
      <w:r w:rsidRPr="00DE6131">
        <w:rPr>
          <w:rFonts w:hint="cs"/>
          <w:rtl/>
        </w:rPr>
        <w:t xml:space="preserve">حتى </w:t>
      </w:r>
      <w:r w:rsidR="008A0AD6" w:rsidRPr="00DE6131">
        <w:rPr>
          <w:rFonts w:hint="cs"/>
          <w:rtl/>
        </w:rPr>
        <w:t xml:space="preserve">دون </w:t>
      </w:r>
      <w:r w:rsidRPr="00DE6131">
        <w:rPr>
          <w:rFonts w:hint="cs"/>
          <w:rtl/>
        </w:rPr>
        <w:t>ال</w:t>
      </w:r>
      <w:r w:rsidR="008A0AD6" w:rsidRPr="00DE6131">
        <w:rPr>
          <w:rFonts w:hint="cs"/>
          <w:rtl/>
        </w:rPr>
        <w:t>نص</w:t>
      </w:r>
      <w:r w:rsidRPr="00DE6131">
        <w:rPr>
          <w:rFonts w:hint="cs"/>
          <w:rtl/>
        </w:rPr>
        <w:t xml:space="preserve"> عليها إطلاقا </w:t>
      </w:r>
      <w:r w:rsidR="008A0AD6" w:rsidRPr="00DE6131">
        <w:rPr>
          <w:rFonts w:hint="cs"/>
          <w:rtl/>
        </w:rPr>
        <w:t xml:space="preserve"> </w:t>
      </w:r>
      <w:r w:rsidR="008D6987" w:rsidRPr="00DE6131">
        <w:rPr>
          <w:rFonts w:hint="cs"/>
          <w:rtl/>
        </w:rPr>
        <w:t>لأنها</w:t>
      </w:r>
      <w:r w:rsidR="008A0AD6" w:rsidRPr="00DE6131">
        <w:rPr>
          <w:rFonts w:hint="cs"/>
          <w:rtl/>
        </w:rPr>
        <w:t xml:space="preserve"> سلطة </w:t>
      </w:r>
      <w:r w:rsidRPr="00DE6131">
        <w:rPr>
          <w:rFonts w:hint="cs"/>
          <w:rtl/>
        </w:rPr>
        <w:t>نابعة من ال</w:t>
      </w:r>
      <w:r w:rsidR="007F0ECA">
        <w:rPr>
          <w:rFonts w:hint="cs"/>
          <w:rtl/>
        </w:rPr>
        <w:t>أ</w:t>
      </w:r>
      <w:r w:rsidRPr="00DE6131">
        <w:rPr>
          <w:rFonts w:hint="cs"/>
          <w:rtl/>
        </w:rPr>
        <w:t>صل</w:t>
      </w:r>
      <w:r w:rsidR="008A0AD6" w:rsidRPr="00DE6131">
        <w:rPr>
          <w:rFonts w:hint="cs"/>
          <w:rtl/>
        </w:rPr>
        <w:t xml:space="preserve"> </w:t>
      </w:r>
      <w:r w:rsidRPr="00DE6131">
        <w:rPr>
          <w:rFonts w:hint="cs"/>
          <w:rtl/>
        </w:rPr>
        <w:t>وهو</w:t>
      </w:r>
      <w:r w:rsidR="008A0AD6" w:rsidRPr="00DE6131">
        <w:rPr>
          <w:rFonts w:hint="cs"/>
          <w:rtl/>
        </w:rPr>
        <w:t xml:space="preserve"> </w:t>
      </w:r>
      <w:r w:rsidRPr="00DE6131">
        <w:rPr>
          <w:rFonts w:hint="cs"/>
          <w:rtl/>
        </w:rPr>
        <w:t>ال</w:t>
      </w:r>
      <w:r w:rsidR="008A0AD6" w:rsidRPr="00DE6131">
        <w:rPr>
          <w:rFonts w:hint="cs"/>
          <w:rtl/>
        </w:rPr>
        <w:t xml:space="preserve">مبادئ </w:t>
      </w:r>
      <w:r w:rsidRPr="00DE6131">
        <w:rPr>
          <w:rFonts w:hint="cs"/>
          <w:rtl/>
        </w:rPr>
        <w:t>العامة ل</w:t>
      </w:r>
      <w:r w:rsidR="008A0AD6" w:rsidRPr="00DE6131">
        <w:rPr>
          <w:rFonts w:hint="cs"/>
          <w:rtl/>
        </w:rPr>
        <w:t xml:space="preserve">لقانون الإداري </w:t>
      </w:r>
      <w:r w:rsidRPr="00DE6131">
        <w:rPr>
          <w:rFonts w:hint="cs"/>
          <w:rtl/>
        </w:rPr>
        <w:t xml:space="preserve">العام </w:t>
      </w:r>
      <w:r w:rsidR="0003552C" w:rsidRPr="00DE6131">
        <w:rPr>
          <w:rFonts w:hint="cs"/>
          <w:rtl/>
        </w:rPr>
        <w:t>الذي يكرس المبادئ العامة ل</w:t>
      </w:r>
      <w:r w:rsidR="008A0AD6" w:rsidRPr="00DE6131">
        <w:rPr>
          <w:rFonts w:hint="cs"/>
          <w:rtl/>
        </w:rPr>
        <w:t>سير المرفق العام</w:t>
      </w:r>
      <w:r w:rsidR="0003552C" w:rsidRPr="00DE6131">
        <w:rPr>
          <w:rFonts w:hint="cs"/>
          <w:rtl/>
        </w:rPr>
        <w:t>، فسلطة الرقابة والتوجيه لا</w:t>
      </w:r>
      <w:r w:rsidR="008A0AD6" w:rsidRPr="00DE6131">
        <w:rPr>
          <w:rFonts w:hint="cs"/>
          <w:rtl/>
        </w:rPr>
        <w:t xml:space="preserve"> </w:t>
      </w:r>
      <w:r w:rsidR="0003552C" w:rsidRPr="00DE6131">
        <w:rPr>
          <w:rFonts w:hint="cs"/>
          <w:rtl/>
        </w:rPr>
        <w:t xml:space="preserve">ترتكز </w:t>
      </w:r>
      <w:r w:rsidR="008A0AD6" w:rsidRPr="00DE6131">
        <w:rPr>
          <w:rFonts w:hint="cs"/>
          <w:rtl/>
        </w:rPr>
        <w:t xml:space="preserve">على </w:t>
      </w:r>
      <w:r w:rsidR="0003552C" w:rsidRPr="00DE6131">
        <w:rPr>
          <w:rFonts w:hint="cs"/>
          <w:rtl/>
        </w:rPr>
        <w:t>القواعد</w:t>
      </w:r>
      <w:r w:rsidR="008A0AD6" w:rsidRPr="00DE6131">
        <w:rPr>
          <w:rFonts w:hint="cs"/>
          <w:rtl/>
        </w:rPr>
        <w:t xml:space="preserve"> </w:t>
      </w:r>
      <w:r w:rsidR="0003552C" w:rsidRPr="00DE6131">
        <w:rPr>
          <w:rFonts w:hint="cs"/>
          <w:rtl/>
        </w:rPr>
        <w:t>ال</w:t>
      </w:r>
      <w:r w:rsidR="008A0AD6" w:rsidRPr="00DE6131">
        <w:rPr>
          <w:rFonts w:hint="cs"/>
          <w:rtl/>
        </w:rPr>
        <w:t>قانوني</w:t>
      </w:r>
      <w:r w:rsidR="0003552C" w:rsidRPr="00DE6131">
        <w:rPr>
          <w:rFonts w:hint="cs"/>
          <w:rtl/>
        </w:rPr>
        <w:t>ة</w:t>
      </w:r>
      <w:r w:rsidR="007F0ECA">
        <w:rPr>
          <w:rFonts w:hint="cs"/>
          <w:rtl/>
        </w:rPr>
        <w:t xml:space="preserve"> أ</w:t>
      </w:r>
      <w:r w:rsidR="008A0AD6" w:rsidRPr="00DE6131">
        <w:rPr>
          <w:rFonts w:hint="cs"/>
          <w:rtl/>
        </w:rPr>
        <w:t xml:space="preserve">و </w:t>
      </w:r>
      <w:r w:rsidR="0003552C" w:rsidRPr="00DE6131">
        <w:rPr>
          <w:rFonts w:hint="cs"/>
          <w:rtl/>
        </w:rPr>
        <w:t>العقد الإداري فحسب</w:t>
      </w:r>
      <w:r w:rsidR="007F0ECA">
        <w:rPr>
          <w:rFonts w:hint="cs"/>
          <w:rtl/>
        </w:rPr>
        <w:t>،</w:t>
      </w:r>
      <w:r w:rsidR="0003552C" w:rsidRPr="00DE6131">
        <w:rPr>
          <w:rFonts w:hint="cs"/>
          <w:rtl/>
        </w:rPr>
        <w:t xml:space="preserve"> ف</w:t>
      </w:r>
      <w:r w:rsidR="008A0AD6" w:rsidRPr="00DE6131">
        <w:rPr>
          <w:rFonts w:hint="cs"/>
          <w:rtl/>
        </w:rPr>
        <w:t xml:space="preserve">النص عليها لا </w:t>
      </w:r>
      <w:r w:rsidR="0003552C" w:rsidRPr="00DE6131">
        <w:rPr>
          <w:rFonts w:hint="cs"/>
          <w:rtl/>
        </w:rPr>
        <w:t>يخلقها</w:t>
      </w:r>
      <w:r w:rsidR="008A0AD6" w:rsidRPr="00DE6131">
        <w:rPr>
          <w:rFonts w:hint="cs"/>
          <w:rtl/>
        </w:rPr>
        <w:t xml:space="preserve"> </w:t>
      </w:r>
      <w:r w:rsidR="007F0ECA">
        <w:rPr>
          <w:rFonts w:hint="cs"/>
          <w:rtl/>
        </w:rPr>
        <w:t>إ</w:t>
      </w:r>
      <w:r w:rsidR="0003552C" w:rsidRPr="00DE6131">
        <w:rPr>
          <w:rFonts w:hint="cs"/>
          <w:rtl/>
        </w:rPr>
        <w:t xml:space="preserve">نما يكشف </w:t>
      </w:r>
      <w:r w:rsidR="008A0AD6" w:rsidRPr="00DE6131">
        <w:rPr>
          <w:rFonts w:hint="cs"/>
          <w:rtl/>
        </w:rPr>
        <w:t xml:space="preserve">عن حق </w:t>
      </w:r>
      <w:r w:rsidR="007F0ECA">
        <w:rPr>
          <w:rFonts w:hint="cs"/>
          <w:rtl/>
        </w:rPr>
        <w:t>الجهة الإدارية العامة في إ</w:t>
      </w:r>
      <w:r w:rsidR="0003552C" w:rsidRPr="00DE6131">
        <w:rPr>
          <w:rFonts w:hint="cs"/>
          <w:rtl/>
        </w:rPr>
        <w:t xml:space="preserve">ستعمال هذه السلطة </w:t>
      </w:r>
      <w:r w:rsidR="008A0AD6" w:rsidRPr="00DE6131">
        <w:rPr>
          <w:rFonts w:hint="cs"/>
          <w:rtl/>
        </w:rPr>
        <w:t>وتنظيم هذا الحق وتحديد وسائله</w:t>
      </w:r>
      <w:r w:rsidR="0003552C" w:rsidRPr="00DE6131">
        <w:rPr>
          <w:rFonts w:hint="cs"/>
          <w:rtl/>
        </w:rPr>
        <w:t xml:space="preserve"> بل </w:t>
      </w:r>
      <w:r w:rsidR="008A0AD6" w:rsidRPr="00DE6131">
        <w:rPr>
          <w:rFonts w:hint="cs"/>
          <w:rtl/>
        </w:rPr>
        <w:t xml:space="preserve">هو حق معترف به حتى في حالة </w:t>
      </w:r>
      <w:r w:rsidR="0003552C" w:rsidRPr="00DE6131">
        <w:rPr>
          <w:rFonts w:hint="cs"/>
          <w:rtl/>
        </w:rPr>
        <w:t xml:space="preserve">النص على </w:t>
      </w:r>
      <w:r w:rsidR="008D6987" w:rsidRPr="00DE6131">
        <w:rPr>
          <w:rFonts w:hint="cs"/>
          <w:rtl/>
        </w:rPr>
        <w:t>ما يخالف</w:t>
      </w:r>
      <w:r w:rsidR="008D6987" w:rsidRPr="00DE6131">
        <w:rPr>
          <w:rtl/>
        </w:rPr>
        <w:t>ه</w:t>
      </w:r>
      <w:r w:rsidR="0003552C" w:rsidRPr="00DE6131">
        <w:rPr>
          <w:rFonts w:hint="cs"/>
          <w:rtl/>
        </w:rPr>
        <w:t xml:space="preserve">، فالجهة الإدارية </w:t>
      </w:r>
      <w:r w:rsidR="008A0AD6" w:rsidRPr="00DE6131">
        <w:rPr>
          <w:rFonts w:hint="cs"/>
          <w:rtl/>
        </w:rPr>
        <w:t xml:space="preserve"> </w:t>
      </w:r>
      <w:r w:rsidR="0003552C" w:rsidRPr="00DE6131">
        <w:rPr>
          <w:rFonts w:hint="cs"/>
          <w:rtl/>
        </w:rPr>
        <w:t>ليس لها</w:t>
      </w:r>
      <w:r w:rsidR="008A0AD6" w:rsidRPr="00DE6131">
        <w:rPr>
          <w:rFonts w:hint="cs"/>
          <w:rtl/>
        </w:rPr>
        <w:t xml:space="preserve"> حق التنازل عن الرقابة </w:t>
      </w:r>
      <w:r w:rsidR="008D6987" w:rsidRPr="00DE6131">
        <w:rPr>
          <w:rFonts w:hint="cs"/>
          <w:rtl/>
        </w:rPr>
        <w:t>لأنها</w:t>
      </w:r>
      <w:r w:rsidR="00096140" w:rsidRPr="00DE6131">
        <w:rPr>
          <w:rFonts w:hint="cs"/>
          <w:rtl/>
        </w:rPr>
        <w:t xml:space="preserve"> </w:t>
      </w:r>
      <w:r w:rsidR="0003552C" w:rsidRPr="00DE6131">
        <w:rPr>
          <w:rFonts w:hint="cs"/>
          <w:rtl/>
        </w:rPr>
        <w:t>جزء</w:t>
      </w:r>
      <w:r w:rsidR="00096140" w:rsidRPr="00DE6131">
        <w:rPr>
          <w:rFonts w:hint="cs"/>
          <w:rtl/>
        </w:rPr>
        <w:t xml:space="preserve"> من النظام العام </w:t>
      </w:r>
      <w:r w:rsidR="0003552C" w:rsidRPr="00DE6131">
        <w:rPr>
          <w:rFonts w:hint="cs"/>
          <w:rtl/>
        </w:rPr>
        <w:t>ف</w:t>
      </w:r>
      <w:r w:rsidR="00096140" w:rsidRPr="00DE6131">
        <w:rPr>
          <w:rFonts w:hint="cs"/>
          <w:rtl/>
        </w:rPr>
        <w:t xml:space="preserve">جهة الإدارة </w:t>
      </w:r>
      <w:r w:rsidR="008D6987" w:rsidRPr="00DE6131">
        <w:rPr>
          <w:rFonts w:hint="cs"/>
          <w:rtl/>
        </w:rPr>
        <w:t>لا تستم</w:t>
      </w:r>
      <w:r w:rsidR="008D6987" w:rsidRPr="00DE6131">
        <w:rPr>
          <w:rtl/>
        </w:rPr>
        <w:t>د</w:t>
      </w:r>
      <w:r w:rsidR="007F0ECA">
        <w:rPr>
          <w:rFonts w:hint="cs"/>
          <w:rtl/>
        </w:rPr>
        <w:t xml:space="preserve"> سلطتها من نصوص العقد وإ</w:t>
      </w:r>
      <w:r w:rsidR="00096140" w:rsidRPr="00DE6131">
        <w:rPr>
          <w:rFonts w:hint="cs"/>
          <w:rtl/>
        </w:rPr>
        <w:t xml:space="preserve">نما من طبيعة المرفق العام واتصال العقد به </w:t>
      </w:r>
      <w:r w:rsidR="0003552C" w:rsidRPr="00DE6131">
        <w:rPr>
          <w:rFonts w:hint="cs"/>
          <w:rtl/>
        </w:rPr>
        <w:t>فالجهة العامة مسؤولة عن أداء المرفق العام وعن الخدمة العامة</w:t>
      </w:r>
      <w:r w:rsidR="0003552C" w:rsidRPr="00DE6131">
        <w:rPr>
          <w:rStyle w:val="Appelnotedebasdep"/>
          <w:color w:val="000000" w:themeColor="text1"/>
          <w:rtl/>
        </w:rPr>
        <w:footnoteReference w:id="326"/>
      </w:r>
      <w:r w:rsidR="007F0ECA">
        <w:rPr>
          <w:rFonts w:hint="cs"/>
          <w:rtl/>
        </w:rPr>
        <w:t>،</w:t>
      </w:r>
      <w:r w:rsidR="0003552C" w:rsidRPr="00DE6131">
        <w:rPr>
          <w:rFonts w:hint="cs"/>
          <w:sz w:val="24"/>
          <w:szCs w:val="24"/>
          <w:rtl/>
        </w:rPr>
        <w:t xml:space="preserve"> </w:t>
      </w:r>
      <w:r w:rsidR="0003552C" w:rsidRPr="00DE6131">
        <w:rPr>
          <w:rFonts w:hint="cs"/>
          <w:rtl/>
        </w:rPr>
        <w:t>لذلك وجب عليه الحرص على أداء المرفق العام المفوض زيادة على نوعية الخدمة المقدمة من خلال سلطة الرقابة والتوجيه والاشراف.</w:t>
      </w:r>
      <w:r w:rsidR="008A4586" w:rsidRPr="00DE6131">
        <w:rPr>
          <w:rFonts w:hint="cs"/>
          <w:rtl/>
        </w:rPr>
        <w:t xml:space="preserve"> </w:t>
      </w:r>
    </w:p>
    <w:p w14:paraId="1EAEA8BE" w14:textId="24722730" w:rsidR="003E4F9A" w:rsidRPr="00DE6131" w:rsidRDefault="00633832" w:rsidP="00D74548">
      <w:pPr>
        <w:rPr>
          <w:rtl/>
        </w:rPr>
      </w:pPr>
      <w:r w:rsidRPr="00DE6131">
        <w:rPr>
          <w:rFonts w:hint="cs"/>
          <w:rtl/>
        </w:rPr>
        <w:t xml:space="preserve">هذا الحق الأصيل في الرقابة والتوجيه للجهات العامة المتعاقدة </w:t>
      </w:r>
      <w:r w:rsidR="00EE368A" w:rsidRPr="00DE6131">
        <w:rPr>
          <w:rFonts w:hint="cs"/>
          <w:rtl/>
        </w:rPr>
        <w:t xml:space="preserve"> </w:t>
      </w:r>
      <w:r w:rsidRPr="00DE6131">
        <w:rPr>
          <w:rFonts w:hint="cs"/>
          <w:rtl/>
        </w:rPr>
        <w:t>سواء كان نتضمن في</w:t>
      </w:r>
      <w:r w:rsidR="00EE368A" w:rsidRPr="00DE6131">
        <w:rPr>
          <w:rFonts w:hint="cs"/>
          <w:rtl/>
        </w:rPr>
        <w:t xml:space="preserve"> العقود الإدارية </w:t>
      </w:r>
      <w:r w:rsidR="007F0ECA">
        <w:rPr>
          <w:rFonts w:hint="cs"/>
          <w:rtl/>
        </w:rPr>
        <w:t>أ</w:t>
      </w:r>
      <w:r w:rsidR="00EE368A" w:rsidRPr="00DE6131">
        <w:rPr>
          <w:rFonts w:hint="cs"/>
          <w:rtl/>
        </w:rPr>
        <w:t xml:space="preserve">و دفاتر الشروط </w:t>
      </w:r>
      <w:r w:rsidRPr="00DE6131">
        <w:rPr>
          <w:rFonts w:hint="cs"/>
          <w:rtl/>
        </w:rPr>
        <w:t xml:space="preserve">فهو يبين </w:t>
      </w:r>
      <w:r w:rsidR="00EE368A" w:rsidRPr="00DE6131">
        <w:rPr>
          <w:rFonts w:hint="cs"/>
          <w:rtl/>
        </w:rPr>
        <w:t xml:space="preserve"> كيفية ممارسة </w:t>
      </w:r>
      <w:r w:rsidRPr="00DE6131">
        <w:rPr>
          <w:rFonts w:hint="cs"/>
          <w:rtl/>
        </w:rPr>
        <w:t>الجهة الإدارية المتعاقدة</w:t>
      </w:r>
      <w:r w:rsidR="00EE368A" w:rsidRPr="00DE6131">
        <w:rPr>
          <w:rFonts w:hint="cs"/>
          <w:rtl/>
        </w:rPr>
        <w:t xml:space="preserve"> </w:t>
      </w:r>
      <w:r w:rsidRPr="00DE6131">
        <w:rPr>
          <w:rFonts w:hint="cs"/>
          <w:rtl/>
        </w:rPr>
        <w:t>ل</w:t>
      </w:r>
      <w:r w:rsidR="00EE368A" w:rsidRPr="00DE6131">
        <w:rPr>
          <w:rFonts w:hint="cs"/>
          <w:rtl/>
        </w:rPr>
        <w:t>سلطة الرقابة والتوجيه و</w:t>
      </w:r>
      <w:r w:rsidRPr="00DE6131">
        <w:rPr>
          <w:rFonts w:hint="cs"/>
          <w:rtl/>
        </w:rPr>
        <w:t xml:space="preserve">بيان </w:t>
      </w:r>
      <w:r w:rsidR="00EE368A" w:rsidRPr="00DE6131">
        <w:rPr>
          <w:rFonts w:hint="cs"/>
          <w:rtl/>
        </w:rPr>
        <w:t xml:space="preserve">الطرق والوسائل </w:t>
      </w:r>
      <w:r w:rsidRPr="00DE6131">
        <w:rPr>
          <w:rFonts w:hint="cs"/>
          <w:rtl/>
        </w:rPr>
        <w:t>الكفيلة ب</w:t>
      </w:r>
      <w:r w:rsidR="00EE368A" w:rsidRPr="00DE6131">
        <w:rPr>
          <w:rFonts w:hint="cs"/>
          <w:rtl/>
        </w:rPr>
        <w:t>تحقيق</w:t>
      </w:r>
      <w:r w:rsidRPr="00DE6131">
        <w:rPr>
          <w:rFonts w:hint="cs"/>
          <w:rtl/>
        </w:rPr>
        <w:t>ها</w:t>
      </w:r>
      <w:r w:rsidR="00EE368A" w:rsidRPr="00DE6131">
        <w:rPr>
          <w:rFonts w:hint="cs"/>
          <w:rtl/>
        </w:rPr>
        <w:t xml:space="preserve"> </w:t>
      </w:r>
      <w:r w:rsidRPr="00DE6131">
        <w:rPr>
          <w:rFonts w:hint="cs"/>
          <w:rtl/>
        </w:rPr>
        <w:t xml:space="preserve">كما قد </w:t>
      </w:r>
      <w:r w:rsidR="00EE368A" w:rsidRPr="00DE6131">
        <w:rPr>
          <w:rFonts w:hint="cs"/>
          <w:rtl/>
        </w:rPr>
        <w:t xml:space="preserve"> </w:t>
      </w:r>
      <w:r w:rsidRPr="00DE6131">
        <w:rPr>
          <w:rFonts w:hint="cs"/>
          <w:rtl/>
        </w:rPr>
        <w:t>تتضمن</w:t>
      </w:r>
      <w:r w:rsidR="00EE368A" w:rsidRPr="00DE6131">
        <w:rPr>
          <w:rFonts w:hint="cs"/>
          <w:rtl/>
        </w:rPr>
        <w:t xml:space="preserve"> بعض القوانيين واللوائح </w:t>
      </w:r>
      <w:r w:rsidRPr="00DE6131">
        <w:rPr>
          <w:rFonts w:hint="cs"/>
          <w:rtl/>
        </w:rPr>
        <w:t>الخاصة</w:t>
      </w:r>
      <w:r w:rsidR="00EE368A" w:rsidRPr="00DE6131">
        <w:rPr>
          <w:rFonts w:hint="cs"/>
          <w:rtl/>
        </w:rPr>
        <w:t xml:space="preserve"> </w:t>
      </w:r>
      <w:r w:rsidR="008D6987" w:rsidRPr="00DE6131">
        <w:rPr>
          <w:rFonts w:hint="cs"/>
          <w:rtl/>
        </w:rPr>
        <w:t>بأنواع</w:t>
      </w:r>
      <w:r w:rsidR="00EE368A" w:rsidRPr="00DE6131">
        <w:rPr>
          <w:rFonts w:hint="cs"/>
          <w:rtl/>
        </w:rPr>
        <w:t xml:space="preserve"> معينة من العقود التزامات المتعاقد وسلطة </w:t>
      </w:r>
      <w:r w:rsidRPr="00DE6131">
        <w:rPr>
          <w:rFonts w:hint="cs"/>
          <w:rtl/>
        </w:rPr>
        <w:t>الادارة</w:t>
      </w:r>
      <w:r w:rsidR="00EE368A" w:rsidRPr="00DE6131">
        <w:rPr>
          <w:rFonts w:hint="cs"/>
          <w:rtl/>
        </w:rPr>
        <w:t xml:space="preserve"> في مراقبة تنفيذ هذه العقود ووسائل ممارسة هذه السلطة </w:t>
      </w:r>
      <w:r w:rsidRPr="00DE6131">
        <w:rPr>
          <w:rFonts w:hint="cs"/>
          <w:rtl/>
        </w:rPr>
        <w:t>بطريقة منتظمة وفعالة</w:t>
      </w:r>
      <w:r w:rsidRPr="00DE6131">
        <w:rPr>
          <w:rStyle w:val="Appelnotedebasdep"/>
          <w:color w:val="000000" w:themeColor="text1"/>
          <w:rtl/>
        </w:rPr>
        <w:footnoteReference w:id="327"/>
      </w:r>
      <w:r w:rsidR="0032080D">
        <w:rPr>
          <w:rFonts w:hint="cs"/>
          <w:rtl/>
        </w:rPr>
        <w:t>،</w:t>
      </w:r>
      <w:r w:rsidRPr="00DE6131">
        <w:rPr>
          <w:rFonts w:hint="cs"/>
          <w:rtl/>
        </w:rPr>
        <w:t xml:space="preserve"> </w:t>
      </w:r>
      <w:r w:rsidR="00EE368A" w:rsidRPr="00DE6131">
        <w:rPr>
          <w:rFonts w:hint="cs"/>
          <w:rtl/>
        </w:rPr>
        <w:t>اذ</w:t>
      </w:r>
      <w:r w:rsidR="0032080D">
        <w:rPr>
          <w:rFonts w:hint="cs"/>
          <w:rtl/>
        </w:rPr>
        <w:t>ا</w:t>
      </w:r>
      <w:r w:rsidR="00EE368A" w:rsidRPr="00DE6131">
        <w:rPr>
          <w:rFonts w:hint="cs"/>
          <w:rtl/>
        </w:rPr>
        <w:t xml:space="preserve"> </w:t>
      </w:r>
      <w:r w:rsidRPr="00DE6131">
        <w:rPr>
          <w:rFonts w:hint="cs"/>
          <w:rtl/>
        </w:rPr>
        <w:t xml:space="preserve">فالجهة  الإدارية يقع على عاتقها في كل الأحوال مها كانت طبيعة المشروعات التي تفوضها السهرعلى ضمان نجاح وفعالية هذه المشروعات فهي المشرفة العامة على ضمان النفع العام </w:t>
      </w:r>
      <w:r w:rsidR="00C96849">
        <w:rPr>
          <w:rFonts w:hint="cs"/>
          <w:rtl/>
        </w:rPr>
        <w:t>ة</w:t>
      </w:r>
      <w:r w:rsidR="006F3086" w:rsidRPr="00DE6131">
        <w:rPr>
          <w:rFonts w:hint="cs"/>
          <w:rtl/>
        </w:rPr>
        <w:t xml:space="preserve">، فسلطة الرقابة </w:t>
      </w:r>
      <w:r w:rsidR="00D05D4B" w:rsidRPr="00DE6131">
        <w:rPr>
          <w:rFonts w:hint="cs"/>
          <w:rtl/>
        </w:rPr>
        <w:t>والتوجيه تعد مقابل للمسؤولية ال</w:t>
      </w:r>
      <w:r w:rsidR="00C96849">
        <w:rPr>
          <w:rFonts w:hint="cs"/>
          <w:rtl/>
        </w:rPr>
        <w:t>أ</w:t>
      </w:r>
      <w:r w:rsidR="006F3086" w:rsidRPr="00DE6131">
        <w:rPr>
          <w:rFonts w:hint="cs"/>
          <w:rtl/>
        </w:rPr>
        <w:t xml:space="preserve">صيلة </w:t>
      </w:r>
      <w:r w:rsidR="00D05D4B" w:rsidRPr="00DE6131">
        <w:rPr>
          <w:rFonts w:hint="cs"/>
          <w:rtl/>
        </w:rPr>
        <w:t>ال</w:t>
      </w:r>
      <w:r w:rsidR="006F3086" w:rsidRPr="00DE6131">
        <w:rPr>
          <w:rFonts w:hint="cs"/>
          <w:rtl/>
        </w:rPr>
        <w:t xml:space="preserve">قائمة بذاتها </w:t>
      </w:r>
      <w:r w:rsidR="00D05D4B" w:rsidRPr="00DE6131">
        <w:rPr>
          <w:rFonts w:hint="cs"/>
          <w:rtl/>
        </w:rPr>
        <w:t>في حق أشخاص القانون العام ابتداء الا</w:t>
      </w:r>
      <w:r w:rsidR="00C96849">
        <w:rPr>
          <w:rFonts w:hint="cs"/>
          <w:rtl/>
        </w:rPr>
        <w:t xml:space="preserve"> أ</w:t>
      </w:r>
      <w:r w:rsidR="00D05D4B" w:rsidRPr="00DE6131">
        <w:rPr>
          <w:rFonts w:hint="cs"/>
          <w:rtl/>
        </w:rPr>
        <w:t>نها بكل بساطة تتعلق بموجبات النظام العام</w:t>
      </w:r>
      <w:r w:rsidR="008D6987" w:rsidRPr="00DE6131">
        <w:rPr>
          <w:rFonts w:hint="cs"/>
          <w:rtl/>
        </w:rPr>
        <w:t xml:space="preserve"> الذي يعد أحد أبرز التزامات السل</w:t>
      </w:r>
      <w:r w:rsidR="00D05D4B" w:rsidRPr="00DE6131">
        <w:rPr>
          <w:rFonts w:hint="cs"/>
          <w:rtl/>
        </w:rPr>
        <w:t>طات العامة.</w:t>
      </w:r>
      <w:r w:rsidR="006F3086" w:rsidRPr="00DE6131">
        <w:rPr>
          <w:rFonts w:hint="cs"/>
          <w:rtl/>
        </w:rPr>
        <w:t xml:space="preserve"> </w:t>
      </w:r>
    </w:p>
    <w:p w14:paraId="6331F6C4" w14:textId="3F2F48A4" w:rsidR="00B76FF4" w:rsidRPr="00DE6131" w:rsidRDefault="003E6F25" w:rsidP="00D74548">
      <w:pPr>
        <w:rPr>
          <w:rtl/>
        </w:rPr>
      </w:pPr>
      <w:r w:rsidRPr="00DE6131">
        <w:rPr>
          <w:rFonts w:hint="cs"/>
          <w:rtl/>
        </w:rPr>
        <w:t>ف</w:t>
      </w:r>
      <w:r w:rsidR="003E4F9A" w:rsidRPr="00DE6131">
        <w:rPr>
          <w:rFonts w:hint="cs"/>
          <w:rtl/>
        </w:rPr>
        <w:t xml:space="preserve">السائد في الفقه والقضاء </w:t>
      </w:r>
      <w:r w:rsidRPr="00DE6131">
        <w:rPr>
          <w:rFonts w:hint="cs"/>
          <w:rtl/>
        </w:rPr>
        <w:t>أ</w:t>
      </w:r>
      <w:r w:rsidR="003E4F9A" w:rsidRPr="00DE6131">
        <w:rPr>
          <w:rFonts w:hint="cs"/>
          <w:rtl/>
        </w:rPr>
        <w:t>ن</w:t>
      </w:r>
      <w:r w:rsidRPr="00DE6131">
        <w:rPr>
          <w:rFonts w:hint="cs"/>
          <w:rtl/>
        </w:rPr>
        <w:t xml:space="preserve"> حق </w:t>
      </w:r>
      <w:r w:rsidR="003E4F9A" w:rsidRPr="00DE6131">
        <w:rPr>
          <w:rFonts w:hint="cs"/>
          <w:rtl/>
        </w:rPr>
        <w:t xml:space="preserve"> الرقابة </w:t>
      </w:r>
      <w:r w:rsidRPr="00DE6131">
        <w:rPr>
          <w:rFonts w:hint="cs"/>
          <w:rtl/>
        </w:rPr>
        <w:t>موجود ومفترض من دون النص عليه</w:t>
      </w:r>
      <w:r w:rsidR="003E4F9A" w:rsidRPr="00DE6131">
        <w:rPr>
          <w:rFonts w:hint="cs"/>
          <w:rtl/>
        </w:rPr>
        <w:t xml:space="preserve"> </w:t>
      </w:r>
      <w:r w:rsidRPr="00DE6131">
        <w:rPr>
          <w:rFonts w:hint="cs"/>
          <w:rtl/>
        </w:rPr>
        <w:t>و</w:t>
      </w:r>
      <w:r w:rsidR="003E4F9A" w:rsidRPr="00DE6131">
        <w:rPr>
          <w:rFonts w:hint="cs"/>
          <w:rtl/>
        </w:rPr>
        <w:t xml:space="preserve"> ذلك مستمد من </w:t>
      </w:r>
      <w:r w:rsidR="00C96849">
        <w:rPr>
          <w:rFonts w:hint="cs"/>
          <w:rtl/>
        </w:rPr>
        <w:t>الأ</w:t>
      </w:r>
      <w:r w:rsidRPr="00DE6131">
        <w:rPr>
          <w:rFonts w:hint="cs"/>
          <w:rtl/>
        </w:rPr>
        <w:t xml:space="preserve">حكام التنظيمية المتعلقة </w:t>
      </w:r>
      <w:r w:rsidR="008D6987" w:rsidRPr="00DE6131">
        <w:rPr>
          <w:rFonts w:hint="cs"/>
          <w:rtl/>
        </w:rPr>
        <w:t>بسير المرف</w:t>
      </w:r>
      <w:r w:rsidR="008D6987" w:rsidRPr="00DE6131">
        <w:rPr>
          <w:rtl/>
        </w:rPr>
        <w:t>ق</w:t>
      </w:r>
      <w:r w:rsidRPr="00DE6131">
        <w:rPr>
          <w:rFonts w:hint="cs"/>
          <w:rtl/>
        </w:rPr>
        <w:t xml:space="preserve"> العام </w:t>
      </w:r>
      <w:r w:rsidR="00DB60F9" w:rsidRPr="00DE6131">
        <w:rPr>
          <w:rFonts w:hint="cs"/>
          <w:rtl/>
        </w:rPr>
        <w:t>وليس</w:t>
      </w:r>
      <w:r w:rsidRPr="00DE6131">
        <w:rPr>
          <w:rFonts w:hint="cs"/>
          <w:rtl/>
        </w:rPr>
        <w:t xml:space="preserve"> من</w:t>
      </w:r>
      <w:r w:rsidR="003E4F9A" w:rsidRPr="00DE6131">
        <w:rPr>
          <w:rFonts w:hint="cs"/>
          <w:rtl/>
        </w:rPr>
        <w:t xml:space="preserve"> النصوص التعاقدية وهذا </w:t>
      </w:r>
      <w:r w:rsidR="00DB60F9" w:rsidRPr="00DE6131">
        <w:rPr>
          <w:rFonts w:hint="cs"/>
          <w:rtl/>
        </w:rPr>
        <w:t>يشكل جوهر</w:t>
      </w:r>
      <w:r w:rsidR="00C96849">
        <w:rPr>
          <w:rFonts w:hint="cs"/>
          <w:rtl/>
        </w:rPr>
        <w:t xml:space="preserve"> الإ</w:t>
      </w:r>
      <w:r w:rsidR="003E4F9A" w:rsidRPr="00DE6131">
        <w:rPr>
          <w:rFonts w:hint="cs"/>
          <w:rtl/>
        </w:rPr>
        <w:t>ختلاف بين العقد الإ</w:t>
      </w:r>
      <w:r w:rsidR="00C96849">
        <w:rPr>
          <w:rFonts w:hint="cs"/>
          <w:rtl/>
        </w:rPr>
        <w:t>داري والعقد المدني حيث أ</w:t>
      </w:r>
      <w:r w:rsidR="003E4F9A" w:rsidRPr="00DE6131">
        <w:rPr>
          <w:rFonts w:hint="cs"/>
          <w:rtl/>
        </w:rPr>
        <w:t xml:space="preserve">ن </w:t>
      </w:r>
      <w:r w:rsidR="00DB60F9" w:rsidRPr="00DE6131">
        <w:rPr>
          <w:rFonts w:hint="cs"/>
          <w:rtl/>
        </w:rPr>
        <w:t>العقد المدني</w:t>
      </w:r>
      <w:r w:rsidR="003E4F9A" w:rsidRPr="00DE6131">
        <w:rPr>
          <w:rFonts w:hint="cs"/>
          <w:rtl/>
        </w:rPr>
        <w:t xml:space="preserve"> </w:t>
      </w:r>
      <w:r w:rsidR="008D6987" w:rsidRPr="00DE6131">
        <w:rPr>
          <w:rFonts w:hint="cs"/>
          <w:rtl/>
        </w:rPr>
        <w:t>لا يمن</w:t>
      </w:r>
      <w:r w:rsidR="008D6987" w:rsidRPr="00DE6131">
        <w:rPr>
          <w:rtl/>
        </w:rPr>
        <w:t>ح</w:t>
      </w:r>
      <w:r w:rsidR="00DB60F9" w:rsidRPr="00DE6131">
        <w:rPr>
          <w:rFonts w:hint="cs"/>
          <w:rtl/>
        </w:rPr>
        <w:t xml:space="preserve"> أي</w:t>
      </w:r>
      <w:r w:rsidR="003E4F9A" w:rsidRPr="00DE6131">
        <w:rPr>
          <w:rFonts w:hint="cs"/>
          <w:rtl/>
        </w:rPr>
        <w:t xml:space="preserve"> سلطة للمتعاقد </w:t>
      </w:r>
      <w:r w:rsidR="00DB60F9" w:rsidRPr="00DE6131">
        <w:rPr>
          <w:rFonts w:hint="cs"/>
          <w:rtl/>
        </w:rPr>
        <w:t xml:space="preserve">الآخر </w:t>
      </w:r>
      <w:r w:rsidR="00C96849">
        <w:rPr>
          <w:rFonts w:hint="cs"/>
          <w:rtl/>
        </w:rPr>
        <w:t>إلا اذا نص عليها القانون أ</w:t>
      </w:r>
      <w:r w:rsidR="003E4F9A" w:rsidRPr="00DE6131">
        <w:rPr>
          <w:rFonts w:hint="cs"/>
          <w:rtl/>
        </w:rPr>
        <w:t>و قررها العقد تطبيقا لفكرة العقد شريعة المتعاقدين</w:t>
      </w:r>
      <w:r w:rsidR="00C96849">
        <w:rPr>
          <w:rFonts w:hint="cs"/>
          <w:rtl/>
        </w:rPr>
        <w:t>،</w:t>
      </w:r>
      <w:r w:rsidR="003E4F9A" w:rsidRPr="00DE6131">
        <w:rPr>
          <w:rFonts w:hint="cs"/>
          <w:rtl/>
        </w:rPr>
        <w:t xml:space="preserve"> </w:t>
      </w:r>
      <w:r w:rsidR="00DB60F9" w:rsidRPr="00DE6131">
        <w:rPr>
          <w:rFonts w:hint="cs"/>
          <w:rtl/>
        </w:rPr>
        <w:t xml:space="preserve">فيما يمكن في اطار العقود الإدارية </w:t>
      </w:r>
      <w:r w:rsidR="0098438E" w:rsidRPr="00DE6131">
        <w:rPr>
          <w:rFonts w:hint="cs"/>
          <w:rtl/>
        </w:rPr>
        <w:t xml:space="preserve"> </w:t>
      </w:r>
      <w:r w:rsidR="00DB60F9" w:rsidRPr="00DE6131">
        <w:rPr>
          <w:rFonts w:hint="cs"/>
          <w:rtl/>
        </w:rPr>
        <w:t>بوصفها عقود القان</w:t>
      </w:r>
      <w:r w:rsidR="008D6987" w:rsidRPr="00DE6131">
        <w:rPr>
          <w:rFonts w:hint="cs"/>
          <w:rtl/>
        </w:rPr>
        <w:t>و</w:t>
      </w:r>
      <w:r w:rsidR="00DB60F9" w:rsidRPr="00DE6131">
        <w:rPr>
          <w:rFonts w:hint="cs"/>
          <w:rtl/>
        </w:rPr>
        <w:t xml:space="preserve">ن العام فتمنح  للجهة  الإدارية </w:t>
      </w:r>
      <w:r w:rsidR="00C96849">
        <w:rPr>
          <w:rFonts w:hint="cs"/>
          <w:rtl/>
        </w:rPr>
        <w:t>سلطة الاشراف والتوجيه وإ</w:t>
      </w:r>
      <w:r w:rsidR="0098438E" w:rsidRPr="00DE6131">
        <w:rPr>
          <w:rFonts w:hint="cs"/>
          <w:rtl/>
        </w:rPr>
        <w:t xml:space="preserve">ن لم </w:t>
      </w:r>
      <w:r w:rsidR="00DB60F9" w:rsidRPr="00DE6131">
        <w:rPr>
          <w:rFonts w:hint="cs"/>
          <w:rtl/>
        </w:rPr>
        <w:t>تذكر في العقد بشكل صريح</w:t>
      </w:r>
      <w:r w:rsidR="0098438E" w:rsidRPr="00DE6131">
        <w:rPr>
          <w:rFonts w:hint="cs"/>
          <w:rtl/>
        </w:rPr>
        <w:t xml:space="preserve"> وهذا </w:t>
      </w:r>
      <w:r w:rsidR="00C96849">
        <w:rPr>
          <w:rFonts w:hint="cs"/>
          <w:rtl/>
        </w:rPr>
        <w:t>كله في سبيل الهدف الأ</w:t>
      </w:r>
      <w:r w:rsidR="00DB60F9" w:rsidRPr="00DE6131">
        <w:rPr>
          <w:rFonts w:hint="cs"/>
          <w:rtl/>
        </w:rPr>
        <w:t xml:space="preserve">سمى وهو </w:t>
      </w:r>
      <w:r w:rsidR="0098438E" w:rsidRPr="00DE6131">
        <w:rPr>
          <w:rFonts w:hint="cs"/>
          <w:rtl/>
        </w:rPr>
        <w:t xml:space="preserve"> ضمان </w:t>
      </w:r>
      <w:r w:rsidR="00DB60F9" w:rsidRPr="00DE6131">
        <w:rPr>
          <w:rFonts w:hint="cs"/>
          <w:rtl/>
        </w:rPr>
        <w:t>إشباع</w:t>
      </w:r>
      <w:r w:rsidR="0098438E" w:rsidRPr="00DE6131">
        <w:rPr>
          <w:rFonts w:hint="cs"/>
          <w:rtl/>
        </w:rPr>
        <w:t xml:space="preserve"> الحاجات العامة </w:t>
      </w:r>
      <w:r w:rsidR="00DB60F9" w:rsidRPr="00DE6131">
        <w:rPr>
          <w:rFonts w:hint="cs"/>
          <w:rtl/>
        </w:rPr>
        <w:t xml:space="preserve">ورفع </w:t>
      </w:r>
      <w:r w:rsidR="0098438E" w:rsidRPr="00DE6131">
        <w:rPr>
          <w:rFonts w:hint="cs"/>
          <w:rtl/>
        </w:rPr>
        <w:t xml:space="preserve"> أداء </w:t>
      </w:r>
      <w:r w:rsidR="00DB60F9" w:rsidRPr="00DE6131">
        <w:rPr>
          <w:rFonts w:hint="cs"/>
          <w:rtl/>
        </w:rPr>
        <w:t xml:space="preserve"> وجودة </w:t>
      </w:r>
      <w:r w:rsidR="0098438E" w:rsidRPr="00DE6131">
        <w:rPr>
          <w:rFonts w:hint="cs"/>
          <w:rtl/>
        </w:rPr>
        <w:t xml:space="preserve">الخدمة العامة </w:t>
      </w:r>
      <w:r w:rsidR="00DB60F9" w:rsidRPr="00DE6131">
        <w:rPr>
          <w:rFonts w:hint="cs"/>
          <w:rtl/>
        </w:rPr>
        <w:t xml:space="preserve">المقدمة لمستخدمي </w:t>
      </w:r>
      <w:r w:rsidR="00015343" w:rsidRPr="00DE6131">
        <w:rPr>
          <w:rFonts w:hint="cs"/>
          <w:rtl/>
        </w:rPr>
        <w:t>المرفق</w:t>
      </w:r>
      <w:r w:rsidR="0004553F">
        <w:rPr>
          <w:rFonts w:hint="cs"/>
          <w:rtl/>
        </w:rPr>
        <w:t xml:space="preserve"> العام،</w:t>
      </w:r>
      <w:r w:rsidR="00015343" w:rsidRPr="00DE6131">
        <w:rPr>
          <w:rFonts w:hint="cs"/>
          <w:rtl/>
        </w:rPr>
        <w:t xml:space="preserve"> وفي</w:t>
      </w:r>
      <w:r w:rsidR="00DB60F9" w:rsidRPr="00DE6131">
        <w:rPr>
          <w:rFonts w:hint="cs"/>
          <w:rtl/>
        </w:rPr>
        <w:t xml:space="preserve"> هذا السياق يبرز </w:t>
      </w:r>
      <w:r w:rsidR="0004553F">
        <w:rPr>
          <w:rFonts w:hint="cs"/>
          <w:rtl/>
        </w:rPr>
        <w:t>ال</w:t>
      </w:r>
      <w:r w:rsidR="00DB60F9" w:rsidRPr="00DE6131">
        <w:rPr>
          <w:rFonts w:hint="cs"/>
          <w:rtl/>
        </w:rPr>
        <w:t>معنى الواضح</w:t>
      </w:r>
      <w:r w:rsidR="0098438E" w:rsidRPr="00DE6131">
        <w:rPr>
          <w:rFonts w:hint="cs"/>
          <w:rtl/>
        </w:rPr>
        <w:t xml:space="preserve"> </w:t>
      </w:r>
      <w:r w:rsidR="00DB60F9" w:rsidRPr="00DE6131">
        <w:rPr>
          <w:rFonts w:hint="cs"/>
          <w:rtl/>
        </w:rPr>
        <w:t>ل</w:t>
      </w:r>
      <w:r w:rsidR="0098438E" w:rsidRPr="00DE6131">
        <w:rPr>
          <w:rFonts w:hint="cs"/>
          <w:rtl/>
        </w:rPr>
        <w:t xml:space="preserve">لشروط الاستثنائية غير </w:t>
      </w:r>
      <w:r w:rsidR="008D6987" w:rsidRPr="00DE6131">
        <w:rPr>
          <w:rFonts w:hint="cs"/>
          <w:rtl/>
        </w:rPr>
        <w:t>المألوفة</w:t>
      </w:r>
      <w:r w:rsidR="0098438E" w:rsidRPr="00DE6131">
        <w:rPr>
          <w:rFonts w:hint="cs"/>
          <w:rtl/>
        </w:rPr>
        <w:t xml:space="preserve"> </w:t>
      </w:r>
      <w:r w:rsidR="00DB60F9" w:rsidRPr="00DE6131">
        <w:rPr>
          <w:rFonts w:hint="cs"/>
          <w:rtl/>
        </w:rPr>
        <w:t xml:space="preserve">في نطاق قواعد القانون الخاص والتي </w:t>
      </w:r>
      <w:r w:rsidR="0098438E" w:rsidRPr="00DE6131">
        <w:rPr>
          <w:rFonts w:hint="cs"/>
          <w:rtl/>
        </w:rPr>
        <w:t xml:space="preserve">تميز العقد الإداري عن </w:t>
      </w:r>
      <w:r w:rsidR="00DB60F9" w:rsidRPr="00DE6131">
        <w:rPr>
          <w:rFonts w:hint="cs"/>
          <w:rtl/>
        </w:rPr>
        <w:t>باقي</w:t>
      </w:r>
      <w:r w:rsidR="0098438E" w:rsidRPr="00DE6131">
        <w:rPr>
          <w:rFonts w:hint="cs"/>
          <w:rtl/>
        </w:rPr>
        <w:t xml:space="preserve"> العقود الأخرى</w:t>
      </w:r>
      <w:r w:rsidR="009145E7" w:rsidRPr="00DE6131">
        <w:rPr>
          <w:rStyle w:val="Appelnotedebasdep"/>
          <w:color w:val="000000" w:themeColor="text1"/>
          <w:rtl/>
        </w:rPr>
        <w:footnoteReference w:id="328"/>
      </w:r>
      <w:r w:rsidRPr="00DE6131">
        <w:rPr>
          <w:rFonts w:hint="cs"/>
          <w:sz w:val="24"/>
          <w:szCs w:val="24"/>
          <w:rtl/>
        </w:rPr>
        <w:t>.</w:t>
      </w:r>
      <w:r w:rsidR="00B76FF4" w:rsidRPr="00DE6131">
        <w:rPr>
          <w:rFonts w:hint="cs"/>
          <w:rtl/>
        </w:rPr>
        <w:t xml:space="preserve"> </w:t>
      </w:r>
    </w:p>
    <w:p w14:paraId="4ECB002D" w14:textId="7C06E8DE" w:rsidR="003F732F" w:rsidRPr="00DE6131" w:rsidRDefault="0004553F" w:rsidP="00D74548">
      <w:pPr>
        <w:rPr>
          <w:rtl/>
        </w:rPr>
      </w:pPr>
      <w:r>
        <w:rPr>
          <w:rFonts w:hint="cs"/>
          <w:rtl/>
        </w:rPr>
        <w:t>وبالتالي فإ</w:t>
      </w:r>
      <w:r w:rsidR="00B76FF4" w:rsidRPr="00DE6131">
        <w:rPr>
          <w:rFonts w:hint="cs"/>
          <w:rtl/>
        </w:rPr>
        <w:t>ن التزام الجهة الإدارية بحقها في رقابة العقود الإدارية وخاصة فيما يتع</w:t>
      </w:r>
      <w:r w:rsidR="008D6987" w:rsidRPr="00DE6131">
        <w:rPr>
          <w:rFonts w:hint="cs"/>
          <w:rtl/>
        </w:rPr>
        <w:t>ل</w:t>
      </w:r>
      <w:r>
        <w:rPr>
          <w:rFonts w:hint="cs"/>
          <w:rtl/>
        </w:rPr>
        <w:t>ق بعقود التفويض إ</w:t>
      </w:r>
      <w:r w:rsidR="00B76FF4" w:rsidRPr="00DE6131">
        <w:rPr>
          <w:rFonts w:hint="cs"/>
          <w:rtl/>
        </w:rPr>
        <w:t>نما ينبع بشكل أساسي من</w:t>
      </w:r>
      <w:r w:rsidR="00512708" w:rsidRPr="00DE6131">
        <w:rPr>
          <w:rFonts w:hint="cs"/>
          <w:rtl/>
        </w:rPr>
        <w:t xml:space="preserve"> مسؤولياتها إزاء المرافق العامة</w:t>
      </w:r>
      <w:r>
        <w:rPr>
          <w:rFonts w:hint="cs"/>
          <w:rtl/>
        </w:rPr>
        <w:t>،</w:t>
      </w:r>
      <w:r w:rsidR="00512708" w:rsidRPr="00DE6131">
        <w:rPr>
          <w:rFonts w:hint="cs"/>
          <w:rtl/>
        </w:rPr>
        <w:t xml:space="preserve"> </w:t>
      </w:r>
      <w:r w:rsidR="003F732F" w:rsidRPr="00DE6131">
        <w:rPr>
          <w:rFonts w:hint="cs"/>
          <w:rtl/>
        </w:rPr>
        <w:t xml:space="preserve">فهي </w:t>
      </w:r>
      <w:r>
        <w:rPr>
          <w:rFonts w:hint="cs"/>
          <w:rtl/>
        </w:rPr>
        <w:t>حتى وإن أ</w:t>
      </w:r>
      <w:r w:rsidR="00512708" w:rsidRPr="00DE6131">
        <w:rPr>
          <w:rFonts w:hint="cs"/>
          <w:rtl/>
        </w:rPr>
        <w:t xml:space="preserve">شركت معها بعض </w:t>
      </w:r>
      <w:r>
        <w:rPr>
          <w:rFonts w:hint="cs"/>
          <w:rtl/>
        </w:rPr>
        <w:t>أ</w:t>
      </w:r>
      <w:r w:rsidR="00512708" w:rsidRPr="00DE6131">
        <w:rPr>
          <w:rFonts w:hint="cs"/>
          <w:rtl/>
        </w:rPr>
        <w:t xml:space="preserve">شخاص القانون الخاص في تنفيذها </w:t>
      </w:r>
      <w:r w:rsidR="00072250">
        <w:rPr>
          <w:rFonts w:hint="cs"/>
          <w:rtl/>
        </w:rPr>
        <w:t>أو إ</w:t>
      </w:r>
      <w:r w:rsidR="00512708" w:rsidRPr="00DE6131">
        <w:rPr>
          <w:rFonts w:hint="cs"/>
          <w:rtl/>
        </w:rPr>
        <w:t xml:space="preserve">دارتها </w:t>
      </w:r>
      <w:r w:rsidR="00C1509E" w:rsidRPr="00DE6131">
        <w:rPr>
          <w:rFonts w:hint="cs"/>
          <w:rtl/>
        </w:rPr>
        <w:t>، ف</w:t>
      </w:r>
      <w:r w:rsidR="00072250">
        <w:rPr>
          <w:rFonts w:hint="cs"/>
          <w:rtl/>
        </w:rPr>
        <w:t>إ</w:t>
      </w:r>
      <w:r w:rsidR="00C1509E" w:rsidRPr="00DE6131">
        <w:rPr>
          <w:rFonts w:hint="cs"/>
          <w:rtl/>
        </w:rPr>
        <w:t xml:space="preserve">ن </w:t>
      </w:r>
      <w:r w:rsidR="003F732F" w:rsidRPr="00DE6131">
        <w:rPr>
          <w:rFonts w:hint="cs"/>
          <w:rtl/>
        </w:rPr>
        <w:t xml:space="preserve">المنطق القانوني </w:t>
      </w:r>
      <w:r w:rsidR="00C1509E" w:rsidRPr="00DE6131">
        <w:rPr>
          <w:rFonts w:hint="cs"/>
          <w:rtl/>
        </w:rPr>
        <w:t xml:space="preserve"> يم</w:t>
      </w:r>
      <w:r w:rsidR="003F732F" w:rsidRPr="00DE6131">
        <w:rPr>
          <w:rFonts w:hint="cs"/>
          <w:rtl/>
        </w:rPr>
        <w:t>ن</w:t>
      </w:r>
      <w:r w:rsidR="00C1509E" w:rsidRPr="00DE6131">
        <w:rPr>
          <w:rFonts w:hint="cs"/>
          <w:rtl/>
        </w:rPr>
        <w:t xml:space="preserve">حها </w:t>
      </w:r>
      <w:r w:rsidR="003F732F" w:rsidRPr="00DE6131">
        <w:rPr>
          <w:rFonts w:hint="cs"/>
          <w:rtl/>
        </w:rPr>
        <w:t xml:space="preserve">عدد من </w:t>
      </w:r>
      <w:r w:rsidR="00C1509E" w:rsidRPr="00DE6131">
        <w:rPr>
          <w:rFonts w:hint="cs"/>
          <w:rtl/>
        </w:rPr>
        <w:t xml:space="preserve"> </w:t>
      </w:r>
      <w:r w:rsidR="003F732F" w:rsidRPr="00DE6131">
        <w:rPr>
          <w:rFonts w:hint="cs"/>
          <w:rtl/>
        </w:rPr>
        <w:t>ال</w:t>
      </w:r>
      <w:r w:rsidR="00C1509E" w:rsidRPr="00DE6131">
        <w:rPr>
          <w:rFonts w:hint="cs"/>
          <w:rtl/>
        </w:rPr>
        <w:t xml:space="preserve">حقوق لا </w:t>
      </w:r>
      <w:r w:rsidR="003F732F" w:rsidRPr="00DE6131">
        <w:rPr>
          <w:rFonts w:hint="cs"/>
          <w:rtl/>
        </w:rPr>
        <w:t xml:space="preserve">نظير </w:t>
      </w:r>
      <w:r w:rsidR="00C1509E" w:rsidRPr="00DE6131">
        <w:rPr>
          <w:rFonts w:hint="cs"/>
          <w:rtl/>
        </w:rPr>
        <w:t xml:space="preserve">لها في </w:t>
      </w:r>
      <w:r w:rsidR="003F732F" w:rsidRPr="00DE6131">
        <w:rPr>
          <w:rFonts w:hint="cs"/>
          <w:rtl/>
        </w:rPr>
        <w:t xml:space="preserve">مجال </w:t>
      </w:r>
      <w:r w:rsidR="00C1509E" w:rsidRPr="00DE6131">
        <w:rPr>
          <w:rFonts w:hint="cs"/>
          <w:rtl/>
        </w:rPr>
        <w:t xml:space="preserve">القانون الخاص </w:t>
      </w:r>
      <w:r w:rsidR="003F732F" w:rsidRPr="00DE6131">
        <w:rPr>
          <w:rFonts w:hint="cs"/>
          <w:rtl/>
        </w:rPr>
        <w:t xml:space="preserve">وذلك لكي </w:t>
      </w:r>
      <w:r w:rsidR="00C1509E" w:rsidRPr="00DE6131">
        <w:rPr>
          <w:rFonts w:hint="cs"/>
          <w:rtl/>
        </w:rPr>
        <w:t xml:space="preserve">تتمكن </w:t>
      </w:r>
      <w:r w:rsidR="003F732F" w:rsidRPr="00DE6131">
        <w:rPr>
          <w:rFonts w:hint="cs"/>
          <w:rtl/>
        </w:rPr>
        <w:t xml:space="preserve">بواسطة هذه المزايا </w:t>
      </w:r>
      <w:r w:rsidR="00C1509E" w:rsidRPr="00DE6131">
        <w:rPr>
          <w:rFonts w:hint="cs"/>
          <w:rtl/>
        </w:rPr>
        <w:t xml:space="preserve"> من الاضطلاع بمهامها المتصلة بالمرافق العامة، </w:t>
      </w:r>
      <w:r w:rsidR="003F732F" w:rsidRPr="00DE6131">
        <w:rPr>
          <w:rFonts w:hint="cs"/>
          <w:rtl/>
        </w:rPr>
        <w:t>ومن أبرز هذه الحقوق حق الرقابة</w:t>
      </w:r>
      <w:r w:rsidR="00C1509E" w:rsidRPr="00DE6131">
        <w:rPr>
          <w:rFonts w:hint="cs"/>
          <w:rtl/>
        </w:rPr>
        <w:t xml:space="preserve">، </w:t>
      </w:r>
      <w:r w:rsidR="003F732F" w:rsidRPr="00DE6131">
        <w:rPr>
          <w:rFonts w:hint="cs"/>
          <w:rtl/>
        </w:rPr>
        <w:t xml:space="preserve">و لها بناءا على ذلك  مراقبة تنفيذ العقد للتحقق من مطابقة التنفيذ للشروط المتعاقد عليها من كل </w:t>
      </w:r>
      <w:r w:rsidR="00072250">
        <w:rPr>
          <w:rFonts w:hint="cs"/>
          <w:rtl/>
        </w:rPr>
        <w:t>النواحي سواء من الناحية الفنية أ</w:t>
      </w:r>
      <w:r w:rsidR="003F732F" w:rsidRPr="00DE6131">
        <w:rPr>
          <w:rFonts w:hint="cs"/>
          <w:rtl/>
        </w:rPr>
        <w:t xml:space="preserve">و الناحية </w:t>
      </w:r>
      <w:r w:rsidR="003F732F" w:rsidRPr="00DE6131">
        <w:rPr>
          <w:rFonts w:hint="cs"/>
          <w:rtl/>
        </w:rPr>
        <w:lastRenderedPageBreak/>
        <w:t xml:space="preserve">المالية ، الا أن المتعاقد يظل حرا في اختيار الوسائل اللازمة لتنفيذ التزاماته فليس لها أن تبالغ في </w:t>
      </w:r>
      <w:r w:rsidR="008D6987" w:rsidRPr="00DE6131">
        <w:rPr>
          <w:rFonts w:hint="cs"/>
          <w:rtl/>
        </w:rPr>
        <w:t>سياق</w:t>
      </w:r>
      <w:r w:rsidR="003F732F" w:rsidRPr="00DE6131">
        <w:rPr>
          <w:rFonts w:hint="cs"/>
          <w:rtl/>
        </w:rPr>
        <w:t xml:space="preserve"> ممارستها لحق الرقابة الى حد الاعتداء على حقوق المتعاقد ال</w:t>
      </w:r>
      <w:r w:rsidR="00072250">
        <w:rPr>
          <w:rFonts w:hint="cs"/>
          <w:rtl/>
        </w:rPr>
        <w:t>آ</w:t>
      </w:r>
      <w:r w:rsidR="003F732F" w:rsidRPr="00DE6131">
        <w:rPr>
          <w:rFonts w:hint="cs"/>
          <w:rtl/>
        </w:rPr>
        <w:t>خر</w:t>
      </w:r>
      <w:r w:rsidR="00072250">
        <w:rPr>
          <w:rFonts w:hint="cs"/>
          <w:rtl/>
        </w:rPr>
        <w:t>، إلا أ</w:t>
      </w:r>
      <w:r w:rsidR="003F732F" w:rsidRPr="00DE6131">
        <w:rPr>
          <w:rFonts w:hint="cs"/>
          <w:rtl/>
        </w:rPr>
        <w:t>ن مدى ممارسة</w:t>
      </w:r>
      <w:r w:rsidR="00072250">
        <w:rPr>
          <w:rFonts w:hint="cs"/>
          <w:rtl/>
        </w:rPr>
        <w:t xml:space="preserve"> هذا الحق يختلف من عقد الى آ</w:t>
      </w:r>
      <w:r w:rsidR="003F732F" w:rsidRPr="00DE6131">
        <w:rPr>
          <w:rFonts w:hint="cs"/>
          <w:rtl/>
        </w:rPr>
        <w:t>خر حسب نوعيته</w:t>
      </w:r>
      <w:r w:rsidR="003F732F" w:rsidRPr="00DE6131">
        <w:rPr>
          <w:rStyle w:val="Appelnotedebasdep"/>
          <w:color w:val="000000" w:themeColor="text1"/>
          <w:rtl/>
        </w:rPr>
        <w:footnoteReference w:id="329"/>
      </w:r>
      <w:r w:rsidR="003F732F" w:rsidRPr="00DE6131">
        <w:rPr>
          <w:rFonts w:hint="cs"/>
          <w:rtl/>
        </w:rPr>
        <w:t xml:space="preserve">. </w:t>
      </w:r>
    </w:p>
    <w:p w14:paraId="22D512EA" w14:textId="361FB12D" w:rsidR="00EB5E3B" w:rsidRPr="00DE6131" w:rsidRDefault="003F732F" w:rsidP="00D74548">
      <w:pPr>
        <w:rPr>
          <w:rtl/>
        </w:rPr>
      </w:pPr>
      <w:r w:rsidRPr="00DE6131">
        <w:rPr>
          <w:rFonts w:hint="cs"/>
          <w:rtl/>
        </w:rPr>
        <w:t>فف</w:t>
      </w:r>
      <w:r w:rsidR="001418EE" w:rsidRPr="00DE6131">
        <w:rPr>
          <w:rFonts w:hint="cs"/>
          <w:rtl/>
        </w:rPr>
        <w:t xml:space="preserve">ي عقود التفويض </w:t>
      </w:r>
      <w:r w:rsidRPr="00DE6131">
        <w:rPr>
          <w:rFonts w:hint="cs"/>
          <w:rtl/>
        </w:rPr>
        <w:t>يختلف حق</w:t>
      </w:r>
      <w:r w:rsidR="001418EE" w:rsidRPr="00DE6131">
        <w:rPr>
          <w:rFonts w:hint="cs"/>
          <w:rtl/>
        </w:rPr>
        <w:t xml:space="preserve"> الجهة المانحة في الرقابة</w:t>
      </w:r>
      <w:r w:rsidRPr="00DE6131">
        <w:rPr>
          <w:rFonts w:hint="cs"/>
          <w:rtl/>
        </w:rPr>
        <w:t xml:space="preserve"> </w:t>
      </w:r>
      <w:r w:rsidR="001418EE" w:rsidRPr="00DE6131">
        <w:rPr>
          <w:rFonts w:hint="cs"/>
          <w:rtl/>
        </w:rPr>
        <w:t>وال</w:t>
      </w:r>
      <w:r w:rsidR="00072250">
        <w:rPr>
          <w:rFonts w:hint="cs"/>
          <w:rtl/>
        </w:rPr>
        <w:t>إ</w:t>
      </w:r>
      <w:r w:rsidR="001418EE" w:rsidRPr="00DE6131">
        <w:rPr>
          <w:rFonts w:hint="cs"/>
          <w:rtl/>
        </w:rPr>
        <w:t xml:space="preserve">شراف ضيقا واتساعا بحسب الصورة التي يأخذها العقد فيتسع في عقود التفويض التي تتحمل فيها الجهة المانحة </w:t>
      </w:r>
      <w:r w:rsidR="008D6987" w:rsidRPr="00DE6131">
        <w:rPr>
          <w:rFonts w:hint="cs"/>
          <w:rtl/>
        </w:rPr>
        <w:t>لأغلب</w:t>
      </w:r>
      <w:r w:rsidR="001418EE" w:rsidRPr="00DE6131">
        <w:rPr>
          <w:rFonts w:hint="cs"/>
          <w:rtl/>
        </w:rPr>
        <w:t xml:space="preserve"> التكاليف والمنشآت اللازمة لتشغيل المرفق العام المفوض وتضيق كلما ازدادت استثمارات المفوض له فيصبح صاحب المبادرة ويتسع هامش حريته في اختيار الأساليب والطرق الكفيلة بتحقيق الأرباح التي يسعى الى تحقيقها صاحب </w:t>
      </w:r>
      <w:r w:rsidR="008D6987" w:rsidRPr="00DE6131">
        <w:rPr>
          <w:rFonts w:hint="cs"/>
          <w:rtl/>
        </w:rPr>
        <w:t>التفويض</w:t>
      </w:r>
      <w:r w:rsidR="00072250">
        <w:rPr>
          <w:rFonts w:hint="cs"/>
          <w:rtl/>
        </w:rPr>
        <w:t>،</w:t>
      </w:r>
      <w:r w:rsidR="008D6987" w:rsidRPr="00DE6131">
        <w:rPr>
          <w:rFonts w:hint="cs"/>
          <w:rtl/>
        </w:rPr>
        <w:t xml:space="preserve"> غير</w:t>
      </w:r>
      <w:r w:rsidR="00E74B56" w:rsidRPr="00DE6131">
        <w:rPr>
          <w:rFonts w:hint="cs"/>
          <w:rtl/>
        </w:rPr>
        <w:t xml:space="preserve"> أنه في كل الأحوال </w:t>
      </w:r>
      <w:r w:rsidR="008D6987" w:rsidRPr="00DE6131">
        <w:rPr>
          <w:rFonts w:hint="cs"/>
          <w:rtl/>
        </w:rPr>
        <w:t>لا يمك</w:t>
      </w:r>
      <w:r w:rsidR="008D6987" w:rsidRPr="00DE6131">
        <w:rPr>
          <w:rtl/>
        </w:rPr>
        <w:t>ن</w:t>
      </w:r>
      <w:r w:rsidR="00EB5E3B" w:rsidRPr="00DE6131">
        <w:rPr>
          <w:rFonts w:hint="cs"/>
          <w:rtl/>
        </w:rPr>
        <w:t xml:space="preserve"> للجهة المانحة التخلي عن حق الرقابة وال</w:t>
      </w:r>
      <w:r w:rsidR="00072250">
        <w:rPr>
          <w:rFonts w:hint="cs"/>
          <w:rtl/>
        </w:rPr>
        <w:t>إ</w:t>
      </w:r>
      <w:r w:rsidR="00EB5E3B" w:rsidRPr="00DE6131">
        <w:rPr>
          <w:rFonts w:hint="cs"/>
          <w:rtl/>
        </w:rPr>
        <w:t>شراف على المرافق العامة ب</w:t>
      </w:r>
      <w:r w:rsidR="00072250">
        <w:rPr>
          <w:rFonts w:hint="cs"/>
          <w:rtl/>
        </w:rPr>
        <w:t>شكل كلي لأ</w:t>
      </w:r>
      <w:r w:rsidR="00EB5E3B" w:rsidRPr="00DE6131">
        <w:rPr>
          <w:rFonts w:hint="cs"/>
          <w:rtl/>
        </w:rPr>
        <w:t>ن مسؤولية الجهة الإدارية المتعاقدة تظل قائمة بغض النظر عن حجم الاستثمارات التي تشارك بها السلطة المفوضة.</w:t>
      </w:r>
    </w:p>
    <w:p w14:paraId="4FF01479" w14:textId="18F997EA" w:rsidR="00512708" w:rsidRPr="00DE6131" w:rsidRDefault="00EB5E3B" w:rsidP="00D74548">
      <w:pPr>
        <w:rPr>
          <w:rtl/>
        </w:rPr>
      </w:pPr>
      <w:r w:rsidRPr="00DE6131">
        <w:rPr>
          <w:rFonts w:hint="cs"/>
          <w:rtl/>
        </w:rPr>
        <w:t>وفي الأخير ومهما يكن الأساس القانوني الذي تستند عليه الجهة العامة المانحة في ل</w:t>
      </w:r>
      <w:r w:rsidR="008D6987" w:rsidRPr="00DE6131">
        <w:rPr>
          <w:rFonts w:hint="cs"/>
          <w:rtl/>
        </w:rPr>
        <w:t>ب</w:t>
      </w:r>
      <w:r w:rsidRPr="00DE6131">
        <w:rPr>
          <w:rFonts w:hint="cs"/>
          <w:rtl/>
        </w:rPr>
        <w:t xml:space="preserve">سط رقابتها على المرافق العامة التي تدار بالأسلوب غير </w:t>
      </w:r>
      <w:r w:rsidR="00CF1A6F" w:rsidRPr="00DE6131">
        <w:rPr>
          <w:rFonts w:hint="cs"/>
          <w:rtl/>
        </w:rPr>
        <w:t>المباشر،</w:t>
      </w:r>
      <w:r w:rsidRPr="00DE6131">
        <w:rPr>
          <w:rFonts w:hint="cs"/>
          <w:rtl/>
        </w:rPr>
        <w:t xml:space="preserve"> </w:t>
      </w:r>
      <w:r w:rsidR="00072250">
        <w:rPr>
          <w:rFonts w:hint="cs"/>
          <w:rtl/>
        </w:rPr>
        <w:t>الا أ</w:t>
      </w:r>
      <w:r w:rsidRPr="00DE6131">
        <w:rPr>
          <w:rFonts w:hint="cs"/>
          <w:rtl/>
        </w:rPr>
        <w:t>نه للوصول الى الأهداف المسطرة من وراء انتهاج هذه الأساليب</w:t>
      </w:r>
      <w:r w:rsidR="00595A37">
        <w:rPr>
          <w:rFonts w:hint="cs"/>
          <w:rtl/>
        </w:rPr>
        <w:t xml:space="preserve"> لابد أ</w:t>
      </w:r>
      <w:r w:rsidRPr="00DE6131">
        <w:rPr>
          <w:rFonts w:hint="cs"/>
          <w:rtl/>
        </w:rPr>
        <w:t xml:space="preserve">ن تمارس سلطة الرقابة في </w:t>
      </w:r>
      <w:r w:rsidR="00CF1A6F" w:rsidRPr="00DE6131">
        <w:rPr>
          <w:rFonts w:hint="cs"/>
          <w:rtl/>
        </w:rPr>
        <w:t>إطار</w:t>
      </w:r>
      <w:r w:rsidRPr="00DE6131">
        <w:rPr>
          <w:rFonts w:hint="cs"/>
          <w:rtl/>
        </w:rPr>
        <w:t xml:space="preserve"> قانوني منظم حتى تضمن عدم الاعتداء على حقوق أي من الأطراف المتعاقدة</w:t>
      </w:r>
      <w:r w:rsidR="00595A37">
        <w:rPr>
          <w:rFonts w:hint="cs"/>
          <w:rtl/>
        </w:rPr>
        <w:t xml:space="preserve"> من جهة وحتى تحافظ على مصداقية أ</w:t>
      </w:r>
      <w:r w:rsidRPr="00DE6131">
        <w:rPr>
          <w:rFonts w:hint="cs"/>
          <w:rtl/>
        </w:rPr>
        <w:t>شخاص القانون العام بوصفها واجهة السلطة العامة في الدولة</w:t>
      </w:r>
      <w:r w:rsidR="00595A37">
        <w:rPr>
          <w:rFonts w:hint="cs"/>
          <w:rtl/>
        </w:rPr>
        <w:t>،</w:t>
      </w:r>
      <w:r w:rsidRPr="00DE6131">
        <w:rPr>
          <w:rFonts w:hint="cs"/>
          <w:rtl/>
        </w:rPr>
        <w:t xml:space="preserve"> بالإضافة </w:t>
      </w:r>
      <w:r w:rsidR="00D4280A" w:rsidRPr="00DE6131">
        <w:rPr>
          <w:rFonts w:hint="cs"/>
          <w:rtl/>
        </w:rPr>
        <w:t>الى.</w:t>
      </w:r>
      <w:r w:rsidR="00004608" w:rsidRPr="00DE6131">
        <w:rPr>
          <w:rFonts w:hint="cs"/>
          <w:rtl/>
        </w:rPr>
        <w:t>كسب ثقة المتعاقدين مع الإدارة بشكل عام وتشجيع المستثمرين في المرافق العامة بمنحهم الأمان القانوني اللازم للاطمئنان على استثماراتهم وتوسيعها في المشاريع العامة</w:t>
      </w:r>
      <w:r w:rsidR="00595A37">
        <w:rPr>
          <w:rFonts w:hint="cs"/>
          <w:rtl/>
        </w:rPr>
        <w:t>،</w:t>
      </w:r>
      <w:r w:rsidR="00004608" w:rsidRPr="00DE6131">
        <w:rPr>
          <w:rFonts w:hint="cs"/>
          <w:rtl/>
        </w:rPr>
        <w:t xml:space="preserve"> مستفيدين بذلك من بعض امتيازات السلطة العامة في مقابل خضوعهم للرقابة الدائمة من قبل كل الهيئات التي يمنحها القانون تلك الصلاحية وعلى وجه الخصوص السلطة المانحة كونها ال</w:t>
      </w:r>
      <w:r w:rsidR="00194065">
        <w:rPr>
          <w:rFonts w:hint="cs"/>
          <w:rtl/>
        </w:rPr>
        <w:t>أ</w:t>
      </w:r>
      <w:r w:rsidR="00004608" w:rsidRPr="00DE6131">
        <w:rPr>
          <w:rFonts w:hint="cs"/>
          <w:rtl/>
        </w:rPr>
        <w:t>درى بالمعطيات المحيطة</w:t>
      </w:r>
      <w:r w:rsidR="00194065">
        <w:rPr>
          <w:rFonts w:hint="cs"/>
          <w:rtl/>
        </w:rPr>
        <w:t xml:space="preserve"> بالمرفق العام المفوض وصاحبة الإ</w:t>
      </w:r>
      <w:r w:rsidR="00004608" w:rsidRPr="00DE6131">
        <w:rPr>
          <w:rFonts w:hint="cs"/>
          <w:rtl/>
        </w:rPr>
        <w:t>ختصاص الأصيل في إدارة واستغلال المرفق العام موضوع التفويض.</w:t>
      </w:r>
      <w:r w:rsidRPr="00DE6131">
        <w:rPr>
          <w:rFonts w:hint="cs"/>
          <w:rtl/>
        </w:rPr>
        <w:t xml:space="preserve"> </w:t>
      </w:r>
    </w:p>
    <w:p w14:paraId="43B67613" w14:textId="77777777" w:rsidR="00A6636F" w:rsidRPr="00DE6131" w:rsidRDefault="00E25D7A" w:rsidP="00DC6D1B">
      <w:pPr>
        <w:ind w:firstLine="0"/>
        <w:outlineLvl w:val="3"/>
        <w:rPr>
          <w:b/>
          <w:bCs/>
          <w:color w:val="000000" w:themeColor="text1"/>
          <w:sz w:val="32"/>
          <w:szCs w:val="32"/>
          <w:rtl/>
        </w:rPr>
      </w:pPr>
      <w:bookmarkStart w:id="235" w:name="_Toc165664653"/>
      <w:bookmarkStart w:id="236" w:name="_Toc165665153"/>
      <w:bookmarkStart w:id="237" w:name="_Toc168134094"/>
      <w:r w:rsidRPr="00DE6131">
        <w:rPr>
          <w:rFonts w:hint="cs"/>
          <w:b/>
          <w:bCs/>
          <w:color w:val="000000" w:themeColor="text1"/>
          <w:sz w:val="32"/>
          <w:szCs w:val="32"/>
          <w:rtl/>
        </w:rPr>
        <w:t>المطلب الثاني: سلطة تعديل عقد التفويض</w:t>
      </w:r>
      <w:bookmarkEnd w:id="235"/>
      <w:bookmarkEnd w:id="236"/>
      <w:bookmarkEnd w:id="237"/>
      <w:r w:rsidRPr="00DE6131">
        <w:rPr>
          <w:rFonts w:hint="cs"/>
          <w:b/>
          <w:bCs/>
          <w:color w:val="000000" w:themeColor="text1"/>
          <w:sz w:val="32"/>
          <w:szCs w:val="32"/>
          <w:rtl/>
        </w:rPr>
        <w:t xml:space="preserve"> </w:t>
      </w:r>
    </w:p>
    <w:p w14:paraId="47283D8C" w14:textId="6D4A5141" w:rsidR="006C4CF0" w:rsidRPr="00DE6131" w:rsidRDefault="00E25D7A" w:rsidP="00D74548">
      <w:pPr>
        <w:rPr>
          <w:rtl/>
        </w:rPr>
      </w:pPr>
      <w:r w:rsidRPr="00DE6131">
        <w:rPr>
          <w:rFonts w:hint="cs"/>
          <w:rtl/>
        </w:rPr>
        <w:t xml:space="preserve">تعد سلطة </w:t>
      </w:r>
      <w:r w:rsidR="00A6636F" w:rsidRPr="00DE6131">
        <w:rPr>
          <w:rFonts w:hint="cs"/>
          <w:rtl/>
        </w:rPr>
        <w:t xml:space="preserve">تعديل العقد الإداري أحد أهم </w:t>
      </w:r>
      <w:r w:rsidRPr="00DE6131">
        <w:rPr>
          <w:rFonts w:hint="cs"/>
          <w:rtl/>
        </w:rPr>
        <w:t xml:space="preserve"> السلطات </w:t>
      </w:r>
      <w:r w:rsidR="00A6636F" w:rsidRPr="00DE6131">
        <w:rPr>
          <w:rFonts w:hint="cs"/>
          <w:rtl/>
        </w:rPr>
        <w:t xml:space="preserve">العامة </w:t>
      </w:r>
      <w:r w:rsidRPr="00DE6131">
        <w:rPr>
          <w:rFonts w:hint="cs"/>
          <w:rtl/>
        </w:rPr>
        <w:t xml:space="preserve">والخطيرة </w:t>
      </w:r>
      <w:r w:rsidR="00A6636F" w:rsidRPr="00DE6131">
        <w:rPr>
          <w:rFonts w:hint="cs"/>
          <w:rtl/>
        </w:rPr>
        <w:t xml:space="preserve">نوعا ما </w:t>
      </w:r>
      <w:r w:rsidRPr="00DE6131">
        <w:rPr>
          <w:rFonts w:hint="cs"/>
          <w:rtl/>
        </w:rPr>
        <w:t xml:space="preserve">الممنوحة </w:t>
      </w:r>
      <w:r w:rsidR="00A6636F" w:rsidRPr="00DE6131">
        <w:rPr>
          <w:rFonts w:hint="cs"/>
          <w:rtl/>
        </w:rPr>
        <w:t xml:space="preserve">للجهة </w:t>
      </w:r>
      <w:r w:rsidRPr="00DE6131">
        <w:rPr>
          <w:rFonts w:hint="cs"/>
          <w:rtl/>
        </w:rPr>
        <w:t xml:space="preserve"> </w:t>
      </w:r>
      <w:r w:rsidR="00194065">
        <w:rPr>
          <w:rFonts w:hint="cs"/>
          <w:rtl/>
        </w:rPr>
        <w:t>الإدارية في</w:t>
      </w:r>
      <w:r w:rsidRPr="00DE6131">
        <w:rPr>
          <w:rFonts w:hint="cs"/>
          <w:rtl/>
        </w:rPr>
        <w:t xml:space="preserve"> نطاق العقود الإدارية</w:t>
      </w:r>
      <w:r w:rsidR="00A6636F" w:rsidRPr="00DE6131">
        <w:rPr>
          <w:rFonts w:hint="cs"/>
          <w:rtl/>
        </w:rPr>
        <w:t xml:space="preserve">، </w:t>
      </w:r>
      <w:r w:rsidR="008D6987" w:rsidRPr="00DE6131">
        <w:rPr>
          <w:rFonts w:hint="cs"/>
          <w:rtl/>
        </w:rPr>
        <w:t>فالإدارة</w:t>
      </w:r>
      <w:r w:rsidRPr="00DE6131">
        <w:rPr>
          <w:rFonts w:hint="cs"/>
          <w:rtl/>
        </w:rPr>
        <w:t xml:space="preserve"> </w:t>
      </w:r>
      <w:r w:rsidR="008D6987" w:rsidRPr="00DE6131">
        <w:rPr>
          <w:rFonts w:hint="cs"/>
          <w:rtl/>
        </w:rPr>
        <w:t>لا تتوق</w:t>
      </w:r>
      <w:r w:rsidR="008D6987" w:rsidRPr="00DE6131">
        <w:rPr>
          <w:rtl/>
        </w:rPr>
        <w:t>ف</w:t>
      </w:r>
      <w:r w:rsidRPr="00DE6131">
        <w:rPr>
          <w:rFonts w:hint="cs"/>
          <w:rtl/>
        </w:rPr>
        <w:t xml:space="preserve"> </w:t>
      </w:r>
      <w:r w:rsidR="00A6636F" w:rsidRPr="00DE6131">
        <w:rPr>
          <w:rFonts w:hint="cs"/>
          <w:rtl/>
        </w:rPr>
        <w:t xml:space="preserve">في بعض الحالات </w:t>
      </w:r>
      <w:r w:rsidRPr="00DE6131">
        <w:rPr>
          <w:rFonts w:hint="cs"/>
          <w:rtl/>
        </w:rPr>
        <w:t>عند حد ال</w:t>
      </w:r>
      <w:r w:rsidR="00194065">
        <w:rPr>
          <w:rFonts w:hint="cs"/>
          <w:rtl/>
        </w:rPr>
        <w:t>إ</w:t>
      </w:r>
      <w:r w:rsidRPr="00DE6131">
        <w:rPr>
          <w:rFonts w:hint="cs"/>
          <w:rtl/>
        </w:rPr>
        <w:t xml:space="preserve">شراف والمتابعة </w:t>
      </w:r>
      <w:r w:rsidR="00A6636F" w:rsidRPr="00DE6131">
        <w:rPr>
          <w:rFonts w:hint="cs"/>
          <w:rtl/>
        </w:rPr>
        <w:t>فقط بل</w:t>
      </w:r>
      <w:r w:rsidRPr="00DE6131">
        <w:rPr>
          <w:rFonts w:hint="cs"/>
          <w:rtl/>
        </w:rPr>
        <w:t xml:space="preserve"> </w:t>
      </w:r>
      <w:r w:rsidR="00A6636F" w:rsidRPr="00DE6131">
        <w:rPr>
          <w:rFonts w:hint="cs"/>
          <w:rtl/>
        </w:rPr>
        <w:t xml:space="preserve">تتعدى ذلك </w:t>
      </w:r>
      <w:r w:rsidRPr="00DE6131">
        <w:rPr>
          <w:rFonts w:hint="cs"/>
          <w:rtl/>
        </w:rPr>
        <w:t xml:space="preserve">الى </w:t>
      </w:r>
      <w:r w:rsidR="008D6987" w:rsidRPr="00DE6131">
        <w:rPr>
          <w:rFonts w:hint="cs"/>
          <w:rtl/>
        </w:rPr>
        <w:t>تغيير</w:t>
      </w:r>
      <w:r w:rsidR="00A6636F" w:rsidRPr="00DE6131">
        <w:rPr>
          <w:rFonts w:hint="cs"/>
          <w:rtl/>
        </w:rPr>
        <w:t xml:space="preserve"> </w:t>
      </w:r>
      <w:r w:rsidRPr="00DE6131">
        <w:rPr>
          <w:rFonts w:hint="cs"/>
          <w:rtl/>
        </w:rPr>
        <w:t>ا</w:t>
      </w:r>
      <w:r w:rsidR="00A6636F" w:rsidRPr="00DE6131">
        <w:rPr>
          <w:rFonts w:hint="cs"/>
          <w:rtl/>
        </w:rPr>
        <w:t xml:space="preserve">لالتزامات المترتبة على طرفي العقد </w:t>
      </w:r>
      <w:r w:rsidR="006B770E">
        <w:rPr>
          <w:rFonts w:hint="cs"/>
          <w:rtl/>
        </w:rPr>
        <w:t>إما بالزيادة أو</w:t>
      </w:r>
      <w:r w:rsidRPr="00DE6131">
        <w:rPr>
          <w:rFonts w:hint="cs"/>
          <w:rtl/>
        </w:rPr>
        <w:t xml:space="preserve"> النقصان</w:t>
      </w:r>
      <w:r w:rsidRPr="00DE6131">
        <w:rPr>
          <w:rStyle w:val="Appelnotedebasdep"/>
          <w:color w:val="000000" w:themeColor="text1"/>
          <w:rtl/>
        </w:rPr>
        <w:footnoteReference w:id="330"/>
      </w:r>
      <w:r w:rsidR="006B770E">
        <w:rPr>
          <w:rFonts w:hint="cs"/>
          <w:rtl/>
        </w:rPr>
        <w:t>،</w:t>
      </w:r>
      <w:r w:rsidR="00A6636F" w:rsidRPr="00DE6131">
        <w:rPr>
          <w:rFonts w:hint="cs"/>
          <w:rtl/>
        </w:rPr>
        <w:t xml:space="preserve"> وبذلك ف</w:t>
      </w:r>
      <w:r w:rsidR="00B76FF4" w:rsidRPr="00DE6131">
        <w:rPr>
          <w:rFonts w:hint="cs"/>
          <w:rtl/>
        </w:rPr>
        <w:t>تتمتع السلطة المفوضة</w:t>
      </w:r>
      <w:r w:rsidR="00A6636F" w:rsidRPr="00DE6131">
        <w:rPr>
          <w:rFonts w:hint="cs"/>
          <w:rtl/>
        </w:rPr>
        <w:t xml:space="preserve"> بسلطة تعديل أ</w:t>
      </w:r>
      <w:r w:rsidR="00B76FF4" w:rsidRPr="00DE6131">
        <w:rPr>
          <w:rFonts w:hint="cs"/>
          <w:rtl/>
        </w:rPr>
        <w:t>حكام</w:t>
      </w:r>
      <w:r w:rsidR="00A6636F" w:rsidRPr="00DE6131">
        <w:rPr>
          <w:rFonts w:hint="cs"/>
          <w:rtl/>
        </w:rPr>
        <w:t xml:space="preserve"> عقد</w:t>
      </w:r>
      <w:r w:rsidR="00B76FF4" w:rsidRPr="00DE6131">
        <w:rPr>
          <w:rFonts w:hint="cs"/>
          <w:rtl/>
        </w:rPr>
        <w:t xml:space="preserve"> التفويض بالإرادة المنفردة </w:t>
      </w:r>
      <w:r w:rsidR="00A6636F" w:rsidRPr="00DE6131">
        <w:rPr>
          <w:rFonts w:hint="cs"/>
          <w:rtl/>
        </w:rPr>
        <w:t xml:space="preserve">خاصة </w:t>
      </w:r>
      <w:r w:rsidR="00B76FF4" w:rsidRPr="00DE6131">
        <w:rPr>
          <w:rFonts w:hint="cs"/>
          <w:rtl/>
        </w:rPr>
        <w:t xml:space="preserve">في </w:t>
      </w:r>
      <w:r w:rsidR="00A6636F" w:rsidRPr="00DE6131">
        <w:rPr>
          <w:rFonts w:hint="cs"/>
          <w:rtl/>
        </w:rPr>
        <w:t>الجانب</w:t>
      </w:r>
      <w:r w:rsidR="00B76FF4" w:rsidRPr="00DE6131">
        <w:rPr>
          <w:rFonts w:hint="cs"/>
          <w:rtl/>
        </w:rPr>
        <w:t xml:space="preserve"> </w:t>
      </w:r>
      <w:r w:rsidR="00A6636F" w:rsidRPr="00DE6131">
        <w:rPr>
          <w:rFonts w:hint="cs"/>
          <w:rtl/>
        </w:rPr>
        <w:t>المرتبط</w:t>
      </w:r>
      <w:r w:rsidR="00B76FF4" w:rsidRPr="00DE6131">
        <w:rPr>
          <w:rFonts w:hint="cs"/>
          <w:rtl/>
        </w:rPr>
        <w:t xml:space="preserve"> </w:t>
      </w:r>
      <w:r w:rsidR="00A6636F" w:rsidRPr="00DE6131">
        <w:rPr>
          <w:rFonts w:hint="cs"/>
          <w:rtl/>
        </w:rPr>
        <w:t>بالبنود</w:t>
      </w:r>
      <w:r w:rsidR="00B76FF4" w:rsidRPr="00DE6131">
        <w:rPr>
          <w:rFonts w:hint="cs"/>
          <w:rtl/>
        </w:rPr>
        <w:t xml:space="preserve"> التنظيمية، لكن</w:t>
      </w:r>
      <w:r w:rsidR="00A6636F" w:rsidRPr="00DE6131">
        <w:rPr>
          <w:rFonts w:hint="cs"/>
          <w:rtl/>
        </w:rPr>
        <w:t xml:space="preserve">ها </w:t>
      </w:r>
      <w:r w:rsidR="00B76FF4" w:rsidRPr="00DE6131">
        <w:rPr>
          <w:rFonts w:hint="cs"/>
          <w:rtl/>
        </w:rPr>
        <w:t xml:space="preserve"> لا </w:t>
      </w:r>
      <w:r w:rsidR="00A6636F" w:rsidRPr="00DE6131">
        <w:rPr>
          <w:rFonts w:hint="cs"/>
          <w:rtl/>
        </w:rPr>
        <w:t xml:space="preserve">بد </w:t>
      </w:r>
      <w:r w:rsidR="006B770E">
        <w:rPr>
          <w:rFonts w:hint="cs"/>
          <w:rtl/>
        </w:rPr>
        <w:t>أ</w:t>
      </w:r>
      <w:r w:rsidR="00B76FF4" w:rsidRPr="00DE6131">
        <w:rPr>
          <w:rFonts w:hint="cs"/>
          <w:rtl/>
        </w:rPr>
        <w:t xml:space="preserve">ن </w:t>
      </w:r>
      <w:r w:rsidR="00A6636F" w:rsidRPr="00DE6131">
        <w:rPr>
          <w:rFonts w:hint="cs"/>
          <w:rtl/>
        </w:rPr>
        <w:t>تكون متوازنة في ذلك فلا</w:t>
      </w:r>
      <w:r w:rsidR="008D6987" w:rsidRPr="00DE6131">
        <w:rPr>
          <w:rFonts w:hint="cs"/>
          <w:rtl/>
        </w:rPr>
        <w:t xml:space="preserve"> </w:t>
      </w:r>
      <w:r w:rsidR="00A6636F" w:rsidRPr="00DE6131">
        <w:rPr>
          <w:rFonts w:hint="cs"/>
          <w:rtl/>
        </w:rPr>
        <w:t xml:space="preserve">ينبغي أن يكون التعديل </w:t>
      </w:r>
      <w:r w:rsidR="00B76FF4" w:rsidRPr="00DE6131">
        <w:rPr>
          <w:rFonts w:hint="cs"/>
          <w:rtl/>
        </w:rPr>
        <w:t xml:space="preserve">جذريا </w:t>
      </w:r>
      <w:r w:rsidR="00A6636F" w:rsidRPr="00DE6131">
        <w:rPr>
          <w:rFonts w:hint="cs"/>
          <w:rtl/>
        </w:rPr>
        <w:t xml:space="preserve">يمس بطبيعة العقد </w:t>
      </w:r>
      <w:r w:rsidR="008D6987" w:rsidRPr="00DE6131">
        <w:rPr>
          <w:rFonts w:hint="cs"/>
          <w:rtl/>
        </w:rPr>
        <w:t>أو إثقا</w:t>
      </w:r>
      <w:r w:rsidR="008D6987" w:rsidRPr="00DE6131">
        <w:rPr>
          <w:rtl/>
        </w:rPr>
        <w:t>ل</w:t>
      </w:r>
      <w:r w:rsidR="00B76FF4" w:rsidRPr="00DE6131">
        <w:rPr>
          <w:rFonts w:hint="cs"/>
          <w:rtl/>
        </w:rPr>
        <w:t xml:space="preserve"> المفوض له </w:t>
      </w:r>
      <w:r w:rsidR="008D6987" w:rsidRPr="00DE6131">
        <w:rPr>
          <w:rFonts w:hint="cs"/>
          <w:rtl/>
        </w:rPr>
        <w:t>بأعباء</w:t>
      </w:r>
      <w:r w:rsidR="00B76FF4" w:rsidRPr="00DE6131">
        <w:rPr>
          <w:rFonts w:hint="cs"/>
          <w:rtl/>
        </w:rPr>
        <w:t xml:space="preserve"> </w:t>
      </w:r>
      <w:r w:rsidR="0084630C" w:rsidRPr="00DE6131">
        <w:rPr>
          <w:rFonts w:hint="cs"/>
          <w:rtl/>
        </w:rPr>
        <w:t>وتكاليف جديدة،</w:t>
      </w:r>
      <w:r w:rsidR="00B76FF4" w:rsidRPr="00DE6131">
        <w:rPr>
          <w:rFonts w:hint="cs"/>
          <w:rtl/>
        </w:rPr>
        <w:t xml:space="preserve"> </w:t>
      </w:r>
      <w:r w:rsidR="0084630C" w:rsidRPr="00DE6131">
        <w:rPr>
          <w:rFonts w:hint="cs"/>
          <w:rtl/>
        </w:rPr>
        <w:t xml:space="preserve">كي </w:t>
      </w:r>
      <w:r w:rsidR="008D6987" w:rsidRPr="00DE6131">
        <w:rPr>
          <w:rFonts w:hint="cs"/>
          <w:rtl/>
        </w:rPr>
        <w:t>لا يتول</w:t>
      </w:r>
      <w:r w:rsidR="008D6987" w:rsidRPr="00DE6131">
        <w:rPr>
          <w:rtl/>
        </w:rPr>
        <w:t>د</w:t>
      </w:r>
      <w:r w:rsidR="0084630C" w:rsidRPr="00DE6131">
        <w:rPr>
          <w:rFonts w:hint="cs"/>
          <w:rtl/>
        </w:rPr>
        <w:t xml:space="preserve"> للمفوض له</w:t>
      </w:r>
      <w:r w:rsidR="00B76FF4" w:rsidRPr="00DE6131">
        <w:rPr>
          <w:rFonts w:hint="cs"/>
          <w:rtl/>
        </w:rPr>
        <w:t xml:space="preserve"> حق </w:t>
      </w:r>
      <w:r w:rsidR="0084630C" w:rsidRPr="00DE6131">
        <w:rPr>
          <w:rFonts w:hint="cs"/>
          <w:rtl/>
        </w:rPr>
        <w:t>المطالبة</w:t>
      </w:r>
      <w:r w:rsidR="00B76FF4" w:rsidRPr="00DE6131">
        <w:rPr>
          <w:rFonts w:hint="cs"/>
          <w:rtl/>
        </w:rPr>
        <w:t xml:space="preserve"> </w:t>
      </w:r>
      <w:r w:rsidR="0084630C" w:rsidRPr="00DE6131">
        <w:rPr>
          <w:rFonts w:hint="cs"/>
          <w:rtl/>
        </w:rPr>
        <w:t>ب</w:t>
      </w:r>
      <w:r w:rsidR="00B76FF4" w:rsidRPr="00DE6131">
        <w:rPr>
          <w:rFonts w:hint="cs"/>
          <w:rtl/>
        </w:rPr>
        <w:t xml:space="preserve">التعويض </w:t>
      </w:r>
      <w:r w:rsidR="0084630C" w:rsidRPr="00DE6131">
        <w:rPr>
          <w:rFonts w:hint="cs"/>
          <w:rtl/>
        </w:rPr>
        <w:t xml:space="preserve">اللازم لغرض </w:t>
      </w:r>
      <w:r w:rsidR="00B76FF4" w:rsidRPr="00DE6131">
        <w:rPr>
          <w:rFonts w:hint="cs"/>
          <w:rtl/>
        </w:rPr>
        <w:t>إعادة التوازن المالي</w:t>
      </w:r>
      <w:r w:rsidR="0084630C" w:rsidRPr="00DE6131">
        <w:rPr>
          <w:rStyle w:val="Appelnotedebasdep"/>
          <w:color w:val="000000" w:themeColor="text1"/>
          <w:rtl/>
        </w:rPr>
        <w:footnoteReference w:id="331"/>
      </w:r>
      <w:r w:rsidR="006C4CF0" w:rsidRPr="00DE6131">
        <w:rPr>
          <w:rFonts w:hint="cs"/>
          <w:rtl/>
        </w:rPr>
        <w:t>.</w:t>
      </w:r>
    </w:p>
    <w:p w14:paraId="7C9F1A5B" w14:textId="4F077CC4" w:rsidR="00E25D7A" w:rsidRPr="00DE6131" w:rsidRDefault="0084630C" w:rsidP="00D74548">
      <w:pPr>
        <w:rPr>
          <w:sz w:val="24"/>
          <w:szCs w:val="24"/>
          <w:rtl/>
        </w:rPr>
      </w:pPr>
      <w:r w:rsidRPr="00DE6131">
        <w:rPr>
          <w:rFonts w:hint="cs"/>
          <w:rtl/>
        </w:rPr>
        <w:t>ال</w:t>
      </w:r>
      <w:r w:rsidR="006B770E">
        <w:rPr>
          <w:rFonts w:hint="cs"/>
          <w:rtl/>
        </w:rPr>
        <w:t>أ</w:t>
      </w:r>
      <w:r w:rsidRPr="00DE6131">
        <w:rPr>
          <w:rFonts w:hint="cs"/>
          <w:rtl/>
        </w:rPr>
        <w:t xml:space="preserve">مر الذي </w:t>
      </w:r>
      <w:r w:rsidR="00B76FF4" w:rsidRPr="00DE6131">
        <w:rPr>
          <w:rFonts w:hint="cs"/>
          <w:rtl/>
        </w:rPr>
        <w:t xml:space="preserve">قد يؤدي الى نشوء منازعة بين </w:t>
      </w:r>
      <w:r w:rsidRPr="00DE6131">
        <w:rPr>
          <w:rFonts w:hint="cs"/>
          <w:rtl/>
        </w:rPr>
        <w:t xml:space="preserve">صاحب </w:t>
      </w:r>
      <w:r w:rsidR="006C4CF0" w:rsidRPr="00DE6131">
        <w:rPr>
          <w:rFonts w:hint="cs"/>
          <w:rtl/>
        </w:rPr>
        <w:t>التفويض له</w:t>
      </w:r>
      <w:r w:rsidR="00B76FF4" w:rsidRPr="00DE6131">
        <w:rPr>
          <w:rFonts w:hint="cs"/>
          <w:rtl/>
        </w:rPr>
        <w:t xml:space="preserve"> والسلطة </w:t>
      </w:r>
      <w:r w:rsidRPr="00DE6131">
        <w:rPr>
          <w:rFonts w:hint="cs"/>
          <w:rtl/>
        </w:rPr>
        <w:t>المانحة للتفويض من جراء رفضها</w:t>
      </w:r>
      <w:r w:rsidR="00B76FF4" w:rsidRPr="00DE6131">
        <w:rPr>
          <w:rFonts w:hint="cs"/>
          <w:rtl/>
        </w:rPr>
        <w:t xml:space="preserve"> الاستجابة </w:t>
      </w:r>
      <w:r w:rsidRPr="00DE6131">
        <w:rPr>
          <w:rFonts w:hint="cs"/>
          <w:rtl/>
        </w:rPr>
        <w:t>لطلب</w:t>
      </w:r>
      <w:r w:rsidR="00B76FF4" w:rsidRPr="00DE6131">
        <w:rPr>
          <w:rFonts w:hint="cs"/>
          <w:rtl/>
        </w:rPr>
        <w:t xml:space="preserve"> المتعاقد معها </w:t>
      </w:r>
      <w:r w:rsidRPr="00DE6131">
        <w:rPr>
          <w:rFonts w:hint="cs"/>
          <w:rtl/>
        </w:rPr>
        <w:t xml:space="preserve">الرامية الى الحصول على </w:t>
      </w:r>
      <w:r w:rsidR="006C4CF0" w:rsidRPr="00DE6131">
        <w:rPr>
          <w:rFonts w:hint="cs"/>
          <w:rtl/>
        </w:rPr>
        <w:t>التعويض،</w:t>
      </w:r>
      <w:r w:rsidR="00B76FF4" w:rsidRPr="00DE6131">
        <w:rPr>
          <w:rFonts w:hint="cs"/>
          <w:rtl/>
        </w:rPr>
        <w:t xml:space="preserve"> </w:t>
      </w:r>
      <w:r w:rsidRPr="00DE6131">
        <w:rPr>
          <w:rFonts w:hint="cs"/>
          <w:rtl/>
        </w:rPr>
        <w:t xml:space="preserve">إلا أنه في العموم </w:t>
      </w:r>
      <w:r w:rsidR="00B76FF4" w:rsidRPr="00DE6131">
        <w:rPr>
          <w:rFonts w:hint="cs"/>
          <w:rtl/>
        </w:rPr>
        <w:t xml:space="preserve">قد استقر الفقه والقضاء الإداريين على </w:t>
      </w:r>
      <w:r w:rsidRPr="00DE6131">
        <w:rPr>
          <w:rFonts w:hint="cs"/>
          <w:rtl/>
        </w:rPr>
        <w:t xml:space="preserve">إقرار </w:t>
      </w:r>
      <w:r w:rsidR="00B76FF4" w:rsidRPr="00DE6131">
        <w:rPr>
          <w:rFonts w:hint="cs"/>
          <w:rtl/>
        </w:rPr>
        <w:t xml:space="preserve">حق السلطة </w:t>
      </w:r>
      <w:r w:rsidR="006C4CF0" w:rsidRPr="00DE6131">
        <w:rPr>
          <w:rFonts w:hint="cs"/>
          <w:rtl/>
        </w:rPr>
        <w:t>المانحة في</w:t>
      </w:r>
      <w:r w:rsidR="006B770E">
        <w:rPr>
          <w:rFonts w:hint="cs"/>
          <w:rtl/>
        </w:rPr>
        <w:t xml:space="preserve"> إ</w:t>
      </w:r>
      <w:r w:rsidR="00B76FF4" w:rsidRPr="00DE6131">
        <w:rPr>
          <w:rFonts w:hint="cs"/>
          <w:rtl/>
        </w:rPr>
        <w:t xml:space="preserve">جراء التعديلات </w:t>
      </w:r>
      <w:r w:rsidRPr="00DE6131">
        <w:rPr>
          <w:rFonts w:hint="cs"/>
          <w:rtl/>
        </w:rPr>
        <w:t xml:space="preserve">الملائمة </w:t>
      </w:r>
      <w:r w:rsidR="00B76FF4" w:rsidRPr="00DE6131">
        <w:rPr>
          <w:rFonts w:hint="cs"/>
          <w:rtl/>
        </w:rPr>
        <w:t xml:space="preserve">التي </w:t>
      </w:r>
      <w:r w:rsidRPr="00DE6131">
        <w:rPr>
          <w:rFonts w:hint="cs"/>
          <w:rtl/>
        </w:rPr>
        <w:t xml:space="preserve">تمليها المصلحة </w:t>
      </w:r>
      <w:r w:rsidR="006C4CF0" w:rsidRPr="00DE6131">
        <w:rPr>
          <w:rFonts w:hint="cs"/>
          <w:rtl/>
        </w:rPr>
        <w:t>العامة،</w:t>
      </w:r>
      <w:r w:rsidR="00B76FF4" w:rsidRPr="00DE6131">
        <w:rPr>
          <w:rFonts w:hint="cs"/>
          <w:rtl/>
        </w:rPr>
        <w:t xml:space="preserve"> </w:t>
      </w:r>
      <w:r w:rsidRPr="00DE6131">
        <w:rPr>
          <w:rFonts w:hint="cs"/>
          <w:rtl/>
        </w:rPr>
        <w:t>وكل ذلك بهدف</w:t>
      </w:r>
      <w:r w:rsidR="00B76FF4" w:rsidRPr="00DE6131">
        <w:rPr>
          <w:rFonts w:hint="cs"/>
          <w:rtl/>
        </w:rPr>
        <w:t xml:space="preserve"> تطوير </w:t>
      </w:r>
      <w:r w:rsidR="006B770E">
        <w:rPr>
          <w:rFonts w:hint="cs"/>
          <w:rtl/>
        </w:rPr>
        <w:t>المرافق العامة، وليس للمفوض له أ</w:t>
      </w:r>
      <w:r w:rsidR="00B76FF4" w:rsidRPr="00DE6131">
        <w:rPr>
          <w:rFonts w:hint="cs"/>
          <w:rtl/>
        </w:rPr>
        <w:t>و المنتفعين</w:t>
      </w:r>
      <w:r w:rsidRPr="00DE6131">
        <w:rPr>
          <w:rFonts w:hint="cs"/>
          <w:rtl/>
        </w:rPr>
        <w:t xml:space="preserve"> في هذا الصدد</w:t>
      </w:r>
      <w:r w:rsidR="00B76FF4" w:rsidRPr="00DE6131">
        <w:rPr>
          <w:rFonts w:hint="cs"/>
          <w:rtl/>
        </w:rPr>
        <w:t xml:space="preserve"> بخدماتها حق مكتسب يقف في وجهها وهي تمارس حقها في التعديل</w:t>
      </w:r>
      <w:r w:rsidR="00B76FF4" w:rsidRPr="00DE6131">
        <w:rPr>
          <w:rStyle w:val="Appelnotedebasdep"/>
          <w:color w:val="000000" w:themeColor="text1"/>
          <w:rtl/>
        </w:rPr>
        <w:footnoteReference w:id="332"/>
      </w:r>
      <w:r w:rsidR="006C4CF0" w:rsidRPr="00DE6131">
        <w:rPr>
          <w:rFonts w:hint="cs"/>
          <w:sz w:val="24"/>
          <w:szCs w:val="24"/>
          <w:rtl/>
        </w:rPr>
        <w:t>.</w:t>
      </w:r>
    </w:p>
    <w:p w14:paraId="30CC8FA3" w14:textId="5B00D953" w:rsidR="00CD2436" w:rsidRPr="00DE6131" w:rsidRDefault="00CD2436" w:rsidP="00DC6D1B">
      <w:pPr>
        <w:ind w:firstLine="0"/>
        <w:outlineLvl w:val="4"/>
        <w:rPr>
          <w:b/>
          <w:bCs/>
          <w:color w:val="000000" w:themeColor="text1"/>
          <w:sz w:val="32"/>
          <w:szCs w:val="32"/>
          <w:rtl/>
        </w:rPr>
      </w:pPr>
      <w:bookmarkStart w:id="238" w:name="_Toc165664654"/>
      <w:bookmarkStart w:id="239" w:name="_Toc165665154"/>
      <w:bookmarkStart w:id="240" w:name="_Toc168134095"/>
      <w:r w:rsidRPr="00DE6131">
        <w:rPr>
          <w:rFonts w:hint="cs"/>
          <w:b/>
          <w:bCs/>
          <w:color w:val="000000" w:themeColor="text1"/>
          <w:rtl/>
        </w:rPr>
        <w:t>الفرع الأول: أساس سلطة التعديل</w:t>
      </w:r>
      <w:bookmarkEnd w:id="238"/>
      <w:bookmarkEnd w:id="239"/>
      <w:bookmarkEnd w:id="240"/>
    </w:p>
    <w:p w14:paraId="3E1A33B2" w14:textId="111535EF" w:rsidR="00AE6B46" w:rsidRPr="00DE6131" w:rsidRDefault="006C4CF0" w:rsidP="00D74548">
      <w:pPr>
        <w:rPr>
          <w:sz w:val="24"/>
          <w:szCs w:val="24"/>
          <w:rtl/>
        </w:rPr>
      </w:pPr>
      <w:r w:rsidRPr="00DE6131">
        <w:rPr>
          <w:rFonts w:hint="cs"/>
          <w:rtl/>
        </w:rPr>
        <w:t xml:space="preserve">فنطاق القانون الخاص يظل </w:t>
      </w:r>
      <w:r w:rsidR="00E25D7A" w:rsidRPr="00DE6131">
        <w:rPr>
          <w:rFonts w:hint="cs"/>
          <w:rtl/>
        </w:rPr>
        <w:t xml:space="preserve"> </w:t>
      </w:r>
      <w:r w:rsidRPr="00DE6131">
        <w:rPr>
          <w:rFonts w:hint="cs"/>
          <w:rtl/>
        </w:rPr>
        <w:t xml:space="preserve">الاتفاق </w:t>
      </w:r>
      <w:r w:rsidR="00E25D7A" w:rsidRPr="00DE6131">
        <w:rPr>
          <w:rFonts w:hint="cs"/>
          <w:rtl/>
        </w:rPr>
        <w:t xml:space="preserve"> </w:t>
      </w:r>
      <w:r w:rsidRPr="00DE6131">
        <w:rPr>
          <w:rFonts w:hint="cs"/>
          <w:rtl/>
        </w:rPr>
        <w:t xml:space="preserve">المبرم بين المتعاقدين </w:t>
      </w:r>
      <w:r w:rsidR="00E25D7A" w:rsidRPr="00DE6131">
        <w:rPr>
          <w:rFonts w:hint="cs"/>
          <w:rtl/>
        </w:rPr>
        <w:t xml:space="preserve"> بمثابة التشريع في حق </w:t>
      </w:r>
      <w:r w:rsidRPr="00DE6131">
        <w:rPr>
          <w:rFonts w:hint="cs"/>
          <w:rtl/>
        </w:rPr>
        <w:t xml:space="preserve">أطراف </w:t>
      </w:r>
      <w:r w:rsidR="00E25D7A" w:rsidRPr="00DE6131">
        <w:rPr>
          <w:rFonts w:hint="cs"/>
          <w:rtl/>
        </w:rPr>
        <w:t xml:space="preserve"> </w:t>
      </w:r>
      <w:r w:rsidRPr="00DE6131">
        <w:rPr>
          <w:rFonts w:hint="cs"/>
          <w:rtl/>
        </w:rPr>
        <w:t>العقد</w:t>
      </w:r>
      <w:r w:rsidR="00E25D7A" w:rsidRPr="00DE6131">
        <w:rPr>
          <w:rFonts w:hint="cs"/>
          <w:rtl/>
        </w:rPr>
        <w:t xml:space="preserve"> فاتفاق الأطراف </w:t>
      </w:r>
      <w:r w:rsidRPr="00DE6131">
        <w:rPr>
          <w:rFonts w:hint="cs"/>
          <w:rtl/>
        </w:rPr>
        <w:t>ب</w:t>
      </w:r>
      <w:r w:rsidR="00E25D7A" w:rsidRPr="00DE6131">
        <w:rPr>
          <w:rFonts w:hint="cs"/>
          <w:rtl/>
        </w:rPr>
        <w:t xml:space="preserve">هذا </w:t>
      </w:r>
      <w:r w:rsidRPr="00DE6131">
        <w:rPr>
          <w:rFonts w:hint="cs"/>
          <w:rtl/>
        </w:rPr>
        <w:t xml:space="preserve">المفهوم </w:t>
      </w:r>
      <w:r w:rsidR="008D6987" w:rsidRPr="00DE6131">
        <w:rPr>
          <w:rFonts w:hint="cs"/>
          <w:rtl/>
        </w:rPr>
        <w:t>لا يمك</w:t>
      </w:r>
      <w:r w:rsidR="008D6987" w:rsidRPr="00DE6131">
        <w:rPr>
          <w:rtl/>
        </w:rPr>
        <w:t>ن</w:t>
      </w:r>
      <w:r w:rsidR="00E25D7A" w:rsidRPr="00DE6131">
        <w:rPr>
          <w:rFonts w:hint="cs"/>
          <w:rtl/>
        </w:rPr>
        <w:t xml:space="preserve"> </w:t>
      </w:r>
      <w:r w:rsidR="006B770E">
        <w:rPr>
          <w:rFonts w:hint="cs"/>
          <w:rtl/>
        </w:rPr>
        <w:t>الاعتداء عليه إ</w:t>
      </w:r>
      <w:r w:rsidRPr="00DE6131">
        <w:rPr>
          <w:rFonts w:hint="cs"/>
          <w:rtl/>
        </w:rPr>
        <w:t xml:space="preserve">لا عن طريق </w:t>
      </w:r>
      <w:r w:rsidR="00E25D7A" w:rsidRPr="00DE6131">
        <w:rPr>
          <w:rFonts w:hint="cs"/>
          <w:rtl/>
        </w:rPr>
        <w:t xml:space="preserve">عمل جديد صادر </w:t>
      </w:r>
      <w:r w:rsidRPr="00DE6131">
        <w:rPr>
          <w:rFonts w:hint="cs"/>
          <w:rtl/>
        </w:rPr>
        <w:t>ب</w:t>
      </w:r>
      <w:r w:rsidR="00E25D7A" w:rsidRPr="00DE6131">
        <w:rPr>
          <w:rFonts w:hint="cs"/>
          <w:rtl/>
        </w:rPr>
        <w:t xml:space="preserve">الإرادة </w:t>
      </w:r>
      <w:r w:rsidRPr="00DE6131">
        <w:rPr>
          <w:rFonts w:hint="cs"/>
          <w:rtl/>
        </w:rPr>
        <w:t xml:space="preserve">المشتركة </w:t>
      </w:r>
      <w:r w:rsidR="00E25D7A" w:rsidRPr="00DE6131">
        <w:rPr>
          <w:rFonts w:hint="cs"/>
          <w:rtl/>
        </w:rPr>
        <w:t xml:space="preserve"> للأطراف</w:t>
      </w:r>
      <w:r w:rsidRPr="00DE6131">
        <w:rPr>
          <w:rFonts w:hint="cs"/>
          <w:rtl/>
        </w:rPr>
        <w:t xml:space="preserve">، ويطلق عليه </w:t>
      </w:r>
      <w:r w:rsidR="008D6987" w:rsidRPr="00DE6131">
        <w:rPr>
          <w:rFonts w:hint="cs"/>
          <w:rtl/>
        </w:rPr>
        <w:t>بمبدأ</w:t>
      </w:r>
      <w:r w:rsidR="00E25D7A" w:rsidRPr="00DE6131">
        <w:rPr>
          <w:rFonts w:hint="cs"/>
          <w:rtl/>
        </w:rPr>
        <w:t xml:space="preserve"> </w:t>
      </w:r>
      <w:r w:rsidRPr="00DE6131">
        <w:rPr>
          <w:rFonts w:hint="cs"/>
          <w:rtl/>
        </w:rPr>
        <w:t>ثبات</w:t>
      </w:r>
      <w:r w:rsidR="00E25D7A" w:rsidRPr="00DE6131">
        <w:rPr>
          <w:rFonts w:hint="cs"/>
          <w:rtl/>
        </w:rPr>
        <w:t xml:space="preserve"> العقد</w:t>
      </w:r>
      <w:r w:rsidR="006B770E">
        <w:rPr>
          <w:rFonts w:hint="cs"/>
          <w:rtl/>
        </w:rPr>
        <w:t>، غير أ</w:t>
      </w:r>
      <w:r w:rsidR="00E25D7A" w:rsidRPr="00DE6131">
        <w:rPr>
          <w:rFonts w:hint="cs"/>
          <w:rtl/>
        </w:rPr>
        <w:t xml:space="preserve">ن </w:t>
      </w:r>
      <w:r w:rsidRPr="00DE6131">
        <w:rPr>
          <w:rFonts w:hint="cs"/>
          <w:rtl/>
        </w:rPr>
        <w:t xml:space="preserve">هذا ليس له محل </w:t>
      </w:r>
      <w:r w:rsidR="008D6987" w:rsidRPr="00DE6131">
        <w:rPr>
          <w:rFonts w:hint="cs"/>
          <w:rtl/>
        </w:rPr>
        <w:t>في</w:t>
      </w:r>
      <w:r w:rsidRPr="00DE6131">
        <w:rPr>
          <w:rFonts w:hint="cs"/>
          <w:rtl/>
        </w:rPr>
        <w:t xml:space="preserve"> نطاق العقود الإدارية ولاسيما</w:t>
      </w:r>
      <w:r w:rsidR="00E25D7A" w:rsidRPr="00DE6131">
        <w:rPr>
          <w:rFonts w:hint="cs"/>
          <w:rtl/>
        </w:rPr>
        <w:t xml:space="preserve"> عقود تفويض المرفق العام</w:t>
      </w:r>
      <w:r w:rsidRPr="00DE6131">
        <w:rPr>
          <w:rFonts w:hint="cs"/>
          <w:rtl/>
        </w:rPr>
        <w:t>،</w:t>
      </w:r>
      <w:r w:rsidR="006B770E">
        <w:rPr>
          <w:rFonts w:hint="cs"/>
          <w:rtl/>
        </w:rPr>
        <w:t xml:space="preserve"> فقاعدة ثبات العقد أ</w:t>
      </w:r>
      <w:r w:rsidR="00E25D7A" w:rsidRPr="00DE6131">
        <w:rPr>
          <w:rFonts w:hint="cs"/>
          <w:rtl/>
        </w:rPr>
        <w:t xml:space="preserve">و </w:t>
      </w:r>
      <w:r w:rsidR="008D6987" w:rsidRPr="00DE6131">
        <w:rPr>
          <w:rFonts w:hint="cs"/>
          <w:rtl/>
        </w:rPr>
        <w:t>ما يعر</w:t>
      </w:r>
      <w:r w:rsidR="008D6987" w:rsidRPr="00DE6131">
        <w:rPr>
          <w:rtl/>
        </w:rPr>
        <w:t>ف</w:t>
      </w:r>
      <w:r w:rsidR="00E25D7A" w:rsidRPr="00DE6131">
        <w:rPr>
          <w:rFonts w:hint="cs"/>
          <w:rtl/>
        </w:rPr>
        <w:t xml:space="preserve"> بالعقد شريعة المتعاقدين لا </w:t>
      </w:r>
      <w:r w:rsidRPr="00DE6131">
        <w:rPr>
          <w:rFonts w:hint="cs"/>
          <w:rtl/>
        </w:rPr>
        <w:t>يسري</w:t>
      </w:r>
      <w:r w:rsidR="00E25D7A" w:rsidRPr="00DE6131">
        <w:rPr>
          <w:rFonts w:hint="cs"/>
          <w:rtl/>
        </w:rPr>
        <w:t xml:space="preserve"> تطبيقها </w:t>
      </w:r>
      <w:r w:rsidRPr="00DE6131">
        <w:rPr>
          <w:rFonts w:hint="cs"/>
          <w:rtl/>
        </w:rPr>
        <w:lastRenderedPageBreak/>
        <w:t>بشكل مطلق</w:t>
      </w:r>
      <w:r w:rsidR="00E25D7A" w:rsidRPr="00DE6131">
        <w:rPr>
          <w:rFonts w:hint="cs"/>
          <w:rtl/>
        </w:rPr>
        <w:t xml:space="preserve"> في </w:t>
      </w:r>
      <w:r w:rsidRPr="00DE6131">
        <w:rPr>
          <w:rFonts w:hint="cs"/>
          <w:rtl/>
        </w:rPr>
        <w:t>مجال</w:t>
      </w:r>
      <w:r w:rsidR="00E25D7A" w:rsidRPr="00DE6131">
        <w:rPr>
          <w:rFonts w:hint="cs"/>
          <w:rtl/>
        </w:rPr>
        <w:t xml:space="preserve"> عقود</w:t>
      </w:r>
      <w:r w:rsidR="006B770E">
        <w:rPr>
          <w:rFonts w:hint="cs"/>
          <w:rtl/>
        </w:rPr>
        <w:t xml:space="preserve"> التفويض، وبالتالي فإ</w:t>
      </w:r>
      <w:r w:rsidRPr="00DE6131">
        <w:rPr>
          <w:rFonts w:hint="cs"/>
          <w:rtl/>
        </w:rPr>
        <w:t xml:space="preserve">نه </w:t>
      </w:r>
      <w:r w:rsidR="00E25D7A" w:rsidRPr="00DE6131">
        <w:rPr>
          <w:rFonts w:hint="cs"/>
          <w:rtl/>
        </w:rPr>
        <w:t xml:space="preserve">من </w:t>
      </w:r>
      <w:r w:rsidRPr="00DE6131">
        <w:rPr>
          <w:rFonts w:hint="cs"/>
          <w:rtl/>
        </w:rPr>
        <w:t>الوارد</w:t>
      </w:r>
      <w:r w:rsidR="006B770E">
        <w:rPr>
          <w:rFonts w:hint="cs"/>
          <w:rtl/>
        </w:rPr>
        <w:t xml:space="preserve"> أ</w:t>
      </w:r>
      <w:r w:rsidR="00E25D7A" w:rsidRPr="00DE6131">
        <w:rPr>
          <w:rFonts w:hint="cs"/>
          <w:rtl/>
        </w:rPr>
        <w:t xml:space="preserve">ن يتم تعديل بعض </w:t>
      </w:r>
      <w:r w:rsidRPr="00DE6131">
        <w:rPr>
          <w:rFonts w:hint="cs"/>
          <w:rtl/>
        </w:rPr>
        <w:t>بنود</w:t>
      </w:r>
      <w:r w:rsidR="00E25D7A" w:rsidRPr="00DE6131">
        <w:rPr>
          <w:rFonts w:hint="cs"/>
          <w:rtl/>
        </w:rPr>
        <w:t xml:space="preserve"> العقد الإداري </w:t>
      </w:r>
      <w:r w:rsidR="008D6987" w:rsidRPr="00DE6131">
        <w:rPr>
          <w:rFonts w:hint="cs"/>
          <w:rtl/>
        </w:rPr>
        <w:t>بالإرادة</w:t>
      </w:r>
      <w:r w:rsidR="00E25D7A" w:rsidRPr="00DE6131">
        <w:rPr>
          <w:rFonts w:hint="cs"/>
          <w:rtl/>
        </w:rPr>
        <w:t xml:space="preserve"> المنفردة </w:t>
      </w:r>
      <w:r w:rsidRPr="00DE6131">
        <w:rPr>
          <w:rFonts w:hint="cs"/>
          <w:rtl/>
        </w:rPr>
        <w:t>ل</w:t>
      </w:r>
      <w:r w:rsidR="00E25D7A" w:rsidRPr="00DE6131">
        <w:rPr>
          <w:rFonts w:hint="cs"/>
          <w:rtl/>
        </w:rPr>
        <w:t xml:space="preserve">لجهة الإدارية مانحة التفويض </w:t>
      </w:r>
      <w:r w:rsidRPr="00DE6131">
        <w:rPr>
          <w:rFonts w:hint="cs"/>
          <w:rtl/>
        </w:rPr>
        <w:t>بناءا على</w:t>
      </w:r>
      <w:r w:rsidR="00E25D7A" w:rsidRPr="00DE6131">
        <w:rPr>
          <w:rFonts w:hint="cs"/>
          <w:rtl/>
        </w:rPr>
        <w:t xml:space="preserve"> سلطة </w:t>
      </w:r>
      <w:r w:rsidRPr="00DE6131">
        <w:rPr>
          <w:rFonts w:hint="cs"/>
          <w:rtl/>
        </w:rPr>
        <w:t>الجهة المانحة</w:t>
      </w:r>
      <w:r w:rsidR="00E25D7A" w:rsidRPr="00DE6131">
        <w:rPr>
          <w:rFonts w:hint="cs"/>
          <w:rtl/>
        </w:rPr>
        <w:t xml:space="preserve"> في تعديل العقد</w:t>
      </w:r>
      <w:r w:rsidR="006B770E">
        <w:rPr>
          <w:rFonts w:hint="cs"/>
          <w:rtl/>
        </w:rPr>
        <w:t>،</w:t>
      </w:r>
      <w:r w:rsidR="00E25D7A" w:rsidRPr="00DE6131">
        <w:rPr>
          <w:rFonts w:hint="cs"/>
          <w:rtl/>
        </w:rPr>
        <w:t xml:space="preserve"> </w:t>
      </w:r>
      <w:r w:rsidR="00AE6B46" w:rsidRPr="00DE6131">
        <w:rPr>
          <w:rFonts w:hint="cs"/>
          <w:rtl/>
        </w:rPr>
        <w:t>فب</w:t>
      </w:r>
      <w:r w:rsidR="006B770E">
        <w:rPr>
          <w:rFonts w:hint="cs"/>
          <w:rtl/>
        </w:rPr>
        <w:t>إمكان الجهة الإدارية أ</w:t>
      </w:r>
      <w:r w:rsidR="00E25D7A" w:rsidRPr="00DE6131">
        <w:rPr>
          <w:rFonts w:hint="cs"/>
          <w:rtl/>
        </w:rPr>
        <w:t xml:space="preserve">ن تقوم بتعديل </w:t>
      </w:r>
      <w:r w:rsidR="00AE6B46" w:rsidRPr="00DE6131">
        <w:rPr>
          <w:rFonts w:hint="cs"/>
          <w:rtl/>
        </w:rPr>
        <w:t>بنود</w:t>
      </w:r>
      <w:r w:rsidR="00E25D7A" w:rsidRPr="00DE6131">
        <w:rPr>
          <w:rFonts w:hint="cs"/>
          <w:rtl/>
        </w:rPr>
        <w:t xml:space="preserve"> العقد وطريقة </w:t>
      </w:r>
      <w:r w:rsidR="00AE6B46" w:rsidRPr="00DE6131">
        <w:rPr>
          <w:rFonts w:hint="cs"/>
          <w:rtl/>
        </w:rPr>
        <w:t>تحقيقه</w:t>
      </w:r>
      <w:r w:rsidR="00E25D7A" w:rsidRPr="00DE6131">
        <w:rPr>
          <w:rFonts w:hint="cs"/>
          <w:rtl/>
        </w:rPr>
        <w:t xml:space="preserve"> </w:t>
      </w:r>
      <w:r w:rsidR="008D6987" w:rsidRPr="00DE6131">
        <w:rPr>
          <w:rFonts w:hint="cs"/>
          <w:rtl/>
        </w:rPr>
        <w:t>سوآءا</w:t>
      </w:r>
      <w:r w:rsidR="00AE6B46" w:rsidRPr="00DE6131">
        <w:rPr>
          <w:rFonts w:hint="cs"/>
          <w:rtl/>
        </w:rPr>
        <w:t xml:space="preserve"> بال</w:t>
      </w:r>
      <w:r w:rsidR="006B770E">
        <w:rPr>
          <w:rFonts w:hint="cs"/>
          <w:rtl/>
        </w:rPr>
        <w:t>زيادة أ</w:t>
      </w:r>
      <w:r w:rsidR="00E25D7A" w:rsidRPr="00DE6131">
        <w:rPr>
          <w:rFonts w:hint="cs"/>
          <w:rtl/>
        </w:rPr>
        <w:t xml:space="preserve">و </w:t>
      </w:r>
      <w:r w:rsidR="00AE6B46" w:rsidRPr="00DE6131">
        <w:rPr>
          <w:rFonts w:hint="cs"/>
          <w:rtl/>
        </w:rPr>
        <w:t>النقصان</w:t>
      </w:r>
      <w:r w:rsidR="00E25D7A" w:rsidRPr="00DE6131">
        <w:rPr>
          <w:rFonts w:hint="cs"/>
          <w:rtl/>
        </w:rPr>
        <w:t xml:space="preserve"> </w:t>
      </w:r>
      <w:r w:rsidR="00AE6B46" w:rsidRPr="00DE6131">
        <w:rPr>
          <w:rFonts w:hint="cs"/>
          <w:rtl/>
        </w:rPr>
        <w:t xml:space="preserve">في </w:t>
      </w:r>
      <w:r w:rsidR="00E25D7A" w:rsidRPr="00DE6131">
        <w:rPr>
          <w:rFonts w:hint="cs"/>
          <w:rtl/>
        </w:rPr>
        <w:t xml:space="preserve">التزامات </w:t>
      </w:r>
      <w:r w:rsidR="00AE6B46" w:rsidRPr="00DE6131">
        <w:rPr>
          <w:rFonts w:hint="cs"/>
          <w:rtl/>
        </w:rPr>
        <w:t>المفوض له</w:t>
      </w:r>
      <w:r w:rsidR="00E25D7A" w:rsidRPr="00DE6131">
        <w:rPr>
          <w:rFonts w:hint="cs"/>
          <w:rtl/>
        </w:rPr>
        <w:t xml:space="preserve"> </w:t>
      </w:r>
      <w:r w:rsidR="00F32C72">
        <w:rPr>
          <w:rFonts w:hint="cs"/>
          <w:rtl/>
        </w:rPr>
        <w:t>بإ</w:t>
      </w:r>
      <w:r w:rsidR="008D6987" w:rsidRPr="00DE6131">
        <w:rPr>
          <w:rFonts w:hint="cs"/>
          <w:rtl/>
        </w:rPr>
        <w:t>رادته</w:t>
      </w:r>
      <w:r w:rsidR="008D6987" w:rsidRPr="00DE6131">
        <w:rPr>
          <w:rtl/>
        </w:rPr>
        <w:t>ا</w:t>
      </w:r>
      <w:r w:rsidR="00E25D7A" w:rsidRPr="00DE6131">
        <w:rPr>
          <w:rFonts w:hint="cs"/>
          <w:rtl/>
        </w:rPr>
        <w:t xml:space="preserve"> المنفردة</w:t>
      </w:r>
      <w:r w:rsidR="00AE6B46" w:rsidRPr="00DE6131">
        <w:rPr>
          <w:rFonts w:hint="cs"/>
          <w:rtl/>
        </w:rPr>
        <w:t>، ولا</w:t>
      </w:r>
      <w:r w:rsidR="008D6987" w:rsidRPr="00DE6131">
        <w:rPr>
          <w:rFonts w:hint="cs"/>
          <w:rtl/>
        </w:rPr>
        <w:t xml:space="preserve"> </w:t>
      </w:r>
      <w:r w:rsidR="00AE6B46" w:rsidRPr="00DE6131">
        <w:rPr>
          <w:rFonts w:hint="cs"/>
          <w:rtl/>
        </w:rPr>
        <w:t xml:space="preserve">يترتب على ذلك أي حق في </w:t>
      </w:r>
      <w:r w:rsidR="00E25D7A" w:rsidRPr="00DE6131">
        <w:rPr>
          <w:rFonts w:hint="cs"/>
          <w:rtl/>
        </w:rPr>
        <w:t xml:space="preserve">الاحتجاج </w:t>
      </w:r>
      <w:r w:rsidR="00AE6B46" w:rsidRPr="00DE6131">
        <w:rPr>
          <w:rFonts w:hint="cs"/>
          <w:rtl/>
        </w:rPr>
        <w:t xml:space="preserve"> للطرف المتعاقد مع الإدارة بدعوى الحفاظ على الحقوق </w:t>
      </w:r>
      <w:r w:rsidR="00E25D7A" w:rsidRPr="00DE6131">
        <w:rPr>
          <w:rFonts w:hint="cs"/>
          <w:rtl/>
        </w:rPr>
        <w:t>المكتسب</w:t>
      </w:r>
      <w:r w:rsidR="00AE6B46" w:rsidRPr="00DE6131">
        <w:rPr>
          <w:rFonts w:hint="cs"/>
          <w:rtl/>
        </w:rPr>
        <w:t xml:space="preserve">ة </w:t>
      </w:r>
      <w:r w:rsidR="00F32C72">
        <w:rPr>
          <w:rFonts w:hint="cs"/>
          <w:rtl/>
        </w:rPr>
        <w:t>أ</w:t>
      </w:r>
      <w:r w:rsidR="00E25D7A" w:rsidRPr="00DE6131">
        <w:rPr>
          <w:rFonts w:hint="cs"/>
          <w:rtl/>
        </w:rPr>
        <w:t xml:space="preserve">و </w:t>
      </w:r>
      <w:r w:rsidR="00AE6B46" w:rsidRPr="00DE6131">
        <w:rPr>
          <w:rFonts w:hint="cs"/>
          <w:rtl/>
        </w:rPr>
        <w:t>استنادا الى مبدأ القوة المل</w:t>
      </w:r>
      <w:r w:rsidR="00E25D7A" w:rsidRPr="00DE6131">
        <w:rPr>
          <w:rFonts w:hint="cs"/>
          <w:rtl/>
        </w:rPr>
        <w:t>زمة للعقد و</w:t>
      </w:r>
      <w:r w:rsidR="00AE6B46" w:rsidRPr="00DE6131">
        <w:rPr>
          <w:rFonts w:hint="cs"/>
          <w:rtl/>
        </w:rPr>
        <w:t>أ</w:t>
      </w:r>
      <w:r w:rsidR="00E25D7A" w:rsidRPr="00DE6131">
        <w:rPr>
          <w:rFonts w:hint="cs"/>
          <w:rtl/>
        </w:rPr>
        <w:t xml:space="preserve">ن العقد شريعة المتعاقدين </w:t>
      </w:r>
      <w:r w:rsidR="00AE6B46" w:rsidRPr="00DE6131">
        <w:rPr>
          <w:rFonts w:hint="cs"/>
          <w:rtl/>
        </w:rPr>
        <w:t>المتعارف</w:t>
      </w:r>
      <w:r w:rsidR="00E25D7A" w:rsidRPr="00DE6131">
        <w:rPr>
          <w:rFonts w:hint="cs"/>
          <w:rtl/>
        </w:rPr>
        <w:t xml:space="preserve"> </w:t>
      </w:r>
      <w:r w:rsidR="00AE6B46" w:rsidRPr="00DE6131">
        <w:rPr>
          <w:rFonts w:hint="cs"/>
          <w:rtl/>
        </w:rPr>
        <w:t>عليها</w:t>
      </w:r>
      <w:r w:rsidR="00E25D7A" w:rsidRPr="00DE6131">
        <w:rPr>
          <w:rFonts w:hint="cs"/>
          <w:rtl/>
        </w:rPr>
        <w:t xml:space="preserve"> في نطاق عقود القانون الخاص</w:t>
      </w:r>
      <w:r w:rsidR="00E25D7A" w:rsidRPr="00DE6131">
        <w:rPr>
          <w:rStyle w:val="Appelnotedebasdep"/>
          <w:color w:val="000000" w:themeColor="text1"/>
          <w:rtl/>
        </w:rPr>
        <w:footnoteReference w:id="333"/>
      </w:r>
      <w:r w:rsidRPr="00DE6131">
        <w:rPr>
          <w:rFonts w:hint="cs"/>
          <w:sz w:val="24"/>
          <w:szCs w:val="24"/>
          <w:rtl/>
        </w:rPr>
        <w:t>.</w:t>
      </w:r>
    </w:p>
    <w:p w14:paraId="734AA08B" w14:textId="4D9AECFA" w:rsidR="00AE6B46" w:rsidRPr="00DE6131" w:rsidRDefault="00AE6B46" w:rsidP="00D74548">
      <w:pPr>
        <w:rPr>
          <w:sz w:val="24"/>
          <w:szCs w:val="24"/>
          <w:rtl/>
        </w:rPr>
      </w:pPr>
      <w:r w:rsidRPr="00DE6131">
        <w:rPr>
          <w:rFonts w:hint="cs"/>
          <w:rtl/>
        </w:rPr>
        <w:t xml:space="preserve"> فإذا كانت عقود التفويض تتمتع بالقوة ال</w:t>
      </w:r>
      <w:r w:rsidR="00F32C72">
        <w:rPr>
          <w:rFonts w:hint="cs"/>
          <w:rtl/>
        </w:rPr>
        <w:t>إل</w:t>
      </w:r>
      <w:r w:rsidRPr="00DE6131">
        <w:rPr>
          <w:rFonts w:hint="cs"/>
          <w:rtl/>
        </w:rPr>
        <w:t xml:space="preserve">زامية، </w:t>
      </w:r>
      <w:r w:rsidR="00C37752" w:rsidRPr="00DE6131">
        <w:rPr>
          <w:rFonts w:hint="cs"/>
          <w:rtl/>
        </w:rPr>
        <w:t xml:space="preserve">التي تستمدها من صفتها الإدارية فهي بالضرورة </w:t>
      </w:r>
      <w:r w:rsidRPr="00DE6131">
        <w:rPr>
          <w:rFonts w:hint="cs"/>
          <w:rtl/>
        </w:rPr>
        <w:t xml:space="preserve">  تؤدي الى نتائج ت</w:t>
      </w:r>
      <w:r w:rsidR="00F32C72">
        <w:rPr>
          <w:rFonts w:hint="cs"/>
          <w:rtl/>
        </w:rPr>
        <w:t>ميزه عن العقود المدنية ومن أ</w:t>
      </w:r>
      <w:r w:rsidRPr="00DE6131">
        <w:rPr>
          <w:rFonts w:hint="cs"/>
          <w:rtl/>
        </w:rPr>
        <w:t xml:space="preserve">هم </w:t>
      </w:r>
      <w:r w:rsidR="00C37752" w:rsidRPr="00DE6131">
        <w:rPr>
          <w:rFonts w:hint="cs"/>
          <w:rtl/>
        </w:rPr>
        <w:t xml:space="preserve">أبرز هذه </w:t>
      </w:r>
      <w:r w:rsidRPr="00DE6131">
        <w:rPr>
          <w:rFonts w:hint="cs"/>
          <w:rtl/>
        </w:rPr>
        <w:t>النتائج ما يتعلق بسلطة الإدارة في تعديل العقد بإرادتها المنفردة</w:t>
      </w:r>
      <w:r w:rsidRPr="00DE6131">
        <w:rPr>
          <w:rStyle w:val="Appelnotedebasdep"/>
          <w:color w:val="000000" w:themeColor="text1"/>
          <w:rtl/>
        </w:rPr>
        <w:footnoteReference w:id="334"/>
      </w:r>
      <w:r w:rsidR="00F32C72">
        <w:rPr>
          <w:rFonts w:hint="cs"/>
          <w:rtl/>
        </w:rPr>
        <w:t>،</w:t>
      </w:r>
      <w:r w:rsidRPr="00DE6131">
        <w:rPr>
          <w:rFonts w:hint="cs"/>
          <w:rtl/>
        </w:rPr>
        <w:t xml:space="preserve"> </w:t>
      </w:r>
      <w:r w:rsidR="00C37752" w:rsidRPr="00DE6131">
        <w:rPr>
          <w:rFonts w:hint="cs"/>
          <w:rtl/>
        </w:rPr>
        <w:t xml:space="preserve">فتقوم </w:t>
      </w:r>
      <w:r w:rsidRPr="00DE6131">
        <w:rPr>
          <w:rFonts w:hint="cs"/>
          <w:rtl/>
        </w:rPr>
        <w:t xml:space="preserve">سلطة التعديل </w:t>
      </w:r>
      <w:r w:rsidR="00C37752" w:rsidRPr="00DE6131">
        <w:rPr>
          <w:rFonts w:hint="cs"/>
          <w:rtl/>
        </w:rPr>
        <w:t xml:space="preserve">حينئذ </w:t>
      </w:r>
      <w:r w:rsidRPr="00DE6131">
        <w:rPr>
          <w:rFonts w:hint="cs"/>
          <w:rtl/>
        </w:rPr>
        <w:t xml:space="preserve">على فكرة السلطة العامة </w:t>
      </w:r>
      <w:r w:rsidR="00C37752" w:rsidRPr="00DE6131">
        <w:rPr>
          <w:rFonts w:hint="cs"/>
          <w:rtl/>
        </w:rPr>
        <w:t xml:space="preserve">فالسلطة المانحة </w:t>
      </w:r>
      <w:r w:rsidRPr="00DE6131">
        <w:rPr>
          <w:rFonts w:hint="cs"/>
          <w:rtl/>
        </w:rPr>
        <w:t xml:space="preserve"> </w:t>
      </w:r>
      <w:r w:rsidR="00C37752" w:rsidRPr="00DE6131">
        <w:rPr>
          <w:rFonts w:hint="cs"/>
          <w:rtl/>
        </w:rPr>
        <w:t xml:space="preserve">وهي بصدد </w:t>
      </w:r>
      <w:r w:rsidRPr="00DE6131">
        <w:rPr>
          <w:rFonts w:hint="cs"/>
          <w:rtl/>
        </w:rPr>
        <w:t xml:space="preserve">تعديل عقودها الإدارية </w:t>
      </w:r>
      <w:r w:rsidR="008D6987" w:rsidRPr="00DE6131">
        <w:rPr>
          <w:rFonts w:hint="cs"/>
          <w:rtl/>
        </w:rPr>
        <w:t>بإرادتها</w:t>
      </w:r>
      <w:r w:rsidRPr="00DE6131">
        <w:rPr>
          <w:rFonts w:hint="cs"/>
          <w:rtl/>
        </w:rPr>
        <w:t xml:space="preserve"> المنفردة </w:t>
      </w:r>
      <w:r w:rsidR="00C37752" w:rsidRPr="00DE6131">
        <w:rPr>
          <w:rFonts w:hint="cs"/>
          <w:rtl/>
        </w:rPr>
        <w:t xml:space="preserve">تظهر في مظهر سيادي تمنحه لها </w:t>
      </w:r>
      <w:r w:rsidRPr="00DE6131">
        <w:rPr>
          <w:rFonts w:hint="cs"/>
          <w:rtl/>
        </w:rPr>
        <w:t xml:space="preserve">السلطة العامة  حيث </w:t>
      </w:r>
      <w:r w:rsidR="00C37752" w:rsidRPr="00DE6131">
        <w:rPr>
          <w:rFonts w:hint="cs"/>
          <w:rtl/>
        </w:rPr>
        <w:t>تختص</w:t>
      </w:r>
      <w:r w:rsidRPr="00DE6131">
        <w:rPr>
          <w:rFonts w:hint="cs"/>
          <w:rtl/>
        </w:rPr>
        <w:t xml:space="preserve"> </w:t>
      </w:r>
      <w:r w:rsidR="00C37752" w:rsidRPr="00DE6131">
        <w:rPr>
          <w:rFonts w:hint="cs"/>
          <w:rtl/>
        </w:rPr>
        <w:t>الجهة الإدارية المتعاقدة بالاستعانة</w:t>
      </w:r>
      <w:r w:rsidRPr="00DE6131">
        <w:rPr>
          <w:rFonts w:hint="cs"/>
          <w:rtl/>
        </w:rPr>
        <w:t xml:space="preserve"> </w:t>
      </w:r>
      <w:r w:rsidR="00C37752" w:rsidRPr="00DE6131">
        <w:rPr>
          <w:rFonts w:hint="cs"/>
          <w:rtl/>
        </w:rPr>
        <w:t>ب</w:t>
      </w:r>
      <w:r w:rsidRPr="00DE6131">
        <w:rPr>
          <w:rFonts w:hint="cs"/>
          <w:rtl/>
        </w:rPr>
        <w:t>امتيازات السلطة العامة</w:t>
      </w:r>
      <w:r w:rsidR="00F32C72">
        <w:rPr>
          <w:rFonts w:hint="cs"/>
          <w:rtl/>
        </w:rPr>
        <w:t>،</w:t>
      </w:r>
      <w:r w:rsidRPr="00DE6131">
        <w:rPr>
          <w:rFonts w:hint="cs"/>
          <w:rtl/>
        </w:rPr>
        <w:t xml:space="preserve"> ولعل أبرزها</w:t>
      </w:r>
      <w:r w:rsidR="00C37752" w:rsidRPr="00DE6131">
        <w:rPr>
          <w:rFonts w:hint="cs"/>
          <w:rtl/>
        </w:rPr>
        <w:t xml:space="preserve"> هذه ال</w:t>
      </w:r>
      <w:r w:rsidR="00F32C72">
        <w:rPr>
          <w:rFonts w:hint="cs"/>
          <w:rtl/>
        </w:rPr>
        <w:t>إ</w:t>
      </w:r>
      <w:r w:rsidR="00C37752" w:rsidRPr="00DE6131">
        <w:rPr>
          <w:rFonts w:hint="cs"/>
          <w:rtl/>
        </w:rPr>
        <w:t>متيازات</w:t>
      </w:r>
      <w:r w:rsidRPr="00DE6131">
        <w:rPr>
          <w:rFonts w:hint="cs"/>
          <w:rtl/>
        </w:rPr>
        <w:t xml:space="preserve"> ا</w:t>
      </w:r>
      <w:r w:rsidR="00C37752" w:rsidRPr="00DE6131">
        <w:rPr>
          <w:rFonts w:hint="cs"/>
          <w:rtl/>
        </w:rPr>
        <w:t xml:space="preserve">لتنفيذ المباشر وسلطة </w:t>
      </w:r>
      <w:r w:rsidRPr="00DE6131">
        <w:rPr>
          <w:rFonts w:hint="cs"/>
          <w:rtl/>
        </w:rPr>
        <w:t xml:space="preserve"> تعديل </w:t>
      </w:r>
      <w:r w:rsidR="00C37752" w:rsidRPr="00DE6131">
        <w:rPr>
          <w:rFonts w:hint="cs"/>
          <w:rtl/>
        </w:rPr>
        <w:t xml:space="preserve">العقود الإدارية </w:t>
      </w:r>
      <w:r w:rsidR="008D6987" w:rsidRPr="00DE6131">
        <w:rPr>
          <w:rFonts w:hint="cs"/>
          <w:rtl/>
        </w:rPr>
        <w:t>بالإرادة</w:t>
      </w:r>
      <w:r w:rsidR="00C37752" w:rsidRPr="00DE6131">
        <w:rPr>
          <w:rFonts w:hint="cs"/>
          <w:rtl/>
        </w:rPr>
        <w:t xml:space="preserve"> المنفردة وفق ما يمليه الصالح العام و</w:t>
      </w:r>
      <w:r w:rsidRPr="00DE6131">
        <w:rPr>
          <w:rFonts w:hint="cs"/>
          <w:rtl/>
        </w:rPr>
        <w:t xml:space="preserve">لا يكون </w:t>
      </w:r>
      <w:r w:rsidR="00C37752" w:rsidRPr="00DE6131">
        <w:rPr>
          <w:rFonts w:hint="cs"/>
          <w:rtl/>
        </w:rPr>
        <w:t xml:space="preserve">ذلك </w:t>
      </w:r>
      <w:r w:rsidRPr="00DE6131">
        <w:rPr>
          <w:rFonts w:hint="cs"/>
          <w:rtl/>
        </w:rPr>
        <w:t xml:space="preserve">بصفتها </w:t>
      </w:r>
      <w:r w:rsidR="00C37752" w:rsidRPr="00DE6131">
        <w:rPr>
          <w:rFonts w:hint="cs"/>
          <w:rtl/>
        </w:rPr>
        <w:t xml:space="preserve">طرف متعاقد </w:t>
      </w:r>
      <w:r w:rsidRPr="00DE6131">
        <w:rPr>
          <w:rFonts w:hint="cs"/>
          <w:rtl/>
        </w:rPr>
        <w:t xml:space="preserve">بل </w:t>
      </w:r>
      <w:r w:rsidR="00C37752" w:rsidRPr="00DE6131">
        <w:rPr>
          <w:rFonts w:hint="cs"/>
          <w:rtl/>
        </w:rPr>
        <w:t>بوصفها</w:t>
      </w:r>
      <w:r w:rsidRPr="00DE6131">
        <w:rPr>
          <w:rFonts w:hint="cs"/>
          <w:rtl/>
        </w:rPr>
        <w:t xml:space="preserve"> سلطة عامة</w:t>
      </w:r>
      <w:r w:rsidRPr="00DE6131">
        <w:rPr>
          <w:rStyle w:val="Appelnotedebasdep"/>
          <w:color w:val="000000" w:themeColor="text1"/>
          <w:rtl/>
        </w:rPr>
        <w:footnoteReference w:id="335"/>
      </w:r>
      <w:r w:rsidR="00C37752" w:rsidRPr="00DE6131">
        <w:rPr>
          <w:rFonts w:hint="cs"/>
          <w:rtl/>
        </w:rPr>
        <w:t>.</w:t>
      </w:r>
      <w:r w:rsidRPr="00DE6131">
        <w:rPr>
          <w:rFonts w:hint="cs"/>
          <w:rtl/>
        </w:rPr>
        <w:t xml:space="preserve"> </w:t>
      </w:r>
    </w:p>
    <w:p w14:paraId="55316E01" w14:textId="57F7F514" w:rsidR="00E25D7A" w:rsidRPr="00DE6131" w:rsidRDefault="00A9511E" w:rsidP="00D74548">
      <w:pPr>
        <w:rPr>
          <w:rtl/>
        </w:rPr>
      </w:pPr>
      <w:r>
        <w:rPr>
          <w:rFonts w:hint="cs"/>
          <w:rtl/>
        </w:rPr>
        <w:t>فإ</w:t>
      </w:r>
      <w:r w:rsidR="00B07A28" w:rsidRPr="00DE6131">
        <w:rPr>
          <w:rFonts w:hint="cs"/>
          <w:rtl/>
        </w:rPr>
        <w:t xml:space="preserve">ذا كان الراجح </w:t>
      </w:r>
      <w:r>
        <w:rPr>
          <w:rFonts w:hint="cs"/>
          <w:rtl/>
        </w:rPr>
        <w:t>في الفقه والقضاء أ</w:t>
      </w:r>
      <w:r w:rsidR="00E25D7A" w:rsidRPr="00DE6131">
        <w:rPr>
          <w:rFonts w:hint="cs"/>
          <w:rtl/>
        </w:rPr>
        <w:t>ن</w:t>
      </w:r>
      <w:r w:rsidR="00B07A28" w:rsidRPr="00DE6131">
        <w:rPr>
          <w:rFonts w:hint="cs"/>
          <w:rtl/>
        </w:rPr>
        <w:t>ه كرس للإدارة ال</w:t>
      </w:r>
      <w:r w:rsidR="00E25D7A" w:rsidRPr="00DE6131">
        <w:rPr>
          <w:rFonts w:hint="cs"/>
          <w:rtl/>
        </w:rPr>
        <w:t xml:space="preserve">حق </w:t>
      </w:r>
      <w:r w:rsidR="00B07A28" w:rsidRPr="00DE6131">
        <w:rPr>
          <w:rFonts w:hint="cs"/>
          <w:rtl/>
        </w:rPr>
        <w:t>في</w:t>
      </w:r>
      <w:r w:rsidR="00E25D7A" w:rsidRPr="00DE6131">
        <w:rPr>
          <w:rFonts w:hint="cs"/>
          <w:rtl/>
        </w:rPr>
        <w:t xml:space="preserve"> تعديل عقودها الإدارية </w:t>
      </w:r>
      <w:r w:rsidR="008D6987" w:rsidRPr="00DE6131">
        <w:rPr>
          <w:rFonts w:hint="cs"/>
          <w:rtl/>
        </w:rPr>
        <w:t>بإرادتها</w:t>
      </w:r>
      <w:r w:rsidR="00E25D7A" w:rsidRPr="00DE6131">
        <w:rPr>
          <w:rFonts w:hint="cs"/>
          <w:rtl/>
        </w:rPr>
        <w:t xml:space="preserve"> المنفردة</w:t>
      </w:r>
      <w:r w:rsidR="00B07A28" w:rsidRPr="00DE6131">
        <w:rPr>
          <w:rFonts w:hint="cs"/>
          <w:rtl/>
        </w:rPr>
        <w:t xml:space="preserve">، </w:t>
      </w:r>
      <w:r>
        <w:rPr>
          <w:rFonts w:hint="cs"/>
          <w:rtl/>
        </w:rPr>
        <w:t>فإ</w:t>
      </w:r>
      <w:r w:rsidR="00E25D7A" w:rsidRPr="00DE6131">
        <w:rPr>
          <w:rFonts w:hint="cs"/>
          <w:rtl/>
        </w:rPr>
        <w:t xml:space="preserve">ن فريقا </w:t>
      </w:r>
      <w:r w:rsidR="00B07A28" w:rsidRPr="00DE6131">
        <w:rPr>
          <w:rFonts w:hint="cs"/>
          <w:rtl/>
        </w:rPr>
        <w:t xml:space="preserve">آخر </w:t>
      </w:r>
      <w:r w:rsidR="00E25D7A" w:rsidRPr="00DE6131">
        <w:rPr>
          <w:rFonts w:hint="cs"/>
          <w:rtl/>
        </w:rPr>
        <w:t xml:space="preserve">من </w:t>
      </w:r>
      <w:r w:rsidR="00B07A28" w:rsidRPr="00DE6131">
        <w:rPr>
          <w:rFonts w:hint="cs"/>
          <w:rtl/>
        </w:rPr>
        <w:t>الفقه</w:t>
      </w:r>
      <w:r>
        <w:rPr>
          <w:rFonts w:hint="cs"/>
          <w:rtl/>
        </w:rPr>
        <w:t xml:space="preserve"> أ</w:t>
      </w:r>
      <w:r w:rsidR="00E25D7A" w:rsidRPr="00DE6131">
        <w:rPr>
          <w:rFonts w:hint="cs"/>
          <w:rtl/>
        </w:rPr>
        <w:t>نكر هذا الحق</w:t>
      </w:r>
      <w:r w:rsidR="00B07A28" w:rsidRPr="00DE6131">
        <w:rPr>
          <w:rFonts w:hint="cs"/>
          <w:rtl/>
        </w:rPr>
        <w:t xml:space="preserve"> بصفة كاملة في حين استقر </w:t>
      </w:r>
      <w:r w:rsidR="008D6987" w:rsidRPr="00DE6131">
        <w:rPr>
          <w:rFonts w:hint="cs"/>
          <w:rtl/>
        </w:rPr>
        <w:t>رأى</w:t>
      </w:r>
      <w:r w:rsidR="00B07A28" w:rsidRPr="00DE6131">
        <w:rPr>
          <w:rFonts w:hint="cs"/>
          <w:rtl/>
        </w:rPr>
        <w:t xml:space="preserve"> فريق</w:t>
      </w:r>
      <w:r>
        <w:rPr>
          <w:rFonts w:hint="cs"/>
          <w:rtl/>
        </w:rPr>
        <w:t xml:space="preserve"> آ</w:t>
      </w:r>
      <w:r w:rsidR="00E25D7A" w:rsidRPr="00DE6131">
        <w:rPr>
          <w:rFonts w:hint="cs"/>
          <w:rtl/>
        </w:rPr>
        <w:t>خر</w:t>
      </w:r>
      <w:r w:rsidR="00B07A28" w:rsidRPr="00DE6131">
        <w:rPr>
          <w:rFonts w:hint="cs"/>
          <w:rtl/>
        </w:rPr>
        <w:t xml:space="preserve">من الفقهاء </w:t>
      </w:r>
      <w:r w:rsidR="00E25D7A" w:rsidRPr="00DE6131">
        <w:rPr>
          <w:rFonts w:hint="cs"/>
          <w:rtl/>
        </w:rPr>
        <w:t xml:space="preserve"> </w:t>
      </w:r>
      <w:r w:rsidR="00B07A28" w:rsidRPr="00DE6131">
        <w:rPr>
          <w:rFonts w:hint="cs"/>
          <w:rtl/>
        </w:rPr>
        <w:t xml:space="preserve">على ضرورة اقتصار هذا الحق على عقود إدارية معينة </w:t>
      </w:r>
      <w:r w:rsidR="008D6987" w:rsidRPr="00DE6131">
        <w:rPr>
          <w:rFonts w:hint="cs"/>
          <w:rtl/>
        </w:rPr>
        <w:t>وحصر ذل</w:t>
      </w:r>
      <w:r w:rsidR="008D6987" w:rsidRPr="00DE6131">
        <w:rPr>
          <w:rtl/>
        </w:rPr>
        <w:t>ك</w:t>
      </w:r>
      <w:r w:rsidR="00B07A28" w:rsidRPr="00DE6131">
        <w:rPr>
          <w:rFonts w:hint="cs"/>
          <w:rtl/>
        </w:rPr>
        <w:t xml:space="preserve"> </w:t>
      </w:r>
      <w:r w:rsidR="00E25D7A" w:rsidRPr="00DE6131">
        <w:rPr>
          <w:rFonts w:hint="cs"/>
          <w:rtl/>
        </w:rPr>
        <w:t xml:space="preserve">في نطاق </w:t>
      </w:r>
      <w:r w:rsidR="00B07A28" w:rsidRPr="00DE6131">
        <w:rPr>
          <w:rFonts w:hint="cs"/>
          <w:rtl/>
        </w:rPr>
        <w:t>لبنود</w:t>
      </w:r>
      <w:r w:rsidR="00E25D7A" w:rsidRPr="00DE6131">
        <w:rPr>
          <w:rFonts w:hint="cs"/>
          <w:rtl/>
        </w:rPr>
        <w:t xml:space="preserve"> اللائحية</w:t>
      </w:r>
      <w:r w:rsidR="00B07A28" w:rsidRPr="00DE6131">
        <w:rPr>
          <w:rFonts w:hint="cs"/>
          <w:rtl/>
        </w:rPr>
        <w:t xml:space="preserve"> التي تختص بوضعها الجهة الإدارية حصرا و</w:t>
      </w:r>
      <w:r w:rsidR="00E25D7A" w:rsidRPr="00DE6131">
        <w:rPr>
          <w:rFonts w:hint="cs"/>
          <w:rtl/>
        </w:rPr>
        <w:t xml:space="preserve">الواردة </w:t>
      </w:r>
      <w:r w:rsidR="00B07A28" w:rsidRPr="00DE6131">
        <w:rPr>
          <w:rFonts w:hint="cs"/>
          <w:rtl/>
        </w:rPr>
        <w:t>في بنود العقد، ف</w:t>
      </w:r>
      <w:r w:rsidR="00E25D7A" w:rsidRPr="00DE6131">
        <w:rPr>
          <w:rFonts w:hint="cs"/>
          <w:rtl/>
        </w:rPr>
        <w:t xml:space="preserve">سلطة </w:t>
      </w:r>
      <w:r w:rsidR="00B07A28" w:rsidRPr="00DE6131">
        <w:rPr>
          <w:rFonts w:hint="cs"/>
          <w:rtl/>
        </w:rPr>
        <w:t xml:space="preserve">الجهة الإدارية </w:t>
      </w:r>
      <w:r>
        <w:rPr>
          <w:rFonts w:hint="cs"/>
          <w:rtl/>
        </w:rPr>
        <w:t xml:space="preserve"> في تعديل عقودها وإ</w:t>
      </w:r>
      <w:r w:rsidR="00E25D7A" w:rsidRPr="00DE6131">
        <w:rPr>
          <w:rFonts w:hint="cs"/>
          <w:rtl/>
        </w:rPr>
        <w:t>ن كانت</w:t>
      </w:r>
      <w:r w:rsidR="00B07A28" w:rsidRPr="00DE6131">
        <w:rPr>
          <w:rFonts w:hint="cs"/>
          <w:rtl/>
        </w:rPr>
        <w:t xml:space="preserve"> بشكل عام </w:t>
      </w:r>
      <w:r w:rsidR="00E25D7A" w:rsidRPr="00DE6131">
        <w:rPr>
          <w:rFonts w:hint="cs"/>
          <w:rtl/>
        </w:rPr>
        <w:t xml:space="preserve">سلطة </w:t>
      </w:r>
      <w:r w:rsidR="00B07A28" w:rsidRPr="00DE6131">
        <w:rPr>
          <w:rFonts w:hint="cs"/>
          <w:rtl/>
        </w:rPr>
        <w:t xml:space="preserve">ثابتة </w:t>
      </w:r>
      <w:r>
        <w:rPr>
          <w:rFonts w:hint="cs"/>
          <w:rtl/>
        </w:rPr>
        <w:t>وأصلية إلا أ</w:t>
      </w:r>
      <w:r w:rsidR="00E25D7A" w:rsidRPr="00DE6131">
        <w:rPr>
          <w:rFonts w:hint="cs"/>
          <w:rtl/>
        </w:rPr>
        <w:t>ن</w:t>
      </w:r>
      <w:r w:rsidR="00B07A28" w:rsidRPr="00DE6131">
        <w:rPr>
          <w:rFonts w:hint="cs"/>
          <w:rtl/>
        </w:rPr>
        <w:t xml:space="preserve"> ذلك </w:t>
      </w:r>
      <w:r w:rsidR="008D6987" w:rsidRPr="00DE6131">
        <w:rPr>
          <w:rFonts w:hint="cs"/>
          <w:rtl/>
        </w:rPr>
        <w:t>لا يعن</w:t>
      </w:r>
      <w:r w:rsidR="008D6987" w:rsidRPr="00DE6131">
        <w:rPr>
          <w:rtl/>
        </w:rPr>
        <w:t>ي</w:t>
      </w:r>
      <w:r w:rsidR="00B07A28" w:rsidRPr="00DE6131">
        <w:rPr>
          <w:rFonts w:hint="cs"/>
          <w:rtl/>
        </w:rPr>
        <w:t xml:space="preserve"> أنها سلطة </w:t>
      </w:r>
      <w:r w:rsidR="00E25D7A" w:rsidRPr="00DE6131">
        <w:rPr>
          <w:rFonts w:hint="cs"/>
          <w:rtl/>
        </w:rPr>
        <w:t xml:space="preserve">مطلقة فلها </w:t>
      </w:r>
      <w:r w:rsidR="00B07A28" w:rsidRPr="00DE6131">
        <w:rPr>
          <w:rFonts w:hint="cs"/>
          <w:rtl/>
        </w:rPr>
        <w:t>حدود</w:t>
      </w:r>
      <w:r w:rsidR="00E25D7A" w:rsidRPr="00DE6131">
        <w:rPr>
          <w:rFonts w:hint="cs"/>
          <w:rtl/>
        </w:rPr>
        <w:t xml:space="preserve"> </w:t>
      </w:r>
      <w:r w:rsidR="008D6987" w:rsidRPr="00DE6131">
        <w:rPr>
          <w:rFonts w:hint="cs"/>
          <w:rtl/>
        </w:rPr>
        <w:t>لا يح</w:t>
      </w:r>
      <w:r w:rsidR="008D6987" w:rsidRPr="00DE6131">
        <w:rPr>
          <w:rtl/>
        </w:rPr>
        <w:t>ق</w:t>
      </w:r>
      <w:r w:rsidR="00E25D7A" w:rsidRPr="00DE6131">
        <w:rPr>
          <w:rFonts w:hint="cs"/>
          <w:rtl/>
        </w:rPr>
        <w:t xml:space="preserve"> </w:t>
      </w:r>
      <w:r w:rsidR="00B07A28" w:rsidRPr="00DE6131">
        <w:rPr>
          <w:rFonts w:hint="cs"/>
          <w:rtl/>
        </w:rPr>
        <w:t xml:space="preserve">لها </w:t>
      </w:r>
      <w:r w:rsidR="00E25D7A" w:rsidRPr="00DE6131">
        <w:rPr>
          <w:rFonts w:hint="cs"/>
          <w:rtl/>
        </w:rPr>
        <w:t xml:space="preserve"> </w:t>
      </w:r>
      <w:r>
        <w:rPr>
          <w:rFonts w:hint="cs"/>
          <w:rtl/>
        </w:rPr>
        <w:t>أ</w:t>
      </w:r>
      <w:r w:rsidR="00E25D7A" w:rsidRPr="00DE6131">
        <w:rPr>
          <w:rFonts w:hint="cs"/>
          <w:rtl/>
        </w:rPr>
        <w:t xml:space="preserve">ن </w:t>
      </w:r>
      <w:r w:rsidR="00B07A28" w:rsidRPr="00DE6131">
        <w:rPr>
          <w:rFonts w:hint="cs"/>
          <w:rtl/>
        </w:rPr>
        <w:t>تتعداها</w:t>
      </w:r>
      <w:r w:rsidR="00CB024C">
        <w:rPr>
          <w:rFonts w:hint="cs"/>
          <w:rtl/>
        </w:rPr>
        <w:t>،</w:t>
      </w:r>
      <w:r w:rsidR="00E25D7A" w:rsidRPr="00DE6131">
        <w:rPr>
          <w:rFonts w:hint="cs"/>
          <w:rtl/>
        </w:rPr>
        <w:t xml:space="preserve"> </w:t>
      </w:r>
      <w:r w:rsidR="00B07A28" w:rsidRPr="00DE6131">
        <w:rPr>
          <w:rFonts w:hint="cs"/>
          <w:rtl/>
        </w:rPr>
        <w:t>وضوابط لابد من التحلي بها</w:t>
      </w:r>
      <w:r w:rsidR="00CB024C">
        <w:rPr>
          <w:rFonts w:hint="cs"/>
          <w:rtl/>
        </w:rPr>
        <w:t xml:space="preserve"> ومراعاتها وأ</w:t>
      </w:r>
      <w:r w:rsidR="00B07A28" w:rsidRPr="00DE6131">
        <w:rPr>
          <w:rFonts w:hint="cs"/>
          <w:rtl/>
        </w:rPr>
        <w:t xml:space="preserve">ن للمتعاقد في مقابل هذه </w:t>
      </w:r>
      <w:r w:rsidR="00E25D7A" w:rsidRPr="00DE6131">
        <w:rPr>
          <w:rFonts w:hint="cs"/>
          <w:rtl/>
        </w:rPr>
        <w:t xml:space="preserve">سلطة </w:t>
      </w:r>
      <w:r w:rsidR="00B07A28" w:rsidRPr="00DE6131">
        <w:rPr>
          <w:rFonts w:hint="cs"/>
          <w:rtl/>
        </w:rPr>
        <w:t xml:space="preserve"> التعديل ال</w:t>
      </w:r>
      <w:r w:rsidR="00E25D7A" w:rsidRPr="00DE6131">
        <w:rPr>
          <w:rFonts w:hint="cs"/>
          <w:rtl/>
        </w:rPr>
        <w:t>حق</w:t>
      </w:r>
      <w:r w:rsidR="00B07A28" w:rsidRPr="00DE6131">
        <w:rPr>
          <w:rFonts w:hint="cs"/>
          <w:rtl/>
        </w:rPr>
        <w:t xml:space="preserve"> في المطالبة </w:t>
      </w:r>
      <w:r w:rsidR="008D6987" w:rsidRPr="00DE6131">
        <w:rPr>
          <w:rFonts w:hint="cs"/>
          <w:rtl/>
        </w:rPr>
        <w:t>بالتعوي</w:t>
      </w:r>
      <w:r w:rsidR="008D6987" w:rsidRPr="00DE6131">
        <w:rPr>
          <w:rtl/>
        </w:rPr>
        <w:t>ض</w:t>
      </w:r>
      <w:r w:rsidR="00E25D7A" w:rsidRPr="00DE6131">
        <w:rPr>
          <w:rFonts w:hint="cs"/>
          <w:rtl/>
        </w:rPr>
        <w:t xml:space="preserve"> </w:t>
      </w:r>
      <w:r w:rsidR="00B07A28" w:rsidRPr="00DE6131">
        <w:rPr>
          <w:rFonts w:hint="cs"/>
          <w:rtl/>
        </w:rPr>
        <w:t xml:space="preserve">أو حتى </w:t>
      </w:r>
      <w:r w:rsidR="00E25D7A" w:rsidRPr="00DE6131">
        <w:rPr>
          <w:rFonts w:hint="cs"/>
          <w:rtl/>
        </w:rPr>
        <w:t xml:space="preserve"> فسخ العقد </w:t>
      </w:r>
      <w:r w:rsidR="00B07A28" w:rsidRPr="00DE6131">
        <w:rPr>
          <w:rFonts w:hint="cs"/>
          <w:rtl/>
        </w:rPr>
        <w:t xml:space="preserve">إذا كان المبرر جديا غير أن </w:t>
      </w:r>
      <w:r w:rsidR="00CB024C">
        <w:rPr>
          <w:rFonts w:hint="cs"/>
          <w:rtl/>
        </w:rPr>
        <w:t>الرأ</w:t>
      </w:r>
      <w:r w:rsidR="00E25D7A" w:rsidRPr="00DE6131">
        <w:rPr>
          <w:rFonts w:hint="cs"/>
          <w:rtl/>
        </w:rPr>
        <w:t xml:space="preserve">ي الراجح يذهب الى </w:t>
      </w:r>
      <w:r w:rsidR="008D6987" w:rsidRPr="00DE6131">
        <w:rPr>
          <w:rFonts w:hint="cs"/>
          <w:rtl/>
        </w:rPr>
        <w:t>تأييد</w:t>
      </w:r>
      <w:r w:rsidR="00A51C33" w:rsidRPr="00DE6131">
        <w:rPr>
          <w:rFonts w:hint="cs"/>
          <w:rtl/>
        </w:rPr>
        <w:t xml:space="preserve"> </w:t>
      </w:r>
      <w:r w:rsidR="00CB024C">
        <w:rPr>
          <w:rFonts w:hint="cs"/>
          <w:rtl/>
        </w:rPr>
        <w:t>نك</w:t>
      </w:r>
      <w:r w:rsidR="008D6987" w:rsidRPr="00DE6131">
        <w:rPr>
          <w:rFonts w:hint="cs"/>
          <w:rtl/>
        </w:rPr>
        <w:t>ريس</w:t>
      </w:r>
      <w:r w:rsidR="00E25D7A" w:rsidRPr="00DE6131">
        <w:rPr>
          <w:rFonts w:hint="cs"/>
          <w:rtl/>
        </w:rPr>
        <w:t xml:space="preserve"> سلطة التعديل </w:t>
      </w:r>
      <w:r w:rsidR="00A51C33" w:rsidRPr="00DE6131">
        <w:rPr>
          <w:rFonts w:hint="cs"/>
          <w:rtl/>
        </w:rPr>
        <w:t xml:space="preserve">للجهة الإدارية حتى في </w:t>
      </w:r>
      <w:r w:rsidR="00E25D7A" w:rsidRPr="00DE6131">
        <w:rPr>
          <w:rFonts w:hint="cs"/>
          <w:rtl/>
        </w:rPr>
        <w:t xml:space="preserve"> حالة عدم النص عليها في العقد اذ يقول العميد هوري</w:t>
      </w:r>
      <w:r w:rsidR="00CB024C">
        <w:rPr>
          <w:rFonts w:hint="cs"/>
          <w:rtl/>
        </w:rPr>
        <w:t>و في هذا الصدد " كل عملية إ</w:t>
      </w:r>
      <w:r w:rsidR="00A51C33" w:rsidRPr="00DE6131">
        <w:rPr>
          <w:rFonts w:hint="cs"/>
          <w:rtl/>
        </w:rPr>
        <w:t>دارية</w:t>
      </w:r>
      <w:r w:rsidR="00E25D7A" w:rsidRPr="00DE6131">
        <w:rPr>
          <w:rFonts w:hint="cs"/>
          <w:rtl/>
        </w:rPr>
        <w:t xml:space="preserve"> هي عملية </w:t>
      </w:r>
      <w:r w:rsidR="00CB024C">
        <w:rPr>
          <w:rFonts w:hint="cs"/>
          <w:rtl/>
        </w:rPr>
        <w:t>إحتمالية بمعنى أنه يمكن أ</w:t>
      </w:r>
      <w:r w:rsidR="00E25D7A" w:rsidRPr="00DE6131">
        <w:rPr>
          <w:rFonts w:hint="cs"/>
          <w:rtl/>
        </w:rPr>
        <w:t xml:space="preserve">ثناء التنفيذ </w:t>
      </w:r>
      <w:r w:rsidR="00242C27">
        <w:rPr>
          <w:rFonts w:hint="cs"/>
          <w:rtl/>
        </w:rPr>
        <w:t xml:space="preserve">العمل على </w:t>
      </w:r>
      <w:r w:rsidR="00E25D7A" w:rsidRPr="00DE6131">
        <w:rPr>
          <w:rFonts w:hint="cs"/>
          <w:rtl/>
        </w:rPr>
        <w:t xml:space="preserve">وقفها </w:t>
      </w:r>
      <w:r w:rsidR="00A51C33" w:rsidRPr="00DE6131">
        <w:rPr>
          <w:rFonts w:hint="cs"/>
          <w:rtl/>
        </w:rPr>
        <w:t xml:space="preserve">أو </w:t>
      </w:r>
      <w:r w:rsidR="008D6987" w:rsidRPr="00DE6131">
        <w:rPr>
          <w:rFonts w:hint="cs"/>
          <w:rtl/>
        </w:rPr>
        <w:t>تأجيله</w:t>
      </w:r>
      <w:r w:rsidR="00242C27">
        <w:rPr>
          <w:rFonts w:hint="cs"/>
          <w:rtl/>
        </w:rPr>
        <w:t>ا أ</w:t>
      </w:r>
      <w:r w:rsidR="00E25D7A" w:rsidRPr="00DE6131">
        <w:rPr>
          <w:rFonts w:hint="cs"/>
          <w:rtl/>
        </w:rPr>
        <w:t xml:space="preserve">و تعديلها </w:t>
      </w:r>
      <w:r w:rsidR="008D6987" w:rsidRPr="00DE6131">
        <w:rPr>
          <w:rFonts w:hint="cs"/>
          <w:rtl/>
        </w:rPr>
        <w:t>لأسباب</w:t>
      </w:r>
      <w:r w:rsidR="00E25D7A" w:rsidRPr="00DE6131">
        <w:rPr>
          <w:rFonts w:hint="cs"/>
          <w:rtl/>
        </w:rPr>
        <w:t xml:space="preserve"> تتعلق بالصالح العام "</w:t>
      </w:r>
      <w:r w:rsidR="00E25D7A" w:rsidRPr="00DE6131">
        <w:rPr>
          <w:rStyle w:val="Appelnotedebasdep"/>
          <w:color w:val="000000" w:themeColor="text1"/>
          <w:rtl/>
        </w:rPr>
        <w:footnoteReference w:id="336"/>
      </w:r>
      <w:r w:rsidR="00C37752" w:rsidRPr="00DE6131">
        <w:rPr>
          <w:rFonts w:hint="cs"/>
          <w:rtl/>
        </w:rPr>
        <w:t>.</w:t>
      </w:r>
      <w:r w:rsidR="00E25D7A" w:rsidRPr="00DE6131">
        <w:rPr>
          <w:rFonts w:hint="cs"/>
          <w:rtl/>
        </w:rPr>
        <w:t xml:space="preserve"> </w:t>
      </w:r>
    </w:p>
    <w:p w14:paraId="4FAA5DF0" w14:textId="1C1580F6" w:rsidR="00E25D7A" w:rsidRPr="00DE6131" w:rsidRDefault="00A51C33" w:rsidP="00D74548">
      <w:pPr>
        <w:rPr>
          <w:sz w:val="24"/>
          <w:szCs w:val="24"/>
          <w:rtl/>
        </w:rPr>
      </w:pPr>
      <w:r w:rsidRPr="00DE6131">
        <w:rPr>
          <w:rFonts w:hint="cs"/>
          <w:rtl/>
        </w:rPr>
        <w:t xml:space="preserve">ففي كل الأحوال يجب </w:t>
      </w:r>
      <w:r w:rsidR="00242C27">
        <w:rPr>
          <w:rFonts w:hint="cs"/>
          <w:rtl/>
        </w:rPr>
        <w:t xml:space="preserve"> أ</w:t>
      </w:r>
      <w:r w:rsidR="00E25D7A" w:rsidRPr="00DE6131">
        <w:rPr>
          <w:rFonts w:hint="cs"/>
          <w:rtl/>
        </w:rPr>
        <w:t xml:space="preserve">ن يكون </w:t>
      </w:r>
      <w:r w:rsidRPr="00DE6131">
        <w:rPr>
          <w:rFonts w:hint="cs"/>
          <w:rtl/>
        </w:rPr>
        <w:t xml:space="preserve">الدافع </w:t>
      </w:r>
      <w:r w:rsidR="00E25D7A" w:rsidRPr="00DE6131">
        <w:rPr>
          <w:rFonts w:hint="cs"/>
          <w:rtl/>
        </w:rPr>
        <w:t>لتعديل العقد هو المصلحة العامة ل</w:t>
      </w:r>
      <w:r w:rsidR="00242C27">
        <w:rPr>
          <w:rFonts w:hint="cs"/>
          <w:rtl/>
        </w:rPr>
        <w:t>أ</w:t>
      </w:r>
      <w:r w:rsidR="00E25D7A" w:rsidRPr="00DE6131">
        <w:rPr>
          <w:rFonts w:hint="cs"/>
          <w:rtl/>
        </w:rPr>
        <w:t xml:space="preserve">ن انفراد الجهة الإدارية </w:t>
      </w:r>
      <w:r w:rsidRPr="00DE6131">
        <w:rPr>
          <w:rFonts w:hint="cs"/>
          <w:rtl/>
        </w:rPr>
        <w:t xml:space="preserve">المتعاقدة بسلطة التعديل </w:t>
      </w:r>
      <w:r w:rsidR="008D6987" w:rsidRPr="00DE6131">
        <w:rPr>
          <w:rFonts w:hint="cs"/>
          <w:rtl/>
        </w:rPr>
        <w:t>بالإرادة</w:t>
      </w:r>
      <w:r w:rsidRPr="00DE6131">
        <w:rPr>
          <w:rFonts w:hint="cs"/>
          <w:rtl/>
        </w:rPr>
        <w:t xml:space="preserve"> المنفردة</w:t>
      </w:r>
      <w:r w:rsidR="00EC53C1">
        <w:rPr>
          <w:rFonts w:hint="cs"/>
          <w:rtl/>
        </w:rPr>
        <w:t>، إ</w:t>
      </w:r>
      <w:r w:rsidRPr="00DE6131">
        <w:rPr>
          <w:rFonts w:hint="cs"/>
          <w:rtl/>
        </w:rPr>
        <w:t xml:space="preserve">نما يشكل في العموم </w:t>
      </w:r>
      <w:r w:rsidR="00E25D7A" w:rsidRPr="00DE6131">
        <w:rPr>
          <w:rFonts w:hint="cs"/>
          <w:rtl/>
        </w:rPr>
        <w:t xml:space="preserve"> </w:t>
      </w:r>
      <w:r w:rsidRPr="00DE6131">
        <w:rPr>
          <w:rFonts w:hint="cs"/>
          <w:rtl/>
        </w:rPr>
        <w:t>تعدي عن</w:t>
      </w:r>
      <w:r w:rsidR="00E25D7A" w:rsidRPr="00DE6131">
        <w:rPr>
          <w:rFonts w:hint="cs"/>
          <w:rtl/>
        </w:rPr>
        <w:t xml:space="preserve"> الأصل</w:t>
      </w:r>
      <w:r w:rsidRPr="00DE6131">
        <w:rPr>
          <w:rFonts w:hint="cs"/>
          <w:rtl/>
        </w:rPr>
        <w:t xml:space="preserve"> العام للعقد</w:t>
      </w:r>
      <w:r w:rsidR="00E25D7A" w:rsidRPr="00DE6131">
        <w:rPr>
          <w:rFonts w:hint="cs"/>
          <w:rtl/>
        </w:rPr>
        <w:t xml:space="preserve"> </w:t>
      </w:r>
      <w:r w:rsidRPr="00DE6131">
        <w:rPr>
          <w:rFonts w:hint="cs"/>
          <w:rtl/>
        </w:rPr>
        <w:t xml:space="preserve">وتجاهلا </w:t>
      </w:r>
      <w:r w:rsidR="008D6987" w:rsidRPr="00DE6131">
        <w:rPr>
          <w:rFonts w:hint="cs"/>
          <w:rtl/>
        </w:rPr>
        <w:t>لإرادة</w:t>
      </w:r>
      <w:r w:rsidRPr="00DE6131">
        <w:rPr>
          <w:rFonts w:hint="cs"/>
          <w:rtl/>
        </w:rPr>
        <w:t xml:space="preserve"> الطرف ال</w:t>
      </w:r>
      <w:r w:rsidR="00EC53C1">
        <w:rPr>
          <w:rFonts w:hint="cs"/>
          <w:rtl/>
        </w:rPr>
        <w:t>آ</w:t>
      </w:r>
      <w:r w:rsidRPr="00DE6131">
        <w:rPr>
          <w:rFonts w:hint="cs"/>
          <w:rtl/>
        </w:rPr>
        <w:t xml:space="preserve">خر المتعاقد </w:t>
      </w:r>
      <w:r w:rsidR="008D6987" w:rsidRPr="00DE6131">
        <w:rPr>
          <w:rFonts w:hint="cs"/>
          <w:rtl/>
        </w:rPr>
        <w:t>فالأصل</w:t>
      </w:r>
      <w:r w:rsidRPr="00DE6131">
        <w:rPr>
          <w:rFonts w:hint="cs"/>
          <w:rtl/>
        </w:rPr>
        <w:t xml:space="preserve"> العام أنه </w:t>
      </w:r>
      <w:r w:rsidR="008D6987" w:rsidRPr="00DE6131">
        <w:rPr>
          <w:rFonts w:hint="cs"/>
          <w:rtl/>
        </w:rPr>
        <w:t>لا يمك</w:t>
      </w:r>
      <w:r w:rsidR="008D6987" w:rsidRPr="00DE6131">
        <w:rPr>
          <w:rtl/>
        </w:rPr>
        <w:t>ن</w:t>
      </w:r>
      <w:r w:rsidRPr="00DE6131">
        <w:rPr>
          <w:rFonts w:hint="cs"/>
          <w:rtl/>
        </w:rPr>
        <w:t xml:space="preserve"> </w:t>
      </w:r>
      <w:r w:rsidR="00E25D7A" w:rsidRPr="00DE6131">
        <w:rPr>
          <w:rFonts w:hint="cs"/>
          <w:rtl/>
        </w:rPr>
        <w:t>تع</w:t>
      </w:r>
      <w:r w:rsidRPr="00DE6131">
        <w:rPr>
          <w:rFonts w:hint="cs"/>
          <w:rtl/>
        </w:rPr>
        <w:t>ديل العقد</w:t>
      </w:r>
      <w:r w:rsidR="00EC53C1">
        <w:rPr>
          <w:rFonts w:hint="cs"/>
          <w:rtl/>
        </w:rPr>
        <w:t xml:space="preserve"> أو نقضه إ</w:t>
      </w:r>
      <w:r w:rsidR="00E25D7A" w:rsidRPr="00DE6131">
        <w:rPr>
          <w:rFonts w:hint="cs"/>
          <w:rtl/>
        </w:rPr>
        <w:t xml:space="preserve">لا </w:t>
      </w:r>
      <w:r w:rsidRPr="00DE6131">
        <w:rPr>
          <w:rFonts w:hint="cs"/>
          <w:rtl/>
        </w:rPr>
        <w:t xml:space="preserve">باتفاق </w:t>
      </w:r>
      <w:r w:rsidR="00E25D7A" w:rsidRPr="00DE6131">
        <w:rPr>
          <w:rFonts w:hint="cs"/>
          <w:rtl/>
        </w:rPr>
        <w:t xml:space="preserve">إرادة </w:t>
      </w:r>
      <w:r w:rsidRPr="00DE6131">
        <w:rPr>
          <w:rFonts w:hint="cs"/>
          <w:rtl/>
        </w:rPr>
        <w:t>الأطراف المتعاقدة،</w:t>
      </w:r>
      <w:r w:rsidR="00EC53C1">
        <w:rPr>
          <w:rFonts w:hint="cs"/>
          <w:rtl/>
        </w:rPr>
        <w:t xml:space="preserve"> </w:t>
      </w:r>
      <w:r w:rsidRPr="00DE6131">
        <w:rPr>
          <w:rFonts w:hint="cs"/>
          <w:rtl/>
        </w:rPr>
        <w:t>غير أن ال</w:t>
      </w:r>
      <w:r w:rsidR="00EC53C1">
        <w:rPr>
          <w:rFonts w:hint="cs"/>
          <w:rtl/>
        </w:rPr>
        <w:t xml:space="preserve">مصلحة العامة هي مبرر الاستثناء </w:t>
      </w:r>
      <w:r w:rsidR="00E25D7A" w:rsidRPr="00DE6131">
        <w:rPr>
          <w:rFonts w:hint="cs"/>
          <w:rtl/>
        </w:rPr>
        <w:t xml:space="preserve">وتكمن العلة </w:t>
      </w:r>
      <w:r w:rsidRPr="00DE6131">
        <w:rPr>
          <w:rFonts w:hint="cs"/>
          <w:rtl/>
        </w:rPr>
        <w:t>في</w:t>
      </w:r>
      <w:r w:rsidR="00E25D7A" w:rsidRPr="00DE6131">
        <w:rPr>
          <w:rFonts w:hint="cs"/>
          <w:rtl/>
        </w:rPr>
        <w:t xml:space="preserve"> منح الجهة الإدارية </w:t>
      </w:r>
      <w:r w:rsidRPr="00DE6131">
        <w:rPr>
          <w:rFonts w:hint="cs"/>
          <w:rtl/>
        </w:rPr>
        <w:t xml:space="preserve">المتعاقدة </w:t>
      </w:r>
      <w:r w:rsidR="00E25D7A" w:rsidRPr="00DE6131">
        <w:rPr>
          <w:rFonts w:hint="cs"/>
          <w:rtl/>
        </w:rPr>
        <w:t xml:space="preserve">سلطة تعديل العقد ليس في نصوص العقد </w:t>
      </w:r>
      <w:r w:rsidRPr="00DE6131">
        <w:rPr>
          <w:rFonts w:hint="cs"/>
          <w:rtl/>
        </w:rPr>
        <w:t>فحسب</w:t>
      </w:r>
      <w:r w:rsidR="00EC53C1">
        <w:rPr>
          <w:rFonts w:hint="cs"/>
          <w:rtl/>
        </w:rPr>
        <w:t xml:space="preserve"> وإ</w:t>
      </w:r>
      <w:r w:rsidR="00E25D7A" w:rsidRPr="00DE6131">
        <w:rPr>
          <w:rFonts w:hint="cs"/>
          <w:rtl/>
        </w:rPr>
        <w:t xml:space="preserve">نما </w:t>
      </w:r>
      <w:r w:rsidRPr="00DE6131">
        <w:rPr>
          <w:rFonts w:hint="cs"/>
          <w:rtl/>
        </w:rPr>
        <w:t>في الارتباط ب</w:t>
      </w:r>
      <w:r w:rsidR="00E25D7A" w:rsidRPr="00DE6131">
        <w:rPr>
          <w:rFonts w:hint="cs"/>
          <w:rtl/>
        </w:rPr>
        <w:t>النظام العام</w:t>
      </w:r>
      <w:r w:rsidRPr="00DE6131">
        <w:rPr>
          <w:rFonts w:hint="cs"/>
          <w:rtl/>
        </w:rPr>
        <w:t xml:space="preserve"> و</w:t>
      </w:r>
      <w:r w:rsidR="00E25D7A" w:rsidRPr="00DE6131">
        <w:rPr>
          <w:rFonts w:hint="cs"/>
          <w:rtl/>
        </w:rPr>
        <w:t>احتراما للمبادئ الحاكمة للمرافق العامة</w:t>
      </w:r>
      <w:r w:rsidR="00EC53C1">
        <w:rPr>
          <w:rFonts w:hint="cs"/>
          <w:rtl/>
        </w:rPr>
        <w:t>،</w:t>
      </w:r>
      <w:r w:rsidR="00E25D7A" w:rsidRPr="00DE6131">
        <w:rPr>
          <w:rFonts w:hint="cs"/>
          <w:rtl/>
        </w:rPr>
        <w:t xml:space="preserve"> </w:t>
      </w:r>
      <w:r w:rsidRPr="00DE6131">
        <w:rPr>
          <w:rFonts w:hint="cs"/>
          <w:rtl/>
        </w:rPr>
        <w:t xml:space="preserve">فلا </w:t>
      </w:r>
      <w:r w:rsidR="00E25D7A" w:rsidRPr="00DE6131">
        <w:rPr>
          <w:rFonts w:hint="cs"/>
          <w:rtl/>
        </w:rPr>
        <w:t xml:space="preserve">يجوز </w:t>
      </w:r>
      <w:r w:rsidRPr="00DE6131">
        <w:rPr>
          <w:rFonts w:hint="cs"/>
          <w:rtl/>
        </w:rPr>
        <w:t xml:space="preserve">للجهة الإدارية المتعاقدة </w:t>
      </w:r>
      <w:r w:rsidR="00E25D7A" w:rsidRPr="00DE6131">
        <w:rPr>
          <w:rFonts w:hint="cs"/>
          <w:rtl/>
        </w:rPr>
        <w:t xml:space="preserve"> التنازل عن هذا الحق طبقا لما استقر عليه القضاء</w:t>
      </w:r>
      <w:r w:rsidR="00EC53C1">
        <w:rPr>
          <w:rFonts w:hint="cs"/>
          <w:rtl/>
        </w:rPr>
        <w:t xml:space="preserve"> ويستوي هنا أ</w:t>
      </w:r>
      <w:r w:rsidR="00E25D7A" w:rsidRPr="00DE6131">
        <w:rPr>
          <w:rFonts w:hint="cs"/>
          <w:rtl/>
        </w:rPr>
        <w:t xml:space="preserve">ن يكون قد حدث ما </w:t>
      </w:r>
      <w:r w:rsidRPr="00DE6131">
        <w:rPr>
          <w:rFonts w:hint="cs"/>
          <w:rtl/>
        </w:rPr>
        <w:t>يبرر</w:t>
      </w:r>
      <w:r w:rsidR="00E25D7A" w:rsidRPr="00DE6131">
        <w:rPr>
          <w:rFonts w:hint="cs"/>
          <w:rtl/>
        </w:rPr>
        <w:t xml:space="preserve"> تعديل العقد اثناء </w:t>
      </w:r>
      <w:r w:rsidRPr="00DE6131">
        <w:rPr>
          <w:rFonts w:hint="cs"/>
          <w:rtl/>
        </w:rPr>
        <w:t>عملية التنفيذ</w:t>
      </w:r>
      <w:r w:rsidR="00EC53C1">
        <w:rPr>
          <w:rFonts w:hint="cs"/>
          <w:rtl/>
        </w:rPr>
        <w:t xml:space="preserve"> أو أ</w:t>
      </w:r>
      <w:r w:rsidR="00E25D7A" w:rsidRPr="00DE6131">
        <w:rPr>
          <w:rFonts w:hint="cs"/>
          <w:rtl/>
        </w:rPr>
        <w:t xml:space="preserve">ن يتبين لجهة الإدارة المتعاقدة </w:t>
      </w:r>
      <w:r w:rsidRPr="00DE6131">
        <w:rPr>
          <w:rFonts w:hint="cs"/>
          <w:rtl/>
        </w:rPr>
        <w:t>خطأ</w:t>
      </w:r>
      <w:r w:rsidR="00E25D7A" w:rsidRPr="00DE6131">
        <w:rPr>
          <w:rFonts w:hint="cs"/>
          <w:rtl/>
        </w:rPr>
        <w:t xml:space="preserve"> في ت</w:t>
      </w:r>
      <w:r w:rsidR="00EC53C1">
        <w:rPr>
          <w:rFonts w:hint="cs"/>
          <w:rtl/>
        </w:rPr>
        <w:t>قدير مقتضيات سير المرفق العام وأن الأ</w:t>
      </w:r>
      <w:r w:rsidR="00E25D7A" w:rsidRPr="00DE6131">
        <w:rPr>
          <w:rFonts w:hint="cs"/>
          <w:rtl/>
        </w:rPr>
        <w:t xml:space="preserve">مر </w:t>
      </w:r>
      <w:r w:rsidRPr="00DE6131">
        <w:rPr>
          <w:rFonts w:hint="cs"/>
          <w:rtl/>
        </w:rPr>
        <w:t>يستدعي</w:t>
      </w:r>
      <w:r w:rsidR="00E25D7A" w:rsidRPr="00DE6131">
        <w:rPr>
          <w:rFonts w:hint="cs"/>
          <w:rtl/>
        </w:rPr>
        <w:t xml:space="preserve"> </w:t>
      </w:r>
      <w:r w:rsidRPr="00DE6131">
        <w:rPr>
          <w:rFonts w:hint="cs"/>
          <w:rtl/>
        </w:rPr>
        <w:t>التقويم</w:t>
      </w:r>
      <w:r w:rsidR="00E25D7A" w:rsidRPr="00DE6131">
        <w:rPr>
          <w:rFonts w:hint="cs"/>
          <w:rtl/>
        </w:rPr>
        <w:t xml:space="preserve"> وذلك </w:t>
      </w:r>
      <w:r w:rsidR="00A3129C" w:rsidRPr="00DE6131">
        <w:rPr>
          <w:rFonts w:hint="cs"/>
          <w:rtl/>
        </w:rPr>
        <w:t xml:space="preserve">في سياق تفعيل </w:t>
      </w:r>
      <w:r w:rsidR="00EC53C1">
        <w:rPr>
          <w:rFonts w:hint="cs"/>
          <w:rtl/>
        </w:rPr>
        <w:t>مبدأ</w:t>
      </w:r>
      <w:r w:rsidR="00E25D7A" w:rsidRPr="00DE6131">
        <w:rPr>
          <w:rFonts w:hint="cs"/>
          <w:rtl/>
        </w:rPr>
        <w:t xml:space="preserve"> قابلية المرفق العام للتغير</w:t>
      </w:r>
      <w:r w:rsidR="00E25D7A" w:rsidRPr="00DE6131">
        <w:rPr>
          <w:rStyle w:val="Appelnotedebasdep"/>
          <w:color w:val="000000" w:themeColor="text1"/>
          <w:rtl/>
        </w:rPr>
        <w:footnoteReference w:id="337"/>
      </w:r>
      <w:r w:rsidR="00A3129C" w:rsidRPr="00DE6131">
        <w:rPr>
          <w:rFonts w:hint="cs"/>
          <w:rtl/>
        </w:rPr>
        <w:t>.</w:t>
      </w:r>
    </w:p>
    <w:p w14:paraId="03ABC839" w14:textId="26CECA25" w:rsidR="00C37752" w:rsidRPr="00DE6131" w:rsidRDefault="00A3129C" w:rsidP="00D74548">
      <w:pPr>
        <w:rPr>
          <w:b/>
          <w:bCs/>
          <w:rtl/>
        </w:rPr>
      </w:pPr>
      <w:r w:rsidRPr="00DE6131">
        <w:rPr>
          <w:rFonts w:hint="cs"/>
          <w:rtl/>
        </w:rPr>
        <w:t xml:space="preserve">وقد </w:t>
      </w:r>
      <w:r w:rsidR="0001432E">
        <w:rPr>
          <w:rFonts w:hint="cs"/>
          <w:rtl/>
        </w:rPr>
        <w:t>أ</w:t>
      </w:r>
      <w:r w:rsidR="00E25D7A" w:rsidRPr="00DE6131">
        <w:rPr>
          <w:rFonts w:hint="cs"/>
          <w:rtl/>
        </w:rPr>
        <w:t xml:space="preserve">قر مجلس الدولة </w:t>
      </w:r>
      <w:r w:rsidRPr="00DE6131">
        <w:rPr>
          <w:rFonts w:hint="cs"/>
          <w:rtl/>
        </w:rPr>
        <w:t xml:space="preserve"> المصري في هذا الشأن أن للجهة الإدارية </w:t>
      </w:r>
      <w:r w:rsidR="0001432E">
        <w:rPr>
          <w:rFonts w:hint="cs"/>
          <w:rtl/>
        </w:rPr>
        <w:t>إذا</w:t>
      </w:r>
      <w:r w:rsidR="00E25D7A" w:rsidRPr="00DE6131">
        <w:rPr>
          <w:rFonts w:hint="cs"/>
          <w:rtl/>
        </w:rPr>
        <w:t xml:space="preserve"> حدثت ظروف لم تكن </w:t>
      </w:r>
      <w:r w:rsidRPr="00DE6131">
        <w:rPr>
          <w:rFonts w:hint="cs"/>
          <w:rtl/>
        </w:rPr>
        <w:t>في الحسبان</w:t>
      </w:r>
      <w:r w:rsidR="00E25D7A" w:rsidRPr="00DE6131">
        <w:rPr>
          <w:rFonts w:hint="cs"/>
          <w:rtl/>
        </w:rPr>
        <w:t xml:space="preserve"> وقت ابرام العقد الحق في تعديل بنود العقد </w:t>
      </w:r>
      <w:r w:rsidRPr="00DE6131">
        <w:rPr>
          <w:rFonts w:hint="cs"/>
          <w:rtl/>
        </w:rPr>
        <w:t xml:space="preserve">بالشكل الذي </w:t>
      </w:r>
      <w:r w:rsidR="00E25D7A" w:rsidRPr="00DE6131">
        <w:rPr>
          <w:rFonts w:hint="cs"/>
          <w:rtl/>
        </w:rPr>
        <w:t xml:space="preserve"> </w:t>
      </w:r>
      <w:r w:rsidRPr="00DE6131">
        <w:rPr>
          <w:rFonts w:hint="cs"/>
          <w:rtl/>
        </w:rPr>
        <w:t>يواكب ا</w:t>
      </w:r>
      <w:r w:rsidR="00E25D7A" w:rsidRPr="00DE6131">
        <w:rPr>
          <w:rFonts w:hint="cs"/>
          <w:rtl/>
        </w:rPr>
        <w:t xml:space="preserve">لظروف </w:t>
      </w:r>
      <w:r w:rsidRPr="00DE6131">
        <w:rPr>
          <w:rFonts w:hint="cs"/>
          <w:rtl/>
        </w:rPr>
        <w:t>المستجدة</w:t>
      </w:r>
      <w:r w:rsidR="0001432E">
        <w:rPr>
          <w:rFonts w:hint="cs"/>
          <w:rtl/>
        </w:rPr>
        <w:t xml:space="preserve"> لأ</w:t>
      </w:r>
      <w:r w:rsidR="00E25D7A" w:rsidRPr="00DE6131">
        <w:rPr>
          <w:rFonts w:hint="cs"/>
          <w:rtl/>
        </w:rPr>
        <w:t xml:space="preserve">ن الطرفين المتعاقدين </w:t>
      </w:r>
      <w:r w:rsidRPr="00DE6131">
        <w:rPr>
          <w:rFonts w:hint="cs"/>
          <w:rtl/>
        </w:rPr>
        <w:t xml:space="preserve">كانا يجهلان </w:t>
      </w:r>
      <w:r w:rsidR="00E25D7A" w:rsidRPr="00DE6131">
        <w:rPr>
          <w:rFonts w:hint="cs"/>
          <w:rtl/>
        </w:rPr>
        <w:t xml:space="preserve">هذه الظروف </w:t>
      </w:r>
      <w:r w:rsidRPr="00DE6131">
        <w:rPr>
          <w:rFonts w:hint="cs"/>
          <w:rtl/>
        </w:rPr>
        <w:t>وقت التعاقد</w:t>
      </w:r>
      <w:r w:rsidR="00E25D7A" w:rsidRPr="00DE6131">
        <w:rPr>
          <w:rFonts w:hint="cs"/>
          <w:rtl/>
        </w:rPr>
        <w:t xml:space="preserve"> وبالتالي </w:t>
      </w:r>
      <w:r w:rsidRPr="00DE6131">
        <w:rPr>
          <w:rFonts w:hint="cs"/>
          <w:rtl/>
        </w:rPr>
        <w:t xml:space="preserve">ينبغي لبحث عن </w:t>
      </w:r>
      <w:r w:rsidR="00E25D7A" w:rsidRPr="00DE6131">
        <w:rPr>
          <w:rFonts w:hint="cs"/>
          <w:rtl/>
        </w:rPr>
        <w:t>الإرادة</w:t>
      </w:r>
      <w:r w:rsidRPr="00DE6131">
        <w:rPr>
          <w:rFonts w:hint="cs"/>
          <w:rtl/>
        </w:rPr>
        <w:t xml:space="preserve"> المشتركة </w:t>
      </w:r>
      <w:r w:rsidR="00E25D7A" w:rsidRPr="00DE6131">
        <w:rPr>
          <w:rFonts w:hint="cs"/>
          <w:rtl/>
        </w:rPr>
        <w:t xml:space="preserve"> </w:t>
      </w:r>
      <w:r w:rsidR="0001432E">
        <w:rPr>
          <w:rFonts w:hint="cs"/>
          <w:rtl/>
        </w:rPr>
        <w:t>التي من الممكن أ</w:t>
      </w:r>
      <w:r w:rsidR="00E25D7A" w:rsidRPr="00DE6131">
        <w:rPr>
          <w:rFonts w:hint="cs"/>
          <w:rtl/>
        </w:rPr>
        <w:t>ن يضعه</w:t>
      </w:r>
      <w:r w:rsidR="0001432E">
        <w:rPr>
          <w:rFonts w:hint="cs"/>
          <w:rtl/>
        </w:rPr>
        <w:t>ا المتعاقدان نصب أعينهما لو أ</w:t>
      </w:r>
      <w:r w:rsidRPr="00DE6131">
        <w:rPr>
          <w:rFonts w:hint="cs"/>
          <w:rtl/>
        </w:rPr>
        <w:t>نهما</w:t>
      </w:r>
      <w:r w:rsidR="00E25D7A" w:rsidRPr="00DE6131">
        <w:rPr>
          <w:rFonts w:hint="cs"/>
          <w:rtl/>
        </w:rPr>
        <w:t xml:space="preserve"> </w:t>
      </w:r>
      <w:r w:rsidRPr="00DE6131">
        <w:rPr>
          <w:rFonts w:hint="cs"/>
          <w:rtl/>
        </w:rPr>
        <w:t>علما</w:t>
      </w:r>
      <w:r w:rsidR="00E25D7A" w:rsidRPr="00DE6131">
        <w:rPr>
          <w:rFonts w:hint="cs"/>
          <w:rtl/>
        </w:rPr>
        <w:t xml:space="preserve"> مسبقا </w:t>
      </w:r>
      <w:r w:rsidRPr="00DE6131">
        <w:rPr>
          <w:rFonts w:hint="cs"/>
          <w:rtl/>
        </w:rPr>
        <w:t xml:space="preserve">بهذه </w:t>
      </w:r>
      <w:r w:rsidR="00E25D7A" w:rsidRPr="00DE6131">
        <w:rPr>
          <w:rFonts w:hint="cs"/>
          <w:rtl/>
        </w:rPr>
        <w:t xml:space="preserve"> الظروف الجديدة </w:t>
      </w:r>
      <w:r w:rsidRPr="00DE6131">
        <w:rPr>
          <w:rFonts w:hint="cs"/>
          <w:rtl/>
        </w:rPr>
        <w:t xml:space="preserve">، </w:t>
      </w:r>
      <w:r w:rsidR="00E25D7A" w:rsidRPr="00DE6131">
        <w:rPr>
          <w:rFonts w:hint="cs"/>
          <w:rtl/>
        </w:rPr>
        <w:t xml:space="preserve">وهذا </w:t>
      </w:r>
      <w:r w:rsidR="007A12E3">
        <w:rPr>
          <w:rFonts w:hint="cs"/>
          <w:rtl/>
        </w:rPr>
        <w:t>إ</w:t>
      </w:r>
      <w:r w:rsidRPr="00DE6131">
        <w:rPr>
          <w:rFonts w:hint="cs"/>
          <w:rtl/>
        </w:rPr>
        <w:t xml:space="preserve">نما </w:t>
      </w:r>
      <w:r w:rsidR="00E25D7A" w:rsidRPr="00DE6131">
        <w:rPr>
          <w:rFonts w:hint="cs"/>
          <w:rtl/>
        </w:rPr>
        <w:t xml:space="preserve">يؤكد </w:t>
      </w:r>
      <w:r w:rsidRPr="00DE6131">
        <w:rPr>
          <w:rFonts w:hint="cs"/>
          <w:rtl/>
        </w:rPr>
        <w:t>على ال</w:t>
      </w:r>
      <w:r w:rsidR="00E25D7A" w:rsidRPr="00DE6131">
        <w:rPr>
          <w:rFonts w:hint="cs"/>
          <w:rtl/>
        </w:rPr>
        <w:t xml:space="preserve">حق </w:t>
      </w:r>
      <w:r w:rsidRPr="00DE6131">
        <w:rPr>
          <w:rFonts w:hint="cs"/>
          <w:rtl/>
        </w:rPr>
        <w:t xml:space="preserve">الراسخ للجهة الإدارية </w:t>
      </w:r>
      <w:r w:rsidR="00E25D7A" w:rsidRPr="00DE6131">
        <w:rPr>
          <w:rFonts w:hint="cs"/>
          <w:rtl/>
        </w:rPr>
        <w:t xml:space="preserve"> في </w:t>
      </w:r>
      <w:r w:rsidRPr="00DE6131">
        <w:rPr>
          <w:rFonts w:hint="cs"/>
          <w:rtl/>
        </w:rPr>
        <w:t>السعي الى القيام بالتعديلات الملائمة بما يجعل العقد في هيئته المعدلة متماشيا</w:t>
      </w:r>
      <w:r w:rsidR="00E25D7A" w:rsidRPr="00DE6131">
        <w:rPr>
          <w:rFonts w:hint="cs"/>
          <w:rtl/>
        </w:rPr>
        <w:t xml:space="preserve"> مع </w:t>
      </w:r>
      <w:r w:rsidRPr="00DE6131">
        <w:rPr>
          <w:rFonts w:hint="cs"/>
          <w:rtl/>
        </w:rPr>
        <w:t>الظروف</w:t>
      </w:r>
      <w:r w:rsidR="00E25D7A" w:rsidRPr="00DE6131">
        <w:rPr>
          <w:rFonts w:hint="cs"/>
          <w:rtl/>
        </w:rPr>
        <w:t xml:space="preserve"> التي </w:t>
      </w:r>
      <w:r w:rsidR="008D6987" w:rsidRPr="00DE6131">
        <w:rPr>
          <w:rFonts w:hint="cs"/>
          <w:rtl/>
        </w:rPr>
        <w:t>طرأت</w:t>
      </w:r>
      <w:r w:rsidR="00E25D7A" w:rsidRPr="00DE6131">
        <w:rPr>
          <w:rFonts w:hint="cs"/>
          <w:rtl/>
        </w:rPr>
        <w:t xml:space="preserve"> بعد ابرام</w:t>
      </w:r>
      <w:r w:rsidRPr="00DE6131">
        <w:rPr>
          <w:rFonts w:hint="cs"/>
          <w:rtl/>
        </w:rPr>
        <w:t xml:space="preserve"> العقد</w:t>
      </w:r>
      <w:r w:rsidR="00E25D7A" w:rsidRPr="00DE6131">
        <w:rPr>
          <w:rFonts w:hint="cs"/>
          <w:rtl/>
        </w:rPr>
        <w:t xml:space="preserve"> واثناء</w:t>
      </w:r>
      <w:r w:rsidRPr="00DE6131">
        <w:rPr>
          <w:rFonts w:hint="cs"/>
          <w:rtl/>
        </w:rPr>
        <w:t xml:space="preserve">عملية </w:t>
      </w:r>
      <w:r w:rsidR="00E25D7A" w:rsidRPr="00DE6131">
        <w:rPr>
          <w:rFonts w:hint="cs"/>
          <w:rtl/>
        </w:rPr>
        <w:t>تنفيذه</w:t>
      </w:r>
      <w:r w:rsidRPr="00DE6131">
        <w:rPr>
          <w:rFonts w:hint="cs"/>
          <w:rtl/>
        </w:rPr>
        <w:t xml:space="preserve"> ،</w:t>
      </w:r>
      <w:r w:rsidR="007A12E3">
        <w:rPr>
          <w:rFonts w:hint="cs"/>
          <w:rtl/>
        </w:rPr>
        <w:t xml:space="preserve"> </w:t>
      </w:r>
      <w:r w:rsidRPr="00DE6131">
        <w:rPr>
          <w:rFonts w:hint="cs"/>
          <w:rtl/>
        </w:rPr>
        <w:t>وقد أ</w:t>
      </w:r>
      <w:r w:rsidR="00E25D7A" w:rsidRPr="00DE6131">
        <w:rPr>
          <w:rFonts w:hint="cs"/>
          <w:rtl/>
        </w:rPr>
        <w:t xml:space="preserve">قرت </w:t>
      </w:r>
      <w:r w:rsidR="00E25D7A" w:rsidRPr="00DE6131">
        <w:rPr>
          <w:rFonts w:hint="cs"/>
          <w:rtl/>
        </w:rPr>
        <w:lastRenderedPageBreak/>
        <w:t xml:space="preserve">محكمة القضاء الإداري </w:t>
      </w:r>
      <w:r w:rsidRPr="00DE6131">
        <w:rPr>
          <w:rFonts w:hint="cs"/>
          <w:rtl/>
        </w:rPr>
        <w:t xml:space="preserve">المصري كذلك </w:t>
      </w:r>
      <w:r w:rsidR="00E25D7A" w:rsidRPr="00DE6131">
        <w:rPr>
          <w:rFonts w:hint="cs"/>
          <w:rtl/>
        </w:rPr>
        <w:t xml:space="preserve"> حق </w:t>
      </w:r>
      <w:r w:rsidRPr="00DE6131">
        <w:rPr>
          <w:rFonts w:hint="cs"/>
          <w:rtl/>
        </w:rPr>
        <w:t xml:space="preserve">الجهة الإدارية </w:t>
      </w:r>
      <w:r w:rsidR="007A12E3">
        <w:rPr>
          <w:rFonts w:hint="cs"/>
          <w:rtl/>
        </w:rPr>
        <w:t>في تعديل عقودها إ</w:t>
      </w:r>
      <w:r w:rsidR="00E25D7A" w:rsidRPr="00DE6131">
        <w:rPr>
          <w:rFonts w:hint="cs"/>
          <w:rtl/>
        </w:rPr>
        <w:t xml:space="preserve">ذا </w:t>
      </w:r>
      <w:r w:rsidRPr="00DE6131">
        <w:rPr>
          <w:rFonts w:hint="cs"/>
          <w:rtl/>
        </w:rPr>
        <w:t>استجدت</w:t>
      </w:r>
      <w:r w:rsidR="00E25D7A" w:rsidRPr="00DE6131">
        <w:rPr>
          <w:rFonts w:hint="cs"/>
          <w:rtl/>
        </w:rPr>
        <w:t xml:space="preserve"> ظروف لم تكن </w:t>
      </w:r>
      <w:r w:rsidRPr="00DE6131">
        <w:rPr>
          <w:rFonts w:hint="cs"/>
          <w:rtl/>
        </w:rPr>
        <w:t>في الحسبان</w:t>
      </w:r>
      <w:r w:rsidR="00E25D7A" w:rsidRPr="00DE6131">
        <w:rPr>
          <w:rFonts w:hint="cs"/>
          <w:rtl/>
        </w:rPr>
        <w:t xml:space="preserve"> وقت</w:t>
      </w:r>
      <w:r w:rsidR="00A26AB4">
        <w:rPr>
          <w:rFonts w:hint="cs"/>
          <w:rtl/>
        </w:rPr>
        <w:t xml:space="preserve"> توافق الإ</w:t>
      </w:r>
      <w:r w:rsidR="003F4FAF" w:rsidRPr="00DE6131">
        <w:rPr>
          <w:rFonts w:hint="cs"/>
          <w:rtl/>
        </w:rPr>
        <w:t xml:space="preserve">رادتين على إبرام العقد </w:t>
      </w:r>
      <w:r w:rsidR="00A26AB4">
        <w:rPr>
          <w:rFonts w:hint="cs"/>
          <w:rtl/>
        </w:rPr>
        <w:t>بقولها "إ</w:t>
      </w:r>
      <w:r w:rsidR="00E25D7A" w:rsidRPr="00DE6131">
        <w:rPr>
          <w:rFonts w:hint="cs"/>
          <w:rtl/>
        </w:rPr>
        <w:t xml:space="preserve">ن سلطة جهة الإدارة في تعديل العقد </w:t>
      </w:r>
      <w:r w:rsidR="008D6987" w:rsidRPr="00DE6131">
        <w:rPr>
          <w:rFonts w:hint="cs"/>
          <w:rtl/>
        </w:rPr>
        <w:t>التعديل</w:t>
      </w:r>
      <w:r w:rsidR="00E25D7A" w:rsidRPr="00DE6131">
        <w:rPr>
          <w:rFonts w:hint="cs"/>
          <w:rtl/>
        </w:rPr>
        <w:t xml:space="preserve"> طريقة تنفيذه هي الطابع الرئيسي </w:t>
      </w:r>
      <w:r w:rsidR="00A26AB4">
        <w:rPr>
          <w:rFonts w:hint="cs"/>
          <w:rtl/>
        </w:rPr>
        <w:t>لنظام العقود الإدارية بل هي من أ</w:t>
      </w:r>
      <w:r w:rsidR="00E25D7A" w:rsidRPr="00DE6131">
        <w:rPr>
          <w:rFonts w:hint="cs"/>
          <w:rtl/>
        </w:rPr>
        <w:t>برز الخصائص التي تميز نظام العقود الإدارية عن نظام ال</w:t>
      </w:r>
      <w:r w:rsidR="00A26AB4">
        <w:rPr>
          <w:rFonts w:hint="cs"/>
          <w:rtl/>
        </w:rPr>
        <w:t>عقود المدنية ومقتضى هذه السلطة أ</w:t>
      </w:r>
      <w:r w:rsidR="00E25D7A" w:rsidRPr="00DE6131">
        <w:rPr>
          <w:rFonts w:hint="cs"/>
          <w:rtl/>
        </w:rPr>
        <w:t xml:space="preserve">ن جهة الإدارة تمتلك من جانبها وحدها </w:t>
      </w:r>
      <w:r w:rsidR="008D6987" w:rsidRPr="00DE6131">
        <w:rPr>
          <w:rFonts w:hint="cs"/>
          <w:rtl/>
        </w:rPr>
        <w:t>وبإرادتها</w:t>
      </w:r>
      <w:r w:rsidR="00A26AB4">
        <w:rPr>
          <w:rFonts w:hint="cs"/>
          <w:rtl/>
        </w:rPr>
        <w:t xml:space="preserve"> المنفردة حق تعديل العقد أ</w:t>
      </w:r>
      <w:r w:rsidR="00E25D7A" w:rsidRPr="00DE6131">
        <w:rPr>
          <w:rFonts w:hint="cs"/>
          <w:rtl/>
        </w:rPr>
        <w:t>ثناء تنفيذه وتعديل مدى التزامات المتعاقد معها على نحو وبصورة لم تكن معروفة وقت ابرام العقد فتزيد من أعباء الطرف ال</w:t>
      </w:r>
      <w:r w:rsidR="00A26AB4">
        <w:rPr>
          <w:rFonts w:hint="cs"/>
          <w:rtl/>
        </w:rPr>
        <w:t>آخر أ</w:t>
      </w:r>
      <w:r w:rsidR="00E25D7A" w:rsidRPr="00DE6131">
        <w:rPr>
          <w:rFonts w:hint="cs"/>
          <w:rtl/>
        </w:rPr>
        <w:t xml:space="preserve">و </w:t>
      </w:r>
      <w:r w:rsidR="003F4FAF" w:rsidRPr="00DE6131">
        <w:rPr>
          <w:rFonts w:hint="cs"/>
          <w:rtl/>
        </w:rPr>
        <w:t xml:space="preserve">تنقصها كلما اقتضت حاجة المرفق </w:t>
      </w:r>
      <w:r w:rsidR="00A26AB4">
        <w:rPr>
          <w:rFonts w:hint="cs"/>
          <w:rtl/>
        </w:rPr>
        <w:t>أو المصلحة العامة من غير أ</w:t>
      </w:r>
      <w:r w:rsidR="00E25D7A" w:rsidRPr="00DE6131">
        <w:rPr>
          <w:rFonts w:hint="cs"/>
          <w:rtl/>
        </w:rPr>
        <w:t xml:space="preserve">ن يحتج عليها بقاعدة </w:t>
      </w:r>
      <w:r w:rsidR="00A26AB4">
        <w:rPr>
          <w:rFonts w:hint="cs"/>
          <w:rtl/>
        </w:rPr>
        <w:t>الحق المكتسب أو بقاعدة العقد شريعة المتعاقدين</w:t>
      </w:r>
      <w:r w:rsidR="00E25D7A" w:rsidRPr="00DE6131">
        <w:rPr>
          <w:rFonts w:hint="cs"/>
          <w:rtl/>
        </w:rPr>
        <w:t>، ذلك ل</w:t>
      </w:r>
      <w:r w:rsidR="00A26AB4">
        <w:rPr>
          <w:rFonts w:hint="cs"/>
          <w:rtl/>
        </w:rPr>
        <w:t>أ</w:t>
      </w:r>
      <w:r w:rsidR="00E25D7A" w:rsidRPr="00DE6131">
        <w:rPr>
          <w:rFonts w:hint="cs"/>
          <w:rtl/>
        </w:rPr>
        <w:t xml:space="preserve">ن طبيعة العقود الإدارية وأهدافها وقيامها على فكرة استمرار المرافق العامة تفترض مقدما حصول تغير في ظروف العقد وملابساته وطرق تنفيذه </w:t>
      </w:r>
      <w:r w:rsidR="003F4FAF" w:rsidRPr="00DE6131">
        <w:rPr>
          <w:rFonts w:hint="cs"/>
          <w:rtl/>
        </w:rPr>
        <w:t xml:space="preserve">تبعا </w:t>
      </w:r>
      <w:r w:rsidR="00E25D7A" w:rsidRPr="00DE6131">
        <w:rPr>
          <w:rFonts w:hint="cs"/>
          <w:rtl/>
        </w:rPr>
        <w:t xml:space="preserve">لمقتضيات </w:t>
      </w:r>
      <w:r w:rsidR="003F4FAF" w:rsidRPr="00DE6131">
        <w:rPr>
          <w:rFonts w:hint="cs"/>
          <w:rtl/>
        </w:rPr>
        <w:t>ال</w:t>
      </w:r>
      <w:r w:rsidR="00E25D7A" w:rsidRPr="00DE6131">
        <w:rPr>
          <w:rFonts w:hint="cs"/>
          <w:rtl/>
        </w:rPr>
        <w:t>سير</w:t>
      </w:r>
      <w:r w:rsidR="003F4FAF" w:rsidRPr="00DE6131">
        <w:rPr>
          <w:rFonts w:hint="cs"/>
          <w:rtl/>
        </w:rPr>
        <w:t xml:space="preserve"> المنتظم</w:t>
      </w:r>
      <w:r w:rsidR="00E25D7A" w:rsidRPr="00DE6131">
        <w:rPr>
          <w:rFonts w:hint="cs"/>
          <w:rtl/>
        </w:rPr>
        <w:t xml:space="preserve"> المرفق </w:t>
      </w:r>
      <w:r w:rsidR="003F4FAF" w:rsidRPr="00DE6131">
        <w:rPr>
          <w:rFonts w:hint="cs"/>
          <w:rtl/>
        </w:rPr>
        <w:t xml:space="preserve">العام </w:t>
      </w:r>
      <w:r w:rsidR="00E25D7A" w:rsidRPr="00DE6131">
        <w:rPr>
          <w:rFonts w:hint="cs"/>
          <w:rtl/>
        </w:rPr>
        <w:t>"</w:t>
      </w:r>
      <w:r w:rsidR="00E25D7A" w:rsidRPr="00DE6131">
        <w:rPr>
          <w:rStyle w:val="Appelnotedebasdep"/>
          <w:color w:val="000000" w:themeColor="text1"/>
          <w:rtl/>
        </w:rPr>
        <w:footnoteReference w:id="338"/>
      </w:r>
    </w:p>
    <w:p w14:paraId="2145598A" w14:textId="662DB72B" w:rsidR="00E25D7A" w:rsidRPr="00DE6131" w:rsidRDefault="00CD2436" w:rsidP="00DC6D1B">
      <w:pPr>
        <w:ind w:firstLine="0"/>
        <w:outlineLvl w:val="4"/>
        <w:rPr>
          <w:color w:val="000000" w:themeColor="text1"/>
          <w:rtl/>
        </w:rPr>
      </w:pPr>
      <w:bookmarkStart w:id="241" w:name="_Toc165664655"/>
      <w:bookmarkStart w:id="242" w:name="_Toc165665155"/>
      <w:bookmarkStart w:id="243" w:name="_Toc168134096"/>
      <w:r w:rsidRPr="00DE6131">
        <w:rPr>
          <w:rFonts w:hint="cs"/>
          <w:b/>
          <w:bCs/>
          <w:color w:val="000000" w:themeColor="text1"/>
          <w:rtl/>
        </w:rPr>
        <w:t>الفرع الثاني: قيود</w:t>
      </w:r>
      <w:r w:rsidR="00E25D7A" w:rsidRPr="00DE6131">
        <w:rPr>
          <w:rFonts w:hint="cs"/>
          <w:b/>
          <w:bCs/>
          <w:color w:val="000000" w:themeColor="text1"/>
          <w:rtl/>
        </w:rPr>
        <w:t xml:space="preserve"> سلطة الإدارة في تعديل العقد</w:t>
      </w:r>
      <w:bookmarkEnd w:id="241"/>
      <w:bookmarkEnd w:id="242"/>
      <w:bookmarkEnd w:id="243"/>
    </w:p>
    <w:p w14:paraId="7C88BC99" w14:textId="036183BC" w:rsidR="00E25D7A" w:rsidRPr="00DE6131" w:rsidRDefault="00A26AB4" w:rsidP="00D74548">
      <w:pPr>
        <w:rPr>
          <w:rtl/>
        </w:rPr>
      </w:pPr>
      <w:r>
        <w:rPr>
          <w:rFonts w:hint="cs"/>
          <w:rtl/>
        </w:rPr>
        <w:t>إ</w:t>
      </w:r>
      <w:r w:rsidR="00E25D7A" w:rsidRPr="00DE6131">
        <w:rPr>
          <w:rFonts w:hint="cs"/>
          <w:rtl/>
        </w:rPr>
        <w:t>ن</w:t>
      </w:r>
      <w:r w:rsidR="00B37D31" w:rsidRPr="00DE6131">
        <w:rPr>
          <w:rFonts w:hint="cs"/>
          <w:rtl/>
        </w:rPr>
        <w:t xml:space="preserve">ه </w:t>
      </w:r>
      <w:r w:rsidR="008D6987" w:rsidRPr="00DE6131">
        <w:rPr>
          <w:rFonts w:hint="cs"/>
          <w:rtl/>
        </w:rPr>
        <w:t>لا يمك</w:t>
      </w:r>
      <w:r w:rsidR="008D6987" w:rsidRPr="00DE6131">
        <w:rPr>
          <w:rtl/>
        </w:rPr>
        <w:t>ن</w:t>
      </w:r>
      <w:r w:rsidR="00B37D31" w:rsidRPr="00DE6131">
        <w:rPr>
          <w:rFonts w:hint="cs"/>
          <w:rtl/>
        </w:rPr>
        <w:t xml:space="preserve"> أن تمارس </w:t>
      </w:r>
      <w:r w:rsidR="00E25D7A" w:rsidRPr="00DE6131">
        <w:rPr>
          <w:rFonts w:hint="cs"/>
          <w:rtl/>
        </w:rPr>
        <w:t xml:space="preserve">سلطة التعديل </w:t>
      </w:r>
      <w:r w:rsidR="00B37D31" w:rsidRPr="00DE6131">
        <w:rPr>
          <w:rFonts w:hint="cs"/>
          <w:rtl/>
        </w:rPr>
        <w:t xml:space="preserve">على اطلاقها لما في ذلك من أخطار متعددة على </w:t>
      </w:r>
      <w:r w:rsidR="0070487F" w:rsidRPr="00DE6131">
        <w:rPr>
          <w:rFonts w:hint="cs"/>
          <w:rtl/>
        </w:rPr>
        <w:t>أطراف</w:t>
      </w:r>
      <w:r w:rsidR="00B37D31" w:rsidRPr="00DE6131">
        <w:rPr>
          <w:rFonts w:hint="cs"/>
          <w:rtl/>
        </w:rPr>
        <w:t xml:space="preserve"> العقد </w:t>
      </w:r>
      <w:r w:rsidR="005A5CB5" w:rsidRPr="00DE6131">
        <w:rPr>
          <w:rFonts w:hint="cs"/>
          <w:rtl/>
        </w:rPr>
        <w:t>جميعها،</w:t>
      </w:r>
      <w:r w:rsidR="00B37D31" w:rsidRPr="00DE6131">
        <w:rPr>
          <w:rFonts w:hint="cs"/>
          <w:rtl/>
        </w:rPr>
        <w:t xml:space="preserve"> الا أنها تمارس على </w:t>
      </w:r>
      <w:r w:rsidR="001470EA">
        <w:rPr>
          <w:rFonts w:hint="cs"/>
          <w:rtl/>
        </w:rPr>
        <w:t xml:space="preserve">العقود </w:t>
      </w:r>
      <w:r w:rsidR="00B37D31" w:rsidRPr="00DE6131">
        <w:rPr>
          <w:rFonts w:hint="cs"/>
          <w:rtl/>
        </w:rPr>
        <w:t xml:space="preserve">الإدارية جميعها </w:t>
      </w:r>
      <w:r w:rsidR="00E25D7A" w:rsidRPr="00DE6131">
        <w:rPr>
          <w:rFonts w:hint="cs"/>
          <w:rtl/>
        </w:rPr>
        <w:t>ومنها عقود التفويض</w:t>
      </w:r>
      <w:r w:rsidR="00B37D31" w:rsidRPr="00DE6131">
        <w:rPr>
          <w:rFonts w:hint="cs"/>
          <w:rtl/>
        </w:rPr>
        <w:t xml:space="preserve">، فهي رقابة مقيدة وترد عليها مجموعة </w:t>
      </w:r>
      <w:r w:rsidR="002E00D0" w:rsidRPr="00DE6131">
        <w:rPr>
          <w:rFonts w:hint="cs"/>
          <w:rtl/>
        </w:rPr>
        <w:t xml:space="preserve">من الضوابط التي يتوجب على الجهة الإدارية الالتزام بها </w:t>
      </w:r>
      <w:r w:rsidR="0070487F" w:rsidRPr="00DE6131">
        <w:rPr>
          <w:rFonts w:hint="cs"/>
          <w:rtl/>
        </w:rPr>
        <w:t>ومراعاتها أثناء</w:t>
      </w:r>
      <w:r w:rsidR="002E00D0" w:rsidRPr="00DE6131">
        <w:rPr>
          <w:rFonts w:hint="cs"/>
          <w:rtl/>
        </w:rPr>
        <w:t xml:space="preserve"> القيام بسلطة </w:t>
      </w:r>
      <w:r w:rsidR="005A5CB5" w:rsidRPr="00DE6131">
        <w:rPr>
          <w:rFonts w:hint="cs"/>
          <w:rtl/>
        </w:rPr>
        <w:t>التعديل</w:t>
      </w:r>
      <w:r w:rsidR="001470EA">
        <w:rPr>
          <w:rFonts w:hint="cs"/>
          <w:rtl/>
        </w:rPr>
        <w:t>،</w:t>
      </w:r>
      <w:r w:rsidR="005A5CB5" w:rsidRPr="00DE6131">
        <w:rPr>
          <w:rFonts w:hint="cs"/>
          <w:rtl/>
        </w:rPr>
        <w:t xml:space="preserve"> وقد</w:t>
      </w:r>
      <w:r w:rsidR="00E25D7A" w:rsidRPr="00DE6131">
        <w:rPr>
          <w:rFonts w:hint="cs"/>
          <w:rtl/>
        </w:rPr>
        <w:t xml:space="preserve"> حاول </w:t>
      </w:r>
      <w:r w:rsidR="002E00D0" w:rsidRPr="00DE6131">
        <w:rPr>
          <w:rFonts w:hint="cs"/>
          <w:rtl/>
        </w:rPr>
        <w:t>بعض الفقه</w:t>
      </w:r>
      <w:r w:rsidR="00E25D7A" w:rsidRPr="00DE6131">
        <w:rPr>
          <w:rFonts w:hint="cs"/>
          <w:rtl/>
        </w:rPr>
        <w:t xml:space="preserve"> </w:t>
      </w:r>
      <w:r w:rsidR="005A5CB5" w:rsidRPr="00DE6131">
        <w:rPr>
          <w:rFonts w:hint="cs"/>
          <w:rtl/>
        </w:rPr>
        <w:t>تصنيف تلك</w:t>
      </w:r>
      <w:r w:rsidR="00E25D7A" w:rsidRPr="00DE6131">
        <w:rPr>
          <w:rFonts w:hint="cs"/>
          <w:rtl/>
        </w:rPr>
        <w:t xml:space="preserve"> </w:t>
      </w:r>
      <w:r w:rsidR="005A5CB5" w:rsidRPr="00DE6131">
        <w:rPr>
          <w:rFonts w:hint="cs"/>
          <w:rtl/>
        </w:rPr>
        <w:t>الضوابط في</w:t>
      </w:r>
      <w:r w:rsidR="00E25D7A" w:rsidRPr="00DE6131">
        <w:rPr>
          <w:rFonts w:hint="cs"/>
          <w:rtl/>
        </w:rPr>
        <w:t xml:space="preserve"> </w:t>
      </w:r>
      <w:r w:rsidR="002E00D0" w:rsidRPr="00DE6131">
        <w:rPr>
          <w:rFonts w:hint="cs"/>
          <w:rtl/>
        </w:rPr>
        <w:t>ال</w:t>
      </w:r>
      <w:r w:rsidR="00E25D7A" w:rsidRPr="00DE6131">
        <w:rPr>
          <w:rFonts w:hint="cs"/>
          <w:rtl/>
        </w:rPr>
        <w:t>إطار</w:t>
      </w:r>
      <w:r w:rsidR="002E00D0" w:rsidRPr="00DE6131">
        <w:rPr>
          <w:rFonts w:hint="cs"/>
          <w:rtl/>
        </w:rPr>
        <w:t xml:space="preserve"> العام المتعلق ب</w:t>
      </w:r>
      <w:r w:rsidR="00E25D7A" w:rsidRPr="00DE6131">
        <w:rPr>
          <w:rFonts w:hint="cs"/>
          <w:rtl/>
        </w:rPr>
        <w:t xml:space="preserve">تنظيم وتسيير المرافق العامة ويمكن </w:t>
      </w:r>
      <w:r w:rsidR="002E00D0" w:rsidRPr="00DE6131">
        <w:rPr>
          <w:rFonts w:hint="cs"/>
          <w:rtl/>
        </w:rPr>
        <w:t xml:space="preserve">تلخيص </w:t>
      </w:r>
      <w:r w:rsidR="005A5CB5" w:rsidRPr="00DE6131">
        <w:rPr>
          <w:rFonts w:hint="cs"/>
          <w:rtl/>
        </w:rPr>
        <w:t>تلك الضوابط</w:t>
      </w:r>
      <w:r w:rsidR="00E25D7A" w:rsidRPr="00DE6131">
        <w:rPr>
          <w:rFonts w:hint="cs"/>
          <w:rtl/>
        </w:rPr>
        <w:t xml:space="preserve"> التي </w:t>
      </w:r>
      <w:r w:rsidR="002E00D0" w:rsidRPr="00DE6131">
        <w:rPr>
          <w:rFonts w:hint="cs"/>
          <w:rtl/>
        </w:rPr>
        <w:t>تقيد</w:t>
      </w:r>
      <w:r w:rsidR="00E25D7A" w:rsidRPr="00DE6131">
        <w:rPr>
          <w:rFonts w:hint="cs"/>
          <w:rtl/>
        </w:rPr>
        <w:t xml:space="preserve"> سلطة </w:t>
      </w:r>
      <w:r w:rsidR="002E00D0" w:rsidRPr="00DE6131">
        <w:rPr>
          <w:rFonts w:hint="cs"/>
          <w:rtl/>
        </w:rPr>
        <w:t xml:space="preserve">الجهة </w:t>
      </w:r>
      <w:r w:rsidR="005A5CB5" w:rsidRPr="00DE6131">
        <w:rPr>
          <w:rFonts w:hint="cs"/>
          <w:rtl/>
        </w:rPr>
        <w:t>الإدارية بتعديل</w:t>
      </w:r>
      <w:r w:rsidR="002E00D0" w:rsidRPr="00DE6131">
        <w:rPr>
          <w:rFonts w:hint="cs"/>
          <w:rtl/>
        </w:rPr>
        <w:t xml:space="preserve"> عقود </w:t>
      </w:r>
      <w:r w:rsidR="00E25D7A" w:rsidRPr="00DE6131">
        <w:rPr>
          <w:rFonts w:hint="cs"/>
          <w:rtl/>
        </w:rPr>
        <w:t xml:space="preserve">تفويض </w:t>
      </w:r>
      <w:r w:rsidR="002E00D0" w:rsidRPr="00DE6131">
        <w:rPr>
          <w:rFonts w:hint="cs"/>
          <w:rtl/>
        </w:rPr>
        <w:t xml:space="preserve">المرفق العام في النقاط </w:t>
      </w:r>
      <w:r w:rsidR="0070487F" w:rsidRPr="00DE6131">
        <w:rPr>
          <w:rFonts w:hint="cs"/>
          <w:rtl/>
        </w:rPr>
        <w:t>التالية</w:t>
      </w:r>
      <w:r w:rsidR="0053344F">
        <w:rPr>
          <w:rStyle w:val="Appelnotedebasdep"/>
          <w:color w:val="000000" w:themeColor="text1"/>
          <w:rtl/>
        </w:rPr>
        <w:footnoteReference w:id="339"/>
      </w:r>
      <w:r w:rsidR="0070487F" w:rsidRPr="00DE6131">
        <w:rPr>
          <w:rFonts w:hint="cs"/>
          <w:rtl/>
        </w:rPr>
        <w:t>:</w:t>
      </w:r>
    </w:p>
    <w:p w14:paraId="4C6230C3" w14:textId="23AFBE1F" w:rsidR="00E25D7A" w:rsidRPr="00DE6131" w:rsidRDefault="00B37D31" w:rsidP="001470EA">
      <w:pPr>
        <w:ind w:firstLine="0"/>
        <w:rPr>
          <w:color w:val="000000" w:themeColor="text1"/>
          <w:rtl/>
        </w:rPr>
      </w:pPr>
      <w:r w:rsidRPr="00DE6131">
        <w:rPr>
          <w:rFonts w:hint="cs"/>
          <w:color w:val="000000" w:themeColor="text1"/>
          <w:rtl/>
        </w:rPr>
        <w:t>1/</w:t>
      </w:r>
      <w:r w:rsidR="001470EA">
        <w:rPr>
          <w:rFonts w:hint="cs"/>
          <w:color w:val="000000" w:themeColor="text1"/>
          <w:rtl/>
        </w:rPr>
        <w:t xml:space="preserve"> أ</w:t>
      </w:r>
      <w:r w:rsidR="00E25D7A" w:rsidRPr="00DE6131">
        <w:rPr>
          <w:rFonts w:hint="cs"/>
          <w:color w:val="000000" w:themeColor="text1"/>
          <w:rtl/>
        </w:rPr>
        <w:t xml:space="preserve">ن يقع </w:t>
      </w:r>
      <w:r w:rsidR="002E00D0" w:rsidRPr="00DE6131">
        <w:rPr>
          <w:rFonts w:hint="cs"/>
          <w:color w:val="000000" w:themeColor="text1"/>
          <w:rtl/>
        </w:rPr>
        <w:t>تغيير جدي في الأوضاع والظروف التي</w:t>
      </w:r>
      <w:r w:rsidR="00E25D7A" w:rsidRPr="00DE6131">
        <w:rPr>
          <w:rFonts w:hint="cs"/>
          <w:color w:val="000000" w:themeColor="text1"/>
          <w:rtl/>
        </w:rPr>
        <w:t xml:space="preserve"> تم ابرام العقد في ظلها </w:t>
      </w:r>
      <w:r w:rsidR="002E00D0" w:rsidRPr="00DE6131">
        <w:rPr>
          <w:rFonts w:hint="cs"/>
          <w:color w:val="000000" w:themeColor="text1"/>
          <w:rtl/>
        </w:rPr>
        <w:t xml:space="preserve">وهذا </w:t>
      </w:r>
      <w:r w:rsidR="008D6987" w:rsidRPr="00DE6131">
        <w:rPr>
          <w:rFonts w:hint="cs"/>
          <w:color w:val="000000" w:themeColor="text1"/>
          <w:rtl/>
        </w:rPr>
        <w:t>لا يع</w:t>
      </w:r>
      <w:r w:rsidR="008D6987" w:rsidRPr="00DE6131">
        <w:rPr>
          <w:color w:val="000000" w:themeColor="text1"/>
          <w:rtl/>
        </w:rPr>
        <w:t>د</w:t>
      </w:r>
      <w:r w:rsidR="001470EA">
        <w:rPr>
          <w:rFonts w:hint="cs"/>
          <w:color w:val="000000" w:themeColor="text1"/>
          <w:rtl/>
        </w:rPr>
        <w:t>و</w:t>
      </w:r>
      <w:r w:rsidR="002E00D0" w:rsidRPr="00DE6131">
        <w:rPr>
          <w:rFonts w:hint="cs"/>
          <w:color w:val="000000" w:themeColor="text1"/>
          <w:rtl/>
        </w:rPr>
        <w:t xml:space="preserve"> أن يكون تكريس ل</w:t>
      </w:r>
      <w:r w:rsidR="001470EA">
        <w:rPr>
          <w:rFonts w:hint="cs"/>
          <w:color w:val="000000" w:themeColor="text1"/>
          <w:rtl/>
        </w:rPr>
        <w:t>أ</w:t>
      </w:r>
      <w:r w:rsidR="002E00D0" w:rsidRPr="00DE6131">
        <w:rPr>
          <w:rFonts w:hint="cs"/>
          <w:color w:val="000000" w:themeColor="text1"/>
          <w:rtl/>
        </w:rPr>
        <w:t xml:space="preserve">حد أهم المبادئ الحاكمة لسير المرفق العام وهو المبدأ القاضي بضرورة وقابلية المرفق العام للتكيف </w:t>
      </w:r>
      <w:r w:rsidR="008D6987" w:rsidRPr="00DE6131">
        <w:rPr>
          <w:rFonts w:hint="cs"/>
          <w:color w:val="000000" w:themeColor="text1"/>
          <w:rtl/>
        </w:rPr>
        <w:t>والتأقلم</w:t>
      </w:r>
      <w:r w:rsidR="002E00D0" w:rsidRPr="00DE6131">
        <w:rPr>
          <w:rFonts w:hint="cs"/>
          <w:color w:val="000000" w:themeColor="text1"/>
          <w:rtl/>
        </w:rPr>
        <w:t xml:space="preserve"> والتطور وفق الظروف المحيطة به.</w:t>
      </w:r>
    </w:p>
    <w:p w14:paraId="6E9D1C6B" w14:textId="726EC9FF" w:rsidR="00E25D7A" w:rsidRPr="00DE6131" w:rsidRDefault="00B37D31" w:rsidP="000B79E7">
      <w:pPr>
        <w:ind w:firstLine="0"/>
        <w:rPr>
          <w:color w:val="000000" w:themeColor="text1"/>
          <w:rtl/>
        </w:rPr>
      </w:pPr>
      <w:r w:rsidRPr="00DE6131">
        <w:rPr>
          <w:rFonts w:hint="cs"/>
          <w:color w:val="000000" w:themeColor="text1"/>
          <w:rtl/>
        </w:rPr>
        <w:t>2</w:t>
      </w:r>
      <w:r w:rsidR="00E25D7A" w:rsidRPr="00DE6131">
        <w:rPr>
          <w:rFonts w:hint="cs"/>
          <w:color w:val="000000" w:themeColor="text1"/>
          <w:rtl/>
        </w:rPr>
        <w:t>/</w:t>
      </w:r>
      <w:r w:rsidR="002E00D0" w:rsidRPr="00DE6131">
        <w:rPr>
          <w:rFonts w:hint="cs"/>
          <w:color w:val="000000" w:themeColor="text1"/>
          <w:rtl/>
        </w:rPr>
        <w:t xml:space="preserve"> أ</w:t>
      </w:r>
      <w:r w:rsidR="00E25D7A" w:rsidRPr="00DE6131">
        <w:rPr>
          <w:rFonts w:hint="cs"/>
          <w:color w:val="000000" w:themeColor="text1"/>
          <w:rtl/>
        </w:rPr>
        <w:t>ن يقتصر على شروط العقد المتصلة بتسيير المرفق العام</w:t>
      </w:r>
      <w:r w:rsidR="002E00D0" w:rsidRPr="00DE6131">
        <w:rPr>
          <w:rFonts w:hint="cs"/>
          <w:color w:val="000000" w:themeColor="text1"/>
          <w:rtl/>
        </w:rPr>
        <w:t xml:space="preserve"> </w:t>
      </w:r>
      <w:r w:rsidR="00ED494E" w:rsidRPr="00DE6131">
        <w:rPr>
          <w:rFonts w:hint="cs"/>
          <w:color w:val="000000" w:themeColor="text1"/>
          <w:rtl/>
        </w:rPr>
        <w:t xml:space="preserve">ففكرة المرفق العام تكاد تكون محور </w:t>
      </w:r>
      <w:r w:rsidR="00E25D7A" w:rsidRPr="00DE6131">
        <w:rPr>
          <w:rFonts w:hint="cs"/>
          <w:color w:val="000000" w:themeColor="text1"/>
          <w:rtl/>
        </w:rPr>
        <w:t xml:space="preserve"> </w:t>
      </w:r>
      <w:r w:rsidR="00ED494E" w:rsidRPr="00DE6131">
        <w:rPr>
          <w:rFonts w:hint="cs"/>
          <w:color w:val="000000" w:themeColor="text1"/>
          <w:rtl/>
        </w:rPr>
        <w:t>سلطة</w:t>
      </w:r>
      <w:r w:rsidR="00E25D7A" w:rsidRPr="00DE6131">
        <w:rPr>
          <w:rFonts w:hint="cs"/>
          <w:color w:val="000000" w:themeColor="text1"/>
          <w:rtl/>
        </w:rPr>
        <w:t xml:space="preserve"> </w:t>
      </w:r>
      <w:r w:rsidR="00ED494E" w:rsidRPr="00DE6131">
        <w:rPr>
          <w:rFonts w:hint="cs"/>
          <w:color w:val="000000" w:themeColor="text1"/>
          <w:rtl/>
        </w:rPr>
        <w:t>الجهة الإدارية في التعديل فليس لجهة الإدارة أن تمتد الى جميع الشروط المتعاقد عليها بل</w:t>
      </w:r>
      <w:r w:rsidR="00E25D7A" w:rsidRPr="00DE6131">
        <w:rPr>
          <w:rFonts w:hint="cs"/>
          <w:color w:val="000000" w:themeColor="text1"/>
          <w:rtl/>
        </w:rPr>
        <w:t xml:space="preserve"> يجب </w:t>
      </w:r>
      <w:r w:rsidR="00ED494E" w:rsidRPr="00DE6131">
        <w:rPr>
          <w:rFonts w:hint="cs"/>
          <w:color w:val="000000" w:themeColor="text1"/>
          <w:rtl/>
        </w:rPr>
        <w:t>التفرقة</w:t>
      </w:r>
      <w:r w:rsidR="00E25D7A" w:rsidRPr="00DE6131">
        <w:rPr>
          <w:rFonts w:hint="cs"/>
          <w:color w:val="000000" w:themeColor="text1"/>
          <w:rtl/>
        </w:rPr>
        <w:t xml:space="preserve"> بين </w:t>
      </w:r>
      <w:r w:rsidR="00ED494E" w:rsidRPr="00DE6131">
        <w:rPr>
          <w:rFonts w:hint="cs"/>
          <w:color w:val="000000" w:themeColor="text1"/>
          <w:rtl/>
        </w:rPr>
        <w:t>بنود</w:t>
      </w:r>
      <w:r w:rsidR="00E25D7A" w:rsidRPr="00DE6131">
        <w:rPr>
          <w:rFonts w:hint="cs"/>
          <w:color w:val="000000" w:themeColor="text1"/>
          <w:rtl/>
        </w:rPr>
        <w:t xml:space="preserve"> العقد الإداري المتعلقة بسير المرفق العام</w:t>
      </w:r>
      <w:r w:rsidR="000B79E7">
        <w:rPr>
          <w:rFonts w:hint="cs"/>
          <w:color w:val="000000" w:themeColor="text1"/>
          <w:rtl/>
        </w:rPr>
        <w:t>،</w:t>
      </w:r>
      <w:r w:rsidR="00E25D7A" w:rsidRPr="00DE6131">
        <w:rPr>
          <w:rFonts w:hint="cs"/>
          <w:color w:val="000000" w:themeColor="text1"/>
          <w:rtl/>
        </w:rPr>
        <w:t xml:space="preserve"> وتلك الشروط </w:t>
      </w:r>
      <w:r w:rsidR="00ED494E" w:rsidRPr="00DE6131">
        <w:rPr>
          <w:rFonts w:hint="cs"/>
          <w:color w:val="000000" w:themeColor="text1"/>
          <w:rtl/>
        </w:rPr>
        <w:t xml:space="preserve">الخارجة عن هذا المجال كالشروط </w:t>
      </w:r>
      <w:r w:rsidR="00E25D7A" w:rsidRPr="00DE6131">
        <w:rPr>
          <w:rFonts w:hint="cs"/>
          <w:color w:val="000000" w:themeColor="text1"/>
          <w:rtl/>
        </w:rPr>
        <w:t xml:space="preserve"> </w:t>
      </w:r>
      <w:r w:rsidR="00ED494E" w:rsidRPr="00DE6131">
        <w:rPr>
          <w:rFonts w:hint="cs"/>
          <w:color w:val="000000" w:themeColor="text1"/>
          <w:rtl/>
        </w:rPr>
        <w:t>التي</w:t>
      </w:r>
      <w:r w:rsidR="00E25D7A" w:rsidRPr="00DE6131">
        <w:rPr>
          <w:rFonts w:hint="cs"/>
          <w:color w:val="000000" w:themeColor="text1"/>
          <w:rtl/>
        </w:rPr>
        <w:t xml:space="preserve"> </w:t>
      </w:r>
      <w:r w:rsidR="00ED494E" w:rsidRPr="00DE6131">
        <w:rPr>
          <w:rFonts w:hint="cs"/>
          <w:color w:val="000000" w:themeColor="text1"/>
          <w:rtl/>
        </w:rPr>
        <w:t>ترتبط</w:t>
      </w:r>
      <w:r w:rsidR="00E25D7A" w:rsidRPr="00DE6131">
        <w:rPr>
          <w:rFonts w:hint="cs"/>
          <w:color w:val="000000" w:themeColor="text1"/>
          <w:rtl/>
        </w:rPr>
        <w:t xml:space="preserve"> بالمزايا المالية للمتعاقد</w:t>
      </w:r>
      <w:r w:rsidR="00ED494E" w:rsidRPr="00DE6131">
        <w:rPr>
          <w:rFonts w:hint="cs"/>
          <w:color w:val="000000" w:themeColor="text1"/>
          <w:rtl/>
        </w:rPr>
        <w:t>،</w:t>
      </w:r>
      <w:r w:rsidR="00E25D7A" w:rsidRPr="00DE6131">
        <w:rPr>
          <w:rFonts w:hint="cs"/>
          <w:color w:val="000000" w:themeColor="text1"/>
          <w:rtl/>
        </w:rPr>
        <w:t xml:space="preserve"> </w:t>
      </w:r>
      <w:r w:rsidR="00ED494E" w:rsidRPr="00DE6131">
        <w:rPr>
          <w:rFonts w:hint="cs"/>
          <w:color w:val="000000" w:themeColor="text1"/>
          <w:rtl/>
        </w:rPr>
        <w:t xml:space="preserve">فالشروط </w:t>
      </w:r>
      <w:r w:rsidR="0070487F" w:rsidRPr="00DE6131">
        <w:rPr>
          <w:rFonts w:hint="cs"/>
          <w:color w:val="000000" w:themeColor="text1"/>
          <w:rtl/>
        </w:rPr>
        <w:t>اللائحة</w:t>
      </w:r>
      <w:r w:rsidR="00ED494E" w:rsidRPr="00DE6131">
        <w:rPr>
          <w:rFonts w:hint="cs"/>
          <w:color w:val="000000" w:themeColor="text1"/>
          <w:rtl/>
        </w:rPr>
        <w:t xml:space="preserve"> وحدها</w:t>
      </w:r>
      <w:r w:rsidR="00E25D7A" w:rsidRPr="00DE6131">
        <w:rPr>
          <w:rFonts w:hint="cs"/>
          <w:color w:val="000000" w:themeColor="text1"/>
          <w:rtl/>
        </w:rPr>
        <w:t xml:space="preserve"> هي التي </w:t>
      </w:r>
      <w:r w:rsidR="00ED494E" w:rsidRPr="00DE6131">
        <w:rPr>
          <w:rFonts w:hint="cs"/>
          <w:color w:val="000000" w:themeColor="text1"/>
          <w:rtl/>
        </w:rPr>
        <w:t>تكون مجالا</w:t>
      </w:r>
      <w:r w:rsidR="00E25D7A" w:rsidRPr="00DE6131">
        <w:rPr>
          <w:rFonts w:hint="cs"/>
          <w:color w:val="000000" w:themeColor="text1"/>
          <w:rtl/>
        </w:rPr>
        <w:t xml:space="preserve"> </w:t>
      </w:r>
      <w:r w:rsidR="000B79E7">
        <w:rPr>
          <w:rFonts w:hint="cs"/>
          <w:color w:val="000000" w:themeColor="text1"/>
          <w:rtl/>
        </w:rPr>
        <w:t>لأ</w:t>
      </w:r>
      <w:r w:rsidR="00ED494E" w:rsidRPr="00DE6131">
        <w:rPr>
          <w:rFonts w:hint="cs"/>
          <w:color w:val="000000" w:themeColor="text1"/>
          <w:rtl/>
        </w:rPr>
        <w:t>ن ت</w:t>
      </w:r>
      <w:r w:rsidR="000B79E7">
        <w:rPr>
          <w:rFonts w:hint="cs"/>
          <w:color w:val="000000" w:themeColor="text1"/>
          <w:rtl/>
        </w:rPr>
        <w:t>طالها سلطة التعديل، أ</w:t>
      </w:r>
      <w:r w:rsidR="00E25D7A" w:rsidRPr="00DE6131">
        <w:rPr>
          <w:rFonts w:hint="cs"/>
          <w:color w:val="000000" w:themeColor="text1"/>
          <w:rtl/>
        </w:rPr>
        <w:t xml:space="preserve">ما الشروط </w:t>
      </w:r>
      <w:r w:rsidR="00ED494E" w:rsidRPr="00DE6131">
        <w:rPr>
          <w:rFonts w:hint="cs"/>
          <w:color w:val="000000" w:themeColor="text1"/>
          <w:rtl/>
        </w:rPr>
        <w:t>التي ترتبط</w:t>
      </w:r>
      <w:r w:rsidR="00E25D7A" w:rsidRPr="00DE6131">
        <w:rPr>
          <w:rFonts w:hint="cs"/>
          <w:color w:val="000000" w:themeColor="text1"/>
          <w:rtl/>
        </w:rPr>
        <w:t xml:space="preserve"> </w:t>
      </w:r>
      <w:r w:rsidR="00ED494E" w:rsidRPr="00DE6131">
        <w:rPr>
          <w:rFonts w:hint="cs"/>
          <w:color w:val="000000" w:themeColor="text1"/>
          <w:rtl/>
        </w:rPr>
        <w:t>بالمستحقات المالية،</w:t>
      </w:r>
      <w:r w:rsidR="00E25D7A" w:rsidRPr="00DE6131">
        <w:rPr>
          <w:rFonts w:hint="cs"/>
          <w:color w:val="000000" w:themeColor="text1"/>
          <w:rtl/>
        </w:rPr>
        <w:t xml:space="preserve"> فلا</w:t>
      </w:r>
      <w:r w:rsidR="00ED494E" w:rsidRPr="00DE6131">
        <w:rPr>
          <w:rFonts w:hint="cs"/>
          <w:color w:val="000000" w:themeColor="text1"/>
          <w:rtl/>
        </w:rPr>
        <w:t xml:space="preserve"> </w:t>
      </w:r>
      <w:r w:rsidR="00E25D7A" w:rsidRPr="00DE6131">
        <w:rPr>
          <w:rFonts w:hint="cs"/>
          <w:color w:val="000000" w:themeColor="text1"/>
          <w:rtl/>
        </w:rPr>
        <w:t xml:space="preserve">يمكن </w:t>
      </w:r>
      <w:r w:rsidR="000B79E7">
        <w:rPr>
          <w:rFonts w:hint="cs"/>
          <w:color w:val="000000" w:themeColor="text1"/>
          <w:rtl/>
        </w:rPr>
        <w:t>للجهة الإدارية أ</w:t>
      </w:r>
      <w:r w:rsidR="00ED494E" w:rsidRPr="00DE6131">
        <w:rPr>
          <w:rFonts w:hint="cs"/>
          <w:color w:val="000000" w:themeColor="text1"/>
          <w:rtl/>
        </w:rPr>
        <w:t>ن تقوم بتعديل هذه المزايا التعاقدية</w:t>
      </w:r>
      <w:r w:rsidR="00E25D7A" w:rsidRPr="00DE6131">
        <w:rPr>
          <w:rFonts w:hint="cs"/>
          <w:color w:val="000000" w:themeColor="text1"/>
          <w:rtl/>
        </w:rPr>
        <w:t xml:space="preserve"> </w:t>
      </w:r>
      <w:r w:rsidR="008D6987" w:rsidRPr="00DE6131">
        <w:rPr>
          <w:rFonts w:hint="cs"/>
          <w:color w:val="000000" w:themeColor="text1"/>
          <w:rtl/>
        </w:rPr>
        <w:t xml:space="preserve">بإرادتها </w:t>
      </w:r>
      <w:r w:rsidR="00E25D7A" w:rsidRPr="00DE6131">
        <w:rPr>
          <w:rFonts w:hint="cs"/>
          <w:color w:val="000000" w:themeColor="text1"/>
          <w:rtl/>
        </w:rPr>
        <w:t>المنفردة</w:t>
      </w:r>
      <w:r w:rsidR="00ED494E" w:rsidRPr="00DE6131">
        <w:rPr>
          <w:rFonts w:hint="cs"/>
          <w:color w:val="000000" w:themeColor="text1"/>
          <w:rtl/>
        </w:rPr>
        <w:t>، ويمكن القول أن</w:t>
      </w:r>
      <w:r w:rsidR="00E25D7A" w:rsidRPr="00DE6131">
        <w:rPr>
          <w:rFonts w:hint="cs"/>
          <w:color w:val="000000" w:themeColor="text1"/>
          <w:rtl/>
        </w:rPr>
        <w:t xml:space="preserve"> نسبية سلطة الإدارة في التعديل </w:t>
      </w:r>
      <w:r w:rsidR="00ED494E" w:rsidRPr="00DE6131">
        <w:rPr>
          <w:rFonts w:hint="cs"/>
          <w:color w:val="000000" w:themeColor="text1"/>
          <w:rtl/>
        </w:rPr>
        <w:t>تشمل</w:t>
      </w:r>
      <w:r w:rsidR="00E25D7A" w:rsidRPr="00DE6131">
        <w:rPr>
          <w:rFonts w:hint="cs"/>
          <w:color w:val="000000" w:themeColor="text1"/>
          <w:rtl/>
        </w:rPr>
        <w:t xml:space="preserve"> </w:t>
      </w:r>
      <w:r w:rsidR="00ED494E" w:rsidRPr="00DE6131">
        <w:rPr>
          <w:rFonts w:hint="cs"/>
          <w:color w:val="000000" w:themeColor="text1"/>
          <w:rtl/>
        </w:rPr>
        <w:t xml:space="preserve">كافة </w:t>
      </w:r>
      <w:r w:rsidR="00E25D7A" w:rsidRPr="00DE6131">
        <w:rPr>
          <w:rFonts w:hint="cs"/>
          <w:color w:val="000000" w:themeColor="text1"/>
          <w:rtl/>
        </w:rPr>
        <w:t xml:space="preserve"> العقود </w:t>
      </w:r>
      <w:r w:rsidR="00ED494E" w:rsidRPr="00DE6131">
        <w:rPr>
          <w:rFonts w:hint="cs"/>
          <w:color w:val="000000" w:themeColor="text1"/>
          <w:rtl/>
        </w:rPr>
        <w:t xml:space="preserve">الإدارية </w:t>
      </w:r>
      <w:r w:rsidR="000B79E7">
        <w:rPr>
          <w:rFonts w:hint="cs"/>
          <w:color w:val="000000" w:themeColor="text1"/>
          <w:rtl/>
        </w:rPr>
        <w:t>إلا أ</w:t>
      </w:r>
      <w:r w:rsidR="00E25D7A" w:rsidRPr="00DE6131">
        <w:rPr>
          <w:rFonts w:hint="cs"/>
          <w:color w:val="000000" w:themeColor="text1"/>
          <w:rtl/>
        </w:rPr>
        <w:t>ن تطبيقها يتميز</w:t>
      </w:r>
      <w:r w:rsidR="00D945A3" w:rsidRPr="00DE6131">
        <w:rPr>
          <w:rFonts w:hint="cs"/>
          <w:color w:val="000000" w:themeColor="text1"/>
          <w:rtl/>
        </w:rPr>
        <w:t xml:space="preserve"> ببعض</w:t>
      </w:r>
      <w:r w:rsidR="00E25D7A" w:rsidRPr="00DE6131">
        <w:rPr>
          <w:rFonts w:hint="cs"/>
          <w:color w:val="000000" w:themeColor="text1"/>
          <w:rtl/>
        </w:rPr>
        <w:t xml:space="preserve"> </w:t>
      </w:r>
      <w:r w:rsidR="00D945A3" w:rsidRPr="00DE6131">
        <w:rPr>
          <w:rFonts w:hint="cs"/>
          <w:color w:val="000000" w:themeColor="text1"/>
          <w:rtl/>
        </w:rPr>
        <w:t xml:space="preserve">الخصوصية إذا </w:t>
      </w:r>
      <w:r w:rsidR="008D6987" w:rsidRPr="00DE6131">
        <w:rPr>
          <w:rFonts w:hint="cs"/>
          <w:color w:val="000000" w:themeColor="text1"/>
          <w:rtl/>
        </w:rPr>
        <w:t>ما تعل</w:t>
      </w:r>
      <w:r w:rsidR="008D6987" w:rsidRPr="00DE6131">
        <w:rPr>
          <w:color w:val="000000" w:themeColor="text1"/>
          <w:rtl/>
        </w:rPr>
        <w:t>ق</w:t>
      </w:r>
      <w:r w:rsidR="000976DC">
        <w:rPr>
          <w:rFonts w:hint="cs"/>
          <w:color w:val="000000" w:themeColor="text1"/>
          <w:rtl/>
        </w:rPr>
        <w:t xml:space="preserve"> الأ</w:t>
      </w:r>
      <w:r w:rsidR="00D945A3" w:rsidRPr="00DE6131">
        <w:rPr>
          <w:rFonts w:hint="cs"/>
          <w:color w:val="000000" w:themeColor="text1"/>
          <w:rtl/>
        </w:rPr>
        <w:t xml:space="preserve">مر بتعديل </w:t>
      </w:r>
      <w:r w:rsidR="00E25D7A" w:rsidRPr="00DE6131">
        <w:rPr>
          <w:rFonts w:hint="cs"/>
          <w:color w:val="000000" w:themeColor="text1"/>
          <w:rtl/>
        </w:rPr>
        <w:t>عقود تفويض الم</w:t>
      </w:r>
      <w:r w:rsidR="000976DC">
        <w:rPr>
          <w:rFonts w:hint="cs"/>
          <w:color w:val="000000" w:themeColor="text1"/>
          <w:rtl/>
        </w:rPr>
        <w:t>رفق العام لاسيما عقود الامتياز إ</w:t>
      </w:r>
      <w:r w:rsidR="00E25D7A" w:rsidRPr="00DE6131">
        <w:rPr>
          <w:rFonts w:hint="cs"/>
          <w:color w:val="000000" w:themeColor="text1"/>
          <w:rtl/>
        </w:rPr>
        <w:t>ذ لا</w:t>
      </w:r>
      <w:r w:rsidR="00D945A3" w:rsidRPr="00DE6131">
        <w:rPr>
          <w:rFonts w:hint="cs"/>
          <w:color w:val="000000" w:themeColor="text1"/>
          <w:rtl/>
        </w:rPr>
        <w:t xml:space="preserve"> </w:t>
      </w:r>
      <w:r w:rsidR="00E25D7A" w:rsidRPr="00DE6131">
        <w:rPr>
          <w:rFonts w:hint="cs"/>
          <w:color w:val="000000" w:themeColor="text1"/>
          <w:rtl/>
        </w:rPr>
        <w:t>ي</w:t>
      </w:r>
      <w:r w:rsidR="000976DC">
        <w:rPr>
          <w:rFonts w:hint="cs"/>
          <w:color w:val="000000" w:themeColor="text1"/>
          <w:rtl/>
        </w:rPr>
        <w:t>تم التعديل وفق المعيار السابق وإ</w:t>
      </w:r>
      <w:r w:rsidR="00E25D7A" w:rsidRPr="00DE6131">
        <w:rPr>
          <w:rFonts w:hint="cs"/>
          <w:color w:val="000000" w:themeColor="text1"/>
          <w:rtl/>
        </w:rPr>
        <w:t>نما وفق م</w:t>
      </w:r>
      <w:r w:rsidR="008D6987" w:rsidRPr="00DE6131">
        <w:rPr>
          <w:rFonts w:hint="cs"/>
          <w:color w:val="000000" w:themeColor="text1"/>
          <w:rtl/>
        </w:rPr>
        <w:t>عيار هو التمييز بين الشروط اللا</w:t>
      </w:r>
      <w:r w:rsidR="00E25D7A" w:rsidRPr="00DE6131">
        <w:rPr>
          <w:rFonts w:hint="cs"/>
          <w:color w:val="000000" w:themeColor="text1"/>
          <w:rtl/>
        </w:rPr>
        <w:t>ئحية التنظيمية والشروط التعاقدية فيقتصر حق</w:t>
      </w:r>
      <w:r w:rsidR="00D945A3" w:rsidRPr="00DE6131">
        <w:rPr>
          <w:rFonts w:hint="cs"/>
          <w:color w:val="000000" w:themeColor="text1"/>
          <w:rtl/>
        </w:rPr>
        <w:t xml:space="preserve"> الجهة الإدارية على حق </w:t>
      </w:r>
      <w:r w:rsidR="00E25D7A" w:rsidRPr="00DE6131">
        <w:rPr>
          <w:rFonts w:hint="cs"/>
          <w:color w:val="000000" w:themeColor="text1"/>
          <w:rtl/>
        </w:rPr>
        <w:t>تعديل الشروط اللائحية دون التعاقدية</w:t>
      </w:r>
      <w:r w:rsidR="000976DC">
        <w:rPr>
          <w:rFonts w:hint="cs"/>
          <w:color w:val="000000" w:themeColor="text1"/>
          <w:rtl/>
        </w:rPr>
        <w:t>.</w:t>
      </w:r>
      <w:r w:rsidR="00E25D7A" w:rsidRPr="00DE6131">
        <w:rPr>
          <w:rFonts w:hint="cs"/>
          <w:color w:val="000000" w:themeColor="text1"/>
          <w:rtl/>
        </w:rPr>
        <w:t xml:space="preserve">  </w:t>
      </w:r>
    </w:p>
    <w:p w14:paraId="7F1C26A1" w14:textId="62FC1888" w:rsidR="00E25D7A" w:rsidRPr="00DE6131" w:rsidRDefault="00D945A3" w:rsidP="006E7820">
      <w:pPr>
        <w:ind w:firstLine="0"/>
        <w:rPr>
          <w:color w:val="000000" w:themeColor="text1"/>
          <w:rtl/>
        </w:rPr>
      </w:pPr>
      <w:r w:rsidRPr="00DE6131">
        <w:rPr>
          <w:rFonts w:hint="cs"/>
          <w:color w:val="000000" w:themeColor="text1"/>
          <w:rtl/>
        </w:rPr>
        <w:t>3</w:t>
      </w:r>
      <w:r w:rsidR="000976DC">
        <w:rPr>
          <w:rFonts w:hint="cs"/>
          <w:color w:val="000000" w:themeColor="text1"/>
          <w:rtl/>
        </w:rPr>
        <w:t>/ عدم الإ</w:t>
      </w:r>
      <w:r w:rsidR="00E25D7A" w:rsidRPr="00DE6131">
        <w:rPr>
          <w:rFonts w:hint="cs"/>
          <w:color w:val="000000" w:themeColor="text1"/>
          <w:rtl/>
        </w:rPr>
        <w:t xml:space="preserve">خلال بالتوازن المالي للعقد </w:t>
      </w:r>
      <w:r w:rsidRPr="00DE6131">
        <w:rPr>
          <w:rFonts w:hint="cs"/>
          <w:color w:val="000000" w:themeColor="text1"/>
          <w:rtl/>
        </w:rPr>
        <w:t>فالجهة الإدارية يجب</w:t>
      </w:r>
      <w:r w:rsidR="000976DC">
        <w:rPr>
          <w:rFonts w:hint="cs"/>
          <w:color w:val="000000" w:themeColor="text1"/>
          <w:rtl/>
        </w:rPr>
        <w:t xml:space="preserve"> أ</w:t>
      </w:r>
      <w:r w:rsidR="00E25D7A" w:rsidRPr="00DE6131">
        <w:rPr>
          <w:rFonts w:hint="cs"/>
          <w:color w:val="000000" w:themeColor="text1"/>
          <w:rtl/>
        </w:rPr>
        <w:t>ن لا</w:t>
      </w:r>
      <w:r w:rsidRPr="00DE6131">
        <w:rPr>
          <w:rFonts w:hint="cs"/>
          <w:color w:val="000000" w:themeColor="text1"/>
          <w:rtl/>
        </w:rPr>
        <w:t xml:space="preserve"> تهمل</w:t>
      </w:r>
      <w:r w:rsidR="00E25D7A" w:rsidRPr="00DE6131">
        <w:rPr>
          <w:rFonts w:hint="cs"/>
          <w:color w:val="000000" w:themeColor="text1"/>
          <w:rtl/>
        </w:rPr>
        <w:t xml:space="preserve"> لم</w:t>
      </w:r>
      <w:r w:rsidR="000976DC">
        <w:rPr>
          <w:rFonts w:hint="cs"/>
          <w:color w:val="000000" w:themeColor="text1"/>
          <w:rtl/>
        </w:rPr>
        <w:t>تعاقد معها كان قبل التعاقد وقت إ</w:t>
      </w:r>
      <w:r w:rsidR="00E25D7A" w:rsidRPr="00DE6131">
        <w:rPr>
          <w:rFonts w:hint="cs"/>
          <w:color w:val="000000" w:themeColor="text1"/>
          <w:rtl/>
        </w:rPr>
        <w:t xml:space="preserve">برام العقد </w:t>
      </w:r>
      <w:r w:rsidRPr="00DE6131">
        <w:rPr>
          <w:rFonts w:hint="cs"/>
          <w:color w:val="000000" w:themeColor="text1"/>
          <w:rtl/>
        </w:rPr>
        <w:t>يبني عقده على</w:t>
      </w:r>
      <w:r w:rsidR="00E25D7A" w:rsidRPr="00DE6131">
        <w:rPr>
          <w:rFonts w:hint="cs"/>
          <w:color w:val="000000" w:themeColor="text1"/>
          <w:rtl/>
        </w:rPr>
        <w:t xml:space="preserve"> إمكانيات</w:t>
      </w:r>
      <w:r w:rsidRPr="00DE6131">
        <w:rPr>
          <w:rFonts w:hint="cs"/>
          <w:color w:val="000000" w:themeColor="text1"/>
          <w:rtl/>
        </w:rPr>
        <w:t>ه</w:t>
      </w:r>
      <w:r w:rsidR="00E25D7A" w:rsidRPr="00DE6131">
        <w:rPr>
          <w:rFonts w:hint="cs"/>
          <w:color w:val="000000" w:themeColor="text1"/>
          <w:rtl/>
        </w:rPr>
        <w:t xml:space="preserve"> </w:t>
      </w:r>
      <w:r w:rsidRPr="00DE6131">
        <w:rPr>
          <w:rFonts w:hint="cs"/>
          <w:color w:val="000000" w:themeColor="text1"/>
          <w:rtl/>
        </w:rPr>
        <w:t>ال</w:t>
      </w:r>
      <w:r w:rsidR="00E25D7A" w:rsidRPr="00DE6131">
        <w:rPr>
          <w:rFonts w:hint="cs"/>
          <w:color w:val="000000" w:themeColor="text1"/>
          <w:rtl/>
        </w:rPr>
        <w:t>مالية و</w:t>
      </w:r>
      <w:r w:rsidRPr="00DE6131">
        <w:rPr>
          <w:rFonts w:hint="cs"/>
          <w:color w:val="000000" w:themeColor="text1"/>
          <w:rtl/>
        </w:rPr>
        <w:t>ال</w:t>
      </w:r>
      <w:r w:rsidR="00E25D7A" w:rsidRPr="00DE6131">
        <w:rPr>
          <w:rFonts w:hint="cs"/>
          <w:color w:val="000000" w:themeColor="text1"/>
          <w:rtl/>
        </w:rPr>
        <w:t>فنية</w:t>
      </w:r>
      <w:r w:rsidRPr="00DE6131">
        <w:rPr>
          <w:rFonts w:hint="cs"/>
          <w:color w:val="000000" w:themeColor="text1"/>
          <w:rtl/>
        </w:rPr>
        <w:t xml:space="preserve"> المتاحة له ليفاجئ </w:t>
      </w:r>
      <w:r w:rsidR="000976DC">
        <w:rPr>
          <w:rFonts w:hint="cs"/>
          <w:color w:val="000000" w:themeColor="text1"/>
          <w:rtl/>
        </w:rPr>
        <w:t>عند إ</w:t>
      </w:r>
      <w:r w:rsidR="00E25D7A" w:rsidRPr="00DE6131">
        <w:rPr>
          <w:rFonts w:hint="cs"/>
          <w:color w:val="000000" w:themeColor="text1"/>
          <w:rtl/>
        </w:rPr>
        <w:t xml:space="preserve">جراء التعديل </w:t>
      </w:r>
      <w:r w:rsidRPr="00DE6131">
        <w:rPr>
          <w:rFonts w:hint="cs"/>
          <w:color w:val="000000" w:themeColor="text1"/>
          <w:rtl/>
        </w:rPr>
        <w:t>بالتزامات لم يكن يتوقعها لذلك يجب ال</w:t>
      </w:r>
      <w:r w:rsidR="00E25D7A" w:rsidRPr="00DE6131">
        <w:rPr>
          <w:rFonts w:hint="cs"/>
          <w:color w:val="000000" w:themeColor="text1"/>
          <w:rtl/>
        </w:rPr>
        <w:t xml:space="preserve">حرص على مراعاة تلك الاعتبارات الاقتصادية والفنية </w:t>
      </w:r>
      <w:r w:rsidRPr="00DE6131">
        <w:rPr>
          <w:rFonts w:hint="cs"/>
          <w:color w:val="000000" w:themeColor="text1"/>
          <w:rtl/>
        </w:rPr>
        <w:t xml:space="preserve">المتعلقة بصاحب التفويض باعتباره محرك الاستثمار في المرفق العام بحيث </w:t>
      </w:r>
      <w:r w:rsidR="008D6987" w:rsidRPr="00DE6131">
        <w:rPr>
          <w:rFonts w:hint="cs"/>
          <w:color w:val="000000" w:themeColor="text1"/>
          <w:rtl/>
        </w:rPr>
        <w:t>لا يؤد</w:t>
      </w:r>
      <w:r w:rsidR="008D6987" w:rsidRPr="00DE6131">
        <w:rPr>
          <w:color w:val="000000" w:themeColor="text1"/>
          <w:rtl/>
        </w:rPr>
        <w:t>ي</w:t>
      </w:r>
      <w:r w:rsidRPr="00DE6131">
        <w:rPr>
          <w:rFonts w:hint="cs"/>
          <w:color w:val="000000" w:themeColor="text1"/>
          <w:rtl/>
        </w:rPr>
        <w:t xml:space="preserve"> التعديل</w:t>
      </w:r>
      <w:r w:rsidR="006E7820">
        <w:rPr>
          <w:rFonts w:hint="cs"/>
          <w:color w:val="000000" w:themeColor="text1"/>
          <w:rtl/>
        </w:rPr>
        <w:t xml:space="preserve"> في نهاية</w:t>
      </w:r>
      <w:r w:rsidR="00E25D7A" w:rsidRPr="00DE6131">
        <w:rPr>
          <w:rFonts w:hint="cs"/>
          <w:color w:val="000000" w:themeColor="text1"/>
          <w:rtl/>
        </w:rPr>
        <w:t xml:space="preserve"> ال</w:t>
      </w:r>
      <w:r w:rsidR="006E7820">
        <w:rPr>
          <w:rFonts w:hint="cs"/>
          <w:color w:val="000000" w:themeColor="text1"/>
          <w:rtl/>
        </w:rPr>
        <w:t>أمر الى قلب اقتصاديات العقد رأ</w:t>
      </w:r>
      <w:r w:rsidR="00E25D7A" w:rsidRPr="00DE6131">
        <w:rPr>
          <w:rFonts w:hint="cs"/>
          <w:color w:val="000000" w:themeColor="text1"/>
          <w:rtl/>
        </w:rPr>
        <w:t>سا على عقب</w:t>
      </w:r>
      <w:r w:rsidRPr="00DE6131">
        <w:rPr>
          <w:rFonts w:hint="cs"/>
          <w:color w:val="000000" w:themeColor="text1"/>
          <w:rtl/>
        </w:rPr>
        <w:t xml:space="preserve"> وتحميله </w:t>
      </w:r>
      <w:r w:rsidR="008D6987" w:rsidRPr="00DE6131">
        <w:rPr>
          <w:rFonts w:hint="cs"/>
          <w:color w:val="000000" w:themeColor="text1"/>
          <w:rtl/>
        </w:rPr>
        <w:t>تكاليف</w:t>
      </w:r>
      <w:r w:rsidRPr="00DE6131">
        <w:rPr>
          <w:rFonts w:hint="cs"/>
          <w:color w:val="000000" w:themeColor="text1"/>
          <w:rtl/>
        </w:rPr>
        <w:t xml:space="preserve"> إضافية قد </w:t>
      </w:r>
      <w:r w:rsidR="008D6987" w:rsidRPr="00DE6131">
        <w:rPr>
          <w:rFonts w:hint="cs"/>
          <w:color w:val="000000" w:themeColor="text1"/>
          <w:rtl/>
        </w:rPr>
        <w:t>لا يكو</w:t>
      </w:r>
      <w:r w:rsidR="008D6987" w:rsidRPr="00DE6131">
        <w:rPr>
          <w:color w:val="000000" w:themeColor="text1"/>
          <w:rtl/>
        </w:rPr>
        <w:t>ن</w:t>
      </w:r>
      <w:r w:rsidRPr="00DE6131">
        <w:rPr>
          <w:rFonts w:hint="cs"/>
          <w:color w:val="000000" w:themeColor="text1"/>
          <w:rtl/>
        </w:rPr>
        <w:t xml:space="preserve"> باستطاعته تحملها</w:t>
      </w:r>
      <w:r w:rsidR="00E25D7A" w:rsidRPr="00DE6131">
        <w:rPr>
          <w:rFonts w:hint="cs"/>
          <w:color w:val="000000" w:themeColor="text1"/>
          <w:rtl/>
        </w:rPr>
        <w:t xml:space="preserve"> ومثل هذا </w:t>
      </w:r>
      <w:r w:rsidRPr="00DE6131">
        <w:rPr>
          <w:rFonts w:hint="cs"/>
          <w:color w:val="000000" w:themeColor="text1"/>
          <w:rtl/>
        </w:rPr>
        <w:t>المبدأ</w:t>
      </w:r>
      <w:r w:rsidR="00E25D7A" w:rsidRPr="00DE6131">
        <w:rPr>
          <w:rFonts w:hint="cs"/>
          <w:color w:val="000000" w:themeColor="text1"/>
          <w:rtl/>
        </w:rPr>
        <w:t xml:space="preserve"> الأخير يستعمله مجلس الدولة الفرنسي في كثير من احكامه</w:t>
      </w:r>
      <w:r w:rsidR="00E25D7A" w:rsidRPr="00DE6131">
        <w:rPr>
          <w:rStyle w:val="Appelnotedebasdep"/>
          <w:color w:val="000000" w:themeColor="text1"/>
          <w:rtl/>
        </w:rPr>
        <w:footnoteReference w:id="340"/>
      </w:r>
      <w:r w:rsidR="006E7820">
        <w:rPr>
          <w:rFonts w:hint="cs"/>
          <w:color w:val="000000" w:themeColor="text1"/>
          <w:rtl/>
        </w:rPr>
        <w:t xml:space="preserve">، </w:t>
      </w:r>
      <w:r w:rsidR="00E25D7A" w:rsidRPr="00DE6131">
        <w:rPr>
          <w:rFonts w:hint="cs"/>
          <w:color w:val="000000" w:themeColor="text1"/>
          <w:rtl/>
        </w:rPr>
        <w:t xml:space="preserve">فممارسة </w:t>
      </w:r>
      <w:r w:rsidRPr="00DE6131">
        <w:rPr>
          <w:rFonts w:hint="cs"/>
          <w:color w:val="000000" w:themeColor="text1"/>
          <w:rtl/>
        </w:rPr>
        <w:t xml:space="preserve">السلطة المانحة </w:t>
      </w:r>
      <w:r w:rsidR="008D6987" w:rsidRPr="00DE6131">
        <w:rPr>
          <w:rFonts w:hint="cs"/>
          <w:color w:val="000000" w:themeColor="text1"/>
          <w:rtl/>
        </w:rPr>
        <w:t>للتفويض</w:t>
      </w:r>
      <w:r w:rsidR="00E25D7A" w:rsidRPr="00DE6131">
        <w:rPr>
          <w:rFonts w:hint="cs"/>
          <w:color w:val="000000" w:themeColor="text1"/>
          <w:rtl/>
        </w:rPr>
        <w:t xml:space="preserve"> لسلط</w:t>
      </w:r>
      <w:r w:rsidRPr="00DE6131">
        <w:rPr>
          <w:rFonts w:hint="cs"/>
          <w:color w:val="000000" w:themeColor="text1"/>
          <w:rtl/>
        </w:rPr>
        <w:t>ا</w:t>
      </w:r>
      <w:r w:rsidR="00E25D7A" w:rsidRPr="00DE6131">
        <w:rPr>
          <w:rFonts w:hint="cs"/>
          <w:color w:val="000000" w:themeColor="text1"/>
          <w:rtl/>
        </w:rPr>
        <w:t xml:space="preserve">نها في تعديل </w:t>
      </w:r>
      <w:r w:rsidRPr="00DE6131">
        <w:rPr>
          <w:rFonts w:hint="cs"/>
          <w:color w:val="000000" w:themeColor="text1"/>
          <w:rtl/>
        </w:rPr>
        <w:t xml:space="preserve">وتغيير بنود </w:t>
      </w:r>
      <w:r w:rsidR="00E25D7A" w:rsidRPr="00DE6131">
        <w:rPr>
          <w:rFonts w:hint="cs"/>
          <w:color w:val="000000" w:themeColor="text1"/>
          <w:rtl/>
        </w:rPr>
        <w:t xml:space="preserve">عقد التفويض </w:t>
      </w:r>
      <w:r w:rsidRPr="00DE6131">
        <w:rPr>
          <w:rFonts w:hint="cs"/>
          <w:color w:val="000000" w:themeColor="text1"/>
          <w:rtl/>
        </w:rPr>
        <w:t xml:space="preserve">يعد </w:t>
      </w:r>
      <w:r w:rsidR="00E25D7A" w:rsidRPr="00DE6131">
        <w:rPr>
          <w:rFonts w:hint="cs"/>
          <w:color w:val="000000" w:themeColor="text1"/>
          <w:rtl/>
        </w:rPr>
        <w:t xml:space="preserve">مظهرا </w:t>
      </w:r>
      <w:r w:rsidRPr="00DE6131">
        <w:rPr>
          <w:rFonts w:hint="cs"/>
          <w:color w:val="000000" w:themeColor="text1"/>
          <w:rtl/>
        </w:rPr>
        <w:t xml:space="preserve">واضحا </w:t>
      </w:r>
      <w:r w:rsidR="00E25D7A" w:rsidRPr="00DE6131">
        <w:rPr>
          <w:rFonts w:hint="cs"/>
          <w:color w:val="000000" w:themeColor="text1"/>
          <w:rtl/>
        </w:rPr>
        <w:t xml:space="preserve">لامتيازات السلطة العامة </w:t>
      </w:r>
      <w:r w:rsidRPr="00DE6131">
        <w:rPr>
          <w:rFonts w:hint="cs"/>
          <w:color w:val="000000" w:themeColor="text1"/>
          <w:rtl/>
        </w:rPr>
        <w:t>و</w:t>
      </w:r>
      <w:r w:rsidR="00E25D7A" w:rsidRPr="00DE6131">
        <w:rPr>
          <w:rFonts w:hint="cs"/>
          <w:color w:val="000000" w:themeColor="text1"/>
          <w:rtl/>
        </w:rPr>
        <w:t xml:space="preserve">التي لا يمكن </w:t>
      </w:r>
      <w:r w:rsidRPr="00DE6131">
        <w:rPr>
          <w:rFonts w:hint="cs"/>
          <w:color w:val="000000" w:themeColor="text1"/>
          <w:rtl/>
        </w:rPr>
        <w:t>إعمالها</w:t>
      </w:r>
      <w:r w:rsidR="00B37D31" w:rsidRPr="00DE6131">
        <w:rPr>
          <w:rFonts w:hint="cs"/>
          <w:color w:val="000000" w:themeColor="text1"/>
          <w:rtl/>
        </w:rPr>
        <w:t xml:space="preserve"> </w:t>
      </w:r>
      <w:r w:rsidRPr="00DE6131">
        <w:rPr>
          <w:rFonts w:hint="cs"/>
          <w:color w:val="000000" w:themeColor="text1"/>
          <w:rtl/>
        </w:rPr>
        <w:t>دون قي</w:t>
      </w:r>
      <w:r w:rsidR="00B37D31" w:rsidRPr="00DE6131">
        <w:rPr>
          <w:rFonts w:hint="cs"/>
          <w:color w:val="000000" w:themeColor="text1"/>
          <w:rtl/>
        </w:rPr>
        <w:t xml:space="preserve">د </w:t>
      </w:r>
      <w:r w:rsidRPr="00DE6131">
        <w:rPr>
          <w:rFonts w:hint="cs"/>
          <w:color w:val="000000" w:themeColor="text1"/>
          <w:rtl/>
        </w:rPr>
        <w:t>أو</w:t>
      </w:r>
      <w:r w:rsidR="0070487F">
        <w:rPr>
          <w:rFonts w:hint="cs"/>
          <w:color w:val="000000" w:themeColor="text1"/>
          <w:rtl/>
        </w:rPr>
        <w:t xml:space="preserve"> </w:t>
      </w:r>
      <w:r w:rsidRPr="00DE6131">
        <w:rPr>
          <w:rFonts w:hint="cs"/>
          <w:color w:val="000000" w:themeColor="text1"/>
          <w:rtl/>
        </w:rPr>
        <w:t>شرط</w:t>
      </w:r>
      <w:r w:rsidR="00B37D31" w:rsidRPr="00DE6131">
        <w:rPr>
          <w:rStyle w:val="Appelnotedebasdep"/>
          <w:color w:val="000000" w:themeColor="text1"/>
          <w:rtl/>
        </w:rPr>
        <w:footnoteReference w:id="341"/>
      </w:r>
      <w:r w:rsidR="00B37D31" w:rsidRPr="00DE6131">
        <w:rPr>
          <w:rFonts w:hint="cs"/>
          <w:color w:val="000000" w:themeColor="text1"/>
          <w:rtl/>
        </w:rPr>
        <w:t>.</w:t>
      </w:r>
    </w:p>
    <w:p w14:paraId="7602F030" w14:textId="5DF12905" w:rsidR="00E25D7A" w:rsidRPr="00DE6131" w:rsidRDefault="00B37D31" w:rsidP="00DC6D1B">
      <w:pPr>
        <w:ind w:firstLine="0"/>
        <w:rPr>
          <w:color w:val="000000" w:themeColor="text1"/>
          <w:rtl/>
        </w:rPr>
      </w:pPr>
      <w:r w:rsidRPr="00DE6131">
        <w:rPr>
          <w:rFonts w:hint="cs"/>
          <w:color w:val="000000" w:themeColor="text1"/>
          <w:rtl/>
        </w:rPr>
        <w:lastRenderedPageBreak/>
        <w:t>1</w:t>
      </w:r>
      <w:r w:rsidR="00E25D7A" w:rsidRPr="00DE6131">
        <w:rPr>
          <w:rFonts w:hint="cs"/>
          <w:color w:val="000000" w:themeColor="text1"/>
          <w:rtl/>
        </w:rPr>
        <w:t xml:space="preserve">/ </w:t>
      </w:r>
      <w:r w:rsidR="009A47D5" w:rsidRPr="00DE6131">
        <w:rPr>
          <w:rFonts w:hint="cs"/>
          <w:color w:val="000000" w:themeColor="text1"/>
          <w:rtl/>
        </w:rPr>
        <w:t>ف</w:t>
      </w:r>
      <w:r w:rsidR="00E25D7A" w:rsidRPr="00DE6131">
        <w:rPr>
          <w:rFonts w:hint="cs"/>
          <w:color w:val="000000" w:themeColor="text1"/>
          <w:rtl/>
        </w:rPr>
        <w:t xml:space="preserve">التعديل </w:t>
      </w:r>
      <w:r w:rsidR="008D6987" w:rsidRPr="00DE6131">
        <w:rPr>
          <w:rFonts w:hint="cs"/>
          <w:color w:val="000000" w:themeColor="text1"/>
          <w:rtl/>
        </w:rPr>
        <w:t>لا يمك</w:t>
      </w:r>
      <w:r w:rsidR="008D6987" w:rsidRPr="00DE6131">
        <w:rPr>
          <w:color w:val="000000" w:themeColor="text1"/>
          <w:rtl/>
        </w:rPr>
        <w:t>ن</w:t>
      </w:r>
      <w:r w:rsidR="00BE17CF">
        <w:rPr>
          <w:rFonts w:hint="cs"/>
          <w:color w:val="000000" w:themeColor="text1"/>
          <w:rtl/>
        </w:rPr>
        <w:t xml:space="preserve"> أ</w:t>
      </w:r>
      <w:r w:rsidR="00E25D7A" w:rsidRPr="00DE6131">
        <w:rPr>
          <w:rFonts w:hint="cs"/>
          <w:color w:val="000000" w:themeColor="text1"/>
          <w:rtl/>
        </w:rPr>
        <w:t xml:space="preserve">ن يطال </w:t>
      </w:r>
      <w:r w:rsidR="009A47D5" w:rsidRPr="00DE6131">
        <w:rPr>
          <w:rFonts w:hint="cs"/>
          <w:color w:val="000000" w:themeColor="text1"/>
          <w:rtl/>
        </w:rPr>
        <w:t xml:space="preserve">إلا </w:t>
      </w:r>
      <w:r w:rsidR="00E25D7A" w:rsidRPr="00DE6131">
        <w:rPr>
          <w:rFonts w:hint="cs"/>
          <w:color w:val="000000" w:themeColor="text1"/>
          <w:rtl/>
        </w:rPr>
        <w:t xml:space="preserve">البنود التنظيمية في العقد أي البنود </w:t>
      </w:r>
      <w:r w:rsidR="009A47D5" w:rsidRPr="00DE6131">
        <w:rPr>
          <w:rFonts w:hint="cs"/>
          <w:color w:val="000000" w:themeColor="text1"/>
          <w:rtl/>
        </w:rPr>
        <w:t>التي ترتبط بشكل جوهري بمقتضيات ال</w:t>
      </w:r>
      <w:r w:rsidR="00E25D7A" w:rsidRPr="00DE6131">
        <w:rPr>
          <w:rFonts w:hint="cs"/>
          <w:color w:val="000000" w:themeColor="text1"/>
          <w:rtl/>
        </w:rPr>
        <w:t xml:space="preserve">سير </w:t>
      </w:r>
      <w:r w:rsidR="009A47D5" w:rsidRPr="00DE6131">
        <w:rPr>
          <w:rFonts w:hint="cs"/>
          <w:color w:val="000000" w:themeColor="text1"/>
          <w:rtl/>
        </w:rPr>
        <w:t xml:space="preserve">المنتظم للمرفق </w:t>
      </w:r>
      <w:r w:rsidR="0070487F" w:rsidRPr="00DE6131">
        <w:rPr>
          <w:rFonts w:hint="cs"/>
          <w:color w:val="000000" w:themeColor="text1"/>
          <w:rtl/>
        </w:rPr>
        <w:t>العام.</w:t>
      </w:r>
      <w:r w:rsidR="00E25D7A" w:rsidRPr="00DE6131">
        <w:rPr>
          <w:rFonts w:hint="cs"/>
          <w:color w:val="000000" w:themeColor="text1"/>
          <w:rtl/>
        </w:rPr>
        <w:t xml:space="preserve"> </w:t>
      </w:r>
    </w:p>
    <w:p w14:paraId="69C54B75" w14:textId="0F044F9E" w:rsidR="00E25D7A" w:rsidRPr="00DE6131" w:rsidRDefault="00B37D31" w:rsidP="00DC6D1B">
      <w:pPr>
        <w:ind w:firstLine="0"/>
        <w:rPr>
          <w:color w:val="000000" w:themeColor="text1"/>
          <w:rtl/>
        </w:rPr>
      </w:pPr>
      <w:r w:rsidRPr="00DE6131">
        <w:rPr>
          <w:rFonts w:hint="cs"/>
          <w:color w:val="000000" w:themeColor="text1"/>
          <w:rtl/>
        </w:rPr>
        <w:t>2</w:t>
      </w:r>
      <w:r w:rsidR="00E25D7A" w:rsidRPr="00DE6131">
        <w:rPr>
          <w:rFonts w:hint="cs"/>
          <w:color w:val="000000" w:themeColor="text1"/>
          <w:rtl/>
        </w:rPr>
        <w:t xml:space="preserve">/ </w:t>
      </w:r>
      <w:r w:rsidR="008D6987" w:rsidRPr="00DE6131">
        <w:rPr>
          <w:rFonts w:hint="cs"/>
          <w:color w:val="000000" w:themeColor="text1"/>
          <w:rtl/>
        </w:rPr>
        <w:t>لا يج</w:t>
      </w:r>
      <w:r w:rsidR="008D6987" w:rsidRPr="00DE6131">
        <w:rPr>
          <w:color w:val="000000" w:themeColor="text1"/>
          <w:rtl/>
        </w:rPr>
        <w:t>ب</w:t>
      </w:r>
      <w:r w:rsidR="00BE17CF">
        <w:rPr>
          <w:rFonts w:hint="cs"/>
          <w:color w:val="000000" w:themeColor="text1"/>
          <w:rtl/>
        </w:rPr>
        <w:t xml:space="preserve"> أ</w:t>
      </w:r>
      <w:r w:rsidR="00E25D7A" w:rsidRPr="00DE6131">
        <w:rPr>
          <w:rFonts w:hint="cs"/>
          <w:color w:val="000000" w:themeColor="text1"/>
          <w:rtl/>
        </w:rPr>
        <w:t xml:space="preserve">ن </w:t>
      </w:r>
      <w:r w:rsidR="009A47D5" w:rsidRPr="00DE6131">
        <w:rPr>
          <w:rFonts w:hint="cs"/>
          <w:color w:val="000000" w:themeColor="text1"/>
          <w:rtl/>
        </w:rPr>
        <w:t>يشمل</w:t>
      </w:r>
      <w:r w:rsidR="00E25D7A" w:rsidRPr="00DE6131">
        <w:rPr>
          <w:rFonts w:hint="cs"/>
          <w:color w:val="000000" w:themeColor="text1"/>
          <w:rtl/>
        </w:rPr>
        <w:t xml:space="preserve"> التعديل البنود الأساسية في العقد أي تلك المتعلقة </w:t>
      </w:r>
      <w:r w:rsidR="008D6987" w:rsidRPr="00DE6131">
        <w:rPr>
          <w:rFonts w:hint="cs"/>
          <w:color w:val="000000" w:themeColor="text1"/>
          <w:rtl/>
        </w:rPr>
        <w:t>بالمقومات</w:t>
      </w:r>
      <w:r w:rsidR="00E25D7A" w:rsidRPr="00DE6131">
        <w:rPr>
          <w:rFonts w:hint="cs"/>
          <w:color w:val="000000" w:themeColor="text1"/>
          <w:rtl/>
        </w:rPr>
        <w:t xml:space="preserve"> </w:t>
      </w:r>
      <w:r w:rsidR="009A47D5" w:rsidRPr="00DE6131">
        <w:rPr>
          <w:rFonts w:hint="cs"/>
          <w:color w:val="000000" w:themeColor="text1"/>
          <w:rtl/>
        </w:rPr>
        <w:t>الاقتصادية الجوهرية للعقد وكذلك بموضوع العقد</w:t>
      </w:r>
      <w:r w:rsidR="00E25D7A" w:rsidRPr="00DE6131">
        <w:rPr>
          <w:rFonts w:hint="cs"/>
          <w:color w:val="000000" w:themeColor="text1"/>
          <w:rtl/>
        </w:rPr>
        <w:t xml:space="preserve"> </w:t>
      </w:r>
      <w:r w:rsidR="009A47D5" w:rsidRPr="00DE6131">
        <w:rPr>
          <w:rFonts w:hint="cs"/>
          <w:color w:val="000000" w:themeColor="text1"/>
          <w:rtl/>
        </w:rPr>
        <w:t xml:space="preserve">فالسلطة المانحة </w:t>
      </w:r>
      <w:r w:rsidR="008D6987" w:rsidRPr="00DE6131">
        <w:rPr>
          <w:rFonts w:hint="cs"/>
          <w:color w:val="000000" w:themeColor="text1"/>
          <w:rtl/>
        </w:rPr>
        <w:t>لا يمكنه</w:t>
      </w:r>
      <w:r w:rsidR="008D6987" w:rsidRPr="00DE6131">
        <w:rPr>
          <w:color w:val="000000" w:themeColor="text1"/>
          <w:rtl/>
        </w:rPr>
        <w:t>ا</w:t>
      </w:r>
      <w:r w:rsidR="00BE17CF">
        <w:rPr>
          <w:rFonts w:hint="cs"/>
          <w:color w:val="000000" w:themeColor="text1"/>
          <w:rtl/>
        </w:rPr>
        <w:t xml:space="preserve"> أ</w:t>
      </w:r>
      <w:r w:rsidR="00E25D7A" w:rsidRPr="00DE6131">
        <w:rPr>
          <w:rFonts w:hint="cs"/>
          <w:color w:val="000000" w:themeColor="text1"/>
          <w:rtl/>
        </w:rPr>
        <w:t>ن تضيف على المهمة الأساسية</w:t>
      </w:r>
      <w:r w:rsidR="009A47D5" w:rsidRPr="00DE6131">
        <w:rPr>
          <w:rFonts w:hint="cs"/>
          <w:color w:val="000000" w:themeColor="text1"/>
          <w:rtl/>
        </w:rPr>
        <w:t xml:space="preserve"> للمرفق</w:t>
      </w:r>
      <w:r w:rsidR="00E25D7A" w:rsidRPr="00DE6131">
        <w:rPr>
          <w:rFonts w:hint="cs"/>
          <w:color w:val="000000" w:themeColor="text1"/>
          <w:rtl/>
        </w:rPr>
        <w:t xml:space="preserve"> م</w:t>
      </w:r>
      <w:r w:rsidR="009A47D5" w:rsidRPr="00DE6131">
        <w:rPr>
          <w:rFonts w:hint="cs"/>
          <w:color w:val="000000" w:themeColor="text1"/>
          <w:rtl/>
        </w:rPr>
        <w:t xml:space="preserve">همة مرفقية أخرى غير ملحوظة في </w:t>
      </w:r>
      <w:r w:rsidR="00E25D7A" w:rsidRPr="00DE6131">
        <w:rPr>
          <w:rFonts w:hint="cs"/>
          <w:color w:val="000000" w:themeColor="text1"/>
          <w:rtl/>
        </w:rPr>
        <w:t xml:space="preserve">أصل </w:t>
      </w:r>
      <w:r w:rsidR="009A47D5" w:rsidRPr="00DE6131">
        <w:rPr>
          <w:rFonts w:hint="cs"/>
          <w:color w:val="000000" w:themeColor="text1"/>
          <w:rtl/>
        </w:rPr>
        <w:t>العقد.</w:t>
      </w:r>
    </w:p>
    <w:p w14:paraId="50ECC89B" w14:textId="0A6C1EA2" w:rsidR="00E25D7A" w:rsidRPr="00DE6131" w:rsidRDefault="00B37D31" w:rsidP="00407D5D">
      <w:pPr>
        <w:ind w:firstLine="0"/>
        <w:rPr>
          <w:color w:val="000000" w:themeColor="text1"/>
          <w:rtl/>
        </w:rPr>
      </w:pPr>
      <w:r w:rsidRPr="00DE6131">
        <w:rPr>
          <w:rFonts w:hint="cs"/>
          <w:color w:val="000000" w:themeColor="text1"/>
          <w:rtl/>
        </w:rPr>
        <w:t>3</w:t>
      </w:r>
      <w:r w:rsidR="00E25D7A" w:rsidRPr="00DE6131">
        <w:rPr>
          <w:rFonts w:hint="cs"/>
          <w:color w:val="000000" w:themeColor="text1"/>
          <w:rtl/>
        </w:rPr>
        <w:t>/</w:t>
      </w:r>
      <w:r w:rsidR="00407D5D">
        <w:rPr>
          <w:rFonts w:hint="cs"/>
          <w:color w:val="000000" w:themeColor="text1"/>
          <w:rtl/>
        </w:rPr>
        <w:t>أ</w:t>
      </w:r>
      <w:r w:rsidR="00E25D7A" w:rsidRPr="00DE6131">
        <w:rPr>
          <w:rFonts w:hint="cs"/>
          <w:color w:val="000000" w:themeColor="text1"/>
          <w:rtl/>
        </w:rPr>
        <w:t xml:space="preserve">ن التعديل </w:t>
      </w:r>
      <w:r w:rsidR="005E4173" w:rsidRPr="00DE6131">
        <w:rPr>
          <w:rFonts w:hint="cs"/>
          <w:color w:val="000000" w:themeColor="text1"/>
          <w:rtl/>
        </w:rPr>
        <w:t>في العقد يلزم بالنتيجة ال</w:t>
      </w:r>
      <w:r w:rsidR="00E25D7A" w:rsidRPr="00DE6131">
        <w:rPr>
          <w:rFonts w:hint="cs"/>
          <w:color w:val="000000" w:themeColor="text1"/>
          <w:rtl/>
        </w:rPr>
        <w:t xml:space="preserve">حكم </w:t>
      </w:r>
      <w:r w:rsidR="005E4173" w:rsidRPr="00DE6131">
        <w:rPr>
          <w:rFonts w:hint="cs"/>
          <w:color w:val="000000" w:themeColor="text1"/>
          <w:rtl/>
        </w:rPr>
        <w:t>ب</w:t>
      </w:r>
      <w:r w:rsidR="00E25D7A" w:rsidRPr="00DE6131">
        <w:rPr>
          <w:rFonts w:hint="cs"/>
          <w:color w:val="000000" w:themeColor="text1"/>
          <w:rtl/>
        </w:rPr>
        <w:t xml:space="preserve">التعويض على المتعاقد </w:t>
      </w:r>
      <w:r w:rsidR="005E4173" w:rsidRPr="00DE6131">
        <w:rPr>
          <w:rFonts w:hint="cs"/>
          <w:color w:val="000000" w:themeColor="text1"/>
          <w:rtl/>
        </w:rPr>
        <w:t>الذي</w:t>
      </w:r>
      <w:r w:rsidR="00E25D7A" w:rsidRPr="00DE6131">
        <w:rPr>
          <w:rFonts w:hint="cs"/>
          <w:color w:val="000000" w:themeColor="text1"/>
          <w:rtl/>
        </w:rPr>
        <w:t xml:space="preserve"> </w:t>
      </w:r>
      <w:r w:rsidR="005E4173" w:rsidRPr="00DE6131">
        <w:rPr>
          <w:rFonts w:hint="cs"/>
          <w:color w:val="000000" w:themeColor="text1"/>
          <w:rtl/>
        </w:rPr>
        <w:t>يتعرض</w:t>
      </w:r>
      <w:r w:rsidR="00407D5D">
        <w:rPr>
          <w:rFonts w:hint="cs"/>
          <w:color w:val="000000" w:themeColor="text1"/>
          <w:rtl/>
        </w:rPr>
        <w:t xml:space="preserve"> الى إ</w:t>
      </w:r>
      <w:r w:rsidR="00E25D7A" w:rsidRPr="00DE6131">
        <w:rPr>
          <w:rFonts w:hint="cs"/>
          <w:color w:val="000000" w:themeColor="text1"/>
          <w:rtl/>
        </w:rPr>
        <w:t xml:space="preserve">حداث ضرر والتعويض في هذه الحالة </w:t>
      </w:r>
      <w:r w:rsidR="008D6987" w:rsidRPr="00DE6131">
        <w:rPr>
          <w:rFonts w:hint="cs"/>
          <w:color w:val="000000" w:themeColor="text1"/>
          <w:rtl/>
        </w:rPr>
        <w:t>لا يؤس</w:t>
      </w:r>
      <w:r w:rsidR="008D6987" w:rsidRPr="00DE6131">
        <w:rPr>
          <w:color w:val="000000" w:themeColor="text1"/>
          <w:rtl/>
        </w:rPr>
        <w:t>س</w:t>
      </w:r>
      <w:r w:rsidR="00E25D7A" w:rsidRPr="00DE6131">
        <w:rPr>
          <w:rFonts w:hint="cs"/>
          <w:color w:val="000000" w:themeColor="text1"/>
          <w:rtl/>
        </w:rPr>
        <w:t xml:space="preserve"> على خط</w:t>
      </w:r>
      <w:r w:rsidR="00407D5D">
        <w:rPr>
          <w:rFonts w:hint="cs"/>
          <w:color w:val="000000" w:themeColor="text1"/>
          <w:rtl/>
        </w:rPr>
        <w:t>أ</w:t>
      </w:r>
      <w:r w:rsidR="00E25D7A" w:rsidRPr="00DE6131">
        <w:rPr>
          <w:rFonts w:hint="cs"/>
          <w:color w:val="000000" w:themeColor="text1"/>
          <w:rtl/>
        </w:rPr>
        <w:t xml:space="preserve"> من </w:t>
      </w:r>
      <w:r w:rsidR="005E4173" w:rsidRPr="00DE6131">
        <w:rPr>
          <w:rFonts w:hint="cs"/>
          <w:color w:val="000000" w:themeColor="text1"/>
          <w:rtl/>
        </w:rPr>
        <w:t>السلطة العامة</w:t>
      </w:r>
      <w:r w:rsidR="00E25D7A" w:rsidRPr="00DE6131">
        <w:rPr>
          <w:rFonts w:hint="cs"/>
          <w:color w:val="000000" w:themeColor="text1"/>
          <w:rtl/>
        </w:rPr>
        <w:t xml:space="preserve"> </w:t>
      </w:r>
      <w:r w:rsidR="005E4173" w:rsidRPr="00DE6131">
        <w:rPr>
          <w:rFonts w:hint="cs"/>
          <w:color w:val="000000" w:themeColor="text1"/>
          <w:rtl/>
        </w:rPr>
        <w:t>و</w:t>
      </w:r>
      <w:r w:rsidR="00407D5D">
        <w:rPr>
          <w:rFonts w:hint="cs"/>
          <w:color w:val="000000" w:themeColor="text1"/>
          <w:rtl/>
        </w:rPr>
        <w:t>إ</w:t>
      </w:r>
      <w:r w:rsidR="00E25D7A" w:rsidRPr="00DE6131">
        <w:rPr>
          <w:rFonts w:hint="cs"/>
          <w:color w:val="000000" w:themeColor="text1"/>
          <w:rtl/>
        </w:rPr>
        <w:t xml:space="preserve">نما على أساس نظرية فعل </w:t>
      </w:r>
      <w:r w:rsidR="005E4173" w:rsidRPr="00DE6131">
        <w:rPr>
          <w:rFonts w:hint="cs"/>
          <w:color w:val="000000" w:themeColor="text1"/>
          <w:rtl/>
        </w:rPr>
        <w:t>ال</w:t>
      </w:r>
      <w:r w:rsidR="00407D5D">
        <w:rPr>
          <w:rFonts w:hint="cs"/>
          <w:color w:val="000000" w:themeColor="text1"/>
          <w:rtl/>
        </w:rPr>
        <w:t>أ</w:t>
      </w:r>
      <w:r w:rsidR="005E4173" w:rsidRPr="00DE6131">
        <w:rPr>
          <w:rFonts w:hint="cs"/>
          <w:color w:val="000000" w:themeColor="text1"/>
          <w:rtl/>
        </w:rPr>
        <w:t>مير</w:t>
      </w:r>
      <w:r w:rsidR="00E25D7A" w:rsidRPr="00DE6131">
        <w:rPr>
          <w:rFonts w:hint="cs"/>
          <w:color w:val="000000" w:themeColor="text1"/>
          <w:rtl/>
        </w:rPr>
        <w:t xml:space="preserve"> وهو يشمل الربح الفائت والضرر الحاصل ويتم احتسابه وفقا لقيمة العقد نفسه </w:t>
      </w:r>
    </w:p>
    <w:p w14:paraId="5BFA3E1C" w14:textId="7FC268EA" w:rsidR="00CE5E12" w:rsidRPr="00DE6131" w:rsidRDefault="00B37D31" w:rsidP="00DC6D1B">
      <w:pPr>
        <w:ind w:firstLine="0"/>
        <w:rPr>
          <w:color w:val="000000" w:themeColor="text1"/>
          <w:rtl/>
        </w:rPr>
      </w:pPr>
      <w:r w:rsidRPr="00DE6131">
        <w:rPr>
          <w:rFonts w:hint="cs"/>
          <w:color w:val="000000" w:themeColor="text1"/>
          <w:rtl/>
        </w:rPr>
        <w:t>4</w:t>
      </w:r>
      <w:r w:rsidR="00407D5D">
        <w:rPr>
          <w:rFonts w:hint="cs"/>
          <w:color w:val="000000" w:themeColor="text1"/>
          <w:rtl/>
        </w:rPr>
        <w:t>/ إ</w:t>
      </w:r>
      <w:r w:rsidR="00E25D7A" w:rsidRPr="00DE6131">
        <w:rPr>
          <w:rFonts w:hint="cs"/>
          <w:color w:val="000000" w:themeColor="text1"/>
          <w:rtl/>
        </w:rPr>
        <w:t xml:space="preserve">ن تعديل العقد </w:t>
      </w:r>
      <w:r w:rsidR="008D6987" w:rsidRPr="00DE6131">
        <w:rPr>
          <w:rFonts w:hint="cs"/>
          <w:color w:val="000000" w:themeColor="text1"/>
          <w:rtl/>
        </w:rPr>
        <w:t>لا يج</w:t>
      </w:r>
      <w:r w:rsidR="008D6987" w:rsidRPr="00DE6131">
        <w:rPr>
          <w:color w:val="000000" w:themeColor="text1"/>
          <w:rtl/>
        </w:rPr>
        <w:t>ب</w:t>
      </w:r>
      <w:r w:rsidR="00407D5D">
        <w:rPr>
          <w:rFonts w:hint="cs"/>
          <w:color w:val="000000" w:themeColor="text1"/>
          <w:rtl/>
        </w:rPr>
        <w:t xml:space="preserve"> أ</w:t>
      </w:r>
      <w:r w:rsidR="00E25D7A" w:rsidRPr="00DE6131">
        <w:rPr>
          <w:rFonts w:hint="cs"/>
          <w:color w:val="000000" w:themeColor="text1"/>
          <w:rtl/>
        </w:rPr>
        <w:t xml:space="preserve">ن يمس الكيان التنظيمي والمالي لشخص المتعاقد </w:t>
      </w:r>
      <w:r w:rsidR="008D6987" w:rsidRPr="00DE6131">
        <w:rPr>
          <w:rFonts w:hint="cs"/>
          <w:color w:val="000000" w:themeColor="text1"/>
          <w:rtl/>
        </w:rPr>
        <w:t>لأنه</w:t>
      </w:r>
      <w:r w:rsidR="00407D5D">
        <w:rPr>
          <w:rFonts w:hint="cs"/>
          <w:color w:val="000000" w:themeColor="text1"/>
          <w:rtl/>
        </w:rPr>
        <w:t xml:space="preserve"> في هذه الحالة نكون أ</w:t>
      </w:r>
      <w:r w:rsidR="00E25D7A" w:rsidRPr="00DE6131">
        <w:rPr>
          <w:rFonts w:hint="cs"/>
          <w:color w:val="000000" w:themeColor="text1"/>
          <w:rtl/>
        </w:rPr>
        <w:t xml:space="preserve">مام عقد جديد يستتبع احترام قواعد العلنية والمنافسة كتحويل الشخص المكلف تحقيق المرفق العام من </w:t>
      </w:r>
      <w:r w:rsidR="007D034D" w:rsidRPr="00DE6131">
        <w:rPr>
          <w:rFonts w:hint="cs"/>
          <w:color w:val="000000" w:themeColor="text1"/>
          <w:rtl/>
        </w:rPr>
        <w:t>شركة عادية الى شركة اقتصاد مختلط</w:t>
      </w:r>
      <w:r w:rsidR="007D034D" w:rsidRPr="00DE6131">
        <w:rPr>
          <w:rStyle w:val="Appelnotedebasdep"/>
          <w:color w:val="000000" w:themeColor="text1"/>
          <w:rtl/>
        </w:rPr>
        <w:footnoteReference w:id="342"/>
      </w:r>
      <w:r w:rsidR="007D034D" w:rsidRPr="00DE6131">
        <w:rPr>
          <w:rFonts w:hint="cs"/>
          <w:color w:val="000000" w:themeColor="text1"/>
          <w:rtl/>
        </w:rPr>
        <w:t>.</w:t>
      </w:r>
    </w:p>
    <w:p w14:paraId="41790E79" w14:textId="5AD6D422" w:rsidR="00CE5E12" w:rsidRPr="00DE6131" w:rsidRDefault="00CE5E12" w:rsidP="00D74548">
      <w:r w:rsidRPr="00DE6131">
        <w:rPr>
          <w:rFonts w:hint="cs"/>
          <w:rtl/>
        </w:rPr>
        <w:t xml:space="preserve">وبالتالي فان سلطة الجهة الإدارية المتعاقدة فكل الحالات لابد لها أن تكون مقيدة بحدود </w:t>
      </w:r>
      <w:r w:rsidR="008D6987" w:rsidRPr="00DE6131">
        <w:rPr>
          <w:rFonts w:hint="cs"/>
          <w:rtl/>
        </w:rPr>
        <w:t>وضوابط</w:t>
      </w:r>
      <w:r w:rsidRPr="00DE6131">
        <w:rPr>
          <w:rFonts w:hint="cs"/>
          <w:rtl/>
        </w:rPr>
        <w:t xml:space="preserve"> تضفي على سلطتها في تعديل العقد الشرعية</w:t>
      </w:r>
      <w:r w:rsidR="00421F07" w:rsidRPr="00DE6131">
        <w:rPr>
          <w:rFonts w:hint="cs"/>
          <w:rtl/>
        </w:rPr>
        <w:t xml:space="preserve"> المطلوبة </w:t>
      </w:r>
      <w:r w:rsidRPr="00DE6131">
        <w:rPr>
          <w:rFonts w:hint="cs"/>
          <w:rtl/>
        </w:rPr>
        <w:t xml:space="preserve">والمصداقية المفترضة في أعمال الجهات الإدارية بوصفها أحد </w:t>
      </w:r>
      <w:r w:rsidR="008D6987" w:rsidRPr="00DE6131">
        <w:rPr>
          <w:rFonts w:hint="cs"/>
          <w:rtl/>
        </w:rPr>
        <w:t>أشخاص</w:t>
      </w:r>
      <w:r w:rsidRPr="00DE6131">
        <w:rPr>
          <w:rFonts w:hint="cs"/>
          <w:rtl/>
        </w:rPr>
        <w:t xml:space="preserve"> القانون العام</w:t>
      </w:r>
      <w:r w:rsidR="00407D5D">
        <w:rPr>
          <w:rFonts w:hint="cs"/>
          <w:rtl/>
        </w:rPr>
        <w:t>،</w:t>
      </w:r>
      <w:r w:rsidRPr="00DE6131">
        <w:rPr>
          <w:rFonts w:hint="cs"/>
          <w:rtl/>
        </w:rPr>
        <w:t xml:space="preserve"> وأن يكون الدافع في كل الحالات </w:t>
      </w:r>
      <w:r w:rsidR="00421F07" w:rsidRPr="00DE6131">
        <w:rPr>
          <w:rFonts w:hint="cs"/>
          <w:rtl/>
        </w:rPr>
        <w:t>هو تحقيق متطلبات الصالح العام و</w:t>
      </w:r>
      <w:r w:rsidR="00407D5D">
        <w:rPr>
          <w:rFonts w:hint="cs"/>
          <w:rtl/>
        </w:rPr>
        <w:t>أ</w:t>
      </w:r>
      <w:r w:rsidR="00421F07" w:rsidRPr="00DE6131">
        <w:rPr>
          <w:rFonts w:hint="cs"/>
          <w:rtl/>
        </w:rPr>
        <w:t>لا</w:t>
      </w:r>
      <w:r w:rsidR="008D6987" w:rsidRPr="00DE6131">
        <w:rPr>
          <w:rFonts w:hint="cs"/>
          <w:rtl/>
        </w:rPr>
        <w:t xml:space="preserve"> </w:t>
      </w:r>
      <w:r w:rsidR="00421F07" w:rsidRPr="00DE6131">
        <w:rPr>
          <w:rFonts w:hint="cs"/>
          <w:rtl/>
        </w:rPr>
        <w:t xml:space="preserve">يكون الغرض من ذلك أي أغراض أخرى تتعلق </w:t>
      </w:r>
      <w:r w:rsidR="00407D5D">
        <w:rPr>
          <w:rFonts w:hint="cs"/>
          <w:rtl/>
        </w:rPr>
        <w:t>ب</w:t>
      </w:r>
      <w:r w:rsidR="00421F07" w:rsidRPr="00DE6131">
        <w:rPr>
          <w:rFonts w:hint="cs"/>
          <w:rtl/>
        </w:rPr>
        <w:t>زيادة أعباء</w:t>
      </w:r>
      <w:r w:rsidR="009442EF">
        <w:rPr>
          <w:rFonts w:hint="cs"/>
          <w:rtl/>
        </w:rPr>
        <w:t xml:space="preserve"> الطرف</w:t>
      </w:r>
      <w:r w:rsidR="00421F07" w:rsidRPr="00DE6131">
        <w:rPr>
          <w:rFonts w:hint="cs"/>
          <w:rtl/>
        </w:rPr>
        <w:t xml:space="preserve"> المتعاقد معها فحسب </w:t>
      </w:r>
      <w:r w:rsidR="009442EF">
        <w:rPr>
          <w:rFonts w:hint="cs"/>
          <w:rtl/>
        </w:rPr>
        <w:t>أ</w:t>
      </w:r>
      <w:r w:rsidR="008D6987" w:rsidRPr="00DE6131">
        <w:rPr>
          <w:rFonts w:hint="cs"/>
          <w:rtl/>
        </w:rPr>
        <w:t>وأغراض</w:t>
      </w:r>
      <w:r w:rsidR="00421F07" w:rsidRPr="00DE6131">
        <w:rPr>
          <w:rFonts w:hint="cs"/>
          <w:rtl/>
        </w:rPr>
        <w:t xml:space="preserve"> أخرى تتعلق خاصة لدى القائمين على الجهات الإدارية </w:t>
      </w:r>
      <w:r w:rsidR="00F404C6" w:rsidRPr="00DE6131">
        <w:rPr>
          <w:rFonts w:hint="cs"/>
          <w:rtl/>
        </w:rPr>
        <w:t>المتعاقدة،</w:t>
      </w:r>
      <w:r w:rsidR="00421F07" w:rsidRPr="00DE6131">
        <w:rPr>
          <w:rFonts w:hint="cs"/>
          <w:rtl/>
        </w:rPr>
        <w:t xml:space="preserve"> لذلك لابد للجهة المانحة ف</w:t>
      </w:r>
      <w:r w:rsidR="009442EF">
        <w:rPr>
          <w:rFonts w:hint="cs"/>
          <w:rtl/>
        </w:rPr>
        <w:t xml:space="preserve">ي </w:t>
      </w:r>
      <w:r w:rsidR="00421F07" w:rsidRPr="00DE6131">
        <w:rPr>
          <w:rFonts w:hint="cs"/>
          <w:rtl/>
        </w:rPr>
        <w:t xml:space="preserve">كل الحالات أن تتقيد </w:t>
      </w:r>
      <w:r w:rsidR="008D6987" w:rsidRPr="00DE6131">
        <w:rPr>
          <w:rFonts w:hint="cs"/>
          <w:rtl/>
        </w:rPr>
        <w:t>بقيدين</w:t>
      </w:r>
      <w:r w:rsidR="00421F07" w:rsidRPr="00DE6131">
        <w:rPr>
          <w:rFonts w:hint="cs"/>
          <w:rtl/>
        </w:rPr>
        <w:t xml:space="preserve"> جوهريين وهما:</w:t>
      </w:r>
    </w:p>
    <w:p w14:paraId="1B2713AE" w14:textId="2379F037" w:rsidR="00CE5E12" w:rsidRPr="00DE6131" w:rsidRDefault="00421F07" w:rsidP="00DC6D1B">
      <w:pPr>
        <w:ind w:firstLine="0"/>
        <w:rPr>
          <w:color w:val="000000" w:themeColor="text1"/>
          <w:highlight w:val="cyan"/>
          <w:rtl/>
        </w:rPr>
      </w:pPr>
      <w:r w:rsidRPr="00DE6131">
        <w:rPr>
          <w:rFonts w:hint="cs"/>
          <w:b/>
          <w:bCs/>
          <w:color w:val="000000" w:themeColor="text1"/>
          <w:rtl/>
        </w:rPr>
        <w:t xml:space="preserve">1/ </w:t>
      </w:r>
      <w:r w:rsidR="00CE5E12" w:rsidRPr="00DE6131">
        <w:rPr>
          <w:rFonts w:hint="cs"/>
          <w:b/>
          <w:bCs/>
          <w:color w:val="000000" w:themeColor="text1"/>
          <w:rtl/>
        </w:rPr>
        <w:t>القيد الأول: ألا يؤدي هذا التعديل إلى تغيير طبيعة العقد</w:t>
      </w:r>
    </w:p>
    <w:p w14:paraId="11338C2A" w14:textId="218769CE" w:rsidR="00CE5E12" w:rsidRPr="00DE6131" w:rsidRDefault="00421F07" w:rsidP="00D74548">
      <w:pPr>
        <w:rPr>
          <w:rtl/>
        </w:rPr>
      </w:pPr>
      <w:r w:rsidRPr="00DE6131">
        <w:rPr>
          <w:rFonts w:hint="cs"/>
          <w:rtl/>
        </w:rPr>
        <w:t xml:space="preserve">بناءا على هذا المعيار لابد لسلطة التعديل التي تمارسها السلطة الإدارية أن تكون ضمن حدود معقولة أي </w:t>
      </w:r>
      <w:r w:rsidR="008D6987" w:rsidRPr="00DE6131">
        <w:rPr>
          <w:rFonts w:hint="cs"/>
          <w:rtl/>
        </w:rPr>
        <w:t>لا تم</w:t>
      </w:r>
      <w:r w:rsidR="008D6987" w:rsidRPr="00DE6131">
        <w:rPr>
          <w:rtl/>
        </w:rPr>
        <w:t>س</w:t>
      </w:r>
      <w:r w:rsidRPr="00DE6131">
        <w:rPr>
          <w:rFonts w:hint="cs"/>
          <w:rtl/>
        </w:rPr>
        <w:t xml:space="preserve"> بجوهر العقد </w:t>
      </w:r>
      <w:r w:rsidR="00896A89" w:rsidRPr="00DE6131">
        <w:rPr>
          <w:rFonts w:hint="cs"/>
          <w:rtl/>
        </w:rPr>
        <w:t xml:space="preserve">وبالتالي </w:t>
      </w:r>
      <w:r w:rsidR="00CE5E12" w:rsidRPr="00DE6131">
        <w:rPr>
          <w:rFonts w:hint="cs"/>
          <w:rtl/>
        </w:rPr>
        <w:t xml:space="preserve"> تغيير طبيعة العقد </w:t>
      </w:r>
      <w:r w:rsidR="00896A89" w:rsidRPr="00DE6131">
        <w:rPr>
          <w:rFonts w:hint="cs"/>
          <w:rtl/>
        </w:rPr>
        <w:t xml:space="preserve">كليا فإذا تجاوزت السلطة المانحة </w:t>
      </w:r>
      <w:r w:rsidR="00CE5E12" w:rsidRPr="00DE6131">
        <w:rPr>
          <w:rFonts w:hint="cs"/>
          <w:rtl/>
        </w:rPr>
        <w:t xml:space="preserve"> الحدود </w:t>
      </w:r>
      <w:r w:rsidR="00896A89" w:rsidRPr="00DE6131">
        <w:rPr>
          <w:rFonts w:hint="cs"/>
          <w:rtl/>
        </w:rPr>
        <w:t>المعقولة في ممارسة هذا الحق فقد نكون أمام عقد جديد بشروط جديدة يتطلب إعادة توافق الارادات المتعاقدة على الشروط التعاقدية الجديدة</w:t>
      </w:r>
      <w:r w:rsidR="009442EF">
        <w:rPr>
          <w:rFonts w:hint="cs"/>
          <w:rtl/>
        </w:rPr>
        <w:t>، وفي هذه الحالة قد يتم الإ</w:t>
      </w:r>
      <w:r w:rsidR="00896A89" w:rsidRPr="00DE6131">
        <w:rPr>
          <w:rFonts w:hint="cs"/>
          <w:rtl/>
        </w:rPr>
        <w:t>خلال كليا ب</w:t>
      </w:r>
      <w:r w:rsidR="00CE5E12" w:rsidRPr="00DE6131">
        <w:rPr>
          <w:rFonts w:hint="cs"/>
          <w:rtl/>
        </w:rPr>
        <w:t xml:space="preserve">سلطة </w:t>
      </w:r>
      <w:r w:rsidR="00896A89" w:rsidRPr="00DE6131">
        <w:rPr>
          <w:rFonts w:hint="cs"/>
          <w:rtl/>
        </w:rPr>
        <w:t>ال</w:t>
      </w:r>
      <w:r w:rsidR="00CE5E12" w:rsidRPr="00DE6131">
        <w:rPr>
          <w:rFonts w:hint="cs"/>
          <w:rtl/>
        </w:rPr>
        <w:t xml:space="preserve">رقابة على </w:t>
      </w:r>
      <w:r w:rsidR="00896A89" w:rsidRPr="00DE6131">
        <w:rPr>
          <w:rFonts w:hint="cs"/>
          <w:rtl/>
        </w:rPr>
        <w:t>العقود</w:t>
      </w:r>
      <w:r w:rsidR="00CE5E12" w:rsidRPr="00DE6131">
        <w:rPr>
          <w:rFonts w:hint="cs"/>
          <w:rtl/>
        </w:rPr>
        <w:t xml:space="preserve"> </w:t>
      </w:r>
      <w:r w:rsidR="00896A89" w:rsidRPr="00DE6131">
        <w:rPr>
          <w:rFonts w:hint="cs"/>
          <w:rtl/>
        </w:rPr>
        <w:t>الإدارية التي ل</w:t>
      </w:r>
      <w:r w:rsidR="006210D2">
        <w:rPr>
          <w:rFonts w:hint="cs"/>
          <w:rtl/>
        </w:rPr>
        <w:t>أ</w:t>
      </w:r>
      <w:r w:rsidR="00896A89" w:rsidRPr="00DE6131">
        <w:rPr>
          <w:rFonts w:hint="cs"/>
          <w:rtl/>
        </w:rPr>
        <w:t xml:space="preserve">ن سلطة </w:t>
      </w:r>
      <w:r w:rsidR="00CE5E12" w:rsidRPr="00DE6131">
        <w:rPr>
          <w:rFonts w:hint="cs"/>
          <w:rtl/>
        </w:rPr>
        <w:t xml:space="preserve">الإدارة في الرقابة ومهما كان </w:t>
      </w:r>
      <w:r w:rsidR="00896A89" w:rsidRPr="00DE6131">
        <w:rPr>
          <w:rFonts w:hint="cs"/>
          <w:rtl/>
        </w:rPr>
        <w:t>ال</w:t>
      </w:r>
      <w:r w:rsidR="006210D2">
        <w:rPr>
          <w:rFonts w:hint="cs"/>
          <w:rtl/>
        </w:rPr>
        <w:t>أ</w:t>
      </w:r>
      <w:r w:rsidR="00896A89" w:rsidRPr="00DE6131">
        <w:rPr>
          <w:rFonts w:hint="cs"/>
          <w:rtl/>
        </w:rPr>
        <w:t>ساس</w:t>
      </w:r>
      <w:r w:rsidR="00CE5E12" w:rsidRPr="00DE6131">
        <w:rPr>
          <w:rFonts w:hint="cs"/>
          <w:rtl/>
        </w:rPr>
        <w:t xml:space="preserve"> القانوني</w:t>
      </w:r>
      <w:r w:rsidR="00896A89" w:rsidRPr="00DE6131">
        <w:rPr>
          <w:rFonts w:hint="cs"/>
          <w:rtl/>
        </w:rPr>
        <w:t xml:space="preserve"> الذي استند اليه سواء كانت</w:t>
      </w:r>
      <w:r w:rsidR="00CE5E12" w:rsidRPr="00DE6131">
        <w:rPr>
          <w:rFonts w:hint="cs"/>
          <w:rtl/>
        </w:rPr>
        <w:t xml:space="preserve"> قوانيين </w:t>
      </w:r>
      <w:r w:rsidR="0026047A" w:rsidRPr="00DE6131">
        <w:rPr>
          <w:rFonts w:hint="cs"/>
          <w:rtl/>
        </w:rPr>
        <w:t>أ</w:t>
      </w:r>
      <w:r w:rsidR="00CE5E12" w:rsidRPr="00DE6131">
        <w:rPr>
          <w:rFonts w:hint="cs"/>
          <w:rtl/>
        </w:rPr>
        <w:t xml:space="preserve">و </w:t>
      </w:r>
      <w:r w:rsidR="006210D2">
        <w:rPr>
          <w:rFonts w:hint="cs"/>
          <w:rtl/>
        </w:rPr>
        <w:t>تنظيمات أو دفاتر شروط أ</w:t>
      </w:r>
      <w:r w:rsidR="00896A89" w:rsidRPr="00DE6131">
        <w:rPr>
          <w:rFonts w:hint="cs"/>
          <w:rtl/>
        </w:rPr>
        <w:t>و حتى نصوص غير مذكورة</w:t>
      </w:r>
      <w:r w:rsidR="00CE5E12" w:rsidRPr="00DE6131">
        <w:rPr>
          <w:rFonts w:hint="cs"/>
          <w:rtl/>
        </w:rPr>
        <w:t xml:space="preserve"> فهي لها </w:t>
      </w:r>
      <w:r w:rsidR="00896A89" w:rsidRPr="00DE6131">
        <w:rPr>
          <w:rFonts w:hint="cs"/>
          <w:rtl/>
        </w:rPr>
        <w:t>حدود</w:t>
      </w:r>
      <w:r w:rsidR="00CE5E12" w:rsidRPr="00DE6131">
        <w:rPr>
          <w:rFonts w:hint="cs"/>
          <w:rtl/>
        </w:rPr>
        <w:t xml:space="preserve"> </w:t>
      </w:r>
      <w:r w:rsidR="00896A89" w:rsidRPr="00DE6131">
        <w:rPr>
          <w:rFonts w:hint="cs"/>
          <w:rtl/>
        </w:rPr>
        <w:t>وضوابط</w:t>
      </w:r>
      <w:r w:rsidR="00CE5E12" w:rsidRPr="00DE6131">
        <w:rPr>
          <w:rFonts w:hint="cs"/>
          <w:rtl/>
        </w:rPr>
        <w:t xml:space="preserve"> </w:t>
      </w:r>
      <w:r w:rsidR="008D6987" w:rsidRPr="00DE6131">
        <w:rPr>
          <w:rFonts w:hint="cs"/>
          <w:rtl/>
        </w:rPr>
        <w:t>لا يمك</w:t>
      </w:r>
      <w:r w:rsidR="008D6987" w:rsidRPr="00DE6131">
        <w:rPr>
          <w:rtl/>
        </w:rPr>
        <w:t>ن</w:t>
      </w:r>
      <w:r w:rsidR="006210D2">
        <w:rPr>
          <w:rFonts w:hint="cs"/>
          <w:rtl/>
        </w:rPr>
        <w:t xml:space="preserve"> أ</w:t>
      </w:r>
      <w:r w:rsidR="00CE5E12" w:rsidRPr="00DE6131">
        <w:rPr>
          <w:rFonts w:hint="cs"/>
          <w:rtl/>
        </w:rPr>
        <w:t xml:space="preserve">ن </w:t>
      </w:r>
      <w:r w:rsidR="00896A89" w:rsidRPr="00DE6131">
        <w:rPr>
          <w:rFonts w:hint="cs"/>
          <w:rtl/>
        </w:rPr>
        <w:t>تقفزعليها</w:t>
      </w:r>
      <w:r w:rsidR="00CE5E12" w:rsidRPr="00DE6131">
        <w:rPr>
          <w:rFonts w:hint="cs"/>
          <w:rtl/>
        </w:rPr>
        <w:t xml:space="preserve"> </w:t>
      </w:r>
      <w:r w:rsidR="00F404C6" w:rsidRPr="00DE6131">
        <w:rPr>
          <w:rFonts w:hint="cs"/>
          <w:rtl/>
        </w:rPr>
        <w:t>فهناك</w:t>
      </w:r>
      <w:r w:rsidR="00B969B6" w:rsidRPr="00DE6131">
        <w:rPr>
          <w:rFonts w:hint="cs"/>
          <w:rtl/>
        </w:rPr>
        <w:t xml:space="preserve">، فمن المفروض أن </w:t>
      </w:r>
      <w:r w:rsidR="00CE5E12" w:rsidRPr="00DE6131">
        <w:rPr>
          <w:rFonts w:hint="cs"/>
          <w:rtl/>
        </w:rPr>
        <w:t xml:space="preserve">المستثمر </w:t>
      </w:r>
      <w:r w:rsidR="000A33B4" w:rsidRPr="00DE6131">
        <w:rPr>
          <w:rFonts w:hint="cs"/>
          <w:rtl/>
        </w:rPr>
        <w:t>أ</w:t>
      </w:r>
      <w:r w:rsidR="00CE5E12" w:rsidRPr="00DE6131">
        <w:rPr>
          <w:rFonts w:hint="cs"/>
          <w:rtl/>
        </w:rPr>
        <w:t xml:space="preserve">و الشريك الخاص </w:t>
      </w:r>
      <w:r w:rsidR="00F404C6" w:rsidRPr="00DE6131">
        <w:rPr>
          <w:rFonts w:hint="cs"/>
          <w:rtl/>
        </w:rPr>
        <w:t>المتعاقد</w:t>
      </w:r>
      <w:r w:rsidR="00B969B6" w:rsidRPr="00DE6131">
        <w:rPr>
          <w:rFonts w:hint="cs"/>
          <w:rtl/>
        </w:rPr>
        <w:t xml:space="preserve"> مع الجهة الإدارية </w:t>
      </w:r>
      <w:r w:rsidR="008D6987" w:rsidRPr="00DE6131">
        <w:rPr>
          <w:rFonts w:hint="cs"/>
          <w:rtl/>
        </w:rPr>
        <w:t>لا يتحم</w:t>
      </w:r>
      <w:r w:rsidR="008D6987" w:rsidRPr="00DE6131">
        <w:rPr>
          <w:rtl/>
        </w:rPr>
        <w:t>ل</w:t>
      </w:r>
      <w:r w:rsidR="00CE5E12" w:rsidRPr="00DE6131">
        <w:rPr>
          <w:rFonts w:hint="cs"/>
          <w:rtl/>
        </w:rPr>
        <w:t xml:space="preserve"> أعباء </w:t>
      </w:r>
      <w:r w:rsidR="00B969B6" w:rsidRPr="00DE6131">
        <w:rPr>
          <w:rFonts w:hint="cs"/>
          <w:rtl/>
        </w:rPr>
        <w:t xml:space="preserve">وتكاليف </w:t>
      </w:r>
      <w:r w:rsidR="00CE5E12" w:rsidRPr="00DE6131">
        <w:rPr>
          <w:rFonts w:hint="cs"/>
          <w:rtl/>
        </w:rPr>
        <w:t xml:space="preserve">جديدة نتيجة استخدام </w:t>
      </w:r>
      <w:r w:rsidR="00F34A56" w:rsidRPr="00DE6131">
        <w:rPr>
          <w:rFonts w:hint="cs"/>
          <w:rtl/>
        </w:rPr>
        <w:t>الجهة المانحة</w:t>
      </w:r>
      <w:r w:rsidR="00CE5E12" w:rsidRPr="00DE6131">
        <w:rPr>
          <w:rFonts w:hint="cs"/>
          <w:rtl/>
        </w:rPr>
        <w:t xml:space="preserve"> </w:t>
      </w:r>
      <w:r w:rsidR="00F34A56" w:rsidRPr="00DE6131">
        <w:rPr>
          <w:rFonts w:hint="cs"/>
          <w:rtl/>
        </w:rPr>
        <w:t>ل</w:t>
      </w:r>
      <w:r w:rsidR="00CE5E12" w:rsidRPr="00DE6131">
        <w:rPr>
          <w:rFonts w:hint="cs"/>
          <w:rtl/>
        </w:rPr>
        <w:t>سلطتها في الرقابة</w:t>
      </w:r>
      <w:r w:rsidR="00AC12D7">
        <w:rPr>
          <w:rFonts w:hint="cs"/>
          <w:rtl/>
        </w:rPr>
        <w:t>،</w:t>
      </w:r>
      <w:r w:rsidR="00CE5E12" w:rsidRPr="00DE6131">
        <w:rPr>
          <w:rFonts w:hint="cs"/>
          <w:rtl/>
        </w:rPr>
        <w:t xml:space="preserve"> فلا </w:t>
      </w:r>
      <w:r w:rsidR="007D034D" w:rsidRPr="00DE6131">
        <w:rPr>
          <w:rFonts w:hint="cs"/>
          <w:rtl/>
        </w:rPr>
        <w:t>يمكن</w:t>
      </w:r>
      <w:r w:rsidR="00CE5E12" w:rsidRPr="00DE6131">
        <w:rPr>
          <w:rFonts w:hint="cs"/>
          <w:rtl/>
        </w:rPr>
        <w:t xml:space="preserve"> </w:t>
      </w:r>
      <w:r w:rsidR="00AC12D7">
        <w:rPr>
          <w:rFonts w:hint="cs"/>
          <w:rtl/>
        </w:rPr>
        <w:t>للجهة الإ</w:t>
      </w:r>
      <w:r w:rsidR="007D034D" w:rsidRPr="00DE6131">
        <w:rPr>
          <w:rFonts w:hint="cs"/>
          <w:rtl/>
        </w:rPr>
        <w:t>دارية</w:t>
      </w:r>
      <w:r w:rsidR="00AC12D7">
        <w:rPr>
          <w:rFonts w:hint="cs"/>
          <w:rtl/>
        </w:rPr>
        <w:t xml:space="preserve"> المانحة أ</w:t>
      </w:r>
      <w:r w:rsidR="00CE5E12" w:rsidRPr="00DE6131">
        <w:rPr>
          <w:rFonts w:hint="cs"/>
          <w:rtl/>
        </w:rPr>
        <w:t xml:space="preserve">ن </w:t>
      </w:r>
      <w:r w:rsidR="007D034D" w:rsidRPr="00DE6131">
        <w:rPr>
          <w:rFonts w:hint="cs"/>
          <w:rtl/>
        </w:rPr>
        <w:t>تفرض</w:t>
      </w:r>
      <w:r w:rsidR="00CE5E12" w:rsidRPr="00DE6131">
        <w:rPr>
          <w:rFonts w:hint="cs"/>
          <w:rtl/>
        </w:rPr>
        <w:t xml:space="preserve"> تعديل</w:t>
      </w:r>
      <w:r w:rsidR="00AC12D7">
        <w:rPr>
          <w:rFonts w:hint="cs"/>
          <w:rtl/>
        </w:rPr>
        <w:t>ات جوهرية على عقد الالتزام من شأ</w:t>
      </w:r>
      <w:r w:rsidR="00CE5E12" w:rsidRPr="00DE6131">
        <w:rPr>
          <w:rFonts w:hint="cs"/>
          <w:rtl/>
        </w:rPr>
        <w:t xml:space="preserve">نها أن تؤدي إلى تغيير مضمون العقد </w:t>
      </w:r>
      <w:r w:rsidR="008D6987" w:rsidRPr="00DE6131">
        <w:rPr>
          <w:rFonts w:hint="cs"/>
          <w:rtl/>
        </w:rPr>
        <w:t>كتغيير</w:t>
      </w:r>
      <w:r w:rsidR="007D034D" w:rsidRPr="00DE6131">
        <w:rPr>
          <w:rFonts w:hint="cs"/>
          <w:rtl/>
        </w:rPr>
        <w:t xml:space="preserve"> المرفق موضوع التفويض. </w:t>
      </w:r>
    </w:p>
    <w:p w14:paraId="2786E95F" w14:textId="27CF114E" w:rsidR="00F404C6" w:rsidRPr="00DE6131" w:rsidRDefault="00CE5E12" w:rsidP="00D74548">
      <w:pPr>
        <w:rPr>
          <w:rtl/>
        </w:rPr>
      </w:pPr>
      <w:r w:rsidRPr="00DE6131">
        <w:rPr>
          <w:rFonts w:hint="cs"/>
          <w:rtl/>
        </w:rPr>
        <w:t xml:space="preserve">فالتعديل </w:t>
      </w:r>
      <w:r w:rsidR="007D034D" w:rsidRPr="00DE6131">
        <w:rPr>
          <w:rFonts w:hint="cs"/>
          <w:rtl/>
        </w:rPr>
        <w:t xml:space="preserve">من حيث الأصل </w:t>
      </w:r>
      <w:r w:rsidR="00AC12D7">
        <w:rPr>
          <w:rFonts w:hint="cs"/>
          <w:rtl/>
        </w:rPr>
        <w:t>لا يمكن أ</w:t>
      </w:r>
      <w:r w:rsidRPr="00DE6131">
        <w:rPr>
          <w:rFonts w:hint="cs"/>
          <w:rtl/>
        </w:rPr>
        <w:t xml:space="preserve">ن </w:t>
      </w:r>
      <w:r w:rsidR="007D034D" w:rsidRPr="00DE6131">
        <w:rPr>
          <w:rFonts w:hint="cs"/>
          <w:rtl/>
        </w:rPr>
        <w:t>يشمل الا</w:t>
      </w:r>
      <w:r w:rsidRPr="00DE6131">
        <w:rPr>
          <w:rFonts w:hint="cs"/>
          <w:rtl/>
        </w:rPr>
        <w:t xml:space="preserve"> البنود التنظيمية</w:t>
      </w:r>
      <w:r w:rsidR="007D034D" w:rsidRPr="00DE6131">
        <w:rPr>
          <w:rFonts w:hint="cs"/>
          <w:rtl/>
        </w:rPr>
        <w:t xml:space="preserve"> اللائحية التي تشكل </w:t>
      </w:r>
      <w:r w:rsidR="008D6987" w:rsidRPr="00DE6131">
        <w:rPr>
          <w:rFonts w:hint="cs"/>
          <w:rtl/>
        </w:rPr>
        <w:t>إخ</w:t>
      </w:r>
      <w:r w:rsidR="00AC12D7">
        <w:rPr>
          <w:rFonts w:hint="cs"/>
          <w:rtl/>
        </w:rPr>
        <w:t>ت</w:t>
      </w:r>
      <w:r w:rsidR="008D6987" w:rsidRPr="00DE6131">
        <w:rPr>
          <w:rFonts w:hint="cs"/>
          <w:rtl/>
        </w:rPr>
        <w:t>صاص</w:t>
      </w:r>
      <w:r w:rsidR="007D034D" w:rsidRPr="00DE6131">
        <w:rPr>
          <w:rFonts w:hint="cs"/>
          <w:rtl/>
        </w:rPr>
        <w:t xml:space="preserve"> أصيل للجهة العامة المانحة والتي تكون في عمومها تتصل </w:t>
      </w:r>
      <w:r w:rsidR="00AC12D7">
        <w:rPr>
          <w:rFonts w:hint="cs"/>
          <w:rtl/>
        </w:rPr>
        <w:t>ب</w:t>
      </w:r>
      <w:r w:rsidR="008D6987" w:rsidRPr="00DE6131">
        <w:rPr>
          <w:rFonts w:hint="cs"/>
          <w:rtl/>
        </w:rPr>
        <w:t>صفه</w:t>
      </w:r>
      <w:r w:rsidR="007D034D" w:rsidRPr="00DE6131">
        <w:rPr>
          <w:rFonts w:hint="cs"/>
          <w:rtl/>
        </w:rPr>
        <w:t xml:space="preserve"> </w:t>
      </w:r>
      <w:r w:rsidR="00DB6FA1" w:rsidRPr="00DE6131">
        <w:rPr>
          <w:rFonts w:hint="cs"/>
          <w:rtl/>
        </w:rPr>
        <w:t>جوهرية بسير</w:t>
      </w:r>
      <w:r w:rsidRPr="00DE6131">
        <w:rPr>
          <w:rFonts w:hint="cs"/>
          <w:rtl/>
        </w:rPr>
        <w:t xml:space="preserve"> المرفق العام </w:t>
      </w:r>
      <w:r w:rsidR="007D034D" w:rsidRPr="00DE6131">
        <w:rPr>
          <w:rFonts w:hint="cs"/>
          <w:rtl/>
        </w:rPr>
        <w:t>موضوع التعاقد</w:t>
      </w:r>
      <w:r w:rsidR="00DB6FA1" w:rsidRPr="00DE6131">
        <w:rPr>
          <w:rFonts w:hint="cs"/>
          <w:rtl/>
        </w:rPr>
        <w:t xml:space="preserve"> غير أنه يمكن أن تتعدى سلطة التعديل الشروط اللائحي</w:t>
      </w:r>
      <w:r w:rsidR="00AC12D7">
        <w:rPr>
          <w:rFonts w:hint="cs"/>
          <w:rtl/>
        </w:rPr>
        <w:t>ة الى المساس بالشروط التعاقدية إ</w:t>
      </w:r>
      <w:r w:rsidR="00DB6FA1" w:rsidRPr="00DE6131">
        <w:rPr>
          <w:rFonts w:hint="cs"/>
          <w:rtl/>
        </w:rPr>
        <w:t xml:space="preserve">ذا بررت المصلحة العامة </w:t>
      </w:r>
      <w:r w:rsidR="008D6987" w:rsidRPr="00DE6131">
        <w:rPr>
          <w:rFonts w:hint="cs"/>
          <w:rtl/>
        </w:rPr>
        <w:t>ذلك</w:t>
      </w:r>
      <w:r w:rsidR="00AC12D7">
        <w:rPr>
          <w:rFonts w:hint="cs"/>
          <w:rtl/>
        </w:rPr>
        <w:t>،</w:t>
      </w:r>
      <w:r w:rsidR="008D6987" w:rsidRPr="00DE6131">
        <w:rPr>
          <w:rFonts w:hint="cs"/>
          <w:rtl/>
        </w:rPr>
        <w:t xml:space="preserve"> غير</w:t>
      </w:r>
      <w:r w:rsidR="00DB6FA1" w:rsidRPr="00DE6131">
        <w:rPr>
          <w:rFonts w:hint="cs"/>
          <w:rtl/>
        </w:rPr>
        <w:t xml:space="preserve"> أنه في كل الأحوال </w:t>
      </w:r>
      <w:r w:rsidR="008D6987" w:rsidRPr="00DE6131">
        <w:rPr>
          <w:rFonts w:hint="cs"/>
          <w:rtl/>
        </w:rPr>
        <w:t>لا يجو</w:t>
      </w:r>
      <w:r w:rsidR="008D6987" w:rsidRPr="00DE6131">
        <w:rPr>
          <w:rtl/>
        </w:rPr>
        <w:t>ز</w:t>
      </w:r>
      <w:r w:rsidR="00DB6FA1" w:rsidRPr="00DE6131">
        <w:rPr>
          <w:rFonts w:hint="cs"/>
          <w:rtl/>
        </w:rPr>
        <w:t xml:space="preserve"> أن يكون التعديل في البنود الجوهرية التي  شكلت الدافع الرئيسي الذي أدى بالمتعاقد مع الإدارة </w:t>
      </w:r>
      <w:r w:rsidR="008D6987" w:rsidRPr="00DE6131">
        <w:rPr>
          <w:rFonts w:hint="cs"/>
          <w:rtl/>
        </w:rPr>
        <w:t>لإبرام</w:t>
      </w:r>
      <w:r w:rsidR="00AC12D7">
        <w:rPr>
          <w:rFonts w:hint="cs"/>
          <w:rtl/>
        </w:rPr>
        <w:t xml:space="preserve"> العقد</w:t>
      </w:r>
      <w:r w:rsidR="00DB6FA1" w:rsidRPr="00DE6131">
        <w:rPr>
          <w:rFonts w:hint="cs"/>
          <w:rtl/>
        </w:rPr>
        <w:t xml:space="preserve">، بالإضافة الى أن هذه الشروط الجوهرية في العقد تكون هي في الغالب هي التي تميز بين العقود الإدارية التي تقدم الجهة المانحة على إبرامها، </w:t>
      </w:r>
      <w:r w:rsidR="0097430E" w:rsidRPr="00DE6131">
        <w:rPr>
          <w:rFonts w:hint="cs"/>
          <w:rtl/>
        </w:rPr>
        <w:t xml:space="preserve">فإذا كان طبيعة المرفق العام ودواعي المصلحة العامة كلها أسباب موضوعية وجدية </w:t>
      </w:r>
      <w:r w:rsidR="008D6987" w:rsidRPr="00DE6131">
        <w:rPr>
          <w:rFonts w:hint="cs"/>
          <w:rtl/>
        </w:rPr>
        <w:t>لإعمال</w:t>
      </w:r>
      <w:r w:rsidR="0097430E" w:rsidRPr="00DE6131">
        <w:rPr>
          <w:rFonts w:hint="cs"/>
          <w:rtl/>
        </w:rPr>
        <w:t xml:space="preserve"> سلطة التعديل فإن </w:t>
      </w:r>
      <w:r w:rsidR="008D6987" w:rsidRPr="00DE6131">
        <w:rPr>
          <w:rFonts w:hint="cs"/>
          <w:rtl/>
        </w:rPr>
        <w:t>استقرار</w:t>
      </w:r>
      <w:r w:rsidR="0097430E" w:rsidRPr="00DE6131">
        <w:rPr>
          <w:rFonts w:hint="cs"/>
          <w:rtl/>
        </w:rPr>
        <w:t xml:space="preserve"> العقود وثباتها وكسب ثقة المستثمرين في المشاريع العامة إنما يصب كذلك في إطار الجوانب المختلفة للمصلحة </w:t>
      </w:r>
      <w:r w:rsidR="00AC12D7">
        <w:rPr>
          <w:rFonts w:hint="cs"/>
          <w:rtl/>
        </w:rPr>
        <w:t xml:space="preserve">العامة فلابد إذا في إطار البحث </w:t>
      </w:r>
      <w:r w:rsidR="0097430E" w:rsidRPr="00DE6131">
        <w:rPr>
          <w:rFonts w:hint="cs"/>
          <w:rtl/>
        </w:rPr>
        <w:t xml:space="preserve">عن مقتضيات الصالح العام للعقود الإدارية أن تراعي من جميع الجوانب </w:t>
      </w:r>
      <w:r w:rsidR="008D6987" w:rsidRPr="00DE6131">
        <w:rPr>
          <w:rFonts w:hint="cs"/>
          <w:rtl/>
        </w:rPr>
        <w:t>المحيط</w:t>
      </w:r>
      <w:r w:rsidR="00971363">
        <w:rPr>
          <w:rFonts w:hint="cs"/>
          <w:rtl/>
        </w:rPr>
        <w:t xml:space="preserve"> بالعقد، فالحفاظ على طبيعة عقد التفويض </w:t>
      </w:r>
      <w:r w:rsidR="00BB4AF6">
        <w:rPr>
          <w:rFonts w:hint="cs"/>
          <w:rtl/>
        </w:rPr>
        <w:t xml:space="preserve">هي الضامن الذي يحمي إرادة الطرفين الأولى التي تبلورت أثناء عملية الابرام فمن باب العدالة والانصاف لابد </w:t>
      </w:r>
      <w:r w:rsidR="00C82E9A">
        <w:rPr>
          <w:rFonts w:hint="cs"/>
          <w:rtl/>
        </w:rPr>
        <w:t>لأي</w:t>
      </w:r>
      <w:r w:rsidR="00AC12D7">
        <w:rPr>
          <w:rFonts w:hint="cs"/>
          <w:rtl/>
        </w:rPr>
        <w:t xml:space="preserve"> تعديل في بنود العقد أ</w:t>
      </w:r>
      <w:r w:rsidR="00BB4AF6">
        <w:rPr>
          <w:rFonts w:hint="cs"/>
          <w:rtl/>
        </w:rPr>
        <w:t xml:space="preserve">ن </w:t>
      </w:r>
      <w:r w:rsidR="00C82E9A">
        <w:rPr>
          <w:rFonts w:hint="cs"/>
          <w:rtl/>
        </w:rPr>
        <w:t>لا يجاو</w:t>
      </w:r>
      <w:r w:rsidR="00C82E9A">
        <w:rPr>
          <w:rtl/>
        </w:rPr>
        <w:t>ز</w:t>
      </w:r>
      <w:r w:rsidR="00BB4AF6">
        <w:rPr>
          <w:rFonts w:hint="cs"/>
          <w:rtl/>
        </w:rPr>
        <w:t xml:space="preserve"> الحد الذي يؤدي الى تغيير جذري في طبيعة العقد ل</w:t>
      </w:r>
      <w:r w:rsidR="00AC12D7">
        <w:rPr>
          <w:rFonts w:hint="cs"/>
          <w:rtl/>
        </w:rPr>
        <w:t>أ</w:t>
      </w:r>
      <w:r w:rsidR="00BB4AF6">
        <w:rPr>
          <w:rFonts w:hint="cs"/>
          <w:rtl/>
        </w:rPr>
        <w:t xml:space="preserve">ن ذلك </w:t>
      </w:r>
      <w:r w:rsidR="00DE1543">
        <w:rPr>
          <w:rFonts w:hint="cs"/>
          <w:rtl/>
        </w:rPr>
        <w:lastRenderedPageBreak/>
        <w:t xml:space="preserve">يؤدي الى المساس بمبدأ قوة العقد وثباته ويضعف من قداسة العقد </w:t>
      </w:r>
      <w:r w:rsidR="00275DEC">
        <w:rPr>
          <w:rFonts w:hint="cs"/>
          <w:rtl/>
        </w:rPr>
        <w:t>ويمثل كذلك مساسا بسلطان الإرادة لد</w:t>
      </w:r>
      <w:r w:rsidR="000C49F5">
        <w:rPr>
          <w:rFonts w:hint="cs"/>
          <w:rtl/>
        </w:rPr>
        <w:t>ى المتعاقدين.</w:t>
      </w:r>
      <w:r w:rsidR="007D034D" w:rsidRPr="00DE6131">
        <w:rPr>
          <w:rFonts w:hint="cs"/>
          <w:rtl/>
        </w:rPr>
        <w:t xml:space="preserve"> </w:t>
      </w:r>
    </w:p>
    <w:p w14:paraId="48305D9B" w14:textId="0FFC7308" w:rsidR="00CE5E12" w:rsidRPr="00DE6131" w:rsidRDefault="0097430E" w:rsidP="00DC6D1B">
      <w:pPr>
        <w:ind w:firstLine="0"/>
        <w:rPr>
          <w:b/>
          <w:bCs/>
          <w:color w:val="000000" w:themeColor="text1"/>
          <w:highlight w:val="cyan"/>
          <w:rtl/>
        </w:rPr>
      </w:pPr>
      <w:r w:rsidRPr="00DE6131">
        <w:rPr>
          <w:rFonts w:hint="cs"/>
          <w:b/>
          <w:bCs/>
          <w:color w:val="000000" w:themeColor="text1"/>
          <w:rtl/>
        </w:rPr>
        <w:t xml:space="preserve">2/ </w:t>
      </w:r>
      <w:r w:rsidR="00CE5E12" w:rsidRPr="00DE6131">
        <w:rPr>
          <w:rFonts w:hint="cs"/>
          <w:b/>
          <w:bCs/>
          <w:color w:val="000000" w:themeColor="text1"/>
          <w:rtl/>
        </w:rPr>
        <w:t>القيد الثاني: ألا يفرض هذا التعديل التزامات فنية او مالية ليست في مقدور المتعاقد</w:t>
      </w:r>
    </w:p>
    <w:p w14:paraId="159FD8D3" w14:textId="7651FDBB" w:rsidR="00FD759B" w:rsidRPr="00DE6131" w:rsidRDefault="00441659" w:rsidP="00D74548">
      <w:pPr>
        <w:rPr>
          <w:rtl/>
        </w:rPr>
      </w:pPr>
      <w:r w:rsidRPr="00DE6131">
        <w:rPr>
          <w:rFonts w:hint="cs"/>
          <w:rtl/>
        </w:rPr>
        <w:t>فمقتضى هذا القيد لا</w:t>
      </w:r>
      <w:r w:rsidR="00CE5E12" w:rsidRPr="00DE6131">
        <w:rPr>
          <w:rFonts w:hint="cs"/>
          <w:rtl/>
        </w:rPr>
        <w:t xml:space="preserve"> </w:t>
      </w:r>
      <w:r w:rsidRPr="00DE6131">
        <w:rPr>
          <w:rFonts w:hint="cs"/>
          <w:rtl/>
        </w:rPr>
        <w:t>يمكن</w:t>
      </w:r>
      <w:r w:rsidR="00CE5E12" w:rsidRPr="00DE6131">
        <w:rPr>
          <w:rFonts w:hint="cs"/>
          <w:rtl/>
        </w:rPr>
        <w:t xml:space="preserve"> </w:t>
      </w:r>
      <w:r w:rsidRPr="00DE6131">
        <w:rPr>
          <w:rFonts w:hint="cs"/>
          <w:rtl/>
        </w:rPr>
        <w:t>للجماعة العامة المتعاقدة أن</w:t>
      </w:r>
      <w:r w:rsidR="00CE5E12" w:rsidRPr="00DE6131">
        <w:rPr>
          <w:rFonts w:hint="cs"/>
          <w:rtl/>
        </w:rPr>
        <w:t xml:space="preserve"> تفرض على الملتزم </w:t>
      </w:r>
      <w:r w:rsidRPr="00DE6131">
        <w:rPr>
          <w:rFonts w:hint="cs"/>
          <w:rtl/>
        </w:rPr>
        <w:t>تكاليف</w:t>
      </w:r>
      <w:r w:rsidR="00CE5E12" w:rsidRPr="00DE6131">
        <w:rPr>
          <w:rFonts w:hint="cs"/>
          <w:rtl/>
        </w:rPr>
        <w:t xml:space="preserve"> جديدة </w:t>
      </w:r>
      <w:r w:rsidRPr="00DE6131">
        <w:rPr>
          <w:rFonts w:hint="cs"/>
          <w:rtl/>
        </w:rPr>
        <w:t>ليست في إمكان المتعاقد معها</w:t>
      </w:r>
      <w:r w:rsidR="00CE5E12" w:rsidRPr="00DE6131">
        <w:rPr>
          <w:rFonts w:hint="cs"/>
          <w:rtl/>
        </w:rPr>
        <w:t xml:space="preserve"> تحملها وذلك </w:t>
      </w:r>
      <w:r w:rsidRPr="00DE6131">
        <w:rPr>
          <w:rFonts w:hint="cs"/>
          <w:rtl/>
        </w:rPr>
        <w:t>كأن</w:t>
      </w:r>
      <w:r w:rsidR="00CE5E12" w:rsidRPr="00DE6131">
        <w:rPr>
          <w:rFonts w:hint="cs"/>
          <w:rtl/>
        </w:rPr>
        <w:t xml:space="preserve"> </w:t>
      </w:r>
      <w:r w:rsidRPr="00DE6131">
        <w:rPr>
          <w:rFonts w:hint="cs"/>
          <w:rtl/>
        </w:rPr>
        <w:t xml:space="preserve">نفرض </w:t>
      </w:r>
      <w:r w:rsidR="0041262B">
        <w:rPr>
          <w:rFonts w:hint="cs"/>
          <w:rtl/>
        </w:rPr>
        <w:t xml:space="preserve">الجهة المانحة التفويض </w:t>
      </w:r>
      <w:r w:rsidR="00CE5E12" w:rsidRPr="00DE6131">
        <w:rPr>
          <w:rFonts w:hint="cs"/>
          <w:rtl/>
        </w:rPr>
        <w:t>على الملتزم توزيع المياه أن يقوم بتوزي</w:t>
      </w:r>
      <w:r w:rsidR="00CE5E12" w:rsidRPr="00DE6131">
        <w:rPr>
          <w:rtl/>
        </w:rPr>
        <w:t>ع</w:t>
      </w:r>
      <w:r w:rsidRPr="00DE6131">
        <w:rPr>
          <w:rFonts w:hint="cs"/>
          <w:rtl/>
        </w:rPr>
        <w:t xml:space="preserve"> الغاز بجانب ذلك، لكن في </w:t>
      </w:r>
      <w:r w:rsidR="00CE5E12" w:rsidRPr="00DE6131">
        <w:rPr>
          <w:rFonts w:hint="cs"/>
          <w:rtl/>
        </w:rPr>
        <w:t xml:space="preserve">المقابل </w:t>
      </w:r>
      <w:r w:rsidRPr="00DE6131">
        <w:rPr>
          <w:rFonts w:hint="cs"/>
          <w:rtl/>
        </w:rPr>
        <w:t>يمكن</w:t>
      </w:r>
      <w:r w:rsidR="0041262B">
        <w:rPr>
          <w:rFonts w:hint="cs"/>
          <w:rtl/>
        </w:rPr>
        <w:t xml:space="preserve"> للسلطة المانحة أ</w:t>
      </w:r>
      <w:r w:rsidR="00CE5E12" w:rsidRPr="00DE6131">
        <w:rPr>
          <w:rFonts w:hint="cs"/>
          <w:rtl/>
        </w:rPr>
        <w:t xml:space="preserve">ن تطلب من تلقاء نفسه إجراء </w:t>
      </w:r>
      <w:r w:rsidRPr="00DE6131">
        <w:rPr>
          <w:rFonts w:hint="cs"/>
          <w:rtl/>
        </w:rPr>
        <w:t>ما تراه مناسبا من الإجراءات التي تتطلبها تحديث تقنيات التسيير الحديثة</w:t>
      </w:r>
      <w:r w:rsidR="0041262B">
        <w:rPr>
          <w:rFonts w:hint="cs"/>
          <w:rtl/>
        </w:rPr>
        <w:t>،</w:t>
      </w:r>
      <w:r w:rsidR="00CE5E12" w:rsidRPr="00DE6131">
        <w:rPr>
          <w:rFonts w:hint="cs"/>
          <w:rtl/>
        </w:rPr>
        <w:t xml:space="preserve"> </w:t>
      </w:r>
      <w:r w:rsidRPr="00DE6131">
        <w:rPr>
          <w:rFonts w:hint="cs"/>
          <w:rtl/>
        </w:rPr>
        <w:t>ولكن دائما يشترط ألا</w:t>
      </w:r>
      <w:r w:rsidR="00CE5E12" w:rsidRPr="00DE6131">
        <w:rPr>
          <w:rFonts w:hint="cs"/>
          <w:rtl/>
        </w:rPr>
        <w:t xml:space="preserve"> </w:t>
      </w:r>
      <w:r w:rsidRPr="00DE6131">
        <w:rPr>
          <w:rFonts w:hint="cs"/>
          <w:rtl/>
        </w:rPr>
        <w:t>تغير هذه الاجراءات</w:t>
      </w:r>
      <w:r w:rsidR="00CE5E12" w:rsidRPr="00DE6131">
        <w:rPr>
          <w:rFonts w:hint="cs"/>
          <w:rtl/>
        </w:rPr>
        <w:t xml:space="preserve"> من طبيعة العقد وألا </w:t>
      </w:r>
      <w:r w:rsidRPr="00DE6131">
        <w:rPr>
          <w:rFonts w:hint="cs"/>
          <w:rtl/>
        </w:rPr>
        <w:t xml:space="preserve">يقع على </w:t>
      </w:r>
      <w:r w:rsidR="00CE5E12" w:rsidRPr="00DE6131">
        <w:rPr>
          <w:rFonts w:hint="cs"/>
          <w:rtl/>
        </w:rPr>
        <w:t>الملتزم</w:t>
      </w:r>
      <w:r w:rsidRPr="00DE6131">
        <w:rPr>
          <w:rFonts w:hint="cs"/>
          <w:rtl/>
        </w:rPr>
        <w:t xml:space="preserve"> بالرفق أي </w:t>
      </w:r>
      <w:r w:rsidR="00CE5E12" w:rsidRPr="00DE6131">
        <w:rPr>
          <w:rFonts w:hint="cs"/>
          <w:rtl/>
        </w:rPr>
        <w:t>أعباء فنية أو مالية تفوق قدراته</w:t>
      </w:r>
      <w:r w:rsidRPr="00DE6131">
        <w:rPr>
          <w:rFonts w:hint="cs"/>
          <w:rtl/>
        </w:rPr>
        <w:t xml:space="preserve"> المالية</w:t>
      </w:r>
      <w:r w:rsidR="00CE5E12" w:rsidRPr="00DE6131">
        <w:rPr>
          <w:rStyle w:val="Appelnotedebasdep"/>
          <w:color w:val="000000" w:themeColor="text1"/>
          <w:rtl/>
        </w:rPr>
        <w:footnoteReference w:id="343"/>
      </w:r>
      <w:r w:rsidR="0097430E" w:rsidRPr="00DE6131">
        <w:rPr>
          <w:rFonts w:hint="cs"/>
          <w:rtl/>
        </w:rPr>
        <w:t xml:space="preserve"> </w:t>
      </w:r>
      <w:r w:rsidR="00CE5E12" w:rsidRPr="00DE6131">
        <w:rPr>
          <w:rFonts w:hint="cs"/>
          <w:rtl/>
        </w:rPr>
        <w:t xml:space="preserve">فممارسة الجماعة العامة </w:t>
      </w:r>
      <w:r w:rsidRPr="00DE6131">
        <w:rPr>
          <w:rFonts w:hint="cs"/>
          <w:rtl/>
        </w:rPr>
        <w:t>لهذه السلطات المتعلقة بال</w:t>
      </w:r>
      <w:r w:rsidR="00CE5E12" w:rsidRPr="00DE6131">
        <w:rPr>
          <w:rFonts w:hint="cs"/>
          <w:rtl/>
        </w:rPr>
        <w:t xml:space="preserve">تعديل </w:t>
      </w:r>
      <w:r w:rsidRPr="00DE6131">
        <w:rPr>
          <w:rFonts w:hint="cs"/>
          <w:rtl/>
        </w:rPr>
        <w:t xml:space="preserve">والتغيير في </w:t>
      </w:r>
      <w:r w:rsidR="00CE5E12" w:rsidRPr="00DE6131">
        <w:rPr>
          <w:rFonts w:hint="cs"/>
          <w:rtl/>
        </w:rPr>
        <w:t xml:space="preserve"> </w:t>
      </w:r>
      <w:r w:rsidRPr="00DE6131">
        <w:rPr>
          <w:rFonts w:hint="cs"/>
          <w:rtl/>
        </w:rPr>
        <w:t xml:space="preserve">شروط العقد </w:t>
      </w:r>
      <w:r w:rsidR="00CE5E12" w:rsidRPr="00DE6131">
        <w:rPr>
          <w:rFonts w:hint="cs"/>
          <w:rtl/>
        </w:rPr>
        <w:t xml:space="preserve"> </w:t>
      </w:r>
      <w:r w:rsidR="00325032" w:rsidRPr="00DE6131">
        <w:rPr>
          <w:rFonts w:hint="cs"/>
          <w:rtl/>
        </w:rPr>
        <w:t>يبقى دائما في إطار ممارستها لمظاهر و</w:t>
      </w:r>
      <w:r w:rsidR="00CE5E12" w:rsidRPr="00DE6131">
        <w:rPr>
          <w:rFonts w:hint="cs"/>
          <w:rtl/>
        </w:rPr>
        <w:t xml:space="preserve">امتيازات السلطة العامة التي </w:t>
      </w:r>
      <w:r w:rsidR="008D6987" w:rsidRPr="00DE6131">
        <w:rPr>
          <w:rFonts w:hint="cs"/>
          <w:rtl/>
        </w:rPr>
        <w:t>لا يمك</w:t>
      </w:r>
      <w:r w:rsidR="008D6987" w:rsidRPr="00DE6131">
        <w:rPr>
          <w:rtl/>
        </w:rPr>
        <w:t>ن</w:t>
      </w:r>
      <w:r w:rsidR="00CE5E12" w:rsidRPr="00DE6131">
        <w:rPr>
          <w:rFonts w:hint="cs"/>
          <w:rtl/>
        </w:rPr>
        <w:t xml:space="preserve"> </w:t>
      </w:r>
      <w:r w:rsidR="00325032" w:rsidRPr="00DE6131">
        <w:rPr>
          <w:rFonts w:hint="cs"/>
          <w:rtl/>
        </w:rPr>
        <w:t xml:space="preserve">في أي حال من الأحوال </w:t>
      </w:r>
      <w:r w:rsidR="00CE5E12" w:rsidRPr="00DE6131">
        <w:rPr>
          <w:rFonts w:hint="cs"/>
          <w:rtl/>
        </w:rPr>
        <w:t xml:space="preserve">ممارستها دون </w:t>
      </w:r>
      <w:r w:rsidR="00325032" w:rsidRPr="00DE6131">
        <w:rPr>
          <w:rFonts w:hint="cs"/>
          <w:rtl/>
        </w:rPr>
        <w:t xml:space="preserve">ضوابط </w:t>
      </w:r>
      <w:r w:rsidR="00CE5E12" w:rsidRPr="00DE6131">
        <w:rPr>
          <w:rStyle w:val="Appelnotedebasdep"/>
          <w:color w:val="000000" w:themeColor="text1"/>
          <w:rtl/>
        </w:rPr>
        <w:footnoteReference w:id="344"/>
      </w:r>
      <w:r w:rsidR="00CE5E12" w:rsidRPr="00DE6131">
        <w:rPr>
          <w:rFonts w:hint="cs"/>
          <w:rtl/>
        </w:rPr>
        <w:t xml:space="preserve"> </w:t>
      </w:r>
      <w:r w:rsidR="00325032" w:rsidRPr="00DE6131">
        <w:rPr>
          <w:rFonts w:hint="cs"/>
          <w:rtl/>
        </w:rPr>
        <w:t>ف</w:t>
      </w:r>
      <w:r w:rsidR="00CE5E12" w:rsidRPr="00DE6131">
        <w:rPr>
          <w:rFonts w:hint="cs"/>
          <w:rtl/>
        </w:rPr>
        <w:t xml:space="preserve">عملية الرقابة </w:t>
      </w:r>
      <w:r w:rsidR="00325032" w:rsidRPr="00DE6131">
        <w:rPr>
          <w:rFonts w:hint="cs"/>
          <w:rtl/>
        </w:rPr>
        <w:t>تلعب دور المرافقة والتوجيه في إطار استدامة المرافق العامة والبحث عن النجاعة الممكنة ولا</w:t>
      </w:r>
      <w:r w:rsidR="008D6987" w:rsidRPr="00DE6131">
        <w:rPr>
          <w:rFonts w:hint="cs"/>
          <w:rtl/>
        </w:rPr>
        <w:t xml:space="preserve"> </w:t>
      </w:r>
      <w:r w:rsidR="00325032" w:rsidRPr="00DE6131">
        <w:rPr>
          <w:rFonts w:hint="cs"/>
          <w:rtl/>
        </w:rPr>
        <w:t>تقتضي</w:t>
      </w:r>
      <w:r w:rsidR="00CE5E12" w:rsidRPr="00DE6131">
        <w:rPr>
          <w:rFonts w:hint="cs"/>
          <w:rtl/>
        </w:rPr>
        <w:t xml:space="preserve"> </w:t>
      </w:r>
      <w:r w:rsidR="00325032" w:rsidRPr="00DE6131">
        <w:rPr>
          <w:rFonts w:hint="cs"/>
          <w:rtl/>
        </w:rPr>
        <w:t>الافراط في تعديل</w:t>
      </w:r>
      <w:r w:rsidR="00CE5E12" w:rsidRPr="00DE6131">
        <w:rPr>
          <w:rFonts w:hint="cs"/>
          <w:rtl/>
        </w:rPr>
        <w:t xml:space="preserve"> </w:t>
      </w:r>
      <w:r w:rsidR="00325032" w:rsidRPr="00DE6131">
        <w:rPr>
          <w:rFonts w:hint="cs"/>
          <w:rtl/>
        </w:rPr>
        <w:t>شروط</w:t>
      </w:r>
      <w:r w:rsidR="00CE5E12" w:rsidRPr="00DE6131">
        <w:rPr>
          <w:rFonts w:hint="cs"/>
          <w:rtl/>
        </w:rPr>
        <w:t xml:space="preserve"> العقد الذي </w:t>
      </w:r>
      <w:r w:rsidR="00325032" w:rsidRPr="00DE6131">
        <w:rPr>
          <w:rFonts w:hint="cs"/>
          <w:rtl/>
        </w:rPr>
        <w:t>يترتب عليه</w:t>
      </w:r>
      <w:r w:rsidR="00321F32">
        <w:rPr>
          <w:rFonts w:hint="cs"/>
          <w:rtl/>
        </w:rPr>
        <w:t xml:space="preserve"> التعديل الكمي وهذا بالزيادة أ</w:t>
      </w:r>
      <w:r w:rsidR="00CE5E12" w:rsidRPr="00DE6131">
        <w:rPr>
          <w:rFonts w:hint="cs"/>
          <w:rtl/>
        </w:rPr>
        <w:t>و ا</w:t>
      </w:r>
      <w:r w:rsidR="00321F32">
        <w:rPr>
          <w:rFonts w:hint="cs"/>
          <w:rtl/>
        </w:rPr>
        <w:t>لنقصان في كمية الأشغال المنجزة أ</w:t>
      </w:r>
      <w:r w:rsidR="00CE5E12" w:rsidRPr="00DE6131">
        <w:rPr>
          <w:rFonts w:hint="cs"/>
          <w:rtl/>
        </w:rPr>
        <w:t>و بالتعديل النوعي او الزمني</w:t>
      </w:r>
      <w:r w:rsidR="00CE5E12" w:rsidRPr="00DE6131">
        <w:rPr>
          <w:rStyle w:val="Appelnotedebasdep"/>
          <w:color w:val="000000" w:themeColor="text1"/>
          <w:rtl/>
        </w:rPr>
        <w:footnoteReference w:id="345"/>
      </w:r>
      <w:r w:rsidR="00321F32">
        <w:rPr>
          <w:rFonts w:hint="cs"/>
          <w:rtl/>
        </w:rPr>
        <w:t>.</w:t>
      </w:r>
    </w:p>
    <w:p w14:paraId="1D79E2BF" w14:textId="4698FDEB" w:rsidR="004601A2" w:rsidRPr="00DE6131" w:rsidRDefault="00507A34" w:rsidP="00D74548">
      <w:pPr>
        <w:rPr>
          <w:rtl/>
        </w:rPr>
      </w:pPr>
      <w:r w:rsidRPr="00DE6131">
        <w:rPr>
          <w:rFonts w:hint="cs"/>
          <w:rtl/>
        </w:rPr>
        <w:t>ف</w:t>
      </w:r>
      <w:r w:rsidR="00FD759B" w:rsidRPr="00DE6131">
        <w:rPr>
          <w:rFonts w:hint="cs"/>
          <w:rtl/>
        </w:rPr>
        <w:t>البنود المتعلقة بتسيير المرفق العام هي من ال</w:t>
      </w:r>
      <w:r w:rsidRPr="00DE6131">
        <w:rPr>
          <w:rFonts w:hint="cs"/>
          <w:rtl/>
        </w:rPr>
        <w:t>ب</w:t>
      </w:r>
      <w:r w:rsidR="00FD759B" w:rsidRPr="00DE6131">
        <w:rPr>
          <w:rFonts w:hint="cs"/>
          <w:rtl/>
        </w:rPr>
        <w:t xml:space="preserve">نود اللائحية  التنظيمية، غير </w:t>
      </w:r>
      <w:r w:rsidRPr="00DE6131">
        <w:rPr>
          <w:rFonts w:hint="cs"/>
          <w:rtl/>
        </w:rPr>
        <w:t>أ</w:t>
      </w:r>
      <w:r w:rsidR="00FD759B" w:rsidRPr="00DE6131">
        <w:rPr>
          <w:rFonts w:hint="cs"/>
          <w:rtl/>
        </w:rPr>
        <w:t>ن</w:t>
      </w:r>
      <w:r w:rsidRPr="00DE6131">
        <w:rPr>
          <w:rFonts w:hint="cs"/>
          <w:rtl/>
        </w:rPr>
        <w:t xml:space="preserve">ه ينظرالى </w:t>
      </w:r>
      <w:r w:rsidR="00FD759B" w:rsidRPr="00DE6131">
        <w:rPr>
          <w:rFonts w:hint="cs"/>
          <w:rtl/>
        </w:rPr>
        <w:t xml:space="preserve">الشروط المالية </w:t>
      </w:r>
      <w:r w:rsidRPr="00DE6131">
        <w:rPr>
          <w:rFonts w:hint="cs"/>
          <w:rtl/>
        </w:rPr>
        <w:t xml:space="preserve">في عقد </w:t>
      </w:r>
      <w:r w:rsidR="00FD759B" w:rsidRPr="00DE6131">
        <w:rPr>
          <w:rFonts w:hint="cs"/>
          <w:rtl/>
        </w:rPr>
        <w:t xml:space="preserve">تفويض </w:t>
      </w:r>
      <w:r w:rsidRPr="00DE6131">
        <w:rPr>
          <w:rFonts w:hint="cs"/>
          <w:rtl/>
        </w:rPr>
        <w:t>المرفق العام</w:t>
      </w:r>
      <w:r w:rsidR="002C4168">
        <w:rPr>
          <w:rFonts w:hint="cs"/>
          <w:rtl/>
        </w:rPr>
        <w:t xml:space="preserve"> على</w:t>
      </w:r>
      <w:r w:rsidRPr="00DE6131">
        <w:rPr>
          <w:rFonts w:hint="cs"/>
          <w:rtl/>
        </w:rPr>
        <w:t xml:space="preserve"> أنها </w:t>
      </w:r>
      <w:r w:rsidR="00FD759B" w:rsidRPr="00DE6131">
        <w:rPr>
          <w:rFonts w:hint="cs"/>
          <w:rtl/>
        </w:rPr>
        <w:t>تعتبر من ا</w:t>
      </w:r>
      <w:r w:rsidR="002C4168">
        <w:rPr>
          <w:rFonts w:hint="cs"/>
          <w:rtl/>
        </w:rPr>
        <w:t>لبنود التعاقدية،  فهل يعني ذلك أ</w:t>
      </w:r>
      <w:r w:rsidR="00FD759B" w:rsidRPr="00DE6131">
        <w:rPr>
          <w:rFonts w:hint="cs"/>
          <w:rtl/>
        </w:rPr>
        <w:t xml:space="preserve">نه يوجد تلازم </w:t>
      </w:r>
      <w:r w:rsidR="002C4168">
        <w:rPr>
          <w:rFonts w:hint="cs"/>
          <w:rtl/>
        </w:rPr>
        <w:t>حتمي بين الفكرتين وأ</w:t>
      </w:r>
      <w:r w:rsidR="00FD759B" w:rsidRPr="00DE6131">
        <w:rPr>
          <w:rFonts w:hint="cs"/>
          <w:rtl/>
        </w:rPr>
        <w:t xml:space="preserve">ن تحديد الشروط القابلة للتعديل في عقود التفويض وخصوصا في عقد الالتزام يخضع </w:t>
      </w:r>
      <w:r w:rsidRPr="00DE6131">
        <w:rPr>
          <w:rFonts w:hint="cs"/>
          <w:rtl/>
        </w:rPr>
        <w:t>أيضا</w:t>
      </w:r>
      <w:r w:rsidR="00FD759B" w:rsidRPr="00DE6131">
        <w:rPr>
          <w:rFonts w:hint="cs"/>
          <w:rtl/>
        </w:rPr>
        <w:t xml:space="preserve"> لذات القاعدة </w:t>
      </w:r>
      <w:r w:rsidRPr="00DE6131">
        <w:rPr>
          <w:rFonts w:hint="cs"/>
          <w:rtl/>
        </w:rPr>
        <w:t xml:space="preserve">نفسها بالنسبة </w:t>
      </w:r>
      <w:r w:rsidR="00FD759B" w:rsidRPr="00DE6131">
        <w:rPr>
          <w:rFonts w:hint="cs"/>
          <w:rtl/>
        </w:rPr>
        <w:t xml:space="preserve"> للعقود الإدارية</w:t>
      </w:r>
      <w:r w:rsidRPr="00DE6131">
        <w:rPr>
          <w:rFonts w:hint="cs"/>
          <w:rtl/>
        </w:rPr>
        <w:t xml:space="preserve"> الأخرى ، ف</w:t>
      </w:r>
      <w:r w:rsidR="00FD759B" w:rsidRPr="00DE6131">
        <w:rPr>
          <w:rFonts w:hint="cs"/>
          <w:rtl/>
        </w:rPr>
        <w:t>التلازم ليس حتميا بين الشروط القابلة للتعديل في عقود التفويض وغيرها من العقود</w:t>
      </w:r>
      <w:r w:rsidR="002C4168">
        <w:rPr>
          <w:rFonts w:hint="cs"/>
          <w:rtl/>
        </w:rPr>
        <w:t xml:space="preserve"> الإدارية الأخرى</w:t>
      </w:r>
      <w:r w:rsidRPr="00DE6131">
        <w:rPr>
          <w:rFonts w:hint="cs"/>
          <w:rtl/>
        </w:rPr>
        <w:t xml:space="preserve">، </w:t>
      </w:r>
      <w:r w:rsidR="00FD759B" w:rsidRPr="00DE6131">
        <w:rPr>
          <w:rFonts w:hint="cs"/>
          <w:rtl/>
        </w:rPr>
        <w:t xml:space="preserve"> </w:t>
      </w:r>
      <w:r w:rsidRPr="00DE6131">
        <w:rPr>
          <w:rFonts w:hint="cs"/>
          <w:rtl/>
        </w:rPr>
        <w:t>فمن</w:t>
      </w:r>
      <w:r w:rsidR="00FD759B" w:rsidRPr="00DE6131">
        <w:rPr>
          <w:rFonts w:hint="cs"/>
          <w:rtl/>
        </w:rPr>
        <w:t xml:space="preserve"> أبرز الشروط الذي يبدو عدم التلازم واضحا بشأنها هي </w:t>
      </w:r>
      <w:r w:rsidRPr="00DE6131">
        <w:rPr>
          <w:rFonts w:hint="cs"/>
          <w:rtl/>
        </w:rPr>
        <w:t>البنود</w:t>
      </w:r>
      <w:r w:rsidR="002C4168">
        <w:rPr>
          <w:rFonts w:hint="cs"/>
          <w:rtl/>
        </w:rPr>
        <w:t xml:space="preserve"> الخاصة بالمدة والأ</w:t>
      </w:r>
      <w:r w:rsidR="00FD759B" w:rsidRPr="00DE6131">
        <w:rPr>
          <w:rFonts w:hint="cs"/>
          <w:rtl/>
        </w:rPr>
        <w:t>تاوة</w:t>
      </w:r>
      <w:r w:rsidRPr="00DE6131">
        <w:rPr>
          <w:rFonts w:hint="cs"/>
          <w:rtl/>
        </w:rPr>
        <w:t>، ف</w:t>
      </w:r>
      <w:r w:rsidR="00FD759B" w:rsidRPr="00DE6131">
        <w:rPr>
          <w:rFonts w:hint="cs"/>
          <w:rtl/>
        </w:rPr>
        <w:t xml:space="preserve">أما الشروط </w:t>
      </w:r>
      <w:r w:rsidRPr="00DE6131">
        <w:rPr>
          <w:rFonts w:hint="cs"/>
          <w:rtl/>
        </w:rPr>
        <w:t>المتعلقة</w:t>
      </w:r>
      <w:r w:rsidR="00FD759B" w:rsidRPr="00DE6131">
        <w:rPr>
          <w:rFonts w:hint="cs"/>
          <w:rtl/>
        </w:rPr>
        <w:t xml:space="preserve"> بالمدة فهي من </w:t>
      </w:r>
      <w:r w:rsidRPr="00DE6131">
        <w:rPr>
          <w:rFonts w:hint="cs"/>
          <w:rtl/>
        </w:rPr>
        <w:t>البنود</w:t>
      </w:r>
      <w:r w:rsidR="00FD759B" w:rsidRPr="00DE6131">
        <w:rPr>
          <w:rFonts w:hint="cs"/>
          <w:rtl/>
        </w:rPr>
        <w:t xml:space="preserve"> التي</w:t>
      </w:r>
      <w:r w:rsidRPr="00DE6131">
        <w:rPr>
          <w:rFonts w:hint="cs"/>
          <w:rtl/>
        </w:rPr>
        <w:t xml:space="preserve"> يمكن أن</w:t>
      </w:r>
      <w:r w:rsidR="00FD759B" w:rsidRPr="00DE6131">
        <w:rPr>
          <w:rFonts w:hint="cs"/>
          <w:rtl/>
        </w:rPr>
        <w:t xml:space="preserve"> تتناولها سلطة التعديل وفقا </w:t>
      </w:r>
      <w:r w:rsidRPr="00DE6131">
        <w:rPr>
          <w:rFonts w:hint="cs"/>
          <w:rtl/>
        </w:rPr>
        <w:t>ل</w:t>
      </w:r>
      <w:r w:rsidR="00FD759B" w:rsidRPr="00DE6131">
        <w:rPr>
          <w:rFonts w:hint="cs"/>
          <w:rtl/>
        </w:rPr>
        <w:t>لقواعد العامة</w:t>
      </w:r>
      <w:r w:rsidRPr="00DE6131">
        <w:rPr>
          <w:rFonts w:hint="cs"/>
          <w:rtl/>
        </w:rPr>
        <w:t xml:space="preserve"> في العقود الإدارية خاصة </w:t>
      </w:r>
      <w:r w:rsidR="00FD759B" w:rsidRPr="00DE6131">
        <w:rPr>
          <w:rFonts w:hint="cs"/>
          <w:rtl/>
        </w:rPr>
        <w:t xml:space="preserve"> فيجوز </w:t>
      </w:r>
      <w:r w:rsidRPr="00DE6131">
        <w:rPr>
          <w:rFonts w:hint="cs"/>
          <w:rtl/>
        </w:rPr>
        <w:t xml:space="preserve">للجهة </w:t>
      </w:r>
      <w:r w:rsidR="008D6987" w:rsidRPr="00DE6131">
        <w:rPr>
          <w:rFonts w:hint="cs"/>
          <w:rtl/>
        </w:rPr>
        <w:t>الإدارية</w:t>
      </w:r>
      <w:r w:rsidRPr="00DE6131">
        <w:rPr>
          <w:rFonts w:hint="cs"/>
          <w:rtl/>
        </w:rPr>
        <w:t xml:space="preserve"> </w:t>
      </w:r>
      <w:r w:rsidR="002C4168">
        <w:rPr>
          <w:rFonts w:hint="cs"/>
          <w:rtl/>
        </w:rPr>
        <w:t xml:space="preserve"> على سبيل المثال تقصير أ</w:t>
      </w:r>
      <w:r w:rsidR="00FD759B" w:rsidRPr="00DE6131">
        <w:rPr>
          <w:rFonts w:hint="cs"/>
          <w:rtl/>
        </w:rPr>
        <w:t xml:space="preserve">و تمديد مدة تنفيذعقد التوريد </w:t>
      </w:r>
      <w:r w:rsidRPr="00DE6131">
        <w:rPr>
          <w:rFonts w:hint="cs"/>
          <w:rtl/>
        </w:rPr>
        <w:t>وتستند في</w:t>
      </w:r>
      <w:r w:rsidR="002C4168">
        <w:rPr>
          <w:rFonts w:hint="cs"/>
          <w:rtl/>
        </w:rPr>
        <w:t xml:space="preserve"> ذلك أ</w:t>
      </w:r>
      <w:r w:rsidR="00FD759B" w:rsidRPr="00DE6131">
        <w:rPr>
          <w:rFonts w:hint="cs"/>
          <w:rtl/>
        </w:rPr>
        <w:t>ن حاجات المرفق</w:t>
      </w:r>
      <w:r w:rsidRPr="00DE6131">
        <w:rPr>
          <w:rFonts w:hint="cs"/>
          <w:rtl/>
        </w:rPr>
        <w:t xml:space="preserve"> العام</w:t>
      </w:r>
      <w:r w:rsidR="00FD759B" w:rsidRPr="00DE6131">
        <w:rPr>
          <w:rFonts w:hint="cs"/>
          <w:rtl/>
        </w:rPr>
        <w:t xml:space="preserve"> تبرر هذا التعديل وهذا </w:t>
      </w:r>
      <w:r w:rsidRPr="00DE6131">
        <w:rPr>
          <w:rFonts w:hint="cs"/>
          <w:rtl/>
        </w:rPr>
        <w:t xml:space="preserve">يفيد بأن </w:t>
      </w:r>
      <w:r w:rsidR="00FD759B" w:rsidRPr="00DE6131">
        <w:rPr>
          <w:rFonts w:hint="cs"/>
          <w:rtl/>
        </w:rPr>
        <w:t xml:space="preserve"> </w:t>
      </w:r>
      <w:r w:rsidRPr="00DE6131">
        <w:rPr>
          <w:rFonts w:hint="cs"/>
          <w:rtl/>
        </w:rPr>
        <w:t>البنود</w:t>
      </w:r>
      <w:r w:rsidR="00FD759B" w:rsidRPr="00DE6131">
        <w:rPr>
          <w:rFonts w:hint="cs"/>
          <w:rtl/>
        </w:rPr>
        <w:t xml:space="preserve"> الخاصة بالمدة هي </w:t>
      </w:r>
      <w:r w:rsidRPr="00DE6131">
        <w:rPr>
          <w:rFonts w:hint="cs"/>
          <w:rtl/>
        </w:rPr>
        <w:t>من البنود</w:t>
      </w:r>
      <w:r w:rsidR="00FD759B" w:rsidRPr="00DE6131">
        <w:rPr>
          <w:rFonts w:hint="cs"/>
          <w:rtl/>
        </w:rPr>
        <w:t xml:space="preserve"> </w:t>
      </w:r>
      <w:r w:rsidRPr="00DE6131">
        <w:rPr>
          <w:rFonts w:hint="cs"/>
          <w:rtl/>
        </w:rPr>
        <w:t xml:space="preserve">المرتبطة </w:t>
      </w:r>
      <w:r w:rsidR="00FD759B" w:rsidRPr="00DE6131">
        <w:rPr>
          <w:rFonts w:hint="cs"/>
          <w:rtl/>
        </w:rPr>
        <w:t xml:space="preserve"> بتسيير المرفق </w:t>
      </w:r>
      <w:r w:rsidRPr="00DE6131">
        <w:rPr>
          <w:rFonts w:hint="cs"/>
          <w:rtl/>
        </w:rPr>
        <w:t xml:space="preserve">العام، </w:t>
      </w:r>
      <w:r w:rsidR="00FD759B" w:rsidRPr="00DE6131">
        <w:rPr>
          <w:rFonts w:hint="cs"/>
          <w:rtl/>
        </w:rPr>
        <w:t xml:space="preserve">أما </w:t>
      </w:r>
      <w:r w:rsidRPr="00DE6131">
        <w:rPr>
          <w:rFonts w:hint="cs"/>
          <w:rtl/>
        </w:rPr>
        <w:t>فيما يتعلق ب</w:t>
      </w:r>
      <w:r w:rsidR="00FD759B" w:rsidRPr="00DE6131">
        <w:rPr>
          <w:rFonts w:hint="cs"/>
          <w:rtl/>
        </w:rPr>
        <w:t xml:space="preserve">عقد </w:t>
      </w:r>
      <w:r w:rsidRPr="00DE6131">
        <w:rPr>
          <w:rFonts w:hint="cs"/>
          <w:rtl/>
        </w:rPr>
        <w:t>الالتزام</w:t>
      </w:r>
      <w:r w:rsidR="00FD759B" w:rsidRPr="00DE6131">
        <w:rPr>
          <w:rFonts w:hint="cs"/>
          <w:rtl/>
        </w:rPr>
        <w:t xml:space="preserve"> والعقود المشابهة </w:t>
      </w:r>
      <w:r w:rsidRPr="00DE6131">
        <w:rPr>
          <w:rFonts w:hint="cs"/>
          <w:rtl/>
        </w:rPr>
        <w:t xml:space="preserve">له </w:t>
      </w:r>
      <w:r w:rsidR="00F65A8F">
        <w:rPr>
          <w:rFonts w:hint="cs"/>
          <w:rtl/>
        </w:rPr>
        <w:t>فإ</w:t>
      </w:r>
      <w:r w:rsidR="00FD759B" w:rsidRPr="00DE6131">
        <w:rPr>
          <w:rFonts w:hint="cs"/>
          <w:rtl/>
        </w:rPr>
        <w:t xml:space="preserve">ن شرط المدة </w:t>
      </w:r>
      <w:r w:rsidRPr="00DE6131">
        <w:rPr>
          <w:rFonts w:hint="cs"/>
          <w:rtl/>
        </w:rPr>
        <w:t>يتعامل معه على أنه من</w:t>
      </w:r>
      <w:r w:rsidR="00FD759B" w:rsidRPr="00DE6131">
        <w:rPr>
          <w:rFonts w:hint="cs"/>
          <w:rtl/>
        </w:rPr>
        <w:t xml:space="preserve"> </w:t>
      </w:r>
      <w:r w:rsidRPr="00DE6131">
        <w:rPr>
          <w:rFonts w:hint="cs"/>
          <w:rtl/>
        </w:rPr>
        <w:t>البنود</w:t>
      </w:r>
      <w:r w:rsidR="00FD759B" w:rsidRPr="00DE6131">
        <w:rPr>
          <w:rFonts w:hint="cs"/>
          <w:rtl/>
        </w:rPr>
        <w:t xml:space="preserve"> التعاقدية التي </w:t>
      </w:r>
      <w:r w:rsidR="008D6987" w:rsidRPr="00DE6131">
        <w:rPr>
          <w:rFonts w:hint="cs"/>
          <w:rtl/>
        </w:rPr>
        <w:t>لا يجو</w:t>
      </w:r>
      <w:r w:rsidR="008D6987" w:rsidRPr="00DE6131">
        <w:rPr>
          <w:rtl/>
        </w:rPr>
        <w:t>ز</w:t>
      </w:r>
      <w:r w:rsidR="00FD759B" w:rsidRPr="00DE6131">
        <w:rPr>
          <w:rFonts w:hint="cs"/>
          <w:rtl/>
        </w:rPr>
        <w:t xml:space="preserve"> تعديلها بالإرادة المنفردة للسلطة مانحة الالتزام، فالمدة تشكل ضمانة هامة للملتزم في ضوئها قبل إدارة المرفق</w:t>
      </w:r>
      <w:r w:rsidR="00FD759B" w:rsidRPr="00DE6131">
        <w:rPr>
          <w:rStyle w:val="Appelnotedebasdep"/>
          <w:color w:val="000000" w:themeColor="text1"/>
          <w:rtl/>
        </w:rPr>
        <w:footnoteReference w:id="346"/>
      </w:r>
      <w:r w:rsidR="00FD759B" w:rsidRPr="00DE6131">
        <w:rPr>
          <w:rFonts w:hint="cs"/>
          <w:rtl/>
        </w:rPr>
        <w:t>.</w:t>
      </w:r>
    </w:p>
    <w:p w14:paraId="37113DE3" w14:textId="09B92C4C" w:rsidR="004601A2" w:rsidRPr="00DE6131" w:rsidRDefault="006D7695" w:rsidP="00D74548">
      <w:pPr>
        <w:rPr>
          <w:highlight w:val="cyan"/>
          <w:rtl/>
        </w:rPr>
      </w:pPr>
      <w:r w:rsidRPr="00DE6131">
        <w:rPr>
          <w:rFonts w:hint="cs"/>
          <w:rtl/>
        </w:rPr>
        <w:t>وفي المحصلة فإن الجهة المانحة لا تتناول ب</w:t>
      </w:r>
      <w:r w:rsidR="004601A2" w:rsidRPr="00DE6131">
        <w:rPr>
          <w:rFonts w:hint="cs"/>
          <w:rtl/>
        </w:rPr>
        <w:t xml:space="preserve">التعديل </w:t>
      </w:r>
      <w:r w:rsidR="008D6987" w:rsidRPr="00DE6131">
        <w:rPr>
          <w:rFonts w:hint="cs"/>
          <w:rtl/>
        </w:rPr>
        <w:t>بإرادتها</w:t>
      </w:r>
      <w:r w:rsidR="004601A2" w:rsidRPr="00DE6131">
        <w:rPr>
          <w:rFonts w:hint="cs"/>
          <w:rtl/>
        </w:rPr>
        <w:t xml:space="preserve"> المنفردة </w:t>
      </w:r>
      <w:r w:rsidRPr="00DE6131">
        <w:rPr>
          <w:rFonts w:hint="cs"/>
          <w:rtl/>
        </w:rPr>
        <w:t>جميع</w:t>
      </w:r>
      <w:r w:rsidR="004601A2" w:rsidRPr="00DE6131">
        <w:rPr>
          <w:rFonts w:hint="cs"/>
          <w:rtl/>
        </w:rPr>
        <w:t xml:space="preserve"> </w:t>
      </w:r>
      <w:r w:rsidRPr="00DE6131">
        <w:rPr>
          <w:rFonts w:hint="cs"/>
          <w:rtl/>
        </w:rPr>
        <w:t>البنود</w:t>
      </w:r>
      <w:r w:rsidR="004601A2" w:rsidRPr="00DE6131">
        <w:rPr>
          <w:rFonts w:hint="cs"/>
          <w:rtl/>
        </w:rPr>
        <w:t xml:space="preserve"> المتعلقة بعقد التفويض</w:t>
      </w:r>
      <w:r w:rsidRPr="00DE6131">
        <w:rPr>
          <w:rFonts w:hint="cs"/>
          <w:rtl/>
        </w:rPr>
        <w:t>، بل تقتصر</w:t>
      </w:r>
      <w:r w:rsidR="004601A2" w:rsidRPr="00DE6131">
        <w:rPr>
          <w:rFonts w:hint="cs"/>
          <w:rtl/>
        </w:rPr>
        <w:t xml:space="preserve"> هذه السلطة على الشروط </w:t>
      </w:r>
      <w:r w:rsidR="008D6987" w:rsidRPr="00DE6131">
        <w:rPr>
          <w:rFonts w:hint="cs"/>
          <w:rtl/>
        </w:rPr>
        <w:t>التنظيمية</w:t>
      </w:r>
      <w:r w:rsidRPr="00DE6131">
        <w:rPr>
          <w:rFonts w:hint="cs"/>
          <w:rtl/>
        </w:rPr>
        <w:t xml:space="preserve"> </w:t>
      </w:r>
      <w:r w:rsidR="004601A2" w:rsidRPr="00DE6131">
        <w:rPr>
          <w:rFonts w:hint="cs"/>
          <w:rtl/>
        </w:rPr>
        <w:t xml:space="preserve">دون الشروط التعاقدية ومثال ذلك الشروط المتعلقة بالمقابل المالي ، فالشروط </w:t>
      </w:r>
      <w:r w:rsidRPr="00DE6131">
        <w:rPr>
          <w:rFonts w:hint="cs"/>
          <w:rtl/>
        </w:rPr>
        <w:t xml:space="preserve">المتعلقة </w:t>
      </w:r>
      <w:r w:rsidR="004601A2" w:rsidRPr="00DE6131">
        <w:rPr>
          <w:rFonts w:hint="cs"/>
          <w:rtl/>
        </w:rPr>
        <w:t xml:space="preserve"> </w:t>
      </w:r>
      <w:r w:rsidRPr="00DE6131">
        <w:rPr>
          <w:rFonts w:hint="cs"/>
          <w:rtl/>
        </w:rPr>
        <w:t xml:space="preserve">بالمستحقات </w:t>
      </w:r>
      <w:r w:rsidR="004601A2" w:rsidRPr="00DE6131">
        <w:rPr>
          <w:rFonts w:hint="cs"/>
          <w:rtl/>
        </w:rPr>
        <w:t xml:space="preserve"> </w:t>
      </w:r>
      <w:r w:rsidRPr="00DE6131">
        <w:rPr>
          <w:rFonts w:hint="cs"/>
          <w:rtl/>
        </w:rPr>
        <w:t xml:space="preserve">المالية التي يدفعها المنتفعون من المرفق العام </w:t>
      </w:r>
      <w:r w:rsidR="004601A2" w:rsidRPr="00DE6131">
        <w:rPr>
          <w:rFonts w:hint="cs"/>
          <w:rtl/>
        </w:rPr>
        <w:t xml:space="preserve"> </w:t>
      </w:r>
      <w:r w:rsidRPr="00DE6131">
        <w:rPr>
          <w:rFonts w:hint="cs"/>
          <w:rtl/>
        </w:rPr>
        <w:t>والتي</w:t>
      </w:r>
      <w:r w:rsidR="004601A2" w:rsidRPr="00DE6131">
        <w:rPr>
          <w:rFonts w:hint="cs"/>
          <w:rtl/>
        </w:rPr>
        <w:t xml:space="preserve"> يقوم المتعاقد بتحصيله</w:t>
      </w:r>
      <w:r w:rsidRPr="00DE6131">
        <w:rPr>
          <w:rFonts w:hint="cs"/>
          <w:rtl/>
        </w:rPr>
        <w:t>ا</w:t>
      </w:r>
      <w:r w:rsidR="004601A2" w:rsidRPr="00DE6131">
        <w:rPr>
          <w:rFonts w:hint="cs"/>
          <w:rtl/>
        </w:rPr>
        <w:t xml:space="preserve"> من </w:t>
      </w:r>
      <w:r w:rsidRPr="00DE6131">
        <w:rPr>
          <w:rFonts w:hint="cs"/>
          <w:rtl/>
        </w:rPr>
        <w:t xml:space="preserve">مستخدمي المرفق العام </w:t>
      </w:r>
      <w:r w:rsidR="004601A2" w:rsidRPr="00DE6131">
        <w:rPr>
          <w:rFonts w:hint="cs"/>
          <w:rtl/>
        </w:rPr>
        <w:t xml:space="preserve"> تعد من الشروط ال</w:t>
      </w:r>
      <w:r w:rsidR="00B11A89">
        <w:rPr>
          <w:rFonts w:hint="cs"/>
          <w:rtl/>
        </w:rPr>
        <w:t>ل</w:t>
      </w:r>
      <w:r w:rsidR="004601A2" w:rsidRPr="00DE6131">
        <w:rPr>
          <w:rFonts w:hint="cs"/>
          <w:rtl/>
        </w:rPr>
        <w:t>ائحية وبالتال</w:t>
      </w:r>
      <w:r w:rsidRPr="00DE6131">
        <w:rPr>
          <w:rFonts w:hint="cs"/>
          <w:rtl/>
        </w:rPr>
        <w:t>ي</w:t>
      </w:r>
      <w:r w:rsidR="004601A2" w:rsidRPr="00DE6131">
        <w:rPr>
          <w:rFonts w:hint="cs"/>
          <w:rtl/>
        </w:rPr>
        <w:t xml:space="preserve"> </w:t>
      </w:r>
      <w:r w:rsidRPr="00DE6131">
        <w:rPr>
          <w:rFonts w:hint="cs"/>
          <w:rtl/>
        </w:rPr>
        <w:t>يمكن</w:t>
      </w:r>
      <w:r w:rsidR="004601A2" w:rsidRPr="00DE6131">
        <w:rPr>
          <w:rFonts w:hint="cs"/>
          <w:rtl/>
        </w:rPr>
        <w:t xml:space="preserve"> </w:t>
      </w:r>
      <w:r w:rsidRPr="00DE6131">
        <w:rPr>
          <w:rFonts w:hint="cs"/>
          <w:rtl/>
        </w:rPr>
        <w:t xml:space="preserve">للجهة العامة </w:t>
      </w:r>
      <w:r w:rsidR="004601A2" w:rsidRPr="00DE6131">
        <w:rPr>
          <w:rFonts w:hint="cs"/>
          <w:rtl/>
        </w:rPr>
        <w:t xml:space="preserve">تعديلها </w:t>
      </w:r>
      <w:r w:rsidR="008D6987" w:rsidRPr="00DE6131">
        <w:rPr>
          <w:rFonts w:hint="cs"/>
          <w:rtl/>
        </w:rPr>
        <w:t>بالإرادة</w:t>
      </w:r>
      <w:r w:rsidR="004601A2" w:rsidRPr="00DE6131">
        <w:rPr>
          <w:rFonts w:hint="cs"/>
          <w:rtl/>
        </w:rPr>
        <w:t xml:space="preserve"> المنفردة</w:t>
      </w:r>
      <w:r w:rsidR="004601A2" w:rsidRPr="00DE6131">
        <w:rPr>
          <w:rStyle w:val="Appelnotedebasdep"/>
          <w:color w:val="000000" w:themeColor="text1"/>
          <w:rtl/>
        </w:rPr>
        <w:footnoteReference w:id="347"/>
      </w:r>
      <w:r w:rsidR="004601A2" w:rsidRPr="00DE6131">
        <w:rPr>
          <w:rFonts w:hint="cs"/>
          <w:rtl/>
        </w:rPr>
        <w:t xml:space="preserve">، </w:t>
      </w:r>
      <w:r w:rsidRPr="00DE6131">
        <w:rPr>
          <w:rFonts w:hint="cs"/>
          <w:rtl/>
        </w:rPr>
        <w:t>ف</w:t>
      </w:r>
      <w:r w:rsidR="004601A2" w:rsidRPr="00DE6131">
        <w:rPr>
          <w:rFonts w:hint="cs"/>
          <w:rtl/>
        </w:rPr>
        <w:t xml:space="preserve">الشروط </w:t>
      </w:r>
      <w:r w:rsidRPr="00DE6131">
        <w:rPr>
          <w:rFonts w:hint="cs"/>
          <w:rtl/>
        </w:rPr>
        <w:t>التنظيمية اللائحية</w:t>
      </w:r>
      <w:r w:rsidR="004601A2" w:rsidRPr="00DE6131">
        <w:rPr>
          <w:rFonts w:hint="cs"/>
          <w:rtl/>
        </w:rPr>
        <w:t xml:space="preserve"> هي تلك </w:t>
      </w:r>
      <w:r w:rsidRPr="00DE6131">
        <w:rPr>
          <w:rFonts w:hint="cs"/>
          <w:rtl/>
        </w:rPr>
        <w:t>البنود</w:t>
      </w:r>
      <w:r w:rsidR="004601A2" w:rsidRPr="00DE6131">
        <w:rPr>
          <w:rFonts w:hint="cs"/>
          <w:rtl/>
        </w:rPr>
        <w:t xml:space="preserve"> التي </w:t>
      </w:r>
      <w:r w:rsidRPr="00DE6131">
        <w:rPr>
          <w:rFonts w:hint="cs"/>
          <w:rtl/>
        </w:rPr>
        <w:t>توجد</w:t>
      </w:r>
      <w:r w:rsidR="004601A2" w:rsidRPr="00DE6131">
        <w:rPr>
          <w:rFonts w:hint="cs"/>
          <w:rtl/>
        </w:rPr>
        <w:t xml:space="preserve"> </w:t>
      </w:r>
      <w:r w:rsidRPr="00DE6131">
        <w:rPr>
          <w:rFonts w:hint="cs"/>
          <w:rtl/>
        </w:rPr>
        <w:t>في ال</w:t>
      </w:r>
      <w:r w:rsidR="004601A2" w:rsidRPr="00DE6131">
        <w:rPr>
          <w:rFonts w:hint="cs"/>
          <w:rtl/>
        </w:rPr>
        <w:t xml:space="preserve">فقرات </w:t>
      </w:r>
      <w:r w:rsidRPr="00DE6131">
        <w:rPr>
          <w:rFonts w:hint="cs"/>
          <w:rtl/>
        </w:rPr>
        <w:t>المتضمنة</w:t>
      </w:r>
      <w:r w:rsidR="004601A2" w:rsidRPr="00DE6131">
        <w:rPr>
          <w:rFonts w:hint="cs"/>
          <w:rtl/>
        </w:rPr>
        <w:t xml:space="preserve"> في العقد والتي تخص عملية التشييد والتطوير والصيانة للمشروع وقواعد التشغيل وال</w:t>
      </w:r>
      <w:r w:rsidR="00B11A89">
        <w:rPr>
          <w:rFonts w:hint="cs"/>
          <w:rtl/>
        </w:rPr>
        <w:t>إ</w:t>
      </w:r>
      <w:r w:rsidR="004601A2" w:rsidRPr="00DE6131">
        <w:rPr>
          <w:rFonts w:hint="cs"/>
          <w:rtl/>
        </w:rPr>
        <w:t>ستغل</w:t>
      </w:r>
      <w:r w:rsidR="00B11A89">
        <w:rPr>
          <w:rFonts w:hint="cs"/>
          <w:rtl/>
        </w:rPr>
        <w:t>ال بما فيها أسعار بيع المنتجات أ</w:t>
      </w:r>
      <w:r w:rsidR="004601A2" w:rsidRPr="00DE6131">
        <w:rPr>
          <w:rFonts w:hint="cs"/>
          <w:rtl/>
        </w:rPr>
        <w:t>و المقابل للخدمة التي يقدمها المرفق</w:t>
      </w:r>
      <w:r w:rsidR="004601A2" w:rsidRPr="00DE6131">
        <w:rPr>
          <w:rStyle w:val="Appelnotedebasdep"/>
          <w:color w:val="000000" w:themeColor="text1"/>
          <w:rtl/>
        </w:rPr>
        <w:footnoteReference w:id="348"/>
      </w:r>
      <w:r w:rsidR="00B11A89">
        <w:rPr>
          <w:rFonts w:hint="cs"/>
          <w:rtl/>
        </w:rPr>
        <w:t>.</w:t>
      </w:r>
    </w:p>
    <w:p w14:paraId="61B5DB47" w14:textId="47669CC5" w:rsidR="004601A2" w:rsidRPr="00DE6131" w:rsidRDefault="00544A8F" w:rsidP="00D74548">
      <w:pPr>
        <w:rPr>
          <w:rtl/>
        </w:rPr>
      </w:pPr>
      <w:r w:rsidRPr="00DE6131">
        <w:rPr>
          <w:rFonts w:hint="cs"/>
          <w:rtl/>
        </w:rPr>
        <w:t xml:space="preserve">ويتسم </w:t>
      </w:r>
      <w:r w:rsidR="004601A2" w:rsidRPr="00DE6131">
        <w:rPr>
          <w:rFonts w:hint="cs"/>
          <w:rtl/>
        </w:rPr>
        <w:t>عقد التزام المرفق العام</w:t>
      </w:r>
      <w:r w:rsidRPr="00DE6131">
        <w:rPr>
          <w:rFonts w:hint="cs"/>
          <w:rtl/>
        </w:rPr>
        <w:t xml:space="preserve"> على العموم</w:t>
      </w:r>
      <w:r w:rsidR="004601A2" w:rsidRPr="00DE6131">
        <w:rPr>
          <w:rFonts w:hint="cs"/>
          <w:rtl/>
        </w:rPr>
        <w:t xml:space="preserve"> </w:t>
      </w:r>
      <w:r w:rsidRPr="00DE6131">
        <w:rPr>
          <w:rFonts w:hint="cs"/>
          <w:rtl/>
        </w:rPr>
        <w:t xml:space="preserve">بالصبغة </w:t>
      </w:r>
      <w:r w:rsidR="004601A2" w:rsidRPr="00DE6131">
        <w:rPr>
          <w:rFonts w:hint="cs"/>
          <w:rtl/>
        </w:rPr>
        <w:t xml:space="preserve"> الإدارية </w:t>
      </w:r>
      <w:r w:rsidRPr="00DE6131">
        <w:rPr>
          <w:rFonts w:hint="cs"/>
          <w:rtl/>
        </w:rPr>
        <w:t>يتمتع</w:t>
      </w:r>
      <w:r w:rsidR="004601A2" w:rsidRPr="00DE6131">
        <w:rPr>
          <w:rFonts w:hint="cs"/>
          <w:rtl/>
        </w:rPr>
        <w:t xml:space="preserve"> </w:t>
      </w:r>
      <w:r w:rsidRPr="00DE6131">
        <w:rPr>
          <w:rFonts w:hint="cs"/>
          <w:rtl/>
        </w:rPr>
        <w:t>ب</w:t>
      </w:r>
      <w:r w:rsidR="004601A2" w:rsidRPr="00DE6131">
        <w:rPr>
          <w:rFonts w:hint="cs"/>
          <w:rtl/>
        </w:rPr>
        <w:t xml:space="preserve">قوة إلزامية </w:t>
      </w:r>
      <w:r w:rsidRPr="00DE6131">
        <w:rPr>
          <w:rFonts w:hint="cs"/>
          <w:rtl/>
        </w:rPr>
        <w:t xml:space="preserve">وتستطيع الإدارة </w:t>
      </w:r>
      <w:r w:rsidR="004601A2" w:rsidRPr="00DE6131">
        <w:rPr>
          <w:rFonts w:hint="cs"/>
          <w:rtl/>
        </w:rPr>
        <w:t xml:space="preserve"> فيه </w:t>
      </w:r>
      <w:r w:rsidR="00B11A89">
        <w:rPr>
          <w:rFonts w:hint="cs"/>
          <w:rtl/>
        </w:rPr>
        <w:t>أ</w:t>
      </w:r>
      <w:r w:rsidRPr="00DE6131">
        <w:rPr>
          <w:rFonts w:hint="cs"/>
          <w:rtl/>
        </w:rPr>
        <w:t>ن تعمل سلطتها في ال</w:t>
      </w:r>
      <w:r w:rsidR="004601A2" w:rsidRPr="00DE6131">
        <w:rPr>
          <w:rFonts w:hint="cs"/>
          <w:rtl/>
        </w:rPr>
        <w:t xml:space="preserve">تعديل </w:t>
      </w:r>
      <w:r w:rsidR="008D6987" w:rsidRPr="00DE6131">
        <w:rPr>
          <w:rFonts w:hint="cs"/>
          <w:rtl/>
        </w:rPr>
        <w:t>بإرادتها</w:t>
      </w:r>
      <w:r w:rsidR="004601A2" w:rsidRPr="00DE6131">
        <w:rPr>
          <w:rFonts w:hint="cs"/>
          <w:rtl/>
        </w:rPr>
        <w:t xml:space="preserve"> المنفردة </w:t>
      </w:r>
      <w:r w:rsidRPr="00DE6131">
        <w:rPr>
          <w:rFonts w:hint="cs"/>
          <w:rtl/>
        </w:rPr>
        <w:t xml:space="preserve">دون الرجوع الى </w:t>
      </w:r>
      <w:r w:rsidR="004601A2" w:rsidRPr="00DE6131">
        <w:rPr>
          <w:rFonts w:hint="cs"/>
          <w:rtl/>
        </w:rPr>
        <w:t xml:space="preserve"> الطرف الثاني</w:t>
      </w:r>
      <w:r w:rsidRPr="00DE6131">
        <w:rPr>
          <w:rFonts w:hint="cs"/>
          <w:rtl/>
        </w:rPr>
        <w:t xml:space="preserve"> المتعاقد معها</w:t>
      </w:r>
      <w:r w:rsidR="004601A2" w:rsidRPr="00DE6131">
        <w:rPr>
          <w:rFonts w:hint="cs"/>
          <w:rtl/>
        </w:rPr>
        <w:t xml:space="preserve"> وذلك على غرار </w:t>
      </w:r>
      <w:r w:rsidR="00006450" w:rsidRPr="00DE6131">
        <w:rPr>
          <w:rFonts w:hint="cs"/>
          <w:rtl/>
        </w:rPr>
        <w:t xml:space="preserve">جميع </w:t>
      </w:r>
      <w:r w:rsidR="004601A2" w:rsidRPr="00DE6131">
        <w:rPr>
          <w:rFonts w:hint="cs"/>
          <w:rtl/>
        </w:rPr>
        <w:t xml:space="preserve">العقود التي تبرمها الإدارة وعلى خلاف غيره من العقود المدنية التي لا </w:t>
      </w:r>
      <w:r w:rsidR="00006450" w:rsidRPr="00DE6131">
        <w:rPr>
          <w:rFonts w:hint="cs"/>
          <w:rtl/>
        </w:rPr>
        <w:t>يمكن</w:t>
      </w:r>
      <w:r w:rsidR="004601A2" w:rsidRPr="00DE6131">
        <w:rPr>
          <w:rFonts w:hint="cs"/>
          <w:rtl/>
        </w:rPr>
        <w:t xml:space="preserve"> </w:t>
      </w:r>
      <w:r w:rsidR="00006450" w:rsidRPr="00DE6131">
        <w:rPr>
          <w:rFonts w:hint="cs"/>
          <w:rtl/>
        </w:rPr>
        <w:t xml:space="preserve">للجهة </w:t>
      </w:r>
      <w:r w:rsidR="004601A2" w:rsidRPr="00DE6131">
        <w:rPr>
          <w:rFonts w:hint="cs"/>
          <w:rtl/>
        </w:rPr>
        <w:t xml:space="preserve"> </w:t>
      </w:r>
      <w:r w:rsidR="00006450" w:rsidRPr="00DE6131">
        <w:rPr>
          <w:rFonts w:hint="cs"/>
          <w:rtl/>
        </w:rPr>
        <w:lastRenderedPageBreak/>
        <w:t>الإدارية تعديل العقد بإرادتها</w:t>
      </w:r>
      <w:r w:rsidR="004601A2" w:rsidRPr="00DE6131">
        <w:rPr>
          <w:rFonts w:hint="cs"/>
          <w:rtl/>
        </w:rPr>
        <w:t xml:space="preserve"> المنفردة </w:t>
      </w:r>
      <w:r w:rsidR="00006450" w:rsidRPr="00DE6131">
        <w:rPr>
          <w:rFonts w:hint="cs"/>
          <w:rtl/>
        </w:rPr>
        <w:t>من حيث المبدأ</w:t>
      </w:r>
      <w:r w:rsidR="004601A2" w:rsidRPr="00DE6131">
        <w:rPr>
          <w:rStyle w:val="Appelnotedebasdep"/>
          <w:color w:val="000000" w:themeColor="text1"/>
          <w:rtl/>
        </w:rPr>
        <w:footnoteReference w:id="349"/>
      </w:r>
      <w:r w:rsidR="00B11A89">
        <w:rPr>
          <w:rFonts w:hint="cs"/>
          <w:rtl/>
        </w:rPr>
        <w:t>،غير أ</w:t>
      </w:r>
      <w:r w:rsidR="00006450" w:rsidRPr="00DE6131">
        <w:rPr>
          <w:rFonts w:hint="cs"/>
          <w:rtl/>
        </w:rPr>
        <w:t xml:space="preserve">ن </w:t>
      </w:r>
      <w:r w:rsidR="004601A2" w:rsidRPr="00DE6131">
        <w:rPr>
          <w:rFonts w:hint="cs"/>
          <w:rtl/>
        </w:rPr>
        <w:t xml:space="preserve">سلطة الإدارة في تعديل عقد الالتزام </w:t>
      </w:r>
      <w:r w:rsidR="00006450" w:rsidRPr="00DE6131">
        <w:rPr>
          <w:rFonts w:hint="cs"/>
          <w:rtl/>
        </w:rPr>
        <w:t xml:space="preserve">تبقى </w:t>
      </w:r>
      <w:r w:rsidR="004601A2" w:rsidRPr="00DE6131">
        <w:rPr>
          <w:rFonts w:hint="cs"/>
          <w:rtl/>
        </w:rPr>
        <w:t xml:space="preserve">ليست مطلقة فهي </w:t>
      </w:r>
      <w:r w:rsidR="00006450" w:rsidRPr="00DE6131">
        <w:rPr>
          <w:rFonts w:hint="cs"/>
          <w:rtl/>
        </w:rPr>
        <w:t xml:space="preserve">تنحصر في </w:t>
      </w:r>
      <w:r w:rsidR="004601A2" w:rsidRPr="00DE6131">
        <w:rPr>
          <w:rFonts w:hint="cs"/>
          <w:rtl/>
        </w:rPr>
        <w:t xml:space="preserve"> طائفة من الشروط دون سواها وهي الشروط القابلة للتعديل كما أنها مقيدة ببعض القيود التي تمس طبيعة </w:t>
      </w:r>
      <w:r w:rsidR="00006450" w:rsidRPr="00DE6131">
        <w:rPr>
          <w:rFonts w:hint="cs"/>
          <w:rtl/>
        </w:rPr>
        <w:t>المرفق العام</w:t>
      </w:r>
      <w:r w:rsidR="004601A2" w:rsidRPr="00DE6131">
        <w:rPr>
          <w:rFonts w:hint="cs"/>
          <w:rtl/>
        </w:rPr>
        <w:t xml:space="preserve"> في هذا الخصوص.</w:t>
      </w:r>
    </w:p>
    <w:p w14:paraId="4E62F825" w14:textId="371195DA" w:rsidR="004601A2" w:rsidRPr="00DE6131" w:rsidRDefault="004601A2" w:rsidP="00D74548">
      <w:pPr>
        <w:rPr>
          <w:rtl/>
        </w:rPr>
      </w:pPr>
      <w:r w:rsidRPr="00DE6131">
        <w:rPr>
          <w:rFonts w:hint="cs"/>
          <w:rtl/>
        </w:rPr>
        <w:t xml:space="preserve">وترتبط سلطة التعديل </w:t>
      </w:r>
      <w:r w:rsidR="00006450" w:rsidRPr="00DE6131">
        <w:rPr>
          <w:rFonts w:hint="cs"/>
          <w:rtl/>
        </w:rPr>
        <w:t xml:space="preserve">في العموم </w:t>
      </w:r>
      <w:r w:rsidRPr="00DE6131">
        <w:rPr>
          <w:rFonts w:hint="cs"/>
          <w:rtl/>
        </w:rPr>
        <w:t xml:space="preserve">بالقواعد </w:t>
      </w:r>
      <w:r w:rsidR="00006450" w:rsidRPr="00DE6131">
        <w:rPr>
          <w:rFonts w:hint="cs"/>
          <w:rtl/>
        </w:rPr>
        <w:t>الحاكمة</w:t>
      </w:r>
      <w:r w:rsidRPr="00DE6131">
        <w:rPr>
          <w:rFonts w:hint="cs"/>
          <w:rtl/>
        </w:rPr>
        <w:t xml:space="preserve"> لسير المرفق العام </w:t>
      </w:r>
      <w:r w:rsidR="00006450" w:rsidRPr="00DE6131">
        <w:rPr>
          <w:rFonts w:hint="cs"/>
          <w:rtl/>
        </w:rPr>
        <w:t>وفي مقدمتها</w:t>
      </w:r>
      <w:r w:rsidRPr="00DE6131">
        <w:rPr>
          <w:rFonts w:hint="cs"/>
          <w:rtl/>
        </w:rPr>
        <w:t xml:space="preserve"> قابلية المرفق </w:t>
      </w:r>
      <w:r w:rsidR="00006450" w:rsidRPr="00DE6131">
        <w:rPr>
          <w:rFonts w:hint="cs"/>
          <w:rtl/>
        </w:rPr>
        <w:t xml:space="preserve">العام </w:t>
      </w:r>
      <w:r w:rsidRPr="00DE6131">
        <w:rPr>
          <w:rFonts w:hint="cs"/>
          <w:rtl/>
        </w:rPr>
        <w:t>للتغيير</w:t>
      </w:r>
      <w:r w:rsidR="00006450" w:rsidRPr="00DE6131">
        <w:rPr>
          <w:rFonts w:hint="cs"/>
          <w:rtl/>
        </w:rPr>
        <w:t xml:space="preserve"> والتكيف </w:t>
      </w:r>
      <w:r w:rsidRPr="00DE6131">
        <w:rPr>
          <w:rFonts w:hint="cs"/>
          <w:rtl/>
        </w:rPr>
        <w:t xml:space="preserve">فالمرفق العام </w:t>
      </w:r>
      <w:r w:rsidR="00006450" w:rsidRPr="00DE6131">
        <w:rPr>
          <w:rFonts w:hint="cs"/>
          <w:rtl/>
        </w:rPr>
        <w:t>من أهم الصفات التي تلازمه</w:t>
      </w:r>
      <w:r w:rsidRPr="00DE6131">
        <w:rPr>
          <w:rFonts w:hint="cs"/>
          <w:rtl/>
        </w:rPr>
        <w:t xml:space="preserve"> في كل </w:t>
      </w:r>
      <w:r w:rsidR="00006450" w:rsidRPr="00DE6131">
        <w:rPr>
          <w:rFonts w:hint="cs"/>
          <w:rtl/>
        </w:rPr>
        <w:t xml:space="preserve">الأحوال هي </w:t>
      </w:r>
      <w:r w:rsidRPr="00DE6131">
        <w:rPr>
          <w:rFonts w:hint="cs"/>
          <w:rtl/>
        </w:rPr>
        <w:t xml:space="preserve"> </w:t>
      </w:r>
      <w:r w:rsidR="00006450" w:rsidRPr="00DE6131">
        <w:rPr>
          <w:rFonts w:hint="cs"/>
          <w:rtl/>
        </w:rPr>
        <w:t xml:space="preserve">صفة </w:t>
      </w:r>
      <w:r w:rsidRPr="00DE6131">
        <w:rPr>
          <w:rFonts w:hint="cs"/>
          <w:rtl/>
        </w:rPr>
        <w:t xml:space="preserve"> التغيير </w:t>
      </w:r>
      <w:r w:rsidR="00006450" w:rsidRPr="00DE6131">
        <w:rPr>
          <w:rFonts w:hint="cs"/>
          <w:rtl/>
        </w:rPr>
        <w:t>التي تفرضها عوامل مختلفة ترتبط أساسا ب</w:t>
      </w:r>
      <w:r w:rsidRPr="00DE6131">
        <w:rPr>
          <w:rFonts w:hint="cs"/>
          <w:rtl/>
        </w:rPr>
        <w:t xml:space="preserve">تحسين الخدمة </w:t>
      </w:r>
      <w:r w:rsidR="00006450" w:rsidRPr="00DE6131">
        <w:rPr>
          <w:rFonts w:hint="cs"/>
          <w:rtl/>
        </w:rPr>
        <w:t xml:space="preserve">العمومية المقدمة </w:t>
      </w:r>
      <w:r w:rsidRPr="00DE6131">
        <w:rPr>
          <w:rFonts w:hint="cs"/>
          <w:rtl/>
        </w:rPr>
        <w:t xml:space="preserve"> للمنتفعين </w:t>
      </w:r>
      <w:r w:rsidR="00006450" w:rsidRPr="00DE6131">
        <w:rPr>
          <w:rFonts w:hint="cs"/>
          <w:rtl/>
        </w:rPr>
        <w:t>ومفهوم</w:t>
      </w:r>
      <w:r w:rsidRPr="00DE6131">
        <w:rPr>
          <w:rFonts w:hint="cs"/>
          <w:rtl/>
        </w:rPr>
        <w:t xml:space="preserve"> التعديل </w:t>
      </w:r>
      <w:r w:rsidR="00006450" w:rsidRPr="00DE6131">
        <w:rPr>
          <w:rFonts w:hint="cs"/>
          <w:rtl/>
        </w:rPr>
        <w:t xml:space="preserve">يلازم بشكل كبير فكرة التكيف والتغيير فالجهة الإدارية المتعاقدة يجب أن تظل دائما مواكبة </w:t>
      </w:r>
      <w:r w:rsidR="008D6987" w:rsidRPr="00DE6131">
        <w:rPr>
          <w:rFonts w:hint="cs"/>
          <w:rtl/>
        </w:rPr>
        <w:t>لأفضل</w:t>
      </w:r>
      <w:r w:rsidR="00006450" w:rsidRPr="00DE6131">
        <w:rPr>
          <w:rFonts w:hint="cs"/>
          <w:rtl/>
        </w:rPr>
        <w:t xml:space="preserve"> الطرق المتاحة والمستحدثة التي تمكن من تقديم أفضل الخدمات العامة الممكنة</w:t>
      </w:r>
      <w:r w:rsidR="00CA04C1">
        <w:rPr>
          <w:rFonts w:hint="cs"/>
          <w:rtl/>
        </w:rPr>
        <w:t>،</w:t>
      </w:r>
      <w:r w:rsidR="00006450" w:rsidRPr="00DE6131">
        <w:rPr>
          <w:rFonts w:hint="cs"/>
          <w:rtl/>
        </w:rPr>
        <w:t xml:space="preserve"> </w:t>
      </w:r>
      <w:r w:rsidRPr="00DE6131">
        <w:rPr>
          <w:rFonts w:hint="cs"/>
          <w:rtl/>
        </w:rPr>
        <w:t xml:space="preserve">ولاشك </w:t>
      </w:r>
      <w:r w:rsidR="00CA04C1">
        <w:rPr>
          <w:rFonts w:hint="cs"/>
          <w:rtl/>
        </w:rPr>
        <w:t>أ</w:t>
      </w:r>
      <w:r w:rsidRPr="00DE6131">
        <w:rPr>
          <w:rFonts w:hint="cs"/>
          <w:rtl/>
        </w:rPr>
        <w:t xml:space="preserve">ن سلطة </w:t>
      </w:r>
      <w:r w:rsidR="00C100B4" w:rsidRPr="00DE6131">
        <w:rPr>
          <w:rFonts w:hint="cs"/>
          <w:rtl/>
        </w:rPr>
        <w:t xml:space="preserve">الجهة الإدارية </w:t>
      </w:r>
      <w:r w:rsidRPr="00DE6131">
        <w:rPr>
          <w:rFonts w:hint="cs"/>
          <w:rtl/>
        </w:rPr>
        <w:t xml:space="preserve"> في تعديل عقودها تعد </w:t>
      </w:r>
      <w:r w:rsidR="00C100B4" w:rsidRPr="00DE6131">
        <w:rPr>
          <w:rFonts w:hint="cs"/>
          <w:rtl/>
        </w:rPr>
        <w:t xml:space="preserve">أحد أبرز وأهم </w:t>
      </w:r>
      <w:r w:rsidRPr="00DE6131">
        <w:rPr>
          <w:rFonts w:hint="cs"/>
          <w:rtl/>
        </w:rPr>
        <w:t xml:space="preserve"> الوسائل الأساسية </w:t>
      </w:r>
      <w:r w:rsidR="00C100B4" w:rsidRPr="00DE6131">
        <w:rPr>
          <w:rFonts w:hint="cs"/>
          <w:rtl/>
        </w:rPr>
        <w:t xml:space="preserve">لتلبية </w:t>
      </w:r>
      <w:r w:rsidRPr="00DE6131">
        <w:rPr>
          <w:rFonts w:hint="cs"/>
          <w:rtl/>
        </w:rPr>
        <w:t xml:space="preserve">هذا </w:t>
      </w:r>
      <w:r w:rsidR="00C100B4" w:rsidRPr="00DE6131">
        <w:rPr>
          <w:rFonts w:hint="cs"/>
          <w:rtl/>
        </w:rPr>
        <w:t>الغرض</w:t>
      </w:r>
      <w:r w:rsidRPr="00DE6131">
        <w:rPr>
          <w:rStyle w:val="Appelnotedebasdep"/>
          <w:color w:val="000000" w:themeColor="text1"/>
          <w:rtl/>
        </w:rPr>
        <w:footnoteReference w:id="350"/>
      </w:r>
      <w:r w:rsidR="00CA04C1">
        <w:rPr>
          <w:rFonts w:hint="cs"/>
          <w:rtl/>
        </w:rPr>
        <w:t xml:space="preserve">، </w:t>
      </w:r>
      <w:r w:rsidR="00C100B4" w:rsidRPr="00DE6131">
        <w:rPr>
          <w:rFonts w:hint="cs"/>
          <w:rtl/>
        </w:rPr>
        <w:t xml:space="preserve">ومن ذلك </w:t>
      </w:r>
      <w:r w:rsidRPr="00DE6131">
        <w:rPr>
          <w:rFonts w:hint="cs"/>
          <w:rtl/>
        </w:rPr>
        <w:t xml:space="preserve">فقد استقر </w:t>
      </w:r>
      <w:r w:rsidR="00C100B4" w:rsidRPr="00DE6131">
        <w:rPr>
          <w:rFonts w:hint="cs"/>
          <w:rtl/>
        </w:rPr>
        <w:t xml:space="preserve">أغلب الفقه </w:t>
      </w:r>
      <w:r w:rsidR="00CA04C1">
        <w:rPr>
          <w:rFonts w:hint="cs"/>
          <w:rtl/>
        </w:rPr>
        <w:t>على أ</w:t>
      </w:r>
      <w:r w:rsidRPr="00DE6131">
        <w:rPr>
          <w:rFonts w:hint="cs"/>
          <w:rtl/>
        </w:rPr>
        <w:t xml:space="preserve">نه </w:t>
      </w:r>
      <w:r w:rsidR="00C100B4" w:rsidRPr="00DE6131">
        <w:rPr>
          <w:rFonts w:hint="cs"/>
          <w:rtl/>
        </w:rPr>
        <w:t>يجب</w:t>
      </w:r>
      <w:r w:rsidRPr="00DE6131">
        <w:rPr>
          <w:rFonts w:hint="cs"/>
          <w:rtl/>
        </w:rPr>
        <w:t xml:space="preserve"> على </w:t>
      </w:r>
      <w:r w:rsidR="00C100B4" w:rsidRPr="00DE6131">
        <w:rPr>
          <w:rFonts w:hint="cs"/>
          <w:rtl/>
        </w:rPr>
        <w:t xml:space="preserve">الجهة الإدارية المتعاقدة </w:t>
      </w:r>
      <w:r w:rsidRPr="00DE6131">
        <w:rPr>
          <w:rFonts w:hint="cs"/>
          <w:rtl/>
        </w:rPr>
        <w:t xml:space="preserve"> </w:t>
      </w:r>
      <w:r w:rsidR="00C100B4" w:rsidRPr="00DE6131">
        <w:rPr>
          <w:rFonts w:hint="cs"/>
          <w:rtl/>
        </w:rPr>
        <w:t xml:space="preserve">بمناسبة </w:t>
      </w:r>
      <w:r w:rsidRPr="00DE6131">
        <w:rPr>
          <w:rFonts w:hint="cs"/>
          <w:rtl/>
        </w:rPr>
        <w:t xml:space="preserve"> ممارسة سلطتها في </w:t>
      </w:r>
      <w:r w:rsidR="00C100B4" w:rsidRPr="00DE6131">
        <w:rPr>
          <w:rFonts w:hint="cs"/>
          <w:rtl/>
        </w:rPr>
        <w:t>ال</w:t>
      </w:r>
      <w:r w:rsidRPr="00DE6131">
        <w:rPr>
          <w:rFonts w:hint="cs"/>
          <w:rtl/>
        </w:rPr>
        <w:t xml:space="preserve">تعديل </w:t>
      </w:r>
      <w:r w:rsidR="00C100B4" w:rsidRPr="00DE6131">
        <w:rPr>
          <w:rFonts w:hint="cs"/>
          <w:rtl/>
        </w:rPr>
        <w:t>ألا تتوسع في ذلك وتقصر تدخلها</w:t>
      </w:r>
      <w:r w:rsidRPr="00DE6131">
        <w:rPr>
          <w:rFonts w:hint="cs"/>
          <w:rtl/>
        </w:rPr>
        <w:t xml:space="preserve"> على </w:t>
      </w:r>
      <w:r w:rsidR="00C100B4" w:rsidRPr="00DE6131">
        <w:rPr>
          <w:rFonts w:hint="cs"/>
          <w:rtl/>
        </w:rPr>
        <w:t>البنود</w:t>
      </w:r>
      <w:r w:rsidRPr="00DE6131">
        <w:rPr>
          <w:rFonts w:hint="cs"/>
          <w:rtl/>
        </w:rPr>
        <w:t xml:space="preserve"> المتصلة بالمرفق العام </w:t>
      </w:r>
      <w:r w:rsidR="00C100B4" w:rsidRPr="00DE6131">
        <w:rPr>
          <w:rFonts w:hint="cs"/>
          <w:rtl/>
        </w:rPr>
        <w:t xml:space="preserve">الذي يمثل محور المصلحة العامة </w:t>
      </w:r>
      <w:r w:rsidRPr="00DE6131">
        <w:rPr>
          <w:rFonts w:hint="cs"/>
          <w:rtl/>
        </w:rPr>
        <w:t xml:space="preserve"> أي</w:t>
      </w:r>
      <w:r w:rsidR="00C100B4" w:rsidRPr="00DE6131">
        <w:rPr>
          <w:rFonts w:hint="cs"/>
          <w:rtl/>
        </w:rPr>
        <w:t xml:space="preserve"> الشروط </w:t>
      </w:r>
      <w:r w:rsidR="008D6987" w:rsidRPr="00DE6131">
        <w:rPr>
          <w:rFonts w:hint="cs"/>
          <w:rtl/>
        </w:rPr>
        <w:t>التنظيمي</w:t>
      </w:r>
      <w:r w:rsidR="008D6987" w:rsidRPr="00DE6131">
        <w:rPr>
          <w:rtl/>
        </w:rPr>
        <w:t>ة</w:t>
      </w:r>
      <w:r w:rsidR="00C100B4" w:rsidRPr="00DE6131">
        <w:rPr>
          <w:rFonts w:hint="cs"/>
          <w:rtl/>
        </w:rPr>
        <w:t xml:space="preserve"> </w:t>
      </w:r>
      <w:r w:rsidR="00CA04C1">
        <w:rPr>
          <w:rFonts w:hint="cs"/>
          <w:rtl/>
        </w:rPr>
        <w:t>،</w:t>
      </w:r>
      <w:r w:rsidRPr="00DE6131">
        <w:rPr>
          <w:rFonts w:hint="cs"/>
          <w:rtl/>
        </w:rPr>
        <w:t xml:space="preserve"> التي </w:t>
      </w:r>
      <w:r w:rsidR="00C100B4" w:rsidRPr="00DE6131">
        <w:rPr>
          <w:rFonts w:hint="cs"/>
          <w:rtl/>
        </w:rPr>
        <w:t xml:space="preserve">تنصب على </w:t>
      </w:r>
      <w:r w:rsidRPr="00DE6131">
        <w:rPr>
          <w:rFonts w:hint="cs"/>
          <w:rtl/>
        </w:rPr>
        <w:t xml:space="preserve">الالتزامات التي </w:t>
      </w:r>
      <w:r w:rsidR="00C100B4" w:rsidRPr="00DE6131">
        <w:rPr>
          <w:rFonts w:hint="cs"/>
          <w:rtl/>
        </w:rPr>
        <w:t>تقع</w:t>
      </w:r>
      <w:r w:rsidRPr="00DE6131">
        <w:rPr>
          <w:rFonts w:hint="cs"/>
          <w:rtl/>
        </w:rPr>
        <w:t xml:space="preserve"> على</w:t>
      </w:r>
      <w:r w:rsidR="00C100B4" w:rsidRPr="00DE6131">
        <w:rPr>
          <w:rFonts w:hint="cs"/>
          <w:rtl/>
        </w:rPr>
        <w:t xml:space="preserve"> عاتق </w:t>
      </w:r>
      <w:r w:rsidRPr="00DE6131">
        <w:rPr>
          <w:rFonts w:hint="cs"/>
          <w:rtl/>
        </w:rPr>
        <w:t xml:space="preserve">المتعاقد تنفيذها لصالح المرفق </w:t>
      </w:r>
      <w:r w:rsidR="00C100B4" w:rsidRPr="00DE6131">
        <w:rPr>
          <w:rFonts w:hint="cs"/>
          <w:rtl/>
        </w:rPr>
        <w:t xml:space="preserve">العام </w:t>
      </w:r>
      <w:r w:rsidRPr="00DE6131">
        <w:rPr>
          <w:rFonts w:hint="cs"/>
          <w:rtl/>
        </w:rPr>
        <w:t>وهي الكمية و</w:t>
      </w:r>
      <w:r w:rsidR="00EC50ED">
        <w:rPr>
          <w:rFonts w:hint="cs"/>
          <w:rtl/>
        </w:rPr>
        <w:t>شروط التنفيذ ومدته وذلك بحسبان أ</w:t>
      </w:r>
      <w:r w:rsidRPr="00DE6131">
        <w:rPr>
          <w:rFonts w:hint="cs"/>
          <w:rtl/>
        </w:rPr>
        <w:t>ن سلطة التعديل مرتبطة باحتياجات المرفق وليس بالحقوق المالية للمتعاقد</w:t>
      </w:r>
      <w:r w:rsidRPr="00DE6131">
        <w:rPr>
          <w:rStyle w:val="Appelnotedebasdep"/>
          <w:color w:val="000000" w:themeColor="text1"/>
          <w:rtl/>
        </w:rPr>
        <w:footnoteReference w:id="351"/>
      </w:r>
      <w:r w:rsidR="00C100B4" w:rsidRPr="00DE6131">
        <w:rPr>
          <w:rFonts w:hint="cs"/>
          <w:sz w:val="24"/>
          <w:szCs w:val="24"/>
          <w:rtl/>
        </w:rPr>
        <w:t>.</w:t>
      </w:r>
    </w:p>
    <w:p w14:paraId="3A9CA7E2" w14:textId="6232A657" w:rsidR="004601A2" w:rsidRPr="00DE6131" w:rsidRDefault="00EC50ED" w:rsidP="00D74548">
      <w:pPr>
        <w:rPr>
          <w:sz w:val="24"/>
          <w:szCs w:val="24"/>
          <w:highlight w:val="cyan"/>
          <w:rtl/>
        </w:rPr>
      </w:pPr>
      <w:r>
        <w:rPr>
          <w:rFonts w:hint="cs"/>
          <w:rtl/>
        </w:rPr>
        <w:t>أ</w:t>
      </w:r>
      <w:r w:rsidR="004601A2" w:rsidRPr="00DE6131">
        <w:rPr>
          <w:rFonts w:hint="cs"/>
          <w:rtl/>
        </w:rPr>
        <w:t xml:space="preserve">ما الشروط </w:t>
      </w:r>
      <w:r w:rsidR="00EF40F7" w:rsidRPr="00DE6131">
        <w:rPr>
          <w:rFonts w:hint="cs"/>
          <w:rtl/>
        </w:rPr>
        <w:t xml:space="preserve">المتعلقة </w:t>
      </w:r>
      <w:r w:rsidR="004601A2" w:rsidRPr="00DE6131">
        <w:rPr>
          <w:rFonts w:hint="cs"/>
          <w:rtl/>
        </w:rPr>
        <w:t xml:space="preserve">بالمدة فينظر إليها </w:t>
      </w:r>
      <w:r w:rsidR="00EF40F7" w:rsidRPr="00DE6131">
        <w:rPr>
          <w:rFonts w:hint="cs"/>
          <w:rtl/>
        </w:rPr>
        <w:t>على أنها</w:t>
      </w:r>
      <w:r w:rsidR="004601A2" w:rsidRPr="00DE6131">
        <w:rPr>
          <w:rFonts w:hint="cs"/>
          <w:rtl/>
        </w:rPr>
        <w:t xml:space="preserve"> من </w:t>
      </w:r>
      <w:r w:rsidR="00EF40F7" w:rsidRPr="00DE6131">
        <w:rPr>
          <w:rFonts w:hint="cs"/>
          <w:rtl/>
        </w:rPr>
        <w:t>البنود</w:t>
      </w:r>
      <w:r w:rsidR="004601A2" w:rsidRPr="00DE6131">
        <w:rPr>
          <w:rFonts w:hint="cs"/>
          <w:rtl/>
        </w:rPr>
        <w:t xml:space="preserve"> التعاقدية في </w:t>
      </w:r>
      <w:r w:rsidR="00EF40F7" w:rsidRPr="00DE6131">
        <w:rPr>
          <w:rFonts w:hint="cs"/>
          <w:rtl/>
        </w:rPr>
        <w:t>عقود</w:t>
      </w:r>
      <w:r w:rsidR="004601A2" w:rsidRPr="00DE6131">
        <w:rPr>
          <w:rFonts w:hint="cs"/>
          <w:rtl/>
        </w:rPr>
        <w:t xml:space="preserve"> الالتزام </w:t>
      </w:r>
      <w:r w:rsidR="00EF40F7" w:rsidRPr="00DE6131">
        <w:rPr>
          <w:rFonts w:hint="cs"/>
          <w:rtl/>
        </w:rPr>
        <w:t>التي لا</w:t>
      </w:r>
      <w:r w:rsidR="004601A2" w:rsidRPr="00DE6131">
        <w:rPr>
          <w:rFonts w:hint="cs"/>
          <w:rtl/>
        </w:rPr>
        <w:t xml:space="preserve"> يجوز تعديلها بالإرادة المنفردة للسلطة مانحة التفويض</w:t>
      </w:r>
      <w:r>
        <w:rPr>
          <w:rFonts w:hint="cs"/>
          <w:rtl/>
        </w:rPr>
        <w:t>،</w:t>
      </w:r>
      <w:r w:rsidR="004601A2" w:rsidRPr="00DE6131">
        <w:rPr>
          <w:rFonts w:hint="cs"/>
          <w:rtl/>
        </w:rPr>
        <w:t xml:space="preserve"> وذلك </w:t>
      </w:r>
      <w:r w:rsidR="008D6987" w:rsidRPr="00DE6131">
        <w:rPr>
          <w:rFonts w:hint="cs"/>
          <w:rtl/>
        </w:rPr>
        <w:t>لأهمية</w:t>
      </w:r>
      <w:r w:rsidR="004601A2" w:rsidRPr="00DE6131">
        <w:rPr>
          <w:rFonts w:hint="cs"/>
          <w:rtl/>
        </w:rPr>
        <w:t xml:space="preserve"> </w:t>
      </w:r>
      <w:r w:rsidR="00EF40F7" w:rsidRPr="00DE6131">
        <w:rPr>
          <w:rFonts w:hint="cs"/>
          <w:rtl/>
        </w:rPr>
        <w:t xml:space="preserve"> هذا </w:t>
      </w:r>
      <w:r w:rsidR="004601A2" w:rsidRPr="00DE6131">
        <w:rPr>
          <w:rFonts w:hint="cs"/>
          <w:rtl/>
        </w:rPr>
        <w:t xml:space="preserve">العنصر للمتعاقد </w:t>
      </w:r>
      <w:r w:rsidR="00EF40F7" w:rsidRPr="00DE6131">
        <w:rPr>
          <w:rFonts w:hint="cs"/>
          <w:rtl/>
        </w:rPr>
        <w:t xml:space="preserve">الذي يمكنه </w:t>
      </w:r>
      <w:r w:rsidR="004601A2" w:rsidRPr="00DE6131">
        <w:rPr>
          <w:rFonts w:hint="cs"/>
          <w:rtl/>
        </w:rPr>
        <w:t xml:space="preserve"> من </w:t>
      </w:r>
      <w:r w:rsidR="00EF40F7" w:rsidRPr="00DE6131">
        <w:rPr>
          <w:rFonts w:hint="cs"/>
          <w:rtl/>
        </w:rPr>
        <w:t xml:space="preserve">القيام </w:t>
      </w:r>
      <w:r w:rsidR="004601A2" w:rsidRPr="00DE6131">
        <w:rPr>
          <w:rFonts w:hint="cs"/>
          <w:rtl/>
        </w:rPr>
        <w:t>بالتزاماته</w:t>
      </w:r>
      <w:r w:rsidR="00EF40F7" w:rsidRPr="00DE6131">
        <w:rPr>
          <w:rFonts w:hint="cs"/>
          <w:rtl/>
        </w:rPr>
        <w:t xml:space="preserve"> واستثماراته اللازمة </w:t>
      </w:r>
      <w:r w:rsidR="00C100B4" w:rsidRPr="00DE6131">
        <w:rPr>
          <w:rFonts w:hint="cs"/>
          <w:rtl/>
        </w:rPr>
        <w:t xml:space="preserve">، </w:t>
      </w:r>
      <w:r w:rsidR="00EF40F7" w:rsidRPr="00DE6131">
        <w:rPr>
          <w:rFonts w:hint="cs"/>
          <w:rtl/>
        </w:rPr>
        <w:t xml:space="preserve">فلا </w:t>
      </w:r>
      <w:r>
        <w:rPr>
          <w:rFonts w:hint="cs"/>
          <w:rtl/>
        </w:rPr>
        <w:t>يجوز أ</w:t>
      </w:r>
      <w:r w:rsidR="004601A2" w:rsidRPr="00DE6131">
        <w:rPr>
          <w:rFonts w:hint="cs"/>
          <w:rtl/>
        </w:rPr>
        <w:t xml:space="preserve">ن تكون سلطة </w:t>
      </w:r>
      <w:r w:rsidR="00EF40F7" w:rsidRPr="00DE6131">
        <w:rPr>
          <w:rFonts w:hint="cs"/>
          <w:rtl/>
        </w:rPr>
        <w:t xml:space="preserve">الجهة الإدارية </w:t>
      </w:r>
      <w:r w:rsidR="004601A2" w:rsidRPr="00DE6131">
        <w:rPr>
          <w:rFonts w:hint="cs"/>
          <w:rtl/>
        </w:rPr>
        <w:t>في تعديل</w:t>
      </w:r>
      <w:r>
        <w:rPr>
          <w:rFonts w:hint="cs"/>
          <w:rtl/>
        </w:rPr>
        <w:t xml:space="preserve"> </w:t>
      </w:r>
      <w:r w:rsidR="004601A2" w:rsidRPr="00DE6131">
        <w:rPr>
          <w:rFonts w:hint="cs"/>
          <w:rtl/>
        </w:rPr>
        <w:t xml:space="preserve">عقودها </w:t>
      </w:r>
      <w:r>
        <w:rPr>
          <w:rFonts w:hint="cs"/>
          <w:rtl/>
        </w:rPr>
        <w:t>بالإرادة المنفردة مطلقة بل يجب أ</w:t>
      </w:r>
      <w:r w:rsidR="004601A2" w:rsidRPr="00DE6131">
        <w:rPr>
          <w:rFonts w:hint="cs"/>
          <w:rtl/>
        </w:rPr>
        <w:t xml:space="preserve">ن </w:t>
      </w:r>
      <w:r w:rsidR="00EF40F7" w:rsidRPr="00DE6131">
        <w:rPr>
          <w:rFonts w:hint="cs"/>
          <w:rtl/>
        </w:rPr>
        <w:t xml:space="preserve">تمارس </w:t>
      </w:r>
      <w:r w:rsidR="004601A2" w:rsidRPr="00DE6131">
        <w:rPr>
          <w:rFonts w:hint="cs"/>
          <w:rtl/>
        </w:rPr>
        <w:t xml:space="preserve"> ضمن </w:t>
      </w:r>
      <w:r w:rsidR="00EF40F7" w:rsidRPr="00DE6131">
        <w:rPr>
          <w:rFonts w:hint="cs"/>
          <w:rtl/>
        </w:rPr>
        <w:t>حدود</w:t>
      </w:r>
      <w:r w:rsidR="004601A2" w:rsidRPr="00DE6131">
        <w:rPr>
          <w:rFonts w:hint="cs"/>
          <w:rtl/>
        </w:rPr>
        <w:t xml:space="preserve"> </w:t>
      </w:r>
      <w:r w:rsidR="00EF40F7" w:rsidRPr="00DE6131">
        <w:rPr>
          <w:rFonts w:hint="cs"/>
          <w:rtl/>
        </w:rPr>
        <w:t>وضوابط</w:t>
      </w:r>
      <w:r w:rsidR="004601A2" w:rsidRPr="00DE6131">
        <w:rPr>
          <w:rFonts w:hint="cs"/>
          <w:rtl/>
        </w:rPr>
        <w:t xml:space="preserve"> للحفاظ </w:t>
      </w:r>
      <w:r w:rsidR="00EF40F7" w:rsidRPr="00DE6131">
        <w:rPr>
          <w:rFonts w:hint="cs"/>
          <w:rtl/>
        </w:rPr>
        <w:t>على التوازن بين</w:t>
      </w:r>
      <w:r w:rsidR="004601A2" w:rsidRPr="00DE6131">
        <w:rPr>
          <w:rFonts w:hint="cs"/>
          <w:rtl/>
        </w:rPr>
        <w:t xml:space="preserve"> حقوق المتعاقد مع الإدارة</w:t>
      </w:r>
      <w:r w:rsidR="00EF40F7" w:rsidRPr="00DE6131">
        <w:rPr>
          <w:rFonts w:hint="cs"/>
          <w:rtl/>
        </w:rPr>
        <w:t xml:space="preserve"> وصلاحياتها كسلطة عامة</w:t>
      </w:r>
      <w:r w:rsidR="004601A2" w:rsidRPr="00DE6131">
        <w:rPr>
          <w:rFonts w:hint="cs"/>
          <w:rtl/>
        </w:rPr>
        <w:t xml:space="preserve">، </w:t>
      </w:r>
      <w:r w:rsidR="00EF40F7" w:rsidRPr="00DE6131">
        <w:rPr>
          <w:rFonts w:hint="cs"/>
          <w:rtl/>
        </w:rPr>
        <w:t xml:space="preserve"> فهي ضوابط وضعها المشرع</w:t>
      </w:r>
      <w:r w:rsidR="004601A2" w:rsidRPr="00DE6131">
        <w:rPr>
          <w:rFonts w:hint="cs"/>
          <w:rtl/>
        </w:rPr>
        <w:t xml:space="preserve"> والقضاء والتي </w:t>
      </w:r>
      <w:r w:rsidR="00EF40F7" w:rsidRPr="00DE6131">
        <w:rPr>
          <w:rFonts w:hint="cs"/>
          <w:rtl/>
        </w:rPr>
        <w:t>استوحاها</w:t>
      </w:r>
      <w:r w:rsidR="004601A2" w:rsidRPr="00DE6131">
        <w:rPr>
          <w:rFonts w:hint="cs"/>
          <w:rtl/>
        </w:rPr>
        <w:t xml:space="preserve"> من اعتبارات </w:t>
      </w:r>
      <w:r w:rsidR="00EF40F7" w:rsidRPr="00DE6131">
        <w:rPr>
          <w:rFonts w:hint="cs"/>
          <w:rtl/>
        </w:rPr>
        <w:t xml:space="preserve">سامية مثل الخضوع لمبدأ </w:t>
      </w:r>
      <w:r w:rsidR="004601A2" w:rsidRPr="00DE6131">
        <w:rPr>
          <w:rFonts w:hint="cs"/>
          <w:rtl/>
        </w:rPr>
        <w:t xml:space="preserve">المشروعية </w:t>
      </w:r>
      <w:r w:rsidR="00EF40F7" w:rsidRPr="00DE6131">
        <w:rPr>
          <w:rFonts w:hint="cs"/>
          <w:rtl/>
        </w:rPr>
        <w:t xml:space="preserve">ومقتضيات </w:t>
      </w:r>
      <w:r w:rsidR="004601A2" w:rsidRPr="00DE6131">
        <w:rPr>
          <w:rFonts w:hint="cs"/>
          <w:rtl/>
        </w:rPr>
        <w:t xml:space="preserve">الصالح العام التي ينبغي </w:t>
      </w:r>
      <w:r w:rsidR="00352257" w:rsidRPr="00DE6131">
        <w:rPr>
          <w:rFonts w:hint="cs"/>
          <w:rtl/>
        </w:rPr>
        <w:t xml:space="preserve">أن تكون مركز  </w:t>
      </w:r>
      <w:r w:rsidR="008D6987" w:rsidRPr="00DE6131">
        <w:rPr>
          <w:rFonts w:hint="cs"/>
          <w:rtl/>
        </w:rPr>
        <w:t>اهتمامات</w:t>
      </w:r>
      <w:r w:rsidR="00352257" w:rsidRPr="00DE6131">
        <w:rPr>
          <w:rFonts w:hint="cs"/>
          <w:rtl/>
        </w:rPr>
        <w:t xml:space="preserve"> </w:t>
      </w:r>
      <w:r w:rsidR="004601A2" w:rsidRPr="00DE6131">
        <w:rPr>
          <w:rFonts w:hint="cs"/>
          <w:rtl/>
        </w:rPr>
        <w:t xml:space="preserve">على </w:t>
      </w:r>
      <w:r w:rsidR="00352257" w:rsidRPr="00DE6131">
        <w:rPr>
          <w:rFonts w:hint="cs"/>
          <w:rtl/>
        </w:rPr>
        <w:t xml:space="preserve">الجهة العامة المانحة </w:t>
      </w:r>
      <w:r w:rsidR="004601A2" w:rsidRPr="00DE6131">
        <w:rPr>
          <w:rFonts w:hint="cs"/>
          <w:rtl/>
        </w:rPr>
        <w:t xml:space="preserve"> </w:t>
      </w:r>
      <w:r w:rsidR="00352257" w:rsidRPr="00DE6131">
        <w:rPr>
          <w:rFonts w:hint="cs"/>
          <w:rtl/>
        </w:rPr>
        <w:t>ل</w:t>
      </w:r>
      <w:r w:rsidR="004601A2" w:rsidRPr="00DE6131">
        <w:rPr>
          <w:rFonts w:hint="cs"/>
          <w:rtl/>
        </w:rPr>
        <w:t xml:space="preserve">لالتزام بها عند </w:t>
      </w:r>
      <w:r w:rsidR="00352257" w:rsidRPr="00DE6131">
        <w:rPr>
          <w:rFonts w:hint="cs"/>
          <w:rtl/>
        </w:rPr>
        <w:t>القيام بأي تعديل</w:t>
      </w:r>
      <w:r w:rsidR="004601A2" w:rsidRPr="00DE6131">
        <w:rPr>
          <w:rFonts w:hint="cs"/>
          <w:rtl/>
        </w:rPr>
        <w:t xml:space="preserve"> </w:t>
      </w:r>
      <w:r w:rsidR="00352257" w:rsidRPr="00DE6131">
        <w:rPr>
          <w:rFonts w:hint="cs"/>
          <w:rtl/>
        </w:rPr>
        <w:t>ل</w:t>
      </w:r>
      <w:r w:rsidR="004601A2" w:rsidRPr="00DE6131">
        <w:rPr>
          <w:rFonts w:hint="cs"/>
          <w:rtl/>
        </w:rPr>
        <w:t xml:space="preserve">لعقد الإداري  </w:t>
      </w:r>
      <w:r w:rsidR="00352257" w:rsidRPr="00DE6131">
        <w:rPr>
          <w:rFonts w:hint="cs"/>
          <w:rtl/>
        </w:rPr>
        <w:t>لضمان حقوق جميع أطراف العقد</w:t>
      </w:r>
      <w:r w:rsidR="004601A2" w:rsidRPr="00DE6131">
        <w:rPr>
          <w:rStyle w:val="Appelnotedebasdep"/>
          <w:color w:val="000000" w:themeColor="text1"/>
          <w:rtl/>
        </w:rPr>
        <w:footnoteReference w:id="352"/>
      </w:r>
      <w:r w:rsidR="00441659" w:rsidRPr="00DE6131">
        <w:rPr>
          <w:rFonts w:hint="cs"/>
          <w:rtl/>
        </w:rPr>
        <w:t>.</w:t>
      </w:r>
    </w:p>
    <w:p w14:paraId="24954C92" w14:textId="2BBB317F" w:rsidR="00E25D7A" w:rsidRPr="00DE6131" w:rsidRDefault="006C0D98" w:rsidP="00D74548">
      <w:pPr>
        <w:rPr>
          <w:rtl/>
        </w:rPr>
      </w:pPr>
      <w:r w:rsidRPr="00DE6131">
        <w:rPr>
          <w:rFonts w:hint="cs"/>
          <w:rtl/>
        </w:rPr>
        <w:t>فسلطة الجهة الإدارية في</w:t>
      </w:r>
      <w:r w:rsidR="00E25D7A" w:rsidRPr="00DE6131">
        <w:rPr>
          <w:rFonts w:hint="cs"/>
          <w:rtl/>
        </w:rPr>
        <w:t xml:space="preserve"> تعديل </w:t>
      </w:r>
      <w:r w:rsidRPr="00DE6131">
        <w:rPr>
          <w:rFonts w:hint="cs"/>
          <w:rtl/>
        </w:rPr>
        <w:t>عقودها بإرادتها</w:t>
      </w:r>
      <w:r w:rsidR="00E25D7A" w:rsidRPr="00DE6131">
        <w:rPr>
          <w:rFonts w:hint="cs"/>
          <w:rtl/>
        </w:rPr>
        <w:t xml:space="preserve"> </w:t>
      </w:r>
      <w:r w:rsidRPr="00DE6131">
        <w:rPr>
          <w:rFonts w:hint="cs"/>
          <w:rtl/>
        </w:rPr>
        <w:t>المنفردة سلطة ثابتة وتعد إحدى</w:t>
      </w:r>
      <w:r w:rsidR="00E25D7A" w:rsidRPr="00DE6131">
        <w:rPr>
          <w:rFonts w:hint="cs"/>
          <w:rtl/>
        </w:rPr>
        <w:t xml:space="preserve"> القواعد العامة </w:t>
      </w:r>
      <w:r w:rsidRPr="00DE6131">
        <w:rPr>
          <w:rFonts w:hint="cs"/>
          <w:rtl/>
        </w:rPr>
        <w:t xml:space="preserve">الراسخة </w:t>
      </w:r>
      <w:r w:rsidR="00E25D7A" w:rsidRPr="00DE6131">
        <w:rPr>
          <w:rFonts w:hint="cs"/>
          <w:rtl/>
        </w:rPr>
        <w:t>في العقود الإدارية</w:t>
      </w:r>
      <w:r w:rsidR="00D040CF">
        <w:rPr>
          <w:rFonts w:hint="cs"/>
          <w:rtl/>
        </w:rPr>
        <w:t>،</w:t>
      </w:r>
      <w:r w:rsidR="00E25D7A" w:rsidRPr="00DE6131">
        <w:rPr>
          <w:rFonts w:hint="cs"/>
          <w:rtl/>
        </w:rPr>
        <w:t xml:space="preserve"> والتي </w:t>
      </w:r>
      <w:r w:rsidRPr="00DE6131">
        <w:rPr>
          <w:rFonts w:hint="cs"/>
          <w:rtl/>
        </w:rPr>
        <w:t>تشمل</w:t>
      </w:r>
      <w:r w:rsidR="00E25D7A" w:rsidRPr="00DE6131">
        <w:rPr>
          <w:rFonts w:hint="cs"/>
          <w:rtl/>
        </w:rPr>
        <w:t xml:space="preserve"> أيضا </w:t>
      </w:r>
      <w:r w:rsidRPr="00DE6131">
        <w:rPr>
          <w:rFonts w:hint="cs"/>
          <w:rtl/>
        </w:rPr>
        <w:t xml:space="preserve">عقود تفويض المرفق العام وانطلاقا من </w:t>
      </w:r>
      <w:r w:rsidR="00E25D7A" w:rsidRPr="00DE6131">
        <w:rPr>
          <w:rFonts w:hint="cs"/>
          <w:rtl/>
        </w:rPr>
        <w:t xml:space="preserve">ذلك رفض مجلس الدولة الفرنسي </w:t>
      </w:r>
      <w:r w:rsidRPr="00DE6131">
        <w:rPr>
          <w:rFonts w:hint="cs"/>
          <w:rtl/>
        </w:rPr>
        <w:t>الحكم</w:t>
      </w:r>
      <w:r w:rsidR="00E25D7A" w:rsidRPr="00DE6131">
        <w:rPr>
          <w:rFonts w:hint="cs"/>
          <w:rtl/>
        </w:rPr>
        <w:t xml:space="preserve"> بعدم مشروعية مرسوم يعهد بسلطة التعديل الى السلطة المسؤولة عن تنظيم مرفق عام، وكان الحكم يتعلق بعقود استغلال مرافق النقل العام المحلي ويقترب بعضها من عقود الالتزام والايجار</w:t>
      </w:r>
      <w:r w:rsidR="00E25D7A" w:rsidRPr="00DE6131">
        <w:rPr>
          <w:rStyle w:val="Appelnotedebasdep"/>
          <w:color w:val="000000" w:themeColor="text1"/>
          <w:rtl/>
        </w:rPr>
        <w:footnoteReference w:id="353"/>
      </w:r>
      <w:r w:rsidR="00D040CF">
        <w:rPr>
          <w:rFonts w:hint="cs"/>
          <w:rtl/>
        </w:rPr>
        <w:t>، ول</w:t>
      </w:r>
      <w:r w:rsidRPr="00DE6131">
        <w:rPr>
          <w:rFonts w:hint="cs"/>
          <w:rtl/>
        </w:rPr>
        <w:t>ذلك يمكن القول بأن سلطة تعديل الإدارة لعقودها الإدارية تمثل مبدأ راسخ في مجال العقود الإدارية بصفة عامة وينسحب ذلك على عقود التفويض بالتبعية بوصفها عقود إدارية مع مراعاة بعض الخصوصية بالنسبة لبعض صور التفويض.</w:t>
      </w:r>
    </w:p>
    <w:p w14:paraId="101D71A7" w14:textId="6D10DC72" w:rsidR="006C0D98" w:rsidRPr="00DE6131" w:rsidRDefault="006C0D98" w:rsidP="00D74548">
      <w:pPr>
        <w:rPr>
          <w:rtl/>
        </w:rPr>
      </w:pPr>
      <w:r w:rsidRPr="00DE6131">
        <w:rPr>
          <w:rFonts w:hint="cs"/>
          <w:rtl/>
        </w:rPr>
        <w:t>غير أنه في العموم فإن سل</w:t>
      </w:r>
      <w:r w:rsidR="00A50ED2" w:rsidRPr="00DE6131">
        <w:rPr>
          <w:rFonts w:hint="cs"/>
          <w:rtl/>
        </w:rPr>
        <w:t xml:space="preserve">طة الجهة العامة في تعديل عقودها الإدارية </w:t>
      </w:r>
      <w:r w:rsidR="00D040CF">
        <w:rPr>
          <w:rFonts w:hint="cs"/>
          <w:rtl/>
        </w:rPr>
        <w:t>إ</w:t>
      </w:r>
      <w:r w:rsidR="00A50ED2" w:rsidRPr="00DE6131">
        <w:rPr>
          <w:rFonts w:hint="cs"/>
          <w:rtl/>
        </w:rPr>
        <w:t xml:space="preserve">نما تستمدها من امتيازاتها العامة كسلطة إدارية التي تنطلق دوما من مبررات المصلحة العامة ومقتضيات طبيعة المشاريع العامة غير أنه في كل الأحوال </w:t>
      </w:r>
      <w:r w:rsidR="008D6987" w:rsidRPr="00DE6131">
        <w:rPr>
          <w:rFonts w:hint="cs"/>
          <w:rtl/>
        </w:rPr>
        <w:t>لا يمك</w:t>
      </w:r>
      <w:r w:rsidR="008D6987" w:rsidRPr="00DE6131">
        <w:rPr>
          <w:rtl/>
        </w:rPr>
        <w:t>ن</w:t>
      </w:r>
      <w:r w:rsidR="00A50ED2" w:rsidRPr="00DE6131">
        <w:rPr>
          <w:rFonts w:hint="cs"/>
          <w:rtl/>
        </w:rPr>
        <w:t xml:space="preserve"> تصور سلطة مطلقة للج</w:t>
      </w:r>
      <w:r w:rsidR="00D040CF">
        <w:rPr>
          <w:rFonts w:hint="cs"/>
          <w:rtl/>
        </w:rPr>
        <w:t>هات الإدارية العامة المتعاقدة لأ</w:t>
      </w:r>
      <w:r w:rsidR="00A50ED2" w:rsidRPr="00DE6131">
        <w:rPr>
          <w:rFonts w:hint="cs"/>
          <w:rtl/>
        </w:rPr>
        <w:t xml:space="preserve">ن في </w:t>
      </w:r>
      <w:r w:rsidR="00D040CF">
        <w:rPr>
          <w:rFonts w:hint="cs"/>
          <w:rtl/>
        </w:rPr>
        <w:t>ذلك مساس خطير بفكرة العقد كعمل إ</w:t>
      </w:r>
      <w:r w:rsidR="00A50ED2" w:rsidRPr="00DE6131">
        <w:rPr>
          <w:rFonts w:hint="cs"/>
          <w:rtl/>
        </w:rPr>
        <w:t xml:space="preserve">داري قانوني، فكون العقد إداريا </w:t>
      </w:r>
      <w:r w:rsidR="008D6987" w:rsidRPr="00DE6131">
        <w:rPr>
          <w:rFonts w:hint="cs"/>
          <w:rtl/>
        </w:rPr>
        <w:t>لا يخرج</w:t>
      </w:r>
      <w:r w:rsidR="008D6987" w:rsidRPr="00DE6131">
        <w:rPr>
          <w:rtl/>
        </w:rPr>
        <w:t>ه</w:t>
      </w:r>
      <w:r w:rsidR="00D040CF">
        <w:rPr>
          <w:rFonts w:hint="cs"/>
          <w:rtl/>
        </w:rPr>
        <w:t xml:space="preserve"> بشكل مطلق من طبيعته العقدية</w:t>
      </w:r>
      <w:r w:rsidR="00A50ED2" w:rsidRPr="00DE6131">
        <w:rPr>
          <w:rFonts w:hint="cs"/>
          <w:rtl/>
        </w:rPr>
        <w:t xml:space="preserve">، فإذا كان </w:t>
      </w:r>
      <w:r w:rsidR="008D6987" w:rsidRPr="00DE6131">
        <w:rPr>
          <w:rFonts w:hint="cs"/>
          <w:rtl/>
        </w:rPr>
        <w:t>لا يمك</w:t>
      </w:r>
      <w:r w:rsidR="008D6987" w:rsidRPr="00DE6131">
        <w:rPr>
          <w:rtl/>
        </w:rPr>
        <w:t>ن</w:t>
      </w:r>
      <w:r w:rsidR="001E29C0">
        <w:rPr>
          <w:rFonts w:hint="cs"/>
          <w:rtl/>
        </w:rPr>
        <w:t xml:space="preserve"> بسط يد ا</w:t>
      </w:r>
      <w:r w:rsidR="00A50ED2" w:rsidRPr="00DE6131">
        <w:rPr>
          <w:rFonts w:hint="cs"/>
          <w:rtl/>
        </w:rPr>
        <w:t>لجهة الإدارية في ال</w:t>
      </w:r>
      <w:r w:rsidR="001E29C0">
        <w:rPr>
          <w:rFonts w:hint="cs"/>
          <w:rtl/>
        </w:rPr>
        <w:t>أ</w:t>
      </w:r>
      <w:r w:rsidR="00A50ED2" w:rsidRPr="00DE6131">
        <w:rPr>
          <w:rFonts w:hint="cs"/>
          <w:rtl/>
        </w:rPr>
        <w:t xml:space="preserve">عمال القانونية المنفردة كالقرارات الإدارية التي تتقيد في الإدارة تعديلها بمبادئ الشرعية ومراعاة الحقوق المكتسبة والمصالح العامة فإنه من باب أولى أن تقيد يد الجهة الإدارية في مجال </w:t>
      </w:r>
      <w:r w:rsidR="008D6987" w:rsidRPr="00DE6131">
        <w:rPr>
          <w:rFonts w:hint="cs"/>
          <w:rtl/>
        </w:rPr>
        <w:t>العقود</w:t>
      </w:r>
      <w:r w:rsidR="00A50ED2" w:rsidRPr="00DE6131">
        <w:rPr>
          <w:rFonts w:hint="cs"/>
          <w:rtl/>
        </w:rPr>
        <w:t xml:space="preserve"> الإدارية بشكل عام حتى نحافظ على السمة العقدية لعقود الإدارة بشكل عام.</w:t>
      </w:r>
    </w:p>
    <w:p w14:paraId="4EB2645A" w14:textId="18698407" w:rsidR="00441659" w:rsidRPr="00DE6131" w:rsidRDefault="003004CE" w:rsidP="00D74548">
      <w:pPr>
        <w:rPr>
          <w:b/>
          <w:bCs/>
          <w:sz w:val="32"/>
          <w:szCs w:val="32"/>
          <w:rtl/>
        </w:rPr>
      </w:pPr>
      <w:r>
        <w:rPr>
          <w:rFonts w:hint="cs"/>
          <w:rtl/>
        </w:rPr>
        <w:lastRenderedPageBreak/>
        <w:t>ومن باب أولى كذلك ضبط سل</w:t>
      </w:r>
      <w:r w:rsidR="002C7F30" w:rsidRPr="00DE6131">
        <w:rPr>
          <w:rFonts w:hint="cs"/>
          <w:rtl/>
        </w:rPr>
        <w:t>طة التعديل بالنسبة لعقود التفويض نظرا لمكانتها المميزة في نطاق العقود الإدارية</w:t>
      </w:r>
      <w:r>
        <w:rPr>
          <w:rFonts w:hint="cs"/>
          <w:rtl/>
        </w:rPr>
        <w:t>،</w:t>
      </w:r>
      <w:r w:rsidR="002C7F30" w:rsidRPr="00DE6131">
        <w:rPr>
          <w:rFonts w:hint="cs"/>
          <w:rtl/>
        </w:rPr>
        <w:t xml:space="preserve"> وكذا بالنظر الى المراحل التي يمر بها عقد التفويض أثناء مرحلة الابرام والمفاوضات المعقدة التي تسبق عملية توقيعه ويترتب عن ذلك التزامات وحقوق متداخلة تترتب لصا</w:t>
      </w:r>
      <w:r>
        <w:rPr>
          <w:rFonts w:hint="cs"/>
          <w:rtl/>
        </w:rPr>
        <w:t>ل</w:t>
      </w:r>
      <w:r w:rsidR="002C7F30" w:rsidRPr="00DE6131">
        <w:rPr>
          <w:rFonts w:hint="cs"/>
          <w:rtl/>
        </w:rPr>
        <w:t>ح أطراف العقد وعلى عاتقهم لاسيما الحقوق المقررة للمفوض له، فإن كانت سلطة التعديل متاحة للسلطة العامة المانحة نظرا للاعتبارات السالفة الذكر والتي تتعلق في مجملها بالصالح العام فإنه من غير المنطقي إطلاق سلطة التعديل في يد الجماعة العامة بالشكل الذي ينسف كل مكتسبات صاحب التفويض المستثمر في المرفق العام الذي أبرم العقد بناء على عملية تفاوضية معقدة</w:t>
      </w:r>
      <w:r w:rsidR="00A74CB2">
        <w:rPr>
          <w:rFonts w:hint="cs"/>
          <w:rtl/>
        </w:rPr>
        <w:t>،</w:t>
      </w:r>
      <w:r w:rsidR="002C7F30" w:rsidRPr="00DE6131">
        <w:rPr>
          <w:rFonts w:hint="cs"/>
          <w:rtl/>
        </w:rPr>
        <w:t xml:space="preserve"> وبناء على مؤهلاته المادية والبشرية </w:t>
      </w:r>
      <w:r w:rsidR="009837FB" w:rsidRPr="00DE6131">
        <w:rPr>
          <w:rFonts w:hint="cs"/>
          <w:rtl/>
        </w:rPr>
        <w:t xml:space="preserve">المتوفرة لديه أثناء عملية التعاقد ، فإذا كان التدخل في تغيير بنود العقد عن طريق سلطة التعديل فإن ذلك </w:t>
      </w:r>
      <w:r w:rsidR="008D6987" w:rsidRPr="00DE6131">
        <w:rPr>
          <w:rFonts w:hint="cs"/>
          <w:rtl/>
        </w:rPr>
        <w:t>لا يعد</w:t>
      </w:r>
      <w:r w:rsidR="008D6987" w:rsidRPr="00DE6131">
        <w:rPr>
          <w:rtl/>
        </w:rPr>
        <w:t>و</w:t>
      </w:r>
      <w:r w:rsidR="009837FB" w:rsidRPr="00DE6131">
        <w:rPr>
          <w:rFonts w:hint="cs"/>
          <w:rtl/>
        </w:rPr>
        <w:t xml:space="preserve"> أن يكون أحد أشكال سلطة الرقابة على عقود تفويض المرفق العام التي يجب أن تحاط بالضوابط اللازمة التي تصب في مصلحة جميع أطراف العقد بما في ذلك مصلحة المفوض له باعتباره مستثمرا باحثا عن مصلحته الخاصة الى جانب المصلحة العامة.</w:t>
      </w:r>
    </w:p>
    <w:p w14:paraId="30736305" w14:textId="28205B06" w:rsidR="008B3009" w:rsidRPr="00E70893" w:rsidRDefault="00E25D7A" w:rsidP="00DC6D1B">
      <w:pPr>
        <w:ind w:firstLine="0"/>
        <w:jc w:val="left"/>
        <w:outlineLvl w:val="3"/>
        <w:rPr>
          <w:b/>
          <w:bCs/>
          <w:color w:val="000000" w:themeColor="text1"/>
          <w:sz w:val="32"/>
          <w:szCs w:val="32"/>
          <w:rtl/>
        </w:rPr>
      </w:pPr>
      <w:bookmarkStart w:id="244" w:name="_Toc165664656"/>
      <w:bookmarkStart w:id="245" w:name="_Toc165665156"/>
      <w:bookmarkStart w:id="246" w:name="_Toc168134097"/>
      <w:r w:rsidRPr="00E70893">
        <w:rPr>
          <w:rFonts w:hint="cs"/>
          <w:b/>
          <w:bCs/>
          <w:color w:val="000000" w:themeColor="text1"/>
          <w:sz w:val="32"/>
          <w:szCs w:val="32"/>
          <w:rtl/>
        </w:rPr>
        <w:t>المطلب الثالث:</w:t>
      </w:r>
      <w:r w:rsidR="00054D58" w:rsidRPr="00E70893">
        <w:rPr>
          <w:rFonts w:hint="cs"/>
          <w:b/>
          <w:bCs/>
          <w:color w:val="000000" w:themeColor="text1"/>
          <w:sz w:val="32"/>
          <w:szCs w:val="32"/>
          <w:rtl/>
        </w:rPr>
        <w:t xml:space="preserve"> سلط</w:t>
      </w:r>
      <w:r w:rsidR="00054D58" w:rsidRPr="00E70893">
        <w:rPr>
          <w:b/>
          <w:bCs/>
          <w:color w:val="000000" w:themeColor="text1"/>
          <w:sz w:val="32"/>
          <w:szCs w:val="32"/>
          <w:rtl/>
        </w:rPr>
        <w:t>ة</w:t>
      </w:r>
      <w:r w:rsidR="00054D58" w:rsidRPr="00E70893">
        <w:rPr>
          <w:rFonts w:hint="cs"/>
          <w:b/>
          <w:bCs/>
          <w:color w:val="000000" w:themeColor="text1"/>
          <w:sz w:val="32"/>
          <w:szCs w:val="32"/>
          <w:rtl/>
        </w:rPr>
        <w:t xml:space="preserve"> توقيع الجزاءات</w:t>
      </w:r>
      <w:bookmarkEnd w:id="244"/>
      <w:bookmarkEnd w:id="245"/>
      <w:bookmarkEnd w:id="246"/>
      <w:r w:rsidR="008B3009" w:rsidRPr="00E70893">
        <w:rPr>
          <w:rFonts w:hint="cs"/>
          <w:b/>
          <w:bCs/>
          <w:color w:val="000000" w:themeColor="text1"/>
          <w:sz w:val="32"/>
          <w:szCs w:val="32"/>
          <w:rtl/>
        </w:rPr>
        <w:t xml:space="preserve"> </w:t>
      </w:r>
    </w:p>
    <w:p w14:paraId="0769195B" w14:textId="6AC69EBE" w:rsidR="00713CA4" w:rsidRPr="00DE6131" w:rsidRDefault="00F05F08" w:rsidP="00D74548">
      <w:pPr>
        <w:rPr>
          <w:rtl/>
        </w:rPr>
      </w:pPr>
      <w:r w:rsidRPr="00E70893">
        <w:rPr>
          <w:rFonts w:hint="cs"/>
          <w:rtl/>
        </w:rPr>
        <w:t>عقود تفويض المرفق العام</w:t>
      </w:r>
      <w:r w:rsidR="00B23CF3" w:rsidRPr="00E70893">
        <w:rPr>
          <w:rFonts w:hint="cs"/>
          <w:rtl/>
        </w:rPr>
        <w:t xml:space="preserve">ة كغيرها من العقود الإدارية تخضع </w:t>
      </w:r>
      <w:r w:rsidRPr="00E70893">
        <w:rPr>
          <w:rFonts w:hint="cs"/>
          <w:rtl/>
        </w:rPr>
        <w:t xml:space="preserve"> للقواعد العامة </w:t>
      </w:r>
      <w:r w:rsidR="00B23CF3" w:rsidRPr="00E70893">
        <w:rPr>
          <w:rFonts w:hint="cs"/>
          <w:rtl/>
        </w:rPr>
        <w:t>المرتبطة</w:t>
      </w:r>
      <w:r w:rsidRPr="00E70893">
        <w:rPr>
          <w:rFonts w:hint="cs"/>
          <w:rtl/>
        </w:rPr>
        <w:t xml:space="preserve"> بفرض </w:t>
      </w:r>
      <w:r w:rsidR="00B23CF3" w:rsidRPr="00E70893">
        <w:rPr>
          <w:rFonts w:hint="cs"/>
          <w:rtl/>
        </w:rPr>
        <w:t>الجزاءات</w:t>
      </w:r>
      <w:r w:rsidRPr="00E70893">
        <w:rPr>
          <w:rFonts w:hint="cs"/>
          <w:rtl/>
        </w:rPr>
        <w:t xml:space="preserve"> في العقود</w:t>
      </w:r>
      <w:r w:rsidR="00B23CF3" w:rsidRPr="00E70893">
        <w:rPr>
          <w:rFonts w:hint="cs"/>
          <w:rtl/>
        </w:rPr>
        <w:t xml:space="preserve"> العامة </w:t>
      </w:r>
      <w:r w:rsidRPr="00E70893">
        <w:rPr>
          <w:rFonts w:hint="cs"/>
          <w:rtl/>
        </w:rPr>
        <w:t>الإدارية</w:t>
      </w:r>
      <w:r w:rsidR="00E70893">
        <w:rPr>
          <w:rFonts w:hint="cs"/>
          <w:rtl/>
        </w:rPr>
        <w:t>،</w:t>
      </w:r>
      <w:r w:rsidRPr="00E70893">
        <w:rPr>
          <w:rFonts w:hint="cs"/>
          <w:rtl/>
        </w:rPr>
        <w:t xml:space="preserve"> </w:t>
      </w:r>
      <w:r w:rsidR="00B23CF3" w:rsidRPr="00E70893">
        <w:rPr>
          <w:rFonts w:hint="cs"/>
          <w:rtl/>
        </w:rPr>
        <w:t>وبذلك</w:t>
      </w:r>
      <w:r w:rsidRPr="00E70893">
        <w:rPr>
          <w:rFonts w:hint="cs"/>
          <w:rtl/>
        </w:rPr>
        <w:t xml:space="preserve"> ف</w:t>
      </w:r>
      <w:r w:rsidR="00E70893">
        <w:rPr>
          <w:rFonts w:hint="cs"/>
          <w:rtl/>
        </w:rPr>
        <w:t>إ</w:t>
      </w:r>
      <w:r w:rsidRPr="00E70893">
        <w:rPr>
          <w:rFonts w:hint="cs"/>
          <w:rtl/>
        </w:rPr>
        <w:t xml:space="preserve">ن </w:t>
      </w:r>
      <w:r w:rsidR="00B23CF3" w:rsidRPr="00E70893">
        <w:rPr>
          <w:rFonts w:hint="cs"/>
          <w:rtl/>
        </w:rPr>
        <w:t xml:space="preserve">صاحب التفويض </w:t>
      </w:r>
      <w:r w:rsidR="00E70893">
        <w:rPr>
          <w:rFonts w:hint="cs"/>
          <w:rtl/>
        </w:rPr>
        <w:t>إ</w:t>
      </w:r>
      <w:r w:rsidRPr="00E70893">
        <w:rPr>
          <w:rFonts w:hint="cs"/>
          <w:rtl/>
        </w:rPr>
        <w:t xml:space="preserve">ذا ما </w:t>
      </w:r>
      <w:r w:rsidR="00B23CF3" w:rsidRPr="00E70893">
        <w:rPr>
          <w:rFonts w:hint="cs"/>
          <w:rtl/>
        </w:rPr>
        <w:t>أ</w:t>
      </w:r>
      <w:r w:rsidRPr="00E70893">
        <w:rPr>
          <w:rFonts w:hint="cs"/>
          <w:rtl/>
        </w:rPr>
        <w:t xml:space="preserve">خل </w:t>
      </w:r>
      <w:r w:rsidR="008D6987" w:rsidRPr="00E70893">
        <w:rPr>
          <w:rFonts w:hint="cs"/>
          <w:rtl/>
        </w:rPr>
        <w:t>بأحد</w:t>
      </w:r>
      <w:r w:rsidRPr="00E70893">
        <w:rPr>
          <w:rFonts w:hint="cs"/>
          <w:rtl/>
        </w:rPr>
        <w:t xml:space="preserve"> التزاماته التعاقدية سواء </w:t>
      </w:r>
      <w:r w:rsidR="00B23CF3" w:rsidRPr="00E70893">
        <w:rPr>
          <w:rFonts w:hint="cs"/>
          <w:rtl/>
        </w:rPr>
        <w:t xml:space="preserve">بالامتناع عن </w:t>
      </w:r>
      <w:r w:rsidR="008D6987" w:rsidRPr="00E70893">
        <w:rPr>
          <w:rFonts w:hint="cs"/>
          <w:rtl/>
        </w:rPr>
        <w:t>التنفي</w:t>
      </w:r>
      <w:r w:rsidR="008D6987" w:rsidRPr="00E70893">
        <w:rPr>
          <w:rtl/>
        </w:rPr>
        <w:t>ذ</w:t>
      </w:r>
      <w:r w:rsidR="00E70893">
        <w:rPr>
          <w:rFonts w:hint="cs"/>
          <w:rtl/>
        </w:rPr>
        <w:t xml:space="preserve"> بشكل مباشر</w:t>
      </w:r>
      <w:r w:rsidR="00B23CF3" w:rsidRPr="00E70893">
        <w:rPr>
          <w:rFonts w:hint="cs"/>
          <w:rtl/>
        </w:rPr>
        <w:t>أو نفذ الالتزام بطريقة مخافة لل</w:t>
      </w:r>
      <w:r w:rsidR="00E70893">
        <w:rPr>
          <w:rFonts w:hint="cs"/>
          <w:rtl/>
        </w:rPr>
        <w:t xml:space="preserve">إتفاق العقدي أي بغير المواصفات المتفق </w:t>
      </w:r>
      <w:r w:rsidR="00B23CF3" w:rsidRPr="00E70893">
        <w:rPr>
          <w:rFonts w:hint="cs"/>
          <w:rtl/>
        </w:rPr>
        <w:t>عليها في العقد</w:t>
      </w:r>
      <w:r w:rsidR="00713CA4" w:rsidRPr="00E70893">
        <w:rPr>
          <w:rFonts w:hint="cs"/>
          <w:rtl/>
        </w:rPr>
        <w:t xml:space="preserve"> </w:t>
      </w:r>
      <w:r w:rsidR="00E70893">
        <w:rPr>
          <w:rFonts w:hint="cs"/>
          <w:rtl/>
        </w:rPr>
        <w:t>أ</w:t>
      </w:r>
      <w:r w:rsidR="00713CA4" w:rsidRPr="00E70893">
        <w:rPr>
          <w:rFonts w:hint="cs"/>
          <w:rtl/>
        </w:rPr>
        <w:t xml:space="preserve">و </w:t>
      </w:r>
      <w:r w:rsidR="00B23CF3" w:rsidRPr="00E70893">
        <w:rPr>
          <w:rFonts w:hint="cs"/>
          <w:rtl/>
        </w:rPr>
        <w:t xml:space="preserve">في حالة التماطل </w:t>
      </w:r>
      <w:r w:rsidR="008D6987" w:rsidRPr="00E70893">
        <w:rPr>
          <w:rFonts w:hint="cs"/>
          <w:rtl/>
        </w:rPr>
        <w:t>والتأخير</w:t>
      </w:r>
      <w:r w:rsidR="00713CA4" w:rsidRPr="00E70893">
        <w:rPr>
          <w:rFonts w:hint="cs"/>
          <w:rtl/>
        </w:rPr>
        <w:t xml:space="preserve"> في تنفيذ </w:t>
      </w:r>
      <w:r w:rsidR="00B23CF3" w:rsidRPr="00E70893">
        <w:rPr>
          <w:rFonts w:hint="cs"/>
          <w:rtl/>
        </w:rPr>
        <w:t xml:space="preserve">الالتزامات الواقعة على عاتقه </w:t>
      </w:r>
      <w:r w:rsidR="00713CA4" w:rsidRPr="00E70893">
        <w:rPr>
          <w:rFonts w:hint="cs"/>
          <w:rtl/>
        </w:rPr>
        <w:t xml:space="preserve"> </w:t>
      </w:r>
      <w:r w:rsidR="00E70893">
        <w:rPr>
          <w:rFonts w:hint="cs"/>
          <w:rtl/>
        </w:rPr>
        <w:t>أو</w:t>
      </w:r>
      <w:r w:rsidR="00B23CF3" w:rsidRPr="00E70893">
        <w:rPr>
          <w:rFonts w:hint="cs"/>
          <w:rtl/>
        </w:rPr>
        <w:t xml:space="preserve">التخلي عن تنفيذ العقد لطرف ثالث دون الرجوع الى </w:t>
      </w:r>
      <w:r w:rsidR="00713CA4" w:rsidRPr="00E70893">
        <w:rPr>
          <w:rFonts w:hint="cs"/>
          <w:rtl/>
        </w:rPr>
        <w:t xml:space="preserve"> السلطة</w:t>
      </w:r>
      <w:r w:rsidR="00E70893">
        <w:rPr>
          <w:rFonts w:hint="cs"/>
          <w:rtl/>
        </w:rPr>
        <w:t xml:space="preserve"> المانحة للتفويض</w:t>
      </w:r>
      <w:r w:rsidR="0070403D" w:rsidRPr="00E70893">
        <w:rPr>
          <w:rFonts w:hint="cs"/>
          <w:rtl/>
        </w:rPr>
        <w:t xml:space="preserve">، فيصبح للسلطة المانحة الحق في توقيع </w:t>
      </w:r>
      <w:r w:rsidR="00713CA4" w:rsidRPr="00E70893">
        <w:rPr>
          <w:rFonts w:hint="cs"/>
          <w:rtl/>
        </w:rPr>
        <w:t xml:space="preserve">الجزاء </w:t>
      </w:r>
      <w:r w:rsidR="0070403D" w:rsidRPr="00E70893">
        <w:rPr>
          <w:rFonts w:hint="cs"/>
          <w:rtl/>
        </w:rPr>
        <w:t xml:space="preserve">المناسب بحق الطرف المتعاقد المخل وذلك </w:t>
      </w:r>
      <w:r w:rsidR="008D6987" w:rsidRPr="00E70893">
        <w:rPr>
          <w:rFonts w:hint="cs"/>
          <w:rtl/>
        </w:rPr>
        <w:t>بالإرادة</w:t>
      </w:r>
      <w:r w:rsidR="00713CA4" w:rsidRPr="00E70893">
        <w:rPr>
          <w:rFonts w:hint="cs"/>
          <w:rtl/>
        </w:rPr>
        <w:t xml:space="preserve"> المنفردة </w:t>
      </w:r>
      <w:r w:rsidR="0070403D" w:rsidRPr="00E70893">
        <w:rPr>
          <w:rFonts w:hint="cs"/>
          <w:rtl/>
        </w:rPr>
        <w:t xml:space="preserve">لها </w:t>
      </w:r>
      <w:r w:rsidR="00713CA4" w:rsidRPr="00E70893">
        <w:rPr>
          <w:rFonts w:hint="cs"/>
          <w:rtl/>
        </w:rPr>
        <w:t>من خلال</w:t>
      </w:r>
      <w:r w:rsidR="0070403D" w:rsidRPr="00E70893">
        <w:rPr>
          <w:rFonts w:hint="cs"/>
          <w:rtl/>
        </w:rPr>
        <w:t xml:space="preserve"> اتخاذ </w:t>
      </w:r>
      <w:r w:rsidR="008D6987" w:rsidRPr="00E70893">
        <w:rPr>
          <w:rFonts w:hint="cs"/>
          <w:rtl/>
        </w:rPr>
        <w:t>القرارات</w:t>
      </w:r>
      <w:r w:rsidR="00713CA4" w:rsidRPr="00E70893">
        <w:rPr>
          <w:rFonts w:hint="cs"/>
          <w:rtl/>
        </w:rPr>
        <w:t xml:space="preserve"> الإدارية </w:t>
      </w:r>
      <w:r w:rsidR="0070403D" w:rsidRPr="00E70893">
        <w:rPr>
          <w:rFonts w:hint="cs"/>
          <w:rtl/>
        </w:rPr>
        <w:t>المناسبة التي تصدرها ب</w:t>
      </w:r>
      <w:r w:rsidR="00713CA4" w:rsidRPr="00E70893">
        <w:rPr>
          <w:rFonts w:hint="cs"/>
          <w:rtl/>
        </w:rPr>
        <w:t>هذا الصدد</w:t>
      </w:r>
      <w:r w:rsidR="001D1526" w:rsidRPr="00E70893">
        <w:rPr>
          <w:rStyle w:val="Appelnotedebasdep"/>
          <w:color w:val="000000" w:themeColor="text1"/>
          <w:rtl/>
        </w:rPr>
        <w:footnoteReference w:id="354"/>
      </w:r>
      <w:r w:rsidR="009B568B">
        <w:rPr>
          <w:rFonts w:hint="cs"/>
          <w:rtl/>
        </w:rPr>
        <w:t>،</w:t>
      </w:r>
      <w:r w:rsidR="00713CA4" w:rsidRPr="00E70893">
        <w:rPr>
          <w:rFonts w:hint="cs"/>
          <w:rtl/>
        </w:rPr>
        <w:t xml:space="preserve">غير </w:t>
      </w:r>
      <w:r w:rsidR="0070403D" w:rsidRPr="00E70893">
        <w:rPr>
          <w:rFonts w:hint="cs"/>
          <w:rtl/>
        </w:rPr>
        <w:t>أن</w:t>
      </w:r>
      <w:r w:rsidR="00713CA4" w:rsidRPr="00E70893">
        <w:rPr>
          <w:rFonts w:hint="cs"/>
          <w:rtl/>
        </w:rPr>
        <w:t xml:space="preserve"> هذه الجزاءات </w:t>
      </w:r>
      <w:r w:rsidR="00981F35">
        <w:rPr>
          <w:rFonts w:hint="cs"/>
          <w:rtl/>
        </w:rPr>
        <w:t xml:space="preserve">تختلف </w:t>
      </w:r>
      <w:r w:rsidR="0070403D" w:rsidRPr="00E70893">
        <w:rPr>
          <w:rFonts w:hint="cs"/>
          <w:rtl/>
        </w:rPr>
        <w:t>عن تلك المطبقة في نطاق القانون الخاص</w:t>
      </w:r>
      <w:r w:rsidR="00981F35">
        <w:rPr>
          <w:rFonts w:hint="cs"/>
          <w:rtl/>
        </w:rPr>
        <w:t>،</w:t>
      </w:r>
      <w:r w:rsidR="0070403D" w:rsidRPr="00E70893">
        <w:rPr>
          <w:rFonts w:hint="cs"/>
          <w:rtl/>
        </w:rPr>
        <w:t xml:space="preserve"> التي تكون محدودة</w:t>
      </w:r>
      <w:r w:rsidR="00713CA4" w:rsidRPr="00E70893">
        <w:rPr>
          <w:rFonts w:hint="cs"/>
          <w:rtl/>
        </w:rPr>
        <w:t xml:space="preserve"> مقارنة مع </w:t>
      </w:r>
      <w:r w:rsidR="0070403D" w:rsidRPr="00E70893">
        <w:rPr>
          <w:rFonts w:hint="cs"/>
          <w:rtl/>
        </w:rPr>
        <w:t xml:space="preserve">الجزاءات التي يمكن للجهة الإدارية المتعاقدة أن تطبقها في مجال </w:t>
      </w:r>
      <w:r w:rsidR="00713CA4" w:rsidRPr="00E70893">
        <w:rPr>
          <w:rFonts w:hint="cs"/>
          <w:rtl/>
        </w:rPr>
        <w:t>العقود الإدارية بشكل عام</w:t>
      </w:r>
      <w:r w:rsidR="0070403D" w:rsidRPr="00E70893">
        <w:rPr>
          <w:rFonts w:hint="cs"/>
          <w:rtl/>
        </w:rPr>
        <w:t>، وبالأخص منها</w:t>
      </w:r>
      <w:r w:rsidR="00713CA4" w:rsidRPr="00E70893">
        <w:rPr>
          <w:rFonts w:hint="cs"/>
          <w:rtl/>
        </w:rPr>
        <w:t xml:space="preserve"> عقد تفويض ال</w:t>
      </w:r>
      <w:r w:rsidR="00981F35">
        <w:rPr>
          <w:rFonts w:hint="cs"/>
          <w:rtl/>
        </w:rPr>
        <w:t>مرفق العام أ</w:t>
      </w:r>
      <w:r w:rsidR="00713CA4" w:rsidRPr="00E70893">
        <w:rPr>
          <w:rFonts w:hint="cs"/>
          <w:rtl/>
        </w:rPr>
        <w:t xml:space="preserve">ين تملك </w:t>
      </w:r>
      <w:r w:rsidR="0070403D" w:rsidRPr="00E70893">
        <w:rPr>
          <w:rFonts w:hint="cs"/>
          <w:rtl/>
        </w:rPr>
        <w:t>الجهة الإدارية</w:t>
      </w:r>
      <w:r w:rsidR="00981F35">
        <w:rPr>
          <w:rFonts w:hint="cs"/>
          <w:rtl/>
        </w:rPr>
        <w:t xml:space="preserve"> في مواجهة المفوض إ</w:t>
      </w:r>
      <w:r w:rsidR="0070403D" w:rsidRPr="00E70893">
        <w:rPr>
          <w:rFonts w:hint="cs"/>
          <w:rtl/>
        </w:rPr>
        <w:t>ليه سلط</w:t>
      </w:r>
      <w:r w:rsidR="00981F35">
        <w:rPr>
          <w:rFonts w:hint="cs"/>
          <w:rtl/>
        </w:rPr>
        <w:t xml:space="preserve"> واسعة في توقيع الجزاءات أ</w:t>
      </w:r>
      <w:r w:rsidR="00713CA4" w:rsidRPr="00E70893">
        <w:rPr>
          <w:rFonts w:hint="cs"/>
          <w:rtl/>
        </w:rPr>
        <w:t xml:space="preserve">كثر </w:t>
      </w:r>
      <w:r w:rsidR="00C062E0" w:rsidRPr="00E70893">
        <w:rPr>
          <w:rFonts w:hint="cs"/>
          <w:rtl/>
        </w:rPr>
        <w:t xml:space="preserve">اتساعا </w:t>
      </w:r>
      <w:r w:rsidR="00713CA4" w:rsidRPr="00E70893">
        <w:rPr>
          <w:rFonts w:hint="cs"/>
          <w:rtl/>
        </w:rPr>
        <w:t>من باقي العقود الإدارية الأخرى</w:t>
      </w:r>
      <w:r w:rsidR="001D1526" w:rsidRPr="00E70893">
        <w:rPr>
          <w:rStyle w:val="Appelnotedebasdep"/>
          <w:color w:val="000000" w:themeColor="text1"/>
          <w:rtl/>
        </w:rPr>
        <w:footnoteReference w:id="355"/>
      </w:r>
      <w:r w:rsidR="00981F35">
        <w:rPr>
          <w:rFonts w:hint="cs"/>
          <w:rtl/>
        </w:rPr>
        <w:t>،</w:t>
      </w:r>
      <w:r w:rsidR="00713CA4" w:rsidRPr="00E70893">
        <w:rPr>
          <w:rFonts w:hint="cs"/>
          <w:rtl/>
        </w:rPr>
        <w:t xml:space="preserve"> </w:t>
      </w:r>
      <w:r w:rsidR="00981F35">
        <w:rPr>
          <w:rFonts w:hint="cs"/>
          <w:rtl/>
        </w:rPr>
        <w:t>وبذلك يمكن للسلطة المفوضة إ</w:t>
      </w:r>
      <w:r w:rsidR="00C062E0" w:rsidRPr="00E70893">
        <w:rPr>
          <w:rFonts w:hint="cs"/>
          <w:rtl/>
        </w:rPr>
        <w:t>عمال سلطاتها الواسعة في ضمان تحقيق المرافق العامة على النحو المسطر في عقد التفويض ومواجهة الاختلالات التي قد يتسبب فيها المستثمر في المرفق العام .</w:t>
      </w:r>
      <w:r w:rsidR="00C062E0" w:rsidRPr="00DE6131">
        <w:rPr>
          <w:rFonts w:hint="cs"/>
          <w:sz w:val="24"/>
          <w:szCs w:val="24"/>
          <w:rtl/>
        </w:rPr>
        <w:t xml:space="preserve"> </w:t>
      </w:r>
    </w:p>
    <w:p w14:paraId="6C6BA587" w14:textId="44970D06" w:rsidR="00713CA4" w:rsidRPr="00DE6131" w:rsidRDefault="00C062E0" w:rsidP="00D74548">
      <w:pPr>
        <w:rPr>
          <w:rtl/>
        </w:rPr>
      </w:pPr>
      <w:r w:rsidRPr="00DE6131">
        <w:rPr>
          <w:rFonts w:hint="cs"/>
          <w:rtl/>
        </w:rPr>
        <w:t>وفي هذا الشأن يقول الأستاذ جيزي أ</w:t>
      </w:r>
      <w:r w:rsidR="007C07B9" w:rsidRPr="00DE6131">
        <w:rPr>
          <w:rFonts w:hint="cs"/>
          <w:rtl/>
        </w:rPr>
        <w:t>ن</w:t>
      </w:r>
      <w:r w:rsidRPr="00DE6131">
        <w:rPr>
          <w:rFonts w:hint="cs"/>
          <w:rtl/>
        </w:rPr>
        <w:t xml:space="preserve">ه لضمان </w:t>
      </w:r>
      <w:r w:rsidR="00156689">
        <w:rPr>
          <w:rFonts w:hint="cs"/>
          <w:rtl/>
        </w:rPr>
        <w:t xml:space="preserve"> سير</w:t>
      </w:r>
      <w:r w:rsidR="007C07B9" w:rsidRPr="00DE6131">
        <w:rPr>
          <w:rFonts w:hint="cs"/>
          <w:rtl/>
        </w:rPr>
        <w:t xml:space="preserve">المرافق العامة بانتظام </w:t>
      </w:r>
      <w:r w:rsidR="008D6987" w:rsidRPr="00DE6131">
        <w:rPr>
          <w:rFonts w:hint="cs"/>
          <w:rtl/>
        </w:rPr>
        <w:t>واضطراد</w:t>
      </w:r>
      <w:r w:rsidR="007C07B9" w:rsidRPr="00DE6131">
        <w:rPr>
          <w:rFonts w:hint="cs"/>
          <w:rtl/>
        </w:rPr>
        <w:t xml:space="preserve"> </w:t>
      </w:r>
      <w:r w:rsidRPr="00DE6131">
        <w:rPr>
          <w:rFonts w:hint="cs"/>
          <w:rtl/>
        </w:rPr>
        <w:t xml:space="preserve">يجب </w:t>
      </w:r>
      <w:r w:rsidR="00156689">
        <w:rPr>
          <w:rFonts w:hint="cs"/>
          <w:rtl/>
        </w:rPr>
        <w:t>أ</w:t>
      </w:r>
      <w:r w:rsidR="007C07B9" w:rsidRPr="00DE6131">
        <w:rPr>
          <w:rFonts w:hint="cs"/>
          <w:rtl/>
        </w:rPr>
        <w:t xml:space="preserve">ن يكون المتعاقد مع الإدارة </w:t>
      </w:r>
      <w:r w:rsidRPr="00DE6131">
        <w:rPr>
          <w:rFonts w:hint="cs"/>
          <w:rtl/>
        </w:rPr>
        <w:t>فيما يتعلق ب</w:t>
      </w:r>
      <w:r w:rsidR="007C07B9" w:rsidRPr="00DE6131">
        <w:rPr>
          <w:rFonts w:hint="cs"/>
          <w:rtl/>
        </w:rPr>
        <w:t>المرافق</w:t>
      </w:r>
      <w:r w:rsidRPr="00DE6131">
        <w:rPr>
          <w:rFonts w:hint="cs"/>
          <w:rtl/>
        </w:rPr>
        <w:t xml:space="preserve"> العامة على درجة </w:t>
      </w:r>
      <w:r w:rsidR="008D6987" w:rsidRPr="00DE6131">
        <w:rPr>
          <w:rFonts w:hint="cs"/>
          <w:rtl/>
        </w:rPr>
        <w:t>كبيرة</w:t>
      </w:r>
      <w:r w:rsidRPr="00DE6131">
        <w:rPr>
          <w:rFonts w:hint="cs"/>
          <w:rtl/>
        </w:rPr>
        <w:t xml:space="preserve"> من الدقة والانضباط</w:t>
      </w:r>
      <w:r w:rsidR="007C07B9" w:rsidRPr="00DE6131">
        <w:rPr>
          <w:rFonts w:hint="cs"/>
          <w:rtl/>
        </w:rPr>
        <w:t xml:space="preserve"> في تنفيذ التزاماته</w:t>
      </w:r>
      <w:r w:rsidR="00156689">
        <w:rPr>
          <w:rFonts w:hint="cs"/>
          <w:rtl/>
        </w:rPr>
        <w:t>،</w:t>
      </w:r>
      <w:r w:rsidR="007C07B9" w:rsidRPr="00DE6131">
        <w:rPr>
          <w:rFonts w:hint="cs"/>
          <w:rtl/>
        </w:rPr>
        <w:t xml:space="preserve"> وحتى </w:t>
      </w:r>
      <w:r w:rsidRPr="00DE6131">
        <w:rPr>
          <w:rFonts w:hint="cs"/>
          <w:rtl/>
        </w:rPr>
        <w:t>يتسنى للجهة العامة</w:t>
      </w:r>
      <w:r w:rsidR="007C07B9" w:rsidRPr="00DE6131">
        <w:rPr>
          <w:rFonts w:hint="cs"/>
          <w:rtl/>
        </w:rPr>
        <w:t xml:space="preserve"> </w:t>
      </w:r>
      <w:r w:rsidRPr="00DE6131">
        <w:rPr>
          <w:rFonts w:hint="cs"/>
          <w:rtl/>
        </w:rPr>
        <w:t xml:space="preserve">أن تؤمن </w:t>
      </w:r>
      <w:r w:rsidR="00156689">
        <w:rPr>
          <w:rFonts w:hint="cs"/>
          <w:rtl/>
        </w:rPr>
        <w:t>هذه الدقة يجب أ</w:t>
      </w:r>
      <w:r w:rsidR="007C07B9" w:rsidRPr="00DE6131">
        <w:rPr>
          <w:rFonts w:hint="cs"/>
          <w:rtl/>
        </w:rPr>
        <w:t xml:space="preserve">ن </w:t>
      </w:r>
      <w:r w:rsidRPr="00DE6131">
        <w:rPr>
          <w:rFonts w:hint="cs"/>
          <w:rtl/>
        </w:rPr>
        <w:t>تزود</w:t>
      </w:r>
      <w:r w:rsidR="007C07B9" w:rsidRPr="00DE6131">
        <w:rPr>
          <w:rFonts w:hint="cs"/>
          <w:rtl/>
        </w:rPr>
        <w:t xml:space="preserve"> </w:t>
      </w:r>
      <w:r w:rsidRPr="00DE6131">
        <w:rPr>
          <w:rFonts w:hint="cs"/>
          <w:rtl/>
        </w:rPr>
        <w:t xml:space="preserve">بأدوات </w:t>
      </w:r>
      <w:r w:rsidR="00156689">
        <w:rPr>
          <w:rFonts w:hint="cs"/>
          <w:rtl/>
        </w:rPr>
        <w:t>وجزا</w:t>
      </w:r>
      <w:r w:rsidR="00A531D1">
        <w:rPr>
          <w:rFonts w:hint="cs"/>
          <w:rtl/>
        </w:rPr>
        <w:t>ء</w:t>
      </w:r>
      <w:r w:rsidR="008D6987" w:rsidRPr="00DE6131">
        <w:rPr>
          <w:rFonts w:hint="cs"/>
          <w:rtl/>
        </w:rPr>
        <w:t>ات</w:t>
      </w:r>
      <w:r w:rsidR="007C07B9" w:rsidRPr="00DE6131">
        <w:rPr>
          <w:rFonts w:hint="cs"/>
          <w:rtl/>
        </w:rPr>
        <w:t xml:space="preserve"> حازمة </w:t>
      </w:r>
      <w:r w:rsidRPr="00DE6131">
        <w:rPr>
          <w:rFonts w:hint="cs"/>
          <w:rtl/>
        </w:rPr>
        <w:t xml:space="preserve">يسمح </w:t>
      </w:r>
      <w:r w:rsidR="008D6987" w:rsidRPr="00DE6131">
        <w:rPr>
          <w:rFonts w:hint="cs"/>
          <w:rtl/>
        </w:rPr>
        <w:t>بها</w:t>
      </w:r>
      <w:r w:rsidR="007C07B9" w:rsidRPr="00DE6131">
        <w:rPr>
          <w:rFonts w:hint="cs"/>
          <w:rtl/>
        </w:rPr>
        <w:t xml:space="preserve"> </w:t>
      </w:r>
      <w:r w:rsidRPr="00DE6131">
        <w:rPr>
          <w:rFonts w:hint="cs"/>
          <w:rtl/>
        </w:rPr>
        <w:t xml:space="preserve">في ظل قواعد </w:t>
      </w:r>
      <w:r w:rsidR="007C07B9" w:rsidRPr="00DE6131">
        <w:rPr>
          <w:rFonts w:hint="cs"/>
          <w:rtl/>
        </w:rPr>
        <w:t>القانون العام بعيد</w:t>
      </w:r>
      <w:r w:rsidRPr="00DE6131">
        <w:rPr>
          <w:rFonts w:hint="cs"/>
          <w:rtl/>
        </w:rPr>
        <w:t>ا</w:t>
      </w:r>
      <w:r w:rsidR="007C07B9" w:rsidRPr="00DE6131">
        <w:rPr>
          <w:rFonts w:hint="cs"/>
          <w:rtl/>
        </w:rPr>
        <w:t xml:space="preserve"> عن تلك </w:t>
      </w:r>
      <w:r w:rsidRPr="00DE6131">
        <w:rPr>
          <w:rFonts w:hint="cs"/>
          <w:rtl/>
        </w:rPr>
        <w:t>الجزاءات المتعارف عليها في ظل</w:t>
      </w:r>
      <w:r w:rsidR="007C07B9" w:rsidRPr="00DE6131">
        <w:rPr>
          <w:rFonts w:hint="cs"/>
          <w:rtl/>
        </w:rPr>
        <w:t xml:space="preserve"> القانون الخاص</w:t>
      </w:r>
      <w:r w:rsidR="00A531D1">
        <w:rPr>
          <w:rFonts w:hint="cs"/>
          <w:rtl/>
        </w:rPr>
        <w:t>،</w:t>
      </w:r>
      <w:r w:rsidR="007C07B9" w:rsidRPr="00DE6131">
        <w:rPr>
          <w:rFonts w:hint="cs"/>
          <w:rtl/>
        </w:rPr>
        <w:t xml:space="preserve"> والتي تتميز </w:t>
      </w:r>
      <w:r w:rsidRPr="00DE6131">
        <w:rPr>
          <w:rFonts w:hint="cs"/>
          <w:rtl/>
        </w:rPr>
        <w:t>بطول الإجراءات وتعقيدها</w:t>
      </w:r>
      <w:r w:rsidR="007C07B9" w:rsidRPr="00DE6131">
        <w:rPr>
          <w:rFonts w:hint="cs"/>
          <w:rtl/>
        </w:rPr>
        <w:t xml:space="preserve"> خاصة</w:t>
      </w:r>
      <w:r w:rsidR="00A531D1">
        <w:rPr>
          <w:rFonts w:hint="cs"/>
          <w:rtl/>
        </w:rPr>
        <w:t xml:space="preserve"> في أنها تستدعي إ</w:t>
      </w:r>
      <w:r w:rsidRPr="00DE6131">
        <w:rPr>
          <w:rFonts w:hint="cs"/>
          <w:rtl/>
        </w:rPr>
        <w:t>لزامية</w:t>
      </w:r>
      <w:r w:rsidR="007C07B9" w:rsidRPr="00DE6131">
        <w:rPr>
          <w:rFonts w:hint="cs"/>
          <w:rtl/>
        </w:rPr>
        <w:t xml:space="preserve"> تدخل القاضي في إقرارها </w:t>
      </w:r>
      <w:r w:rsidR="008D6987" w:rsidRPr="00DE6131">
        <w:rPr>
          <w:rFonts w:hint="cs"/>
          <w:rtl/>
        </w:rPr>
        <w:t>وما يترت</w:t>
      </w:r>
      <w:r w:rsidR="008D6987" w:rsidRPr="00DE6131">
        <w:rPr>
          <w:rtl/>
        </w:rPr>
        <w:t>ب</w:t>
      </w:r>
      <w:r w:rsidRPr="00DE6131">
        <w:rPr>
          <w:rFonts w:hint="cs"/>
          <w:rtl/>
        </w:rPr>
        <w:t xml:space="preserve"> على ذلك </w:t>
      </w:r>
      <w:r w:rsidR="00A531D1">
        <w:rPr>
          <w:rFonts w:hint="cs"/>
          <w:rtl/>
        </w:rPr>
        <w:t>من سلطة تقديرية في تكييف أفعال أ</w:t>
      </w:r>
      <w:r w:rsidR="007C07B9" w:rsidRPr="00DE6131">
        <w:rPr>
          <w:rFonts w:hint="cs"/>
          <w:rtl/>
        </w:rPr>
        <w:t>و تصرفات المتعاقد</w:t>
      </w:r>
      <w:r w:rsidR="001D1526" w:rsidRPr="00DE6131">
        <w:rPr>
          <w:rStyle w:val="Appelnotedebasdep"/>
          <w:color w:val="000000" w:themeColor="text1"/>
          <w:rtl/>
        </w:rPr>
        <w:footnoteReference w:id="356"/>
      </w:r>
      <w:r w:rsidR="00091794">
        <w:rPr>
          <w:rFonts w:hint="cs"/>
          <w:rtl/>
        </w:rPr>
        <w:t>،</w:t>
      </w:r>
      <w:r w:rsidR="006C0594" w:rsidRPr="00DE6131">
        <w:rPr>
          <w:rFonts w:hint="cs"/>
          <w:sz w:val="24"/>
          <w:szCs w:val="24"/>
          <w:rtl/>
        </w:rPr>
        <w:t xml:space="preserve"> </w:t>
      </w:r>
      <w:r w:rsidR="006C0594" w:rsidRPr="00DE6131">
        <w:rPr>
          <w:rFonts w:hint="cs"/>
          <w:rtl/>
        </w:rPr>
        <w:t xml:space="preserve">بالإضافة الى طول وتعقيد الإجراءات التي في الغالب </w:t>
      </w:r>
      <w:r w:rsidR="008D6987" w:rsidRPr="00DE6131">
        <w:rPr>
          <w:rFonts w:hint="cs"/>
          <w:rtl/>
        </w:rPr>
        <w:t>لا تعال</w:t>
      </w:r>
      <w:r w:rsidR="008D6987" w:rsidRPr="00DE6131">
        <w:rPr>
          <w:rtl/>
        </w:rPr>
        <w:t>ج</w:t>
      </w:r>
      <w:r w:rsidR="006C0594" w:rsidRPr="00DE6131">
        <w:rPr>
          <w:rFonts w:hint="cs"/>
          <w:rtl/>
        </w:rPr>
        <w:t xml:space="preserve"> الاختلالات في الوقت الملائم عكس السلطة الإدارية التي تقوم بهذه الجزاءات في الغالب بصورة مباشرة تضمن الفعالية المطلوبة في معالجة الاختلالات في وقتها</w:t>
      </w:r>
      <w:r w:rsidR="00027E05" w:rsidRPr="00DE6131">
        <w:rPr>
          <w:rFonts w:hint="cs"/>
          <w:rtl/>
        </w:rPr>
        <w:t xml:space="preserve"> </w:t>
      </w:r>
      <w:r w:rsidR="006C0594" w:rsidRPr="00DE6131">
        <w:rPr>
          <w:rFonts w:hint="cs"/>
          <w:rtl/>
        </w:rPr>
        <w:t>وهذا ما</w:t>
      </w:r>
      <w:r w:rsidR="00027E05" w:rsidRPr="00DE6131">
        <w:rPr>
          <w:rFonts w:hint="cs"/>
          <w:rtl/>
        </w:rPr>
        <w:t xml:space="preserve"> </w:t>
      </w:r>
      <w:r w:rsidR="006C0594" w:rsidRPr="00DE6131">
        <w:rPr>
          <w:rFonts w:hint="cs"/>
          <w:rtl/>
        </w:rPr>
        <w:t>يقتضيه السير الحسن للمرفق العام.</w:t>
      </w:r>
    </w:p>
    <w:p w14:paraId="2AEE946F" w14:textId="3210E522" w:rsidR="00596554" w:rsidRPr="00DE6131" w:rsidRDefault="007C07B9" w:rsidP="00D74548">
      <w:pPr>
        <w:rPr>
          <w:sz w:val="24"/>
          <w:szCs w:val="24"/>
          <w:rtl/>
        </w:rPr>
      </w:pPr>
      <w:r w:rsidRPr="00DE6131">
        <w:rPr>
          <w:rFonts w:hint="cs"/>
          <w:rtl/>
        </w:rPr>
        <w:t>فالسلطة المانحة</w:t>
      </w:r>
      <w:r w:rsidR="006C0594" w:rsidRPr="00DE6131">
        <w:rPr>
          <w:rFonts w:hint="cs"/>
          <w:rtl/>
        </w:rPr>
        <w:t xml:space="preserve"> للتفويض تتمتع</w:t>
      </w:r>
      <w:r w:rsidRPr="00DE6131">
        <w:rPr>
          <w:rFonts w:hint="cs"/>
          <w:rtl/>
        </w:rPr>
        <w:t xml:space="preserve"> في هذا </w:t>
      </w:r>
      <w:r w:rsidR="006C0594" w:rsidRPr="00DE6131">
        <w:rPr>
          <w:rFonts w:hint="cs"/>
          <w:rtl/>
        </w:rPr>
        <w:t>المجال</w:t>
      </w:r>
      <w:r w:rsidRPr="00DE6131">
        <w:rPr>
          <w:rFonts w:hint="cs"/>
          <w:rtl/>
        </w:rPr>
        <w:t xml:space="preserve"> بحرية</w:t>
      </w:r>
      <w:r w:rsidR="00091794">
        <w:rPr>
          <w:rFonts w:hint="cs"/>
          <w:rtl/>
        </w:rPr>
        <w:t xml:space="preserve"> واسعة </w:t>
      </w:r>
      <w:r w:rsidR="006C0594" w:rsidRPr="00DE6131">
        <w:rPr>
          <w:rFonts w:hint="cs"/>
          <w:rtl/>
        </w:rPr>
        <w:t>واستثنائية ولا</w:t>
      </w:r>
      <w:r w:rsidR="00C82E9A">
        <w:rPr>
          <w:rFonts w:hint="cs"/>
          <w:rtl/>
        </w:rPr>
        <w:t xml:space="preserve"> </w:t>
      </w:r>
      <w:r w:rsidR="006C0594" w:rsidRPr="00DE6131">
        <w:rPr>
          <w:rFonts w:hint="cs"/>
          <w:rtl/>
        </w:rPr>
        <w:t>مقابل لها في القانون الخاص للتعامل مع صاحب التفويض</w:t>
      </w:r>
      <w:r w:rsidR="00091794">
        <w:rPr>
          <w:rFonts w:hint="cs"/>
          <w:rtl/>
        </w:rPr>
        <w:t>،</w:t>
      </w:r>
      <w:r w:rsidR="006C0594" w:rsidRPr="00DE6131">
        <w:rPr>
          <w:rFonts w:hint="cs"/>
          <w:rtl/>
        </w:rPr>
        <w:t xml:space="preserve"> وبالتالي لها أن تقوم ب</w:t>
      </w:r>
      <w:r w:rsidR="00D163AF" w:rsidRPr="00DE6131">
        <w:rPr>
          <w:rFonts w:hint="cs"/>
          <w:rtl/>
        </w:rPr>
        <w:t xml:space="preserve">توقيع الجزاء بنفسها من دون </w:t>
      </w:r>
      <w:r w:rsidR="00091794">
        <w:rPr>
          <w:rFonts w:hint="cs"/>
          <w:rtl/>
        </w:rPr>
        <w:t>إ</w:t>
      </w:r>
      <w:r w:rsidR="006C0594" w:rsidRPr="00DE6131">
        <w:rPr>
          <w:rFonts w:hint="cs"/>
          <w:rtl/>
        </w:rPr>
        <w:t>لزامها</w:t>
      </w:r>
      <w:r w:rsidR="00D163AF" w:rsidRPr="00DE6131">
        <w:rPr>
          <w:rFonts w:hint="cs"/>
          <w:rtl/>
        </w:rPr>
        <w:t xml:space="preserve"> </w:t>
      </w:r>
      <w:r w:rsidR="00F70F12">
        <w:rPr>
          <w:rFonts w:hint="cs"/>
          <w:rtl/>
        </w:rPr>
        <w:t>بال</w:t>
      </w:r>
      <w:r w:rsidR="006C0594" w:rsidRPr="00DE6131">
        <w:rPr>
          <w:rFonts w:hint="cs"/>
          <w:rtl/>
        </w:rPr>
        <w:t>لجوء</w:t>
      </w:r>
      <w:r w:rsidR="00D163AF" w:rsidRPr="00DE6131">
        <w:rPr>
          <w:rFonts w:hint="cs"/>
          <w:rtl/>
        </w:rPr>
        <w:t xml:space="preserve"> الى القضاء </w:t>
      </w:r>
      <w:r w:rsidR="006C0594" w:rsidRPr="00DE6131">
        <w:rPr>
          <w:rFonts w:hint="cs"/>
          <w:rtl/>
        </w:rPr>
        <w:t>بشكل مسبق</w:t>
      </w:r>
      <w:r w:rsidR="00F70F12">
        <w:rPr>
          <w:rFonts w:hint="cs"/>
          <w:rtl/>
        </w:rPr>
        <w:t>،</w:t>
      </w:r>
      <w:r w:rsidR="006C0594" w:rsidRPr="00DE6131">
        <w:rPr>
          <w:rFonts w:hint="cs"/>
          <w:rtl/>
        </w:rPr>
        <w:t xml:space="preserve"> ويشمل</w:t>
      </w:r>
      <w:r w:rsidR="00D163AF" w:rsidRPr="00DE6131">
        <w:rPr>
          <w:rFonts w:hint="cs"/>
          <w:rtl/>
        </w:rPr>
        <w:t xml:space="preserve"> هذا الحكم صور الجزاءات كلها التي توقعها </w:t>
      </w:r>
      <w:r w:rsidR="00F70F12">
        <w:rPr>
          <w:rFonts w:hint="cs"/>
          <w:rtl/>
        </w:rPr>
        <w:t>الجهة المانحة</w:t>
      </w:r>
      <w:r w:rsidR="006C0594" w:rsidRPr="00DE6131">
        <w:rPr>
          <w:rFonts w:hint="cs"/>
          <w:rtl/>
        </w:rPr>
        <w:t>،</w:t>
      </w:r>
      <w:r w:rsidR="00D163AF" w:rsidRPr="00DE6131">
        <w:rPr>
          <w:rFonts w:hint="cs"/>
          <w:rtl/>
        </w:rPr>
        <w:t xml:space="preserve"> باستثناء ما</w:t>
      </w:r>
      <w:r w:rsidR="006C0594" w:rsidRPr="00DE6131">
        <w:rPr>
          <w:rFonts w:hint="cs"/>
          <w:rtl/>
        </w:rPr>
        <w:t xml:space="preserve"> أ</w:t>
      </w:r>
      <w:r w:rsidR="00D163AF" w:rsidRPr="00DE6131">
        <w:rPr>
          <w:rFonts w:hint="cs"/>
          <w:rtl/>
        </w:rPr>
        <w:t xml:space="preserve">قره مجلس الدولة الفرنسي </w:t>
      </w:r>
      <w:r w:rsidR="006C0594" w:rsidRPr="00DE6131">
        <w:rPr>
          <w:rFonts w:hint="cs"/>
          <w:rtl/>
        </w:rPr>
        <w:t>فيما يتعلق</w:t>
      </w:r>
      <w:r w:rsidR="00D163AF" w:rsidRPr="00DE6131">
        <w:rPr>
          <w:rFonts w:hint="cs"/>
          <w:rtl/>
        </w:rPr>
        <w:t xml:space="preserve"> </w:t>
      </w:r>
      <w:r w:rsidR="006C0594" w:rsidRPr="00DE6131">
        <w:rPr>
          <w:rFonts w:hint="cs"/>
          <w:rtl/>
        </w:rPr>
        <w:t>ب</w:t>
      </w:r>
      <w:r w:rsidR="00F70F12">
        <w:rPr>
          <w:rFonts w:hint="cs"/>
          <w:rtl/>
        </w:rPr>
        <w:t>عقوبة إ</w:t>
      </w:r>
      <w:r w:rsidR="00D163AF" w:rsidRPr="00DE6131">
        <w:rPr>
          <w:rFonts w:hint="cs"/>
          <w:rtl/>
        </w:rPr>
        <w:t xml:space="preserve">سقاط الالتزام </w:t>
      </w:r>
      <w:r w:rsidR="00C93D86" w:rsidRPr="00DE6131">
        <w:rPr>
          <w:rFonts w:hint="cs"/>
          <w:rtl/>
        </w:rPr>
        <w:t>التي</w:t>
      </w:r>
      <w:r w:rsidR="00D163AF" w:rsidRPr="00DE6131">
        <w:rPr>
          <w:rFonts w:hint="cs"/>
          <w:rtl/>
        </w:rPr>
        <w:t xml:space="preserve"> </w:t>
      </w:r>
      <w:r w:rsidR="00C93D86" w:rsidRPr="00DE6131">
        <w:rPr>
          <w:rFonts w:hint="cs"/>
          <w:rtl/>
        </w:rPr>
        <w:t>يجب</w:t>
      </w:r>
      <w:r w:rsidR="00D163AF" w:rsidRPr="00DE6131">
        <w:rPr>
          <w:rFonts w:hint="cs"/>
          <w:rtl/>
        </w:rPr>
        <w:t xml:space="preserve"> صدورها من </w:t>
      </w:r>
      <w:r w:rsidR="00D163AF" w:rsidRPr="00DE6131">
        <w:rPr>
          <w:rFonts w:hint="cs"/>
          <w:rtl/>
        </w:rPr>
        <w:lastRenderedPageBreak/>
        <w:t>القضاء</w:t>
      </w:r>
      <w:r w:rsidR="001D1526" w:rsidRPr="00DE6131">
        <w:rPr>
          <w:rStyle w:val="Appelnotedebasdep"/>
          <w:color w:val="000000" w:themeColor="text1"/>
          <w:rtl/>
        </w:rPr>
        <w:footnoteReference w:id="357"/>
      </w:r>
      <w:r w:rsidR="00F70F12">
        <w:rPr>
          <w:rFonts w:hint="cs"/>
          <w:rtl/>
        </w:rPr>
        <w:t>،</w:t>
      </w:r>
      <w:r w:rsidR="00E0658A">
        <w:rPr>
          <w:rFonts w:hint="cs"/>
          <w:rtl/>
        </w:rPr>
        <w:t>و</w:t>
      </w:r>
      <w:r w:rsidR="0029090F" w:rsidRPr="00DE6131">
        <w:rPr>
          <w:rFonts w:hint="cs"/>
          <w:rtl/>
        </w:rPr>
        <w:t xml:space="preserve">تعتبر فكرة المرفق العام دوما </w:t>
      </w:r>
      <w:r w:rsidR="008B3009" w:rsidRPr="00DE6131">
        <w:rPr>
          <w:rFonts w:hint="cs"/>
          <w:rtl/>
        </w:rPr>
        <w:t>هي الأساس القانون</w:t>
      </w:r>
      <w:r w:rsidR="0029090F" w:rsidRPr="00DE6131">
        <w:rPr>
          <w:rFonts w:hint="cs"/>
          <w:rtl/>
        </w:rPr>
        <w:t xml:space="preserve">ي لهذه الجزاءات في </w:t>
      </w:r>
      <w:r w:rsidR="00E0658A">
        <w:rPr>
          <w:rFonts w:hint="cs"/>
          <w:rtl/>
        </w:rPr>
        <w:t xml:space="preserve">هذا </w:t>
      </w:r>
      <w:r w:rsidR="0029090F" w:rsidRPr="00DE6131">
        <w:rPr>
          <w:rFonts w:hint="cs"/>
          <w:rtl/>
        </w:rPr>
        <w:t xml:space="preserve">المجال </w:t>
      </w:r>
      <w:r w:rsidR="008B3009" w:rsidRPr="00DE6131">
        <w:rPr>
          <w:rFonts w:hint="cs"/>
          <w:rtl/>
        </w:rPr>
        <w:t xml:space="preserve"> لاسيما </w:t>
      </w:r>
      <w:r w:rsidR="0029090F" w:rsidRPr="00DE6131">
        <w:rPr>
          <w:rFonts w:hint="cs"/>
          <w:rtl/>
        </w:rPr>
        <w:t>المتعلق ب</w:t>
      </w:r>
      <w:r w:rsidR="008B3009" w:rsidRPr="00DE6131">
        <w:rPr>
          <w:rFonts w:hint="cs"/>
          <w:rtl/>
        </w:rPr>
        <w:t xml:space="preserve">العقود الإدارية ومن طبيعة المرفق العام وجوب الحرص على استمرار سيره وانتظامه </w:t>
      </w:r>
      <w:r w:rsidR="0029090F" w:rsidRPr="00DE6131">
        <w:rPr>
          <w:rFonts w:hint="cs"/>
          <w:rtl/>
        </w:rPr>
        <w:t>دون أي توقف</w:t>
      </w:r>
      <w:r w:rsidR="00E0658A">
        <w:rPr>
          <w:rFonts w:hint="cs"/>
          <w:rtl/>
        </w:rPr>
        <w:t xml:space="preserve"> تحت</w:t>
      </w:r>
      <w:r w:rsidR="0029090F" w:rsidRPr="00DE6131">
        <w:rPr>
          <w:rFonts w:hint="cs"/>
          <w:rtl/>
        </w:rPr>
        <w:t xml:space="preserve"> </w:t>
      </w:r>
      <w:r w:rsidR="00027E05" w:rsidRPr="00DE6131">
        <w:rPr>
          <w:rFonts w:hint="cs"/>
          <w:rtl/>
        </w:rPr>
        <w:t>أي</w:t>
      </w:r>
      <w:r w:rsidR="0029090F" w:rsidRPr="00DE6131">
        <w:rPr>
          <w:rFonts w:hint="cs"/>
          <w:rtl/>
        </w:rPr>
        <w:t xml:space="preserve"> ظرف كان وذلك من منطلق هدف</w:t>
      </w:r>
      <w:r w:rsidR="008B3009" w:rsidRPr="00DE6131">
        <w:rPr>
          <w:rFonts w:hint="cs"/>
          <w:rtl/>
        </w:rPr>
        <w:t xml:space="preserve"> المصلحة العامة</w:t>
      </w:r>
      <w:r w:rsidR="00E0658A">
        <w:rPr>
          <w:rFonts w:hint="cs"/>
          <w:rtl/>
        </w:rPr>
        <w:t>،</w:t>
      </w:r>
      <w:r w:rsidR="008B3009" w:rsidRPr="00DE6131">
        <w:rPr>
          <w:rFonts w:hint="cs"/>
          <w:rtl/>
        </w:rPr>
        <w:t xml:space="preserve"> فهذه العقود </w:t>
      </w:r>
      <w:r w:rsidR="0029090F" w:rsidRPr="00DE6131">
        <w:rPr>
          <w:rFonts w:hint="cs"/>
          <w:rtl/>
        </w:rPr>
        <w:t xml:space="preserve">تخضع </w:t>
      </w:r>
      <w:r w:rsidR="008B3009" w:rsidRPr="00DE6131">
        <w:rPr>
          <w:rFonts w:hint="cs"/>
          <w:rtl/>
        </w:rPr>
        <w:t xml:space="preserve">لأحكام وقواعد خاصة </w:t>
      </w:r>
      <w:r w:rsidR="0029090F" w:rsidRPr="00DE6131">
        <w:rPr>
          <w:rFonts w:hint="cs"/>
          <w:rtl/>
        </w:rPr>
        <w:t xml:space="preserve">مختلفة </w:t>
      </w:r>
      <w:r w:rsidR="008B3009" w:rsidRPr="00DE6131">
        <w:rPr>
          <w:rFonts w:hint="cs"/>
          <w:rtl/>
        </w:rPr>
        <w:t>عن القواعد</w:t>
      </w:r>
      <w:r w:rsidR="0029090F" w:rsidRPr="00DE6131">
        <w:rPr>
          <w:rFonts w:hint="cs"/>
          <w:rtl/>
        </w:rPr>
        <w:t xml:space="preserve"> القانونية المطبقة في نطاق ال</w:t>
      </w:r>
      <w:r w:rsidR="00E0658A">
        <w:rPr>
          <w:rFonts w:hint="cs"/>
          <w:rtl/>
        </w:rPr>
        <w:t>أ</w:t>
      </w:r>
      <w:r w:rsidR="0029090F" w:rsidRPr="00DE6131">
        <w:rPr>
          <w:rFonts w:hint="cs"/>
          <w:rtl/>
        </w:rPr>
        <w:t>فراد أي في مجال</w:t>
      </w:r>
      <w:r w:rsidR="008B3009" w:rsidRPr="00DE6131">
        <w:rPr>
          <w:rFonts w:hint="cs"/>
          <w:rtl/>
        </w:rPr>
        <w:t xml:space="preserve"> العقود المدنية لتعلقها بنشاط </w:t>
      </w:r>
      <w:r w:rsidR="0029090F" w:rsidRPr="00DE6131">
        <w:rPr>
          <w:rFonts w:hint="cs"/>
          <w:rtl/>
        </w:rPr>
        <w:t>ب</w:t>
      </w:r>
      <w:r w:rsidR="008B3009" w:rsidRPr="00DE6131">
        <w:rPr>
          <w:rFonts w:hint="cs"/>
          <w:rtl/>
        </w:rPr>
        <w:t>المرافق العامة</w:t>
      </w:r>
      <w:r w:rsidR="0029090F" w:rsidRPr="00DE6131">
        <w:rPr>
          <w:rFonts w:hint="cs"/>
          <w:rtl/>
        </w:rPr>
        <w:t xml:space="preserve"> بصورة أساسية</w:t>
      </w:r>
      <w:r w:rsidR="00E0658A">
        <w:rPr>
          <w:rFonts w:hint="cs"/>
          <w:rtl/>
        </w:rPr>
        <w:t>،</w:t>
      </w:r>
      <w:r w:rsidR="0029090F" w:rsidRPr="00DE6131">
        <w:rPr>
          <w:rFonts w:hint="cs"/>
          <w:rtl/>
        </w:rPr>
        <w:t xml:space="preserve"> </w:t>
      </w:r>
      <w:r w:rsidR="008B3009" w:rsidRPr="00DE6131">
        <w:rPr>
          <w:rFonts w:hint="cs"/>
          <w:rtl/>
        </w:rPr>
        <w:t>و</w:t>
      </w:r>
      <w:r w:rsidR="00654BCD">
        <w:rPr>
          <w:rFonts w:hint="cs"/>
          <w:rtl/>
        </w:rPr>
        <w:t>بهذا ذهب فريق من الفقه الفرنسي إلى أ</w:t>
      </w:r>
      <w:r w:rsidR="008B3009" w:rsidRPr="00DE6131">
        <w:rPr>
          <w:rFonts w:hint="cs"/>
          <w:rtl/>
        </w:rPr>
        <w:t xml:space="preserve">ن فكرة المرفق العام وضرورة سيره بانتظام </w:t>
      </w:r>
      <w:r w:rsidR="00027E05" w:rsidRPr="00DE6131">
        <w:rPr>
          <w:rFonts w:hint="cs"/>
          <w:rtl/>
        </w:rPr>
        <w:t>واضطراد</w:t>
      </w:r>
      <w:r w:rsidR="008B3009" w:rsidRPr="00DE6131">
        <w:rPr>
          <w:rFonts w:hint="cs"/>
          <w:rtl/>
        </w:rPr>
        <w:t xml:space="preserve"> هي الأساس القانوني للإدارة في توقيع الجزاءات</w:t>
      </w:r>
      <w:r w:rsidR="0029090F" w:rsidRPr="00DE6131">
        <w:rPr>
          <w:rFonts w:hint="cs"/>
          <w:rtl/>
        </w:rPr>
        <w:t xml:space="preserve"> المناسبة </w:t>
      </w:r>
      <w:r w:rsidR="008B3009" w:rsidRPr="00DE6131">
        <w:rPr>
          <w:rFonts w:hint="cs"/>
          <w:rtl/>
        </w:rPr>
        <w:t>على المتعاقد</w:t>
      </w:r>
      <w:r w:rsidR="0029090F" w:rsidRPr="00DE6131">
        <w:rPr>
          <w:rFonts w:hint="cs"/>
          <w:rtl/>
        </w:rPr>
        <w:t xml:space="preserve"> معها</w:t>
      </w:r>
      <w:r w:rsidR="001D1526" w:rsidRPr="00DE6131">
        <w:rPr>
          <w:rStyle w:val="Appelnotedebasdep"/>
          <w:color w:val="000000" w:themeColor="text1"/>
          <w:rtl/>
        </w:rPr>
        <w:footnoteReference w:id="358"/>
      </w:r>
      <w:r w:rsidR="008B3009" w:rsidRPr="00DE6131">
        <w:rPr>
          <w:rFonts w:hint="cs"/>
          <w:rtl/>
        </w:rPr>
        <w:t>.</w:t>
      </w:r>
      <w:r w:rsidR="008B3009" w:rsidRPr="00DE6131">
        <w:rPr>
          <w:rFonts w:hint="cs"/>
          <w:sz w:val="24"/>
          <w:szCs w:val="24"/>
          <w:rtl/>
        </w:rPr>
        <w:t xml:space="preserve">  </w:t>
      </w:r>
    </w:p>
    <w:p w14:paraId="1A780818" w14:textId="05F3AA0B" w:rsidR="008B3009" w:rsidRPr="00DE6131" w:rsidRDefault="00596554" w:rsidP="00D74548">
      <w:pPr>
        <w:rPr>
          <w:sz w:val="24"/>
          <w:szCs w:val="24"/>
          <w:rtl/>
        </w:rPr>
      </w:pPr>
      <w:r w:rsidRPr="00DE6131">
        <w:rPr>
          <w:rFonts w:hint="cs"/>
          <w:rtl/>
        </w:rPr>
        <w:t>فتتمتع السلطة المانحة للتفويض بامتياز</w:t>
      </w:r>
      <w:r w:rsidR="00654BCD">
        <w:rPr>
          <w:rFonts w:hint="cs"/>
          <w:rtl/>
        </w:rPr>
        <w:t xml:space="preserve">ات خاصة يجد مصدرها في امتيازات </w:t>
      </w:r>
      <w:r w:rsidRPr="00DE6131">
        <w:rPr>
          <w:rFonts w:hint="cs"/>
          <w:rtl/>
        </w:rPr>
        <w:t xml:space="preserve">السلطة </w:t>
      </w:r>
      <w:r w:rsidR="00654BCD">
        <w:rPr>
          <w:rFonts w:hint="cs"/>
          <w:rtl/>
        </w:rPr>
        <w:t xml:space="preserve">العامة التي تبنى في الأساس على </w:t>
      </w:r>
      <w:r w:rsidRPr="00DE6131">
        <w:rPr>
          <w:rFonts w:hint="cs"/>
          <w:rtl/>
        </w:rPr>
        <w:t>موضوع العقد الذ</w:t>
      </w:r>
      <w:r w:rsidR="00654BCD">
        <w:rPr>
          <w:rFonts w:hint="cs"/>
          <w:rtl/>
        </w:rPr>
        <w:t>ي يرتبط بتنفيذ مهمة مرفقية عامة</w:t>
      </w:r>
      <w:r w:rsidRPr="00DE6131">
        <w:rPr>
          <w:rFonts w:hint="cs"/>
          <w:rtl/>
        </w:rPr>
        <w:t>، وهذا ما</w:t>
      </w:r>
      <w:r w:rsidR="00027E05" w:rsidRPr="00DE6131">
        <w:rPr>
          <w:rFonts w:hint="cs"/>
          <w:rtl/>
        </w:rPr>
        <w:t xml:space="preserve"> </w:t>
      </w:r>
      <w:r w:rsidRPr="00DE6131">
        <w:rPr>
          <w:rFonts w:hint="cs"/>
          <w:rtl/>
        </w:rPr>
        <w:t>يم</w:t>
      </w:r>
      <w:r w:rsidR="00027E05" w:rsidRPr="00DE6131">
        <w:rPr>
          <w:rFonts w:hint="cs"/>
          <w:rtl/>
        </w:rPr>
        <w:t>ن</w:t>
      </w:r>
      <w:r w:rsidRPr="00DE6131">
        <w:rPr>
          <w:rFonts w:hint="cs"/>
          <w:rtl/>
        </w:rPr>
        <w:t xml:space="preserve">حها استخدام  أساليب خاصة </w:t>
      </w:r>
      <w:r w:rsidR="00A83B5F">
        <w:rPr>
          <w:rFonts w:hint="cs"/>
          <w:rtl/>
        </w:rPr>
        <w:t>ترجع</w:t>
      </w:r>
      <w:r w:rsidRPr="00DE6131">
        <w:rPr>
          <w:rFonts w:hint="cs"/>
          <w:rtl/>
        </w:rPr>
        <w:t xml:space="preserve">  في الأساس الى طبيعة المرفق العام</w:t>
      </w:r>
      <w:r w:rsidR="00A83B5F">
        <w:rPr>
          <w:rFonts w:hint="cs"/>
          <w:rtl/>
        </w:rPr>
        <w:t>،</w:t>
      </w:r>
      <w:r w:rsidRPr="00DE6131">
        <w:rPr>
          <w:rFonts w:hint="cs"/>
          <w:rtl/>
        </w:rPr>
        <w:t xml:space="preserve"> لاسيما </w:t>
      </w:r>
      <w:r w:rsidR="00A83B5F">
        <w:rPr>
          <w:rFonts w:hint="cs"/>
          <w:rtl/>
        </w:rPr>
        <w:t>فيما يتعلق ب</w:t>
      </w:r>
      <w:r w:rsidRPr="00DE6131">
        <w:rPr>
          <w:rFonts w:hint="cs"/>
          <w:rtl/>
        </w:rPr>
        <w:t>مبدا الاستمرارية فيخول لها بهذا المفهوم سلطة توقيع الجزاءات على المفوض اليه في حالة ال</w:t>
      </w:r>
      <w:r w:rsidR="00A83B5F">
        <w:rPr>
          <w:rFonts w:hint="cs"/>
          <w:rtl/>
        </w:rPr>
        <w:t>إ</w:t>
      </w:r>
      <w:r w:rsidRPr="00DE6131">
        <w:rPr>
          <w:rFonts w:hint="cs"/>
          <w:rtl/>
        </w:rPr>
        <w:t>خلال بالتزاماته المنصوص عليها ف</w:t>
      </w:r>
      <w:r w:rsidR="00A83B5F">
        <w:rPr>
          <w:rFonts w:hint="cs"/>
          <w:rtl/>
        </w:rPr>
        <w:t>ي دفتر الشروط أو في عقد التفويض</w:t>
      </w:r>
      <w:r w:rsidRPr="00DE6131">
        <w:rPr>
          <w:rFonts w:hint="cs"/>
          <w:rtl/>
        </w:rPr>
        <w:t xml:space="preserve">، وتتنوع هذه  الجزاءات فقد تتخذ صورة الجزاءات المالية  </w:t>
      </w:r>
      <w:r w:rsidR="00027E05" w:rsidRPr="00DE6131">
        <w:rPr>
          <w:rFonts w:hint="cs"/>
          <w:rtl/>
        </w:rPr>
        <w:t>الإجراءات</w:t>
      </w:r>
      <w:r w:rsidRPr="00DE6131">
        <w:rPr>
          <w:rFonts w:hint="cs"/>
          <w:rtl/>
        </w:rPr>
        <w:t xml:space="preserve"> </w:t>
      </w:r>
      <w:r w:rsidR="00027E05" w:rsidRPr="00DE6131">
        <w:rPr>
          <w:rFonts w:hint="cs"/>
          <w:rtl/>
        </w:rPr>
        <w:t>الضاغطة</w:t>
      </w:r>
      <w:r w:rsidRPr="00DE6131">
        <w:rPr>
          <w:rFonts w:hint="cs"/>
          <w:rtl/>
        </w:rPr>
        <w:t xml:space="preserve"> ك</w:t>
      </w:r>
      <w:r w:rsidR="00E22C5E">
        <w:rPr>
          <w:rFonts w:hint="cs"/>
          <w:rtl/>
        </w:rPr>
        <w:t>أن  يتم وضع المرفق تحت الحراسة أ</w:t>
      </w:r>
      <w:r w:rsidRPr="00DE6131">
        <w:rPr>
          <w:rFonts w:hint="cs"/>
          <w:rtl/>
        </w:rPr>
        <w:t>و التنفيذ بال</w:t>
      </w:r>
      <w:r w:rsidR="00E22C5E">
        <w:rPr>
          <w:rFonts w:hint="cs"/>
          <w:rtl/>
        </w:rPr>
        <w:t>إستعانة بمفوض له آخر</w:t>
      </w:r>
      <w:r w:rsidRPr="00DE6131">
        <w:rPr>
          <w:rFonts w:hint="cs"/>
          <w:rtl/>
        </w:rPr>
        <w:t>على نفقة المفوض له الأول أو فسخ عقد التفويض بقرار صادر عن السلطة المفوضة بشكل  صريح ومكتوب</w:t>
      </w:r>
      <w:r w:rsidRPr="00DE6131">
        <w:rPr>
          <w:rStyle w:val="Appelnotedebasdep"/>
          <w:color w:val="000000" w:themeColor="text1"/>
          <w:rtl/>
        </w:rPr>
        <w:footnoteReference w:id="359"/>
      </w:r>
      <w:r w:rsidRPr="00DE6131">
        <w:rPr>
          <w:rFonts w:hint="cs"/>
          <w:rtl/>
        </w:rPr>
        <w:t>.</w:t>
      </w:r>
    </w:p>
    <w:p w14:paraId="7542A899" w14:textId="161BD242" w:rsidR="00DF6CF7" w:rsidRPr="00DE6131" w:rsidRDefault="0029090F" w:rsidP="00DC6D1B">
      <w:pPr>
        <w:ind w:firstLine="0"/>
        <w:outlineLvl w:val="4"/>
        <w:rPr>
          <w:b/>
          <w:bCs/>
          <w:color w:val="000000" w:themeColor="text1"/>
          <w:rtl/>
        </w:rPr>
      </w:pPr>
      <w:bookmarkStart w:id="247" w:name="_Toc165664657"/>
      <w:bookmarkStart w:id="248" w:name="_Toc165665157"/>
      <w:bookmarkStart w:id="249" w:name="_Toc168134098"/>
      <w:r w:rsidRPr="00DE6131">
        <w:rPr>
          <w:rFonts w:hint="cs"/>
          <w:b/>
          <w:bCs/>
          <w:color w:val="000000" w:themeColor="text1"/>
          <w:rtl/>
        </w:rPr>
        <w:t xml:space="preserve">الفرع </w:t>
      </w:r>
      <w:r w:rsidR="00E22C5E">
        <w:rPr>
          <w:rFonts w:hint="cs"/>
          <w:b/>
          <w:bCs/>
          <w:color w:val="000000" w:themeColor="text1"/>
          <w:rtl/>
        </w:rPr>
        <w:t>الأ</w:t>
      </w:r>
      <w:r w:rsidR="00013B14" w:rsidRPr="00DE6131">
        <w:rPr>
          <w:rFonts w:hint="cs"/>
          <w:b/>
          <w:bCs/>
          <w:color w:val="000000" w:themeColor="text1"/>
          <w:rtl/>
        </w:rPr>
        <w:t>ول</w:t>
      </w:r>
      <w:r w:rsidRPr="00DE6131">
        <w:rPr>
          <w:rFonts w:hint="cs"/>
          <w:b/>
          <w:bCs/>
          <w:color w:val="000000" w:themeColor="text1"/>
          <w:rtl/>
        </w:rPr>
        <w:t xml:space="preserve">: الجزاءات </w:t>
      </w:r>
      <w:r w:rsidR="00E22C5E">
        <w:rPr>
          <w:rFonts w:hint="cs"/>
          <w:b/>
          <w:bCs/>
          <w:color w:val="000000" w:themeColor="text1"/>
          <w:rtl/>
        </w:rPr>
        <w:t>الإ</w:t>
      </w:r>
      <w:r w:rsidR="00013B14" w:rsidRPr="00DE6131">
        <w:rPr>
          <w:rFonts w:hint="cs"/>
          <w:b/>
          <w:bCs/>
          <w:color w:val="000000" w:themeColor="text1"/>
          <w:rtl/>
        </w:rPr>
        <w:t>دارية</w:t>
      </w:r>
      <w:bookmarkEnd w:id="247"/>
      <w:bookmarkEnd w:id="248"/>
      <w:bookmarkEnd w:id="249"/>
      <w:r w:rsidR="00DF6CF7" w:rsidRPr="00DE6131">
        <w:rPr>
          <w:rFonts w:hint="cs"/>
          <w:b/>
          <w:bCs/>
          <w:color w:val="000000" w:themeColor="text1"/>
          <w:rtl/>
        </w:rPr>
        <w:t xml:space="preserve"> </w:t>
      </w:r>
    </w:p>
    <w:p w14:paraId="590DB80A" w14:textId="1339CEB2" w:rsidR="00DF6CF7" w:rsidRPr="00DE6131" w:rsidRDefault="00175D3E" w:rsidP="00D74548">
      <w:pPr>
        <w:rPr>
          <w:rtl/>
        </w:rPr>
      </w:pPr>
      <w:r w:rsidRPr="00DE6131">
        <w:rPr>
          <w:rFonts w:hint="cs"/>
          <w:rtl/>
        </w:rPr>
        <w:t xml:space="preserve">تملك السلطة المفوضة في سبيل ضمان تحقيق المشروعات العامة المفوضة سلطة فرض </w:t>
      </w:r>
      <w:r w:rsidR="00DF6CF7" w:rsidRPr="00DE6131">
        <w:rPr>
          <w:rFonts w:hint="cs"/>
          <w:rtl/>
        </w:rPr>
        <w:t>جزاءات</w:t>
      </w:r>
      <w:r w:rsidR="00D90F24">
        <w:rPr>
          <w:rFonts w:hint="cs"/>
          <w:rtl/>
        </w:rPr>
        <w:t xml:space="preserve"> مختلفة وذلك في مواجهة التقصير أ</w:t>
      </w:r>
      <w:r w:rsidRPr="00DE6131">
        <w:rPr>
          <w:rFonts w:hint="cs"/>
          <w:rtl/>
        </w:rPr>
        <w:t>و ال</w:t>
      </w:r>
      <w:r w:rsidR="00D90F24">
        <w:rPr>
          <w:rFonts w:hint="cs"/>
          <w:rtl/>
        </w:rPr>
        <w:t>إخلال الذي قد ينجم عن الإهمال أ</w:t>
      </w:r>
      <w:r w:rsidRPr="00DE6131">
        <w:rPr>
          <w:rFonts w:hint="cs"/>
          <w:rtl/>
        </w:rPr>
        <w:t>و التقاعس في القي</w:t>
      </w:r>
      <w:r w:rsidR="00D90F24">
        <w:rPr>
          <w:rFonts w:hint="cs"/>
          <w:rtl/>
        </w:rPr>
        <w:t>ام بالمهام الأساسية التي يفرضها</w:t>
      </w:r>
      <w:r w:rsidRPr="00DE6131">
        <w:rPr>
          <w:rFonts w:hint="cs"/>
          <w:rtl/>
        </w:rPr>
        <w:t>عليه عقد التفويض</w:t>
      </w:r>
      <w:r w:rsidR="00D90F24">
        <w:rPr>
          <w:rFonts w:hint="cs"/>
          <w:rtl/>
        </w:rPr>
        <w:t>،</w:t>
      </w:r>
      <w:r w:rsidRPr="00DE6131">
        <w:rPr>
          <w:rFonts w:hint="cs"/>
          <w:rtl/>
        </w:rPr>
        <w:t xml:space="preserve"> وفي سبيل </w:t>
      </w:r>
      <w:r w:rsidR="00D90F24">
        <w:rPr>
          <w:rFonts w:hint="cs"/>
          <w:rtl/>
        </w:rPr>
        <w:t xml:space="preserve">ذلك </w:t>
      </w:r>
      <w:r w:rsidRPr="00DE6131">
        <w:rPr>
          <w:rFonts w:hint="cs"/>
          <w:rtl/>
        </w:rPr>
        <w:t xml:space="preserve">تستهدف الجهات المانحة تقويم هذه الاختلالات التي عادة </w:t>
      </w:r>
      <w:r w:rsidR="00027E05" w:rsidRPr="00DE6131">
        <w:rPr>
          <w:rFonts w:hint="cs"/>
          <w:rtl/>
        </w:rPr>
        <w:t>ما تصاح</w:t>
      </w:r>
      <w:r w:rsidR="00027E05" w:rsidRPr="00DE6131">
        <w:rPr>
          <w:rtl/>
        </w:rPr>
        <w:t>ب</w:t>
      </w:r>
      <w:r w:rsidRPr="00DE6131">
        <w:rPr>
          <w:rFonts w:hint="cs"/>
          <w:rtl/>
        </w:rPr>
        <w:t xml:space="preserve"> تنفيذ المرفق العام م</w:t>
      </w:r>
      <w:r w:rsidR="00FB4A0C">
        <w:rPr>
          <w:rFonts w:hint="cs"/>
          <w:rtl/>
        </w:rPr>
        <w:t>وضوع التفويض ويكون ذلك دوما في إ</w:t>
      </w:r>
      <w:r w:rsidRPr="00DE6131">
        <w:rPr>
          <w:rFonts w:hint="cs"/>
          <w:rtl/>
        </w:rPr>
        <w:t>طار مبدأ شرعية الجزاءات</w:t>
      </w:r>
      <w:r w:rsidR="00FB4A0C">
        <w:rPr>
          <w:rFonts w:hint="cs"/>
          <w:rtl/>
        </w:rPr>
        <w:t>،</w:t>
      </w:r>
      <w:r w:rsidRPr="00DE6131">
        <w:rPr>
          <w:rFonts w:hint="cs"/>
          <w:rtl/>
        </w:rPr>
        <w:t xml:space="preserve"> فلابد من أن تكون هذه الجزاءات متوافقة مع القواعد </w:t>
      </w:r>
      <w:r w:rsidR="00027E05" w:rsidRPr="00DE6131">
        <w:rPr>
          <w:rFonts w:hint="cs"/>
          <w:rtl/>
        </w:rPr>
        <w:t>القانوني</w:t>
      </w:r>
      <w:r w:rsidR="00027E05" w:rsidRPr="00DE6131">
        <w:rPr>
          <w:rtl/>
        </w:rPr>
        <w:t>ة</w:t>
      </w:r>
      <w:r w:rsidRPr="00DE6131">
        <w:rPr>
          <w:rFonts w:hint="cs"/>
          <w:rtl/>
        </w:rPr>
        <w:t xml:space="preserve"> المقررة لها </w:t>
      </w:r>
      <w:r w:rsidR="005A4F1A" w:rsidRPr="00DE6131">
        <w:rPr>
          <w:rFonts w:hint="cs"/>
          <w:rtl/>
        </w:rPr>
        <w:t>وتكون متناسبة مع الاختلالات التي تطرأ على تنفيذ المشاريع العامة المسيرة بالأسلوب غير المباشر، وتستمد هذه الجزاءات فاعليتها في هذ</w:t>
      </w:r>
      <w:r w:rsidR="00FB4A0C">
        <w:rPr>
          <w:rFonts w:hint="cs"/>
          <w:rtl/>
        </w:rPr>
        <w:t>ا</w:t>
      </w:r>
      <w:r w:rsidR="005A4F1A" w:rsidRPr="00DE6131">
        <w:rPr>
          <w:rFonts w:hint="cs"/>
          <w:rtl/>
        </w:rPr>
        <w:t xml:space="preserve"> ال</w:t>
      </w:r>
      <w:r w:rsidR="00FB4A0C">
        <w:rPr>
          <w:rFonts w:hint="cs"/>
          <w:rtl/>
        </w:rPr>
        <w:t>إ</w:t>
      </w:r>
      <w:r w:rsidR="005A4F1A" w:rsidRPr="00DE6131">
        <w:rPr>
          <w:rFonts w:hint="cs"/>
          <w:rtl/>
        </w:rPr>
        <w:t>طار من كونها تصدر من طرف الجهة الإدارية المفوضة</w:t>
      </w:r>
      <w:r w:rsidR="00FB4A0C">
        <w:rPr>
          <w:rFonts w:hint="cs"/>
          <w:rtl/>
        </w:rPr>
        <w:t>،</w:t>
      </w:r>
      <w:r w:rsidR="005A4F1A" w:rsidRPr="00DE6131">
        <w:rPr>
          <w:rFonts w:hint="cs"/>
          <w:rtl/>
        </w:rPr>
        <w:t xml:space="preserve"> وتنفذ بطريقة مباشرة على المفوض له المخل بالالتزامات </w:t>
      </w:r>
      <w:r w:rsidR="00027E05" w:rsidRPr="00DE6131">
        <w:rPr>
          <w:rFonts w:hint="cs"/>
          <w:rtl/>
        </w:rPr>
        <w:t>التعاقدية</w:t>
      </w:r>
      <w:r w:rsidR="00FB4A0C">
        <w:rPr>
          <w:rFonts w:hint="cs"/>
          <w:rtl/>
        </w:rPr>
        <w:t xml:space="preserve"> أ</w:t>
      </w:r>
      <w:r w:rsidR="005A4F1A" w:rsidRPr="00DE6131">
        <w:rPr>
          <w:rFonts w:hint="cs"/>
          <w:rtl/>
        </w:rPr>
        <w:t>و</w:t>
      </w:r>
      <w:r w:rsidR="00027E05" w:rsidRPr="00DE6131">
        <w:rPr>
          <w:rFonts w:hint="cs"/>
          <w:rtl/>
        </w:rPr>
        <w:t xml:space="preserve"> </w:t>
      </w:r>
      <w:r w:rsidR="005A4F1A" w:rsidRPr="00DE6131">
        <w:rPr>
          <w:rFonts w:hint="cs"/>
          <w:rtl/>
        </w:rPr>
        <w:t>تلك المنصوص عليها في دفاتر الشروط الخاصة بهده المشار</w:t>
      </w:r>
      <w:r w:rsidR="00F57169">
        <w:rPr>
          <w:rFonts w:hint="cs"/>
          <w:rtl/>
        </w:rPr>
        <w:t>يع أ</w:t>
      </w:r>
      <w:r w:rsidR="005A4F1A" w:rsidRPr="00DE6131">
        <w:rPr>
          <w:rFonts w:hint="cs"/>
          <w:rtl/>
        </w:rPr>
        <w:t>و</w:t>
      </w:r>
      <w:r w:rsidR="00027E05" w:rsidRPr="00DE6131">
        <w:rPr>
          <w:rFonts w:hint="cs"/>
          <w:rtl/>
        </w:rPr>
        <w:t xml:space="preserve"> </w:t>
      </w:r>
      <w:r w:rsidR="005A4F1A" w:rsidRPr="00DE6131">
        <w:rPr>
          <w:rFonts w:hint="cs"/>
          <w:rtl/>
        </w:rPr>
        <w:t xml:space="preserve">حتى الالتزامات المنصوص عليها </w:t>
      </w:r>
      <w:r w:rsidR="00F57169">
        <w:rPr>
          <w:rFonts w:hint="cs"/>
          <w:rtl/>
        </w:rPr>
        <w:t>في القوانيين واللوائح التنظيمية</w:t>
      </w:r>
      <w:r w:rsidR="005A4F1A" w:rsidRPr="00DE6131">
        <w:rPr>
          <w:rFonts w:hint="cs"/>
          <w:rtl/>
        </w:rPr>
        <w:t xml:space="preserve"> وتتنوع هذه الجزاءات</w:t>
      </w:r>
      <w:r w:rsidR="00DF6CF7" w:rsidRPr="00DE6131">
        <w:rPr>
          <w:rFonts w:hint="cs"/>
          <w:rtl/>
        </w:rPr>
        <w:t xml:space="preserve"> التي توقع على المفوض اليه في عقود تفويض المرفق العام</w:t>
      </w:r>
      <w:r w:rsidR="005A4F1A" w:rsidRPr="00DE6131">
        <w:rPr>
          <w:rFonts w:hint="cs"/>
          <w:rtl/>
        </w:rPr>
        <w:t xml:space="preserve"> وتتدرج من توقيع </w:t>
      </w:r>
      <w:r w:rsidR="00DF6CF7" w:rsidRPr="00DE6131">
        <w:rPr>
          <w:rFonts w:hint="cs"/>
          <w:rtl/>
        </w:rPr>
        <w:t xml:space="preserve"> الغرامات </w:t>
      </w:r>
      <w:r w:rsidR="005A4F1A" w:rsidRPr="00DE6131">
        <w:rPr>
          <w:rFonts w:hint="cs"/>
          <w:rtl/>
        </w:rPr>
        <w:t xml:space="preserve">الى </w:t>
      </w:r>
      <w:r w:rsidR="00DF6CF7" w:rsidRPr="00DE6131">
        <w:rPr>
          <w:rFonts w:hint="cs"/>
          <w:rtl/>
        </w:rPr>
        <w:t>وضع المرفق</w:t>
      </w:r>
      <w:r w:rsidR="005A4F1A" w:rsidRPr="00DE6131">
        <w:rPr>
          <w:rFonts w:hint="cs"/>
          <w:rtl/>
        </w:rPr>
        <w:t xml:space="preserve"> العام المفوض </w:t>
      </w:r>
      <w:r w:rsidR="00DF6CF7" w:rsidRPr="00DE6131">
        <w:rPr>
          <w:rFonts w:hint="cs"/>
          <w:rtl/>
        </w:rPr>
        <w:t xml:space="preserve"> تحت الحراسة</w:t>
      </w:r>
      <w:r w:rsidR="00F57169">
        <w:rPr>
          <w:rFonts w:hint="cs"/>
          <w:rtl/>
        </w:rPr>
        <w:t xml:space="preserve"> الى الإ</w:t>
      </w:r>
      <w:r w:rsidR="005A4F1A" w:rsidRPr="00DE6131">
        <w:rPr>
          <w:rFonts w:hint="cs"/>
          <w:rtl/>
        </w:rPr>
        <w:t>سقاط و</w:t>
      </w:r>
      <w:r w:rsidR="00DF6CF7" w:rsidRPr="00DE6131">
        <w:rPr>
          <w:rFonts w:hint="cs"/>
          <w:rtl/>
        </w:rPr>
        <w:t xml:space="preserve">فسخ </w:t>
      </w:r>
      <w:r w:rsidR="005A4F1A" w:rsidRPr="00DE6131">
        <w:rPr>
          <w:rFonts w:hint="cs"/>
          <w:rtl/>
        </w:rPr>
        <w:t>العقد.</w:t>
      </w:r>
    </w:p>
    <w:p w14:paraId="0BB74E63" w14:textId="3E04AADD" w:rsidR="00DF6CF7" w:rsidRPr="00DE6131" w:rsidRDefault="00AB0E26" w:rsidP="00DC6D1B">
      <w:pPr>
        <w:ind w:firstLine="0"/>
        <w:rPr>
          <w:color w:val="000000" w:themeColor="text1"/>
          <w:rtl/>
        </w:rPr>
      </w:pPr>
      <w:r w:rsidRPr="00DE6131">
        <w:rPr>
          <w:rFonts w:hint="cs"/>
          <w:b/>
          <w:bCs/>
          <w:color w:val="000000" w:themeColor="text1"/>
          <w:rtl/>
        </w:rPr>
        <w:t>2</w:t>
      </w:r>
      <w:r w:rsidR="00887610" w:rsidRPr="00DE6131">
        <w:rPr>
          <w:rFonts w:hint="cs"/>
          <w:b/>
          <w:bCs/>
          <w:color w:val="000000" w:themeColor="text1"/>
          <w:rtl/>
        </w:rPr>
        <w:t xml:space="preserve">/ </w:t>
      </w:r>
      <w:r w:rsidR="00DF6CF7" w:rsidRPr="00DE6131">
        <w:rPr>
          <w:rFonts w:hint="cs"/>
          <w:b/>
          <w:bCs/>
          <w:color w:val="000000" w:themeColor="text1"/>
          <w:rtl/>
        </w:rPr>
        <w:t xml:space="preserve">وضع المرفق تحت </w:t>
      </w:r>
      <w:r w:rsidRPr="00DE6131">
        <w:rPr>
          <w:rFonts w:hint="cs"/>
          <w:b/>
          <w:bCs/>
          <w:color w:val="000000" w:themeColor="text1"/>
          <w:rtl/>
        </w:rPr>
        <w:t>الحراسة</w:t>
      </w:r>
      <w:r w:rsidRPr="00DE6131">
        <w:rPr>
          <w:rFonts w:hint="cs"/>
          <w:color w:val="000000" w:themeColor="text1"/>
          <w:rtl/>
        </w:rPr>
        <w:t>:</w:t>
      </w:r>
    </w:p>
    <w:p w14:paraId="45D3EE41" w14:textId="517D9CF7" w:rsidR="00DF6CF7" w:rsidRPr="00DE6131" w:rsidRDefault="00AB0E26" w:rsidP="00D74548">
      <w:pPr>
        <w:rPr>
          <w:rtl/>
        </w:rPr>
      </w:pPr>
      <w:r w:rsidRPr="00DE6131">
        <w:rPr>
          <w:rFonts w:hint="cs"/>
          <w:rtl/>
        </w:rPr>
        <w:t xml:space="preserve">يمكن كذلك للجهة العامة المانحة للتفويض أن تضع المرفق العام المفوض تحت </w:t>
      </w:r>
      <w:r w:rsidR="00DF6CF7" w:rsidRPr="00DE6131">
        <w:rPr>
          <w:rFonts w:hint="cs"/>
          <w:rtl/>
        </w:rPr>
        <w:t xml:space="preserve"> الحراسة يعني </w:t>
      </w:r>
      <w:r w:rsidRPr="00DE6131">
        <w:rPr>
          <w:rFonts w:hint="cs"/>
          <w:rtl/>
        </w:rPr>
        <w:t xml:space="preserve">أن تحل الجهة </w:t>
      </w:r>
      <w:r w:rsidR="00DF6CF7" w:rsidRPr="00DE6131">
        <w:rPr>
          <w:rFonts w:hint="cs"/>
          <w:rtl/>
        </w:rPr>
        <w:t xml:space="preserve"> </w:t>
      </w:r>
      <w:r w:rsidRPr="00DE6131">
        <w:rPr>
          <w:rFonts w:hint="cs"/>
          <w:rtl/>
        </w:rPr>
        <w:t xml:space="preserve">الإدارية </w:t>
      </w:r>
      <w:r w:rsidR="00DF6CF7" w:rsidRPr="00DE6131">
        <w:rPr>
          <w:rFonts w:hint="cs"/>
          <w:rtl/>
        </w:rPr>
        <w:t>محل المتعاقد</w:t>
      </w:r>
      <w:r w:rsidRPr="00DE6131">
        <w:rPr>
          <w:rFonts w:hint="cs"/>
          <w:rtl/>
        </w:rPr>
        <w:t xml:space="preserve"> معها</w:t>
      </w:r>
      <w:r w:rsidR="00DF6CF7" w:rsidRPr="00DE6131">
        <w:rPr>
          <w:rFonts w:hint="cs"/>
          <w:rtl/>
        </w:rPr>
        <w:t xml:space="preserve"> المفوض اليه بصورة مؤقتة </w:t>
      </w:r>
      <w:r w:rsidRPr="00DE6131">
        <w:rPr>
          <w:rFonts w:hint="cs"/>
          <w:rtl/>
        </w:rPr>
        <w:t>وذلك قصد تفادي مخاطر توقف المرفق العام المفوض</w:t>
      </w:r>
      <w:r w:rsidR="00B5592B">
        <w:rPr>
          <w:rFonts w:hint="cs"/>
          <w:rtl/>
        </w:rPr>
        <w:t>،</w:t>
      </w:r>
      <w:r w:rsidRPr="00DE6131">
        <w:rPr>
          <w:rFonts w:hint="cs"/>
          <w:rtl/>
        </w:rPr>
        <w:t xml:space="preserve"> ويكون ذلك على حساب ا</w:t>
      </w:r>
      <w:r w:rsidR="00DF6CF7" w:rsidRPr="00DE6131">
        <w:rPr>
          <w:rFonts w:hint="cs"/>
          <w:rtl/>
        </w:rPr>
        <w:t xml:space="preserve">لمفوض اليه ونفقته </w:t>
      </w:r>
      <w:r w:rsidRPr="00DE6131">
        <w:rPr>
          <w:rFonts w:hint="cs"/>
          <w:rtl/>
        </w:rPr>
        <w:t>فهو من يتحمل تكاليف هذه العملية ل</w:t>
      </w:r>
      <w:r w:rsidR="00B5592B">
        <w:rPr>
          <w:rFonts w:hint="cs"/>
          <w:rtl/>
        </w:rPr>
        <w:t>أ</w:t>
      </w:r>
      <w:r w:rsidRPr="00DE6131">
        <w:rPr>
          <w:rFonts w:hint="cs"/>
          <w:rtl/>
        </w:rPr>
        <w:t>ن ذلك يعد من مهامه ال</w:t>
      </w:r>
      <w:r w:rsidR="00B5592B">
        <w:rPr>
          <w:rFonts w:hint="cs"/>
          <w:rtl/>
        </w:rPr>
        <w:t>أ</w:t>
      </w:r>
      <w:r w:rsidRPr="00DE6131">
        <w:rPr>
          <w:rFonts w:hint="cs"/>
          <w:rtl/>
        </w:rPr>
        <w:t>صلية وتدخل الإدارة هنا هو لتفادي مخاطر هذا</w:t>
      </w:r>
      <w:r w:rsidR="00B5592B">
        <w:rPr>
          <w:rFonts w:hint="cs"/>
          <w:rtl/>
        </w:rPr>
        <w:t xml:space="preserve"> الاخلال بالالتزام </w:t>
      </w:r>
      <w:r w:rsidRPr="00DE6131">
        <w:rPr>
          <w:rFonts w:hint="cs"/>
          <w:rtl/>
        </w:rPr>
        <w:t xml:space="preserve"> ف</w:t>
      </w:r>
      <w:r w:rsidR="00DF6CF7" w:rsidRPr="00DE6131">
        <w:rPr>
          <w:rFonts w:hint="cs"/>
          <w:rtl/>
        </w:rPr>
        <w:t xml:space="preserve">وضع المرفق </w:t>
      </w:r>
      <w:r w:rsidR="00B5592B">
        <w:rPr>
          <w:rFonts w:hint="cs"/>
          <w:rtl/>
        </w:rPr>
        <w:t>العام المفوض تحت الحراسة إنما يدخل في إ</w:t>
      </w:r>
      <w:r w:rsidRPr="00DE6131">
        <w:rPr>
          <w:rFonts w:hint="cs"/>
          <w:rtl/>
        </w:rPr>
        <w:t>طار الجز</w:t>
      </w:r>
      <w:r w:rsidR="00DF6CF7" w:rsidRPr="00DE6131">
        <w:rPr>
          <w:rFonts w:hint="cs"/>
          <w:rtl/>
        </w:rPr>
        <w:t xml:space="preserve">اءات الضاغطة لذا </w:t>
      </w:r>
      <w:r w:rsidR="00B5592B">
        <w:rPr>
          <w:rFonts w:hint="cs"/>
          <w:rtl/>
        </w:rPr>
        <w:t>فالعبرة منه ليست فسخ العقد أ</w:t>
      </w:r>
      <w:r w:rsidRPr="00DE6131">
        <w:rPr>
          <w:rFonts w:hint="cs"/>
          <w:rtl/>
        </w:rPr>
        <w:t>و الى حرمان المفوض اليه من حقوقه</w:t>
      </w:r>
      <w:r w:rsidR="00B5592B">
        <w:rPr>
          <w:rFonts w:hint="cs"/>
          <w:rtl/>
        </w:rPr>
        <w:t xml:space="preserve"> وإ</w:t>
      </w:r>
      <w:r w:rsidR="00DF6CF7" w:rsidRPr="00DE6131">
        <w:rPr>
          <w:rFonts w:hint="cs"/>
          <w:rtl/>
        </w:rPr>
        <w:t xml:space="preserve">نهاء الرابطة التعاقدية بينه وبين الإدارة مانحة التفويض ولكنه </w:t>
      </w:r>
      <w:r w:rsidR="00CC1C0B" w:rsidRPr="00DE6131">
        <w:rPr>
          <w:rFonts w:hint="cs"/>
          <w:rtl/>
        </w:rPr>
        <w:t xml:space="preserve">بغرض </w:t>
      </w:r>
      <w:r w:rsidR="00DF6CF7" w:rsidRPr="00DE6131">
        <w:rPr>
          <w:rFonts w:hint="cs"/>
          <w:rtl/>
        </w:rPr>
        <w:t xml:space="preserve"> </w:t>
      </w:r>
      <w:r w:rsidR="00CC1C0B" w:rsidRPr="00DE6131">
        <w:rPr>
          <w:rFonts w:hint="cs"/>
          <w:rtl/>
        </w:rPr>
        <w:t>كف يد</w:t>
      </w:r>
      <w:r w:rsidR="00DF6CF7" w:rsidRPr="00DE6131">
        <w:rPr>
          <w:rFonts w:hint="cs"/>
          <w:rtl/>
        </w:rPr>
        <w:t xml:space="preserve"> المفوض اليه مؤقتا عن إدارة</w:t>
      </w:r>
      <w:r w:rsidR="00CC1C0B" w:rsidRPr="00DE6131">
        <w:rPr>
          <w:rFonts w:hint="cs"/>
          <w:rtl/>
        </w:rPr>
        <w:t xml:space="preserve"> واستغلال </w:t>
      </w:r>
      <w:r w:rsidR="00DF6CF7" w:rsidRPr="00DE6131">
        <w:rPr>
          <w:rFonts w:hint="cs"/>
          <w:rtl/>
        </w:rPr>
        <w:t xml:space="preserve"> المرفق العام </w:t>
      </w:r>
      <w:r w:rsidR="00B5592B">
        <w:rPr>
          <w:rFonts w:hint="cs"/>
          <w:rtl/>
        </w:rPr>
        <w:t xml:space="preserve">موضوع التفويض وبذلك يترتب </w:t>
      </w:r>
      <w:r w:rsidR="00DF6CF7" w:rsidRPr="00DE6131">
        <w:rPr>
          <w:rFonts w:hint="cs"/>
          <w:rtl/>
        </w:rPr>
        <w:t xml:space="preserve">على قرار فرض الحراسة </w:t>
      </w:r>
      <w:r w:rsidR="00CC1C0B" w:rsidRPr="00DE6131">
        <w:rPr>
          <w:rFonts w:hint="cs"/>
          <w:rtl/>
        </w:rPr>
        <w:t>مجموعة من النتائج</w:t>
      </w:r>
      <w:r w:rsidR="00DF6CF7" w:rsidRPr="00DE6131">
        <w:rPr>
          <w:rFonts w:hint="cs"/>
          <w:rtl/>
        </w:rPr>
        <w:t xml:space="preserve"> :</w:t>
      </w:r>
    </w:p>
    <w:p w14:paraId="29BEE278" w14:textId="2C74EED9" w:rsidR="00DF6CF7" w:rsidRPr="00DE6131" w:rsidRDefault="00CC1C0B" w:rsidP="00C851F9">
      <w:pPr>
        <w:ind w:firstLine="0"/>
        <w:rPr>
          <w:color w:val="000000" w:themeColor="text1"/>
          <w:rtl/>
        </w:rPr>
      </w:pPr>
      <w:r w:rsidRPr="00DE6131">
        <w:rPr>
          <w:rFonts w:hint="cs"/>
          <w:color w:val="000000" w:themeColor="text1"/>
          <w:rtl/>
        </w:rPr>
        <w:t xml:space="preserve">-أن </w:t>
      </w:r>
      <w:r w:rsidR="00CD7AF3">
        <w:rPr>
          <w:rFonts w:hint="cs"/>
          <w:color w:val="000000" w:themeColor="text1"/>
          <w:rtl/>
        </w:rPr>
        <w:t>ي</w:t>
      </w:r>
      <w:r w:rsidRPr="00DE6131">
        <w:rPr>
          <w:rFonts w:hint="cs"/>
          <w:color w:val="000000" w:themeColor="text1"/>
          <w:rtl/>
        </w:rPr>
        <w:t>كف</w:t>
      </w:r>
      <w:r w:rsidR="00DF6CF7" w:rsidRPr="00DE6131">
        <w:rPr>
          <w:rFonts w:hint="cs"/>
          <w:color w:val="000000" w:themeColor="text1"/>
          <w:rtl/>
        </w:rPr>
        <w:t xml:space="preserve"> يد </w:t>
      </w:r>
      <w:r w:rsidRPr="00DE6131">
        <w:rPr>
          <w:rFonts w:hint="cs"/>
          <w:color w:val="000000" w:themeColor="text1"/>
          <w:rtl/>
        </w:rPr>
        <w:t>صاحب التفويض</w:t>
      </w:r>
      <w:r w:rsidR="00DF6CF7" w:rsidRPr="00DE6131">
        <w:rPr>
          <w:rFonts w:hint="cs"/>
          <w:color w:val="000000" w:themeColor="text1"/>
          <w:rtl/>
        </w:rPr>
        <w:t xml:space="preserve"> عن</w:t>
      </w:r>
      <w:r w:rsidRPr="00DE6131">
        <w:rPr>
          <w:rFonts w:hint="cs"/>
          <w:color w:val="000000" w:themeColor="text1"/>
          <w:rtl/>
        </w:rPr>
        <w:t xml:space="preserve"> إدارة واستغلال </w:t>
      </w:r>
      <w:r w:rsidR="00DF6CF7" w:rsidRPr="00DE6131">
        <w:rPr>
          <w:rFonts w:hint="cs"/>
          <w:color w:val="000000" w:themeColor="text1"/>
          <w:rtl/>
        </w:rPr>
        <w:t>المرفق</w:t>
      </w:r>
      <w:r w:rsidR="00303867">
        <w:rPr>
          <w:rFonts w:hint="cs"/>
          <w:color w:val="000000" w:themeColor="text1"/>
          <w:rtl/>
        </w:rPr>
        <w:t xml:space="preserve"> العام ينتج عنه أ</w:t>
      </w:r>
      <w:r w:rsidR="00DF6CF7" w:rsidRPr="00DE6131">
        <w:rPr>
          <w:rFonts w:hint="cs"/>
          <w:color w:val="000000" w:themeColor="text1"/>
          <w:rtl/>
        </w:rPr>
        <w:t xml:space="preserve">بعاده عن </w:t>
      </w:r>
      <w:r w:rsidRPr="00DE6131">
        <w:rPr>
          <w:rFonts w:hint="cs"/>
          <w:color w:val="000000" w:themeColor="text1"/>
          <w:rtl/>
        </w:rPr>
        <w:t>إدارة المرفق</w:t>
      </w:r>
      <w:r w:rsidR="00303867">
        <w:rPr>
          <w:rFonts w:hint="cs"/>
          <w:color w:val="000000" w:themeColor="text1"/>
          <w:rtl/>
        </w:rPr>
        <w:t xml:space="preserve"> طوال فترة الحراسة إ</w:t>
      </w:r>
      <w:r w:rsidR="00DF6CF7" w:rsidRPr="00DE6131">
        <w:rPr>
          <w:rFonts w:hint="cs"/>
          <w:color w:val="000000" w:themeColor="text1"/>
          <w:rtl/>
        </w:rPr>
        <w:t xml:space="preserve">ذ تتولى الجهة </w:t>
      </w:r>
      <w:r w:rsidRPr="00DE6131">
        <w:rPr>
          <w:rFonts w:hint="cs"/>
          <w:color w:val="000000" w:themeColor="text1"/>
          <w:rtl/>
        </w:rPr>
        <w:t xml:space="preserve">العامة </w:t>
      </w:r>
      <w:r w:rsidR="00DF6CF7" w:rsidRPr="00DE6131">
        <w:rPr>
          <w:rFonts w:hint="cs"/>
          <w:color w:val="000000" w:themeColor="text1"/>
          <w:rtl/>
        </w:rPr>
        <w:t>الإدارية مانحة التفويض إدارة المرفق</w:t>
      </w:r>
      <w:r w:rsidRPr="00DE6131">
        <w:rPr>
          <w:rFonts w:hint="cs"/>
          <w:color w:val="000000" w:themeColor="text1"/>
          <w:rtl/>
        </w:rPr>
        <w:t xml:space="preserve"> بنفسها و بصورة مباشرة </w:t>
      </w:r>
      <w:r w:rsidR="00DF6CF7" w:rsidRPr="00DE6131">
        <w:rPr>
          <w:rFonts w:hint="cs"/>
          <w:color w:val="000000" w:themeColor="text1"/>
          <w:rtl/>
        </w:rPr>
        <w:t xml:space="preserve"> </w:t>
      </w:r>
      <w:r w:rsidRPr="00DE6131">
        <w:rPr>
          <w:rFonts w:hint="cs"/>
          <w:color w:val="000000" w:themeColor="text1"/>
          <w:rtl/>
        </w:rPr>
        <w:t>أو بواسطة ممثلها</w:t>
      </w:r>
      <w:r w:rsidR="00303867">
        <w:rPr>
          <w:rFonts w:hint="cs"/>
          <w:color w:val="000000" w:themeColor="text1"/>
          <w:rtl/>
        </w:rPr>
        <w:t>،</w:t>
      </w:r>
      <w:r w:rsidR="00DF6CF7" w:rsidRPr="00DE6131">
        <w:rPr>
          <w:rFonts w:hint="cs"/>
          <w:color w:val="000000" w:themeColor="text1"/>
          <w:rtl/>
        </w:rPr>
        <w:t xml:space="preserve">ويكون من حق </w:t>
      </w:r>
      <w:r w:rsidRPr="00DE6131">
        <w:rPr>
          <w:rFonts w:hint="cs"/>
          <w:color w:val="000000" w:themeColor="text1"/>
          <w:rtl/>
        </w:rPr>
        <w:t>الجهة الإدارية المانحة للتفويض في هذا الصدد</w:t>
      </w:r>
      <w:r w:rsidR="00DF6CF7" w:rsidRPr="00DE6131">
        <w:rPr>
          <w:rFonts w:hint="cs"/>
          <w:color w:val="000000" w:themeColor="text1"/>
          <w:rtl/>
        </w:rPr>
        <w:t xml:space="preserve"> ال</w:t>
      </w:r>
      <w:r w:rsidR="00303867">
        <w:rPr>
          <w:rFonts w:hint="cs"/>
          <w:color w:val="000000" w:themeColor="text1"/>
          <w:rtl/>
        </w:rPr>
        <w:t>إ</w:t>
      </w:r>
      <w:r w:rsidR="00DF6CF7" w:rsidRPr="00DE6131">
        <w:rPr>
          <w:rFonts w:hint="cs"/>
          <w:color w:val="000000" w:themeColor="text1"/>
          <w:rtl/>
        </w:rPr>
        <w:t xml:space="preserve">ستلاء </w:t>
      </w:r>
      <w:r w:rsidRPr="00DE6131">
        <w:rPr>
          <w:rFonts w:hint="cs"/>
          <w:color w:val="000000" w:themeColor="text1"/>
          <w:rtl/>
        </w:rPr>
        <w:lastRenderedPageBreak/>
        <w:t xml:space="preserve">بشكل </w:t>
      </w:r>
      <w:r w:rsidR="00DF6CF7" w:rsidRPr="00DE6131">
        <w:rPr>
          <w:rFonts w:hint="cs"/>
          <w:color w:val="000000" w:themeColor="text1"/>
          <w:rtl/>
        </w:rPr>
        <w:t xml:space="preserve">مؤقت </w:t>
      </w:r>
      <w:r w:rsidRPr="00DE6131">
        <w:rPr>
          <w:rFonts w:hint="cs"/>
          <w:color w:val="000000" w:themeColor="text1"/>
          <w:rtl/>
        </w:rPr>
        <w:t>على ممتلكات المفوض اليه الموجودة داخل</w:t>
      </w:r>
      <w:r w:rsidR="00DF6CF7" w:rsidRPr="00DE6131">
        <w:rPr>
          <w:rFonts w:hint="cs"/>
          <w:color w:val="000000" w:themeColor="text1"/>
          <w:rtl/>
        </w:rPr>
        <w:t xml:space="preserve"> المرفق</w:t>
      </w:r>
      <w:r w:rsidRPr="00DE6131">
        <w:rPr>
          <w:rFonts w:hint="cs"/>
          <w:color w:val="000000" w:themeColor="text1"/>
          <w:rtl/>
        </w:rPr>
        <w:t xml:space="preserve"> العام من منشآت ومعدات </w:t>
      </w:r>
      <w:r w:rsidR="00DF6CF7" w:rsidRPr="00DE6131">
        <w:rPr>
          <w:rFonts w:hint="cs"/>
          <w:color w:val="000000" w:themeColor="text1"/>
          <w:rtl/>
        </w:rPr>
        <w:t xml:space="preserve">مملوكة للمفوض اليه </w:t>
      </w:r>
      <w:r w:rsidRPr="00DE6131">
        <w:rPr>
          <w:rFonts w:hint="cs"/>
          <w:color w:val="000000" w:themeColor="text1"/>
          <w:rtl/>
        </w:rPr>
        <w:t xml:space="preserve">وبالخصوص الممتلكات والعتاد اللازم لتشغيل المرفق العام على أن تحافظ عليها السلطة المفوضة وتعاد الى المفوض اليه في حالتها الطبيعية بعد زوال أجراء الحراسة، وبذلك </w:t>
      </w:r>
      <w:r w:rsidR="00DF6CF7" w:rsidRPr="00DE6131">
        <w:rPr>
          <w:rFonts w:hint="cs"/>
          <w:color w:val="000000" w:themeColor="text1"/>
          <w:rtl/>
        </w:rPr>
        <w:t xml:space="preserve">تلتزم </w:t>
      </w:r>
      <w:r w:rsidRPr="00DE6131">
        <w:rPr>
          <w:rFonts w:hint="cs"/>
          <w:color w:val="000000" w:themeColor="text1"/>
          <w:rtl/>
        </w:rPr>
        <w:t>الجهة الإدارية المانحة بتنظيم وإدارة واستغلال المرفق طوال</w:t>
      </w:r>
      <w:r w:rsidR="00DF6CF7" w:rsidRPr="00DE6131">
        <w:rPr>
          <w:rFonts w:hint="cs"/>
          <w:color w:val="000000" w:themeColor="text1"/>
          <w:rtl/>
        </w:rPr>
        <w:t xml:space="preserve"> فترة الحراسة</w:t>
      </w:r>
      <w:r w:rsidR="00C851F9">
        <w:rPr>
          <w:rFonts w:hint="cs"/>
          <w:color w:val="000000" w:themeColor="text1"/>
          <w:rtl/>
        </w:rPr>
        <w:t xml:space="preserve">، </w:t>
      </w:r>
      <w:r w:rsidR="00FE5B38" w:rsidRPr="00DE6131">
        <w:rPr>
          <w:rFonts w:hint="cs"/>
          <w:color w:val="000000" w:themeColor="text1"/>
          <w:rtl/>
        </w:rPr>
        <w:t>وفقا</w:t>
      </w:r>
      <w:r w:rsidR="00232024" w:rsidRPr="00DE6131">
        <w:rPr>
          <w:rFonts w:hint="cs"/>
          <w:color w:val="000000" w:themeColor="text1"/>
          <w:rtl/>
        </w:rPr>
        <w:t xml:space="preserve"> للشروط المنصوص عليها في عقد التفويض وفي دفتر الشروط وعلة ذلك أنه </w:t>
      </w:r>
      <w:r w:rsidR="00DF6CF7" w:rsidRPr="00DE6131">
        <w:rPr>
          <w:rFonts w:hint="cs"/>
          <w:color w:val="000000" w:themeColor="text1"/>
          <w:rtl/>
        </w:rPr>
        <w:t xml:space="preserve"> ليس </w:t>
      </w:r>
      <w:r w:rsidR="00232024" w:rsidRPr="00DE6131">
        <w:rPr>
          <w:rFonts w:hint="cs"/>
          <w:color w:val="000000" w:themeColor="text1"/>
          <w:rtl/>
        </w:rPr>
        <w:t xml:space="preserve">من حق الجهة المانحة بوصفها حارسة للمرفق العام المفوض </w:t>
      </w:r>
      <w:r w:rsidR="00C851F9">
        <w:rPr>
          <w:rFonts w:hint="cs"/>
          <w:color w:val="000000" w:themeColor="text1"/>
          <w:rtl/>
        </w:rPr>
        <w:t>أ</w:t>
      </w:r>
      <w:r w:rsidR="00DF6CF7" w:rsidRPr="00DE6131">
        <w:rPr>
          <w:rFonts w:hint="cs"/>
          <w:color w:val="000000" w:themeColor="text1"/>
          <w:rtl/>
        </w:rPr>
        <w:t xml:space="preserve">ن تلجا الى </w:t>
      </w:r>
      <w:r w:rsidR="00232024" w:rsidRPr="00DE6131">
        <w:rPr>
          <w:rFonts w:hint="cs"/>
          <w:color w:val="000000" w:themeColor="text1"/>
          <w:rtl/>
        </w:rPr>
        <w:t xml:space="preserve">أي </w:t>
      </w:r>
      <w:r w:rsidR="00C851F9">
        <w:rPr>
          <w:rFonts w:hint="cs"/>
          <w:color w:val="000000" w:themeColor="text1"/>
          <w:rtl/>
        </w:rPr>
        <w:t>إ</w:t>
      </w:r>
      <w:r w:rsidR="00DF6CF7" w:rsidRPr="00DE6131">
        <w:rPr>
          <w:rFonts w:hint="cs"/>
          <w:color w:val="000000" w:themeColor="text1"/>
          <w:rtl/>
        </w:rPr>
        <w:t xml:space="preserve">جراء </w:t>
      </w:r>
      <w:r w:rsidR="00232024" w:rsidRPr="00DE6131">
        <w:rPr>
          <w:rFonts w:hint="cs"/>
          <w:color w:val="000000" w:themeColor="text1"/>
          <w:rtl/>
        </w:rPr>
        <w:t xml:space="preserve">يتضمن </w:t>
      </w:r>
      <w:r w:rsidR="00C851F9">
        <w:rPr>
          <w:rFonts w:hint="cs"/>
          <w:color w:val="000000" w:themeColor="text1"/>
          <w:rtl/>
        </w:rPr>
        <w:t>تخفيض في رسوم الانتفاع أ</w:t>
      </w:r>
      <w:r w:rsidR="00DF6CF7" w:rsidRPr="00DE6131">
        <w:rPr>
          <w:rFonts w:hint="cs"/>
          <w:color w:val="000000" w:themeColor="text1"/>
          <w:rtl/>
        </w:rPr>
        <w:t xml:space="preserve">و </w:t>
      </w:r>
      <w:r w:rsidR="00232024" w:rsidRPr="00DE6131">
        <w:rPr>
          <w:rFonts w:hint="cs"/>
          <w:color w:val="000000" w:themeColor="text1"/>
          <w:rtl/>
        </w:rPr>
        <w:t>الزيادة</w:t>
      </w:r>
      <w:r w:rsidR="00DF6CF7" w:rsidRPr="00DE6131">
        <w:rPr>
          <w:rFonts w:hint="cs"/>
          <w:color w:val="000000" w:themeColor="text1"/>
          <w:rtl/>
        </w:rPr>
        <w:t xml:space="preserve"> في التعاريف </w:t>
      </w:r>
      <w:r w:rsidR="00232024" w:rsidRPr="00DE6131">
        <w:rPr>
          <w:rFonts w:hint="cs"/>
          <w:color w:val="000000" w:themeColor="text1"/>
          <w:rtl/>
        </w:rPr>
        <w:t xml:space="preserve">وبالأخص </w:t>
      </w:r>
      <w:r w:rsidR="00C851F9">
        <w:rPr>
          <w:rFonts w:hint="cs"/>
          <w:color w:val="000000" w:themeColor="text1"/>
          <w:rtl/>
        </w:rPr>
        <w:t xml:space="preserve"> أ</w:t>
      </w:r>
      <w:r w:rsidR="00DF6CF7" w:rsidRPr="00DE6131">
        <w:rPr>
          <w:rFonts w:hint="cs"/>
          <w:color w:val="000000" w:themeColor="text1"/>
          <w:rtl/>
        </w:rPr>
        <w:t>ن</w:t>
      </w:r>
      <w:r w:rsidR="00232024" w:rsidRPr="00DE6131">
        <w:rPr>
          <w:rFonts w:hint="cs"/>
          <w:color w:val="000000" w:themeColor="text1"/>
          <w:rtl/>
        </w:rPr>
        <w:t xml:space="preserve"> لا </w:t>
      </w:r>
      <w:r w:rsidR="00DF6CF7" w:rsidRPr="00DE6131">
        <w:rPr>
          <w:rFonts w:hint="cs"/>
          <w:color w:val="000000" w:themeColor="text1"/>
          <w:rtl/>
        </w:rPr>
        <w:t xml:space="preserve"> تمنح نفسها زيادات </w:t>
      </w:r>
      <w:r w:rsidR="00B1282E" w:rsidRPr="00DE6131">
        <w:rPr>
          <w:rFonts w:hint="cs"/>
          <w:color w:val="000000" w:themeColor="text1"/>
          <w:rtl/>
        </w:rPr>
        <w:t>لا مبر</w:t>
      </w:r>
      <w:r w:rsidR="00B1282E" w:rsidRPr="00DE6131">
        <w:rPr>
          <w:color w:val="000000" w:themeColor="text1"/>
          <w:rtl/>
        </w:rPr>
        <w:t>ر</w:t>
      </w:r>
      <w:r w:rsidR="00DF6CF7" w:rsidRPr="00DE6131">
        <w:rPr>
          <w:rFonts w:hint="cs"/>
          <w:color w:val="000000" w:themeColor="text1"/>
          <w:rtl/>
        </w:rPr>
        <w:t xml:space="preserve"> لها</w:t>
      </w:r>
      <w:r w:rsidR="00DF6CF7" w:rsidRPr="00DE6131">
        <w:rPr>
          <w:rStyle w:val="Appelnotedebasdep"/>
          <w:color w:val="000000" w:themeColor="text1"/>
          <w:rtl/>
        </w:rPr>
        <w:footnoteReference w:id="360"/>
      </w:r>
      <w:r w:rsidR="00232024" w:rsidRPr="00DE6131">
        <w:rPr>
          <w:rFonts w:hint="cs"/>
          <w:color w:val="000000" w:themeColor="text1"/>
          <w:sz w:val="24"/>
          <w:szCs w:val="24"/>
          <w:rtl/>
        </w:rPr>
        <w:t>.</w:t>
      </w:r>
    </w:p>
    <w:p w14:paraId="28BAC5F0" w14:textId="2C73F48A" w:rsidR="00DF6CF7" w:rsidRPr="00DE6131" w:rsidRDefault="00232024" w:rsidP="00DC6D1B">
      <w:pPr>
        <w:ind w:firstLine="0"/>
        <w:rPr>
          <w:color w:val="000000" w:themeColor="text1"/>
          <w:rtl/>
        </w:rPr>
      </w:pPr>
      <w:r w:rsidRPr="00DE6131">
        <w:rPr>
          <w:rFonts w:hint="cs"/>
          <w:b/>
          <w:bCs/>
          <w:color w:val="000000" w:themeColor="text1"/>
          <w:rtl/>
        </w:rPr>
        <w:t>3</w:t>
      </w:r>
      <w:r w:rsidR="00887610" w:rsidRPr="00DE6131">
        <w:rPr>
          <w:rFonts w:hint="cs"/>
          <w:b/>
          <w:bCs/>
          <w:color w:val="000000" w:themeColor="text1"/>
          <w:rtl/>
        </w:rPr>
        <w:t>/</w:t>
      </w:r>
      <w:r w:rsidR="00C851F9">
        <w:rPr>
          <w:rFonts w:hint="cs"/>
          <w:b/>
          <w:bCs/>
          <w:color w:val="000000" w:themeColor="text1"/>
          <w:rtl/>
        </w:rPr>
        <w:t>الإ</w:t>
      </w:r>
      <w:r w:rsidR="00DF6CF7" w:rsidRPr="00DE6131">
        <w:rPr>
          <w:rFonts w:hint="cs"/>
          <w:b/>
          <w:bCs/>
          <w:color w:val="000000" w:themeColor="text1"/>
          <w:rtl/>
        </w:rPr>
        <w:t>سقا</w:t>
      </w:r>
      <w:r w:rsidR="00DF6CF7" w:rsidRPr="00DE6131">
        <w:rPr>
          <w:b/>
          <w:bCs/>
          <w:color w:val="000000" w:themeColor="text1"/>
          <w:rtl/>
        </w:rPr>
        <w:t>ط</w:t>
      </w:r>
      <w:r w:rsidR="00DF6CF7" w:rsidRPr="00DE6131">
        <w:rPr>
          <w:rFonts w:hint="cs"/>
          <w:b/>
          <w:bCs/>
          <w:color w:val="000000" w:themeColor="text1"/>
          <w:rtl/>
        </w:rPr>
        <w:t xml:space="preserve"> او الفسخ</w:t>
      </w:r>
    </w:p>
    <w:p w14:paraId="12E88399" w14:textId="44F42D95" w:rsidR="00DF6CF7" w:rsidRPr="00DE6131" w:rsidRDefault="00232024" w:rsidP="00D74548">
      <w:pPr>
        <w:rPr>
          <w:rtl/>
        </w:rPr>
      </w:pPr>
      <w:r w:rsidRPr="00DE6131">
        <w:rPr>
          <w:rFonts w:hint="cs"/>
          <w:rtl/>
        </w:rPr>
        <w:t xml:space="preserve">إن مصطلح </w:t>
      </w:r>
      <w:r w:rsidR="00DF6CF7" w:rsidRPr="00DE6131">
        <w:rPr>
          <w:rFonts w:hint="cs"/>
          <w:rtl/>
        </w:rPr>
        <w:t xml:space="preserve"> ال</w:t>
      </w:r>
      <w:r w:rsidR="00D11546">
        <w:rPr>
          <w:rFonts w:hint="cs"/>
          <w:rtl/>
        </w:rPr>
        <w:t>إ</w:t>
      </w:r>
      <w:r w:rsidR="00DF6CF7" w:rsidRPr="00DE6131">
        <w:rPr>
          <w:rFonts w:hint="cs"/>
          <w:rtl/>
        </w:rPr>
        <w:t xml:space="preserve">سقاط </w:t>
      </w:r>
      <w:r w:rsidRPr="00DE6131">
        <w:rPr>
          <w:rFonts w:hint="cs"/>
          <w:rtl/>
        </w:rPr>
        <w:t xml:space="preserve">تم استعماله من قبل </w:t>
      </w:r>
      <w:r w:rsidR="00DF6CF7" w:rsidRPr="00DE6131">
        <w:rPr>
          <w:rFonts w:hint="cs"/>
          <w:rtl/>
        </w:rPr>
        <w:t xml:space="preserve">مجلس الدولة الفرنسي </w:t>
      </w:r>
      <w:r w:rsidRPr="00DE6131">
        <w:rPr>
          <w:rFonts w:hint="cs"/>
          <w:rtl/>
        </w:rPr>
        <w:t>وربطه ب</w:t>
      </w:r>
      <w:r w:rsidR="00DF6CF7" w:rsidRPr="00DE6131">
        <w:rPr>
          <w:rFonts w:hint="cs"/>
          <w:rtl/>
        </w:rPr>
        <w:t xml:space="preserve">عقد امتياز المرافق العامة من دون </w:t>
      </w:r>
      <w:r w:rsidRPr="00DE6131">
        <w:rPr>
          <w:rFonts w:hint="cs"/>
          <w:rtl/>
        </w:rPr>
        <w:t>جميع</w:t>
      </w:r>
      <w:r w:rsidR="00DF6CF7" w:rsidRPr="00DE6131">
        <w:rPr>
          <w:rFonts w:hint="cs"/>
          <w:rtl/>
        </w:rPr>
        <w:t xml:space="preserve"> العقود الإدارية الأخرى حيث </w:t>
      </w:r>
      <w:r w:rsidRPr="00DE6131">
        <w:rPr>
          <w:rFonts w:hint="cs"/>
          <w:rtl/>
        </w:rPr>
        <w:t xml:space="preserve">استعمل  لفظ </w:t>
      </w:r>
      <w:r w:rsidR="00DF6CF7" w:rsidRPr="00DE6131">
        <w:rPr>
          <w:rFonts w:hint="cs"/>
          <w:rtl/>
        </w:rPr>
        <w:t>فسخ</w:t>
      </w:r>
      <w:r w:rsidRPr="00DE6131">
        <w:rPr>
          <w:rFonts w:hint="cs"/>
          <w:rtl/>
        </w:rPr>
        <w:t xml:space="preserve"> العقد </w:t>
      </w:r>
      <w:r w:rsidR="00DF6CF7" w:rsidRPr="00DE6131">
        <w:rPr>
          <w:rFonts w:hint="cs"/>
          <w:rtl/>
        </w:rPr>
        <w:t xml:space="preserve"> بالنسبة </w:t>
      </w:r>
      <w:r w:rsidRPr="00DE6131">
        <w:rPr>
          <w:rFonts w:hint="cs"/>
          <w:rtl/>
        </w:rPr>
        <w:t>للعقود الإدارية الأخرى فقد دأبت عقود</w:t>
      </w:r>
      <w:r w:rsidR="00DF6CF7" w:rsidRPr="00DE6131">
        <w:rPr>
          <w:rFonts w:hint="cs"/>
          <w:rtl/>
        </w:rPr>
        <w:t xml:space="preserve"> تفويض المرفق العام </w:t>
      </w:r>
      <w:r w:rsidRPr="00DE6131">
        <w:rPr>
          <w:rFonts w:hint="cs"/>
          <w:rtl/>
        </w:rPr>
        <w:t>ولاسيما</w:t>
      </w:r>
      <w:r w:rsidR="00DF6CF7" w:rsidRPr="00DE6131">
        <w:rPr>
          <w:rFonts w:hint="cs"/>
          <w:rtl/>
        </w:rPr>
        <w:t xml:space="preserve"> عقود الامتياز </w:t>
      </w:r>
      <w:r w:rsidRPr="00DE6131">
        <w:rPr>
          <w:rFonts w:hint="cs"/>
          <w:rtl/>
        </w:rPr>
        <w:t xml:space="preserve">بنودا </w:t>
      </w:r>
      <w:r w:rsidR="00DF6CF7" w:rsidRPr="00DE6131">
        <w:rPr>
          <w:rFonts w:hint="cs"/>
          <w:rtl/>
        </w:rPr>
        <w:t xml:space="preserve"> </w:t>
      </w:r>
      <w:r w:rsidRPr="00DE6131">
        <w:rPr>
          <w:rFonts w:hint="cs"/>
          <w:rtl/>
        </w:rPr>
        <w:t xml:space="preserve">تنص على </w:t>
      </w:r>
      <w:r w:rsidR="00DF6CF7" w:rsidRPr="00DE6131">
        <w:rPr>
          <w:rFonts w:hint="cs"/>
          <w:rtl/>
        </w:rPr>
        <w:t xml:space="preserve"> </w:t>
      </w:r>
      <w:r w:rsidRPr="00DE6131">
        <w:rPr>
          <w:rFonts w:hint="cs"/>
          <w:rtl/>
        </w:rPr>
        <w:t>صلاحية الجهة الإدارية في فسخ العقد</w:t>
      </w:r>
      <w:r w:rsidR="00D11546">
        <w:rPr>
          <w:rFonts w:hint="cs"/>
          <w:rtl/>
        </w:rPr>
        <w:t>،</w:t>
      </w:r>
      <w:r w:rsidR="00DF6CF7" w:rsidRPr="00DE6131">
        <w:rPr>
          <w:rFonts w:hint="cs"/>
          <w:rtl/>
        </w:rPr>
        <w:t xml:space="preserve"> </w:t>
      </w:r>
      <w:r w:rsidRPr="00DE6131">
        <w:rPr>
          <w:rFonts w:hint="cs"/>
          <w:rtl/>
        </w:rPr>
        <w:t xml:space="preserve">باعتباره </w:t>
      </w:r>
      <w:r w:rsidR="00FE5B38" w:rsidRPr="00DE6131">
        <w:rPr>
          <w:rFonts w:hint="cs"/>
          <w:rtl/>
        </w:rPr>
        <w:t>جزاء</w:t>
      </w:r>
      <w:r w:rsidRPr="00DE6131">
        <w:rPr>
          <w:rFonts w:hint="cs"/>
          <w:rtl/>
        </w:rPr>
        <w:t xml:space="preserve"> </w:t>
      </w:r>
      <w:r w:rsidR="00DF6CF7" w:rsidRPr="00DE6131">
        <w:rPr>
          <w:rFonts w:hint="cs"/>
          <w:rtl/>
        </w:rPr>
        <w:t xml:space="preserve"> لكن </w:t>
      </w:r>
      <w:r w:rsidRPr="00DE6131">
        <w:rPr>
          <w:rFonts w:hint="cs"/>
          <w:rtl/>
        </w:rPr>
        <w:t>المتعارف عليه</w:t>
      </w:r>
      <w:r w:rsidR="00DF6CF7" w:rsidRPr="00DE6131">
        <w:rPr>
          <w:rFonts w:hint="cs"/>
          <w:rtl/>
        </w:rPr>
        <w:t xml:space="preserve"> </w:t>
      </w:r>
      <w:r w:rsidR="00D11546">
        <w:rPr>
          <w:rFonts w:hint="cs"/>
          <w:rtl/>
        </w:rPr>
        <w:t>أ</w:t>
      </w:r>
      <w:r w:rsidR="00DF6CF7" w:rsidRPr="00DE6131">
        <w:rPr>
          <w:rFonts w:hint="cs"/>
          <w:rtl/>
        </w:rPr>
        <w:t xml:space="preserve">ن </w:t>
      </w:r>
      <w:r w:rsidRPr="00DE6131">
        <w:rPr>
          <w:rFonts w:hint="cs"/>
          <w:rtl/>
        </w:rPr>
        <w:t xml:space="preserve">جهة الإدارة </w:t>
      </w:r>
      <w:r w:rsidR="00DF6CF7" w:rsidRPr="00DE6131">
        <w:rPr>
          <w:rFonts w:hint="cs"/>
          <w:rtl/>
        </w:rPr>
        <w:t xml:space="preserve"> </w:t>
      </w:r>
      <w:r w:rsidRPr="00DE6131">
        <w:rPr>
          <w:rFonts w:hint="cs"/>
          <w:rtl/>
        </w:rPr>
        <w:t xml:space="preserve">تتمتع </w:t>
      </w:r>
      <w:r w:rsidR="00DF6CF7" w:rsidRPr="00DE6131">
        <w:rPr>
          <w:rFonts w:hint="cs"/>
          <w:rtl/>
        </w:rPr>
        <w:t xml:space="preserve">هذا </w:t>
      </w:r>
      <w:r w:rsidRPr="00DE6131">
        <w:rPr>
          <w:rFonts w:hint="cs"/>
          <w:rtl/>
        </w:rPr>
        <w:t>الامتياز</w:t>
      </w:r>
      <w:r w:rsidR="00DF6CF7" w:rsidRPr="00DE6131">
        <w:rPr>
          <w:rFonts w:hint="cs"/>
          <w:rtl/>
        </w:rPr>
        <w:t xml:space="preserve"> حتى </w:t>
      </w:r>
      <w:r w:rsidR="00D11546">
        <w:rPr>
          <w:rFonts w:hint="cs"/>
          <w:rtl/>
        </w:rPr>
        <w:t>في حالة إ</w:t>
      </w:r>
      <w:r w:rsidRPr="00DE6131">
        <w:rPr>
          <w:rFonts w:hint="cs"/>
          <w:rtl/>
        </w:rPr>
        <w:t xml:space="preserve">غفاله في نصوص العقد </w:t>
      </w:r>
      <w:r w:rsidR="008E0A4D" w:rsidRPr="00DE6131">
        <w:rPr>
          <w:rFonts w:hint="cs"/>
          <w:rtl/>
        </w:rPr>
        <w:t>الإداري</w:t>
      </w:r>
      <w:r w:rsidR="002411FB">
        <w:rPr>
          <w:rFonts w:hint="cs"/>
          <w:rtl/>
        </w:rPr>
        <w:t>،</w:t>
      </w:r>
      <w:r w:rsidR="008E0A4D" w:rsidRPr="00DE6131">
        <w:rPr>
          <w:rFonts w:hint="cs"/>
          <w:rtl/>
        </w:rPr>
        <w:t xml:space="preserve"> وهذا</w:t>
      </w:r>
      <w:r w:rsidR="00DF6CF7" w:rsidRPr="00DE6131">
        <w:rPr>
          <w:rFonts w:hint="cs"/>
          <w:rtl/>
        </w:rPr>
        <w:t xml:space="preserve"> استنادا لسلطتها </w:t>
      </w:r>
      <w:r w:rsidR="008E0A4D" w:rsidRPr="00DE6131">
        <w:rPr>
          <w:rFonts w:hint="cs"/>
          <w:rtl/>
        </w:rPr>
        <w:t>ال</w:t>
      </w:r>
      <w:r w:rsidR="002411FB">
        <w:rPr>
          <w:rFonts w:hint="cs"/>
          <w:rtl/>
        </w:rPr>
        <w:t>أ</w:t>
      </w:r>
      <w:r w:rsidR="008E0A4D" w:rsidRPr="00DE6131">
        <w:rPr>
          <w:rFonts w:hint="cs"/>
          <w:rtl/>
        </w:rPr>
        <w:t xml:space="preserve">صيلة </w:t>
      </w:r>
      <w:r w:rsidR="00DF6CF7" w:rsidRPr="00DE6131">
        <w:rPr>
          <w:rFonts w:hint="cs"/>
          <w:rtl/>
        </w:rPr>
        <w:t xml:space="preserve">في تنظيم </w:t>
      </w:r>
      <w:r w:rsidR="008E0A4D" w:rsidRPr="00DE6131">
        <w:rPr>
          <w:rFonts w:hint="cs"/>
          <w:rtl/>
        </w:rPr>
        <w:t>واستغلال</w:t>
      </w:r>
      <w:r w:rsidR="00DF6CF7" w:rsidRPr="00DE6131">
        <w:rPr>
          <w:rFonts w:hint="cs"/>
          <w:rtl/>
        </w:rPr>
        <w:t xml:space="preserve"> المرافق العامة </w:t>
      </w:r>
      <w:r w:rsidR="008E0A4D" w:rsidRPr="00DE6131">
        <w:rPr>
          <w:rFonts w:hint="cs"/>
          <w:rtl/>
        </w:rPr>
        <w:t xml:space="preserve">المتنوعة غير أنه من الأفضل أن تتناول نصوص العقد تنظيم هذه الحالة بنصوص صريحة تفاديا </w:t>
      </w:r>
      <w:r w:rsidR="00FE5B38" w:rsidRPr="00DE6131">
        <w:rPr>
          <w:rFonts w:hint="cs"/>
          <w:rtl/>
        </w:rPr>
        <w:t>لأي</w:t>
      </w:r>
      <w:r w:rsidR="008E0A4D" w:rsidRPr="00DE6131">
        <w:rPr>
          <w:rFonts w:hint="cs"/>
          <w:rtl/>
        </w:rPr>
        <w:t xml:space="preserve"> التباس في </w:t>
      </w:r>
      <w:r w:rsidR="00FE5B38" w:rsidRPr="00DE6131">
        <w:rPr>
          <w:rFonts w:hint="cs"/>
          <w:rtl/>
        </w:rPr>
        <w:t>التأويل</w:t>
      </w:r>
      <w:r w:rsidR="008E0A4D" w:rsidRPr="00DE6131">
        <w:rPr>
          <w:rFonts w:hint="cs"/>
          <w:rtl/>
        </w:rPr>
        <w:t xml:space="preserve"> قد تنشأعنه منازعات مستقبلية</w:t>
      </w:r>
      <w:r w:rsidR="002411FB">
        <w:rPr>
          <w:rFonts w:hint="cs"/>
          <w:rtl/>
        </w:rPr>
        <w:t>،</w:t>
      </w:r>
      <w:r w:rsidR="008E0A4D" w:rsidRPr="00DE6131">
        <w:rPr>
          <w:rFonts w:hint="cs"/>
          <w:rtl/>
        </w:rPr>
        <w:t xml:space="preserve"> وذلك اعتبارا </w:t>
      </w:r>
      <w:r w:rsidR="00DF6CF7" w:rsidRPr="00DE6131">
        <w:rPr>
          <w:rFonts w:hint="cs"/>
          <w:rtl/>
        </w:rPr>
        <w:t xml:space="preserve">لأهمية موضوع </w:t>
      </w:r>
      <w:r w:rsidR="008E0A4D" w:rsidRPr="00DE6131">
        <w:rPr>
          <w:rFonts w:hint="cs"/>
          <w:rtl/>
        </w:rPr>
        <w:t>العقد الذي يخص بالأساس مسألة تنظيم ال</w:t>
      </w:r>
      <w:r w:rsidR="00DF6CF7" w:rsidRPr="00DE6131">
        <w:rPr>
          <w:rFonts w:hint="cs"/>
          <w:rtl/>
        </w:rPr>
        <w:t xml:space="preserve">مرفق </w:t>
      </w:r>
      <w:r w:rsidR="008E0A4D" w:rsidRPr="00DE6131">
        <w:rPr>
          <w:rFonts w:hint="cs"/>
          <w:rtl/>
        </w:rPr>
        <w:t>ال</w:t>
      </w:r>
      <w:r w:rsidR="00DF6CF7" w:rsidRPr="00DE6131">
        <w:rPr>
          <w:rFonts w:hint="cs"/>
          <w:rtl/>
        </w:rPr>
        <w:t xml:space="preserve">عام </w:t>
      </w:r>
      <w:r w:rsidR="00FE5B38" w:rsidRPr="00DE6131">
        <w:rPr>
          <w:rFonts w:hint="cs"/>
          <w:rtl/>
        </w:rPr>
        <w:t>وما ينطو</w:t>
      </w:r>
      <w:r w:rsidR="00FE5B38" w:rsidRPr="00DE6131">
        <w:rPr>
          <w:rtl/>
        </w:rPr>
        <w:t>ي</w:t>
      </w:r>
      <w:r w:rsidR="008E0A4D" w:rsidRPr="00DE6131">
        <w:rPr>
          <w:rFonts w:hint="cs"/>
          <w:rtl/>
        </w:rPr>
        <w:t xml:space="preserve"> عليه من أهمية قصوى بالنسبة لجميع فئات المجتمع، غير أنه بالنظر الى ما </w:t>
      </w:r>
      <w:r w:rsidR="00DF6CF7" w:rsidRPr="00DE6131">
        <w:rPr>
          <w:rFonts w:hint="cs"/>
          <w:rtl/>
        </w:rPr>
        <w:t>قد</w:t>
      </w:r>
      <w:r w:rsidR="008E0A4D" w:rsidRPr="00DE6131">
        <w:rPr>
          <w:rFonts w:hint="cs"/>
          <w:rtl/>
        </w:rPr>
        <w:t xml:space="preserve"> </w:t>
      </w:r>
      <w:r w:rsidR="00FE5B38" w:rsidRPr="00DE6131">
        <w:rPr>
          <w:rFonts w:hint="cs"/>
          <w:rtl/>
        </w:rPr>
        <w:t>تكبده</w:t>
      </w:r>
      <w:r w:rsidR="008E0A4D" w:rsidRPr="00DE6131">
        <w:rPr>
          <w:rFonts w:hint="cs"/>
          <w:rtl/>
        </w:rPr>
        <w:t xml:space="preserve"> </w:t>
      </w:r>
      <w:r w:rsidR="00DF6CF7" w:rsidRPr="00DE6131">
        <w:rPr>
          <w:rFonts w:hint="cs"/>
          <w:rtl/>
        </w:rPr>
        <w:t xml:space="preserve">المفوض اليه من تكاليف </w:t>
      </w:r>
      <w:r w:rsidR="008E0A4D" w:rsidRPr="00DE6131">
        <w:rPr>
          <w:rFonts w:hint="cs"/>
          <w:rtl/>
        </w:rPr>
        <w:t xml:space="preserve">وخسائر في الاستثمارات التي يجسدها من أجل </w:t>
      </w:r>
      <w:r w:rsidR="002411FB">
        <w:rPr>
          <w:rFonts w:hint="cs"/>
          <w:rtl/>
        </w:rPr>
        <w:t>إ</w:t>
      </w:r>
      <w:r w:rsidR="00DF6CF7" w:rsidRPr="00DE6131">
        <w:rPr>
          <w:rFonts w:hint="cs"/>
          <w:rtl/>
        </w:rPr>
        <w:t xml:space="preserve">عداده </w:t>
      </w:r>
      <w:r w:rsidR="00FE5B38" w:rsidRPr="00DE6131">
        <w:rPr>
          <w:rFonts w:hint="cs"/>
          <w:rtl/>
        </w:rPr>
        <w:t>تجهيز</w:t>
      </w:r>
      <w:r w:rsidR="008E0A4D" w:rsidRPr="00DE6131">
        <w:rPr>
          <w:rFonts w:hint="cs"/>
          <w:rtl/>
        </w:rPr>
        <w:t xml:space="preserve"> وتشغيل المرفق العام محل التفويض </w:t>
      </w:r>
      <w:r w:rsidR="00FE5B38" w:rsidRPr="00DE6131">
        <w:rPr>
          <w:rFonts w:hint="cs"/>
          <w:rtl/>
        </w:rPr>
        <w:t>وما ينج</w:t>
      </w:r>
      <w:r w:rsidR="00FE5B38" w:rsidRPr="00DE6131">
        <w:rPr>
          <w:rtl/>
        </w:rPr>
        <w:t>ر</w:t>
      </w:r>
      <w:r w:rsidR="008E0A4D" w:rsidRPr="00DE6131">
        <w:rPr>
          <w:rFonts w:hint="cs"/>
          <w:rtl/>
        </w:rPr>
        <w:t xml:space="preserve"> عن ذلك من مخاطر ترتبط بهذا النوع من الاستثمارات فلا بد أن يحاط هذا  الجزاء بالتحديد ب</w:t>
      </w:r>
      <w:r w:rsidR="00DF6CF7" w:rsidRPr="00DE6131">
        <w:rPr>
          <w:rFonts w:hint="cs"/>
          <w:rtl/>
        </w:rPr>
        <w:t>شروط</w:t>
      </w:r>
      <w:r w:rsidR="008E0A4D" w:rsidRPr="00DE6131">
        <w:rPr>
          <w:rFonts w:hint="cs"/>
          <w:rtl/>
        </w:rPr>
        <w:t xml:space="preserve"> وضوابط </w:t>
      </w:r>
      <w:r w:rsidR="00DF6CF7" w:rsidRPr="00DE6131">
        <w:rPr>
          <w:rFonts w:hint="cs"/>
          <w:rtl/>
        </w:rPr>
        <w:t xml:space="preserve"> معينة</w:t>
      </w:r>
      <w:r w:rsidR="008E0A4D" w:rsidRPr="00DE6131">
        <w:rPr>
          <w:rFonts w:hint="cs"/>
          <w:rtl/>
        </w:rPr>
        <w:t xml:space="preserve"> لابد من التقيد بها </w:t>
      </w:r>
      <w:r w:rsidR="00DF6CF7" w:rsidRPr="00DE6131">
        <w:rPr>
          <w:rFonts w:hint="cs"/>
          <w:rtl/>
        </w:rPr>
        <w:t xml:space="preserve"> :</w:t>
      </w:r>
    </w:p>
    <w:p w14:paraId="7D0D48FD" w14:textId="7AB49673" w:rsidR="00DF6CF7" w:rsidRPr="00DE6131" w:rsidRDefault="00C34FF9" w:rsidP="00D74548">
      <w:pPr>
        <w:rPr>
          <w:rtl/>
        </w:rPr>
      </w:pPr>
      <w:r w:rsidRPr="00DE6131">
        <w:rPr>
          <w:rFonts w:hint="cs"/>
          <w:rtl/>
        </w:rPr>
        <w:t>1/ لذلك يجب أن يبلغ الخطأ الذي يرتكبه صاحب التف</w:t>
      </w:r>
      <w:r w:rsidR="00F93D3B" w:rsidRPr="00DE6131">
        <w:rPr>
          <w:rFonts w:hint="cs"/>
          <w:rtl/>
        </w:rPr>
        <w:t>ويض حدا من الجسامة تبرر اللجوء إ</w:t>
      </w:r>
      <w:r w:rsidRPr="00DE6131">
        <w:rPr>
          <w:rFonts w:hint="cs"/>
          <w:rtl/>
        </w:rPr>
        <w:t xml:space="preserve">لى الاسقاط </w:t>
      </w:r>
      <w:r w:rsidR="00F93D3B" w:rsidRPr="00DE6131">
        <w:rPr>
          <w:rFonts w:hint="cs"/>
          <w:rtl/>
        </w:rPr>
        <w:t>أ</w:t>
      </w:r>
      <w:r w:rsidRPr="00DE6131">
        <w:rPr>
          <w:rFonts w:hint="cs"/>
          <w:rtl/>
        </w:rPr>
        <w:t>و الفسخ ولا</w:t>
      </w:r>
      <w:r w:rsidR="00FE5B38" w:rsidRPr="00DE6131">
        <w:rPr>
          <w:rFonts w:hint="cs"/>
          <w:rtl/>
        </w:rPr>
        <w:t xml:space="preserve"> </w:t>
      </w:r>
      <w:r w:rsidRPr="00DE6131">
        <w:rPr>
          <w:rFonts w:hint="cs"/>
          <w:rtl/>
        </w:rPr>
        <w:t>يمكن معالجة هذا ال</w:t>
      </w:r>
      <w:r w:rsidR="002411FB">
        <w:rPr>
          <w:rFonts w:hint="cs"/>
          <w:rtl/>
        </w:rPr>
        <w:t>إ</w:t>
      </w:r>
      <w:r w:rsidRPr="00DE6131">
        <w:rPr>
          <w:rFonts w:hint="cs"/>
          <w:rtl/>
        </w:rPr>
        <w:t xml:space="preserve">خلال بما هو أقل من هذا الجزاء التي </w:t>
      </w:r>
      <w:r w:rsidR="00FE5B38" w:rsidRPr="00DE6131">
        <w:rPr>
          <w:rFonts w:hint="cs"/>
          <w:rtl/>
        </w:rPr>
        <w:t>لا تجد</w:t>
      </w:r>
      <w:r w:rsidR="00FE5B38" w:rsidRPr="00DE6131">
        <w:rPr>
          <w:rtl/>
        </w:rPr>
        <w:t>ي</w:t>
      </w:r>
      <w:r w:rsidRPr="00DE6131">
        <w:rPr>
          <w:rFonts w:hint="cs"/>
          <w:rtl/>
        </w:rPr>
        <w:t xml:space="preserve"> نفعا في مواجهة الملتزم المخل كالاستعانة بال</w:t>
      </w:r>
      <w:r w:rsidR="00DF6CF7" w:rsidRPr="00DE6131">
        <w:rPr>
          <w:rFonts w:hint="cs"/>
          <w:rtl/>
        </w:rPr>
        <w:t xml:space="preserve">وسائل </w:t>
      </w:r>
      <w:r w:rsidR="00F93D3B" w:rsidRPr="00DE6131">
        <w:rPr>
          <w:rFonts w:hint="cs"/>
          <w:rtl/>
        </w:rPr>
        <w:t>الضاغطة</w:t>
      </w:r>
      <w:r w:rsidRPr="00DE6131">
        <w:rPr>
          <w:rFonts w:hint="cs"/>
          <w:rtl/>
        </w:rPr>
        <w:t xml:space="preserve"> مثلا</w:t>
      </w:r>
      <w:r w:rsidR="00DF6CF7" w:rsidRPr="00DE6131">
        <w:rPr>
          <w:rFonts w:hint="cs"/>
          <w:rtl/>
        </w:rPr>
        <w:t xml:space="preserve"> </w:t>
      </w:r>
      <w:r w:rsidRPr="00DE6131">
        <w:rPr>
          <w:rFonts w:hint="cs"/>
          <w:rtl/>
        </w:rPr>
        <w:t xml:space="preserve">وبذلك فإن </w:t>
      </w:r>
      <w:r w:rsidR="00DF6CF7" w:rsidRPr="00DE6131">
        <w:rPr>
          <w:rFonts w:hint="cs"/>
          <w:rtl/>
        </w:rPr>
        <w:t xml:space="preserve">مجلس الدولة الفرنسي </w:t>
      </w:r>
      <w:r w:rsidR="00F93D3B" w:rsidRPr="00DE6131">
        <w:rPr>
          <w:rFonts w:hint="cs"/>
          <w:rtl/>
        </w:rPr>
        <w:t>في خلال أحكام</w:t>
      </w:r>
      <w:r w:rsidRPr="00DE6131">
        <w:rPr>
          <w:rFonts w:hint="cs"/>
          <w:rtl/>
        </w:rPr>
        <w:t xml:space="preserve"> كثيرة يرفض</w:t>
      </w:r>
      <w:r w:rsidR="00DF6CF7" w:rsidRPr="00DE6131">
        <w:rPr>
          <w:rFonts w:hint="cs"/>
          <w:rtl/>
        </w:rPr>
        <w:t xml:space="preserve"> </w:t>
      </w:r>
      <w:r w:rsidRPr="00DE6131">
        <w:rPr>
          <w:rFonts w:hint="cs"/>
          <w:rtl/>
        </w:rPr>
        <w:t xml:space="preserve">المرور الى الحكم </w:t>
      </w:r>
      <w:r w:rsidR="00FE5B38" w:rsidRPr="00DE6131">
        <w:rPr>
          <w:rFonts w:hint="cs"/>
          <w:rtl/>
        </w:rPr>
        <w:t>بإسقاط</w:t>
      </w:r>
      <w:r w:rsidR="00DF6CF7" w:rsidRPr="00DE6131">
        <w:rPr>
          <w:rFonts w:hint="cs"/>
          <w:rtl/>
        </w:rPr>
        <w:t xml:space="preserve"> الالتزام </w:t>
      </w:r>
      <w:r w:rsidRPr="00DE6131">
        <w:rPr>
          <w:rFonts w:hint="cs"/>
          <w:rtl/>
        </w:rPr>
        <w:t>حتى في حالة ثبوت</w:t>
      </w:r>
      <w:r w:rsidR="00DF6CF7" w:rsidRPr="00DE6131">
        <w:rPr>
          <w:rFonts w:hint="cs"/>
          <w:rtl/>
        </w:rPr>
        <w:t xml:space="preserve"> </w:t>
      </w:r>
      <w:r w:rsidR="00FE5B38" w:rsidRPr="00DE6131">
        <w:rPr>
          <w:rFonts w:hint="cs"/>
          <w:rtl/>
        </w:rPr>
        <w:t>الخطأ</w:t>
      </w:r>
      <w:r w:rsidRPr="00DE6131">
        <w:rPr>
          <w:rFonts w:hint="cs"/>
          <w:rtl/>
        </w:rPr>
        <w:t xml:space="preserve"> في حق </w:t>
      </w:r>
      <w:r w:rsidR="00DF6CF7" w:rsidRPr="00DE6131">
        <w:rPr>
          <w:rFonts w:hint="cs"/>
          <w:rtl/>
        </w:rPr>
        <w:t xml:space="preserve">المتعاقد </w:t>
      </w:r>
      <w:r w:rsidRPr="00DE6131">
        <w:rPr>
          <w:rFonts w:hint="cs"/>
          <w:rtl/>
        </w:rPr>
        <w:t>مع الإدارة إذا</w:t>
      </w:r>
      <w:r w:rsidR="00DF6CF7" w:rsidRPr="00DE6131">
        <w:rPr>
          <w:rFonts w:hint="cs"/>
          <w:rtl/>
        </w:rPr>
        <w:t xml:space="preserve"> </w:t>
      </w:r>
      <w:r w:rsidR="00F93D3B" w:rsidRPr="00DE6131">
        <w:rPr>
          <w:rFonts w:hint="cs"/>
          <w:rtl/>
        </w:rPr>
        <w:t>بدى أ</w:t>
      </w:r>
      <w:r w:rsidRPr="00DE6131">
        <w:rPr>
          <w:rFonts w:hint="cs"/>
          <w:rtl/>
        </w:rPr>
        <w:t>ن</w:t>
      </w:r>
      <w:r w:rsidR="00DF6CF7" w:rsidRPr="00DE6131">
        <w:rPr>
          <w:rFonts w:hint="cs"/>
          <w:rtl/>
        </w:rPr>
        <w:t xml:space="preserve"> </w:t>
      </w:r>
      <w:r w:rsidR="00FE5B38" w:rsidRPr="00DE6131">
        <w:rPr>
          <w:rFonts w:hint="cs"/>
          <w:rtl/>
        </w:rPr>
        <w:t>الخطأ</w:t>
      </w:r>
      <w:r w:rsidR="00DF6CF7" w:rsidRPr="00DE6131">
        <w:rPr>
          <w:rFonts w:hint="cs"/>
          <w:rtl/>
        </w:rPr>
        <w:t xml:space="preserve"> </w:t>
      </w:r>
      <w:r w:rsidR="00FE5B38" w:rsidRPr="00DE6131">
        <w:rPr>
          <w:rFonts w:hint="cs"/>
          <w:rtl/>
        </w:rPr>
        <w:t>لا يرتق</w:t>
      </w:r>
      <w:r w:rsidR="00FE5B38" w:rsidRPr="00DE6131">
        <w:rPr>
          <w:rtl/>
        </w:rPr>
        <w:t>ي</w:t>
      </w:r>
      <w:r w:rsidRPr="00DE6131">
        <w:rPr>
          <w:rFonts w:hint="cs"/>
          <w:rtl/>
        </w:rPr>
        <w:t xml:space="preserve"> الى درجة </w:t>
      </w:r>
      <w:r w:rsidR="00F93D3B" w:rsidRPr="00DE6131">
        <w:rPr>
          <w:rFonts w:hint="cs"/>
          <w:rtl/>
        </w:rPr>
        <w:t xml:space="preserve">من </w:t>
      </w:r>
      <w:r w:rsidRPr="00DE6131">
        <w:rPr>
          <w:rFonts w:hint="cs"/>
          <w:rtl/>
        </w:rPr>
        <w:t xml:space="preserve">الجسامة التي </w:t>
      </w:r>
      <w:r w:rsidR="00FE5B38" w:rsidRPr="00DE6131">
        <w:rPr>
          <w:rFonts w:hint="cs"/>
          <w:rtl/>
        </w:rPr>
        <w:t>تتلاءم</w:t>
      </w:r>
      <w:r w:rsidRPr="00DE6131">
        <w:rPr>
          <w:rFonts w:hint="cs"/>
          <w:rtl/>
        </w:rPr>
        <w:t xml:space="preserve"> مع جسامة الجزاء</w:t>
      </w:r>
      <w:r w:rsidR="002411FB">
        <w:rPr>
          <w:rFonts w:hint="cs"/>
          <w:rtl/>
        </w:rPr>
        <w:t>،</w:t>
      </w:r>
      <w:r w:rsidRPr="00DE6131">
        <w:rPr>
          <w:rFonts w:hint="cs"/>
          <w:rtl/>
        </w:rPr>
        <w:t xml:space="preserve"> ففي بعض أ</w:t>
      </w:r>
      <w:r w:rsidR="00DF6CF7" w:rsidRPr="00DE6131">
        <w:rPr>
          <w:rFonts w:hint="cs"/>
          <w:rtl/>
        </w:rPr>
        <w:t>حكامه مثلا يقرر</w:t>
      </w:r>
      <w:r w:rsidR="00F93D3B" w:rsidRPr="00DE6131">
        <w:rPr>
          <w:rFonts w:hint="cs"/>
          <w:rtl/>
        </w:rPr>
        <w:t xml:space="preserve"> أ</w:t>
      </w:r>
      <w:r w:rsidR="00DF6CF7" w:rsidRPr="00DE6131">
        <w:rPr>
          <w:rFonts w:hint="cs"/>
          <w:rtl/>
        </w:rPr>
        <w:t xml:space="preserve">ن </w:t>
      </w:r>
      <w:r w:rsidR="00FE5B38" w:rsidRPr="00DE6131">
        <w:rPr>
          <w:rFonts w:hint="cs"/>
          <w:rtl/>
        </w:rPr>
        <w:t>الخطأ</w:t>
      </w:r>
      <w:r w:rsidR="00DF6CF7" w:rsidRPr="00DE6131">
        <w:rPr>
          <w:rFonts w:hint="cs"/>
          <w:rtl/>
        </w:rPr>
        <w:t xml:space="preserve"> الذي تطلب </w:t>
      </w:r>
      <w:r w:rsidR="00F93D3B" w:rsidRPr="00DE6131">
        <w:rPr>
          <w:rFonts w:hint="cs"/>
          <w:rtl/>
        </w:rPr>
        <w:t xml:space="preserve">الجهة الإدارية </w:t>
      </w:r>
      <w:r w:rsidR="002411FB">
        <w:rPr>
          <w:rFonts w:hint="cs"/>
          <w:rtl/>
        </w:rPr>
        <w:t>توقيع الإ</w:t>
      </w:r>
      <w:r w:rsidR="00DF6CF7" w:rsidRPr="00DE6131">
        <w:rPr>
          <w:rFonts w:hint="cs"/>
          <w:rtl/>
        </w:rPr>
        <w:t xml:space="preserve">سقاط من </w:t>
      </w:r>
      <w:r w:rsidR="00F93D3B" w:rsidRPr="00DE6131">
        <w:rPr>
          <w:rFonts w:hint="cs"/>
          <w:rtl/>
        </w:rPr>
        <w:t>أجله</w:t>
      </w:r>
      <w:r w:rsidR="00DF6CF7" w:rsidRPr="00DE6131">
        <w:rPr>
          <w:rFonts w:hint="cs"/>
          <w:rtl/>
        </w:rPr>
        <w:t xml:space="preserve"> قد يسوغ وضع الالتزام تحت الحراسة ولكنه </w:t>
      </w:r>
      <w:r w:rsidR="00FE5B38" w:rsidRPr="00DE6131">
        <w:rPr>
          <w:rFonts w:hint="cs"/>
          <w:rtl/>
        </w:rPr>
        <w:t>لا يسو</w:t>
      </w:r>
      <w:r w:rsidR="00FE5B38" w:rsidRPr="00DE6131">
        <w:rPr>
          <w:rtl/>
        </w:rPr>
        <w:t>غ</w:t>
      </w:r>
      <w:r w:rsidR="00DF6CF7" w:rsidRPr="00DE6131">
        <w:rPr>
          <w:rFonts w:hint="cs"/>
          <w:rtl/>
        </w:rPr>
        <w:t xml:space="preserve"> فسخه </w:t>
      </w:r>
      <w:r w:rsidR="00DF6CF7" w:rsidRPr="00DE6131">
        <w:rPr>
          <w:rStyle w:val="Appelnotedebasdep"/>
          <w:color w:val="000000" w:themeColor="text1"/>
          <w:rtl/>
        </w:rPr>
        <w:footnoteReference w:id="361"/>
      </w:r>
      <w:r w:rsidR="005D0A97">
        <w:rPr>
          <w:rFonts w:hint="cs"/>
          <w:rtl/>
        </w:rPr>
        <w:t>،</w:t>
      </w:r>
      <w:r w:rsidR="00F93D3B" w:rsidRPr="00DE6131">
        <w:rPr>
          <w:rFonts w:hint="cs"/>
          <w:rtl/>
        </w:rPr>
        <w:t xml:space="preserve"> وفي ذلك تقرير لامتلاك السلطة المفوضة للسلطة التقديرية الواسعة اللازمة في تقدير التناسب المعقول بين جسامة الخطأ المرتكب من قبل المفوض</w:t>
      </w:r>
      <w:r w:rsidR="00BB24F3" w:rsidRPr="00DE6131">
        <w:rPr>
          <w:rFonts w:hint="cs"/>
          <w:rtl/>
        </w:rPr>
        <w:t xml:space="preserve"> وكذا خطورة الجزاء الذي توقعه السلطة المانحة بما يضمن التوازن في تطبيق الجزاءات الموقعة وبما </w:t>
      </w:r>
      <w:r w:rsidR="001870B1" w:rsidRPr="00DE6131">
        <w:rPr>
          <w:rFonts w:hint="cs"/>
          <w:rtl/>
        </w:rPr>
        <w:t>يحقق ل</w:t>
      </w:r>
      <w:r w:rsidR="00BB24F3" w:rsidRPr="00DE6131">
        <w:rPr>
          <w:rFonts w:hint="cs"/>
          <w:rtl/>
        </w:rPr>
        <w:t xml:space="preserve">لجزاءات </w:t>
      </w:r>
      <w:r w:rsidR="001870B1" w:rsidRPr="00DE6131">
        <w:rPr>
          <w:rFonts w:hint="cs"/>
          <w:rtl/>
        </w:rPr>
        <w:t xml:space="preserve">الموقعة على المفوض الغرض منها </w:t>
      </w:r>
      <w:r w:rsidR="00BB24F3" w:rsidRPr="00DE6131">
        <w:rPr>
          <w:rFonts w:hint="cs"/>
          <w:rtl/>
        </w:rPr>
        <w:t>.</w:t>
      </w:r>
      <w:r w:rsidR="00F93D3B" w:rsidRPr="00DE6131">
        <w:rPr>
          <w:rFonts w:hint="cs"/>
          <w:rtl/>
        </w:rPr>
        <w:t xml:space="preserve">  </w:t>
      </w:r>
    </w:p>
    <w:p w14:paraId="3FF31EF1" w14:textId="28B3C282" w:rsidR="00DF6CF7" w:rsidRPr="00DE6131" w:rsidRDefault="001870B1" w:rsidP="00D74548">
      <w:pPr>
        <w:rPr>
          <w:rtl/>
        </w:rPr>
      </w:pPr>
      <w:r w:rsidRPr="00DE6131">
        <w:rPr>
          <w:rFonts w:hint="cs"/>
          <w:rtl/>
        </w:rPr>
        <w:t>فلا تقف</w:t>
      </w:r>
      <w:r w:rsidR="00DF6CF7" w:rsidRPr="00DE6131">
        <w:rPr>
          <w:rFonts w:hint="cs"/>
          <w:rtl/>
        </w:rPr>
        <w:t xml:space="preserve"> سلطة مجلس الدولة </w:t>
      </w:r>
      <w:r w:rsidRPr="00DE6131">
        <w:rPr>
          <w:rFonts w:hint="cs"/>
          <w:rtl/>
        </w:rPr>
        <w:t>الفرنسي</w:t>
      </w:r>
      <w:r w:rsidR="00DF6CF7" w:rsidRPr="00DE6131">
        <w:rPr>
          <w:rFonts w:hint="cs"/>
          <w:rtl/>
        </w:rPr>
        <w:t xml:space="preserve"> في هذا الصدد عند حالة الفسخ</w:t>
      </w:r>
      <w:r w:rsidRPr="00DE6131">
        <w:rPr>
          <w:rFonts w:hint="cs"/>
          <w:rtl/>
        </w:rPr>
        <w:t xml:space="preserve"> فقط بل</w:t>
      </w:r>
      <w:r w:rsidR="00DF6CF7" w:rsidRPr="00DE6131">
        <w:rPr>
          <w:rFonts w:hint="cs"/>
          <w:rtl/>
        </w:rPr>
        <w:t xml:space="preserve"> يتعين </w:t>
      </w:r>
      <w:r w:rsidR="003252E8" w:rsidRPr="00DE6131">
        <w:rPr>
          <w:rFonts w:hint="cs"/>
          <w:rtl/>
        </w:rPr>
        <w:t>أ</w:t>
      </w:r>
      <w:r w:rsidR="00DF6CF7" w:rsidRPr="00DE6131">
        <w:rPr>
          <w:rFonts w:hint="cs"/>
          <w:rtl/>
        </w:rPr>
        <w:t xml:space="preserve">ن ينطق به القاضي </w:t>
      </w:r>
      <w:r w:rsidRPr="00DE6131">
        <w:rPr>
          <w:rFonts w:hint="cs"/>
          <w:rtl/>
        </w:rPr>
        <w:t>و</w:t>
      </w:r>
      <w:r w:rsidR="00DF6CF7" w:rsidRPr="00DE6131">
        <w:rPr>
          <w:rFonts w:hint="cs"/>
          <w:rtl/>
        </w:rPr>
        <w:t xml:space="preserve"> </w:t>
      </w:r>
      <w:r w:rsidR="00FE5B38" w:rsidRPr="00DE6131">
        <w:rPr>
          <w:rFonts w:hint="cs"/>
          <w:rtl/>
        </w:rPr>
        <w:t>ويتأكد</w:t>
      </w:r>
      <w:r w:rsidRPr="00DE6131">
        <w:rPr>
          <w:rFonts w:hint="cs"/>
          <w:rtl/>
        </w:rPr>
        <w:t xml:space="preserve"> من</w:t>
      </w:r>
      <w:r w:rsidR="005D0A97">
        <w:rPr>
          <w:rFonts w:hint="cs"/>
          <w:rtl/>
        </w:rPr>
        <w:t xml:space="preserve"> مدى ملائمة جزاء الإ</w:t>
      </w:r>
      <w:r w:rsidR="00DF6CF7" w:rsidRPr="00DE6131">
        <w:rPr>
          <w:rFonts w:hint="cs"/>
          <w:rtl/>
        </w:rPr>
        <w:t xml:space="preserve">سقاط </w:t>
      </w:r>
      <w:r w:rsidRPr="00DE6131">
        <w:rPr>
          <w:rFonts w:hint="cs"/>
          <w:rtl/>
        </w:rPr>
        <w:t>بالمقارنة مع</w:t>
      </w:r>
      <w:r w:rsidR="00DF6CF7" w:rsidRPr="00DE6131">
        <w:rPr>
          <w:rFonts w:hint="cs"/>
          <w:rtl/>
        </w:rPr>
        <w:t xml:space="preserve"> جسامة </w:t>
      </w:r>
      <w:r w:rsidR="003252E8" w:rsidRPr="00DE6131">
        <w:rPr>
          <w:rFonts w:hint="cs"/>
          <w:rtl/>
        </w:rPr>
        <w:t xml:space="preserve">الأخطاء والاختلالات </w:t>
      </w:r>
      <w:r w:rsidR="00DF6CF7" w:rsidRPr="00DE6131">
        <w:rPr>
          <w:rFonts w:hint="cs"/>
          <w:rtl/>
        </w:rPr>
        <w:t xml:space="preserve">في </w:t>
      </w:r>
      <w:r w:rsidR="003252E8" w:rsidRPr="00DE6131">
        <w:rPr>
          <w:rFonts w:hint="cs"/>
          <w:rtl/>
        </w:rPr>
        <w:t>الحالة</w:t>
      </w:r>
      <w:r w:rsidR="00DF6CF7" w:rsidRPr="00DE6131">
        <w:rPr>
          <w:rFonts w:hint="cs"/>
          <w:rtl/>
        </w:rPr>
        <w:t xml:space="preserve"> </w:t>
      </w:r>
      <w:r w:rsidR="003252E8" w:rsidRPr="00DE6131">
        <w:rPr>
          <w:rFonts w:hint="cs"/>
          <w:rtl/>
        </w:rPr>
        <w:t>ما نص</w:t>
      </w:r>
      <w:r w:rsidR="00DF6CF7" w:rsidRPr="00DE6131">
        <w:rPr>
          <w:rFonts w:hint="cs"/>
          <w:rtl/>
        </w:rPr>
        <w:t xml:space="preserve"> العقد </w:t>
      </w:r>
      <w:r w:rsidR="003252E8" w:rsidRPr="00DE6131">
        <w:rPr>
          <w:rFonts w:hint="cs"/>
          <w:rtl/>
        </w:rPr>
        <w:t xml:space="preserve">الإداري </w:t>
      </w:r>
      <w:r w:rsidR="00DF6CF7" w:rsidRPr="00DE6131">
        <w:rPr>
          <w:rFonts w:hint="cs"/>
          <w:rtl/>
        </w:rPr>
        <w:t xml:space="preserve"> صراحة </w:t>
      </w:r>
      <w:r w:rsidR="003252E8" w:rsidRPr="00DE6131">
        <w:rPr>
          <w:rFonts w:hint="cs"/>
          <w:rtl/>
        </w:rPr>
        <w:t>على حق</w:t>
      </w:r>
      <w:r w:rsidR="00DF6CF7" w:rsidRPr="00DE6131">
        <w:rPr>
          <w:rFonts w:hint="cs"/>
          <w:rtl/>
        </w:rPr>
        <w:t xml:space="preserve"> توقيع جزاء الفسخ</w:t>
      </w:r>
      <w:r w:rsidR="003252E8" w:rsidRPr="00DE6131">
        <w:rPr>
          <w:rFonts w:hint="cs"/>
          <w:rtl/>
        </w:rPr>
        <w:t xml:space="preserve"> أو الاسقاط</w:t>
      </w:r>
      <w:r w:rsidR="00DF6CF7" w:rsidRPr="00DE6131">
        <w:rPr>
          <w:rFonts w:hint="cs"/>
          <w:rtl/>
        </w:rPr>
        <w:t xml:space="preserve"> دون </w:t>
      </w:r>
      <w:r w:rsidR="003252E8" w:rsidRPr="00DE6131">
        <w:rPr>
          <w:rFonts w:hint="cs"/>
          <w:rtl/>
        </w:rPr>
        <w:t>المرور</w:t>
      </w:r>
      <w:r w:rsidR="00DF6CF7" w:rsidRPr="00DE6131">
        <w:rPr>
          <w:rFonts w:hint="cs"/>
          <w:rtl/>
        </w:rPr>
        <w:t xml:space="preserve"> </w:t>
      </w:r>
      <w:r w:rsidR="003252E8" w:rsidRPr="00DE6131">
        <w:rPr>
          <w:rFonts w:hint="cs"/>
          <w:rtl/>
        </w:rPr>
        <w:t>على السلطة القضائية</w:t>
      </w:r>
      <w:r w:rsidR="00DF6CF7" w:rsidRPr="00DE6131">
        <w:rPr>
          <w:rFonts w:hint="cs"/>
          <w:rtl/>
        </w:rPr>
        <w:t xml:space="preserve"> في حالة ما</w:t>
      </w:r>
      <w:r w:rsidR="003252E8" w:rsidRPr="00DE6131">
        <w:rPr>
          <w:rFonts w:hint="cs"/>
          <w:rtl/>
        </w:rPr>
        <w:t xml:space="preserve"> </w:t>
      </w:r>
      <w:r w:rsidR="005D0A97">
        <w:rPr>
          <w:rFonts w:hint="cs"/>
          <w:rtl/>
        </w:rPr>
        <w:t>إ</w:t>
      </w:r>
      <w:r w:rsidR="00DF6CF7" w:rsidRPr="00DE6131">
        <w:rPr>
          <w:rFonts w:hint="cs"/>
          <w:rtl/>
        </w:rPr>
        <w:t xml:space="preserve">ذا دفع المتعاقد بذلك ومن الأخطاء التي تسوغ الفسخ في نظر مجلس الدولة الفرنسي </w:t>
      </w:r>
      <w:r w:rsidR="003252E8" w:rsidRPr="00DE6131">
        <w:rPr>
          <w:rFonts w:hint="cs"/>
          <w:rtl/>
        </w:rPr>
        <w:t xml:space="preserve">انقطاع </w:t>
      </w:r>
      <w:r w:rsidR="00DF6CF7" w:rsidRPr="00DE6131">
        <w:rPr>
          <w:rFonts w:hint="cs"/>
          <w:rtl/>
        </w:rPr>
        <w:t xml:space="preserve"> استغلال المرفق </w:t>
      </w:r>
      <w:r w:rsidR="003252E8" w:rsidRPr="00DE6131">
        <w:rPr>
          <w:rFonts w:hint="cs"/>
          <w:rtl/>
        </w:rPr>
        <w:t>العام أ</w:t>
      </w:r>
      <w:r w:rsidR="00DF6CF7" w:rsidRPr="00DE6131">
        <w:rPr>
          <w:rFonts w:hint="cs"/>
          <w:rtl/>
        </w:rPr>
        <w:t>و توقف استغلال</w:t>
      </w:r>
      <w:r w:rsidR="003252E8" w:rsidRPr="00DE6131">
        <w:rPr>
          <w:rFonts w:hint="cs"/>
          <w:rtl/>
        </w:rPr>
        <w:t>ه</w:t>
      </w:r>
      <w:r w:rsidR="00DF6CF7" w:rsidRPr="00DE6131">
        <w:rPr>
          <w:rFonts w:hint="cs"/>
          <w:rtl/>
        </w:rPr>
        <w:t xml:space="preserve"> في فترات متلاحقة ومنها التنازل عن العقد </w:t>
      </w:r>
      <w:r w:rsidR="003252E8" w:rsidRPr="00DE6131">
        <w:rPr>
          <w:rFonts w:hint="cs"/>
          <w:rtl/>
        </w:rPr>
        <w:t xml:space="preserve">من دون الحصول على </w:t>
      </w:r>
      <w:r w:rsidR="00DF6CF7" w:rsidRPr="00DE6131">
        <w:rPr>
          <w:rFonts w:hint="cs"/>
          <w:rtl/>
        </w:rPr>
        <w:t xml:space="preserve">موافقة </w:t>
      </w:r>
      <w:r w:rsidR="003252E8" w:rsidRPr="00DE6131">
        <w:rPr>
          <w:rFonts w:hint="cs"/>
          <w:rtl/>
        </w:rPr>
        <w:t>الجهة الإدارية المانحة</w:t>
      </w:r>
      <w:r w:rsidR="00DF6CF7" w:rsidRPr="00DE6131">
        <w:rPr>
          <w:rFonts w:hint="cs"/>
          <w:rtl/>
        </w:rPr>
        <w:t xml:space="preserve"> وعدم احترام </w:t>
      </w:r>
      <w:r w:rsidR="008126FB" w:rsidRPr="00DE6131">
        <w:rPr>
          <w:rFonts w:hint="cs"/>
          <w:rtl/>
        </w:rPr>
        <w:t>التوجيهات</w:t>
      </w:r>
      <w:r w:rsidR="00DF6CF7" w:rsidRPr="00DE6131">
        <w:rPr>
          <w:rFonts w:hint="cs"/>
          <w:rtl/>
        </w:rPr>
        <w:t xml:space="preserve"> التي تصدر من </w:t>
      </w:r>
      <w:r w:rsidR="008126FB" w:rsidRPr="00DE6131">
        <w:rPr>
          <w:rFonts w:hint="cs"/>
          <w:rtl/>
        </w:rPr>
        <w:t xml:space="preserve">السلطة الإدارية </w:t>
      </w:r>
      <w:r w:rsidR="00DF6CF7" w:rsidRPr="00DE6131">
        <w:rPr>
          <w:rFonts w:hint="cs"/>
          <w:rtl/>
        </w:rPr>
        <w:t xml:space="preserve"> بخصوص إدارة </w:t>
      </w:r>
      <w:r w:rsidR="008126FB" w:rsidRPr="00DE6131">
        <w:rPr>
          <w:rFonts w:hint="cs"/>
          <w:rtl/>
        </w:rPr>
        <w:t xml:space="preserve">واستغلال </w:t>
      </w:r>
      <w:r w:rsidR="00DF6CF7" w:rsidRPr="00DE6131">
        <w:rPr>
          <w:rFonts w:hint="cs"/>
          <w:rtl/>
        </w:rPr>
        <w:t>المرفق العام وعدم وفائه بالتزاماته المالية.</w:t>
      </w:r>
    </w:p>
    <w:p w14:paraId="550B5457" w14:textId="7275FD21" w:rsidR="00DF6CF7" w:rsidRPr="00DE6131" w:rsidRDefault="00B131CE" w:rsidP="00D74548">
      <w:pPr>
        <w:rPr>
          <w:rtl/>
        </w:rPr>
      </w:pPr>
      <w:r w:rsidRPr="00DE6131">
        <w:rPr>
          <w:rFonts w:hint="cs"/>
          <w:rtl/>
        </w:rPr>
        <w:t xml:space="preserve">وقد </w:t>
      </w:r>
      <w:r w:rsidR="00DF6CF7" w:rsidRPr="00DE6131">
        <w:rPr>
          <w:rFonts w:hint="cs"/>
          <w:rtl/>
        </w:rPr>
        <w:t xml:space="preserve">استقر قضاء مجلس الدولة الفرنسي على </w:t>
      </w:r>
      <w:r w:rsidR="00850E8D">
        <w:rPr>
          <w:rFonts w:hint="cs"/>
          <w:rtl/>
        </w:rPr>
        <w:t>إلزامية شرط الإ</w:t>
      </w:r>
      <w:r w:rsidRPr="00DE6131">
        <w:rPr>
          <w:rFonts w:hint="cs"/>
          <w:rtl/>
        </w:rPr>
        <w:t>عذار</w:t>
      </w:r>
      <w:r w:rsidR="00DF6CF7" w:rsidRPr="00DE6131">
        <w:rPr>
          <w:rFonts w:hint="cs"/>
          <w:rtl/>
        </w:rPr>
        <w:t xml:space="preserve"> </w:t>
      </w:r>
      <w:r w:rsidR="00850E8D">
        <w:rPr>
          <w:rFonts w:hint="cs"/>
          <w:rtl/>
        </w:rPr>
        <w:t>ب</w:t>
      </w:r>
      <w:r w:rsidRPr="00DE6131">
        <w:rPr>
          <w:rFonts w:hint="cs"/>
          <w:rtl/>
        </w:rPr>
        <w:t>غض النظر عن ذكره في العقد الإداري من عدمه</w:t>
      </w:r>
      <w:r w:rsidR="00850E8D">
        <w:rPr>
          <w:rFonts w:hint="cs"/>
          <w:rtl/>
        </w:rPr>
        <w:t>،</w:t>
      </w:r>
      <w:r w:rsidRPr="00DE6131">
        <w:rPr>
          <w:rFonts w:hint="cs"/>
          <w:rtl/>
        </w:rPr>
        <w:t xml:space="preserve"> </w:t>
      </w:r>
      <w:r w:rsidR="00FE5B38" w:rsidRPr="00DE6131">
        <w:rPr>
          <w:rFonts w:hint="cs"/>
          <w:rtl/>
        </w:rPr>
        <w:t>ولا تستطي</w:t>
      </w:r>
      <w:r w:rsidR="00FE5B38" w:rsidRPr="00DE6131">
        <w:rPr>
          <w:rtl/>
        </w:rPr>
        <w:t>ع</w:t>
      </w:r>
      <w:r w:rsidRPr="00DE6131">
        <w:rPr>
          <w:rFonts w:hint="cs"/>
          <w:rtl/>
        </w:rPr>
        <w:t xml:space="preserve"> الجهة الإدارية التحرر من هذا </w:t>
      </w:r>
      <w:r w:rsidR="00850E8D">
        <w:rPr>
          <w:rFonts w:hint="cs"/>
          <w:rtl/>
        </w:rPr>
        <w:t>الشرط إلا إ</w:t>
      </w:r>
      <w:r w:rsidRPr="00DE6131">
        <w:rPr>
          <w:rFonts w:hint="cs"/>
          <w:rtl/>
        </w:rPr>
        <w:t xml:space="preserve">ذا اشترطت ذلك في </w:t>
      </w:r>
      <w:r w:rsidRPr="00DE6131">
        <w:rPr>
          <w:rFonts w:hint="cs"/>
          <w:rtl/>
        </w:rPr>
        <w:lastRenderedPageBreak/>
        <w:t xml:space="preserve">العقد نفسه </w:t>
      </w:r>
      <w:r w:rsidR="00DB403B">
        <w:rPr>
          <w:rFonts w:hint="cs"/>
          <w:rtl/>
        </w:rPr>
        <w:t>أ</w:t>
      </w:r>
      <w:r w:rsidRPr="00DE6131">
        <w:rPr>
          <w:rFonts w:hint="cs"/>
          <w:rtl/>
        </w:rPr>
        <w:t xml:space="preserve">و اذا تبين من ظروف وملابسات الحال </w:t>
      </w:r>
      <w:r w:rsidR="00DB403B">
        <w:rPr>
          <w:rFonts w:hint="cs"/>
          <w:rtl/>
        </w:rPr>
        <w:t xml:space="preserve"> أ</w:t>
      </w:r>
      <w:r w:rsidR="00DF6CF7" w:rsidRPr="00DE6131">
        <w:rPr>
          <w:rFonts w:hint="cs"/>
          <w:rtl/>
        </w:rPr>
        <w:t>ن ال</w:t>
      </w:r>
      <w:r w:rsidR="00DB403B">
        <w:rPr>
          <w:rFonts w:hint="cs"/>
          <w:rtl/>
        </w:rPr>
        <w:t>أ</w:t>
      </w:r>
      <w:r w:rsidR="00DF6CF7" w:rsidRPr="00DE6131">
        <w:rPr>
          <w:rFonts w:hint="cs"/>
          <w:rtl/>
        </w:rPr>
        <w:t>عذار</w:t>
      </w:r>
      <w:r w:rsidRPr="00DE6131">
        <w:rPr>
          <w:rFonts w:hint="cs"/>
          <w:rtl/>
        </w:rPr>
        <w:t xml:space="preserve">غير ذي جدوى </w:t>
      </w:r>
      <w:r w:rsidR="00DF6CF7" w:rsidRPr="00DE6131">
        <w:rPr>
          <w:rFonts w:hint="cs"/>
          <w:rtl/>
        </w:rPr>
        <w:t xml:space="preserve"> كما </w:t>
      </w:r>
      <w:r w:rsidRPr="00DE6131">
        <w:rPr>
          <w:rFonts w:hint="cs"/>
          <w:rtl/>
        </w:rPr>
        <w:t>في الخالة التي يظهر فيها العجز التام للمتعاقد عن الوفاء بالتزاماته التعاقدية</w:t>
      </w:r>
      <w:r w:rsidR="00DF6CF7" w:rsidRPr="00DE6131">
        <w:rPr>
          <w:rFonts w:hint="cs"/>
          <w:rtl/>
        </w:rPr>
        <w:t xml:space="preserve"> عن</w:t>
      </w:r>
      <w:r w:rsidRPr="00DE6131">
        <w:rPr>
          <w:rFonts w:hint="cs"/>
          <w:rtl/>
        </w:rPr>
        <w:t xml:space="preserve"> القيام بشؤون المرفق العام </w:t>
      </w:r>
      <w:r w:rsidR="003C70A8" w:rsidRPr="00DE6131">
        <w:rPr>
          <w:rFonts w:hint="cs"/>
          <w:rtl/>
        </w:rPr>
        <w:t xml:space="preserve">أو في حالة صدور حكم قضائي </w:t>
      </w:r>
      <w:r w:rsidR="00DF6CF7" w:rsidRPr="00DE6131">
        <w:rPr>
          <w:rFonts w:hint="cs"/>
          <w:rtl/>
        </w:rPr>
        <w:t xml:space="preserve"> بالفسخ</w:t>
      </w:r>
      <w:r w:rsidR="00DB403B">
        <w:rPr>
          <w:rFonts w:hint="cs"/>
          <w:rtl/>
        </w:rPr>
        <w:t>،</w:t>
      </w:r>
      <w:r w:rsidR="00DF6CF7" w:rsidRPr="00DE6131">
        <w:rPr>
          <w:rFonts w:hint="cs"/>
          <w:rtl/>
        </w:rPr>
        <w:t xml:space="preserve"> وهذه </w:t>
      </w:r>
      <w:r w:rsidR="003C70A8" w:rsidRPr="00DE6131">
        <w:rPr>
          <w:rFonts w:hint="cs"/>
          <w:rtl/>
        </w:rPr>
        <w:t>الميزة</w:t>
      </w:r>
      <w:r w:rsidR="00DF6CF7" w:rsidRPr="00DE6131">
        <w:rPr>
          <w:rFonts w:hint="cs"/>
          <w:rtl/>
        </w:rPr>
        <w:t xml:space="preserve"> </w:t>
      </w:r>
      <w:r w:rsidR="003C70A8" w:rsidRPr="00DE6131">
        <w:rPr>
          <w:rFonts w:hint="cs"/>
          <w:rtl/>
        </w:rPr>
        <w:t>يختص</w:t>
      </w:r>
      <w:r w:rsidR="00DB403B">
        <w:rPr>
          <w:rFonts w:hint="cs"/>
          <w:rtl/>
        </w:rPr>
        <w:t xml:space="preserve"> بها</w:t>
      </w:r>
      <w:r w:rsidR="003C70A8" w:rsidRPr="00DE6131">
        <w:rPr>
          <w:rFonts w:hint="cs"/>
          <w:rtl/>
        </w:rPr>
        <w:t xml:space="preserve"> عقد</w:t>
      </w:r>
      <w:r w:rsidR="00DF6CF7" w:rsidRPr="00DE6131">
        <w:rPr>
          <w:rFonts w:hint="cs"/>
          <w:rtl/>
        </w:rPr>
        <w:t xml:space="preserve"> امتياز المرفق العام </w:t>
      </w:r>
      <w:r w:rsidR="003C70A8" w:rsidRPr="00DE6131">
        <w:rPr>
          <w:rFonts w:hint="cs"/>
          <w:rtl/>
        </w:rPr>
        <w:t xml:space="preserve">على </w:t>
      </w:r>
      <w:r w:rsidR="00DF6CF7" w:rsidRPr="00DE6131">
        <w:rPr>
          <w:rFonts w:hint="cs"/>
          <w:rtl/>
        </w:rPr>
        <w:t xml:space="preserve"> خلاف القاعدة </w:t>
      </w:r>
      <w:r w:rsidR="003C70A8" w:rsidRPr="00DE6131">
        <w:rPr>
          <w:rFonts w:hint="cs"/>
          <w:rtl/>
        </w:rPr>
        <w:t xml:space="preserve">التي تتيح للجهة الإدارية صلاحية التنفيذ المباشر </w:t>
      </w:r>
      <w:r w:rsidR="00DB403B">
        <w:rPr>
          <w:rFonts w:hint="cs"/>
          <w:rtl/>
        </w:rPr>
        <w:t>للجزاء</w:t>
      </w:r>
      <w:r w:rsidR="00FE5B38" w:rsidRPr="00DE6131">
        <w:rPr>
          <w:rFonts w:hint="cs"/>
          <w:rtl/>
        </w:rPr>
        <w:t>ات</w:t>
      </w:r>
      <w:r w:rsidR="003C70A8" w:rsidRPr="00DE6131">
        <w:rPr>
          <w:rFonts w:hint="cs"/>
          <w:rtl/>
        </w:rPr>
        <w:t xml:space="preserve"> </w:t>
      </w:r>
      <w:r w:rsidR="00DF6CF7" w:rsidRPr="00DE6131">
        <w:rPr>
          <w:rFonts w:hint="cs"/>
          <w:rtl/>
        </w:rPr>
        <w:t>العامة من دون حاجة الى ال</w:t>
      </w:r>
      <w:r w:rsidR="00DB403B">
        <w:rPr>
          <w:rFonts w:hint="cs"/>
          <w:rtl/>
        </w:rPr>
        <w:t>إ</w:t>
      </w:r>
      <w:r w:rsidR="00DF6CF7" w:rsidRPr="00DE6131">
        <w:rPr>
          <w:rFonts w:hint="cs"/>
          <w:rtl/>
        </w:rPr>
        <w:t>لتجاء الى القضاء</w:t>
      </w:r>
      <w:r w:rsidR="00DF6CF7" w:rsidRPr="00DE6131">
        <w:rPr>
          <w:rStyle w:val="Appelnotedebasdep"/>
          <w:color w:val="000000" w:themeColor="text1"/>
          <w:rtl/>
        </w:rPr>
        <w:footnoteReference w:id="362"/>
      </w:r>
      <w:r w:rsidR="00DB403B">
        <w:rPr>
          <w:rFonts w:hint="cs"/>
          <w:rtl/>
        </w:rPr>
        <w:t>.</w:t>
      </w:r>
    </w:p>
    <w:p w14:paraId="5C6D5BB8" w14:textId="546FAB3F" w:rsidR="00DF6CF7" w:rsidRPr="00DE6131" w:rsidRDefault="00887610" w:rsidP="00DC6D1B">
      <w:pPr>
        <w:ind w:firstLine="0"/>
        <w:rPr>
          <w:color w:val="000000" w:themeColor="text1"/>
          <w:rtl/>
        </w:rPr>
      </w:pPr>
      <w:r w:rsidRPr="00DE6131">
        <w:rPr>
          <w:rFonts w:hint="cs"/>
          <w:color w:val="000000" w:themeColor="text1"/>
          <w:rtl/>
        </w:rPr>
        <w:t>3/</w:t>
      </w:r>
      <w:r w:rsidR="00DF6CF7" w:rsidRPr="00DE6131">
        <w:rPr>
          <w:rFonts w:hint="cs"/>
          <w:color w:val="000000" w:themeColor="text1"/>
          <w:rtl/>
        </w:rPr>
        <w:t xml:space="preserve"> سلط</w:t>
      </w:r>
      <w:r w:rsidR="00DF6CF7" w:rsidRPr="00DE6131">
        <w:rPr>
          <w:color w:val="000000" w:themeColor="text1"/>
          <w:rtl/>
        </w:rPr>
        <w:t>ة</w:t>
      </w:r>
      <w:r w:rsidR="00DF6CF7" w:rsidRPr="00DE6131">
        <w:rPr>
          <w:rFonts w:hint="cs"/>
          <w:color w:val="000000" w:themeColor="text1"/>
          <w:rtl/>
        </w:rPr>
        <w:t xml:space="preserve"> إنهاء العقد</w:t>
      </w:r>
    </w:p>
    <w:p w14:paraId="2DE3A37C" w14:textId="35400736" w:rsidR="00DF6CF7" w:rsidRPr="00DE6131" w:rsidRDefault="00FE5B38" w:rsidP="00D74548">
      <w:pPr>
        <w:rPr>
          <w:rtl/>
        </w:rPr>
      </w:pPr>
      <w:r w:rsidRPr="00DE6131">
        <w:rPr>
          <w:rFonts w:hint="cs"/>
          <w:rtl/>
        </w:rPr>
        <w:t>لا تختل</w:t>
      </w:r>
      <w:r w:rsidRPr="00DE6131">
        <w:rPr>
          <w:rtl/>
        </w:rPr>
        <w:t>ف</w:t>
      </w:r>
      <w:r w:rsidR="00DF6CF7" w:rsidRPr="00DE6131">
        <w:rPr>
          <w:rFonts w:hint="cs"/>
          <w:rtl/>
        </w:rPr>
        <w:t xml:space="preserve"> </w:t>
      </w:r>
      <w:r w:rsidR="00885444" w:rsidRPr="00DE6131">
        <w:rPr>
          <w:rFonts w:hint="cs"/>
          <w:rtl/>
        </w:rPr>
        <w:t>المبادئ</w:t>
      </w:r>
      <w:r w:rsidR="00DF6CF7" w:rsidRPr="00DE6131">
        <w:rPr>
          <w:rFonts w:hint="cs"/>
          <w:rtl/>
        </w:rPr>
        <w:t xml:space="preserve"> </w:t>
      </w:r>
      <w:r w:rsidR="00885444" w:rsidRPr="00DE6131">
        <w:rPr>
          <w:rFonts w:hint="cs"/>
          <w:rtl/>
        </w:rPr>
        <w:t>التي تنظم</w:t>
      </w:r>
      <w:r w:rsidR="00DF6CF7" w:rsidRPr="00DE6131">
        <w:rPr>
          <w:rFonts w:hint="cs"/>
          <w:rtl/>
        </w:rPr>
        <w:t xml:space="preserve"> نهاية عقود تفويض المرفق العام عن </w:t>
      </w:r>
      <w:r w:rsidR="00885444" w:rsidRPr="00DE6131">
        <w:rPr>
          <w:rFonts w:hint="cs"/>
          <w:rtl/>
        </w:rPr>
        <w:t>المبادئ</w:t>
      </w:r>
      <w:r w:rsidR="00DF6CF7" w:rsidRPr="00DE6131">
        <w:rPr>
          <w:rFonts w:hint="cs"/>
          <w:rtl/>
        </w:rPr>
        <w:t xml:space="preserve"> </w:t>
      </w:r>
      <w:r w:rsidR="00885444" w:rsidRPr="00DE6131">
        <w:rPr>
          <w:rFonts w:hint="cs"/>
          <w:rtl/>
        </w:rPr>
        <w:t xml:space="preserve">الكلاسيكية </w:t>
      </w:r>
      <w:r w:rsidR="00DF6CF7" w:rsidRPr="00DE6131">
        <w:rPr>
          <w:rFonts w:hint="cs"/>
          <w:rtl/>
        </w:rPr>
        <w:t>التي تطبق على العقود الإدارية</w:t>
      </w:r>
      <w:r w:rsidR="00885444" w:rsidRPr="00DE6131">
        <w:rPr>
          <w:rFonts w:hint="cs"/>
          <w:rtl/>
        </w:rPr>
        <w:t xml:space="preserve"> بشكل عام </w:t>
      </w:r>
      <w:r w:rsidR="00DF6CF7" w:rsidRPr="00DE6131">
        <w:rPr>
          <w:rFonts w:hint="cs"/>
          <w:rtl/>
        </w:rPr>
        <w:t xml:space="preserve"> باستثناء القواعد التي فرضها المشرع على عقد التفويض فقد </w:t>
      </w:r>
      <w:r w:rsidR="00885444" w:rsidRPr="00DE6131">
        <w:rPr>
          <w:rFonts w:hint="cs"/>
          <w:rtl/>
        </w:rPr>
        <w:t>تحتوي</w:t>
      </w:r>
      <w:r w:rsidR="00DF6CF7" w:rsidRPr="00DE6131">
        <w:rPr>
          <w:rFonts w:hint="cs"/>
          <w:rtl/>
        </w:rPr>
        <w:t xml:space="preserve"> العقود الإدارية </w:t>
      </w:r>
      <w:r w:rsidR="00885444" w:rsidRPr="00DE6131">
        <w:rPr>
          <w:rFonts w:hint="cs"/>
          <w:rtl/>
        </w:rPr>
        <w:t>على شرط</w:t>
      </w:r>
      <w:r w:rsidR="00DF6CF7" w:rsidRPr="00DE6131">
        <w:rPr>
          <w:rFonts w:hint="cs"/>
          <w:rtl/>
        </w:rPr>
        <w:t xml:space="preserve"> </w:t>
      </w:r>
      <w:r w:rsidR="00885444" w:rsidRPr="00DE6131">
        <w:rPr>
          <w:rFonts w:hint="cs"/>
          <w:rtl/>
        </w:rPr>
        <w:t>يمنح</w:t>
      </w:r>
      <w:r w:rsidR="00DF6CF7" w:rsidRPr="00DE6131">
        <w:rPr>
          <w:rFonts w:hint="cs"/>
          <w:rtl/>
        </w:rPr>
        <w:t xml:space="preserve"> المتعاقد مع </w:t>
      </w:r>
      <w:r w:rsidR="00885444" w:rsidRPr="00DE6131">
        <w:rPr>
          <w:rFonts w:hint="cs"/>
          <w:rtl/>
        </w:rPr>
        <w:t xml:space="preserve">الجهة الإدارية </w:t>
      </w:r>
      <w:r w:rsidR="00DF6CF7" w:rsidRPr="00DE6131">
        <w:rPr>
          <w:rFonts w:hint="cs"/>
          <w:rtl/>
        </w:rPr>
        <w:t xml:space="preserve"> حق الأولوية </w:t>
      </w:r>
      <w:r w:rsidR="00885444" w:rsidRPr="00DE6131">
        <w:rPr>
          <w:rFonts w:hint="cs"/>
          <w:rtl/>
        </w:rPr>
        <w:t>من أجل تجديد اختياره</w:t>
      </w:r>
      <w:r w:rsidR="00DF6CF7" w:rsidRPr="00DE6131">
        <w:rPr>
          <w:rFonts w:hint="cs"/>
          <w:rtl/>
        </w:rPr>
        <w:t xml:space="preserve"> </w:t>
      </w:r>
      <w:r w:rsidRPr="00DE6131">
        <w:rPr>
          <w:rFonts w:hint="cs"/>
          <w:rtl/>
        </w:rPr>
        <w:t>لإدارة</w:t>
      </w:r>
      <w:r w:rsidR="00DF6CF7" w:rsidRPr="00DE6131">
        <w:rPr>
          <w:rFonts w:hint="cs"/>
          <w:rtl/>
        </w:rPr>
        <w:t xml:space="preserve"> المرفق العام بعد انتهاء مدة العقد</w:t>
      </w:r>
      <w:r w:rsidR="00DB403B">
        <w:rPr>
          <w:rFonts w:hint="cs"/>
          <w:rtl/>
        </w:rPr>
        <w:t>،</w:t>
      </w:r>
      <w:r w:rsidR="00DF6CF7" w:rsidRPr="00DE6131">
        <w:rPr>
          <w:rFonts w:hint="cs"/>
          <w:rtl/>
        </w:rPr>
        <w:t xml:space="preserve"> </w:t>
      </w:r>
      <w:r w:rsidR="00885444" w:rsidRPr="00DE6131">
        <w:rPr>
          <w:rFonts w:hint="cs"/>
          <w:rtl/>
        </w:rPr>
        <w:t xml:space="preserve">غير </w:t>
      </w:r>
      <w:r w:rsidR="00DB403B">
        <w:rPr>
          <w:rFonts w:hint="cs"/>
          <w:rtl/>
        </w:rPr>
        <w:t>أ</w:t>
      </w:r>
      <w:r w:rsidR="00DF6CF7" w:rsidRPr="00DE6131">
        <w:rPr>
          <w:rFonts w:hint="cs"/>
          <w:rtl/>
        </w:rPr>
        <w:t xml:space="preserve">ن هذا </w:t>
      </w:r>
      <w:r w:rsidR="00885444" w:rsidRPr="00DE6131">
        <w:rPr>
          <w:rFonts w:hint="cs"/>
          <w:rtl/>
        </w:rPr>
        <w:t>الشرط</w:t>
      </w:r>
      <w:r w:rsidR="00DF6CF7" w:rsidRPr="00DE6131">
        <w:rPr>
          <w:rFonts w:hint="cs"/>
          <w:rtl/>
        </w:rPr>
        <w:t xml:space="preserve"> </w:t>
      </w:r>
      <w:r w:rsidRPr="00DE6131">
        <w:rPr>
          <w:rFonts w:hint="cs"/>
          <w:rtl/>
        </w:rPr>
        <w:t>لا يمك</w:t>
      </w:r>
      <w:r w:rsidRPr="00DE6131">
        <w:rPr>
          <w:rtl/>
        </w:rPr>
        <w:t>ن</w:t>
      </w:r>
      <w:r w:rsidR="00DF6CF7" w:rsidRPr="00DE6131">
        <w:rPr>
          <w:rFonts w:hint="cs"/>
          <w:rtl/>
        </w:rPr>
        <w:t xml:space="preserve"> تطبيقه في ظل </w:t>
      </w:r>
      <w:r w:rsidR="00885444" w:rsidRPr="00DE6131">
        <w:rPr>
          <w:rFonts w:hint="cs"/>
          <w:rtl/>
        </w:rPr>
        <w:t xml:space="preserve">عقود </w:t>
      </w:r>
      <w:r w:rsidR="00DF6CF7" w:rsidRPr="00DE6131">
        <w:rPr>
          <w:rFonts w:hint="cs"/>
          <w:rtl/>
        </w:rPr>
        <w:t xml:space="preserve">تفويض المرفق العام </w:t>
      </w:r>
      <w:r w:rsidR="00DB403B">
        <w:rPr>
          <w:rFonts w:hint="cs"/>
          <w:rtl/>
        </w:rPr>
        <w:t>و</w:t>
      </w:r>
      <w:r w:rsidR="00885444" w:rsidRPr="00DE6131">
        <w:rPr>
          <w:rFonts w:hint="cs"/>
          <w:rtl/>
        </w:rPr>
        <w:t xml:space="preserve">تمثل فيه المدة </w:t>
      </w:r>
      <w:r w:rsidR="0083792E" w:rsidRPr="00DE6131">
        <w:rPr>
          <w:rFonts w:hint="cs"/>
          <w:rtl/>
        </w:rPr>
        <w:t>جوهر التعاقد وتحدد</w:t>
      </w:r>
      <w:r w:rsidR="00DF6CF7" w:rsidRPr="00DE6131">
        <w:rPr>
          <w:rFonts w:hint="cs"/>
          <w:rtl/>
        </w:rPr>
        <w:t xml:space="preserve"> </w:t>
      </w:r>
      <w:r w:rsidR="0083792E" w:rsidRPr="00DE6131">
        <w:rPr>
          <w:rFonts w:hint="cs"/>
          <w:rtl/>
        </w:rPr>
        <w:t>ال</w:t>
      </w:r>
      <w:r w:rsidR="00DF6CF7" w:rsidRPr="00DE6131">
        <w:rPr>
          <w:rFonts w:hint="cs"/>
          <w:rtl/>
        </w:rPr>
        <w:t>مدة</w:t>
      </w:r>
      <w:r w:rsidR="0083792E" w:rsidRPr="00DE6131">
        <w:rPr>
          <w:rFonts w:hint="cs"/>
          <w:rtl/>
        </w:rPr>
        <w:t xml:space="preserve"> بدقة في العقد</w:t>
      </w:r>
      <w:r w:rsidR="00DF6CF7" w:rsidRPr="00DE6131">
        <w:rPr>
          <w:rFonts w:hint="cs"/>
          <w:rtl/>
        </w:rPr>
        <w:t xml:space="preserve"> و</w:t>
      </w:r>
      <w:r w:rsidR="0083792E" w:rsidRPr="00DE6131">
        <w:rPr>
          <w:rFonts w:hint="cs"/>
          <w:rtl/>
        </w:rPr>
        <w:t xml:space="preserve"> يفرض على صاحب  التفويض الالتزام بها ويقيد</w:t>
      </w:r>
      <w:r w:rsidR="00DF6CF7" w:rsidRPr="00DE6131">
        <w:rPr>
          <w:rFonts w:hint="cs"/>
          <w:rtl/>
        </w:rPr>
        <w:t xml:space="preserve"> </w:t>
      </w:r>
      <w:r w:rsidR="00F673E4" w:rsidRPr="00DE6131">
        <w:rPr>
          <w:rFonts w:hint="cs"/>
          <w:rtl/>
        </w:rPr>
        <w:t>التمديد</w:t>
      </w:r>
      <w:r w:rsidR="00DB403B">
        <w:rPr>
          <w:rFonts w:hint="cs"/>
          <w:rtl/>
        </w:rPr>
        <w:t xml:space="preserve"> إ</w:t>
      </w:r>
      <w:r w:rsidR="00DF6CF7" w:rsidRPr="00DE6131">
        <w:rPr>
          <w:rFonts w:hint="cs"/>
          <w:rtl/>
        </w:rPr>
        <w:t>لا في حالات</w:t>
      </w:r>
      <w:r w:rsidR="007E7D44" w:rsidRPr="00DE6131">
        <w:rPr>
          <w:rFonts w:hint="cs"/>
          <w:rtl/>
        </w:rPr>
        <w:t xml:space="preserve"> معينة على سبيل الحصر</w:t>
      </w:r>
      <w:r w:rsidR="00F673E4" w:rsidRPr="00DE6131">
        <w:rPr>
          <w:rFonts w:hint="cs"/>
          <w:rtl/>
        </w:rPr>
        <w:t>،</w:t>
      </w:r>
      <w:r w:rsidR="00DB403B">
        <w:rPr>
          <w:rFonts w:hint="cs"/>
          <w:rtl/>
        </w:rPr>
        <w:t xml:space="preserve"> كما أ</w:t>
      </w:r>
      <w:r w:rsidR="00DF6CF7" w:rsidRPr="00DE6131">
        <w:rPr>
          <w:rFonts w:hint="cs"/>
          <w:rtl/>
        </w:rPr>
        <w:t xml:space="preserve">ن اختيار </w:t>
      </w:r>
      <w:r w:rsidR="00F673E4" w:rsidRPr="00DE6131">
        <w:rPr>
          <w:rFonts w:hint="cs"/>
          <w:rtl/>
        </w:rPr>
        <w:t>المفوض اليه</w:t>
      </w:r>
      <w:r w:rsidR="00DF6CF7" w:rsidRPr="00DE6131">
        <w:rPr>
          <w:rFonts w:hint="cs"/>
          <w:rtl/>
        </w:rPr>
        <w:t xml:space="preserve"> يخضع</w:t>
      </w:r>
      <w:r w:rsidR="00F673E4" w:rsidRPr="00DE6131">
        <w:rPr>
          <w:rFonts w:hint="cs"/>
          <w:rtl/>
        </w:rPr>
        <w:t xml:space="preserve"> لشروط </w:t>
      </w:r>
      <w:r w:rsidR="00DF6CF7" w:rsidRPr="00DE6131">
        <w:rPr>
          <w:rFonts w:hint="cs"/>
          <w:rtl/>
        </w:rPr>
        <w:t xml:space="preserve"> للإعلان المسبق </w:t>
      </w:r>
      <w:r w:rsidRPr="00DE6131">
        <w:rPr>
          <w:rFonts w:hint="cs"/>
          <w:rtl/>
        </w:rPr>
        <w:t>ولإجراءات</w:t>
      </w:r>
      <w:r w:rsidR="00DF6CF7" w:rsidRPr="00DE6131">
        <w:rPr>
          <w:rFonts w:hint="cs"/>
          <w:rtl/>
        </w:rPr>
        <w:t xml:space="preserve"> </w:t>
      </w:r>
      <w:r w:rsidR="007E7D44" w:rsidRPr="00DE6131">
        <w:rPr>
          <w:rFonts w:hint="cs"/>
          <w:rtl/>
        </w:rPr>
        <w:t>ال</w:t>
      </w:r>
      <w:r w:rsidR="00DF6CF7" w:rsidRPr="00DE6131">
        <w:rPr>
          <w:rFonts w:hint="cs"/>
          <w:rtl/>
        </w:rPr>
        <w:t xml:space="preserve">منافسة بين عدة </w:t>
      </w:r>
      <w:r w:rsidR="007E7D44" w:rsidRPr="00DE6131">
        <w:rPr>
          <w:rFonts w:hint="cs"/>
          <w:rtl/>
        </w:rPr>
        <w:t>عروض</w:t>
      </w:r>
      <w:r w:rsidR="00DF6CF7" w:rsidRPr="00DE6131">
        <w:rPr>
          <w:rFonts w:hint="cs"/>
          <w:rtl/>
        </w:rPr>
        <w:t xml:space="preserve"> </w:t>
      </w:r>
      <w:r w:rsidR="007E7D44" w:rsidRPr="00DE6131">
        <w:rPr>
          <w:rFonts w:hint="cs"/>
          <w:rtl/>
        </w:rPr>
        <w:t>ويبقى</w:t>
      </w:r>
      <w:r w:rsidR="00DF6CF7" w:rsidRPr="00DE6131">
        <w:rPr>
          <w:rFonts w:hint="cs"/>
          <w:rtl/>
        </w:rPr>
        <w:t xml:space="preserve"> لصاحب التفويض عند </w:t>
      </w:r>
      <w:r w:rsidR="007E7D44" w:rsidRPr="00DE6131">
        <w:rPr>
          <w:rFonts w:hint="cs"/>
          <w:rtl/>
        </w:rPr>
        <w:t>نهاية</w:t>
      </w:r>
      <w:r w:rsidR="00DF6CF7" w:rsidRPr="00DE6131">
        <w:rPr>
          <w:rFonts w:hint="cs"/>
          <w:rtl/>
        </w:rPr>
        <w:t xml:space="preserve"> مدة العقد ان </w:t>
      </w:r>
      <w:r w:rsidR="007E7D44" w:rsidRPr="00DE6131">
        <w:rPr>
          <w:rFonts w:hint="cs"/>
          <w:rtl/>
        </w:rPr>
        <w:t xml:space="preserve">يعرض تعهده </w:t>
      </w:r>
      <w:r w:rsidR="00DF6CF7" w:rsidRPr="00DE6131">
        <w:rPr>
          <w:rFonts w:hint="cs"/>
          <w:rtl/>
        </w:rPr>
        <w:t xml:space="preserve"> </w:t>
      </w:r>
      <w:r w:rsidRPr="00DE6131">
        <w:rPr>
          <w:rFonts w:hint="cs"/>
          <w:rtl/>
        </w:rPr>
        <w:t>كأي</w:t>
      </w:r>
      <w:r w:rsidR="00DF6CF7" w:rsidRPr="00DE6131">
        <w:rPr>
          <w:rFonts w:hint="cs"/>
          <w:rtl/>
        </w:rPr>
        <w:t xml:space="preserve"> </w:t>
      </w:r>
      <w:r w:rsidR="007E7D44" w:rsidRPr="00DE6131">
        <w:rPr>
          <w:rFonts w:hint="cs"/>
          <w:rtl/>
        </w:rPr>
        <w:t xml:space="preserve">من المتعهدين المؤهلين </w:t>
      </w:r>
      <w:r w:rsidR="00DF6CF7" w:rsidRPr="00DE6131">
        <w:rPr>
          <w:rFonts w:hint="cs"/>
          <w:rtl/>
        </w:rPr>
        <w:t>من الناحية الفنية والمالية</w:t>
      </w:r>
      <w:r w:rsidR="00DB403B">
        <w:rPr>
          <w:rFonts w:hint="cs"/>
          <w:rtl/>
        </w:rPr>
        <w:t>،</w:t>
      </w:r>
      <w:r w:rsidR="00DF6CF7" w:rsidRPr="00DE6131">
        <w:rPr>
          <w:rFonts w:hint="cs"/>
          <w:rtl/>
        </w:rPr>
        <w:t xml:space="preserve"> </w:t>
      </w:r>
      <w:r w:rsidR="007E7D44" w:rsidRPr="00DE6131">
        <w:rPr>
          <w:rFonts w:hint="cs"/>
          <w:rtl/>
        </w:rPr>
        <w:t>ويتاح</w:t>
      </w:r>
      <w:r w:rsidR="00DF6CF7" w:rsidRPr="00DE6131">
        <w:rPr>
          <w:rFonts w:hint="cs"/>
          <w:rtl/>
        </w:rPr>
        <w:t xml:space="preserve"> للسلطة </w:t>
      </w:r>
      <w:r w:rsidR="007E7D44" w:rsidRPr="00DE6131">
        <w:rPr>
          <w:rFonts w:hint="cs"/>
          <w:rtl/>
        </w:rPr>
        <w:t xml:space="preserve">المفوضة </w:t>
      </w:r>
      <w:r w:rsidR="00DF6CF7" w:rsidRPr="00DE6131">
        <w:rPr>
          <w:rFonts w:hint="cs"/>
          <w:rtl/>
        </w:rPr>
        <w:t xml:space="preserve"> </w:t>
      </w:r>
      <w:r w:rsidR="007E7D44" w:rsidRPr="00DE6131">
        <w:rPr>
          <w:rFonts w:hint="cs"/>
          <w:rtl/>
        </w:rPr>
        <w:t xml:space="preserve">إمكانية التعاقد مجدد على أساس عرض جديد </w:t>
      </w:r>
      <w:r w:rsidR="00DF6CF7" w:rsidRPr="00DE6131">
        <w:rPr>
          <w:rFonts w:hint="cs"/>
          <w:rtl/>
        </w:rPr>
        <w:t xml:space="preserve"> فعقد التفويض ينتهي بصورة طبيعية عند انتهاء مدته بصورة طبيعية</w:t>
      </w:r>
      <w:r w:rsidR="00DB403B">
        <w:rPr>
          <w:rFonts w:hint="cs"/>
          <w:rtl/>
        </w:rPr>
        <w:t xml:space="preserve"> غير أ</w:t>
      </w:r>
      <w:r w:rsidR="00DF08E3" w:rsidRPr="00DE6131">
        <w:rPr>
          <w:rFonts w:hint="cs"/>
          <w:rtl/>
        </w:rPr>
        <w:t>ن الجهة المانحة يم</w:t>
      </w:r>
      <w:r w:rsidR="00DB403B">
        <w:rPr>
          <w:rFonts w:hint="cs"/>
          <w:rtl/>
        </w:rPr>
        <w:t>كنها إ</w:t>
      </w:r>
      <w:r w:rsidR="00DF08E3" w:rsidRPr="00DE6131">
        <w:rPr>
          <w:rFonts w:hint="cs"/>
          <w:rtl/>
        </w:rPr>
        <w:t>نهاء عقد التفويض بصورة غير طبيعية</w:t>
      </w:r>
      <w:r w:rsidR="00DF6CF7" w:rsidRPr="00DE6131">
        <w:rPr>
          <w:rFonts w:hint="cs"/>
          <w:rtl/>
        </w:rPr>
        <w:t xml:space="preserve"> </w:t>
      </w:r>
      <w:r w:rsidR="00DF08E3" w:rsidRPr="00DE6131">
        <w:rPr>
          <w:rFonts w:hint="cs"/>
          <w:rtl/>
        </w:rPr>
        <w:t xml:space="preserve">بطرق </w:t>
      </w:r>
      <w:r w:rsidR="00DF6CF7" w:rsidRPr="00DE6131">
        <w:rPr>
          <w:rFonts w:hint="cs"/>
          <w:rtl/>
        </w:rPr>
        <w:t xml:space="preserve">غير عادية والتي تعرف بالنهاية المبسترة لعقد التفويض </w:t>
      </w:r>
      <w:r w:rsidR="00DF08E3" w:rsidRPr="00DE6131">
        <w:rPr>
          <w:rFonts w:hint="cs"/>
          <w:rtl/>
        </w:rPr>
        <w:t>و</w:t>
      </w:r>
      <w:r w:rsidR="00DF6CF7" w:rsidRPr="00DE6131">
        <w:rPr>
          <w:rFonts w:hint="cs"/>
          <w:rtl/>
        </w:rPr>
        <w:t xml:space="preserve"> تكون على شكل </w:t>
      </w:r>
      <w:r w:rsidR="00DF08E3" w:rsidRPr="00DE6131">
        <w:rPr>
          <w:rFonts w:hint="cs"/>
          <w:rtl/>
        </w:rPr>
        <w:t xml:space="preserve">استرداد </w:t>
      </w:r>
      <w:r w:rsidR="00DF6CF7" w:rsidRPr="00DE6131">
        <w:rPr>
          <w:rFonts w:hint="cs"/>
          <w:rtl/>
        </w:rPr>
        <w:t xml:space="preserve"> المرفق العام بدافع المصلحة العامة</w:t>
      </w:r>
      <w:r w:rsidR="00DB403B">
        <w:rPr>
          <w:rFonts w:hint="cs"/>
          <w:rtl/>
        </w:rPr>
        <w:t>، أو إ</w:t>
      </w:r>
      <w:r w:rsidR="00DF6CF7" w:rsidRPr="00DE6131">
        <w:rPr>
          <w:rFonts w:hint="cs"/>
          <w:rtl/>
        </w:rPr>
        <w:t xml:space="preserve">نهاء العقد بالفسخ والذي </w:t>
      </w:r>
      <w:r w:rsidR="00DF08E3" w:rsidRPr="00DE6131">
        <w:rPr>
          <w:rFonts w:hint="cs"/>
          <w:rtl/>
        </w:rPr>
        <w:t xml:space="preserve">يكون في </w:t>
      </w:r>
      <w:r w:rsidR="00DB403B">
        <w:rPr>
          <w:rFonts w:hint="cs"/>
          <w:rtl/>
        </w:rPr>
        <w:t xml:space="preserve"> أ</w:t>
      </w:r>
      <w:r w:rsidR="00DF6CF7" w:rsidRPr="00DE6131">
        <w:rPr>
          <w:rFonts w:hint="cs"/>
          <w:rtl/>
        </w:rPr>
        <w:t xml:space="preserve">شكال متعددة </w:t>
      </w:r>
      <w:r w:rsidR="00DF08E3" w:rsidRPr="00DE6131">
        <w:rPr>
          <w:rFonts w:hint="cs"/>
          <w:rtl/>
        </w:rPr>
        <w:t>وفي هذه</w:t>
      </w:r>
      <w:r w:rsidR="00DF6CF7" w:rsidRPr="00DE6131">
        <w:rPr>
          <w:rFonts w:hint="cs"/>
          <w:rtl/>
        </w:rPr>
        <w:t xml:space="preserve"> الحال</w:t>
      </w:r>
      <w:r w:rsidR="00DB403B">
        <w:rPr>
          <w:rFonts w:hint="cs"/>
          <w:rtl/>
        </w:rPr>
        <w:t>ة يترتب على هذا الإ</w:t>
      </w:r>
      <w:r w:rsidR="00DF08E3" w:rsidRPr="00DE6131">
        <w:rPr>
          <w:rFonts w:hint="cs"/>
          <w:rtl/>
        </w:rPr>
        <w:t>نهاء حقوق مكتسبة مختلفة للأطراف</w:t>
      </w:r>
      <w:r w:rsidR="00DF6CF7" w:rsidRPr="00DE6131">
        <w:rPr>
          <w:rFonts w:hint="cs"/>
          <w:rtl/>
        </w:rPr>
        <w:t xml:space="preserve"> كون المستثمر </w:t>
      </w:r>
      <w:r w:rsidR="00DF08E3" w:rsidRPr="00DE6131">
        <w:rPr>
          <w:rFonts w:hint="cs"/>
          <w:rtl/>
        </w:rPr>
        <w:t>في المرفق العام تحمل تكاليف و</w:t>
      </w:r>
      <w:r w:rsidR="00DF6CF7" w:rsidRPr="00DE6131">
        <w:rPr>
          <w:rFonts w:hint="cs"/>
          <w:rtl/>
        </w:rPr>
        <w:t xml:space="preserve"> أموال </w:t>
      </w:r>
      <w:r w:rsidR="00DF08E3" w:rsidRPr="00DE6131">
        <w:rPr>
          <w:rFonts w:hint="cs"/>
          <w:rtl/>
        </w:rPr>
        <w:t>معتبرة</w:t>
      </w:r>
      <w:r w:rsidR="00DF6CF7" w:rsidRPr="00DE6131">
        <w:rPr>
          <w:rFonts w:hint="cs"/>
          <w:rtl/>
        </w:rPr>
        <w:t xml:space="preserve"> </w:t>
      </w:r>
      <w:r w:rsidR="00DF08E3" w:rsidRPr="00DE6131">
        <w:rPr>
          <w:rFonts w:hint="cs"/>
          <w:rtl/>
        </w:rPr>
        <w:t xml:space="preserve">لاستغلال وهو ما يوجب </w:t>
      </w:r>
      <w:r w:rsidR="00DF6CF7" w:rsidRPr="00DE6131">
        <w:rPr>
          <w:rFonts w:hint="cs"/>
          <w:rtl/>
        </w:rPr>
        <w:t xml:space="preserve"> تصفية هذه الأموال وتحديد </w:t>
      </w:r>
      <w:r w:rsidRPr="00DE6131">
        <w:rPr>
          <w:rFonts w:hint="cs"/>
          <w:rtl/>
        </w:rPr>
        <w:t>ما ه</w:t>
      </w:r>
      <w:r w:rsidRPr="00DE6131">
        <w:rPr>
          <w:rtl/>
        </w:rPr>
        <w:t>و</w:t>
      </w:r>
      <w:r w:rsidR="00DF6CF7" w:rsidRPr="00DE6131">
        <w:rPr>
          <w:rFonts w:hint="cs"/>
          <w:rtl/>
        </w:rPr>
        <w:t xml:space="preserve"> مستحق </w:t>
      </w:r>
      <w:r w:rsidR="00DF08E3" w:rsidRPr="00DE6131">
        <w:rPr>
          <w:rFonts w:hint="cs"/>
          <w:rtl/>
        </w:rPr>
        <w:t>لكل طرف</w:t>
      </w:r>
      <w:r w:rsidR="00DF6CF7" w:rsidRPr="00DE6131">
        <w:rPr>
          <w:rStyle w:val="Appelnotedebasdep"/>
          <w:color w:val="000000" w:themeColor="text1"/>
          <w:rtl/>
        </w:rPr>
        <w:footnoteReference w:id="363"/>
      </w:r>
      <w:r w:rsidR="00885444" w:rsidRPr="00DE6131">
        <w:rPr>
          <w:rFonts w:hint="cs"/>
          <w:rtl/>
        </w:rPr>
        <w:t>.</w:t>
      </w:r>
    </w:p>
    <w:p w14:paraId="547881B4" w14:textId="6297BB64" w:rsidR="00DF6CF7" w:rsidRPr="00DE6131" w:rsidRDefault="00DF6CF7" w:rsidP="00D74548">
      <w:pPr>
        <w:rPr>
          <w:rtl/>
        </w:rPr>
      </w:pPr>
      <w:r w:rsidRPr="00DE6131">
        <w:rPr>
          <w:rFonts w:hint="cs"/>
          <w:rtl/>
        </w:rPr>
        <w:t xml:space="preserve">تنقضي العقود الإدارية </w:t>
      </w:r>
      <w:r w:rsidR="00546301" w:rsidRPr="00DE6131">
        <w:rPr>
          <w:rFonts w:hint="cs"/>
          <w:rtl/>
        </w:rPr>
        <w:t>عامة</w:t>
      </w:r>
      <w:r w:rsidRPr="00DE6131">
        <w:rPr>
          <w:rFonts w:hint="cs"/>
          <w:rtl/>
        </w:rPr>
        <w:t xml:space="preserve"> </w:t>
      </w:r>
      <w:r w:rsidR="00FE5B38" w:rsidRPr="00DE6131">
        <w:rPr>
          <w:rFonts w:hint="cs"/>
          <w:rtl/>
        </w:rPr>
        <w:t>بأشكال</w:t>
      </w:r>
      <w:r w:rsidRPr="00DE6131">
        <w:rPr>
          <w:rFonts w:hint="cs"/>
          <w:rtl/>
        </w:rPr>
        <w:t xml:space="preserve"> مختلفة </w:t>
      </w:r>
      <w:r w:rsidR="00546301" w:rsidRPr="00DE6131">
        <w:rPr>
          <w:rFonts w:hint="cs"/>
          <w:rtl/>
        </w:rPr>
        <w:t>فمنها ما</w:t>
      </w:r>
      <w:r w:rsidRPr="00DE6131">
        <w:rPr>
          <w:rFonts w:hint="cs"/>
          <w:rtl/>
        </w:rPr>
        <w:t xml:space="preserve"> تنقضي بصورة </w:t>
      </w:r>
      <w:r w:rsidR="00546301" w:rsidRPr="00DE6131">
        <w:rPr>
          <w:rFonts w:hint="cs"/>
          <w:rtl/>
        </w:rPr>
        <w:t xml:space="preserve">عادية </w:t>
      </w:r>
      <w:r w:rsidR="00FE5B38" w:rsidRPr="00DE6131">
        <w:rPr>
          <w:rFonts w:hint="cs"/>
          <w:rtl/>
        </w:rPr>
        <w:t>طبعيه</w:t>
      </w:r>
      <w:r w:rsidR="00546301" w:rsidRPr="00DE6131">
        <w:rPr>
          <w:rFonts w:hint="cs"/>
          <w:rtl/>
        </w:rPr>
        <w:t xml:space="preserve"> </w:t>
      </w:r>
      <w:r w:rsidRPr="00DE6131">
        <w:rPr>
          <w:rFonts w:hint="cs"/>
          <w:rtl/>
        </w:rPr>
        <w:t xml:space="preserve">وذلك </w:t>
      </w:r>
      <w:r w:rsidR="001059D4">
        <w:rPr>
          <w:rFonts w:hint="cs"/>
          <w:rtl/>
        </w:rPr>
        <w:t>إ</w:t>
      </w:r>
      <w:r w:rsidR="00546301" w:rsidRPr="00DE6131">
        <w:rPr>
          <w:rFonts w:hint="cs"/>
          <w:rtl/>
        </w:rPr>
        <w:t>ما</w:t>
      </w:r>
      <w:r w:rsidRPr="00DE6131">
        <w:rPr>
          <w:rFonts w:hint="cs"/>
          <w:rtl/>
        </w:rPr>
        <w:t xml:space="preserve"> </w:t>
      </w:r>
      <w:r w:rsidR="00546301" w:rsidRPr="00DE6131">
        <w:rPr>
          <w:rFonts w:hint="cs"/>
          <w:rtl/>
        </w:rPr>
        <w:t>ب</w:t>
      </w:r>
      <w:r w:rsidRPr="00DE6131">
        <w:rPr>
          <w:rFonts w:hint="cs"/>
          <w:rtl/>
        </w:rPr>
        <w:t>تنفي</w:t>
      </w:r>
      <w:r w:rsidRPr="00DE6131">
        <w:rPr>
          <w:rtl/>
        </w:rPr>
        <w:t>ذ</w:t>
      </w:r>
      <w:r w:rsidRPr="00DE6131">
        <w:rPr>
          <w:rFonts w:hint="cs"/>
          <w:rtl/>
        </w:rPr>
        <w:t xml:space="preserve"> الالتزامات</w:t>
      </w:r>
      <w:r w:rsidR="00546301" w:rsidRPr="00DE6131">
        <w:rPr>
          <w:rFonts w:hint="cs"/>
          <w:rtl/>
        </w:rPr>
        <w:t xml:space="preserve"> الملقاة على طرف المتعاقدين</w:t>
      </w:r>
      <w:r w:rsidRPr="00DE6131">
        <w:rPr>
          <w:rFonts w:hint="cs"/>
          <w:rtl/>
        </w:rPr>
        <w:t xml:space="preserve"> كاملة وهذا هو الأصل العام </w:t>
      </w:r>
      <w:r w:rsidR="00546301" w:rsidRPr="00DE6131">
        <w:rPr>
          <w:rFonts w:hint="cs"/>
          <w:rtl/>
        </w:rPr>
        <w:t>وترت</w:t>
      </w:r>
      <w:r w:rsidRPr="00DE6131">
        <w:rPr>
          <w:rFonts w:hint="cs"/>
          <w:rtl/>
        </w:rPr>
        <w:t xml:space="preserve">ب </w:t>
      </w:r>
      <w:r w:rsidR="00546301" w:rsidRPr="00DE6131">
        <w:rPr>
          <w:rFonts w:hint="cs"/>
          <w:rtl/>
        </w:rPr>
        <w:t>بذلك كل</w:t>
      </w:r>
      <w:r w:rsidR="001059D4">
        <w:rPr>
          <w:rFonts w:hint="cs"/>
          <w:rtl/>
        </w:rPr>
        <w:t xml:space="preserve"> أ</w:t>
      </w:r>
      <w:r w:rsidRPr="00DE6131">
        <w:rPr>
          <w:rFonts w:hint="cs"/>
          <w:rtl/>
        </w:rPr>
        <w:t xml:space="preserve">ثاره </w:t>
      </w:r>
      <w:r w:rsidR="00546301" w:rsidRPr="00DE6131">
        <w:rPr>
          <w:rFonts w:hint="cs"/>
          <w:rtl/>
        </w:rPr>
        <w:t>وقد</w:t>
      </w:r>
      <w:r w:rsidRPr="00DE6131">
        <w:rPr>
          <w:rFonts w:hint="cs"/>
          <w:rtl/>
        </w:rPr>
        <w:t xml:space="preserve"> </w:t>
      </w:r>
      <w:r w:rsidR="00546301" w:rsidRPr="00DE6131">
        <w:rPr>
          <w:rFonts w:hint="cs"/>
          <w:rtl/>
        </w:rPr>
        <w:t xml:space="preserve">تنقضي </w:t>
      </w:r>
      <w:r w:rsidRPr="00DE6131">
        <w:rPr>
          <w:rFonts w:hint="cs"/>
          <w:rtl/>
        </w:rPr>
        <w:t xml:space="preserve"> بانقضاء المدة المحددة لبقائه</w:t>
      </w:r>
      <w:r w:rsidR="00546301" w:rsidRPr="00DE6131">
        <w:rPr>
          <w:rFonts w:hint="cs"/>
          <w:rtl/>
        </w:rPr>
        <w:t xml:space="preserve"> في العقود الزمنية التي تكون محددة بمدة معينة كما في عقود تفويض المرفق العام</w:t>
      </w:r>
      <w:r w:rsidR="001059D4">
        <w:rPr>
          <w:rFonts w:hint="cs"/>
          <w:rtl/>
        </w:rPr>
        <w:t>،</w:t>
      </w:r>
      <w:r w:rsidR="00546301" w:rsidRPr="00DE6131">
        <w:rPr>
          <w:rFonts w:hint="cs"/>
          <w:rtl/>
        </w:rPr>
        <w:t xml:space="preserve">  كما </w:t>
      </w:r>
      <w:r w:rsidRPr="00DE6131">
        <w:rPr>
          <w:rFonts w:hint="cs"/>
          <w:rtl/>
        </w:rPr>
        <w:t xml:space="preserve">قد يكون انقضاء العقود الإدارية </w:t>
      </w:r>
      <w:r w:rsidR="00546301" w:rsidRPr="00DE6131">
        <w:rPr>
          <w:rFonts w:hint="cs"/>
          <w:rtl/>
        </w:rPr>
        <w:t>يشكل غير عادي</w:t>
      </w:r>
      <w:r w:rsidR="001059D4">
        <w:rPr>
          <w:rFonts w:hint="cs"/>
          <w:rtl/>
        </w:rPr>
        <w:t xml:space="preserve"> كما هو الحال بالنسبة للفسخ الإ</w:t>
      </w:r>
      <w:r w:rsidRPr="00DE6131">
        <w:rPr>
          <w:rFonts w:hint="cs"/>
          <w:rtl/>
        </w:rPr>
        <w:t xml:space="preserve">تفاقي، الفسخ بقوة القانون، الفسخ القضائي ولا </w:t>
      </w:r>
      <w:r w:rsidR="00546301" w:rsidRPr="00DE6131">
        <w:rPr>
          <w:rFonts w:hint="cs"/>
          <w:rtl/>
        </w:rPr>
        <w:t>تعدو أن تكون</w:t>
      </w:r>
      <w:r w:rsidRPr="00DE6131">
        <w:rPr>
          <w:rFonts w:hint="cs"/>
          <w:rtl/>
        </w:rPr>
        <w:t xml:space="preserve"> سلطة </w:t>
      </w:r>
      <w:r w:rsidR="00546301" w:rsidRPr="00DE6131">
        <w:rPr>
          <w:rFonts w:hint="cs"/>
          <w:rtl/>
        </w:rPr>
        <w:t xml:space="preserve">الجهة الإدارية </w:t>
      </w:r>
      <w:r w:rsidR="005C0D93">
        <w:rPr>
          <w:rFonts w:hint="cs"/>
          <w:rtl/>
        </w:rPr>
        <w:t xml:space="preserve"> في الفسخ الإداري أ</w:t>
      </w:r>
      <w:r w:rsidRPr="00DE6131">
        <w:rPr>
          <w:rFonts w:hint="cs"/>
          <w:rtl/>
        </w:rPr>
        <w:t xml:space="preserve">ن تكون مجرد </w:t>
      </w:r>
      <w:r w:rsidR="00546301" w:rsidRPr="00DE6131">
        <w:rPr>
          <w:rFonts w:hint="cs"/>
          <w:rtl/>
        </w:rPr>
        <w:t>وسيلة من وسائل</w:t>
      </w:r>
      <w:r w:rsidRPr="00DE6131">
        <w:rPr>
          <w:rFonts w:hint="cs"/>
          <w:rtl/>
        </w:rPr>
        <w:t xml:space="preserve">  الفسخ السابقة وهي طريقة مبتسرة يطلق عليها </w:t>
      </w:r>
      <w:r w:rsidR="005C0D93">
        <w:rPr>
          <w:rFonts w:hint="cs"/>
          <w:rtl/>
        </w:rPr>
        <w:t>الفقه المقارن بالفسخ الانفرادي أو الفسخ الإداري أ</w:t>
      </w:r>
      <w:r w:rsidRPr="00DE6131">
        <w:rPr>
          <w:rFonts w:hint="cs"/>
          <w:rtl/>
        </w:rPr>
        <w:t>و الفسخ من جانب واحد،</w:t>
      </w:r>
      <w:r w:rsidR="00FE5B38" w:rsidRPr="00DE6131">
        <w:rPr>
          <w:rFonts w:hint="cs"/>
          <w:rtl/>
        </w:rPr>
        <w:t xml:space="preserve"> </w:t>
      </w:r>
      <w:r w:rsidR="00546301" w:rsidRPr="00DE6131">
        <w:rPr>
          <w:rFonts w:hint="cs"/>
          <w:rtl/>
        </w:rPr>
        <w:t>و</w:t>
      </w:r>
      <w:r w:rsidRPr="00DE6131">
        <w:rPr>
          <w:rFonts w:hint="cs"/>
          <w:rtl/>
        </w:rPr>
        <w:t xml:space="preserve"> قد يكون الفسخ </w:t>
      </w:r>
      <w:r w:rsidR="00FE5B38" w:rsidRPr="00DE6131">
        <w:rPr>
          <w:rFonts w:hint="cs"/>
          <w:rtl/>
        </w:rPr>
        <w:t>بخطأ</w:t>
      </w:r>
      <w:r w:rsidR="005C0D93">
        <w:rPr>
          <w:rFonts w:hint="cs"/>
          <w:rtl/>
        </w:rPr>
        <w:t xml:space="preserve"> أ</w:t>
      </w:r>
      <w:r w:rsidRPr="00DE6131">
        <w:rPr>
          <w:rFonts w:hint="cs"/>
          <w:rtl/>
        </w:rPr>
        <w:t xml:space="preserve">و بدون خطا فيكون </w:t>
      </w:r>
      <w:r w:rsidR="00546301" w:rsidRPr="00DE6131">
        <w:rPr>
          <w:rFonts w:hint="cs"/>
          <w:rtl/>
        </w:rPr>
        <w:t>أحد</w:t>
      </w:r>
      <w:r w:rsidRPr="00DE6131">
        <w:rPr>
          <w:rFonts w:hint="cs"/>
          <w:rtl/>
        </w:rPr>
        <w:t xml:space="preserve"> الجزاءات التي توقعها الإدارة </w:t>
      </w:r>
      <w:r w:rsidR="00546301" w:rsidRPr="00DE6131">
        <w:rPr>
          <w:rFonts w:hint="cs"/>
          <w:rtl/>
        </w:rPr>
        <w:t xml:space="preserve">المانحة </w:t>
      </w:r>
      <w:r w:rsidRPr="00DE6131">
        <w:rPr>
          <w:rFonts w:hint="cs"/>
          <w:rtl/>
        </w:rPr>
        <w:t xml:space="preserve">على المتعاقد </w:t>
      </w:r>
      <w:r w:rsidR="00546301" w:rsidRPr="00DE6131">
        <w:rPr>
          <w:rFonts w:hint="cs"/>
          <w:rtl/>
        </w:rPr>
        <w:t xml:space="preserve">معها </w:t>
      </w:r>
      <w:r w:rsidRPr="00DE6131">
        <w:rPr>
          <w:rFonts w:hint="cs"/>
          <w:rtl/>
        </w:rPr>
        <w:t>نتيجة ارتكابه خطا معين</w:t>
      </w:r>
      <w:r w:rsidRPr="00DE6131">
        <w:rPr>
          <w:rStyle w:val="Appelnotedebasdep"/>
          <w:color w:val="000000" w:themeColor="text1"/>
          <w:rtl/>
        </w:rPr>
        <w:footnoteReference w:id="364"/>
      </w:r>
      <w:r w:rsidR="00885444" w:rsidRPr="00DE6131">
        <w:rPr>
          <w:rFonts w:hint="cs"/>
          <w:sz w:val="24"/>
          <w:szCs w:val="24"/>
          <w:rtl/>
        </w:rPr>
        <w:t>.</w:t>
      </w:r>
    </w:p>
    <w:p w14:paraId="7D70E670" w14:textId="679DFF9C" w:rsidR="00887610" w:rsidRPr="00DE6131" w:rsidRDefault="00136A5B" w:rsidP="00D74548">
      <w:pPr>
        <w:rPr>
          <w:rtl/>
        </w:rPr>
      </w:pPr>
      <w:r>
        <w:rPr>
          <w:rFonts w:hint="cs"/>
          <w:rtl/>
        </w:rPr>
        <w:t>ف</w:t>
      </w:r>
      <w:r w:rsidR="00DF6CF7" w:rsidRPr="00DE6131">
        <w:rPr>
          <w:rFonts w:hint="cs"/>
          <w:rtl/>
        </w:rPr>
        <w:t xml:space="preserve">لا تختلف القواعد التي تحكم نهاية عقد تفويض المرفق العام عن القواعد التقليدية التي تطبق على العقود الإدارية باستثناء القواعد التي فرضها المشرع على عقد </w:t>
      </w:r>
      <w:r w:rsidR="005C2B3A" w:rsidRPr="00DE6131">
        <w:rPr>
          <w:rFonts w:hint="cs"/>
          <w:rtl/>
        </w:rPr>
        <w:t>التفويض،</w:t>
      </w:r>
      <w:r w:rsidR="00DF6CF7" w:rsidRPr="00DE6131">
        <w:rPr>
          <w:rFonts w:hint="cs"/>
          <w:rtl/>
        </w:rPr>
        <w:t xml:space="preserve"> </w:t>
      </w:r>
      <w:r w:rsidR="00911AFA">
        <w:rPr>
          <w:rFonts w:hint="cs"/>
          <w:rtl/>
        </w:rPr>
        <w:t>و</w:t>
      </w:r>
      <w:r w:rsidR="00DF6CF7" w:rsidRPr="00DE6131">
        <w:rPr>
          <w:rFonts w:hint="cs"/>
          <w:rtl/>
        </w:rPr>
        <w:t xml:space="preserve">تتضمن العقود </w:t>
      </w:r>
      <w:r w:rsidR="00F57041">
        <w:rPr>
          <w:rFonts w:hint="cs"/>
          <w:rtl/>
        </w:rPr>
        <w:t>تنظيم هذه الحالات المختلفة في غالب الأحيان</w:t>
      </w:r>
      <w:r w:rsidR="00911AFA">
        <w:rPr>
          <w:rFonts w:hint="cs"/>
          <w:rtl/>
        </w:rPr>
        <w:t>.</w:t>
      </w:r>
    </w:p>
    <w:p w14:paraId="6D76F98C" w14:textId="450167EA" w:rsidR="00DF6CF7" w:rsidRPr="00DE6131" w:rsidRDefault="00C7112A" w:rsidP="00DC6D1B">
      <w:pPr>
        <w:ind w:firstLine="0"/>
        <w:jc w:val="left"/>
        <w:rPr>
          <w:color w:val="000000" w:themeColor="text1"/>
          <w:rtl/>
        </w:rPr>
      </w:pPr>
      <w:r w:rsidRPr="00DE6131">
        <w:rPr>
          <w:rFonts w:hint="cs"/>
          <w:b/>
          <w:bCs/>
          <w:color w:val="000000" w:themeColor="text1"/>
          <w:rtl/>
        </w:rPr>
        <w:t>1.3</w:t>
      </w:r>
      <w:r w:rsidR="00887610" w:rsidRPr="00DE6131">
        <w:rPr>
          <w:rFonts w:hint="cs"/>
          <w:b/>
          <w:bCs/>
          <w:color w:val="000000" w:themeColor="text1"/>
          <w:rtl/>
        </w:rPr>
        <w:t xml:space="preserve">/ </w:t>
      </w:r>
      <w:r w:rsidR="00DF6CF7" w:rsidRPr="00DE6131">
        <w:rPr>
          <w:rFonts w:hint="cs"/>
          <w:b/>
          <w:bCs/>
          <w:color w:val="000000" w:themeColor="text1"/>
          <w:rtl/>
        </w:rPr>
        <w:t>انهاء العقد بدافع المصلحة العامة</w:t>
      </w:r>
    </w:p>
    <w:p w14:paraId="08506786" w14:textId="4F86EAAE" w:rsidR="00DF6CF7" w:rsidRPr="00DE6131" w:rsidRDefault="00136A5B" w:rsidP="00136A5B">
      <w:pPr>
        <w:rPr>
          <w:color w:val="000000" w:themeColor="text1"/>
          <w:rtl/>
        </w:rPr>
      </w:pPr>
      <w:r>
        <w:rPr>
          <w:rFonts w:hint="cs"/>
          <w:color w:val="000000" w:themeColor="text1"/>
          <w:rtl/>
        </w:rPr>
        <w:t>يعتبر حق الإدارة في إ</w:t>
      </w:r>
      <w:r w:rsidR="00DF6CF7" w:rsidRPr="00DE6131">
        <w:rPr>
          <w:rFonts w:hint="cs"/>
          <w:color w:val="000000" w:themeColor="text1"/>
          <w:rtl/>
        </w:rPr>
        <w:t xml:space="preserve">نهاء العقد بدافع المصلحة العامة من الحقوق المستقرة منذ زمن بعيد ولاسيما في ظل امتياز المرفق العام التقليدي، وتملك السلطة المانحة </w:t>
      </w:r>
      <w:r>
        <w:rPr>
          <w:rFonts w:hint="cs"/>
          <w:color w:val="000000" w:themeColor="text1"/>
          <w:rtl/>
        </w:rPr>
        <w:t>إ</w:t>
      </w:r>
      <w:r w:rsidR="00DF6CF7" w:rsidRPr="00DE6131">
        <w:rPr>
          <w:rFonts w:hint="cs"/>
          <w:color w:val="000000" w:themeColor="text1"/>
          <w:rtl/>
        </w:rPr>
        <w:t>نهاء عقد تفويض المرفق العام بدافع المصلحة العامة مقابل تعويض عادل لصاحب التفويض</w:t>
      </w:r>
      <w:r>
        <w:rPr>
          <w:rFonts w:hint="cs"/>
          <w:color w:val="000000" w:themeColor="text1"/>
          <w:rtl/>
        </w:rPr>
        <w:t>،</w:t>
      </w:r>
      <w:r w:rsidR="00DF6CF7" w:rsidRPr="00DE6131">
        <w:rPr>
          <w:rFonts w:hint="cs"/>
          <w:color w:val="000000" w:themeColor="text1"/>
          <w:rtl/>
        </w:rPr>
        <w:t xml:space="preserve"> ويتولى القضاء الإداري التحقق من </w:t>
      </w:r>
      <w:r>
        <w:rPr>
          <w:rFonts w:hint="cs"/>
          <w:color w:val="000000" w:themeColor="text1"/>
          <w:rtl/>
        </w:rPr>
        <w:t>وجود المصلحة العامة التي تبر ر إ</w:t>
      </w:r>
      <w:r w:rsidR="00DF6CF7" w:rsidRPr="00DE6131">
        <w:rPr>
          <w:rFonts w:hint="cs"/>
          <w:color w:val="000000" w:themeColor="text1"/>
          <w:rtl/>
        </w:rPr>
        <w:t>نهاء العقد</w:t>
      </w:r>
      <w:r>
        <w:rPr>
          <w:rFonts w:hint="cs"/>
          <w:color w:val="000000" w:themeColor="text1"/>
          <w:rtl/>
        </w:rPr>
        <w:t>.</w:t>
      </w:r>
      <w:r w:rsidR="00DF6CF7" w:rsidRPr="00DE6131">
        <w:rPr>
          <w:rFonts w:hint="cs"/>
          <w:color w:val="000000" w:themeColor="text1"/>
          <w:rtl/>
        </w:rPr>
        <w:t xml:space="preserve"> </w:t>
      </w:r>
    </w:p>
    <w:p w14:paraId="0FA0364E" w14:textId="5DCD6653" w:rsidR="00DF6CF7" w:rsidRPr="00DE6131" w:rsidRDefault="00136A5B" w:rsidP="00D74548">
      <w:pPr>
        <w:rPr>
          <w:rtl/>
        </w:rPr>
      </w:pPr>
      <w:r>
        <w:rPr>
          <w:rFonts w:hint="cs"/>
          <w:rtl/>
        </w:rPr>
        <w:t>وتتحقق المصلحة التي تبرر إ</w:t>
      </w:r>
      <w:r w:rsidR="00DF6CF7" w:rsidRPr="00DE6131">
        <w:rPr>
          <w:rFonts w:hint="cs"/>
          <w:rtl/>
        </w:rPr>
        <w:t xml:space="preserve">نهاء العقد عند فرض نظام جديد على عقد التفويض بحيث يصبح صاحب التفويض </w:t>
      </w:r>
      <w:r w:rsidR="00FE5B38" w:rsidRPr="00DE6131">
        <w:rPr>
          <w:rFonts w:hint="cs"/>
          <w:rtl/>
        </w:rPr>
        <w:t>فاقدا</w:t>
      </w:r>
      <w:r w:rsidR="00DF6CF7" w:rsidRPr="00DE6131">
        <w:rPr>
          <w:rFonts w:hint="cs"/>
          <w:rtl/>
        </w:rPr>
        <w:t xml:space="preserve"> للشروط وللمؤهلات المهنية والفنية والمالية التي يتطلبها النظام القانوني الجديد كما تتحقق المصلحة العامة عند إعادة تنظيم المرفق العام </w:t>
      </w:r>
      <w:r w:rsidR="000524BA">
        <w:rPr>
          <w:rFonts w:hint="cs"/>
          <w:rtl/>
        </w:rPr>
        <w:t>أ</w:t>
      </w:r>
      <w:r w:rsidR="00DF6CF7" w:rsidRPr="00DE6131">
        <w:rPr>
          <w:rFonts w:hint="cs"/>
          <w:rtl/>
        </w:rPr>
        <w:t>و</w:t>
      </w:r>
      <w:r w:rsidR="000524BA">
        <w:rPr>
          <w:rFonts w:hint="cs"/>
          <w:rtl/>
        </w:rPr>
        <w:t xml:space="preserve"> تطوير الوسائل الفنية المعتمدة أ</w:t>
      </w:r>
      <w:r w:rsidR="00DF6CF7" w:rsidRPr="00DE6131">
        <w:rPr>
          <w:rFonts w:hint="cs"/>
          <w:rtl/>
        </w:rPr>
        <w:t xml:space="preserve">و تطوير سياسات الشخص </w:t>
      </w:r>
      <w:r w:rsidR="00B1282E" w:rsidRPr="00DE6131">
        <w:rPr>
          <w:rFonts w:hint="cs"/>
          <w:rtl/>
        </w:rPr>
        <w:t>العام،</w:t>
      </w:r>
      <w:r w:rsidR="000524BA">
        <w:rPr>
          <w:rFonts w:hint="cs"/>
          <w:rtl/>
        </w:rPr>
        <w:t xml:space="preserve"> ويستحق صاحب التفويض مقابل إ</w:t>
      </w:r>
      <w:r w:rsidR="00DF6CF7" w:rsidRPr="00DE6131">
        <w:rPr>
          <w:rFonts w:hint="cs"/>
          <w:rtl/>
        </w:rPr>
        <w:t xml:space="preserve">نهاء العقد بدافع المصلحة العامة تعويضا </w:t>
      </w:r>
      <w:r w:rsidR="00DF6CF7" w:rsidRPr="00DE6131">
        <w:rPr>
          <w:rFonts w:hint="cs"/>
          <w:rtl/>
        </w:rPr>
        <w:lastRenderedPageBreak/>
        <w:t>عادلا يغطي الأصول والأموال غير المس</w:t>
      </w:r>
      <w:r w:rsidR="000524BA">
        <w:rPr>
          <w:rFonts w:hint="cs"/>
          <w:rtl/>
        </w:rPr>
        <w:t>تهلكة وقيمة الأموال التي يقتضي إ</w:t>
      </w:r>
      <w:r w:rsidR="00DF6CF7" w:rsidRPr="00DE6131">
        <w:rPr>
          <w:rFonts w:hint="cs"/>
          <w:rtl/>
        </w:rPr>
        <w:t>عادتها الى الدولة والتي لم ت</w:t>
      </w:r>
      <w:r w:rsidR="00E03CFE">
        <w:rPr>
          <w:rFonts w:hint="cs"/>
          <w:rtl/>
        </w:rPr>
        <w:t>ستهلك بعد وقيمة الأموال الممكن إ</w:t>
      </w:r>
      <w:r w:rsidR="00DF6CF7" w:rsidRPr="00DE6131">
        <w:rPr>
          <w:rFonts w:hint="cs"/>
          <w:rtl/>
        </w:rPr>
        <w:t>عادتها</w:t>
      </w:r>
      <w:r w:rsidR="00E03CFE">
        <w:rPr>
          <w:rFonts w:hint="cs"/>
          <w:rtl/>
        </w:rPr>
        <w:t>.</w:t>
      </w:r>
      <w:r w:rsidR="00DF6CF7" w:rsidRPr="00DE6131">
        <w:rPr>
          <w:rFonts w:hint="cs"/>
          <w:rtl/>
        </w:rPr>
        <w:t xml:space="preserve"> </w:t>
      </w:r>
    </w:p>
    <w:p w14:paraId="105011C6" w14:textId="418FA966" w:rsidR="00DF6CF7" w:rsidRPr="00DE6131" w:rsidRDefault="00DF6CF7" w:rsidP="00D74548">
      <w:pPr>
        <w:rPr>
          <w:rtl/>
        </w:rPr>
      </w:pPr>
      <w:r w:rsidRPr="00DE6131">
        <w:rPr>
          <w:rFonts w:hint="cs"/>
          <w:rtl/>
        </w:rPr>
        <w:t>كما يشمل التعويض الخس</w:t>
      </w:r>
      <w:r w:rsidR="00E03CFE">
        <w:rPr>
          <w:rFonts w:hint="cs"/>
          <w:rtl/>
        </w:rPr>
        <w:t>ائر التي لحقت بصاحب التفويض من إجراء إ</w:t>
      </w:r>
      <w:r w:rsidRPr="00DE6131">
        <w:rPr>
          <w:rFonts w:hint="cs"/>
          <w:rtl/>
        </w:rPr>
        <w:t>نهاء الإدارة للعقد وال</w:t>
      </w:r>
      <w:r w:rsidR="00E03CFE">
        <w:rPr>
          <w:rFonts w:hint="cs"/>
          <w:rtl/>
        </w:rPr>
        <w:t>أرباح التي فاتته إلا أنه يجب أ</w:t>
      </w:r>
      <w:r w:rsidRPr="00DE6131">
        <w:rPr>
          <w:rFonts w:hint="cs"/>
          <w:rtl/>
        </w:rPr>
        <w:t xml:space="preserve">لا يتجاوز مقدارها ما يمكن </w:t>
      </w:r>
      <w:r w:rsidR="00E03CFE">
        <w:rPr>
          <w:rFonts w:hint="cs"/>
          <w:rtl/>
        </w:rPr>
        <w:t>أن يحققه من فوائد وأ</w:t>
      </w:r>
      <w:r w:rsidRPr="00DE6131">
        <w:rPr>
          <w:rFonts w:hint="cs"/>
          <w:rtl/>
        </w:rPr>
        <w:t xml:space="preserve">رباح في حالة الاستمرار في تنفيذ العقد </w:t>
      </w:r>
      <w:r w:rsidR="00FE5B38" w:rsidRPr="00DE6131">
        <w:rPr>
          <w:rFonts w:hint="cs"/>
          <w:rtl/>
        </w:rPr>
        <w:t>لأنه</w:t>
      </w:r>
      <w:r w:rsidRPr="00DE6131">
        <w:rPr>
          <w:rFonts w:hint="cs"/>
          <w:rtl/>
        </w:rPr>
        <w:t xml:space="preserve"> </w:t>
      </w:r>
      <w:r w:rsidR="00FE5B38" w:rsidRPr="00DE6131">
        <w:rPr>
          <w:rFonts w:hint="cs"/>
          <w:rtl/>
        </w:rPr>
        <w:t>لا يجو</w:t>
      </w:r>
      <w:r w:rsidR="00FE5B38" w:rsidRPr="00DE6131">
        <w:rPr>
          <w:rtl/>
        </w:rPr>
        <w:t>ز</w:t>
      </w:r>
      <w:r w:rsidR="00E03CFE">
        <w:rPr>
          <w:rFonts w:hint="cs"/>
          <w:rtl/>
        </w:rPr>
        <w:t xml:space="preserve"> إ</w:t>
      </w:r>
      <w:r w:rsidRPr="00DE6131">
        <w:rPr>
          <w:rFonts w:hint="cs"/>
          <w:rtl/>
        </w:rPr>
        <w:t>ثراء صاحب التفويض على حساب الإدارة</w:t>
      </w:r>
      <w:r w:rsidR="00E03CFE">
        <w:rPr>
          <w:rFonts w:hint="cs"/>
          <w:rtl/>
        </w:rPr>
        <w:t>.</w:t>
      </w:r>
      <w:r w:rsidRPr="00DE6131">
        <w:rPr>
          <w:rFonts w:hint="cs"/>
          <w:rtl/>
        </w:rPr>
        <w:t xml:space="preserve"> </w:t>
      </w:r>
    </w:p>
    <w:p w14:paraId="6AC69EB0" w14:textId="1DB73F39" w:rsidR="00DF6CF7" w:rsidRPr="00DE6131" w:rsidRDefault="00C7112A" w:rsidP="00DC6D1B">
      <w:pPr>
        <w:ind w:firstLine="0"/>
        <w:rPr>
          <w:b/>
          <w:bCs/>
          <w:color w:val="000000" w:themeColor="text1"/>
          <w:rtl/>
        </w:rPr>
      </w:pPr>
      <w:r w:rsidRPr="00DE6131">
        <w:rPr>
          <w:rFonts w:hint="cs"/>
          <w:b/>
          <w:bCs/>
          <w:color w:val="000000" w:themeColor="text1"/>
          <w:rtl/>
        </w:rPr>
        <w:t>2.3</w:t>
      </w:r>
      <w:r w:rsidR="00DF6CF7" w:rsidRPr="00DE6131">
        <w:rPr>
          <w:rFonts w:hint="cs"/>
          <w:b/>
          <w:bCs/>
          <w:color w:val="000000" w:themeColor="text1"/>
          <w:rtl/>
        </w:rPr>
        <w:t xml:space="preserve"> العقد بسبب خطا صاحب </w:t>
      </w:r>
      <w:r w:rsidRPr="00DE6131">
        <w:rPr>
          <w:rFonts w:hint="cs"/>
          <w:b/>
          <w:bCs/>
          <w:color w:val="000000" w:themeColor="text1"/>
          <w:rtl/>
        </w:rPr>
        <w:t>التفويض:</w:t>
      </w:r>
    </w:p>
    <w:p w14:paraId="26168001" w14:textId="693ACA85" w:rsidR="00DF6CF7" w:rsidRPr="00DE6131" w:rsidRDefault="00DF6CF7" w:rsidP="00D74548">
      <w:pPr>
        <w:rPr>
          <w:rtl/>
        </w:rPr>
      </w:pPr>
      <w:r w:rsidRPr="00DE6131">
        <w:rPr>
          <w:rFonts w:hint="cs"/>
          <w:rtl/>
        </w:rPr>
        <w:t xml:space="preserve">يشكل </w:t>
      </w:r>
      <w:r w:rsidR="00B94EA7" w:rsidRPr="00DE6131">
        <w:rPr>
          <w:rFonts w:hint="cs"/>
          <w:rtl/>
        </w:rPr>
        <w:t>ال</w:t>
      </w:r>
      <w:r w:rsidR="00E03CFE">
        <w:rPr>
          <w:rFonts w:hint="cs"/>
          <w:rtl/>
        </w:rPr>
        <w:t>إخلال الصادر</w:t>
      </w:r>
      <w:r w:rsidR="00B94EA7" w:rsidRPr="00DE6131">
        <w:rPr>
          <w:rFonts w:hint="cs"/>
          <w:rtl/>
        </w:rPr>
        <w:t>عن المفوض له بالالتزامات التعاقدية الناشئة</w:t>
      </w:r>
      <w:r w:rsidRPr="00DE6131">
        <w:rPr>
          <w:rFonts w:hint="cs"/>
          <w:rtl/>
        </w:rPr>
        <w:t xml:space="preserve"> عن عقد التفويض سببا </w:t>
      </w:r>
      <w:r w:rsidR="00B94EA7" w:rsidRPr="00DE6131">
        <w:rPr>
          <w:rFonts w:hint="cs"/>
          <w:rtl/>
        </w:rPr>
        <w:t>محوريا للسلطة المانحة كي تنهي عقد التفويض</w:t>
      </w:r>
      <w:r w:rsidR="00E03CFE">
        <w:rPr>
          <w:rFonts w:hint="cs"/>
          <w:rtl/>
        </w:rPr>
        <w:t>،</w:t>
      </w:r>
      <w:r w:rsidR="00B94EA7" w:rsidRPr="00DE6131">
        <w:rPr>
          <w:rFonts w:hint="cs"/>
          <w:rtl/>
        </w:rPr>
        <w:t xml:space="preserve"> ويعد ذلك بمثابة عقوبة </w:t>
      </w:r>
      <w:r w:rsidRPr="00DE6131">
        <w:rPr>
          <w:rFonts w:hint="cs"/>
          <w:rtl/>
        </w:rPr>
        <w:t xml:space="preserve"> </w:t>
      </w:r>
      <w:r w:rsidR="00B94EA7" w:rsidRPr="00DE6131">
        <w:rPr>
          <w:rFonts w:hint="cs"/>
          <w:rtl/>
        </w:rPr>
        <w:t>يتم توقيعها</w:t>
      </w:r>
      <w:r w:rsidRPr="00DE6131">
        <w:rPr>
          <w:rFonts w:hint="cs"/>
          <w:rtl/>
        </w:rPr>
        <w:t xml:space="preserve"> على </w:t>
      </w:r>
      <w:r w:rsidR="00B94EA7" w:rsidRPr="00DE6131">
        <w:rPr>
          <w:rFonts w:hint="cs"/>
          <w:rtl/>
        </w:rPr>
        <w:t>المفوض اليه</w:t>
      </w:r>
      <w:r w:rsidRPr="00DE6131">
        <w:rPr>
          <w:rFonts w:hint="cs"/>
          <w:rtl/>
        </w:rPr>
        <w:t xml:space="preserve"> </w:t>
      </w:r>
      <w:r w:rsidR="00B94EA7" w:rsidRPr="00DE6131">
        <w:rPr>
          <w:rFonts w:hint="cs"/>
          <w:rtl/>
        </w:rPr>
        <w:t xml:space="preserve">من جانب السلطة المانحة ويشكل ويعتبر </w:t>
      </w:r>
      <w:r w:rsidR="00E03CFE">
        <w:rPr>
          <w:rFonts w:hint="cs"/>
          <w:rtl/>
        </w:rPr>
        <w:t>إ</w:t>
      </w:r>
      <w:r w:rsidR="00B94EA7" w:rsidRPr="00DE6131">
        <w:rPr>
          <w:rFonts w:hint="cs"/>
          <w:rtl/>
        </w:rPr>
        <w:t xml:space="preserve">نهاء العقد الإداري </w:t>
      </w:r>
      <w:r w:rsidR="00FE5B38" w:rsidRPr="00DE6131">
        <w:rPr>
          <w:rFonts w:hint="cs"/>
          <w:rtl/>
        </w:rPr>
        <w:t>بالإرادة</w:t>
      </w:r>
      <w:r w:rsidR="00B94EA7" w:rsidRPr="00DE6131">
        <w:rPr>
          <w:rFonts w:hint="cs"/>
          <w:rtl/>
        </w:rPr>
        <w:t xml:space="preserve"> المنفردة </w:t>
      </w:r>
      <w:r w:rsidR="00FE5B38" w:rsidRPr="00DE6131">
        <w:rPr>
          <w:rFonts w:hint="cs"/>
          <w:rtl/>
        </w:rPr>
        <w:t>للسطل</w:t>
      </w:r>
      <w:r w:rsidR="00FE5B38" w:rsidRPr="00DE6131">
        <w:rPr>
          <w:rtl/>
        </w:rPr>
        <w:t>ة</w:t>
      </w:r>
      <w:r w:rsidR="00B94EA7" w:rsidRPr="00DE6131">
        <w:rPr>
          <w:rFonts w:hint="cs"/>
          <w:rtl/>
        </w:rPr>
        <w:t xml:space="preserve"> المفوضة الوجه الاخر </w:t>
      </w:r>
      <w:r w:rsidR="00FE5B38" w:rsidRPr="00DE6131">
        <w:rPr>
          <w:rFonts w:hint="cs"/>
          <w:rtl/>
        </w:rPr>
        <w:t>لإسقاط</w:t>
      </w:r>
      <w:r w:rsidRPr="00DE6131">
        <w:rPr>
          <w:rFonts w:hint="cs"/>
          <w:rtl/>
        </w:rPr>
        <w:t xml:space="preserve"> </w:t>
      </w:r>
      <w:r w:rsidR="00B94EA7" w:rsidRPr="00DE6131">
        <w:rPr>
          <w:rFonts w:hint="cs"/>
          <w:rtl/>
        </w:rPr>
        <w:t>الملتزم</w:t>
      </w:r>
      <w:r w:rsidRPr="00DE6131">
        <w:rPr>
          <w:rFonts w:hint="cs"/>
          <w:rtl/>
        </w:rPr>
        <w:t xml:space="preserve"> عقد التزام المرفق العام ، </w:t>
      </w:r>
      <w:r w:rsidR="00E03CFE">
        <w:rPr>
          <w:rFonts w:hint="cs"/>
          <w:rtl/>
        </w:rPr>
        <w:t>ويجب أ</w:t>
      </w:r>
      <w:r w:rsidR="00B94EA7" w:rsidRPr="00DE6131">
        <w:rPr>
          <w:rFonts w:hint="cs"/>
          <w:rtl/>
        </w:rPr>
        <w:t xml:space="preserve">ن يكون </w:t>
      </w:r>
      <w:r w:rsidR="00FE5B38" w:rsidRPr="00DE6131">
        <w:rPr>
          <w:rFonts w:hint="cs"/>
          <w:rtl/>
        </w:rPr>
        <w:t>الخطأ</w:t>
      </w:r>
      <w:r w:rsidR="00B94EA7" w:rsidRPr="00DE6131">
        <w:rPr>
          <w:rFonts w:hint="cs"/>
          <w:rtl/>
        </w:rPr>
        <w:t xml:space="preserve"> المرتكب على درجة من الجسامة </w:t>
      </w:r>
      <w:r w:rsidRPr="00DE6131">
        <w:rPr>
          <w:rFonts w:hint="cs"/>
          <w:rtl/>
        </w:rPr>
        <w:t xml:space="preserve">ويتولى </w:t>
      </w:r>
      <w:r w:rsidR="002003B9" w:rsidRPr="00DE6131">
        <w:rPr>
          <w:rFonts w:hint="cs"/>
          <w:rtl/>
        </w:rPr>
        <w:t>ال</w:t>
      </w:r>
      <w:r w:rsidRPr="00DE6131">
        <w:rPr>
          <w:rFonts w:hint="cs"/>
          <w:rtl/>
        </w:rPr>
        <w:t xml:space="preserve">قاضي </w:t>
      </w:r>
      <w:r w:rsidR="002003B9" w:rsidRPr="00DE6131">
        <w:rPr>
          <w:rFonts w:hint="cs"/>
          <w:rtl/>
        </w:rPr>
        <w:t>الاداري</w:t>
      </w:r>
      <w:r w:rsidRPr="00DE6131">
        <w:rPr>
          <w:rFonts w:hint="cs"/>
          <w:rtl/>
        </w:rPr>
        <w:t xml:space="preserve"> تقدير </w:t>
      </w:r>
      <w:r w:rsidR="002003B9" w:rsidRPr="00DE6131">
        <w:rPr>
          <w:rFonts w:hint="cs"/>
          <w:rtl/>
        </w:rPr>
        <w:t xml:space="preserve">جسامة </w:t>
      </w:r>
      <w:r w:rsidR="00FE5B38" w:rsidRPr="00DE6131">
        <w:rPr>
          <w:rFonts w:hint="cs"/>
          <w:rtl/>
        </w:rPr>
        <w:t>الخطأ</w:t>
      </w:r>
      <w:r w:rsidR="00E03CFE">
        <w:rPr>
          <w:rFonts w:hint="cs"/>
          <w:rtl/>
        </w:rPr>
        <w:t xml:space="preserve"> من أ</w:t>
      </w:r>
      <w:r w:rsidR="002003B9" w:rsidRPr="00DE6131">
        <w:rPr>
          <w:rFonts w:hint="cs"/>
          <w:rtl/>
        </w:rPr>
        <w:t>جل التأكد</w:t>
      </w:r>
      <w:r w:rsidRPr="00DE6131">
        <w:rPr>
          <w:rFonts w:hint="cs"/>
          <w:rtl/>
        </w:rPr>
        <w:t xml:space="preserve"> من </w:t>
      </w:r>
      <w:r w:rsidR="002003B9" w:rsidRPr="00DE6131">
        <w:rPr>
          <w:rFonts w:hint="cs"/>
          <w:rtl/>
        </w:rPr>
        <w:t>ال</w:t>
      </w:r>
      <w:r w:rsidRPr="00DE6131">
        <w:rPr>
          <w:rFonts w:hint="cs"/>
          <w:rtl/>
        </w:rPr>
        <w:t xml:space="preserve">تناسب </w:t>
      </w:r>
      <w:r w:rsidR="002003B9" w:rsidRPr="00DE6131">
        <w:rPr>
          <w:rFonts w:hint="cs"/>
          <w:rtl/>
        </w:rPr>
        <w:t xml:space="preserve">بين </w:t>
      </w:r>
      <w:r w:rsidR="00FE5B38" w:rsidRPr="00DE6131">
        <w:rPr>
          <w:rFonts w:hint="cs"/>
          <w:rtl/>
        </w:rPr>
        <w:t>الخطأ</w:t>
      </w:r>
      <w:r w:rsidR="002003B9" w:rsidRPr="00DE6131">
        <w:rPr>
          <w:rFonts w:hint="cs"/>
          <w:rtl/>
        </w:rPr>
        <w:t xml:space="preserve"> و</w:t>
      </w:r>
      <w:r w:rsidR="00E03CFE">
        <w:rPr>
          <w:rFonts w:hint="cs"/>
          <w:rtl/>
        </w:rPr>
        <w:t>عقوبة إ</w:t>
      </w:r>
      <w:r w:rsidRPr="00DE6131">
        <w:rPr>
          <w:rFonts w:hint="cs"/>
          <w:rtl/>
        </w:rPr>
        <w:t>نهاء</w:t>
      </w:r>
      <w:r w:rsidR="00E03CFE">
        <w:rPr>
          <w:rFonts w:hint="cs"/>
          <w:rtl/>
        </w:rPr>
        <w:t xml:space="preserve"> أو إ</w:t>
      </w:r>
      <w:r w:rsidR="002003B9" w:rsidRPr="00DE6131">
        <w:rPr>
          <w:rFonts w:hint="cs"/>
          <w:rtl/>
        </w:rPr>
        <w:t>سقاط العقد</w:t>
      </w:r>
      <w:r w:rsidR="00E03CFE">
        <w:rPr>
          <w:rFonts w:hint="cs"/>
          <w:rtl/>
        </w:rPr>
        <w:t>،</w:t>
      </w:r>
      <w:r w:rsidR="002003B9" w:rsidRPr="00DE6131">
        <w:rPr>
          <w:rFonts w:hint="cs"/>
          <w:rtl/>
        </w:rPr>
        <w:t xml:space="preserve"> ولكن </w:t>
      </w:r>
      <w:r w:rsidRPr="00DE6131">
        <w:rPr>
          <w:rFonts w:hint="cs"/>
          <w:rtl/>
        </w:rPr>
        <w:t xml:space="preserve"> على </w:t>
      </w:r>
      <w:r w:rsidR="002003B9" w:rsidRPr="00DE6131">
        <w:rPr>
          <w:rFonts w:hint="cs"/>
          <w:rtl/>
        </w:rPr>
        <w:t xml:space="preserve">عاتق </w:t>
      </w:r>
      <w:r w:rsidRPr="00DE6131">
        <w:rPr>
          <w:rFonts w:hint="cs"/>
          <w:rtl/>
        </w:rPr>
        <w:t xml:space="preserve">ونفقة </w:t>
      </w:r>
      <w:r w:rsidR="00E03CFE">
        <w:rPr>
          <w:rFonts w:hint="cs"/>
          <w:rtl/>
        </w:rPr>
        <w:t>المفوض اليه الذي أ</w:t>
      </w:r>
      <w:r w:rsidR="002003B9" w:rsidRPr="00DE6131">
        <w:rPr>
          <w:rFonts w:hint="cs"/>
          <w:rtl/>
        </w:rPr>
        <w:t xml:space="preserve">خل بالتزاماته كما </w:t>
      </w:r>
      <w:r w:rsidRPr="00DE6131">
        <w:rPr>
          <w:rFonts w:hint="cs"/>
          <w:rtl/>
        </w:rPr>
        <w:t xml:space="preserve">ويخضع </w:t>
      </w:r>
      <w:r w:rsidR="00E03CFE">
        <w:rPr>
          <w:rFonts w:hint="cs"/>
          <w:rtl/>
        </w:rPr>
        <w:t>إ</w:t>
      </w:r>
      <w:r w:rsidRPr="00DE6131">
        <w:rPr>
          <w:rFonts w:hint="cs"/>
          <w:rtl/>
        </w:rPr>
        <w:t xml:space="preserve">نهاء العقد </w:t>
      </w:r>
      <w:r w:rsidR="002003B9" w:rsidRPr="00DE6131">
        <w:rPr>
          <w:rFonts w:hint="cs"/>
          <w:rtl/>
        </w:rPr>
        <w:t xml:space="preserve">عن طريق </w:t>
      </w:r>
      <w:r w:rsidR="00FE5B38" w:rsidRPr="00DE6131">
        <w:rPr>
          <w:rFonts w:hint="cs"/>
          <w:rtl/>
        </w:rPr>
        <w:t>الخطأ</w:t>
      </w:r>
      <w:r w:rsidR="002003B9" w:rsidRPr="00DE6131">
        <w:rPr>
          <w:rFonts w:hint="cs"/>
          <w:rtl/>
        </w:rPr>
        <w:t xml:space="preserve"> بعد التأكد من جسامة </w:t>
      </w:r>
      <w:r w:rsidR="00FE5B38" w:rsidRPr="00DE6131">
        <w:rPr>
          <w:rFonts w:hint="cs"/>
          <w:rtl/>
        </w:rPr>
        <w:t>الخطأ</w:t>
      </w:r>
      <w:r w:rsidR="002003B9" w:rsidRPr="00DE6131">
        <w:rPr>
          <w:rFonts w:hint="cs"/>
          <w:rtl/>
        </w:rPr>
        <w:t xml:space="preserve"> </w:t>
      </w:r>
      <w:r w:rsidRPr="00DE6131">
        <w:rPr>
          <w:rFonts w:hint="cs"/>
          <w:rtl/>
        </w:rPr>
        <w:t xml:space="preserve">الى إجراءات شكلية </w:t>
      </w:r>
      <w:r w:rsidR="002003B9" w:rsidRPr="00DE6131">
        <w:rPr>
          <w:rFonts w:hint="cs"/>
          <w:rtl/>
        </w:rPr>
        <w:t>لابد من اتباعه</w:t>
      </w:r>
      <w:r w:rsidR="00E03CFE">
        <w:rPr>
          <w:rFonts w:hint="cs"/>
          <w:rtl/>
        </w:rPr>
        <w:t>ا</w:t>
      </w:r>
      <w:r w:rsidR="002003B9" w:rsidRPr="00DE6131">
        <w:rPr>
          <w:rFonts w:hint="cs"/>
          <w:rtl/>
        </w:rPr>
        <w:t xml:space="preserve"> </w:t>
      </w:r>
      <w:r w:rsidR="00FE5B38" w:rsidRPr="00DE6131">
        <w:rPr>
          <w:rFonts w:hint="cs"/>
          <w:rtl/>
        </w:rPr>
        <w:t>كإنذار</w:t>
      </w:r>
      <w:r w:rsidR="002003B9" w:rsidRPr="00DE6131">
        <w:rPr>
          <w:rFonts w:hint="cs"/>
          <w:rtl/>
        </w:rPr>
        <w:t xml:space="preserve"> صاحب </w:t>
      </w:r>
      <w:r w:rsidR="00D216D7">
        <w:rPr>
          <w:rFonts w:hint="cs"/>
          <w:rtl/>
        </w:rPr>
        <w:t xml:space="preserve"> التفويض </w:t>
      </w:r>
      <w:r w:rsidR="002003B9" w:rsidRPr="00DE6131">
        <w:rPr>
          <w:rFonts w:hint="cs"/>
          <w:rtl/>
        </w:rPr>
        <w:t>ومنحه الفرصة الكافية لتدارك وجبر الخلل.</w:t>
      </w:r>
      <w:r w:rsidRPr="00DE6131">
        <w:rPr>
          <w:rFonts w:hint="cs"/>
          <w:rtl/>
        </w:rPr>
        <w:t xml:space="preserve"> </w:t>
      </w:r>
    </w:p>
    <w:p w14:paraId="48396AD9" w14:textId="42A273F7" w:rsidR="00DF6CF7" w:rsidRPr="00DE6131" w:rsidRDefault="002003B9" w:rsidP="00D74548">
      <w:pPr>
        <w:rPr>
          <w:rtl/>
        </w:rPr>
      </w:pPr>
      <w:r w:rsidRPr="00DE6131">
        <w:rPr>
          <w:rFonts w:hint="cs"/>
          <w:rtl/>
        </w:rPr>
        <w:t xml:space="preserve">وفي حالة انهاء عقد التفويض من قبل الجهة المانحة يجب </w:t>
      </w:r>
      <w:r w:rsidR="00DF6CF7" w:rsidRPr="00DE6131">
        <w:rPr>
          <w:rFonts w:hint="cs"/>
          <w:rtl/>
        </w:rPr>
        <w:t xml:space="preserve">مباشرة </w:t>
      </w:r>
      <w:r w:rsidR="002F1227" w:rsidRPr="00DE6131">
        <w:rPr>
          <w:rFonts w:hint="cs"/>
          <w:rtl/>
        </w:rPr>
        <w:t xml:space="preserve">الخطوات والإجراءات اللازمة من أجل </w:t>
      </w:r>
      <w:r w:rsidR="00FE5B38" w:rsidRPr="00DE6131">
        <w:rPr>
          <w:rFonts w:hint="cs"/>
          <w:rtl/>
        </w:rPr>
        <w:t>اختيار</w:t>
      </w:r>
      <w:r w:rsidR="002F1227" w:rsidRPr="00DE6131">
        <w:rPr>
          <w:rFonts w:hint="cs"/>
          <w:rtl/>
        </w:rPr>
        <w:t xml:space="preserve"> مفوض اليه جديد</w:t>
      </w:r>
      <w:r w:rsidR="00DF6CF7" w:rsidRPr="00DE6131">
        <w:rPr>
          <w:rFonts w:hint="cs"/>
          <w:rtl/>
        </w:rPr>
        <w:t xml:space="preserve"> وفقا للمبادئ التي </w:t>
      </w:r>
      <w:r w:rsidR="002F1227" w:rsidRPr="00DE6131">
        <w:rPr>
          <w:rFonts w:hint="cs"/>
          <w:rtl/>
        </w:rPr>
        <w:t xml:space="preserve">تحددها القواعد القانونية الإجرائية في هذا الخصوص ويقع على عاتق المفوض اليه </w:t>
      </w:r>
      <w:r w:rsidR="00DF6CF7" w:rsidRPr="00DE6131">
        <w:rPr>
          <w:rFonts w:hint="cs"/>
          <w:rtl/>
        </w:rPr>
        <w:t xml:space="preserve">القديم </w:t>
      </w:r>
      <w:r w:rsidR="00D216D7">
        <w:rPr>
          <w:rFonts w:hint="cs"/>
          <w:rtl/>
        </w:rPr>
        <w:t>التكاليف واللأ</w:t>
      </w:r>
      <w:r w:rsidR="002F1227" w:rsidRPr="00DE6131">
        <w:rPr>
          <w:rFonts w:hint="cs"/>
          <w:rtl/>
        </w:rPr>
        <w:t xml:space="preserve">عباء الإضافية التي تتكبدها </w:t>
      </w:r>
      <w:r w:rsidR="00DF6CF7" w:rsidRPr="00DE6131">
        <w:rPr>
          <w:rFonts w:hint="cs"/>
          <w:rtl/>
        </w:rPr>
        <w:t xml:space="preserve"> السلطة </w:t>
      </w:r>
      <w:r w:rsidR="002F1227" w:rsidRPr="00DE6131">
        <w:rPr>
          <w:rFonts w:hint="cs"/>
          <w:rtl/>
        </w:rPr>
        <w:t xml:space="preserve">المفوضة </w:t>
      </w:r>
      <w:r w:rsidR="00DF6CF7" w:rsidRPr="00DE6131">
        <w:rPr>
          <w:rFonts w:hint="cs"/>
          <w:rtl/>
        </w:rPr>
        <w:t xml:space="preserve"> من </w:t>
      </w:r>
      <w:r w:rsidR="002F1227" w:rsidRPr="00DE6131">
        <w:rPr>
          <w:rFonts w:hint="cs"/>
          <w:rtl/>
        </w:rPr>
        <w:t xml:space="preserve">أجل اختيار ملتزم جديد </w:t>
      </w:r>
      <w:r w:rsidR="00FE5B38" w:rsidRPr="00DE6131">
        <w:rPr>
          <w:rFonts w:hint="cs"/>
          <w:rtl/>
        </w:rPr>
        <w:t>لإدارة</w:t>
      </w:r>
      <w:r w:rsidR="002F1227" w:rsidRPr="00DE6131">
        <w:rPr>
          <w:rFonts w:hint="cs"/>
          <w:rtl/>
        </w:rPr>
        <w:t xml:space="preserve"> واستغلال المرفق العام كما </w:t>
      </w:r>
      <w:r w:rsidR="00BF1C0B" w:rsidRPr="00DE6131">
        <w:rPr>
          <w:rFonts w:hint="cs"/>
          <w:rtl/>
        </w:rPr>
        <w:t xml:space="preserve">يحق لصاحب التفويض </w:t>
      </w:r>
      <w:r w:rsidR="00DF6CF7" w:rsidRPr="00DE6131">
        <w:rPr>
          <w:rFonts w:hint="cs"/>
          <w:rtl/>
        </w:rPr>
        <w:t xml:space="preserve"> </w:t>
      </w:r>
      <w:r w:rsidR="00BF1C0B" w:rsidRPr="00DE6131">
        <w:rPr>
          <w:rFonts w:hint="cs"/>
          <w:rtl/>
        </w:rPr>
        <w:t xml:space="preserve">الحصول </w:t>
      </w:r>
      <w:r w:rsidR="00DF6CF7" w:rsidRPr="00DE6131">
        <w:rPr>
          <w:rFonts w:hint="cs"/>
          <w:rtl/>
        </w:rPr>
        <w:t xml:space="preserve">على تعويض </w:t>
      </w:r>
      <w:r w:rsidR="00BF1C0B" w:rsidRPr="00DE6131">
        <w:rPr>
          <w:rFonts w:hint="cs"/>
          <w:rtl/>
        </w:rPr>
        <w:t xml:space="preserve">يتناسب مع </w:t>
      </w:r>
      <w:r w:rsidR="00DF6CF7" w:rsidRPr="00DE6131">
        <w:rPr>
          <w:rFonts w:hint="cs"/>
          <w:rtl/>
        </w:rPr>
        <w:t xml:space="preserve"> الاستثمارات</w:t>
      </w:r>
      <w:r w:rsidR="00054E6D" w:rsidRPr="00DE6131">
        <w:rPr>
          <w:rFonts w:hint="cs"/>
          <w:rtl/>
        </w:rPr>
        <w:t xml:space="preserve"> التي أقامها بمناسبة استغلاله للمرفق العام والتي يمكن للسلطة المانحة للتفويض الاستفادة منها في حالة عدم وجود شرط مخالف في العقد </w:t>
      </w:r>
      <w:r w:rsidR="00DF6CF7" w:rsidRPr="00DE6131">
        <w:rPr>
          <w:rFonts w:hint="cs"/>
          <w:rtl/>
        </w:rPr>
        <w:t xml:space="preserve">يمنع </w:t>
      </w:r>
      <w:r w:rsidR="00054E6D" w:rsidRPr="00DE6131">
        <w:rPr>
          <w:rFonts w:hint="cs"/>
          <w:rtl/>
        </w:rPr>
        <w:t>بالإضافة ا</w:t>
      </w:r>
      <w:r w:rsidR="00D216D7">
        <w:rPr>
          <w:rFonts w:hint="cs"/>
          <w:rtl/>
        </w:rPr>
        <w:t>لى أنه يمكن لصاحب التفويض الذي أ</w:t>
      </w:r>
      <w:r w:rsidR="00054E6D" w:rsidRPr="00DE6131">
        <w:rPr>
          <w:rFonts w:hint="cs"/>
          <w:rtl/>
        </w:rPr>
        <w:t xml:space="preserve">خل بالتزاماته </w:t>
      </w:r>
      <w:r w:rsidR="0072261C">
        <w:rPr>
          <w:rFonts w:hint="cs"/>
          <w:rtl/>
        </w:rPr>
        <w:t>ل</w:t>
      </w:r>
      <w:r w:rsidR="00054E6D" w:rsidRPr="00DE6131">
        <w:rPr>
          <w:rFonts w:hint="cs"/>
          <w:rtl/>
        </w:rPr>
        <w:t xml:space="preserve">لحصول </w:t>
      </w:r>
      <w:r w:rsidR="00DF6CF7" w:rsidRPr="00DE6131">
        <w:rPr>
          <w:rFonts w:hint="cs"/>
          <w:rtl/>
        </w:rPr>
        <w:t xml:space="preserve">على قيمة الأصول </w:t>
      </w:r>
      <w:r w:rsidR="00054E6D" w:rsidRPr="00DE6131">
        <w:rPr>
          <w:rFonts w:hint="cs"/>
          <w:rtl/>
        </w:rPr>
        <w:t>التي لم تستهلك</w:t>
      </w:r>
      <w:r w:rsidR="00DF6CF7" w:rsidRPr="00DE6131">
        <w:rPr>
          <w:rFonts w:hint="cs"/>
          <w:rtl/>
        </w:rPr>
        <w:t xml:space="preserve"> </w:t>
      </w:r>
      <w:r w:rsidR="00054E6D" w:rsidRPr="00DE6131">
        <w:rPr>
          <w:rFonts w:hint="cs"/>
          <w:rtl/>
        </w:rPr>
        <w:t xml:space="preserve">والتي شيدها في اطار </w:t>
      </w:r>
      <w:r w:rsidR="00FE5B38" w:rsidRPr="00DE6131">
        <w:rPr>
          <w:rFonts w:hint="cs"/>
          <w:rtl/>
        </w:rPr>
        <w:t>استثمارات</w:t>
      </w:r>
      <w:r w:rsidR="00FE5B38" w:rsidRPr="00DE6131">
        <w:rPr>
          <w:rtl/>
        </w:rPr>
        <w:t>ه</w:t>
      </w:r>
      <w:r w:rsidR="00054E6D" w:rsidRPr="00DE6131">
        <w:rPr>
          <w:rFonts w:hint="cs"/>
          <w:rtl/>
        </w:rPr>
        <w:t xml:space="preserve"> في المرفق العام.</w:t>
      </w:r>
    </w:p>
    <w:p w14:paraId="657B8274" w14:textId="77777777" w:rsidR="007D00D3" w:rsidRPr="00DE6131" w:rsidRDefault="007D00D3" w:rsidP="00DC6D1B">
      <w:pPr>
        <w:rPr>
          <w:color w:val="000000" w:themeColor="text1"/>
          <w:rtl/>
        </w:rPr>
      </w:pPr>
    </w:p>
    <w:p w14:paraId="62C43A96" w14:textId="30BF4DC4" w:rsidR="00DF6CF7" w:rsidRPr="00DE6131" w:rsidRDefault="00C7112A" w:rsidP="00DC6D1B">
      <w:pPr>
        <w:ind w:firstLine="0"/>
        <w:jc w:val="left"/>
        <w:rPr>
          <w:b/>
          <w:bCs/>
          <w:color w:val="000000" w:themeColor="text1"/>
          <w:rtl/>
        </w:rPr>
      </w:pPr>
      <w:r w:rsidRPr="00DE6131">
        <w:rPr>
          <w:rFonts w:hint="cs"/>
          <w:b/>
          <w:bCs/>
          <w:color w:val="000000" w:themeColor="text1"/>
          <w:rtl/>
        </w:rPr>
        <w:t>3.3</w:t>
      </w:r>
      <w:r w:rsidR="00887610" w:rsidRPr="00DE6131">
        <w:rPr>
          <w:rFonts w:hint="cs"/>
          <w:b/>
          <w:bCs/>
          <w:color w:val="000000" w:themeColor="text1"/>
          <w:rtl/>
        </w:rPr>
        <w:t>/</w:t>
      </w:r>
      <w:r w:rsidRPr="00DE6131">
        <w:rPr>
          <w:rFonts w:hint="cs"/>
          <w:b/>
          <w:bCs/>
          <w:color w:val="000000" w:themeColor="text1"/>
          <w:rtl/>
        </w:rPr>
        <w:t xml:space="preserve">انهاء العقد بسبب القوة القاهرة </w:t>
      </w:r>
    </w:p>
    <w:p w14:paraId="67DD0A71" w14:textId="5FED2BBC" w:rsidR="00DF6CF7" w:rsidRPr="00DE6131" w:rsidRDefault="00DF6CF7" w:rsidP="00D74548">
      <w:pPr>
        <w:rPr>
          <w:rtl/>
        </w:rPr>
      </w:pPr>
      <w:r w:rsidRPr="00DE6131">
        <w:rPr>
          <w:rFonts w:hint="cs"/>
          <w:rtl/>
        </w:rPr>
        <w:t xml:space="preserve">القوة القاهرة </w:t>
      </w:r>
      <w:r w:rsidR="00FE5B38" w:rsidRPr="00DE6131">
        <w:rPr>
          <w:rFonts w:hint="cs"/>
          <w:rtl/>
        </w:rPr>
        <w:t>لا تؤد</w:t>
      </w:r>
      <w:r w:rsidR="00FE5B38" w:rsidRPr="00DE6131">
        <w:rPr>
          <w:rtl/>
        </w:rPr>
        <w:t>ي</w:t>
      </w:r>
      <w:r w:rsidR="00054E6D" w:rsidRPr="00DE6131">
        <w:rPr>
          <w:rFonts w:hint="cs"/>
          <w:rtl/>
        </w:rPr>
        <w:t xml:space="preserve"> بالضرورة الى انهاء</w:t>
      </w:r>
      <w:r w:rsidRPr="00DE6131">
        <w:rPr>
          <w:rFonts w:hint="cs"/>
          <w:rtl/>
        </w:rPr>
        <w:t xml:space="preserve">عقد التفويض </w:t>
      </w:r>
      <w:r w:rsidR="00054E6D" w:rsidRPr="00DE6131">
        <w:rPr>
          <w:rFonts w:hint="cs"/>
          <w:rtl/>
        </w:rPr>
        <w:t xml:space="preserve">الا </w:t>
      </w:r>
      <w:r w:rsidR="00FE5B38" w:rsidRPr="00DE6131">
        <w:rPr>
          <w:rFonts w:hint="cs"/>
          <w:rtl/>
        </w:rPr>
        <w:t>اذا كان</w:t>
      </w:r>
      <w:r w:rsidR="00FE5B38" w:rsidRPr="00DE6131">
        <w:rPr>
          <w:rtl/>
        </w:rPr>
        <w:t>ت</w:t>
      </w:r>
      <w:r w:rsidR="00054E6D" w:rsidRPr="00DE6131">
        <w:rPr>
          <w:rFonts w:hint="cs"/>
          <w:rtl/>
        </w:rPr>
        <w:t xml:space="preserve"> هذه الظروف نهائية غي</w:t>
      </w:r>
      <w:r w:rsidR="0072261C">
        <w:rPr>
          <w:rFonts w:hint="cs"/>
          <w:rtl/>
        </w:rPr>
        <w:t>ر</w:t>
      </w:r>
      <w:r w:rsidR="00054E6D" w:rsidRPr="00DE6131">
        <w:rPr>
          <w:rFonts w:hint="cs"/>
          <w:rtl/>
        </w:rPr>
        <w:t xml:space="preserve"> قابلة للزوال وكانت سببا في استحالة مطلقة لتنفيذ التزامات المفوض اليه بشكل </w:t>
      </w:r>
      <w:r w:rsidR="00FE5B38" w:rsidRPr="00DE6131">
        <w:rPr>
          <w:rFonts w:hint="cs"/>
          <w:rtl/>
        </w:rPr>
        <w:t xml:space="preserve">نهائيا </w:t>
      </w:r>
      <w:r w:rsidR="00183C03">
        <w:rPr>
          <w:rFonts w:hint="cs"/>
          <w:rtl/>
        </w:rPr>
        <w:t>أ</w:t>
      </w:r>
      <w:r w:rsidR="00FE5B38" w:rsidRPr="00DE6131">
        <w:rPr>
          <w:rFonts w:hint="cs"/>
          <w:rtl/>
        </w:rPr>
        <w:t>م</w:t>
      </w:r>
      <w:r w:rsidR="00FE5B38" w:rsidRPr="00DE6131">
        <w:rPr>
          <w:rtl/>
        </w:rPr>
        <w:t>ا</w:t>
      </w:r>
      <w:r w:rsidR="00DC004F" w:rsidRPr="00DE6131">
        <w:rPr>
          <w:rFonts w:hint="cs"/>
          <w:rtl/>
        </w:rPr>
        <w:t xml:space="preserve"> في الحالة التي تكون فيها هذه ا</w:t>
      </w:r>
      <w:r w:rsidR="00183C03">
        <w:rPr>
          <w:rFonts w:hint="cs"/>
          <w:rtl/>
        </w:rPr>
        <w:t>لظروف بصفة مؤقتة قابلة للزوال فإ</w:t>
      </w:r>
      <w:r w:rsidR="00DC004F" w:rsidRPr="00DE6131">
        <w:rPr>
          <w:rFonts w:hint="cs"/>
          <w:rtl/>
        </w:rPr>
        <w:t>ن العلاقة العقدية يمكن تعليقها الى زوال هذه الظروف وهنا يمكن الإشارة الى أن الظر</w:t>
      </w:r>
      <w:r w:rsidR="00183C03">
        <w:rPr>
          <w:rFonts w:hint="cs"/>
          <w:rtl/>
        </w:rPr>
        <w:t>وف الطارئة التي تؤدي فقط الى الإ</w:t>
      </w:r>
      <w:r w:rsidR="00DC004F" w:rsidRPr="00DE6131">
        <w:rPr>
          <w:rFonts w:hint="cs"/>
          <w:rtl/>
        </w:rPr>
        <w:t>خلال بالتوازن المالي للعقد ولا</w:t>
      </w:r>
      <w:r w:rsidR="00FE5B38" w:rsidRPr="00DE6131">
        <w:rPr>
          <w:rFonts w:hint="cs"/>
          <w:rtl/>
        </w:rPr>
        <w:t xml:space="preserve"> </w:t>
      </w:r>
      <w:r w:rsidR="00183C03">
        <w:rPr>
          <w:rFonts w:hint="cs"/>
          <w:rtl/>
        </w:rPr>
        <w:t>تفضي الى إنهاء العقد بصفة آ</w:t>
      </w:r>
      <w:r w:rsidR="00DC004F" w:rsidRPr="00DE6131">
        <w:rPr>
          <w:rFonts w:hint="cs"/>
          <w:rtl/>
        </w:rPr>
        <w:t xml:space="preserve">لية </w:t>
      </w:r>
      <w:r w:rsidR="00FE5B38" w:rsidRPr="00DE6131">
        <w:rPr>
          <w:rFonts w:hint="cs"/>
          <w:rtl/>
        </w:rPr>
        <w:t>لأنه</w:t>
      </w:r>
      <w:r w:rsidR="00DC004F" w:rsidRPr="00DE6131">
        <w:rPr>
          <w:rFonts w:hint="cs"/>
          <w:rtl/>
        </w:rPr>
        <w:t xml:space="preserve"> يمكن تدارك هذه الظروف بإعادة التوازن المالي الى الحد المعقول الذي يمكن من استمرار العلاقة التعاقدية بين أطراف التفويض من خلال تضامن السلطة المانحة مع صاحب التفويض فتتحمل جزء من الخسائر مما يساعد صاحب التفويض على تجنب الظرف الا </w:t>
      </w:r>
      <w:r w:rsidR="00E36FFF">
        <w:rPr>
          <w:rFonts w:hint="cs"/>
          <w:rtl/>
        </w:rPr>
        <w:t>أ</w:t>
      </w:r>
      <w:r w:rsidR="00DC004F" w:rsidRPr="00DE6131">
        <w:rPr>
          <w:rFonts w:hint="cs"/>
          <w:rtl/>
        </w:rPr>
        <w:t xml:space="preserve">ن هناك ظروف طارئة تخل بصفة نهائية بالتوازن المالي </w:t>
      </w:r>
      <w:r w:rsidRPr="00DE6131">
        <w:rPr>
          <w:rFonts w:hint="cs"/>
          <w:rtl/>
        </w:rPr>
        <w:t xml:space="preserve"> </w:t>
      </w:r>
      <w:r w:rsidR="00DC004F" w:rsidRPr="00DE6131">
        <w:rPr>
          <w:rFonts w:hint="cs"/>
          <w:rtl/>
        </w:rPr>
        <w:t xml:space="preserve">لعقد التفويض </w:t>
      </w:r>
      <w:r w:rsidRPr="00DE6131">
        <w:rPr>
          <w:rFonts w:hint="cs"/>
          <w:rtl/>
        </w:rPr>
        <w:t xml:space="preserve"> نهائيا </w:t>
      </w:r>
      <w:r w:rsidR="00DC004F" w:rsidRPr="00DE6131">
        <w:rPr>
          <w:rFonts w:hint="cs"/>
          <w:rtl/>
        </w:rPr>
        <w:t>و</w:t>
      </w:r>
      <w:r w:rsidRPr="00DE6131">
        <w:rPr>
          <w:rFonts w:hint="cs"/>
          <w:rtl/>
        </w:rPr>
        <w:t xml:space="preserve"> تأخذ هذه الظروف حكم القوة القاهرة</w:t>
      </w:r>
      <w:r w:rsidRPr="00DE6131">
        <w:rPr>
          <w:rStyle w:val="Appelnotedebasdep"/>
          <w:color w:val="000000" w:themeColor="text1"/>
          <w:rtl/>
        </w:rPr>
        <w:footnoteReference w:id="365"/>
      </w:r>
      <w:r w:rsidR="00690271">
        <w:rPr>
          <w:rFonts w:hint="cs"/>
          <w:rtl/>
        </w:rPr>
        <w:t>.</w:t>
      </w:r>
      <w:r w:rsidRPr="00DE6131">
        <w:rPr>
          <w:rFonts w:hint="cs"/>
          <w:rtl/>
        </w:rPr>
        <w:t xml:space="preserve"> </w:t>
      </w:r>
    </w:p>
    <w:p w14:paraId="25E68F4F" w14:textId="77777777" w:rsidR="00DF6CF7" w:rsidRPr="00DE6131" w:rsidRDefault="00DF6CF7" w:rsidP="00DC6D1B">
      <w:pPr>
        <w:ind w:firstLine="0"/>
        <w:rPr>
          <w:b/>
          <w:bCs/>
          <w:color w:val="000000" w:themeColor="text1"/>
          <w:rtl/>
        </w:rPr>
      </w:pPr>
      <w:r w:rsidRPr="00DE6131">
        <w:rPr>
          <w:rFonts w:hint="cs"/>
          <w:b/>
          <w:bCs/>
          <w:color w:val="000000" w:themeColor="text1"/>
          <w:rtl/>
        </w:rPr>
        <w:t xml:space="preserve">استرداد المرفق: </w:t>
      </w:r>
    </w:p>
    <w:p w14:paraId="19147FA6" w14:textId="06254B45" w:rsidR="00DF6CF7" w:rsidRPr="00DE6131" w:rsidRDefault="00E36FFF" w:rsidP="00D74548">
      <w:pPr>
        <w:rPr>
          <w:rtl/>
        </w:rPr>
      </w:pPr>
      <w:r>
        <w:rPr>
          <w:rFonts w:hint="cs"/>
          <w:rtl/>
        </w:rPr>
        <w:t>للسلطة الإدارية مانحة التفويض إ</w:t>
      </w:r>
      <w:r w:rsidR="00DB151D" w:rsidRPr="00DE6131">
        <w:rPr>
          <w:rFonts w:hint="cs"/>
          <w:rtl/>
        </w:rPr>
        <w:t>ذا ما</w:t>
      </w:r>
      <w:r w:rsidR="00FE5B38" w:rsidRPr="00DE6131">
        <w:rPr>
          <w:rFonts w:hint="cs"/>
          <w:rtl/>
        </w:rPr>
        <w:t xml:space="preserve"> </w:t>
      </w:r>
      <w:r w:rsidR="00DB151D" w:rsidRPr="00DE6131">
        <w:rPr>
          <w:rFonts w:hint="cs"/>
          <w:rtl/>
        </w:rPr>
        <w:t>تبين له</w:t>
      </w:r>
      <w:r>
        <w:rPr>
          <w:rFonts w:hint="cs"/>
          <w:rtl/>
        </w:rPr>
        <w:t>ا بموجب مقتضيات المصلحة العامة أن عقد التفويض يتوجب إ</w:t>
      </w:r>
      <w:r w:rsidR="00DB151D" w:rsidRPr="00DE6131">
        <w:rPr>
          <w:rFonts w:hint="cs"/>
          <w:rtl/>
        </w:rPr>
        <w:t>نهائه</w:t>
      </w:r>
      <w:r w:rsidR="00DF6CF7" w:rsidRPr="00DE6131">
        <w:rPr>
          <w:rFonts w:hint="cs"/>
          <w:rtl/>
        </w:rPr>
        <w:t xml:space="preserve"> قبل </w:t>
      </w:r>
      <w:r>
        <w:rPr>
          <w:rFonts w:hint="cs"/>
          <w:rtl/>
        </w:rPr>
        <w:t>نهاية المدة المقررة له  أ</w:t>
      </w:r>
      <w:r w:rsidR="00DB151D" w:rsidRPr="00DE6131">
        <w:rPr>
          <w:rFonts w:hint="cs"/>
          <w:rtl/>
        </w:rPr>
        <w:t xml:space="preserve">ن تسعى الى استرداد المرفق </w:t>
      </w:r>
      <w:r w:rsidR="00DF6CF7" w:rsidRPr="00DE6131">
        <w:rPr>
          <w:rFonts w:hint="cs"/>
          <w:rtl/>
        </w:rPr>
        <w:t xml:space="preserve">وتحل </w:t>
      </w:r>
      <w:r w:rsidR="00DB151D" w:rsidRPr="00DE6131">
        <w:rPr>
          <w:rFonts w:hint="cs"/>
          <w:rtl/>
        </w:rPr>
        <w:t>نيابة عن</w:t>
      </w:r>
      <w:r w:rsidR="00DF6CF7" w:rsidRPr="00DE6131">
        <w:rPr>
          <w:rFonts w:hint="cs"/>
          <w:rtl/>
        </w:rPr>
        <w:t xml:space="preserve"> المفوض اليه في </w:t>
      </w:r>
      <w:r w:rsidR="00DB151D" w:rsidRPr="00DE6131">
        <w:rPr>
          <w:rFonts w:hint="cs"/>
          <w:rtl/>
        </w:rPr>
        <w:t xml:space="preserve"> إدارة واستغلال المرفق العام </w:t>
      </w:r>
      <w:r>
        <w:rPr>
          <w:rFonts w:hint="cs"/>
          <w:rtl/>
        </w:rPr>
        <w:t>لكونها</w:t>
      </w:r>
      <w:r w:rsidR="00DB151D" w:rsidRPr="00DE6131">
        <w:rPr>
          <w:rFonts w:hint="cs"/>
          <w:rtl/>
        </w:rPr>
        <w:t xml:space="preserve"> صاحبة </w:t>
      </w:r>
      <w:r w:rsidR="00FE5B38" w:rsidRPr="00DE6131">
        <w:rPr>
          <w:rFonts w:hint="cs"/>
          <w:rtl/>
        </w:rPr>
        <w:t>الاختصاص</w:t>
      </w:r>
      <w:r w:rsidR="00DB151D" w:rsidRPr="00DE6131">
        <w:rPr>
          <w:rFonts w:hint="cs"/>
          <w:rtl/>
        </w:rPr>
        <w:t xml:space="preserve"> الأصيل في إدارة واستغلال </w:t>
      </w:r>
      <w:r w:rsidR="003F032F">
        <w:rPr>
          <w:rFonts w:hint="cs"/>
          <w:rtl/>
        </w:rPr>
        <w:t>المرفق العام والمسؤولة الأولى عن</w:t>
      </w:r>
      <w:r w:rsidR="00DB151D" w:rsidRPr="00DE6131">
        <w:rPr>
          <w:rFonts w:hint="cs"/>
          <w:rtl/>
        </w:rPr>
        <w:t xml:space="preserve"> حسن تنفيذه </w:t>
      </w:r>
      <w:r w:rsidR="00DF6CF7" w:rsidRPr="00DE6131">
        <w:rPr>
          <w:rFonts w:hint="cs"/>
          <w:rtl/>
        </w:rPr>
        <w:t xml:space="preserve">وتعويض المفوض اليه عما </w:t>
      </w:r>
      <w:r w:rsidR="00DB151D" w:rsidRPr="00DE6131">
        <w:rPr>
          <w:rFonts w:hint="cs"/>
          <w:rtl/>
        </w:rPr>
        <w:t xml:space="preserve">يمكن أن </w:t>
      </w:r>
      <w:r w:rsidR="00DF6CF7" w:rsidRPr="00DE6131">
        <w:rPr>
          <w:rFonts w:hint="cs"/>
          <w:rtl/>
        </w:rPr>
        <w:t xml:space="preserve">يصيبه من ضرر نتيجة </w:t>
      </w:r>
      <w:r w:rsidR="00DB151D" w:rsidRPr="00DE6131">
        <w:rPr>
          <w:rFonts w:hint="cs"/>
          <w:rtl/>
        </w:rPr>
        <w:t>ذلك الاجراء ،</w:t>
      </w:r>
      <w:r w:rsidR="003F032F">
        <w:rPr>
          <w:rFonts w:hint="cs"/>
          <w:rtl/>
        </w:rPr>
        <w:t xml:space="preserve"> </w:t>
      </w:r>
      <w:r w:rsidR="00DB151D" w:rsidRPr="00DE6131">
        <w:rPr>
          <w:rFonts w:hint="cs"/>
          <w:rtl/>
        </w:rPr>
        <w:t>ويمكن لها</w:t>
      </w:r>
      <w:r w:rsidR="00DF6CF7" w:rsidRPr="00DE6131">
        <w:rPr>
          <w:rFonts w:hint="cs"/>
          <w:rtl/>
        </w:rPr>
        <w:t xml:space="preserve"> </w:t>
      </w:r>
      <w:r w:rsidR="00DB151D" w:rsidRPr="00DE6131">
        <w:rPr>
          <w:rFonts w:hint="cs"/>
          <w:rtl/>
        </w:rPr>
        <w:t xml:space="preserve"> في </w:t>
      </w:r>
      <w:r w:rsidR="00DF6CF7" w:rsidRPr="00DE6131">
        <w:rPr>
          <w:rFonts w:hint="cs"/>
          <w:rtl/>
        </w:rPr>
        <w:t xml:space="preserve">عقد التفويض انهاؤه من جانب واحد استثناء من القواعد العامة في </w:t>
      </w:r>
      <w:r w:rsidR="00DF6CF7" w:rsidRPr="00DE6131">
        <w:rPr>
          <w:rFonts w:hint="cs"/>
          <w:rtl/>
        </w:rPr>
        <w:lastRenderedPageBreak/>
        <w:t>العقود</w:t>
      </w:r>
      <w:r w:rsidR="00DB151D" w:rsidRPr="00DE6131">
        <w:rPr>
          <w:rFonts w:hint="cs"/>
          <w:rtl/>
        </w:rPr>
        <w:t xml:space="preserve"> الإدارية</w:t>
      </w:r>
      <w:r w:rsidR="00DF6CF7" w:rsidRPr="00DE6131">
        <w:rPr>
          <w:rFonts w:hint="cs"/>
          <w:rtl/>
        </w:rPr>
        <w:t xml:space="preserve"> ولو لم </w:t>
      </w:r>
      <w:r w:rsidR="00DB151D" w:rsidRPr="00DE6131">
        <w:rPr>
          <w:rFonts w:hint="cs"/>
          <w:rtl/>
        </w:rPr>
        <w:t xml:space="preserve">يخل </w:t>
      </w:r>
      <w:r w:rsidR="00DF6CF7" w:rsidRPr="00DE6131">
        <w:rPr>
          <w:rFonts w:hint="cs"/>
          <w:rtl/>
        </w:rPr>
        <w:t xml:space="preserve"> المتعاقد</w:t>
      </w:r>
      <w:r w:rsidR="00DB151D" w:rsidRPr="00DE6131">
        <w:rPr>
          <w:rFonts w:hint="cs"/>
          <w:rtl/>
        </w:rPr>
        <w:t xml:space="preserve"> مها </w:t>
      </w:r>
      <w:r w:rsidR="00DF6CF7" w:rsidRPr="00DE6131">
        <w:rPr>
          <w:rFonts w:hint="cs"/>
          <w:rtl/>
        </w:rPr>
        <w:t xml:space="preserve"> ب</w:t>
      </w:r>
      <w:r w:rsidR="003F032F">
        <w:rPr>
          <w:rFonts w:hint="cs"/>
          <w:rtl/>
        </w:rPr>
        <w:t>أ</w:t>
      </w:r>
      <w:r w:rsidR="00DF6CF7" w:rsidRPr="00DE6131">
        <w:rPr>
          <w:rFonts w:hint="cs"/>
          <w:rtl/>
        </w:rPr>
        <w:t xml:space="preserve">ي من </w:t>
      </w:r>
      <w:r w:rsidR="00DB151D" w:rsidRPr="00DE6131">
        <w:rPr>
          <w:rFonts w:hint="cs"/>
          <w:rtl/>
        </w:rPr>
        <w:t>الالتزامات الواقعة على عاتقه بموجب بنود عقد التفويض</w:t>
      </w:r>
      <w:r w:rsidR="00DF6CF7" w:rsidRPr="00DE6131">
        <w:rPr>
          <w:rStyle w:val="Appelnotedebasdep"/>
          <w:color w:val="000000" w:themeColor="text1"/>
          <w:rtl/>
        </w:rPr>
        <w:footnoteReference w:id="366"/>
      </w:r>
      <w:r w:rsidR="00DB151D" w:rsidRPr="00DE6131">
        <w:rPr>
          <w:rFonts w:hint="cs"/>
          <w:sz w:val="24"/>
          <w:szCs w:val="24"/>
          <w:rtl/>
        </w:rPr>
        <w:t>.</w:t>
      </w:r>
    </w:p>
    <w:p w14:paraId="5EF66414" w14:textId="293EA2DD" w:rsidR="0029090F" w:rsidRPr="00DE6131" w:rsidRDefault="00832393" w:rsidP="00AC7100">
      <w:pPr>
        <w:rPr>
          <w:color w:val="000000" w:themeColor="text1"/>
          <w:rtl/>
        </w:rPr>
      </w:pPr>
      <w:r w:rsidRPr="00DE6131">
        <w:rPr>
          <w:rFonts w:hint="cs"/>
          <w:color w:val="000000" w:themeColor="text1"/>
          <w:rtl/>
        </w:rPr>
        <w:t>و</w:t>
      </w:r>
      <w:r w:rsidR="003F032F">
        <w:rPr>
          <w:rFonts w:hint="cs"/>
          <w:color w:val="000000" w:themeColor="text1"/>
          <w:rtl/>
        </w:rPr>
        <w:t>يتم استرداد المرفق بواسطة قرار إ</w:t>
      </w:r>
      <w:r w:rsidRPr="00DE6131">
        <w:rPr>
          <w:rFonts w:hint="cs"/>
          <w:color w:val="000000" w:themeColor="text1"/>
          <w:rtl/>
        </w:rPr>
        <w:t xml:space="preserve">داري </w:t>
      </w:r>
      <w:r w:rsidR="00FE5B38" w:rsidRPr="00DE6131">
        <w:rPr>
          <w:rFonts w:hint="cs"/>
          <w:color w:val="000000" w:themeColor="text1"/>
          <w:rtl/>
        </w:rPr>
        <w:t>انفرادي</w:t>
      </w:r>
      <w:r w:rsidRPr="00DE6131">
        <w:rPr>
          <w:rFonts w:hint="cs"/>
          <w:color w:val="000000" w:themeColor="text1"/>
          <w:rtl/>
        </w:rPr>
        <w:t xml:space="preserve"> صادر عن السلطة المفوضة </w:t>
      </w:r>
      <w:r w:rsidR="00DF6CF7" w:rsidRPr="00DE6131">
        <w:rPr>
          <w:rFonts w:hint="cs"/>
          <w:color w:val="000000" w:themeColor="text1"/>
          <w:rtl/>
        </w:rPr>
        <w:t xml:space="preserve">حتى ولو لم </w:t>
      </w:r>
      <w:r w:rsidR="003F032F">
        <w:rPr>
          <w:rFonts w:hint="cs"/>
          <w:color w:val="000000" w:themeColor="text1"/>
          <w:rtl/>
        </w:rPr>
        <w:t xml:space="preserve">ينص </w:t>
      </w:r>
      <w:r w:rsidR="00DF6CF7" w:rsidRPr="00DE6131">
        <w:rPr>
          <w:rFonts w:hint="cs"/>
          <w:color w:val="000000" w:themeColor="text1"/>
          <w:rtl/>
        </w:rPr>
        <w:t xml:space="preserve">العقد </w:t>
      </w:r>
      <w:r w:rsidRPr="00DE6131">
        <w:rPr>
          <w:rFonts w:hint="cs"/>
          <w:color w:val="000000" w:themeColor="text1"/>
          <w:rtl/>
        </w:rPr>
        <w:t>على ذلك</w:t>
      </w:r>
      <w:r w:rsidR="00DF6CF7" w:rsidRPr="00DE6131">
        <w:rPr>
          <w:rFonts w:hint="cs"/>
          <w:color w:val="000000" w:themeColor="text1"/>
          <w:rtl/>
        </w:rPr>
        <w:t xml:space="preserve"> ل</w:t>
      </w:r>
      <w:r w:rsidR="003F032F">
        <w:rPr>
          <w:rFonts w:hint="cs"/>
          <w:color w:val="000000" w:themeColor="text1"/>
          <w:rtl/>
        </w:rPr>
        <w:t>أ</w:t>
      </w:r>
      <w:r w:rsidR="00DF6CF7" w:rsidRPr="00DE6131">
        <w:rPr>
          <w:rFonts w:hint="cs"/>
          <w:color w:val="000000" w:themeColor="text1"/>
          <w:rtl/>
        </w:rPr>
        <w:t xml:space="preserve">ن </w:t>
      </w:r>
      <w:r w:rsidRPr="00DE6131">
        <w:rPr>
          <w:rFonts w:hint="cs"/>
          <w:color w:val="000000" w:themeColor="text1"/>
          <w:rtl/>
        </w:rPr>
        <w:t xml:space="preserve">عملية </w:t>
      </w:r>
      <w:r w:rsidR="003F032F">
        <w:rPr>
          <w:rFonts w:hint="cs"/>
          <w:color w:val="000000" w:themeColor="text1"/>
          <w:rtl/>
        </w:rPr>
        <w:t>الاسترداد بالمعنى السابق تمثل أ</w:t>
      </w:r>
      <w:r w:rsidR="00DF6CF7" w:rsidRPr="00DE6131">
        <w:rPr>
          <w:rFonts w:hint="cs"/>
          <w:color w:val="000000" w:themeColor="text1"/>
          <w:rtl/>
        </w:rPr>
        <w:t xml:space="preserve">حد </w:t>
      </w:r>
      <w:r w:rsidRPr="00DE6131">
        <w:rPr>
          <w:rFonts w:hint="cs"/>
          <w:color w:val="000000" w:themeColor="text1"/>
          <w:rtl/>
        </w:rPr>
        <w:t>مظاهر</w:t>
      </w:r>
      <w:r w:rsidR="00DF6CF7" w:rsidRPr="00DE6131">
        <w:rPr>
          <w:rFonts w:hint="cs"/>
          <w:color w:val="000000" w:themeColor="text1"/>
          <w:rtl/>
        </w:rPr>
        <w:t xml:space="preserve"> حق </w:t>
      </w:r>
      <w:r w:rsidRPr="00DE6131">
        <w:rPr>
          <w:rFonts w:hint="cs"/>
          <w:color w:val="000000" w:themeColor="text1"/>
          <w:rtl/>
        </w:rPr>
        <w:t>الجهة الإدارية في</w:t>
      </w:r>
      <w:r w:rsidR="00DF6CF7" w:rsidRPr="00DE6131">
        <w:rPr>
          <w:rFonts w:hint="cs"/>
          <w:color w:val="000000" w:themeColor="text1"/>
          <w:rtl/>
        </w:rPr>
        <w:t xml:space="preserve"> انهاء عقودها الإدارية في أي وقت كلما </w:t>
      </w:r>
      <w:r w:rsidRPr="00DE6131">
        <w:rPr>
          <w:rFonts w:hint="cs"/>
          <w:color w:val="000000" w:themeColor="text1"/>
          <w:rtl/>
        </w:rPr>
        <w:t xml:space="preserve">اقتضت </w:t>
      </w:r>
      <w:r w:rsidR="00DF6CF7" w:rsidRPr="00DE6131">
        <w:rPr>
          <w:rFonts w:hint="cs"/>
          <w:color w:val="000000" w:themeColor="text1"/>
          <w:rtl/>
        </w:rPr>
        <w:t xml:space="preserve"> المصلحة العامة ذلك</w:t>
      </w:r>
      <w:r w:rsidR="00AC7100">
        <w:rPr>
          <w:rFonts w:hint="cs"/>
          <w:color w:val="000000" w:themeColor="text1"/>
          <w:rtl/>
        </w:rPr>
        <w:t>،</w:t>
      </w:r>
      <w:r w:rsidR="00DF6CF7" w:rsidRPr="00DE6131">
        <w:rPr>
          <w:rFonts w:hint="cs"/>
          <w:color w:val="000000" w:themeColor="text1"/>
          <w:rtl/>
        </w:rPr>
        <w:t xml:space="preserve"> وعلى الرغم من ذلك ومراعاة للاعتبارات الخاصة بعقود التفويض </w:t>
      </w:r>
      <w:r w:rsidRPr="00DE6131">
        <w:rPr>
          <w:rFonts w:hint="cs"/>
          <w:color w:val="000000" w:themeColor="text1"/>
          <w:rtl/>
        </w:rPr>
        <w:t xml:space="preserve">يفرض </w:t>
      </w:r>
      <w:r w:rsidR="00AC7100">
        <w:rPr>
          <w:rFonts w:hint="cs"/>
          <w:color w:val="000000" w:themeColor="text1"/>
          <w:rtl/>
        </w:rPr>
        <w:t xml:space="preserve"> المشرع في العادة أ</w:t>
      </w:r>
      <w:r w:rsidR="00DF6CF7" w:rsidRPr="00DE6131">
        <w:rPr>
          <w:rFonts w:hint="cs"/>
          <w:color w:val="000000" w:themeColor="text1"/>
          <w:rtl/>
        </w:rPr>
        <w:t xml:space="preserve">ن </w:t>
      </w:r>
      <w:r w:rsidRPr="00DE6131">
        <w:rPr>
          <w:rFonts w:hint="cs"/>
          <w:color w:val="000000" w:themeColor="text1"/>
          <w:rtl/>
        </w:rPr>
        <w:t xml:space="preserve">يتضمن </w:t>
      </w:r>
      <w:r w:rsidR="00DF6CF7" w:rsidRPr="00DE6131">
        <w:rPr>
          <w:rFonts w:hint="cs"/>
          <w:color w:val="000000" w:themeColor="text1"/>
          <w:rtl/>
        </w:rPr>
        <w:t>عقد التفويض</w:t>
      </w:r>
      <w:r w:rsidR="00AC7100">
        <w:rPr>
          <w:rFonts w:hint="cs"/>
          <w:color w:val="000000" w:themeColor="text1"/>
          <w:rtl/>
        </w:rPr>
        <w:t xml:space="preserve"> من خلال نصوصه النص على حق</w:t>
      </w:r>
      <w:r w:rsidR="00DF6CF7" w:rsidRPr="00DE6131">
        <w:rPr>
          <w:rFonts w:hint="cs"/>
          <w:color w:val="000000" w:themeColor="text1"/>
          <w:rtl/>
        </w:rPr>
        <w:t xml:space="preserve"> استرداد المرفق العام</w:t>
      </w:r>
      <w:r w:rsidR="00AC7100">
        <w:rPr>
          <w:rFonts w:hint="cs"/>
          <w:color w:val="000000" w:themeColor="text1"/>
          <w:rtl/>
        </w:rPr>
        <w:t>،</w:t>
      </w:r>
      <w:r w:rsidRPr="00DE6131">
        <w:rPr>
          <w:rFonts w:hint="cs"/>
          <w:color w:val="000000" w:themeColor="text1"/>
          <w:rtl/>
        </w:rPr>
        <w:t xml:space="preserve"> وذلك </w:t>
      </w:r>
      <w:r w:rsidR="00DF6CF7" w:rsidRPr="00DE6131">
        <w:rPr>
          <w:rFonts w:hint="cs"/>
          <w:color w:val="000000" w:themeColor="text1"/>
          <w:rtl/>
        </w:rPr>
        <w:t xml:space="preserve"> </w:t>
      </w:r>
      <w:r w:rsidRPr="00DE6131">
        <w:rPr>
          <w:rFonts w:hint="cs"/>
          <w:color w:val="000000" w:themeColor="text1"/>
          <w:rtl/>
        </w:rPr>
        <w:t>للموازنة والتوفيق</w:t>
      </w:r>
      <w:r w:rsidR="00DF6CF7" w:rsidRPr="00DE6131">
        <w:rPr>
          <w:rFonts w:hint="cs"/>
          <w:color w:val="000000" w:themeColor="text1"/>
          <w:rtl/>
        </w:rPr>
        <w:t xml:space="preserve"> بين </w:t>
      </w:r>
      <w:r w:rsidRPr="00DE6131">
        <w:rPr>
          <w:rFonts w:hint="cs"/>
          <w:color w:val="000000" w:themeColor="text1"/>
          <w:rtl/>
        </w:rPr>
        <w:t xml:space="preserve">مقتضيات الصالح </w:t>
      </w:r>
      <w:r w:rsidR="00DF6CF7" w:rsidRPr="00DE6131">
        <w:rPr>
          <w:rFonts w:hint="cs"/>
          <w:color w:val="000000" w:themeColor="text1"/>
          <w:rtl/>
        </w:rPr>
        <w:t xml:space="preserve"> </w:t>
      </w:r>
      <w:r w:rsidRPr="00DE6131">
        <w:rPr>
          <w:rFonts w:hint="cs"/>
          <w:color w:val="000000" w:themeColor="text1"/>
          <w:rtl/>
        </w:rPr>
        <w:t>العام</w:t>
      </w:r>
      <w:r w:rsidR="00DF6CF7" w:rsidRPr="00DE6131">
        <w:rPr>
          <w:rFonts w:hint="cs"/>
          <w:color w:val="000000" w:themeColor="text1"/>
          <w:rtl/>
        </w:rPr>
        <w:t xml:space="preserve"> التي </w:t>
      </w:r>
      <w:r w:rsidR="00AC7100">
        <w:rPr>
          <w:rFonts w:hint="cs"/>
          <w:color w:val="000000" w:themeColor="text1"/>
          <w:rtl/>
        </w:rPr>
        <w:t xml:space="preserve">تسعى اليها </w:t>
      </w:r>
      <w:r w:rsidRPr="00DE6131">
        <w:rPr>
          <w:rFonts w:hint="cs"/>
          <w:color w:val="000000" w:themeColor="text1"/>
          <w:rtl/>
        </w:rPr>
        <w:t xml:space="preserve">السلطات العامة </w:t>
      </w:r>
      <w:r w:rsidR="00DF6CF7" w:rsidRPr="00DE6131">
        <w:rPr>
          <w:rFonts w:hint="cs"/>
          <w:color w:val="000000" w:themeColor="text1"/>
          <w:rtl/>
        </w:rPr>
        <w:t>والمصلحة المالية</w:t>
      </w:r>
      <w:r w:rsidRPr="00DE6131">
        <w:rPr>
          <w:rFonts w:hint="cs"/>
          <w:color w:val="000000" w:themeColor="text1"/>
          <w:rtl/>
        </w:rPr>
        <w:t xml:space="preserve"> الخاصة</w:t>
      </w:r>
      <w:r w:rsidR="00DF6CF7" w:rsidRPr="00DE6131">
        <w:rPr>
          <w:rFonts w:hint="cs"/>
          <w:color w:val="000000" w:themeColor="text1"/>
          <w:rtl/>
        </w:rPr>
        <w:t xml:space="preserve"> للمفوض اليه</w:t>
      </w:r>
      <w:r w:rsidR="00FF07D2" w:rsidRPr="00DE6131">
        <w:rPr>
          <w:rFonts w:hint="cs"/>
          <w:color w:val="000000" w:themeColor="text1"/>
          <w:rtl/>
        </w:rPr>
        <w:t xml:space="preserve"> </w:t>
      </w:r>
      <w:r w:rsidR="00DF6CF7" w:rsidRPr="00DE6131">
        <w:rPr>
          <w:rStyle w:val="Appelnotedebasdep"/>
          <w:color w:val="000000" w:themeColor="text1"/>
          <w:rtl/>
        </w:rPr>
        <w:footnoteReference w:id="367"/>
      </w:r>
      <w:r w:rsidR="00AC7100">
        <w:rPr>
          <w:rFonts w:hint="cs"/>
          <w:color w:val="000000" w:themeColor="text1"/>
          <w:rtl/>
        </w:rPr>
        <w:t>، وهذا من منطلق أ</w:t>
      </w:r>
      <w:r w:rsidRPr="00DE6131">
        <w:rPr>
          <w:rFonts w:hint="cs"/>
          <w:color w:val="000000" w:themeColor="text1"/>
          <w:rtl/>
        </w:rPr>
        <w:t xml:space="preserve">ن السلطة المفوضة بشكل عام هي صاحبة تقدير المصلحة العامة وهي التي تقدر الوقت الذي يكون فيه استرداد المرفق العام المفوض </w:t>
      </w:r>
      <w:r w:rsidR="009104F9" w:rsidRPr="00DE6131">
        <w:rPr>
          <w:rFonts w:hint="cs"/>
          <w:color w:val="000000" w:themeColor="text1"/>
          <w:rtl/>
        </w:rPr>
        <w:t>يخدم المصلحة العامة.</w:t>
      </w:r>
    </w:p>
    <w:p w14:paraId="06CEF2A9" w14:textId="1CCC61F5" w:rsidR="008B3009" w:rsidRPr="00DE6131" w:rsidRDefault="00B03396" w:rsidP="00D74548">
      <w:pPr>
        <w:rPr>
          <w:rtl/>
        </w:rPr>
      </w:pPr>
      <w:r>
        <w:rPr>
          <w:rFonts w:hint="cs"/>
          <w:rtl/>
        </w:rPr>
        <w:t>إ</w:t>
      </w:r>
      <w:r w:rsidR="00127562" w:rsidRPr="00DE6131">
        <w:rPr>
          <w:rFonts w:hint="cs"/>
          <w:rtl/>
        </w:rPr>
        <w:t>ن عملية است</w:t>
      </w:r>
      <w:r>
        <w:rPr>
          <w:rFonts w:hint="cs"/>
          <w:rtl/>
        </w:rPr>
        <w:t>غلال وتنظيم المرفق العام يتطلب أ</w:t>
      </w:r>
      <w:r w:rsidR="00127562" w:rsidRPr="00DE6131">
        <w:rPr>
          <w:rFonts w:hint="cs"/>
          <w:rtl/>
        </w:rPr>
        <w:t xml:space="preserve">ن يكون المتعاقد مع الإدارة جادا في تنفيذ </w:t>
      </w:r>
      <w:r w:rsidR="00EA3BC1" w:rsidRPr="00DE6131">
        <w:rPr>
          <w:rFonts w:hint="cs"/>
          <w:rtl/>
        </w:rPr>
        <w:t>الالتزامات</w:t>
      </w:r>
      <w:r w:rsidR="00127562" w:rsidRPr="00DE6131">
        <w:rPr>
          <w:rFonts w:hint="cs"/>
          <w:rtl/>
        </w:rPr>
        <w:t xml:space="preserve"> الواقعة على عاتقه </w:t>
      </w:r>
      <w:r w:rsidR="00EA3BC1" w:rsidRPr="00DE6131">
        <w:rPr>
          <w:rFonts w:hint="cs"/>
          <w:rtl/>
        </w:rPr>
        <w:t>وفي المقايل على ا</w:t>
      </w:r>
      <w:r>
        <w:rPr>
          <w:rFonts w:hint="cs"/>
          <w:rtl/>
        </w:rPr>
        <w:t>لجهة الإدارية العامة المتعاقدة أ</w:t>
      </w:r>
      <w:r w:rsidR="00EA3BC1" w:rsidRPr="00DE6131">
        <w:rPr>
          <w:rFonts w:hint="cs"/>
          <w:rtl/>
        </w:rPr>
        <w:t xml:space="preserve">ن تكون أكثر حزما في تلك الاختلالات و توقيع الجزاءات المناسبة على المتعاقد المخل هذه الميزة التي </w:t>
      </w:r>
      <w:r w:rsidR="00FE5B38" w:rsidRPr="00DE6131">
        <w:rPr>
          <w:rFonts w:hint="cs"/>
          <w:rtl/>
        </w:rPr>
        <w:t>لا نظي</w:t>
      </w:r>
      <w:r w:rsidR="00FE5B38" w:rsidRPr="00DE6131">
        <w:rPr>
          <w:rtl/>
        </w:rPr>
        <w:t>ر</w:t>
      </w:r>
      <w:r w:rsidR="00EA3BC1" w:rsidRPr="00DE6131">
        <w:rPr>
          <w:rFonts w:hint="cs"/>
          <w:rtl/>
        </w:rPr>
        <w:t xml:space="preserve"> لها في مجال القانون الخاص </w:t>
      </w:r>
      <w:r>
        <w:rPr>
          <w:rFonts w:hint="cs"/>
          <w:rtl/>
        </w:rPr>
        <w:t>،</w:t>
      </w:r>
      <w:r w:rsidR="00EA3BC1" w:rsidRPr="00DE6131">
        <w:rPr>
          <w:rFonts w:hint="cs"/>
          <w:rtl/>
        </w:rPr>
        <w:t xml:space="preserve"> الذي يستدعي اللجوء الى القضاء مسبقا لتوقيع هذه الجزاءات </w:t>
      </w:r>
      <w:r w:rsidR="006C4245" w:rsidRPr="00DE6131">
        <w:rPr>
          <w:rFonts w:hint="cs"/>
          <w:rtl/>
        </w:rPr>
        <w:t xml:space="preserve">، بينما </w:t>
      </w:r>
      <w:r w:rsidR="00EA3BC1" w:rsidRPr="00DE6131">
        <w:rPr>
          <w:rFonts w:hint="cs"/>
          <w:rtl/>
        </w:rPr>
        <w:t xml:space="preserve">في نطاق القانون العام يمكن للجهة الإدارية توقيع </w:t>
      </w:r>
      <w:r w:rsidR="00FE5B38" w:rsidRPr="00DE6131">
        <w:rPr>
          <w:rFonts w:hint="cs"/>
          <w:rtl/>
        </w:rPr>
        <w:t>ما ترا</w:t>
      </w:r>
      <w:r w:rsidR="00FE5B38" w:rsidRPr="00DE6131">
        <w:rPr>
          <w:rtl/>
        </w:rPr>
        <w:t>ه</w:t>
      </w:r>
      <w:r w:rsidR="00EA3BC1" w:rsidRPr="00DE6131">
        <w:rPr>
          <w:rFonts w:hint="cs"/>
          <w:rtl/>
        </w:rPr>
        <w:t xml:space="preserve"> مناسيا من الجزاءات بهدف الحفاظ</w:t>
      </w:r>
      <w:r>
        <w:rPr>
          <w:rFonts w:hint="cs"/>
          <w:rtl/>
        </w:rPr>
        <w:t xml:space="preserve"> على ديمومة المرفق العام المفوض</w:t>
      </w:r>
      <w:r w:rsidR="006C4245" w:rsidRPr="00DE6131">
        <w:rPr>
          <w:rFonts w:hint="cs"/>
          <w:rtl/>
        </w:rPr>
        <w:t xml:space="preserve">، </w:t>
      </w:r>
      <w:r w:rsidR="00EA3BC1" w:rsidRPr="00DE6131">
        <w:rPr>
          <w:rFonts w:hint="cs"/>
          <w:rtl/>
        </w:rPr>
        <w:t>فطبيعة</w:t>
      </w:r>
      <w:r w:rsidR="008D4414" w:rsidRPr="00DE6131">
        <w:rPr>
          <w:rFonts w:hint="cs"/>
          <w:rtl/>
        </w:rPr>
        <w:t xml:space="preserve"> و</w:t>
      </w:r>
      <w:r w:rsidR="00EA3BC1" w:rsidRPr="00DE6131">
        <w:rPr>
          <w:rFonts w:hint="cs"/>
          <w:rtl/>
        </w:rPr>
        <w:t>متطلبات الم</w:t>
      </w:r>
      <w:r w:rsidR="0001140A">
        <w:rPr>
          <w:rFonts w:hint="cs"/>
          <w:rtl/>
        </w:rPr>
        <w:t>رافق العامة هي الأساس القانوني ل</w:t>
      </w:r>
      <w:r w:rsidR="00EA3BC1" w:rsidRPr="00DE6131">
        <w:rPr>
          <w:rFonts w:hint="cs"/>
          <w:rtl/>
        </w:rPr>
        <w:t xml:space="preserve">هذه الجزاءات </w:t>
      </w:r>
      <w:r w:rsidR="006C4245" w:rsidRPr="00DE6131">
        <w:rPr>
          <w:rFonts w:hint="cs"/>
          <w:rtl/>
        </w:rPr>
        <w:t xml:space="preserve">التي </w:t>
      </w:r>
      <w:r w:rsidR="008D4414" w:rsidRPr="00DE6131">
        <w:rPr>
          <w:rFonts w:hint="cs"/>
          <w:rtl/>
        </w:rPr>
        <w:t xml:space="preserve">لابد للجهة المانحة  العامة من الاستعانة بها </w:t>
      </w:r>
      <w:r w:rsidR="006C4245" w:rsidRPr="00DE6131">
        <w:rPr>
          <w:rFonts w:hint="cs"/>
          <w:rtl/>
        </w:rPr>
        <w:t xml:space="preserve">في مواجهة </w:t>
      </w:r>
      <w:r w:rsidR="0001140A">
        <w:rPr>
          <w:rFonts w:hint="cs"/>
          <w:rtl/>
        </w:rPr>
        <w:t>وإ</w:t>
      </w:r>
      <w:r w:rsidR="008D4414" w:rsidRPr="00DE6131">
        <w:rPr>
          <w:rFonts w:hint="cs"/>
          <w:rtl/>
        </w:rPr>
        <w:t xml:space="preserve">همال وتقاعس </w:t>
      </w:r>
      <w:r w:rsidR="006C4245" w:rsidRPr="00DE6131">
        <w:rPr>
          <w:rFonts w:hint="cs"/>
          <w:rtl/>
        </w:rPr>
        <w:t xml:space="preserve">المتعاقد معها دون </w:t>
      </w:r>
      <w:r w:rsidR="008D4414" w:rsidRPr="00DE6131">
        <w:rPr>
          <w:rFonts w:hint="cs"/>
          <w:rtl/>
        </w:rPr>
        <w:t xml:space="preserve">حتمية </w:t>
      </w:r>
      <w:r w:rsidR="006C4245" w:rsidRPr="00DE6131">
        <w:rPr>
          <w:rFonts w:hint="cs"/>
          <w:rtl/>
        </w:rPr>
        <w:t xml:space="preserve">اللجوء الى القضاء وفي هذا الصدد يرى أيضا الفقه الفرنسي </w:t>
      </w:r>
      <w:r w:rsidR="00903D35" w:rsidRPr="0001140A">
        <w:rPr>
          <w:rFonts w:asciiTheme="majorBidi" w:hAnsiTheme="majorBidi" w:cstheme="majorBidi"/>
          <w:sz w:val="24"/>
          <w:szCs w:val="24"/>
          <w:lang w:val="fr-FR"/>
        </w:rPr>
        <w:t>André</w:t>
      </w:r>
      <w:r w:rsidR="006C4245" w:rsidRPr="0001140A">
        <w:rPr>
          <w:rFonts w:asciiTheme="majorBidi" w:hAnsiTheme="majorBidi" w:cstheme="majorBidi"/>
          <w:sz w:val="24"/>
          <w:szCs w:val="24"/>
          <w:lang w:val="fr-FR"/>
        </w:rPr>
        <w:t xml:space="preserve"> de lauba</w:t>
      </w:r>
      <w:r w:rsidR="00024AAE" w:rsidRPr="0001140A">
        <w:rPr>
          <w:rFonts w:asciiTheme="majorBidi" w:hAnsiTheme="majorBidi" w:cstheme="majorBidi"/>
          <w:sz w:val="24"/>
          <w:szCs w:val="24"/>
          <w:lang w:val="fr-FR"/>
        </w:rPr>
        <w:t>dere</w:t>
      </w:r>
      <w:r w:rsidR="00024AAE" w:rsidRPr="00DE6131">
        <w:rPr>
          <w:rFonts w:hint="cs"/>
          <w:rtl/>
        </w:rPr>
        <w:t xml:space="preserve"> </w:t>
      </w:r>
      <w:r w:rsidR="00AB1923">
        <w:rPr>
          <w:rFonts w:hint="cs"/>
          <w:rtl/>
        </w:rPr>
        <w:t>إ</w:t>
      </w:r>
      <w:r w:rsidR="00024AAE" w:rsidRPr="00DE6131">
        <w:rPr>
          <w:rFonts w:hint="cs"/>
          <w:rtl/>
        </w:rPr>
        <w:t>ن الجزاءات في العقود الإدارية لا</w:t>
      </w:r>
      <w:r w:rsidR="00903D35" w:rsidRPr="00DE6131">
        <w:rPr>
          <w:rFonts w:hint="cs"/>
          <w:rtl/>
        </w:rPr>
        <w:t xml:space="preserve"> </w:t>
      </w:r>
      <w:r w:rsidR="00024AAE" w:rsidRPr="00DE6131">
        <w:rPr>
          <w:rFonts w:hint="cs"/>
          <w:rtl/>
        </w:rPr>
        <w:t>تستهدف فحسب قمع أوجه ال</w:t>
      </w:r>
      <w:r w:rsidR="00AB1923">
        <w:rPr>
          <w:rFonts w:hint="cs"/>
          <w:rtl/>
        </w:rPr>
        <w:t>إ</w:t>
      </w:r>
      <w:r w:rsidR="00024AAE" w:rsidRPr="00DE6131">
        <w:rPr>
          <w:rFonts w:hint="cs"/>
          <w:rtl/>
        </w:rPr>
        <w:t>خلال وإعا</w:t>
      </w:r>
      <w:r w:rsidR="00AB1923">
        <w:rPr>
          <w:rFonts w:hint="cs"/>
          <w:rtl/>
        </w:rPr>
        <w:t>دة التوازن للالتزامات التعاقدية</w:t>
      </w:r>
      <w:r w:rsidR="00024AAE" w:rsidRPr="00DE6131">
        <w:rPr>
          <w:rFonts w:hint="cs"/>
          <w:rtl/>
        </w:rPr>
        <w:t>، بقدر ما</w:t>
      </w:r>
      <w:r w:rsidR="00903D35" w:rsidRPr="00DE6131">
        <w:rPr>
          <w:rFonts w:hint="cs"/>
          <w:rtl/>
        </w:rPr>
        <w:t xml:space="preserve"> </w:t>
      </w:r>
      <w:r w:rsidR="00024AAE" w:rsidRPr="00DE6131">
        <w:rPr>
          <w:rFonts w:hint="cs"/>
          <w:rtl/>
        </w:rPr>
        <w:t xml:space="preserve">تهدف بالدرجة الأولى الى ضمان كفالة حسن سير المرافق العامة ، </w:t>
      </w:r>
      <w:r w:rsidR="008D4414" w:rsidRPr="00DE6131">
        <w:rPr>
          <w:rFonts w:hint="cs"/>
          <w:rtl/>
        </w:rPr>
        <w:t>و</w:t>
      </w:r>
      <w:r w:rsidR="00AB1923">
        <w:rPr>
          <w:rFonts w:hint="cs"/>
          <w:rtl/>
        </w:rPr>
        <w:t>يضيف هذا الفريق أ</w:t>
      </w:r>
      <w:r w:rsidR="00024AAE" w:rsidRPr="00DE6131">
        <w:rPr>
          <w:rFonts w:hint="cs"/>
          <w:rtl/>
        </w:rPr>
        <w:t>ن الجزاءات في العقود الإدارية لا</w:t>
      </w:r>
      <w:r w:rsidR="00903D35" w:rsidRPr="00DE6131">
        <w:rPr>
          <w:rFonts w:hint="cs"/>
          <w:rtl/>
        </w:rPr>
        <w:t xml:space="preserve"> </w:t>
      </w:r>
      <w:r w:rsidR="00024AAE" w:rsidRPr="00DE6131">
        <w:rPr>
          <w:rFonts w:hint="cs"/>
          <w:rtl/>
        </w:rPr>
        <w:t>تستهدف مواجهة تقصير المتع</w:t>
      </w:r>
      <w:r w:rsidR="00AB1923">
        <w:rPr>
          <w:rFonts w:hint="cs"/>
          <w:rtl/>
        </w:rPr>
        <w:t>اقد بالتزاماته التعاقدية فحسب وإ</w:t>
      </w:r>
      <w:r w:rsidR="00024AAE" w:rsidRPr="00DE6131">
        <w:rPr>
          <w:rFonts w:hint="cs"/>
          <w:rtl/>
        </w:rPr>
        <w:t xml:space="preserve">نما تهدف </w:t>
      </w:r>
      <w:r w:rsidR="00AB1923">
        <w:rPr>
          <w:rFonts w:hint="cs"/>
          <w:rtl/>
        </w:rPr>
        <w:t>الى ضمان حسن سير المرافق العامة</w:t>
      </w:r>
      <w:r w:rsidR="00024AAE" w:rsidRPr="00DE6131">
        <w:rPr>
          <w:rFonts w:hint="cs"/>
          <w:rtl/>
        </w:rPr>
        <w:t xml:space="preserve">، </w:t>
      </w:r>
      <w:r w:rsidR="00AB1923">
        <w:rPr>
          <w:rFonts w:hint="cs"/>
          <w:rtl/>
        </w:rPr>
        <w:t xml:space="preserve">وعلى هدا الأساس تستطيع الإدارة أن تفرض </w:t>
      </w:r>
      <w:r w:rsidR="00024AAE" w:rsidRPr="00DE6131">
        <w:rPr>
          <w:rFonts w:hint="cs"/>
          <w:rtl/>
        </w:rPr>
        <w:t>جزاء</w:t>
      </w:r>
      <w:r w:rsidR="000B4B8A" w:rsidRPr="00DE6131">
        <w:rPr>
          <w:rFonts w:hint="cs"/>
          <w:rtl/>
        </w:rPr>
        <w:t>ا</w:t>
      </w:r>
      <w:r w:rsidR="008D4414" w:rsidRPr="00DE6131">
        <w:rPr>
          <w:rFonts w:hint="cs"/>
          <w:rtl/>
        </w:rPr>
        <w:t xml:space="preserve">ت على المتعاقد معها </w:t>
      </w:r>
      <w:r w:rsidR="00024AAE" w:rsidRPr="00DE6131">
        <w:rPr>
          <w:rFonts w:hint="cs"/>
          <w:rtl/>
        </w:rPr>
        <w:t xml:space="preserve">بسبب </w:t>
      </w:r>
      <w:r w:rsidR="00AB1923">
        <w:rPr>
          <w:rFonts w:hint="cs"/>
          <w:rtl/>
        </w:rPr>
        <w:t>إخلاله في تنفيذ العقد وإ</w:t>
      </w:r>
      <w:r w:rsidR="00024AAE" w:rsidRPr="00DE6131">
        <w:rPr>
          <w:rFonts w:hint="cs"/>
          <w:rtl/>
        </w:rPr>
        <w:t>ن لم يكن منصوص عليها في</w:t>
      </w:r>
      <w:r w:rsidR="00AB1923">
        <w:rPr>
          <w:rFonts w:hint="cs"/>
          <w:rtl/>
        </w:rPr>
        <w:t xml:space="preserve"> تلك</w:t>
      </w:r>
      <w:r w:rsidR="00024AAE" w:rsidRPr="00DE6131">
        <w:rPr>
          <w:rFonts w:hint="cs"/>
          <w:rtl/>
        </w:rPr>
        <w:t xml:space="preserve"> </w:t>
      </w:r>
      <w:r w:rsidR="00AB1923">
        <w:rPr>
          <w:rFonts w:hint="cs"/>
          <w:rtl/>
        </w:rPr>
        <w:t>الب</w:t>
      </w:r>
      <w:r w:rsidR="00872952">
        <w:rPr>
          <w:rFonts w:hint="cs"/>
          <w:rtl/>
        </w:rPr>
        <w:t>نود</w:t>
      </w:r>
      <w:r w:rsidR="00024AAE" w:rsidRPr="00DE6131">
        <w:rPr>
          <w:rFonts w:hint="cs"/>
          <w:rtl/>
        </w:rPr>
        <w:t xml:space="preserve"> وذلك باستعمال امتيازها في التنفيذ المباشر</w:t>
      </w:r>
      <w:r w:rsidR="00404929" w:rsidRPr="00DE6131">
        <w:rPr>
          <w:rStyle w:val="Appelnotedebasdep"/>
          <w:color w:val="000000" w:themeColor="text1"/>
          <w:rtl/>
        </w:rPr>
        <w:footnoteReference w:id="368"/>
      </w:r>
      <w:r w:rsidR="009C0360" w:rsidRPr="00DE6131">
        <w:rPr>
          <w:rFonts w:hint="cs"/>
          <w:rtl/>
        </w:rPr>
        <w:t xml:space="preserve">، ويعد هذا </w:t>
      </w:r>
      <w:r w:rsidR="00FE5B38" w:rsidRPr="00DE6131">
        <w:rPr>
          <w:rFonts w:hint="cs"/>
          <w:rtl/>
        </w:rPr>
        <w:t>الامتياز ه</w:t>
      </w:r>
      <w:r w:rsidR="00FE5B38" w:rsidRPr="00DE6131">
        <w:rPr>
          <w:rtl/>
        </w:rPr>
        <w:t>و</w:t>
      </w:r>
      <w:r w:rsidR="009C0360" w:rsidRPr="00DE6131">
        <w:rPr>
          <w:rFonts w:hint="cs"/>
          <w:rtl/>
        </w:rPr>
        <w:t xml:space="preserve"> الأسلوب الأمثل الذي يضمن مواجهة </w:t>
      </w:r>
      <w:r w:rsidR="00FE5B38" w:rsidRPr="00DE6131">
        <w:rPr>
          <w:rFonts w:hint="cs"/>
          <w:rtl/>
        </w:rPr>
        <w:t>الاختلالا</w:t>
      </w:r>
      <w:r w:rsidR="00FE5B38" w:rsidRPr="00DE6131">
        <w:rPr>
          <w:rtl/>
        </w:rPr>
        <w:t>ت</w:t>
      </w:r>
      <w:r w:rsidR="009C0360" w:rsidRPr="00DE6131">
        <w:rPr>
          <w:rFonts w:hint="cs"/>
          <w:rtl/>
        </w:rPr>
        <w:t xml:space="preserve"> الممكنة خاصة لدى </w:t>
      </w:r>
      <w:r w:rsidR="00FE5B38" w:rsidRPr="00DE6131">
        <w:rPr>
          <w:rFonts w:hint="cs"/>
          <w:rtl/>
        </w:rPr>
        <w:t>المتعاقدين</w:t>
      </w:r>
      <w:r w:rsidR="009C0360" w:rsidRPr="00DE6131">
        <w:rPr>
          <w:rFonts w:hint="cs"/>
          <w:rtl/>
        </w:rPr>
        <w:t xml:space="preserve"> مع الإدارة الخواص.</w:t>
      </w:r>
    </w:p>
    <w:p w14:paraId="38CCAD24" w14:textId="1BBA94DA" w:rsidR="00E00918" w:rsidRPr="00DE6131" w:rsidRDefault="00871DBA" w:rsidP="00D74548">
      <w:pPr>
        <w:rPr>
          <w:rtl/>
        </w:rPr>
      </w:pPr>
      <w:r w:rsidRPr="00DE6131">
        <w:rPr>
          <w:rFonts w:hint="cs"/>
          <w:rtl/>
        </w:rPr>
        <w:t xml:space="preserve">ان للسلطة </w:t>
      </w:r>
      <w:r w:rsidR="008D4414" w:rsidRPr="00DE6131">
        <w:rPr>
          <w:rFonts w:hint="cs"/>
          <w:rtl/>
        </w:rPr>
        <w:t xml:space="preserve">العامة المانحة للتفويض حق </w:t>
      </w:r>
      <w:r w:rsidRPr="00DE6131">
        <w:rPr>
          <w:rFonts w:hint="cs"/>
          <w:rtl/>
        </w:rPr>
        <w:t xml:space="preserve"> </w:t>
      </w:r>
      <w:r w:rsidR="008D4414" w:rsidRPr="00DE6131">
        <w:rPr>
          <w:rFonts w:hint="cs"/>
          <w:rtl/>
        </w:rPr>
        <w:t>توقيع</w:t>
      </w:r>
      <w:r w:rsidRPr="00DE6131">
        <w:rPr>
          <w:rFonts w:hint="cs"/>
          <w:rtl/>
        </w:rPr>
        <w:t xml:space="preserve"> هذه الجزاءات </w:t>
      </w:r>
      <w:r w:rsidR="004F354F" w:rsidRPr="00DE6131">
        <w:rPr>
          <w:rFonts w:hint="cs"/>
          <w:rtl/>
        </w:rPr>
        <w:t>الإدارية،</w:t>
      </w:r>
      <w:r w:rsidRPr="00DE6131">
        <w:rPr>
          <w:rFonts w:hint="cs"/>
          <w:rtl/>
        </w:rPr>
        <w:t xml:space="preserve"> </w:t>
      </w:r>
      <w:r w:rsidR="008D4414" w:rsidRPr="00DE6131">
        <w:rPr>
          <w:rFonts w:hint="cs"/>
          <w:rtl/>
        </w:rPr>
        <w:t xml:space="preserve">بواسطة </w:t>
      </w:r>
      <w:r w:rsidRPr="00DE6131">
        <w:rPr>
          <w:rFonts w:hint="cs"/>
          <w:rtl/>
        </w:rPr>
        <w:t xml:space="preserve"> قرار </w:t>
      </w:r>
      <w:r w:rsidR="00B7005C" w:rsidRPr="00DE6131">
        <w:rPr>
          <w:rFonts w:hint="cs"/>
          <w:rtl/>
        </w:rPr>
        <w:t>اداري</w:t>
      </w:r>
      <w:r w:rsidRPr="00DE6131">
        <w:rPr>
          <w:rFonts w:hint="cs"/>
          <w:rtl/>
        </w:rPr>
        <w:t xml:space="preserve"> </w:t>
      </w:r>
      <w:r w:rsidR="003111F0" w:rsidRPr="00DE6131">
        <w:rPr>
          <w:rFonts w:hint="cs"/>
          <w:rtl/>
        </w:rPr>
        <w:t xml:space="preserve">ولا تعتبر في هذا الصدد شكل من أشكال التعدي </w:t>
      </w:r>
      <w:r w:rsidR="00FE5B38" w:rsidRPr="00DE6131">
        <w:rPr>
          <w:rFonts w:hint="cs"/>
          <w:rtl/>
        </w:rPr>
        <w:t>وانتهاكا</w:t>
      </w:r>
      <w:r w:rsidRPr="00DE6131">
        <w:rPr>
          <w:rFonts w:hint="cs"/>
          <w:rtl/>
        </w:rPr>
        <w:t xml:space="preserve"> لاختصاص </w:t>
      </w:r>
      <w:r w:rsidR="003111F0" w:rsidRPr="00DE6131">
        <w:rPr>
          <w:rFonts w:hint="cs"/>
          <w:rtl/>
        </w:rPr>
        <w:t>السلطة القضائية</w:t>
      </w:r>
      <w:r w:rsidR="00B7005C" w:rsidRPr="00DE6131">
        <w:rPr>
          <w:rFonts w:hint="cs"/>
          <w:rtl/>
        </w:rPr>
        <w:t>،</w:t>
      </w:r>
      <w:r w:rsidRPr="00DE6131">
        <w:rPr>
          <w:rFonts w:hint="cs"/>
          <w:rtl/>
        </w:rPr>
        <w:t xml:space="preserve"> حيث </w:t>
      </w:r>
      <w:r w:rsidR="00872952">
        <w:rPr>
          <w:rFonts w:hint="cs"/>
          <w:rtl/>
        </w:rPr>
        <w:t>أن امتد رقابة القضاء لهذه الأ</w:t>
      </w:r>
      <w:r w:rsidR="003111F0" w:rsidRPr="00DE6131">
        <w:rPr>
          <w:rFonts w:hint="cs"/>
          <w:rtl/>
        </w:rPr>
        <w:t>عمال الإدارية بشكل لاحق من خلال دعاوى المشروعية</w:t>
      </w:r>
      <w:r w:rsidR="00B7005C" w:rsidRPr="00DE6131">
        <w:rPr>
          <w:rFonts w:hint="cs"/>
          <w:rtl/>
        </w:rPr>
        <w:t>،</w:t>
      </w:r>
      <w:r w:rsidRPr="00DE6131">
        <w:rPr>
          <w:rFonts w:hint="cs"/>
          <w:rtl/>
        </w:rPr>
        <w:t xml:space="preserve"> فالدولة </w:t>
      </w:r>
      <w:r w:rsidR="003111F0" w:rsidRPr="00DE6131">
        <w:rPr>
          <w:rFonts w:hint="cs"/>
          <w:rtl/>
        </w:rPr>
        <w:t xml:space="preserve">منذ زمن بعيد تسعى </w:t>
      </w:r>
      <w:r w:rsidRPr="00DE6131">
        <w:rPr>
          <w:rFonts w:hint="cs"/>
          <w:rtl/>
        </w:rPr>
        <w:t xml:space="preserve"> </w:t>
      </w:r>
      <w:r w:rsidR="00FE5B38" w:rsidRPr="00DE6131">
        <w:rPr>
          <w:rFonts w:hint="cs"/>
          <w:rtl/>
        </w:rPr>
        <w:t>لإنشاء</w:t>
      </w:r>
      <w:r w:rsidR="003111F0" w:rsidRPr="00DE6131">
        <w:rPr>
          <w:rFonts w:hint="cs"/>
          <w:rtl/>
        </w:rPr>
        <w:t xml:space="preserve"> المرافق العامة </w:t>
      </w:r>
      <w:r w:rsidRPr="00DE6131">
        <w:rPr>
          <w:rFonts w:hint="cs"/>
          <w:rtl/>
        </w:rPr>
        <w:t xml:space="preserve">وتطور دورها </w:t>
      </w:r>
      <w:r w:rsidR="003111F0" w:rsidRPr="00DE6131">
        <w:rPr>
          <w:rFonts w:hint="cs"/>
          <w:rtl/>
        </w:rPr>
        <w:t>في تنظيم و</w:t>
      </w:r>
      <w:r w:rsidRPr="00DE6131">
        <w:rPr>
          <w:rFonts w:hint="cs"/>
          <w:rtl/>
        </w:rPr>
        <w:t xml:space="preserve"> </w:t>
      </w:r>
      <w:r w:rsidR="003111F0" w:rsidRPr="00DE6131">
        <w:rPr>
          <w:rFonts w:hint="cs"/>
          <w:rtl/>
        </w:rPr>
        <w:t>اشباع</w:t>
      </w:r>
      <w:r w:rsidRPr="00DE6131">
        <w:rPr>
          <w:rFonts w:hint="cs"/>
          <w:rtl/>
        </w:rPr>
        <w:t xml:space="preserve"> حاجات الجمهور </w:t>
      </w:r>
      <w:r w:rsidR="003111F0" w:rsidRPr="00DE6131">
        <w:rPr>
          <w:rFonts w:hint="cs"/>
          <w:rtl/>
        </w:rPr>
        <w:t xml:space="preserve">وتقديم خدمات مناسبة لهم </w:t>
      </w:r>
      <w:r w:rsidRPr="00DE6131">
        <w:rPr>
          <w:rFonts w:hint="cs"/>
          <w:rtl/>
        </w:rPr>
        <w:t xml:space="preserve"> </w:t>
      </w:r>
      <w:r w:rsidR="003415C1">
        <w:rPr>
          <w:rFonts w:hint="cs"/>
          <w:rtl/>
        </w:rPr>
        <w:t xml:space="preserve"> بالإضافة الى </w:t>
      </w:r>
      <w:r w:rsidRPr="00DE6131">
        <w:rPr>
          <w:rFonts w:hint="cs"/>
          <w:rtl/>
        </w:rPr>
        <w:t xml:space="preserve">فرض جزاءات </w:t>
      </w:r>
      <w:r w:rsidR="003415C1">
        <w:rPr>
          <w:rFonts w:hint="cs"/>
          <w:rtl/>
        </w:rPr>
        <w:t>في إ</w:t>
      </w:r>
      <w:r w:rsidR="003111F0" w:rsidRPr="00DE6131">
        <w:rPr>
          <w:rFonts w:hint="cs"/>
          <w:rtl/>
        </w:rPr>
        <w:t>طار</w:t>
      </w:r>
      <w:r w:rsidRPr="00DE6131">
        <w:rPr>
          <w:rFonts w:hint="cs"/>
          <w:rtl/>
        </w:rPr>
        <w:t xml:space="preserve"> حالات </w:t>
      </w:r>
      <w:r w:rsidR="00B7005C" w:rsidRPr="00DE6131">
        <w:rPr>
          <w:rFonts w:hint="cs"/>
          <w:rtl/>
        </w:rPr>
        <w:t>محدودة،</w:t>
      </w:r>
      <w:r w:rsidRPr="00DE6131">
        <w:rPr>
          <w:rFonts w:hint="cs"/>
          <w:rtl/>
        </w:rPr>
        <w:t xml:space="preserve">  </w:t>
      </w:r>
      <w:r w:rsidR="003415C1">
        <w:rPr>
          <w:rFonts w:hint="cs"/>
          <w:rtl/>
        </w:rPr>
        <w:t>ويشار</w:t>
      </w:r>
      <w:r w:rsidR="003111F0" w:rsidRPr="00DE6131">
        <w:rPr>
          <w:rFonts w:hint="cs"/>
          <w:rtl/>
        </w:rPr>
        <w:t xml:space="preserve">أن يمكن </w:t>
      </w:r>
      <w:r w:rsidRPr="00DE6131">
        <w:rPr>
          <w:rFonts w:hint="cs"/>
          <w:rtl/>
        </w:rPr>
        <w:t xml:space="preserve">للمفوض اليه من الضمانات القانونية </w:t>
      </w:r>
      <w:r w:rsidR="003B7A36" w:rsidRPr="00DE6131">
        <w:rPr>
          <w:rFonts w:hint="cs"/>
          <w:rtl/>
        </w:rPr>
        <w:t xml:space="preserve">المتاحة التي ينص عليها </w:t>
      </w:r>
      <w:r w:rsidRPr="00DE6131">
        <w:rPr>
          <w:rFonts w:hint="cs"/>
          <w:rtl/>
        </w:rPr>
        <w:t xml:space="preserve"> </w:t>
      </w:r>
      <w:r w:rsidR="00B7005C" w:rsidRPr="00DE6131">
        <w:rPr>
          <w:rFonts w:hint="cs"/>
          <w:rtl/>
        </w:rPr>
        <w:t>المشرع</w:t>
      </w:r>
      <w:r w:rsidR="003B7A36" w:rsidRPr="00DE6131">
        <w:rPr>
          <w:rFonts w:hint="cs"/>
          <w:rtl/>
        </w:rPr>
        <w:t xml:space="preserve"> في هذا الصدد </w:t>
      </w:r>
      <w:r w:rsidR="00B7005C" w:rsidRPr="00DE6131">
        <w:rPr>
          <w:rFonts w:hint="cs"/>
          <w:rtl/>
        </w:rPr>
        <w:t xml:space="preserve"> </w:t>
      </w:r>
      <w:r w:rsidR="00A415FE" w:rsidRPr="00DE6131">
        <w:rPr>
          <w:rFonts w:hint="cs"/>
          <w:rtl/>
        </w:rPr>
        <w:t xml:space="preserve">فمن </w:t>
      </w:r>
      <w:r w:rsidR="003B7A36" w:rsidRPr="00DE6131">
        <w:rPr>
          <w:rFonts w:hint="cs"/>
          <w:rtl/>
        </w:rPr>
        <w:t xml:space="preserve">المنطقي </w:t>
      </w:r>
      <w:r w:rsidR="003415C1">
        <w:rPr>
          <w:rFonts w:hint="cs"/>
          <w:rtl/>
        </w:rPr>
        <w:t>أ</w:t>
      </w:r>
      <w:r w:rsidR="003B7A36" w:rsidRPr="00DE6131">
        <w:rPr>
          <w:rFonts w:hint="cs"/>
          <w:rtl/>
        </w:rPr>
        <w:t xml:space="preserve">ن تتمتع السلطة المفوضة </w:t>
      </w:r>
      <w:r w:rsidR="00A415FE" w:rsidRPr="00DE6131">
        <w:rPr>
          <w:rFonts w:hint="cs"/>
          <w:rtl/>
        </w:rPr>
        <w:t xml:space="preserve"> </w:t>
      </w:r>
      <w:r w:rsidR="003B7A36" w:rsidRPr="00DE6131">
        <w:rPr>
          <w:rFonts w:hint="cs"/>
          <w:rtl/>
        </w:rPr>
        <w:t xml:space="preserve">بالصلاحيات الكاملة </w:t>
      </w:r>
      <w:r w:rsidR="00A415FE" w:rsidRPr="00DE6131">
        <w:rPr>
          <w:rFonts w:hint="cs"/>
          <w:rtl/>
        </w:rPr>
        <w:t xml:space="preserve"> </w:t>
      </w:r>
      <w:r w:rsidR="003B7A36" w:rsidRPr="00DE6131">
        <w:rPr>
          <w:rFonts w:hint="cs"/>
          <w:rtl/>
        </w:rPr>
        <w:t xml:space="preserve">والوسائل </w:t>
      </w:r>
      <w:r w:rsidR="00A415FE" w:rsidRPr="00DE6131">
        <w:rPr>
          <w:rFonts w:hint="cs"/>
          <w:rtl/>
        </w:rPr>
        <w:t xml:space="preserve"> </w:t>
      </w:r>
      <w:r w:rsidR="003B7A36" w:rsidRPr="00DE6131">
        <w:rPr>
          <w:rFonts w:hint="cs"/>
          <w:rtl/>
        </w:rPr>
        <w:t xml:space="preserve">المناسبة </w:t>
      </w:r>
      <w:r w:rsidR="00A415FE" w:rsidRPr="00DE6131">
        <w:rPr>
          <w:rFonts w:hint="cs"/>
          <w:rtl/>
        </w:rPr>
        <w:t xml:space="preserve">، التي </w:t>
      </w:r>
      <w:r w:rsidR="003B7A36" w:rsidRPr="00DE6131">
        <w:rPr>
          <w:rFonts w:hint="cs"/>
          <w:rtl/>
        </w:rPr>
        <w:t>تضمن</w:t>
      </w:r>
      <w:r w:rsidR="00A415FE" w:rsidRPr="00DE6131">
        <w:rPr>
          <w:rFonts w:hint="cs"/>
          <w:rtl/>
        </w:rPr>
        <w:t xml:space="preserve"> لها </w:t>
      </w:r>
      <w:r w:rsidR="00986816" w:rsidRPr="00DE6131">
        <w:rPr>
          <w:rFonts w:hint="cs"/>
          <w:rtl/>
        </w:rPr>
        <w:t xml:space="preserve"> رعاية الصالح العام </w:t>
      </w:r>
      <w:r w:rsidR="003415C1">
        <w:rPr>
          <w:rFonts w:hint="cs"/>
          <w:rtl/>
        </w:rPr>
        <w:t>وإ</w:t>
      </w:r>
      <w:r w:rsidR="003B7A36" w:rsidRPr="00DE6131">
        <w:rPr>
          <w:rFonts w:hint="cs"/>
          <w:rtl/>
        </w:rPr>
        <w:t>دارة</w:t>
      </w:r>
      <w:r w:rsidR="00986816" w:rsidRPr="00DE6131">
        <w:rPr>
          <w:rFonts w:hint="cs"/>
          <w:rtl/>
        </w:rPr>
        <w:t xml:space="preserve"> </w:t>
      </w:r>
      <w:r w:rsidR="003B7A36" w:rsidRPr="00DE6131">
        <w:rPr>
          <w:rFonts w:hint="cs"/>
          <w:rtl/>
        </w:rPr>
        <w:t>المرفق العام</w:t>
      </w:r>
      <w:r w:rsidR="00986816" w:rsidRPr="00DE6131">
        <w:rPr>
          <w:rFonts w:hint="cs"/>
          <w:rtl/>
        </w:rPr>
        <w:t xml:space="preserve"> بانتظام </w:t>
      </w:r>
      <w:r w:rsidR="00FE5B38" w:rsidRPr="00DE6131">
        <w:rPr>
          <w:rFonts w:hint="cs"/>
          <w:rtl/>
        </w:rPr>
        <w:t>واضطراد</w:t>
      </w:r>
      <w:r w:rsidR="00986816" w:rsidRPr="00DE6131">
        <w:rPr>
          <w:rFonts w:hint="cs"/>
          <w:rtl/>
        </w:rPr>
        <w:t xml:space="preserve">، وهي تستمد كل ذلك </w:t>
      </w:r>
      <w:r w:rsidR="003B7A36" w:rsidRPr="00DE6131">
        <w:rPr>
          <w:rFonts w:hint="cs"/>
          <w:rtl/>
        </w:rPr>
        <w:t xml:space="preserve">من كونها </w:t>
      </w:r>
      <w:r w:rsidR="00986816" w:rsidRPr="00DE6131">
        <w:rPr>
          <w:rFonts w:hint="cs"/>
          <w:rtl/>
        </w:rPr>
        <w:t xml:space="preserve">سلطة عامة </w:t>
      </w:r>
      <w:r w:rsidR="003B7A36" w:rsidRPr="00DE6131">
        <w:rPr>
          <w:rFonts w:hint="cs"/>
          <w:rtl/>
        </w:rPr>
        <w:t xml:space="preserve">يقع عليها التزام تحقيق المشروعات العامة </w:t>
      </w:r>
      <w:r w:rsidR="00986816" w:rsidRPr="00DE6131">
        <w:rPr>
          <w:rFonts w:hint="cs"/>
          <w:rtl/>
        </w:rPr>
        <w:t xml:space="preserve">، </w:t>
      </w:r>
      <w:r w:rsidR="003B7A36" w:rsidRPr="00DE6131">
        <w:rPr>
          <w:rFonts w:hint="cs"/>
          <w:rtl/>
        </w:rPr>
        <w:t>و</w:t>
      </w:r>
      <w:r w:rsidR="00986816" w:rsidRPr="00DE6131">
        <w:rPr>
          <w:rFonts w:hint="cs"/>
          <w:rtl/>
        </w:rPr>
        <w:t xml:space="preserve">تستمد ذلك </w:t>
      </w:r>
      <w:r w:rsidR="003B7A36" w:rsidRPr="00DE6131">
        <w:rPr>
          <w:rFonts w:hint="cs"/>
          <w:rtl/>
        </w:rPr>
        <w:t xml:space="preserve">أيضا </w:t>
      </w:r>
      <w:r w:rsidR="00986816" w:rsidRPr="00DE6131">
        <w:rPr>
          <w:rFonts w:hint="cs"/>
          <w:rtl/>
        </w:rPr>
        <w:t xml:space="preserve">من النصوص الدستورية </w:t>
      </w:r>
      <w:r w:rsidR="003415C1">
        <w:rPr>
          <w:rFonts w:hint="cs"/>
          <w:rtl/>
        </w:rPr>
        <w:t>والتشريعية الأخرى</w:t>
      </w:r>
      <w:r w:rsidR="00986816" w:rsidRPr="00DE6131">
        <w:rPr>
          <w:rFonts w:hint="cs"/>
          <w:rtl/>
        </w:rPr>
        <w:t xml:space="preserve">، ولها حق توقيع الجزاءات حتى </w:t>
      </w:r>
      <w:r w:rsidR="003B7A36" w:rsidRPr="00DE6131">
        <w:rPr>
          <w:rFonts w:hint="cs"/>
          <w:rtl/>
        </w:rPr>
        <w:t xml:space="preserve">خارج نصوص </w:t>
      </w:r>
      <w:r w:rsidR="00986816" w:rsidRPr="00DE6131">
        <w:rPr>
          <w:rFonts w:hint="cs"/>
          <w:rtl/>
        </w:rPr>
        <w:t>العقد ،</w:t>
      </w:r>
      <w:r w:rsidR="00D10B48" w:rsidRPr="00DE6131">
        <w:rPr>
          <w:rFonts w:hint="cs"/>
          <w:rtl/>
        </w:rPr>
        <w:t xml:space="preserve"> </w:t>
      </w:r>
      <w:r w:rsidR="00FE50C1" w:rsidRPr="00DE6131">
        <w:rPr>
          <w:rFonts w:hint="cs"/>
          <w:rtl/>
        </w:rPr>
        <w:t>ف</w:t>
      </w:r>
      <w:r w:rsidR="00986816" w:rsidRPr="00DE6131">
        <w:rPr>
          <w:rFonts w:hint="cs"/>
          <w:rtl/>
        </w:rPr>
        <w:t>حق السلطة</w:t>
      </w:r>
      <w:r w:rsidR="00FE50C1" w:rsidRPr="00DE6131">
        <w:rPr>
          <w:rFonts w:hint="cs"/>
          <w:rtl/>
        </w:rPr>
        <w:t xml:space="preserve"> المانحة للتفويض حق أصيل في توقيع</w:t>
      </w:r>
      <w:r w:rsidR="00986816" w:rsidRPr="00DE6131">
        <w:rPr>
          <w:rFonts w:hint="cs"/>
          <w:rtl/>
        </w:rPr>
        <w:t xml:space="preserve"> الجزاءات </w:t>
      </w:r>
      <w:r w:rsidR="00FE50C1" w:rsidRPr="00DE6131">
        <w:rPr>
          <w:rFonts w:hint="cs"/>
          <w:rtl/>
        </w:rPr>
        <w:t xml:space="preserve">فهو يلازم طبيعة العقد الإداري </w:t>
      </w:r>
      <w:r w:rsidR="00FE5B38" w:rsidRPr="00DE6131">
        <w:rPr>
          <w:rFonts w:hint="cs"/>
          <w:rtl/>
        </w:rPr>
        <w:t>الجزاءات</w:t>
      </w:r>
      <w:r w:rsidR="00986816" w:rsidRPr="00DE6131">
        <w:rPr>
          <w:rFonts w:hint="cs"/>
          <w:rtl/>
        </w:rPr>
        <w:t xml:space="preserve"> </w:t>
      </w:r>
      <w:r w:rsidR="00FE50C1" w:rsidRPr="00DE6131">
        <w:rPr>
          <w:rFonts w:hint="cs"/>
          <w:rtl/>
        </w:rPr>
        <w:t xml:space="preserve">هي </w:t>
      </w:r>
      <w:r w:rsidR="00986816" w:rsidRPr="00DE6131">
        <w:rPr>
          <w:rFonts w:hint="cs"/>
          <w:rtl/>
        </w:rPr>
        <w:t xml:space="preserve">وسائل </w:t>
      </w:r>
      <w:r w:rsidR="00FE50C1" w:rsidRPr="00DE6131">
        <w:rPr>
          <w:rFonts w:hint="cs"/>
          <w:rtl/>
        </w:rPr>
        <w:t xml:space="preserve">قانونية </w:t>
      </w:r>
      <w:r w:rsidR="00986816" w:rsidRPr="00DE6131">
        <w:rPr>
          <w:rFonts w:hint="cs"/>
          <w:rtl/>
        </w:rPr>
        <w:t xml:space="preserve">فعالة </w:t>
      </w:r>
      <w:r w:rsidR="00FE50C1" w:rsidRPr="00DE6131">
        <w:rPr>
          <w:rFonts w:hint="cs"/>
          <w:rtl/>
        </w:rPr>
        <w:t xml:space="preserve"> تهدف الى </w:t>
      </w:r>
      <w:r w:rsidR="003415C1">
        <w:rPr>
          <w:rFonts w:hint="cs"/>
          <w:rtl/>
        </w:rPr>
        <w:t>إ</w:t>
      </w:r>
      <w:r w:rsidR="00F25CAE" w:rsidRPr="00DE6131">
        <w:rPr>
          <w:rFonts w:hint="cs"/>
          <w:rtl/>
        </w:rPr>
        <w:t xml:space="preserve">جبار المفوض له على </w:t>
      </w:r>
      <w:r w:rsidR="00FE50C1" w:rsidRPr="00DE6131">
        <w:rPr>
          <w:rFonts w:hint="cs"/>
          <w:rtl/>
        </w:rPr>
        <w:t xml:space="preserve">الامتثال لالتزاماته في </w:t>
      </w:r>
      <w:r w:rsidR="00F25CAE" w:rsidRPr="00DE6131">
        <w:rPr>
          <w:rFonts w:hint="cs"/>
          <w:rtl/>
        </w:rPr>
        <w:t>اتفاقية التفويض</w:t>
      </w:r>
      <w:r w:rsidR="00FE50C1" w:rsidRPr="00DE6131">
        <w:rPr>
          <w:rFonts w:hint="cs"/>
          <w:rtl/>
        </w:rPr>
        <w:t xml:space="preserve"> والجدية في تنفيذ</w:t>
      </w:r>
      <w:r w:rsidR="00F25CAE" w:rsidRPr="00DE6131">
        <w:rPr>
          <w:rFonts w:hint="cs"/>
          <w:rtl/>
        </w:rPr>
        <w:t xml:space="preserve"> </w:t>
      </w:r>
      <w:r w:rsidR="00FE50C1" w:rsidRPr="00DE6131">
        <w:rPr>
          <w:rFonts w:hint="cs"/>
          <w:rtl/>
        </w:rPr>
        <w:t>مهامه المرفقية</w:t>
      </w:r>
      <w:r w:rsidR="00404929" w:rsidRPr="00DE6131">
        <w:rPr>
          <w:rStyle w:val="Appelnotedebasdep"/>
          <w:color w:val="000000" w:themeColor="text1"/>
          <w:rtl/>
        </w:rPr>
        <w:footnoteReference w:id="369"/>
      </w:r>
      <w:r w:rsidR="003415C1">
        <w:rPr>
          <w:rFonts w:hint="cs"/>
          <w:rtl/>
        </w:rPr>
        <w:t>،</w:t>
      </w:r>
      <w:r w:rsidR="00FE50C1" w:rsidRPr="00DE6131">
        <w:rPr>
          <w:rFonts w:hint="cs"/>
          <w:rtl/>
        </w:rPr>
        <w:t xml:space="preserve"> </w:t>
      </w:r>
      <w:r w:rsidR="00F25CAE" w:rsidRPr="00DE6131">
        <w:rPr>
          <w:rFonts w:hint="cs"/>
          <w:rtl/>
        </w:rPr>
        <w:t xml:space="preserve">ويفرض على الهيئة المفوضة </w:t>
      </w:r>
      <w:r w:rsidR="00FE50C1" w:rsidRPr="00DE6131">
        <w:rPr>
          <w:rFonts w:hint="cs"/>
          <w:rtl/>
        </w:rPr>
        <w:t xml:space="preserve">اتخاذ الإجراءات اللازمة لضمان شرعية هذه الجزاءات مثل تنبيه المتعاقد المخل بالتزاماته العقدية </w:t>
      </w:r>
      <w:r w:rsidR="00181F97" w:rsidRPr="00DE6131">
        <w:rPr>
          <w:rFonts w:hint="cs"/>
          <w:rtl/>
        </w:rPr>
        <w:t xml:space="preserve">عن </w:t>
      </w:r>
      <w:r w:rsidR="00181F97" w:rsidRPr="00DE6131">
        <w:rPr>
          <w:rFonts w:hint="cs"/>
          <w:rtl/>
        </w:rPr>
        <w:lastRenderedPageBreak/>
        <w:t>طريق</w:t>
      </w:r>
      <w:r w:rsidR="00F25CAE" w:rsidRPr="00DE6131">
        <w:rPr>
          <w:rFonts w:hint="cs"/>
          <w:rtl/>
        </w:rPr>
        <w:t xml:space="preserve"> </w:t>
      </w:r>
      <w:r w:rsidR="004066FD">
        <w:rPr>
          <w:rFonts w:hint="cs"/>
          <w:rtl/>
        </w:rPr>
        <w:t>ال</w:t>
      </w:r>
      <w:r w:rsidR="00FE5B38" w:rsidRPr="00DE6131">
        <w:rPr>
          <w:rFonts w:hint="cs"/>
          <w:rtl/>
        </w:rPr>
        <w:t>إنذاره</w:t>
      </w:r>
      <w:r w:rsidR="0077631B" w:rsidRPr="00DE6131">
        <w:rPr>
          <w:rFonts w:hint="cs"/>
          <w:rtl/>
        </w:rPr>
        <w:t xml:space="preserve"> </w:t>
      </w:r>
      <w:r w:rsidR="00F25CAE" w:rsidRPr="00DE6131">
        <w:rPr>
          <w:rFonts w:hint="cs"/>
          <w:rtl/>
        </w:rPr>
        <w:t xml:space="preserve">وتنبيهه </w:t>
      </w:r>
      <w:r w:rsidR="00FE5B38" w:rsidRPr="00DE6131">
        <w:rPr>
          <w:rFonts w:hint="cs"/>
          <w:rtl/>
        </w:rPr>
        <w:t>لأخطائه</w:t>
      </w:r>
      <w:r w:rsidR="00F25CAE" w:rsidRPr="00DE6131">
        <w:rPr>
          <w:rFonts w:hint="cs"/>
          <w:rtl/>
        </w:rPr>
        <w:t xml:space="preserve"> قبل توقيع الجزاء عليه مالم </w:t>
      </w:r>
      <w:r w:rsidR="009C0360" w:rsidRPr="00DE6131">
        <w:rPr>
          <w:rFonts w:hint="cs"/>
          <w:rtl/>
        </w:rPr>
        <w:t>تتضمن النصوص</w:t>
      </w:r>
      <w:r w:rsidR="00F25CAE" w:rsidRPr="00DE6131">
        <w:rPr>
          <w:rFonts w:hint="cs"/>
          <w:rtl/>
        </w:rPr>
        <w:t xml:space="preserve"> العقد</w:t>
      </w:r>
      <w:r w:rsidR="009C0360" w:rsidRPr="00DE6131">
        <w:rPr>
          <w:rFonts w:hint="cs"/>
          <w:rtl/>
        </w:rPr>
        <w:t>ية اتفاق مخالف</w:t>
      </w:r>
      <w:r w:rsidR="00F25CAE" w:rsidRPr="00DE6131">
        <w:rPr>
          <w:rFonts w:hint="cs"/>
          <w:rtl/>
        </w:rPr>
        <w:t xml:space="preserve"> على خلاف ذلك</w:t>
      </w:r>
      <w:r w:rsidR="00733342" w:rsidRPr="00DE6131">
        <w:t>.</w:t>
      </w:r>
    </w:p>
    <w:p w14:paraId="38B19111" w14:textId="1F1B1991" w:rsidR="00E00918" w:rsidRPr="00DE6131" w:rsidRDefault="00E00918" w:rsidP="00DC6D1B">
      <w:pPr>
        <w:ind w:firstLine="0"/>
        <w:outlineLvl w:val="4"/>
        <w:rPr>
          <w:b/>
          <w:bCs/>
          <w:color w:val="000000" w:themeColor="text1"/>
          <w:rtl/>
        </w:rPr>
      </w:pPr>
      <w:r w:rsidRPr="00DE6131">
        <w:rPr>
          <w:rFonts w:hint="cs"/>
          <w:b/>
          <w:bCs/>
          <w:color w:val="000000" w:themeColor="text1"/>
          <w:rtl/>
        </w:rPr>
        <w:t xml:space="preserve"> </w:t>
      </w:r>
      <w:bookmarkStart w:id="250" w:name="_Toc165664658"/>
      <w:bookmarkStart w:id="251" w:name="_Toc165665158"/>
      <w:bookmarkStart w:id="252" w:name="_Toc168134099"/>
      <w:r w:rsidRPr="00DE6131">
        <w:rPr>
          <w:rFonts w:hint="cs"/>
          <w:b/>
          <w:bCs/>
          <w:color w:val="000000" w:themeColor="text1"/>
          <w:rtl/>
        </w:rPr>
        <w:t>الفرع الثاني: الجزاءات المالية</w:t>
      </w:r>
      <w:bookmarkEnd w:id="250"/>
      <w:bookmarkEnd w:id="251"/>
      <w:bookmarkEnd w:id="252"/>
      <w:r w:rsidRPr="00DE6131">
        <w:rPr>
          <w:rFonts w:hint="cs"/>
          <w:b/>
          <w:bCs/>
          <w:color w:val="000000" w:themeColor="text1"/>
          <w:rtl/>
        </w:rPr>
        <w:t xml:space="preserve"> </w:t>
      </w:r>
    </w:p>
    <w:p w14:paraId="0F1716C4" w14:textId="0FD93B09" w:rsidR="00E00918" w:rsidRPr="00DE6131" w:rsidRDefault="00E00918" w:rsidP="00D74548">
      <w:pPr>
        <w:rPr>
          <w:b/>
          <w:bCs/>
          <w:rtl/>
        </w:rPr>
      </w:pPr>
      <w:r w:rsidRPr="00DE6131">
        <w:rPr>
          <w:rFonts w:hint="cs"/>
          <w:rtl/>
        </w:rPr>
        <w:t>كما يمكن للإدارة استخدام الصلاحيات المقررة لها في استعمال سلطتها في  توقيع الجزاءات المالية في الحالة التي يخل فيها المفوض اليه  بالالتزامات العقدية المتفق عليها</w:t>
      </w:r>
      <w:r w:rsidR="004066FD">
        <w:rPr>
          <w:rFonts w:hint="cs"/>
          <w:rtl/>
        </w:rPr>
        <w:t>، ويمكن أ</w:t>
      </w:r>
      <w:r w:rsidRPr="00DE6131">
        <w:rPr>
          <w:rFonts w:hint="cs"/>
          <w:rtl/>
        </w:rPr>
        <w:t>ن تكون في  شكل تعويضات يدفعها صاحب التفويض للجهة الإدارية المتعاقدة لجبر الضرر اللاحق بها جراء ا</w:t>
      </w:r>
      <w:r w:rsidR="004066FD">
        <w:rPr>
          <w:rFonts w:hint="cs"/>
          <w:rtl/>
        </w:rPr>
        <w:t>لاخلال، وفي سبيل ذلك تعد تطبيق الغرامات التأخيرية من أ</w:t>
      </w:r>
      <w:r w:rsidRPr="00DE6131">
        <w:rPr>
          <w:rFonts w:hint="cs"/>
          <w:rtl/>
        </w:rPr>
        <w:t xml:space="preserve">برز أشكال الجزاءات المالية وهي مبالغ ينص على مقدارها في العقد كجزاء </w:t>
      </w:r>
      <w:r w:rsidR="00D510EC" w:rsidRPr="00DE6131">
        <w:rPr>
          <w:rFonts w:hint="cs"/>
          <w:rtl/>
        </w:rPr>
        <w:t>لإخلال</w:t>
      </w:r>
      <w:r w:rsidRPr="00DE6131">
        <w:rPr>
          <w:rFonts w:hint="cs"/>
          <w:rtl/>
        </w:rPr>
        <w:t xml:space="preserve"> المتعاقد مع السلطة المتعاقدة  فيتم ذكر مبلغا محدد عن كل يوم </w:t>
      </w:r>
      <w:r w:rsidR="00D510EC" w:rsidRPr="00DE6131">
        <w:rPr>
          <w:rFonts w:hint="cs"/>
          <w:rtl/>
        </w:rPr>
        <w:t>تأخر</w:t>
      </w:r>
      <w:r w:rsidRPr="00DE6131">
        <w:rPr>
          <w:rFonts w:hint="cs"/>
          <w:rtl/>
        </w:rPr>
        <w:t xml:space="preserve"> فيه المتعاقد عن التنفيذ، والغرامة التاخيرية جزاء ي</w:t>
      </w:r>
      <w:r w:rsidR="004066FD">
        <w:rPr>
          <w:rFonts w:hint="cs"/>
          <w:rtl/>
        </w:rPr>
        <w:t>مكن تضمينه في بنود العقد الإ</w:t>
      </w:r>
      <w:r w:rsidRPr="00DE6131">
        <w:rPr>
          <w:rFonts w:hint="cs"/>
          <w:rtl/>
        </w:rPr>
        <w:t xml:space="preserve">داري وهو امتياز تتمتع به السلطة الادارية حتى ولو لم يحصل للجهة الإدارية المتعاقدة أي ضرر ناتج عن التأخر المتعاقد لان تحقق </w:t>
      </w:r>
      <w:r w:rsidR="00D510EC" w:rsidRPr="00DE6131">
        <w:rPr>
          <w:rFonts w:hint="cs"/>
          <w:rtl/>
        </w:rPr>
        <w:t>الضرر لي</w:t>
      </w:r>
      <w:r w:rsidR="00D510EC" w:rsidRPr="00DE6131">
        <w:rPr>
          <w:rtl/>
        </w:rPr>
        <w:t>س</w:t>
      </w:r>
      <w:r w:rsidRPr="00DE6131">
        <w:rPr>
          <w:rFonts w:hint="cs"/>
          <w:rtl/>
        </w:rPr>
        <w:t xml:space="preserve"> شرطا ويكون مفترض لتعلق الاخلال باستغلال وتنظيم المرفق العام  وفي غالب الأحيان  تتضمن العقود  الإدارية</w:t>
      </w:r>
      <w:r w:rsidR="004066FD">
        <w:rPr>
          <w:rFonts w:hint="cs"/>
          <w:rtl/>
        </w:rPr>
        <w:t>،</w:t>
      </w:r>
      <w:r w:rsidRPr="00DE6131">
        <w:rPr>
          <w:rFonts w:hint="cs"/>
          <w:rtl/>
        </w:rPr>
        <w:t xml:space="preserve">  التي تبرمها الجهات الإد</w:t>
      </w:r>
      <w:r w:rsidR="004066FD">
        <w:rPr>
          <w:rFonts w:hint="cs"/>
          <w:rtl/>
        </w:rPr>
        <w:t>ارية العامة على ذكر الغرامة التأ</w:t>
      </w:r>
      <w:r w:rsidR="001829B7">
        <w:rPr>
          <w:rFonts w:hint="cs"/>
          <w:rtl/>
        </w:rPr>
        <w:t>خيرية وللجهة المتعاقدة توقيع هذه الغرامة  دون أمن تضطر الى انذار المتعاقد أ</w:t>
      </w:r>
      <w:r w:rsidRPr="00DE6131">
        <w:rPr>
          <w:rFonts w:hint="cs"/>
          <w:rtl/>
        </w:rPr>
        <w:t>و اللجوء الى القضاء لكي تستصدر حكم يقضي بتطبيق الغرامة</w:t>
      </w:r>
      <w:r w:rsidR="001829B7">
        <w:rPr>
          <w:rFonts w:hint="cs"/>
          <w:rtl/>
        </w:rPr>
        <w:t>،</w:t>
      </w:r>
      <w:r w:rsidRPr="00DE6131">
        <w:rPr>
          <w:rFonts w:hint="cs"/>
          <w:rtl/>
        </w:rPr>
        <w:t xml:space="preserve"> ويلزم النص في العقد على كيفية تحديد الغرامة التاخيرية</w:t>
      </w:r>
      <w:r w:rsidRPr="00DE6131">
        <w:rPr>
          <w:rStyle w:val="Appelnotedebasdep"/>
          <w:color w:val="000000" w:themeColor="text1"/>
          <w:rtl/>
        </w:rPr>
        <w:footnoteReference w:id="370"/>
      </w:r>
      <w:r w:rsidR="001829B7">
        <w:rPr>
          <w:rFonts w:hint="cs"/>
          <w:rtl/>
        </w:rPr>
        <w:t>،</w:t>
      </w:r>
      <w:r w:rsidRPr="00DE6131">
        <w:rPr>
          <w:rFonts w:hint="cs"/>
          <w:rtl/>
        </w:rPr>
        <w:t xml:space="preserve"> </w:t>
      </w:r>
      <w:r w:rsidR="00D510EC" w:rsidRPr="00DE6131">
        <w:rPr>
          <w:rFonts w:hint="cs"/>
          <w:rtl/>
        </w:rPr>
        <w:t>بالإضاف</w:t>
      </w:r>
      <w:r w:rsidR="00D510EC" w:rsidRPr="00DE6131">
        <w:rPr>
          <w:rtl/>
        </w:rPr>
        <w:t>ة</w:t>
      </w:r>
      <w:r w:rsidRPr="00DE6131">
        <w:rPr>
          <w:rFonts w:hint="cs"/>
          <w:rtl/>
        </w:rPr>
        <w:t xml:space="preserve"> </w:t>
      </w:r>
      <w:r w:rsidR="001829B7">
        <w:rPr>
          <w:rFonts w:hint="cs"/>
          <w:rtl/>
        </w:rPr>
        <w:t>الى أنه يمكن أ</w:t>
      </w:r>
      <w:r w:rsidRPr="00DE6131">
        <w:rPr>
          <w:rFonts w:hint="cs"/>
          <w:rtl/>
        </w:rPr>
        <w:t xml:space="preserve">ن تأخذ الجزاءات المالية شكل </w:t>
      </w:r>
      <w:r w:rsidR="00D510EC" w:rsidRPr="00DE6131">
        <w:rPr>
          <w:rFonts w:hint="cs"/>
          <w:rtl/>
        </w:rPr>
        <w:t>تأمينات</w:t>
      </w:r>
      <w:r w:rsidRPr="00DE6131">
        <w:rPr>
          <w:rFonts w:hint="cs"/>
          <w:rtl/>
        </w:rPr>
        <w:t xml:space="preserve"> قانونية تتمثل في مبالغ من المال يودعها المتعاقد لدى الجهة الإدارية المتعاقد معها لتستوفي منها قيمة الجزاء المالي الذي  يترتب عليه في حالة نكوله عن إتمام عملية التعاقد كفالة حسن التنفيذ.</w:t>
      </w:r>
    </w:p>
    <w:p w14:paraId="0FAF9D2F" w14:textId="034F2F60" w:rsidR="00E00918" w:rsidRPr="00DE6131" w:rsidRDefault="00E00918" w:rsidP="00A2675B">
      <w:pPr>
        <w:rPr>
          <w:color w:val="000000" w:themeColor="text1"/>
          <w:rtl/>
        </w:rPr>
      </w:pPr>
      <w:r w:rsidRPr="00DE6131">
        <w:rPr>
          <w:rFonts w:hint="cs"/>
          <w:color w:val="000000" w:themeColor="text1"/>
          <w:rtl/>
        </w:rPr>
        <w:t>هذه الغرامات ممكن أن يكون مصدرها هي النصوص العقدية أي يتم التوافق عليها مسبقا في شروط العقد وتح</w:t>
      </w:r>
      <w:r w:rsidR="00A2675B">
        <w:rPr>
          <w:rFonts w:hint="cs"/>
          <w:color w:val="000000" w:themeColor="text1"/>
          <w:rtl/>
        </w:rPr>
        <w:t xml:space="preserve">دد بكيفية دقيقة مقدما في العقد </w:t>
      </w:r>
      <w:r w:rsidRPr="00DE6131">
        <w:rPr>
          <w:rFonts w:hint="cs"/>
          <w:color w:val="000000" w:themeColor="text1"/>
          <w:rtl/>
        </w:rPr>
        <w:t xml:space="preserve">الإداري وتلتزم الجهة الإدارية حينذاك بتطبيق هذه الغرامات بالحد المتوافق عليه </w:t>
      </w:r>
      <w:r w:rsidR="00D510EC" w:rsidRPr="00DE6131">
        <w:rPr>
          <w:rFonts w:hint="cs"/>
          <w:color w:val="000000" w:themeColor="text1"/>
          <w:rtl/>
        </w:rPr>
        <w:t>فلا تستطي</w:t>
      </w:r>
      <w:r w:rsidR="00D510EC" w:rsidRPr="00DE6131">
        <w:rPr>
          <w:color w:val="000000" w:themeColor="text1"/>
          <w:rtl/>
        </w:rPr>
        <w:t>ع</w:t>
      </w:r>
      <w:r w:rsidRPr="00DE6131">
        <w:rPr>
          <w:rFonts w:hint="cs"/>
          <w:color w:val="000000" w:themeColor="text1"/>
          <w:rtl/>
        </w:rPr>
        <w:t xml:space="preserve"> زيادتها حتى لو نتج عن الاخلال الصادر عن المفوض له  ضرر يفوق  مبلغ الغرامة المعين  في العقد،  كما أنه بالمقابل  ليس للمتعاقد مع الإدارة  ال</w:t>
      </w:r>
      <w:r w:rsidR="00A2675B">
        <w:rPr>
          <w:rFonts w:hint="cs"/>
          <w:color w:val="000000" w:themeColor="text1"/>
          <w:rtl/>
        </w:rPr>
        <w:t>احتجاج  على توقيع الغرامة بحجة أن الضرر  يطال الجهة الإدارية أو أ</w:t>
      </w:r>
      <w:r w:rsidRPr="00DE6131">
        <w:rPr>
          <w:rFonts w:hint="cs"/>
          <w:color w:val="000000" w:themeColor="text1"/>
          <w:rtl/>
        </w:rPr>
        <w:t xml:space="preserve">ن </w:t>
      </w:r>
      <w:r w:rsidR="00D510EC" w:rsidRPr="00DE6131">
        <w:rPr>
          <w:rFonts w:hint="cs"/>
          <w:color w:val="000000" w:themeColor="text1"/>
          <w:rtl/>
        </w:rPr>
        <w:t>الضرر النات</w:t>
      </w:r>
      <w:r w:rsidR="00D510EC" w:rsidRPr="00DE6131">
        <w:rPr>
          <w:color w:val="000000" w:themeColor="text1"/>
          <w:rtl/>
        </w:rPr>
        <w:t>ج</w:t>
      </w:r>
      <w:r w:rsidR="00A2675B">
        <w:rPr>
          <w:rFonts w:hint="cs"/>
          <w:color w:val="000000" w:themeColor="text1"/>
          <w:rtl/>
        </w:rPr>
        <w:t xml:space="preserve"> عن إ</w:t>
      </w:r>
      <w:r w:rsidRPr="00DE6131">
        <w:rPr>
          <w:rFonts w:hint="cs"/>
          <w:color w:val="000000" w:themeColor="text1"/>
          <w:rtl/>
        </w:rPr>
        <w:t xml:space="preserve">خلال المتعاقد ضئيل الى الحد الذي </w:t>
      </w:r>
      <w:r w:rsidR="00D510EC" w:rsidRPr="00DE6131">
        <w:rPr>
          <w:rFonts w:hint="cs"/>
          <w:color w:val="000000" w:themeColor="text1"/>
          <w:rtl/>
        </w:rPr>
        <w:t>لا يناس</w:t>
      </w:r>
      <w:r w:rsidR="00D510EC" w:rsidRPr="00DE6131">
        <w:rPr>
          <w:color w:val="000000" w:themeColor="text1"/>
          <w:rtl/>
        </w:rPr>
        <w:t>ب</w:t>
      </w:r>
      <w:r w:rsidRPr="00DE6131">
        <w:rPr>
          <w:rFonts w:hint="cs"/>
          <w:color w:val="000000" w:themeColor="text1"/>
          <w:rtl/>
        </w:rPr>
        <w:t xml:space="preserve"> ال</w:t>
      </w:r>
      <w:r w:rsidR="00A2675B">
        <w:rPr>
          <w:rFonts w:hint="cs"/>
          <w:color w:val="000000" w:themeColor="text1"/>
          <w:rtl/>
        </w:rPr>
        <w:t>غرامة المتفق عليه في نصوص العقد</w:t>
      </w:r>
      <w:r w:rsidRPr="00DE6131">
        <w:rPr>
          <w:rFonts w:hint="cs"/>
          <w:color w:val="000000" w:themeColor="text1"/>
          <w:rtl/>
        </w:rPr>
        <w:t xml:space="preserve">، كما </w:t>
      </w:r>
      <w:r w:rsidR="00D510EC" w:rsidRPr="00DE6131">
        <w:rPr>
          <w:rFonts w:hint="cs"/>
          <w:color w:val="000000" w:themeColor="text1"/>
          <w:rtl/>
        </w:rPr>
        <w:t>لا تلتز</w:t>
      </w:r>
      <w:r w:rsidR="00D510EC" w:rsidRPr="00DE6131">
        <w:rPr>
          <w:color w:val="000000" w:themeColor="text1"/>
          <w:rtl/>
        </w:rPr>
        <w:t>م</w:t>
      </w:r>
      <w:r w:rsidRPr="00DE6131">
        <w:rPr>
          <w:rFonts w:hint="cs"/>
          <w:color w:val="000000" w:themeColor="text1"/>
          <w:rtl/>
        </w:rPr>
        <w:t xml:space="preserve"> الجهة الإدارية المتعاقدة  </w:t>
      </w:r>
      <w:r w:rsidR="00D510EC" w:rsidRPr="00DE6131">
        <w:rPr>
          <w:rFonts w:hint="cs"/>
          <w:color w:val="000000" w:themeColor="text1"/>
          <w:rtl/>
        </w:rPr>
        <w:t>بإثبات</w:t>
      </w:r>
      <w:r w:rsidR="00A2675B">
        <w:rPr>
          <w:rFonts w:hint="cs"/>
          <w:color w:val="000000" w:themeColor="text1"/>
          <w:rtl/>
        </w:rPr>
        <w:t xml:space="preserve"> أ</w:t>
      </w:r>
      <w:r w:rsidRPr="00DE6131">
        <w:rPr>
          <w:rFonts w:hint="cs"/>
          <w:color w:val="000000" w:themeColor="text1"/>
          <w:rtl/>
        </w:rPr>
        <w:t>ن الضرر الذي لحقها من جراء الاخلال الواقع من المت</w:t>
      </w:r>
      <w:r w:rsidR="00A2675B">
        <w:rPr>
          <w:rFonts w:hint="cs"/>
          <w:color w:val="000000" w:themeColor="text1"/>
          <w:rtl/>
        </w:rPr>
        <w:t>عاقد معها في القيام بالتزاماته أ</w:t>
      </w:r>
      <w:r w:rsidRPr="00DE6131">
        <w:rPr>
          <w:rFonts w:hint="cs"/>
          <w:color w:val="000000" w:themeColor="text1"/>
          <w:rtl/>
        </w:rPr>
        <w:t xml:space="preserve">و مقدار </w:t>
      </w:r>
      <w:r w:rsidR="00D510EC" w:rsidRPr="00DE6131">
        <w:rPr>
          <w:rFonts w:hint="cs"/>
          <w:color w:val="000000" w:themeColor="text1"/>
          <w:rtl/>
        </w:rPr>
        <w:t>الضرر الواق</w:t>
      </w:r>
      <w:r w:rsidR="00D510EC" w:rsidRPr="00DE6131">
        <w:rPr>
          <w:color w:val="000000" w:themeColor="text1"/>
          <w:rtl/>
        </w:rPr>
        <w:t>ع</w:t>
      </w:r>
      <w:r w:rsidRPr="00DE6131">
        <w:rPr>
          <w:rFonts w:hint="cs"/>
          <w:color w:val="000000" w:themeColor="text1"/>
          <w:rtl/>
        </w:rPr>
        <w:t xml:space="preserve"> عليها وليس للمتعاقد أن يعترض على توقيع الغرامة استنادا الى عدم تناسبها مع الضرر الحادث للجهة الإدارية المتعاقدة، ولابد للجهة الإدارية المتعاقدة اعذار المفوض له  قبل الاقدام على  توقيع الجزاء، فبموجب ما نص عليه القانون الفرنسي لابد للإدارة أن تلتزم الجهة العامة المتعاقدة من حيث </w:t>
      </w:r>
      <w:r w:rsidR="00D510EC" w:rsidRPr="00DE6131">
        <w:rPr>
          <w:rFonts w:hint="cs"/>
          <w:color w:val="000000" w:themeColor="text1"/>
          <w:rtl/>
        </w:rPr>
        <w:t>المبدأ</w:t>
      </w:r>
      <w:r w:rsidR="00A2675B">
        <w:rPr>
          <w:rFonts w:hint="cs"/>
          <w:color w:val="000000" w:themeColor="text1"/>
          <w:rtl/>
        </w:rPr>
        <w:t xml:space="preserve"> بأ</w:t>
      </w:r>
      <w:r w:rsidRPr="00DE6131">
        <w:rPr>
          <w:rFonts w:hint="cs"/>
          <w:color w:val="000000" w:themeColor="text1"/>
          <w:rtl/>
        </w:rPr>
        <w:t xml:space="preserve">ن تعذر المتعاقد معها بالغرامة قبل توقيعها غير أن هذه القاعدة ليست مطلقة </w:t>
      </w:r>
      <w:r w:rsidR="00D510EC" w:rsidRPr="00DE6131">
        <w:rPr>
          <w:rFonts w:hint="cs"/>
          <w:color w:val="000000" w:themeColor="text1"/>
          <w:rtl/>
        </w:rPr>
        <w:t>فلأحاجه</w:t>
      </w:r>
      <w:r w:rsidRPr="00DE6131">
        <w:rPr>
          <w:rFonts w:hint="cs"/>
          <w:color w:val="000000" w:themeColor="text1"/>
          <w:rtl/>
        </w:rPr>
        <w:t xml:space="preserve"> </w:t>
      </w:r>
      <w:r w:rsidR="00D510EC" w:rsidRPr="00DE6131">
        <w:rPr>
          <w:rFonts w:hint="cs"/>
          <w:color w:val="000000" w:themeColor="text1"/>
          <w:rtl/>
        </w:rPr>
        <w:t>للإعذار</w:t>
      </w:r>
      <w:r w:rsidRPr="00DE6131">
        <w:rPr>
          <w:rFonts w:hint="cs"/>
          <w:color w:val="000000" w:themeColor="text1"/>
          <w:rtl/>
        </w:rPr>
        <w:t xml:space="preserve"> بالغرامة كلما أمكن ان نستخلص من مجموع الظروف وملابسات العقد</w:t>
      </w:r>
      <w:r w:rsidR="00A2675B">
        <w:rPr>
          <w:rFonts w:hint="cs"/>
          <w:color w:val="000000" w:themeColor="text1"/>
          <w:rtl/>
        </w:rPr>
        <w:t>، إ</w:t>
      </w:r>
      <w:r w:rsidRPr="00DE6131">
        <w:rPr>
          <w:rFonts w:hint="cs"/>
          <w:color w:val="000000" w:themeColor="text1"/>
          <w:rtl/>
        </w:rPr>
        <w:t>ن النية المشتركة للأطراف اتجهت الى</w:t>
      </w:r>
      <w:r w:rsidR="00A2675B">
        <w:rPr>
          <w:rFonts w:hint="cs"/>
          <w:color w:val="000000" w:themeColor="text1"/>
          <w:rtl/>
        </w:rPr>
        <w:t xml:space="preserve">  الالتزام بصرامة بمدد التنفيذ أو التسليم أ</w:t>
      </w:r>
      <w:r w:rsidRPr="00DE6131">
        <w:rPr>
          <w:rFonts w:hint="cs"/>
          <w:color w:val="000000" w:themeColor="text1"/>
          <w:rtl/>
        </w:rPr>
        <w:t xml:space="preserve">و يستنتج  ذلك من نصوص العقد ذاته </w:t>
      </w:r>
      <w:r w:rsidRPr="00DE6131">
        <w:rPr>
          <w:rStyle w:val="Appelnotedebasdep"/>
          <w:color w:val="000000" w:themeColor="text1"/>
          <w:rtl/>
        </w:rPr>
        <w:footnoteReference w:id="371"/>
      </w:r>
      <w:r w:rsidR="00E417E1">
        <w:rPr>
          <w:rFonts w:hint="cs"/>
          <w:color w:val="000000" w:themeColor="text1"/>
          <w:rtl/>
        </w:rPr>
        <w:t xml:space="preserve"> كما يجوز للجهة الإدارية  أ</w:t>
      </w:r>
      <w:r w:rsidRPr="00DE6131">
        <w:rPr>
          <w:rFonts w:hint="cs"/>
          <w:color w:val="000000" w:themeColor="text1"/>
          <w:rtl/>
        </w:rPr>
        <w:t xml:space="preserve">ن تعفي المتعاقد معها من دفع الغرامات التي فرضتها عليه بشكل كلي </w:t>
      </w:r>
      <w:r w:rsidR="00D510EC" w:rsidRPr="00DE6131">
        <w:rPr>
          <w:rFonts w:hint="cs"/>
          <w:color w:val="000000" w:themeColor="text1"/>
          <w:rtl/>
        </w:rPr>
        <w:t>أوجزني</w:t>
      </w:r>
      <w:r w:rsidR="00E417E1">
        <w:rPr>
          <w:rFonts w:hint="cs"/>
          <w:color w:val="000000" w:themeColor="text1"/>
          <w:rtl/>
        </w:rPr>
        <w:t xml:space="preserve"> في حالات معينة كالقوة القاهرة أ</w:t>
      </w:r>
      <w:r w:rsidRPr="00DE6131">
        <w:rPr>
          <w:rFonts w:hint="cs"/>
          <w:color w:val="000000" w:themeColor="text1"/>
          <w:rtl/>
        </w:rPr>
        <w:t>و اذا</w:t>
      </w:r>
      <w:r w:rsidR="00D510EC" w:rsidRPr="00DE6131">
        <w:rPr>
          <w:rFonts w:hint="cs"/>
          <w:color w:val="000000" w:themeColor="text1"/>
          <w:rtl/>
        </w:rPr>
        <w:t xml:space="preserve"> </w:t>
      </w:r>
      <w:r w:rsidRPr="00DE6131">
        <w:rPr>
          <w:rFonts w:hint="cs"/>
          <w:color w:val="000000" w:themeColor="text1"/>
          <w:rtl/>
        </w:rPr>
        <w:t>كان الاخلال بسبب عدم قيام الجهة الإدارية بالقيام  بتع</w:t>
      </w:r>
      <w:r w:rsidR="00E417E1">
        <w:rPr>
          <w:rFonts w:hint="cs"/>
          <w:color w:val="000000" w:themeColor="text1"/>
          <w:rtl/>
        </w:rPr>
        <w:t>هداتها في مواجهة المتعاقد معها أو إ</w:t>
      </w:r>
      <w:r w:rsidRPr="00DE6131">
        <w:rPr>
          <w:rFonts w:hint="cs"/>
          <w:color w:val="000000" w:themeColor="text1"/>
          <w:rtl/>
        </w:rPr>
        <w:t>ذ</w:t>
      </w:r>
      <w:r w:rsidR="00E417E1">
        <w:rPr>
          <w:rFonts w:hint="cs"/>
          <w:color w:val="000000" w:themeColor="text1"/>
          <w:rtl/>
        </w:rPr>
        <w:t>ا قدرت أ</w:t>
      </w:r>
      <w:r w:rsidRPr="00DE6131">
        <w:rPr>
          <w:rFonts w:hint="cs"/>
          <w:color w:val="000000" w:themeColor="text1"/>
          <w:rtl/>
        </w:rPr>
        <w:t xml:space="preserve">نه لم يلحق المصلحة العامة أي ضرر من جزاء </w:t>
      </w:r>
      <w:r w:rsidR="00D510EC" w:rsidRPr="00DE6131">
        <w:rPr>
          <w:rFonts w:hint="cs"/>
          <w:color w:val="000000" w:themeColor="text1"/>
          <w:rtl/>
        </w:rPr>
        <w:t>التأخير</w:t>
      </w:r>
      <w:r w:rsidRPr="00DE6131">
        <w:rPr>
          <w:rFonts w:hint="cs"/>
          <w:color w:val="000000" w:themeColor="text1"/>
          <w:rtl/>
        </w:rPr>
        <w:t xml:space="preserve">. </w:t>
      </w:r>
    </w:p>
    <w:p w14:paraId="47406C7E" w14:textId="417F913D" w:rsidR="00E00918" w:rsidRPr="0072614F" w:rsidRDefault="00E00918" w:rsidP="00D74548">
      <w:pPr>
        <w:rPr>
          <w:rtl/>
        </w:rPr>
      </w:pPr>
      <w:r w:rsidRPr="0072614F">
        <w:rPr>
          <w:rFonts w:hint="cs"/>
          <w:rtl/>
        </w:rPr>
        <w:t>كما يمكن تنفيذ ال</w:t>
      </w:r>
      <w:r w:rsidR="0072614F">
        <w:rPr>
          <w:rFonts w:hint="cs"/>
          <w:rtl/>
        </w:rPr>
        <w:t>إلتزامات التي إ</w:t>
      </w:r>
      <w:r w:rsidRPr="0072614F">
        <w:rPr>
          <w:rFonts w:hint="cs"/>
          <w:rtl/>
        </w:rPr>
        <w:t>متنع المتعاقد مع الإدارة عن تنفيذها عن</w:t>
      </w:r>
      <w:r w:rsidR="00307FBF">
        <w:rPr>
          <w:rFonts w:hint="cs"/>
          <w:rtl/>
        </w:rPr>
        <w:t>د</w:t>
      </w:r>
      <w:r w:rsidRPr="0072614F">
        <w:rPr>
          <w:rFonts w:hint="cs"/>
          <w:rtl/>
        </w:rPr>
        <w:t xml:space="preserve"> حلول الجهة الإدارية المتعاقدة محل الملتزم حيث تقوم </w:t>
      </w:r>
      <w:r w:rsidR="00474588" w:rsidRPr="0072614F">
        <w:rPr>
          <w:rFonts w:hint="cs"/>
          <w:rtl/>
        </w:rPr>
        <w:t xml:space="preserve">هذه الأخيرة بتنفيذ هذه المهام المرفقية المفوضة </w:t>
      </w:r>
      <w:r w:rsidRPr="0072614F">
        <w:rPr>
          <w:rFonts w:hint="cs"/>
          <w:rtl/>
        </w:rPr>
        <w:t xml:space="preserve">بنفسها </w:t>
      </w:r>
      <w:r w:rsidR="00474588" w:rsidRPr="0072614F">
        <w:rPr>
          <w:rFonts w:hint="cs"/>
          <w:rtl/>
        </w:rPr>
        <w:t>وتنوب عن المتعاقد معها في ذلك</w:t>
      </w:r>
      <w:r w:rsidR="00307FBF">
        <w:rPr>
          <w:rFonts w:hint="cs"/>
          <w:rtl/>
        </w:rPr>
        <w:t>،</w:t>
      </w:r>
      <w:r w:rsidR="00474588" w:rsidRPr="0072614F">
        <w:rPr>
          <w:rFonts w:hint="cs"/>
          <w:rtl/>
        </w:rPr>
        <w:t xml:space="preserve"> غير أن التنفيذ الذي تقوم به الجهة الإدارية نيابة على المتعاقد وعلى </w:t>
      </w:r>
      <w:r w:rsidR="00D510EC" w:rsidRPr="0072614F">
        <w:rPr>
          <w:rFonts w:hint="cs"/>
          <w:rtl/>
        </w:rPr>
        <w:t>تففته</w:t>
      </w:r>
      <w:r w:rsidR="00474588" w:rsidRPr="0072614F">
        <w:rPr>
          <w:rFonts w:hint="cs"/>
          <w:rtl/>
        </w:rPr>
        <w:t xml:space="preserve"> </w:t>
      </w:r>
      <w:r w:rsidR="00D510EC" w:rsidRPr="0072614F">
        <w:rPr>
          <w:rFonts w:hint="cs"/>
          <w:rtl/>
        </w:rPr>
        <w:t>لا يعتب</w:t>
      </w:r>
      <w:r w:rsidR="00D510EC" w:rsidRPr="0072614F">
        <w:rPr>
          <w:rtl/>
        </w:rPr>
        <w:t>ر</w:t>
      </w:r>
      <w:r w:rsidR="00474588" w:rsidRPr="0072614F">
        <w:rPr>
          <w:rFonts w:hint="cs"/>
          <w:rtl/>
        </w:rPr>
        <w:t xml:space="preserve"> نوع من الجزاء </w:t>
      </w:r>
      <w:r w:rsidR="00307FBF">
        <w:rPr>
          <w:rFonts w:hint="cs"/>
          <w:rtl/>
        </w:rPr>
        <w:t>إذا أ</w:t>
      </w:r>
      <w:r w:rsidR="00474588" w:rsidRPr="0072614F">
        <w:rPr>
          <w:rFonts w:hint="cs"/>
          <w:rtl/>
        </w:rPr>
        <w:t xml:space="preserve">نها </w:t>
      </w:r>
      <w:r w:rsidR="00D510EC" w:rsidRPr="0072614F">
        <w:rPr>
          <w:rFonts w:hint="cs"/>
          <w:rtl/>
        </w:rPr>
        <w:t>لا تعد</w:t>
      </w:r>
      <w:r w:rsidR="00D510EC" w:rsidRPr="0072614F">
        <w:rPr>
          <w:rtl/>
        </w:rPr>
        <w:t>و</w:t>
      </w:r>
      <w:r w:rsidR="00307FBF">
        <w:rPr>
          <w:rFonts w:hint="cs"/>
          <w:rtl/>
        </w:rPr>
        <w:t>أ</w:t>
      </w:r>
      <w:r w:rsidR="00474588" w:rsidRPr="0072614F">
        <w:rPr>
          <w:rFonts w:hint="cs"/>
          <w:rtl/>
        </w:rPr>
        <w:t xml:space="preserve">ن تقوم بالمهام العادية والطبيعية </w:t>
      </w:r>
      <w:r w:rsidR="001C0995">
        <w:rPr>
          <w:rFonts w:hint="cs"/>
          <w:rtl/>
        </w:rPr>
        <w:t>للمرفق الذي هو في الأخير من الإل</w:t>
      </w:r>
      <w:r w:rsidR="00474588" w:rsidRPr="0072614F">
        <w:rPr>
          <w:rFonts w:hint="cs"/>
          <w:rtl/>
        </w:rPr>
        <w:t>تزامات ال</w:t>
      </w:r>
      <w:r w:rsidR="001C0995">
        <w:rPr>
          <w:rFonts w:hint="cs"/>
          <w:rtl/>
        </w:rPr>
        <w:t>أ</w:t>
      </w:r>
      <w:r w:rsidR="00474588" w:rsidRPr="0072614F">
        <w:rPr>
          <w:rFonts w:hint="cs"/>
          <w:rtl/>
        </w:rPr>
        <w:t>صلية المنوطة</w:t>
      </w:r>
      <w:r w:rsidR="001C0995">
        <w:rPr>
          <w:rFonts w:hint="cs"/>
          <w:rtl/>
        </w:rPr>
        <w:t xml:space="preserve"> </w:t>
      </w:r>
      <w:r w:rsidR="00474588" w:rsidRPr="0072614F">
        <w:rPr>
          <w:rFonts w:hint="cs"/>
          <w:rtl/>
        </w:rPr>
        <w:t>بها</w:t>
      </w:r>
      <w:r w:rsidR="001C0995">
        <w:rPr>
          <w:rFonts w:hint="cs"/>
          <w:rtl/>
        </w:rPr>
        <w:t>،</w:t>
      </w:r>
      <w:r w:rsidR="00474588" w:rsidRPr="0072614F">
        <w:rPr>
          <w:rFonts w:hint="cs"/>
          <w:rtl/>
        </w:rPr>
        <w:t xml:space="preserve"> فتقوم الجهة الإدارية العامة بهذه المهام المرفقية بهدف ا</w:t>
      </w:r>
      <w:r w:rsidRPr="0072614F">
        <w:rPr>
          <w:rFonts w:hint="cs"/>
          <w:rtl/>
        </w:rPr>
        <w:t xml:space="preserve">لضغط </w:t>
      </w:r>
      <w:r w:rsidR="00474588" w:rsidRPr="0072614F">
        <w:rPr>
          <w:rFonts w:hint="cs"/>
          <w:rtl/>
        </w:rPr>
        <w:t xml:space="preserve">على </w:t>
      </w:r>
      <w:r w:rsidR="00474588" w:rsidRPr="0072614F">
        <w:rPr>
          <w:rFonts w:hint="cs"/>
          <w:rtl/>
        </w:rPr>
        <w:lastRenderedPageBreak/>
        <w:t>المتعاقد معها</w:t>
      </w:r>
      <w:r w:rsidRPr="0072614F">
        <w:rPr>
          <w:rFonts w:hint="cs"/>
          <w:rtl/>
        </w:rPr>
        <w:t xml:space="preserve"> وتطبيقا لقاعدة التنفيذ العيني للالتزام</w:t>
      </w:r>
      <w:r w:rsidR="001C0995">
        <w:rPr>
          <w:rFonts w:hint="cs"/>
          <w:rtl/>
        </w:rPr>
        <w:t>،</w:t>
      </w:r>
      <w:r w:rsidRPr="0072614F">
        <w:rPr>
          <w:rFonts w:hint="cs"/>
          <w:rtl/>
        </w:rPr>
        <w:t xml:space="preserve"> </w:t>
      </w:r>
      <w:r w:rsidR="00D510EC" w:rsidRPr="0072614F">
        <w:rPr>
          <w:rFonts w:hint="cs"/>
          <w:rtl/>
        </w:rPr>
        <w:t>لأنه</w:t>
      </w:r>
      <w:r w:rsidR="00474588" w:rsidRPr="0072614F">
        <w:rPr>
          <w:rFonts w:hint="cs"/>
          <w:rtl/>
        </w:rPr>
        <w:t xml:space="preserve"> هو الأصل العام فتقوم</w:t>
      </w:r>
      <w:r w:rsidRPr="0072614F">
        <w:rPr>
          <w:rFonts w:hint="cs"/>
          <w:rtl/>
        </w:rPr>
        <w:t xml:space="preserve"> به </w:t>
      </w:r>
      <w:r w:rsidR="00474588" w:rsidRPr="0072614F">
        <w:rPr>
          <w:rFonts w:hint="cs"/>
          <w:rtl/>
        </w:rPr>
        <w:t>الجهة ال</w:t>
      </w:r>
      <w:r w:rsidR="001C0995">
        <w:rPr>
          <w:rFonts w:hint="cs"/>
          <w:rtl/>
        </w:rPr>
        <w:t>إ</w:t>
      </w:r>
      <w:r w:rsidR="00474588" w:rsidRPr="0072614F">
        <w:rPr>
          <w:rFonts w:hint="cs"/>
          <w:rtl/>
        </w:rPr>
        <w:t>دارية</w:t>
      </w:r>
      <w:r w:rsidRPr="0072614F">
        <w:rPr>
          <w:rFonts w:hint="cs"/>
          <w:rtl/>
        </w:rPr>
        <w:t xml:space="preserve"> لضمان </w:t>
      </w:r>
      <w:r w:rsidR="00474588" w:rsidRPr="0072614F">
        <w:rPr>
          <w:rFonts w:hint="cs"/>
          <w:rtl/>
        </w:rPr>
        <w:t>السير الحسن ل</w:t>
      </w:r>
      <w:r w:rsidR="00456886">
        <w:rPr>
          <w:rFonts w:hint="cs"/>
          <w:rtl/>
        </w:rPr>
        <w:t>لمرفق العام با</w:t>
      </w:r>
      <w:r w:rsidRPr="0072614F">
        <w:rPr>
          <w:rFonts w:hint="cs"/>
          <w:rtl/>
        </w:rPr>
        <w:t xml:space="preserve">نتظام </w:t>
      </w:r>
      <w:r w:rsidR="00D510EC" w:rsidRPr="0072614F">
        <w:rPr>
          <w:rFonts w:hint="cs"/>
          <w:rtl/>
        </w:rPr>
        <w:t>واضطراد</w:t>
      </w:r>
      <w:r w:rsidR="00456886">
        <w:rPr>
          <w:rFonts w:hint="cs"/>
          <w:rtl/>
        </w:rPr>
        <w:t>،</w:t>
      </w:r>
      <w:r w:rsidRPr="0072614F">
        <w:rPr>
          <w:rFonts w:hint="cs"/>
          <w:rtl/>
        </w:rPr>
        <w:t xml:space="preserve"> وتتمتع </w:t>
      </w:r>
      <w:r w:rsidR="00474588" w:rsidRPr="0072614F">
        <w:rPr>
          <w:rFonts w:hint="cs"/>
          <w:rtl/>
        </w:rPr>
        <w:t>الجهة العامة دوما بالسلطة</w:t>
      </w:r>
      <w:r w:rsidRPr="0072614F">
        <w:rPr>
          <w:rFonts w:hint="cs"/>
          <w:rtl/>
        </w:rPr>
        <w:t xml:space="preserve"> </w:t>
      </w:r>
      <w:r w:rsidR="00456886">
        <w:rPr>
          <w:rFonts w:hint="cs"/>
          <w:rtl/>
        </w:rPr>
        <w:t>ال</w:t>
      </w:r>
      <w:r w:rsidRPr="0072614F">
        <w:rPr>
          <w:rFonts w:hint="cs"/>
          <w:rtl/>
        </w:rPr>
        <w:t>تقديرية</w:t>
      </w:r>
      <w:r w:rsidR="00695DB1" w:rsidRPr="0072614F">
        <w:rPr>
          <w:rFonts w:hint="cs"/>
          <w:rtl/>
        </w:rPr>
        <w:t xml:space="preserve"> الواسعة في م</w:t>
      </w:r>
      <w:r w:rsidR="00474588" w:rsidRPr="0072614F">
        <w:rPr>
          <w:rFonts w:hint="cs"/>
          <w:rtl/>
        </w:rPr>
        <w:t>لائمة عملية</w:t>
      </w:r>
      <w:r w:rsidR="00D71AE3">
        <w:rPr>
          <w:rFonts w:hint="cs"/>
          <w:rtl/>
        </w:rPr>
        <w:t xml:space="preserve"> </w:t>
      </w:r>
      <w:r w:rsidR="00474588" w:rsidRPr="0072614F">
        <w:rPr>
          <w:rFonts w:hint="cs"/>
          <w:rtl/>
        </w:rPr>
        <w:t xml:space="preserve">التنفيذ على حساب </w:t>
      </w:r>
      <w:r w:rsidR="00D510EC" w:rsidRPr="0072614F">
        <w:rPr>
          <w:rFonts w:hint="cs"/>
          <w:rtl/>
        </w:rPr>
        <w:t>المتعاقد فلا</w:t>
      </w:r>
      <w:r w:rsidR="007F4A31" w:rsidRPr="0072614F">
        <w:rPr>
          <w:rFonts w:hint="cs"/>
          <w:rtl/>
        </w:rPr>
        <w:t xml:space="preserve"> يشترط  حدوث الضرر من جراء ال</w:t>
      </w:r>
      <w:r w:rsidR="00D71AE3">
        <w:rPr>
          <w:rFonts w:hint="cs"/>
          <w:rtl/>
        </w:rPr>
        <w:t>إ</w:t>
      </w:r>
      <w:r w:rsidR="007F4A31" w:rsidRPr="0072614F">
        <w:rPr>
          <w:rFonts w:hint="cs"/>
          <w:rtl/>
        </w:rPr>
        <w:t xml:space="preserve">متناع عن تنفيذ </w:t>
      </w:r>
      <w:r w:rsidR="00D510EC" w:rsidRPr="0072614F">
        <w:rPr>
          <w:rFonts w:hint="cs"/>
          <w:rtl/>
        </w:rPr>
        <w:t>ال</w:t>
      </w:r>
      <w:r w:rsidR="00D71AE3">
        <w:rPr>
          <w:rFonts w:hint="cs"/>
          <w:rtl/>
        </w:rPr>
        <w:t>إ</w:t>
      </w:r>
      <w:r w:rsidR="00D510EC" w:rsidRPr="0072614F">
        <w:rPr>
          <w:rFonts w:hint="cs"/>
          <w:rtl/>
        </w:rPr>
        <w:t>لتزاما</w:t>
      </w:r>
      <w:r w:rsidR="00D510EC" w:rsidRPr="0072614F">
        <w:rPr>
          <w:rtl/>
        </w:rPr>
        <w:t>ت</w:t>
      </w:r>
      <w:r w:rsidR="007F4A31" w:rsidRPr="0072614F">
        <w:rPr>
          <w:rFonts w:hint="cs"/>
          <w:rtl/>
        </w:rPr>
        <w:t xml:space="preserve"> من طرف المتعاقد المقصر</w:t>
      </w:r>
      <w:r w:rsidR="00D71AE3">
        <w:rPr>
          <w:rFonts w:hint="cs"/>
          <w:rtl/>
        </w:rPr>
        <w:t>،</w:t>
      </w:r>
      <w:r w:rsidR="007F4A31" w:rsidRPr="0072614F">
        <w:rPr>
          <w:rFonts w:hint="cs"/>
          <w:rtl/>
        </w:rPr>
        <w:t xml:space="preserve"> كما </w:t>
      </w:r>
      <w:r w:rsidR="00D510EC" w:rsidRPr="0072614F">
        <w:rPr>
          <w:rFonts w:hint="cs"/>
          <w:rtl/>
        </w:rPr>
        <w:t>لا يشتر</w:t>
      </w:r>
      <w:r w:rsidR="00D510EC" w:rsidRPr="0072614F">
        <w:rPr>
          <w:rtl/>
        </w:rPr>
        <w:t>ط</w:t>
      </w:r>
      <w:r w:rsidR="007F4A31" w:rsidRPr="0072614F">
        <w:rPr>
          <w:rFonts w:hint="cs"/>
          <w:rtl/>
        </w:rPr>
        <w:t xml:space="preserve"> لجو</w:t>
      </w:r>
      <w:r w:rsidR="00D71AE3">
        <w:rPr>
          <w:rFonts w:hint="cs"/>
          <w:rtl/>
        </w:rPr>
        <w:t>ء الجهة الإدارية الى القضاء من أ</w:t>
      </w:r>
      <w:r w:rsidR="007F4A31" w:rsidRPr="0072614F">
        <w:rPr>
          <w:rFonts w:hint="cs"/>
          <w:rtl/>
        </w:rPr>
        <w:t>جل تقريره</w:t>
      </w:r>
      <w:r w:rsidR="00D71AE3">
        <w:rPr>
          <w:rFonts w:hint="cs"/>
          <w:rtl/>
        </w:rPr>
        <w:t>.</w:t>
      </w:r>
      <w:r w:rsidR="007F4A31" w:rsidRPr="0072614F">
        <w:rPr>
          <w:rFonts w:hint="cs"/>
          <w:rtl/>
        </w:rPr>
        <w:t xml:space="preserve"> </w:t>
      </w:r>
      <w:r w:rsidRPr="0072614F">
        <w:rPr>
          <w:rFonts w:hint="cs"/>
          <w:rtl/>
        </w:rPr>
        <w:t xml:space="preserve"> </w:t>
      </w:r>
    </w:p>
    <w:p w14:paraId="2C24ECFB" w14:textId="6D0C1359" w:rsidR="00E00918" w:rsidRPr="00DE6131" w:rsidRDefault="007F4A31" w:rsidP="00D74548">
      <w:pPr>
        <w:rPr>
          <w:rtl/>
        </w:rPr>
      </w:pPr>
      <w:r w:rsidRPr="0072614F">
        <w:rPr>
          <w:rFonts w:hint="cs"/>
          <w:rtl/>
        </w:rPr>
        <w:t xml:space="preserve">فالتنفيذ العيني الذي تقوم به الجهة العامة المانحة قد </w:t>
      </w:r>
      <w:r w:rsidR="00D510EC" w:rsidRPr="0072614F">
        <w:rPr>
          <w:rFonts w:hint="cs"/>
          <w:rtl/>
        </w:rPr>
        <w:t>لا يكو</w:t>
      </w:r>
      <w:r w:rsidR="00D510EC" w:rsidRPr="0072614F">
        <w:rPr>
          <w:rtl/>
        </w:rPr>
        <w:t>ن</w:t>
      </w:r>
      <w:r w:rsidRPr="0072614F">
        <w:rPr>
          <w:rFonts w:hint="cs"/>
          <w:rtl/>
        </w:rPr>
        <w:t xml:space="preserve"> من الجزاءات </w:t>
      </w:r>
      <w:r w:rsidR="00E00918" w:rsidRPr="0072614F">
        <w:rPr>
          <w:rFonts w:hint="cs"/>
          <w:rtl/>
        </w:rPr>
        <w:t xml:space="preserve">التي توقع على المتعاقد </w:t>
      </w:r>
      <w:r w:rsidR="00D510EC" w:rsidRPr="0072614F">
        <w:rPr>
          <w:rFonts w:hint="cs"/>
          <w:rtl/>
        </w:rPr>
        <w:t>الممتنع</w:t>
      </w:r>
      <w:r w:rsidRPr="0072614F">
        <w:rPr>
          <w:rFonts w:hint="cs"/>
          <w:rtl/>
        </w:rPr>
        <w:t xml:space="preserve"> عن التنفيذ كما يبدو في صورة </w:t>
      </w:r>
      <w:r w:rsidR="00E00918" w:rsidRPr="0072614F">
        <w:rPr>
          <w:rFonts w:hint="cs"/>
          <w:rtl/>
        </w:rPr>
        <w:t>وضع المرفق الذي يدار بطريق ال</w:t>
      </w:r>
      <w:r w:rsidR="004C4380">
        <w:rPr>
          <w:rFonts w:hint="cs"/>
          <w:rtl/>
        </w:rPr>
        <w:t>إمتياز تحت الحراسة فإ</w:t>
      </w:r>
      <w:r w:rsidR="00E00918" w:rsidRPr="0072614F">
        <w:rPr>
          <w:rFonts w:hint="cs"/>
          <w:rtl/>
        </w:rPr>
        <w:t xml:space="preserve">ذا كانت الحراسة </w:t>
      </w:r>
      <w:r w:rsidRPr="0072614F">
        <w:rPr>
          <w:rFonts w:hint="cs"/>
          <w:rtl/>
        </w:rPr>
        <w:t>مقرونة في العادة بوقوع الخطأ</w:t>
      </w:r>
      <w:r w:rsidR="00910AB5" w:rsidRPr="0072614F">
        <w:rPr>
          <w:rFonts w:hint="cs"/>
          <w:rtl/>
        </w:rPr>
        <w:t xml:space="preserve"> الجسيم من طرف المتعاقد حيث </w:t>
      </w:r>
      <w:r w:rsidR="00E00918" w:rsidRPr="0072614F">
        <w:rPr>
          <w:rFonts w:hint="cs"/>
          <w:rtl/>
        </w:rPr>
        <w:t xml:space="preserve">يدار المرفق في هذه الحالة </w:t>
      </w:r>
      <w:r w:rsidR="00910AB5" w:rsidRPr="0072614F">
        <w:rPr>
          <w:rFonts w:hint="cs"/>
          <w:rtl/>
        </w:rPr>
        <w:t xml:space="preserve">من قبل الجهة المانحة تحت </w:t>
      </w:r>
      <w:r w:rsidR="00E00918" w:rsidRPr="0072614F">
        <w:rPr>
          <w:rFonts w:hint="cs"/>
          <w:rtl/>
        </w:rPr>
        <w:t>مسؤولية</w:t>
      </w:r>
      <w:r w:rsidR="00910AB5" w:rsidRPr="0072614F">
        <w:rPr>
          <w:rFonts w:hint="cs"/>
          <w:rtl/>
        </w:rPr>
        <w:t xml:space="preserve"> وعلى عاتق</w:t>
      </w:r>
      <w:r w:rsidR="00E00918" w:rsidRPr="0072614F">
        <w:rPr>
          <w:rFonts w:hint="cs"/>
          <w:rtl/>
        </w:rPr>
        <w:t xml:space="preserve"> الملتزم</w:t>
      </w:r>
      <w:r w:rsidR="004C4380">
        <w:rPr>
          <w:rFonts w:hint="cs"/>
          <w:rtl/>
        </w:rPr>
        <w:t>،</w:t>
      </w:r>
      <w:r w:rsidR="00E00918" w:rsidRPr="0072614F">
        <w:rPr>
          <w:rFonts w:hint="cs"/>
          <w:rtl/>
        </w:rPr>
        <w:t xml:space="preserve"> الذي يتحمل </w:t>
      </w:r>
      <w:r w:rsidR="00910AB5" w:rsidRPr="0072614F">
        <w:rPr>
          <w:rFonts w:hint="cs"/>
          <w:rtl/>
        </w:rPr>
        <w:t>التكاليف</w:t>
      </w:r>
      <w:r w:rsidR="00E00918" w:rsidRPr="0072614F">
        <w:rPr>
          <w:rFonts w:hint="cs"/>
          <w:rtl/>
        </w:rPr>
        <w:t xml:space="preserve"> التي يقتضيها سير المرفق </w:t>
      </w:r>
      <w:r w:rsidR="004C4380">
        <w:rPr>
          <w:rFonts w:hint="cs"/>
          <w:rtl/>
        </w:rPr>
        <w:t>والحراسة،</w:t>
      </w:r>
      <w:r w:rsidR="00D510EC" w:rsidRPr="0072614F">
        <w:rPr>
          <w:rFonts w:hint="cs"/>
          <w:rtl/>
        </w:rPr>
        <w:t>غي</w:t>
      </w:r>
      <w:r w:rsidR="00D510EC" w:rsidRPr="0072614F">
        <w:rPr>
          <w:rtl/>
        </w:rPr>
        <w:t>ر</w:t>
      </w:r>
      <w:r w:rsidR="00910AB5" w:rsidRPr="0072614F">
        <w:rPr>
          <w:rFonts w:hint="cs"/>
          <w:rtl/>
        </w:rPr>
        <w:t xml:space="preserve"> أن التنفيذ العيني في</w:t>
      </w:r>
      <w:r w:rsidR="00E00918" w:rsidRPr="0072614F">
        <w:rPr>
          <w:rFonts w:hint="cs"/>
          <w:rtl/>
        </w:rPr>
        <w:t xml:space="preserve"> هذه الحالة الأخيرة </w:t>
      </w:r>
      <w:r w:rsidR="004C4380">
        <w:rPr>
          <w:rFonts w:hint="cs"/>
          <w:rtl/>
        </w:rPr>
        <w:t>يكون من دون خطأ وإ</w:t>
      </w:r>
      <w:r w:rsidR="00910AB5" w:rsidRPr="0072614F">
        <w:rPr>
          <w:rFonts w:hint="cs"/>
          <w:rtl/>
        </w:rPr>
        <w:t xml:space="preserve">نما للمصلحة العامة التي تقدرها الجهة الإدارية العامة فلا يعد ذلك من قبل </w:t>
      </w:r>
      <w:r w:rsidR="00E00918" w:rsidRPr="0072614F">
        <w:rPr>
          <w:rFonts w:hint="cs"/>
          <w:rtl/>
        </w:rPr>
        <w:t xml:space="preserve"> الجزاءات</w:t>
      </w:r>
      <w:r w:rsidR="00E00918" w:rsidRPr="0072614F">
        <w:rPr>
          <w:rStyle w:val="Appelnotedebasdep"/>
          <w:color w:val="000000" w:themeColor="text1"/>
          <w:rtl/>
        </w:rPr>
        <w:footnoteReference w:id="372"/>
      </w:r>
      <w:r w:rsidR="00AE0E4D" w:rsidRPr="0072614F">
        <w:rPr>
          <w:rFonts w:hint="cs"/>
          <w:rtl/>
        </w:rPr>
        <w:t>.</w:t>
      </w:r>
      <w:r w:rsidR="00E00918" w:rsidRPr="00DE6131">
        <w:rPr>
          <w:rFonts w:hint="cs"/>
          <w:rtl/>
        </w:rPr>
        <w:t xml:space="preserve"> </w:t>
      </w:r>
    </w:p>
    <w:p w14:paraId="06C6E33D" w14:textId="5875F564" w:rsidR="008E5DB2" w:rsidRPr="00DE6131" w:rsidRDefault="00910AB5" w:rsidP="00111498">
      <w:pPr>
        <w:rPr>
          <w:color w:val="000000" w:themeColor="text1"/>
          <w:rtl/>
        </w:rPr>
      </w:pPr>
      <w:r w:rsidRPr="00DE6131">
        <w:rPr>
          <w:rFonts w:hint="cs"/>
          <w:color w:val="000000" w:themeColor="text1"/>
          <w:rtl/>
        </w:rPr>
        <w:t>كل هذه الجزاءات الإدارية يكون الهدف منها ضمان الظروف المثلى التي يتم تنفيذ المرفق العام الم</w:t>
      </w:r>
      <w:r w:rsidR="008E5DB2" w:rsidRPr="00DE6131">
        <w:rPr>
          <w:rFonts w:hint="cs"/>
          <w:color w:val="000000" w:themeColor="text1"/>
          <w:rtl/>
        </w:rPr>
        <w:t>ف</w:t>
      </w:r>
      <w:r w:rsidRPr="00DE6131">
        <w:rPr>
          <w:rFonts w:hint="cs"/>
          <w:color w:val="000000" w:themeColor="text1"/>
          <w:rtl/>
        </w:rPr>
        <w:t>وض في ظلها</w:t>
      </w:r>
      <w:r w:rsidR="00657AE6">
        <w:rPr>
          <w:rFonts w:hint="cs"/>
          <w:color w:val="000000" w:themeColor="text1"/>
          <w:rtl/>
        </w:rPr>
        <w:t>،</w:t>
      </w:r>
      <w:r w:rsidRPr="00DE6131">
        <w:rPr>
          <w:rFonts w:hint="cs"/>
          <w:color w:val="000000" w:themeColor="text1"/>
          <w:rtl/>
        </w:rPr>
        <w:t xml:space="preserve"> </w:t>
      </w:r>
      <w:r w:rsidR="00D510EC" w:rsidRPr="00DE6131">
        <w:rPr>
          <w:rFonts w:hint="cs"/>
          <w:color w:val="000000" w:themeColor="text1"/>
          <w:rtl/>
        </w:rPr>
        <w:t>وتعتبر هذ</w:t>
      </w:r>
      <w:r w:rsidR="00D510EC" w:rsidRPr="00DE6131">
        <w:rPr>
          <w:color w:val="000000" w:themeColor="text1"/>
          <w:rtl/>
        </w:rPr>
        <w:t>ه</w:t>
      </w:r>
      <w:r w:rsidR="008E5DB2" w:rsidRPr="00DE6131">
        <w:rPr>
          <w:rFonts w:hint="cs"/>
          <w:color w:val="000000" w:themeColor="text1"/>
          <w:rtl/>
        </w:rPr>
        <w:t xml:space="preserve"> الجزاءات وسائل قانونية تتمتع بها الجهات العامة المتعاقدة بوصفها امتيازات للسلطة العامة تمكن من رقابة العقود الإدارية</w:t>
      </w:r>
      <w:r w:rsidR="00657AE6">
        <w:rPr>
          <w:rFonts w:hint="cs"/>
          <w:color w:val="000000" w:themeColor="text1"/>
          <w:rtl/>
        </w:rPr>
        <w:t>،</w:t>
      </w:r>
      <w:r w:rsidR="008E5DB2" w:rsidRPr="00DE6131">
        <w:rPr>
          <w:rFonts w:hint="cs"/>
          <w:color w:val="000000" w:themeColor="text1"/>
          <w:rtl/>
        </w:rPr>
        <w:t xml:space="preserve"> وحسن تنفيذها بشكل عام وبالأخص عقود تفويض المرفق العام بوصفها عقود إدارية تستغرق مدد طويلة للتنفيذ وتتعلق بمشاريع حيوية وذات أهمية استراتيجية للسلطات العامة وحاجات المجتمع بصفة </w:t>
      </w:r>
      <w:r w:rsidR="00111498" w:rsidRPr="00DE6131">
        <w:rPr>
          <w:rFonts w:hint="cs"/>
          <w:color w:val="000000" w:themeColor="text1"/>
          <w:rtl/>
        </w:rPr>
        <w:t>عامة</w:t>
      </w:r>
      <w:r w:rsidR="00111498">
        <w:rPr>
          <w:rFonts w:hint="cs"/>
          <w:color w:val="000000" w:themeColor="text1"/>
          <w:rtl/>
        </w:rPr>
        <w:t>، خاص</w:t>
      </w:r>
      <w:r w:rsidR="00111498">
        <w:rPr>
          <w:color w:val="000000" w:themeColor="text1"/>
          <w:rtl/>
        </w:rPr>
        <w:t>ة</w:t>
      </w:r>
      <w:r w:rsidR="008E5DB2" w:rsidRPr="00DE6131">
        <w:rPr>
          <w:rFonts w:hint="cs"/>
          <w:color w:val="000000" w:themeColor="text1"/>
          <w:rtl/>
        </w:rPr>
        <w:t xml:space="preserve"> في ظل فتح هذه المرافق العامة ل</w:t>
      </w:r>
      <w:r w:rsidR="00111498">
        <w:rPr>
          <w:rFonts w:hint="cs"/>
          <w:color w:val="000000" w:themeColor="text1"/>
          <w:rtl/>
        </w:rPr>
        <w:t>لمنافسة وإشراك القطاع الخاص في إ</w:t>
      </w:r>
      <w:r w:rsidR="008E5DB2" w:rsidRPr="00DE6131">
        <w:rPr>
          <w:rFonts w:hint="cs"/>
          <w:color w:val="000000" w:themeColor="text1"/>
          <w:rtl/>
        </w:rPr>
        <w:t>دارتها بصفة خاصة.</w:t>
      </w:r>
    </w:p>
    <w:p w14:paraId="49274974" w14:textId="5003BA9F" w:rsidR="00000436" w:rsidRPr="00DE6131" w:rsidRDefault="008E5DB2" w:rsidP="00D74548">
      <w:pPr>
        <w:rPr>
          <w:rtl/>
        </w:rPr>
      </w:pPr>
      <w:r w:rsidRPr="00DE6131">
        <w:rPr>
          <w:rFonts w:hint="cs"/>
          <w:rtl/>
        </w:rPr>
        <w:t>وبالنظر دوما لأهمية المرفق العام وحساسيته فقد أضفت جل التشريعات المقارنة ومنها التشريع الجزائري على عرقلة سير المرفق العام سوء المدار بالطريق المباشر من قبل أ</w:t>
      </w:r>
      <w:r w:rsidR="003E3D4E" w:rsidRPr="00DE6131">
        <w:rPr>
          <w:rFonts w:hint="cs"/>
          <w:rtl/>
        </w:rPr>
        <w:t>شخاص القانو</w:t>
      </w:r>
      <w:r w:rsidRPr="00DE6131">
        <w:rPr>
          <w:rFonts w:hint="cs"/>
          <w:rtl/>
        </w:rPr>
        <w:t xml:space="preserve">ن العام  </w:t>
      </w:r>
      <w:r w:rsidR="00910AB5" w:rsidRPr="00DE6131">
        <w:rPr>
          <w:rFonts w:hint="cs"/>
          <w:rtl/>
        </w:rPr>
        <w:t xml:space="preserve"> </w:t>
      </w:r>
      <w:r w:rsidR="003E3D4E" w:rsidRPr="00DE6131">
        <w:rPr>
          <w:rFonts w:hint="cs"/>
          <w:rtl/>
        </w:rPr>
        <w:t>أ</w:t>
      </w:r>
      <w:r w:rsidR="00251A6B" w:rsidRPr="00DE6131">
        <w:rPr>
          <w:rFonts w:hint="cs"/>
          <w:rtl/>
        </w:rPr>
        <w:t>و المرفق العام المفوض</w:t>
      </w:r>
      <w:r w:rsidR="009A4348">
        <w:rPr>
          <w:rFonts w:hint="cs"/>
          <w:rtl/>
        </w:rPr>
        <w:t xml:space="preserve"> </w:t>
      </w:r>
      <w:r w:rsidR="00251A6B" w:rsidRPr="00DE6131">
        <w:rPr>
          <w:rFonts w:hint="cs"/>
          <w:rtl/>
        </w:rPr>
        <w:t>الو</w:t>
      </w:r>
      <w:r w:rsidR="003E3D4E" w:rsidRPr="00DE6131">
        <w:rPr>
          <w:rFonts w:hint="cs"/>
          <w:rtl/>
        </w:rPr>
        <w:t>صف الجزائي</w:t>
      </w:r>
      <w:r w:rsidR="009A4348">
        <w:rPr>
          <w:rFonts w:hint="cs"/>
          <w:rtl/>
        </w:rPr>
        <w:t>،</w:t>
      </w:r>
      <w:r w:rsidR="003E3D4E" w:rsidRPr="00DE6131">
        <w:rPr>
          <w:rFonts w:hint="cs"/>
          <w:rtl/>
        </w:rPr>
        <w:t xml:space="preserve"> وهذا ما يوضح الصورة بشكل خاص على الأهمية التي </w:t>
      </w:r>
      <w:r w:rsidR="00D510EC" w:rsidRPr="00DE6131">
        <w:rPr>
          <w:rFonts w:hint="cs"/>
          <w:rtl/>
        </w:rPr>
        <w:t>يحظى</w:t>
      </w:r>
      <w:r w:rsidR="003E3D4E" w:rsidRPr="00DE6131">
        <w:rPr>
          <w:rFonts w:hint="cs"/>
          <w:rtl/>
        </w:rPr>
        <w:t xml:space="preserve"> بها المرفق العام مهما كانت طبيعة </w:t>
      </w:r>
      <w:r w:rsidR="009A4348">
        <w:rPr>
          <w:rFonts w:hint="cs"/>
          <w:rtl/>
        </w:rPr>
        <w:t>و</w:t>
      </w:r>
      <w:r w:rsidR="003E3D4E" w:rsidRPr="00DE6131">
        <w:rPr>
          <w:rFonts w:hint="cs"/>
          <w:rtl/>
        </w:rPr>
        <w:t>أسلوب تسييره</w:t>
      </w:r>
      <w:r w:rsidR="00DD317D" w:rsidRPr="00DE6131">
        <w:rPr>
          <w:rFonts w:hint="cs"/>
          <w:rtl/>
        </w:rPr>
        <w:t xml:space="preserve">، </w:t>
      </w:r>
      <w:r w:rsidR="003E3D4E" w:rsidRPr="00DE6131">
        <w:rPr>
          <w:rFonts w:hint="cs"/>
          <w:rtl/>
        </w:rPr>
        <w:t xml:space="preserve">فبالرغم من أن الأصل في </w:t>
      </w:r>
      <w:r w:rsidR="00B63C6B" w:rsidRPr="00DE6131">
        <w:rPr>
          <w:rFonts w:hint="cs"/>
          <w:rtl/>
        </w:rPr>
        <w:t xml:space="preserve"> إ</w:t>
      </w:r>
      <w:r w:rsidR="00DD317D" w:rsidRPr="00DE6131">
        <w:rPr>
          <w:rFonts w:hint="cs"/>
          <w:rtl/>
        </w:rPr>
        <w:t>خلال المتعاقد مع ال</w:t>
      </w:r>
      <w:r w:rsidR="003E3D4E" w:rsidRPr="00DE6131">
        <w:rPr>
          <w:rFonts w:hint="cs"/>
          <w:rtl/>
        </w:rPr>
        <w:t xml:space="preserve">إدارة بالتزاماته العقدية </w:t>
      </w:r>
      <w:r w:rsidR="00D510EC" w:rsidRPr="00DE6131">
        <w:rPr>
          <w:rFonts w:hint="cs"/>
          <w:rtl/>
        </w:rPr>
        <w:t>ل</w:t>
      </w:r>
      <w:r w:rsidR="009A4348">
        <w:rPr>
          <w:rFonts w:hint="cs"/>
          <w:rtl/>
        </w:rPr>
        <w:t>ا</w:t>
      </w:r>
      <w:r w:rsidR="00D510EC" w:rsidRPr="00DE6131">
        <w:rPr>
          <w:rFonts w:hint="cs"/>
          <w:rtl/>
        </w:rPr>
        <w:t>يرتب</w:t>
      </w:r>
      <w:r w:rsidR="003E3D4E" w:rsidRPr="00DE6131">
        <w:rPr>
          <w:rFonts w:hint="cs"/>
          <w:rtl/>
        </w:rPr>
        <w:t xml:space="preserve"> في غالب الأحيان </w:t>
      </w:r>
      <w:r w:rsidR="00DD317D" w:rsidRPr="00DE6131">
        <w:rPr>
          <w:rFonts w:hint="cs"/>
          <w:rtl/>
        </w:rPr>
        <w:t xml:space="preserve">سوى توقيع جزاءات </w:t>
      </w:r>
      <w:r w:rsidR="00251A6B" w:rsidRPr="00DE6131">
        <w:rPr>
          <w:rFonts w:hint="cs"/>
          <w:rtl/>
        </w:rPr>
        <w:t>ذات طابع إداري</w:t>
      </w:r>
      <w:r w:rsidR="00DD317D" w:rsidRPr="00DE6131">
        <w:rPr>
          <w:rFonts w:hint="cs"/>
          <w:rtl/>
        </w:rPr>
        <w:t xml:space="preserve"> من قبل </w:t>
      </w:r>
      <w:r w:rsidR="00B63C6B" w:rsidRPr="00DE6131">
        <w:rPr>
          <w:rFonts w:hint="cs"/>
          <w:rtl/>
        </w:rPr>
        <w:t xml:space="preserve">الجهة </w:t>
      </w:r>
      <w:r w:rsidR="00DD317D" w:rsidRPr="00DE6131">
        <w:rPr>
          <w:rFonts w:hint="cs"/>
          <w:rtl/>
        </w:rPr>
        <w:t>الإدار</w:t>
      </w:r>
      <w:r w:rsidR="00251A6B" w:rsidRPr="00DE6131">
        <w:rPr>
          <w:rFonts w:hint="cs"/>
          <w:rtl/>
        </w:rPr>
        <w:t>ية المتعاقدة</w:t>
      </w:r>
      <w:r w:rsidR="009A4348">
        <w:rPr>
          <w:rFonts w:hint="cs"/>
          <w:rtl/>
        </w:rPr>
        <w:t xml:space="preserve">، </w:t>
      </w:r>
      <w:r w:rsidR="00251A6B" w:rsidRPr="00DE6131">
        <w:rPr>
          <w:rFonts w:hint="cs"/>
          <w:rtl/>
        </w:rPr>
        <w:t>إ</w:t>
      </w:r>
      <w:r w:rsidR="00DD317D" w:rsidRPr="00DE6131">
        <w:rPr>
          <w:rFonts w:hint="cs"/>
          <w:rtl/>
        </w:rPr>
        <w:t xml:space="preserve">لا </w:t>
      </w:r>
      <w:r w:rsidR="00251A6B" w:rsidRPr="00DE6131">
        <w:rPr>
          <w:rFonts w:hint="cs"/>
          <w:rtl/>
        </w:rPr>
        <w:t>في الحالة التي يأخذ فيها الفعل المنسوب للمتعاقد</w:t>
      </w:r>
      <w:r w:rsidR="00DD317D" w:rsidRPr="00DE6131">
        <w:rPr>
          <w:rFonts w:hint="cs"/>
          <w:rtl/>
        </w:rPr>
        <w:t xml:space="preserve"> </w:t>
      </w:r>
      <w:r w:rsidR="00B63C6B" w:rsidRPr="00DE6131">
        <w:rPr>
          <w:rFonts w:hint="cs"/>
          <w:rtl/>
        </w:rPr>
        <w:t>الطابع الجزائي</w:t>
      </w:r>
      <w:r w:rsidR="00DD317D" w:rsidRPr="00DE6131">
        <w:rPr>
          <w:rFonts w:hint="cs"/>
          <w:rtl/>
        </w:rPr>
        <w:t xml:space="preserve"> </w:t>
      </w:r>
      <w:r w:rsidR="009F5016">
        <w:rPr>
          <w:rFonts w:hint="cs"/>
          <w:rtl/>
        </w:rPr>
        <w:t>فهو</w:t>
      </w:r>
      <w:r w:rsidR="00251A6B" w:rsidRPr="00DE6131">
        <w:rPr>
          <w:rFonts w:hint="cs"/>
          <w:rtl/>
        </w:rPr>
        <w:t xml:space="preserve"> بذلك مستمد من صفتها كسلطة ضبط إ</w:t>
      </w:r>
      <w:r w:rsidR="00B63C6B" w:rsidRPr="00DE6131">
        <w:rPr>
          <w:rFonts w:hint="cs"/>
          <w:rtl/>
        </w:rPr>
        <w:t>داري أ</w:t>
      </w:r>
      <w:r w:rsidR="009F5016">
        <w:rPr>
          <w:rFonts w:hint="cs"/>
          <w:rtl/>
        </w:rPr>
        <w:t>و سلطة عامة، وقد تلجأ</w:t>
      </w:r>
      <w:r w:rsidR="00DD317D" w:rsidRPr="00DE6131">
        <w:rPr>
          <w:rFonts w:hint="cs"/>
          <w:rtl/>
        </w:rPr>
        <w:t xml:space="preserve"> الج</w:t>
      </w:r>
      <w:r w:rsidR="00B63C6B" w:rsidRPr="00DE6131">
        <w:rPr>
          <w:rFonts w:hint="cs"/>
          <w:rtl/>
        </w:rPr>
        <w:t>ه</w:t>
      </w:r>
      <w:r w:rsidR="00DD317D" w:rsidRPr="00DE6131">
        <w:rPr>
          <w:rFonts w:hint="cs"/>
          <w:rtl/>
        </w:rPr>
        <w:t xml:space="preserve">ات الإدارية في حال </w:t>
      </w:r>
      <w:r w:rsidR="009F5016">
        <w:rPr>
          <w:rFonts w:hint="cs"/>
          <w:rtl/>
        </w:rPr>
        <w:t>إ</w:t>
      </w:r>
      <w:r w:rsidR="00DD317D" w:rsidRPr="00DE6131">
        <w:rPr>
          <w:rFonts w:hint="cs"/>
          <w:rtl/>
        </w:rPr>
        <w:t xml:space="preserve">رتكاب المتعاقد معها لجريمة </w:t>
      </w:r>
      <w:r w:rsidR="00B63C6B" w:rsidRPr="00DE6131">
        <w:rPr>
          <w:rFonts w:hint="cs"/>
          <w:rtl/>
        </w:rPr>
        <w:t>جزائية</w:t>
      </w:r>
      <w:r w:rsidR="00DD317D" w:rsidRPr="00DE6131">
        <w:rPr>
          <w:rFonts w:hint="cs"/>
          <w:rtl/>
        </w:rPr>
        <w:t xml:space="preserve"> </w:t>
      </w:r>
      <w:r w:rsidR="00000436" w:rsidRPr="00DE6131">
        <w:rPr>
          <w:rFonts w:hint="cs"/>
          <w:rtl/>
        </w:rPr>
        <w:t xml:space="preserve">الى </w:t>
      </w:r>
      <w:r w:rsidR="00D510EC" w:rsidRPr="00DE6131">
        <w:rPr>
          <w:rFonts w:hint="cs"/>
          <w:rtl/>
        </w:rPr>
        <w:t>ما يسم</w:t>
      </w:r>
      <w:r w:rsidR="00D510EC" w:rsidRPr="00DE6131">
        <w:rPr>
          <w:rtl/>
        </w:rPr>
        <w:t>ى</w:t>
      </w:r>
      <w:r w:rsidR="009F5016">
        <w:rPr>
          <w:rFonts w:hint="cs"/>
          <w:rtl/>
        </w:rPr>
        <w:t xml:space="preserve"> بحظر التعاقد عن طريق إ</w:t>
      </w:r>
      <w:r w:rsidR="00000436" w:rsidRPr="00DE6131">
        <w:rPr>
          <w:rFonts w:hint="cs"/>
          <w:rtl/>
        </w:rPr>
        <w:t xml:space="preserve">دراج </w:t>
      </w:r>
      <w:r w:rsidR="00B63C6B" w:rsidRPr="00DE6131">
        <w:rPr>
          <w:rFonts w:hint="cs"/>
          <w:rtl/>
        </w:rPr>
        <w:t>المتعاقد المخل بالتزاماته</w:t>
      </w:r>
      <w:r w:rsidR="00000436" w:rsidRPr="00DE6131">
        <w:rPr>
          <w:rFonts w:hint="cs"/>
          <w:rtl/>
        </w:rPr>
        <w:t xml:space="preserve"> في القائمة السوداء،</w:t>
      </w:r>
      <w:r w:rsidR="005559A9" w:rsidRPr="00DE6131">
        <w:rPr>
          <w:rFonts w:hint="cs"/>
          <w:rtl/>
        </w:rPr>
        <w:t xml:space="preserve"> دون ال</w:t>
      </w:r>
      <w:r w:rsidR="009F5016">
        <w:rPr>
          <w:rFonts w:hint="cs"/>
          <w:rtl/>
        </w:rPr>
        <w:t>إ</w:t>
      </w:r>
      <w:r w:rsidR="005559A9" w:rsidRPr="00DE6131">
        <w:rPr>
          <w:rFonts w:hint="cs"/>
          <w:rtl/>
        </w:rPr>
        <w:t xml:space="preserve">خلال بالمتابعات الجزائية التي تبقى من </w:t>
      </w:r>
      <w:r w:rsidR="009F5016">
        <w:rPr>
          <w:rFonts w:hint="cs"/>
          <w:rtl/>
        </w:rPr>
        <w:t xml:space="preserve">صلاحية </w:t>
      </w:r>
      <w:r w:rsidR="005559A9" w:rsidRPr="00DE6131">
        <w:rPr>
          <w:rFonts w:hint="cs"/>
          <w:rtl/>
        </w:rPr>
        <w:t>الأجهزة القضائية المختصة فقد نص</w:t>
      </w:r>
      <w:r w:rsidR="00000436" w:rsidRPr="00DE6131">
        <w:rPr>
          <w:rFonts w:hint="cs"/>
          <w:rtl/>
        </w:rPr>
        <w:t xml:space="preserve"> قانون الصفقات العمومية وتفويضات ا</w:t>
      </w:r>
      <w:r w:rsidR="00C6609E">
        <w:rPr>
          <w:rFonts w:hint="cs"/>
          <w:rtl/>
        </w:rPr>
        <w:t>لمرفق العام على أ</w:t>
      </w:r>
      <w:r w:rsidR="005559A9" w:rsidRPr="00DE6131">
        <w:rPr>
          <w:rFonts w:hint="cs"/>
          <w:rtl/>
        </w:rPr>
        <w:t>نه</w:t>
      </w:r>
      <w:r w:rsidR="00C6609E">
        <w:rPr>
          <w:rFonts w:hint="cs"/>
          <w:rtl/>
        </w:rPr>
        <w:t xml:space="preserve"> </w:t>
      </w:r>
      <w:r w:rsidR="005559A9" w:rsidRPr="00DE6131">
        <w:rPr>
          <w:rFonts w:hint="cs"/>
          <w:rtl/>
        </w:rPr>
        <w:t>" دون ال</w:t>
      </w:r>
      <w:r w:rsidR="00C6609E">
        <w:rPr>
          <w:rFonts w:hint="cs"/>
          <w:rtl/>
        </w:rPr>
        <w:t>إ</w:t>
      </w:r>
      <w:r w:rsidR="005559A9" w:rsidRPr="00DE6131">
        <w:rPr>
          <w:rFonts w:hint="cs"/>
          <w:rtl/>
        </w:rPr>
        <w:t xml:space="preserve">خلال </w:t>
      </w:r>
      <w:r w:rsidR="00000436" w:rsidRPr="00DE6131">
        <w:rPr>
          <w:rFonts w:hint="cs"/>
          <w:rtl/>
        </w:rPr>
        <w:t xml:space="preserve">بالمتابعات الجزائية كل من يقوم </w:t>
      </w:r>
      <w:r w:rsidR="00D510EC" w:rsidRPr="00DE6131">
        <w:rPr>
          <w:rFonts w:hint="cs"/>
          <w:rtl/>
        </w:rPr>
        <w:t>بأفعال</w:t>
      </w:r>
      <w:r w:rsidR="00C6609E">
        <w:rPr>
          <w:rFonts w:hint="cs"/>
          <w:rtl/>
        </w:rPr>
        <w:t xml:space="preserve"> ... من شأنها أن تشكل سببا كافيا لإ</w:t>
      </w:r>
      <w:r w:rsidR="00000436" w:rsidRPr="00DE6131">
        <w:rPr>
          <w:rFonts w:hint="cs"/>
          <w:rtl/>
        </w:rPr>
        <w:t>تخاذ أي تدبي</w:t>
      </w:r>
      <w:r w:rsidR="00C6609E">
        <w:rPr>
          <w:rFonts w:hint="cs"/>
          <w:rtl/>
        </w:rPr>
        <w:t>ر ردعي لاسيما فسخ أ</w:t>
      </w:r>
      <w:r w:rsidR="00000436" w:rsidRPr="00DE6131">
        <w:rPr>
          <w:rFonts w:hint="cs"/>
          <w:rtl/>
        </w:rPr>
        <w:t>و الغاء الصفقة العمومية وتسجيل المؤسسة المعنية في قائمة المتعاملين ال</w:t>
      </w:r>
      <w:r w:rsidR="005A7797">
        <w:rPr>
          <w:rFonts w:hint="cs"/>
          <w:rtl/>
        </w:rPr>
        <w:t>إ</w:t>
      </w:r>
      <w:r w:rsidR="00000436" w:rsidRPr="00DE6131">
        <w:rPr>
          <w:rFonts w:hint="cs"/>
          <w:rtl/>
        </w:rPr>
        <w:t>قتصاديين الممنوعين من المشاركة في الصفقات العمومية</w:t>
      </w:r>
      <w:r w:rsidR="00EA52A0" w:rsidRPr="00DE6131">
        <w:rPr>
          <w:rFonts w:hint="cs"/>
          <w:rtl/>
        </w:rPr>
        <w:t>".</w:t>
      </w:r>
    </w:p>
    <w:p w14:paraId="5C4B91BF" w14:textId="7E93A34B" w:rsidR="00733342" w:rsidRDefault="00981434" w:rsidP="002627E7">
      <w:pPr>
        <w:rPr>
          <w:color w:val="000000" w:themeColor="text1"/>
          <w:sz w:val="24"/>
          <w:szCs w:val="24"/>
          <w:rtl/>
        </w:rPr>
      </w:pPr>
      <w:r w:rsidRPr="00DE6131">
        <w:rPr>
          <w:rFonts w:hint="cs"/>
          <w:color w:val="000000" w:themeColor="text1"/>
          <w:rtl/>
        </w:rPr>
        <w:t xml:space="preserve">وفي </w:t>
      </w:r>
      <w:r w:rsidR="00EA52A0" w:rsidRPr="00DE6131">
        <w:rPr>
          <w:rFonts w:hint="cs"/>
          <w:color w:val="000000" w:themeColor="text1"/>
          <w:rtl/>
        </w:rPr>
        <w:t>المح</w:t>
      </w:r>
      <w:r w:rsidRPr="00DE6131">
        <w:rPr>
          <w:rFonts w:hint="cs"/>
          <w:color w:val="000000" w:themeColor="text1"/>
          <w:rtl/>
        </w:rPr>
        <w:t>صلة ف</w:t>
      </w:r>
      <w:r w:rsidR="00BE5883">
        <w:rPr>
          <w:rFonts w:hint="cs"/>
          <w:color w:val="000000" w:themeColor="text1"/>
          <w:rtl/>
        </w:rPr>
        <w:t>إ</w:t>
      </w:r>
      <w:r w:rsidRPr="00DE6131">
        <w:rPr>
          <w:rFonts w:hint="cs"/>
          <w:color w:val="000000" w:themeColor="text1"/>
          <w:rtl/>
        </w:rPr>
        <w:t>ن توقيع الجزاءات التي هي في الحقيقة ترجمة</w:t>
      </w:r>
      <w:r w:rsidR="00EA52A0" w:rsidRPr="00DE6131">
        <w:rPr>
          <w:rFonts w:hint="cs"/>
          <w:color w:val="000000" w:themeColor="text1"/>
          <w:rtl/>
        </w:rPr>
        <w:t xml:space="preserve"> وتطبيق عملي </w:t>
      </w:r>
      <w:r w:rsidRPr="00DE6131">
        <w:rPr>
          <w:rFonts w:hint="cs"/>
          <w:color w:val="000000" w:themeColor="text1"/>
          <w:rtl/>
        </w:rPr>
        <w:t xml:space="preserve"> لمقتضيات العقود الإدارية العامة </w:t>
      </w:r>
      <w:r w:rsidR="00EA52A0" w:rsidRPr="00DE6131">
        <w:rPr>
          <w:rFonts w:hint="cs"/>
          <w:color w:val="000000" w:themeColor="text1"/>
          <w:rtl/>
        </w:rPr>
        <w:t>التي ترتكز على القواعد المتعارف عليها في مجال القانون العام</w:t>
      </w:r>
      <w:r w:rsidR="00BE5883">
        <w:rPr>
          <w:rFonts w:hint="cs"/>
          <w:color w:val="000000" w:themeColor="text1"/>
          <w:rtl/>
        </w:rPr>
        <w:t>،</w:t>
      </w:r>
      <w:r w:rsidR="00EA52A0" w:rsidRPr="00DE6131">
        <w:rPr>
          <w:rFonts w:hint="cs"/>
          <w:color w:val="000000" w:themeColor="text1"/>
          <w:rtl/>
        </w:rPr>
        <w:t xml:space="preserve"> وبالنظر الى</w:t>
      </w:r>
      <w:r w:rsidR="00BE5883">
        <w:rPr>
          <w:rFonts w:hint="cs"/>
          <w:color w:val="000000" w:themeColor="text1"/>
          <w:rtl/>
        </w:rPr>
        <w:t xml:space="preserve"> الصبغة الإدارية لعقد التفويض فإ</w:t>
      </w:r>
      <w:r w:rsidR="00EA52A0" w:rsidRPr="00DE6131">
        <w:rPr>
          <w:rFonts w:hint="cs"/>
          <w:color w:val="000000" w:themeColor="text1"/>
          <w:rtl/>
        </w:rPr>
        <w:t xml:space="preserve">ن توقيع هذه الجزاءات ومجمل مظاهر السلطة العامة كالتعديل </w:t>
      </w:r>
      <w:r w:rsidR="00D510EC" w:rsidRPr="00DE6131">
        <w:rPr>
          <w:rFonts w:hint="cs"/>
          <w:color w:val="000000" w:themeColor="text1"/>
          <w:rtl/>
        </w:rPr>
        <w:t>بالإرادة</w:t>
      </w:r>
      <w:r w:rsidR="00EA52A0" w:rsidRPr="00DE6131">
        <w:rPr>
          <w:rFonts w:hint="cs"/>
          <w:color w:val="000000" w:themeColor="text1"/>
          <w:rtl/>
        </w:rPr>
        <w:t xml:space="preserve"> المنفردة للجهة الإدارية المانحة بقدر ما يشكل تضييقا على المفوض اليه خاصة منهم الخواص الذين لم </w:t>
      </w:r>
      <w:r w:rsidR="00D510EC" w:rsidRPr="00DE6131">
        <w:rPr>
          <w:rFonts w:hint="cs"/>
          <w:color w:val="000000" w:themeColor="text1"/>
          <w:rtl/>
        </w:rPr>
        <w:t>يألفو</w:t>
      </w:r>
      <w:r w:rsidR="00D510EC" w:rsidRPr="00DE6131">
        <w:rPr>
          <w:color w:val="000000" w:themeColor="text1"/>
          <w:rtl/>
        </w:rPr>
        <w:t>ا</w:t>
      </w:r>
      <w:r w:rsidR="00EA52A0" w:rsidRPr="00DE6131">
        <w:rPr>
          <w:rFonts w:hint="cs"/>
          <w:color w:val="000000" w:themeColor="text1"/>
          <w:rtl/>
        </w:rPr>
        <w:t xml:space="preserve"> مثل هذه </w:t>
      </w:r>
      <w:r w:rsidR="002627E7">
        <w:rPr>
          <w:rFonts w:hint="cs"/>
          <w:color w:val="000000" w:themeColor="text1"/>
          <w:rtl/>
        </w:rPr>
        <w:t>الإجراءات في مجال القانون الخاص، إلا أنها أ</w:t>
      </w:r>
      <w:r w:rsidR="00EA52A0" w:rsidRPr="00DE6131">
        <w:rPr>
          <w:rFonts w:hint="cs"/>
          <w:color w:val="000000" w:themeColor="text1"/>
          <w:rtl/>
        </w:rPr>
        <w:t>عمال إدارية تبررها طبيعة الاستثمار في المرفق العام</w:t>
      </w:r>
      <w:r w:rsidR="002627E7">
        <w:rPr>
          <w:rFonts w:hint="cs"/>
          <w:color w:val="000000" w:themeColor="text1"/>
          <w:rtl/>
        </w:rPr>
        <w:t>،</w:t>
      </w:r>
      <w:r w:rsidR="00EA52A0" w:rsidRPr="00DE6131">
        <w:rPr>
          <w:rFonts w:hint="cs"/>
          <w:color w:val="000000" w:themeColor="text1"/>
          <w:rtl/>
        </w:rPr>
        <w:t xml:space="preserve"> وتنبع من المسؤولية ال</w:t>
      </w:r>
      <w:r w:rsidR="002627E7">
        <w:rPr>
          <w:rFonts w:hint="cs"/>
          <w:color w:val="000000" w:themeColor="text1"/>
          <w:rtl/>
        </w:rPr>
        <w:t>أ</w:t>
      </w:r>
      <w:r w:rsidR="00EA52A0" w:rsidRPr="00DE6131">
        <w:rPr>
          <w:rFonts w:hint="cs"/>
          <w:color w:val="000000" w:themeColor="text1"/>
          <w:rtl/>
        </w:rPr>
        <w:t xml:space="preserve">صيلة </w:t>
      </w:r>
      <w:r w:rsidR="00D510EC" w:rsidRPr="00DE6131">
        <w:rPr>
          <w:rFonts w:hint="cs"/>
          <w:color w:val="000000" w:themeColor="text1"/>
          <w:rtl/>
        </w:rPr>
        <w:t>لأشخاص</w:t>
      </w:r>
      <w:r w:rsidR="00EA52A0" w:rsidRPr="00DE6131">
        <w:rPr>
          <w:rFonts w:hint="cs"/>
          <w:color w:val="000000" w:themeColor="text1"/>
          <w:rtl/>
        </w:rPr>
        <w:t xml:space="preserve"> القانون العام ال</w:t>
      </w:r>
      <w:r w:rsidR="002627E7">
        <w:rPr>
          <w:rFonts w:hint="cs"/>
          <w:color w:val="000000" w:themeColor="text1"/>
          <w:rtl/>
        </w:rPr>
        <w:t>إعتبارية بالإضافة الى أ</w:t>
      </w:r>
      <w:r w:rsidR="00EA52A0" w:rsidRPr="00DE6131">
        <w:rPr>
          <w:rFonts w:hint="cs"/>
          <w:color w:val="000000" w:themeColor="text1"/>
          <w:rtl/>
        </w:rPr>
        <w:t>ن  هذه الجزاءات خاصة تلك التي تنفذها الجهة العامة بطريقة مباشرة من دون اللجوء ال</w:t>
      </w:r>
      <w:r w:rsidR="002627E7">
        <w:rPr>
          <w:rFonts w:hint="cs"/>
          <w:color w:val="000000" w:themeColor="text1"/>
          <w:rtl/>
        </w:rPr>
        <w:t>ى القضاء أ</w:t>
      </w:r>
      <w:r w:rsidR="00EA52A0" w:rsidRPr="00DE6131">
        <w:rPr>
          <w:rFonts w:hint="cs"/>
          <w:color w:val="000000" w:themeColor="text1"/>
          <w:rtl/>
        </w:rPr>
        <w:t>و</w:t>
      </w:r>
      <w:r w:rsidR="00D510EC" w:rsidRPr="00DE6131">
        <w:rPr>
          <w:rFonts w:hint="cs"/>
          <w:color w:val="000000" w:themeColor="text1"/>
          <w:rtl/>
        </w:rPr>
        <w:t xml:space="preserve"> تلك الجز</w:t>
      </w:r>
      <w:r w:rsidR="00EA52A0" w:rsidRPr="00DE6131">
        <w:rPr>
          <w:rFonts w:hint="cs"/>
          <w:color w:val="000000" w:themeColor="text1"/>
          <w:rtl/>
        </w:rPr>
        <w:t>اءات الضاغطة تكون فعالة جدا في نجاعة عقد التقويض.</w:t>
      </w:r>
    </w:p>
    <w:p w14:paraId="6D22994D" w14:textId="11997362" w:rsidR="00BD6094" w:rsidRPr="00BD6094" w:rsidRDefault="00BD6094" w:rsidP="000C51EC">
      <w:pPr>
        <w:rPr>
          <w:color w:val="000000" w:themeColor="text1"/>
          <w:rtl/>
        </w:rPr>
      </w:pPr>
      <w:r w:rsidRPr="00BD6094">
        <w:rPr>
          <w:rFonts w:hint="cs"/>
          <w:color w:val="000000" w:themeColor="text1"/>
          <w:rtl/>
        </w:rPr>
        <w:t xml:space="preserve">كل هذه الإجراءات </w:t>
      </w:r>
      <w:r>
        <w:rPr>
          <w:rFonts w:hint="cs"/>
          <w:color w:val="000000" w:themeColor="text1"/>
          <w:rtl/>
        </w:rPr>
        <w:t xml:space="preserve">والجزءات التي تقوم بها السلطات المانحة بوصفها سلطات عامة </w:t>
      </w:r>
      <w:r w:rsidR="00DF2678">
        <w:rPr>
          <w:rFonts w:hint="cs"/>
          <w:color w:val="000000" w:themeColor="text1"/>
          <w:rtl/>
        </w:rPr>
        <w:t>تصب في إطار ضمان التنفيذ الحسن للمرفق العام المفوض</w:t>
      </w:r>
      <w:r w:rsidR="002627E7">
        <w:rPr>
          <w:rFonts w:hint="cs"/>
          <w:color w:val="000000" w:themeColor="text1"/>
          <w:rtl/>
        </w:rPr>
        <w:t>،</w:t>
      </w:r>
      <w:r w:rsidR="00DF2678">
        <w:rPr>
          <w:rFonts w:hint="cs"/>
          <w:color w:val="000000" w:themeColor="text1"/>
          <w:rtl/>
        </w:rPr>
        <w:t xml:space="preserve"> وحمايته من كل أشكال الفس</w:t>
      </w:r>
      <w:r w:rsidR="006D3168">
        <w:rPr>
          <w:rFonts w:hint="cs"/>
          <w:color w:val="000000" w:themeColor="text1"/>
          <w:rtl/>
        </w:rPr>
        <w:t xml:space="preserve">اد التي تؤثر بالسلب على </w:t>
      </w:r>
      <w:r w:rsidR="006D3168">
        <w:rPr>
          <w:rFonts w:hint="cs"/>
          <w:color w:val="000000" w:themeColor="text1"/>
          <w:rtl/>
        </w:rPr>
        <w:lastRenderedPageBreak/>
        <w:t xml:space="preserve">فعاليته، </w:t>
      </w:r>
      <w:r w:rsidR="001577C3">
        <w:rPr>
          <w:rFonts w:hint="cs"/>
          <w:color w:val="000000" w:themeColor="text1"/>
          <w:rtl/>
        </w:rPr>
        <w:t xml:space="preserve">غير </w:t>
      </w:r>
      <w:r w:rsidR="002627E7">
        <w:rPr>
          <w:rFonts w:hint="cs"/>
          <w:color w:val="000000" w:themeColor="text1"/>
          <w:rtl/>
        </w:rPr>
        <w:t>أن الإ</w:t>
      </w:r>
      <w:r w:rsidR="001577C3">
        <w:rPr>
          <w:rFonts w:hint="cs"/>
          <w:color w:val="000000" w:themeColor="text1"/>
          <w:rtl/>
        </w:rPr>
        <w:t xml:space="preserve">سراف في استعمال هذه </w:t>
      </w:r>
      <w:r w:rsidR="0039006F">
        <w:rPr>
          <w:rFonts w:hint="cs"/>
          <w:color w:val="000000" w:themeColor="text1"/>
          <w:rtl/>
        </w:rPr>
        <w:t>السلطات و</w:t>
      </w:r>
      <w:r w:rsidR="001577C3">
        <w:rPr>
          <w:rFonts w:hint="cs"/>
          <w:color w:val="000000" w:themeColor="text1"/>
          <w:rtl/>
        </w:rPr>
        <w:t xml:space="preserve">الصلاحيات </w:t>
      </w:r>
      <w:r w:rsidR="00ED1C00">
        <w:rPr>
          <w:rFonts w:hint="cs"/>
          <w:color w:val="000000" w:themeColor="text1"/>
          <w:rtl/>
        </w:rPr>
        <w:t>يصط</w:t>
      </w:r>
      <w:r w:rsidR="0039006F">
        <w:rPr>
          <w:rFonts w:hint="cs"/>
          <w:color w:val="000000" w:themeColor="text1"/>
          <w:rtl/>
        </w:rPr>
        <w:t xml:space="preserve">دم </w:t>
      </w:r>
      <w:r w:rsidR="00A76D83">
        <w:rPr>
          <w:rFonts w:hint="cs"/>
          <w:color w:val="000000" w:themeColor="text1"/>
          <w:rtl/>
        </w:rPr>
        <w:t>بمعوقات ك</w:t>
      </w:r>
      <w:r w:rsidR="008321DB">
        <w:rPr>
          <w:rFonts w:hint="cs"/>
          <w:color w:val="000000" w:themeColor="text1"/>
          <w:rtl/>
        </w:rPr>
        <w:t xml:space="preserve">ثيرة أهمها عدم </w:t>
      </w:r>
      <w:r w:rsidR="008C2F00">
        <w:rPr>
          <w:rFonts w:hint="cs"/>
          <w:color w:val="000000" w:themeColor="text1"/>
          <w:rtl/>
        </w:rPr>
        <w:t>ملازمتها</w:t>
      </w:r>
      <w:r w:rsidR="008321DB">
        <w:rPr>
          <w:rFonts w:hint="cs"/>
          <w:color w:val="000000" w:themeColor="text1"/>
          <w:rtl/>
        </w:rPr>
        <w:t xml:space="preserve"> لطبيعة </w:t>
      </w:r>
      <w:r w:rsidR="00ED1C00">
        <w:rPr>
          <w:rFonts w:hint="cs"/>
          <w:color w:val="000000" w:themeColor="text1"/>
          <w:rtl/>
        </w:rPr>
        <w:t>وخصائص الإ</w:t>
      </w:r>
      <w:r w:rsidR="000735BF">
        <w:rPr>
          <w:rFonts w:hint="cs"/>
          <w:color w:val="000000" w:themeColor="text1"/>
          <w:rtl/>
        </w:rPr>
        <w:t xml:space="preserve">ستثمار في المرفق العام </w:t>
      </w:r>
      <w:r w:rsidR="008C2F00">
        <w:rPr>
          <w:rFonts w:hint="cs"/>
          <w:color w:val="000000" w:themeColor="text1"/>
          <w:rtl/>
        </w:rPr>
        <w:t>المفوض،</w:t>
      </w:r>
      <w:r w:rsidR="000735BF">
        <w:rPr>
          <w:rFonts w:hint="cs"/>
          <w:color w:val="000000" w:themeColor="text1"/>
          <w:rtl/>
        </w:rPr>
        <w:t xml:space="preserve"> فصاحب التفويض يسعى الى </w:t>
      </w:r>
      <w:r w:rsidR="00456150">
        <w:rPr>
          <w:rFonts w:hint="cs"/>
          <w:color w:val="000000" w:themeColor="text1"/>
          <w:rtl/>
        </w:rPr>
        <w:t>تنفيذ</w:t>
      </w:r>
      <w:r w:rsidR="000735BF">
        <w:rPr>
          <w:rFonts w:hint="cs"/>
          <w:color w:val="000000" w:themeColor="text1"/>
          <w:rtl/>
        </w:rPr>
        <w:t xml:space="preserve"> المرفق العام </w:t>
      </w:r>
      <w:r w:rsidR="008C2F00">
        <w:rPr>
          <w:rFonts w:hint="cs"/>
          <w:color w:val="000000" w:themeColor="text1"/>
          <w:rtl/>
        </w:rPr>
        <w:t xml:space="preserve">موضوع التفويض دون وجود عوائق تتعلق في الأساس </w:t>
      </w:r>
      <w:r w:rsidR="008354BC">
        <w:rPr>
          <w:rFonts w:hint="cs"/>
          <w:color w:val="000000" w:themeColor="text1"/>
          <w:rtl/>
        </w:rPr>
        <w:t>بتوسيع</w:t>
      </w:r>
      <w:r w:rsidR="008C2F00">
        <w:rPr>
          <w:rFonts w:hint="cs"/>
          <w:color w:val="000000" w:themeColor="text1"/>
          <w:rtl/>
        </w:rPr>
        <w:t xml:space="preserve"> عملية الرقابة عل</w:t>
      </w:r>
      <w:r w:rsidR="0046124D">
        <w:rPr>
          <w:rFonts w:hint="cs"/>
          <w:color w:val="000000" w:themeColor="text1"/>
          <w:rtl/>
        </w:rPr>
        <w:t>ى</w:t>
      </w:r>
      <w:r w:rsidR="008C2F00">
        <w:rPr>
          <w:rFonts w:hint="cs"/>
          <w:color w:val="000000" w:themeColor="text1"/>
          <w:rtl/>
        </w:rPr>
        <w:t xml:space="preserve"> المرفق العام </w:t>
      </w:r>
      <w:r w:rsidR="0046124D">
        <w:rPr>
          <w:rFonts w:hint="cs"/>
          <w:color w:val="000000" w:themeColor="text1"/>
          <w:rtl/>
        </w:rPr>
        <w:t>الى اتخاذ إجراءات كثيرة تمس بعقد التفويض</w:t>
      </w:r>
      <w:r w:rsidR="000C51EC">
        <w:rPr>
          <w:rFonts w:hint="cs"/>
          <w:color w:val="000000" w:themeColor="text1"/>
          <w:rtl/>
        </w:rPr>
        <w:t>، بدعوى تأمين الصالح العام لأ</w:t>
      </w:r>
      <w:r w:rsidR="0046124D">
        <w:rPr>
          <w:rFonts w:hint="cs"/>
          <w:color w:val="000000" w:themeColor="text1"/>
          <w:rtl/>
        </w:rPr>
        <w:t xml:space="preserve">ن المستثمرين في المرفق العام </w:t>
      </w:r>
      <w:r w:rsidR="00081811">
        <w:rPr>
          <w:rFonts w:hint="cs"/>
          <w:color w:val="000000" w:themeColor="text1"/>
          <w:rtl/>
        </w:rPr>
        <w:t>يسعون دوما الى ال</w:t>
      </w:r>
      <w:r w:rsidR="000C51EC">
        <w:rPr>
          <w:rFonts w:hint="cs"/>
          <w:color w:val="000000" w:themeColor="text1"/>
          <w:rtl/>
        </w:rPr>
        <w:t>إ</w:t>
      </w:r>
      <w:r w:rsidR="00081811">
        <w:rPr>
          <w:rFonts w:hint="cs"/>
          <w:color w:val="000000" w:themeColor="text1"/>
          <w:rtl/>
        </w:rPr>
        <w:t xml:space="preserve">ستفادة من مزايا القانون الخاص في مجال التعاقد والتخلص من القيود الكثيرة التي تميز القواعد القانونية العامة لاسيما فيما يتعلق بامتيازات السلطة العامة </w:t>
      </w:r>
      <w:r w:rsidR="005F00B8">
        <w:rPr>
          <w:rFonts w:hint="cs"/>
          <w:color w:val="000000" w:themeColor="text1"/>
          <w:rtl/>
        </w:rPr>
        <w:t>واستعمال مفاهيم المصلحة العامة بشكل مرن وموسع مما قد يؤدي الى ال</w:t>
      </w:r>
      <w:r w:rsidR="000C51EC">
        <w:rPr>
          <w:rFonts w:hint="cs"/>
          <w:color w:val="000000" w:themeColor="text1"/>
          <w:rtl/>
        </w:rPr>
        <w:t>إ</w:t>
      </w:r>
      <w:r w:rsidR="005F00B8">
        <w:rPr>
          <w:rFonts w:hint="cs"/>
          <w:color w:val="000000" w:themeColor="text1"/>
          <w:rtl/>
        </w:rPr>
        <w:t xml:space="preserve">ضرار بمصالح المتعاقد المفوض </w:t>
      </w:r>
      <w:r w:rsidR="00E106B1">
        <w:rPr>
          <w:rFonts w:hint="cs"/>
          <w:color w:val="000000" w:themeColor="text1"/>
          <w:rtl/>
        </w:rPr>
        <w:t xml:space="preserve">لذلك يجب دوما </w:t>
      </w:r>
      <w:r w:rsidR="008354BC">
        <w:rPr>
          <w:rFonts w:hint="cs"/>
          <w:color w:val="000000" w:themeColor="text1"/>
          <w:rtl/>
        </w:rPr>
        <w:t>مراعاة</w:t>
      </w:r>
      <w:r w:rsidR="000C51EC">
        <w:rPr>
          <w:rFonts w:hint="cs"/>
          <w:color w:val="000000" w:themeColor="text1"/>
          <w:rtl/>
        </w:rPr>
        <w:t xml:space="preserve"> مقتضيات الإ</w:t>
      </w:r>
      <w:r w:rsidR="00E106B1">
        <w:rPr>
          <w:rFonts w:hint="cs"/>
          <w:color w:val="000000" w:themeColor="text1"/>
          <w:rtl/>
        </w:rPr>
        <w:t>ستثمار في المرافق العامة.</w:t>
      </w:r>
      <w:r w:rsidR="000324B0">
        <w:rPr>
          <w:rFonts w:hint="cs"/>
          <w:color w:val="000000" w:themeColor="text1"/>
          <w:rtl/>
        </w:rPr>
        <w:t xml:space="preserve"> </w:t>
      </w:r>
    </w:p>
    <w:p w14:paraId="515D8A38" w14:textId="77777777" w:rsidR="007F3071" w:rsidRPr="00DE6131" w:rsidRDefault="00484623" w:rsidP="00A34426">
      <w:pPr>
        <w:ind w:firstLine="0"/>
        <w:outlineLvl w:val="1"/>
        <w:rPr>
          <w:b/>
          <w:bCs/>
          <w:color w:val="000000" w:themeColor="text1"/>
          <w:sz w:val="40"/>
          <w:szCs w:val="40"/>
          <w:rtl/>
        </w:rPr>
      </w:pPr>
      <w:bookmarkStart w:id="253" w:name="_Toc165664659"/>
      <w:bookmarkStart w:id="254" w:name="_Toc165665159"/>
      <w:bookmarkStart w:id="255" w:name="_Toc168134100"/>
      <w:r w:rsidRPr="00DE6131">
        <w:rPr>
          <w:rFonts w:hint="cs"/>
          <w:b/>
          <w:bCs/>
          <w:color w:val="000000" w:themeColor="text1"/>
          <w:sz w:val="40"/>
          <w:szCs w:val="40"/>
          <w:rtl/>
        </w:rPr>
        <w:t>الفصل الثاني: مقتضيات الطبيعة الاستثمارية لعقد التفويض</w:t>
      </w:r>
      <w:bookmarkEnd w:id="253"/>
      <w:bookmarkEnd w:id="254"/>
      <w:bookmarkEnd w:id="255"/>
    </w:p>
    <w:p w14:paraId="5E2AD7FD" w14:textId="55EFD6B0" w:rsidR="009C0360" w:rsidRPr="00DE6131" w:rsidRDefault="00197FEC" w:rsidP="00D74548">
      <w:pPr>
        <w:rPr>
          <w:rtl/>
        </w:rPr>
      </w:pPr>
      <w:r w:rsidRPr="00DE6131">
        <w:rPr>
          <w:rFonts w:hint="cs"/>
          <w:rtl/>
        </w:rPr>
        <w:t>بالمر</w:t>
      </w:r>
      <w:r w:rsidR="00D510EC" w:rsidRPr="00DE6131">
        <w:rPr>
          <w:rFonts w:hint="cs"/>
          <w:rtl/>
        </w:rPr>
        <w:t xml:space="preserve">اعاة </w:t>
      </w:r>
      <w:r w:rsidRPr="00DE6131">
        <w:rPr>
          <w:rFonts w:hint="cs"/>
          <w:rtl/>
        </w:rPr>
        <w:t xml:space="preserve">الى توسع وتنوع الأنشطة الإدارية وتعدد المشاريع العامة التي </w:t>
      </w:r>
      <w:r w:rsidR="00D510EC" w:rsidRPr="00DE6131">
        <w:rPr>
          <w:rFonts w:hint="cs"/>
          <w:rtl/>
        </w:rPr>
        <w:t>يتوجب</w:t>
      </w:r>
      <w:r w:rsidRPr="00DE6131">
        <w:rPr>
          <w:rFonts w:hint="cs"/>
          <w:rtl/>
        </w:rPr>
        <w:t xml:space="preserve"> </w:t>
      </w:r>
      <w:r w:rsidR="00D510EC" w:rsidRPr="00DE6131">
        <w:rPr>
          <w:rFonts w:hint="cs"/>
          <w:rtl/>
        </w:rPr>
        <w:t>تأمينها</w:t>
      </w:r>
      <w:r w:rsidRPr="00DE6131">
        <w:rPr>
          <w:rFonts w:hint="cs"/>
          <w:rtl/>
        </w:rPr>
        <w:t xml:space="preserve"> من قبل السلطات العامة </w:t>
      </w:r>
      <w:r w:rsidR="001B7E29" w:rsidRPr="00DE6131">
        <w:rPr>
          <w:rFonts w:hint="cs"/>
          <w:rtl/>
        </w:rPr>
        <w:t>في الدولة</w:t>
      </w:r>
      <w:r w:rsidR="000C51EC">
        <w:rPr>
          <w:rFonts w:hint="cs"/>
          <w:rtl/>
        </w:rPr>
        <w:t>،</w:t>
      </w:r>
      <w:r w:rsidR="007F3071" w:rsidRPr="00DE6131">
        <w:rPr>
          <w:rFonts w:hint="cs"/>
          <w:rtl/>
        </w:rPr>
        <w:t xml:space="preserve"> مما أدى </w:t>
      </w:r>
      <w:r w:rsidR="001B7E29" w:rsidRPr="00DE6131">
        <w:rPr>
          <w:rFonts w:hint="cs"/>
          <w:rtl/>
        </w:rPr>
        <w:t xml:space="preserve">التفكير في الطرق الحديثة التي يمكن أن تلبي هذه الحاجات </w:t>
      </w:r>
      <w:r w:rsidR="007F3071" w:rsidRPr="00DE6131">
        <w:rPr>
          <w:rFonts w:hint="cs"/>
          <w:rtl/>
        </w:rPr>
        <w:t xml:space="preserve"> </w:t>
      </w:r>
      <w:r w:rsidR="001B7E29" w:rsidRPr="00DE6131">
        <w:rPr>
          <w:rFonts w:hint="cs"/>
          <w:rtl/>
        </w:rPr>
        <w:t xml:space="preserve">لذلك تبنت مختلف الدول </w:t>
      </w:r>
      <w:r w:rsidR="00D510EC" w:rsidRPr="00DE6131">
        <w:rPr>
          <w:rFonts w:hint="cs"/>
          <w:rtl/>
        </w:rPr>
        <w:t>وخاصة</w:t>
      </w:r>
      <w:r w:rsidR="001B7E29" w:rsidRPr="00DE6131">
        <w:rPr>
          <w:rFonts w:hint="cs"/>
          <w:rtl/>
        </w:rPr>
        <w:t xml:space="preserve"> النامية منها العمل على جذب ال</w:t>
      </w:r>
      <w:r w:rsidR="000C51EC">
        <w:rPr>
          <w:rFonts w:hint="cs"/>
          <w:rtl/>
        </w:rPr>
        <w:t>إ</w:t>
      </w:r>
      <w:r w:rsidR="001B7E29" w:rsidRPr="00DE6131">
        <w:rPr>
          <w:rFonts w:hint="cs"/>
          <w:rtl/>
        </w:rPr>
        <w:t xml:space="preserve">ستثمارات لمرافقها </w:t>
      </w:r>
      <w:r w:rsidR="007F3071" w:rsidRPr="00DE6131">
        <w:rPr>
          <w:rFonts w:hint="cs"/>
          <w:rtl/>
        </w:rPr>
        <w:t xml:space="preserve">العامة </w:t>
      </w:r>
      <w:r w:rsidR="000C51EC">
        <w:rPr>
          <w:rFonts w:hint="cs"/>
          <w:rtl/>
        </w:rPr>
        <w:t>وخاصة إ</w:t>
      </w:r>
      <w:r w:rsidR="001B7E29" w:rsidRPr="00DE6131">
        <w:rPr>
          <w:rFonts w:hint="cs"/>
          <w:rtl/>
        </w:rPr>
        <w:t xml:space="preserve">ذا </w:t>
      </w:r>
      <w:r w:rsidR="00D510EC" w:rsidRPr="00DE6131">
        <w:rPr>
          <w:rFonts w:hint="cs"/>
          <w:rtl/>
        </w:rPr>
        <w:t>ما تعل</w:t>
      </w:r>
      <w:r w:rsidR="00D510EC" w:rsidRPr="00DE6131">
        <w:rPr>
          <w:rtl/>
        </w:rPr>
        <w:t>ق</w:t>
      </w:r>
      <w:r w:rsidR="001B7E29" w:rsidRPr="00DE6131">
        <w:rPr>
          <w:rFonts w:hint="cs"/>
          <w:rtl/>
        </w:rPr>
        <w:t xml:space="preserve"> الامر </w:t>
      </w:r>
      <w:r w:rsidR="00D510EC" w:rsidRPr="00DE6131">
        <w:rPr>
          <w:rFonts w:hint="cs"/>
          <w:rtl/>
        </w:rPr>
        <w:t>المشاريع</w:t>
      </w:r>
      <w:r w:rsidR="001B7E29" w:rsidRPr="00DE6131">
        <w:rPr>
          <w:rFonts w:hint="cs"/>
          <w:rtl/>
        </w:rPr>
        <w:t xml:space="preserve"> الاستراتيجية الضرورية</w:t>
      </w:r>
      <w:r w:rsidR="000C51EC">
        <w:rPr>
          <w:rFonts w:hint="cs"/>
          <w:rtl/>
        </w:rPr>
        <w:t>،</w:t>
      </w:r>
      <w:r w:rsidR="007F3071" w:rsidRPr="00DE6131">
        <w:rPr>
          <w:rFonts w:hint="cs"/>
          <w:rtl/>
        </w:rPr>
        <w:t xml:space="preserve"> </w:t>
      </w:r>
      <w:r w:rsidR="001B7E29" w:rsidRPr="00DE6131">
        <w:rPr>
          <w:rFonts w:hint="cs"/>
          <w:rtl/>
        </w:rPr>
        <w:t>والتي تمثل عصب الحياة ال</w:t>
      </w:r>
      <w:r w:rsidR="000C51EC">
        <w:rPr>
          <w:rFonts w:hint="cs"/>
          <w:rtl/>
        </w:rPr>
        <w:t>إ</w:t>
      </w:r>
      <w:r w:rsidR="001B7E29" w:rsidRPr="00DE6131">
        <w:rPr>
          <w:rFonts w:hint="cs"/>
          <w:rtl/>
        </w:rPr>
        <w:t>قتصادية</w:t>
      </w:r>
      <w:r w:rsidR="000C51EC">
        <w:rPr>
          <w:rFonts w:hint="cs"/>
          <w:rtl/>
        </w:rPr>
        <w:t xml:space="preserve"> لجميع الدول وخاصة النامية منها</w:t>
      </w:r>
      <w:r w:rsidR="007F3071" w:rsidRPr="00DE6131">
        <w:rPr>
          <w:rFonts w:hint="cs"/>
          <w:rtl/>
        </w:rPr>
        <w:t xml:space="preserve">، </w:t>
      </w:r>
      <w:r w:rsidR="000C51EC">
        <w:rPr>
          <w:rFonts w:hint="cs"/>
          <w:rtl/>
        </w:rPr>
        <w:t>فاهتدت الى إ</w:t>
      </w:r>
      <w:r w:rsidR="001A1462">
        <w:rPr>
          <w:rFonts w:hint="cs"/>
          <w:rtl/>
        </w:rPr>
        <w:t>عتماد عقود حديثة لتسييرهذه المشاريع</w:t>
      </w:r>
      <w:r w:rsidR="001B7E29" w:rsidRPr="00DE6131">
        <w:rPr>
          <w:rFonts w:hint="cs"/>
          <w:rtl/>
        </w:rPr>
        <w:t xml:space="preserve">، فاعتمدت هذه الدول </w:t>
      </w:r>
      <w:r w:rsidR="00D510EC" w:rsidRPr="00DE6131">
        <w:rPr>
          <w:rFonts w:hint="cs"/>
          <w:rtl/>
        </w:rPr>
        <w:t>سياسة</w:t>
      </w:r>
      <w:r w:rsidR="001B7E29" w:rsidRPr="00DE6131">
        <w:rPr>
          <w:rFonts w:hint="cs"/>
          <w:rtl/>
        </w:rPr>
        <w:t xml:space="preserve"> أكثر انفتاحا تجاه الأسواق العالمية</w:t>
      </w:r>
      <w:r w:rsidR="007F3071" w:rsidRPr="00DE6131">
        <w:rPr>
          <w:rFonts w:hint="cs"/>
          <w:rtl/>
        </w:rPr>
        <w:t xml:space="preserve">، </w:t>
      </w:r>
      <w:r w:rsidR="001A1462">
        <w:rPr>
          <w:rFonts w:hint="cs"/>
          <w:rtl/>
        </w:rPr>
        <w:t>إ</w:t>
      </w:r>
      <w:r w:rsidR="001B7E29" w:rsidRPr="00DE6131">
        <w:rPr>
          <w:rFonts w:hint="cs"/>
          <w:rtl/>
        </w:rPr>
        <w:t xml:space="preserve">لا أن هذه المشاريع بطبيعة الحال تحتاج الى رؤوس أموال معتبرة تعجز الخزانات العمومية في غالب الأحيان عن </w:t>
      </w:r>
      <w:r w:rsidR="00D510EC" w:rsidRPr="00DE6131">
        <w:rPr>
          <w:rFonts w:hint="cs"/>
          <w:rtl/>
        </w:rPr>
        <w:t>تأمينها</w:t>
      </w:r>
      <w:r w:rsidR="007F3071" w:rsidRPr="00DE6131">
        <w:rPr>
          <w:rFonts w:hint="cs"/>
          <w:rtl/>
        </w:rPr>
        <w:t xml:space="preserve"> </w:t>
      </w:r>
      <w:r w:rsidR="001B7E29" w:rsidRPr="00DE6131">
        <w:rPr>
          <w:rFonts w:hint="cs"/>
          <w:rtl/>
        </w:rPr>
        <w:t>من</w:t>
      </w:r>
      <w:r w:rsidR="006D17A1">
        <w:rPr>
          <w:rFonts w:hint="cs"/>
          <w:rtl/>
        </w:rPr>
        <w:t xml:space="preserve"> </w:t>
      </w:r>
      <w:r w:rsidR="001B7E29" w:rsidRPr="00DE6131">
        <w:rPr>
          <w:rFonts w:hint="cs"/>
          <w:rtl/>
        </w:rPr>
        <w:t>خلا</w:t>
      </w:r>
      <w:r w:rsidR="006D17A1">
        <w:rPr>
          <w:rFonts w:hint="cs"/>
          <w:rtl/>
        </w:rPr>
        <w:t>ل أ</w:t>
      </w:r>
      <w:r w:rsidR="001B7E29" w:rsidRPr="00DE6131">
        <w:rPr>
          <w:rFonts w:hint="cs"/>
          <w:rtl/>
        </w:rPr>
        <w:t xml:space="preserve">عمال تعاقدية مبتكرة في عملية </w:t>
      </w:r>
      <w:r w:rsidR="00D510EC" w:rsidRPr="00DE6131">
        <w:rPr>
          <w:rFonts w:hint="cs"/>
          <w:rtl/>
        </w:rPr>
        <w:t>التسيير م</w:t>
      </w:r>
      <w:r w:rsidR="00D510EC" w:rsidRPr="00DE6131">
        <w:rPr>
          <w:rtl/>
        </w:rPr>
        <w:t>ع</w:t>
      </w:r>
      <w:r w:rsidR="007F3071" w:rsidRPr="00DE6131">
        <w:rPr>
          <w:rFonts w:hint="cs"/>
          <w:rtl/>
        </w:rPr>
        <w:t xml:space="preserve"> ال</w:t>
      </w:r>
      <w:r w:rsidR="006D17A1">
        <w:rPr>
          <w:rFonts w:hint="cs"/>
          <w:rtl/>
        </w:rPr>
        <w:t>أ</w:t>
      </w:r>
      <w:r w:rsidR="007F3071" w:rsidRPr="00DE6131">
        <w:rPr>
          <w:rFonts w:hint="cs"/>
          <w:rtl/>
        </w:rPr>
        <w:t>خذ بعين ال</w:t>
      </w:r>
      <w:r w:rsidR="006D17A1">
        <w:rPr>
          <w:rFonts w:hint="cs"/>
          <w:rtl/>
        </w:rPr>
        <w:t>إ</w:t>
      </w:r>
      <w:r w:rsidR="007F3071" w:rsidRPr="00DE6131">
        <w:rPr>
          <w:rFonts w:hint="cs"/>
          <w:rtl/>
        </w:rPr>
        <w:t xml:space="preserve">عتبار </w:t>
      </w:r>
      <w:r w:rsidR="006D17A1">
        <w:rPr>
          <w:rFonts w:hint="cs"/>
          <w:rtl/>
        </w:rPr>
        <w:t>إ</w:t>
      </w:r>
      <w:r w:rsidR="00D510EC" w:rsidRPr="00DE6131">
        <w:rPr>
          <w:rFonts w:hint="cs"/>
          <w:rtl/>
        </w:rPr>
        <w:t>حترام خصوصية الدول وسيادت</w:t>
      </w:r>
      <w:r w:rsidR="001B7E29" w:rsidRPr="00DE6131">
        <w:rPr>
          <w:rFonts w:hint="cs"/>
          <w:rtl/>
        </w:rPr>
        <w:t>ها الوطنية</w:t>
      </w:r>
      <w:r w:rsidR="007F3071" w:rsidRPr="00DE6131">
        <w:rPr>
          <w:rFonts w:hint="cs"/>
          <w:rtl/>
        </w:rPr>
        <w:t xml:space="preserve"> </w:t>
      </w:r>
      <w:r w:rsidR="006D17A1">
        <w:rPr>
          <w:rFonts w:hint="cs"/>
          <w:rtl/>
        </w:rPr>
        <w:t>في ظل إ</w:t>
      </w:r>
      <w:r w:rsidR="00071AAE" w:rsidRPr="00DE6131">
        <w:rPr>
          <w:rFonts w:hint="cs"/>
          <w:rtl/>
        </w:rPr>
        <w:t xml:space="preserve">حترام </w:t>
      </w:r>
      <w:r w:rsidR="007F3071" w:rsidRPr="00DE6131">
        <w:rPr>
          <w:rFonts w:hint="cs"/>
          <w:rtl/>
        </w:rPr>
        <w:t xml:space="preserve">الدور الرقابي على </w:t>
      </w:r>
      <w:r w:rsidR="00071AAE" w:rsidRPr="00DE6131">
        <w:rPr>
          <w:rFonts w:hint="cs"/>
          <w:rtl/>
        </w:rPr>
        <w:t>مرافقها العامة</w:t>
      </w:r>
      <w:r w:rsidR="007F3071" w:rsidRPr="00DE6131">
        <w:rPr>
          <w:rStyle w:val="Appelnotedebasdep"/>
          <w:color w:val="000000" w:themeColor="text1"/>
          <w:rtl/>
        </w:rPr>
        <w:footnoteReference w:id="373"/>
      </w:r>
      <w:r w:rsidR="007F3071" w:rsidRPr="00DE6131">
        <w:rPr>
          <w:rFonts w:hint="cs"/>
          <w:rtl/>
        </w:rPr>
        <w:t>.</w:t>
      </w:r>
    </w:p>
    <w:p w14:paraId="391F5881" w14:textId="4CAD0E3B" w:rsidR="00484623" w:rsidRPr="00DE6131" w:rsidRDefault="00071AAE" w:rsidP="00D74548">
      <w:pPr>
        <w:rPr>
          <w:b/>
          <w:bCs/>
          <w:sz w:val="40"/>
          <w:szCs w:val="40"/>
          <w:rtl/>
        </w:rPr>
      </w:pPr>
      <w:r w:rsidRPr="00DE6131">
        <w:rPr>
          <w:rFonts w:hint="cs"/>
          <w:rtl/>
        </w:rPr>
        <w:t>فشكل فتح الاستثمار في المرافق العامة عاملا مهما لتكريس مفاهيم المنافسة الحرة وتحرير ال</w:t>
      </w:r>
      <w:r w:rsidR="006D17A1">
        <w:rPr>
          <w:rFonts w:hint="cs"/>
          <w:rtl/>
        </w:rPr>
        <w:t>إ</w:t>
      </w:r>
      <w:r w:rsidRPr="00DE6131">
        <w:rPr>
          <w:rFonts w:hint="cs"/>
          <w:rtl/>
        </w:rPr>
        <w:t>قتصاد</w:t>
      </w:r>
      <w:r w:rsidR="009C0360" w:rsidRPr="00DE6131">
        <w:rPr>
          <w:rFonts w:hint="cs"/>
          <w:rtl/>
        </w:rPr>
        <w:t xml:space="preserve"> </w:t>
      </w:r>
      <w:r w:rsidR="00D510EC" w:rsidRPr="00DE6131">
        <w:rPr>
          <w:rFonts w:hint="cs"/>
          <w:rtl/>
        </w:rPr>
        <w:t>وبروز الفعالي</w:t>
      </w:r>
      <w:r w:rsidR="00D510EC" w:rsidRPr="00DE6131">
        <w:rPr>
          <w:rtl/>
        </w:rPr>
        <w:t>ة</w:t>
      </w:r>
      <w:r w:rsidR="009C0360" w:rsidRPr="00DE6131">
        <w:rPr>
          <w:rFonts w:hint="cs"/>
          <w:rtl/>
        </w:rPr>
        <w:t xml:space="preserve"> </w:t>
      </w:r>
      <w:r w:rsidRPr="00DE6131">
        <w:rPr>
          <w:rFonts w:hint="cs"/>
          <w:rtl/>
        </w:rPr>
        <w:t>كهدف</w:t>
      </w:r>
      <w:r w:rsidR="009C0360" w:rsidRPr="00DE6131">
        <w:rPr>
          <w:rFonts w:hint="cs"/>
          <w:rtl/>
        </w:rPr>
        <w:t xml:space="preserve"> </w:t>
      </w:r>
      <w:r w:rsidRPr="00DE6131">
        <w:rPr>
          <w:rFonts w:hint="cs"/>
          <w:rtl/>
        </w:rPr>
        <w:t>من أهداف ا</w:t>
      </w:r>
      <w:r w:rsidR="00C0123D">
        <w:rPr>
          <w:rFonts w:hint="cs"/>
          <w:rtl/>
        </w:rPr>
        <w:t>لإ</w:t>
      </w:r>
      <w:r w:rsidR="009C0360" w:rsidRPr="00DE6131">
        <w:rPr>
          <w:rFonts w:hint="cs"/>
          <w:rtl/>
        </w:rPr>
        <w:t xml:space="preserve">ستثمار </w:t>
      </w:r>
      <w:r w:rsidRPr="00DE6131">
        <w:rPr>
          <w:rFonts w:hint="cs"/>
          <w:rtl/>
        </w:rPr>
        <w:t xml:space="preserve">ضمن آلية </w:t>
      </w:r>
      <w:r w:rsidR="009C0360" w:rsidRPr="00DE6131">
        <w:rPr>
          <w:rFonts w:hint="cs"/>
          <w:rtl/>
        </w:rPr>
        <w:t xml:space="preserve">الشراكة بين القطاعين العام والخاص </w:t>
      </w:r>
      <w:r w:rsidRPr="00DE6131">
        <w:rPr>
          <w:rFonts w:hint="cs"/>
          <w:rtl/>
        </w:rPr>
        <w:t xml:space="preserve">من خلال تبني عملية الخصخصة بمفهومها الواسع وعمليات </w:t>
      </w:r>
      <w:r w:rsidR="00A728FA" w:rsidRPr="00DE6131">
        <w:rPr>
          <w:rFonts w:hint="cs"/>
          <w:rtl/>
        </w:rPr>
        <w:t>التزام</w:t>
      </w:r>
      <w:r w:rsidRPr="00DE6131">
        <w:rPr>
          <w:rFonts w:hint="cs"/>
          <w:rtl/>
        </w:rPr>
        <w:t xml:space="preserve"> المرافق العامة </w:t>
      </w:r>
      <w:r w:rsidR="00A728FA" w:rsidRPr="00DE6131">
        <w:rPr>
          <w:rFonts w:hint="cs"/>
          <w:rtl/>
        </w:rPr>
        <w:t>على وجه الخصوص من خلال تحرير المرفق من</w:t>
      </w:r>
      <w:r w:rsidR="009C0360" w:rsidRPr="00DE6131">
        <w:rPr>
          <w:rFonts w:hint="cs"/>
          <w:rtl/>
        </w:rPr>
        <w:t xml:space="preserve"> احتكار الدولة </w:t>
      </w:r>
      <w:r w:rsidR="00A728FA" w:rsidRPr="00DE6131">
        <w:rPr>
          <w:rFonts w:hint="cs"/>
          <w:rtl/>
        </w:rPr>
        <w:t xml:space="preserve">وخضوعه </w:t>
      </w:r>
      <w:r w:rsidR="00030EF5" w:rsidRPr="00DE6131">
        <w:rPr>
          <w:rFonts w:hint="cs"/>
          <w:rtl/>
        </w:rPr>
        <w:t>لمقتضيات السوق</w:t>
      </w:r>
      <w:r w:rsidR="00C0123D">
        <w:rPr>
          <w:rFonts w:hint="cs"/>
          <w:rtl/>
        </w:rPr>
        <w:t>،</w:t>
      </w:r>
      <w:r w:rsidR="00030EF5" w:rsidRPr="00DE6131">
        <w:rPr>
          <w:rFonts w:hint="cs"/>
          <w:rtl/>
        </w:rPr>
        <w:t xml:space="preserve"> بالرغم من بقاء عملية الاستثمار في المرفق العام مقيدة بفكرة النفع العام </w:t>
      </w:r>
      <w:r w:rsidR="009C0360" w:rsidRPr="00DE6131">
        <w:rPr>
          <w:rFonts w:hint="cs"/>
          <w:rtl/>
        </w:rPr>
        <w:t xml:space="preserve"> التي يجب </w:t>
      </w:r>
      <w:r w:rsidR="00C0123D">
        <w:rPr>
          <w:rFonts w:hint="cs"/>
          <w:rtl/>
        </w:rPr>
        <w:t>أ</w:t>
      </w:r>
      <w:r w:rsidR="009C0360" w:rsidRPr="00DE6131">
        <w:rPr>
          <w:rFonts w:hint="cs"/>
          <w:rtl/>
        </w:rPr>
        <w:t xml:space="preserve">ن </w:t>
      </w:r>
      <w:r w:rsidR="00030EF5" w:rsidRPr="00DE6131">
        <w:rPr>
          <w:rFonts w:hint="cs"/>
          <w:rtl/>
        </w:rPr>
        <w:t>تبقى من أهداف</w:t>
      </w:r>
      <w:r w:rsidR="009C0360" w:rsidRPr="00DE6131">
        <w:rPr>
          <w:rFonts w:hint="cs"/>
          <w:rtl/>
        </w:rPr>
        <w:t xml:space="preserve"> المرفق العام بالرغم من تحريره والاستثمار فيه، </w:t>
      </w:r>
      <w:r w:rsidR="00030EF5" w:rsidRPr="00DE6131">
        <w:rPr>
          <w:rFonts w:hint="cs"/>
          <w:rtl/>
        </w:rPr>
        <w:t>وتعد بذلك مقتضيات ا</w:t>
      </w:r>
      <w:r w:rsidR="00C0123D">
        <w:rPr>
          <w:rFonts w:hint="cs"/>
          <w:rtl/>
        </w:rPr>
        <w:t>لمصلحة العامة من أهم خصوصيات الإ</w:t>
      </w:r>
      <w:r w:rsidR="00030EF5" w:rsidRPr="00DE6131">
        <w:rPr>
          <w:rFonts w:hint="cs"/>
          <w:rtl/>
        </w:rPr>
        <w:t>ستثمار في المرفق العام التي تميزه عن عملية ال</w:t>
      </w:r>
      <w:r w:rsidR="00C0123D">
        <w:rPr>
          <w:rFonts w:hint="cs"/>
          <w:rtl/>
        </w:rPr>
        <w:t>إ</w:t>
      </w:r>
      <w:r w:rsidR="00030EF5" w:rsidRPr="00DE6131">
        <w:rPr>
          <w:rFonts w:hint="cs"/>
          <w:rtl/>
        </w:rPr>
        <w:t xml:space="preserve">ستثمار في </w:t>
      </w:r>
      <w:r w:rsidR="009C0360" w:rsidRPr="00DE6131">
        <w:rPr>
          <w:rFonts w:hint="cs"/>
          <w:rtl/>
        </w:rPr>
        <w:t xml:space="preserve"> بالمجالات الأخرى</w:t>
      </w:r>
      <w:r w:rsidR="009C0360" w:rsidRPr="00DE6131">
        <w:rPr>
          <w:rStyle w:val="Appelnotedebasdep"/>
          <w:color w:val="000000" w:themeColor="text1"/>
          <w:rtl/>
        </w:rPr>
        <w:footnoteReference w:id="374"/>
      </w:r>
      <w:r w:rsidR="009C0360" w:rsidRPr="00DE6131">
        <w:rPr>
          <w:rFonts w:hint="cs"/>
          <w:rtl/>
        </w:rPr>
        <w:t xml:space="preserve">. </w:t>
      </w:r>
      <w:r w:rsidR="00030EF5" w:rsidRPr="00DE6131">
        <w:rPr>
          <w:rFonts w:hint="cs"/>
          <w:rtl/>
        </w:rPr>
        <w:t>التي تحكم قواعد ومبادئ التنافس ومعايير التكلفة والربح والجودة والتي تعتبر معايير بحتة تطبق على المستثمرين بغض النظرعن الأهداف ال</w:t>
      </w:r>
      <w:r w:rsidR="00C0123D">
        <w:rPr>
          <w:rFonts w:hint="cs"/>
          <w:rtl/>
        </w:rPr>
        <w:t>إ</w:t>
      </w:r>
      <w:r w:rsidR="00030EF5" w:rsidRPr="00DE6131">
        <w:rPr>
          <w:rFonts w:hint="cs"/>
          <w:rtl/>
        </w:rPr>
        <w:t>جتماعية المرتبطة بالمرافق العامة على وجه التحديد.</w:t>
      </w:r>
    </w:p>
    <w:p w14:paraId="11C91F69" w14:textId="1657A9F6" w:rsidR="00317A23" w:rsidRPr="00DE6131" w:rsidRDefault="001F0E3C" w:rsidP="00D74548">
      <w:pPr>
        <w:rPr>
          <w:sz w:val="24"/>
          <w:szCs w:val="24"/>
          <w:rtl/>
        </w:rPr>
      </w:pPr>
      <w:r w:rsidRPr="00DE6131">
        <w:rPr>
          <w:rFonts w:hint="cs"/>
          <w:rtl/>
        </w:rPr>
        <w:t xml:space="preserve">وفي سبيل ذلك اتجهت معظم الدول الى توسيع دور القطاع الخاص على حساب القطاع العام </w:t>
      </w:r>
      <w:r w:rsidR="00317A23" w:rsidRPr="00DE6131">
        <w:rPr>
          <w:rFonts w:hint="cs"/>
          <w:rtl/>
        </w:rPr>
        <w:t xml:space="preserve"> </w:t>
      </w:r>
      <w:r w:rsidRPr="00DE6131">
        <w:rPr>
          <w:rFonts w:hint="cs"/>
          <w:rtl/>
        </w:rPr>
        <w:t xml:space="preserve">فيما يتعلق بإدارة واستثمار </w:t>
      </w:r>
      <w:r w:rsidR="00D510EC" w:rsidRPr="00DE6131">
        <w:rPr>
          <w:rFonts w:hint="cs"/>
          <w:rtl/>
        </w:rPr>
        <w:t>مرافقه</w:t>
      </w:r>
      <w:r w:rsidR="00D510EC" w:rsidRPr="00DE6131">
        <w:rPr>
          <w:rtl/>
        </w:rPr>
        <w:t>ا</w:t>
      </w:r>
      <w:r w:rsidRPr="00DE6131">
        <w:rPr>
          <w:rFonts w:hint="cs"/>
          <w:rtl/>
        </w:rPr>
        <w:t xml:space="preserve"> العامة</w:t>
      </w:r>
      <w:r w:rsidR="00A65B48">
        <w:rPr>
          <w:rFonts w:hint="cs"/>
          <w:rtl/>
        </w:rPr>
        <w:t xml:space="preserve">، </w:t>
      </w:r>
      <w:r w:rsidRPr="00DE6131">
        <w:rPr>
          <w:rFonts w:hint="cs"/>
          <w:rtl/>
        </w:rPr>
        <w:t xml:space="preserve">ويعد ذلك اتجاها نحو </w:t>
      </w:r>
      <w:r w:rsidR="00317A23" w:rsidRPr="00DE6131">
        <w:rPr>
          <w:rFonts w:hint="cs"/>
          <w:rtl/>
        </w:rPr>
        <w:t>الخصخصة</w:t>
      </w:r>
      <w:r w:rsidRPr="00DE6131">
        <w:rPr>
          <w:rFonts w:hint="cs"/>
          <w:rtl/>
        </w:rPr>
        <w:t xml:space="preserve"> الجزئية </w:t>
      </w:r>
      <w:r w:rsidR="00317A23" w:rsidRPr="00DE6131">
        <w:rPr>
          <w:rFonts w:hint="cs"/>
          <w:rtl/>
        </w:rPr>
        <w:t xml:space="preserve"> فجوهر الخصخصة هو إعطاء القطاع الخاص الحق في إدارة</w:t>
      </w:r>
      <w:r w:rsidRPr="00DE6131">
        <w:rPr>
          <w:rFonts w:hint="cs"/>
          <w:rtl/>
        </w:rPr>
        <w:t xml:space="preserve"> واستثمار</w:t>
      </w:r>
      <w:r w:rsidR="00317A23" w:rsidRPr="00DE6131">
        <w:rPr>
          <w:rFonts w:hint="cs"/>
          <w:rtl/>
        </w:rPr>
        <w:t xml:space="preserve"> المر</w:t>
      </w:r>
      <w:r w:rsidR="00A65B48">
        <w:rPr>
          <w:rFonts w:hint="cs"/>
          <w:rtl/>
        </w:rPr>
        <w:t>افق العامة ضمن الآليات التي تتيح السوق في إ</w:t>
      </w:r>
      <w:r w:rsidRPr="00DE6131">
        <w:rPr>
          <w:rFonts w:hint="cs"/>
          <w:rtl/>
        </w:rPr>
        <w:t>طار البحث عن المردودية والفعالية لهذه المرافق دون ال</w:t>
      </w:r>
      <w:r w:rsidR="00A65B48">
        <w:rPr>
          <w:rFonts w:hint="cs"/>
          <w:rtl/>
        </w:rPr>
        <w:t>إ</w:t>
      </w:r>
      <w:r w:rsidRPr="00DE6131">
        <w:rPr>
          <w:rFonts w:hint="cs"/>
          <w:rtl/>
        </w:rPr>
        <w:t>عتداد بم</w:t>
      </w:r>
      <w:r w:rsidR="00D510EC" w:rsidRPr="00DE6131">
        <w:rPr>
          <w:rFonts w:hint="cs"/>
          <w:rtl/>
        </w:rPr>
        <w:t>ل</w:t>
      </w:r>
      <w:r w:rsidR="00A65B48">
        <w:rPr>
          <w:rFonts w:hint="cs"/>
          <w:rtl/>
        </w:rPr>
        <w:t>كية الدولة أ</w:t>
      </w:r>
      <w:r w:rsidRPr="00DE6131">
        <w:rPr>
          <w:rFonts w:hint="cs"/>
          <w:rtl/>
        </w:rPr>
        <w:t xml:space="preserve">و القطاع الخاص للمرفق </w:t>
      </w:r>
      <w:r w:rsidR="00317A23" w:rsidRPr="00DE6131">
        <w:rPr>
          <w:rFonts w:hint="cs"/>
          <w:rtl/>
        </w:rPr>
        <w:t xml:space="preserve">حيث </w:t>
      </w:r>
      <w:r w:rsidRPr="00DE6131">
        <w:rPr>
          <w:rFonts w:hint="cs"/>
          <w:rtl/>
        </w:rPr>
        <w:t>أصبحت ا</w:t>
      </w:r>
      <w:r w:rsidR="00317A23" w:rsidRPr="00DE6131">
        <w:rPr>
          <w:rFonts w:hint="cs"/>
          <w:rtl/>
        </w:rPr>
        <w:t xml:space="preserve">لملكية </w:t>
      </w:r>
      <w:r w:rsidRPr="00DE6131">
        <w:rPr>
          <w:rFonts w:hint="cs"/>
          <w:rtl/>
        </w:rPr>
        <w:t xml:space="preserve">لا تشكل العمل الحاسم في الطريقة التي يدار بها المشروع </w:t>
      </w:r>
      <w:r w:rsidR="00317A23" w:rsidRPr="00DE6131">
        <w:rPr>
          <w:rFonts w:hint="cs"/>
          <w:rtl/>
        </w:rPr>
        <w:t xml:space="preserve">  </w:t>
      </w:r>
      <w:r w:rsidRPr="00DE6131">
        <w:rPr>
          <w:rFonts w:hint="cs"/>
          <w:rtl/>
        </w:rPr>
        <w:t xml:space="preserve">فتصبح </w:t>
      </w:r>
      <w:r w:rsidR="00317A23" w:rsidRPr="00DE6131">
        <w:rPr>
          <w:rFonts w:hint="cs"/>
          <w:rtl/>
        </w:rPr>
        <w:t xml:space="preserve"> الإدارة للقطاع الخاص </w:t>
      </w:r>
      <w:r w:rsidR="00CF5999" w:rsidRPr="00DE6131">
        <w:rPr>
          <w:rFonts w:hint="cs"/>
          <w:rtl/>
        </w:rPr>
        <w:t>في ظل توافر</w:t>
      </w:r>
      <w:r w:rsidR="00A65B48">
        <w:rPr>
          <w:rFonts w:hint="cs"/>
          <w:rtl/>
        </w:rPr>
        <w:t xml:space="preserve"> كل مقومات وأهداف الدولة حين تسعى إ</w:t>
      </w:r>
      <w:r w:rsidR="00317A23" w:rsidRPr="00DE6131">
        <w:rPr>
          <w:rFonts w:hint="cs"/>
          <w:rtl/>
        </w:rPr>
        <w:t xml:space="preserve">لى خصخصة </w:t>
      </w:r>
      <w:r w:rsidR="00CF5999" w:rsidRPr="00DE6131">
        <w:rPr>
          <w:rFonts w:hint="cs"/>
          <w:rtl/>
        </w:rPr>
        <w:t xml:space="preserve">المرفق العام ويصبح من </w:t>
      </w:r>
      <w:r w:rsidR="00317A23" w:rsidRPr="00DE6131">
        <w:rPr>
          <w:rFonts w:hint="cs"/>
          <w:rtl/>
        </w:rPr>
        <w:t xml:space="preserve">الأفضل </w:t>
      </w:r>
      <w:r w:rsidR="00CF5999" w:rsidRPr="00DE6131">
        <w:rPr>
          <w:rFonts w:hint="cs"/>
          <w:rtl/>
        </w:rPr>
        <w:t xml:space="preserve">للدولة </w:t>
      </w:r>
      <w:r w:rsidR="00317A23" w:rsidRPr="00DE6131">
        <w:rPr>
          <w:rFonts w:hint="cs"/>
          <w:rtl/>
        </w:rPr>
        <w:t>احتفاظ</w:t>
      </w:r>
      <w:r w:rsidR="00CF5999" w:rsidRPr="00DE6131">
        <w:rPr>
          <w:rFonts w:hint="cs"/>
          <w:rtl/>
        </w:rPr>
        <w:t>ها</w:t>
      </w:r>
      <w:r w:rsidR="00317A23" w:rsidRPr="00DE6131">
        <w:rPr>
          <w:rFonts w:hint="cs"/>
          <w:rtl/>
        </w:rPr>
        <w:t xml:space="preserve"> بالملكية </w:t>
      </w:r>
      <w:r w:rsidR="00CF5999" w:rsidRPr="00DE6131">
        <w:rPr>
          <w:rFonts w:hint="cs"/>
          <w:rtl/>
        </w:rPr>
        <w:t>من أجل أن</w:t>
      </w:r>
      <w:r w:rsidR="00317A23" w:rsidRPr="00DE6131">
        <w:rPr>
          <w:rFonts w:hint="cs"/>
          <w:rtl/>
        </w:rPr>
        <w:t xml:space="preserve"> يظل دورها باقيا اتجاه المرفق </w:t>
      </w:r>
      <w:r w:rsidR="00CF5999" w:rsidRPr="00DE6131">
        <w:rPr>
          <w:rFonts w:hint="cs"/>
          <w:rtl/>
        </w:rPr>
        <w:t>العام خاصة في المجال</w:t>
      </w:r>
      <w:r w:rsidR="00317A23" w:rsidRPr="00DE6131">
        <w:rPr>
          <w:rFonts w:hint="cs"/>
          <w:rtl/>
        </w:rPr>
        <w:t xml:space="preserve"> الرقابي وال</w:t>
      </w:r>
      <w:r w:rsidR="00270431">
        <w:rPr>
          <w:rFonts w:hint="cs"/>
          <w:rtl/>
        </w:rPr>
        <w:t>إ</w:t>
      </w:r>
      <w:r w:rsidR="00317A23" w:rsidRPr="00DE6131">
        <w:rPr>
          <w:rFonts w:hint="cs"/>
          <w:rtl/>
        </w:rPr>
        <w:t>شرافي</w:t>
      </w:r>
      <w:r w:rsidR="00317A23" w:rsidRPr="00DE6131">
        <w:rPr>
          <w:rStyle w:val="Appelnotedebasdep"/>
          <w:color w:val="000000" w:themeColor="text1"/>
          <w:rtl/>
        </w:rPr>
        <w:footnoteReference w:id="375"/>
      </w:r>
      <w:r w:rsidR="00317A23" w:rsidRPr="00DE6131">
        <w:rPr>
          <w:rFonts w:hint="cs"/>
          <w:rtl/>
        </w:rPr>
        <w:t xml:space="preserve"> </w:t>
      </w:r>
      <w:r w:rsidR="00CF5999" w:rsidRPr="00DE6131">
        <w:rPr>
          <w:rFonts w:hint="cs"/>
          <w:rtl/>
        </w:rPr>
        <w:t>الذي يعد الضامن الأساسي الذي يحمي المرفق العام من ال</w:t>
      </w:r>
      <w:r w:rsidR="00270431">
        <w:rPr>
          <w:rFonts w:hint="cs"/>
          <w:rtl/>
        </w:rPr>
        <w:t>إ</w:t>
      </w:r>
      <w:r w:rsidR="00CF5999" w:rsidRPr="00DE6131">
        <w:rPr>
          <w:rFonts w:hint="cs"/>
          <w:rtl/>
        </w:rPr>
        <w:t>نحراف عن أهداف الصالح العام.</w:t>
      </w:r>
    </w:p>
    <w:p w14:paraId="7AEB8B98" w14:textId="10338BE8" w:rsidR="00A51D9E" w:rsidRPr="00DE6131" w:rsidRDefault="00CF5999" w:rsidP="00D74548">
      <w:pPr>
        <w:rPr>
          <w:b/>
          <w:bCs/>
          <w:sz w:val="36"/>
          <w:szCs w:val="36"/>
          <w:rtl/>
        </w:rPr>
      </w:pPr>
      <w:r w:rsidRPr="00DE6131">
        <w:rPr>
          <w:rFonts w:hint="cs"/>
          <w:rtl/>
        </w:rPr>
        <w:t>فتختلف ال</w:t>
      </w:r>
      <w:r w:rsidR="00317A23" w:rsidRPr="00DE6131">
        <w:rPr>
          <w:rFonts w:hint="cs"/>
          <w:rtl/>
        </w:rPr>
        <w:t>أساليب</w:t>
      </w:r>
      <w:r w:rsidRPr="00DE6131">
        <w:rPr>
          <w:rFonts w:hint="cs"/>
          <w:rtl/>
        </w:rPr>
        <w:t xml:space="preserve"> المعتمدة من طرف</w:t>
      </w:r>
      <w:r w:rsidR="00317A23" w:rsidRPr="00DE6131">
        <w:rPr>
          <w:rFonts w:hint="cs"/>
          <w:rtl/>
        </w:rPr>
        <w:t xml:space="preserve"> الدول في تنظيم </w:t>
      </w:r>
      <w:r w:rsidRPr="00DE6131">
        <w:rPr>
          <w:rFonts w:hint="cs"/>
          <w:rtl/>
        </w:rPr>
        <w:t xml:space="preserve">عملية </w:t>
      </w:r>
      <w:r w:rsidR="00317A23" w:rsidRPr="00DE6131">
        <w:rPr>
          <w:rFonts w:hint="cs"/>
          <w:rtl/>
        </w:rPr>
        <w:t>مشا</w:t>
      </w:r>
      <w:r w:rsidRPr="00DE6131">
        <w:rPr>
          <w:rFonts w:hint="cs"/>
          <w:rtl/>
        </w:rPr>
        <w:t>ر</w:t>
      </w:r>
      <w:r w:rsidR="00317A23" w:rsidRPr="00DE6131">
        <w:rPr>
          <w:rFonts w:hint="cs"/>
          <w:rtl/>
        </w:rPr>
        <w:t xml:space="preserve">كة الغير في تنفيذ المرافق العامة </w:t>
      </w:r>
      <w:r w:rsidRPr="00DE6131">
        <w:rPr>
          <w:rFonts w:hint="cs"/>
          <w:rtl/>
        </w:rPr>
        <w:t>بال</w:t>
      </w:r>
      <w:r w:rsidR="00270431">
        <w:rPr>
          <w:rFonts w:hint="cs"/>
          <w:rtl/>
        </w:rPr>
        <w:t>إ</w:t>
      </w:r>
      <w:r w:rsidRPr="00DE6131">
        <w:rPr>
          <w:rFonts w:hint="cs"/>
          <w:rtl/>
        </w:rPr>
        <w:t>ستناد الى ظروف كل دولة على حدى خاصة منها ا</w:t>
      </w:r>
      <w:r w:rsidR="00317A23" w:rsidRPr="00DE6131">
        <w:rPr>
          <w:rFonts w:hint="cs"/>
          <w:rtl/>
        </w:rPr>
        <w:t xml:space="preserve">لظروف الاقتصادية والسياسية والاجتماعية </w:t>
      </w:r>
      <w:r w:rsidRPr="00DE6131">
        <w:rPr>
          <w:rFonts w:hint="cs"/>
          <w:rtl/>
        </w:rPr>
        <w:t xml:space="preserve">فالبعض </w:t>
      </w:r>
      <w:r w:rsidR="00270431">
        <w:rPr>
          <w:rFonts w:hint="cs"/>
          <w:rtl/>
        </w:rPr>
        <w:t>منها قطعت أشواط كبيرة في هذا الإ</w:t>
      </w:r>
      <w:r w:rsidRPr="00DE6131">
        <w:rPr>
          <w:rFonts w:hint="cs"/>
          <w:rtl/>
        </w:rPr>
        <w:t>تجاه وتكرس أ</w:t>
      </w:r>
      <w:r w:rsidR="00317A23" w:rsidRPr="00DE6131">
        <w:rPr>
          <w:rFonts w:hint="cs"/>
          <w:rtl/>
        </w:rPr>
        <w:t>عر</w:t>
      </w:r>
      <w:r w:rsidR="00270431">
        <w:rPr>
          <w:rFonts w:hint="cs"/>
          <w:rtl/>
        </w:rPr>
        <w:t>ا</w:t>
      </w:r>
      <w:r w:rsidR="00317A23" w:rsidRPr="00DE6131">
        <w:rPr>
          <w:rFonts w:hint="cs"/>
          <w:rtl/>
        </w:rPr>
        <w:t>ف راسخ</w:t>
      </w:r>
      <w:r w:rsidRPr="00DE6131">
        <w:rPr>
          <w:rFonts w:hint="cs"/>
          <w:rtl/>
        </w:rPr>
        <w:t>ة</w:t>
      </w:r>
      <w:r w:rsidR="00317A23" w:rsidRPr="00DE6131">
        <w:rPr>
          <w:rFonts w:hint="cs"/>
          <w:rtl/>
        </w:rPr>
        <w:t xml:space="preserve"> في مجال </w:t>
      </w:r>
      <w:r w:rsidRPr="00DE6131">
        <w:rPr>
          <w:rFonts w:hint="cs"/>
          <w:rtl/>
        </w:rPr>
        <w:t>الشراكة مع</w:t>
      </w:r>
      <w:r w:rsidR="00317A23" w:rsidRPr="00DE6131">
        <w:rPr>
          <w:rFonts w:hint="cs"/>
          <w:rtl/>
        </w:rPr>
        <w:t xml:space="preserve"> القطاع </w:t>
      </w:r>
      <w:r w:rsidR="00317A23" w:rsidRPr="00DE6131">
        <w:rPr>
          <w:rFonts w:hint="cs"/>
          <w:rtl/>
        </w:rPr>
        <w:lastRenderedPageBreak/>
        <w:t xml:space="preserve">الخاص في </w:t>
      </w:r>
      <w:r w:rsidRPr="00DE6131">
        <w:rPr>
          <w:rFonts w:hint="cs"/>
          <w:rtl/>
        </w:rPr>
        <w:t>تحقيق</w:t>
      </w:r>
      <w:r w:rsidR="00317A23" w:rsidRPr="00DE6131">
        <w:rPr>
          <w:rFonts w:hint="cs"/>
          <w:rtl/>
        </w:rPr>
        <w:t xml:space="preserve"> المرافق العامة بموجب </w:t>
      </w:r>
      <w:r w:rsidRPr="00DE6131">
        <w:rPr>
          <w:rFonts w:hint="cs"/>
          <w:rtl/>
        </w:rPr>
        <w:t xml:space="preserve">قواعد قانونية عامة تخول السلطات العامة وأشخاص القانون العام </w:t>
      </w:r>
      <w:r w:rsidR="00270431">
        <w:rPr>
          <w:rFonts w:hint="cs"/>
          <w:rtl/>
        </w:rPr>
        <w:t xml:space="preserve"> صلاحية إ</w:t>
      </w:r>
      <w:r w:rsidR="00317A23" w:rsidRPr="00DE6131">
        <w:rPr>
          <w:rFonts w:hint="cs"/>
          <w:rtl/>
        </w:rPr>
        <w:t xml:space="preserve">سناد </w:t>
      </w:r>
      <w:r w:rsidRPr="00DE6131">
        <w:rPr>
          <w:rFonts w:hint="cs"/>
          <w:rtl/>
        </w:rPr>
        <w:t>المرافق العامة</w:t>
      </w:r>
      <w:r w:rsidR="00317A23" w:rsidRPr="00DE6131">
        <w:rPr>
          <w:rFonts w:hint="cs"/>
          <w:rtl/>
        </w:rPr>
        <w:t xml:space="preserve"> التي </w:t>
      </w:r>
      <w:r w:rsidR="00270431">
        <w:rPr>
          <w:rFonts w:hint="cs"/>
          <w:rtl/>
        </w:rPr>
        <w:t>هي من إ</w:t>
      </w:r>
      <w:r w:rsidR="00DD75DF" w:rsidRPr="00DE6131">
        <w:rPr>
          <w:rFonts w:hint="cs"/>
          <w:rtl/>
        </w:rPr>
        <w:t xml:space="preserve">ختصاص الهيئات العامة </w:t>
      </w:r>
      <w:r w:rsidR="00317A23" w:rsidRPr="00DE6131">
        <w:rPr>
          <w:rFonts w:hint="cs"/>
          <w:rtl/>
        </w:rPr>
        <w:t xml:space="preserve"> </w:t>
      </w:r>
      <w:r w:rsidR="00DD75DF" w:rsidRPr="00DE6131">
        <w:rPr>
          <w:rFonts w:hint="cs"/>
          <w:rtl/>
        </w:rPr>
        <w:t>لهيئات</w:t>
      </w:r>
      <w:r w:rsidR="00317A23" w:rsidRPr="00DE6131">
        <w:rPr>
          <w:rFonts w:hint="cs"/>
          <w:rtl/>
        </w:rPr>
        <w:t xml:space="preserve"> من القطاع الخاص</w:t>
      </w:r>
      <w:r w:rsidR="004B1125">
        <w:rPr>
          <w:rFonts w:hint="cs"/>
          <w:rtl/>
        </w:rPr>
        <w:t>،</w:t>
      </w:r>
      <w:r w:rsidR="00317A23" w:rsidRPr="00DE6131">
        <w:rPr>
          <w:rFonts w:hint="cs"/>
          <w:rtl/>
        </w:rPr>
        <w:t xml:space="preserve"> وتتجه </w:t>
      </w:r>
      <w:r w:rsidR="00DD75DF" w:rsidRPr="00DE6131">
        <w:rPr>
          <w:rFonts w:hint="cs"/>
          <w:rtl/>
        </w:rPr>
        <w:t>ال</w:t>
      </w:r>
      <w:r w:rsidR="00317A23" w:rsidRPr="00DE6131">
        <w:rPr>
          <w:rFonts w:hint="cs"/>
          <w:rtl/>
        </w:rPr>
        <w:t xml:space="preserve">بعض </w:t>
      </w:r>
      <w:r w:rsidR="00DD75DF" w:rsidRPr="00DE6131">
        <w:rPr>
          <w:rFonts w:hint="cs"/>
          <w:rtl/>
        </w:rPr>
        <w:t xml:space="preserve">من </w:t>
      </w:r>
      <w:r w:rsidR="00317A23" w:rsidRPr="00DE6131">
        <w:rPr>
          <w:rFonts w:hint="cs"/>
          <w:rtl/>
        </w:rPr>
        <w:t xml:space="preserve">الدول ولاسيما التي تحتكر فيها الدولة إدارة المرافق العامة الى تبني </w:t>
      </w:r>
      <w:r w:rsidR="00DD75DF" w:rsidRPr="00DE6131">
        <w:rPr>
          <w:rFonts w:hint="cs"/>
          <w:rtl/>
        </w:rPr>
        <w:t xml:space="preserve">أساليب متنوعة </w:t>
      </w:r>
      <w:r w:rsidR="00317A23" w:rsidRPr="00DE6131">
        <w:rPr>
          <w:rFonts w:hint="cs"/>
          <w:rtl/>
        </w:rPr>
        <w:t>في تنظيم مشاركة القطاع الخاص</w:t>
      </w:r>
      <w:r w:rsidR="004B1125">
        <w:rPr>
          <w:rFonts w:hint="cs"/>
          <w:rtl/>
        </w:rPr>
        <w:t>،</w:t>
      </w:r>
      <w:r w:rsidR="00317A23" w:rsidRPr="00DE6131">
        <w:rPr>
          <w:rFonts w:hint="cs"/>
          <w:rtl/>
        </w:rPr>
        <w:t xml:space="preserve"> </w:t>
      </w:r>
      <w:r w:rsidR="00DD75DF" w:rsidRPr="00DE6131">
        <w:rPr>
          <w:rFonts w:hint="cs"/>
          <w:rtl/>
        </w:rPr>
        <w:t xml:space="preserve">وبالتالي </w:t>
      </w:r>
      <w:r w:rsidR="00317A23" w:rsidRPr="00DE6131">
        <w:rPr>
          <w:rFonts w:hint="cs"/>
          <w:rtl/>
        </w:rPr>
        <w:t xml:space="preserve">عالجت هذه المشاركة من خلال </w:t>
      </w:r>
      <w:r w:rsidR="004B1125">
        <w:rPr>
          <w:rFonts w:hint="cs"/>
          <w:rtl/>
        </w:rPr>
        <w:t>إ</w:t>
      </w:r>
      <w:r w:rsidR="00DD75DF" w:rsidRPr="00DE6131">
        <w:rPr>
          <w:rFonts w:hint="cs"/>
          <w:rtl/>
        </w:rPr>
        <w:t>عداد منظومة قانونية خاصة بالا</w:t>
      </w:r>
      <w:r w:rsidR="00317A23" w:rsidRPr="00DE6131">
        <w:rPr>
          <w:rFonts w:hint="cs"/>
          <w:rtl/>
        </w:rPr>
        <w:t>ستثمار</w:t>
      </w:r>
      <w:r w:rsidR="00DD75DF" w:rsidRPr="00DE6131">
        <w:rPr>
          <w:rFonts w:hint="cs"/>
          <w:rtl/>
        </w:rPr>
        <w:t>ات</w:t>
      </w:r>
      <w:r w:rsidR="00317A23" w:rsidRPr="00DE6131">
        <w:rPr>
          <w:rFonts w:hint="cs"/>
          <w:rtl/>
        </w:rPr>
        <w:t xml:space="preserve"> </w:t>
      </w:r>
      <w:r w:rsidR="00DD75DF" w:rsidRPr="00DE6131">
        <w:rPr>
          <w:rFonts w:hint="cs"/>
          <w:rtl/>
        </w:rPr>
        <w:t>الخاصة</w:t>
      </w:r>
      <w:r w:rsidR="00317A23" w:rsidRPr="00DE6131">
        <w:rPr>
          <w:rFonts w:hint="cs"/>
          <w:rtl/>
        </w:rPr>
        <w:t xml:space="preserve"> </w:t>
      </w:r>
      <w:r w:rsidR="00DD75DF" w:rsidRPr="00DE6131">
        <w:rPr>
          <w:rFonts w:hint="cs"/>
          <w:rtl/>
        </w:rPr>
        <w:t>في المرافق العامة</w:t>
      </w:r>
      <w:r w:rsidR="00317A23" w:rsidRPr="00DE6131">
        <w:rPr>
          <w:rFonts w:hint="cs"/>
          <w:rtl/>
        </w:rPr>
        <w:t xml:space="preserve"> </w:t>
      </w:r>
      <w:r w:rsidR="00DD75DF" w:rsidRPr="00DE6131">
        <w:rPr>
          <w:rFonts w:hint="cs"/>
          <w:rtl/>
        </w:rPr>
        <w:t>تعالج أوجه</w:t>
      </w:r>
      <w:r w:rsidR="00317A23" w:rsidRPr="00DE6131">
        <w:rPr>
          <w:rFonts w:hint="cs"/>
          <w:rtl/>
        </w:rPr>
        <w:t xml:space="preserve"> النشاط ال</w:t>
      </w:r>
      <w:r w:rsidR="004B1125">
        <w:rPr>
          <w:rFonts w:hint="cs"/>
          <w:rtl/>
        </w:rPr>
        <w:t>إ</w:t>
      </w:r>
      <w:r w:rsidR="00317A23" w:rsidRPr="00DE6131">
        <w:rPr>
          <w:rFonts w:hint="cs"/>
          <w:rtl/>
        </w:rPr>
        <w:t xml:space="preserve">قتصادي </w:t>
      </w:r>
      <w:r w:rsidR="00DD75DF" w:rsidRPr="00DE6131">
        <w:rPr>
          <w:rFonts w:hint="cs"/>
          <w:rtl/>
        </w:rPr>
        <w:t>المتنوعة</w:t>
      </w:r>
      <w:r w:rsidR="004B1125">
        <w:rPr>
          <w:rFonts w:hint="cs"/>
          <w:rtl/>
        </w:rPr>
        <w:t xml:space="preserve"> من دون أن يخص المرافق العامة بإ</w:t>
      </w:r>
      <w:r w:rsidR="00317A23" w:rsidRPr="00DE6131">
        <w:rPr>
          <w:rFonts w:hint="cs"/>
          <w:rtl/>
        </w:rPr>
        <w:t xml:space="preserve">طار </w:t>
      </w:r>
      <w:r w:rsidR="000575AE" w:rsidRPr="00DE6131">
        <w:rPr>
          <w:rFonts w:hint="cs"/>
          <w:rtl/>
        </w:rPr>
        <w:t>قانوني</w:t>
      </w:r>
      <w:r w:rsidR="00317A23" w:rsidRPr="00DE6131">
        <w:rPr>
          <w:rFonts w:hint="cs"/>
          <w:rtl/>
        </w:rPr>
        <w:t xml:space="preserve"> خاص</w:t>
      </w:r>
      <w:r w:rsidR="000575AE" w:rsidRPr="00DE6131">
        <w:rPr>
          <w:rFonts w:hint="cs"/>
          <w:rtl/>
        </w:rPr>
        <w:t xml:space="preserve"> وقائم بذاته</w:t>
      </w:r>
      <w:r w:rsidRPr="00DE6131">
        <w:rPr>
          <w:rFonts w:hint="cs"/>
          <w:rtl/>
        </w:rPr>
        <w:t xml:space="preserve"> </w:t>
      </w:r>
      <w:r w:rsidR="000575AE" w:rsidRPr="00DE6131">
        <w:rPr>
          <w:rFonts w:hint="cs"/>
          <w:rtl/>
        </w:rPr>
        <w:t>واتجه</w:t>
      </w:r>
      <w:r w:rsidR="00317A23" w:rsidRPr="00DE6131">
        <w:rPr>
          <w:rFonts w:hint="cs"/>
          <w:rtl/>
        </w:rPr>
        <w:t xml:space="preserve">ت دول أخرى منها الجزائر وفرنسا الى </w:t>
      </w:r>
      <w:r w:rsidR="000575AE" w:rsidRPr="00DE6131">
        <w:rPr>
          <w:rFonts w:hint="cs"/>
          <w:rtl/>
        </w:rPr>
        <w:t>تبني</w:t>
      </w:r>
      <w:r w:rsidR="00317A23" w:rsidRPr="00DE6131">
        <w:rPr>
          <w:rFonts w:hint="cs"/>
          <w:rtl/>
        </w:rPr>
        <w:t xml:space="preserve"> </w:t>
      </w:r>
      <w:r w:rsidR="000575AE" w:rsidRPr="00DE6131">
        <w:rPr>
          <w:rFonts w:hint="cs"/>
          <w:rtl/>
        </w:rPr>
        <w:t>منهاج</w:t>
      </w:r>
      <w:r w:rsidR="00317A23" w:rsidRPr="00DE6131">
        <w:rPr>
          <w:rFonts w:hint="cs"/>
          <w:rtl/>
        </w:rPr>
        <w:t xml:space="preserve"> التنظيم القطاعي من خلال </w:t>
      </w:r>
      <w:r w:rsidR="004B1125">
        <w:rPr>
          <w:rFonts w:hint="cs"/>
          <w:rtl/>
        </w:rPr>
        <w:t>إ</w:t>
      </w:r>
      <w:r w:rsidR="000575AE" w:rsidRPr="00DE6131">
        <w:rPr>
          <w:rFonts w:hint="cs"/>
          <w:rtl/>
        </w:rPr>
        <w:t>عداد</w:t>
      </w:r>
      <w:r w:rsidR="00317A23" w:rsidRPr="00DE6131">
        <w:rPr>
          <w:rFonts w:hint="cs"/>
          <w:rtl/>
        </w:rPr>
        <w:t xml:space="preserve"> قوانيين تنظيم مشاركة </w:t>
      </w:r>
      <w:r w:rsidR="000575AE" w:rsidRPr="00DE6131">
        <w:rPr>
          <w:rFonts w:hint="cs"/>
          <w:rtl/>
        </w:rPr>
        <w:t>القطاع الخاص</w:t>
      </w:r>
      <w:r w:rsidR="00317A23" w:rsidRPr="00DE6131">
        <w:rPr>
          <w:rFonts w:hint="cs"/>
          <w:rtl/>
        </w:rPr>
        <w:t xml:space="preserve"> في قطاعات </w:t>
      </w:r>
      <w:r w:rsidR="000575AE" w:rsidRPr="00DE6131">
        <w:rPr>
          <w:rFonts w:hint="cs"/>
          <w:rtl/>
        </w:rPr>
        <w:t>محددة بالذات</w:t>
      </w:r>
      <w:r w:rsidR="00317A23" w:rsidRPr="00DE6131">
        <w:rPr>
          <w:rFonts w:hint="cs"/>
          <w:rtl/>
        </w:rPr>
        <w:t xml:space="preserve"> </w:t>
      </w:r>
      <w:r w:rsidR="000575AE" w:rsidRPr="00DE6131">
        <w:rPr>
          <w:rFonts w:hint="cs"/>
          <w:rtl/>
        </w:rPr>
        <w:t>لتنظيم واستغلال ال</w:t>
      </w:r>
      <w:r w:rsidR="00317A23" w:rsidRPr="00DE6131">
        <w:rPr>
          <w:rFonts w:hint="cs"/>
          <w:rtl/>
        </w:rPr>
        <w:t xml:space="preserve">مرافق العامة </w:t>
      </w:r>
      <w:r w:rsidR="000575AE" w:rsidRPr="00DE6131">
        <w:rPr>
          <w:rFonts w:hint="cs"/>
          <w:rtl/>
        </w:rPr>
        <w:t>مثل</w:t>
      </w:r>
      <w:r w:rsidR="00317A23" w:rsidRPr="00DE6131">
        <w:rPr>
          <w:rFonts w:hint="cs"/>
          <w:rtl/>
        </w:rPr>
        <w:t xml:space="preserve"> قطاع الكهرباء والغاز وأيضا في مجال المياه وغيرها من القطاعات الأخرى</w:t>
      </w:r>
      <w:r w:rsidRPr="00DE6131">
        <w:rPr>
          <w:rFonts w:hint="cs"/>
          <w:rtl/>
        </w:rPr>
        <w:t>.</w:t>
      </w:r>
      <w:r w:rsidR="000575AE" w:rsidRPr="00DE6131">
        <w:rPr>
          <w:rFonts w:hint="cs"/>
          <w:b/>
          <w:bCs/>
          <w:sz w:val="36"/>
          <w:szCs w:val="36"/>
          <w:rtl/>
        </w:rPr>
        <w:t xml:space="preserve"> </w:t>
      </w:r>
    </w:p>
    <w:p w14:paraId="259F75EB" w14:textId="6457C04F" w:rsidR="000575AE" w:rsidRPr="00DE6131" w:rsidRDefault="00A51D9E" w:rsidP="00D74548">
      <w:pPr>
        <w:rPr>
          <w:b/>
          <w:bCs/>
          <w:sz w:val="36"/>
          <w:szCs w:val="36"/>
          <w:rtl/>
        </w:rPr>
      </w:pPr>
      <w:r w:rsidRPr="00DE6131">
        <w:rPr>
          <w:rFonts w:hint="cs"/>
          <w:rtl/>
        </w:rPr>
        <w:t>هذه ا</w:t>
      </w:r>
      <w:r w:rsidR="004B1125">
        <w:rPr>
          <w:rFonts w:hint="cs"/>
          <w:rtl/>
        </w:rPr>
        <w:t>لطبيعة الاستثمارية لتقنية تفويض المرافق العامة ينبغي مراعاتها أ</w:t>
      </w:r>
      <w:r w:rsidRPr="00DE6131">
        <w:rPr>
          <w:rFonts w:hint="cs"/>
          <w:rtl/>
        </w:rPr>
        <w:t>ثناء ممارسة السلطة المفوضة لصلاحيتها الرقابية، فإقبال الخواص على وجه التحديد على عملية ال</w:t>
      </w:r>
      <w:r w:rsidR="004B1125">
        <w:rPr>
          <w:rFonts w:hint="cs"/>
          <w:rtl/>
        </w:rPr>
        <w:t>إ</w:t>
      </w:r>
      <w:r w:rsidRPr="00DE6131">
        <w:rPr>
          <w:rFonts w:hint="cs"/>
          <w:rtl/>
        </w:rPr>
        <w:t>ستثمار في المرافق العامة يعد مكسب للسلطة المفوضة والمستثمر في المرفق العام على حد سواء</w:t>
      </w:r>
      <w:r w:rsidR="004B1125">
        <w:rPr>
          <w:rFonts w:hint="cs"/>
          <w:rtl/>
        </w:rPr>
        <w:t>،</w:t>
      </w:r>
      <w:r w:rsidRPr="00DE6131">
        <w:rPr>
          <w:rFonts w:hint="cs"/>
          <w:rtl/>
        </w:rPr>
        <w:t xml:space="preserve"> يجب تعزيزه من خلال المرافقة وإضفاء المرونة اللازمة على عملية الرقابة لعقد </w:t>
      </w:r>
      <w:r w:rsidR="00D510EC" w:rsidRPr="00DE6131">
        <w:rPr>
          <w:rFonts w:hint="cs"/>
          <w:rtl/>
        </w:rPr>
        <w:t>التفويض. وهذ</w:t>
      </w:r>
      <w:r w:rsidR="00D510EC" w:rsidRPr="00DE6131">
        <w:rPr>
          <w:rtl/>
        </w:rPr>
        <w:t>ا</w:t>
      </w:r>
      <w:r w:rsidR="00A64393" w:rsidRPr="00DE6131">
        <w:rPr>
          <w:rFonts w:hint="cs"/>
          <w:rtl/>
        </w:rPr>
        <w:t xml:space="preserve"> </w:t>
      </w:r>
      <w:r w:rsidR="00D510EC" w:rsidRPr="00DE6131">
        <w:rPr>
          <w:rFonts w:hint="cs"/>
          <w:rtl/>
        </w:rPr>
        <w:t>ما سنعر</w:t>
      </w:r>
      <w:r w:rsidR="00D510EC" w:rsidRPr="00DE6131">
        <w:rPr>
          <w:rtl/>
        </w:rPr>
        <w:t>ض</w:t>
      </w:r>
      <w:r w:rsidR="00A64393" w:rsidRPr="00DE6131">
        <w:rPr>
          <w:rFonts w:hint="cs"/>
          <w:rtl/>
        </w:rPr>
        <w:t xml:space="preserve"> له م</w:t>
      </w:r>
      <w:r w:rsidR="004B1125">
        <w:rPr>
          <w:rFonts w:hint="cs"/>
          <w:rtl/>
        </w:rPr>
        <w:t>ن خلال هذا الفصل بالتطرق الى مسأ</w:t>
      </w:r>
      <w:r w:rsidR="00A64393" w:rsidRPr="00DE6131">
        <w:rPr>
          <w:rFonts w:hint="cs"/>
          <w:rtl/>
        </w:rPr>
        <w:t>لة التجانس بين تقنية التفويض والعملية الاستثمارية</w:t>
      </w:r>
      <w:r w:rsidR="00F84296">
        <w:rPr>
          <w:rFonts w:hint="cs"/>
          <w:rtl/>
        </w:rPr>
        <w:t xml:space="preserve"> والتي تشكل البعد الاستثماري </w:t>
      </w:r>
      <w:r w:rsidR="008574B3">
        <w:rPr>
          <w:rFonts w:hint="cs"/>
          <w:rtl/>
        </w:rPr>
        <w:t>لعقد التفويض</w:t>
      </w:r>
      <w:r w:rsidR="00A64393" w:rsidRPr="00DE6131">
        <w:rPr>
          <w:rFonts w:hint="cs"/>
          <w:rtl/>
        </w:rPr>
        <w:t xml:space="preserve"> في المبحث الأول ثم نعرض الظروف ا</w:t>
      </w:r>
      <w:r w:rsidR="004231A0" w:rsidRPr="00DE6131">
        <w:rPr>
          <w:rFonts w:hint="cs"/>
          <w:rtl/>
        </w:rPr>
        <w:t>لمحيطة بعقد التفويض</w:t>
      </w:r>
      <w:r w:rsidR="004A147B">
        <w:rPr>
          <w:rFonts w:hint="cs"/>
          <w:rtl/>
        </w:rPr>
        <w:t xml:space="preserve"> والخصائص المتعلق به</w:t>
      </w:r>
      <w:r w:rsidR="004231A0" w:rsidRPr="00DE6131">
        <w:rPr>
          <w:rFonts w:hint="cs"/>
          <w:rtl/>
        </w:rPr>
        <w:t xml:space="preserve"> والتي تشكل قيود</w:t>
      </w:r>
      <w:r w:rsidR="00C13EDC">
        <w:rPr>
          <w:rFonts w:hint="cs"/>
          <w:rtl/>
        </w:rPr>
        <w:t xml:space="preserve"> على عملية الرقابة على عقود التفويض</w:t>
      </w:r>
      <w:r w:rsidR="004231A0" w:rsidRPr="00DE6131">
        <w:rPr>
          <w:rFonts w:hint="cs"/>
          <w:rtl/>
        </w:rPr>
        <w:t xml:space="preserve"> لابد من مراعاتها </w:t>
      </w:r>
      <w:r w:rsidR="00565F45" w:rsidRPr="00DE6131">
        <w:rPr>
          <w:rFonts w:hint="cs"/>
          <w:rtl/>
        </w:rPr>
        <w:t>في المبحث الثاني من هذه الدراسة.</w:t>
      </w:r>
      <w:r w:rsidR="00A64393" w:rsidRPr="00DE6131">
        <w:rPr>
          <w:rFonts w:hint="cs"/>
          <w:rtl/>
        </w:rPr>
        <w:t xml:space="preserve"> </w:t>
      </w:r>
    </w:p>
    <w:p w14:paraId="51326616" w14:textId="7C3B7788" w:rsidR="000575AE" w:rsidRPr="00DE6131" w:rsidRDefault="000575AE" w:rsidP="00DC6D1B">
      <w:pPr>
        <w:ind w:firstLine="0"/>
        <w:outlineLvl w:val="2"/>
        <w:rPr>
          <w:color w:val="000000" w:themeColor="text1"/>
          <w:rtl/>
        </w:rPr>
      </w:pPr>
      <w:bookmarkStart w:id="256" w:name="_Toc165664660"/>
      <w:bookmarkStart w:id="257" w:name="_Toc165665160"/>
      <w:bookmarkStart w:id="258" w:name="_Toc168134101"/>
      <w:r w:rsidRPr="00DE6131">
        <w:rPr>
          <w:rFonts w:hint="cs"/>
          <w:b/>
          <w:bCs/>
          <w:color w:val="000000" w:themeColor="text1"/>
          <w:sz w:val="36"/>
          <w:szCs w:val="36"/>
          <w:rtl/>
        </w:rPr>
        <w:t xml:space="preserve">المبحث الأول: </w:t>
      </w:r>
      <w:r w:rsidR="009839DD" w:rsidRPr="00DE6131">
        <w:rPr>
          <w:rFonts w:hint="cs"/>
          <w:b/>
          <w:bCs/>
          <w:color w:val="000000" w:themeColor="text1"/>
          <w:sz w:val="36"/>
          <w:szCs w:val="36"/>
          <w:rtl/>
        </w:rPr>
        <w:t>البعد الاستثماري ل</w:t>
      </w:r>
      <w:r w:rsidRPr="00DE6131">
        <w:rPr>
          <w:rFonts w:hint="cs"/>
          <w:b/>
          <w:bCs/>
          <w:color w:val="000000" w:themeColor="text1"/>
          <w:sz w:val="36"/>
          <w:szCs w:val="36"/>
          <w:rtl/>
        </w:rPr>
        <w:t>عقد التفويض</w:t>
      </w:r>
      <w:bookmarkEnd w:id="256"/>
      <w:bookmarkEnd w:id="257"/>
      <w:bookmarkEnd w:id="258"/>
    </w:p>
    <w:p w14:paraId="1008D084" w14:textId="538255E5" w:rsidR="00687E43" w:rsidRPr="00DE6131" w:rsidRDefault="00261902" w:rsidP="00D74548">
      <w:pPr>
        <w:rPr>
          <w:rtl/>
        </w:rPr>
      </w:pPr>
      <w:r>
        <w:rPr>
          <w:rFonts w:hint="cs"/>
          <w:rtl/>
        </w:rPr>
        <w:t>إ</w:t>
      </w:r>
      <w:r w:rsidR="00317A23" w:rsidRPr="00DE6131">
        <w:rPr>
          <w:rFonts w:hint="cs"/>
          <w:rtl/>
        </w:rPr>
        <w:t xml:space="preserve">ن </w:t>
      </w:r>
      <w:r w:rsidR="003D2F8C" w:rsidRPr="00DE6131">
        <w:rPr>
          <w:rFonts w:hint="cs"/>
          <w:rtl/>
        </w:rPr>
        <w:t xml:space="preserve">مسألة </w:t>
      </w:r>
      <w:r w:rsidR="00317A23" w:rsidRPr="00DE6131">
        <w:rPr>
          <w:rFonts w:hint="cs"/>
          <w:rtl/>
        </w:rPr>
        <w:t>الفعالية</w:t>
      </w:r>
      <w:r>
        <w:rPr>
          <w:rFonts w:hint="cs"/>
          <w:rtl/>
        </w:rPr>
        <w:t xml:space="preserve"> الإقتصادية ترتبط إ</w:t>
      </w:r>
      <w:r w:rsidR="003D2F8C" w:rsidRPr="00DE6131">
        <w:rPr>
          <w:rFonts w:hint="cs"/>
          <w:rtl/>
        </w:rPr>
        <w:t>رتباطا وثيقا بفكرة المردودية والإنتاجية التي ترتبط بشكل خاص ب</w:t>
      </w:r>
      <w:r w:rsidR="00317A23" w:rsidRPr="00DE6131">
        <w:rPr>
          <w:rFonts w:hint="cs"/>
          <w:rtl/>
        </w:rPr>
        <w:t xml:space="preserve">مصطلح الكفاءة </w:t>
      </w:r>
      <w:r w:rsidR="003D2F8C" w:rsidRPr="00DE6131">
        <w:rPr>
          <w:rFonts w:hint="cs"/>
          <w:rtl/>
        </w:rPr>
        <w:t xml:space="preserve">في التنظيم والتسيير </w:t>
      </w:r>
      <w:r w:rsidR="00317A23" w:rsidRPr="00DE6131">
        <w:rPr>
          <w:rFonts w:hint="cs"/>
          <w:rtl/>
        </w:rPr>
        <w:t xml:space="preserve">وهي المقدرة على </w:t>
      </w:r>
      <w:r w:rsidR="003D2F8C" w:rsidRPr="00DE6131">
        <w:rPr>
          <w:rFonts w:hint="cs"/>
          <w:rtl/>
        </w:rPr>
        <w:t>بلوغ</w:t>
      </w:r>
      <w:r w:rsidR="00317A23" w:rsidRPr="00DE6131">
        <w:rPr>
          <w:rFonts w:hint="cs"/>
          <w:rtl/>
        </w:rPr>
        <w:t xml:space="preserve"> </w:t>
      </w:r>
      <w:r w:rsidR="003D2F8C" w:rsidRPr="00DE6131">
        <w:rPr>
          <w:rFonts w:hint="cs"/>
          <w:rtl/>
        </w:rPr>
        <w:t>ال</w:t>
      </w:r>
      <w:r>
        <w:rPr>
          <w:rFonts w:hint="cs"/>
          <w:rtl/>
        </w:rPr>
        <w:t>أ</w:t>
      </w:r>
      <w:r w:rsidR="003D2F8C" w:rsidRPr="00DE6131">
        <w:rPr>
          <w:rFonts w:hint="cs"/>
          <w:rtl/>
        </w:rPr>
        <w:t>هداف</w:t>
      </w:r>
      <w:r w:rsidR="00317A23" w:rsidRPr="00DE6131">
        <w:rPr>
          <w:rFonts w:hint="cs"/>
          <w:rtl/>
        </w:rPr>
        <w:t xml:space="preserve"> </w:t>
      </w:r>
      <w:r w:rsidR="003D2F8C" w:rsidRPr="00DE6131">
        <w:rPr>
          <w:rFonts w:hint="cs"/>
          <w:rtl/>
        </w:rPr>
        <w:t>المرسومة</w:t>
      </w:r>
      <w:r w:rsidR="00317A23" w:rsidRPr="00DE6131">
        <w:rPr>
          <w:rFonts w:hint="cs"/>
          <w:rtl/>
        </w:rPr>
        <w:t xml:space="preserve"> والمبتغاة والمتوقعة </w:t>
      </w:r>
      <w:r w:rsidR="0046502F" w:rsidRPr="00DE6131">
        <w:rPr>
          <w:rFonts w:hint="cs"/>
          <w:rtl/>
        </w:rPr>
        <w:t xml:space="preserve">بأفضل السبل الممكنة </w:t>
      </w:r>
      <w:r w:rsidR="00317A23" w:rsidRPr="00DE6131">
        <w:rPr>
          <w:rFonts w:hint="cs"/>
          <w:rtl/>
        </w:rPr>
        <w:t xml:space="preserve">كما </w:t>
      </w:r>
      <w:r w:rsidR="0046502F" w:rsidRPr="00DE6131">
        <w:rPr>
          <w:rFonts w:hint="cs"/>
          <w:rtl/>
        </w:rPr>
        <w:t>تعني</w:t>
      </w:r>
      <w:r w:rsidR="00317A23" w:rsidRPr="00DE6131">
        <w:rPr>
          <w:rFonts w:hint="cs"/>
          <w:rtl/>
        </w:rPr>
        <w:t xml:space="preserve"> تنفيذ ال</w:t>
      </w:r>
      <w:r>
        <w:rPr>
          <w:rFonts w:hint="cs"/>
          <w:rtl/>
        </w:rPr>
        <w:t>أ</w:t>
      </w:r>
      <w:r w:rsidR="00317A23" w:rsidRPr="00DE6131">
        <w:rPr>
          <w:rFonts w:hint="cs"/>
          <w:rtl/>
        </w:rPr>
        <w:t xml:space="preserve">عمال بدقة </w:t>
      </w:r>
      <w:r w:rsidR="0046502F" w:rsidRPr="00DE6131">
        <w:rPr>
          <w:rFonts w:hint="cs"/>
          <w:rtl/>
        </w:rPr>
        <w:t>وكفاءة من خلال</w:t>
      </w:r>
      <w:r w:rsidR="00317A23" w:rsidRPr="00DE6131">
        <w:rPr>
          <w:rFonts w:hint="cs"/>
          <w:rtl/>
        </w:rPr>
        <w:t xml:space="preserve"> </w:t>
      </w:r>
      <w:r w:rsidR="0046502F" w:rsidRPr="00DE6131">
        <w:rPr>
          <w:rFonts w:hint="cs"/>
          <w:rtl/>
        </w:rPr>
        <w:t>اختيار</w:t>
      </w:r>
      <w:r w:rsidR="00317A23" w:rsidRPr="00DE6131">
        <w:rPr>
          <w:rFonts w:hint="cs"/>
          <w:rtl/>
        </w:rPr>
        <w:t xml:space="preserve"> الأساليب </w:t>
      </w:r>
      <w:r w:rsidR="0046502F" w:rsidRPr="00DE6131">
        <w:rPr>
          <w:rFonts w:hint="cs"/>
          <w:rtl/>
        </w:rPr>
        <w:t>الناجعة</w:t>
      </w:r>
      <w:r w:rsidR="00317A23" w:rsidRPr="00DE6131">
        <w:rPr>
          <w:rFonts w:hint="cs"/>
          <w:rtl/>
        </w:rPr>
        <w:t xml:space="preserve"> </w:t>
      </w:r>
      <w:r w:rsidR="0046502F" w:rsidRPr="00DE6131">
        <w:rPr>
          <w:rFonts w:hint="cs"/>
          <w:rtl/>
        </w:rPr>
        <w:t>لتحقيق نتائج مرضية كما</w:t>
      </w:r>
      <w:r>
        <w:rPr>
          <w:rFonts w:hint="cs"/>
          <w:rtl/>
        </w:rPr>
        <w:t xml:space="preserve"> يقصد بها تحقيق الهدف باستخدام أ</w:t>
      </w:r>
      <w:r w:rsidR="00317A23" w:rsidRPr="00DE6131">
        <w:rPr>
          <w:rFonts w:hint="cs"/>
          <w:rtl/>
        </w:rPr>
        <w:t xml:space="preserve">قل قدر ممكن من </w:t>
      </w:r>
      <w:r w:rsidR="0073574A" w:rsidRPr="00DE6131">
        <w:rPr>
          <w:rFonts w:hint="cs"/>
          <w:rtl/>
        </w:rPr>
        <w:t>الموارد</w:t>
      </w:r>
      <w:r w:rsidR="00317A23" w:rsidRPr="00DE6131">
        <w:rPr>
          <w:rFonts w:hint="cs"/>
          <w:rtl/>
        </w:rPr>
        <w:t xml:space="preserve"> </w:t>
      </w:r>
      <w:r>
        <w:rPr>
          <w:rFonts w:hint="cs"/>
          <w:rtl/>
        </w:rPr>
        <w:t>وأ</w:t>
      </w:r>
      <w:r w:rsidR="00A903BB">
        <w:rPr>
          <w:rFonts w:hint="cs"/>
          <w:rtl/>
        </w:rPr>
        <w:t>ن  مبدأ</w:t>
      </w:r>
      <w:r w:rsidR="00317A23" w:rsidRPr="00DE6131">
        <w:rPr>
          <w:rFonts w:hint="cs"/>
          <w:rtl/>
        </w:rPr>
        <w:t xml:space="preserve"> الفعالية يجد أساسه في</w:t>
      </w:r>
      <w:r w:rsidR="0073574A" w:rsidRPr="00DE6131">
        <w:rPr>
          <w:rFonts w:hint="cs"/>
          <w:rtl/>
        </w:rPr>
        <w:t xml:space="preserve"> أنه يشكل </w:t>
      </w:r>
      <w:r w:rsidR="003D2F8C" w:rsidRPr="00DE6131">
        <w:rPr>
          <w:rFonts w:hint="cs"/>
          <w:rtl/>
        </w:rPr>
        <w:t>أحد</w:t>
      </w:r>
      <w:r w:rsidR="00317A23" w:rsidRPr="00DE6131">
        <w:rPr>
          <w:rFonts w:hint="cs"/>
          <w:rtl/>
        </w:rPr>
        <w:t xml:space="preserve"> دوافع اللجوء الى تقنية تفويض المرفق العام</w:t>
      </w:r>
      <w:r w:rsidR="00A903BB">
        <w:rPr>
          <w:rFonts w:hint="cs"/>
          <w:rtl/>
        </w:rPr>
        <w:t>،</w:t>
      </w:r>
      <w:r w:rsidR="00317A23" w:rsidRPr="00DE6131">
        <w:rPr>
          <w:rFonts w:hint="cs"/>
          <w:rtl/>
        </w:rPr>
        <w:t xml:space="preserve"> هذه الدوافع قد</w:t>
      </w:r>
      <w:r w:rsidR="003D2F8C" w:rsidRPr="00DE6131">
        <w:rPr>
          <w:rFonts w:hint="cs"/>
          <w:rtl/>
        </w:rPr>
        <w:t xml:space="preserve"> تكون دوافع اجتماعية لكنها بالأساس </w:t>
      </w:r>
      <w:r w:rsidR="0073574A" w:rsidRPr="00DE6131">
        <w:rPr>
          <w:rFonts w:hint="cs"/>
          <w:rtl/>
        </w:rPr>
        <w:t>تكون</w:t>
      </w:r>
      <w:r w:rsidR="00A903BB">
        <w:rPr>
          <w:rFonts w:hint="cs"/>
          <w:rtl/>
        </w:rPr>
        <w:t xml:space="preserve"> إقتصادية أكثر لأن تلبية الحاجات الإ</w:t>
      </w:r>
      <w:r w:rsidR="003D2F8C" w:rsidRPr="00DE6131">
        <w:rPr>
          <w:rFonts w:hint="cs"/>
          <w:rtl/>
        </w:rPr>
        <w:t>جتماعية في أي دولة مرتبط بشكل جوهري بالمقدرات ال</w:t>
      </w:r>
      <w:r w:rsidR="00A903BB">
        <w:rPr>
          <w:rFonts w:hint="cs"/>
          <w:rtl/>
        </w:rPr>
        <w:t>إ</w:t>
      </w:r>
      <w:r w:rsidR="003D2F8C" w:rsidRPr="00DE6131">
        <w:rPr>
          <w:rFonts w:hint="cs"/>
          <w:rtl/>
        </w:rPr>
        <w:t xml:space="preserve">قتصادية </w:t>
      </w:r>
      <w:r w:rsidR="00D510EC" w:rsidRPr="00DE6131">
        <w:rPr>
          <w:rFonts w:hint="cs"/>
          <w:rtl/>
        </w:rPr>
        <w:t>لأي</w:t>
      </w:r>
      <w:r w:rsidR="00A903BB">
        <w:rPr>
          <w:rFonts w:hint="cs"/>
          <w:rtl/>
        </w:rPr>
        <w:t xml:space="preserve"> مجتمع فنجاح الإ</w:t>
      </w:r>
      <w:r w:rsidR="003D2F8C" w:rsidRPr="00DE6131">
        <w:rPr>
          <w:rFonts w:hint="cs"/>
          <w:rtl/>
        </w:rPr>
        <w:t>قتصاد في أي دولة يعني بالضرورة التكفل بكل المطالب الاجتماعية</w:t>
      </w:r>
      <w:r w:rsidR="0073574A" w:rsidRPr="00DE6131">
        <w:rPr>
          <w:rFonts w:hint="cs"/>
          <w:rtl/>
        </w:rPr>
        <w:t>،</w:t>
      </w:r>
      <w:r w:rsidR="003D2F8C" w:rsidRPr="00DE6131">
        <w:rPr>
          <w:rFonts w:hint="cs"/>
          <w:rtl/>
        </w:rPr>
        <w:t xml:space="preserve"> فيما يؤدي الإخفاق في المجال الاقتصادي الى عجز الدول عن حل</w:t>
      </w:r>
      <w:r w:rsidR="0046502F" w:rsidRPr="00DE6131">
        <w:rPr>
          <w:rFonts w:hint="cs"/>
          <w:rtl/>
        </w:rPr>
        <w:t xml:space="preserve"> معظم </w:t>
      </w:r>
      <w:r w:rsidR="00D510EC" w:rsidRPr="00DE6131">
        <w:rPr>
          <w:rFonts w:hint="cs"/>
          <w:rtl/>
        </w:rPr>
        <w:t>مشاكل</w:t>
      </w:r>
      <w:r w:rsidR="0073574A" w:rsidRPr="00DE6131">
        <w:rPr>
          <w:rFonts w:hint="cs"/>
          <w:rtl/>
        </w:rPr>
        <w:t>ها الاجتماعية</w:t>
      </w:r>
      <w:r w:rsidR="0046502F" w:rsidRPr="00DE6131">
        <w:rPr>
          <w:rFonts w:hint="cs"/>
          <w:rtl/>
        </w:rPr>
        <w:t>.</w:t>
      </w:r>
    </w:p>
    <w:p w14:paraId="4600A872" w14:textId="7376D09C" w:rsidR="00716751" w:rsidRPr="00DE6131" w:rsidRDefault="00317A23" w:rsidP="00D74548">
      <w:pPr>
        <w:rPr>
          <w:rtl/>
        </w:rPr>
      </w:pPr>
      <w:r w:rsidRPr="00DE6131">
        <w:rPr>
          <w:rFonts w:hint="cs"/>
          <w:rtl/>
        </w:rPr>
        <w:t xml:space="preserve"> </w:t>
      </w:r>
      <w:r w:rsidR="00687E43" w:rsidRPr="00DE6131">
        <w:rPr>
          <w:rFonts w:hint="cs"/>
          <w:rtl/>
          <w:lang w:val="fr-FR"/>
        </w:rPr>
        <w:t xml:space="preserve">فالهدف الجوهري لأسلوب التفويض زيادة على تأمين تنظيم واستغلال المرافق العامة هو </w:t>
      </w:r>
      <w:r w:rsidR="00D510EC" w:rsidRPr="00DE6131">
        <w:rPr>
          <w:rFonts w:hint="cs"/>
          <w:rtl/>
          <w:lang w:val="fr-FR"/>
        </w:rPr>
        <w:t>ال</w:t>
      </w:r>
      <w:r w:rsidR="00A903BB">
        <w:rPr>
          <w:rFonts w:hint="cs"/>
          <w:rtl/>
          <w:lang w:val="fr-FR"/>
        </w:rPr>
        <w:t>إ</w:t>
      </w:r>
      <w:r w:rsidR="00D510EC" w:rsidRPr="00DE6131">
        <w:rPr>
          <w:rFonts w:hint="cs"/>
          <w:rtl/>
          <w:lang w:val="fr-FR"/>
        </w:rPr>
        <w:t>ستثماري</w:t>
      </w:r>
      <w:r w:rsidR="00687E43" w:rsidRPr="00DE6131">
        <w:rPr>
          <w:rFonts w:hint="cs"/>
          <w:rtl/>
          <w:lang w:val="fr-FR"/>
        </w:rPr>
        <w:t xml:space="preserve"> البنية التحتية كونها تعد عاملا جوهريا التي تؤدي الى توفير وزيادة عوامل الإنتاجية والتنمية والحد من المشاكل </w:t>
      </w:r>
      <w:r w:rsidR="00B1274C" w:rsidRPr="00DE6131">
        <w:rPr>
          <w:rFonts w:hint="cs"/>
          <w:rtl/>
          <w:lang w:val="fr-FR"/>
        </w:rPr>
        <w:t xml:space="preserve">الاجتماعية والعمل على </w:t>
      </w:r>
      <w:r w:rsidR="00716751" w:rsidRPr="00DE6131">
        <w:rPr>
          <w:rFonts w:hint="cs"/>
          <w:rtl/>
          <w:lang w:val="fr-FR"/>
        </w:rPr>
        <w:t>الاقتصاد في تكاليف</w:t>
      </w:r>
      <w:r w:rsidR="00687E43" w:rsidRPr="00DE6131">
        <w:rPr>
          <w:rFonts w:hint="cs"/>
          <w:rtl/>
          <w:lang w:val="fr-FR"/>
        </w:rPr>
        <w:t xml:space="preserve"> الإنتاج </w:t>
      </w:r>
      <w:r w:rsidR="00716751" w:rsidRPr="00DE6131">
        <w:rPr>
          <w:rFonts w:hint="cs"/>
          <w:rtl/>
          <w:lang w:val="fr-FR"/>
        </w:rPr>
        <w:t xml:space="preserve">ورفع المردودية </w:t>
      </w:r>
      <w:r w:rsidR="00687E43" w:rsidRPr="00DE6131">
        <w:rPr>
          <w:rFonts w:hint="cs"/>
          <w:rtl/>
          <w:lang w:val="fr-FR"/>
        </w:rPr>
        <w:t xml:space="preserve">من خلال خفض تكاليف النقل والخدمات اللوجستية </w:t>
      </w:r>
      <w:r w:rsidR="00716751" w:rsidRPr="00DE6131">
        <w:rPr>
          <w:rFonts w:hint="cs"/>
          <w:rtl/>
          <w:lang w:val="fr-FR"/>
        </w:rPr>
        <w:t xml:space="preserve">وبالتالي رفع </w:t>
      </w:r>
      <w:r w:rsidR="00687E43" w:rsidRPr="00DE6131">
        <w:rPr>
          <w:rFonts w:hint="cs"/>
          <w:rtl/>
          <w:lang w:val="fr-FR"/>
        </w:rPr>
        <w:t xml:space="preserve"> التنافسية وتحقيق نمو </w:t>
      </w:r>
      <w:r w:rsidR="00716751" w:rsidRPr="00DE6131">
        <w:rPr>
          <w:rFonts w:hint="cs"/>
          <w:rtl/>
          <w:lang w:val="fr-FR"/>
        </w:rPr>
        <w:t xml:space="preserve">متسارع </w:t>
      </w:r>
      <w:r w:rsidR="00687E43" w:rsidRPr="00DE6131">
        <w:rPr>
          <w:rFonts w:hint="cs"/>
          <w:rtl/>
          <w:lang w:val="fr-FR"/>
        </w:rPr>
        <w:t xml:space="preserve"> </w:t>
      </w:r>
      <w:r w:rsidR="00716751" w:rsidRPr="00DE6131">
        <w:rPr>
          <w:rFonts w:hint="cs"/>
          <w:rtl/>
          <w:lang w:val="fr-FR"/>
        </w:rPr>
        <w:t>يخدم المجال الاقتصادي ككل</w:t>
      </w:r>
      <w:r w:rsidR="007D2BCB">
        <w:rPr>
          <w:rFonts w:hint="cs"/>
          <w:rtl/>
          <w:lang w:val="fr-FR"/>
        </w:rPr>
        <w:t>،</w:t>
      </w:r>
      <w:r w:rsidR="00687E43" w:rsidRPr="00DE6131">
        <w:rPr>
          <w:rFonts w:hint="cs"/>
          <w:rtl/>
          <w:lang w:val="fr-FR"/>
        </w:rPr>
        <w:t xml:space="preserve"> </w:t>
      </w:r>
      <w:r w:rsidR="00716751" w:rsidRPr="00DE6131">
        <w:rPr>
          <w:rFonts w:hint="cs"/>
          <w:rtl/>
          <w:lang w:val="fr-FR"/>
        </w:rPr>
        <w:t>فالنهوض بالبنية التحتية في جميع ال</w:t>
      </w:r>
      <w:r w:rsidR="00687E43" w:rsidRPr="00DE6131">
        <w:rPr>
          <w:rFonts w:hint="cs"/>
          <w:rtl/>
          <w:lang w:val="fr-FR"/>
        </w:rPr>
        <w:t xml:space="preserve">مجالات </w:t>
      </w:r>
      <w:r w:rsidR="00716751" w:rsidRPr="00DE6131">
        <w:rPr>
          <w:rFonts w:hint="cs"/>
          <w:rtl/>
          <w:lang w:val="fr-FR"/>
        </w:rPr>
        <w:t>يساهم</w:t>
      </w:r>
      <w:r w:rsidR="007D2BCB">
        <w:rPr>
          <w:rFonts w:hint="cs"/>
          <w:rtl/>
          <w:lang w:val="fr-FR"/>
        </w:rPr>
        <w:t xml:space="preserve"> في إ</w:t>
      </w:r>
      <w:r w:rsidR="00687E43" w:rsidRPr="00DE6131">
        <w:rPr>
          <w:rFonts w:hint="cs"/>
          <w:rtl/>
          <w:lang w:val="fr-FR"/>
        </w:rPr>
        <w:t xml:space="preserve">نشاء وإدارة مشروعات جديدة للبنية التحتية وإدارة مشروعات سابقة </w:t>
      </w:r>
      <w:r w:rsidR="007D2BCB">
        <w:rPr>
          <w:rFonts w:hint="cs"/>
          <w:rtl/>
          <w:lang w:val="fr-FR"/>
        </w:rPr>
        <w:t>و</w:t>
      </w:r>
      <w:r w:rsidR="00687E43" w:rsidRPr="00DE6131">
        <w:rPr>
          <w:rFonts w:hint="cs"/>
          <w:rtl/>
          <w:lang w:val="fr-FR"/>
        </w:rPr>
        <w:t>تطوير وتحديث مشروعات قائمة</w:t>
      </w:r>
      <w:r w:rsidR="00687E43" w:rsidRPr="00DE6131">
        <w:rPr>
          <w:rStyle w:val="Appelnotedebasdep"/>
          <w:color w:val="000000" w:themeColor="text1"/>
          <w:rtl/>
          <w:lang w:val="fr-FR"/>
        </w:rPr>
        <w:footnoteReference w:id="376"/>
      </w:r>
      <w:r w:rsidR="00687E43" w:rsidRPr="00DE6131">
        <w:rPr>
          <w:rFonts w:hint="cs"/>
          <w:rtl/>
          <w:lang w:val="fr-FR"/>
        </w:rPr>
        <w:t>.</w:t>
      </w:r>
    </w:p>
    <w:p w14:paraId="2A0FE564" w14:textId="5DE434AF" w:rsidR="00317A23" w:rsidRDefault="00716751" w:rsidP="00D74548">
      <w:pPr>
        <w:rPr>
          <w:rtl/>
        </w:rPr>
      </w:pPr>
      <w:r w:rsidRPr="00DE6131">
        <w:rPr>
          <w:rFonts w:hint="cs"/>
          <w:rtl/>
        </w:rPr>
        <w:t>مما ينتج عنه المساهمة في تحقيق ال</w:t>
      </w:r>
      <w:r w:rsidR="007D2BCB">
        <w:rPr>
          <w:rFonts w:hint="cs"/>
          <w:rtl/>
        </w:rPr>
        <w:t>أمن الإقتصادي والإ</w:t>
      </w:r>
      <w:r w:rsidRPr="00DE6131">
        <w:rPr>
          <w:rFonts w:hint="cs"/>
          <w:rtl/>
        </w:rPr>
        <w:t xml:space="preserve">جتماعي من خلال رفع الأداء والفعالية التي </w:t>
      </w:r>
      <w:r w:rsidR="00AA437F" w:rsidRPr="00DE6131">
        <w:rPr>
          <w:rFonts w:hint="cs"/>
          <w:rtl/>
        </w:rPr>
        <w:t xml:space="preserve">تبقى </w:t>
      </w:r>
      <w:r w:rsidRPr="00DE6131">
        <w:rPr>
          <w:rFonts w:hint="cs"/>
          <w:rtl/>
        </w:rPr>
        <w:t xml:space="preserve"> التزاما في ذمة </w:t>
      </w:r>
      <w:r w:rsidR="00AA437F" w:rsidRPr="00DE6131">
        <w:rPr>
          <w:rFonts w:hint="cs"/>
          <w:rtl/>
        </w:rPr>
        <w:t>القائم</w:t>
      </w:r>
      <w:r w:rsidRPr="00DE6131">
        <w:rPr>
          <w:rFonts w:hint="cs"/>
          <w:rtl/>
        </w:rPr>
        <w:t xml:space="preserve"> بتسيير المرفق العام </w:t>
      </w:r>
      <w:r w:rsidR="00AA437F" w:rsidRPr="00DE6131">
        <w:rPr>
          <w:rFonts w:hint="cs"/>
          <w:rtl/>
        </w:rPr>
        <w:t xml:space="preserve">وهو في سبيل ذلك </w:t>
      </w:r>
      <w:r w:rsidR="00E0152D">
        <w:rPr>
          <w:rFonts w:hint="cs"/>
          <w:rtl/>
        </w:rPr>
        <w:t xml:space="preserve">يقوم </w:t>
      </w:r>
      <w:r w:rsidR="007D2BCB">
        <w:rPr>
          <w:rFonts w:hint="cs"/>
          <w:rtl/>
        </w:rPr>
        <w:t>بتأمين أ</w:t>
      </w:r>
      <w:r w:rsidRPr="00DE6131">
        <w:rPr>
          <w:rFonts w:hint="cs"/>
          <w:rtl/>
        </w:rPr>
        <w:t xml:space="preserve">فضل </w:t>
      </w:r>
      <w:r w:rsidR="0068523D" w:rsidRPr="00DE6131">
        <w:rPr>
          <w:rFonts w:hint="cs"/>
          <w:rtl/>
        </w:rPr>
        <w:t>الطرق</w:t>
      </w:r>
      <w:r w:rsidRPr="00DE6131">
        <w:rPr>
          <w:rFonts w:hint="cs"/>
          <w:rtl/>
        </w:rPr>
        <w:t xml:space="preserve"> </w:t>
      </w:r>
      <w:r w:rsidR="0068523D" w:rsidRPr="00DE6131">
        <w:rPr>
          <w:rFonts w:hint="cs"/>
          <w:rtl/>
        </w:rPr>
        <w:t>والوسائل</w:t>
      </w:r>
      <w:r w:rsidRPr="00DE6131">
        <w:rPr>
          <w:rFonts w:hint="cs"/>
          <w:rtl/>
        </w:rPr>
        <w:t xml:space="preserve"> التي </w:t>
      </w:r>
      <w:r w:rsidR="0068523D" w:rsidRPr="00DE6131">
        <w:rPr>
          <w:rFonts w:hint="cs"/>
          <w:rtl/>
        </w:rPr>
        <w:t>تؤدي</w:t>
      </w:r>
      <w:r w:rsidRPr="00DE6131">
        <w:rPr>
          <w:rFonts w:hint="cs"/>
          <w:rtl/>
        </w:rPr>
        <w:t xml:space="preserve"> الى تحقيق </w:t>
      </w:r>
      <w:r w:rsidR="0068523D" w:rsidRPr="00DE6131">
        <w:rPr>
          <w:rFonts w:hint="cs"/>
          <w:rtl/>
        </w:rPr>
        <w:t>المنفعة</w:t>
      </w:r>
      <w:r w:rsidRPr="00DE6131">
        <w:rPr>
          <w:rFonts w:hint="cs"/>
          <w:rtl/>
        </w:rPr>
        <w:t xml:space="preserve"> العامة ونجاح </w:t>
      </w:r>
      <w:r w:rsidR="0068523D" w:rsidRPr="00DE6131">
        <w:rPr>
          <w:rFonts w:hint="cs"/>
          <w:rtl/>
        </w:rPr>
        <w:t>تسيير</w:t>
      </w:r>
      <w:r w:rsidRPr="00DE6131">
        <w:rPr>
          <w:rFonts w:hint="cs"/>
          <w:rtl/>
        </w:rPr>
        <w:t xml:space="preserve"> كل مرفق عام ، </w:t>
      </w:r>
      <w:r w:rsidR="00760475" w:rsidRPr="00DE6131">
        <w:rPr>
          <w:rFonts w:hint="cs"/>
          <w:rtl/>
        </w:rPr>
        <w:t>وبذلك</w:t>
      </w:r>
      <w:r w:rsidRPr="00DE6131">
        <w:rPr>
          <w:rFonts w:hint="cs"/>
          <w:rtl/>
        </w:rPr>
        <w:t xml:space="preserve"> أصبحت تشكل الفعالية الاقتصادية التزاما </w:t>
      </w:r>
      <w:r w:rsidR="00760475" w:rsidRPr="00DE6131">
        <w:rPr>
          <w:rFonts w:hint="cs"/>
          <w:rtl/>
        </w:rPr>
        <w:t xml:space="preserve">يقع على عاتق القائم </w:t>
      </w:r>
      <w:r w:rsidR="00D510EC" w:rsidRPr="00DE6131">
        <w:rPr>
          <w:rFonts w:hint="cs"/>
          <w:rtl/>
        </w:rPr>
        <w:t>بتسيير المرف</w:t>
      </w:r>
      <w:r w:rsidR="00D510EC" w:rsidRPr="00DE6131">
        <w:rPr>
          <w:rtl/>
        </w:rPr>
        <w:t>ق</w:t>
      </w:r>
      <w:r w:rsidR="00760475" w:rsidRPr="00DE6131">
        <w:rPr>
          <w:rFonts w:hint="cs"/>
          <w:rtl/>
        </w:rPr>
        <w:t xml:space="preserve"> العام</w:t>
      </w:r>
      <w:r w:rsidRPr="00DE6131">
        <w:rPr>
          <w:rFonts w:hint="cs"/>
          <w:rtl/>
        </w:rPr>
        <w:t xml:space="preserve"> وتستهدف </w:t>
      </w:r>
      <w:r w:rsidR="00760475" w:rsidRPr="00DE6131">
        <w:rPr>
          <w:rFonts w:hint="cs"/>
          <w:rtl/>
        </w:rPr>
        <w:t>النوعية والأداء في</w:t>
      </w:r>
      <w:r w:rsidRPr="00DE6131">
        <w:rPr>
          <w:rFonts w:hint="cs"/>
          <w:rtl/>
        </w:rPr>
        <w:t xml:space="preserve"> </w:t>
      </w:r>
      <w:r w:rsidR="00034A01">
        <w:rPr>
          <w:rFonts w:hint="cs"/>
          <w:rtl/>
        </w:rPr>
        <w:t>تأ</w:t>
      </w:r>
      <w:r w:rsidR="00760475" w:rsidRPr="00DE6131">
        <w:rPr>
          <w:rFonts w:hint="cs"/>
          <w:rtl/>
        </w:rPr>
        <w:t>مين</w:t>
      </w:r>
      <w:r w:rsidRPr="00DE6131">
        <w:rPr>
          <w:rFonts w:hint="cs"/>
          <w:rtl/>
        </w:rPr>
        <w:t xml:space="preserve"> </w:t>
      </w:r>
      <w:r w:rsidR="00760475" w:rsidRPr="00DE6131">
        <w:rPr>
          <w:rFonts w:hint="cs"/>
          <w:rtl/>
        </w:rPr>
        <w:t xml:space="preserve">الخدمة العمومية </w:t>
      </w:r>
      <w:r w:rsidRPr="00DE6131">
        <w:rPr>
          <w:rFonts w:hint="cs"/>
          <w:rtl/>
        </w:rPr>
        <w:t>بأفضل الوسائل والشروط</w:t>
      </w:r>
      <w:r w:rsidR="00034A01">
        <w:rPr>
          <w:rFonts w:hint="cs"/>
          <w:rtl/>
        </w:rPr>
        <w:t>، وإ</w:t>
      </w:r>
      <w:r w:rsidRPr="00DE6131">
        <w:rPr>
          <w:rFonts w:hint="cs"/>
          <w:rtl/>
        </w:rPr>
        <w:t xml:space="preserve">ن كان </w:t>
      </w:r>
      <w:r w:rsidR="00760475" w:rsidRPr="00DE6131">
        <w:rPr>
          <w:rFonts w:hint="cs"/>
          <w:rtl/>
        </w:rPr>
        <w:t>ي</w:t>
      </w:r>
      <w:r w:rsidRPr="00DE6131">
        <w:rPr>
          <w:rFonts w:hint="cs"/>
          <w:rtl/>
        </w:rPr>
        <w:t xml:space="preserve">صعب </w:t>
      </w:r>
      <w:r w:rsidR="00760475" w:rsidRPr="00DE6131">
        <w:rPr>
          <w:rFonts w:hint="cs"/>
          <w:rtl/>
        </w:rPr>
        <w:t xml:space="preserve">النص عليها في النصوص القانونية </w:t>
      </w:r>
      <w:r w:rsidRPr="00DE6131">
        <w:rPr>
          <w:rFonts w:hint="cs"/>
          <w:rtl/>
        </w:rPr>
        <w:t xml:space="preserve">  </w:t>
      </w:r>
      <w:r w:rsidR="00034A01">
        <w:rPr>
          <w:rFonts w:hint="cs"/>
          <w:rtl/>
        </w:rPr>
        <w:t>إلا أ</w:t>
      </w:r>
      <w:r w:rsidRPr="00DE6131">
        <w:rPr>
          <w:rFonts w:hint="cs"/>
          <w:rtl/>
        </w:rPr>
        <w:t xml:space="preserve">ن </w:t>
      </w:r>
      <w:r w:rsidR="00760475" w:rsidRPr="00DE6131">
        <w:rPr>
          <w:rFonts w:hint="cs"/>
          <w:rtl/>
        </w:rPr>
        <w:t xml:space="preserve">ذلك </w:t>
      </w:r>
      <w:r w:rsidR="00D510EC" w:rsidRPr="00DE6131">
        <w:rPr>
          <w:rFonts w:hint="cs"/>
          <w:rtl/>
        </w:rPr>
        <w:t>لا يمن</w:t>
      </w:r>
      <w:r w:rsidR="00D510EC" w:rsidRPr="00DE6131">
        <w:rPr>
          <w:rtl/>
        </w:rPr>
        <w:t>ع</w:t>
      </w:r>
      <w:r w:rsidR="00760475" w:rsidRPr="00DE6131">
        <w:rPr>
          <w:rFonts w:hint="cs"/>
          <w:rtl/>
        </w:rPr>
        <w:t xml:space="preserve"> أن تكون</w:t>
      </w:r>
      <w:r w:rsidR="00034A01">
        <w:rPr>
          <w:rFonts w:hint="cs"/>
          <w:rtl/>
        </w:rPr>
        <w:t xml:space="preserve"> أ</w:t>
      </w:r>
      <w:r w:rsidRPr="00DE6131">
        <w:rPr>
          <w:rFonts w:hint="cs"/>
          <w:rtl/>
        </w:rPr>
        <w:t xml:space="preserve">حد الالتزامات </w:t>
      </w:r>
      <w:r w:rsidR="00760475" w:rsidRPr="00DE6131">
        <w:rPr>
          <w:rFonts w:hint="cs"/>
          <w:rtl/>
        </w:rPr>
        <w:t>المنصوص عليها ضمن دفاتر ال</w:t>
      </w:r>
      <w:r w:rsidRPr="00DE6131">
        <w:rPr>
          <w:rFonts w:hint="cs"/>
          <w:rtl/>
        </w:rPr>
        <w:t xml:space="preserve">شروط </w:t>
      </w:r>
      <w:r w:rsidR="00760475" w:rsidRPr="00DE6131">
        <w:rPr>
          <w:rFonts w:hint="cs"/>
          <w:rtl/>
        </w:rPr>
        <w:t xml:space="preserve"> المتعلقة ب</w:t>
      </w:r>
      <w:r w:rsidR="00D737AB">
        <w:rPr>
          <w:rFonts w:hint="cs"/>
          <w:rtl/>
        </w:rPr>
        <w:t>إ</w:t>
      </w:r>
      <w:r w:rsidRPr="00DE6131">
        <w:rPr>
          <w:rFonts w:hint="cs"/>
          <w:rtl/>
        </w:rPr>
        <w:t xml:space="preserve">تفاقية </w:t>
      </w:r>
      <w:r w:rsidRPr="00DE6131">
        <w:rPr>
          <w:rFonts w:hint="cs"/>
          <w:rtl/>
        </w:rPr>
        <w:lastRenderedPageBreak/>
        <w:t xml:space="preserve">التفويض حسب كل </w:t>
      </w:r>
      <w:r w:rsidR="00760475" w:rsidRPr="00DE6131">
        <w:rPr>
          <w:rFonts w:hint="cs"/>
          <w:rtl/>
        </w:rPr>
        <w:t>شكل</w:t>
      </w:r>
      <w:r w:rsidRPr="00DE6131">
        <w:rPr>
          <w:rFonts w:hint="cs"/>
          <w:rtl/>
        </w:rPr>
        <w:t xml:space="preserve"> من </w:t>
      </w:r>
      <w:r w:rsidR="00760475" w:rsidRPr="00DE6131">
        <w:rPr>
          <w:rFonts w:hint="cs"/>
          <w:rtl/>
        </w:rPr>
        <w:t>أشكال</w:t>
      </w:r>
      <w:r w:rsidRPr="00DE6131">
        <w:rPr>
          <w:rFonts w:hint="cs"/>
          <w:rtl/>
        </w:rPr>
        <w:t xml:space="preserve"> المرفق العام</w:t>
      </w:r>
      <w:r w:rsidRPr="00DE6131">
        <w:rPr>
          <w:rStyle w:val="Appelnotedebasdep"/>
          <w:color w:val="000000" w:themeColor="text1"/>
          <w:rtl/>
        </w:rPr>
        <w:footnoteReference w:id="377"/>
      </w:r>
      <w:r w:rsidR="00D737AB">
        <w:rPr>
          <w:rFonts w:hint="cs"/>
          <w:rtl/>
        </w:rPr>
        <w:t>،</w:t>
      </w:r>
      <w:r w:rsidRPr="00DE6131">
        <w:rPr>
          <w:rFonts w:hint="cs"/>
          <w:rtl/>
        </w:rPr>
        <w:t xml:space="preserve"> </w:t>
      </w:r>
      <w:r w:rsidR="00760475" w:rsidRPr="00DE6131">
        <w:rPr>
          <w:rFonts w:hint="cs"/>
          <w:rtl/>
        </w:rPr>
        <w:t>فلم يعد</w:t>
      </w:r>
      <w:r w:rsidR="00D737AB">
        <w:rPr>
          <w:rFonts w:hint="cs"/>
          <w:rtl/>
        </w:rPr>
        <w:t xml:space="preserve"> تفويض المرفق العام مجرد عقد إ</w:t>
      </w:r>
      <w:r w:rsidRPr="00DE6131">
        <w:rPr>
          <w:rFonts w:hint="cs"/>
          <w:rtl/>
        </w:rPr>
        <w:t xml:space="preserve">داري </w:t>
      </w:r>
      <w:r w:rsidR="00413C1E" w:rsidRPr="00DE6131">
        <w:rPr>
          <w:rFonts w:hint="cs"/>
          <w:rtl/>
        </w:rPr>
        <w:t>يتضمن</w:t>
      </w:r>
      <w:r w:rsidRPr="00DE6131">
        <w:rPr>
          <w:rFonts w:hint="cs"/>
          <w:rtl/>
        </w:rPr>
        <w:t xml:space="preserve"> </w:t>
      </w:r>
      <w:r w:rsidR="00413C1E" w:rsidRPr="00DE6131">
        <w:rPr>
          <w:rFonts w:hint="cs"/>
          <w:rtl/>
        </w:rPr>
        <w:t>تعهد</w:t>
      </w:r>
      <w:r w:rsidRPr="00DE6131">
        <w:rPr>
          <w:rFonts w:hint="cs"/>
          <w:rtl/>
        </w:rPr>
        <w:t xml:space="preserve"> المتعاقد</w:t>
      </w:r>
      <w:r w:rsidR="00413C1E" w:rsidRPr="00DE6131">
        <w:rPr>
          <w:rFonts w:hint="cs"/>
          <w:rtl/>
        </w:rPr>
        <w:t xml:space="preserve"> بالقيام </w:t>
      </w:r>
      <w:r w:rsidR="00D737AB">
        <w:rPr>
          <w:rFonts w:hint="cs"/>
          <w:rtl/>
        </w:rPr>
        <w:t xml:space="preserve"> بمهام تنظيمية وإدارية وإ</w:t>
      </w:r>
      <w:r w:rsidRPr="00DE6131">
        <w:rPr>
          <w:rFonts w:hint="cs"/>
          <w:rtl/>
        </w:rPr>
        <w:t xml:space="preserve">نما يعني </w:t>
      </w:r>
      <w:r w:rsidR="00D510EC" w:rsidRPr="00DE6131">
        <w:rPr>
          <w:rFonts w:hint="cs"/>
          <w:rtl/>
        </w:rPr>
        <w:t>إستثمارحقيقي</w:t>
      </w:r>
      <w:r w:rsidR="00413C1E" w:rsidRPr="00DE6131">
        <w:rPr>
          <w:rFonts w:hint="cs"/>
          <w:rtl/>
        </w:rPr>
        <w:t xml:space="preserve"> </w:t>
      </w:r>
      <w:r w:rsidRPr="00DE6131">
        <w:rPr>
          <w:rFonts w:hint="cs"/>
          <w:rtl/>
        </w:rPr>
        <w:t xml:space="preserve">في </w:t>
      </w:r>
      <w:r w:rsidR="00E0152D">
        <w:rPr>
          <w:rFonts w:hint="cs"/>
          <w:rtl/>
        </w:rPr>
        <w:t xml:space="preserve">المرفق العام </w:t>
      </w:r>
      <w:r w:rsidR="00D737AB">
        <w:rPr>
          <w:rFonts w:hint="cs"/>
          <w:rtl/>
        </w:rPr>
        <w:t>والذ</w:t>
      </w:r>
      <w:r w:rsidRPr="00DE6131">
        <w:rPr>
          <w:rFonts w:hint="cs"/>
          <w:rtl/>
        </w:rPr>
        <w:t>ي ينصرف الى الدخول في مشروع وتحمل المسؤولية المالية وما ينجم عنها من أعباء ومخاطر</w:t>
      </w:r>
      <w:r w:rsidRPr="00DE6131">
        <w:rPr>
          <w:rStyle w:val="Appelnotedebasdep"/>
          <w:color w:val="000000" w:themeColor="text1"/>
          <w:rtl/>
        </w:rPr>
        <w:footnoteReference w:id="378"/>
      </w:r>
      <w:r w:rsidR="00D737AB">
        <w:rPr>
          <w:rFonts w:hint="cs"/>
          <w:rtl/>
        </w:rPr>
        <w:t>،</w:t>
      </w:r>
      <w:r w:rsidR="00760475" w:rsidRPr="00DE6131">
        <w:rPr>
          <w:rFonts w:hint="cs"/>
          <w:rtl/>
        </w:rPr>
        <w:t xml:space="preserve"> </w:t>
      </w:r>
      <w:r w:rsidR="00413C1E" w:rsidRPr="00DE6131">
        <w:rPr>
          <w:rFonts w:hint="cs"/>
          <w:rtl/>
        </w:rPr>
        <w:t>وبذلك يمثل عملية استثمارية حقيقية يتوجب العمل تنظيمها وتوسيعها الى أكبر نطاق من الأنشطة المرفقية الممكنة</w:t>
      </w:r>
      <w:r w:rsidR="00A51D9E" w:rsidRPr="00DE6131">
        <w:rPr>
          <w:rFonts w:hint="cs"/>
          <w:rtl/>
        </w:rPr>
        <w:t xml:space="preserve"> خاصة ذات الطابع الاقتصادي منها.</w:t>
      </w:r>
    </w:p>
    <w:p w14:paraId="48309464" w14:textId="3A715CC8" w:rsidR="000C7712" w:rsidRPr="00DE6131" w:rsidRDefault="000C7712" w:rsidP="00D74548">
      <w:pPr>
        <w:rPr>
          <w:rtl/>
        </w:rPr>
      </w:pPr>
      <w:r>
        <w:rPr>
          <w:rFonts w:hint="cs"/>
          <w:rtl/>
        </w:rPr>
        <w:t xml:space="preserve">وقد ساهمت التطورات الحاصلة على كل المستويات </w:t>
      </w:r>
      <w:r w:rsidR="009A1440">
        <w:rPr>
          <w:rFonts w:hint="cs"/>
          <w:rtl/>
        </w:rPr>
        <w:t>في إخراج المرفق العام من دائرته الضيقة المتمثلة في ضمان وتلبية خدمة عمومية</w:t>
      </w:r>
      <w:r w:rsidR="00D737AB">
        <w:rPr>
          <w:rFonts w:hint="cs"/>
          <w:rtl/>
        </w:rPr>
        <w:t>، بغض النظرعن جودة الخدمة أ</w:t>
      </w:r>
      <w:r w:rsidR="009A1440">
        <w:rPr>
          <w:rFonts w:hint="cs"/>
          <w:rtl/>
        </w:rPr>
        <w:t xml:space="preserve">و تكلفتها المالية </w:t>
      </w:r>
      <w:r w:rsidR="00D737AB">
        <w:rPr>
          <w:rFonts w:hint="cs"/>
          <w:rtl/>
        </w:rPr>
        <w:t>بغرض الحفاظ على السلم الإ</w:t>
      </w:r>
      <w:r w:rsidR="00547358">
        <w:rPr>
          <w:rFonts w:hint="cs"/>
          <w:rtl/>
        </w:rPr>
        <w:t>جتماعي دون ال</w:t>
      </w:r>
      <w:r w:rsidR="00D737AB">
        <w:rPr>
          <w:rFonts w:hint="cs"/>
          <w:rtl/>
        </w:rPr>
        <w:t>إ</w:t>
      </w:r>
      <w:r w:rsidR="00547358">
        <w:rPr>
          <w:rFonts w:hint="cs"/>
          <w:rtl/>
        </w:rPr>
        <w:t xml:space="preserve">عتداد </w:t>
      </w:r>
      <w:r w:rsidR="008354BC">
        <w:rPr>
          <w:rFonts w:hint="cs"/>
          <w:rtl/>
        </w:rPr>
        <w:t>بالأبعاد</w:t>
      </w:r>
      <w:r w:rsidR="003C14AF">
        <w:rPr>
          <w:rFonts w:hint="cs"/>
          <w:rtl/>
        </w:rPr>
        <w:t xml:space="preserve"> الأخرى التي فرضتها قواعد ومتطلبات السوق وكذا متطلبات التنمية </w:t>
      </w:r>
      <w:r w:rsidR="00392642">
        <w:rPr>
          <w:rFonts w:hint="cs"/>
          <w:rtl/>
        </w:rPr>
        <w:t>الاقتصادية،</w:t>
      </w:r>
      <w:r w:rsidR="00490170">
        <w:rPr>
          <w:rFonts w:hint="cs"/>
          <w:rtl/>
        </w:rPr>
        <w:t xml:space="preserve"> فقد أضحى المرفق العام زيادة على كونه </w:t>
      </w:r>
      <w:r w:rsidR="00392642">
        <w:rPr>
          <w:rFonts w:hint="cs"/>
          <w:rtl/>
        </w:rPr>
        <w:t>م</w:t>
      </w:r>
      <w:r w:rsidR="00490170">
        <w:rPr>
          <w:rFonts w:hint="cs"/>
          <w:rtl/>
        </w:rPr>
        <w:t xml:space="preserve">شروع عام يستهدف الصالح العام أصبح </w:t>
      </w:r>
      <w:r w:rsidR="0086169F">
        <w:rPr>
          <w:rFonts w:hint="cs"/>
          <w:rtl/>
        </w:rPr>
        <w:t>يشكل أحد المرتكزات التي يمكن للسلطات العامة في البلاد ال</w:t>
      </w:r>
      <w:r w:rsidR="00D737AB">
        <w:rPr>
          <w:rFonts w:hint="cs"/>
          <w:rtl/>
        </w:rPr>
        <w:t>إ</w:t>
      </w:r>
      <w:r w:rsidR="0086169F">
        <w:rPr>
          <w:rFonts w:hint="cs"/>
          <w:rtl/>
        </w:rPr>
        <w:t>ستعانة بها من أجل</w:t>
      </w:r>
      <w:r w:rsidR="00392642">
        <w:rPr>
          <w:rFonts w:hint="cs"/>
          <w:rtl/>
        </w:rPr>
        <w:t xml:space="preserve"> الدفع بوتيرة </w:t>
      </w:r>
      <w:r w:rsidR="00D737AB">
        <w:rPr>
          <w:rFonts w:hint="cs"/>
          <w:rtl/>
        </w:rPr>
        <w:t>الإ</w:t>
      </w:r>
      <w:r w:rsidR="00255C5F">
        <w:rPr>
          <w:rFonts w:hint="cs"/>
          <w:rtl/>
        </w:rPr>
        <w:t xml:space="preserve">قتصاد </w:t>
      </w:r>
      <w:r w:rsidR="007D5D4A">
        <w:rPr>
          <w:rFonts w:hint="cs"/>
          <w:rtl/>
        </w:rPr>
        <w:t>وخلق الثروة</w:t>
      </w:r>
      <w:r w:rsidR="001A1B18">
        <w:rPr>
          <w:rFonts w:hint="cs"/>
          <w:rtl/>
        </w:rPr>
        <w:t>،</w:t>
      </w:r>
      <w:r w:rsidR="007D5D4A">
        <w:rPr>
          <w:rFonts w:hint="cs"/>
          <w:rtl/>
        </w:rPr>
        <w:t xml:space="preserve"> وفي هذا ال</w:t>
      </w:r>
      <w:r w:rsidR="001A1B18">
        <w:rPr>
          <w:rFonts w:hint="cs"/>
          <w:rtl/>
        </w:rPr>
        <w:t>إ</w:t>
      </w:r>
      <w:r w:rsidR="007D5D4A">
        <w:rPr>
          <w:rFonts w:hint="cs"/>
          <w:rtl/>
        </w:rPr>
        <w:t xml:space="preserve">طار </w:t>
      </w:r>
      <w:r w:rsidR="004B2B09">
        <w:rPr>
          <w:rFonts w:hint="cs"/>
          <w:rtl/>
        </w:rPr>
        <w:t xml:space="preserve">تطورت أهداف السلطات المانحة الى البحث عن </w:t>
      </w:r>
      <w:r w:rsidR="001A1B18">
        <w:rPr>
          <w:rFonts w:hint="cs"/>
          <w:rtl/>
        </w:rPr>
        <w:t>المردودية الإ</w:t>
      </w:r>
      <w:r w:rsidR="00F60EC0">
        <w:rPr>
          <w:rFonts w:hint="cs"/>
          <w:rtl/>
        </w:rPr>
        <w:t>قتصادية من خلال المرافق العامة وبواسطة ال</w:t>
      </w:r>
      <w:r w:rsidR="001A1B18">
        <w:rPr>
          <w:rFonts w:hint="cs"/>
          <w:rtl/>
        </w:rPr>
        <w:t>إستعانة بأسلوب التفويض وإ</w:t>
      </w:r>
      <w:r w:rsidR="00F60EC0">
        <w:rPr>
          <w:rFonts w:hint="cs"/>
          <w:rtl/>
        </w:rPr>
        <w:t>شراك القطاع العام والخاص في عملية الاستثمار في المرافق العامة</w:t>
      </w:r>
      <w:r w:rsidR="001A1B18">
        <w:rPr>
          <w:rFonts w:hint="cs"/>
          <w:rtl/>
        </w:rPr>
        <w:t>، لذلك لم يعد التفويض آ</w:t>
      </w:r>
      <w:r w:rsidR="00F60EC0">
        <w:rPr>
          <w:rFonts w:hint="cs"/>
          <w:rtl/>
        </w:rPr>
        <w:t>لية ت</w:t>
      </w:r>
      <w:r w:rsidR="001A1B18">
        <w:rPr>
          <w:rFonts w:hint="cs"/>
          <w:rtl/>
        </w:rPr>
        <w:t>قتصر على تنظيم المرافق العامة وإ</w:t>
      </w:r>
      <w:r w:rsidR="00F60EC0">
        <w:rPr>
          <w:rFonts w:hint="cs"/>
          <w:rtl/>
        </w:rPr>
        <w:t xml:space="preserve">نما أصبح وسيلة مهمة </w:t>
      </w:r>
      <w:r w:rsidR="008354BC">
        <w:rPr>
          <w:rFonts w:hint="cs"/>
          <w:rtl/>
        </w:rPr>
        <w:t>لإنجاز</w:t>
      </w:r>
      <w:r w:rsidR="00F60EC0">
        <w:rPr>
          <w:rFonts w:hint="cs"/>
          <w:rtl/>
        </w:rPr>
        <w:t xml:space="preserve"> المشاريع المتعلقة بالبينة التحتية التي تشكل القاعدة الأساس لنمو ال</w:t>
      </w:r>
      <w:r w:rsidR="001A1B18">
        <w:rPr>
          <w:rFonts w:hint="cs"/>
          <w:rtl/>
        </w:rPr>
        <w:t>إ</w:t>
      </w:r>
      <w:r w:rsidR="00F60EC0">
        <w:rPr>
          <w:rFonts w:hint="cs"/>
          <w:rtl/>
        </w:rPr>
        <w:t>ستثمارات سو</w:t>
      </w:r>
      <w:r w:rsidR="001A1B18">
        <w:rPr>
          <w:rFonts w:hint="cs"/>
          <w:rtl/>
        </w:rPr>
        <w:t>اء في المرافق والمشاريع العامة أ</w:t>
      </w:r>
      <w:r w:rsidR="00F60EC0">
        <w:rPr>
          <w:rFonts w:hint="cs"/>
          <w:rtl/>
        </w:rPr>
        <w:t xml:space="preserve">و </w:t>
      </w:r>
      <w:r w:rsidR="000E0C38">
        <w:rPr>
          <w:rFonts w:hint="cs"/>
          <w:rtl/>
        </w:rPr>
        <w:t>جميع ال</w:t>
      </w:r>
      <w:r w:rsidR="001A1B18">
        <w:rPr>
          <w:rFonts w:hint="cs"/>
          <w:rtl/>
        </w:rPr>
        <w:t>إ</w:t>
      </w:r>
      <w:r w:rsidR="000E0C38">
        <w:rPr>
          <w:rFonts w:hint="cs"/>
          <w:rtl/>
        </w:rPr>
        <w:t>ستثمارات بما فيها المجسدة في إطار المشاريع الخاصة.</w:t>
      </w:r>
      <w:r w:rsidR="0086169F">
        <w:rPr>
          <w:rFonts w:hint="cs"/>
          <w:rtl/>
        </w:rPr>
        <w:t xml:space="preserve"> </w:t>
      </w:r>
    </w:p>
    <w:p w14:paraId="6CB96DD6" w14:textId="7EC6B0BA" w:rsidR="00462A3C" w:rsidRPr="00DE6131" w:rsidRDefault="009839DD" w:rsidP="00DC6D1B">
      <w:pPr>
        <w:ind w:firstLine="0"/>
        <w:outlineLvl w:val="3"/>
        <w:rPr>
          <w:b/>
          <w:bCs/>
          <w:color w:val="000000" w:themeColor="text1"/>
          <w:sz w:val="32"/>
          <w:szCs w:val="32"/>
          <w:rtl/>
        </w:rPr>
      </w:pPr>
      <w:bookmarkStart w:id="259" w:name="_Toc165664661"/>
      <w:bookmarkStart w:id="260" w:name="_Toc165665161"/>
      <w:bookmarkStart w:id="261" w:name="_Toc168134102"/>
      <w:r w:rsidRPr="00DE6131">
        <w:rPr>
          <w:rFonts w:hint="cs"/>
          <w:b/>
          <w:bCs/>
          <w:color w:val="000000" w:themeColor="text1"/>
          <w:sz w:val="32"/>
          <w:szCs w:val="32"/>
          <w:rtl/>
        </w:rPr>
        <w:t xml:space="preserve">المطلب الأول: </w:t>
      </w:r>
      <w:r w:rsidR="0002286D" w:rsidRPr="00DE6131">
        <w:rPr>
          <w:rFonts w:hint="cs"/>
          <w:b/>
          <w:bCs/>
          <w:color w:val="000000" w:themeColor="text1"/>
          <w:sz w:val="32"/>
          <w:szCs w:val="32"/>
          <w:rtl/>
        </w:rPr>
        <w:t xml:space="preserve">تمويل المرفق وتحمل </w:t>
      </w:r>
      <w:bookmarkEnd w:id="259"/>
      <w:bookmarkEnd w:id="260"/>
      <w:r w:rsidR="00D510EC" w:rsidRPr="00DE6131">
        <w:rPr>
          <w:rFonts w:hint="cs"/>
          <w:b/>
          <w:bCs/>
          <w:color w:val="000000" w:themeColor="text1"/>
          <w:sz w:val="32"/>
          <w:szCs w:val="32"/>
          <w:rtl/>
        </w:rPr>
        <w:t>مخاطر الاستثما</w:t>
      </w:r>
      <w:r w:rsidR="00D510EC" w:rsidRPr="00DE6131">
        <w:rPr>
          <w:b/>
          <w:bCs/>
          <w:color w:val="000000" w:themeColor="text1"/>
          <w:sz w:val="32"/>
          <w:szCs w:val="32"/>
          <w:rtl/>
        </w:rPr>
        <w:t>ر</w:t>
      </w:r>
      <w:bookmarkEnd w:id="261"/>
    </w:p>
    <w:p w14:paraId="076C5096" w14:textId="6A623DF5" w:rsidR="00914645" w:rsidRPr="00DE6131" w:rsidRDefault="00462A3C" w:rsidP="00D74548">
      <w:pPr>
        <w:rPr>
          <w:rtl/>
        </w:rPr>
      </w:pPr>
      <w:r w:rsidRPr="00DE6131">
        <w:rPr>
          <w:rFonts w:hint="cs"/>
          <w:rtl/>
        </w:rPr>
        <w:t xml:space="preserve">ونظرا </w:t>
      </w:r>
      <w:r w:rsidR="000D5F19" w:rsidRPr="00DE6131">
        <w:rPr>
          <w:rFonts w:hint="cs"/>
          <w:rtl/>
        </w:rPr>
        <w:t xml:space="preserve">للتطور السريع الذي مس جوانب مختلفة من حياة </w:t>
      </w:r>
      <w:r w:rsidRPr="00DE6131">
        <w:rPr>
          <w:rFonts w:hint="cs"/>
          <w:rtl/>
        </w:rPr>
        <w:t xml:space="preserve"> </w:t>
      </w:r>
      <w:r w:rsidR="00D510EC" w:rsidRPr="00DE6131">
        <w:rPr>
          <w:rFonts w:hint="cs"/>
          <w:rtl/>
        </w:rPr>
        <w:t>المواطنين</w:t>
      </w:r>
      <w:r w:rsidRPr="00DE6131">
        <w:rPr>
          <w:rFonts w:hint="cs"/>
          <w:rtl/>
        </w:rPr>
        <w:t xml:space="preserve"> </w:t>
      </w:r>
      <w:r w:rsidR="000D5F19" w:rsidRPr="00DE6131">
        <w:rPr>
          <w:rFonts w:hint="cs"/>
          <w:rtl/>
        </w:rPr>
        <w:t>عجز</w:t>
      </w:r>
      <w:r w:rsidRPr="00DE6131">
        <w:rPr>
          <w:rFonts w:hint="cs"/>
          <w:rtl/>
        </w:rPr>
        <w:t xml:space="preserve"> قدرة الدولة</w:t>
      </w:r>
      <w:r w:rsidR="000D5F19" w:rsidRPr="00DE6131">
        <w:rPr>
          <w:rFonts w:hint="cs"/>
          <w:rtl/>
        </w:rPr>
        <w:t xml:space="preserve"> الحديثة عن مسايرة هذه الاحتياجات </w:t>
      </w:r>
      <w:r w:rsidR="00057CB8">
        <w:rPr>
          <w:rFonts w:hint="cs"/>
          <w:rtl/>
        </w:rPr>
        <w:t>و</w:t>
      </w:r>
      <w:r w:rsidR="000D5F19" w:rsidRPr="00DE6131">
        <w:rPr>
          <w:rFonts w:hint="cs"/>
          <w:rtl/>
        </w:rPr>
        <w:t>أضحت كثير من المجتمعات</w:t>
      </w:r>
      <w:r w:rsidRPr="00DE6131">
        <w:rPr>
          <w:rFonts w:hint="cs"/>
          <w:rtl/>
        </w:rPr>
        <w:t xml:space="preserve"> مرغمة على </w:t>
      </w:r>
      <w:r w:rsidR="000D5F19" w:rsidRPr="00DE6131">
        <w:rPr>
          <w:rFonts w:hint="cs"/>
          <w:rtl/>
        </w:rPr>
        <w:t>ابتكار</w:t>
      </w:r>
      <w:r w:rsidRPr="00DE6131">
        <w:rPr>
          <w:rFonts w:hint="cs"/>
          <w:rtl/>
        </w:rPr>
        <w:t xml:space="preserve"> حلول لهذه </w:t>
      </w:r>
      <w:r w:rsidR="000D5F19" w:rsidRPr="00DE6131">
        <w:rPr>
          <w:rFonts w:hint="cs"/>
          <w:rtl/>
        </w:rPr>
        <w:t>الوضعية</w:t>
      </w:r>
      <w:r w:rsidRPr="00DE6131">
        <w:rPr>
          <w:rFonts w:hint="cs"/>
          <w:rtl/>
        </w:rPr>
        <w:t xml:space="preserve"> </w:t>
      </w:r>
      <w:r w:rsidR="000D5F19" w:rsidRPr="00DE6131">
        <w:rPr>
          <w:rFonts w:hint="cs"/>
          <w:rtl/>
        </w:rPr>
        <w:t xml:space="preserve">وذلك بواسطة </w:t>
      </w:r>
      <w:r w:rsidRPr="00DE6131">
        <w:rPr>
          <w:rFonts w:hint="cs"/>
          <w:rtl/>
        </w:rPr>
        <w:t xml:space="preserve"> </w:t>
      </w:r>
      <w:r w:rsidR="00057CB8">
        <w:rPr>
          <w:rFonts w:hint="cs"/>
          <w:rtl/>
        </w:rPr>
        <w:t>إ</w:t>
      </w:r>
      <w:r w:rsidRPr="00DE6131">
        <w:rPr>
          <w:rFonts w:hint="cs"/>
          <w:rtl/>
        </w:rPr>
        <w:t xml:space="preserve">ستحداث </w:t>
      </w:r>
      <w:r w:rsidR="000D5F19" w:rsidRPr="00DE6131">
        <w:rPr>
          <w:rFonts w:hint="cs"/>
          <w:rtl/>
        </w:rPr>
        <w:t>أساليب</w:t>
      </w:r>
      <w:r w:rsidRPr="00DE6131">
        <w:rPr>
          <w:rFonts w:hint="cs"/>
          <w:rtl/>
        </w:rPr>
        <w:t xml:space="preserve"> </w:t>
      </w:r>
      <w:r w:rsidR="000D5F19" w:rsidRPr="00DE6131">
        <w:rPr>
          <w:rFonts w:hint="cs"/>
          <w:rtl/>
        </w:rPr>
        <w:t>متعددة</w:t>
      </w:r>
      <w:r w:rsidRPr="00DE6131">
        <w:rPr>
          <w:rFonts w:hint="cs"/>
          <w:rtl/>
        </w:rPr>
        <w:t xml:space="preserve"> لتسيير المرفق العام بحثا عن </w:t>
      </w:r>
      <w:r w:rsidR="00057CB8">
        <w:rPr>
          <w:rFonts w:hint="cs"/>
          <w:rtl/>
        </w:rPr>
        <w:t>تأ</w:t>
      </w:r>
      <w:r w:rsidR="000D5F19" w:rsidRPr="00DE6131">
        <w:rPr>
          <w:rFonts w:hint="cs"/>
          <w:rtl/>
        </w:rPr>
        <w:t xml:space="preserve">مين </w:t>
      </w:r>
      <w:r w:rsidRPr="00DE6131">
        <w:rPr>
          <w:rFonts w:hint="cs"/>
          <w:rtl/>
        </w:rPr>
        <w:t xml:space="preserve">الفعالية </w:t>
      </w:r>
      <w:r w:rsidR="000D5F19" w:rsidRPr="00DE6131">
        <w:rPr>
          <w:rFonts w:hint="cs"/>
          <w:rtl/>
        </w:rPr>
        <w:t xml:space="preserve">اللازمة التي تستطيع السلطات العامة </w:t>
      </w:r>
      <w:r w:rsidR="00057CB8">
        <w:rPr>
          <w:rFonts w:hint="cs"/>
          <w:rtl/>
        </w:rPr>
        <w:t>من خلالها مواكبة حاجيات المجتمع، فا</w:t>
      </w:r>
      <w:r w:rsidR="002C3ABD" w:rsidRPr="00DE6131">
        <w:rPr>
          <w:rFonts w:hint="cs"/>
          <w:rtl/>
        </w:rPr>
        <w:t>هتدت جل الأنظمة المقارنة الى ضرورة فتح المرافق العامة الى ل</w:t>
      </w:r>
      <w:r w:rsidR="00057CB8">
        <w:rPr>
          <w:rFonts w:hint="cs"/>
          <w:rtl/>
        </w:rPr>
        <w:t>لإ</w:t>
      </w:r>
      <w:r w:rsidRPr="00DE6131">
        <w:rPr>
          <w:rFonts w:hint="cs"/>
          <w:rtl/>
        </w:rPr>
        <w:t xml:space="preserve">ستثمار وإعطاء </w:t>
      </w:r>
      <w:r w:rsidR="002C3ABD" w:rsidRPr="00DE6131">
        <w:rPr>
          <w:rFonts w:hint="cs"/>
          <w:rtl/>
        </w:rPr>
        <w:t xml:space="preserve">الفرصة </w:t>
      </w:r>
      <w:r w:rsidRPr="00DE6131">
        <w:rPr>
          <w:rFonts w:hint="cs"/>
          <w:rtl/>
        </w:rPr>
        <w:t xml:space="preserve">في </w:t>
      </w:r>
      <w:r w:rsidR="002C3ABD" w:rsidRPr="00DE6131">
        <w:rPr>
          <w:rFonts w:hint="cs"/>
          <w:rtl/>
        </w:rPr>
        <w:t>إدارة واستثمار</w:t>
      </w:r>
      <w:r w:rsidRPr="00DE6131">
        <w:rPr>
          <w:rFonts w:hint="cs"/>
          <w:rtl/>
        </w:rPr>
        <w:t xml:space="preserve"> المرفق العام للخواص ضمن اطار تنافسي </w:t>
      </w:r>
      <w:r w:rsidR="002C3ABD" w:rsidRPr="00DE6131">
        <w:rPr>
          <w:rFonts w:hint="cs"/>
          <w:rtl/>
        </w:rPr>
        <w:t>وإجراءات شفافة وواضحة ، ت</w:t>
      </w:r>
      <w:r w:rsidRPr="00DE6131">
        <w:rPr>
          <w:rFonts w:hint="cs"/>
          <w:rtl/>
        </w:rPr>
        <w:t>سمح با</w:t>
      </w:r>
      <w:r w:rsidR="00057CB8">
        <w:rPr>
          <w:rFonts w:hint="cs"/>
          <w:rtl/>
        </w:rPr>
        <w:t>لإ</w:t>
      </w:r>
      <w:r w:rsidRPr="00DE6131">
        <w:rPr>
          <w:rFonts w:hint="cs"/>
          <w:rtl/>
        </w:rPr>
        <w:t xml:space="preserve">ختيار الأفضل </w:t>
      </w:r>
      <w:r w:rsidR="002C3ABD" w:rsidRPr="00DE6131">
        <w:rPr>
          <w:rFonts w:hint="cs"/>
          <w:rtl/>
        </w:rPr>
        <w:t xml:space="preserve">للمستثمرين </w:t>
      </w:r>
      <w:r w:rsidRPr="00DE6131">
        <w:rPr>
          <w:rFonts w:hint="cs"/>
          <w:rtl/>
        </w:rPr>
        <w:t xml:space="preserve">من خلال اللجوء الى </w:t>
      </w:r>
      <w:r w:rsidR="002C3ABD" w:rsidRPr="00DE6131">
        <w:rPr>
          <w:rFonts w:hint="cs"/>
          <w:rtl/>
        </w:rPr>
        <w:t>التسيير غير المباشر، فشكلت تقنية تفويض</w:t>
      </w:r>
      <w:r w:rsidRPr="00DE6131">
        <w:rPr>
          <w:rFonts w:hint="cs"/>
          <w:rtl/>
        </w:rPr>
        <w:t xml:space="preserve"> المرفق العام </w:t>
      </w:r>
      <w:r w:rsidR="002C3ABD" w:rsidRPr="00DE6131">
        <w:rPr>
          <w:rFonts w:hint="cs"/>
          <w:rtl/>
        </w:rPr>
        <w:t>أحد هذه الأساليب المبتكرة ا</w:t>
      </w:r>
      <w:r w:rsidR="00057CB8">
        <w:rPr>
          <w:rFonts w:hint="cs"/>
          <w:rtl/>
        </w:rPr>
        <w:t>لتي تسعى من خلالها الدولة الى تأ</w:t>
      </w:r>
      <w:r w:rsidR="002C3ABD" w:rsidRPr="00DE6131">
        <w:rPr>
          <w:rFonts w:hint="cs"/>
          <w:rtl/>
        </w:rPr>
        <w:t xml:space="preserve">مين المطالب </w:t>
      </w:r>
      <w:r w:rsidRPr="00DE6131">
        <w:rPr>
          <w:rFonts w:hint="cs"/>
          <w:rtl/>
        </w:rPr>
        <w:t>ال</w:t>
      </w:r>
      <w:r w:rsidR="00057CB8">
        <w:rPr>
          <w:rFonts w:hint="cs"/>
          <w:rtl/>
        </w:rPr>
        <w:t>إ</w:t>
      </w:r>
      <w:r w:rsidRPr="00DE6131">
        <w:rPr>
          <w:rFonts w:hint="cs"/>
          <w:rtl/>
        </w:rPr>
        <w:t xml:space="preserve">جتماعية </w:t>
      </w:r>
      <w:r w:rsidR="002C3ABD" w:rsidRPr="00DE6131">
        <w:rPr>
          <w:rFonts w:hint="cs"/>
          <w:rtl/>
        </w:rPr>
        <w:t>الناتجة</w:t>
      </w:r>
      <w:r w:rsidRPr="00DE6131">
        <w:rPr>
          <w:rFonts w:hint="cs"/>
          <w:rtl/>
        </w:rPr>
        <w:t xml:space="preserve"> </w:t>
      </w:r>
      <w:r w:rsidR="002C3ABD" w:rsidRPr="00DE6131">
        <w:rPr>
          <w:rFonts w:hint="cs"/>
          <w:rtl/>
        </w:rPr>
        <w:t>عن تزايد النمو</w:t>
      </w:r>
      <w:r w:rsidRPr="00DE6131">
        <w:rPr>
          <w:rFonts w:hint="cs"/>
          <w:rtl/>
        </w:rPr>
        <w:t xml:space="preserve"> الديمغرافي الذي تعرفه </w:t>
      </w:r>
      <w:r w:rsidR="002C3ABD" w:rsidRPr="00DE6131">
        <w:rPr>
          <w:rFonts w:hint="cs"/>
          <w:rtl/>
        </w:rPr>
        <w:t xml:space="preserve">جميع المجتمعات ومنها </w:t>
      </w:r>
      <w:r w:rsidRPr="00DE6131">
        <w:rPr>
          <w:rFonts w:hint="cs"/>
          <w:rtl/>
        </w:rPr>
        <w:t>الجزائر خلال العقود الأخيرة</w:t>
      </w:r>
      <w:r w:rsidR="00280177">
        <w:rPr>
          <w:rFonts w:hint="cs"/>
          <w:rtl/>
        </w:rPr>
        <w:t>،</w:t>
      </w:r>
      <w:r w:rsidRPr="00DE6131">
        <w:rPr>
          <w:rFonts w:hint="cs"/>
          <w:rtl/>
        </w:rPr>
        <w:t xml:space="preserve"> </w:t>
      </w:r>
      <w:r w:rsidR="00B037D8">
        <w:rPr>
          <w:rFonts w:hint="cs"/>
          <w:rtl/>
        </w:rPr>
        <w:t>ف</w:t>
      </w:r>
      <w:r w:rsidR="002C3ABD" w:rsidRPr="00DE6131">
        <w:rPr>
          <w:rFonts w:hint="cs"/>
          <w:rtl/>
        </w:rPr>
        <w:t xml:space="preserve">لم تفلح </w:t>
      </w:r>
      <w:r w:rsidRPr="00DE6131">
        <w:rPr>
          <w:rFonts w:hint="cs"/>
          <w:rtl/>
        </w:rPr>
        <w:t xml:space="preserve">المرافق المسيرة </w:t>
      </w:r>
      <w:r w:rsidR="002C3ABD" w:rsidRPr="00DE6131">
        <w:rPr>
          <w:rFonts w:hint="cs"/>
          <w:rtl/>
        </w:rPr>
        <w:t>بالطريق</w:t>
      </w:r>
      <w:r w:rsidR="00280177">
        <w:rPr>
          <w:rFonts w:hint="cs"/>
          <w:rtl/>
        </w:rPr>
        <w:t xml:space="preserve"> المباشر</w:t>
      </w:r>
      <w:r w:rsidR="00B037D8">
        <w:rPr>
          <w:rFonts w:hint="cs"/>
          <w:rtl/>
        </w:rPr>
        <w:t>على إ</w:t>
      </w:r>
      <w:r w:rsidRPr="00DE6131">
        <w:rPr>
          <w:rFonts w:hint="cs"/>
          <w:rtl/>
        </w:rPr>
        <w:t xml:space="preserve">حتوائه </w:t>
      </w:r>
      <w:r w:rsidR="00B037D8">
        <w:rPr>
          <w:rFonts w:hint="cs"/>
          <w:rtl/>
        </w:rPr>
        <w:t>هذه المتطلبا</w:t>
      </w:r>
      <w:r w:rsidR="00A25B70">
        <w:rPr>
          <w:rFonts w:hint="cs"/>
          <w:rtl/>
        </w:rPr>
        <w:t xml:space="preserve">ت، فعمدت الى </w:t>
      </w:r>
      <w:r w:rsidRPr="00DE6131">
        <w:rPr>
          <w:rFonts w:hint="cs"/>
          <w:rtl/>
        </w:rPr>
        <w:t>تحسين خدمات المرفق العام</w:t>
      </w:r>
      <w:r w:rsidR="00A25B70">
        <w:rPr>
          <w:rFonts w:hint="cs"/>
          <w:rtl/>
        </w:rPr>
        <w:t xml:space="preserve"> عن</w:t>
      </w:r>
      <w:r w:rsidRPr="00DE6131">
        <w:rPr>
          <w:rFonts w:hint="cs"/>
          <w:rtl/>
        </w:rPr>
        <w:t xml:space="preserve"> طريق إع</w:t>
      </w:r>
      <w:r w:rsidR="00A25B70">
        <w:rPr>
          <w:rFonts w:hint="cs"/>
          <w:rtl/>
        </w:rPr>
        <w:t>ادة تنظيم مرافقها</w:t>
      </w:r>
      <w:r w:rsidRPr="00DE6131">
        <w:rPr>
          <w:rFonts w:hint="cs"/>
          <w:rtl/>
        </w:rPr>
        <w:t xml:space="preserve"> </w:t>
      </w:r>
      <w:r w:rsidR="002609D4" w:rsidRPr="00DE6131">
        <w:rPr>
          <w:rFonts w:hint="cs"/>
          <w:rtl/>
        </w:rPr>
        <w:t>لتحقيق</w:t>
      </w:r>
      <w:r w:rsidR="00A25B70">
        <w:rPr>
          <w:rFonts w:hint="cs"/>
          <w:rtl/>
        </w:rPr>
        <w:t xml:space="preserve"> أ</w:t>
      </w:r>
      <w:r w:rsidR="002C3ABD" w:rsidRPr="00DE6131">
        <w:rPr>
          <w:rFonts w:hint="cs"/>
          <w:rtl/>
        </w:rPr>
        <w:t>كبر قدر من ال</w:t>
      </w:r>
      <w:r w:rsidR="00A25B70">
        <w:rPr>
          <w:rFonts w:hint="cs"/>
          <w:rtl/>
        </w:rPr>
        <w:t>أ</w:t>
      </w:r>
      <w:r w:rsidR="002C3ABD" w:rsidRPr="00DE6131">
        <w:rPr>
          <w:rFonts w:hint="cs"/>
          <w:rtl/>
        </w:rPr>
        <w:t>من الاقتصادي و</w:t>
      </w:r>
      <w:r w:rsidR="002609D4" w:rsidRPr="00DE6131">
        <w:rPr>
          <w:rFonts w:hint="cs"/>
          <w:rtl/>
        </w:rPr>
        <w:t xml:space="preserve"> تحقيق السلم </w:t>
      </w:r>
      <w:r w:rsidR="002C3ABD" w:rsidRPr="00DE6131">
        <w:rPr>
          <w:rFonts w:hint="cs"/>
          <w:rtl/>
        </w:rPr>
        <w:t>الاجتماعي</w:t>
      </w:r>
      <w:r w:rsidR="00A25B70">
        <w:rPr>
          <w:rFonts w:hint="cs"/>
          <w:rtl/>
        </w:rPr>
        <w:t xml:space="preserve"> المنشود</w:t>
      </w:r>
      <w:r w:rsidR="00BE5CE9" w:rsidRPr="00DE6131">
        <w:rPr>
          <w:rFonts w:hint="cs"/>
          <w:rtl/>
        </w:rPr>
        <w:t xml:space="preserve">، </w:t>
      </w:r>
      <w:r w:rsidR="00563BD3">
        <w:rPr>
          <w:rFonts w:hint="cs"/>
          <w:rtl/>
        </w:rPr>
        <w:t>و</w:t>
      </w:r>
      <w:r w:rsidR="00BE5CE9" w:rsidRPr="00DE6131">
        <w:rPr>
          <w:rFonts w:hint="cs"/>
          <w:rtl/>
        </w:rPr>
        <w:t xml:space="preserve"> ذلك </w:t>
      </w:r>
      <w:r w:rsidR="00563BD3">
        <w:rPr>
          <w:rFonts w:hint="cs"/>
          <w:rtl/>
        </w:rPr>
        <w:t>م</w:t>
      </w:r>
      <w:r w:rsidR="00BE5CE9" w:rsidRPr="00DE6131">
        <w:rPr>
          <w:rFonts w:hint="cs"/>
          <w:rtl/>
        </w:rPr>
        <w:t xml:space="preserve">ن خلال ضمان مستوى معين من الخدمات </w:t>
      </w:r>
      <w:r w:rsidR="00563BD3">
        <w:rPr>
          <w:rFonts w:hint="cs"/>
          <w:rtl/>
        </w:rPr>
        <w:t>يواكب هذه التحولات سواء على الصعيد الإجتماعي أو في المجال الإ</w:t>
      </w:r>
      <w:r w:rsidR="00BE5CE9" w:rsidRPr="00DE6131">
        <w:rPr>
          <w:rFonts w:hint="cs"/>
          <w:rtl/>
        </w:rPr>
        <w:t xml:space="preserve">قتصادي، هذا الأخير الذي يفرض قواعد صارمة </w:t>
      </w:r>
      <w:r w:rsidR="00D510EC" w:rsidRPr="00DE6131">
        <w:rPr>
          <w:rFonts w:hint="cs"/>
          <w:rtl/>
        </w:rPr>
        <w:t>لا يمك</w:t>
      </w:r>
      <w:r w:rsidR="00D510EC" w:rsidRPr="00DE6131">
        <w:rPr>
          <w:rtl/>
        </w:rPr>
        <w:t>ن</w:t>
      </w:r>
      <w:r w:rsidR="00563BD3">
        <w:rPr>
          <w:rFonts w:hint="cs"/>
          <w:rtl/>
        </w:rPr>
        <w:t xml:space="preserve"> مجاراتها إ</w:t>
      </w:r>
      <w:r w:rsidR="00BE5CE9" w:rsidRPr="00DE6131">
        <w:rPr>
          <w:rFonts w:hint="cs"/>
          <w:rtl/>
        </w:rPr>
        <w:t xml:space="preserve">لا من خلال تقوية مراكز المرافق العامة </w:t>
      </w:r>
      <w:r w:rsidR="00D510EC" w:rsidRPr="00DE6131">
        <w:rPr>
          <w:rFonts w:hint="cs"/>
          <w:rtl/>
        </w:rPr>
        <w:t>التنافسية وتحسين مردوديتها</w:t>
      </w:r>
      <w:r w:rsidR="00563BD3">
        <w:rPr>
          <w:rFonts w:hint="cs"/>
          <w:rtl/>
        </w:rPr>
        <w:t>،</w:t>
      </w:r>
      <w:r w:rsidR="00D510EC" w:rsidRPr="00DE6131">
        <w:rPr>
          <w:rFonts w:hint="cs"/>
          <w:rtl/>
        </w:rPr>
        <w:t xml:space="preserve"> ولا يت</w:t>
      </w:r>
      <w:r w:rsidR="00563BD3">
        <w:rPr>
          <w:rFonts w:hint="cs"/>
          <w:rtl/>
        </w:rPr>
        <w:t>أتى ذلك إ</w:t>
      </w:r>
      <w:r w:rsidR="00BE5CE9" w:rsidRPr="00DE6131">
        <w:rPr>
          <w:rFonts w:hint="cs"/>
          <w:rtl/>
        </w:rPr>
        <w:t xml:space="preserve">لا من خلال العمل بكل </w:t>
      </w:r>
      <w:r w:rsidR="00D510EC" w:rsidRPr="00DE6131">
        <w:rPr>
          <w:rFonts w:hint="cs"/>
          <w:rtl/>
        </w:rPr>
        <w:t>الوسائل</w:t>
      </w:r>
      <w:r w:rsidR="00BE5CE9" w:rsidRPr="00DE6131">
        <w:rPr>
          <w:rFonts w:hint="cs"/>
          <w:rtl/>
        </w:rPr>
        <w:t xml:space="preserve"> على ضمان السبل </w:t>
      </w:r>
      <w:r w:rsidR="00563BD3">
        <w:rPr>
          <w:rFonts w:hint="cs"/>
          <w:rtl/>
        </w:rPr>
        <w:t>المثلى لخلق موارد مالية تساهم تأ</w:t>
      </w:r>
      <w:r w:rsidR="00BE5CE9" w:rsidRPr="00DE6131">
        <w:rPr>
          <w:rFonts w:hint="cs"/>
          <w:rtl/>
        </w:rPr>
        <w:t xml:space="preserve">مين تمويل المرفق العام وضمان </w:t>
      </w:r>
      <w:r w:rsidR="00D510EC" w:rsidRPr="00DE6131">
        <w:rPr>
          <w:rFonts w:hint="cs"/>
          <w:rtl/>
        </w:rPr>
        <w:t>استمراريت</w:t>
      </w:r>
      <w:r w:rsidR="00D510EC" w:rsidRPr="00DE6131">
        <w:rPr>
          <w:rtl/>
        </w:rPr>
        <w:t>ه</w:t>
      </w:r>
      <w:r w:rsidR="00E449EA">
        <w:rPr>
          <w:rFonts w:hint="cs"/>
          <w:rtl/>
        </w:rPr>
        <w:t>.</w:t>
      </w:r>
      <w:r w:rsidR="00914645" w:rsidRPr="00DE6131">
        <w:rPr>
          <w:rFonts w:hint="cs"/>
          <w:rtl/>
        </w:rPr>
        <w:t xml:space="preserve"> </w:t>
      </w:r>
    </w:p>
    <w:p w14:paraId="2BC021AD" w14:textId="0740BEF4" w:rsidR="007D00D3" w:rsidRPr="00DE6131" w:rsidRDefault="00E449EA" w:rsidP="00D74548">
      <w:pPr>
        <w:rPr>
          <w:rtl/>
        </w:rPr>
      </w:pPr>
      <w:r>
        <w:rPr>
          <w:rFonts w:hint="cs"/>
          <w:rtl/>
        </w:rPr>
        <w:t>ف</w:t>
      </w:r>
      <w:r w:rsidR="00462A3C" w:rsidRPr="00DE6131">
        <w:rPr>
          <w:rFonts w:hint="cs"/>
          <w:rtl/>
        </w:rPr>
        <w:t>لجأ</w:t>
      </w:r>
      <w:r w:rsidR="002609D4" w:rsidRPr="00DE6131">
        <w:rPr>
          <w:rFonts w:hint="cs"/>
          <w:rtl/>
        </w:rPr>
        <w:t xml:space="preserve">ت المنظومات </w:t>
      </w:r>
      <w:r w:rsidR="00D510EC" w:rsidRPr="00DE6131">
        <w:rPr>
          <w:rFonts w:hint="cs"/>
          <w:rtl/>
        </w:rPr>
        <w:t>القانوني</w:t>
      </w:r>
      <w:r w:rsidR="00D510EC" w:rsidRPr="00DE6131">
        <w:rPr>
          <w:rtl/>
        </w:rPr>
        <w:t>ة</w:t>
      </w:r>
      <w:r w:rsidR="002609D4" w:rsidRPr="00DE6131">
        <w:rPr>
          <w:rFonts w:hint="cs"/>
          <w:rtl/>
        </w:rPr>
        <w:t xml:space="preserve"> والفقهية في ال</w:t>
      </w:r>
      <w:r>
        <w:rPr>
          <w:rFonts w:hint="cs"/>
          <w:rtl/>
        </w:rPr>
        <w:t>م</w:t>
      </w:r>
      <w:r w:rsidR="002609D4" w:rsidRPr="00DE6131">
        <w:rPr>
          <w:rFonts w:hint="cs"/>
          <w:rtl/>
        </w:rPr>
        <w:t xml:space="preserve">جال الإداري </w:t>
      </w:r>
      <w:r w:rsidR="00462A3C" w:rsidRPr="00DE6131">
        <w:rPr>
          <w:rFonts w:hint="cs"/>
          <w:rtl/>
        </w:rPr>
        <w:t xml:space="preserve"> الحديث الى </w:t>
      </w:r>
      <w:r w:rsidR="002609D4" w:rsidRPr="00DE6131">
        <w:rPr>
          <w:rFonts w:hint="cs"/>
          <w:rtl/>
        </w:rPr>
        <w:t>البحث عن السبل الكفيلة بال</w:t>
      </w:r>
      <w:r w:rsidR="00D510EC" w:rsidRPr="00DE6131">
        <w:rPr>
          <w:rFonts w:hint="cs"/>
          <w:rtl/>
        </w:rPr>
        <w:t>ن</w:t>
      </w:r>
      <w:r w:rsidR="002609D4" w:rsidRPr="00DE6131">
        <w:rPr>
          <w:rFonts w:hint="cs"/>
          <w:rtl/>
        </w:rPr>
        <w:t>هوض بالمرفق العام</w:t>
      </w:r>
      <w:r>
        <w:rPr>
          <w:rFonts w:hint="cs"/>
          <w:rtl/>
        </w:rPr>
        <w:t>،</w:t>
      </w:r>
      <w:r w:rsidR="002609D4" w:rsidRPr="00DE6131">
        <w:rPr>
          <w:rFonts w:hint="cs"/>
          <w:rtl/>
        </w:rPr>
        <w:t xml:space="preserve"> من خلال عملية </w:t>
      </w:r>
      <w:r w:rsidR="00462A3C" w:rsidRPr="00DE6131">
        <w:rPr>
          <w:rFonts w:hint="cs"/>
          <w:rtl/>
        </w:rPr>
        <w:t xml:space="preserve">تحرير </w:t>
      </w:r>
      <w:r w:rsidR="002609D4" w:rsidRPr="00DE6131">
        <w:rPr>
          <w:rFonts w:hint="cs"/>
          <w:rtl/>
        </w:rPr>
        <w:t xml:space="preserve">إدارته واستغلاله وحاز المرفق </w:t>
      </w:r>
      <w:r>
        <w:rPr>
          <w:rFonts w:hint="cs"/>
          <w:rtl/>
        </w:rPr>
        <w:t xml:space="preserve"> العام الإ</w:t>
      </w:r>
      <w:r w:rsidR="002609D4" w:rsidRPr="00DE6131">
        <w:rPr>
          <w:rFonts w:hint="cs"/>
          <w:rtl/>
        </w:rPr>
        <w:t>قتصادي في هذا المجال على حصة الأسد من الت</w:t>
      </w:r>
      <w:r>
        <w:rPr>
          <w:rFonts w:hint="cs"/>
          <w:rtl/>
        </w:rPr>
        <w:t>طوير لملائمته أكثر لهذه العملية، وذلك بالإ</w:t>
      </w:r>
      <w:r w:rsidR="002609D4" w:rsidRPr="00DE6131">
        <w:rPr>
          <w:rFonts w:hint="cs"/>
          <w:rtl/>
        </w:rPr>
        <w:t xml:space="preserve">عتماد على صيغة تحرره </w:t>
      </w:r>
      <w:r w:rsidR="00462A3C" w:rsidRPr="00DE6131">
        <w:rPr>
          <w:rFonts w:hint="cs"/>
          <w:rtl/>
        </w:rPr>
        <w:t>من</w:t>
      </w:r>
      <w:r w:rsidR="00D510EC" w:rsidRPr="00DE6131">
        <w:rPr>
          <w:rFonts w:hint="cs"/>
          <w:rtl/>
        </w:rPr>
        <w:t xml:space="preserve"> </w:t>
      </w:r>
      <w:r w:rsidR="002609D4" w:rsidRPr="00DE6131">
        <w:rPr>
          <w:rFonts w:hint="cs"/>
          <w:rtl/>
        </w:rPr>
        <w:t>قيود</w:t>
      </w:r>
      <w:r w:rsidR="00462A3C" w:rsidRPr="00DE6131">
        <w:rPr>
          <w:rFonts w:hint="cs"/>
          <w:rtl/>
        </w:rPr>
        <w:t xml:space="preserve"> القانون العام ووسائله فيما </w:t>
      </w:r>
      <w:r w:rsidR="002609D4" w:rsidRPr="00DE6131">
        <w:rPr>
          <w:rFonts w:hint="cs"/>
          <w:rtl/>
        </w:rPr>
        <w:t>يرتبط خاصة بالجوانب المالية</w:t>
      </w:r>
      <w:r w:rsidR="00462A3C" w:rsidRPr="00DE6131">
        <w:rPr>
          <w:rFonts w:hint="cs"/>
          <w:rtl/>
        </w:rPr>
        <w:t xml:space="preserve"> وطرق الإدارة </w:t>
      </w:r>
      <w:r>
        <w:rPr>
          <w:rFonts w:hint="cs"/>
          <w:rtl/>
        </w:rPr>
        <w:t xml:space="preserve">والاستغلال </w:t>
      </w:r>
      <w:r w:rsidR="002609D4" w:rsidRPr="00DE6131">
        <w:rPr>
          <w:rFonts w:hint="cs"/>
          <w:rtl/>
        </w:rPr>
        <w:t>فقد</w:t>
      </w:r>
      <w:r w:rsidR="00462A3C" w:rsidRPr="00DE6131">
        <w:rPr>
          <w:rFonts w:hint="cs"/>
          <w:rtl/>
        </w:rPr>
        <w:t xml:space="preserve"> </w:t>
      </w:r>
      <w:r w:rsidR="002609D4" w:rsidRPr="00DE6131">
        <w:rPr>
          <w:rFonts w:hint="cs"/>
          <w:rtl/>
        </w:rPr>
        <w:t xml:space="preserve">أصبحت </w:t>
      </w:r>
      <w:r w:rsidR="00462A3C" w:rsidRPr="00DE6131">
        <w:rPr>
          <w:rFonts w:hint="cs"/>
          <w:rtl/>
        </w:rPr>
        <w:t xml:space="preserve">وسائل القانون العام التي </w:t>
      </w:r>
      <w:r w:rsidR="002609D4" w:rsidRPr="00DE6131">
        <w:rPr>
          <w:rFonts w:hint="cs"/>
          <w:rtl/>
        </w:rPr>
        <w:t xml:space="preserve">تنتهج من قبل الجهات العامة من أجل </w:t>
      </w:r>
      <w:r>
        <w:rPr>
          <w:rFonts w:hint="cs"/>
          <w:rtl/>
        </w:rPr>
        <w:t xml:space="preserve"> إ</w:t>
      </w:r>
      <w:r w:rsidR="00462A3C" w:rsidRPr="00DE6131">
        <w:rPr>
          <w:rFonts w:hint="cs"/>
          <w:rtl/>
        </w:rPr>
        <w:t xml:space="preserve">دارة المرافق العامة </w:t>
      </w:r>
      <w:r w:rsidR="008A3F7B" w:rsidRPr="00DE6131">
        <w:rPr>
          <w:rFonts w:hint="cs"/>
          <w:rtl/>
        </w:rPr>
        <w:t>تتميز</w:t>
      </w:r>
      <w:r w:rsidR="00462A3C" w:rsidRPr="00DE6131">
        <w:rPr>
          <w:rFonts w:hint="cs"/>
          <w:rtl/>
        </w:rPr>
        <w:t xml:space="preserve"> بالبطء الشديد والإجراءات</w:t>
      </w:r>
      <w:r w:rsidR="008A3F7B" w:rsidRPr="00DE6131">
        <w:rPr>
          <w:rFonts w:hint="cs"/>
          <w:rtl/>
        </w:rPr>
        <w:t xml:space="preserve"> الطويلة </w:t>
      </w:r>
      <w:r w:rsidR="00440E1E">
        <w:rPr>
          <w:rFonts w:hint="cs"/>
          <w:rtl/>
        </w:rPr>
        <w:t>و</w:t>
      </w:r>
      <w:r w:rsidR="00462A3C" w:rsidRPr="00DE6131">
        <w:rPr>
          <w:rFonts w:hint="cs"/>
          <w:rtl/>
        </w:rPr>
        <w:t>المعقدة و</w:t>
      </w:r>
      <w:r w:rsidR="008A3F7B" w:rsidRPr="00DE6131">
        <w:rPr>
          <w:rFonts w:hint="cs"/>
          <w:rtl/>
        </w:rPr>
        <w:t xml:space="preserve"> في كثير من الأحيان ب</w:t>
      </w:r>
      <w:r w:rsidR="00462A3C" w:rsidRPr="00DE6131">
        <w:rPr>
          <w:rFonts w:hint="cs"/>
          <w:rtl/>
        </w:rPr>
        <w:t xml:space="preserve">تكاليف </w:t>
      </w:r>
      <w:r w:rsidR="008A3F7B" w:rsidRPr="00DE6131">
        <w:rPr>
          <w:rFonts w:hint="cs"/>
          <w:rtl/>
        </w:rPr>
        <w:t xml:space="preserve">إنتاجية </w:t>
      </w:r>
      <w:r w:rsidR="00D510EC" w:rsidRPr="00DE6131">
        <w:rPr>
          <w:rFonts w:hint="cs"/>
          <w:rtl/>
        </w:rPr>
        <w:t>باهضه</w:t>
      </w:r>
      <w:r w:rsidR="008A3F7B" w:rsidRPr="00DE6131">
        <w:rPr>
          <w:rFonts w:hint="cs"/>
          <w:rtl/>
        </w:rPr>
        <w:t>، مما أثر على مردودية المرافق العامة بشكل عام وبالأخص منها الاقتصادية التي لم يعد ي</w:t>
      </w:r>
      <w:r w:rsidR="00462A3C" w:rsidRPr="00DE6131">
        <w:rPr>
          <w:rFonts w:hint="cs"/>
          <w:rtl/>
        </w:rPr>
        <w:t>ساعد</w:t>
      </w:r>
      <w:r w:rsidR="008A3F7B" w:rsidRPr="00DE6131">
        <w:rPr>
          <w:rFonts w:hint="cs"/>
          <w:rtl/>
        </w:rPr>
        <w:t xml:space="preserve">ها الأسلوب التقليدي المباشر في </w:t>
      </w:r>
      <w:r w:rsidR="00D510EC" w:rsidRPr="00DE6131">
        <w:rPr>
          <w:rFonts w:hint="cs"/>
          <w:rtl/>
        </w:rPr>
        <w:t>التسيير</w:t>
      </w:r>
      <w:r w:rsidR="008A3F7B" w:rsidRPr="00DE6131">
        <w:rPr>
          <w:rFonts w:hint="cs"/>
          <w:rtl/>
        </w:rPr>
        <w:t xml:space="preserve"> </w:t>
      </w:r>
      <w:r w:rsidR="00462A3C" w:rsidRPr="00DE6131">
        <w:rPr>
          <w:rFonts w:hint="cs"/>
          <w:rtl/>
        </w:rPr>
        <w:t xml:space="preserve">على </w:t>
      </w:r>
      <w:r w:rsidR="008A3F7B" w:rsidRPr="00DE6131">
        <w:rPr>
          <w:rFonts w:hint="cs"/>
          <w:rtl/>
        </w:rPr>
        <w:t xml:space="preserve">عملية </w:t>
      </w:r>
      <w:r w:rsidR="00462A3C" w:rsidRPr="00DE6131">
        <w:rPr>
          <w:rFonts w:hint="cs"/>
          <w:rtl/>
        </w:rPr>
        <w:t xml:space="preserve">الصمود في وجه </w:t>
      </w:r>
      <w:r w:rsidR="008A3F7B" w:rsidRPr="00DE6131">
        <w:rPr>
          <w:rFonts w:hint="cs"/>
          <w:rtl/>
        </w:rPr>
        <w:t>ال</w:t>
      </w:r>
      <w:r w:rsidR="00462A3C" w:rsidRPr="00DE6131">
        <w:rPr>
          <w:rFonts w:hint="cs"/>
          <w:rtl/>
        </w:rPr>
        <w:t xml:space="preserve">منافسة </w:t>
      </w:r>
      <w:r w:rsidR="008A3F7B" w:rsidRPr="00DE6131">
        <w:rPr>
          <w:rFonts w:hint="cs"/>
          <w:rtl/>
        </w:rPr>
        <w:t xml:space="preserve">الشرسة من قبل </w:t>
      </w:r>
      <w:r w:rsidR="00462A3C" w:rsidRPr="00DE6131">
        <w:rPr>
          <w:rFonts w:hint="cs"/>
          <w:rtl/>
        </w:rPr>
        <w:t xml:space="preserve">المشروعات </w:t>
      </w:r>
      <w:r w:rsidR="00462A3C" w:rsidRPr="00DE6131">
        <w:rPr>
          <w:rFonts w:hint="cs"/>
          <w:rtl/>
        </w:rPr>
        <w:lastRenderedPageBreak/>
        <w:t xml:space="preserve">الخاصة التي تؤدي خدمات </w:t>
      </w:r>
      <w:r w:rsidR="008A3F7B" w:rsidRPr="00DE6131">
        <w:rPr>
          <w:rFonts w:hint="cs"/>
          <w:rtl/>
        </w:rPr>
        <w:t>لها نفس الطابع</w:t>
      </w:r>
      <w:r w:rsidR="00462A3C" w:rsidRPr="00DE6131">
        <w:rPr>
          <w:rFonts w:hint="cs"/>
          <w:rtl/>
        </w:rPr>
        <w:t xml:space="preserve">، </w:t>
      </w:r>
      <w:r w:rsidR="00440E1E">
        <w:rPr>
          <w:rFonts w:hint="cs"/>
          <w:rtl/>
        </w:rPr>
        <w:t>بالرغم من كل ذلك فإ</w:t>
      </w:r>
      <w:r w:rsidR="008A3F7B" w:rsidRPr="00DE6131">
        <w:rPr>
          <w:rFonts w:hint="cs"/>
          <w:rtl/>
        </w:rPr>
        <w:t xml:space="preserve">ن هذه </w:t>
      </w:r>
      <w:r w:rsidR="00440E1E">
        <w:rPr>
          <w:rFonts w:hint="cs"/>
          <w:rtl/>
        </w:rPr>
        <w:t xml:space="preserve"> المرافق العامة الإ</w:t>
      </w:r>
      <w:r w:rsidR="00462A3C" w:rsidRPr="00DE6131">
        <w:rPr>
          <w:rFonts w:hint="cs"/>
          <w:rtl/>
        </w:rPr>
        <w:t>قتصادية</w:t>
      </w:r>
      <w:r w:rsidR="008A3F7B" w:rsidRPr="00DE6131">
        <w:rPr>
          <w:rFonts w:hint="cs"/>
          <w:rtl/>
        </w:rPr>
        <w:t xml:space="preserve"> لا تتجرد كلية من قواعد القانون العام </w:t>
      </w:r>
      <w:r w:rsidR="00462A3C" w:rsidRPr="00DE6131">
        <w:rPr>
          <w:rFonts w:hint="cs"/>
          <w:rtl/>
        </w:rPr>
        <w:t xml:space="preserve"> كلية </w:t>
      </w:r>
      <w:r w:rsidR="00440E1E">
        <w:rPr>
          <w:rFonts w:hint="cs"/>
          <w:rtl/>
        </w:rPr>
        <w:t>وإ</w:t>
      </w:r>
      <w:r w:rsidR="008A3F7B" w:rsidRPr="00DE6131">
        <w:rPr>
          <w:rFonts w:hint="cs"/>
          <w:rtl/>
        </w:rPr>
        <w:t xml:space="preserve">نما لا بد من أن </w:t>
      </w:r>
      <w:r w:rsidR="00462A3C" w:rsidRPr="00DE6131">
        <w:rPr>
          <w:rFonts w:hint="cs"/>
          <w:rtl/>
        </w:rPr>
        <w:t xml:space="preserve">تظل خاضعة لقواعده على الأقل </w:t>
      </w:r>
      <w:r w:rsidR="008A3F7B" w:rsidRPr="00DE6131">
        <w:rPr>
          <w:rFonts w:hint="cs"/>
          <w:rtl/>
        </w:rPr>
        <w:t xml:space="preserve">في الجانب الذي </w:t>
      </w:r>
      <w:r w:rsidR="00462A3C" w:rsidRPr="00DE6131">
        <w:rPr>
          <w:rFonts w:hint="cs"/>
          <w:rtl/>
        </w:rPr>
        <w:t xml:space="preserve">يخص تنظيم هذه المرافق </w:t>
      </w:r>
      <w:r w:rsidR="008A3F7B" w:rsidRPr="00DE6131">
        <w:rPr>
          <w:rFonts w:hint="cs"/>
          <w:rtl/>
        </w:rPr>
        <w:t xml:space="preserve">العامة </w:t>
      </w:r>
      <w:r w:rsidR="00462A3C" w:rsidRPr="00DE6131">
        <w:rPr>
          <w:rFonts w:hint="cs"/>
          <w:rtl/>
        </w:rPr>
        <w:t xml:space="preserve">باعتبارها </w:t>
      </w:r>
      <w:r w:rsidR="008A3F7B" w:rsidRPr="00DE6131">
        <w:rPr>
          <w:rFonts w:hint="cs"/>
          <w:rtl/>
        </w:rPr>
        <w:t>تظل</w:t>
      </w:r>
      <w:r w:rsidR="00462A3C" w:rsidRPr="00DE6131">
        <w:rPr>
          <w:rFonts w:hint="cs"/>
          <w:rtl/>
        </w:rPr>
        <w:t xml:space="preserve"> </w:t>
      </w:r>
      <w:r w:rsidR="008A3F7B" w:rsidRPr="00DE6131">
        <w:rPr>
          <w:rFonts w:hint="cs"/>
          <w:rtl/>
        </w:rPr>
        <w:t>خاضعة لأحكام</w:t>
      </w:r>
      <w:r w:rsidR="00440E1E">
        <w:rPr>
          <w:rFonts w:hint="cs"/>
          <w:rtl/>
        </w:rPr>
        <w:t xml:space="preserve"> المرافق العامة على أ</w:t>
      </w:r>
      <w:r w:rsidR="00462A3C" w:rsidRPr="00DE6131">
        <w:rPr>
          <w:rFonts w:hint="cs"/>
          <w:rtl/>
        </w:rPr>
        <w:t>ن تخضع لأحكام القانون الخاص في حدود كبيرة</w:t>
      </w:r>
      <w:r w:rsidR="00462A3C" w:rsidRPr="00DE6131">
        <w:rPr>
          <w:rStyle w:val="Appelnotedebasdep"/>
          <w:color w:val="000000" w:themeColor="text1"/>
          <w:rtl/>
        </w:rPr>
        <w:footnoteReference w:id="379"/>
      </w:r>
      <w:r w:rsidR="00440E1E">
        <w:rPr>
          <w:rFonts w:hint="cs"/>
          <w:rtl/>
        </w:rPr>
        <w:t>،</w:t>
      </w:r>
      <w:r w:rsidR="00914645" w:rsidRPr="00DE6131">
        <w:rPr>
          <w:rFonts w:hint="cs"/>
          <w:rtl/>
        </w:rPr>
        <w:t xml:space="preserve"> التي تلائمها بطريقة أفضل كونها تساير أسلوب الخواص في التسيير.</w:t>
      </w:r>
    </w:p>
    <w:p w14:paraId="3B0C8080" w14:textId="504405B3" w:rsidR="00633980" w:rsidRPr="00DE6131" w:rsidRDefault="00462A3C" w:rsidP="00882E4A">
      <w:pPr>
        <w:ind w:firstLine="0"/>
        <w:outlineLvl w:val="4"/>
        <w:rPr>
          <w:color w:val="000000" w:themeColor="text1"/>
          <w:rtl/>
        </w:rPr>
      </w:pPr>
      <w:bookmarkStart w:id="262" w:name="_Toc165664662"/>
      <w:bookmarkStart w:id="263" w:name="_Toc165665162"/>
      <w:bookmarkStart w:id="264" w:name="_Toc168134103"/>
      <w:r w:rsidRPr="00DE6131">
        <w:rPr>
          <w:rFonts w:hint="cs"/>
          <w:b/>
          <w:bCs/>
          <w:color w:val="000000" w:themeColor="text1"/>
          <w:rtl/>
        </w:rPr>
        <w:t>الفرع ال</w:t>
      </w:r>
      <w:r w:rsidR="00882E4A">
        <w:rPr>
          <w:rFonts w:hint="cs"/>
          <w:b/>
          <w:bCs/>
          <w:color w:val="000000" w:themeColor="text1"/>
          <w:rtl/>
        </w:rPr>
        <w:t>أ</w:t>
      </w:r>
      <w:r w:rsidRPr="00DE6131">
        <w:rPr>
          <w:rFonts w:hint="cs"/>
          <w:b/>
          <w:bCs/>
          <w:color w:val="000000" w:themeColor="text1"/>
          <w:rtl/>
        </w:rPr>
        <w:t>ول: تمويل المرفق العام</w:t>
      </w:r>
      <w:bookmarkEnd w:id="262"/>
      <w:bookmarkEnd w:id="263"/>
      <w:bookmarkEnd w:id="264"/>
      <w:r w:rsidR="00633980" w:rsidRPr="00DE6131">
        <w:rPr>
          <w:rFonts w:hint="cs"/>
          <w:color w:val="000000" w:themeColor="text1"/>
          <w:rtl/>
        </w:rPr>
        <w:t xml:space="preserve"> </w:t>
      </w:r>
    </w:p>
    <w:p w14:paraId="65D4AD33" w14:textId="0696E827" w:rsidR="00F160D6" w:rsidRPr="00DE6131" w:rsidRDefault="00633980" w:rsidP="00D74548">
      <w:pPr>
        <w:rPr>
          <w:rtl/>
        </w:rPr>
      </w:pPr>
      <w:r w:rsidRPr="00DE6131">
        <w:rPr>
          <w:rFonts w:hint="cs"/>
          <w:rtl/>
        </w:rPr>
        <w:t>تعد تقنية تفويضات المرفق العام نظاما مهما لعملية إيجاد مصادر تمويلية متنوعة للمشاريع العامة وعلى وجه الخصوص إيجاد موارد مالية</w:t>
      </w:r>
      <w:r w:rsidR="00882E4A">
        <w:rPr>
          <w:rFonts w:hint="cs"/>
          <w:rtl/>
        </w:rPr>
        <w:t>،</w:t>
      </w:r>
      <w:r w:rsidRPr="00DE6131">
        <w:rPr>
          <w:rFonts w:hint="cs"/>
          <w:rtl/>
        </w:rPr>
        <w:t xml:space="preserve"> </w:t>
      </w:r>
      <w:r w:rsidR="00882E4A">
        <w:rPr>
          <w:rFonts w:hint="cs"/>
          <w:rtl/>
        </w:rPr>
        <w:t>و</w:t>
      </w:r>
      <w:r w:rsidRPr="00DE6131">
        <w:rPr>
          <w:rFonts w:hint="cs"/>
          <w:rtl/>
        </w:rPr>
        <w:t>يشكل القطاع الخاص المصدر الرئيسي لها ، فهي وسيلة تهدف بالأساس الى محاولة جلب رؤوس الأموال التي ي</w:t>
      </w:r>
      <w:r w:rsidR="00F7368F">
        <w:rPr>
          <w:rFonts w:hint="cs"/>
          <w:rtl/>
        </w:rPr>
        <w:t>حوز عليها</w:t>
      </w:r>
      <w:r w:rsidRPr="00DE6131">
        <w:rPr>
          <w:rFonts w:hint="cs"/>
          <w:rtl/>
        </w:rPr>
        <w:t xml:space="preserve"> الخواص بشكل خاص ومحاولة ضخها في المشاريع الع</w:t>
      </w:r>
      <w:r w:rsidR="00F7368F">
        <w:rPr>
          <w:rFonts w:hint="cs"/>
          <w:rtl/>
        </w:rPr>
        <w:t>ا</w:t>
      </w:r>
      <w:r w:rsidRPr="00DE6131">
        <w:rPr>
          <w:rFonts w:hint="cs"/>
          <w:rtl/>
        </w:rPr>
        <w:t>مة موضوع التفويض</w:t>
      </w:r>
      <w:r w:rsidR="00F7368F">
        <w:rPr>
          <w:rFonts w:hint="cs"/>
          <w:rtl/>
        </w:rPr>
        <w:t>،</w:t>
      </w:r>
      <w:r w:rsidRPr="00DE6131">
        <w:rPr>
          <w:rFonts w:hint="cs"/>
          <w:rtl/>
        </w:rPr>
        <w:t xml:space="preserve"> ف</w:t>
      </w:r>
      <w:r w:rsidR="00F7368F">
        <w:rPr>
          <w:rFonts w:hint="cs"/>
          <w:rtl/>
        </w:rPr>
        <w:t xml:space="preserve">تشكل بذلك وسيلة فعالة  للتخفيف </w:t>
      </w:r>
      <w:r w:rsidRPr="00DE6131">
        <w:rPr>
          <w:rFonts w:hint="cs"/>
          <w:rtl/>
        </w:rPr>
        <w:t>من الأعباء المالية للخزينة العمومية</w:t>
      </w:r>
      <w:r w:rsidR="00F7368F">
        <w:rPr>
          <w:rFonts w:hint="cs"/>
          <w:rtl/>
        </w:rPr>
        <w:t>،</w:t>
      </w:r>
      <w:r w:rsidRPr="00DE6131">
        <w:rPr>
          <w:rFonts w:hint="cs"/>
          <w:rtl/>
        </w:rPr>
        <w:t xml:space="preserve"> كما تساهم في الحد من عملية تضخم النفقات </w:t>
      </w:r>
      <w:r w:rsidRPr="00DE6131">
        <w:rPr>
          <w:rStyle w:val="Appelnotedebasdep"/>
          <w:color w:val="000000" w:themeColor="text1"/>
          <w:rtl/>
        </w:rPr>
        <w:footnoteReference w:id="380"/>
      </w:r>
      <w:r w:rsidR="00F7368F">
        <w:rPr>
          <w:rFonts w:hint="cs"/>
          <w:rtl/>
        </w:rPr>
        <w:t>،</w:t>
      </w:r>
      <w:r w:rsidRPr="00DE6131">
        <w:rPr>
          <w:rFonts w:hint="cs"/>
          <w:rtl/>
        </w:rPr>
        <w:t xml:space="preserve"> حيث يكفل أسلوب التسيير المفوض للمرافق العامة </w:t>
      </w:r>
      <w:r w:rsidR="00580D46" w:rsidRPr="00DE6131">
        <w:rPr>
          <w:rFonts w:hint="cs"/>
          <w:rtl/>
        </w:rPr>
        <w:t xml:space="preserve">تحويل عبء </w:t>
      </w:r>
      <w:r w:rsidR="00F7368F">
        <w:rPr>
          <w:rFonts w:hint="cs"/>
          <w:rtl/>
        </w:rPr>
        <w:t>إ</w:t>
      </w:r>
      <w:r w:rsidRPr="00DE6131">
        <w:rPr>
          <w:rFonts w:hint="cs"/>
          <w:rtl/>
        </w:rPr>
        <w:t>نجاز</w:t>
      </w:r>
      <w:r w:rsidR="00580D46" w:rsidRPr="00DE6131">
        <w:rPr>
          <w:rFonts w:hint="cs"/>
          <w:rtl/>
        </w:rPr>
        <w:t xml:space="preserve"> وتحقيق المشاريع العامة من </w:t>
      </w:r>
      <w:r w:rsidRPr="00DE6131">
        <w:rPr>
          <w:rFonts w:hint="cs"/>
          <w:rtl/>
        </w:rPr>
        <w:t xml:space="preserve">على عاتق الخزينة العمومية </w:t>
      </w:r>
      <w:r w:rsidR="00580D46" w:rsidRPr="00DE6131">
        <w:rPr>
          <w:rFonts w:hint="cs"/>
          <w:rtl/>
        </w:rPr>
        <w:t xml:space="preserve">للدولة لصالح </w:t>
      </w:r>
      <w:r w:rsidRPr="00DE6131">
        <w:rPr>
          <w:rFonts w:hint="cs"/>
          <w:rtl/>
        </w:rPr>
        <w:t xml:space="preserve">القطاع الاقتصادي </w:t>
      </w:r>
      <w:r w:rsidR="00580D46" w:rsidRPr="00DE6131">
        <w:rPr>
          <w:rFonts w:hint="cs"/>
          <w:rtl/>
        </w:rPr>
        <w:t>العمومي أو الخاص</w:t>
      </w:r>
      <w:r w:rsidR="00F7368F">
        <w:rPr>
          <w:rFonts w:hint="cs"/>
          <w:rtl/>
        </w:rPr>
        <w:t>،</w:t>
      </w:r>
      <w:r w:rsidR="00580D46" w:rsidRPr="00DE6131">
        <w:rPr>
          <w:rFonts w:hint="cs"/>
          <w:rtl/>
        </w:rPr>
        <w:t xml:space="preserve"> من خلال ضخ</w:t>
      </w:r>
      <w:r w:rsidRPr="00DE6131">
        <w:rPr>
          <w:rFonts w:hint="cs"/>
          <w:rtl/>
        </w:rPr>
        <w:t xml:space="preserve"> </w:t>
      </w:r>
      <w:r w:rsidR="00580D46" w:rsidRPr="00DE6131">
        <w:rPr>
          <w:rFonts w:hint="cs"/>
          <w:rtl/>
        </w:rPr>
        <w:t xml:space="preserve">أموال معتبرة في </w:t>
      </w:r>
      <w:r w:rsidR="00F7368F">
        <w:rPr>
          <w:rFonts w:hint="cs"/>
          <w:rtl/>
        </w:rPr>
        <w:t>إ</w:t>
      </w:r>
      <w:r w:rsidRPr="00DE6131">
        <w:rPr>
          <w:rFonts w:hint="cs"/>
          <w:rtl/>
        </w:rPr>
        <w:t>نجاز</w:t>
      </w:r>
      <w:r w:rsidR="00580D46" w:rsidRPr="00DE6131">
        <w:rPr>
          <w:rFonts w:hint="cs"/>
          <w:rtl/>
        </w:rPr>
        <w:t xml:space="preserve"> وتحقيق</w:t>
      </w:r>
      <w:r w:rsidRPr="00DE6131">
        <w:rPr>
          <w:rFonts w:hint="cs"/>
          <w:rtl/>
        </w:rPr>
        <w:t xml:space="preserve"> المشاريع التنموية</w:t>
      </w:r>
      <w:r w:rsidR="00580D46" w:rsidRPr="00DE6131">
        <w:rPr>
          <w:rFonts w:hint="cs"/>
          <w:rtl/>
        </w:rPr>
        <w:t xml:space="preserve"> الضرورية للأفراد والمجتمعات</w:t>
      </w:r>
      <w:r w:rsidR="00F7368F">
        <w:rPr>
          <w:rFonts w:hint="cs"/>
          <w:rtl/>
        </w:rPr>
        <w:t>،</w:t>
      </w:r>
      <w:r w:rsidR="00580D46" w:rsidRPr="00DE6131">
        <w:rPr>
          <w:rFonts w:hint="cs"/>
          <w:rtl/>
        </w:rPr>
        <w:t xml:space="preserve"> في سبيل تخطي </w:t>
      </w:r>
      <w:r w:rsidRPr="00DE6131">
        <w:rPr>
          <w:rFonts w:hint="cs"/>
          <w:rtl/>
        </w:rPr>
        <w:t xml:space="preserve"> الصعوبات المالية والتقنية التي </w:t>
      </w:r>
      <w:r w:rsidR="00D510EC" w:rsidRPr="00DE6131">
        <w:rPr>
          <w:rFonts w:hint="cs"/>
          <w:rtl/>
        </w:rPr>
        <w:t>يوجهها</w:t>
      </w:r>
      <w:r w:rsidRPr="00DE6131">
        <w:rPr>
          <w:rFonts w:hint="cs"/>
          <w:rtl/>
        </w:rPr>
        <w:t xml:space="preserve"> المرفق العام </w:t>
      </w:r>
      <w:r w:rsidR="00580D46" w:rsidRPr="00DE6131">
        <w:rPr>
          <w:rFonts w:hint="cs"/>
          <w:rtl/>
        </w:rPr>
        <w:t xml:space="preserve">بشكل عام </w:t>
      </w:r>
      <w:r w:rsidRPr="00DE6131">
        <w:rPr>
          <w:rFonts w:hint="cs"/>
          <w:rtl/>
        </w:rPr>
        <w:t xml:space="preserve">وبذلك </w:t>
      </w:r>
      <w:r w:rsidR="00580D46" w:rsidRPr="00DE6131">
        <w:rPr>
          <w:rFonts w:hint="cs"/>
          <w:rtl/>
        </w:rPr>
        <w:t xml:space="preserve">فإن </w:t>
      </w:r>
      <w:r w:rsidRPr="00DE6131">
        <w:rPr>
          <w:rFonts w:hint="cs"/>
          <w:rtl/>
        </w:rPr>
        <w:t xml:space="preserve">المرفق العام </w:t>
      </w:r>
      <w:r w:rsidR="00580D46" w:rsidRPr="00DE6131">
        <w:rPr>
          <w:rFonts w:hint="cs"/>
          <w:rtl/>
        </w:rPr>
        <w:t xml:space="preserve">يصبح </w:t>
      </w:r>
      <w:r w:rsidRPr="00DE6131">
        <w:rPr>
          <w:rFonts w:hint="cs"/>
          <w:rtl/>
        </w:rPr>
        <w:t>أداة لترقية الاستثمار وتحقيق التنمية المحلية</w:t>
      </w:r>
      <w:r w:rsidR="00F160D6" w:rsidRPr="00DE6131">
        <w:rPr>
          <w:rFonts w:hint="cs"/>
          <w:rtl/>
        </w:rPr>
        <w:t xml:space="preserve"> </w:t>
      </w:r>
      <w:r w:rsidRPr="00DE6131">
        <w:rPr>
          <w:rStyle w:val="Appelnotedebasdep"/>
          <w:color w:val="000000" w:themeColor="text1"/>
          <w:rtl/>
        </w:rPr>
        <w:footnoteReference w:id="381"/>
      </w:r>
      <w:r w:rsidR="00F160D6" w:rsidRPr="00DE6131">
        <w:rPr>
          <w:rFonts w:hint="cs"/>
          <w:rtl/>
        </w:rPr>
        <w:t>،</w:t>
      </w:r>
      <w:r w:rsidR="00F7368F">
        <w:rPr>
          <w:rFonts w:hint="cs"/>
          <w:rtl/>
        </w:rPr>
        <w:t xml:space="preserve"> </w:t>
      </w:r>
      <w:r w:rsidR="00F160D6" w:rsidRPr="00DE6131">
        <w:rPr>
          <w:rFonts w:hint="cs"/>
          <w:rtl/>
        </w:rPr>
        <w:t>التي تنعكس بصورة عامة على ال</w:t>
      </w:r>
      <w:r w:rsidR="00F7368F">
        <w:rPr>
          <w:rFonts w:hint="cs"/>
          <w:rtl/>
        </w:rPr>
        <w:t>إقتصاد الوطني ككل مما يساهم في تأمين أكبر قدر</w:t>
      </w:r>
      <w:r w:rsidR="00F160D6" w:rsidRPr="00DE6131">
        <w:rPr>
          <w:rFonts w:hint="cs"/>
          <w:rtl/>
        </w:rPr>
        <w:t xml:space="preserve">من متطلبا </w:t>
      </w:r>
      <w:r w:rsidR="00D510EC" w:rsidRPr="00DE6131">
        <w:rPr>
          <w:rFonts w:hint="cs"/>
          <w:rtl/>
        </w:rPr>
        <w:t>المجتمع</w:t>
      </w:r>
      <w:r w:rsidR="00F160D6" w:rsidRPr="00DE6131">
        <w:rPr>
          <w:rFonts w:hint="cs"/>
          <w:rtl/>
        </w:rPr>
        <w:t xml:space="preserve"> على مستور كل الأصعدة</w:t>
      </w:r>
      <w:r w:rsidR="00D06BFE" w:rsidRPr="00DE6131">
        <w:rPr>
          <w:rFonts w:hint="cs"/>
          <w:rtl/>
        </w:rPr>
        <w:t>.</w:t>
      </w:r>
    </w:p>
    <w:p w14:paraId="7B7AEB11" w14:textId="3773A3DE" w:rsidR="00150B40" w:rsidRPr="00DE6131" w:rsidRDefault="00D06BFE" w:rsidP="00D74548">
      <w:pPr>
        <w:rPr>
          <w:rtl/>
        </w:rPr>
      </w:pPr>
      <w:r w:rsidRPr="00DE6131">
        <w:rPr>
          <w:rFonts w:hint="cs"/>
          <w:rtl/>
        </w:rPr>
        <w:t xml:space="preserve">كل ذلك يساهم في عملية أكبر تتمثل </w:t>
      </w:r>
      <w:r w:rsidR="00633980" w:rsidRPr="00DE6131">
        <w:rPr>
          <w:rFonts w:hint="cs"/>
          <w:rtl/>
        </w:rPr>
        <w:t xml:space="preserve">في </w:t>
      </w:r>
      <w:r w:rsidRPr="00DE6131">
        <w:rPr>
          <w:rFonts w:hint="cs"/>
          <w:rtl/>
        </w:rPr>
        <w:t xml:space="preserve">تحقيق </w:t>
      </w:r>
      <w:r w:rsidR="00633980" w:rsidRPr="00DE6131">
        <w:rPr>
          <w:rFonts w:hint="cs"/>
          <w:rtl/>
        </w:rPr>
        <w:t>إنعاش اقتصاد</w:t>
      </w:r>
      <w:r w:rsidRPr="00DE6131">
        <w:rPr>
          <w:rFonts w:hint="cs"/>
          <w:rtl/>
        </w:rPr>
        <w:t xml:space="preserve">ي يمس كل المستويات ومجالات الحياة </w:t>
      </w:r>
      <w:r w:rsidR="00633980" w:rsidRPr="00DE6131">
        <w:rPr>
          <w:rFonts w:hint="cs"/>
          <w:rtl/>
        </w:rPr>
        <w:t xml:space="preserve"> </w:t>
      </w:r>
      <w:r w:rsidRPr="00DE6131">
        <w:rPr>
          <w:rFonts w:hint="cs"/>
          <w:rtl/>
        </w:rPr>
        <w:t xml:space="preserve">فيخلق التفويض بذلك </w:t>
      </w:r>
      <w:r w:rsidR="00633980" w:rsidRPr="00DE6131">
        <w:rPr>
          <w:rFonts w:hint="cs"/>
          <w:rtl/>
        </w:rPr>
        <w:t xml:space="preserve">استثمارات </w:t>
      </w:r>
      <w:r w:rsidRPr="00DE6131">
        <w:rPr>
          <w:rFonts w:hint="cs"/>
          <w:rtl/>
        </w:rPr>
        <w:t>حقيقية تستمد أهميته</w:t>
      </w:r>
      <w:r w:rsidR="00F7368F">
        <w:rPr>
          <w:rFonts w:hint="cs"/>
          <w:rtl/>
        </w:rPr>
        <w:t xml:space="preserve">ا الاستراتيجية من المشاريع </w:t>
      </w:r>
      <w:r w:rsidRPr="00DE6131">
        <w:rPr>
          <w:rFonts w:hint="cs"/>
          <w:rtl/>
        </w:rPr>
        <w:t>العامة موضوع التفويض</w:t>
      </w:r>
      <w:r w:rsidR="006271C9">
        <w:rPr>
          <w:rFonts w:hint="cs"/>
          <w:rtl/>
        </w:rPr>
        <w:t>،</w:t>
      </w:r>
      <w:r w:rsidRPr="00DE6131">
        <w:rPr>
          <w:rFonts w:hint="cs"/>
          <w:rtl/>
        </w:rPr>
        <w:t xml:space="preserve"> ومن الخدمات الحيوية وال</w:t>
      </w:r>
      <w:r w:rsidR="006271C9">
        <w:rPr>
          <w:rFonts w:hint="cs"/>
          <w:rtl/>
        </w:rPr>
        <w:t>إ</w:t>
      </w:r>
      <w:r w:rsidRPr="00DE6131">
        <w:rPr>
          <w:rFonts w:hint="cs"/>
          <w:rtl/>
        </w:rPr>
        <w:t xml:space="preserve">ستراتيجية </w:t>
      </w:r>
      <w:r w:rsidR="00633980" w:rsidRPr="00DE6131">
        <w:rPr>
          <w:rFonts w:hint="cs"/>
          <w:rtl/>
        </w:rPr>
        <w:t>التي</w:t>
      </w:r>
      <w:r w:rsidRPr="00DE6131">
        <w:rPr>
          <w:rFonts w:hint="cs"/>
          <w:rtl/>
        </w:rPr>
        <w:t xml:space="preserve"> يسهر على </w:t>
      </w:r>
      <w:r w:rsidR="00D1244D" w:rsidRPr="00DE6131">
        <w:rPr>
          <w:rFonts w:hint="cs"/>
          <w:rtl/>
        </w:rPr>
        <w:t xml:space="preserve">تحقيقها </w:t>
      </w:r>
      <w:r w:rsidR="006271C9">
        <w:rPr>
          <w:rFonts w:hint="cs"/>
          <w:rtl/>
        </w:rPr>
        <w:t xml:space="preserve">المتعاملون الإقتصاديون سواء الخواص </w:t>
      </w:r>
      <w:r w:rsidRPr="00DE6131">
        <w:rPr>
          <w:rFonts w:hint="cs"/>
          <w:rtl/>
        </w:rPr>
        <w:t xml:space="preserve">أو العموميون </w:t>
      </w:r>
      <w:r w:rsidR="00D1244D" w:rsidRPr="00DE6131">
        <w:rPr>
          <w:rFonts w:hint="cs"/>
          <w:rtl/>
        </w:rPr>
        <w:t xml:space="preserve">منهم </w:t>
      </w:r>
      <w:r w:rsidR="006271C9">
        <w:rPr>
          <w:rFonts w:hint="cs"/>
          <w:rtl/>
        </w:rPr>
        <w:t>في إ</w:t>
      </w:r>
      <w:r w:rsidRPr="00DE6131">
        <w:rPr>
          <w:rFonts w:hint="cs"/>
          <w:rtl/>
        </w:rPr>
        <w:t xml:space="preserve">طار تنفيذهم للمرافق العمومية المفوضة اليهم في </w:t>
      </w:r>
      <w:r w:rsidR="00633980" w:rsidRPr="00DE6131">
        <w:rPr>
          <w:rFonts w:hint="cs"/>
          <w:rtl/>
        </w:rPr>
        <w:t>مجال</w:t>
      </w:r>
      <w:r w:rsidR="006271C9">
        <w:rPr>
          <w:rFonts w:hint="cs"/>
          <w:rtl/>
        </w:rPr>
        <w:t>ات</w:t>
      </w:r>
      <w:r w:rsidR="00633980" w:rsidRPr="00DE6131">
        <w:rPr>
          <w:rFonts w:hint="cs"/>
          <w:rtl/>
        </w:rPr>
        <w:t xml:space="preserve"> </w:t>
      </w:r>
      <w:r w:rsidR="00D1244D" w:rsidRPr="00DE6131">
        <w:rPr>
          <w:rFonts w:hint="cs"/>
          <w:rtl/>
        </w:rPr>
        <w:t>أساسية وحيوية ك</w:t>
      </w:r>
      <w:r w:rsidR="00633980" w:rsidRPr="00DE6131">
        <w:rPr>
          <w:rFonts w:hint="cs"/>
          <w:rtl/>
        </w:rPr>
        <w:t>البنيات التحتية ال</w:t>
      </w:r>
      <w:r w:rsidR="000C43BE">
        <w:rPr>
          <w:rFonts w:hint="cs"/>
          <w:rtl/>
        </w:rPr>
        <w:t>تي</w:t>
      </w:r>
      <w:r w:rsidR="00633980" w:rsidRPr="00DE6131">
        <w:rPr>
          <w:rFonts w:hint="cs"/>
          <w:rtl/>
        </w:rPr>
        <w:t xml:space="preserve"> </w:t>
      </w:r>
      <w:r w:rsidR="00D1244D" w:rsidRPr="00DE6131">
        <w:rPr>
          <w:rFonts w:hint="cs"/>
          <w:rtl/>
        </w:rPr>
        <w:t xml:space="preserve">تشكل العصب الحيوي </w:t>
      </w:r>
      <w:r w:rsidR="00D510EC" w:rsidRPr="00DE6131">
        <w:rPr>
          <w:rFonts w:hint="cs"/>
          <w:rtl/>
        </w:rPr>
        <w:t>لإنجاح</w:t>
      </w:r>
      <w:r w:rsidR="000C43BE">
        <w:rPr>
          <w:rFonts w:hint="cs"/>
          <w:rtl/>
        </w:rPr>
        <w:t xml:space="preserve"> الإ</w:t>
      </w:r>
      <w:r w:rsidR="00D1244D" w:rsidRPr="00DE6131">
        <w:rPr>
          <w:rFonts w:hint="cs"/>
          <w:rtl/>
        </w:rPr>
        <w:t>ستثمارات في كل القطاعات الأخرى بشكل عام، كما تؤدي ال</w:t>
      </w:r>
      <w:r w:rsidR="000C43BE">
        <w:rPr>
          <w:rFonts w:hint="cs"/>
          <w:rtl/>
        </w:rPr>
        <w:t>ى</w:t>
      </w:r>
      <w:r w:rsidR="00D1244D" w:rsidRPr="00DE6131">
        <w:rPr>
          <w:rFonts w:hint="cs"/>
          <w:rtl/>
        </w:rPr>
        <w:t xml:space="preserve"> </w:t>
      </w:r>
      <w:r w:rsidR="00633980" w:rsidRPr="00DE6131">
        <w:rPr>
          <w:rFonts w:hint="cs"/>
          <w:rtl/>
        </w:rPr>
        <w:t xml:space="preserve">مضاعفة وتكثيف </w:t>
      </w:r>
      <w:r w:rsidR="00D1244D" w:rsidRPr="00DE6131">
        <w:rPr>
          <w:rFonts w:hint="cs"/>
          <w:rtl/>
        </w:rPr>
        <w:t xml:space="preserve">الإنتاجية </w:t>
      </w:r>
      <w:r w:rsidR="00633980" w:rsidRPr="00DE6131">
        <w:rPr>
          <w:rFonts w:hint="cs"/>
          <w:rtl/>
        </w:rPr>
        <w:t>ال</w:t>
      </w:r>
      <w:r w:rsidR="000C43BE">
        <w:rPr>
          <w:rFonts w:hint="cs"/>
          <w:rtl/>
        </w:rPr>
        <w:t>إ</w:t>
      </w:r>
      <w:r w:rsidR="00633980" w:rsidRPr="00DE6131">
        <w:rPr>
          <w:rFonts w:hint="cs"/>
          <w:rtl/>
        </w:rPr>
        <w:t>قتصادي</w:t>
      </w:r>
      <w:r w:rsidR="00D1244D" w:rsidRPr="00DE6131">
        <w:rPr>
          <w:rFonts w:hint="cs"/>
          <w:rtl/>
        </w:rPr>
        <w:t>ة</w:t>
      </w:r>
      <w:r w:rsidR="00633980" w:rsidRPr="00DE6131">
        <w:rPr>
          <w:rFonts w:hint="cs"/>
          <w:rtl/>
        </w:rPr>
        <w:t xml:space="preserve"> المحلي</w:t>
      </w:r>
      <w:r w:rsidR="00D1244D" w:rsidRPr="00DE6131">
        <w:rPr>
          <w:rFonts w:hint="cs"/>
          <w:rtl/>
        </w:rPr>
        <w:t xml:space="preserve">ة والقومية </w:t>
      </w:r>
      <w:r w:rsidR="00633980" w:rsidRPr="00DE6131">
        <w:rPr>
          <w:rFonts w:hint="cs"/>
          <w:rtl/>
        </w:rPr>
        <w:t xml:space="preserve"> وذلك </w:t>
      </w:r>
      <w:r w:rsidR="00D1244D" w:rsidRPr="00DE6131">
        <w:rPr>
          <w:rFonts w:hint="cs"/>
          <w:rtl/>
        </w:rPr>
        <w:t xml:space="preserve">من خلال </w:t>
      </w:r>
      <w:r w:rsidR="00633980" w:rsidRPr="00DE6131">
        <w:rPr>
          <w:rFonts w:hint="cs"/>
          <w:rtl/>
        </w:rPr>
        <w:t xml:space="preserve"> تشغيل اليد العاملة الوطنية </w:t>
      </w:r>
      <w:r w:rsidR="00D1244D" w:rsidRPr="00DE6131">
        <w:rPr>
          <w:rFonts w:hint="cs"/>
          <w:rtl/>
        </w:rPr>
        <w:t xml:space="preserve">وتنشيط التكامل بين </w:t>
      </w:r>
      <w:r w:rsidR="00633980" w:rsidRPr="00DE6131">
        <w:rPr>
          <w:rFonts w:hint="cs"/>
          <w:rtl/>
        </w:rPr>
        <w:t>الم</w:t>
      </w:r>
      <w:r w:rsidR="000C43BE">
        <w:rPr>
          <w:rFonts w:hint="cs"/>
          <w:rtl/>
        </w:rPr>
        <w:t>تعاملين الإقتصاديين والمقاولات المحلية</w:t>
      </w:r>
      <w:r w:rsidR="00D1244D" w:rsidRPr="00DE6131">
        <w:rPr>
          <w:rFonts w:hint="cs"/>
          <w:rtl/>
        </w:rPr>
        <w:t>، كما تفتح أفاق للمؤسسات المالية المحلية</w:t>
      </w:r>
      <w:r w:rsidR="000C43BE">
        <w:rPr>
          <w:rFonts w:hint="cs"/>
          <w:rtl/>
        </w:rPr>
        <w:t>،</w:t>
      </w:r>
      <w:r w:rsidR="00D1244D" w:rsidRPr="00DE6131">
        <w:rPr>
          <w:rFonts w:hint="cs"/>
          <w:rtl/>
        </w:rPr>
        <w:t xml:space="preserve"> </w:t>
      </w:r>
      <w:r w:rsidR="00633980" w:rsidRPr="00DE6131">
        <w:rPr>
          <w:rFonts w:hint="cs"/>
          <w:rtl/>
        </w:rPr>
        <w:t xml:space="preserve">ومن جهة </w:t>
      </w:r>
      <w:r w:rsidR="00D1244D" w:rsidRPr="00DE6131">
        <w:rPr>
          <w:rFonts w:hint="cs"/>
          <w:rtl/>
        </w:rPr>
        <w:t xml:space="preserve">ثانية من أجل تبني مشاريع عامة وتحفيز </w:t>
      </w:r>
      <w:r w:rsidR="00D510EC" w:rsidRPr="00DE6131">
        <w:rPr>
          <w:rFonts w:hint="cs"/>
          <w:rtl/>
        </w:rPr>
        <w:t>ال</w:t>
      </w:r>
      <w:r w:rsidR="000C43BE">
        <w:rPr>
          <w:rFonts w:hint="cs"/>
          <w:rtl/>
        </w:rPr>
        <w:t>إ</w:t>
      </w:r>
      <w:r w:rsidR="00D510EC" w:rsidRPr="00DE6131">
        <w:rPr>
          <w:rFonts w:hint="cs"/>
          <w:rtl/>
        </w:rPr>
        <w:t>ستثمارا</w:t>
      </w:r>
      <w:r w:rsidR="00D510EC" w:rsidRPr="00DE6131">
        <w:rPr>
          <w:rtl/>
        </w:rPr>
        <w:t>ت</w:t>
      </w:r>
      <w:r w:rsidR="00D1244D" w:rsidRPr="00DE6131">
        <w:rPr>
          <w:rFonts w:hint="cs"/>
          <w:rtl/>
        </w:rPr>
        <w:t xml:space="preserve"> المحلية من خلا</w:t>
      </w:r>
      <w:r w:rsidR="000C43BE">
        <w:rPr>
          <w:rFonts w:hint="cs"/>
          <w:rtl/>
        </w:rPr>
        <w:t>ل</w:t>
      </w:r>
      <w:r w:rsidR="00D1244D" w:rsidRPr="00DE6131">
        <w:rPr>
          <w:rFonts w:hint="cs"/>
          <w:rtl/>
        </w:rPr>
        <w:t xml:space="preserve"> تنشيط </w:t>
      </w:r>
      <w:r w:rsidR="00633980" w:rsidRPr="00DE6131">
        <w:rPr>
          <w:rFonts w:hint="cs"/>
          <w:rtl/>
        </w:rPr>
        <w:t xml:space="preserve">رؤوس </w:t>
      </w:r>
      <w:r w:rsidR="00D510EC" w:rsidRPr="00DE6131">
        <w:rPr>
          <w:rFonts w:hint="cs"/>
          <w:rtl/>
        </w:rPr>
        <w:t>الأموال</w:t>
      </w:r>
      <w:r w:rsidR="00633980" w:rsidRPr="00DE6131">
        <w:rPr>
          <w:rFonts w:hint="cs"/>
          <w:rtl/>
        </w:rPr>
        <w:t xml:space="preserve"> </w:t>
      </w:r>
      <w:r w:rsidR="00D1244D" w:rsidRPr="00DE6131">
        <w:rPr>
          <w:rFonts w:hint="cs"/>
          <w:rtl/>
        </w:rPr>
        <w:t>المحلية</w:t>
      </w:r>
      <w:r w:rsidR="00150B40" w:rsidRPr="00DE6131">
        <w:rPr>
          <w:rFonts w:hint="cs"/>
          <w:rtl/>
        </w:rPr>
        <w:t xml:space="preserve"> التي تكون في العادة لدى المعاملين ال</w:t>
      </w:r>
      <w:r w:rsidR="000C43BE">
        <w:rPr>
          <w:rFonts w:hint="cs"/>
          <w:rtl/>
        </w:rPr>
        <w:t>إ</w:t>
      </w:r>
      <w:r w:rsidR="00150B40" w:rsidRPr="00DE6131">
        <w:rPr>
          <w:rFonts w:hint="cs"/>
          <w:rtl/>
        </w:rPr>
        <w:t xml:space="preserve">قتصاديين الخواص </w:t>
      </w:r>
      <w:r w:rsidR="001B262E" w:rsidRPr="00DE6131">
        <w:rPr>
          <w:rFonts w:hint="cs"/>
          <w:rtl/>
        </w:rPr>
        <w:t>.</w:t>
      </w:r>
    </w:p>
    <w:p w14:paraId="40D1D8DB" w14:textId="742E8365" w:rsidR="003C4004" w:rsidRPr="00DE6131" w:rsidRDefault="00D1244D" w:rsidP="00D74548">
      <w:pPr>
        <w:rPr>
          <w:rtl/>
        </w:rPr>
      </w:pPr>
      <w:r w:rsidRPr="00DE6131">
        <w:rPr>
          <w:rFonts w:hint="cs"/>
          <w:rtl/>
        </w:rPr>
        <w:t xml:space="preserve">وتتم عملية </w:t>
      </w:r>
      <w:r w:rsidR="00D06BFE" w:rsidRPr="00DE6131">
        <w:rPr>
          <w:rFonts w:hint="cs"/>
          <w:rtl/>
        </w:rPr>
        <w:t xml:space="preserve"> تمويل </w:t>
      </w:r>
      <w:r w:rsidRPr="00DE6131">
        <w:rPr>
          <w:rFonts w:hint="cs"/>
          <w:rtl/>
        </w:rPr>
        <w:t>المشاريع العامة من</w:t>
      </w:r>
      <w:r w:rsidR="00D06BFE" w:rsidRPr="00DE6131">
        <w:rPr>
          <w:rFonts w:hint="cs"/>
          <w:rtl/>
        </w:rPr>
        <w:t xml:space="preserve"> </w:t>
      </w:r>
      <w:r w:rsidRPr="00DE6131">
        <w:rPr>
          <w:rFonts w:hint="cs"/>
          <w:rtl/>
        </w:rPr>
        <w:t xml:space="preserve">خلال اعتماد أسلوب </w:t>
      </w:r>
      <w:r w:rsidR="00D06BFE" w:rsidRPr="00DE6131">
        <w:rPr>
          <w:rFonts w:hint="cs"/>
          <w:rtl/>
        </w:rPr>
        <w:t xml:space="preserve"> تفويضات المرفق العام </w:t>
      </w:r>
      <w:r w:rsidRPr="00DE6131">
        <w:rPr>
          <w:rFonts w:hint="cs"/>
          <w:rtl/>
        </w:rPr>
        <w:t>باعتماد</w:t>
      </w:r>
      <w:r w:rsidR="00D06BFE" w:rsidRPr="00DE6131">
        <w:rPr>
          <w:rFonts w:hint="cs"/>
          <w:rtl/>
        </w:rPr>
        <w:t xml:space="preserve"> شكلين </w:t>
      </w:r>
      <w:r w:rsidRPr="00DE6131">
        <w:rPr>
          <w:rFonts w:hint="cs"/>
          <w:rtl/>
        </w:rPr>
        <w:t>رئيسيين فإما عملية ال</w:t>
      </w:r>
      <w:r w:rsidR="00D06BFE" w:rsidRPr="00DE6131">
        <w:rPr>
          <w:rFonts w:hint="cs"/>
          <w:rtl/>
        </w:rPr>
        <w:t xml:space="preserve">تمويل </w:t>
      </w:r>
      <w:r w:rsidRPr="00DE6131">
        <w:rPr>
          <w:rFonts w:hint="cs"/>
          <w:rtl/>
        </w:rPr>
        <w:t xml:space="preserve">الكلي </w:t>
      </w:r>
      <w:r w:rsidR="00D06BFE" w:rsidRPr="00DE6131">
        <w:rPr>
          <w:rFonts w:hint="cs"/>
          <w:rtl/>
        </w:rPr>
        <w:t>للمشروع</w:t>
      </w:r>
      <w:r w:rsidR="000C43BE">
        <w:rPr>
          <w:rFonts w:hint="cs"/>
          <w:rtl/>
        </w:rPr>
        <w:t>،</w:t>
      </w:r>
      <w:r w:rsidR="00D06BFE" w:rsidRPr="00DE6131">
        <w:rPr>
          <w:rFonts w:hint="cs"/>
          <w:rtl/>
        </w:rPr>
        <w:t xml:space="preserve"> ويكون </w:t>
      </w:r>
      <w:r w:rsidRPr="00DE6131">
        <w:rPr>
          <w:rFonts w:hint="cs"/>
          <w:rtl/>
        </w:rPr>
        <w:t xml:space="preserve">ذلك عادة في </w:t>
      </w:r>
      <w:r w:rsidR="00D06BFE" w:rsidRPr="00DE6131">
        <w:rPr>
          <w:rFonts w:hint="cs"/>
          <w:rtl/>
        </w:rPr>
        <w:t xml:space="preserve"> المشاريع </w:t>
      </w:r>
      <w:r w:rsidRPr="00DE6131">
        <w:rPr>
          <w:rFonts w:hint="cs"/>
          <w:rtl/>
        </w:rPr>
        <w:t xml:space="preserve">العامة الكبرى </w:t>
      </w:r>
      <w:r w:rsidR="00D06BFE" w:rsidRPr="00DE6131">
        <w:rPr>
          <w:rFonts w:hint="cs"/>
          <w:rtl/>
        </w:rPr>
        <w:t xml:space="preserve">التي </w:t>
      </w:r>
      <w:r w:rsidR="008E1EBB" w:rsidRPr="00DE6131">
        <w:rPr>
          <w:rFonts w:hint="cs"/>
          <w:rtl/>
        </w:rPr>
        <w:t xml:space="preserve">تستدي في العموم إمكانيات </w:t>
      </w:r>
      <w:r w:rsidR="00D06BFE" w:rsidRPr="00DE6131">
        <w:rPr>
          <w:rFonts w:hint="cs"/>
          <w:rtl/>
        </w:rPr>
        <w:t>مالية وفنية ضخمة</w:t>
      </w:r>
      <w:r w:rsidR="008E1EBB" w:rsidRPr="00DE6131">
        <w:rPr>
          <w:rFonts w:hint="cs"/>
          <w:rtl/>
        </w:rPr>
        <w:t xml:space="preserve"> خاصة</w:t>
      </w:r>
      <w:r w:rsidR="000C43BE">
        <w:rPr>
          <w:rFonts w:hint="cs"/>
          <w:rtl/>
        </w:rPr>
        <w:t>،</w:t>
      </w:r>
      <w:r w:rsidR="008E1EBB" w:rsidRPr="00DE6131">
        <w:rPr>
          <w:rFonts w:hint="cs"/>
          <w:rtl/>
        </w:rPr>
        <w:t xml:space="preserve"> والتي تعجز ا</w:t>
      </w:r>
      <w:r w:rsidR="00660038" w:rsidRPr="00DE6131">
        <w:rPr>
          <w:rFonts w:hint="cs"/>
          <w:rtl/>
        </w:rPr>
        <w:t>لميزانيات</w:t>
      </w:r>
      <w:r w:rsidR="00D06BFE" w:rsidRPr="00DE6131">
        <w:rPr>
          <w:rFonts w:hint="cs"/>
          <w:rtl/>
        </w:rPr>
        <w:t xml:space="preserve"> العامة </w:t>
      </w:r>
      <w:r w:rsidR="008E1EBB" w:rsidRPr="00DE6131">
        <w:rPr>
          <w:rFonts w:hint="cs"/>
          <w:rtl/>
        </w:rPr>
        <w:t>للدول</w:t>
      </w:r>
      <w:r w:rsidR="00660038" w:rsidRPr="00DE6131">
        <w:rPr>
          <w:rFonts w:hint="cs"/>
          <w:rtl/>
        </w:rPr>
        <w:t xml:space="preserve"> النامية</w:t>
      </w:r>
      <w:r w:rsidR="008E1EBB" w:rsidRPr="00DE6131">
        <w:rPr>
          <w:rFonts w:hint="cs"/>
          <w:rtl/>
        </w:rPr>
        <w:t xml:space="preserve"> في العادة على </w:t>
      </w:r>
      <w:r w:rsidR="00D06BFE" w:rsidRPr="00DE6131">
        <w:rPr>
          <w:rFonts w:hint="cs"/>
          <w:rtl/>
        </w:rPr>
        <w:t xml:space="preserve">تحملها </w:t>
      </w:r>
      <w:r w:rsidR="000C43BE">
        <w:rPr>
          <w:rFonts w:hint="cs"/>
          <w:rtl/>
        </w:rPr>
        <w:t>وخاصة إ</w:t>
      </w:r>
      <w:r w:rsidR="008E1EBB" w:rsidRPr="00DE6131">
        <w:rPr>
          <w:rFonts w:hint="cs"/>
          <w:rtl/>
        </w:rPr>
        <w:t>ذا تعلق ال</w:t>
      </w:r>
      <w:r w:rsidR="000C43BE">
        <w:rPr>
          <w:rFonts w:hint="cs"/>
          <w:rtl/>
        </w:rPr>
        <w:t>أ</w:t>
      </w:r>
      <w:r w:rsidR="008E1EBB" w:rsidRPr="00DE6131">
        <w:rPr>
          <w:rFonts w:hint="cs"/>
          <w:rtl/>
        </w:rPr>
        <w:t>مر بميزانيات الدول النامية</w:t>
      </w:r>
      <w:r w:rsidR="000C43BE">
        <w:rPr>
          <w:rFonts w:hint="cs"/>
          <w:rtl/>
        </w:rPr>
        <w:t>،</w:t>
      </w:r>
      <w:r w:rsidR="008E1EBB" w:rsidRPr="00DE6131">
        <w:rPr>
          <w:rFonts w:hint="cs"/>
          <w:rtl/>
        </w:rPr>
        <w:t xml:space="preserve"> وتختلف </w:t>
      </w:r>
      <w:r w:rsidR="00660038" w:rsidRPr="00DE6131">
        <w:rPr>
          <w:rFonts w:hint="cs"/>
          <w:rtl/>
        </w:rPr>
        <w:t>هذه المساهمة عموما من قبل المستثمر باختلاف شكل التفويض</w:t>
      </w:r>
      <w:r w:rsidR="000C43BE">
        <w:rPr>
          <w:rFonts w:hint="cs"/>
          <w:rtl/>
        </w:rPr>
        <w:t>،</w:t>
      </w:r>
      <w:r w:rsidR="00660038" w:rsidRPr="00DE6131">
        <w:rPr>
          <w:rFonts w:hint="cs"/>
          <w:rtl/>
        </w:rPr>
        <w:t xml:space="preserve"> فيكون التمويل معتبر</w:t>
      </w:r>
      <w:r w:rsidR="00D06BFE" w:rsidRPr="00DE6131">
        <w:rPr>
          <w:rFonts w:hint="cs"/>
          <w:rtl/>
        </w:rPr>
        <w:t xml:space="preserve"> في عقد ال</w:t>
      </w:r>
      <w:r w:rsidR="000C43BE">
        <w:rPr>
          <w:rFonts w:hint="cs"/>
          <w:rtl/>
        </w:rPr>
        <w:t>إ</w:t>
      </w:r>
      <w:r w:rsidR="00D06BFE" w:rsidRPr="00DE6131">
        <w:rPr>
          <w:rFonts w:hint="cs"/>
          <w:rtl/>
        </w:rPr>
        <w:t>متياز وعق</w:t>
      </w:r>
      <w:r w:rsidR="00660038" w:rsidRPr="00DE6131">
        <w:rPr>
          <w:rFonts w:hint="cs"/>
          <w:rtl/>
        </w:rPr>
        <w:t>و</w:t>
      </w:r>
      <w:r w:rsidR="00D06BFE" w:rsidRPr="00DE6131">
        <w:rPr>
          <w:rFonts w:hint="cs"/>
          <w:rtl/>
        </w:rPr>
        <w:t xml:space="preserve">د البوت </w:t>
      </w:r>
      <w:r w:rsidR="00660038" w:rsidRPr="00DE6131">
        <w:rPr>
          <w:rFonts w:hint="cs"/>
          <w:rtl/>
        </w:rPr>
        <w:t>بشكل</w:t>
      </w:r>
      <w:r w:rsidR="00D06BFE" w:rsidRPr="00DE6131">
        <w:rPr>
          <w:rFonts w:hint="cs"/>
          <w:rtl/>
        </w:rPr>
        <w:t xml:space="preserve"> </w:t>
      </w:r>
      <w:r w:rsidR="00660038" w:rsidRPr="00DE6131">
        <w:rPr>
          <w:rFonts w:hint="cs"/>
          <w:rtl/>
        </w:rPr>
        <w:t xml:space="preserve">عام </w:t>
      </w:r>
      <w:r w:rsidR="000C43BE">
        <w:rPr>
          <w:rFonts w:hint="cs"/>
          <w:rtl/>
        </w:rPr>
        <w:t>أ</w:t>
      </w:r>
      <w:r w:rsidR="00D06BFE" w:rsidRPr="00DE6131">
        <w:rPr>
          <w:rFonts w:hint="cs"/>
          <w:rtl/>
        </w:rPr>
        <w:t xml:space="preserve">و </w:t>
      </w:r>
      <w:r w:rsidR="00660038" w:rsidRPr="00DE6131">
        <w:rPr>
          <w:rFonts w:hint="cs"/>
          <w:rtl/>
        </w:rPr>
        <w:t xml:space="preserve">تمويل جزئي </w:t>
      </w:r>
      <w:r w:rsidR="00D06BFE" w:rsidRPr="00DE6131">
        <w:rPr>
          <w:rFonts w:hint="cs"/>
          <w:rtl/>
        </w:rPr>
        <w:t>وهو ما يظهر في عقد ال</w:t>
      </w:r>
      <w:r w:rsidR="000C43BE">
        <w:rPr>
          <w:rFonts w:hint="cs"/>
          <w:rtl/>
        </w:rPr>
        <w:t>إ</w:t>
      </w:r>
      <w:r w:rsidR="00D06BFE" w:rsidRPr="00DE6131">
        <w:rPr>
          <w:rFonts w:hint="cs"/>
          <w:rtl/>
        </w:rPr>
        <w:t xml:space="preserve">يجار والوكالة المحفزة، حيث </w:t>
      </w:r>
      <w:r w:rsidR="00660038" w:rsidRPr="00DE6131">
        <w:rPr>
          <w:rFonts w:hint="cs"/>
          <w:rtl/>
        </w:rPr>
        <w:t xml:space="preserve">يقع على عاتق المستثمر في المرفق العام </w:t>
      </w:r>
      <w:r w:rsidR="00D06BFE" w:rsidRPr="00DE6131">
        <w:rPr>
          <w:rFonts w:hint="cs"/>
          <w:rtl/>
        </w:rPr>
        <w:t xml:space="preserve"> نفقات </w:t>
      </w:r>
      <w:r w:rsidR="00660038" w:rsidRPr="00DE6131">
        <w:rPr>
          <w:rFonts w:hint="cs"/>
          <w:rtl/>
        </w:rPr>
        <w:t xml:space="preserve">خفيفة كنفقات </w:t>
      </w:r>
      <w:r w:rsidR="00D06BFE" w:rsidRPr="00DE6131">
        <w:rPr>
          <w:rFonts w:hint="cs"/>
          <w:rtl/>
        </w:rPr>
        <w:t>الصيانة والتشغيل دون</w:t>
      </w:r>
      <w:r w:rsidR="00660038" w:rsidRPr="00DE6131">
        <w:rPr>
          <w:rFonts w:hint="cs"/>
          <w:rtl/>
        </w:rPr>
        <w:t xml:space="preserve"> أن يقع على عاتقه عملية إقامة المرفق العام وت</w:t>
      </w:r>
      <w:r w:rsidR="000C43BE">
        <w:rPr>
          <w:rFonts w:hint="cs"/>
          <w:rtl/>
        </w:rPr>
        <w:t>أ</w:t>
      </w:r>
      <w:r w:rsidR="00660038" w:rsidRPr="00DE6131">
        <w:rPr>
          <w:rFonts w:hint="cs"/>
          <w:rtl/>
        </w:rPr>
        <w:t xml:space="preserve">مين </w:t>
      </w:r>
      <w:r w:rsidR="000C43BE">
        <w:rPr>
          <w:rFonts w:hint="cs"/>
          <w:rtl/>
        </w:rPr>
        <w:t>ال</w:t>
      </w:r>
      <w:r w:rsidR="00D510EC" w:rsidRPr="00DE6131">
        <w:rPr>
          <w:rFonts w:hint="cs"/>
          <w:rtl/>
        </w:rPr>
        <w:t>عتاد</w:t>
      </w:r>
      <w:r w:rsidR="00660038" w:rsidRPr="00DE6131">
        <w:rPr>
          <w:rFonts w:hint="cs"/>
          <w:rtl/>
        </w:rPr>
        <w:t xml:space="preserve"> اللازم لتحقيق ا</w:t>
      </w:r>
      <w:r w:rsidR="00D06BFE" w:rsidRPr="00DE6131">
        <w:rPr>
          <w:rFonts w:hint="cs"/>
          <w:rtl/>
        </w:rPr>
        <w:t>ل</w:t>
      </w:r>
      <w:r w:rsidR="000C43BE">
        <w:rPr>
          <w:rFonts w:hint="cs"/>
          <w:rtl/>
        </w:rPr>
        <w:t>إ</w:t>
      </w:r>
      <w:r w:rsidR="00D06BFE" w:rsidRPr="00DE6131">
        <w:rPr>
          <w:rFonts w:hint="cs"/>
          <w:rtl/>
        </w:rPr>
        <w:t xml:space="preserve">ستثمارات </w:t>
      </w:r>
      <w:r w:rsidR="00A54119" w:rsidRPr="00DE6131">
        <w:rPr>
          <w:rFonts w:hint="cs"/>
          <w:rtl/>
        </w:rPr>
        <w:t xml:space="preserve">الضرورية </w:t>
      </w:r>
      <w:r w:rsidR="00D06BFE" w:rsidRPr="00DE6131">
        <w:rPr>
          <w:rFonts w:hint="cs"/>
          <w:rtl/>
        </w:rPr>
        <w:t>التي يكرسه</w:t>
      </w:r>
      <w:r w:rsidR="000C43BE">
        <w:rPr>
          <w:rFonts w:hint="cs"/>
          <w:rtl/>
        </w:rPr>
        <w:t>ا</w:t>
      </w:r>
      <w:r w:rsidR="00D06BFE" w:rsidRPr="00DE6131">
        <w:rPr>
          <w:rFonts w:hint="cs"/>
          <w:rtl/>
        </w:rPr>
        <w:t xml:space="preserve"> المتعاقد</w:t>
      </w:r>
      <w:r w:rsidR="000C43BE">
        <w:rPr>
          <w:rFonts w:hint="cs"/>
          <w:rtl/>
        </w:rPr>
        <w:t>،</w:t>
      </w:r>
      <w:r w:rsidR="00D06BFE" w:rsidRPr="00DE6131">
        <w:rPr>
          <w:rFonts w:hint="cs"/>
          <w:rtl/>
        </w:rPr>
        <w:t xml:space="preserve"> </w:t>
      </w:r>
      <w:r w:rsidR="003C77BD" w:rsidRPr="00DE6131">
        <w:rPr>
          <w:rFonts w:hint="cs"/>
          <w:rtl/>
        </w:rPr>
        <w:t>و</w:t>
      </w:r>
      <w:r w:rsidR="00D06BFE" w:rsidRPr="00DE6131">
        <w:rPr>
          <w:rFonts w:hint="cs"/>
          <w:rtl/>
        </w:rPr>
        <w:t xml:space="preserve">في هذه الحالة تعتبر </w:t>
      </w:r>
      <w:r w:rsidR="003C77BD" w:rsidRPr="00DE6131">
        <w:rPr>
          <w:rFonts w:hint="cs"/>
          <w:rtl/>
        </w:rPr>
        <w:t xml:space="preserve">استثمارات </w:t>
      </w:r>
      <w:r w:rsidR="00D06BFE" w:rsidRPr="00DE6131">
        <w:rPr>
          <w:rFonts w:hint="cs"/>
          <w:rtl/>
        </w:rPr>
        <w:t xml:space="preserve">محدودة </w:t>
      </w:r>
      <w:r w:rsidR="00D510EC" w:rsidRPr="00DE6131">
        <w:rPr>
          <w:rFonts w:hint="cs"/>
          <w:rtl/>
        </w:rPr>
        <w:t>تقتصر</w:t>
      </w:r>
      <w:r w:rsidR="003C77BD" w:rsidRPr="00DE6131">
        <w:rPr>
          <w:rFonts w:hint="cs"/>
          <w:rtl/>
        </w:rPr>
        <w:t xml:space="preserve"> في الغالب على عملية الإدارة وا</w:t>
      </w:r>
      <w:r w:rsidR="00D06BFE" w:rsidRPr="00DE6131">
        <w:rPr>
          <w:rFonts w:hint="cs"/>
          <w:rtl/>
        </w:rPr>
        <w:t>لتسيير</w:t>
      </w:r>
      <w:r w:rsidR="000C43BE">
        <w:rPr>
          <w:rFonts w:hint="cs"/>
          <w:rtl/>
        </w:rPr>
        <w:t>،</w:t>
      </w:r>
      <w:r w:rsidR="00D06BFE" w:rsidRPr="00DE6131">
        <w:rPr>
          <w:rFonts w:hint="cs"/>
          <w:rtl/>
        </w:rPr>
        <w:t xml:space="preserve"> </w:t>
      </w:r>
      <w:r w:rsidR="00BD4D1D" w:rsidRPr="00DE6131">
        <w:rPr>
          <w:rFonts w:hint="cs"/>
          <w:rtl/>
        </w:rPr>
        <w:t>وفي الغالب</w:t>
      </w:r>
      <w:r w:rsidR="000C43BE">
        <w:rPr>
          <w:rFonts w:hint="cs"/>
          <w:rtl/>
        </w:rPr>
        <w:t xml:space="preserve"> </w:t>
      </w:r>
      <w:r w:rsidR="00D06BFE" w:rsidRPr="00DE6131">
        <w:rPr>
          <w:rFonts w:hint="cs"/>
          <w:rtl/>
        </w:rPr>
        <w:t xml:space="preserve">تكون المدة </w:t>
      </w:r>
      <w:r w:rsidR="00BD4D1D" w:rsidRPr="00DE6131">
        <w:rPr>
          <w:rFonts w:hint="cs"/>
          <w:rtl/>
        </w:rPr>
        <w:t xml:space="preserve">المحددة </w:t>
      </w:r>
      <w:r w:rsidR="00D06BFE" w:rsidRPr="00DE6131">
        <w:rPr>
          <w:rFonts w:hint="cs"/>
          <w:rtl/>
        </w:rPr>
        <w:t xml:space="preserve">في هذه العقود  نسبيا </w:t>
      </w:r>
      <w:r w:rsidR="00150B40" w:rsidRPr="00DE6131">
        <w:rPr>
          <w:rFonts w:hint="cs"/>
          <w:rtl/>
        </w:rPr>
        <w:t>بالمقارنة مع عقود ال</w:t>
      </w:r>
      <w:r w:rsidR="000C43BE">
        <w:rPr>
          <w:rFonts w:hint="cs"/>
          <w:rtl/>
        </w:rPr>
        <w:t>إ</w:t>
      </w:r>
      <w:r w:rsidR="00150B40" w:rsidRPr="00DE6131">
        <w:rPr>
          <w:rFonts w:hint="cs"/>
          <w:rtl/>
        </w:rPr>
        <w:t>متياز والبوت</w:t>
      </w:r>
      <w:r w:rsidR="00D06BFE" w:rsidRPr="00DE6131">
        <w:rPr>
          <w:rStyle w:val="Appelnotedebasdep"/>
          <w:color w:val="000000" w:themeColor="text1"/>
          <w:rtl/>
        </w:rPr>
        <w:footnoteReference w:id="382"/>
      </w:r>
      <w:r w:rsidR="000C43BE">
        <w:rPr>
          <w:rFonts w:hint="cs"/>
          <w:rtl/>
        </w:rPr>
        <w:t>،</w:t>
      </w:r>
      <w:r w:rsidR="00D06BFE" w:rsidRPr="00DE6131">
        <w:rPr>
          <w:rFonts w:hint="cs"/>
          <w:rtl/>
        </w:rPr>
        <w:t xml:space="preserve"> </w:t>
      </w:r>
      <w:r w:rsidR="006B0D94">
        <w:rPr>
          <w:rFonts w:hint="cs"/>
          <w:rtl/>
        </w:rPr>
        <w:t>التي تعد أشكالا لإ</w:t>
      </w:r>
      <w:r w:rsidR="00150B40" w:rsidRPr="00DE6131">
        <w:rPr>
          <w:rFonts w:hint="cs"/>
          <w:rtl/>
        </w:rPr>
        <w:t>ستثمارات حقيقية يتكبد فيها المستثمر مبالغ كبيرة ويحقق في مقابل ذلك أ</w:t>
      </w:r>
      <w:r w:rsidR="001B262E" w:rsidRPr="00DE6131">
        <w:rPr>
          <w:rFonts w:hint="cs"/>
          <w:rtl/>
        </w:rPr>
        <w:t>رباح م</w:t>
      </w:r>
      <w:r w:rsidR="00150B40" w:rsidRPr="00DE6131">
        <w:rPr>
          <w:rFonts w:hint="cs"/>
          <w:rtl/>
        </w:rPr>
        <w:t>عتبرة.</w:t>
      </w:r>
      <w:r w:rsidR="003C4004" w:rsidRPr="00DE6131">
        <w:rPr>
          <w:rFonts w:hint="cs"/>
          <w:rtl/>
        </w:rPr>
        <w:t xml:space="preserve"> </w:t>
      </w:r>
    </w:p>
    <w:p w14:paraId="6C2A6FCE" w14:textId="56F79C28" w:rsidR="000C0CD4" w:rsidRPr="00DE6131" w:rsidRDefault="003C4004" w:rsidP="00D74548">
      <w:pPr>
        <w:rPr>
          <w:rtl/>
        </w:rPr>
      </w:pPr>
      <w:r w:rsidRPr="00DE6131">
        <w:rPr>
          <w:rFonts w:hint="cs"/>
          <w:rtl/>
        </w:rPr>
        <w:lastRenderedPageBreak/>
        <w:t xml:space="preserve">وتمثل مساهمة صاحب التفويض بهذه المبالغ المالية سواء في إقامة المرفق العام أو في تسييره فقط </w:t>
      </w:r>
      <w:r w:rsidR="006B0D94">
        <w:rPr>
          <w:rFonts w:hint="cs"/>
          <w:rtl/>
        </w:rPr>
        <w:t xml:space="preserve">، </w:t>
      </w:r>
      <w:r w:rsidRPr="00DE6131">
        <w:rPr>
          <w:rFonts w:hint="cs"/>
          <w:rtl/>
        </w:rPr>
        <w:t xml:space="preserve">جزء من الموارد المالية التي تشكل أحد المصادر التي يمول المرفق العام عن </w:t>
      </w:r>
      <w:r w:rsidR="009F1152" w:rsidRPr="00DE6131">
        <w:rPr>
          <w:rFonts w:hint="cs"/>
          <w:rtl/>
        </w:rPr>
        <w:t xml:space="preserve">طريقها وتشكل في الوقت ذاته </w:t>
      </w:r>
      <w:r w:rsidR="00A91CA8">
        <w:rPr>
          <w:rFonts w:hint="cs"/>
          <w:rtl/>
        </w:rPr>
        <w:t>ال</w:t>
      </w:r>
      <w:r w:rsidR="009F1152" w:rsidRPr="00DE6131">
        <w:rPr>
          <w:rFonts w:hint="cs"/>
          <w:rtl/>
        </w:rPr>
        <w:t>أعباء ال</w:t>
      </w:r>
      <w:r w:rsidR="00A91CA8">
        <w:rPr>
          <w:rFonts w:hint="cs"/>
          <w:rtl/>
        </w:rPr>
        <w:t>إ</w:t>
      </w:r>
      <w:r w:rsidR="009F1152" w:rsidRPr="00DE6131">
        <w:rPr>
          <w:rFonts w:hint="cs"/>
          <w:rtl/>
        </w:rPr>
        <w:t xml:space="preserve">ستثمارية </w:t>
      </w:r>
      <w:r w:rsidR="00A91CA8">
        <w:rPr>
          <w:rFonts w:hint="cs"/>
          <w:rtl/>
        </w:rPr>
        <w:t>و</w:t>
      </w:r>
      <w:r w:rsidR="009F1152" w:rsidRPr="00DE6131">
        <w:rPr>
          <w:rFonts w:hint="cs"/>
          <w:rtl/>
        </w:rPr>
        <w:t xml:space="preserve">تتكون من مجموع النفقات التي </w:t>
      </w:r>
      <w:r w:rsidR="00D510EC" w:rsidRPr="00DE6131">
        <w:rPr>
          <w:rFonts w:hint="cs"/>
          <w:rtl/>
        </w:rPr>
        <w:t>تكبدها</w:t>
      </w:r>
      <w:r w:rsidR="009F1152" w:rsidRPr="00DE6131">
        <w:rPr>
          <w:rFonts w:hint="cs"/>
          <w:rtl/>
        </w:rPr>
        <w:t xml:space="preserve"> المفوض</w:t>
      </w:r>
      <w:r w:rsidRPr="00DE6131">
        <w:rPr>
          <w:rFonts w:hint="cs"/>
          <w:rtl/>
        </w:rPr>
        <w:t xml:space="preserve"> له المستثمر في</w:t>
      </w:r>
      <w:r w:rsidR="009F1152" w:rsidRPr="00DE6131">
        <w:rPr>
          <w:rFonts w:hint="cs"/>
          <w:rtl/>
        </w:rPr>
        <w:t xml:space="preserve"> هذا الإطار، وقد تكون هذه النفقات في شكل</w:t>
      </w:r>
      <w:r w:rsidRPr="00DE6131">
        <w:rPr>
          <w:rFonts w:hint="cs"/>
          <w:rtl/>
        </w:rPr>
        <w:t xml:space="preserve"> أجور </w:t>
      </w:r>
      <w:r w:rsidR="009F1152" w:rsidRPr="00DE6131">
        <w:rPr>
          <w:rFonts w:hint="cs"/>
          <w:rtl/>
        </w:rPr>
        <w:t>ل</w:t>
      </w:r>
      <w:r w:rsidRPr="00DE6131">
        <w:rPr>
          <w:rFonts w:hint="cs"/>
          <w:rtl/>
        </w:rPr>
        <w:t>لعمال</w:t>
      </w:r>
      <w:r w:rsidR="009F1152" w:rsidRPr="00DE6131">
        <w:rPr>
          <w:rFonts w:hint="cs"/>
          <w:rtl/>
        </w:rPr>
        <w:t xml:space="preserve"> أو</w:t>
      </w:r>
      <w:r w:rsidR="00D510EC" w:rsidRPr="00DE6131">
        <w:rPr>
          <w:rFonts w:hint="cs"/>
          <w:rtl/>
        </w:rPr>
        <w:t xml:space="preserve"> </w:t>
      </w:r>
      <w:r w:rsidR="009F1152" w:rsidRPr="00DE6131">
        <w:rPr>
          <w:rFonts w:hint="cs"/>
          <w:rtl/>
        </w:rPr>
        <w:t>ثمن للوسائل</w:t>
      </w:r>
      <w:r w:rsidRPr="00DE6131">
        <w:rPr>
          <w:rFonts w:hint="cs"/>
          <w:rtl/>
        </w:rPr>
        <w:t xml:space="preserve"> </w:t>
      </w:r>
      <w:r w:rsidR="009F1152" w:rsidRPr="00DE6131">
        <w:rPr>
          <w:rFonts w:hint="cs"/>
          <w:rtl/>
        </w:rPr>
        <w:t>و</w:t>
      </w:r>
      <w:r w:rsidRPr="00DE6131">
        <w:rPr>
          <w:rFonts w:hint="cs"/>
          <w:rtl/>
        </w:rPr>
        <w:t xml:space="preserve">العتاد </w:t>
      </w:r>
      <w:r w:rsidR="009F1152" w:rsidRPr="00DE6131">
        <w:rPr>
          <w:rFonts w:hint="cs"/>
          <w:rtl/>
        </w:rPr>
        <w:t>اللازم لعملية التشغيل والهدف من وراء ذلك هو تحقيق</w:t>
      </w:r>
      <w:r w:rsidRPr="00DE6131">
        <w:rPr>
          <w:rFonts w:hint="cs"/>
          <w:rtl/>
        </w:rPr>
        <w:t xml:space="preserve"> قدر معين من الربح</w:t>
      </w:r>
      <w:r w:rsidR="009F1152" w:rsidRPr="00DE6131">
        <w:rPr>
          <w:rFonts w:hint="cs"/>
          <w:rtl/>
        </w:rPr>
        <w:t xml:space="preserve"> </w:t>
      </w:r>
      <w:r w:rsidRPr="00DE6131">
        <w:rPr>
          <w:rFonts w:hint="cs"/>
          <w:rtl/>
        </w:rPr>
        <w:t xml:space="preserve">من جهة </w:t>
      </w:r>
      <w:r w:rsidR="009F1152" w:rsidRPr="00DE6131">
        <w:rPr>
          <w:rFonts w:hint="cs"/>
          <w:rtl/>
        </w:rPr>
        <w:t>وتغطية النفقات الضرورية اللازمة</w:t>
      </w:r>
      <w:r w:rsidRPr="00DE6131">
        <w:rPr>
          <w:rStyle w:val="Appelnotedebasdep"/>
          <w:color w:val="000000" w:themeColor="text1"/>
          <w:rtl/>
        </w:rPr>
        <w:footnoteReference w:id="383"/>
      </w:r>
      <w:r w:rsidR="009F1152" w:rsidRPr="00DE6131">
        <w:rPr>
          <w:rFonts w:hint="cs"/>
          <w:rtl/>
        </w:rPr>
        <w:t xml:space="preserve">، </w:t>
      </w:r>
      <w:r w:rsidR="00A91CA8">
        <w:rPr>
          <w:rFonts w:hint="cs"/>
          <w:rtl/>
        </w:rPr>
        <w:t>وبالتالي فإ</w:t>
      </w:r>
      <w:r w:rsidR="000C0CD4" w:rsidRPr="00DE6131">
        <w:rPr>
          <w:rFonts w:hint="cs"/>
          <w:rtl/>
        </w:rPr>
        <w:t xml:space="preserve">ن </w:t>
      </w:r>
      <w:r w:rsidR="00D510EC" w:rsidRPr="00DE6131">
        <w:rPr>
          <w:rFonts w:hint="cs"/>
          <w:rtl/>
        </w:rPr>
        <w:t>مساهم</w:t>
      </w:r>
      <w:r w:rsidR="00D510EC" w:rsidRPr="00DE6131">
        <w:rPr>
          <w:rtl/>
        </w:rPr>
        <w:t>ة</w:t>
      </w:r>
      <w:r w:rsidR="000C0CD4" w:rsidRPr="00DE6131">
        <w:rPr>
          <w:rFonts w:hint="cs"/>
          <w:rtl/>
        </w:rPr>
        <w:t xml:space="preserve"> المفوض له في تمويل المرفق العام بالإضافة الى كونها مظهر من المظاهر التي تؤكد وجود عملية استثمارية حقيقية في المرفق العام الغرض من ورائها تحقيق مكاسب ربحية</w:t>
      </w:r>
      <w:r w:rsidR="00A91CA8">
        <w:rPr>
          <w:rFonts w:hint="cs"/>
          <w:rtl/>
        </w:rPr>
        <w:t>،</w:t>
      </w:r>
      <w:r w:rsidR="000C0CD4" w:rsidRPr="00DE6131">
        <w:rPr>
          <w:rFonts w:hint="cs"/>
          <w:rtl/>
        </w:rPr>
        <w:t xml:space="preserve"> فهي من ناحية أخرى تمثل ضمانة حقيقية لديمومة سير المرفق العام المفوض وفق المبادئ المقررة له باعتبار ضمان التمويل المستمر للمرفق العام يضفي الى ضمان استمرارية الخدمة العمومية ويصب في النهاية في إطار حماية الصالح العام بكل عناصره.</w:t>
      </w:r>
    </w:p>
    <w:p w14:paraId="33D3E1F6" w14:textId="3A5A79A8" w:rsidR="00EF0849" w:rsidRPr="00DE6131" w:rsidRDefault="000C0CD4" w:rsidP="00D74548">
      <w:pPr>
        <w:rPr>
          <w:rtl/>
        </w:rPr>
      </w:pPr>
      <w:r w:rsidRPr="00DE6131">
        <w:rPr>
          <w:rFonts w:hint="cs"/>
          <w:rtl/>
        </w:rPr>
        <w:t xml:space="preserve">لأنه في الأخير هناك خصوصية </w:t>
      </w:r>
      <w:r w:rsidR="00462A3C" w:rsidRPr="00DE6131">
        <w:rPr>
          <w:rFonts w:hint="cs"/>
          <w:rtl/>
        </w:rPr>
        <w:t xml:space="preserve"> لهذا الاستثمار</w:t>
      </w:r>
      <w:r w:rsidRPr="00DE6131">
        <w:rPr>
          <w:rFonts w:hint="cs"/>
          <w:rtl/>
        </w:rPr>
        <w:t xml:space="preserve"> </w:t>
      </w:r>
      <w:r w:rsidR="00462A3C" w:rsidRPr="00DE6131">
        <w:rPr>
          <w:rFonts w:hint="cs"/>
          <w:rtl/>
        </w:rPr>
        <w:t xml:space="preserve">تتعلق </w:t>
      </w:r>
      <w:r w:rsidRPr="00DE6131">
        <w:rPr>
          <w:rFonts w:hint="cs"/>
          <w:rtl/>
        </w:rPr>
        <w:t>في جوهرها</w:t>
      </w:r>
      <w:r w:rsidR="00462A3C" w:rsidRPr="00DE6131">
        <w:rPr>
          <w:rFonts w:hint="cs"/>
          <w:rtl/>
        </w:rPr>
        <w:t xml:space="preserve"> بالمصلحة العامة</w:t>
      </w:r>
      <w:r w:rsidRPr="00DE6131">
        <w:rPr>
          <w:rFonts w:hint="cs"/>
          <w:rtl/>
        </w:rPr>
        <w:t xml:space="preserve"> بكل جوانبها وتقتضي</w:t>
      </w:r>
      <w:r w:rsidR="00A91CA8">
        <w:rPr>
          <w:rFonts w:hint="cs"/>
          <w:rtl/>
        </w:rPr>
        <w:t xml:space="preserve"> تأ</w:t>
      </w:r>
      <w:r w:rsidR="00462A3C" w:rsidRPr="00DE6131">
        <w:rPr>
          <w:rFonts w:hint="cs"/>
          <w:rtl/>
        </w:rPr>
        <w:t>مين استمرارية المرفق العام بكل فعالية</w:t>
      </w:r>
      <w:r w:rsidR="00A91CA8">
        <w:rPr>
          <w:rFonts w:hint="cs"/>
          <w:rtl/>
        </w:rPr>
        <w:t>،</w:t>
      </w:r>
      <w:r w:rsidR="00462A3C" w:rsidRPr="00DE6131">
        <w:rPr>
          <w:rFonts w:hint="cs"/>
          <w:rtl/>
        </w:rPr>
        <w:t xml:space="preserve"> </w:t>
      </w:r>
      <w:r w:rsidRPr="00DE6131">
        <w:rPr>
          <w:rFonts w:hint="cs"/>
          <w:rtl/>
        </w:rPr>
        <w:t>وفي كل الظ</w:t>
      </w:r>
      <w:r w:rsidR="00A91CA8">
        <w:rPr>
          <w:rFonts w:hint="cs"/>
          <w:rtl/>
        </w:rPr>
        <w:t>روف المحيطة بعملية تحقيق المرفق</w:t>
      </w:r>
      <w:r w:rsidR="004443F3" w:rsidRPr="00DE6131">
        <w:rPr>
          <w:rFonts w:hint="cs"/>
          <w:rtl/>
        </w:rPr>
        <w:t xml:space="preserve"> فضمان المصلحة العامة </w:t>
      </w:r>
      <w:r w:rsidR="00D510EC" w:rsidRPr="00DE6131">
        <w:rPr>
          <w:rFonts w:hint="cs"/>
          <w:rtl/>
        </w:rPr>
        <w:t>يسير</w:t>
      </w:r>
      <w:r w:rsidR="004443F3" w:rsidRPr="00DE6131">
        <w:rPr>
          <w:rFonts w:hint="cs"/>
          <w:rtl/>
        </w:rPr>
        <w:t xml:space="preserve"> بالموازاة مع هدف المستثمر في بلوغ المردودية والفعالية الاقتصادية</w:t>
      </w:r>
      <w:r w:rsidR="00A91CA8">
        <w:rPr>
          <w:rFonts w:hint="cs"/>
          <w:rtl/>
        </w:rPr>
        <w:t>،</w:t>
      </w:r>
      <w:r w:rsidR="004443F3" w:rsidRPr="00DE6131">
        <w:rPr>
          <w:rFonts w:hint="cs"/>
          <w:rtl/>
        </w:rPr>
        <w:t xml:space="preserve"> وهذا </w:t>
      </w:r>
      <w:r w:rsidR="00D510EC" w:rsidRPr="00DE6131">
        <w:rPr>
          <w:rFonts w:hint="cs"/>
          <w:rtl/>
        </w:rPr>
        <w:t>ما يوج</w:t>
      </w:r>
      <w:r w:rsidR="00D510EC" w:rsidRPr="00DE6131">
        <w:rPr>
          <w:rtl/>
        </w:rPr>
        <w:t>ب</w:t>
      </w:r>
      <w:r w:rsidR="004443F3" w:rsidRPr="00DE6131">
        <w:rPr>
          <w:rFonts w:hint="cs"/>
          <w:rtl/>
        </w:rPr>
        <w:t xml:space="preserve"> على </w:t>
      </w:r>
      <w:r w:rsidR="00A0707A">
        <w:rPr>
          <w:rFonts w:hint="cs"/>
          <w:rtl/>
        </w:rPr>
        <w:t>الجهة</w:t>
      </w:r>
      <w:r w:rsidR="004443F3" w:rsidRPr="00DE6131">
        <w:rPr>
          <w:rFonts w:hint="cs"/>
          <w:rtl/>
        </w:rPr>
        <w:t xml:space="preserve"> المانحة للتفويض بوصفها الجهة</w:t>
      </w:r>
      <w:r w:rsidR="00462A3C" w:rsidRPr="00DE6131">
        <w:rPr>
          <w:rFonts w:hint="cs"/>
          <w:rtl/>
        </w:rPr>
        <w:t xml:space="preserve"> المسؤولة على المرفق العام التدخل</w:t>
      </w:r>
      <w:r w:rsidR="004443F3" w:rsidRPr="00DE6131">
        <w:rPr>
          <w:rFonts w:hint="cs"/>
          <w:rtl/>
        </w:rPr>
        <w:t xml:space="preserve"> للقيام </w:t>
      </w:r>
      <w:r w:rsidR="00D510EC" w:rsidRPr="00DE6131">
        <w:rPr>
          <w:rFonts w:hint="cs"/>
          <w:rtl/>
        </w:rPr>
        <w:t>بما يج</w:t>
      </w:r>
      <w:r w:rsidR="00D510EC" w:rsidRPr="00DE6131">
        <w:rPr>
          <w:rtl/>
        </w:rPr>
        <w:t>ب</w:t>
      </w:r>
      <w:r w:rsidR="004443F3" w:rsidRPr="00DE6131">
        <w:rPr>
          <w:rFonts w:hint="cs"/>
          <w:rtl/>
        </w:rPr>
        <w:t xml:space="preserve"> لح</w:t>
      </w:r>
      <w:r w:rsidR="00D510EC" w:rsidRPr="00DE6131">
        <w:rPr>
          <w:rFonts w:hint="cs"/>
          <w:rtl/>
        </w:rPr>
        <w:t>مايته</w:t>
      </w:r>
      <w:r w:rsidR="004443F3" w:rsidRPr="00DE6131">
        <w:rPr>
          <w:rFonts w:hint="cs"/>
          <w:rtl/>
        </w:rPr>
        <w:t xml:space="preserve"> حتى في الظروف غير العادية و</w:t>
      </w:r>
      <w:r w:rsidR="00462A3C" w:rsidRPr="00DE6131">
        <w:rPr>
          <w:rFonts w:hint="cs"/>
          <w:rtl/>
        </w:rPr>
        <w:t xml:space="preserve"> الظروف الطارئة والقوة القاهرة  </w:t>
      </w:r>
      <w:r w:rsidR="004443F3" w:rsidRPr="00DE6131">
        <w:rPr>
          <w:rFonts w:hint="cs"/>
          <w:rtl/>
        </w:rPr>
        <w:t xml:space="preserve">من خلال الحفاظ على قدرة المستثمر المالية </w:t>
      </w:r>
      <w:r w:rsidR="00462A3C" w:rsidRPr="00DE6131">
        <w:rPr>
          <w:rFonts w:hint="cs"/>
          <w:rtl/>
        </w:rPr>
        <w:t xml:space="preserve">من خلال إعادة التوازن المالي للعقد لضمان </w:t>
      </w:r>
      <w:r w:rsidR="004443F3" w:rsidRPr="00DE6131">
        <w:rPr>
          <w:rFonts w:hint="cs"/>
          <w:rtl/>
        </w:rPr>
        <w:t xml:space="preserve">تنفيذ المستثمر </w:t>
      </w:r>
      <w:r w:rsidR="00A0707A">
        <w:rPr>
          <w:rFonts w:hint="cs"/>
          <w:rtl/>
        </w:rPr>
        <w:t xml:space="preserve"> ل</w:t>
      </w:r>
      <w:r w:rsidR="00462A3C" w:rsidRPr="00DE6131">
        <w:rPr>
          <w:rFonts w:hint="cs"/>
          <w:rtl/>
        </w:rPr>
        <w:t>لمرفق العام</w:t>
      </w:r>
      <w:r w:rsidR="004443F3" w:rsidRPr="00DE6131">
        <w:rPr>
          <w:rFonts w:hint="cs"/>
          <w:rtl/>
        </w:rPr>
        <w:t xml:space="preserve"> المفوض في ظروف مناسبة</w:t>
      </w:r>
      <w:r w:rsidR="00462A3C" w:rsidRPr="00DE6131">
        <w:rPr>
          <w:rStyle w:val="Appelnotedebasdep"/>
          <w:color w:val="000000" w:themeColor="text1"/>
          <w:rtl/>
        </w:rPr>
        <w:footnoteReference w:id="384"/>
      </w:r>
      <w:r w:rsidR="00A0707A">
        <w:rPr>
          <w:rFonts w:hint="cs"/>
          <w:rtl/>
        </w:rPr>
        <w:t>،</w:t>
      </w:r>
      <w:r w:rsidR="004443F3" w:rsidRPr="00DE6131">
        <w:rPr>
          <w:rFonts w:hint="cs"/>
          <w:rtl/>
        </w:rPr>
        <w:t xml:space="preserve"> </w:t>
      </w:r>
      <w:r w:rsidR="00462A3C" w:rsidRPr="00DE6131">
        <w:rPr>
          <w:rFonts w:hint="cs"/>
          <w:rtl/>
        </w:rPr>
        <w:t xml:space="preserve">وهو </w:t>
      </w:r>
      <w:r w:rsidR="004443F3" w:rsidRPr="00DE6131">
        <w:rPr>
          <w:rFonts w:hint="cs"/>
          <w:rtl/>
        </w:rPr>
        <w:t>ما يضفي</w:t>
      </w:r>
      <w:r w:rsidR="00462A3C" w:rsidRPr="00DE6131">
        <w:rPr>
          <w:rFonts w:hint="cs"/>
          <w:rtl/>
        </w:rPr>
        <w:t xml:space="preserve"> </w:t>
      </w:r>
      <w:r w:rsidR="004443F3" w:rsidRPr="00DE6131">
        <w:rPr>
          <w:rFonts w:hint="cs"/>
          <w:rtl/>
        </w:rPr>
        <w:t>على عملية ا</w:t>
      </w:r>
      <w:r w:rsidR="00462A3C" w:rsidRPr="00DE6131">
        <w:rPr>
          <w:rFonts w:hint="cs"/>
          <w:rtl/>
        </w:rPr>
        <w:t>ل</w:t>
      </w:r>
      <w:r w:rsidR="00A0707A">
        <w:rPr>
          <w:rFonts w:hint="cs"/>
          <w:rtl/>
        </w:rPr>
        <w:t>إ</w:t>
      </w:r>
      <w:r w:rsidR="00462A3C" w:rsidRPr="00DE6131">
        <w:rPr>
          <w:rFonts w:hint="cs"/>
          <w:rtl/>
        </w:rPr>
        <w:t xml:space="preserve">ستثمار في المرفق العام </w:t>
      </w:r>
      <w:r w:rsidR="004443F3" w:rsidRPr="00DE6131">
        <w:rPr>
          <w:rFonts w:hint="cs"/>
          <w:rtl/>
        </w:rPr>
        <w:t xml:space="preserve">طابعا خاصا ومميزا </w:t>
      </w:r>
      <w:r w:rsidR="00D510EC" w:rsidRPr="00DE6131">
        <w:rPr>
          <w:rFonts w:hint="cs"/>
          <w:rtl/>
        </w:rPr>
        <w:t>لأنه</w:t>
      </w:r>
      <w:r w:rsidR="004443F3" w:rsidRPr="00DE6131">
        <w:rPr>
          <w:rFonts w:hint="cs"/>
          <w:rtl/>
        </w:rPr>
        <w:t xml:space="preserve"> من حيث الأصل المستثمر شخص يبحث عن الربح ولا</w:t>
      </w:r>
      <w:r w:rsidR="00D510EC" w:rsidRPr="00DE6131">
        <w:rPr>
          <w:rFonts w:hint="cs"/>
          <w:rtl/>
        </w:rPr>
        <w:t xml:space="preserve"> </w:t>
      </w:r>
      <w:r w:rsidR="004443F3" w:rsidRPr="00DE6131">
        <w:rPr>
          <w:rFonts w:hint="cs"/>
          <w:rtl/>
        </w:rPr>
        <w:t xml:space="preserve">علاقة للسلطة العامة </w:t>
      </w:r>
      <w:r w:rsidR="0011431F" w:rsidRPr="00DE6131">
        <w:rPr>
          <w:rFonts w:hint="cs"/>
          <w:rtl/>
        </w:rPr>
        <w:t xml:space="preserve">به </w:t>
      </w:r>
      <w:r w:rsidR="00A0707A">
        <w:rPr>
          <w:rFonts w:hint="cs"/>
          <w:rtl/>
        </w:rPr>
        <w:t>إ</w:t>
      </w:r>
      <w:r w:rsidR="004443F3" w:rsidRPr="00DE6131">
        <w:rPr>
          <w:rFonts w:hint="cs"/>
          <w:rtl/>
        </w:rPr>
        <w:t xml:space="preserve">لا </w:t>
      </w:r>
      <w:r w:rsidR="00462A3C" w:rsidRPr="00DE6131">
        <w:rPr>
          <w:rFonts w:hint="cs"/>
          <w:rtl/>
        </w:rPr>
        <w:t>من</w:t>
      </w:r>
      <w:r w:rsidR="004443F3" w:rsidRPr="00DE6131">
        <w:rPr>
          <w:rFonts w:hint="cs"/>
          <w:rtl/>
        </w:rPr>
        <w:t xml:space="preserve"> خلال تنظيم علاقة </w:t>
      </w:r>
      <w:r w:rsidR="00D510EC" w:rsidRPr="00DE6131">
        <w:rPr>
          <w:rFonts w:hint="cs"/>
          <w:rtl/>
        </w:rPr>
        <w:t>ال</w:t>
      </w:r>
      <w:r w:rsidR="00A0707A">
        <w:rPr>
          <w:rFonts w:hint="cs"/>
          <w:rtl/>
        </w:rPr>
        <w:t>إ</w:t>
      </w:r>
      <w:r w:rsidR="00D510EC" w:rsidRPr="00DE6131">
        <w:rPr>
          <w:rFonts w:hint="cs"/>
          <w:rtl/>
        </w:rPr>
        <w:t>ستثمار بقواع</w:t>
      </w:r>
      <w:r w:rsidR="00D510EC" w:rsidRPr="00DE6131">
        <w:rPr>
          <w:rtl/>
        </w:rPr>
        <w:t>د</w:t>
      </w:r>
      <w:r w:rsidR="0011431F" w:rsidRPr="00DE6131">
        <w:rPr>
          <w:rFonts w:hint="cs"/>
          <w:rtl/>
        </w:rPr>
        <w:t xml:space="preserve"> قانونية يتوجب عليه الالتزام بها ف</w:t>
      </w:r>
      <w:r w:rsidR="00462A3C" w:rsidRPr="00DE6131">
        <w:rPr>
          <w:rFonts w:hint="cs"/>
          <w:rtl/>
        </w:rPr>
        <w:t>الأصل</w:t>
      </w:r>
      <w:r w:rsidR="0011431F" w:rsidRPr="00DE6131">
        <w:rPr>
          <w:rFonts w:hint="cs"/>
          <w:rtl/>
        </w:rPr>
        <w:t xml:space="preserve"> أنه</w:t>
      </w:r>
      <w:r w:rsidR="00462A3C" w:rsidRPr="00DE6131">
        <w:rPr>
          <w:rFonts w:hint="cs"/>
          <w:rtl/>
        </w:rPr>
        <w:t xml:space="preserve"> هو </w:t>
      </w:r>
      <w:r w:rsidR="0011431F" w:rsidRPr="00DE6131">
        <w:rPr>
          <w:rFonts w:hint="cs"/>
          <w:rtl/>
        </w:rPr>
        <w:t>من ي</w:t>
      </w:r>
      <w:r w:rsidR="00462A3C" w:rsidRPr="00DE6131">
        <w:rPr>
          <w:rFonts w:hint="cs"/>
          <w:rtl/>
        </w:rPr>
        <w:t xml:space="preserve">تحمل </w:t>
      </w:r>
      <w:r w:rsidR="0011431F" w:rsidRPr="00DE6131">
        <w:rPr>
          <w:rFonts w:hint="cs"/>
          <w:rtl/>
        </w:rPr>
        <w:t xml:space="preserve">جميع </w:t>
      </w:r>
      <w:r w:rsidR="00462A3C" w:rsidRPr="00DE6131">
        <w:rPr>
          <w:rFonts w:hint="cs"/>
          <w:rtl/>
        </w:rPr>
        <w:t>ال</w:t>
      </w:r>
      <w:r w:rsidR="00A0707A">
        <w:rPr>
          <w:rFonts w:hint="cs"/>
          <w:rtl/>
        </w:rPr>
        <w:t xml:space="preserve">أعباء بصفة مطلقة </w:t>
      </w:r>
      <w:r w:rsidR="00462A3C" w:rsidRPr="00DE6131">
        <w:rPr>
          <w:rFonts w:hint="cs"/>
          <w:rtl/>
        </w:rPr>
        <w:t xml:space="preserve">وكاستثناء يمكن للسلطة المفوضة تحمل بعض </w:t>
      </w:r>
      <w:r w:rsidR="0011431F" w:rsidRPr="00DE6131">
        <w:rPr>
          <w:rFonts w:hint="cs"/>
          <w:rtl/>
        </w:rPr>
        <w:t>الأعباء والحفاظ على توازن العقد ،</w:t>
      </w:r>
      <w:r w:rsidR="00A0707A">
        <w:rPr>
          <w:rFonts w:hint="cs"/>
          <w:rtl/>
        </w:rPr>
        <w:t xml:space="preserve"> وكل ذلك يصب في إ</w:t>
      </w:r>
      <w:r w:rsidR="0011431F" w:rsidRPr="00DE6131">
        <w:rPr>
          <w:rFonts w:hint="cs"/>
          <w:rtl/>
        </w:rPr>
        <w:t>طار ضمان التمويل اللازم لسيرورة المرفق</w:t>
      </w:r>
      <w:r w:rsidR="00A0707A">
        <w:rPr>
          <w:rFonts w:hint="cs"/>
          <w:rtl/>
        </w:rPr>
        <w:t xml:space="preserve"> العام</w:t>
      </w:r>
      <w:r w:rsidR="0011431F" w:rsidRPr="00DE6131">
        <w:rPr>
          <w:rFonts w:hint="cs"/>
          <w:rtl/>
        </w:rPr>
        <w:t>.</w:t>
      </w:r>
    </w:p>
    <w:p w14:paraId="24A72A9E" w14:textId="1BBC2B36" w:rsidR="002F757C" w:rsidRPr="00DE6131" w:rsidRDefault="00C97ADB" w:rsidP="00D74548">
      <w:pPr>
        <w:rPr>
          <w:rtl/>
        </w:rPr>
      </w:pPr>
      <w:r w:rsidRPr="00DE6131">
        <w:rPr>
          <w:rFonts w:hint="cs"/>
          <w:rtl/>
        </w:rPr>
        <w:t>كما تمثل المبالغ التي يدفعها جمهو</w:t>
      </w:r>
      <w:r w:rsidR="001A1E89" w:rsidRPr="00DE6131">
        <w:rPr>
          <w:rFonts w:hint="cs"/>
          <w:rtl/>
        </w:rPr>
        <w:t>ر</w:t>
      </w:r>
      <w:r w:rsidRPr="00DE6131">
        <w:rPr>
          <w:rFonts w:hint="cs"/>
          <w:rtl/>
        </w:rPr>
        <w:t xml:space="preserve"> المنتفعين لقاء الخدمة التي يتلقونها من المرفق العام مصدر </w:t>
      </w:r>
      <w:r w:rsidR="001A1E89" w:rsidRPr="00DE6131">
        <w:rPr>
          <w:rFonts w:hint="cs"/>
          <w:rtl/>
        </w:rPr>
        <w:t>آ</w:t>
      </w:r>
      <w:r w:rsidRPr="00DE6131">
        <w:rPr>
          <w:rFonts w:hint="cs"/>
          <w:rtl/>
        </w:rPr>
        <w:t>خر من مصادر تمويل المرفق العام</w:t>
      </w:r>
      <w:r w:rsidR="00A0707A">
        <w:rPr>
          <w:rFonts w:hint="cs"/>
          <w:rtl/>
        </w:rPr>
        <w:t>،</w:t>
      </w:r>
      <w:r w:rsidRPr="00DE6131">
        <w:rPr>
          <w:rFonts w:hint="cs"/>
          <w:rtl/>
        </w:rPr>
        <w:t xml:space="preserve"> </w:t>
      </w:r>
      <w:r w:rsidR="001A1E89" w:rsidRPr="00DE6131">
        <w:rPr>
          <w:rFonts w:hint="cs"/>
          <w:rtl/>
        </w:rPr>
        <w:t>وتختلف هذه المساهمات التي يقدمها المنتفعين باختلاف أشكال التفويض وباختلاف الشروط التعاقدية ال</w:t>
      </w:r>
      <w:r w:rsidR="00A0707A">
        <w:rPr>
          <w:rFonts w:hint="cs"/>
          <w:rtl/>
        </w:rPr>
        <w:t>متعلقة بعقد التفويض من عقد الى آ</w:t>
      </w:r>
      <w:r w:rsidR="001A1E89" w:rsidRPr="00DE6131">
        <w:rPr>
          <w:rFonts w:hint="cs"/>
          <w:rtl/>
        </w:rPr>
        <w:t>خر وحسب طبيعة وموضوع المرفق المفوض</w:t>
      </w:r>
      <w:r w:rsidR="00D23914" w:rsidRPr="00DE6131">
        <w:rPr>
          <w:rFonts w:hint="cs"/>
          <w:rtl/>
        </w:rPr>
        <w:t xml:space="preserve"> </w:t>
      </w:r>
      <w:r w:rsidR="000157E4" w:rsidRPr="00DE6131">
        <w:rPr>
          <w:rFonts w:hint="cs"/>
          <w:rtl/>
        </w:rPr>
        <w:t>ف</w:t>
      </w:r>
      <w:r w:rsidR="00D23914" w:rsidRPr="00DE6131">
        <w:rPr>
          <w:rFonts w:hint="cs"/>
          <w:rtl/>
        </w:rPr>
        <w:t xml:space="preserve">ترتفع هذه المبالغ كلما كانت مساهمة صاحب التفويض كبيرة في إقامة المرفق العام واستغلاله في عقود معينة </w:t>
      </w:r>
      <w:r w:rsidR="000157E4" w:rsidRPr="00DE6131">
        <w:rPr>
          <w:rFonts w:hint="cs"/>
          <w:rtl/>
        </w:rPr>
        <w:t>بالذا</w:t>
      </w:r>
      <w:r w:rsidR="000157E4" w:rsidRPr="00DE6131">
        <w:rPr>
          <w:rtl/>
        </w:rPr>
        <w:t>ت</w:t>
      </w:r>
      <w:r w:rsidR="00A0707A">
        <w:rPr>
          <w:rFonts w:hint="cs"/>
          <w:rtl/>
        </w:rPr>
        <w:t xml:space="preserve"> كعقود الإ</w:t>
      </w:r>
      <w:r w:rsidR="00D23914" w:rsidRPr="00DE6131">
        <w:rPr>
          <w:rFonts w:hint="cs"/>
          <w:rtl/>
        </w:rPr>
        <w:t xml:space="preserve">متياز وتساهم معايير متعددة في تحديد قيمة ومقدار </w:t>
      </w:r>
      <w:r w:rsidR="000157E4" w:rsidRPr="00DE6131">
        <w:rPr>
          <w:rFonts w:hint="cs"/>
          <w:rtl/>
        </w:rPr>
        <w:t>التعريفات</w:t>
      </w:r>
      <w:r w:rsidR="00D23914" w:rsidRPr="00DE6131">
        <w:rPr>
          <w:rFonts w:hint="cs"/>
          <w:rtl/>
        </w:rPr>
        <w:t xml:space="preserve"> والرسوم التي تكوم ك</w:t>
      </w:r>
      <w:r w:rsidR="00A0707A">
        <w:rPr>
          <w:rFonts w:hint="cs"/>
          <w:rtl/>
        </w:rPr>
        <w:t>مقابل لخدمات المرفق منها حجم الإ</w:t>
      </w:r>
      <w:r w:rsidR="00D23914" w:rsidRPr="00DE6131">
        <w:rPr>
          <w:rFonts w:hint="cs"/>
          <w:rtl/>
        </w:rPr>
        <w:t>ستثمارات المجسدة من قبل المفوض له</w:t>
      </w:r>
      <w:r w:rsidR="00A0707A">
        <w:rPr>
          <w:rFonts w:hint="cs"/>
          <w:rtl/>
        </w:rPr>
        <w:t>،</w:t>
      </w:r>
      <w:r w:rsidR="00D23914" w:rsidRPr="00DE6131">
        <w:rPr>
          <w:rFonts w:hint="cs"/>
          <w:rtl/>
        </w:rPr>
        <w:t xml:space="preserve"> وكذا نوعية المرفق العام وطبيعته حيث تشكل تكلفة الخدمة ونوعيتها أحد أهم المعايير التي تحكم قيمة المبالغ المالية التي يدفعها المنتفعون خاصة في المرافق العامة ال</w:t>
      </w:r>
      <w:r w:rsidR="00A0707A">
        <w:rPr>
          <w:rFonts w:hint="cs"/>
          <w:rtl/>
        </w:rPr>
        <w:t>إ</w:t>
      </w:r>
      <w:r w:rsidR="00D23914" w:rsidRPr="00DE6131">
        <w:rPr>
          <w:rFonts w:hint="cs"/>
          <w:rtl/>
        </w:rPr>
        <w:t>قتصادية التي تتأ</w:t>
      </w:r>
      <w:r w:rsidR="003A692A" w:rsidRPr="00DE6131">
        <w:rPr>
          <w:rFonts w:hint="cs"/>
          <w:rtl/>
        </w:rPr>
        <w:t xml:space="preserve">ثر </w:t>
      </w:r>
      <w:r w:rsidR="00A0707A">
        <w:rPr>
          <w:rFonts w:hint="cs"/>
          <w:rtl/>
        </w:rPr>
        <w:t>الى حد كبير بقواعد المنافسة والأ</w:t>
      </w:r>
      <w:r w:rsidR="003A692A" w:rsidRPr="00DE6131">
        <w:rPr>
          <w:rFonts w:hint="cs"/>
          <w:rtl/>
        </w:rPr>
        <w:t>سعار التي تفرضها قواعد السوق، ومهما تكن قيمة المبالغ المالية التي يقع على عاتق مستخدمي المرفق العام دفعها للمستثمر فإنها تمثل طريق غير مباشر لتمويل المرفق العام فهي تدفع الى صاحب التفويض الذي بدوره يقوم بإنفاق جزء منها على المنشآت والعتاد اللازم لتسيير واستغلال المرفق العام المفوض</w:t>
      </w:r>
      <w:r w:rsidR="00A0707A">
        <w:rPr>
          <w:rFonts w:hint="cs"/>
          <w:rtl/>
        </w:rPr>
        <w:t>،</w:t>
      </w:r>
      <w:r w:rsidR="003A692A" w:rsidRPr="00DE6131">
        <w:rPr>
          <w:rFonts w:hint="cs"/>
          <w:rtl/>
        </w:rPr>
        <w:t xml:space="preserve"> بالإضافة الى مستحقات العمال المكلفون بإدارة المرفق </w:t>
      </w:r>
      <w:r w:rsidR="00DD1873">
        <w:rPr>
          <w:rFonts w:hint="cs"/>
          <w:rtl/>
        </w:rPr>
        <w:t>و</w:t>
      </w:r>
      <w:r w:rsidR="00DA4286" w:rsidRPr="00DE6131">
        <w:rPr>
          <w:rFonts w:hint="cs"/>
          <w:rtl/>
        </w:rPr>
        <w:t>جميع</w:t>
      </w:r>
      <w:r w:rsidR="003A692A" w:rsidRPr="00DE6131">
        <w:rPr>
          <w:rFonts w:hint="cs"/>
          <w:rtl/>
        </w:rPr>
        <w:t xml:space="preserve"> النفقات ال</w:t>
      </w:r>
      <w:r w:rsidR="00DD1873">
        <w:rPr>
          <w:rFonts w:hint="cs"/>
          <w:rtl/>
        </w:rPr>
        <w:t>إ</w:t>
      </w:r>
      <w:r w:rsidR="003A692A" w:rsidRPr="00DE6131">
        <w:rPr>
          <w:rFonts w:hint="cs"/>
          <w:rtl/>
        </w:rPr>
        <w:t>جباري</w:t>
      </w:r>
      <w:r w:rsidR="00DD1873">
        <w:rPr>
          <w:rFonts w:hint="cs"/>
          <w:rtl/>
        </w:rPr>
        <w:t>ة والضرورية لتنفيذ المرفق العام</w:t>
      </w:r>
      <w:r w:rsidR="003A692A" w:rsidRPr="00DE6131">
        <w:rPr>
          <w:rFonts w:hint="cs"/>
          <w:rtl/>
        </w:rPr>
        <w:t>.</w:t>
      </w:r>
    </w:p>
    <w:p w14:paraId="45F6C88E" w14:textId="60C13DE7" w:rsidR="0059032E" w:rsidRDefault="00DD1873" w:rsidP="00D74548">
      <w:pPr>
        <w:rPr>
          <w:rtl/>
        </w:rPr>
      </w:pPr>
      <w:r>
        <w:rPr>
          <w:rFonts w:hint="cs"/>
          <w:rtl/>
        </w:rPr>
        <w:t>بالإضافة إ</w:t>
      </w:r>
      <w:r w:rsidR="00DA4286" w:rsidRPr="00DE6131">
        <w:rPr>
          <w:rFonts w:hint="cs"/>
          <w:rtl/>
        </w:rPr>
        <w:t xml:space="preserve">لا أن هناك موارد أخرى يمكن أن تشكل جزءا من المصادر التمويلية للمرفق العام لاسيما المساهمات التي تقدمها السلطة المفوضة على شكل منح للمفوض اليه خاصة في العقود التي تنخفض فيها مساهمة المستثمر كعقد التسيير وعقد الوكالة المحفزة التي </w:t>
      </w:r>
      <w:r w:rsidR="000157E4" w:rsidRPr="00DE6131">
        <w:rPr>
          <w:rFonts w:hint="cs"/>
          <w:rtl/>
        </w:rPr>
        <w:t>تضطلع</w:t>
      </w:r>
      <w:r w:rsidR="00DA4286" w:rsidRPr="00DE6131">
        <w:rPr>
          <w:rFonts w:hint="cs"/>
          <w:rtl/>
        </w:rPr>
        <w:t xml:space="preserve"> فيها السلطة المفوضة </w:t>
      </w:r>
      <w:r w:rsidR="000157E4" w:rsidRPr="00DE6131">
        <w:rPr>
          <w:rFonts w:hint="cs"/>
          <w:rtl/>
        </w:rPr>
        <w:t>بتغطية</w:t>
      </w:r>
      <w:r w:rsidR="00DA4286" w:rsidRPr="00DE6131">
        <w:rPr>
          <w:rFonts w:hint="cs"/>
          <w:rtl/>
        </w:rPr>
        <w:t xml:space="preserve"> الجزء </w:t>
      </w:r>
      <w:r w:rsidR="0059032E" w:rsidRPr="00DE6131">
        <w:rPr>
          <w:rFonts w:hint="cs"/>
          <w:rtl/>
        </w:rPr>
        <w:t>المهم</w:t>
      </w:r>
      <w:r w:rsidR="00DA4286" w:rsidRPr="00DE6131">
        <w:rPr>
          <w:rFonts w:hint="cs"/>
          <w:rtl/>
        </w:rPr>
        <w:t xml:space="preserve"> من نفقات </w:t>
      </w:r>
      <w:r w:rsidR="0059032E" w:rsidRPr="00DE6131">
        <w:rPr>
          <w:rFonts w:hint="cs"/>
          <w:rtl/>
        </w:rPr>
        <w:t>تجهيز وتسيير</w:t>
      </w:r>
      <w:r w:rsidR="00DA4286" w:rsidRPr="00DE6131">
        <w:rPr>
          <w:rFonts w:hint="cs"/>
          <w:rtl/>
        </w:rPr>
        <w:t xml:space="preserve"> المرفق العام </w:t>
      </w:r>
      <w:r w:rsidR="00CE319C" w:rsidRPr="00DE6131">
        <w:rPr>
          <w:rFonts w:hint="cs"/>
          <w:rtl/>
        </w:rPr>
        <w:t>المفوض</w:t>
      </w:r>
      <w:r>
        <w:rPr>
          <w:rFonts w:hint="cs"/>
          <w:rtl/>
        </w:rPr>
        <w:t>،</w:t>
      </w:r>
      <w:r w:rsidR="00CE319C" w:rsidRPr="00DE6131">
        <w:rPr>
          <w:rFonts w:hint="cs"/>
          <w:rtl/>
        </w:rPr>
        <w:t xml:space="preserve"> حيث</w:t>
      </w:r>
      <w:r w:rsidR="00DA4286" w:rsidRPr="00DE6131">
        <w:rPr>
          <w:rFonts w:hint="cs"/>
          <w:rtl/>
        </w:rPr>
        <w:t xml:space="preserve"> تشكل هذه المنح التي تقدمها السلطة المفوض لمسير المرفق العام أحد مصادر </w:t>
      </w:r>
      <w:r w:rsidR="0059032E" w:rsidRPr="00DE6131">
        <w:rPr>
          <w:rFonts w:hint="cs"/>
          <w:rtl/>
        </w:rPr>
        <w:t>تمويل</w:t>
      </w:r>
      <w:r w:rsidR="00DA4286" w:rsidRPr="00DE6131">
        <w:rPr>
          <w:rFonts w:hint="cs"/>
          <w:rtl/>
        </w:rPr>
        <w:t xml:space="preserve"> المرفق </w:t>
      </w:r>
      <w:r w:rsidR="00CE319C" w:rsidRPr="00DE6131">
        <w:rPr>
          <w:rFonts w:hint="cs"/>
          <w:rtl/>
        </w:rPr>
        <w:t>التي تضمن ا</w:t>
      </w:r>
      <w:r w:rsidR="00C97ADB" w:rsidRPr="00DE6131">
        <w:rPr>
          <w:rFonts w:hint="cs"/>
          <w:rtl/>
        </w:rPr>
        <w:t>ستمراريته</w:t>
      </w:r>
      <w:r w:rsidR="00462A3C" w:rsidRPr="00DE6131">
        <w:rPr>
          <w:rFonts w:hint="cs"/>
          <w:rtl/>
        </w:rPr>
        <w:t xml:space="preserve"> و</w:t>
      </w:r>
      <w:r w:rsidR="0059032E" w:rsidRPr="00DE6131">
        <w:rPr>
          <w:rFonts w:hint="cs"/>
          <w:rtl/>
        </w:rPr>
        <w:t>انتظام</w:t>
      </w:r>
      <w:r w:rsidR="00CE319C" w:rsidRPr="00DE6131">
        <w:rPr>
          <w:rFonts w:hint="cs"/>
          <w:rtl/>
        </w:rPr>
        <w:t xml:space="preserve"> </w:t>
      </w:r>
      <w:r w:rsidR="0059032E" w:rsidRPr="00DE6131">
        <w:rPr>
          <w:rFonts w:hint="cs"/>
          <w:rtl/>
        </w:rPr>
        <w:t>النشاط المرفقي المستهدف.</w:t>
      </w:r>
    </w:p>
    <w:p w14:paraId="1ED8170A" w14:textId="0094880D" w:rsidR="00EB6B53" w:rsidRDefault="00EB6B53" w:rsidP="00D74548">
      <w:pPr>
        <w:rPr>
          <w:rtl/>
        </w:rPr>
      </w:pPr>
      <w:r>
        <w:rPr>
          <w:rFonts w:hint="cs"/>
          <w:rtl/>
        </w:rPr>
        <w:lastRenderedPageBreak/>
        <w:t>بالإضافة ال</w:t>
      </w:r>
      <w:r w:rsidR="00DC7467">
        <w:rPr>
          <w:rFonts w:hint="cs"/>
          <w:rtl/>
        </w:rPr>
        <w:t>ى</w:t>
      </w:r>
      <w:r w:rsidR="00DD1873">
        <w:rPr>
          <w:rFonts w:hint="cs"/>
          <w:rtl/>
        </w:rPr>
        <w:t xml:space="preserve"> أ</w:t>
      </w:r>
      <w:r>
        <w:rPr>
          <w:rFonts w:hint="cs"/>
          <w:rtl/>
        </w:rPr>
        <w:t>ن تمويل المرفق العام يشكل أحد البواعث الرئيسية والجوهرية الت</w:t>
      </w:r>
      <w:r w:rsidR="00DD1873">
        <w:rPr>
          <w:rFonts w:hint="cs"/>
          <w:rtl/>
        </w:rPr>
        <w:t>ي دفعت السلطات العامة الى تبني إ</w:t>
      </w:r>
      <w:r>
        <w:rPr>
          <w:rFonts w:hint="cs"/>
          <w:rtl/>
        </w:rPr>
        <w:t xml:space="preserve">شراك الغير في إدارة </w:t>
      </w:r>
      <w:r w:rsidR="00DC7467">
        <w:rPr>
          <w:rFonts w:hint="cs"/>
          <w:rtl/>
        </w:rPr>
        <w:t>واستغلال</w:t>
      </w:r>
      <w:r>
        <w:rPr>
          <w:rFonts w:hint="cs"/>
          <w:rtl/>
        </w:rPr>
        <w:t xml:space="preserve"> المرافق العامة</w:t>
      </w:r>
      <w:r w:rsidR="00DD1873">
        <w:rPr>
          <w:rFonts w:hint="cs"/>
          <w:rtl/>
        </w:rPr>
        <w:t>،</w:t>
      </w:r>
      <w:r>
        <w:rPr>
          <w:rFonts w:hint="cs"/>
          <w:rtl/>
        </w:rPr>
        <w:t xml:space="preserve"> </w:t>
      </w:r>
      <w:r w:rsidR="00DD1873">
        <w:rPr>
          <w:rFonts w:hint="cs"/>
          <w:rtl/>
        </w:rPr>
        <w:t>ذلك أ</w:t>
      </w:r>
      <w:r w:rsidR="00D504C9">
        <w:rPr>
          <w:rFonts w:hint="cs"/>
          <w:rtl/>
        </w:rPr>
        <w:t xml:space="preserve">ن المشاريع العامة في </w:t>
      </w:r>
      <w:r w:rsidR="00DC7467">
        <w:rPr>
          <w:rFonts w:hint="cs"/>
          <w:rtl/>
        </w:rPr>
        <w:t xml:space="preserve">غالب </w:t>
      </w:r>
      <w:r w:rsidR="00D504C9">
        <w:rPr>
          <w:rFonts w:hint="cs"/>
          <w:rtl/>
        </w:rPr>
        <w:t xml:space="preserve">الأحيان تحتاج الى موارد مالية من أجل </w:t>
      </w:r>
      <w:r w:rsidR="005D58EC">
        <w:rPr>
          <w:rFonts w:hint="cs"/>
          <w:rtl/>
        </w:rPr>
        <w:t>تأمينها</w:t>
      </w:r>
      <w:r w:rsidR="00717D3E">
        <w:rPr>
          <w:rFonts w:hint="cs"/>
          <w:rtl/>
        </w:rPr>
        <w:t xml:space="preserve"> ولأن عملية التسيير</w:t>
      </w:r>
      <w:r w:rsidR="00E00E93">
        <w:rPr>
          <w:rFonts w:hint="cs"/>
          <w:rtl/>
        </w:rPr>
        <w:t>المباشر قد أدت في كثير من الأحيان الى تسجيل عجز المالية العا</w:t>
      </w:r>
      <w:r w:rsidR="00594D06">
        <w:rPr>
          <w:rFonts w:hint="cs"/>
          <w:rtl/>
        </w:rPr>
        <w:t xml:space="preserve">مة عن تغطية أعباء ونفقات تسيير هذه المرافق فانتهجت السلطات العامة أسلوب التفويض في الأساس من أجل خلق </w:t>
      </w:r>
      <w:r w:rsidR="000F29CC">
        <w:rPr>
          <w:rFonts w:hint="cs"/>
          <w:rtl/>
        </w:rPr>
        <w:t>الموارد المالية ال</w:t>
      </w:r>
      <w:r w:rsidR="00717D3E">
        <w:rPr>
          <w:rFonts w:hint="cs"/>
          <w:rtl/>
        </w:rPr>
        <w:t>لازمة لتمويل المرافق العامة بالإ</w:t>
      </w:r>
      <w:r w:rsidR="000F29CC">
        <w:rPr>
          <w:rFonts w:hint="cs"/>
          <w:rtl/>
        </w:rPr>
        <w:t>ستعانة بمصادر مختلفة بعيدا عن موازنة الدولة.</w:t>
      </w:r>
    </w:p>
    <w:p w14:paraId="51618FDC" w14:textId="0D753F8C" w:rsidR="00922DE4" w:rsidRDefault="00B201BE" w:rsidP="00D74548">
      <w:pPr>
        <w:rPr>
          <w:rtl/>
        </w:rPr>
      </w:pPr>
      <w:r>
        <w:rPr>
          <w:rFonts w:hint="cs"/>
          <w:rtl/>
        </w:rPr>
        <w:t>فال</w:t>
      </w:r>
      <w:r w:rsidR="005D58EC">
        <w:rPr>
          <w:rFonts w:hint="cs"/>
          <w:rtl/>
        </w:rPr>
        <w:t>ن</w:t>
      </w:r>
      <w:r>
        <w:rPr>
          <w:rFonts w:hint="cs"/>
          <w:rtl/>
        </w:rPr>
        <w:t>جاح في ت</w:t>
      </w:r>
      <w:r w:rsidR="00717D3E">
        <w:rPr>
          <w:rFonts w:hint="cs"/>
          <w:rtl/>
        </w:rPr>
        <w:t>أ</w:t>
      </w:r>
      <w:r>
        <w:rPr>
          <w:rFonts w:hint="cs"/>
          <w:rtl/>
        </w:rPr>
        <w:t xml:space="preserve">مين المورد المالي اللازم </w:t>
      </w:r>
      <w:r w:rsidR="005D58EC">
        <w:rPr>
          <w:rFonts w:hint="cs"/>
          <w:rtl/>
        </w:rPr>
        <w:t>لتسيير</w:t>
      </w:r>
      <w:r>
        <w:rPr>
          <w:rFonts w:hint="cs"/>
          <w:rtl/>
        </w:rPr>
        <w:t xml:space="preserve"> المرفق العام المفوض يشكل نجاحا لآلية التفويض باعتباره الهدف </w:t>
      </w:r>
      <w:r w:rsidR="00717D3E">
        <w:rPr>
          <w:rFonts w:hint="cs"/>
          <w:rtl/>
        </w:rPr>
        <w:t>الأ</w:t>
      </w:r>
      <w:r w:rsidR="009D4746">
        <w:rPr>
          <w:rFonts w:hint="cs"/>
          <w:rtl/>
        </w:rPr>
        <w:t>ول</w:t>
      </w:r>
      <w:r w:rsidR="00830431">
        <w:rPr>
          <w:rFonts w:hint="cs"/>
          <w:rtl/>
        </w:rPr>
        <w:t>ي</w:t>
      </w:r>
      <w:r w:rsidR="009D4746">
        <w:rPr>
          <w:rFonts w:hint="cs"/>
          <w:rtl/>
        </w:rPr>
        <w:t xml:space="preserve"> </w:t>
      </w:r>
      <w:r>
        <w:rPr>
          <w:rFonts w:hint="cs"/>
          <w:rtl/>
        </w:rPr>
        <w:t>الذي تترتب عليه أهداف ا</w:t>
      </w:r>
      <w:r w:rsidR="009D4746">
        <w:rPr>
          <w:rFonts w:hint="cs"/>
          <w:rtl/>
        </w:rPr>
        <w:t xml:space="preserve">لسلطات المانحة جميعها فضمان المورد المالي المنتظم </w:t>
      </w:r>
      <w:r w:rsidR="00775806">
        <w:rPr>
          <w:rFonts w:hint="cs"/>
          <w:rtl/>
        </w:rPr>
        <w:t xml:space="preserve">يؤمن </w:t>
      </w:r>
      <w:r w:rsidR="0047052E">
        <w:rPr>
          <w:rFonts w:hint="cs"/>
          <w:rtl/>
        </w:rPr>
        <w:t>استمرار المرف</w:t>
      </w:r>
      <w:r w:rsidR="0047052E">
        <w:rPr>
          <w:rtl/>
        </w:rPr>
        <w:t>ق</w:t>
      </w:r>
      <w:r w:rsidR="00775806">
        <w:rPr>
          <w:rFonts w:hint="cs"/>
          <w:rtl/>
        </w:rPr>
        <w:t xml:space="preserve"> العام وانتظام خدماته وينعكس ذلك بالإيجاب على كل أطراف العلاقة العقدية </w:t>
      </w:r>
      <w:r w:rsidR="00EB612D">
        <w:rPr>
          <w:rFonts w:hint="cs"/>
          <w:rtl/>
        </w:rPr>
        <w:t xml:space="preserve">المتمثلة في السلطة المفوضة والمفوض له ويمتد كذلك الى مستخدمي المرفق العام </w:t>
      </w:r>
      <w:r w:rsidR="0013593E">
        <w:rPr>
          <w:rFonts w:hint="cs"/>
          <w:rtl/>
        </w:rPr>
        <w:t xml:space="preserve">باعتبارهم المعنيين بخدمات المرفق العام محل </w:t>
      </w:r>
      <w:r w:rsidR="00922DE4">
        <w:rPr>
          <w:rFonts w:hint="cs"/>
          <w:rtl/>
        </w:rPr>
        <w:t>التفويض.</w:t>
      </w:r>
    </w:p>
    <w:p w14:paraId="74DD3573" w14:textId="3D573E23" w:rsidR="00B201BE" w:rsidRDefault="00922DE4" w:rsidP="00D74548">
      <w:pPr>
        <w:rPr>
          <w:rtl/>
        </w:rPr>
      </w:pPr>
      <w:r w:rsidRPr="00DE6131">
        <w:rPr>
          <w:rFonts w:hint="cs"/>
          <w:rtl/>
        </w:rPr>
        <w:t xml:space="preserve">وعلى العموم تعتبر العائدات المالية مهما كان مصدرها في عقد التفويض هي المحرك الأساسي لهذا الطريق المستحدث في التسيير غير المباشر للمرافق العامة حيث تعتبر هذه المبالغ المالية </w:t>
      </w:r>
      <w:r>
        <w:rPr>
          <w:rFonts w:hint="cs"/>
          <w:rtl/>
        </w:rPr>
        <w:t xml:space="preserve">في </w:t>
      </w:r>
      <w:r w:rsidRPr="00DE6131">
        <w:rPr>
          <w:rFonts w:hint="cs"/>
          <w:rtl/>
        </w:rPr>
        <w:t>المحصلة الضامن الرئيسي وال</w:t>
      </w:r>
      <w:r w:rsidR="00830431">
        <w:rPr>
          <w:rFonts w:hint="cs"/>
          <w:rtl/>
        </w:rPr>
        <w:t>أ</w:t>
      </w:r>
      <w:r w:rsidRPr="00DE6131">
        <w:rPr>
          <w:rFonts w:hint="cs"/>
          <w:rtl/>
        </w:rPr>
        <w:t>ساسي الذي يكفل تواصل خدمات الم</w:t>
      </w:r>
      <w:r w:rsidR="00830431">
        <w:rPr>
          <w:rFonts w:hint="cs"/>
          <w:rtl/>
        </w:rPr>
        <w:t>رفق بشكل دائم ويضمن من جانب آخر</w:t>
      </w:r>
      <w:r w:rsidRPr="00DE6131">
        <w:rPr>
          <w:rFonts w:hint="cs"/>
          <w:rtl/>
        </w:rPr>
        <w:t>استمرار المستثم</w:t>
      </w:r>
      <w:r w:rsidRPr="00DE6131">
        <w:rPr>
          <w:rtl/>
        </w:rPr>
        <w:t>ر</w:t>
      </w:r>
      <w:r w:rsidRPr="00DE6131">
        <w:rPr>
          <w:rFonts w:hint="cs"/>
          <w:rtl/>
        </w:rPr>
        <w:t xml:space="preserve"> في المرفق العام في تحقيق المكاسب الكفيلة ببقائه في هذا النشاط والسعي لتعميق ال</w:t>
      </w:r>
      <w:r w:rsidR="00830431">
        <w:rPr>
          <w:rFonts w:hint="cs"/>
          <w:rtl/>
        </w:rPr>
        <w:t>إ</w:t>
      </w:r>
      <w:r w:rsidRPr="00DE6131">
        <w:rPr>
          <w:rFonts w:hint="cs"/>
          <w:rtl/>
        </w:rPr>
        <w:t>ستثمارات في مجال المشروعات العامة</w:t>
      </w:r>
      <w:r w:rsidR="00830431">
        <w:rPr>
          <w:rFonts w:hint="cs"/>
          <w:rtl/>
        </w:rPr>
        <w:t>،</w:t>
      </w:r>
      <w:r w:rsidRPr="00DE6131">
        <w:rPr>
          <w:rFonts w:hint="cs"/>
          <w:rtl/>
        </w:rPr>
        <w:t xml:space="preserve"> مستفيدا</w:t>
      </w:r>
      <w:r w:rsidR="00772E15">
        <w:rPr>
          <w:rFonts w:hint="cs"/>
          <w:rtl/>
        </w:rPr>
        <w:t xml:space="preserve"> في ذلك</w:t>
      </w:r>
      <w:r w:rsidRPr="00DE6131">
        <w:rPr>
          <w:rFonts w:hint="cs"/>
          <w:rtl/>
        </w:rPr>
        <w:t xml:space="preserve"> بما توفره طبيعة</w:t>
      </w:r>
      <w:r w:rsidR="00772E15">
        <w:rPr>
          <w:rFonts w:hint="cs"/>
          <w:rtl/>
        </w:rPr>
        <w:t xml:space="preserve"> هذه المشاريع من امتيازات تسمح </w:t>
      </w:r>
      <w:r w:rsidRPr="00DE6131">
        <w:rPr>
          <w:rFonts w:hint="cs"/>
          <w:rtl/>
        </w:rPr>
        <w:t>لعقد التفويض بالاستقرار وبلوغ الأهداف المسطرة.</w:t>
      </w:r>
    </w:p>
    <w:p w14:paraId="25A3FCFC" w14:textId="7CF7E22C" w:rsidR="0013262F" w:rsidRPr="00DE6131" w:rsidRDefault="0013262F" w:rsidP="00D74548">
      <w:pPr>
        <w:rPr>
          <w:rtl/>
        </w:rPr>
      </w:pPr>
      <w:r>
        <w:rPr>
          <w:rFonts w:hint="cs"/>
          <w:rtl/>
        </w:rPr>
        <w:t>ل</w:t>
      </w:r>
      <w:r w:rsidR="00772E15">
        <w:rPr>
          <w:rFonts w:hint="cs"/>
          <w:rtl/>
        </w:rPr>
        <w:t>أ</w:t>
      </w:r>
      <w:r>
        <w:rPr>
          <w:rFonts w:hint="cs"/>
          <w:rtl/>
        </w:rPr>
        <w:t xml:space="preserve">ن نجاح المستثمر في المرفق العام المفوض في خلق الموارد الضرورية لسير المرافق العامة المفوضة </w:t>
      </w:r>
      <w:r w:rsidR="00D1396E">
        <w:rPr>
          <w:rFonts w:hint="cs"/>
          <w:rtl/>
        </w:rPr>
        <w:t>يؤكد على الطابع الاستثماري لتقنية التفويض</w:t>
      </w:r>
      <w:r w:rsidR="00772E15">
        <w:rPr>
          <w:rFonts w:hint="cs"/>
          <w:rtl/>
        </w:rPr>
        <w:t>،</w:t>
      </w:r>
      <w:r w:rsidR="00D1396E">
        <w:rPr>
          <w:rFonts w:hint="cs"/>
          <w:rtl/>
        </w:rPr>
        <w:t xml:space="preserve"> ويشجع السلطات المانحة على إيجاد الموارد الما</w:t>
      </w:r>
      <w:r w:rsidR="00772E15">
        <w:rPr>
          <w:rFonts w:hint="cs"/>
          <w:rtl/>
        </w:rPr>
        <w:t>لية لكثير من المرافق العامة بالإ</w:t>
      </w:r>
      <w:r w:rsidR="00D1396E">
        <w:rPr>
          <w:rFonts w:hint="cs"/>
          <w:rtl/>
        </w:rPr>
        <w:t>ستعانة بأ</w:t>
      </w:r>
      <w:r w:rsidR="009E4F47">
        <w:rPr>
          <w:rFonts w:hint="cs"/>
          <w:rtl/>
        </w:rPr>
        <w:t xml:space="preserve">سلوب التفويض على قاعدة </w:t>
      </w:r>
      <w:r w:rsidR="00420061">
        <w:rPr>
          <w:rFonts w:hint="cs"/>
          <w:rtl/>
        </w:rPr>
        <w:t>ت</w:t>
      </w:r>
      <w:r w:rsidR="00860521">
        <w:rPr>
          <w:rFonts w:hint="cs"/>
          <w:rtl/>
        </w:rPr>
        <w:t>حق</w:t>
      </w:r>
      <w:r w:rsidR="00420061">
        <w:rPr>
          <w:rFonts w:hint="cs"/>
          <w:rtl/>
        </w:rPr>
        <w:t>ي</w:t>
      </w:r>
      <w:r w:rsidR="00860521">
        <w:rPr>
          <w:rFonts w:hint="cs"/>
          <w:rtl/>
        </w:rPr>
        <w:t>ق</w:t>
      </w:r>
      <w:r w:rsidR="005C3D53">
        <w:rPr>
          <w:rFonts w:hint="cs"/>
          <w:rtl/>
        </w:rPr>
        <w:t xml:space="preserve"> أرباح ومكاسب مالية </w:t>
      </w:r>
      <w:r w:rsidR="009E4F47">
        <w:rPr>
          <w:rFonts w:hint="cs"/>
          <w:rtl/>
        </w:rPr>
        <w:t xml:space="preserve"> </w:t>
      </w:r>
      <w:r w:rsidR="005C3D53">
        <w:rPr>
          <w:rFonts w:hint="cs"/>
          <w:rtl/>
        </w:rPr>
        <w:t>ل</w:t>
      </w:r>
      <w:r w:rsidR="009E4F47">
        <w:rPr>
          <w:rFonts w:hint="cs"/>
          <w:rtl/>
        </w:rPr>
        <w:t>جميع أطراف التفويض</w:t>
      </w:r>
      <w:r w:rsidR="005C3D53">
        <w:rPr>
          <w:rFonts w:hint="cs"/>
          <w:rtl/>
        </w:rPr>
        <w:t>، غير أن المستثمر في المرفق العامة يسعى دوما الى تغطي</w:t>
      </w:r>
      <w:r w:rsidR="00711738">
        <w:rPr>
          <w:rFonts w:hint="cs"/>
          <w:rtl/>
        </w:rPr>
        <w:t>ة التكاليف وال</w:t>
      </w:r>
      <w:r w:rsidR="00420061">
        <w:rPr>
          <w:rFonts w:hint="cs"/>
          <w:rtl/>
        </w:rPr>
        <w:t>أ</w:t>
      </w:r>
      <w:r w:rsidR="00711738">
        <w:rPr>
          <w:rFonts w:hint="cs"/>
          <w:rtl/>
        </w:rPr>
        <w:t>عباء المتعلقة بنفقات تسيير وتجهيز المرفق في المقام الأول</w:t>
      </w:r>
      <w:r w:rsidR="00420061">
        <w:rPr>
          <w:rFonts w:hint="cs"/>
          <w:rtl/>
        </w:rPr>
        <w:t>،</w:t>
      </w:r>
      <w:r w:rsidR="00711738">
        <w:rPr>
          <w:rFonts w:hint="cs"/>
          <w:rtl/>
        </w:rPr>
        <w:t xml:space="preserve"> ثم يطمح الى تحقيق موارد مالية في شكل أرباح </w:t>
      </w:r>
      <w:r w:rsidR="00256FF0">
        <w:rPr>
          <w:rFonts w:hint="cs"/>
          <w:rtl/>
        </w:rPr>
        <w:t xml:space="preserve">ولابد لكل هذه الموارد أن تكون ناتجة عن عملية استغلال واستثمار المرافق العامة المفوضة </w:t>
      </w:r>
      <w:r w:rsidR="00EE69D7">
        <w:rPr>
          <w:rFonts w:hint="cs"/>
          <w:rtl/>
        </w:rPr>
        <w:t xml:space="preserve">وتكون في الأساس محصلة من </w:t>
      </w:r>
      <w:r w:rsidR="009D6879">
        <w:rPr>
          <w:rFonts w:hint="cs"/>
          <w:rtl/>
        </w:rPr>
        <w:t>المنتفعين بالخدمة العمومية التي يقدمها المرفق العام موضوع التفويض ويشترط في هذه المبالغ المالية أن تكون مدروسة بالشكل الذي يلبي رغب</w:t>
      </w:r>
      <w:r w:rsidR="0047052E">
        <w:rPr>
          <w:rFonts w:hint="cs"/>
          <w:rtl/>
        </w:rPr>
        <w:t>ا</w:t>
      </w:r>
      <w:r w:rsidR="00420061">
        <w:rPr>
          <w:rFonts w:hint="cs"/>
          <w:rtl/>
        </w:rPr>
        <w:t xml:space="preserve">ت المستثمر في تغطية النفقات وتأمين </w:t>
      </w:r>
      <w:r w:rsidR="009D6879">
        <w:rPr>
          <w:rFonts w:hint="cs"/>
          <w:rtl/>
        </w:rPr>
        <w:t xml:space="preserve">هامش معقول من الأرباح </w:t>
      </w:r>
      <w:r w:rsidR="00420061">
        <w:rPr>
          <w:rFonts w:hint="cs"/>
          <w:rtl/>
        </w:rPr>
        <w:t>وأ</w:t>
      </w:r>
      <w:r w:rsidR="005A5F08">
        <w:rPr>
          <w:rFonts w:hint="cs"/>
          <w:rtl/>
        </w:rPr>
        <w:t xml:space="preserve">ن لاتصل الى الحد الذي يرهق المنتفعين من المرفق العام باعتبارهم الممون الأساسي </w:t>
      </w:r>
      <w:r w:rsidR="000C6010">
        <w:rPr>
          <w:rFonts w:hint="cs"/>
          <w:rtl/>
        </w:rPr>
        <w:t>للمرفق العام المفوض</w:t>
      </w:r>
      <w:r w:rsidR="00A73599">
        <w:rPr>
          <w:rFonts w:hint="cs"/>
          <w:rtl/>
        </w:rPr>
        <w:t>،</w:t>
      </w:r>
      <w:r w:rsidR="000C6010">
        <w:rPr>
          <w:rFonts w:hint="cs"/>
          <w:rtl/>
        </w:rPr>
        <w:t xml:space="preserve"> بطريق غير مباشر بالإضافة الى أن المبالغة في تكلفة الخدمة يؤدي الى </w:t>
      </w:r>
      <w:r w:rsidR="0047052E">
        <w:rPr>
          <w:rFonts w:hint="cs"/>
          <w:rtl/>
        </w:rPr>
        <w:t>اضطراب</w:t>
      </w:r>
      <w:r w:rsidR="000C6010">
        <w:rPr>
          <w:rFonts w:hint="cs"/>
          <w:rtl/>
        </w:rPr>
        <w:t xml:space="preserve"> في علاقة المنتفع بصاحب التفويض و</w:t>
      </w:r>
      <w:r w:rsidR="00600708">
        <w:rPr>
          <w:rFonts w:hint="cs"/>
          <w:rtl/>
        </w:rPr>
        <w:t xml:space="preserve">منه مع </w:t>
      </w:r>
      <w:r w:rsidR="000C6010">
        <w:rPr>
          <w:rFonts w:hint="cs"/>
          <w:rtl/>
        </w:rPr>
        <w:t xml:space="preserve">السلطة المفوضة </w:t>
      </w:r>
      <w:r w:rsidR="00600708">
        <w:rPr>
          <w:rFonts w:hint="cs"/>
          <w:rtl/>
        </w:rPr>
        <w:t>المسؤولة بالدرجة الأولى عن تحقيق المرفق العام المفوض</w:t>
      </w:r>
      <w:r w:rsidR="00C676DA">
        <w:rPr>
          <w:rFonts w:hint="cs"/>
          <w:rtl/>
        </w:rPr>
        <w:t xml:space="preserve"> </w:t>
      </w:r>
      <w:r w:rsidR="000C6010">
        <w:rPr>
          <w:rFonts w:hint="cs"/>
          <w:rtl/>
        </w:rPr>
        <w:t>.</w:t>
      </w:r>
      <w:r w:rsidR="009E4F47">
        <w:rPr>
          <w:rFonts w:hint="cs"/>
          <w:rtl/>
        </w:rPr>
        <w:t xml:space="preserve"> </w:t>
      </w:r>
      <w:r w:rsidR="00D1396E">
        <w:rPr>
          <w:rFonts w:hint="cs"/>
          <w:rtl/>
        </w:rPr>
        <w:t xml:space="preserve"> </w:t>
      </w:r>
    </w:p>
    <w:p w14:paraId="48D68269" w14:textId="3C6A6EAC" w:rsidR="00914645" w:rsidRPr="00DE6131" w:rsidRDefault="0002286D" w:rsidP="00DC6D1B">
      <w:pPr>
        <w:ind w:firstLine="0"/>
        <w:outlineLvl w:val="4"/>
        <w:rPr>
          <w:color w:val="000000" w:themeColor="text1"/>
          <w:rtl/>
        </w:rPr>
      </w:pPr>
      <w:bookmarkStart w:id="265" w:name="_Toc165664663"/>
      <w:bookmarkStart w:id="266" w:name="_Toc165665163"/>
      <w:bookmarkStart w:id="267" w:name="_Toc168134104"/>
      <w:r w:rsidRPr="00DE6131">
        <w:rPr>
          <w:rFonts w:hint="cs"/>
          <w:b/>
          <w:bCs/>
          <w:color w:val="000000" w:themeColor="text1"/>
          <w:rtl/>
        </w:rPr>
        <w:t xml:space="preserve">الفرع </w:t>
      </w:r>
      <w:r w:rsidR="003C6214" w:rsidRPr="00DE6131">
        <w:rPr>
          <w:rFonts w:hint="cs"/>
          <w:b/>
          <w:bCs/>
          <w:color w:val="000000" w:themeColor="text1"/>
          <w:rtl/>
        </w:rPr>
        <w:t>الثاني:</w:t>
      </w:r>
      <w:r w:rsidRPr="00DE6131">
        <w:rPr>
          <w:rFonts w:hint="cs"/>
          <w:b/>
          <w:bCs/>
          <w:color w:val="000000" w:themeColor="text1"/>
          <w:rtl/>
        </w:rPr>
        <w:t xml:space="preserve"> تحمل مخاطر المشروع</w:t>
      </w:r>
      <w:bookmarkEnd w:id="265"/>
      <w:bookmarkEnd w:id="266"/>
      <w:bookmarkEnd w:id="267"/>
      <w:r w:rsidR="00914645" w:rsidRPr="00DE6131">
        <w:rPr>
          <w:rFonts w:hint="cs"/>
          <w:color w:val="000000" w:themeColor="text1"/>
          <w:rtl/>
        </w:rPr>
        <w:t xml:space="preserve"> </w:t>
      </w:r>
    </w:p>
    <w:p w14:paraId="2D22DC90" w14:textId="328B416C" w:rsidR="00AF7455" w:rsidRPr="00DE6131" w:rsidRDefault="0086572D" w:rsidP="00D74548">
      <w:pPr>
        <w:rPr>
          <w:rtl/>
        </w:rPr>
      </w:pPr>
      <w:r w:rsidRPr="00DE6131">
        <w:rPr>
          <w:rFonts w:hint="cs"/>
          <w:rtl/>
        </w:rPr>
        <w:t xml:space="preserve">تؤسس الفكرة التي تقوم عليها تقنية التفويض </w:t>
      </w:r>
      <w:r w:rsidR="00914645" w:rsidRPr="00DE6131">
        <w:rPr>
          <w:rFonts w:hint="cs"/>
          <w:rtl/>
        </w:rPr>
        <w:t xml:space="preserve">على </w:t>
      </w:r>
      <w:r w:rsidR="00D255C6" w:rsidRPr="00DE6131">
        <w:rPr>
          <w:rFonts w:hint="cs"/>
          <w:rtl/>
        </w:rPr>
        <w:t xml:space="preserve">مفهوم تحمل المخاطر المتعلقة أساسا </w:t>
      </w:r>
      <w:r w:rsidR="00914645" w:rsidRPr="00DE6131">
        <w:rPr>
          <w:rFonts w:hint="cs"/>
          <w:rtl/>
        </w:rPr>
        <w:t xml:space="preserve"> </w:t>
      </w:r>
      <w:r w:rsidR="00D255C6" w:rsidRPr="00DE6131">
        <w:rPr>
          <w:rFonts w:hint="cs"/>
          <w:rtl/>
        </w:rPr>
        <w:t>بعملية  ال</w:t>
      </w:r>
      <w:r w:rsidR="00A73599">
        <w:rPr>
          <w:rFonts w:hint="cs"/>
          <w:rtl/>
        </w:rPr>
        <w:t>إ</w:t>
      </w:r>
      <w:r w:rsidR="00D255C6" w:rsidRPr="00DE6131">
        <w:rPr>
          <w:rFonts w:hint="cs"/>
          <w:rtl/>
        </w:rPr>
        <w:t xml:space="preserve">ستثمار </w:t>
      </w:r>
      <w:r w:rsidR="00914645" w:rsidRPr="00DE6131">
        <w:rPr>
          <w:rFonts w:hint="cs"/>
          <w:rtl/>
        </w:rPr>
        <w:t xml:space="preserve">في المرفق العام بحيث </w:t>
      </w:r>
      <w:r w:rsidR="00D255C6" w:rsidRPr="00DE6131">
        <w:rPr>
          <w:rFonts w:hint="cs"/>
          <w:rtl/>
        </w:rPr>
        <w:t>تق</w:t>
      </w:r>
      <w:r w:rsidR="00A73599">
        <w:rPr>
          <w:rFonts w:hint="cs"/>
          <w:rtl/>
        </w:rPr>
        <w:t>تضي هذه القاعدة أن يلزم المفوض إ</w:t>
      </w:r>
      <w:r w:rsidR="00D255C6" w:rsidRPr="00DE6131">
        <w:rPr>
          <w:rFonts w:hint="cs"/>
          <w:rtl/>
        </w:rPr>
        <w:t xml:space="preserve">ليه بأن يتحمل </w:t>
      </w:r>
      <w:r w:rsidR="00914645" w:rsidRPr="00DE6131">
        <w:rPr>
          <w:rFonts w:hint="cs"/>
          <w:rtl/>
        </w:rPr>
        <w:t xml:space="preserve"> التبعات </w:t>
      </w:r>
      <w:r w:rsidR="00A73599">
        <w:rPr>
          <w:rFonts w:hint="cs"/>
          <w:rtl/>
        </w:rPr>
        <w:t xml:space="preserve">التي تنتج </w:t>
      </w:r>
      <w:r w:rsidR="00D255C6" w:rsidRPr="00DE6131">
        <w:rPr>
          <w:rFonts w:hint="cs"/>
          <w:rtl/>
        </w:rPr>
        <w:t xml:space="preserve">عن </w:t>
      </w:r>
      <w:r w:rsidR="00914645" w:rsidRPr="00DE6131">
        <w:rPr>
          <w:rFonts w:hint="cs"/>
          <w:rtl/>
        </w:rPr>
        <w:t xml:space="preserve">عملية </w:t>
      </w:r>
      <w:r w:rsidR="00D255C6" w:rsidRPr="00DE6131">
        <w:rPr>
          <w:rFonts w:hint="cs"/>
          <w:rtl/>
        </w:rPr>
        <w:t xml:space="preserve"> تحقيق المشروع العام</w:t>
      </w:r>
      <w:r w:rsidR="00A73599">
        <w:rPr>
          <w:rFonts w:hint="cs"/>
          <w:rtl/>
        </w:rPr>
        <w:t>،</w:t>
      </w:r>
      <w:r w:rsidR="00D255C6" w:rsidRPr="00DE6131">
        <w:rPr>
          <w:rFonts w:hint="cs"/>
          <w:rtl/>
        </w:rPr>
        <w:t xml:space="preserve"> </w:t>
      </w:r>
      <w:r w:rsidR="009A38C7">
        <w:rPr>
          <w:rFonts w:hint="cs"/>
          <w:rtl/>
        </w:rPr>
        <w:t>إ</w:t>
      </w:r>
      <w:r w:rsidR="00914645" w:rsidRPr="00DE6131">
        <w:rPr>
          <w:rFonts w:hint="cs"/>
          <w:rtl/>
        </w:rPr>
        <w:t>لا</w:t>
      </w:r>
      <w:r w:rsidR="000157E4" w:rsidRPr="00DE6131">
        <w:rPr>
          <w:rFonts w:hint="cs"/>
          <w:rtl/>
        </w:rPr>
        <w:t xml:space="preserve"> </w:t>
      </w:r>
      <w:r w:rsidR="009A38C7">
        <w:rPr>
          <w:rFonts w:hint="cs"/>
          <w:rtl/>
        </w:rPr>
        <w:t>أ</w:t>
      </w:r>
      <w:r w:rsidR="00914645" w:rsidRPr="00DE6131">
        <w:rPr>
          <w:rFonts w:hint="cs"/>
          <w:rtl/>
        </w:rPr>
        <w:t xml:space="preserve">ن </w:t>
      </w:r>
      <w:r w:rsidR="00D255C6" w:rsidRPr="00DE6131">
        <w:rPr>
          <w:rFonts w:hint="cs"/>
          <w:rtl/>
        </w:rPr>
        <w:t xml:space="preserve">ذلك </w:t>
      </w:r>
      <w:r w:rsidR="000157E4" w:rsidRPr="00DE6131">
        <w:rPr>
          <w:rFonts w:hint="cs"/>
          <w:rtl/>
        </w:rPr>
        <w:t>لا يعن</w:t>
      </w:r>
      <w:r w:rsidR="000157E4" w:rsidRPr="00DE6131">
        <w:rPr>
          <w:rtl/>
        </w:rPr>
        <w:t>ي</w:t>
      </w:r>
      <w:r w:rsidR="00D255C6" w:rsidRPr="00DE6131">
        <w:rPr>
          <w:rFonts w:hint="cs"/>
          <w:rtl/>
        </w:rPr>
        <w:t xml:space="preserve"> التخلي بشكل نهائي عن صاحب التفويض</w:t>
      </w:r>
      <w:r w:rsidR="00914645" w:rsidRPr="00DE6131">
        <w:rPr>
          <w:rFonts w:hint="cs"/>
          <w:rtl/>
        </w:rPr>
        <w:t xml:space="preserve"> </w:t>
      </w:r>
      <w:r w:rsidR="00D255C6" w:rsidRPr="00DE6131">
        <w:rPr>
          <w:rFonts w:hint="cs"/>
          <w:rtl/>
        </w:rPr>
        <w:t xml:space="preserve">فعلى السلطة المانحة </w:t>
      </w:r>
      <w:r w:rsidR="00914645" w:rsidRPr="00DE6131">
        <w:rPr>
          <w:rFonts w:hint="cs"/>
          <w:rtl/>
        </w:rPr>
        <w:t xml:space="preserve"> تحمل </w:t>
      </w:r>
      <w:r w:rsidR="00D255C6" w:rsidRPr="00DE6131">
        <w:rPr>
          <w:rFonts w:hint="cs"/>
          <w:rtl/>
        </w:rPr>
        <w:t>جزء</w:t>
      </w:r>
      <w:r w:rsidR="00914645" w:rsidRPr="00DE6131">
        <w:rPr>
          <w:rFonts w:hint="cs"/>
          <w:rtl/>
        </w:rPr>
        <w:t xml:space="preserve"> من </w:t>
      </w:r>
      <w:r w:rsidR="00D255C6" w:rsidRPr="00DE6131">
        <w:rPr>
          <w:rFonts w:hint="cs"/>
          <w:rtl/>
        </w:rPr>
        <w:t>التبعات والمخاطر ال</w:t>
      </w:r>
      <w:r w:rsidR="009A38C7">
        <w:rPr>
          <w:rFonts w:hint="cs"/>
          <w:rtl/>
        </w:rPr>
        <w:t>إ</w:t>
      </w:r>
      <w:r w:rsidR="00D255C6" w:rsidRPr="00DE6131">
        <w:rPr>
          <w:rFonts w:hint="cs"/>
          <w:rtl/>
        </w:rPr>
        <w:t xml:space="preserve">ستثمارية </w:t>
      </w:r>
      <w:r w:rsidR="00914645" w:rsidRPr="00DE6131">
        <w:rPr>
          <w:rFonts w:hint="cs"/>
          <w:rtl/>
        </w:rPr>
        <w:t xml:space="preserve"> التي </w:t>
      </w:r>
      <w:r w:rsidR="00D255C6" w:rsidRPr="00DE6131">
        <w:rPr>
          <w:rFonts w:hint="cs"/>
          <w:rtl/>
        </w:rPr>
        <w:t>يمكن</w:t>
      </w:r>
      <w:r w:rsidR="00914645" w:rsidRPr="00DE6131">
        <w:rPr>
          <w:rFonts w:hint="cs"/>
          <w:rtl/>
        </w:rPr>
        <w:t xml:space="preserve"> </w:t>
      </w:r>
      <w:r w:rsidR="00D255C6" w:rsidRPr="00DE6131">
        <w:rPr>
          <w:rFonts w:hint="cs"/>
          <w:rtl/>
        </w:rPr>
        <w:t>أن تمس</w:t>
      </w:r>
      <w:r w:rsidR="00914645" w:rsidRPr="00DE6131">
        <w:rPr>
          <w:rFonts w:hint="cs"/>
          <w:rtl/>
        </w:rPr>
        <w:t xml:space="preserve"> عملية </w:t>
      </w:r>
      <w:r w:rsidR="00D255C6" w:rsidRPr="00DE6131">
        <w:rPr>
          <w:rFonts w:hint="cs"/>
          <w:rtl/>
        </w:rPr>
        <w:t xml:space="preserve">تنفيذ </w:t>
      </w:r>
      <w:r w:rsidR="00914645" w:rsidRPr="00DE6131">
        <w:rPr>
          <w:rFonts w:hint="cs"/>
          <w:rtl/>
        </w:rPr>
        <w:t xml:space="preserve"> المرفق </w:t>
      </w:r>
      <w:r w:rsidR="009A38C7">
        <w:rPr>
          <w:rFonts w:hint="cs"/>
          <w:rtl/>
        </w:rPr>
        <w:t xml:space="preserve">العام المفوض، </w:t>
      </w:r>
      <w:r w:rsidR="00D255C6" w:rsidRPr="00DE6131">
        <w:rPr>
          <w:rFonts w:hint="cs"/>
          <w:rtl/>
        </w:rPr>
        <w:t xml:space="preserve">ومن أجل ذلك أسس الفقه </w:t>
      </w:r>
      <w:r w:rsidR="00914645" w:rsidRPr="00DE6131">
        <w:rPr>
          <w:rFonts w:hint="cs"/>
          <w:rtl/>
        </w:rPr>
        <w:t xml:space="preserve">والقضاء </w:t>
      </w:r>
      <w:r w:rsidR="009A38C7">
        <w:rPr>
          <w:rFonts w:hint="cs"/>
          <w:rtl/>
        </w:rPr>
        <w:t>معا قاعدة جوهرية وهي إ</w:t>
      </w:r>
      <w:r w:rsidR="00D255C6" w:rsidRPr="00DE6131">
        <w:rPr>
          <w:rFonts w:hint="cs"/>
          <w:rtl/>
        </w:rPr>
        <w:t xml:space="preserve">لزامية التزام الجهة المانحة بمراعاة </w:t>
      </w:r>
      <w:r w:rsidR="00914645" w:rsidRPr="00DE6131">
        <w:rPr>
          <w:rFonts w:hint="cs"/>
          <w:rtl/>
        </w:rPr>
        <w:t>التوازن المالي لعقد التفويض</w:t>
      </w:r>
      <w:r w:rsidR="00914645" w:rsidRPr="00DE6131">
        <w:rPr>
          <w:rStyle w:val="Appelnotedebasdep"/>
          <w:color w:val="000000" w:themeColor="text1"/>
          <w:rtl/>
        </w:rPr>
        <w:footnoteReference w:id="385"/>
      </w:r>
      <w:r w:rsidR="001666F6">
        <w:rPr>
          <w:rFonts w:hint="cs"/>
          <w:rtl/>
        </w:rPr>
        <w:t>،</w:t>
      </w:r>
      <w:r w:rsidR="00914645" w:rsidRPr="00DE6131">
        <w:rPr>
          <w:rFonts w:hint="cs"/>
          <w:rtl/>
        </w:rPr>
        <w:t xml:space="preserve"> </w:t>
      </w:r>
      <w:r w:rsidR="00D255C6" w:rsidRPr="00DE6131">
        <w:rPr>
          <w:rFonts w:hint="cs"/>
          <w:rtl/>
        </w:rPr>
        <w:t>ونعني</w:t>
      </w:r>
      <w:r w:rsidR="00914645" w:rsidRPr="00DE6131">
        <w:rPr>
          <w:rFonts w:hint="cs"/>
          <w:rtl/>
        </w:rPr>
        <w:t xml:space="preserve"> </w:t>
      </w:r>
      <w:r w:rsidR="00D255C6" w:rsidRPr="00DE6131">
        <w:rPr>
          <w:rFonts w:hint="cs"/>
          <w:rtl/>
        </w:rPr>
        <w:t>بهذه</w:t>
      </w:r>
      <w:r w:rsidR="00914645" w:rsidRPr="00DE6131">
        <w:rPr>
          <w:rFonts w:hint="cs"/>
          <w:rtl/>
        </w:rPr>
        <w:t xml:space="preserve"> </w:t>
      </w:r>
      <w:r w:rsidR="000157E4" w:rsidRPr="00DE6131">
        <w:rPr>
          <w:rFonts w:hint="cs"/>
          <w:rtl/>
        </w:rPr>
        <w:t>المخاطر عل</w:t>
      </w:r>
      <w:r w:rsidR="000157E4" w:rsidRPr="00DE6131">
        <w:rPr>
          <w:rtl/>
        </w:rPr>
        <w:t>ى</w:t>
      </w:r>
      <w:r w:rsidR="00D255C6" w:rsidRPr="00DE6131">
        <w:rPr>
          <w:rFonts w:hint="cs"/>
          <w:rtl/>
        </w:rPr>
        <w:t xml:space="preserve"> الخصوص المخاطر </w:t>
      </w:r>
      <w:r w:rsidR="00914645" w:rsidRPr="00DE6131">
        <w:rPr>
          <w:rFonts w:hint="cs"/>
          <w:rtl/>
        </w:rPr>
        <w:t xml:space="preserve"> المالية والتقنية </w:t>
      </w:r>
      <w:r w:rsidR="00D255C6" w:rsidRPr="00DE6131">
        <w:rPr>
          <w:rFonts w:hint="cs"/>
          <w:rtl/>
        </w:rPr>
        <w:t xml:space="preserve">التي تقع على </w:t>
      </w:r>
      <w:r w:rsidR="001666F6">
        <w:rPr>
          <w:rFonts w:hint="cs"/>
          <w:rtl/>
        </w:rPr>
        <w:t>الشخص المكلف بإدارة واستثمار</w:t>
      </w:r>
      <w:r w:rsidR="00914645" w:rsidRPr="00DE6131">
        <w:rPr>
          <w:rFonts w:hint="cs"/>
          <w:rtl/>
        </w:rPr>
        <w:t xml:space="preserve">المرفق العام </w:t>
      </w:r>
      <w:r w:rsidR="00D255C6" w:rsidRPr="00DE6131">
        <w:rPr>
          <w:rFonts w:hint="cs"/>
          <w:rtl/>
        </w:rPr>
        <w:t xml:space="preserve">من جميع </w:t>
      </w:r>
      <w:r w:rsidR="00914645" w:rsidRPr="00DE6131">
        <w:rPr>
          <w:rFonts w:hint="cs"/>
          <w:rtl/>
        </w:rPr>
        <w:t xml:space="preserve"> ال</w:t>
      </w:r>
      <w:r w:rsidR="001666F6">
        <w:rPr>
          <w:rFonts w:hint="cs"/>
          <w:rtl/>
        </w:rPr>
        <w:t>أ</w:t>
      </w:r>
      <w:r w:rsidR="00914645" w:rsidRPr="00DE6131">
        <w:rPr>
          <w:rFonts w:hint="cs"/>
          <w:rtl/>
        </w:rPr>
        <w:t>ضرار التي تحدث نتيجة استثمار للمرفق</w:t>
      </w:r>
      <w:r w:rsidR="001666F6">
        <w:rPr>
          <w:rFonts w:hint="cs"/>
          <w:rtl/>
        </w:rPr>
        <w:t xml:space="preserve"> العام</w:t>
      </w:r>
      <w:r w:rsidR="00D255C6" w:rsidRPr="00DE6131">
        <w:rPr>
          <w:rFonts w:hint="cs"/>
          <w:rtl/>
        </w:rPr>
        <w:t>، غير</w:t>
      </w:r>
      <w:r w:rsidR="000157E4" w:rsidRPr="00DE6131">
        <w:rPr>
          <w:rFonts w:hint="cs"/>
          <w:rtl/>
        </w:rPr>
        <w:t xml:space="preserve"> </w:t>
      </w:r>
      <w:r w:rsidR="00D255C6" w:rsidRPr="00DE6131">
        <w:rPr>
          <w:rFonts w:hint="cs"/>
          <w:rtl/>
        </w:rPr>
        <w:t xml:space="preserve">أن هذه المخاطر </w:t>
      </w:r>
      <w:r w:rsidR="00914645" w:rsidRPr="00DE6131">
        <w:rPr>
          <w:rFonts w:hint="cs"/>
          <w:rtl/>
        </w:rPr>
        <w:t>تختلف</w:t>
      </w:r>
      <w:r w:rsidR="001C3C60" w:rsidRPr="00DE6131">
        <w:rPr>
          <w:rFonts w:hint="cs"/>
          <w:rtl/>
        </w:rPr>
        <w:t xml:space="preserve"> من عقد الى آخر </w:t>
      </w:r>
      <w:r w:rsidR="00914645" w:rsidRPr="00DE6131">
        <w:rPr>
          <w:rFonts w:hint="cs"/>
          <w:rtl/>
        </w:rPr>
        <w:t xml:space="preserve"> فالمشرع الجزائري عندما </w:t>
      </w:r>
      <w:r w:rsidR="001C3C60" w:rsidRPr="00DE6131">
        <w:rPr>
          <w:rFonts w:hint="cs"/>
          <w:rtl/>
        </w:rPr>
        <w:t>أقر</w:t>
      </w:r>
      <w:r w:rsidR="00914645" w:rsidRPr="00DE6131">
        <w:rPr>
          <w:rFonts w:hint="cs"/>
          <w:rtl/>
        </w:rPr>
        <w:t xml:space="preserve"> </w:t>
      </w:r>
      <w:r w:rsidR="001C3C60" w:rsidRPr="00DE6131">
        <w:rPr>
          <w:rFonts w:hint="cs"/>
          <w:rtl/>
        </w:rPr>
        <w:t>أشكال</w:t>
      </w:r>
      <w:r w:rsidR="00914645" w:rsidRPr="00DE6131">
        <w:rPr>
          <w:rFonts w:hint="cs"/>
          <w:rtl/>
        </w:rPr>
        <w:t xml:space="preserve"> عقود </w:t>
      </w:r>
      <w:r w:rsidR="001C3C60" w:rsidRPr="00DE6131">
        <w:rPr>
          <w:rFonts w:hint="cs"/>
          <w:rtl/>
        </w:rPr>
        <w:t>ال</w:t>
      </w:r>
      <w:r w:rsidR="001666F6">
        <w:rPr>
          <w:rFonts w:hint="cs"/>
          <w:rtl/>
        </w:rPr>
        <w:t>تفويض أ</w:t>
      </w:r>
      <w:r w:rsidR="00914645" w:rsidRPr="00DE6131">
        <w:rPr>
          <w:rFonts w:hint="cs"/>
          <w:rtl/>
        </w:rPr>
        <w:t xml:space="preserve">خذ </w:t>
      </w:r>
      <w:r w:rsidR="001C3C60" w:rsidRPr="00DE6131">
        <w:rPr>
          <w:rFonts w:hint="cs"/>
          <w:rtl/>
        </w:rPr>
        <w:t xml:space="preserve">بشكل جوهري في الحسبان </w:t>
      </w:r>
      <w:r w:rsidR="003321EB">
        <w:rPr>
          <w:rFonts w:hint="cs"/>
          <w:rtl/>
        </w:rPr>
        <w:t>بمعيار الخطر</w:t>
      </w:r>
      <w:r w:rsidR="00914645" w:rsidRPr="00DE6131">
        <w:rPr>
          <w:rFonts w:hint="cs"/>
          <w:rtl/>
        </w:rPr>
        <w:t xml:space="preserve">الذي </w:t>
      </w:r>
      <w:r w:rsidR="001C3C60" w:rsidRPr="00DE6131">
        <w:rPr>
          <w:rFonts w:hint="cs"/>
          <w:rtl/>
        </w:rPr>
        <w:t>يقع على</w:t>
      </w:r>
      <w:r w:rsidR="00914645" w:rsidRPr="00DE6131">
        <w:rPr>
          <w:rFonts w:hint="cs"/>
          <w:rtl/>
        </w:rPr>
        <w:t xml:space="preserve"> </w:t>
      </w:r>
      <w:r w:rsidR="001C3C60" w:rsidRPr="00DE6131">
        <w:rPr>
          <w:rFonts w:hint="cs"/>
          <w:rtl/>
        </w:rPr>
        <w:t xml:space="preserve">عاتق </w:t>
      </w:r>
      <w:r w:rsidR="00914645" w:rsidRPr="00DE6131">
        <w:rPr>
          <w:rFonts w:hint="cs"/>
          <w:rtl/>
        </w:rPr>
        <w:t>المفوض له</w:t>
      </w:r>
      <w:r w:rsidR="003321EB">
        <w:rPr>
          <w:rFonts w:hint="cs"/>
          <w:rtl/>
        </w:rPr>
        <w:t>،</w:t>
      </w:r>
      <w:r w:rsidR="00914645" w:rsidRPr="00DE6131">
        <w:rPr>
          <w:rFonts w:hint="cs"/>
          <w:rtl/>
        </w:rPr>
        <w:t xml:space="preserve"> فقد تكون</w:t>
      </w:r>
      <w:r w:rsidR="001C3C60" w:rsidRPr="00DE6131">
        <w:rPr>
          <w:rFonts w:hint="cs"/>
          <w:rtl/>
        </w:rPr>
        <w:t xml:space="preserve"> هذه </w:t>
      </w:r>
      <w:r w:rsidR="003321EB">
        <w:rPr>
          <w:rFonts w:hint="cs"/>
          <w:rtl/>
        </w:rPr>
        <w:t>المخاطر</w:t>
      </w:r>
      <w:r w:rsidR="00914645" w:rsidRPr="00DE6131">
        <w:rPr>
          <w:rFonts w:hint="cs"/>
          <w:rtl/>
        </w:rPr>
        <w:t>مطلقة</w:t>
      </w:r>
      <w:r w:rsidR="001C3C60" w:rsidRPr="00DE6131">
        <w:rPr>
          <w:rFonts w:hint="cs"/>
          <w:rtl/>
        </w:rPr>
        <w:t xml:space="preserve"> بحيث تقع جميعها على عاتق صاحب التفويض</w:t>
      </w:r>
      <w:r w:rsidR="003321EB">
        <w:rPr>
          <w:rFonts w:hint="cs"/>
          <w:rtl/>
        </w:rPr>
        <w:t>،</w:t>
      </w:r>
      <w:r w:rsidR="00914645" w:rsidRPr="00DE6131">
        <w:rPr>
          <w:rFonts w:hint="cs"/>
          <w:rtl/>
        </w:rPr>
        <w:t xml:space="preserve"> </w:t>
      </w:r>
      <w:r w:rsidR="001C3C60" w:rsidRPr="00DE6131">
        <w:rPr>
          <w:rFonts w:hint="cs"/>
          <w:rtl/>
        </w:rPr>
        <w:t xml:space="preserve">وهنا يتحمل المستثمر المفوض </w:t>
      </w:r>
      <w:r w:rsidR="003321EB">
        <w:rPr>
          <w:rFonts w:hint="cs"/>
          <w:rtl/>
        </w:rPr>
        <w:t xml:space="preserve">له جميع الأعباء والمخاطر لوحده </w:t>
      </w:r>
      <w:r w:rsidR="001C3C60" w:rsidRPr="00DE6131">
        <w:rPr>
          <w:rFonts w:hint="cs"/>
          <w:rtl/>
        </w:rPr>
        <w:t>دو</w:t>
      </w:r>
      <w:r w:rsidR="003321EB">
        <w:rPr>
          <w:rFonts w:hint="cs"/>
          <w:rtl/>
        </w:rPr>
        <w:t xml:space="preserve">ن تضامن من السلطة المانحة بحيث أنه بمجرد </w:t>
      </w:r>
      <w:r w:rsidR="003321EB">
        <w:rPr>
          <w:rFonts w:hint="cs"/>
          <w:rtl/>
        </w:rPr>
        <w:lastRenderedPageBreak/>
        <w:t xml:space="preserve">توقيع عقد </w:t>
      </w:r>
      <w:r w:rsidR="001C3C60" w:rsidRPr="00DE6131">
        <w:rPr>
          <w:rFonts w:hint="cs"/>
          <w:rtl/>
        </w:rPr>
        <w:t>التفويض ت</w:t>
      </w:r>
      <w:r w:rsidR="003321EB">
        <w:rPr>
          <w:rFonts w:hint="cs"/>
          <w:rtl/>
        </w:rPr>
        <w:t xml:space="preserve">تخلص السلطة المفوضة من مسؤولية </w:t>
      </w:r>
      <w:r w:rsidR="00DF5214">
        <w:rPr>
          <w:rFonts w:hint="cs"/>
          <w:rtl/>
        </w:rPr>
        <w:t>ا</w:t>
      </w:r>
      <w:r w:rsidR="001C3C60" w:rsidRPr="00DE6131">
        <w:rPr>
          <w:rFonts w:hint="cs"/>
          <w:rtl/>
        </w:rPr>
        <w:t>لمرفق العام</w:t>
      </w:r>
      <w:r w:rsidR="00DF5214">
        <w:rPr>
          <w:rFonts w:hint="cs"/>
          <w:rtl/>
        </w:rPr>
        <w:t>،</w:t>
      </w:r>
      <w:r w:rsidR="001C3C60" w:rsidRPr="00DE6131">
        <w:rPr>
          <w:rFonts w:hint="cs"/>
          <w:rtl/>
        </w:rPr>
        <w:t xml:space="preserve"> ويقع على عاتق المفوض </w:t>
      </w:r>
      <w:r w:rsidR="00DF5214">
        <w:rPr>
          <w:rFonts w:hint="cs"/>
          <w:rtl/>
        </w:rPr>
        <w:t>له تحمل التبعات والأ</w:t>
      </w:r>
      <w:r w:rsidR="001C3C60" w:rsidRPr="00DE6131">
        <w:rPr>
          <w:rFonts w:hint="cs"/>
          <w:rtl/>
        </w:rPr>
        <w:t>عباء ويقابلها استفادته من ال</w:t>
      </w:r>
      <w:r w:rsidR="00DF5214">
        <w:rPr>
          <w:rFonts w:hint="cs"/>
          <w:rtl/>
        </w:rPr>
        <w:t>أ</w:t>
      </w:r>
      <w:r w:rsidR="001C3C60" w:rsidRPr="00DE6131">
        <w:rPr>
          <w:rFonts w:hint="cs"/>
          <w:rtl/>
        </w:rPr>
        <w:t>ربا</w:t>
      </w:r>
      <w:r w:rsidR="00DF5214">
        <w:rPr>
          <w:rFonts w:hint="cs"/>
          <w:rtl/>
        </w:rPr>
        <w:t xml:space="preserve">ح الممكنة كما هو الشأن في عقود </w:t>
      </w:r>
      <w:r w:rsidR="001C3C60" w:rsidRPr="00DE6131">
        <w:rPr>
          <w:rFonts w:hint="cs"/>
          <w:rtl/>
        </w:rPr>
        <w:t>ال</w:t>
      </w:r>
      <w:r w:rsidR="00DF5214">
        <w:rPr>
          <w:rFonts w:hint="cs"/>
          <w:rtl/>
        </w:rPr>
        <w:t>إ</w:t>
      </w:r>
      <w:r w:rsidR="001C3C60" w:rsidRPr="00DE6131">
        <w:rPr>
          <w:rFonts w:hint="cs"/>
          <w:rtl/>
        </w:rPr>
        <w:t>متياز وعقد الايجار</w:t>
      </w:r>
      <w:r w:rsidR="001C3C60" w:rsidRPr="00DE6131">
        <w:rPr>
          <w:rStyle w:val="Appelnotedebasdep"/>
          <w:color w:val="000000" w:themeColor="text1"/>
          <w:rtl/>
        </w:rPr>
        <w:footnoteReference w:id="386"/>
      </w:r>
      <w:r w:rsidR="00DF5214">
        <w:rPr>
          <w:rFonts w:hint="cs"/>
          <w:rtl/>
        </w:rPr>
        <w:t>،</w:t>
      </w:r>
      <w:r w:rsidR="001C3C60" w:rsidRPr="00DE6131">
        <w:rPr>
          <w:rFonts w:hint="cs"/>
          <w:rtl/>
        </w:rPr>
        <w:t xml:space="preserve"> كما قد </w:t>
      </w:r>
      <w:r w:rsidR="00914645" w:rsidRPr="00DE6131">
        <w:rPr>
          <w:rFonts w:hint="cs"/>
          <w:rtl/>
        </w:rPr>
        <w:t xml:space="preserve"> تكون </w:t>
      </w:r>
      <w:r w:rsidR="001C3C60" w:rsidRPr="00DE6131">
        <w:rPr>
          <w:rFonts w:hint="cs"/>
          <w:rtl/>
        </w:rPr>
        <w:t xml:space="preserve">المخاطر المتوقعة محل تضامن </w:t>
      </w:r>
      <w:r w:rsidR="00914645" w:rsidRPr="00DE6131">
        <w:rPr>
          <w:rFonts w:hint="cs"/>
          <w:rtl/>
        </w:rPr>
        <w:t xml:space="preserve"> بين السلطة المفوضة وا</w:t>
      </w:r>
      <w:r w:rsidR="001C3C60" w:rsidRPr="00DE6131">
        <w:rPr>
          <w:rFonts w:hint="cs"/>
          <w:rtl/>
        </w:rPr>
        <w:t>لمفوض له أو بمبالغ متفاوتة محددة على أساس نسب مختلفة.</w:t>
      </w:r>
    </w:p>
    <w:p w14:paraId="3556957B" w14:textId="46FACCED" w:rsidR="00E41C1C" w:rsidRPr="00DE6131" w:rsidRDefault="00AF7455" w:rsidP="00D74548">
      <w:pPr>
        <w:rPr>
          <w:rtl/>
        </w:rPr>
      </w:pPr>
      <w:r w:rsidRPr="00DE6131">
        <w:rPr>
          <w:rFonts w:hint="cs"/>
          <w:rtl/>
        </w:rPr>
        <w:t>فعقد تفويض المرفق العام بالذات يستند في مقوماته الأساسية على فكرة تفضي الى ضرورة تحمل صاحب التفويض مخاطر المشروع ك</w:t>
      </w:r>
      <w:r w:rsidR="00526293">
        <w:rPr>
          <w:rFonts w:hint="cs"/>
          <w:rtl/>
        </w:rPr>
        <w:t>لها خلال مرحلة التنفيذ باعتبار أ</w:t>
      </w:r>
      <w:r w:rsidRPr="00DE6131">
        <w:rPr>
          <w:rFonts w:hint="cs"/>
          <w:rtl/>
        </w:rPr>
        <w:t xml:space="preserve">ن هذه العقود هي عقود إدارة </w:t>
      </w:r>
      <w:r w:rsidR="00526293">
        <w:rPr>
          <w:rFonts w:hint="cs"/>
          <w:rtl/>
        </w:rPr>
        <w:t>وتمويل ويمكن إ</w:t>
      </w:r>
      <w:r w:rsidR="001B1C4C" w:rsidRPr="00DE6131">
        <w:rPr>
          <w:rFonts w:hint="cs"/>
          <w:rtl/>
        </w:rPr>
        <w:t>عمال</w:t>
      </w:r>
      <w:r w:rsidRPr="00DE6131">
        <w:rPr>
          <w:rFonts w:hint="cs"/>
          <w:rtl/>
        </w:rPr>
        <w:t xml:space="preserve"> </w:t>
      </w:r>
      <w:r w:rsidR="001B1C4C" w:rsidRPr="00DE6131">
        <w:rPr>
          <w:rFonts w:hint="cs"/>
          <w:rtl/>
        </w:rPr>
        <w:t>وتطبيق فكرة</w:t>
      </w:r>
      <w:r w:rsidRPr="00DE6131">
        <w:rPr>
          <w:rFonts w:hint="cs"/>
          <w:rtl/>
        </w:rPr>
        <w:t xml:space="preserve"> توزيع المخاطر بين الجهة </w:t>
      </w:r>
      <w:r w:rsidR="001B1C4C" w:rsidRPr="00DE6131">
        <w:rPr>
          <w:rFonts w:hint="cs"/>
          <w:rtl/>
        </w:rPr>
        <w:t>العامة المتعاقدة</w:t>
      </w:r>
      <w:r w:rsidRPr="00DE6131">
        <w:rPr>
          <w:rFonts w:hint="cs"/>
          <w:rtl/>
        </w:rPr>
        <w:t xml:space="preserve"> والمفوض اليه في مرحلة تنفيذ العقد نتيجة ما يمكن أن </w:t>
      </w:r>
      <w:r w:rsidR="001B1C4C" w:rsidRPr="00DE6131">
        <w:rPr>
          <w:rFonts w:hint="cs"/>
          <w:rtl/>
        </w:rPr>
        <w:t>يحدث من</w:t>
      </w:r>
      <w:r w:rsidRPr="00DE6131">
        <w:rPr>
          <w:rFonts w:hint="cs"/>
          <w:rtl/>
        </w:rPr>
        <w:t xml:space="preserve"> </w:t>
      </w:r>
      <w:r w:rsidR="00526293">
        <w:rPr>
          <w:rFonts w:hint="cs"/>
          <w:rtl/>
        </w:rPr>
        <w:t>ظروف،</w:t>
      </w:r>
      <w:r w:rsidRPr="00DE6131">
        <w:rPr>
          <w:rFonts w:hint="cs"/>
          <w:rtl/>
        </w:rPr>
        <w:t xml:space="preserve"> ويكون ذلك إما عن طريق </w:t>
      </w:r>
      <w:r w:rsidR="001B1C4C" w:rsidRPr="00DE6131">
        <w:rPr>
          <w:rFonts w:hint="cs"/>
          <w:rtl/>
        </w:rPr>
        <w:t>أثر مترتب</w:t>
      </w:r>
      <w:r w:rsidRPr="00DE6131">
        <w:rPr>
          <w:rFonts w:hint="cs"/>
          <w:rtl/>
        </w:rPr>
        <w:t xml:space="preserve"> على </w:t>
      </w:r>
      <w:r w:rsidR="0094762E">
        <w:rPr>
          <w:rFonts w:hint="cs"/>
          <w:rtl/>
        </w:rPr>
        <w:t>إتفاق أطراف العقد أ</w:t>
      </w:r>
      <w:r w:rsidRPr="00DE6131">
        <w:rPr>
          <w:rFonts w:hint="cs"/>
          <w:rtl/>
        </w:rPr>
        <w:t>و بمناسبة تطبيق لحكم قضائي متعلق على الخصوص بمبدأ التوازن العقدي</w:t>
      </w:r>
      <w:r w:rsidRPr="00DE6131">
        <w:rPr>
          <w:rStyle w:val="Appelnotedebasdep"/>
          <w:color w:val="000000" w:themeColor="text1"/>
          <w:rtl/>
        </w:rPr>
        <w:footnoteReference w:id="387"/>
      </w:r>
      <w:r w:rsidRPr="00DE6131">
        <w:rPr>
          <w:rFonts w:hint="cs"/>
          <w:sz w:val="24"/>
          <w:szCs w:val="24"/>
          <w:rtl/>
        </w:rPr>
        <w:t>.</w:t>
      </w:r>
      <w:r w:rsidR="00980622" w:rsidRPr="00DE6131">
        <w:rPr>
          <w:rFonts w:hint="cs"/>
          <w:rtl/>
          <w:lang w:val="fr-FR"/>
        </w:rPr>
        <w:t xml:space="preserve"> </w:t>
      </w:r>
      <w:r w:rsidR="00DB04C8" w:rsidRPr="00DE6131">
        <w:rPr>
          <w:rFonts w:hint="cs"/>
          <w:rtl/>
          <w:lang w:val="fr-FR"/>
        </w:rPr>
        <w:t>وتختلف التعريفات</w:t>
      </w:r>
      <w:r w:rsidR="00980622" w:rsidRPr="00DE6131">
        <w:rPr>
          <w:rFonts w:hint="cs"/>
          <w:rtl/>
          <w:lang w:val="fr-FR"/>
        </w:rPr>
        <w:t xml:space="preserve"> </w:t>
      </w:r>
      <w:r w:rsidR="000157E4" w:rsidRPr="00DE6131">
        <w:rPr>
          <w:rFonts w:hint="cs"/>
          <w:rtl/>
          <w:lang w:val="fr-FR"/>
        </w:rPr>
        <w:t>الخاصة</w:t>
      </w:r>
      <w:r w:rsidR="00DB04C8" w:rsidRPr="00DE6131">
        <w:rPr>
          <w:rFonts w:hint="cs"/>
          <w:rtl/>
          <w:lang w:val="fr-FR"/>
        </w:rPr>
        <w:t xml:space="preserve"> </w:t>
      </w:r>
      <w:r w:rsidR="00980622" w:rsidRPr="00DE6131">
        <w:rPr>
          <w:rFonts w:hint="cs"/>
          <w:rtl/>
          <w:lang w:val="fr-FR"/>
        </w:rPr>
        <w:t xml:space="preserve">بالمخاطر </w:t>
      </w:r>
      <w:r w:rsidR="00DB04C8" w:rsidRPr="00DE6131">
        <w:rPr>
          <w:rFonts w:hint="cs"/>
          <w:rtl/>
          <w:lang w:val="fr-FR"/>
        </w:rPr>
        <w:t>نظرا لاختلاف أنواعها فهناك من المخاطر ذات الطابع السياسي وأخرى ذات طابع اقتصادي ومنها ذات الطابع الاجتماعي</w:t>
      </w:r>
      <w:r w:rsidR="0094762E">
        <w:rPr>
          <w:rFonts w:hint="cs"/>
          <w:rtl/>
          <w:lang w:val="fr-FR"/>
        </w:rPr>
        <w:t>، إ</w:t>
      </w:r>
      <w:r w:rsidR="00980622" w:rsidRPr="00DE6131">
        <w:rPr>
          <w:rFonts w:hint="cs"/>
          <w:rtl/>
          <w:lang w:val="fr-FR"/>
        </w:rPr>
        <w:t xml:space="preserve">لا </w:t>
      </w:r>
      <w:r w:rsidR="00DB04C8" w:rsidRPr="00DE6131">
        <w:rPr>
          <w:rFonts w:hint="cs"/>
          <w:rtl/>
          <w:lang w:val="fr-FR"/>
        </w:rPr>
        <w:t xml:space="preserve">أن المقصود هنا في هذا السياق هو على وجه الدقة </w:t>
      </w:r>
      <w:r w:rsidR="00980622" w:rsidRPr="00DE6131">
        <w:rPr>
          <w:rFonts w:hint="cs"/>
          <w:rtl/>
          <w:lang w:val="fr-FR"/>
        </w:rPr>
        <w:t xml:space="preserve">المخاطر </w:t>
      </w:r>
      <w:r w:rsidR="00DB04C8" w:rsidRPr="00DE6131">
        <w:rPr>
          <w:rFonts w:hint="cs"/>
          <w:rtl/>
          <w:lang w:val="fr-FR"/>
        </w:rPr>
        <w:t xml:space="preserve">ذات الصلة </w:t>
      </w:r>
      <w:r w:rsidR="00980622" w:rsidRPr="00DE6131">
        <w:rPr>
          <w:rFonts w:hint="cs"/>
          <w:rtl/>
          <w:lang w:val="fr-FR"/>
        </w:rPr>
        <w:t xml:space="preserve"> بالمشروعات المتعلقة بالمرفق العام</w:t>
      </w:r>
      <w:r w:rsidR="0094762E">
        <w:rPr>
          <w:rFonts w:hint="cs"/>
          <w:rtl/>
          <w:lang w:val="fr-FR"/>
        </w:rPr>
        <w:t>،</w:t>
      </w:r>
      <w:r w:rsidR="00980622" w:rsidRPr="00DE6131">
        <w:rPr>
          <w:rFonts w:hint="cs"/>
          <w:rtl/>
          <w:lang w:val="fr-FR"/>
        </w:rPr>
        <w:t xml:space="preserve"> </w:t>
      </w:r>
      <w:r w:rsidR="00DB04C8" w:rsidRPr="00DE6131">
        <w:rPr>
          <w:rFonts w:hint="cs"/>
          <w:rtl/>
          <w:lang w:val="fr-FR"/>
        </w:rPr>
        <w:t xml:space="preserve">وهي في مجملها مجموع </w:t>
      </w:r>
      <w:r w:rsidR="00980622" w:rsidRPr="00DE6131">
        <w:rPr>
          <w:rFonts w:hint="cs"/>
          <w:rtl/>
          <w:lang w:val="fr-FR"/>
        </w:rPr>
        <w:t xml:space="preserve"> الظروف </w:t>
      </w:r>
      <w:r w:rsidR="00DB04C8" w:rsidRPr="00DE6131">
        <w:rPr>
          <w:rFonts w:hint="cs"/>
          <w:rtl/>
          <w:lang w:val="fr-FR"/>
        </w:rPr>
        <w:t xml:space="preserve"> المحيطة بعملية تحقيق المرفق العام  فهي </w:t>
      </w:r>
      <w:r w:rsidR="00980622" w:rsidRPr="00DE6131">
        <w:rPr>
          <w:rFonts w:hint="cs"/>
          <w:rtl/>
          <w:lang w:val="fr-FR"/>
        </w:rPr>
        <w:t xml:space="preserve">من وجهة نظر </w:t>
      </w:r>
      <w:r w:rsidR="00DB04C8" w:rsidRPr="00DE6131">
        <w:rPr>
          <w:rFonts w:hint="cs"/>
          <w:rtl/>
          <w:lang w:val="fr-FR"/>
        </w:rPr>
        <w:t xml:space="preserve">أطراف العقد الملابسات </w:t>
      </w:r>
      <w:r w:rsidR="00980622" w:rsidRPr="00DE6131">
        <w:rPr>
          <w:rFonts w:hint="cs"/>
          <w:rtl/>
          <w:lang w:val="fr-FR"/>
        </w:rPr>
        <w:t xml:space="preserve"> التي لها تأثير على مصالحهم </w:t>
      </w:r>
      <w:r w:rsidR="00DB04C8" w:rsidRPr="00DE6131">
        <w:rPr>
          <w:rFonts w:hint="cs"/>
          <w:rtl/>
          <w:lang w:val="fr-FR"/>
        </w:rPr>
        <w:t>التعاقدية</w:t>
      </w:r>
      <w:r w:rsidR="0094762E">
        <w:rPr>
          <w:rFonts w:hint="cs"/>
          <w:rtl/>
          <w:lang w:val="fr-FR"/>
        </w:rPr>
        <w:t>،</w:t>
      </w:r>
      <w:r w:rsidR="00DB04C8" w:rsidRPr="00DE6131">
        <w:rPr>
          <w:rFonts w:hint="cs"/>
          <w:rtl/>
          <w:lang w:val="fr-FR"/>
        </w:rPr>
        <w:t xml:space="preserve"> و</w:t>
      </w:r>
      <w:r w:rsidR="00980622" w:rsidRPr="00DE6131">
        <w:rPr>
          <w:rFonts w:hint="cs"/>
          <w:rtl/>
          <w:lang w:val="fr-FR"/>
        </w:rPr>
        <w:t xml:space="preserve">التي </w:t>
      </w:r>
      <w:r w:rsidR="00DB04C8" w:rsidRPr="00DE6131">
        <w:rPr>
          <w:rFonts w:hint="cs"/>
          <w:rtl/>
          <w:lang w:val="fr-FR"/>
        </w:rPr>
        <w:t xml:space="preserve">يسعون </w:t>
      </w:r>
      <w:r w:rsidR="00980622" w:rsidRPr="00DE6131">
        <w:rPr>
          <w:rFonts w:hint="cs"/>
          <w:rtl/>
          <w:lang w:val="fr-FR"/>
        </w:rPr>
        <w:t xml:space="preserve"> </w:t>
      </w:r>
      <w:r w:rsidR="00DB04C8" w:rsidRPr="00DE6131">
        <w:rPr>
          <w:rFonts w:hint="cs"/>
          <w:rtl/>
          <w:lang w:val="fr-FR"/>
        </w:rPr>
        <w:t>ل</w:t>
      </w:r>
      <w:r w:rsidR="00980622" w:rsidRPr="00DE6131">
        <w:rPr>
          <w:rFonts w:hint="cs"/>
          <w:rtl/>
          <w:lang w:val="fr-FR"/>
        </w:rPr>
        <w:t xml:space="preserve">تحقيقها من </w:t>
      </w:r>
      <w:r w:rsidR="00DB04C8" w:rsidRPr="00DE6131">
        <w:rPr>
          <w:rFonts w:hint="cs"/>
          <w:rtl/>
          <w:lang w:val="fr-FR"/>
        </w:rPr>
        <w:t>خلال ال</w:t>
      </w:r>
      <w:r w:rsidR="0094762E">
        <w:rPr>
          <w:rFonts w:hint="cs"/>
          <w:rtl/>
          <w:lang w:val="fr-FR"/>
        </w:rPr>
        <w:t>إ</w:t>
      </w:r>
      <w:r w:rsidR="00792708">
        <w:rPr>
          <w:rFonts w:hint="cs"/>
          <w:rtl/>
          <w:lang w:val="fr-FR"/>
        </w:rPr>
        <w:t>ستثمار في المرافق العامة،</w:t>
      </w:r>
      <w:r w:rsidR="00980622" w:rsidRPr="00DE6131">
        <w:rPr>
          <w:rFonts w:hint="cs"/>
          <w:rtl/>
          <w:lang w:val="fr-FR"/>
        </w:rPr>
        <w:t xml:space="preserve"> بحيث </w:t>
      </w:r>
      <w:r w:rsidR="00DB04C8" w:rsidRPr="00DE6131">
        <w:rPr>
          <w:rFonts w:hint="cs"/>
          <w:rtl/>
          <w:lang w:val="fr-FR"/>
        </w:rPr>
        <w:t>تخلق هذه ال</w:t>
      </w:r>
      <w:r w:rsidR="00980622" w:rsidRPr="00DE6131">
        <w:rPr>
          <w:rFonts w:hint="cs"/>
          <w:rtl/>
          <w:lang w:val="fr-FR"/>
        </w:rPr>
        <w:t>ظروف</w:t>
      </w:r>
      <w:r w:rsidR="00DB04C8" w:rsidRPr="00DE6131">
        <w:rPr>
          <w:rFonts w:hint="cs"/>
          <w:rtl/>
          <w:lang w:val="fr-FR"/>
        </w:rPr>
        <w:t xml:space="preserve"> ما</w:t>
      </w:r>
      <w:r w:rsidR="00980622" w:rsidRPr="00DE6131">
        <w:rPr>
          <w:rFonts w:hint="cs"/>
          <w:rtl/>
          <w:lang w:val="fr-FR"/>
        </w:rPr>
        <w:t xml:space="preserve"> </w:t>
      </w:r>
      <w:r w:rsidR="00DB04C8" w:rsidRPr="00DE6131">
        <w:rPr>
          <w:rFonts w:hint="cs"/>
          <w:rtl/>
          <w:lang w:val="fr-FR"/>
        </w:rPr>
        <w:t>ي</w:t>
      </w:r>
      <w:r w:rsidR="00980622" w:rsidRPr="00DE6131">
        <w:rPr>
          <w:rFonts w:hint="cs"/>
          <w:rtl/>
          <w:lang w:val="fr-FR"/>
        </w:rPr>
        <w:t xml:space="preserve">عرض </w:t>
      </w:r>
      <w:r w:rsidR="00DB04C8" w:rsidRPr="00DE6131">
        <w:rPr>
          <w:rFonts w:hint="cs"/>
          <w:rtl/>
          <w:lang w:val="fr-FR"/>
        </w:rPr>
        <w:t>هذه ال</w:t>
      </w:r>
      <w:r w:rsidR="00792708">
        <w:rPr>
          <w:rFonts w:hint="cs"/>
          <w:rtl/>
          <w:lang w:val="fr-FR"/>
        </w:rPr>
        <w:t>مصالح الى الخطر</w:t>
      </w:r>
      <w:r w:rsidR="00DB04C8" w:rsidRPr="00DE6131">
        <w:rPr>
          <w:rFonts w:hint="cs"/>
          <w:rtl/>
          <w:lang w:val="fr-FR"/>
        </w:rPr>
        <w:t xml:space="preserve">، </w:t>
      </w:r>
      <w:r w:rsidR="00792708">
        <w:rPr>
          <w:rFonts w:hint="cs"/>
          <w:rtl/>
          <w:lang w:val="fr-FR"/>
        </w:rPr>
        <w:t>أ</w:t>
      </w:r>
      <w:r w:rsidR="00980622" w:rsidRPr="00DE6131">
        <w:rPr>
          <w:rFonts w:hint="cs"/>
          <w:rtl/>
          <w:lang w:val="fr-FR"/>
        </w:rPr>
        <w:t xml:space="preserve">ما </w:t>
      </w:r>
      <w:r w:rsidR="00DB04C8" w:rsidRPr="00DE6131">
        <w:rPr>
          <w:rFonts w:hint="cs"/>
          <w:rtl/>
          <w:lang w:val="fr-FR"/>
        </w:rPr>
        <w:t>فيما يتعلق ب</w:t>
      </w:r>
      <w:r w:rsidR="00980622" w:rsidRPr="00DE6131">
        <w:rPr>
          <w:rFonts w:hint="cs"/>
          <w:rtl/>
          <w:lang w:val="fr-FR"/>
        </w:rPr>
        <w:t>أنواع المخاطر</w:t>
      </w:r>
      <w:r w:rsidR="00DB04C8" w:rsidRPr="00DE6131">
        <w:rPr>
          <w:rFonts w:hint="cs"/>
          <w:rtl/>
          <w:lang w:val="fr-FR"/>
        </w:rPr>
        <w:t xml:space="preserve"> المختلفة </w:t>
      </w:r>
      <w:r w:rsidR="00792708">
        <w:rPr>
          <w:rFonts w:hint="cs"/>
          <w:rtl/>
          <w:lang w:val="fr-FR"/>
        </w:rPr>
        <w:t xml:space="preserve"> فإ</w:t>
      </w:r>
      <w:r w:rsidR="00980622" w:rsidRPr="00DE6131">
        <w:rPr>
          <w:rFonts w:hint="cs"/>
          <w:rtl/>
          <w:lang w:val="fr-FR"/>
        </w:rPr>
        <w:t xml:space="preserve">نه لا يمكن حصرها بشكل </w:t>
      </w:r>
      <w:r w:rsidR="00DB04C8" w:rsidRPr="00DE6131">
        <w:rPr>
          <w:rFonts w:hint="cs"/>
          <w:rtl/>
          <w:lang w:val="fr-FR"/>
        </w:rPr>
        <w:t>دقيق</w:t>
      </w:r>
      <w:r w:rsidR="00792708">
        <w:rPr>
          <w:rFonts w:hint="cs"/>
          <w:rtl/>
          <w:lang w:val="fr-FR"/>
        </w:rPr>
        <w:t xml:space="preserve"> وإ</w:t>
      </w:r>
      <w:r w:rsidR="00980622" w:rsidRPr="00DE6131">
        <w:rPr>
          <w:rFonts w:hint="cs"/>
          <w:rtl/>
          <w:lang w:val="fr-FR"/>
        </w:rPr>
        <w:t xml:space="preserve">نما يمكن تصنيفها الى نوعين </w:t>
      </w:r>
      <w:r w:rsidR="00DB04C8" w:rsidRPr="00DE6131">
        <w:rPr>
          <w:rFonts w:hint="cs"/>
          <w:rtl/>
          <w:lang w:val="fr-FR"/>
        </w:rPr>
        <w:t xml:space="preserve">من </w:t>
      </w:r>
      <w:r w:rsidR="00980622" w:rsidRPr="00DE6131">
        <w:rPr>
          <w:rFonts w:hint="cs"/>
          <w:rtl/>
          <w:lang w:val="fr-FR"/>
        </w:rPr>
        <w:t xml:space="preserve">المخاطر </w:t>
      </w:r>
      <w:r w:rsidR="00792708">
        <w:rPr>
          <w:rFonts w:hint="cs"/>
          <w:rtl/>
          <w:lang w:val="fr-FR"/>
        </w:rPr>
        <w:t xml:space="preserve">فمنها </w:t>
      </w:r>
      <w:r w:rsidR="00DB04C8" w:rsidRPr="00DE6131">
        <w:rPr>
          <w:rFonts w:hint="cs"/>
          <w:rtl/>
          <w:lang w:val="fr-FR"/>
        </w:rPr>
        <w:t xml:space="preserve">المخاطر </w:t>
      </w:r>
      <w:r w:rsidR="00980622" w:rsidRPr="00DE6131">
        <w:rPr>
          <w:rFonts w:hint="cs"/>
          <w:rtl/>
          <w:lang w:val="fr-FR"/>
        </w:rPr>
        <w:t xml:space="preserve">العامة </w:t>
      </w:r>
      <w:r w:rsidR="00DB04C8" w:rsidRPr="00DE6131">
        <w:rPr>
          <w:rFonts w:hint="cs"/>
          <w:rtl/>
          <w:lang w:val="fr-FR"/>
        </w:rPr>
        <w:t xml:space="preserve">التي </w:t>
      </w:r>
      <w:r w:rsidR="00980622" w:rsidRPr="00DE6131">
        <w:rPr>
          <w:rFonts w:hint="cs"/>
          <w:rtl/>
          <w:lang w:val="fr-FR"/>
        </w:rPr>
        <w:t xml:space="preserve">تتعلق </w:t>
      </w:r>
      <w:r w:rsidR="00DB04C8" w:rsidRPr="00DE6131">
        <w:rPr>
          <w:rFonts w:hint="cs"/>
          <w:rtl/>
          <w:lang w:val="fr-FR"/>
        </w:rPr>
        <w:t xml:space="preserve">بعملية </w:t>
      </w:r>
      <w:r w:rsidR="00792708">
        <w:rPr>
          <w:rFonts w:hint="cs"/>
          <w:rtl/>
          <w:lang w:val="fr-FR"/>
        </w:rPr>
        <w:t>بالنمو الإ</w:t>
      </w:r>
      <w:r w:rsidR="00980622" w:rsidRPr="00DE6131">
        <w:rPr>
          <w:rFonts w:hint="cs"/>
          <w:rtl/>
          <w:lang w:val="fr-FR"/>
        </w:rPr>
        <w:t xml:space="preserve">قتصادي </w:t>
      </w:r>
      <w:r w:rsidR="00DB04C8" w:rsidRPr="00DE6131">
        <w:rPr>
          <w:rFonts w:hint="cs"/>
          <w:rtl/>
          <w:lang w:val="fr-FR"/>
        </w:rPr>
        <w:t xml:space="preserve">بشكل عام </w:t>
      </w:r>
      <w:r w:rsidR="00980622" w:rsidRPr="00DE6131">
        <w:rPr>
          <w:rFonts w:hint="cs"/>
          <w:rtl/>
          <w:lang w:val="fr-FR"/>
        </w:rPr>
        <w:t>والبيئة السياسية والنظام الضريبي والنظام القانوني والنظام النقدي في الدولة و</w:t>
      </w:r>
      <w:r w:rsidR="00547CA4" w:rsidRPr="00DE6131">
        <w:rPr>
          <w:rFonts w:hint="cs"/>
          <w:rtl/>
          <w:lang w:val="fr-FR"/>
        </w:rPr>
        <w:t xml:space="preserve">منها </w:t>
      </w:r>
      <w:r w:rsidR="00980622" w:rsidRPr="00DE6131">
        <w:rPr>
          <w:rFonts w:hint="cs"/>
          <w:rtl/>
          <w:lang w:val="fr-FR"/>
        </w:rPr>
        <w:t>المخاطر الخاصة بالمشر</w:t>
      </w:r>
      <w:r w:rsidR="00792708">
        <w:rPr>
          <w:rFonts w:hint="cs"/>
          <w:rtl/>
          <w:lang w:val="fr-FR"/>
        </w:rPr>
        <w:t xml:space="preserve">وع تتعلق بظروف </w:t>
      </w:r>
      <w:r w:rsidR="00980622" w:rsidRPr="00DE6131">
        <w:rPr>
          <w:rFonts w:hint="cs"/>
          <w:rtl/>
          <w:lang w:val="fr-FR"/>
        </w:rPr>
        <w:t>المشروع في حد ذاته</w:t>
      </w:r>
      <w:r w:rsidR="00980622" w:rsidRPr="00DE6131">
        <w:rPr>
          <w:rStyle w:val="Appelnotedebasdep"/>
          <w:color w:val="000000" w:themeColor="text1"/>
          <w:rtl/>
          <w:lang w:val="fr-FR"/>
        </w:rPr>
        <w:footnoteReference w:id="388"/>
      </w:r>
      <w:r w:rsidR="00547CA4" w:rsidRPr="00DE6131">
        <w:rPr>
          <w:rFonts w:hint="cs"/>
          <w:rtl/>
          <w:lang w:val="fr-FR"/>
        </w:rPr>
        <w:t>.</w:t>
      </w:r>
      <w:r w:rsidR="00E41C1C" w:rsidRPr="00DE6131">
        <w:rPr>
          <w:rFonts w:hint="cs"/>
          <w:rtl/>
        </w:rPr>
        <w:t xml:space="preserve"> </w:t>
      </w:r>
    </w:p>
    <w:p w14:paraId="48788C29" w14:textId="061791C2" w:rsidR="000B19AA" w:rsidRPr="00DE6131" w:rsidRDefault="007D119E" w:rsidP="00D74548">
      <w:pPr>
        <w:rPr>
          <w:rtl/>
        </w:rPr>
      </w:pPr>
      <w:r w:rsidRPr="00DE6131">
        <w:rPr>
          <w:rFonts w:hint="cs"/>
          <w:rtl/>
        </w:rPr>
        <w:t xml:space="preserve">فقد تكون المخاطر التي يمكن أن تعترض </w:t>
      </w:r>
      <w:r w:rsidR="00E41C1C" w:rsidRPr="00DE6131">
        <w:rPr>
          <w:rFonts w:hint="cs"/>
          <w:rtl/>
        </w:rPr>
        <w:t xml:space="preserve"> </w:t>
      </w:r>
      <w:r w:rsidRPr="00DE6131">
        <w:rPr>
          <w:rFonts w:hint="cs"/>
          <w:rtl/>
        </w:rPr>
        <w:t xml:space="preserve">عملية تنفيذ المشاريع العامة </w:t>
      </w:r>
      <w:r w:rsidR="00792708">
        <w:rPr>
          <w:rFonts w:hint="cs"/>
          <w:rtl/>
        </w:rPr>
        <w:t>والأ</w:t>
      </w:r>
      <w:r w:rsidR="00E41C1C" w:rsidRPr="00DE6131">
        <w:rPr>
          <w:rFonts w:hint="cs"/>
          <w:rtl/>
        </w:rPr>
        <w:t>عباء</w:t>
      </w:r>
      <w:r w:rsidRPr="00DE6131">
        <w:rPr>
          <w:rFonts w:hint="cs"/>
          <w:rtl/>
        </w:rPr>
        <w:t xml:space="preserve"> التي </w:t>
      </w:r>
      <w:r w:rsidR="000157E4" w:rsidRPr="00DE6131">
        <w:rPr>
          <w:rFonts w:hint="cs"/>
          <w:rtl/>
        </w:rPr>
        <w:t>تكبدها</w:t>
      </w:r>
      <w:r w:rsidRPr="00DE6131">
        <w:rPr>
          <w:rFonts w:hint="cs"/>
          <w:rtl/>
        </w:rPr>
        <w:t xml:space="preserve"> </w:t>
      </w:r>
      <w:r w:rsidR="00E41C1C" w:rsidRPr="00DE6131">
        <w:rPr>
          <w:rFonts w:hint="cs"/>
          <w:rtl/>
        </w:rPr>
        <w:t xml:space="preserve"> </w:t>
      </w:r>
      <w:r w:rsidR="00664189" w:rsidRPr="00DE6131">
        <w:rPr>
          <w:rFonts w:hint="cs"/>
          <w:rtl/>
        </w:rPr>
        <w:t xml:space="preserve">القائمين على هذه المشاريع </w:t>
      </w:r>
      <w:r w:rsidR="00E41C1C" w:rsidRPr="00DE6131">
        <w:rPr>
          <w:rFonts w:hint="cs"/>
          <w:rtl/>
        </w:rPr>
        <w:t>مطلقة</w:t>
      </w:r>
      <w:r w:rsidR="008B65C5">
        <w:rPr>
          <w:rFonts w:hint="cs"/>
          <w:rtl/>
        </w:rPr>
        <w:t>،</w:t>
      </w:r>
      <w:r w:rsidR="00E41C1C" w:rsidRPr="00DE6131">
        <w:rPr>
          <w:rFonts w:hint="cs"/>
          <w:rtl/>
        </w:rPr>
        <w:t xml:space="preserve"> </w:t>
      </w:r>
      <w:r w:rsidR="00664189" w:rsidRPr="00DE6131">
        <w:rPr>
          <w:rFonts w:hint="cs"/>
          <w:rtl/>
        </w:rPr>
        <w:t>بحيث</w:t>
      </w:r>
      <w:r w:rsidR="00E41C1C" w:rsidRPr="00DE6131">
        <w:rPr>
          <w:rFonts w:hint="cs"/>
          <w:rtl/>
        </w:rPr>
        <w:t xml:space="preserve"> </w:t>
      </w:r>
      <w:r w:rsidR="00664189" w:rsidRPr="00DE6131">
        <w:rPr>
          <w:rFonts w:hint="cs"/>
          <w:rtl/>
        </w:rPr>
        <w:t xml:space="preserve">تقع بشكل كامل على </w:t>
      </w:r>
      <w:r w:rsidR="008B65C5">
        <w:rPr>
          <w:rFonts w:hint="cs"/>
          <w:rtl/>
        </w:rPr>
        <w:t>المستثمر</w:t>
      </w:r>
      <w:r w:rsidR="00664189" w:rsidRPr="00DE6131">
        <w:rPr>
          <w:rFonts w:hint="cs"/>
          <w:rtl/>
        </w:rPr>
        <w:t>في المرفق العام فيتحملها</w:t>
      </w:r>
      <w:r w:rsidR="00E41C1C" w:rsidRPr="00DE6131">
        <w:rPr>
          <w:rFonts w:hint="cs"/>
          <w:rtl/>
        </w:rPr>
        <w:t xml:space="preserve"> </w:t>
      </w:r>
      <w:r w:rsidR="00AA5474" w:rsidRPr="00DE6131">
        <w:rPr>
          <w:rFonts w:hint="cs"/>
          <w:rtl/>
        </w:rPr>
        <w:t>منفردا</w:t>
      </w:r>
      <w:r w:rsidR="00E41C1C" w:rsidRPr="00DE6131">
        <w:rPr>
          <w:rFonts w:hint="cs"/>
          <w:rtl/>
        </w:rPr>
        <w:t xml:space="preserve"> وهو </w:t>
      </w:r>
      <w:r w:rsidR="000157E4" w:rsidRPr="00DE6131">
        <w:rPr>
          <w:rFonts w:hint="cs"/>
          <w:rtl/>
        </w:rPr>
        <w:t>المبدأ</w:t>
      </w:r>
      <w:r w:rsidR="00E41C1C" w:rsidRPr="00DE6131">
        <w:rPr>
          <w:rFonts w:hint="cs"/>
          <w:rtl/>
        </w:rPr>
        <w:t xml:space="preserve"> العام الذي </w:t>
      </w:r>
      <w:r w:rsidR="00664189" w:rsidRPr="00DE6131">
        <w:rPr>
          <w:rFonts w:hint="cs"/>
          <w:rtl/>
        </w:rPr>
        <w:t>ظل</w:t>
      </w:r>
      <w:r w:rsidR="00E41C1C" w:rsidRPr="00DE6131">
        <w:rPr>
          <w:rFonts w:hint="cs"/>
          <w:rtl/>
        </w:rPr>
        <w:t xml:space="preserve"> سائدا </w:t>
      </w:r>
      <w:r w:rsidR="00AA5474" w:rsidRPr="00DE6131">
        <w:rPr>
          <w:rFonts w:hint="cs"/>
          <w:rtl/>
        </w:rPr>
        <w:t>خاصة فيما يتعلق ب</w:t>
      </w:r>
      <w:r w:rsidR="00E41C1C" w:rsidRPr="00DE6131">
        <w:rPr>
          <w:rFonts w:hint="cs"/>
          <w:rtl/>
        </w:rPr>
        <w:t>امتياز المر</w:t>
      </w:r>
      <w:r w:rsidR="00AA5474" w:rsidRPr="00DE6131">
        <w:rPr>
          <w:rFonts w:hint="cs"/>
          <w:rtl/>
        </w:rPr>
        <w:t>ا</w:t>
      </w:r>
      <w:r w:rsidR="00E41C1C" w:rsidRPr="00DE6131">
        <w:rPr>
          <w:rFonts w:hint="cs"/>
          <w:rtl/>
        </w:rPr>
        <w:t>فق العام</w:t>
      </w:r>
      <w:r w:rsidR="00AA5474" w:rsidRPr="00DE6131">
        <w:rPr>
          <w:rFonts w:hint="cs"/>
          <w:rtl/>
        </w:rPr>
        <w:t>ة،</w:t>
      </w:r>
      <w:r w:rsidR="008B65C5">
        <w:rPr>
          <w:rFonts w:hint="cs"/>
          <w:rtl/>
        </w:rPr>
        <w:t xml:space="preserve"> حيث يرى بعض الفقه أن المخاطر والأ</w:t>
      </w:r>
      <w:r w:rsidR="00E41C1C" w:rsidRPr="00DE6131">
        <w:rPr>
          <w:rFonts w:hint="cs"/>
          <w:rtl/>
        </w:rPr>
        <w:t xml:space="preserve">عباء المالية تعد عنصرا </w:t>
      </w:r>
      <w:r w:rsidR="00AA5474" w:rsidRPr="00DE6131">
        <w:rPr>
          <w:rFonts w:hint="cs"/>
          <w:rtl/>
        </w:rPr>
        <w:t xml:space="preserve">أساسيا </w:t>
      </w:r>
      <w:r w:rsidR="008B65C5">
        <w:rPr>
          <w:rFonts w:hint="cs"/>
          <w:rtl/>
        </w:rPr>
        <w:t>من عناصر تكوين إمتياز المرفق العام  إلا أ</w:t>
      </w:r>
      <w:r w:rsidR="00E41C1C" w:rsidRPr="00DE6131">
        <w:rPr>
          <w:rFonts w:hint="cs"/>
          <w:rtl/>
        </w:rPr>
        <w:t xml:space="preserve">نه مع مرور </w:t>
      </w:r>
      <w:r w:rsidR="00AA5474" w:rsidRPr="00DE6131">
        <w:rPr>
          <w:rFonts w:hint="cs"/>
          <w:rtl/>
        </w:rPr>
        <w:t>الزمن اتضح</w:t>
      </w:r>
      <w:r w:rsidR="00E41C1C" w:rsidRPr="00DE6131">
        <w:rPr>
          <w:rFonts w:hint="cs"/>
          <w:rtl/>
        </w:rPr>
        <w:t xml:space="preserve"> </w:t>
      </w:r>
      <w:r w:rsidR="00AA5474" w:rsidRPr="00DE6131">
        <w:rPr>
          <w:rFonts w:hint="cs"/>
          <w:rtl/>
        </w:rPr>
        <w:t>أن</w:t>
      </w:r>
      <w:r w:rsidR="00E41C1C" w:rsidRPr="00DE6131">
        <w:rPr>
          <w:rFonts w:hint="cs"/>
          <w:rtl/>
        </w:rPr>
        <w:t xml:space="preserve"> هذا المبدأ </w:t>
      </w:r>
      <w:r w:rsidR="00AA5474" w:rsidRPr="00DE6131">
        <w:rPr>
          <w:rFonts w:hint="cs"/>
          <w:rtl/>
        </w:rPr>
        <w:t xml:space="preserve">يطبق </w:t>
      </w:r>
      <w:r w:rsidR="00B07D76">
        <w:rPr>
          <w:rFonts w:hint="cs"/>
          <w:rtl/>
        </w:rPr>
        <w:t>ب</w:t>
      </w:r>
      <w:r w:rsidR="00AA5474" w:rsidRPr="00DE6131">
        <w:rPr>
          <w:rFonts w:hint="cs"/>
          <w:rtl/>
        </w:rPr>
        <w:t>شكل نسبي فمن منطلق المسؤولية  الملقاة على الجهة الإدارية تجاه</w:t>
      </w:r>
      <w:r w:rsidR="00E41C1C" w:rsidRPr="00DE6131">
        <w:rPr>
          <w:rFonts w:hint="cs"/>
          <w:rtl/>
        </w:rPr>
        <w:t xml:space="preserve"> المرفق العام لا يمكنها</w:t>
      </w:r>
      <w:r w:rsidR="00B07D76">
        <w:rPr>
          <w:rFonts w:hint="cs"/>
          <w:rtl/>
        </w:rPr>
        <w:t xml:space="preserve"> بأ</w:t>
      </w:r>
      <w:r w:rsidR="00AA5474" w:rsidRPr="00DE6131">
        <w:rPr>
          <w:rFonts w:hint="cs"/>
          <w:rtl/>
        </w:rPr>
        <w:t xml:space="preserve">ي حال من الأحوال </w:t>
      </w:r>
      <w:r w:rsidR="00E41C1C" w:rsidRPr="00DE6131">
        <w:rPr>
          <w:rFonts w:hint="cs"/>
          <w:rtl/>
        </w:rPr>
        <w:t xml:space="preserve"> التنصل من</w:t>
      </w:r>
      <w:r w:rsidR="00494003" w:rsidRPr="00DE6131">
        <w:rPr>
          <w:rFonts w:hint="cs"/>
          <w:rtl/>
        </w:rPr>
        <w:t>ها</w:t>
      </w:r>
      <w:r w:rsidR="00B07D76">
        <w:rPr>
          <w:rFonts w:hint="cs"/>
          <w:rtl/>
        </w:rPr>
        <w:t>،</w:t>
      </w:r>
      <w:r w:rsidR="00E41C1C" w:rsidRPr="00DE6131">
        <w:rPr>
          <w:rFonts w:hint="cs"/>
          <w:rtl/>
        </w:rPr>
        <w:t xml:space="preserve"> وبالتالي </w:t>
      </w:r>
      <w:r w:rsidR="00494003" w:rsidRPr="00DE6131">
        <w:rPr>
          <w:rFonts w:hint="cs"/>
          <w:rtl/>
        </w:rPr>
        <w:t>بات</w:t>
      </w:r>
      <w:r w:rsidR="00B07D76">
        <w:rPr>
          <w:rFonts w:hint="cs"/>
          <w:rtl/>
        </w:rPr>
        <w:t xml:space="preserve"> من الضروري وجود شراكة أ</w:t>
      </w:r>
      <w:r w:rsidR="00E41C1C" w:rsidRPr="00DE6131">
        <w:rPr>
          <w:rFonts w:hint="cs"/>
          <w:rtl/>
        </w:rPr>
        <w:t xml:space="preserve">و تضامن مالي بين السلطة الفوضة والمفوض له </w:t>
      </w:r>
      <w:r w:rsidR="00494003" w:rsidRPr="00DE6131">
        <w:rPr>
          <w:rFonts w:hint="cs"/>
          <w:rtl/>
        </w:rPr>
        <w:t xml:space="preserve">فيما يتعلق بمواجهة المخاطر المحتملة التي يمكن أن تعترض عملية الاستثمار في المرفق العام </w:t>
      </w:r>
      <w:r w:rsidR="00E41C1C" w:rsidRPr="00DE6131">
        <w:rPr>
          <w:rFonts w:hint="cs"/>
          <w:rtl/>
        </w:rPr>
        <w:t xml:space="preserve">وهذا </w:t>
      </w:r>
      <w:r w:rsidR="00494003" w:rsidRPr="00DE6131">
        <w:rPr>
          <w:rFonts w:hint="cs"/>
          <w:rtl/>
        </w:rPr>
        <w:t xml:space="preserve">التضامن ليس في كل </w:t>
      </w:r>
      <w:r w:rsidR="00B07D76">
        <w:rPr>
          <w:rFonts w:hint="cs"/>
          <w:rtl/>
        </w:rPr>
        <w:t>أ</w:t>
      </w:r>
      <w:r w:rsidR="00494003" w:rsidRPr="00DE6131">
        <w:rPr>
          <w:rFonts w:hint="cs"/>
          <w:rtl/>
        </w:rPr>
        <w:t>شكال عقود التفاوض</w:t>
      </w:r>
      <w:r w:rsidR="00B07D76">
        <w:rPr>
          <w:rFonts w:hint="cs"/>
          <w:rtl/>
        </w:rPr>
        <w:t>،</w:t>
      </w:r>
      <w:r w:rsidR="00494003" w:rsidRPr="00DE6131">
        <w:rPr>
          <w:rFonts w:hint="cs"/>
          <w:rtl/>
        </w:rPr>
        <w:t xml:space="preserve"> </w:t>
      </w:r>
      <w:r w:rsidR="000157E4" w:rsidRPr="00DE6131">
        <w:rPr>
          <w:rFonts w:hint="cs"/>
          <w:rtl/>
        </w:rPr>
        <w:t>ويظه</w:t>
      </w:r>
      <w:r w:rsidR="000157E4" w:rsidRPr="00DE6131">
        <w:rPr>
          <w:rtl/>
        </w:rPr>
        <w:t>ر</w:t>
      </w:r>
      <w:r w:rsidR="00494003" w:rsidRPr="00DE6131">
        <w:rPr>
          <w:rFonts w:hint="cs"/>
          <w:rtl/>
        </w:rPr>
        <w:t xml:space="preserve"> جليا في عقود التسيير ومشاطرة ال</w:t>
      </w:r>
      <w:r w:rsidR="00B07D76">
        <w:rPr>
          <w:rFonts w:hint="cs"/>
          <w:rtl/>
        </w:rPr>
        <w:t>إ</w:t>
      </w:r>
      <w:r w:rsidR="00494003" w:rsidRPr="00DE6131">
        <w:rPr>
          <w:rFonts w:hint="cs"/>
          <w:rtl/>
        </w:rPr>
        <w:t>ستغلال التي تتضاءل فيها نسبة مشاركة ال</w:t>
      </w:r>
      <w:r w:rsidR="00B07D76">
        <w:rPr>
          <w:rFonts w:hint="cs"/>
          <w:rtl/>
        </w:rPr>
        <w:t>مفوض اليه في تحقيق المرفق العام</w:t>
      </w:r>
      <w:r w:rsidR="00494003" w:rsidRPr="00DE6131">
        <w:rPr>
          <w:rFonts w:hint="cs"/>
          <w:rtl/>
        </w:rPr>
        <w:t xml:space="preserve">، </w:t>
      </w:r>
      <w:r w:rsidR="00EE4346">
        <w:rPr>
          <w:rFonts w:hint="cs"/>
          <w:rtl/>
        </w:rPr>
        <w:t>ف</w:t>
      </w:r>
      <w:r w:rsidR="00494003" w:rsidRPr="00DE6131">
        <w:rPr>
          <w:rFonts w:hint="cs"/>
          <w:rtl/>
        </w:rPr>
        <w:t xml:space="preserve">ينخفض هذا التضامن في صور عقد التفويض التي يتحمل فيها صاحب التفويض كامل التبعات في مقابل استفادته من كامل المزايا الاقتصادية والتي تشمل </w:t>
      </w:r>
      <w:r w:rsidR="000157E4" w:rsidRPr="00DE6131">
        <w:rPr>
          <w:rFonts w:hint="cs"/>
          <w:rtl/>
        </w:rPr>
        <w:t>المكاسب</w:t>
      </w:r>
      <w:r w:rsidR="00494003" w:rsidRPr="00DE6131">
        <w:rPr>
          <w:rFonts w:hint="cs"/>
          <w:rtl/>
        </w:rPr>
        <w:t xml:space="preserve"> المالية على وجه التحديد.</w:t>
      </w:r>
    </w:p>
    <w:p w14:paraId="7D632BFA" w14:textId="6831109D" w:rsidR="003C6214" w:rsidRPr="00DE6131" w:rsidRDefault="00EE4346" w:rsidP="00D74548">
      <w:pPr>
        <w:rPr>
          <w:rtl/>
        </w:rPr>
      </w:pPr>
      <w:r>
        <w:rPr>
          <w:rFonts w:hint="cs"/>
          <w:rtl/>
        </w:rPr>
        <w:t>وفي هذا الإ</w:t>
      </w:r>
      <w:r w:rsidR="000B19AA" w:rsidRPr="00DE6131">
        <w:rPr>
          <w:rFonts w:hint="cs"/>
          <w:rtl/>
        </w:rPr>
        <w:t>طار اعتمد</w:t>
      </w:r>
      <w:r w:rsidR="00E41C1C" w:rsidRPr="00DE6131">
        <w:rPr>
          <w:rFonts w:hint="cs"/>
          <w:rtl/>
        </w:rPr>
        <w:t xml:space="preserve"> المرسوم التنفيذي 18/</w:t>
      </w:r>
      <w:r w:rsidR="000B19AA" w:rsidRPr="00DE6131">
        <w:rPr>
          <w:rFonts w:hint="cs"/>
          <w:rtl/>
        </w:rPr>
        <w:t>199 على</w:t>
      </w:r>
      <w:r w:rsidR="00E41C1C" w:rsidRPr="00DE6131">
        <w:rPr>
          <w:rFonts w:hint="cs"/>
          <w:rtl/>
        </w:rPr>
        <w:t xml:space="preserve"> </w:t>
      </w:r>
      <w:r w:rsidR="000B19AA" w:rsidRPr="00DE6131">
        <w:rPr>
          <w:rFonts w:hint="cs"/>
          <w:rtl/>
        </w:rPr>
        <w:t xml:space="preserve">معيار </w:t>
      </w:r>
      <w:r w:rsidR="00E41C1C" w:rsidRPr="00DE6131">
        <w:rPr>
          <w:rFonts w:hint="cs"/>
          <w:rtl/>
        </w:rPr>
        <w:t xml:space="preserve">الخطر </w:t>
      </w:r>
      <w:r w:rsidR="000B19AA" w:rsidRPr="00DE6131">
        <w:rPr>
          <w:rFonts w:hint="cs"/>
          <w:rtl/>
        </w:rPr>
        <w:t xml:space="preserve">كمؤشر </w:t>
      </w:r>
      <w:r w:rsidR="00E41C1C" w:rsidRPr="00DE6131">
        <w:rPr>
          <w:rFonts w:hint="cs"/>
          <w:rtl/>
        </w:rPr>
        <w:t xml:space="preserve">لتحديد </w:t>
      </w:r>
      <w:r w:rsidR="000B19AA" w:rsidRPr="00DE6131">
        <w:rPr>
          <w:rFonts w:hint="cs"/>
          <w:rtl/>
        </w:rPr>
        <w:t xml:space="preserve">الصورة التي يكون فيها عقد </w:t>
      </w:r>
      <w:r w:rsidR="00E41C1C" w:rsidRPr="00DE6131">
        <w:rPr>
          <w:rFonts w:hint="cs"/>
          <w:rtl/>
        </w:rPr>
        <w:t xml:space="preserve"> التفويض</w:t>
      </w:r>
      <w:r>
        <w:rPr>
          <w:rFonts w:hint="cs"/>
          <w:rtl/>
        </w:rPr>
        <w:t>،</w:t>
      </w:r>
      <w:r w:rsidR="00E41C1C" w:rsidRPr="00DE6131">
        <w:rPr>
          <w:rFonts w:hint="cs"/>
          <w:rtl/>
        </w:rPr>
        <w:t xml:space="preserve"> والذي </w:t>
      </w:r>
      <w:r w:rsidR="000B19AA" w:rsidRPr="00DE6131">
        <w:rPr>
          <w:rFonts w:hint="cs"/>
          <w:rtl/>
        </w:rPr>
        <w:t xml:space="preserve">كما أسلفنا يعتمد </w:t>
      </w:r>
      <w:r w:rsidR="00E41C1C" w:rsidRPr="00DE6131">
        <w:rPr>
          <w:rFonts w:hint="cs"/>
          <w:rtl/>
        </w:rPr>
        <w:t>على نسبة التمويل الذي يشارك بها المتعاقد</w:t>
      </w:r>
      <w:r w:rsidR="00E41C1C" w:rsidRPr="00DE6131">
        <w:rPr>
          <w:rStyle w:val="Appelnotedebasdep"/>
          <w:color w:val="000000" w:themeColor="text1"/>
          <w:rtl/>
        </w:rPr>
        <w:footnoteReference w:id="389"/>
      </w:r>
      <w:r w:rsidR="00E41C1C" w:rsidRPr="00DE6131">
        <w:rPr>
          <w:rFonts w:hint="cs"/>
          <w:rtl/>
        </w:rPr>
        <w:t xml:space="preserve"> </w:t>
      </w:r>
      <w:r w:rsidR="000B19AA" w:rsidRPr="00DE6131">
        <w:rPr>
          <w:rFonts w:hint="cs"/>
          <w:rtl/>
        </w:rPr>
        <w:t>ف</w:t>
      </w:r>
      <w:r w:rsidR="00E41C1C" w:rsidRPr="00DE6131">
        <w:rPr>
          <w:rFonts w:hint="cs"/>
          <w:rtl/>
        </w:rPr>
        <w:t xml:space="preserve">يتحمل المفوض له الأعباء والمخاطر المالية والتقنية </w:t>
      </w:r>
      <w:r w:rsidR="000B19AA" w:rsidRPr="00DE6131">
        <w:rPr>
          <w:rFonts w:hint="cs"/>
          <w:rtl/>
        </w:rPr>
        <w:t>للمرفق العام</w:t>
      </w:r>
      <w:r w:rsidR="00E41C1C" w:rsidRPr="00DE6131">
        <w:rPr>
          <w:rFonts w:hint="cs"/>
          <w:rtl/>
        </w:rPr>
        <w:t xml:space="preserve"> وكل </w:t>
      </w:r>
      <w:r w:rsidR="000B19AA" w:rsidRPr="00DE6131">
        <w:rPr>
          <w:rFonts w:hint="cs"/>
          <w:rtl/>
        </w:rPr>
        <w:t xml:space="preserve">ما يمكن أن يحدث من </w:t>
      </w:r>
      <w:r>
        <w:rPr>
          <w:rFonts w:hint="cs"/>
          <w:rtl/>
        </w:rPr>
        <w:t>أ</w:t>
      </w:r>
      <w:r w:rsidR="00E41C1C" w:rsidRPr="00DE6131">
        <w:rPr>
          <w:rFonts w:hint="cs"/>
          <w:rtl/>
        </w:rPr>
        <w:t>ضرار قد تحدث نتيجة استثماره بالمرفق العام</w:t>
      </w:r>
      <w:r w:rsidR="00E41C1C" w:rsidRPr="00DE6131">
        <w:rPr>
          <w:rStyle w:val="Appelnotedebasdep"/>
          <w:color w:val="000000" w:themeColor="text1"/>
          <w:rtl/>
        </w:rPr>
        <w:footnoteReference w:id="390"/>
      </w:r>
      <w:r w:rsidR="00737360">
        <w:rPr>
          <w:rFonts w:hint="cs"/>
          <w:rtl/>
        </w:rPr>
        <w:t>،</w:t>
      </w:r>
      <w:r w:rsidR="00E41C1C" w:rsidRPr="00DE6131">
        <w:rPr>
          <w:rFonts w:hint="cs"/>
          <w:rtl/>
        </w:rPr>
        <w:t xml:space="preserve"> ف</w:t>
      </w:r>
      <w:r w:rsidR="000B19AA" w:rsidRPr="00DE6131">
        <w:rPr>
          <w:rFonts w:hint="cs"/>
          <w:rtl/>
        </w:rPr>
        <w:t xml:space="preserve">من حيث المبدأ </w:t>
      </w:r>
      <w:r w:rsidR="000157E4" w:rsidRPr="00DE6131">
        <w:rPr>
          <w:rFonts w:hint="cs"/>
          <w:rtl/>
        </w:rPr>
        <w:t>لا يمك</w:t>
      </w:r>
      <w:r w:rsidR="000157E4" w:rsidRPr="00DE6131">
        <w:rPr>
          <w:rtl/>
        </w:rPr>
        <w:t>ن</w:t>
      </w:r>
      <w:r w:rsidR="00E41C1C" w:rsidRPr="00DE6131">
        <w:rPr>
          <w:rFonts w:hint="cs"/>
          <w:rtl/>
        </w:rPr>
        <w:t xml:space="preserve"> تصور وجود استثمار </w:t>
      </w:r>
      <w:r w:rsidR="000B19AA" w:rsidRPr="00DE6131">
        <w:rPr>
          <w:rFonts w:hint="cs"/>
          <w:rtl/>
        </w:rPr>
        <w:t xml:space="preserve">حقيقي </w:t>
      </w:r>
      <w:r w:rsidR="00E41C1C" w:rsidRPr="00DE6131">
        <w:rPr>
          <w:rFonts w:hint="cs"/>
          <w:rtl/>
        </w:rPr>
        <w:t xml:space="preserve">دون مخاطر مالية </w:t>
      </w:r>
      <w:r w:rsidR="000B19AA" w:rsidRPr="00DE6131">
        <w:rPr>
          <w:rFonts w:hint="cs"/>
          <w:rtl/>
        </w:rPr>
        <w:t xml:space="preserve">وهي </w:t>
      </w:r>
      <w:r w:rsidR="00E41C1C" w:rsidRPr="00DE6131">
        <w:rPr>
          <w:rFonts w:hint="cs"/>
          <w:rtl/>
        </w:rPr>
        <w:t>مجموع ال</w:t>
      </w:r>
      <w:r w:rsidR="00737360">
        <w:rPr>
          <w:rFonts w:hint="cs"/>
          <w:rtl/>
        </w:rPr>
        <w:t>أ</w:t>
      </w:r>
      <w:r w:rsidR="00E41C1C" w:rsidRPr="00DE6131">
        <w:rPr>
          <w:rFonts w:hint="cs"/>
          <w:rtl/>
        </w:rPr>
        <w:t>ضرار</w:t>
      </w:r>
      <w:r w:rsidR="00737360">
        <w:rPr>
          <w:rFonts w:hint="cs"/>
          <w:rtl/>
        </w:rPr>
        <w:t xml:space="preserve"> المالية التي قد تلحق بالمستثمر</w:t>
      </w:r>
      <w:r w:rsidR="00E41C1C" w:rsidRPr="00DE6131">
        <w:rPr>
          <w:rFonts w:hint="cs"/>
          <w:rtl/>
        </w:rPr>
        <w:t>وتعرضه لخسارة</w:t>
      </w:r>
      <w:r w:rsidR="00E41C1C" w:rsidRPr="00DE6131">
        <w:rPr>
          <w:rStyle w:val="Appelnotedebasdep"/>
          <w:color w:val="000000" w:themeColor="text1"/>
          <w:rtl/>
        </w:rPr>
        <w:footnoteReference w:id="391"/>
      </w:r>
      <w:r w:rsidR="00737360">
        <w:rPr>
          <w:rFonts w:hint="cs"/>
          <w:rtl/>
        </w:rPr>
        <w:t>،</w:t>
      </w:r>
      <w:r w:rsidR="00E41C1C" w:rsidRPr="00DE6131">
        <w:rPr>
          <w:rFonts w:hint="cs"/>
          <w:rtl/>
        </w:rPr>
        <w:t xml:space="preserve"> </w:t>
      </w:r>
      <w:r w:rsidR="000B19AA" w:rsidRPr="00DE6131">
        <w:rPr>
          <w:rFonts w:hint="cs"/>
          <w:rtl/>
        </w:rPr>
        <w:t>و</w:t>
      </w:r>
      <w:r w:rsidR="00E41C1C" w:rsidRPr="00DE6131">
        <w:rPr>
          <w:rFonts w:hint="cs"/>
          <w:rtl/>
        </w:rPr>
        <w:t>بالتالي فالمخاطر ترجع الى</w:t>
      </w:r>
      <w:r w:rsidR="000B19AA" w:rsidRPr="00DE6131">
        <w:rPr>
          <w:rFonts w:hint="cs"/>
          <w:rtl/>
        </w:rPr>
        <w:t xml:space="preserve"> </w:t>
      </w:r>
      <w:r w:rsidR="00E41C1C" w:rsidRPr="00DE6131">
        <w:rPr>
          <w:rFonts w:hint="cs"/>
          <w:rtl/>
        </w:rPr>
        <w:t>تقلب المقابل المالي الذي يحصل ع</w:t>
      </w:r>
      <w:r w:rsidR="000B19AA" w:rsidRPr="00DE6131">
        <w:rPr>
          <w:rFonts w:hint="cs"/>
          <w:rtl/>
        </w:rPr>
        <w:t>ل</w:t>
      </w:r>
      <w:r w:rsidR="00E41C1C" w:rsidRPr="00DE6131">
        <w:rPr>
          <w:rFonts w:hint="cs"/>
          <w:rtl/>
        </w:rPr>
        <w:t>يه المفوض له في</w:t>
      </w:r>
      <w:r w:rsidR="000B19AA" w:rsidRPr="00DE6131">
        <w:rPr>
          <w:rFonts w:hint="cs"/>
          <w:rtl/>
        </w:rPr>
        <w:t xml:space="preserve"> أثناء</w:t>
      </w:r>
      <w:r w:rsidR="00E41C1C" w:rsidRPr="00DE6131">
        <w:rPr>
          <w:rFonts w:hint="cs"/>
          <w:rtl/>
        </w:rPr>
        <w:t xml:space="preserve"> استغلاله للمرفق العام </w:t>
      </w:r>
      <w:r w:rsidR="00E41C1C" w:rsidRPr="00DE6131">
        <w:rPr>
          <w:rFonts w:hint="cs"/>
          <w:rtl/>
        </w:rPr>
        <w:lastRenderedPageBreak/>
        <w:t>موضوع</w:t>
      </w:r>
      <w:r w:rsidR="00737360">
        <w:rPr>
          <w:rFonts w:hint="cs"/>
          <w:rtl/>
        </w:rPr>
        <w:t xml:space="preserve"> التفويض أي الخطر في كسب المال أ</w:t>
      </w:r>
      <w:r w:rsidR="00E41C1C" w:rsidRPr="00DE6131">
        <w:rPr>
          <w:rFonts w:hint="cs"/>
          <w:rtl/>
        </w:rPr>
        <w:t>و خسارته</w:t>
      </w:r>
      <w:r w:rsidR="0041732E" w:rsidRPr="00DE6131">
        <w:rPr>
          <w:rFonts w:hint="cs"/>
          <w:rtl/>
        </w:rPr>
        <w:t>،</w:t>
      </w:r>
      <w:r w:rsidR="003C6214" w:rsidRPr="00DE6131">
        <w:rPr>
          <w:rFonts w:hint="cs"/>
          <w:rtl/>
        </w:rPr>
        <w:t xml:space="preserve"> </w:t>
      </w:r>
      <w:r w:rsidR="00737360">
        <w:rPr>
          <w:rFonts w:hint="cs"/>
          <w:rtl/>
        </w:rPr>
        <w:t xml:space="preserve">وحتى بالنسبة </w:t>
      </w:r>
      <w:r w:rsidR="0041732E" w:rsidRPr="00DE6131">
        <w:rPr>
          <w:rFonts w:hint="cs"/>
          <w:rtl/>
        </w:rPr>
        <w:t>لعقد</w:t>
      </w:r>
      <w:r w:rsidR="003C6214" w:rsidRPr="00DE6131">
        <w:rPr>
          <w:rFonts w:hint="cs"/>
          <w:rtl/>
        </w:rPr>
        <w:t xml:space="preserve"> التسيير وعقد الوكالة المحفزة </w:t>
      </w:r>
      <w:r w:rsidR="000157E4" w:rsidRPr="00DE6131">
        <w:rPr>
          <w:rFonts w:hint="cs"/>
          <w:rtl/>
        </w:rPr>
        <w:t>يحدد المقاب</w:t>
      </w:r>
      <w:r w:rsidR="000157E4" w:rsidRPr="00DE6131">
        <w:rPr>
          <w:rtl/>
        </w:rPr>
        <w:t>ل</w:t>
      </w:r>
      <w:r w:rsidR="003C6214" w:rsidRPr="00DE6131">
        <w:rPr>
          <w:rFonts w:hint="cs"/>
          <w:rtl/>
        </w:rPr>
        <w:t xml:space="preserve"> المالي </w:t>
      </w:r>
      <w:r w:rsidR="0041732E" w:rsidRPr="00DE6131">
        <w:rPr>
          <w:rFonts w:hint="cs"/>
          <w:rtl/>
        </w:rPr>
        <w:t>لصاحب</w:t>
      </w:r>
      <w:r w:rsidR="003C6214" w:rsidRPr="00DE6131">
        <w:rPr>
          <w:rFonts w:hint="cs"/>
          <w:rtl/>
        </w:rPr>
        <w:t xml:space="preserve"> </w:t>
      </w:r>
      <w:r w:rsidR="0041732E" w:rsidRPr="00DE6131">
        <w:rPr>
          <w:rFonts w:hint="cs"/>
          <w:rtl/>
        </w:rPr>
        <w:t>التفويض مسبقا</w:t>
      </w:r>
      <w:r w:rsidR="00737360">
        <w:rPr>
          <w:rFonts w:hint="cs"/>
          <w:rtl/>
        </w:rPr>
        <w:t xml:space="preserve"> وفقا لرقم الأ</w:t>
      </w:r>
      <w:r w:rsidR="003356F1">
        <w:rPr>
          <w:rFonts w:hint="cs"/>
          <w:rtl/>
        </w:rPr>
        <w:t xml:space="preserve">عمال </w:t>
      </w:r>
      <w:r w:rsidR="0041732E" w:rsidRPr="00DE6131">
        <w:rPr>
          <w:rFonts w:hint="cs"/>
          <w:rtl/>
        </w:rPr>
        <w:t xml:space="preserve">وهذا يعني </w:t>
      </w:r>
      <w:r w:rsidR="003C6214" w:rsidRPr="00DE6131">
        <w:rPr>
          <w:rFonts w:hint="cs"/>
          <w:rtl/>
        </w:rPr>
        <w:t xml:space="preserve"> </w:t>
      </w:r>
      <w:r w:rsidR="0041732E" w:rsidRPr="00DE6131">
        <w:rPr>
          <w:rFonts w:hint="cs"/>
          <w:rtl/>
        </w:rPr>
        <w:t xml:space="preserve">أنه يحدد تبعا </w:t>
      </w:r>
      <w:r w:rsidR="003C6214" w:rsidRPr="00DE6131">
        <w:rPr>
          <w:rFonts w:hint="cs"/>
          <w:rtl/>
        </w:rPr>
        <w:t xml:space="preserve">لنتائج </w:t>
      </w:r>
      <w:r w:rsidR="003356F1">
        <w:rPr>
          <w:rFonts w:hint="cs"/>
          <w:rtl/>
        </w:rPr>
        <w:t>الإ</w:t>
      </w:r>
      <w:r w:rsidR="0041732E" w:rsidRPr="00DE6131">
        <w:rPr>
          <w:rFonts w:hint="cs"/>
          <w:rtl/>
        </w:rPr>
        <w:t>ستغلال و</w:t>
      </w:r>
      <w:r w:rsidR="003C6214" w:rsidRPr="00DE6131">
        <w:rPr>
          <w:rFonts w:hint="cs"/>
          <w:rtl/>
        </w:rPr>
        <w:t>ال</w:t>
      </w:r>
      <w:r w:rsidR="003356F1">
        <w:rPr>
          <w:rFonts w:hint="cs"/>
          <w:rtl/>
        </w:rPr>
        <w:t>إ</w:t>
      </w:r>
      <w:r w:rsidR="003C6214" w:rsidRPr="00DE6131">
        <w:rPr>
          <w:rFonts w:hint="cs"/>
          <w:rtl/>
        </w:rPr>
        <w:t xml:space="preserve">ستثمار دون </w:t>
      </w:r>
      <w:r w:rsidR="003356F1">
        <w:rPr>
          <w:rFonts w:hint="cs"/>
          <w:rtl/>
        </w:rPr>
        <w:t>أن تقع على عاتقه</w:t>
      </w:r>
      <w:r w:rsidR="003C6214" w:rsidRPr="00DE6131">
        <w:rPr>
          <w:rFonts w:hint="cs"/>
          <w:rtl/>
        </w:rPr>
        <w:t xml:space="preserve"> ك</w:t>
      </w:r>
      <w:r w:rsidR="003356F1">
        <w:rPr>
          <w:rFonts w:hint="cs"/>
          <w:rtl/>
        </w:rPr>
        <w:t>ل المسؤولية المالية على اعتبار أ</w:t>
      </w:r>
      <w:r w:rsidR="003C6214" w:rsidRPr="00DE6131">
        <w:rPr>
          <w:rFonts w:hint="cs"/>
          <w:rtl/>
        </w:rPr>
        <w:t xml:space="preserve">ن السلطة المفوضة </w:t>
      </w:r>
      <w:r w:rsidR="0041732E" w:rsidRPr="00DE6131">
        <w:rPr>
          <w:rFonts w:hint="cs"/>
          <w:rtl/>
        </w:rPr>
        <w:t xml:space="preserve">في هذا النوع من العقود </w:t>
      </w:r>
      <w:r w:rsidR="003C6214" w:rsidRPr="00DE6131">
        <w:rPr>
          <w:rFonts w:hint="cs"/>
          <w:rtl/>
        </w:rPr>
        <w:t>هي المسؤولة عن تحقيق المرفق العام</w:t>
      </w:r>
      <w:r w:rsidR="0041732E" w:rsidRPr="00DE6131">
        <w:rPr>
          <w:rFonts w:hint="cs"/>
          <w:rtl/>
        </w:rPr>
        <w:t xml:space="preserve"> بشكل </w:t>
      </w:r>
      <w:r w:rsidR="000157E4" w:rsidRPr="00DE6131">
        <w:rPr>
          <w:rFonts w:hint="cs"/>
          <w:rtl/>
        </w:rPr>
        <w:t>كبير</w:t>
      </w:r>
      <w:r w:rsidR="003356F1">
        <w:rPr>
          <w:rFonts w:hint="cs"/>
          <w:rtl/>
        </w:rPr>
        <w:t>،</w:t>
      </w:r>
      <w:r w:rsidR="000157E4" w:rsidRPr="00DE6131">
        <w:rPr>
          <w:rFonts w:hint="cs"/>
          <w:rtl/>
        </w:rPr>
        <w:t xml:space="preserve"> وه</w:t>
      </w:r>
      <w:r w:rsidR="000157E4" w:rsidRPr="00DE6131">
        <w:rPr>
          <w:rtl/>
        </w:rPr>
        <w:t>و</w:t>
      </w:r>
      <w:r w:rsidR="003C6214" w:rsidRPr="00DE6131">
        <w:rPr>
          <w:rFonts w:hint="cs"/>
          <w:rtl/>
        </w:rPr>
        <w:t xml:space="preserve"> </w:t>
      </w:r>
      <w:r w:rsidR="000157E4" w:rsidRPr="00DE6131">
        <w:rPr>
          <w:rFonts w:hint="cs"/>
          <w:rtl/>
        </w:rPr>
        <w:t>ما يمي</w:t>
      </w:r>
      <w:r w:rsidR="000157E4" w:rsidRPr="00DE6131">
        <w:rPr>
          <w:rtl/>
        </w:rPr>
        <w:t>ز</w:t>
      </w:r>
      <w:r w:rsidR="003C6214" w:rsidRPr="00DE6131">
        <w:rPr>
          <w:rFonts w:hint="cs"/>
          <w:rtl/>
        </w:rPr>
        <w:t xml:space="preserve"> تفويض المرفق العام عن سائر </w:t>
      </w:r>
      <w:r w:rsidR="00321016">
        <w:rPr>
          <w:rFonts w:hint="cs"/>
          <w:rtl/>
        </w:rPr>
        <w:t>العقود</w:t>
      </w:r>
      <w:r w:rsidR="003C6214" w:rsidRPr="00DE6131">
        <w:rPr>
          <w:rFonts w:hint="cs"/>
          <w:rtl/>
        </w:rPr>
        <w:t xml:space="preserve"> </w:t>
      </w:r>
      <w:r w:rsidR="009A5E9B">
        <w:rPr>
          <w:rFonts w:hint="cs"/>
          <w:rtl/>
        </w:rPr>
        <w:t xml:space="preserve">الإدارية </w:t>
      </w:r>
      <w:r w:rsidR="003C6214" w:rsidRPr="00DE6131">
        <w:rPr>
          <w:rFonts w:hint="cs"/>
          <w:rtl/>
        </w:rPr>
        <w:t>المستخدمة في تحقيق المرفق العام</w:t>
      </w:r>
      <w:r w:rsidR="009A5E9B">
        <w:rPr>
          <w:rFonts w:hint="cs"/>
          <w:rtl/>
        </w:rPr>
        <w:t>،</w:t>
      </w:r>
      <w:r w:rsidR="003C6214" w:rsidRPr="00DE6131">
        <w:rPr>
          <w:rFonts w:hint="cs"/>
          <w:rtl/>
        </w:rPr>
        <w:t xml:space="preserve"> </w:t>
      </w:r>
      <w:r w:rsidR="0041732E" w:rsidRPr="00DE6131">
        <w:rPr>
          <w:rFonts w:hint="cs"/>
          <w:rtl/>
        </w:rPr>
        <w:t xml:space="preserve">ويؤشر على </w:t>
      </w:r>
      <w:r w:rsidR="003C6214" w:rsidRPr="00DE6131">
        <w:rPr>
          <w:rFonts w:hint="cs"/>
          <w:rtl/>
        </w:rPr>
        <w:t>وجود عملية استثمار</w:t>
      </w:r>
      <w:r w:rsidR="0041732E" w:rsidRPr="00DE6131">
        <w:rPr>
          <w:rFonts w:hint="cs"/>
          <w:rtl/>
        </w:rPr>
        <w:t xml:space="preserve">ية حقيقية تؤدي بطبيعة الحال </w:t>
      </w:r>
      <w:r w:rsidR="003C6214" w:rsidRPr="00DE6131">
        <w:rPr>
          <w:rFonts w:hint="cs"/>
          <w:rtl/>
        </w:rPr>
        <w:t xml:space="preserve"> الى احتمال</w:t>
      </w:r>
      <w:r w:rsidR="0041732E" w:rsidRPr="00DE6131">
        <w:rPr>
          <w:rFonts w:hint="cs"/>
          <w:rtl/>
        </w:rPr>
        <w:t>ية وقوع ال</w:t>
      </w:r>
      <w:r w:rsidR="009A5E9B">
        <w:rPr>
          <w:rFonts w:hint="cs"/>
          <w:rtl/>
        </w:rPr>
        <w:t>أ</w:t>
      </w:r>
      <w:r w:rsidR="0041732E" w:rsidRPr="00DE6131">
        <w:rPr>
          <w:rFonts w:hint="cs"/>
          <w:rtl/>
        </w:rPr>
        <w:t xml:space="preserve">خطار وزيادة </w:t>
      </w:r>
      <w:r w:rsidR="009A5E9B">
        <w:rPr>
          <w:rFonts w:hint="cs"/>
          <w:rtl/>
        </w:rPr>
        <w:t>أعباء المستثمر</w:t>
      </w:r>
      <w:r w:rsidR="0041732E" w:rsidRPr="00DE6131">
        <w:rPr>
          <w:rFonts w:hint="cs"/>
          <w:rtl/>
        </w:rPr>
        <w:t>و</w:t>
      </w:r>
      <w:r w:rsidR="003C6214" w:rsidRPr="00DE6131">
        <w:rPr>
          <w:rFonts w:hint="cs"/>
          <w:rtl/>
        </w:rPr>
        <w:t xml:space="preserve">بالنتيجة </w:t>
      </w:r>
      <w:r w:rsidR="0041732E" w:rsidRPr="00DE6131">
        <w:rPr>
          <w:rFonts w:hint="cs"/>
          <w:rtl/>
        </w:rPr>
        <w:t>يمكن القول بت</w:t>
      </w:r>
      <w:r w:rsidR="003C6214" w:rsidRPr="00DE6131">
        <w:rPr>
          <w:rFonts w:hint="cs"/>
          <w:rtl/>
        </w:rPr>
        <w:t>غل</w:t>
      </w:r>
      <w:r w:rsidR="0041732E" w:rsidRPr="00DE6131">
        <w:rPr>
          <w:rFonts w:hint="cs"/>
          <w:rtl/>
        </w:rPr>
        <w:t>ي</w:t>
      </w:r>
      <w:r w:rsidR="003C6214" w:rsidRPr="00DE6131">
        <w:rPr>
          <w:rFonts w:hint="cs"/>
          <w:rtl/>
        </w:rPr>
        <w:t xml:space="preserve">ب عنصر </w:t>
      </w:r>
      <w:r w:rsidR="0041732E" w:rsidRPr="00DE6131">
        <w:rPr>
          <w:rFonts w:hint="cs"/>
          <w:rtl/>
        </w:rPr>
        <w:t>تح</w:t>
      </w:r>
      <w:r w:rsidR="009A5E9B">
        <w:rPr>
          <w:rFonts w:hint="cs"/>
          <w:rtl/>
        </w:rPr>
        <w:t>م</w:t>
      </w:r>
      <w:r w:rsidR="0041732E" w:rsidRPr="00DE6131">
        <w:rPr>
          <w:rFonts w:hint="cs"/>
          <w:rtl/>
        </w:rPr>
        <w:t xml:space="preserve">ل </w:t>
      </w:r>
      <w:r w:rsidR="003C6214" w:rsidRPr="00DE6131">
        <w:rPr>
          <w:rFonts w:hint="cs"/>
          <w:rtl/>
        </w:rPr>
        <w:t>المخاطر والعبء المالي على عنصر المقابل المالي</w:t>
      </w:r>
      <w:r w:rsidR="00D103BD">
        <w:rPr>
          <w:rFonts w:hint="cs"/>
          <w:rtl/>
        </w:rPr>
        <w:t>،</w:t>
      </w:r>
      <w:r w:rsidR="003C6214" w:rsidRPr="00DE6131">
        <w:rPr>
          <w:rFonts w:hint="cs"/>
          <w:rtl/>
        </w:rPr>
        <w:t xml:space="preserve"> و</w:t>
      </w:r>
      <w:r w:rsidR="0041732E" w:rsidRPr="00DE6131">
        <w:rPr>
          <w:rFonts w:hint="cs"/>
          <w:rtl/>
        </w:rPr>
        <w:t>الارتباط الوثيق</w:t>
      </w:r>
      <w:r w:rsidR="003C6214" w:rsidRPr="00DE6131">
        <w:rPr>
          <w:rFonts w:hint="cs"/>
          <w:rtl/>
        </w:rPr>
        <w:t xml:space="preserve"> بنتائج ال</w:t>
      </w:r>
      <w:r w:rsidR="00D103BD">
        <w:rPr>
          <w:rFonts w:hint="cs"/>
          <w:rtl/>
        </w:rPr>
        <w:t>إ</w:t>
      </w:r>
      <w:r w:rsidR="003C6214" w:rsidRPr="00DE6131">
        <w:rPr>
          <w:rFonts w:hint="cs"/>
          <w:rtl/>
        </w:rPr>
        <w:t>ستثمار للقول</w:t>
      </w:r>
      <w:r w:rsidR="00D103BD">
        <w:rPr>
          <w:rFonts w:hint="cs"/>
          <w:rtl/>
        </w:rPr>
        <w:t xml:space="preserve"> بقيام تقنية تفويض المرفق العام</w:t>
      </w:r>
      <w:r w:rsidR="003C6214" w:rsidRPr="00DE6131">
        <w:rPr>
          <w:rFonts w:hint="cs"/>
          <w:rtl/>
        </w:rPr>
        <w:t>، وبالرجوع الى ال</w:t>
      </w:r>
      <w:r w:rsidR="00D103BD">
        <w:rPr>
          <w:rFonts w:hint="cs"/>
          <w:rtl/>
        </w:rPr>
        <w:t>إ</w:t>
      </w:r>
      <w:r w:rsidR="003C6214" w:rsidRPr="00DE6131">
        <w:rPr>
          <w:rFonts w:hint="cs"/>
          <w:rtl/>
        </w:rPr>
        <w:t xml:space="preserve">جتهاد الفرنسي في قضية </w:t>
      </w:r>
      <w:r w:rsidR="003C6214" w:rsidRPr="00976A32">
        <w:rPr>
          <w:rFonts w:asciiTheme="majorBidi" w:hAnsiTheme="majorBidi" w:cstheme="majorBidi"/>
          <w:sz w:val="24"/>
          <w:szCs w:val="24"/>
          <w:lang w:val="fr-FR"/>
        </w:rPr>
        <w:t>samitom</w:t>
      </w:r>
      <w:r w:rsidR="003C6214" w:rsidRPr="00976A32">
        <w:rPr>
          <w:sz w:val="26"/>
          <w:szCs w:val="26"/>
          <w:lang w:val="fr-FR"/>
        </w:rPr>
        <w:t xml:space="preserve"> </w:t>
      </w:r>
      <w:r w:rsidR="003C6214" w:rsidRPr="00976A32">
        <w:rPr>
          <w:rFonts w:hint="cs"/>
          <w:sz w:val="26"/>
          <w:szCs w:val="26"/>
          <w:rtl/>
          <w:lang w:val="fr-FR"/>
        </w:rPr>
        <w:t xml:space="preserve"> </w:t>
      </w:r>
      <w:r w:rsidR="00976A32">
        <w:rPr>
          <w:rFonts w:hint="cs"/>
          <w:rtl/>
          <w:lang w:val="fr-FR"/>
        </w:rPr>
        <w:t>نجد أ</w:t>
      </w:r>
      <w:r w:rsidR="003C6214" w:rsidRPr="00DE6131">
        <w:rPr>
          <w:rFonts w:hint="cs"/>
          <w:rtl/>
          <w:lang w:val="fr-FR"/>
        </w:rPr>
        <w:t xml:space="preserve">نه </w:t>
      </w:r>
      <w:r w:rsidR="0041732E" w:rsidRPr="00DE6131">
        <w:rPr>
          <w:rFonts w:hint="cs"/>
          <w:rtl/>
          <w:lang w:val="fr-FR"/>
        </w:rPr>
        <w:t>رجح</w:t>
      </w:r>
      <w:r w:rsidR="00976A32">
        <w:rPr>
          <w:rFonts w:hint="cs"/>
          <w:rtl/>
          <w:lang w:val="fr-FR"/>
        </w:rPr>
        <w:t xml:space="preserve"> عنصر</w:t>
      </w:r>
      <w:r w:rsidR="003C6214" w:rsidRPr="00DE6131">
        <w:rPr>
          <w:rFonts w:hint="cs"/>
          <w:rtl/>
          <w:lang w:val="fr-FR"/>
        </w:rPr>
        <w:t>المخاطر</w:t>
      </w:r>
      <w:r w:rsidR="0041732E" w:rsidRPr="00DE6131">
        <w:rPr>
          <w:rFonts w:hint="cs"/>
          <w:rtl/>
          <w:lang w:val="fr-FR"/>
        </w:rPr>
        <w:t>و</w:t>
      </w:r>
      <w:r w:rsidR="003C6214" w:rsidRPr="00DE6131">
        <w:rPr>
          <w:rFonts w:hint="cs"/>
          <w:rtl/>
          <w:lang w:val="fr-FR"/>
        </w:rPr>
        <w:t xml:space="preserve"> ال</w:t>
      </w:r>
      <w:r w:rsidR="00976A32">
        <w:rPr>
          <w:rFonts w:hint="cs"/>
          <w:rtl/>
          <w:lang w:val="fr-FR"/>
        </w:rPr>
        <w:t>إ</w:t>
      </w:r>
      <w:r w:rsidR="003C6214" w:rsidRPr="00DE6131">
        <w:rPr>
          <w:rFonts w:hint="cs"/>
          <w:rtl/>
          <w:lang w:val="fr-FR"/>
        </w:rPr>
        <w:t>ستثمار للقول بوجود تقنية تفويض</w:t>
      </w:r>
      <w:r w:rsidR="00976A32">
        <w:rPr>
          <w:rFonts w:hint="cs"/>
          <w:rtl/>
          <w:lang w:val="fr-FR"/>
        </w:rPr>
        <w:t xml:space="preserve"> المرفق العام وذلك عندما اعتبر أ</w:t>
      </w:r>
      <w:r w:rsidR="003C6214" w:rsidRPr="00DE6131">
        <w:rPr>
          <w:rFonts w:hint="cs"/>
          <w:rtl/>
          <w:lang w:val="fr-FR"/>
        </w:rPr>
        <w:t xml:space="preserve">ن التفويض هو </w:t>
      </w:r>
      <w:r w:rsidR="0041732E" w:rsidRPr="00DE6131">
        <w:rPr>
          <w:rFonts w:hint="cs"/>
          <w:rtl/>
          <w:lang w:val="fr-FR"/>
        </w:rPr>
        <w:t xml:space="preserve">موجود بوجود </w:t>
      </w:r>
      <w:r w:rsidR="003C6214" w:rsidRPr="00DE6131">
        <w:rPr>
          <w:rFonts w:hint="cs"/>
          <w:rtl/>
          <w:lang w:val="fr-FR"/>
        </w:rPr>
        <w:t xml:space="preserve"> </w:t>
      </w:r>
      <w:r w:rsidR="0041732E" w:rsidRPr="00DE6131">
        <w:rPr>
          <w:rFonts w:hint="cs"/>
          <w:rtl/>
          <w:lang w:val="fr-FR"/>
        </w:rPr>
        <w:t>صاحب</w:t>
      </w:r>
      <w:r w:rsidR="003C6214" w:rsidRPr="00DE6131">
        <w:rPr>
          <w:rFonts w:hint="cs"/>
          <w:rtl/>
          <w:lang w:val="fr-FR"/>
        </w:rPr>
        <w:t xml:space="preserve"> </w:t>
      </w:r>
      <w:r w:rsidR="0041732E" w:rsidRPr="00DE6131">
        <w:rPr>
          <w:rFonts w:hint="cs"/>
          <w:rtl/>
          <w:lang w:val="fr-FR"/>
        </w:rPr>
        <w:t>التفويض</w:t>
      </w:r>
      <w:r w:rsidR="003C6214" w:rsidRPr="00DE6131">
        <w:rPr>
          <w:rFonts w:hint="cs"/>
          <w:rtl/>
          <w:lang w:val="fr-FR"/>
        </w:rPr>
        <w:t xml:space="preserve"> في وضعية يستثمر فيها المرفق العام على نفقته ومسؤوليته </w:t>
      </w:r>
      <w:r w:rsidR="003C6214" w:rsidRPr="00DE6131">
        <w:rPr>
          <w:rStyle w:val="Appelnotedebasdep"/>
          <w:color w:val="000000" w:themeColor="text1"/>
          <w:rtl/>
        </w:rPr>
        <w:footnoteReference w:id="392"/>
      </w:r>
      <w:r w:rsidR="0041732E" w:rsidRPr="00DE6131">
        <w:rPr>
          <w:rFonts w:hint="cs"/>
          <w:rtl/>
          <w:lang w:val="fr-FR"/>
        </w:rPr>
        <w:t>، وبشكل عام ف</w:t>
      </w:r>
      <w:r w:rsidR="009319B3">
        <w:rPr>
          <w:rFonts w:hint="cs"/>
          <w:rtl/>
          <w:lang w:val="fr-FR"/>
        </w:rPr>
        <w:t>إ</w:t>
      </w:r>
      <w:r w:rsidR="0041732E" w:rsidRPr="00DE6131">
        <w:rPr>
          <w:rFonts w:hint="cs"/>
          <w:rtl/>
          <w:lang w:val="fr-FR"/>
        </w:rPr>
        <w:t>ن تقنية التفويض مقترنة بشكل أساسي بوجود عملية ال</w:t>
      </w:r>
      <w:r w:rsidR="009319B3">
        <w:rPr>
          <w:rFonts w:hint="cs"/>
          <w:rtl/>
          <w:lang w:val="fr-FR"/>
        </w:rPr>
        <w:t>إ</w:t>
      </w:r>
      <w:r w:rsidR="0041732E" w:rsidRPr="00DE6131">
        <w:rPr>
          <w:rFonts w:hint="cs"/>
          <w:rtl/>
          <w:lang w:val="fr-FR"/>
        </w:rPr>
        <w:t>ستثمار في المرفق العام وبارتباط المقابل المالي للعقد بالنتائج المترتبة على عملية ال</w:t>
      </w:r>
      <w:r w:rsidR="009319B3">
        <w:rPr>
          <w:rFonts w:hint="cs"/>
          <w:rtl/>
          <w:lang w:val="fr-FR"/>
        </w:rPr>
        <w:t>إ</w:t>
      </w:r>
      <w:r w:rsidR="0041732E" w:rsidRPr="00DE6131">
        <w:rPr>
          <w:rFonts w:hint="cs"/>
          <w:rtl/>
          <w:lang w:val="fr-FR"/>
        </w:rPr>
        <w:t>ستثمار في المرفق العام</w:t>
      </w:r>
      <w:r w:rsidR="009319B3">
        <w:rPr>
          <w:rFonts w:hint="cs"/>
          <w:rtl/>
          <w:lang w:val="fr-FR"/>
        </w:rPr>
        <w:t>،</w:t>
      </w:r>
      <w:r w:rsidR="0041732E" w:rsidRPr="00DE6131">
        <w:rPr>
          <w:rFonts w:hint="cs"/>
          <w:rtl/>
          <w:lang w:val="fr-FR"/>
        </w:rPr>
        <w:t xml:space="preserve"> </w:t>
      </w:r>
      <w:r w:rsidR="00465424" w:rsidRPr="00DE6131">
        <w:rPr>
          <w:rFonts w:hint="cs"/>
          <w:rtl/>
          <w:lang w:val="fr-FR"/>
        </w:rPr>
        <w:t>ولا</w:t>
      </w:r>
      <w:r w:rsidR="000157E4" w:rsidRPr="00DE6131">
        <w:rPr>
          <w:rFonts w:hint="cs"/>
          <w:rtl/>
          <w:lang w:val="fr-FR"/>
        </w:rPr>
        <w:t xml:space="preserve"> </w:t>
      </w:r>
      <w:r w:rsidR="00465424" w:rsidRPr="00DE6131">
        <w:rPr>
          <w:rFonts w:hint="cs"/>
          <w:rtl/>
          <w:lang w:val="fr-FR"/>
        </w:rPr>
        <w:t>يمكن الحديث عن وجود استثمار بكل ما</w:t>
      </w:r>
      <w:r w:rsidR="000157E4" w:rsidRPr="00DE6131">
        <w:rPr>
          <w:rFonts w:hint="cs"/>
          <w:rtl/>
          <w:lang w:val="fr-FR"/>
        </w:rPr>
        <w:t xml:space="preserve"> تفتضيه</w:t>
      </w:r>
      <w:r w:rsidR="009319B3">
        <w:rPr>
          <w:rFonts w:hint="cs"/>
          <w:rtl/>
          <w:lang w:val="fr-FR"/>
        </w:rPr>
        <w:t xml:space="preserve"> الكلمة من معنى إ</w:t>
      </w:r>
      <w:r w:rsidR="00465424" w:rsidRPr="00DE6131">
        <w:rPr>
          <w:rFonts w:hint="cs"/>
          <w:rtl/>
          <w:lang w:val="fr-FR"/>
        </w:rPr>
        <w:t xml:space="preserve">لا اذا رافق عملية استغلال المرفق العام مجازفة حقيقية تتعلق أساسا بإمكانية حدوث أضرار ناتجة عن عملية الاستغلال والاستثمار في المرفق العام </w:t>
      </w:r>
      <w:r w:rsidR="009319B3">
        <w:rPr>
          <w:rFonts w:hint="cs"/>
          <w:rtl/>
          <w:lang w:val="fr-FR"/>
        </w:rPr>
        <w:t>و</w:t>
      </w:r>
      <w:r w:rsidR="00465424" w:rsidRPr="00DE6131">
        <w:rPr>
          <w:rFonts w:hint="cs"/>
          <w:rtl/>
          <w:lang w:val="fr-FR"/>
        </w:rPr>
        <w:t xml:space="preserve">تشكل في مجموعها </w:t>
      </w:r>
      <w:r w:rsidR="000157E4" w:rsidRPr="00DE6131">
        <w:rPr>
          <w:rFonts w:hint="cs"/>
          <w:rtl/>
          <w:lang w:val="fr-FR"/>
        </w:rPr>
        <w:t>ما يسم</w:t>
      </w:r>
      <w:r w:rsidR="000157E4" w:rsidRPr="00DE6131">
        <w:rPr>
          <w:rtl/>
          <w:lang w:val="fr-FR"/>
        </w:rPr>
        <w:t>ى</w:t>
      </w:r>
      <w:r w:rsidR="00465424" w:rsidRPr="00DE6131">
        <w:rPr>
          <w:rFonts w:hint="cs"/>
          <w:rtl/>
          <w:lang w:val="fr-FR"/>
        </w:rPr>
        <w:t xml:space="preserve"> بمخاطر الإدارة المفوضة للمرافق العامة.</w:t>
      </w:r>
    </w:p>
    <w:p w14:paraId="03647343" w14:textId="4D3BF2C2" w:rsidR="00F63789" w:rsidRPr="00DE6131" w:rsidRDefault="00BB1A39" w:rsidP="00D74548">
      <w:pPr>
        <w:rPr>
          <w:rtl/>
        </w:rPr>
      </w:pPr>
      <w:r w:rsidRPr="00DE6131">
        <w:rPr>
          <w:rFonts w:hint="cs"/>
          <w:rtl/>
        </w:rPr>
        <w:t>فالمخاطر تتعلق بصفة عامة ب</w:t>
      </w:r>
      <w:r w:rsidR="0002286D" w:rsidRPr="00DE6131">
        <w:rPr>
          <w:rFonts w:hint="cs"/>
          <w:rtl/>
        </w:rPr>
        <w:t>الأعباء ال</w:t>
      </w:r>
      <w:r w:rsidR="009319B3">
        <w:rPr>
          <w:rFonts w:hint="cs"/>
          <w:rtl/>
        </w:rPr>
        <w:t>إ</w:t>
      </w:r>
      <w:r w:rsidR="0002286D" w:rsidRPr="00DE6131">
        <w:rPr>
          <w:rFonts w:hint="cs"/>
          <w:rtl/>
        </w:rPr>
        <w:t xml:space="preserve">ستثمارية أي نفقات استغلال المرفق العام </w:t>
      </w:r>
      <w:r w:rsidRPr="00DE6131">
        <w:rPr>
          <w:rFonts w:hint="cs"/>
          <w:rtl/>
        </w:rPr>
        <w:t xml:space="preserve">والتي </w:t>
      </w:r>
      <w:r w:rsidR="00F63789" w:rsidRPr="00DE6131">
        <w:rPr>
          <w:rFonts w:hint="cs"/>
          <w:rtl/>
        </w:rPr>
        <w:t>تتمثل بالخصوص</w:t>
      </w:r>
      <w:r w:rsidRPr="00DE6131">
        <w:rPr>
          <w:rFonts w:hint="cs"/>
          <w:rtl/>
        </w:rPr>
        <w:t xml:space="preserve"> في </w:t>
      </w:r>
      <w:r w:rsidR="0002286D" w:rsidRPr="00DE6131">
        <w:rPr>
          <w:rFonts w:hint="cs"/>
          <w:rtl/>
        </w:rPr>
        <w:t xml:space="preserve">مخاطر الإيرادات والتي </w:t>
      </w:r>
      <w:r w:rsidR="00F63789" w:rsidRPr="00DE6131">
        <w:rPr>
          <w:rFonts w:hint="cs"/>
          <w:rtl/>
        </w:rPr>
        <w:t xml:space="preserve">تتعلق </w:t>
      </w:r>
      <w:r w:rsidR="009319B3">
        <w:rPr>
          <w:rFonts w:hint="cs"/>
          <w:rtl/>
        </w:rPr>
        <w:t>بإ</w:t>
      </w:r>
      <w:r w:rsidR="000157E4" w:rsidRPr="00DE6131">
        <w:rPr>
          <w:rFonts w:hint="cs"/>
          <w:rtl/>
        </w:rPr>
        <w:t>نخفاض</w:t>
      </w:r>
      <w:r w:rsidR="00F63789" w:rsidRPr="00DE6131">
        <w:rPr>
          <w:rFonts w:hint="cs"/>
          <w:rtl/>
        </w:rPr>
        <w:t xml:space="preserve"> وضعف مردودية</w:t>
      </w:r>
      <w:r w:rsidR="0002286D" w:rsidRPr="00DE6131">
        <w:rPr>
          <w:rFonts w:hint="cs"/>
          <w:rtl/>
        </w:rPr>
        <w:t xml:space="preserve"> عملية ال</w:t>
      </w:r>
      <w:r w:rsidR="009319B3">
        <w:rPr>
          <w:rFonts w:hint="cs"/>
          <w:rtl/>
        </w:rPr>
        <w:t>إ</w:t>
      </w:r>
      <w:r w:rsidR="0002286D" w:rsidRPr="00DE6131">
        <w:rPr>
          <w:rFonts w:hint="cs"/>
          <w:rtl/>
        </w:rPr>
        <w:t xml:space="preserve">ستغلال والاستثمار وعدم </w:t>
      </w:r>
      <w:r w:rsidR="00F63789" w:rsidRPr="00DE6131">
        <w:rPr>
          <w:rFonts w:hint="cs"/>
          <w:rtl/>
        </w:rPr>
        <w:t xml:space="preserve">تحقيقها </w:t>
      </w:r>
      <w:r w:rsidR="000157E4" w:rsidRPr="00DE6131">
        <w:rPr>
          <w:rFonts w:hint="cs"/>
          <w:rtl/>
        </w:rPr>
        <w:t>للأرباح</w:t>
      </w:r>
      <w:r w:rsidR="00F63789" w:rsidRPr="00DE6131">
        <w:rPr>
          <w:rFonts w:hint="cs"/>
          <w:rtl/>
        </w:rPr>
        <w:t xml:space="preserve"> المرجوة</w:t>
      </w:r>
      <w:r w:rsidR="009319B3">
        <w:rPr>
          <w:rFonts w:hint="cs"/>
          <w:rtl/>
        </w:rPr>
        <w:t>،</w:t>
      </w:r>
      <w:r w:rsidR="00F63789" w:rsidRPr="00DE6131">
        <w:rPr>
          <w:rFonts w:hint="cs"/>
          <w:rtl/>
        </w:rPr>
        <w:t xml:space="preserve"> وفي العادة تكون هذه المخاطر</w:t>
      </w:r>
      <w:r w:rsidR="0002286D" w:rsidRPr="00DE6131">
        <w:rPr>
          <w:rFonts w:hint="cs"/>
          <w:rtl/>
        </w:rPr>
        <w:t xml:space="preserve"> متوقعة </w:t>
      </w:r>
      <w:r w:rsidR="00F63789" w:rsidRPr="00DE6131">
        <w:rPr>
          <w:rFonts w:hint="cs"/>
          <w:rtl/>
        </w:rPr>
        <w:t xml:space="preserve">بالنسبة للمستثمر في المرفق العام فهي مخاطرغير </w:t>
      </w:r>
      <w:r w:rsidR="0002286D" w:rsidRPr="00DE6131">
        <w:rPr>
          <w:rFonts w:hint="cs"/>
          <w:rtl/>
        </w:rPr>
        <w:t>مضمونة في الظروف العادية</w:t>
      </w:r>
      <w:r w:rsidR="00F63789" w:rsidRPr="00DE6131">
        <w:rPr>
          <w:rFonts w:hint="cs"/>
          <w:rtl/>
        </w:rPr>
        <w:t xml:space="preserve"> في الغالب</w:t>
      </w:r>
      <w:r w:rsidR="009319B3">
        <w:rPr>
          <w:rFonts w:hint="cs"/>
          <w:rtl/>
        </w:rPr>
        <w:t>،</w:t>
      </w:r>
      <w:r w:rsidR="00F63789" w:rsidRPr="00DE6131">
        <w:rPr>
          <w:rFonts w:hint="cs"/>
          <w:rtl/>
        </w:rPr>
        <w:t xml:space="preserve"> </w:t>
      </w:r>
      <w:r w:rsidR="000157E4" w:rsidRPr="00DE6131">
        <w:rPr>
          <w:rFonts w:hint="cs"/>
          <w:rtl/>
        </w:rPr>
        <w:t>وهو الشي</w:t>
      </w:r>
      <w:r w:rsidR="000157E4" w:rsidRPr="00DE6131">
        <w:rPr>
          <w:rtl/>
        </w:rPr>
        <w:t>ء</w:t>
      </w:r>
      <w:r w:rsidR="00F63789" w:rsidRPr="00DE6131">
        <w:rPr>
          <w:rFonts w:hint="cs"/>
          <w:rtl/>
        </w:rPr>
        <w:t xml:space="preserve"> الذي يضفي الصبغة التجارية على أسلوب </w:t>
      </w:r>
      <w:r w:rsidR="0002286D" w:rsidRPr="00DE6131">
        <w:rPr>
          <w:rFonts w:hint="cs"/>
          <w:rtl/>
        </w:rPr>
        <w:t>تفويضات المرفق العام</w:t>
      </w:r>
      <w:r w:rsidR="00F63789" w:rsidRPr="00DE6131">
        <w:rPr>
          <w:rFonts w:hint="cs"/>
          <w:rtl/>
        </w:rPr>
        <w:t xml:space="preserve"> </w:t>
      </w:r>
      <w:r w:rsidR="000157E4" w:rsidRPr="00DE6131">
        <w:rPr>
          <w:rFonts w:hint="cs"/>
          <w:rtl/>
        </w:rPr>
        <w:t>ويعطيها</w:t>
      </w:r>
      <w:r w:rsidR="00F63789" w:rsidRPr="00DE6131">
        <w:rPr>
          <w:rFonts w:hint="cs"/>
          <w:rtl/>
        </w:rPr>
        <w:t xml:space="preserve"> الطابع ال</w:t>
      </w:r>
      <w:r w:rsidR="0061337F">
        <w:rPr>
          <w:rFonts w:hint="cs"/>
          <w:rtl/>
        </w:rPr>
        <w:t>إ</w:t>
      </w:r>
      <w:r w:rsidR="00F63789" w:rsidRPr="00DE6131">
        <w:rPr>
          <w:rFonts w:hint="cs"/>
          <w:rtl/>
        </w:rPr>
        <w:t>ستثماري الحقيقي</w:t>
      </w:r>
      <w:r w:rsidR="0002286D" w:rsidRPr="00DE6131">
        <w:rPr>
          <w:rFonts w:hint="cs"/>
          <w:rtl/>
        </w:rPr>
        <w:t>.</w:t>
      </w:r>
    </w:p>
    <w:p w14:paraId="5B3CEFA6" w14:textId="317F4156" w:rsidR="00307D1D" w:rsidRPr="00DE6131" w:rsidRDefault="0002286D" w:rsidP="00D74548">
      <w:pPr>
        <w:rPr>
          <w:rtl/>
        </w:rPr>
      </w:pPr>
      <w:r w:rsidRPr="00DE6131">
        <w:rPr>
          <w:rFonts w:hint="cs"/>
          <w:rtl/>
        </w:rPr>
        <w:t xml:space="preserve"> </w:t>
      </w:r>
      <w:r w:rsidR="0087420F" w:rsidRPr="00DE6131">
        <w:rPr>
          <w:rFonts w:hint="cs"/>
          <w:rtl/>
        </w:rPr>
        <w:t xml:space="preserve">وفي </w:t>
      </w:r>
      <w:r w:rsidR="006F7459" w:rsidRPr="00DE6131">
        <w:rPr>
          <w:rFonts w:hint="cs"/>
          <w:rtl/>
        </w:rPr>
        <w:t>المحصلة</w:t>
      </w:r>
      <w:r w:rsidR="0061337F">
        <w:rPr>
          <w:rFonts w:hint="cs"/>
          <w:rtl/>
        </w:rPr>
        <w:t xml:space="preserve"> فإ</w:t>
      </w:r>
      <w:r w:rsidR="006F7459" w:rsidRPr="00DE6131">
        <w:rPr>
          <w:rFonts w:hint="cs"/>
          <w:rtl/>
        </w:rPr>
        <w:t>ن</w:t>
      </w:r>
      <w:r w:rsidR="0087420F" w:rsidRPr="00DE6131">
        <w:rPr>
          <w:rFonts w:hint="cs"/>
          <w:rtl/>
        </w:rPr>
        <w:t xml:space="preserve"> تحمل المفوض لجميع المخاطر مهما كانت طبيعته</w:t>
      </w:r>
      <w:r w:rsidR="0061337F">
        <w:rPr>
          <w:rFonts w:hint="cs"/>
          <w:rtl/>
        </w:rPr>
        <w:t>ا</w:t>
      </w:r>
      <w:r w:rsidR="0087420F" w:rsidRPr="00DE6131">
        <w:rPr>
          <w:rFonts w:hint="cs"/>
          <w:rtl/>
        </w:rPr>
        <w:t xml:space="preserve"> سواء الخاصة منها التي تتعلق بظروف تنفيذ المشروع </w:t>
      </w:r>
      <w:r w:rsidR="006F7459" w:rsidRPr="00DE6131">
        <w:rPr>
          <w:rFonts w:hint="cs"/>
          <w:rtl/>
        </w:rPr>
        <w:t xml:space="preserve">العام </w:t>
      </w:r>
      <w:r w:rsidR="0087420F" w:rsidRPr="00DE6131">
        <w:rPr>
          <w:rFonts w:hint="cs"/>
          <w:rtl/>
        </w:rPr>
        <w:t xml:space="preserve">المفوض في حد ذاته </w:t>
      </w:r>
      <w:r w:rsidR="006F7459" w:rsidRPr="00DE6131">
        <w:rPr>
          <w:rFonts w:hint="cs"/>
          <w:rtl/>
        </w:rPr>
        <w:t>أ</w:t>
      </w:r>
      <w:r w:rsidR="0087420F" w:rsidRPr="00DE6131">
        <w:rPr>
          <w:rFonts w:hint="cs"/>
          <w:rtl/>
        </w:rPr>
        <w:t>و</w:t>
      </w:r>
      <w:r w:rsidR="000157E4" w:rsidRPr="00DE6131">
        <w:rPr>
          <w:rFonts w:hint="cs"/>
          <w:rtl/>
        </w:rPr>
        <w:t xml:space="preserve"> </w:t>
      </w:r>
      <w:r w:rsidR="0087420F" w:rsidRPr="00DE6131">
        <w:rPr>
          <w:rFonts w:hint="cs"/>
          <w:rtl/>
        </w:rPr>
        <w:t xml:space="preserve">تلك المخاطر التي لها صبغة عامة </w:t>
      </w:r>
      <w:r w:rsidR="006F7459" w:rsidRPr="00DE6131">
        <w:rPr>
          <w:rFonts w:hint="cs"/>
          <w:rtl/>
        </w:rPr>
        <w:t>والتي تتعلق بالظروف العامة للدولة في مختلف المجالات</w:t>
      </w:r>
      <w:r w:rsidR="00CA53D7">
        <w:rPr>
          <w:rFonts w:hint="cs"/>
          <w:rtl/>
        </w:rPr>
        <w:t>،</w:t>
      </w:r>
      <w:r w:rsidR="006F7459" w:rsidRPr="00DE6131">
        <w:rPr>
          <w:rFonts w:hint="cs"/>
          <w:rtl/>
        </w:rPr>
        <w:t xml:space="preserve"> إنما تندرج في إطار العملية الاستثمارية التي تتط</w:t>
      </w:r>
      <w:r w:rsidR="00CA53D7">
        <w:rPr>
          <w:rFonts w:hint="cs"/>
          <w:rtl/>
        </w:rPr>
        <w:t>لبها عملية تفويض المرافق العامة</w:t>
      </w:r>
      <w:r w:rsidR="006F7459" w:rsidRPr="00DE6131">
        <w:rPr>
          <w:rFonts w:hint="cs"/>
          <w:rtl/>
        </w:rPr>
        <w:t xml:space="preserve">، وتندرج أيضا في ارتباط </w:t>
      </w:r>
      <w:r w:rsidR="000157E4" w:rsidRPr="00DE6131">
        <w:rPr>
          <w:rFonts w:hint="cs"/>
          <w:rtl/>
        </w:rPr>
        <w:t>العائدا</w:t>
      </w:r>
      <w:r w:rsidR="000157E4" w:rsidRPr="00DE6131">
        <w:rPr>
          <w:rtl/>
        </w:rPr>
        <w:t>ت</w:t>
      </w:r>
      <w:r w:rsidR="006F7459" w:rsidRPr="00DE6131">
        <w:rPr>
          <w:rFonts w:hint="cs"/>
          <w:rtl/>
        </w:rPr>
        <w:t xml:space="preserve"> المالية من نتائج استغلال </w:t>
      </w:r>
      <w:r w:rsidR="000157E4" w:rsidRPr="00DE6131">
        <w:rPr>
          <w:rFonts w:hint="cs"/>
          <w:rtl/>
        </w:rPr>
        <w:t>واستثمار المرف</w:t>
      </w:r>
      <w:r w:rsidR="000157E4" w:rsidRPr="00DE6131">
        <w:rPr>
          <w:rtl/>
        </w:rPr>
        <w:t>ق</w:t>
      </w:r>
      <w:r w:rsidR="006F7459" w:rsidRPr="00DE6131">
        <w:rPr>
          <w:rFonts w:hint="cs"/>
          <w:rtl/>
        </w:rPr>
        <w:t xml:space="preserve"> العام المفوض هذا الاستغلال الذي ينجم عنه بشكل عام احتمالية الربح والخسارة وهي في الأساس المخاطر التي يتوجب على صاحب التفويض مواجهتها بصفة منفردة أو بصفة تضامنية مع السلطة المفوضة بحكم مسؤوليتها التي تظل قائمة على المرفق العام.</w:t>
      </w:r>
    </w:p>
    <w:p w14:paraId="23281F84" w14:textId="18789BDC" w:rsidR="00307D1D" w:rsidRDefault="00307D1D" w:rsidP="00D74548">
      <w:pPr>
        <w:rPr>
          <w:rtl/>
        </w:rPr>
      </w:pPr>
      <w:r w:rsidRPr="00DE6131">
        <w:rPr>
          <w:rFonts w:hint="cs"/>
          <w:rtl/>
        </w:rPr>
        <w:t xml:space="preserve"> وفي هذا </w:t>
      </w:r>
      <w:r w:rsidR="00B92815" w:rsidRPr="00DE6131">
        <w:rPr>
          <w:rFonts w:hint="cs"/>
          <w:rtl/>
        </w:rPr>
        <w:t>الإطار</w:t>
      </w:r>
      <w:r w:rsidRPr="00DE6131">
        <w:rPr>
          <w:rFonts w:hint="cs"/>
          <w:rtl/>
        </w:rPr>
        <w:t xml:space="preserve"> </w:t>
      </w:r>
      <w:r w:rsidR="00CA53D7">
        <w:rPr>
          <w:rFonts w:hint="cs"/>
          <w:rtl/>
        </w:rPr>
        <w:t>يمكن القول أن أسلوب التفويض في إ</w:t>
      </w:r>
      <w:r w:rsidRPr="00DE6131">
        <w:rPr>
          <w:rFonts w:hint="cs"/>
          <w:rtl/>
        </w:rPr>
        <w:t xml:space="preserve">دارة واستثمار المرفق العام يعد أحد الوسائل المهمة القانونية المعتمدة في </w:t>
      </w:r>
      <w:r w:rsidR="00B92815" w:rsidRPr="00DE6131">
        <w:rPr>
          <w:rFonts w:hint="cs"/>
          <w:rtl/>
        </w:rPr>
        <w:t>تنظيم وتسيير</w:t>
      </w:r>
      <w:r w:rsidRPr="00DE6131">
        <w:rPr>
          <w:rFonts w:hint="cs"/>
          <w:rtl/>
        </w:rPr>
        <w:t xml:space="preserve"> المرافق العامة</w:t>
      </w:r>
      <w:r w:rsidR="00CA53D7">
        <w:rPr>
          <w:rFonts w:hint="cs"/>
          <w:rtl/>
        </w:rPr>
        <w:t>،</w:t>
      </w:r>
      <w:r w:rsidRPr="00DE6131">
        <w:rPr>
          <w:rFonts w:hint="cs"/>
          <w:rtl/>
        </w:rPr>
        <w:t xml:space="preserve"> </w:t>
      </w:r>
      <w:r w:rsidR="00CA53D7">
        <w:rPr>
          <w:rFonts w:hint="cs"/>
          <w:rtl/>
        </w:rPr>
        <w:t>إ</w:t>
      </w:r>
      <w:r w:rsidR="00B92815" w:rsidRPr="00DE6131">
        <w:rPr>
          <w:rFonts w:hint="cs"/>
          <w:rtl/>
        </w:rPr>
        <w:t>لا أنه كذلك</w:t>
      </w:r>
      <w:r w:rsidRPr="00DE6131">
        <w:rPr>
          <w:rFonts w:hint="cs"/>
          <w:rtl/>
        </w:rPr>
        <w:t xml:space="preserve"> وسيلة لدفع وتيرة التنمية </w:t>
      </w:r>
      <w:r w:rsidR="00B92815" w:rsidRPr="00DE6131">
        <w:rPr>
          <w:rFonts w:hint="cs"/>
          <w:rtl/>
        </w:rPr>
        <w:t>لدى القطاع</w:t>
      </w:r>
      <w:r w:rsidRPr="00DE6131">
        <w:rPr>
          <w:rFonts w:hint="cs"/>
          <w:rtl/>
        </w:rPr>
        <w:t xml:space="preserve"> العام داخل الدولة </w:t>
      </w:r>
      <w:r w:rsidR="00CA53D7">
        <w:rPr>
          <w:rFonts w:hint="cs"/>
          <w:rtl/>
        </w:rPr>
        <w:t xml:space="preserve">، </w:t>
      </w:r>
      <w:r w:rsidR="00B92815" w:rsidRPr="00DE6131">
        <w:rPr>
          <w:rFonts w:hint="cs"/>
          <w:rtl/>
        </w:rPr>
        <w:t>وهي</w:t>
      </w:r>
      <w:r w:rsidRPr="00DE6131">
        <w:rPr>
          <w:rFonts w:hint="cs"/>
          <w:rtl/>
        </w:rPr>
        <w:t xml:space="preserve"> تقن</w:t>
      </w:r>
      <w:r w:rsidR="00CA53D7">
        <w:rPr>
          <w:rFonts w:hint="cs"/>
          <w:rtl/>
        </w:rPr>
        <w:t>ية يغلب عليها الطابع المالي والإ</w:t>
      </w:r>
      <w:r w:rsidRPr="00DE6131">
        <w:rPr>
          <w:rFonts w:hint="cs"/>
          <w:rtl/>
        </w:rPr>
        <w:t xml:space="preserve">قتصادي </w:t>
      </w:r>
      <w:r w:rsidR="00B92815" w:rsidRPr="00DE6131">
        <w:rPr>
          <w:rFonts w:hint="cs"/>
          <w:rtl/>
        </w:rPr>
        <w:t xml:space="preserve">أكثر وقد </w:t>
      </w:r>
      <w:r w:rsidRPr="00DE6131">
        <w:rPr>
          <w:rFonts w:hint="cs"/>
          <w:rtl/>
        </w:rPr>
        <w:t xml:space="preserve">  غلب البنك الدولي هذا الطابع على تقنية لتفويض </w:t>
      </w:r>
      <w:r w:rsidR="00B92815" w:rsidRPr="00DE6131">
        <w:rPr>
          <w:rFonts w:hint="cs"/>
          <w:rtl/>
        </w:rPr>
        <w:t>حين</w:t>
      </w:r>
      <w:r w:rsidRPr="00DE6131">
        <w:rPr>
          <w:rFonts w:hint="cs"/>
          <w:rtl/>
        </w:rPr>
        <w:t xml:space="preserve"> اعتبرها </w:t>
      </w:r>
      <w:r w:rsidR="00B92815" w:rsidRPr="00DE6131">
        <w:rPr>
          <w:rFonts w:hint="cs"/>
          <w:rtl/>
        </w:rPr>
        <w:t>آلية</w:t>
      </w:r>
      <w:r w:rsidRPr="00DE6131">
        <w:rPr>
          <w:rFonts w:hint="cs"/>
          <w:rtl/>
        </w:rPr>
        <w:t xml:space="preserve"> </w:t>
      </w:r>
      <w:r w:rsidR="00B92815" w:rsidRPr="00DE6131">
        <w:rPr>
          <w:rFonts w:hint="cs"/>
          <w:rtl/>
        </w:rPr>
        <w:t>تمكن</w:t>
      </w:r>
      <w:r w:rsidRPr="00DE6131">
        <w:rPr>
          <w:rFonts w:hint="cs"/>
          <w:rtl/>
        </w:rPr>
        <w:t xml:space="preserve"> </w:t>
      </w:r>
      <w:r w:rsidR="00B92815" w:rsidRPr="00DE6131">
        <w:rPr>
          <w:rFonts w:hint="cs"/>
          <w:rtl/>
        </w:rPr>
        <w:t>من</w:t>
      </w:r>
      <w:r w:rsidRPr="00DE6131">
        <w:rPr>
          <w:rFonts w:hint="cs"/>
          <w:rtl/>
        </w:rPr>
        <w:t xml:space="preserve"> تأدية </w:t>
      </w:r>
      <w:r w:rsidR="00B92815" w:rsidRPr="00DE6131">
        <w:rPr>
          <w:rFonts w:hint="cs"/>
          <w:rtl/>
        </w:rPr>
        <w:t>ا</w:t>
      </w:r>
      <w:r w:rsidRPr="00DE6131">
        <w:rPr>
          <w:rFonts w:hint="cs"/>
          <w:rtl/>
        </w:rPr>
        <w:t xml:space="preserve">لخدمات مفروضة أصلا على </w:t>
      </w:r>
      <w:r w:rsidR="005C0E16" w:rsidRPr="00DE6131">
        <w:rPr>
          <w:rFonts w:hint="cs"/>
          <w:rtl/>
        </w:rPr>
        <w:t>السلطة</w:t>
      </w:r>
      <w:r w:rsidRPr="00DE6131">
        <w:rPr>
          <w:rFonts w:hint="cs"/>
          <w:rtl/>
        </w:rPr>
        <w:t xml:space="preserve"> العامة </w:t>
      </w:r>
      <w:r w:rsidR="005C0E16" w:rsidRPr="00DE6131">
        <w:rPr>
          <w:rFonts w:hint="cs"/>
          <w:rtl/>
        </w:rPr>
        <w:t xml:space="preserve">المانحة </w:t>
      </w:r>
      <w:r w:rsidRPr="00DE6131">
        <w:rPr>
          <w:rFonts w:hint="cs"/>
          <w:rtl/>
        </w:rPr>
        <w:t xml:space="preserve">من جهة </w:t>
      </w:r>
      <w:r w:rsidR="005C0E16" w:rsidRPr="00DE6131">
        <w:rPr>
          <w:rFonts w:hint="cs"/>
          <w:rtl/>
        </w:rPr>
        <w:t>وأهداف</w:t>
      </w:r>
      <w:r w:rsidRPr="00DE6131">
        <w:rPr>
          <w:rFonts w:hint="cs"/>
          <w:rtl/>
        </w:rPr>
        <w:t xml:space="preserve"> القطاع الخاص في </w:t>
      </w:r>
      <w:r w:rsidR="005C0E16" w:rsidRPr="00DE6131">
        <w:rPr>
          <w:rFonts w:hint="cs"/>
          <w:rtl/>
        </w:rPr>
        <w:t>بلوغ</w:t>
      </w:r>
      <w:r w:rsidRPr="00DE6131">
        <w:rPr>
          <w:rFonts w:hint="cs"/>
          <w:rtl/>
        </w:rPr>
        <w:t xml:space="preserve"> منافع مادية من جهة أخرى</w:t>
      </w:r>
      <w:r w:rsidRPr="00DE6131">
        <w:rPr>
          <w:rStyle w:val="Appelnotedebasdep"/>
          <w:color w:val="000000" w:themeColor="text1"/>
          <w:rtl/>
        </w:rPr>
        <w:footnoteReference w:id="393"/>
      </w:r>
      <w:r w:rsidR="00CA53D7">
        <w:rPr>
          <w:rFonts w:hint="cs"/>
          <w:rtl/>
        </w:rPr>
        <w:t>،</w:t>
      </w:r>
      <w:r w:rsidRPr="00DE6131">
        <w:rPr>
          <w:rFonts w:hint="cs"/>
          <w:rtl/>
        </w:rPr>
        <w:t xml:space="preserve"> </w:t>
      </w:r>
      <w:r w:rsidR="005C0E16" w:rsidRPr="00DE6131">
        <w:rPr>
          <w:rFonts w:hint="cs"/>
          <w:rtl/>
        </w:rPr>
        <w:t>فأساليب</w:t>
      </w:r>
      <w:r w:rsidRPr="00DE6131">
        <w:rPr>
          <w:rFonts w:hint="cs"/>
          <w:rtl/>
        </w:rPr>
        <w:t xml:space="preserve"> التسيير </w:t>
      </w:r>
      <w:r w:rsidR="005C0E16" w:rsidRPr="00DE6131">
        <w:rPr>
          <w:rFonts w:hint="cs"/>
          <w:rtl/>
        </w:rPr>
        <w:t>التي ينتهجها الخواص</w:t>
      </w:r>
      <w:r w:rsidRPr="00DE6131">
        <w:rPr>
          <w:rFonts w:hint="cs"/>
          <w:rtl/>
        </w:rPr>
        <w:t xml:space="preserve"> </w:t>
      </w:r>
      <w:r w:rsidR="00CA53D7">
        <w:rPr>
          <w:rFonts w:hint="cs"/>
          <w:rtl/>
        </w:rPr>
        <w:t>تتميز</w:t>
      </w:r>
      <w:r w:rsidRPr="00DE6131">
        <w:rPr>
          <w:rFonts w:hint="cs"/>
          <w:rtl/>
        </w:rPr>
        <w:t xml:space="preserve"> </w:t>
      </w:r>
      <w:r w:rsidR="005C0E16" w:rsidRPr="00DE6131">
        <w:rPr>
          <w:rFonts w:hint="cs"/>
          <w:rtl/>
        </w:rPr>
        <w:t>بالبساطة والسرعة و</w:t>
      </w:r>
      <w:r w:rsidRPr="00DE6131">
        <w:rPr>
          <w:rFonts w:hint="cs"/>
          <w:rtl/>
        </w:rPr>
        <w:t xml:space="preserve">تمكن </w:t>
      </w:r>
      <w:r w:rsidR="00CA53D7">
        <w:rPr>
          <w:rFonts w:hint="cs"/>
          <w:rtl/>
        </w:rPr>
        <w:t>من الإ</w:t>
      </w:r>
      <w:r w:rsidR="005C0E16" w:rsidRPr="00DE6131">
        <w:rPr>
          <w:rFonts w:hint="cs"/>
          <w:rtl/>
        </w:rPr>
        <w:t xml:space="preserve">رتقاء بجودة الخدمة العمومية وتقديمها في الوقت </w:t>
      </w:r>
      <w:r w:rsidRPr="00DE6131">
        <w:rPr>
          <w:rFonts w:hint="cs"/>
          <w:rtl/>
        </w:rPr>
        <w:t xml:space="preserve">المناسب </w:t>
      </w:r>
      <w:r w:rsidR="000157E4" w:rsidRPr="00DE6131">
        <w:rPr>
          <w:rFonts w:hint="cs"/>
          <w:rtl/>
        </w:rPr>
        <w:t>وبأعلى</w:t>
      </w:r>
      <w:r w:rsidRPr="00DE6131">
        <w:rPr>
          <w:rFonts w:hint="cs"/>
          <w:rtl/>
        </w:rPr>
        <w:t xml:space="preserve"> جودة ممكنة</w:t>
      </w:r>
      <w:r w:rsidR="00CA53D7">
        <w:rPr>
          <w:rFonts w:hint="cs"/>
          <w:rtl/>
        </w:rPr>
        <w:t>،</w:t>
      </w:r>
      <w:r w:rsidRPr="00DE6131">
        <w:rPr>
          <w:rFonts w:hint="cs"/>
          <w:rtl/>
        </w:rPr>
        <w:t xml:space="preserve"> مما </w:t>
      </w:r>
      <w:r w:rsidR="005C0E16" w:rsidRPr="00DE6131">
        <w:rPr>
          <w:rFonts w:hint="cs"/>
          <w:rtl/>
        </w:rPr>
        <w:t>يشبع</w:t>
      </w:r>
      <w:r w:rsidRPr="00DE6131">
        <w:rPr>
          <w:rFonts w:hint="cs"/>
          <w:rtl/>
        </w:rPr>
        <w:t xml:space="preserve"> حاجيات المواطن </w:t>
      </w:r>
      <w:r w:rsidR="00CA53D7">
        <w:rPr>
          <w:rFonts w:hint="cs"/>
          <w:rtl/>
        </w:rPr>
        <w:t>في إطار</w:t>
      </w:r>
      <w:r w:rsidRPr="00DE6131">
        <w:rPr>
          <w:rFonts w:hint="cs"/>
          <w:rtl/>
        </w:rPr>
        <w:t xml:space="preserve">علاقات تجارية </w:t>
      </w:r>
      <w:r w:rsidR="00CA53D7">
        <w:rPr>
          <w:rFonts w:hint="cs"/>
          <w:rtl/>
        </w:rPr>
        <w:t xml:space="preserve"> ذات طابع إ</w:t>
      </w:r>
      <w:r w:rsidR="005C0E16" w:rsidRPr="00DE6131">
        <w:rPr>
          <w:rFonts w:hint="cs"/>
          <w:rtl/>
        </w:rPr>
        <w:t>قتصادي محض فلم يعد ال</w:t>
      </w:r>
      <w:r w:rsidRPr="00DE6131">
        <w:rPr>
          <w:rFonts w:hint="cs"/>
          <w:rtl/>
        </w:rPr>
        <w:t xml:space="preserve">زبون </w:t>
      </w:r>
      <w:r w:rsidR="005C0E16" w:rsidRPr="00DE6131">
        <w:rPr>
          <w:rFonts w:hint="cs"/>
          <w:rtl/>
        </w:rPr>
        <w:t>مجرد</w:t>
      </w:r>
      <w:r w:rsidRPr="00DE6131">
        <w:rPr>
          <w:rFonts w:hint="cs"/>
          <w:rtl/>
        </w:rPr>
        <w:t xml:space="preserve"> مستهلك </w:t>
      </w:r>
      <w:r w:rsidR="00D11E1B">
        <w:rPr>
          <w:rFonts w:hint="cs"/>
          <w:rtl/>
        </w:rPr>
        <w:t>بل أن تزايد الوعي لدى الأ</w:t>
      </w:r>
      <w:r w:rsidR="005C0E16" w:rsidRPr="00DE6131">
        <w:rPr>
          <w:rFonts w:hint="cs"/>
          <w:rtl/>
        </w:rPr>
        <w:t xml:space="preserve">فراد جعلهم أكثر </w:t>
      </w:r>
      <w:r w:rsidRPr="00DE6131">
        <w:rPr>
          <w:rFonts w:hint="cs"/>
          <w:rtl/>
        </w:rPr>
        <w:t xml:space="preserve">حرص على أداء الخدمة </w:t>
      </w:r>
      <w:r w:rsidR="005C0E16" w:rsidRPr="00DE6131">
        <w:rPr>
          <w:rFonts w:hint="cs"/>
          <w:rtl/>
        </w:rPr>
        <w:t xml:space="preserve">العمومية وفق </w:t>
      </w:r>
      <w:r w:rsidRPr="00DE6131">
        <w:rPr>
          <w:rFonts w:hint="cs"/>
          <w:rtl/>
        </w:rPr>
        <w:t xml:space="preserve"> </w:t>
      </w:r>
      <w:r w:rsidR="005C0E16" w:rsidRPr="00DE6131">
        <w:rPr>
          <w:rFonts w:hint="cs"/>
          <w:rtl/>
        </w:rPr>
        <w:t xml:space="preserve">المعايير </w:t>
      </w:r>
      <w:r w:rsidRPr="00DE6131">
        <w:rPr>
          <w:rFonts w:hint="cs"/>
          <w:rtl/>
        </w:rPr>
        <w:t xml:space="preserve">العالمية </w:t>
      </w:r>
      <w:r w:rsidR="005C0E16" w:rsidRPr="00DE6131">
        <w:rPr>
          <w:rFonts w:hint="cs"/>
          <w:rtl/>
        </w:rPr>
        <w:t xml:space="preserve">المتعارف عليها المتعلقة </w:t>
      </w:r>
      <w:r w:rsidRPr="00DE6131">
        <w:rPr>
          <w:rFonts w:hint="cs"/>
          <w:rtl/>
        </w:rPr>
        <w:t xml:space="preserve">بالجودة </w:t>
      </w:r>
      <w:r w:rsidRPr="00DE6131">
        <w:rPr>
          <w:rStyle w:val="Appelnotedebasdep"/>
          <w:color w:val="000000" w:themeColor="text1"/>
          <w:rtl/>
        </w:rPr>
        <w:footnoteReference w:id="394"/>
      </w:r>
      <w:r w:rsidR="005C0E16" w:rsidRPr="00DE6131">
        <w:rPr>
          <w:rFonts w:hint="cs"/>
          <w:rtl/>
        </w:rPr>
        <w:t xml:space="preserve">، هذا الطابع التجاري الذي أصبح ملازما للمرافق العامة التي تدار بأسلوب التفويض  </w:t>
      </w:r>
      <w:r w:rsidR="00D11E1B">
        <w:rPr>
          <w:rFonts w:hint="cs"/>
          <w:rtl/>
        </w:rPr>
        <w:t>يستوجب إ</w:t>
      </w:r>
      <w:r w:rsidR="00D56799" w:rsidRPr="00DE6131">
        <w:rPr>
          <w:rFonts w:hint="cs"/>
          <w:rtl/>
        </w:rPr>
        <w:t>حترام الأعرا</w:t>
      </w:r>
      <w:r w:rsidR="00D11E1B">
        <w:rPr>
          <w:rFonts w:hint="cs"/>
          <w:rtl/>
        </w:rPr>
        <w:t xml:space="preserve">ف والتقاليد التجارية التي تفرض على </w:t>
      </w:r>
      <w:r w:rsidR="00D56799" w:rsidRPr="00DE6131">
        <w:rPr>
          <w:rFonts w:hint="cs"/>
          <w:rtl/>
        </w:rPr>
        <w:t>المرفق العام ال</w:t>
      </w:r>
      <w:r w:rsidR="00D11E1B">
        <w:rPr>
          <w:rFonts w:hint="cs"/>
          <w:rtl/>
        </w:rPr>
        <w:t>إ</w:t>
      </w:r>
      <w:r w:rsidR="00D56799" w:rsidRPr="00DE6131">
        <w:rPr>
          <w:rFonts w:hint="cs"/>
          <w:rtl/>
        </w:rPr>
        <w:t xml:space="preserve">حتكام الى قواعد الربح والخسارة وتحمل </w:t>
      </w:r>
      <w:r w:rsidR="00D56799" w:rsidRPr="00DE6131">
        <w:rPr>
          <w:rFonts w:hint="cs"/>
          <w:rtl/>
        </w:rPr>
        <w:lastRenderedPageBreak/>
        <w:t>مغانم المرفق العام ومغارمه على حد سواء</w:t>
      </w:r>
      <w:r w:rsidR="00D11E1B">
        <w:rPr>
          <w:rFonts w:hint="cs"/>
          <w:rtl/>
        </w:rPr>
        <w:t>،</w:t>
      </w:r>
      <w:r w:rsidR="00D56799" w:rsidRPr="00DE6131">
        <w:rPr>
          <w:rFonts w:hint="cs"/>
          <w:rtl/>
        </w:rPr>
        <w:t xml:space="preserve"> وتفرض على المستثمر الوفاء بالتزاماته المرفقية في ظل كافة الظروف.</w:t>
      </w:r>
      <w:r w:rsidR="005C0E16" w:rsidRPr="00DE6131">
        <w:rPr>
          <w:rFonts w:hint="cs"/>
          <w:rtl/>
        </w:rPr>
        <w:t xml:space="preserve"> </w:t>
      </w:r>
    </w:p>
    <w:p w14:paraId="419F6D88" w14:textId="07CC5069" w:rsidR="00AB5AF2" w:rsidRPr="00DE6131" w:rsidRDefault="00AB5AF2" w:rsidP="00D74548">
      <w:pPr>
        <w:rPr>
          <w:sz w:val="24"/>
          <w:szCs w:val="24"/>
          <w:rtl/>
        </w:rPr>
      </w:pPr>
      <w:r>
        <w:rPr>
          <w:rFonts w:hint="cs"/>
          <w:rtl/>
        </w:rPr>
        <w:t>فتحمل مخاطر ال</w:t>
      </w:r>
      <w:r w:rsidR="00D11E1B">
        <w:rPr>
          <w:rFonts w:hint="cs"/>
          <w:rtl/>
        </w:rPr>
        <w:t>إ</w:t>
      </w:r>
      <w:r>
        <w:rPr>
          <w:rFonts w:hint="cs"/>
          <w:rtl/>
        </w:rPr>
        <w:t xml:space="preserve">ستغلال </w:t>
      </w:r>
      <w:r w:rsidR="00673AB1">
        <w:rPr>
          <w:rFonts w:hint="cs"/>
          <w:rtl/>
        </w:rPr>
        <w:t>يعتبر كمقابل لتحص</w:t>
      </w:r>
      <w:r w:rsidR="00D11E1B">
        <w:rPr>
          <w:rFonts w:hint="cs"/>
          <w:rtl/>
        </w:rPr>
        <w:t>يل العائدات المالية الناتجة عن إ</w:t>
      </w:r>
      <w:r w:rsidR="00673AB1">
        <w:rPr>
          <w:rFonts w:hint="cs"/>
          <w:rtl/>
        </w:rPr>
        <w:t xml:space="preserve">ستغلال المرفق العام </w:t>
      </w:r>
      <w:r w:rsidR="00555BFE">
        <w:rPr>
          <w:rFonts w:hint="cs"/>
          <w:rtl/>
        </w:rPr>
        <w:t>وهو في الوقت ذاته ما</w:t>
      </w:r>
      <w:r w:rsidR="00CA3444">
        <w:rPr>
          <w:rFonts w:hint="cs"/>
          <w:rtl/>
        </w:rPr>
        <w:t xml:space="preserve"> </w:t>
      </w:r>
      <w:r w:rsidR="00555BFE">
        <w:rPr>
          <w:rFonts w:hint="cs"/>
          <w:rtl/>
        </w:rPr>
        <w:t>يضفي الصبغة ال</w:t>
      </w:r>
      <w:r w:rsidR="00D11E1B">
        <w:rPr>
          <w:rFonts w:hint="cs"/>
          <w:rtl/>
        </w:rPr>
        <w:t>إ</w:t>
      </w:r>
      <w:r w:rsidR="00555BFE">
        <w:rPr>
          <w:rFonts w:hint="cs"/>
          <w:rtl/>
        </w:rPr>
        <w:t xml:space="preserve">ستثمارية على عملية التفويض </w:t>
      </w:r>
      <w:r w:rsidR="00112D67">
        <w:rPr>
          <w:rFonts w:hint="cs"/>
          <w:rtl/>
        </w:rPr>
        <w:t>بالإضافة الى أنه من الأهداف التي سطرتها السلطة المانحة من خلال</w:t>
      </w:r>
      <w:r w:rsidR="00CA3444">
        <w:rPr>
          <w:rFonts w:hint="cs"/>
          <w:rtl/>
        </w:rPr>
        <w:t xml:space="preserve"> اعتماد تقنية التفويض</w:t>
      </w:r>
      <w:r w:rsidR="00D11E1B">
        <w:rPr>
          <w:rFonts w:hint="cs"/>
          <w:rtl/>
        </w:rPr>
        <w:t xml:space="preserve"> و</w:t>
      </w:r>
      <w:r w:rsidR="0009216B">
        <w:rPr>
          <w:rFonts w:hint="cs"/>
          <w:rtl/>
        </w:rPr>
        <w:t xml:space="preserve">هي </w:t>
      </w:r>
      <w:r w:rsidR="00112D67">
        <w:rPr>
          <w:rFonts w:hint="cs"/>
          <w:rtl/>
        </w:rPr>
        <w:t>التخلص من مخاطر</w:t>
      </w:r>
      <w:r w:rsidR="00CA3444">
        <w:rPr>
          <w:rFonts w:hint="cs"/>
          <w:rtl/>
        </w:rPr>
        <w:t xml:space="preserve"> </w:t>
      </w:r>
      <w:r w:rsidR="001F4A72">
        <w:rPr>
          <w:rFonts w:hint="cs"/>
          <w:rtl/>
        </w:rPr>
        <w:t xml:space="preserve">وأعباء </w:t>
      </w:r>
      <w:r w:rsidR="00112D67">
        <w:rPr>
          <w:rFonts w:hint="cs"/>
          <w:rtl/>
        </w:rPr>
        <w:t xml:space="preserve">إدارة المرافق العامة </w:t>
      </w:r>
      <w:r w:rsidR="0009216B">
        <w:rPr>
          <w:rFonts w:hint="cs"/>
          <w:rtl/>
        </w:rPr>
        <w:t>موضوع التفويض</w:t>
      </w:r>
      <w:r w:rsidR="00D11E1B">
        <w:rPr>
          <w:rFonts w:hint="cs"/>
          <w:rtl/>
        </w:rPr>
        <w:t>، و</w:t>
      </w:r>
      <w:r w:rsidR="00596C5C">
        <w:rPr>
          <w:rFonts w:hint="cs"/>
          <w:rtl/>
        </w:rPr>
        <w:t>إ</w:t>
      </w:r>
      <w:r w:rsidR="0009216B">
        <w:rPr>
          <w:rFonts w:hint="cs"/>
          <w:rtl/>
        </w:rPr>
        <w:t xml:space="preserve">ن كان المبدأ </w:t>
      </w:r>
      <w:r w:rsidR="0047052E">
        <w:rPr>
          <w:rFonts w:hint="cs"/>
          <w:rtl/>
        </w:rPr>
        <w:t>لا يؤخ</w:t>
      </w:r>
      <w:r w:rsidR="0047052E">
        <w:rPr>
          <w:rtl/>
        </w:rPr>
        <w:t>ذ</w:t>
      </w:r>
      <w:r w:rsidR="00596C5C">
        <w:rPr>
          <w:rFonts w:hint="cs"/>
          <w:rtl/>
        </w:rPr>
        <w:t xml:space="preserve"> على إطلاقه لأ</w:t>
      </w:r>
      <w:r w:rsidR="0009216B">
        <w:rPr>
          <w:rFonts w:hint="cs"/>
          <w:rtl/>
        </w:rPr>
        <w:t xml:space="preserve">ن هناك من الظروف الطارئة ما </w:t>
      </w:r>
      <w:r w:rsidR="0047052E">
        <w:rPr>
          <w:rFonts w:hint="cs"/>
          <w:rtl/>
        </w:rPr>
        <w:t>لا يقو</w:t>
      </w:r>
      <w:r w:rsidR="0047052E">
        <w:rPr>
          <w:rtl/>
        </w:rPr>
        <w:t>ى</w:t>
      </w:r>
      <w:r w:rsidR="00596C5C">
        <w:rPr>
          <w:rFonts w:hint="cs"/>
          <w:rtl/>
        </w:rPr>
        <w:t xml:space="preserve"> المفوض اليه على تحملها إ</w:t>
      </w:r>
      <w:r w:rsidR="0009216B">
        <w:rPr>
          <w:rFonts w:hint="cs"/>
          <w:rtl/>
        </w:rPr>
        <w:t>لا بتضامن من السلطة المانحة نظرا لاعتبارات الصالح العام وطبيعة المرافق العامة موضوع التفويض</w:t>
      </w:r>
      <w:r w:rsidR="00596C5C">
        <w:rPr>
          <w:rFonts w:hint="cs"/>
          <w:rtl/>
        </w:rPr>
        <w:t>،</w:t>
      </w:r>
      <w:r w:rsidR="0009216B">
        <w:rPr>
          <w:rFonts w:hint="cs"/>
          <w:rtl/>
        </w:rPr>
        <w:t xml:space="preserve"> التي </w:t>
      </w:r>
      <w:r w:rsidR="0047052E">
        <w:rPr>
          <w:rFonts w:hint="cs"/>
          <w:rtl/>
        </w:rPr>
        <w:t>لا يمك</w:t>
      </w:r>
      <w:r w:rsidR="0047052E">
        <w:rPr>
          <w:rtl/>
        </w:rPr>
        <w:t>ن</w:t>
      </w:r>
      <w:r w:rsidR="0009216B">
        <w:rPr>
          <w:rFonts w:hint="cs"/>
          <w:rtl/>
        </w:rPr>
        <w:t xml:space="preserve"> تحت أي ظرف</w:t>
      </w:r>
      <w:r w:rsidR="00596C5C">
        <w:rPr>
          <w:rFonts w:hint="cs"/>
          <w:rtl/>
        </w:rPr>
        <w:t xml:space="preserve"> من الظروف</w:t>
      </w:r>
      <w:r w:rsidR="0009216B">
        <w:rPr>
          <w:rFonts w:hint="cs"/>
          <w:rtl/>
        </w:rPr>
        <w:t xml:space="preserve"> </w:t>
      </w:r>
      <w:r w:rsidR="0047052E">
        <w:rPr>
          <w:rFonts w:hint="cs"/>
          <w:rtl/>
        </w:rPr>
        <w:t>أو مبر</w:t>
      </w:r>
      <w:r w:rsidR="0047052E">
        <w:rPr>
          <w:rtl/>
        </w:rPr>
        <w:t>ر</w:t>
      </w:r>
      <w:r w:rsidR="0009216B">
        <w:rPr>
          <w:rFonts w:hint="cs"/>
          <w:rtl/>
        </w:rPr>
        <w:t xml:space="preserve"> المجازفة بها من طرف</w:t>
      </w:r>
      <w:r w:rsidR="00596C5C">
        <w:rPr>
          <w:rFonts w:hint="cs"/>
          <w:rtl/>
        </w:rPr>
        <w:t xml:space="preserve"> السلطة العامة المفوضة كون تأ</w:t>
      </w:r>
      <w:r w:rsidR="0009216B">
        <w:rPr>
          <w:rFonts w:hint="cs"/>
          <w:rtl/>
        </w:rPr>
        <w:t xml:space="preserve">مين المرفق العام المفوض </w:t>
      </w:r>
      <w:r w:rsidR="00663E78">
        <w:rPr>
          <w:rFonts w:hint="cs"/>
          <w:rtl/>
        </w:rPr>
        <w:t xml:space="preserve">وضمان </w:t>
      </w:r>
      <w:r w:rsidR="0047052E">
        <w:rPr>
          <w:rFonts w:hint="cs"/>
          <w:rtl/>
        </w:rPr>
        <w:t>تأديته</w:t>
      </w:r>
      <w:r w:rsidR="00663E78">
        <w:rPr>
          <w:rFonts w:hint="cs"/>
          <w:rtl/>
        </w:rPr>
        <w:t xml:space="preserve"> لمهامه مرتبط ارتباطا وثيقا باعتبارات الصالح العام التي لا يمكن التنازل عنها مهما كانت المخاطر </w:t>
      </w:r>
      <w:r w:rsidR="005F6C69">
        <w:rPr>
          <w:rFonts w:hint="cs"/>
          <w:rtl/>
        </w:rPr>
        <w:t>المحيطة</w:t>
      </w:r>
      <w:r w:rsidR="00663E78">
        <w:rPr>
          <w:rFonts w:hint="cs"/>
          <w:rtl/>
        </w:rPr>
        <w:t xml:space="preserve"> بسير المرفق العام  المفوض.</w:t>
      </w:r>
    </w:p>
    <w:p w14:paraId="6D311FDB" w14:textId="77777777" w:rsidR="00D56799" w:rsidRPr="00DE6131" w:rsidRDefault="00D56799" w:rsidP="00DC6D1B">
      <w:pPr>
        <w:ind w:firstLine="0"/>
        <w:outlineLvl w:val="3"/>
        <w:rPr>
          <w:b/>
          <w:bCs/>
          <w:color w:val="000000" w:themeColor="text1"/>
          <w:sz w:val="32"/>
          <w:szCs w:val="32"/>
          <w:rtl/>
        </w:rPr>
      </w:pPr>
      <w:bookmarkStart w:id="268" w:name="_Toc165664664"/>
      <w:bookmarkStart w:id="269" w:name="_Toc165665164"/>
      <w:bookmarkStart w:id="270" w:name="_Toc168134105"/>
      <w:r w:rsidRPr="00DE6131">
        <w:rPr>
          <w:rFonts w:hint="cs"/>
          <w:color w:val="000000" w:themeColor="text1"/>
          <w:rtl/>
        </w:rPr>
        <w:t>ا</w:t>
      </w:r>
      <w:r w:rsidR="0002286D" w:rsidRPr="00DE6131">
        <w:rPr>
          <w:rFonts w:hint="cs"/>
          <w:b/>
          <w:bCs/>
          <w:color w:val="000000" w:themeColor="text1"/>
          <w:sz w:val="32"/>
          <w:szCs w:val="32"/>
          <w:rtl/>
        </w:rPr>
        <w:t>لمطلب الثاني:</w:t>
      </w:r>
      <w:r w:rsidR="00BB1A39" w:rsidRPr="00DE6131">
        <w:rPr>
          <w:rFonts w:hint="cs"/>
          <w:b/>
          <w:bCs/>
          <w:color w:val="000000" w:themeColor="text1"/>
          <w:sz w:val="32"/>
          <w:szCs w:val="32"/>
          <w:rtl/>
        </w:rPr>
        <w:t xml:space="preserve"> العائدات المالية</w:t>
      </w:r>
      <w:r w:rsidR="00F411A3" w:rsidRPr="00DE6131">
        <w:rPr>
          <w:rFonts w:hint="cs"/>
          <w:b/>
          <w:bCs/>
          <w:color w:val="000000" w:themeColor="text1"/>
          <w:sz w:val="32"/>
          <w:szCs w:val="32"/>
          <w:rtl/>
        </w:rPr>
        <w:t xml:space="preserve"> لعقد التفويض</w:t>
      </w:r>
      <w:bookmarkEnd w:id="268"/>
      <w:bookmarkEnd w:id="269"/>
      <w:bookmarkEnd w:id="270"/>
      <w:r w:rsidR="00F411A3" w:rsidRPr="00DE6131">
        <w:rPr>
          <w:rFonts w:hint="cs"/>
          <w:b/>
          <w:bCs/>
          <w:color w:val="000000" w:themeColor="text1"/>
          <w:sz w:val="32"/>
          <w:szCs w:val="32"/>
          <w:rtl/>
        </w:rPr>
        <w:t xml:space="preserve"> </w:t>
      </w:r>
    </w:p>
    <w:p w14:paraId="6951202B" w14:textId="35D2847A" w:rsidR="000D4CBB" w:rsidRPr="00DE6131" w:rsidRDefault="00596C5C" w:rsidP="00D74548">
      <w:pPr>
        <w:rPr>
          <w:rtl/>
        </w:rPr>
      </w:pPr>
      <w:r>
        <w:rPr>
          <w:rFonts w:hint="cs"/>
          <w:rtl/>
        </w:rPr>
        <w:t>إ</w:t>
      </w:r>
      <w:r w:rsidR="00F411A3" w:rsidRPr="00DE6131">
        <w:rPr>
          <w:rFonts w:hint="cs"/>
          <w:rtl/>
        </w:rPr>
        <w:t xml:space="preserve">ن </w:t>
      </w:r>
      <w:r w:rsidR="006B7736" w:rsidRPr="00DE6131">
        <w:rPr>
          <w:rFonts w:hint="cs"/>
          <w:rtl/>
        </w:rPr>
        <w:t>مفهوم</w:t>
      </w:r>
      <w:r w:rsidR="00F411A3" w:rsidRPr="00DE6131">
        <w:rPr>
          <w:rFonts w:hint="cs"/>
          <w:rtl/>
        </w:rPr>
        <w:t xml:space="preserve"> المردودية </w:t>
      </w:r>
      <w:r w:rsidR="006B7736" w:rsidRPr="00DE6131">
        <w:rPr>
          <w:rFonts w:hint="cs"/>
          <w:rtl/>
        </w:rPr>
        <w:t xml:space="preserve">ينصرف في الغالب الى العائد المالي </w:t>
      </w:r>
      <w:r w:rsidR="00F411A3" w:rsidRPr="00DE6131">
        <w:rPr>
          <w:rFonts w:hint="cs"/>
          <w:rtl/>
        </w:rPr>
        <w:t>و</w:t>
      </w:r>
      <w:r w:rsidR="006B7736" w:rsidRPr="00DE6131">
        <w:rPr>
          <w:rFonts w:hint="cs"/>
          <w:rtl/>
        </w:rPr>
        <w:t>ال</w:t>
      </w:r>
      <w:r w:rsidR="00F411A3" w:rsidRPr="00DE6131">
        <w:rPr>
          <w:rFonts w:hint="cs"/>
          <w:rtl/>
        </w:rPr>
        <w:t xml:space="preserve">نقدي </w:t>
      </w:r>
      <w:r w:rsidR="00BA490D">
        <w:rPr>
          <w:rFonts w:hint="cs"/>
          <w:rtl/>
        </w:rPr>
        <w:t>ال</w:t>
      </w:r>
      <w:r w:rsidR="00F411A3" w:rsidRPr="00DE6131">
        <w:rPr>
          <w:rFonts w:hint="cs"/>
          <w:rtl/>
        </w:rPr>
        <w:t xml:space="preserve">بحت </w:t>
      </w:r>
      <w:r w:rsidR="006D1421" w:rsidRPr="00DE6131">
        <w:rPr>
          <w:rFonts w:hint="cs"/>
          <w:rtl/>
        </w:rPr>
        <w:t>حيث</w:t>
      </w:r>
      <w:r w:rsidR="00F411A3" w:rsidRPr="00DE6131">
        <w:rPr>
          <w:rFonts w:hint="cs"/>
          <w:rtl/>
        </w:rPr>
        <w:t xml:space="preserve"> </w:t>
      </w:r>
      <w:r w:rsidR="00BA490D">
        <w:rPr>
          <w:rFonts w:hint="cs"/>
          <w:rtl/>
        </w:rPr>
        <w:t>ت</w:t>
      </w:r>
      <w:r w:rsidR="00F411A3" w:rsidRPr="00DE6131">
        <w:rPr>
          <w:rFonts w:hint="cs"/>
          <w:rtl/>
        </w:rPr>
        <w:t xml:space="preserve">قارن بين النتائج والوسائل </w:t>
      </w:r>
      <w:r w:rsidR="006D1421" w:rsidRPr="00DE6131">
        <w:rPr>
          <w:rFonts w:hint="cs"/>
          <w:rtl/>
        </w:rPr>
        <w:t>المادية المعتمدة في تحقيقها</w:t>
      </w:r>
      <w:r w:rsidR="00BA490D">
        <w:rPr>
          <w:rFonts w:hint="cs"/>
          <w:rtl/>
        </w:rPr>
        <w:t>،</w:t>
      </w:r>
      <w:r w:rsidR="00F411A3" w:rsidRPr="00DE6131">
        <w:rPr>
          <w:rFonts w:hint="cs"/>
          <w:rtl/>
        </w:rPr>
        <w:t xml:space="preserve"> وتعتبر المردودية من </w:t>
      </w:r>
      <w:r w:rsidR="006D1421" w:rsidRPr="00DE6131">
        <w:rPr>
          <w:rFonts w:hint="cs"/>
          <w:rtl/>
        </w:rPr>
        <w:t xml:space="preserve">الأهداف الاستراتيجية </w:t>
      </w:r>
      <w:r w:rsidR="00F411A3" w:rsidRPr="00DE6131">
        <w:rPr>
          <w:rFonts w:hint="cs"/>
          <w:rtl/>
        </w:rPr>
        <w:t xml:space="preserve"> </w:t>
      </w:r>
      <w:r w:rsidR="006D1421" w:rsidRPr="00DE6131">
        <w:rPr>
          <w:rFonts w:hint="cs"/>
          <w:rtl/>
        </w:rPr>
        <w:t>ل</w:t>
      </w:r>
      <w:r w:rsidR="00F411A3" w:rsidRPr="00DE6131">
        <w:rPr>
          <w:rFonts w:hint="cs"/>
          <w:rtl/>
        </w:rPr>
        <w:t>لمشاريع العامة والخاصة</w:t>
      </w:r>
      <w:r w:rsidR="006D1421" w:rsidRPr="00DE6131">
        <w:rPr>
          <w:rFonts w:hint="cs"/>
          <w:rtl/>
        </w:rPr>
        <w:t xml:space="preserve"> على حد سواء</w:t>
      </w:r>
      <w:r w:rsidR="00F411A3" w:rsidRPr="00DE6131">
        <w:rPr>
          <w:rFonts w:hint="cs"/>
          <w:rtl/>
        </w:rPr>
        <w:t xml:space="preserve"> </w:t>
      </w:r>
      <w:r w:rsidR="006D1421" w:rsidRPr="00DE6131">
        <w:rPr>
          <w:rFonts w:hint="cs"/>
          <w:rtl/>
        </w:rPr>
        <w:t xml:space="preserve">فهي من جهة </w:t>
      </w:r>
      <w:r w:rsidR="00F411A3" w:rsidRPr="00DE6131">
        <w:rPr>
          <w:rFonts w:hint="cs"/>
          <w:rtl/>
        </w:rPr>
        <w:t>هدف للمرفق العام</w:t>
      </w:r>
      <w:r w:rsidR="00BA490D">
        <w:rPr>
          <w:rFonts w:hint="cs"/>
          <w:rtl/>
        </w:rPr>
        <w:t>،</w:t>
      </w:r>
      <w:r w:rsidR="00F411A3" w:rsidRPr="00DE6131">
        <w:rPr>
          <w:rFonts w:hint="cs"/>
          <w:rtl/>
        </w:rPr>
        <w:t xml:space="preserve"> </w:t>
      </w:r>
      <w:r w:rsidR="006D1421" w:rsidRPr="00DE6131">
        <w:rPr>
          <w:rFonts w:hint="cs"/>
          <w:rtl/>
        </w:rPr>
        <w:t>وتمثل في المقابل</w:t>
      </w:r>
      <w:r w:rsidR="00F411A3" w:rsidRPr="00DE6131">
        <w:rPr>
          <w:rFonts w:hint="cs"/>
          <w:rtl/>
        </w:rPr>
        <w:t xml:space="preserve"> معيار لتقييم المرافق العامة والخاصة</w:t>
      </w:r>
      <w:r w:rsidR="002F3CBA" w:rsidRPr="00DE6131">
        <w:rPr>
          <w:rFonts w:hint="cs"/>
          <w:rtl/>
        </w:rPr>
        <w:t xml:space="preserve"> </w:t>
      </w:r>
      <w:r w:rsidR="00F411A3" w:rsidRPr="00DE6131">
        <w:rPr>
          <w:rFonts w:hint="cs"/>
          <w:rtl/>
        </w:rPr>
        <w:t xml:space="preserve">والتي </w:t>
      </w:r>
      <w:r w:rsidR="002F3CBA" w:rsidRPr="00DE6131">
        <w:rPr>
          <w:rFonts w:hint="cs"/>
          <w:rtl/>
        </w:rPr>
        <w:t xml:space="preserve">تعتمد مؤشر تتخذ على أساسه </w:t>
      </w:r>
      <w:r w:rsidR="00F411A3" w:rsidRPr="00DE6131">
        <w:rPr>
          <w:rFonts w:hint="cs"/>
          <w:rtl/>
        </w:rPr>
        <w:t xml:space="preserve"> القرارات</w:t>
      </w:r>
      <w:r w:rsidR="002F3CBA" w:rsidRPr="00DE6131">
        <w:rPr>
          <w:rFonts w:hint="cs"/>
          <w:rtl/>
        </w:rPr>
        <w:t xml:space="preserve"> المناسبة </w:t>
      </w:r>
      <w:r w:rsidR="000157E4" w:rsidRPr="00DE6131">
        <w:rPr>
          <w:rFonts w:hint="cs"/>
          <w:rtl/>
        </w:rPr>
        <w:t>لإنجاح</w:t>
      </w:r>
      <w:r w:rsidR="002F3CBA" w:rsidRPr="00DE6131">
        <w:rPr>
          <w:rFonts w:hint="cs"/>
          <w:rtl/>
        </w:rPr>
        <w:t xml:space="preserve"> العملية الاستثمارية </w:t>
      </w:r>
      <w:r w:rsidR="00F411A3" w:rsidRPr="00DE6131">
        <w:rPr>
          <w:rFonts w:hint="cs"/>
          <w:rtl/>
        </w:rPr>
        <w:t xml:space="preserve"> </w:t>
      </w:r>
      <w:r w:rsidR="002F3CBA" w:rsidRPr="00DE6131">
        <w:rPr>
          <w:rFonts w:hint="cs"/>
          <w:rtl/>
        </w:rPr>
        <w:t xml:space="preserve">من خلال المقارنة بين أساليب إدارة </w:t>
      </w:r>
      <w:r w:rsidR="00F411A3" w:rsidRPr="00DE6131">
        <w:rPr>
          <w:rFonts w:hint="cs"/>
          <w:rtl/>
        </w:rPr>
        <w:t xml:space="preserve">المرافق العامة والبحث </w:t>
      </w:r>
      <w:r w:rsidR="002F3CBA" w:rsidRPr="00DE6131">
        <w:rPr>
          <w:rFonts w:hint="cs"/>
          <w:rtl/>
        </w:rPr>
        <w:t xml:space="preserve">الجاد </w:t>
      </w:r>
      <w:r w:rsidR="00F411A3" w:rsidRPr="00DE6131">
        <w:rPr>
          <w:rFonts w:hint="cs"/>
          <w:rtl/>
        </w:rPr>
        <w:t xml:space="preserve">في سبل </w:t>
      </w:r>
      <w:r w:rsidR="002F3CBA" w:rsidRPr="00DE6131">
        <w:rPr>
          <w:rFonts w:hint="cs"/>
          <w:rtl/>
        </w:rPr>
        <w:t>إيجاد السبل الممكنة ل</w:t>
      </w:r>
      <w:r w:rsidR="00F411A3" w:rsidRPr="00DE6131">
        <w:rPr>
          <w:rFonts w:hint="cs"/>
          <w:rtl/>
        </w:rPr>
        <w:t xml:space="preserve">تفعيلها وتطويرها </w:t>
      </w:r>
      <w:r w:rsidR="002F3CBA" w:rsidRPr="00DE6131">
        <w:rPr>
          <w:rFonts w:hint="cs"/>
          <w:rtl/>
        </w:rPr>
        <w:t>بحيث تكتسب القدرة اللازمة التي تمكنها من الصمود أ</w:t>
      </w:r>
      <w:r w:rsidR="00BA490D">
        <w:rPr>
          <w:rFonts w:hint="cs"/>
          <w:rtl/>
        </w:rPr>
        <w:t>مام الآ</w:t>
      </w:r>
      <w:r w:rsidR="002F3CBA" w:rsidRPr="00DE6131">
        <w:rPr>
          <w:rFonts w:hint="cs"/>
          <w:rtl/>
        </w:rPr>
        <w:t>ليات المعتمدة في</w:t>
      </w:r>
      <w:r w:rsidR="00F411A3" w:rsidRPr="00DE6131">
        <w:rPr>
          <w:rFonts w:hint="cs"/>
          <w:rtl/>
        </w:rPr>
        <w:t xml:space="preserve"> المنافسة </w:t>
      </w:r>
      <w:r w:rsidR="00CB7628">
        <w:rPr>
          <w:rFonts w:hint="cs"/>
          <w:rtl/>
        </w:rPr>
        <w:t xml:space="preserve"> وباعتبار أ</w:t>
      </w:r>
      <w:r w:rsidR="00F411A3" w:rsidRPr="00DE6131">
        <w:rPr>
          <w:rFonts w:hint="cs"/>
          <w:rtl/>
        </w:rPr>
        <w:t xml:space="preserve">ن المرافق العمومية </w:t>
      </w:r>
      <w:r w:rsidR="00EC66F8" w:rsidRPr="00DE6131">
        <w:rPr>
          <w:rFonts w:hint="cs"/>
          <w:rtl/>
        </w:rPr>
        <w:t xml:space="preserve">متنوعة </w:t>
      </w:r>
      <w:r w:rsidR="00CB7628">
        <w:rPr>
          <w:rFonts w:hint="cs"/>
          <w:rtl/>
        </w:rPr>
        <w:t>ومختلفة فإ</w:t>
      </w:r>
      <w:r w:rsidR="00F411A3" w:rsidRPr="00DE6131">
        <w:rPr>
          <w:rFonts w:hint="cs"/>
          <w:rtl/>
        </w:rPr>
        <w:t xml:space="preserve">نه </w:t>
      </w:r>
      <w:r w:rsidR="00EC66F8" w:rsidRPr="00DE6131">
        <w:rPr>
          <w:rFonts w:hint="cs"/>
          <w:rtl/>
        </w:rPr>
        <w:t xml:space="preserve">يترتب على </w:t>
      </w:r>
      <w:r w:rsidR="00F411A3" w:rsidRPr="00DE6131">
        <w:rPr>
          <w:rFonts w:hint="cs"/>
          <w:rtl/>
        </w:rPr>
        <w:t xml:space="preserve">ذلك </w:t>
      </w:r>
      <w:r w:rsidR="00EC66F8" w:rsidRPr="00DE6131">
        <w:rPr>
          <w:rFonts w:hint="cs"/>
          <w:rtl/>
        </w:rPr>
        <w:t>اختلاف</w:t>
      </w:r>
      <w:r w:rsidR="00F411A3" w:rsidRPr="00DE6131">
        <w:rPr>
          <w:rFonts w:hint="cs"/>
          <w:rtl/>
        </w:rPr>
        <w:t xml:space="preserve"> </w:t>
      </w:r>
      <w:r w:rsidR="00EC66F8" w:rsidRPr="00DE6131">
        <w:rPr>
          <w:rFonts w:hint="cs"/>
          <w:rtl/>
        </w:rPr>
        <w:t>السبل</w:t>
      </w:r>
      <w:r w:rsidR="00F411A3" w:rsidRPr="00DE6131">
        <w:rPr>
          <w:rFonts w:hint="cs"/>
          <w:rtl/>
        </w:rPr>
        <w:t xml:space="preserve"> التي </w:t>
      </w:r>
      <w:r w:rsidR="00EC66F8" w:rsidRPr="00DE6131">
        <w:rPr>
          <w:rFonts w:hint="cs"/>
          <w:rtl/>
        </w:rPr>
        <w:t>يمكن أن تديرها</w:t>
      </w:r>
      <w:r w:rsidR="00CB7628">
        <w:rPr>
          <w:rFonts w:hint="cs"/>
          <w:rtl/>
        </w:rPr>
        <w:t>، وبالتالي فإ</w:t>
      </w:r>
      <w:r w:rsidR="00F411A3" w:rsidRPr="00DE6131">
        <w:rPr>
          <w:rFonts w:hint="cs"/>
          <w:rtl/>
        </w:rPr>
        <w:t xml:space="preserve">ن </w:t>
      </w:r>
      <w:r w:rsidR="00EC66F8" w:rsidRPr="00DE6131">
        <w:rPr>
          <w:rFonts w:hint="cs"/>
          <w:rtl/>
        </w:rPr>
        <w:t xml:space="preserve">سبل </w:t>
      </w:r>
      <w:r w:rsidR="00F411A3" w:rsidRPr="00DE6131">
        <w:rPr>
          <w:rFonts w:hint="cs"/>
          <w:rtl/>
        </w:rPr>
        <w:t xml:space="preserve"> البحث عن المردودية </w:t>
      </w:r>
      <w:r w:rsidR="00EC66F8" w:rsidRPr="00DE6131">
        <w:rPr>
          <w:rFonts w:hint="cs"/>
          <w:rtl/>
        </w:rPr>
        <w:t>تتنوع</w:t>
      </w:r>
      <w:r w:rsidR="00F411A3" w:rsidRPr="00DE6131">
        <w:rPr>
          <w:rFonts w:hint="cs"/>
          <w:rtl/>
        </w:rPr>
        <w:t xml:space="preserve"> باختلاف </w:t>
      </w:r>
      <w:r w:rsidR="00EC66F8" w:rsidRPr="00DE6131">
        <w:rPr>
          <w:rFonts w:hint="cs"/>
          <w:rtl/>
        </w:rPr>
        <w:t xml:space="preserve">السبل </w:t>
      </w:r>
      <w:r w:rsidR="00CB7628">
        <w:rPr>
          <w:rFonts w:hint="cs"/>
          <w:rtl/>
        </w:rPr>
        <w:t>المن</w:t>
      </w:r>
      <w:r w:rsidR="000157E4" w:rsidRPr="00DE6131">
        <w:rPr>
          <w:rFonts w:hint="cs"/>
          <w:rtl/>
        </w:rPr>
        <w:t>تهجة</w:t>
      </w:r>
      <w:r w:rsidR="00EC66F8" w:rsidRPr="00DE6131">
        <w:rPr>
          <w:rFonts w:hint="cs"/>
          <w:rtl/>
        </w:rPr>
        <w:t xml:space="preserve"> في</w:t>
      </w:r>
      <w:r w:rsidR="00F411A3" w:rsidRPr="00DE6131">
        <w:rPr>
          <w:rFonts w:hint="cs"/>
          <w:rtl/>
        </w:rPr>
        <w:t xml:space="preserve"> تسيير المرافق العامة</w:t>
      </w:r>
      <w:r w:rsidR="00F411A3" w:rsidRPr="00DE6131">
        <w:rPr>
          <w:rStyle w:val="Appelnotedebasdep"/>
          <w:color w:val="000000" w:themeColor="text1"/>
          <w:rtl/>
        </w:rPr>
        <w:footnoteReference w:id="395"/>
      </w:r>
      <w:r w:rsidR="00CB7628">
        <w:rPr>
          <w:rFonts w:hint="cs"/>
          <w:rtl/>
        </w:rPr>
        <w:t>،</w:t>
      </w:r>
      <w:r w:rsidR="00F411A3" w:rsidRPr="00DE6131">
        <w:rPr>
          <w:rFonts w:hint="cs"/>
          <w:sz w:val="24"/>
          <w:szCs w:val="24"/>
          <w:rtl/>
        </w:rPr>
        <w:t xml:space="preserve"> </w:t>
      </w:r>
      <w:r w:rsidR="00CB7628">
        <w:rPr>
          <w:rFonts w:hint="cs"/>
          <w:rtl/>
        </w:rPr>
        <w:t xml:space="preserve">وبما أن </w:t>
      </w:r>
      <w:r w:rsidR="00EC66F8" w:rsidRPr="00DE6131">
        <w:rPr>
          <w:rFonts w:hint="cs"/>
          <w:rtl/>
        </w:rPr>
        <w:t xml:space="preserve">تقنية </w:t>
      </w:r>
      <w:r w:rsidR="00F411A3" w:rsidRPr="00DE6131">
        <w:rPr>
          <w:rFonts w:hint="cs"/>
          <w:rtl/>
        </w:rPr>
        <w:t xml:space="preserve">تفويض المرفق العام هي </w:t>
      </w:r>
      <w:r w:rsidR="00EC66F8" w:rsidRPr="00DE6131">
        <w:rPr>
          <w:rFonts w:hint="cs"/>
          <w:rtl/>
        </w:rPr>
        <w:t xml:space="preserve">في الأصل </w:t>
      </w:r>
      <w:r w:rsidR="00A4747D">
        <w:rPr>
          <w:rFonts w:hint="cs"/>
          <w:rtl/>
        </w:rPr>
        <w:t>وتعبر</w:t>
      </w:r>
      <w:r w:rsidR="00EC66F8" w:rsidRPr="00DE6131">
        <w:rPr>
          <w:rFonts w:hint="cs"/>
          <w:rtl/>
        </w:rPr>
        <w:t xml:space="preserve">عن </w:t>
      </w:r>
      <w:r w:rsidR="00F411A3" w:rsidRPr="00DE6131">
        <w:rPr>
          <w:rFonts w:hint="cs"/>
          <w:rtl/>
        </w:rPr>
        <w:t>مصالح مزدوجة للشخص العام من جهة</w:t>
      </w:r>
      <w:r w:rsidR="00A4747D">
        <w:rPr>
          <w:rFonts w:hint="cs"/>
          <w:rtl/>
        </w:rPr>
        <w:t>،</w:t>
      </w:r>
      <w:r w:rsidR="00F411A3" w:rsidRPr="00DE6131">
        <w:rPr>
          <w:rFonts w:hint="cs"/>
          <w:rtl/>
        </w:rPr>
        <w:t xml:space="preserve"> وللمستثمر من جهة أخرى لذا </w:t>
      </w:r>
      <w:r w:rsidR="00EC66F8" w:rsidRPr="00DE6131">
        <w:rPr>
          <w:rFonts w:hint="cs"/>
          <w:rtl/>
        </w:rPr>
        <w:t>ف</w:t>
      </w:r>
      <w:r w:rsidR="00F411A3" w:rsidRPr="00DE6131">
        <w:rPr>
          <w:rFonts w:hint="cs"/>
          <w:rtl/>
        </w:rPr>
        <w:t xml:space="preserve">الحديث عن المردودية هو </w:t>
      </w:r>
      <w:r w:rsidR="00EC66F8" w:rsidRPr="00DE6131">
        <w:rPr>
          <w:rFonts w:hint="cs"/>
          <w:rtl/>
        </w:rPr>
        <w:t xml:space="preserve">بالذات الدليل </w:t>
      </w:r>
      <w:r w:rsidR="00F411A3" w:rsidRPr="00DE6131">
        <w:rPr>
          <w:rFonts w:hint="cs"/>
          <w:rtl/>
        </w:rPr>
        <w:t xml:space="preserve">على نجاح </w:t>
      </w:r>
      <w:r w:rsidR="00EC66F8" w:rsidRPr="00DE6131">
        <w:rPr>
          <w:rFonts w:hint="cs"/>
          <w:rtl/>
        </w:rPr>
        <w:t>أسلوب</w:t>
      </w:r>
      <w:r w:rsidR="00F411A3" w:rsidRPr="00DE6131">
        <w:rPr>
          <w:rFonts w:hint="cs"/>
          <w:rtl/>
        </w:rPr>
        <w:t xml:space="preserve"> التفويض والنجاح </w:t>
      </w:r>
      <w:r w:rsidR="00EC66F8" w:rsidRPr="00DE6131">
        <w:rPr>
          <w:rFonts w:hint="cs"/>
          <w:rtl/>
        </w:rPr>
        <w:t xml:space="preserve">النهائي </w:t>
      </w:r>
      <w:r w:rsidR="00A4747D">
        <w:rPr>
          <w:rFonts w:hint="cs"/>
          <w:rtl/>
        </w:rPr>
        <w:t>هو نجاح الشخص العام والمستثمر</w:t>
      </w:r>
      <w:r w:rsidR="00F411A3" w:rsidRPr="00DE6131">
        <w:rPr>
          <w:rFonts w:hint="cs"/>
          <w:rtl/>
        </w:rPr>
        <w:t xml:space="preserve">على حد سواء </w:t>
      </w:r>
      <w:r w:rsidR="00F411A3" w:rsidRPr="00DE6131">
        <w:rPr>
          <w:rStyle w:val="Appelnotedebasdep"/>
          <w:color w:val="000000" w:themeColor="text1"/>
          <w:rtl/>
        </w:rPr>
        <w:footnoteReference w:id="396"/>
      </w:r>
      <w:r w:rsidR="00EC66F8" w:rsidRPr="00DE6131">
        <w:rPr>
          <w:rFonts w:hint="cs"/>
          <w:rtl/>
        </w:rPr>
        <w:t xml:space="preserve"> </w:t>
      </w:r>
    </w:p>
    <w:p w14:paraId="62FA40FF" w14:textId="6479F5AB" w:rsidR="00D56799" w:rsidRPr="00DE6131" w:rsidRDefault="00EC66F8" w:rsidP="00D74548">
      <w:pPr>
        <w:rPr>
          <w:sz w:val="24"/>
          <w:szCs w:val="24"/>
          <w:rtl/>
        </w:rPr>
      </w:pPr>
      <w:r w:rsidRPr="00DE6131">
        <w:rPr>
          <w:rFonts w:hint="cs"/>
          <w:rtl/>
        </w:rPr>
        <w:t>وهذا النجاح يضفي بالطبيعة الى نجاح التفويض كأحد أسا</w:t>
      </w:r>
      <w:r w:rsidR="00A4747D">
        <w:rPr>
          <w:rFonts w:hint="cs"/>
          <w:rtl/>
        </w:rPr>
        <w:t>ليب التسيير</w:t>
      </w:r>
      <w:r w:rsidRPr="00DE6131">
        <w:rPr>
          <w:rFonts w:hint="cs"/>
          <w:rtl/>
        </w:rPr>
        <w:t>ا</w:t>
      </w:r>
      <w:r w:rsidR="00A4747D">
        <w:rPr>
          <w:rFonts w:hint="cs"/>
          <w:rtl/>
        </w:rPr>
        <w:t xml:space="preserve">لمعتمدة في تحقيق المرافق العامة </w:t>
      </w:r>
      <w:r w:rsidR="00166748">
        <w:rPr>
          <w:rFonts w:hint="cs"/>
          <w:rtl/>
        </w:rPr>
        <w:t>،</w:t>
      </w:r>
      <w:r w:rsidR="00AC760B" w:rsidRPr="00DE6131">
        <w:rPr>
          <w:rFonts w:hint="cs"/>
          <w:rtl/>
        </w:rPr>
        <w:t xml:space="preserve"> </w:t>
      </w:r>
      <w:r w:rsidR="00166748">
        <w:rPr>
          <w:rFonts w:hint="cs"/>
          <w:rtl/>
        </w:rPr>
        <w:t>فإ</w:t>
      </w:r>
      <w:r w:rsidR="00F93071" w:rsidRPr="00DE6131">
        <w:rPr>
          <w:rFonts w:hint="cs"/>
          <w:rtl/>
        </w:rPr>
        <w:t>ذا كان دافع السلطة المان</w:t>
      </w:r>
      <w:r w:rsidR="00166748">
        <w:rPr>
          <w:rFonts w:hint="cs"/>
          <w:rtl/>
        </w:rPr>
        <w:t xml:space="preserve">حة في اللجوء الى أسلوب التفويض </w:t>
      </w:r>
      <w:r w:rsidR="00F93071" w:rsidRPr="00DE6131">
        <w:rPr>
          <w:rFonts w:hint="cs"/>
          <w:rtl/>
        </w:rPr>
        <w:t xml:space="preserve">ينحصر في تحقيق النفع العام فإن دوافع </w:t>
      </w:r>
      <w:r w:rsidR="00AC760B" w:rsidRPr="00DE6131">
        <w:rPr>
          <w:rFonts w:hint="cs"/>
          <w:rtl/>
        </w:rPr>
        <w:t xml:space="preserve">الغير </w:t>
      </w:r>
      <w:r w:rsidR="00F93071" w:rsidRPr="00DE6131">
        <w:rPr>
          <w:rFonts w:hint="cs"/>
          <w:rtl/>
        </w:rPr>
        <w:t xml:space="preserve">المتعاقدة مع الجهة الإدارية وبالذات الخواص </w:t>
      </w:r>
      <w:r w:rsidR="00AC760B" w:rsidRPr="00DE6131">
        <w:rPr>
          <w:rFonts w:hint="cs"/>
          <w:rtl/>
        </w:rPr>
        <w:t xml:space="preserve">يبرره عامل واحد وهو تحقيق </w:t>
      </w:r>
      <w:r w:rsidR="000157E4" w:rsidRPr="00DE6131">
        <w:rPr>
          <w:rFonts w:hint="cs"/>
          <w:rtl/>
        </w:rPr>
        <w:t>المكاس</w:t>
      </w:r>
      <w:r w:rsidR="000157E4" w:rsidRPr="00DE6131">
        <w:rPr>
          <w:rtl/>
        </w:rPr>
        <w:t>ب</w:t>
      </w:r>
      <w:r w:rsidR="00F93071" w:rsidRPr="00DE6131">
        <w:rPr>
          <w:rFonts w:hint="cs"/>
          <w:rtl/>
        </w:rPr>
        <w:t xml:space="preserve"> المالية</w:t>
      </w:r>
      <w:r w:rsidR="00166748">
        <w:rPr>
          <w:rFonts w:hint="cs"/>
          <w:rtl/>
        </w:rPr>
        <w:t>،</w:t>
      </w:r>
      <w:r w:rsidR="00F93071" w:rsidRPr="00DE6131">
        <w:rPr>
          <w:rFonts w:hint="cs"/>
          <w:rtl/>
        </w:rPr>
        <w:t xml:space="preserve">والكلام عن الدافع المادي يجر حتما الى الحديث </w:t>
      </w:r>
      <w:r w:rsidR="00AC760B" w:rsidRPr="00DE6131">
        <w:rPr>
          <w:rFonts w:hint="cs"/>
          <w:rtl/>
        </w:rPr>
        <w:t xml:space="preserve">عن </w:t>
      </w:r>
      <w:r w:rsidR="00F93071" w:rsidRPr="00DE6131">
        <w:rPr>
          <w:rFonts w:hint="cs"/>
          <w:rtl/>
        </w:rPr>
        <w:t xml:space="preserve">فكرة </w:t>
      </w:r>
      <w:r w:rsidR="00166748">
        <w:rPr>
          <w:rFonts w:hint="cs"/>
          <w:rtl/>
        </w:rPr>
        <w:t>الإنتاجية أ</w:t>
      </w:r>
      <w:r w:rsidR="00AC760B" w:rsidRPr="00DE6131">
        <w:rPr>
          <w:rFonts w:hint="cs"/>
          <w:rtl/>
        </w:rPr>
        <w:t xml:space="preserve">و المردودية </w:t>
      </w:r>
      <w:r w:rsidR="00F93071" w:rsidRPr="00DE6131">
        <w:rPr>
          <w:rFonts w:hint="cs"/>
          <w:rtl/>
        </w:rPr>
        <w:t xml:space="preserve"> التي أصبحت ملازمة لعملية الاستثمار في المرافق العامة</w:t>
      </w:r>
      <w:r w:rsidR="00166748">
        <w:rPr>
          <w:rFonts w:hint="cs"/>
          <w:rtl/>
        </w:rPr>
        <w:t>،</w:t>
      </w:r>
      <w:r w:rsidR="00F93071" w:rsidRPr="00DE6131">
        <w:rPr>
          <w:rFonts w:hint="cs"/>
          <w:rtl/>
        </w:rPr>
        <w:t xml:space="preserve"> </w:t>
      </w:r>
      <w:r w:rsidR="00AC760B" w:rsidRPr="00DE6131">
        <w:rPr>
          <w:rFonts w:hint="cs"/>
          <w:rtl/>
        </w:rPr>
        <w:t xml:space="preserve">وهي </w:t>
      </w:r>
      <w:r w:rsidR="00F93071" w:rsidRPr="00DE6131">
        <w:rPr>
          <w:rFonts w:hint="cs"/>
          <w:rtl/>
        </w:rPr>
        <w:t xml:space="preserve">تعني </w:t>
      </w:r>
      <w:r w:rsidR="00AC760B" w:rsidRPr="00DE6131">
        <w:rPr>
          <w:rFonts w:hint="cs"/>
          <w:rtl/>
        </w:rPr>
        <w:t xml:space="preserve">قدرة المستثمر على </w:t>
      </w:r>
      <w:r w:rsidR="00F93071" w:rsidRPr="00DE6131">
        <w:rPr>
          <w:rFonts w:hint="cs"/>
          <w:rtl/>
        </w:rPr>
        <w:t xml:space="preserve">الوفاء بالتزاماته المتعلقة بتحمل </w:t>
      </w:r>
      <w:r w:rsidR="00AC760B" w:rsidRPr="00DE6131">
        <w:rPr>
          <w:rFonts w:hint="cs"/>
          <w:rtl/>
        </w:rPr>
        <w:t xml:space="preserve">نفقات </w:t>
      </w:r>
      <w:r w:rsidR="00F93071" w:rsidRPr="00DE6131">
        <w:rPr>
          <w:rFonts w:hint="cs"/>
          <w:rtl/>
        </w:rPr>
        <w:t>التسيير وال</w:t>
      </w:r>
      <w:r w:rsidR="00166748">
        <w:rPr>
          <w:rFonts w:hint="cs"/>
          <w:rtl/>
        </w:rPr>
        <w:t>إ</w:t>
      </w:r>
      <w:r w:rsidR="00F93071" w:rsidRPr="00DE6131">
        <w:rPr>
          <w:rFonts w:hint="cs"/>
          <w:rtl/>
        </w:rPr>
        <w:t xml:space="preserve">ستغلال وتجاوز ذلك الى تحقيق أرباح في شكل </w:t>
      </w:r>
      <w:r w:rsidR="00AC760B" w:rsidRPr="00DE6131">
        <w:rPr>
          <w:rFonts w:hint="cs"/>
          <w:rtl/>
        </w:rPr>
        <w:t xml:space="preserve">عائدات </w:t>
      </w:r>
      <w:r w:rsidR="00F93071" w:rsidRPr="00DE6131">
        <w:rPr>
          <w:rFonts w:hint="cs"/>
          <w:rtl/>
        </w:rPr>
        <w:t>مالية تحصل بصفة</w:t>
      </w:r>
      <w:r w:rsidR="00AC760B" w:rsidRPr="00DE6131">
        <w:rPr>
          <w:rFonts w:hint="cs"/>
          <w:rtl/>
        </w:rPr>
        <w:t xml:space="preserve"> </w:t>
      </w:r>
      <w:r w:rsidR="00F93071" w:rsidRPr="00DE6131">
        <w:rPr>
          <w:rFonts w:hint="cs"/>
          <w:rtl/>
        </w:rPr>
        <w:t xml:space="preserve">أساسية </w:t>
      </w:r>
      <w:r w:rsidR="00AC760B" w:rsidRPr="00DE6131">
        <w:rPr>
          <w:rFonts w:hint="cs"/>
          <w:rtl/>
        </w:rPr>
        <w:t xml:space="preserve">من </w:t>
      </w:r>
      <w:r w:rsidR="00F93071" w:rsidRPr="00DE6131">
        <w:rPr>
          <w:rFonts w:hint="cs"/>
          <w:rtl/>
        </w:rPr>
        <w:t>مستخدمي المرفق العام المفوض</w:t>
      </w:r>
      <w:r w:rsidR="00166748">
        <w:rPr>
          <w:rFonts w:hint="cs"/>
          <w:rtl/>
        </w:rPr>
        <w:t>،</w:t>
      </w:r>
      <w:r w:rsidR="00F93071" w:rsidRPr="00DE6131">
        <w:rPr>
          <w:rFonts w:hint="cs"/>
          <w:rtl/>
        </w:rPr>
        <w:t xml:space="preserve"> ومنه  بلوغ</w:t>
      </w:r>
      <w:r w:rsidR="00AC760B" w:rsidRPr="00DE6131">
        <w:rPr>
          <w:rFonts w:hint="cs"/>
          <w:rtl/>
        </w:rPr>
        <w:t xml:space="preserve"> وفر</w:t>
      </w:r>
      <w:r w:rsidR="00F93071" w:rsidRPr="00DE6131">
        <w:rPr>
          <w:rFonts w:hint="cs"/>
          <w:rtl/>
        </w:rPr>
        <w:t>ة</w:t>
      </w:r>
      <w:r w:rsidR="00AC760B" w:rsidRPr="00DE6131">
        <w:rPr>
          <w:rFonts w:hint="cs"/>
          <w:rtl/>
        </w:rPr>
        <w:t xml:space="preserve"> مالي</w:t>
      </w:r>
      <w:r w:rsidR="00F93071" w:rsidRPr="00DE6131">
        <w:rPr>
          <w:rFonts w:hint="cs"/>
          <w:rtl/>
        </w:rPr>
        <w:t>ة</w:t>
      </w:r>
      <w:r w:rsidR="00AC760B" w:rsidRPr="00DE6131">
        <w:rPr>
          <w:rFonts w:hint="cs"/>
          <w:rtl/>
        </w:rPr>
        <w:t xml:space="preserve"> </w:t>
      </w:r>
      <w:r w:rsidR="00F93071" w:rsidRPr="00DE6131">
        <w:rPr>
          <w:rFonts w:hint="cs"/>
          <w:rtl/>
        </w:rPr>
        <w:t xml:space="preserve"> تمكنه من ضمان القدرة المالية الكافية </w:t>
      </w:r>
      <w:r w:rsidR="00081DBC" w:rsidRPr="00DE6131">
        <w:rPr>
          <w:rFonts w:hint="cs"/>
          <w:rtl/>
        </w:rPr>
        <w:t xml:space="preserve">لتغطية وتمويل نفقات المرفق العام وتساعده أيضا في عملية تطوير وتكييف المرفق مع </w:t>
      </w:r>
      <w:r w:rsidR="00166748">
        <w:rPr>
          <w:rFonts w:hint="cs"/>
          <w:rtl/>
        </w:rPr>
        <w:t>متطلبات المنافسة، غير أن السلطة المفوضة وإ</w:t>
      </w:r>
      <w:r w:rsidR="00081DBC" w:rsidRPr="00DE6131">
        <w:rPr>
          <w:rFonts w:hint="cs"/>
          <w:rtl/>
        </w:rPr>
        <w:t>ن كانت في الغالب تبحث عن تأمين ديمومة المرفق العام</w:t>
      </w:r>
      <w:r w:rsidR="00166748">
        <w:rPr>
          <w:rFonts w:hint="cs"/>
          <w:rtl/>
        </w:rPr>
        <w:t>،</w:t>
      </w:r>
      <w:r w:rsidR="00081DBC" w:rsidRPr="00DE6131">
        <w:rPr>
          <w:rFonts w:hint="cs"/>
          <w:rtl/>
        </w:rPr>
        <w:t xml:space="preserve"> إلا أن ذلك </w:t>
      </w:r>
      <w:r w:rsidR="000157E4" w:rsidRPr="00DE6131">
        <w:rPr>
          <w:rFonts w:hint="cs"/>
          <w:rtl/>
        </w:rPr>
        <w:t>لا يعن</w:t>
      </w:r>
      <w:r w:rsidR="000157E4" w:rsidRPr="00DE6131">
        <w:rPr>
          <w:rtl/>
        </w:rPr>
        <w:t>ي</w:t>
      </w:r>
      <w:r w:rsidR="00081DBC" w:rsidRPr="00DE6131">
        <w:rPr>
          <w:rFonts w:hint="cs"/>
          <w:rtl/>
        </w:rPr>
        <w:t xml:space="preserve"> أبد اقتصارها على هذا الهدف إن سمحت النتائج </w:t>
      </w:r>
      <w:r w:rsidR="00AC760B" w:rsidRPr="00DE6131">
        <w:rPr>
          <w:rFonts w:hint="cs"/>
          <w:rtl/>
        </w:rPr>
        <w:t xml:space="preserve"> المالية للاستثمار </w:t>
      </w:r>
      <w:r w:rsidR="00081DBC" w:rsidRPr="00DE6131">
        <w:rPr>
          <w:rFonts w:hint="cs"/>
          <w:rtl/>
        </w:rPr>
        <w:t xml:space="preserve">بتحقيق أرباح لصالح الشخص العام المفوض للمرفق </w:t>
      </w:r>
      <w:r w:rsidR="00AC760B" w:rsidRPr="00DE6131">
        <w:rPr>
          <w:rFonts w:hint="cs"/>
          <w:rtl/>
        </w:rPr>
        <w:t>المرفق العام</w:t>
      </w:r>
      <w:r w:rsidR="004A1E13">
        <w:rPr>
          <w:rFonts w:hint="cs"/>
          <w:rtl/>
        </w:rPr>
        <w:t>،</w:t>
      </w:r>
      <w:r w:rsidR="00081DBC" w:rsidRPr="00DE6131">
        <w:rPr>
          <w:rFonts w:hint="cs"/>
          <w:rtl/>
        </w:rPr>
        <w:t xml:space="preserve"> بالإضافة الى كون السلطة المانحة </w:t>
      </w:r>
      <w:r w:rsidR="00AC760B" w:rsidRPr="00DE6131">
        <w:rPr>
          <w:rFonts w:hint="cs"/>
          <w:rtl/>
        </w:rPr>
        <w:t xml:space="preserve"> س</w:t>
      </w:r>
      <w:r w:rsidR="00081DBC" w:rsidRPr="00DE6131">
        <w:rPr>
          <w:rFonts w:hint="cs"/>
          <w:rtl/>
        </w:rPr>
        <w:t>ت</w:t>
      </w:r>
      <w:r w:rsidR="00AC760B" w:rsidRPr="00DE6131">
        <w:rPr>
          <w:rFonts w:hint="cs"/>
          <w:rtl/>
        </w:rPr>
        <w:t xml:space="preserve">ستعيد مرفقا عاما </w:t>
      </w:r>
      <w:r w:rsidR="00081DBC" w:rsidRPr="00DE6131">
        <w:rPr>
          <w:rFonts w:hint="cs"/>
          <w:rtl/>
        </w:rPr>
        <w:t>فعالا و</w:t>
      </w:r>
      <w:r w:rsidR="00AC760B" w:rsidRPr="00DE6131">
        <w:rPr>
          <w:rFonts w:hint="cs"/>
          <w:rtl/>
        </w:rPr>
        <w:t xml:space="preserve">منتجا </w:t>
      </w:r>
      <w:r w:rsidR="00081DBC" w:rsidRPr="00DE6131">
        <w:rPr>
          <w:rFonts w:hint="cs"/>
          <w:rtl/>
        </w:rPr>
        <w:t xml:space="preserve">ومجهزا ومعد بشكل لائق </w:t>
      </w:r>
      <w:r w:rsidR="00AC760B" w:rsidRPr="00DE6131">
        <w:rPr>
          <w:rFonts w:hint="cs"/>
          <w:rtl/>
        </w:rPr>
        <w:t xml:space="preserve"> لتقديم </w:t>
      </w:r>
      <w:r w:rsidR="00081DBC" w:rsidRPr="00DE6131">
        <w:rPr>
          <w:rFonts w:hint="cs"/>
          <w:rtl/>
        </w:rPr>
        <w:t xml:space="preserve">أحسن </w:t>
      </w:r>
      <w:r w:rsidR="00AC760B" w:rsidRPr="00DE6131">
        <w:rPr>
          <w:rFonts w:hint="cs"/>
          <w:rtl/>
        </w:rPr>
        <w:t xml:space="preserve">الخدمات </w:t>
      </w:r>
      <w:r w:rsidR="00081DBC" w:rsidRPr="00DE6131">
        <w:rPr>
          <w:rFonts w:hint="cs"/>
          <w:rtl/>
        </w:rPr>
        <w:t xml:space="preserve">العامة </w:t>
      </w:r>
      <w:r w:rsidR="00AC760B" w:rsidRPr="00DE6131">
        <w:rPr>
          <w:rFonts w:hint="cs"/>
          <w:rtl/>
        </w:rPr>
        <w:t xml:space="preserve">دون </w:t>
      </w:r>
      <w:r w:rsidR="00081DBC" w:rsidRPr="00DE6131">
        <w:rPr>
          <w:rFonts w:hint="cs"/>
          <w:rtl/>
        </w:rPr>
        <w:t xml:space="preserve">أن </w:t>
      </w:r>
      <w:r w:rsidR="00AC760B" w:rsidRPr="00DE6131">
        <w:rPr>
          <w:rFonts w:hint="cs"/>
          <w:rtl/>
        </w:rPr>
        <w:t xml:space="preserve"> </w:t>
      </w:r>
      <w:r w:rsidR="004A1E13">
        <w:rPr>
          <w:rFonts w:hint="cs"/>
          <w:rtl/>
        </w:rPr>
        <w:t>يكلفها ذلك</w:t>
      </w:r>
      <w:r w:rsidR="00081DBC" w:rsidRPr="00DE6131">
        <w:rPr>
          <w:rFonts w:hint="cs"/>
          <w:rtl/>
        </w:rPr>
        <w:t xml:space="preserve"> مصاريف معتبرة تتعلق بتشييد وتجهيز المرفق العام فتس</w:t>
      </w:r>
      <w:r w:rsidR="00D56799" w:rsidRPr="00DE6131">
        <w:rPr>
          <w:rFonts w:hint="cs"/>
          <w:rtl/>
        </w:rPr>
        <w:t>ت</w:t>
      </w:r>
      <w:r w:rsidR="00081DBC" w:rsidRPr="00DE6131">
        <w:rPr>
          <w:rFonts w:hint="cs"/>
          <w:rtl/>
        </w:rPr>
        <w:t xml:space="preserve">رد مرفقا عاما في كامل </w:t>
      </w:r>
      <w:r w:rsidR="00D56799" w:rsidRPr="00DE6131">
        <w:rPr>
          <w:rFonts w:hint="cs"/>
          <w:rtl/>
        </w:rPr>
        <w:t>ن</w:t>
      </w:r>
      <w:r w:rsidR="00081DBC" w:rsidRPr="00DE6131">
        <w:rPr>
          <w:rFonts w:hint="cs"/>
          <w:rtl/>
        </w:rPr>
        <w:t xml:space="preserve">شاطه وفعاليته </w:t>
      </w:r>
      <w:r w:rsidR="00AC760B" w:rsidRPr="00DE6131">
        <w:rPr>
          <w:rFonts w:hint="cs"/>
          <w:rtl/>
        </w:rPr>
        <w:t>عند نهاية مدة التفويض</w:t>
      </w:r>
      <w:r w:rsidR="00AC760B" w:rsidRPr="00DE6131">
        <w:rPr>
          <w:rStyle w:val="Appelnotedebasdep"/>
          <w:color w:val="000000" w:themeColor="text1"/>
          <w:rtl/>
        </w:rPr>
        <w:footnoteReference w:id="397"/>
      </w:r>
      <w:r w:rsidR="00081DBC" w:rsidRPr="00DE6131">
        <w:rPr>
          <w:rFonts w:hint="cs"/>
          <w:sz w:val="24"/>
          <w:szCs w:val="24"/>
          <w:rtl/>
        </w:rPr>
        <w:t>.</w:t>
      </w:r>
    </w:p>
    <w:p w14:paraId="77AA6992" w14:textId="126FC234" w:rsidR="007856EA" w:rsidRPr="00DE6131" w:rsidRDefault="00D56799" w:rsidP="00D74548">
      <w:pPr>
        <w:rPr>
          <w:b/>
          <w:bCs/>
          <w:rtl/>
        </w:rPr>
      </w:pPr>
      <w:r w:rsidRPr="00DE6131">
        <w:rPr>
          <w:rFonts w:hint="cs"/>
          <w:rtl/>
        </w:rPr>
        <w:lastRenderedPageBreak/>
        <w:t xml:space="preserve">مما يمكن </w:t>
      </w:r>
      <w:r w:rsidR="00267AA2" w:rsidRPr="00DE6131">
        <w:rPr>
          <w:rFonts w:hint="cs"/>
          <w:rtl/>
        </w:rPr>
        <w:t>من تحقيق</w:t>
      </w:r>
      <w:r w:rsidR="00AC760B" w:rsidRPr="00DE6131">
        <w:rPr>
          <w:rFonts w:hint="cs"/>
          <w:rtl/>
        </w:rPr>
        <w:t xml:space="preserve"> أفضل </w:t>
      </w:r>
      <w:r w:rsidRPr="00DE6131">
        <w:rPr>
          <w:rFonts w:hint="cs"/>
          <w:rtl/>
        </w:rPr>
        <w:t xml:space="preserve">لمقتضيات </w:t>
      </w:r>
      <w:r w:rsidR="00267AA2" w:rsidRPr="00DE6131">
        <w:rPr>
          <w:rFonts w:hint="cs"/>
          <w:rtl/>
        </w:rPr>
        <w:t>الصالح العام</w:t>
      </w:r>
      <w:r w:rsidRPr="00DE6131">
        <w:rPr>
          <w:rFonts w:hint="cs"/>
          <w:rtl/>
        </w:rPr>
        <w:t xml:space="preserve"> سواء من</w:t>
      </w:r>
      <w:r w:rsidR="00AC760B" w:rsidRPr="00DE6131">
        <w:rPr>
          <w:rFonts w:hint="cs"/>
          <w:rtl/>
        </w:rPr>
        <w:t xml:space="preserve"> </w:t>
      </w:r>
      <w:r w:rsidR="00267AA2" w:rsidRPr="00DE6131">
        <w:rPr>
          <w:rFonts w:hint="cs"/>
          <w:rtl/>
        </w:rPr>
        <w:t>ناحية كلفة</w:t>
      </w:r>
      <w:r w:rsidRPr="00DE6131">
        <w:rPr>
          <w:rFonts w:hint="cs"/>
          <w:rtl/>
        </w:rPr>
        <w:t xml:space="preserve"> الخدمة التي تقدم بأ</w:t>
      </w:r>
      <w:r w:rsidR="00AC760B" w:rsidRPr="00DE6131">
        <w:rPr>
          <w:rFonts w:hint="cs"/>
          <w:rtl/>
        </w:rPr>
        <w:t xml:space="preserve">قل </w:t>
      </w:r>
      <w:r w:rsidR="004A1E13">
        <w:rPr>
          <w:rFonts w:hint="cs"/>
          <w:rtl/>
        </w:rPr>
        <w:t>سعر</w:t>
      </w:r>
      <w:r w:rsidRPr="00DE6131">
        <w:rPr>
          <w:rFonts w:hint="cs"/>
          <w:rtl/>
        </w:rPr>
        <w:t xml:space="preserve">ممكن ووفق </w:t>
      </w:r>
      <w:r w:rsidR="00AC760B" w:rsidRPr="00DE6131">
        <w:rPr>
          <w:rFonts w:hint="cs"/>
          <w:rtl/>
        </w:rPr>
        <w:t xml:space="preserve">جودة </w:t>
      </w:r>
      <w:r w:rsidR="00267AA2" w:rsidRPr="00DE6131">
        <w:rPr>
          <w:rFonts w:hint="cs"/>
          <w:rtl/>
        </w:rPr>
        <w:t>مقبولة</w:t>
      </w:r>
      <w:r w:rsidR="004A1E13">
        <w:rPr>
          <w:rFonts w:hint="cs"/>
          <w:rtl/>
        </w:rPr>
        <w:t>،</w:t>
      </w:r>
      <w:r w:rsidR="00267AA2" w:rsidRPr="00DE6131">
        <w:rPr>
          <w:rFonts w:hint="cs"/>
          <w:rtl/>
        </w:rPr>
        <w:t xml:space="preserve"> فالمستثمر</w:t>
      </w:r>
      <w:r w:rsidR="00AC760B" w:rsidRPr="00DE6131">
        <w:rPr>
          <w:rFonts w:hint="cs"/>
          <w:rtl/>
        </w:rPr>
        <w:t xml:space="preserve"> </w:t>
      </w:r>
      <w:r w:rsidRPr="00DE6131">
        <w:rPr>
          <w:rFonts w:hint="cs"/>
          <w:rtl/>
        </w:rPr>
        <w:t>يسعى</w:t>
      </w:r>
      <w:r w:rsidR="00AC760B" w:rsidRPr="00DE6131">
        <w:rPr>
          <w:rFonts w:hint="cs"/>
          <w:rtl/>
        </w:rPr>
        <w:t xml:space="preserve"> </w:t>
      </w:r>
      <w:r w:rsidRPr="00DE6131">
        <w:rPr>
          <w:rFonts w:hint="cs"/>
          <w:rtl/>
        </w:rPr>
        <w:t>من خلال</w:t>
      </w:r>
      <w:r w:rsidR="00AC760B" w:rsidRPr="00DE6131">
        <w:rPr>
          <w:rFonts w:hint="cs"/>
          <w:rtl/>
        </w:rPr>
        <w:t xml:space="preserve"> شراكته مع </w:t>
      </w:r>
      <w:r w:rsidR="00267AA2" w:rsidRPr="00DE6131">
        <w:rPr>
          <w:rFonts w:hint="cs"/>
          <w:rtl/>
        </w:rPr>
        <w:t>السلطة العامة</w:t>
      </w:r>
      <w:r w:rsidR="00AC760B" w:rsidRPr="00DE6131">
        <w:rPr>
          <w:rFonts w:hint="cs"/>
          <w:rtl/>
        </w:rPr>
        <w:t xml:space="preserve"> </w:t>
      </w:r>
      <w:r w:rsidR="00267AA2" w:rsidRPr="00DE6131">
        <w:rPr>
          <w:rFonts w:hint="cs"/>
          <w:rtl/>
        </w:rPr>
        <w:t xml:space="preserve">المفوضة </w:t>
      </w:r>
      <w:r w:rsidRPr="00DE6131">
        <w:rPr>
          <w:rFonts w:hint="cs"/>
          <w:rtl/>
        </w:rPr>
        <w:t xml:space="preserve">الى </w:t>
      </w:r>
      <w:r w:rsidR="0059593F" w:rsidRPr="00DE6131">
        <w:rPr>
          <w:rFonts w:hint="cs"/>
          <w:rtl/>
        </w:rPr>
        <w:t>الوصول</w:t>
      </w:r>
      <w:r w:rsidR="00AC760B" w:rsidRPr="00DE6131">
        <w:rPr>
          <w:rFonts w:hint="cs"/>
          <w:rtl/>
        </w:rPr>
        <w:t xml:space="preserve"> </w:t>
      </w:r>
      <w:r w:rsidR="0059593F" w:rsidRPr="00DE6131">
        <w:rPr>
          <w:rFonts w:hint="cs"/>
          <w:rtl/>
        </w:rPr>
        <w:t>ل</w:t>
      </w:r>
      <w:r w:rsidR="004A1E13">
        <w:rPr>
          <w:rFonts w:hint="cs"/>
          <w:rtl/>
        </w:rPr>
        <w:t>أكبر قد</w:t>
      </w:r>
      <w:r w:rsidR="00AC760B" w:rsidRPr="00DE6131">
        <w:rPr>
          <w:rFonts w:hint="cs"/>
          <w:rtl/>
        </w:rPr>
        <w:t xml:space="preserve"> من </w:t>
      </w:r>
      <w:r w:rsidRPr="00DE6131">
        <w:rPr>
          <w:rFonts w:hint="cs"/>
          <w:rtl/>
        </w:rPr>
        <w:t xml:space="preserve">المكاسب </w:t>
      </w:r>
      <w:r w:rsidR="0059593F" w:rsidRPr="00DE6131">
        <w:rPr>
          <w:rFonts w:hint="cs"/>
          <w:rtl/>
        </w:rPr>
        <w:t>المالية</w:t>
      </w:r>
      <w:r w:rsidR="004A1E13">
        <w:rPr>
          <w:rFonts w:hint="cs"/>
          <w:rtl/>
        </w:rPr>
        <w:t>،</w:t>
      </w:r>
      <w:r w:rsidR="0059593F" w:rsidRPr="00DE6131">
        <w:rPr>
          <w:rFonts w:hint="cs"/>
          <w:rtl/>
        </w:rPr>
        <w:t xml:space="preserve"> وهو</w:t>
      </w:r>
      <w:r w:rsidR="00AC760B" w:rsidRPr="00DE6131">
        <w:rPr>
          <w:rFonts w:hint="cs"/>
          <w:rtl/>
        </w:rPr>
        <w:t xml:space="preserve"> </w:t>
      </w:r>
      <w:r w:rsidRPr="00DE6131">
        <w:rPr>
          <w:rFonts w:hint="cs"/>
          <w:rtl/>
        </w:rPr>
        <w:t xml:space="preserve">في هذا </w:t>
      </w:r>
      <w:r w:rsidR="0059593F" w:rsidRPr="00DE6131">
        <w:rPr>
          <w:rFonts w:hint="cs"/>
          <w:rtl/>
        </w:rPr>
        <w:t>السياق يمتلك</w:t>
      </w:r>
      <w:r w:rsidR="00AC760B" w:rsidRPr="00DE6131">
        <w:rPr>
          <w:rFonts w:hint="cs"/>
          <w:rtl/>
        </w:rPr>
        <w:t xml:space="preserve"> القدرة على القيام </w:t>
      </w:r>
      <w:r w:rsidR="000157E4" w:rsidRPr="00DE6131">
        <w:rPr>
          <w:rFonts w:hint="cs"/>
          <w:rtl/>
        </w:rPr>
        <w:t>بإجراءات</w:t>
      </w:r>
      <w:r w:rsidR="00AC760B" w:rsidRPr="00DE6131">
        <w:rPr>
          <w:rFonts w:hint="cs"/>
          <w:rtl/>
        </w:rPr>
        <w:t xml:space="preserve"> يصعب على </w:t>
      </w:r>
      <w:r w:rsidR="0059593F" w:rsidRPr="00DE6131">
        <w:rPr>
          <w:rFonts w:hint="cs"/>
          <w:rtl/>
        </w:rPr>
        <w:t>السلطة</w:t>
      </w:r>
      <w:r w:rsidR="00AC760B" w:rsidRPr="00DE6131">
        <w:rPr>
          <w:rFonts w:hint="cs"/>
          <w:rtl/>
        </w:rPr>
        <w:t xml:space="preserve"> العامة </w:t>
      </w:r>
      <w:r w:rsidR="004A1E13">
        <w:rPr>
          <w:rFonts w:hint="cs"/>
          <w:rtl/>
        </w:rPr>
        <w:t>القيام بها لدواعي إ</w:t>
      </w:r>
      <w:r w:rsidR="0059593F" w:rsidRPr="00DE6131">
        <w:rPr>
          <w:rFonts w:hint="cs"/>
          <w:rtl/>
        </w:rPr>
        <w:t>جتماعية في ال</w:t>
      </w:r>
      <w:r w:rsidR="00D1046C">
        <w:rPr>
          <w:rFonts w:hint="cs"/>
          <w:rtl/>
        </w:rPr>
        <w:t>أ</w:t>
      </w:r>
      <w:r w:rsidR="0059593F" w:rsidRPr="00DE6131">
        <w:rPr>
          <w:rFonts w:hint="cs"/>
          <w:rtl/>
        </w:rPr>
        <w:t>ساس</w:t>
      </w:r>
      <w:r w:rsidR="00D1046C">
        <w:rPr>
          <w:rFonts w:hint="cs"/>
          <w:rtl/>
        </w:rPr>
        <w:t>،</w:t>
      </w:r>
      <w:r w:rsidR="00AC760B" w:rsidRPr="00DE6131">
        <w:rPr>
          <w:rFonts w:hint="cs"/>
          <w:rtl/>
        </w:rPr>
        <w:t xml:space="preserve"> </w:t>
      </w:r>
      <w:r w:rsidR="000D00AC" w:rsidRPr="00DE6131">
        <w:rPr>
          <w:rFonts w:hint="cs"/>
          <w:rtl/>
        </w:rPr>
        <w:t>كتخفيض رواتب</w:t>
      </w:r>
      <w:r w:rsidR="00AC760B" w:rsidRPr="00DE6131">
        <w:rPr>
          <w:rFonts w:hint="cs"/>
          <w:rtl/>
        </w:rPr>
        <w:t xml:space="preserve"> العمال </w:t>
      </w:r>
      <w:r w:rsidR="0059593F" w:rsidRPr="00DE6131">
        <w:rPr>
          <w:rFonts w:hint="cs"/>
          <w:rtl/>
        </w:rPr>
        <w:t>وخفض</w:t>
      </w:r>
      <w:r w:rsidR="00AC760B" w:rsidRPr="00DE6131">
        <w:rPr>
          <w:rFonts w:hint="cs"/>
          <w:rtl/>
        </w:rPr>
        <w:t xml:space="preserve"> عدد </w:t>
      </w:r>
      <w:r w:rsidR="000D00AC" w:rsidRPr="00DE6131">
        <w:rPr>
          <w:rFonts w:hint="cs"/>
          <w:rtl/>
        </w:rPr>
        <w:t>ساعا</w:t>
      </w:r>
      <w:r w:rsidR="000D00AC" w:rsidRPr="00DE6131">
        <w:rPr>
          <w:rtl/>
        </w:rPr>
        <w:t>ت</w:t>
      </w:r>
      <w:r w:rsidR="0059593F" w:rsidRPr="00DE6131">
        <w:rPr>
          <w:rFonts w:hint="cs"/>
          <w:rtl/>
        </w:rPr>
        <w:t xml:space="preserve"> </w:t>
      </w:r>
      <w:r w:rsidR="00AC760B" w:rsidRPr="00DE6131">
        <w:rPr>
          <w:rFonts w:hint="cs"/>
          <w:rtl/>
        </w:rPr>
        <w:t xml:space="preserve">العمال </w:t>
      </w:r>
      <w:r w:rsidR="000157E4" w:rsidRPr="00DE6131">
        <w:rPr>
          <w:rFonts w:hint="cs"/>
          <w:rtl/>
        </w:rPr>
        <w:t>وزيادة</w:t>
      </w:r>
      <w:r w:rsidR="00AC760B" w:rsidRPr="00DE6131">
        <w:rPr>
          <w:rFonts w:hint="cs"/>
          <w:rtl/>
        </w:rPr>
        <w:t xml:space="preserve"> ساعات العمل وخلق حوافز وفرض عقوبة وصرف</w:t>
      </w:r>
      <w:r w:rsidR="000D00AC" w:rsidRPr="00DE6131">
        <w:rPr>
          <w:rFonts w:hint="cs"/>
          <w:rtl/>
        </w:rPr>
        <w:t xml:space="preserve"> </w:t>
      </w:r>
      <w:r w:rsidR="00AC760B" w:rsidRPr="00DE6131">
        <w:rPr>
          <w:rFonts w:hint="cs"/>
          <w:rtl/>
        </w:rPr>
        <w:t xml:space="preserve">العمال بسرعة وسهولة </w:t>
      </w:r>
      <w:r w:rsidR="000D00AC" w:rsidRPr="00DE6131">
        <w:rPr>
          <w:rFonts w:hint="cs"/>
          <w:rtl/>
        </w:rPr>
        <w:t>و</w:t>
      </w:r>
      <w:r w:rsidR="00AC760B" w:rsidRPr="00DE6131">
        <w:rPr>
          <w:rFonts w:hint="cs"/>
          <w:rtl/>
        </w:rPr>
        <w:t>لا</w:t>
      </w:r>
      <w:r w:rsidR="000157E4" w:rsidRPr="00DE6131">
        <w:rPr>
          <w:rFonts w:hint="cs"/>
          <w:rtl/>
        </w:rPr>
        <w:t xml:space="preserve"> </w:t>
      </w:r>
      <w:r w:rsidR="00AC760B" w:rsidRPr="00DE6131">
        <w:rPr>
          <w:rFonts w:hint="cs"/>
          <w:rtl/>
        </w:rPr>
        <w:t xml:space="preserve">تتوفر </w:t>
      </w:r>
      <w:r w:rsidR="00D1046C">
        <w:rPr>
          <w:rFonts w:hint="cs"/>
          <w:rtl/>
        </w:rPr>
        <w:t xml:space="preserve">هذه الميزة </w:t>
      </w:r>
      <w:r w:rsidR="00AC760B" w:rsidRPr="00DE6131">
        <w:rPr>
          <w:rFonts w:hint="cs"/>
          <w:rtl/>
        </w:rPr>
        <w:t>لدى القطاع العام</w:t>
      </w:r>
      <w:r w:rsidR="00AC760B" w:rsidRPr="00DE6131">
        <w:rPr>
          <w:rStyle w:val="Appelnotedebasdep"/>
          <w:color w:val="000000" w:themeColor="text1"/>
          <w:rtl/>
        </w:rPr>
        <w:footnoteReference w:id="398"/>
      </w:r>
      <w:r w:rsidR="00D1046C">
        <w:rPr>
          <w:rFonts w:hint="cs"/>
          <w:rtl/>
        </w:rPr>
        <w:t>،</w:t>
      </w:r>
      <w:r w:rsidR="00AC760B" w:rsidRPr="00DE6131">
        <w:rPr>
          <w:rFonts w:hint="cs"/>
          <w:rtl/>
        </w:rPr>
        <w:t xml:space="preserve"> </w:t>
      </w:r>
      <w:r w:rsidR="00CF6F37" w:rsidRPr="00DE6131">
        <w:rPr>
          <w:rFonts w:hint="cs"/>
          <w:rtl/>
        </w:rPr>
        <w:t xml:space="preserve">وهو في سبيل ذلك ينفق مبالغ مالية معتبرة من أجل الاستثمار في المرفق العام ويسعى لتحصيل عائدات مالية في أشكال مختلفة </w:t>
      </w:r>
      <w:r w:rsidR="00D1046C">
        <w:rPr>
          <w:rFonts w:hint="cs"/>
          <w:rtl/>
        </w:rPr>
        <w:t>تؤمن له الحافز المالي اللازم لتأ</w:t>
      </w:r>
      <w:r w:rsidR="00CF6F37" w:rsidRPr="00DE6131">
        <w:rPr>
          <w:rFonts w:hint="cs"/>
          <w:rtl/>
        </w:rPr>
        <w:t>مين الخدمة ا</w:t>
      </w:r>
      <w:r w:rsidR="00690C59">
        <w:rPr>
          <w:rFonts w:hint="cs"/>
          <w:rtl/>
        </w:rPr>
        <w:t>لعمومية المطلوبة</w:t>
      </w:r>
      <w:r w:rsidR="00CF6F37" w:rsidRPr="00DE6131">
        <w:rPr>
          <w:rFonts w:hint="cs"/>
          <w:rtl/>
        </w:rPr>
        <w:t>.</w:t>
      </w:r>
      <w:r w:rsidR="007856EA" w:rsidRPr="00DE6131">
        <w:rPr>
          <w:rFonts w:hint="cs"/>
          <w:b/>
          <w:bCs/>
          <w:rtl/>
        </w:rPr>
        <w:t xml:space="preserve"> </w:t>
      </w:r>
    </w:p>
    <w:p w14:paraId="53E5FF7E" w14:textId="71BD9E53" w:rsidR="007856EA" w:rsidRPr="00DE6131" w:rsidRDefault="007856EA" w:rsidP="00D74548">
      <w:pPr>
        <w:rPr>
          <w:b/>
          <w:bCs/>
          <w:rtl/>
        </w:rPr>
      </w:pPr>
      <w:r w:rsidRPr="00DE6131">
        <w:rPr>
          <w:rFonts w:hint="cs"/>
          <w:rtl/>
        </w:rPr>
        <w:t xml:space="preserve">فالمرفق العام مطالب بتحقيق موارد مالية ذاتية تكون كافية لتغطية المبالغ المالية التي يتوجب عليه </w:t>
      </w:r>
      <w:r w:rsidR="00690C59">
        <w:rPr>
          <w:rFonts w:hint="cs"/>
          <w:rtl/>
        </w:rPr>
        <w:t>إ</w:t>
      </w:r>
      <w:r w:rsidR="000157E4" w:rsidRPr="00DE6131">
        <w:rPr>
          <w:rFonts w:hint="cs"/>
          <w:rtl/>
        </w:rPr>
        <w:t>نفاق</w:t>
      </w:r>
      <w:r w:rsidR="00690C59">
        <w:rPr>
          <w:rFonts w:hint="cs"/>
          <w:rtl/>
        </w:rPr>
        <w:t xml:space="preserve">ها </w:t>
      </w:r>
      <w:r w:rsidR="000157E4" w:rsidRPr="00DE6131">
        <w:rPr>
          <w:rFonts w:hint="cs"/>
          <w:rtl/>
        </w:rPr>
        <w:t>على</w:t>
      </w:r>
      <w:r w:rsidRPr="00DE6131">
        <w:rPr>
          <w:rFonts w:hint="cs"/>
          <w:rtl/>
        </w:rPr>
        <w:t xml:space="preserve"> استثماراته المرفقية </w:t>
      </w:r>
      <w:r w:rsidR="000157E4" w:rsidRPr="00DE6131">
        <w:rPr>
          <w:rFonts w:hint="cs"/>
          <w:rtl/>
        </w:rPr>
        <w:t>وتقييم</w:t>
      </w:r>
      <w:r w:rsidRPr="00DE6131">
        <w:rPr>
          <w:rFonts w:hint="cs"/>
          <w:rtl/>
        </w:rPr>
        <w:t xml:space="preserve"> هذه الموا</w:t>
      </w:r>
      <w:r w:rsidR="00690C59">
        <w:rPr>
          <w:rFonts w:hint="cs"/>
          <w:rtl/>
        </w:rPr>
        <w:t>رد المالية بالشكل الذي يسمح له إ</w:t>
      </w:r>
      <w:r w:rsidRPr="00DE6131">
        <w:rPr>
          <w:rFonts w:hint="cs"/>
          <w:rtl/>
        </w:rPr>
        <w:t xml:space="preserve">جراء مقارنة </w:t>
      </w:r>
      <w:r w:rsidR="00690C59">
        <w:rPr>
          <w:rFonts w:hint="cs"/>
          <w:rtl/>
        </w:rPr>
        <w:t xml:space="preserve">بين مجموع  الإيرادات التي يمكن أن يحصلها </w:t>
      </w:r>
      <w:r w:rsidR="00BE39A9" w:rsidRPr="00DE6131">
        <w:rPr>
          <w:rFonts w:hint="cs"/>
          <w:rtl/>
        </w:rPr>
        <w:t>عن طريق</w:t>
      </w:r>
      <w:r w:rsidRPr="00DE6131">
        <w:rPr>
          <w:rFonts w:hint="cs"/>
          <w:rtl/>
        </w:rPr>
        <w:t xml:space="preserve"> </w:t>
      </w:r>
      <w:r w:rsidR="00BE39A9" w:rsidRPr="00DE6131">
        <w:rPr>
          <w:rFonts w:hint="cs"/>
          <w:rtl/>
        </w:rPr>
        <w:t>أسلوب</w:t>
      </w:r>
      <w:r w:rsidRPr="00DE6131">
        <w:rPr>
          <w:rFonts w:hint="cs"/>
          <w:rtl/>
        </w:rPr>
        <w:t xml:space="preserve"> </w:t>
      </w:r>
      <w:r w:rsidR="00BE39A9" w:rsidRPr="00DE6131">
        <w:rPr>
          <w:rFonts w:hint="cs"/>
          <w:rtl/>
        </w:rPr>
        <w:t>التسيير المباشر للمرفق العام من قبل</w:t>
      </w:r>
      <w:r w:rsidRPr="00DE6131">
        <w:rPr>
          <w:rFonts w:hint="cs"/>
          <w:rtl/>
        </w:rPr>
        <w:t xml:space="preserve"> </w:t>
      </w:r>
      <w:r w:rsidR="00BE39A9" w:rsidRPr="00DE6131">
        <w:rPr>
          <w:rFonts w:hint="cs"/>
          <w:rtl/>
        </w:rPr>
        <w:t>ا</w:t>
      </w:r>
      <w:r w:rsidRPr="00DE6131">
        <w:rPr>
          <w:rFonts w:hint="cs"/>
          <w:rtl/>
        </w:rPr>
        <w:t xml:space="preserve">لشخص العام </w:t>
      </w:r>
      <w:r w:rsidR="00BE39A9" w:rsidRPr="00DE6131">
        <w:rPr>
          <w:rFonts w:hint="cs"/>
          <w:rtl/>
        </w:rPr>
        <w:t>المسؤول عن المرفق والعائدات</w:t>
      </w:r>
      <w:r w:rsidRPr="00DE6131">
        <w:rPr>
          <w:rFonts w:hint="cs"/>
          <w:rtl/>
        </w:rPr>
        <w:t xml:space="preserve"> التي </w:t>
      </w:r>
      <w:r w:rsidR="00BE39A9" w:rsidRPr="00DE6131">
        <w:rPr>
          <w:rFonts w:hint="cs"/>
          <w:rtl/>
        </w:rPr>
        <w:t>من الممكن تحصيلها</w:t>
      </w:r>
      <w:r w:rsidRPr="00DE6131">
        <w:rPr>
          <w:rFonts w:hint="cs"/>
          <w:rtl/>
        </w:rPr>
        <w:t xml:space="preserve"> من قبل </w:t>
      </w:r>
      <w:r w:rsidR="00BE39A9" w:rsidRPr="00DE6131">
        <w:rPr>
          <w:rFonts w:hint="cs"/>
          <w:rtl/>
        </w:rPr>
        <w:t>شخص</w:t>
      </w:r>
      <w:r w:rsidR="00690C59">
        <w:rPr>
          <w:rFonts w:hint="cs"/>
          <w:rtl/>
        </w:rPr>
        <w:t xml:space="preserve"> آ</w:t>
      </w:r>
      <w:r w:rsidRPr="00DE6131">
        <w:rPr>
          <w:rFonts w:hint="cs"/>
          <w:rtl/>
        </w:rPr>
        <w:t>خر</w:t>
      </w:r>
      <w:r w:rsidR="003E1018">
        <w:rPr>
          <w:rFonts w:hint="cs"/>
          <w:rtl/>
        </w:rPr>
        <w:t xml:space="preserve"> </w:t>
      </w:r>
      <w:r w:rsidR="00BE39A9" w:rsidRPr="00DE6131">
        <w:rPr>
          <w:rFonts w:hint="cs"/>
          <w:rtl/>
        </w:rPr>
        <w:t>مفوض</w:t>
      </w:r>
      <w:r w:rsidRPr="00DE6131">
        <w:rPr>
          <w:rFonts w:hint="cs"/>
          <w:rtl/>
        </w:rPr>
        <w:t xml:space="preserve"> </w:t>
      </w:r>
      <w:r w:rsidR="00BE39A9" w:rsidRPr="00DE6131">
        <w:rPr>
          <w:rFonts w:hint="cs"/>
          <w:rtl/>
        </w:rPr>
        <w:t>بإدارة المرفق العام</w:t>
      </w:r>
      <w:r w:rsidR="00690C59">
        <w:rPr>
          <w:rFonts w:hint="cs"/>
          <w:rtl/>
        </w:rPr>
        <w:t>،</w:t>
      </w:r>
      <w:r w:rsidR="00BE39A9" w:rsidRPr="00DE6131">
        <w:rPr>
          <w:rFonts w:hint="cs"/>
          <w:rtl/>
        </w:rPr>
        <w:t xml:space="preserve"> </w:t>
      </w:r>
      <w:r w:rsidRPr="00DE6131">
        <w:rPr>
          <w:rFonts w:hint="cs"/>
          <w:rtl/>
        </w:rPr>
        <w:t xml:space="preserve">سواء كان </w:t>
      </w:r>
      <w:r w:rsidR="00BE39A9" w:rsidRPr="00DE6131">
        <w:rPr>
          <w:rFonts w:hint="cs"/>
          <w:rtl/>
        </w:rPr>
        <w:t>من أ</w:t>
      </w:r>
      <w:r w:rsidRPr="00DE6131">
        <w:rPr>
          <w:rFonts w:hint="cs"/>
          <w:rtl/>
        </w:rPr>
        <w:t>شخ</w:t>
      </w:r>
      <w:r w:rsidR="00BE39A9" w:rsidRPr="00DE6131">
        <w:rPr>
          <w:rFonts w:hint="cs"/>
          <w:rtl/>
        </w:rPr>
        <w:t>اص القانون</w:t>
      </w:r>
      <w:r w:rsidRPr="00DE6131">
        <w:rPr>
          <w:rFonts w:hint="cs"/>
          <w:rtl/>
        </w:rPr>
        <w:t xml:space="preserve"> </w:t>
      </w:r>
      <w:r w:rsidR="00BE39A9" w:rsidRPr="00DE6131">
        <w:rPr>
          <w:rFonts w:hint="cs"/>
          <w:rtl/>
        </w:rPr>
        <w:t xml:space="preserve">العام </w:t>
      </w:r>
      <w:r w:rsidR="00690C59">
        <w:rPr>
          <w:rFonts w:hint="cs"/>
          <w:rtl/>
        </w:rPr>
        <w:t>أ</w:t>
      </w:r>
      <w:r w:rsidRPr="00DE6131">
        <w:rPr>
          <w:rFonts w:hint="cs"/>
          <w:rtl/>
        </w:rPr>
        <w:t xml:space="preserve">و </w:t>
      </w:r>
      <w:r w:rsidR="00BE39A9" w:rsidRPr="00DE6131">
        <w:rPr>
          <w:rFonts w:hint="cs"/>
          <w:rtl/>
        </w:rPr>
        <w:t>الخاص</w:t>
      </w:r>
      <w:r w:rsidRPr="00DE6131">
        <w:rPr>
          <w:rFonts w:hint="cs"/>
          <w:rtl/>
        </w:rPr>
        <w:t xml:space="preserve"> </w:t>
      </w:r>
      <w:r w:rsidR="00BE39A9" w:rsidRPr="00DE6131">
        <w:rPr>
          <w:rFonts w:hint="cs"/>
          <w:rtl/>
        </w:rPr>
        <w:t>بالإضافة الى معرفة</w:t>
      </w:r>
      <w:r w:rsidRPr="00DE6131">
        <w:rPr>
          <w:rFonts w:hint="cs"/>
          <w:rtl/>
        </w:rPr>
        <w:t xml:space="preserve"> كلفة إدارة الشخص العام للمرفق </w:t>
      </w:r>
      <w:r w:rsidR="00BE39A9" w:rsidRPr="00DE6131">
        <w:rPr>
          <w:rFonts w:hint="cs"/>
          <w:rtl/>
        </w:rPr>
        <w:t xml:space="preserve">مقارنة مع كلفته في حالة </w:t>
      </w:r>
      <w:r w:rsidRPr="00DE6131">
        <w:rPr>
          <w:rFonts w:hint="cs"/>
          <w:rtl/>
        </w:rPr>
        <w:t xml:space="preserve"> </w:t>
      </w:r>
      <w:r w:rsidR="00BE39A9" w:rsidRPr="00DE6131">
        <w:rPr>
          <w:rFonts w:hint="cs"/>
          <w:rtl/>
        </w:rPr>
        <w:t>الإدارة غير المباشرة</w:t>
      </w:r>
      <w:r w:rsidR="00690C59">
        <w:rPr>
          <w:rFonts w:hint="cs"/>
          <w:rtl/>
        </w:rPr>
        <w:t xml:space="preserve"> من قبل شخص آخر</w:t>
      </w:r>
      <w:r w:rsidR="00BE39A9" w:rsidRPr="00DE6131">
        <w:rPr>
          <w:rFonts w:hint="cs"/>
          <w:rtl/>
        </w:rPr>
        <w:t xml:space="preserve">مما يسمح </w:t>
      </w:r>
      <w:r w:rsidR="00690C59">
        <w:rPr>
          <w:rFonts w:hint="cs"/>
          <w:rtl/>
        </w:rPr>
        <w:t>بالإ</w:t>
      </w:r>
      <w:r w:rsidR="000157E4" w:rsidRPr="00DE6131">
        <w:rPr>
          <w:rFonts w:hint="cs"/>
          <w:rtl/>
        </w:rPr>
        <w:t>ختيا</w:t>
      </w:r>
      <w:r w:rsidR="000157E4" w:rsidRPr="00DE6131">
        <w:rPr>
          <w:rtl/>
        </w:rPr>
        <w:t>ر</w:t>
      </w:r>
      <w:r w:rsidR="00BE39A9" w:rsidRPr="00DE6131">
        <w:rPr>
          <w:rFonts w:hint="cs"/>
          <w:rtl/>
        </w:rPr>
        <w:t xml:space="preserve"> الأفضل </w:t>
      </w:r>
      <w:r w:rsidR="000157E4" w:rsidRPr="00DE6131">
        <w:rPr>
          <w:rFonts w:hint="cs"/>
          <w:rtl/>
        </w:rPr>
        <w:t>لأسلوب</w:t>
      </w:r>
      <w:r w:rsidR="00BE39A9" w:rsidRPr="00DE6131">
        <w:rPr>
          <w:rFonts w:hint="cs"/>
          <w:rtl/>
        </w:rPr>
        <w:t xml:space="preserve"> التسيير ال</w:t>
      </w:r>
      <w:r w:rsidR="00690C59">
        <w:rPr>
          <w:rFonts w:hint="cs"/>
          <w:rtl/>
        </w:rPr>
        <w:t>أ</w:t>
      </w:r>
      <w:r w:rsidR="00BE39A9" w:rsidRPr="00DE6131">
        <w:rPr>
          <w:rFonts w:hint="cs"/>
          <w:rtl/>
        </w:rPr>
        <w:t>نجع ل</w:t>
      </w:r>
      <w:r w:rsidRPr="00DE6131">
        <w:rPr>
          <w:rFonts w:hint="cs"/>
          <w:rtl/>
        </w:rPr>
        <w:t xml:space="preserve">لمرفق </w:t>
      </w:r>
      <w:r w:rsidR="00BE39A9" w:rsidRPr="00DE6131">
        <w:rPr>
          <w:rFonts w:hint="cs"/>
          <w:rtl/>
        </w:rPr>
        <w:t>العام وبالتالي معرفة</w:t>
      </w:r>
      <w:r w:rsidRPr="00DE6131">
        <w:rPr>
          <w:rFonts w:hint="cs"/>
          <w:rtl/>
        </w:rPr>
        <w:t xml:space="preserve"> </w:t>
      </w:r>
      <w:r w:rsidR="00BE39A9" w:rsidRPr="00DE6131">
        <w:rPr>
          <w:rFonts w:hint="cs"/>
          <w:rtl/>
        </w:rPr>
        <w:t>ال</w:t>
      </w:r>
      <w:r w:rsidRPr="00DE6131">
        <w:rPr>
          <w:rFonts w:hint="cs"/>
          <w:rtl/>
        </w:rPr>
        <w:t>مبررات</w:t>
      </w:r>
      <w:r w:rsidR="00BE39A9" w:rsidRPr="00DE6131">
        <w:rPr>
          <w:rFonts w:hint="cs"/>
          <w:rtl/>
        </w:rPr>
        <w:t xml:space="preserve"> الأساسية التي تدفع الى ال</w:t>
      </w:r>
      <w:r w:rsidR="00690C59">
        <w:rPr>
          <w:rFonts w:hint="cs"/>
          <w:rtl/>
        </w:rPr>
        <w:t>أ</w:t>
      </w:r>
      <w:r w:rsidR="00BE39A9" w:rsidRPr="00DE6131">
        <w:rPr>
          <w:rFonts w:hint="cs"/>
          <w:rtl/>
        </w:rPr>
        <w:t>خذ بأسلوب التفويض من عدمه</w:t>
      </w:r>
      <w:r w:rsidRPr="00DE6131">
        <w:rPr>
          <w:rStyle w:val="Appelnotedebasdep"/>
          <w:color w:val="000000" w:themeColor="text1"/>
          <w:rtl/>
        </w:rPr>
        <w:footnoteReference w:id="399"/>
      </w:r>
      <w:r w:rsidR="00BE39A9" w:rsidRPr="00DE6131">
        <w:rPr>
          <w:rFonts w:hint="cs"/>
          <w:sz w:val="24"/>
          <w:szCs w:val="24"/>
          <w:rtl/>
        </w:rPr>
        <w:t>.</w:t>
      </w:r>
    </w:p>
    <w:p w14:paraId="4C8B862C" w14:textId="31DC1F68" w:rsidR="007856EA" w:rsidRPr="00DE6131" w:rsidRDefault="007856EA" w:rsidP="00690C59">
      <w:pPr>
        <w:ind w:firstLine="0"/>
        <w:outlineLvl w:val="4"/>
        <w:rPr>
          <w:b/>
          <w:bCs/>
          <w:color w:val="000000" w:themeColor="text1"/>
          <w:rtl/>
        </w:rPr>
      </w:pPr>
      <w:bookmarkStart w:id="271" w:name="_Toc165664665"/>
      <w:bookmarkStart w:id="272" w:name="_Toc165665165"/>
      <w:bookmarkStart w:id="273" w:name="_Toc168134106"/>
      <w:r w:rsidRPr="00DE6131">
        <w:rPr>
          <w:rFonts w:hint="cs"/>
          <w:b/>
          <w:bCs/>
          <w:color w:val="000000" w:themeColor="text1"/>
          <w:rtl/>
        </w:rPr>
        <w:t>الفرع ال</w:t>
      </w:r>
      <w:r w:rsidR="00690C59">
        <w:rPr>
          <w:rFonts w:hint="cs"/>
          <w:b/>
          <w:bCs/>
          <w:color w:val="000000" w:themeColor="text1"/>
          <w:rtl/>
        </w:rPr>
        <w:t>أ</w:t>
      </w:r>
      <w:r w:rsidRPr="00DE6131">
        <w:rPr>
          <w:rFonts w:hint="cs"/>
          <w:b/>
          <w:bCs/>
          <w:color w:val="000000" w:themeColor="text1"/>
          <w:rtl/>
        </w:rPr>
        <w:t xml:space="preserve">ول: العائدات المالية </w:t>
      </w:r>
      <w:r w:rsidR="002458AB" w:rsidRPr="00DE6131">
        <w:rPr>
          <w:rFonts w:hint="cs"/>
          <w:b/>
          <w:bCs/>
          <w:color w:val="000000" w:themeColor="text1"/>
          <w:rtl/>
        </w:rPr>
        <w:t>المحصلة من المنتفعين</w:t>
      </w:r>
      <w:bookmarkEnd w:id="271"/>
      <w:bookmarkEnd w:id="272"/>
      <w:bookmarkEnd w:id="273"/>
    </w:p>
    <w:p w14:paraId="34181EDD" w14:textId="4F725F44" w:rsidR="009943C5" w:rsidRPr="00DE6131" w:rsidRDefault="00BE39A9" w:rsidP="00D74548">
      <w:pPr>
        <w:rPr>
          <w:rtl/>
        </w:rPr>
      </w:pPr>
      <w:r w:rsidRPr="00DE6131">
        <w:rPr>
          <w:rFonts w:hint="cs"/>
          <w:rtl/>
        </w:rPr>
        <w:t xml:space="preserve">إن الحق في استفاء المقابل المالي يعد الباعث الرئيسي </w:t>
      </w:r>
      <w:r w:rsidR="007856EA" w:rsidRPr="00DE6131">
        <w:rPr>
          <w:rFonts w:hint="cs"/>
          <w:rtl/>
        </w:rPr>
        <w:t xml:space="preserve">والدافع </w:t>
      </w:r>
      <w:r w:rsidR="00690C59">
        <w:rPr>
          <w:rFonts w:hint="cs"/>
          <w:rtl/>
        </w:rPr>
        <w:t>الجوهري الذي يؤدي الى الإ</w:t>
      </w:r>
      <w:r w:rsidRPr="00DE6131">
        <w:rPr>
          <w:rFonts w:hint="cs"/>
          <w:rtl/>
        </w:rPr>
        <w:t xml:space="preserve">قدام على </w:t>
      </w:r>
      <w:r w:rsidR="007856EA" w:rsidRPr="00DE6131">
        <w:rPr>
          <w:rFonts w:hint="cs"/>
          <w:rtl/>
        </w:rPr>
        <w:t>ابرام عقد التفويض</w:t>
      </w:r>
      <w:r w:rsidR="009943C5" w:rsidRPr="00DE6131">
        <w:rPr>
          <w:rFonts w:hint="cs"/>
          <w:rtl/>
        </w:rPr>
        <w:t xml:space="preserve"> من الأساس ويحصل</w:t>
      </w:r>
      <w:r w:rsidR="007856EA" w:rsidRPr="00DE6131">
        <w:rPr>
          <w:rFonts w:hint="cs"/>
          <w:rtl/>
        </w:rPr>
        <w:t xml:space="preserve"> </w:t>
      </w:r>
      <w:r w:rsidR="009943C5" w:rsidRPr="00DE6131">
        <w:rPr>
          <w:rFonts w:hint="cs"/>
          <w:rtl/>
        </w:rPr>
        <w:t>المفوض له على</w:t>
      </w:r>
      <w:r w:rsidR="007856EA" w:rsidRPr="00DE6131">
        <w:rPr>
          <w:rFonts w:hint="cs"/>
          <w:rtl/>
        </w:rPr>
        <w:t xml:space="preserve"> </w:t>
      </w:r>
      <w:r w:rsidR="009943C5" w:rsidRPr="00DE6131">
        <w:rPr>
          <w:rFonts w:hint="cs"/>
          <w:rtl/>
        </w:rPr>
        <w:t>حقه في المقابل المالي في</w:t>
      </w:r>
      <w:r w:rsidR="00690C59">
        <w:rPr>
          <w:rFonts w:hint="cs"/>
          <w:rtl/>
        </w:rPr>
        <w:t xml:space="preserve"> صورة أتاوى أ</w:t>
      </w:r>
      <w:r w:rsidR="007856EA" w:rsidRPr="00DE6131">
        <w:rPr>
          <w:rFonts w:hint="cs"/>
          <w:rtl/>
        </w:rPr>
        <w:t xml:space="preserve">و تعريفات </w:t>
      </w:r>
      <w:r w:rsidR="009943C5" w:rsidRPr="00DE6131">
        <w:rPr>
          <w:rFonts w:hint="cs"/>
          <w:rtl/>
        </w:rPr>
        <w:t xml:space="preserve">يدفعها له </w:t>
      </w:r>
      <w:r w:rsidR="007856EA" w:rsidRPr="00DE6131">
        <w:rPr>
          <w:rFonts w:hint="cs"/>
          <w:rtl/>
        </w:rPr>
        <w:t xml:space="preserve">المنتفعين </w:t>
      </w:r>
      <w:r w:rsidR="009943C5" w:rsidRPr="00DE6131">
        <w:rPr>
          <w:rFonts w:hint="cs"/>
          <w:rtl/>
        </w:rPr>
        <w:t xml:space="preserve">من </w:t>
      </w:r>
      <w:r w:rsidR="007856EA" w:rsidRPr="00DE6131">
        <w:rPr>
          <w:rFonts w:hint="cs"/>
          <w:rtl/>
        </w:rPr>
        <w:t xml:space="preserve">خدمات </w:t>
      </w:r>
      <w:r w:rsidR="009943C5" w:rsidRPr="00DE6131">
        <w:rPr>
          <w:rFonts w:hint="cs"/>
          <w:rtl/>
        </w:rPr>
        <w:t xml:space="preserve">المرفق العام </w:t>
      </w:r>
      <w:r w:rsidR="007856EA" w:rsidRPr="00DE6131">
        <w:rPr>
          <w:rFonts w:hint="cs"/>
          <w:rtl/>
        </w:rPr>
        <w:t>المفوض</w:t>
      </w:r>
      <w:r w:rsidR="00690C59">
        <w:rPr>
          <w:rFonts w:hint="cs"/>
          <w:rtl/>
        </w:rPr>
        <w:t>،</w:t>
      </w:r>
      <w:r w:rsidR="007856EA" w:rsidRPr="00DE6131">
        <w:rPr>
          <w:rFonts w:hint="cs"/>
          <w:rtl/>
        </w:rPr>
        <w:t xml:space="preserve"> وتحدد الطبيعة القانونية للشروط المت</w:t>
      </w:r>
      <w:r w:rsidR="00690C59">
        <w:rPr>
          <w:rFonts w:hint="cs"/>
          <w:rtl/>
        </w:rPr>
        <w:t>علقة بهذا المقابل كقاعدة عامة بأ</w:t>
      </w:r>
      <w:r w:rsidR="007856EA" w:rsidRPr="00DE6131">
        <w:rPr>
          <w:rFonts w:hint="cs"/>
          <w:rtl/>
        </w:rPr>
        <w:t xml:space="preserve">نها من قبيل </w:t>
      </w:r>
      <w:r w:rsidR="009943C5" w:rsidRPr="00DE6131">
        <w:rPr>
          <w:rFonts w:hint="cs"/>
          <w:rtl/>
        </w:rPr>
        <w:t>البنود</w:t>
      </w:r>
      <w:r w:rsidR="007856EA" w:rsidRPr="00DE6131">
        <w:rPr>
          <w:rFonts w:hint="cs"/>
          <w:rtl/>
        </w:rPr>
        <w:t xml:space="preserve"> اللائح</w:t>
      </w:r>
      <w:r w:rsidR="009943C5" w:rsidRPr="00DE6131">
        <w:rPr>
          <w:rFonts w:hint="cs"/>
          <w:rtl/>
        </w:rPr>
        <w:t>ي</w:t>
      </w:r>
      <w:r w:rsidR="007856EA" w:rsidRPr="00DE6131">
        <w:rPr>
          <w:rFonts w:hint="cs"/>
          <w:rtl/>
        </w:rPr>
        <w:t xml:space="preserve">ة </w:t>
      </w:r>
      <w:r w:rsidR="009943C5" w:rsidRPr="00DE6131">
        <w:rPr>
          <w:rFonts w:hint="cs"/>
          <w:rtl/>
        </w:rPr>
        <w:t>التنظيمية</w:t>
      </w:r>
      <w:r w:rsidR="00690C59">
        <w:rPr>
          <w:rFonts w:hint="cs"/>
          <w:rtl/>
        </w:rPr>
        <w:t>،</w:t>
      </w:r>
      <w:r w:rsidR="009943C5" w:rsidRPr="00DE6131">
        <w:rPr>
          <w:rFonts w:hint="cs"/>
          <w:rtl/>
        </w:rPr>
        <w:t xml:space="preserve"> </w:t>
      </w:r>
      <w:r w:rsidR="007856EA" w:rsidRPr="00DE6131">
        <w:rPr>
          <w:rFonts w:hint="cs"/>
          <w:rtl/>
        </w:rPr>
        <w:t xml:space="preserve">بحيث </w:t>
      </w:r>
      <w:r w:rsidR="009943C5" w:rsidRPr="00DE6131">
        <w:rPr>
          <w:rFonts w:hint="cs"/>
          <w:rtl/>
        </w:rPr>
        <w:t xml:space="preserve">تتمكن الجهة الإدارية العامة من تعديل الشروط المتعلقة بالمزايا المالية </w:t>
      </w:r>
      <w:r w:rsidR="007856EA" w:rsidRPr="00DE6131">
        <w:rPr>
          <w:rFonts w:hint="cs"/>
          <w:rtl/>
        </w:rPr>
        <w:t>المستحق</w:t>
      </w:r>
      <w:r w:rsidR="009943C5" w:rsidRPr="00DE6131">
        <w:rPr>
          <w:rFonts w:hint="cs"/>
          <w:rtl/>
        </w:rPr>
        <w:t>ة</w:t>
      </w:r>
      <w:r w:rsidR="007856EA" w:rsidRPr="00DE6131">
        <w:rPr>
          <w:rFonts w:hint="cs"/>
          <w:rtl/>
        </w:rPr>
        <w:t xml:space="preserve"> </w:t>
      </w:r>
      <w:r w:rsidR="009943C5" w:rsidRPr="00DE6131">
        <w:rPr>
          <w:rFonts w:hint="cs"/>
          <w:rtl/>
        </w:rPr>
        <w:t>للمفوض اليه</w:t>
      </w:r>
      <w:r w:rsidR="00D965C1">
        <w:rPr>
          <w:rFonts w:hint="cs"/>
          <w:rtl/>
        </w:rPr>
        <w:t>،</w:t>
      </w:r>
      <w:r w:rsidR="009943C5" w:rsidRPr="00DE6131">
        <w:rPr>
          <w:rFonts w:hint="cs"/>
          <w:rtl/>
        </w:rPr>
        <w:t xml:space="preserve"> بدافع المصلحة العامة وذلك </w:t>
      </w:r>
      <w:r w:rsidR="000157E4" w:rsidRPr="00DE6131">
        <w:rPr>
          <w:rFonts w:hint="cs"/>
          <w:rtl/>
        </w:rPr>
        <w:t>بإرادتها</w:t>
      </w:r>
      <w:r w:rsidR="009943C5" w:rsidRPr="00DE6131">
        <w:rPr>
          <w:rFonts w:hint="cs"/>
          <w:rtl/>
        </w:rPr>
        <w:t xml:space="preserve"> المنفردة </w:t>
      </w:r>
      <w:r w:rsidR="007856EA" w:rsidRPr="00DE6131">
        <w:rPr>
          <w:rStyle w:val="Appelnotedebasdep"/>
          <w:color w:val="000000" w:themeColor="text1"/>
          <w:rtl/>
        </w:rPr>
        <w:footnoteReference w:id="400"/>
      </w:r>
      <w:r w:rsidR="00D965C1">
        <w:rPr>
          <w:rFonts w:hint="cs"/>
          <w:rtl/>
        </w:rPr>
        <w:t>،</w:t>
      </w:r>
      <w:r w:rsidR="009943C5" w:rsidRPr="00DE6131">
        <w:rPr>
          <w:rFonts w:hint="cs"/>
          <w:rtl/>
        </w:rPr>
        <w:t xml:space="preserve"> من دون ال</w:t>
      </w:r>
      <w:r w:rsidR="00D965C1">
        <w:rPr>
          <w:rFonts w:hint="cs"/>
          <w:rtl/>
        </w:rPr>
        <w:t>إ</w:t>
      </w:r>
      <w:r w:rsidR="009943C5" w:rsidRPr="00DE6131">
        <w:rPr>
          <w:rFonts w:hint="cs"/>
          <w:rtl/>
        </w:rPr>
        <w:t>عتداد بإرادة الطرف ال</w:t>
      </w:r>
      <w:r w:rsidR="00D965C1">
        <w:rPr>
          <w:rFonts w:hint="cs"/>
          <w:rtl/>
        </w:rPr>
        <w:t>آ</w:t>
      </w:r>
      <w:r w:rsidR="009943C5" w:rsidRPr="00DE6131">
        <w:rPr>
          <w:rFonts w:hint="cs"/>
          <w:rtl/>
        </w:rPr>
        <w:t>خر المتعاقد مع الجهة الإدارية المانحة للتفويض وذلك بموجب مقتضيات الصا</w:t>
      </w:r>
      <w:r w:rsidR="00D965C1">
        <w:rPr>
          <w:rFonts w:hint="cs"/>
          <w:rtl/>
        </w:rPr>
        <w:t>ل</w:t>
      </w:r>
      <w:r w:rsidR="009943C5" w:rsidRPr="00DE6131">
        <w:rPr>
          <w:rFonts w:hint="cs"/>
          <w:rtl/>
        </w:rPr>
        <w:t xml:space="preserve">ح العام </w:t>
      </w:r>
      <w:r w:rsidR="000157E4" w:rsidRPr="00DE6131">
        <w:rPr>
          <w:rFonts w:hint="cs"/>
          <w:rtl/>
        </w:rPr>
        <w:t>وبإعمال</w:t>
      </w:r>
      <w:r w:rsidR="00D965C1">
        <w:rPr>
          <w:rFonts w:hint="cs"/>
          <w:rtl/>
        </w:rPr>
        <w:t xml:space="preserve"> إ</w:t>
      </w:r>
      <w:r w:rsidR="009943C5" w:rsidRPr="00DE6131">
        <w:rPr>
          <w:rFonts w:hint="cs"/>
          <w:rtl/>
        </w:rPr>
        <w:t xml:space="preserve">متيازات السلطة العامة </w:t>
      </w:r>
      <w:r w:rsidR="000157E4" w:rsidRPr="00DE6131">
        <w:rPr>
          <w:rFonts w:hint="cs"/>
          <w:rtl/>
        </w:rPr>
        <w:t>لأشخاص</w:t>
      </w:r>
      <w:r w:rsidR="002B5ABA" w:rsidRPr="00DE6131">
        <w:rPr>
          <w:rFonts w:hint="cs"/>
          <w:rtl/>
        </w:rPr>
        <w:t xml:space="preserve"> القانون العام المفوضة.</w:t>
      </w:r>
    </w:p>
    <w:p w14:paraId="16653A01" w14:textId="7F89403D" w:rsidR="007856EA" w:rsidRPr="00DE6131" w:rsidRDefault="002B5ABA" w:rsidP="00D74548">
      <w:r w:rsidRPr="00DE6131">
        <w:rPr>
          <w:rFonts w:hint="cs"/>
          <w:rtl/>
        </w:rPr>
        <w:t>ف</w:t>
      </w:r>
      <w:r w:rsidR="007856EA" w:rsidRPr="00DE6131">
        <w:rPr>
          <w:rFonts w:hint="cs"/>
          <w:rtl/>
        </w:rPr>
        <w:t>العائدات</w:t>
      </w:r>
      <w:r w:rsidRPr="00DE6131">
        <w:rPr>
          <w:rFonts w:hint="cs"/>
          <w:rtl/>
        </w:rPr>
        <w:t xml:space="preserve"> المالية هي </w:t>
      </w:r>
      <w:r w:rsidR="007856EA" w:rsidRPr="00DE6131">
        <w:rPr>
          <w:rFonts w:hint="cs"/>
          <w:rtl/>
        </w:rPr>
        <w:t>مجموع الأموال التي</w:t>
      </w:r>
      <w:r w:rsidR="00D965C1">
        <w:rPr>
          <w:rFonts w:hint="cs"/>
          <w:rtl/>
        </w:rPr>
        <w:t xml:space="preserve"> يمكن للمفوض أ</w:t>
      </w:r>
      <w:r w:rsidRPr="00DE6131">
        <w:rPr>
          <w:rFonts w:hint="cs"/>
          <w:rtl/>
        </w:rPr>
        <w:t xml:space="preserve">ن </w:t>
      </w:r>
      <w:r w:rsidR="007856EA" w:rsidRPr="00DE6131">
        <w:rPr>
          <w:rFonts w:hint="cs"/>
          <w:rtl/>
        </w:rPr>
        <w:t xml:space="preserve"> يحصل</w:t>
      </w:r>
      <w:r w:rsidRPr="00DE6131">
        <w:rPr>
          <w:rFonts w:hint="cs"/>
          <w:rtl/>
        </w:rPr>
        <w:t xml:space="preserve">ها كونه </w:t>
      </w:r>
      <w:r w:rsidR="007856EA" w:rsidRPr="00DE6131">
        <w:rPr>
          <w:rFonts w:hint="cs"/>
          <w:rtl/>
        </w:rPr>
        <w:t>مستثمر</w:t>
      </w:r>
      <w:r w:rsidRPr="00DE6131">
        <w:rPr>
          <w:rFonts w:hint="cs"/>
          <w:rtl/>
        </w:rPr>
        <w:t xml:space="preserve">ا في المرفق العام </w:t>
      </w:r>
      <w:r w:rsidR="007856EA" w:rsidRPr="00DE6131">
        <w:rPr>
          <w:rFonts w:hint="cs"/>
          <w:rtl/>
        </w:rPr>
        <w:t xml:space="preserve"> </w:t>
      </w:r>
      <w:r w:rsidR="00D965C1">
        <w:rPr>
          <w:rFonts w:hint="cs"/>
          <w:rtl/>
        </w:rPr>
        <w:t xml:space="preserve">كمقابل </w:t>
      </w:r>
      <w:r w:rsidRPr="00DE6131">
        <w:rPr>
          <w:rFonts w:hint="cs"/>
          <w:rtl/>
        </w:rPr>
        <w:t>للا</w:t>
      </w:r>
      <w:r w:rsidR="007856EA" w:rsidRPr="00DE6131">
        <w:rPr>
          <w:rFonts w:hint="cs"/>
          <w:rtl/>
        </w:rPr>
        <w:t>ستثمار</w:t>
      </w:r>
      <w:r w:rsidRPr="00DE6131">
        <w:rPr>
          <w:rFonts w:hint="cs"/>
          <w:rtl/>
        </w:rPr>
        <w:t xml:space="preserve">ات التي جسدها في إطار تنظيم واستغلال المرفق العام </w:t>
      </w:r>
      <w:r w:rsidR="007856EA" w:rsidRPr="00DE6131">
        <w:rPr>
          <w:rFonts w:hint="cs"/>
          <w:rtl/>
        </w:rPr>
        <w:t xml:space="preserve">الذي </w:t>
      </w:r>
      <w:r w:rsidR="009E3ABC" w:rsidRPr="00DE6131">
        <w:rPr>
          <w:rFonts w:hint="cs"/>
          <w:rtl/>
        </w:rPr>
        <w:t>أقامه</w:t>
      </w:r>
      <w:r w:rsidR="00D965C1">
        <w:rPr>
          <w:rFonts w:hint="cs"/>
          <w:rtl/>
        </w:rPr>
        <w:t xml:space="preserve"> أ</w:t>
      </w:r>
      <w:r w:rsidR="007856EA" w:rsidRPr="00DE6131">
        <w:rPr>
          <w:rFonts w:hint="cs"/>
          <w:rtl/>
        </w:rPr>
        <w:t>و</w:t>
      </w:r>
      <w:r w:rsidR="003E1018">
        <w:rPr>
          <w:rFonts w:hint="cs"/>
          <w:rtl/>
        </w:rPr>
        <w:t xml:space="preserve"> </w:t>
      </w:r>
      <w:r w:rsidR="007856EA" w:rsidRPr="00DE6131">
        <w:rPr>
          <w:rFonts w:hint="cs"/>
          <w:rtl/>
        </w:rPr>
        <w:t>نظير قيامه بمهمة مرفقية في إطار تفويض المرفق العام</w:t>
      </w:r>
      <w:r w:rsidR="007856EA" w:rsidRPr="00DE6131">
        <w:rPr>
          <w:rStyle w:val="Appelnotedebasdep"/>
          <w:color w:val="000000" w:themeColor="text1"/>
          <w:rtl/>
        </w:rPr>
        <w:footnoteReference w:id="401"/>
      </w:r>
      <w:r w:rsidR="00D965C1">
        <w:rPr>
          <w:rFonts w:hint="cs"/>
          <w:rtl/>
        </w:rPr>
        <w:t>،</w:t>
      </w:r>
      <w:r w:rsidR="007856EA" w:rsidRPr="00DE6131">
        <w:rPr>
          <w:rFonts w:hint="cs"/>
          <w:rtl/>
        </w:rPr>
        <w:t xml:space="preserve"> </w:t>
      </w:r>
      <w:r w:rsidR="00A22CDB" w:rsidRPr="00DE6131">
        <w:rPr>
          <w:rFonts w:hint="cs"/>
          <w:rtl/>
        </w:rPr>
        <w:t>وفي هذا ال</w:t>
      </w:r>
      <w:r w:rsidR="00D965C1">
        <w:rPr>
          <w:rFonts w:hint="cs"/>
          <w:rtl/>
        </w:rPr>
        <w:t>إ</w:t>
      </w:r>
      <w:r w:rsidR="00A22CDB" w:rsidRPr="00DE6131">
        <w:rPr>
          <w:rFonts w:hint="cs"/>
          <w:rtl/>
        </w:rPr>
        <w:t>طار</w:t>
      </w:r>
      <w:r w:rsidR="007856EA" w:rsidRPr="00DE6131">
        <w:rPr>
          <w:rFonts w:hint="cs"/>
          <w:rtl/>
        </w:rPr>
        <w:t xml:space="preserve"> ربط </w:t>
      </w:r>
      <w:r w:rsidR="00D965C1">
        <w:rPr>
          <w:rFonts w:hint="cs"/>
          <w:rtl/>
        </w:rPr>
        <w:t>أ</w:t>
      </w:r>
      <w:r w:rsidR="00A22CDB" w:rsidRPr="00DE6131">
        <w:rPr>
          <w:rFonts w:hint="cs"/>
          <w:rtl/>
        </w:rPr>
        <w:t>غلب</w:t>
      </w:r>
      <w:r w:rsidR="007856EA" w:rsidRPr="00DE6131">
        <w:rPr>
          <w:rFonts w:hint="cs"/>
          <w:rtl/>
        </w:rPr>
        <w:t xml:space="preserve"> </w:t>
      </w:r>
      <w:r w:rsidR="00A22CDB" w:rsidRPr="00DE6131">
        <w:rPr>
          <w:rFonts w:hint="cs"/>
          <w:rtl/>
        </w:rPr>
        <w:t>الفقه</w:t>
      </w:r>
      <w:r w:rsidR="007856EA" w:rsidRPr="00DE6131">
        <w:rPr>
          <w:rFonts w:hint="cs"/>
          <w:rtl/>
        </w:rPr>
        <w:t xml:space="preserve"> </w:t>
      </w:r>
      <w:r w:rsidR="00A22CDB" w:rsidRPr="00DE6131">
        <w:rPr>
          <w:rFonts w:hint="cs"/>
          <w:rtl/>
        </w:rPr>
        <w:t xml:space="preserve">المقابل المالي الذي </w:t>
      </w:r>
      <w:r w:rsidR="007856EA" w:rsidRPr="00DE6131">
        <w:rPr>
          <w:rFonts w:hint="cs"/>
          <w:rtl/>
        </w:rPr>
        <w:t xml:space="preserve">يحصل عليه المفوض له بصفة أساسية </w:t>
      </w:r>
      <w:r w:rsidR="00A22CDB" w:rsidRPr="00DE6131">
        <w:rPr>
          <w:rFonts w:hint="cs"/>
          <w:rtl/>
        </w:rPr>
        <w:t>وجوهرية بالنتائج المترتبة على ا</w:t>
      </w:r>
      <w:r w:rsidR="007856EA" w:rsidRPr="00DE6131">
        <w:rPr>
          <w:rFonts w:hint="cs"/>
          <w:rtl/>
        </w:rPr>
        <w:t>ستغلال</w:t>
      </w:r>
      <w:r w:rsidR="00A22CDB" w:rsidRPr="00DE6131">
        <w:rPr>
          <w:rFonts w:hint="cs"/>
          <w:rtl/>
        </w:rPr>
        <w:t xml:space="preserve"> واستثمار</w:t>
      </w:r>
      <w:r w:rsidR="007856EA" w:rsidRPr="00DE6131">
        <w:rPr>
          <w:rFonts w:hint="cs"/>
          <w:rtl/>
        </w:rPr>
        <w:t xml:space="preserve"> المرفق العام</w:t>
      </w:r>
      <w:r w:rsidR="00D965C1">
        <w:rPr>
          <w:rFonts w:hint="cs"/>
          <w:rtl/>
        </w:rPr>
        <w:t>،</w:t>
      </w:r>
      <w:r w:rsidR="007856EA" w:rsidRPr="00DE6131">
        <w:rPr>
          <w:rFonts w:hint="cs"/>
          <w:rtl/>
        </w:rPr>
        <w:t xml:space="preserve"> وبالتالي فالعائدات </w:t>
      </w:r>
      <w:r w:rsidR="00DF399D">
        <w:rPr>
          <w:rFonts w:hint="cs"/>
          <w:rtl/>
        </w:rPr>
        <w:t>في الأساس تمث</w:t>
      </w:r>
      <w:r w:rsidR="00A22CDB" w:rsidRPr="00DE6131">
        <w:rPr>
          <w:rFonts w:hint="cs"/>
          <w:rtl/>
        </w:rPr>
        <w:t xml:space="preserve">ل </w:t>
      </w:r>
      <w:r w:rsidR="007856EA" w:rsidRPr="00DE6131">
        <w:rPr>
          <w:rFonts w:hint="cs"/>
          <w:rtl/>
        </w:rPr>
        <w:t>ال</w:t>
      </w:r>
      <w:r w:rsidR="00DF399D">
        <w:rPr>
          <w:rFonts w:hint="cs"/>
          <w:rtl/>
        </w:rPr>
        <w:t>أجر</w:t>
      </w:r>
      <w:r w:rsidR="007856EA" w:rsidRPr="00DE6131">
        <w:rPr>
          <w:rFonts w:hint="cs"/>
          <w:rtl/>
        </w:rPr>
        <w:t xml:space="preserve">الذي يحصل عليه </w:t>
      </w:r>
      <w:r w:rsidR="00A22CDB" w:rsidRPr="00DE6131">
        <w:rPr>
          <w:rFonts w:hint="cs"/>
          <w:rtl/>
        </w:rPr>
        <w:t>صاحب</w:t>
      </w:r>
      <w:r w:rsidR="007856EA" w:rsidRPr="00DE6131">
        <w:rPr>
          <w:rFonts w:hint="cs"/>
          <w:rtl/>
        </w:rPr>
        <w:t xml:space="preserve"> </w:t>
      </w:r>
      <w:r w:rsidR="00A22CDB" w:rsidRPr="00DE6131">
        <w:rPr>
          <w:rFonts w:hint="cs"/>
          <w:rtl/>
        </w:rPr>
        <w:t>التفويض</w:t>
      </w:r>
      <w:r w:rsidR="007856EA" w:rsidRPr="00DE6131">
        <w:rPr>
          <w:rFonts w:hint="cs"/>
          <w:rtl/>
        </w:rPr>
        <w:t xml:space="preserve"> </w:t>
      </w:r>
      <w:r w:rsidR="00A22CDB" w:rsidRPr="00DE6131">
        <w:rPr>
          <w:rFonts w:hint="cs"/>
          <w:rtl/>
        </w:rPr>
        <w:t xml:space="preserve">في مقابل </w:t>
      </w:r>
      <w:r w:rsidR="000157E4" w:rsidRPr="00DE6131">
        <w:rPr>
          <w:rFonts w:hint="cs"/>
          <w:rtl/>
        </w:rPr>
        <w:t>استثماراته</w:t>
      </w:r>
      <w:r w:rsidR="007856EA" w:rsidRPr="00DE6131">
        <w:rPr>
          <w:rFonts w:hint="cs"/>
          <w:rtl/>
        </w:rPr>
        <w:t xml:space="preserve"> سواء </w:t>
      </w:r>
      <w:r w:rsidR="00A22CDB" w:rsidRPr="00DE6131">
        <w:rPr>
          <w:rFonts w:hint="cs"/>
          <w:rtl/>
        </w:rPr>
        <w:t>كانت</w:t>
      </w:r>
      <w:r w:rsidR="007856EA" w:rsidRPr="00DE6131">
        <w:rPr>
          <w:rFonts w:hint="cs"/>
          <w:rtl/>
        </w:rPr>
        <w:t xml:space="preserve"> </w:t>
      </w:r>
      <w:r w:rsidR="00A22CDB" w:rsidRPr="00DE6131">
        <w:rPr>
          <w:rFonts w:hint="cs"/>
          <w:rtl/>
        </w:rPr>
        <w:t>هذه ال</w:t>
      </w:r>
      <w:r w:rsidR="00DF399D">
        <w:rPr>
          <w:rFonts w:hint="cs"/>
          <w:rtl/>
        </w:rPr>
        <w:t>إ</w:t>
      </w:r>
      <w:r w:rsidR="007856EA" w:rsidRPr="00DE6131">
        <w:rPr>
          <w:rFonts w:hint="cs"/>
          <w:rtl/>
        </w:rPr>
        <w:t xml:space="preserve">ستثمارات </w:t>
      </w:r>
      <w:r w:rsidR="000157E4" w:rsidRPr="00DE6131">
        <w:rPr>
          <w:rFonts w:hint="cs"/>
          <w:rtl/>
        </w:rPr>
        <w:t>ضخمة تتضم</w:t>
      </w:r>
      <w:r w:rsidR="000157E4" w:rsidRPr="00DE6131">
        <w:rPr>
          <w:rtl/>
        </w:rPr>
        <w:t>ن</w:t>
      </w:r>
      <w:r w:rsidR="00DF399D">
        <w:rPr>
          <w:rFonts w:hint="cs"/>
          <w:rtl/>
        </w:rPr>
        <w:t xml:space="preserve"> إ</w:t>
      </w:r>
      <w:r w:rsidR="00A22CDB" w:rsidRPr="00DE6131">
        <w:rPr>
          <w:rFonts w:hint="cs"/>
          <w:rtl/>
        </w:rPr>
        <w:t>قامة</w:t>
      </w:r>
      <w:r w:rsidR="007856EA" w:rsidRPr="00DE6131">
        <w:rPr>
          <w:rFonts w:hint="cs"/>
          <w:rtl/>
        </w:rPr>
        <w:t xml:space="preserve"> المرافق</w:t>
      </w:r>
      <w:r w:rsidR="00A22CDB" w:rsidRPr="00DE6131">
        <w:rPr>
          <w:rFonts w:hint="cs"/>
          <w:rtl/>
        </w:rPr>
        <w:t xml:space="preserve"> العامة</w:t>
      </w:r>
      <w:r w:rsidR="00DF399D">
        <w:rPr>
          <w:rFonts w:hint="cs"/>
          <w:rtl/>
        </w:rPr>
        <w:t xml:space="preserve"> وتسييرها أ</w:t>
      </w:r>
      <w:r w:rsidR="007856EA" w:rsidRPr="00DE6131">
        <w:rPr>
          <w:rFonts w:hint="cs"/>
          <w:rtl/>
        </w:rPr>
        <w:t xml:space="preserve">و استثمارات محدودة </w:t>
      </w:r>
      <w:r w:rsidR="00A22CDB" w:rsidRPr="00DE6131">
        <w:rPr>
          <w:rFonts w:hint="cs"/>
          <w:rtl/>
        </w:rPr>
        <w:t xml:space="preserve">تشمل </w:t>
      </w:r>
      <w:r w:rsidR="007856EA" w:rsidRPr="00DE6131">
        <w:rPr>
          <w:rFonts w:hint="cs"/>
          <w:rtl/>
        </w:rPr>
        <w:t xml:space="preserve">صيانة المرافق </w:t>
      </w:r>
      <w:r w:rsidR="000157E4" w:rsidRPr="00DE6131">
        <w:rPr>
          <w:rFonts w:hint="cs"/>
          <w:rtl/>
        </w:rPr>
        <w:t>وتسييرها فحس</w:t>
      </w:r>
      <w:r w:rsidR="000157E4" w:rsidRPr="00DE6131">
        <w:rPr>
          <w:rtl/>
        </w:rPr>
        <w:t>ب</w:t>
      </w:r>
      <w:r w:rsidR="00A22CDB" w:rsidRPr="00DE6131">
        <w:rPr>
          <w:rFonts w:hint="cs"/>
          <w:rtl/>
        </w:rPr>
        <w:t>، وتتجلى</w:t>
      </w:r>
      <w:r w:rsidR="00DF399D">
        <w:rPr>
          <w:rFonts w:hint="cs"/>
          <w:rtl/>
        </w:rPr>
        <w:t xml:space="preserve"> أ</w:t>
      </w:r>
      <w:r w:rsidR="007856EA" w:rsidRPr="00DE6131">
        <w:rPr>
          <w:rFonts w:hint="cs"/>
          <w:rtl/>
        </w:rPr>
        <w:t>همية العائدات كو</w:t>
      </w:r>
      <w:r w:rsidR="00A22CDB" w:rsidRPr="00DE6131">
        <w:rPr>
          <w:rFonts w:hint="cs"/>
          <w:rtl/>
        </w:rPr>
        <w:t>ن</w:t>
      </w:r>
      <w:r w:rsidR="007856EA" w:rsidRPr="00DE6131">
        <w:rPr>
          <w:rFonts w:hint="cs"/>
          <w:rtl/>
        </w:rPr>
        <w:t xml:space="preserve">ها </w:t>
      </w:r>
      <w:r w:rsidR="00A22CDB" w:rsidRPr="00DE6131">
        <w:rPr>
          <w:rFonts w:hint="cs"/>
          <w:rtl/>
        </w:rPr>
        <w:t xml:space="preserve">المحور الأساسي </w:t>
      </w:r>
      <w:r w:rsidR="007856EA" w:rsidRPr="00DE6131">
        <w:rPr>
          <w:rFonts w:hint="cs"/>
          <w:rtl/>
        </w:rPr>
        <w:t xml:space="preserve">في </w:t>
      </w:r>
      <w:r w:rsidR="00A22CDB" w:rsidRPr="00DE6131">
        <w:rPr>
          <w:rFonts w:hint="cs"/>
          <w:rtl/>
        </w:rPr>
        <w:t xml:space="preserve">عملية </w:t>
      </w:r>
      <w:r w:rsidR="00DF399D">
        <w:rPr>
          <w:rFonts w:hint="cs"/>
          <w:rtl/>
        </w:rPr>
        <w:t>الإ</w:t>
      </w:r>
      <w:r w:rsidR="007856EA" w:rsidRPr="00DE6131">
        <w:rPr>
          <w:rFonts w:hint="cs"/>
          <w:rtl/>
        </w:rPr>
        <w:t xml:space="preserve">ستثمار </w:t>
      </w:r>
      <w:r w:rsidR="00A22CDB" w:rsidRPr="00DE6131">
        <w:rPr>
          <w:rFonts w:hint="cs"/>
          <w:rtl/>
        </w:rPr>
        <w:t>بالاعتماد</w:t>
      </w:r>
      <w:r w:rsidR="007856EA" w:rsidRPr="00DE6131">
        <w:rPr>
          <w:rFonts w:hint="cs"/>
          <w:rtl/>
        </w:rPr>
        <w:t xml:space="preserve"> </w:t>
      </w:r>
      <w:r w:rsidR="00A22CDB" w:rsidRPr="00DE6131">
        <w:rPr>
          <w:rFonts w:hint="cs"/>
          <w:rtl/>
        </w:rPr>
        <w:t xml:space="preserve">على أسلوب </w:t>
      </w:r>
      <w:r w:rsidR="007856EA" w:rsidRPr="00DE6131">
        <w:rPr>
          <w:rFonts w:hint="cs"/>
          <w:rtl/>
        </w:rPr>
        <w:t xml:space="preserve">تفويض </w:t>
      </w:r>
      <w:r w:rsidR="00DF399D">
        <w:rPr>
          <w:rFonts w:hint="cs"/>
          <w:rtl/>
        </w:rPr>
        <w:t>المرافق العامة</w:t>
      </w:r>
      <w:r w:rsidR="00A22CDB" w:rsidRPr="00DE6131">
        <w:rPr>
          <w:rFonts w:hint="cs"/>
          <w:rtl/>
        </w:rPr>
        <w:t xml:space="preserve">، </w:t>
      </w:r>
      <w:r w:rsidR="007856EA" w:rsidRPr="00DE6131">
        <w:rPr>
          <w:rFonts w:hint="cs"/>
          <w:rtl/>
        </w:rPr>
        <w:t xml:space="preserve">فهي محرك </w:t>
      </w:r>
      <w:r w:rsidR="00A22CDB" w:rsidRPr="00DE6131">
        <w:rPr>
          <w:rFonts w:hint="cs"/>
          <w:rtl/>
        </w:rPr>
        <w:t xml:space="preserve">عملية التعاقد وهي الباعث </w:t>
      </w:r>
      <w:r w:rsidR="000157E4" w:rsidRPr="00DE6131">
        <w:rPr>
          <w:rFonts w:hint="cs"/>
          <w:rtl/>
        </w:rPr>
        <w:t>المباشر الذ</w:t>
      </w:r>
      <w:r w:rsidR="000157E4" w:rsidRPr="00DE6131">
        <w:rPr>
          <w:rtl/>
        </w:rPr>
        <w:t>ي</w:t>
      </w:r>
      <w:r w:rsidR="007856EA" w:rsidRPr="00DE6131">
        <w:rPr>
          <w:rFonts w:hint="cs"/>
          <w:rtl/>
        </w:rPr>
        <w:t xml:space="preserve"> </w:t>
      </w:r>
      <w:r w:rsidR="00A22CDB" w:rsidRPr="00DE6131">
        <w:rPr>
          <w:rFonts w:hint="cs"/>
          <w:rtl/>
        </w:rPr>
        <w:t>يدفع</w:t>
      </w:r>
      <w:r w:rsidR="007856EA" w:rsidRPr="00DE6131">
        <w:rPr>
          <w:rFonts w:hint="cs"/>
          <w:rtl/>
        </w:rPr>
        <w:t xml:space="preserve"> المتعاقد نحو الاستثمار في المرفق العمومي </w:t>
      </w:r>
      <w:r w:rsidR="00A22CDB" w:rsidRPr="00DE6131">
        <w:rPr>
          <w:rFonts w:hint="cs"/>
          <w:rtl/>
        </w:rPr>
        <w:t>ل</w:t>
      </w:r>
      <w:r w:rsidR="007856EA" w:rsidRPr="00DE6131">
        <w:rPr>
          <w:rFonts w:hint="cs"/>
          <w:rtl/>
        </w:rPr>
        <w:t>جني ال</w:t>
      </w:r>
      <w:r w:rsidR="00DF399D">
        <w:rPr>
          <w:rFonts w:hint="cs"/>
          <w:rtl/>
        </w:rPr>
        <w:t>أ</w:t>
      </w:r>
      <w:r w:rsidR="007856EA" w:rsidRPr="00DE6131">
        <w:rPr>
          <w:rFonts w:hint="cs"/>
          <w:rtl/>
        </w:rPr>
        <w:t>رباح</w:t>
      </w:r>
      <w:r w:rsidR="00225763">
        <w:rPr>
          <w:rFonts w:hint="cs"/>
          <w:rtl/>
        </w:rPr>
        <w:t>،</w:t>
      </w:r>
      <w:r w:rsidR="007856EA" w:rsidRPr="00DE6131">
        <w:rPr>
          <w:rFonts w:hint="cs"/>
          <w:rtl/>
        </w:rPr>
        <w:t xml:space="preserve"> حيث </w:t>
      </w:r>
      <w:r w:rsidR="00C43B6F">
        <w:rPr>
          <w:rFonts w:hint="cs"/>
          <w:rtl/>
        </w:rPr>
        <w:t>تعتبر</w:t>
      </w:r>
      <w:r w:rsidR="007856EA" w:rsidRPr="00DE6131">
        <w:rPr>
          <w:rFonts w:hint="cs"/>
          <w:rtl/>
        </w:rPr>
        <w:t xml:space="preserve">العائدات تعتبر </w:t>
      </w:r>
      <w:r w:rsidR="00C43B6F">
        <w:rPr>
          <w:rFonts w:hint="cs"/>
          <w:rtl/>
        </w:rPr>
        <w:t>محرك</w:t>
      </w:r>
      <w:r w:rsidR="007856EA" w:rsidRPr="00DE6131">
        <w:rPr>
          <w:rFonts w:hint="cs"/>
          <w:rtl/>
        </w:rPr>
        <w:t xml:space="preserve"> لاستثمار المرفق العام</w:t>
      </w:r>
      <w:r w:rsidR="00BA589C">
        <w:rPr>
          <w:rFonts w:hint="cs"/>
          <w:rtl/>
        </w:rPr>
        <w:t>.</w:t>
      </w:r>
    </w:p>
    <w:p w14:paraId="446F0218" w14:textId="10064494" w:rsidR="007856EA" w:rsidRPr="00DE6131" w:rsidRDefault="00A22CDB" w:rsidP="009F7022">
      <w:pPr>
        <w:rPr>
          <w:color w:val="000000" w:themeColor="text1"/>
          <w:rtl/>
        </w:rPr>
      </w:pPr>
      <w:r w:rsidRPr="00DE6131">
        <w:rPr>
          <w:rFonts w:hint="cs"/>
          <w:color w:val="000000" w:themeColor="text1"/>
          <w:rtl/>
        </w:rPr>
        <w:t xml:space="preserve">وبالتالي حرصت جل </w:t>
      </w:r>
      <w:r w:rsidR="00930FE9" w:rsidRPr="00DE6131">
        <w:rPr>
          <w:rFonts w:hint="cs"/>
          <w:color w:val="000000" w:themeColor="text1"/>
          <w:rtl/>
        </w:rPr>
        <w:t>التشريعات على</w:t>
      </w:r>
      <w:r w:rsidR="007856EA" w:rsidRPr="00DE6131">
        <w:rPr>
          <w:rFonts w:hint="cs"/>
          <w:color w:val="000000" w:themeColor="text1"/>
          <w:rtl/>
        </w:rPr>
        <w:t xml:space="preserve"> </w:t>
      </w:r>
      <w:r w:rsidRPr="00DE6131">
        <w:rPr>
          <w:rFonts w:hint="cs"/>
          <w:color w:val="000000" w:themeColor="text1"/>
          <w:rtl/>
        </w:rPr>
        <w:t>تعميق</w:t>
      </w:r>
      <w:r w:rsidR="007856EA" w:rsidRPr="00DE6131">
        <w:rPr>
          <w:rFonts w:hint="cs"/>
          <w:color w:val="000000" w:themeColor="text1"/>
          <w:rtl/>
        </w:rPr>
        <w:t xml:space="preserve"> مصادر العائدات</w:t>
      </w:r>
      <w:r w:rsidRPr="00DE6131">
        <w:rPr>
          <w:rFonts w:hint="cs"/>
          <w:color w:val="000000" w:themeColor="text1"/>
          <w:rtl/>
        </w:rPr>
        <w:t xml:space="preserve"> المالية من </w:t>
      </w:r>
      <w:r w:rsidR="00930FE9" w:rsidRPr="00DE6131">
        <w:rPr>
          <w:rFonts w:hint="cs"/>
          <w:color w:val="000000" w:themeColor="text1"/>
          <w:rtl/>
        </w:rPr>
        <w:t>أجل ضمان</w:t>
      </w:r>
      <w:r w:rsidR="007856EA" w:rsidRPr="00DE6131">
        <w:rPr>
          <w:rFonts w:hint="cs"/>
          <w:color w:val="000000" w:themeColor="text1"/>
          <w:rtl/>
        </w:rPr>
        <w:t xml:space="preserve"> </w:t>
      </w:r>
      <w:r w:rsidR="00930FE9" w:rsidRPr="00DE6131">
        <w:rPr>
          <w:rFonts w:hint="cs"/>
          <w:color w:val="000000" w:themeColor="text1"/>
          <w:rtl/>
        </w:rPr>
        <w:t>تكاليف</w:t>
      </w:r>
      <w:r w:rsidR="00BA589C">
        <w:rPr>
          <w:rFonts w:hint="cs"/>
          <w:color w:val="000000" w:themeColor="text1"/>
          <w:rtl/>
        </w:rPr>
        <w:t xml:space="preserve"> الإ</w:t>
      </w:r>
      <w:r w:rsidR="007856EA" w:rsidRPr="00DE6131">
        <w:rPr>
          <w:rFonts w:hint="cs"/>
          <w:color w:val="000000" w:themeColor="text1"/>
          <w:rtl/>
        </w:rPr>
        <w:t>ستثمار فلم تعد تفويضات المرفق العام ترتبط فقط ب</w:t>
      </w:r>
      <w:r w:rsidR="00F432A8">
        <w:rPr>
          <w:rFonts w:hint="cs"/>
          <w:color w:val="000000" w:themeColor="text1"/>
          <w:rtl/>
        </w:rPr>
        <w:t>العائدات المحصلة من المرتفقين وإ</w:t>
      </w:r>
      <w:r w:rsidR="007856EA" w:rsidRPr="00DE6131">
        <w:rPr>
          <w:rFonts w:hint="cs"/>
          <w:color w:val="000000" w:themeColor="text1"/>
          <w:rtl/>
        </w:rPr>
        <w:t xml:space="preserve">نما </w:t>
      </w:r>
      <w:r w:rsidR="00F432A8">
        <w:rPr>
          <w:rFonts w:hint="cs"/>
          <w:color w:val="000000" w:themeColor="text1"/>
          <w:rtl/>
        </w:rPr>
        <w:t>اتسعت</w:t>
      </w:r>
      <w:r w:rsidR="007856EA" w:rsidRPr="00DE6131">
        <w:rPr>
          <w:rFonts w:hint="cs"/>
          <w:color w:val="000000" w:themeColor="text1"/>
          <w:rtl/>
        </w:rPr>
        <w:t xml:space="preserve"> </w:t>
      </w:r>
      <w:r w:rsidR="009F7022">
        <w:rPr>
          <w:rFonts w:hint="cs"/>
          <w:color w:val="000000" w:themeColor="text1"/>
          <w:rtl/>
        </w:rPr>
        <w:t>لتشمل</w:t>
      </w:r>
      <w:r w:rsidR="007856EA" w:rsidRPr="00DE6131">
        <w:rPr>
          <w:rFonts w:hint="cs"/>
          <w:color w:val="000000" w:themeColor="text1"/>
          <w:rtl/>
        </w:rPr>
        <w:t xml:space="preserve"> مصادر </w:t>
      </w:r>
      <w:r w:rsidR="00930FE9" w:rsidRPr="00DE6131">
        <w:rPr>
          <w:rFonts w:hint="cs"/>
          <w:color w:val="000000" w:themeColor="text1"/>
          <w:rtl/>
        </w:rPr>
        <w:t xml:space="preserve">مختلفة تشكل في مجموعها </w:t>
      </w:r>
      <w:r w:rsidR="009F7022">
        <w:rPr>
          <w:rFonts w:hint="cs"/>
          <w:color w:val="000000" w:themeColor="text1"/>
          <w:rtl/>
        </w:rPr>
        <w:t>عائدات للمشاريع العامة المفوضة إلا أ</w:t>
      </w:r>
      <w:r w:rsidR="00930FE9" w:rsidRPr="00DE6131">
        <w:rPr>
          <w:rFonts w:hint="cs"/>
          <w:color w:val="000000" w:themeColor="text1"/>
          <w:rtl/>
        </w:rPr>
        <w:t>ن المبالغ التي يدفعها المنتفعون تشكل أهم هذه المصادر.</w:t>
      </w:r>
      <w:r w:rsidR="007856EA" w:rsidRPr="00DE6131">
        <w:rPr>
          <w:rFonts w:hint="cs"/>
          <w:color w:val="000000" w:themeColor="text1"/>
          <w:rtl/>
        </w:rPr>
        <w:t xml:space="preserve"> </w:t>
      </w:r>
    </w:p>
    <w:p w14:paraId="1E55DB2C" w14:textId="43526607" w:rsidR="007856EA" w:rsidRPr="00DE6131" w:rsidRDefault="008D2C26" w:rsidP="00D74548">
      <w:pPr>
        <w:rPr>
          <w:sz w:val="24"/>
          <w:szCs w:val="24"/>
          <w:rtl/>
        </w:rPr>
      </w:pPr>
      <w:r>
        <w:rPr>
          <w:rFonts w:hint="cs"/>
          <w:rtl/>
        </w:rPr>
        <w:lastRenderedPageBreak/>
        <w:t>و</w:t>
      </w:r>
      <w:r w:rsidR="00714075" w:rsidRPr="00DE6131">
        <w:rPr>
          <w:rFonts w:hint="cs"/>
          <w:rtl/>
        </w:rPr>
        <w:t xml:space="preserve">تكون مجموع المبالغ التي يحصلها المفوض له على شكل </w:t>
      </w:r>
      <w:r w:rsidR="007856EA" w:rsidRPr="00DE6131">
        <w:rPr>
          <w:rFonts w:hint="cs"/>
          <w:rtl/>
        </w:rPr>
        <w:t xml:space="preserve">رسوم من </w:t>
      </w:r>
      <w:r w:rsidR="00714075" w:rsidRPr="00DE6131">
        <w:rPr>
          <w:rFonts w:hint="cs"/>
          <w:rtl/>
        </w:rPr>
        <w:t>مستخدمي</w:t>
      </w:r>
      <w:r w:rsidR="007856EA" w:rsidRPr="00DE6131">
        <w:rPr>
          <w:rFonts w:hint="cs"/>
          <w:rtl/>
        </w:rPr>
        <w:t xml:space="preserve"> </w:t>
      </w:r>
      <w:r w:rsidR="00714075" w:rsidRPr="00DE6131">
        <w:rPr>
          <w:rFonts w:hint="cs"/>
          <w:rtl/>
        </w:rPr>
        <w:t>المرفق</w:t>
      </w:r>
      <w:r w:rsidR="007856EA" w:rsidRPr="00DE6131">
        <w:rPr>
          <w:rFonts w:hint="cs"/>
          <w:rtl/>
        </w:rPr>
        <w:t xml:space="preserve"> </w:t>
      </w:r>
      <w:r w:rsidR="00714075" w:rsidRPr="00DE6131">
        <w:rPr>
          <w:rFonts w:hint="cs"/>
          <w:rtl/>
        </w:rPr>
        <w:t xml:space="preserve">العام فهي تمثل </w:t>
      </w:r>
      <w:r w:rsidR="007856EA" w:rsidRPr="00DE6131">
        <w:rPr>
          <w:rFonts w:hint="cs"/>
          <w:rtl/>
        </w:rPr>
        <w:t xml:space="preserve">المقابل المالي الذي </w:t>
      </w:r>
      <w:r w:rsidR="003E1018" w:rsidRPr="00DE6131">
        <w:rPr>
          <w:rFonts w:hint="cs"/>
          <w:rtl/>
        </w:rPr>
        <w:t>يتقاضاه</w:t>
      </w:r>
      <w:r w:rsidR="003E1018" w:rsidRPr="00DE6131">
        <w:rPr>
          <w:rtl/>
        </w:rPr>
        <w:t>ا</w:t>
      </w:r>
      <w:r w:rsidR="007856EA" w:rsidRPr="00DE6131">
        <w:rPr>
          <w:rFonts w:hint="cs"/>
          <w:rtl/>
        </w:rPr>
        <w:t xml:space="preserve"> كنتيجة مباشرة </w:t>
      </w:r>
      <w:r w:rsidR="00714075" w:rsidRPr="00DE6131">
        <w:rPr>
          <w:rFonts w:hint="cs"/>
          <w:rtl/>
        </w:rPr>
        <w:t>لاستغلال و</w:t>
      </w:r>
      <w:r w:rsidR="007856EA" w:rsidRPr="00DE6131">
        <w:rPr>
          <w:rFonts w:hint="cs"/>
          <w:rtl/>
        </w:rPr>
        <w:t xml:space="preserve">استثمار المرفق العام </w:t>
      </w:r>
      <w:r w:rsidR="005D790F" w:rsidRPr="00DE6131">
        <w:rPr>
          <w:rFonts w:hint="cs"/>
          <w:rtl/>
        </w:rPr>
        <w:t xml:space="preserve">وفي هذا السياق فقد </w:t>
      </w:r>
      <w:r>
        <w:rPr>
          <w:rFonts w:hint="cs"/>
          <w:rtl/>
        </w:rPr>
        <w:t>أ</w:t>
      </w:r>
      <w:r w:rsidR="007856EA" w:rsidRPr="00DE6131">
        <w:rPr>
          <w:rFonts w:hint="cs"/>
          <w:rtl/>
        </w:rPr>
        <w:t xml:space="preserve">لزم المشرع الفرنسي من خلال قانون سابان لعام </w:t>
      </w:r>
      <w:r w:rsidR="007856EA" w:rsidRPr="008D2C26">
        <w:rPr>
          <w:rFonts w:hint="cs"/>
          <w:sz w:val="24"/>
          <w:szCs w:val="24"/>
          <w:rtl/>
        </w:rPr>
        <w:t>1993</w:t>
      </w:r>
      <w:r w:rsidR="007856EA" w:rsidRPr="008D2C26">
        <w:rPr>
          <w:rFonts w:hint="cs"/>
          <w:rtl/>
        </w:rPr>
        <w:t xml:space="preserve"> </w:t>
      </w:r>
      <w:r w:rsidR="007856EA" w:rsidRPr="00DE6131">
        <w:rPr>
          <w:rFonts w:hint="cs"/>
          <w:rtl/>
        </w:rPr>
        <w:t>وكذلك ال</w:t>
      </w:r>
      <w:r>
        <w:rPr>
          <w:rFonts w:hint="cs"/>
          <w:rtl/>
        </w:rPr>
        <w:t>إجتهاد القضائي بأ</w:t>
      </w:r>
      <w:r w:rsidR="007856EA" w:rsidRPr="00DE6131">
        <w:rPr>
          <w:rFonts w:hint="cs"/>
          <w:rtl/>
        </w:rPr>
        <w:t xml:space="preserve">ن </w:t>
      </w:r>
      <w:r w:rsidR="005D790F" w:rsidRPr="00DE6131">
        <w:rPr>
          <w:rFonts w:hint="cs"/>
          <w:rtl/>
        </w:rPr>
        <w:t>ينص</w:t>
      </w:r>
      <w:r w:rsidR="007856EA" w:rsidRPr="00DE6131">
        <w:rPr>
          <w:rFonts w:hint="cs"/>
          <w:rtl/>
        </w:rPr>
        <w:t xml:space="preserve"> عقد التفويض </w:t>
      </w:r>
      <w:r w:rsidR="005D790F" w:rsidRPr="00DE6131">
        <w:rPr>
          <w:rFonts w:hint="cs"/>
          <w:rtl/>
        </w:rPr>
        <w:t>بشكل خاص وواضح على هذه</w:t>
      </w:r>
      <w:r w:rsidR="007856EA" w:rsidRPr="00DE6131">
        <w:rPr>
          <w:rFonts w:hint="cs"/>
          <w:rtl/>
        </w:rPr>
        <w:t xml:space="preserve"> الرسوم مع </w:t>
      </w:r>
      <w:r w:rsidR="005D790F" w:rsidRPr="00DE6131">
        <w:rPr>
          <w:rFonts w:hint="cs"/>
          <w:rtl/>
        </w:rPr>
        <w:t>ذكر</w:t>
      </w:r>
      <w:r w:rsidR="007856EA" w:rsidRPr="00DE6131">
        <w:rPr>
          <w:rFonts w:hint="cs"/>
          <w:rtl/>
        </w:rPr>
        <w:t xml:space="preserve"> </w:t>
      </w:r>
      <w:r w:rsidR="005D790F" w:rsidRPr="00DE6131">
        <w:rPr>
          <w:rFonts w:hint="cs"/>
          <w:rtl/>
        </w:rPr>
        <w:t>ال</w:t>
      </w:r>
      <w:r w:rsidR="007856EA" w:rsidRPr="00DE6131">
        <w:rPr>
          <w:rFonts w:hint="cs"/>
          <w:rtl/>
        </w:rPr>
        <w:t>عوامل و</w:t>
      </w:r>
      <w:r w:rsidR="005D790F" w:rsidRPr="00DE6131">
        <w:rPr>
          <w:rFonts w:hint="cs"/>
          <w:rtl/>
        </w:rPr>
        <w:t>ال</w:t>
      </w:r>
      <w:r w:rsidR="007856EA" w:rsidRPr="00DE6131">
        <w:rPr>
          <w:rFonts w:hint="cs"/>
          <w:rtl/>
        </w:rPr>
        <w:t xml:space="preserve">مؤشرات </w:t>
      </w:r>
      <w:r w:rsidR="005D790F" w:rsidRPr="00DE6131">
        <w:rPr>
          <w:rFonts w:hint="cs"/>
          <w:rtl/>
        </w:rPr>
        <w:t>التي تساهم في تحديده</w:t>
      </w:r>
      <w:r>
        <w:rPr>
          <w:rFonts w:hint="cs"/>
          <w:rtl/>
        </w:rPr>
        <w:t xml:space="preserve"> على أ</w:t>
      </w:r>
      <w:r w:rsidR="007856EA" w:rsidRPr="00DE6131">
        <w:rPr>
          <w:rFonts w:hint="cs"/>
          <w:rtl/>
        </w:rPr>
        <w:t xml:space="preserve">ن </w:t>
      </w:r>
      <w:r w:rsidR="005D790F" w:rsidRPr="00DE6131">
        <w:rPr>
          <w:rFonts w:hint="cs"/>
          <w:rtl/>
        </w:rPr>
        <w:t>تكون هذه الرسوم كافية ل</w:t>
      </w:r>
      <w:r w:rsidR="007856EA" w:rsidRPr="00DE6131">
        <w:rPr>
          <w:rFonts w:hint="cs"/>
          <w:rtl/>
        </w:rPr>
        <w:t>تغطية تكاليف ال</w:t>
      </w:r>
      <w:r>
        <w:rPr>
          <w:rFonts w:hint="cs"/>
          <w:rtl/>
        </w:rPr>
        <w:t>إ</w:t>
      </w:r>
      <w:r w:rsidR="007856EA" w:rsidRPr="00DE6131">
        <w:rPr>
          <w:rFonts w:hint="cs"/>
          <w:rtl/>
        </w:rPr>
        <w:t>ستثمار</w:t>
      </w:r>
      <w:r w:rsidR="005D790F" w:rsidRPr="00DE6131">
        <w:rPr>
          <w:rFonts w:hint="cs"/>
          <w:rtl/>
        </w:rPr>
        <w:t>وتنظيم  و</w:t>
      </w:r>
      <w:r w:rsidR="007856EA" w:rsidRPr="00DE6131">
        <w:rPr>
          <w:rFonts w:hint="cs"/>
          <w:rtl/>
        </w:rPr>
        <w:t xml:space="preserve">صيانة </w:t>
      </w:r>
      <w:r w:rsidR="005D790F" w:rsidRPr="00DE6131">
        <w:rPr>
          <w:rFonts w:hint="cs"/>
          <w:rtl/>
        </w:rPr>
        <w:t>المرفق فالإدارة يجب أن تت</w:t>
      </w:r>
      <w:r w:rsidR="002517B1">
        <w:rPr>
          <w:rFonts w:hint="cs"/>
          <w:rtl/>
        </w:rPr>
        <w:t>د</w:t>
      </w:r>
      <w:r w:rsidR="005D790F" w:rsidRPr="00DE6131">
        <w:rPr>
          <w:rFonts w:hint="cs"/>
          <w:rtl/>
        </w:rPr>
        <w:t>خل في تحديد هذه الرسوم من أجل</w:t>
      </w:r>
      <w:r w:rsidR="007856EA" w:rsidRPr="00DE6131">
        <w:rPr>
          <w:rFonts w:hint="cs"/>
          <w:rtl/>
        </w:rPr>
        <w:t xml:space="preserve"> </w:t>
      </w:r>
      <w:r w:rsidR="005D790F" w:rsidRPr="00DE6131">
        <w:rPr>
          <w:rFonts w:hint="cs"/>
          <w:rtl/>
        </w:rPr>
        <w:t xml:space="preserve">حماية </w:t>
      </w:r>
      <w:r w:rsidR="007856EA" w:rsidRPr="00DE6131">
        <w:rPr>
          <w:rFonts w:hint="cs"/>
          <w:rtl/>
        </w:rPr>
        <w:t xml:space="preserve"> مبد</w:t>
      </w:r>
      <w:r w:rsidR="002517B1">
        <w:rPr>
          <w:rFonts w:hint="cs"/>
          <w:rtl/>
        </w:rPr>
        <w:t>أ</w:t>
      </w:r>
      <w:r w:rsidR="007856EA" w:rsidRPr="00DE6131">
        <w:rPr>
          <w:rFonts w:hint="cs"/>
          <w:rtl/>
        </w:rPr>
        <w:t xml:space="preserve"> المساوات بين</w:t>
      </w:r>
      <w:r w:rsidR="005D790F" w:rsidRPr="00DE6131">
        <w:rPr>
          <w:rFonts w:hint="cs"/>
          <w:rtl/>
        </w:rPr>
        <w:t xml:space="preserve"> كافة </w:t>
      </w:r>
      <w:r w:rsidR="007856EA" w:rsidRPr="00DE6131">
        <w:rPr>
          <w:rFonts w:hint="cs"/>
          <w:rtl/>
        </w:rPr>
        <w:t xml:space="preserve"> المنتفعين من المرفق العام</w:t>
      </w:r>
      <w:r w:rsidR="007856EA" w:rsidRPr="00DE6131">
        <w:rPr>
          <w:rStyle w:val="Appelnotedebasdep"/>
          <w:color w:val="000000" w:themeColor="text1"/>
          <w:rtl/>
        </w:rPr>
        <w:footnoteReference w:id="402"/>
      </w:r>
      <w:r w:rsidR="005D790F" w:rsidRPr="00DE6131">
        <w:rPr>
          <w:rFonts w:hint="cs"/>
          <w:sz w:val="24"/>
          <w:szCs w:val="24"/>
          <w:rtl/>
        </w:rPr>
        <w:t xml:space="preserve"> </w:t>
      </w:r>
      <w:r w:rsidR="002517B1">
        <w:rPr>
          <w:rFonts w:hint="cs"/>
          <w:rtl/>
        </w:rPr>
        <w:t>إ</w:t>
      </w:r>
      <w:r w:rsidR="007856EA" w:rsidRPr="00DE6131">
        <w:rPr>
          <w:rFonts w:hint="cs"/>
          <w:rtl/>
        </w:rPr>
        <w:t xml:space="preserve">لا </w:t>
      </w:r>
      <w:r w:rsidR="005D790F" w:rsidRPr="00DE6131">
        <w:rPr>
          <w:rFonts w:hint="cs"/>
          <w:rtl/>
        </w:rPr>
        <w:t>أن هذا</w:t>
      </w:r>
      <w:r w:rsidR="007856EA" w:rsidRPr="00DE6131">
        <w:rPr>
          <w:rFonts w:hint="cs"/>
          <w:rtl/>
        </w:rPr>
        <w:t xml:space="preserve"> </w:t>
      </w:r>
      <w:r w:rsidR="000157E4" w:rsidRPr="00DE6131">
        <w:rPr>
          <w:rFonts w:hint="cs"/>
          <w:rtl/>
        </w:rPr>
        <w:t>المبدأ</w:t>
      </w:r>
      <w:r w:rsidR="007856EA" w:rsidRPr="00DE6131">
        <w:rPr>
          <w:rFonts w:hint="cs"/>
          <w:rtl/>
        </w:rPr>
        <w:t xml:space="preserve">  </w:t>
      </w:r>
      <w:r w:rsidR="000157E4" w:rsidRPr="00DE6131">
        <w:rPr>
          <w:rFonts w:hint="cs"/>
          <w:rtl/>
        </w:rPr>
        <w:t>لا يمك</w:t>
      </w:r>
      <w:r w:rsidR="000157E4" w:rsidRPr="00DE6131">
        <w:rPr>
          <w:rtl/>
        </w:rPr>
        <w:t>ن</w:t>
      </w:r>
      <w:r w:rsidR="005D790F" w:rsidRPr="00DE6131">
        <w:rPr>
          <w:rFonts w:hint="cs"/>
          <w:rtl/>
        </w:rPr>
        <w:t xml:space="preserve"> أن يمنع</w:t>
      </w:r>
      <w:r w:rsidR="007856EA" w:rsidRPr="00DE6131">
        <w:rPr>
          <w:rFonts w:hint="cs"/>
          <w:rtl/>
        </w:rPr>
        <w:t xml:space="preserve"> </w:t>
      </w:r>
      <w:r w:rsidR="005D790F" w:rsidRPr="00DE6131">
        <w:rPr>
          <w:rFonts w:hint="cs"/>
          <w:rtl/>
        </w:rPr>
        <w:t>من</w:t>
      </w:r>
      <w:r w:rsidR="007856EA" w:rsidRPr="00DE6131">
        <w:rPr>
          <w:rFonts w:hint="cs"/>
          <w:rtl/>
        </w:rPr>
        <w:t xml:space="preserve"> وجود </w:t>
      </w:r>
      <w:r w:rsidR="005D790F" w:rsidRPr="00DE6131">
        <w:rPr>
          <w:rFonts w:hint="cs"/>
          <w:rtl/>
        </w:rPr>
        <w:t>تمييز</w:t>
      </w:r>
      <w:r w:rsidR="000157E4" w:rsidRPr="00DE6131">
        <w:rPr>
          <w:rFonts w:hint="cs"/>
          <w:rtl/>
        </w:rPr>
        <w:t xml:space="preserve"> </w:t>
      </w:r>
      <w:r w:rsidR="007856EA" w:rsidRPr="00DE6131">
        <w:rPr>
          <w:rFonts w:hint="cs"/>
          <w:rtl/>
        </w:rPr>
        <w:t>في المعاملة بين المنتفعين على سبيل ال</w:t>
      </w:r>
      <w:r w:rsidR="002517B1">
        <w:rPr>
          <w:rFonts w:hint="cs"/>
          <w:rtl/>
        </w:rPr>
        <w:t>إ</w:t>
      </w:r>
      <w:r w:rsidR="007856EA" w:rsidRPr="00DE6131">
        <w:rPr>
          <w:rFonts w:hint="cs"/>
          <w:rtl/>
        </w:rPr>
        <w:t>ستثناء و</w:t>
      </w:r>
      <w:r w:rsidR="005D790F" w:rsidRPr="00DE6131">
        <w:rPr>
          <w:rFonts w:hint="cs"/>
          <w:rtl/>
        </w:rPr>
        <w:t xml:space="preserve">يرجع </w:t>
      </w:r>
      <w:r w:rsidR="007856EA" w:rsidRPr="00DE6131">
        <w:rPr>
          <w:rFonts w:hint="cs"/>
          <w:rtl/>
        </w:rPr>
        <w:t xml:space="preserve">ذلك في </w:t>
      </w:r>
      <w:r w:rsidR="002517B1">
        <w:rPr>
          <w:rFonts w:hint="cs"/>
          <w:rtl/>
        </w:rPr>
        <w:t xml:space="preserve">إلى </w:t>
      </w:r>
      <w:r w:rsidR="00E11208">
        <w:rPr>
          <w:rFonts w:hint="cs"/>
          <w:rtl/>
        </w:rPr>
        <w:t>عدة إ</w:t>
      </w:r>
      <w:r w:rsidR="005D790F" w:rsidRPr="00DE6131">
        <w:rPr>
          <w:rFonts w:hint="cs"/>
          <w:rtl/>
        </w:rPr>
        <w:t>عتبارات تتمثل في موجبات المصلحة العامة</w:t>
      </w:r>
      <w:r w:rsidR="00E11208">
        <w:rPr>
          <w:rFonts w:hint="cs"/>
          <w:rtl/>
        </w:rPr>
        <w:t>،</w:t>
      </w:r>
      <w:r w:rsidR="005D790F" w:rsidRPr="00DE6131">
        <w:rPr>
          <w:rFonts w:hint="cs"/>
          <w:rtl/>
        </w:rPr>
        <w:t xml:space="preserve"> بالإضافة الى وجود المبرر في اختلاف ال</w:t>
      </w:r>
      <w:r w:rsidR="007856EA" w:rsidRPr="00DE6131">
        <w:rPr>
          <w:rFonts w:hint="cs"/>
          <w:rtl/>
        </w:rPr>
        <w:t xml:space="preserve">مراكز </w:t>
      </w:r>
      <w:r w:rsidR="005D790F" w:rsidRPr="00DE6131">
        <w:rPr>
          <w:rFonts w:hint="cs"/>
          <w:rtl/>
        </w:rPr>
        <w:t xml:space="preserve">القانونية </w:t>
      </w:r>
      <w:r w:rsidR="007856EA" w:rsidRPr="00DE6131">
        <w:rPr>
          <w:rFonts w:hint="cs"/>
          <w:rtl/>
        </w:rPr>
        <w:t>المنتفعين</w:t>
      </w:r>
      <w:r w:rsidR="007856EA" w:rsidRPr="00DE6131">
        <w:rPr>
          <w:rStyle w:val="Appelnotedebasdep"/>
          <w:color w:val="000000" w:themeColor="text1"/>
          <w:rtl/>
        </w:rPr>
        <w:footnoteReference w:id="403"/>
      </w:r>
      <w:r w:rsidR="00521689" w:rsidRPr="00DE6131">
        <w:rPr>
          <w:rFonts w:hint="cs"/>
          <w:rtl/>
        </w:rPr>
        <w:t>.</w:t>
      </w:r>
    </w:p>
    <w:p w14:paraId="6B90A20A" w14:textId="208F53F0" w:rsidR="007856EA" w:rsidRPr="00DE6131" w:rsidRDefault="000423BC" w:rsidP="00D74548">
      <w:pPr>
        <w:rPr>
          <w:rtl/>
        </w:rPr>
      </w:pPr>
      <w:r w:rsidRPr="00DE6131">
        <w:rPr>
          <w:rFonts w:hint="cs"/>
          <w:rtl/>
        </w:rPr>
        <w:t xml:space="preserve">وانطلاقا من </w:t>
      </w:r>
      <w:r w:rsidR="00E11208">
        <w:rPr>
          <w:rFonts w:hint="cs"/>
          <w:rtl/>
        </w:rPr>
        <w:t>ذلك فإ</w:t>
      </w:r>
      <w:r w:rsidR="007856EA" w:rsidRPr="00DE6131">
        <w:rPr>
          <w:rFonts w:hint="cs"/>
          <w:rtl/>
        </w:rPr>
        <w:t xml:space="preserve">ن </w:t>
      </w:r>
      <w:r w:rsidR="00CB1BA5" w:rsidRPr="00DE6131">
        <w:rPr>
          <w:rFonts w:hint="cs"/>
          <w:rtl/>
        </w:rPr>
        <w:t>فر</w:t>
      </w:r>
      <w:r w:rsidR="000157E4" w:rsidRPr="00DE6131">
        <w:rPr>
          <w:rFonts w:hint="cs"/>
          <w:rtl/>
        </w:rPr>
        <w:t>ض وتحديد</w:t>
      </w:r>
      <w:r w:rsidR="007856EA" w:rsidRPr="00DE6131">
        <w:rPr>
          <w:rFonts w:hint="cs"/>
          <w:rtl/>
        </w:rPr>
        <w:t xml:space="preserve"> رسوم </w:t>
      </w:r>
      <w:r w:rsidR="00CB1BA5" w:rsidRPr="00DE6131">
        <w:rPr>
          <w:rFonts w:hint="cs"/>
          <w:rtl/>
        </w:rPr>
        <w:t xml:space="preserve">بشكل خاص على فئة من </w:t>
      </w:r>
      <w:r w:rsidR="007856EA" w:rsidRPr="00DE6131">
        <w:rPr>
          <w:rFonts w:hint="cs"/>
          <w:rtl/>
        </w:rPr>
        <w:t xml:space="preserve">المنتفعين </w:t>
      </w:r>
      <w:r w:rsidR="00CB1BA5" w:rsidRPr="00DE6131">
        <w:rPr>
          <w:rFonts w:hint="cs"/>
          <w:rtl/>
        </w:rPr>
        <w:t xml:space="preserve">استنادا الى </w:t>
      </w:r>
      <w:r w:rsidR="007856EA" w:rsidRPr="00DE6131">
        <w:rPr>
          <w:rFonts w:hint="cs"/>
          <w:rtl/>
        </w:rPr>
        <w:t xml:space="preserve"> </w:t>
      </w:r>
      <w:r w:rsidR="00CB1BA5" w:rsidRPr="00DE6131">
        <w:rPr>
          <w:rFonts w:hint="cs"/>
          <w:rtl/>
        </w:rPr>
        <w:t>ال</w:t>
      </w:r>
      <w:r w:rsidR="00E11208">
        <w:rPr>
          <w:rFonts w:hint="cs"/>
          <w:rtl/>
        </w:rPr>
        <w:t>إ</w:t>
      </w:r>
      <w:r w:rsidR="00CB1BA5" w:rsidRPr="00DE6131">
        <w:rPr>
          <w:rFonts w:hint="cs"/>
          <w:rtl/>
        </w:rPr>
        <w:t xml:space="preserve">ختلاف في </w:t>
      </w:r>
      <w:r w:rsidR="007856EA" w:rsidRPr="00DE6131">
        <w:rPr>
          <w:rFonts w:hint="cs"/>
          <w:rtl/>
        </w:rPr>
        <w:t>مكان</w:t>
      </w:r>
      <w:r w:rsidR="00CB1BA5" w:rsidRPr="00DE6131">
        <w:rPr>
          <w:rFonts w:hint="cs"/>
          <w:rtl/>
        </w:rPr>
        <w:t xml:space="preserve"> الذي ينفذ فيه المرفق العام </w:t>
      </w:r>
      <w:r w:rsidR="00E11208">
        <w:rPr>
          <w:rFonts w:hint="cs"/>
          <w:rtl/>
        </w:rPr>
        <w:t>أ</w:t>
      </w:r>
      <w:r w:rsidR="007856EA" w:rsidRPr="00DE6131">
        <w:rPr>
          <w:rFonts w:hint="cs"/>
          <w:rtl/>
        </w:rPr>
        <w:t>و حجم ال</w:t>
      </w:r>
      <w:r w:rsidR="00E11208">
        <w:rPr>
          <w:rFonts w:hint="cs"/>
          <w:rtl/>
        </w:rPr>
        <w:t>إ</w:t>
      </w:r>
      <w:r w:rsidR="007856EA" w:rsidRPr="00DE6131">
        <w:rPr>
          <w:rFonts w:hint="cs"/>
          <w:rtl/>
        </w:rPr>
        <w:t xml:space="preserve">ستهلاك </w:t>
      </w:r>
      <w:r w:rsidR="000157E4" w:rsidRPr="00DE6131">
        <w:rPr>
          <w:rFonts w:hint="cs"/>
          <w:rtl/>
        </w:rPr>
        <w:t>لا يمك</w:t>
      </w:r>
      <w:r w:rsidR="000157E4" w:rsidRPr="00DE6131">
        <w:rPr>
          <w:rtl/>
        </w:rPr>
        <w:t>ن</w:t>
      </w:r>
      <w:r w:rsidR="00CB1BA5" w:rsidRPr="00DE6131">
        <w:rPr>
          <w:rFonts w:hint="cs"/>
          <w:rtl/>
        </w:rPr>
        <w:t xml:space="preserve"> أن يصنف مساسا بمبدأ</w:t>
      </w:r>
      <w:r w:rsidR="007856EA" w:rsidRPr="00DE6131">
        <w:rPr>
          <w:rFonts w:hint="cs"/>
          <w:rtl/>
        </w:rPr>
        <w:t xml:space="preserve"> المساوات </w:t>
      </w:r>
      <w:r w:rsidR="00CB1BA5" w:rsidRPr="00DE6131">
        <w:rPr>
          <w:rFonts w:hint="cs"/>
          <w:rtl/>
        </w:rPr>
        <w:t>فيما بين</w:t>
      </w:r>
      <w:r w:rsidR="007856EA" w:rsidRPr="00DE6131">
        <w:rPr>
          <w:rFonts w:hint="cs"/>
          <w:rtl/>
        </w:rPr>
        <w:t xml:space="preserve"> </w:t>
      </w:r>
      <w:r w:rsidR="00CB1BA5" w:rsidRPr="00DE6131">
        <w:rPr>
          <w:rFonts w:hint="cs"/>
          <w:rtl/>
        </w:rPr>
        <w:t xml:space="preserve">مستخدمي المرفق العام ، </w:t>
      </w:r>
      <w:r w:rsidR="007856EA" w:rsidRPr="00DE6131">
        <w:rPr>
          <w:rFonts w:hint="cs"/>
          <w:rtl/>
        </w:rPr>
        <w:t xml:space="preserve">ويلتزم </w:t>
      </w:r>
      <w:r w:rsidR="00CB1BA5" w:rsidRPr="00DE6131">
        <w:rPr>
          <w:rFonts w:hint="cs"/>
          <w:rtl/>
        </w:rPr>
        <w:t>صاحب التفويض</w:t>
      </w:r>
      <w:r w:rsidR="007856EA" w:rsidRPr="00DE6131">
        <w:rPr>
          <w:rFonts w:hint="cs"/>
          <w:rtl/>
        </w:rPr>
        <w:t xml:space="preserve"> بالمقابل </w:t>
      </w:r>
      <w:r w:rsidR="00CB1BA5" w:rsidRPr="00DE6131">
        <w:rPr>
          <w:rFonts w:hint="cs"/>
          <w:rtl/>
        </w:rPr>
        <w:t>بتحصيل</w:t>
      </w:r>
      <w:r w:rsidR="007856EA" w:rsidRPr="00DE6131">
        <w:rPr>
          <w:rFonts w:hint="cs"/>
          <w:rtl/>
        </w:rPr>
        <w:t xml:space="preserve"> الرسوم </w:t>
      </w:r>
      <w:r w:rsidR="00CB1BA5" w:rsidRPr="00DE6131">
        <w:rPr>
          <w:rFonts w:hint="cs"/>
          <w:rtl/>
        </w:rPr>
        <w:t xml:space="preserve">المعينة </w:t>
      </w:r>
      <w:r w:rsidR="007856EA" w:rsidRPr="00DE6131">
        <w:rPr>
          <w:rFonts w:hint="cs"/>
          <w:rtl/>
        </w:rPr>
        <w:t xml:space="preserve">من قبل </w:t>
      </w:r>
      <w:r w:rsidR="00CB1BA5" w:rsidRPr="00DE6131">
        <w:rPr>
          <w:rFonts w:hint="cs"/>
          <w:rtl/>
        </w:rPr>
        <w:t xml:space="preserve">الجهة الإدارية  العامة بناءا على </w:t>
      </w:r>
      <w:r w:rsidR="007856EA" w:rsidRPr="00DE6131">
        <w:rPr>
          <w:rFonts w:hint="cs"/>
          <w:rtl/>
        </w:rPr>
        <w:t xml:space="preserve">تلك </w:t>
      </w:r>
      <w:r w:rsidR="000157E4" w:rsidRPr="00DE6131">
        <w:rPr>
          <w:rFonts w:hint="cs"/>
          <w:rtl/>
        </w:rPr>
        <w:t>ال</w:t>
      </w:r>
      <w:r w:rsidR="00326C57">
        <w:rPr>
          <w:rFonts w:hint="cs"/>
          <w:rtl/>
        </w:rPr>
        <w:t>إ</w:t>
      </w:r>
      <w:r w:rsidR="000157E4" w:rsidRPr="00DE6131">
        <w:rPr>
          <w:rFonts w:hint="cs"/>
          <w:rtl/>
        </w:rPr>
        <w:t>عتبارات السالف</w:t>
      </w:r>
      <w:r w:rsidR="000157E4" w:rsidRPr="00DE6131">
        <w:rPr>
          <w:rtl/>
        </w:rPr>
        <w:t>ة</w:t>
      </w:r>
      <w:r w:rsidR="00326C57">
        <w:rPr>
          <w:rFonts w:hint="cs"/>
          <w:rtl/>
        </w:rPr>
        <w:t xml:space="preserve"> الذكر</w:t>
      </w:r>
      <w:r w:rsidR="00521689" w:rsidRPr="00DE6131">
        <w:rPr>
          <w:rFonts w:hint="cs"/>
          <w:rtl/>
        </w:rPr>
        <w:t>،</w:t>
      </w:r>
      <w:r w:rsidR="00CB1BA5" w:rsidRPr="00DE6131">
        <w:rPr>
          <w:rFonts w:hint="cs"/>
          <w:rtl/>
        </w:rPr>
        <w:t xml:space="preserve"> وتجدرالإشارة الى أن </w:t>
      </w:r>
      <w:r w:rsidR="007856EA" w:rsidRPr="00DE6131">
        <w:rPr>
          <w:rFonts w:hint="cs"/>
          <w:rtl/>
        </w:rPr>
        <w:t>تحصيل</w:t>
      </w:r>
      <w:r w:rsidR="00773EBE" w:rsidRPr="00DE6131">
        <w:rPr>
          <w:rFonts w:hint="cs"/>
          <w:rtl/>
        </w:rPr>
        <w:t xml:space="preserve"> هذه </w:t>
      </w:r>
      <w:r w:rsidR="007856EA" w:rsidRPr="00DE6131">
        <w:rPr>
          <w:rFonts w:hint="cs"/>
          <w:rtl/>
        </w:rPr>
        <w:t xml:space="preserve"> الرسوم من قبل المنتفعين </w:t>
      </w:r>
      <w:r w:rsidR="00773EBE" w:rsidRPr="00DE6131">
        <w:rPr>
          <w:rFonts w:hint="cs"/>
          <w:rtl/>
        </w:rPr>
        <w:t>إما أن يكون</w:t>
      </w:r>
      <w:r w:rsidR="00326C57">
        <w:rPr>
          <w:rFonts w:hint="cs"/>
          <w:rtl/>
        </w:rPr>
        <w:t xml:space="preserve"> بطريقة مباشرأ</w:t>
      </w:r>
      <w:r w:rsidR="007856EA" w:rsidRPr="00DE6131">
        <w:rPr>
          <w:rFonts w:hint="cs"/>
          <w:rtl/>
        </w:rPr>
        <w:t>و</w:t>
      </w:r>
      <w:r w:rsidR="00773EBE" w:rsidRPr="00DE6131">
        <w:rPr>
          <w:rFonts w:hint="cs"/>
          <w:rtl/>
        </w:rPr>
        <w:t xml:space="preserve">عن طريق </w:t>
      </w:r>
      <w:r w:rsidR="007856EA" w:rsidRPr="00DE6131">
        <w:rPr>
          <w:rFonts w:hint="cs"/>
          <w:rtl/>
        </w:rPr>
        <w:t xml:space="preserve">غير مباشرة </w:t>
      </w:r>
      <w:r w:rsidR="00326C57">
        <w:rPr>
          <w:rFonts w:hint="cs"/>
          <w:rtl/>
        </w:rPr>
        <w:t>إذ يمكن أ</w:t>
      </w:r>
      <w:r w:rsidR="007856EA" w:rsidRPr="00DE6131">
        <w:rPr>
          <w:rFonts w:hint="cs"/>
          <w:rtl/>
        </w:rPr>
        <w:t xml:space="preserve">ن يتم تحصيل الرسوم  بوساطة </w:t>
      </w:r>
      <w:r w:rsidR="00773EBE" w:rsidRPr="00DE6131">
        <w:rPr>
          <w:rFonts w:hint="cs"/>
          <w:rtl/>
        </w:rPr>
        <w:t xml:space="preserve">موظفين </w:t>
      </w:r>
      <w:r w:rsidR="007856EA" w:rsidRPr="00DE6131">
        <w:rPr>
          <w:rFonts w:hint="cs"/>
          <w:rtl/>
        </w:rPr>
        <w:t xml:space="preserve">تابعين </w:t>
      </w:r>
      <w:r w:rsidR="00773EBE" w:rsidRPr="00DE6131">
        <w:rPr>
          <w:rFonts w:hint="cs"/>
          <w:rtl/>
        </w:rPr>
        <w:t>لصاحب</w:t>
      </w:r>
      <w:r w:rsidR="007856EA" w:rsidRPr="00DE6131">
        <w:rPr>
          <w:rFonts w:hint="cs"/>
          <w:rtl/>
        </w:rPr>
        <w:t xml:space="preserve"> </w:t>
      </w:r>
      <w:r w:rsidR="00773EBE" w:rsidRPr="00DE6131">
        <w:rPr>
          <w:rFonts w:hint="cs"/>
          <w:rtl/>
        </w:rPr>
        <w:t>التفويض</w:t>
      </w:r>
      <w:r w:rsidR="00326C57">
        <w:rPr>
          <w:rFonts w:hint="cs"/>
          <w:rtl/>
        </w:rPr>
        <w:t xml:space="preserve">، </w:t>
      </w:r>
      <w:r w:rsidR="007856EA" w:rsidRPr="00DE6131">
        <w:rPr>
          <w:rFonts w:hint="cs"/>
          <w:rtl/>
        </w:rPr>
        <w:t xml:space="preserve">كما يحق </w:t>
      </w:r>
      <w:r w:rsidR="00773EBE" w:rsidRPr="00DE6131">
        <w:rPr>
          <w:rFonts w:hint="cs"/>
          <w:rtl/>
        </w:rPr>
        <w:t xml:space="preserve">للمستثمر في المرفق العام </w:t>
      </w:r>
      <w:r w:rsidR="00326C57">
        <w:rPr>
          <w:rFonts w:hint="cs"/>
          <w:rtl/>
        </w:rPr>
        <w:t>أن يعهد لشخص آ</w:t>
      </w:r>
      <w:r w:rsidR="007856EA" w:rsidRPr="00DE6131">
        <w:rPr>
          <w:rFonts w:hint="cs"/>
          <w:rtl/>
        </w:rPr>
        <w:t xml:space="preserve">خرالقيام </w:t>
      </w:r>
      <w:r w:rsidR="00773EBE" w:rsidRPr="00DE6131">
        <w:rPr>
          <w:rFonts w:hint="cs"/>
          <w:rtl/>
        </w:rPr>
        <w:t xml:space="preserve">بمهمة </w:t>
      </w:r>
      <w:r w:rsidR="007856EA" w:rsidRPr="00DE6131">
        <w:rPr>
          <w:rFonts w:hint="cs"/>
          <w:rtl/>
        </w:rPr>
        <w:t xml:space="preserve">تحصيل </w:t>
      </w:r>
      <w:r w:rsidR="00773EBE" w:rsidRPr="00DE6131">
        <w:rPr>
          <w:rFonts w:hint="cs"/>
          <w:rtl/>
        </w:rPr>
        <w:t xml:space="preserve">هذه </w:t>
      </w:r>
      <w:r w:rsidR="007856EA" w:rsidRPr="00DE6131">
        <w:rPr>
          <w:rFonts w:hint="cs"/>
          <w:rtl/>
        </w:rPr>
        <w:t xml:space="preserve">الرسوم من </w:t>
      </w:r>
      <w:r w:rsidR="00773EBE" w:rsidRPr="00DE6131">
        <w:rPr>
          <w:rFonts w:hint="cs"/>
          <w:rtl/>
        </w:rPr>
        <w:t xml:space="preserve">قبل </w:t>
      </w:r>
      <w:r w:rsidR="007856EA" w:rsidRPr="00DE6131">
        <w:rPr>
          <w:rFonts w:hint="cs"/>
          <w:rtl/>
        </w:rPr>
        <w:t>المنتفعين</w:t>
      </w:r>
      <w:r w:rsidR="00326C57">
        <w:rPr>
          <w:rFonts w:hint="cs"/>
          <w:rtl/>
        </w:rPr>
        <w:t>،</w:t>
      </w:r>
      <w:r w:rsidR="007856EA" w:rsidRPr="00DE6131">
        <w:rPr>
          <w:rFonts w:hint="cs"/>
          <w:rtl/>
        </w:rPr>
        <w:t xml:space="preserve"> </w:t>
      </w:r>
      <w:r w:rsidR="00773EBE" w:rsidRPr="00DE6131">
        <w:rPr>
          <w:rFonts w:hint="cs"/>
          <w:rtl/>
        </w:rPr>
        <w:t>ومنه</w:t>
      </w:r>
      <w:r w:rsidR="00326C57">
        <w:rPr>
          <w:rFonts w:hint="cs"/>
          <w:rtl/>
        </w:rPr>
        <w:t xml:space="preserve"> فإ</w:t>
      </w:r>
      <w:r w:rsidR="007856EA" w:rsidRPr="00DE6131">
        <w:rPr>
          <w:rFonts w:hint="cs"/>
          <w:rtl/>
        </w:rPr>
        <w:t xml:space="preserve">ن </w:t>
      </w:r>
      <w:r w:rsidR="00773EBE" w:rsidRPr="00DE6131">
        <w:rPr>
          <w:rFonts w:hint="cs"/>
          <w:rtl/>
        </w:rPr>
        <w:t>صاحب</w:t>
      </w:r>
      <w:r w:rsidR="007856EA" w:rsidRPr="00DE6131">
        <w:rPr>
          <w:rFonts w:hint="cs"/>
          <w:rtl/>
        </w:rPr>
        <w:t xml:space="preserve"> </w:t>
      </w:r>
      <w:r w:rsidR="00773EBE" w:rsidRPr="00DE6131">
        <w:rPr>
          <w:rFonts w:hint="cs"/>
          <w:rtl/>
        </w:rPr>
        <w:t>التفويض</w:t>
      </w:r>
      <w:r w:rsidR="007856EA" w:rsidRPr="00DE6131">
        <w:rPr>
          <w:rFonts w:hint="cs"/>
          <w:rtl/>
        </w:rPr>
        <w:t xml:space="preserve"> </w:t>
      </w:r>
      <w:r w:rsidR="00773EBE" w:rsidRPr="00DE6131">
        <w:rPr>
          <w:rFonts w:hint="cs"/>
          <w:rtl/>
        </w:rPr>
        <w:t>يعتمد</w:t>
      </w:r>
      <w:r w:rsidR="007856EA" w:rsidRPr="00DE6131">
        <w:rPr>
          <w:rFonts w:hint="cs"/>
          <w:rtl/>
        </w:rPr>
        <w:t xml:space="preserve"> في</w:t>
      </w:r>
      <w:r w:rsidR="00773EBE" w:rsidRPr="00DE6131">
        <w:rPr>
          <w:rFonts w:hint="cs"/>
          <w:rtl/>
        </w:rPr>
        <w:t xml:space="preserve"> عملية تحصيل</w:t>
      </w:r>
      <w:r w:rsidR="007856EA" w:rsidRPr="00DE6131">
        <w:rPr>
          <w:rFonts w:hint="cs"/>
          <w:rtl/>
        </w:rPr>
        <w:t xml:space="preserve"> </w:t>
      </w:r>
      <w:r w:rsidR="00773EBE" w:rsidRPr="00DE6131">
        <w:rPr>
          <w:rFonts w:hint="cs"/>
          <w:rtl/>
        </w:rPr>
        <w:t>ا</w:t>
      </w:r>
      <w:r w:rsidR="007856EA" w:rsidRPr="00DE6131">
        <w:rPr>
          <w:rFonts w:hint="cs"/>
          <w:rtl/>
        </w:rPr>
        <w:t xml:space="preserve">لرسوم </w:t>
      </w:r>
      <w:r w:rsidR="00773EBE" w:rsidRPr="00DE6131">
        <w:rPr>
          <w:rFonts w:hint="cs"/>
          <w:rtl/>
        </w:rPr>
        <w:t xml:space="preserve">على </w:t>
      </w:r>
      <w:r w:rsidR="007856EA" w:rsidRPr="00DE6131">
        <w:rPr>
          <w:rFonts w:hint="cs"/>
          <w:rtl/>
        </w:rPr>
        <w:t>أساليب القانون الخاص</w:t>
      </w:r>
      <w:r w:rsidR="00326C57">
        <w:rPr>
          <w:rFonts w:hint="cs"/>
          <w:rtl/>
        </w:rPr>
        <w:t>، ولايتمتع ب</w:t>
      </w:r>
      <w:r w:rsidR="00CB3B57">
        <w:rPr>
          <w:rFonts w:hint="cs"/>
          <w:rtl/>
        </w:rPr>
        <w:t>أ</w:t>
      </w:r>
      <w:r w:rsidR="007856EA" w:rsidRPr="00DE6131">
        <w:rPr>
          <w:rFonts w:hint="cs"/>
          <w:rtl/>
        </w:rPr>
        <w:t xml:space="preserve">ي امتياز بهذا الخصوص ويجب عليه في حال امتناع </w:t>
      </w:r>
      <w:r w:rsidR="00CB3B57">
        <w:rPr>
          <w:rFonts w:hint="cs"/>
          <w:rtl/>
        </w:rPr>
        <w:t>أ</w:t>
      </w:r>
      <w:r w:rsidR="007856EA" w:rsidRPr="00DE6131">
        <w:rPr>
          <w:rFonts w:hint="cs"/>
          <w:rtl/>
        </w:rPr>
        <w:t xml:space="preserve">حد المنتفعين من أداء الرسوم المتوجب عليه اللجوء الى القضاء </w:t>
      </w:r>
      <w:r w:rsidR="00AD5602" w:rsidRPr="00DE6131">
        <w:rPr>
          <w:rFonts w:hint="cs"/>
          <w:rtl/>
        </w:rPr>
        <w:t>لإلزامه</w:t>
      </w:r>
      <w:r w:rsidR="007856EA" w:rsidRPr="00DE6131">
        <w:rPr>
          <w:rFonts w:hint="cs"/>
          <w:rtl/>
        </w:rPr>
        <w:t xml:space="preserve"> بالدفع</w:t>
      </w:r>
      <w:r w:rsidR="007856EA" w:rsidRPr="00DE6131">
        <w:rPr>
          <w:rStyle w:val="Appelnotedebasdep"/>
          <w:color w:val="000000" w:themeColor="text1"/>
          <w:rtl/>
        </w:rPr>
        <w:footnoteReference w:id="404"/>
      </w:r>
      <w:r w:rsidR="00773EBE" w:rsidRPr="00DE6131">
        <w:rPr>
          <w:rFonts w:hint="cs"/>
          <w:sz w:val="24"/>
          <w:szCs w:val="24"/>
          <w:rtl/>
        </w:rPr>
        <w:t>.</w:t>
      </w:r>
    </w:p>
    <w:p w14:paraId="26A54E86" w14:textId="149BD0C3" w:rsidR="007856EA" w:rsidRPr="00DE6131" w:rsidRDefault="00773EBE" w:rsidP="006E2954">
      <w:pPr>
        <w:rPr>
          <w:color w:val="000000" w:themeColor="text1"/>
          <w:rtl/>
        </w:rPr>
      </w:pPr>
      <w:r w:rsidRPr="00DE6131">
        <w:rPr>
          <w:rFonts w:hint="cs"/>
          <w:color w:val="000000" w:themeColor="text1"/>
          <w:rtl/>
        </w:rPr>
        <w:t xml:space="preserve">فهي </w:t>
      </w:r>
      <w:r w:rsidR="007856EA" w:rsidRPr="00DE6131">
        <w:rPr>
          <w:rFonts w:hint="cs"/>
          <w:color w:val="000000" w:themeColor="text1"/>
          <w:rtl/>
        </w:rPr>
        <w:t xml:space="preserve">مبالغ </w:t>
      </w:r>
      <w:r w:rsidRPr="00DE6131">
        <w:rPr>
          <w:rFonts w:hint="cs"/>
          <w:color w:val="000000" w:themeColor="text1"/>
          <w:rtl/>
        </w:rPr>
        <w:t xml:space="preserve">مالية </w:t>
      </w:r>
      <w:r w:rsidR="007856EA" w:rsidRPr="00DE6131">
        <w:rPr>
          <w:rFonts w:hint="cs"/>
          <w:color w:val="000000" w:themeColor="text1"/>
          <w:rtl/>
        </w:rPr>
        <w:t xml:space="preserve">يدفعها </w:t>
      </w:r>
      <w:r w:rsidR="00AD5602" w:rsidRPr="00DE6131">
        <w:rPr>
          <w:rFonts w:hint="cs"/>
          <w:color w:val="000000" w:themeColor="text1"/>
          <w:rtl/>
        </w:rPr>
        <w:t>المرفقون</w:t>
      </w:r>
      <w:r w:rsidR="007856EA" w:rsidRPr="00DE6131">
        <w:rPr>
          <w:rFonts w:hint="cs"/>
          <w:color w:val="000000" w:themeColor="text1"/>
          <w:rtl/>
        </w:rPr>
        <w:t xml:space="preserve"> مقابل الخدمة </w:t>
      </w:r>
      <w:r w:rsidRPr="00DE6131">
        <w:rPr>
          <w:rFonts w:hint="cs"/>
          <w:color w:val="000000" w:themeColor="text1"/>
          <w:rtl/>
        </w:rPr>
        <w:t xml:space="preserve">العمومية </w:t>
      </w:r>
      <w:r w:rsidR="007856EA" w:rsidRPr="00DE6131">
        <w:rPr>
          <w:rFonts w:hint="cs"/>
          <w:color w:val="000000" w:themeColor="text1"/>
          <w:rtl/>
        </w:rPr>
        <w:t xml:space="preserve">التي </w:t>
      </w:r>
      <w:r w:rsidRPr="00DE6131">
        <w:rPr>
          <w:rFonts w:hint="cs"/>
          <w:color w:val="000000" w:themeColor="text1"/>
          <w:rtl/>
        </w:rPr>
        <w:t>يتلقونها</w:t>
      </w:r>
      <w:r w:rsidR="007856EA" w:rsidRPr="00DE6131">
        <w:rPr>
          <w:rFonts w:hint="cs"/>
          <w:color w:val="000000" w:themeColor="text1"/>
          <w:rtl/>
        </w:rPr>
        <w:t xml:space="preserve"> من المستثمر </w:t>
      </w:r>
      <w:r w:rsidRPr="00DE6131">
        <w:rPr>
          <w:rFonts w:hint="cs"/>
          <w:color w:val="000000" w:themeColor="text1"/>
          <w:rtl/>
        </w:rPr>
        <w:t>القائم</w:t>
      </w:r>
      <w:r w:rsidR="007856EA" w:rsidRPr="00DE6131">
        <w:rPr>
          <w:rFonts w:hint="cs"/>
          <w:color w:val="000000" w:themeColor="text1"/>
          <w:rtl/>
        </w:rPr>
        <w:t xml:space="preserve"> </w:t>
      </w:r>
      <w:r w:rsidRPr="00DE6131">
        <w:rPr>
          <w:rFonts w:hint="cs"/>
          <w:color w:val="000000" w:themeColor="text1"/>
          <w:rtl/>
        </w:rPr>
        <w:t>على تحقيق</w:t>
      </w:r>
      <w:r w:rsidR="007856EA" w:rsidRPr="00DE6131">
        <w:rPr>
          <w:rFonts w:hint="cs"/>
          <w:color w:val="000000" w:themeColor="text1"/>
          <w:rtl/>
        </w:rPr>
        <w:t xml:space="preserve"> </w:t>
      </w:r>
      <w:r w:rsidRPr="00DE6131">
        <w:rPr>
          <w:rFonts w:hint="cs"/>
          <w:color w:val="000000" w:themeColor="text1"/>
          <w:rtl/>
        </w:rPr>
        <w:t>ا</w:t>
      </w:r>
      <w:r w:rsidR="007856EA" w:rsidRPr="00DE6131">
        <w:rPr>
          <w:rFonts w:hint="cs"/>
          <w:color w:val="000000" w:themeColor="text1"/>
          <w:rtl/>
        </w:rPr>
        <w:t>لمرفق العام</w:t>
      </w:r>
      <w:r w:rsidR="00CB3B57">
        <w:rPr>
          <w:rFonts w:hint="cs"/>
          <w:color w:val="000000" w:themeColor="text1"/>
          <w:rtl/>
        </w:rPr>
        <w:t>،</w:t>
      </w:r>
      <w:r w:rsidR="007856EA" w:rsidRPr="00DE6131">
        <w:rPr>
          <w:rFonts w:hint="cs"/>
          <w:color w:val="000000" w:themeColor="text1"/>
          <w:rtl/>
        </w:rPr>
        <w:t xml:space="preserve"> وقد شكلت هذه الصورة تقليديا المصدر </w:t>
      </w:r>
      <w:r w:rsidR="00CB3B57">
        <w:rPr>
          <w:rFonts w:hint="cs"/>
          <w:color w:val="000000" w:themeColor="text1"/>
          <w:rtl/>
        </w:rPr>
        <w:t>الجوهري والأ</w:t>
      </w:r>
      <w:r w:rsidR="001F4FD8" w:rsidRPr="00DE6131">
        <w:rPr>
          <w:rFonts w:hint="cs"/>
          <w:color w:val="000000" w:themeColor="text1"/>
          <w:rtl/>
        </w:rPr>
        <w:t>ساسي الذي تتكون منه</w:t>
      </w:r>
      <w:r w:rsidR="007856EA" w:rsidRPr="00DE6131">
        <w:rPr>
          <w:rFonts w:hint="cs"/>
          <w:color w:val="000000" w:themeColor="text1"/>
          <w:rtl/>
        </w:rPr>
        <w:t xml:space="preserve"> </w:t>
      </w:r>
      <w:r w:rsidR="001F4FD8" w:rsidRPr="00DE6131">
        <w:rPr>
          <w:rFonts w:hint="cs"/>
          <w:color w:val="000000" w:themeColor="text1"/>
          <w:rtl/>
        </w:rPr>
        <w:t>ا</w:t>
      </w:r>
      <w:r w:rsidR="007856EA" w:rsidRPr="00DE6131">
        <w:rPr>
          <w:rFonts w:hint="cs"/>
          <w:color w:val="000000" w:themeColor="text1"/>
          <w:rtl/>
        </w:rPr>
        <w:t xml:space="preserve">لعائدات </w:t>
      </w:r>
      <w:r w:rsidR="001F4FD8" w:rsidRPr="00DE6131">
        <w:rPr>
          <w:rFonts w:hint="cs"/>
          <w:color w:val="000000" w:themeColor="text1"/>
          <w:rtl/>
        </w:rPr>
        <w:t xml:space="preserve">المالية </w:t>
      </w:r>
      <w:r w:rsidR="00AD5602" w:rsidRPr="00DE6131">
        <w:rPr>
          <w:rFonts w:hint="cs"/>
          <w:color w:val="000000" w:themeColor="text1"/>
          <w:rtl/>
        </w:rPr>
        <w:t>للمستثمر ف</w:t>
      </w:r>
      <w:r w:rsidR="00AD5602" w:rsidRPr="00DE6131">
        <w:rPr>
          <w:color w:val="000000" w:themeColor="text1"/>
          <w:rtl/>
        </w:rPr>
        <w:t>ي</w:t>
      </w:r>
      <w:r w:rsidR="001F4FD8" w:rsidRPr="00DE6131">
        <w:rPr>
          <w:rFonts w:hint="cs"/>
          <w:color w:val="000000" w:themeColor="text1"/>
          <w:rtl/>
        </w:rPr>
        <w:t xml:space="preserve"> المرفق </w:t>
      </w:r>
      <w:r w:rsidR="00AD5602" w:rsidRPr="00DE6131">
        <w:rPr>
          <w:rFonts w:hint="cs"/>
          <w:color w:val="000000" w:themeColor="text1"/>
          <w:rtl/>
        </w:rPr>
        <w:t>العام،</w:t>
      </w:r>
      <w:r w:rsidR="007856EA" w:rsidRPr="00DE6131">
        <w:rPr>
          <w:rFonts w:hint="cs"/>
          <w:color w:val="000000" w:themeColor="text1"/>
          <w:rtl/>
        </w:rPr>
        <w:t xml:space="preserve"> حيث </w:t>
      </w:r>
      <w:r w:rsidR="00AD5602" w:rsidRPr="00DE6131">
        <w:rPr>
          <w:rFonts w:hint="cs"/>
          <w:color w:val="000000" w:themeColor="text1"/>
          <w:rtl/>
        </w:rPr>
        <w:t>استقر</w:t>
      </w:r>
      <w:r w:rsidR="007856EA" w:rsidRPr="00DE6131">
        <w:rPr>
          <w:rFonts w:hint="cs"/>
          <w:color w:val="000000" w:themeColor="text1"/>
          <w:rtl/>
        </w:rPr>
        <w:t xml:space="preserve"> الفقه على اعتبار ارتب</w:t>
      </w:r>
      <w:r w:rsidR="001F4FD8" w:rsidRPr="00DE6131">
        <w:rPr>
          <w:rFonts w:hint="cs"/>
          <w:color w:val="000000" w:themeColor="text1"/>
          <w:rtl/>
        </w:rPr>
        <w:t>ا</w:t>
      </w:r>
      <w:r w:rsidR="007856EA" w:rsidRPr="00DE6131">
        <w:rPr>
          <w:rFonts w:hint="cs"/>
          <w:color w:val="000000" w:themeColor="text1"/>
          <w:rtl/>
        </w:rPr>
        <w:t xml:space="preserve">ط المقابل المالي للمتعاقد </w:t>
      </w:r>
      <w:r w:rsidR="001F4FD8" w:rsidRPr="00DE6131">
        <w:rPr>
          <w:rFonts w:hint="cs"/>
          <w:color w:val="000000" w:themeColor="text1"/>
          <w:rtl/>
        </w:rPr>
        <w:t xml:space="preserve">بمبالغ مالية يحصل عليها من </w:t>
      </w:r>
      <w:r w:rsidR="00AD5602" w:rsidRPr="00DE6131">
        <w:rPr>
          <w:rFonts w:hint="cs"/>
          <w:color w:val="000000" w:themeColor="text1"/>
          <w:rtl/>
        </w:rPr>
        <w:t>طرف مستعملي</w:t>
      </w:r>
      <w:r w:rsidR="007856EA" w:rsidRPr="00DE6131">
        <w:rPr>
          <w:rFonts w:hint="cs"/>
          <w:color w:val="000000" w:themeColor="text1"/>
          <w:rtl/>
        </w:rPr>
        <w:t xml:space="preserve"> المرفق العام معيارا حاسما </w:t>
      </w:r>
      <w:r w:rsidR="001F4FD8" w:rsidRPr="00DE6131">
        <w:rPr>
          <w:rFonts w:hint="cs"/>
          <w:color w:val="000000" w:themeColor="text1"/>
          <w:rtl/>
        </w:rPr>
        <w:t xml:space="preserve">ومؤشرا قويا على تصنيف العقد الإداري في </w:t>
      </w:r>
      <w:r w:rsidR="00AD5602" w:rsidRPr="00DE6131">
        <w:rPr>
          <w:rFonts w:hint="cs"/>
          <w:color w:val="000000" w:themeColor="text1"/>
          <w:rtl/>
        </w:rPr>
        <w:t>نطاق تفويضات</w:t>
      </w:r>
      <w:r w:rsidR="007856EA" w:rsidRPr="00DE6131">
        <w:rPr>
          <w:rFonts w:hint="cs"/>
          <w:color w:val="000000" w:themeColor="text1"/>
          <w:rtl/>
        </w:rPr>
        <w:t xml:space="preserve"> المرفق العام</w:t>
      </w:r>
    </w:p>
    <w:p w14:paraId="66F5DE29" w14:textId="40F577B9" w:rsidR="007856EA" w:rsidRPr="00DE6131" w:rsidRDefault="001F4FD8" w:rsidP="00E023C0">
      <w:pPr>
        <w:rPr>
          <w:color w:val="000000" w:themeColor="text1"/>
          <w:rtl/>
        </w:rPr>
      </w:pPr>
      <w:r w:rsidRPr="00DE6131">
        <w:rPr>
          <w:rFonts w:hint="cs"/>
          <w:color w:val="000000" w:themeColor="text1"/>
          <w:rtl/>
        </w:rPr>
        <w:t xml:space="preserve">وكذلك الحال بالنسبة للمشرع الجزائري فقد نص </w:t>
      </w:r>
      <w:r w:rsidR="007856EA" w:rsidRPr="00DE6131">
        <w:rPr>
          <w:rFonts w:hint="cs"/>
          <w:color w:val="000000" w:themeColor="text1"/>
          <w:rtl/>
        </w:rPr>
        <w:t xml:space="preserve"> من خلال المرسوم الرئاسي </w:t>
      </w:r>
      <w:r w:rsidR="007856EA" w:rsidRPr="0011129F">
        <w:rPr>
          <w:rFonts w:hint="cs"/>
          <w:color w:val="000000" w:themeColor="text1"/>
          <w:sz w:val="24"/>
          <w:szCs w:val="24"/>
          <w:rtl/>
        </w:rPr>
        <w:t xml:space="preserve">15/247 </w:t>
      </w:r>
      <w:r w:rsidRPr="00DE6131">
        <w:rPr>
          <w:rFonts w:hint="cs"/>
          <w:color w:val="000000" w:themeColor="text1"/>
          <w:rtl/>
        </w:rPr>
        <w:t>على تسميات مختلفة ل</w:t>
      </w:r>
      <w:r w:rsidR="007856EA" w:rsidRPr="00DE6131">
        <w:rPr>
          <w:rFonts w:hint="cs"/>
          <w:color w:val="000000" w:themeColor="text1"/>
          <w:rtl/>
        </w:rPr>
        <w:t xml:space="preserve">لمقابل المالي الذي </w:t>
      </w:r>
      <w:r w:rsidRPr="00DE6131">
        <w:rPr>
          <w:rFonts w:hint="cs"/>
          <w:color w:val="000000" w:themeColor="text1"/>
          <w:rtl/>
        </w:rPr>
        <w:t>يتقضاه االمفوض اليه</w:t>
      </w:r>
      <w:r w:rsidR="0011129F">
        <w:rPr>
          <w:rFonts w:hint="cs"/>
          <w:color w:val="000000" w:themeColor="text1"/>
          <w:rtl/>
        </w:rPr>
        <w:t>،</w:t>
      </w:r>
      <w:r w:rsidRPr="00DE6131">
        <w:rPr>
          <w:rFonts w:hint="cs"/>
          <w:color w:val="000000" w:themeColor="text1"/>
          <w:rtl/>
        </w:rPr>
        <w:t xml:space="preserve"> من مستخدمي المرفق العام المفوض</w:t>
      </w:r>
      <w:r w:rsidR="007856EA" w:rsidRPr="00DE6131">
        <w:rPr>
          <w:rFonts w:hint="cs"/>
          <w:color w:val="000000" w:themeColor="text1"/>
          <w:rtl/>
        </w:rPr>
        <w:t xml:space="preserve"> </w:t>
      </w:r>
      <w:r w:rsidRPr="00DE6131">
        <w:rPr>
          <w:rFonts w:hint="cs"/>
          <w:color w:val="000000" w:themeColor="text1"/>
          <w:rtl/>
        </w:rPr>
        <w:t>فقد أط</w:t>
      </w:r>
      <w:r w:rsidR="0011129F">
        <w:rPr>
          <w:rFonts w:hint="cs"/>
          <w:color w:val="000000" w:themeColor="text1"/>
          <w:rtl/>
        </w:rPr>
        <w:t>لق عليه إسم أ</w:t>
      </w:r>
      <w:r w:rsidR="007856EA" w:rsidRPr="00DE6131">
        <w:rPr>
          <w:rFonts w:hint="cs"/>
          <w:color w:val="000000" w:themeColor="text1"/>
          <w:rtl/>
        </w:rPr>
        <w:t xml:space="preserve">تاوى كما </w:t>
      </w:r>
      <w:r w:rsidRPr="00DE6131">
        <w:rPr>
          <w:rFonts w:hint="cs"/>
          <w:color w:val="000000" w:themeColor="text1"/>
          <w:rtl/>
        </w:rPr>
        <w:t>في</w:t>
      </w:r>
      <w:r w:rsidR="0011129F">
        <w:rPr>
          <w:rFonts w:hint="cs"/>
          <w:color w:val="000000" w:themeColor="text1"/>
          <w:rtl/>
        </w:rPr>
        <w:t xml:space="preserve"> عقود الإمتياز والإ</w:t>
      </w:r>
      <w:r w:rsidR="007856EA" w:rsidRPr="00DE6131">
        <w:rPr>
          <w:rFonts w:hint="cs"/>
          <w:color w:val="000000" w:themeColor="text1"/>
          <w:rtl/>
        </w:rPr>
        <w:t>يجار وبالتعريفات كما هو مبين في عقد التسيير والوكالة المحفزة</w:t>
      </w:r>
      <w:r w:rsidR="0011129F">
        <w:rPr>
          <w:rFonts w:hint="cs"/>
          <w:color w:val="000000" w:themeColor="text1"/>
          <w:rtl/>
        </w:rPr>
        <w:t>،</w:t>
      </w:r>
      <w:r w:rsidR="007856EA" w:rsidRPr="00DE6131">
        <w:rPr>
          <w:rFonts w:hint="cs"/>
          <w:color w:val="000000" w:themeColor="text1"/>
          <w:rtl/>
        </w:rPr>
        <w:t xml:space="preserve"> وما</w:t>
      </w:r>
      <w:r w:rsidR="000157E4" w:rsidRPr="00DE6131">
        <w:rPr>
          <w:rFonts w:hint="cs"/>
          <w:color w:val="000000" w:themeColor="text1"/>
          <w:rtl/>
        </w:rPr>
        <w:t xml:space="preserve"> </w:t>
      </w:r>
      <w:r w:rsidR="007856EA" w:rsidRPr="00DE6131">
        <w:rPr>
          <w:rFonts w:hint="cs"/>
          <w:color w:val="000000" w:themeColor="text1"/>
          <w:rtl/>
        </w:rPr>
        <w:t>يمكن</w:t>
      </w:r>
      <w:r w:rsidR="0011129F">
        <w:rPr>
          <w:rFonts w:hint="cs"/>
          <w:color w:val="000000" w:themeColor="text1"/>
          <w:rtl/>
        </w:rPr>
        <w:t xml:space="preserve"> قوله أن التعريفات تختلف عن الأ</w:t>
      </w:r>
      <w:r w:rsidR="007856EA" w:rsidRPr="00DE6131">
        <w:rPr>
          <w:rFonts w:hint="cs"/>
          <w:color w:val="000000" w:themeColor="text1"/>
          <w:rtl/>
        </w:rPr>
        <w:t>تاوى من حيث تقدير قيمتها مع ثمن الخدمة المؤداة</w:t>
      </w:r>
      <w:r w:rsidR="002357DA">
        <w:rPr>
          <w:rFonts w:hint="cs"/>
          <w:color w:val="000000" w:themeColor="text1"/>
          <w:rtl/>
        </w:rPr>
        <w:t>،</w:t>
      </w:r>
      <w:r w:rsidRPr="00DE6131">
        <w:rPr>
          <w:rFonts w:hint="cs"/>
          <w:color w:val="000000" w:themeColor="text1"/>
          <w:rtl/>
        </w:rPr>
        <w:t xml:space="preserve"> </w:t>
      </w:r>
      <w:r w:rsidR="00D96216">
        <w:rPr>
          <w:rFonts w:hint="cs"/>
          <w:color w:val="000000" w:themeColor="text1"/>
          <w:rtl/>
        </w:rPr>
        <w:t>و</w:t>
      </w:r>
      <w:r w:rsidR="000157E4" w:rsidRPr="00DE6131">
        <w:rPr>
          <w:rFonts w:hint="cs"/>
          <w:color w:val="000000" w:themeColor="text1"/>
          <w:rtl/>
        </w:rPr>
        <w:t>ما يمك</w:t>
      </w:r>
      <w:r w:rsidR="000157E4" w:rsidRPr="00DE6131">
        <w:rPr>
          <w:color w:val="000000" w:themeColor="text1"/>
          <w:rtl/>
        </w:rPr>
        <w:t>ن</w:t>
      </w:r>
      <w:r w:rsidR="007856EA" w:rsidRPr="00DE6131">
        <w:rPr>
          <w:rFonts w:hint="cs"/>
          <w:color w:val="000000" w:themeColor="text1"/>
          <w:rtl/>
        </w:rPr>
        <w:t xml:space="preserve"> استنتاجه </w:t>
      </w:r>
      <w:r w:rsidRPr="00DE6131">
        <w:rPr>
          <w:rFonts w:hint="cs"/>
          <w:color w:val="000000" w:themeColor="text1"/>
          <w:rtl/>
        </w:rPr>
        <w:t xml:space="preserve">في هذا </w:t>
      </w:r>
      <w:r w:rsidR="000157E4" w:rsidRPr="00DE6131">
        <w:rPr>
          <w:rFonts w:hint="cs"/>
          <w:color w:val="000000" w:themeColor="text1"/>
          <w:rtl/>
        </w:rPr>
        <w:t>الإطار</w:t>
      </w:r>
      <w:r w:rsidR="00D96216">
        <w:rPr>
          <w:rFonts w:hint="cs"/>
          <w:color w:val="000000" w:themeColor="text1"/>
          <w:rtl/>
        </w:rPr>
        <w:t>أ</w:t>
      </w:r>
      <w:r w:rsidR="000157E4" w:rsidRPr="00DE6131">
        <w:rPr>
          <w:rFonts w:hint="cs"/>
          <w:color w:val="000000" w:themeColor="text1"/>
          <w:rtl/>
        </w:rPr>
        <w:t>ن</w:t>
      </w:r>
      <w:r w:rsidR="007856EA" w:rsidRPr="00DE6131">
        <w:rPr>
          <w:rFonts w:hint="cs"/>
          <w:color w:val="000000" w:themeColor="text1"/>
          <w:rtl/>
        </w:rPr>
        <w:t xml:space="preserve"> في التعريفات دائما </w:t>
      </w:r>
      <w:r w:rsidR="000157E4" w:rsidRPr="00DE6131">
        <w:rPr>
          <w:rFonts w:hint="cs"/>
          <w:color w:val="000000" w:themeColor="text1"/>
          <w:rtl/>
        </w:rPr>
        <w:t>ما يكو</w:t>
      </w:r>
      <w:r w:rsidR="000157E4" w:rsidRPr="00DE6131">
        <w:rPr>
          <w:color w:val="000000" w:themeColor="text1"/>
          <w:rtl/>
        </w:rPr>
        <w:t>ن</w:t>
      </w:r>
      <w:r w:rsidR="007856EA" w:rsidRPr="00DE6131">
        <w:rPr>
          <w:rFonts w:hint="cs"/>
          <w:color w:val="000000" w:themeColor="text1"/>
          <w:rtl/>
        </w:rPr>
        <w:t xml:space="preserve"> المقابل المالي عبارة عن ثمن يضاف الى التعريفات</w:t>
      </w:r>
      <w:r w:rsidR="00EC61BA" w:rsidRPr="00DE6131">
        <w:rPr>
          <w:rFonts w:hint="cs"/>
          <w:color w:val="000000" w:themeColor="text1"/>
          <w:rtl/>
        </w:rPr>
        <w:t xml:space="preserve"> من أجل </w:t>
      </w:r>
      <w:r w:rsidR="007856EA" w:rsidRPr="00DE6131">
        <w:rPr>
          <w:rFonts w:hint="cs"/>
          <w:color w:val="000000" w:themeColor="text1"/>
          <w:rtl/>
        </w:rPr>
        <w:t xml:space="preserve">تغطية تكاليف </w:t>
      </w:r>
      <w:r w:rsidR="000157E4" w:rsidRPr="00DE6131">
        <w:rPr>
          <w:rFonts w:hint="cs"/>
          <w:color w:val="000000" w:themeColor="text1"/>
          <w:rtl/>
        </w:rPr>
        <w:t>التسيير المختلف</w:t>
      </w:r>
      <w:r w:rsidR="000157E4" w:rsidRPr="00DE6131">
        <w:rPr>
          <w:color w:val="000000" w:themeColor="text1"/>
          <w:rtl/>
        </w:rPr>
        <w:t>ة</w:t>
      </w:r>
      <w:r w:rsidR="00EC61BA" w:rsidRPr="00DE6131">
        <w:rPr>
          <w:rFonts w:hint="cs"/>
          <w:color w:val="000000" w:themeColor="text1"/>
          <w:rtl/>
        </w:rPr>
        <w:t xml:space="preserve"> </w:t>
      </w:r>
      <w:r w:rsidR="007856EA" w:rsidRPr="00DE6131">
        <w:rPr>
          <w:rFonts w:hint="cs"/>
          <w:color w:val="000000" w:themeColor="text1"/>
          <w:rtl/>
        </w:rPr>
        <w:t xml:space="preserve"> للمفوض اليه مع ضمان قدر من </w:t>
      </w:r>
      <w:r w:rsidR="00EC61BA" w:rsidRPr="00DE6131">
        <w:rPr>
          <w:rFonts w:hint="cs"/>
          <w:color w:val="000000" w:themeColor="text1"/>
          <w:rtl/>
        </w:rPr>
        <w:t>الأرباح</w:t>
      </w:r>
      <w:r w:rsidR="00D96216">
        <w:rPr>
          <w:rFonts w:hint="cs"/>
          <w:color w:val="000000" w:themeColor="text1"/>
          <w:rtl/>
        </w:rPr>
        <w:t>،</w:t>
      </w:r>
      <w:r w:rsidR="007856EA" w:rsidRPr="00DE6131">
        <w:rPr>
          <w:rFonts w:hint="cs"/>
          <w:color w:val="000000" w:themeColor="text1"/>
          <w:rtl/>
        </w:rPr>
        <w:t xml:space="preserve"> عكس ال</w:t>
      </w:r>
      <w:r w:rsidR="00D96216">
        <w:rPr>
          <w:rFonts w:hint="cs"/>
          <w:color w:val="000000" w:themeColor="text1"/>
          <w:rtl/>
        </w:rPr>
        <w:t>أ</w:t>
      </w:r>
      <w:r w:rsidR="007856EA" w:rsidRPr="00DE6131">
        <w:rPr>
          <w:rFonts w:hint="cs"/>
          <w:color w:val="000000" w:themeColor="text1"/>
          <w:rtl/>
        </w:rPr>
        <w:t xml:space="preserve">تاوى التي </w:t>
      </w:r>
      <w:r w:rsidR="00EC61BA" w:rsidRPr="00DE6131">
        <w:rPr>
          <w:rFonts w:hint="cs"/>
          <w:color w:val="000000" w:themeColor="text1"/>
          <w:rtl/>
        </w:rPr>
        <w:t xml:space="preserve">تكفل </w:t>
      </w:r>
      <w:r w:rsidR="007856EA" w:rsidRPr="00DE6131">
        <w:rPr>
          <w:rFonts w:hint="cs"/>
          <w:color w:val="000000" w:themeColor="text1"/>
          <w:rtl/>
        </w:rPr>
        <w:t>تغطي</w:t>
      </w:r>
      <w:r w:rsidR="00EC61BA" w:rsidRPr="00DE6131">
        <w:rPr>
          <w:rFonts w:hint="cs"/>
          <w:color w:val="000000" w:themeColor="text1"/>
          <w:rtl/>
        </w:rPr>
        <w:t>ة</w:t>
      </w:r>
      <w:r w:rsidR="007856EA" w:rsidRPr="00DE6131">
        <w:rPr>
          <w:rFonts w:hint="cs"/>
          <w:color w:val="000000" w:themeColor="text1"/>
          <w:rtl/>
        </w:rPr>
        <w:t xml:space="preserve"> تكاليف التسيير مباشرة </w:t>
      </w:r>
      <w:r w:rsidR="00D96216">
        <w:rPr>
          <w:rFonts w:hint="cs"/>
          <w:color w:val="000000" w:themeColor="text1"/>
          <w:rtl/>
        </w:rPr>
        <w:t>ودون تدخل السلطة المفوضة بمعنى أ</w:t>
      </w:r>
      <w:r w:rsidR="007856EA" w:rsidRPr="00DE6131">
        <w:rPr>
          <w:rFonts w:hint="cs"/>
          <w:color w:val="000000" w:themeColor="text1"/>
          <w:rtl/>
        </w:rPr>
        <w:t xml:space="preserve">ن التعريفات </w:t>
      </w:r>
      <w:r w:rsidR="000157E4" w:rsidRPr="00DE6131">
        <w:rPr>
          <w:rFonts w:hint="cs"/>
          <w:color w:val="000000" w:themeColor="text1"/>
          <w:rtl/>
        </w:rPr>
        <w:t>لا تساو</w:t>
      </w:r>
      <w:r w:rsidR="000157E4" w:rsidRPr="00DE6131">
        <w:rPr>
          <w:color w:val="000000" w:themeColor="text1"/>
          <w:rtl/>
        </w:rPr>
        <w:t>ي</w:t>
      </w:r>
      <w:r w:rsidR="007856EA" w:rsidRPr="00DE6131">
        <w:rPr>
          <w:rFonts w:hint="cs"/>
          <w:color w:val="000000" w:themeColor="text1"/>
          <w:rtl/>
        </w:rPr>
        <w:t xml:space="preserve"> </w:t>
      </w:r>
      <w:r w:rsidR="00EC61BA" w:rsidRPr="00DE6131">
        <w:rPr>
          <w:rFonts w:hint="cs"/>
          <w:color w:val="000000" w:themeColor="text1"/>
          <w:rtl/>
        </w:rPr>
        <w:t>ال</w:t>
      </w:r>
      <w:r w:rsidR="007856EA" w:rsidRPr="00DE6131">
        <w:rPr>
          <w:rFonts w:hint="cs"/>
          <w:color w:val="000000" w:themeColor="text1"/>
          <w:rtl/>
        </w:rPr>
        <w:t xml:space="preserve">قيمة </w:t>
      </w:r>
      <w:r w:rsidR="00EC61BA" w:rsidRPr="00DE6131">
        <w:rPr>
          <w:rFonts w:hint="cs"/>
          <w:color w:val="000000" w:themeColor="text1"/>
          <w:rtl/>
        </w:rPr>
        <w:t>المحددة ل</w:t>
      </w:r>
      <w:r w:rsidR="007856EA" w:rsidRPr="00DE6131">
        <w:rPr>
          <w:rFonts w:hint="cs"/>
          <w:color w:val="000000" w:themeColor="text1"/>
          <w:rtl/>
        </w:rPr>
        <w:t>تكلفة تسيير المرفق العام</w:t>
      </w:r>
      <w:r w:rsidR="00D96216">
        <w:rPr>
          <w:rFonts w:hint="cs"/>
          <w:color w:val="000000" w:themeColor="text1"/>
          <w:rtl/>
        </w:rPr>
        <w:t>،</w:t>
      </w:r>
      <w:r w:rsidR="007856EA" w:rsidRPr="00DE6131">
        <w:rPr>
          <w:rFonts w:hint="cs"/>
          <w:color w:val="000000" w:themeColor="text1"/>
          <w:rtl/>
        </w:rPr>
        <w:t xml:space="preserve"> </w:t>
      </w:r>
      <w:r w:rsidR="001132C2" w:rsidRPr="00DE6131">
        <w:rPr>
          <w:rFonts w:hint="cs"/>
          <w:color w:val="000000" w:themeColor="text1"/>
          <w:rtl/>
        </w:rPr>
        <w:t xml:space="preserve">وهو </w:t>
      </w:r>
      <w:r w:rsidR="00AD5602" w:rsidRPr="00DE6131">
        <w:rPr>
          <w:rFonts w:hint="cs"/>
          <w:color w:val="000000" w:themeColor="text1"/>
          <w:rtl/>
        </w:rPr>
        <w:t>ما يبر</w:t>
      </w:r>
      <w:r w:rsidR="00AD5602" w:rsidRPr="00DE6131">
        <w:rPr>
          <w:color w:val="000000" w:themeColor="text1"/>
          <w:rtl/>
        </w:rPr>
        <w:t>ر</w:t>
      </w:r>
      <w:r w:rsidR="00AD5602">
        <w:rPr>
          <w:rFonts w:hint="cs"/>
          <w:color w:val="000000" w:themeColor="text1"/>
          <w:rtl/>
        </w:rPr>
        <w:t xml:space="preserve"> </w:t>
      </w:r>
      <w:r w:rsidR="001132C2" w:rsidRPr="00DE6131">
        <w:rPr>
          <w:rFonts w:hint="cs"/>
          <w:color w:val="000000" w:themeColor="text1"/>
          <w:rtl/>
        </w:rPr>
        <w:t xml:space="preserve">ضرورة </w:t>
      </w:r>
      <w:r w:rsidR="007856EA" w:rsidRPr="00DE6131">
        <w:rPr>
          <w:rFonts w:hint="cs"/>
          <w:color w:val="000000" w:themeColor="text1"/>
          <w:rtl/>
        </w:rPr>
        <w:t xml:space="preserve"> تدخل السلطة </w:t>
      </w:r>
      <w:r w:rsidR="001132C2" w:rsidRPr="00DE6131">
        <w:rPr>
          <w:rFonts w:hint="cs"/>
          <w:color w:val="000000" w:themeColor="text1"/>
          <w:rtl/>
        </w:rPr>
        <w:t>المانحة للتفويض</w:t>
      </w:r>
      <w:r w:rsidR="00D96216">
        <w:rPr>
          <w:rFonts w:hint="cs"/>
          <w:color w:val="000000" w:themeColor="text1"/>
          <w:rtl/>
        </w:rPr>
        <w:t xml:space="preserve"> للموازنة عكس الأ</w:t>
      </w:r>
      <w:r w:rsidR="007856EA" w:rsidRPr="00DE6131">
        <w:rPr>
          <w:rFonts w:hint="cs"/>
          <w:color w:val="000000" w:themeColor="text1"/>
          <w:rtl/>
        </w:rPr>
        <w:t xml:space="preserve">تاوى التي </w:t>
      </w:r>
      <w:r w:rsidR="001132C2" w:rsidRPr="00DE6131">
        <w:rPr>
          <w:rFonts w:hint="cs"/>
          <w:color w:val="000000" w:themeColor="text1"/>
          <w:rtl/>
        </w:rPr>
        <w:t xml:space="preserve">تعكس قيمة </w:t>
      </w:r>
      <w:r w:rsidR="007856EA" w:rsidRPr="00DE6131">
        <w:rPr>
          <w:rFonts w:hint="cs"/>
          <w:color w:val="000000" w:themeColor="text1"/>
          <w:rtl/>
        </w:rPr>
        <w:t xml:space="preserve">الثمن الحقيقي </w:t>
      </w:r>
      <w:r w:rsidR="001132C2" w:rsidRPr="00DE6131">
        <w:rPr>
          <w:rFonts w:hint="cs"/>
          <w:color w:val="000000" w:themeColor="text1"/>
          <w:rtl/>
        </w:rPr>
        <w:t>لتكلفة</w:t>
      </w:r>
      <w:r w:rsidR="007856EA" w:rsidRPr="00DE6131">
        <w:rPr>
          <w:rFonts w:hint="cs"/>
          <w:color w:val="000000" w:themeColor="text1"/>
          <w:rtl/>
        </w:rPr>
        <w:t xml:space="preserve"> الخدمة المؤداة من </w:t>
      </w:r>
      <w:r w:rsidR="001132C2" w:rsidRPr="00DE6131">
        <w:rPr>
          <w:rFonts w:hint="cs"/>
          <w:color w:val="000000" w:themeColor="text1"/>
          <w:rtl/>
        </w:rPr>
        <w:t>قبل صاحب</w:t>
      </w:r>
      <w:r w:rsidR="007856EA" w:rsidRPr="00DE6131">
        <w:rPr>
          <w:rFonts w:hint="cs"/>
          <w:color w:val="000000" w:themeColor="text1"/>
          <w:rtl/>
        </w:rPr>
        <w:t xml:space="preserve"> التفويض</w:t>
      </w:r>
      <w:r w:rsidR="00D96216">
        <w:rPr>
          <w:rFonts w:hint="cs"/>
          <w:color w:val="000000" w:themeColor="text1"/>
          <w:rtl/>
        </w:rPr>
        <w:t>،</w:t>
      </w:r>
      <w:r w:rsidR="007856EA" w:rsidRPr="00DE6131">
        <w:rPr>
          <w:rFonts w:hint="cs"/>
          <w:color w:val="000000" w:themeColor="text1"/>
          <w:rtl/>
        </w:rPr>
        <w:t xml:space="preserve"> </w:t>
      </w:r>
      <w:r w:rsidR="001132C2" w:rsidRPr="00DE6131">
        <w:rPr>
          <w:rFonts w:hint="cs"/>
          <w:color w:val="000000" w:themeColor="text1"/>
          <w:rtl/>
        </w:rPr>
        <w:t xml:space="preserve">وفي كل الحالات وسواء </w:t>
      </w:r>
      <w:r w:rsidR="00D96216">
        <w:rPr>
          <w:rFonts w:hint="cs"/>
          <w:color w:val="000000" w:themeColor="text1"/>
          <w:rtl/>
        </w:rPr>
        <w:t xml:space="preserve"> كانت أتاوى أ</w:t>
      </w:r>
      <w:r w:rsidR="007856EA" w:rsidRPr="00DE6131">
        <w:rPr>
          <w:rFonts w:hint="cs"/>
          <w:color w:val="000000" w:themeColor="text1"/>
          <w:rtl/>
        </w:rPr>
        <w:t xml:space="preserve">و تعريفات فهي </w:t>
      </w:r>
      <w:r w:rsidR="001132C2" w:rsidRPr="00DE6131">
        <w:rPr>
          <w:rFonts w:hint="cs"/>
          <w:color w:val="000000" w:themeColor="text1"/>
          <w:rtl/>
        </w:rPr>
        <w:t>عبارة عن</w:t>
      </w:r>
      <w:r w:rsidR="007856EA" w:rsidRPr="00DE6131">
        <w:rPr>
          <w:rFonts w:hint="cs"/>
          <w:color w:val="000000" w:themeColor="text1"/>
          <w:rtl/>
        </w:rPr>
        <w:t xml:space="preserve"> اقتطاعات تؤدى من </w:t>
      </w:r>
      <w:r w:rsidR="001132C2" w:rsidRPr="00DE6131">
        <w:rPr>
          <w:rFonts w:hint="cs"/>
          <w:color w:val="000000" w:themeColor="text1"/>
          <w:rtl/>
        </w:rPr>
        <w:t xml:space="preserve">مستخدمي المرفق العام </w:t>
      </w:r>
      <w:r w:rsidR="007856EA" w:rsidRPr="00DE6131">
        <w:rPr>
          <w:rFonts w:hint="cs"/>
          <w:color w:val="000000" w:themeColor="text1"/>
          <w:rtl/>
        </w:rPr>
        <w:t xml:space="preserve"> بغية </w:t>
      </w:r>
      <w:r w:rsidR="001132C2" w:rsidRPr="00DE6131">
        <w:rPr>
          <w:rFonts w:hint="cs"/>
          <w:color w:val="000000" w:themeColor="text1"/>
          <w:rtl/>
        </w:rPr>
        <w:t xml:space="preserve">المساهمة في </w:t>
      </w:r>
      <w:r w:rsidR="007856EA" w:rsidRPr="00DE6131">
        <w:rPr>
          <w:rFonts w:hint="cs"/>
          <w:color w:val="000000" w:themeColor="text1"/>
          <w:rtl/>
        </w:rPr>
        <w:t xml:space="preserve">تغطية أعباء </w:t>
      </w:r>
      <w:r w:rsidR="001132C2" w:rsidRPr="00DE6131">
        <w:rPr>
          <w:rFonts w:hint="cs"/>
          <w:color w:val="000000" w:themeColor="text1"/>
          <w:rtl/>
        </w:rPr>
        <w:t>ال</w:t>
      </w:r>
      <w:r w:rsidR="007856EA" w:rsidRPr="00DE6131">
        <w:rPr>
          <w:rFonts w:hint="cs"/>
          <w:color w:val="000000" w:themeColor="text1"/>
          <w:rtl/>
        </w:rPr>
        <w:t xml:space="preserve">مرفق </w:t>
      </w:r>
      <w:r w:rsidR="001132C2" w:rsidRPr="00DE6131">
        <w:rPr>
          <w:rFonts w:hint="cs"/>
          <w:color w:val="000000" w:themeColor="text1"/>
          <w:rtl/>
        </w:rPr>
        <w:t>ال</w:t>
      </w:r>
      <w:r w:rsidR="00D96216">
        <w:rPr>
          <w:rFonts w:hint="cs"/>
          <w:color w:val="000000" w:themeColor="text1"/>
          <w:rtl/>
        </w:rPr>
        <w:t>عام أ</w:t>
      </w:r>
      <w:r w:rsidR="007856EA" w:rsidRPr="00DE6131">
        <w:rPr>
          <w:rFonts w:hint="cs"/>
          <w:color w:val="000000" w:themeColor="text1"/>
          <w:rtl/>
        </w:rPr>
        <w:t xml:space="preserve">و </w:t>
      </w:r>
      <w:r w:rsidR="001132C2" w:rsidRPr="00DE6131">
        <w:rPr>
          <w:rFonts w:hint="cs"/>
          <w:color w:val="000000" w:themeColor="text1"/>
          <w:rtl/>
        </w:rPr>
        <w:t xml:space="preserve">تغطي </w:t>
      </w:r>
      <w:r w:rsidR="007856EA" w:rsidRPr="00DE6131">
        <w:rPr>
          <w:rFonts w:hint="cs"/>
          <w:color w:val="000000" w:themeColor="text1"/>
          <w:rtl/>
        </w:rPr>
        <w:t xml:space="preserve">نفقات تشييد وصيانة </w:t>
      </w:r>
      <w:r w:rsidR="000157E4" w:rsidRPr="00DE6131">
        <w:rPr>
          <w:rFonts w:hint="cs"/>
          <w:color w:val="000000" w:themeColor="text1"/>
          <w:rtl/>
        </w:rPr>
        <w:t>المنشأ</w:t>
      </w:r>
      <w:r w:rsidR="007856EA" w:rsidRPr="00DE6131">
        <w:rPr>
          <w:rFonts w:hint="cs"/>
          <w:color w:val="000000" w:themeColor="text1"/>
          <w:rtl/>
        </w:rPr>
        <w:t xml:space="preserve"> </w:t>
      </w:r>
      <w:r w:rsidR="001132C2" w:rsidRPr="00DE6131">
        <w:rPr>
          <w:rFonts w:hint="cs"/>
          <w:color w:val="000000" w:themeColor="text1"/>
          <w:rtl/>
        </w:rPr>
        <w:t>ال</w:t>
      </w:r>
      <w:r w:rsidR="007856EA" w:rsidRPr="00DE6131">
        <w:rPr>
          <w:rFonts w:hint="cs"/>
          <w:color w:val="000000" w:themeColor="text1"/>
          <w:rtl/>
        </w:rPr>
        <w:t>عام</w:t>
      </w:r>
      <w:r w:rsidR="00D96216">
        <w:rPr>
          <w:rFonts w:hint="cs"/>
          <w:color w:val="000000" w:themeColor="text1"/>
          <w:rtl/>
        </w:rPr>
        <w:t>،</w:t>
      </w:r>
      <w:r w:rsidR="007856EA" w:rsidRPr="00DE6131">
        <w:rPr>
          <w:rFonts w:hint="cs"/>
          <w:color w:val="000000" w:themeColor="text1"/>
          <w:rtl/>
        </w:rPr>
        <w:t xml:space="preserve"> وذلك كمقابل </w:t>
      </w:r>
      <w:r w:rsidR="00D96216">
        <w:rPr>
          <w:rFonts w:hint="cs"/>
          <w:color w:val="000000" w:themeColor="text1"/>
          <w:rtl/>
        </w:rPr>
        <w:t>للخدمات المؤداة من خلال المرفق أ</w:t>
      </w:r>
      <w:r w:rsidR="007856EA" w:rsidRPr="00DE6131">
        <w:rPr>
          <w:rFonts w:hint="cs"/>
          <w:color w:val="000000" w:themeColor="text1"/>
          <w:rtl/>
        </w:rPr>
        <w:t>و في استخدام للمنشأ</w:t>
      </w:r>
      <w:r w:rsidR="007856EA" w:rsidRPr="00DE6131">
        <w:rPr>
          <w:rStyle w:val="Appelnotedebasdep"/>
          <w:color w:val="000000" w:themeColor="text1"/>
          <w:rtl/>
        </w:rPr>
        <w:footnoteReference w:id="405"/>
      </w:r>
      <w:r w:rsidR="001132C2" w:rsidRPr="00DE6131">
        <w:rPr>
          <w:rFonts w:hint="cs"/>
          <w:color w:val="000000" w:themeColor="text1"/>
          <w:rtl/>
        </w:rPr>
        <w:t>،</w:t>
      </w:r>
      <w:r w:rsidR="00D96216">
        <w:rPr>
          <w:rFonts w:hint="cs"/>
          <w:color w:val="000000" w:themeColor="text1"/>
          <w:rtl/>
        </w:rPr>
        <w:t xml:space="preserve"> </w:t>
      </w:r>
      <w:r w:rsidR="007856EA" w:rsidRPr="00DE6131">
        <w:rPr>
          <w:rFonts w:hint="cs"/>
          <w:color w:val="000000" w:themeColor="text1"/>
          <w:rtl/>
        </w:rPr>
        <w:t>و</w:t>
      </w:r>
      <w:r w:rsidR="001132C2" w:rsidRPr="00DE6131">
        <w:rPr>
          <w:rFonts w:hint="cs"/>
          <w:color w:val="000000" w:themeColor="text1"/>
          <w:rtl/>
        </w:rPr>
        <w:t xml:space="preserve">في هذا السياق فإن المقابل المالي وفقا </w:t>
      </w:r>
      <w:r w:rsidR="007856EA" w:rsidRPr="00DE6131">
        <w:rPr>
          <w:rFonts w:hint="cs"/>
          <w:color w:val="000000" w:themeColor="text1"/>
          <w:rtl/>
        </w:rPr>
        <w:t xml:space="preserve">لتعريف مجلس الدولة الفرنسي مرتبط </w:t>
      </w:r>
      <w:r w:rsidR="001132C2" w:rsidRPr="00DE6131">
        <w:rPr>
          <w:rFonts w:hint="cs"/>
          <w:color w:val="000000" w:themeColor="text1"/>
          <w:rtl/>
        </w:rPr>
        <w:t xml:space="preserve"> بتوفر</w:t>
      </w:r>
      <w:r w:rsidR="007856EA" w:rsidRPr="00DE6131">
        <w:rPr>
          <w:rFonts w:hint="cs"/>
          <w:color w:val="000000" w:themeColor="text1"/>
          <w:rtl/>
        </w:rPr>
        <w:t>شروط</w:t>
      </w:r>
      <w:r w:rsidR="001132C2" w:rsidRPr="00DE6131">
        <w:rPr>
          <w:rFonts w:hint="cs"/>
          <w:color w:val="000000" w:themeColor="text1"/>
          <w:rtl/>
        </w:rPr>
        <w:t xml:space="preserve"> ثلاثة تتمثل في</w:t>
      </w:r>
      <w:r w:rsidR="0018652A">
        <w:rPr>
          <w:rStyle w:val="Appelnotedebasdep"/>
          <w:color w:val="000000" w:themeColor="text1"/>
          <w:rtl/>
        </w:rPr>
        <w:footnoteReference w:id="406"/>
      </w:r>
      <w:r w:rsidR="001132C2" w:rsidRPr="00DE6131">
        <w:rPr>
          <w:rFonts w:hint="cs"/>
          <w:color w:val="000000" w:themeColor="text1"/>
          <w:rtl/>
        </w:rPr>
        <w:t>:</w:t>
      </w:r>
    </w:p>
    <w:p w14:paraId="525D6442" w14:textId="47265F31" w:rsidR="001B4339" w:rsidRPr="00DE6131" w:rsidRDefault="001132C2" w:rsidP="00CD091D">
      <w:pPr>
        <w:ind w:firstLine="0"/>
        <w:rPr>
          <w:color w:val="000000" w:themeColor="text1"/>
          <w:rtl/>
        </w:rPr>
      </w:pPr>
      <w:r w:rsidRPr="00DE6131">
        <w:rPr>
          <w:rFonts w:hint="cs"/>
          <w:color w:val="000000" w:themeColor="text1"/>
          <w:rtl/>
        </w:rPr>
        <w:lastRenderedPageBreak/>
        <w:t>1</w:t>
      </w:r>
      <w:r w:rsidR="007856EA" w:rsidRPr="00DE6131">
        <w:rPr>
          <w:rFonts w:hint="cs"/>
          <w:color w:val="000000" w:themeColor="text1"/>
          <w:rtl/>
        </w:rPr>
        <w:t>/</w:t>
      </w:r>
      <w:r w:rsidR="00E023C0">
        <w:rPr>
          <w:rFonts w:hint="cs"/>
          <w:b/>
          <w:bCs/>
          <w:color w:val="000000" w:themeColor="text1"/>
          <w:rtl/>
        </w:rPr>
        <w:t>أ</w:t>
      </w:r>
      <w:r w:rsidR="007856EA" w:rsidRPr="00DE6131">
        <w:rPr>
          <w:rFonts w:hint="cs"/>
          <w:b/>
          <w:bCs/>
          <w:color w:val="000000" w:themeColor="text1"/>
          <w:rtl/>
        </w:rPr>
        <w:t>ن يكون مقابل لخدمة مؤداة</w:t>
      </w:r>
      <w:r w:rsidR="007856EA" w:rsidRPr="00DE6131">
        <w:rPr>
          <w:rFonts w:hint="cs"/>
          <w:color w:val="000000" w:themeColor="text1"/>
          <w:rtl/>
        </w:rPr>
        <w:t xml:space="preserve">: </w:t>
      </w:r>
      <w:r w:rsidR="000157E4" w:rsidRPr="00DE6131">
        <w:rPr>
          <w:rFonts w:hint="cs"/>
          <w:color w:val="000000" w:themeColor="text1"/>
          <w:rtl/>
        </w:rPr>
        <w:t>لا يج</w:t>
      </w:r>
      <w:r w:rsidR="000157E4" w:rsidRPr="00DE6131">
        <w:rPr>
          <w:color w:val="000000" w:themeColor="text1"/>
          <w:rtl/>
        </w:rPr>
        <w:t>ب</w:t>
      </w:r>
      <w:r w:rsidR="00E023C0">
        <w:rPr>
          <w:rFonts w:hint="cs"/>
          <w:color w:val="000000" w:themeColor="text1"/>
          <w:rtl/>
        </w:rPr>
        <w:t xml:space="preserve"> أن يدفع المقابل المالي إ</w:t>
      </w:r>
      <w:r w:rsidRPr="00DE6131">
        <w:rPr>
          <w:rFonts w:hint="cs"/>
          <w:color w:val="000000" w:themeColor="text1"/>
          <w:rtl/>
        </w:rPr>
        <w:t>لا في مقابل خدمة قد تم تأديتها فعلا واست</w:t>
      </w:r>
      <w:r w:rsidR="00E023C0">
        <w:rPr>
          <w:rFonts w:hint="cs"/>
          <w:color w:val="000000" w:themeColor="text1"/>
          <w:rtl/>
        </w:rPr>
        <w:t>فاد منها المنتفع بصورة مباشرة وأ</w:t>
      </w:r>
      <w:r w:rsidRPr="00DE6131">
        <w:rPr>
          <w:rFonts w:hint="cs"/>
          <w:color w:val="000000" w:themeColor="text1"/>
          <w:rtl/>
        </w:rPr>
        <w:t xml:space="preserve">كيدة </w:t>
      </w:r>
      <w:r w:rsidR="00E023C0">
        <w:rPr>
          <w:rFonts w:hint="cs"/>
          <w:color w:val="000000" w:themeColor="text1"/>
          <w:rtl/>
        </w:rPr>
        <w:t>وأ</w:t>
      </w:r>
      <w:r w:rsidR="001B4339" w:rsidRPr="00DE6131">
        <w:rPr>
          <w:rFonts w:hint="cs"/>
          <w:color w:val="000000" w:themeColor="text1"/>
          <w:rtl/>
        </w:rPr>
        <w:t>ن يغطي نفقة تلك الخدمة موضوع ال</w:t>
      </w:r>
      <w:r w:rsidR="00CD091D">
        <w:rPr>
          <w:rFonts w:hint="cs"/>
          <w:color w:val="000000" w:themeColor="text1"/>
          <w:rtl/>
        </w:rPr>
        <w:t>إ</w:t>
      </w:r>
      <w:r w:rsidR="001B4339" w:rsidRPr="00DE6131">
        <w:rPr>
          <w:rFonts w:hint="cs"/>
          <w:color w:val="000000" w:themeColor="text1"/>
          <w:rtl/>
        </w:rPr>
        <w:t>نتفاع.</w:t>
      </w:r>
    </w:p>
    <w:p w14:paraId="438BD140" w14:textId="2AB2A735" w:rsidR="007856EA" w:rsidRPr="00DE6131" w:rsidRDefault="007856EA" w:rsidP="00557C45">
      <w:pPr>
        <w:ind w:firstLine="0"/>
        <w:rPr>
          <w:color w:val="000000" w:themeColor="text1"/>
          <w:rtl/>
        </w:rPr>
      </w:pPr>
      <w:r w:rsidRPr="00DE6131">
        <w:rPr>
          <w:rFonts w:hint="cs"/>
          <w:color w:val="000000" w:themeColor="text1"/>
          <w:rtl/>
        </w:rPr>
        <w:t xml:space="preserve"> </w:t>
      </w:r>
      <w:r w:rsidR="001132C2" w:rsidRPr="00DE6131">
        <w:rPr>
          <w:rFonts w:hint="cs"/>
          <w:color w:val="000000" w:themeColor="text1"/>
          <w:rtl/>
        </w:rPr>
        <w:t>2</w:t>
      </w:r>
      <w:r w:rsidRPr="00DE6131">
        <w:rPr>
          <w:rFonts w:hint="cs"/>
          <w:color w:val="000000" w:themeColor="text1"/>
          <w:rtl/>
        </w:rPr>
        <w:t xml:space="preserve">/ </w:t>
      </w:r>
      <w:r w:rsidR="00CD091D">
        <w:rPr>
          <w:rFonts w:hint="cs"/>
          <w:b/>
          <w:bCs/>
          <w:color w:val="000000" w:themeColor="text1"/>
          <w:rtl/>
        </w:rPr>
        <w:t>أ</w:t>
      </w:r>
      <w:r w:rsidRPr="00DE6131">
        <w:rPr>
          <w:rFonts w:hint="cs"/>
          <w:b/>
          <w:bCs/>
          <w:color w:val="000000" w:themeColor="text1"/>
          <w:rtl/>
        </w:rPr>
        <w:t xml:space="preserve">ن يكون متعادلا </w:t>
      </w:r>
      <w:r w:rsidR="001132C2" w:rsidRPr="00DE6131">
        <w:rPr>
          <w:rFonts w:hint="cs"/>
          <w:b/>
          <w:bCs/>
          <w:color w:val="000000" w:themeColor="text1"/>
          <w:rtl/>
        </w:rPr>
        <w:t>ومتكافئا</w:t>
      </w:r>
      <w:r w:rsidR="001132C2" w:rsidRPr="00DE6131">
        <w:rPr>
          <w:rFonts w:hint="cs"/>
          <w:color w:val="000000" w:themeColor="text1"/>
          <w:rtl/>
        </w:rPr>
        <w:t>:</w:t>
      </w:r>
      <w:r w:rsidRPr="00DE6131">
        <w:rPr>
          <w:rFonts w:hint="cs"/>
          <w:color w:val="000000" w:themeColor="text1"/>
          <w:rtl/>
        </w:rPr>
        <w:t xml:space="preserve"> </w:t>
      </w:r>
      <w:r w:rsidR="00CD091D">
        <w:rPr>
          <w:rFonts w:hint="cs"/>
          <w:color w:val="000000" w:themeColor="text1"/>
          <w:rtl/>
        </w:rPr>
        <w:t>أ</w:t>
      </w:r>
      <w:r w:rsidR="001B4339" w:rsidRPr="00DE6131">
        <w:rPr>
          <w:rFonts w:hint="cs"/>
          <w:color w:val="000000" w:themeColor="text1"/>
          <w:rtl/>
        </w:rPr>
        <w:t xml:space="preserve">ن يتناسب هذا </w:t>
      </w:r>
      <w:r w:rsidR="000157E4" w:rsidRPr="00DE6131">
        <w:rPr>
          <w:rFonts w:hint="cs"/>
          <w:color w:val="000000" w:themeColor="text1"/>
          <w:rtl/>
        </w:rPr>
        <w:t>المقابل</w:t>
      </w:r>
      <w:r w:rsidR="001B4339" w:rsidRPr="00DE6131">
        <w:rPr>
          <w:rFonts w:hint="cs"/>
          <w:color w:val="000000" w:themeColor="text1"/>
          <w:rtl/>
        </w:rPr>
        <w:t xml:space="preserve"> مع قيمة الخدمة المستفاد منها من قبل المنتفع وهذا بخلاف </w:t>
      </w:r>
      <w:r w:rsidRPr="00DE6131">
        <w:rPr>
          <w:rFonts w:hint="cs"/>
          <w:color w:val="000000" w:themeColor="text1"/>
          <w:rtl/>
        </w:rPr>
        <w:t>الرسم الذي لا</w:t>
      </w:r>
      <w:r w:rsidR="001B4339" w:rsidRPr="00DE6131">
        <w:rPr>
          <w:rFonts w:hint="cs"/>
          <w:color w:val="000000" w:themeColor="text1"/>
          <w:rtl/>
        </w:rPr>
        <w:t xml:space="preserve"> </w:t>
      </w:r>
      <w:r w:rsidRPr="00DE6131">
        <w:rPr>
          <w:rFonts w:hint="cs"/>
          <w:color w:val="000000" w:themeColor="text1"/>
          <w:rtl/>
        </w:rPr>
        <w:t xml:space="preserve">يتناسب </w:t>
      </w:r>
      <w:r w:rsidR="001B4339" w:rsidRPr="00DE6131">
        <w:rPr>
          <w:rFonts w:hint="cs"/>
          <w:color w:val="000000" w:themeColor="text1"/>
          <w:rtl/>
        </w:rPr>
        <w:t>مع قيمة</w:t>
      </w:r>
      <w:r w:rsidRPr="00DE6131">
        <w:rPr>
          <w:rFonts w:hint="cs"/>
          <w:color w:val="000000" w:themeColor="text1"/>
          <w:rtl/>
        </w:rPr>
        <w:t xml:space="preserve"> الخدمة المقدمة</w:t>
      </w:r>
      <w:r w:rsidR="00CD091D">
        <w:rPr>
          <w:rFonts w:hint="cs"/>
          <w:color w:val="000000" w:themeColor="text1"/>
          <w:rtl/>
        </w:rPr>
        <w:t>،</w:t>
      </w:r>
      <w:r w:rsidRPr="00DE6131">
        <w:rPr>
          <w:rFonts w:hint="cs"/>
          <w:color w:val="000000" w:themeColor="text1"/>
          <w:rtl/>
        </w:rPr>
        <w:t xml:space="preserve"> </w:t>
      </w:r>
      <w:r w:rsidR="001B4339" w:rsidRPr="00DE6131">
        <w:rPr>
          <w:rFonts w:hint="cs"/>
          <w:color w:val="000000" w:themeColor="text1"/>
          <w:rtl/>
        </w:rPr>
        <w:t xml:space="preserve">لذلك يجب أن تتوفر هناك </w:t>
      </w:r>
      <w:r w:rsidR="00C67EF2" w:rsidRPr="00DE6131">
        <w:rPr>
          <w:rFonts w:hint="cs"/>
          <w:color w:val="000000" w:themeColor="text1"/>
          <w:rtl/>
        </w:rPr>
        <w:t>صلة وطيدة بين</w:t>
      </w:r>
      <w:r w:rsidR="00CD091D">
        <w:rPr>
          <w:rFonts w:hint="cs"/>
          <w:color w:val="000000" w:themeColor="text1"/>
          <w:rtl/>
        </w:rPr>
        <w:t xml:space="preserve"> معدل الأ</w:t>
      </w:r>
      <w:r w:rsidRPr="00DE6131">
        <w:rPr>
          <w:rFonts w:hint="cs"/>
          <w:color w:val="000000" w:themeColor="text1"/>
          <w:rtl/>
        </w:rPr>
        <w:t>تاوى من جهة</w:t>
      </w:r>
      <w:r w:rsidR="00CD091D">
        <w:rPr>
          <w:rFonts w:hint="cs"/>
          <w:color w:val="000000" w:themeColor="text1"/>
          <w:rtl/>
        </w:rPr>
        <w:t>،</w:t>
      </w:r>
      <w:r w:rsidRPr="00DE6131">
        <w:rPr>
          <w:rFonts w:hint="cs"/>
          <w:color w:val="000000" w:themeColor="text1"/>
          <w:rtl/>
        </w:rPr>
        <w:t xml:space="preserve"> والخ</w:t>
      </w:r>
      <w:r w:rsidR="00CD091D">
        <w:rPr>
          <w:rFonts w:hint="cs"/>
          <w:color w:val="000000" w:themeColor="text1"/>
          <w:rtl/>
        </w:rPr>
        <w:t>دمة المؤداة أ</w:t>
      </w:r>
      <w:r w:rsidRPr="00DE6131">
        <w:rPr>
          <w:rFonts w:hint="cs"/>
          <w:color w:val="000000" w:themeColor="text1"/>
          <w:rtl/>
        </w:rPr>
        <w:t xml:space="preserve">و المستهلكة من جهة أخرى وهذا ما </w:t>
      </w:r>
      <w:r w:rsidR="00C67EF2" w:rsidRPr="00DE6131">
        <w:rPr>
          <w:rFonts w:hint="cs"/>
          <w:color w:val="000000" w:themeColor="text1"/>
          <w:rtl/>
        </w:rPr>
        <w:t>أكد</w:t>
      </w:r>
      <w:r w:rsidRPr="00DE6131">
        <w:rPr>
          <w:rFonts w:hint="cs"/>
          <w:color w:val="000000" w:themeColor="text1"/>
          <w:rtl/>
        </w:rPr>
        <w:t xml:space="preserve"> عليه الاجتهاد القضائي </w:t>
      </w:r>
      <w:r w:rsidR="001B4339" w:rsidRPr="00DE6131">
        <w:rPr>
          <w:rFonts w:hint="cs"/>
          <w:color w:val="000000" w:themeColor="text1"/>
          <w:rtl/>
        </w:rPr>
        <w:t xml:space="preserve">الفرنسي </w:t>
      </w:r>
      <w:r w:rsidR="00CD091D">
        <w:rPr>
          <w:rFonts w:hint="cs"/>
          <w:color w:val="000000" w:themeColor="text1"/>
          <w:rtl/>
        </w:rPr>
        <w:t>في رأيه " إ</w:t>
      </w:r>
      <w:r w:rsidRPr="00DE6131">
        <w:rPr>
          <w:rFonts w:hint="cs"/>
          <w:color w:val="000000" w:themeColor="text1"/>
          <w:rtl/>
        </w:rPr>
        <w:t>ن رسوم المرافق الصناعية والتجار</w:t>
      </w:r>
      <w:r w:rsidR="00CD091D">
        <w:rPr>
          <w:rFonts w:hint="cs"/>
          <w:color w:val="000000" w:themeColor="text1"/>
          <w:rtl/>
        </w:rPr>
        <w:t>ية والتي تشكل الأساس في تحديدالأ</w:t>
      </w:r>
      <w:r w:rsidRPr="00DE6131">
        <w:rPr>
          <w:rFonts w:hint="cs"/>
          <w:color w:val="000000" w:themeColor="text1"/>
          <w:rtl/>
        </w:rPr>
        <w:t>تاوى المطلوبة من المنتفعين بغية تغطية أعباء المرفق تجد المقابل لها في الخدمة المؤداة للمنتفعين"</w:t>
      </w:r>
      <w:r w:rsidR="00CD091D">
        <w:rPr>
          <w:rFonts w:hint="cs"/>
          <w:color w:val="000000" w:themeColor="text1"/>
          <w:rtl/>
        </w:rPr>
        <w:t>.</w:t>
      </w:r>
    </w:p>
    <w:p w14:paraId="082714C1" w14:textId="130203D9" w:rsidR="007856EA" w:rsidRPr="00DE6131" w:rsidRDefault="00CD091D" w:rsidP="00DC6D1B">
      <w:pPr>
        <w:ind w:firstLine="0"/>
        <w:rPr>
          <w:color w:val="000000" w:themeColor="text1"/>
          <w:rtl/>
        </w:rPr>
      </w:pPr>
      <w:r>
        <w:rPr>
          <w:rFonts w:hint="cs"/>
          <w:color w:val="000000" w:themeColor="text1"/>
          <w:rtl/>
        </w:rPr>
        <w:t>3/</w:t>
      </w:r>
      <w:r w:rsidR="00112405">
        <w:rPr>
          <w:rFonts w:hint="cs"/>
          <w:color w:val="000000" w:themeColor="text1"/>
          <w:rtl/>
        </w:rPr>
        <w:t>أ</w:t>
      </w:r>
      <w:r w:rsidR="007856EA" w:rsidRPr="00DE6131">
        <w:rPr>
          <w:rFonts w:hint="cs"/>
          <w:color w:val="000000" w:themeColor="text1"/>
          <w:rtl/>
        </w:rPr>
        <w:t>ن يستهدف تحقيق مصلحة خاصة</w:t>
      </w:r>
    </w:p>
    <w:p w14:paraId="5DF0BBB8" w14:textId="44465F11" w:rsidR="007856EA" w:rsidRPr="00DE6131" w:rsidRDefault="00112405" w:rsidP="00DA03BB">
      <w:pPr>
        <w:rPr>
          <w:color w:val="000000" w:themeColor="text1"/>
          <w:sz w:val="24"/>
          <w:szCs w:val="24"/>
          <w:rtl/>
          <w:lang w:val="fr-FR"/>
        </w:rPr>
      </w:pPr>
      <w:r>
        <w:rPr>
          <w:rFonts w:hint="cs"/>
          <w:color w:val="000000" w:themeColor="text1"/>
          <w:rtl/>
        </w:rPr>
        <w:t>فالتعريفة أ</w:t>
      </w:r>
      <w:r w:rsidR="007856EA" w:rsidRPr="00DE6131">
        <w:rPr>
          <w:rFonts w:hint="cs"/>
          <w:color w:val="000000" w:themeColor="text1"/>
          <w:rtl/>
        </w:rPr>
        <w:t xml:space="preserve">و </w:t>
      </w:r>
      <w:r w:rsidR="001B4339" w:rsidRPr="00DE6131">
        <w:rPr>
          <w:rFonts w:hint="cs"/>
          <w:color w:val="000000" w:themeColor="text1"/>
          <w:rtl/>
        </w:rPr>
        <w:t>ال</w:t>
      </w:r>
      <w:r>
        <w:rPr>
          <w:rFonts w:hint="cs"/>
          <w:color w:val="000000" w:themeColor="text1"/>
          <w:rtl/>
        </w:rPr>
        <w:t>أ</w:t>
      </w:r>
      <w:r w:rsidR="001B4339" w:rsidRPr="00DE6131">
        <w:rPr>
          <w:rFonts w:hint="cs"/>
          <w:color w:val="000000" w:themeColor="text1"/>
          <w:rtl/>
        </w:rPr>
        <w:t>تاوى</w:t>
      </w:r>
      <w:r w:rsidR="007856EA" w:rsidRPr="00DE6131">
        <w:rPr>
          <w:rFonts w:hint="cs"/>
          <w:color w:val="000000" w:themeColor="text1"/>
          <w:rtl/>
        </w:rPr>
        <w:t xml:space="preserve"> </w:t>
      </w:r>
      <w:r w:rsidR="001B4339" w:rsidRPr="00DE6131">
        <w:rPr>
          <w:rFonts w:hint="cs"/>
          <w:color w:val="000000" w:themeColor="text1"/>
          <w:rtl/>
        </w:rPr>
        <w:t>التي</w:t>
      </w:r>
      <w:r w:rsidR="007856EA" w:rsidRPr="00DE6131">
        <w:rPr>
          <w:rFonts w:hint="cs"/>
          <w:color w:val="000000" w:themeColor="text1"/>
          <w:rtl/>
        </w:rPr>
        <w:t xml:space="preserve"> </w:t>
      </w:r>
      <w:r w:rsidR="001B4339" w:rsidRPr="00DE6131">
        <w:rPr>
          <w:rFonts w:hint="cs"/>
          <w:color w:val="000000" w:themeColor="text1"/>
          <w:rtl/>
        </w:rPr>
        <w:t>يتقاضاها</w:t>
      </w:r>
      <w:r w:rsidR="007856EA" w:rsidRPr="00DE6131">
        <w:rPr>
          <w:rFonts w:hint="cs"/>
          <w:color w:val="000000" w:themeColor="text1"/>
          <w:rtl/>
        </w:rPr>
        <w:t xml:space="preserve"> </w:t>
      </w:r>
      <w:r w:rsidR="001B4339" w:rsidRPr="00DE6131">
        <w:rPr>
          <w:rFonts w:hint="cs"/>
          <w:color w:val="000000" w:themeColor="text1"/>
          <w:rtl/>
        </w:rPr>
        <w:t>صاحب التفويض</w:t>
      </w:r>
      <w:r w:rsidR="007856EA" w:rsidRPr="00DE6131">
        <w:rPr>
          <w:rFonts w:hint="cs"/>
          <w:color w:val="000000" w:themeColor="text1"/>
          <w:rtl/>
        </w:rPr>
        <w:t xml:space="preserve"> من </w:t>
      </w:r>
      <w:r w:rsidR="001B4339" w:rsidRPr="00DE6131">
        <w:rPr>
          <w:rFonts w:hint="cs"/>
          <w:color w:val="000000" w:themeColor="text1"/>
          <w:rtl/>
        </w:rPr>
        <w:t xml:space="preserve">مستخدمي المرفق العام </w:t>
      </w:r>
      <w:r w:rsidR="007856EA" w:rsidRPr="00DE6131">
        <w:rPr>
          <w:rFonts w:hint="cs"/>
          <w:color w:val="000000" w:themeColor="text1"/>
          <w:rtl/>
        </w:rPr>
        <w:t xml:space="preserve"> يجب </w:t>
      </w:r>
      <w:r w:rsidR="001B4339" w:rsidRPr="00DE6131">
        <w:rPr>
          <w:rFonts w:hint="cs"/>
          <w:color w:val="000000" w:themeColor="text1"/>
          <w:rtl/>
        </w:rPr>
        <w:t>أ</w:t>
      </w:r>
      <w:r w:rsidR="007856EA" w:rsidRPr="00DE6131">
        <w:rPr>
          <w:rFonts w:hint="cs"/>
          <w:color w:val="000000" w:themeColor="text1"/>
          <w:rtl/>
        </w:rPr>
        <w:t xml:space="preserve">ن تكون </w:t>
      </w:r>
      <w:r w:rsidR="001B4339" w:rsidRPr="00DE6131">
        <w:rPr>
          <w:rFonts w:hint="cs"/>
          <w:color w:val="000000" w:themeColor="text1"/>
          <w:rtl/>
        </w:rPr>
        <w:t>في مقابل</w:t>
      </w:r>
      <w:r w:rsidR="007856EA" w:rsidRPr="00DE6131">
        <w:rPr>
          <w:rFonts w:hint="cs"/>
          <w:color w:val="000000" w:themeColor="text1"/>
          <w:rtl/>
        </w:rPr>
        <w:t xml:space="preserve"> </w:t>
      </w:r>
      <w:r w:rsidR="001B4339" w:rsidRPr="00DE6131">
        <w:rPr>
          <w:rFonts w:hint="cs"/>
          <w:color w:val="000000" w:themeColor="text1"/>
          <w:rtl/>
        </w:rPr>
        <w:t>خدمة يتلقاها المنتفع بصورة خاصة</w:t>
      </w:r>
      <w:r w:rsidR="007856EA" w:rsidRPr="00DE6131">
        <w:rPr>
          <w:rFonts w:hint="cs"/>
          <w:color w:val="000000" w:themeColor="text1"/>
          <w:rtl/>
        </w:rPr>
        <w:t xml:space="preserve"> </w:t>
      </w:r>
      <w:r w:rsidR="001B4339" w:rsidRPr="00DE6131">
        <w:rPr>
          <w:rFonts w:hint="cs"/>
          <w:color w:val="000000" w:themeColor="text1"/>
          <w:rtl/>
        </w:rPr>
        <w:t>وبالتالي</w:t>
      </w:r>
      <w:r>
        <w:rPr>
          <w:rFonts w:hint="cs"/>
          <w:color w:val="000000" w:themeColor="text1"/>
          <w:rtl/>
        </w:rPr>
        <w:t xml:space="preserve"> إ</w:t>
      </w:r>
      <w:r w:rsidR="007856EA" w:rsidRPr="00DE6131">
        <w:rPr>
          <w:rFonts w:hint="cs"/>
          <w:color w:val="000000" w:themeColor="text1"/>
          <w:rtl/>
        </w:rPr>
        <w:t xml:space="preserve">ذا كانت المبالغ </w:t>
      </w:r>
      <w:r w:rsidR="001B4339" w:rsidRPr="00DE6131">
        <w:rPr>
          <w:rFonts w:hint="cs"/>
          <w:color w:val="000000" w:themeColor="text1"/>
          <w:rtl/>
        </w:rPr>
        <w:t xml:space="preserve">المالية </w:t>
      </w:r>
      <w:r w:rsidR="007856EA" w:rsidRPr="00DE6131">
        <w:rPr>
          <w:rFonts w:hint="cs"/>
          <w:color w:val="000000" w:themeColor="text1"/>
          <w:rtl/>
        </w:rPr>
        <w:t>التي</w:t>
      </w:r>
      <w:r w:rsidR="001B4339" w:rsidRPr="00DE6131">
        <w:rPr>
          <w:rFonts w:hint="cs"/>
          <w:color w:val="000000" w:themeColor="text1"/>
          <w:rtl/>
        </w:rPr>
        <w:t xml:space="preserve"> يتم </w:t>
      </w:r>
      <w:r w:rsidR="007856EA" w:rsidRPr="00DE6131">
        <w:rPr>
          <w:rFonts w:hint="cs"/>
          <w:color w:val="000000" w:themeColor="text1"/>
          <w:rtl/>
        </w:rPr>
        <w:t xml:space="preserve"> </w:t>
      </w:r>
      <w:r w:rsidR="001B4339" w:rsidRPr="00DE6131">
        <w:rPr>
          <w:rFonts w:hint="cs"/>
          <w:color w:val="000000" w:themeColor="text1"/>
          <w:rtl/>
        </w:rPr>
        <w:t>دفعها</w:t>
      </w:r>
      <w:r w:rsidR="007856EA" w:rsidRPr="00DE6131">
        <w:rPr>
          <w:rFonts w:hint="cs"/>
          <w:color w:val="000000" w:themeColor="text1"/>
          <w:rtl/>
        </w:rPr>
        <w:t xml:space="preserve"> </w:t>
      </w:r>
      <w:r w:rsidR="001B4339" w:rsidRPr="00DE6131">
        <w:rPr>
          <w:rFonts w:hint="cs"/>
          <w:color w:val="000000" w:themeColor="text1"/>
          <w:rtl/>
        </w:rPr>
        <w:t xml:space="preserve">من </w:t>
      </w:r>
      <w:r w:rsidR="007856EA" w:rsidRPr="00DE6131">
        <w:rPr>
          <w:rFonts w:hint="cs"/>
          <w:color w:val="000000" w:themeColor="text1"/>
          <w:rtl/>
        </w:rPr>
        <w:t>المنتفع لخدمات</w:t>
      </w:r>
      <w:r w:rsidR="001B4339" w:rsidRPr="00DE6131">
        <w:rPr>
          <w:rFonts w:hint="cs"/>
          <w:color w:val="000000" w:themeColor="text1"/>
          <w:rtl/>
        </w:rPr>
        <w:t xml:space="preserve"> أخرى</w:t>
      </w:r>
      <w:r w:rsidR="007856EA" w:rsidRPr="00DE6131">
        <w:rPr>
          <w:rFonts w:hint="cs"/>
          <w:color w:val="000000" w:themeColor="text1"/>
          <w:rtl/>
        </w:rPr>
        <w:t xml:space="preserve"> </w:t>
      </w:r>
      <w:r w:rsidR="00E433C0" w:rsidRPr="00DE6131">
        <w:rPr>
          <w:rFonts w:hint="cs"/>
          <w:color w:val="000000" w:themeColor="text1"/>
          <w:rtl/>
        </w:rPr>
        <w:t>لا يقتص</w:t>
      </w:r>
      <w:r w:rsidR="00E433C0" w:rsidRPr="00DE6131">
        <w:rPr>
          <w:color w:val="000000" w:themeColor="text1"/>
          <w:rtl/>
        </w:rPr>
        <w:t>ر</w:t>
      </w:r>
      <w:r>
        <w:rPr>
          <w:rFonts w:hint="cs"/>
          <w:color w:val="000000" w:themeColor="text1"/>
          <w:rtl/>
        </w:rPr>
        <w:t>الإ</w:t>
      </w:r>
      <w:r w:rsidR="007856EA" w:rsidRPr="00DE6131">
        <w:rPr>
          <w:rFonts w:hint="cs"/>
          <w:color w:val="000000" w:themeColor="text1"/>
          <w:rtl/>
        </w:rPr>
        <w:t xml:space="preserve">نتفاع بها </w:t>
      </w:r>
      <w:r>
        <w:rPr>
          <w:rFonts w:hint="cs"/>
          <w:color w:val="000000" w:themeColor="text1"/>
          <w:rtl/>
        </w:rPr>
        <w:t xml:space="preserve">على </w:t>
      </w:r>
      <w:r w:rsidR="001B4339" w:rsidRPr="00DE6131">
        <w:rPr>
          <w:rFonts w:hint="cs"/>
          <w:color w:val="000000" w:themeColor="text1"/>
          <w:rtl/>
        </w:rPr>
        <w:t>المنتفع منها</w:t>
      </w:r>
      <w:r w:rsidR="007856EA" w:rsidRPr="00DE6131">
        <w:rPr>
          <w:rFonts w:hint="cs"/>
          <w:color w:val="000000" w:themeColor="text1"/>
          <w:rtl/>
        </w:rPr>
        <w:t xml:space="preserve"> </w:t>
      </w:r>
      <w:r w:rsidR="001B4339" w:rsidRPr="00DE6131">
        <w:rPr>
          <w:rFonts w:hint="cs"/>
          <w:color w:val="000000" w:themeColor="text1"/>
          <w:rtl/>
        </w:rPr>
        <w:t>والمكلف بدفعها</w:t>
      </w:r>
      <w:r w:rsidR="007856EA" w:rsidRPr="00DE6131">
        <w:rPr>
          <w:rFonts w:hint="cs"/>
          <w:color w:val="000000" w:themeColor="text1"/>
          <w:rtl/>
        </w:rPr>
        <w:t xml:space="preserve"> </w:t>
      </w:r>
      <w:r>
        <w:rPr>
          <w:rFonts w:hint="cs"/>
          <w:color w:val="000000" w:themeColor="text1"/>
          <w:rtl/>
        </w:rPr>
        <w:t>وإنما يتعدى الإ</w:t>
      </w:r>
      <w:r w:rsidR="001B4339" w:rsidRPr="00DE6131">
        <w:rPr>
          <w:rFonts w:hint="cs"/>
          <w:color w:val="000000" w:themeColor="text1"/>
          <w:rtl/>
        </w:rPr>
        <w:t>نتفاع</w:t>
      </w:r>
      <w:r w:rsidR="007856EA" w:rsidRPr="00DE6131">
        <w:rPr>
          <w:rFonts w:hint="cs"/>
          <w:color w:val="000000" w:themeColor="text1"/>
          <w:rtl/>
        </w:rPr>
        <w:t xml:space="preserve"> </w:t>
      </w:r>
      <w:r w:rsidR="002726ED" w:rsidRPr="00DE6131">
        <w:rPr>
          <w:rFonts w:hint="cs"/>
          <w:color w:val="000000" w:themeColor="text1"/>
          <w:rtl/>
        </w:rPr>
        <w:t xml:space="preserve">منها </w:t>
      </w:r>
      <w:r w:rsidR="007856EA" w:rsidRPr="00DE6131">
        <w:rPr>
          <w:rFonts w:hint="cs"/>
          <w:color w:val="000000" w:themeColor="text1"/>
          <w:rtl/>
        </w:rPr>
        <w:t>لجمهور</w:t>
      </w:r>
      <w:r w:rsidR="002726ED" w:rsidRPr="00DE6131">
        <w:rPr>
          <w:rFonts w:hint="cs"/>
          <w:color w:val="000000" w:themeColor="text1"/>
          <w:rtl/>
        </w:rPr>
        <w:t xml:space="preserve">المنتفعين </w:t>
      </w:r>
      <w:r w:rsidR="007856EA" w:rsidRPr="00DE6131">
        <w:rPr>
          <w:rFonts w:hint="cs"/>
          <w:color w:val="000000" w:themeColor="text1"/>
          <w:rtl/>
        </w:rPr>
        <w:t xml:space="preserve">أي </w:t>
      </w:r>
      <w:r w:rsidR="002726ED" w:rsidRPr="00DE6131">
        <w:rPr>
          <w:rFonts w:hint="cs"/>
          <w:color w:val="000000" w:themeColor="text1"/>
          <w:rtl/>
        </w:rPr>
        <w:t xml:space="preserve">في الحالة التي </w:t>
      </w:r>
      <w:r w:rsidR="000157E4" w:rsidRPr="00DE6131">
        <w:rPr>
          <w:rFonts w:hint="cs"/>
          <w:color w:val="000000" w:themeColor="text1"/>
          <w:rtl/>
        </w:rPr>
        <w:t>تستهد</w:t>
      </w:r>
      <w:r w:rsidR="00300B74">
        <w:rPr>
          <w:rFonts w:hint="cs"/>
          <w:color w:val="000000" w:themeColor="text1"/>
          <w:rtl/>
        </w:rPr>
        <w:t xml:space="preserve">ف </w:t>
      </w:r>
      <w:r w:rsidR="000157E4" w:rsidRPr="00DE6131">
        <w:rPr>
          <w:rFonts w:hint="cs"/>
          <w:color w:val="000000" w:themeColor="text1"/>
          <w:rtl/>
        </w:rPr>
        <w:t>الخدم</w:t>
      </w:r>
      <w:r w:rsidR="000157E4" w:rsidRPr="00DE6131">
        <w:rPr>
          <w:color w:val="000000" w:themeColor="text1"/>
          <w:rtl/>
        </w:rPr>
        <w:t>ة</w:t>
      </w:r>
      <w:r w:rsidR="002726ED" w:rsidRPr="00DE6131">
        <w:rPr>
          <w:rFonts w:hint="cs"/>
          <w:color w:val="000000" w:themeColor="text1"/>
          <w:rtl/>
        </w:rPr>
        <w:t xml:space="preserve"> </w:t>
      </w:r>
      <w:r w:rsidR="00300B74">
        <w:rPr>
          <w:rFonts w:hint="cs"/>
          <w:color w:val="000000" w:themeColor="text1"/>
          <w:rtl/>
        </w:rPr>
        <w:t xml:space="preserve"> تأ</w:t>
      </w:r>
      <w:r w:rsidR="007856EA" w:rsidRPr="00DE6131">
        <w:rPr>
          <w:rFonts w:hint="cs"/>
          <w:color w:val="000000" w:themeColor="text1"/>
          <w:rtl/>
        </w:rPr>
        <w:t xml:space="preserve">مين مصلحة عامة </w:t>
      </w:r>
      <w:r w:rsidR="002726ED" w:rsidRPr="00DE6131">
        <w:rPr>
          <w:rFonts w:hint="cs"/>
          <w:color w:val="000000" w:themeColor="text1"/>
          <w:rtl/>
        </w:rPr>
        <w:t>أشمل</w:t>
      </w:r>
      <w:r w:rsidR="007856EA" w:rsidRPr="00DE6131">
        <w:rPr>
          <w:rFonts w:hint="cs"/>
          <w:color w:val="000000" w:themeColor="text1"/>
          <w:rtl/>
        </w:rPr>
        <w:t xml:space="preserve"> من المصالح الخاصة </w:t>
      </w:r>
      <w:r w:rsidR="002726ED" w:rsidRPr="00DE6131">
        <w:rPr>
          <w:rFonts w:hint="cs"/>
          <w:color w:val="000000" w:themeColor="text1"/>
          <w:rtl/>
        </w:rPr>
        <w:t xml:space="preserve">للمنتفعين </w:t>
      </w:r>
      <w:r w:rsidR="00300B74">
        <w:rPr>
          <w:rFonts w:hint="cs"/>
          <w:color w:val="000000" w:themeColor="text1"/>
          <w:rtl/>
        </w:rPr>
        <w:t>المكلفين بدفعها</w:t>
      </w:r>
      <w:r w:rsidR="002726ED" w:rsidRPr="00DE6131">
        <w:rPr>
          <w:rFonts w:hint="cs"/>
          <w:color w:val="000000" w:themeColor="text1"/>
          <w:rtl/>
        </w:rPr>
        <w:t xml:space="preserve">، فهنا </w:t>
      </w:r>
      <w:r w:rsidR="000157E4" w:rsidRPr="00DE6131">
        <w:rPr>
          <w:rFonts w:hint="cs"/>
          <w:color w:val="000000" w:themeColor="text1"/>
          <w:rtl/>
        </w:rPr>
        <w:t>لا يمك</w:t>
      </w:r>
      <w:r w:rsidR="000157E4" w:rsidRPr="00DE6131">
        <w:rPr>
          <w:color w:val="000000" w:themeColor="text1"/>
          <w:rtl/>
        </w:rPr>
        <w:t>ن</w:t>
      </w:r>
      <w:r w:rsidR="002726ED" w:rsidRPr="00DE6131">
        <w:rPr>
          <w:rFonts w:hint="cs"/>
          <w:color w:val="000000" w:themeColor="text1"/>
          <w:rtl/>
        </w:rPr>
        <w:t xml:space="preserve"> أن تسمى تعريفة أو</w:t>
      </w:r>
      <w:r w:rsidR="00300B74">
        <w:rPr>
          <w:rFonts w:hint="cs"/>
          <w:color w:val="000000" w:themeColor="text1"/>
          <w:rtl/>
        </w:rPr>
        <w:t>أ</w:t>
      </w:r>
      <w:r w:rsidR="007856EA" w:rsidRPr="00DE6131">
        <w:rPr>
          <w:rFonts w:hint="cs"/>
          <w:color w:val="000000" w:themeColor="text1"/>
          <w:rtl/>
        </w:rPr>
        <w:t xml:space="preserve">تاوى على </w:t>
      </w:r>
      <w:r w:rsidR="002726ED" w:rsidRPr="00DE6131">
        <w:rPr>
          <w:rFonts w:hint="cs"/>
          <w:color w:val="000000" w:themeColor="text1"/>
          <w:rtl/>
        </w:rPr>
        <w:t xml:space="preserve">هذه </w:t>
      </w:r>
      <w:r w:rsidR="007856EA" w:rsidRPr="00DE6131">
        <w:rPr>
          <w:rFonts w:hint="cs"/>
          <w:color w:val="000000" w:themeColor="text1"/>
          <w:rtl/>
        </w:rPr>
        <w:t xml:space="preserve">المبالغ التي </w:t>
      </w:r>
      <w:r w:rsidR="000157E4" w:rsidRPr="00DE6131">
        <w:rPr>
          <w:rFonts w:hint="cs"/>
          <w:color w:val="000000" w:themeColor="text1"/>
          <w:rtl/>
        </w:rPr>
        <w:t>يتقاضاه</w:t>
      </w:r>
      <w:r w:rsidR="000157E4" w:rsidRPr="00DE6131">
        <w:rPr>
          <w:color w:val="000000" w:themeColor="text1"/>
          <w:rtl/>
        </w:rPr>
        <w:t>ا</w:t>
      </w:r>
      <w:r w:rsidR="007856EA" w:rsidRPr="00DE6131">
        <w:rPr>
          <w:rFonts w:hint="cs"/>
          <w:color w:val="000000" w:themeColor="text1"/>
          <w:rtl/>
        </w:rPr>
        <w:t xml:space="preserve"> المفوض اليه من المنتفعين وهذا </w:t>
      </w:r>
      <w:r w:rsidR="002726ED" w:rsidRPr="00DE6131">
        <w:rPr>
          <w:rFonts w:hint="cs"/>
          <w:color w:val="000000" w:themeColor="text1"/>
          <w:rtl/>
        </w:rPr>
        <w:t xml:space="preserve">البند </w:t>
      </w:r>
      <w:r w:rsidR="000157E4" w:rsidRPr="00DE6131">
        <w:rPr>
          <w:rFonts w:hint="cs"/>
          <w:color w:val="000000" w:themeColor="text1"/>
          <w:rtl/>
        </w:rPr>
        <w:t>أكد علي</w:t>
      </w:r>
      <w:r w:rsidR="000157E4" w:rsidRPr="00DE6131">
        <w:rPr>
          <w:color w:val="000000" w:themeColor="text1"/>
          <w:rtl/>
        </w:rPr>
        <w:t>ه</w:t>
      </w:r>
      <w:r w:rsidR="002726ED" w:rsidRPr="00DE6131">
        <w:rPr>
          <w:rFonts w:hint="cs"/>
          <w:color w:val="000000" w:themeColor="text1"/>
          <w:rtl/>
        </w:rPr>
        <w:t xml:space="preserve"> </w:t>
      </w:r>
      <w:r w:rsidR="007856EA" w:rsidRPr="00DE6131">
        <w:rPr>
          <w:rFonts w:hint="cs"/>
          <w:color w:val="000000" w:themeColor="text1"/>
          <w:rtl/>
        </w:rPr>
        <w:t xml:space="preserve"> القضاء الفرنسي </w:t>
      </w:r>
      <w:r w:rsidR="00300B74">
        <w:rPr>
          <w:rFonts w:hint="cs"/>
          <w:color w:val="000000" w:themeColor="text1"/>
          <w:rtl/>
        </w:rPr>
        <w:t>إذ جاء فيه " إ</w:t>
      </w:r>
      <w:r w:rsidR="007856EA" w:rsidRPr="00DE6131">
        <w:rPr>
          <w:rFonts w:hint="cs"/>
          <w:color w:val="000000" w:themeColor="text1"/>
          <w:rtl/>
        </w:rPr>
        <w:t xml:space="preserve">ن التعريفة </w:t>
      </w:r>
      <w:r w:rsidR="000157E4" w:rsidRPr="00DE6131">
        <w:rPr>
          <w:rFonts w:hint="cs"/>
          <w:color w:val="000000" w:themeColor="text1"/>
          <w:rtl/>
        </w:rPr>
        <w:t>لا يمك</w:t>
      </w:r>
      <w:r w:rsidR="000157E4" w:rsidRPr="00DE6131">
        <w:rPr>
          <w:color w:val="000000" w:themeColor="text1"/>
          <w:rtl/>
        </w:rPr>
        <w:t>ن</w:t>
      </w:r>
      <w:r w:rsidR="00300B74">
        <w:rPr>
          <w:rFonts w:hint="cs"/>
          <w:color w:val="000000" w:themeColor="text1"/>
          <w:rtl/>
        </w:rPr>
        <w:t xml:space="preserve"> قانونا اقتطاعها إ</w:t>
      </w:r>
      <w:r w:rsidR="007856EA" w:rsidRPr="00DE6131">
        <w:rPr>
          <w:rFonts w:hint="cs"/>
          <w:color w:val="000000" w:themeColor="text1"/>
          <w:rtl/>
        </w:rPr>
        <w:t>لا بتوفر شرطين</w:t>
      </w:r>
      <w:r w:rsidR="00E732B7">
        <w:rPr>
          <w:rFonts w:hint="cs"/>
          <w:color w:val="000000" w:themeColor="text1"/>
          <w:rtl/>
        </w:rPr>
        <w:t>، من جهة أ</w:t>
      </w:r>
      <w:r w:rsidR="007856EA" w:rsidRPr="00DE6131">
        <w:rPr>
          <w:rFonts w:hint="cs"/>
          <w:color w:val="000000" w:themeColor="text1"/>
          <w:rtl/>
        </w:rPr>
        <w:t xml:space="preserve">ن </w:t>
      </w:r>
      <w:r w:rsidR="000157E4" w:rsidRPr="00DE6131">
        <w:rPr>
          <w:rFonts w:hint="cs"/>
          <w:color w:val="000000" w:themeColor="text1"/>
          <w:rtl/>
        </w:rPr>
        <w:t>لا تكو</w:t>
      </w:r>
      <w:r w:rsidR="000157E4" w:rsidRPr="00DE6131">
        <w:rPr>
          <w:color w:val="000000" w:themeColor="text1"/>
          <w:rtl/>
        </w:rPr>
        <w:t>ن</w:t>
      </w:r>
      <w:r w:rsidR="007856EA" w:rsidRPr="00DE6131">
        <w:rPr>
          <w:rFonts w:hint="cs"/>
          <w:color w:val="000000" w:themeColor="text1"/>
          <w:rtl/>
        </w:rPr>
        <w:t xml:space="preserve"> العمليات التي تستهدف تمويلها محققة أصلا ضمن المصلحة العامة للمنتفع</w:t>
      </w:r>
      <w:r w:rsidR="00E732B7">
        <w:rPr>
          <w:rFonts w:hint="cs"/>
          <w:color w:val="000000" w:themeColor="text1"/>
          <w:rtl/>
        </w:rPr>
        <w:t>ين من النقل الجوي ومن جهة أخرى أ</w:t>
      </w:r>
      <w:r w:rsidR="007856EA" w:rsidRPr="00DE6131">
        <w:rPr>
          <w:rFonts w:hint="cs"/>
          <w:color w:val="000000" w:themeColor="text1"/>
          <w:rtl/>
        </w:rPr>
        <w:t>ن تجد التعريفة المقابل لها في الخد</w:t>
      </w:r>
      <w:r w:rsidR="00E732B7">
        <w:rPr>
          <w:rFonts w:hint="cs"/>
          <w:color w:val="000000" w:themeColor="text1"/>
          <w:rtl/>
        </w:rPr>
        <w:t>مة المؤداة مباشرة</w:t>
      </w:r>
      <w:r w:rsidR="002726ED" w:rsidRPr="00DE6131">
        <w:rPr>
          <w:rFonts w:hint="cs"/>
          <w:color w:val="000000" w:themeColor="text1"/>
          <w:rtl/>
        </w:rPr>
        <w:t>، غير</w:t>
      </w:r>
      <w:r w:rsidR="000157E4" w:rsidRPr="00DE6131">
        <w:rPr>
          <w:rFonts w:hint="cs"/>
          <w:color w:val="000000" w:themeColor="text1"/>
          <w:rtl/>
        </w:rPr>
        <w:t xml:space="preserve"> </w:t>
      </w:r>
      <w:r w:rsidR="002726ED" w:rsidRPr="00DE6131">
        <w:rPr>
          <w:rFonts w:hint="cs"/>
          <w:color w:val="000000" w:themeColor="text1"/>
          <w:rtl/>
        </w:rPr>
        <w:t xml:space="preserve">أن </w:t>
      </w:r>
      <w:r w:rsidR="007856EA" w:rsidRPr="00DE6131">
        <w:rPr>
          <w:rFonts w:hint="cs"/>
          <w:color w:val="000000" w:themeColor="text1"/>
          <w:rtl/>
        </w:rPr>
        <w:t>التباين يقع</w:t>
      </w:r>
      <w:r w:rsidR="00E732B7">
        <w:rPr>
          <w:rFonts w:hint="cs"/>
          <w:color w:val="000000" w:themeColor="text1"/>
          <w:rtl/>
        </w:rPr>
        <w:t xml:space="preserve"> </w:t>
      </w:r>
      <w:r w:rsidR="002726ED" w:rsidRPr="00DE6131">
        <w:rPr>
          <w:rFonts w:hint="cs"/>
          <w:color w:val="000000" w:themeColor="text1"/>
          <w:rtl/>
        </w:rPr>
        <w:t xml:space="preserve">غالبا </w:t>
      </w:r>
      <w:r w:rsidR="00E732B7">
        <w:rPr>
          <w:rFonts w:hint="cs"/>
          <w:color w:val="000000" w:themeColor="text1"/>
          <w:rtl/>
        </w:rPr>
        <w:t>في تحديد نوع الأ</w:t>
      </w:r>
      <w:r w:rsidR="007856EA" w:rsidRPr="00DE6131">
        <w:rPr>
          <w:rFonts w:hint="cs"/>
          <w:color w:val="000000" w:themeColor="text1"/>
          <w:rtl/>
        </w:rPr>
        <w:t>حكام المتعلقة بالتعريفات وال</w:t>
      </w:r>
      <w:r w:rsidR="00E732B7">
        <w:rPr>
          <w:rFonts w:hint="cs"/>
          <w:color w:val="000000" w:themeColor="text1"/>
          <w:rtl/>
        </w:rPr>
        <w:t>أ</w:t>
      </w:r>
      <w:r w:rsidR="007856EA" w:rsidRPr="00DE6131">
        <w:rPr>
          <w:rFonts w:hint="cs"/>
          <w:color w:val="000000" w:themeColor="text1"/>
          <w:rtl/>
        </w:rPr>
        <w:t xml:space="preserve">تاوى التي ينص عليها دفتر الشروط </w:t>
      </w:r>
      <w:r w:rsidR="002726ED" w:rsidRPr="00DE6131">
        <w:rPr>
          <w:rFonts w:hint="cs"/>
          <w:color w:val="000000" w:themeColor="text1"/>
          <w:rtl/>
        </w:rPr>
        <w:t>من ناحية كونها تندرج ضمن ال</w:t>
      </w:r>
      <w:r w:rsidR="00E732B7">
        <w:rPr>
          <w:rFonts w:hint="cs"/>
          <w:color w:val="000000" w:themeColor="text1"/>
          <w:rtl/>
        </w:rPr>
        <w:t>أ</w:t>
      </w:r>
      <w:r w:rsidR="007856EA" w:rsidRPr="00DE6131">
        <w:rPr>
          <w:rFonts w:hint="cs"/>
          <w:color w:val="000000" w:themeColor="text1"/>
          <w:rtl/>
        </w:rPr>
        <w:t>حكام</w:t>
      </w:r>
      <w:r w:rsidR="002726ED" w:rsidRPr="00DE6131">
        <w:rPr>
          <w:rFonts w:hint="cs"/>
          <w:color w:val="000000" w:themeColor="text1"/>
          <w:rtl/>
        </w:rPr>
        <w:t xml:space="preserve"> اللائحية وال</w:t>
      </w:r>
      <w:r w:rsidR="007856EA" w:rsidRPr="00DE6131">
        <w:rPr>
          <w:rFonts w:hint="cs"/>
          <w:color w:val="000000" w:themeColor="text1"/>
          <w:rtl/>
        </w:rPr>
        <w:t xml:space="preserve">تنظيمية يعود تقديرها للسلطة </w:t>
      </w:r>
      <w:r w:rsidR="002726ED" w:rsidRPr="00DE6131">
        <w:rPr>
          <w:rFonts w:hint="cs"/>
          <w:color w:val="000000" w:themeColor="text1"/>
          <w:rtl/>
        </w:rPr>
        <w:t>المانحة للتفويض</w:t>
      </w:r>
      <w:r w:rsidR="00A5231B">
        <w:rPr>
          <w:rFonts w:hint="cs"/>
          <w:color w:val="000000" w:themeColor="text1"/>
          <w:rtl/>
        </w:rPr>
        <w:t>، أو</w:t>
      </w:r>
      <w:r w:rsidR="002726ED" w:rsidRPr="00DE6131">
        <w:rPr>
          <w:rFonts w:hint="cs"/>
          <w:color w:val="000000" w:themeColor="text1"/>
          <w:rtl/>
        </w:rPr>
        <w:t xml:space="preserve"> كونها تخضع </w:t>
      </w:r>
      <w:r w:rsidR="000157E4" w:rsidRPr="00DE6131">
        <w:rPr>
          <w:rFonts w:hint="cs"/>
          <w:color w:val="000000" w:themeColor="text1"/>
          <w:rtl/>
        </w:rPr>
        <w:t>لأحكام</w:t>
      </w:r>
      <w:r w:rsidR="002726ED" w:rsidRPr="00DE6131">
        <w:rPr>
          <w:rFonts w:hint="cs"/>
          <w:color w:val="000000" w:themeColor="text1"/>
          <w:rtl/>
        </w:rPr>
        <w:t xml:space="preserve"> تعاقدية </w:t>
      </w:r>
      <w:r w:rsidR="007856EA" w:rsidRPr="00DE6131">
        <w:rPr>
          <w:rFonts w:hint="cs"/>
          <w:color w:val="000000" w:themeColor="text1"/>
          <w:rtl/>
        </w:rPr>
        <w:t xml:space="preserve"> يتم </w:t>
      </w:r>
      <w:r w:rsidR="002726ED" w:rsidRPr="00DE6131">
        <w:rPr>
          <w:rFonts w:hint="cs"/>
          <w:color w:val="000000" w:themeColor="text1"/>
          <w:rtl/>
        </w:rPr>
        <w:t>الاتفاق عل</w:t>
      </w:r>
      <w:r w:rsidR="00A5231B">
        <w:rPr>
          <w:rFonts w:hint="cs"/>
          <w:color w:val="000000" w:themeColor="text1"/>
          <w:rtl/>
        </w:rPr>
        <w:t xml:space="preserve">ى </w:t>
      </w:r>
      <w:r w:rsidR="002726ED" w:rsidRPr="00DE6131">
        <w:rPr>
          <w:rFonts w:hint="cs"/>
          <w:color w:val="000000" w:themeColor="text1"/>
          <w:rtl/>
        </w:rPr>
        <w:t xml:space="preserve">عملية </w:t>
      </w:r>
      <w:r w:rsidR="007856EA" w:rsidRPr="00DE6131">
        <w:rPr>
          <w:rFonts w:hint="cs"/>
          <w:color w:val="000000" w:themeColor="text1"/>
          <w:rtl/>
        </w:rPr>
        <w:t xml:space="preserve">تقديرها </w:t>
      </w:r>
      <w:r w:rsidR="002726ED" w:rsidRPr="00DE6131">
        <w:rPr>
          <w:rFonts w:hint="cs"/>
          <w:color w:val="000000" w:themeColor="text1"/>
          <w:rtl/>
        </w:rPr>
        <w:t xml:space="preserve">بواسطة </w:t>
      </w:r>
      <w:r w:rsidR="00A5231B">
        <w:rPr>
          <w:rFonts w:hint="cs"/>
          <w:color w:val="000000" w:themeColor="text1"/>
          <w:rtl/>
        </w:rPr>
        <w:t>الإ</w:t>
      </w:r>
      <w:r w:rsidR="007856EA" w:rsidRPr="00DE6131">
        <w:rPr>
          <w:rFonts w:hint="cs"/>
          <w:color w:val="000000" w:themeColor="text1"/>
          <w:rtl/>
        </w:rPr>
        <w:t>تفاق مع المفوض له</w:t>
      </w:r>
      <w:r w:rsidR="00CB37EA" w:rsidRPr="00DE6131">
        <w:rPr>
          <w:rFonts w:hint="cs"/>
          <w:color w:val="000000" w:themeColor="text1"/>
          <w:rtl/>
          <w:lang w:val="fr-FR"/>
        </w:rPr>
        <w:t>، و</w:t>
      </w:r>
      <w:r w:rsidR="00A5231B">
        <w:rPr>
          <w:rFonts w:hint="cs"/>
          <w:color w:val="000000" w:themeColor="text1"/>
          <w:rtl/>
          <w:lang w:val="fr-FR"/>
        </w:rPr>
        <w:t>في الحقيقة أ</w:t>
      </w:r>
      <w:r w:rsidR="007856EA" w:rsidRPr="00DE6131">
        <w:rPr>
          <w:rFonts w:hint="cs"/>
          <w:color w:val="000000" w:themeColor="text1"/>
          <w:rtl/>
          <w:lang w:val="fr-FR"/>
        </w:rPr>
        <w:t xml:space="preserve">ن </w:t>
      </w:r>
      <w:r w:rsidR="00CB37EA" w:rsidRPr="00DE6131">
        <w:rPr>
          <w:rFonts w:hint="cs"/>
          <w:color w:val="000000" w:themeColor="text1"/>
          <w:rtl/>
          <w:lang w:val="fr-FR"/>
        </w:rPr>
        <w:t xml:space="preserve">عملية </w:t>
      </w:r>
      <w:r w:rsidR="007856EA" w:rsidRPr="00DE6131">
        <w:rPr>
          <w:rFonts w:hint="cs"/>
          <w:color w:val="000000" w:themeColor="text1"/>
          <w:rtl/>
          <w:lang w:val="fr-FR"/>
        </w:rPr>
        <w:t>تحديد ال</w:t>
      </w:r>
      <w:r w:rsidR="00A5231B">
        <w:rPr>
          <w:rFonts w:hint="cs"/>
          <w:color w:val="000000" w:themeColor="text1"/>
          <w:rtl/>
          <w:lang w:val="fr-FR"/>
        </w:rPr>
        <w:t>أ</w:t>
      </w:r>
      <w:r w:rsidR="007856EA" w:rsidRPr="00DE6131">
        <w:rPr>
          <w:rFonts w:hint="cs"/>
          <w:color w:val="000000" w:themeColor="text1"/>
          <w:rtl/>
          <w:lang w:val="fr-FR"/>
        </w:rPr>
        <w:t xml:space="preserve">تاوى والتعريفات له  طبيعة مختلفة فهي من جهة تدخل </w:t>
      </w:r>
      <w:r w:rsidR="00CB37EA" w:rsidRPr="00DE6131">
        <w:rPr>
          <w:rFonts w:hint="cs"/>
          <w:color w:val="000000" w:themeColor="text1"/>
          <w:rtl/>
          <w:lang w:val="fr-FR"/>
        </w:rPr>
        <w:t xml:space="preserve">ضمن </w:t>
      </w:r>
      <w:r w:rsidR="007856EA" w:rsidRPr="00DE6131">
        <w:rPr>
          <w:rFonts w:hint="cs"/>
          <w:color w:val="000000" w:themeColor="text1"/>
          <w:rtl/>
          <w:lang w:val="fr-FR"/>
        </w:rPr>
        <w:t>قانون المرافق العامة</w:t>
      </w:r>
      <w:r w:rsidR="00CB37EA" w:rsidRPr="00DE6131">
        <w:rPr>
          <w:rFonts w:hint="cs"/>
          <w:color w:val="000000" w:themeColor="text1"/>
          <w:rtl/>
          <w:lang w:val="fr-FR"/>
        </w:rPr>
        <w:t xml:space="preserve"> و</w:t>
      </w:r>
      <w:r w:rsidR="007856EA" w:rsidRPr="00DE6131">
        <w:rPr>
          <w:rFonts w:hint="cs"/>
          <w:color w:val="000000" w:themeColor="text1"/>
          <w:rtl/>
          <w:lang w:val="fr-FR"/>
        </w:rPr>
        <w:t xml:space="preserve"> مبادئ </w:t>
      </w:r>
      <w:r w:rsidR="00A5231B">
        <w:rPr>
          <w:rFonts w:hint="cs"/>
          <w:color w:val="000000" w:themeColor="text1"/>
          <w:rtl/>
          <w:lang w:val="fr-FR"/>
        </w:rPr>
        <w:t xml:space="preserve"> المسيرة له </w:t>
      </w:r>
      <w:r w:rsidR="00CB37EA" w:rsidRPr="00DE6131">
        <w:rPr>
          <w:rFonts w:hint="cs"/>
          <w:color w:val="000000" w:themeColor="text1"/>
          <w:rtl/>
          <w:lang w:val="fr-FR"/>
        </w:rPr>
        <w:t xml:space="preserve">مثل </w:t>
      </w:r>
      <w:r w:rsidR="007856EA" w:rsidRPr="00DE6131">
        <w:rPr>
          <w:rFonts w:hint="cs"/>
          <w:color w:val="000000" w:themeColor="text1"/>
          <w:rtl/>
          <w:lang w:val="fr-FR"/>
        </w:rPr>
        <w:t>ال</w:t>
      </w:r>
      <w:r w:rsidR="00A5231B">
        <w:rPr>
          <w:rFonts w:hint="cs"/>
          <w:color w:val="000000" w:themeColor="text1"/>
          <w:rtl/>
          <w:lang w:val="fr-FR"/>
        </w:rPr>
        <w:t>إ</w:t>
      </w:r>
      <w:r w:rsidR="007856EA" w:rsidRPr="00DE6131">
        <w:rPr>
          <w:rFonts w:hint="cs"/>
          <w:color w:val="000000" w:themeColor="text1"/>
          <w:rtl/>
          <w:lang w:val="fr-FR"/>
        </w:rPr>
        <w:t xml:space="preserve">ستمرارية والمساوات </w:t>
      </w:r>
      <w:r w:rsidR="00CB37EA" w:rsidRPr="00DE6131">
        <w:rPr>
          <w:rFonts w:hint="cs"/>
          <w:color w:val="000000" w:themeColor="text1"/>
          <w:rtl/>
          <w:lang w:val="fr-FR"/>
        </w:rPr>
        <w:t>وال</w:t>
      </w:r>
      <w:r w:rsidR="007856EA" w:rsidRPr="00DE6131">
        <w:rPr>
          <w:rFonts w:hint="cs"/>
          <w:color w:val="000000" w:themeColor="text1"/>
          <w:rtl/>
          <w:lang w:val="fr-FR"/>
        </w:rPr>
        <w:t xml:space="preserve">قابلية </w:t>
      </w:r>
      <w:r w:rsidR="00CB37EA" w:rsidRPr="00DE6131">
        <w:rPr>
          <w:rFonts w:hint="cs"/>
          <w:color w:val="000000" w:themeColor="text1"/>
          <w:rtl/>
          <w:lang w:val="fr-FR"/>
        </w:rPr>
        <w:t>للتكيف وا</w:t>
      </w:r>
      <w:r w:rsidR="007856EA" w:rsidRPr="00DE6131">
        <w:rPr>
          <w:rFonts w:hint="cs"/>
          <w:color w:val="000000" w:themeColor="text1"/>
          <w:rtl/>
          <w:lang w:val="fr-FR"/>
        </w:rPr>
        <w:t>لتطور</w:t>
      </w:r>
      <w:r w:rsidR="00F96FAD" w:rsidRPr="00DE6131">
        <w:rPr>
          <w:rFonts w:hint="cs"/>
          <w:color w:val="000000" w:themeColor="text1"/>
          <w:rtl/>
          <w:lang w:val="fr-FR"/>
        </w:rPr>
        <w:t xml:space="preserve"> </w:t>
      </w:r>
      <w:r w:rsidR="00A5231B">
        <w:rPr>
          <w:rFonts w:hint="cs"/>
          <w:color w:val="000000" w:themeColor="text1"/>
          <w:rtl/>
          <w:lang w:val="fr-FR"/>
        </w:rPr>
        <w:t>والتعديل الأ</w:t>
      </w:r>
      <w:r w:rsidR="007856EA" w:rsidRPr="00DE6131">
        <w:rPr>
          <w:rFonts w:hint="cs"/>
          <w:color w:val="000000" w:themeColor="text1"/>
          <w:rtl/>
          <w:lang w:val="fr-FR"/>
        </w:rPr>
        <w:t xml:space="preserve">مر الذي </w:t>
      </w:r>
      <w:r w:rsidR="00F96FAD" w:rsidRPr="00DE6131">
        <w:rPr>
          <w:rFonts w:hint="cs"/>
          <w:color w:val="000000" w:themeColor="text1"/>
          <w:rtl/>
          <w:lang w:val="fr-FR"/>
        </w:rPr>
        <w:t xml:space="preserve">يضفي عليها أنها </w:t>
      </w:r>
      <w:r w:rsidR="007856EA" w:rsidRPr="00DE6131">
        <w:rPr>
          <w:rFonts w:hint="cs"/>
          <w:color w:val="000000" w:themeColor="text1"/>
          <w:rtl/>
          <w:lang w:val="fr-FR"/>
        </w:rPr>
        <w:t xml:space="preserve"> أداة تنظيمية للمرافق العامة </w:t>
      </w:r>
      <w:r w:rsidR="00F96FAD" w:rsidRPr="00DE6131">
        <w:rPr>
          <w:rFonts w:hint="cs"/>
          <w:color w:val="000000" w:themeColor="text1"/>
          <w:rtl/>
          <w:lang w:val="fr-FR"/>
        </w:rPr>
        <w:t>تنظم</w:t>
      </w:r>
      <w:r w:rsidR="007856EA" w:rsidRPr="00DE6131">
        <w:rPr>
          <w:rFonts w:hint="cs"/>
          <w:color w:val="000000" w:themeColor="text1"/>
          <w:rtl/>
          <w:lang w:val="fr-FR"/>
        </w:rPr>
        <w:t xml:space="preserve"> </w:t>
      </w:r>
      <w:r w:rsidR="00F96FAD" w:rsidRPr="00DE6131">
        <w:rPr>
          <w:rFonts w:hint="cs"/>
          <w:color w:val="000000" w:themeColor="text1"/>
          <w:rtl/>
          <w:lang w:val="fr-FR"/>
        </w:rPr>
        <w:t>ال</w:t>
      </w:r>
      <w:r w:rsidR="007856EA" w:rsidRPr="00DE6131">
        <w:rPr>
          <w:rFonts w:hint="cs"/>
          <w:color w:val="000000" w:themeColor="text1"/>
          <w:rtl/>
          <w:lang w:val="fr-FR"/>
        </w:rPr>
        <w:t xml:space="preserve">علاقة </w:t>
      </w:r>
      <w:r w:rsidR="00F96FAD" w:rsidRPr="00DE6131">
        <w:rPr>
          <w:rFonts w:hint="cs"/>
          <w:color w:val="000000" w:themeColor="text1"/>
          <w:rtl/>
          <w:lang w:val="fr-FR"/>
        </w:rPr>
        <w:t xml:space="preserve">بين مستخدمي </w:t>
      </w:r>
      <w:r w:rsidR="007856EA" w:rsidRPr="00DE6131">
        <w:rPr>
          <w:rFonts w:hint="cs"/>
          <w:color w:val="000000" w:themeColor="text1"/>
          <w:rtl/>
          <w:lang w:val="fr-FR"/>
        </w:rPr>
        <w:t>المرفق العام و</w:t>
      </w:r>
      <w:r w:rsidR="00A00637">
        <w:rPr>
          <w:rFonts w:hint="cs"/>
          <w:color w:val="000000" w:themeColor="text1"/>
          <w:rtl/>
          <w:lang w:val="fr-FR"/>
        </w:rPr>
        <w:t xml:space="preserve">تجعلهم في مركز مواجهة مع الشخص </w:t>
      </w:r>
      <w:r w:rsidR="00F96FAD" w:rsidRPr="00DE6131">
        <w:rPr>
          <w:rFonts w:hint="cs"/>
          <w:color w:val="000000" w:themeColor="text1"/>
          <w:rtl/>
          <w:lang w:val="fr-FR"/>
        </w:rPr>
        <w:t xml:space="preserve">القائم  بإدارة </w:t>
      </w:r>
      <w:r w:rsidR="00A00637">
        <w:rPr>
          <w:rFonts w:hint="cs"/>
          <w:color w:val="000000" w:themeColor="text1"/>
          <w:rtl/>
          <w:lang w:val="fr-FR"/>
        </w:rPr>
        <w:t>واستثمار</w:t>
      </w:r>
      <w:r w:rsidR="007856EA" w:rsidRPr="00DE6131">
        <w:rPr>
          <w:rFonts w:hint="cs"/>
          <w:color w:val="000000" w:themeColor="text1"/>
          <w:rtl/>
          <w:lang w:val="fr-FR"/>
        </w:rPr>
        <w:t xml:space="preserve"> </w:t>
      </w:r>
      <w:r w:rsidR="00F96FAD" w:rsidRPr="00DE6131">
        <w:rPr>
          <w:rFonts w:hint="cs"/>
          <w:color w:val="000000" w:themeColor="text1"/>
          <w:rtl/>
          <w:lang w:val="fr-FR"/>
        </w:rPr>
        <w:t xml:space="preserve">المرفق العام </w:t>
      </w:r>
      <w:r w:rsidR="00A00637">
        <w:rPr>
          <w:rFonts w:hint="cs"/>
          <w:color w:val="000000" w:themeColor="text1"/>
          <w:rtl/>
          <w:lang w:val="fr-FR"/>
        </w:rPr>
        <w:t>وبالتالي فإ</w:t>
      </w:r>
      <w:r w:rsidR="007856EA" w:rsidRPr="00DE6131">
        <w:rPr>
          <w:rFonts w:hint="cs"/>
          <w:color w:val="000000" w:themeColor="text1"/>
          <w:rtl/>
          <w:lang w:val="fr-FR"/>
        </w:rPr>
        <w:t>ن أي تعديل لها ي</w:t>
      </w:r>
      <w:r w:rsidR="00F96FAD" w:rsidRPr="00DE6131">
        <w:rPr>
          <w:rFonts w:hint="cs"/>
          <w:color w:val="000000" w:themeColor="text1"/>
          <w:rtl/>
          <w:lang w:val="fr-FR"/>
        </w:rPr>
        <w:t>س</w:t>
      </w:r>
      <w:r w:rsidR="007856EA" w:rsidRPr="00DE6131">
        <w:rPr>
          <w:rFonts w:hint="cs"/>
          <w:color w:val="000000" w:themeColor="text1"/>
          <w:rtl/>
          <w:lang w:val="fr-FR"/>
        </w:rPr>
        <w:t>تهدف مباشرة المنتفعون</w:t>
      </w:r>
      <w:r w:rsidR="00A00637">
        <w:rPr>
          <w:rFonts w:hint="cs"/>
          <w:color w:val="000000" w:themeColor="text1"/>
          <w:rtl/>
          <w:lang w:val="fr-FR"/>
        </w:rPr>
        <w:t>.</w:t>
      </w:r>
    </w:p>
    <w:p w14:paraId="7B8B27C0" w14:textId="22C56D67" w:rsidR="007856EA" w:rsidRPr="00DE6131" w:rsidRDefault="00F96FAD" w:rsidP="00D74548">
      <w:pPr>
        <w:rPr>
          <w:rtl/>
          <w:lang w:val="fr-FR"/>
        </w:rPr>
      </w:pPr>
      <w:r w:rsidRPr="00DE6131">
        <w:rPr>
          <w:rFonts w:hint="cs"/>
          <w:rtl/>
          <w:lang w:val="fr-FR"/>
        </w:rPr>
        <w:t>وفي المقابل</w:t>
      </w:r>
      <w:r w:rsidR="007856EA" w:rsidRPr="00DE6131">
        <w:rPr>
          <w:rFonts w:hint="cs"/>
          <w:rtl/>
          <w:lang w:val="fr-FR"/>
        </w:rPr>
        <w:t xml:space="preserve"> </w:t>
      </w:r>
      <w:r w:rsidR="00A00637">
        <w:rPr>
          <w:rFonts w:hint="cs"/>
          <w:rtl/>
          <w:lang w:val="fr-FR"/>
        </w:rPr>
        <w:t>فإ</w:t>
      </w:r>
      <w:r w:rsidRPr="00DE6131">
        <w:rPr>
          <w:rFonts w:hint="cs"/>
          <w:rtl/>
          <w:lang w:val="fr-FR"/>
        </w:rPr>
        <w:t xml:space="preserve">ن المبالغ المالية المدفوعة من قبل </w:t>
      </w:r>
      <w:r w:rsidR="000157E4" w:rsidRPr="00DE6131">
        <w:rPr>
          <w:rFonts w:hint="cs"/>
          <w:rtl/>
          <w:lang w:val="fr-FR"/>
        </w:rPr>
        <w:t>المنتفعين</w:t>
      </w:r>
      <w:r w:rsidRPr="00DE6131">
        <w:rPr>
          <w:rFonts w:hint="cs"/>
          <w:rtl/>
          <w:lang w:val="fr-FR"/>
        </w:rPr>
        <w:t xml:space="preserve"> في شكل </w:t>
      </w:r>
      <w:r w:rsidR="00A00637">
        <w:rPr>
          <w:rFonts w:hint="cs"/>
          <w:rtl/>
          <w:lang w:val="fr-FR"/>
        </w:rPr>
        <w:t>أتاوى و</w:t>
      </w:r>
      <w:r w:rsidR="007856EA" w:rsidRPr="00DE6131">
        <w:rPr>
          <w:rFonts w:hint="cs"/>
          <w:rtl/>
          <w:lang w:val="fr-FR"/>
        </w:rPr>
        <w:t xml:space="preserve">تعريفات </w:t>
      </w:r>
      <w:r w:rsidRPr="00DE6131">
        <w:rPr>
          <w:rFonts w:hint="cs"/>
          <w:rtl/>
          <w:lang w:val="fr-FR"/>
        </w:rPr>
        <w:t xml:space="preserve">لابد أن </w:t>
      </w:r>
      <w:r w:rsidR="007856EA" w:rsidRPr="00DE6131">
        <w:rPr>
          <w:rFonts w:hint="cs"/>
          <w:rtl/>
          <w:lang w:val="fr-FR"/>
        </w:rPr>
        <w:t xml:space="preserve"> </w:t>
      </w:r>
      <w:r w:rsidRPr="00DE6131">
        <w:rPr>
          <w:rFonts w:hint="cs"/>
          <w:rtl/>
          <w:lang w:val="fr-FR"/>
        </w:rPr>
        <w:t xml:space="preserve">تكون ناتجة عن اتفاق </w:t>
      </w:r>
      <w:r w:rsidR="007856EA" w:rsidRPr="00DE6131">
        <w:rPr>
          <w:rFonts w:hint="cs"/>
          <w:rtl/>
          <w:lang w:val="fr-FR"/>
        </w:rPr>
        <w:t xml:space="preserve">رضائي يتم بصورة متبادلة بين </w:t>
      </w:r>
      <w:r w:rsidR="00A00637">
        <w:rPr>
          <w:rFonts w:hint="cs"/>
          <w:rtl/>
          <w:lang w:val="fr-FR"/>
        </w:rPr>
        <w:t>السلطة المفوضة والمفوض له بحيث أ</w:t>
      </w:r>
      <w:r w:rsidR="007856EA" w:rsidRPr="00DE6131">
        <w:rPr>
          <w:rFonts w:hint="cs"/>
          <w:rtl/>
          <w:lang w:val="fr-FR"/>
        </w:rPr>
        <w:t>ن أي تعديل</w:t>
      </w:r>
      <w:r w:rsidR="00C12C87" w:rsidRPr="00DE6131">
        <w:rPr>
          <w:rFonts w:hint="cs"/>
          <w:rtl/>
          <w:lang w:val="fr-FR"/>
        </w:rPr>
        <w:t xml:space="preserve"> لهذه المبالغ </w:t>
      </w:r>
      <w:r w:rsidR="00A00637">
        <w:rPr>
          <w:rFonts w:hint="cs"/>
          <w:rtl/>
          <w:lang w:val="fr-FR"/>
        </w:rPr>
        <w:t xml:space="preserve"> يجب أ</w:t>
      </w:r>
      <w:r w:rsidR="007856EA" w:rsidRPr="00DE6131">
        <w:rPr>
          <w:rFonts w:hint="cs"/>
          <w:rtl/>
          <w:lang w:val="fr-FR"/>
        </w:rPr>
        <w:t xml:space="preserve">ن </w:t>
      </w:r>
      <w:r w:rsidR="00C12C87" w:rsidRPr="00DE6131">
        <w:rPr>
          <w:rFonts w:hint="cs"/>
          <w:rtl/>
          <w:lang w:val="fr-FR"/>
        </w:rPr>
        <w:t>ت</w:t>
      </w:r>
      <w:r w:rsidR="007856EA" w:rsidRPr="00DE6131">
        <w:rPr>
          <w:rFonts w:hint="cs"/>
          <w:rtl/>
          <w:lang w:val="fr-FR"/>
        </w:rPr>
        <w:t xml:space="preserve">كون بإرادة </w:t>
      </w:r>
      <w:r w:rsidR="00C12C87" w:rsidRPr="00DE6131">
        <w:rPr>
          <w:rFonts w:hint="cs"/>
          <w:rtl/>
          <w:lang w:val="fr-FR"/>
        </w:rPr>
        <w:t>الأطراف المتعاقدة</w:t>
      </w:r>
      <w:r w:rsidR="00A00637">
        <w:rPr>
          <w:rFonts w:hint="cs"/>
          <w:rtl/>
          <w:lang w:val="fr-FR"/>
        </w:rPr>
        <w:t>،</w:t>
      </w:r>
      <w:r w:rsidR="007856EA" w:rsidRPr="00DE6131">
        <w:rPr>
          <w:rFonts w:hint="cs"/>
          <w:rtl/>
          <w:lang w:val="fr-FR"/>
        </w:rPr>
        <w:t xml:space="preserve"> وبالعودة</w:t>
      </w:r>
      <w:r w:rsidR="00C12C87" w:rsidRPr="00DE6131">
        <w:rPr>
          <w:rFonts w:hint="cs"/>
          <w:rtl/>
          <w:lang w:val="fr-FR"/>
        </w:rPr>
        <w:t xml:space="preserve"> دوما </w:t>
      </w:r>
      <w:r w:rsidR="007856EA" w:rsidRPr="00DE6131">
        <w:rPr>
          <w:rFonts w:hint="cs"/>
          <w:rtl/>
          <w:lang w:val="fr-FR"/>
        </w:rPr>
        <w:t xml:space="preserve"> الى المرسوم </w:t>
      </w:r>
      <w:r w:rsidR="00C12C87" w:rsidRPr="00DE6131">
        <w:rPr>
          <w:rFonts w:hint="cs"/>
          <w:rtl/>
          <w:lang w:val="fr-FR"/>
        </w:rPr>
        <w:t>الرئاسي</w:t>
      </w:r>
      <w:r w:rsidR="007856EA" w:rsidRPr="00DE6131">
        <w:rPr>
          <w:rFonts w:hint="cs"/>
          <w:rtl/>
          <w:lang w:val="fr-FR"/>
        </w:rPr>
        <w:t xml:space="preserve"> </w:t>
      </w:r>
      <w:r w:rsidR="007856EA" w:rsidRPr="00F5236B">
        <w:rPr>
          <w:rFonts w:hint="cs"/>
          <w:sz w:val="24"/>
          <w:szCs w:val="24"/>
          <w:rtl/>
          <w:lang w:val="fr-FR"/>
        </w:rPr>
        <w:t xml:space="preserve">15/247 </w:t>
      </w:r>
      <w:r w:rsidR="00F5236B">
        <w:rPr>
          <w:rFonts w:hint="cs"/>
          <w:rtl/>
          <w:lang w:val="fr-FR"/>
        </w:rPr>
        <w:t>نجد أن المشرع أ</w:t>
      </w:r>
      <w:r w:rsidR="007856EA" w:rsidRPr="00DE6131">
        <w:rPr>
          <w:rFonts w:hint="cs"/>
          <w:rtl/>
          <w:lang w:val="fr-FR"/>
        </w:rPr>
        <w:t>كد على</w:t>
      </w:r>
      <w:r w:rsidR="00C12C87" w:rsidRPr="00DE6131">
        <w:rPr>
          <w:rFonts w:hint="cs"/>
          <w:rtl/>
          <w:lang w:val="fr-FR"/>
        </w:rPr>
        <w:t xml:space="preserve"> ضرورة </w:t>
      </w:r>
      <w:r w:rsidR="007856EA" w:rsidRPr="00DE6131">
        <w:rPr>
          <w:rFonts w:hint="cs"/>
          <w:rtl/>
          <w:lang w:val="fr-FR"/>
        </w:rPr>
        <w:t xml:space="preserve"> </w:t>
      </w:r>
      <w:r w:rsidR="00F5236B">
        <w:rPr>
          <w:rFonts w:hint="cs"/>
          <w:rtl/>
          <w:lang w:val="fr-FR"/>
        </w:rPr>
        <w:t>إ</w:t>
      </w:r>
      <w:r w:rsidR="007856EA" w:rsidRPr="00DE6131">
        <w:rPr>
          <w:rFonts w:hint="cs"/>
          <w:rtl/>
          <w:lang w:val="fr-FR"/>
        </w:rPr>
        <w:t xml:space="preserve">شراك </w:t>
      </w:r>
      <w:r w:rsidR="00C12C87" w:rsidRPr="00DE6131">
        <w:rPr>
          <w:rFonts w:hint="cs"/>
          <w:rtl/>
          <w:lang w:val="fr-FR"/>
        </w:rPr>
        <w:t>صاحب التفويض</w:t>
      </w:r>
      <w:r w:rsidR="007856EA" w:rsidRPr="00DE6131">
        <w:rPr>
          <w:rFonts w:hint="cs"/>
          <w:rtl/>
          <w:lang w:val="fr-FR"/>
        </w:rPr>
        <w:t xml:space="preserve"> في تحديد التعريفات </w:t>
      </w:r>
      <w:r w:rsidR="00C12C87" w:rsidRPr="00DE6131">
        <w:rPr>
          <w:rFonts w:hint="cs"/>
          <w:rtl/>
          <w:lang w:val="fr-FR"/>
        </w:rPr>
        <w:t xml:space="preserve">التي يحصلها من المنتفعين </w:t>
      </w:r>
      <w:r w:rsidR="007856EA" w:rsidRPr="00DE6131">
        <w:rPr>
          <w:rFonts w:hint="cs"/>
          <w:rtl/>
          <w:lang w:val="fr-FR"/>
        </w:rPr>
        <w:t xml:space="preserve">مع السلطة </w:t>
      </w:r>
      <w:r w:rsidR="00C12C87" w:rsidRPr="00DE6131">
        <w:rPr>
          <w:rFonts w:hint="cs"/>
          <w:rtl/>
          <w:lang w:val="fr-FR"/>
        </w:rPr>
        <w:t>المانحة للتفويض</w:t>
      </w:r>
      <w:r w:rsidR="00F5236B">
        <w:rPr>
          <w:rFonts w:hint="cs"/>
          <w:rtl/>
          <w:lang w:val="fr-FR"/>
        </w:rPr>
        <w:t>،</w:t>
      </w:r>
      <w:r w:rsidR="00C12C87" w:rsidRPr="00DE6131">
        <w:rPr>
          <w:rFonts w:hint="cs"/>
          <w:rtl/>
          <w:lang w:val="fr-FR"/>
        </w:rPr>
        <w:t xml:space="preserve"> وذلك خلال مرحلة </w:t>
      </w:r>
      <w:r w:rsidR="007856EA" w:rsidRPr="00DE6131">
        <w:rPr>
          <w:rFonts w:hint="cs"/>
          <w:rtl/>
          <w:lang w:val="fr-FR"/>
        </w:rPr>
        <w:t>ابرام عقد الوكالة المحفزة فقط دون</w:t>
      </w:r>
      <w:r w:rsidR="00C12C87" w:rsidRPr="00DE6131">
        <w:rPr>
          <w:rFonts w:hint="cs"/>
          <w:rtl/>
          <w:lang w:val="fr-FR"/>
        </w:rPr>
        <w:t xml:space="preserve"> الصور الأخرى من عقود التفويض</w:t>
      </w:r>
      <w:r w:rsidR="007856EA" w:rsidRPr="00DE6131">
        <w:rPr>
          <w:rFonts w:hint="cs"/>
          <w:rtl/>
          <w:lang w:val="fr-FR"/>
        </w:rPr>
        <w:t xml:space="preserve"> </w:t>
      </w:r>
      <w:r w:rsidR="000157E4" w:rsidRPr="00DE6131">
        <w:rPr>
          <w:rFonts w:hint="cs"/>
          <w:rtl/>
          <w:lang w:val="fr-FR"/>
        </w:rPr>
        <w:t>ما يجع</w:t>
      </w:r>
      <w:r w:rsidR="000157E4" w:rsidRPr="00DE6131">
        <w:rPr>
          <w:rtl/>
          <w:lang w:val="fr-FR"/>
        </w:rPr>
        <w:t>ل</w:t>
      </w:r>
      <w:r w:rsidR="00F5236B">
        <w:rPr>
          <w:rFonts w:hint="cs"/>
          <w:rtl/>
          <w:lang w:val="fr-FR"/>
        </w:rPr>
        <w:t xml:space="preserve"> تحديدها مقتصر</w:t>
      </w:r>
      <w:r w:rsidR="007856EA" w:rsidRPr="00DE6131">
        <w:rPr>
          <w:rFonts w:hint="cs"/>
          <w:rtl/>
          <w:lang w:val="fr-FR"/>
        </w:rPr>
        <w:t xml:space="preserve">على السلطة </w:t>
      </w:r>
      <w:r w:rsidR="00C12C87" w:rsidRPr="00DE6131">
        <w:rPr>
          <w:rFonts w:hint="cs"/>
          <w:rtl/>
          <w:lang w:val="fr-FR"/>
        </w:rPr>
        <w:t>المانحة للتفويض</w:t>
      </w:r>
      <w:r w:rsidR="007856EA" w:rsidRPr="00DE6131">
        <w:rPr>
          <w:rFonts w:hint="cs"/>
          <w:rtl/>
          <w:lang w:val="fr-FR"/>
        </w:rPr>
        <w:t xml:space="preserve"> فقط دون </w:t>
      </w:r>
      <w:r w:rsidR="007856EA" w:rsidRPr="00404D1A">
        <w:rPr>
          <w:rFonts w:hint="cs"/>
          <w:rtl/>
          <w:lang w:val="fr-FR"/>
        </w:rPr>
        <w:t xml:space="preserve">إمكانية </w:t>
      </w:r>
      <w:r w:rsidR="00C12C87" w:rsidRPr="00404D1A">
        <w:rPr>
          <w:rFonts w:hint="cs"/>
          <w:rtl/>
          <w:lang w:val="fr-FR"/>
        </w:rPr>
        <w:t xml:space="preserve">التشارك مع </w:t>
      </w:r>
      <w:r w:rsidR="007856EA" w:rsidRPr="00404D1A">
        <w:rPr>
          <w:rFonts w:hint="cs"/>
          <w:rtl/>
          <w:lang w:val="fr-FR"/>
        </w:rPr>
        <w:t xml:space="preserve">المفوض </w:t>
      </w:r>
      <w:r w:rsidR="00404D1A">
        <w:rPr>
          <w:rFonts w:hint="cs"/>
          <w:rtl/>
          <w:lang w:val="fr-FR"/>
        </w:rPr>
        <w:t>إ</w:t>
      </w:r>
      <w:r w:rsidR="00C12C87" w:rsidRPr="00404D1A">
        <w:rPr>
          <w:rFonts w:hint="cs"/>
          <w:rtl/>
          <w:lang w:val="fr-FR"/>
        </w:rPr>
        <w:t>ليه</w:t>
      </w:r>
      <w:r w:rsidR="007856EA" w:rsidRPr="00404D1A">
        <w:rPr>
          <w:rFonts w:hint="cs"/>
          <w:rtl/>
          <w:lang w:val="fr-FR"/>
        </w:rPr>
        <w:t xml:space="preserve"> في</w:t>
      </w:r>
      <w:r w:rsidR="00C12C87" w:rsidRPr="00404D1A">
        <w:rPr>
          <w:rFonts w:hint="cs"/>
          <w:rtl/>
          <w:lang w:val="fr-FR"/>
        </w:rPr>
        <w:t xml:space="preserve"> عملية</w:t>
      </w:r>
      <w:r w:rsidR="007856EA" w:rsidRPr="00404D1A">
        <w:rPr>
          <w:rFonts w:hint="cs"/>
          <w:rtl/>
          <w:lang w:val="fr-FR"/>
        </w:rPr>
        <w:t xml:space="preserve"> </w:t>
      </w:r>
      <w:r w:rsidR="00C12C87" w:rsidRPr="00404D1A">
        <w:rPr>
          <w:rFonts w:hint="cs"/>
          <w:rtl/>
          <w:lang w:val="fr-FR"/>
        </w:rPr>
        <w:t>تحديدها</w:t>
      </w:r>
      <w:r w:rsidR="007856EA" w:rsidRPr="00404D1A">
        <w:rPr>
          <w:rFonts w:hint="cs"/>
          <w:rtl/>
          <w:lang w:val="fr-FR"/>
        </w:rPr>
        <w:t xml:space="preserve">، كما قد يحدد المشرع صراحة سعر الخدمة مثل </w:t>
      </w:r>
      <w:r w:rsidR="000157E4" w:rsidRPr="00404D1A">
        <w:rPr>
          <w:rFonts w:hint="cs"/>
          <w:rtl/>
          <w:lang w:val="fr-FR"/>
        </w:rPr>
        <w:t>ما ه</w:t>
      </w:r>
      <w:r w:rsidR="000157E4" w:rsidRPr="00404D1A">
        <w:rPr>
          <w:rtl/>
          <w:lang w:val="fr-FR"/>
        </w:rPr>
        <w:t>و</w:t>
      </w:r>
      <w:r w:rsidR="00404D1A">
        <w:rPr>
          <w:rFonts w:hint="cs"/>
          <w:rtl/>
          <w:lang w:val="fr-FR"/>
        </w:rPr>
        <w:t xml:space="preserve"> عليه في النقل الجوي أ</w:t>
      </w:r>
      <w:r w:rsidR="007856EA" w:rsidRPr="00404D1A">
        <w:rPr>
          <w:rFonts w:hint="cs"/>
          <w:rtl/>
          <w:lang w:val="fr-FR"/>
        </w:rPr>
        <w:t>و ال</w:t>
      </w:r>
      <w:r w:rsidR="000569CB">
        <w:rPr>
          <w:rFonts w:hint="cs"/>
          <w:rtl/>
          <w:lang w:val="fr-FR"/>
        </w:rPr>
        <w:t>بحري أ</w:t>
      </w:r>
      <w:r w:rsidR="007856EA" w:rsidRPr="00404D1A">
        <w:rPr>
          <w:rFonts w:hint="cs"/>
          <w:rtl/>
          <w:lang w:val="fr-FR"/>
        </w:rPr>
        <w:t>و الكهرباء</w:t>
      </w:r>
      <w:r w:rsidR="000569CB">
        <w:rPr>
          <w:rFonts w:hint="cs"/>
          <w:rtl/>
          <w:lang w:val="fr-FR"/>
        </w:rPr>
        <w:t>،</w:t>
      </w:r>
      <w:r w:rsidR="007856EA" w:rsidRPr="00404D1A">
        <w:rPr>
          <w:rFonts w:hint="cs"/>
          <w:rtl/>
          <w:lang w:val="fr-FR"/>
        </w:rPr>
        <w:t xml:space="preserve"> فحينئذ </w:t>
      </w:r>
      <w:r w:rsidR="000157E4" w:rsidRPr="00404D1A">
        <w:rPr>
          <w:rFonts w:hint="cs"/>
          <w:rtl/>
          <w:lang w:val="fr-FR"/>
        </w:rPr>
        <w:t>لا تستطي</w:t>
      </w:r>
      <w:r w:rsidR="000157E4" w:rsidRPr="00404D1A">
        <w:rPr>
          <w:rtl/>
          <w:lang w:val="fr-FR"/>
        </w:rPr>
        <w:t>ع</w:t>
      </w:r>
      <w:r w:rsidR="007856EA" w:rsidRPr="00404D1A">
        <w:rPr>
          <w:rFonts w:hint="cs"/>
          <w:rtl/>
          <w:lang w:val="fr-FR"/>
        </w:rPr>
        <w:t xml:space="preserve"> </w:t>
      </w:r>
      <w:r w:rsidR="00C12C87" w:rsidRPr="00404D1A">
        <w:rPr>
          <w:rFonts w:hint="cs"/>
          <w:rtl/>
          <w:lang w:val="fr-FR"/>
        </w:rPr>
        <w:t>الجهة ال</w:t>
      </w:r>
      <w:r w:rsidR="000569CB">
        <w:rPr>
          <w:rFonts w:hint="cs"/>
          <w:rtl/>
          <w:lang w:val="fr-FR"/>
        </w:rPr>
        <w:t>إ</w:t>
      </w:r>
      <w:r w:rsidR="00C12C87" w:rsidRPr="00404D1A">
        <w:rPr>
          <w:rFonts w:hint="cs"/>
          <w:rtl/>
          <w:lang w:val="fr-FR"/>
        </w:rPr>
        <w:t>دارية</w:t>
      </w:r>
      <w:r w:rsidR="000569CB">
        <w:rPr>
          <w:rFonts w:hint="cs"/>
          <w:rtl/>
          <w:lang w:val="fr-FR"/>
        </w:rPr>
        <w:t xml:space="preserve"> ولا صاحب التفويض أ</w:t>
      </w:r>
      <w:r w:rsidR="007856EA" w:rsidRPr="00404D1A">
        <w:rPr>
          <w:rFonts w:hint="cs"/>
          <w:rtl/>
          <w:lang w:val="fr-FR"/>
        </w:rPr>
        <w:t>ن يخرج عن النصوص القانونية</w:t>
      </w:r>
      <w:r w:rsidR="00404D1A">
        <w:rPr>
          <w:rFonts w:hint="cs"/>
          <w:rtl/>
          <w:lang w:val="fr-FR"/>
        </w:rPr>
        <w:t>.</w:t>
      </w:r>
    </w:p>
    <w:p w14:paraId="2480E2B8" w14:textId="71668374" w:rsidR="007856EA" w:rsidRPr="00DE6131" w:rsidRDefault="00E308F7" w:rsidP="00D74548">
      <w:pPr>
        <w:rPr>
          <w:rtl/>
        </w:rPr>
      </w:pPr>
      <w:r w:rsidRPr="00DE6131">
        <w:rPr>
          <w:rFonts w:hint="cs"/>
          <w:rtl/>
        </w:rPr>
        <w:t>و</w:t>
      </w:r>
      <w:r w:rsidR="007856EA" w:rsidRPr="00DE6131">
        <w:rPr>
          <w:rFonts w:hint="cs"/>
          <w:rtl/>
        </w:rPr>
        <w:t>يميز المشرع الجزائري</w:t>
      </w:r>
      <w:r w:rsidRPr="00DE6131">
        <w:rPr>
          <w:rFonts w:hint="cs"/>
          <w:rtl/>
        </w:rPr>
        <w:t xml:space="preserve"> في هذا الصدد بين طائفتين من العائدات</w:t>
      </w:r>
      <w:r w:rsidR="007856EA" w:rsidRPr="00DE6131">
        <w:rPr>
          <w:rFonts w:hint="cs"/>
          <w:rtl/>
        </w:rPr>
        <w:t xml:space="preserve"> </w:t>
      </w:r>
      <w:r w:rsidRPr="00DE6131">
        <w:rPr>
          <w:rFonts w:hint="cs"/>
          <w:rtl/>
        </w:rPr>
        <w:t xml:space="preserve">وذلك بالنظر الى </w:t>
      </w:r>
      <w:r w:rsidR="000569CB">
        <w:rPr>
          <w:rFonts w:hint="cs"/>
          <w:rtl/>
        </w:rPr>
        <w:t>إ</w:t>
      </w:r>
      <w:r w:rsidR="007856EA" w:rsidRPr="00DE6131">
        <w:rPr>
          <w:rFonts w:hint="cs"/>
          <w:rtl/>
        </w:rPr>
        <w:t xml:space="preserve">ختلاف </w:t>
      </w:r>
      <w:r w:rsidR="000157E4" w:rsidRPr="00DE6131">
        <w:rPr>
          <w:rFonts w:hint="cs"/>
          <w:rtl/>
        </w:rPr>
        <w:t>صور تفوي</w:t>
      </w:r>
      <w:r w:rsidR="000157E4" w:rsidRPr="00DE6131">
        <w:rPr>
          <w:rtl/>
        </w:rPr>
        <w:t>ض</w:t>
      </w:r>
      <w:r w:rsidRPr="00DE6131">
        <w:rPr>
          <w:rFonts w:hint="cs"/>
          <w:rtl/>
        </w:rPr>
        <w:t xml:space="preserve"> المرفق</w:t>
      </w:r>
      <w:r w:rsidR="007856EA" w:rsidRPr="00DE6131">
        <w:rPr>
          <w:rFonts w:hint="cs"/>
          <w:rtl/>
        </w:rPr>
        <w:t xml:space="preserve"> العام و</w:t>
      </w:r>
      <w:r w:rsidR="000569CB">
        <w:rPr>
          <w:rFonts w:hint="cs"/>
          <w:rtl/>
        </w:rPr>
        <w:t xml:space="preserve"> كذا بالنظر الى</w:t>
      </w:r>
      <w:r w:rsidRPr="00DE6131">
        <w:rPr>
          <w:rFonts w:hint="cs"/>
          <w:rtl/>
        </w:rPr>
        <w:t xml:space="preserve"> جهة </w:t>
      </w:r>
      <w:r w:rsidR="000569CB">
        <w:rPr>
          <w:rFonts w:hint="cs"/>
          <w:rtl/>
        </w:rPr>
        <w:t xml:space="preserve"> التمويل فإ</w:t>
      </w:r>
      <w:r w:rsidR="007856EA" w:rsidRPr="00DE6131">
        <w:rPr>
          <w:rFonts w:hint="cs"/>
          <w:rtl/>
        </w:rPr>
        <w:t xml:space="preserve">ذا </w:t>
      </w:r>
      <w:r w:rsidRPr="00DE6131">
        <w:rPr>
          <w:rFonts w:hint="cs"/>
          <w:rtl/>
        </w:rPr>
        <w:t xml:space="preserve">كنا بصدد تمويل كلي للمرفق العام من قبل المستثمر نكون بصدد الحديث عن ما يسمى </w:t>
      </w:r>
      <w:r w:rsidR="00E433C0" w:rsidRPr="00DE6131">
        <w:rPr>
          <w:rFonts w:hint="cs"/>
          <w:rtl/>
        </w:rPr>
        <w:t>بالأتاوى</w:t>
      </w:r>
      <w:r w:rsidRPr="00DE6131">
        <w:rPr>
          <w:rFonts w:hint="cs"/>
          <w:rtl/>
        </w:rPr>
        <w:t xml:space="preserve"> </w:t>
      </w:r>
      <w:r w:rsidR="007856EA" w:rsidRPr="00DE6131">
        <w:rPr>
          <w:rFonts w:hint="cs"/>
          <w:rtl/>
        </w:rPr>
        <w:t>فنكون بصدد ال</w:t>
      </w:r>
      <w:r w:rsidR="005068E8">
        <w:rPr>
          <w:rFonts w:hint="cs"/>
          <w:rtl/>
        </w:rPr>
        <w:t>أ</w:t>
      </w:r>
      <w:r w:rsidR="007856EA" w:rsidRPr="00DE6131">
        <w:rPr>
          <w:rFonts w:hint="cs"/>
          <w:rtl/>
        </w:rPr>
        <w:t>تاوى</w:t>
      </w:r>
      <w:r w:rsidR="005068E8">
        <w:rPr>
          <w:rFonts w:hint="cs"/>
          <w:rtl/>
        </w:rPr>
        <w:t>،</w:t>
      </w:r>
      <w:r w:rsidR="005D1438">
        <w:rPr>
          <w:rFonts w:hint="cs"/>
          <w:rtl/>
        </w:rPr>
        <w:t xml:space="preserve"> حيث تشكل هذه الأ</w:t>
      </w:r>
      <w:r w:rsidRPr="00DE6131">
        <w:rPr>
          <w:rFonts w:hint="cs"/>
          <w:rtl/>
        </w:rPr>
        <w:t>تاوى مصدر لتغطية تكاليف ال</w:t>
      </w:r>
      <w:r w:rsidR="005D1438">
        <w:rPr>
          <w:rFonts w:hint="cs"/>
          <w:rtl/>
        </w:rPr>
        <w:t>إ</w:t>
      </w:r>
      <w:r w:rsidRPr="00DE6131">
        <w:rPr>
          <w:rFonts w:hint="cs"/>
          <w:rtl/>
        </w:rPr>
        <w:t>ستثمار</w:t>
      </w:r>
      <w:r w:rsidR="005D1438">
        <w:rPr>
          <w:rFonts w:hint="cs"/>
          <w:rtl/>
        </w:rPr>
        <w:t>التي يكون قد تكبدها المستثمر</w:t>
      </w:r>
      <w:r w:rsidRPr="00DE6131">
        <w:rPr>
          <w:rFonts w:hint="cs"/>
          <w:rtl/>
        </w:rPr>
        <w:t xml:space="preserve">في سبيل تمويل إقامة المرفق العام </w:t>
      </w:r>
      <w:r w:rsidR="00614E99" w:rsidRPr="00DE6131">
        <w:rPr>
          <w:rFonts w:hint="cs"/>
          <w:rtl/>
        </w:rPr>
        <w:t>بشكل كامل وتغطية جميع النفقات التي تترتب عن عملية الصيانة والتشغيل بالإ</w:t>
      </w:r>
      <w:r w:rsidR="005D1438">
        <w:rPr>
          <w:rFonts w:hint="cs"/>
          <w:rtl/>
        </w:rPr>
        <w:t xml:space="preserve">ضافة الى إمكانية تحقيق الأرباح </w:t>
      </w:r>
      <w:r w:rsidR="00614E99" w:rsidRPr="00DE6131">
        <w:rPr>
          <w:rFonts w:hint="cs"/>
          <w:rtl/>
        </w:rPr>
        <w:t xml:space="preserve">عن طريق تحصيل هذه </w:t>
      </w:r>
      <w:r w:rsidRPr="00DE6131">
        <w:rPr>
          <w:rFonts w:hint="cs"/>
          <w:rtl/>
        </w:rPr>
        <w:t>ال</w:t>
      </w:r>
      <w:r w:rsidR="005D1438">
        <w:rPr>
          <w:rFonts w:hint="cs"/>
          <w:rtl/>
        </w:rPr>
        <w:t>أ</w:t>
      </w:r>
      <w:r w:rsidRPr="00DE6131">
        <w:rPr>
          <w:rFonts w:hint="cs"/>
          <w:rtl/>
        </w:rPr>
        <w:t>تاوى</w:t>
      </w:r>
      <w:r w:rsidR="00263E69">
        <w:rPr>
          <w:rFonts w:hint="cs"/>
          <w:rtl/>
        </w:rPr>
        <w:t>،</w:t>
      </w:r>
      <w:r w:rsidRPr="00DE6131">
        <w:rPr>
          <w:rFonts w:hint="cs"/>
          <w:rtl/>
        </w:rPr>
        <w:t xml:space="preserve"> </w:t>
      </w:r>
      <w:r w:rsidR="00263E69">
        <w:rPr>
          <w:rFonts w:hint="cs"/>
          <w:rtl/>
        </w:rPr>
        <w:t>التي تكون في ال</w:t>
      </w:r>
      <w:r w:rsidR="00614E99" w:rsidRPr="00DE6131">
        <w:rPr>
          <w:rFonts w:hint="cs"/>
          <w:rtl/>
        </w:rPr>
        <w:t xml:space="preserve">غالب مناسبة لقيمة الخدمة المقدمة للمنتفع من المرفق، أما في الحالة التي يكون فيها </w:t>
      </w:r>
      <w:r w:rsidR="007856EA" w:rsidRPr="00DE6131">
        <w:rPr>
          <w:rFonts w:hint="cs"/>
          <w:rtl/>
        </w:rPr>
        <w:t xml:space="preserve">المرفق العام ممول من طرف السلطة المفوضة </w:t>
      </w:r>
      <w:r w:rsidR="00614E99" w:rsidRPr="00DE6131">
        <w:rPr>
          <w:rFonts w:hint="cs"/>
          <w:rtl/>
        </w:rPr>
        <w:t xml:space="preserve">سواء بشكل كلي </w:t>
      </w:r>
      <w:r w:rsidR="00263E69">
        <w:rPr>
          <w:rFonts w:hint="cs"/>
          <w:rtl/>
        </w:rPr>
        <w:t>أ</w:t>
      </w:r>
      <w:r w:rsidR="007856EA" w:rsidRPr="00DE6131">
        <w:rPr>
          <w:rFonts w:hint="cs"/>
          <w:rtl/>
        </w:rPr>
        <w:t>و ج</w:t>
      </w:r>
      <w:r w:rsidR="00263E69">
        <w:rPr>
          <w:rFonts w:hint="cs"/>
          <w:rtl/>
        </w:rPr>
        <w:t>زئي فإ</w:t>
      </w:r>
      <w:r w:rsidR="007856EA" w:rsidRPr="00DE6131">
        <w:rPr>
          <w:rFonts w:hint="cs"/>
          <w:rtl/>
        </w:rPr>
        <w:t>ن العائدات</w:t>
      </w:r>
      <w:r w:rsidR="00614E99" w:rsidRPr="00DE6131">
        <w:rPr>
          <w:rFonts w:hint="cs"/>
          <w:rtl/>
        </w:rPr>
        <w:t xml:space="preserve"> تكون في شكل</w:t>
      </w:r>
      <w:r w:rsidR="007856EA" w:rsidRPr="00DE6131">
        <w:rPr>
          <w:rFonts w:hint="cs"/>
          <w:rtl/>
        </w:rPr>
        <w:t xml:space="preserve"> </w:t>
      </w:r>
      <w:r w:rsidR="00263E69">
        <w:rPr>
          <w:rFonts w:hint="cs"/>
          <w:rtl/>
        </w:rPr>
        <w:t xml:space="preserve">تعريفات </w:t>
      </w:r>
      <w:r w:rsidR="00614E99" w:rsidRPr="00DE6131">
        <w:rPr>
          <w:rFonts w:hint="cs"/>
          <w:rtl/>
        </w:rPr>
        <w:t xml:space="preserve">هذه التعريفات تكون  في الغالب رمزية </w:t>
      </w:r>
      <w:r w:rsidR="000157E4" w:rsidRPr="00DE6131">
        <w:rPr>
          <w:rFonts w:hint="cs"/>
          <w:rtl/>
        </w:rPr>
        <w:t>لا تتناس</w:t>
      </w:r>
      <w:r w:rsidR="000157E4" w:rsidRPr="00DE6131">
        <w:rPr>
          <w:rtl/>
        </w:rPr>
        <w:t>ب</w:t>
      </w:r>
      <w:r w:rsidR="00614E99" w:rsidRPr="00DE6131">
        <w:rPr>
          <w:rFonts w:hint="cs"/>
          <w:rtl/>
        </w:rPr>
        <w:t xml:space="preserve"> مع الخدمة المرفقية المقدمة للمنتفع المكلف بأداء هذه التعريفات للمفوض له</w:t>
      </w:r>
      <w:r w:rsidR="00F10A8D">
        <w:rPr>
          <w:rFonts w:hint="cs"/>
          <w:rtl/>
        </w:rPr>
        <w:t>.</w:t>
      </w:r>
      <w:r w:rsidR="007856EA" w:rsidRPr="00DE6131">
        <w:rPr>
          <w:rFonts w:hint="cs"/>
          <w:rtl/>
        </w:rPr>
        <w:t xml:space="preserve"> </w:t>
      </w:r>
    </w:p>
    <w:p w14:paraId="3973F66F" w14:textId="26588A15" w:rsidR="00B202AC" w:rsidRPr="00DE6131" w:rsidRDefault="00F10A8D" w:rsidP="0013735A">
      <w:pPr>
        <w:rPr>
          <w:color w:val="000000" w:themeColor="text1"/>
          <w:highlight w:val="cyan"/>
          <w:rtl/>
        </w:rPr>
      </w:pPr>
      <w:r>
        <w:rPr>
          <w:rFonts w:hint="cs"/>
          <w:color w:val="000000" w:themeColor="text1"/>
          <w:rtl/>
        </w:rPr>
        <w:lastRenderedPageBreak/>
        <w:t>و</w:t>
      </w:r>
      <w:r w:rsidR="00614E99" w:rsidRPr="00DE6131">
        <w:rPr>
          <w:rFonts w:hint="cs"/>
          <w:color w:val="000000" w:themeColor="text1"/>
          <w:rtl/>
        </w:rPr>
        <w:t>ال</w:t>
      </w:r>
      <w:r>
        <w:rPr>
          <w:rFonts w:hint="cs"/>
          <w:color w:val="000000" w:themeColor="text1"/>
          <w:rtl/>
        </w:rPr>
        <w:t>أ</w:t>
      </w:r>
      <w:r w:rsidR="00614E99" w:rsidRPr="00DE6131">
        <w:rPr>
          <w:rFonts w:hint="cs"/>
          <w:color w:val="000000" w:themeColor="text1"/>
          <w:rtl/>
        </w:rPr>
        <w:t>تاوى</w:t>
      </w:r>
      <w:r w:rsidR="007856EA" w:rsidRPr="00DE6131">
        <w:rPr>
          <w:rFonts w:hint="cs"/>
          <w:color w:val="000000" w:themeColor="text1"/>
          <w:rtl/>
        </w:rPr>
        <w:t xml:space="preserve"> يمكن تعريف</w:t>
      </w:r>
      <w:r w:rsidR="00614E99" w:rsidRPr="00DE6131">
        <w:rPr>
          <w:rFonts w:hint="cs"/>
          <w:color w:val="000000" w:themeColor="text1"/>
          <w:rtl/>
        </w:rPr>
        <w:t>ها</w:t>
      </w:r>
      <w:r w:rsidR="007856EA" w:rsidRPr="00DE6131">
        <w:rPr>
          <w:rFonts w:hint="cs"/>
          <w:color w:val="000000" w:themeColor="text1"/>
          <w:rtl/>
        </w:rPr>
        <w:t xml:space="preserve"> </w:t>
      </w:r>
      <w:r w:rsidR="00614E99" w:rsidRPr="00DE6131">
        <w:rPr>
          <w:rFonts w:hint="cs"/>
          <w:color w:val="000000" w:themeColor="text1"/>
          <w:rtl/>
        </w:rPr>
        <w:t>على أنها</w:t>
      </w:r>
      <w:r w:rsidR="007856EA" w:rsidRPr="00DE6131">
        <w:rPr>
          <w:rFonts w:hint="cs"/>
          <w:color w:val="000000" w:themeColor="text1"/>
          <w:rtl/>
        </w:rPr>
        <w:t xml:space="preserve"> </w:t>
      </w:r>
      <w:r w:rsidR="00614E99" w:rsidRPr="00DE6131">
        <w:rPr>
          <w:rFonts w:hint="cs"/>
          <w:color w:val="000000" w:themeColor="text1"/>
          <w:rtl/>
        </w:rPr>
        <w:t xml:space="preserve">تلك </w:t>
      </w:r>
      <w:r w:rsidR="007856EA" w:rsidRPr="00DE6131">
        <w:rPr>
          <w:rFonts w:hint="cs"/>
          <w:color w:val="000000" w:themeColor="text1"/>
          <w:rtl/>
        </w:rPr>
        <w:t>ا</w:t>
      </w:r>
      <w:r w:rsidR="00614E99" w:rsidRPr="00DE6131">
        <w:rPr>
          <w:rFonts w:hint="cs"/>
          <w:color w:val="000000" w:themeColor="text1"/>
          <w:rtl/>
        </w:rPr>
        <w:t>لا</w:t>
      </w:r>
      <w:r w:rsidR="007856EA" w:rsidRPr="00DE6131">
        <w:rPr>
          <w:rFonts w:hint="cs"/>
          <w:color w:val="000000" w:themeColor="text1"/>
          <w:rtl/>
        </w:rPr>
        <w:t xml:space="preserve">قتطاعات </w:t>
      </w:r>
      <w:r w:rsidR="00614E99" w:rsidRPr="00DE6131">
        <w:rPr>
          <w:rFonts w:hint="cs"/>
          <w:color w:val="000000" w:themeColor="text1"/>
          <w:rtl/>
        </w:rPr>
        <w:t xml:space="preserve">التي يقدمها المنتفعون من خدمات المرفق العام المفوض </w:t>
      </w:r>
      <w:r w:rsidR="002A5F4F" w:rsidRPr="00DE6131">
        <w:rPr>
          <w:rFonts w:hint="cs"/>
          <w:color w:val="000000" w:themeColor="text1"/>
          <w:rtl/>
        </w:rPr>
        <w:t xml:space="preserve">من أجل </w:t>
      </w:r>
      <w:r w:rsidR="007856EA" w:rsidRPr="00DE6131">
        <w:rPr>
          <w:rFonts w:hint="cs"/>
          <w:color w:val="000000" w:themeColor="text1"/>
          <w:rtl/>
        </w:rPr>
        <w:t xml:space="preserve">تغطية </w:t>
      </w:r>
      <w:r w:rsidR="002A5F4F" w:rsidRPr="00DE6131">
        <w:rPr>
          <w:rFonts w:hint="cs"/>
          <w:color w:val="000000" w:themeColor="text1"/>
          <w:rtl/>
        </w:rPr>
        <w:t>تكاليف</w:t>
      </w:r>
      <w:r w:rsidR="007856EA" w:rsidRPr="00DE6131">
        <w:rPr>
          <w:rFonts w:hint="cs"/>
          <w:color w:val="000000" w:themeColor="text1"/>
          <w:rtl/>
        </w:rPr>
        <w:t xml:space="preserve"> </w:t>
      </w:r>
      <w:r>
        <w:rPr>
          <w:rFonts w:hint="cs"/>
          <w:color w:val="000000" w:themeColor="text1"/>
          <w:rtl/>
        </w:rPr>
        <w:t>إ</w:t>
      </w:r>
      <w:r w:rsidR="002A5F4F" w:rsidRPr="00DE6131">
        <w:rPr>
          <w:rFonts w:hint="cs"/>
          <w:color w:val="000000" w:themeColor="text1"/>
          <w:rtl/>
        </w:rPr>
        <w:t xml:space="preserve">ستغلال مرفق العام </w:t>
      </w:r>
      <w:r w:rsidR="007856EA" w:rsidRPr="00DE6131">
        <w:rPr>
          <w:rFonts w:hint="cs"/>
          <w:color w:val="000000" w:themeColor="text1"/>
          <w:rtl/>
        </w:rPr>
        <w:t>عام معين</w:t>
      </w:r>
      <w:r>
        <w:rPr>
          <w:rFonts w:hint="cs"/>
          <w:color w:val="000000" w:themeColor="text1"/>
          <w:rtl/>
        </w:rPr>
        <w:t>،</w:t>
      </w:r>
      <w:r w:rsidR="007856EA" w:rsidRPr="00DE6131">
        <w:rPr>
          <w:rFonts w:hint="cs"/>
          <w:color w:val="000000" w:themeColor="text1"/>
          <w:rtl/>
        </w:rPr>
        <w:t xml:space="preserve"> وذلك كمقابل </w:t>
      </w:r>
      <w:r w:rsidR="002A5F4F" w:rsidRPr="00DE6131">
        <w:rPr>
          <w:rFonts w:hint="cs"/>
          <w:color w:val="000000" w:themeColor="text1"/>
          <w:rtl/>
        </w:rPr>
        <w:t xml:space="preserve">للخدمة العمومية المقدمة من طرف المرفق العام موضوع التفويض </w:t>
      </w:r>
      <w:r>
        <w:rPr>
          <w:rFonts w:hint="cs"/>
          <w:color w:val="000000" w:themeColor="text1"/>
          <w:rtl/>
        </w:rPr>
        <w:t>أ</w:t>
      </w:r>
      <w:r w:rsidR="007856EA" w:rsidRPr="00DE6131">
        <w:rPr>
          <w:rFonts w:hint="cs"/>
          <w:color w:val="000000" w:themeColor="text1"/>
          <w:rtl/>
        </w:rPr>
        <w:t xml:space="preserve">و </w:t>
      </w:r>
      <w:r w:rsidR="002A5F4F" w:rsidRPr="00DE6131">
        <w:rPr>
          <w:rFonts w:hint="cs"/>
          <w:color w:val="000000" w:themeColor="text1"/>
          <w:rtl/>
        </w:rPr>
        <w:t xml:space="preserve">نظير </w:t>
      </w:r>
      <w:r>
        <w:rPr>
          <w:rFonts w:hint="cs"/>
          <w:color w:val="000000" w:themeColor="text1"/>
          <w:rtl/>
        </w:rPr>
        <w:t>إ</w:t>
      </w:r>
      <w:r w:rsidR="001A5910">
        <w:rPr>
          <w:rFonts w:hint="cs"/>
          <w:color w:val="000000" w:themeColor="text1"/>
          <w:rtl/>
        </w:rPr>
        <w:t>ستخدام ل</w:t>
      </w:r>
      <w:r>
        <w:rPr>
          <w:rFonts w:hint="cs"/>
          <w:color w:val="000000" w:themeColor="text1"/>
          <w:rtl/>
        </w:rPr>
        <w:t>منشأ</w:t>
      </w:r>
      <w:r w:rsidR="007856EA" w:rsidRPr="00DE6131">
        <w:rPr>
          <w:rFonts w:hint="cs"/>
          <w:color w:val="000000" w:themeColor="text1"/>
          <w:rtl/>
        </w:rPr>
        <w:t xml:space="preserve">ة </w:t>
      </w:r>
      <w:r w:rsidR="002A5F4F" w:rsidRPr="00DE6131">
        <w:rPr>
          <w:rFonts w:hint="cs"/>
          <w:color w:val="000000" w:themeColor="text1"/>
          <w:rtl/>
        </w:rPr>
        <w:t>من منشآت المرفق</w:t>
      </w:r>
      <w:r w:rsidR="007856EA" w:rsidRPr="00DE6131">
        <w:rPr>
          <w:rStyle w:val="Appelnotedebasdep"/>
          <w:color w:val="000000" w:themeColor="text1"/>
          <w:rtl/>
        </w:rPr>
        <w:footnoteReference w:id="407"/>
      </w:r>
      <w:r w:rsidR="001A5910">
        <w:rPr>
          <w:rFonts w:hint="cs"/>
          <w:color w:val="000000" w:themeColor="text1"/>
          <w:rtl/>
        </w:rPr>
        <w:t>،</w:t>
      </w:r>
      <w:r w:rsidR="002A5F4F" w:rsidRPr="00DE6131">
        <w:rPr>
          <w:rFonts w:hint="cs"/>
          <w:color w:val="000000" w:themeColor="text1"/>
          <w:rtl/>
        </w:rPr>
        <w:t xml:space="preserve"> وفي هذا السياق فقد </w:t>
      </w:r>
      <w:r w:rsidR="007856EA" w:rsidRPr="00DE6131">
        <w:rPr>
          <w:rFonts w:hint="cs"/>
          <w:color w:val="000000" w:themeColor="text1"/>
          <w:rtl/>
        </w:rPr>
        <w:t xml:space="preserve">شكلت الأتاوى </w:t>
      </w:r>
      <w:r w:rsidR="002A5F4F" w:rsidRPr="00DE6131">
        <w:rPr>
          <w:rFonts w:hint="cs"/>
          <w:color w:val="000000" w:themeColor="text1"/>
          <w:rtl/>
        </w:rPr>
        <w:t xml:space="preserve">لمدة طويلة </w:t>
      </w:r>
      <w:r w:rsidR="000157E4" w:rsidRPr="00DE6131">
        <w:rPr>
          <w:rFonts w:hint="cs"/>
          <w:color w:val="000000" w:themeColor="text1"/>
          <w:rtl/>
        </w:rPr>
        <w:t>من الزم</w:t>
      </w:r>
      <w:r w:rsidR="000157E4" w:rsidRPr="00DE6131">
        <w:rPr>
          <w:color w:val="000000" w:themeColor="text1"/>
          <w:rtl/>
        </w:rPr>
        <w:t>ن</w:t>
      </w:r>
      <w:r w:rsidR="001A5910">
        <w:rPr>
          <w:rFonts w:hint="cs"/>
          <w:color w:val="000000" w:themeColor="text1"/>
          <w:rtl/>
        </w:rPr>
        <w:t xml:space="preserve"> المعيار</w:t>
      </w:r>
      <w:r w:rsidR="002A5F4F" w:rsidRPr="00DE6131">
        <w:rPr>
          <w:rFonts w:hint="cs"/>
          <w:color w:val="000000" w:themeColor="text1"/>
          <w:rtl/>
        </w:rPr>
        <w:t xml:space="preserve">الجوهري الذي من خلاله يمكن </w:t>
      </w:r>
      <w:r w:rsidR="007856EA" w:rsidRPr="00DE6131">
        <w:rPr>
          <w:rFonts w:hint="cs"/>
          <w:color w:val="000000" w:themeColor="text1"/>
          <w:rtl/>
        </w:rPr>
        <w:t xml:space="preserve">التمييز بين </w:t>
      </w:r>
      <w:r w:rsidR="002A5F4F" w:rsidRPr="00DE6131">
        <w:rPr>
          <w:rFonts w:hint="cs"/>
          <w:color w:val="000000" w:themeColor="text1"/>
          <w:rtl/>
        </w:rPr>
        <w:t xml:space="preserve">عقود </w:t>
      </w:r>
      <w:r w:rsidR="007856EA" w:rsidRPr="00DE6131">
        <w:rPr>
          <w:rFonts w:hint="cs"/>
          <w:color w:val="000000" w:themeColor="text1"/>
          <w:rtl/>
        </w:rPr>
        <w:t>تفويضات المرفق العام و</w:t>
      </w:r>
      <w:r w:rsidR="002A5F4F" w:rsidRPr="00DE6131">
        <w:rPr>
          <w:rFonts w:hint="cs"/>
          <w:color w:val="000000" w:themeColor="text1"/>
          <w:rtl/>
        </w:rPr>
        <w:t xml:space="preserve"> عقود </w:t>
      </w:r>
      <w:r w:rsidR="007856EA" w:rsidRPr="00DE6131">
        <w:rPr>
          <w:rFonts w:hint="cs"/>
          <w:color w:val="000000" w:themeColor="text1"/>
          <w:rtl/>
        </w:rPr>
        <w:t>الصفقات العمومية</w:t>
      </w:r>
      <w:r w:rsidR="001A5910">
        <w:rPr>
          <w:rFonts w:hint="cs"/>
          <w:color w:val="000000" w:themeColor="text1"/>
          <w:rtl/>
        </w:rPr>
        <w:t>،</w:t>
      </w:r>
      <w:r w:rsidR="007856EA" w:rsidRPr="00DE6131">
        <w:rPr>
          <w:rFonts w:hint="cs"/>
          <w:color w:val="000000" w:themeColor="text1"/>
          <w:rtl/>
        </w:rPr>
        <w:t xml:space="preserve"> حيث</w:t>
      </w:r>
      <w:r w:rsidR="002A5F4F" w:rsidRPr="00DE6131">
        <w:rPr>
          <w:rFonts w:hint="cs"/>
          <w:color w:val="000000" w:themeColor="text1"/>
          <w:rtl/>
        </w:rPr>
        <w:t xml:space="preserve"> يستند على هذا المعيار في تكييف العقد </w:t>
      </w:r>
      <w:r w:rsidR="001A5910">
        <w:rPr>
          <w:rFonts w:hint="cs"/>
          <w:color w:val="000000" w:themeColor="text1"/>
          <w:rtl/>
        </w:rPr>
        <w:t xml:space="preserve"> </w:t>
      </w:r>
      <w:r w:rsidR="007856EA" w:rsidRPr="00DE6131">
        <w:rPr>
          <w:rFonts w:hint="cs"/>
          <w:color w:val="000000" w:themeColor="text1"/>
          <w:rtl/>
        </w:rPr>
        <w:t xml:space="preserve">  </w:t>
      </w:r>
      <w:r w:rsidR="002A5F4F" w:rsidRPr="00DE6131">
        <w:rPr>
          <w:rFonts w:hint="cs"/>
          <w:color w:val="000000" w:themeColor="text1"/>
          <w:rtl/>
        </w:rPr>
        <w:t xml:space="preserve">ضمن نطاق </w:t>
      </w:r>
      <w:r w:rsidR="00AF648F">
        <w:rPr>
          <w:rFonts w:hint="cs"/>
          <w:color w:val="000000" w:themeColor="text1"/>
          <w:rtl/>
        </w:rPr>
        <w:t>عقود تفويض المرفق العام إ</w:t>
      </w:r>
      <w:r w:rsidR="007856EA" w:rsidRPr="00DE6131">
        <w:rPr>
          <w:rFonts w:hint="cs"/>
          <w:color w:val="000000" w:themeColor="text1"/>
          <w:rtl/>
        </w:rPr>
        <w:t xml:space="preserve">ذا كان </w:t>
      </w:r>
      <w:r w:rsidR="002A5F4F" w:rsidRPr="00DE6131">
        <w:rPr>
          <w:rFonts w:hint="cs"/>
          <w:color w:val="000000" w:themeColor="text1"/>
          <w:rtl/>
        </w:rPr>
        <w:t>المقابل المالي الذي يتقضاه صاحب</w:t>
      </w:r>
      <w:r w:rsidR="007856EA" w:rsidRPr="00DE6131">
        <w:rPr>
          <w:rFonts w:hint="cs"/>
          <w:color w:val="000000" w:themeColor="text1"/>
          <w:rtl/>
        </w:rPr>
        <w:t xml:space="preserve"> </w:t>
      </w:r>
      <w:r w:rsidR="002A5F4F" w:rsidRPr="00DE6131">
        <w:rPr>
          <w:rFonts w:hint="cs"/>
          <w:color w:val="000000" w:themeColor="text1"/>
          <w:rtl/>
        </w:rPr>
        <w:t>التفويض</w:t>
      </w:r>
      <w:r w:rsidR="007856EA" w:rsidRPr="00DE6131">
        <w:rPr>
          <w:rFonts w:hint="cs"/>
          <w:color w:val="000000" w:themeColor="text1"/>
          <w:rtl/>
        </w:rPr>
        <w:t xml:space="preserve"> محصلا </w:t>
      </w:r>
      <w:r w:rsidR="002A5F4F" w:rsidRPr="00DE6131">
        <w:rPr>
          <w:rFonts w:hint="cs"/>
          <w:color w:val="000000" w:themeColor="text1"/>
          <w:rtl/>
        </w:rPr>
        <w:t>بصفة</w:t>
      </w:r>
      <w:r w:rsidR="00AF648F">
        <w:rPr>
          <w:rFonts w:hint="cs"/>
          <w:color w:val="000000" w:themeColor="text1"/>
          <w:rtl/>
        </w:rPr>
        <w:t xml:space="preserve"> أساسية من مستعملي المرفق العام</w:t>
      </w:r>
      <w:r w:rsidR="002A5F4F" w:rsidRPr="00DE6131">
        <w:rPr>
          <w:rFonts w:hint="cs"/>
          <w:color w:val="000000" w:themeColor="text1"/>
          <w:rtl/>
        </w:rPr>
        <w:t xml:space="preserve">، </w:t>
      </w:r>
      <w:r w:rsidR="00AF648F">
        <w:rPr>
          <w:rFonts w:hint="cs"/>
          <w:color w:val="000000" w:themeColor="text1"/>
          <w:rtl/>
        </w:rPr>
        <w:t>أ</w:t>
      </w:r>
      <w:r w:rsidR="007856EA" w:rsidRPr="00DE6131">
        <w:rPr>
          <w:rFonts w:hint="cs"/>
          <w:color w:val="000000" w:themeColor="text1"/>
          <w:rtl/>
        </w:rPr>
        <w:t xml:space="preserve">ما </w:t>
      </w:r>
      <w:r w:rsidR="002A5F4F" w:rsidRPr="00DE6131">
        <w:rPr>
          <w:rFonts w:hint="cs"/>
          <w:color w:val="000000" w:themeColor="text1"/>
          <w:rtl/>
        </w:rPr>
        <w:t xml:space="preserve">في الحالة التي يكون </w:t>
      </w:r>
      <w:r w:rsidR="00AF648F">
        <w:rPr>
          <w:rFonts w:hint="cs"/>
          <w:color w:val="000000" w:themeColor="text1"/>
          <w:rtl/>
        </w:rPr>
        <w:t>أ</w:t>
      </w:r>
      <w:r w:rsidR="002A5F4F" w:rsidRPr="00DE6131">
        <w:rPr>
          <w:rFonts w:hint="cs"/>
          <w:color w:val="000000" w:themeColor="text1"/>
          <w:rtl/>
        </w:rPr>
        <w:t>جر صاحب التفويض</w:t>
      </w:r>
      <w:r w:rsidR="007856EA" w:rsidRPr="00DE6131">
        <w:rPr>
          <w:rFonts w:hint="cs"/>
          <w:color w:val="000000" w:themeColor="text1"/>
          <w:rtl/>
        </w:rPr>
        <w:t xml:space="preserve"> </w:t>
      </w:r>
      <w:r w:rsidR="002A5F4F" w:rsidRPr="00DE6131">
        <w:rPr>
          <w:rFonts w:hint="cs"/>
          <w:color w:val="000000" w:themeColor="text1"/>
          <w:rtl/>
        </w:rPr>
        <w:t>يتلقاه من الجهة الإدارية المانحة</w:t>
      </w:r>
      <w:r w:rsidR="00AF648F">
        <w:rPr>
          <w:rFonts w:hint="cs"/>
          <w:color w:val="000000" w:themeColor="text1"/>
          <w:rtl/>
        </w:rPr>
        <w:t>،</w:t>
      </w:r>
      <w:r w:rsidR="002A5F4F" w:rsidRPr="00DE6131">
        <w:rPr>
          <w:rFonts w:hint="cs"/>
          <w:color w:val="000000" w:themeColor="text1"/>
          <w:rtl/>
        </w:rPr>
        <w:t xml:space="preserve"> فإنه </w:t>
      </w:r>
      <w:r w:rsidR="000157E4" w:rsidRPr="00DE6131">
        <w:rPr>
          <w:rFonts w:hint="cs"/>
          <w:color w:val="000000" w:themeColor="text1"/>
          <w:rtl/>
        </w:rPr>
        <w:t>لا يعد</w:t>
      </w:r>
      <w:r w:rsidR="000157E4" w:rsidRPr="00DE6131">
        <w:rPr>
          <w:color w:val="000000" w:themeColor="text1"/>
          <w:rtl/>
        </w:rPr>
        <w:t>و</w:t>
      </w:r>
      <w:r w:rsidR="00AF648F">
        <w:rPr>
          <w:rFonts w:hint="cs"/>
          <w:color w:val="000000" w:themeColor="text1"/>
          <w:rtl/>
        </w:rPr>
        <w:t xml:space="preserve"> أن يكون ثمنا لقاء إ</w:t>
      </w:r>
      <w:r w:rsidR="002A5F4F" w:rsidRPr="00DE6131">
        <w:rPr>
          <w:rFonts w:hint="cs"/>
          <w:color w:val="000000" w:themeColor="text1"/>
          <w:rtl/>
        </w:rPr>
        <w:t>دارته للمرفق العام</w:t>
      </w:r>
      <w:r w:rsidR="00AF648F">
        <w:rPr>
          <w:rFonts w:hint="cs"/>
          <w:color w:val="000000" w:themeColor="text1"/>
          <w:rtl/>
        </w:rPr>
        <w:t>،</w:t>
      </w:r>
      <w:r w:rsidR="007856EA" w:rsidRPr="00DE6131">
        <w:rPr>
          <w:rFonts w:hint="cs"/>
          <w:color w:val="000000" w:themeColor="text1"/>
          <w:rtl/>
        </w:rPr>
        <w:t xml:space="preserve"> وبالتالي يكيف العقد </w:t>
      </w:r>
      <w:r w:rsidR="00E433C0" w:rsidRPr="00DE6131">
        <w:rPr>
          <w:rFonts w:hint="cs"/>
          <w:color w:val="000000" w:themeColor="text1"/>
          <w:rtl/>
        </w:rPr>
        <w:t>أنداك</w:t>
      </w:r>
      <w:r w:rsidR="0013735A">
        <w:rPr>
          <w:rFonts w:hint="cs"/>
          <w:color w:val="000000" w:themeColor="text1"/>
          <w:rtl/>
        </w:rPr>
        <w:t xml:space="preserve"> على أ</w:t>
      </w:r>
      <w:r w:rsidR="002A5F4F" w:rsidRPr="00DE6131">
        <w:rPr>
          <w:rFonts w:hint="cs"/>
          <w:color w:val="000000" w:themeColor="text1"/>
          <w:rtl/>
        </w:rPr>
        <w:t xml:space="preserve">نه صفقة </w:t>
      </w:r>
      <w:r w:rsidR="007856EA" w:rsidRPr="00DE6131">
        <w:rPr>
          <w:rFonts w:hint="cs"/>
          <w:color w:val="000000" w:themeColor="text1"/>
          <w:rtl/>
        </w:rPr>
        <w:t xml:space="preserve">عمومية </w:t>
      </w:r>
      <w:r w:rsidR="0013735A">
        <w:rPr>
          <w:rFonts w:hint="cs"/>
          <w:color w:val="000000" w:themeColor="text1"/>
          <w:rtl/>
        </w:rPr>
        <w:t xml:space="preserve">، </w:t>
      </w:r>
      <w:r w:rsidR="002A5F4F" w:rsidRPr="00DE6131">
        <w:rPr>
          <w:rFonts w:hint="cs"/>
          <w:color w:val="000000" w:themeColor="text1"/>
          <w:rtl/>
        </w:rPr>
        <w:t xml:space="preserve">ومن ذلك كله تشكل </w:t>
      </w:r>
      <w:r w:rsidR="007856EA" w:rsidRPr="00DE6131">
        <w:rPr>
          <w:rFonts w:hint="cs"/>
          <w:color w:val="000000" w:themeColor="text1"/>
          <w:rtl/>
        </w:rPr>
        <w:t xml:space="preserve"> الأتاو</w:t>
      </w:r>
      <w:r w:rsidR="007856EA" w:rsidRPr="00DE6131">
        <w:rPr>
          <w:color w:val="000000" w:themeColor="text1"/>
          <w:rtl/>
        </w:rPr>
        <w:t>ى</w:t>
      </w:r>
      <w:r w:rsidR="007856EA" w:rsidRPr="00DE6131">
        <w:rPr>
          <w:rFonts w:hint="cs"/>
          <w:color w:val="000000" w:themeColor="text1"/>
          <w:rtl/>
        </w:rPr>
        <w:t xml:space="preserve"> المكون </w:t>
      </w:r>
      <w:r w:rsidR="002A5F4F" w:rsidRPr="00DE6131">
        <w:rPr>
          <w:rFonts w:hint="cs"/>
          <w:color w:val="000000" w:themeColor="text1"/>
          <w:rtl/>
        </w:rPr>
        <w:t xml:space="preserve">الجوهري الذي يتشكل منه </w:t>
      </w:r>
      <w:r w:rsidR="007856EA" w:rsidRPr="00DE6131">
        <w:rPr>
          <w:rFonts w:hint="cs"/>
          <w:color w:val="000000" w:themeColor="text1"/>
          <w:rtl/>
        </w:rPr>
        <w:t xml:space="preserve">أجر </w:t>
      </w:r>
      <w:r w:rsidR="002A5F4F" w:rsidRPr="00DE6131">
        <w:rPr>
          <w:rFonts w:hint="cs"/>
          <w:color w:val="000000" w:themeColor="text1"/>
          <w:rtl/>
        </w:rPr>
        <w:t>صاحب التفويض</w:t>
      </w:r>
      <w:r w:rsidR="007856EA" w:rsidRPr="00DE6131">
        <w:rPr>
          <w:rFonts w:hint="cs"/>
          <w:color w:val="000000" w:themeColor="text1"/>
          <w:rtl/>
        </w:rPr>
        <w:t xml:space="preserve"> </w:t>
      </w:r>
      <w:r w:rsidR="000157E4" w:rsidRPr="00DE6131">
        <w:rPr>
          <w:rFonts w:hint="cs"/>
          <w:color w:val="000000" w:themeColor="text1"/>
          <w:rtl/>
        </w:rPr>
        <w:t>وتعتبر هذ</w:t>
      </w:r>
      <w:r w:rsidR="000157E4" w:rsidRPr="00DE6131">
        <w:rPr>
          <w:color w:val="000000" w:themeColor="text1"/>
          <w:rtl/>
        </w:rPr>
        <w:t>ه</w:t>
      </w:r>
      <w:r w:rsidR="002A5F4F" w:rsidRPr="00DE6131">
        <w:rPr>
          <w:rFonts w:hint="cs"/>
          <w:color w:val="000000" w:themeColor="text1"/>
          <w:rtl/>
        </w:rPr>
        <w:t xml:space="preserve"> ال</w:t>
      </w:r>
      <w:r w:rsidR="0013735A">
        <w:rPr>
          <w:rFonts w:hint="cs"/>
          <w:color w:val="000000" w:themeColor="text1"/>
          <w:rtl/>
        </w:rPr>
        <w:t>أ</w:t>
      </w:r>
      <w:r w:rsidR="002A5F4F" w:rsidRPr="00DE6131">
        <w:rPr>
          <w:rFonts w:hint="cs"/>
          <w:color w:val="000000" w:themeColor="text1"/>
          <w:rtl/>
        </w:rPr>
        <w:t>تاوى</w:t>
      </w:r>
      <w:r w:rsidR="007856EA" w:rsidRPr="00DE6131">
        <w:rPr>
          <w:rFonts w:hint="cs"/>
          <w:color w:val="000000" w:themeColor="text1"/>
          <w:rtl/>
        </w:rPr>
        <w:t xml:space="preserve"> مرتبطة </w:t>
      </w:r>
      <w:r w:rsidR="002A5F4F" w:rsidRPr="00DE6131">
        <w:rPr>
          <w:rFonts w:hint="cs"/>
          <w:color w:val="000000" w:themeColor="text1"/>
          <w:rtl/>
        </w:rPr>
        <w:t xml:space="preserve">ارتباطا وثيقا وجوهريا </w:t>
      </w:r>
      <w:r w:rsidR="007856EA" w:rsidRPr="00DE6131">
        <w:rPr>
          <w:rFonts w:hint="cs"/>
          <w:color w:val="000000" w:themeColor="text1"/>
          <w:rtl/>
        </w:rPr>
        <w:t xml:space="preserve">ومتناسبة </w:t>
      </w:r>
      <w:r w:rsidR="00B202AC" w:rsidRPr="00DE6131">
        <w:rPr>
          <w:rFonts w:hint="cs"/>
          <w:color w:val="000000" w:themeColor="text1"/>
          <w:rtl/>
        </w:rPr>
        <w:t xml:space="preserve">الى حد كبير </w:t>
      </w:r>
      <w:r w:rsidR="007856EA" w:rsidRPr="00DE6131">
        <w:rPr>
          <w:rFonts w:hint="cs"/>
          <w:color w:val="000000" w:themeColor="text1"/>
          <w:rtl/>
        </w:rPr>
        <w:t xml:space="preserve">مع الخدمات التي يقدمها </w:t>
      </w:r>
      <w:r w:rsidR="00B202AC" w:rsidRPr="00DE6131">
        <w:rPr>
          <w:rFonts w:hint="cs"/>
          <w:color w:val="000000" w:themeColor="text1"/>
          <w:rtl/>
        </w:rPr>
        <w:t>المرفق العام المفوض لمستعملي المرفق.</w:t>
      </w:r>
    </w:p>
    <w:p w14:paraId="4DAF73BB" w14:textId="795DF243" w:rsidR="007856EA" w:rsidRPr="00DE6131" w:rsidRDefault="0052038F" w:rsidP="00DD2743">
      <w:pPr>
        <w:rPr>
          <w:color w:val="000000" w:themeColor="text1"/>
          <w:rtl/>
        </w:rPr>
      </w:pPr>
      <w:r w:rsidRPr="00DE6131">
        <w:rPr>
          <w:rFonts w:hint="cs"/>
          <w:color w:val="000000" w:themeColor="text1"/>
          <w:rtl/>
        </w:rPr>
        <w:t xml:space="preserve">وبالرغم من أن </w:t>
      </w:r>
      <w:r w:rsidR="007856EA" w:rsidRPr="00DE6131">
        <w:rPr>
          <w:rFonts w:hint="cs"/>
          <w:color w:val="000000" w:themeColor="text1"/>
          <w:rtl/>
        </w:rPr>
        <w:t xml:space="preserve"> المشرع الجزائري </w:t>
      </w:r>
      <w:r w:rsidRPr="00DE6131">
        <w:rPr>
          <w:rFonts w:hint="cs"/>
          <w:color w:val="000000" w:themeColor="text1"/>
          <w:rtl/>
        </w:rPr>
        <w:t xml:space="preserve">لم يعرف </w:t>
      </w:r>
      <w:r w:rsidR="007856EA" w:rsidRPr="00DE6131">
        <w:rPr>
          <w:rFonts w:hint="cs"/>
          <w:color w:val="000000" w:themeColor="text1"/>
          <w:rtl/>
        </w:rPr>
        <w:t>ال</w:t>
      </w:r>
      <w:r w:rsidR="0013735A">
        <w:rPr>
          <w:rFonts w:hint="cs"/>
          <w:color w:val="000000" w:themeColor="text1"/>
          <w:rtl/>
        </w:rPr>
        <w:t>أ</w:t>
      </w:r>
      <w:r w:rsidR="007856EA" w:rsidRPr="00DE6131">
        <w:rPr>
          <w:rFonts w:hint="cs"/>
          <w:color w:val="000000" w:themeColor="text1"/>
          <w:rtl/>
        </w:rPr>
        <w:t xml:space="preserve">تاوى </w:t>
      </w:r>
      <w:r w:rsidR="0013735A">
        <w:rPr>
          <w:rFonts w:hint="cs"/>
          <w:color w:val="000000" w:themeColor="text1"/>
          <w:rtl/>
        </w:rPr>
        <w:t xml:space="preserve"> إ</w:t>
      </w:r>
      <w:r w:rsidRPr="00DE6131">
        <w:rPr>
          <w:rFonts w:hint="cs"/>
          <w:color w:val="000000" w:themeColor="text1"/>
          <w:rtl/>
        </w:rPr>
        <w:t xml:space="preserve">لا أنه </w:t>
      </w:r>
      <w:r w:rsidR="007856EA" w:rsidRPr="00DE6131">
        <w:rPr>
          <w:rFonts w:hint="cs"/>
          <w:color w:val="000000" w:themeColor="text1"/>
          <w:rtl/>
        </w:rPr>
        <w:t xml:space="preserve"> </w:t>
      </w:r>
      <w:r w:rsidRPr="00DE6131">
        <w:rPr>
          <w:rFonts w:hint="cs"/>
          <w:color w:val="000000" w:themeColor="text1"/>
          <w:rtl/>
        </w:rPr>
        <w:t>أشار الى أن</w:t>
      </w:r>
      <w:r w:rsidR="0013735A">
        <w:rPr>
          <w:rFonts w:hint="cs"/>
          <w:color w:val="000000" w:themeColor="text1"/>
          <w:rtl/>
        </w:rPr>
        <w:t xml:space="preserve"> الى أ</w:t>
      </w:r>
      <w:r w:rsidR="007856EA" w:rsidRPr="00DE6131">
        <w:rPr>
          <w:rFonts w:hint="cs"/>
          <w:color w:val="000000" w:themeColor="text1"/>
          <w:rtl/>
        </w:rPr>
        <w:t xml:space="preserve">ن </w:t>
      </w:r>
      <w:r w:rsidRPr="00DE6131">
        <w:rPr>
          <w:rFonts w:hint="cs"/>
          <w:color w:val="000000" w:themeColor="text1"/>
          <w:rtl/>
        </w:rPr>
        <w:t>صاحب</w:t>
      </w:r>
      <w:r w:rsidR="007856EA" w:rsidRPr="00DE6131">
        <w:rPr>
          <w:rFonts w:hint="cs"/>
          <w:color w:val="000000" w:themeColor="text1"/>
          <w:rtl/>
        </w:rPr>
        <w:t xml:space="preserve"> </w:t>
      </w:r>
      <w:r w:rsidRPr="00DE6131">
        <w:rPr>
          <w:rFonts w:hint="cs"/>
          <w:color w:val="000000" w:themeColor="text1"/>
          <w:rtl/>
        </w:rPr>
        <w:t>التفويض</w:t>
      </w:r>
      <w:r w:rsidR="0013735A">
        <w:rPr>
          <w:rFonts w:hint="cs"/>
          <w:color w:val="000000" w:themeColor="text1"/>
          <w:rtl/>
        </w:rPr>
        <w:t xml:space="preserve"> يتولى </w:t>
      </w:r>
      <w:r w:rsidRPr="00DE6131">
        <w:rPr>
          <w:rFonts w:hint="cs"/>
          <w:color w:val="000000" w:themeColor="text1"/>
          <w:rtl/>
        </w:rPr>
        <w:t xml:space="preserve">عملية </w:t>
      </w:r>
      <w:r w:rsidR="007856EA" w:rsidRPr="00DE6131">
        <w:rPr>
          <w:rFonts w:hint="cs"/>
          <w:color w:val="000000" w:themeColor="text1"/>
          <w:rtl/>
        </w:rPr>
        <w:t xml:space="preserve">تحصيلها من </w:t>
      </w:r>
      <w:r w:rsidR="000D7B84" w:rsidRPr="00DE6131">
        <w:rPr>
          <w:rFonts w:hint="cs"/>
          <w:color w:val="000000" w:themeColor="text1"/>
          <w:rtl/>
        </w:rPr>
        <w:t xml:space="preserve">المنتفعين من </w:t>
      </w:r>
      <w:r w:rsidR="007856EA" w:rsidRPr="00DE6131">
        <w:rPr>
          <w:rFonts w:hint="cs"/>
          <w:color w:val="000000" w:themeColor="text1"/>
          <w:rtl/>
        </w:rPr>
        <w:t xml:space="preserve">المرفق العام </w:t>
      </w:r>
      <w:r w:rsidR="000D7B84" w:rsidRPr="00DE6131">
        <w:rPr>
          <w:rFonts w:hint="cs"/>
          <w:color w:val="000000" w:themeColor="text1"/>
          <w:rtl/>
        </w:rPr>
        <w:t>من خلال ما</w:t>
      </w:r>
      <w:r w:rsidR="007856EA" w:rsidRPr="00DE6131">
        <w:rPr>
          <w:rFonts w:hint="cs"/>
          <w:color w:val="000000" w:themeColor="text1"/>
          <w:rtl/>
        </w:rPr>
        <w:t xml:space="preserve"> نصت </w:t>
      </w:r>
      <w:r w:rsidR="000D7B84" w:rsidRPr="00DE6131">
        <w:rPr>
          <w:rFonts w:hint="cs"/>
          <w:color w:val="000000" w:themeColor="text1"/>
          <w:rtl/>
        </w:rPr>
        <w:t xml:space="preserve">عليه </w:t>
      </w:r>
      <w:r w:rsidR="007856EA" w:rsidRPr="00DE6131">
        <w:rPr>
          <w:rFonts w:hint="cs"/>
          <w:color w:val="000000" w:themeColor="text1"/>
          <w:rtl/>
        </w:rPr>
        <w:t xml:space="preserve">المادة </w:t>
      </w:r>
      <w:r w:rsidR="007856EA" w:rsidRPr="00847AF4">
        <w:rPr>
          <w:rFonts w:hint="cs"/>
          <w:color w:val="000000" w:themeColor="text1"/>
          <w:sz w:val="26"/>
          <w:szCs w:val="26"/>
          <w:rtl/>
        </w:rPr>
        <w:t>210</w:t>
      </w:r>
      <w:r w:rsidR="007856EA" w:rsidRPr="00DE6131">
        <w:rPr>
          <w:rFonts w:hint="cs"/>
          <w:color w:val="000000" w:themeColor="text1"/>
          <w:rtl/>
        </w:rPr>
        <w:t>ف</w:t>
      </w:r>
      <w:r w:rsidR="007856EA" w:rsidRPr="00847AF4">
        <w:rPr>
          <w:rFonts w:hint="cs"/>
          <w:color w:val="000000" w:themeColor="text1"/>
          <w:sz w:val="26"/>
          <w:szCs w:val="26"/>
          <w:rtl/>
        </w:rPr>
        <w:t>4</w:t>
      </w:r>
      <w:r w:rsidR="000D7B84" w:rsidRPr="00DE6131">
        <w:rPr>
          <w:rFonts w:hint="cs"/>
          <w:color w:val="000000" w:themeColor="text1"/>
          <w:rtl/>
        </w:rPr>
        <w:t xml:space="preserve"> </w:t>
      </w:r>
      <w:r w:rsidR="000157E4" w:rsidRPr="00DE6131">
        <w:rPr>
          <w:rFonts w:hint="cs"/>
          <w:color w:val="000000" w:themeColor="text1"/>
          <w:rtl/>
        </w:rPr>
        <w:t>من المرسو</w:t>
      </w:r>
      <w:r w:rsidR="000157E4" w:rsidRPr="00DE6131">
        <w:rPr>
          <w:color w:val="000000" w:themeColor="text1"/>
          <w:rtl/>
        </w:rPr>
        <w:t>م</w:t>
      </w:r>
      <w:r w:rsidR="000D7B84" w:rsidRPr="00DE6131">
        <w:rPr>
          <w:rFonts w:hint="cs"/>
          <w:color w:val="000000" w:themeColor="text1"/>
          <w:rtl/>
        </w:rPr>
        <w:t xml:space="preserve"> </w:t>
      </w:r>
      <w:r w:rsidR="000D7B84" w:rsidRPr="00847AF4">
        <w:rPr>
          <w:rFonts w:hint="cs"/>
          <w:color w:val="000000" w:themeColor="text1"/>
          <w:sz w:val="24"/>
          <w:szCs w:val="24"/>
          <w:rtl/>
        </w:rPr>
        <w:t xml:space="preserve">15/247 </w:t>
      </w:r>
      <w:r w:rsidR="000D7B84" w:rsidRPr="00DE6131">
        <w:rPr>
          <w:rFonts w:hint="cs"/>
          <w:color w:val="000000" w:themeColor="text1"/>
          <w:rtl/>
        </w:rPr>
        <w:t>التضمن قانون الصفقات العمومية وتفويضات المرفق العام السالف الذكرعلى أنه</w:t>
      </w:r>
      <w:r w:rsidR="00DD2743">
        <w:rPr>
          <w:rFonts w:hint="cs"/>
          <w:color w:val="000000" w:themeColor="text1"/>
          <w:rtl/>
        </w:rPr>
        <w:t xml:space="preserve"> " يتقاضى عن ذلك أ</w:t>
      </w:r>
      <w:r w:rsidR="007856EA" w:rsidRPr="00DE6131">
        <w:rPr>
          <w:rFonts w:hint="cs"/>
          <w:color w:val="000000" w:themeColor="text1"/>
          <w:rtl/>
        </w:rPr>
        <w:t>تاوى من مستخدمي المرفق العام " ويتولى المفوض له تحصيلها لحاسبه</w:t>
      </w:r>
      <w:r w:rsidR="000D7B84" w:rsidRPr="00DE6131">
        <w:rPr>
          <w:rFonts w:hint="cs"/>
          <w:color w:val="000000" w:themeColor="text1"/>
          <w:rtl/>
        </w:rPr>
        <w:t xml:space="preserve"> لتغطية ال</w:t>
      </w:r>
      <w:r w:rsidR="00DD2743">
        <w:rPr>
          <w:rFonts w:hint="cs"/>
          <w:color w:val="000000" w:themeColor="text1"/>
          <w:rtl/>
        </w:rPr>
        <w:t>إستثمارات التي أ</w:t>
      </w:r>
      <w:r w:rsidR="000D7B84" w:rsidRPr="00DE6131">
        <w:rPr>
          <w:rFonts w:hint="cs"/>
          <w:color w:val="000000" w:themeColor="text1"/>
          <w:rtl/>
        </w:rPr>
        <w:t xml:space="preserve">نجزها" ويؤكد </w:t>
      </w:r>
      <w:r w:rsidR="00DD2743">
        <w:rPr>
          <w:rFonts w:hint="cs"/>
          <w:color w:val="000000" w:themeColor="text1"/>
          <w:rtl/>
        </w:rPr>
        <w:t>في</w:t>
      </w:r>
      <w:r w:rsidR="000D7B84" w:rsidRPr="00DE6131">
        <w:rPr>
          <w:rFonts w:hint="cs"/>
          <w:color w:val="000000" w:themeColor="text1"/>
          <w:rtl/>
        </w:rPr>
        <w:t xml:space="preserve"> هذا على أن الهدف من ال</w:t>
      </w:r>
      <w:r w:rsidR="00DD2743">
        <w:rPr>
          <w:rFonts w:hint="cs"/>
          <w:color w:val="000000" w:themeColor="text1"/>
          <w:rtl/>
        </w:rPr>
        <w:t>أ</w:t>
      </w:r>
      <w:r w:rsidR="000D7B84" w:rsidRPr="00DE6131">
        <w:rPr>
          <w:rFonts w:hint="cs"/>
          <w:color w:val="000000" w:themeColor="text1"/>
          <w:rtl/>
        </w:rPr>
        <w:t>تا</w:t>
      </w:r>
      <w:r w:rsidR="00DD2743">
        <w:rPr>
          <w:rFonts w:hint="cs"/>
          <w:color w:val="000000" w:themeColor="text1"/>
          <w:rtl/>
        </w:rPr>
        <w:t>وى إ</w:t>
      </w:r>
      <w:r w:rsidR="000D7B84" w:rsidRPr="00DE6131">
        <w:rPr>
          <w:rFonts w:hint="cs"/>
          <w:color w:val="000000" w:themeColor="text1"/>
          <w:rtl/>
        </w:rPr>
        <w:t xml:space="preserve">نما هو لتغطية نفقات الاستثمارات بالدرجة الأولى وتغطية تكاليف الخدمات العامة من طرف المرفق العام المفوض زيادة على تحقيق الأرباح </w:t>
      </w:r>
      <w:r w:rsidR="00DD2743">
        <w:rPr>
          <w:rFonts w:hint="cs"/>
          <w:color w:val="000000" w:themeColor="text1"/>
          <w:rtl/>
        </w:rPr>
        <w:t>الممكنة</w:t>
      </w:r>
      <w:r w:rsidR="000D7B84" w:rsidRPr="00DE6131">
        <w:rPr>
          <w:rFonts w:hint="cs"/>
          <w:color w:val="000000" w:themeColor="text1"/>
          <w:rtl/>
        </w:rPr>
        <w:t>.</w:t>
      </w:r>
    </w:p>
    <w:p w14:paraId="5EF7A9FE" w14:textId="58CF72EB" w:rsidR="007856EA" w:rsidRPr="00DE6131" w:rsidRDefault="00082DDB" w:rsidP="00DC6D1B">
      <w:pPr>
        <w:ind w:firstLine="0"/>
        <w:rPr>
          <w:b/>
          <w:bCs/>
          <w:color w:val="000000" w:themeColor="text1"/>
          <w:rtl/>
        </w:rPr>
      </w:pPr>
      <w:r w:rsidRPr="00DE6131">
        <w:rPr>
          <w:rFonts w:hint="cs"/>
          <w:b/>
          <w:bCs/>
          <w:color w:val="000000" w:themeColor="text1"/>
          <w:rtl/>
        </w:rPr>
        <w:t>ب/</w:t>
      </w:r>
      <w:r w:rsidR="007856EA" w:rsidRPr="00DE6131">
        <w:rPr>
          <w:rFonts w:hint="cs"/>
          <w:b/>
          <w:bCs/>
          <w:color w:val="000000" w:themeColor="text1"/>
          <w:rtl/>
        </w:rPr>
        <w:t>التعريفات</w:t>
      </w:r>
    </w:p>
    <w:p w14:paraId="0DF475A3" w14:textId="7A27CBA1" w:rsidR="007856EA" w:rsidRPr="00DE6131" w:rsidRDefault="007856EA" w:rsidP="00D86C15">
      <w:pPr>
        <w:rPr>
          <w:color w:val="000000" w:themeColor="text1"/>
          <w:rtl/>
        </w:rPr>
      </w:pPr>
      <w:r w:rsidRPr="00DE6131">
        <w:rPr>
          <w:rFonts w:hint="cs"/>
          <w:color w:val="000000" w:themeColor="text1"/>
          <w:rtl/>
        </w:rPr>
        <w:t xml:space="preserve">هي </w:t>
      </w:r>
      <w:r w:rsidR="00071F43" w:rsidRPr="00DE6131">
        <w:rPr>
          <w:rFonts w:hint="cs"/>
          <w:color w:val="000000" w:themeColor="text1"/>
          <w:rtl/>
        </w:rPr>
        <w:t>عب</w:t>
      </w:r>
      <w:r w:rsidR="00DD2743">
        <w:rPr>
          <w:rFonts w:hint="cs"/>
          <w:color w:val="000000" w:themeColor="text1"/>
          <w:rtl/>
        </w:rPr>
        <w:t>ا</w:t>
      </w:r>
      <w:r w:rsidR="00071F43" w:rsidRPr="00DE6131">
        <w:rPr>
          <w:rFonts w:hint="cs"/>
          <w:color w:val="000000" w:themeColor="text1"/>
          <w:rtl/>
        </w:rPr>
        <w:t xml:space="preserve">رة عن مبالغ من المال يتم تحصيلها كذلك من المنتفعين من خدمات المرفق </w:t>
      </w:r>
      <w:r w:rsidRPr="00DE6131">
        <w:rPr>
          <w:rFonts w:hint="cs"/>
          <w:color w:val="000000" w:themeColor="text1"/>
          <w:rtl/>
        </w:rPr>
        <w:t xml:space="preserve">ويتولى </w:t>
      </w:r>
      <w:r w:rsidR="00071F43" w:rsidRPr="00DE6131">
        <w:rPr>
          <w:rFonts w:hint="cs"/>
          <w:color w:val="000000" w:themeColor="text1"/>
          <w:rtl/>
        </w:rPr>
        <w:t>كذلك صاحب</w:t>
      </w:r>
      <w:r w:rsidRPr="00DE6131">
        <w:rPr>
          <w:rFonts w:hint="cs"/>
          <w:color w:val="000000" w:themeColor="text1"/>
          <w:rtl/>
        </w:rPr>
        <w:t xml:space="preserve"> </w:t>
      </w:r>
      <w:r w:rsidR="00071F43" w:rsidRPr="00DE6131">
        <w:rPr>
          <w:rFonts w:hint="cs"/>
          <w:color w:val="000000" w:themeColor="text1"/>
          <w:rtl/>
        </w:rPr>
        <w:t>التفويض</w:t>
      </w:r>
      <w:r w:rsidRPr="00DE6131">
        <w:rPr>
          <w:rFonts w:hint="cs"/>
          <w:color w:val="000000" w:themeColor="text1"/>
          <w:rtl/>
        </w:rPr>
        <w:t xml:space="preserve"> تحصيلها </w:t>
      </w:r>
      <w:r w:rsidR="00071F43" w:rsidRPr="00DE6131">
        <w:rPr>
          <w:rFonts w:hint="cs"/>
          <w:color w:val="000000" w:themeColor="text1"/>
          <w:rtl/>
        </w:rPr>
        <w:t>لصالح</w:t>
      </w:r>
      <w:r w:rsidRPr="00DE6131">
        <w:rPr>
          <w:rFonts w:hint="cs"/>
          <w:color w:val="000000" w:themeColor="text1"/>
          <w:rtl/>
        </w:rPr>
        <w:t xml:space="preserve"> السلطة </w:t>
      </w:r>
      <w:r w:rsidR="00071F43" w:rsidRPr="00DE6131">
        <w:rPr>
          <w:rFonts w:hint="cs"/>
          <w:color w:val="000000" w:themeColor="text1"/>
          <w:rtl/>
        </w:rPr>
        <w:t>المانحة للتفويض</w:t>
      </w:r>
      <w:r w:rsidR="00DD2743">
        <w:rPr>
          <w:rFonts w:hint="cs"/>
          <w:color w:val="000000" w:themeColor="text1"/>
          <w:rtl/>
        </w:rPr>
        <w:t>،</w:t>
      </w:r>
      <w:r w:rsidRPr="00DE6131">
        <w:rPr>
          <w:rFonts w:hint="cs"/>
          <w:color w:val="000000" w:themeColor="text1"/>
          <w:rtl/>
        </w:rPr>
        <w:t xml:space="preserve"> </w:t>
      </w:r>
      <w:r w:rsidR="00071F43" w:rsidRPr="00DE6131">
        <w:rPr>
          <w:rFonts w:hint="cs"/>
          <w:color w:val="000000" w:themeColor="text1"/>
          <w:rtl/>
        </w:rPr>
        <w:t xml:space="preserve">هي بذلك </w:t>
      </w:r>
      <w:r w:rsidR="000157E4" w:rsidRPr="00DE6131">
        <w:rPr>
          <w:rFonts w:hint="cs"/>
          <w:color w:val="000000" w:themeColor="text1"/>
          <w:rtl/>
        </w:rPr>
        <w:t>لا تدخ</w:t>
      </w:r>
      <w:r w:rsidR="000157E4" w:rsidRPr="00DE6131">
        <w:rPr>
          <w:color w:val="000000" w:themeColor="text1"/>
          <w:rtl/>
        </w:rPr>
        <w:t>ل</w:t>
      </w:r>
      <w:r w:rsidR="00DD2743">
        <w:rPr>
          <w:rFonts w:hint="cs"/>
          <w:color w:val="000000" w:themeColor="text1"/>
          <w:rtl/>
        </w:rPr>
        <w:t xml:space="preserve"> في تكوين الأ</w:t>
      </w:r>
      <w:r w:rsidR="00071F43" w:rsidRPr="00DE6131">
        <w:rPr>
          <w:rFonts w:hint="cs"/>
          <w:color w:val="000000" w:themeColor="text1"/>
          <w:rtl/>
        </w:rPr>
        <w:t>جر الذي يتلقاه المفوض اليه بشكل أساسي وجوهري</w:t>
      </w:r>
      <w:r w:rsidR="006F1E8D">
        <w:rPr>
          <w:rFonts w:hint="cs"/>
          <w:color w:val="000000" w:themeColor="text1"/>
          <w:rtl/>
        </w:rPr>
        <w:t xml:space="preserve"> وإ</w:t>
      </w:r>
      <w:r w:rsidRPr="00DE6131">
        <w:rPr>
          <w:rFonts w:hint="cs"/>
          <w:color w:val="000000" w:themeColor="text1"/>
          <w:rtl/>
        </w:rPr>
        <w:t xml:space="preserve">نما </w:t>
      </w:r>
      <w:r w:rsidR="00071F43" w:rsidRPr="00DE6131">
        <w:rPr>
          <w:rFonts w:hint="cs"/>
          <w:color w:val="000000" w:themeColor="text1"/>
          <w:rtl/>
        </w:rPr>
        <w:t>تعتبر</w:t>
      </w:r>
      <w:r w:rsidRPr="00DE6131">
        <w:rPr>
          <w:rFonts w:hint="cs"/>
          <w:color w:val="000000" w:themeColor="text1"/>
          <w:rtl/>
        </w:rPr>
        <w:t xml:space="preserve"> جزءا منه</w:t>
      </w:r>
      <w:r w:rsidR="006F1E8D">
        <w:rPr>
          <w:rFonts w:hint="cs"/>
          <w:color w:val="000000" w:themeColor="text1"/>
          <w:rtl/>
        </w:rPr>
        <w:t>، فأ</w:t>
      </w:r>
      <w:r w:rsidRPr="00DE6131">
        <w:rPr>
          <w:rFonts w:hint="cs"/>
          <w:color w:val="000000" w:themeColor="text1"/>
          <w:rtl/>
        </w:rPr>
        <w:t xml:space="preserve">جر المفوض له تدفعه الإدارة </w:t>
      </w:r>
      <w:r w:rsidR="00071F43" w:rsidRPr="00DE6131">
        <w:rPr>
          <w:rFonts w:hint="cs"/>
          <w:color w:val="000000" w:themeColor="text1"/>
          <w:rtl/>
        </w:rPr>
        <w:t xml:space="preserve">بشكل أساسي </w:t>
      </w:r>
      <w:r w:rsidRPr="00DE6131">
        <w:rPr>
          <w:rFonts w:hint="cs"/>
          <w:color w:val="000000" w:themeColor="text1"/>
          <w:rtl/>
        </w:rPr>
        <w:t xml:space="preserve">استنادا لعدة اعتبارات من بينها </w:t>
      </w:r>
      <w:r w:rsidR="00071F43" w:rsidRPr="00DE6131">
        <w:rPr>
          <w:rFonts w:hint="cs"/>
          <w:color w:val="000000" w:themeColor="text1"/>
          <w:rtl/>
        </w:rPr>
        <w:t>أن قيمة هذه</w:t>
      </w:r>
      <w:r w:rsidRPr="00DE6131">
        <w:rPr>
          <w:rFonts w:hint="cs"/>
          <w:color w:val="000000" w:themeColor="text1"/>
          <w:rtl/>
        </w:rPr>
        <w:t xml:space="preserve"> التعريفات </w:t>
      </w:r>
      <w:r w:rsidR="00071F43" w:rsidRPr="00DE6131">
        <w:rPr>
          <w:rFonts w:hint="cs"/>
          <w:color w:val="000000" w:themeColor="text1"/>
          <w:rtl/>
        </w:rPr>
        <w:t xml:space="preserve">التي يدفعها </w:t>
      </w:r>
      <w:r w:rsidR="000157E4" w:rsidRPr="00DE6131">
        <w:rPr>
          <w:rFonts w:hint="cs"/>
          <w:color w:val="000000" w:themeColor="text1"/>
          <w:rtl/>
        </w:rPr>
        <w:t>لا تشك</w:t>
      </w:r>
      <w:r w:rsidR="000157E4" w:rsidRPr="00DE6131">
        <w:rPr>
          <w:color w:val="000000" w:themeColor="text1"/>
          <w:rtl/>
        </w:rPr>
        <w:t>ل</w:t>
      </w:r>
      <w:r w:rsidR="00071F43" w:rsidRPr="00DE6131">
        <w:rPr>
          <w:rFonts w:hint="cs"/>
          <w:color w:val="000000" w:themeColor="text1"/>
          <w:rtl/>
        </w:rPr>
        <w:t xml:space="preserve"> مقابل حقيقيا يتناسب مع تكلفة الخدمة العمومية المقدمة </w:t>
      </w:r>
      <w:r w:rsidR="000157E4" w:rsidRPr="00DE6131">
        <w:rPr>
          <w:rFonts w:hint="cs"/>
          <w:color w:val="000000" w:themeColor="text1"/>
          <w:rtl/>
        </w:rPr>
        <w:t>للمكلف</w:t>
      </w:r>
      <w:r w:rsidR="00071F43" w:rsidRPr="00DE6131">
        <w:rPr>
          <w:rFonts w:hint="cs"/>
          <w:color w:val="000000" w:themeColor="text1"/>
          <w:rtl/>
        </w:rPr>
        <w:t xml:space="preserve"> بأداء هذه التعريفات</w:t>
      </w:r>
      <w:r w:rsidR="006F1E8D">
        <w:rPr>
          <w:rFonts w:hint="cs"/>
          <w:color w:val="000000" w:themeColor="text1"/>
          <w:rtl/>
        </w:rPr>
        <w:t>،</w:t>
      </w:r>
      <w:r w:rsidR="00071F43" w:rsidRPr="00DE6131">
        <w:rPr>
          <w:rFonts w:hint="cs"/>
          <w:color w:val="000000" w:themeColor="text1"/>
          <w:rtl/>
        </w:rPr>
        <w:t xml:space="preserve"> ولا</w:t>
      </w:r>
      <w:r w:rsidR="000157E4" w:rsidRPr="00DE6131">
        <w:rPr>
          <w:rFonts w:hint="cs"/>
          <w:color w:val="000000" w:themeColor="text1"/>
          <w:rtl/>
        </w:rPr>
        <w:t xml:space="preserve"> </w:t>
      </w:r>
      <w:r w:rsidR="006F1E8D">
        <w:rPr>
          <w:rFonts w:hint="cs"/>
          <w:color w:val="000000" w:themeColor="text1"/>
          <w:rtl/>
        </w:rPr>
        <w:t>تكون كافية لدفع أجرة صاحب التفويض</w:t>
      </w:r>
      <w:r w:rsidR="00071F43" w:rsidRPr="00DE6131">
        <w:rPr>
          <w:rFonts w:hint="cs"/>
          <w:color w:val="000000" w:themeColor="text1"/>
          <w:rtl/>
        </w:rPr>
        <w:t>،</w:t>
      </w:r>
      <w:r w:rsidRPr="00DE6131">
        <w:rPr>
          <w:rFonts w:hint="cs"/>
          <w:color w:val="000000" w:themeColor="text1"/>
          <w:rtl/>
        </w:rPr>
        <w:t xml:space="preserve"> </w:t>
      </w:r>
      <w:r w:rsidR="00071F43" w:rsidRPr="00DE6131">
        <w:rPr>
          <w:rFonts w:hint="cs"/>
          <w:color w:val="000000" w:themeColor="text1"/>
          <w:rtl/>
        </w:rPr>
        <w:t xml:space="preserve">وبذلك </w:t>
      </w:r>
      <w:r w:rsidR="006F1E8D">
        <w:rPr>
          <w:rFonts w:hint="cs"/>
          <w:color w:val="000000" w:themeColor="text1"/>
          <w:rtl/>
        </w:rPr>
        <w:t>تتخذ العائدات شكل التعريفات إ</w:t>
      </w:r>
      <w:r w:rsidRPr="00DE6131">
        <w:rPr>
          <w:rFonts w:hint="cs"/>
          <w:color w:val="000000" w:themeColor="text1"/>
          <w:rtl/>
        </w:rPr>
        <w:t xml:space="preserve">ذا كان تفويض المرفق العام في </w:t>
      </w:r>
      <w:r w:rsidR="00071F43" w:rsidRPr="00DE6131">
        <w:rPr>
          <w:rFonts w:hint="cs"/>
          <w:color w:val="000000" w:themeColor="text1"/>
          <w:rtl/>
        </w:rPr>
        <w:t xml:space="preserve">شكل عقد </w:t>
      </w:r>
      <w:r w:rsidRPr="00DE6131">
        <w:rPr>
          <w:rFonts w:hint="cs"/>
          <w:color w:val="000000" w:themeColor="text1"/>
          <w:rtl/>
        </w:rPr>
        <w:t xml:space="preserve">الوكالة المحفزة </w:t>
      </w:r>
      <w:r w:rsidR="00BD7BC1">
        <w:rPr>
          <w:rFonts w:hint="cs"/>
          <w:color w:val="000000" w:themeColor="text1"/>
          <w:rtl/>
        </w:rPr>
        <w:t>أو</w:t>
      </w:r>
      <w:r w:rsidR="000157E4" w:rsidRPr="00DE6131">
        <w:rPr>
          <w:rFonts w:hint="cs"/>
          <w:color w:val="000000" w:themeColor="text1"/>
          <w:rtl/>
        </w:rPr>
        <w:t>عقد</w:t>
      </w:r>
      <w:r w:rsidRPr="00DE6131">
        <w:rPr>
          <w:rFonts w:hint="cs"/>
          <w:color w:val="000000" w:themeColor="text1"/>
          <w:rtl/>
        </w:rPr>
        <w:t xml:space="preserve"> التسيير</w:t>
      </w:r>
      <w:r w:rsidR="00BD7BC1">
        <w:rPr>
          <w:rFonts w:hint="cs"/>
          <w:color w:val="000000" w:themeColor="text1"/>
          <w:rtl/>
        </w:rPr>
        <w:t>،</w:t>
      </w:r>
      <w:r w:rsidRPr="00DE6131">
        <w:rPr>
          <w:rFonts w:hint="cs"/>
          <w:color w:val="000000" w:themeColor="text1"/>
          <w:rtl/>
        </w:rPr>
        <w:t xml:space="preserve"> وهذا </w:t>
      </w:r>
      <w:r w:rsidR="00071F43" w:rsidRPr="00DE6131">
        <w:rPr>
          <w:rFonts w:hint="cs"/>
          <w:color w:val="000000" w:themeColor="text1"/>
          <w:rtl/>
        </w:rPr>
        <w:t xml:space="preserve">ما نصت عليه </w:t>
      </w:r>
      <w:r w:rsidRPr="00DE6131">
        <w:rPr>
          <w:rFonts w:hint="cs"/>
          <w:color w:val="000000" w:themeColor="text1"/>
          <w:rtl/>
        </w:rPr>
        <w:t xml:space="preserve">المادة </w:t>
      </w:r>
      <w:r w:rsidRPr="00BD7BC1">
        <w:rPr>
          <w:rFonts w:hint="cs"/>
          <w:color w:val="000000" w:themeColor="text1"/>
          <w:sz w:val="24"/>
          <w:szCs w:val="24"/>
          <w:rtl/>
        </w:rPr>
        <w:t xml:space="preserve">210 </w:t>
      </w:r>
      <w:r w:rsidRPr="00DE6131">
        <w:rPr>
          <w:rFonts w:hint="cs"/>
          <w:color w:val="000000" w:themeColor="text1"/>
          <w:rtl/>
        </w:rPr>
        <w:t>ف</w:t>
      </w:r>
      <w:r w:rsidRPr="00BD7BC1">
        <w:rPr>
          <w:rFonts w:hint="cs"/>
          <w:color w:val="000000" w:themeColor="text1"/>
          <w:sz w:val="24"/>
          <w:szCs w:val="24"/>
          <w:rtl/>
        </w:rPr>
        <w:t>10</w:t>
      </w:r>
      <w:r w:rsidRPr="00DE6131">
        <w:rPr>
          <w:rFonts w:hint="cs"/>
          <w:color w:val="000000" w:themeColor="text1"/>
          <w:rtl/>
        </w:rPr>
        <w:t xml:space="preserve"> </w:t>
      </w:r>
      <w:r w:rsidR="00071F43" w:rsidRPr="00DE6131">
        <w:rPr>
          <w:rFonts w:hint="cs"/>
          <w:color w:val="000000" w:themeColor="text1"/>
          <w:rtl/>
        </w:rPr>
        <w:t xml:space="preserve">على أنه </w:t>
      </w:r>
      <w:r w:rsidRPr="00DE6131">
        <w:rPr>
          <w:rFonts w:hint="cs"/>
          <w:color w:val="000000" w:themeColor="text1"/>
          <w:rtl/>
        </w:rPr>
        <w:t>" تحدد السلطة المفوضة بال</w:t>
      </w:r>
      <w:r w:rsidR="00BD7BC1">
        <w:rPr>
          <w:rFonts w:hint="cs"/>
          <w:color w:val="000000" w:themeColor="text1"/>
          <w:rtl/>
        </w:rPr>
        <w:t>إ</w:t>
      </w:r>
      <w:r w:rsidRPr="00DE6131">
        <w:rPr>
          <w:rFonts w:hint="cs"/>
          <w:color w:val="000000" w:themeColor="text1"/>
          <w:rtl/>
        </w:rPr>
        <w:t>شترا</w:t>
      </w:r>
      <w:r w:rsidRPr="00DE6131">
        <w:rPr>
          <w:color w:val="000000" w:themeColor="text1"/>
          <w:rtl/>
        </w:rPr>
        <w:t>ك</w:t>
      </w:r>
      <w:r w:rsidRPr="00DE6131">
        <w:rPr>
          <w:rFonts w:hint="cs"/>
          <w:color w:val="000000" w:themeColor="text1"/>
          <w:rtl/>
        </w:rPr>
        <w:t xml:space="preserve"> مع المفوض له التعريفات </w:t>
      </w:r>
      <w:r w:rsidR="00D86C15">
        <w:rPr>
          <w:rFonts w:hint="cs"/>
          <w:color w:val="000000" w:themeColor="text1"/>
          <w:rtl/>
        </w:rPr>
        <w:t xml:space="preserve">التي </w:t>
      </w:r>
      <w:r w:rsidRPr="00DE6131">
        <w:rPr>
          <w:rFonts w:hint="cs"/>
          <w:color w:val="000000" w:themeColor="text1"/>
          <w:rtl/>
        </w:rPr>
        <w:t>يدفعها مستعملو</w:t>
      </w:r>
      <w:r w:rsidR="00D86C15">
        <w:rPr>
          <w:rFonts w:hint="cs"/>
          <w:color w:val="000000" w:themeColor="text1"/>
          <w:rtl/>
        </w:rPr>
        <w:t>ا</w:t>
      </w:r>
      <w:r w:rsidRPr="00DE6131">
        <w:rPr>
          <w:rFonts w:hint="cs"/>
          <w:color w:val="000000" w:themeColor="text1"/>
          <w:rtl/>
        </w:rPr>
        <w:t xml:space="preserve"> المرفق العام ويحصل المفوض له التعريفات لح</w:t>
      </w:r>
      <w:r w:rsidR="00071F43" w:rsidRPr="00DE6131">
        <w:rPr>
          <w:rFonts w:hint="cs"/>
          <w:color w:val="000000" w:themeColor="text1"/>
          <w:rtl/>
        </w:rPr>
        <w:t>ساب السلطة المفوضة المعنية " ويمكن ملاحظة الفرق هنا أن ال</w:t>
      </w:r>
      <w:r w:rsidR="00D86C15">
        <w:rPr>
          <w:rFonts w:hint="cs"/>
          <w:color w:val="000000" w:themeColor="text1"/>
          <w:rtl/>
        </w:rPr>
        <w:t xml:space="preserve">أتاوى </w:t>
      </w:r>
      <w:r w:rsidRPr="00DE6131">
        <w:rPr>
          <w:rFonts w:hint="cs"/>
          <w:color w:val="000000" w:themeColor="text1"/>
          <w:rtl/>
        </w:rPr>
        <w:t xml:space="preserve">يحصلها المتعاقد لحسابه </w:t>
      </w:r>
      <w:r w:rsidR="00082DDB" w:rsidRPr="00DE6131">
        <w:rPr>
          <w:rFonts w:hint="cs"/>
          <w:color w:val="000000" w:themeColor="text1"/>
          <w:rtl/>
        </w:rPr>
        <w:t xml:space="preserve"> الخاص </w:t>
      </w:r>
      <w:r w:rsidRPr="00DE6131">
        <w:rPr>
          <w:rFonts w:hint="cs"/>
          <w:color w:val="000000" w:themeColor="text1"/>
          <w:rtl/>
        </w:rPr>
        <w:t xml:space="preserve">في حين أن التعريفات يحصلها لحساب </w:t>
      </w:r>
      <w:r w:rsidR="00082DDB" w:rsidRPr="00DE6131">
        <w:rPr>
          <w:rFonts w:hint="cs"/>
          <w:color w:val="000000" w:themeColor="text1"/>
          <w:rtl/>
        </w:rPr>
        <w:t>الجهة الإدارية العامة مانحة التفويض</w:t>
      </w:r>
      <w:r w:rsidRPr="00DE6131">
        <w:rPr>
          <w:rFonts w:hint="cs"/>
          <w:color w:val="000000" w:themeColor="text1"/>
          <w:rtl/>
        </w:rPr>
        <w:t>.</w:t>
      </w:r>
    </w:p>
    <w:p w14:paraId="7651A62F" w14:textId="117EE7FE" w:rsidR="007856EA" w:rsidRPr="00DE6131" w:rsidRDefault="00981434" w:rsidP="00DC6D1B">
      <w:pPr>
        <w:ind w:firstLine="0"/>
        <w:jc w:val="left"/>
        <w:outlineLvl w:val="4"/>
        <w:rPr>
          <w:b/>
          <w:bCs/>
          <w:color w:val="000000" w:themeColor="text1"/>
          <w:rtl/>
        </w:rPr>
      </w:pPr>
      <w:bookmarkStart w:id="274" w:name="_Toc165664666"/>
      <w:bookmarkStart w:id="275" w:name="_Toc165665166"/>
      <w:bookmarkStart w:id="276" w:name="_Toc168134107"/>
      <w:r w:rsidRPr="00DE6131">
        <w:rPr>
          <w:rFonts w:hint="cs"/>
          <w:b/>
          <w:bCs/>
          <w:color w:val="000000" w:themeColor="text1"/>
          <w:rtl/>
        </w:rPr>
        <w:t>الفرع الثاني:</w:t>
      </w:r>
      <w:r w:rsidR="007856EA" w:rsidRPr="00DE6131">
        <w:rPr>
          <w:rFonts w:hint="cs"/>
          <w:b/>
          <w:bCs/>
          <w:color w:val="000000" w:themeColor="text1"/>
          <w:rtl/>
        </w:rPr>
        <w:t xml:space="preserve"> العائدات المدفوعة من طرف </w:t>
      </w:r>
      <w:r w:rsidR="00D86C15">
        <w:rPr>
          <w:rFonts w:hint="cs"/>
          <w:b/>
          <w:bCs/>
          <w:color w:val="000000" w:themeColor="text1"/>
          <w:rtl/>
        </w:rPr>
        <w:t>الإ</w:t>
      </w:r>
      <w:r w:rsidR="00082DDB" w:rsidRPr="00DE6131">
        <w:rPr>
          <w:rFonts w:hint="cs"/>
          <w:b/>
          <w:bCs/>
          <w:color w:val="000000" w:themeColor="text1"/>
          <w:rtl/>
        </w:rPr>
        <w:t>دارة</w:t>
      </w:r>
      <w:bookmarkEnd w:id="274"/>
      <w:bookmarkEnd w:id="275"/>
      <w:bookmarkEnd w:id="276"/>
    </w:p>
    <w:p w14:paraId="35614D37" w14:textId="185D8471" w:rsidR="007856EA" w:rsidRPr="00DE6131" w:rsidRDefault="007856EA" w:rsidP="00301789">
      <w:pPr>
        <w:rPr>
          <w:color w:val="000000" w:themeColor="text1"/>
          <w:rtl/>
        </w:rPr>
      </w:pPr>
      <w:r w:rsidRPr="00DE6131">
        <w:rPr>
          <w:rFonts w:hint="cs"/>
          <w:color w:val="000000" w:themeColor="text1"/>
          <w:rtl/>
        </w:rPr>
        <w:t xml:space="preserve">هي </w:t>
      </w:r>
      <w:r w:rsidR="00082DDB" w:rsidRPr="00DE6131">
        <w:rPr>
          <w:rFonts w:hint="cs"/>
          <w:color w:val="000000" w:themeColor="text1"/>
          <w:rtl/>
        </w:rPr>
        <w:t xml:space="preserve">تلك المبالغ المالية التي تتكفل بدفعها الجهة الإدارية المانحة </w:t>
      </w:r>
      <w:r w:rsidRPr="00DE6131">
        <w:rPr>
          <w:rFonts w:hint="cs"/>
          <w:color w:val="000000" w:themeColor="text1"/>
          <w:rtl/>
        </w:rPr>
        <w:t xml:space="preserve">الى </w:t>
      </w:r>
      <w:r w:rsidR="00082DDB" w:rsidRPr="00DE6131">
        <w:rPr>
          <w:rFonts w:hint="cs"/>
          <w:color w:val="000000" w:themeColor="text1"/>
          <w:rtl/>
        </w:rPr>
        <w:t xml:space="preserve">المفوض اليه </w:t>
      </w:r>
      <w:r w:rsidRPr="00DE6131">
        <w:rPr>
          <w:rFonts w:hint="cs"/>
          <w:color w:val="000000" w:themeColor="text1"/>
          <w:rtl/>
        </w:rPr>
        <w:t xml:space="preserve"> بصفة جزافية والتي تختلف</w:t>
      </w:r>
      <w:r w:rsidR="00082DDB" w:rsidRPr="00DE6131">
        <w:rPr>
          <w:rFonts w:hint="cs"/>
          <w:color w:val="000000" w:themeColor="text1"/>
          <w:rtl/>
        </w:rPr>
        <w:t xml:space="preserve"> قيمتها</w:t>
      </w:r>
      <w:r w:rsidRPr="00DE6131">
        <w:rPr>
          <w:rFonts w:hint="cs"/>
          <w:color w:val="000000" w:themeColor="text1"/>
          <w:rtl/>
        </w:rPr>
        <w:t xml:space="preserve"> </w:t>
      </w:r>
      <w:r w:rsidR="00082DDB" w:rsidRPr="00DE6131">
        <w:rPr>
          <w:rFonts w:hint="cs"/>
          <w:color w:val="000000" w:themeColor="text1"/>
          <w:rtl/>
        </w:rPr>
        <w:t xml:space="preserve">بالنظر الى اختلاف </w:t>
      </w:r>
      <w:r w:rsidRPr="00DE6131">
        <w:rPr>
          <w:rFonts w:hint="cs"/>
          <w:color w:val="000000" w:themeColor="text1"/>
          <w:rtl/>
        </w:rPr>
        <w:t>رقم ال</w:t>
      </w:r>
      <w:r w:rsidR="005021F1">
        <w:rPr>
          <w:rFonts w:hint="cs"/>
          <w:color w:val="000000" w:themeColor="text1"/>
          <w:rtl/>
        </w:rPr>
        <w:t>أ</w:t>
      </w:r>
      <w:r w:rsidRPr="00DE6131">
        <w:rPr>
          <w:rFonts w:hint="cs"/>
          <w:color w:val="000000" w:themeColor="text1"/>
          <w:rtl/>
        </w:rPr>
        <w:t>عمال</w:t>
      </w:r>
      <w:r w:rsidR="00082DDB" w:rsidRPr="00DE6131">
        <w:rPr>
          <w:rFonts w:hint="cs"/>
          <w:color w:val="000000" w:themeColor="text1"/>
          <w:rtl/>
        </w:rPr>
        <w:t xml:space="preserve"> الخاص بالمشروع </w:t>
      </w:r>
      <w:r w:rsidRPr="00DE6131">
        <w:rPr>
          <w:rFonts w:hint="cs"/>
          <w:color w:val="000000" w:themeColor="text1"/>
          <w:rtl/>
        </w:rPr>
        <w:t xml:space="preserve"> و</w:t>
      </w:r>
      <w:r w:rsidR="00082DDB" w:rsidRPr="00DE6131">
        <w:rPr>
          <w:rFonts w:hint="cs"/>
          <w:color w:val="000000" w:themeColor="text1"/>
          <w:rtl/>
        </w:rPr>
        <w:t xml:space="preserve">كذا </w:t>
      </w:r>
      <w:r w:rsidRPr="00DE6131">
        <w:rPr>
          <w:rFonts w:hint="cs"/>
          <w:color w:val="000000" w:themeColor="text1"/>
          <w:rtl/>
        </w:rPr>
        <w:t xml:space="preserve">الأرباح </w:t>
      </w:r>
      <w:r w:rsidR="00082DDB" w:rsidRPr="00DE6131">
        <w:rPr>
          <w:rFonts w:hint="cs"/>
          <w:color w:val="000000" w:themeColor="text1"/>
          <w:rtl/>
        </w:rPr>
        <w:t>التي يتم تحقيقها</w:t>
      </w:r>
      <w:r w:rsidRPr="00DE6131">
        <w:rPr>
          <w:rFonts w:hint="cs"/>
          <w:color w:val="000000" w:themeColor="text1"/>
          <w:rtl/>
        </w:rPr>
        <w:t xml:space="preserve"> ويمكن أن تضاف إليها منحة إنتاجية</w:t>
      </w:r>
      <w:r w:rsidRPr="00DE6131">
        <w:rPr>
          <w:rStyle w:val="Appelnotedebasdep"/>
          <w:color w:val="000000" w:themeColor="text1"/>
          <w:rtl/>
        </w:rPr>
        <w:footnoteReference w:id="408"/>
      </w:r>
      <w:r w:rsidR="005021F1">
        <w:rPr>
          <w:rFonts w:hint="cs"/>
          <w:color w:val="000000" w:themeColor="text1"/>
          <w:rtl/>
        </w:rPr>
        <w:t>،</w:t>
      </w:r>
      <w:r w:rsidRPr="00DE6131">
        <w:rPr>
          <w:rFonts w:hint="cs"/>
          <w:color w:val="000000" w:themeColor="text1"/>
          <w:rtl/>
        </w:rPr>
        <w:t xml:space="preserve"> ف</w:t>
      </w:r>
      <w:r w:rsidR="00082DDB" w:rsidRPr="00DE6131">
        <w:rPr>
          <w:rFonts w:hint="cs"/>
          <w:color w:val="000000" w:themeColor="text1"/>
          <w:rtl/>
        </w:rPr>
        <w:t>ال</w:t>
      </w:r>
      <w:r w:rsidRPr="00DE6131">
        <w:rPr>
          <w:rFonts w:hint="cs"/>
          <w:color w:val="000000" w:themeColor="text1"/>
          <w:rtl/>
        </w:rPr>
        <w:t xml:space="preserve">عائدات </w:t>
      </w:r>
      <w:r w:rsidR="00082DDB" w:rsidRPr="00DE6131">
        <w:rPr>
          <w:rFonts w:hint="cs"/>
          <w:color w:val="000000" w:themeColor="text1"/>
          <w:rtl/>
        </w:rPr>
        <w:t>المالية ل</w:t>
      </w:r>
      <w:r w:rsidRPr="00DE6131">
        <w:rPr>
          <w:rFonts w:hint="cs"/>
          <w:color w:val="000000" w:themeColor="text1"/>
          <w:rtl/>
        </w:rPr>
        <w:t xml:space="preserve">لمستثمر </w:t>
      </w:r>
      <w:r w:rsidR="00082DDB" w:rsidRPr="00DE6131">
        <w:rPr>
          <w:rFonts w:hint="cs"/>
          <w:color w:val="000000" w:themeColor="text1"/>
          <w:rtl/>
        </w:rPr>
        <w:t xml:space="preserve">في المرفق العام  في هذه الحالة </w:t>
      </w:r>
      <w:r w:rsidRPr="00DE6131">
        <w:rPr>
          <w:rFonts w:hint="cs"/>
          <w:color w:val="000000" w:themeColor="text1"/>
          <w:rtl/>
        </w:rPr>
        <w:t xml:space="preserve">تحسب </w:t>
      </w:r>
      <w:r w:rsidR="00082DDB" w:rsidRPr="00DE6131">
        <w:rPr>
          <w:rFonts w:hint="cs"/>
          <w:color w:val="000000" w:themeColor="text1"/>
          <w:rtl/>
        </w:rPr>
        <w:t>بناءا على ا</w:t>
      </w:r>
      <w:r w:rsidRPr="00DE6131">
        <w:rPr>
          <w:rFonts w:hint="cs"/>
          <w:color w:val="000000" w:themeColor="text1"/>
          <w:rtl/>
        </w:rPr>
        <w:t xml:space="preserve">لنتائج المالية </w:t>
      </w:r>
      <w:r w:rsidR="005021F1">
        <w:rPr>
          <w:rFonts w:hint="cs"/>
          <w:color w:val="000000" w:themeColor="text1"/>
          <w:rtl/>
        </w:rPr>
        <w:t>المحققة من جراء عملية الإ</w:t>
      </w:r>
      <w:r w:rsidR="00082DDB" w:rsidRPr="00DE6131">
        <w:rPr>
          <w:rFonts w:hint="cs"/>
          <w:color w:val="000000" w:themeColor="text1"/>
          <w:rtl/>
        </w:rPr>
        <w:t>ستثمار في المرفق العام</w:t>
      </w:r>
      <w:r w:rsidRPr="00DE6131">
        <w:rPr>
          <w:rFonts w:hint="cs"/>
          <w:color w:val="000000" w:themeColor="text1"/>
          <w:rtl/>
        </w:rPr>
        <w:t xml:space="preserve"> </w:t>
      </w:r>
      <w:r w:rsidRPr="00DE6131">
        <w:rPr>
          <w:rStyle w:val="Appelnotedebasdep"/>
          <w:color w:val="000000" w:themeColor="text1"/>
          <w:rtl/>
        </w:rPr>
        <w:footnoteReference w:id="409"/>
      </w:r>
      <w:r w:rsidR="005021F1">
        <w:rPr>
          <w:rFonts w:hint="cs"/>
          <w:color w:val="000000" w:themeColor="text1"/>
          <w:rtl/>
        </w:rPr>
        <w:t>،</w:t>
      </w:r>
      <w:r w:rsidRPr="00DE6131">
        <w:rPr>
          <w:rFonts w:hint="cs"/>
          <w:color w:val="000000" w:themeColor="text1"/>
          <w:rtl/>
        </w:rPr>
        <w:t xml:space="preserve"> وبذلك </w:t>
      </w:r>
      <w:r w:rsidR="00082DDB" w:rsidRPr="00DE6131">
        <w:rPr>
          <w:rFonts w:hint="cs"/>
          <w:color w:val="000000" w:themeColor="text1"/>
          <w:rtl/>
        </w:rPr>
        <w:t>يعد</w:t>
      </w:r>
      <w:r w:rsidRPr="00DE6131">
        <w:rPr>
          <w:rFonts w:hint="cs"/>
          <w:color w:val="000000" w:themeColor="text1"/>
          <w:rtl/>
        </w:rPr>
        <w:t xml:space="preserve"> الثمن المدفوع من </w:t>
      </w:r>
      <w:r w:rsidR="00082DDB" w:rsidRPr="00DE6131">
        <w:rPr>
          <w:rFonts w:hint="cs"/>
          <w:color w:val="000000" w:themeColor="text1"/>
          <w:rtl/>
        </w:rPr>
        <w:t xml:space="preserve">طرف الجهة الإدارية المتعاقدة </w:t>
      </w:r>
      <w:r w:rsidRPr="00DE6131">
        <w:rPr>
          <w:rFonts w:hint="cs"/>
          <w:color w:val="000000" w:themeColor="text1"/>
          <w:rtl/>
        </w:rPr>
        <w:t>جزء من العائدات إلى جانب التعريفات المحصلة من مستخدمي المرفق العام</w:t>
      </w:r>
      <w:r w:rsidR="005021F1">
        <w:rPr>
          <w:rFonts w:hint="cs"/>
          <w:color w:val="000000" w:themeColor="text1"/>
          <w:rtl/>
        </w:rPr>
        <w:t>،</w:t>
      </w:r>
      <w:r w:rsidRPr="00DE6131">
        <w:rPr>
          <w:rFonts w:hint="cs"/>
          <w:color w:val="000000" w:themeColor="text1"/>
          <w:rtl/>
        </w:rPr>
        <w:t xml:space="preserve"> </w:t>
      </w:r>
      <w:r w:rsidR="00082DDB" w:rsidRPr="00DE6131">
        <w:rPr>
          <w:rFonts w:hint="cs"/>
          <w:color w:val="000000" w:themeColor="text1"/>
          <w:rtl/>
        </w:rPr>
        <w:t xml:space="preserve">وذلك بشرط جوهري ملازم لعملية تفويض المرفق العام وهو ضرورة </w:t>
      </w:r>
      <w:r w:rsidRPr="00DE6131">
        <w:rPr>
          <w:rFonts w:hint="cs"/>
          <w:color w:val="000000" w:themeColor="text1"/>
          <w:rtl/>
        </w:rPr>
        <w:t xml:space="preserve"> أن </w:t>
      </w:r>
      <w:r w:rsidR="007F57BB" w:rsidRPr="00DE6131">
        <w:rPr>
          <w:rFonts w:hint="cs"/>
          <w:color w:val="000000" w:themeColor="text1"/>
          <w:rtl/>
        </w:rPr>
        <w:t xml:space="preserve">تكون هناك علاقة وطيدة </w:t>
      </w:r>
      <w:r w:rsidR="00301789">
        <w:rPr>
          <w:rFonts w:hint="cs"/>
          <w:color w:val="000000" w:themeColor="text1"/>
          <w:rtl/>
        </w:rPr>
        <w:t xml:space="preserve">بين </w:t>
      </w:r>
      <w:r w:rsidRPr="00DE6131">
        <w:rPr>
          <w:rFonts w:hint="cs"/>
          <w:color w:val="000000" w:themeColor="text1"/>
          <w:rtl/>
        </w:rPr>
        <w:t xml:space="preserve">هذا الثمن بصفة </w:t>
      </w:r>
      <w:r w:rsidR="00FA7452" w:rsidRPr="00DE6131">
        <w:rPr>
          <w:rFonts w:hint="cs"/>
          <w:color w:val="000000" w:themeColor="text1"/>
          <w:rtl/>
        </w:rPr>
        <w:t>و</w:t>
      </w:r>
      <w:r w:rsidRPr="00DE6131">
        <w:rPr>
          <w:rFonts w:hint="cs"/>
          <w:color w:val="000000" w:themeColor="text1"/>
          <w:rtl/>
        </w:rPr>
        <w:t xml:space="preserve">نتائج </w:t>
      </w:r>
      <w:r w:rsidR="000157E4" w:rsidRPr="00DE6131">
        <w:rPr>
          <w:rFonts w:hint="cs"/>
          <w:color w:val="000000" w:themeColor="text1"/>
          <w:rtl/>
        </w:rPr>
        <w:t>ال</w:t>
      </w:r>
      <w:r w:rsidR="00301789">
        <w:rPr>
          <w:rFonts w:hint="cs"/>
          <w:color w:val="000000" w:themeColor="text1"/>
          <w:rtl/>
        </w:rPr>
        <w:t>إ</w:t>
      </w:r>
      <w:r w:rsidR="000157E4" w:rsidRPr="00DE6131">
        <w:rPr>
          <w:rFonts w:hint="cs"/>
          <w:color w:val="000000" w:themeColor="text1"/>
          <w:rtl/>
        </w:rPr>
        <w:t>ستثمار المحقق</w:t>
      </w:r>
      <w:r w:rsidR="000157E4" w:rsidRPr="00DE6131">
        <w:rPr>
          <w:color w:val="000000" w:themeColor="text1"/>
          <w:rtl/>
        </w:rPr>
        <w:t>ة</w:t>
      </w:r>
      <w:r w:rsidRPr="00DE6131">
        <w:rPr>
          <w:rFonts w:hint="cs"/>
          <w:color w:val="000000" w:themeColor="text1"/>
          <w:rtl/>
        </w:rPr>
        <w:t>.</w:t>
      </w:r>
    </w:p>
    <w:p w14:paraId="3615B1EE" w14:textId="1AEC33C9" w:rsidR="000F085C" w:rsidRPr="00DE6131" w:rsidRDefault="00FA7452" w:rsidP="00D74548">
      <w:pPr>
        <w:rPr>
          <w:rtl/>
        </w:rPr>
      </w:pPr>
      <w:r w:rsidRPr="00DE6131">
        <w:rPr>
          <w:rFonts w:hint="cs"/>
          <w:rtl/>
        </w:rPr>
        <w:t xml:space="preserve">لكنه وبالرغم من </w:t>
      </w:r>
      <w:r w:rsidR="007856EA" w:rsidRPr="00DE6131">
        <w:rPr>
          <w:rFonts w:hint="cs"/>
          <w:rtl/>
        </w:rPr>
        <w:t xml:space="preserve">ذلك يبقى </w:t>
      </w:r>
      <w:r w:rsidR="00F45361" w:rsidRPr="00DE6131">
        <w:rPr>
          <w:rFonts w:hint="cs"/>
          <w:rtl/>
        </w:rPr>
        <w:t xml:space="preserve">الغموض سائد </w:t>
      </w:r>
      <w:r w:rsidR="007856EA" w:rsidRPr="00DE6131">
        <w:rPr>
          <w:rFonts w:hint="cs"/>
          <w:rtl/>
        </w:rPr>
        <w:t xml:space="preserve">في ظل صعوبة تحديد </w:t>
      </w:r>
      <w:r w:rsidR="00F45361" w:rsidRPr="00DE6131">
        <w:rPr>
          <w:rFonts w:hint="cs"/>
          <w:rtl/>
        </w:rPr>
        <w:t xml:space="preserve">مدى </w:t>
      </w:r>
      <w:r w:rsidR="00301789">
        <w:rPr>
          <w:rFonts w:hint="cs"/>
          <w:rtl/>
        </w:rPr>
        <w:t>الإ</w:t>
      </w:r>
      <w:r w:rsidR="007856EA" w:rsidRPr="00DE6131">
        <w:rPr>
          <w:rFonts w:hint="cs"/>
          <w:rtl/>
        </w:rPr>
        <w:t xml:space="preserve">رتباط بين العائدات ونتائج الاستثمار </w:t>
      </w:r>
      <w:r w:rsidR="00F45361" w:rsidRPr="00DE6131">
        <w:rPr>
          <w:rFonts w:hint="cs"/>
          <w:rtl/>
        </w:rPr>
        <w:t xml:space="preserve">للقول بوجود </w:t>
      </w:r>
      <w:r w:rsidR="000157E4" w:rsidRPr="00DE6131">
        <w:rPr>
          <w:rFonts w:hint="cs"/>
          <w:rtl/>
        </w:rPr>
        <w:t>تقنية</w:t>
      </w:r>
      <w:r w:rsidR="00F45361" w:rsidRPr="00DE6131">
        <w:rPr>
          <w:rFonts w:hint="cs"/>
          <w:rtl/>
        </w:rPr>
        <w:t xml:space="preserve"> تفويض المرافق العامة</w:t>
      </w:r>
      <w:r w:rsidR="00301789">
        <w:rPr>
          <w:rFonts w:hint="cs"/>
          <w:rtl/>
        </w:rPr>
        <w:t>،</w:t>
      </w:r>
      <w:r w:rsidR="00F45361" w:rsidRPr="00DE6131">
        <w:rPr>
          <w:rFonts w:hint="cs"/>
          <w:rtl/>
        </w:rPr>
        <w:t xml:space="preserve"> وذلك في ظل </w:t>
      </w:r>
      <w:r w:rsidR="007856EA" w:rsidRPr="00DE6131">
        <w:rPr>
          <w:rFonts w:hint="cs"/>
          <w:rtl/>
        </w:rPr>
        <w:t xml:space="preserve">غياب </w:t>
      </w:r>
      <w:r w:rsidR="00F45361" w:rsidRPr="00DE6131">
        <w:rPr>
          <w:rFonts w:hint="cs"/>
          <w:rtl/>
        </w:rPr>
        <w:t xml:space="preserve">وتحديد النسبة التي </w:t>
      </w:r>
      <w:r w:rsidR="00F45361" w:rsidRPr="00DE6131">
        <w:rPr>
          <w:rFonts w:hint="cs"/>
          <w:rtl/>
        </w:rPr>
        <w:lastRenderedPageBreak/>
        <w:t>لابد من تحققها للقول</w:t>
      </w:r>
      <w:r w:rsidR="00301789">
        <w:rPr>
          <w:rFonts w:hint="cs"/>
          <w:rtl/>
        </w:rPr>
        <w:t xml:space="preserve"> بذلك الارتباط ومنه تصنيف العقد</w:t>
      </w:r>
      <w:r w:rsidR="00F45361" w:rsidRPr="00DE6131">
        <w:rPr>
          <w:rFonts w:hint="cs"/>
          <w:rtl/>
        </w:rPr>
        <w:t>،</w:t>
      </w:r>
      <w:r w:rsidR="007856EA" w:rsidRPr="00DE6131">
        <w:rPr>
          <w:rFonts w:hint="cs"/>
          <w:rtl/>
        </w:rPr>
        <w:t xml:space="preserve"> فهل </w:t>
      </w:r>
      <w:r w:rsidR="00F45361" w:rsidRPr="00DE6131">
        <w:rPr>
          <w:rFonts w:hint="cs"/>
          <w:rtl/>
        </w:rPr>
        <w:t>يمكن أن يتح</w:t>
      </w:r>
      <w:r w:rsidR="007856EA" w:rsidRPr="00DE6131">
        <w:rPr>
          <w:rFonts w:hint="cs"/>
          <w:rtl/>
        </w:rPr>
        <w:t>قق</w:t>
      </w:r>
      <w:r w:rsidR="00F45361" w:rsidRPr="00DE6131">
        <w:rPr>
          <w:rFonts w:hint="cs"/>
          <w:rtl/>
        </w:rPr>
        <w:t xml:space="preserve"> هذا </w:t>
      </w:r>
      <w:r w:rsidR="007856EA" w:rsidRPr="00DE6131">
        <w:rPr>
          <w:rFonts w:hint="cs"/>
          <w:rtl/>
        </w:rPr>
        <w:t xml:space="preserve"> الارتباط </w:t>
      </w:r>
      <w:r w:rsidR="00F45361" w:rsidRPr="00DE6131">
        <w:rPr>
          <w:rFonts w:hint="cs"/>
          <w:rtl/>
        </w:rPr>
        <w:t xml:space="preserve">مثلا </w:t>
      </w:r>
      <w:r w:rsidR="007856EA" w:rsidRPr="00DE6131">
        <w:rPr>
          <w:rFonts w:hint="cs"/>
          <w:rtl/>
        </w:rPr>
        <w:t xml:space="preserve">عندما يكون </w:t>
      </w:r>
      <w:r w:rsidR="00F45361" w:rsidRPr="00DE6131">
        <w:rPr>
          <w:rFonts w:hint="cs"/>
          <w:rtl/>
        </w:rPr>
        <w:t xml:space="preserve">المبلغ المالي </w:t>
      </w:r>
      <w:r w:rsidR="007856EA" w:rsidRPr="00DE6131">
        <w:rPr>
          <w:rFonts w:hint="cs"/>
          <w:rtl/>
        </w:rPr>
        <w:t xml:space="preserve">الممنوح من </w:t>
      </w:r>
      <w:r w:rsidR="00F45361" w:rsidRPr="00DE6131">
        <w:rPr>
          <w:rFonts w:hint="cs"/>
          <w:rtl/>
        </w:rPr>
        <w:t xml:space="preserve">الجهة الإدارية </w:t>
      </w:r>
      <w:r w:rsidR="00301789">
        <w:rPr>
          <w:rFonts w:hint="cs"/>
          <w:rtl/>
        </w:rPr>
        <w:t>أ</w:t>
      </w:r>
      <w:r w:rsidR="007856EA" w:rsidRPr="00DE6131">
        <w:rPr>
          <w:rFonts w:hint="cs"/>
          <w:rtl/>
        </w:rPr>
        <w:t xml:space="preserve">قل من </w:t>
      </w:r>
      <w:r w:rsidR="00F45361" w:rsidRPr="00DE6131">
        <w:rPr>
          <w:rFonts w:hint="cs"/>
          <w:rtl/>
        </w:rPr>
        <w:t xml:space="preserve">قيمة </w:t>
      </w:r>
      <w:r w:rsidR="007856EA" w:rsidRPr="00DE6131">
        <w:rPr>
          <w:rFonts w:hint="cs"/>
          <w:rtl/>
        </w:rPr>
        <w:t xml:space="preserve">التعريفات المتحصل عليها من </w:t>
      </w:r>
      <w:r w:rsidR="00301789">
        <w:rPr>
          <w:rFonts w:hint="cs"/>
          <w:rtl/>
        </w:rPr>
        <w:t>مستعملي المرفق العام</w:t>
      </w:r>
      <w:r w:rsidR="00F45361" w:rsidRPr="00DE6131">
        <w:rPr>
          <w:rFonts w:hint="cs"/>
          <w:rtl/>
        </w:rPr>
        <w:t>، وب</w:t>
      </w:r>
      <w:r w:rsidR="007856EA" w:rsidRPr="00DE6131">
        <w:rPr>
          <w:rFonts w:hint="cs"/>
          <w:rtl/>
        </w:rPr>
        <w:t>الرجوع</w:t>
      </w:r>
      <w:r w:rsidR="00301789">
        <w:rPr>
          <w:rFonts w:hint="cs"/>
          <w:rtl/>
        </w:rPr>
        <w:t xml:space="preserve"> في هذا الإ</w:t>
      </w:r>
      <w:r w:rsidR="00F45361" w:rsidRPr="00DE6131">
        <w:rPr>
          <w:rFonts w:hint="cs"/>
          <w:rtl/>
        </w:rPr>
        <w:t xml:space="preserve">طار </w:t>
      </w:r>
      <w:r w:rsidR="007856EA" w:rsidRPr="00DE6131">
        <w:rPr>
          <w:rFonts w:hint="cs"/>
          <w:rtl/>
        </w:rPr>
        <w:t>إلى ال</w:t>
      </w:r>
      <w:r w:rsidR="00301789">
        <w:rPr>
          <w:rFonts w:hint="cs"/>
          <w:rtl/>
        </w:rPr>
        <w:t>إ</w:t>
      </w:r>
      <w:r w:rsidR="007856EA" w:rsidRPr="00DE6131">
        <w:rPr>
          <w:rFonts w:hint="cs"/>
          <w:rtl/>
        </w:rPr>
        <w:t>جتهادات القضائية لمجلس الدولة الفرنسي</w:t>
      </w:r>
      <w:r w:rsidR="003F1EC9">
        <w:rPr>
          <w:rFonts w:hint="cs"/>
          <w:rtl/>
        </w:rPr>
        <w:t xml:space="preserve"> المقررة في هذا الإ</w:t>
      </w:r>
      <w:r w:rsidR="00F45361" w:rsidRPr="00DE6131">
        <w:rPr>
          <w:rFonts w:hint="cs"/>
          <w:rtl/>
        </w:rPr>
        <w:t>طار</w:t>
      </w:r>
      <w:r w:rsidR="007856EA" w:rsidRPr="00DE6131">
        <w:rPr>
          <w:rFonts w:hint="cs"/>
          <w:rtl/>
        </w:rPr>
        <w:t xml:space="preserve"> </w:t>
      </w:r>
      <w:r w:rsidR="00F45361" w:rsidRPr="00DE6131">
        <w:rPr>
          <w:rFonts w:hint="cs"/>
          <w:rtl/>
        </w:rPr>
        <w:t xml:space="preserve">فهي </w:t>
      </w:r>
      <w:r w:rsidR="000157E4" w:rsidRPr="00DE6131">
        <w:rPr>
          <w:rFonts w:hint="cs"/>
          <w:rtl/>
        </w:rPr>
        <w:t>لا تعت</w:t>
      </w:r>
      <w:r w:rsidR="000157E4" w:rsidRPr="00DE6131">
        <w:rPr>
          <w:rtl/>
        </w:rPr>
        <w:t>د</w:t>
      </w:r>
      <w:r w:rsidR="00F45361" w:rsidRPr="00DE6131">
        <w:rPr>
          <w:rFonts w:hint="cs"/>
          <w:rtl/>
        </w:rPr>
        <w:t xml:space="preserve"> بنسبة ثابتة للقول بمعرفة ا</w:t>
      </w:r>
      <w:r w:rsidR="007856EA" w:rsidRPr="00DE6131">
        <w:rPr>
          <w:rFonts w:hint="cs"/>
          <w:rtl/>
        </w:rPr>
        <w:t xml:space="preserve">لحدود الفاصلة بين </w:t>
      </w:r>
      <w:r w:rsidR="000157E4" w:rsidRPr="00DE6131">
        <w:rPr>
          <w:rFonts w:hint="cs"/>
          <w:rtl/>
        </w:rPr>
        <w:t>ما ه</w:t>
      </w:r>
      <w:r w:rsidR="000157E4" w:rsidRPr="00DE6131">
        <w:rPr>
          <w:rtl/>
        </w:rPr>
        <w:t>و</w:t>
      </w:r>
      <w:r w:rsidR="00F45361" w:rsidRPr="00DE6131">
        <w:rPr>
          <w:rFonts w:hint="cs"/>
          <w:rtl/>
        </w:rPr>
        <w:t xml:space="preserve"> مقابل مالي </w:t>
      </w:r>
      <w:r w:rsidR="007856EA" w:rsidRPr="00DE6131">
        <w:rPr>
          <w:rFonts w:hint="cs"/>
          <w:rtl/>
        </w:rPr>
        <w:t xml:space="preserve">تكميلي </w:t>
      </w:r>
      <w:r w:rsidR="00F45361" w:rsidRPr="00DE6131">
        <w:rPr>
          <w:rFonts w:hint="cs"/>
          <w:rtl/>
        </w:rPr>
        <w:t xml:space="preserve">يتم دفعه من قبل </w:t>
      </w:r>
      <w:r w:rsidR="007856EA" w:rsidRPr="00DE6131">
        <w:rPr>
          <w:rFonts w:hint="cs"/>
          <w:rtl/>
        </w:rPr>
        <w:t xml:space="preserve">من </w:t>
      </w:r>
      <w:r w:rsidR="005D5D1D" w:rsidRPr="00DE6131">
        <w:rPr>
          <w:rFonts w:hint="cs"/>
          <w:rtl/>
        </w:rPr>
        <w:t>قبل</w:t>
      </w:r>
      <w:r w:rsidR="007856EA" w:rsidRPr="00DE6131">
        <w:rPr>
          <w:rFonts w:hint="cs"/>
          <w:rtl/>
        </w:rPr>
        <w:t xml:space="preserve"> </w:t>
      </w:r>
      <w:r w:rsidR="005D5D1D" w:rsidRPr="00DE6131">
        <w:rPr>
          <w:rFonts w:hint="cs"/>
          <w:rtl/>
        </w:rPr>
        <w:t xml:space="preserve">الجهة الإدارية المتعاقدة </w:t>
      </w:r>
      <w:r w:rsidR="007856EA" w:rsidRPr="00DE6131">
        <w:rPr>
          <w:rFonts w:hint="cs"/>
          <w:rtl/>
        </w:rPr>
        <w:t>و</w:t>
      </w:r>
      <w:r w:rsidR="005D5D1D" w:rsidRPr="00DE6131">
        <w:rPr>
          <w:rFonts w:hint="cs"/>
          <w:rtl/>
        </w:rPr>
        <w:t xml:space="preserve">المقابل المالي </w:t>
      </w:r>
      <w:r w:rsidR="003F1EC9">
        <w:rPr>
          <w:rFonts w:hint="cs"/>
          <w:rtl/>
        </w:rPr>
        <w:t>الأساسي المرتبط بإ</w:t>
      </w:r>
      <w:r w:rsidR="007856EA" w:rsidRPr="00DE6131">
        <w:rPr>
          <w:rFonts w:hint="cs"/>
          <w:rtl/>
        </w:rPr>
        <w:t>ستغلال المرفق</w:t>
      </w:r>
      <w:r w:rsidR="005D5D1D" w:rsidRPr="00DE6131">
        <w:rPr>
          <w:rFonts w:hint="cs"/>
          <w:rtl/>
        </w:rPr>
        <w:t xml:space="preserve"> العام </w:t>
      </w:r>
      <w:r w:rsidR="007856EA" w:rsidRPr="00DE6131">
        <w:rPr>
          <w:rFonts w:hint="cs"/>
          <w:rtl/>
        </w:rPr>
        <w:t xml:space="preserve"> في قضية </w:t>
      </w:r>
      <w:r w:rsidR="007856EA" w:rsidRPr="00DE6131">
        <w:rPr>
          <w:lang w:val="fr-FR"/>
        </w:rPr>
        <w:t>smitom</w:t>
      </w:r>
      <w:r w:rsidR="007856EA" w:rsidRPr="00DE6131">
        <w:rPr>
          <w:rtl/>
          <w:lang w:val="fr-FR"/>
        </w:rPr>
        <w:t xml:space="preserve"> </w:t>
      </w:r>
      <w:r w:rsidR="003F1EC9">
        <w:rPr>
          <w:rFonts w:hint="cs"/>
          <w:rtl/>
          <w:lang w:val="fr-FR"/>
        </w:rPr>
        <w:t>حيث إ</w:t>
      </w:r>
      <w:r w:rsidR="007856EA" w:rsidRPr="00DE6131">
        <w:rPr>
          <w:rFonts w:hint="cs"/>
          <w:rtl/>
        </w:rPr>
        <w:t xml:space="preserve">عتبر مجلس الدولة الفرنسي أن العقد </w:t>
      </w:r>
      <w:r w:rsidR="005D5D1D" w:rsidRPr="00DE6131">
        <w:rPr>
          <w:rFonts w:hint="cs"/>
          <w:rtl/>
        </w:rPr>
        <w:t>الذي تضمن</w:t>
      </w:r>
      <w:r w:rsidR="007856EA" w:rsidRPr="00DE6131">
        <w:rPr>
          <w:rFonts w:hint="cs"/>
          <w:rtl/>
        </w:rPr>
        <w:t xml:space="preserve"> جمع النفايات المنزلية ومعالجتها </w:t>
      </w:r>
      <w:r w:rsidR="004252DB" w:rsidRPr="00DE6131">
        <w:rPr>
          <w:rFonts w:hint="cs"/>
          <w:rtl/>
        </w:rPr>
        <w:t>يعد</w:t>
      </w:r>
      <w:r w:rsidR="007856EA" w:rsidRPr="00DE6131">
        <w:rPr>
          <w:rFonts w:hint="cs"/>
          <w:rtl/>
        </w:rPr>
        <w:t xml:space="preserve"> تفويض مرفق عام بالرغم من </w:t>
      </w:r>
      <w:r w:rsidR="003F1EC9">
        <w:rPr>
          <w:rFonts w:hint="cs"/>
          <w:rtl/>
        </w:rPr>
        <w:t>أ</w:t>
      </w:r>
      <w:r w:rsidR="007856EA" w:rsidRPr="00DE6131">
        <w:rPr>
          <w:rFonts w:hint="cs"/>
          <w:rtl/>
        </w:rPr>
        <w:t xml:space="preserve">ن الجزء المتغير الذي يدفعه المستفيدون يشكل </w:t>
      </w:r>
      <w:r w:rsidR="007856EA" w:rsidRPr="00657C0D">
        <w:rPr>
          <w:rFonts w:hint="cs"/>
          <w:sz w:val="24"/>
          <w:szCs w:val="24"/>
          <w:rtl/>
        </w:rPr>
        <w:t>30</w:t>
      </w:r>
      <w:r w:rsidR="00657C0D">
        <w:rPr>
          <w:rFonts w:hint="cs"/>
          <w:rtl/>
        </w:rPr>
        <w:t xml:space="preserve"> </w:t>
      </w:r>
      <w:r w:rsidR="007856EA" w:rsidRPr="00DE6131">
        <w:rPr>
          <w:rFonts w:hint="cs"/>
          <w:rtl/>
        </w:rPr>
        <w:t xml:space="preserve">بالمئة </w:t>
      </w:r>
      <w:r w:rsidR="004252DB" w:rsidRPr="00DE6131">
        <w:rPr>
          <w:rFonts w:hint="cs"/>
          <w:rtl/>
        </w:rPr>
        <w:t>فقط من مجموع العائدات</w:t>
      </w:r>
      <w:r w:rsidR="00657C0D">
        <w:rPr>
          <w:rFonts w:hint="cs"/>
          <w:rtl/>
        </w:rPr>
        <w:t>،</w:t>
      </w:r>
      <w:r w:rsidR="004252DB" w:rsidRPr="00DE6131">
        <w:rPr>
          <w:rFonts w:hint="cs"/>
          <w:rtl/>
        </w:rPr>
        <w:t xml:space="preserve"> في حين</w:t>
      </w:r>
      <w:r w:rsidR="00657C0D">
        <w:rPr>
          <w:rFonts w:hint="cs"/>
          <w:rtl/>
        </w:rPr>
        <w:t xml:space="preserve"> </w:t>
      </w:r>
      <w:r w:rsidR="004252DB" w:rsidRPr="00DE6131">
        <w:rPr>
          <w:rFonts w:hint="cs"/>
          <w:rtl/>
        </w:rPr>
        <w:t xml:space="preserve">يشكل </w:t>
      </w:r>
      <w:r w:rsidR="00657C0D">
        <w:rPr>
          <w:rFonts w:hint="cs"/>
          <w:rtl/>
        </w:rPr>
        <w:t>الجزء الثابت الذي تدفعه الإ</w:t>
      </w:r>
      <w:r w:rsidR="007856EA" w:rsidRPr="00DE6131">
        <w:rPr>
          <w:rFonts w:hint="cs"/>
          <w:rtl/>
        </w:rPr>
        <w:t xml:space="preserve">دارة </w:t>
      </w:r>
      <w:r w:rsidR="004252DB" w:rsidRPr="00DE6131">
        <w:rPr>
          <w:rFonts w:hint="cs"/>
          <w:rtl/>
        </w:rPr>
        <w:t>نسبة</w:t>
      </w:r>
      <w:r w:rsidR="007856EA" w:rsidRPr="00DE6131">
        <w:rPr>
          <w:rFonts w:hint="cs"/>
          <w:rtl/>
        </w:rPr>
        <w:t xml:space="preserve"> </w:t>
      </w:r>
      <w:r w:rsidR="007856EA" w:rsidRPr="00657C0D">
        <w:rPr>
          <w:rFonts w:hint="cs"/>
          <w:sz w:val="26"/>
          <w:szCs w:val="26"/>
          <w:rtl/>
        </w:rPr>
        <w:t xml:space="preserve">70 </w:t>
      </w:r>
      <w:r w:rsidR="006F53DD">
        <w:rPr>
          <w:rFonts w:hint="cs"/>
          <w:rtl/>
        </w:rPr>
        <w:t>بالمئة وفي قضية أ</w:t>
      </w:r>
      <w:r w:rsidR="007856EA" w:rsidRPr="00DE6131">
        <w:rPr>
          <w:rFonts w:hint="cs"/>
          <w:rtl/>
        </w:rPr>
        <w:t>خرى كيف</w:t>
      </w:r>
      <w:r w:rsidR="006F53DD">
        <w:rPr>
          <w:rFonts w:hint="cs"/>
          <w:rtl/>
        </w:rPr>
        <w:t xml:space="preserve"> مجلس الدولة الفرنسي العقد على أ</w:t>
      </w:r>
      <w:r w:rsidR="007856EA" w:rsidRPr="00DE6131">
        <w:rPr>
          <w:rFonts w:hint="cs"/>
          <w:rtl/>
        </w:rPr>
        <w:t xml:space="preserve">نه تفويض مرفق عام بالرغم من </w:t>
      </w:r>
      <w:r w:rsidR="006F53DD">
        <w:rPr>
          <w:rFonts w:hint="cs"/>
          <w:rtl/>
        </w:rPr>
        <w:t xml:space="preserve">أن </w:t>
      </w:r>
      <w:r w:rsidR="007856EA" w:rsidRPr="00DE6131">
        <w:rPr>
          <w:rFonts w:hint="cs"/>
          <w:rtl/>
        </w:rPr>
        <w:t xml:space="preserve">المتعاقد يحصل على </w:t>
      </w:r>
      <w:r w:rsidR="007856EA" w:rsidRPr="006F53DD">
        <w:rPr>
          <w:rFonts w:hint="cs"/>
          <w:sz w:val="26"/>
          <w:szCs w:val="26"/>
          <w:rtl/>
        </w:rPr>
        <w:t xml:space="preserve">20 </w:t>
      </w:r>
      <w:r w:rsidR="007856EA" w:rsidRPr="00DE6131">
        <w:rPr>
          <w:rFonts w:hint="cs"/>
          <w:rtl/>
        </w:rPr>
        <w:t>بالمئة من المنتفعين</w:t>
      </w:r>
      <w:r w:rsidR="004252DB" w:rsidRPr="00DE6131">
        <w:rPr>
          <w:rFonts w:hint="cs"/>
          <w:rtl/>
        </w:rPr>
        <w:t xml:space="preserve"> فقط</w:t>
      </w:r>
      <w:r w:rsidR="007856EA" w:rsidRPr="00DE6131">
        <w:rPr>
          <w:rStyle w:val="Appelnotedebasdep"/>
          <w:color w:val="000000" w:themeColor="text1"/>
          <w:rtl/>
        </w:rPr>
        <w:footnoteReference w:id="410"/>
      </w:r>
      <w:r w:rsidR="007856EA" w:rsidRPr="00DE6131">
        <w:rPr>
          <w:rFonts w:hint="cs"/>
          <w:rtl/>
        </w:rPr>
        <w:t>.</w:t>
      </w:r>
    </w:p>
    <w:p w14:paraId="1F90D611" w14:textId="6E999F61" w:rsidR="00294F7C" w:rsidRDefault="005B2B80" w:rsidP="00D74548">
      <w:pPr>
        <w:rPr>
          <w:rtl/>
        </w:rPr>
      </w:pPr>
      <w:r w:rsidRPr="00DE6131">
        <w:rPr>
          <w:rFonts w:hint="cs"/>
          <w:rtl/>
        </w:rPr>
        <w:t xml:space="preserve">وبالتالي </w:t>
      </w:r>
      <w:r w:rsidR="000157E4" w:rsidRPr="00DE6131">
        <w:rPr>
          <w:rFonts w:hint="cs"/>
          <w:rtl/>
        </w:rPr>
        <w:t>لا يه</w:t>
      </w:r>
      <w:r w:rsidR="000157E4" w:rsidRPr="00DE6131">
        <w:rPr>
          <w:rtl/>
        </w:rPr>
        <w:t>م</w:t>
      </w:r>
      <w:r w:rsidR="000F085C" w:rsidRPr="00DE6131">
        <w:rPr>
          <w:rFonts w:hint="cs"/>
          <w:rtl/>
        </w:rPr>
        <w:t xml:space="preserve"> نسبة مشاركة </w:t>
      </w:r>
      <w:r w:rsidR="00E32A74" w:rsidRPr="00DE6131">
        <w:rPr>
          <w:rFonts w:hint="cs"/>
          <w:rtl/>
        </w:rPr>
        <w:t>المفوض له</w:t>
      </w:r>
      <w:r w:rsidR="000F085C" w:rsidRPr="00DE6131">
        <w:rPr>
          <w:rFonts w:hint="cs"/>
          <w:rtl/>
        </w:rPr>
        <w:t xml:space="preserve"> في المشروع </w:t>
      </w:r>
      <w:r w:rsidR="00E32A74" w:rsidRPr="00DE6131">
        <w:rPr>
          <w:rFonts w:hint="cs"/>
          <w:rtl/>
        </w:rPr>
        <w:t xml:space="preserve">المفوض لأن </w:t>
      </w:r>
      <w:r w:rsidR="000F085C" w:rsidRPr="00DE6131">
        <w:rPr>
          <w:rFonts w:hint="cs"/>
          <w:rtl/>
        </w:rPr>
        <w:t xml:space="preserve">الملائمة بين </w:t>
      </w:r>
      <w:r w:rsidR="00E32A74" w:rsidRPr="00DE6131">
        <w:rPr>
          <w:rFonts w:hint="cs"/>
          <w:rtl/>
        </w:rPr>
        <w:t>أسلوب</w:t>
      </w:r>
      <w:r w:rsidR="000F085C" w:rsidRPr="00DE6131">
        <w:rPr>
          <w:rFonts w:hint="cs"/>
          <w:rtl/>
        </w:rPr>
        <w:t xml:space="preserve"> التفويض والمرافق العامة ال</w:t>
      </w:r>
      <w:r w:rsidR="006F53DD">
        <w:rPr>
          <w:rFonts w:hint="cs"/>
          <w:rtl/>
        </w:rPr>
        <w:t>إ</w:t>
      </w:r>
      <w:r w:rsidR="000F085C" w:rsidRPr="00DE6131">
        <w:rPr>
          <w:rFonts w:hint="cs"/>
          <w:rtl/>
        </w:rPr>
        <w:t xml:space="preserve">ستثمارية </w:t>
      </w:r>
      <w:r w:rsidR="007C201D">
        <w:rPr>
          <w:rFonts w:hint="cs"/>
          <w:rtl/>
        </w:rPr>
        <w:t>ي</w:t>
      </w:r>
      <w:r w:rsidR="00E32A74" w:rsidRPr="00DE6131">
        <w:rPr>
          <w:rFonts w:hint="cs"/>
          <w:rtl/>
        </w:rPr>
        <w:t xml:space="preserve">ستند </w:t>
      </w:r>
      <w:r w:rsidR="00204A61" w:rsidRPr="00DE6131">
        <w:rPr>
          <w:rFonts w:hint="cs"/>
          <w:rtl/>
        </w:rPr>
        <w:t>على أساس</w:t>
      </w:r>
      <w:r w:rsidR="007C201D">
        <w:rPr>
          <w:rFonts w:hint="cs"/>
          <w:rtl/>
        </w:rPr>
        <w:t xml:space="preserve"> أ</w:t>
      </w:r>
      <w:r w:rsidR="000F085C" w:rsidRPr="00DE6131">
        <w:rPr>
          <w:rFonts w:hint="cs"/>
          <w:rtl/>
        </w:rPr>
        <w:t>ن فكرة ال</w:t>
      </w:r>
      <w:r w:rsidR="007C201D">
        <w:rPr>
          <w:rFonts w:hint="cs"/>
          <w:rtl/>
        </w:rPr>
        <w:t>إ</w:t>
      </w:r>
      <w:r w:rsidR="000F085C" w:rsidRPr="00DE6131">
        <w:rPr>
          <w:rFonts w:hint="cs"/>
          <w:rtl/>
        </w:rPr>
        <w:t xml:space="preserve">ستثمار وما </w:t>
      </w:r>
      <w:r w:rsidR="00E32A74" w:rsidRPr="00DE6131">
        <w:rPr>
          <w:rFonts w:hint="cs"/>
          <w:rtl/>
        </w:rPr>
        <w:t>يت</w:t>
      </w:r>
      <w:r w:rsidR="007C201D">
        <w:rPr>
          <w:rFonts w:hint="cs"/>
          <w:rtl/>
        </w:rPr>
        <w:t>رت</w:t>
      </w:r>
      <w:r w:rsidR="00E32A74" w:rsidRPr="00DE6131">
        <w:rPr>
          <w:rFonts w:hint="cs"/>
          <w:rtl/>
        </w:rPr>
        <w:t>ب عليها</w:t>
      </w:r>
      <w:r w:rsidR="000F085C" w:rsidRPr="00DE6131">
        <w:rPr>
          <w:rFonts w:hint="cs"/>
          <w:rtl/>
        </w:rPr>
        <w:t xml:space="preserve"> من نتائج مالية </w:t>
      </w:r>
      <w:r w:rsidR="00ED055C">
        <w:rPr>
          <w:rFonts w:hint="cs"/>
          <w:rtl/>
        </w:rPr>
        <w:t xml:space="preserve">من </w:t>
      </w:r>
      <w:r w:rsidR="00204A61" w:rsidRPr="00DE6131">
        <w:rPr>
          <w:rFonts w:hint="cs"/>
          <w:rtl/>
        </w:rPr>
        <w:t>تحمل</w:t>
      </w:r>
      <w:r w:rsidR="00E32A74" w:rsidRPr="00DE6131">
        <w:rPr>
          <w:rFonts w:hint="cs"/>
          <w:rtl/>
        </w:rPr>
        <w:t xml:space="preserve"> </w:t>
      </w:r>
      <w:r w:rsidR="000F085C" w:rsidRPr="00DE6131">
        <w:rPr>
          <w:rFonts w:hint="cs"/>
          <w:rtl/>
        </w:rPr>
        <w:t>الأعباء والمخاطر</w:t>
      </w:r>
      <w:r w:rsidR="00E32A74" w:rsidRPr="00DE6131">
        <w:rPr>
          <w:rFonts w:hint="cs"/>
          <w:rtl/>
        </w:rPr>
        <w:t>من</w:t>
      </w:r>
      <w:r w:rsidR="000F085C" w:rsidRPr="00DE6131">
        <w:rPr>
          <w:rFonts w:hint="cs"/>
          <w:rtl/>
        </w:rPr>
        <w:t xml:space="preserve"> </w:t>
      </w:r>
      <w:r w:rsidR="00E32A74" w:rsidRPr="00DE6131">
        <w:rPr>
          <w:rFonts w:hint="cs"/>
          <w:rtl/>
        </w:rPr>
        <w:t>قبل</w:t>
      </w:r>
      <w:r w:rsidR="000F085C" w:rsidRPr="00DE6131">
        <w:rPr>
          <w:rFonts w:hint="cs"/>
          <w:rtl/>
        </w:rPr>
        <w:t xml:space="preserve"> </w:t>
      </w:r>
      <w:r w:rsidR="00ED055C">
        <w:rPr>
          <w:rFonts w:hint="cs"/>
          <w:rtl/>
        </w:rPr>
        <w:t>المستثم</w:t>
      </w:r>
      <w:r w:rsidR="00204A61" w:rsidRPr="00DE6131">
        <w:rPr>
          <w:rFonts w:hint="cs"/>
          <w:rtl/>
        </w:rPr>
        <w:t>،</w:t>
      </w:r>
      <w:r w:rsidR="000F085C" w:rsidRPr="00DE6131">
        <w:rPr>
          <w:rFonts w:hint="cs"/>
          <w:rtl/>
        </w:rPr>
        <w:t xml:space="preserve"> بحيث يصبح مسؤولا مبدئيا عن كل </w:t>
      </w:r>
      <w:r w:rsidR="00ED055C">
        <w:rPr>
          <w:rFonts w:hint="cs"/>
          <w:rtl/>
        </w:rPr>
        <w:t>تبعات الإ</w:t>
      </w:r>
      <w:r w:rsidR="00E32A74" w:rsidRPr="00DE6131">
        <w:rPr>
          <w:rFonts w:hint="cs"/>
          <w:rtl/>
        </w:rPr>
        <w:t>ستثمار</w:t>
      </w:r>
      <w:r w:rsidR="00ED055C">
        <w:rPr>
          <w:rFonts w:hint="cs"/>
          <w:rtl/>
        </w:rPr>
        <w:t xml:space="preserve"> وبمعنى آ</w:t>
      </w:r>
      <w:r w:rsidR="000F085C" w:rsidRPr="00DE6131">
        <w:rPr>
          <w:rFonts w:hint="cs"/>
          <w:rtl/>
        </w:rPr>
        <w:t xml:space="preserve">خر عن </w:t>
      </w:r>
      <w:r w:rsidR="00E32A74" w:rsidRPr="00DE6131">
        <w:rPr>
          <w:rFonts w:hint="cs"/>
          <w:rtl/>
        </w:rPr>
        <w:t xml:space="preserve">كل </w:t>
      </w:r>
      <w:r w:rsidR="000157E4" w:rsidRPr="00DE6131">
        <w:rPr>
          <w:rFonts w:hint="cs"/>
          <w:rtl/>
        </w:rPr>
        <w:t>ما يترت</w:t>
      </w:r>
      <w:r w:rsidR="000157E4" w:rsidRPr="00DE6131">
        <w:rPr>
          <w:rtl/>
        </w:rPr>
        <w:t>ب</w:t>
      </w:r>
      <w:r w:rsidR="00E32A74" w:rsidRPr="00DE6131">
        <w:rPr>
          <w:rFonts w:hint="cs"/>
          <w:rtl/>
        </w:rPr>
        <w:t xml:space="preserve"> عن </w:t>
      </w:r>
      <w:r w:rsidR="00204A61" w:rsidRPr="00DE6131">
        <w:rPr>
          <w:rFonts w:hint="cs"/>
          <w:rtl/>
        </w:rPr>
        <w:t>العملية ال</w:t>
      </w:r>
      <w:r w:rsidR="00ED055C">
        <w:rPr>
          <w:rFonts w:hint="cs"/>
          <w:rtl/>
        </w:rPr>
        <w:t>إ</w:t>
      </w:r>
      <w:r w:rsidR="00204A61" w:rsidRPr="00DE6131">
        <w:rPr>
          <w:rFonts w:hint="cs"/>
          <w:rtl/>
        </w:rPr>
        <w:t>ستثمارية، هذه</w:t>
      </w:r>
      <w:r w:rsidR="000F085C" w:rsidRPr="00DE6131">
        <w:rPr>
          <w:rFonts w:hint="cs"/>
          <w:rtl/>
        </w:rPr>
        <w:t xml:space="preserve"> العوامل تجعل المرافق العامة </w:t>
      </w:r>
      <w:r w:rsidR="00E32A74" w:rsidRPr="00DE6131">
        <w:rPr>
          <w:rFonts w:hint="cs"/>
          <w:rtl/>
        </w:rPr>
        <w:t>موضوع الاستثمارعن طريق آلية التفويض</w:t>
      </w:r>
      <w:r w:rsidR="000F085C" w:rsidRPr="00DE6131">
        <w:rPr>
          <w:rFonts w:hint="cs"/>
          <w:rtl/>
        </w:rPr>
        <w:t xml:space="preserve"> </w:t>
      </w:r>
      <w:r w:rsidR="00E32A74" w:rsidRPr="00DE6131">
        <w:rPr>
          <w:rFonts w:hint="cs"/>
          <w:rtl/>
        </w:rPr>
        <w:t>تتشابه الى حد كبير</w:t>
      </w:r>
      <w:r w:rsidR="000F085C" w:rsidRPr="00DE6131">
        <w:rPr>
          <w:rFonts w:hint="cs"/>
          <w:rtl/>
        </w:rPr>
        <w:t xml:space="preserve"> مع المشاريع الخاصة</w:t>
      </w:r>
      <w:r w:rsidR="00ED055C">
        <w:rPr>
          <w:rFonts w:hint="cs"/>
          <w:rtl/>
        </w:rPr>
        <w:t>،</w:t>
      </w:r>
      <w:r w:rsidR="000F085C" w:rsidRPr="00DE6131">
        <w:rPr>
          <w:rFonts w:hint="cs"/>
          <w:rtl/>
        </w:rPr>
        <w:t xml:space="preserve"> مما يسهل بالتالي تطبيق </w:t>
      </w:r>
      <w:r w:rsidR="004A426C" w:rsidRPr="00DE6131">
        <w:rPr>
          <w:rFonts w:hint="cs"/>
          <w:rtl/>
        </w:rPr>
        <w:t>أسلوب</w:t>
      </w:r>
      <w:r w:rsidR="000F085C" w:rsidRPr="00DE6131">
        <w:rPr>
          <w:rFonts w:hint="cs"/>
          <w:rtl/>
        </w:rPr>
        <w:t xml:space="preserve"> التفويض عليها</w:t>
      </w:r>
      <w:r w:rsidR="000F085C" w:rsidRPr="00DE6131">
        <w:rPr>
          <w:rStyle w:val="Appelnotedebasdep"/>
          <w:color w:val="000000" w:themeColor="text1"/>
          <w:rtl/>
        </w:rPr>
        <w:footnoteReference w:id="411"/>
      </w:r>
      <w:r w:rsidR="00ED055C">
        <w:rPr>
          <w:rFonts w:hint="cs"/>
          <w:rtl/>
        </w:rPr>
        <w:t>،</w:t>
      </w:r>
      <w:r w:rsidR="000F085C" w:rsidRPr="00DE6131">
        <w:rPr>
          <w:rFonts w:hint="cs"/>
          <w:rtl/>
        </w:rPr>
        <w:t xml:space="preserve"> </w:t>
      </w:r>
      <w:r w:rsidR="004A426C" w:rsidRPr="00DE6131">
        <w:rPr>
          <w:rFonts w:hint="cs"/>
          <w:rtl/>
        </w:rPr>
        <w:t xml:space="preserve">واستفادتها من قواعد السرعة والبساطة في الإجراءات </w:t>
      </w:r>
      <w:r w:rsidR="00B626CF" w:rsidRPr="00DE6131">
        <w:rPr>
          <w:rFonts w:hint="cs"/>
          <w:rtl/>
        </w:rPr>
        <w:t>التي تميز مجال القانو</w:t>
      </w:r>
      <w:r w:rsidR="004A426C" w:rsidRPr="00DE6131">
        <w:rPr>
          <w:rFonts w:hint="cs"/>
          <w:rtl/>
        </w:rPr>
        <w:t>ن الخاص.</w:t>
      </w:r>
    </w:p>
    <w:p w14:paraId="6F5F660F" w14:textId="43069547" w:rsidR="00E94628" w:rsidRPr="00DE6131" w:rsidRDefault="00294F7C" w:rsidP="00D74548">
      <w:pPr>
        <w:rPr>
          <w:highlight w:val="cyan"/>
          <w:rtl/>
        </w:rPr>
      </w:pPr>
      <w:r>
        <w:rPr>
          <w:rFonts w:hint="cs"/>
          <w:rtl/>
        </w:rPr>
        <w:t xml:space="preserve">وفي كل الأحوال ومهما كان </w:t>
      </w:r>
      <w:r w:rsidR="00475ECD">
        <w:rPr>
          <w:rFonts w:hint="cs"/>
          <w:rtl/>
        </w:rPr>
        <w:t>مصدر العائدات المالية التي يحصل عليها صاحب التفويض يبقى ال</w:t>
      </w:r>
      <w:r w:rsidR="00B346EB">
        <w:rPr>
          <w:rFonts w:hint="cs"/>
          <w:rtl/>
        </w:rPr>
        <w:t>إ</w:t>
      </w:r>
      <w:r w:rsidR="00475ECD">
        <w:rPr>
          <w:rFonts w:hint="cs"/>
          <w:rtl/>
        </w:rPr>
        <w:t xml:space="preserve">رتباط بين هذه العائدات ونتائج استغلال المرفق العام </w:t>
      </w:r>
      <w:r w:rsidR="001E5EBE">
        <w:rPr>
          <w:rFonts w:hint="cs"/>
          <w:rtl/>
        </w:rPr>
        <w:t>هي الميزة الأساسية التي ينفرد بها عقد التفويض عن العقود الإدارية الأخرى</w:t>
      </w:r>
      <w:r w:rsidR="00B346EB">
        <w:rPr>
          <w:rFonts w:hint="cs"/>
          <w:rtl/>
        </w:rPr>
        <w:t>،</w:t>
      </w:r>
      <w:r w:rsidR="001E5EBE">
        <w:rPr>
          <w:rFonts w:hint="cs"/>
          <w:rtl/>
        </w:rPr>
        <w:t xml:space="preserve"> لاسيما عقود الصفقات العمومية </w:t>
      </w:r>
      <w:r w:rsidR="00A159DF">
        <w:rPr>
          <w:rFonts w:hint="cs"/>
          <w:rtl/>
        </w:rPr>
        <w:t>وهي في الوقت ذاته الخاصية التي تص</w:t>
      </w:r>
      <w:r w:rsidR="00C644D0">
        <w:rPr>
          <w:rFonts w:hint="cs"/>
          <w:rtl/>
        </w:rPr>
        <w:t>ن</w:t>
      </w:r>
      <w:r w:rsidR="00A159DF">
        <w:rPr>
          <w:rFonts w:hint="cs"/>
          <w:rtl/>
        </w:rPr>
        <w:t>ف عق</w:t>
      </w:r>
      <w:r w:rsidR="00C644D0">
        <w:rPr>
          <w:rFonts w:hint="cs"/>
          <w:rtl/>
        </w:rPr>
        <w:t>د التفويض ضمن العقود الرامية الى</w:t>
      </w:r>
      <w:r w:rsidR="00A159DF">
        <w:rPr>
          <w:rFonts w:hint="cs"/>
          <w:rtl/>
        </w:rPr>
        <w:t xml:space="preserve"> تحقيق عمليات استثمارية من خلال تنظيم واستغلال المرافق العامة</w:t>
      </w:r>
      <w:r w:rsidR="00C644D0">
        <w:rPr>
          <w:rFonts w:hint="cs"/>
          <w:rtl/>
        </w:rPr>
        <w:t>، وزيادة على ذلك لم يصبح العائد المالي والمكاسب المالية ضم</w:t>
      </w:r>
      <w:r w:rsidR="00B346EB">
        <w:rPr>
          <w:rFonts w:hint="cs"/>
          <w:rtl/>
        </w:rPr>
        <w:t>ن اهتمامات صاحب التفويض فحسب، وإ</w:t>
      </w:r>
      <w:r w:rsidR="00C644D0">
        <w:rPr>
          <w:rFonts w:hint="cs"/>
          <w:rtl/>
        </w:rPr>
        <w:t>نما تطورت</w:t>
      </w:r>
      <w:r w:rsidR="00B346EB">
        <w:rPr>
          <w:rFonts w:hint="cs"/>
          <w:rtl/>
        </w:rPr>
        <w:t xml:space="preserve"> أهداف الجهات المانحة من مجرد تأ</w:t>
      </w:r>
      <w:r w:rsidR="00C644D0">
        <w:rPr>
          <w:rFonts w:hint="cs"/>
          <w:rtl/>
        </w:rPr>
        <w:t>مين الموارد اللازمة لسير وانتظام المرافق العامة الى السعي لتحقيق ع</w:t>
      </w:r>
      <w:r w:rsidR="00F2291F">
        <w:rPr>
          <w:rFonts w:hint="cs"/>
          <w:rtl/>
        </w:rPr>
        <w:t xml:space="preserve">ائدات مالية من خلال عقد التفويض الذي أضحى وسيلة من وسائل </w:t>
      </w:r>
      <w:r w:rsidR="00A518AC">
        <w:rPr>
          <w:rFonts w:hint="cs"/>
          <w:rtl/>
        </w:rPr>
        <w:t xml:space="preserve">خلق الثروة والمساهمة في </w:t>
      </w:r>
      <w:r w:rsidR="00072C2B">
        <w:rPr>
          <w:rFonts w:hint="cs"/>
          <w:rtl/>
        </w:rPr>
        <w:t xml:space="preserve">نمو </w:t>
      </w:r>
      <w:r w:rsidR="00A518AC">
        <w:rPr>
          <w:rFonts w:hint="cs"/>
          <w:rtl/>
        </w:rPr>
        <w:t>الاقتصاد</w:t>
      </w:r>
      <w:r w:rsidR="00072C2B">
        <w:rPr>
          <w:rFonts w:hint="cs"/>
          <w:rtl/>
        </w:rPr>
        <w:t xml:space="preserve"> </w:t>
      </w:r>
      <w:r w:rsidR="00A518AC">
        <w:rPr>
          <w:rFonts w:hint="cs"/>
          <w:rtl/>
        </w:rPr>
        <w:t>الوطني</w:t>
      </w:r>
      <w:r w:rsidR="00055F8D">
        <w:rPr>
          <w:rFonts w:hint="cs"/>
          <w:rtl/>
        </w:rPr>
        <w:t xml:space="preserve"> لما حققه من نتائج خاصة ف</w:t>
      </w:r>
      <w:r w:rsidR="00601842">
        <w:rPr>
          <w:rFonts w:hint="cs"/>
          <w:rtl/>
        </w:rPr>
        <w:t>ي يتعلق في الاستثمار في مجال ا</w:t>
      </w:r>
      <w:r w:rsidR="00055F8D">
        <w:rPr>
          <w:rFonts w:hint="cs"/>
          <w:rtl/>
        </w:rPr>
        <w:t xml:space="preserve">لبنى التحتية </w:t>
      </w:r>
      <w:r w:rsidR="00601842">
        <w:rPr>
          <w:rFonts w:hint="cs"/>
          <w:rtl/>
        </w:rPr>
        <w:t>والطاقات المتج</w:t>
      </w:r>
      <w:r w:rsidR="00232B78">
        <w:rPr>
          <w:rFonts w:hint="cs"/>
          <w:rtl/>
        </w:rPr>
        <w:t>ددة في كثير من الدول وبالتالي أضحت</w:t>
      </w:r>
      <w:r w:rsidR="00601842">
        <w:rPr>
          <w:rFonts w:hint="cs"/>
          <w:rtl/>
        </w:rPr>
        <w:t xml:space="preserve"> عقود </w:t>
      </w:r>
      <w:r w:rsidR="00232B78">
        <w:rPr>
          <w:rFonts w:hint="cs"/>
          <w:rtl/>
        </w:rPr>
        <w:t xml:space="preserve">الشراكة بصفة عامة وعقود </w:t>
      </w:r>
      <w:r w:rsidR="00601842">
        <w:rPr>
          <w:rFonts w:hint="cs"/>
          <w:rtl/>
        </w:rPr>
        <w:t xml:space="preserve">التفويض </w:t>
      </w:r>
      <w:r w:rsidR="00463506">
        <w:rPr>
          <w:rFonts w:hint="cs"/>
          <w:rtl/>
        </w:rPr>
        <w:t xml:space="preserve">على وجه التحديد آلية </w:t>
      </w:r>
      <w:r w:rsidR="00145226">
        <w:rPr>
          <w:rFonts w:hint="cs"/>
          <w:rtl/>
        </w:rPr>
        <w:t>للمساهمة في النمو الإقتصادي.</w:t>
      </w:r>
      <w:r w:rsidR="00232B78">
        <w:rPr>
          <w:rFonts w:hint="cs"/>
          <w:rtl/>
        </w:rPr>
        <w:t xml:space="preserve"> </w:t>
      </w:r>
    </w:p>
    <w:p w14:paraId="7CA88BBB" w14:textId="3A397A7B" w:rsidR="00963A5C" w:rsidRPr="00F86349" w:rsidRDefault="00C152B6" w:rsidP="00F86349">
      <w:pPr>
        <w:ind w:firstLine="0"/>
        <w:outlineLvl w:val="2"/>
        <w:rPr>
          <w:b/>
          <w:bCs/>
          <w:color w:val="000000" w:themeColor="text1"/>
          <w:sz w:val="36"/>
          <w:szCs w:val="36"/>
          <w:rtl/>
        </w:rPr>
      </w:pPr>
      <w:bookmarkStart w:id="277" w:name="_Toc165664667"/>
      <w:bookmarkStart w:id="278" w:name="_Toc165665167"/>
      <w:bookmarkStart w:id="279" w:name="_Toc168134108"/>
      <w:r w:rsidRPr="00DE6131">
        <w:rPr>
          <w:rFonts w:hint="cs"/>
          <w:b/>
          <w:bCs/>
          <w:color w:val="000000" w:themeColor="text1"/>
          <w:sz w:val="36"/>
          <w:szCs w:val="36"/>
          <w:rtl/>
        </w:rPr>
        <w:t>المبحث الثاني</w:t>
      </w:r>
      <w:r w:rsidR="00567C43" w:rsidRPr="00DE6131">
        <w:rPr>
          <w:rFonts w:hint="cs"/>
          <w:b/>
          <w:bCs/>
          <w:color w:val="000000" w:themeColor="text1"/>
          <w:sz w:val="36"/>
          <w:szCs w:val="36"/>
          <w:rtl/>
        </w:rPr>
        <w:t>:</w:t>
      </w:r>
      <w:r w:rsidR="005919AC" w:rsidRPr="00DE6131">
        <w:rPr>
          <w:rFonts w:hint="cs"/>
          <w:b/>
          <w:bCs/>
          <w:color w:val="000000" w:themeColor="text1"/>
          <w:sz w:val="36"/>
          <w:szCs w:val="36"/>
          <w:rtl/>
        </w:rPr>
        <w:t xml:space="preserve"> </w:t>
      </w:r>
      <w:r w:rsidR="00406FD1" w:rsidRPr="00DE6131">
        <w:rPr>
          <w:rFonts w:hint="cs"/>
          <w:b/>
          <w:bCs/>
          <w:color w:val="000000" w:themeColor="text1"/>
          <w:sz w:val="36"/>
          <w:szCs w:val="36"/>
          <w:rtl/>
        </w:rPr>
        <w:t xml:space="preserve">قيود الرقابة على </w:t>
      </w:r>
      <w:r w:rsidR="005919AC" w:rsidRPr="00DE6131">
        <w:rPr>
          <w:rFonts w:hint="cs"/>
          <w:b/>
          <w:bCs/>
          <w:color w:val="000000" w:themeColor="text1"/>
          <w:sz w:val="36"/>
          <w:szCs w:val="36"/>
          <w:rtl/>
        </w:rPr>
        <w:t>عقود التفويض</w:t>
      </w:r>
      <w:bookmarkEnd w:id="277"/>
      <w:bookmarkEnd w:id="278"/>
      <w:bookmarkEnd w:id="279"/>
      <w:r w:rsidR="000F467D" w:rsidRPr="00DE6131">
        <w:rPr>
          <w:rFonts w:hint="cs"/>
          <w:color w:val="000000" w:themeColor="text1"/>
          <w:sz w:val="36"/>
          <w:szCs w:val="36"/>
          <w:rtl/>
        </w:rPr>
        <w:t xml:space="preserve"> </w:t>
      </w:r>
    </w:p>
    <w:p w14:paraId="6B5164A8" w14:textId="3EBF1147" w:rsidR="007D2445" w:rsidRPr="00DE6131" w:rsidRDefault="00A518AC" w:rsidP="00D74548">
      <w:pPr>
        <w:rPr>
          <w:sz w:val="36"/>
          <w:szCs w:val="36"/>
          <w:rtl/>
        </w:rPr>
      </w:pPr>
      <w:r>
        <w:rPr>
          <w:rFonts w:hint="cs"/>
          <w:rtl/>
        </w:rPr>
        <w:t>إ</w:t>
      </w:r>
      <w:r w:rsidR="00963A5C" w:rsidRPr="00DE6131">
        <w:rPr>
          <w:rFonts w:hint="cs"/>
          <w:rtl/>
        </w:rPr>
        <w:t>ن أسل</w:t>
      </w:r>
      <w:r>
        <w:rPr>
          <w:rFonts w:hint="cs"/>
          <w:rtl/>
        </w:rPr>
        <w:t>وب تفويض المرفق العام في مجمله إ</w:t>
      </w:r>
      <w:r w:rsidR="00963A5C" w:rsidRPr="00DE6131">
        <w:rPr>
          <w:rFonts w:hint="cs"/>
          <w:rtl/>
        </w:rPr>
        <w:t>نما هو تعبير عن  تداخل  مصالح مزدوجة فالنجاح في  هذه التقنية من وجهة السلطة المانحة ل</w:t>
      </w:r>
      <w:r>
        <w:rPr>
          <w:rFonts w:hint="cs"/>
          <w:rtl/>
        </w:rPr>
        <w:t>ل</w:t>
      </w:r>
      <w:r w:rsidR="00963A5C" w:rsidRPr="00DE6131">
        <w:rPr>
          <w:rFonts w:hint="cs"/>
          <w:rtl/>
        </w:rPr>
        <w:t xml:space="preserve">تفويض يكمن في بلوغ  أفضل </w:t>
      </w:r>
      <w:r w:rsidR="000157E4" w:rsidRPr="00DE6131">
        <w:rPr>
          <w:rFonts w:hint="cs"/>
          <w:rtl/>
        </w:rPr>
        <w:t>ما يمك</w:t>
      </w:r>
      <w:r w:rsidR="000157E4" w:rsidRPr="00DE6131">
        <w:rPr>
          <w:rtl/>
        </w:rPr>
        <w:t>ن</w:t>
      </w:r>
      <w:r>
        <w:rPr>
          <w:rFonts w:hint="cs"/>
          <w:rtl/>
        </w:rPr>
        <w:t xml:space="preserve"> الوصول إليه </w:t>
      </w:r>
      <w:r w:rsidR="00963A5C" w:rsidRPr="00DE6131">
        <w:rPr>
          <w:rFonts w:hint="cs"/>
          <w:rtl/>
        </w:rPr>
        <w:t>في سبيل تحقيق مقتضيات الصالح العام</w:t>
      </w:r>
      <w:r>
        <w:rPr>
          <w:rFonts w:hint="cs"/>
          <w:rtl/>
        </w:rPr>
        <w:t>،</w:t>
      </w:r>
      <w:r w:rsidR="00963A5C" w:rsidRPr="00DE6131">
        <w:rPr>
          <w:rFonts w:hint="cs"/>
          <w:rtl/>
        </w:rPr>
        <w:t xml:space="preserve"> وقد تتعدى ذلك فيما يخص بعض المرافق الى تحقيق بعض المكاسب المالية في شكل </w:t>
      </w:r>
      <w:r>
        <w:rPr>
          <w:rFonts w:hint="cs"/>
          <w:rtl/>
        </w:rPr>
        <w:t>ت</w:t>
      </w:r>
      <w:r w:rsidR="00860521" w:rsidRPr="00DE6131">
        <w:rPr>
          <w:rFonts w:hint="cs"/>
          <w:rtl/>
        </w:rPr>
        <w:t>حق</w:t>
      </w:r>
      <w:r>
        <w:rPr>
          <w:rFonts w:hint="cs"/>
          <w:rtl/>
        </w:rPr>
        <w:t>ي</w:t>
      </w:r>
      <w:r w:rsidR="00860521" w:rsidRPr="00DE6131">
        <w:rPr>
          <w:rFonts w:hint="cs"/>
          <w:rtl/>
        </w:rPr>
        <w:t>ق</w:t>
      </w:r>
      <w:r>
        <w:rPr>
          <w:rFonts w:hint="cs"/>
          <w:rtl/>
        </w:rPr>
        <w:t xml:space="preserve"> إنتاجية ومردودية أما بالنسبة للمفوض إليه فإ</w:t>
      </w:r>
      <w:r w:rsidR="00963A5C" w:rsidRPr="00DE6131">
        <w:rPr>
          <w:rFonts w:hint="cs"/>
          <w:rtl/>
        </w:rPr>
        <w:t>ن نجاحه هو في تحقيق القدر الممكن من المكاسب المادية</w:t>
      </w:r>
      <w:r w:rsidR="00963A5C" w:rsidRPr="00DE6131">
        <w:rPr>
          <w:rStyle w:val="Appelnotedebasdep"/>
          <w:color w:val="000000" w:themeColor="text1"/>
          <w:rtl/>
        </w:rPr>
        <w:footnoteReference w:id="412"/>
      </w:r>
      <w:r>
        <w:rPr>
          <w:rFonts w:hint="cs"/>
          <w:rtl/>
        </w:rPr>
        <w:t>،</w:t>
      </w:r>
      <w:r w:rsidR="00963A5C" w:rsidRPr="00DE6131">
        <w:rPr>
          <w:rFonts w:hint="cs"/>
          <w:rtl/>
        </w:rPr>
        <w:t xml:space="preserve"> </w:t>
      </w:r>
      <w:r>
        <w:rPr>
          <w:rFonts w:hint="cs"/>
          <w:rtl/>
        </w:rPr>
        <w:t>وإ</w:t>
      </w:r>
      <w:r w:rsidR="00104FC0" w:rsidRPr="00DE6131">
        <w:rPr>
          <w:rFonts w:hint="cs"/>
          <w:rtl/>
        </w:rPr>
        <w:t>ن كانت الأهد</w:t>
      </w:r>
      <w:r>
        <w:rPr>
          <w:rFonts w:hint="cs"/>
          <w:rtl/>
        </w:rPr>
        <w:t>اف الخاصة لصاحب التفويض تصب في إ</w:t>
      </w:r>
      <w:r w:rsidR="00104FC0" w:rsidRPr="00DE6131">
        <w:rPr>
          <w:rFonts w:hint="cs"/>
          <w:rtl/>
        </w:rPr>
        <w:t>طار المصلحة العامة بمفهومها الواسع</w:t>
      </w:r>
      <w:r>
        <w:rPr>
          <w:rFonts w:hint="cs"/>
          <w:rtl/>
        </w:rPr>
        <w:t>،</w:t>
      </w:r>
      <w:r w:rsidR="00104FC0" w:rsidRPr="00DE6131">
        <w:rPr>
          <w:rFonts w:hint="cs"/>
          <w:rtl/>
        </w:rPr>
        <w:t xml:space="preserve"> باعتبار</w:t>
      </w:r>
      <w:r w:rsidR="00E433C0">
        <w:rPr>
          <w:rFonts w:hint="cs"/>
          <w:rtl/>
        </w:rPr>
        <w:t xml:space="preserve"> </w:t>
      </w:r>
      <w:r>
        <w:rPr>
          <w:rFonts w:hint="cs"/>
          <w:rtl/>
        </w:rPr>
        <w:t>أ</w:t>
      </w:r>
      <w:r w:rsidR="00104FC0" w:rsidRPr="00DE6131">
        <w:rPr>
          <w:rFonts w:hint="cs"/>
          <w:rtl/>
        </w:rPr>
        <w:t>ن نجاح المستثمر في المشاريع العامة المفوضة يضمن بالطريق غير المباشر ال</w:t>
      </w:r>
      <w:r>
        <w:rPr>
          <w:rFonts w:hint="cs"/>
          <w:rtl/>
        </w:rPr>
        <w:t>إ</w:t>
      </w:r>
      <w:r w:rsidR="00104FC0" w:rsidRPr="00DE6131">
        <w:rPr>
          <w:rFonts w:hint="cs"/>
          <w:rtl/>
        </w:rPr>
        <w:t>ستمرار في تقديم الخدمات العامة بالشكل اللائق ال</w:t>
      </w:r>
      <w:r>
        <w:rPr>
          <w:rFonts w:hint="cs"/>
          <w:rtl/>
        </w:rPr>
        <w:t>ذي يضمن جودة الخدمة زيادة على تأ</w:t>
      </w:r>
      <w:r w:rsidR="00104FC0" w:rsidRPr="00DE6131">
        <w:rPr>
          <w:rFonts w:hint="cs"/>
          <w:rtl/>
        </w:rPr>
        <w:t>مين ديمومتها.</w:t>
      </w:r>
    </w:p>
    <w:p w14:paraId="2DE8ACD8" w14:textId="600519E3" w:rsidR="00104FC0" w:rsidRDefault="00A518AC" w:rsidP="00D74548">
      <w:pPr>
        <w:rPr>
          <w:rtl/>
        </w:rPr>
      </w:pPr>
      <w:r>
        <w:rPr>
          <w:rFonts w:hint="cs"/>
          <w:rtl/>
        </w:rPr>
        <w:t>و</w:t>
      </w:r>
      <w:r w:rsidR="007D2445" w:rsidRPr="00DE6131">
        <w:rPr>
          <w:rFonts w:hint="cs"/>
          <w:rtl/>
        </w:rPr>
        <w:t xml:space="preserve">من </w:t>
      </w:r>
      <w:r w:rsidR="006B39C0" w:rsidRPr="00DE6131">
        <w:rPr>
          <w:rFonts w:hint="cs"/>
          <w:rtl/>
        </w:rPr>
        <w:t>ال</w:t>
      </w:r>
      <w:r>
        <w:rPr>
          <w:rFonts w:hint="cs"/>
          <w:rtl/>
        </w:rPr>
        <w:t>مسلم به أ</w:t>
      </w:r>
      <w:r w:rsidR="006B39C0" w:rsidRPr="00DE6131">
        <w:rPr>
          <w:rFonts w:hint="cs"/>
          <w:rtl/>
        </w:rPr>
        <w:t>ن عملية الرقابة المكرسة من قب</w:t>
      </w:r>
      <w:r>
        <w:rPr>
          <w:rFonts w:hint="cs"/>
          <w:rtl/>
        </w:rPr>
        <w:t>ل الجهة العامة المانحة للتفويض إ</w:t>
      </w:r>
      <w:r w:rsidR="006B39C0" w:rsidRPr="00DE6131">
        <w:rPr>
          <w:rFonts w:hint="cs"/>
          <w:rtl/>
        </w:rPr>
        <w:t xml:space="preserve">نما ترتكز على مبدأ أساسي وهو مسؤولية الجهة المانحة بالدرجة الأولى على تحقيق المرفق العام </w:t>
      </w:r>
      <w:r w:rsidR="007D2445" w:rsidRPr="00DE6131">
        <w:rPr>
          <w:rFonts w:hint="cs"/>
          <w:rtl/>
        </w:rPr>
        <w:t xml:space="preserve"> </w:t>
      </w:r>
      <w:r w:rsidR="006B39C0" w:rsidRPr="00DE6131">
        <w:rPr>
          <w:rFonts w:hint="cs"/>
          <w:rtl/>
        </w:rPr>
        <w:t>على الرغم من اس</w:t>
      </w:r>
      <w:r w:rsidR="00902030">
        <w:rPr>
          <w:rFonts w:hint="cs"/>
          <w:rtl/>
        </w:rPr>
        <w:t>تعانة السلطة المفوضة بالغير من أ</w:t>
      </w:r>
      <w:r w:rsidR="006B39C0" w:rsidRPr="00DE6131">
        <w:rPr>
          <w:rFonts w:hint="cs"/>
          <w:rtl/>
        </w:rPr>
        <w:t>جل تسيره</w:t>
      </w:r>
      <w:r w:rsidR="00902030">
        <w:rPr>
          <w:rFonts w:hint="cs"/>
          <w:rtl/>
        </w:rPr>
        <w:t>،</w:t>
      </w:r>
      <w:r w:rsidR="007D2445" w:rsidRPr="00DE6131">
        <w:rPr>
          <w:rFonts w:hint="cs"/>
          <w:rtl/>
        </w:rPr>
        <w:t xml:space="preserve"> </w:t>
      </w:r>
      <w:r w:rsidR="006B39C0" w:rsidRPr="00DE6131">
        <w:rPr>
          <w:rFonts w:hint="cs"/>
          <w:rtl/>
        </w:rPr>
        <w:t>حتى في الحالة التي يغفل على ذكر هذا الح</w:t>
      </w:r>
      <w:r w:rsidR="00902030">
        <w:rPr>
          <w:rFonts w:hint="cs"/>
          <w:rtl/>
        </w:rPr>
        <w:t xml:space="preserve">ق في </w:t>
      </w:r>
      <w:r w:rsidR="00902030">
        <w:rPr>
          <w:rFonts w:hint="cs"/>
          <w:rtl/>
        </w:rPr>
        <w:lastRenderedPageBreak/>
        <w:t>نصوص العقد</w:t>
      </w:r>
      <w:r w:rsidR="007D2445" w:rsidRPr="00DE6131">
        <w:rPr>
          <w:rFonts w:hint="cs"/>
          <w:rtl/>
        </w:rPr>
        <w:t xml:space="preserve"> </w:t>
      </w:r>
      <w:r w:rsidR="00902030">
        <w:rPr>
          <w:rFonts w:hint="cs"/>
          <w:rtl/>
        </w:rPr>
        <w:t>إلا أ</w:t>
      </w:r>
      <w:r w:rsidR="006B39C0" w:rsidRPr="00DE6131">
        <w:rPr>
          <w:rFonts w:hint="cs"/>
          <w:rtl/>
        </w:rPr>
        <w:t xml:space="preserve">نه </w:t>
      </w:r>
      <w:r w:rsidR="00902030">
        <w:rPr>
          <w:rFonts w:hint="cs"/>
          <w:rtl/>
        </w:rPr>
        <w:t>من الطبيعي أ</w:t>
      </w:r>
      <w:r w:rsidR="00483FAA" w:rsidRPr="00DE6131">
        <w:rPr>
          <w:rFonts w:hint="cs"/>
          <w:rtl/>
        </w:rPr>
        <w:t xml:space="preserve">ن </w:t>
      </w:r>
      <w:r w:rsidR="000157E4" w:rsidRPr="00DE6131">
        <w:rPr>
          <w:rFonts w:hint="cs"/>
          <w:rtl/>
        </w:rPr>
        <w:t>لا تكو</w:t>
      </w:r>
      <w:r w:rsidR="000157E4" w:rsidRPr="00DE6131">
        <w:rPr>
          <w:rtl/>
        </w:rPr>
        <w:t>ن</w:t>
      </w:r>
      <w:r w:rsidR="00902030">
        <w:rPr>
          <w:rFonts w:hint="cs"/>
          <w:rtl/>
        </w:rPr>
        <w:t xml:space="preserve"> هذه السلطة مقررة على إ</w:t>
      </w:r>
      <w:r w:rsidR="00483FAA" w:rsidRPr="00DE6131">
        <w:rPr>
          <w:rFonts w:hint="cs"/>
          <w:rtl/>
        </w:rPr>
        <w:t xml:space="preserve">طلاقها </w:t>
      </w:r>
      <w:r w:rsidR="007D2445" w:rsidRPr="00DE6131">
        <w:rPr>
          <w:rFonts w:hint="cs"/>
          <w:rtl/>
        </w:rPr>
        <w:t xml:space="preserve"> </w:t>
      </w:r>
      <w:r w:rsidR="00483FAA" w:rsidRPr="00DE6131">
        <w:rPr>
          <w:rFonts w:hint="cs"/>
          <w:rtl/>
        </w:rPr>
        <w:t>ب</w:t>
      </w:r>
      <w:r w:rsidR="00902030">
        <w:rPr>
          <w:rFonts w:hint="cs"/>
          <w:rtl/>
        </w:rPr>
        <w:t>ل لابد من ارتباطها بحدود معينة رسمها الإ</w:t>
      </w:r>
      <w:r w:rsidR="00A4598D">
        <w:rPr>
          <w:rFonts w:hint="cs"/>
          <w:rtl/>
        </w:rPr>
        <w:t>جتهاد القضائي وأ</w:t>
      </w:r>
      <w:r w:rsidR="007D2445" w:rsidRPr="00DE6131">
        <w:rPr>
          <w:rFonts w:hint="cs"/>
          <w:rtl/>
        </w:rPr>
        <w:t xml:space="preserve">وجزها  أمرين </w:t>
      </w:r>
      <w:r w:rsidR="00483FAA" w:rsidRPr="00DE6131">
        <w:rPr>
          <w:rFonts w:hint="cs"/>
          <w:rtl/>
        </w:rPr>
        <w:t xml:space="preserve">اثنين </w:t>
      </w:r>
      <w:r w:rsidR="00A4598D">
        <w:rPr>
          <w:rFonts w:hint="cs"/>
          <w:rtl/>
        </w:rPr>
        <w:t>أولهما أ</w:t>
      </w:r>
      <w:r w:rsidR="007D2445" w:rsidRPr="00DE6131">
        <w:rPr>
          <w:rFonts w:hint="cs"/>
          <w:rtl/>
        </w:rPr>
        <w:t xml:space="preserve">نه لا </w:t>
      </w:r>
      <w:r w:rsidR="00483FAA" w:rsidRPr="00DE6131">
        <w:rPr>
          <w:rFonts w:hint="cs"/>
          <w:rtl/>
        </w:rPr>
        <w:t>يمكن</w:t>
      </w:r>
      <w:r w:rsidR="00A4598D">
        <w:rPr>
          <w:rFonts w:hint="cs"/>
          <w:rtl/>
        </w:rPr>
        <w:t xml:space="preserve"> الرقابة أ</w:t>
      </w:r>
      <w:r w:rsidR="007D2445" w:rsidRPr="00DE6131">
        <w:rPr>
          <w:rFonts w:hint="cs"/>
          <w:rtl/>
        </w:rPr>
        <w:t xml:space="preserve">ن </w:t>
      </w:r>
      <w:r w:rsidR="00483FAA" w:rsidRPr="00DE6131">
        <w:rPr>
          <w:rFonts w:hint="cs"/>
          <w:rtl/>
        </w:rPr>
        <w:t>تمس ب</w:t>
      </w:r>
      <w:r w:rsidR="007D2445" w:rsidRPr="00DE6131">
        <w:rPr>
          <w:rFonts w:hint="cs"/>
          <w:rtl/>
        </w:rPr>
        <w:t xml:space="preserve">طبيعة العقد </w:t>
      </w:r>
      <w:r w:rsidR="00483FAA" w:rsidRPr="00DE6131">
        <w:rPr>
          <w:rFonts w:hint="cs"/>
          <w:rtl/>
        </w:rPr>
        <w:t>فلا</w:t>
      </w:r>
      <w:r w:rsidR="007D2445" w:rsidRPr="00DE6131">
        <w:rPr>
          <w:rFonts w:hint="cs"/>
          <w:rtl/>
        </w:rPr>
        <w:t xml:space="preserve"> يحق لها أن تلزم المفوض له </w:t>
      </w:r>
      <w:r w:rsidR="00483FAA" w:rsidRPr="00DE6131">
        <w:rPr>
          <w:rFonts w:hint="cs"/>
          <w:rtl/>
        </w:rPr>
        <w:t xml:space="preserve">بتعديلات تمس جوهر العقد وقد تحوله الى المتعاقد الى مجرد منفذ لمهام مرفقية نيابة عن السلطة المفوضة وهو </w:t>
      </w:r>
      <w:r w:rsidR="000157E4" w:rsidRPr="00DE6131">
        <w:rPr>
          <w:rFonts w:hint="cs"/>
          <w:rtl/>
        </w:rPr>
        <w:t>ما يحو</w:t>
      </w:r>
      <w:r w:rsidR="000157E4" w:rsidRPr="00DE6131">
        <w:rPr>
          <w:rtl/>
        </w:rPr>
        <w:t>ل</w:t>
      </w:r>
      <w:r w:rsidR="00483FAA" w:rsidRPr="00DE6131">
        <w:rPr>
          <w:rFonts w:hint="cs"/>
          <w:rtl/>
        </w:rPr>
        <w:t xml:space="preserve"> العقد </w:t>
      </w:r>
      <w:r w:rsidR="007D2445" w:rsidRPr="00DE6131">
        <w:rPr>
          <w:rFonts w:hint="cs"/>
          <w:rtl/>
        </w:rPr>
        <w:t xml:space="preserve">الى نوع من الاستغلال المباشر </w:t>
      </w:r>
      <w:r w:rsidR="00483FAA" w:rsidRPr="00DE6131">
        <w:rPr>
          <w:rFonts w:hint="cs"/>
          <w:rtl/>
        </w:rPr>
        <w:t xml:space="preserve">وفي </w:t>
      </w:r>
      <w:r w:rsidR="00FE5324" w:rsidRPr="00DE6131">
        <w:rPr>
          <w:rFonts w:hint="cs"/>
          <w:rtl/>
        </w:rPr>
        <w:t>هذه</w:t>
      </w:r>
      <w:r w:rsidR="00483FAA" w:rsidRPr="00DE6131">
        <w:rPr>
          <w:rFonts w:hint="cs"/>
          <w:rtl/>
        </w:rPr>
        <w:t xml:space="preserve"> الحالة تكون عملية الرقابة هي رقابة ذاتية</w:t>
      </w:r>
      <w:r w:rsidR="00080CA4">
        <w:rPr>
          <w:rFonts w:hint="cs"/>
          <w:rtl/>
        </w:rPr>
        <w:t xml:space="preserve"> فقط،</w:t>
      </w:r>
      <w:r w:rsidR="00483FAA" w:rsidRPr="00DE6131">
        <w:rPr>
          <w:rFonts w:hint="cs"/>
          <w:rtl/>
        </w:rPr>
        <w:t xml:space="preserve"> أما ال</w:t>
      </w:r>
      <w:r w:rsidR="00080CA4">
        <w:rPr>
          <w:rFonts w:hint="cs"/>
          <w:rtl/>
        </w:rPr>
        <w:t>أ</w:t>
      </w:r>
      <w:r w:rsidR="00483FAA" w:rsidRPr="00DE6131">
        <w:rPr>
          <w:rFonts w:hint="cs"/>
          <w:rtl/>
        </w:rPr>
        <w:t xml:space="preserve">مر الثاني فهو ضرورة اقتصار التدخل الرقابي على </w:t>
      </w:r>
      <w:r w:rsidR="007D2445" w:rsidRPr="00DE6131">
        <w:rPr>
          <w:rFonts w:hint="cs"/>
          <w:rtl/>
        </w:rPr>
        <w:t xml:space="preserve"> نشاط الاستغلال </w:t>
      </w:r>
      <w:r w:rsidR="00483FAA" w:rsidRPr="00DE6131">
        <w:rPr>
          <w:rFonts w:hint="cs"/>
          <w:rtl/>
        </w:rPr>
        <w:t xml:space="preserve">المرفقي دون </w:t>
      </w:r>
      <w:r w:rsidR="00FE5324" w:rsidRPr="00DE6131">
        <w:rPr>
          <w:rFonts w:hint="cs"/>
          <w:rtl/>
        </w:rPr>
        <w:t>الت</w:t>
      </w:r>
      <w:r w:rsidR="00080CA4">
        <w:rPr>
          <w:rFonts w:hint="cs"/>
          <w:rtl/>
        </w:rPr>
        <w:t>د</w:t>
      </w:r>
      <w:r w:rsidR="00FE5324" w:rsidRPr="00DE6131">
        <w:rPr>
          <w:rFonts w:hint="cs"/>
          <w:rtl/>
        </w:rPr>
        <w:t>خل</w:t>
      </w:r>
      <w:r w:rsidR="00483FAA" w:rsidRPr="00DE6131">
        <w:rPr>
          <w:rFonts w:hint="cs"/>
          <w:rtl/>
        </w:rPr>
        <w:t xml:space="preserve"> في </w:t>
      </w:r>
      <w:r w:rsidR="007D2445" w:rsidRPr="00DE6131">
        <w:rPr>
          <w:rFonts w:hint="cs"/>
          <w:rtl/>
        </w:rPr>
        <w:t>وسائل ال</w:t>
      </w:r>
      <w:r w:rsidR="00080CA4">
        <w:rPr>
          <w:rFonts w:hint="cs"/>
          <w:rtl/>
        </w:rPr>
        <w:t>إ</w:t>
      </w:r>
      <w:r w:rsidR="007D2445" w:rsidRPr="00DE6131">
        <w:rPr>
          <w:rFonts w:hint="cs"/>
          <w:rtl/>
        </w:rPr>
        <w:t>ستغلال فالرقاب</w:t>
      </w:r>
      <w:r w:rsidR="00483FAA" w:rsidRPr="00DE6131">
        <w:rPr>
          <w:rFonts w:hint="cs"/>
          <w:rtl/>
        </w:rPr>
        <w:t>ة</w:t>
      </w:r>
      <w:r w:rsidR="007D2445" w:rsidRPr="00DE6131">
        <w:rPr>
          <w:rFonts w:hint="cs"/>
          <w:rtl/>
        </w:rPr>
        <w:t xml:space="preserve"> معنية بسير المرفق </w:t>
      </w:r>
      <w:r w:rsidR="00080CA4">
        <w:rPr>
          <w:rFonts w:hint="cs"/>
          <w:rtl/>
        </w:rPr>
        <w:t>العام المفوض دون الإ</w:t>
      </w:r>
      <w:r w:rsidR="00483FAA" w:rsidRPr="00DE6131">
        <w:rPr>
          <w:rFonts w:hint="cs"/>
          <w:rtl/>
        </w:rPr>
        <w:t>متداد الى</w:t>
      </w:r>
      <w:r w:rsidR="007D2445" w:rsidRPr="00DE6131">
        <w:rPr>
          <w:rFonts w:hint="cs"/>
          <w:rtl/>
        </w:rPr>
        <w:t xml:space="preserve"> وسائل تسييره </w:t>
      </w:r>
      <w:r w:rsidR="00080CA4">
        <w:rPr>
          <w:rFonts w:hint="cs"/>
          <w:rtl/>
        </w:rPr>
        <w:t xml:space="preserve">التي تبقى من </w:t>
      </w:r>
      <w:r w:rsidR="00F442CB">
        <w:rPr>
          <w:rFonts w:hint="cs"/>
          <w:rtl/>
        </w:rPr>
        <w:t>ال</w:t>
      </w:r>
      <w:r w:rsidR="00080CA4">
        <w:rPr>
          <w:rFonts w:hint="cs"/>
          <w:rtl/>
        </w:rPr>
        <w:t>إ</w:t>
      </w:r>
      <w:r w:rsidR="00483FAA" w:rsidRPr="00DE6131">
        <w:rPr>
          <w:rFonts w:hint="cs"/>
          <w:rtl/>
        </w:rPr>
        <w:t>ختصاصات ال</w:t>
      </w:r>
      <w:r w:rsidR="00F442CB">
        <w:rPr>
          <w:rFonts w:hint="cs"/>
          <w:rtl/>
        </w:rPr>
        <w:t>أ</w:t>
      </w:r>
      <w:r w:rsidR="00483FAA" w:rsidRPr="00DE6131">
        <w:rPr>
          <w:rFonts w:hint="cs"/>
          <w:rtl/>
        </w:rPr>
        <w:t>صيلة للمفوض اليه</w:t>
      </w:r>
      <w:r w:rsidR="007D2445" w:rsidRPr="00DE6131">
        <w:rPr>
          <w:rStyle w:val="Appelnotedebasdep"/>
          <w:color w:val="000000" w:themeColor="text1"/>
          <w:rtl/>
        </w:rPr>
        <w:footnoteReference w:id="413"/>
      </w:r>
      <w:r w:rsidR="00024164">
        <w:rPr>
          <w:rFonts w:hint="cs"/>
          <w:rtl/>
        </w:rPr>
        <w:t>.</w:t>
      </w:r>
    </w:p>
    <w:p w14:paraId="0151817D" w14:textId="69CFB2A3" w:rsidR="00024164" w:rsidRDefault="00F442CB" w:rsidP="00D74548">
      <w:pPr>
        <w:rPr>
          <w:rtl/>
        </w:rPr>
      </w:pPr>
      <w:r>
        <w:rPr>
          <w:rFonts w:hint="cs"/>
          <w:rtl/>
        </w:rPr>
        <w:t>فالرقابة على عقد التفويض وإ</w:t>
      </w:r>
      <w:r w:rsidR="00D70634">
        <w:rPr>
          <w:rFonts w:hint="cs"/>
          <w:rtl/>
        </w:rPr>
        <w:t>ن كانت عملية بالغة الأهمية تمارسها السلطة المانحة للتفويض بشكل جوهري</w:t>
      </w:r>
      <w:r w:rsidR="00C75EA2">
        <w:rPr>
          <w:rFonts w:hint="cs"/>
          <w:rtl/>
        </w:rPr>
        <w:t xml:space="preserve"> من أجل حماية عقد التفويض والمرفق الع</w:t>
      </w:r>
      <w:r>
        <w:rPr>
          <w:rFonts w:hint="cs"/>
          <w:rtl/>
        </w:rPr>
        <w:t>ام المفوض من أي شكل من أشكال الإ</w:t>
      </w:r>
      <w:r w:rsidR="00C75EA2">
        <w:rPr>
          <w:rFonts w:hint="cs"/>
          <w:rtl/>
        </w:rPr>
        <w:t xml:space="preserve">نحراف </w:t>
      </w:r>
      <w:r w:rsidR="003B0ADA">
        <w:rPr>
          <w:rFonts w:hint="cs"/>
          <w:rtl/>
        </w:rPr>
        <w:t>و</w:t>
      </w:r>
      <w:r w:rsidR="00527197">
        <w:rPr>
          <w:rFonts w:hint="cs"/>
          <w:rtl/>
        </w:rPr>
        <w:t>الفساد الذي يمكن أن يشوب عملية إبرام أو تنفيذ المرفق العام</w:t>
      </w:r>
      <w:r>
        <w:rPr>
          <w:rFonts w:hint="cs"/>
          <w:rtl/>
        </w:rPr>
        <w:t>، إلا أ</w:t>
      </w:r>
      <w:r w:rsidR="00527197">
        <w:rPr>
          <w:rFonts w:hint="cs"/>
          <w:rtl/>
        </w:rPr>
        <w:t xml:space="preserve">ن هذه السلطة الممنوحة للجهة العامة </w:t>
      </w:r>
      <w:r w:rsidR="00862F9B">
        <w:rPr>
          <w:rFonts w:hint="cs"/>
          <w:rtl/>
        </w:rPr>
        <w:t>المتعاقدة</w:t>
      </w:r>
      <w:r w:rsidR="00527197">
        <w:rPr>
          <w:rFonts w:hint="cs"/>
          <w:rtl/>
        </w:rPr>
        <w:t xml:space="preserve"> لا يمكن أن تمارس بشكل مطلق </w:t>
      </w:r>
      <w:r w:rsidR="003B0ADA">
        <w:rPr>
          <w:rFonts w:hint="cs"/>
          <w:rtl/>
        </w:rPr>
        <w:t>ومجرد</w:t>
      </w:r>
      <w:r w:rsidR="00214062">
        <w:rPr>
          <w:rFonts w:hint="cs"/>
          <w:rtl/>
        </w:rPr>
        <w:t xml:space="preserve"> من</w:t>
      </w:r>
      <w:r w:rsidR="003B0ADA">
        <w:rPr>
          <w:rFonts w:hint="cs"/>
          <w:rtl/>
        </w:rPr>
        <w:t xml:space="preserve"> أي قيد أو</w:t>
      </w:r>
      <w:r>
        <w:rPr>
          <w:rFonts w:hint="cs"/>
          <w:rtl/>
        </w:rPr>
        <w:t xml:space="preserve"> ضابط لأ</w:t>
      </w:r>
      <w:r w:rsidR="00214062">
        <w:rPr>
          <w:rFonts w:hint="cs"/>
          <w:rtl/>
        </w:rPr>
        <w:t xml:space="preserve">ن ذلك يصطدم باعتبارات أخرى تحد من هذه الرقابة </w:t>
      </w:r>
      <w:r w:rsidR="00B370E8">
        <w:rPr>
          <w:rFonts w:hint="cs"/>
          <w:rtl/>
        </w:rPr>
        <w:t>وتجعل ممارستها في</w:t>
      </w:r>
      <w:r w:rsidR="00214062">
        <w:rPr>
          <w:rFonts w:hint="cs"/>
          <w:rtl/>
        </w:rPr>
        <w:t xml:space="preserve"> إ</w:t>
      </w:r>
      <w:r w:rsidR="00B370E8">
        <w:rPr>
          <w:rFonts w:hint="cs"/>
          <w:rtl/>
        </w:rPr>
        <w:t>طار معين،</w:t>
      </w:r>
      <w:r w:rsidR="00D70634">
        <w:rPr>
          <w:rFonts w:hint="cs"/>
          <w:rtl/>
        </w:rPr>
        <w:t xml:space="preserve"> </w:t>
      </w:r>
      <w:r w:rsidR="00623C3A">
        <w:rPr>
          <w:rFonts w:hint="cs"/>
          <w:rtl/>
        </w:rPr>
        <w:t xml:space="preserve">لأن ممارسة الرقابة ليست هدفا في حد ذاته بقدر ماهي وسيلة تستخدمها السلطة المفوضة لضمان تحقيق وتنفيذ المرفق العام طبق للشروط والبنود المتفق عليها في عقد التفويض وكذا </w:t>
      </w:r>
      <w:r w:rsidR="00862F9B">
        <w:rPr>
          <w:rFonts w:hint="cs"/>
          <w:rtl/>
        </w:rPr>
        <w:t>المعايير المحدد</w:t>
      </w:r>
      <w:r w:rsidR="00862F9B">
        <w:rPr>
          <w:rtl/>
        </w:rPr>
        <w:t>ة</w:t>
      </w:r>
      <w:r w:rsidR="00FB2967">
        <w:rPr>
          <w:rFonts w:hint="cs"/>
          <w:rtl/>
        </w:rPr>
        <w:t xml:space="preserve"> في دفاتر الشروط المتعلقة بالمرافق العامة المفوضة.</w:t>
      </w:r>
    </w:p>
    <w:p w14:paraId="5AACC45B" w14:textId="1A1319C1" w:rsidR="00516FD4" w:rsidRDefault="00F442CB" w:rsidP="00D74548">
      <w:pPr>
        <w:rPr>
          <w:rtl/>
        </w:rPr>
      </w:pPr>
      <w:r>
        <w:rPr>
          <w:rFonts w:hint="cs"/>
          <w:rtl/>
        </w:rPr>
        <w:t>غيرأ</w:t>
      </w:r>
      <w:r w:rsidR="002643C8" w:rsidRPr="00DE6131">
        <w:rPr>
          <w:rFonts w:hint="cs"/>
          <w:rtl/>
        </w:rPr>
        <w:t xml:space="preserve">ن الرقابة على عقود تفويض المرفق العام </w:t>
      </w:r>
      <w:r w:rsidR="00FE5324" w:rsidRPr="00DE6131">
        <w:rPr>
          <w:rFonts w:hint="cs"/>
          <w:rtl/>
        </w:rPr>
        <w:t>لا تخض</w:t>
      </w:r>
      <w:r w:rsidR="00FE5324" w:rsidRPr="00DE6131">
        <w:rPr>
          <w:rtl/>
        </w:rPr>
        <w:t>ع</w:t>
      </w:r>
      <w:r w:rsidR="002643C8" w:rsidRPr="00DE6131">
        <w:rPr>
          <w:rFonts w:hint="cs"/>
          <w:rtl/>
        </w:rPr>
        <w:t xml:space="preserve"> فقط للقيود التي تفرضها طبيعة ال</w:t>
      </w:r>
      <w:r>
        <w:rPr>
          <w:rFonts w:hint="cs"/>
          <w:rtl/>
        </w:rPr>
        <w:t>إ</w:t>
      </w:r>
      <w:r w:rsidR="002643C8" w:rsidRPr="00DE6131">
        <w:rPr>
          <w:rFonts w:hint="cs"/>
          <w:rtl/>
        </w:rPr>
        <w:t xml:space="preserve">ستثمار في المرفق العام من حيث </w:t>
      </w:r>
      <w:r>
        <w:rPr>
          <w:rFonts w:hint="cs"/>
          <w:rtl/>
        </w:rPr>
        <w:t>ا</w:t>
      </w:r>
      <w:r w:rsidR="002643C8" w:rsidRPr="00DE6131">
        <w:rPr>
          <w:rFonts w:hint="cs"/>
          <w:rtl/>
        </w:rPr>
        <w:t>لارتباط بمتطلبات المص</w:t>
      </w:r>
      <w:r>
        <w:rPr>
          <w:rFonts w:hint="cs"/>
          <w:rtl/>
        </w:rPr>
        <w:t>لحة العامة من جوانبها المختلفة أ</w:t>
      </w:r>
      <w:r w:rsidR="002643C8" w:rsidRPr="00DE6131">
        <w:rPr>
          <w:rFonts w:hint="cs"/>
          <w:rtl/>
        </w:rPr>
        <w:t>و</w:t>
      </w:r>
      <w:r w:rsidR="00862F9B">
        <w:rPr>
          <w:rFonts w:hint="cs"/>
          <w:rtl/>
        </w:rPr>
        <w:t xml:space="preserve"> </w:t>
      </w:r>
      <w:r w:rsidR="002643C8" w:rsidRPr="00DE6131">
        <w:rPr>
          <w:rFonts w:hint="cs"/>
          <w:rtl/>
        </w:rPr>
        <w:t>حتى القيود التي تفرضها مبادئ ال</w:t>
      </w:r>
      <w:r>
        <w:rPr>
          <w:rFonts w:hint="cs"/>
          <w:rtl/>
        </w:rPr>
        <w:t>إ</w:t>
      </w:r>
      <w:r w:rsidR="002643C8" w:rsidRPr="00DE6131">
        <w:rPr>
          <w:rFonts w:hint="cs"/>
          <w:rtl/>
        </w:rPr>
        <w:t xml:space="preserve">ستثمار في المرفق من خلال </w:t>
      </w:r>
      <w:r w:rsidR="00892315">
        <w:rPr>
          <w:rFonts w:hint="cs"/>
          <w:rtl/>
        </w:rPr>
        <w:t xml:space="preserve">القيود </w:t>
      </w:r>
      <w:r w:rsidR="002643C8" w:rsidRPr="00DE6131">
        <w:rPr>
          <w:rFonts w:hint="cs"/>
          <w:rtl/>
        </w:rPr>
        <w:t>التي تفرضها حركة ال</w:t>
      </w:r>
      <w:r w:rsidR="00892315">
        <w:rPr>
          <w:rFonts w:hint="cs"/>
          <w:rtl/>
        </w:rPr>
        <w:t>إ</w:t>
      </w:r>
      <w:r w:rsidR="002643C8" w:rsidRPr="00DE6131">
        <w:rPr>
          <w:rFonts w:hint="cs"/>
          <w:rtl/>
        </w:rPr>
        <w:t>قتصاد وحر</w:t>
      </w:r>
      <w:r w:rsidR="00892315">
        <w:rPr>
          <w:rFonts w:hint="cs"/>
          <w:rtl/>
        </w:rPr>
        <w:t>ية المنافسة وغيرها من الضوابط وإ</w:t>
      </w:r>
      <w:r w:rsidR="002643C8" w:rsidRPr="00DE6131">
        <w:rPr>
          <w:rFonts w:hint="cs"/>
          <w:rtl/>
        </w:rPr>
        <w:t xml:space="preserve">نما تمتد العوامل المؤثرة في عقد التفويض الى المناخ العام الذي يتم فيه تحقيق المرفق العام لاسيما ضرورة مواكبة المنظومة </w:t>
      </w:r>
      <w:r w:rsidR="00FE5324" w:rsidRPr="00DE6131">
        <w:rPr>
          <w:rFonts w:hint="cs"/>
          <w:rtl/>
        </w:rPr>
        <w:t>القانوني</w:t>
      </w:r>
      <w:r w:rsidR="00FE5324" w:rsidRPr="00DE6131">
        <w:rPr>
          <w:rtl/>
        </w:rPr>
        <w:t>ة</w:t>
      </w:r>
      <w:r w:rsidR="002643C8" w:rsidRPr="00DE6131">
        <w:rPr>
          <w:rFonts w:hint="cs"/>
          <w:rtl/>
        </w:rPr>
        <w:t xml:space="preserve"> بكل مكوناتها لهذا الأسلوب من التسيير</w:t>
      </w:r>
      <w:r w:rsidR="00892315">
        <w:rPr>
          <w:rFonts w:hint="cs"/>
          <w:rtl/>
        </w:rPr>
        <w:t>،</w:t>
      </w:r>
      <w:r w:rsidR="002643C8" w:rsidRPr="00DE6131">
        <w:rPr>
          <w:rFonts w:hint="cs"/>
          <w:rtl/>
        </w:rPr>
        <w:t xml:space="preserve"> بالإضافة الى ضرورة تكييف الفكر </w:t>
      </w:r>
      <w:r w:rsidR="00FE5324" w:rsidRPr="00DE6131">
        <w:rPr>
          <w:rFonts w:hint="cs"/>
          <w:rtl/>
        </w:rPr>
        <w:t>ا</w:t>
      </w:r>
      <w:r w:rsidR="00892315">
        <w:rPr>
          <w:rFonts w:hint="cs"/>
          <w:rtl/>
        </w:rPr>
        <w:t>لإ</w:t>
      </w:r>
      <w:r w:rsidR="00FE5324" w:rsidRPr="00DE6131">
        <w:rPr>
          <w:rFonts w:hint="cs"/>
          <w:rtl/>
        </w:rPr>
        <w:t>قتصادي</w:t>
      </w:r>
      <w:r w:rsidR="002643C8" w:rsidRPr="00DE6131">
        <w:rPr>
          <w:rFonts w:hint="cs"/>
          <w:rtl/>
        </w:rPr>
        <w:t xml:space="preserve"> السائد داخل المجتمع مع التقنية </w:t>
      </w:r>
      <w:r w:rsidR="00892315">
        <w:rPr>
          <w:rFonts w:hint="cs"/>
          <w:rtl/>
        </w:rPr>
        <w:t>التي تتطلب انتهاج سياسة إ</w:t>
      </w:r>
      <w:r w:rsidR="001C4FF6">
        <w:rPr>
          <w:rFonts w:hint="cs"/>
          <w:rtl/>
        </w:rPr>
        <w:t>قتصادية</w:t>
      </w:r>
      <w:r w:rsidR="002643C8" w:rsidRPr="00DE6131">
        <w:rPr>
          <w:rFonts w:hint="cs"/>
          <w:rtl/>
        </w:rPr>
        <w:t xml:space="preserve"> منفتحة على التحولات الاقتصادية الدولية بص</w:t>
      </w:r>
      <w:r w:rsidR="001C4FF6">
        <w:rPr>
          <w:rFonts w:hint="cs"/>
          <w:rtl/>
        </w:rPr>
        <w:t>فة خاصة</w:t>
      </w:r>
      <w:r w:rsidR="002643C8" w:rsidRPr="00DE6131">
        <w:rPr>
          <w:rFonts w:hint="cs"/>
          <w:rtl/>
        </w:rPr>
        <w:t>.</w:t>
      </w:r>
    </w:p>
    <w:p w14:paraId="034807B2" w14:textId="77777777" w:rsidR="002B49A1" w:rsidRPr="00DE6131" w:rsidRDefault="00F80F55" w:rsidP="00DC6D1B">
      <w:pPr>
        <w:ind w:firstLine="0"/>
        <w:outlineLvl w:val="3"/>
        <w:rPr>
          <w:b/>
          <w:bCs/>
          <w:color w:val="000000" w:themeColor="text1"/>
          <w:sz w:val="32"/>
          <w:szCs w:val="32"/>
          <w:rtl/>
        </w:rPr>
      </w:pPr>
      <w:bookmarkStart w:id="280" w:name="_Toc165664668"/>
      <w:bookmarkStart w:id="281" w:name="_Toc165665168"/>
      <w:bookmarkStart w:id="282" w:name="_Toc168134109"/>
      <w:r w:rsidRPr="00DE6131">
        <w:rPr>
          <w:rFonts w:hint="cs"/>
          <w:b/>
          <w:bCs/>
          <w:color w:val="000000" w:themeColor="text1"/>
          <w:sz w:val="32"/>
          <w:szCs w:val="32"/>
          <w:rtl/>
        </w:rPr>
        <w:t>المطلب الأول: ا</w:t>
      </w:r>
      <w:r w:rsidR="00BB625A" w:rsidRPr="00DE6131">
        <w:rPr>
          <w:rFonts w:hint="cs"/>
          <w:b/>
          <w:bCs/>
          <w:color w:val="000000" w:themeColor="text1"/>
          <w:sz w:val="32"/>
          <w:szCs w:val="32"/>
          <w:rtl/>
        </w:rPr>
        <w:t xml:space="preserve">رتباط </w:t>
      </w:r>
      <w:r w:rsidRPr="00DE6131">
        <w:rPr>
          <w:rFonts w:hint="cs"/>
          <w:b/>
          <w:bCs/>
          <w:color w:val="000000" w:themeColor="text1"/>
          <w:sz w:val="32"/>
          <w:szCs w:val="32"/>
          <w:rtl/>
        </w:rPr>
        <w:t xml:space="preserve">تقنية التفويض </w:t>
      </w:r>
      <w:r w:rsidR="00516FD4" w:rsidRPr="00DE6131">
        <w:rPr>
          <w:rFonts w:hint="cs"/>
          <w:b/>
          <w:bCs/>
          <w:color w:val="000000" w:themeColor="text1"/>
          <w:sz w:val="32"/>
          <w:szCs w:val="32"/>
          <w:rtl/>
        </w:rPr>
        <w:t>بالمناخ العام</w:t>
      </w:r>
      <w:r w:rsidRPr="00DE6131">
        <w:rPr>
          <w:rFonts w:hint="cs"/>
          <w:b/>
          <w:bCs/>
          <w:color w:val="000000" w:themeColor="text1"/>
          <w:sz w:val="32"/>
          <w:szCs w:val="32"/>
          <w:rtl/>
        </w:rPr>
        <w:t xml:space="preserve"> للاستثمار</w:t>
      </w:r>
      <w:bookmarkEnd w:id="280"/>
      <w:bookmarkEnd w:id="281"/>
      <w:bookmarkEnd w:id="282"/>
    </w:p>
    <w:p w14:paraId="560AFFA6" w14:textId="705F7B89" w:rsidR="00AC30CD" w:rsidRPr="00DE6131" w:rsidRDefault="00150FD1" w:rsidP="00D74548">
      <w:pPr>
        <w:rPr>
          <w:rtl/>
        </w:rPr>
      </w:pPr>
      <w:r>
        <w:rPr>
          <w:rFonts w:hint="cs"/>
          <w:rtl/>
        </w:rPr>
        <w:t>إ</w:t>
      </w:r>
      <w:r w:rsidR="002B49A1" w:rsidRPr="00DE6131">
        <w:rPr>
          <w:rFonts w:hint="cs"/>
          <w:rtl/>
        </w:rPr>
        <w:t xml:space="preserve">ن </w:t>
      </w:r>
      <w:r w:rsidR="00F7356A" w:rsidRPr="00DE6131">
        <w:rPr>
          <w:rFonts w:hint="cs"/>
          <w:rtl/>
        </w:rPr>
        <w:t xml:space="preserve">التطرق </w:t>
      </w:r>
      <w:r w:rsidR="00FE5324" w:rsidRPr="00DE6131">
        <w:rPr>
          <w:rFonts w:hint="cs"/>
          <w:rtl/>
        </w:rPr>
        <w:t>لإدارة</w:t>
      </w:r>
      <w:r w:rsidR="00F7356A" w:rsidRPr="00DE6131">
        <w:rPr>
          <w:rFonts w:hint="cs"/>
          <w:rtl/>
        </w:rPr>
        <w:t xml:space="preserve"> واستثمار المرافق العام </w:t>
      </w:r>
      <w:r w:rsidR="002B49A1" w:rsidRPr="00DE6131">
        <w:rPr>
          <w:rFonts w:hint="cs"/>
          <w:rtl/>
        </w:rPr>
        <w:t xml:space="preserve">عن </w:t>
      </w:r>
      <w:r>
        <w:rPr>
          <w:rFonts w:hint="cs"/>
          <w:rtl/>
        </w:rPr>
        <w:t>طريق آ</w:t>
      </w:r>
      <w:r w:rsidR="00F7356A" w:rsidRPr="00DE6131">
        <w:rPr>
          <w:rFonts w:hint="cs"/>
          <w:rtl/>
        </w:rPr>
        <w:t>لية التفويض</w:t>
      </w:r>
      <w:r w:rsidR="002B49A1" w:rsidRPr="00DE6131">
        <w:rPr>
          <w:rFonts w:hint="cs"/>
          <w:rtl/>
        </w:rPr>
        <w:t xml:space="preserve"> يعني</w:t>
      </w:r>
      <w:r w:rsidR="00F7356A" w:rsidRPr="00DE6131">
        <w:rPr>
          <w:rFonts w:hint="cs"/>
          <w:rtl/>
        </w:rPr>
        <w:t xml:space="preserve"> بالضرو</w:t>
      </w:r>
      <w:r>
        <w:rPr>
          <w:rFonts w:hint="cs"/>
          <w:rtl/>
        </w:rPr>
        <w:t>رة الحديث عن</w:t>
      </w:r>
      <w:r w:rsidR="00F7356A" w:rsidRPr="00DE6131">
        <w:rPr>
          <w:rFonts w:hint="cs"/>
          <w:rtl/>
        </w:rPr>
        <w:t xml:space="preserve">عملية استثمارية تهدف الى إعادة </w:t>
      </w:r>
      <w:r w:rsidR="00FE5324" w:rsidRPr="00DE6131">
        <w:rPr>
          <w:rFonts w:hint="cs"/>
          <w:rtl/>
        </w:rPr>
        <w:t>تأهيل</w:t>
      </w:r>
      <w:r w:rsidR="00F7356A" w:rsidRPr="00DE6131">
        <w:rPr>
          <w:rFonts w:hint="cs"/>
          <w:rtl/>
        </w:rPr>
        <w:t xml:space="preserve"> المرافق العامة التي ظلت حكرا على التسيير المباشر لفترة زمنية طويلة وتمي</w:t>
      </w:r>
      <w:r>
        <w:rPr>
          <w:rFonts w:hint="cs"/>
          <w:rtl/>
        </w:rPr>
        <w:t>زت ببروز نقائص كبيرة في التسيير، إ</w:t>
      </w:r>
      <w:r w:rsidR="00F7356A" w:rsidRPr="00DE6131">
        <w:rPr>
          <w:rFonts w:hint="cs"/>
          <w:rtl/>
        </w:rPr>
        <w:t>لا</w:t>
      </w:r>
      <w:r>
        <w:rPr>
          <w:rFonts w:hint="cs"/>
          <w:rtl/>
        </w:rPr>
        <w:t xml:space="preserve"> أ</w:t>
      </w:r>
      <w:r w:rsidR="002D06FF">
        <w:rPr>
          <w:rFonts w:hint="cs"/>
          <w:rtl/>
        </w:rPr>
        <w:t>ن</w:t>
      </w:r>
      <w:r w:rsidR="00F7356A" w:rsidRPr="00DE6131">
        <w:rPr>
          <w:rFonts w:hint="cs"/>
          <w:rtl/>
        </w:rPr>
        <w:t xml:space="preserve"> إعادة بعث هذه المرافق العامة من خلال</w:t>
      </w:r>
      <w:r w:rsidR="002D06FF">
        <w:rPr>
          <w:rFonts w:hint="cs"/>
          <w:rtl/>
        </w:rPr>
        <w:t xml:space="preserve"> بعث استثمار حقيقي فيها يضمن الإ</w:t>
      </w:r>
      <w:r w:rsidR="00F7356A" w:rsidRPr="00DE6131">
        <w:rPr>
          <w:rFonts w:hint="cs"/>
          <w:rtl/>
        </w:rPr>
        <w:t>رتقاء بالخدمات العمومية الى معايير الجودة التي تفرضها قواعد ال</w:t>
      </w:r>
      <w:r w:rsidR="00AC30CD" w:rsidRPr="00DE6131">
        <w:rPr>
          <w:rFonts w:hint="cs"/>
          <w:rtl/>
        </w:rPr>
        <w:t xml:space="preserve">اقتصاد الحر والمنافسة الحقيقية المبنية على التكلفة الحقيقية للخدمات العامة التي تقدمها المرافق العامة بعيدا عن كل </w:t>
      </w:r>
      <w:r w:rsidR="002D06FF">
        <w:rPr>
          <w:rFonts w:hint="cs"/>
          <w:rtl/>
        </w:rPr>
        <w:t>أ</w:t>
      </w:r>
      <w:r w:rsidR="00AC30CD" w:rsidRPr="00DE6131">
        <w:rPr>
          <w:rFonts w:hint="cs"/>
          <w:rtl/>
        </w:rPr>
        <w:t>شكال الت</w:t>
      </w:r>
      <w:r w:rsidR="00AD5BAA" w:rsidRPr="00DE6131">
        <w:rPr>
          <w:rFonts w:hint="cs"/>
          <w:rtl/>
        </w:rPr>
        <w:t>د</w:t>
      </w:r>
      <w:r w:rsidR="002D06FF">
        <w:rPr>
          <w:rFonts w:hint="cs"/>
          <w:rtl/>
        </w:rPr>
        <w:t>خل الإ</w:t>
      </w:r>
      <w:r w:rsidR="00AC30CD" w:rsidRPr="00DE6131">
        <w:rPr>
          <w:rFonts w:hint="cs"/>
          <w:rtl/>
        </w:rPr>
        <w:t>قتصادي للدولة في هذه المرافق العامة لا</w:t>
      </w:r>
      <w:r w:rsidR="00FE5324" w:rsidRPr="00DE6131">
        <w:rPr>
          <w:rFonts w:hint="cs"/>
          <w:rtl/>
        </w:rPr>
        <w:t xml:space="preserve"> </w:t>
      </w:r>
      <w:r w:rsidR="00AC30CD" w:rsidRPr="00DE6131">
        <w:rPr>
          <w:rFonts w:hint="cs"/>
          <w:rtl/>
        </w:rPr>
        <w:t>من حيث التمويل ولا</w:t>
      </w:r>
      <w:r w:rsidR="00FE5324" w:rsidRPr="00DE6131">
        <w:rPr>
          <w:rFonts w:hint="cs"/>
          <w:rtl/>
        </w:rPr>
        <w:t xml:space="preserve"> </w:t>
      </w:r>
      <w:r w:rsidR="00AC30CD" w:rsidRPr="00DE6131">
        <w:rPr>
          <w:rFonts w:hint="cs"/>
          <w:rtl/>
        </w:rPr>
        <w:t>من حيث سياسة الدعم التي تختفي من جرائها الكلفة الحقيقية للخدمة وتؤثر على قواعد المنافسة وعلى جودة الخدمة العمومية.</w:t>
      </w:r>
    </w:p>
    <w:p w14:paraId="7E9D46AA" w14:textId="0BF5D0FF" w:rsidR="00AC32D0" w:rsidRPr="00DE6131" w:rsidRDefault="00AD5BAA" w:rsidP="00D74548">
      <w:pPr>
        <w:rPr>
          <w:rtl/>
        </w:rPr>
      </w:pPr>
      <w:r w:rsidRPr="00DE6131">
        <w:rPr>
          <w:rFonts w:hint="cs"/>
          <w:rtl/>
        </w:rPr>
        <w:t xml:space="preserve">فبعث الاستثمار بشكل عام </w:t>
      </w:r>
      <w:r w:rsidR="002B49A1" w:rsidRPr="00DE6131">
        <w:rPr>
          <w:rFonts w:hint="cs"/>
          <w:rtl/>
        </w:rPr>
        <w:t xml:space="preserve"> </w:t>
      </w:r>
      <w:r w:rsidRPr="00DE6131">
        <w:rPr>
          <w:rFonts w:hint="cs"/>
          <w:rtl/>
        </w:rPr>
        <w:t xml:space="preserve">في جميع المجتمعات وبالأخص </w:t>
      </w:r>
      <w:r w:rsidR="002D06FF">
        <w:rPr>
          <w:rFonts w:hint="cs"/>
          <w:rtl/>
        </w:rPr>
        <w:t>في الدول النامية منها بات أكثر إ</w:t>
      </w:r>
      <w:r w:rsidRPr="00DE6131">
        <w:rPr>
          <w:rFonts w:hint="cs"/>
          <w:rtl/>
        </w:rPr>
        <w:t xml:space="preserve">لحاحا من أي وقت مضى </w:t>
      </w:r>
      <w:r w:rsidR="002D06FF">
        <w:rPr>
          <w:rFonts w:hint="cs"/>
          <w:rtl/>
        </w:rPr>
        <w:t>والأ</w:t>
      </w:r>
      <w:r w:rsidRPr="00DE6131">
        <w:rPr>
          <w:rFonts w:hint="cs"/>
          <w:rtl/>
        </w:rPr>
        <w:t xml:space="preserve">هداف الخاصة </w:t>
      </w:r>
      <w:r w:rsidR="00FE5324" w:rsidRPr="00DE6131">
        <w:rPr>
          <w:rFonts w:hint="cs"/>
          <w:rtl/>
        </w:rPr>
        <w:t>للمستثمر خاص</w:t>
      </w:r>
      <w:r w:rsidR="00FE5324" w:rsidRPr="00DE6131">
        <w:rPr>
          <w:rtl/>
        </w:rPr>
        <w:t>ة</w:t>
      </w:r>
      <w:r w:rsidRPr="00DE6131">
        <w:rPr>
          <w:rFonts w:hint="cs"/>
          <w:rtl/>
        </w:rPr>
        <w:t xml:space="preserve"> في مجال المرافق العامة أصبحت جزء </w:t>
      </w:r>
      <w:r w:rsidR="00FE5324" w:rsidRPr="00DE6131">
        <w:rPr>
          <w:rFonts w:hint="cs"/>
          <w:rtl/>
        </w:rPr>
        <w:t>لا يتجز</w:t>
      </w:r>
      <w:r w:rsidR="00FE5324" w:rsidRPr="00DE6131">
        <w:rPr>
          <w:rtl/>
        </w:rPr>
        <w:t>أ</w:t>
      </w:r>
      <w:r w:rsidRPr="00DE6131">
        <w:rPr>
          <w:rFonts w:hint="cs"/>
          <w:rtl/>
        </w:rPr>
        <w:t xml:space="preserve"> من مقتضيات المصلحة العامة</w:t>
      </w:r>
      <w:r w:rsidR="00EF3B56" w:rsidRPr="00DE6131">
        <w:rPr>
          <w:rFonts w:hint="cs"/>
          <w:rtl/>
        </w:rPr>
        <w:t>، فنجاح العملية ال</w:t>
      </w:r>
      <w:r w:rsidR="002D06FF">
        <w:rPr>
          <w:rFonts w:hint="cs"/>
          <w:rtl/>
        </w:rPr>
        <w:t>إ</w:t>
      </w:r>
      <w:r w:rsidR="00EF3B56" w:rsidRPr="00DE6131">
        <w:rPr>
          <w:rFonts w:hint="cs"/>
          <w:rtl/>
        </w:rPr>
        <w:t>ستثمارية ككل في حقل المرافق العامة من شأنه أن يضمن</w:t>
      </w:r>
      <w:r w:rsidR="002B49A1" w:rsidRPr="00DE6131">
        <w:rPr>
          <w:rFonts w:hint="cs"/>
          <w:rtl/>
        </w:rPr>
        <w:t xml:space="preserve"> التحقيق الأفضل والامثل للمر</w:t>
      </w:r>
      <w:r w:rsidR="00EF3B56" w:rsidRPr="00DE6131">
        <w:rPr>
          <w:rFonts w:hint="cs"/>
          <w:rtl/>
        </w:rPr>
        <w:t>ا</w:t>
      </w:r>
      <w:r w:rsidR="002B49A1" w:rsidRPr="00DE6131">
        <w:rPr>
          <w:rFonts w:hint="cs"/>
          <w:rtl/>
        </w:rPr>
        <w:t>فق العام</w:t>
      </w:r>
      <w:r w:rsidR="00EF3B56" w:rsidRPr="00DE6131">
        <w:rPr>
          <w:rFonts w:hint="cs"/>
          <w:rtl/>
        </w:rPr>
        <w:t>ة التي تعتبر من أبرز المحاور التي تشكل مرك</w:t>
      </w:r>
      <w:r w:rsidR="0011663E">
        <w:rPr>
          <w:rFonts w:hint="cs"/>
          <w:rtl/>
        </w:rPr>
        <w:t>ز إ</w:t>
      </w:r>
      <w:r w:rsidR="00EF3B56" w:rsidRPr="00DE6131">
        <w:rPr>
          <w:rFonts w:hint="cs"/>
          <w:rtl/>
        </w:rPr>
        <w:t xml:space="preserve">هتمامات كل المجتمعات نظرا لارتباطها الوطيد بالحاجات الأساسية والضرورية اللازمة </w:t>
      </w:r>
      <w:r w:rsidR="00FE5324" w:rsidRPr="00DE6131">
        <w:rPr>
          <w:rFonts w:hint="cs"/>
          <w:rtl/>
        </w:rPr>
        <w:t>لأفراد</w:t>
      </w:r>
      <w:r w:rsidR="0011663E">
        <w:rPr>
          <w:rFonts w:hint="cs"/>
          <w:rtl/>
        </w:rPr>
        <w:t xml:space="preserve"> المجتمع</w:t>
      </w:r>
      <w:r w:rsidR="00EF3B56" w:rsidRPr="00DE6131">
        <w:rPr>
          <w:rFonts w:hint="cs"/>
          <w:rtl/>
        </w:rPr>
        <w:t xml:space="preserve">، وتتمتع </w:t>
      </w:r>
      <w:r w:rsidR="0011663E">
        <w:rPr>
          <w:rFonts w:hint="cs"/>
          <w:rtl/>
        </w:rPr>
        <w:t xml:space="preserve"> للسلطة العامة </w:t>
      </w:r>
      <w:r w:rsidR="00EF3B56" w:rsidRPr="00DE6131">
        <w:rPr>
          <w:rFonts w:hint="cs"/>
          <w:rtl/>
        </w:rPr>
        <w:t xml:space="preserve">في هذا الصدد بسلطات وصلاحيات من شأنها أن تيسر سبل إدارة </w:t>
      </w:r>
      <w:r w:rsidR="00FE5324" w:rsidRPr="00DE6131">
        <w:rPr>
          <w:rFonts w:hint="cs"/>
          <w:rtl/>
        </w:rPr>
        <w:t>هذ</w:t>
      </w:r>
      <w:r w:rsidR="0011663E">
        <w:rPr>
          <w:rFonts w:hint="cs"/>
          <w:rtl/>
        </w:rPr>
        <w:t>ه</w:t>
      </w:r>
      <w:r w:rsidR="00FE5324" w:rsidRPr="00DE6131">
        <w:rPr>
          <w:rFonts w:hint="cs"/>
          <w:rtl/>
        </w:rPr>
        <w:t xml:space="preserve"> المراف</w:t>
      </w:r>
      <w:r w:rsidR="00FE5324" w:rsidRPr="00DE6131">
        <w:rPr>
          <w:rtl/>
        </w:rPr>
        <w:t>ق</w:t>
      </w:r>
      <w:r w:rsidR="00EF3B56" w:rsidRPr="00DE6131">
        <w:rPr>
          <w:rFonts w:hint="cs"/>
          <w:rtl/>
        </w:rPr>
        <w:t xml:space="preserve"> العامة </w:t>
      </w:r>
      <w:r w:rsidR="00873357">
        <w:rPr>
          <w:rFonts w:hint="cs"/>
          <w:rtl/>
        </w:rPr>
        <w:t>وتنشيط العملية الاستثمارية فيها</w:t>
      </w:r>
      <w:r w:rsidR="00EF3B56" w:rsidRPr="00DE6131">
        <w:rPr>
          <w:rFonts w:hint="cs"/>
          <w:rtl/>
        </w:rPr>
        <w:t xml:space="preserve">، سواء على مستوى توفير الضمانات اللازمة التي تكفل حماية عقود </w:t>
      </w:r>
      <w:r w:rsidR="00873357">
        <w:rPr>
          <w:rFonts w:hint="cs"/>
          <w:rtl/>
        </w:rPr>
        <w:t xml:space="preserve">التفويض </w:t>
      </w:r>
      <w:r w:rsidR="00EF3B56" w:rsidRPr="00DE6131">
        <w:rPr>
          <w:rFonts w:hint="cs"/>
          <w:rtl/>
        </w:rPr>
        <w:t>من ال</w:t>
      </w:r>
      <w:r w:rsidR="00873357">
        <w:rPr>
          <w:rFonts w:hint="cs"/>
          <w:rtl/>
        </w:rPr>
        <w:t>إ</w:t>
      </w:r>
      <w:r w:rsidR="00EF3B56" w:rsidRPr="00DE6131">
        <w:rPr>
          <w:rFonts w:hint="cs"/>
          <w:rtl/>
        </w:rPr>
        <w:t xml:space="preserve">نحراف </w:t>
      </w:r>
      <w:r w:rsidR="00873357">
        <w:rPr>
          <w:rFonts w:hint="cs"/>
          <w:rtl/>
        </w:rPr>
        <w:t xml:space="preserve">عن أهدافها </w:t>
      </w:r>
      <w:r w:rsidR="004F7972">
        <w:rPr>
          <w:rFonts w:hint="cs"/>
          <w:rtl/>
        </w:rPr>
        <w:t xml:space="preserve">ومن مختلف </w:t>
      </w:r>
      <w:r w:rsidR="00EF3B56" w:rsidRPr="00DE6131">
        <w:rPr>
          <w:rFonts w:hint="cs"/>
          <w:rtl/>
        </w:rPr>
        <w:t xml:space="preserve">مظاهر الفساد أو على مستوى توفير </w:t>
      </w:r>
      <w:r w:rsidR="00FE5324" w:rsidRPr="00DE6131">
        <w:rPr>
          <w:rFonts w:hint="cs"/>
          <w:rtl/>
        </w:rPr>
        <w:t>البيئة</w:t>
      </w:r>
      <w:r w:rsidR="00EF3B56" w:rsidRPr="00DE6131">
        <w:rPr>
          <w:rFonts w:hint="cs"/>
          <w:rtl/>
        </w:rPr>
        <w:t xml:space="preserve"> المناسبة التي يستطيع أن ينمو فيها عقد التفويض نموا سليما ويؤدي الغرض </w:t>
      </w:r>
      <w:r w:rsidR="00AC32D0" w:rsidRPr="00DE6131">
        <w:rPr>
          <w:rFonts w:hint="cs"/>
          <w:rtl/>
        </w:rPr>
        <w:t>منه في تفعيل المرفق العام موضوع التفويض</w:t>
      </w:r>
      <w:r w:rsidR="004F7972">
        <w:rPr>
          <w:rFonts w:hint="cs"/>
          <w:rtl/>
        </w:rPr>
        <w:t>،</w:t>
      </w:r>
      <w:r w:rsidR="00AC32D0" w:rsidRPr="00DE6131">
        <w:rPr>
          <w:rFonts w:hint="cs"/>
          <w:rtl/>
        </w:rPr>
        <w:t xml:space="preserve"> من خلال ضمان ديمومته في </w:t>
      </w:r>
      <w:r w:rsidR="00FE5324" w:rsidRPr="00DE6131">
        <w:rPr>
          <w:rFonts w:hint="cs"/>
          <w:rtl/>
        </w:rPr>
        <w:t>تأدية</w:t>
      </w:r>
      <w:r w:rsidR="00AC32D0" w:rsidRPr="00DE6131">
        <w:rPr>
          <w:rFonts w:hint="cs"/>
          <w:rtl/>
        </w:rPr>
        <w:t xml:space="preserve"> الخدمات المنوطة به والسعي الى </w:t>
      </w:r>
      <w:r w:rsidR="00AC32D0" w:rsidRPr="00DE6131">
        <w:rPr>
          <w:rFonts w:hint="cs"/>
          <w:rtl/>
        </w:rPr>
        <w:lastRenderedPageBreak/>
        <w:t>تحقيق مردودية اقتصادية تحميه من أ</w:t>
      </w:r>
      <w:r w:rsidR="004F7972">
        <w:rPr>
          <w:rFonts w:hint="cs"/>
          <w:rtl/>
        </w:rPr>
        <w:t>شكال المنافسة وتضمن تكيفه المست</w:t>
      </w:r>
      <w:r w:rsidR="00FE5324" w:rsidRPr="00DE6131">
        <w:rPr>
          <w:rFonts w:hint="cs"/>
          <w:rtl/>
        </w:rPr>
        <w:t>م</w:t>
      </w:r>
      <w:r w:rsidR="00AC32D0" w:rsidRPr="00DE6131">
        <w:rPr>
          <w:rFonts w:hint="cs"/>
          <w:rtl/>
        </w:rPr>
        <w:t>ر مع جميع الظرف المحيطة به .</w:t>
      </w:r>
    </w:p>
    <w:p w14:paraId="6DCC4D74" w14:textId="184A1818" w:rsidR="00B610A0" w:rsidRPr="00DE6131" w:rsidRDefault="00AC32D0" w:rsidP="00D74548">
      <w:pPr>
        <w:rPr>
          <w:rtl/>
        </w:rPr>
      </w:pPr>
      <w:r w:rsidRPr="00DE6131">
        <w:rPr>
          <w:rFonts w:hint="cs"/>
          <w:rtl/>
        </w:rPr>
        <w:t xml:space="preserve">لذلك </w:t>
      </w:r>
      <w:r w:rsidR="00FE5324" w:rsidRPr="00DE6131">
        <w:rPr>
          <w:rFonts w:hint="cs"/>
          <w:rtl/>
        </w:rPr>
        <w:t>لا يكف</w:t>
      </w:r>
      <w:r w:rsidR="00FE5324" w:rsidRPr="00DE6131">
        <w:rPr>
          <w:rtl/>
        </w:rPr>
        <w:t>ي</w:t>
      </w:r>
      <w:r w:rsidR="004F7972">
        <w:rPr>
          <w:rFonts w:hint="cs"/>
          <w:rtl/>
        </w:rPr>
        <w:t xml:space="preserve"> النص على آ</w:t>
      </w:r>
      <w:r w:rsidRPr="00DE6131">
        <w:rPr>
          <w:rFonts w:hint="cs"/>
          <w:rtl/>
        </w:rPr>
        <w:t>لية التفويض من خلال</w:t>
      </w:r>
      <w:r w:rsidR="004F7972">
        <w:rPr>
          <w:rFonts w:hint="cs"/>
          <w:rtl/>
        </w:rPr>
        <w:t xml:space="preserve"> نصوص قانونية في قطاعات مختلفة أو توحيد هذه النصوص في إ</w:t>
      </w:r>
      <w:r w:rsidRPr="00DE6131">
        <w:rPr>
          <w:rFonts w:hint="cs"/>
          <w:rtl/>
        </w:rPr>
        <w:t>طار قانوني مو</w:t>
      </w:r>
      <w:r w:rsidR="00D027F0" w:rsidRPr="00DE6131">
        <w:rPr>
          <w:rFonts w:hint="cs"/>
          <w:rtl/>
        </w:rPr>
        <w:t>ح</w:t>
      </w:r>
      <w:r w:rsidRPr="00DE6131">
        <w:rPr>
          <w:rFonts w:hint="cs"/>
          <w:rtl/>
        </w:rPr>
        <w:t xml:space="preserve">د كما فعلت جل التشريعات المقارنة ومنها المشرع الجزائري من خلال احكام المرسوم التنفيذي </w:t>
      </w:r>
      <w:r w:rsidRPr="001568C9">
        <w:rPr>
          <w:rFonts w:hint="cs"/>
          <w:sz w:val="26"/>
          <w:szCs w:val="26"/>
          <w:rtl/>
        </w:rPr>
        <w:t xml:space="preserve">18/199 </w:t>
      </w:r>
      <w:r w:rsidRPr="00DE6131">
        <w:rPr>
          <w:rFonts w:hint="cs"/>
          <w:rtl/>
        </w:rPr>
        <w:t>المتعلق بتفويض المرفق العام المحلي ، بل لابد من تظافر كل المنظ</w:t>
      </w:r>
      <w:r w:rsidR="001568C9">
        <w:rPr>
          <w:rFonts w:hint="cs"/>
          <w:rtl/>
        </w:rPr>
        <w:t>ومة القانونية بكل مستوياتها من أ</w:t>
      </w:r>
      <w:r w:rsidRPr="00DE6131">
        <w:rPr>
          <w:rFonts w:hint="cs"/>
          <w:rtl/>
        </w:rPr>
        <w:t xml:space="preserve">جل خلق </w:t>
      </w:r>
      <w:r w:rsidR="00FE5324" w:rsidRPr="00DE6131">
        <w:rPr>
          <w:rFonts w:hint="cs"/>
          <w:rtl/>
        </w:rPr>
        <w:t>البيئ</w:t>
      </w:r>
      <w:r w:rsidR="00FE5324" w:rsidRPr="00DE6131">
        <w:rPr>
          <w:rtl/>
        </w:rPr>
        <w:t>ة</w:t>
      </w:r>
      <w:r w:rsidRPr="00DE6131">
        <w:rPr>
          <w:rFonts w:hint="cs"/>
          <w:rtl/>
        </w:rPr>
        <w:t xml:space="preserve"> الملائمة</w:t>
      </w:r>
      <w:r w:rsidR="001568C9">
        <w:rPr>
          <w:rFonts w:hint="cs"/>
          <w:rtl/>
        </w:rPr>
        <w:t xml:space="preserve"> للاستثمار في المرفق العام ذلك أ</w:t>
      </w:r>
      <w:r w:rsidRPr="00DE6131">
        <w:rPr>
          <w:rFonts w:hint="cs"/>
          <w:rtl/>
        </w:rPr>
        <w:t>ن المستثمر في المرفق العام يتعامل مع محيط ك</w:t>
      </w:r>
      <w:r w:rsidR="001568C9">
        <w:rPr>
          <w:rFonts w:hint="cs"/>
          <w:rtl/>
        </w:rPr>
        <w:t>امل فيه العديد من العوامل التي أما أ</w:t>
      </w:r>
      <w:r w:rsidRPr="00DE6131">
        <w:rPr>
          <w:rFonts w:hint="cs"/>
          <w:rtl/>
        </w:rPr>
        <w:t>ن تساهم في تحفيزه وتوس</w:t>
      </w:r>
      <w:r w:rsidR="001568C9">
        <w:rPr>
          <w:rFonts w:hint="cs"/>
          <w:rtl/>
        </w:rPr>
        <w:t>يع استثماراته في المرفق العام وإ</w:t>
      </w:r>
      <w:r w:rsidRPr="00DE6131">
        <w:rPr>
          <w:rFonts w:hint="cs"/>
          <w:rtl/>
        </w:rPr>
        <w:t>ما تشكل له عوائ</w:t>
      </w:r>
      <w:r w:rsidR="00456FEB">
        <w:rPr>
          <w:rFonts w:hint="cs"/>
          <w:rtl/>
        </w:rPr>
        <w:t>ق تثنيه ع</w:t>
      </w:r>
      <w:r w:rsidRPr="00DE6131">
        <w:rPr>
          <w:rFonts w:hint="cs"/>
          <w:rtl/>
        </w:rPr>
        <w:t>ن مسعاه.</w:t>
      </w:r>
    </w:p>
    <w:p w14:paraId="213341FA" w14:textId="1F90AAD1" w:rsidR="000F467D" w:rsidRDefault="00E51ADE" w:rsidP="00D74548">
      <w:pPr>
        <w:rPr>
          <w:rtl/>
        </w:rPr>
      </w:pPr>
      <w:r w:rsidRPr="00D74548">
        <w:rPr>
          <w:rFonts w:hint="cs"/>
          <w:rtl/>
        </w:rPr>
        <w:t xml:space="preserve">فلابد للمستثمر من أن </w:t>
      </w:r>
      <w:r w:rsidR="002B49A1" w:rsidRPr="00D74548">
        <w:rPr>
          <w:rFonts w:hint="cs"/>
          <w:rtl/>
        </w:rPr>
        <w:t>يتمتع</w:t>
      </w:r>
      <w:r w:rsidRPr="00D74548">
        <w:rPr>
          <w:rFonts w:hint="cs"/>
          <w:rtl/>
        </w:rPr>
        <w:t xml:space="preserve"> بالضمانات الملائمة خاصة </w:t>
      </w:r>
      <w:r w:rsidR="006C122C" w:rsidRPr="00D74548">
        <w:rPr>
          <w:rFonts w:hint="cs"/>
          <w:rtl/>
        </w:rPr>
        <w:t>تلك</w:t>
      </w:r>
      <w:r w:rsidRPr="00D74548">
        <w:rPr>
          <w:rFonts w:hint="cs"/>
          <w:rtl/>
        </w:rPr>
        <w:t xml:space="preserve"> التي تحميه </w:t>
      </w:r>
      <w:r w:rsidR="006C122C" w:rsidRPr="00D74548">
        <w:rPr>
          <w:rFonts w:hint="cs"/>
          <w:rtl/>
        </w:rPr>
        <w:t>من</w:t>
      </w:r>
      <w:r w:rsidR="00456FEB" w:rsidRPr="00D74548">
        <w:rPr>
          <w:rFonts w:hint="cs"/>
          <w:rtl/>
        </w:rPr>
        <w:t xml:space="preserve"> الجانب القانوني من</w:t>
      </w:r>
      <w:r w:rsidR="00456FEB">
        <w:rPr>
          <w:rFonts w:hint="cs"/>
          <w:rtl/>
        </w:rPr>
        <w:t xml:space="preserve"> أ</w:t>
      </w:r>
      <w:r w:rsidRPr="00DE6131">
        <w:rPr>
          <w:rFonts w:hint="cs"/>
          <w:rtl/>
        </w:rPr>
        <w:t xml:space="preserve">جل حماية شرعية العقد واكتسابه </w:t>
      </w:r>
      <w:r w:rsidR="00FE5324" w:rsidRPr="00DE6131">
        <w:rPr>
          <w:rFonts w:hint="cs"/>
          <w:rtl/>
        </w:rPr>
        <w:t>للوسائل</w:t>
      </w:r>
      <w:r w:rsidRPr="00DE6131">
        <w:rPr>
          <w:rFonts w:hint="cs"/>
          <w:rtl/>
        </w:rPr>
        <w:t xml:space="preserve"> والقواعد القانونية الضرورية التي تحميه من أي منافسة تترتب عليها منازعات قضائية خاصة و</w:t>
      </w:r>
      <w:r w:rsidR="00456FEB">
        <w:rPr>
          <w:rFonts w:hint="cs"/>
          <w:rtl/>
        </w:rPr>
        <w:t>أ</w:t>
      </w:r>
      <w:r w:rsidRPr="00DE6131">
        <w:rPr>
          <w:rFonts w:hint="cs"/>
          <w:rtl/>
        </w:rPr>
        <w:t xml:space="preserve">ن المستثمر في المرافق العامة يواجه منافسة شديدة من القطاع الخاص </w:t>
      </w:r>
      <w:r w:rsidR="00FE5324" w:rsidRPr="00DE6131">
        <w:rPr>
          <w:rFonts w:hint="cs"/>
          <w:rtl/>
        </w:rPr>
        <w:t>لأنه</w:t>
      </w:r>
      <w:r w:rsidR="00456FEB">
        <w:rPr>
          <w:rFonts w:hint="cs"/>
          <w:rtl/>
        </w:rPr>
        <w:t xml:space="preserve"> في الغالب تكون</w:t>
      </w:r>
      <w:r w:rsidRPr="00DE6131">
        <w:rPr>
          <w:rFonts w:hint="cs"/>
          <w:rtl/>
        </w:rPr>
        <w:t xml:space="preserve"> النشاطات المرف</w:t>
      </w:r>
      <w:r w:rsidR="00383D9C">
        <w:rPr>
          <w:rFonts w:hint="cs"/>
          <w:rtl/>
        </w:rPr>
        <w:t>قية التي تكون موضوع التفويض مشابهة للنشاطات التي يزاولها أ</w:t>
      </w:r>
      <w:r w:rsidRPr="00DE6131">
        <w:rPr>
          <w:rFonts w:hint="cs"/>
          <w:rtl/>
        </w:rPr>
        <w:t>شخاص القانون الخاص</w:t>
      </w:r>
      <w:r w:rsidR="006D3FB8">
        <w:rPr>
          <w:rFonts w:hint="cs"/>
          <w:rtl/>
        </w:rPr>
        <w:t>.</w:t>
      </w:r>
    </w:p>
    <w:p w14:paraId="612F76BF" w14:textId="2C059F4D" w:rsidR="00B736CF" w:rsidRDefault="006D3FB8" w:rsidP="00D74548">
      <w:pPr>
        <w:rPr>
          <w:rtl/>
        </w:rPr>
      </w:pPr>
      <w:r>
        <w:rPr>
          <w:rFonts w:hint="cs"/>
          <w:rtl/>
        </w:rPr>
        <w:t xml:space="preserve">فالمرفق </w:t>
      </w:r>
      <w:r w:rsidR="003D64E7">
        <w:rPr>
          <w:rFonts w:hint="cs"/>
          <w:rtl/>
        </w:rPr>
        <w:t>العام المفوض يمارس في إطار زمني محدد وفي مكان جغرافي محدد وهو بذلك يتأثر بجميع المعطي</w:t>
      </w:r>
      <w:r w:rsidR="00862F9B">
        <w:rPr>
          <w:rFonts w:hint="cs"/>
          <w:rtl/>
        </w:rPr>
        <w:t>ات والمتغيرات وخاصة على نطاق الن</w:t>
      </w:r>
      <w:r w:rsidR="003D64E7">
        <w:rPr>
          <w:rFonts w:hint="cs"/>
          <w:rtl/>
        </w:rPr>
        <w:t xml:space="preserve">صوص التشريعية وتوجهات النظام الاقتصادي </w:t>
      </w:r>
      <w:r w:rsidR="00E84149">
        <w:rPr>
          <w:rFonts w:hint="cs"/>
          <w:rtl/>
        </w:rPr>
        <w:t>فكلما توفرت البيئة المناسبة اتسع نطاق عقد التفويض وترسخت أحكامه لدى الجهة المانحة والمتعا</w:t>
      </w:r>
      <w:r w:rsidR="00A42D34">
        <w:rPr>
          <w:rFonts w:hint="cs"/>
          <w:rtl/>
        </w:rPr>
        <w:t>قدين</w:t>
      </w:r>
      <w:r w:rsidR="00E84149">
        <w:rPr>
          <w:rFonts w:hint="cs"/>
          <w:rtl/>
        </w:rPr>
        <w:t xml:space="preserve"> معها </w:t>
      </w:r>
      <w:r w:rsidR="00A42D34">
        <w:rPr>
          <w:rFonts w:hint="cs"/>
          <w:rtl/>
        </w:rPr>
        <w:t xml:space="preserve">وكذا </w:t>
      </w:r>
      <w:r w:rsidR="008C6336">
        <w:rPr>
          <w:rFonts w:hint="cs"/>
          <w:rtl/>
        </w:rPr>
        <w:t xml:space="preserve">لدى مستعملي المرفق العام المفوض، فآلية التفويض ليست منعزلة عن المحيط العام وينطبق عليها </w:t>
      </w:r>
      <w:r w:rsidR="00862F9B">
        <w:rPr>
          <w:rFonts w:hint="cs"/>
          <w:rtl/>
        </w:rPr>
        <w:t>ما ينطب</w:t>
      </w:r>
      <w:r w:rsidR="00862F9B">
        <w:rPr>
          <w:rtl/>
        </w:rPr>
        <w:t>ق</w:t>
      </w:r>
      <w:r w:rsidR="008C6336">
        <w:rPr>
          <w:rFonts w:hint="cs"/>
          <w:rtl/>
        </w:rPr>
        <w:t xml:space="preserve"> على ال</w:t>
      </w:r>
      <w:r w:rsidR="00383D9C">
        <w:rPr>
          <w:rFonts w:hint="cs"/>
          <w:rtl/>
        </w:rPr>
        <w:t>إستثمارات الخاصة إ</w:t>
      </w:r>
      <w:r w:rsidR="008C6336">
        <w:rPr>
          <w:rFonts w:hint="cs"/>
          <w:rtl/>
        </w:rPr>
        <w:t xml:space="preserve">لا </w:t>
      </w:r>
      <w:r w:rsidR="00862F9B">
        <w:rPr>
          <w:rFonts w:hint="cs"/>
          <w:rtl/>
        </w:rPr>
        <w:t>ما تعل</w:t>
      </w:r>
      <w:r w:rsidR="00862F9B">
        <w:rPr>
          <w:rtl/>
        </w:rPr>
        <w:t>ق</w:t>
      </w:r>
      <w:r w:rsidR="008C6336">
        <w:rPr>
          <w:rFonts w:hint="cs"/>
          <w:rtl/>
        </w:rPr>
        <w:t xml:space="preserve"> بطبيعة وخصوصية عقد التفويض.</w:t>
      </w:r>
    </w:p>
    <w:p w14:paraId="4F9F7AFF" w14:textId="25C92FB1" w:rsidR="00A20EE1" w:rsidRPr="00DE6131" w:rsidRDefault="00516FD4" w:rsidP="00DC6D1B">
      <w:pPr>
        <w:ind w:firstLine="0"/>
        <w:outlineLvl w:val="4"/>
        <w:rPr>
          <w:b/>
          <w:bCs/>
          <w:color w:val="000000" w:themeColor="text1"/>
          <w:rtl/>
        </w:rPr>
      </w:pPr>
      <w:bookmarkStart w:id="283" w:name="_Toc165664669"/>
      <w:bookmarkStart w:id="284" w:name="_Toc165665169"/>
      <w:bookmarkStart w:id="285" w:name="_Toc168134110"/>
      <w:r w:rsidRPr="00DE6131">
        <w:rPr>
          <w:rFonts w:hint="cs"/>
          <w:b/>
          <w:bCs/>
          <w:color w:val="000000" w:themeColor="text1"/>
          <w:rtl/>
        </w:rPr>
        <w:t xml:space="preserve">الفرع الأول: </w:t>
      </w:r>
      <w:r w:rsidR="00F80F55" w:rsidRPr="00DE6131">
        <w:rPr>
          <w:rFonts w:hint="cs"/>
          <w:b/>
          <w:bCs/>
          <w:color w:val="000000" w:themeColor="text1"/>
          <w:rtl/>
        </w:rPr>
        <w:t xml:space="preserve">الارتباط </w:t>
      </w:r>
      <w:r w:rsidR="00FE5324" w:rsidRPr="00DE6131">
        <w:rPr>
          <w:rFonts w:hint="cs"/>
          <w:b/>
          <w:bCs/>
          <w:color w:val="000000" w:themeColor="text1"/>
          <w:rtl/>
        </w:rPr>
        <w:t>بالمنظوم</w:t>
      </w:r>
      <w:r w:rsidR="00FE5324" w:rsidRPr="00DE6131">
        <w:rPr>
          <w:b/>
          <w:bCs/>
          <w:color w:val="000000" w:themeColor="text1"/>
          <w:rtl/>
        </w:rPr>
        <w:t>ة</w:t>
      </w:r>
      <w:r w:rsidRPr="00DE6131">
        <w:rPr>
          <w:rFonts w:hint="cs"/>
          <w:b/>
          <w:bCs/>
          <w:color w:val="000000" w:themeColor="text1"/>
          <w:rtl/>
        </w:rPr>
        <w:t xml:space="preserve"> القانونية</w:t>
      </w:r>
      <w:bookmarkEnd w:id="283"/>
      <w:bookmarkEnd w:id="284"/>
      <w:bookmarkEnd w:id="285"/>
    </w:p>
    <w:p w14:paraId="0C4FA97D" w14:textId="39F4842C" w:rsidR="00BA453F" w:rsidRPr="00DE6131" w:rsidRDefault="00E51ADE" w:rsidP="00D74548">
      <w:pPr>
        <w:rPr>
          <w:rtl/>
          <w:lang w:val="fr-FR"/>
        </w:rPr>
      </w:pPr>
      <w:r w:rsidRPr="00DE6131">
        <w:rPr>
          <w:rFonts w:hint="cs"/>
          <w:rtl/>
        </w:rPr>
        <w:t xml:space="preserve">ان المشروعات العامة موضوع التسيير المفوض </w:t>
      </w:r>
      <w:r w:rsidR="00516FD4" w:rsidRPr="00DE6131">
        <w:rPr>
          <w:rFonts w:hint="cs"/>
          <w:rtl/>
        </w:rPr>
        <w:t xml:space="preserve">لن </w:t>
      </w:r>
      <w:r w:rsidRPr="00DE6131">
        <w:rPr>
          <w:rFonts w:hint="cs"/>
          <w:rtl/>
        </w:rPr>
        <w:t xml:space="preserve">ترسم طريقها </w:t>
      </w:r>
      <w:r w:rsidR="00BD48F8" w:rsidRPr="00DE6131">
        <w:rPr>
          <w:rFonts w:hint="cs"/>
          <w:rtl/>
        </w:rPr>
        <w:t>الى النجاح</w:t>
      </w:r>
      <w:r w:rsidR="00516FD4" w:rsidRPr="00DE6131">
        <w:rPr>
          <w:rFonts w:hint="cs"/>
          <w:rtl/>
        </w:rPr>
        <w:t xml:space="preserve"> </w:t>
      </w:r>
      <w:r w:rsidRPr="00DE6131">
        <w:rPr>
          <w:rFonts w:hint="cs"/>
          <w:rtl/>
        </w:rPr>
        <w:t>ما</w:t>
      </w:r>
      <w:r w:rsidR="00516FD4" w:rsidRPr="00DE6131">
        <w:rPr>
          <w:rFonts w:hint="cs"/>
          <w:rtl/>
        </w:rPr>
        <w:t xml:space="preserve"> لم </w:t>
      </w:r>
      <w:r w:rsidR="006C122C" w:rsidRPr="00DE6131">
        <w:rPr>
          <w:rFonts w:hint="cs"/>
          <w:rtl/>
        </w:rPr>
        <w:t>تتكاتف الجهود التي من خلالها توفر</w:t>
      </w:r>
      <w:r w:rsidR="00BD48F8" w:rsidRPr="00DE6131">
        <w:rPr>
          <w:rFonts w:hint="cs"/>
          <w:rtl/>
        </w:rPr>
        <w:t xml:space="preserve"> البيئة</w:t>
      </w:r>
      <w:r w:rsidRPr="00DE6131">
        <w:rPr>
          <w:rFonts w:hint="cs"/>
          <w:rtl/>
        </w:rPr>
        <w:t xml:space="preserve"> القانونية </w:t>
      </w:r>
      <w:r w:rsidR="004024FD" w:rsidRPr="00DE6131">
        <w:rPr>
          <w:rFonts w:hint="cs"/>
          <w:rtl/>
        </w:rPr>
        <w:t>المناسبة،</w:t>
      </w:r>
      <w:r w:rsidR="00516FD4" w:rsidRPr="00DE6131">
        <w:rPr>
          <w:rFonts w:hint="cs"/>
          <w:rtl/>
        </w:rPr>
        <w:t xml:space="preserve"> </w:t>
      </w:r>
      <w:r w:rsidR="00915B8D" w:rsidRPr="00DE6131">
        <w:rPr>
          <w:rFonts w:hint="cs"/>
          <w:rtl/>
        </w:rPr>
        <w:t xml:space="preserve">وتتكرس من خلال سن </w:t>
      </w:r>
      <w:r w:rsidR="004024FD" w:rsidRPr="00DE6131">
        <w:rPr>
          <w:rFonts w:hint="cs"/>
          <w:rtl/>
        </w:rPr>
        <w:t>قواعد قانونية</w:t>
      </w:r>
      <w:r w:rsidR="00516FD4" w:rsidRPr="00DE6131">
        <w:rPr>
          <w:rFonts w:hint="cs"/>
          <w:rtl/>
        </w:rPr>
        <w:t xml:space="preserve"> حديثة في الدولة المضيفة</w:t>
      </w:r>
      <w:r w:rsidR="00B61FB7" w:rsidRPr="00DE6131">
        <w:rPr>
          <w:rFonts w:hint="cs"/>
          <w:rtl/>
        </w:rPr>
        <w:t xml:space="preserve"> </w:t>
      </w:r>
      <w:r w:rsidR="00FE5324" w:rsidRPr="00DE6131">
        <w:rPr>
          <w:rFonts w:hint="cs"/>
          <w:rtl/>
        </w:rPr>
        <w:t>للاستثمارا</w:t>
      </w:r>
      <w:r w:rsidR="00FE5324" w:rsidRPr="00DE6131">
        <w:rPr>
          <w:rtl/>
        </w:rPr>
        <w:t>ت</w:t>
      </w:r>
      <w:r w:rsidR="00B61FB7" w:rsidRPr="00DE6131">
        <w:rPr>
          <w:rFonts w:hint="cs"/>
          <w:rtl/>
        </w:rPr>
        <w:t xml:space="preserve"> </w:t>
      </w:r>
      <w:r w:rsidR="00FE5324" w:rsidRPr="00DE6131">
        <w:rPr>
          <w:rFonts w:hint="cs"/>
          <w:rtl/>
        </w:rPr>
        <w:t>تتلاءم</w:t>
      </w:r>
      <w:r w:rsidR="00516FD4" w:rsidRPr="00DE6131">
        <w:rPr>
          <w:rFonts w:hint="cs"/>
          <w:rtl/>
        </w:rPr>
        <w:t xml:space="preserve"> </w:t>
      </w:r>
      <w:r w:rsidR="00B61FB7" w:rsidRPr="00DE6131">
        <w:rPr>
          <w:rFonts w:hint="cs"/>
          <w:rtl/>
        </w:rPr>
        <w:t>هذه ال</w:t>
      </w:r>
      <w:r w:rsidR="006B6145">
        <w:rPr>
          <w:rFonts w:hint="cs"/>
          <w:rtl/>
        </w:rPr>
        <w:t>أ</w:t>
      </w:r>
      <w:r w:rsidR="00B61FB7" w:rsidRPr="00DE6131">
        <w:rPr>
          <w:rFonts w:hint="cs"/>
          <w:rtl/>
        </w:rPr>
        <w:t xml:space="preserve">حكام القانونية مع </w:t>
      </w:r>
      <w:r w:rsidR="00516FD4" w:rsidRPr="00DE6131">
        <w:rPr>
          <w:rFonts w:hint="cs"/>
          <w:rtl/>
        </w:rPr>
        <w:t xml:space="preserve">طبيعة هذه المشروعات </w:t>
      </w:r>
      <w:r w:rsidR="00B61FB7" w:rsidRPr="00DE6131">
        <w:rPr>
          <w:rFonts w:hint="cs"/>
          <w:rtl/>
        </w:rPr>
        <w:t xml:space="preserve">التي يكون </w:t>
      </w:r>
      <w:r w:rsidR="006B6145">
        <w:rPr>
          <w:rFonts w:hint="cs"/>
          <w:rtl/>
        </w:rPr>
        <w:t>من شأ</w:t>
      </w:r>
      <w:r w:rsidR="00516FD4" w:rsidRPr="00DE6131">
        <w:rPr>
          <w:rFonts w:hint="cs"/>
          <w:rtl/>
        </w:rPr>
        <w:t xml:space="preserve">نها </w:t>
      </w:r>
      <w:r w:rsidR="00B61FB7" w:rsidRPr="00DE6131">
        <w:rPr>
          <w:rFonts w:hint="cs"/>
          <w:rtl/>
        </w:rPr>
        <w:t xml:space="preserve">تسهيل </w:t>
      </w:r>
      <w:r w:rsidR="00516FD4" w:rsidRPr="00DE6131">
        <w:rPr>
          <w:rFonts w:hint="cs"/>
          <w:rtl/>
        </w:rPr>
        <w:t xml:space="preserve"> المعاملات </w:t>
      </w:r>
      <w:r w:rsidR="00B61FB7" w:rsidRPr="00DE6131">
        <w:rPr>
          <w:rFonts w:hint="cs"/>
          <w:rtl/>
        </w:rPr>
        <w:t xml:space="preserve">الضرورية </w:t>
      </w:r>
      <w:r w:rsidR="00516FD4" w:rsidRPr="00DE6131">
        <w:rPr>
          <w:rFonts w:hint="cs"/>
          <w:rtl/>
        </w:rPr>
        <w:t xml:space="preserve">لتنفيذ هذه </w:t>
      </w:r>
      <w:r w:rsidR="00B61FB7" w:rsidRPr="00DE6131">
        <w:rPr>
          <w:rFonts w:hint="cs"/>
          <w:rtl/>
        </w:rPr>
        <w:t xml:space="preserve">المشاريع من أجل </w:t>
      </w:r>
      <w:r w:rsidR="00516FD4" w:rsidRPr="00DE6131">
        <w:rPr>
          <w:rFonts w:hint="cs"/>
          <w:rtl/>
        </w:rPr>
        <w:t xml:space="preserve"> </w:t>
      </w:r>
      <w:r w:rsidR="00B61FB7" w:rsidRPr="00DE6131">
        <w:rPr>
          <w:rFonts w:hint="cs"/>
          <w:rtl/>
        </w:rPr>
        <w:t>المساهمة في</w:t>
      </w:r>
      <w:r w:rsidR="00516FD4" w:rsidRPr="00DE6131">
        <w:rPr>
          <w:rFonts w:hint="cs"/>
          <w:rtl/>
        </w:rPr>
        <w:t xml:space="preserve"> تخفيض درجة المخاطر القانونية </w:t>
      </w:r>
      <w:r w:rsidR="004024FD" w:rsidRPr="00DE6131">
        <w:rPr>
          <w:rFonts w:hint="cs"/>
          <w:rtl/>
        </w:rPr>
        <w:t>التي يمكن وقوعها</w:t>
      </w:r>
      <w:r w:rsidR="00516FD4" w:rsidRPr="00DE6131">
        <w:rPr>
          <w:rFonts w:hint="cs"/>
          <w:rtl/>
        </w:rPr>
        <w:t xml:space="preserve"> </w:t>
      </w:r>
      <w:r w:rsidR="004024FD" w:rsidRPr="00DE6131">
        <w:rPr>
          <w:rFonts w:hint="cs"/>
          <w:rtl/>
        </w:rPr>
        <w:t xml:space="preserve">بمناسبة تنفيذ وإقامة </w:t>
      </w:r>
      <w:r w:rsidR="00516FD4" w:rsidRPr="00DE6131">
        <w:rPr>
          <w:rFonts w:hint="cs"/>
          <w:rtl/>
        </w:rPr>
        <w:t xml:space="preserve"> الاستثمار</w:t>
      </w:r>
      <w:r w:rsidR="006B6145">
        <w:rPr>
          <w:rFonts w:hint="cs"/>
          <w:rtl/>
        </w:rPr>
        <w:t>ات</w:t>
      </w:r>
      <w:r w:rsidR="00516FD4" w:rsidRPr="00DE6131">
        <w:rPr>
          <w:rFonts w:hint="cs"/>
          <w:rtl/>
        </w:rPr>
        <w:t xml:space="preserve"> في البلد المضيف </w:t>
      </w:r>
      <w:r w:rsidR="004024FD" w:rsidRPr="00DE6131">
        <w:rPr>
          <w:rFonts w:hint="cs"/>
          <w:rtl/>
        </w:rPr>
        <w:t xml:space="preserve">الذي تنفذ هذه الاستثمارات على أراضيه ، فوجود  عامل الثقة </w:t>
      </w:r>
      <w:r w:rsidR="006B6145">
        <w:rPr>
          <w:rFonts w:hint="cs"/>
          <w:rtl/>
        </w:rPr>
        <w:t>و الاستقرار القانوني يمثل أحد أهم متطلبات المتعاملين الإقتصاديين الباحثين</w:t>
      </w:r>
      <w:r w:rsidR="004024FD" w:rsidRPr="00DE6131">
        <w:rPr>
          <w:rFonts w:hint="cs"/>
          <w:rtl/>
        </w:rPr>
        <w:t xml:space="preserve">عن استثمار أموالهم في المشروعات العامة </w:t>
      </w:r>
      <w:r w:rsidR="00FE5324" w:rsidRPr="00DE6131">
        <w:rPr>
          <w:rFonts w:hint="cs"/>
          <w:rtl/>
        </w:rPr>
        <w:t>وبالأخص</w:t>
      </w:r>
      <w:r w:rsidR="00516FD4" w:rsidRPr="00DE6131">
        <w:rPr>
          <w:rFonts w:hint="cs"/>
          <w:rtl/>
        </w:rPr>
        <w:t xml:space="preserve"> </w:t>
      </w:r>
      <w:r w:rsidR="004024FD" w:rsidRPr="00DE6131">
        <w:rPr>
          <w:rFonts w:hint="cs"/>
          <w:rtl/>
        </w:rPr>
        <w:t>ال</w:t>
      </w:r>
      <w:r w:rsidR="00516FD4" w:rsidRPr="00DE6131">
        <w:rPr>
          <w:rFonts w:hint="cs"/>
          <w:rtl/>
        </w:rPr>
        <w:t xml:space="preserve">مشروعات </w:t>
      </w:r>
      <w:r w:rsidR="004024FD" w:rsidRPr="00DE6131">
        <w:rPr>
          <w:rFonts w:hint="cs"/>
          <w:rtl/>
        </w:rPr>
        <w:t xml:space="preserve">التي تمس </w:t>
      </w:r>
      <w:r w:rsidR="00516FD4" w:rsidRPr="00DE6131">
        <w:rPr>
          <w:rFonts w:hint="cs"/>
          <w:rtl/>
        </w:rPr>
        <w:t>البنية التحتية والمرافق العامة، التي تنضوي</w:t>
      </w:r>
      <w:r w:rsidR="004024FD" w:rsidRPr="00DE6131">
        <w:rPr>
          <w:rFonts w:hint="cs"/>
          <w:rtl/>
        </w:rPr>
        <w:t xml:space="preserve"> في العموم </w:t>
      </w:r>
      <w:r w:rsidR="00516FD4" w:rsidRPr="00DE6131">
        <w:rPr>
          <w:rFonts w:hint="cs"/>
          <w:rtl/>
        </w:rPr>
        <w:t xml:space="preserve"> تحت </w:t>
      </w:r>
      <w:r w:rsidR="006B6145">
        <w:rPr>
          <w:rFonts w:hint="cs"/>
          <w:rtl/>
        </w:rPr>
        <w:t>إ</w:t>
      </w:r>
      <w:r w:rsidR="00BC3757" w:rsidRPr="00DE6131">
        <w:rPr>
          <w:rFonts w:hint="cs"/>
          <w:rtl/>
        </w:rPr>
        <w:t>طار</w:t>
      </w:r>
      <w:r w:rsidR="00516FD4" w:rsidRPr="00DE6131">
        <w:rPr>
          <w:rFonts w:hint="cs"/>
          <w:rtl/>
        </w:rPr>
        <w:t xml:space="preserve"> الشراكة بين القطاعين العام والخاص </w:t>
      </w:r>
      <w:r w:rsidR="00BC3757" w:rsidRPr="00DE6131">
        <w:rPr>
          <w:rFonts w:hint="cs"/>
          <w:rtl/>
        </w:rPr>
        <w:t xml:space="preserve">باختلاف </w:t>
      </w:r>
      <w:r w:rsidR="00516FD4" w:rsidRPr="00DE6131">
        <w:rPr>
          <w:rFonts w:hint="cs"/>
          <w:rtl/>
        </w:rPr>
        <w:t xml:space="preserve"> </w:t>
      </w:r>
      <w:r w:rsidR="00BC3757" w:rsidRPr="00DE6131">
        <w:rPr>
          <w:rFonts w:hint="cs"/>
          <w:rtl/>
        </w:rPr>
        <w:t xml:space="preserve">الصور التي تتبلور فيها ويعد </w:t>
      </w:r>
      <w:r w:rsidR="00516FD4" w:rsidRPr="00DE6131">
        <w:rPr>
          <w:rFonts w:hint="cs"/>
          <w:rtl/>
        </w:rPr>
        <w:t xml:space="preserve">تفويض المرفق العام </w:t>
      </w:r>
      <w:r w:rsidR="006B6145">
        <w:rPr>
          <w:rFonts w:hint="cs"/>
          <w:rtl/>
        </w:rPr>
        <w:t>أحد أهم هذه الآ</w:t>
      </w:r>
      <w:r w:rsidR="00BC3757" w:rsidRPr="00DE6131">
        <w:rPr>
          <w:rFonts w:hint="cs"/>
          <w:rtl/>
        </w:rPr>
        <w:t xml:space="preserve">ليات </w:t>
      </w:r>
      <w:r w:rsidR="00516FD4" w:rsidRPr="00DE6131">
        <w:rPr>
          <w:rFonts w:hint="cs"/>
          <w:rtl/>
        </w:rPr>
        <w:t xml:space="preserve">وأشهرها عقود البناء والتشغيل والتحويل </w:t>
      </w:r>
      <w:r w:rsidR="00516FD4" w:rsidRPr="00DF1F3C">
        <w:rPr>
          <w:rFonts w:asciiTheme="majorBidi" w:hAnsiTheme="majorBidi" w:cstheme="majorBidi"/>
          <w:sz w:val="26"/>
          <w:szCs w:val="26"/>
          <w:lang w:val="fr-FR"/>
        </w:rPr>
        <w:t>BOT</w:t>
      </w:r>
      <w:r w:rsidR="00516FD4" w:rsidRPr="00DF1F3C">
        <w:rPr>
          <w:rFonts w:hint="cs"/>
          <w:sz w:val="26"/>
          <w:szCs w:val="26"/>
          <w:rtl/>
          <w:lang w:val="fr-FR"/>
        </w:rPr>
        <w:t xml:space="preserve"> </w:t>
      </w:r>
      <w:r w:rsidR="00DF1F3C">
        <w:rPr>
          <w:rFonts w:hint="cs"/>
          <w:rtl/>
          <w:lang w:val="fr-FR"/>
        </w:rPr>
        <w:t>وأ</w:t>
      </w:r>
      <w:r w:rsidR="00516FD4" w:rsidRPr="00DE6131">
        <w:rPr>
          <w:rFonts w:hint="cs"/>
          <w:rtl/>
          <w:lang w:val="fr-FR"/>
        </w:rPr>
        <w:t>ن</w:t>
      </w:r>
      <w:r w:rsidR="00BC3757" w:rsidRPr="00DE6131">
        <w:rPr>
          <w:rFonts w:hint="cs"/>
          <w:rtl/>
          <w:lang w:val="fr-FR"/>
        </w:rPr>
        <w:t xml:space="preserve">ه </w:t>
      </w:r>
      <w:r w:rsidR="00516FD4" w:rsidRPr="00DE6131">
        <w:rPr>
          <w:rFonts w:hint="cs"/>
          <w:rtl/>
          <w:lang w:val="fr-FR"/>
        </w:rPr>
        <w:t xml:space="preserve">من الضرورة بمكان </w:t>
      </w:r>
      <w:r w:rsidR="00BC3757" w:rsidRPr="00DE6131">
        <w:rPr>
          <w:rFonts w:hint="cs"/>
          <w:rtl/>
          <w:lang w:val="fr-FR"/>
        </w:rPr>
        <w:t>عمل</w:t>
      </w:r>
      <w:r w:rsidR="00516FD4" w:rsidRPr="00DE6131">
        <w:rPr>
          <w:rFonts w:hint="cs"/>
          <w:rtl/>
          <w:lang w:val="fr-FR"/>
        </w:rPr>
        <w:t xml:space="preserve"> </w:t>
      </w:r>
      <w:r w:rsidR="00BC3757" w:rsidRPr="00DE6131">
        <w:rPr>
          <w:rFonts w:hint="cs"/>
          <w:rtl/>
          <w:lang w:val="fr-FR"/>
        </w:rPr>
        <w:t xml:space="preserve">الدول </w:t>
      </w:r>
      <w:r w:rsidR="00516FD4" w:rsidRPr="00DE6131">
        <w:rPr>
          <w:rFonts w:hint="cs"/>
          <w:rtl/>
          <w:lang w:val="fr-FR"/>
        </w:rPr>
        <w:t xml:space="preserve"> المتجهة الى المشروعات ال</w:t>
      </w:r>
      <w:r w:rsidR="003043BE">
        <w:rPr>
          <w:rFonts w:hint="cs"/>
          <w:rtl/>
          <w:lang w:val="fr-FR"/>
        </w:rPr>
        <w:t>إ</w:t>
      </w:r>
      <w:r w:rsidR="00516FD4" w:rsidRPr="00DE6131">
        <w:rPr>
          <w:rFonts w:hint="cs"/>
          <w:rtl/>
          <w:lang w:val="fr-FR"/>
        </w:rPr>
        <w:t xml:space="preserve">ستثمارية </w:t>
      </w:r>
      <w:r w:rsidR="00BC3757" w:rsidRPr="00DE6131">
        <w:rPr>
          <w:rFonts w:hint="cs"/>
          <w:rtl/>
          <w:lang w:val="fr-FR"/>
        </w:rPr>
        <w:t>بتكييف</w:t>
      </w:r>
      <w:r w:rsidR="00516FD4" w:rsidRPr="00DE6131">
        <w:rPr>
          <w:rFonts w:hint="cs"/>
          <w:rtl/>
          <w:lang w:val="fr-FR"/>
        </w:rPr>
        <w:t xml:space="preserve"> تشريعاتها المشجعة على خلق </w:t>
      </w:r>
      <w:r w:rsidR="00BC3757" w:rsidRPr="00DE6131">
        <w:rPr>
          <w:rFonts w:hint="cs"/>
          <w:rtl/>
          <w:lang w:val="fr-FR"/>
        </w:rPr>
        <w:t xml:space="preserve">المحيط </w:t>
      </w:r>
      <w:r w:rsidR="003043BE">
        <w:rPr>
          <w:rFonts w:hint="cs"/>
          <w:rtl/>
          <w:lang w:val="fr-FR"/>
        </w:rPr>
        <w:t xml:space="preserve"> الملائم لفتح بوابة الاستثمار أ</w:t>
      </w:r>
      <w:r w:rsidR="00516FD4" w:rsidRPr="00DE6131">
        <w:rPr>
          <w:rFonts w:hint="cs"/>
          <w:rtl/>
          <w:lang w:val="fr-FR"/>
        </w:rPr>
        <w:t>مام القطاع الخاص</w:t>
      </w:r>
      <w:r w:rsidR="00516FD4" w:rsidRPr="00DE6131">
        <w:rPr>
          <w:rStyle w:val="Appelnotedebasdep"/>
          <w:color w:val="000000" w:themeColor="text1"/>
          <w:rtl/>
          <w:lang w:val="fr-FR"/>
        </w:rPr>
        <w:footnoteReference w:id="414"/>
      </w:r>
      <w:r w:rsidR="00BC3757" w:rsidRPr="00DE6131">
        <w:rPr>
          <w:rFonts w:hint="cs"/>
          <w:rtl/>
          <w:lang w:val="fr-FR"/>
        </w:rPr>
        <w:t>.</w:t>
      </w:r>
    </w:p>
    <w:p w14:paraId="670A8EF8" w14:textId="432518AE" w:rsidR="00E722C6" w:rsidRPr="00DE6131" w:rsidRDefault="00661E81" w:rsidP="00D74548">
      <w:pPr>
        <w:rPr>
          <w:rtl/>
          <w:lang w:val="fr-FR"/>
        </w:rPr>
      </w:pPr>
      <w:r w:rsidRPr="00DE6131">
        <w:rPr>
          <w:rFonts w:hint="cs"/>
          <w:rtl/>
          <w:lang w:val="fr-FR"/>
        </w:rPr>
        <w:t>فلا بد من توفر مناخ ملائم لتجسيد ال</w:t>
      </w:r>
      <w:r w:rsidR="003043BE">
        <w:rPr>
          <w:rFonts w:hint="cs"/>
          <w:rtl/>
          <w:lang w:val="fr-FR"/>
        </w:rPr>
        <w:t>إ</w:t>
      </w:r>
      <w:r w:rsidRPr="00DE6131">
        <w:rPr>
          <w:rFonts w:hint="cs"/>
          <w:rtl/>
          <w:lang w:val="fr-FR"/>
        </w:rPr>
        <w:t>ستثمار بصفة عامة ومن ضمنها عملية الاستثمار في المرافق ال</w:t>
      </w:r>
      <w:r w:rsidR="003043BE">
        <w:rPr>
          <w:rFonts w:hint="cs"/>
          <w:rtl/>
          <w:lang w:val="fr-FR"/>
        </w:rPr>
        <w:t>عامة فكل عملية تستهدف الحياة الإ</w:t>
      </w:r>
      <w:r w:rsidRPr="00DE6131">
        <w:rPr>
          <w:rFonts w:hint="cs"/>
          <w:rtl/>
          <w:lang w:val="fr-FR"/>
        </w:rPr>
        <w:t>قتصادية لها ارتباط وثيق بالمنظومة القانونية على كل مستوياتها بدءا بالتشريع الأساسي والمتمثل في إقرار الدساتير للح</w:t>
      </w:r>
      <w:r w:rsidR="003043BE">
        <w:rPr>
          <w:rFonts w:hint="cs"/>
          <w:rtl/>
          <w:lang w:val="fr-FR"/>
        </w:rPr>
        <w:t>ق في الاستثمار وحرية التملك والإ</w:t>
      </w:r>
      <w:r w:rsidRPr="00DE6131">
        <w:rPr>
          <w:rFonts w:hint="cs"/>
          <w:rtl/>
          <w:lang w:val="fr-FR"/>
        </w:rPr>
        <w:t>قرار بالانفتاح على متطلبات الاقتصاد الحر الذي تفرضه ال</w:t>
      </w:r>
      <w:r w:rsidR="003043BE">
        <w:rPr>
          <w:rFonts w:hint="cs"/>
          <w:rtl/>
          <w:lang w:val="fr-FR"/>
        </w:rPr>
        <w:t>متغيرات العالمية على المستوى الاقتصادي،</w:t>
      </w:r>
      <w:r w:rsidRPr="00DE6131">
        <w:rPr>
          <w:rFonts w:hint="cs"/>
          <w:rtl/>
          <w:lang w:val="fr-FR"/>
        </w:rPr>
        <w:t xml:space="preserve"> بالإضافة الى ضرورة مواكبة التشريعات العادية الصادرة عن السلطات التشريعية التوجه العام للنظام السياسي وال</w:t>
      </w:r>
      <w:r w:rsidR="003043BE">
        <w:rPr>
          <w:rFonts w:hint="cs"/>
          <w:rtl/>
          <w:lang w:val="fr-FR"/>
        </w:rPr>
        <w:t>إقتصادي للدولة فعملية الإ</w:t>
      </w:r>
      <w:r w:rsidRPr="00DE6131">
        <w:rPr>
          <w:rFonts w:hint="cs"/>
          <w:rtl/>
          <w:lang w:val="fr-FR"/>
        </w:rPr>
        <w:t>ستثمار ومنها ال</w:t>
      </w:r>
      <w:r w:rsidR="003043BE">
        <w:rPr>
          <w:rFonts w:hint="cs"/>
          <w:rtl/>
          <w:lang w:val="fr-FR"/>
        </w:rPr>
        <w:t>إ</w:t>
      </w:r>
      <w:r w:rsidRPr="00DE6131">
        <w:rPr>
          <w:rFonts w:hint="cs"/>
          <w:rtl/>
          <w:lang w:val="fr-FR"/>
        </w:rPr>
        <w:t xml:space="preserve">ستثمار في المرافق العامة نظرا لما تكتسيه هذه المرافق من خصوصية مرتبطة بالأساس </w:t>
      </w:r>
      <w:r w:rsidR="00862F9B" w:rsidRPr="00DE6131">
        <w:rPr>
          <w:rFonts w:hint="cs"/>
          <w:rtl/>
          <w:lang w:val="fr-FR"/>
        </w:rPr>
        <w:t>بالحاجيا</w:t>
      </w:r>
      <w:r w:rsidR="00862F9B" w:rsidRPr="00DE6131">
        <w:rPr>
          <w:rtl/>
          <w:lang w:val="fr-FR"/>
        </w:rPr>
        <w:t>ت</w:t>
      </w:r>
      <w:r w:rsidRPr="00DE6131">
        <w:rPr>
          <w:rFonts w:hint="cs"/>
          <w:rtl/>
          <w:lang w:val="fr-FR"/>
        </w:rPr>
        <w:t xml:space="preserve"> العامة </w:t>
      </w:r>
      <w:r w:rsidR="00862F9B" w:rsidRPr="00DE6131">
        <w:rPr>
          <w:rFonts w:hint="cs"/>
          <w:rtl/>
          <w:lang w:val="fr-FR"/>
        </w:rPr>
        <w:t>لأفراد</w:t>
      </w:r>
      <w:r w:rsidRPr="00DE6131">
        <w:rPr>
          <w:rFonts w:hint="cs"/>
          <w:rtl/>
          <w:lang w:val="fr-FR"/>
        </w:rPr>
        <w:t xml:space="preserve"> المجتمع وتعلقها </w:t>
      </w:r>
      <w:r w:rsidR="00862F9B" w:rsidRPr="00DE6131">
        <w:rPr>
          <w:rFonts w:hint="cs"/>
          <w:rtl/>
          <w:lang w:val="fr-FR"/>
        </w:rPr>
        <w:t>بأبعاد</w:t>
      </w:r>
      <w:r w:rsidRPr="00DE6131">
        <w:rPr>
          <w:rFonts w:hint="cs"/>
          <w:rtl/>
          <w:lang w:val="fr-FR"/>
        </w:rPr>
        <w:t xml:space="preserve"> السلطة العامة المختلفة </w:t>
      </w:r>
      <w:r w:rsidR="00E722C6" w:rsidRPr="00DE6131">
        <w:rPr>
          <w:rFonts w:hint="cs"/>
          <w:rtl/>
          <w:lang w:val="fr-FR"/>
        </w:rPr>
        <w:t>تجعل المستثمر في هذه المرافق العامة أكثر تخوفا من المستثمرين في المشاريع الخاصة</w:t>
      </w:r>
      <w:r w:rsidR="00930F8B">
        <w:rPr>
          <w:rFonts w:hint="cs"/>
          <w:rtl/>
          <w:lang w:val="fr-FR"/>
        </w:rPr>
        <w:t>،</w:t>
      </w:r>
      <w:r w:rsidR="00E722C6" w:rsidRPr="00DE6131">
        <w:rPr>
          <w:rFonts w:hint="cs"/>
          <w:rtl/>
          <w:lang w:val="fr-FR"/>
        </w:rPr>
        <w:t xml:space="preserve"> وهذا التخوف مرده في الأساس في ارتباط المرفق العام الوثيق بالصالح العام الشيء الذي </w:t>
      </w:r>
      <w:r w:rsidR="00E722C6" w:rsidRPr="00DE6131">
        <w:rPr>
          <w:rFonts w:hint="cs"/>
          <w:rtl/>
          <w:lang w:val="fr-FR"/>
        </w:rPr>
        <w:lastRenderedPageBreak/>
        <w:t>يخول للسلطات العامة التدخل في هذه ال</w:t>
      </w:r>
      <w:r w:rsidR="00930F8B">
        <w:rPr>
          <w:rFonts w:hint="cs"/>
          <w:rtl/>
          <w:lang w:val="fr-FR"/>
        </w:rPr>
        <w:t>إ</w:t>
      </w:r>
      <w:r w:rsidR="00E722C6" w:rsidRPr="00DE6131">
        <w:rPr>
          <w:rFonts w:hint="cs"/>
          <w:rtl/>
          <w:lang w:val="fr-FR"/>
        </w:rPr>
        <w:t>ستثمارات في كثير من الأحيان تحت عنوان حماية الصالح العام</w:t>
      </w:r>
      <w:bookmarkStart w:id="286" w:name="_Toc165664670"/>
      <w:bookmarkStart w:id="287" w:name="_Toc165665170"/>
    </w:p>
    <w:p w14:paraId="42037E21" w14:textId="0BA2A530" w:rsidR="00930991" w:rsidRPr="00DE6131" w:rsidRDefault="00862F9B" w:rsidP="00D74548">
      <w:pPr>
        <w:rPr>
          <w:rtl/>
          <w:lang w:val="fr-FR"/>
        </w:rPr>
      </w:pPr>
      <w:r w:rsidRPr="00666146">
        <w:rPr>
          <w:rFonts w:hint="cs"/>
          <w:rtl/>
          <w:lang w:val="fr-FR"/>
        </w:rPr>
        <w:t>ون</w:t>
      </w:r>
      <w:r w:rsidR="00E722C6" w:rsidRPr="00666146">
        <w:rPr>
          <w:rFonts w:hint="cs"/>
          <w:rtl/>
          <w:lang w:val="fr-FR"/>
        </w:rPr>
        <w:t xml:space="preserve">ظرا </w:t>
      </w:r>
      <w:r w:rsidR="00930F8B" w:rsidRPr="00666146">
        <w:rPr>
          <w:rFonts w:hint="cs"/>
          <w:rtl/>
          <w:lang w:val="fr-FR"/>
        </w:rPr>
        <w:t>لمرونة متطلبات المصلحة العامة فإ</w:t>
      </w:r>
      <w:r w:rsidR="00E722C6" w:rsidRPr="00666146">
        <w:rPr>
          <w:rFonts w:hint="cs"/>
          <w:rtl/>
          <w:lang w:val="fr-FR"/>
        </w:rPr>
        <w:t xml:space="preserve">ن المستثمرين يرغبون في الحصول على ضمانات تمنحهم الثقة </w:t>
      </w:r>
      <w:r w:rsidR="00930F8B" w:rsidRPr="00666146">
        <w:rPr>
          <w:rFonts w:hint="cs"/>
          <w:rtl/>
          <w:lang w:val="fr-FR"/>
        </w:rPr>
        <w:t>وتق</w:t>
      </w:r>
      <w:r w:rsidR="00D410F3" w:rsidRPr="00666146">
        <w:rPr>
          <w:rFonts w:hint="cs"/>
          <w:rtl/>
          <w:lang w:val="fr-FR"/>
        </w:rPr>
        <w:t>يهم</w:t>
      </w:r>
      <w:r w:rsidR="00666146">
        <w:rPr>
          <w:rFonts w:hint="cs"/>
          <w:rtl/>
          <w:lang w:val="fr-FR"/>
        </w:rPr>
        <w:t xml:space="preserve"> من المخاطر التي يمكن أ</w:t>
      </w:r>
      <w:r w:rsidR="00E722C6" w:rsidRPr="00666146">
        <w:rPr>
          <w:rFonts w:hint="cs"/>
          <w:rtl/>
          <w:lang w:val="fr-FR"/>
        </w:rPr>
        <w:t xml:space="preserve">ن تحدث من جراء التسارع في تعديل التشريعات خلال فترات زمنية </w:t>
      </w:r>
      <w:r w:rsidR="00930991" w:rsidRPr="00666146">
        <w:rPr>
          <w:rFonts w:hint="cs"/>
          <w:rtl/>
          <w:lang w:val="fr-FR"/>
        </w:rPr>
        <w:t>قصيرة،</w:t>
      </w:r>
      <w:r w:rsidR="00E722C6" w:rsidRPr="00666146">
        <w:rPr>
          <w:rFonts w:hint="cs"/>
          <w:rtl/>
          <w:lang w:val="fr-FR"/>
        </w:rPr>
        <w:t xml:space="preserve"> وفي هذا </w:t>
      </w:r>
      <w:r w:rsidR="00930991" w:rsidRPr="00666146">
        <w:rPr>
          <w:rFonts w:hint="cs"/>
          <w:rtl/>
          <w:lang w:val="fr-FR"/>
        </w:rPr>
        <w:t>الإطار</w:t>
      </w:r>
      <w:r w:rsidR="00666146">
        <w:rPr>
          <w:rFonts w:hint="cs"/>
          <w:rtl/>
          <w:lang w:val="fr-FR"/>
        </w:rPr>
        <w:t xml:space="preserve"> وتفاديا لهذه المحاذير فإن</w:t>
      </w:r>
      <w:r w:rsidR="00E722C6" w:rsidRPr="00666146">
        <w:rPr>
          <w:rFonts w:hint="cs"/>
          <w:rtl/>
          <w:lang w:val="fr-FR"/>
        </w:rPr>
        <w:t xml:space="preserve"> السلطات العامة التي تتبنى نهج تح</w:t>
      </w:r>
      <w:r w:rsidR="00666146">
        <w:rPr>
          <w:rFonts w:hint="cs"/>
          <w:rtl/>
          <w:lang w:val="fr-FR"/>
        </w:rPr>
        <w:t>رير</w:t>
      </w:r>
      <w:r w:rsidR="00E722C6" w:rsidRPr="00666146">
        <w:rPr>
          <w:rFonts w:hint="cs"/>
          <w:rtl/>
          <w:lang w:val="fr-FR"/>
        </w:rPr>
        <w:t>ال</w:t>
      </w:r>
      <w:r w:rsidR="00242072">
        <w:rPr>
          <w:rFonts w:hint="cs"/>
          <w:rtl/>
          <w:lang w:val="fr-FR"/>
        </w:rPr>
        <w:t xml:space="preserve">إقتصاد </w:t>
      </w:r>
      <w:r w:rsidR="00E722C6" w:rsidRPr="00666146">
        <w:rPr>
          <w:rFonts w:hint="cs"/>
          <w:rtl/>
          <w:lang w:val="fr-FR"/>
        </w:rPr>
        <w:t>وبالخصوص التي تسعى الى جلب ال</w:t>
      </w:r>
      <w:r w:rsidR="00242072">
        <w:rPr>
          <w:rFonts w:hint="cs"/>
          <w:rtl/>
          <w:lang w:val="fr-FR"/>
        </w:rPr>
        <w:t>إ</w:t>
      </w:r>
      <w:r w:rsidR="00E722C6" w:rsidRPr="00666146">
        <w:rPr>
          <w:rFonts w:hint="cs"/>
          <w:rtl/>
          <w:lang w:val="fr-FR"/>
        </w:rPr>
        <w:t>ستثمارات في المشاريع العامة الى ضرورة مواكبة منظومتها القانونية مع متطلبات التجارة الحرة وقواعد السوق</w:t>
      </w:r>
      <w:r w:rsidR="00D410F3" w:rsidRPr="00666146">
        <w:rPr>
          <w:rFonts w:hint="cs"/>
          <w:rtl/>
          <w:lang w:val="fr-FR"/>
        </w:rPr>
        <w:t xml:space="preserve"> وتحاول في الوقت</w:t>
      </w:r>
      <w:r w:rsidR="00930991" w:rsidRPr="00666146">
        <w:rPr>
          <w:rFonts w:hint="cs"/>
          <w:rtl/>
          <w:lang w:val="fr-FR"/>
        </w:rPr>
        <w:t xml:space="preserve"> ذاته صياغة قواعد قانونية مدروسة لتعمر </w:t>
      </w:r>
      <w:r w:rsidR="00242072">
        <w:rPr>
          <w:rFonts w:hint="cs"/>
          <w:rtl/>
          <w:lang w:val="fr-FR"/>
        </w:rPr>
        <w:t>أ</w:t>
      </w:r>
      <w:r w:rsidR="00D410F3" w:rsidRPr="00666146">
        <w:rPr>
          <w:rFonts w:hint="cs"/>
          <w:rtl/>
          <w:lang w:val="fr-FR"/>
        </w:rPr>
        <w:t>كبر فتر</w:t>
      </w:r>
      <w:r w:rsidR="00D410F3" w:rsidRPr="00666146">
        <w:rPr>
          <w:rtl/>
          <w:lang w:val="fr-FR"/>
        </w:rPr>
        <w:t>ة</w:t>
      </w:r>
      <w:r w:rsidR="00242072">
        <w:rPr>
          <w:rFonts w:hint="cs"/>
          <w:rtl/>
          <w:lang w:val="fr-FR"/>
        </w:rPr>
        <w:t xml:space="preserve"> زمنية ممكنة في إ</w:t>
      </w:r>
      <w:r w:rsidR="00930991" w:rsidRPr="00666146">
        <w:rPr>
          <w:rFonts w:hint="cs"/>
          <w:rtl/>
          <w:lang w:val="fr-FR"/>
        </w:rPr>
        <w:t xml:space="preserve">طار </w:t>
      </w:r>
      <w:r w:rsidR="00D410F3" w:rsidRPr="00666146">
        <w:rPr>
          <w:rFonts w:hint="cs"/>
          <w:rtl/>
          <w:lang w:val="fr-FR"/>
        </w:rPr>
        <w:t>ما يسم</w:t>
      </w:r>
      <w:r w:rsidR="00D410F3" w:rsidRPr="00666146">
        <w:rPr>
          <w:rtl/>
          <w:lang w:val="fr-FR"/>
        </w:rPr>
        <w:t>ى</w:t>
      </w:r>
      <w:r w:rsidR="00930991" w:rsidRPr="00666146">
        <w:rPr>
          <w:rFonts w:hint="cs"/>
          <w:rtl/>
          <w:lang w:val="fr-FR"/>
        </w:rPr>
        <w:t xml:space="preserve"> بالثبات التشريعي وذلك رغبة منها </w:t>
      </w:r>
      <w:r w:rsidR="00D410F3" w:rsidRPr="00666146">
        <w:rPr>
          <w:rFonts w:hint="cs"/>
          <w:rtl/>
          <w:lang w:val="fr-FR"/>
        </w:rPr>
        <w:t>لخل</w:t>
      </w:r>
      <w:r w:rsidR="00D410F3" w:rsidRPr="00666146">
        <w:rPr>
          <w:rtl/>
          <w:lang w:val="fr-FR"/>
        </w:rPr>
        <w:t>ق</w:t>
      </w:r>
      <w:r w:rsidR="00930991" w:rsidRPr="00666146">
        <w:rPr>
          <w:rFonts w:hint="cs"/>
          <w:rtl/>
          <w:lang w:val="fr-FR"/>
        </w:rPr>
        <w:t xml:space="preserve"> نوع من الثقة لدى المستثمرين ولاسيما في المرافق العامة</w:t>
      </w:r>
      <w:r w:rsidR="00FC2356">
        <w:rPr>
          <w:rFonts w:hint="cs"/>
          <w:rtl/>
          <w:lang w:val="fr-FR"/>
        </w:rPr>
        <w:t xml:space="preserve"> المفوضة،</w:t>
      </w:r>
      <w:r w:rsidR="00930991" w:rsidRPr="00666146">
        <w:rPr>
          <w:rFonts w:hint="cs"/>
          <w:rtl/>
          <w:lang w:val="fr-FR"/>
        </w:rPr>
        <w:t xml:space="preserve"> </w:t>
      </w:r>
      <w:r w:rsidR="00FC2356">
        <w:rPr>
          <w:rFonts w:hint="cs"/>
          <w:rtl/>
          <w:lang w:val="fr-FR"/>
        </w:rPr>
        <w:t>ف</w:t>
      </w:r>
      <w:r w:rsidR="00930991" w:rsidRPr="00666146">
        <w:rPr>
          <w:rFonts w:hint="cs"/>
          <w:rtl/>
          <w:lang w:val="fr-FR"/>
        </w:rPr>
        <w:t>تكون دعامة لهم وحافزا مهما لهم على ضخ المزيد من رؤوس الأموال الخاصة على سبيل التحديد في مشاريع المرافق العامة بكل أمان  وهذا لما تمثله المنظومة القانونية</w:t>
      </w:r>
      <w:r w:rsidR="00140B66">
        <w:rPr>
          <w:rFonts w:hint="cs"/>
          <w:rtl/>
          <w:lang w:val="fr-FR"/>
        </w:rPr>
        <w:t xml:space="preserve"> الوطنية</w:t>
      </w:r>
      <w:r w:rsidR="00930991" w:rsidRPr="00666146">
        <w:rPr>
          <w:rFonts w:hint="cs"/>
          <w:rtl/>
          <w:lang w:val="fr-FR"/>
        </w:rPr>
        <w:t xml:space="preserve"> ككل بالنسبة للمستثمروخاصة للأجانب منهم، فليس هناك بد للدول الساعية الى جلب الاستثمارات بمختلف أنواعها من توفير المناخ القانوني الملائم،</w:t>
      </w:r>
      <w:r w:rsidR="00E722C6" w:rsidRPr="00666146">
        <w:rPr>
          <w:rFonts w:hint="cs"/>
          <w:rtl/>
          <w:lang w:val="fr-FR"/>
        </w:rPr>
        <w:t xml:space="preserve"> </w:t>
      </w:r>
      <w:r w:rsidR="00930991" w:rsidRPr="00666146">
        <w:rPr>
          <w:rFonts w:hint="cs"/>
          <w:rtl/>
          <w:lang w:val="fr-FR"/>
        </w:rPr>
        <w:t>فهو يشكل بالنسبة للمستثمر أكبر ضمانة تقدمها له الدولة المضيفة.</w:t>
      </w:r>
    </w:p>
    <w:p w14:paraId="22655E42" w14:textId="50519797" w:rsidR="00930991" w:rsidRDefault="00140B66" w:rsidP="00D74548">
      <w:pPr>
        <w:rPr>
          <w:rtl/>
          <w:lang w:val="fr-FR"/>
        </w:rPr>
      </w:pPr>
      <w:r>
        <w:rPr>
          <w:rFonts w:hint="cs"/>
          <w:rtl/>
          <w:lang w:val="fr-FR"/>
        </w:rPr>
        <w:t>وجذير بالذكر أ</w:t>
      </w:r>
      <w:r w:rsidR="0058039D" w:rsidRPr="00DE6131">
        <w:rPr>
          <w:rFonts w:hint="cs"/>
          <w:rtl/>
          <w:lang w:val="fr-FR"/>
        </w:rPr>
        <w:t>ن المقصود بالمنظومة القانونية ليس فقط التشريعات التي لها علاقة بال</w:t>
      </w:r>
      <w:r>
        <w:rPr>
          <w:rFonts w:hint="cs"/>
          <w:rtl/>
          <w:lang w:val="fr-FR"/>
        </w:rPr>
        <w:t>إ</w:t>
      </w:r>
      <w:r w:rsidR="0058039D" w:rsidRPr="00DE6131">
        <w:rPr>
          <w:rFonts w:hint="cs"/>
          <w:rtl/>
          <w:lang w:val="fr-FR"/>
        </w:rPr>
        <w:t>ستثم</w:t>
      </w:r>
      <w:r w:rsidR="00B92633">
        <w:rPr>
          <w:rFonts w:hint="cs"/>
          <w:rtl/>
          <w:lang w:val="fr-FR"/>
        </w:rPr>
        <w:t>ا</w:t>
      </w:r>
      <w:r>
        <w:rPr>
          <w:rFonts w:hint="cs"/>
          <w:rtl/>
          <w:lang w:val="fr-FR"/>
        </w:rPr>
        <w:t>ر في المرافق العامة فحسب وإ</w:t>
      </w:r>
      <w:r w:rsidR="0058039D" w:rsidRPr="00DE6131">
        <w:rPr>
          <w:rFonts w:hint="cs"/>
          <w:rtl/>
          <w:lang w:val="fr-FR"/>
        </w:rPr>
        <w:t>نما المقصود بها كل القوانيين التي تمس الحياة ال</w:t>
      </w:r>
      <w:r w:rsidR="00D73388">
        <w:rPr>
          <w:rFonts w:hint="cs"/>
          <w:rtl/>
          <w:lang w:val="fr-FR"/>
        </w:rPr>
        <w:t>ٌإ</w:t>
      </w:r>
      <w:r w:rsidR="0058039D" w:rsidRPr="00DE6131">
        <w:rPr>
          <w:rFonts w:hint="cs"/>
          <w:rtl/>
          <w:lang w:val="fr-FR"/>
        </w:rPr>
        <w:t>قتصادية وعلى الخصوص التشريعات التي تخص النظام المالي والتي تنظم المؤسسات المالية ونظام القروض وقوانيين الضرائب والقوانيين التي تنظم الحق في التملك بالإضافة الى قوانيين الشركات التجارية وصولا الى القوانيين والتنظيم</w:t>
      </w:r>
      <w:r w:rsidR="00D73388">
        <w:rPr>
          <w:rFonts w:hint="cs"/>
          <w:rtl/>
          <w:lang w:val="fr-FR"/>
        </w:rPr>
        <w:t>ات التي تنظم عملية الشراكة بين أ</w:t>
      </w:r>
      <w:r w:rsidR="0058039D" w:rsidRPr="00DE6131">
        <w:rPr>
          <w:rFonts w:hint="cs"/>
          <w:rtl/>
          <w:lang w:val="fr-FR"/>
        </w:rPr>
        <w:t xml:space="preserve">شخاص القانون العام </w:t>
      </w:r>
      <w:r w:rsidR="00761C71" w:rsidRPr="00DE6131">
        <w:rPr>
          <w:rFonts w:hint="cs"/>
          <w:rtl/>
          <w:lang w:val="fr-FR"/>
        </w:rPr>
        <w:t>وال</w:t>
      </w:r>
      <w:r w:rsidR="00761C71">
        <w:rPr>
          <w:rFonts w:hint="cs"/>
          <w:rtl/>
          <w:lang w:val="fr-FR"/>
        </w:rPr>
        <w:t>م</w:t>
      </w:r>
      <w:r w:rsidR="00761C71" w:rsidRPr="00DE6131">
        <w:rPr>
          <w:rFonts w:hint="cs"/>
          <w:rtl/>
          <w:lang w:val="fr-FR"/>
        </w:rPr>
        <w:t>تعاملين</w:t>
      </w:r>
      <w:r w:rsidR="00D73388">
        <w:rPr>
          <w:rFonts w:hint="cs"/>
          <w:rtl/>
          <w:lang w:val="fr-FR"/>
        </w:rPr>
        <w:t xml:space="preserve"> الإقتصاديون العموميين أ</w:t>
      </w:r>
      <w:r w:rsidR="0058039D" w:rsidRPr="00DE6131">
        <w:rPr>
          <w:rFonts w:hint="cs"/>
          <w:rtl/>
          <w:lang w:val="fr-FR"/>
        </w:rPr>
        <w:t>و الخواص، فكلها تشريعات متداخلة لها علاقة مباشرة وغير مباشرة في تعزيز أسلوب الشراكة وفي مقدمتها تفويض المرافق العامة.</w:t>
      </w:r>
    </w:p>
    <w:p w14:paraId="44C77184" w14:textId="3A4E54BE" w:rsidR="00E6471F" w:rsidRDefault="00E6471F" w:rsidP="00D74548">
      <w:pPr>
        <w:rPr>
          <w:rtl/>
          <w:lang w:val="fr-FR"/>
        </w:rPr>
      </w:pPr>
      <w:r>
        <w:rPr>
          <w:rFonts w:hint="cs"/>
          <w:rtl/>
          <w:lang w:val="fr-FR"/>
        </w:rPr>
        <w:t xml:space="preserve">لذلك فتعزيز تقنية التفويض من الناحية العملية لابد أن تكرسه القواعد القانونية والتشريعات التي تضفي على عقد التفويض الشرعية اللازمة التي تحميها </w:t>
      </w:r>
      <w:r w:rsidR="009872A8">
        <w:rPr>
          <w:rFonts w:hint="cs"/>
          <w:rtl/>
          <w:lang w:val="fr-FR"/>
        </w:rPr>
        <w:t xml:space="preserve">من أي منازعة في المستقبل ويشكل ثبات النصوص القانونية واستقرار المنظومة التشريعية </w:t>
      </w:r>
      <w:r w:rsidR="00D73388">
        <w:rPr>
          <w:rFonts w:hint="cs"/>
          <w:rtl/>
          <w:lang w:val="fr-FR"/>
        </w:rPr>
        <w:t>بالإضافة الى إ</w:t>
      </w:r>
      <w:r w:rsidR="003850FA">
        <w:rPr>
          <w:rFonts w:hint="cs"/>
          <w:rtl/>
          <w:lang w:val="fr-FR"/>
        </w:rPr>
        <w:t xml:space="preserve">ستقلالية السلطة القضائية </w:t>
      </w:r>
      <w:r w:rsidR="00761C71">
        <w:rPr>
          <w:rFonts w:hint="cs"/>
          <w:rtl/>
          <w:lang w:val="fr-FR"/>
        </w:rPr>
        <w:t>عوامل</w:t>
      </w:r>
      <w:r w:rsidR="003850FA">
        <w:rPr>
          <w:rFonts w:hint="cs"/>
          <w:rtl/>
          <w:lang w:val="fr-FR"/>
        </w:rPr>
        <w:t xml:space="preserve"> أساسية </w:t>
      </w:r>
      <w:r w:rsidR="00D73388">
        <w:rPr>
          <w:rFonts w:hint="cs"/>
          <w:rtl/>
          <w:lang w:val="fr-FR"/>
        </w:rPr>
        <w:t>وضرورية في إ</w:t>
      </w:r>
      <w:r w:rsidR="003850FA">
        <w:rPr>
          <w:rFonts w:hint="cs"/>
          <w:rtl/>
          <w:lang w:val="fr-FR"/>
        </w:rPr>
        <w:t>نجاح أسلوب التسيير غي</w:t>
      </w:r>
      <w:r w:rsidR="00D73388">
        <w:rPr>
          <w:rFonts w:hint="cs"/>
          <w:rtl/>
          <w:lang w:val="fr-FR"/>
        </w:rPr>
        <w:t>ر</w:t>
      </w:r>
      <w:r w:rsidR="003850FA">
        <w:rPr>
          <w:rFonts w:hint="cs"/>
          <w:rtl/>
          <w:lang w:val="fr-FR"/>
        </w:rPr>
        <w:t xml:space="preserve"> المباشر للمرافق العامة عن طريق آلية التفويض </w:t>
      </w:r>
      <w:r w:rsidR="00B36446">
        <w:rPr>
          <w:rFonts w:hint="cs"/>
          <w:rtl/>
          <w:lang w:val="fr-FR"/>
        </w:rPr>
        <w:t xml:space="preserve">فثبات التشريع لمدة زمنية طويلة يحافظ على </w:t>
      </w:r>
      <w:r w:rsidR="007F74ED">
        <w:rPr>
          <w:rFonts w:hint="cs"/>
          <w:rtl/>
          <w:lang w:val="fr-FR"/>
        </w:rPr>
        <w:t xml:space="preserve">الحقوق ويعطي فرصة للمستثمرين </w:t>
      </w:r>
      <w:r w:rsidR="00B36446">
        <w:rPr>
          <w:rFonts w:hint="cs"/>
          <w:rtl/>
          <w:lang w:val="fr-FR"/>
        </w:rPr>
        <w:t xml:space="preserve">في المرافق العامة </w:t>
      </w:r>
      <w:r w:rsidR="00D73388">
        <w:rPr>
          <w:rFonts w:hint="cs"/>
          <w:rtl/>
          <w:lang w:val="fr-FR"/>
        </w:rPr>
        <w:t>المفوضة من أ</w:t>
      </w:r>
      <w:r w:rsidR="007F74ED">
        <w:rPr>
          <w:rFonts w:hint="cs"/>
          <w:rtl/>
          <w:lang w:val="fr-FR"/>
        </w:rPr>
        <w:t>جل ا</w:t>
      </w:r>
      <w:r w:rsidR="00C15A65">
        <w:rPr>
          <w:rFonts w:hint="cs"/>
          <w:rtl/>
          <w:lang w:val="fr-FR"/>
        </w:rPr>
        <w:t>ستنفاذ واهتلاك استثماراتهم بالإضافة الى تحصيل المبالغ اللازمة لتغطية أ</w:t>
      </w:r>
      <w:r w:rsidR="00043E78">
        <w:rPr>
          <w:rFonts w:hint="cs"/>
          <w:rtl/>
          <w:lang w:val="fr-FR"/>
        </w:rPr>
        <w:t xml:space="preserve">عباء وتكاليف </w:t>
      </w:r>
      <w:r w:rsidR="00761C71">
        <w:rPr>
          <w:rFonts w:hint="cs"/>
          <w:rtl/>
          <w:lang w:val="fr-FR"/>
        </w:rPr>
        <w:t>استثماراتهم</w:t>
      </w:r>
      <w:r w:rsidR="00043E78">
        <w:rPr>
          <w:rFonts w:hint="cs"/>
          <w:rtl/>
          <w:lang w:val="fr-FR"/>
        </w:rPr>
        <w:t xml:space="preserve"> بالإضافة الى تحقيق الأرباح والفوائد الممكنة كل هذه الأهداف تساعد في تحقيقها استقرار وثبات المنظومة القانونية لان المفوض اليه غالبا يتعاقد مع الجهات الإدارية العامة في ظل منظومة قانونية قائمة ويرتب حساباته على أساس تلك القواعد والتنظيمات القانونية </w:t>
      </w:r>
      <w:r w:rsidR="0050218D">
        <w:rPr>
          <w:rFonts w:hint="cs"/>
          <w:rtl/>
          <w:lang w:val="fr-FR"/>
        </w:rPr>
        <w:t>من خلال الاستفادة من محاولة ال</w:t>
      </w:r>
      <w:r w:rsidR="00406B5A">
        <w:rPr>
          <w:rFonts w:hint="cs"/>
          <w:rtl/>
          <w:lang w:val="fr-FR"/>
        </w:rPr>
        <w:t>إ</w:t>
      </w:r>
      <w:r w:rsidR="0050218D">
        <w:rPr>
          <w:rFonts w:hint="cs"/>
          <w:rtl/>
          <w:lang w:val="fr-FR"/>
        </w:rPr>
        <w:t>ستفادة من مزيا التشريع في مجالات معينة.</w:t>
      </w:r>
    </w:p>
    <w:p w14:paraId="4549D5D1" w14:textId="7098FAE3" w:rsidR="0050218D" w:rsidRDefault="00FB4CD7" w:rsidP="00D74548">
      <w:pPr>
        <w:rPr>
          <w:rtl/>
          <w:lang w:val="fr-FR"/>
        </w:rPr>
      </w:pPr>
      <w:r>
        <w:rPr>
          <w:rFonts w:hint="cs"/>
          <w:rtl/>
          <w:lang w:val="fr-FR"/>
        </w:rPr>
        <w:t>فيخلق ذلك إ</w:t>
      </w:r>
      <w:r w:rsidR="00966B3C">
        <w:rPr>
          <w:rFonts w:hint="cs"/>
          <w:rtl/>
          <w:lang w:val="fr-FR"/>
        </w:rPr>
        <w:t>طمئنان وثقة في نفوس المستثمرين في المرافق العامة ويشجعهم على ال</w:t>
      </w:r>
      <w:r w:rsidR="0041469E">
        <w:rPr>
          <w:rFonts w:hint="cs"/>
          <w:rtl/>
          <w:lang w:val="fr-FR"/>
        </w:rPr>
        <w:t>أ</w:t>
      </w:r>
      <w:r w:rsidR="00966B3C">
        <w:rPr>
          <w:rFonts w:hint="cs"/>
          <w:rtl/>
          <w:lang w:val="fr-FR"/>
        </w:rPr>
        <w:t xml:space="preserve">خذ بزمام المبادرة الفردية </w:t>
      </w:r>
      <w:r w:rsidR="007B6113">
        <w:rPr>
          <w:rFonts w:hint="cs"/>
          <w:rtl/>
          <w:lang w:val="fr-FR"/>
        </w:rPr>
        <w:t xml:space="preserve">وتوسيع </w:t>
      </w:r>
      <w:r w:rsidR="00761C71">
        <w:rPr>
          <w:rFonts w:hint="cs"/>
          <w:rtl/>
          <w:lang w:val="fr-FR"/>
        </w:rPr>
        <w:t>استثماراته</w:t>
      </w:r>
      <w:r w:rsidR="00761C71">
        <w:rPr>
          <w:rtl/>
          <w:lang w:val="fr-FR"/>
        </w:rPr>
        <w:t>م</w:t>
      </w:r>
      <w:r w:rsidR="007B6113">
        <w:rPr>
          <w:rFonts w:hint="cs"/>
          <w:rtl/>
          <w:lang w:val="fr-FR"/>
        </w:rPr>
        <w:t xml:space="preserve"> في المشاريع العامة المفوضة من خلال بذل المزيد من رؤوس الأموال </w:t>
      </w:r>
      <w:r w:rsidR="0041469E">
        <w:rPr>
          <w:rFonts w:hint="cs"/>
          <w:rtl/>
          <w:lang w:val="fr-FR"/>
        </w:rPr>
        <w:t>في هذه المشاريع، غير أ</w:t>
      </w:r>
      <w:r w:rsidR="00F0147D">
        <w:rPr>
          <w:rFonts w:hint="cs"/>
          <w:rtl/>
          <w:lang w:val="fr-FR"/>
        </w:rPr>
        <w:t>ن كان الثبات التشريعي يتعلق بمجل ال</w:t>
      </w:r>
      <w:r w:rsidR="0041469E">
        <w:rPr>
          <w:rFonts w:hint="cs"/>
          <w:rtl/>
          <w:lang w:val="fr-FR"/>
        </w:rPr>
        <w:t>إ</w:t>
      </w:r>
      <w:r w:rsidR="00F0147D">
        <w:rPr>
          <w:rFonts w:hint="cs"/>
          <w:rtl/>
          <w:lang w:val="fr-FR"/>
        </w:rPr>
        <w:t xml:space="preserve">ستثمارات المجسدة </w:t>
      </w:r>
      <w:r w:rsidR="00E55D9E">
        <w:rPr>
          <w:rFonts w:hint="cs"/>
          <w:rtl/>
          <w:lang w:val="fr-FR"/>
        </w:rPr>
        <w:t xml:space="preserve">حتى بالنسبة للمشاريع الخاصة غير أن ارتباط تقنية التفويض بالمرافق العامة وبالسلطات العامة وامتيازاتها العامة يجعلها أكثر من غيرها عرضة </w:t>
      </w:r>
      <w:r w:rsidR="00DB1434">
        <w:rPr>
          <w:rFonts w:hint="cs"/>
          <w:rtl/>
          <w:lang w:val="fr-FR"/>
        </w:rPr>
        <w:t>للتأثر بتغيير النصوص القانونية بشكل مستمر وخاصة فيما يتعلق بالتشريعات الخاصة بالمرافق العامة وطرق إدارتها.</w:t>
      </w:r>
    </w:p>
    <w:p w14:paraId="3CBAABAC" w14:textId="50E054D6" w:rsidR="00E427D2" w:rsidRDefault="00FE208B" w:rsidP="00D74548">
      <w:pPr>
        <w:rPr>
          <w:rtl/>
          <w:lang w:val="fr-FR"/>
        </w:rPr>
      </w:pPr>
      <w:r>
        <w:rPr>
          <w:rFonts w:hint="cs"/>
          <w:rtl/>
          <w:lang w:val="fr-FR"/>
        </w:rPr>
        <w:t xml:space="preserve">لذلك يهتم المستثمرين بشكل عام خاصة منهم الأجانب بالتعرف على التشريعات الخاصة بالبلدان المضيفة عن كثف وينتدبون لذلك خبراء قانونيين يمثلونهم للوقوف على مميزات كل تشريع والطرق المتبعة في تعديل التشريعات وكذا الإجراءات المتبعة في </w:t>
      </w:r>
      <w:r w:rsidR="005354A2">
        <w:rPr>
          <w:rFonts w:hint="cs"/>
          <w:rtl/>
          <w:lang w:val="fr-FR"/>
        </w:rPr>
        <w:t>إ</w:t>
      </w:r>
      <w:r>
        <w:rPr>
          <w:rFonts w:hint="cs"/>
          <w:rtl/>
          <w:lang w:val="fr-FR"/>
        </w:rPr>
        <w:t>صدار القوانيين والتنظيم</w:t>
      </w:r>
      <w:r w:rsidR="005354A2">
        <w:rPr>
          <w:rFonts w:hint="cs"/>
          <w:rtl/>
          <w:lang w:val="fr-FR"/>
        </w:rPr>
        <w:t>ات بشكل عام والتي تمس الجانب الٌإ</w:t>
      </w:r>
      <w:r>
        <w:rPr>
          <w:rFonts w:hint="cs"/>
          <w:rtl/>
          <w:lang w:val="fr-FR"/>
        </w:rPr>
        <w:t xml:space="preserve">قتصادي بشكل خاص </w:t>
      </w:r>
      <w:r w:rsidR="007441FC">
        <w:rPr>
          <w:rFonts w:hint="cs"/>
          <w:rtl/>
          <w:lang w:val="fr-FR"/>
        </w:rPr>
        <w:t>قبل ال</w:t>
      </w:r>
      <w:r w:rsidR="005354A2">
        <w:rPr>
          <w:rFonts w:hint="cs"/>
          <w:rtl/>
          <w:lang w:val="fr-FR"/>
        </w:rPr>
        <w:t>إ</w:t>
      </w:r>
      <w:r w:rsidR="007441FC">
        <w:rPr>
          <w:rFonts w:hint="cs"/>
          <w:rtl/>
          <w:lang w:val="fr-FR"/>
        </w:rPr>
        <w:t>قدام على أي عملية تعاقدية ل</w:t>
      </w:r>
      <w:r w:rsidR="005354A2">
        <w:rPr>
          <w:rFonts w:hint="cs"/>
          <w:rtl/>
          <w:lang w:val="fr-FR"/>
        </w:rPr>
        <w:t>أ</w:t>
      </w:r>
      <w:r w:rsidR="007441FC">
        <w:rPr>
          <w:rFonts w:hint="cs"/>
          <w:rtl/>
          <w:lang w:val="fr-FR"/>
        </w:rPr>
        <w:t>ن لهم مصالح مالية كبيرة يمكن تعريضها للخطر من جراء عدم ثبات التشريعات</w:t>
      </w:r>
      <w:r w:rsidR="00E427D2">
        <w:rPr>
          <w:rFonts w:hint="cs"/>
          <w:rtl/>
          <w:lang w:val="fr-FR"/>
        </w:rPr>
        <w:t xml:space="preserve"> من خلال كثيرة التعديلات.</w:t>
      </w:r>
    </w:p>
    <w:p w14:paraId="303332E8" w14:textId="5CF84AE4" w:rsidR="00FE208B" w:rsidRDefault="005354A2" w:rsidP="00D74548">
      <w:pPr>
        <w:rPr>
          <w:rtl/>
          <w:lang w:val="fr-FR"/>
        </w:rPr>
      </w:pPr>
      <w:r>
        <w:rPr>
          <w:rFonts w:hint="cs"/>
          <w:rtl/>
          <w:lang w:val="fr-FR"/>
        </w:rPr>
        <w:t>وفي المحصلة فإ</w:t>
      </w:r>
      <w:r w:rsidR="00E427D2">
        <w:rPr>
          <w:rFonts w:hint="cs"/>
          <w:rtl/>
          <w:lang w:val="fr-FR"/>
        </w:rPr>
        <w:t>ن الثبات التشريعي بالإضافة الى جودة القواني</w:t>
      </w:r>
      <w:r w:rsidR="00761C71">
        <w:rPr>
          <w:rFonts w:hint="cs"/>
          <w:rtl/>
          <w:lang w:val="fr-FR"/>
        </w:rPr>
        <w:t>ين المتعلقة بالحياة الاقتصادية ع</w:t>
      </w:r>
      <w:r w:rsidR="00E427D2">
        <w:rPr>
          <w:rFonts w:hint="cs"/>
          <w:rtl/>
          <w:lang w:val="fr-FR"/>
        </w:rPr>
        <w:t xml:space="preserve">لى وجه التحديد تساهم في اتخاذ المستثمرين في المرافق العامة لقرارات هامة تتعلق بتجسيد استثمارات </w:t>
      </w:r>
      <w:r w:rsidR="00E427D2">
        <w:rPr>
          <w:rFonts w:hint="cs"/>
          <w:rtl/>
          <w:lang w:val="fr-FR"/>
        </w:rPr>
        <w:lastRenderedPageBreak/>
        <w:t xml:space="preserve">كبيرة وجلب رؤوس أموال </w:t>
      </w:r>
      <w:r w:rsidR="00984056">
        <w:rPr>
          <w:rFonts w:hint="cs"/>
          <w:rtl/>
          <w:lang w:val="fr-FR"/>
        </w:rPr>
        <w:t xml:space="preserve">معتبرة الى المشاريع العامة التي </w:t>
      </w:r>
      <w:r w:rsidR="00761C71">
        <w:rPr>
          <w:rFonts w:hint="cs"/>
          <w:rtl/>
          <w:lang w:val="fr-FR"/>
        </w:rPr>
        <w:t>تعتبر محو</w:t>
      </w:r>
      <w:r w:rsidR="00761C71">
        <w:rPr>
          <w:rtl/>
          <w:lang w:val="fr-FR"/>
        </w:rPr>
        <w:t>ر</w:t>
      </w:r>
      <w:r>
        <w:rPr>
          <w:rFonts w:hint="cs"/>
          <w:rtl/>
          <w:lang w:val="fr-FR"/>
        </w:rPr>
        <w:t xml:space="preserve"> إ</w:t>
      </w:r>
      <w:r w:rsidR="00984056">
        <w:rPr>
          <w:rFonts w:hint="cs"/>
          <w:rtl/>
          <w:lang w:val="fr-FR"/>
        </w:rPr>
        <w:t>هتمام السلطات العامة في كل الدول</w:t>
      </w:r>
      <w:r w:rsidR="004C55FE">
        <w:rPr>
          <w:rFonts w:hint="cs"/>
          <w:rtl/>
          <w:lang w:val="fr-FR"/>
        </w:rPr>
        <w:t>، لذلك يتوجب على الدول الساعية الى جلب الاستثمار بشكل عام وال</w:t>
      </w:r>
      <w:r w:rsidR="001C00DD">
        <w:rPr>
          <w:rFonts w:hint="cs"/>
          <w:rtl/>
          <w:lang w:val="fr-FR"/>
        </w:rPr>
        <w:t>إ</w:t>
      </w:r>
      <w:r w:rsidR="004C55FE">
        <w:rPr>
          <w:rFonts w:hint="cs"/>
          <w:rtl/>
          <w:lang w:val="fr-FR"/>
        </w:rPr>
        <w:t xml:space="preserve">ستثمار في مجال المرافق والمشروعات العامة أن تبذل العناية اللازمة </w:t>
      </w:r>
      <w:r w:rsidR="001C00DD">
        <w:rPr>
          <w:rFonts w:hint="cs"/>
          <w:rtl/>
          <w:lang w:val="fr-FR"/>
        </w:rPr>
        <w:t>في إ</w:t>
      </w:r>
      <w:r w:rsidR="00A567A7">
        <w:rPr>
          <w:rFonts w:hint="cs"/>
          <w:rtl/>
          <w:lang w:val="fr-FR"/>
        </w:rPr>
        <w:t xml:space="preserve">طار جودة التشريعات التي تمكنها من الصمود </w:t>
      </w:r>
      <w:r w:rsidR="000C1CEA">
        <w:rPr>
          <w:rFonts w:hint="cs"/>
          <w:rtl/>
          <w:lang w:val="fr-FR"/>
        </w:rPr>
        <w:t>لأطول</w:t>
      </w:r>
      <w:r w:rsidR="00A567A7">
        <w:rPr>
          <w:rFonts w:hint="cs"/>
          <w:rtl/>
          <w:lang w:val="fr-FR"/>
        </w:rPr>
        <w:t xml:space="preserve"> مدة ممكنة وتمكن</w:t>
      </w:r>
      <w:r w:rsidR="00387728">
        <w:rPr>
          <w:rFonts w:hint="cs"/>
          <w:rtl/>
          <w:lang w:val="fr-FR"/>
        </w:rPr>
        <w:t>ها</w:t>
      </w:r>
      <w:r w:rsidR="00A567A7">
        <w:rPr>
          <w:rFonts w:hint="cs"/>
          <w:rtl/>
          <w:lang w:val="fr-FR"/>
        </w:rPr>
        <w:t xml:space="preserve"> من تجسيد وتحقيق </w:t>
      </w:r>
      <w:r w:rsidR="00387728">
        <w:rPr>
          <w:rFonts w:hint="cs"/>
          <w:rtl/>
          <w:lang w:val="fr-FR"/>
        </w:rPr>
        <w:t>المشروعات العامة</w:t>
      </w:r>
      <w:r w:rsidR="00A567A7">
        <w:rPr>
          <w:rFonts w:hint="cs"/>
          <w:rtl/>
          <w:lang w:val="fr-FR"/>
        </w:rPr>
        <w:t xml:space="preserve"> </w:t>
      </w:r>
      <w:r w:rsidR="00EB1CF1">
        <w:rPr>
          <w:rFonts w:hint="cs"/>
          <w:rtl/>
          <w:lang w:val="fr-FR"/>
        </w:rPr>
        <w:t xml:space="preserve">عبر </w:t>
      </w:r>
      <w:r w:rsidR="0056452A">
        <w:rPr>
          <w:rFonts w:hint="cs"/>
          <w:rtl/>
          <w:lang w:val="fr-FR"/>
        </w:rPr>
        <w:t>أسلوب</w:t>
      </w:r>
      <w:r w:rsidR="00EB1CF1">
        <w:rPr>
          <w:rFonts w:hint="cs"/>
          <w:rtl/>
          <w:lang w:val="fr-FR"/>
        </w:rPr>
        <w:t xml:space="preserve"> تفويض المرافق العامة.</w:t>
      </w:r>
    </w:p>
    <w:p w14:paraId="438CCE31" w14:textId="32C89A34" w:rsidR="0058039D" w:rsidRPr="00DE6131" w:rsidRDefault="0082468E" w:rsidP="006B37D7">
      <w:pPr>
        <w:pStyle w:val="Titre3"/>
        <w:numPr>
          <w:ilvl w:val="0"/>
          <w:numId w:val="0"/>
        </w:numPr>
        <w:rPr>
          <w:rtl/>
        </w:rPr>
      </w:pPr>
      <w:bookmarkStart w:id="288" w:name="_Toc168134111"/>
      <w:r w:rsidRPr="00DE6131">
        <w:rPr>
          <w:rFonts w:hint="cs"/>
          <w:rtl/>
        </w:rPr>
        <w:t xml:space="preserve">الفرع الثاني: </w:t>
      </w:r>
      <w:r w:rsidR="008477A4" w:rsidRPr="00DE6131">
        <w:rPr>
          <w:rFonts w:hint="cs"/>
          <w:rtl/>
        </w:rPr>
        <w:t>ا</w:t>
      </w:r>
      <w:r w:rsidR="00F80F55" w:rsidRPr="00DE6131">
        <w:rPr>
          <w:rFonts w:hint="cs"/>
          <w:rtl/>
        </w:rPr>
        <w:t>ل</w:t>
      </w:r>
      <w:r w:rsidR="00AF095E">
        <w:rPr>
          <w:rFonts w:hint="cs"/>
          <w:rtl/>
        </w:rPr>
        <w:t>إ</w:t>
      </w:r>
      <w:r w:rsidR="00F80F55" w:rsidRPr="00DE6131">
        <w:rPr>
          <w:rFonts w:hint="cs"/>
          <w:rtl/>
        </w:rPr>
        <w:t>رتباط بالمنظومة الاقتصادية</w:t>
      </w:r>
      <w:bookmarkEnd w:id="286"/>
      <w:bookmarkEnd w:id="287"/>
      <w:bookmarkEnd w:id="288"/>
      <w:r w:rsidR="00D027F0" w:rsidRPr="00DE6131">
        <w:rPr>
          <w:rFonts w:hint="cs"/>
          <w:rtl/>
        </w:rPr>
        <w:t xml:space="preserve"> </w:t>
      </w:r>
    </w:p>
    <w:p w14:paraId="6514CED9" w14:textId="65CB9241" w:rsidR="00BC3757" w:rsidRPr="00DE6131" w:rsidRDefault="00AF095E" w:rsidP="00D74548">
      <w:pPr>
        <w:rPr>
          <w:sz w:val="24"/>
          <w:szCs w:val="24"/>
          <w:rtl/>
        </w:rPr>
      </w:pPr>
      <w:r>
        <w:rPr>
          <w:rFonts w:hint="cs"/>
          <w:rtl/>
        </w:rPr>
        <w:t>إن سياسة الإ</w:t>
      </w:r>
      <w:r w:rsidR="0024798D" w:rsidRPr="00DE6131">
        <w:rPr>
          <w:rFonts w:hint="cs"/>
          <w:rtl/>
        </w:rPr>
        <w:t xml:space="preserve">عتماد على </w:t>
      </w:r>
      <w:r w:rsidR="00D027F0" w:rsidRPr="00DE6131">
        <w:rPr>
          <w:rFonts w:hint="cs"/>
          <w:rtl/>
        </w:rPr>
        <w:t xml:space="preserve"> القطاع ال</w:t>
      </w:r>
      <w:r>
        <w:rPr>
          <w:rFonts w:hint="cs"/>
          <w:rtl/>
        </w:rPr>
        <w:t>أ</w:t>
      </w:r>
      <w:r w:rsidR="00D027F0" w:rsidRPr="00DE6131">
        <w:rPr>
          <w:rFonts w:hint="cs"/>
          <w:rtl/>
        </w:rPr>
        <w:t xml:space="preserve">م </w:t>
      </w:r>
      <w:r w:rsidR="0024798D" w:rsidRPr="00DE6131">
        <w:rPr>
          <w:rFonts w:hint="cs"/>
          <w:rtl/>
        </w:rPr>
        <w:t xml:space="preserve"> الذي هو القطاع العام الذي يعد </w:t>
      </w:r>
      <w:r>
        <w:rPr>
          <w:rFonts w:hint="cs"/>
          <w:rtl/>
        </w:rPr>
        <w:t>في الحقيقة قطاع غير محدد الأ</w:t>
      </w:r>
      <w:r w:rsidR="00D027F0" w:rsidRPr="00DE6131">
        <w:rPr>
          <w:rFonts w:hint="cs"/>
          <w:rtl/>
        </w:rPr>
        <w:t xml:space="preserve">هداف </w:t>
      </w:r>
      <w:r w:rsidR="009D6D1C" w:rsidRPr="00DE6131">
        <w:rPr>
          <w:rFonts w:hint="cs"/>
          <w:rtl/>
        </w:rPr>
        <w:t xml:space="preserve">وغير مؤهل للدفع بالعملية الإنتاجية </w:t>
      </w:r>
      <w:r w:rsidR="00D027F0" w:rsidRPr="00DE6131">
        <w:rPr>
          <w:rFonts w:hint="cs"/>
          <w:rtl/>
        </w:rPr>
        <w:t xml:space="preserve">وفائدته محدودة فهو يستنزف </w:t>
      </w:r>
      <w:r w:rsidR="00803742" w:rsidRPr="00DE6131">
        <w:rPr>
          <w:rFonts w:hint="cs"/>
          <w:rtl/>
        </w:rPr>
        <w:t>ال</w:t>
      </w:r>
      <w:r w:rsidR="00D027F0" w:rsidRPr="00DE6131">
        <w:rPr>
          <w:rFonts w:hint="cs"/>
          <w:rtl/>
        </w:rPr>
        <w:t>خزينة</w:t>
      </w:r>
      <w:r w:rsidR="00803742" w:rsidRPr="00DE6131">
        <w:rPr>
          <w:rFonts w:hint="cs"/>
          <w:rtl/>
        </w:rPr>
        <w:t xml:space="preserve"> العامة ل</w:t>
      </w:r>
      <w:r w:rsidR="00D027F0" w:rsidRPr="00DE6131">
        <w:rPr>
          <w:rFonts w:hint="cs"/>
          <w:rtl/>
        </w:rPr>
        <w:t>لدولة نتيجة</w:t>
      </w:r>
      <w:r w:rsidR="007053D3">
        <w:rPr>
          <w:rFonts w:hint="cs"/>
          <w:rtl/>
        </w:rPr>
        <w:t xml:space="preserve"> سوء الإ</w:t>
      </w:r>
      <w:r w:rsidR="00D027F0" w:rsidRPr="00DE6131">
        <w:rPr>
          <w:rFonts w:hint="cs"/>
          <w:rtl/>
        </w:rPr>
        <w:t xml:space="preserve">ختيار في </w:t>
      </w:r>
      <w:r w:rsidR="007053D3">
        <w:rPr>
          <w:rFonts w:hint="cs"/>
          <w:rtl/>
        </w:rPr>
        <w:t>ال</w:t>
      </w:r>
      <w:r w:rsidR="00D027F0" w:rsidRPr="00DE6131">
        <w:rPr>
          <w:rFonts w:hint="cs"/>
          <w:rtl/>
        </w:rPr>
        <w:t xml:space="preserve">مشاريع </w:t>
      </w:r>
      <w:r w:rsidR="00803742" w:rsidRPr="00DE6131">
        <w:rPr>
          <w:rFonts w:hint="cs"/>
          <w:rtl/>
        </w:rPr>
        <w:t xml:space="preserve">العامة </w:t>
      </w:r>
      <w:r w:rsidR="0050468C" w:rsidRPr="00DE6131">
        <w:rPr>
          <w:rFonts w:hint="cs"/>
          <w:rtl/>
        </w:rPr>
        <w:t xml:space="preserve">وسوء التسيير الذي لازمها لفترات زمنية طويلة </w:t>
      </w:r>
      <w:r w:rsidR="00D027F0" w:rsidRPr="00DE6131">
        <w:rPr>
          <w:rFonts w:hint="cs"/>
          <w:rtl/>
        </w:rPr>
        <w:t xml:space="preserve">، </w:t>
      </w:r>
      <w:r w:rsidR="007053D3">
        <w:rPr>
          <w:rFonts w:hint="cs"/>
          <w:rtl/>
        </w:rPr>
        <w:t>بالإضافة الى تفشي عملية الإ</w:t>
      </w:r>
      <w:r w:rsidR="0050468C" w:rsidRPr="00DE6131">
        <w:rPr>
          <w:rFonts w:hint="cs"/>
          <w:rtl/>
        </w:rPr>
        <w:t xml:space="preserve">حتكار لبعض المرافق والمشاريع التي أصبحت </w:t>
      </w:r>
      <w:r w:rsidR="00D027F0" w:rsidRPr="00DE6131">
        <w:rPr>
          <w:rFonts w:hint="cs"/>
          <w:rtl/>
        </w:rPr>
        <w:t xml:space="preserve">معوقا للعديد من الاستثمارات والمبادرات </w:t>
      </w:r>
      <w:r w:rsidR="00137026" w:rsidRPr="00DE6131">
        <w:rPr>
          <w:rFonts w:hint="cs"/>
          <w:rtl/>
        </w:rPr>
        <w:t xml:space="preserve">الفردية </w:t>
      </w:r>
      <w:r w:rsidR="007053D3">
        <w:rPr>
          <w:rFonts w:hint="cs"/>
          <w:rtl/>
        </w:rPr>
        <w:t>الخاصة</w:t>
      </w:r>
      <w:r w:rsidR="00137026" w:rsidRPr="00DE6131">
        <w:rPr>
          <w:rFonts w:hint="cs"/>
          <w:rtl/>
        </w:rPr>
        <w:t xml:space="preserve">، وبالتالي </w:t>
      </w:r>
      <w:r w:rsidR="00290880" w:rsidRPr="00DE6131">
        <w:rPr>
          <w:rFonts w:hint="cs"/>
          <w:rtl/>
        </w:rPr>
        <w:t xml:space="preserve">المساهمة </w:t>
      </w:r>
      <w:r w:rsidR="007053D3">
        <w:rPr>
          <w:rFonts w:hint="cs"/>
          <w:rtl/>
        </w:rPr>
        <w:t>بشكل مباشر في إ</w:t>
      </w:r>
      <w:r w:rsidR="00BB0E6E">
        <w:rPr>
          <w:rFonts w:hint="cs"/>
          <w:rtl/>
        </w:rPr>
        <w:t>فقارالمواطن وإ</w:t>
      </w:r>
      <w:r w:rsidR="00D027F0" w:rsidRPr="00DE6131">
        <w:rPr>
          <w:rFonts w:hint="cs"/>
          <w:rtl/>
        </w:rPr>
        <w:t xml:space="preserve">حباطه </w:t>
      </w:r>
      <w:r w:rsidR="00290880" w:rsidRPr="00DE6131">
        <w:rPr>
          <w:rFonts w:hint="cs"/>
          <w:rtl/>
        </w:rPr>
        <w:t>وتفشي ظاهرة المشاريع الفاشلة وال</w:t>
      </w:r>
      <w:r w:rsidR="00D027F0" w:rsidRPr="00DE6131">
        <w:rPr>
          <w:rFonts w:hint="cs"/>
          <w:rtl/>
        </w:rPr>
        <w:t xml:space="preserve">مزمنة لدى </w:t>
      </w:r>
      <w:r w:rsidR="00290880" w:rsidRPr="00DE6131">
        <w:rPr>
          <w:rFonts w:hint="cs"/>
          <w:rtl/>
        </w:rPr>
        <w:t>القطاع العام</w:t>
      </w:r>
      <w:r w:rsidR="00BB0E6E">
        <w:rPr>
          <w:rFonts w:hint="cs"/>
          <w:rtl/>
        </w:rPr>
        <w:t>،</w:t>
      </w:r>
      <w:r w:rsidR="00290880" w:rsidRPr="00DE6131">
        <w:rPr>
          <w:rFonts w:hint="cs"/>
          <w:rtl/>
        </w:rPr>
        <w:t xml:space="preserve"> ويكون أثرها كبيرا في المشاريع ذات الطابع  الصناعي والخدماتي</w:t>
      </w:r>
      <w:r w:rsidR="00BB0E6E">
        <w:rPr>
          <w:rFonts w:hint="cs"/>
          <w:rtl/>
        </w:rPr>
        <w:t xml:space="preserve"> الذي</w:t>
      </w:r>
      <w:r w:rsidR="00D027F0" w:rsidRPr="00DE6131">
        <w:rPr>
          <w:rFonts w:hint="cs"/>
          <w:rtl/>
        </w:rPr>
        <w:t xml:space="preserve"> </w:t>
      </w:r>
      <w:r w:rsidR="00290880" w:rsidRPr="00DE6131">
        <w:rPr>
          <w:rFonts w:hint="cs"/>
          <w:rtl/>
        </w:rPr>
        <w:t>من المفروض</w:t>
      </w:r>
      <w:r w:rsidR="00BB0E6E">
        <w:rPr>
          <w:rFonts w:hint="cs"/>
          <w:rtl/>
        </w:rPr>
        <w:t xml:space="preserve"> أن</w:t>
      </w:r>
      <w:r w:rsidR="00290880" w:rsidRPr="00DE6131">
        <w:rPr>
          <w:rFonts w:hint="cs"/>
          <w:rtl/>
        </w:rPr>
        <w:t xml:space="preserve"> يشكل المجال الأمثل للتسيير الخاص ويتوجب تقليص دور القطاع العام فيه </w:t>
      </w:r>
      <w:r w:rsidR="00D027F0" w:rsidRPr="00DE6131">
        <w:rPr>
          <w:rFonts w:hint="cs"/>
          <w:rtl/>
        </w:rPr>
        <w:t xml:space="preserve">وحصر </w:t>
      </w:r>
      <w:r w:rsidR="00290880" w:rsidRPr="00DE6131">
        <w:rPr>
          <w:rFonts w:hint="cs"/>
          <w:rtl/>
        </w:rPr>
        <w:t xml:space="preserve">تدخله الى </w:t>
      </w:r>
      <w:r w:rsidR="00B67F93">
        <w:rPr>
          <w:rFonts w:hint="cs"/>
          <w:rtl/>
        </w:rPr>
        <w:t>أ</w:t>
      </w:r>
      <w:r w:rsidR="00D027F0" w:rsidRPr="00DE6131">
        <w:rPr>
          <w:rFonts w:hint="cs"/>
          <w:rtl/>
        </w:rPr>
        <w:t>ضيق الحدود</w:t>
      </w:r>
      <w:r w:rsidR="00B67F93">
        <w:rPr>
          <w:rFonts w:hint="cs"/>
          <w:rtl/>
        </w:rPr>
        <w:t>،</w:t>
      </w:r>
      <w:r w:rsidR="00D027F0" w:rsidRPr="00DE6131">
        <w:rPr>
          <w:rFonts w:hint="cs"/>
          <w:rtl/>
        </w:rPr>
        <w:t xml:space="preserve"> </w:t>
      </w:r>
      <w:r w:rsidR="00290880" w:rsidRPr="00DE6131">
        <w:rPr>
          <w:rFonts w:hint="cs"/>
          <w:rtl/>
        </w:rPr>
        <w:t>و</w:t>
      </w:r>
      <w:r w:rsidR="00D027F0" w:rsidRPr="00DE6131">
        <w:rPr>
          <w:rFonts w:hint="cs"/>
          <w:rtl/>
        </w:rPr>
        <w:t xml:space="preserve">ترك </w:t>
      </w:r>
      <w:r w:rsidR="00290880" w:rsidRPr="00DE6131">
        <w:rPr>
          <w:rFonts w:hint="cs"/>
          <w:rtl/>
        </w:rPr>
        <w:t xml:space="preserve">الفرصة للمبادرة الخاصة في هذا المجال وكل </w:t>
      </w:r>
      <w:r w:rsidR="00D027F0" w:rsidRPr="00DE6131">
        <w:rPr>
          <w:rFonts w:hint="cs"/>
          <w:rtl/>
        </w:rPr>
        <w:t xml:space="preserve"> </w:t>
      </w:r>
      <w:r w:rsidR="00FE5324" w:rsidRPr="00DE6131">
        <w:rPr>
          <w:rFonts w:hint="cs"/>
          <w:rtl/>
        </w:rPr>
        <w:t>ما يمك</w:t>
      </w:r>
      <w:r w:rsidR="00FE5324" w:rsidRPr="00DE6131">
        <w:rPr>
          <w:rtl/>
        </w:rPr>
        <w:t>ن</w:t>
      </w:r>
      <w:r w:rsidR="00D027F0" w:rsidRPr="00DE6131">
        <w:rPr>
          <w:rFonts w:hint="cs"/>
          <w:rtl/>
        </w:rPr>
        <w:t xml:space="preserve"> للقطاع الخاص القيام به و</w:t>
      </w:r>
      <w:r w:rsidR="00290880" w:rsidRPr="00DE6131">
        <w:rPr>
          <w:rFonts w:hint="cs"/>
          <w:rtl/>
        </w:rPr>
        <w:t xml:space="preserve"> كف يد </w:t>
      </w:r>
      <w:r w:rsidR="00D027F0" w:rsidRPr="00DE6131">
        <w:rPr>
          <w:rFonts w:hint="cs"/>
          <w:rtl/>
        </w:rPr>
        <w:t xml:space="preserve">القطاع العام </w:t>
      </w:r>
      <w:r w:rsidR="00290880" w:rsidRPr="00DE6131">
        <w:rPr>
          <w:rFonts w:hint="cs"/>
          <w:rtl/>
        </w:rPr>
        <w:t xml:space="preserve">فيه </w:t>
      </w:r>
      <w:r w:rsidR="00D027F0" w:rsidRPr="00DE6131">
        <w:rPr>
          <w:rFonts w:hint="cs"/>
          <w:rtl/>
        </w:rPr>
        <w:t xml:space="preserve">الا </w:t>
      </w:r>
      <w:r w:rsidR="00290880" w:rsidRPr="00DE6131">
        <w:rPr>
          <w:rFonts w:hint="cs"/>
          <w:rtl/>
        </w:rPr>
        <w:t>للضرورة القصوى وفي</w:t>
      </w:r>
      <w:r w:rsidR="00D027F0" w:rsidRPr="00DE6131">
        <w:rPr>
          <w:rFonts w:hint="cs"/>
          <w:rtl/>
        </w:rPr>
        <w:t xml:space="preserve"> </w:t>
      </w:r>
      <w:r w:rsidR="00290880" w:rsidRPr="00DE6131">
        <w:rPr>
          <w:rFonts w:hint="cs"/>
          <w:rtl/>
        </w:rPr>
        <w:t>المجالات</w:t>
      </w:r>
      <w:r w:rsidR="00D027F0" w:rsidRPr="00DE6131">
        <w:rPr>
          <w:rFonts w:hint="cs"/>
          <w:rtl/>
        </w:rPr>
        <w:t xml:space="preserve"> التي </w:t>
      </w:r>
      <w:r w:rsidR="00290880" w:rsidRPr="00DE6131">
        <w:rPr>
          <w:rFonts w:hint="cs"/>
          <w:rtl/>
        </w:rPr>
        <w:t xml:space="preserve">قد </w:t>
      </w:r>
      <w:r w:rsidR="00D027F0" w:rsidRPr="00DE6131">
        <w:rPr>
          <w:rFonts w:hint="cs"/>
          <w:rtl/>
        </w:rPr>
        <w:t>يعجز القطاع الخاص عن القيام بها</w:t>
      </w:r>
      <w:r w:rsidR="00B67F93">
        <w:rPr>
          <w:rFonts w:hint="cs"/>
          <w:rtl/>
        </w:rPr>
        <w:t>، لأ</w:t>
      </w:r>
      <w:r w:rsidR="00D027F0" w:rsidRPr="00DE6131">
        <w:rPr>
          <w:rFonts w:hint="cs"/>
          <w:rtl/>
        </w:rPr>
        <w:t xml:space="preserve">ن تقليص القطاع العام </w:t>
      </w:r>
      <w:r w:rsidR="00290880" w:rsidRPr="00DE6131">
        <w:rPr>
          <w:rFonts w:hint="cs"/>
          <w:rtl/>
        </w:rPr>
        <w:t xml:space="preserve">يرافقه التقليص في العموم </w:t>
      </w:r>
      <w:r w:rsidR="00D027F0" w:rsidRPr="00DE6131">
        <w:rPr>
          <w:rFonts w:hint="cs"/>
          <w:rtl/>
        </w:rPr>
        <w:t xml:space="preserve"> من عملية الفساد </w:t>
      </w:r>
      <w:r w:rsidR="00290880" w:rsidRPr="00DE6131">
        <w:rPr>
          <w:rFonts w:hint="cs"/>
          <w:rtl/>
        </w:rPr>
        <w:t>وييسر</w:t>
      </w:r>
      <w:r w:rsidR="00D027F0" w:rsidRPr="00DE6131">
        <w:rPr>
          <w:rFonts w:hint="cs"/>
          <w:rtl/>
        </w:rPr>
        <w:t xml:space="preserve"> عملية </w:t>
      </w:r>
      <w:r w:rsidR="00290880" w:rsidRPr="00DE6131">
        <w:rPr>
          <w:rFonts w:hint="cs"/>
          <w:rtl/>
        </w:rPr>
        <w:t xml:space="preserve">الرقابة </w:t>
      </w:r>
      <w:r w:rsidR="00D027F0" w:rsidRPr="00DE6131">
        <w:rPr>
          <w:rFonts w:hint="cs"/>
          <w:rtl/>
        </w:rPr>
        <w:t>وال</w:t>
      </w:r>
      <w:r w:rsidR="00B67F93">
        <w:rPr>
          <w:rFonts w:hint="cs"/>
          <w:rtl/>
        </w:rPr>
        <w:t>إ</w:t>
      </w:r>
      <w:r w:rsidR="00D027F0" w:rsidRPr="00DE6131">
        <w:rPr>
          <w:rFonts w:hint="cs"/>
          <w:rtl/>
        </w:rPr>
        <w:t>شراف علي</w:t>
      </w:r>
      <w:r w:rsidR="00290880" w:rsidRPr="00DE6131">
        <w:rPr>
          <w:rFonts w:hint="cs"/>
          <w:rtl/>
        </w:rPr>
        <w:t xml:space="preserve"> العقود </w:t>
      </w:r>
      <w:r w:rsidR="00A33DDD" w:rsidRPr="00DE6131">
        <w:rPr>
          <w:rFonts w:hint="cs"/>
          <w:rtl/>
        </w:rPr>
        <w:t>المتعلقة بهذه المشاريع</w:t>
      </w:r>
      <w:r w:rsidR="00D027F0" w:rsidRPr="00DE6131">
        <w:rPr>
          <w:rStyle w:val="Appelnotedebasdep"/>
          <w:color w:val="000000" w:themeColor="text1"/>
          <w:rtl/>
        </w:rPr>
        <w:footnoteReference w:id="415"/>
      </w:r>
      <w:r w:rsidR="00A33DDD" w:rsidRPr="00DE6131">
        <w:rPr>
          <w:rFonts w:hint="cs"/>
          <w:sz w:val="24"/>
          <w:szCs w:val="24"/>
          <w:rtl/>
        </w:rPr>
        <w:t>.</w:t>
      </w:r>
    </w:p>
    <w:p w14:paraId="23DAA289" w14:textId="13B01969" w:rsidR="002B49A1" w:rsidRPr="00DE6131" w:rsidRDefault="00BC3757" w:rsidP="00D74548">
      <w:pPr>
        <w:rPr>
          <w:b/>
          <w:bCs/>
          <w:rtl/>
        </w:rPr>
      </w:pPr>
      <w:r w:rsidRPr="00DE6131">
        <w:rPr>
          <w:rFonts w:hint="cs"/>
          <w:rtl/>
        </w:rPr>
        <w:t xml:space="preserve">بالإضافة الى </w:t>
      </w:r>
      <w:r w:rsidR="00A33DDD" w:rsidRPr="00DE6131">
        <w:rPr>
          <w:rFonts w:hint="cs"/>
          <w:rtl/>
        </w:rPr>
        <w:t>أنه يمكن من</w:t>
      </w:r>
      <w:r w:rsidRPr="00DE6131">
        <w:rPr>
          <w:rFonts w:hint="cs"/>
          <w:rtl/>
        </w:rPr>
        <w:t xml:space="preserve"> خلق بيئة </w:t>
      </w:r>
      <w:r w:rsidR="00A33DDD" w:rsidRPr="00DE6131">
        <w:rPr>
          <w:rFonts w:hint="cs"/>
          <w:rtl/>
        </w:rPr>
        <w:t xml:space="preserve">تنافسية تستبعد فيها </w:t>
      </w:r>
      <w:r w:rsidRPr="00DE6131">
        <w:rPr>
          <w:rFonts w:hint="cs"/>
          <w:rtl/>
        </w:rPr>
        <w:t xml:space="preserve"> كل </w:t>
      </w:r>
      <w:r w:rsidR="00A33DDD" w:rsidRPr="00DE6131">
        <w:rPr>
          <w:rFonts w:hint="cs"/>
          <w:rtl/>
        </w:rPr>
        <w:t xml:space="preserve">أنواع </w:t>
      </w:r>
      <w:r w:rsidR="00B67F93">
        <w:rPr>
          <w:rFonts w:hint="cs"/>
          <w:rtl/>
        </w:rPr>
        <w:t xml:space="preserve"> الإ</w:t>
      </w:r>
      <w:r w:rsidRPr="00DE6131">
        <w:rPr>
          <w:rFonts w:hint="cs"/>
          <w:rtl/>
        </w:rPr>
        <w:t>حتكارات</w:t>
      </w:r>
      <w:r w:rsidR="0027435B">
        <w:rPr>
          <w:rFonts w:hint="cs"/>
          <w:rtl/>
        </w:rPr>
        <w:t xml:space="preserve"> التي لم ينجر عنها إلا</w:t>
      </w:r>
      <w:r w:rsidR="00A33DDD" w:rsidRPr="00DE6131">
        <w:rPr>
          <w:rFonts w:hint="cs"/>
          <w:rtl/>
        </w:rPr>
        <w:t xml:space="preserve"> ال</w:t>
      </w:r>
      <w:r w:rsidR="0027435B">
        <w:rPr>
          <w:rFonts w:hint="cs"/>
          <w:rtl/>
        </w:rPr>
        <w:t>أ</w:t>
      </w:r>
      <w:r w:rsidR="00A33DDD" w:rsidRPr="00DE6131">
        <w:rPr>
          <w:rFonts w:hint="cs"/>
          <w:rtl/>
        </w:rPr>
        <w:t xml:space="preserve">ثار السلبية التي انعكست بشكل جوهري على حياة المواطن </w:t>
      </w:r>
      <w:r w:rsidRPr="00DE6131">
        <w:rPr>
          <w:rFonts w:hint="cs"/>
          <w:rtl/>
        </w:rPr>
        <w:t xml:space="preserve">، وبذلك  </w:t>
      </w:r>
      <w:r w:rsidR="00A33DDD" w:rsidRPr="00DE6131">
        <w:rPr>
          <w:rFonts w:hint="cs"/>
          <w:rtl/>
        </w:rPr>
        <w:t>يهتم</w:t>
      </w:r>
      <w:r w:rsidRPr="00DE6131">
        <w:rPr>
          <w:rFonts w:hint="cs"/>
          <w:rtl/>
        </w:rPr>
        <w:t xml:space="preserve"> الفكر ال</w:t>
      </w:r>
      <w:r w:rsidR="00A33DDD" w:rsidRPr="00DE6131">
        <w:rPr>
          <w:rFonts w:hint="cs"/>
          <w:rtl/>
        </w:rPr>
        <w:t>ا</w:t>
      </w:r>
      <w:r w:rsidRPr="00DE6131">
        <w:rPr>
          <w:rFonts w:hint="cs"/>
          <w:rtl/>
        </w:rPr>
        <w:t xml:space="preserve">قتصادي على خلق </w:t>
      </w:r>
      <w:r w:rsidR="00A33DDD" w:rsidRPr="00DE6131">
        <w:rPr>
          <w:rFonts w:hint="cs"/>
          <w:rtl/>
        </w:rPr>
        <w:t xml:space="preserve">مناخ ومحيط اقتصادي ملائم </w:t>
      </w:r>
      <w:r w:rsidRPr="00DE6131">
        <w:rPr>
          <w:rFonts w:hint="cs"/>
          <w:rtl/>
        </w:rPr>
        <w:t xml:space="preserve"> يتعلق </w:t>
      </w:r>
      <w:r w:rsidR="00A33DDD" w:rsidRPr="00DE6131">
        <w:rPr>
          <w:rFonts w:hint="cs"/>
          <w:rtl/>
        </w:rPr>
        <w:t xml:space="preserve"> بشكل أساسي وجوهري بتكريس قواعد </w:t>
      </w:r>
      <w:r w:rsidRPr="00DE6131">
        <w:rPr>
          <w:rFonts w:hint="cs"/>
          <w:rtl/>
        </w:rPr>
        <w:t xml:space="preserve">المنافسة </w:t>
      </w:r>
      <w:r w:rsidR="00A33DDD" w:rsidRPr="00DE6131">
        <w:rPr>
          <w:rFonts w:hint="cs"/>
          <w:rtl/>
        </w:rPr>
        <w:t>ولا</w:t>
      </w:r>
      <w:r w:rsidR="00FE5324" w:rsidRPr="00DE6131">
        <w:rPr>
          <w:rFonts w:hint="cs"/>
          <w:rtl/>
        </w:rPr>
        <w:t xml:space="preserve"> </w:t>
      </w:r>
      <w:r w:rsidR="00A33DDD" w:rsidRPr="00DE6131">
        <w:rPr>
          <w:rFonts w:hint="cs"/>
          <w:rtl/>
        </w:rPr>
        <w:t>يتم ذلك الا في</w:t>
      </w:r>
      <w:r w:rsidRPr="00DE6131">
        <w:rPr>
          <w:rFonts w:hint="cs"/>
          <w:rtl/>
        </w:rPr>
        <w:t xml:space="preserve"> وجود البيئة التنافسية</w:t>
      </w:r>
      <w:r w:rsidR="00A33DDD" w:rsidRPr="00DE6131">
        <w:rPr>
          <w:rFonts w:hint="cs"/>
          <w:rtl/>
        </w:rPr>
        <w:t xml:space="preserve"> الملائمة النابعة في الأساس من تحرير النظام الاقتصاد</w:t>
      </w:r>
      <w:r w:rsidR="0027435B">
        <w:rPr>
          <w:rFonts w:hint="cs"/>
          <w:rtl/>
        </w:rPr>
        <w:t>ي من رواسب المترتبة عن سياسة الإنغلاق في مجال الاقتصاد</w:t>
      </w:r>
      <w:r w:rsidR="00A33DDD" w:rsidRPr="00DE6131">
        <w:rPr>
          <w:rFonts w:hint="cs"/>
          <w:rtl/>
        </w:rPr>
        <w:t>، ل</w:t>
      </w:r>
      <w:r w:rsidR="0027435B">
        <w:rPr>
          <w:rFonts w:hint="cs"/>
          <w:rtl/>
        </w:rPr>
        <w:t>أن تحرير المبادرة الإقتصادية تشكل أ</w:t>
      </w:r>
      <w:r w:rsidR="00A33DDD" w:rsidRPr="00DE6131">
        <w:rPr>
          <w:rFonts w:hint="cs"/>
          <w:rtl/>
        </w:rPr>
        <w:t xml:space="preserve">حد أهم </w:t>
      </w:r>
      <w:r w:rsidRPr="00DE6131">
        <w:rPr>
          <w:rFonts w:hint="cs"/>
          <w:rtl/>
        </w:rPr>
        <w:t xml:space="preserve"> العوامل الرئيسية التي تؤدي الى </w:t>
      </w:r>
      <w:r w:rsidR="00A33DDD" w:rsidRPr="00DE6131">
        <w:rPr>
          <w:rFonts w:hint="cs"/>
          <w:rtl/>
        </w:rPr>
        <w:t>رفع</w:t>
      </w:r>
      <w:r w:rsidRPr="00DE6131">
        <w:rPr>
          <w:rFonts w:hint="cs"/>
          <w:rtl/>
        </w:rPr>
        <w:t xml:space="preserve"> الكفاءة ال</w:t>
      </w:r>
      <w:r w:rsidR="0027435B">
        <w:rPr>
          <w:rFonts w:hint="cs"/>
          <w:rtl/>
        </w:rPr>
        <w:t>إ</w:t>
      </w:r>
      <w:r w:rsidRPr="00DE6131">
        <w:rPr>
          <w:rFonts w:hint="cs"/>
          <w:rtl/>
        </w:rPr>
        <w:t xml:space="preserve">قتصادية للمشروعات </w:t>
      </w:r>
      <w:r w:rsidR="00A33DDD" w:rsidRPr="00DE6131">
        <w:rPr>
          <w:rFonts w:hint="cs"/>
          <w:rtl/>
        </w:rPr>
        <w:t xml:space="preserve">العامة </w:t>
      </w:r>
      <w:r w:rsidRPr="00DE6131">
        <w:rPr>
          <w:rFonts w:hint="cs"/>
          <w:rtl/>
        </w:rPr>
        <w:t xml:space="preserve">حيث </w:t>
      </w:r>
      <w:r w:rsidR="00A33DDD" w:rsidRPr="00DE6131">
        <w:rPr>
          <w:rFonts w:hint="cs"/>
          <w:rtl/>
        </w:rPr>
        <w:t xml:space="preserve">يلاحظ من </w:t>
      </w:r>
      <w:r w:rsidRPr="00DE6131">
        <w:rPr>
          <w:rFonts w:hint="cs"/>
          <w:rtl/>
        </w:rPr>
        <w:t xml:space="preserve"> الواقع </w:t>
      </w:r>
      <w:r w:rsidR="00A33DDD" w:rsidRPr="00DE6131">
        <w:rPr>
          <w:rFonts w:hint="cs"/>
          <w:rtl/>
        </w:rPr>
        <w:t xml:space="preserve">المعاش </w:t>
      </w:r>
      <w:r w:rsidR="0027435B">
        <w:rPr>
          <w:rFonts w:hint="cs"/>
          <w:rtl/>
        </w:rPr>
        <w:t>الى أ</w:t>
      </w:r>
      <w:r w:rsidRPr="00DE6131">
        <w:rPr>
          <w:rFonts w:hint="cs"/>
          <w:rtl/>
        </w:rPr>
        <w:t xml:space="preserve">ن </w:t>
      </w:r>
      <w:r w:rsidR="00A33DDD" w:rsidRPr="00DE6131">
        <w:rPr>
          <w:rFonts w:hint="cs"/>
          <w:rtl/>
        </w:rPr>
        <w:t>التنافس  بما ي</w:t>
      </w:r>
      <w:r w:rsidRPr="00DE6131">
        <w:rPr>
          <w:rFonts w:hint="cs"/>
          <w:rtl/>
        </w:rPr>
        <w:t xml:space="preserve">فرضه من </w:t>
      </w:r>
      <w:r w:rsidR="00A33DDD" w:rsidRPr="00DE6131">
        <w:rPr>
          <w:rFonts w:hint="cs"/>
          <w:rtl/>
        </w:rPr>
        <w:t>قواعد</w:t>
      </w:r>
      <w:r w:rsidRPr="00DE6131">
        <w:rPr>
          <w:rFonts w:hint="cs"/>
          <w:rtl/>
        </w:rPr>
        <w:t xml:space="preserve"> </w:t>
      </w:r>
      <w:r w:rsidR="00A33DDD" w:rsidRPr="00DE6131">
        <w:rPr>
          <w:rFonts w:hint="cs"/>
          <w:rtl/>
        </w:rPr>
        <w:t xml:space="preserve">يساهم في خلق </w:t>
      </w:r>
      <w:r w:rsidRPr="00DE6131">
        <w:rPr>
          <w:rFonts w:hint="cs"/>
          <w:rtl/>
        </w:rPr>
        <w:t xml:space="preserve"> مزايا</w:t>
      </w:r>
      <w:r w:rsidR="00A33DDD" w:rsidRPr="00DE6131">
        <w:rPr>
          <w:rFonts w:hint="cs"/>
          <w:rtl/>
        </w:rPr>
        <w:t xml:space="preserve"> ومحاسن </w:t>
      </w:r>
      <w:r w:rsidRPr="00DE6131">
        <w:rPr>
          <w:rFonts w:hint="cs"/>
          <w:rtl/>
        </w:rPr>
        <w:t xml:space="preserve"> للمجتمعات لا يمكن </w:t>
      </w:r>
      <w:r w:rsidR="00C82D18" w:rsidRPr="00DE6131">
        <w:rPr>
          <w:rFonts w:hint="cs"/>
          <w:rtl/>
        </w:rPr>
        <w:t>بلوغها</w:t>
      </w:r>
      <w:r w:rsidRPr="00DE6131">
        <w:rPr>
          <w:rFonts w:hint="cs"/>
          <w:rtl/>
        </w:rPr>
        <w:t xml:space="preserve"> في ظل سياسة </w:t>
      </w:r>
      <w:r w:rsidR="0027435B">
        <w:rPr>
          <w:rFonts w:hint="cs"/>
          <w:rtl/>
        </w:rPr>
        <w:t>الإ</w:t>
      </w:r>
      <w:r w:rsidR="00C82D18" w:rsidRPr="00DE6131">
        <w:rPr>
          <w:rFonts w:hint="cs"/>
          <w:rtl/>
        </w:rPr>
        <w:t>نغلاق والحماية والدعم الاقتصادي</w:t>
      </w:r>
      <w:r w:rsidR="0027435B">
        <w:rPr>
          <w:rFonts w:hint="cs"/>
          <w:rtl/>
        </w:rPr>
        <w:t>،</w:t>
      </w:r>
      <w:r w:rsidR="00D2306B">
        <w:rPr>
          <w:rFonts w:hint="cs"/>
          <w:rtl/>
        </w:rPr>
        <w:t xml:space="preserve"> لأ</w:t>
      </w:r>
      <w:r w:rsidRPr="00DE6131">
        <w:rPr>
          <w:rFonts w:hint="cs"/>
          <w:rtl/>
        </w:rPr>
        <w:t xml:space="preserve">ن </w:t>
      </w:r>
      <w:r w:rsidR="00C82D18" w:rsidRPr="00DE6131">
        <w:rPr>
          <w:rFonts w:hint="cs"/>
          <w:rtl/>
        </w:rPr>
        <w:t>مقتضيات</w:t>
      </w:r>
      <w:r w:rsidRPr="00DE6131">
        <w:rPr>
          <w:rFonts w:hint="cs"/>
          <w:rtl/>
        </w:rPr>
        <w:t xml:space="preserve"> </w:t>
      </w:r>
      <w:r w:rsidR="00C82D18" w:rsidRPr="00DE6131">
        <w:rPr>
          <w:rFonts w:hint="cs"/>
          <w:rtl/>
        </w:rPr>
        <w:t>المنافسة</w:t>
      </w:r>
      <w:r w:rsidRPr="00DE6131">
        <w:rPr>
          <w:rFonts w:hint="cs"/>
          <w:rtl/>
        </w:rPr>
        <w:t xml:space="preserve"> تعمل على </w:t>
      </w:r>
      <w:r w:rsidR="00D2306B">
        <w:rPr>
          <w:rFonts w:hint="cs"/>
          <w:rtl/>
        </w:rPr>
        <w:t>إ</w:t>
      </w:r>
      <w:r w:rsidR="00C82D18" w:rsidRPr="00DE6131">
        <w:rPr>
          <w:rFonts w:hint="cs"/>
          <w:rtl/>
        </w:rPr>
        <w:t>يجاد</w:t>
      </w:r>
      <w:r w:rsidR="00D2306B">
        <w:rPr>
          <w:rFonts w:hint="cs"/>
          <w:rtl/>
        </w:rPr>
        <w:t xml:space="preserve"> أ</w:t>
      </w:r>
      <w:r w:rsidRPr="00DE6131">
        <w:rPr>
          <w:rFonts w:hint="cs"/>
          <w:rtl/>
        </w:rPr>
        <w:t>قصى</w:t>
      </w:r>
      <w:r w:rsidR="00C82D18" w:rsidRPr="00DE6131">
        <w:rPr>
          <w:rFonts w:hint="cs"/>
          <w:rtl/>
        </w:rPr>
        <w:t xml:space="preserve"> </w:t>
      </w:r>
      <w:r w:rsidR="00FE5324" w:rsidRPr="00DE6131">
        <w:rPr>
          <w:rFonts w:hint="cs"/>
          <w:rtl/>
        </w:rPr>
        <w:t>ما يمك</w:t>
      </w:r>
      <w:r w:rsidR="00FE5324" w:rsidRPr="00DE6131">
        <w:rPr>
          <w:rtl/>
        </w:rPr>
        <w:t>ن</w:t>
      </w:r>
      <w:r w:rsidR="00C82D18" w:rsidRPr="00DE6131">
        <w:rPr>
          <w:rFonts w:hint="cs"/>
          <w:rtl/>
        </w:rPr>
        <w:t xml:space="preserve"> بلوغه من جودة في الخدمة العمومية و</w:t>
      </w:r>
      <w:r w:rsidRPr="00DE6131">
        <w:rPr>
          <w:rFonts w:hint="cs"/>
          <w:rtl/>
        </w:rPr>
        <w:t xml:space="preserve"> </w:t>
      </w:r>
      <w:r w:rsidR="00C82D18" w:rsidRPr="00DE6131">
        <w:rPr>
          <w:rFonts w:hint="cs"/>
          <w:rtl/>
        </w:rPr>
        <w:t>نمو</w:t>
      </w:r>
      <w:r w:rsidR="00D2306B">
        <w:rPr>
          <w:rFonts w:hint="cs"/>
          <w:rtl/>
        </w:rPr>
        <w:t xml:space="preserve"> في الإ</w:t>
      </w:r>
      <w:r w:rsidRPr="00DE6131">
        <w:rPr>
          <w:rFonts w:hint="cs"/>
          <w:rtl/>
        </w:rPr>
        <w:t xml:space="preserve">قتصاد القومي فضلا عن </w:t>
      </w:r>
      <w:r w:rsidR="00C82D18" w:rsidRPr="00DE6131">
        <w:rPr>
          <w:rFonts w:hint="cs"/>
          <w:rtl/>
        </w:rPr>
        <w:t xml:space="preserve">على </w:t>
      </w:r>
      <w:r w:rsidR="00D2306B">
        <w:rPr>
          <w:rFonts w:hint="cs"/>
          <w:rtl/>
        </w:rPr>
        <w:t>إ</w:t>
      </w:r>
      <w:r w:rsidRPr="00DE6131">
        <w:rPr>
          <w:rFonts w:hint="cs"/>
          <w:rtl/>
        </w:rPr>
        <w:t xml:space="preserve">ن المنافسة بين </w:t>
      </w:r>
      <w:r w:rsidR="00C82D18" w:rsidRPr="00DE6131">
        <w:rPr>
          <w:rFonts w:hint="cs"/>
          <w:rtl/>
        </w:rPr>
        <w:t>المستثمرين</w:t>
      </w:r>
      <w:r w:rsidRPr="00DE6131">
        <w:rPr>
          <w:rFonts w:hint="cs"/>
          <w:rtl/>
        </w:rPr>
        <w:t xml:space="preserve"> </w:t>
      </w:r>
      <w:r w:rsidR="00C82D18" w:rsidRPr="00DE6131">
        <w:rPr>
          <w:rFonts w:hint="cs"/>
          <w:rtl/>
        </w:rPr>
        <w:t>تم</w:t>
      </w:r>
      <w:r w:rsidR="00D2306B">
        <w:rPr>
          <w:rFonts w:hint="cs"/>
          <w:rtl/>
        </w:rPr>
        <w:t>ثل الطريق الطبيعي الذي يضفي الى</w:t>
      </w:r>
      <w:r w:rsidRPr="00DE6131">
        <w:rPr>
          <w:rFonts w:hint="cs"/>
          <w:rtl/>
        </w:rPr>
        <w:t xml:space="preserve"> زيادة </w:t>
      </w:r>
      <w:r w:rsidR="00C82D18" w:rsidRPr="00DE6131">
        <w:rPr>
          <w:rFonts w:hint="cs"/>
          <w:rtl/>
        </w:rPr>
        <w:t>ال</w:t>
      </w:r>
      <w:r w:rsidR="00D2306B">
        <w:rPr>
          <w:rFonts w:hint="cs"/>
          <w:rtl/>
        </w:rPr>
        <w:t>إ</w:t>
      </w:r>
      <w:r w:rsidR="00C82D18" w:rsidRPr="00DE6131">
        <w:rPr>
          <w:rFonts w:hint="cs"/>
          <w:rtl/>
        </w:rPr>
        <w:t>نتاجية</w:t>
      </w:r>
      <w:r w:rsidRPr="00DE6131">
        <w:rPr>
          <w:rFonts w:hint="cs"/>
          <w:rtl/>
        </w:rPr>
        <w:t xml:space="preserve"> بتكاليف </w:t>
      </w:r>
      <w:r w:rsidR="00C82D18" w:rsidRPr="00DE6131">
        <w:rPr>
          <w:rFonts w:hint="cs"/>
          <w:rtl/>
        </w:rPr>
        <w:t xml:space="preserve">معقولة  </w:t>
      </w:r>
      <w:r w:rsidRPr="00DE6131">
        <w:rPr>
          <w:rFonts w:hint="cs"/>
          <w:rtl/>
        </w:rPr>
        <w:t xml:space="preserve"> وهو </w:t>
      </w:r>
      <w:r w:rsidR="00FE5324" w:rsidRPr="00DE6131">
        <w:rPr>
          <w:rFonts w:hint="cs"/>
          <w:rtl/>
        </w:rPr>
        <w:t>ما يص</w:t>
      </w:r>
      <w:r w:rsidR="00FE5324" w:rsidRPr="00DE6131">
        <w:rPr>
          <w:rtl/>
        </w:rPr>
        <w:t>ب</w:t>
      </w:r>
      <w:r w:rsidRPr="00DE6131">
        <w:rPr>
          <w:rFonts w:hint="cs"/>
          <w:rtl/>
        </w:rPr>
        <w:t xml:space="preserve"> </w:t>
      </w:r>
      <w:r w:rsidR="00C82D18" w:rsidRPr="00DE6131">
        <w:rPr>
          <w:rFonts w:hint="cs"/>
          <w:rtl/>
        </w:rPr>
        <w:t>في</w:t>
      </w:r>
      <w:r w:rsidRPr="00DE6131">
        <w:rPr>
          <w:rFonts w:hint="cs"/>
          <w:rtl/>
        </w:rPr>
        <w:t xml:space="preserve"> </w:t>
      </w:r>
      <w:r w:rsidR="00C82D18" w:rsidRPr="00DE6131">
        <w:rPr>
          <w:rFonts w:hint="cs"/>
          <w:rtl/>
        </w:rPr>
        <w:t xml:space="preserve">مصلحة </w:t>
      </w:r>
      <w:r w:rsidRPr="00DE6131">
        <w:rPr>
          <w:rFonts w:hint="cs"/>
          <w:rtl/>
        </w:rPr>
        <w:t xml:space="preserve"> المستهلك والمنتج معا</w:t>
      </w:r>
      <w:r w:rsidR="00C82D18" w:rsidRPr="00DE6131">
        <w:rPr>
          <w:rFonts w:hint="cs"/>
          <w:rtl/>
        </w:rPr>
        <w:t>.</w:t>
      </w:r>
    </w:p>
    <w:p w14:paraId="1B21B0FC" w14:textId="3C39E26C" w:rsidR="00054395" w:rsidRPr="00DE6131" w:rsidRDefault="002B49A1" w:rsidP="00D74548">
      <w:pPr>
        <w:rPr>
          <w:sz w:val="24"/>
          <w:szCs w:val="24"/>
          <w:rtl/>
        </w:rPr>
      </w:pPr>
      <w:r w:rsidRPr="00DE6131">
        <w:rPr>
          <w:rFonts w:hint="cs"/>
          <w:rtl/>
        </w:rPr>
        <w:t xml:space="preserve">والحديث </w:t>
      </w:r>
      <w:r w:rsidR="00C505CD" w:rsidRPr="00DE6131">
        <w:rPr>
          <w:rFonts w:hint="cs"/>
          <w:rtl/>
        </w:rPr>
        <w:t xml:space="preserve">عن </w:t>
      </w:r>
      <w:r w:rsidRPr="00DE6131">
        <w:rPr>
          <w:rFonts w:hint="cs"/>
          <w:rtl/>
        </w:rPr>
        <w:t xml:space="preserve">الإنتاجية المالية </w:t>
      </w:r>
      <w:r w:rsidR="00D2306B">
        <w:rPr>
          <w:rFonts w:hint="cs"/>
          <w:rtl/>
        </w:rPr>
        <w:t xml:space="preserve">تتعلق بصفة </w:t>
      </w:r>
      <w:r w:rsidR="00575066" w:rsidRPr="00DE6131">
        <w:rPr>
          <w:rFonts w:hint="cs"/>
          <w:rtl/>
        </w:rPr>
        <w:t>خاصة</w:t>
      </w:r>
      <w:r w:rsidRPr="00DE6131">
        <w:rPr>
          <w:rFonts w:hint="cs"/>
          <w:rtl/>
        </w:rPr>
        <w:t xml:space="preserve"> </w:t>
      </w:r>
      <w:r w:rsidR="00D612C1" w:rsidRPr="00DE6131">
        <w:rPr>
          <w:rFonts w:hint="cs"/>
          <w:rtl/>
        </w:rPr>
        <w:t>ببلوغ</w:t>
      </w:r>
      <w:r w:rsidR="00D2306B">
        <w:rPr>
          <w:rFonts w:hint="cs"/>
          <w:rtl/>
        </w:rPr>
        <w:t xml:space="preserve"> المستثمر</w:t>
      </w:r>
      <w:r w:rsidR="00D612C1" w:rsidRPr="00DE6131">
        <w:rPr>
          <w:rFonts w:hint="cs"/>
          <w:rtl/>
        </w:rPr>
        <w:t xml:space="preserve">مرحلة يستطيع من خلالها </w:t>
      </w:r>
      <w:r w:rsidRPr="00DE6131">
        <w:rPr>
          <w:rFonts w:hint="cs"/>
          <w:rtl/>
        </w:rPr>
        <w:t xml:space="preserve">تغطية نفقات </w:t>
      </w:r>
      <w:r w:rsidR="00D2306B">
        <w:rPr>
          <w:rFonts w:hint="cs"/>
          <w:rtl/>
        </w:rPr>
        <w:t>إقامة واستغلال المرفق العام</w:t>
      </w:r>
      <w:r w:rsidRPr="00DE6131">
        <w:rPr>
          <w:rFonts w:hint="cs"/>
          <w:rtl/>
        </w:rPr>
        <w:t xml:space="preserve"> </w:t>
      </w:r>
      <w:r w:rsidR="00D612C1" w:rsidRPr="00DE6131">
        <w:rPr>
          <w:rFonts w:hint="cs"/>
          <w:rtl/>
        </w:rPr>
        <w:t>بواسطة</w:t>
      </w:r>
      <w:r w:rsidRPr="00DE6131">
        <w:rPr>
          <w:rFonts w:hint="cs"/>
          <w:rtl/>
        </w:rPr>
        <w:t xml:space="preserve"> </w:t>
      </w:r>
      <w:r w:rsidR="00D612C1" w:rsidRPr="00DE6131">
        <w:rPr>
          <w:rFonts w:hint="cs"/>
          <w:rtl/>
        </w:rPr>
        <w:t xml:space="preserve">تحصيل </w:t>
      </w:r>
      <w:r w:rsidRPr="00DE6131">
        <w:rPr>
          <w:rFonts w:hint="cs"/>
          <w:rtl/>
        </w:rPr>
        <w:t xml:space="preserve">العائدات </w:t>
      </w:r>
      <w:r w:rsidR="00D612C1" w:rsidRPr="00DE6131">
        <w:rPr>
          <w:rFonts w:hint="cs"/>
          <w:rtl/>
        </w:rPr>
        <w:t>المالية التي تدفع من قبل ا</w:t>
      </w:r>
      <w:r w:rsidRPr="00DE6131">
        <w:rPr>
          <w:rFonts w:hint="cs"/>
          <w:rtl/>
        </w:rPr>
        <w:t xml:space="preserve">لمنتفعين </w:t>
      </w:r>
      <w:r w:rsidR="00D612C1" w:rsidRPr="00DE6131">
        <w:rPr>
          <w:rFonts w:hint="cs"/>
          <w:rtl/>
        </w:rPr>
        <w:t xml:space="preserve">ثم بلوغ مكاسب مالية في شكل </w:t>
      </w:r>
      <w:r w:rsidR="00D2306B">
        <w:rPr>
          <w:rFonts w:hint="cs"/>
          <w:rtl/>
        </w:rPr>
        <w:t>أ</w:t>
      </w:r>
      <w:r w:rsidR="00D612C1" w:rsidRPr="00DE6131">
        <w:rPr>
          <w:rFonts w:hint="cs"/>
          <w:rtl/>
        </w:rPr>
        <w:t>رباح</w:t>
      </w:r>
      <w:r w:rsidR="002778C2">
        <w:rPr>
          <w:rFonts w:hint="cs"/>
          <w:rtl/>
        </w:rPr>
        <w:t xml:space="preserve"> إ</w:t>
      </w:r>
      <w:r w:rsidRPr="00DE6131">
        <w:rPr>
          <w:rFonts w:hint="cs"/>
          <w:rtl/>
        </w:rPr>
        <w:t xml:space="preserve">لا ان تقنية التفويض </w:t>
      </w:r>
      <w:r w:rsidR="002778C2">
        <w:rPr>
          <w:rFonts w:hint="cs"/>
          <w:rtl/>
        </w:rPr>
        <w:t>ومن منطلق الدواعي التي أدت الى إ</w:t>
      </w:r>
      <w:r w:rsidR="00D612C1" w:rsidRPr="00DE6131">
        <w:rPr>
          <w:rFonts w:hint="cs"/>
          <w:rtl/>
        </w:rPr>
        <w:t>عتمادها التي تتمثل في دواعي المصلحة العامة</w:t>
      </w:r>
      <w:r w:rsidR="002778C2">
        <w:rPr>
          <w:rFonts w:hint="cs"/>
          <w:rtl/>
        </w:rPr>
        <w:t>، إ</w:t>
      </w:r>
      <w:r w:rsidR="00D612C1" w:rsidRPr="00DE6131">
        <w:rPr>
          <w:rFonts w:hint="cs"/>
          <w:rtl/>
        </w:rPr>
        <w:t xml:space="preserve">لا </w:t>
      </w:r>
      <w:r w:rsidR="002778C2">
        <w:rPr>
          <w:rFonts w:hint="cs"/>
          <w:rtl/>
        </w:rPr>
        <w:t>أ</w:t>
      </w:r>
      <w:r w:rsidR="00D612C1" w:rsidRPr="00DE6131">
        <w:rPr>
          <w:rFonts w:hint="cs"/>
          <w:rtl/>
        </w:rPr>
        <w:t xml:space="preserve">ن ذلك </w:t>
      </w:r>
      <w:r w:rsidR="00FE5324" w:rsidRPr="00DE6131">
        <w:rPr>
          <w:rFonts w:hint="cs"/>
          <w:rtl/>
        </w:rPr>
        <w:t>لا يمن</w:t>
      </w:r>
      <w:r w:rsidR="00FE5324" w:rsidRPr="00DE6131">
        <w:rPr>
          <w:rtl/>
        </w:rPr>
        <w:t>ع</w:t>
      </w:r>
      <w:r w:rsidR="00D612C1" w:rsidRPr="00DE6131">
        <w:rPr>
          <w:rFonts w:hint="cs"/>
          <w:rtl/>
        </w:rPr>
        <w:t xml:space="preserve"> من تطلع الجهة المانحة الى السعي الى </w:t>
      </w:r>
      <w:r w:rsidRPr="00DE6131">
        <w:rPr>
          <w:rFonts w:hint="cs"/>
          <w:rtl/>
        </w:rPr>
        <w:t xml:space="preserve">تحقيق </w:t>
      </w:r>
      <w:r w:rsidR="00D612C1" w:rsidRPr="00DE6131">
        <w:rPr>
          <w:rFonts w:hint="cs"/>
          <w:rtl/>
        </w:rPr>
        <w:t xml:space="preserve">نسبة من المكاسب المادية من خلال الرفع من إنتاجية المرفق العام </w:t>
      </w:r>
      <w:r w:rsidRPr="00DE6131">
        <w:rPr>
          <w:rFonts w:hint="cs"/>
          <w:rtl/>
        </w:rPr>
        <w:t xml:space="preserve"> قدر </w:t>
      </w:r>
      <w:r w:rsidR="00D612C1" w:rsidRPr="00DE6131">
        <w:rPr>
          <w:rFonts w:hint="cs"/>
          <w:rtl/>
        </w:rPr>
        <w:t xml:space="preserve">الإمكان </w:t>
      </w:r>
      <w:r w:rsidRPr="00DE6131">
        <w:rPr>
          <w:rFonts w:hint="cs"/>
          <w:rtl/>
        </w:rPr>
        <w:t xml:space="preserve">من </w:t>
      </w:r>
      <w:r w:rsidR="002778C2">
        <w:rPr>
          <w:rFonts w:hint="cs"/>
          <w:rtl/>
        </w:rPr>
        <w:t>خلال تبني آ</w:t>
      </w:r>
      <w:r w:rsidR="00D612C1" w:rsidRPr="00DE6131">
        <w:rPr>
          <w:rFonts w:hint="cs"/>
          <w:rtl/>
        </w:rPr>
        <w:t xml:space="preserve">لية التفويض فالسلطة المفوضة </w:t>
      </w:r>
      <w:r w:rsidRPr="00DE6131">
        <w:rPr>
          <w:rFonts w:hint="cs"/>
          <w:rtl/>
        </w:rPr>
        <w:t xml:space="preserve">من جهتها تهدف أيضا الى </w:t>
      </w:r>
      <w:r w:rsidR="00D612C1" w:rsidRPr="00DE6131">
        <w:rPr>
          <w:rFonts w:hint="cs"/>
          <w:rtl/>
        </w:rPr>
        <w:t>الاستفادة من هذه المرافق من الناحية ال</w:t>
      </w:r>
      <w:r w:rsidR="002778C2">
        <w:rPr>
          <w:rFonts w:hint="cs"/>
          <w:rtl/>
        </w:rPr>
        <w:t>إ</w:t>
      </w:r>
      <w:r w:rsidR="00D612C1" w:rsidRPr="00DE6131">
        <w:rPr>
          <w:rFonts w:hint="cs"/>
          <w:rtl/>
        </w:rPr>
        <w:t xml:space="preserve">قتصادية خاصة في الحالات التي تكون فيها المرافق موضوع التفويض </w:t>
      </w:r>
      <w:r w:rsidR="001209C6" w:rsidRPr="00DE6131">
        <w:rPr>
          <w:rFonts w:hint="cs"/>
          <w:rtl/>
        </w:rPr>
        <w:t>ملائمة لذلك من خلال طبيعة النشاط الذي تمارسه، فالسلطة العامة تسعى للربح</w:t>
      </w:r>
      <w:r w:rsidRPr="00DE6131">
        <w:rPr>
          <w:rFonts w:hint="cs"/>
          <w:rtl/>
        </w:rPr>
        <w:t xml:space="preserve"> </w:t>
      </w:r>
      <w:r w:rsidR="002778C2">
        <w:rPr>
          <w:rFonts w:hint="cs"/>
          <w:rtl/>
        </w:rPr>
        <w:t>أ</w:t>
      </w:r>
      <w:r w:rsidRPr="00DE6131">
        <w:rPr>
          <w:rFonts w:hint="cs"/>
          <w:rtl/>
        </w:rPr>
        <w:t xml:space="preserve">سوة </w:t>
      </w:r>
      <w:r w:rsidR="00061981">
        <w:rPr>
          <w:rFonts w:hint="cs"/>
          <w:rtl/>
        </w:rPr>
        <w:t>بالمستثمر إ</w:t>
      </w:r>
      <w:r w:rsidR="00FE5324" w:rsidRPr="00DE6131">
        <w:rPr>
          <w:rFonts w:hint="cs"/>
          <w:rtl/>
        </w:rPr>
        <w:t>ذ</w:t>
      </w:r>
      <w:r w:rsidR="00FE5324" w:rsidRPr="00DE6131">
        <w:rPr>
          <w:rtl/>
        </w:rPr>
        <w:t>ا</w:t>
      </w:r>
      <w:r w:rsidR="00061981">
        <w:rPr>
          <w:rFonts w:hint="cs"/>
          <w:rtl/>
        </w:rPr>
        <w:t xml:space="preserve"> ما حققت المهمة الأساسية وهي تأمين المصلحة العامة </w:t>
      </w:r>
      <w:r w:rsidR="001209C6" w:rsidRPr="00DE6131">
        <w:rPr>
          <w:rFonts w:hint="cs"/>
          <w:rtl/>
        </w:rPr>
        <w:t>بالإضافة الى ذلك تؤمن مرفق عام منتج بعد نهاية التفويض قادر على منافسة المشاريع الخاصة والصمود أمامها في كل الظروف</w:t>
      </w:r>
      <w:r w:rsidRPr="00DE6131">
        <w:rPr>
          <w:rStyle w:val="Appelnotedebasdep"/>
          <w:color w:val="000000" w:themeColor="text1"/>
          <w:rtl/>
        </w:rPr>
        <w:footnoteReference w:id="416"/>
      </w:r>
      <w:r w:rsidR="001209C6" w:rsidRPr="00DE6131">
        <w:rPr>
          <w:rFonts w:hint="cs"/>
          <w:sz w:val="24"/>
          <w:szCs w:val="24"/>
          <w:rtl/>
        </w:rPr>
        <w:t>.</w:t>
      </w:r>
      <w:r w:rsidRPr="00DE6131">
        <w:rPr>
          <w:rFonts w:hint="cs"/>
          <w:sz w:val="24"/>
          <w:szCs w:val="24"/>
          <w:rtl/>
        </w:rPr>
        <w:t xml:space="preserve"> </w:t>
      </w:r>
    </w:p>
    <w:p w14:paraId="2D6AA9E4" w14:textId="386E72D8" w:rsidR="00E95C9C" w:rsidRPr="00DE6131" w:rsidRDefault="00061981" w:rsidP="00D74548">
      <w:pPr>
        <w:rPr>
          <w:rtl/>
        </w:rPr>
      </w:pPr>
      <w:r>
        <w:rPr>
          <w:rFonts w:hint="cs"/>
          <w:rtl/>
        </w:rPr>
        <w:lastRenderedPageBreak/>
        <w:t>وبالتالي فإ</w:t>
      </w:r>
      <w:r w:rsidR="00054395" w:rsidRPr="00DE6131">
        <w:rPr>
          <w:rFonts w:hint="cs"/>
          <w:rtl/>
        </w:rPr>
        <w:t>ن هناك صلة وثيقة بين الن</w:t>
      </w:r>
      <w:r>
        <w:rPr>
          <w:rFonts w:hint="cs"/>
          <w:rtl/>
        </w:rPr>
        <w:t xml:space="preserve">ظام الاقتصادي السائد في الدولة </w:t>
      </w:r>
      <w:r w:rsidR="00054395" w:rsidRPr="00DE6131">
        <w:rPr>
          <w:rFonts w:hint="cs"/>
          <w:rtl/>
        </w:rPr>
        <w:t xml:space="preserve">وأسلوب التفويض من </w:t>
      </w:r>
      <w:r w:rsidR="00FE5324" w:rsidRPr="00DE6131">
        <w:rPr>
          <w:rFonts w:hint="cs"/>
          <w:rtl/>
        </w:rPr>
        <w:t>فالتفوي</w:t>
      </w:r>
      <w:r w:rsidR="00FE5324" w:rsidRPr="00DE6131">
        <w:rPr>
          <w:rtl/>
        </w:rPr>
        <w:t>ض</w:t>
      </w:r>
      <w:r>
        <w:rPr>
          <w:rFonts w:hint="cs"/>
          <w:rtl/>
        </w:rPr>
        <w:t xml:space="preserve"> كإ</w:t>
      </w:r>
      <w:r w:rsidR="00054395" w:rsidRPr="00DE6131">
        <w:rPr>
          <w:rFonts w:hint="cs"/>
          <w:rtl/>
        </w:rPr>
        <w:t xml:space="preserve">طار قانوني </w:t>
      </w:r>
      <w:r w:rsidR="00FE5324" w:rsidRPr="00DE6131">
        <w:rPr>
          <w:rFonts w:hint="cs"/>
          <w:rtl/>
        </w:rPr>
        <w:t>لإدارة</w:t>
      </w:r>
      <w:r w:rsidR="00054395" w:rsidRPr="00DE6131">
        <w:rPr>
          <w:rFonts w:hint="cs"/>
          <w:rtl/>
        </w:rPr>
        <w:t xml:space="preserve"> واستغلال المرافق العامة </w:t>
      </w:r>
      <w:r w:rsidR="00FE5324" w:rsidRPr="00DE6131">
        <w:rPr>
          <w:rFonts w:hint="cs"/>
          <w:rtl/>
        </w:rPr>
        <w:t>لا يمك</w:t>
      </w:r>
      <w:r w:rsidR="00FE5324" w:rsidRPr="00DE6131">
        <w:rPr>
          <w:rtl/>
        </w:rPr>
        <w:t>ن</w:t>
      </w:r>
      <w:r>
        <w:rPr>
          <w:rFonts w:hint="cs"/>
          <w:rtl/>
        </w:rPr>
        <w:t xml:space="preserve"> أن يبلغ أهدافه إلا في نظام اقتصادي حر</w:t>
      </w:r>
      <w:r w:rsidR="0037407C">
        <w:rPr>
          <w:rFonts w:hint="cs"/>
          <w:rtl/>
        </w:rPr>
        <w:t xml:space="preserve">، </w:t>
      </w:r>
      <w:r w:rsidR="00054395" w:rsidRPr="00DE6131">
        <w:rPr>
          <w:rFonts w:hint="cs"/>
          <w:rtl/>
        </w:rPr>
        <w:t>ل</w:t>
      </w:r>
      <w:r w:rsidR="0037407C">
        <w:rPr>
          <w:rFonts w:hint="cs"/>
          <w:rtl/>
        </w:rPr>
        <w:t>أ</w:t>
      </w:r>
      <w:r w:rsidR="00054395" w:rsidRPr="00DE6131">
        <w:rPr>
          <w:rFonts w:hint="cs"/>
          <w:rtl/>
        </w:rPr>
        <w:t>ن هذ</w:t>
      </w:r>
      <w:r w:rsidR="0037407C">
        <w:rPr>
          <w:rFonts w:hint="cs"/>
          <w:rtl/>
        </w:rPr>
        <w:t>ه الآ</w:t>
      </w:r>
      <w:r w:rsidR="00054395" w:rsidRPr="00DE6131">
        <w:rPr>
          <w:rFonts w:hint="cs"/>
          <w:rtl/>
        </w:rPr>
        <w:t>لية ت</w:t>
      </w:r>
      <w:r w:rsidR="0037407C">
        <w:rPr>
          <w:rFonts w:hint="cs"/>
          <w:rtl/>
        </w:rPr>
        <w:t>هدف الى النهوض بالقطاع من خلال إ</w:t>
      </w:r>
      <w:r w:rsidR="00054395" w:rsidRPr="00DE6131">
        <w:rPr>
          <w:rFonts w:hint="cs"/>
          <w:rtl/>
        </w:rPr>
        <w:t xml:space="preserve">شراك القطاع </w:t>
      </w:r>
      <w:r w:rsidR="0037407C">
        <w:rPr>
          <w:rFonts w:hint="cs"/>
          <w:rtl/>
        </w:rPr>
        <w:t>الخاص في عملية التنمية عن طريق آلية التفويض التي تشكل إ</w:t>
      </w:r>
      <w:r w:rsidR="00054395" w:rsidRPr="00DE6131">
        <w:rPr>
          <w:rFonts w:hint="cs"/>
          <w:rtl/>
        </w:rPr>
        <w:t xml:space="preserve">حدى صور الحرية </w:t>
      </w:r>
      <w:r w:rsidR="0037407C">
        <w:rPr>
          <w:rFonts w:hint="cs"/>
          <w:rtl/>
        </w:rPr>
        <w:t>الاقتصادية،</w:t>
      </w:r>
      <w:r w:rsidR="00054395" w:rsidRPr="00DE6131">
        <w:rPr>
          <w:rFonts w:hint="cs"/>
          <w:rtl/>
        </w:rPr>
        <w:t xml:space="preserve"> يتجسد من خلالها الفكر الليبرالي للنظام الاقتصادي ويكون ذلك </w:t>
      </w:r>
      <w:r w:rsidR="00EB52E3" w:rsidRPr="00DE6131">
        <w:rPr>
          <w:rFonts w:hint="cs"/>
          <w:rtl/>
        </w:rPr>
        <w:t>في شكل انفتاح على المشاريع الاستثمارية</w:t>
      </w:r>
      <w:r w:rsidR="001A01D7">
        <w:rPr>
          <w:rFonts w:hint="cs"/>
          <w:rtl/>
        </w:rPr>
        <w:t>،</w:t>
      </w:r>
      <w:r w:rsidR="00054395" w:rsidRPr="00DE6131">
        <w:rPr>
          <w:rFonts w:hint="cs"/>
          <w:rtl/>
        </w:rPr>
        <w:t xml:space="preserve"> </w:t>
      </w:r>
      <w:r w:rsidR="001A01D7">
        <w:rPr>
          <w:rFonts w:hint="cs"/>
          <w:rtl/>
        </w:rPr>
        <w:t>وإشراك أ</w:t>
      </w:r>
      <w:r w:rsidR="00FE5324" w:rsidRPr="00DE6131">
        <w:rPr>
          <w:rFonts w:hint="cs"/>
          <w:rtl/>
        </w:rPr>
        <w:t>شخاص القانو</w:t>
      </w:r>
      <w:r w:rsidR="00EB52E3" w:rsidRPr="00DE6131">
        <w:rPr>
          <w:rFonts w:hint="cs"/>
          <w:rtl/>
        </w:rPr>
        <w:t>ن الخاص في إدارة المرافق العامة الى جانب الأشخاص العامة</w:t>
      </w:r>
      <w:r w:rsidR="001A01D7">
        <w:rPr>
          <w:rFonts w:hint="cs"/>
          <w:rtl/>
        </w:rPr>
        <w:t>،</w:t>
      </w:r>
      <w:r w:rsidR="00EB52E3" w:rsidRPr="00DE6131">
        <w:rPr>
          <w:rFonts w:hint="cs"/>
          <w:rtl/>
        </w:rPr>
        <w:t xml:space="preserve"> بشرط أن تلتزم الأشخاص العامة بعدم التدخل في قواعد السوق</w:t>
      </w:r>
      <w:r w:rsidR="00054395" w:rsidRPr="00DE6131">
        <w:rPr>
          <w:rStyle w:val="Appelnotedebasdep"/>
          <w:color w:val="000000" w:themeColor="text1"/>
          <w:rtl/>
        </w:rPr>
        <w:footnoteReference w:id="417"/>
      </w:r>
      <w:r w:rsidR="001A01D7">
        <w:rPr>
          <w:rFonts w:hint="cs"/>
          <w:rtl/>
        </w:rPr>
        <w:t>، فالفكر الليبرالي الإ</w:t>
      </w:r>
      <w:r w:rsidR="00EB52E3" w:rsidRPr="00DE6131">
        <w:rPr>
          <w:rFonts w:hint="cs"/>
          <w:rtl/>
        </w:rPr>
        <w:t xml:space="preserve">قتصادي </w:t>
      </w:r>
      <w:r w:rsidR="001A01D7">
        <w:rPr>
          <w:rFonts w:hint="cs"/>
          <w:rtl/>
        </w:rPr>
        <w:t xml:space="preserve">مبني على تحرير المبادرة الخاصة </w:t>
      </w:r>
      <w:r w:rsidR="00EB52E3" w:rsidRPr="00DE6131">
        <w:rPr>
          <w:rFonts w:hint="cs"/>
          <w:rtl/>
        </w:rPr>
        <w:t xml:space="preserve">من </w:t>
      </w:r>
      <w:r w:rsidR="001A01D7">
        <w:rPr>
          <w:rFonts w:hint="cs"/>
          <w:rtl/>
        </w:rPr>
        <w:t>خلال إعطاء فرصة أكبر للخواص من أ</w:t>
      </w:r>
      <w:r w:rsidR="00EB52E3" w:rsidRPr="00DE6131">
        <w:rPr>
          <w:rFonts w:hint="cs"/>
          <w:rtl/>
        </w:rPr>
        <w:t xml:space="preserve">جل الدخول </w:t>
      </w:r>
      <w:r w:rsidR="001A01D7">
        <w:rPr>
          <w:rFonts w:hint="cs"/>
          <w:rtl/>
        </w:rPr>
        <w:t>في السوق وفق قواعد المنافسة والإ</w:t>
      </w:r>
      <w:r w:rsidR="00EB52E3" w:rsidRPr="00DE6131">
        <w:rPr>
          <w:rFonts w:hint="cs"/>
          <w:rtl/>
        </w:rPr>
        <w:t xml:space="preserve">حتكام لمبادئ التجارة الحرة وهو </w:t>
      </w:r>
      <w:r w:rsidR="00FE5324" w:rsidRPr="00DE6131">
        <w:rPr>
          <w:rFonts w:hint="cs"/>
          <w:rtl/>
        </w:rPr>
        <w:t>ما يساع</w:t>
      </w:r>
      <w:r w:rsidR="00FE5324" w:rsidRPr="00DE6131">
        <w:rPr>
          <w:rtl/>
        </w:rPr>
        <w:t>د</w:t>
      </w:r>
      <w:r w:rsidR="00EB52E3" w:rsidRPr="00DE6131">
        <w:rPr>
          <w:rFonts w:hint="cs"/>
          <w:rtl/>
        </w:rPr>
        <w:t xml:space="preserve"> في ولوج الخواص على وجه التحديد لمجال تسيير </w:t>
      </w:r>
      <w:r w:rsidR="00502272">
        <w:rPr>
          <w:rFonts w:hint="cs"/>
          <w:rtl/>
        </w:rPr>
        <w:t>ال</w:t>
      </w:r>
      <w:r w:rsidR="00EB52E3" w:rsidRPr="00DE6131">
        <w:rPr>
          <w:rFonts w:hint="cs"/>
          <w:rtl/>
        </w:rPr>
        <w:t xml:space="preserve">مرافق وإقامة مشروعات العامة </w:t>
      </w:r>
      <w:r w:rsidR="00502272">
        <w:rPr>
          <w:rFonts w:hint="cs"/>
          <w:rtl/>
        </w:rPr>
        <w:t xml:space="preserve">التي </w:t>
      </w:r>
      <w:r w:rsidR="00EB52E3" w:rsidRPr="00DE6131">
        <w:rPr>
          <w:rFonts w:hint="cs"/>
          <w:rtl/>
        </w:rPr>
        <w:t>ظلت الى وقت طويل حكرا على التسيير العام دون بلوغ الفعالية التي تفرضها التطورات المتلاحقة في المجال ال</w:t>
      </w:r>
      <w:r w:rsidR="00502272">
        <w:rPr>
          <w:rFonts w:hint="cs"/>
          <w:rtl/>
        </w:rPr>
        <w:t>إ</w:t>
      </w:r>
      <w:r w:rsidR="00EB52E3" w:rsidRPr="00DE6131">
        <w:rPr>
          <w:rFonts w:hint="cs"/>
          <w:rtl/>
        </w:rPr>
        <w:t>قتصادي .</w:t>
      </w:r>
      <w:r w:rsidR="00E95C9C" w:rsidRPr="00DE6131">
        <w:rPr>
          <w:rFonts w:hint="cs"/>
          <w:rtl/>
        </w:rPr>
        <w:t xml:space="preserve"> </w:t>
      </w:r>
    </w:p>
    <w:p w14:paraId="6132C730" w14:textId="2D285EB4" w:rsidR="00556B64" w:rsidRPr="00DE6131" w:rsidRDefault="00CD4841" w:rsidP="00D74548">
      <w:pPr>
        <w:rPr>
          <w:highlight w:val="cyan"/>
          <w:rtl/>
          <w:lang w:val="fr-FR"/>
        </w:rPr>
      </w:pPr>
      <w:r>
        <w:rPr>
          <w:rFonts w:hint="cs"/>
          <w:rtl/>
        </w:rPr>
        <w:t>خاصة إ</w:t>
      </w:r>
      <w:r w:rsidR="00502272">
        <w:rPr>
          <w:rFonts w:hint="cs"/>
          <w:rtl/>
        </w:rPr>
        <w:t>ذا ما لاحظنا أ</w:t>
      </w:r>
      <w:r w:rsidR="00E95C9C" w:rsidRPr="00DE6131">
        <w:rPr>
          <w:rFonts w:hint="cs"/>
          <w:rtl/>
        </w:rPr>
        <w:t>ن جزء كبير من المرافق الع</w:t>
      </w:r>
      <w:r>
        <w:rPr>
          <w:rFonts w:hint="cs"/>
          <w:rtl/>
        </w:rPr>
        <w:t>امة مكانها الطبيعي هو المجال الإ</w:t>
      </w:r>
      <w:r w:rsidR="00E95C9C" w:rsidRPr="00DE6131">
        <w:rPr>
          <w:rFonts w:hint="cs"/>
          <w:rtl/>
        </w:rPr>
        <w:t>قتصادي فالمرافق ذات الطابع  الصناعي والتجاري</w:t>
      </w:r>
      <w:r w:rsidR="00502272">
        <w:rPr>
          <w:rFonts w:hint="cs"/>
          <w:rtl/>
        </w:rPr>
        <w:t xml:space="preserve"> </w:t>
      </w:r>
      <w:r w:rsidR="00E95C9C" w:rsidRPr="00DE6131">
        <w:rPr>
          <w:rFonts w:hint="cs"/>
          <w:rtl/>
        </w:rPr>
        <w:t>لابد أن تكون بالضرورة جزء من النشاط ال</w:t>
      </w:r>
      <w:r>
        <w:rPr>
          <w:rFonts w:hint="cs"/>
          <w:rtl/>
        </w:rPr>
        <w:t>إ</w:t>
      </w:r>
      <w:r w:rsidR="00E95C9C" w:rsidRPr="00DE6131">
        <w:rPr>
          <w:rFonts w:hint="cs"/>
          <w:rtl/>
        </w:rPr>
        <w:t xml:space="preserve">قتصادي </w:t>
      </w:r>
      <w:r w:rsidR="00FE5324" w:rsidRPr="00DE6131">
        <w:rPr>
          <w:rFonts w:hint="cs"/>
          <w:rtl/>
        </w:rPr>
        <w:t>لأي</w:t>
      </w:r>
      <w:r w:rsidR="00E95C9C" w:rsidRPr="00DE6131">
        <w:rPr>
          <w:rFonts w:hint="cs"/>
          <w:rtl/>
        </w:rPr>
        <w:t xml:space="preserve"> دولة </w:t>
      </w:r>
      <w:r w:rsidR="00FE5324" w:rsidRPr="00DE6131">
        <w:rPr>
          <w:rFonts w:hint="cs"/>
          <w:rtl/>
        </w:rPr>
        <w:t>لأنها</w:t>
      </w:r>
      <w:r w:rsidR="00E95C9C" w:rsidRPr="00DE6131">
        <w:rPr>
          <w:rFonts w:hint="cs"/>
          <w:rtl/>
        </w:rPr>
        <w:t xml:space="preserve"> المجال الطبيعي للمشاريع والاستثمار</w:t>
      </w:r>
      <w:r>
        <w:rPr>
          <w:rFonts w:hint="cs"/>
          <w:rtl/>
        </w:rPr>
        <w:t>،</w:t>
      </w:r>
      <w:r w:rsidR="00E95C9C" w:rsidRPr="00DE6131">
        <w:rPr>
          <w:rFonts w:hint="cs"/>
          <w:rtl/>
        </w:rPr>
        <w:t xml:space="preserve"> وبالتالي فهي تشكل الحقل الأساسي لتقنية التفويض هذا التجانس بين المرافق العامة ال</w:t>
      </w:r>
      <w:r>
        <w:rPr>
          <w:rFonts w:hint="cs"/>
          <w:rtl/>
        </w:rPr>
        <w:t>إ</w:t>
      </w:r>
      <w:r w:rsidR="00E95C9C" w:rsidRPr="00DE6131">
        <w:rPr>
          <w:rFonts w:hint="cs"/>
          <w:rtl/>
        </w:rPr>
        <w:t xml:space="preserve">قتصادية وأسلوب  التفويض عبر عنه عميد الفقهاء العميد </w:t>
      </w:r>
      <w:r>
        <w:rPr>
          <w:rFonts w:hint="cs"/>
          <w:rtl/>
        </w:rPr>
        <w:t>هوريو وقبل ظهور المرفق العام الإستثماري إعتبر أ</w:t>
      </w:r>
      <w:r w:rsidR="00E95C9C" w:rsidRPr="00DE6131">
        <w:rPr>
          <w:rFonts w:hint="cs"/>
          <w:rtl/>
        </w:rPr>
        <w:t>ن هناك بعض</w:t>
      </w:r>
      <w:r>
        <w:rPr>
          <w:rFonts w:hint="cs"/>
          <w:rtl/>
        </w:rPr>
        <w:t xml:space="preserve"> المرافق العامة التي لا يمكنها أ</w:t>
      </w:r>
      <w:r w:rsidR="00E95C9C" w:rsidRPr="00DE6131">
        <w:rPr>
          <w:rFonts w:hint="cs"/>
          <w:rtl/>
        </w:rPr>
        <w:t>ن تتحقق الا عن طريق الامتياز، هذه الملائمة بين المرفق العام ا</w:t>
      </w:r>
      <w:r>
        <w:rPr>
          <w:rFonts w:hint="cs"/>
          <w:rtl/>
        </w:rPr>
        <w:t>لإ</w:t>
      </w:r>
      <w:r w:rsidR="00E95C9C" w:rsidRPr="00DE6131">
        <w:rPr>
          <w:rFonts w:hint="cs"/>
          <w:rtl/>
        </w:rPr>
        <w:t>قتصادي من جهة وتقنية التفويض من جهة أخرى دفعت بالبعض الى إيجاد معادلة مفادها</w:t>
      </w:r>
      <w:r>
        <w:rPr>
          <w:rFonts w:hint="cs"/>
          <w:rtl/>
        </w:rPr>
        <w:t xml:space="preserve"> أ</w:t>
      </w:r>
      <w:r w:rsidR="00E95C9C" w:rsidRPr="00DE6131">
        <w:rPr>
          <w:rFonts w:hint="cs"/>
          <w:rtl/>
        </w:rPr>
        <w:t xml:space="preserve">ن كل تفويض </w:t>
      </w:r>
      <w:r w:rsidR="00FE5324" w:rsidRPr="00DE6131">
        <w:rPr>
          <w:rFonts w:hint="cs"/>
          <w:rtl/>
        </w:rPr>
        <w:t>لإدارة</w:t>
      </w:r>
      <w:r w:rsidR="00E95C9C" w:rsidRPr="00DE6131">
        <w:rPr>
          <w:rFonts w:hint="cs"/>
          <w:rtl/>
        </w:rPr>
        <w:t xml:space="preserve"> واستثمار </w:t>
      </w:r>
      <w:r>
        <w:rPr>
          <w:rFonts w:hint="cs"/>
          <w:rtl/>
        </w:rPr>
        <w:t>المرفق العام هو حتما قرينة على أ</w:t>
      </w:r>
      <w:r w:rsidR="00E95C9C" w:rsidRPr="00DE6131">
        <w:rPr>
          <w:rFonts w:hint="cs"/>
          <w:rtl/>
        </w:rPr>
        <w:t>ن المرفق العام موضوع التفويض له الطابع الاستثماري</w:t>
      </w:r>
      <w:r w:rsidR="00E95C9C" w:rsidRPr="00DE6131">
        <w:rPr>
          <w:rStyle w:val="Appelnotedebasdep"/>
          <w:color w:val="000000" w:themeColor="text1"/>
          <w:rtl/>
        </w:rPr>
        <w:footnoteReference w:id="418"/>
      </w:r>
      <w:r>
        <w:rPr>
          <w:rFonts w:hint="cs"/>
          <w:rtl/>
        </w:rPr>
        <w:t>.</w:t>
      </w:r>
      <w:r w:rsidR="00556B64" w:rsidRPr="00DE6131">
        <w:rPr>
          <w:rFonts w:hint="cs"/>
          <w:highlight w:val="cyan"/>
          <w:rtl/>
          <w:lang w:val="fr-FR"/>
        </w:rPr>
        <w:t xml:space="preserve"> </w:t>
      </w:r>
    </w:p>
    <w:p w14:paraId="0BCC28B2" w14:textId="527BAFC2" w:rsidR="00556B64" w:rsidRPr="00DE6131" w:rsidRDefault="00C40F5B" w:rsidP="00D74548">
      <w:pPr>
        <w:rPr>
          <w:rtl/>
          <w:lang w:val="fr-FR"/>
        </w:rPr>
      </w:pPr>
      <w:r w:rsidRPr="00DE6131">
        <w:rPr>
          <w:rFonts w:hint="cs"/>
          <w:rtl/>
          <w:lang w:val="fr-FR"/>
        </w:rPr>
        <w:t xml:space="preserve">فقد </w:t>
      </w:r>
      <w:r w:rsidR="00556B64" w:rsidRPr="00DE6131">
        <w:rPr>
          <w:rFonts w:hint="cs"/>
          <w:rtl/>
          <w:lang w:val="fr-FR"/>
        </w:rPr>
        <w:t xml:space="preserve">اعتبر الأستاذ </w:t>
      </w:r>
      <w:r w:rsidR="00556B64" w:rsidRPr="003B1BD1">
        <w:rPr>
          <w:rFonts w:asciiTheme="majorBidi" w:hAnsiTheme="majorBidi" w:cstheme="majorBidi"/>
          <w:sz w:val="24"/>
          <w:szCs w:val="24"/>
          <w:lang w:val="fr-FR"/>
        </w:rPr>
        <w:t>auby</w:t>
      </w:r>
      <w:r w:rsidR="003B1BD1">
        <w:rPr>
          <w:rFonts w:hint="cs"/>
          <w:rtl/>
          <w:lang w:val="fr-FR"/>
        </w:rPr>
        <w:t xml:space="preserve"> أ</w:t>
      </w:r>
      <w:r w:rsidR="00556B64" w:rsidRPr="00DE6131">
        <w:rPr>
          <w:rFonts w:hint="cs"/>
          <w:rtl/>
          <w:lang w:val="fr-FR"/>
        </w:rPr>
        <w:t>ن المرافق العامة ال</w:t>
      </w:r>
      <w:r w:rsidR="003B1BD1">
        <w:rPr>
          <w:rFonts w:hint="cs"/>
          <w:rtl/>
          <w:lang w:val="fr-FR"/>
        </w:rPr>
        <w:t>إ</w:t>
      </w:r>
      <w:r w:rsidR="00556B64" w:rsidRPr="00DE6131">
        <w:rPr>
          <w:rFonts w:hint="cs"/>
          <w:rtl/>
          <w:lang w:val="fr-FR"/>
        </w:rPr>
        <w:t xml:space="preserve">قتصادية تشكل </w:t>
      </w:r>
      <w:r w:rsidRPr="00DE6131">
        <w:rPr>
          <w:rFonts w:hint="cs"/>
          <w:rtl/>
          <w:lang w:val="fr-FR"/>
        </w:rPr>
        <w:t>الملائم والمناسب و</w:t>
      </w:r>
      <w:r w:rsidR="00556B64" w:rsidRPr="00DE6131">
        <w:rPr>
          <w:rFonts w:hint="cs"/>
          <w:rtl/>
          <w:lang w:val="fr-FR"/>
        </w:rPr>
        <w:t xml:space="preserve"> المفضل </w:t>
      </w:r>
      <w:r w:rsidRPr="00DE6131">
        <w:rPr>
          <w:rFonts w:hint="cs"/>
          <w:rtl/>
          <w:lang w:val="fr-FR"/>
        </w:rPr>
        <w:t>من</w:t>
      </w:r>
      <w:r w:rsidR="00556B64" w:rsidRPr="00DE6131">
        <w:rPr>
          <w:rFonts w:hint="cs"/>
          <w:rtl/>
          <w:lang w:val="fr-FR"/>
        </w:rPr>
        <w:t xml:space="preserve"> </w:t>
      </w:r>
      <w:r w:rsidR="003B1BD1">
        <w:rPr>
          <w:rFonts w:hint="cs"/>
          <w:rtl/>
          <w:lang w:val="fr-FR"/>
        </w:rPr>
        <w:t>أجل تطبيق آ</w:t>
      </w:r>
      <w:r w:rsidRPr="00DE6131">
        <w:rPr>
          <w:rFonts w:hint="cs"/>
          <w:rtl/>
          <w:lang w:val="fr-FR"/>
        </w:rPr>
        <w:t xml:space="preserve">لية التفويض </w:t>
      </w:r>
      <w:r w:rsidR="003B1BD1">
        <w:rPr>
          <w:rFonts w:hint="cs"/>
          <w:rtl/>
          <w:lang w:val="fr-FR"/>
        </w:rPr>
        <w:t>أي أ</w:t>
      </w:r>
      <w:r w:rsidR="00556B64" w:rsidRPr="00DE6131">
        <w:rPr>
          <w:rFonts w:hint="cs"/>
          <w:rtl/>
          <w:lang w:val="fr-FR"/>
        </w:rPr>
        <w:t xml:space="preserve">ن هناك توافق بين المرافق العامة الصناعية والتجارية </w:t>
      </w:r>
      <w:r w:rsidR="003B1BD1">
        <w:rPr>
          <w:rFonts w:hint="cs"/>
          <w:rtl/>
          <w:lang w:val="fr-FR"/>
        </w:rPr>
        <w:t>وآ</w:t>
      </w:r>
      <w:r w:rsidRPr="00DE6131">
        <w:rPr>
          <w:rFonts w:hint="cs"/>
          <w:rtl/>
          <w:lang w:val="fr-FR"/>
        </w:rPr>
        <w:t>لية</w:t>
      </w:r>
      <w:r w:rsidR="00556B64" w:rsidRPr="00DE6131">
        <w:rPr>
          <w:rFonts w:hint="cs"/>
          <w:rtl/>
          <w:lang w:val="fr-FR"/>
        </w:rPr>
        <w:t xml:space="preserve"> </w:t>
      </w:r>
      <w:r w:rsidRPr="00DE6131">
        <w:rPr>
          <w:rFonts w:hint="cs"/>
          <w:rtl/>
          <w:lang w:val="fr-FR"/>
        </w:rPr>
        <w:t>التفويض</w:t>
      </w:r>
      <w:r w:rsidR="00556B64" w:rsidRPr="00DE6131">
        <w:rPr>
          <w:rFonts w:hint="cs"/>
          <w:rtl/>
          <w:lang w:val="fr-FR"/>
        </w:rPr>
        <w:t xml:space="preserve"> </w:t>
      </w:r>
      <w:r w:rsidRPr="00DE6131">
        <w:rPr>
          <w:rFonts w:hint="cs"/>
          <w:rtl/>
          <w:lang w:val="fr-FR"/>
        </w:rPr>
        <w:t xml:space="preserve">للمرافق العامة </w:t>
      </w:r>
      <w:r w:rsidR="00556B64" w:rsidRPr="00DE6131">
        <w:rPr>
          <w:rFonts w:hint="cs"/>
          <w:rtl/>
          <w:lang w:val="fr-FR"/>
        </w:rPr>
        <w:t xml:space="preserve">وتمثل الصورة الأكثر </w:t>
      </w:r>
      <w:r w:rsidRPr="00DE6131">
        <w:rPr>
          <w:rFonts w:hint="cs"/>
          <w:rtl/>
          <w:lang w:val="fr-FR"/>
        </w:rPr>
        <w:t>انتشارا</w:t>
      </w:r>
      <w:r w:rsidR="00556B64" w:rsidRPr="00DE6131">
        <w:rPr>
          <w:rFonts w:hint="cs"/>
          <w:rtl/>
          <w:lang w:val="fr-FR"/>
        </w:rPr>
        <w:t xml:space="preserve"> وهذا بسبب </w:t>
      </w:r>
      <w:r w:rsidRPr="00DE6131">
        <w:rPr>
          <w:rFonts w:hint="cs"/>
          <w:rtl/>
          <w:lang w:val="fr-FR"/>
        </w:rPr>
        <w:t>الجاذبية ا</w:t>
      </w:r>
      <w:r w:rsidR="003B1BD1">
        <w:rPr>
          <w:rFonts w:hint="cs"/>
          <w:rtl/>
          <w:lang w:val="fr-FR"/>
        </w:rPr>
        <w:t>لتي تتمتع بها المرافق العامة الإ</w:t>
      </w:r>
      <w:r w:rsidRPr="00DE6131">
        <w:rPr>
          <w:rFonts w:hint="cs"/>
          <w:rtl/>
          <w:lang w:val="fr-FR"/>
        </w:rPr>
        <w:t>قتصادية في مجال ا</w:t>
      </w:r>
      <w:r w:rsidR="00556B64" w:rsidRPr="00DE6131">
        <w:rPr>
          <w:rFonts w:hint="cs"/>
          <w:rtl/>
          <w:lang w:val="fr-FR"/>
        </w:rPr>
        <w:t>ل</w:t>
      </w:r>
      <w:r w:rsidR="003B1BD1">
        <w:rPr>
          <w:rFonts w:hint="cs"/>
          <w:rtl/>
          <w:lang w:val="fr-FR"/>
        </w:rPr>
        <w:t>إستثمار والإ</w:t>
      </w:r>
      <w:r w:rsidR="00556B64" w:rsidRPr="00DE6131">
        <w:rPr>
          <w:rFonts w:hint="cs"/>
          <w:rtl/>
          <w:lang w:val="fr-FR"/>
        </w:rPr>
        <w:t xml:space="preserve">ستغلال </w:t>
      </w:r>
      <w:r w:rsidR="003B1BD1">
        <w:rPr>
          <w:rFonts w:hint="cs"/>
          <w:rtl/>
          <w:lang w:val="fr-FR"/>
        </w:rPr>
        <w:t>لأ</w:t>
      </w:r>
      <w:r w:rsidRPr="00DE6131">
        <w:rPr>
          <w:rFonts w:hint="cs"/>
          <w:rtl/>
          <w:lang w:val="fr-FR"/>
        </w:rPr>
        <w:t>ن نشاطها</w:t>
      </w:r>
      <w:r w:rsidR="00556B64" w:rsidRPr="00DE6131">
        <w:rPr>
          <w:rFonts w:hint="cs"/>
          <w:rtl/>
          <w:lang w:val="fr-FR"/>
        </w:rPr>
        <w:t xml:space="preserve"> بطبيعته</w:t>
      </w:r>
      <w:r w:rsidRPr="00DE6131">
        <w:rPr>
          <w:rFonts w:hint="cs"/>
          <w:rtl/>
          <w:lang w:val="fr-FR"/>
        </w:rPr>
        <w:t xml:space="preserve"> يتجانس و</w:t>
      </w:r>
      <w:r w:rsidR="00556B64" w:rsidRPr="00DE6131">
        <w:rPr>
          <w:rFonts w:hint="cs"/>
          <w:rtl/>
          <w:lang w:val="fr-FR"/>
        </w:rPr>
        <w:t xml:space="preserve"> يقترب </w:t>
      </w:r>
      <w:r w:rsidRPr="00DE6131">
        <w:rPr>
          <w:rFonts w:hint="cs"/>
          <w:rtl/>
          <w:lang w:val="fr-FR"/>
        </w:rPr>
        <w:t xml:space="preserve">الى حد كبير </w:t>
      </w:r>
      <w:r w:rsidR="00556B64" w:rsidRPr="00DE6131">
        <w:rPr>
          <w:rFonts w:hint="cs"/>
          <w:rtl/>
          <w:lang w:val="fr-FR"/>
        </w:rPr>
        <w:t xml:space="preserve">من </w:t>
      </w:r>
      <w:r w:rsidRPr="00DE6131">
        <w:rPr>
          <w:rFonts w:hint="cs"/>
          <w:rtl/>
          <w:lang w:val="fr-FR"/>
        </w:rPr>
        <w:t xml:space="preserve">أنشطة </w:t>
      </w:r>
      <w:r w:rsidR="00556B64" w:rsidRPr="00DE6131">
        <w:rPr>
          <w:rFonts w:hint="cs"/>
          <w:rtl/>
          <w:lang w:val="fr-FR"/>
        </w:rPr>
        <w:t xml:space="preserve">المؤسسات الخاصة من حيث النشاط الممارس وفي نفس السياق يقول الأستاذ وليد حيدر جابر </w:t>
      </w:r>
      <w:r w:rsidR="003B1BD1">
        <w:rPr>
          <w:rFonts w:hint="cs"/>
          <w:rtl/>
          <w:lang w:val="fr-FR"/>
        </w:rPr>
        <w:t>أ</w:t>
      </w:r>
      <w:r w:rsidR="00556B64" w:rsidRPr="00DE6131">
        <w:rPr>
          <w:rFonts w:hint="cs"/>
          <w:rtl/>
          <w:lang w:val="fr-FR"/>
        </w:rPr>
        <w:t>ن الملائمة بين المرافق العامة ال</w:t>
      </w:r>
      <w:r w:rsidR="003B1BD1">
        <w:rPr>
          <w:rFonts w:hint="cs"/>
          <w:rtl/>
          <w:lang w:val="fr-FR"/>
        </w:rPr>
        <w:t>إ</w:t>
      </w:r>
      <w:r w:rsidR="00556B64" w:rsidRPr="00DE6131">
        <w:rPr>
          <w:rFonts w:hint="cs"/>
          <w:rtl/>
          <w:lang w:val="fr-FR"/>
        </w:rPr>
        <w:t xml:space="preserve">قتصادية </w:t>
      </w:r>
      <w:r w:rsidRPr="00DE6131">
        <w:rPr>
          <w:rFonts w:hint="cs"/>
          <w:rtl/>
          <w:lang w:val="fr-FR"/>
        </w:rPr>
        <w:t xml:space="preserve">وأسلوب </w:t>
      </w:r>
      <w:r w:rsidR="00556B64" w:rsidRPr="00DE6131">
        <w:rPr>
          <w:rFonts w:hint="cs"/>
          <w:rtl/>
          <w:lang w:val="fr-FR"/>
        </w:rPr>
        <w:t xml:space="preserve"> التفويض تجد أساسها في العوامل التالية</w:t>
      </w:r>
      <w:r w:rsidR="003B1BD1">
        <w:rPr>
          <w:rFonts w:hint="cs"/>
          <w:rtl/>
          <w:lang w:val="fr-FR"/>
        </w:rPr>
        <w:t>:</w:t>
      </w:r>
      <w:r w:rsidR="00556B64" w:rsidRPr="00DE6131">
        <w:rPr>
          <w:rFonts w:hint="cs"/>
          <w:rtl/>
          <w:lang w:val="fr-FR"/>
        </w:rPr>
        <w:t xml:space="preserve"> </w:t>
      </w:r>
    </w:p>
    <w:p w14:paraId="3241E2D2" w14:textId="566BDAF1" w:rsidR="00556B64" w:rsidRPr="00DE6131" w:rsidRDefault="00C40F5B" w:rsidP="003B1BD1">
      <w:pPr>
        <w:ind w:firstLine="0"/>
        <w:rPr>
          <w:color w:val="000000" w:themeColor="text1"/>
          <w:rtl/>
          <w:lang w:val="fr-FR"/>
        </w:rPr>
      </w:pPr>
      <w:r w:rsidRPr="00DE6131">
        <w:rPr>
          <w:rFonts w:hint="cs"/>
          <w:color w:val="000000" w:themeColor="text1"/>
          <w:rtl/>
          <w:lang w:val="fr-FR"/>
        </w:rPr>
        <w:t xml:space="preserve">1/ طبيعة </w:t>
      </w:r>
      <w:r w:rsidR="00556B64" w:rsidRPr="00DE6131">
        <w:rPr>
          <w:rFonts w:hint="cs"/>
          <w:color w:val="000000" w:themeColor="text1"/>
          <w:rtl/>
          <w:lang w:val="fr-FR"/>
        </w:rPr>
        <w:t>فكرة ال</w:t>
      </w:r>
      <w:r w:rsidR="003B1BD1">
        <w:rPr>
          <w:rFonts w:hint="cs"/>
          <w:color w:val="000000" w:themeColor="text1"/>
          <w:rtl/>
          <w:lang w:val="fr-FR"/>
        </w:rPr>
        <w:t>إ</w:t>
      </w:r>
      <w:r w:rsidR="00556B64" w:rsidRPr="00DE6131">
        <w:rPr>
          <w:rFonts w:hint="cs"/>
          <w:color w:val="000000" w:themeColor="text1"/>
          <w:rtl/>
          <w:lang w:val="fr-FR"/>
        </w:rPr>
        <w:t xml:space="preserve">ستثمار </w:t>
      </w:r>
      <w:r w:rsidR="00FE5324" w:rsidRPr="00DE6131">
        <w:rPr>
          <w:rFonts w:hint="cs"/>
          <w:color w:val="000000" w:themeColor="text1"/>
          <w:rtl/>
          <w:lang w:val="fr-FR"/>
        </w:rPr>
        <w:t>وما يتعل</w:t>
      </w:r>
      <w:r w:rsidR="00FE5324" w:rsidRPr="00DE6131">
        <w:rPr>
          <w:color w:val="000000" w:themeColor="text1"/>
          <w:rtl/>
          <w:lang w:val="fr-FR"/>
        </w:rPr>
        <w:t>ق</w:t>
      </w:r>
      <w:r w:rsidR="00556B64" w:rsidRPr="00DE6131">
        <w:rPr>
          <w:rFonts w:hint="cs"/>
          <w:color w:val="000000" w:themeColor="text1"/>
          <w:rtl/>
          <w:lang w:val="fr-FR"/>
        </w:rPr>
        <w:t xml:space="preserve"> بها من نتائج مالية </w:t>
      </w:r>
    </w:p>
    <w:p w14:paraId="24A767EF" w14:textId="31CA9D10" w:rsidR="00556B64" w:rsidRPr="00DE6131" w:rsidRDefault="00C40F5B" w:rsidP="00DC6D1B">
      <w:pPr>
        <w:ind w:firstLine="0"/>
        <w:rPr>
          <w:color w:val="000000" w:themeColor="text1"/>
          <w:rtl/>
          <w:lang w:val="fr-FR"/>
        </w:rPr>
      </w:pPr>
      <w:r w:rsidRPr="00DE6131">
        <w:rPr>
          <w:rFonts w:hint="cs"/>
          <w:color w:val="000000" w:themeColor="text1"/>
          <w:rtl/>
          <w:lang w:val="fr-FR"/>
        </w:rPr>
        <w:t>2</w:t>
      </w:r>
      <w:r w:rsidR="00556B64" w:rsidRPr="00DE6131">
        <w:rPr>
          <w:rFonts w:hint="cs"/>
          <w:color w:val="000000" w:themeColor="text1"/>
          <w:rtl/>
          <w:lang w:val="fr-FR"/>
        </w:rPr>
        <w:t xml:space="preserve">/ الأعباء والمخاطر التي </w:t>
      </w:r>
      <w:r w:rsidRPr="00DE6131">
        <w:rPr>
          <w:rFonts w:hint="cs"/>
          <w:color w:val="000000" w:themeColor="text1"/>
          <w:rtl/>
          <w:lang w:val="fr-FR"/>
        </w:rPr>
        <w:t>يجب على</w:t>
      </w:r>
      <w:r w:rsidR="00556B64" w:rsidRPr="00DE6131">
        <w:rPr>
          <w:rFonts w:hint="cs"/>
          <w:color w:val="000000" w:themeColor="text1"/>
          <w:rtl/>
          <w:lang w:val="fr-FR"/>
        </w:rPr>
        <w:t xml:space="preserve"> المستثمر</w:t>
      </w:r>
      <w:r w:rsidR="000C1CEA">
        <w:rPr>
          <w:rFonts w:hint="cs"/>
          <w:color w:val="000000" w:themeColor="text1"/>
          <w:rtl/>
          <w:lang w:val="fr-FR"/>
        </w:rPr>
        <w:t xml:space="preserve"> </w:t>
      </w:r>
      <w:r w:rsidRPr="00DE6131">
        <w:rPr>
          <w:rFonts w:hint="cs"/>
          <w:color w:val="000000" w:themeColor="text1"/>
          <w:rtl/>
          <w:lang w:val="fr-FR"/>
        </w:rPr>
        <w:t>أن يتحملها</w:t>
      </w:r>
      <w:r w:rsidR="00556B64" w:rsidRPr="00DE6131">
        <w:rPr>
          <w:rFonts w:hint="cs"/>
          <w:color w:val="000000" w:themeColor="text1"/>
          <w:rtl/>
          <w:lang w:val="fr-FR"/>
        </w:rPr>
        <w:t xml:space="preserve"> بحيث يصبح مسؤول </w:t>
      </w:r>
      <w:r w:rsidRPr="00DE6131">
        <w:rPr>
          <w:rFonts w:hint="cs"/>
          <w:color w:val="000000" w:themeColor="text1"/>
          <w:rtl/>
          <w:lang w:val="fr-FR"/>
        </w:rPr>
        <w:t>بشكل مبدئي</w:t>
      </w:r>
      <w:r w:rsidR="00556B64" w:rsidRPr="00DE6131">
        <w:rPr>
          <w:rFonts w:hint="cs"/>
          <w:color w:val="000000" w:themeColor="text1"/>
          <w:rtl/>
          <w:lang w:val="fr-FR"/>
        </w:rPr>
        <w:t xml:space="preserve"> عن كل </w:t>
      </w:r>
      <w:r w:rsidR="003B1BD1">
        <w:rPr>
          <w:rFonts w:hint="cs"/>
          <w:color w:val="000000" w:themeColor="text1"/>
          <w:rtl/>
          <w:lang w:val="fr-FR"/>
        </w:rPr>
        <w:t>الأ</w:t>
      </w:r>
      <w:r w:rsidRPr="00DE6131">
        <w:rPr>
          <w:rFonts w:hint="cs"/>
          <w:color w:val="000000" w:themeColor="text1"/>
          <w:rtl/>
          <w:lang w:val="fr-FR"/>
        </w:rPr>
        <w:t>عباء</w:t>
      </w:r>
      <w:r w:rsidR="003B1BD1">
        <w:rPr>
          <w:rFonts w:hint="cs"/>
          <w:color w:val="000000" w:themeColor="text1"/>
          <w:rtl/>
          <w:lang w:val="fr-FR"/>
        </w:rPr>
        <w:t xml:space="preserve"> وبمعنى آ</w:t>
      </w:r>
      <w:r w:rsidR="00556B64" w:rsidRPr="00DE6131">
        <w:rPr>
          <w:rFonts w:hint="cs"/>
          <w:color w:val="000000" w:themeColor="text1"/>
          <w:rtl/>
          <w:lang w:val="fr-FR"/>
        </w:rPr>
        <w:t xml:space="preserve">خر </w:t>
      </w:r>
      <w:r w:rsidRPr="00DE6131">
        <w:rPr>
          <w:rFonts w:hint="cs"/>
          <w:color w:val="000000" w:themeColor="text1"/>
          <w:rtl/>
          <w:lang w:val="fr-FR"/>
        </w:rPr>
        <w:t xml:space="preserve">المسؤولية </w:t>
      </w:r>
      <w:r w:rsidR="00556B64" w:rsidRPr="00DE6131">
        <w:rPr>
          <w:rFonts w:hint="cs"/>
          <w:color w:val="000000" w:themeColor="text1"/>
          <w:rtl/>
          <w:lang w:val="fr-FR"/>
        </w:rPr>
        <w:t>عن نتائج الاستثمار</w:t>
      </w:r>
      <w:r w:rsidR="003B1BD1">
        <w:rPr>
          <w:rFonts w:hint="cs"/>
          <w:color w:val="000000" w:themeColor="text1"/>
          <w:rtl/>
          <w:lang w:val="fr-FR"/>
        </w:rPr>
        <w:t>.</w:t>
      </w:r>
      <w:r w:rsidR="00556B64" w:rsidRPr="00DE6131">
        <w:rPr>
          <w:rFonts w:hint="cs"/>
          <w:color w:val="000000" w:themeColor="text1"/>
          <w:rtl/>
          <w:lang w:val="fr-FR"/>
        </w:rPr>
        <w:t xml:space="preserve"> </w:t>
      </w:r>
    </w:p>
    <w:p w14:paraId="454B06E7" w14:textId="0ACF1F80" w:rsidR="00556B64" w:rsidRDefault="00C40F5B" w:rsidP="00DC6D1B">
      <w:pPr>
        <w:ind w:firstLine="0"/>
        <w:rPr>
          <w:color w:val="000000" w:themeColor="text1"/>
          <w:rtl/>
          <w:lang w:val="fr-FR"/>
        </w:rPr>
      </w:pPr>
      <w:r w:rsidRPr="00DE6131">
        <w:rPr>
          <w:rFonts w:hint="cs"/>
          <w:color w:val="000000" w:themeColor="text1"/>
          <w:rtl/>
          <w:lang w:val="fr-FR"/>
        </w:rPr>
        <w:t>3</w:t>
      </w:r>
      <w:r w:rsidR="00556B64" w:rsidRPr="00DE6131">
        <w:rPr>
          <w:rFonts w:hint="cs"/>
          <w:color w:val="000000" w:themeColor="text1"/>
          <w:rtl/>
          <w:lang w:val="fr-FR"/>
        </w:rPr>
        <w:t>/ العلاقة</w:t>
      </w:r>
      <w:r w:rsidRPr="00DE6131">
        <w:rPr>
          <w:rFonts w:hint="cs"/>
          <w:color w:val="000000" w:themeColor="text1"/>
          <w:rtl/>
          <w:lang w:val="fr-FR"/>
        </w:rPr>
        <w:t xml:space="preserve"> </w:t>
      </w:r>
      <w:r w:rsidR="003B1BD1">
        <w:rPr>
          <w:rFonts w:hint="cs"/>
          <w:color w:val="000000" w:themeColor="text1"/>
          <w:rtl/>
          <w:lang w:val="fr-FR"/>
        </w:rPr>
        <w:t>بين المستثمر</w:t>
      </w:r>
      <w:r w:rsidR="00556B64" w:rsidRPr="00DE6131">
        <w:rPr>
          <w:rFonts w:hint="cs"/>
          <w:color w:val="000000" w:themeColor="text1"/>
          <w:rtl/>
          <w:lang w:val="fr-FR"/>
        </w:rPr>
        <w:t>والمنتفعين الذين يساهمون مباشرة في استثمارات المستثمر من خلال الثمن الذي يدفعونه مقابل الخدمة المؤداة</w:t>
      </w:r>
      <w:r w:rsidR="003B1BD1">
        <w:rPr>
          <w:rFonts w:hint="cs"/>
          <w:color w:val="000000" w:themeColor="text1"/>
          <w:rtl/>
          <w:lang w:val="fr-FR"/>
        </w:rPr>
        <w:t>.</w:t>
      </w:r>
      <w:r w:rsidR="00556B64" w:rsidRPr="00DE6131">
        <w:rPr>
          <w:rFonts w:hint="cs"/>
          <w:color w:val="000000" w:themeColor="text1"/>
          <w:rtl/>
          <w:lang w:val="fr-FR"/>
        </w:rPr>
        <w:t xml:space="preserve"> </w:t>
      </w:r>
    </w:p>
    <w:p w14:paraId="6A54A5E8" w14:textId="2C517DC3" w:rsidR="00556B64" w:rsidRPr="00DE6131" w:rsidRDefault="00783460" w:rsidP="00D74548">
      <w:pPr>
        <w:rPr>
          <w:highlight w:val="cyan"/>
          <w:rtl/>
          <w:lang w:val="fr-FR"/>
        </w:rPr>
      </w:pPr>
      <w:r>
        <w:rPr>
          <w:rFonts w:hint="cs"/>
          <w:rtl/>
          <w:lang w:val="fr-FR"/>
        </w:rPr>
        <w:t>بالإضافة الى أ</w:t>
      </w:r>
      <w:r w:rsidR="00A133DB">
        <w:rPr>
          <w:rFonts w:hint="cs"/>
          <w:rtl/>
          <w:lang w:val="fr-FR"/>
        </w:rPr>
        <w:t>ن تطور التقنيات والآ</w:t>
      </w:r>
      <w:r>
        <w:rPr>
          <w:rFonts w:hint="cs"/>
          <w:rtl/>
          <w:lang w:val="fr-FR"/>
        </w:rPr>
        <w:t>ليات التي يتم إعتمادها في تحقيق المرافق العامة ال</w:t>
      </w:r>
      <w:r w:rsidR="00A133DB">
        <w:rPr>
          <w:rFonts w:hint="cs"/>
          <w:rtl/>
          <w:lang w:val="fr-FR"/>
        </w:rPr>
        <w:t>إ</w:t>
      </w:r>
      <w:r>
        <w:rPr>
          <w:rFonts w:hint="cs"/>
          <w:rtl/>
          <w:lang w:val="fr-FR"/>
        </w:rPr>
        <w:t xml:space="preserve">قتصادية </w:t>
      </w:r>
      <w:r w:rsidR="0092483F">
        <w:rPr>
          <w:rFonts w:hint="cs"/>
          <w:rtl/>
          <w:lang w:val="fr-FR"/>
        </w:rPr>
        <w:t xml:space="preserve">دفع إلى ظهور وخلق شركات </w:t>
      </w:r>
      <w:r w:rsidR="00A133DB">
        <w:rPr>
          <w:rFonts w:hint="cs"/>
          <w:rtl/>
          <w:lang w:val="fr-FR"/>
        </w:rPr>
        <w:t>إ</w:t>
      </w:r>
      <w:r w:rsidR="0092483F">
        <w:rPr>
          <w:rFonts w:hint="cs"/>
          <w:rtl/>
          <w:lang w:val="fr-FR"/>
        </w:rPr>
        <w:t>قتصادية كبرى سيطرة على المجال الٌ</w:t>
      </w:r>
      <w:r w:rsidR="000C504C">
        <w:rPr>
          <w:rFonts w:hint="cs"/>
          <w:rtl/>
          <w:lang w:val="fr-FR"/>
        </w:rPr>
        <w:t>إق</w:t>
      </w:r>
      <w:r w:rsidR="0092483F">
        <w:rPr>
          <w:rFonts w:hint="cs"/>
          <w:rtl/>
          <w:lang w:val="fr-FR"/>
        </w:rPr>
        <w:t>تصادي</w:t>
      </w:r>
      <w:r w:rsidR="000C504C">
        <w:rPr>
          <w:rFonts w:hint="cs"/>
          <w:rtl/>
          <w:lang w:val="fr-FR"/>
        </w:rPr>
        <w:t xml:space="preserve"> وفرضت قواعد السوق وبالنتيجة فرضت نفسها </w:t>
      </w:r>
      <w:r w:rsidR="00656C2C">
        <w:rPr>
          <w:rFonts w:hint="cs"/>
          <w:rtl/>
          <w:lang w:val="fr-FR"/>
        </w:rPr>
        <w:t>في نطاق إدار</w:t>
      </w:r>
      <w:r w:rsidR="00A133DB">
        <w:rPr>
          <w:rFonts w:hint="cs"/>
          <w:rtl/>
          <w:lang w:val="fr-FR"/>
        </w:rPr>
        <w:t>ة المرافق العامة الوطنية بالنظر</w:t>
      </w:r>
      <w:r w:rsidR="00656C2C">
        <w:rPr>
          <w:rFonts w:hint="cs"/>
          <w:rtl/>
          <w:lang w:val="fr-FR"/>
        </w:rPr>
        <w:t>الى مؤهلاتها وخبرتها في الشأن الإقتصادي</w:t>
      </w:r>
      <w:r w:rsidR="008D3BAA">
        <w:rPr>
          <w:rStyle w:val="Appelnotedebasdep"/>
          <w:color w:val="000000" w:themeColor="text1"/>
          <w:rtl/>
          <w:lang w:val="fr-FR"/>
        </w:rPr>
        <w:footnoteReference w:id="419"/>
      </w:r>
      <w:r w:rsidR="0092483F">
        <w:rPr>
          <w:rFonts w:hint="cs"/>
          <w:rtl/>
          <w:lang w:val="fr-FR"/>
        </w:rPr>
        <w:t xml:space="preserve"> </w:t>
      </w:r>
      <w:r w:rsidR="00556B64" w:rsidRPr="00DE6131">
        <w:rPr>
          <w:rFonts w:hint="cs"/>
          <w:rtl/>
          <w:lang w:val="fr-FR"/>
        </w:rPr>
        <w:t>هذه العوامل تجعل المرافق العامة ال</w:t>
      </w:r>
      <w:r w:rsidR="003B1BD1">
        <w:rPr>
          <w:rFonts w:hint="cs"/>
          <w:rtl/>
          <w:lang w:val="fr-FR"/>
        </w:rPr>
        <w:t>إ</w:t>
      </w:r>
      <w:r w:rsidR="00556B64" w:rsidRPr="00DE6131">
        <w:rPr>
          <w:rFonts w:hint="cs"/>
          <w:rtl/>
          <w:lang w:val="fr-FR"/>
        </w:rPr>
        <w:t xml:space="preserve">قتصادية </w:t>
      </w:r>
      <w:r w:rsidR="00F35825">
        <w:rPr>
          <w:rFonts w:hint="cs"/>
          <w:rtl/>
          <w:lang w:val="fr-FR"/>
        </w:rPr>
        <w:t xml:space="preserve">أكثر ملائمة لعملية التسيير </w:t>
      </w:r>
      <w:r w:rsidR="00DB152B">
        <w:rPr>
          <w:rFonts w:hint="cs"/>
          <w:rtl/>
          <w:lang w:val="fr-FR"/>
        </w:rPr>
        <w:t xml:space="preserve">المفوض </w:t>
      </w:r>
      <w:r w:rsidR="00DB152B" w:rsidRPr="00DE6131">
        <w:rPr>
          <w:rFonts w:hint="cs"/>
          <w:rtl/>
          <w:lang w:val="fr-FR"/>
        </w:rPr>
        <w:t>بالنظر</w:t>
      </w:r>
      <w:r w:rsidR="00857660">
        <w:rPr>
          <w:rFonts w:hint="cs"/>
          <w:rtl/>
          <w:lang w:val="fr-FR"/>
        </w:rPr>
        <w:t xml:space="preserve"> الى مردوديتها </w:t>
      </w:r>
      <w:r w:rsidR="001B0FEF">
        <w:rPr>
          <w:rFonts w:hint="cs"/>
          <w:rtl/>
          <w:lang w:val="fr-FR"/>
        </w:rPr>
        <w:t xml:space="preserve">وأن هذه المرافق العامة ذات الطابع الاقتصادي الأكثر تأثرا بالمحيط </w:t>
      </w:r>
      <w:r w:rsidR="00DB152B">
        <w:rPr>
          <w:rFonts w:hint="cs"/>
          <w:rtl/>
          <w:lang w:val="fr-FR"/>
        </w:rPr>
        <w:t>الاقتصادي</w:t>
      </w:r>
      <w:r w:rsidR="002B3553">
        <w:rPr>
          <w:rFonts w:hint="cs"/>
          <w:rtl/>
          <w:lang w:val="fr-FR"/>
        </w:rPr>
        <w:t xml:space="preserve"> الذي يشكل العوامل الجوهرية في المساعدة على </w:t>
      </w:r>
      <w:r w:rsidR="00254875">
        <w:rPr>
          <w:rFonts w:hint="cs"/>
          <w:rtl/>
          <w:lang w:val="fr-FR"/>
        </w:rPr>
        <w:t>نحفيز الإدارة المفوضة للمرافق العامة.</w:t>
      </w:r>
      <w:r w:rsidR="00DB152B">
        <w:rPr>
          <w:rFonts w:hint="cs"/>
          <w:rtl/>
          <w:lang w:val="fr-FR"/>
        </w:rPr>
        <w:t xml:space="preserve"> </w:t>
      </w:r>
      <w:r w:rsidR="00556B64" w:rsidRPr="00DE6131">
        <w:rPr>
          <w:rFonts w:hint="cs"/>
          <w:rtl/>
          <w:lang w:val="fr-FR"/>
        </w:rPr>
        <w:t xml:space="preserve"> </w:t>
      </w:r>
    </w:p>
    <w:p w14:paraId="52AF51E5" w14:textId="21B91444" w:rsidR="00C1611E" w:rsidRPr="00DE6131" w:rsidRDefault="0060578C" w:rsidP="00D74548">
      <w:pPr>
        <w:rPr>
          <w:rtl/>
          <w:lang w:val="fr-FR"/>
        </w:rPr>
      </w:pPr>
      <w:r w:rsidRPr="00DE6131">
        <w:rPr>
          <w:rFonts w:hint="cs"/>
          <w:rtl/>
          <w:lang w:val="fr-FR"/>
        </w:rPr>
        <w:t>وفي السياق ذاته درج</w:t>
      </w:r>
      <w:r w:rsidR="00556B64" w:rsidRPr="00DE6131">
        <w:rPr>
          <w:rFonts w:hint="cs"/>
          <w:rtl/>
          <w:lang w:val="fr-FR"/>
        </w:rPr>
        <w:t xml:space="preserve"> ال</w:t>
      </w:r>
      <w:r w:rsidR="003B1BD1">
        <w:rPr>
          <w:rFonts w:hint="cs"/>
          <w:rtl/>
          <w:lang w:val="fr-FR"/>
        </w:rPr>
        <w:t>أ</w:t>
      </w:r>
      <w:r w:rsidR="00556B64" w:rsidRPr="00DE6131">
        <w:rPr>
          <w:rFonts w:hint="cs"/>
          <w:rtl/>
          <w:lang w:val="fr-FR"/>
        </w:rPr>
        <w:t>مر بالنسبة للمنظومة القانونية الجزائرية فالمتتبع للنصوص القانونية التي تيح إمكانية منح امتياز المر</w:t>
      </w:r>
      <w:r w:rsidR="003B1BD1">
        <w:rPr>
          <w:rFonts w:hint="cs"/>
          <w:rtl/>
          <w:lang w:val="fr-FR"/>
        </w:rPr>
        <w:t>فق العام باعتباره الوجه الأ</w:t>
      </w:r>
      <w:r w:rsidR="00556B64" w:rsidRPr="00DE6131">
        <w:rPr>
          <w:rFonts w:hint="cs"/>
          <w:rtl/>
          <w:lang w:val="fr-FR"/>
        </w:rPr>
        <w:t>قدم</w:t>
      </w:r>
      <w:r w:rsidR="003B1BD1">
        <w:rPr>
          <w:rFonts w:hint="cs"/>
          <w:rtl/>
          <w:lang w:val="fr-FR"/>
        </w:rPr>
        <w:t xml:space="preserve"> لتقنية تفويض المرفق العام يجد أ</w:t>
      </w:r>
      <w:r w:rsidR="00556B64" w:rsidRPr="00DE6131">
        <w:rPr>
          <w:rFonts w:hint="cs"/>
          <w:rtl/>
          <w:lang w:val="fr-FR"/>
        </w:rPr>
        <w:t xml:space="preserve">ن </w:t>
      </w:r>
      <w:r w:rsidRPr="00DE6131">
        <w:rPr>
          <w:rFonts w:hint="cs"/>
          <w:rtl/>
          <w:lang w:val="fr-FR"/>
        </w:rPr>
        <w:t xml:space="preserve">من الناحية العملية أن </w:t>
      </w:r>
      <w:r w:rsidR="00556B64" w:rsidRPr="00DE6131">
        <w:rPr>
          <w:rFonts w:hint="cs"/>
          <w:rtl/>
          <w:lang w:val="fr-FR"/>
        </w:rPr>
        <w:t>غالبية المرافق هي مراف</w:t>
      </w:r>
      <w:r w:rsidR="003B1BD1">
        <w:rPr>
          <w:rFonts w:hint="cs"/>
          <w:rtl/>
          <w:lang w:val="fr-FR"/>
        </w:rPr>
        <w:t>ق ذات طبيعة اقتصادية بالرغم من أ</w:t>
      </w:r>
      <w:r w:rsidR="00556B64" w:rsidRPr="00DE6131">
        <w:rPr>
          <w:rFonts w:hint="cs"/>
          <w:rtl/>
          <w:lang w:val="fr-FR"/>
        </w:rPr>
        <w:t>نه</w:t>
      </w:r>
      <w:r w:rsidRPr="00DE6131">
        <w:rPr>
          <w:rFonts w:hint="cs"/>
          <w:rtl/>
          <w:lang w:val="fr-FR"/>
        </w:rPr>
        <w:t xml:space="preserve"> من الناحية النظرية </w:t>
      </w:r>
      <w:r w:rsidR="00556B64" w:rsidRPr="00DE6131">
        <w:rPr>
          <w:rFonts w:hint="cs"/>
          <w:rtl/>
          <w:lang w:val="fr-FR"/>
        </w:rPr>
        <w:t xml:space="preserve"> </w:t>
      </w:r>
      <w:r w:rsidR="00FE5324" w:rsidRPr="00DE6131">
        <w:rPr>
          <w:rFonts w:hint="cs"/>
          <w:rtl/>
          <w:lang w:val="fr-FR"/>
        </w:rPr>
        <w:t>لا يوج</w:t>
      </w:r>
      <w:r w:rsidR="00FE5324" w:rsidRPr="00DE6131">
        <w:rPr>
          <w:rtl/>
          <w:lang w:val="fr-FR"/>
        </w:rPr>
        <w:t>د</w:t>
      </w:r>
      <w:r w:rsidR="00556B64" w:rsidRPr="00DE6131">
        <w:rPr>
          <w:rFonts w:hint="cs"/>
          <w:rtl/>
          <w:lang w:val="fr-FR"/>
        </w:rPr>
        <w:t xml:space="preserve"> نص </w:t>
      </w:r>
      <w:r w:rsidRPr="00DE6131">
        <w:rPr>
          <w:rFonts w:hint="cs"/>
          <w:rtl/>
          <w:lang w:val="fr-FR"/>
        </w:rPr>
        <w:t xml:space="preserve">قانوني </w:t>
      </w:r>
      <w:r w:rsidR="00556B64" w:rsidRPr="00DE6131">
        <w:rPr>
          <w:rFonts w:hint="cs"/>
          <w:rtl/>
          <w:lang w:val="fr-FR"/>
        </w:rPr>
        <w:t xml:space="preserve">صريح يحضر </w:t>
      </w:r>
      <w:r w:rsidRPr="00DE6131">
        <w:rPr>
          <w:rFonts w:hint="cs"/>
          <w:rtl/>
          <w:lang w:val="fr-FR"/>
        </w:rPr>
        <w:t>ال</w:t>
      </w:r>
      <w:r w:rsidR="003B1BD1">
        <w:rPr>
          <w:rFonts w:hint="cs"/>
          <w:rtl/>
          <w:lang w:val="fr-FR"/>
        </w:rPr>
        <w:t>إ</w:t>
      </w:r>
      <w:r w:rsidRPr="00DE6131">
        <w:rPr>
          <w:rFonts w:hint="cs"/>
          <w:rtl/>
          <w:lang w:val="fr-FR"/>
        </w:rPr>
        <w:t>متياز</w:t>
      </w:r>
      <w:r w:rsidR="00556B64" w:rsidRPr="00DE6131">
        <w:rPr>
          <w:rFonts w:hint="cs"/>
          <w:rtl/>
          <w:lang w:val="fr-FR"/>
        </w:rPr>
        <w:t xml:space="preserve"> في المرافق </w:t>
      </w:r>
      <w:r w:rsidRPr="00DE6131">
        <w:rPr>
          <w:rFonts w:hint="cs"/>
          <w:rtl/>
          <w:lang w:val="fr-FR"/>
        </w:rPr>
        <w:t xml:space="preserve">العامة </w:t>
      </w:r>
      <w:r w:rsidR="003B1BD1">
        <w:rPr>
          <w:rFonts w:hint="cs"/>
          <w:rtl/>
          <w:lang w:val="fr-FR"/>
        </w:rPr>
        <w:t>الإدارية إلا أ</w:t>
      </w:r>
      <w:r w:rsidR="00556B64" w:rsidRPr="00DE6131">
        <w:rPr>
          <w:rFonts w:hint="cs"/>
          <w:rtl/>
          <w:lang w:val="fr-FR"/>
        </w:rPr>
        <w:t xml:space="preserve">ن </w:t>
      </w:r>
      <w:r w:rsidRPr="00DE6131">
        <w:rPr>
          <w:rFonts w:hint="cs"/>
          <w:rtl/>
          <w:lang w:val="fr-FR"/>
        </w:rPr>
        <w:t xml:space="preserve">طبيعة هذه المرافق هي </w:t>
      </w:r>
      <w:r w:rsidRPr="00DE6131">
        <w:rPr>
          <w:rFonts w:hint="cs"/>
          <w:rtl/>
          <w:lang w:val="fr-FR"/>
        </w:rPr>
        <w:lastRenderedPageBreak/>
        <w:t>التي صعبت تطبيق أسلوب التفويض عليها</w:t>
      </w:r>
      <w:r w:rsidR="00556B64" w:rsidRPr="00DE6131">
        <w:rPr>
          <w:rFonts w:hint="cs"/>
          <w:rtl/>
          <w:lang w:val="fr-FR"/>
        </w:rPr>
        <w:t xml:space="preserve"> وعدم ربحيتها فرض </w:t>
      </w:r>
      <w:r w:rsidRPr="00DE6131">
        <w:rPr>
          <w:rFonts w:hint="cs"/>
          <w:rtl/>
          <w:lang w:val="fr-FR"/>
        </w:rPr>
        <w:t xml:space="preserve">أمرا </w:t>
      </w:r>
      <w:r w:rsidR="00556B64" w:rsidRPr="00DE6131">
        <w:rPr>
          <w:rFonts w:hint="cs"/>
          <w:rtl/>
          <w:lang w:val="fr-FR"/>
        </w:rPr>
        <w:t xml:space="preserve">واقع يقر </w:t>
      </w:r>
      <w:r w:rsidR="00FE5324" w:rsidRPr="00DE6131">
        <w:rPr>
          <w:rFonts w:hint="cs"/>
          <w:rtl/>
          <w:lang w:val="fr-FR"/>
        </w:rPr>
        <w:t>بالاستبعا</w:t>
      </w:r>
      <w:r w:rsidR="00FE5324" w:rsidRPr="00DE6131">
        <w:rPr>
          <w:rtl/>
          <w:lang w:val="fr-FR"/>
        </w:rPr>
        <w:t>د</w:t>
      </w:r>
      <w:r w:rsidRPr="00DE6131">
        <w:rPr>
          <w:rFonts w:hint="cs"/>
          <w:rtl/>
          <w:lang w:val="fr-FR"/>
        </w:rPr>
        <w:t xml:space="preserve"> هذه المرافق</w:t>
      </w:r>
      <w:r w:rsidR="00556B64" w:rsidRPr="00DE6131">
        <w:rPr>
          <w:rFonts w:hint="cs"/>
          <w:rtl/>
          <w:lang w:val="fr-FR"/>
        </w:rPr>
        <w:t xml:space="preserve"> </w:t>
      </w:r>
      <w:r w:rsidRPr="00DE6131">
        <w:rPr>
          <w:rFonts w:hint="cs"/>
          <w:rtl/>
          <w:lang w:val="fr-FR"/>
        </w:rPr>
        <w:t xml:space="preserve">من </w:t>
      </w:r>
      <w:r w:rsidR="00556B64" w:rsidRPr="00DE6131">
        <w:rPr>
          <w:rFonts w:hint="cs"/>
          <w:rtl/>
          <w:lang w:val="fr-FR"/>
        </w:rPr>
        <w:t xml:space="preserve">إمكانية الاستثمار فيها </w:t>
      </w:r>
      <w:r w:rsidRPr="00DE6131">
        <w:rPr>
          <w:rFonts w:hint="cs"/>
          <w:rtl/>
          <w:lang w:val="fr-FR"/>
        </w:rPr>
        <w:t xml:space="preserve">من قبل الخواص على وجه التحديد </w:t>
      </w:r>
      <w:r w:rsidR="00556B64" w:rsidRPr="00DE6131">
        <w:rPr>
          <w:rFonts w:hint="cs"/>
          <w:rtl/>
          <w:lang w:val="fr-FR"/>
        </w:rPr>
        <w:t>ولكن بالرغم من كون المرافق ال</w:t>
      </w:r>
      <w:r w:rsidR="003B1BD1">
        <w:rPr>
          <w:rFonts w:hint="cs"/>
          <w:rtl/>
          <w:lang w:val="fr-FR"/>
        </w:rPr>
        <w:t>إ</w:t>
      </w:r>
      <w:r w:rsidR="00556B64" w:rsidRPr="00DE6131">
        <w:rPr>
          <w:rFonts w:hint="cs"/>
          <w:rtl/>
          <w:lang w:val="fr-FR"/>
        </w:rPr>
        <w:t xml:space="preserve">قتصادية هي الأكثر </w:t>
      </w:r>
      <w:r w:rsidRPr="00DE6131">
        <w:rPr>
          <w:rFonts w:hint="cs"/>
          <w:rtl/>
          <w:lang w:val="fr-FR"/>
        </w:rPr>
        <w:t xml:space="preserve">تجانسا مع </w:t>
      </w:r>
      <w:r w:rsidR="00556B64" w:rsidRPr="00DE6131">
        <w:rPr>
          <w:rFonts w:hint="cs"/>
          <w:rtl/>
          <w:lang w:val="fr-FR"/>
        </w:rPr>
        <w:t xml:space="preserve"> </w:t>
      </w:r>
      <w:r w:rsidRPr="00DE6131">
        <w:rPr>
          <w:rFonts w:hint="cs"/>
          <w:rtl/>
          <w:lang w:val="fr-FR"/>
        </w:rPr>
        <w:t xml:space="preserve">أسلوب </w:t>
      </w:r>
      <w:r w:rsidR="00556B64" w:rsidRPr="00DE6131">
        <w:rPr>
          <w:rFonts w:hint="cs"/>
          <w:rtl/>
          <w:lang w:val="fr-FR"/>
        </w:rPr>
        <w:t xml:space="preserve"> التفويض</w:t>
      </w:r>
      <w:r w:rsidR="003B1BD1">
        <w:rPr>
          <w:rFonts w:hint="cs"/>
          <w:rtl/>
          <w:lang w:val="fr-FR"/>
        </w:rPr>
        <w:t>،</w:t>
      </w:r>
      <w:r w:rsidR="000E1769">
        <w:rPr>
          <w:rFonts w:hint="cs"/>
          <w:rtl/>
          <w:lang w:val="fr-FR"/>
        </w:rPr>
        <w:t xml:space="preserve"> إلا أ</w:t>
      </w:r>
      <w:r w:rsidR="00556B64" w:rsidRPr="00DE6131">
        <w:rPr>
          <w:rFonts w:hint="cs"/>
          <w:rtl/>
          <w:lang w:val="fr-FR"/>
        </w:rPr>
        <w:t xml:space="preserve">ن </w:t>
      </w:r>
      <w:r w:rsidRPr="00DE6131">
        <w:rPr>
          <w:rFonts w:hint="cs"/>
          <w:rtl/>
          <w:lang w:val="fr-FR"/>
        </w:rPr>
        <w:t>ذلك</w:t>
      </w:r>
      <w:r w:rsidR="00556B64" w:rsidRPr="00DE6131">
        <w:rPr>
          <w:rFonts w:hint="cs"/>
          <w:rtl/>
          <w:lang w:val="fr-FR"/>
        </w:rPr>
        <w:t xml:space="preserve"> </w:t>
      </w:r>
      <w:r w:rsidR="00FE5324" w:rsidRPr="00DE6131">
        <w:rPr>
          <w:rFonts w:hint="cs"/>
          <w:rtl/>
          <w:lang w:val="fr-FR"/>
        </w:rPr>
        <w:t>لا يؤد</w:t>
      </w:r>
      <w:r w:rsidR="00FE5324" w:rsidRPr="00DE6131">
        <w:rPr>
          <w:rtl/>
          <w:lang w:val="fr-FR"/>
        </w:rPr>
        <w:t>ي</w:t>
      </w:r>
      <w:r w:rsidR="00556B64" w:rsidRPr="00DE6131">
        <w:rPr>
          <w:rFonts w:hint="cs"/>
          <w:rtl/>
          <w:lang w:val="fr-FR"/>
        </w:rPr>
        <w:t xml:space="preserve"> بالضرورة الى </w:t>
      </w:r>
      <w:r w:rsidRPr="00DE6131">
        <w:rPr>
          <w:rFonts w:hint="cs"/>
          <w:rtl/>
          <w:lang w:val="fr-FR"/>
        </w:rPr>
        <w:t>النجا</w:t>
      </w:r>
      <w:r w:rsidR="000E1769">
        <w:rPr>
          <w:rFonts w:hint="cs"/>
          <w:rtl/>
          <w:lang w:val="fr-FR"/>
        </w:rPr>
        <w:t>ح فيها لأ</w:t>
      </w:r>
      <w:r w:rsidRPr="00DE6131">
        <w:rPr>
          <w:rFonts w:hint="cs"/>
          <w:rtl/>
          <w:lang w:val="fr-FR"/>
        </w:rPr>
        <w:t xml:space="preserve">ن </w:t>
      </w:r>
      <w:r w:rsidR="00556B64" w:rsidRPr="00DE6131">
        <w:rPr>
          <w:rFonts w:hint="cs"/>
          <w:rtl/>
          <w:lang w:val="fr-FR"/>
        </w:rPr>
        <w:t xml:space="preserve"> </w:t>
      </w:r>
      <w:r w:rsidRPr="00DE6131">
        <w:rPr>
          <w:rFonts w:hint="cs"/>
          <w:rtl/>
          <w:lang w:val="fr-FR"/>
        </w:rPr>
        <w:t xml:space="preserve">ذلك </w:t>
      </w:r>
      <w:r w:rsidR="00556B64" w:rsidRPr="00DE6131">
        <w:rPr>
          <w:rFonts w:hint="cs"/>
          <w:rtl/>
          <w:lang w:val="fr-FR"/>
        </w:rPr>
        <w:t>مرهون بمجموعة من المعطيات متعلقة بصاحب التفويض من جهة والسلطة المفوضة من جهة أخرى</w:t>
      </w:r>
      <w:r w:rsidR="00556B64" w:rsidRPr="00DE6131">
        <w:rPr>
          <w:rStyle w:val="Appelnotedebasdep"/>
          <w:color w:val="000000" w:themeColor="text1"/>
          <w:rtl/>
          <w:lang w:val="fr-FR"/>
        </w:rPr>
        <w:footnoteReference w:id="420"/>
      </w:r>
      <w:r w:rsidR="000E1769">
        <w:rPr>
          <w:rFonts w:hint="cs"/>
          <w:rtl/>
          <w:lang w:val="fr-FR"/>
        </w:rPr>
        <w:t>، وبالمحيط الإقتصادي العام الذي إما أ</w:t>
      </w:r>
      <w:r w:rsidRPr="00DE6131">
        <w:rPr>
          <w:rFonts w:hint="cs"/>
          <w:rtl/>
          <w:lang w:val="fr-FR"/>
        </w:rPr>
        <w:t>ن يشكل دافعا وحافزا للاستثمار</w:t>
      </w:r>
      <w:r w:rsidR="000C1CEA">
        <w:rPr>
          <w:rFonts w:hint="cs"/>
          <w:rtl/>
          <w:lang w:val="fr-FR"/>
        </w:rPr>
        <w:t xml:space="preserve"> </w:t>
      </w:r>
      <w:r w:rsidR="000E1769">
        <w:rPr>
          <w:rFonts w:hint="cs"/>
          <w:rtl/>
          <w:lang w:val="fr-FR"/>
        </w:rPr>
        <w:t>في المرافق العامة عبر آلية التفويض وإ</w:t>
      </w:r>
      <w:r w:rsidRPr="00DE6131">
        <w:rPr>
          <w:rFonts w:hint="cs"/>
          <w:rtl/>
          <w:lang w:val="fr-FR"/>
        </w:rPr>
        <w:t xml:space="preserve">ما يشكل عائقا يؤدي الى فشل هذه التقنية في تحقيق الأهداف المرجة منها </w:t>
      </w:r>
      <w:r w:rsidR="000E1769">
        <w:rPr>
          <w:rFonts w:hint="cs"/>
          <w:rtl/>
          <w:lang w:val="fr-FR"/>
        </w:rPr>
        <w:t>في إ</w:t>
      </w:r>
      <w:r w:rsidR="00C1611E" w:rsidRPr="00DE6131">
        <w:rPr>
          <w:rFonts w:hint="cs"/>
          <w:rtl/>
          <w:lang w:val="fr-FR"/>
        </w:rPr>
        <w:t xml:space="preserve">طار </w:t>
      </w:r>
      <w:r w:rsidR="00FE5324" w:rsidRPr="00DE6131">
        <w:rPr>
          <w:rFonts w:hint="cs"/>
          <w:rtl/>
          <w:lang w:val="fr-FR"/>
        </w:rPr>
        <w:t>الاستثما</w:t>
      </w:r>
      <w:r w:rsidR="00FE5324" w:rsidRPr="00DE6131">
        <w:rPr>
          <w:rtl/>
          <w:lang w:val="fr-FR"/>
        </w:rPr>
        <w:t>ر</w:t>
      </w:r>
      <w:r w:rsidR="00C1611E" w:rsidRPr="00DE6131">
        <w:rPr>
          <w:rFonts w:hint="cs"/>
          <w:rtl/>
          <w:lang w:val="fr-FR"/>
        </w:rPr>
        <w:t xml:space="preserve"> والتنمية في المرافق العامة.</w:t>
      </w:r>
    </w:p>
    <w:p w14:paraId="138C9E9D" w14:textId="5F1C9B32" w:rsidR="009674DB" w:rsidRPr="00DE6131" w:rsidRDefault="00C1611E" w:rsidP="00D74548">
      <w:pPr>
        <w:rPr>
          <w:rtl/>
        </w:rPr>
      </w:pPr>
      <w:r w:rsidRPr="00DE6131">
        <w:rPr>
          <w:rFonts w:hint="cs"/>
          <w:rtl/>
        </w:rPr>
        <w:t xml:space="preserve"> فأسلوب التفويض يقوم في  الأساس على فكرة الاستثمار وما يميز المرافق العمومية القبلة  للتفويض أنها في الغالب مرافق ذات طابع اقتصادي تتجانس في مهامها مع المشاريع الخاصة الخاص وتلتقي معها في عدة جوانب كضرورة خلق مصادر التمويل و استخدام الطرائق والتقنيات الحديثة والوسائل المالية الملائمة</w:t>
      </w:r>
      <w:r w:rsidR="000E1769">
        <w:rPr>
          <w:rFonts w:hint="cs"/>
          <w:rtl/>
        </w:rPr>
        <w:t>،</w:t>
      </w:r>
      <w:r w:rsidR="00B23108">
        <w:rPr>
          <w:rFonts w:hint="cs"/>
          <w:rtl/>
        </w:rPr>
        <w:t xml:space="preserve"> وبذلك يرى ج</w:t>
      </w:r>
      <w:r w:rsidRPr="00DE6131">
        <w:rPr>
          <w:rFonts w:hint="cs"/>
          <w:rtl/>
        </w:rPr>
        <w:t xml:space="preserve">انب </w:t>
      </w:r>
      <w:r w:rsidR="00B23108">
        <w:rPr>
          <w:rFonts w:hint="cs"/>
          <w:rtl/>
        </w:rPr>
        <w:t>من الفقه أ</w:t>
      </w:r>
      <w:r w:rsidRPr="00DE6131">
        <w:rPr>
          <w:rFonts w:hint="cs"/>
          <w:rtl/>
        </w:rPr>
        <w:t>ن</w:t>
      </w:r>
      <w:r w:rsidR="00B23108">
        <w:rPr>
          <w:rFonts w:hint="cs"/>
          <w:rtl/>
        </w:rPr>
        <w:t xml:space="preserve"> المرافق العمومية ذات الطابع الإ</w:t>
      </w:r>
      <w:r w:rsidRPr="00DE6131">
        <w:rPr>
          <w:rFonts w:hint="cs"/>
          <w:rtl/>
        </w:rPr>
        <w:t>ستثماري ال</w:t>
      </w:r>
      <w:r w:rsidR="00B23108">
        <w:rPr>
          <w:rFonts w:hint="cs"/>
          <w:rtl/>
        </w:rPr>
        <w:t>إ</w:t>
      </w:r>
      <w:r w:rsidRPr="00DE6131">
        <w:rPr>
          <w:rFonts w:hint="cs"/>
          <w:rtl/>
        </w:rPr>
        <w:t>قتصادي تعد الميدان ال</w:t>
      </w:r>
      <w:r w:rsidR="00B23108">
        <w:rPr>
          <w:rFonts w:hint="cs"/>
          <w:rtl/>
        </w:rPr>
        <w:t>أ</w:t>
      </w:r>
      <w:r w:rsidRPr="00DE6131">
        <w:rPr>
          <w:rFonts w:hint="cs"/>
          <w:rtl/>
        </w:rPr>
        <w:t xml:space="preserve">نسب </w:t>
      </w:r>
      <w:r w:rsidR="00FE5324" w:rsidRPr="00DE6131">
        <w:rPr>
          <w:rFonts w:hint="cs"/>
          <w:rtl/>
        </w:rPr>
        <w:t>لآلية</w:t>
      </w:r>
      <w:r w:rsidR="00B23108">
        <w:rPr>
          <w:rFonts w:hint="cs"/>
          <w:rtl/>
        </w:rPr>
        <w:t xml:space="preserve"> التفويض من دون إ</w:t>
      </w:r>
      <w:r w:rsidRPr="00DE6131">
        <w:rPr>
          <w:rFonts w:hint="cs"/>
          <w:rtl/>
        </w:rPr>
        <w:t xml:space="preserve">غفال إمكانية </w:t>
      </w:r>
      <w:r w:rsidR="00B23108">
        <w:rPr>
          <w:rFonts w:hint="cs"/>
          <w:rtl/>
        </w:rPr>
        <w:t>الاستثمار</w:t>
      </w:r>
      <w:r w:rsidRPr="00DE6131">
        <w:rPr>
          <w:rFonts w:hint="cs"/>
          <w:rtl/>
        </w:rPr>
        <w:t xml:space="preserve"> المرافق العمومية ذات الطابع الإداري على الاطلاق</w:t>
      </w:r>
      <w:r w:rsidRPr="00DE6131">
        <w:rPr>
          <w:rStyle w:val="Appelnotedebasdep"/>
          <w:color w:val="000000" w:themeColor="text1"/>
          <w:rtl/>
        </w:rPr>
        <w:footnoteReference w:id="421"/>
      </w:r>
      <w:r w:rsidR="00B23108">
        <w:rPr>
          <w:rFonts w:hint="cs"/>
          <w:rtl/>
        </w:rPr>
        <w:t>،</w:t>
      </w:r>
      <w:r w:rsidRPr="00DE6131">
        <w:rPr>
          <w:rFonts w:hint="cs"/>
          <w:rtl/>
        </w:rPr>
        <w:t xml:space="preserve"> بذلك تعد </w:t>
      </w:r>
      <w:r w:rsidR="00556B64" w:rsidRPr="00DE6131">
        <w:rPr>
          <w:rFonts w:hint="cs"/>
          <w:rtl/>
        </w:rPr>
        <w:t xml:space="preserve">المرافق العامة </w:t>
      </w:r>
      <w:r w:rsidRPr="00DE6131">
        <w:rPr>
          <w:rFonts w:hint="cs"/>
          <w:rtl/>
        </w:rPr>
        <w:t xml:space="preserve">الاقتصادية </w:t>
      </w:r>
      <w:r w:rsidR="00556B64" w:rsidRPr="00DE6131">
        <w:rPr>
          <w:rFonts w:hint="cs"/>
          <w:rtl/>
        </w:rPr>
        <w:t xml:space="preserve">الجزء الأكبر من المرافق العامة </w:t>
      </w:r>
      <w:r w:rsidRPr="00DE6131">
        <w:rPr>
          <w:rFonts w:hint="cs"/>
          <w:rtl/>
        </w:rPr>
        <w:t xml:space="preserve">المفوضة </w:t>
      </w:r>
      <w:r w:rsidR="00B23108">
        <w:rPr>
          <w:rFonts w:hint="cs"/>
          <w:rtl/>
        </w:rPr>
        <w:t>وذلك باعتبار أ</w:t>
      </w:r>
      <w:r w:rsidR="009674DB" w:rsidRPr="00DE6131">
        <w:rPr>
          <w:rFonts w:hint="cs"/>
          <w:rtl/>
        </w:rPr>
        <w:t xml:space="preserve">ن </w:t>
      </w:r>
      <w:r w:rsidR="00556B64" w:rsidRPr="00DE6131">
        <w:rPr>
          <w:rFonts w:hint="cs"/>
          <w:rtl/>
        </w:rPr>
        <w:t>طبيع</w:t>
      </w:r>
      <w:r w:rsidR="009674DB" w:rsidRPr="00DE6131">
        <w:rPr>
          <w:rFonts w:hint="cs"/>
          <w:rtl/>
        </w:rPr>
        <w:t>تها</w:t>
      </w:r>
      <w:r w:rsidR="00556B64" w:rsidRPr="00DE6131">
        <w:rPr>
          <w:rFonts w:hint="cs"/>
          <w:rtl/>
        </w:rPr>
        <w:t xml:space="preserve"> ال</w:t>
      </w:r>
      <w:r w:rsidR="00B23108">
        <w:rPr>
          <w:rFonts w:hint="cs"/>
          <w:rtl/>
        </w:rPr>
        <w:t xml:space="preserve">إقتصادية </w:t>
      </w:r>
      <w:r w:rsidR="00556B64" w:rsidRPr="00DE6131">
        <w:rPr>
          <w:rFonts w:hint="cs"/>
          <w:rtl/>
        </w:rPr>
        <w:t xml:space="preserve">تساهم </w:t>
      </w:r>
      <w:r w:rsidR="00B23108">
        <w:rPr>
          <w:rFonts w:hint="cs"/>
          <w:rtl/>
        </w:rPr>
        <w:t>بشكل كلي أ</w:t>
      </w:r>
      <w:r w:rsidR="009674DB" w:rsidRPr="00DE6131">
        <w:rPr>
          <w:rFonts w:hint="cs"/>
          <w:rtl/>
        </w:rPr>
        <w:t xml:space="preserve">و جزئي </w:t>
      </w:r>
      <w:r w:rsidR="00556B64" w:rsidRPr="00DE6131">
        <w:rPr>
          <w:rFonts w:hint="cs"/>
          <w:rtl/>
        </w:rPr>
        <w:t xml:space="preserve">في </w:t>
      </w:r>
      <w:r w:rsidR="009674DB" w:rsidRPr="00DE6131">
        <w:rPr>
          <w:rFonts w:hint="cs"/>
          <w:rtl/>
        </w:rPr>
        <w:t>إيجاد ال</w:t>
      </w:r>
      <w:r w:rsidR="00556B64" w:rsidRPr="00DE6131">
        <w:rPr>
          <w:rFonts w:hint="cs"/>
          <w:rtl/>
        </w:rPr>
        <w:t xml:space="preserve">تمويل </w:t>
      </w:r>
      <w:r w:rsidR="009674DB" w:rsidRPr="00DE6131">
        <w:rPr>
          <w:rFonts w:hint="cs"/>
          <w:rtl/>
        </w:rPr>
        <w:t>اللازم ل</w:t>
      </w:r>
      <w:r w:rsidR="00556B64" w:rsidRPr="00DE6131">
        <w:rPr>
          <w:rFonts w:hint="cs"/>
          <w:rtl/>
        </w:rPr>
        <w:t xml:space="preserve">لمرافق العامة من </w:t>
      </w:r>
      <w:r w:rsidR="009674DB" w:rsidRPr="00DE6131">
        <w:rPr>
          <w:rFonts w:hint="cs"/>
          <w:rtl/>
        </w:rPr>
        <w:t>خلال عائدات الخدمة العمومية المقدمة من</w:t>
      </w:r>
      <w:r w:rsidR="00556B64" w:rsidRPr="00DE6131">
        <w:rPr>
          <w:rFonts w:hint="cs"/>
          <w:rtl/>
        </w:rPr>
        <w:t xml:space="preserve"> المستفيد</w:t>
      </w:r>
      <w:r w:rsidR="009674DB" w:rsidRPr="00DE6131">
        <w:rPr>
          <w:rFonts w:hint="cs"/>
          <w:rtl/>
        </w:rPr>
        <w:t>ين</w:t>
      </w:r>
      <w:r w:rsidR="00556B64" w:rsidRPr="00DE6131">
        <w:rPr>
          <w:rFonts w:hint="cs"/>
          <w:rtl/>
        </w:rPr>
        <w:t xml:space="preserve"> من خدمات</w:t>
      </w:r>
      <w:r w:rsidR="009674DB" w:rsidRPr="00DE6131">
        <w:rPr>
          <w:rFonts w:hint="cs"/>
          <w:rtl/>
        </w:rPr>
        <w:t xml:space="preserve"> المرفق العام موضوع التفويض</w:t>
      </w:r>
      <w:r w:rsidR="00556B64" w:rsidRPr="00DE6131">
        <w:rPr>
          <w:rStyle w:val="Appelnotedebasdep"/>
          <w:color w:val="000000" w:themeColor="text1"/>
          <w:rtl/>
        </w:rPr>
        <w:footnoteReference w:id="422"/>
      </w:r>
      <w:r w:rsidR="009674DB" w:rsidRPr="00DE6131">
        <w:rPr>
          <w:rFonts w:hint="cs"/>
          <w:rtl/>
        </w:rPr>
        <w:t>.</w:t>
      </w:r>
    </w:p>
    <w:p w14:paraId="5AD1B180" w14:textId="580E0903" w:rsidR="00EB52E3" w:rsidRPr="00DE6131" w:rsidRDefault="00E95C9C" w:rsidP="00D74548">
      <w:pPr>
        <w:rPr>
          <w:rtl/>
        </w:rPr>
      </w:pPr>
      <w:r w:rsidRPr="00DE6131">
        <w:rPr>
          <w:rFonts w:hint="cs"/>
          <w:rtl/>
        </w:rPr>
        <w:t>وتجد فكرة التجانس والت</w:t>
      </w:r>
      <w:r w:rsidR="00B23108">
        <w:rPr>
          <w:rFonts w:hint="cs"/>
          <w:rtl/>
        </w:rPr>
        <w:t>ناسب بين فكرة المرافق العامة الإ</w:t>
      </w:r>
      <w:r w:rsidRPr="00DE6131">
        <w:rPr>
          <w:rFonts w:hint="cs"/>
          <w:rtl/>
        </w:rPr>
        <w:t xml:space="preserve">قتصادية </w:t>
      </w:r>
      <w:r w:rsidR="00B40680" w:rsidRPr="00DE6131">
        <w:rPr>
          <w:rFonts w:hint="cs"/>
          <w:rtl/>
        </w:rPr>
        <w:t>وأسلوب التفويض</w:t>
      </w:r>
      <w:r w:rsidRPr="00DE6131">
        <w:rPr>
          <w:rFonts w:hint="cs"/>
          <w:rtl/>
        </w:rPr>
        <w:t xml:space="preserve"> أساسها </w:t>
      </w:r>
      <w:r w:rsidR="00B40680" w:rsidRPr="00DE6131">
        <w:rPr>
          <w:rFonts w:hint="cs"/>
          <w:rtl/>
        </w:rPr>
        <w:t xml:space="preserve">الحقيقي </w:t>
      </w:r>
      <w:r w:rsidRPr="00DE6131">
        <w:rPr>
          <w:rFonts w:hint="cs"/>
          <w:rtl/>
        </w:rPr>
        <w:t xml:space="preserve">في فكرة الاستثمار </w:t>
      </w:r>
      <w:r w:rsidR="00B40680" w:rsidRPr="00DE6131">
        <w:rPr>
          <w:rFonts w:hint="cs"/>
          <w:rtl/>
        </w:rPr>
        <w:t>وبالأخص فيما يتعلق بصور التفويض التي تعتمد على الموارد المالية للمستثمر بشكل كبير في إقامة المرفق العام كعقد</w:t>
      </w:r>
      <w:r w:rsidRPr="00DE6131">
        <w:rPr>
          <w:rFonts w:hint="cs"/>
          <w:rtl/>
        </w:rPr>
        <w:t xml:space="preserve"> ال</w:t>
      </w:r>
      <w:r w:rsidR="00B23108">
        <w:rPr>
          <w:rFonts w:hint="cs"/>
          <w:rtl/>
        </w:rPr>
        <w:t>إمتياز أ</w:t>
      </w:r>
      <w:r w:rsidRPr="00DE6131">
        <w:rPr>
          <w:rFonts w:hint="cs"/>
          <w:rtl/>
        </w:rPr>
        <w:t>و ال</w:t>
      </w:r>
      <w:r w:rsidR="00B23108">
        <w:rPr>
          <w:rFonts w:hint="cs"/>
          <w:rtl/>
        </w:rPr>
        <w:t>إ</w:t>
      </w:r>
      <w:r w:rsidRPr="00DE6131">
        <w:rPr>
          <w:rFonts w:hint="cs"/>
          <w:rtl/>
        </w:rPr>
        <w:t xml:space="preserve">يجار </w:t>
      </w:r>
      <w:r w:rsidR="00B40680" w:rsidRPr="00DE6131">
        <w:rPr>
          <w:rFonts w:hint="cs"/>
          <w:rtl/>
        </w:rPr>
        <w:t>في بعض الأحيان وما</w:t>
      </w:r>
      <w:r w:rsidR="00B23108">
        <w:rPr>
          <w:rFonts w:hint="cs"/>
          <w:rtl/>
        </w:rPr>
        <w:t xml:space="preserve"> يرتبط بها من نتائج مالية والأ</w:t>
      </w:r>
      <w:r w:rsidRPr="00DE6131">
        <w:rPr>
          <w:rFonts w:hint="cs"/>
          <w:rtl/>
        </w:rPr>
        <w:t xml:space="preserve">رباح والمخاطر التي </w:t>
      </w:r>
      <w:r w:rsidR="00B40680" w:rsidRPr="00DE6131">
        <w:rPr>
          <w:rFonts w:hint="cs"/>
          <w:rtl/>
        </w:rPr>
        <w:t>تقع على عاتق المستثمر،</w:t>
      </w:r>
      <w:r w:rsidRPr="00DE6131">
        <w:rPr>
          <w:rFonts w:hint="cs"/>
          <w:rtl/>
        </w:rPr>
        <w:t xml:space="preserve"> </w:t>
      </w:r>
      <w:r w:rsidR="00B40680" w:rsidRPr="00DE6131">
        <w:rPr>
          <w:rFonts w:hint="cs"/>
          <w:rtl/>
        </w:rPr>
        <w:t xml:space="preserve">وهو ما </w:t>
      </w:r>
      <w:r w:rsidRPr="00DE6131">
        <w:rPr>
          <w:rFonts w:hint="cs"/>
          <w:rtl/>
        </w:rPr>
        <w:t xml:space="preserve">يجعل المرافق العامة الاقتصادية مشابهة </w:t>
      </w:r>
      <w:r w:rsidR="00B40680" w:rsidRPr="00DE6131">
        <w:rPr>
          <w:rFonts w:hint="cs"/>
          <w:rtl/>
        </w:rPr>
        <w:t>للمشاريع الخاصة وتتقاطع معها في البحث عن مصادر التمويل والوسائل والطرق</w:t>
      </w:r>
      <w:r w:rsidRPr="00DE6131">
        <w:rPr>
          <w:rFonts w:hint="cs"/>
          <w:rtl/>
        </w:rPr>
        <w:t xml:space="preserve"> المالية والمحاسبية </w:t>
      </w:r>
      <w:r w:rsidR="00B40680" w:rsidRPr="00DE6131">
        <w:rPr>
          <w:rFonts w:hint="cs"/>
          <w:rtl/>
        </w:rPr>
        <w:t>المعتمدة في تسيير المرفق</w:t>
      </w:r>
      <w:r w:rsidRPr="00DE6131">
        <w:rPr>
          <w:rStyle w:val="Appelnotedebasdep"/>
          <w:color w:val="000000" w:themeColor="text1"/>
          <w:rtl/>
        </w:rPr>
        <w:footnoteReference w:id="423"/>
      </w:r>
    </w:p>
    <w:p w14:paraId="1EAC844C" w14:textId="3B3004EE" w:rsidR="00DA757B" w:rsidRPr="00DE6131" w:rsidRDefault="00B23108" w:rsidP="00D74548">
      <w:pPr>
        <w:rPr>
          <w:rtl/>
        </w:rPr>
      </w:pPr>
      <w:r>
        <w:rPr>
          <w:rFonts w:hint="cs"/>
          <w:rtl/>
        </w:rPr>
        <w:t>بالإضافة الى ذلك فإ</w:t>
      </w:r>
      <w:r w:rsidR="00B027B0" w:rsidRPr="00DE6131">
        <w:rPr>
          <w:rFonts w:hint="cs"/>
          <w:rtl/>
        </w:rPr>
        <w:t>ن</w:t>
      </w:r>
      <w:r w:rsidR="00F7356A" w:rsidRPr="00DE6131">
        <w:rPr>
          <w:rFonts w:hint="cs"/>
          <w:rtl/>
        </w:rPr>
        <w:t xml:space="preserve"> المصلحة </w:t>
      </w:r>
      <w:r w:rsidR="00B027B0" w:rsidRPr="00DE6131">
        <w:rPr>
          <w:rFonts w:hint="cs"/>
          <w:rtl/>
        </w:rPr>
        <w:t xml:space="preserve">الاقتصادية للسلطة العامة تحتم عليها ضرورة البحث </w:t>
      </w:r>
      <w:r>
        <w:rPr>
          <w:rFonts w:hint="cs"/>
          <w:rtl/>
        </w:rPr>
        <w:t>عن الأ</w:t>
      </w:r>
      <w:r w:rsidR="00DA757B" w:rsidRPr="00DE6131">
        <w:rPr>
          <w:rFonts w:hint="cs"/>
          <w:rtl/>
        </w:rPr>
        <w:t>ساليب</w:t>
      </w:r>
      <w:r w:rsidR="00B027B0" w:rsidRPr="00DE6131">
        <w:rPr>
          <w:rFonts w:hint="cs"/>
          <w:rtl/>
        </w:rPr>
        <w:t xml:space="preserve"> والنظم الاقتصادية الكفيلة بتدعيم المرافق العام</w:t>
      </w:r>
      <w:r w:rsidR="00C76694" w:rsidRPr="00DE6131">
        <w:rPr>
          <w:rFonts w:hint="cs"/>
          <w:rtl/>
        </w:rPr>
        <w:t>ة</w:t>
      </w:r>
      <w:r w:rsidR="00B027B0" w:rsidRPr="00DE6131">
        <w:rPr>
          <w:rFonts w:hint="cs"/>
          <w:rtl/>
        </w:rPr>
        <w:t xml:space="preserve"> الاقتصادية للمساهمة في خلق الثروة القومية </w:t>
      </w:r>
      <w:r w:rsidR="00B51514" w:rsidRPr="00DE6131">
        <w:rPr>
          <w:rFonts w:hint="cs"/>
          <w:rtl/>
        </w:rPr>
        <w:t>وتحقيق المردودية الاقتصادية التي</w:t>
      </w:r>
      <w:r w:rsidR="00F7356A" w:rsidRPr="00DE6131">
        <w:rPr>
          <w:rFonts w:hint="cs"/>
          <w:rtl/>
        </w:rPr>
        <w:t xml:space="preserve"> </w:t>
      </w:r>
      <w:r w:rsidR="00B51514" w:rsidRPr="00DE6131">
        <w:rPr>
          <w:rFonts w:hint="cs"/>
          <w:rtl/>
        </w:rPr>
        <w:t>أصبحت</w:t>
      </w:r>
      <w:r w:rsidR="00F7356A" w:rsidRPr="00DE6131">
        <w:rPr>
          <w:rFonts w:hint="cs"/>
          <w:rtl/>
        </w:rPr>
        <w:t xml:space="preserve"> تشكل جزءا لا</w:t>
      </w:r>
      <w:r w:rsidR="00FE5324" w:rsidRPr="00DE6131">
        <w:rPr>
          <w:rFonts w:hint="cs"/>
          <w:rtl/>
        </w:rPr>
        <w:t xml:space="preserve"> </w:t>
      </w:r>
      <w:r w:rsidR="00F7356A" w:rsidRPr="00DE6131">
        <w:rPr>
          <w:rFonts w:hint="cs"/>
          <w:rtl/>
        </w:rPr>
        <w:t>يتجزا من</w:t>
      </w:r>
      <w:r w:rsidR="00B51514" w:rsidRPr="00DE6131">
        <w:rPr>
          <w:rFonts w:hint="cs"/>
          <w:rtl/>
        </w:rPr>
        <w:t xml:space="preserve"> متطلبات </w:t>
      </w:r>
      <w:r w:rsidR="00F7356A" w:rsidRPr="00DE6131">
        <w:rPr>
          <w:rFonts w:hint="cs"/>
          <w:rtl/>
        </w:rPr>
        <w:t xml:space="preserve"> المصلحة العامة </w:t>
      </w:r>
      <w:r w:rsidR="00C76694" w:rsidRPr="00DE6131">
        <w:rPr>
          <w:rFonts w:hint="cs"/>
          <w:rtl/>
        </w:rPr>
        <w:t xml:space="preserve"> الاقتصادية  للدولة</w:t>
      </w:r>
      <w:r w:rsidR="00705512">
        <w:rPr>
          <w:rFonts w:hint="cs"/>
          <w:rtl/>
        </w:rPr>
        <w:t>، فأصبح الفكر الإ</w:t>
      </w:r>
      <w:r w:rsidR="00E733C6" w:rsidRPr="00DE6131">
        <w:rPr>
          <w:rFonts w:hint="cs"/>
          <w:rtl/>
        </w:rPr>
        <w:t>قتصادي قائم على فكرة الإنتاجية التي</w:t>
      </w:r>
      <w:r w:rsidR="00F7356A" w:rsidRPr="00DE6131">
        <w:rPr>
          <w:rFonts w:hint="cs"/>
          <w:rtl/>
        </w:rPr>
        <w:t xml:space="preserve"> تختلف عن مجرد </w:t>
      </w:r>
      <w:r w:rsidR="00E733C6" w:rsidRPr="00DE6131">
        <w:rPr>
          <w:rFonts w:hint="cs"/>
          <w:rtl/>
        </w:rPr>
        <w:t xml:space="preserve"> تحصيل </w:t>
      </w:r>
      <w:r w:rsidR="00F7356A" w:rsidRPr="00DE6131">
        <w:rPr>
          <w:rFonts w:hint="cs"/>
          <w:rtl/>
        </w:rPr>
        <w:t>العائدات ال</w:t>
      </w:r>
      <w:r w:rsidR="00705512">
        <w:rPr>
          <w:rFonts w:hint="cs"/>
          <w:rtl/>
        </w:rPr>
        <w:t>تي يدفعها المستثمر كثمن للرخصة أ</w:t>
      </w:r>
      <w:r w:rsidR="00F7356A" w:rsidRPr="00DE6131">
        <w:rPr>
          <w:rFonts w:hint="cs"/>
          <w:rtl/>
        </w:rPr>
        <w:t xml:space="preserve">و </w:t>
      </w:r>
      <w:r w:rsidR="000C1CEA" w:rsidRPr="00DE6131">
        <w:rPr>
          <w:rFonts w:hint="cs"/>
          <w:rtl/>
        </w:rPr>
        <w:t>للإجازة</w:t>
      </w:r>
      <w:r w:rsidR="00F7356A" w:rsidRPr="00DE6131">
        <w:rPr>
          <w:rFonts w:hint="cs"/>
          <w:rtl/>
        </w:rPr>
        <w:t xml:space="preserve"> في إدارة واستثمار المرفق العام</w:t>
      </w:r>
      <w:r w:rsidR="00F7356A" w:rsidRPr="00DE6131">
        <w:rPr>
          <w:rStyle w:val="Appelnotedebasdep"/>
          <w:color w:val="000000" w:themeColor="text1"/>
          <w:rtl/>
        </w:rPr>
        <w:footnoteReference w:id="424"/>
      </w:r>
      <w:r w:rsidR="00705512">
        <w:rPr>
          <w:rFonts w:hint="cs"/>
          <w:rtl/>
        </w:rPr>
        <w:t>،وإ</w:t>
      </w:r>
      <w:r w:rsidR="00BC41C8" w:rsidRPr="00DE6131">
        <w:rPr>
          <w:rFonts w:hint="cs"/>
          <w:rtl/>
        </w:rPr>
        <w:t xml:space="preserve">نما تتعدى ذلك الى دخول </w:t>
      </w:r>
      <w:r w:rsidR="00B01119" w:rsidRPr="00DE6131">
        <w:rPr>
          <w:rFonts w:hint="cs"/>
          <w:rtl/>
        </w:rPr>
        <w:t>المرافق العامة ال</w:t>
      </w:r>
      <w:r w:rsidR="009C642C">
        <w:rPr>
          <w:rFonts w:hint="cs"/>
          <w:rtl/>
        </w:rPr>
        <w:t>إ</w:t>
      </w:r>
      <w:r w:rsidR="00B01119" w:rsidRPr="00DE6131">
        <w:rPr>
          <w:rFonts w:hint="cs"/>
          <w:rtl/>
        </w:rPr>
        <w:t>قتصادية</w:t>
      </w:r>
      <w:r w:rsidR="00BC41C8" w:rsidRPr="00DE6131">
        <w:rPr>
          <w:rFonts w:hint="cs"/>
          <w:rtl/>
        </w:rPr>
        <w:t xml:space="preserve"> ميدان المنافسة وال</w:t>
      </w:r>
      <w:r w:rsidR="009C642C">
        <w:rPr>
          <w:rFonts w:hint="cs"/>
          <w:rtl/>
        </w:rPr>
        <w:t>إ</w:t>
      </w:r>
      <w:r w:rsidR="00BC41C8" w:rsidRPr="00DE6131">
        <w:rPr>
          <w:rFonts w:hint="cs"/>
          <w:rtl/>
        </w:rPr>
        <w:t xml:space="preserve">حتكام الى قواعد السوق ومبادئ التجارة </w:t>
      </w:r>
      <w:r w:rsidR="009C642C">
        <w:rPr>
          <w:rFonts w:hint="cs"/>
          <w:rtl/>
        </w:rPr>
        <w:t xml:space="preserve"> التجارة </w:t>
      </w:r>
      <w:r w:rsidR="00BC41C8" w:rsidRPr="00DE6131">
        <w:rPr>
          <w:rFonts w:hint="cs"/>
          <w:rtl/>
        </w:rPr>
        <w:t xml:space="preserve">الحرة وضمان القدرة على الصمود في </w:t>
      </w:r>
      <w:r w:rsidR="009C642C">
        <w:rPr>
          <w:rFonts w:hint="cs"/>
          <w:rtl/>
        </w:rPr>
        <w:t xml:space="preserve"> وجه </w:t>
      </w:r>
      <w:r w:rsidR="00BC41C8" w:rsidRPr="00DE6131">
        <w:rPr>
          <w:rFonts w:hint="cs"/>
          <w:rtl/>
        </w:rPr>
        <w:t>المنافسة التي تفرض على المشروعات العامة خاصة منها التي تدار بطريق الإدارة المفوضة عن طريق تقنية تفويض المرافق العامة.</w:t>
      </w:r>
      <w:r w:rsidR="00DA757B" w:rsidRPr="00DE6131">
        <w:rPr>
          <w:rFonts w:hint="cs"/>
          <w:rtl/>
        </w:rPr>
        <w:t xml:space="preserve"> </w:t>
      </w:r>
    </w:p>
    <w:p w14:paraId="1F1ED8F3" w14:textId="18F3AC93" w:rsidR="00E650F4" w:rsidRPr="00DE6131" w:rsidRDefault="009C642C" w:rsidP="00D74548">
      <w:pPr>
        <w:rPr>
          <w:rtl/>
        </w:rPr>
      </w:pPr>
      <w:r>
        <w:rPr>
          <w:rFonts w:hint="cs"/>
          <w:rtl/>
        </w:rPr>
        <w:t>وإ</w:t>
      </w:r>
      <w:r w:rsidR="00DA757B" w:rsidRPr="00DE6131">
        <w:rPr>
          <w:rFonts w:hint="cs"/>
          <w:rtl/>
        </w:rPr>
        <w:t>ن حاجة ال</w:t>
      </w:r>
      <w:r>
        <w:rPr>
          <w:rFonts w:hint="cs"/>
          <w:rtl/>
        </w:rPr>
        <w:t>إ</w:t>
      </w:r>
      <w:r w:rsidR="00DA757B" w:rsidRPr="00DE6131">
        <w:rPr>
          <w:rFonts w:hint="cs"/>
          <w:rtl/>
        </w:rPr>
        <w:t>قتصاد الوطني الى النهوض بال</w:t>
      </w:r>
      <w:r>
        <w:rPr>
          <w:rFonts w:hint="cs"/>
          <w:rtl/>
        </w:rPr>
        <w:t>إ</w:t>
      </w:r>
      <w:r w:rsidR="00DA757B" w:rsidRPr="00DE6131">
        <w:rPr>
          <w:rFonts w:hint="cs"/>
          <w:rtl/>
        </w:rPr>
        <w:t xml:space="preserve">ستثمار بشكل عام يحتم </w:t>
      </w:r>
      <w:r w:rsidR="00154498" w:rsidRPr="00DE6131">
        <w:rPr>
          <w:rFonts w:hint="cs"/>
          <w:rtl/>
        </w:rPr>
        <w:t>على السلطات العامة</w:t>
      </w:r>
      <w:r w:rsidR="00DA757B" w:rsidRPr="00DE6131">
        <w:rPr>
          <w:rFonts w:hint="cs"/>
          <w:rtl/>
        </w:rPr>
        <w:t xml:space="preserve"> الاهتمام بمش</w:t>
      </w:r>
      <w:r>
        <w:rPr>
          <w:rFonts w:hint="cs"/>
          <w:rtl/>
        </w:rPr>
        <w:t>روعات البنية التحتية التي يمكن إ</w:t>
      </w:r>
      <w:r w:rsidR="00DA757B" w:rsidRPr="00DE6131">
        <w:rPr>
          <w:rFonts w:hint="cs"/>
          <w:rtl/>
        </w:rPr>
        <w:t xml:space="preserve">دارتها والاستثمار فيها عن طريق </w:t>
      </w:r>
      <w:r>
        <w:rPr>
          <w:rFonts w:hint="cs"/>
          <w:rtl/>
        </w:rPr>
        <w:t>إشراك  القطاع الخاص وفق آ</w:t>
      </w:r>
      <w:r w:rsidR="00DA757B" w:rsidRPr="00DE6131">
        <w:rPr>
          <w:rFonts w:hint="cs"/>
          <w:rtl/>
        </w:rPr>
        <w:t xml:space="preserve">ليات فعالة </w:t>
      </w:r>
      <w:r>
        <w:rPr>
          <w:rFonts w:hint="cs"/>
          <w:rtl/>
        </w:rPr>
        <w:t>إ</w:t>
      </w:r>
      <w:r w:rsidR="00FE70BD" w:rsidRPr="00DE6131">
        <w:rPr>
          <w:rFonts w:hint="cs"/>
          <w:rtl/>
        </w:rPr>
        <w:t xml:space="preserve">قتصادية فعالة تهدف الى </w:t>
      </w:r>
      <w:r w:rsidR="00DA757B" w:rsidRPr="00DE6131">
        <w:rPr>
          <w:rFonts w:hint="cs"/>
          <w:rtl/>
        </w:rPr>
        <w:t xml:space="preserve">تشجيع </w:t>
      </w:r>
      <w:r w:rsidR="00FE70BD" w:rsidRPr="00DE6131">
        <w:rPr>
          <w:rFonts w:hint="cs"/>
          <w:rtl/>
        </w:rPr>
        <w:t xml:space="preserve"> حركة رؤوس </w:t>
      </w:r>
      <w:r w:rsidR="00DA757B" w:rsidRPr="00DE6131">
        <w:rPr>
          <w:rFonts w:hint="cs"/>
          <w:rtl/>
        </w:rPr>
        <w:t xml:space="preserve"> المال وخلق </w:t>
      </w:r>
      <w:r w:rsidR="00FE70BD" w:rsidRPr="00DE6131">
        <w:rPr>
          <w:rFonts w:hint="cs"/>
          <w:rtl/>
        </w:rPr>
        <w:t>موارد</w:t>
      </w:r>
      <w:r>
        <w:rPr>
          <w:rFonts w:hint="cs"/>
          <w:rtl/>
        </w:rPr>
        <w:t xml:space="preserve"> مالية جديدة إذ أ</w:t>
      </w:r>
      <w:r w:rsidR="00DA757B" w:rsidRPr="00DE6131">
        <w:rPr>
          <w:rFonts w:hint="cs"/>
          <w:rtl/>
        </w:rPr>
        <w:t xml:space="preserve">ن </w:t>
      </w:r>
      <w:r w:rsidR="00FE70BD" w:rsidRPr="00DE6131">
        <w:rPr>
          <w:rFonts w:hint="cs"/>
          <w:rtl/>
        </w:rPr>
        <w:t>المتعاملين</w:t>
      </w:r>
      <w:r w:rsidR="00DA757B" w:rsidRPr="00DE6131">
        <w:rPr>
          <w:rFonts w:hint="cs"/>
          <w:rtl/>
        </w:rPr>
        <w:t xml:space="preserve"> </w:t>
      </w:r>
      <w:r w:rsidR="00154498" w:rsidRPr="00DE6131">
        <w:rPr>
          <w:rFonts w:hint="cs"/>
          <w:rtl/>
        </w:rPr>
        <w:t>الخواص</w:t>
      </w:r>
      <w:r w:rsidR="00DA757B" w:rsidRPr="00DE6131">
        <w:rPr>
          <w:rFonts w:hint="cs"/>
          <w:rtl/>
        </w:rPr>
        <w:t xml:space="preserve"> </w:t>
      </w:r>
      <w:r w:rsidR="00154498" w:rsidRPr="00DE6131">
        <w:rPr>
          <w:rFonts w:hint="cs"/>
          <w:rtl/>
        </w:rPr>
        <w:t>لديهم الإمكانيات ل</w:t>
      </w:r>
      <w:r w:rsidR="00FE70BD" w:rsidRPr="00DE6131">
        <w:rPr>
          <w:rFonts w:hint="cs"/>
          <w:rtl/>
        </w:rPr>
        <w:t>إيجاد</w:t>
      </w:r>
      <w:r w:rsidR="00DA757B" w:rsidRPr="00DE6131">
        <w:rPr>
          <w:rFonts w:hint="cs"/>
          <w:rtl/>
        </w:rPr>
        <w:t xml:space="preserve"> مصادر تمويلية </w:t>
      </w:r>
      <w:r w:rsidR="00FE70BD" w:rsidRPr="00DE6131">
        <w:rPr>
          <w:rFonts w:hint="cs"/>
          <w:rtl/>
        </w:rPr>
        <w:t>متنوعة</w:t>
      </w:r>
      <w:r w:rsidR="00DA757B" w:rsidRPr="00DE6131">
        <w:rPr>
          <w:rFonts w:hint="cs"/>
          <w:rtl/>
        </w:rPr>
        <w:t xml:space="preserve"> ولا</w:t>
      </w:r>
      <w:r w:rsidR="001D44C2" w:rsidRPr="00DE6131">
        <w:rPr>
          <w:rFonts w:hint="cs"/>
          <w:rtl/>
        </w:rPr>
        <w:t xml:space="preserve"> </w:t>
      </w:r>
      <w:r w:rsidR="00DA757B" w:rsidRPr="00DE6131">
        <w:rPr>
          <w:rFonts w:hint="cs"/>
          <w:rtl/>
        </w:rPr>
        <w:t xml:space="preserve">تكتفي بمصدر واحد من مصادر التمويل </w:t>
      </w:r>
      <w:r w:rsidR="00154498" w:rsidRPr="00DE6131">
        <w:rPr>
          <w:rFonts w:hint="cs"/>
          <w:rtl/>
        </w:rPr>
        <w:t xml:space="preserve">الذي يكون عادة </w:t>
      </w:r>
      <w:r w:rsidR="00DA757B" w:rsidRPr="00DE6131">
        <w:rPr>
          <w:rFonts w:hint="cs"/>
          <w:rtl/>
        </w:rPr>
        <w:t xml:space="preserve"> الاقتراض من </w:t>
      </w:r>
      <w:r w:rsidR="00154498" w:rsidRPr="00DE6131">
        <w:rPr>
          <w:rFonts w:hint="cs"/>
          <w:rtl/>
        </w:rPr>
        <w:t xml:space="preserve">المؤسسات المالية </w:t>
      </w:r>
      <w:r w:rsidR="00DA757B" w:rsidRPr="00DE6131">
        <w:rPr>
          <w:rFonts w:hint="cs"/>
          <w:rtl/>
        </w:rPr>
        <w:t xml:space="preserve">ومؤسسات التمويل المختلفة </w:t>
      </w:r>
      <w:r>
        <w:rPr>
          <w:rFonts w:hint="cs"/>
          <w:rtl/>
        </w:rPr>
        <w:t>والإ</w:t>
      </w:r>
      <w:r w:rsidR="00162CDB">
        <w:rPr>
          <w:rFonts w:hint="cs"/>
          <w:rtl/>
        </w:rPr>
        <w:t>ق</w:t>
      </w:r>
      <w:r w:rsidR="000C1CEA" w:rsidRPr="00DE6131">
        <w:rPr>
          <w:rFonts w:hint="cs"/>
          <w:rtl/>
        </w:rPr>
        <w:t>تراض</w:t>
      </w:r>
      <w:r w:rsidR="00162CDB">
        <w:rPr>
          <w:rFonts w:hint="cs"/>
          <w:rtl/>
        </w:rPr>
        <w:t xml:space="preserve"> عن طريق آ</w:t>
      </w:r>
      <w:r w:rsidR="00154498" w:rsidRPr="00DE6131">
        <w:rPr>
          <w:rFonts w:hint="cs"/>
          <w:rtl/>
        </w:rPr>
        <w:t xml:space="preserve">ليات السوق </w:t>
      </w:r>
      <w:r w:rsidR="00DA757B" w:rsidRPr="00DE6131">
        <w:rPr>
          <w:rFonts w:hint="cs"/>
          <w:rtl/>
        </w:rPr>
        <w:t>المال</w:t>
      </w:r>
      <w:r w:rsidR="00154498" w:rsidRPr="00DE6131">
        <w:rPr>
          <w:rFonts w:hint="cs"/>
          <w:rtl/>
        </w:rPr>
        <w:t>ية</w:t>
      </w:r>
      <w:r w:rsidR="00DA757B" w:rsidRPr="00DE6131">
        <w:rPr>
          <w:rFonts w:hint="cs"/>
          <w:rtl/>
        </w:rPr>
        <w:t xml:space="preserve"> </w:t>
      </w:r>
      <w:r w:rsidR="00EE1E70" w:rsidRPr="00DE6131">
        <w:rPr>
          <w:rFonts w:hint="cs"/>
          <w:rtl/>
        </w:rPr>
        <w:t>ك</w:t>
      </w:r>
      <w:r w:rsidR="00DA757B" w:rsidRPr="00DE6131">
        <w:rPr>
          <w:rFonts w:hint="cs"/>
          <w:rtl/>
        </w:rPr>
        <w:t xml:space="preserve">طرح سندات </w:t>
      </w:r>
      <w:r w:rsidR="00EE1E70" w:rsidRPr="00DE6131">
        <w:rPr>
          <w:rFonts w:hint="cs"/>
          <w:rtl/>
        </w:rPr>
        <w:t>وأسهم  مالية للبيع</w:t>
      </w:r>
      <w:r w:rsidR="00162CDB">
        <w:rPr>
          <w:rFonts w:hint="cs"/>
          <w:rtl/>
        </w:rPr>
        <w:t>،</w:t>
      </w:r>
      <w:r w:rsidR="00EE1E70" w:rsidRPr="00DE6131">
        <w:rPr>
          <w:rFonts w:hint="cs"/>
          <w:rtl/>
        </w:rPr>
        <w:t xml:space="preserve"> </w:t>
      </w:r>
      <w:r w:rsidR="00DA757B" w:rsidRPr="00DE6131">
        <w:rPr>
          <w:rFonts w:hint="cs"/>
          <w:rtl/>
        </w:rPr>
        <w:t xml:space="preserve">وهو </w:t>
      </w:r>
      <w:r w:rsidR="00FE5324" w:rsidRPr="00DE6131">
        <w:rPr>
          <w:rFonts w:hint="cs"/>
          <w:rtl/>
        </w:rPr>
        <w:t>ما يهد</w:t>
      </w:r>
      <w:r w:rsidR="00FE5324" w:rsidRPr="00DE6131">
        <w:rPr>
          <w:rtl/>
        </w:rPr>
        <w:t>ف</w:t>
      </w:r>
      <w:r w:rsidR="00EE1E70" w:rsidRPr="00DE6131">
        <w:rPr>
          <w:rFonts w:hint="cs"/>
          <w:rtl/>
        </w:rPr>
        <w:t xml:space="preserve"> </w:t>
      </w:r>
      <w:r w:rsidR="00DA757B" w:rsidRPr="00DE6131">
        <w:rPr>
          <w:rFonts w:hint="cs"/>
          <w:rtl/>
        </w:rPr>
        <w:t xml:space="preserve"> في جميع </w:t>
      </w:r>
      <w:r w:rsidR="00EE1E70" w:rsidRPr="00DE6131">
        <w:rPr>
          <w:rFonts w:hint="cs"/>
          <w:rtl/>
        </w:rPr>
        <w:t xml:space="preserve">الحالات الى محاولة </w:t>
      </w:r>
      <w:r w:rsidR="00162CDB">
        <w:rPr>
          <w:rFonts w:hint="cs"/>
          <w:rtl/>
        </w:rPr>
        <w:t xml:space="preserve">بعث </w:t>
      </w:r>
      <w:r w:rsidR="00EE1E70" w:rsidRPr="00DE6131">
        <w:rPr>
          <w:rFonts w:hint="cs"/>
          <w:rtl/>
        </w:rPr>
        <w:t>حرك</w:t>
      </w:r>
      <w:r w:rsidR="00162CDB">
        <w:rPr>
          <w:rFonts w:hint="cs"/>
          <w:rtl/>
        </w:rPr>
        <w:t>ية إ</w:t>
      </w:r>
      <w:r w:rsidR="00EE1E70" w:rsidRPr="00DE6131">
        <w:rPr>
          <w:rFonts w:hint="cs"/>
          <w:rtl/>
        </w:rPr>
        <w:t>قتصادية و</w:t>
      </w:r>
      <w:r w:rsidR="00DA757B" w:rsidRPr="00DE6131">
        <w:rPr>
          <w:rFonts w:hint="cs"/>
          <w:rtl/>
        </w:rPr>
        <w:t xml:space="preserve"> تنشيط حركة سوق المال </w:t>
      </w:r>
      <w:r w:rsidR="00EE1E70" w:rsidRPr="00DE6131">
        <w:rPr>
          <w:rFonts w:hint="cs"/>
          <w:rtl/>
        </w:rPr>
        <w:t xml:space="preserve">وأصحاب </w:t>
      </w:r>
      <w:r w:rsidR="00DA757B" w:rsidRPr="00DE6131">
        <w:rPr>
          <w:rFonts w:hint="cs"/>
          <w:rtl/>
        </w:rPr>
        <w:t xml:space="preserve"> الاستثمارات </w:t>
      </w:r>
      <w:r w:rsidR="00EE1E70" w:rsidRPr="00DE6131">
        <w:rPr>
          <w:rFonts w:hint="cs"/>
          <w:rtl/>
        </w:rPr>
        <w:t xml:space="preserve">لضخ </w:t>
      </w:r>
      <w:r w:rsidR="00DA757B" w:rsidRPr="00DE6131">
        <w:rPr>
          <w:rFonts w:hint="cs"/>
          <w:rtl/>
        </w:rPr>
        <w:lastRenderedPageBreak/>
        <w:t xml:space="preserve">رؤوس الأموال </w:t>
      </w:r>
      <w:r w:rsidR="00EE1E70" w:rsidRPr="00DE6131">
        <w:rPr>
          <w:rFonts w:hint="cs"/>
          <w:rtl/>
        </w:rPr>
        <w:t>في</w:t>
      </w:r>
      <w:r w:rsidR="00DA757B" w:rsidRPr="00DE6131">
        <w:rPr>
          <w:rFonts w:hint="cs"/>
          <w:rtl/>
        </w:rPr>
        <w:t xml:space="preserve"> السوق المحلية</w:t>
      </w:r>
      <w:r w:rsidR="00DA757B" w:rsidRPr="00DE6131">
        <w:rPr>
          <w:rStyle w:val="Appelnotedebasdep"/>
          <w:color w:val="000000" w:themeColor="text1"/>
          <w:rtl/>
        </w:rPr>
        <w:footnoteReference w:id="425"/>
      </w:r>
      <w:r w:rsidR="00162CDB">
        <w:rPr>
          <w:rFonts w:hint="cs"/>
          <w:rtl/>
        </w:rPr>
        <w:t>، هذه الحركة الإ</w:t>
      </w:r>
      <w:r w:rsidR="00EE1E70" w:rsidRPr="00DE6131">
        <w:rPr>
          <w:rFonts w:hint="cs"/>
          <w:rtl/>
        </w:rPr>
        <w:t>قتصادية السريعة لرؤوس الأموال بالإضافة ثبات ووضوح السياسة  الاقتصادية تولد نوعا من الثقة في النظام الاقتصادي والتي تشكل في النهاية حافزا للاستثمار بشكل عام والاستثمار في المرافق العامة عن طريق الإدارة المفوضة للمرافق العامة بشكل خاص ل</w:t>
      </w:r>
      <w:r w:rsidR="00162CDB">
        <w:rPr>
          <w:rFonts w:hint="cs"/>
          <w:rtl/>
        </w:rPr>
        <w:t>أ</w:t>
      </w:r>
      <w:r w:rsidR="00EE1E70" w:rsidRPr="00DE6131">
        <w:rPr>
          <w:rFonts w:hint="cs"/>
          <w:rtl/>
        </w:rPr>
        <w:t xml:space="preserve">ن هذا النوع من </w:t>
      </w:r>
      <w:r w:rsidR="00FE5324" w:rsidRPr="00DE6131">
        <w:rPr>
          <w:rFonts w:hint="cs"/>
          <w:rtl/>
        </w:rPr>
        <w:t>الاستثمارا</w:t>
      </w:r>
      <w:r w:rsidR="00FE5324" w:rsidRPr="00DE6131">
        <w:rPr>
          <w:rtl/>
        </w:rPr>
        <w:t>ت</w:t>
      </w:r>
      <w:r w:rsidR="00EE1E70" w:rsidRPr="00DE6131">
        <w:rPr>
          <w:rFonts w:hint="cs"/>
          <w:rtl/>
        </w:rPr>
        <w:t xml:space="preserve"> يعد حديثا بالنسبة للخواص</w:t>
      </w:r>
      <w:r w:rsidR="008A1623">
        <w:rPr>
          <w:rFonts w:hint="cs"/>
          <w:rtl/>
        </w:rPr>
        <w:t>،</w:t>
      </w:r>
      <w:r w:rsidR="00EE1E70" w:rsidRPr="00DE6131">
        <w:rPr>
          <w:rFonts w:hint="cs"/>
          <w:rtl/>
        </w:rPr>
        <w:t xml:space="preserve"> ويتميز بطابع خاص يجب ا</w:t>
      </w:r>
      <w:r w:rsidR="008A1623">
        <w:rPr>
          <w:rFonts w:hint="cs"/>
          <w:rtl/>
        </w:rPr>
        <w:t>لتمرن عليه بشكل جيد وتوسيعه في إ</w:t>
      </w:r>
      <w:r w:rsidR="00EE1E70" w:rsidRPr="00DE6131">
        <w:rPr>
          <w:rFonts w:hint="cs"/>
          <w:rtl/>
        </w:rPr>
        <w:t xml:space="preserve">طار قواعد </w:t>
      </w:r>
      <w:r w:rsidR="008A1623">
        <w:rPr>
          <w:rFonts w:hint="cs"/>
          <w:rtl/>
        </w:rPr>
        <w:t>إ</w:t>
      </w:r>
      <w:r w:rsidR="00EE1E70" w:rsidRPr="00DE6131">
        <w:rPr>
          <w:rFonts w:hint="cs"/>
          <w:rtl/>
        </w:rPr>
        <w:t>قتصادية واضحة المعالم.</w:t>
      </w:r>
    </w:p>
    <w:p w14:paraId="5BFC5F1F" w14:textId="4A31E976" w:rsidR="00A613FD" w:rsidRPr="00DE6131" w:rsidRDefault="008A1623" w:rsidP="00D74548">
      <w:pPr>
        <w:rPr>
          <w:rtl/>
        </w:rPr>
      </w:pPr>
      <w:r>
        <w:rPr>
          <w:rFonts w:hint="cs"/>
          <w:rtl/>
        </w:rPr>
        <w:t>ولاشك أ</w:t>
      </w:r>
      <w:r w:rsidR="00DA757B" w:rsidRPr="00DE6131">
        <w:rPr>
          <w:rFonts w:hint="cs"/>
          <w:rtl/>
        </w:rPr>
        <w:t xml:space="preserve">ن </w:t>
      </w:r>
      <w:r w:rsidR="006E38FC" w:rsidRPr="00DE6131">
        <w:rPr>
          <w:rFonts w:hint="cs"/>
          <w:rtl/>
        </w:rPr>
        <w:t xml:space="preserve">الهدف الأساسي من </w:t>
      </w:r>
      <w:r w:rsidR="00DA757B" w:rsidRPr="00DE6131">
        <w:rPr>
          <w:rFonts w:hint="cs"/>
          <w:rtl/>
        </w:rPr>
        <w:t xml:space="preserve">عقود الشراكة </w:t>
      </w:r>
      <w:r w:rsidR="006E38FC" w:rsidRPr="00DE6131">
        <w:rPr>
          <w:rFonts w:hint="cs"/>
          <w:rtl/>
        </w:rPr>
        <w:t>هي أنها تشكل عقود</w:t>
      </w:r>
      <w:r w:rsidR="00DA757B" w:rsidRPr="00DE6131">
        <w:rPr>
          <w:rFonts w:hint="cs"/>
          <w:rtl/>
        </w:rPr>
        <w:t xml:space="preserve"> تمويلية </w:t>
      </w:r>
      <w:r w:rsidR="006E38FC" w:rsidRPr="00DE6131">
        <w:rPr>
          <w:rFonts w:hint="cs"/>
          <w:rtl/>
        </w:rPr>
        <w:t xml:space="preserve"> بشكل أساسي </w:t>
      </w:r>
      <w:r w:rsidR="00DA757B" w:rsidRPr="00DE6131">
        <w:rPr>
          <w:rFonts w:hint="cs"/>
          <w:rtl/>
        </w:rPr>
        <w:t xml:space="preserve">تلعب فيها </w:t>
      </w:r>
      <w:r w:rsidR="006E38FC" w:rsidRPr="00DE6131">
        <w:rPr>
          <w:rFonts w:hint="cs"/>
          <w:rtl/>
        </w:rPr>
        <w:t>الهيئات المالية المقرضة مثل ال</w:t>
      </w:r>
      <w:r w:rsidR="00DA757B" w:rsidRPr="00DE6131">
        <w:rPr>
          <w:rFonts w:hint="cs"/>
          <w:rtl/>
        </w:rPr>
        <w:t>بنوك و</w:t>
      </w:r>
      <w:r w:rsidR="006E38FC" w:rsidRPr="00DE6131">
        <w:rPr>
          <w:rFonts w:hint="cs"/>
          <w:rtl/>
        </w:rPr>
        <w:t>ال</w:t>
      </w:r>
      <w:r w:rsidR="00DA757B" w:rsidRPr="00DE6131">
        <w:rPr>
          <w:rFonts w:hint="cs"/>
          <w:rtl/>
        </w:rPr>
        <w:t xml:space="preserve">مؤسسات </w:t>
      </w:r>
      <w:r w:rsidR="006E38FC" w:rsidRPr="00DE6131">
        <w:rPr>
          <w:rFonts w:hint="cs"/>
          <w:rtl/>
        </w:rPr>
        <w:t xml:space="preserve">المالية </w:t>
      </w:r>
      <w:r w:rsidR="00DA757B" w:rsidRPr="00DE6131">
        <w:rPr>
          <w:rFonts w:hint="cs"/>
          <w:rtl/>
        </w:rPr>
        <w:t xml:space="preserve">دور </w:t>
      </w:r>
      <w:r w:rsidR="006E38FC" w:rsidRPr="00DE6131">
        <w:rPr>
          <w:rFonts w:hint="cs"/>
          <w:rtl/>
        </w:rPr>
        <w:t>جوهري</w:t>
      </w:r>
      <w:r w:rsidR="00DA757B" w:rsidRPr="00DE6131">
        <w:rPr>
          <w:rFonts w:hint="cs"/>
          <w:rtl/>
        </w:rPr>
        <w:t xml:space="preserve"> في </w:t>
      </w:r>
      <w:r w:rsidR="006E38FC" w:rsidRPr="00DE6131">
        <w:rPr>
          <w:rFonts w:hint="cs"/>
          <w:rtl/>
        </w:rPr>
        <w:t>إقامة المشروعات</w:t>
      </w:r>
      <w:r w:rsidR="00DA757B" w:rsidRPr="00DE6131">
        <w:rPr>
          <w:rFonts w:hint="cs"/>
          <w:rtl/>
        </w:rPr>
        <w:t xml:space="preserve"> </w:t>
      </w:r>
      <w:r w:rsidR="006E38FC" w:rsidRPr="00DE6131">
        <w:rPr>
          <w:rFonts w:hint="cs"/>
          <w:rtl/>
        </w:rPr>
        <w:t xml:space="preserve">العامة </w:t>
      </w:r>
      <w:r w:rsidR="00E925AA" w:rsidRPr="00DE6131">
        <w:rPr>
          <w:rFonts w:hint="cs"/>
          <w:rtl/>
        </w:rPr>
        <w:t xml:space="preserve">ولها في ذلك </w:t>
      </w:r>
      <w:r>
        <w:rPr>
          <w:rFonts w:hint="cs"/>
          <w:rtl/>
        </w:rPr>
        <w:t xml:space="preserve"> حق الرقابة والإ</w:t>
      </w:r>
      <w:r w:rsidR="00DA757B" w:rsidRPr="00DE6131">
        <w:rPr>
          <w:rFonts w:hint="cs"/>
          <w:rtl/>
        </w:rPr>
        <w:t xml:space="preserve">شراف على </w:t>
      </w:r>
      <w:r w:rsidR="00E925AA" w:rsidRPr="00DE6131">
        <w:rPr>
          <w:rFonts w:hint="cs"/>
          <w:rtl/>
        </w:rPr>
        <w:t xml:space="preserve">تحقيق </w:t>
      </w:r>
      <w:r w:rsidR="00DA757B" w:rsidRPr="00DE6131">
        <w:rPr>
          <w:rFonts w:hint="cs"/>
          <w:rtl/>
        </w:rPr>
        <w:t>المش</w:t>
      </w:r>
      <w:r w:rsidR="00E925AA" w:rsidRPr="00DE6131">
        <w:rPr>
          <w:rFonts w:hint="cs"/>
          <w:rtl/>
        </w:rPr>
        <w:t>ا</w:t>
      </w:r>
      <w:r w:rsidR="00DA757B" w:rsidRPr="00DE6131">
        <w:rPr>
          <w:rFonts w:hint="cs"/>
          <w:rtl/>
        </w:rPr>
        <w:t>ر</w:t>
      </w:r>
      <w:r w:rsidR="00E925AA" w:rsidRPr="00DE6131">
        <w:rPr>
          <w:rFonts w:hint="cs"/>
          <w:rtl/>
        </w:rPr>
        <w:t>ي</w:t>
      </w:r>
      <w:r w:rsidR="00DA757B" w:rsidRPr="00DE6131">
        <w:rPr>
          <w:rFonts w:hint="cs"/>
          <w:rtl/>
        </w:rPr>
        <w:t xml:space="preserve">ع طوال </w:t>
      </w:r>
      <w:r w:rsidR="00E925AA" w:rsidRPr="00DE6131">
        <w:rPr>
          <w:rFonts w:hint="cs"/>
          <w:rtl/>
        </w:rPr>
        <w:t>مدة</w:t>
      </w:r>
      <w:r w:rsidR="00DA757B" w:rsidRPr="00DE6131">
        <w:rPr>
          <w:rFonts w:hint="cs"/>
          <w:rtl/>
        </w:rPr>
        <w:t xml:space="preserve"> التنفيذ</w:t>
      </w:r>
      <w:r w:rsidR="00070A7A" w:rsidRPr="00DE6131">
        <w:rPr>
          <w:rFonts w:hint="cs"/>
          <w:rtl/>
        </w:rPr>
        <w:t xml:space="preserve"> والتشغيل واجراء عمليات الصيانة</w:t>
      </w:r>
      <w:r w:rsidR="00E925AA" w:rsidRPr="00DE6131">
        <w:rPr>
          <w:rFonts w:hint="cs"/>
          <w:rtl/>
        </w:rPr>
        <w:t xml:space="preserve">، </w:t>
      </w:r>
      <w:r w:rsidR="00DA757B" w:rsidRPr="00DE6131">
        <w:rPr>
          <w:rFonts w:hint="cs"/>
          <w:rtl/>
        </w:rPr>
        <w:t>فالسيولة المالية وال</w:t>
      </w:r>
      <w:r>
        <w:rPr>
          <w:rFonts w:hint="cs"/>
          <w:rtl/>
        </w:rPr>
        <w:t>أ</w:t>
      </w:r>
      <w:r w:rsidR="00DA757B" w:rsidRPr="00DE6131">
        <w:rPr>
          <w:rFonts w:hint="cs"/>
          <w:rtl/>
        </w:rPr>
        <w:t xml:space="preserve">رباح التي </w:t>
      </w:r>
      <w:r w:rsidR="00070A7A" w:rsidRPr="00DE6131">
        <w:rPr>
          <w:rFonts w:hint="cs"/>
          <w:rtl/>
        </w:rPr>
        <w:t>تشكل المكاسب المالية ل</w:t>
      </w:r>
      <w:r w:rsidR="00DA757B" w:rsidRPr="00DE6131">
        <w:rPr>
          <w:rFonts w:hint="cs"/>
          <w:rtl/>
        </w:rPr>
        <w:t xml:space="preserve">لمشروع </w:t>
      </w:r>
      <w:r>
        <w:rPr>
          <w:rFonts w:hint="cs"/>
          <w:rtl/>
        </w:rPr>
        <w:t>لن تتحقق إلا إ</w:t>
      </w:r>
      <w:r w:rsidR="00070A7A" w:rsidRPr="00DE6131">
        <w:rPr>
          <w:rFonts w:hint="cs"/>
          <w:rtl/>
        </w:rPr>
        <w:t>ذا كانت</w:t>
      </w:r>
      <w:r w:rsidR="00DA757B" w:rsidRPr="00DE6131">
        <w:rPr>
          <w:rFonts w:hint="cs"/>
          <w:rtl/>
        </w:rPr>
        <w:t xml:space="preserve"> </w:t>
      </w:r>
      <w:r w:rsidR="00070A7A" w:rsidRPr="00DE6131">
        <w:rPr>
          <w:rFonts w:hint="cs"/>
          <w:rtl/>
        </w:rPr>
        <w:t xml:space="preserve">عمليات التخطيط للمشروع  في جوانبه </w:t>
      </w:r>
      <w:r w:rsidR="00E925AA" w:rsidRPr="00DE6131">
        <w:rPr>
          <w:rFonts w:hint="cs"/>
          <w:rtl/>
        </w:rPr>
        <w:t xml:space="preserve">الفنية والمالية </w:t>
      </w:r>
      <w:r w:rsidR="00070A7A" w:rsidRPr="00DE6131">
        <w:rPr>
          <w:rFonts w:hint="cs"/>
          <w:rtl/>
        </w:rPr>
        <w:t>ناجحة و</w:t>
      </w:r>
      <w:r>
        <w:rPr>
          <w:rFonts w:hint="cs"/>
          <w:rtl/>
        </w:rPr>
        <w:t xml:space="preserve"> تحقق أ</w:t>
      </w:r>
      <w:r w:rsidR="00DA757B" w:rsidRPr="00DE6131">
        <w:rPr>
          <w:rFonts w:hint="cs"/>
          <w:rtl/>
        </w:rPr>
        <w:t>على درجات التشغيل ب</w:t>
      </w:r>
      <w:r w:rsidR="00070A7A" w:rsidRPr="00DE6131">
        <w:rPr>
          <w:rFonts w:hint="cs"/>
          <w:rtl/>
        </w:rPr>
        <w:t xml:space="preserve">أقصى </w:t>
      </w:r>
      <w:r w:rsidR="00DA757B" w:rsidRPr="00DE6131">
        <w:rPr>
          <w:rFonts w:hint="cs"/>
          <w:rtl/>
        </w:rPr>
        <w:t xml:space="preserve">كفاءة </w:t>
      </w:r>
      <w:r w:rsidR="00070A7A" w:rsidRPr="00DE6131">
        <w:rPr>
          <w:rFonts w:hint="cs"/>
          <w:rtl/>
        </w:rPr>
        <w:t xml:space="preserve">ممكنة </w:t>
      </w:r>
      <w:r w:rsidR="004A2AA5">
        <w:rPr>
          <w:rFonts w:hint="cs"/>
          <w:rtl/>
        </w:rPr>
        <w:t>وبأ</w:t>
      </w:r>
      <w:r w:rsidR="00DA757B" w:rsidRPr="00DE6131">
        <w:rPr>
          <w:rFonts w:hint="cs"/>
          <w:rtl/>
        </w:rPr>
        <w:t xml:space="preserve">قل </w:t>
      </w:r>
      <w:r w:rsidR="00070A7A" w:rsidRPr="00DE6131">
        <w:rPr>
          <w:rFonts w:hint="cs"/>
          <w:rtl/>
        </w:rPr>
        <w:t xml:space="preserve">ما يمكن من التكلفة </w:t>
      </w:r>
      <w:r w:rsidR="00DA757B" w:rsidRPr="00DE6131">
        <w:rPr>
          <w:rFonts w:hint="cs"/>
          <w:rtl/>
        </w:rPr>
        <w:t>المالية</w:t>
      </w:r>
      <w:r w:rsidR="00070A7A" w:rsidRPr="00DE6131">
        <w:rPr>
          <w:rFonts w:hint="cs"/>
          <w:rtl/>
        </w:rPr>
        <w:t xml:space="preserve">، </w:t>
      </w:r>
      <w:r w:rsidR="00DA757B" w:rsidRPr="00DE6131">
        <w:rPr>
          <w:rFonts w:hint="cs"/>
          <w:rtl/>
        </w:rPr>
        <w:t xml:space="preserve">ولذلك </w:t>
      </w:r>
      <w:r w:rsidR="00070A7A" w:rsidRPr="00DE6131">
        <w:rPr>
          <w:rFonts w:hint="cs"/>
          <w:rtl/>
        </w:rPr>
        <w:t xml:space="preserve"> فدور </w:t>
      </w:r>
      <w:r w:rsidR="00DA757B" w:rsidRPr="00DE6131">
        <w:rPr>
          <w:rFonts w:hint="cs"/>
          <w:rtl/>
        </w:rPr>
        <w:t xml:space="preserve">مؤسسات التمويل </w:t>
      </w:r>
      <w:r w:rsidR="004A2AA5">
        <w:rPr>
          <w:rFonts w:hint="cs"/>
          <w:rtl/>
        </w:rPr>
        <w:t>زيادة على تأ</w:t>
      </w:r>
      <w:r w:rsidR="00070A7A" w:rsidRPr="00DE6131">
        <w:rPr>
          <w:rFonts w:hint="cs"/>
          <w:rtl/>
        </w:rPr>
        <w:t xml:space="preserve">مين المبالغ اللازمة للمشروع تعمل </w:t>
      </w:r>
      <w:r w:rsidR="00DA757B" w:rsidRPr="00DE6131">
        <w:rPr>
          <w:rFonts w:hint="cs"/>
          <w:rtl/>
        </w:rPr>
        <w:t xml:space="preserve">على </w:t>
      </w:r>
      <w:r w:rsidR="00070A7A" w:rsidRPr="00DE6131">
        <w:rPr>
          <w:rFonts w:hint="cs"/>
          <w:rtl/>
        </w:rPr>
        <w:t>خفض</w:t>
      </w:r>
      <w:r w:rsidR="00DA757B" w:rsidRPr="00DE6131">
        <w:rPr>
          <w:rFonts w:hint="cs"/>
          <w:rtl/>
        </w:rPr>
        <w:t xml:space="preserve"> نسبة المخاطر التي </w:t>
      </w:r>
      <w:r w:rsidR="00F63471" w:rsidRPr="00DE6131">
        <w:rPr>
          <w:rFonts w:hint="cs"/>
          <w:rtl/>
        </w:rPr>
        <w:t>يمكن أ</w:t>
      </w:r>
      <w:r w:rsidR="00070A7A" w:rsidRPr="00DE6131">
        <w:rPr>
          <w:rFonts w:hint="cs"/>
          <w:rtl/>
        </w:rPr>
        <w:t xml:space="preserve">ن يتحملها المستثمرون </w:t>
      </w:r>
      <w:r w:rsidR="00DA757B" w:rsidRPr="00DE6131">
        <w:rPr>
          <w:rFonts w:hint="cs"/>
          <w:rtl/>
        </w:rPr>
        <w:t xml:space="preserve"> </w:t>
      </w:r>
      <w:r w:rsidR="00E21BB0" w:rsidRPr="00DE6131">
        <w:rPr>
          <w:rFonts w:hint="cs"/>
          <w:rtl/>
        </w:rPr>
        <w:t xml:space="preserve">في </w:t>
      </w:r>
      <w:r w:rsidR="00DA757B" w:rsidRPr="00DE6131">
        <w:rPr>
          <w:rFonts w:hint="cs"/>
          <w:rtl/>
        </w:rPr>
        <w:t xml:space="preserve">المشاريع </w:t>
      </w:r>
      <w:r w:rsidR="00E21BB0" w:rsidRPr="00DE6131">
        <w:rPr>
          <w:rFonts w:hint="cs"/>
          <w:rtl/>
        </w:rPr>
        <w:t xml:space="preserve">العامة </w:t>
      </w:r>
      <w:r w:rsidR="00DA757B" w:rsidRPr="00DE6131">
        <w:rPr>
          <w:rFonts w:hint="cs"/>
          <w:rtl/>
        </w:rPr>
        <w:t xml:space="preserve">من خلال المتابعة الدقيقة </w:t>
      </w:r>
      <w:r w:rsidR="00153B62" w:rsidRPr="00DE6131">
        <w:rPr>
          <w:rFonts w:hint="cs"/>
          <w:rtl/>
        </w:rPr>
        <w:t>لتنفيذ المشاريع</w:t>
      </w:r>
      <w:r w:rsidR="00DA757B" w:rsidRPr="00DE6131">
        <w:rPr>
          <w:rStyle w:val="Appelnotedebasdep"/>
          <w:color w:val="000000" w:themeColor="text1"/>
          <w:rtl/>
        </w:rPr>
        <w:footnoteReference w:id="426"/>
      </w:r>
      <w:r w:rsidR="004A2AA5">
        <w:rPr>
          <w:rFonts w:hint="cs"/>
          <w:rtl/>
        </w:rPr>
        <w:t>،</w:t>
      </w:r>
      <w:r w:rsidR="00DA757B" w:rsidRPr="00DE6131">
        <w:rPr>
          <w:rFonts w:hint="cs"/>
          <w:rtl/>
        </w:rPr>
        <w:t xml:space="preserve"> </w:t>
      </w:r>
      <w:r w:rsidR="006C55EC" w:rsidRPr="00DE6131">
        <w:rPr>
          <w:rFonts w:hint="cs"/>
          <w:rtl/>
        </w:rPr>
        <w:t xml:space="preserve">ويبقى </w:t>
      </w:r>
      <w:r w:rsidR="00DA757B" w:rsidRPr="00DE6131">
        <w:rPr>
          <w:rFonts w:hint="cs"/>
          <w:rtl/>
        </w:rPr>
        <w:t xml:space="preserve">التمويل المالي في ظل عجز </w:t>
      </w:r>
      <w:r w:rsidR="006C55EC" w:rsidRPr="00DE6131">
        <w:rPr>
          <w:rFonts w:hint="cs"/>
          <w:rtl/>
        </w:rPr>
        <w:t>الموازنات</w:t>
      </w:r>
      <w:r w:rsidR="00DA757B" w:rsidRPr="00DE6131">
        <w:rPr>
          <w:rFonts w:hint="cs"/>
          <w:rtl/>
        </w:rPr>
        <w:t xml:space="preserve"> </w:t>
      </w:r>
      <w:r w:rsidR="006C55EC" w:rsidRPr="00DE6131">
        <w:rPr>
          <w:rFonts w:hint="cs"/>
          <w:rtl/>
        </w:rPr>
        <w:t>العامة ل</w:t>
      </w:r>
      <w:r w:rsidR="00DA757B" w:rsidRPr="00DE6131">
        <w:rPr>
          <w:rFonts w:hint="cs"/>
          <w:rtl/>
        </w:rPr>
        <w:t xml:space="preserve">لدولة </w:t>
      </w:r>
      <w:r w:rsidR="006C55EC" w:rsidRPr="00DE6131">
        <w:rPr>
          <w:rFonts w:hint="cs"/>
          <w:rtl/>
        </w:rPr>
        <w:t>و</w:t>
      </w:r>
      <w:r w:rsidR="00DA757B" w:rsidRPr="00DE6131">
        <w:rPr>
          <w:rFonts w:hint="cs"/>
          <w:rtl/>
        </w:rPr>
        <w:t>جماعات</w:t>
      </w:r>
      <w:r w:rsidR="006C55EC" w:rsidRPr="00DE6131">
        <w:rPr>
          <w:rFonts w:hint="cs"/>
          <w:rtl/>
        </w:rPr>
        <w:t>ها الإقليمية</w:t>
      </w:r>
      <w:r w:rsidR="00DA757B" w:rsidRPr="00DE6131">
        <w:rPr>
          <w:rFonts w:hint="cs"/>
          <w:rtl/>
        </w:rPr>
        <w:t xml:space="preserve"> </w:t>
      </w:r>
      <w:r w:rsidR="004A2AA5">
        <w:rPr>
          <w:rFonts w:hint="cs"/>
          <w:rtl/>
        </w:rPr>
        <w:t>أ</w:t>
      </w:r>
      <w:r w:rsidR="006C55EC" w:rsidRPr="00DE6131">
        <w:rPr>
          <w:rFonts w:hint="cs"/>
          <w:rtl/>
        </w:rPr>
        <w:t>كبر هاج</w:t>
      </w:r>
      <w:r w:rsidR="004A2AA5">
        <w:rPr>
          <w:rFonts w:hint="cs"/>
          <w:rtl/>
        </w:rPr>
        <w:t>س يواجه السلطات العامة من أجل تأ</w:t>
      </w:r>
      <w:r w:rsidR="006C55EC" w:rsidRPr="00DE6131">
        <w:rPr>
          <w:rFonts w:hint="cs"/>
          <w:rtl/>
        </w:rPr>
        <w:t>مين المشروعات العامة الأساسية</w:t>
      </w:r>
      <w:r w:rsidR="004A2AA5">
        <w:rPr>
          <w:rFonts w:hint="cs"/>
          <w:rtl/>
        </w:rPr>
        <w:t>،</w:t>
      </w:r>
      <w:r w:rsidR="006C55EC" w:rsidRPr="00DE6131">
        <w:rPr>
          <w:rFonts w:hint="cs"/>
          <w:rtl/>
        </w:rPr>
        <w:t xml:space="preserve"> لذلك توجب عليها تكييف المنظومة الاقتصادية بصفة شاملة من تشجيع أصحاب رؤوس الأموال للاستثمار في هذه المشاريع ولاسيما المرافق العامة ال</w:t>
      </w:r>
      <w:r w:rsidR="004A2AA5">
        <w:rPr>
          <w:rFonts w:hint="cs"/>
          <w:rtl/>
        </w:rPr>
        <w:t>إ</w:t>
      </w:r>
      <w:r w:rsidR="006C55EC" w:rsidRPr="00DE6131">
        <w:rPr>
          <w:rFonts w:hint="cs"/>
          <w:rtl/>
        </w:rPr>
        <w:t>قتصادية.</w:t>
      </w:r>
    </w:p>
    <w:p w14:paraId="6E01917E" w14:textId="475A539B" w:rsidR="00A613FD" w:rsidRPr="00DE6131" w:rsidRDefault="00DA757B" w:rsidP="00D74548">
      <w:pPr>
        <w:rPr>
          <w:rtl/>
        </w:rPr>
      </w:pPr>
      <w:r w:rsidRPr="00DE6131">
        <w:rPr>
          <w:rFonts w:hint="cs"/>
          <w:rtl/>
        </w:rPr>
        <w:t xml:space="preserve">التي يكون موضوع نشاطها </w:t>
      </w:r>
      <w:r w:rsidR="006C55EC" w:rsidRPr="00DE6131">
        <w:rPr>
          <w:rFonts w:hint="cs"/>
          <w:rtl/>
        </w:rPr>
        <w:t xml:space="preserve">ذو طابع </w:t>
      </w:r>
      <w:r w:rsidRPr="00DE6131">
        <w:rPr>
          <w:rFonts w:hint="cs"/>
          <w:rtl/>
        </w:rPr>
        <w:t xml:space="preserve">تجاريا أو صناعيا </w:t>
      </w:r>
      <w:r w:rsidR="006C55EC" w:rsidRPr="00DE6131">
        <w:rPr>
          <w:rFonts w:hint="cs"/>
          <w:rtl/>
        </w:rPr>
        <w:t>يتجانس الى حد كبير مع ا</w:t>
      </w:r>
      <w:r w:rsidRPr="00DE6131">
        <w:rPr>
          <w:rFonts w:hint="cs"/>
          <w:rtl/>
        </w:rPr>
        <w:t>لنشاط</w:t>
      </w:r>
      <w:r w:rsidR="006C55EC" w:rsidRPr="00DE6131">
        <w:rPr>
          <w:rFonts w:hint="cs"/>
          <w:rtl/>
        </w:rPr>
        <w:t>ات المرفقية التي</w:t>
      </w:r>
      <w:r w:rsidRPr="00DE6131">
        <w:rPr>
          <w:rFonts w:hint="cs"/>
          <w:rtl/>
        </w:rPr>
        <w:t xml:space="preserve"> يمارسه</w:t>
      </w:r>
      <w:r w:rsidR="006C55EC" w:rsidRPr="00DE6131">
        <w:rPr>
          <w:rFonts w:hint="cs"/>
          <w:rtl/>
        </w:rPr>
        <w:t>ا</w:t>
      </w:r>
      <w:r w:rsidRPr="00DE6131">
        <w:rPr>
          <w:rFonts w:hint="cs"/>
          <w:rtl/>
        </w:rPr>
        <w:t xml:space="preserve"> ال</w:t>
      </w:r>
      <w:r w:rsidR="004A2AA5">
        <w:rPr>
          <w:rFonts w:hint="cs"/>
          <w:rtl/>
        </w:rPr>
        <w:t>خواص</w:t>
      </w:r>
      <w:r w:rsidRPr="00DE6131">
        <w:rPr>
          <w:rFonts w:hint="cs"/>
          <w:rtl/>
        </w:rPr>
        <w:t xml:space="preserve">، حيث </w:t>
      </w:r>
      <w:r w:rsidR="006C55EC" w:rsidRPr="00DE6131">
        <w:rPr>
          <w:rFonts w:hint="cs"/>
          <w:rtl/>
        </w:rPr>
        <w:t xml:space="preserve">أن هذه  المرافق </w:t>
      </w:r>
      <w:r w:rsidR="004A2AA5">
        <w:rPr>
          <w:rFonts w:hint="cs"/>
          <w:rtl/>
        </w:rPr>
        <w:t xml:space="preserve">تتميز </w:t>
      </w:r>
      <w:r w:rsidRPr="00DE6131">
        <w:rPr>
          <w:rFonts w:hint="cs"/>
          <w:rtl/>
        </w:rPr>
        <w:t>بخضوعها المزدوج للقانون العام والخاص</w:t>
      </w:r>
      <w:r w:rsidR="006C55EC" w:rsidRPr="00DE6131">
        <w:rPr>
          <w:rFonts w:hint="cs"/>
          <w:rtl/>
        </w:rPr>
        <w:t xml:space="preserve"> معا</w:t>
      </w:r>
      <w:r w:rsidR="004A2AA5">
        <w:rPr>
          <w:rFonts w:hint="cs"/>
          <w:rtl/>
        </w:rPr>
        <w:t>، ويعود الفضل في إ</w:t>
      </w:r>
      <w:r w:rsidRPr="00DE6131">
        <w:rPr>
          <w:rFonts w:hint="cs"/>
          <w:rtl/>
        </w:rPr>
        <w:t>نشائها الى قرار باك ديلوكا،</w:t>
      </w:r>
      <w:r w:rsidRPr="00DE6131">
        <w:rPr>
          <w:lang w:val="fr-FR"/>
        </w:rPr>
        <w:t>bac deloka</w:t>
      </w:r>
      <w:r w:rsidRPr="00DE6131">
        <w:rPr>
          <w:rFonts w:hint="cs"/>
          <w:rtl/>
        </w:rPr>
        <w:t xml:space="preserve"> الصادر عن محكمة التنازع الفرنسية بتاريخ 22 جانفي 1921 </w:t>
      </w:r>
      <w:r w:rsidR="006C55EC" w:rsidRPr="00DE6131">
        <w:rPr>
          <w:rFonts w:hint="cs"/>
          <w:rtl/>
        </w:rPr>
        <w:t>التي</w:t>
      </w:r>
      <w:r w:rsidRPr="00DE6131">
        <w:rPr>
          <w:rFonts w:hint="cs"/>
          <w:rtl/>
        </w:rPr>
        <w:t xml:space="preserve"> قضت باختصاص القضاء العادي </w:t>
      </w:r>
      <w:r w:rsidR="006C55EC" w:rsidRPr="00DE6131">
        <w:rPr>
          <w:rFonts w:hint="cs"/>
          <w:rtl/>
        </w:rPr>
        <w:t xml:space="preserve">للتصدي لدعوى </w:t>
      </w:r>
      <w:r w:rsidRPr="00DE6131">
        <w:rPr>
          <w:rFonts w:hint="cs"/>
          <w:rtl/>
        </w:rPr>
        <w:t xml:space="preserve">التعويض </w:t>
      </w:r>
      <w:r w:rsidR="006C55EC" w:rsidRPr="00DE6131">
        <w:rPr>
          <w:rFonts w:hint="cs"/>
          <w:rtl/>
        </w:rPr>
        <w:t xml:space="preserve">الناتجة </w:t>
      </w:r>
      <w:r w:rsidR="004A2AA5">
        <w:rPr>
          <w:rFonts w:hint="cs"/>
          <w:rtl/>
        </w:rPr>
        <w:t>عن الأ</w:t>
      </w:r>
      <w:r w:rsidRPr="00DE6131">
        <w:rPr>
          <w:rFonts w:hint="cs"/>
          <w:rtl/>
        </w:rPr>
        <w:t>ضرار الناجمة عن استغلال المرافق العامة الاقتصادية</w:t>
      </w:r>
      <w:r w:rsidR="004A2AA5">
        <w:rPr>
          <w:rFonts w:hint="cs"/>
          <w:rtl/>
        </w:rPr>
        <w:t>،</w:t>
      </w:r>
      <w:r w:rsidRPr="00DE6131">
        <w:rPr>
          <w:rFonts w:hint="cs"/>
          <w:rtl/>
        </w:rPr>
        <w:t xml:space="preserve"> كون أن هذا النوع من المرافق يعمل في أوضاع مشابهة للمشاريع الخاصة</w:t>
      </w:r>
      <w:r w:rsidR="00EE1E70" w:rsidRPr="00DE6131">
        <w:rPr>
          <w:rFonts w:hint="cs"/>
          <w:rtl/>
        </w:rPr>
        <w:t>،</w:t>
      </w:r>
      <w:r w:rsidR="00A613FD" w:rsidRPr="00DE6131">
        <w:rPr>
          <w:rFonts w:hint="cs"/>
          <w:rtl/>
        </w:rPr>
        <w:t xml:space="preserve"> لذلك تشكل هذه المرافق الحقل الخصب لطرق التسيير غير المباشرة</w:t>
      </w:r>
      <w:r w:rsidR="0082468E" w:rsidRPr="00DE6131">
        <w:rPr>
          <w:rFonts w:hint="cs"/>
          <w:rtl/>
        </w:rPr>
        <w:t xml:space="preserve"> </w:t>
      </w:r>
      <w:r w:rsidR="00A613FD" w:rsidRPr="00DE6131">
        <w:rPr>
          <w:rFonts w:hint="cs"/>
          <w:rtl/>
        </w:rPr>
        <w:t xml:space="preserve">وبالأخص تطبيق تقنية </w:t>
      </w:r>
      <w:r w:rsidR="0082468E" w:rsidRPr="00DE6131">
        <w:rPr>
          <w:rFonts w:hint="cs"/>
          <w:rtl/>
        </w:rPr>
        <w:t>تفويض المرفق العام</w:t>
      </w:r>
      <w:r w:rsidR="004A2AA5">
        <w:rPr>
          <w:rFonts w:hint="cs"/>
          <w:rtl/>
        </w:rPr>
        <w:t>،</w:t>
      </w:r>
      <w:r w:rsidR="0082468E" w:rsidRPr="00DE6131">
        <w:rPr>
          <w:rFonts w:hint="cs"/>
          <w:rtl/>
        </w:rPr>
        <w:t xml:space="preserve"> </w:t>
      </w:r>
      <w:r w:rsidR="00A613FD" w:rsidRPr="00DE6131">
        <w:rPr>
          <w:rFonts w:hint="cs"/>
          <w:rtl/>
        </w:rPr>
        <w:t xml:space="preserve">وتهدف الى </w:t>
      </w:r>
      <w:r w:rsidR="0082468E" w:rsidRPr="00DE6131">
        <w:rPr>
          <w:rFonts w:hint="cs"/>
          <w:rtl/>
        </w:rPr>
        <w:t xml:space="preserve"> تخفيف </w:t>
      </w:r>
      <w:r w:rsidR="00A613FD" w:rsidRPr="00DE6131">
        <w:rPr>
          <w:rFonts w:hint="cs"/>
          <w:rtl/>
        </w:rPr>
        <w:t xml:space="preserve">عبء </w:t>
      </w:r>
      <w:r w:rsidR="004A2AA5">
        <w:rPr>
          <w:rFonts w:hint="cs"/>
          <w:rtl/>
        </w:rPr>
        <w:t>اللجوء الى سياسة الإ</w:t>
      </w:r>
      <w:r w:rsidR="0082468E" w:rsidRPr="00DE6131">
        <w:rPr>
          <w:rFonts w:hint="cs"/>
          <w:rtl/>
        </w:rPr>
        <w:t xml:space="preserve">قتراض </w:t>
      </w:r>
      <w:r w:rsidR="00A613FD" w:rsidRPr="00DE6131">
        <w:rPr>
          <w:rFonts w:hint="cs"/>
          <w:rtl/>
        </w:rPr>
        <w:t>و</w:t>
      </w:r>
      <w:r w:rsidR="0082468E" w:rsidRPr="00DE6131">
        <w:rPr>
          <w:rFonts w:hint="cs"/>
          <w:rtl/>
        </w:rPr>
        <w:t xml:space="preserve"> الحد من</w:t>
      </w:r>
      <w:r w:rsidR="00A613FD" w:rsidRPr="00DE6131">
        <w:rPr>
          <w:rFonts w:hint="cs"/>
          <w:rtl/>
        </w:rPr>
        <w:t xml:space="preserve"> عملية </w:t>
      </w:r>
      <w:r w:rsidR="0082468E" w:rsidRPr="00DE6131">
        <w:rPr>
          <w:rFonts w:hint="cs"/>
          <w:rtl/>
        </w:rPr>
        <w:t xml:space="preserve">التمويل المباشر للمرافق العامة عن طريق </w:t>
      </w:r>
      <w:r w:rsidR="00A613FD" w:rsidRPr="00DE6131">
        <w:rPr>
          <w:rFonts w:hint="cs"/>
          <w:rtl/>
        </w:rPr>
        <w:t>الطرق التقليدية  وتعمل على توفير القدرة على تسريع مشاريع</w:t>
      </w:r>
      <w:r w:rsidR="0082468E" w:rsidRPr="00DE6131">
        <w:rPr>
          <w:rFonts w:hint="cs"/>
          <w:rtl/>
        </w:rPr>
        <w:t xml:space="preserve"> التنمية بدلا </w:t>
      </w:r>
      <w:r w:rsidR="00A613FD" w:rsidRPr="00DE6131">
        <w:rPr>
          <w:rFonts w:hint="cs"/>
          <w:rtl/>
        </w:rPr>
        <w:t>من</w:t>
      </w:r>
      <w:r w:rsidR="004A2AA5">
        <w:rPr>
          <w:rFonts w:hint="cs"/>
          <w:rtl/>
        </w:rPr>
        <w:t xml:space="preserve"> الإنتظار لفترات طويلة لتأ</w:t>
      </w:r>
      <w:r w:rsidR="0082468E" w:rsidRPr="00DE6131">
        <w:rPr>
          <w:rFonts w:hint="cs"/>
          <w:rtl/>
        </w:rPr>
        <w:t xml:space="preserve">مين الاعتمادات </w:t>
      </w:r>
      <w:r w:rsidR="00A613FD" w:rsidRPr="00DE6131">
        <w:rPr>
          <w:rFonts w:hint="cs"/>
          <w:rtl/>
        </w:rPr>
        <w:t>المالية اللازمة لتمويل المرافق والمشروعات العامة</w:t>
      </w:r>
      <w:r w:rsidR="004A2AA5">
        <w:rPr>
          <w:rFonts w:hint="cs"/>
          <w:rtl/>
        </w:rPr>
        <w:t>، وبالتالي تلعب سياسة الدولة الإ</w:t>
      </w:r>
      <w:r w:rsidR="00A613FD" w:rsidRPr="00DE6131">
        <w:rPr>
          <w:rFonts w:hint="cs"/>
          <w:rtl/>
        </w:rPr>
        <w:t>قتصادية دورا حاسما في</w:t>
      </w:r>
      <w:r w:rsidR="004A2AA5">
        <w:rPr>
          <w:rFonts w:hint="cs"/>
          <w:rtl/>
        </w:rPr>
        <w:t xml:space="preserve"> خلق البيئة المناسبة التي تمكن أ</w:t>
      </w:r>
      <w:r w:rsidR="00A613FD" w:rsidRPr="00DE6131">
        <w:rPr>
          <w:rFonts w:hint="cs"/>
          <w:rtl/>
        </w:rPr>
        <w:t>شخاص القانون العام من تحرير المبادرة لصالح المستثمرين الخواص.</w:t>
      </w:r>
    </w:p>
    <w:p w14:paraId="6463AE37" w14:textId="00DEFAE5" w:rsidR="005B5743" w:rsidRDefault="00682641" w:rsidP="00D74548">
      <w:pPr>
        <w:rPr>
          <w:rtl/>
        </w:rPr>
      </w:pPr>
      <w:r>
        <w:rPr>
          <w:rFonts w:hint="cs"/>
          <w:rtl/>
        </w:rPr>
        <w:t>وبالتالي فإن للمحيط الإ</w:t>
      </w:r>
      <w:r w:rsidR="009674DB" w:rsidRPr="00DE6131">
        <w:rPr>
          <w:rFonts w:hint="cs"/>
          <w:rtl/>
        </w:rPr>
        <w:t>قتصادي الذي يشكل الوسط الطبيعي للمرافق العامة ذات الطابع الاقتصادي</w:t>
      </w:r>
      <w:r>
        <w:rPr>
          <w:rFonts w:hint="cs"/>
          <w:rtl/>
        </w:rPr>
        <w:t>،</w:t>
      </w:r>
      <w:r w:rsidR="009674DB" w:rsidRPr="00DE6131">
        <w:rPr>
          <w:rFonts w:hint="cs"/>
          <w:rtl/>
        </w:rPr>
        <w:t xml:space="preserve"> هذه الأخيرة ا</w:t>
      </w:r>
      <w:r>
        <w:rPr>
          <w:rFonts w:hint="cs"/>
          <w:rtl/>
        </w:rPr>
        <w:t>لتي تعتبر المجال الأنسب لتطبيق آ</w:t>
      </w:r>
      <w:r w:rsidR="009674DB" w:rsidRPr="00DE6131">
        <w:rPr>
          <w:rFonts w:hint="cs"/>
          <w:rtl/>
        </w:rPr>
        <w:t>لية تفويض المرافق العامة علاقة وطيد</w:t>
      </w:r>
      <w:r>
        <w:rPr>
          <w:rFonts w:hint="cs"/>
          <w:rtl/>
        </w:rPr>
        <w:t>ة بنجاح هذه التقنية وبالتالي الإ</w:t>
      </w:r>
      <w:r w:rsidR="009674DB" w:rsidRPr="00DE6131">
        <w:rPr>
          <w:rFonts w:hint="cs"/>
          <w:rtl/>
        </w:rPr>
        <w:t>ستثمار في ا</w:t>
      </w:r>
      <w:r>
        <w:rPr>
          <w:rFonts w:hint="cs"/>
          <w:rtl/>
        </w:rPr>
        <w:t>لمرفق العام، بالإضافة الى ذلك فإ</w:t>
      </w:r>
      <w:r w:rsidR="009674DB" w:rsidRPr="00DE6131">
        <w:rPr>
          <w:rFonts w:hint="cs"/>
          <w:rtl/>
        </w:rPr>
        <w:t xml:space="preserve">ن الرقابة على عقد التفويض </w:t>
      </w:r>
      <w:r w:rsidR="001C09B1">
        <w:rPr>
          <w:rFonts w:hint="cs"/>
          <w:rtl/>
        </w:rPr>
        <w:t xml:space="preserve">تعد </w:t>
      </w:r>
      <w:r w:rsidR="009674DB" w:rsidRPr="00DE6131">
        <w:rPr>
          <w:rFonts w:hint="cs"/>
          <w:rtl/>
        </w:rPr>
        <w:t>جزء لا</w:t>
      </w:r>
      <w:r w:rsidR="00FE5324" w:rsidRPr="00DE6131">
        <w:rPr>
          <w:rFonts w:hint="cs"/>
          <w:rtl/>
        </w:rPr>
        <w:t xml:space="preserve"> يتجزأ</w:t>
      </w:r>
      <w:r w:rsidR="009674DB" w:rsidRPr="00DE6131">
        <w:rPr>
          <w:rFonts w:hint="cs"/>
          <w:rtl/>
        </w:rPr>
        <w:t xml:space="preserve"> من مهام السلطة العامة المانحة </w:t>
      </w:r>
      <w:r w:rsidR="001C09B1">
        <w:rPr>
          <w:rFonts w:hint="cs"/>
          <w:rtl/>
        </w:rPr>
        <w:t xml:space="preserve">التي تكون </w:t>
      </w:r>
      <w:r w:rsidR="009674DB" w:rsidRPr="00DE6131">
        <w:rPr>
          <w:rFonts w:hint="cs"/>
          <w:rtl/>
        </w:rPr>
        <w:t>مرتبطة بهذا المحيط ال</w:t>
      </w:r>
      <w:r w:rsidR="001C09B1">
        <w:rPr>
          <w:rFonts w:hint="cs"/>
          <w:rtl/>
        </w:rPr>
        <w:t>إقتصادي بحيث كل</w:t>
      </w:r>
      <w:r w:rsidR="009674DB" w:rsidRPr="00DE6131">
        <w:rPr>
          <w:rFonts w:hint="cs"/>
          <w:rtl/>
        </w:rPr>
        <w:t xml:space="preserve"> </w:t>
      </w:r>
      <w:r w:rsidR="001C09B1">
        <w:rPr>
          <w:rFonts w:hint="cs"/>
          <w:rtl/>
        </w:rPr>
        <w:t xml:space="preserve">ما كان </w:t>
      </w:r>
      <w:r w:rsidR="006F487A">
        <w:rPr>
          <w:rFonts w:hint="cs"/>
          <w:rtl/>
        </w:rPr>
        <w:t>النظام الإقتصادي أ</w:t>
      </w:r>
      <w:r w:rsidR="009674DB" w:rsidRPr="00DE6131">
        <w:rPr>
          <w:rFonts w:hint="cs"/>
          <w:rtl/>
        </w:rPr>
        <w:t xml:space="preserve">كثر تحررا كل </w:t>
      </w:r>
      <w:r w:rsidR="00D53A5D" w:rsidRPr="00DE6131">
        <w:rPr>
          <w:rFonts w:hint="cs"/>
          <w:rtl/>
        </w:rPr>
        <w:t>انتعش الاستثمار في المرافق العامة خاصة منها ذات الطابع الاقتصادي وكلما زاد انخراط الخواص في عملية الاستثمار في المرافق العامة كان ذلك ح</w:t>
      </w:r>
      <w:r w:rsidR="006F487A">
        <w:rPr>
          <w:rFonts w:hint="cs"/>
          <w:rtl/>
        </w:rPr>
        <w:t>افزا للسلطة المانحة للتفويض من أجل تكييف آ</w:t>
      </w:r>
      <w:r w:rsidR="00D53A5D" w:rsidRPr="00DE6131">
        <w:rPr>
          <w:rFonts w:hint="cs"/>
          <w:rtl/>
        </w:rPr>
        <w:t xml:space="preserve">لياتها الرقابية مع الأهداف الحديثة التي </w:t>
      </w:r>
      <w:r w:rsidR="00544E79" w:rsidRPr="00DE6131">
        <w:rPr>
          <w:rFonts w:hint="cs"/>
          <w:rtl/>
        </w:rPr>
        <w:t>ت</w:t>
      </w:r>
      <w:r w:rsidR="006F487A">
        <w:rPr>
          <w:rFonts w:hint="cs"/>
          <w:rtl/>
        </w:rPr>
        <w:t>ق</w:t>
      </w:r>
      <w:r w:rsidR="00544E79" w:rsidRPr="00DE6131">
        <w:rPr>
          <w:rFonts w:hint="cs"/>
          <w:rtl/>
        </w:rPr>
        <w:t>تضيها</w:t>
      </w:r>
      <w:r w:rsidR="00D53A5D" w:rsidRPr="00DE6131">
        <w:rPr>
          <w:rFonts w:hint="cs"/>
          <w:rtl/>
        </w:rPr>
        <w:t xml:space="preserve"> المصلحة العامة بمفهومها الواسع</w:t>
      </w:r>
      <w:r w:rsidR="0018375D">
        <w:rPr>
          <w:rFonts w:hint="cs"/>
          <w:rtl/>
        </w:rPr>
        <w:t>،</w:t>
      </w:r>
      <w:r w:rsidR="00D53A5D" w:rsidRPr="00DE6131">
        <w:rPr>
          <w:rFonts w:hint="cs"/>
          <w:rtl/>
        </w:rPr>
        <w:t xml:space="preserve"> الذي يتضمن</w:t>
      </w:r>
      <w:r w:rsidR="0018375D">
        <w:rPr>
          <w:rFonts w:hint="cs"/>
          <w:rtl/>
        </w:rPr>
        <w:t xml:space="preserve"> تحقيق أ</w:t>
      </w:r>
      <w:r w:rsidR="00D53A5D" w:rsidRPr="00DE6131">
        <w:rPr>
          <w:rFonts w:hint="cs"/>
          <w:rtl/>
        </w:rPr>
        <w:t>كبر للمردودية ال</w:t>
      </w:r>
      <w:r w:rsidR="0018375D">
        <w:rPr>
          <w:rFonts w:hint="cs"/>
          <w:rtl/>
        </w:rPr>
        <w:t>إ</w:t>
      </w:r>
      <w:r w:rsidR="00D53A5D" w:rsidRPr="00DE6131">
        <w:rPr>
          <w:rFonts w:hint="cs"/>
          <w:rtl/>
        </w:rPr>
        <w:t>قتصادية زيادة على المردودية ال</w:t>
      </w:r>
      <w:r w:rsidR="0018375D">
        <w:rPr>
          <w:rFonts w:hint="cs"/>
          <w:rtl/>
        </w:rPr>
        <w:t>إ</w:t>
      </w:r>
      <w:r w:rsidR="00D53A5D" w:rsidRPr="00DE6131">
        <w:rPr>
          <w:rFonts w:hint="cs"/>
          <w:rtl/>
        </w:rPr>
        <w:t>جتماعية التي كانت تشكل هدفا جوهريا للمصلحة العامة.</w:t>
      </w:r>
    </w:p>
    <w:p w14:paraId="054BD6BF" w14:textId="77777777" w:rsidR="005B5743" w:rsidRDefault="005B5743">
      <w:pPr>
        <w:spacing w:line="276" w:lineRule="auto"/>
        <w:ind w:firstLine="567"/>
        <w:rPr>
          <w:color w:val="000000" w:themeColor="text1"/>
          <w:rtl/>
        </w:rPr>
      </w:pPr>
      <w:r>
        <w:rPr>
          <w:color w:val="000000" w:themeColor="text1"/>
          <w:rtl/>
        </w:rPr>
        <w:br w:type="page"/>
      </w:r>
    </w:p>
    <w:p w14:paraId="5375FBDE" w14:textId="3AF85A3F" w:rsidR="00A20EE1" w:rsidRPr="00DE6131" w:rsidRDefault="0082468E" w:rsidP="00DC6D1B">
      <w:pPr>
        <w:ind w:firstLine="0"/>
        <w:outlineLvl w:val="4"/>
        <w:rPr>
          <w:color w:val="000000" w:themeColor="text1"/>
          <w:rtl/>
        </w:rPr>
      </w:pPr>
      <w:bookmarkStart w:id="289" w:name="_Toc165664671"/>
      <w:bookmarkStart w:id="290" w:name="_Toc165665171"/>
      <w:bookmarkStart w:id="291" w:name="_Toc168134112"/>
      <w:r w:rsidRPr="00DE6131">
        <w:rPr>
          <w:rFonts w:hint="cs"/>
          <w:b/>
          <w:bCs/>
          <w:color w:val="000000" w:themeColor="text1"/>
          <w:rtl/>
        </w:rPr>
        <w:lastRenderedPageBreak/>
        <w:t>الفرع الثالث</w:t>
      </w:r>
      <w:r w:rsidRPr="00DE6131">
        <w:rPr>
          <w:rFonts w:hint="cs"/>
          <w:color w:val="000000" w:themeColor="text1"/>
          <w:rtl/>
        </w:rPr>
        <w:t xml:space="preserve">: </w:t>
      </w:r>
      <w:r w:rsidR="00EA44BA" w:rsidRPr="00DE6131">
        <w:rPr>
          <w:rFonts w:hint="cs"/>
          <w:color w:val="000000" w:themeColor="text1"/>
          <w:rtl/>
        </w:rPr>
        <w:t xml:space="preserve">المرونة </w:t>
      </w:r>
      <w:r w:rsidR="0020725B" w:rsidRPr="00DE6131">
        <w:rPr>
          <w:rFonts w:hint="cs"/>
          <w:color w:val="000000" w:themeColor="text1"/>
          <w:rtl/>
        </w:rPr>
        <w:t>في حل</w:t>
      </w:r>
      <w:r w:rsidRPr="00DE6131">
        <w:rPr>
          <w:rFonts w:hint="cs"/>
          <w:color w:val="000000" w:themeColor="text1"/>
          <w:rtl/>
        </w:rPr>
        <w:t xml:space="preserve"> النزاعات في عقود التفويض</w:t>
      </w:r>
      <w:bookmarkEnd w:id="289"/>
      <w:bookmarkEnd w:id="290"/>
      <w:bookmarkEnd w:id="291"/>
    </w:p>
    <w:p w14:paraId="7B6626A3" w14:textId="7470185D" w:rsidR="005252C0" w:rsidRPr="00DE6131" w:rsidRDefault="00A613FD" w:rsidP="005B5743">
      <w:pPr>
        <w:rPr>
          <w:rtl/>
        </w:rPr>
      </w:pPr>
      <w:r w:rsidRPr="00DE6131">
        <w:rPr>
          <w:rFonts w:hint="cs"/>
          <w:rtl/>
        </w:rPr>
        <w:t>عقد تفويض المرفق العام كغيره من العقود الإدا</w:t>
      </w:r>
      <w:r w:rsidR="0018375D">
        <w:rPr>
          <w:rFonts w:hint="cs"/>
          <w:rtl/>
        </w:rPr>
        <w:t>رية التي تبرمها السلطات العامة أ</w:t>
      </w:r>
      <w:r w:rsidRPr="00DE6131">
        <w:rPr>
          <w:rFonts w:hint="cs"/>
          <w:rtl/>
        </w:rPr>
        <w:t>و ممثليها يكون عرضة للنز</w:t>
      </w:r>
      <w:r w:rsidR="0020725B" w:rsidRPr="00DE6131">
        <w:rPr>
          <w:rFonts w:hint="cs"/>
          <w:rtl/>
        </w:rPr>
        <w:t>ا</w:t>
      </w:r>
      <w:r w:rsidRPr="00DE6131">
        <w:rPr>
          <w:rFonts w:hint="cs"/>
          <w:rtl/>
        </w:rPr>
        <w:t xml:space="preserve">عات </w:t>
      </w:r>
      <w:r w:rsidR="00FE5324" w:rsidRPr="00DE6131">
        <w:rPr>
          <w:rFonts w:hint="cs"/>
          <w:rtl/>
        </w:rPr>
        <w:t>والتأويل</w:t>
      </w:r>
      <w:r w:rsidRPr="00DE6131">
        <w:rPr>
          <w:rFonts w:hint="cs"/>
          <w:rtl/>
        </w:rPr>
        <w:t xml:space="preserve"> في تطبيق بنوده ويرجع ذلك الى طول مدة التنفيذ التي في الغالب ترافق</w:t>
      </w:r>
      <w:r w:rsidR="0018375D">
        <w:rPr>
          <w:rFonts w:hint="cs"/>
          <w:rtl/>
        </w:rPr>
        <w:t>ها حدوث مستجدات تؤثر بشكل مباشر</w:t>
      </w:r>
      <w:r w:rsidRPr="00DE6131">
        <w:rPr>
          <w:rFonts w:hint="cs"/>
          <w:rtl/>
        </w:rPr>
        <w:t>على تنفيذ العقد</w:t>
      </w:r>
      <w:r w:rsidR="0018375D">
        <w:rPr>
          <w:rFonts w:hint="cs"/>
          <w:rtl/>
        </w:rPr>
        <w:t>، بالإضافة الى ذلك فإ</w:t>
      </w:r>
      <w:r w:rsidRPr="00DE6131">
        <w:rPr>
          <w:rFonts w:hint="cs"/>
          <w:rtl/>
        </w:rPr>
        <w:t>ن كثرة الالتزامات وتداخلها في عقد التفويض</w:t>
      </w:r>
      <w:r w:rsidR="0018375D">
        <w:rPr>
          <w:rFonts w:hint="cs"/>
          <w:rtl/>
        </w:rPr>
        <w:t>،</w:t>
      </w:r>
      <w:r w:rsidRPr="00DE6131">
        <w:rPr>
          <w:rFonts w:hint="cs"/>
          <w:rtl/>
        </w:rPr>
        <w:t xml:space="preserve"> </w:t>
      </w:r>
      <w:r w:rsidR="0020725B" w:rsidRPr="00DE6131">
        <w:rPr>
          <w:rFonts w:hint="cs"/>
          <w:rtl/>
        </w:rPr>
        <w:t>وتعارض المصالح بين السلطة المانحة والمستثمر في المرفق العام صاحب التفويض</w:t>
      </w:r>
      <w:r w:rsidR="009368AF">
        <w:rPr>
          <w:rFonts w:hint="cs"/>
          <w:rtl/>
        </w:rPr>
        <w:t>،</w:t>
      </w:r>
      <w:r w:rsidR="0020725B" w:rsidRPr="00DE6131">
        <w:rPr>
          <w:rFonts w:hint="cs"/>
          <w:rtl/>
        </w:rPr>
        <w:t xml:space="preserve"> يؤدي الى نشوء نزاعات تتعلق أساسا </w:t>
      </w:r>
      <w:r w:rsidR="00FE5324" w:rsidRPr="00DE6131">
        <w:rPr>
          <w:rFonts w:hint="cs"/>
          <w:rtl/>
        </w:rPr>
        <w:t>بتأويل</w:t>
      </w:r>
      <w:r w:rsidR="009368AF">
        <w:rPr>
          <w:rFonts w:hint="cs"/>
          <w:rtl/>
        </w:rPr>
        <w:t xml:space="preserve"> البنود أ</w:t>
      </w:r>
      <w:r w:rsidR="0020725B" w:rsidRPr="00DE6131">
        <w:rPr>
          <w:rFonts w:hint="cs"/>
          <w:rtl/>
        </w:rPr>
        <w:t>و البحث عن نية الأطراف المشتركة عند ال</w:t>
      </w:r>
      <w:r w:rsidR="009368AF">
        <w:rPr>
          <w:rFonts w:hint="cs"/>
          <w:rtl/>
        </w:rPr>
        <w:t>تعاقد وكل هذه العوامل تؤثر على إ</w:t>
      </w:r>
      <w:r w:rsidR="0020725B" w:rsidRPr="00DE6131">
        <w:rPr>
          <w:rFonts w:hint="cs"/>
          <w:rtl/>
        </w:rPr>
        <w:t xml:space="preserve">ستقرار عقد التفويض وبالتالي </w:t>
      </w:r>
      <w:r w:rsidR="009368AF">
        <w:rPr>
          <w:rFonts w:hint="cs"/>
          <w:rtl/>
        </w:rPr>
        <w:t>إ</w:t>
      </w:r>
      <w:r w:rsidR="00FE5324" w:rsidRPr="00DE6131">
        <w:rPr>
          <w:rFonts w:hint="cs"/>
          <w:rtl/>
        </w:rPr>
        <w:t>ضطراب</w:t>
      </w:r>
      <w:r w:rsidR="0020725B" w:rsidRPr="00DE6131">
        <w:rPr>
          <w:rFonts w:hint="cs"/>
          <w:rtl/>
        </w:rPr>
        <w:t xml:space="preserve"> المرفق العام في </w:t>
      </w:r>
      <w:r w:rsidR="00FE5324" w:rsidRPr="00DE6131">
        <w:rPr>
          <w:rFonts w:hint="cs"/>
          <w:rtl/>
        </w:rPr>
        <w:t>تأدية</w:t>
      </w:r>
      <w:r w:rsidR="0020725B" w:rsidRPr="00DE6131">
        <w:rPr>
          <w:rFonts w:hint="cs"/>
          <w:rtl/>
        </w:rPr>
        <w:t xml:space="preserve"> الخدمات المنوطة به على الشكل اللائق</w:t>
      </w:r>
      <w:r w:rsidR="009368AF">
        <w:rPr>
          <w:rFonts w:hint="cs"/>
          <w:rtl/>
        </w:rPr>
        <w:t>، مما يحتم على أ</w:t>
      </w:r>
      <w:r w:rsidR="0020725B" w:rsidRPr="00DE6131">
        <w:rPr>
          <w:rFonts w:hint="cs"/>
          <w:rtl/>
        </w:rPr>
        <w:t>طراف العقد إيجاد السبل الملائمة التي تمكن من التنفيذ السليم لبنود العقد بما يحفظ م</w:t>
      </w:r>
      <w:r w:rsidR="009368AF">
        <w:rPr>
          <w:rFonts w:hint="cs"/>
          <w:rtl/>
        </w:rPr>
        <w:t>صالح الأطراف كافة وفقا لما سعا إ</w:t>
      </w:r>
      <w:r w:rsidR="0020725B" w:rsidRPr="00DE6131">
        <w:rPr>
          <w:rFonts w:hint="cs"/>
          <w:rtl/>
        </w:rPr>
        <w:t>ليه الأطراف عند اتجاه ار</w:t>
      </w:r>
      <w:r w:rsidR="005252C0" w:rsidRPr="00DE6131">
        <w:rPr>
          <w:rFonts w:hint="cs"/>
          <w:rtl/>
        </w:rPr>
        <w:t>ادتهم لاختيار هذه ال</w:t>
      </w:r>
      <w:r w:rsidR="009368AF">
        <w:rPr>
          <w:rFonts w:hint="cs"/>
          <w:rtl/>
        </w:rPr>
        <w:t>آ</w:t>
      </w:r>
      <w:r w:rsidR="005252C0" w:rsidRPr="00DE6131">
        <w:rPr>
          <w:rFonts w:hint="cs"/>
          <w:rtl/>
        </w:rPr>
        <w:t>لية للتعاقد</w:t>
      </w:r>
      <w:r w:rsidR="0020725B" w:rsidRPr="00DE6131">
        <w:rPr>
          <w:rFonts w:hint="cs"/>
          <w:rtl/>
        </w:rPr>
        <w:t>.</w:t>
      </w:r>
    </w:p>
    <w:p w14:paraId="67B67BEC" w14:textId="50405C90" w:rsidR="00A613FD" w:rsidRPr="00DE6131" w:rsidRDefault="005252C0" w:rsidP="003D0ED7">
      <w:pPr>
        <w:rPr>
          <w:color w:val="000000" w:themeColor="text1"/>
          <w:lang w:val="fr-FR"/>
        </w:rPr>
      </w:pPr>
      <w:r w:rsidRPr="00DE6131">
        <w:rPr>
          <w:rFonts w:hint="cs"/>
          <w:color w:val="000000" w:themeColor="text1"/>
          <w:rtl/>
        </w:rPr>
        <w:t>وفي هذا السياق تعتبر ال</w:t>
      </w:r>
      <w:r w:rsidR="009368AF">
        <w:rPr>
          <w:rFonts w:hint="cs"/>
          <w:color w:val="000000" w:themeColor="text1"/>
          <w:rtl/>
        </w:rPr>
        <w:t>أ</w:t>
      </w:r>
      <w:r w:rsidRPr="00DE6131">
        <w:rPr>
          <w:rFonts w:hint="cs"/>
          <w:color w:val="000000" w:themeColor="text1"/>
          <w:rtl/>
        </w:rPr>
        <w:t xml:space="preserve">ساليب الودية </w:t>
      </w:r>
      <w:r w:rsidR="00945596" w:rsidRPr="00DE6131">
        <w:rPr>
          <w:rFonts w:hint="cs"/>
          <w:color w:val="000000" w:themeColor="text1"/>
          <w:rtl/>
        </w:rPr>
        <w:t xml:space="preserve">بصفة خاصة </w:t>
      </w:r>
      <w:r w:rsidR="001338C3" w:rsidRPr="00DE6131">
        <w:rPr>
          <w:rFonts w:hint="cs"/>
          <w:color w:val="000000" w:themeColor="text1"/>
          <w:rtl/>
        </w:rPr>
        <w:t>آ</w:t>
      </w:r>
      <w:r w:rsidR="00945596" w:rsidRPr="00DE6131">
        <w:rPr>
          <w:rFonts w:hint="cs"/>
          <w:color w:val="000000" w:themeColor="text1"/>
          <w:rtl/>
        </w:rPr>
        <w:t xml:space="preserve">لية فعالة في </w:t>
      </w:r>
      <w:r w:rsidRPr="00DE6131">
        <w:rPr>
          <w:rFonts w:hint="cs"/>
          <w:color w:val="000000" w:themeColor="text1"/>
          <w:rtl/>
        </w:rPr>
        <w:t xml:space="preserve">حل النزاعات </w:t>
      </w:r>
      <w:r w:rsidR="00290F79" w:rsidRPr="00DE6131">
        <w:rPr>
          <w:rFonts w:hint="cs"/>
          <w:color w:val="000000" w:themeColor="text1"/>
          <w:rtl/>
        </w:rPr>
        <w:t xml:space="preserve">وتعد </w:t>
      </w:r>
      <w:r w:rsidR="002C5134" w:rsidRPr="00DE6131">
        <w:rPr>
          <w:rFonts w:hint="cs"/>
          <w:color w:val="000000" w:themeColor="text1"/>
          <w:rtl/>
        </w:rPr>
        <w:t xml:space="preserve">من </w:t>
      </w:r>
      <w:r w:rsidRPr="00DE6131">
        <w:rPr>
          <w:rFonts w:hint="cs"/>
          <w:color w:val="000000" w:themeColor="text1"/>
          <w:rtl/>
        </w:rPr>
        <w:t xml:space="preserve"> </w:t>
      </w:r>
      <w:r w:rsidR="00290F79" w:rsidRPr="00DE6131">
        <w:rPr>
          <w:rFonts w:hint="cs"/>
          <w:color w:val="000000" w:themeColor="text1"/>
          <w:rtl/>
        </w:rPr>
        <w:t xml:space="preserve">أهم </w:t>
      </w:r>
      <w:r w:rsidRPr="00DE6131">
        <w:rPr>
          <w:rFonts w:hint="cs"/>
          <w:color w:val="000000" w:themeColor="text1"/>
          <w:rtl/>
        </w:rPr>
        <w:t>المظاهر الأساسية</w:t>
      </w:r>
      <w:r w:rsidR="00290F79" w:rsidRPr="00DE6131">
        <w:rPr>
          <w:rFonts w:hint="cs"/>
          <w:color w:val="000000" w:themeColor="text1"/>
          <w:rtl/>
        </w:rPr>
        <w:t xml:space="preserve"> والجوهرية التي تلعب دور</w:t>
      </w:r>
      <w:r w:rsidR="00544E79">
        <w:rPr>
          <w:rFonts w:hint="cs"/>
          <w:color w:val="000000" w:themeColor="text1"/>
          <w:rtl/>
        </w:rPr>
        <w:t xml:space="preserve"> </w:t>
      </w:r>
      <w:r w:rsidRPr="00DE6131">
        <w:rPr>
          <w:rFonts w:hint="cs"/>
          <w:color w:val="000000" w:themeColor="text1"/>
          <w:rtl/>
        </w:rPr>
        <w:t>في تشجيع</w:t>
      </w:r>
      <w:r w:rsidR="00290F79" w:rsidRPr="00DE6131">
        <w:rPr>
          <w:rFonts w:hint="cs"/>
          <w:color w:val="000000" w:themeColor="text1"/>
          <w:rtl/>
        </w:rPr>
        <w:t xml:space="preserve"> وتحفيز</w:t>
      </w:r>
      <w:r w:rsidR="009368AF">
        <w:rPr>
          <w:rFonts w:hint="cs"/>
          <w:color w:val="000000" w:themeColor="text1"/>
          <w:rtl/>
        </w:rPr>
        <w:t xml:space="preserve"> القطاع الخاص الوطني أ</w:t>
      </w:r>
      <w:r w:rsidRPr="00DE6131">
        <w:rPr>
          <w:rFonts w:hint="cs"/>
          <w:color w:val="000000" w:themeColor="text1"/>
          <w:rtl/>
        </w:rPr>
        <w:t xml:space="preserve">و الأجنبي بالدخول في </w:t>
      </w:r>
      <w:r w:rsidR="001338C3" w:rsidRPr="00DE6131">
        <w:rPr>
          <w:rFonts w:hint="cs"/>
          <w:color w:val="000000" w:themeColor="text1"/>
          <w:rtl/>
        </w:rPr>
        <w:t xml:space="preserve">عقود الشراكة </w:t>
      </w:r>
      <w:r w:rsidRPr="00DE6131">
        <w:rPr>
          <w:rFonts w:hint="cs"/>
          <w:color w:val="000000" w:themeColor="text1"/>
          <w:rtl/>
        </w:rPr>
        <w:t xml:space="preserve">مع الدولة وجماعتها </w:t>
      </w:r>
      <w:r w:rsidR="001338C3" w:rsidRPr="00DE6131">
        <w:rPr>
          <w:rFonts w:hint="cs"/>
          <w:color w:val="000000" w:themeColor="text1"/>
          <w:rtl/>
        </w:rPr>
        <w:t>المحلية</w:t>
      </w:r>
      <w:r w:rsidR="009368AF">
        <w:rPr>
          <w:rFonts w:hint="cs"/>
          <w:color w:val="000000" w:themeColor="text1"/>
          <w:rtl/>
        </w:rPr>
        <w:t>،</w:t>
      </w:r>
      <w:r w:rsidRPr="00DE6131">
        <w:rPr>
          <w:rFonts w:hint="cs"/>
          <w:color w:val="000000" w:themeColor="text1"/>
          <w:rtl/>
        </w:rPr>
        <w:t xml:space="preserve"> و</w:t>
      </w:r>
      <w:r w:rsidR="001338C3" w:rsidRPr="00DE6131">
        <w:rPr>
          <w:rFonts w:hint="cs"/>
          <w:color w:val="000000" w:themeColor="text1"/>
          <w:rtl/>
        </w:rPr>
        <w:t>بال</w:t>
      </w:r>
      <w:r w:rsidRPr="00DE6131">
        <w:rPr>
          <w:rFonts w:hint="cs"/>
          <w:color w:val="000000" w:themeColor="text1"/>
          <w:rtl/>
        </w:rPr>
        <w:t xml:space="preserve">نتيجة </w:t>
      </w:r>
      <w:r w:rsidR="002C5134" w:rsidRPr="00DE6131">
        <w:rPr>
          <w:rFonts w:hint="cs"/>
          <w:color w:val="000000" w:themeColor="text1"/>
          <w:rtl/>
        </w:rPr>
        <w:t>ت</w:t>
      </w:r>
      <w:r w:rsidR="009368AF">
        <w:rPr>
          <w:rFonts w:hint="cs"/>
          <w:color w:val="000000" w:themeColor="text1"/>
          <w:rtl/>
        </w:rPr>
        <w:t xml:space="preserve">صبح الطرق الودية </w:t>
      </w:r>
      <w:r w:rsidRPr="00DE6131">
        <w:rPr>
          <w:rFonts w:hint="cs"/>
          <w:color w:val="000000" w:themeColor="text1"/>
          <w:rtl/>
        </w:rPr>
        <w:t xml:space="preserve">مؤشر </w:t>
      </w:r>
      <w:r w:rsidR="001338C3" w:rsidRPr="00DE6131">
        <w:rPr>
          <w:rFonts w:hint="cs"/>
          <w:color w:val="000000" w:themeColor="text1"/>
          <w:rtl/>
        </w:rPr>
        <w:t>يدل</w:t>
      </w:r>
      <w:r w:rsidRPr="00DE6131">
        <w:rPr>
          <w:rFonts w:hint="cs"/>
          <w:color w:val="000000" w:themeColor="text1"/>
          <w:rtl/>
        </w:rPr>
        <w:t xml:space="preserve"> على </w:t>
      </w:r>
      <w:r w:rsidR="009368AF">
        <w:rPr>
          <w:rFonts w:hint="cs"/>
          <w:color w:val="000000" w:themeColor="text1"/>
          <w:rtl/>
        </w:rPr>
        <w:t>مدى  ن</w:t>
      </w:r>
      <w:r w:rsidR="001338C3" w:rsidRPr="00DE6131">
        <w:rPr>
          <w:rFonts w:hint="cs"/>
          <w:color w:val="000000" w:themeColor="text1"/>
          <w:rtl/>
        </w:rPr>
        <w:t xml:space="preserve">جاح </w:t>
      </w:r>
      <w:r w:rsidR="009368AF">
        <w:rPr>
          <w:rFonts w:hint="cs"/>
          <w:color w:val="000000" w:themeColor="text1"/>
          <w:rtl/>
        </w:rPr>
        <w:t xml:space="preserve">أو </w:t>
      </w:r>
      <w:r w:rsidR="00FE5324" w:rsidRPr="00DE6131">
        <w:rPr>
          <w:rFonts w:hint="cs"/>
          <w:color w:val="000000" w:themeColor="text1"/>
          <w:rtl/>
        </w:rPr>
        <w:t>فشل</w:t>
      </w:r>
      <w:r w:rsidRPr="00DE6131">
        <w:rPr>
          <w:rFonts w:hint="cs"/>
          <w:color w:val="000000" w:themeColor="text1"/>
          <w:rtl/>
        </w:rPr>
        <w:t xml:space="preserve"> </w:t>
      </w:r>
      <w:r w:rsidR="001338C3" w:rsidRPr="00DE6131">
        <w:rPr>
          <w:rFonts w:hint="cs"/>
          <w:color w:val="000000" w:themeColor="text1"/>
          <w:rtl/>
        </w:rPr>
        <w:t xml:space="preserve">السياسة العامة للدولة </w:t>
      </w:r>
      <w:r w:rsidR="002C5134" w:rsidRPr="00DE6131">
        <w:rPr>
          <w:rFonts w:hint="cs"/>
          <w:color w:val="000000" w:themeColor="text1"/>
          <w:rtl/>
        </w:rPr>
        <w:t>في حل النزاعات التي يطرحها التسيير غير المباشر للجماعة العامة و</w:t>
      </w:r>
      <w:r w:rsidR="003D0ED7">
        <w:rPr>
          <w:rFonts w:hint="cs"/>
          <w:color w:val="000000" w:themeColor="text1"/>
          <w:rtl/>
        </w:rPr>
        <w:t>با</w:t>
      </w:r>
      <w:r w:rsidR="002C5134" w:rsidRPr="00DE6131">
        <w:rPr>
          <w:rFonts w:hint="cs"/>
          <w:color w:val="000000" w:themeColor="text1"/>
          <w:rtl/>
        </w:rPr>
        <w:t>ل</w:t>
      </w:r>
      <w:r w:rsidR="003D0ED7">
        <w:rPr>
          <w:rFonts w:hint="cs"/>
          <w:color w:val="000000" w:themeColor="text1"/>
          <w:rtl/>
        </w:rPr>
        <w:t>أ</w:t>
      </w:r>
      <w:r w:rsidR="002C5134" w:rsidRPr="00DE6131">
        <w:rPr>
          <w:rFonts w:hint="cs"/>
          <w:color w:val="000000" w:themeColor="text1"/>
          <w:rtl/>
        </w:rPr>
        <w:t>خص في نطاق</w:t>
      </w:r>
      <w:r w:rsidR="003D0ED7">
        <w:rPr>
          <w:rFonts w:hint="cs"/>
          <w:color w:val="000000" w:themeColor="text1"/>
          <w:rtl/>
        </w:rPr>
        <w:t xml:space="preserve"> عقود تفويض المرفق العام، فالمستثمر</w:t>
      </w:r>
      <w:r w:rsidRPr="00DE6131">
        <w:rPr>
          <w:rFonts w:hint="cs"/>
          <w:color w:val="000000" w:themeColor="text1"/>
          <w:rtl/>
        </w:rPr>
        <w:t>غالبا ما</w:t>
      </w:r>
      <w:r w:rsidR="003D0ED7">
        <w:rPr>
          <w:rFonts w:hint="cs"/>
          <w:color w:val="000000" w:themeColor="text1"/>
          <w:rtl/>
        </w:rPr>
        <w:t xml:space="preserve"> يميل الى إ</w:t>
      </w:r>
      <w:r w:rsidR="002C5134" w:rsidRPr="00DE6131">
        <w:rPr>
          <w:rFonts w:hint="cs"/>
          <w:color w:val="000000" w:themeColor="text1"/>
          <w:rtl/>
        </w:rPr>
        <w:t xml:space="preserve">شترط </w:t>
      </w:r>
      <w:r w:rsidRPr="00DE6131">
        <w:rPr>
          <w:rFonts w:hint="cs"/>
          <w:color w:val="000000" w:themeColor="text1"/>
          <w:rtl/>
        </w:rPr>
        <w:t xml:space="preserve"> </w:t>
      </w:r>
      <w:r w:rsidR="003D0ED7">
        <w:rPr>
          <w:rFonts w:hint="cs"/>
          <w:color w:val="000000" w:themeColor="text1"/>
          <w:rtl/>
        </w:rPr>
        <w:t>إدراج التسوية الودية في بنود</w:t>
      </w:r>
      <w:r w:rsidR="002C5134" w:rsidRPr="00DE6131">
        <w:rPr>
          <w:rFonts w:hint="cs"/>
          <w:color w:val="000000" w:themeColor="text1"/>
          <w:rtl/>
        </w:rPr>
        <w:t xml:space="preserve">عقد التفويض </w:t>
      </w:r>
      <w:r w:rsidRPr="00DE6131">
        <w:rPr>
          <w:rFonts w:hint="cs"/>
          <w:color w:val="000000" w:themeColor="text1"/>
          <w:rtl/>
        </w:rPr>
        <w:t xml:space="preserve">قبل الدخول في علاقة </w:t>
      </w:r>
      <w:r w:rsidR="002C5134" w:rsidRPr="00DE6131">
        <w:rPr>
          <w:rFonts w:hint="cs"/>
          <w:color w:val="000000" w:themeColor="text1"/>
          <w:rtl/>
        </w:rPr>
        <w:t xml:space="preserve">تعاقدية </w:t>
      </w:r>
      <w:r w:rsidRPr="00DE6131">
        <w:rPr>
          <w:rFonts w:hint="cs"/>
          <w:color w:val="000000" w:themeColor="text1"/>
          <w:rtl/>
        </w:rPr>
        <w:t>مع الشخص المعنوي العام المانح للتفويض</w:t>
      </w:r>
      <w:r w:rsidR="003D0ED7">
        <w:rPr>
          <w:rFonts w:hint="cs"/>
          <w:color w:val="000000" w:themeColor="text1"/>
          <w:rtl/>
        </w:rPr>
        <w:t>،</w:t>
      </w:r>
      <w:r w:rsidRPr="00DE6131">
        <w:rPr>
          <w:rFonts w:hint="cs"/>
          <w:color w:val="000000" w:themeColor="text1"/>
          <w:rtl/>
        </w:rPr>
        <w:t xml:space="preserve">وذلك </w:t>
      </w:r>
      <w:r w:rsidR="002C5134" w:rsidRPr="00DE6131">
        <w:rPr>
          <w:rFonts w:hint="cs"/>
          <w:color w:val="000000" w:themeColor="text1"/>
          <w:rtl/>
        </w:rPr>
        <w:t>للمزايا</w:t>
      </w:r>
      <w:r w:rsidRPr="00DE6131">
        <w:rPr>
          <w:rFonts w:hint="cs"/>
          <w:color w:val="000000" w:themeColor="text1"/>
          <w:rtl/>
        </w:rPr>
        <w:t xml:space="preserve"> التي يوفر</w:t>
      </w:r>
      <w:r w:rsidR="002C5134" w:rsidRPr="00DE6131">
        <w:rPr>
          <w:rFonts w:hint="cs"/>
          <w:color w:val="000000" w:themeColor="text1"/>
          <w:rtl/>
        </w:rPr>
        <w:t xml:space="preserve">ها </w:t>
      </w:r>
      <w:r w:rsidRPr="00DE6131">
        <w:rPr>
          <w:rFonts w:hint="cs"/>
          <w:color w:val="000000" w:themeColor="text1"/>
          <w:rtl/>
        </w:rPr>
        <w:t xml:space="preserve">فعقود تفويض المرفق العام تعتبر من العقود الفنية المتخصصة </w:t>
      </w:r>
      <w:r w:rsidR="003D0ED7">
        <w:rPr>
          <w:rFonts w:hint="cs"/>
          <w:color w:val="000000" w:themeColor="text1"/>
          <w:rtl/>
        </w:rPr>
        <w:t>تمتاز بكثرة الإ</w:t>
      </w:r>
      <w:r w:rsidR="002C5134" w:rsidRPr="00DE6131">
        <w:rPr>
          <w:rFonts w:hint="cs"/>
          <w:color w:val="000000" w:themeColor="text1"/>
          <w:rtl/>
        </w:rPr>
        <w:t xml:space="preserve">لتزامات وتعقيدها </w:t>
      </w:r>
      <w:r w:rsidR="003D0ED7">
        <w:rPr>
          <w:rFonts w:hint="cs"/>
          <w:color w:val="000000" w:themeColor="text1"/>
          <w:rtl/>
        </w:rPr>
        <w:t>وذات أ</w:t>
      </w:r>
      <w:r w:rsidRPr="00DE6131">
        <w:rPr>
          <w:rFonts w:hint="cs"/>
          <w:color w:val="000000" w:themeColor="text1"/>
          <w:rtl/>
        </w:rPr>
        <w:t xml:space="preserve">طراف متعددة </w:t>
      </w:r>
      <w:r w:rsidR="002C5134" w:rsidRPr="00DE6131">
        <w:rPr>
          <w:rFonts w:hint="cs"/>
          <w:color w:val="000000" w:themeColor="text1"/>
          <w:rtl/>
        </w:rPr>
        <w:t>تتفادى</w:t>
      </w:r>
      <w:r w:rsidRPr="00DE6131">
        <w:rPr>
          <w:rFonts w:hint="cs"/>
          <w:color w:val="000000" w:themeColor="text1"/>
          <w:rtl/>
        </w:rPr>
        <w:t xml:space="preserve"> اللجوء الى القضاء وتفضل </w:t>
      </w:r>
      <w:r w:rsidR="002C5134" w:rsidRPr="00DE6131">
        <w:rPr>
          <w:rFonts w:hint="cs"/>
          <w:color w:val="000000" w:themeColor="text1"/>
          <w:rtl/>
        </w:rPr>
        <w:t>ال</w:t>
      </w:r>
      <w:r w:rsidR="003D0ED7">
        <w:rPr>
          <w:rFonts w:hint="cs"/>
          <w:color w:val="000000" w:themeColor="text1"/>
          <w:rtl/>
        </w:rPr>
        <w:t>إ</w:t>
      </w:r>
      <w:r w:rsidR="002C5134" w:rsidRPr="00DE6131">
        <w:rPr>
          <w:rFonts w:hint="cs"/>
          <w:color w:val="000000" w:themeColor="text1"/>
          <w:rtl/>
        </w:rPr>
        <w:t xml:space="preserve">حتكام </w:t>
      </w:r>
      <w:r w:rsidRPr="00DE6131">
        <w:rPr>
          <w:rFonts w:hint="cs"/>
          <w:color w:val="000000" w:themeColor="text1"/>
          <w:rtl/>
        </w:rPr>
        <w:t xml:space="preserve">الى الطرق الودية في حل النزاعات باعتبارها الوسيلة البديلة عن القضاء </w:t>
      </w:r>
      <w:r w:rsidR="002C5134" w:rsidRPr="00DE6131">
        <w:rPr>
          <w:rFonts w:hint="cs"/>
          <w:color w:val="000000" w:themeColor="text1"/>
          <w:rtl/>
        </w:rPr>
        <w:t xml:space="preserve">في حل </w:t>
      </w:r>
      <w:r w:rsidR="003D0ED7">
        <w:rPr>
          <w:rFonts w:hint="cs"/>
          <w:color w:val="000000" w:themeColor="text1"/>
          <w:rtl/>
        </w:rPr>
        <w:t>المنازعات القائمة بين أ</w:t>
      </w:r>
      <w:r w:rsidRPr="00DE6131">
        <w:rPr>
          <w:rFonts w:hint="cs"/>
          <w:color w:val="000000" w:themeColor="text1"/>
          <w:rtl/>
        </w:rPr>
        <w:t>طراف العلاقة العقدية</w:t>
      </w:r>
      <w:r w:rsidRPr="00DE6131">
        <w:rPr>
          <w:rStyle w:val="Appelnotedebasdep"/>
          <w:color w:val="000000" w:themeColor="text1"/>
          <w:rtl/>
        </w:rPr>
        <w:footnoteReference w:id="427"/>
      </w:r>
      <w:r w:rsidR="004B33C9" w:rsidRPr="00DE6131">
        <w:rPr>
          <w:rFonts w:hint="cs"/>
          <w:color w:val="000000" w:themeColor="text1"/>
          <w:sz w:val="24"/>
          <w:szCs w:val="24"/>
          <w:rtl/>
        </w:rPr>
        <w:t>.</w:t>
      </w:r>
    </w:p>
    <w:p w14:paraId="5C671745" w14:textId="50FF8FF1" w:rsidR="003208BC" w:rsidRPr="00DE6131" w:rsidRDefault="00127CC5" w:rsidP="005B5743">
      <w:pPr>
        <w:rPr>
          <w:rtl/>
        </w:rPr>
      </w:pPr>
      <w:r w:rsidRPr="00DE6131">
        <w:rPr>
          <w:rFonts w:hint="cs"/>
          <w:rtl/>
          <w:lang w:val="fr-FR"/>
        </w:rPr>
        <w:t>هذه المرونة التي تتسم بها</w:t>
      </w:r>
      <w:r w:rsidR="00215D42" w:rsidRPr="00DE6131">
        <w:rPr>
          <w:rFonts w:hint="cs"/>
          <w:rtl/>
          <w:lang w:val="fr-FR"/>
        </w:rPr>
        <w:t xml:space="preserve"> عقود التفويض </w:t>
      </w:r>
      <w:r w:rsidR="003D0ED7">
        <w:rPr>
          <w:rFonts w:hint="cs"/>
          <w:rtl/>
          <w:lang w:val="fr-FR"/>
        </w:rPr>
        <w:t>يقابلها ضرورة وجود</w:t>
      </w:r>
      <w:r w:rsidR="00215D42" w:rsidRPr="00DE6131">
        <w:rPr>
          <w:rFonts w:hint="cs"/>
          <w:rtl/>
          <w:lang w:val="fr-FR"/>
        </w:rPr>
        <w:t xml:space="preserve"> </w:t>
      </w:r>
      <w:r w:rsidRPr="00DE6131">
        <w:rPr>
          <w:rFonts w:hint="cs"/>
          <w:rtl/>
        </w:rPr>
        <w:t>وسيلة فعالة وسريعة تعمل على حلحلة العقبات والنزاعات التي تثور</w:t>
      </w:r>
      <w:r w:rsidR="00FE5324" w:rsidRPr="00DE6131">
        <w:rPr>
          <w:rFonts w:hint="cs"/>
          <w:rtl/>
        </w:rPr>
        <w:t xml:space="preserve"> </w:t>
      </w:r>
      <w:r w:rsidR="003D0ED7">
        <w:rPr>
          <w:rFonts w:hint="cs"/>
          <w:rtl/>
        </w:rPr>
        <w:t>إما بمناسبة ابرام عقد التفويض أ</w:t>
      </w:r>
      <w:r w:rsidRPr="00DE6131">
        <w:rPr>
          <w:rFonts w:hint="cs"/>
          <w:rtl/>
        </w:rPr>
        <w:t>وفي م</w:t>
      </w:r>
      <w:r w:rsidR="003D0ED7">
        <w:rPr>
          <w:rFonts w:hint="cs"/>
          <w:rtl/>
        </w:rPr>
        <w:t xml:space="preserve">رحلة تنفيذ البنود التي يتضمنها </w:t>
      </w:r>
      <w:r w:rsidRPr="00DE6131">
        <w:rPr>
          <w:rFonts w:hint="cs"/>
          <w:rtl/>
        </w:rPr>
        <w:t>ووجود هذه ال</w:t>
      </w:r>
      <w:r w:rsidR="003D0ED7">
        <w:rPr>
          <w:rFonts w:hint="cs"/>
          <w:rtl/>
        </w:rPr>
        <w:t>آ</w:t>
      </w:r>
      <w:r w:rsidRPr="00DE6131">
        <w:rPr>
          <w:rFonts w:hint="cs"/>
          <w:rtl/>
        </w:rPr>
        <w:t>ليات الودية ال</w:t>
      </w:r>
      <w:r w:rsidR="00215D42" w:rsidRPr="00DE6131">
        <w:rPr>
          <w:rFonts w:hint="cs"/>
          <w:rtl/>
        </w:rPr>
        <w:t>ملائمة</w:t>
      </w:r>
      <w:r w:rsidR="003D0ED7">
        <w:rPr>
          <w:rFonts w:hint="cs"/>
          <w:rtl/>
        </w:rPr>
        <w:t xml:space="preserve"> التي يمكن أ</w:t>
      </w:r>
      <w:r w:rsidRPr="00DE6131">
        <w:rPr>
          <w:rFonts w:hint="cs"/>
          <w:rtl/>
        </w:rPr>
        <w:t xml:space="preserve">ن تطبق </w:t>
      </w:r>
      <w:r w:rsidR="005252C0" w:rsidRPr="00DE6131">
        <w:rPr>
          <w:rFonts w:hint="cs"/>
          <w:rtl/>
        </w:rPr>
        <w:t xml:space="preserve">على عقد </w:t>
      </w:r>
      <w:r w:rsidR="003D0ED7">
        <w:rPr>
          <w:rFonts w:hint="cs"/>
          <w:rtl/>
        </w:rPr>
        <w:t xml:space="preserve">التفويض، يجب أن تكون وفق </w:t>
      </w:r>
      <w:r w:rsidR="00D62A92">
        <w:rPr>
          <w:rFonts w:hint="cs"/>
          <w:rtl/>
        </w:rPr>
        <w:t>آ</w:t>
      </w:r>
      <w:r w:rsidRPr="00DE6131">
        <w:rPr>
          <w:rFonts w:hint="cs"/>
          <w:rtl/>
        </w:rPr>
        <w:t xml:space="preserve">ليات محددة وخطوات </w:t>
      </w:r>
      <w:r w:rsidR="005252C0" w:rsidRPr="00DE6131">
        <w:rPr>
          <w:rFonts w:hint="cs"/>
          <w:rtl/>
        </w:rPr>
        <w:t xml:space="preserve">مدروسة لتتمكن </w:t>
      </w:r>
      <w:r w:rsidRPr="00DE6131">
        <w:rPr>
          <w:rFonts w:hint="cs"/>
          <w:rtl/>
        </w:rPr>
        <w:t>هذه</w:t>
      </w:r>
      <w:r w:rsidR="005252C0" w:rsidRPr="00DE6131">
        <w:rPr>
          <w:rFonts w:hint="cs"/>
          <w:rtl/>
        </w:rPr>
        <w:t xml:space="preserve"> </w:t>
      </w:r>
      <w:r w:rsidRPr="00DE6131">
        <w:rPr>
          <w:rFonts w:hint="cs"/>
          <w:rtl/>
        </w:rPr>
        <w:t>الوسائل الودية من تحقيق</w:t>
      </w:r>
      <w:r w:rsidR="00A20EE1" w:rsidRPr="00DE6131">
        <w:rPr>
          <w:rFonts w:hint="cs"/>
          <w:rtl/>
        </w:rPr>
        <w:t xml:space="preserve"> نتيجة </w:t>
      </w:r>
      <w:r w:rsidR="00D62A92">
        <w:rPr>
          <w:rFonts w:hint="cs"/>
          <w:rtl/>
        </w:rPr>
        <w:t>إ</w:t>
      </w:r>
      <w:r w:rsidR="00A20EE1" w:rsidRPr="00DE6131">
        <w:rPr>
          <w:rFonts w:hint="cs"/>
          <w:rtl/>
        </w:rPr>
        <w:t xml:space="preserve">يجابية وذلك </w:t>
      </w:r>
      <w:r w:rsidRPr="00DE6131">
        <w:rPr>
          <w:rFonts w:hint="cs"/>
          <w:rtl/>
        </w:rPr>
        <w:t>من خلال تحليل</w:t>
      </w:r>
      <w:r w:rsidR="00A20EE1" w:rsidRPr="00DE6131">
        <w:rPr>
          <w:rFonts w:hint="cs"/>
          <w:rtl/>
        </w:rPr>
        <w:t xml:space="preserve"> العوامل التي </w:t>
      </w:r>
      <w:r w:rsidRPr="00DE6131">
        <w:rPr>
          <w:rFonts w:hint="cs"/>
          <w:rtl/>
        </w:rPr>
        <w:t>أدت</w:t>
      </w:r>
      <w:r w:rsidR="00D62A92">
        <w:rPr>
          <w:rFonts w:hint="cs"/>
          <w:rtl/>
        </w:rPr>
        <w:t xml:space="preserve"> الى حدوث المنازعة التي أدت الى </w:t>
      </w:r>
      <w:r w:rsidRPr="00DE6131">
        <w:rPr>
          <w:rFonts w:hint="cs"/>
          <w:rtl/>
        </w:rPr>
        <w:t>ا</w:t>
      </w:r>
      <w:r w:rsidR="00D62A92">
        <w:rPr>
          <w:rFonts w:hint="cs"/>
          <w:rtl/>
        </w:rPr>
        <w:t>لاضطراب في تحقيق المرافق العامة</w:t>
      </w:r>
      <w:r w:rsidR="00CD747D" w:rsidRPr="00DE6131">
        <w:rPr>
          <w:rFonts w:hint="cs"/>
          <w:rtl/>
        </w:rPr>
        <w:t xml:space="preserve">، </w:t>
      </w:r>
      <w:r w:rsidR="00A20EE1" w:rsidRPr="00DE6131">
        <w:rPr>
          <w:rFonts w:hint="cs"/>
          <w:rtl/>
        </w:rPr>
        <w:t xml:space="preserve">هذه المرونة </w:t>
      </w:r>
      <w:r w:rsidRPr="00DE6131">
        <w:rPr>
          <w:rFonts w:hint="cs"/>
          <w:rtl/>
        </w:rPr>
        <w:t xml:space="preserve">التي تسعى أطراف العقد الى تكريسها في </w:t>
      </w:r>
      <w:r w:rsidR="00D62A92">
        <w:rPr>
          <w:rFonts w:hint="cs"/>
          <w:rtl/>
        </w:rPr>
        <w:t>عقود التفويض</w:t>
      </w:r>
      <w:r w:rsidR="003208BC" w:rsidRPr="00DE6131">
        <w:rPr>
          <w:rFonts w:hint="cs"/>
          <w:rtl/>
        </w:rPr>
        <w:t>،</w:t>
      </w:r>
      <w:r w:rsidR="00D62A92">
        <w:rPr>
          <w:rFonts w:hint="cs"/>
          <w:rtl/>
        </w:rPr>
        <w:t xml:space="preserve"> </w:t>
      </w:r>
      <w:r w:rsidR="003208BC" w:rsidRPr="00DE6131">
        <w:rPr>
          <w:rFonts w:hint="cs"/>
          <w:rtl/>
        </w:rPr>
        <w:t xml:space="preserve">تنعكس بالإيجاب على </w:t>
      </w:r>
      <w:r w:rsidR="00D62A92">
        <w:rPr>
          <w:rFonts w:hint="cs"/>
          <w:rtl/>
        </w:rPr>
        <w:t xml:space="preserve"> تحقيق أ</w:t>
      </w:r>
      <w:r w:rsidR="00A20EE1" w:rsidRPr="00DE6131">
        <w:rPr>
          <w:rFonts w:hint="cs"/>
          <w:rtl/>
        </w:rPr>
        <w:t xml:space="preserve">فضل للمصلحة العامة </w:t>
      </w:r>
      <w:r w:rsidR="003208BC" w:rsidRPr="00DE6131">
        <w:rPr>
          <w:rFonts w:hint="cs"/>
          <w:rtl/>
        </w:rPr>
        <w:t>من خلال السرعة في إيجاد الحلول للمشاكل التي تعترض المستثمرين في المرافق العامة .</w:t>
      </w:r>
    </w:p>
    <w:p w14:paraId="3211B813" w14:textId="680989FD" w:rsidR="007444B8" w:rsidRPr="00DE6131" w:rsidRDefault="003208BC" w:rsidP="005B5743">
      <w:pPr>
        <w:rPr>
          <w:rtl/>
        </w:rPr>
      </w:pPr>
      <w:r w:rsidRPr="00DE6131">
        <w:rPr>
          <w:rFonts w:hint="cs"/>
          <w:rtl/>
        </w:rPr>
        <w:t>وتوكل مهمة التسوية الودية في الغالب الى خبراء</w:t>
      </w:r>
      <w:r w:rsidR="00870379" w:rsidRPr="00DE6131">
        <w:rPr>
          <w:rFonts w:hint="cs"/>
          <w:rtl/>
        </w:rPr>
        <w:t xml:space="preserve"> ومختصين باعتبار الطابع المركب ل</w:t>
      </w:r>
      <w:r w:rsidRPr="00DE6131">
        <w:rPr>
          <w:rFonts w:hint="cs"/>
          <w:rtl/>
        </w:rPr>
        <w:t>عقد التفويض</w:t>
      </w:r>
      <w:r w:rsidR="00870379" w:rsidRPr="00DE6131">
        <w:rPr>
          <w:rFonts w:hint="cs"/>
          <w:rtl/>
        </w:rPr>
        <w:t xml:space="preserve"> </w:t>
      </w:r>
      <w:r w:rsidR="00FE5324" w:rsidRPr="00DE6131">
        <w:rPr>
          <w:rFonts w:hint="cs"/>
          <w:rtl/>
        </w:rPr>
        <w:t>وهؤلاء</w:t>
      </w:r>
      <w:r w:rsidRPr="00DE6131">
        <w:rPr>
          <w:rFonts w:hint="cs"/>
          <w:rtl/>
        </w:rPr>
        <w:t xml:space="preserve"> الخبراء يكون لهم </w:t>
      </w:r>
      <w:r w:rsidR="00D62A92">
        <w:rPr>
          <w:rFonts w:hint="cs"/>
          <w:rtl/>
        </w:rPr>
        <w:t>إ</w:t>
      </w:r>
      <w:r w:rsidRPr="00DE6131">
        <w:rPr>
          <w:rFonts w:hint="cs"/>
          <w:rtl/>
        </w:rPr>
        <w:t>طلاع واسع بطبيعة المهام الموكلة للمرافق العامة الم</w:t>
      </w:r>
      <w:r w:rsidR="00D62A92">
        <w:rPr>
          <w:rFonts w:hint="cs"/>
          <w:rtl/>
        </w:rPr>
        <w:t>فوضة وطبيعة النزاعات التي يمكن أ</w:t>
      </w:r>
      <w:r w:rsidRPr="00DE6131">
        <w:rPr>
          <w:rFonts w:hint="cs"/>
          <w:rtl/>
        </w:rPr>
        <w:t>ن تثور بمناسبة ابرام وتنفيذ هذه العقود مما يسهل عليهم إيجاد الحلول الملائمة وبشكل سريع مما يساعد على تغلب المستثمرين في المرافق العامة عن العقبات والصعوبات التي تعترض القيام بالتزاماتهم الموكلة اليهم</w:t>
      </w:r>
      <w:r w:rsidR="00D62A92">
        <w:rPr>
          <w:rFonts w:hint="cs"/>
          <w:rtl/>
        </w:rPr>
        <w:t xml:space="preserve"> في أ</w:t>
      </w:r>
      <w:r w:rsidRPr="00DE6131">
        <w:rPr>
          <w:rFonts w:hint="cs"/>
          <w:rtl/>
        </w:rPr>
        <w:t>حسن الظروف</w:t>
      </w:r>
      <w:r w:rsidR="00D62A92">
        <w:rPr>
          <w:rFonts w:hint="cs"/>
          <w:rtl/>
        </w:rPr>
        <w:t>،</w:t>
      </w:r>
      <w:r w:rsidR="00A20EE1" w:rsidRPr="00DE6131">
        <w:rPr>
          <w:rFonts w:hint="cs"/>
          <w:rtl/>
        </w:rPr>
        <w:t xml:space="preserve"> </w:t>
      </w:r>
      <w:r w:rsidR="00870379" w:rsidRPr="00DE6131">
        <w:rPr>
          <w:rFonts w:hint="cs"/>
          <w:rtl/>
        </w:rPr>
        <w:t>مما يحقق</w:t>
      </w:r>
      <w:r w:rsidR="00A20EE1" w:rsidRPr="00DE6131">
        <w:rPr>
          <w:rFonts w:hint="cs"/>
          <w:rtl/>
        </w:rPr>
        <w:t xml:space="preserve"> </w:t>
      </w:r>
      <w:r w:rsidR="00870379" w:rsidRPr="00DE6131">
        <w:rPr>
          <w:rFonts w:hint="cs"/>
          <w:rtl/>
        </w:rPr>
        <w:t>اله</w:t>
      </w:r>
      <w:r w:rsidR="0013527B" w:rsidRPr="00DE6131">
        <w:rPr>
          <w:rFonts w:hint="cs"/>
          <w:rtl/>
        </w:rPr>
        <w:t>دف</w:t>
      </w:r>
      <w:r w:rsidR="00870379" w:rsidRPr="00DE6131">
        <w:rPr>
          <w:rFonts w:hint="cs"/>
          <w:rtl/>
        </w:rPr>
        <w:t xml:space="preserve"> المنشود </w:t>
      </w:r>
      <w:r w:rsidR="00D62A92">
        <w:rPr>
          <w:rFonts w:hint="cs"/>
          <w:rtl/>
        </w:rPr>
        <w:t>من اعتماد آ</w:t>
      </w:r>
      <w:r w:rsidR="0013527B" w:rsidRPr="00DE6131">
        <w:rPr>
          <w:rFonts w:hint="cs"/>
          <w:rtl/>
        </w:rPr>
        <w:t xml:space="preserve">لية التفويض كوسيلة فعالة </w:t>
      </w:r>
      <w:r w:rsidR="00FE5324" w:rsidRPr="00DE6131">
        <w:rPr>
          <w:rFonts w:hint="cs"/>
          <w:rtl/>
        </w:rPr>
        <w:t>لإدارة</w:t>
      </w:r>
      <w:r w:rsidR="00D62A92">
        <w:rPr>
          <w:rFonts w:hint="cs"/>
          <w:rtl/>
        </w:rPr>
        <w:t xml:space="preserve"> واستثمار المرافق العامة وإ</w:t>
      </w:r>
      <w:r w:rsidR="0013527B" w:rsidRPr="00DE6131">
        <w:rPr>
          <w:rFonts w:hint="cs"/>
          <w:rtl/>
        </w:rPr>
        <w:t>قحام هذه ال</w:t>
      </w:r>
      <w:r w:rsidR="00D62A92">
        <w:rPr>
          <w:rFonts w:hint="cs"/>
          <w:rtl/>
        </w:rPr>
        <w:t>مرافق العامة خاصة ذات الطابع الإ</w:t>
      </w:r>
      <w:r w:rsidR="0013527B" w:rsidRPr="00DE6131">
        <w:rPr>
          <w:rFonts w:hint="cs"/>
          <w:rtl/>
        </w:rPr>
        <w:t>قتصادي منها في المساه</w:t>
      </w:r>
      <w:r w:rsidR="00D62A92">
        <w:rPr>
          <w:rFonts w:hint="cs"/>
          <w:rtl/>
        </w:rPr>
        <w:t xml:space="preserve">مة في تجسيد المشاريع  التنموية </w:t>
      </w:r>
      <w:r w:rsidR="0013527B" w:rsidRPr="00DE6131">
        <w:rPr>
          <w:rFonts w:hint="cs"/>
          <w:rtl/>
        </w:rPr>
        <w:t>العامة.</w:t>
      </w:r>
      <w:r w:rsidR="007444B8" w:rsidRPr="00DE6131">
        <w:rPr>
          <w:rFonts w:hint="cs"/>
          <w:rtl/>
        </w:rPr>
        <w:t xml:space="preserve"> </w:t>
      </w:r>
    </w:p>
    <w:p w14:paraId="224A9C9A" w14:textId="0F6140D8" w:rsidR="007444B8" w:rsidRPr="00DE6131" w:rsidRDefault="007444B8" w:rsidP="007E175E">
      <w:pPr>
        <w:rPr>
          <w:color w:val="000000" w:themeColor="text1"/>
          <w:rtl/>
        </w:rPr>
      </w:pPr>
      <w:r w:rsidRPr="00DE6131">
        <w:rPr>
          <w:rFonts w:hint="cs"/>
          <w:color w:val="000000" w:themeColor="text1"/>
          <w:rtl/>
        </w:rPr>
        <w:t>وفي هذا السياق نص المرسوم التنفيذي 18/199 المتعلق بتفويضات المرفق العا</w:t>
      </w:r>
      <w:r w:rsidR="00D62A92">
        <w:rPr>
          <w:rFonts w:hint="cs"/>
          <w:color w:val="000000" w:themeColor="text1"/>
          <w:rtl/>
        </w:rPr>
        <w:t>م على أن السلطة المفوضة  تتولى إنشاء لجان في إ</w:t>
      </w:r>
      <w:r w:rsidRPr="00DE6131">
        <w:rPr>
          <w:rFonts w:hint="cs"/>
          <w:color w:val="000000" w:themeColor="text1"/>
          <w:rtl/>
        </w:rPr>
        <w:t xml:space="preserve">طار عملية التسوية الودية للنزاعات الناشئة عن عقود تفويض المرفق العام مثل لجنة تفويضات المرفق العام ولجنة التسوية الودية لنزاعات عقود التفويض بالإضافة الى سلطة ضبط الصفقات العمومية وتفويضات المرفق العام، فلجنة تفويضات المرفق العام  التي تم </w:t>
      </w:r>
      <w:r w:rsidR="007E175E">
        <w:rPr>
          <w:rFonts w:hint="cs"/>
          <w:color w:val="000000" w:themeColor="text1"/>
          <w:rtl/>
        </w:rPr>
        <w:t>إ</w:t>
      </w:r>
      <w:r w:rsidRPr="00DE6131">
        <w:rPr>
          <w:rFonts w:hint="cs"/>
          <w:color w:val="000000" w:themeColor="text1"/>
          <w:rtl/>
        </w:rPr>
        <w:t>حداثها بموجب  المرسوم 18/</w:t>
      </w:r>
      <w:r w:rsidR="007E175E">
        <w:rPr>
          <w:rFonts w:hint="cs"/>
          <w:color w:val="000000" w:themeColor="text1"/>
          <w:rtl/>
        </w:rPr>
        <w:t>199 هي لجنة توكل إ</w:t>
      </w:r>
      <w:r w:rsidR="00E6386F" w:rsidRPr="00DE6131">
        <w:rPr>
          <w:rFonts w:hint="cs"/>
          <w:color w:val="000000" w:themeColor="text1"/>
          <w:rtl/>
        </w:rPr>
        <w:t>ليها تسوية الن</w:t>
      </w:r>
      <w:r w:rsidR="007E175E">
        <w:rPr>
          <w:rFonts w:hint="cs"/>
          <w:color w:val="000000" w:themeColor="text1"/>
          <w:rtl/>
        </w:rPr>
        <w:t>زاعات الناشئة أ</w:t>
      </w:r>
      <w:r w:rsidRPr="00DE6131">
        <w:rPr>
          <w:rFonts w:hint="cs"/>
          <w:color w:val="000000" w:themeColor="text1"/>
          <w:rtl/>
        </w:rPr>
        <w:t xml:space="preserve">ثناء ابرام عقد </w:t>
      </w:r>
      <w:r w:rsidRPr="00DE6131">
        <w:rPr>
          <w:rFonts w:hint="cs"/>
          <w:color w:val="000000" w:themeColor="text1"/>
          <w:rtl/>
        </w:rPr>
        <w:lastRenderedPageBreak/>
        <w:t>التفويض و</w:t>
      </w:r>
      <w:r w:rsidR="007E175E">
        <w:rPr>
          <w:rFonts w:hint="cs"/>
          <w:color w:val="000000" w:themeColor="text1"/>
          <w:rtl/>
        </w:rPr>
        <w:t>أ</w:t>
      </w:r>
      <w:r w:rsidRPr="00DE6131">
        <w:rPr>
          <w:rFonts w:hint="cs"/>
          <w:color w:val="000000" w:themeColor="text1"/>
          <w:rtl/>
        </w:rPr>
        <w:t>طلق عليها لجنة تفويضات المرفق العام</w:t>
      </w:r>
      <w:r w:rsidR="007E175E">
        <w:rPr>
          <w:rFonts w:hint="cs"/>
          <w:color w:val="000000" w:themeColor="text1"/>
          <w:rtl/>
        </w:rPr>
        <w:t>،</w:t>
      </w:r>
      <w:r w:rsidRPr="00DE6131">
        <w:rPr>
          <w:rFonts w:hint="cs"/>
          <w:color w:val="000000" w:themeColor="text1"/>
          <w:rtl/>
        </w:rPr>
        <w:t xml:space="preserve"> وحدد تشكيلتها وصلاحيتها وقد حدد المرسوم أعضاء اللجنة الذين يتم اقتراحهم من السلطات التابعة لهم بموجب </w:t>
      </w:r>
      <w:r w:rsidR="00FE5324" w:rsidRPr="00DE6131">
        <w:rPr>
          <w:rFonts w:hint="cs"/>
          <w:color w:val="000000" w:themeColor="text1"/>
          <w:rtl/>
        </w:rPr>
        <w:t>مقرر</w:t>
      </w:r>
      <w:r w:rsidRPr="00DE6131">
        <w:rPr>
          <w:rFonts w:hint="cs"/>
          <w:color w:val="000000" w:themeColor="text1"/>
          <w:rtl/>
        </w:rPr>
        <w:t xml:space="preserve"> لمدة 03 سنوات قابلة للتجديد </w:t>
      </w:r>
      <w:r w:rsidR="00E6386F" w:rsidRPr="00DE6131">
        <w:rPr>
          <w:rFonts w:hint="cs"/>
          <w:color w:val="000000" w:themeColor="text1"/>
          <w:rtl/>
        </w:rPr>
        <w:t>.</w:t>
      </w:r>
    </w:p>
    <w:p w14:paraId="2FF2C311" w14:textId="0B27E63C" w:rsidR="007444B8" w:rsidRPr="00DE6131" w:rsidRDefault="00E6386F" w:rsidP="005B5743">
      <w:pPr>
        <w:rPr>
          <w:rtl/>
        </w:rPr>
      </w:pPr>
      <w:r w:rsidRPr="00DE6131">
        <w:rPr>
          <w:rFonts w:hint="cs"/>
          <w:rtl/>
        </w:rPr>
        <w:t xml:space="preserve">بالإضافة الى لجنة </w:t>
      </w:r>
      <w:r w:rsidR="007444B8" w:rsidRPr="00DE6131">
        <w:rPr>
          <w:rFonts w:hint="cs"/>
          <w:rtl/>
        </w:rPr>
        <w:t>التسوية الودية للنزاعات</w:t>
      </w:r>
      <w:r w:rsidRPr="00DE6131">
        <w:rPr>
          <w:rFonts w:hint="cs"/>
          <w:rtl/>
        </w:rPr>
        <w:t xml:space="preserve"> التي نص عليها المنظم الجزائري بموجب المرسوم نفسه و</w:t>
      </w:r>
      <w:r w:rsidR="007E175E">
        <w:rPr>
          <w:rFonts w:hint="cs"/>
          <w:rtl/>
        </w:rPr>
        <w:t xml:space="preserve"> أ</w:t>
      </w:r>
      <w:r w:rsidR="007444B8" w:rsidRPr="00DE6131">
        <w:rPr>
          <w:rFonts w:hint="cs"/>
          <w:rtl/>
        </w:rPr>
        <w:t>لزم كل من</w:t>
      </w:r>
      <w:r w:rsidRPr="00DE6131">
        <w:rPr>
          <w:rFonts w:hint="cs"/>
          <w:rtl/>
        </w:rPr>
        <w:t xml:space="preserve"> أطراف عقد التفويض سواء </w:t>
      </w:r>
      <w:r w:rsidR="007444B8" w:rsidRPr="00DE6131">
        <w:rPr>
          <w:rFonts w:hint="cs"/>
          <w:rtl/>
        </w:rPr>
        <w:t xml:space="preserve"> السلطة المفوضة والمفوض له</w:t>
      </w:r>
      <w:r w:rsidRPr="00DE6131">
        <w:rPr>
          <w:rFonts w:hint="cs"/>
          <w:rtl/>
        </w:rPr>
        <w:t xml:space="preserve"> بعرض </w:t>
      </w:r>
      <w:r w:rsidR="007444B8" w:rsidRPr="00DE6131">
        <w:rPr>
          <w:rFonts w:hint="cs"/>
          <w:rtl/>
        </w:rPr>
        <w:t xml:space="preserve"> </w:t>
      </w:r>
      <w:r w:rsidRPr="00DE6131">
        <w:rPr>
          <w:rFonts w:hint="cs"/>
          <w:rtl/>
        </w:rPr>
        <w:t xml:space="preserve">المنازعة عليها </w:t>
      </w:r>
      <w:r w:rsidR="007444B8" w:rsidRPr="00DE6131">
        <w:rPr>
          <w:rFonts w:hint="cs"/>
          <w:rtl/>
        </w:rPr>
        <w:t>قبل اللجوء الى القضاء</w:t>
      </w:r>
      <w:r w:rsidRPr="00DE6131">
        <w:rPr>
          <w:rFonts w:hint="cs"/>
          <w:rtl/>
        </w:rPr>
        <w:t xml:space="preserve"> والتي تختص بتسوية النزاعات التي تنشأ بصدد تنفيذ العقد موضوع المرفق العام المفوض </w:t>
      </w:r>
      <w:r w:rsidR="007444B8" w:rsidRPr="00DE6131">
        <w:rPr>
          <w:rFonts w:hint="cs"/>
          <w:rtl/>
        </w:rPr>
        <w:t>بطريق</w:t>
      </w:r>
      <w:r w:rsidRPr="00DE6131">
        <w:rPr>
          <w:rFonts w:hint="cs"/>
          <w:rtl/>
        </w:rPr>
        <w:t xml:space="preserve"> ودي </w:t>
      </w:r>
      <w:r w:rsidR="00680C88">
        <w:rPr>
          <w:rFonts w:hint="cs"/>
          <w:rtl/>
        </w:rPr>
        <w:t xml:space="preserve">، </w:t>
      </w:r>
      <w:r w:rsidRPr="00DE6131">
        <w:rPr>
          <w:rFonts w:hint="cs"/>
          <w:rtl/>
        </w:rPr>
        <w:t xml:space="preserve">ويتم ذلك </w:t>
      </w:r>
      <w:r w:rsidR="00680C88">
        <w:rPr>
          <w:rFonts w:hint="cs"/>
          <w:rtl/>
        </w:rPr>
        <w:t>أ</w:t>
      </w:r>
      <w:r w:rsidR="007444B8" w:rsidRPr="00DE6131">
        <w:rPr>
          <w:rFonts w:hint="cs"/>
          <w:rtl/>
        </w:rPr>
        <w:t>مام</w:t>
      </w:r>
      <w:r w:rsidR="00680C88">
        <w:rPr>
          <w:rFonts w:hint="cs"/>
          <w:rtl/>
        </w:rPr>
        <w:t xml:space="preserve"> لجنة التسوية الودية للنزاعات وفق المادة 70من المرسوم 18/199</w:t>
      </w:r>
      <w:r w:rsidRPr="00DE6131">
        <w:rPr>
          <w:rFonts w:hint="cs"/>
          <w:rtl/>
        </w:rPr>
        <w:t xml:space="preserve">، ويتم </w:t>
      </w:r>
      <w:r w:rsidR="007444B8" w:rsidRPr="00DE6131">
        <w:rPr>
          <w:rFonts w:hint="cs"/>
          <w:rtl/>
        </w:rPr>
        <w:t xml:space="preserve"> اختيار أعضاء لجنة التسوية الودية للنزاعات من بين الموظفين </w:t>
      </w:r>
      <w:r w:rsidR="000438EA" w:rsidRPr="00DE6131">
        <w:rPr>
          <w:rFonts w:hint="cs"/>
          <w:rtl/>
        </w:rPr>
        <w:t xml:space="preserve">غير المشاركين في اللجان المكلفة </w:t>
      </w:r>
      <w:r w:rsidR="00FE5324" w:rsidRPr="00DE6131">
        <w:rPr>
          <w:rFonts w:hint="cs"/>
          <w:rtl/>
        </w:rPr>
        <w:t>بإجراءات</w:t>
      </w:r>
      <w:r w:rsidR="007444B8" w:rsidRPr="00DE6131">
        <w:rPr>
          <w:rFonts w:hint="cs"/>
          <w:rtl/>
        </w:rPr>
        <w:t xml:space="preserve"> ابرام ومراقبة وتنفيذ </w:t>
      </w:r>
      <w:r w:rsidR="000438EA" w:rsidRPr="00DE6131">
        <w:rPr>
          <w:rFonts w:hint="cs"/>
          <w:rtl/>
        </w:rPr>
        <w:t>عقود التف</w:t>
      </w:r>
      <w:r w:rsidR="00680C88">
        <w:rPr>
          <w:rFonts w:hint="cs"/>
          <w:rtl/>
        </w:rPr>
        <w:t xml:space="preserve">ويض، </w:t>
      </w:r>
      <w:r w:rsidR="000438EA" w:rsidRPr="00DE6131">
        <w:rPr>
          <w:rFonts w:hint="cs"/>
          <w:rtl/>
        </w:rPr>
        <w:t xml:space="preserve">ويتم تعيينهم </w:t>
      </w:r>
      <w:r w:rsidR="007444B8" w:rsidRPr="00DE6131">
        <w:rPr>
          <w:rFonts w:hint="cs"/>
          <w:rtl/>
        </w:rPr>
        <w:t xml:space="preserve"> بموجب مقرر يصدر </w:t>
      </w:r>
      <w:r w:rsidR="000438EA" w:rsidRPr="00DE6131">
        <w:rPr>
          <w:rFonts w:hint="cs"/>
          <w:rtl/>
        </w:rPr>
        <w:t>عن</w:t>
      </w:r>
      <w:r w:rsidR="007444B8" w:rsidRPr="00DE6131">
        <w:rPr>
          <w:rFonts w:hint="cs"/>
          <w:rtl/>
        </w:rPr>
        <w:t xml:space="preserve"> مسؤول السلطة </w:t>
      </w:r>
      <w:r w:rsidR="00680C88">
        <w:rPr>
          <w:rFonts w:hint="cs"/>
          <w:rtl/>
        </w:rPr>
        <w:t>المانحة للتفويض</w:t>
      </w:r>
      <w:r w:rsidR="000438EA" w:rsidRPr="00DE6131">
        <w:rPr>
          <w:rFonts w:hint="cs"/>
          <w:rtl/>
        </w:rPr>
        <w:t>، وفي هذا ال</w:t>
      </w:r>
      <w:r w:rsidR="00680C88">
        <w:rPr>
          <w:rFonts w:hint="cs"/>
          <w:rtl/>
        </w:rPr>
        <w:t>إ</w:t>
      </w:r>
      <w:r w:rsidR="000438EA" w:rsidRPr="00DE6131">
        <w:rPr>
          <w:rFonts w:hint="cs"/>
          <w:rtl/>
        </w:rPr>
        <w:t>طار يمكن لهذه اللجنة من الاستعانة ب</w:t>
      </w:r>
      <w:r w:rsidR="00680C88">
        <w:rPr>
          <w:rFonts w:hint="cs"/>
          <w:rtl/>
        </w:rPr>
        <w:t>أي شخص ذو كفاءة أوأ</w:t>
      </w:r>
      <w:r w:rsidR="000438EA" w:rsidRPr="00DE6131">
        <w:rPr>
          <w:rFonts w:hint="cs"/>
          <w:rtl/>
        </w:rPr>
        <w:t>ي خبير في مجال المرفق الموضوع للتفويض</w:t>
      </w:r>
      <w:r w:rsidR="00E03BC1">
        <w:rPr>
          <w:rFonts w:hint="cs"/>
          <w:rtl/>
        </w:rPr>
        <w:t>،</w:t>
      </w:r>
      <w:r w:rsidR="000438EA" w:rsidRPr="00DE6131">
        <w:rPr>
          <w:rFonts w:hint="cs"/>
          <w:rtl/>
        </w:rPr>
        <w:t xml:space="preserve"> وتكون هذه ال</w:t>
      </w:r>
      <w:r w:rsidR="00E03BC1">
        <w:rPr>
          <w:rFonts w:hint="cs"/>
          <w:rtl/>
        </w:rPr>
        <w:t>إ</w:t>
      </w:r>
      <w:r w:rsidR="000438EA" w:rsidRPr="00DE6131">
        <w:rPr>
          <w:rFonts w:hint="cs"/>
          <w:rtl/>
        </w:rPr>
        <w:t xml:space="preserve">ستعانة على </w:t>
      </w:r>
      <w:r w:rsidR="00E03BC1">
        <w:rPr>
          <w:rFonts w:hint="cs"/>
          <w:rtl/>
        </w:rPr>
        <w:t>سبيل الإ</w:t>
      </w:r>
      <w:r w:rsidR="000438EA" w:rsidRPr="00DE6131">
        <w:rPr>
          <w:rFonts w:hint="cs"/>
          <w:rtl/>
        </w:rPr>
        <w:t>ستشارة حيث يمكن لهذا الخبير تنو</w:t>
      </w:r>
      <w:r w:rsidR="00E03BC1">
        <w:rPr>
          <w:rFonts w:hint="cs"/>
          <w:rtl/>
        </w:rPr>
        <w:t>ير</w:t>
      </w:r>
      <w:r w:rsidR="000438EA" w:rsidRPr="00DE6131">
        <w:rPr>
          <w:rFonts w:hint="cs"/>
          <w:rtl/>
        </w:rPr>
        <w:t>اللجنة بالمعلومات والمعطيات الفنية التي تساعد اللجن</w:t>
      </w:r>
      <w:r w:rsidR="00E03BC1">
        <w:rPr>
          <w:rFonts w:hint="cs"/>
          <w:rtl/>
        </w:rPr>
        <w:t>ة</w:t>
      </w:r>
      <w:r w:rsidR="000438EA" w:rsidRPr="00DE6131">
        <w:rPr>
          <w:rFonts w:hint="cs"/>
          <w:rtl/>
        </w:rPr>
        <w:t xml:space="preserve"> على اتخاذ القرار</w:t>
      </w:r>
      <w:r w:rsidR="00E03BC1">
        <w:rPr>
          <w:rFonts w:hint="cs"/>
          <w:rtl/>
        </w:rPr>
        <w:t xml:space="preserve"> المناسب لفض المنازعة المعروضة أ</w:t>
      </w:r>
      <w:r w:rsidR="000438EA" w:rsidRPr="00DE6131">
        <w:rPr>
          <w:rFonts w:hint="cs"/>
          <w:rtl/>
        </w:rPr>
        <w:t>مامها وإيجاد الحلول التي تمكن من التغلب على العقبات التي تحول دون تنفيذ المرفق العام للمهام الموكلة له.</w:t>
      </w:r>
      <w:r w:rsidR="007444B8" w:rsidRPr="00DE6131">
        <w:rPr>
          <w:rFonts w:hint="cs"/>
          <w:rtl/>
        </w:rPr>
        <w:t xml:space="preserve"> </w:t>
      </w:r>
    </w:p>
    <w:p w14:paraId="0F322CDF" w14:textId="2D8F4A78" w:rsidR="007444B8" w:rsidRPr="00DE6131" w:rsidRDefault="007444B8" w:rsidP="00DC6D1B">
      <w:pPr>
        <w:ind w:firstLine="0"/>
        <w:rPr>
          <w:color w:val="000000" w:themeColor="text1"/>
          <w:rtl/>
        </w:rPr>
      </w:pPr>
      <w:r w:rsidRPr="00DE6131">
        <w:rPr>
          <w:rFonts w:hint="cs"/>
          <w:color w:val="000000" w:themeColor="text1"/>
          <w:rtl/>
        </w:rPr>
        <w:t xml:space="preserve">تتشكل هذه </w:t>
      </w:r>
      <w:r w:rsidR="000F362D" w:rsidRPr="00DE6131">
        <w:rPr>
          <w:rFonts w:hint="cs"/>
          <w:color w:val="000000" w:themeColor="text1"/>
          <w:rtl/>
        </w:rPr>
        <w:t xml:space="preserve">اللجان </w:t>
      </w:r>
      <w:r w:rsidRPr="00DE6131">
        <w:rPr>
          <w:rFonts w:hint="cs"/>
          <w:color w:val="000000" w:themeColor="text1"/>
          <w:rtl/>
        </w:rPr>
        <w:t xml:space="preserve">بعنوان الولاية </w:t>
      </w:r>
      <w:r w:rsidR="00B3680C" w:rsidRPr="00DE6131">
        <w:rPr>
          <w:rFonts w:hint="cs"/>
          <w:color w:val="000000" w:themeColor="text1"/>
          <w:rtl/>
        </w:rPr>
        <w:t>من:</w:t>
      </w:r>
    </w:p>
    <w:p w14:paraId="12F01FFF" w14:textId="515DCD60" w:rsidR="007444B8" w:rsidRPr="00DE6131" w:rsidRDefault="007444B8" w:rsidP="00DC6D1B">
      <w:pPr>
        <w:pStyle w:val="Paragraphedeliste"/>
        <w:numPr>
          <w:ilvl w:val="0"/>
          <w:numId w:val="23"/>
        </w:numPr>
        <w:rPr>
          <w:color w:val="000000" w:themeColor="text1"/>
        </w:rPr>
      </w:pPr>
      <w:r w:rsidRPr="00DE6131">
        <w:rPr>
          <w:rFonts w:hint="cs"/>
          <w:color w:val="000000" w:themeColor="text1"/>
          <w:rtl/>
        </w:rPr>
        <w:t xml:space="preserve">ممثل عن الوالي المختص </w:t>
      </w:r>
      <w:r w:rsidR="00B3680C" w:rsidRPr="00DE6131">
        <w:rPr>
          <w:rFonts w:hint="cs"/>
          <w:color w:val="000000" w:themeColor="text1"/>
          <w:rtl/>
        </w:rPr>
        <w:t>إقليميا،</w:t>
      </w:r>
      <w:r w:rsidRPr="00DE6131">
        <w:rPr>
          <w:rFonts w:hint="cs"/>
          <w:color w:val="000000" w:themeColor="text1"/>
          <w:rtl/>
        </w:rPr>
        <w:t xml:space="preserve"> رئيسا</w:t>
      </w:r>
    </w:p>
    <w:p w14:paraId="21084594" w14:textId="77777777" w:rsidR="007444B8" w:rsidRPr="00DE6131" w:rsidRDefault="007444B8" w:rsidP="00DC6D1B">
      <w:pPr>
        <w:pStyle w:val="Paragraphedeliste"/>
        <w:numPr>
          <w:ilvl w:val="0"/>
          <w:numId w:val="23"/>
        </w:numPr>
        <w:rPr>
          <w:color w:val="000000" w:themeColor="text1"/>
        </w:rPr>
      </w:pPr>
      <w:r w:rsidRPr="00DE6131">
        <w:rPr>
          <w:rFonts w:hint="cs"/>
          <w:color w:val="000000" w:themeColor="text1"/>
          <w:rtl/>
        </w:rPr>
        <w:t xml:space="preserve">ممثل عن السلطة المفوضة </w:t>
      </w:r>
    </w:p>
    <w:p w14:paraId="556208FB" w14:textId="77777777" w:rsidR="007444B8" w:rsidRPr="00DE6131" w:rsidRDefault="007444B8" w:rsidP="00DC6D1B">
      <w:pPr>
        <w:pStyle w:val="Paragraphedeliste"/>
        <w:numPr>
          <w:ilvl w:val="0"/>
          <w:numId w:val="23"/>
        </w:numPr>
        <w:rPr>
          <w:color w:val="000000" w:themeColor="text1"/>
        </w:rPr>
      </w:pPr>
      <w:r w:rsidRPr="00DE6131">
        <w:rPr>
          <w:rFonts w:hint="cs"/>
          <w:color w:val="000000" w:themeColor="text1"/>
          <w:rtl/>
        </w:rPr>
        <w:t xml:space="preserve">ممثل عن المديرية الولائية للبرمجة ومتابعة الميزانية </w:t>
      </w:r>
    </w:p>
    <w:p w14:paraId="2CFF6EF2" w14:textId="0AD24757" w:rsidR="007444B8" w:rsidRPr="00DE6131" w:rsidRDefault="007444B8" w:rsidP="00DC6D1B">
      <w:pPr>
        <w:pStyle w:val="Paragraphedeliste"/>
        <w:numPr>
          <w:ilvl w:val="0"/>
          <w:numId w:val="23"/>
        </w:numPr>
        <w:rPr>
          <w:color w:val="000000" w:themeColor="text1"/>
        </w:rPr>
      </w:pPr>
      <w:r w:rsidRPr="00DE6131">
        <w:rPr>
          <w:rFonts w:hint="cs"/>
          <w:color w:val="000000" w:themeColor="text1"/>
          <w:rtl/>
        </w:rPr>
        <w:t xml:space="preserve">ممثل عن المديرية الولائية </w:t>
      </w:r>
      <w:r w:rsidR="00FE5324" w:rsidRPr="00DE6131">
        <w:rPr>
          <w:rFonts w:hint="cs"/>
          <w:color w:val="000000" w:themeColor="text1"/>
          <w:rtl/>
        </w:rPr>
        <w:t>للأملاك</w:t>
      </w:r>
      <w:r w:rsidRPr="00DE6131">
        <w:rPr>
          <w:rFonts w:hint="cs"/>
          <w:color w:val="000000" w:themeColor="text1"/>
          <w:rtl/>
        </w:rPr>
        <w:t xml:space="preserve"> الوطنية </w:t>
      </w:r>
    </w:p>
    <w:p w14:paraId="5E500F55" w14:textId="7046D4B5" w:rsidR="007444B8" w:rsidRPr="00DE6131" w:rsidRDefault="007444B8" w:rsidP="00DC6D1B">
      <w:pPr>
        <w:ind w:firstLine="0"/>
        <w:rPr>
          <w:color w:val="000000" w:themeColor="text1"/>
          <w:rtl/>
        </w:rPr>
      </w:pPr>
      <w:r w:rsidRPr="00DE6131">
        <w:rPr>
          <w:rFonts w:hint="cs"/>
          <w:color w:val="000000" w:themeColor="text1"/>
          <w:rtl/>
        </w:rPr>
        <w:t xml:space="preserve">وبعنوان البلدية </w:t>
      </w:r>
      <w:r w:rsidR="00344EB4" w:rsidRPr="00DE6131">
        <w:rPr>
          <w:rFonts w:hint="cs"/>
          <w:color w:val="000000" w:themeColor="text1"/>
          <w:rtl/>
        </w:rPr>
        <w:t>من:</w:t>
      </w:r>
    </w:p>
    <w:p w14:paraId="40690C6A" w14:textId="77777777" w:rsidR="007444B8" w:rsidRPr="00DE6131" w:rsidRDefault="007444B8" w:rsidP="00DC6D1B">
      <w:pPr>
        <w:pStyle w:val="Paragraphedeliste"/>
        <w:numPr>
          <w:ilvl w:val="0"/>
          <w:numId w:val="23"/>
        </w:numPr>
        <w:rPr>
          <w:color w:val="000000" w:themeColor="text1"/>
        </w:rPr>
      </w:pPr>
      <w:r w:rsidRPr="00DE6131">
        <w:rPr>
          <w:rFonts w:hint="cs"/>
          <w:color w:val="000000" w:themeColor="text1"/>
          <w:rtl/>
        </w:rPr>
        <w:t xml:space="preserve">ممثل عن رئيس المجلس الشعبي البلدي رئيسا </w:t>
      </w:r>
    </w:p>
    <w:p w14:paraId="190E24DD" w14:textId="77777777" w:rsidR="007444B8" w:rsidRPr="00DE6131" w:rsidRDefault="007444B8" w:rsidP="00DC6D1B">
      <w:pPr>
        <w:pStyle w:val="Paragraphedeliste"/>
        <w:numPr>
          <w:ilvl w:val="0"/>
          <w:numId w:val="23"/>
        </w:numPr>
        <w:rPr>
          <w:color w:val="000000" w:themeColor="text1"/>
        </w:rPr>
      </w:pPr>
      <w:r w:rsidRPr="00DE6131">
        <w:rPr>
          <w:rFonts w:hint="cs"/>
          <w:color w:val="000000" w:themeColor="text1"/>
          <w:rtl/>
        </w:rPr>
        <w:t xml:space="preserve">ممثل عن السلطة المفوضة </w:t>
      </w:r>
    </w:p>
    <w:p w14:paraId="4EA8EA68" w14:textId="7E580424" w:rsidR="007444B8" w:rsidRPr="00DE6131" w:rsidRDefault="007444B8" w:rsidP="00DC6D1B">
      <w:pPr>
        <w:pStyle w:val="Paragraphedeliste"/>
        <w:numPr>
          <w:ilvl w:val="0"/>
          <w:numId w:val="23"/>
        </w:numPr>
        <w:rPr>
          <w:color w:val="000000" w:themeColor="text1"/>
        </w:rPr>
      </w:pPr>
      <w:r w:rsidRPr="00DE6131">
        <w:rPr>
          <w:rFonts w:hint="cs"/>
          <w:color w:val="000000" w:themeColor="text1"/>
          <w:rtl/>
        </w:rPr>
        <w:t xml:space="preserve">ممثل عن المصالح غير الممركزة </w:t>
      </w:r>
      <w:r w:rsidR="00FE5324" w:rsidRPr="00DE6131">
        <w:rPr>
          <w:rFonts w:hint="cs"/>
          <w:color w:val="000000" w:themeColor="text1"/>
          <w:rtl/>
        </w:rPr>
        <w:t>للأملاك</w:t>
      </w:r>
      <w:r w:rsidRPr="00DE6131">
        <w:rPr>
          <w:rFonts w:hint="cs"/>
          <w:color w:val="000000" w:themeColor="text1"/>
          <w:rtl/>
        </w:rPr>
        <w:t xml:space="preserve"> الوطنية </w:t>
      </w:r>
    </w:p>
    <w:p w14:paraId="3AC170E8" w14:textId="77777777" w:rsidR="00344EB4" w:rsidRPr="00DE6131" w:rsidRDefault="007444B8" w:rsidP="00DC6D1B">
      <w:pPr>
        <w:pStyle w:val="Paragraphedeliste"/>
        <w:numPr>
          <w:ilvl w:val="0"/>
          <w:numId w:val="23"/>
        </w:numPr>
        <w:rPr>
          <w:color w:val="000000" w:themeColor="text1"/>
        </w:rPr>
      </w:pPr>
      <w:r w:rsidRPr="00DE6131">
        <w:rPr>
          <w:rFonts w:hint="cs"/>
          <w:color w:val="000000" w:themeColor="text1"/>
          <w:rtl/>
        </w:rPr>
        <w:t xml:space="preserve">ممثل عن المصالح غير الممركزة للميزانية </w:t>
      </w:r>
    </w:p>
    <w:p w14:paraId="3A9C8F33" w14:textId="2A153698" w:rsidR="007444B8" w:rsidRPr="00DE6131" w:rsidRDefault="007444B8" w:rsidP="00DC6D1B">
      <w:pPr>
        <w:pStyle w:val="Paragraphedeliste"/>
        <w:numPr>
          <w:ilvl w:val="0"/>
          <w:numId w:val="23"/>
        </w:numPr>
        <w:rPr>
          <w:color w:val="000000" w:themeColor="text1"/>
          <w:rtl/>
        </w:rPr>
      </w:pPr>
      <w:r w:rsidRPr="00DE6131">
        <w:rPr>
          <w:rFonts w:hint="cs"/>
          <w:color w:val="000000" w:themeColor="text1"/>
          <w:rtl/>
        </w:rPr>
        <w:t xml:space="preserve">اختصاصات لجنة التسوية الودية للنزاعات </w:t>
      </w:r>
    </w:p>
    <w:p w14:paraId="67303166" w14:textId="1DE151BD" w:rsidR="00344EB4" w:rsidRPr="00DE6131" w:rsidRDefault="007444B8" w:rsidP="005B5743">
      <w:pPr>
        <w:rPr>
          <w:rtl/>
        </w:rPr>
      </w:pPr>
      <w:r w:rsidRPr="00DE6131">
        <w:rPr>
          <w:rFonts w:hint="cs"/>
          <w:rtl/>
        </w:rPr>
        <w:t xml:space="preserve">تختص </w:t>
      </w:r>
      <w:r w:rsidR="00344EB4" w:rsidRPr="00DE6131">
        <w:rPr>
          <w:rFonts w:hint="cs"/>
          <w:rtl/>
        </w:rPr>
        <w:t>لجان التسوية الودية بالمنشأة لدى المصالح المتعاقدة للسلطة المانحة بدراسة</w:t>
      </w:r>
      <w:r w:rsidRPr="00DE6131">
        <w:rPr>
          <w:rFonts w:hint="cs"/>
          <w:rtl/>
        </w:rPr>
        <w:t xml:space="preserve"> </w:t>
      </w:r>
      <w:r w:rsidR="00344EB4" w:rsidRPr="00DE6131">
        <w:rPr>
          <w:rFonts w:hint="cs"/>
          <w:rtl/>
        </w:rPr>
        <w:t xml:space="preserve">المنازعات الناشئة </w:t>
      </w:r>
      <w:r w:rsidRPr="00DE6131">
        <w:rPr>
          <w:rFonts w:hint="cs"/>
          <w:rtl/>
        </w:rPr>
        <w:t>عن تنفيذ اتفاقيات تفويض المرفق العام</w:t>
      </w:r>
      <w:r w:rsidR="00E03BC1">
        <w:rPr>
          <w:rFonts w:hint="cs"/>
          <w:rtl/>
        </w:rPr>
        <w:t>،</w:t>
      </w:r>
      <w:r w:rsidRPr="00DE6131">
        <w:rPr>
          <w:rFonts w:hint="cs"/>
          <w:rtl/>
        </w:rPr>
        <w:t xml:space="preserve"> </w:t>
      </w:r>
      <w:r w:rsidR="00344EB4" w:rsidRPr="00DE6131">
        <w:rPr>
          <w:rFonts w:hint="cs"/>
          <w:rtl/>
        </w:rPr>
        <w:t xml:space="preserve">وتعمل على إيجاد الحلول </w:t>
      </w:r>
      <w:r w:rsidR="00FB4A6C" w:rsidRPr="00DE6131">
        <w:rPr>
          <w:rFonts w:hint="cs"/>
          <w:rtl/>
        </w:rPr>
        <w:t>الملائمة لتسويتها</w:t>
      </w:r>
      <w:r w:rsidR="00344EB4" w:rsidRPr="00DE6131">
        <w:rPr>
          <w:rFonts w:hint="cs"/>
          <w:rtl/>
        </w:rPr>
        <w:t xml:space="preserve"> ويتم </w:t>
      </w:r>
      <w:r w:rsidR="008B4EC4" w:rsidRPr="00DE6131">
        <w:rPr>
          <w:rFonts w:hint="cs"/>
          <w:rtl/>
        </w:rPr>
        <w:t>ذلك عن</w:t>
      </w:r>
      <w:r w:rsidRPr="00DE6131">
        <w:rPr>
          <w:rFonts w:hint="cs"/>
          <w:rtl/>
        </w:rPr>
        <w:t xml:space="preserve"> طريق اخطارها بموجب تقرير مفصل عن الشكوى ويرفق بكل وثيقة ثبوتية عن طريق رسالة موصى عليها مع وصل </w:t>
      </w:r>
      <w:r w:rsidR="00E03BC1">
        <w:rPr>
          <w:rFonts w:hint="cs"/>
          <w:rtl/>
        </w:rPr>
        <w:t>استلام وسواء من السلطة المفوضة أ</w:t>
      </w:r>
      <w:r w:rsidRPr="00DE6131">
        <w:rPr>
          <w:rFonts w:hint="cs"/>
          <w:rtl/>
        </w:rPr>
        <w:t xml:space="preserve">و المفوض له ويحدد </w:t>
      </w:r>
      <w:r w:rsidR="00344EB4" w:rsidRPr="00DE6131">
        <w:rPr>
          <w:rFonts w:hint="cs"/>
          <w:rtl/>
        </w:rPr>
        <w:t xml:space="preserve">تنظيم عمل اللجنة عن طريق </w:t>
      </w:r>
      <w:r w:rsidRPr="00DE6131">
        <w:rPr>
          <w:rFonts w:hint="cs"/>
          <w:rtl/>
        </w:rPr>
        <w:t xml:space="preserve">نظامها الداخلي الذي </w:t>
      </w:r>
      <w:r w:rsidR="00344EB4" w:rsidRPr="00DE6131">
        <w:rPr>
          <w:rFonts w:hint="cs"/>
          <w:rtl/>
        </w:rPr>
        <w:t>يعده مسؤول السلطة المانحة للتفويض.</w:t>
      </w:r>
    </w:p>
    <w:p w14:paraId="265571DE" w14:textId="6FE9C66E" w:rsidR="007444B8" w:rsidRPr="00DE6131" w:rsidRDefault="00FB4A6C" w:rsidP="005B5743">
      <w:pPr>
        <w:rPr>
          <w:rtl/>
        </w:rPr>
      </w:pPr>
      <w:r w:rsidRPr="00DE6131">
        <w:rPr>
          <w:rFonts w:hint="cs"/>
          <w:rtl/>
        </w:rPr>
        <w:t xml:space="preserve">بالإضافة الى هذه اللجان </w:t>
      </w:r>
      <w:r w:rsidR="00A94B3F" w:rsidRPr="00DE6131">
        <w:rPr>
          <w:rFonts w:hint="cs"/>
          <w:rtl/>
        </w:rPr>
        <w:t xml:space="preserve">أنشأ المشرع الجزائري </w:t>
      </w:r>
      <w:r w:rsidR="007444B8" w:rsidRPr="00DE6131">
        <w:rPr>
          <w:rFonts w:hint="cs"/>
          <w:rtl/>
        </w:rPr>
        <w:t xml:space="preserve">سلطة ضبط الصفقات العمومية وتفويضات المرفق العام </w:t>
      </w:r>
      <w:r w:rsidR="00A94B3F" w:rsidRPr="00DE6131">
        <w:rPr>
          <w:rFonts w:hint="cs"/>
          <w:rtl/>
        </w:rPr>
        <w:t xml:space="preserve">بناءا </w:t>
      </w:r>
      <w:r w:rsidR="00E03BC1">
        <w:rPr>
          <w:rFonts w:hint="cs"/>
          <w:rtl/>
        </w:rPr>
        <w:t>على أ</w:t>
      </w:r>
      <w:r w:rsidR="00CE1F21" w:rsidRPr="00DE6131">
        <w:rPr>
          <w:rFonts w:hint="cs"/>
          <w:rtl/>
        </w:rPr>
        <w:t>حكام</w:t>
      </w:r>
      <w:r w:rsidR="007444B8" w:rsidRPr="00DE6131">
        <w:rPr>
          <w:rFonts w:hint="cs"/>
          <w:rtl/>
        </w:rPr>
        <w:t xml:space="preserve"> المادة </w:t>
      </w:r>
      <w:r w:rsidR="007444B8" w:rsidRPr="00C50EA4">
        <w:rPr>
          <w:rFonts w:hint="cs"/>
          <w:sz w:val="26"/>
          <w:szCs w:val="26"/>
          <w:rtl/>
        </w:rPr>
        <w:t xml:space="preserve">213 </w:t>
      </w:r>
      <w:r w:rsidR="007444B8" w:rsidRPr="00DE6131">
        <w:rPr>
          <w:rFonts w:hint="cs"/>
          <w:rtl/>
        </w:rPr>
        <w:t xml:space="preserve">من المرسوم الرئاسي </w:t>
      </w:r>
      <w:r w:rsidR="007444B8" w:rsidRPr="00C50EA4">
        <w:rPr>
          <w:rFonts w:hint="cs"/>
          <w:sz w:val="26"/>
          <w:szCs w:val="26"/>
          <w:rtl/>
        </w:rPr>
        <w:t>15/247</w:t>
      </w:r>
      <w:r w:rsidR="007444B8" w:rsidRPr="00DE6131">
        <w:rPr>
          <w:rFonts w:hint="cs"/>
          <w:rtl/>
        </w:rPr>
        <w:t xml:space="preserve"> </w:t>
      </w:r>
      <w:r w:rsidR="00A94B3F" w:rsidRPr="00DE6131">
        <w:rPr>
          <w:rFonts w:hint="cs"/>
          <w:rtl/>
        </w:rPr>
        <w:t xml:space="preserve">المتضمن قانون الصفقات العمومية وتفويضات المرفق العام </w:t>
      </w:r>
      <w:r w:rsidR="00C50EA4">
        <w:rPr>
          <w:rFonts w:hint="cs"/>
          <w:rtl/>
        </w:rPr>
        <w:t>التي نصت على أنه " تنشأ</w:t>
      </w:r>
      <w:r w:rsidR="007444B8" w:rsidRPr="00DE6131">
        <w:rPr>
          <w:rFonts w:hint="cs"/>
          <w:rtl/>
        </w:rPr>
        <w:t xml:space="preserve"> لدى الوزير المكلف بالمالية سلطة ضبط الصفقات العمومية وتفويضات المرفق </w:t>
      </w:r>
      <w:r w:rsidR="00CE1F21" w:rsidRPr="00DE6131">
        <w:rPr>
          <w:rFonts w:hint="cs"/>
          <w:rtl/>
        </w:rPr>
        <w:t>العام،</w:t>
      </w:r>
      <w:r w:rsidR="007444B8" w:rsidRPr="00DE6131">
        <w:rPr>
          <w:rFonts w:hint="cs"/>
          <w:rtl/>
        </w:rPr>
        <w:t xml:space="preserve"> تتمتع باستقلالية التسيير وتشمل مرصدا للطلب العمومي وهيئة وطنية لتسوية النزاعات ..." </w:t>
      </w:r>
      <w:r w:rsidR="00A94B3F" w:rsidRPr="00DE6131">
        <w:rPr>
          <w:rFonts w:hint="cs"/>
          <w:rtl/>
        </w:rPr>
        <w:t xml:space="preserve"> وتجدر الإشارة </w:t>
      </w:r>
      <w:r w:rsidR="00C50EA4">
        <w:rPr>
          <w:rFonts w:hint="cs"/>
          <w:rtl/>
        </w:rPr>
        <w:t>من خلال هذه المادة أ</w:t>
      </w:r>
      <w:r w:rsidR="007444B8" w:rsidRPr="00DE6131">
        <w:rPr>
          <w:rFonts w:hint="cs"/>
          <w:rtl/>
        </w:rPr>
        <w:t>ن</w:t>
      </w:r>
      <w:r w:rsidR="00C50EA4">
        <w:rPr>
          <w:rFonts w:hint="cs"/>
          <w:rtl/>
        </w:rPr>
        <w:t>ها</w:t>
      </w:r>
      <w:r w:rsidR="007444B8" w:rsidRPr="00DE6131">
        <w:rPr>
          <w:rFonts w:hint="cs"/>
          <w:rtl/>
        </w:rPr>
        <w:t xml:space="preserve"> </w:t>
      </w:r>
      <w:r w:rsidR="00A94B3F" w:rsidRPr="00DE6131">
        <w:rPr>
          <w:rFonts w:hint="cs"/>
          <w:rtl/>
        </w:rPr>
        <w:t xml:space="preserve">نصت على </w:t>
      </w:r>
      <w:r w:rsidR="00C50EA4">
        <w:rPr>
          <w:rFonts w:hint="cs"/>
          <w:rtl/>
        </w:rPr>
        <w:t>إ</w:t>
      </w:r>
      <w:r w:rsidR="00A94B3F" w:rsidRPr="00DE6131">
        <w:rPr>
          <w:rFonts w:hint="cs"/>
          <w:rtl/>
        </w:rPr>
        <w:t>حداث هيئة</w:t>
      </w:r>
      <w:r w:rsidR="007444B8" w:rsidRPr="00DE6131">
        <w:rPr>
          <w:rFonts w:hint="cs"/>
          <w:rtl/>
        </w:rPr>
        <w:t xml:space="preserve"> تابعا لسلطة ضبط الصفقات العمومية وتفويضات المرفق العام </w:t>
      </w:r>
      <w:r w:rsidR="00A94B3F" w:rsidRPr="00DE6131">
        <w:rPr>
          <w:rFonts w:hint="cs"/>
          <w:rtl/>
        </w:rPr>
        <w:t>مهمتها تسوية</w:t>
      </w:r>
      <w:r w:rsidR="007444B8" w:rsidRPr="00DE6131">
        <w:rPr>
          <w:rFonts w:hint="cs"/>
          <w:rtl/>
        </w:rPr>
        <w:t xml:space="preserve"> النزاعات</w:t>
      </w:r>
      <w:r w:rsidR="00A94B3F" w:rsidRPr="00DE6131">
        <w:rPr>
          <w:rFonts w:hint="cs"/>
          <w:rtl/>
        </w:rPr>
        <w:t xml:space="preserve"> الناشئة عن عقود الصفقات والعمومية وتفويضات المرفق العام وأطلق</w:t>
      </w:r>
      <w:r w:rsidR="007444B8" w:rsidRPr="00DE6131">
        <w:rPr>
          <w:rFonts w:hint="cs"/>
          <w:rtl/>
        </w:rPr>
        <w:t xml:space="preserve"> عليه</w:t>
      </w:r>
      <w:r w:rsidR="00A94B3F" w:rsidRPr="00DE6131">
        <w:rPr>
          <w:rFonts w:hint="cs"/>
          <w:rtl/>
        </w:rPr>
        <w:t>ا</w:t>
      </w:r>
      <w:r w:rsidR="007444B8" w:rsidRPr="00DE6131">
        <w:rPr>
          <w:rFonts w:hint="cs"/>
          <w:rtl/>
        </w:rPr>
        <w:t xml:space="preserve"> </w:t>
      </w:r>
      <w:r w:rsidR="00C50EA4">
        <w:rPr>
          <w:rFonts w:hint="cs"/>
          <w:rtl/>
        </w:rPr>
        <w:t>إ</w:t>
      </w:r>
      <w:r w:rsidR="007444B8" w:rsidRPr="00DE6131">
        <w:rPr>
          <w:rFonts w:hint="cs"/>
          <w:rtl/>
        </w:rPr>
        <w:t>سم هيئة وطنية لتسوية النزاعات و</w:t>
      </w:r>
      <w:r w:rsidR="00A94B3F" w:rsidRPr="00DE6131">
        <w:rPr>
          <w:rFonts w:hint="cs"/>
          <w:rtl/>
        </w:rPr>
        <w:t>أ</w:t>
      </w:r>
      <w:r w:rsidR="007444B8" w:rsidRPr="00DE6131">
        <w:rPr>
          <w:rFonts w:hint="cs"/>
          <w:rtl/>
        </w:rPr>
        <w:t>ن التنظيم لم يحدد اختصاصات هذه اللجنة وتشكيلتها</w:t>
      </w:r>
      <w:r w:rsidR="000165BE">
        <w:rPr>
          <w:rFonts w:hint="cs"/>
          <w:rtl/>
        </w:rPr>
        <w:t>.</w:t>
      </w:r>
      <w:r w:rsidR="007444B8" w:rsidRPr="00DE6131">
        <w:rPr>
          <w:rFonts w:hint="cs"/>
          <w:rtl/>
        </w:rPr>
        <w:t xml:space="preserve"> </w:t>
      </w:r>
    </w:p>
    <w:p w14:paraId="4C6D5366" w14:textId="289EFEC4" w:rsidR="007444B8" w:rsidRPr="00DE6131" w:rsidRDefault="007444B8" w:rsidP="005B5743">
      <w:pPr>
        <w:rPr>
          <w:rtl/>
        </w:rPr>
      </w:pPr>
      <w:r w:rsidRPr="00DE6131">
        <w:rPr>
          <w:rFonts w:hint="cs"/>
          <w:rtl/>
        </w:rPr>
        <w:t xml:space="preserve">لكن الملاحظ </w:t>
      </w:r>
      <w:r w:rsidR="00A94B3F" w:rsidRPr="00DE6131">
        <w:rPr>
          <w:rFonts w:hint="cs"/>
          <w:rtl/>
        </w:rPr>
        <w:t xml:space="preserve">من </w:t>
      </w:r>
      <w:r w:rsidRPr="00DE6131">
        <w:rPr>
          <w:rFonts w:hint="cs"/>
          <w:rtl/>
        </w:rPr>
        <w:t>خلال</w:t>
      </w:r>
      <w:r w:rsidR="00A94B3F" w:rsidRPr="00DE6131">
        <w:rPr>
          <w:rFonts w:hint="cs"/>
          <w:rtl/>
        </w:rPr>
        <w:t xml:space="preserve"> </w:t>
      </w:r>
      <w:r w:rsidR="00D514F3" w:rsidRPr="00DE6131">
        <w:rPr>
          <w:rFonts w:hint="cs"/>
          <w:rtl/>
        </w:rPr>
        <w:t>هذه الصلاحيات</w:t>
      </w:r>
      <w:r w:rsidRPr="00DE6131">
        <w:rPr>
          <w:rFonts w:hint="cs"/>
          <w:rtl/>
        </w:rPr>
        <w:t xml:space="preserve"> العامة </w:t>
      </w:r>
      <w:r w:rsidR="00A94B3F" w:rsidRPr="00DE6131">
        <w:rPr>
          <w:rFonts w:hint="cs"/>
          <w:rtl/>
        </w:rPr>
        <w:t xml:space="preserve">التي أسندت </w:t>
      </w:r>
      <w:r w:rsidRPr="00DE6131">
        <w:rPr>
          <w:rFonts w:hint="cs"/>
          <w:rtl/>
        </w:rPr>
        <w:t xml:space="preserve">لسلطة </w:t>
      </w:r>
      <w:r w:rsidR="00544E79" w:rsidRPr="00DE6131">
        <w:rPr>
          <w:rFonts w:hint="cs"/>
          <w:rtl/>
        </w:rPr>
        <w:t>ضبط</w:t>
      </w:r>
      <w:r w:rsidRPr="00DE6131">
        <w:rPr>
          <w:rFonts w:hint="cs"/>
          <w:rtl/>
        </w:rPr>
        <w:t xml:space="preserve"> الصفقات </w:t>
      </w:r>
      <w:r w:rsidR="00830905" w:rsidRPr="00DE6131">
        <w:rPr>
          <w:rFonts w:hint="cs"/>
          <w:rtl/>
        </w:rPr>
        <w:t>العمومية وتفويضات المرفق العام أ</w:t>
      </w:r>
      <w:r w:rsidRPr="00DE6131">
        <w:rPr>
          <w:rFonts w:hint="cs"/>
          <w:rtl/>
        </w:rPr>
        <w:t xml:space="preserve">ن </w:t>
      </w:r>
      <w:r w:rsidR="00A94B3F" w:rsidRPr="00DE6131">
        <w:rPr>
          <w:rFonts w:hint="cs"/>
          <w:rtl/>
        </w:rPr>
        <w:t xml:space="preserve">مهمة </w:t>
      </w:r>
      <w:r w:rsidR="00D514F3" w:rsidRPr="00DE6131">
        <w:rPr>
          <w:rFonts w:hint="cs"/>
          <w:rtl/>
        </w:rPr>
        <w:t>هذه الهيئة</w:t>
      </w:r>
      <w:r w:rsidRPr="00DE6131">
        <w:rPr>
          <w:rFonts w:hint="cs"/>
          <w:rtl/>
        </w:rPr>
        <w:t xml:space="preserve"> تقوم </w:t>
      </w:r>
      <w:r w:rsidR="00A94B3F" w:rsidRPr="00DE6131">
        <w:rPr>
          <w:rFonts w:hint="cs"/>
          <w:rtl/>
        </w:rPr>
        <w:t>على تقديم</w:t>
      </w:r>
      <w:r w:rsidR="000165BE">
        <w:rPr>
          <w:rFonts w:hint="cs"/>
          <w:rtl/>
        </w:rPr>
        <w:t xml:space="preserve"> رأ</w:t>
      </w:r>
      <w:r w:rsidRPr="00DE6131">
        <w:rPr>
          <w:rFonts w:hint="cs"/>
          <w:rtl/>
        </w:rPr>
        <w:t>ي</w:t>
      </w:r>
      <w:r w:rsidR="00830905" w:rsidRPr="00DE6131">
        <w:rPr>
          <w:rFonts w:hint="cs"/>
          <w:rtl/>
        </w:rPr>
        <w:t>ا موجها للمصالح المتعاقدة وهيئة</w:t>
      </w:r>
      <w:r w:rsidRPr="00DE6131">
        <w:rPr>
          <w:rFonts w:hint="cs"/>
          <w:rtl/>
        </w:rPr>
        <w:t xml:space="preserve"> الرقابة ولجان الصفقات العمومية ولجان التسوية الودية للنزاعات والمتعاملين ال</w:t>
      </w:r>
      <w:r w:rsidR="000165BE">
        <w:rPr>
          <w:rFonts w:hint="cs"/>
          <w:rtl/>
        </w:rPr>
        <w:t>إ</w:t>
      </w:r>
      <w:r w:rsidRPr="00DE6131">
        <w:rPr>
          <w:rFonts w:hint="cs"/>
          <w:rtl/>
        </w:rPr>
        <w:t xml:space="preserve">قتصاديين لكن </w:t>
      </w:r>
      <w:r w:rsidR="00D514F3" w:rsidRPr="00DE6131">
        <w:rPr>
          <w:rFonts w:hint="cs"/>
          <w:rtl/>
        </w:rPr>
        <w:t>رأيها</w:t>
      </w:r>
      <w:r w:rsidR="000165BE">
        <w:rPr>
          <w:rFonts w:hint="cs"/>
          <w:rtl/>
        </w:rPr>
        <w:t xml:space="preserve"> غير إ</w:t>
      </w:r>
      <w:r w:rsidRPr="00DE6131">
        <w:rPr>
          <w:rFonts w:hint="cs"/>
          <w:rtl/>
        </w:rPr>
        <w:t xml:space="preserve">لزامي فهي هيئة استشارية فقط </w:t>
      </w:r>
      <w:r w:rsidR="005862E4" w:rsidRPr="00DE6131">
        <w:rPr>
          <w:rFonts w:hint="cs"/>
          <w:rtl/>
        </w:rPr>
        <w:t>،</w:t>
      </w:r>
      <w:r w:rsidR="000165BE">
        <w:rPr>
          <w:rFonts w:hint="cs"/>
          <w:rtl/>
        </w:rPr>
        <w:t xml:space="preserve"> أ</w:t>
      </w:r>
      <w:r w:rsidRPr="00DE6131">
        <w:rPr>
          <w:rFonts w:hint="cs"/>
          <w:rtl/>
        </w:rPr>
        <w:t xml:space="preserve">ما </w:t>
      </w:r>
      <w:r w:rsidR="005862E4" w:rsidRPr="00DE6131">
        <w:rPr>
          <w:rFonts w:hint="cs"/>
          <w:rtl/>
        </w:rPr>
        <w:t>في حال</w:t>
      </w:r>
      <w:r w:rsidRPr="00DE6131">
        <w:rPr>
          <w:rFonts w:hint="cs"/>
          <w:rtl/>
        </w:rPr>
        <w:t xml:space="preserve"> تعلق ال</w:t>
      </w:r>
      <w:r w:rsidR="000165BE">
        <w:rPr>
          <w:rFonts w:hint="cs"/>
          <w:rtl/>
        </w:rPr>
        <w:t>أ</w:t>
      </w:r>
      <w:r w:rsidRPr="00DE6131">
        <w:rPr>
          <w:rFonts w:hint="cs"/>
          <w:rtl/>
        </w:rPr>
        <w:t>مر بالصفقات العمومية التي يكون فيها المتعامل ال</w:t>
      </w:r>
      <w:r w:rsidR="000165BE">
        <w:rPr>
          <w:rFonts w:hint="cs"/>
          <w:rtl/>
        </w:rPr>
        <w:t>إقتصادي أ</w:t>
      </w:r>
      <w:r w:rsidRPr="00DE6131">
        <w:rPr>
          <w:rFonts w:hint="cs"/>
          <w:rtl/>
        </w:rPr>
        <w:t xml:space="preserve">جنبيا </w:t>
      </w:r>
      <w:r w:rsidR="005862E4" w:rsidRPr="00DE6131">
        <w:rPr>
          <w:rFonts w:hint="cs"/>
          <w:rtl/>
        </w:rPr>
        <w:t>يكون</w:t>
      </w:r>
      <w:r w:rsidRPr="00DE6131">
        <w:rPr>
          <w:rFonts w:hint="cs"/>
          <w:rtl/>
        </w:rPr>
        <w:t xml:space="preserve"> لها سلطة البث في </w:t>
      </w:r>
      <w:r w:rsidR="005862E4" w:rsidRPr="00DE6131">
        <w:rPr>
          <w:rFonts w:hint="cs"/>
          <w:rtl/>
        </w:rPr>
        <w:t>المنازعات</w:t>
      </w:r>
      <w:r w:rsidRPr="00DE6131">
        <w:rPr>
          <w:rFonts w:hint="cs"/>
          <w:rtl/>
        </w:rPr>
        <w:t xml:space="preserve"> </w:t>
      </w:r>
      <w:r w:rsidR="005862E4" w:rsidRPr="00DE6131">
        <w:rPr>
          <w:rFonts w:hint="cs"/>
          <w:rtl/>
        </w:rPr>
        <w:t>التي تثور</w:t>
      </w:r>
      <w:r w:rsidRPr="00DE6131">
        <w:rPr>
          <w:rFonts w:hint="cs"/>
          <w:rtl/>
        </w:rPr>
        <w:t xml:space="preserve"> مع المتعامل الأج</w:t>
      </w:r>
      <w:r w:rsidR="00930A81" w:rsidRPr="00DE6131">
        <w:rPr>
          <w:rFonts w:hint="cs"/>
          <w:rtl/>
        </w:rPr>
        <w:t xml:space="preserve">نبي والهيئة </w:t>
      </w:r>
      <w:r w:rsidR="00930A81" w:rsidRPr="00DE6131">
        <w:rPr>
          <w:rFonts w:hint="cs"/>
          <w:rtl/>
        </w:rPr>
        <w:lastRenderedPageBreak/>
        <w:t xml:space="preserve">المتعاقدة </w:t>
      </w:r>
      <w:r w:rsidR="000165BE">
        <w:rPr>
          <w:rFonts w:hint="cs"/>
          <w:rtl/>
        </w:rPr>
        <w:t>غيرأ</w:t>
      </w:r>
      <w:r w:rsidR="00930A81" w:rsidRPr="00DE6131">
        <w:rPr>
          <w:rFonts w:hint="cs"/>
          <w:rtl/>
        </w:rPr>
        <w:t xml:space="preserve">نه </w:t>
      </w:r>
      <w:r w:rsidRPr="00DE6131">
        <w:rPr>
          <w:rFonts w:hint="cs"/>
          <w:rtl/>
        </w:rPr>
        <w:t xml:space="preserve">ليس </w:t>
      </w:r>
      <w:r w:rsidR="00930A81" w:rsidRPr="00DE6131">
        <w:rPr>
          <w:rFonts w:hint="cs"/>
          <w:rtl/>
        </w:rPr>
        <w:t xml:space="preserve">لها </w:t>
      </w:r>
      <w:r w:rsidRPr="00DE6131">
        <w:rPr>
          <w:rFonts w:hint="cs"/>
          <w:rtl/>
        </w:rPr>
        <w:t xml:space="preserve">سلطة البث في </w:t>
      </w:r>
      <w:r w:rsidR="00930A81" w:rsidRPr="00DE6131">
        <w:rPr>
          <w:rFonts w:hint="cs"/>
          <w:rtl/>
        </w:rPr>
        <w:t>المنازعات</w:t>
      </w:r>
      <w:r w:rsidRPr="00DE6131">
        <w:rPr>
          <w:rFonts w:hint="cs"/>
          <w:rtl/>
        </w:rPr>
        <w:t xml:space="preserve"> </w:t>
      </w:r>
      <w:r w:rsidR="00930A81" w:rsidRPr="00DE6131">
        <w:rPr>
          <w:rFonts w:hint="cs"/>
          <w:rtl/>
        </w:rPr>
        <w:t>المرتبطة</w:t>
      </w:r>
      <w:r w:rsidRPr="00DE6131">
        <w:rPr>
          <w:rFonts w:hint="cs"/>
          <w:rtl/>
        </w:rPr>
        <w:t xml:space="preserve"> بتنفيذ </w:t>
      </w:r>
      <w:r w:rsidR="00930A81" w:rsidRPr="00DE6131">
        <w:rPr>
          <w:rFonts w:hint="cs"/>
          <w:rtl/>
        </w:rPr>
        <w:t xml:space="preserve">عقود </w:t>
      </w:r>
      <w:r w:rsidRPr="00DE6131">
        <w:rPr>
          <w:rFonts w:hint="cs"/>
          <w:rtl/>
        </w:rPr>
        <w:t>تفويض المرفق العام فدورها محصور في الصفقات العمومية فقط</w:t>
      </w:r>
      <w:r w:rsidRPr="00DE6131">
        <w:rPr>
          <w:rStyle w:val="Appelnotedebasdep"/>
          <w:color w:val="000000" w:themeColor="text1"/>
          <w:rtl/>
        </w:rPr>
        <w:footnoteReference w:id="428"/>
      </w:r>
      <w:r w:rsidR="00930A81" w:rsidRPr="00DE6131">
        <w:rPr>
          <w:rFonts w:hint="cs"/>
          <w:sz w:val="24"/>
          <w:szCs w:val="24"/>
          <w:rtl/>
        </w:rPr>
        <w:t>.</w:t>
      </w:r>
    </w:p>
    <w:p w14:paraId="02359773" w14:textId="5FD9E0EA" w:rsidR="0013527B" w:rsidRPr="00DE6131" w:rsidRDefault="000165BE" w:rsidP="005B5743">
      <w:pPr>
        <w:rPr>
          <w:rtl/>
        </w:rPr>
      </w:pPr>
      <w:r>
        <w:rPr>
          <w:rFonts w:hint="cs"/>
          <w:rtl/>
        </w:rPr>
        <w:t>وبالتالي فإ</w:t>
      </w:r>
      <w:r w:rsidR="00930A81" w:rsidRPr="00DE6131">
        <w:rPr>
          <w:rFonts w:hint="cs"/>
          <w:rtl/>
        </w:rPr>
        <w:t>نه ومراعاة لخصوصيات عقد الت</w:t>
      </w:r>
      <w:r>
        <w:rPr>
          <w:rFonts w:hint="cs"/>
          <w:rtl/>
        </w:rPr>
        <w:t>فويض لابد للسلطة المفوضة توسيع آ</w:t>
      </w:r>
      <w:r w:rsidR="00930A81" w:rsidRPr="00DE6131">
        <w:rPr>
          <w:rFonts w:hint="cs"/>
          <w:rtl/>
        </w:rPr>
        <w:t>لية الت</w:t>
      </w:r>
      <w:r>
        <w:rPr>
          <w:rFonts w:hint="cs"/>
          <w:rtl/>
        </w:rPr>
        <w:t>سوية الودية للنزاعات التي يمكن أن تنشأ عن ابرام أ</w:t>
      </w:r>
      <w:r w:rsidR="00930A81" w:rsidRPr="00DE6131">
        <w:rPr>
          <w:rFonts w:hint="cs"/>
          <w:rtl/>
        </w:rPr>
        <w:t xml:space="preserve">و تطبيق اتفاقيات </w:t>
      </w:r>
      <w:r w:rsidR="00544E79" w:rsidRPr="00DE6131">
        <w:rPr>
          <w:rFonts w:hint="cs"/>
          <w:rtl/>
        </w:rPr>
        <w:t>التفويض،</w:t>
      </w:r>
      <w:r w:rsidR="00930A81" w:rsidRPr="00DE6131">
        <w:rPr>
          <w:rFonts w:hint="cs"/>
          <w:rtl/>
        </w:rPr>
        <w:t xml:space="preserve"> فهذه العقود تقوم في الأساس على </w:t>
      </w:r>
      <w:r>
        <w:rPr>
          <w:rFonts w:hint="cs"/>
          <w:rtl/>
        </w:rPr>
        <w:t>إشراك المتعاملين الإقتصاديين سواء العموميين أ</w:t>
      </w:r>
      <w:r w:rsidR="00930A81" w:rsidRPr="00DE6131">
        <w:rPr>
          <w:rFonts w:hint="cs"/>
          <w:rtl/>
        </w:rPr>
        <w:t xml:space="preserve">و الخواص في إقامة واستغلال المرافق العامة التي تضطلع بمهام أساسية وجوهرية في المجتمع تتعلق بشكل جوهري بمقتضيات السير الحسن للمرافق العامة ومنه تحقيق النفع العام الذي يرتبط بشكل وثيق بمقتضيات الحفاظ على النظام </w:t>
      </w:r>
      <w:r w:rsidR="00544E79" w:rsidRPr="00DE6131">
        <w:rPr>
          <w:rFonts w:hint="cs"/>
          <w:rtl/>
        </w:rPr>
        <w:t>العام.</w:t>
      </w:r>
    </w:p>
    <w:p w14:paraId="320F5782" w14:textId="1DF011A3" w:rsidR="00930A81" w:rsidRPr="00DE6131" w:rsidRDefault="00AA14B7" w:rsidP="005B5743">
      <w:pPr>
        <w:rPr>
          <w:rtl/>
        </w:rPr>
      </w:pPr>
      <w:r>
        <w:rPr>
          <w:rFonts w:hint="cs"/>
          <w:rtl/>
        </w:rPr>
        <w:t>لأ</w:t>
      </w:r>
      <w:r w:rsidR="006D688D" w:rsidRPr="00DE6131">
        <w:rPr>
          <w:rFonts w:hint="cs"/>
          <w:rtl/>
        </w:rPr>
        <w:t>ن الأطراف</w:t>
      </w:r>
      <w:r w:rsidR="00930A81" w:rsidRPr="00DE6131">
        <w:rPr>
          <w:rFonts w:hint="cs"/>
          <w:rtl/>
        </w:rPr>
        <w:t xml:space="preserve"> المتعاقدة مع السلطة المفوضة وبالخصوص أشخاص القانون الخاص </w:t>
      </w:r>
      <w:r w:rsidR="006D688D" w:rsidRPr="00DE6131">
        <w:rPr>
          <w:rFonts w:hint="cs"/>
          <w:rtl/>
        </w:rPr>
        <w:t>تفض</w:t>
      </w:r>
      <w:r w:rsidR="008B4EC4" w:rsidRPr="00DE6131">
        <w:rPr>
          <w:rFonts w:hint="cs"/>
          <w:rtl/>
        </w:rPr>
        <w:t>ل</w:t>
      </w:r>
      <w:r w:rsidR="006D688D" w:rsidRPr="00DE6131">
        <w:rPr>
          <w:rFonts w:hint="cs"/>
          <w:rtl/>
        </w:rPr>
        <w:t xml:space="preserve"> في الغالب سلك السبل الودية في </w:t>
      </w:r>
      <w:r w:rsidR="00930A81" w:rsidRPr="00DE6131">
        <w:rPr>
          <w:rFonts w:hint="cs"/>
          <w:rtl/>
        </w:rPr>
        <w:t xml:space="preserve">فض </w:t>
      </w:r>
      <w:r w:rsidR="006D688D" w:rsidRPr="00DE6131">
        <w:rPr>
          <w:rFonts w:hint="cs"/>
          <w:rtl/>
        </w:rPr>
        <w:t>المنازعات</w:t>
      </w:r>
      <w:r>
        <w:rPr>
          <w:rFonts w:hint="cs"/>
          <w:rtl/>
        </w:rPr>
        <w:t>،</w:t>
      </w:r>
      <w:r w:rsidR="006D688D" w:rsidRPr="00DE6131">
        <w:rPr>
          <w:rFonts w:hint="cs"/>
          <w:rtl/>
        </w:rPr>
        <w:t xml:space="preserve"> وذلك بدافع التخلص من تحكيم القواعد العامة التي تتعلق بالعقود الإدارية بشكل عام بالإضافة الى محاولة فض النزاعات بعيدا عن تعقيدات القضاء الإداري التي تت</w:t>
      </w:r>
      <w:r>
        <w:rPr>
          <w:rFonts w:hint="cs"/>
          <w:rtl/>
        </w:rPr>
        <w:t>سم في العموم بالتعقيد وصعوبة الإ</w:t>
      </w:r>
      <w:r w:rsidR="006D688D" w:rsidRPr="00DE6131">
        <w:rPr>
          <w:rFonts w:hint="cs"/>
          <w:rtl/>
        </w:rPr>
        <w:t xml:space="preserve">ثبات، لذلك تعمل الأطراف المتعاقدة مع السلطة العامة في الغالب </w:t>
      </w:r>
      <w:r w:rsidR="00D42041">
        <w:rPr>
          <w:rFonts w:hint="cs"/>
          <w:rtl/>
        </w:rPr>
        <w:t>على</w:t>
      </w:r>
      <w:r w:rsidR="006D688D" w:rsidRPr="00DE6131">
        <w:rPr>
          <w:rFonts w:hint="cs"/>
          <w:rtl/>
        </w:rPr>
        <w:t xml:space="preserve"> المطالبة بتضمين شرط ال</w:t>
      </w:r>
      <w:r w:rsidR="00D42041">
        <w:rPr>
          <w:rFonts w:hint="cs"/>
          <w:rtl/>
        </w:rPr>
        <w:t>إ</w:t>
      </w:r>
      <w:r w:rsidR="006D688D" w:rsidRPr="00DE6131">
        <w:rPr>
          <w:rFonts w:hint="cs"/>
          <w:rtl/>
        </w:rPr>
        <w:t>لتجاء الى التسوية الودية قبل اللجوء الى أي منازعة قضائية في بنود عقد التفويض.</w:t>
      </w:r>
      <w:r w:rsidR="00930A81" w:rsidRPr="00DE6131">
        <w:rPr>
          <w:rFonts w:hint="cs"/>
          <w:rtl/>
        </w:rPr>
        <w:t xml:space="preserve"> </w:t>
      </w:r>
    </w:p>
    <w:p w14:paraId="11507BA5" w14:textId="28BE0C71" w:rsidR="00B4055B" w:rsidRPr="00DE6131" w:rsidRDefault="00D42041" w:rsidP="005B5743">
      <w:pPr>
        <w:rPr>
          <w:rtl/>
        </w:rPr>
      </w:pPr>
      <w:r>
        <w:rPr>
          <w:rFonts w:hint="cs"/>
          <w:rtl/>
        </w:rPr>
        <w:t>وبالتالي فإ</w:t>
      </w:r>
      <w:r w:rsidR="006D688D" w:rsidRPr="00DE6131">
        <w:rPr>
          <w:rFonts w:hint="cs"/>
          <w:rtl/>
        </w:rPr>
        <w:t xml:space="preserve">ن المرونة التي يتطلبها عقود التفويض باعتباره عقد استثماريا، ويتم في نطاق واسع على </w:t>
      </w:r>
      <w:r>
        <w:rPr>
          <w:rFonts w:hint="cs"/>
          <w:rtl/>
        </w:rPr>
        <w:t xml:space="preserve">مستوى </w:t>
      </w:r>
      <w:r w:rsidR="006D688D" w:rsidRPr="00DE6131">
        <w:rPr>
          <w:rFonts w:hint="cs"/>
          <w:rtl/>
        </w:rPr>
        <w:t>المرافق العامة ذات الطابع ال</w:t>
      </w:r>
      <w:r>
        <w:rPr>
          <w:rFonts w:hint="cs"/>
          <w:rtl/>
        </w:rPr>
        <w:t>إ</w:t>
      </w:r>
      <w:r w:rsidR="006D688D" w:rsidRPr="00DE6131">
        <w:rPr>
          <w:rFonts w:hint="cs"/>
          <w:rtl/>
        </w:rPr>
        <w:t>قتصادي التي تتطلب في الأساس حل المنازعات بأسرع الطرق الممكنة ل</w:t>
      </w:r>
      <w:r>
        <w:rPr>
          <w:rFonts w:hint="cs"/>
          <w:rtl/>
        </w:rPr>
        <w:t>أ</w:t>
      </w:r>
      <w:r w:rsidR="006D688D" w:rsidRPr="00DE6131">
        <w:rPr>
          <w:rFonts w:hint="cs"/>
          <w:rtl/>
        </w:rPr>
        <w:t xml:space="preserve">ن طبيعة </w:t>
      </w:r>
      <w:r w:rsidR="00FE5324" w:rsidRPr="00DE6131">
        <w:rPr>
          <w:rFonts w:hint="cs"/>
          <w:rtl/>
        </w:rPr>
        <w:t>قواعد</w:t>
      </w:r>
      <w:r>
        <w:rPr>
          <w:rFonts w:hint="cs"/>
          <w:rtl/>
        </w:rPr>
        <w:t xml:space="preserve"> التجارة والإستثمار تقتضي السرعة لأ</w:t>
      </w:r>
      <w:r w:rsidR="006D688D" w:rsidRPr="00DE6131">
        <w:rPr>
          <w:rFonts w:hint="cs"/>
          <w:rtl/>
        </w:rPr>
        <w:t xml:space="preserve">ن البطء في إيجاد حل للمنازعة </w:t>
      </w:r>
      <w:r w:rsidR="00FE5324" w:rsidRPr="00DE6131">
        <w:rPr>
          <w:rFonts w:hint="cs"/>
          <w:rtl/>
        </w:rPr>
        <w:t>الناشئة</w:t>
      </w:r>
      <w:r w:rsidR="006D688D" w:rsidRPr="00DE6131">
        <w:rPr>
          <w:rFonts w:hint="cs"/>
          <w:rtl/>
        </w:rPr>
        <w:t xml:space="preserve"> عن عقد التفويض يشكل عائق </w:t>
      </w:r>
      <w:r w:rsidR="00FE5324" w:rsidRPr="00DE6131">
        <w:rPr>
          <w:rFonts w:hint="cs"/>
          <w:rtl/>
        </w:rPr>
        <w:t>مزدوج</w:t>
      </w:r>
      <w:r w:rsidR="00FE5324" w:rsidRPr="00DE6131">
        <w:rPr>
          <w:rtl/>
        </w:rPr>
        <w:t>ا</w:t>
      </w:r>
      <w:r w:rsidR="006D688D" w:rsidRPr="00DE6131">
        <w:rPr>
          <w:rFonts w:hint="cs"/>
          <w:rtl/>
        </w:rPr>
        <w:t xml:space="preserve"> </w:t>
      </w:r>
      <w:r w:rsidR="00B127BE" w:rsidRPr="00DE6131">
        <w:rPr>
          <w:rFonts w:hint="cs"/>
          <w:rtl/>
        </w:rPr>
        <w:t xml:space="preserve">بالنسبة </w:t>
      </w:r>
      <w:r w:rsidR="00FE5324" w:rsidRPr="00DE6131">
        <w:rPr>
          <w:rFonts w:hint="cs"/>
          <w:rtl/>
        </w:rPr>
        <w:t>لأطراف</w:t>
      </w:r>
      <w:r w:rsidR="00B127BE" w:rsidRPr="00DE6131">
        <w:rPr>
          <w:rFonts w:hint="cs"/>
          <w:rtl/>
        </w:rPr>
        <w:t xml:space="preserve"> العقد جميعا فهو من ناحية ي</w:t>
      </w:r>
      <w:r w:rsidR="008D68B8">
        <w:rPr>
          <w:rFonts w:hint="cs"/>
          <w:rtl/>
        </w:rPr>
        <w:t>زيد من تكاليف وأعباء والمخاطر</w:t>
      </w:r>
      <w:r w:rsidR="00B127BE" w:rsidRPr="00DE6131">
        <w:rPr>
          <w:rFonts w:hint="cs"/>
          <w:rtl/>
        </w:rPr>
        <w:t xml:space="preserve">التي </w:t>
      </w:r>
      <w:r w:rsidR="00FE5324" w:rsidRPr="00DE6131">
        <w:rPr>
          <w:rFonts w:hint="cs"/>
          <w:rtl/>
        </w:rPr>
        <w:t>يتحملها</w:t>
      </w:r>
      <w:r w:rsidR="00B127BE" w:rsidRPr="00DE6131">
        <w:rPr>
          <w:rFonts w:hint="cs"/>
          <w:rtl/>
        </w:rPr>
        <w:t xml:space="preserve"> المفوض اليه</w:t>
      </w:r>
      <w:r w:rsidR="008D68B8">
        <w:rPr>
          <w:rFonts w:hint="cs"/>
          <w:rtl/>
        </w:rPr>
        <w:t>،</w:t>
      </w:r>
      <w:r w:rsidR="00B127BE" w:rsidRPr="00DE6131">
        <w:rPr>
          <w:rFonts w:hint="cs"/>
          <w:rtl/>
        </w:rPr>
        <w:t xml:space="preserve"> ومن ناحية أخرى يؤدي الى الاضطراب في تسيير المرافق العامة مما يخلق مشاك</w:t>
      </w:r>
      <w:r w:rsidR="008D68B8">
        <w:rPr>
          <w:rFonts w:hint="cs"/>
          <w:rtl/>
        </w:rPr>
        <w:t>ل متعددة للسلطة المفوضة التي لجأ</w:t>
      </w:r>
      <w:r w:rsidR="00B127BE" w:rsidRPr="00DE6131">
        <w:rPr>
          <w:rFonts w:hint="cs"/>
          <w:rtl/>
        </w:rPr>
        <w:t>ت الى أسلوب التفويض في الأص</w:t>
      </w:r>
      <w:r w:rsidR="008D68B8">
        <w:rPr>
          <w:rFonts w:hint="cs"/>
          <w:rtl/>
        </w:rPr>
        <w:t xml:space="preserve">ل لتفادي الوقوع في هذه العوائق أو على الأقل التقليل منها، </w:t>
      </w:r>
      <w:r w:rsidR="00B127BE" w:rsidRPr="00DE6131">
        <w:rPr>
          <w:rFonts w:hint="cs"/>
          <w:rtl/>
        </w:rPr>
        <w:t xml:space="preserve">بالإضافة </w:t>
      </w:r>
      <w:r w:rsidR="008D68B8">
        <w:rPr>
          <w:rFonts w:hint="cs"/>
          <w:rtl/>
        </w:rPr>
        <w:t xml:space="preserve">إلى </w:t>
      </w:r>
      <w:r w:rsidR="00B127BE" w:rsidRPr="00DE6131">
        <w:rPr>
          <w:rFonts w:hint="cs"/>
          <w:rtl/>
        </w:rPr>
        <w:t>السرعة في حل المناز</w:t>
      </w:r>
      <w:r w:rsidR="008D68B8">
        <w:rPr>
          <w:rFonts w:hint="cs"/>
          <w:rtl/>
        </w:rPr>
        <w:t>عة الناشئة عن اتفاقية التفويض فإ</w:t>
      </w:r>
      <w:r w:rsidR="00B127BE" w:rsidRPr="00DE6131">
        <w:rPr>
          <w:rFonts w:hint="cs"/>
          <w:rtl/>
        </w:rPr>
        <w:t>ن التسوية الودية</w:t>
      </w:r>
      <w:r w:rsidR="008D68B8">
        <w:rPr>
          <w:rFonts w:hint="cs"/>
          <w:rtl/>
        </w:rPr>
        <w:t xml:space="preserve"> تكفل حل المنازعة من طرف ذوي الإختصاص بأقل التكاليف الممكنة </w:t>
      </w:r>
      <w:r w:rsidR="00B127BE" w:rsidRPr="00DE6131">
        <w:rPr>
          <w:rFonts w:hint="cs"/>
          <w:rtl/>
        </w:rPr>
        <w:t>مما يساهم في خفض تكاليف سير المرفق العام.</w:t>
      </w:r>
      <w:r w:rsidR="00545C18" w:rsidRPr="00DE6131">
        <w:rPr>
          <w:rFonts w:hint="cs"/>
          <w:rtl/>
        </w:rPr>
        <w:t xml:space="preserve"> </w:t>
      </w:r>
    </w:p>
    <w:p w14:paraId="1940D506" w14:textId="265F153A" w:rsidR="00EF13A7" w:rsidRPr="00DE6131" w:rsidRDefault="008B4EC4" w:rsidP="005B5743">
      <w:pPr>
        <w:rPr>
          <w:rtl/>
        </w:rPr>
      </w:pPr>
      <w:r w:rsidRPr="00DE6131">
        <w:rPr>
          <w:rFonts w:hint="cs"/>
          <w:rtl/>
        </w:rPr>
        <w:t xml:space="preserve">لذلك ومن أجل المزايا العديدة التي توفرها التسوية الودية للنزاعات الناشئة عن عقود التفويض </w:t>
      </w:r>
      <w:r w:rsidR="00FE5324" w:rsidRPr="00DE6131">
        <w:rPr>
          <w:rFonts w:hint="cs"/>
          <w:rtl/>
        </w:rPr>
        <w:t>فتبنى</w:t>
      </w:r>
      <w:r w:rsidRPr="00DE6131">
        <w:rPr>
          <w:rFonts w:hint="cs"/>
          <w:rtl/>
        </w:rPr>
        <w:t xml:space="preserve"> المنظم </w:t>
      </w:r>
      <w:r w:rsidR="00B516B7" w:rsidRPr="00DE6131">
        <w:rPr>
          <w:rFonts w:hint="cs"/>
          <w:rtl/>
        </w:rPr>
        <w:t>الجزائري الطرق</w:t>
      </w:r>
      <w:r w:rsidR="00545C18" w:rsidRPr="00DE6131">
        <w:rPr>
          <w:rFonts w:hint="cs"/>
          <w:rtl/>
        </w:rPr>
        <w:t xml:space="preserve"> الودية </w:t>
      </w:r>
      <w:r w:rsidRPr="00DE6131">
        <w:rPr>
          <w:rFonts w:hint="cs"/>
          <w:rtl/>
        </w:rPr>
        <w:t xml:space="preserve">كسبيل أولي </w:t>
      </w:r>
      <w:r w:rsidR="00EC2B3C" w:rsidRPr="00DE6131">
        <w:rPr>
          <w:rFonts w:hint="cs"/>
          <w:rtl/>
        </w:rPr>
        <w:t>لفض</w:t>
      </w:r>
      <w:r w:rsidR="00545C18" w:rsidRPr="00DE6131">
        <w:rPr>
          <w:rFonts w:hint="cs"/>
          <w:rtl/>
        </w:rPr>
        <w:t xml:space="preserve"> </w:t>
      </w:r>
      <w:r w:rsidR="00EC2B3C" w:rsidRPr="00DE6131">
        <w:rPr>
          <w:rFonts w:hint="cs"/>
          <w:rtl/>
        </w:rPr>
        <w:t>نزاعات</w:t>
      </w:r>
      <w:r w:rsidR="00545C18" w:rsidRPr="00DE6131">
        <w:rPr>
          <w:rFonts w:hint="cs"/>
          <w:rtl/>
        </w:rPr>
        <w:t xml:space="preserve"> عق</w:t>
      </w:r>
      <w:r w:rsidR="00EC2B3C" w:rsidRPr="00DE6131">
        <w:rPr>
          <w:rFonts w:hint="cs"/>
          <w:rtl/>
        </w:rPr>
        <w:t>و</w:t>
      </w:r>
      <w:r w:rsidR="00545C18" w:rsidRPr="00DE6131">
        <w:rPr>
          <w:rFonts w:hint="cs"/>
          <w:rtl/>
        </w:rPr>
        <w:t xml:space="preserve">د تفويض المرفق العام </w:t>
      </w:r>
      <w:r w:rsidR="00E614AC" w:rsidRPr="00DE6131">
        <w:rPr>
          <w:rFonts w:hint="cs"/>
          <w:rtl/>
        </w:rPr>
        <w:t>ابتداء</w:t>
      </w:r>
      <w:r w:rsidR="00EC2B3C" w:rsidRPr="00DE6131">
        <w:rPr>
          <w:rFonts w:hint="cs"/>
          <w:rtl/>
        </w:rPr>
        <w:t xml:space="preserve"> </w:t>
      </w:r>
      <w:r w:rsidR="00B516B7" w:rsidRPr="00DE6131">
        <w:rPr>
          <w:rFonts w:hint="cs"/>
          <w:rtl/>
        </w:rPr>
        <w:t>من خلال</w:t>
      </w:r>
      <w:r w:rsidR="00545C18" w:rsidRPr="00DE6131">
        <w:rPr>
          <w:rFonts w:hint="cs"/>
          <w:rtl/>
        </w:rPr>
        <w:t xml:space="preserve"> </w:t>
      </w:r>
      <w:r w:rsidR="00EC2B3C" w:rsidRPr="00DE6131">
        <w:rPr>
          <w:rFonts w:hint="cs"/>
          <w:rtl/>
        </w:rPr>
        <w:t xml:space="preserve">أحكام </w:t>
      </w:r>
      <w:r w:rsidR="00545C18" w:rsidRPr="00DE6131">
        <w:rPr>
          <w:rFonts w:hint="cs"/>
          <w:rtl/>
        </w:rPr>
        <w:t xml:space="preserve">المرسوم الرئاسي </w:t>
      </w:r>
      <w:r w:rsidR="00545C18" w:rsidRPr="008D68B8">
        <w:rPr>
          <w:rFonts w:hint="cs"/>
          <w:sz w:val="26"/>
          <w:szCs w:val="26"/>
          <w:rtl/>
        </w:rPr>
        <w:t xml:space="preserve">15/247 </w:t>
      </w:r>
      <w:r w:rsidR="00545C18" w:rsidRPr="00DE6131">
        <w:rPr>
          <w:rFonts w:hint="cs"/>
          <w:rtl/>
        </w:rPr>
        <w:t>المتعلق بالصفقات ا</w:t>
      </w:r>
      <w:r w:rsidR="00EC2B3C" w:rsidRPr="00DE6131">
        <w:rPr>
          <w:rFonts w:hint="cs"/>
          <w:rtl/>
        </w:rPr>
        <w:t xml:space="preserve">لعمومية وتفويضات </w:t>
      </w:r>
      <w:r w:rsidR="00B516B7" w:rsidRPr="00DE6131">
        <w:rPr>
          <w:rFonts w:hint="cs"/>
          <w:rtl/>
        </w:rPr>
        <w:t>المرفق العام</w:t>
      </w:r>
      <w:r w:rsidR="00EC2B3C" w:rsidRPr="00DE6131">
        <w:rPr>
          <w:rFonts w:hint="cs"/>
          <w:rtl/>
        </w:rPr>
        <w:t xml:space="preserve"> وأكد على ذلك ضمن أحكام </w:t>
      </w:r>
      <w:r w:rsidR="00545C18" w:rsidRPr="00DE6131">
        <w:rPr>
          <w:rFonts w:hint="cs"/>
          <w:rtl/>
        </w:rPr>
        <w:t>المرسوم التنفيذي رقم</w:t>
      </w:r>
      <w:r w:rsidR="008D68B8">
        <w:rPr>
          <w:rFonts w:hint="cs"/>
          <w:rtl/>
        </w:rPr>
        <w:t>:</w:t>
      </w:r>
      <w:r w:rsidR="00545C18" w:rsidRPr="00DE6131">
        <w:rPr>
          <w:rFonts w:hint="cs"/>
          <w:rtl/>
        </w:rPr>
        <w:t xml:space="preserve"> </w:t>
      </w:r>
      <w:r w:rsidR="00545C18" w:rsidRPr="004A0C86">
        <w:rPr>
          <w:rFonts w:hint="cs"/>
          <w:sz w:val="26"/>
          <w:szCs w:val="26"/>
          <w:rtl/>
        </w:rPr>
        <w:t xml:space="preserve">18/199 </w:t>
      </w:r>
      <w:r w:rsidR="00545C18" w:rsidRPr="00DE6131">
        <w:rPr>
          <w:rFonts w:hint="cs"/>
          <w:rtl/>
        </w:rPr>
        <w:t>المتعلق بتفويض المرفق العام</w:t>
      </w:r>
      <w:r w:rsidR="004A0C86">
        <w:rPr>
          <w:rFonts w:hint="cs"/>
          <w:rtl/>
        </w:rPr>
        <w:t>.</w:t>
      </w:r>
    </w:p>
    <w:p w14:paraId="4C2F8BD8" w14:textId="5E9CF3DB" w:rsidR="007262CC" w:rsidRPr="00DE6131" w:rsidRDefault="00EF13A7" w:rsidP="005B5743">
      <w:pPr>
        <w:rPr>
          <w:b/>
          <w:bCs/>
          <w:rtl/>
        </w:rPr>
      </w:pPr>
      <w:r w:rsidRPr="00DE6131">
        <w:rPr>
          <w:rFonts w:hint="cs"/>
          <w:rtl/>
        </w:rPr>
        <w:t xml:space="preserve">الذي أكد من خلال نص  المادة </w:t>
      </w:r>
      <w:r w:rsidRPr="004A0C86">
        <w:rPr>
          <w:rFonts w:hint="cs"/>
          <w:sz w:val="26"/>
          <w:szCs w:val="26"/>
          <w:rtl/>
        </w:rPr>
        <w:t xml:space="preserve">70 </w:t>
      </w:r>
      <w:r w:rsidRPr="00DE6131">
        <w:rPr>
          <w:rFonts w:hint="cs"/>
          <w:rtl/>
        </w:rPr>
        <w:t>منه على أنه في حالة نشوب خلاف بين السلطة المفوضة والمفوض اليه</w:t>
      </w:r>
      <w:r w:rsidR="00B516B7" w:rsidRPr="00DE6131">
        <w:rPr>
          <w:rFonts w:hint="cs"/>
          <w:rtl/>
        </w:rPr>
        <w:t xml:space="preserve"> بخصوص</w:t>
      </w:r>
      <w:r w:rsidRPr="00DE6131">
        <w:rPr>
          <w:rFonts w:hint="cs"/>
          <w:rtl/>
        </w:rPr>
        <w:t xml:space="preserve"> تنفيذ </w:t>
      </w:r>
      <w:r w:rsidR="00B516B7" w:rsidRPr="00DE6131">
        <w:rPr>
          <w:rFonts w:hint="cs"/>
          <w:rtl/>
        </w:rPr>
        <w:t>عقد</w:t>
      </w:r>
      <w:r w:rsidRPr="00DE6131">
        <w:rPr>
          <w:rFonts w:hint="cs"/>
          <w:rtl/>
        </w:rPr>
        <w:t xml:space="preserve"> تفويض المرفق العام </w:t>
      </w:r>
      <w:r w:rsidR="004A0C86">
        <w:rPr>
          <w:rFonts w:hint="cs"/>
          <w:rtl/>
        </w:rPr>
        <w:t>وأ</w:t>
      </w:r>
      <w:r w:rsidR="00B516B7" w:rsidRPr="00DE6131">
        <w:rPr>
          <w:rFonts w:hint="cs"/>
          <w:rtl/>
        </w:rPr>
        <w:t>لزم الأطراف ب</w:t>
      </w:r>
      <w:r w:rsidRPr="00DE6131">
        <w:rPr>
          <w:rFonts w:hint="cs"/>
          <w:rtl/>
        </w:rPr>
        <w:t xml:space="preserve">اللجوء الى الحل الودي </w:t>
      </w:r>
      <w:r w:rsidR="004A0C86">
        <w:rPr>
          <w:rFonts w:hint="cs"/>
          <w:rtl/>
        </w:rPr>
        <w:t xml:space="preserve"> وجعلها إ</w:t>
      </w:r>
      <w:r w:rsidR="00B516B7" w:rsidRPr="00DE6131">
        <w:rPr>
          <w:rFonts w:hint="cs"/>
          <w:rtl/>
        </w:rPr>
        <w:t>جراء وجوبي</w:t>
      </w:r>
      <w:r w:rsidR="004A0C86">
        <w:rPr>
          <w:rFonts w:hint="cs"/>
          <w:rtl/>
        </w:rPr>
        <w:t xml:space="preserve"> أي أ</w:t>
      </w:r>
      <w:r w:rsidRPr="00DE6131">
        <w:rPr>
          <w:rFonts w:hint="cs"/>
          <w:rtl/>
        </w:rPr>
        <w:t xml:space="preserve">نه </w:t>
      </w:r>
      <w:r w:rsidR="00FE5324" w:rsidRPr="00DE6131">
        <w:rPr>
          <w:rFonts w:hint="cs"/>
          <w:rtl/>
        </w:rPr>
        <w:t>لا يجو</w:t>
      </w:r>
      <w:r w:rsidR="00FE5324" w:rsidRPr="00DE6131">
        <w:rPr>
          <w:rtl/>
        </w:rPr>
        <w:t>ز</w:t>
      </w:r>
      <w:r w:rsidRPr="00DE6131">
        <w:rPr>
          <w:rFonts w:hint="cs"/>
          <w:rtl/>
        </w:rPr>
        <w:t xml:space="preserve"> </w:t>
      </w:r>
      <w:r w:rsidR="00FE5324" w:rsidRPr="00DE6131">
        <w:rPr>
          <w:rFonts w:hint="cs"/>
          <w:rtl/>
        </w:rPr>
        <w:t>لأطراف</w:t>
      </w:r>
      <w:r w:rsidRPr="00DE6131">
        <w:rPr>
          <w:rFonts w:hint="cs"/>
          <w:rtl/>
        </w:rPr>
        <w:t xml:space="preserve"> اتفاقية التفويض في حالة </w:t>
      </w:r>
      <w:r w:rsidR="00B516B7" w:rsidRPr="00DE6131">
        <w:rPr>
          <w:rFonts w:hint="cs"/>
          <w:rtl/>
        </w:rPr>
        <w:t>الخلاف</w:t>
      </w:r>
      <w:r w:rsidRPr="00DE6131">
        <w:rPr>
          <w:rFonts w:hint="cs"/>
          <w:rtl/>
        </w:rPr>
        <w:t xml:space="preserve"> في التنفيذ </w:t>
      </w:r>
      <w:r w:rsidR="00B516B7" w:rsidRPr="00DE6131">
        <w:rPr>
          <w:rFonts w:hint="cs"/>
          <w:rtl/>
        </w:rPr>
        <w:t>الا</w:t>
      </w:r>
      <w:r w:rsidRPr="00DE6131">
        <w:rPr>
          <w:rFonts w:hint="cs"/>
          <w:rtl/>
        </w:rPr>
        <w:t xml:space="preserve"> اللجوء </w:t>
      </w:r>
      <w:r w:rsidR="00B516B7" w:rsidRPr="00DE6131">
        <w:rPr>
          <w:rFonts w:hint="cs"/>
          <w:rtl/>
        </w:rPr>
        <w:t xml:space="preserve">بشكل ابتدائي </w:t>
      </w:r>
      <w:r w:rsidRPr="00DE6131">
        <w:rPr>
          <w:rFonts w:hint="cs"/>
          <w:rtl/>
        </w:rPr>
        <w:t xml:space="preserve"> وقبل </w:t>
      </w:r>
      <w:r w:rsidR="00B516B7" w:rsidRPr="00DE6131">
        <w:rPr>
          <w:rFonts w:hint="cs"/>
          <w:rtl/>
        </w:rPr>
        <w:t xml:space="preserve">أي خطوة </w:t>
      </w:r>
      <w:r w:rsidR="004A0C86">
        <w:rPr>
          <w:rFonts w:hint="cs"/>
          <w:rtl/>
        </w:rPr>
        <w:t>الى الحل الودي</w:t>
      </w:r>
      <w:r w:rsidRPr="00DE6131">
        <w:rPr>
          <w:rFonts w:hint="cs"/>
          <w:rtl/>
        </w:rPr>
        <w:t xml:space="preserve">، </w:t>
      </w:r>
      <w:r w:rsidR="00B516B7" w:rsidRPr="00DE6131">
        <w:rPr>
          <w:rFonts w:hint="cs"/>
          <w:rtl/>
        </w:rPr>
        <w:t>وما</w:t>
      </w:r>
      <w:r w:rsidR="00FE5324" w:rsidRPr="00DE6131">
        <w:rPr>
          <w:rFonts w:hint="cs"/>
          <w:rtl/>
        </w:rPr>
        <w:t xml:space="preserve"> </w:t>
      </w:r>
      <w:r w:rsidR="00B516B7" w:rsidRPr="00DE6131">
        <w:rPr>
          <w:rFonts w:hint="cs"/>
          <w:rtl/>
        </w:rPr>
        <w:t>يمكن</w:t>
      </w:r>
      <w:r w:rsidRPr="00DE6131">
        <w:rPr>
          <w:rFonts w:hint="cs"/>
          <w:rtl/>
        </w:rPr>
        <w:t xml:space="preserve"> </w:t>
      </w:r>
      <w:r w:rsidR="00B516B7" w:rsidRPr="00DE6131">
        <w:rPr>
          <w:rFonts w:hint="cs"/>
          <w:rtl/>
        </w:rPr>
        <w:t>استنتاجه هو</w:t>
      </w:r>
      <w:r w:rsidRPr="00DE6131">
        <w:rPr>
          <w:rFonts w:hint="cs"/>
          <w:rtl/>
        </w:rPr>
        <w:t xml:space="preserve"> </w:t>
      </w:r>
      <w:r w:rsidR="00B516B7" w:rsidRPr="00DE6131">
        <w:rPr>
          <w:rFonts w:hint="cs"/>
          <w:rtl/>
        </w:rPr>
        <w:t>أنه</w:t>
      </w:r>
      <w:r w:rsidRPr="00DE6131">
        <w:rPr>
          <w:rFonts w:hint="cs"/>
          <w:rtl/>
        </w:rPr>
        <w:t xml:space="preserve"> في حالة </w:t>
      </w:r>
      <w:r w:rsidR="00B516B7" w:rsidRPr="00DE6131">
        <w:rPr>
          <w:rFonts w:hint="cs"/>
          <w:rtl/>
        </w:rPr>
        <w:t>تخطي</w:t>
      </w:r>
      <w:r w:rsidR="004A0C86">
        <w:rPr>
          <w:rFonts w:hint="cs"/>
          <w:rtl/>
        </w:rPr>
        <w:t xml:space="preserve"> أحد أ</w:t>
      </w:r>
      <w:r w:rsidRPr="00DE6131">
        <w:rPr>
          <w:rFonts w:hint="cs"/>
          <w:rtl/>
        </w:rPr>
        <w:t xml:space="preserve">طراف </w:t>
      </w:r>
      <w:r w:rsidR="00B516B7" w:rsidRPr="00DE6131">
        <w:rPr>
          <w:rFonts w:hint="cs"/>
          <w:rtl/>
        </w:rPr>
        <w:t>العقد</w:t>
      </w:r>
      <w:r w:rsidRPr="00DE6131">
        <w:rPr>
          <w:rFonts w:hint="cs"/>
          <w:rtl/>
        </w:rPr>
        <w:t xml:space="preserve">  الحل الودي </w:t>
      </w:r>
      <w:r w:rsidR="00B516B7" w:rsidRPr="00DE6131">
        <w:rPr>
          <w:rFonts w:hint="cs"/>
          <w:rtl/>
        </w:rPr>
        <w:t>يترتب على ذلك</w:t>
      </w:r>
      <w:r w:rsidRPr="00DE6131">
        <w:rPr>
          <w:rFonts w:hint="cs"/>
          <w:rtl/>
        </w:rPr>
        <w:t xml:space="preserve"> </w:t>
      </w:r>
      <w:r w:rsidR="00B516B7" w:rsidRPr="00DE6131">
        <w:rPr>
          <w:rFonts w:hint="cs"/>
          <w:rtl/>
        </w:rPr>
        <w:t>رفض دعواه</w:t>
      </w:r>
      <w:r w:rsidR="004A0C86">
        <w:rPr>
          <w:rFonts w:hint="cs"/>
          <w:rtl/>
        </w:rPr>
        <w:t xml:space="preserve"> لسبق الأوان ، ولاشك أ</w:t>
      </w:r>
      <w:r w:rsidRPr="00DE6131">
        <w:rPr>
          <w:rFonts w:hint="cs"/>
          <w:rtl/>
        </w:rPr>
        <w:t xml:space="preserve">ن هذا الحل الودي تختص به لجان التسوية الودية على مستوى الولاية </w:t>
      </w:r>
      <w:r w:rsidR="00B516B7" w:rsidRPr="00DE6131">
        <w:rPr>
          <w:rFonts w:hint="cs"/>
          <w:rtl/>
        </w:rPr>
        <w:t>والبلدية</w:t>
      </w:r>
      <w:r w:rsidRPr="00DE6131">
        <w:rPr>
          <w:rFonts w:hint="cs"/>
          <w:rtl/>
        </w:rPr>
        <w:t xml:space="preserve"> والمؤسسات العمومية ذات الطابع الإداري</w:t>
      </w:r>
      <w:r w:rsidRPr="00DE6131">
        <w:rPr>
          <w:rStyle w:val="Appelnotedebasdep"/>
          <w:color w:val="000000" w:themeColor="text1"/>
          <w:rtl/>
        </w:rPr>
        <w:footnoteReference w:id="429"/>
      </w:r>
      <w:r w:rsidRPr="00DE6131">
        <w:rPr>
          <w:rFonts w:hint="cs"/>
          <w:rtl/>
        </w:rPr>
        <w:t xml:space="preserve"> </w:t>
      </w:r>
      <w:r w:rsidR="00B516B7" w:rsidRPr="00DE6131">
        <w:rPr>
          <w:rFonts w:hint="cs"/>
          <w:rtl/>
        </w:rPr>
        <w:t xml:space="preserve"> فالتسوية الودية شرط </w:t>
      </w:r>
      <w:r w:rsidR="00EC2B3C" w:rsidRPr="00DE6131">
        <w:rPr>
          <w:rFonts w:hint="cs"/>
          <w:rtl/>
        </w:rPr>
        <w:t xml:space="preserve">أساسي وابتدائي للمرور للمنازعات الى الجهات المختصة في المقام الثاني فهذه اللجان هي لجان منشأة على مستوى مصالح السلطة المفوضة ويفترض أن تكون مؤهلة أكثر من غيرها في </w:t>
      </w:r>
      <w:r w:rsidR="004A0C86">
        <w:rPr>
          <w:rFonts w:hint="cs"/>
          <w:rtl/>
        </w:rPr>
        <w:t>الإ</w:t>
      </w:r>
      <w:r w:rsidR="00EC2B3C" w:rsidRPr="00DE6131">
        <w:rPr>
          <w:rFonts w:hint="cs"/>
          <w:rtl/>
        </w:rPr>
        <w:t>لمام بالمرفق العام موضوع التفويض وكذا الصعوبات والعقبات التي تعترض تنفيذه</w:t>
      </w:r>
      <w:r w:rsidR="00D3234F">
        <w:rPr>
          <w:rFonts w:hint="cs"/>
          <w:rtl/>
        </w:rPr>
        <w:t>، وبالتالي تكون هي الأ</w:t>
      </w:r>
      <w:r w:rsidR="00EC2B3C" w:rsidRPr="00DE6131">
        <w:rPr>
          <w:rFonts w:hint="cs"/>
          <w:rtl/>
        </w:rPr>
        <w:t>جدر للتصدي لمثل ه</w:t>
      </w:r>
      <w:r w:rsidR="00D3234F">
        <w:rPr>
          <w:rFonts w:hint="cs"/>
          <w:rtl/>
        </w:rPr>
        <w:t>ذه النزاعات بالسرعة المطلوبة وبأ</w:t>
      </w:r>
      <w:r w:rsidR="00EC2B3C" w:rsidRPr="00DE6131">
        <w:rPr>
          <w:rFonts w:hint="cs"/>
          <w:rtl/>
        </w:rPr>
        <w:t xml:space="preserve">قل تكاليف ممكنة </w:t>
      </w:r>
      <w:r w:rsidR="00FE5324" w:rsidRPr="00DE6131">
        <w:rPr>
          <w:rFonts w:hint="cs"/>
          <w:rtl/>
        </w:rPr>
        <w:t>مما</w:t>
      </w:r>
      <w:r w:rsidR="00D3234F">
        <w:rPr>
          <w:rFonts w:hint="cs"/>
          <w:rtl/>
        </w:rPr>
        <w:t xml:space="preserve"> ي</w:t>
      </w:r>
      <w:r w:rsidR="00FE5324" w:rsidRPr="00DE6131">
        <w:rPr>
          <w:rFonts w:hint="cs"/>
          <w:rtl/>
        </w:rPr>
        <w:t>ساهم</w:t>
      </w:r>
      <w:r w:rsidR="00EC2B3C" w:rsidRPr="00DE6131">
        <w:rPr>
          <w:rFonts w:hint="cs"/>
          <w:rtl/>
        </w:rPr>
        <w:t xml:space="preserve"> </w:t>
      </w:r>
      <w:r w:rsidR="00545C18" w:rsidRPr="00DE6131">
        <w:rPr>
          <w:rFonts w:hint="cs"/>
          <w:rtl/>
        </w:rPr>
        <w:t>في</w:t>
      </w:r>
      <w:r w:rsidR="00EC2B3C" w:rsidRPr="00DE6131">
        <w:rPr>
          <w:rFonts w:hint="cs"/>
          <w:rtl/>
        </w:rPr>
        <w:t xml:space="preserve"> استقرار المرافق العامة المفوضة وتفرغها للوظائف الأساسية المكلفة بها بعيدا عن متاهات المنازعات الجدية </w:t>
      </w:r>
      <w:r w:rsidR="00B516B7" w:rsidRPr="00DE6131">
        <w:rPr>
          <w:rFonts w:hint="cs"/>
          <w:rtl/>
        </w:rPr>
        <w:t xml:space="preserve">أو الكيدية </w:t>
      </w:r>
      <w:r w:rsidR="00F96B3C" w:rsidRPr="00DE6131">
        <w:rPr>
          <w:rFonts w:hint="cs"/>
          <w:rtl/>
        </w:rPr>
        <w:t>التي ترهق جميع أطراف العقد بما فيهم الم</w:t>
      </w:r>
      <w:r w:rsidR="008027A1">
        <w:rPr>
          <w:rFonts w:hint="cs"/>
          <w:rtl/>
        </w:rPr>
        <w:t>نتفعين من المرفق بالدرجة الأولى بحكم إتصالهم الدائم بالمرفق العام المفوض.</w:t>
      </w:r>
    </w:p>
    <w:p w14:paraId="5D495A0C" w14:textId="77DECAEB" w:rsidR="000079DB" w:rsidRPr="00DE6131" w:rsidRDefault="00EA44BA" w:rsidP="00DC6D1B">
      <w:pPr>
        <w:ind w:firstLine="0"/>
        <w:outlineLvl w:val="4"/>
        <w:rPr>
          <w:color w:val="000000" w:themeColor="text1"/>
          <w:rtl/>
        </w:rPr>
      </w:pPr>
      <w:bookmarkStart w:id="292" w:name="_Toc165664672"/>
      <w:bookmarkStart w:id="293" w:name="_Toc165665172"/>
      <w:bookmarkStart w:id="294" w:name="_Toc168134113"/>
      <w:r w:rsidRPr="00DE6131">
        <w:rPr>
          <w:rFonts w:hint="cs"/>
          <w:b/>
          <w:bCs/>
          <w:color w:val="000000" w:themeColor="text1"/>
          <w:rtl/>
        </w:rPr>
        <w:lastRenderedPageBreak/>
        <w:t xml:space="preserve">الفرع الرابع: التحكيم </w:t>
      </w:r>
      <w:r w:rsidR="00FE5324" w:rsidRPr="00DE6131">
        <w:rPr>
          <w:rFonts w:hint="cs"/>
          <w:b/>
          <w:bCs/>
          <w:color w:val="000000" w:themeColor="text1"/>
          <w:rtl/>
        </w:rPr>
        <w:t>كألية</w:t>
      </w:r>
      <w:r w:rsidRPr="00DE6131">
        <w:rPr>
          <w:rFonts w:hint="cs"/>
          <w:b/>
          <w:bCs/>
          <w:color w:val="000000" w:themeColor="text1"/>
          <w:rtl/>
        </w:rPr>
        <w:t xml:space="preserve"> لحل نزاعات التفويض</w:t>
      </w:r>
      <w:bookmarkEnd w:id="292"/>
      <w:bookmarkEnd w:id="293"/>
      <w:bookmarkEnd w:id="294"/>
      <w:r w:rsidR="007079AF" w:rsidRPr="00DE6131">
        <w:rPr>
          <w:rFonts w:hint="cs"/>
          <w:color w:val="000000" w:themeColor="text1"/>
          <w:rtl/>
        </w:rPr>
        <w:t xml:space="preserve"> </w:t>
      </w:r>
    </w:p>
    <w:p w14:paraId="1BB48211" w14:textId="75373237" w:rsidR="007D7CD7" w:rsidRPr="00DE6131" w:rsidRDefault="00E53021" w:rsidP="005B5743">
      <w:pPr>
        <w:rPr>
          <w:sz w:val="24"/>
          <w:szCs w:val="24"/>
          <w:rtl/>
        </w:rPr>
      </w:pPr>
      <w:r>
        <w:rPr>
          <w:rFonts w:hint="cs"/>
          <w:rtl/>
        </w:rPr>
        <w:t>يعتبر نظام التحكيم أ</w:t>
      </w:r>
      <w:r w:rsidR="00995362" w:rsidRPr="00DE6131">
        <w:rPr>
          <w:rFonts w:hint="cs"/>
          <w:rtl/>
        </w:rPr>
        <w:t xml:space="preserve">حد الطرق المعتمدة في تسوية المنازعات </w:t>
      </w:r>
      <w:r w:rsidR="000079DB" w:rsidRPr="00DE6131">
        <w:rPr>
          <w:rFonts w:hint="cs"/>
          <w:rtl/>
        </w:rPr>
        <w:t xml:space="preserve">على </w:t>
      </w:r>
      <w:r w:rsidR="00995362" w:rsidRPr="00DE6131">
        <w:rPr>
          <w:rFonts w:hint="cs"/>
          <w:rtl/>
        </w:rPr>
        <w:t>لكونه</w:t>
      </w:r>
      <w:r w:rsidR="000079DB" w:rsidRPr="00DE6131">
        <w:rPr>
          <w:rFonts w:hint="cs"/>
          <w:rtl/>
        </w:rPr>
        <w:t xml:space="preserve"> </w:t>
      </w:r>
      <w:r>
        <w:rPr>
          <w:rFonts w:hint="cs"/>
          <w:rtl/>
        </w:rPr>
        <w:t>آ</w:t>
      </w:r>
      <w:r w:rsidR="00995362" w:rsidRPr="00DE6131">
        <w:rPr>
          <w:rFonts w:hint="cs"/>
          <w:rtl/>
        </w:rPr>
        <w:t>لية  فرضها</w:t>
      </w:r>
      <w:r w:rsidR="000079DB" w:rsidRPr="00DE6131">
        <w:rPr>
          <w:rFonts w:hint="cs"/>
          <w:rtl/>
        </w:rPr>
        <w:t xml:space="preserve"> </w:t>
      </w:r>
      <w:r w:rsidR="00995362" w:rsidRPr="00DE6131">
        <w:rPr>
          <w:rFonts w:hint="cs"/>
          <w:rtl/>
        </w:rPr>
        <w:t>الواقع وحقيقة</w:t>
      </w:r>
      <w:r w:rsidR="000079DB" w:rsidRPr="00DE6131">
        <w:rPr>
          <w:rFonts w:hint="cs"/>
          <w:rtl/>
        </w:rPr>
        <w:t xml:space="preserve"> </w:t>
      </w:r>
      <w:r w:rsidR="00995362" w:rsidRPr="00DE6131">
        <w:rPr>
          <w:rFonts w:hint="cs"/>
          <w:rtl/>
        </w:rPr>
        <w:t>لازمت</w:t>
      </w:r>
      <w:r w:rsidR="000079DB" w:rsidRPr="00DE6131">
        <w:rPr>
          <w:rFonts w:hint="cs"/>
          <w:rtl/>
        </w:rPr>
        <w:t xml:space="preserve"> </w:t>
      </w:r>
      <w:r w:rsidR="00995362" w:rsidRPr="00DE6131">
        <w:rPr>
          <w:rFonts w:hint="cs"/>
          <w:rtl/>
        </w:rPr>
        <w:t xml:space="preserve">كل عمل قانوني </w:t>
      </w:r>
      <w:r w:rsidR="000079DB" w:rsidRPr="00DE6131">
        <w:rPr>
          <w:rFonts w:hint="cs"/>
          <w:rtl/>
        </w:rPr>
        <w:t xml:space="preserve">تعاقدي </w:t>
      </w:r>
      <w:r w:rsidR="00995362" w:rsidRPr="00DE6131">
        <w:rPr>
          <w:rFonts w:hint="cs"/>
          <w:rtl/>
        </w:rPr>
        <w:t>تقدم عليه</w:t>
      </w:r>
      <w:r w:rsidR="000079DB" w:rsidRPr="00DE6131">
        <w:rPr>
          <w:rFonts w:hint="cs"/>
          <w:rtl/>
        </w:rPr>
        <w:t xml:space="preserve"> </w:t>
      </w:r>
      <w:r w:rsidR="00995362" w:rsidRPr="00DE6131">
        <w:rPr>
          <w:rFonts w:hint="cs"/>
          <w:rtl/>
        </w:rPr>
        <w:t>الجهة</w:t>
      </w:r>
      <w:r w:rsidR="000079DB" w:rsidRPr="00DE6131">
        <w:rPr>
          <w:rFonts w:hint="cs"/>
          <w:rtl/>
        </w:rPr>
        <w:t xml:space="preserve"> </w:t>
      </w:r>
      <w:r w:rsidR="00995362" w:rsidRPr="00DE6131">
        <w:rPr>
          <w:rFonts w:hint="cs"/>
          <w:rtl/>
        </w:rPr>
        <w:t>الإدارية المتعاقدة</w:t>
      </w:r>
      <w:r w:rsidR="000079DB" w:rsidRPr="00DE6131">
        <w:rPr>
          <w:rFonts w:hint="cs"/>
          <w:rtl/>
        </w:rPr>
        <w:t xml:space="preserve"> </w:t>
      </w:r>
      <w:r w:rsidR="00995362" w:rsidRPr="00DE6131">
        <w:rPr>
          <w:rFonts w:hint="cs"/>
          <w:rtl/>
        </w:rPr>
        <w:t>بوجه</w:t>
      </w:r>
      <w:r w:rsidR="000079DB" w:rsidRPr="00DE6131">
        <w:rPr>
          <w:rFonts w:hint="cs"/>
          <w:rtl/>
        </w:rPr>
        <w:t xml:space="preserve"> </w:t>
      </w:r>
      <w:r w:rsidR="00995362" w:rsidRPr="00DE6131">
        <w:rPr>
          <w:rFonts w:hint="cs"/>
          <w:rtl/>
        </w:rPr>
        <w:t>عام</w:t>
      </w:r>
      <w:r w:rsidR="000079DB" w:rsidRPr="00DE6131">
        <w:rPr>
          <w:rFonts w:hint="cs"/>
          <w:rtl/>
        </w:rPr>
        <w:t xml:space="preserve"> وفي</w:t>
      </w:r>
      <w:r w:rsidR="00995362" w:rsidRPr="00DE6131">
        <w:rPr>
          <w:rFonts w:hint="cs"/>
          <w:rtl/>
        </w:rPr>
        <w:t xml:space="preserve"> العقود المرتبطة</w:t>
      </w:r>
      <w:r w:rsidR="000079DB" w:rsidRPr="00DE6131">
        <w:rPr>
          <w:rFonts w:hint="cs"/>
          <w:rtl/>
        </w:rPr>
        <w:t xml:space="preserve"> </w:t>
      </w:r>
      <w:r w:rsidR="00995362" w:rsidRPr="00DE6131">
        <w:rPr>
          <w:rFonts w:hint="cs"/>
          <w:rtl/>
        </w:rPr>
        <w:t>ب</w:t>
      </w:r>
      <w:r w:rsidR="000079DB" w:rsidRPr="00DE6131">
        <w:rPr>
          <w:rFonts w:hint="cs"/>
          <w:rtl/>
        </w:rPr>
        <w:t xml:space="preserve">الصفقات العمومية </w:t>
      </w:r>
      <w:r w:rsidR="00995362" w:rsidRPr="00DE6131">
        <w:rPr>
          <w:rFonts w:hint="cs"/>
          <w:rtl/>
        </w:rPr>
        <w:t>على وجه</w:t>
      </w:r>
      <w:r w:rsidR="000079DB" w:rsidRPr="00DE6131">
        <w:rPr>
          <w:rFonts w:hint="cs"/>
          <w:rtl/>
        </w:rPr>
        <w:t xml:space="preserve"> </w:t>
      </w:r>
      <w:r w:rsidR="00995362" w:rsidRPr="00DE6131">
        <w:rPr>
          <w:rFonts w:hint="cs"/>
          <w:rtl/>
        </w:rPr>
        <w:t>التحديد</w:t>
      </w:r>
      <w:r w:rsidR="000079DB" w:rsidRPr="00DE6131">
        <w:rPr>
          <w:rFonts w:hint="cs"/>
          <w:rtl/>
        </w:rPr>
        <w:t xml:space="preserve">، </w:t>
      </w:r>
      <w:r w:rsidR="00995362" w:rsidRPr="00DE6131">
        <w:rPr>
          <w:rFonts w:hint="cs"/>
          <w:rtl/>
        </w:rPr>
        <w:t>وذلك</w:t>
      </w:r>
      <w:r w:rsidR="000079DB" w:rsidRPr="00DE6131">
        <w:rPr>
          <w:rFonts w:hint="cs"/>
          <w:rtl/>
        </w:rPr>
        <w:t xml:space="preserve"> </w:t>
      </w:r>
      <w:r w:rsidR="00995362" w:rsidRPr="00DE6131">
        <w:rPr>
          <w:rFonts w:hint="cs"/>
          <w:rtl/>
        </w:rPr>
        <w:t>لما يترتب على</w:t>
      </w:r>
      <w:r w:rsidR="000079DB" w:rsidRPr="00DE6131">
        <w:rPr>
          <w:rFonts w:hint="cs"/>
          <w:rtl/>
        </w:rPr>
        <w:t xml:space="preserve"> هذا </w:t>
      </w:r>
      <w:r w:rsidR="00995362" w:rsidRPr="00DE6131">
        <w:rPr>
          <w:rFonts w:hint="cs"/>
          <w:rtl/>
        </w:rPr>
        <w:t>النظام</w:t>
      </w:r>
      <w:r w:rsidR="000079DB" w:rsidRPr="00DE6131">
        <w:rPr>
          <w:rFonts w:hint="cs"/>
          <w:rtl/>
        </w:rPr>
        <w:t xml:space="preserve"> من مرونة </w:t>
      </w:r>
      <w:r w:rsidR="00FE5324" w:rsidRPr="00DE6131">
        <w:rPr>
          <w:rFonts w:hint="cs"/>
          <w:rtl/>
        </w:rPr>
        <w:t>تتلاءم</w:t>
      </w:r>
      <w:r w:rsidR="000079DB" w:rsidRPr="00DE6131">
        <w:rPr>
          <w:rFonts w:hint="cs"/>
          <w:rtl/>
        </w:rPr>
        <w:t xml:space="preserve"> مع </w:t>
      </w:r>
      <w:r>
        <w:rPr>
          <w:rFonts w:hint="cs"/>
          <w:rtl/>
        </w:rPr>
        <w:t>الأ</w:t>
      </w:r>
      <w:r w:rsidR="00995362" w:rsidRPr="00DE6131">
        <w:rPr>
          <w:rFonts w:hint="cs"/>
          <w:rtl/>
        </w:rPr>
        <w:t>نواع</w:t>
      </w:r>
      <w:r w:rsidR="000079DB" w:rsidRPr="00DE6131">
        <w:rPr>
          <w:rFonts w:hint="cs"/>
          <w:rtl/>
        </w:rPr>
        <w:t xml:space="preserve"> </w:t>
      </w:r>
      <w:r w:rsidR="00995362" w:rsidRPr="00DE6131">
        <w:rPr>
          <w:rFonts w:hint="cs"/>
          <w:rtl/>
        </w:rPr>
        <w:t>المختلفة للمنازعات</w:t>
      </w:r>
      <w:r w:rsidR="000079DB" w:rsidRPr="00DE6131">
        <w:rPr>
          <w:rFonts w:hint="cs"/>
          <w:rtl/>
        </w:rPr>
        <w:t xml:space="preserve"> </w:t>
      </w:r>
      <w:r w:rsidR="00995362" w:rsidRPr="00DE6131">
        <w:rPr>
          <w:rFonts w:hint="cs"/>
          <w:rtl/>
        </w:rPr>
        <w:t>وتتكيف</w:t>
      </w:r>
      <w:r w:rsidR="000079DB" w:rsidRPr="00DE6131">
        <w:rPr>
          <w:rFonts w:hint="cs"/>
          <w:rtl/>
        </w:rPr>
        <w:t xml:space="preserve"> مع </w:t>
      </w:r>
      <w:r w:rsidR="00995362" w:rsidRPr="00DE6131">
        <w:rPr>
          <w:rFonts w:hint="cs"/>
          <w:rtl/>
        </w:rPr>
        <w:t xml:space="preserve">ما تفرضه </w:t>
      </w:r>
      <w:r>
        <w:rPr>
          <w:rFonts w:hint="cs"/>
          <w:rtl/>
        </w:rPr>
        <w:t>خصوصيية</w:t>
      </w:r>
      <w:r w:rsidR="000079DB" w:rsidRPr="00DE6131">
        <w:rPr>
          <w:rFonts w:hint="cs"/>
          <w:rtl/>
        </w:rPr>
        <w:t xml:space="preserve"> كل منازعة</w:t>
      </w:r>
      <w:r>
        <w:rPr>
          <w:rFonts w:hint="cs"/>
          <w:rtl/>
        </w:rPr>
        <w:t>،</w:t>
      </w:r>
      <w:r w:rsidR="000079DB" w:rsidRPr="00DE6131">
        <w:rPr>
          <w:rFonts w:hint="cs"/>
          <w:rtl/>
        </w:rPr>
        <w:t xml:space="preserve"> </w:t>
      </w:r>
      <w:r w:rsidR="00995362" w:rsidRPr="00DE6131">
        <w:rPr>
          <w:rFonts w:hint="cs"/>
          <w:rtl/>
        </w:rPr>
        <w:t xml:space="preserve">وذلك لكونه ينجم عن </w:t>
      </w:r>
      <w:r w:rsidR="000079DB" w:rsidRPr="00DE6131">
        <w:rPr>
          <w:rFonts w:hint="cs"/>
          <w:rtl/>
        </w:rPr>
        <w:t xml:space="preserve"> </w:t>
      </w:r>
      <w:r w:rsidR="00995362" w:rsidRPr="00DE6131">
        <w:rPr>
          <w:rFonts w:hint="cs"/>
          <w:rtl/>
        </w:rPr>
        <w:t>توافق</w:t>
      </w:r>
      <w:r w:rsidR="000079DB" w:rsidRPr="00DE6131">
        <w:rPr>
          <w:rFonts w:hint="cs"/>
          <w:rtl/>
        </w:rPr>
        <w:t xml:space="preserve"> </w:t>
      </w:r>
      <w:r w:rsidR="00FE5324" w:rsidRPr="00DE6131">
        <w:rPr>
          <w:rFonts w:hint="cs"/>
          <w:rtl/>
        </w:rPr>
        <w:t>إيرادات</w:t>
      </w:r>
      <w:r w:rsidR="000079DB" w:rsidRPr="00DE6131">
        <w:rPr>
          <w:rFonts w:hint="cs"/>
          <w:rtl/>
        </w:rPr>
        <w:t xml:space="preserve"> الأطراف </w:t>
      </w:r>
      <w:r w:rsidR="00995362" w:rsidRPr="00DE6131">
        <w:rPr>
          <w:rFonts w:hint="cs"/>
          <w:rtl/>
        </w:rPr>
        <w:t>ونيتهم المشتركة في ال</w:t>
      </w:r>
      <w:r>
        <w:rPr>
          <w:rFonts w:hint="cs"/>
          <w:rtl/>
        </w:rPr>
        <w:t>أ</w:t>
      </w:r>
      <w:r w:rsidR="00995362" w:rsidRPr="00DE6131">
        <w:rPr>
          <w:rFonts w:hint="cs"/>
          <w:rtl/>
        </w:rPr>
        <w:t xml:space="preserve">خذ بهذا الأسلوب </w:t>
      </w:r>
      <w:r w:rsidR="000079DB" w:rsidRPr="00DE6131">
        <w:rPr>
          <w:rFonts w:hint="cs"/>
          <w:rtl/>
        </w:rPr>
        <w:t>و</w:t>
      </w:r>
      <w:r w:rsidR="00295EE4" w:rsidRPr="00DE6131">
        <w:rPr>
          <w:rFonts w:hint="cs"/>
          <w:rtl/>
        </w:rPr>
        <w:t xml:space="preserve">بالتالي </w:t>
      </w:r>
      <w:r w:rsidR="000079DB" w:rsidRPr="00DE6131">
        <w:rPr>
          <w:rFonts w:hint="cs"/>
          <w:rtl/>
        </w:rPr>
        <w:t xml:space="preserve">تلعب الإرادة الدور </w:t>
      </w:r>
      <w:r>
        <w:rPr>
          <w:rFonts w:hint="cs"/>
          <w:rtl/>
        </w:rPr>
        <w:t>الجوهري في العملية التحكيمية</w:t>
      </w:r>
      <w:r w:rsidR="000079DB" w:rsidRPr="00DE6131">
        <w:rPr>
          <w:rFonts w:hint="cs"/>
          <w:rtl/>
        </w:rPr>
        <w:t xml:space="preserve">، وهذا </w:t>
      </w:r>
      <w:r w:rsidR="00295EE4" w:rsidRPr="00DE6131">
        <w:rPr>
          <w:rFonts w:hint="cs"/>
          <w:rtl/>
        </w:rPr>
        <w:t>ما بوؤه</w:t>
      </w:r>
      <w:r w:rsidR="000079DB" w:rsidRPr="00DE6131">
        <w:rPr>
          <w:rFonts w:hint="cs"/>
          <w:rtl/>
        </w:rPr>
        <w:t xml:space="preserve"> </w:t>
      </w:r>
      <w:r w:rsidR="00295EE4" w:rsidRPr="00DE6131">
        <w:rPr>
          <w:rFonts w:hint="cs"/>
          <w:rtl/>
        </w:rPr>
        <w:t>مكانة خاصة وحظي بعناية كبيرة في مجال</w:t>
      </w:r>
      <w:r w:rsidR="000079DB" w:rsidRPr="00DE6131">
        <w:rPr>
          <w:rFonts w:hint="cs"/>
          <w:rtl/>
        </w:rPr>
        <w:t xml:space="preserve"> الفكر القانوني الحديث الذي </w:t>
      </w:r>
      <w:r w:rsidR="005132C4">
        <w:rPr>
          <w:rFonts w:hint="cs"/>
          <w:rtl/>
        </w:rPr>
        <w:t>إستقر</w:t>
      </w:r>
      <w:r w:rsidR="00FE5324" w:rsidRPr="00DE6131">
        <w:rPr>
          <w:rFonts w:hint="cs"/>
          <w:rtl/>
        </w:rPr>
        <w:t>عل</w:t>
      </w:r>
      <w:r w:rsidR="00FE5324" w:rsidRPr="00DE6131">
        <w:rPr>
          <w:rtl/>
        </w:rPr>
        <w:t>ى</w:t>
      </w:r>
      <w:r w:rsidR="00295EE4" w:rsidRPr="00DE6131">
        <w:rPr>
          <w:rFonts w:hint="cs"/>
          <w:rtl/>
        </w:rPr>
        <w:t xml:space="preserve"> </w:t>
      </w:r>
      <w:r w:rsidR="00FE5324" w:rsidRPr="00DE6131">
        <w:rPr>
          <w:rFonts w:hint="cs"/>
          <w:rtl/>
        </w:rPr>
        <w:t>الأهمية</w:t>
      </w:r>
      <w:r w:rsidR="00295EE4" w:rsidRPr="00DE6131">
        <w:rPr>
          <w:rFonts w:hint="cs"/>
          <w:rtl/>
        </w:rPr>
        <w:t xml:space="preserve"> البالغة من بين الوسائل</w:t>
      </w:r>
      <w:r w:rsidR="000079DB" w:rsidRPr="00DE6131">
        <w:rPr>
          <w:rFonts w:hint="cs"/>
          <w:rtl/>
        </w:rPr>
        <w:t xml:space="preserve"> </w:t>
      </w:r>
      <w:r w:rsidR="00295EE4" w:rsidRPr="00DE6131">
        <w:rPr>
          <w:rFonts w:hint="cs"/>
          <w:rtl/>
        </w:rPr>
        <w:t>القانونية</w:t>
      </w:r>
      <w:r w:rsidR="000079DB" w:rsidRPr="00DE6131">
        <w:rPr>
          <w:rFonts w:hint="cs"/>
          <w:rtl/>
        </w:rPr>
        <w:t xml:space="preserve"> </w:t>
      </w:r>
      <w:r w:rsidR="00295EE4" w:rsidRPr="00DE6131">
        <w:rPr>
          <w:rFonts w:hint="cs"/>
          <w:rtl/>
        </w:rPr>
        <w:t xml:space="preserve">البديلة المعتمدة في </w:t>
      </w:r>
      <w:r w:rsidR="000079DB" w:rsidRPr="00DE6131">
        <w:rPr>
          <w:rFonts w:hint="cs"/>
          <w:rtl/>
        </w:rPr>
        <w:t>فض المنازعات</w:t>
      </w:r>
      <w:r w:rsidR="005132C4">
        <w:rPr>
          <w:rFonts w:hint="cs"/>
          <w:rtl/>
        </w:rPr>
        <w:t>،</w:t>
      </w:r>
      <w:r w:rsidR="000079DB" w:rsidRPr="00DE6131">
        <w:rPr>
          <w:rFonts w:hint="cs"/>
          <w:rtl/>
        </w:rPr>
        <w:t xml:space="preserve"> </w:t>
      </w:r>
      <w:r w:rsidR="00295EE4" w:rsidRPr="00DE6131">
        <w:rPr>
          <w:rFonts w:hint="cs"/>
          <w:rtl/>
        </w:rPr>
        <w:t xml:space="preserve">وذلك </w:t>
      </w:r>
      <w:r w:rsidR="00FE5324" w:rsidRPr="00DE6131">
        <w:rPr>
          <w:rFonts w:hint="cs"/>
          <w:rtl/>
        </w:rPr>
        <w:t>لأنه</w:t>
      </w:r>
      <w:r w:rsidR="000079DB" w:rsidRPr="00DE6131">
        <w:rPr>
          <w:rFonts w:hint="cs"/>
          <w:rtl/>
        </w:rPr>
        <w:t xml:space="preserve"> </w:t>
      </w:r>
      <w:r w:rsidR="00FE5324" w:rsidRPr="00DE6131">
        <w:rPr>
          <w:rFonts w:hint="cs"/>
          <w:rtl/>
        </w:rPr>
        <w:t>لا يكا</w:t>
      </w:r>
      <w:r w:rsidR="00FE5324" w:rsidRPr="00DE6131">
        <w:rPr>
          <w:rtl/>
        </w:rPr>
        <w:t>د</w:t>
      </w:r>
      <w:r w:rsidR="000079DB" w:rsidRPr="00DE6131">
        <w:rPr>
          <w:rFonts w:hint="cs"/>
          <w:rtl/>
        </w:rPr>
        <w:t xml:space="preserve"> يخلو عقد</w:t>
      </w:r>
      <w:r w:rsidR="00FE5324" w:rsidRPr="00DE6131">
        <w:rPr>
          <w:rFonts w:hint="cs"/>
          <w:rtl/>
        </w:rPr>
        <w:t xml:space="preserve"> </w:t>
      </w:r>
      <w:r w:rsidR="00295EE4" w:rsidRPr="00DE6131">
        <w:rPr>
          <w:rFonts w:hint="cs"/>
          <w:rtl/>
        </w:rPr>
        <w:t>من الناحية العملية من إدراج أسلوب</w:t>
      </w:r>
      <w:r w:rsidR="000079DB" w:rsidRPr="00DE6131">
        <w:rPr>
          <w:rFonts w:hint="cs"/>
          <w:rtl/>
        </w:rPr>
        <w:t xml:space="preserve"> التحكيم</w:t>
      </w:r>
      <w:r w:rsidR="00295EE4" w:rsidRPr="00DE6131">
        <w:rPr>
          <w:rFonts w:hint="cs"/>
          <w:rtl/>
        </w:rPr>
        <w:t xml:space="preserve"> </w:t>
      </w:r>
      <w:r w:rsidR="00FE5324" w:rsidRPr="00DE6131">
        <w:rPr>
          <w:rFonts w:hint="cs"/>
          <w:rtl/>
        </w:rPr>
        <w:t>كأحد</w:t>
      </w:r>
      <w:r w:rsidR="00295EE4" w:rsidRPr="00DE6131">
        <w:rPr>
          <w:rFonts w:hint="cs"/>
          <w:rtl/>
        </w:rPr>
        <w:t xml:space="preserve"> بنود العقد بال</w:t>
      </w:r>
      <w:r w:rsidR="005132C4">
        <w:rPr>
          <w:rFonts w:hint="cs"/>
          <w:rtl/>
        </w:rPr>
        <w:t>إ</w:t>
      </w:r>
      <w:r w:rsidR="00295EE4" w:rsidRPr="00DE6131">
        <w:rPr>
          <w:rFonts w:hint="cs"/>
          <w:rtl/>
        </w:rPr>
        <w:t>ضافة الى بروز</w:t>
      </w:r>
      <w:r w:rsidR="000079DB" w:rsidRPr="00DE6131">
        <w:rPr>
          <w:rFonts w:hint="cs"/>
          <w:rtl/>
        </w:rPr>
        <w:t xml:space="preserve"> </w:t>
      </w:r>
      <w:r w:rsidR="00295EE4" w:rsidRPr="00DE6131">
        <w:rPr>
          <w:rFonts w:hint="cs"/>
          <w:rtl/>
        </w:rPr>
        <w:t>هيئات عديدة تقوم بالمهام</w:t>
      </w:r>
      <w:r w:rsidR="000079DB" w:rsidRPr="00DE6131">
        <w:rPr>
          <w:rFonts w:hint="cs"/>
          <w:rtl/>
        </w:rPr>
        <w:t xml:space="preserve"> التحكيمية </w:t>
      </w:r>
      <w:r w:rsidR="00FE5324" w:rsidRPr="00DE6131">
        <w:rPr>
          <w:rFonts w:hint="cs"/>
          <w:rtl/>
        </w:rPr>
        <w:t>على المستوى الوطني والدولي</w:t>
      </w:r>
      <w:r w:rsidR="00295EE4" w:rsidRPr="00DE6131">
        <w:rPr>
          <w:rFonts w:hint="cs"/>
          <w:rtl/>
        </w:rPr>
        <w:t xml:space="preserve"> </w:t>
      </w:r>
      <w:r w:rsidR="00FE5324" w:rsidRPr="00DE6131">
        <w:rPr>
          <w:rFonts w:hint="cs"/>
          <w:rtl/>
        </w:rPr>
        <w:t>بأعداد</w:t>
      </w:r>
      <w:r w:rsidR="00295EE4" w:rsidRPr="00DE6131">
        <w:rPr>
          <w:rFonts w:hint="cs"/>
          <w:rtl/>
        </w:rPr>
        <w:t xml:space="preserve"> </w:t>
      </w:r>
      <w:r w:rsidR="000079DB" w:rsidRPr="00DE6131">
        <w:rPr>
          <w:rFonts w:hint="cs"/>
          <w:rtl/>
        </w:rPr>
        <w:t>هائل</w:t>
      </w:r>
      <w:r w:rsidR="00295EE4" w:rsidRPr="00DE6131">
        <w:rPr>
          <w:rFonts w:hint="cs"/>
          <w:rtl/>
        </w:rPr>
        <w:t>ة</w:t>
      </w:r>
      <w:r w:rsidR="000079DB" w:rsidRPr="00DE6131">
        <w:rPr>
          <w:rFonts w:hint="cs"/>
          <w:rtl/>
        </w:rPr>
        <w:t xml:space="preserve"> </w:t>
      </w:r>
      <w:r w:rsidR="00295EE4" w:rsidRPr="00DE6131">
        <w:rPr>
          <w:rFonts w:hint="cs"/>
          <w:rtl/>
        </w:rPr>
        <w:t xml:space="preserve">تعرض عليها </w:t>
      </w:r>
      <w:r w:rsidR="000079DB" w:rsidRPr="00DE6131">
        <w:rPr>
          <w:rFonts w:hint="cs"/>
          <w:rtl/>
        </w:rPr>
        <w:t xml:space="preserve">منازعات </w:t>
      </w:r>
      <w:r w:rsidR="00295EE4" w:rsidRPr="00DE6131">
        <w:rPr>
          <w:rFonts w:hint="cs"/>
          <w:rtl/>
        </w:rPr>
        <w:t>متنوعة في مجالات مختلفة</w:t>
      </w:r>
      <w:r w:rsidR="000079DB" w:rsidRPr="00DE6131">
        <w:rPr>
          <w:rFonts w:hint="cs"/>
          <w:rtl/>
        </w:rPr>
        <w:t xml:space="preserve"> </w:t>
      </w:r>
      <w:r w:rsidR="005132C4">
        <w:rPr>
          <w:rFonts w:hint="cs"/>
          <w:rtl/>
        </w:rPr>
        <w:t>يعد أحد المؤشرات على الإ</w:t>
      </w:r>
      <w:r w:rsidR="009E7113">
        <w:rPr>
          <w:rFonts w:hint="cs"/>
          <w:rtl/>
        </w:rPr>
        <w:t>تجاه المتزايد الى هذه الآ</w:t>
      </w:r>
      <w:r w:rsidR="00295EE4" w:rsidRPr="00DE6131">
        <w:rPr>
          <w:rFonts w:hint="cs"/>
          <w:rtl/>
        </w:rPr>
        <w:t>لية في حل</w:t>
      </w:r>
      <w:r w:rsidR="00EA3A9E" w:rsidRPr="00DE6131">
        <w:rPr>
          <w:rFonts w:hint="cs"/>
          <w:rtl/>
        </w:rPr>
        <w:t xml:space="preserve"> المنازعات</w:t>
      </w:r>
      <w:r w:rsidR="000079DB" w:rsidRPr="00DE6131">
        <w:rPr>
          <w:rStyle w:val="Appelnotedebasdep"/>
          <w:color w:val="000000" w:themeColor="text1"/>
          <w:rtl/>
        </w:rPr>
        <w:footnoteReference w:id="430"/>
      </w:r>
      <w:r w:rsidR="00EA3A9E" w:rsidRPr="00DE6131">
        <w:rPr>
          <w:rFonts w:hint="cs"/>
          <w:sz w:val="24"/>
          <w:szCs w:val="24"/>
          <w:rtl/>
        </w:rPr>
        <w:t>.</w:t>
      </w:r>
    </w:p>
    <w:p w14:paraId="5BEE044E" w14:textId="4826CAA3" w:rsidR="007079AF" w:rsidRPr="00DE6131" w:rsidRDefault="00B872FF" w:rsidP="001C317A">
      <w:pPr>
        <w:rPr>
          <w:rtl/>
        </w:rPr>
      </w:pPr>
      <w:r w:rsidRPr="00DE6131">
        <w:rPr>
          <w:rFonts w:hint="cs"/>
          <w:rtl/>
        </w:rPr>
        <w:t>وتتزايد أهمية أسلوب التحكيم في مجال العقود التي تجسد</w:t>
      </w:r>
      <w:r w:rsidR="000079DB" w:rsidRPr="00DE6131">
        <w:rPr>
          <w:rFonts w:hint="cs"/>
          <w:rtl/>
        </w:rPr>
        <w:t xml:space="preserve"> العلاقة  بين الشريك العام والخاص </w:t>
      </w:r>
      <w:r w:rsidRPr="00DE6131">
        <w:rPr>
          <w:rFonts w:hint="cs"/>
          <w:rtl/>
        </w:rPr>
        <w:t xml:space="preserve">على وجه التحديد، فعقود الشراكة بشكل عام  </w:t>
      </w:r>
      <w:r w:rsidR="000079DB" w:rsidRPr="00DE6131">
        <w:rPr>
          <w:rFonts w:hint="cs"/>
          <w:rtl/>
        </w:rPr>
        <w:t xml:space="preserve">تمر </w:t>
      </w:r>
      <w:r w:rsidRPr="00DE6131">
        <w:rPr>
          <w:rFonts w:hint="cs"/>
          <w:rtl/>
        </w:rPr>
        <w:t>بالعديد من المراحل</w:t>
      </w:r>
      <w:r w:rsidR="000079DB" w:rsidRPr="00DE6131">
        <w:rPr>
          <w:rFonts w:hint="cs"/>
          <w:rtl/>
        </w:rPr>
        <w:t xml:space="preserve"> </w:t>
      </w:r>
      <w:r w:rsidRPr="00DE6131">
        <w:rPr>
          <w:rFonts w:hint="cs"/>
          <w:rtl/>
        </w:rPr>
        <w:t>والفترات</w:t>
      </w:r>
      <w:r w:rsidR="000079DB" w:rsidRPr="00DE6131">
        <w:rPr>
          <w:rFonts w:hint="cs"/>
          <w:rtl/>
        </w:rPr>
        <w:t xml:space="preserve"> مختلفة </w:t>
      </w:r>
      <w:r w:rsidR="00FE5324" w:rsidRPr="00DE6131">
        <w:rPr>
          <w:rFonts w:hint="cs"/>
          <w:rtl/>
        </w:rPr>
        <w:t>لأسباب</w:t>
      </w:r>
      <w:r w:rsidR="000079DB" w:rsidRPr="00DE6131">
        <w:rPr>
          <w:rFonts w:hint="cs"/>
          <w:rtl/>
        </w:rPr>
        <w:t xml:space="preserve"> كثيرة </w:t>
      </w:r>
      <w:r w:rsidRPr="00DE6131">
        <w:rPr>
          <w:rFonts w:hint="cs"/>
          <w:rtl/>
        </w:rPr>
        <w:t>فتبدأ ا</w:t>
      </w:r>
      <w:r w:rsidR="000079DB" w:rsidRPr="00DE6131">
        <w:rPr>
          <w:rFonts w:hint="cs"/>
          <w:rtl/>
        </w:rPr>
        <w:t xml:space="preserve">لعلاقة </w:t>
      </w:r>
      <w:r w:rsidRPr="00DE6131">
        <w:rPr>
          <w:rFonts w:hint="cs"/>
          <w:rtl/>
        </w:rPr>
        <w:t xml:space="preserve">بشكل جيد </w:t>
      </w:r>
      <w:r w:rsidR="000079DB" w:rsidRPr="00DE6131">
        <w:rPr>
          <w:rFonts w:hint="cs"/>
          <w:rtl/>
        </w:rPr>
        <w:t xml:space="preserve">في </w:t>
      </w:r>
      <w:r w:rsidRPr="00DE6131">
        <w:rPr>
          <w:rFonts w:hint="cs"/>
          <w:rtl/>
        </w:rPr>
        <w:t>بدايات التعاقد</w:t>
      </w:r>
      <w:r w:rsidR="000079DB" w:rsidRPr="00DE6131">
        <w:rPr>
          <w:rFonts w:hint="cs"/>
          <w:rtl/>
        </w:rPr>
        <w:t xml:space="preserve"> </w:t>
      </w:r>
      <w:r w:rsidRPr="00DE6131">
        <w:rPr>
          <w:rFonts w:hint="cs"/>
          <w:rtl/>
        </w:rPr>
        <w:t xml:space="preserve">ويبدو أن هناك </w:t>
      </w:r>
      <w:r w:rsidR="000079DB" w:rsidRPr="00DE6131">
        <w:rPr>
          <w:rFonts w:hint="cs"/>
          <w:rtl/>
        </w:rPr>
        <w:t>تفاهم</w:t>
      </w:r>
      <w:r w:rsidRPr="00DE6131">
        <w:rPr>
          <w:rFonts w:hint="cs"/>
          <w:rtl/>
        </w:rPr>
        <w:t xml:space="preserve"> كبير</w:t>
      </w:r>
      <w:r w:rsidR="000079DB" w:rsidRPr="00DE6131">
        <w:rPr>
          <w:rFonts w:hint="cs"/>
          <w:rtl/>
        </w:rPr>
        <w:t xml:space="preserve">بين الشريكين </w:t>
      </w:r>
      <w:r w:rsidRPr="00DE6131">
        <w:rPr>
          <w:rFonts w:hint="cs"/>
          <w:rtl/>
        </w:rPr>
        <w:t>المتعاقدين</w:t>
      </w:r>
      <w:r w:rsidR="009E7113">
        <w:rPr>
          <w:rFonts w:hint="cs"/>
          <w:rtl/>
        </w:rPr>
        <w:t>،</w:t>
      </w:r>
      <w:r w:rsidR="000079DB" w:rsidRPr="00DE6131">
        <w:rPr>
          <w:rFonts w:hint="cs"/>
          <w:rtl/>
        </w:rPr>
        <w:t xml:space="preserve"> وذلك </w:t>
      </w:r>
      <w:r w:rsidRPr="00DE6131">
        <w:rPr>
          <w:rFonts w:hint="cs"/>
          <w:rtl/>
        </w:rPr>
        <w:t>ل</w:t>
      </w:r>
      <w:r w:rsidR="009E7113">
        <w:rPr>
          <w:rFonts w:hint="cs"/>
          <w:rtl/>
        </w:rPr>
        <w:t>أ</w:t>
      </w:r>
      <w:r w:rsidRPr="00DE6131">
        <w:rPr>
          <w:rFonts w:hint="cs"/>
          <w:rtl/>
        </w:rPr>
        <w:t>ن</w:t>
      </w:r>
      <w:r w:rsidR="000079DB" w:rsidRPr="00DE6131">
        <w:rPr>
          <w:rFonts w:hint="cs"/>
          <w:rtl/>
        </w:rPr>
        <w:t xml:space="preserve"> مصالح كل منهما </w:t>
      </w:r>
      <w:r w:rsidRPr="00DE6131">
        <w:rPr>
          <w:rFonts w:hint="cs"/>
          <w:rtl/>
        </w:rPr>
        <w:t xml:space="preserve">موجودة ومضمونة في عقد الشراكة </w:t>
      </w:r>
      <w:r w:rsidR="00FE5324" w:rsidRPr="00DE6131">
        <w:rPr>
          <w:rFonts w:hint="cs"/>
          <w:rtl/>
        </w:rPr>
        <w:t>ولأجل</w:t>
      </w:r>
      <w:r w:rsidR="000079DB" w:rsidRPr="00DE6131">
        <w:rPr>
          <w:rFonts w:hint="cs"/>
          <w:rtl/>
        </w:rPr>
        <w:t xml:space="preserve"> </w:t>
      </w:r>
      <w:r w:rsidRPr="00DE6131">
        <w:rPr>
          <w:rFonts w:hint="cs"/>
          <w:rtl/>
        </w:rPr>
        <w:t>استمرار التفاهم بين أطراف العقد</w:t>
      </w:r>
      <w:r w:rsidR="000079DB" w:rsidRPr="00DE6131">
        <w:rPr>
          <w:rFonts w:hint="cs"/>
          <w:rtl/>
        </w:rPr>
        <w:t xml:space="preserve"> </w:t>
      </w:r>
      <w:r w:rsidR="009E7113">
        <w:rPr>
          <w:rFonts w:hint="cs"/>
          <w:rtl/>
        </w:rPr>
        <w:t>يجب أ</w:t>
      </w:r>
      <w:r w:rsidRPr="00DE6131">
        <w:rPr>
          <w:rFonts w:hint="cs"/>
          <w:rtl/>
        </w:rPr>
        <w:t>ن تتوافر</w:t>
      </w:r>
      <w:r w:rsidR="000079DB" w:rsidRPr="00DE6131">
        <w:rPr>
          <w:rFonts w:hint="cs"/>
          <w:rtl/>
        </w:rPr>
        <w:t xml:space="preserve"> وسائل لتقريب وجهات النظر</w:t>
      </w:r>
      <w:r w:rsidRPr="00DE6131">
        <w:rPr>
          <w:rFonts w:hint="cs"/>
          <w:rtl/>
        </w:rPr>
        <w:t xml:space="preserve"> في حالة الخلاف و</w:t>
      </w:r>
      <w:r w:rsidR="000079DB" w:rsidRPr="00DE6131">
        <w:rPr>
          <w:rFonts w:hint="cs"/>
          <w:rtl/>
        </w:rPr>
        <w:t xml:space="preserve"> تساعد على </w:t>
      </w:r>
      <w:r w:rsidR="009E7113">
        <w:rPr>
          <w:rFonts w:hint="cs"/>
          <w:rtl/>
        </w:rPr>
        <w:t>إ</w:t>
      </w:r>
      <w:r w:rsidR="000079DB" w:rsidRPr="00DE6131">
        <w:rPr>
          <w:rFonts w:hint="cs"/>
          <w:rtl/>
        </w:rPr>
        <w:t xml:space="preserve">نهاء </w:t>
      </w:r>
      <w:r w:rsidR="002240A4">
        <w:rPr>
          <w:rFonts w:hint="cs"/>
          <w:rtl/>
        </w:rPr>
        <w:t xml:space="preserve">أي </w:t>
      </w:r>
      <w:r w:rsidR="000079DB" w:rsidRPr="00DE6131">
        <w:rPr>
          <w:rFonts w:hint="cs"/>
          <w:rtl/>
        </w:rPr>
        <w:t xml:space="preserve">نزاع </w:t>
      </w:r>
      <w:r w:rsidRPr="00DE6131">
        <w:rPr>
          <w:rFonts w:hint="cs"/>
          <w:rtl/>
        </w:rPr>
        <w:t xml:space="preserve"> محتمل </w:t>
      </w:r>
      <w:r w:rsidR="002240A4">
        <w:rPr>
          <w:rFonts w:hint="cs"/>
          <w:rtl/>
        </w:rPr>
        <w:t>وأ</w:t>
      </w:r>
      <w:r w:rsidR="000079DB" w:rsidRPr="00DE6131">
        <w:rPr>
          <w:rFonts w:hint="cs"/>
          <w:rtl/>
        </w:rPr>
        <w:t xml:space="preserve">ن الدولة التي </w:t>
      </w:r>
      <w:r w:rsidRPr="00DE6131">
        <w:rPr>
          <w:rFonts w:hint="cs"/>
          <w:rtl/>
        </w:rPr>
        <w:t xml:space="preserve">تسعى الى </w:t>
      </w:r>
      <w:r w:rsidR="000079DB" w:rsidRPr="00DE6131">
        <w:rPr>
          <w:rFonts w:hint="cs"/>
          <w:rtl/>
        </w:rPr>
        <w:t xml:space="preserve"> جذب المستثمرين </w:t>
      </w:r>
      <w:r w:rsidRPr="00DE6131">
        <w:rPr>
          <w:rFonts w:hint="cs"/>
          <w:rtl/>
        </w:rPr>
        <w:t xml:space="preserve">ليس لها بد من أن </w:t>
      </w:r>
      <w:r w:rsidR="002240A4">
        <w:rPr>
          <w:rFonts w:hint="cs"/>
          <w:rtl/>
        </w:rPr>
        <w:t>تزرع عامل الثقة والإ</w:t>
      </w:r>
      <w:r w:rsidR="007D7CD7" w:rsidRPr="00DE6131">
        <w:rPr>
          <w:rFonts w:hint="cs"/>
          <w:rtl/>
        </w:rPr>
        <w:t>طمئنان في نفوس المستثمرين توحي ب</w:t>
      </w:r>
      <w:r w:rsidR="000079DB" w:rsidRPr="00DE6131">
        <w:rPr>
          <w:rFonts w:hint="cs"/>
          <w:rtl/>
        </w:rPr>
        <w:t xml:space="preserve">وجود وسائل عادلة </w:t>
      </w:r>
      <w:r w:rsidR="007D7CD7" w:rsidRPr="00DE6131">
        <w:rPr>
          <w:rFonts w:hint="cs"/>
          <w:rtl/>
        </w:rPr>
        <w:t xml:space="preserve"> وذات مصداقية </w:t>
      </w:r>
      <w:r w:rsidR="000079DB" w:rsidRPr="00DE6131">
        <w:rPr>
          <w:rFonts w:hint="cs"/>
          <w:rtl/>
        </w:rPr>
        <w:t xml:space="preserve">تفصل في </w:t>
      </w:r>
      <w:r w:rsidR="007D7CD7" w:rsidRPr="00DE6131">
        <w:rPr>
          <w:rFonts w:hint="cs"/>
          <w:rtl/>
        </w:rPr>
        <w:t xml:space="preserve">أي </w:t>
      </w:r>
      <w:r w:rsidR="000079DB" w:rsidRPr="00DE6131">
        <w:rPr>
          <w:rFonts w:hint="cs"/>
          <w:rtl/>
        </w:rPr>
        <w:t xml:space="preserve">نزاع </w:t>
      </w:r>
      <w:r w:rsidR="007D7CD7" w:rsidRPr="00DE6131">
        <w:rPr>
          <w:rFonts w:hint="cs"/>
          <w:rtl/>
        </w:rPr>
        <w:t xml:space="preserve">يثور </w:t>
      </w:r>
      <w:r w:rsidR="000079DB" w:rsidRPr="00DE6131">
        <w:rPr>
          <w:rFonts w:hint="cs"/>
          <w:rtl/>
        </w:rPr>
        <w:t xml:space="preserve">بين الطرفين </w:t>
      </w:r>
      <w:r w:rsidR="007D7CD7" w:rsidRPr="00DE6131">
        <w:rPr>
          <w:rFonts w:hint="cs"/>
          <w:rtl/>
        </w:rPr>
        <w:t>بشكل</w:t>
      </w:r>
      <w:r w:rsidR="000079DB" w:rsidRPr="00DE6131">
        <w:rPr>
          <w:rFonts w:hint="cs"/>
          <w:rtl/>
        </w:rPr>
        <w:t xml:space="preserve"> </w:t>
      </w:r>
      <w:r w:rsidR="007D7CD7" w:rsidRPr="00DE6131">
        <w:rPr>
          <w:rFonts w:hint="cs"/>
          <w:rtl/>
        </w:rPr>
        <w:t>حيادي ونزيه، وفي هذا ال</w:t>
      </w:r>
      <w:r w:rsidR="002240A4">
        <w:rPr>
          <w:rFonts w:hint="cs"/>
          <w:rtl/>
        </w:rPr>
        <w:t>إ</w:t>
      </w:r>
      <w:r w:rsidR="007D7CD7" w:rsidRPr="00DE6131">
        <w:rPr>
          <w:rFonts w:hint="cs"/>
          <w:rtl/>
        </w:rPr>
        <w:t>طار</w:t>
      </w:r>
      <w:r w:rsidR="00E614AC">
        <w:rPr>
          <w:rFonts w:hint="cs"/>
          <w:rtl/>
        </w:rPr>
        <w:t xml:space="preserve"> </w:t>
      </w:r>
      <w:r w:rsidR="007D7CD7" w:rsidRPr="00DE6131">
        <w:rPr>
          <w:rFonts w:hint="cs"/>
          <w:rtl/>
        </w:rPr>
        <w:t>توجد</w:t>
      </w:r>
      <w:r w:rsidR="000079DB" w:rsidRPr="00DE6131">
        <w:rPr>
          <w:rFonts w:hint="cs"/>
          <w:rtl/>
        </w:rPr>
        <w:t xml:space="preserve"> عدة </w:t>
      </w:r>
      <w:r w:rsidR="007D7CD7" w:rsidRPr="00DE6131">
        <w:rPr>
          <w:rFonts w:hint="cs"/>
          <w:rtl/>
        </w:rPr>
        <w:t>سبل</w:t>
      </w:r>
      <w:r w:rsidR="000079DB" w:rsidRPr="00DE6131">
        <w:rPr>
          <w:rFonts w:hint="cs"/>
          <w:rtl/>
        </w:rPr>
        <w:t xml:space="preserve"> يمكن </w:t>
      </w:r>
      <w:r w:rsidR="002240A4">
        <w:rPr>
          <w:rFonts w:hint="cs"/>
          <w:rtl/>
        </w:rPr>
        <w:t>إن</w:t>
      </w:r>
      <w:r w:rsidR="007D7CD7" w:rsidRPr="00DE6131">
        <w:rPr>
          <w:rFonts w:hint="cs"/>
          <w:rtl/>
        </w:rPr>
        <w:t>تهاجها في سبيل</w:t>
      </w:r>
      <w:r w:rsidR="002240A4">
        <w:rPr>
          <w:rFonts w:hint="cs"/>
          <w:rtl/>
        </w:rPr>
        <w:t xml:space="preserve"> تسوية هذه النزاعات ولعل أ</w:t>
      </w:r>
      <w:r w:rsidR="000079DB" w:rsidRPr="00DE6131">
        <w:rPr>
          <w:rFonts w:hint="cs"/>
          <w:rtl/>
        </w:rPr>
        <w:t>برز</w:t>
      </w:r>
      <w:r w:rsidR="007D7CD7" w:rsidRPr="00DE6131">
        <w:rPr>
          <w:rFonts w:hint="cs"/>
          <w:rtl/>
        </w:rPr>
        <w:t>ها</w:t>
      </w:r>
      <w:r w:rsidR="000079DB" w:rsidRPr="00DE6131">
        <w:rPr>
          <w:rFonts w:hint="cs"/>
          <w:rtl/>
        </w:rPr>
        <w:t xml:space="preserve"> الوسائل هي تلك التي </w:t>
      </w:r>
      <w:r w:rsidR="007D7CD7" w:rsidRPr="00DE6131">
        <w:rPr>
          <w:rFonts w:hint="cs"/>
          <w:rtl/>
        </w:rPr>
        <w:t>تتفادى</w:t>
      </w:r>
      <w:r w:rsidR="000079DB" w:rsidRPr="00DE6131">
        <w:rPr>
          <w:rFonts w:hint="cs"/>
          <w:rtl/>
        </w:rPr>
        <w:t xml:space="preserve"> طريق </w:t>
      </w:r>
      <w:r w:rsidR="007D7CD7" w:rsidRPr="00DE6131">
        <w:rPr>
          <w:rFonts w:hint="cs"/>
          <w:rtl/>
        </w:rPr>
        <w:t xml:space="preserve">المنازعة القضائية </w:t>
      </w:r>
      <w:r w:rsidR="00FE5324" w:rsidRPr="00DE6131">
        <w:rPr>
          <w:rFonts w:hint="cs"/>
          <w:rtl/>
        </w:rPr>
        <w:t>المألوفة</w:t>
      </w:r>
      <w:r w:rsidR="000079DB" w:rsidRPr="00DE6131">
        <w:rPr>
          <w:rFonts w:hint="cs"/>
          <w:rtl/>
        </w:rPr>
        <w:t xml:space="preserve"> والإجراءات الروتينية المملة والتي تضيع الوقت </w:t>
      </w:r>
      <w:r w:rsidR="007D7CD7" w:rsidRPr="00DE6131">
        <w:rPr>
          <w:rFonts w:hint="cs"/>
          <w:rtl/>
        </w:rPr>
        <w:t>والجهد</w:t>
      </w:r>
      <w:r w:rsidR="002240A4">
        <w:rPr>
          <w:rFonts w:hint="cs"/>
          <w:rtl/>
        </w:rPr>
        <w:t>،</w:t>
      </w:r>
      <w:r w:rsidR="000079DB" w:rsidRPr="00DE6131">
        <w:rPr>
          <w:rFonts w:hint="cs"/>
          <w:rtl/>
        </w:rPr>
        <w:t xml:space="preserve"> و</w:t>
      </w:r>
      <w:r w:rsidR="002240A4">
        <w:rPr>
          <w:rFonts w:hint="cs"/>
          <w:rtl/>
        </w:rPr>
        <w:t xml:space="preserve">تعد </w:t>
      </w:r>
      <w:r w:rsidR="007D7CD7" w:rsidRPr="00DE6131">
        <w:rPr>
          <w:rFonts w:hint="cs"/>
          <w:rtl/>
        </w:rPr>
        <w:t>و</w:t>
      </w:r>
      <w:r w:rsidR="000079DB" w:rsidRPr="00DE6131">
        <w:rPr>
          <w:rFonts w:hint="cs"/>
          <w:rtl/>
        </w:rPr>
        <w:t xml:space="preserve">سائل </w:t>
      </w:r>
      <w:r w:rsidR="007D7CD7" w:rsidRPr="00DE6131">
        <w:rPr>
          <w:rFonts w:hint="cs"/>
          <w:rtl/>
        </w:rPr>
        <w:t xml:space="preserve">فعالة </w:t>
      </w:r>
      <w:r w:rsidR="000079DB" w:rsidRPr="00DE6131">
        <w:rPr>
          <w:rFonts w:hint="cs"/>
          <w:rtl/>
        </w:rPr>
        <w:t xml:space="preserve">تختصر </w:t>
      </w:r>
      <w:r w:rsidR="007D7CD7" w:rsidRPr="00DE6131">
        <w:rPr>
          <w:rFonts w:hint="cs"/>
          <w:rtl/>
        </w:rPr>
        <w:t>الزمن</w:t>
      </w:r>
      <w:r w:rsidR="000079DB" w:rsidRPr="00DE6131">
        <w:rPr>
          <w:rFonts w:hint="cs"/>
          <w:rtl/>
        </w:rPr>
        <w:t xml:space="preserve"> </w:t>
      </w:r>
      <w:r w:rsidR="007D7CD7" w:rsidRPr="00DE6131">
        <w:rPr>
          <w:rFonts w:hint="cs"/>
          <w:rtl/>
        </w:rPr>
        <w:t>والتكاليف وتكون</w:t>
      </w:r>
      <w:r w:rsidR="002240A4">
        <w:rPr>
          <w:rFonts w:hint="cs"/>
          <w:rtl/>
        </w:rPr>
        <w:t xml:space="preserve"> محلا لثقة الشريكين أ</w:t>
      </w:r>
      <w:r w:rsidR="000079DB" w:rsidRPr="00DE6131">
        <w:rPr>
          <w:rFonts w:hint="cs"/>
          <w:rtl/>
        </w:rPr>
        <w:t>برزها التفاوض والوساطة والصلح</w:t>
      </w:r>
      <w:r w:rsidR="00CD6EB7">
        <w:rPr>
          <w:rFonts w:hint="cs"/>
          <w:rtl/>
        </w:rPr>
        <w:t xml:space="preserve"> وغيرها من الوسائل الأخرى ولعل أ</w:t>
      </w:r>
      <w:r w:rsidR="000079DB" w:rsidRPr="00DE6131">
        <w:rPr>
          <w:rFonts w:hint="cs"/>
          <w:rtl/>
        </w:rPr>
        <w:t>هم وسيلة يمكن اللجوء اليها هي التحكيم</w:t>
      </w:r>
      <w:r w:rsidR="000079DB" w:rsidRPr="00DE6131">
        <w:rPr>
          <w:rStyle w:val="Appelnotedebasdep"/>
          <w:color w:val="000000" w:themeColor="text1"/>
          <w:rtl/>
        </w:rPr>
        <w:footnoteReference w:id="431"/>
      </w:r>
      <w:r w:rsidR="00CD6EB7">
        <w:rPr>
          <w:rFonts w:hint="cs"/>
          <w:sz w:val="24"/>
          <w:szCs w:val="24"/>
          <w:rtl/>
        </w:rPr>
        <w:t>،</w:t>
      </w:r>
      <w:r w:rsidR="00FE5324" w:rsidRPr="00DE6131">
        <w:rPr>
          <w:rFonts w:hint="cs"/>
          <w:rtl/>
        </w:rPr>
        <w:t>لأنه</w:t>
      </w:r>
      <w:r w:rsidR="007D7CD7" w:rsidRPr="00DE6131">
        <w:rPr>
          <w:rFonts w:hint="cs"/>
          <w:rtl/>
        </w:rPr>
        <w:t xml:space="preserve"> في الغالب يمارس من قبل خبراء ومختصين في مجالات متنوعة وفي أ</w:t>
      </w:r>
      <w:r w:rsidR="00CD6EB7">
        <w:rPr>
          <w:rFonts w:hint="cs"/>
          <w:rtl/>
        </w:rPr>
        <w:t>نواع معينة من المشاريع مهما بلغت</w:t>
      </w:r>
      <w:r w:rsidR="007D7CD7" w:rsidRPr="00DE6131">
        <w:rPr>
          <w:rFonts w:hint="cs"/>
          <w:rtl/>
        </w:rPr>
        <w:t xml:space="preserve"> درجة تعقيدها </w:t>
      </w:r>
      <w:r w:rsidR="00CD6EB7">
        <w:rPr>
          <w:rFonts w:hint="cs"/>
          <w:rtl/>
        </w:rPr>
        <w:t>فتعدد</w:t>
      </w:r>
      <w:r w:rsidR="007D7CD7" w:rsidRPr="00DE6131">
        <w:rPr>
          <w:rFonts w:hint="cs"/>
          <w:rtl/>
        </w:rPr>
        <w:t xml:space="preserve"> الأطراف المشاركة فيها </w:t>
      </w:r>
      <w:r w:rsidR="00CD6EB7">
        <w:rPr>
          <w:rFonts w:hint="cs"/>
          <w:rtl/>
        </w:rPr>
        <w:t>وكثرة وتداخل الإ</w:t>
      </w:r>
      <w:r w:rsidR="00EF13A7" w:rsidRPr="00DE6131">
        <w:rPr>
          <w:rFonts w:hint="cs"/>
          <w:rtl/>
        </w:rPr>
        <w:t>لتزامات الواقعة على عاتق أطراف العقد.</w:t>
      </w:r>
    </w:p>
    <w:p w14:paraId="11218C76" w14:textId="0ADDFA7E" w:rsidR="00146AD6" w:rsidRPr="00DE6131" w:rsidRDefault="00EF13A7" w:rsidP="001C317A">
      <w:pPr>
        <w:rPr>
          <w:rtl/>
        </w:rPr>
      </w:pPr>
      <w:r w:rsidRPr="00DE6131">
        <w:rPr>
          <w:rFonts w:hint="cs"/>
          <w:rtl/>
        </w:rPr>
        <w:t xml:space="preserve">لذلك </w:t>
      </w:r>
      <w:r w:rsidR="007079AF" w:rsidRPr="00DE6131">
        <w:rPr>
          <w:rFonts w:hint="cs"/>
          <w:rtl/>
        </w:rPr>
        <w:t>يعتبر التحكيم من أهم الركائز الأساسية والجوهرية التي تساهم في تحفيز ال</w:t>
      </w:r>
      <w:r w:rsidR="00CD6EB7">
        <w:rPr>
          <w:rFonts w:hint="cs"/>
          <w:rtl/>
        </w:rPr>
        <w:t>قطاع الخاص على الإ</w:t>
      </w:r>
      <w:r w:rsidR="007079AF" w:rsidRPr="00DE6131">
        <w:rPr>
          <w:rFonts w:hint="cs"/>
          <w:rtl/>
        </w:rPr>
        <w:t>نخراط في عملية الشراكة التي تتبناها الدول ومجموعة الأشخاص العامة الو</w:t>
      </w:r>
      <w:r w:rsidR="00CD6EB7">
        <w:rPr>
          <w:rFonts w:hint="cs"/>
          <w:rtl/>
        </w:rPr>
        <w:t>طنية والمحلية التي تمثلها وبما أن آ</w:t>
      </w:r>
      <w:r w:rsidR="007079AF" w:rsidRPr="00DE6131">
        <w:rPr>
          <w:rFonts w:hint="cs"/>
          <w:rtl/>
        </w:rPr>
        <w:t xml:space="preserve">لية </w:t>
      </w:r>
      <w:r w:rsidR="00FE5324" w:rsidRPr="00DE6131">
        <w:rPr>
          <w:rFonts w:hint="cs"/>
          <w:rtl/>
        </w:rPr>
        <w:t>تف</w:t>
      </w:r>
      <w:r w:rsidR="001E12C0">
        <w:rPr>
          <w:rFonts w:hint="cs"/>
          <w:rtl/>
        </w:rPr>
        <w:t>و</w:t>
      </w:r>
      <w:r w:rsidR="00FE5324" w:rsidRPr="00DE6131">
        <w:rPr>
          <w:rFonts w:hint="cs"/>
          <w:rtl/>
        </w:rPr>
        <w:t>يض</w:t>
      </w:r>
      <w:r w:rsidR="001E12C0">
        <w:rPr>
          <w:rFonts w:hint="cs"/>
          <w:rtl/>
        </w:rPr>
        <w:t xml:space="preserve"> المرافق العامة تعد إ</w:t>
      </w:r>
      <w:r w:rsidR="007079AF" w:rsidRPr="00DE6131">
        <w:rPr>
          <w:rFonts w:hint="cs"/>
          <w:rtl/>
        </w:rPr>
        <w:t>حدى ال</w:t>
      </w:r>
      <w:r w:rsidR="001E12C0">
        <w:rPr>
          <w:rFonts w:hint="cs"/>
          <w:rtl/>
        </w:rPr>
        <w:t>آ</w:t>
      </w:r>
      <w:r w:rsidR="007079AF" w:rsidRPr="00DE6131">
        <w:rPr>
          <w:rFonts w:hint="cs"/>
          <w:rtl/>
        </w:rPr>
        <w:t>ليات المعتمدة في تجسيد هذه الشراكة بات لل</w:t>
      </w:r>
      <w:r w:rsidR="001E12C0">
        <w:rPr>
          <w:rFonts w:hint="cs"/>
          <w:rtl/>
        </w:rPr>
        <w:t>تحكيم أهمية خاصة في هذه التقنية</w:t>
      </w:r>
      <w:r w:rsidR="007079AF" w:rsidRPr="00DE6131">
        <w:rPr>
          <w:rFonts w:hint="cs"/>
          <w:rtl/>
        </w:rPr>
        <w:t xml:space="preserve">، فالمستثمر أيا كان وبالخصوص </w:t>
      </w:r>
      <w:r w:rsidR="00FE5324" w:rsidRPr="00DE6131">
        <w:rPr>
          <w:rFonts w:hint="cs"/>
          <w:rtl/>
        </w:rPr>
        <w:t>الأجنبي</w:t>
      </w:r>
      <w:r w:rsidR="007079AF" w:rsidRPr="00DE6131">
        <w:rPr>
          <w:rFonts w:hint="cs"/>
          <w:rtl/>
        </w:rPr>
        <w:t xml:space="preserve"> </w:t>
      </w:r>
      <w:r w:rsidR="00C23A5F" w:rsidRPr="00DE6131">
        <w:rPr>
          <w:rFonts w:hint="cs"/>
          <w:rtl/>
        </w:rPr>
        <w:t>الذي يكون خاضعا للقانون الوطني غير أنه يشترط في غالب الأحيان قبل التعاق</w:t>
      </w:r>
      <w:r w:rsidR="001E12C0">
        <w:rPr>
          <w:rFonts w:hint="cs"/>
          <w:rtl/>
        </w:rPr>
        <w:t>د مع الأشخاص الاعتبارية العامة إ</w:t>
      </w:r>
      <w:r w:rsidR="00C23A5F" w:rsidRPr="00DE6131">
        <w:rPr>
          <w:rFonts w:hint="cs"/>
          <w:rtl/>
        </w:rPr>
        <w:t>دراج بنود في اتفاقية التفويض تضمن لجوء الأطراف المتعاقدة الى طريق التحكيم لفض المنازعات التي يمكن تترتب على عملية تنفيذ المشروع موضوع الشراكة</w:t>
      </w:r>
      <w:r w:rsidR="00CB3561">
        <w:rPr>
          <w:rFonts w:hint="cs"/>
          <w:rtl/>
        </w:rPr>
        <w:t>،</w:t>
      </w:r>
      <w:r w:rsidR="00C23A5F" w:rsidRPr="00DE6131">
        <w:rPr>
          <w:rFonts w:hint="cs"/>
          <w:rtl/>
        </w:rPr>
        <w:t xml:space="preserve"> وذلك بالنظر الى المزايا التي يوفرها التحكيم في </w:t>
      </w:r>
      <w:r w:rsidR="00FE5324" w:rsidRPr="00DE6131">
        <w:rPr>
          <w:rFonts w:hint="cs"/>
          <w:rtl/>
        </w:rPr>
        <w:t>هذ</w:t>
      </w:r>
      <w:r w:rsidR="00C23A5F" w:rsidRPr="00DE6131">
        <w:rPr>
          <w:rFonts w:hint="cs"/>
          <w:rtl/>
        </w:rPr>
        <w:t xml:space="preserve"> الاطار</w:t>
      </w:r>
      <w:r w:rsidR="007079AF" w:rsidRPr="00DE6131">
        <w:rPr>
          <w:rStyle w:val="Appelnotedebasdep"/>
          <w:color w:val="000000" w:themeColor="text1"/>
          <w:rtl/>
        </w:rPr>
        <w:footnoteReference w:id="432"/>
      </w:r>
      <w:r w:rsidR="00C23A5F" w:rsidRPr="00DE6131">
        <w:rPr>
          <w:rFonts w:hint="cs"/>
          <w:sz w:val="24"/>
          <w:szCs w:val="24"/>
          <w:rtl/>
        </w:rPr>
        <w:t xml:space="preserve"> </w:t>
      </w:r>
      <w:r w:rsidR="00CB3561">
        <w:rPr>
          <w:rFonts w:hint="cs"/>
          <w:sz w:val="24"/>
          <w:szCs w:val="24"/>
          <w:rtl/>
        </w:rPr>
        <w:t xml:space="preserve">، </w:t>
      </w:r>
      <w:r w:rsidR="00CB3561">
        <w:rPr>
          <w:rFonts w:hint="cs"/>
          <w:rtl/>
        </w:rPr>
        <w:t>فقبول الأطراف بآلية التحكيم من أ</w:t>
      </w:r>
      <w:r w:rsidR="00C23A5F" w:rsidRPr="00DE6131">
        <w:rPr>
          <w:rFonts w:hint="cs"/>
          <w:rtl/>
        </w:rPr>
        <w:t xml:space="preserve">جل فض النزاعات التي تنشأ على </w:t>
      </w:r>
      <w:r w:rsidR="004542D1">
        <w:rPr>
          <w:rFonts w:hint="cs"/>
          <w:rtl/>
        </w:rPr>
        <w:t>ال</w:t>
      </w:r>
      <w:r w:rsidR="00C23A5F" w:rsidRPr="00DE6131">
        <w:rPr>
          <w:rFonts w:hint="cs"/>
          <w:rtl/>
        </w:rPr>
        <w:t xml:space="preserve">عقود ذات </w:t>
      </w:r>
      <w:r w:rsidR="004542D1">
        <w:rPr>
          <w:rFonts w:hint="cs"/>
          <w:rtl/>
        </w:rPr>
        <w:t>ال</w:t>
      </w:r>
      <w:r w:rsidR="00C23A5F" w:rsidRPr="00DE6131">
        <w:rPr>
          <w:rFonts w:hint="cs"/>
          <w:rtl/>
        </w:rPr>
        <w:t xml:space="preserve">طابع </w:t>
      </w:r>
      <w:r w:rsidR="004542D1">
        <w:rPr>
          <w:rFonts w:hint="cs"/>
          <w:rtl/>
        </w:rPr>
        <w:t>ال</w:t>
      </w:r>
      <w:r w:rsidR="00C23A5F" w:rsidRPr="00DE6131">
        <w:rPr>
          <w:rFonts w:hint="cs"/>
          <w:rtl/>
        </w:rPr>
        <w:t xml:space="preserve">إداري يمثل </w:t>
      </w:r>
      <w:r w:rsidR="004542D1">
        <w:rPr>
          <w:rFonts w:hint="cs"/>
          <w:rtl/>
        </w:rPr>
        <w:t>مظهر إيجابيا يؤشر على وجود جدية</w:t>
      </w:r>
      <w:r w:rsidR="00C23A5F" w:rsidRPr="00DE6131">
        <w:rPr>
          <w:rFonts w:hint="cs"/>
          <w:rtl/>
        </w:rPr>
        <w:t xml:space="preserve"> خاصة من قبل الأشخاص المعنوية العامة في جلب الخواص الى ال</w:t>
      </w:r>
      <w:r w:rsidR="004542D1">
        <w:rPr>
          <w:rFonts w:hint="cs"/>
          <w:rtl/>
        </w:rPr>
        <w:t>إ</w:t>
      </w:r>
      <w:r w:rsidR="00C23A5F" w:rsidRPr="00DE6131">
        <w:rPr>
          <w:rFonts w:hint="cs"/>
          <w:rtl/>
        </w:rPr>
        <w:t>ستثمار في المشروعات العامة.</w:t>
      </w:r>
      <w:r w:rsidR="00146AD6" w:rsidRPr="00DE6131">
        <w:rPr>
          <w:rFonts w:hint="cs"/>
          <w:rtl/>
        </w:rPr>
        <w:t xml:space="preserve"> </w:t>
      </w:r>
    </w:p>
    <w:p w14:paraId="6030E972" w14:textId="3948DB1D" w:rsidR="00020F40" w:rsidRPr="00DE6131" w:rsidRDefault="00146AD6" w:rsidP="00DC6D1B">
      <w:pPr>
        <w:rPr>
          <w:color w:val="000000" w:themeColor="text1"/>
          <w:rtl/>
        </w:rPr>
      </w:pPr>
      <w:r w:rsidRPr="00DE6131">
        <w:rPr>
          <w:rFonts w:hint="cs"/>
          <w:color w:val="000000" w:themeColor="text1"/>
          <w:rtl/>
        </w:rPr>
        <w:t xml:space="preserve">غير أن فكرة التحكيم </w:t>
      </w:r>
      <w:r w:rsidR="00FE5324" w:rsidRPr="00DE6131">
        <w:rPr>
          <w:rFonts w:hint="cs"/>
          <w:color w:val="000000" w:themeColor="text1"/>
          <w:rtl/>
        </w:rPr>
        <w:t>لا تنحص</w:t>
      </w:r>
      <w:r w:rsidR="00FE5324" w:rsidRPr="00DE6131">
        <w:rPr>
          <w:color w:val="000000" w:themeColor="text1"/>
          <w:rtl/>
        </w:rPr>
        <w:t>ر</w:t>
      </w:r>
      <w:r w:rsidRPr="00DE6131">
        <w:rPr>
          <w:rFonts w:hint="cs"/>
          <w:color w:val="000000" w:themeColor="text1"/>
          <w:rtl/>
        </w:rPr>
        <w:t xml:space="preserve"> فقط على مستوى النزاعات ذات الطابع الدولي فقط بل تعدى ذلك الى أن يلعب دورا أساسيا كذلك في فض المنازعات الداخلية التي تثور بالخصوص بين الأشخاص العامة المتعاقدة مع الغير لتنفيذ المشاريع ذات الطابع العام وبالأخص منها المتعلقة بتحقيق وتنفيذ </w:t>
      </w:r>
      <w:r w:rsidRPr="00DE6131">
        <w:rPr>
          <w:rFonts w:hint="cs"/>
          <w:color w:val="000000" w:themeColor="text1"/>
          <w:rtl/>
        </w:rPr>
        <w:lastRenderedPageBreak/>
        <w:t xml:space="preserve">المرافق العامة الضرورية التي تكتسي أهمية </w:t>
      </w:r>
      <w:r w:rsidR="00020F40" w:rsidRPr="00DE6131">
        <w:rPr>
          <w:rFonts w:hint="cs"/>
          <w:color w:val="000000" w:themeColor="text1"/>
          <w:rtl/>
        </w:rPr>
        <w:t>استراتيجية تتعلق بالنظام العام والتي تكتسي الأهمية الوطنية الكبرى.</w:t>
      </w:r>
    </w:p>
    <w:p w14:paraId="4B33426B" w14:textId="2E799624" w:rsidR="00736AB0" w:rsidRPr="00DE6131" w:rsidRDefault="00146AD6" w:rsidP="001C317A">
      <w:pPr>
        <w:rPr>
          <w:rtl/>
        </w:rPr>
      </w:pPr>
      <w:r w:rsidRPr="00DE6131">
        <w:rPr>
          <w:rFonts w:hint="cs"/>
          <w:rtl/>
        </w:rPr>
        <w:t xml:space="preserve"> </w:t>
      </w:r>
      <w:r w:rsidR="00020F40" w:rsidRPr="00DE6131">
        <w:rPr>
          <w:rFonts w:hint="cs"/>
          <w:rtl/>
        </w:rPr>
        <w:t xml:space="preserve">وفي هذا السياق فقد لعب مجلس الدولة المصري دورا هاما من وضعه للبنة الأساسية التي </w:t>
      </w:r>
      <w:r w:rsidRPr="00DE6131">
        <w:rPr>
          <w:rFonts w:hint="cs"/>
          <w:rtl/>
        </w:rPr>
        <w:t xml:space="preserve"> </w:t>
      </w:r>
      <w:r w:rsidR="00020F40" w:rsidRPr="00DE6131">
        <w:rPr>
          <w:rFonts w:hint="cs"/>
          <w:rtl/>
        </w:rPr>
        <w:t xml:space="preserve">ارتكزت عليها معظم </w:t>
      </w:r>
      <w:r w:rsidRPr="00DE6131">
        <w:rPr>
          <w:rFonts w:hint="cs"/>
          <w:rtl/>
        </w:rPr>
        <w:t xml:space="preserve"> نظريات العقد الإداري فكان </w:t>
      </w:r>
      <w:r w:rsidR="00020F40" w:rsidRPr="00DE6131">
        <w:rPr>
          <w:rFonts w:hint="cs"/>
          <w:rtl/>
        </w:rPr>
        <w:t>من نت</w:t>
      </w:r>
      <w:r w:rsidR="004542D1">
        <w:rPr>
          <w:rFonts w:hint="cs"/>
          <w:rtl/>
        </w:rPr>
        <w:t>ائج تطور</w:t>
      </w:r>
      <w:r w:rsidR="00020F40" w:rsidRPr="00DE6131">
        <w:rPr>
          <w:rFonts w:hint="cs"/>
          <w:rtl/>
        </w:rPr>
        <w:t>عقود التزام المر</w:t>
      </w:r>
      <w:r w:rsidR="004542D1">
        <w:rPr>
          <w:rFonts w:hint="cs"/>
          <w:rtl/>
        </w:rPr>
        <w:t xml:space="preserve">افق العامة من صورتها التقليدية </w:t>
      </w:r>
      <w:r w:rsidR="00020F40" w:rsidRPr="00DE6131">
        <w:rPr>
          <w:rFonts w:hint="cs"/>
          <w:rtl/>
        </w:rPr>
        <w:t xml:space="preserve">وصولا الى </w:t>
      </w:r>
      <w:r w:rsidRPr="00DE6131">
        <w:rPr>
          <w:rFonts w:hint="cs"/>
          <w:rtl/>
        </w:rPr>
        <w:t>عقود التزام المرافق العامة</w:t>
      </w:r>
      <w:r w:rsidR="00020F40" w:rsidRPr="00DE6131">
        <w:rPr>
          <w:rFonts w:hint="cs"/>
          <w:rtl/>
        </w:rPr>
        <w:t xml:space="preserve"> </w:t>
      </w:r>
      <w:r w:rsidR="00C23B74">
        <w:rPr>
          <w:rFonts w:hint="cs"/>
          <w:rtl/>
        </w:rPr>
        <w:t>الحديثة</w:t>
      </w:r>
      <w:r w:rsidRPr="00DE6131">
        <w:rPr>
          <w:rFonts w:hint="cs"/>
          <w:rtl/>
        </w:rPr>
        <w:t xml:space="preserve"> ثم </w:t>
      </w:r>
      <w:r w:rsidR="00C23B74">
        <w:rPr>
          <w:rFonts w:hint="cs"/>
          <w:rtl/>
        </w:rPr>
        <w:t xml:space="preserve"> تطور</w:t>
      </w:r>
      <w:r w:rsidR="00020F40" w:rsidRPr="00DE6131">
        <w:rPr>
          <w:rFonts w:hint="cs"/>
          <w:rtl/>
        </w:rPr>
        <w:t xml:space="preserve">عقود </w:t>
      </w:r>
      <w:r w:rsidRPr="00DE6131">
        <w:rPr>
          <w:rFonts w:hint="cs"/>
          <w:rtl/>
        </w:rPr>
        <w:t xml:space="preserve"> ال</w:t>
      </w:r>
      <w:r w:rsidR="00C23B74">
        <w:rPr>
          <w:rFonts w:hint="cs"/>
          <w:rtl/>
        </w:rPr>
        <w:t>إ</w:t>
      </w:r>
      <w:r w:rsidRPr="00DE6131">
        <w:rPr>
          <w:rFonts w:hint="cs"/>
          <w:rtl/>
        </w:rPr>
        <w:t xml:space="preserve">متياز الحديثة </w:t>
      </w:r>
      <w:r w:rsidR="00020F40" w:rsidRPr="00DE6131">
        <w:rPr>
          <w:rFonts w:hint="cs"/>
          <w:rtl/>
        </w:rPr>
        <w:t>الى</w:t>
      </w:r>
      <w:r w:rsidRPr="00DE6131">
        <w:rPr>
          <w:rFonts w:hint="cs"/>
          <w:rtl/>
        </w:rPr>
        <w:t xml:space="preserve"> تفويض</w:t>
      </w:r>
      <w:r w:rsidR="00020F40" w:rsidRPr="00DE6131">
        <w:rPr>
          <w:rFonts w:hint="cs"/>
          <w:rtl/>
        </w:rPr>
        <w:t>ات المرافق العامة وعقود البوت وصولا الى عقود ال</w:t>
      </w:r>
      <w:r w:rsidRPr="00DE6131">
        <w:rPr>
          <w:rFonts w:hint="cs"/>
          <w:rtl/>
        </w:rPr>
        <w:t xml:space="preserve">شراكة </w:t>
      </w:r>
      <w:r w:rsidR="00C23B74">
        <w:rPr>
          <w:rFonts w:hint="cs"/>
          <w:rtl/>
        </w:rPr>
        <w:t>مع القطاع الخاص بصورها المختلفة</w:t>
      </w:r>
      <w:r w:rsidR="00020F40" w:rsidRPr="00DE6131">
        <w:rPr>
          <w:rFonts w:hint="cs"/>
          <w:rtl/>
        </w:rPr>
        <w:t xml:space="preserve">، </w:t>
      </w:r>
      <w:r w:rsidR="00C23B74">
        <w:rPr>
          <w:rFonts w:hint="cs"/>
          <w:rtl/>
        </w:rPr>
        <w:t xml:space="preserve">هذه العقود </w:t>
      </w:r>
      <w:r w:rsidR="00020F40" w:rsidRPr="00DE6131">
        <w:rPr>
          <w:rFonts w:hint="cs"/>
          <w:rtl/>
        </w:rPr>
        <w:t>امتازت في كثير من الأحيان ب</w:t>
      </w:r>
      <w:r w:rsidRPr="00DE6131">
        <w:rPr>
          <w:rFonts w:hint="cs"/>
          <w:rtl/>
        </w:rPr>
        <w:t xml:space="preserve">تعقيد إجراءاتها وصعوبة </w:t>
      </w:r>
      <w:r w:rsidR="00020F40" w:rsidRPr="00DE6131">
        <w:rPr>
          <w:rFonts w:hint="cs"/>
          <w:rtl/>
        </w:rPr>
        <w:t xml:space="preserve">الإحاطة بمختلف التفاصيل الناشئة عن عملية التطبيقات العملية </w:t>
      </w:r>
      <w:r w:rsidR="00C23B74">
        <w:rPr>
          <w:rFonts w:hint="cs"/>
          <w:rtl/>
        </w:rPr>
        <w:t>و</w:t>
      </w:r>
      <w:r w:rsidR="00020F40" w:rsidRPr="00DE6131">
        <w:rPr>
          <w:rFonts w:hint="cs"/>
          <w:rtl/>
        </w:rPr>
        <w:t xml:space="preserve">أدت الى وجود صعوبة </w:t>
      </w:r>
      <w:r w:rsidR="0070321D" w:rsidRPr="00DE6131">
        <w:rPr>
          <w:rFonts w:hint="cs"/>
          <w:rtl/>
        </w:rPr>
        <w:t>في التوصل الى صيغة مبتكرة بعيدا عن الم</w:t>
      </w:r>
      <w:r w:rsidR="00C23B74">
        <w:rPr>
          <w:rFonts w:hint="cs"/>
          <w:rtl/>
        </w:rPr>
        <w:t>نازعة القضائية التقليدية فكانت آ</w:t>
      </w:r>
      <w:r w:rsidR="0070321D" w:rsidRPr="00DE6131">
        <w:rPr>
          <w:rFonts w:hint="cs"/>
          <w:rtl/>
        </w:rPr>
        <w:t xml:space="preserve">لية التحكيم الوسيلة المبتكرة والحديثة المعتمدة في </w:t>
      </w:r>
      <w:r w:rsidRPr="00DE6131">
        <w:rPr>
          <w:rFonts w:hint="cs"/>
          <w:rtl/>
        </w:rPr>
        <w:t xml:space="preserve">فض </w:t>
      </w:r>
      <w:r w:rsidR="0070321D" w:rsidRPr="00DE6131">
        <w:rPr>
          <w:rFonts w:hint="cs"/>
          <w:rtl/>
        </w:rPr>
        <w:t>المنازعات المحتمل</w:t>
      </w:r>
      <w:r w:rsidR="00C23B74">
        <w:rPr>
          <w:rFonts w:hint="cs"/>
          <w:rtl/>
        </w:rPr>
        <w:t>ة فلم تعد آ</w:t>
      </w:r>
      <w:r w:rsidR="0070321D" w:rsidRPr="00DE6131">
        <w:rPr>
          <w:rFonts w:hint="cs"/>
          <w:rtl/>
        </w:rPr>
        <w:t>لية التحكيم كما كانت في الماضي تقتصر ع</w:t>
      </w:r>
      <w:r w:rsidR="00C23B74">
        <w:rPr>
          <w:rFonts w:hint="cs"/>
          <w:rtl/>
        </w:rPr>
        <w:t>لى المنازعات ذات الطابع الدولي أ</w:t>
      </w:r>
      <w:r w:rsidR="0070321D" w:rsidRPr="00DE6131">
        <w:rPr>
          <w:rFonts w:hint="cs"/>
          <w:rtl/>
        </w:rPr>
        <w:t>و تلك ال</w:t>
      </w:r>
      <w:r w:rsidR="00C23B74">
        <w:rPr>
          <w:rFonts w:hint="cs"/>
          <w:rtl/>
        </w:rPr>
        <w:t>ناتجة عن المنازعة التجارية فحسب</w:t>
      </w:r>
      <w:r w:rsidR="00685C73">
        <w:rPr>
          <w:rFonts w:hint="cs"/>
          <w:rtl/>
        </w:rPr>
        <w:t>،</w:t>
      </w:r>
      <w:r w:rsidRPr="00DE6131">
        <w:rPr>
          <w:rFonts w:hint="cs"/>
          <w:rtl/>
        </w:rPr>
        <w:t xml:space="preserve"> </w:t>
      </w:r>
      <w:r w:rsidR="0070321D" w:rsidRPr="00DE6131">
        <w:rPr>
          <w:rFonts w:hint="cs"/>
          <w:rtl/>
        </w:rPr>
        <w:t xml:space="preserve">وبالأخص في الوقت الذي انخرطت فيه تلك </w:t>
      </w:r>
      <w:r w:rsidRPr="00DE6131">
        <w:rPr>
          <w:rFonts w:hint="cs"/>
          <w:rtl/>
        </w:rPr>
        <w:t xml:space="preserve"> الشركات </w:t>
      </w:r>
      <w:r w:rsidR="00685C73">
        <w:rPr>
          <w:rFonts w:hint="cs"/>
          <w:rtl/>
        </w:rPr>
        <w:t>العامة أ</w:t>
      </w:r>
      <w:r w:rsidR="0070321D" w:rsidRPr="00DE6131">
        <w:rPr>
          <w:rFonts w:hint="cs"/>
          <w:rtl/>
        </w:rPr>
        <w:t xml:space="preserve">و الخاصة </w:t>
      </w:r>
      <w:r w:rsidRPr="00DE6131">
        <w:rPr>
          <w:rFonts w:hint="cs"/>
          <w:rtl/>
        </w:rPr>
        <w:t xml:space="preserve">في تنفيذ </w:t>
      </w:r>
      <w:r w:rsidR="0070321D" w:rsidRPr="00DE6131">
        <w:rPr>
          <w:rFonts w:hint="cs"/>
          <w:rtl/>
        </w:rPr>
        <w:t>ال</w:t>
      </w:r>
      <w:r w:rsidRPr="00DE6131">
        <w:rPr>
          <w:rFonts w:hint="cs"/>
          <w:rtl/>
        </w:rPr>
        <w:t xml:space="preserve">مشاريع </w:t>
      </w:r>
      <w:r w:rsidR="0070321D" w:rsidRPr="00DE6131">
        <w:rPr>
          <w:rFonts w:hint="cs"/>
          <w:rtl/>
        </w:rPr>
        <w:t xml:space="preserve">العامة وتسيير واستغلال </w:t>
      </w:r>
      <w:r w:rsidRPr="00DE6131">
        <w:rPr>
          <w:rFonts w:hint="cs"/>
          <w:rtl/>
        </w:rPr>
        <w:t xml:space="preserve">المرافق العامة </w:t>
      </w:r>
      <w:r w:rsidR="0070321D" w:rsidRPr="00DE6131">
        <w:rPr>
          <w:rFonts w:hint="cs"/>
          <w:rtl/>
        </w:rPr>
        <w:t>وبالأخص منها مجال</w:t>
      </w:r>
      <w:r w:rsidR="00FE5324" w:rsidRPr="00DE6131">
        <w:rPr>
          <w:rFonts w:hint="cs"/>
          <w:rtl/>
        </w:rPr>
        <w:t>ا</w:t>
      </w:r>
      <w:r w:rsidR="0070321D" w:rsidRPr="00DE6131">
        <w:rPr>
          <w:rFonts w:hint="cs"/>
          <w:rtl/>
        </w:rPr>
        <w:t xml:space="preserve">ت </w:t>
      </w:r>
      <w:r w:rsidRPr="00DE6131">
        <w:rPr>
          <w:rFonts w:hint="cs"/>
          <w:rtl/>
        </w:rPr>
        <w:t xml:space="preserve">البنية </w:t>
      </w:r>
      <w:r w:rsidR="0070321D" w:rsidRPr="00DE6131">
        <w:rPr>
          <w:rFonts w:hint="cs"/>
          <w:rtl/>
        </w:rPr>
        <w:t xml:space="preserve"> التحتية </w:t>
      </w:r>
      <w:r w:rsidRPr="00DE6131">
        <w:rPr>
          <w:rFonts w:hint="cs"/>
          <w:rtl/>
        </w:rPr>
        <w:t>الأساسية</w:t>
      </w:r>
      <w:r w:rsidRPr="00DE6131">
        <w:rPr>
          <w:rStyle w:val="Appelnotedebasdep"/>
          <w:color w:val="000000" w:themeColor="text1"/>
          <w:rtl/>
        </w:rPr>
        <w:footnoteReference w:id="433"/>
      </w:r>
      <w:r w:rsidR="00685C73">
        <w:rPr>
          <w:rFonts w:hint="cs"/>
          <w:rtl/>
        </w:rPr>
        <w:t>،</w:t>
      </w:r>
      <w:r w:rsidRPr="00DE6131">
        <w:rPr>
          <w:rFonts w:hint="cs"/>
          <w:rtl/>
        </w:rPr>
        <w:t xml:space="preserve"> </w:t>
      </w:r>
      <w:r w:rsidR="0070321D" w:rsidRPr="00DE6131">
        <w:rPr>
          <w:rFonts w:hint="cs"/>
          <w:rtl/>
        </w:rPr>
        <w:t xml:space="preserve">التي تعتبر مشاريع ضرورية وقاعدية لبعث عملية الاستثمار على المستوى المحلي والدولي على حد سواء. </w:t>
      </w:r>
    </w:p>
    <w:p w14:paraId="10D75514" w14:textId="164619EF" w:rsidR="0082468E" w:rsidRPr="00DE6131" w:rsidRDefault="00685C73" w:rsidP="001C317A">
      <w:pPr>
        <w:rPr>
          <w:b/>
          <w:bCs/>
          <w:rtl/>
        </w:rPr>
      </w:pPr>
      <w:r>
        <w:rPr>
          <w:rFonts w:hint="cs"/>
          <w:rtl/>
        </w:rPr>
        <w:t xml:space="preserve"> إ</w:t>
      </w:r>
      <w:r w:rsidR="00736AB0" w:rsidRPr="00DE6131">
        <w:rPr>
          <w:rFonts w:hint="cs"/>
          <w:rtl/>
        </w:rPr>
        <w:t>ن الثورة ا</w:t>
      </w:r>
      <w:r>
        <w:rPr>
          <w:rFonts w:hint="cs"/>
          <w:rtl/>
        </w:rPr>
        <w:t>لتي حدثت على مستوى  العلاقات الإ</w:t>
      </w:r>
      <w:r w:rsidR="00736AB0" w:rsidRPr="00DE6131">
        <w:rPr>
          <w:rFonts w:hint="cs"/>
          <w:rtl/>
        </w:rPr>
        <w:t xml:space="preserve">قتصادية العالمية  فرض بشكل ملح  على </w:t>
      </w:r>
      <w:r>
        <w:rPr>
          <w:rFonts w:hint="cs"/>
          <w:rtl/>
        </w:rPr>
        <w:t xml:space="preserve">أغلب </w:t>
      </w:r>
      <w:r w:rsidR="00736AB0" w:rsidRPr="00DE6131">
        <w:rPr>
          <w:rFonts w:hint="cs"/>
          <w:rtl/>
        </w:rPr>
        <w:t xml:space="preserve">الدول خاصة منها  الدول النامية التي لم تبلغ درجة كبيرة من </w:t>
      </w:r>
      <w:r>
        <w:rPr>
          <w:rFonts w:hint="cs"/>
          <w:rtl/>
        </w:rPr>
        <w:t xml:space="preserve">الانفتاح </w:t>
      </w:r>
      <w:r w:rsidR="00736AB0" w:rsidRPr="00DE6131">
        <w:rPr>
          <w:rFonts w:hint="cs"/>
          <w:rtl/>
        </w:rPr>
        <w:t>الاقتصادي اللجوء الى طريق التحكيم وبالأخص على مستوى النزاعات الدولية</w:t>
      </w:r>
      <w:r>
        <w:rPr>
          <w:rFonts w:hint="cs"/>
          <w:rtl/>
        </w:rPr>
        <w:t>،</w:t>
      </w:r>
      <w:r w:rsidR="00736AB0" w:rsidRPr="00DE6131">
        <w:rPr>
          <w:rFonts w:hint="cs"/>
          <w:rtl/>
        </w:rPr>
        <w:t xml:space="preserve"> ليصبح بذلك واقعا مفروضا على الدول ولا</w:t>
      </w:r>
      <w:r w:rsidR="00B35B0F" w:rsidRPr="00DE6131">
        <w:rPr>
          <w:rFonts w:hint="cs"/>
          <w:rtl/>
        </w:rPr>
        <w:t xml:space="preserve"> </w:t>
      </w:r>
      <w:r w:rsidR="00736AB0" w:rsidRPr="00DE6131">
        <w:rPr>
          <w:rFonts w:hint="cs"/>
          <w:rtl/>
        </w:rPr>
        <w:t>سبيل لها استبعاده وقد كانت الجزائر على غرار باقي دول العالم ا</w:t>
      </w:r>
      <w:r>
        <w:rPr>
          <w:rFonts w:hint="cs"/>
          <w:rtl/>
        </w:rPr>
        <w:t>لنامية كثيرة التخوف من مسألة الإ</w:t>
      </w:r>
      <w:r w:rsidR="00736AB0" w:rsidRPr="00DE6131">
        <w:rPr>
          <w:rFonts w:hint="cs"/>
          <w:rtl/>
        </w:rPr>
        <w:t>نخراط في عملية التحكيم خاصة على مستوى الدولي  فترددت في كثير من</w:t>
      </w:r>
      <w:r>
        <w:rPr>
          <w:rFonts w:hint="cs"/>
          <w:rtl/>
        </w:rPr>
        <w:t xml:space="preserve"> الأحيان ولعبت دور المراقب فقط الا أن قواعد الإنفتاح الاقتصادي وإ</w:t>
      </w:r>
      <w:r w:rsidR="00736AB0" w:rsidRPr="00DE6131">
        <w:rPr>
          <w:rFonts w:hint="cs"/>
          <w:rtl/>
        </w:rPr>
        <w:t xml:space="preserve">لزامية جلب الاستثمارات </w:t>
      </w:r>
      <w:r w:rsidR="009004CE">
        <w:rPr>
          <w:rFonts w:hint="cs"/>
          <w:rtl/>
        </w:rPr>
        <w:t>وبالتحديد ال</w:t>
      </w:r>
      <w:r w:rsidR="00736AB0" w:rsidRPr="00DE6131">
        <w:rPr>
          <w:rFonts w:hint="cs"/>
          <w:rtl/>
        </w:rPr>
        <w:t>خاصة منها</w:t>
      </w:r>
      <w:r w:rsidR="009004CE">
        <w:rPr>
          <w:rFonts w:hint="cs"/>
          <w:rtl/>
        </w:rPr>
        <w:t>،</w:t>
      </w:r>
      <w:r w:rsidR="00736AB0" w:rsidRPr="00DE6131">
        <w:rPr>
          <w:rFonts w:hint="cs"/>
          <w:rtl/>
        </w:rPr>
        <w:t xml:space="preserve"> </w:t>
      </w:r>
      <w:r w:rsidR="00146AD6" w:rsidRPr="00DE6131">
        <w:rPr>
          <w:rFonts w:hint="cs"/>
          <w:rtl/>
        </w:rPr>
        <w:t xml:space="preserve">فرض عليها </w:t>
      </w:r>
      <w:r w:rsidR="00736AB0" w:rsidRPr="00DE6131">
        <w:rPr>
          <w:rFonts w:hint="cs"/>
          <w:rtl/>
        </w:rPr>
        <w:t xml:space="preserve"> إعادة </w:t>
      </w:r>
      <w:r w:rsidR="00146AD6" w:rsidRPr="00DE6131">
        <w:rPr>
          <w:rFonts w:hint="cs"/>
          <w:rtl/>
        </w:rPr>
        <w:t>تقييم موقف</w:t>
      </w:r>
      <w:r w:rsidR="00B35B0F" w:rsidRPr="00DE6131">
        <w:rPr>
          <w:rFonts w:hint="cs"/>
          <w:rtl/>
        </w:rPr>
        <w:t>ه</w:t>
      </w:r>
      <w:r w:rsidR="00146AD6" w:rsidRPr="00DE6131">
        <w:rPr>
          <w:rFonts w:hint="cs"/>
          <w:rtl/>
        </w:rPr>
        <w:t xml:space="preserve">ا من </w:t>
      </w:r>
      <w:r w:rsidR="00736AB0" w:rsidRPr="00DE6131">
        <w:rPr>
          <w:rFonts w:hint="cs"/>
          <w:rtl/>
        </w:rPr>
        <w:t xml:space="preserve"> التحكيم الدولي </w:t>
      </w:r>
      <w:r w:rsidR="00B35B0F" w:rsidRPr="00DE6131">
        <w:rPr>
          <w:rFonts w:hint="cs"/>
          <w:rtl/>
        </w:rPr>
        <w:t>بالأخص</w:t>
      </w:r>
      <w:r w:rsidR="009004CE">
        <w:rPr>
          <w:rFonts w:hint="cs"/>
          <w:rtl/>
        </w:rPr>
        <w:t xml:space="preserve"> وأ</w:t>
      </w:r>
      <w:r w:rsidR="00146AD6" w:rsidRPr="00DE6131">
        <w:rPr>
          <w:rFonts w:hint="cs"/>
          <w:rtl/>
        </w:rPr>
        <w:t>دى بها الى التعجيل ب</w:t>
      </w:r>
      <w:r w:rsidR="00736AB0" w:rsidRPr="00DE6131">
        <w:rPr>
          <w:rFonts w:hint="cs"/>
          <w:rtl/>
        </w:rPr>
        <w:t>ال</w:t>
      </w:r>
      <w:r w:rsidR="009004CE">
        <w:rPr>
          <w:rFonts w:hint="cs"/>
          <w:rtl/>
        </w:rPr>
        <w:t>إ</w:t>
      </w:r>
      <w:r w:rsidR="00736AB0" w:rsidRPr="00DE6131">
        <w:rPr>
          <w:rFonts w:hint="cs"/>
          <w:rtl/>
        </w:rPr>
        <w:t xml:space="preserve">عتراف به وهو </w:t>
      </w:r>
      <w:r w:rsidR="00146AD6" w:rsidRPr="00DE6131">
        <w:rPr>
          <w:rFonts w:hint="cs"/>
          <w:rtl/>
        </w:rPr>
        <w:t>ترجم</w:t>
      </w:r>
      <w:r w:rsidR="00736AB0" w:rsidRPr="00DE6131">
        <w:rPr>
          <w:rFonts w:hint="cs"/>
          <w:rtl/>
        </w:rPr>
        <w:t xml:space="preserve"> فعلا من خلال المرسوم 88/233 والمرسوم الرئاسي رقم 95/34 المتعلقين بالمصادقة على المعاهدات الدولية المتعلقة بالتحكيم</w:t>
      </w:r>
      <w:r w:rsidR="00736AB0" w:rsidRPr="00DE6131">
        <w:rPr>
          <w:rStyle w:val="Appelnotedebasdep"/>
          <w:color w:val="000000" w:themeColor="text1"/>
          <w:rtl/>
        </w:rPr>
        <w:footnoteReference w:id="434"/>
      </w:r>
      <w:r w:rsidR="009004CE">
        <w:rPr>
          <w:rFonts w:hint="cs"/>
          <w:rtl/>
        </w:rPr>
        <w:t>،</w:t>
      </w:r>
      <w:r w:rsidR="00736AB0" w:rsidRPr="00DE6131">
        <w:rPr>
          <w:rFonts w:hint="cs"/>
          <w:rtl/>
        </w:rPr>
        <w:t xml:space="preserve"> </w:t>
      </w:r>
      <w:r w:rsidR="00146AD6" w:rsidRPr="00DE6131">
        <w:rPr>
          <w:rFonts w:hint="cs"/>
          <w:rtl/>
        </w:rPr>
        <w:t>ثم توالت القوانيين</w:t>
      </w:r>
      <w:r w:rsidR="009004CE">
        <w:rPr>
          <w:rFonts w:hint="cs"/>
          <w:rtl/>
        </w:rPr>
        <w:t xml:space="preserve"> المحلية لتعزز التوجه في هذا الإ</w:t>
      </w:r>
      <w:r w:rsidR="00146AD6" w:rsidRPr="00DE6131">
        <w:rPr>
          <w:rFonts w:hint="cs"/>
          <w:rtl/>
        </w:rPr>
        <w:t>طار من خلال تضمين البنود المتعلقة بالتحكيم خاصة منه الدولي عند التعاقد مع الأجانب بصورة خاص</w:t>
      </w:r>
      <w:r w:rsidR="009004CE">
        <w:rPr>
          <w:rFonts w:hint="cs"/>
          <w:rtl/>
        </w:rPr>
        <w:t>ة</w:t>
      </w:r>
      <w:r w:rsidR="00736AB0" w:rsidRPr="00DE6131">
        <w:rPr>
          <w:rFonts w:hint="cs"/>
          <w:rtl/>
        </w:rPr>
        <w:t xml:space="preserve"> .</w:t>
      </w:r>
    </w:p>
    <w:p w14:paraId="53FB0CC1" w14:textId="00431C80" w:rsidR="00934D19" w:rsidRPr="00DE6131" w:rsidRDefault="00963280" w:rsidP="001C317A">
      <w:pPr>
        <w:rPr>
          <w:sz w:val="24"/>
          <w:szCs w:val="24"/>
          <w:rtl/>
        </w:rPr>
      </w:pPr>
      <w:r w:rsidRPr="00DE6131">
        <w:rPr>
          <w:rFonts w:hint="cs"/>
          <w:rtl/>
        </w:rPr>
        <w:t xml:space="preserve">وبذلك عمد المشرع الجزائري الى </w:t>
      </w:r>
      <w:r w:rsidR="0082468E" w:rsidRPr="00DE6131">
        <w:rPr>
          <w:rFonts w:hint="cs"/>
          <w:rtl/>
        </w:rPr>
        <w:t xml:space="preserve">تكريس </w:t>
      </w:r>
      <w:r w:rsidRPr="00DE6131">
        <w:rPr>
          <w:rFonts w:hint="cs"/>
          <w:rtl/>
        </w:rPr>
        <w:t>ا</w:t>
      </w:r>
      <w:r w:rsidR="0082468E" w:rsidRPr="00DE6131">
        <w:rPr>
          <w:rFonts w:hint="cs"/>
          <w:rtl/>
        </w:rPr>
        <w:t xml:space="preserve">لتحكيم </w:t>
      </w:r>
      <w:r w:rsidR="009004CE">
        <w:rPr>
          <w:rFonts w:hint="cs"/>
          <w:rtl/>
        </w:rPr>
        <w:t>كأحد الآ</w:t>
      </w:r>
      <w:r w:rsidRPr="00DE6131">
        <w:rPr>
          <w:rFonts w:hint="cs"/>
          <w:rtl/>
        </w:rPr>
        <w:t xml:space="preserve">ليات الأساسية </w:t>
      </w:r>
      <w:r w:rsidR="0082468E" w:rsidRPr="00DE6131">
        <w:rPr>
          <w:rFonts w:hint="cs"/>
          <w:rtl/>
        </w:rPr>
        <w:t xml:space="preserve"> </w:t>
      </w:r>
      <w:r w:rsidRPr="00DE6131">
        <w:rPr>
          <w:rFonts w:hint="cs"/>
          <w:rtl/>
        </w:rPr>
        <w:t>لفض</w:t>
      </w:r>
      <w:r w:rsidR="0082468E" w:rsidRPr="00DE6131">
        <w:rPr>
          <w:rFonts w:hint="cs"/>
          <w:rtl/>
        </w:rPr>
        <w:t xml:space="preserve"> النزاعات </w:t>
      </w:r>
      <w:r w:rsidR="009004CE">
        <w:rPr>
          <w:rFonts w:hint="cs"/>
          <w:rtl/>
        </w:rPr>
        <w:t>التي يمكن أ</w:t>
      </w:r>
      <w:r w:rsidRPr="00DE6131">
        <w:rPr>
          <w:rFonts w:hint="cs"/>
          <w:rtl/>
        </w:rPr>
        <w:t>ن تنشا على ابرام وتنفيذ</w:t>
      </w:r>
      <w:r w:rsidR="0082468E" w:rsidRPr="00DE6131">
        <w:rPr>
          <w:rFonts w:hint="cs"/>
          <w:rtl/>
        </w:rPr>
        <w:t xml:space="preserve"> ع</w:t>
      </w:r>
      <w:r w:rsidR="009004CE">
        <w:rPr>
          <w:rFonts w:hint="cs"/>
          <w:rtl/>
        </w:rPr>
        <w:t>قود الصفقات العمومية التي يكون أ</w:t>
      </w:r>
      <w:r w:rsidR="00976C0A">
        <w:rPr>
          <w:rFonts w:hint="cs"/>
          <w:rtl/>
        </w:rPr>
        <w:t>حد أطرافها شخص أ</w:t>
      </w:r>
      <w:r w:rsidR="0082468E" w:rsidRPr="00DE6131">
        <w:rPr>
          <w:rFonts w:hint="cs"/>
          <w:rtl/>
        </w:rPr>
        <w:t xml:space="preserve">جنبي </w:t>
      </w:r>
      <w:r w:rsidRPr="00DE6131">
        <w:rPr>
          <w:rFonts w:hint="cs"/>
          <w:rtl/>
        </w:rPr>
        <w:t xml:space="preserve"> خاضع </w:t>
      </w:r>
      <w:r w:rsidR="00B35B0F" w:rsidRPr="00DE6131">
        <w:rPr>
          <w:rFonts w:hint="cs"/>
          <w:rtl/>
        </w:rPr>
        <w:t>للقانوني</w:t>
      </w:r>
      <w:r w:rsidRPr="00DE6131">
        <w:rPr>
          <w:rFonts w:hint="cs"/>
          <w:rtl/>
        </w:rPr>
        <w:t xml:space="preserve"> الجزائري</w:t>
      </w:r>
      <w:r w:rsidR="00976C0A">
        <w:rPr>
          <w:rFonts w:hint="cs"/>
          <w:rtl/>
        </w:rPr>
        <w:t>،و</w:t>
      </w:r>
      <w:r w:rsidR="0082468E" w:rsidRPr="00DE6131">
        <w:rPr>
          <w:rFonts w:hint="cs"/>
          <w:rtl/>
        </w:rPr>
        <w:t>هو تأكيد منه على احترام</w:t>
      </w:r>
      <w:r w:rsidRPr="00DE6131">
        <w:rPr>
          <w:rFonts w:hint="cs"/>
          <w:rtl/>
        </w:rPr>
        <w:t xml:space="preserve"> السلطات العامة لما</w:t>
      </w:r>
      <w:r w:rsidR="00B35B0F" w:rsidRPr="00DE6131">
        <w:rPr>
          <w:rFonts w:hint="cs"/>
          <w:rtl/>
        </w:rPr>
        <w:t xml:space="preserve"> </w:t>
      </w:r>
      <w:r w:rsidRPr="00DE6131">
        <w:rPr>
          <w:rFonts w:hint="cs"/>
          <w:rtl/>
        </w:rPr>
        <w:t xml:space="preserve">تمليه </w:t>
      </w:r>
      <w:r w:rsidR="0082468E" w:rsidRPr="00DE6131">
        <w:rPr>
          <w:rFonts w:hint="cs"/>
          <w:rtl/>
        </w:rPr>
        <w:t>ال</w:t>
      </w:r>
      <w:r w:rsidR="00976C0A">
        <w:rPr>
          <w:rFonts w:hint="cs"/>
          <w:rtl/>
        </w:rPr>
        <w:t>إ</w:t>
      </w:r>
      <w:r w:rsidR="0082468E" w:rsidRPr="00DE6131">
        <w:rPr>
          <w:rFonts w:hint="cs"/>
          <w:rtl/>
        </w:rPr>
        <w:t>لتزامات الدولية</w:t>
      </w:r>
      <w:r w:rsidRPr="00DE6131">
        <w:rPr>
          <w:rFonts w:hint="cs"/>
          <w:rtl/>
        </w:rPr>
        <w:t xml:space="preserve"> في هذا ال</w:t>
      </w:r>
      <w:r w:rsidR="00976C0A">
        <w:rPr>
          <w:rFonts w:hint="cs"/>
          <w:rtl/>
        </w:rPr>
        <w:t>إ</w:t>
      </w:r>
      <w:r w:rsidRPr="00DE6131">
        <w:rPr>
          <w:rFonts w:hint="cs"/>
          <w:rtl/>
        </w:rPr>
        <w:t>طار</w:t>
      </w:r>
      <w:r w:rsidR="0082468E" w:rsidRPr="00DE6131">
        <w:rPr>
          <w:rFonts w:hint="cs"/>
          <w:rtl/>
        </w:rPr>
        <w:t xml:space="preserve"> وذلك </w:t>
      </w:r>
      <w:r w:rsidRPr="00DE6131">
        <w:rPr>
          <w:rFonts w:hint="cs"/>
          <w:rtl/>
        </w:rPr>
        <w:t xml:space="preserve">تكريسا لما تقضي به </w:t>
      </w:r>
      <w:r w:rsidR="0082468E" w:rsidRPr="00DE6131">
        <w:rPr>
          <w:rFonts w:hint="cs"/>
          <w:rtl/>
        </w:rPr>
        <w:t xml:space="preserve"> للاتفاقيات الدولية التي</w:t>
      </w:r>
      <w:r w:rsidRPr="00DE6131">
        <w:rPr>
          <w:rFonts w:hint="cs"/>
          <w:rtl/>
        </w:rPr>
        <w:t xml:space="preserve"> تكون الدولة طرفا فيها</w:t>
      </w:r>
      <w:r w:rsidR="00976C0A">
        <w:rPr>
          <w:rFonts w:hint="cs"/>
          <w:rtl/>
        </w:rPr>
        <w:t>،</w:t>
      </w:r>
      <w:r w:rsidRPr="00DE6131">
        <w:rPr>
          <w:rFonts w:hint="cs"/>
          <w:rtl/>
        </w:rPr>
        <w:t xml:space="preserve"> والتي</w:t>
      </w:r>
      <w:r w:rsidR="00976C0A">
        <w:rPr>
          <w:rFonts w:hint="cs"/>
          <w:rtl/>
        </w:rPr>
        <w:t xml:space="preserve"> تهدف الى تشجيع الإ</w:t>
      </w:r>
      <w:r w:rsidR="0082468E" w:rsidRPr="00DE6131">
        <w:rPr>
          <w:rFonts w:hint="cs"/>
          <w:rtl/>
        </w:rPr>
        <w:t xml:space="preserve">ستثمار الأجنبي </w:t>
      </w:r>
      <w:r w:rsidRPr="00DE6131">
        <w:rPr>
          <w:rFonts w:hint="cs"/>
          <w:rtl/>
        </w:rPr>
        <w:t>وتبين</w:t>
      </w:r>
      <w:r w:rsidR="0082468E" w:rsidRPr="00DE6131">
        <w:rPr>
          <w:rFonts w:hint="cs"/>
          <w:rtl/>
        </w:rPr>
        <w:t xml:space="preserve"> </w:t>
      </w:r>
      <w:r w:rsidRPr="00DE6131">
        <w:rPr>
          <w:rFonts w:hint="cs"/>
          <w:rtl/>
        </w:rPr>
        <w:t>الطرق</w:t>
      </w:r>
      <w:r w:rsidR="0082468E" w:rsidRPr="00DE6131">
        <w:rPr>
          <w:rFonts w:hint="cs"/>
          <w:rtl/>
        </w:rPr>
        <w:t xml:space="preserve"> </w:t>
      </w:r>
      <w:r w:rsidRPr="00DE6131">
        <w:rPr>
          <w:rFonts w:hint="cs"/>
          <w:rtl/>
        </w:rPr>
        <w:t>الكفيلة ب</w:t>
      </w:r>
      <w:r w:rsidR="0082468E" w:rsidRPr="00DE6131">
        <w:rPr>
          <w:rFonts w:hint="cs"/>
          <w:rtl/>
        </w:rPr>
        <w:t xml:space="preserve">حل النزاعات </w:t>
      </w:r>
      <w:r w:rsidR="00976C0A">
        <w:rPr>
          <w:rFonts w:hint="cs"/>
          <w:rtl/>
        </w:rPr>
        <w:t>ا</w:t>
      </w:r>
      <w:r w:rsidR="0082468E" w:rsidRPr="00DE6131">
        <w:rPr>
          <w:rFonts w:hint="cs"/>
          <w:rtl/>
        </w:rPr>
        <w:t xml:space="preserve">لناشئة </w:t>
      </w:r>
      <w:r w:rsidRPr="00DE6131">
        <w:rPr>
          <w:rFonts w:hint="cs"/>
          <w:rtl/>
        </w:rPr>
        <w:t>عن هذ</w:t>
      </w:r>
      <w:r w:rsidR="00976C0A">
        <w:rPr>
          <w:rFonts w:hint="cs"/>
          <w:rtl/>
        </w:rPr>
        <w:t>ه</w:t>
      </w:r>
      <w:r w:rsidRPr="00DE6131">
        <w:rPr>
          <w:rFonts w:hint="cs"/>
          <w:rtl/>
        </w:rPr>
        <w:t xml:space="preserve"> الاستثمارات</w:t>
      </w:r>
      <w:r w:rsidR="0082468E" w:rsidRPr="00DE6131">
        <w:rPr>
          <w:rFonts w:hint="cs"/>
          <w:rtl/>
        </w:rPr>
        <w:t xml:space="preserve">، فالتحكيم </w:t>
      </w:r>
      <w:r w:rsidRPr="00DE6131">
        <w:rPr>
          <w:rFonts w:hint="cs"/>
          <w:rtl/>
        </w:rPr>
        <w:t xml:space="preserve">يعد في الحقيقة </w:t>
      </w:r>
      <w:r w:rsidR="00976C0A">
        <w:rPr>
          <w:rFonts w:hint="cs"/>
          <w:rtl/>
        </w:rPr>
        <w:t>آ</w:t>
      </w:r>
      <w:r w:rsidR="0082468E" w:rsidRPr="00DE6131">
        <w:rPr>
          <w:rFonts w:hint="cs"/>
          <w:rtl/>
        </w:rPr>
        <w:t xml:space="preserve">لية لتفعيل عقود الصفقات العمومية </w:t>
      </w:r>
      <w:r w:rsidRPr="00DE6131">
        <w:rPr>
          <w:rFonts w:hint="cs"/>
          <w:rtl/>
        </w:rPr>
        <w:t>خاصة في الحالة التي يكون فيها</w:t>
      </w:r>
      <w:r w:rsidR="0082468E" w:rsidRPr="00DE6131">
        <w:rPr>
          <w:rFonts w:hint="cs"/>
          <w:rtl/>
        </w:rPr>
        <w:t xml:space="preserve"> المتعامل </w:t>
      </w:r>
      <w:r w:rsidR="00AB7976">
        <w:rPr>
          <w:rFonts w:hint="cs"/>
          <w:rtl/>
        </w:rPr>
        <w:t>الإ</w:t>
      </w:r>
      <w:r w:rsidRPr="00DE6131">
        <w:rPr>
          <w:rFonts w:hint="cs"/>
          <w:rtl/>
        </w:rPr>
        <w:t xml:space="preserve">قتصادي </w:t>
      </w:r>
      <w:r w:rsidR="0082468E" w:rsidRPr="00DE6131">
        <w:rPr>
          <w:rFonts w:hint="cs"/>
          <w:rtl/>
        </w:rPr>
        <w:t xml:space="preserve">المتعاقد </w:t>
      </w:r>
      <w:r w:rsidRPr="00DE6131">
        <w:rPr>
          <w:rFonts w:hint="cs"/>
          <w:rtl/>
        </w:rPr>
        <w:t xml:space="preserve">مع الجهة الإدارية </w:t>
      </w:r>
      <w:r w:rsidR="00AB7976">
        <w:rPr>
          <w:rFonts w:hint="cs"/>
          <w:rtl/>
        </w:rPr>
        <w:t>شخص أو مؤسسة أ</w:t>
      </w:r>
      <w:r w:rsidR="0082468E" w:rsidRPr="00DE6131">
        <w:rPr>
          <w:rFonts w:hint="cs"/>
          <w:rtl/>
        </w:rPr>
        <w:t xml:space="preserve">جنبية </w:t>
      </w:r>
      <w:r w:rsidRPr="00DE6131">
        <w:rPr>
          <w:rFonts w:hint="cs"/>
          <w:rtl/>
        </w:rPr>
        <w:t xml:space="preserve">ففي هذه الحالة </w:t>
      </w:r>
      <w:r w:rsidR="0082468E" w:rsidRPr="00DE6131">
        <w:rPr>
          <w:rFonts w:hint="cs"/>
          <w:rtl/>
        </w:rPr>
        <w:t xml:space="preserve">نكون </w:t>
      </w:r>
      <w:r w:rsidR="0099122B" w:rsidRPr="00DE6131">
        <w:rPr>
          <w:rFonts w:hint="cs"/>
          <w:rtl/>
        </w:rPr>
        <w:t>في نطاق</w:t>
      </w:r>
      <w:r w:rsidR="0082468E" w:rsidRPr="00DE6131">
        <w:rPr>
          <w:rFonts w:hint="cs"/>
          <w:rtl/>
        </w:rPr>
        <w:t xml:space="preserve"> التحكيم الدولي الذي </w:t>
      </w:r>
      <w:r w:rsidR="0099122B" w:rsidRPr="00DE6131">
        <w:rPr>
          <w:rFonts w:hint="cs"/>
          <w:rtl/>
        </w:rPr>
        <w:t xml:space="preserve">تم النص من خلال أحكام </w:t>
      </w:r>
      <w:r w:rsidR="0082468E" w:rsidRPr="00DE6131">
        <w:rPr>
          <w:rFonts w:hint="cs"/>
          <w:rtl/>
        </w:rPr>
        <w:t xml:space="preserve"> قانون الإجراءات المدنية والإدارية والهدف </w:t>
      </w:r>
      <w:r w:rsidR="0099122B" w:rsidRPr="00DE6131">
        <w:rPr>
          <w:rFonts w:hint="cs"/>
          <w:rtl/>
        </w:rPr>
        <w:t>الرئيسي منه</w:t>
      </w:r>
      <w:r w:rsidR="0082468E" w:rsidRPr="00DE6131">
        <w:rPr>
          <w:rFonts w:hint="cs"/>
          <w:rtl/>
        </w:rPr>
        <w:t xml:space="preserve"> هو تحفيز الأجانب </w:t>
      </w:r>
      <w:r w:rsidR="0099122B" w:rsidRPr="00DE6131">
        <w:rPr>
          <w:rFonts w:hint="cs"/>
          <w:rtl/>
        </w:rPr>
        <w:t>من أجل ا</w:t>
      </w:r>
      <w:r w:rsidR="0082468E" w:rsidRPr="00DE6131">
        <w:rPr>
          <w:rFonts w:hint="cs"/>
          <w:rtl/>
        </w:rPr>
        <w:t xml:space="preserve">لاستثمار </w:t>
      </w:r>
      <w:r w:rsidR="0099122B" w:rsidRPr="00DE6131">
        <w:rPr>
          <w:rFonts w:hint="cs"/>
          <w:rtl/>
        </w:rPr>
        <w:t>خاصة في مجال المرافق العامة</w:t>
      </w:r>
      <w:r w:rsidR="00AB7976">
        <w:rPr>
          <w:rFonts w:hint="cs"/>
          <w:rtl/>
        </w:rPr>
        <w:t>،</w:t>
      </w:r>
      <w:r w:rsidR="0099122B" w:rsidRPr="00DE6131">
        <w:rPr>
          <w:rFonts w:hint="cs"/>
          <w:rtl/>
        </w:rPr>
        <w:t xml:space="preserve"> </w:t>
      </w:r>
      <w:r w:rsidR="0082468E" w:rsidRPr="00DE6131">
        <w:rPr>
          <w:rFonts w:hint="cs"/>
          <w:rtl/>
        </w:rPr>
        <w:t>و</w:t>
      </w:r>
      <w:r w:rsidR="0099122B" w:rsidRPr="00DE6131">
        <w:rPr>
          <w:rFonts w:hint="cs"/>
          <w:rtl/>
        </w:rPr>
        <w:t xml:space="preserve">في سبيل ذلك لابد من </w:t>
      </w:r>
      <w:r w:rsidR="0082468E" w:rsidRPr="00DE6131">
        <w:rPr>
          <w:rFonts w:hint="cs"/>
          <w:rtl/>
        </w:rPr>
        <w:t xml:space="preserve">فتح المجال </w:t>
      </w:r>
      <w:r w:rsidR="0099122B" w:rsidRPr="00DE6131">
        <w:rPr>
          <w:rFonts w:hint="cs"/>
          <w:rtl/>
        </w:rPr>
        <w:t>بشكل واسع لتكريس ا</w:t>
      </w:r>
      <w:r w:rsidR="0082468E" w:rsidRPr="00DE6131">
        <w:rPr>
          <w:rFonts w:hint="cs"/>
          <w:rtl/>
        </w:rPr>
        <w:t>لمنافسة و</w:t>
      </w:r>
      <w:r w:rsidR="0099122B" w:rsidRPr="00DE6131">
        <w:rPr>
          <w:rFonts w:hint="cs"/>
          <w:rtl/>
        </w:rPr>
        <w:t xml:space="preserve"> تمكين ا</w:t>
      </w:r>
      <w:r w:rsidR="0082468E" w:rsidRPr="00DE6131">
        <w:rPr>
          <w:rFonts w:hint="cs"/>
          <w:rtl/>
        </w:rPr>
        <w:t xml:space="preserve">لسلطة </w:t>
      </w:r>
      <w:r w:rsidR="0099122B" w:rsidRPr="00DE6131">
        <w:rPr>
          <w:rFonts w:hint="cs"/>
          <w:rtl/>
        </w:rPr>
        <w:t>المانحة للتفويض</w:t>
      </w:r>
      <w:r w:rsidR="0082468E" w:rsidRPr="00DE6131">
        <w:rPr>
          <w:rFonts w:hint="cs"/>
          <w:rtl/>
        </w:rPr>
        <w:t xml:space="preserve"> </w:t>
      </w:r>
      <w:r w:rsidR="0099122B" w:rsidRPr="00DE6131">
        <w:rPr>
          <w:rFonts w:hint="cs"/>
          <w:rtl/>
        </w:rPr>
        <w:t>من</w:t>
      </w:r>
      <w:r w:rsidR="0082468E" w:rsidRPr="00DE6131">
        <w:rPr>
          <w:rFonts w:hint="cs"/>
          <w:rtl/>
        </w:rPr>
        <w:t xml:space="preserve"> </w:t>
      </w:r>
      <w:r w:rsidR="0099122B" w:rsidRPr="00DE6131">
        <w:rPr>
          <w:rFonts w:hint="cs"/>
          <w:rtl/>
        </w:rPr>
        <w:t xml:space="preserve">الوصول </w:t>
      </w:r>
      <w:r w:rsidR="00AB7976">
        <w:rPr>
          <w:rFonts w:hint="cs"/>
          <w:rtl/>
        </w:rPr>
        <w:t>الى أ</w:t>
      </w:r>
      <w:r w:rsidR="0099122B" w:rsidRPr="00DE6131">
        <w:rPr>
          <w:rFonts w:hint="cs"/>
          <w:rtl/>
        </w:rPr>
        <w:t>فضل</w:t>
      </w:r>
      <w:r w:rsidR="0082468E" w:rsidRPr="00DE6131">
        <w:rPr>
          <w:rFonts w:hint="cs"/>
          <w:rtl/>
        </w:rPr>
        <w:t xml:space="preserve"> </w:t>
      </w:r>
      <w:r w:rsidR="0099122B" w:rsidRPr="00DE6131">
        <w:rPr>
          <w:rFonts w:hint="cs"/>
          <w:rtl/>
        </w:rPr>
        <w:t>العروض</w:t>
      </w:r>
      <w:r w:rsidR="0082468E" w:rsidRPr="00DE6131">
        <w:rPr>
          <w:rFonts w:hint="cs"/>
          <w:rtl/>
        </w:rPr>
        <w:t xml:space="preserve"> </w:t>
      </w:r>
      <w:r w:rsidR="003850D8">
        <w:rPr>
          <w:rFonts w:hint="cs"/>
          <w:rtl/>
        </w:rPr>
        <w:t>حيث المزايا الإ</w:t>
      </w:r>
      <w:r w:rsidR="0082468E" w:rsidRPr="00DE6131">
        <w:rPr>
          <w:rFonts w:hint="cs"/>
          <w:rtl/>
        </w:rPr>
        <w:t>قتصادية</w:t>
      </w:r>
      <w:r w:rsidR="0099122B" w:rsidRPr="00DE6131">
        <w:rPr>
          <w:rFonts w:hint="cs"/>
          <w:rtl/>
        </w:rPr>
        <w:t>، فالتحك</w:t>
      </w:r>
      <w:r w:rsidR="00934D19" w:rsidRPr="00DE6131">
        <w:rPr>
          <w:rFonts w:hint="cs"/>
          <w:rtl/>
        </w:rPr>
        <w:t>ي</w:t>
      </w:r>
      <w:r w:rsidR="003850D8">
        <w:rPr>
          <w:rFonts w:hint="cs"/>
          <w:rtl/>
        </w:rPr>
        <w:t>م يعد أ</w:t>
      </w:r>
      <w:r w:rsidR="0099122B" w:rsidRPr="00DE6131">
        <w:rPr>
          <w:rFonts w:hint="cs"/>
          <w:rtl/>
        </w:rPr>
        <w:t xml:space="preserve">حد المحاور الأساسية الضرورية والجوهرية التي تمكن من </w:t>
      </w:r>
      <w:r w:rsidR="0082468E" w:rsidRPr="00DE6131">
        <w:rPr>
          <w:rFonts w:hint="cs"/>
          <w:rtl/>
        </w:rPr>
        <w:t xml:space="preserve"> تفعيل عقود الصفقات العمومية والنهوض </w:t>
      </w:r>
      <w:r w:rsidR="0099122B" w:rsidRPr="00DE6131">
        <w:rPr>
          <w:rFonts w:hint="cs"/>
          <w:rtl/>
        </w:rPr>
        <w:t xml:space="preserve">بشكل  خاص </w:t>
      </w:r>
      <w:r w:rsidR="0082468E" w:rsidRPr="00DE6131">
        <w:rPr>
          <w:rFonts w:hint="cs"/>
          <w:rtl/>
        </w:rPr>
        <w:t xml:space="preserve">بالمرفق العام الجزائري وذلك </w:t>
      </w:r>
      <w:r w:rsidR="0099122B" w:rsidRPr="00DE6131">
        <w:rPr>
          <w:rFonts w:hint="cs"/>
          <w:rtl/>
        </w:rPr>
        <w:t xml:space="preserve">نتيجة لفتح </w:t>
      </w:r>
      <w:r w:rsidR="0082468E" w:rsidRPr="00DE6131">
        <w:rPr>
          <w:rFonts w:hint="cs"/>
          <w:rtl/>
        </w:rPr>
        <w:t>مجال أوسع</w:t>
      </w:r>
      <w:r w:rsidR="0099122B" w:rsidRPr="00DE6131">
        <w:rPr>
          <w:rFonts w:hint="cs"/>
          <w:rtl/>
        </w:rPr>
        <w:t xml:space="preserve"> للاستثمار </w:t>
      </w:r>
      <w:r w:rsidR="004D7F42" w:rsidRPr="00DE6131">
        <w:rPr>
          <w:rFonts w:hint="cs"/>
          <w:rtl/>
        </w:rPr>
        <w:t>من خلال</w:t>
      </w:r>
      <w:r w:rsidR="003850D8">
        <w:rPr>
          <w:rFonts w:hint="cs"/>
          <w:rtl/>
        </w:rPr>
        <w:t xml:space="preserve"> منح أ</w:t>
      </w:r>
      <w:r w:rsidR="0099122B" w:rsidRPr="00DE6131">
        <w:rPr>
          <w:rFonts w:hint="cs"/>
          <w:rtl/>
        </w:rPr>
        <w:t>طرا</w:t>
      </w:r>
      <w:r w:rsidR="0082468E" w:rsidRPr="00DE6131">
        <w:rPr>
          <w:rFonts w:hint="cs"/>
          <w:rtl/>
        </w:rPr>
        <w:t xml:space="preserve">ف العقد </w:t>
      </w:r>
      <w:r w:rsidR="00181A49" w:rsidRPr="00DE6131">
        <w:rPr>
          <w:rFonts w:hint="cs"/>
          <w:rtl/>
        </w:rPr>
        <w:t xml:space="preserve">وبالأخص </w:t>
      </w:r>
      <w:r w:rsidR="00B35B0F" w:rsidRPr="00DE6131">
        <w:rPr>
          <w:rFonts w:hint="cs"/>
          <w:rtl/>
        </w:rPr>
        <w:t>المستثمر الضمانا</w:t>
      </w:r>
      <w:r w:rsidR="00B35B0F" w:rsidRPr="00DE6131">
        <w:rPr>
          <w:rtl/>
        </w:rPr>
        <w:t>ت</w:t>
      </w:r>
      <w:r w:rsidR="0082468E" w:rsidRPr="00DE6131">
        <w:rPr>
          <w:rFonts w:hint="cs"/>
          <w:rtl/>
        </w:rPr>
        <w:t xml:space="preserve"> الكافية </w:t>
      </w:r>
      <w:r w:rsidR="00301152">
        <w:rPr>
          <w:rFonts w:hint="cs"/>
          <w:rtl/>
        </w:rPr>
        <w:t>للإ</w:t>
      </w:r>
      <w:r w:rsidR="00B35B0F" w:rsidRPr="00DE6131">
        <w:rPr>
          <w:rFonts w:hint="cs"/>
          <w:rtl/>
        </w:rPr>
        <w:t>ستثما</w:t>
      </w:r>
      <w:r w:rsidR="00B35B0F" w:rsidRPr="00DE6131">
        <w:rPr>
          <w:rtl/>
        </w:rPr>
        <w:t>ر</w:t>
      </w:r>
      <w:r w:rsidR="0082468E" w:rsidRPr="00DE6131">
        <w:rPr>
          <w:rFonts w:hint="cs"/>
          <w:rtl/>
        </w:rPr>
        <w:t xml:space="preserve"> في المرفق العام</w:t>
      </w:r>
      <w:r w:rsidR="0082468E" w:rsidRPr="00DE6131">
        <w:rPr>
          <w:rStyle w:val="Appelnotedebasdep"/>
          <w:color w:val="000000" w:themeColor="text1"/>
          <w:rtl/>
        </w:rPr>
        <w:footnoteReference w:id="435"/>
      </w:r>
      <w:r w:rsidR="00181A49" w:rsidRPr="00DE6131">
        <w:rPr>
          <w:rFonts w:hint="cs"/>
          <w:sz w:val="24"/>
          <w:szCs w:val="24"/>
          <w:rtl/>
        </w:rPr>
        <w:t>.</w:t>
      </w:r>
    </w:p>
    <w:p w14:paraId="432B133F" w14:textId="26C435F6" w:rsidR="008307C3" w:rsidRPr="00DE6131" w:rsidRDefault="00301152" w:rsidP="001C317A">
      <w:pPr>
        <w:rPr>
          <w:rtl/>
        </w:rPr>
      </w:pPr>
      <w:r>
        <w:rPr>
          <w:rFonts w:hint="cs"/>
          <w:rtl/>
        </w:rPr>
        <w:lastRenderedPageBreak/>
        <w:t>لذلك فإ</w:t>
      </w:r>
      <w:r w:rsidR="00934D19" w:rsidRPr="00DE6131">
        <w:rPr>
          <w:rFonts w:hint="cs"/>
          <w:rtl/>
        </w:rPr>
        <w:t xml:space="preserve">ن اشتراط </w:t>
      </w:r>
      <w:r w:rsidR="0082468E" w:rsidRPr="00DE6131">
        <w:rPr>
          <w:rFonts w:hint="cs"/>
          <w:rtl/>
        </w:rPr>
        <w:t xml:space="preserve"> </w:t>
      </w:r>
      <w:r w:rsidR="00934D19" w:rsidRPr="00DE6131">
        <w:rPr>
          <w:rFonts w:hint="cs"/>
          <w:rtl/>
        </w:rPr>
        <w:t xml:space="preserve">اللجوء الى </w:t>
      </w:r>
      <w:r w:rsidR="0082468E" w:rsidRPr="00DE6131">
        <w:rPr>
          <w:rFonts w:hint="cs"/>
          <w:rtl/>
        </w:rPr>
        <w:t xml:space="preserve">التحكيم في العقود الإدارية </w:t>
      </w:r>
      <w:r w:rsidR="00934D19" w:rsidRPr="00DE6131">
        <w:rPr>
          <w:rFonts w:hint="cs"/>
          <w:rtl/>
        </w:rPr>
        <w:t xml:space="preserve">بصفة عامة </w:t>
      </w:r>
      <w:r w:rsidR="0082468E" w:rsidRPr="00DE6131">
        <w:rPr>
          <w:rFonts w:hint="cs"/>
          <w:rtl/>
        </w:rPr>
        <w:t xml:space="preserve"> مرتبط </w:t>
      </w:r>
      <w:r w:rsidR="00934D19" w:rsidRPr="00DE6131">
        <w:rPr>
          <w:rFonts w:hint="cs"/>
          <w:rtl/>
        </w:rPr>
        <w:t>بالظروف التي يبرم فيها ا</w:t>
      </w:r>
      <w:r>
        <w:rPr>
          <w:rFonts w:hint="cs"/>
          <w:rtl/>
        </w:rPr>
        <w:t>لعقد وبالخصوص أ</w:t>
      </w:r>
      <w:r w:rsidR="00934D19" w:rsidRPr="00DE6131">
        <w:rPr>
          <w:rFonts w:hint="cs"/>
          <w:rtl/>
        </w:rPr>
        <w:t xml:space="preserve">طراف العقد فبشكل عام يكون المتعاقد مع الإدارة الأجنبي الأكثر حرصا على اشتراط بند التحكيم </w:t>
      </w:r>
      <w:r w:rsidR="00B35B0F" w:rsidRPr="00DE6131">
        <w:rPr>
          <w:rFonts w:hint="cs"/>
          <w:rtl/>
        </w:rPr>
        <w:t>لأنه</w:t>
      </w:r>
      <w:r>
        <w:rPr>
          <w:rFonts w:hint="cs"/>
          <w:rtl/>
        </w:rPr>
        <w:t xml:space="preserve"> في نظره أ</w:t>
      </w:r>
      <w:r w:rsidR="00934D19" w:rsidRPr="00DE6131">
        <w:rPr>
          <w:rFonts w:hint="cs"/>
          <w:rtl/>
        </w:rPr>
        <w:t>ن التحكيم يوفر له أكثر حماية مقارنة بالنصوص القانونية الوطنية للدولة المضيفة الت</w:t>
      </w:r>
      <w:r w:rsidR="007B405B">
        <w:rPr>
          <w:rFonts w:hint="cs"/>
          <w:rtl/>
        </w:rPr>
        <w:t>ي تنفذ الاستثمارات على أراضيها</w:t>
      </w:r>
      <w:r w:rsidR="00934D19" w:rsidRPr="00DE6131">
        <w:rPr>
          <w:rFonts w:hint="cs"/>
          <w:rtl/>
        </w:rPr>
        <w:t>، وخاصة فيما</w:t>
      </w:r>
      <w:r w:rsidR="008307C3" w:rsidRPr="00DE6131">
        <w:rPr>
          <w:rFonts w:hint="cs"/>
          <w:rtl/>
        </w:rPr>
        <w:t xml:space="preserve"> يتعلق بالقواعد القانونية المنظمة لحرية التجارة والمنافسة</w:t>
      </w:r>
      <w:r w:rsidR="007B405B">
        <w:rPr>
          <w:rFonts w:hint="cs"/>
          <w:rtl/>
        </w:rPr>
        <w:t>، بالإضافة الى ذلك فإ</w:t>
      </w:r>
      <w:r w:rsidR="008307C3" w:rsidRPr="00DE6131">
        <w:rPr>
          <w:rFonts w:hint="cs"/>
          <w:rtl/>
        </w:rPr>
        <w:t xml:space="preserve">ن </w:t>
      </w:r>
      <w:r w:rsidR="00B35B0F" w:rsidRPr="00DE6131">
        <w:rPr>
          <w:rFonts w:hint="cs"/>
          <w:rtl/>
        </w:rPr>
        <w:t>المستمرين</w:t>
      </w:r>
      <w:r w:rsidR="008307C3" w:rsidRPr="00DE6131">
        <w:rPr>
          <w:rFonts w:hint="cs"/>
          <w:rtl/>
        </w:rPr>
        <w:t xml:space="preserve"> بصفة عامة ليس لهم ال</w:t>
      </w:r>
      <w:r w:rsidR="007B405B">
        <w:rPr>
          <w:rFonts w:hint="cs"/>
          <w:rtl/>
        </w:rPr>
        <w:t>إ</w:t>
      </w:r>
      <w:r w:rsidR="008307C3" w:rsidRPr="00DE6131">
        <w:rPr>
          <w:rFonts w:hint="cs"/>
          <w:rtl/>
        </w:rPr>
        <w:t xml:space="preserve">ستعداد لتضييع كثير من الأوقات التي تقتطع من المدد اللازمة لتكريس استثماراتهم  من أجل اتباع </w:t>
      </w:r>
      <w:r w:rsidR="00B35B0F" w:rsidRPr="00DE6131">
        <w:rPr>
          <w:rFonts w:hint="cs"/>
          <w:rtl/>
        </w:rPr>
        <w:t>إجراءات</w:t>
      </w:r>
      <w:r w:rsidR="008307C3" w:rsidRPr="00DE6131">
        <w:rPr>
          <w:rFonts w:hint="cs"/>
          <w:rtl/>
        </w:rPr>
        <w:t xml:space="preserve"> قضائية </w:t>
      </w:r>
      <w:r w:rsidR="00B35B0F" w:rsidRPr="00DE6131">
        <w:rPr>
          <w:rFonts w:hint="cs"/>
          <w:rtl/>
        </w:rPr>
        <w:t>روتينية</w:t>
      </w:r>
      <w:r w:rsidR="008307C3" w:rsidRPr="00DE6131">
        <w:rPr>
          <w:rFonts w:hint="cs"/>
          <w:rtl/>
        </w:rPr>
        <w:t xml:space="preserve"> تتسم في الغالب بالبط والتعقيد من أجل فض منازعات </w:t>
      </w:r>
      <w:r w:rsidR="007B405B">
        <w:rPr>
          <w:rFonts w:hint="cs"/>
          <w:rtl/>
        </w:rPr>
        <w:t>ذات طابع إ</w:t>
      </w:r>
      <w:r w:rsidR="008307C3" w:rsidRPr="00DE6131">
        <w:rPr>
          <w:rFonts w:hint="cs"/>
          <w:rtl/>
        </w:rPr>
        <w:t>قتصادي.</w:t>
      </w:r>
    </w:p>
    <w:p w14:paraId="78761D0E" w14:textId="3E6B7B8C" w:rsidR="000079DB" w:rsidRPr="00DE6131" w:rsidRDefault="008307C3" w:rsidP="001C317A">
      <w:pPr>
        <w:rPr>
          <w:rtl/>
        </w:rPr>
      </w:pPr>
      <w:r w:rsidRPr="00DE6131">
        <w:rPr>
          <w:rFonts w:hint="cs"/>
          <w:rtl/>
        </w:rPr>
        <w:t xml:space="preserve"> </w:t>
      </w:r>
      <w:r w:rsidR="0082468E" w:rsidRPr="00DE6131">
        <w:rPr>
          <w:rFonts w:hint="cs"/>
          <w:rtl/>
        </w:rPr>
        <w:t xml:space="preserve"> </w:t>
      </w:r>
      <w:r w:rsidR="007B405B">
        <w:rPr>
          <w:rFonts w:hint="cs"/>
          <w:rtl/>
        </w:rPr>
        <w:t>في المقابل إ</w:t>
      </w:r>
      <w:r w:rsidRPr="00DE6131">
        <w:rPr>
          <w:rFonts w:hint="cs"/>
          <w:rtl/>
        </w:rPr>
        <w:t xml:space="preserve">ذا كان المتعاقد </w:t>
      </w:r>
      <w:r w:rsidR="0082468E" w:rsidRPr="00DE6131">
        <w:rPr>
          <w:rFonts w:hint="cs"/>
          <w:rtl/>
        </w:rPr>
        <w:t xml:space="preserve">مع </w:t>
      </w:r>
      <w:r w:rsidRPr="00DE6131">
        <w:rPr>
          <w:rFonts w:hint="cs"/>
          <w:rtl/>
        </w:rPr>
        <w:t xml:space="preserve">الجهة الإدارية المانحة </w:t>
      </w:r>
      <w:r w:rsidR="0082468E" w:rsidRPr="00DE6131">
        <w:rPr>
          <w:rFonts w:hint="cs"/>
          <w:rtl/>
        </w:rPr>
        <w:t xml:space="preserve"> خاضع للقانون</w:t>
      </w:r>
      <w:r w:rsidRPr="00DE6131">
        <w:rPr>
          <w:rFonts w:hint="cs"/>
          <w:rtl/>
        </w:rPr>
        <w:t xml:space="preserve"> الوطني</w:t>
      </w:r>
      <w:r w:rsidR="009445B7">
        <w:rPr>
          <w:rFonts w:hint="cs"/>
          <w:rtl/>
        </w:rPr>
        <w:t xml:space="preserve"> الجزائري فإ</w:t>
      </w:r>
      <w:r w:rsidR="0082468E" w:rsidRPr="00DE6131">
        <w:rPr>
          <w:rFonts w:hint="cs"/>
          <w:rtl/>
        </w:rPr>
        <w:t xml:space="preserve">نه </w:t>
      </w:r>
      <w:r w:rsidRPr="00DE6131">
        <w:rPr>
          <w:rFonts w:hint="cs"/>
          <w:rtl/>
        </w:rPr>
        <w:t xml:space="preserve">بذلك </w:t>
      </w:r>
      <w:r w:rsidR="00B35B0F" w:rsidRPr="00DE6131">
        <w:rPr>
          <w:rFonts w:hint="cs"/>
          <w:rtl/>
        </w:rPr>
        <w:t>لا يحر</w:t>
      </w:r>
      <w:r w:rsidR="00B35B0F" w:rsidRPr="00DE6131">
        <w:rPr>
          <w:rtl/>
        </w:rPr>
        <w:t>ص</w:t>
      </w:r>
      <w:r w:rsidRPr="00DE6131">
        <w:rPr>
          <w:rFonts w:hint="cs"/>
          <w:rtl/>
        </w:rPr>
        <w:t xml:space="preserve"> في الغالب على </w:t>
      </w:r>
      <w:r w:rsidR="009445B7">
        <w:rPr>
          <w:rFonts w:hint="cs"/>
          <w:rtl/>
        </w:rPr>
        <w:t>إ</w:t>
      </w:r>
      <w:r w:rsidR="0082468E" w:rsidRPr="00DE6131">
        <w:rPr>
          <w:rFonts w:hint="cs"/>
          <w:rtl/>
        </w:rPr>
        <w:t xml:space="preserve">دراج بند </w:t>
      </w:r>
      <w:r w:rsidR="00B35B0F" w:rsidRPr="00DE6131">
        <w:rPr>
          <w:rFonts w:hint="cs"/>
          <w:rtl/>
        </w:rPr>
        <w:t>لأنه</w:t>
      </w:r>
      <w:r w:rsidR="0082468E" w:rsidRPr="00DE6131">
        <w:rPr>
          <w:rFonts w:hint="cs"/>
          <w:rtl/>
        </w:rPr>
        <w:t xml:space="preserve"> بالعودة  الى النصوص القانونية المنظمة لعقود التفوي</w:t>
      </w:r>
      <w:r w:rsidR="009445B7">
        <w:rPr>
          <w:rFonts w:hint="cs"/>
          <w:rtl/>
        </w:rPr>
        <w:t>ض المرفق العام في الجزائر خاصة أ</w:t>
      </w:r>
      <w:r w:rsidR="0082468E" w:rsidRPr="00DE6131">
        <w:rPr>
          <w:rFonts w:hint="cs"/>
          <w:rtl/>
        </w:rPr>
        <w:t xml:space="preserve">حكام المادة </w:t>
      </w:r>
      <w:r w:rsidR="0082468E" w:rsidRPr="009445B7">
        <w:rPr>
          <w:rFonts w:hint="cs"/>
          <w:sz w:val="26"/>
          <w:szCs w:val="26"/>
          <w:rtl/>
        </w:rPr>
        <w:t xml:space="preserve">05 و04 </w:t>
      </w:r>
      <w:r w:rsidR="0082468E" w:rsidRPr="00DE6131">
        <w:rPr>
          <w:rFonts w:hint="cs"/>
          <w:rtl/>
        </w:rPr>
        <w:t xml:space="preserve">من المرسوم التنفيذي </w:t>
      </w:r>
      <w:r w:rsidR="0082468E" w:rsidRPr="009445B7">
        <w:rPr>
          <w:rFonts w:hint="cs"/>
          <w:sz w:val="26"/>
          <w:szCs w:val="26"/>
          <w:rtl/>
        </w:rPr>
        <w:t>18</w:t>
      </w:r>
      <w:r w:rsidR="0082468E" w:rsidRPr="005B6A1D">
        <w:rPr>
          <w:rFonts w:hint="cs"/>
          <w:sz w:val="26"/>
          <w:szCs w:val="26"/>
          <w:rtl/>
        </w:rPr>
        <w:t>/199</w:t>
      </w:r>
      <w:r w:rsidR="0082468E" w:rsidRPr="009445B7">
        <w:rPr>
          <w:rFonts w:hint="cs"/>
          <w:rtl/>
        </w:rPr>
        <w:t xml:space="preserve"> </w:t>
      </w:r>
      <w:r w:rsidR="005B6A1D">
        <w:rPr>
          <w:rFonts w:hint="cs"/>
          <w:rtl/>
        </w:rPr>
        <w:t>نجد أ</w:t>
      </w:r>
      <w:r w:rsidR="0082468E" w:rsidRPr="00DE6131">
        <w:rPr>
          <w:rFonts w:hint="cs"/>
          <w:rtl/>
        </w:rPr>
        <w:t xml:space="preserve">ن </w:t>
      </w:r>
      <w:r w:rsidRPr="00DE6131">
        <w:rPr>
          <w:rFonts w:hint="cs"/>
          <w:rtl/>
        </w:rPr>
        <w:t xml:space="preserve">هذا </w:t>
      </w:r>
      <w:r w:rsidR="0082468E" w:rsidRPr="00DE6131">
        <w:rPr>
          <w:rFonts w:hint="cs"/>
          <w:rtl/>
        </w:rPr>
        <w:t xml:space="preserve">المرسوم </w:t>
      </w:r>
      <w:r w:rsidR="00B35B0F" w:rsidRPr="00DE6131">
        <w:rPr>
          <w:rFonts w:hint="cs"/>
          <w:rtl/>
        </w:rPr>
        <w:t>لا يسم</w:t>
      </w:r>
      <w:r w:rsidR="00B35B0F" w:rsidRPr="00DE6131">
        <w:rPr>
          <w:rtl/>
        </w:rPr>
        <w:t>ح</w:t>
      </w:r>
      <w:r w:rsidR="005B6A1D">
        <w:rPr>
          <w:rFonts w:hint="cs"/>
          <w:rtl/>
        </w:rPr>
        <w:t xml:space="preserve"> إ</w:t>
      </w:r>
      <w:r w:rsidRPr="00DE6131">
        <w:rPr>
          <w:rFonts w:hint="cs"/>
          <w:rtl/>
        </w:rPr>
        <w:t>لا</w:t>
      </w:r>
      <w:r w:rsidR="0082468E" w:rsidRPr="00DE6131">
        <w:rPr>
          <w:rFonts w:hint="cs"/>
          <w:rtl/>
        </w:rPr>
        <w:t xml:space="preserve"> للأشخاص الأجنبية </w:t>
      </w:r>
      <w:r w:rsidRPr="00DE6131">
        <w:rPr>
          <w:rFonts w:hint="cs"/>
          <w:rtl/>
        </w:rPr>
        <w:t xml:space="preserve"> الخاضعة للقانون الجزائري </w:t>
      </w:r>
      <w:r w:rsidR="0082468E" w:rsidRPr="00DE6131">
        <w:rPr>
          <w:rFonts w:hint="cs"/>
          <w:rtl/>
        </w:rPr>
        <w:t>بالمشاركة في الطلب على المنافسة في ابرام عقود تفويض المرفق العام</w:t>
      </w:r>
      <w:r w:rsidR="005B6A1D">
        <w:rPr>
          <w:rFonts w:hint="cs"/>
          <w:rtl/>
        </w:rPr>
        <w:t>،</w:t>
      </w:r>
      <w:r w:rsidR="0082468E" w:rsidRPr="00DE6131">
        <w:rPr>
          <w:rFonts w:hint="cs"/>
          <w:rtl/>
        </w:rPr>
        <w:t xml:space="preserve"> فالمفوض له يجب </w:t>
      </w:r>
      <w:r w:rsidR="005B6A1D">
        <w:rPr>
          <w:rFonts w:hint="cs"/>
          <w:rtl/>
        </w:rPr>
        <w:t>أ</w:t>
      </w:r>
      <w:r w:rsidR="0082468E" w:rsidRPr="00DE6131">
        <w:rPr>
          <w:rFonts w:hint="cs"/>
          <w:rtl/>
        </w:rPr>
        <w:t xml:space="preserve">ن يكون خاضع للقانون الجزائري </w:t>
      </w:r>
      <w:r w:rsidR="009A6CF9" w:rsidRPr="00DE6131">
        <w:rPr>
          <w:rFonts w:hint="cs"/>
          <w:rtl/>
        </w:rPr>
        <w:t xml:space="preserve">وهذا يعطي انطباع على أنه مادام الأطراف كلها في عقد التفويض خاضعة للقانون الجزائري فلا مبرر لوجود بند </w:t>
      </w:r>
      <w:r w:rsidR="0082468E" w:rsidRPr="00DE6131">
        <w:rPr>
          <w:rFonts w:hint="cs"/>
          <w:rtl/>
        </w:rPr>
        <w:t xml:space="preserve"> التحكيم في عقود تفويض المرفق العام</w:t>
      </w:r>
      <w:r w:rsidR="0082468E" w:rsidRPr="00DE6131">
        <w:rPr>
          <w:rStyle w:val="Appelnotedebasdep"/>
          <w:color w:val="000000" w:themeColor="text1"/>
          <w:rtl/>
        </w:rPr>
        <w:footnoteReference w:id="436"/>
      </w:r>
      <w:r w:rsidR="005B6A1D">
        <w:rPr>
          <w:rFonts w:hint="cs"/>
          <w:rtl/>
        </w:rPr>
        <w:t>،</w:t>
      </w:r>
      <w:r w:rsidR="0082468E" w:rsidRPr="00DE6131">
        <w:rPr>
          <w:rFonts w:hint="cs"/>
          <w:rtl/>
        </w:rPr>
        <w:t xml:space="preserve"> </w:t>
      </w:r>
      <w:r w:rsidR="009A6CF9" w:rsidRPr="00DE6131">
        <w:rPr>
          <w:rFonts w:hint="cs"/>
          <w:rtl/>
        </w:rPr>
        <w:t xml:space="preserve">غير أن </w:t>
      </w:r>
      <w:r w:rsidR="00A21D4D" w:rsidRPr="00DE6131">
        <w:rPr>
          <w:rFonts w:hint="cs"/>
          <w:rtl/>
        </w:rPr>
        <w:t>ا</w:t>
      </w:r>
      <w:r w:rsidR="009A6CF9" w:rsidRPr="00DE6131">
        <w:rPr>
          <w:rFonts w:hint="cs"/>
          <w:rtl/>
        </w:rPr>
        <w:t xml:space="preserve">لجذير بالملاحظة هو أن التحكيم يمكن أن يكون سبيلا فعالا في فض المنازعات التي تثور بمناسبة تنفيذ عقود التفويض حتى في حالة </w:t>
      </w:r>
      <w:r w:rsidR="005B6A1D">
        <w:rPr>
          <w:rFonts w:hint="cs"/>
          <w:rtl/>
        </w:rPr>
        <w:t>خضوع الأطراف للقانون الجزائري لأ</w:t>
      </w:r>
      <w:r w:rsidR="009A6CF9" w:rsidRPr="00DE6131">
        <w:rPr>
          <w:rFonts w:hint="cs"/>
          <w:rtl/>
        </w:rPr>
        <w:t xml:space="preserve">ن غالبا </w:t>
      </w:r>
      <w:r w:rsidR="00B35B0F" w:rsidRPr="00DE6131">
        <w:rPr>
          <w:rFonts w:hint="cs"/>
          <w:rtl/>
        </w:rPr>
        <w:t>ما يكو</w:t>
      </w:r>
      <w:r w:rsidR="00B35B0F" w:rsidRPr="00DE6131">
        <w:rPr>
          <w:rtl/>
        </w:rPr>
        <w:t>ن</w:t>
      </w:r>
      <w:r w:rsidR="009A6CF9" w:rsidRPr="00DE6131">
        <w:rPr>
          <w:rFonts w:hint="cs"/>
          <w:rtl/>
        </w:rPr>
        <w:t xml:space="preserve"> </w:t>
      </w:r>
      <w:r w:rsidR="005B6A1D">
        <w:rPr>
          <w:rFonts w:hint="cs"/>
          <w:rtl/>
        </w:rPr>
        <w:t>إ</w:t>
      </w:r>
      <w:r w:rsidR="009A6CF9" w:rsidRPr="00DE6131">
        <w:rPr>
          <w:rFonts w:hint="cs"/>
          <w:rtl/>
        </w:rPr>
        <w:t xml:space="preserve">راج بند التحكيم في العقود الإدارية اختياريا بتوافق إرادة </w:t>
      </w:r>
      <w:r w:rsidR="005B6A1D">
        <w:rPr>
          <w:rFonts w:hint="cs"/>
          <w:rtl/>
        </w:rPr>
        <w:t>الأطراف المتعاقدة بالإضافة الى أ</w:t>
      </w:r>
      <w:r w:rsidR="009A6CF9" w:rsidRPr="00DE6131">
        <w:rPr>
          <w:rFonts w:hint="cs"/>
          <w:rtl/>
        </w:rPr>
        <w:t>ن التحكيم يعد ضمانة مهمة للمستثمرين الخواص الخاضعين للقانون الجزائري.</w:t>
      </w:r>
    </w:p>
    <w:p w14:paraId="0EB928A4" w14:textId="2347B0B5" w:rsidR="00446A86" w:rsidRPr="00DE6131" w:rsidRDefault="00446A86" w:rsidP="001C317A">
      <w:pPr>
        <w:rPr>
          <w:rtl/>
        </w:rPr>
      </w:pPr>
      <w:r w:rsidRPr="00DE6131">
        <w:rPr>
          <w:rFonts w:hint="cs"/>
          <w:rtl/>
        </w:rPr>
        <w:t xml:space="preserve">فانتشار التحكيم على نطاق واسعا وتطوره بشكل ملفت  يعتبر </w:t>
      </w:r>
      <w:r w:rsidR="005B6A1D">
        <w:rPr>
          <w:rFonts w:hint="cs"/>
          <w:rtl/>
        </w:rPr>
        <w:t>أ</w:t>
      </w:r>
      <w:r w:rsidR="000079DB" w:rsidRPr="00DE6131">
        <w:rPr>
          <w:rFonts w:hint="cs"/>
          <w:rtl/>
        </w:rPr>
        <w:t xml:space="preserve">حد </w:t>
      </w:r>
      <w:r w:rsidRPr="00DE6131">
        <w:rPr>
          <w:rFonts w:hint="cs"/>
          <w:rtl/>
        </w:rPr>
        <w:t>المؤشرات التي يمكن ا</w:t>
      </w:r>
      <w:r w:rsidR="005B6A1D">
        <w:rPr>
          <w:rFonts w:hint="cs"/>
          <w:rtl/>
        </w:rPr>
        <w:t>لإ</w:t>
      </w:r>
      <w:r w:rsidRPr="00DE6131">
        <w:rPr>
          <w:rFonts w:hint="cs"/>
          <w:rtl/>
        </w:rPr>
        <w:t>عتماد عل</w:t>
      </w:r>
      <w:r w:rsidR="005B6A1D">
        <w:rPr>
          <w:rFonts w:hint="cs"/>
          <w:rtl/>
        </w:rPr>
        <w:t>يها في الحكم على مدى تفتح الفكر</w:t>
      </w:r>
      <w:r w:rsidRPr="00DE6131">
        <w:rPr>
          <w:rFonts w:hint="cs"/>
          <w:rtl/>
        </w:rPr>
        <w:t xml:space="preserve">الاقتصادي ذلك أن رضا الأطراف المتعاقدة وعلى الخصوص </w:t>
      </w:r>
      <w:r w:rsidR="00F14360" w:rsidRPr="00DE6131">
        <w:rPr>
          <w:rFonts w:hint="cs"/>
          <w:rtl/>
        </w:rPr>
        <w:t xml:space="preserve">وبالذات </w:t>
      </w:r>
      <w:r w:rsidRPr="00DE6131">
        <w:rPr>
          <w:rFonts w:hint="cs"/>
          <w:rtl/>
        </w:rPr>
        <w:t xml:space="preserve">الأشخاص </w:t>
      </w:r>
      <w:r w:rsidR="005B6A1D">
        <w:rPr>
          <w:rFonts w:hint="cs"/>
          <w:rtl/>
        </w:rPr>
        <w:t>الإ</w:t>
      </w:r>
      <w:r w:rsidR="00F14360" w:rsidRPr="00DE6131">
        <w:rPr>
          <w:rFonts w:hint="cs"/>
          <w:rtl/>
        </w:rPr>
        <w:t>عتبارية العامة التي تعودت</w:t>
      </w:r>
      <w:r w:rsidRPr="00DE6131">
        <w:rPr>
          <w:rFonts w:hint="cs"/>
          <w:rtl/>
        </w:rPr>
        <w:t xml:space="preserve"> في الغالب على امتلاكها الكلمة العليا في العقود الإدارية وامتلاكها لامتيازات السلطة العامة غير </w:t>
      </w:r>
      <w:r w:rsidR="00B35B0F" w:rsidRPr="00DE6131">
        <w:rPr>
          <w:rFonts w:hint="cs"/>
          <w:rtl/>
        </w:rPr>
        <w:t>المألوفة</w:t>
      </w:r>
      <w:r w:rsidRPr="00DE6131">
        <w:rPr>
          <w:rFonts w:hint="cs"/>
          <w:rtl/>
        </w:rPr>
        <w:t xml:space="preserve"> في نطاق القانون الخاص بالإضافة سلطاتها الواسعة في </w:t>
      </w:r>
      <w:r w:rsidR="005B6A1D">
        <w:rPr>
          <w:rFonts w:hint="cs"/>
          <w:rtl/>
        </w:rPr>
        <w:t>إ</w:t>
      </w:r>
      <w:r w:rsidRPr="00DE6131">
        <w:rPr>
          <w:rFonts w:hint="cs"/>
          <w:rtl/>
        </w:rPr>
        <w:t xml:space="preserve">طار توقيع الجزاءات بالطريق المباشر ودون حاجة الى اللجوء الى القضاء </w:t>
      </w:r>
      <w:r w:rsidR="00B35B0F" w:rsidRPr="00DE6131">
        <w:rPr>
          <w:rFonts w:hint="cs"/>
          <w:rtl/>
        </w:rPr>
        <w:t>لإنفاذها</w:t>
      </w:r>
      <w:r w:rsidR="005B6A1D">
        <w:rPr>
          <w:rFonts w:hint="cs"/>
          <w:rtl/>
        </w:rPr>
        <w:t>،</w:t>
      </w:r>
      <w:r w:rsidRPr="00DE6131">
        <w:rPr>
          <w:rFonts w:hint="cs"/>
          <w:rtl/>
        </w:rPr>
        <w:t xml:space="preserve"> بالإضافة الى سلطة التعديل </w:t>
      </w:r>
      <w:r w:rsidR="00B35B0F" w:rsidRPr="00DE6131">
        <w:rPr>
          <w:rFonts w:hint="cs"/>
          <w:rtl/>
        </w:rPr>
        <w:t>بالإرادة</w:t>
      </w:r>
      <w:r w:rsidR="005B6A1D">
        <w:rPr>
          <w:rFonts w:hint="cs"/>
          <w:rtl/>
        </w:rPr>
        <w:t xml:space="preserve"> المنفردة دون الإ</w:t>
      </w:r>
      <w:r w:rsidRPr="00DE6131">
        <w:rPr>
          <w:rFonts w:hint="cs"/>
          <w:rtl/>
        </w:rPr>
        <w:t>عتداد بإرادة المتعاقد مع الإدارة كلها تشكل عوامل تجعل من خضوع الأشخاص الاعتبارية العامة الى</w:t>
      </w:r>
      <w:r w:rsidR="005B6A1D">
        <w:rPr>
          <w:rFonts w:hint="cs"/>
          <w:rtl/>
        </w:rPr>
        <w:t xml:space="preserve"> إ</w:t>
      </w:r>
      <w:r w:rsidRPr="00DE6131">
        <w:rPr>
          <w:rFonts w:hint="cs"/>
          <w:rtl/>
        </w:rPr>
        <w:t>ملاءات المتعاقد وشروطه في اللجوء الى التحكيم أمرا يصعب تقبله خصوصا في البلدان التي لم</w:t>
      </w:r>
      <w:r w:rsidR="00F14360" w:rsidRPr="00DE6131">
        <w:rPr>
          <w:rFonts w:hint="cs"/>
          <w:rtl/>
        </w:rPr>
        <w:t xml:space="preserve"> تبلغ درجة من التحرر الاقتصادي.</w:t>
      </w:r>
    </w:p>
    <w:p w14:paraId="1927FD11" w14:textId="7CC5D22C" w:rsidR="00F14360" w:rsidRPr="00DE6131" w:rsidRDefault="00F14360" w:rsidP="003A115B">
      <w:pPr>
        <w:rPr>
          <w:rtl/>
        </w:rPr>
      </w:pPr>
      <w:r w:rsidRPr="00DE6131">
        <w:rPr>
          <w:rFonts w:hint="cs"/>
          <w:rtl/>
        </w:rPr>
        <w:t xml:space="preserve">الا أن هذا </w:t>
      </w:r>
      <w:r w:rsidR="00B35B0F" w:rsidRPr="00DE6131">
        <w:rPr>
          <w:rFonts w:hint="cs"/>
          <w:rtl/>
        </w:rPr>
        <w:t>لا يشك</w:t>
      </w:r>
      <w:r w:rsidR="00B35B0F" w:rsidRPr="00DE6131">
        <w:rPr>
          <w:rtl/>
        </w:rPr>
        <w:t>ل</w:t>
      </w:r>
      <w:r w:rsidRPr="00DE6131">
        <w:rPr>
          <w:rFonts w:hint="cs"/>
          <w:rtl/>
        </w:rPr>
        <w:t xml:space="preserve"> خيارا بالنسبة للأشخاص العامة المتعاقدة ل</w:t>
      </w:r>
      <w:r w:rsidR="005B6A1D">
        <w:rPr>
          <w:rFonts w:hint="cs"/>
          <w:rtl/>
        </w:rPr>
        <w:t>أ</w:t>
      </w:r>
      <w:r w:rsidRPr="00DE6131">
        <w:rPr>
          <w:rFonts w:hint="cs"/>
          <w:rtl/>
        </w:rPr>
        <w:t xml:space="preserve">ن شرط التحكيم بات ملازما </w:t>
      </w:r>
      <w:r w:rsidR="00B35B0F" w:rsidRPr="00DE6131">
        <w:rPr>
          <w:rFonts w:hint="cs"/>
          <w:rtl/>
        </w:rPr>
        <w:t>لأي</w:t>
      </w:r>
      <w:r w:rsidRPr="00DE6131">
        <w:rPr>
          <w:rFonts w:hint="cs"/>
          <w:rtl/>
        </w:rPr>
        <w:t xml:space="preserve"> عملية استثمارية خاصة في المشاريع الكبرى التي تتطلب رؤوس أموال </w:t>
      </w:r>
      <w:r w:rsidR="00B35B0F" w:rsidRPr="00DE6131">
        <w:rPr>
          <w:rFonts w:hint="cs"/>
          <w:rtl/>
        </w:rPr>
        <w:t>باهضه</w:t>
      </w:r>
      <w:r w:rsidRPr="00DE6131">
        <w:rPr>
          <w:rFonts w:hint="cs"/>
          <w:rtl/>
        </w:rPr>
        <w:t xml:space="preserve"> يشترطه في الغالب المستثمرون الخواص بشكل محدد</w:t>
      </w:r>
      <w:r w:rsidR="00B80053">
        <w:rPr>
          <w:rFonts w:hint="cs"/>
          <w:rtl/>
        </w:rPr>
        <w:t>،</w:t>
      </w:r>
      <w:r w:rsidRPr="00DE6131">
        <w:rPr>
          <w:rFonts w:hint="cs"/>
          <w:rtl/>
        </w:rPr>
        <w:t xml:space="preserve"> ويعد ضمانة </w:t>
      </w:r>
      <w:r w:rsidR="00B35B0F" w:rsidRPr="00DE6131">
        <w:rPr>
          <w:rFonts w:hint="cs"/>
          <w:rtl/>
        </w:rPr>
        <w:t>لا يمك</w:t>
      </w:r>
      <w:r w:rsidR="00B35B0F" w:rsidRPr="00DE6131">
        <w:rPr>
          <w:rtl/>
        </w:rPr>
        <w:t>ن</w:t>
      </w:r>
      <w:r w:rsidRPr="00DE6131">
        <w:rPr>
          <w:rFonts w:hint="cs"/>
          <w:rtl/>
        </w:rPr>
        <w:t xml:space="preserve"> التنازل</w:t>
      </w:r>
      <w:r w:rsidR="00B80053">
        <w:rPr>
          <w:rFonts w:hint="cs"/>
          <w:rtl/>
        </w:rPr>
        <w:t xml:space="preserve"> عنها بالنسبة لهم وفي المقابل فإ</w:t>
      </w:r>
      <w:r w:rsidRPr="00DE6131">
        <w:rPr>
          <w:rFonts w:hint="cs"/>
          <w:rtl/>
        </w:rPr>
        <w:t xml:space="preserve">ن الجهات العامة المتعاقدة ليس لها خيارات واسعة في هذا </w:t>
      </w:r>
      <w:r w:rsidR="00E614AC" w:rsidRPr="00DE6131">
        <w:rPr>
          <w:rFonts w:hint="cs"/>
          <w:rtl/>
        </w:rPr>
        <w:t>لإنعاش</w:t>
      </w:r>
      <w:r w:rsidRPr="00DE6131">
        <w:rPr>
          <w:rFonts w:hint="cs"/>
          <w:rtl/>
        </w:rPr>
        <w:t xml:space="preserve"> </w:t>
      </w:r>
      <w:r w:rsidR="00B35B0F" w:rsidRPr="00DE6131">
        <w:rPr>
          <w:rFonts w:hint="cs"/>
          <w:rtl/>
        </w:rPr>
        <w:t>بأمس</w:t>
      </w:r>
      <w:r w:rsidRPr="00DE6131">
        <w:rPr>
          <w:rFonts w:hint="cs"/>
          <w:rtl/>
        </w:rPr>
        <w:t xml:space="preserve"> الحاجة الى جلب </w:t>
      </w:r>
      <w:r w:rsidR="00B35B0F" w:rsidRPr="00DE6131">
        <w:rPr>
          <w:rFonts w:hint="cs"/>
          <w:rtl/>
        </w:rPr>
        <w:t>المستثنين</w:t>
      </w:r>
      <w:r w:rsidRPr="00DE6131">
        <w:rPr>
          <w:rFonts w:hint="cs"/>
          <w:rtl/>
        </w:rPr>
        <w:t xml:space="preserve"> و</w:t>
      </w:r>
      <w:r w:rsidR="00B80053">
        <w:rPr>
          <w:rFonts w:hint="cs"/>
          <w:rtl/>
        </w:rPr>
        <w:t>بالتالي رؤوس الأموال الخاصة والإ</w:t>
      </w:r>
      <w:r w:rsidRPr="00DE6131">
        <w:rPr>
          <w:rFonts w:hint="cs"/>
          <w:rtl/>
        </w:rPr>
        <w:t>مكانيات اللازمة لتجسيد المشاريع</w:t>
      </w:r>
      <w:r w:rsidR="00B80053">
        <w:rPr>
          <w:rFonts w:hint="cs"/>
          <w:rtl/>
        </w:rPr>
        <w:t xml:space="preserve"> العامة التي ترتبط بسياساتها الإ</w:t>
      </w:r>
      <w:r w:rsidRPr="00DE6131">
        <w:rPr>
          <w:rFonts w:hint="cs"/>
          <w:rtl/>
        </w:rPr>
        <w:t>قتصادية العامة.</w:t>
      </w:r>
    </w:p>
    <w:p w14:paraId="1217F63E" w14:textId="1233FD27" w:rsidR="000079DB" w:rsidRPr="00DE6131" w:rsidRDefault="006746EE" w:rsidP="003A115B">
      <w:pPr>
        <w:rPr>
          <w:rtl/>
        </w:rPr>
      </w:pPr>
      <w:r w:rsidRPr="00DE6131">
        <w:rPr>
          <w:rFonts w:hint="cs"/>
          <w:rtl/>
        </w:rPr>
        <w:t xml:space="preserve">فالتحكيم يحتل مكانة </w:t>
      </w:r>
      <w:r w:rsidR="00F13A39" w:rsidRPr="00DE6131">
        <w:rPr>
          <w:rFonts w:hint="cs"/>
          <w:rtl/>
        </w:rPr>
        <w:t>خاصة في مجال حقل الاستثمارات المحلية والأجنبية ويؤشر بشكل واضح وفع</w:t>
      </w:r>
      <w:r w:rsidR="00B80053">
        <w:rPr>
          <w:rFonts w:hint="cs"/>
          <w:rtl/>
        </w:rPr>
        <w:t>ال على حيوية الاقتصاد وانفتاحه أ</w:t>
      </w:r>
      <w:r w:rsidR="00F13A39" w:rsidRPr="00DE6131">
        <w:rPr>
          <w:rFonts w:hint="cs"/>
          <w:rtl/>
        </w:rPr>
        <w:t>مام عمليات ال</w:t>
      </w:r>
      <w:r w:rsidR="00B80053">
        <w:rPr>
          <w:rFonts w:hint="cs"/>
          <w:rtl/>
        </w:rPr>
        <w:t>إ</w:t>
      </w:r>
      <w:r w:rsidR="00F13A39" w:rsidRPr="00DE6131">
        <w:rPr>
          <w:rFonts w:hint="cs"/>
          <w:rtl/>
        </w:rPr>
        <w:t>ستثمار وهو في الوقت ذاته مؤشر على النية الواضحة من قبل السلطات العامة في التوجه نحوى تحري</w:t>
      </w:r>
      <w:r w:rsidR="00B80053">
        <w:rPr>
          <w:rFonts w:hint="cs"/>
          <w:rtl/>
        </w:rPr>
        <w:t>ر المبادرات الخاصة وفسح المجال أ</w:t>
      </w:r>
      <w:r w:rsidR="00F13A39" w:rsidRPr="00DE6131">
        <w:rPr>
          <w:rFonts w:hint="cs"/>
          <w:rtl/>
        </w:rPr>
        <w:t xml:space="preserve">مام  </w:t>
      </w:r>
      <w:r w:rsidR="00446A86" w:rsidRPr="00DE6131">
        <w:rPr>
          <w:rFonts w:hint="cs"/>
          <w:rtl/>
        </w:rPr>
        <w:t xml:space="preserve"> </w:t>
      </w:r>
      <w:r w:rsidR="00B80053">
        <w:rPr>
          <w:rFonts w:hint="cs"/>
          <w:rtl/>
        </w:rPr>
        <w:t xml:space="preserve">  القطاع الخاص الوطني أ</w:t>
      </w:r>
      <w:r w:rsidR="000079DB" w:rsidRPr="00DE6131">
        <w:rPr>
          <w:rFonts w:hint="cs"/>
          <w:rtl/>
        </w:rPr>
        <w:t xml:space="preserve">و الأجنبي </w:t>
      </w:r>
      <w:r w:rsidR="00F13A39" w:rsidRPr="00DE6131">
        <w:rPr>
          <w:rFonts w:hint="cs"/>
          <w:rtl/>
        </w:rPr>
        <w:t>للدخول</w:t>
      </w:r>
      <w:r w:rsidR="000079DB" w:rsidRPr="00DE6131">
        <w:rPr>
          <w:rFonts w:hint="cs"/>
          <w:rtl/>
        </w:rPr>
        <w:t xml:space="preserve"> في شراكة مع الدولة وجماعاتها </w:t>
      </w:r>
      <w:r w:rsidR="00F13A39" w:rsidRPr="00DE6131">
        <w:rPr>
          <w:rFonts w:hint="cs"/>
          <w:rtl/>
        </w:rPr>
        <w:t>الاقليمية</w:t>
      </w:r>
      <w:r w:rsidR="000079DB" w:rsidRPr="00DE6131">
        <w:rPr>
          <w:rFonts w:hint="cs"/>
          <w:rtl/>
        </w:rPr>
        <w:t xml:space="preserve">، </w:t>
      </w:r>
      <w:r w:rsidR="00F13A39" w:rsidRPr="00DE6131">
        <w:rPr>
          <w:rFonts w:hint="cs"/>
          <w:rtl/>
        </w:rPr>
        <w:t xml:space="preserve">وهو كذلك أحد المؤشرات  على نجاح أسلوب </w:t>
      </w:r>
      <w:r w:rsidR="000079DB" w:rsidRPr="00DE6131">
        <w:rPr>
          <w:rFonts w:hint="cs"/>
          <w:rtl/>
        </w:rPr>
        <w:t>التفويض،</w:t>
      </w:r>
      <w:r w:rsidR="00C8464A" w:rsidRPr="00DE6131">
        <w:rPr>
          <w:rFonts w:hint="cs"/>
          <w:rtl/>
        </w:rPr>
        <w:t xml:space="preserve"> باعتباره أحد الأساليب غير المباشر</w:t>
      </w:r>
      <w:r w:rsidR="00E944EF">
        <w:rPr>
          <w:rFonts w:hint="cs"/>
          <w:rtl/>
        </w:rPr>
        <w:t>ة</w:t>
      </w:r>
      <w:r w:rsidR="00C8464A" w:rsidRPr="00DE6131">
        <w:rPr>
          <w:rFonts w:hint="cs"/>
          <w:rtl/>
        </w:rPr>
        <w:t xml:space="preserve"> المعتمدة في تسيير الم</w:t>
      </w:r>
      <w:r w:rsidR="00E944EF">
        <w:rPr>
          <w:rFonts w:hint="cs"/>
          <w:rtl/>
        </w:rPr>
        <w:t>رافق العامة، بالإضافة الى أ</w:t>
      </w:r>
      <w:r w:rsidR="00C8464A" w:rsidRPr="00DE6131">
        <w:rPr>
          <w:rFonts w:hint="cs"/>
          <w:rtl/>
        </w:rPr>
        <w:t xml:space="preserve">ن أسلوب التفويض </w:t>
      </w:r>
      <w:r w:rsidR="00E944EF">
        <w:rPr>
          <w:rFonts w:hint="cs"/>
          <w:rtl/>
        </w:rPr>
        <w:t>أصبح يشكل إ</w:t>
      </w:r>
      <w:r w:rsidR="00A554D9" w:rsidRPr="00DE6131">
        <w:rPr>
          <w:rFonts w:hint="cs"/>
          <w:rtl/>
        </w:rPr>
        <w:t>حدى ال</w:t>
      </w:r>
      <w:r w:rsidR="00E944EF">
        <w:rPr>
          <w:rFonts w:hint="cs"/>
          <w:rtl/>
        </w:rPr>
        <w:t>آليات المعتمدة في تدعيم الإ</w:t>
      </w:r>
      <w:r w:rsidR="00A554D9" w:rsidRPr="00DE6131">
        <w:rPr>
          <w:rFonts w:hint="cs"/>
          <w:rtl/>
        </w:rPr>
        <w:t>قتصاد ا</w:t>
      </w:r>
      <w:r w:rsidR="00E944EF">
        <w:rPr>
          <w:rFonts w:hint="cs"/>
          <w:rtl/>
        </w:rPr>
        <w:t>لوطني من خلال تجسيد مشاريع  في إ</w:t>
      </w:r>
      <w:r w:rsidR="00A554D9" w:rsidRPr="00DE6131">
        <w:rPr>
          <w:rFonts w:hint="cs"/>
          <w:rtl/>
        </w:rPr>
        <w:t>طار البنية التحتية الأساسية</w:t>
      </w:r>
      <w:r w:rsidR="00E944EF">
        <w:rPr>
          <w:rFonts w:hint="cs"/>
          <w:rtl/>
        </w:rPr>
        <w:t>، وأ</w:t>
      </w:r>
      <w:r w:rsidR="00A554D9" w:rsidRPr="00DE6131">
        <w:rPr>
          <w:rFonts w:hint="cs"/>
          <w:rtl/>
        </w:rPr>
        <w:t>صبح إحدى الوسائل التي اعتمدتها السلطات العموم</w:t>
      </w:r>
      <w:r w:rsidR="00E944EF">
        <w:rPr>
          <w:rFonts w:hint="cs"/>
          <w:rtl/>
        </w:rPr>
        <w:t>ية في جلب الاستثمارات العمومية أو الخاصة</w:t>
      </w:r>
      <w:r w:rsidR="00A554D9" w:rsidRPr="00DE6131">
        <w:rPr>
          <w:rFonts w:hint="cs"/>
          <w:rtl/>
        </w:rPr>
        <w:t>،</w:t>
      </w:r>
      <w:r w:rsidR="000079DB" w:rsidRPr="00DE6131">
        <w:rPr>
          <w:rFonts w:hint="cs"/>
          <w:rtl/>
        </w:rPr>
        <w:t xml:space="preserve"> فالمستثمر الذي غالبا </w:t>
      </w:r>
      <w:r w:rsidR="00A554D9" w:rsidRPr="00DE6131">
        <w:rPr>
          <w:rFonts w:hint="cs"/>
          <w:rtl/>
        </w:rPr>
        <w:t xml:space="preserve">ما </w:t>
      </w:r>
      <w:r w:rsidR="00A554D9" w:rsidRPr="00DE6131">
        <w:rPr>
          <w:rFonts w:hint="cs"/>
          <w:rtl/>
        </w:rPr>
        <w:lastRenderedPageBreak/>
        <w:t xml:space="preserve">يشترط </w:t>
      </w:r>
      <w:r w:rsidR="000079DB" w:rsidRPr="00DE6131">
        <w:rPr>
          <w:rFonts w:hint="cs"/>
          <w:rtl/>
        </w:rPr>
        <w:t>قبل الدخول في علاقة مع الشخص المعنوي العام المانح لل</w:t>
      </w:r>
      <w:r w:rsidR="00A554D9" w:rsidRPr="00DE6131">
        <w:rPr>
          <w:rFonts w:hint="cs"/>
          <w:rtl/>
        </w:rPr>
        <w:t xml:space="preserve">تفويض </w:t>
      </w:r>
      <w:r w:rsidR="006F7DEF">
        <w:rPr>
          <w:rFonts w:hint="cs"/>
          <w:rtl/>
        </w:rPr>
        <w:t>أن يتم إ</w:t>
      </w:r>
      <w:r w:rsidR="00A554D9" w:rsidRPr="00DE6131">
        <w:rPr>
          <w:rFonts w:hint="cs"/>
          <w:rtl/>
        </w:rPr>
        <w:t xml:space="preserve">دراج بند تحكيمي </w:t>
      </w:r>
      <w:r w:rsidR="006F7DEF">
        <w:rPr>
          <w:rFonts w:hint="cs"/>
          <w:rtl/>
        </w:rPr>
        <w:t xml:space="preserve"> إ</w:t>
      </w:r>
      <w:r w:rsidR="000079DB" w:rsidRPr="00DE6131">
        <w:rPr>
          <w:rFonts w:hint="cs"/>
          <w:rtl/>
        </w:rPr>
        <w:t xml:space="preserve">عداد اتفاق تحكيمي وذلك للمنافع التي يوفرها التحكيم </w:t>
      </w:r>
      <w:r w:rsidR="008E244D" w:rsidRPr="00DE6131">
        <w:rPr>
          <w:rFonts w:hint="cs"/>
          <w:rtl/>
        </w:rPr>
        <w:t xml:space="preserve">مزايا عديدة </w:t>
      </w:r>
      <w:r w:rsidR="000079DB" w:rsidRPr="00DE6131">
        <w:rPr>
          <w:rFonts w:hint="cs"/>
          <w:rtl/>
        </w:rPr>
        <w:t>منها:</w:t>
      </w:r>
    </w:p>
    <w:p w14:paraId="3C4E6943" w14:textId="11A2A451" w:rsidR="000079DB" w:rsidRPr="00DE6131" w:rsidRDefault="008E244D" w:rsidP="003A115B">
      <w:pPr>
        <w:rPr>
          <w:rtl/>
        </w:rPr>
      </w:pPr>
      <w:r w:rsidRPr="00DE6131">
        <w:rPr>
          <w:rFonts w:hint="cs"/>
          <w:rtl/>
        </w:rPr>
        <w:t>1/ يضمن</w:t>
      </w:r>
      <w:r w:rsidR="000079DB" w:rsidRPr="00DE6131">
        <w:rPr>
          <w:rFonts w:hint="cs"/>
          <w:rtl/>
        </w:rPr>
        <w:t xml:space="preserve"> التحكيم </w:t>
      </w:r>
      <w:r w:rsidR="00B35B0F" w:rsidRPr="00DE6131">
        <w:rPr>
          <w:rFonts w:hint="cs"/>
          <w:rtl/>
        </w:rPr>
        <w:t>لأطراف</w:t>
      </w:r>
      <w:r w:rsidR="000079DB" w:rsidRPr="00DE6131">
        <w:rPr>
          <w:rFonts w:hint="cs"/>
          <w:rtl/>
        </w:rPr>
        <w:t xml:space="preserve"> العلاقة</w:t>
      </w:r>
      <w:r w:rsidRPr="00DE6131">
        <w:rPr>
          <w:rFonts w:hint="cs"/>
          <w:rtl/>
        </w:rPr>
        <w:t xml:space="preserve"> التعاقدية</w:t>
      </w:r>
      <w:r w:rsidR="000079DB" w:rsidRPr="00DE6131">
        <w:rPr>
          <w:rFonts w:hint="cs"/>
          <w:rtl/>
        </w:rPr>
        <w:t xml:space="preserve"> إمكانية كبيرة ومؤكدة في حل النزاع </w:t>
      </w:r>
      <w:r w:rsidRPr="00DE6131">
        <w:rPr>
          <w:rFonts w:hint="cs"/>
          <w:rtl/>
        </w:rPr>
        <w:t>بشكل</w:t>
      </w:r>
      <w:r w:rsidR="000079DB" w:rsidRPr="00DE6131">
        <w:rPr>
          <w:rFonts w:hint="cs"/>
          <w:rtl/>
        </w:rPr>
        <w:t xml:space="preserve"> سر</w:t>
      </w:r>
      <w:r w:rsidRPr="00DE6131">
        <w:rPr>
          <w:rFonts w:hint="cs"/>
          <w:rtl/>
        </w:rPr>
        <w:t>يع</w:t>
      </w:r>
      <w:r w:rsidR="000079DB" w:rsidRPr="00DE6131">
        <w:rPr>
          <w:rFonts w:hint="cs"/>
          <w:rtl/>
        </w:rPr>
        <w:t xml:space="preserve"> وذلك من خلال </w:t>
      </w:r>
      <w:r w:rsidR="00B35B0F" w:rsidRPr="00DE6131">
        <w:rPr>
          <w:rFonts w:hint="cs"/>
          <w:rtl/>
        </w:rPr>
        <w:t>انت</w:t>
      </w:r>
      <w:r w:rsidRPr="00DE6131">
        <w:rPr>
          <w:rFonts w:hint="cs"/>
          <w:rtl/>
        </w:rPr>
        <w:t>هاج</w:t>
      </w:r>
      <w:r w:rsidR="000079DB" w:rsidRPr="00DE6131">
        <w:rPr>
          <w:rFonts w:hint="cs"/>
          <w:rtl/>
        </w:rPr>
        <w:t xml:space="preserve"> إجراءات </w:t>
      </w:r>
      <w:r w:rsidRPr="00DE6131">
        <w:rPr>
          <w:rFonts w:hint="cs"/>
          <w:rtl/>
        </w:rPr>
        <w:t>سريعة</w:t>
      </w:r>
      <w:r w:rsidR="000079DB" w:rsidRPr="00DE6131">
        <w:rPr>
          <w:rFonts w:hint="cs"/>
          <w:rtl/>
        </w:rPr>
        <w:t xml:space="preserve"> </w:t>
      </w:r>
      <w:r w:rsidRPr="00DE6131">
        <w:rPr>
          <w:rFonts w:hint="cs"/>
          <w:rtl/>
        </w:rPr>
        <w:t>تختصر</w:t>
      </w:r>
      <w:r w:rsidR="000079DB" w:rsidRPr="00DE6131">
        <w:rPr>
          <w:rFonts w:hint="cs"/>
          <w:rtl/>
        </w:rPr>
        <w:t xml:space="preserve"> في الوقت </w:t>
      </w:r>
      <w:r w:rsidRPr="00DE6131">
        <w:rPr>
          <w:rFonts w:hint="cs"/>
          <w:rtl/>
        </w:rPr>
        <w:t>والتكاليف</w:t>
      </w:r>
      <w:r w:rsidR="000079DB" w:rsidRPr="00DE6131">
        <w:rPr>
          <w:rFonts w:hint="cs"/>
          <w:rtl/>
        </w:rPr>
        <w:t xml:space="preserve"> </w:t>
      </w:r>
      <w:r w:rsidRPr="00DE6131">
        <w:rPr>
          <w:rFonts w:hint="cs"/>
          <w:rtl/>
        </w:rPr>
        <w:t xml:space="preserve">من ناحية كونها </w:t>
      </w:r>
      <w:r w:rsidR="00B35B0F" w:rsidRPr="00DE6131">
        <w:rPr>
          <w:rFonts w:hint="cs"/>
          <w:rtl/>
        </w:rPr>
        <w:t>تخل</w:t>
      </w:r>
      <w:r w:rsidR="00B35B0F" w:rsidRPr="00DE6131">
        <w:rPr>
          <w:rtl/>
        </w:rPr>
        <w:t>و</w:t>
      </w:r>
      <w:r w:rsidRPr="00DE6131">
        <w:rPr>
          <w:rFonts w:hint="cs"/>
          <w:rtl/>
        </w:rPr>
        <w:t xml:space="preserve"> من التعقيد ولا</w:t>
      </w:r>
      <w:r w:rsidR="00E614AC">
        <w:rPr>
          <w:rFonts w:hint="cs"/>
          <w:rtl/>
        </w:rPr>
        <w:t xml:space="preserve"> </w:t>
      </w:r>
      <w:r w:rsidRPr="00DE6131">
        <w:rPr>
          <w:rFonts w:hint="cs"/>
          <w:rtl/>
        </w:rPr>
        <w:t>تتعلق</w:t>
      </w:r>
      <w:r w:rsidR="000079DB" w:rsidRPr="00DE6131">
        <w:rPr>
          <w:rFonts w:hint="cs"/>
          <w:rtl/>
        </w:rPr>
        <w:t xml:space="preserve"> </w:t>
      </w:r>
      <w:r w:rsidRPr="00DE6131">
        <w:rPr>
          <w:rFonts w:hint="cs"/>
          <w:rtl/>
        </w:rPr>
        <w:t>بها</w:t>
      </w:r>
      <w:r w:rsidR="000079DB" w:rsidRPr="00DE6131">
        <w:rPr>
          <w:rFonts w:hint="cs"/>
          <w:rtl/>
        </w:rPr>
        <w:t xml:space="preserve"> شكليات </w:t>
      </w:r>
      <w:r w:rsidRPr="00DE6131">
        <w:rPr>
          <w:rFonts w:hint="cs"/>
          <w:rtl/>
        </w:rPr>
        <w:t>محددة</w:t>
      </w:r>
      <w:r w:rsidR="000079DB" w:rsidRPr="00DE6131">
        <w:rPr>
          <w:rFonts w:hint="cs"/>
          <w:rtl/>
        </w:rPr>
        <w:t xml:space="preserve"> </w:t>
      </w:r>
      <w:r w:rsidRPr="00DE6131">
        <w:rPr>
          <w:rFonts w:hint="cs"/>
          <w:rtl/>
        </w:rPr>
        <w:t xml:space="preserve">من </w:t>
      </w:r>
      <w:r w:rsidR="00F621B5" w:rsidRPr="00DE6131">
        <w:rPr>
          <w:rFonts w:hint="cs"/>
          <w:rtl/>
        </w:rPr>
        <w:t xml:space="preserve">جهة </w:t>
      </w:r>
      <w:r w:rsidR="00B35B0F" w:rsidRPr="00DE6131">
        <w:rPr>
          <w:rFonts w:hint="cs"/>
          <w:rtl/>
        </w:rPr>
        <w:t>بالإضافة</w:t>
      </w:r>
      <w:r w:rsidRPr="00DE6131">
        <w:rPr>
          <w:rFonts w:hint="cs"/>
          <w:rtl/>
        </w:rPr>
        <w:t xml:space="preserve"> </w:t>
      </w:r>
      <w:r w:rsidR="006F7DEF">
        <w:rPr>
          <w:rFonts w:hint="cs"/>
          <w:rtl/>
        </w:rPr>
        <w:t>الى الإ</w:t>
      </w:r>
      <w:r w:rsidR="00F621B5" w:rsidRPr="00DE6131">
        <w:rPr>
          <w:rFonts w:hint="cs"/>
          <w:rtl/>
        </w:rPr>
        <w:t>ستعانة</w:t>
      </w:r>
      <w:r w:rsidR="000079DB" w:rsidRPr="00DE6131">
        <w:rPr>
          <w:rFonts w:hint="cs"/>
          <w:rtl/>
        </w:rPr>
        <w:t xml:space="preserve"> </w:t>
      </w:r>
      <w:r w:rsidRPr="00DE6131">
        <w:rPr>
          <w:rFonts w:hint="cs"/>
          <w:rtl/>
        </w:rPr>
        <w:t>ب</w:t>
      </w:r>
      <w:r w:rsidR="000079DB" w:rsidRPr="00DE6131">
        <w:rPr>
          <w:rFonts w:hint="cs"/>
          <w:rtl/>
        </w:rPr>
        <w:t xml:space="preserve">محكمين </w:t>
      </w:r>
      <w:r w:rsidRPr="00DE6131">
        <w:rPr>
          <w:rFonts w:hint="cs"/>
          <w:rtl/>
        </w:rPr>
        <w:t xml:space="preserve">لديهم </w:t>
      </w:r>
      <w:r w:rsidR="000079DB" w:rsidRPr="00DE6131">
        <w:rPr>
          <w:rFonts w:hint="cs"/>
          <w:rtl/>
        </w:rPr>
        <w:t>معارف</w:t>
      </w:r>
      <w:r w:rsidRPr="00DE6131">
        <w:rPr>
          <w:rFonts w:hint="cs"/>
          <w:rtl/>
        </w:rPr>
        <w:t xml:space="preserve"> متخصصة</w:t>
      </w:r>
      <w:r w:rsidR="00F621B5" w:rsidRPr="00DE6131">
        <w:rPr>
          <w:rFonts w:hint="cs"/>
          <w:rtl/>
        </w:rPr>
        <w:t xml:space="preserve"> و</w:t>
      </w:r>
      <w:r w:rsidR="000079DB" w:rsidRPr="00DE6131">
        <w:rPr>
          <w:rFonts w:hint="cs"/>
          <w:rtl/>
        </w:rPr>
        <w:t>خبرات</w:t>
      </w:r>
      <w:r w:rsidR="00F621B5" w:rsidRPr="00DE6131">
        <w:rPr>
          <w:rFonts w:hint="cs"/>
          <w:rtl/>
        </w:rPr>
        <w:t xml:space="preserve"> قد</w:t>
      </w:r>
      <w:r w:rsidR="000079DB" w:rsidRPr="00DE6131">
        <w:rPr>
          <w:rFonts w:hint="cs"/>
          <w:rtl/>
        </w:rPr>
        <w:t xml:space="preserve"> </w:t>
      </w:r>
      <w:r w:rsidR="00B35B0F" w:rsidRPr="00DE6131">
        <w:rPr>
          <w:rFonts w:hint="cs"/>
          <w:rtl/>
        </w:rPr>
        <w:t>لا تتوف</w:t>
      </w:r>
      <w:r w:rsidR="00B35B0F" w:rsidRPr="00DE6131">
        <w:rPr>
          <w:rtl/>
        </w:rPr>
        <w:t>ر</w:t>
      </w:r>
      <w:r w:rsidR="000079DB" w:rsidRPr="00DE6131">
        <w:rPr>
          <w:rFonts w:hint="cs"/>
          <w:rtl/>
        </w:rPr>
        <w:t xml:space="preserve"> لدى </w:t>
      </w:r>
      <w:r w:rsidR="00F621B5" w:rsidRPr="00DE6131">
        <w:rPr>
          <w:rFonts w:hint="cs"/>
          <w:rtl/>
        </w:rPr>
        <w:t>القاضي في مجال معين من جهة أخرى.</w:t>
      </w:r>
      <w:r w:rsidR="000079DB" w:rsidRPr="00DE6131">
        <w:rPr>
          <w:rFonts w:hint="cs"/>
          <w:rtl/>
        </w:rPr>
        <w:t xml:space="preserve"> </w:t>
      </w:r>
    </w:p>
    <w:p w14:paraId="272906C8" w14:textId="7AAA2749" w:rsidR="000079DB" w:rsidRPr="00DE6131" w:rsidRDefault="00F621B5" w:rsidP="003A115B">
      <w:pPr>
        <w:rPr>
          <w:rtl/>
        </w:rPr>
      </w:pPr>
      <w:r w:rsidRPr="00DE6131">
        <w:rPr>
          <w:rFonts w:hint="cs"/>
          <w:rtl/>
        </w:rPr>
        <w:t>2/ يضمن انتهاج طريق</w:t>
      </w:r>
      <w:r w:rsidR="000079DB" w:rsidRPr="00DE6131">
        <w:rPr>
          <w:rFonts w:hint="cs"/>
          <w:rtl/>
        </w:rPr>
        <w:t xml:space="preserve"> التحكيم </w:t>
      </w:r>
      <w:r w:rsidRPr="00DE6131">
        <w:rPr>
          <w:rFonts w:hint="cs"/>
          <w:rtl/>
        </w:rPr>
        <w:t>الحفاظ على السرية بشكل كبير</w:t>
      </w:r>
      <w:r w:rsidR="000079DB" w:rsidRPr="00DE6131">
        <w:rPr>
          <w:rFonts w:hint="cs"/>
          <w:rtl/>
        </w:rPr>
        <w:t xml:space="preserve">ة كونه </w:t>
      </w:r>
      <w:r w:rsidRPr="00DE6131">
        <w:rPr>
          <w:rFonts w:hint="cs"/>
          <w:rtl/>
        </w:rPr>
        <w:t>يتم</w:t>
      </w:r>
      <w:r w:rsidR="000079DB" w:rsidRPr="00DE6131">
        <w:rPr>
          <w:rFonts w:hint="cs"/>
          <w:rtl/>
        </w:rPr>
        <w:t xml:space="preserve"> في </w:t>
      </w:r>
      <w:r w:rsidRPr="00DE6131">
        <w:rPr>
          <w:rFonts w:hint="cs"/>
          <w:rtl/>
        </w:rPr>
        <w:t>نطاق</w:t>
      </w:r>
      <w:r w:rsidR="000079DB" w:rsidRPr="00DE6131">
        <w:rPr>
          <w:rFonts w:hint="cs"/>
          <w:rtl/>
        </w:rPr>
        <w:t xml:space="preserve"> هيئة تحكيمية خاصة </w:t>
      </w:r>
      <w:r w:rsidRPr="00DE6131">
        <w:rPr>
          <w:rFonts w:hint="cs"/>
          <w:rtl/>
        </w:rPr>
        <w:t>عكس</w:t>
      </w:r>
      <w:r w:rsidR="000079DB" w:rsidRPr="00DE6131">
        <w:rPr>
          <w:rFonts w:hint="cs"/>
          <w:rtl/>
        </w:rPr>
        <w:t xml:space="preserve"> لجلسات </w:t>
      </w:r>
      <w:r w:rsidRPr="00DE6131">
        <w:rPr>
          <w:rFonts w:hint="cs"/>
          <w:rtl/>
        </w:rPr>
        <w:t>العلنية في المحاكم المختصة فالسرية</w:t>
      </w:r>
      <w:r w:rsidR="000079DB" w:rsidRPr="00DE6131">
        <w:rPr>
          <w:rFonts w:hint="cs"/>
          <w:rtl/>
        </w:rPr>
        <w:t xml:space="preserve"> تبقى مطلوبة لاسيما في </w:t>
      </w:r>
      <w:r w:rsidR="007132CF">
        <w:rPr>
          <w:rFonts w:hint="cs"/>
          <w:rtl/>
        </w:rPr>
        <w:t>المشاريع الكبرى التي تحتوي على أ</w:t>
      </w:r>
      <w:r w:rsidR="000079DB" w:rsidRPr="00DE6131">
        <w:rPr>
          <w:rFonts w:hint="cs"/>
          <w:rtl/>
        </w:rPr>
        <w:t xml:space="preserve">سرار </w:t>
      </w:r>
      <w:r w:rsidR="00B35B0F" w:rsidRPr="00DE6131">
        <w:rPr>
          <w:rFonts w:hint="cs"/>
          <w:rtl/>
        </w:rPr>
        <w:t>تكنولوجي</w:t>
      </w:r>
      <w:r w:rsidR="00B35B0F" w:rsidRPr="00DE6131">
        <w:rPr>
          <w:rtl/>
        </w:rPr>
        <w:t>ة</w:t>
      </w:r>
      <w:r w:rsidR="000079DB" w:rsidRPr="00DE6131">
        <w:rPr>
          <w:rFonts w:hint="cs"/>
          <w:rtl/>
        </w:rPr>
        <w:t xml:space="preserve"> </w:t>
      </w:r>
      <w:r w:rsidRPr="00DE6131">
        <w:rPr>
          <w:rFonts w:hint="cs"/>
          <w:rtl/>
        </w:rPr>
        <w:t>ومالية تحمي عملية المنافسة</w:t>
      </w:r>
      <w:r w:rsidR="000079DB" w:rsidRPr="00DE6131">
        <w:rPr>
          <w:rFonts w:hint="cs"/>
          <w:rtl/>
        </w:rPr>
        <w:t xml:space="preserve">. </w:t>
      </w:r>
    </w:p>
    <w:p w14:paraId="6BF5FF85" w14:textId="09768798" w:rsidR="000079DB" w:rsidRPr="00DE6131" w:rsidRDefault="00F621B5" w:rsidP="003A115B">
      <w:pPr>
        <w:rPr>
          <w:rtl/>
        </w:rPr>
      </w:pPr>
      <w:r w:rsidRPr="00DE6131">
        <w:rPr>
          <w:rFonts w:hint="cs"/>
          <w:rtl/>
        </w:rPr>
        <w:t>3/ يمكن</w:t>
      </w:r>
      <w:r w:rsidR="000079DB" w:rsidRPr="00DE6131">
        <w:rPr>
          <w:rFonts w:hint="cs"/>
          <w:rtl/>
        </w:rPr>
        <w:t xml:space="preserve"> اللجوء الى </w:t>
      </w:r>
      <w:r w:rsidR="007132CF">
        <w:rPr>
          <w:rFonts w:hint="cs"/>
          <w:rtl/>
        </w:rPr>
        <w:t>آ</w:t>
      </w:r>
      <w:r w:rsidRPr="00DE6131">
        <w:rPr>
          <w:rFonts w:hint="cs"/>
          <w:rtl/>
        </w:rPr>
        <w:t xml:space="preserve">لية </w:t>
      </w:r>
      <w:r w:rsidR="000079DB" w:rsidRPr="00DE6131">
        <w:rPr>
          <w:rFonts w:hint="cs"/>
          <w:rtl/>
        </w:rPr>
        <w:t xml:space="preserve">التحكيم عن طريق إجراءات بسيطة </w:t>
      </w:r>
      <w:r w:rsidRPr="00DE6131">
        <w:rPr>
          <w:rFonts w:hint="cs"/>
          <w:rtl/>
        </w:rPr>
        <w:t xml:space="preserve">وواضحة </w:t>
      </w:r>
      <w:r w:rsidR="000079DB" w:rsidRPr="00DE6131">
        <w:rPr>
          <w:rFonts w:hint="cs"/>
          <w:rtl/>
        </w:rPr>
        <w:t xml:space="preserve">وهيئة التحكيم تتمتع بحرية </w:t>
      </w:r>
      <w:r w:rsidRPr="00DE6131">
        <w:rPr>
          <w:rFonts w:hint="cs"/>
          <w:rtl/>
        </w:rPr>
        <w:t>واسعة</w:t>
      </w:r>
      <w:r w:rsidR="000079DB" w:rsidRPr="00DE6131">
        <w:rPr>
          <w:rFonts w:hint="cs"/>
          <w:rtl/>
        </w:rPr>
        <w:t xml:space="preserve"> </w:t>
      </w:r>
      <w:r w:rsidR="002872CB" w:rsidRPr="00DE6131">
        <w:rPr>
          <w:rFonts w:hint="cs"/>
          <w:rtl/>
        </w:rPr>
        <w:t>وأكثر</w:t>
      </w:r>
      <w:r w:rsidR="000079DB" w:rsidRPr="00DE6131">
        <w:rPr>
          <w:rFonts w:hint="cs"/>
          <w:rtl/>
        </w:rPr>
        <w:t xml:space="preserve"> من القضاء في كل </w:t>
      </w:r>
      <w:r w:rsidR="00B35B0F" w:rsidRPr="00DE6131">
        <w:rPr>
          <w:rFonts w:hint="cs"/>
          <w:rtl/>
        </w:rPr>
        <w:t>ما يتعل</w:t>
      </w:r>
      <w:r w:rsidR="00B35B0F" w:rsidRPr="00DE6131">
        <w:rPr>
          <w:rtl/>
        </w:rPr>
        <w:t>ق</w:t>
      </w:r>
      <w:r w:rsidR="000079DB" w:rsidRPr="00DE6131">
        <w:rPr>
          <w:rFonts w:hint="cs"/>
          <w:rtl/>
        </w:rPr>
        <w:t xml:space="preserve"> </w:t>
      </w:r>
      <w:r w:rsidR="00B35B0F" w:rsidRPr="00DE6131">
        <w:rPr>
          <w:rFonts w:hint="cs"/>
          <w:rtl/>
        </w:rPr>
        <w:t>بإجراءات</w:t>
      </w:r>
      <w:r w:rsidR="000079DB" w:rsidRPr="00DE6131">
        <w:rPr>
          <w:rFonts w:hint="cs"/>
          <w:rtl/>
        </w:rPr>
        <w:t xml:space="preserve"> التقاضي </w:t>
      </w:r>
      <w:r w:rsidRPr="00DE6131">
        <w:rPr>
          <w:rFonts w:hint="cs"/>
          <w:rtl/>
        </w:rPr>
        <w:t xml:space="preserve">مما يسهل الوصول الى </w:t>
      </w:r>
      <w:r w:rsidR="00B35B0F" w:rsidRPr="00DE6131">
        <w:rPr>
          <w:rFonts w:hint="cs"/>
          <w:rtl/>
        </w:rPr>
        <w:t>المعلومات</w:t>
      </w:r>
      <w:r w:rsidRPr="00DE6131">
        <w:rPr>
          <w:rFonts w:hint="cs"/>
          <w:rtl/>
        </w:rPr>
        <w:t xml:space="preserve"> المطلوبة في </w:t>
      </w:r>
      <w:r w:rsidR="00F8293C" w:rsidRPr="00DE6131">
        <w:rPr>
          <w:rFonts w:hint="cs"/>
          <w:rtl/>
        </w:rPr>
        <w:t>أسرع</w:t>
      </w:r>
      <w:r w:rsidRPr="00DE6131">
        <w:rPr>
          <w:rFonts w:hint="cs"/>
          <w:rtl/>
        </w:rPr>
        <w:t xml:space="preserve"> </w:t>
      </w:r>
      <w:r w:rsidR="00B35B0F" w:rsidRPr="00DE6131">
        <w:rPr>
          <w:rFonts w:hint="cs"/>
          <w:rtl/>
        </w:rPr>
        <w:t>الآجال</w:t>
      </w:r>
      <w:r w:rsidRPr="00DE6131">
        <w:rPr>
          <w:rFonts w:hint="cs"/>
          <w:rtl/>
        </w:rPr>
        <w:t>.</w:t>
      </w:r>
    </w:p>
    <w:p w14:paraId="1F360104" w14:textId="0002B5AD" w:rsidR="00B512B4" w:rsidRPr="00DE6131" w:rsidRDefault="00F621B5" w:rsidP="003A115B">
      <w:pPr>
        <w:rPr>
          <w:rtl/>
        </w:rPr>
      </w:pPr>
      <w:r w:rsidRPr="00DE6131">
        <w:rPr>
          <w:rFonts w:hint="cs"/>
          <w:rtl/>
        </w:rPr>
        <w:t xml:space="preserve">4/ يلبي التحكيم </w:t>
      </w:r>
      <w:r w:rsidR="000079DB" w:rsidRPr="00DE6131">
        <w:rPr>
          <w:rFonts w:hint="cs"/>
          <w:rtl/>
        </w:rPr>
        <w:t>رغبة الأطراف</w:t>
      </w:r>
      <w:r w:rsidRPr="00DE6131">
        <w:rPr>
          <w:rFonts w:hint="cs"/>
          <w:rtl/>
        </w:rPr>
        <w:t xml:space="preserve"> المتعاقدة </w:t>
      </w:r>
      <w:r w:rsidR="000079DB" w:rsidRPr="00DE6131">
        <w:rPr>
          <w:rFonts w:hint="cs"/>
          <w:rtl/>
        </w:rPr>
        <w:t xml:space="preserve">في </w:t>
      </w:r>
      <w:r w:rsidRPr="00DE6131">
        <w:rPr>
          <w:rFonts w:hint="cs"/>
          <w:rtl/>
        </w:rPr>
        <w:t xml:space="preserve">اللجوء الى عدالة </w:t>
      </w:r>
      <w:r w:rsidR="000079DB" w:rsidRPr="00DE6131">
        <w:rPr>
          <w:rFonts w:hint="cs"/>
          <w:rtl/>
        </w:rPr>
        <w:t xml:space="preserve"> مرنة تتفهم متطلباتهم </w:t>
      </w:r>
      <w:r w:rsidRPr="00DE6131">
        <w:rPr>
          <w:rFonts w:hint="cs"/>
          <w:rtl/>
        </w:rPr>
        <w:t xml:space="preserve">الخاصة </w:t>
      </w:r>
      <w:r w:rsidR="000079DB" w:rsidRPr="00DE6131">
        <w:rPr>
          <w:rFonts w:hint="cs"/>
          <w:rtl/>
        </w:rPr>
        <w:t xml:space="preserve">وتراعي </w:t>
      </w:r>
      <w:r w:rsidRPr="00DE6131">
        <w:rPr>
          <w:rFonts w:hint="cs"/>
          <w:rtl/>
        </w:rPr>
        <w:t>خصوصية تعاملاتهم</w:t>
      </w:r>
      <w:r w:rsidR="000079DB" w:rsidRPr="00DE6131">
        <w:rPr>
          <w:rFonts w:hint="cs"/>
          <w:rtl/>
        </w:rPr>
        <w:t xml:space="preserve"> </w:t>
      </w:r>
      <w:r w:rsidRPr="00DE6131">
        <w:rPr>
          <w:rFonts w:hint="cs"/>
          <w:rtl/>
        </w:rPr>
        <w:t>وتراعي مكانتهم  كمستثمرين وسوابقهم في هذا ال</w:t>
      </w:r>
      <w:r w:rsidR="007132CF">
        <w:rPr>
          <w:rFonts w:hint="cs"/>
          <w:rtl/>
        </w:rPr>
        <w:t xml:space="preserve">مجال وحساسية موقفهم الذي يرتبط </w:t>
      </w:r>
      <w:r w:rsidRPr="00DE6131">
        <w:rPr>
          <w:rFonts w:hint="cs"/>
          <w:rtl/>
        </w:rPr>
        <w:t xml:space="preserve">أساسا بسمعتهم التجارية </w:t>
      </w:r>
      <w:r w:rsidR="002872CB" w:rsidRPr="00DE6131">
        <w:rPr>
          <w:rFonts w:hint="cs"/>
          <w:rtl/>
        </w:rPr>
        <w:t xml:space="preserve">وتعاملاتهم </w:t>
      </w:r>
      <w:r w:rsidR="007132CF">
        <w:rPr>
          <w:rFonts w:hint="cs"/>
          <w:rtl/>
        </w:rPr>
        <w:t>سواء السابقة منها على النزاع أ</w:t>
      </w:r>
      <w:r w:rsidR="000079DB" w:rsidRPr="00DE6131">
        <w:rPr>
          <w:rFonts w:hint="cs"/>
          <w:rtl/>
        </w:rPr>
        <w:t xml:space="preserve">و اللاحقة </w:t>
      </w:r>
      <w:r w:rsidR="002872CB" w:rsidRPr="00DE6131">
        <w:rPr>
          <w:rFonts w:hint="cs"/>
          <w:rtl/>
        </w:rPr>
        <w:t>لذلك يفضل</w:t>
      </w:r>
      <w:r w:rsidR="000079DB" w:rsidRPr="00DE6131">
        <w:rPr>
          <w:rFonts w:hint="cs"/>
          <w:rtl/>
        </w:rPr>
        <w:t xml:space="preserve"> المتنازعين </w:t>
      </w:r>
      <w:r w:rsidR="002872CB" w:rsidRPr="00DE6131">
        <w:rPr>
          <w:rFonts w:hint="cs"/>
          <w:rtl/>
        </w:rPr>
        <w:t>ال</w:t>
      </w:r>
      <w:r w:rsidR="005535E4">
        <w:rPr>
          <w:rFonts w:hint="cs"/>
          <w:rtl/>
        </w:rPr>
        <w:t>إ</w:t>
      </w:r>
      <w:r w:rsidR="002872CB" w:rsidRPr="00DE6131">
        <w:rPr>
          <w:rFonts w:hint="cs"/>
          <w:rtl/>
        </w:rPr>
        <w:t>ستعانة ب</w:t>
      </w:r>
      <w:r w:rsidR="000079DB" w:rsidRPr="00DE6131">
        <w:rPr>
          <w:rFonts w:hint="cs"/>
          <w:rtl/>
        </w:rPr>
        <w:t xml:space="preserve">التحكيم </w:t>
      </w:r>
      <w:r w:rsidR="002872CB" w:rsidRPr="00DE6131">
        <w:rPr>
          <w:rFonts w:hint="cs"/>
          <w:rtl/>
        </w:rPr>
        <w:t xml:space="preserve">فيجدو </w:t>
      </w:r>
      <w:r w:rsidR="00B35B0F" w:rsidRPr="00DE6131">
        <w:rPr>
          <w:rFonts w:hint="cs"/>
          <w:rtl/>
        </w:rPr>
        <w:t>ما يريحه</w:t>
      </w:r>
      <w:r w:rsidR="00B35B0F" w:rsidRPr="00DE6131">
        <w:rPr>
          <w:rtl/>
        </w:rPr>
        <w:t>م</w:t>
      </w:r>
      <w:r w:rsidR="005535E4">
        <w:rPr>
          <w:rFonts w:hint="cs"/>
          <w:rtl/>
        </w:rPr>
        <w:t xml:space="preserve"> ويساعدهم ويوفر</w:t>
      </w:r>
      <w:r w:rsidR="00B35B0F" w:rsidRPr="00DE6131">
        <w:rPr>
          <w:rFonts w:hint="cs"/>
          <w:rtl/>
        </w:rPr>
        <w:t>لأطراف</w:t>
      </w:r>
      <w:r w:rsidR="000079DB" w:rsidRPr="00DE6131">
        <w:rPr>
          <w:rFonts w:hint="cs"/>
          <w:rtl/>
        </w:rPr>
        <w:t xml:space="preserve"> النزاع حرية اختيا</w:t>
      </w:r>
      <w:r w:rsidR="005535E4">
        <w:rPr>
          <w:rFonts w:hint="cs"/>
          <w:rtl/>
        </w:rPr>
        <w:t>ر المحكمين سواء بطريق مباشرة أ</w:t>
      </w:r>
      <w:r w:rsidR="000079DB" w:rsidRPr="00DE6131">
        <w:rPr>
          <w:rFonts w:hint="cs"/>
          <w:rtl/>
        </w:rPr>
        <w:t>و</w:t>
      </w:r>
      <w:r w:rsidR="00B35B0F" w:rsidRPr="00DE6131">
        <w:rPr>
          <w:rFonts w:hint="cs"/>
          <w:rtl/>
        </w:rPr>
        <w:t xml:space="preserve"> </w:t>
      </w:r>
      <w:r w:rsidR="005535E4">
        <w:rPr>
          <w:rFonts w:hint="cs"/>
          <w:rtl/>
        </w:rPr>
        <w:t>غير مباشرة الأ</w:t>
      </w:r>
      <w:r w:rsidR="000079DB" w:rsidRPr="00DE6131">
        <w:rPr>
          <w:rFonts w:hint="cs"/>
          <w:rtl/>
        </w:rPr>
        <w:t xml:space="preserve">مر الذي </w:t>
      </w:r>
      <w:r w:rsidR="002872CB" w:rsidRPr="00DE6131">
        <w:rPr>
          <w:rFonts w:hint="cs"/>
          <w:rtl/>
        </w:rPr>
        <w:t>يمنحهم</w:t>
      </w:r>
      <w:r w:rsidR="000079DB" w:rsidRPr="00DE6131">
        <w:rPr>
          <w:rFonts w:hint="cs"/>
          <w:rtl/>
        </w:rPr>
        <w:t xml:space="preserve"> الأمان </w:t>
      </w:r>
      <w:r w:rsidR="00B35B0F" w:rsidRPr="00DE6131">
        <w:rPr>
          <w:rFonts w:hint="cs"/>
          <w:rtl/>
        </w:rPr>
        <w:t>والطمأنينة</w:t>
      </w:r>
      <w:r w:rsidR="000079DB" w:rsidRPr="00DE6131">
        <w:rPr>
          <w:rFonts w:hint="cs"/>
          <w:rtl/>
        </w:rPr>
        <w:t xml:space="preserve"> لدى </w:t>
      </w:r>
      <w:r w:rsidR="002872CB" w:rsidRPr="00DE6131">
        <w:rPr>
          <w:rFonts w:hint="cs"/>
          <w:rtl/>
        </w:rPr>
        <w:t>جميع أطراف العقد</w:t>
      </w:r>
      <w:r w:rsidR="000079DB" w:rsidRPr="00DE6131">
        <w:rPr>
          <w:rFonts w:hint="cs"/>
          <w:rtl/>
        </w:rPr>
        <w:t xml:space="preserve"> </w:t>
      </w:r>
      <w:r w:rsidR="005535E4">
        <w:rPr>
          <w:rFonts w:hint="cs"/>
          <w:rtl/>
        </w:rPr>
        <w:t>المتنازعين</w:t>
      </w:r>
      <w:r w:rsidR="002872CB" w:rsidRPr="00DE6131">
        <w:rPr>
          <w:rFonts w:hint="cs"/>
          <w:rtl/>
        </w:rPr>
        <w:t xml:space="preserve">، </w:t>
      </w:r>
      <w:r w:rsidR="000079DB" w:rsidRPr="00DE6131">
        <w:rPr>
          <w:rFonts w:hint="cs"/>
          <w:rtl/>
        </w:rPr>
        <w:t>فنظام التحكيم الذي يتمثل في هيئة التحكيم تك</w:t>
      </w:r>
      <w:r w:rsidR="005535E4">
        <w:rPr>
          <w:rFonts w:hint="cs"/>
          <w:rtl/>
        </w:rPr>
        <w:t>ون مستوعبة اكثر للنزاع المطروح أ</w:t>
      </w:r>
      <w:r w:rsidR="000079DB" w:rsidRPr="00DE6131">
        <w:rPr>
          <w:rFonts w:hint="cs"/>
          <w:rtl/>
        </w:rPr>
        <w:t xml:space="preserve">مامها على </w:t>
      </w:r>
      <w:r w:rsidR="005535E4">
        <w:rPr>
          <w:rFonts w:hint="cs"/>
          <w:rtl/>
        </w:rPr>
        <w:t>ع</w:t>
      </w:r>
      <w:r w:rsidR="002872CB" w:rsidRPr="00DE6131">
        <w:rPr>
          <w:rFonts w:hint="cs"/>
          <w:rtl/>
        </w:rPr>
        <w:t>كس</w:t>
      </w:r>
      <w:r w:rsidR="000079DB" w:rsidRPr="00DE6131">
        <w:rPr>
          <w:rFonts w:hint="cs"/>
          <w:rtl/>
        </w:rPr>
        <w:t xml:space="preserve"> القضاء الذي</w:t>
      </w:r>
      <w:r w:rsidR="002872CB" w:rsidRPr="00DE6131">
        <w:rPr>
          <w:rFonts w:hint="cs"/>
          <w:rtl/>
        </w:rPr>
        <w:t xml:space="preserve"> لابد له من ال</w:t>
      </w:r>
      <w:r w:rsidR="005535E4">
        <w:rPr>
          <w:rFonts w:hint="cs"/>
          <w:rtl/>
        </w:rPr>
        <w:t>إ</w:t>
      </w:r>
      <w:r w:rsidR="002872CB" w:rsidRPr="00DE6131">
        <w:rPr>
          <w:rFonts w:hint="cs"/>
          <w:rtl/>
        </w:rPr>
        <w:t xml:space="preserve">ستعانة بالخبرة في مجالات متخصصة تستغرق أوقات طويلة </w:t>
      </w:r>
      <w:r w:rsidR="00B35B0F" w:rsidRPr="00DE6131">
        <w:rPr>
          <w:rFonts w:hint="cs"/>
          <w:rtl/>
        </w:rPr>
        <w:t>لإنجازها</w:t>
      </w:r>
      <w:r w:rsidR="002872CB" w:rsidRPr="00DE6131">
        <w:rPr>
          <w:rFonts w:hint="cs"/>
          <w:rtl/>
        </w:rPr>
        <w:t xml:space="preserve"> مما يؤخر </w:t>
      </w:r>
      <w:r w:rsidR="000079DB" w:rsidRPr="00DE6131">
        <w:rPr>
          <w:rFonts w:hint="cs"/>
          <w:rtl/>
        </w:rPr>
        <w:t>فض النزاع</w:t>
      </w:r>
      <w:r w:rsidR="000079DB" w:rsidRPr="00DE6131">
        <w:rPr>
          <w:rStyle w:val="Appelnotedebasdep"/>
          <w:color w:val="000000" w:themeColor="text1"/>
          <w:rtl/>
        </w:rPr>
        <w:footnoteReference w:id="437"/>
      </w:r>
      <w:r w:rsidR="005535E4">
        <w:rPr>
          <w:rFonts w:hint="cs"/>
          <w:rtl/>
        </w:rPr>
        <w:t>،</w:t>
      </w:r>
      <w:r w:rsidR="002872CB" w:rsidRPr="00DE6131">
        <w:rPr>
          <w:rFonts w:hint="cs"/>
          <w:rtl/>
        </w:rPr>
        <w:t xml:space="preserve"> فاستعانة القضاء بالخبراء المختصين للفصل في المنازعات خاصة ذات الطبيعة </w:t>
      </w:r>
      <w:r w:rsidR="005535E4">
        <w:rPr>
          <w:rFonts w:hint="cs"/>
          <w:rtl/>
        </w:rPr>
        <w:t>الإ</w:t>
      </w:r>
      <w:r w:rsidR="00B35B0F" w:rsidRPr="00DE6131">
        <w:rPr>
          <w:rFonts w:hint="cs"/>
          <w:rtl/>
        </w:rPr>
        <w:t>قتصادية</w:t>
      </w:r>
      <w:r w:rsidR="002872CB" w:rsidRPr="00DE6131">
        <w:rPr>
          <w:rFonts w:hint="cs"/>
          <w:rtl/>
        </w:rPr>
        <w:t xml:space="preserve"> منها يدلل على فعالية اللجوء الى التحكيم بالطريق المباشر يكون أفض</w:t>
      </w:r>
      <w:r w:rsidR="005535E4">
        <w:rPr>
          <w:rFonts w:hint="cs"/>
          <w:rtl/>
        </w:rPr>
        <w:t>ل بكثير من الطرق العادية خاصة وأ</w:t>
      </w:r>
      <w:r w:rsidR="002872CB" w:rsidRPr="00DE6131">
        <w:rPr>
          <w:rFonts w:hint="cs"/>
          <w:rtl/>
        </w:rPr>
        <w:t xml:space="preserve">ن هذا النوع من القضايا </w:t>
      </w:r>
      <w:r w:rsidR="00B35B0F" w:rsidRPr="00DE6131">
        <w:rPr>
          <w:rFonts w:hint="cs"/>
          <w:rtl/>
        </w:rPr>
        <w:t>لا يحتم</w:t>
      </w:r>
      <w:r w:rsidR="00B35B0F" w:rsidRPr="00DE6131">
        <w:rPr>
          <w:rtl/>
        </w:rPr>
        <w:t>ل</w:t>
      </w:r>
      <w:r w:rsidR="002872CB" w:rsidRPr="00DE6131">
        <w:rPr>
          <w:rFonts w:hint="cs"/>
          <w:rtl/>
        </w:rPr>
        <w:t xml:space="preserve"> </w:t>
      </w:r>
      <w:r w:rsidR="00B35B0F" w:rsidRPr="00DE6131">
        <w:rPr>
          <w:rFonts w:hint="cs"/>
          <w:rtl/>
        </w:rPr>
        <w:t>التأخير</w:t>
      </w:r>
      <w:r w:rsidR="00017744">
        <w:rPr>
          <w:rFonts w:hint="cs"/>
          <w:rtl/>
        </w:rPr>
        <w:t xml:space="preserve"> في الفصل في المنا</w:t>
      </w:r>
      <w:r w:rsidR="002872CB" w:rsidRPr="00DE6131">
        <w:rPr>
          <w:rFonts w:hint="cs"/>
          <w:rtl/>
        </w:rPr>
        <w:t>زعة مهما كانت طبيعتها.</w:t>
      </w:r>
      <w:r w:rsidR="002872CB" w:rsidRPr="00DE6131">
        <w:rPr>
          <w:rtl/>
        </w:rPr>
        <w:t xml:space="preserve"> </w:t>
      </w:r>
    </w:p>
    <w:p w14:paraId="166B4470" w14:textId="00F355EC" w:rsidR="00D31C42" w:rsidRPr="00DE6131" w:rsidRDefault="00B54D8B" w:rsidP="003A115B">
      <w:pPr>
        <w:rPr>
          <w:rtl/>
        </w:rPr>
      </w:pPr>
      <w:r w:rsidRPr="00DE6131">
        <w:rPr>
          <w:rFonts w:hint="cs"/>
          <w:rtl/>
        </w:rPr>
        <w:t xml:space="preserve">وبالنظر الى </w:t>
      </w:r>
      <w:r w:rsidR="00B512B4" w:rsidRPr="00DE6131">
        <w:rPr>
          <w:rFonts w:hint="cs"/>
          <w:rtl/>
        </w:rPr>
        <w:t xml:space="preserve"> الطبيعة </w:t>
      </w:r>
      <w:r w:rsidR="00017744">
        <w:rPr>
          <w:rFonts w:hint="cs"/>
          <w:rtl/>
        </w:rPr>
        <w:t xml:space="preserve"> الإدارية لإ</w:t>
      </w:r>
      <w:r w:rsidRPr="00DE6131">
        <w:rPr>
          <w:rFonts w:hint="cs"/>
          <w:rtl/>
        </w:rPr>
        <w:t>تفاقية تفويض ال</w:t>
      </w:r>
      <w:r w:rsidR="00B512B4" w:rsidRPr="00DE6131">
        <w:rPr>
          <w:rFonts w:hint="cs"/>
          <w:rtl/>
        </w:rPr>
        <w:t>مرفق العام</w:t>
      </w:r>
      <w:r w:rsidR="00D31C42" w:rsidRPr="00DE6131">
        <w:rPr>
          <w:rFonts w:hint="cs"/>
          <w:rtl/>
        </w:rPr>
        <w:t xml:space="preserve"> التي نصت عليها المادة</w:t>
      </w:r>
      <w:r w:rsidR="00B512B4" w:rsidRPr="00DE6131">
        <w:rPr>
          <w:rFonts w:hint="cs"/>
          <w:rtl/>
        </w:rPr>
        <w:t xml:space="preserve"> </w:t>
      </w:r>
      <w:r w:rsidR="00B512B4" w:rsidRPr="00017744">
        <w:rPr>
          <w:rFonts w:hint="cs"/>
          <w:sz w:val="26"/>
          <w:szCs w:val="26"/>
          <w:rtl/>
        </w:rPr>
        <w:t xml:space="preserve">6 </w:t>
      </w:r>
      <w:r w:rsidR="00B512B4" w:rsidRPr="00DE6131">
        <w:rPr>
          <w:rFonts w:hint="cs"/>
          <w:rtl/>
        </w:rPr>
        <w:t xml:space="preserve">من المرسوم التنفيذي </w:t>
      </w:r>
      <w:r w:rsidR="00B512B4" w:rsidRPr="00017744">
        <w:rPr>
          <w:rFonts w:hint="cs"/>
          <w:sz w:val="26"/>
          <w:szCs w:val="26"/>
          <w:rtl/>
        </w:rPr>
        <w:t>18/199</w:t>
      </w:r>
      <w:r w:rsidR="00B512B4" w:rsidRPr="00DE6131">
        <w:rPr>
          <w:rFonts w:hint="cs"/>
          <w:rtl/>
        </w:rPr>
        <w:t xml:space="preserve"> عندما </w:t>
      </w:r>
      <w:r w:rsidR="00D31C42" w:rsidRPr="00DE6131">
        <w:rPr>
          <w:rFonts w:hint="cs"/>
          <w:rtl/>
        </w:rPr>
        <w:t xml:space="preserve">كيفت اتفاقية التفويض بشكل صريح </w:t>
      </w:r>
      <w:r w:rsidR="00017744">
        <w:rPr>
          <w:rFonts w:hint="cs"/>
          <w:rtl/>
        </w:rPr>
        <w:t xml:space="preserve"> على أنها "عقد إ</w:t>
      </w:r>
      <w:r w:rsidR="00B512B4" w:rsidRPr="00DE6131">
        <w:rPr>
          <w:rFonts w:hint="cs"/>
          <w:rtl/>
        </w:rPr>
        <w:t xml:space="preserve">داري يبرم طبقا للتشريع والتنظيم المعمول </w:t>
      </w:r>
      <w:r w:rsidR="00D31C42" w:rsidRPr="00DE6131">
        <w:rPr>
          <w:rFonts w:hint="cs"/>
          <w:rtl/>
        </w:rPr>
        <w:t>به</w:t>
      </w:r>
      <w:r w:rsidR="00017744">
        <w:rPr>
          <w:rFonts w:hint="cs"/>
          <w:rtl/>
        </w:rPr>
        <w:t xml:space="preserve"> وأ</w:t>
      </w:r>
      <w:r w:rsidR="00B512B4" w:rsidRPr="00DE6131">
        <w:rPr>
          <w:rFonts w:hint="cs"/>
          <w:rtl/>
        </w:rPr>
        <w:t xml:space="preserve">حكام هذا </w:t>
      </w:r>
      <w:r w:rsidR="00B35B0F" w:rsidRPr="00DE6131">
        <w:rPr>
          <w:rFonts w:hint="cs"/>
          <w:rtl/>
        </w:rPr>
        <w:t>المرسوم «وينت</w:t>
      </w:r>
      <w:r w:rsidR="00B35B0F" w:rsidRPr="00DE6131">
        <w:rPr>
          <w:rtl/>
        </w:rPr>
        <w:t>ج</w:t>
      </w:r>
      <w:r w:rsidR="00D31C42" w:rsidRPr="00DE6131">
        <w:rPr>
          <w:rFonts w:hint="cs"/>
          <w:rtl/>
        </w:rPr>
        <w:t xml:space="preserve"> عن ذلك </w:t>
      </w:r>
      <w:r w:rsidR="00B512B4" w:rsidRPr="00DE6131">
        <w:rPr>
          <w:rFonts w:hint="cs"/>
          <w:rtl/>
        </w:rPr>
        <w:t xml:space="preserve"> </w:t>
      </w:r>
      <w:r w:rsidR="00017744">
        <w:rPr>
          <w:rFonts w:hint="cs"/>
          <w:rtl/>
        </w:rPr>
        <w:t>إ</w:t>
      </w:r>
      <w:r w:rsidR="00B512B4" w:rsidRPr="00DE6131">
        <w:rPr>
          <w:rFonts w:hint="cs"/>
          <w:rtl/>
        </w:rPr>
        <w:t xml:space="preserve">ختصاص جهة القضاء الإداري بالنظر في المنازعات التي قد </w:t>
      </w:r>
      <w:r w:rsidR="00D31C42" w:rsidRPr="00DE6131">
        <w:rPr>
          <w:rFonts w:hint="cs"/>
          <w:rtl/>
        </w:rPr>
        <w:t>تثور</w:t>
      </w:r>
      <w:r w:rsidR="00B512B4" w:rsidRPr="00DE6131">
        <w:rPr>
          <w:rFonts w:hint="cs"/>
          <w:rtl/>
        </w:rPr>
        <w:t xml:space="preserve"> </w:t>
      </w:r>
      <w:r w:rsidR="00D31C42" w:rsidRPr="00DE6131">
        <w:rPr>
          <w:rFonts w:hint="cs"/>
          <w:rtl/>
        </w:rPr>
        <w:t>بمناسبة</w:t>
      </w:r>
      <w:r w:rsidR="00B512B4" w:rsidRPr="00DE6131">
        <w:rPr>
          <w:rFonts w:hint="cs"/>
          <w:rtl/>
        </w:rPr>
        <w:t xml:space="preserve"> ابرام </w:t>
      </w:r>
      <w:r w:rsidR="00B35B0F" w:rsidRPr="00DE6131">
        <w:rPr>
          <w:rFonts w:hint="cs"/>
          <w:rtl/>
        </w:rPr>
        <w:t>التنفيذ</w:t>
      </w:r>
      <w:r w:rsidR="00B512B4" w:rsidRPr="00DE6131">
        <w:rPr>
          <w:rFonts w:hint="cs"/>
          <w:rtl/>
        </w:rPr>
        <w:t xml:space="preserve"> عقود التفويض</w:t>
      </w:r>
      <w:r w:rsidR="00B512B4" w:rsidRPr="00DE6131">
        <w:rPr>
          <w:rStyle w:val="Appelnotedebasdep"/>
          <w:color w:val="000000" w:themeColor="text1"/>
          <w:rtl/>
        </w:rPr>
        <w:footnoteReference w:id="438"/>
      </w:r>
      <w:r w:rsidR="00017744">
        <w:rPr>
          <w:rFonts w:hint="cs"/>
          <w:rtl/>
        </w:rPr>
        <w:t>، إ</w:t>
      </w:r>
      <w:r w:rsidR="00760BB9" w:rsidRPr="00DE6131">
        <w:rPr>
          <w:rFonts w:hint="cs"/>
          <w:rtl/>
        </w:rPr>
        <w:t>لا</w:t>
      </w:r>
      <w:r w:rsidR="00B35B0F" w:rsidRPr="00DE6131">
        <w:rPr>
          <w:rFonts w:hint="cs"/>
          <w:rtl/>
        </w:rPr>
        <w:t xml:space="preserve"> </w:t>
      </w:r>
      <w:r w:rsidR="00017744">
        <w:rPr>
          <w:rFonts w:hint="cs"/>
          <w:rtl/>
        </w:rPr>
        <w:t>أ</w:t>
      </w:r>
      <w:r w:rsidR="00760BB9" w:rsidRPr="00DE6131">
        <w:rPr>
          <w:rFonts w:hint="cs"/>
          <w:rtl/>
        </w:rPr>
        <w:t xml:space="preserve">نه </w:t>
      </w:r>
      <w:r w:rsidR="002872CB" w:rsidRPr="00DE6131">
        <w:rPr>
          <w:rFonts w:hint="cs"/>
          <w:rtl/>
        </w:rPr>
        <w:t xml:space="preserve">اذا كان </w:t>
      </w:r>
      <w:r w:rsidR="0082468E" w:rsidRPr="00DE6131">
        <w:rPr>
          <w:rFonts w:hint="cs"/>
          <w:rtl/>
        </w:rPr>
        <w:t xml:space="preserve"> اللجوء الى القضاء</w:t>
      </w:r>
      <w:r w:rsidR="00760BB9" w:rsidRPr="00DE6131">
        <w:rPr>
          <w:rFonts w:hint="cs"/>
          <w:rtl/>
        </w:rPr>
        <w:t xml:space="preserve"> الإداري </w:t>
      </w:r>
      <w:r w:rsidR="0082468E" w:rsidRPr="00DE6131">
        <w:rPr>
          <w:rFonts w:hint="cs"/>
          <w:rtl/>
        </w:rPr>
        <w:t xml:space="preserve">هو الطريق </w:t>
      </w:r>
      <w:r w:rsidR="002872CB" w:rsidRPr="00DE6131">
        <w:rPr>
          <w:rFonts w:hint="cs"/>
          <w:rtl/>
        </w:rPr>
        <w:t xml:space="preserve">العادي </w:t>
      </w:r>
      <w:r w:rsidR="00B35B0F" w:rsidRPr="00DE6131">
        <w:rPr>
          <w:rFonts w:hint="cs"/>
          <w:rtl/>
        </w:rPr>
        <w:t>والمألوف</w:t>
      </w:r>
      <w:r w:rsidR="002872CB" w:rsidRPr="00DE6131">
        <w:rPr>
          <w:rFonts w:hint="cs"/>
          <w:rtl/>
        </w:rPr>
        <w:t xml:space="preserve"> الذي يؤدي </w:t>
      </w:r>
      <w:r w:rsidR="0082468E" w:rsidRPr="00DE6131">
        <w:rPr>
          <w:rFonts w:hint="cs"/>
          <w:rtl/>
        </w:rPr>
        <w:t xml:space="preserve">للفصل في </w:t>
      </w:r>
      <w:r w:rsidR="00622BB0" w:rsidRPr="00DE6131">
        <w:rPr>
          <w:rFonts w:hint="cs"/>
          <w:rtl/>
        </w:rPr>
        <w:t>المنازعات المتعلقة بتنفيذ</w:t>
      </w:r>
      <w:r w:rsidR="00017744">
        <w:rPr>
          <w:rFonts w:hint="cs"/>
          <w:rtl/>
        </w:rPr>
        <w:t xml:space="preserve"> العقود الإدارية</w:t>
      </w:r>
      <w:r w:rsidR="0082468E" w:rsidRPr="00DE6131">
        <w:rPr>
          <w:rFonts w:hint="cs"/>
          <w:rtl/>
        </w:rPr>
        <w:t>، التي تنشا بين ال</w:t>
      </w:r>
      <w:r w:rsidR="00017744">
        <w:rPr>
          <w:rFonts w:hint="cs"/>
          <w:rtl/>
        </w:rPr>
        <w:t>أ</w:t>
      </w:r>
      <w:r w:rsidR="0082468E" w:rsidRPr="00DE6131">
        <w:rPr>
          <w:rFonts w:hint="cs"/>
          <w:rtl/>
        </w:rPr>
        <w:t xml:space="preserve">فراد والدولة </w:t>
      </w:r>
      <w:r w:rsidR="00017744">
        <w:rPr>
          <w:rFonts w:hint="cs"/>
          <w:rtl/>
        </w:rPr>
        <w:t>أو الولاية أو البلدية أ</w:t>
      </w:r>
      <w:r w:rsidR="003E3903">
        <w:rPr>
          <w:rFonts w:hint="cs"/>
          <w:rtl/>
        </w:rPr>
        <w:t>و إ</w:t>
      </w:r>
      <w:r w:rsidR="0082468E" w:rsidRPr="00DE6131">
        <w:rPr>
          <w:rFonts w:hint="cs"/>
          <w:rtl/>
        </w:rPr>
        <w:t xml:space="preserve">حدى المؤسسات العمومية الإدارية </w:t>
      </w:r>
      <w:r w:rsidR="00760BB9" w:rsidRPr="00DE6131">
        <w:rPr>
          <w:rFonts w:hint="cs"/>
          <w:rtl/>
        </w:rPr>
        <w:t xml:space="preserve"> </w:t>
      </w:r>
      <w:r w:rsidR="0082468E" w:rsidRPr="00DE6131">
        <w:rPr>
          <w:rFonts w:hint="cs"/>
          <w:rtl/>
        </w:rPr>
        <w:t>ف</w:t>
      </w:r>
      <w:r w:rsidR="003E3903">
        <w:rPr>
          <w:rFonts w:hint="cs"/>
          <w:rtl/>
        </w:rPr>
        <w:t>إ</w:t>
      </w:r>
      <w:r w:rsidR="0082468E" w:rsidRPr="00DE6131">
        <w:rPr>
          <w:rFonts w:hint="cs"/>
          <w:rtl/>
        </w:rPr>
        <w:t xml:space="preserve">ن </w:t>
      </w:r>
      <w:r w:rsidR="00622BB0" w:rsidRPr="00DE6131">
        <w:rPr>
          <w:rFonts w:hint="cs"/>
          <w:rtl/>
        </w:rPr>
        <w:t xml:space="preserve">كثرة هذه الدعاوى </w:t>
      </w:r>
      <w:r w:rsidR="0082468E" w:rsidRPr="00DE6131">
        <w:rPr>
          <w:rFonts w:hint="cs"/>
          <w:rtl/>
        </w:rPr>
        <w:t xml:space="preserve"> </w:t>
      </w:r>
      <w:r w:rsidR="00622BB0" w:rsidRPr="00DE6131">
        <w:rPr>
          <w:rFonts w:hint="cs"/>
          <w:rtl/>
        </w:rPr>
        <w:t>يترتب عنه</w:t>
      </w:r>
      <w:r w:rsidR="0082468E" w:rsidRPr="00DE6131">
        <w:rPr>
          <w:rFonts w:hint="cs"/>
          <w:rtl/>
        </w:rPr>
        <w:t xml:space="preserve"> </w:t>
      </w:r>
      <w:r w:rsidR="00622BB0" w:rsidRPr="00DE6131">
        <w:rPr>
          <w:rFonts w:hint="cs"/>
          <w:rtl/>
        </w:rPr>
        <w:t>مشاكل عديدة أبرزها قضية</w:t>
      </w:r>
      <w:r w:rsidR="003E3903">
        <w:rPr>
          <w:rFonts w:hint="cs"/>
          <w:rtl/>
        </w:rPr>
        <w:t xml:space="preserve"> تراكم أ</w:t>
      </w:r>
      <w:r w:rsidR="0082468E" w:rsidRPr="00DE6131">
        <w:rPr>
          <w:rFonts w:hint="cs"/>
          <w:rtl/>
        </w:rPr>
        <w:t>و تزاحم القضايا هذا التراكم</w:t>
      </w:r>
      <w:r w:rsidR="00E938DE">
        <w:rPr>
          <w:rFonts w:hint="cs"/>
          <w:rtl/>
        </w:rPr>
        <w:t xml:space="preserve"> </w:t>
      </w:r>
      <w:r w:rsidR="00622BB0" w:rsidRPr="00DE6131">
        <w:rPr>
          <w:rFonts w:hint="cs"/>
          <w:rtl/>
        </w:rPr>
        <w:t>يظهر</w:t>
      </w:r>
      <w:r w:rsidR="0082468E" w:rsidRPr="00DE6131">
        <w:rPr>
          <w:rFonts w:hint="cs"/>
          <w:rtl/>
        </w:rPr>
        <w:t xml:space="preserve"> في </w:t>
      </w:r>
      <w:r w:rsidR="00622BB0" w:rsidRPr="00DE6131">
        <w:rPr>
          <w:rFonts w:hint="cs"/>
          <w:rtl/>
        </w:rPr>
        <w:t>ال</w:t>
      </w:r>
      <w:r w:rsidR="00E938DE">
        <w:rPr>
          <w:rFonts w:hint="cs"/>
          <w:rtl/>
        </w:rPr>
        <w:t>أ</w:t>
      </w:r>
      <w:r w:rsidR="00622BB0" w:rsidRPr="00DE6131">
        <w:rPr>
          <w:rFonts w:hint="cs"/>
          <w:rtl/>
        </w:rPr>
        <w:t>زمة</w:t>
      </w:r>
      <w:r w:rsidR="0082468E" w:rsidRPr="00DE6131">
        <w:rPr>
          <w:rFonts w:hint="cs"/>
          <w:rtl/>
        </w:rPr>
        <w:t xml:space="preserve"> </w:t>
      </w:r>
      <w:r w:rsidR="00A85CCC" w:rsidRPr="00DE6131">
        <w:rPr>
          <w:rFonts w:hint="cs"/>
          <w:rtl/>
        </w:rPr>
        <w:t>الحالية،</w:t>
      </w:r>
      <w:r w:rsidR="0082468E" w:rsidRPr="00DE6131">
        <w:rPr>
          <w:rFonts w:hint="cs"/>
          <w:rtl/>
        </w:rPr>
        <w:t xml:space="preserve"> التي </w:t>
      </w:r>
      <w:r w:rsidR="00E938DE">
        <w:rPr>
          <w:rFonts w:hint="cs"/>
          <w:rtl/>
        </w:rPr>
        <w:t>ت</w:t>
      </w:r>
      <w:r w:rsidR="00622BB0" w:rsidRPr="00DE6131">
        <w:rPr>
          <w:rFonts w:hint="cs"/>
          <w:rtl/>
        </w:rPr>
        <w:t>طغى</w:t>
      </w:r>
      <w:r w:rsidR="0082468E" w:rsidRPr="00DE6131">
        <w:rPr>
          <w:rFonts w:hint="cs"/>
          <w:rtl/>
        </w:rPr>
        <w:t xml:space="preserve"> </w:t>
      </w:r>
      <w:r w:rsidR="00A85CCC" w:rsidRPr="00DE6131">
        <w:rPr>
          <w:rFonts w:hint="cs"/>
          <w:rtl/>
        </w:rPr>
        <w:t>على المحاكم</w:t>
      </w:r>
      <w:r w:rsidR="0082468E" w:rsidRPr="00DE6131">
        <w:rPr>
          <w:rFonts w:hint="cs"/>
          <w:rtl/>
        </w:rPr>
        <w:t xml:space="preserve"> </w:t>
      </w:r>
      <w:r w:rsidR="00A85CCC" w:rsidRPr="00DE6131">
        <w:rPr>
          <w:rFonts w:hint="cs"/>
          <w:rtl/>
        </w:rPr>
        <w:t>الإدارية الجزائرية</w:t>
      </w:r>
      <w:r w:rsidR="0082468E" w:rsidRPr="00DE6131">
        <w:rPr>
          <w:rFonts w:hint="cs"/>
          <w:rtl/>
        </w:rPr>
        <w:t xml:space="preserve"> حيث </w:t>
      </w:r>
      <w:r w:rsidR="00622BB0" w:rsidRPr="00DE6131">
        <w:rPr>
          <w:rFonts w:hint="cs"/>
          <w:rtl/>
        </w:rPr>
        <w:t xml:space="preserve">نتج </w:t>
      </w:r>
      <w:r w:rsidR="0082468E" w:rsidRPr="00DE6131">
        <w:rPr>
          <w:rFonts w:hint="cs"/>
          <w:rtl/>
        </w:rPr>
        <w:t xml:space="preserve">عن </w:t>
      </w:r>
      <w:r w:rsidR="00622BB0" w:rsidRPr="00DE6131">
        <w:rPr>
          <w:rFonts w:hint="cs"/>
          <w:rtl/>
        </w:rPr>
        <w:t xml:space="preserve">هذه </w:t>
      </w:r>
      <w:r w:rsidR="0082468E" w:rsidRPr="00DE6131">
        <w:rPr>
          <w:rFonts w:hint="cs"/>
          <w:rtl/>
        </w:rPr>
        <w:t>الزيادة الهائلة في</w:t>
      </w:r>
      <w:r w:rsidR="00622BB0" w:rsidRPr="00DE6131">
        <w:rPr>
          <w:rFonts w:hint="cs"/>
          <w:rtl/>
        </w:rPr>
        <w:t xml:space="preserve"> حجم</w:t>
      </w:r>
      <w:r w:rsidR="0082468E" w:rsidRPr="00DE6131">
        <w:rPr>
          <w:rFonts w:hint="cs"/>
          <w:rtl/>
        </w:rPr>
        <w:t xml:space="preserve"> القضايا </w:t>
      </w:r>
      <w:r w:rsidR="00622BB0" w:rsidRPr="00DE6131">
        <w:rPr>
          <w:rFonts w:hint="cs"/>
          <w:rtl/>
        </w:rPr>
        <w:t xml:space="preserve">المطروحة </w:t>
      </w:r>
      <w:r w:rsidR="00E938DE">
        <w:rPr>
          <w:rFonts w:hint="cs"/>
          <w:rtl/>
        </w:rPr>
        <w:t>أ</w:t>
      </w:r>
      <w:r w:rsidR="0082468E" w:rsidRPr="00DE6131">
        <w:rPr>
          <w:rFonts w:hint="cs"/>
          <w:rtl/>
        </w:rPr>
        <w:t xml:space="preserve">مام الجهات القضائية الإدارية </w:t>
      </w:r>
      <w:r w:rsidR="00E938DE">
        <w:rPr>
          <w:rFonts w:hint="cs"/>
          <w:rtl/>
        </w:rPr>
        <w:t>المختصة</w:t>
      </w:r>
      <w:r w:rsidR="0082468E" w:rsidRPr="00DE6131">
        <w:rPr>
          <w:rFonts w:hint="cs"/>
          <w:rtl/>
        </w:rPr>
        <w:t xml:space="preserve">، </w:t>
      </w:r>
      <w:r w:rsidR="00E938DE">
        <w:rPr>
          <w:rFonts w:hint="cs"/>
          <w:rtl/>
        </w:rPr>
        <w:t>بما يطلق عليه الفقه الفرنسي بالإنفجار القضائي</w:t>
      </w:r>
      <w:r w:rsidR="0082468E" w:rsidRPr="00DE6131">
        <w:rPr>
          <w:rFonts w:hint="cs"/>
          <w:rtl/>
        </w:rPr>
        <w:t xml:space="preserve">، والذي قد </w:t>
      </w:r>
      <w:r w:rsidR="00622BB0" w:rsidRPr="00DE6131">
        <w:rPr>
          <w:rFonts w:hint="cs"/>
          <w:rtl/>
        </w:rPr>
        <w:t xml:space="preserve">يصل بنا </w:t>
      </w:r>
      <w:r w:rsidR="0082468E" w:rsidRPr="00DE6131">
        <w:rPr>
          <w:rFonts w:hint="cs"/>
          <w:rtl/>
        </w:rPr>
        <w:t xml:space="preserve">الى </w:t>
      </w:r>
      <w:r w:rsidR="00622BB0" w:rsidRPr="00DE6131">
        <w:rPr>
          <w:rFonts w:hint="cs"/>
          <w:rtl/>
        </w:rPr>
        <w:t xml:space="preserve">مرحلة </w:t>
      </w:r>
      <w:r w:rsidR="0082468E" w:rsidRPr="00DE6131">
        <w:rPr>
          <w:rFonts w:hint="cs"/>
          <w:rtl/>
        </w:rPr>
        <w:t xml:space="preserve">عجز القضاء عن القيام بمهامه </w:t>
      </w:r>
      <w:r w:rsidR="00D31C42" w:rsidRPr="00DE6131">
        <w:rPr>
          <w:rFonts w:hint="cs"/>
          <w:rtl/>
        </w:rPr>
        <w:t>.</w:t>
      </w:r>
    </w:p>
    <w:p w14:paraId="60E9B913" w14:textId="482C5369" w:rsidR="00B516B7" w:rsidRPr="00DE6131" w:rsidRDefault="00E938DE" w:rsidP="003A115B">
      <w:pPr>
        <w:rPr>
          <w:highlight w:val="green"/>
          <w:rtl/>
        </w:rPr>
      </w:pPr>
      <w:r>
        <w:rPr>
          <w:rFonts w:hint="cs"/>
          <w:rtl/>
        </w:rPr>
        <w:t>لذلك  فإ</w:t>
      </w:r>
      <w:r w:rsidR="00622BB0" w:rsidRPr="00DE6131">
        <w:rPr>
          <w:rFonts w:hint="cs"/>
          <w:rtl/>
        </w:rPr>
        <w:t xml:space="preserve">ن </w:t>
      </w:r>
      <w:r w:rsidR="0082468E" w:rsidRPr="00DE6131">
        <w:rPr>
          <w:rFonts w:hint="cs"/>
          <w:rtl/>
        </w:rPr>
        <w:t xml:space="preserve">التسوية غير القضائية </w:t>
      </w:r>
      <w:r w:rsidR="00622BB0" w:rsidRPr="00DE6131">
        <w:rPr>
          <w:rFonts w:hint="cs"/>
          <w:rtl/>
        </w:rPr>
        <w:t xml:space="preserve">للمنازعات الناتجة عن </w:t>
      </w:r>
      <w:r w:rsidR="00B35B0F" w:rsidRPr="00DE6131">
        <w:rPr>
          <w:rFonts w:hint="cs"/>
          <w:rtl/>
        </w:rPr>
        <w:t>العقد</w:t>
      </w:r>
      <w:r>
        <w:rPr>
          <w:rFonts w:hint="cs"/>
          <w:rtl/>
        </w:rPr>
        <w:t xml:space="preserve"> الإداري</w:t>
      </w:r>
      <w:r w:rsidR="00622BB0" w:rsidRPr="00DE6131">
        <w:rPr>
          <w:rFonts w:hint="cs"/>
          <w:rtl/>
        </w:rPr>
        <w:t xml:space="preserve"> توحي ب</w:t>
      </w:r>
      <w:r w:rsidR="0082468E" w:rsidRPr="00DE6131">
        <w:rPr>
          <w:rFonts w:hint="cs"/>
          <w:rtl/>
        </w:rPr>
        <w:t xml:space="preserve">رغبة </w:t>
      </w:r>
      <w:r w:rsidR="00622BB0" w:rsidRPr="00DE6131">
        <w:rPr>
          <w:rFonts w:hint="cs"/>
          <w:rtl/>
        </w:rPr>
        <w:t xml:space="preserve">واسعة </w:t>
      </w:r>
      <w:r w:rsidR="0082468E" w:rsidRPr="00DE6131">
        <w:rPr>
          <w:rFonts w:hint="cs"/>
          <w:rtl/>
        </w:rPr>
        <w:t>في التحرر من</w:t>
      </w:r>
      <w:r>
        <w:rPr>
          <w:rFonts w:hint="cs"/>
          <w:rtl/>
        </w:rPr>
        <w:t xml:space="preserve"> قيود الأنظمة القانونية العادية</w:t>
      </w:r>
      <w:r w:rsidR="0082468E" w:rsidRPr="00DE6131">
        <w:rPr>
          <w:rFonts w:hint="cs"/>
          <w:rtl/>
        </w:rPr>
        <w:t xml:space="preserve">، </w:t>
      </w:r>
      <w:r w:rsidR="00622BB0" w:rsidRPr="00DE6131">
        <w:rPr>
          <w:rFonts w:hint="cs"/>
          <w:rtl/>
        </w:rPr>
        <w:t>وترسخ</w:t>
      </w:r>
      <w:r>
        <w:rPr>
          <w:rFonts w:hint="cs"/>
          <w:rtl/>
        </w:rPr>
        <w:t xml:space="preserve"> مبادئ وأ</w:t>
      </w:r>
      <w:r w:rsidR="0082468E" w:rsidRPr="00DE6131">
        <w:rPr>
          <w:rFonts w:hint="cs"/>
          <w:rtl/>
        </w:rPr>
        <w:t xml:space="preserve">سس </w:t>
      </w:r>
      <w:r w:rsidR="00622BB0" w:rsidRPr="00DE6131">
        <w:rPr>
          <w:rFonts w:hint="cs"/>
          <w:rtl/>
        </w:rPr>
        <w:t>تسمح</w:t>
      </w:r>
      <w:r w:rsidR="0082468E" w:rsidRPr="00DE6131">
        <w:rPr>
          <w:rFonts w:hint="cs"/>
          <w:rtl/>
        </w:rPr>
        <w:t xml:space="preserve"> </w:t>
      </w:r>
      <w:r w:rsidR="00B35B0F" w:rsidRPr="00DE6131">
        <w:rPr>
          <w:rFonts w:hint="cs"/>
          <w:rtl/>
        </w:rPr>
        <w:t>لأطراف</w:t>
      </w:r>
      <w:r w:rsidR="00622BB0" w:rsidRPr="00DE6131">
        <w:rPr>
          <w:rFonts w:hint="cs"/>
          <w:rtl/>
        </w:rPr>
        <w:t xml:space="preserve"> العقد </w:t>
      </w:r>
      <w:r w:rsidR="0082468E" w:rsidRPr="00DE6131">
        <w:rPr>
          <w:rFonts w:hint="cs"/>
          <w:rtl/>
        </w:rPr>
        <w:t xml:space="preserve"> </w:t>
      </w:r>
      <w:r w:rsidR="00622BB0" w:rsidRPr="00DE6131">
        <w:rPr>
          <w:rFonts w:hint="cs"/>
          <w:rtl/>
        </w:rPr>
        <w:t>ب</w:t>
      </w:r>
      <w:r w:rsidR="0082468E" w:rsidRPr="00DE6131">
        <w:rPr>
          <w:rFonts w:hint="cs"/>
          <w:rtl/>
        </w:rPr>
        <w:t>اختيار وسائل</w:t>
      </w:r>
      <w:r w:rsidR="00622BB0" w:rsidRPr="00DE6131">
        <w:rPr>
          <w:rFonts w:hint="cs"/>
          <w:rtl/>
        </w:rPr>
        <w:t>هم الخاصة التي يرون بأنها كفيلة ب</w:t>
      </w:r>
      <w:r w:rsidR="0082468E" w:rsidRPr="00DE6131">
        <w:rPr>
          <w:rFonts w:hint="cs"/>
          <w:rtl/>
        </w:rPr>
        <w:t xml:space="preserve">حل منازعاتهم الناشئة </w:t>
      </w:r>
      <w:r w:rsidR="00622BB0" w:rsidRPr="00DE6131">
        <w:rPr>
          <w:rFonts w:hint="cs"/>
          <w:rtl/>
        </w:rPr>
        <w:t xml:space="preserve">عن </w:t>
      </w:r>
      <w:r w:rsidR="0082468E" w:rsidRPr="00DE6131">
        <w:rPr>
          <w:rFonts w:hint="cs"/>
          <w:rtl/>
        </w:rPr>
        <w:t>عقود</w:t>
      </w:r>
      <w:r w:rsidR="00622BB0" w:rsidRPr="00DE6131">
        <w:rPr>
          <w:rFonts w:hint="cs"/>
          <w:rtl/>
        </w:rPr>
        <w:t>هم</w:t>
      </w:r>
      <w:r w:rsidR="0082468E" w:rsidRPr="00DE6131">
        <w:rPr>
          <w:rFonts w:hint="cs"/>
          <w:rtl/>
        </w:rPr>
        <w:t xml:space="preserve"> التي يبرمونها ويتم ذلك </w:t>
      </w:r>
      <w:r>
        <w:rPr>
          <w:rFonts w:hint="cs"/>
          <w:rtl/>
        </w:rPr>
        <w:t>إ</w:t>
      </w:r>
      <w:r w:rsidR="00622BB0" w:rsidRPr="00DE6131">
        <w:rPr>
          <w:rFonts w:hint="cs"/>
          <w:rtl/>
        </w:rPr>
        <w:t xml:space="preserve">ما بالنص </w:t>
      </w:r>
      <w:r w:rsidR="0082468E" w:rsidRPr="00DE6131">
        <w:rPr>
          <w:rFonts w:hint="cs"/>
          <w:rtl/>
        </w:rPr>
        <w:t>صر</w:t>
      </w:r>
      <w:r w:rsidR="00622BB0" w:rsidRPr="00DE6131">
        <w:rPr>
          <w:rFonts w:hint="cs"/>
          <w:rtl/>
        </w:rPr>
        <w:t>ا</w:t>
      </w:r>
      <w:r w:rsidR="0082468E" w:rsidRPr="00DE6131">
        <w:rPr>
          <w:rFonts w:hint="cs"/>
          <w:rtl/>
        </w:rPr>
        <w:t xml:space="preserve">حة في العقد المبرم بينهم </w:t>
      </w:r>
      <w:r>
        <w:rPr>
          <w:rFonts w:hint="cs"/>
          <w:rtl/>
        </w:rPr>
        <w:t>على اختيار وسيلة فض المنازعة، أ</w:t>
      </w:r>
      <w:r w:rsidR="0082468E" w:rsidRPr="00DE6131">
        <w:rPr>
          <w:rFonts w:hint="cs"/>
          <w:rtl/>
        </w:rPr>
        <w:t xml:space="preserve">و </w:t>
      </w:r>
      <w:r w:rsidR="00B35B0F" w:rsidRPr="00DE6131">
        <w:rPr>
          <w:rFonts w:hint="cs"/>
          <w:rtl/>
        </w:rPr>
        <w:t>بإبرام</w:t>
      </w:r>
      <w:r w:rsidR="00622BB0" w:rsidRPr="00DE6131">
        <w:rPr>
          <w:rFonts w:hint="cs"/>
          <w:rtl/>
        </w:rPr>
        <w:t xml:space="preserve"> </w:t>
      </w:r>
      <w:r w:rsidR="0082468E" w:rsidRPr="00DE6131">
        <w:rPr>
          <w:rFonts w:hint="cs"/>
          <w:rtl/>
        </w:rPr>
        <w:t xml:space="preserve">الاتفاق اللاحق </w:t>
      </w:r>
      <w:r w:rsidR="00622BB0" w:rsidRPr="00DE6131">
        <w:rPr>
          <w:rFonts w:hint="cs"/>
          <w:rtl/>
        </w:rPr>
        <w:t xml:space="preserve">المنفصل عن العقد </w:t>
      </w:r>
      <w:r w:rsidR="0082468E" w:rsidRPr="00DE6131">
        <w:rPr>
          <w:rFonts w:hint="cs"/>
          <w:rtl/>
        </w:rPr>
        <w:t xml:space="preserve">عند </w:t>
      </w:r>
      <w:r w:rsidR="00622BB0" w:rsidRPr="00DE6131">
        <w:rPr>
          <w:rFonts w:hint="cs"/>
          <w:rtl/>
        </w:rPr>
        <w:t>ظهور</w:t>
      </w:r>
      <w:r w:rsidR="00906ABC">
        <w:rPr>
          <w:rFonts w:hint="cs"/>
          <w:rtl/>
        </w:rPr>
        <w:t>النزاع</w:t>
      </w:r>
      <w:r w:rsidR="0082468E" w:rsidRPr="00DE6131">
        <w:rPr>
          <w:rFonts w:hint="cs"/>
          <w:rtl/>
        </w:rPr>
        <w:t xml:space="preserve">، فهي </w:t>
      </w:r>
      <w:r w:rsidR="002E3467" w:rsidRPr="00DE6131">
        <w:rPr>
          <w:rFonts w:hint="cs"/>
          <w:rtl/>
        </w:rPr>
        <w:t>وسائل مكملة</w:t>
      </w:r>
      <w:r w:rsidR="0082468E" w:rsidRPr="00DE6131">
        <w:rPr>
          <w:rFonts w:hint="cs"/>
          <w:rtl/>
        </w:rPr>
        <w:t xml:space="preserve"> </w:t>
      </w:r>
      <w:r w:rsidR="002E3467" w:rsidRPr="00DE6131">
        <w:rPr>
          <w:rFonts w:hint="cs"/>
          <w:rtl/>
        </w:rPr>
        <w:t>ل</w:t>
      </w:r>
      <w:r w:rsidR="00906ABC">
        <w:rPr>
          <w:rFonts w:hint="cs"/>
          <w:rtl/>
        </w:rPr>
        <w:t>طبيعية ا</w:t>
      </w:r>
      <w:r w:rsidR="0082468E" w:rsidRPr="00DE6131">
        <w:rPr>
          <w:rFonts w:hint="cs"/>
          <w:rtl/>
        </w:rPr>
        <w:t xml:space="preserve">لإجراءات القضائية، </w:t>
      </w:r>
      <w:r w:rsidR="002E3467" w:rsidRPr="00DE6131">
        <w:rPr>
          <w:rFonts w:hint="cs"/>
          <w:rtl/>
        </w:rPr>
        <w:t>تسمح</w:t>
      </w:r>
      <w:r w:rsidR="0082468E" w:rsidRPr="00DE6131">
        <w:rPr>
          <w:rFonts w:hint="cs"/>
          <w:rtl/>
        </w:rPr>
        <w:t xml:space="preserve"> </w:t>
      </w:r>
      <w:r w:rsidR="002E3467" w:rsidRPr="00DE6131">
        <w:rPr>
          <w:rFonts w:hint="cs"/>
          <w:rtl/>
        </w:rPr>
        <w:t>ب</w:t>
      </w:r>
      <w:r w:rsidR="00906ABC">
        <w:rPr>
          <w:rFonts w:hint="cs"/>
          <w:rtl/>
        </w:rPr>
        <w:t>مرونة أ</w:t>
      </w:r>
      <w:r w:rsidR="0082468E" w:rsidRPr="00DE6131">
        <w:rPr>
          <w:rFonts w:hint="cs"/>
          <w:rtl/>
        </w:rPr>
        <w:t>كثر</w:t>
      </w:r>
      <w:r w:rsidR="00906ABC">
        <w:rPr>
          <w:rFonts w:hint="cs"/>
          <w:rtl/>
        </w:rPr>
        <w:t xml:space="preserve"> في إ</w:t>
      </w:r>
      <w:r w:rsidR="002E3467" w:rsidRPr="00DE6131">
        <w:rPr>
          <w:rFonts w:hint="cs"/>
          <w:rtl/>
        </w:rPr>
        <w:t>طار</w:t>
      </w:r>
      <w:r w:rsidR="00E614AC">
        <w:rPr>
          <w:rFonts w:hint="cs"/>
          <w:rtl/>
        </w:rPr>
        <w:t xml:space="preserve"> </w:t>
      </w:r>
      <w:r w:rsidR="002E3467" w:rsidRPr="00DE6131">
        <w:rPr>
          <w:rFonts w:hint="cs"/>
          <w:rtl/>
        </w:rPr>
        <w:t>ا</w:t>
      </w:r>
      <w:r w:rsidR="0082468E" w:rsidRPr="00DE6131">
        <w:rPr>
          <w:rFonts w:hint="cs"/>
          <w:rtl/>
        </w:rPr>
        <w:t>لحوار بعيدا عن الضغوطات الزمنية والطابع ال</w:t>
      </w:r>
      <w:r w:rsidR="00906ABC">
        <w:rPr>
          <w:rFonts w:hint="cs"/>
          <w:rtl/>
        </w:rPr>
        <w:t>إ</w:t>
      </w:r>
      <w:r w:rsidR="0082468E" w:rsidRPr="00DE6131">
        <w:rPr>
          <w:rFonts w:hint="cs"/>
          <w:rtl/>
        </w:rPr>
        <w:t>لزامي لإجراءات الت</w:t>
      </w:r>
      <w:r w:rsidR="00906ABC">
        <w:rPr>
          <w:rFonts w:hint="cs"/>
          <w:rtl/>
        </w:rPr>
        <w:t>قاضي</w:t>
      </w:r>
      <w:r w:rsidR="0082468E" w:rsidRPr="00DE6131">
        <w:rPr>
          <w:rFonts w:hint="cs"/>
          <w:rtl/>
        </w:rPr>
        <w:t xml:space="preserve">، </w:t>
      </w:r>
      <w:r w:rsidR="002E3467" w:rsidRPr="00DE6131">
        <w:rPr>
          <w:rFonts w:hint="cs"/>
          <w:rtl/>
        </w:rPr>
        <w:t>و</w:t>
      </w:r>
      <w:r w:rsidR="0082468E" w:rsidRPr="00DE6131">
        <w:rPr>
          <w:rFonts w:hint="cs"/>
          <w:rtl/>
        </w:rPr>
        <w:t xml:space="preserve">قد أدى </w:t>
      </w:r>
      <w:r w:rsidR="002E3467" w:rsidRPr="00DE6131">
        <w:rPr>
          <w:rFonts w:hint="cs"/>
          <w:rtl/>
        </w:rPr>
        <w:t xml:space="preserve">التوسع </w:t>
      </w:r>
      <w:r w:rsidR="0082468E" w:rsidRPr="00DE6131">
        <w:rPr>
          <w:rFonts w:hint="cs"/>
          <w:rtl/>
        </w:rPr>
        <w:t xml:space="preserve"> </w:t>
      </w:r>
      <w:r w:rsidR="002E3467" w:rsidRPr="00DE6131">
        <w:rPr>
          <w:rFonts w:hint="cs"/>
          <w:rtl/>
        </w:rPr>
        <w:lastRenderedPageBreak/>
        <w:t xml:space="preserve">في </w:t>
      </w:r>
      <w:r w:rsidR="0082468E" w:rsidRPr="00DE6131">
        <w:rPr>
          <w:rFonts w:hint="cs"/>
          <w:rtl/>
        </w:rPr>
        <w:t xml:space="preserve">لجوء المتنازعين الى هذه التسوية في الفترة الأخيرة الى </w:t>
      </w:r>
      <w:r w:rsidR="004A3F01" w:rsidRPr="00DE6131">
        <w:rPr>
          <w:rFonts w:hint="cs"/>
          <w:rtl/>
        </w:rPr>
        <w:t xml:space="preserve">أنها أصبحت </w:t>
      </w:r>
      <w:r w:rsidR="0082468E" w:rsidRPr="00DE6131">
        <w:rPr>
          <w:rFonts w:hint="cs"/>
          <w:rtl/>
        </w:rPr>
        <w:t xml:space="preserve">في كثير من الأحيان وسيلة </w:t>
      </w:r>
      <w:r w:rsidR="003F6E5D">
        <w:rPr>
          <w:rFonts w:hint="cs"/>
          <w:rtl/>
        </w:rPr>
        <w:t>أساسية وأصلية، يلجأ إ</w:t>
      </w:r>
      <w:r w:rsidR="0082468E" w:rsidRPr="00DE6131">
        <w:rPr>
          <w:rFonts w:hint="cs"/>
          <w:rtl/>
        </w:rPr>
        <w:t>ليها ال</w:t>
      </w:r>
      <w:r w:rsidR="003F6E5D">
        <w:rPr>
          <w:rFonts w:hint="cs"/>
          <w:rtl/>
        </w:rPr>
        <w:t>أ</w:t>
      </w:r>
      <w:r w:rsidR="0082468E" w:rsidRPr="00DE6131">
        <w:rPr>
          <w:rFonts w:hint="cs"/>
          <w:rtl/>
        </w:rPr>
        <w:t xml:space="preserve">طراف </w:t>
      </w:r>
      <w:r w:rsidR="004A3F01" w:rsidRPr="00DE6131">
        <w:rPr>
          <w:rFonts w:hint="cs"/>
          <w:rtl/>
        </w:rPr>
        <w:t xml:space="preserve">المتعاقدة </w:t>
      </w:r>
      <w:r w:rsidR="00E614AC" w:rsidRPr="00DE6131">
        <w:rPr>
          <w:rFonts w:hint="cs"/>
          <w:rtl/>
        </w:rPr>
        <w:t>ابتداء</w:t>
      </w:r>
      <w:r w:rsidR="0082468E" w:rsidRPr="00DE6131">
        <w:rPr>
          <w:rFonts w:hint="cs"/>
          <w:rtl/>
        </w:rPr>
        <w:t xml:space="preserve"> </w:t>
      </w:r>
      <w:r w:rsidR="004A3F01" w:rsidRPr="00DE6131">
        <w:rPr>
          <w:rFonts w:hint="cs"/>
          <w:rtl/>
        </w:rPr>
        <w:t>للاستفادة</w:t>
      </w:r>
      <w:r w:rsidR="0082468E" w:rsidRPr="00DE6131">
        <w:rPr>
          <w:rFonts w:hint="cs"/>
          <w:rtl/>
        </w:rPr>
        <w:t xml:space="preserve"> من </w:t>
      </w:r>
      <w:r w:rsidR="00B35B0F" w:rsidRPr="00DE6131">
        <w:rPr>
          <w:rFonts w:hint="cs"/>
          <w:rtl/>
        </w:rPr>
        <w:t>المزايا</w:t>
      </w:r>
      <w:r w:rsidR="0082468E" w:rsidRPr="00DE6131">
        <w:rPr>
          <w:rFonts w:hint="cs"/>
          <w:rtl/>
        </w:rPr>
        <w:t xml:space="preserve"> </w:t>
      </w:r>
      <w:r w:rsidR="004A3F01" w:rsidRPr="00DE6131">
        <w:rPr>
          <w:rFonts w:hint="cs"/>
          <w:rtl/>
        </w:rPr>
        <w:t xml:space="preserve"> العديدة التي توفرها خاصة فيما يتعلق بال</w:t>
      </w:r>
      <w:r w:rsidR="0082468E" w:rsidRPr="00DE6131">
        <w:rPr>
          <w:rFonts w:hint="cs"/>
          <w:rtl/>
        </w:rPr>
        <w:t xml:space="preserve">سرعة </w:t>
      </w:r>
      <w:r w:rsidR="004A3F01" w:rsidRPr="00DE6131">
        <w:rPr>
          <w:rFonts w:hint="cs"/>
          <w:rtl/>
        </w:rPr>
        <w:t xml:space="preserve">في </w:t>
      </w:r>
      <w:r w:rsidR="0082468E" w:rsidRPr="00DE6131">
        <w:rPr>
          <w:rFonts w:hint="cs"/>
          <w:rtl/>
        </w:rPr>
        <w:t xml:space="preserve">حسم </w:t>
      </w:r>
      <w:r w:rsidR="004A3F01" w:rsidRPr="00DE6131">
        <w:rPr>
          <w:rFonts w:hint="cs"/>
          <w:rtl/>
        </w:rPr>
        <w:t xml:space="preserve">المنازعات </w:t>
      </w:r>
      <w:r w:rsidR="0082468E" w:rsidRPr="00DE6131">
        <w:rPr>
          <w:rFonts w:hint="cs"/>
          <w:rtl/>
        </w:rPr>
        <w:t>والحفاظ على السرية</w:t>
      </w:r>
      <w:r w:rsidR="004A3F01" w:rsidRPr="00DE6131">
        <w:rPr>
          <w:rFonts w:hint="cs"/>
          <w:rtl/>
        </w:rPr>
        <w:t xml:space="preserve"> المطلوبة للمعلومات المتعلقة بالمشروع والقائمين على تنفيذه بالإضافة الى التكاليف المن</w:t>
      </w:r>
      <w:r w:rsidR="0082468E" w:rsidRPr="00DE6131">
        <w:rPr>
          <w:rFonts w:hint="cs"/>
          <w:rtl/>
        </w:rPr>
        <w:t>خفض</w:t>
      </w:r>
      <w:r w:rsidR="004A3F01" w:rsidRPr="00DE6131">
        <w:rPr>
          <w:rFonts w:hint="cs"/>
          <w:rtl/>
        </w:rPr>
        <w:t>ة</w:t>
      </w:r>
      <w:r w:rsidR="0082468E" w:rsidRPr="00DE6131">
        <w:rPr>
          <w:rFonts w:hint="cs"/>
          <w:rtl/>
        </w:rPr>
        <w:t xml:space="preserve"> </w:t>
      </w:r>
      <w:r w:rsidR="004A3F01" w:rsidRPr="00DE6131">
        <w:rPr>
          <w:rFonts w:hint="cs"/>
          <w:rtl/>
        </w:rPr>
        <w:t>ومرونة الاجراءات</w:t>
      </w:r>
      <w:r w:rsidR="0082468E" w:rsidRPr="00DE6131">
        <w:rPr>
          <w:rStyle w:val="Appelnotedebasdep"/>
          <w:color w:val="000000" w:themeColor="text1"/>
          <w:rtl/>
        </w:rPr>
        <w:footnoteReference w:id="439"/>
      </w:r>
      <w:r w:rsidR="004A3F01" w:rsidRPr="00DE6131">
        <w:rPr>
          <w:rFonts w:hint="cs"/>
          <w:rtl/>
        </w:rPr>
        <w:t>.</w:t>
      </w:r>
    </w:p>
    <w:p w14:paraId="18783665" w14:textId="77777777" w:rsidR="00AB782A" w:rsidRPr="00DE6131" w:rsidRDefault="00BB625A" w:rsidP="00DC6D1B">
      <w:pPr>
        <w:ind w:firstLine="0"/>
        <w:outlineLvl w:val="3"/>
        <w:rPr>
          <w:color w:val="000000" w:themeColor="text1"/>
          <w:rtl/>
        </w:rPr>
      </w:pPr>
      <w:bookmarkStart w:id="295" w:name="_Toc165664673"/>
      <w:bookmarkStart w:id="296" w:name="_Toc165665173"/>
      <w:bookmarkStart w:id="297" w:name="_Toc168134114"/>
      <w:r w:rsidRPr="00DE6131">
        <w:rPr>
          <w:rFonts w:hint="cs"/>
          <w:b/>
          <w:bCs/>
          <w:color w:val="000000" w:themeColor="text1"/>
          <w:sz w:val="32"/>
          <w:szCs w:val="32"/>
          <w:rtl/>
        </w:rPr>
        <w:t>المطلب الثاني</w:t>
      </w:r>
      <w:r w:rsidR="00341262" w:rsidRPr="00DE6131">
        <w:rPr>
          <w:rFonts w:hint="cs"/>
          <w:b/>
          <w:bCs/>
          <w:color w:val="000000" w:themeColor="text1"/>
          <w:sz w:val="32"/>
          <w:szCs w:val="32"/>
          <w:rtl/>
        </w:rPr>
        <w:t>:</w:t>
      </w:r>
      <w:r w:rsidR="0088391B" w:rsidRPr="00DE6131">
        <w:rPr>
          <w:rFonts w:hint="cs"/>
          <w:b/>
          <w:bCs/>
          <w:color w:val="000000" w:themeColor="text1"/>
          <w:sz w:val="32"/>
          <w:szCs w:val="32"/>
          <w:rtl/>
        </w:rPr>
        <w:t xml:space="preserve"> </w:t>
      </w:r>
      <w:r w:rsidRPr="00DE6131">
        <w:rPr>
          <w:rFonts w:hint="cs"/>
          <w:b/>
          <w:bCs/>
          <w:color w:val="000000" w:themeColor="text1"/>
          <w:sz w:val="32"/>
          <w:szCs w:val="32"/>
          <w:rtl/>
        </w:rPr>
        <w:t>احترام خصائص</w:t>
      </w:r>
      <w:r w:rsidR="0088391B" w:rsidRPr="00DE6131">
        <w:rPr>
          <w:rFonts w:hint="cs"/>
          <w:b/>
          <w:bCs/>
          <w:color w:val="000000" w:themeColor="text1"/>
          <w:sz w:val="32"/>
          <w:szCs w:val="32"/>
          <w:rtl/>
        </w:rPr>
        <w:t xml:space="preserve"> عقد التفويض</w:t>
      </w:r>
      <w:bookmarkEnd w:id="295"/>
      <w:bookmarkEnd w:id="296"/>
      <w:bookmarkEnd w:id="297"/>
      <w:r w:rsidR="00F63A98" w:rsidRPr="00DE6131">
        <w:rPr>
          <w:rFonts w:hint="cs"/>
          <w:color w:val="000000" w:themeColor="text1"/>
          <w:rtl/>
        </w:rPr>
        <w:t xml:space="preserve"> </w:t>
      </w:r>
    </w:p>
    <w:p w14:paraId="160FF324" w14:textId="34B500F1" w:rsidR="006A77FF" w:rsidRPr="00DE6131" w:rsidRDefault="00846D49" w:rsidP="003A115B">
      <w:pPr>
        <w:rPr>
          <w:rtl/>
        </w:rPr>
      </w:pPr>
      <w:r>
        <w:rPr>
          <w:rFonts w:hint="cs"/>
          <w:rtl/>
        </w:rPr>
        <w:t xml:space="preserve">تخضع إتفاقية تفويض الخدمة العمومية ألى مجوعة من القواعد </w:t>
      </w:r>
      <w:r w:rsidR="00DF7E19">
        <w:rPr>
          <w:rFonts w:hint="cs"/>
          <w:rtl/>
        </w:rPr>
        <w:t xml:space="preserve">والتي تنبع في الأساس من طبيعة الخدمة العمومية المرتبطة بالمرفق العام المفوض </w:t>
      </w:r>
      <w:r w:rsidR="003874F4">
        <w:rPr>
          <w:rFonts w:hint="cs"/>
          <w:rtl/>
        </w:rPr>
        <w:t>و</w:t>
      </w:r>
      <w:r w:rsidR="00CC6C2C">
        <w:rPr>
          <w:rFonts w:hint="cs"/>
          <w:rtl/>
        </w:rPr>
        <w:t xml:space="preserve">زيادة على خضوعها </w:t>
      </w:r>
      <w:r w:rsidR="00726F68">
        <w:rPr>
          <w:rFonts w:hint="cs"/>
          <w:rtl/>
        </w:rPr>
        <w:t>الى القواعد العامة المطبقة على جميع العقود الإدارية بصفة عامة</w:t>
      </w:r>
      <w:r w:rsidR="003874F4">
        <w:rPr>
          <w:rFonts w:hint="cs"/>
          <w:rtl/>
        </w:rPr>
        <w:t xml:space="preserve"> تحكمها بعض القواعد الخاصة </w:t>
      </w:r>
      <w:r w:rsidR="00C82ED3">
        <w:rPr>
          <w:rFonts w:hint="cs"/>
          <w:rtl/>
        </w:rPr>
        <w:t xml:space="preserve">فيما يتعلق بتكوين العلاقة التعاقدية وتنفيذ </w:t>
      </w:r>
      <w:r w:rsidR="00A211F6">
        <w:rPr>
          <w:rFonts w:hint="cs"/>
          <w:rtl/>
        </w:rPr>
        <w:t>العقد ونهاية العلاقة التعاقدية، ف</w:t>
      </w:r>
      <w:r w:rsidR="006A77FF" w:rsidRPr="00DE6131">
        <w:rPr>
          <w:rFonts w:hint="cs"/>
          <w:rtl/>
        </w:rPr>
        <w:t>يترتب عن انتماء</w:t>
      </w:r>
      <w:r w:rsidR="00AB782A" w:rsidRPr="00DE6131">
        <w:rPr>
          <w:rFonts w:hint="cs"/>
          <w:rtl/>
        </w:rPr>
        <w:t xml:space="preserve"> اتفاقية تفويض المرفق العام </w:t>
      </w:r>
      <w:r w:rsidR="006A77FF" w:rsidRPr="00DE6131">
        <w:rPr>
          <w:rFonts w:hint="cs"/>
          <w:rtl/>
        </w:rPr>
        <w:t xml:space="preserve">الى طائفة </w:t>
      </w:r>
      <w:r w:rsidR="00AB782A" w:rsidRPr="00DE6131">
        <w:rPr>
          <w:rFonts w:hint="cs"/>
          <w:rtl/>
        </w:rPr>
        <w:t xml:space="preserve">العقود الإدارية </w:t>
      </w:r>
      <w:r w:rsidR="003F6E5D">
        <w:rPr>
          <w:rFonts w:hint="cs"/>
          <w:rtl/>
        </w:rPr>
        <w:t>أ</w:t>
      </w:r>
      <w:r w:rsidR="006A77FF" w:rsidRPr="00DE6131">
        <w:rPr>
          <w:rFonts w:hint="cs"/>
          <w:rtl/>
        </w:rPr>
        <w:t>نها ترتبط ب</w:t>
      </w:r>
      <w:r w:rsidR="00AB782A" w:rsidRPr="00DE6131">
        <w:rPr>
          <w:rFonts w:hint="cs"/>
          <w:rtl/>
        </w:rPr>
        <w:t xml:space="preserve">نظام قانوني </w:t>
      </w:r>
      <w:r w:rsidR="006A77FF" w:rsidRPr="00DE6131">
        <w:rPr>
          <w:rFonts w:hint="cs"/>
          <w:rtl/>
        </w:rPr>
        <w:t xml:space="preserve">خاص </w:t>
      </w:r>
      <w:r w:rsidR="00AB782A" w:rsidRPr="00DE6131">
        <w:rPr>
          <w:rFonts w:hint="cs"/>
          <w:rtl/>
        </w:rPr>
        <w:t xml:space="preserve">عن النظام القانوني </w:t>
      </w:r>
      <w:r w:rsidR="006A77FF" w:rsidRPr="00DE6131">
        <w:rPr>
          <w:rFonts w:hint="cs"/>
          <w:rtl/>
        </w:rPr>
        <w:t xml:space="preserve">العام الذي </w:t>
      </w:r>
      <w:r w:rsidR="00AB782A" w:rsidRPr="00DE6131">
        <w:rPr>
          <w:rFonts w:hint="cs"/>
          <w:rtl/>
        </w:rPr>
        <w:t xml:space="preserve">يحكم </w:t>
      </w:r>
      <w:r w:rsidR="006A77FF" w:rsidRPr="00DE6131">
        <w:rPr>
          <w:rFonts w:hint="cs"/>
          <w:rtl/>
        </w:rPr>
        <w:t>ال</w:t>
      </w:r>
      <w:r w:rsidR="00AB782A" w:rsidRPr="00DE6131">
        <w:rPr>
          <w:rFonts w:hint="cs"/>
          <w:rtl/>
        </w:rPr>
        <w:t>عقود</w:t>
      </w:r>
      <w:r w:rsidR="003F6E5D">
        <w:rPr>
          <w:rFonts w:hint="cs"/>
          <w:rtl/>
        </w:rPr>
        <w:t xml:space="preserve"> المبرمة في إ</w:t>
      </w:r>
      <w:r w:rsidR="006A77FF" w:rsidRPr="00DE6131">
        <w:rPr>
          <w:rFonts w:hint="cs"/>
          <w:rtl/>
        </w:rPr>
        <w:t>طار</w:t>
      </w:r>
      <w:r w:rsidR="00AB782A" w:rsidRPr="00DE6131">
        <w:rPr>
          <w:rFonts w:hint="cs"/>
          <w:rtl/>
        </w:rPr>
        <w:t xml:space="preserve"> القانون الخاص حيث </w:t>
      </w:r>
      <w:r w:rsidR="003F6E5D">
        <w:rPr>
          <w:rFonts w:hint="cs"/>
          <w:rtl/>
        </w:rPr>
        <w:t>تتميز بأ</w:t>
      </w:r>
      <w:r w:rsidR="006A77FF" w:rsidRPr="00DE6131">
        <w:rPr>
          <w:rFonts w:hint="cs"/>
          <w:rtl/>
        </w:rPr>
        <w:t>نها</w:t>
      </w:r>
      <w:r w:rsidR="00AB782A" w:rsidRPr="00DE6131">
        <w:rPr>
          <w:rFonts w:hint="cs"/>
          <w:rtl/>
        </w:rPr>
        <w:t xml:space="preserve"> في نطاق عقود تفويض المرفق العام </w:t>
      </w:r>
      <w:r w:rsidR="006A77FF" w:rsidRPr="00DE6131">
        <w:rPr>
          <w:rFonts w:hint="cs"/>
          <w:rtl/>
        </w:rPr>
        <w:t xml:space="preserve">تمتلك </w:t>
      </w:r>
      <w:r w:rsidR="00AB782A" w:rsidRPr="00DE6131">
        <w:rPr>
          <w:rFonts w:hint="cs"/>
          <w:rtl/>
        </w:rPr>
        <w:t xml:space="preserve">مجموعة من </w:t>
      </w:r>
      <w:r w:rsidR="006A77FF" w:rsidRPr="00DE6131">
        <w:rPr>
          <w:rFonts w:hint="cs"/>
          <w:rtl/>
        </w:rPr>
        <w:t>الصلاحيات والسلطات</w:t>
      </w:r>
      <w:r w:rsidR="00AB782A" w:rsidRPr="00DE6131">
        <w:rPr>
          <w:rFonts w:hint="cs"/>
          <w:rtl/>
        </w:rPr>
        <w:t xml:space="preserve"> التي تفرضها طبيعة المرفق العام </w:t>
      </w:r>
      <w:r w:rsidR="006A77FF" w:rsidRPr="00DE6131">
        <w:rPr>
          <w:rFonts w:hint="cs"/>
          <w:rtl/>
        </w:rPr>
        <w:t>المفوض</w:t>
      </w:r>
      <w:r w:rsidR="003F6E5D">
        <w:rPr>
          <w:rFonts w:hint="cs"/>
          <w:rtl/>
        </w:rPr>
        <w:t>،</w:t>
      </w:r>
      <w:r w:rsidR="006A77FF" w:rsidRPr="00DE6131">
        <w:rPr>
          <w:rFonts w:hint="cs"/>
          <w:rtl/>
        </w:rPr>
        <w:t xml:space="preserve"> وتعد الرقابة على عقد التفويض أهم هذه </w:t>
      </w:r>
      <w:r w:rsidR="00AB782A" w:rsidRPr="00DE6131">
        <w:rPr>
          <w:rFonts w:hint="cs"/>
          <w:rtl/>
        </w:rPr>
        <w:t xml:space="preserve">السلطات </w:t>
      </w:r>
      <w:r w:rsidR="006A77FF" w:rsidRPr="00DE6131">
        <w:rPr>
          <w:rFonts w:hint="cs"/>
          <w:rtl/>
        </w:rPr>
        <w:t>الممنوحة للجهة الإدارية المانحة  للتفويض</w:t>
      </w:r>
      <w:r w:rsidR="003F6E5D">
        <w:rPr>
          <w:rFonts w:hint="cs"/>
          <w:rtl/>
        </w:rPr>
        <w:t>،</w:t>
      </w:r>
      <w:r w:rsidR="003A4EF6" w:rsidRPr="00DE6131">
        <w:rPr>
          <w:rFonts w:hint="cs"/>
          <w:rtl/>
        </w:rPr>
        <w:t xml:space="preserve"> </w:t>
      </w:r>
      <w:r w:rsidR="006A77FF" w:rsidRPr="00DE6131">
        <w:rPr>
          <w:rFonts w:hint="cs"/>
          <w:rtl/>
        </w:rPr>
        <w:t>ف</w:t>
      </w:r>
      <w:r w:rsidR="00F63A98" w:rsidRPr="00DE6131">
        <w:rPr>
          <w:rFonts w:hint="cs"/>
          <w:rtl/>
        </w:rPr>
        <w:t xml:space="preserve">عقود تفويض المرفق العام </w:t>
      </w:r>
      <w:r w:rsidR="006A77FF" w:rsidRPr="00DE6131">
        <w:rPr>
          <w:rFonts w:hint="cs"/>
          <w:rtl/>
        </w:rPr>
        <w:t>لها من</w:t>
      </w:r>
      <w:r w:rsidR="00F63A98" w:rsidRPr="00DE6131">
        <w:rPr>
          <w:rFonts w:hint="cs"/>
          <w:rtl/>
        </w:rPr>
        <w:t xml:space="preserve"> الخصائص ما</w:t>
      </w:r>
      <w:r w:rsidR="003A4EF6" w:rsidRPr="00DE6131">
        <w:rPr>
          <w:rFonts w:hint="cs"/>
          <w:rtl/>
        </w:rPr>
        <w:t xml:space="preserve"> </w:t>
      </w:r>
      <w:r w:rsidR="00F63A98" w:rsidRPr="00DE6131">
        <w:rPr>
          <w:rFonts w:hint="cs"/>
          <w:rtl/>
        </w:rPr>
        <w:t xml:space="preserve">يجعلها </w:t>
      </w:r>
      <w:r w:rsidR="006A77FF" w:rsidRPr="00DE6131">
        <w:rPr>
          <w:rFonts w:hint="cs"/>
          <w:rtl/>
        </w:rPr>
        <w:t>تنفرد</w:t>
      </w:r>
      <w:r w:rsidR="00F63A98" w:rsidRPr="00DE6131">
        <w:rPr>
          <w:rFonts w:hint="cs"/>
          <w:rtl/>
        </w:rPr>
        <w:t xml:space="preserve"> بميزات خاصة عن العقود الإدارية</w:t>
      </w:r>
      <w:r w:rsidR="006A77FF" w:rsidRPr="00DE6131">
        <w:rPr>
          <w:rFonts w:hint="cs"/>
          <w:rtl/>
        </w:rPr>
        <w:t xml:space="preserve"> العامة </w:t>
      </w:r>
      <w:r w:rsidR="00F63A98" w:rsidRPr="00DE6131">
        <w:rPr>
          <w:rFonts w:hint="cs"/>
          <w:rtl/>
        </w:rPr>
        <w:t xml:space="preserve">الأخرى بصفة عامة </w:t>
      </w:r>
      <w:r w:rsidR="00560E31" w:rsidRPr="00DE6131">
        <w:rPr>
          <w:rFonts w:hint="cs"/>
          <w:rtl/>
        </w:rPr>
        <w:t>بالإضافة الى أنها</w:t>
      </w:r>
      <w:r w:rsidR="006A77FF" w:rsidRPr="00DE6131">
        <w:rPr>
          <w:rFonts w:hint="cs"/>
          <w:rtl/>
        </w:rPr>
        <w:t xml:space="preserve"> تختلف</w:t>
      </w:r>
      <w:r w:rsidR="00F63A98" w:rsidRPr="00DE6131">
        <w:rPr>
          <w:rFonts w:hint="cs"/>
          <w:rtl/>
        </w:rPr>
        <w:t xml:space="preserve"> عن الطرق والوسائل الأخرى المعتمدة في تحقيق المرافق العامة</w:t>
      </w:r>
      <w:r w:rsidR="003F6E5D">
        <w:rPr>
          <w:rFonts w:hint="cs"/>
          <w:rtl/>
        </w:rPr>
        <w:t>،</w:t>
      </w:r>
      <w:r w:rsidR="00F63A98" w:rsidRPr="00DE6131">
        <w:rPr>
          <w:rFonts w:hint="cs"/>
          <w:rtl/>
        </w:rPr>
        <w:t xml:space="preserve"> </w:t>
      </w:r>
      <w:r w:rsidR="00AE65BA" w:rsidRPr="00DE6131">
        <w:rPr>
          <w:rFonts w:hint="cs"/>
          <w:rtl/>
        </w:rPr>
        <w:t>وبالذات طريقة</w:t>
      </w:r>
      <w:r w:rsidR="003F6E5D">
        <w:rPr>
          <w:rFonts w:hint="cs"/>
          <w:rtl/>
        </w:rPr>
        <w:t xml:space="preserve"> الإ</w:t>
      </w:r>
      <w:r w:rsidR="00F63A98" w:rsidRPr="00DE6131">
        <w:rPr>
          <w:rFonts w:hint="cs"/>
          <w:rtl/>
        </w:rPr>
        <w:t xml:space="preserve">دارة المباشرة للمرافق العامة التي تمارس </w:t>
      </w:r>
      <w:r w:rsidR="006A77FF" w:rsidRPr="00DE6131">
        <w:rPr>
          <w:rFonts w:hint="cs"/>
          <w:rtl/>
        </w:rPr>
        <w:t xml:space="preserve">في العادة </w:t>
      </w:r>
      <w:r w:rsidR="00560E31" w:rsidRPr="00DE6131">
        <w:rPr>
          <w:rFonts w:hint="cs"/>
          <w:rtl/>
        </w:rPr>
        <w:t xml:space="preserve">من  قبل </w:t>
      </w:r>
      <w:r w:rsidR="00F63A98" w:rsidRPr="00DE6131">
        <w:rPr>
          <w:rFonts w:hint="cs"/>
          <w:rtl/>
        </w:rPr>
        <w:t>الأشخاص</w:t>
      </w:r>
      <w:r w:rsidR="00D83D1C" w:rsidRPr="00DE6131">
        <w:rPr>
          <w:rFonts w:hint="cs"/>
          <w:rtl/>
        </w:rPr>
        <w:t xml:space="preserve"> ال</w:t>
      </w:r>
      <w:r w:rsidR="003F6E5D">
        <w:rPr>
          <w:rFonts w:hint="cs"/>
          <w:rtl/>
        </w:rPr>
        <w:t>إ</w:t>
      </w:r>
      <w:r w:rsidR="00D83D1C" w:rsidRPr="00DE6131">
        <w:rPr>
          <w:rFonts w:hint="cs"/>
          <w:rtl/>
        </w:rPr>
        <w:t>عتبارية العام</w:t>
      </w:r>
      <w:r w:rsidR="00F63A98" w:rsidRPr="00DE6131">
        <w:rPr>
          <w:rFonts w:hint="cs"/>
          <w:rtl/>
        </w:rPr>
        <w:t xml:space="preserve">ة </w:t>
      </w:r>
      <w:r w:rsidR="00AE65BA" w:rsidRPr="00DE6131">
        <w:rPr>
          <w:rFonts w:hint="cs"/>
          <w:rtl/>
        </w:rPr>
        <w:t>بنفسها</w:t>
      </w:r>
      <w:r w:rsidR="006A77FF" w:rsidRPr="00DE6131">
        <w:rPr>
          <w:rFonts w:hint="cs"/>
          <w:rtl/>
        </w:rPr>
        <w:t>.</w:t>
      </w:r>
    </w:p>
    <w:p w14:paraId="5D3D0D67" w14:textId="180CCF42" w:rsidR="00586C77" w:rsidRPr="00DE6131" w:rsidRDefault="00560E31" w:rsidP="003A115B">
      <w:pPr>
        <w:rPr>
          <w:rtl/>
        </w:rPr>
      </w:pPr>
      <w:r w:rsidRPr="00DE6131">
        <w:rPr>
          <w:rFonts w:hint="cs"/>
          <w:rtl/>
        </w:rPr>
        <w:t>تفرض الصبغة</w:t>
      </w:r>
      <w:r w:rsidR="006A77FF" w:rsidRPr="00DE6131">
        <w:rPr>
          <w:rFonts w:hint="cs"/>
          <w:rtl/>
        </w:rPr>
        <w:t xml:space="preserve"> الإدارية للعقود </w:t>
      </w:r>
      <w:r w:rsidRPr="00DE6131">
        <w:rPr>
          <w:rFonts w:hint="cs"/>
          <w:rtl/>
        </w:rPr>
        <w:t>التي تنضوي في إطار</w:t>
      </w:r>
      <w:r w:rsidR="006A77FF" w:rsidRPr="00DE6131">
        <w:rPr>
          <w:rFonts w:hint="cs"/>
          <w:rtl/>
        </w:rPr>
        <w:t xml:space="preserve"> تقنية التفويض وما </w:t>
      </w:r>
      <w:r w:rsidRPr="00DE6131">
        <w:rPr>
          <w:rFonts w:hint="cs"/>
          <w:rtl/>
        </w:rPr>
        <w:t>يرتبط</w:t>
      </w:r>
      <w:r w:rsidR="006A77FF" w:rsidRPr="00DE6131">
        <w:rPr>
          <w:rFonts w:hint="cs"/>
          <w:rtl/>
        </w:rPr>
        <w:t xml:space="preserve"> </w:t>
      </w:r>
      <w:r w:rsidRPr="00DE6131">
        <w:rPr>
          <w:rFonts w:hint="cs"/>
          <w:rtl/>
        </w:rPr>
        <w:t>بها</w:t>
      </w:r>
      <w:r w:rsidR="006A77FF" w:rsidRPr="00DE6131">
        <w:rPr>
          <w:rFonts w:hint="cs"/>
          <w:rtl/>
        </w:rPr>
        <w:t xml:space="preserve"> من امتيازات تمارسها </w:t>
      </w:r>
      <w:r w:rsidRPr="00DE6131">
        <w:rPr>
          <w:rFonts w:hint="cs"/>
          <w:rtl/>
        </w:rPr>
        <w:t>السلطة</w:t>
      </w:r>
      <w:r w:rsidR="006A77FF" w:rsidRPr="00DE6131">
        <w:rPr>
          <w:rFonts w:hint="cs"/>
          <w:rtl/>
        </w:rPr>
        <w:t xml:space="preserve"> العامة تجاه</w:t>
      </w:r>
      <w:r w:rsidRPr="00DE6131">
        <w:rPr>
          <w:rFonts w:hint="cs"/>
          <w:rtl/>
        </w:rPr>
        <w:t xml:space="preserve"> المفوض </w:t>
      </w:r>
      <w:r w:rsidR="003F6E5D">
        <w:rPr>
          <w:rFonts w:hint="cs"/>
          <w:rtl/>
        </w:rPr>
        <w:t>إ</w:t>
      </w:r>
      <w:r w:rsidR="00823285" w:rsidRPr="00DE6131">
        <w:rPr>
          <w:rFonts w:hint="cs"/>
          <w:rtl/>
        </w:rPr>
        <w:t xml:space="preserve">ليه خضوع المستثمر في المرفق العام لرقابة </w:t>
      </w:r>
      <w:r w:rsidR="006968C7" w:rsidRPr="00DE6131">
        <w:rPr>
          <w:rFonts w:hint="cs"/>
          <w:rtl/>
        </w:rPr>
        <w:t>وتوجيهات السلطة</w:t>
      </w:r>
      <w:r w:rsidR="00823285" w:rsidRPr="00DE6131">
        <w:rPr>
          <w:rFonts w:hint="cs"/>
          <w:rtl/>
        </w:rPr>
        <w:t xml:space="preserve"> </w:t>
      </w:r>
      <w:r w:rsidR="006968C7" w:rsidRPr="00DE6131">
        <w:rPr>
          <w:rFonts w:hint="cs"/>
          <w:rtl/>
        </w:rPr>
        <w:t>المفوضة،</w:t>
      </w:r>
      <w:r w:rsidR="00823285" w:rsidRPr="00DE6131">
        <w:rPr>
          <w:rFonts w:hint="cs"/>
          <w:rtl/>
        </w:rPr>
        <w:t xml:space="preserve"> غير</w:t>
      </w:r>
      <w:r w:rsidR="00347052">
        <w:rPr>
          <w:rFonts w:hint="cs"/>
          <w:rtl/>
        </w:rPr>
        <w:t>أ</w:t>
      </w:r>
      <w:r w:rsidR="00823285" w:rsidRPr="00DE6131">
        <w:rPr>
          <w:rFonts w:hint="cs"/>
          <w:rtl/>
        </w:rPr>
        <w:t xml:space="preserve">ن ممارسة هذه السلطات لابد أن تتكيف مع الخصائص </w:t>
      </w:r>
      <w:r w:rsidR="006968C7" w:rsidRPr="00DE6131">
        <w:rPr>
          <w:rFonts w:hint="cs"/>
          <w:rtl/>
        </w:rPr>
        <w:t>التي تتصل</w:t>
      </w:r>
      <w:r w:rsidR="006A77FF" w:rsidRPr="00DE6131">
        <w:rPr>
          <w:rFonts w:hint="cs"/>
          <w:rtl/>
        </w:rPr>
        <w:t xml:space="preserve"> حصرا بالعقود التي يكون موضوعها إدارة واستثمار المرفق العام </w:t>
      </w:r>
      <w:r w:rsidR="003E4E8D" w:rsidRPr="00DE6131">
        <w:rPr>
          <w:rFonts w:hint="cs"/>
          <w:rtl/>
        </w:rPr>
        <w:t>المتمثلة في عقود</w:t>
      </w:r>
      <w:r w:rsidR="006A77FF" w:rsidRPr="00DE6131">
        <w:rPr>
          <w:rFonts w:hint="cs"/>
          <w:rtl/>
        </w:rPr>
        <w:t xml:space="preserve"> التفويض</w:t>
      </w:r>
      <w:r w:rsidR="006A77FF" w:rsidRPr="00DE6131">
        <w:rPr>
          <w:rStyle w:val="Appelnotedebasdep"/>
          <w:color w:val="000000" w:themeColor="text1"/>
          <w:rtl/>
        </w:rPr>
        <w:footnoteReference w:id="440"/>
      </w:r>
      <w:r w:rsidR="00AE65BA" w:rsidRPr="00DE6131">
        <w:rPr>
          <w:rFonts w:hint="cs"/>
          <w:rtl/>
        </w:rPr>
        <w:t xml:space="preserve"> </w:t>
      </w:r>
      <w:r w:rsidR="003E4E8D" w:rsidRPr="00DE6131">
        <w:rPr>
          <w:rFonts w:hint="cs"/>
          <w:rtl/>
        </w:rPr>
        <w:t>فهي</w:t>
      </w:r>
      <w:r w:rsidR="00F63A98" w:rsidRPr="00DE6131">
        <w:rPr>
          <w:rFonts w:hint="cs"/>
          <w:rtl/>
        </w:rPr>
        <w:t xml:space="preserve"> </w:t>
      </w:r>
      <w:r w:rsidR="003E4E8D" w:rsidRPr="00DE6131">
        <w:rPr>
          <w:rFonts w:hint="cs"/>
          <w:rtl/>
        </w:rPr>
        <w:t xml:space="preserve">السلطات والصلاحيات التي تمنح للجهة العامة المانحة خاصة في ما يتعلق بالعملية الرقابية  لابد أن </w:t>
      </w:r>
      <w:r w:rsidR="00B35B0F" w:rsidRPr="00DE6131">
        <w:rPr>
          <w:rFonts w:hint="cs"/>
          <w:rtl/>
        </w:rPr>
        <w:t>لا تتجاو</w:t>
      </w:r>
      <w:r w:rsidR="00B35B0F" w:rsidRPr="00DE6131">
        <w:rPr>
          <w:rtl/>
        </w:rPr>
        <w:t>ز</w:t>
      </w:r>
      <w:r w:rsidR="003E4E8D" w:rsidRPr="00DE6131">
        <w:rPr>
          <w:rFonts w:hint="cs"/>
          <w:rtl/>
        </w:rPr>
        <w:t xml:space="preserve"> </w:t>
      </w:r>
      <w:r w:rsidR="00586C77" w:rsidRPr="00DE6131">
        <w:rPr>
          <w:rFonts w:hint="cs"/>
          <w:rtl/>
        </w:rPr>
        <w:t>ضوابطها</w:t>
      </w:r>
      <w:r w:rsidR="003E4E8D" w:rsidRPr="00DE6131">
        <w:rPr>
          <w:rFonts w:hint="cs"/>
          <w:rtl/>
        </w:rPr>
        <w:t xml:space="preserve"> الى </w:t>
      </w:r>
      <w:r w:rsidR="00586C77" w:rsidRPr="00DE6131">
        <w:rPr>
          <w:rFonts w:hint="cs"/>
          <w:rtl/>
        </w:rPr>
        <w:t>الحد</w:t>
      </w:r>
      <w:r w:rsidR="00F63A98" w:rsidRPr="00DE6131">
        <w:rPr>
          <w:rFonts w:hint="cs"/>
          <w:rtl/>
        </w:rPr>
        <w:t xml:space="preserve"> </w:t>
      </w:r>
      <w:r w:rsidR="00586C77" w:rsidRPr="00DE6131">
        <w:rPr>
          <w:rFonts w:hint="cs"/>
          <w:rtl/>
        </w:rPr>
        <w:t>الذي</w:t>
      </w:r>
      <w:r w:rsidR="00F63A98" w:rsidRPr="00DE6131">
        <w:rPr>
          <w:rFonts w:hint="cs"/>
          <w:rtl/>
        </w:rPr>
        <w:t xml:space="preserve"> </w:t>
      </w:r>
      <w:r w:rsidR="00586C77" w:rsidRPr="00DE6131">
        <w:rPr>
          <w:rFonts w:hint="cs"/>
          <w:rtl/>
        </w:rPr>
        <w:t xml:space="preserve">تجرد فيه </w:t>
      </w:r>
      <w:r w:rsidR="00F63A98" w:rsidRPr="00DE6131">
        <w:rPr>
          <w:rFonts w:hint="cs"/>
          <w:rtl/>
        </w:rPr>
        <w:t xml:space="preserve"> </w:t>
      </w:r>
      <w:r w:rsidR="00347052">
        <w:rPr>
          <w:rFonts w:hint="cs"/>
          <w:rtl/>
        </w:rPr>
        <w:t>آ</w:t>
      </w:r>
      <w:r w:rsidR="00586C77" w:rsidRPr="00DE6131">
        <w:rPr>
          <w:rFonts w:hint="cs"/>
          <w:rtl/>
        </w:rPr>
        <w:t xml:space="preserve">لية </w:t>
      </w:r>
      <w:r w:rsidR="00F63A98" w:rsidRPr="00DE6131">
        <w:rPr>
          <w:rFonts w:hint="cs"/>
          <w:rtl/>
        </w:rPr>
        <w:t xml:space="preserve"> التفويض من </w:t>
      </w:r>
      <w:r w:rsidR="00586C77" w:rsidRPr="00DE6131">
        <w:rPr>
          <w:rFonts w:hint="cs"/>
          <w:rtl/>
        </w:rPr>
        <w:t xml:space="preserve">مضمونها </w:t>
      </w:r>
      <w:r w:rsidR="00F63A98" w:rsidRPr="00DE6131">
        <w:rPr>
          <w:rFonts w:hint="cs"/>
          <w:rtl/>
        </w:rPr>
        <w:t xml:space="preserve"> </w:t>
      </w:r>
      <w:r w:rsidR="00586C77" w:rsidRPr="00DE6131">
        <w:rPr>
          <w:rFonts w:hint="cs"/>
          <w:rtl/>
        </w:rPr>
        <w:t xml:space="preserve">لتصبح وجه من أوجه </w:t>
      </w:r>
      <w:r w:rsidR="00F63A98" w:rsidRPr="00DE6131">
        <w:rPr>
          <w:rFonts w:hint="cs"/>
          <w:rtl/>
        </w:rPr>
        <w:t xml:space="preserve"> </w:t>
      </w:r>
      <w:r w:rsidR="00586C77" w:rsidRPr="00DE6131">
        <w:rPr>
          <w:rFonts w:hint="cs"/>
          <w:rtl/>
        </w:rPr>
        <w:t>ال</w:t>
      </w:r>
      <w:r w:rsidR="00347052">
        <w:rPr>
          <w:rFonts w:hint="cs"/>
          <w:rtl/>
        </w:rPr>
        <w:t>إ</w:t>
      </w:r>
      <w:r w:rsidR="00F63A98" w:rsidRPr="00DE6131">
        <w:rPr>
          <w:rFonts w:hint="cs"/>
          <w:rtl/>
        </w:rPr>
        <w:t xml:space="preserve">دارة </w:t>
      </w:r>
      <w:r w:rsidR="00586C77" w:rsidRPr="00DE6131">
        <w:rPr>
          <w:rFonts w:hint="cs"/>
          <w:rtl/>
        </w:rPr>
        <w:t>ال</w:t>
      </w:r>
      <w:r w:rsidR="00F63A98" w:rsidRPr="00DE6131">
        <w:rPr>
          <w:rFonts w:hint="cs"/>
          <w:rtl/>
        </w:rPr>
        <w:t xml:space="preserve">مباشرة وما </w:t>
      </w:r>
      <w:r w:rsidR="00586C77" w:rsidRPr="00DE6131">
        <w:rPr>
          <w:rFonts w:hint="cs"/>
          <w:rtl/>
        </w:rPr>
        <w:t>يترتب</w:t>
      </w:r>
      <w:r w:rsidR="00F63A98" w:rsidRPr="00DE6131">
        <w:rPr>
          <w:rFonts w:hint="cs"/>
          <w:rtl/>
        </w:rPr>
        <w:t xml:space="preserve"> عن ذلك من </w:t>
      </w:r>
      <w:r w:rsidR="00347052">
        <w:rPr>
          <w:rFonts w:hint="cs"/>
          <w:rtl/>
        </w:rPr>
        <w:t>إ</w:t>
      </w:r>
      <w:r w:rsidR="00586C77" w:rsidRPr="00DE6131">
        <w:rPr>
          <w:rFonts w:hint="cs"/>
          <w:rtl/>
        </w:rPr>
        <w:t>فراغ</w:t>
      </w:r>
      <w:r w:rsidR="00F63A98" w:rsidRPr="00DE6131">
        <w:rPr>
          <w:rFonts w:hint="cs"/>
          <w:rtl/>
        </w:rPr>
        <w:t xml:space="preserve"> </w:t>
      </w:r>
      <w:r w:rsidR="00586C77" w:rsidRPr="00DE6131">
        <w:rPr>
          <w:rFonts w:hint="cs"/>
          <w:rtl/>
        </w:rPr>
        <w:t>عقد التفويض</w:t>
      </w:r>
      <w:r w:rsidR="00F63A98" w:rsidRPr="00DE6131">
        <w:rPr>
          <w:rFonts w:hint="cs"/>
          <w:rtl/>
        </w:rPr>
        <w:t xml:space="preserve"> من </w:t>
      </w:r>
      <w:r w:rsidR="00586C77" w:rsidRPr="00DE6131">
        <w:rPr>
          <w:rFonts w:hint="cs"/>
          <w:rtl/>
        </w:rPr>
        <w:t>مضامينه وأهدافه وتجريد المتعاقد</w:t>
      </w:r>
      <w:r w:rsidR="00F63A98" w:rsidRPr="00DE6131">
        <w:rPr>
          <w:rFonts w:hint="cs"/>
          <w:rtl/>
        </w:rPr>
        <w:t xml:space="preserve"> </w:t>
      </w:r>
      <w:r w:rsidR="00586C77" w:rsidRPr="00DE6131">
        <w:rPr>
          <w:rFonts w:hint="cs"/>
          <w:rtl/>
        </w:rPr>
        <w:t xml:space="preserve">من طبيعته </w:t>
      </w:r>
      <w:r w:rsidR="00F63A98" w:rsidRPr="00DE6131">
        <w:rPr>
          <w:rFonts w:hint="cs"/>
          <w:rtl/>
        </w:rPr>
        <w:t>كمستثمر</w:t>
      </w:r>
      <w:r w:rsidR="00B35B0F" w:rsidRPr="00DE6131">
        <w:rPr>
          <w:rFonts w:hint="cs"/>
          <w:rtl/>
        </w:rPr>
        <w:t xml:space="preserve"> </w:t>
      </w:r>
      <w:r w:rsidR="00586C77" w:rsidRPr="00DE6131">
        <w:rPr>
          <w:rFonts w:hint="cs"/>
          <w:rtl/>
        </w:rPr>
        <w:t xml:space="preserve">في المرفق العام </w:t>
      </w:r>
      <w:r w:rsidR="00F63A98" w:rsidRPr="00DE6131">
        <w:rPr>
          <w:rFonts w:hint="cs"/>
          <w:rtl/>
        </w:rPr>
        <w:t>.</w:t>
      </w:r>
      <w:r w:rsidRPr="00DE6131">
        <w:rPr>
          <w:rFonts w:hint="cs"/>
          <w:rtl/>
        </w:rPr>
        <w:t xml:space="preserve"> </w:t>
      </w:r>
    </w:p>
    <w:p w14:paraId="7146B328" w14:textId="2B729D6E" w:rsidR="00770D04" w:rsidRPr="00DE6131" w:rsidRDefault="00647296" w:rsidP="003A115B">
      <w:pPr>
        <w:rPr>
          <w:rtl/>
        </w:rPr>
      </w:pPr>
      <w:r>
        <w:rPr>
          <w:rFonts w:hint="cs"/>
          <w:rtl/>
        </w:rPr>
        <w:t>فعقد التفويض لابد أ</w:t>
      </w:r>
      <w:r w:rsidR="00586C77" w:rsidRPr="00DE6131">
        <w:rPr>
          <w:rFonts w:hint="cs"/>
          <w:rtl/>
        </w:rPr>
        <w:t>ن يحتفظ بمكانته  كعقد إداري تنطبق عليه مجموعة القواعد العامة المتعلقة بالعقود الإدارية العامة من حيث أنه أحد العمال القانونية التي تصدر عن الجهات الإدارية العامة بمناسبة القيام بنشاطاتها الإ</w:t>
      </w:r>
      <w:r w:rsidR="008200CE" w:rsidRPr="00DE6131">
        <w:rPr>
          <w:rFonts w:hint="cs"/>
          <w:rtl/>
        </w:rPr>
        <w:t xml:space="preserve">دارية، وبالإضافة الى ذلك لابد أن يحافظ عقد التفويض على خصوصيته </w:t>
      </w:r>
      <w:r w:rsidR="00364899">
        <w:rPr>
          <w:rFonts w:hint="cs"/>
          <w:rtl/>
        </w:rPr>
        <w:t>كآ</w:t>
      </w:r>
      <w:r w:rsidR="00B35B0F" w:rsidRPr="00DE6131">
        <w:rPr>
          <w:rFonts w:hint="cs"/>
          <w:rtl/>
        </w:rPr>
        <w:t>لية</w:t>
      </w:r>
      <w:r w:rsidR="008200CE" w:rsidRPr="00DE6131">
        <w:rPr>
          <w:rFonts w:hint="cs"/>
          <w:rtl/>
        </w:rPr>
        <w:t xml:space="preserve"> حديثة معتمدة في تسيير واستغلال المرافق العامة ووسيلة مبتكرة للدفع بالاستثمارات في المرافق العامة</w:t>
      </w:r>
      <w:r w:rsidR="00364899">
        <w:rPr>
          <w:rFonts w:hint="cs"/>
          <w:rtl/>
        </w:rPr>
        <w:t>،</w:t>
      </w:r>
      <w:r w:rsidR="008200CE" w:rsidRPr="00DE6131">
        <w:rPr>
          <w:rFonts w:hint="cs"/>
          <w:rtl/>
        </w:rPr>
        <w:t xml:space="preserve"> وبالتالي المساهمة في خلق إيرادات تسمح للمرفق العام بالاستمرارية وللمنتفعين من المرفق العام المفوض من الحصول</w:t>
      </w:r>
      <w:r w:rsidR="00364899">
        <w:rPr>
          <w:rFonts w:hint="cs"/>
          <w:rtl/>
        </w:rPr>
        <w:t xml:space="preserve"> على حاجياتهم في أرقى شكل ممكن </w:t>
      </w:r>
      <w:r w:rsidR="008200CE" w:rsidRPr="00DE6131">
        <w:rPr>
          <w:rFonts w:hint="cs"/>
          <w:rtl/>
        </w:rPr>
        <w:t>وبتكلفة معقولة، ولبلوغ هذه الأه</w:t>
      </w:r>
      <w:r w:rsidR="00364899">
        <w:rPr>
          <w:rFonts w:hint="cs"/>
          <w:rtl/>
        </w:rPr>
        <w:t>داف لابد من الإ</w:t>
      </w:r>
      <w:r w:rsidR="008200CE" w:rsidRPr="00DE6131">
        <w:rPr>
          <w:rFonts w:hint="cs"/>
          <w:rtl/>
        </w:rPr>
        <w:t xml:space="preserve">عتراف أولا بخصوصية عقد التفويض أولا ثم التعامل مع هذه الخصوصية بالمرونة اللازمة التي تمكن المرفق العام </w:t>
      </w:r>
      <w:r w:rsidR="00770D04" w:rsidRPr="00DE6131">
        <w:rPr>
          <w:rFonts w:hint="cs"/>
          <w:rtl/>
        </w:rPr>
        <w:t>في تحقيق أهدافه في ظل ضمان مصلحة جميع الأطراف المتعاقدة دون ال</w:t>
      </w:r>
      <w:r w:rsidR="0098338F">
        <w:rPr>
          <w:rFonts w:hint="cs"/>
          <w:rtl/>
        </w:rPr>
        <w:t>إ</w:t>
      </w:r>
      <w:r w:rsidR="00770D04" w:rsidRPr="00DE6131">
        <w:rPr>
          <w:rFonts w:hint="cs"/>
          <w:rtl/>
        </w:rPr>
        <w:t>خلال ب</w:t>
      </w:r>
      <w:r w:rsidR="0098338F">
        <w:rPr>
          <w:rFonts w:hint="cs"/>
          <w:rtl/>
        </w:rPr>
        <w:t>أ</w:t>
      </w:r>
      <w:r w:rsidR="00770D04" w:rsidRPr="00DE6131">
        <w:rPr>
          <w:rFonts w:hint="cs"/>
          <w:rtl/>
        </w:rPr>
        <w:t>ي منها.</w:t>
      </w:r>
    </w:p>
    <w:p w14:paraId="7D212448" w14:textId="1D659744" w:rsidR="00F63A98" w:rsidRPr="00DE6131" w:rsidRDefault="00560E31" w:rsidP="0086254E">
      <w:pPr>
        <w:rPr>
          <w:rtl/>
        </w:rPr>
      </w:pPr>
      <w:r w:rsidRPr="00DE6131">
        <w:rPr>
          <w:rFonts w:hint="cs"/>
          <w:rtl/>
        </w:rPr>
        <w:t xml:space="preserve"> </w:t>
      </w:r>
      <w:r w:rsidR="00770D04" w:rsidRPr="00DE6131">
        <w:rPr>
          <w:rFonts w:hint="cs"/>
          <w:rtl/>
        </w:rPr>
        <w:t xml:space="preserve">فالحرص على هذه </w:t>
      </w:r>
      <w:r w:rsidR="00B35B0F" w:rsidRPr="00DE6131">
        <w:rPr>
          <w:rFonts w:hint="cs"/>
          <w:rtl/>
        </w:rPr>
        <w:t>الخصوصية</w:t>
      </w:r>
      <w:r w:rsidR="00770D04" w:rsidRPr="00DE6131">
        <w:rPr>
          <w:rFonts w:hint="cs"/>
          <w:rtl/>
        </w:rPr>
        <w:t xml:space="preserve"> واحترامها والمتمثلة في الأساس </w:t>
      </w:r>
      <w:r w:rsidR="00ED6473">
        <w:rPr>
          <w:rFonts w:hint="cs"/>
          <w:rtl/>
        </w:rPr>
        <w:t xml:space="preserve">في </w:t>
      </w:r>
      <w:r w:rsidR="00770D04" w:rsidRPr="00DE6131">
        <w:rPr>
          <w:rFonts w:hint="cs"/>
          <w:rtl/>
        </w:rPr>
        <w:t>حماية السمة العقدية لاتفاقية التفويض</w:t>
      </w:r>
      <w:r w:rsidR="00ED6473">
        <w:rPr>
          <w:rFonts w:hint="cs"/>
          <w:rtl/>
        </w:rPr>
        <w:t xml:space="preserve">، بالإضافة الى مراعاة طبيعة </w:t>
      </w:r>
      <w:r w:rsidR="002F298C" w:rsidRPr="00DE6131">
        <w:rPr>
          <w:rFonts w:hint="cs"/>
          <w:rtl/>
        </w:rPr>
        <w:t xml:space="preserve">عقد </w:t>
      </w:r>
      <w:r w:rsidR="002F298C">
        <w:rPr>
          <w:rFonts w:hint="cs"/>
          <w:rtl/>
        </w:rPr>
        <w:t>التفويض</w:t>
      </w:r>
      <w:r w:rsidR="00ED6473">
        <w:rPr>
          <w:rFonts w:hint="cs"/>
          <w:rtl/>
        </w:rPr>
        <w:t xml:space="preserve"> </w:t>
      </w:r>
      <w:r w:rsidR="00770D04" w:rsidRPr="00DE6131">
        <w:rPr>
          <w:rFonts w:hint="cs"/>
          <w:rtl/>
        </w:rPr>
        <w:t>وعدم المساس بها ومراع</w:t>
      </w:r>
      <w:r w:rsidR="002F298C">
        <w:rPr>
          <w:rFonts w:hint="cs"/>
          <w:rtl/>
        </w:rPr>
        <w:t>اة</w:t>
      </w:r>
      <w:r w:rsidR="00770D04" w:rsidRPr="00DE6131">
        <w:rPr>
          <w:rFonts w:hint="cs"/>
          <w:rtl/>
        </w:rPr>
        <w:t xml:space="preserve"> ال</w:t>
      </w:r>
      <w:r w:rsidR="0098338F">
        <w:rPr>
          <w:rFonts w:hint="cs"/>
          <w:rtl/>
        </w:rPr>
        <w:t>إ</w:t>
      </w:r>
      <w:r w:rsidR="00770D04" w:rsidRPr="00DE6131">
        <w:rPr>
          <w:rFonts w:hint="cs"/>
          <w:rtl/>
        </w:rPr>
        <w:t xml:space="preserve">عتبار الشخص في ابرام عقد التفويض وما ينجر عنه من نتائج على مستوى استغلال المرفق العام </w:t>
      </w:r>
      <w:r w:rsidR="006932AD">
        <w:rPr>
          <w:rFonts w:hint="cs"/>
          <w:rtl/>
        </w:rPr>
        <w:t xml:space="preserve">المفوض </w:t>
      </w:r>
      <w:r w:rsidR="00B35B0F" w:rsidRPr="00DE6131">
        <w:rPr>
          <w:rFonts w:hint="cs"/>
          <w:rtl/>
        </w:rPr>
        <w:t>و</w:t>
      </w:r>
      <w:r w:rsidR="006932AD">
        <w:rPr>
          <w:rFonts w:hint="cs"/>
          <w:rtl/>
        </w:rPr>
        <w:t xml:space="preserve">العملية </w:t>
      </w:r>
      <w:r w:rsidR="00B35B0F" w:rsidRPr="00DE6131">
        <w:rPr>
          <w:rFonts w:hint="cs"/>
          <w:rtl/>
        </w:rPr>
        <w:t>الاستثمارية</w:t>
      </w:r>
      <w:r w:rsidR="006932AD">
        <w:rPr>
          <w:rFonts w:hint="cs"/>
          <w:rtl/>
        </w:rPr>
        <w:t xml:space="preserve"> المتعلقة به</w:t>
      </w:r>
      <w:r w:rsidR="002F298C">
        <w:rPr>
          <w:rFonts w:hint="cs"/>
          <w:rtl/>
        </w:rPr>
        <w:t xml:space="preserve"> ككل</w:t>
      </w:r>
      <w:r w:rsidR="00161E57">
        <w:rPr>
          <w:rFonts w:hint="cs"/>
          <w:rtl/>
        </w:rPr>
        <w:t>، هذه المميزات التي ينفرد بها عقد تفويض المرفق العام</w:t>
      </w:r>
      <w:r w:rsidR="00EE0D11">
        <w:rPr>
          <w:rFonts w:hint="cs"/>
          <w:rtl/>
        </w:rPr>
        <w:t xml:space="preserve"> تشكل في عمومها قيودا وضوابط يجب </w:t>
      </w:r>
      <w:r w:rsidR="00754108">
        <w:rPr>
          <w:rFonts w:hint="cs"/>
          <w:rtl/>
        </w:rPr>
        <w:t xml:space="preserve">على السلطة </w:t>
      </w:r>
      <w:r w:rsidR="00DE1BB0">
        <w:rPr>
          <w:rFonts w:hint="cs"/>
          <w:rtl/>
        </w:rPr>
        <w:t xml:space="preserve">المفوضة مراعاتها </w:t>
      </w:r>
      <w:r w:rsidR="00B32F5B">
        <w:rPr>
          <w:rFonts w:hint="cs"/>
          <w:rtl/>
        </w:rPr>
        <w:t>وهي بصدد ممارسة سلطاتها</w:t>
      </w:r>
      <w:r w:rsidR="00433AF8">
        <w:rPr>
          <w:rFonts w:hint="cs"/>
          <w:rtl/>
        </w:rPr>
        <w:t xml:space="preserve"> العامة المتعلقة بعملية الرقابة، لأن احترام هذه الخصوصية يرسخ إ</w:t>
      </w:r>
      <w:r w:rsidR="007E6E23">
        <w:rPr>
          <w:rFonts w:hint="cs"/>
          <w:rtl/>
        </w:rPr>
        <w:t>ستقلالية عقد التفويض عن باقي العقود الإدارية الأخرى</w:t>
      </w:r>
      <w:r w:rsidR="009C1C4D">
        <w:rPr>
          <w:rFonts w:hint="cs"/>
          <w:rtl/>
        </w:rPr>
        <w:t xml:space="preserve"> ويعطيها الطابع </w:t>
      </w:r>
      <w:r w:rsidR="0086254E">
        <w:rPr>
          <w:rFonts w:hint="cs"/>
          <w:rtl/>
        </w:rPr>
        <w:t>الخاص</w:t>
      </w:r>
      <w:r w:rsidR="00E32C3E">
        <w:rPr>
          <w:rFonts w:hint="cs"/>
          <w:rtl/>
        </w:rPr>
        <w:t xml:space="preserve"> الذي يبرر الاستعانة بها كآلية </w:t>
      </w:r>
      <w:r w:rsidR="0086254E">
        <w:rPr>
          <w:rFonts w:hint="cs"/>
          <w:rtl/>
        </w:rPr>
        <w:t>مميزة للتسيير.</w:t>
      </w:r>
      <w:r w:rsidR="007E6E23">
        <w:rPr>
          <w:rFonts w:hint="cs"/>
          <w:rtl/>
        </w:rPr>
        <w:t xml:space="preserve"> </w:t>
      </w:r>
      <w:r w:rsidR="002F298C">
        <w:rPr>
          <w:rFonts w:hint="cs"/>
          <w:rtl/>
        </w:rPr>
        <w:t xml:space="preserve"> </w:t>
      </w:r>
      <w:r w:rsidR="00770D04" w:rsidRPr="00DE6131">
        <w:rPr>
          <w:rFonts w:hint="cs"/>
          <w:rtl/>
        </w:rPr>
        <w:t xml:space="preserve"> </w:t>
      </w:r>
    </w:p>
    <w:p w14:paraId="03D0454E" w14:textId="5F2E4BA7" w:rsidR="0088391B" w:rsidRPr="00DE6131" w:rsidRDefault="00F63A98" w:rsidP="00DC6D1B">
      <w:pPr>
        <w:ind w:firstLine="0"/>
        <w:outlineLvl w:val="4"/>
        <w:rPr>
          <w:b/>
          <w:bCs/>
          <w:color w:val="000000" w:themeColor="text1"/>
          <w:rtl/>
        </w:rPr>
      </w:pPr>
      <w:r w:rsidRPr="00DE6131">
        <w:rPr>
          <w:rFonts w:hint="cs"/>
          <w:color w:val="000000" w:themeColor="text1"/>
          <w:rtl/>
        </w:rPr>
        <w:lastRenderedPageBreak/>
        <w:t xml:space="preserve">  </w:t>
      </w:r>
      <w:bookmarkStart w:id="298" w:name="_Toc165664674"/>
      <w:bookmarkStart w:id="299" w:name="_Toc165665174"/>
      <w:bookmarkStart w:id="300" w:name="_Toc168134115"/>
      <w:bookmarkStart w:id="301" w:name="_Hlk143798522"/>
      <w:r w:rsidR="00BC6F83" w:rsidRPr="00DE6131">
        <w:rPr>
          <w:rFonts w:hint="cs"/>
          <w:b/>
          <w:bCs/>
          <w:color w:val="000000" w:themeColor="text1"/>
          <w:rtl/>
        </w:rPr>
        <w:t>ا</w:t>
      </w:r>
      <w:r w:rsidR="00BB625A" w:rsidRPr="00DE6131">
        <w:rPr>
          <w:rFonts w:hint="cs"/>
          <w:b/>
          <w:bCs/>
          <w:color w:val="000000" w:themeColor="text1"/>
          <w:rtl/>
        </w:rPr>
        <w:t>لفرع</w:t>
      </w:r>
      <w:r w:rsidR="0088391B" w:rsidRPr="00DE6131">
        <w:rPr>
          <w:rFonts w:hint="cs"/>
          <w:b/>
          <w:bCs/>
          <w:color w:val="000000" w:themeColor="text1"/>
          <w:rtl/>
        </w:rPr>
        <w:t xml:space="preserve"> الأول: احترام السمة العقدية للتفويض</w:t>
      </w:r>
      <w:bookmarkEnd w:id="298"/>
      <w:bookmarkEnd w:id="299"/>
      <w:bookmarkEnd w:id="300"/>
      <w:r w:rsidR="007D2445" w:rsidRPr="00DE6131">
        <w:rPr>
          <w:rFonts w:hint="cs"/>
          <w:b/>
          <w:bCs/>
          <w:color w:val="000000" w:themeColor="text1"/>
          <w:rtl/>
        </w:rPr>
        <w:t xml:space="preserve"> </w:t>
      </w:r>
    </w:p>
    <w:p w14:paraId="6651940B" w14:textId="126EDFD0" w:rsidR="00BE513D" w:rsidRPr="00DE6131" w:rsidRDefault="00E73FBB" w:rsidP="003A115B">
      <w:pPr>
        <w:rPr>
          <w:rtl/>
        </w:rPr>
      </w:pPr>
      <w:r w:rsidRPr="00DE6131">
        <w:rPr>
          <w:rFonts w:hint="cs"/>
          <w:rtl/>
        </w:rPr>
        <w:t>يتوجب عل</w:t>
      </w:r>
      <w:r w:rsidR="0098338F">
        <w:rPr>
          <w:rFonts w:hint="cs"/>
          <w:rtl/>
        </w:rPr>
        <w:t>ى</w:t>
      </w:r>
      <w:r w:rsidRPr="00DE6131">
        <w:rPr>
          <w:rFonts w:hint="cs"/>
          <w:rtl/>
        </w:rPr>
        <w:t xml:space="preserve"> الجهة الإدارية المتعاقدة أثناء ممارستها لسلطتها الرقابية </w:t>
      </w:r>
      <w:r w:rsidR="0098338F">
        <w:rPr>
          <w:rFonts w:hint="cs"/>
          <w:rtl/>
        </w:rPr>
        <w:t>أ</w:t>
      </w:r>
      <w:r w:rsidRPr="00DE6131">
        <w:rPr>
          <w:rFonts w:hint="cs"/>
          <w:rtl/>
        </w:rPr>
        <w:t>ن لا</w:t>
      </w:r>
      <w:r w:rsidR="0098338F">
        <w:rPr>
          <w:rFonts w:hint="cs"/>
          <w:rtl/>
        </w:rPr>
        <w:t xml:space="preserve"> تتجاوز بأ</w:t>
      </w:r>
      <w:r w:rsidR="00B35B0F" w:rsidRPr="00DE6131">
        <w:rPr>
          <w:rtl/>
        </w:rPr>
        <w:t>ي</w:t>
      </w:r>
      <w:r w:rsidRPr="00DE6131">
        <w:rPr>
          <w:rFonts w:hint="cs"/>
          <w:rtl/>
        </w:rPr>
        <w:t xml:space="preserve"> حال من </w:t>
      </w:r>
      <w:r w:rsidR="00B35B0F" w:rsidRPr="00DE6131">
        <w:rPr>
          <w:rFonts w:hint="cs"/>
          <w:rtl/>
        </w:rPr>
        <w:t>الأحوال</w:t>
      </w:r>
      <w:r w:rsidR="0098338F">
        <w:rPr>
          <w:rFonts w:hint="cs"/>
          <w:rtl/>
        </w:rPr>
        <w:t xml:space="preserve"> تعديل الشروط القائمة</w:t>
      </w:r>
      <w:r w:rsidRPr="00DE6131">
        <w:rPr>
          <w:rFonts w:hint="cs"/>
          <w:rtl/>
        </w:rPr>
        <w:t xml:space="preserve">، ففي كل الأحوال لابد للسلطة الإدارية أن تقف عند حدود معينة تفرضها مقتضيات التعاقد </w:t>
      </w:r>
      <w:r w:rsidR="00B2700B" w:rsidRPr="00DE6131">
        <w:rPr>
          <w:rFonts w:hint="cs"/>
          <w:rtl/>
        </w:rPr>
        <w:t xml:space="preserve">، فسلطة </w:t>
      </w:r>
      <w:r w:rsidRPr="00DE6131">
        <w:rPr>
          <w:rFonts w:hint="cs"/>
          <w:rtl/>
        </w:rPr>
        <w:t xml:space="preserve">الجهة الإدارية المتعاقدة </w:t>
      </w:r>
      <w:r w:rsidR="00B2700B" w:rsidRPr="00DE6131">
        <w:rPr>
          <w:rFonts w:hint="cs"/>
          <w:rtl/>
        </w:rPr>
        <w:t xml:space="preserve"> </w:t>
      </w:r>
      <w:r w:rsidR="00FB1D20">
        <w:rPr>
          <w:rFonts w:hint="cs"/>
          <w:rtl/>
        </w:rPr>
        <w:t>تكون ضمن  نطاق معين يجب عليها أ</w:t>
      </w:r>
      <w:r w:rsidRPr="00DE6131">
        <w:rPr>
          <w:rFonts w:hint="cs"/>
          <w:rtl/>
        </w:rPr>
        <w:t>لا</w:t>
      </w:r>
      <w:r w:rsidR="00B2700B" w:rsidRPr="00DE6131">
        <w:rPr>
          <w:rFonts w:hint="cs"/>
          <w:rtl/>
        </w:rPr>
        <w:t xml:space="preserve"> تتعداه</w:t>
      </w:r>
      <w:r w:rsidR="00FB1D20">
        <w:rPr>
          <w:rFonts w:hint="cs"/>
          <w:rtl/>
        </w:rPr>
        <w:t>ا في عقود الإ</w:t>
      </w:r>
      <w:r w:rsidR="00B2700B" w:rsidRPr="00DE6131">
        <w:rPr>
          <w:rFonts w:hint="cs"/>
          <w:rtl/>
        </w:rPr>
        <w:t xml:space="preserve">متياز التقليدية، </w:t>
      </w:r>
      <w:r w:rsidR="00FB1D20">
        <w:rPr>
          <w:rFonts w:hint="cs"/>
          <w:rtl/>
        </w:rPr>
        <w:t>فإ</w:t>
      </w:r>
      <w:r w:rsidRPr="00DE6131">
        <w:rPr>
          <w:rFonts w:hint="cs"/>
          <w:rtl/>
        </w:rPr>
        <w:t>ذا ما</w:t>
      </w:r>
      <w:r w:rsidR="00B35B0F" w:rsidRPr="00DE6131">
        <w:rPr>
          <w:rFonts w:hint="cs"/>
          <w:rtl/>
        </w:rPr>
        <w:t xml:space="preserve"> </w:t>
      </w:r>
      <w:r w:rsidR="00FB1D20">
        <w:rPr>
          <w:rFonts w:hint="cs"/>
          <w:rtl/>
        </w:rPr>
        <w:t>ت</w:t>
      </w:r>
      <w:r w:rsidRPr="00DE6131">
        <w:rPr>
          <w:rFonts w:hint="cs"/>
          <w:rtl/>
        </w:rPr>
        <w:t xml:space="preserve">جاوزت السلطة المتعاقدة حدودها بهذا الشأن حق للمتعاقد معها مطالبتها </w:t>
      </w:r>
      <w:r w:rsidR="00BE513D" w:rsidRPr="00DE6131">
        <w:rPr>
          <w:rFonts w:hint="cs"/>
          <w:rtl/>
        </w:rPr>
        <w:t>بدفع</w:t>
      </w:r>
      <w:r w:rsidRPr="00DE6131">
        <w:rPr>
          <w:rFonts w:hint="cs"/>
          <w:rtl/>
        </w:rPr>
        <w:t xml:space="preserve"> </w:t>
      </w:r>
      <w:r w:rsidR="00BE513D" w:rsidRPr="00DE6131">
        <w:rPr>
          <w:rFonts w:hint="cs"/>
          <w:rtl/>
        </w:rPr>
        <w:t xml:space="preserve">تعويضا ماليا جراء </w:t>
      </w:r>
      <w:r w:rsidR="00B35B0F" w:rsidRPr="00DE6131">
        <w:rPr>
          <w:rFonts w:hint="cs"/>
          <w:rtl/>
        </w:rPr>
        <w:t>الضرر الذ</w:t>
      </w:r>
      <w:r w:rsidR="00B35B0F" w:rsidRPr="00DE6131">
        <w:rPr>
          <w:rtl/>
        </w:rPr>
        <w:t>ي</w:t>
      </w:r>
      <w:r w:rsidR="00BE513D" w:rsidRPr="00DE6131">
        <w:rPr>
          <w:rFonts w:hint="cs"/>
          <w:rtl/>
        </w:rPr>
        <w:t xml:space="preserve"> لحق به</w:t>
      </w:r>
      <w:r w:rsidR="00BE513D" w:rsidRPr="00DE6131">
        <w:rPr>
          <w:rStyle w:val="Appelnotedebasdep"/>
          <w:color w:val="000000" w:themeColor="text1"/>
          <w:rtl/>
        </w:rPr>
        <w:footnoteReference w:id="441"/>
      </w:r>
      <w:r w:rsidR="00C651C6">
        <w:rPr>
          <w:rFonts w:hint="cs"/>
          <w:rtl/>
        </w:rPr>
        <w:t>،</w:t>
      </w:r>
      <w:r w:rsidR="00BE513D" w:rsidRPr="00DE6131">
        <w:rPr>
          <w:rFonts w:hint="cs"/>
          <w:rtl/>
        </w:rPr>
        <w:t xml:space="preserve"> ويكون التعويض </w:t>
      </w:r>
      <w:r w:rsidRPr="00DE6131">
        <w:rPr>
          <w:rFonts w:hint="cs"/>
          <w:rtl/>
        </w:rPr>
        <w:t xml:space="preserve">بالقدر الذي يجبر الضرر ويساهم في الاستمرار في تنفيذ الالتزامات التعاقدية </w:t>
      </w:r>
      <w:r w:rsidR="00BE513D" w:rsidRPr="00DE6131">
        <w:rPr>
          <w:rFonts w:hint="cs"/>
          <w:rtl/>
        </w:rPr>
        <w:t xml:space="preserve">الواقعة على المتعاقد بالشكل الذي </w:t>
      </w:r>
      <w:r w:rsidR="00B35B0F" w:rsidRPr="00DE6131">
        <w:rPr>
          <w:rFonts w:hint="cs"/>
          <w:rtl/>
        </w:rPr>
        <w:t>لا يره</w:t>
      </w:r>
      <w:r w:rsidR="00B35B0F" w:rsidRPr="00DE6131">
        <w:rPr>
          <w:rtl/>
        </w:rPr>
        <w:t>ق</w:t>
      </w:r>
      <w:r w:rsidR="00BE513D" w:rsidRPr="00DE6131">
        <w:rPr>
          <w:rFonts w:hint="cs"/>
          <w:rtl/>
        </w:rPr>
        <w:t xml:space="preserve"> المتعاقد ويحقق أهداف الجهة الإدارية من جراء عملية التعاقد.</w:t>
      </w:r>
    </w:p>
    <w:p w14:paraId="4E4ADAB9" w14:textId="12C9BFCA" w:rsidR="00177EE2" w:rsidRPr="00DE6131" w:rsidRDefault="00C651C6" w:rsidP="003A115B">
      <w:pPr>
        <w:rPr>
          <w:rtl/>
        </w:rPr>
      </w:pPr>
      <w:r>
        <w:rPr>
          <w:rFonts w:hint="cs"/>
          <w:rtl/>
        </w:rPr>
        <w:t xml:space="preserve"> فالسلطة الإ</w:t>
      </w:r>
      <w:r w:rsidR="00BE513D" w:rsidRPr="00DE6131">
        <w:rPr>
          <w:rFonts w:hint="cs"/>
          <w:rtl/>
        </w:rPr>
        <w:t>دارية المفوضة في عقد التفويض تمارس سلطت</w:t>
      </w:r>
      <w:r>
        <w:rPr>
          <w:rFonts w:hint="cs"/>
          <w:rtl/>
        </w:rPr>
        <w:t>ها الرقابية على المفوض اليه في إ</w:t>
      </w:r>
      <w:r w:rsidR="00BE513D" w:rsidRPr="00DE6131">
        <w:rPr>
          <w:rFonts w:hint="cs"/>
          <w:rtl/>
        </w:rPr>
        <w:t xml:space="preserve">طار مهامها كضامن لتحقيق المرفق العام وفق </w:t>
      </w:r>
      <w:r w:rsidR="00E614AC" w:rsidRPr="00DE6131">
        <w:rPr>
          <w:rFonts w:hint="cs"/>
          <w:rtl/>
        </w:rPr>
        <w:t>متطلبه</w:t>
      </w:r>
      <w:r w:rsidR="00C01DCF" w:rsidRPr="00DE6131">
        <w:rPr>
          <w:rFonts w:hint="cs"/>
          <w:rtl/>
        </w:rPr>
        <w:t xml:space="preserve"> جودة  الخدمة</w:t>
      </w:r>
      <w:r>
        <w:rPr>
          <w:rFonts w:hint="cs"/>
          <w:rtl/>
        </w:rPr>
        <w:t xml:space="preserve"> العمومية في مواجهة أ</w:t>
      </w:r>
      <w:r w:rsidR="00BE513D" w:rsidRPr="00DE6131">
        <w:rPr>
          <w:rFonts w:hint="cs"/>
          <w:rtl/>
        </w:rPr>
        <w:t>ي إخلال أو تقصير من المفوض له في تسيير المرفق العام</w:t>
      </w:r>
      <w:r w:rsidR="00C01DCF" w:rsidRPr="00DE6131">
        <w:rPr>
          <w:rFonts w:hint="cs"/>
          <w:rtl/>
        </w:rPr>
        <w:t xml:space="preserve"> واستثمار المرفق العام و</w:t>
      </w:r>
      <w:r>
        <w:rPr>
          <w:rFonts w:hint="cs"/>
          <w:rtl/>
        </w:rPr>
        <w:t xml:space="preserve"> ضمان تنفيذ الإ</w:t>
      </w:r>
      <w:r w:rsidR="00CB185C" w:rsidRPr="00DE6131">
        <w:rPr>
          <w:rFonts w:hint="cs"/>
          <w:rtl/>
        </w:rPr>
        <w:t xml:space="preserve">لتزامات التعاقدية في </w:t>
      </w:r>
      <w:r w:rsidR="00C01DCF" w:rsidRPr="00DE6131">
        <w:rPr>
          <w:rFonts w:hint="cs"/>
          <w:rtl/>
        </w:rPr>
        <w:t xml:space="preserve">عملية </w:t>
      </w:r>
      <w:r w:rsidR="00CB185C" w:rsidRPr="00DE6131">
        <w:rPr>
          <w:rFonts w:hint="cs"/>
          <w:rtl/>
        </w:rPr>
        <w:t xml:space="preserve">تفويض المرفق العام </w:t>
      </w:r>
      <w:r w:rsidR="00C01DCF" w:rsidRPr="00DE6131">
        <w:rPr>
          <w:rFonts w:hint="cs"/>
          <w:rtl/>
        </w:rPr>
        <w:t>تنطلق من موجبات الصبغة الإدارية ل</w:t>
      </w:r>
      <w:r w:rsidR="00CB185C" w:rsidRPr="00DE6131">
        <w:rPr>
          <w:rFonts w:hint="cs"/>
          <w:rtl/>
        </w:rPr>
        <w:t xml:space="preserve">عقدا </w:t>
      </w:r>
      <w:r w:rsidR="00C01DCF" w:rsidRPr="00DE6131">
        <w:rPr>
          <w:rFonts w:hint="cs"/>
          <w:rtl/>
        </w:rPr>
        <w:t>التفويض</w:t>
      </w:r>
      <w:r w:rsidR="00CB185C" w:rsidRPr="00DE6131">
        <w:rPr>
          <w:rStyle w:val="Appelnotedebasdep"/>
          <w:color w:val="000000" w:themeColor="text1"/>
          <w:rtl/>
        </w:rPr>
        <w:footnoteReference w:id="442"/>
      </w:r>
      <w:r>
        <w:rPr>
          <w:rFonts w:hint="cs"/>
          <w:rtl/>
        </w:rPr>
        <w:t>،</w:t>
      </w:r>
      <w:r w:rsidR="00CB185C" w:rsidRPr="00DE6131">
        <w:rPr>
          <w:rFonts w:hint="cs"/>
          <w:rtl/>
        </w:rPr>
        <w:t xml:space="preserve"> </w:t>
      </w:r>
      <w:r w:rsidR="00C01DCF" w:rsidRPr="00DE6131">
        <w:rPr>
          <w:rFonts w:hint="cs"/>
          <w:rtl/>
        </w:rPr>
        <w:t xml:space="preserve">فتمارس هذه الرقابة على عقد التفويض </w:t>
      </w:r>
      <w:r>
        <w:rPr>
          <w:rFonts w:hint="cs"/>
          <w:rtl/>
        </w:rPr>
        <w:t>تحت طائلة الجزاءات الإ</w:t>
      </w:r>
      <w:r w:rsidR="00CB185C" w:rsidRPr="00DE6131">
        <w:rPr>
          <w:rFonts w:hint="cs"/>
          <w:rtl/>
        </w:rPr>
        <w:t xml:space="preserve">دارية التي تهدف الى </w:t>
      </w:r>
      <w:r>
        <w:rPr>
          <w:rFonts w:hint="cs"/>
          <w:rtl/>
        </w:rPr>
        <w:t>إ</w:t>
      </w:r>
      <w:r w:rsidR="00C01DCF" w:rsidRPr="00DE6131">
        <w:rPr>
          <w:rFonts w:hint="cs"/>
          <w:rtl/>
        </w:rPr>
        <w:t>رغام المتعاقد</w:t>
      </w:r>
      <w:r w:rsidR="00CB185C" w:rsidRPr="00DE6131">
        <w:rPr>
          <w:rFonts w:hint="cs"/>
          <w:rtl/>
        </w:rPr>
        <w:t xml:space="preserve"> </w:t>
      </w:r>
      <w:r w:rsidR="00C01DCF" w:rsidRPr="00DE6131">
        <w:rPr>
          <w:rFonts w:hint="cs"/>
          <w:rtl/>
        </w:rPr>
        <w:t xml:space="preserve">على التنفيذ المثل لالتزاماته </w:t>
      </w:r>
      <w:r w:rsidR="00CB185C" w:rsidRPr="00DE6131">
        <w:rPr>
          <w:rFonts w:hint="cs"/>
          <w:rtl/>
        </w:rPr>
        <w:t xml:space="preserve">التعاقدية </w:t>
      </w:r>
      <w:r w:rsidR="00C01DCF" w:rsidRPr="00DE6131">
        <w:rPr>
          <w:rFonts w:hint="cs"/>
          <w:rtl/>
        </w:rPr>
        <w:t>بالدرجة الأولى بشكل سليم</w:t>
      </w:r>
      <w:r w:rsidR="00CB185C" w:rsidRPr="00DE6131">
        <w:rPr>
          <w:rFonts w:hint="cs"/>
          <w:rtl/>
        </w:rPr>
        <w:t xml:space="preserve"> تضمن</w:t>
      </w:r>
      <w:r w:rsidR="00C01DCF" w:rsidRPr="00DE6131">
        <w:rPr>
          <w:rFonts w:hint="cs"/>
          <w:rtl/>
        </w:rPr>
        <w:t xml:space="preserve"> انتظام</w:t>
      </w:r>
      <w:r>
        <w:rPr>
          <w:rFonts w:hint="cs"/>
          <w:rtl/>
        </w:rPr>
        <w:t xml:space="preserve"> سيرالمرفق العام</w:t>
      </w:r>
      <w:r w:rsidR="00C01DCF" w:rsidRPr="00DE6131">
        <w:rPr>
          <w:rFonts w:hint="cs"/>
          <w:rtl/>
        </w:rPr>
        <w:t>،</w:t>
      </w:r>
      <w:r w:rsidR="00CB185C" w:rsidRPr="00DE6131">
        <w:rPr>
          <w:rFonts w:hint="cs"/>
          <w:rtl/>
        </w:rPr>
        <w:t>ل</w:t>
      </w:r>
      <w:r>
        <w:rPr>
          <w:rFonts w:hint="cs"/>
          <w:rtl/>
        </w:rPr>
        <w:t>أ</w:t>
      </w:r>
      <w:r w:rsidR="00CB185C" w:rsidRPr="00DE6131">
        <w:rPr>
          <w:rFonts w:hint="cs"/>
          <w:rtl/>
        </w:rPr>
        <w:t xml:space="preserve">ن </w:t>
      </w:r>
      <w:r>
        <w:rPr>
          <w:rFonts w:hint="cs"/>
          <w:rtl/>
        </w:rPr>
        <w:t>أي إ</w:t>
      </w:r>
      <w:r w:rsidR="00C01DCF" w:rsidRPr="00DE6131">
        <w:rPr>
          <w:rFonts w:hint="cs"/>
          <w:rtl/>
        </w:rPr>
        <w:t>خلال بنود التعاقد</w:t>
      </w:r>
      <w:r w:rsidR="00CB185C" w:rsidRPr="00DE6131">
        <w:rPr>
          <w:rFonts w:hint="cs"/>
          <w:rtl/>
        </w:rPr>
        <w:t xml:space="preserve"> يؤثر على سير المرفق العام لأنه </w:t>
      </w:r>
      <w:r w:rsidR="00C01DCF" w:rsidRPr="00DE6131">
        <w:rPr>
          <w:rFonts w:hint="cs"/>
          <w:rtl/>
        </w:rPr>
        <w:t xml:space="preserve">في تلك الحالة </w:t>
      </w:r>
      <w:r w:rsidR="00B35B0F" w:rsidRPr="00DE6131">
        <w:rPr>
          <w:rFonts w:hint="cs"/>
          <w:rtl/>
        </w:rPr>
        <w:t>لا يصب</w:t>
      </w:r>
      <w:r w:rsidR="00B35B0F" w:rsidRPr="00DE6131">
        <w:rPr>
          <w:rtl/>
        </w:rPr>
        <w:t>ح</w:t>
      </w:r>
      <w:r w:rsidR="00C01DCF" w:rsidRPr="00DE6131">
        <w:rPr>
          <w:rFonts w:hint="cs"/>
          <w:rtl/>
        </w:rPr>
        <w:t xml:space="preserve"> </w:t>
      </w:r>
      <w:r w:rsidR="00CB185C" w:rsidRPr="00DE6131">
        <w:rPr>
          <w:rFonts w:hint="cs"/>
          <w:rtl/>
        </w:rPr>
        <w:t xml:space="preserve">إخلالا بالتزام عقدي </w:t>
      </w:r>
      <w:r w:rsidR="00C01DCF" w:rsidRPr="00DE6131">
        <w:rPr>
          <w:rFonts w:hint="cs"/>
          <w:rtl/>
        </w:rPr>
        <w:t>فحسب</w:t>
      </w:r>
      <w:r w:rsidR="00CB185C" w:rsidRPr="00DE6131">
        <w:rPr>
          <w:rFonts w:hint="cs"/>
          <w:rtl/>
        </w:rPr>
        <w:t xml:space="preserve"> ولكنه يمس المرفق العام الذي يتصل بالعقد الإداري</w:t>
      </w:r>
      <w:r w:rsidR="00C01DCF" w:rsidRPr="00DE6131">
        <w:rPr>
          <w:rFonts w:hint="cs"/>
          <w:rtl/>
        </w:rPr>
        <w:t xml:space="preserve"> ويمس بالنتيجة الجهة الإدارية </w:t>
      </w:r>
      <w:r w:rsidR="00CB185C" w:rsidRPr="00DE6131">
        <w:rPr>
          <w:rFonts w:hint="cs"/>
          <w:rtl/>
        </w:rPr>
        <w:t>المسؤولة عن حسن سير</w:t>
      </w:r>
      <w:r w:rsidR="00C01DCF" w:rsidRPr="00DE6131">
        <w:rPr>
          <w:rFonts w:hint="cs"/>
          <w:rtl/>
        </w:rPr>
        <w:t xml:space="preserve"> وانتظام المرافق العامة</w:t>
      </w:r>
      <w:r w:rsidR="00BC2DBB">
        <w:rPr>
          <w:rFonts w:hint="cs"/>
          <w:rtl/>
        </w:rPr>
        <w:t>،</w:t>
      </w:r>
      <w:r w:rsidR="00CB185C" w:rsidRPr="00DE6131">
        <w:rPr>
          <w:rFonts w:hint="cs"/>
          <w:rtl/>
        </w:rPr>
        <w:t xml:space="preserve"> </w:t>
      </w:r>
      <w:r w:rsidR="00C01DCF" w:rsidRPr="00DE6131">
        <w:rPr>
          <w:rFonts w:hint="cs"/>
          <w:rtl/>
        </w:rPr>
        <w:t xml:space="preserve">وهي المطالبة بضمان حسن التنفيذ </w:t>
      </w:r>
      <w:r w:rsidR="00BC2DBB">
        <w:rPr>
          <w:rFonts w:hint="cs"/>
          <w:rtl/>
        </w:rPr>
        <w:t>للمرفق العام حتى في حالة تفويض إ</w:t>
      </w:r>
      <w:r w:rsidR="00C01DCF" w:rsidRPr="00DE6131">
        <w:rPr>
          <w:rFonts w:hint="cs"/>
          <w:rtl/>
        </w:rPr>
        <w:t>دارته للغير ف</w:t>
      </w:r>
      <w:r w:rsidR="00CB185C" w:rsidRPr="00DE6131">
        <w:rPr>
          <w:rFonts w:hint="cs"/>
          <w:rtl/>
        </w:rPr>
        <w:t xml:space="preserve">لها حقوق </w:t>
      </w:r>
      <w:r w:rsidR="00C01DCF" w:rsidRPr="00DE6131">
        <w:rPr>
          <w:rFonts w:hint="cs"/>
          <w:rtl/>
        </w:rPr>
        <w:t xml:space="preserve">تمارسها في موجهة </w:t>
      </w:r>
      <w:r w:rsidR="00CB185C" w:rsidRPr="00DE6131">
        <w:rPr>
          <w:rFonts w:hint="cs"/>
          <w:rtl/>
        </w:rPr>
        <w:t xml:space="preserve"> المتعاقدين معها </w:t>
      </w:r>
      <w:r w:rsidR="00BC2DBB">
        <w:rPr>
          <w:rFonts w:hint="cs"/>
          <w:rtl/>
        </w:rPr>
        <w:t>وأ</w:t>
      </w:r>
      <w:r w:rsidR="00B57124" w:rsidRPr="00DE6131">
        <w:rPr>
          <w:rFonts w:hint="cs"/>
          <w:rtl/>
        </w:rPr>
        <w:t>برزها</w:t>
      </w:r>
      <w:r w:rsidR="00CB185C" w:rsidRPr="00DE6131">
        <w:rPr>
          <w:rFonts w:hint="cs"/>
          <w:rtl/>
        </w:rPr>
        <w:t xml:space="preserve"> حق توقيع الجزاء </w:t>
      </w:r>
      <w:r w:rsidR="00B57124" w:rsidRPr="00DE6131">
        <w:rPr>
          <w:rFonts w:hint="cs"/>
          <w:rtl/>
        </w:rPr>
        <w:t>في حالة</w:t>
      </w:r>
      <w:r w:rsidR="00CB185C" w:rsidRPr="00DE6131">
        <w:rPr>
          <w:rFonts w:hint="cs"/>
          <w:rtl/>
        </w:rPr>
        <w:t xml:space="preserve"> </w:t>
      </w:r>
      <w:r w:rsidR="00B57124" w:rsidRPr="00DE6131">
        <w:rPr>
          <w:rFonts w:hint="cs"/>
          <w:rtl/>
        </w:rPr>
        <w:t>ال</w:t>
      </w:r>
      <w:r w:rsidR="00BC2DBB">
        <w:rPr>
          <w:rFonts w:hint="cs"/>
          <w:rtl/>
        </w:rPr>
        <w:t>إ</w:t>
      </w:r>
      <w:r w:rsidR="00B57124" w:rsidRPr="00DE6131">
        <w:rPr>
          <w:rFonts w:hint="cs"/>
          <w:rtl/>
        </w:rPr>
        <w:t>خلال</w:t>
      </w:r>
      <w:r w:rsidR="00CB185C" w:rsidRPr="00DE6131">
        <w:rPr>
          <w:rFonts w:hint="cs"/>
          <w:rtl/>
        </w:rPr>
        <w:t xml:space="preserve"> بتنفيذ التزاماتهم</w:t>
      </w:r>
      <w:r w:rsidR="00CB185C" w:rsidRPr="00DE6131">
        <w:rPr>
          <w:rStyle w:val="Appelnotedebasdep"/>
          <w:color w:val="000000" w:themeColor="text1"/>
          <w:rtl/>
        </w:rPr>
        <w:footnoteReference w:id="443"/>
      </w:r>
      <w:r w:rsidR="00CB185C" w:rsidRPr="00DE6131">
        <w:rPr>
          <w:rFonts w:hint="cs"/>
          <w:rtl/>
        </w:rPr>
        <w:t>.</w:t>
      </w:r>
    </w:p>
    <w:p w14:paraId="0002FE27" w14:textId="7C7C2695" w:rsidR="007A68ED" w:rsidRPr="00DE6131" w:rsidRDefault="00BC2DBB" w:rsidP="003A115B">
      <w:pPr>
        <w:rPr>
          <w:rtl/>
        </w:rPr>
      </w:pPr>
      <w:r>
        <w:rPr>
          <w:rFonts w:hint="cs"/>
          <w:rtl/>
        </w:rPr>
        <w:t>غير أ</w:t>
      </w:r>
      <w:r w:rsidR="00177EE2" w:rsidRPr="00DE6131">
        <w:rPr>
          <w:rFonts w:hint="cs"/>
          <w:rtl/>
        </w:rPr>
        <w:t xml:space="preserve">نه </w:t>
      </w:r>
      <w:r w:rsidR="00B35B0F" w:rsidRPr="00DE6131">
        <w:rPr>
          <w:rFonts w:hint="cs"/>
          <w:rtl/>
        </w:rPr>
        <w:t>لا يمك</w:t>
      </w:r>
      <w:r w:rsidR="00B35B0F" w:rsidRPr="00DE6131">
        <w:rPr>
          <w:rtl/>
        </w:rPr>
        <w:t>ن</w:t>
      </w:r>
      <w:r w:rsidR="00177EE2" w:rsidRPr="00DE6131">
        <w:rPr>
          <w:rFonts w:hint="cs"/>
          <w:rtl/>
        </w:rPr>
        <w:t xml:space="preserve"> للجهة الإدارية المتعاقدة تعديل كل بنود العقد فالسلطة </w:t>
      </w:r>
      <w:r w:rsidR="005651D8" w:rsidRPr="00DE6131">
        <w:rPr>
          <w:rFonts w:hint="cs"/>
          <w:rtl/>
        </w:rPr>
        <w:t>المفوضة لا</w:t>
      </w:r>
      <w:r w:rsidR="00177EE2" w:rsidRPr="00DE6131">
        <w:rPr>
          <w:rFonts w:hint="cs"/>
          <w:rtl/>
        </w:rPr>
        <w:t xml:space="preserve"> تملك حق تعديل الحقوق المترتبة عن التعاقد للمفوض اليه بشكل انفرادي لأنها تدخل في نطاق الشروط التعاقدية </w:t>
      </w:r>
      <w:r w:rsidR="00B35B0F" w:rsidRPr="00DE6131">
        <w:rPr>
          <w:rFonts w:hint="cs"/>
          <w:rtl/>
        </w:rPr>
        <w:t>لأنه</w:t>
      </w:r>
      <w:r w:rsidR="00177EE2" w:rsidRPr="00DE6131">
        <w:rPr>
          <w:rFonts w:hint="cs"/>
          <w:rtl/>
        </w:rPr>
        <w:t xml:space="preserve"> من حيث الأصل أن الأحكام التعاقدية توصل اليها الطرفين بتوافق اراديتهما فهي تخضع لرضا الطرفين وبالتالي </w:t>
      </w:r>
      <w:r w:rsidR="00B35B0F" w:rsidRPr="00DE6131">
        <w:rPr>
          <w:rFonts w:hint="cs"/>
          <w:rtl/>
        </w:rPr>
        <w:t>فالأصل</w:t>
      </w:r>
      <w:r>
        <w:rPr>
          <w:rFonts w:hint="cs"/>
          <w:rtl/>
        </w:rPr>
        <w:t xml:space="preserve"> أ</w:t>
      </w:r>
      <w:r w:rsidR="00177EE2" w:rsidRPr="00DE6131">
        <w:rPr>
          <w:rFonts w:hint="cs"/>
          <w:rtl/>
        </w:rPr>
        <w:t xml:space="preserve">نه </w:t>
      </w:r>
      <w:r w:rsidR="00B35B0F" w:rsidRPr="00DE6131">
        <w:rPr>
          <w:rFonts w:hint="cs"/>
          <w:rtl/>
        </w:rPr>
        <w:t>لا يمك</w:t>
      </w:r>
      <w:r w:rsidR="00B35B0F" w:rsidRPr="00DE6131">
        <w:rPr>
          <w:rtl/>
        </w:rPr>
        <w:t>ن</w:t>
      </w:r>
      <w:r w:rsidR="00177EE2" w:rsidRPr="00DE6131">
        <w:rPr>
          <w:rFonts w:hint="cs"/>
          <w:rtl/>
        </w:rPr>
        <w:t xml:space="preserve"> تعديلها إلا بموفقة المفوض له</w:t>
      </w:r>
      <w:r w:rsidR="00177EE2" w:rsidRPr="00DE6131">
        <w:rPr>
          <w:rStyle w:val="Appelnotedebasdep"/>
          <w:color w:val="000000" w:themeColor="text1"/>
          <w:rtl/>
        </w:rPr>
        <w:footnoteReference w:id="444"/>
      </w:r>
      <w:r>
        <w:rPr>
          <w:rFonts w:hint="cs"/>
          <w:rtl/>
        </w:rPr>
        <w:t>،</w:t>
      </w:r>
      <w:r w:rsidR="00177EE2" w:rsidRPr="00DE6131">
        <w:rPr>
          <w:rFonts w:hint="cs"/>
          <w:rtl/>
        </w:rPr>
        <w:t xml:space="preserve"> ففي عقد التفويض يعد</w:t>
      </w:r>
      <w:r w:rsidR="00F10766" w:rsidRPr="00DE6131">
        <w:rPr>
          <w:rFonts w:hint="cs"/>
          <w:rtl/>
        </w:rPr>
        <w:t xml:space="preserve"> محل </w:t>
      </w:r>
      <w:r w:rsidR="00177EE2" w:rsidRPr="00DE6131">
        <w:rPr>
          <w:rFonts w:hint="cs"/>
          <w:rtl/>
        </w:rPr>
        <w:t>عقد ال</w:t>
      </w:r>
      <w:r w:rsidR="00F10766" w:rsidRPr="00DE6131">
        <w:rPr>
          <w:rFonts w:hint="cs"/>
          <w:rtl/>
        </w:rPr>
        <w:t xml:space="preserve">تفويض هو </w:t>
      </w:r>
      <w:r w:rsidR="00177EE2" w:rsidRPr="00DE6131">
        <w:rPr>
          <w:rFonts w:hint="cs"/>
          <w:rtl/>
        </w:rPr>
        <w:t xml:space="preserve">تلبية الحاجات العامة وتقديم </w:t>
      </w:r>
      <w:r w:rsidR="00F10766" w:rsidRPr="00DE6131">
        <w:rPr>
          <w:rFonts w:hint="cs"/>
          <w:rtl/>
        </w:rPr>
        <w:t xml:space="preserve"> الخدمة العمومية </w:t>
      </w:r>
      <w:r w:rsidR="00CE2964">
        <w:rPr>
          <w:rFonts w:hint="cs"/>
          <w:rtl/>
        </w:rPr>
        <w:t>في أ</w:t>
      </w:r>
      <w:r w:rsidR="00177EE2" w:rsidRPr="00DE6131">
        <w:rPr>
          <w:rFonts w:hint="cs"/>
          <w:rtl/>
        </w:rPr>
        <w:t xml:space="preserve">حسن صورة وذلك ضمانا </w:t>
      </w:r>
      <w:r w:rsidR="00F10766" w:rsidRPr="00DE6131">
        <w:rPr>
          <w:rFonts w:hint="cs"/>
          <w:rtl/>
        </w:rPr>
        <w:t xml:space="preserve"> </w:t>
      </w:r>
      <w:r w:rsidR="005651D8" w:rsidRPr="00DE6131">
        <w:rPr>
          <w:rFonts w:hint="cs"/>
          <w:rtl/>
        </w:rPr>
        <w:t>ل</w:t>
      </w:r>
      <w:r w:rsidR="00F10766" w:rsidRPr="00DE6131">
        <w:rPr>
          <w:rFonts w:hint="cs"/>
          <w:rtl/>
        </w:rPr>
        <w:t xml:space="preserve">لمصلحة العامة </w:t>
      </w:r>
      <w:r w:rsidR="005651D8" w:rsidRPr="00DE6131">
        <w:rPr>
          <w:rFonts w:hint="cs"/>
          <w:rtl/>
        </w:rPr>
        <w:t>فهو</w:t>
      </w:r>
      <w:r w:rsidR="00F10766" w:rsidRPr="00DE6131">
        <w:rPr>
          <w:rFonts w:hint="cs"/>
          <w:rtl/>
        </w:rPr>
        <w:t xml:space="preserve"> الأساس </w:t>
      </w:r>
      <w:r w:rsidR="00CE2964">
        <w:rPr>
          <w:rFonts w:hint="cs"/>
          <w:rtl/>
        </w:rPr>
        <w:t xml:space="preserve">من زاوية السلطة العامة المفوضة، فالإلتجاء </w:t>
      </w:r>
      <w:r w:rsidR="00F10766" w:rsidRPr="00DE6131">
        <w:rPr>
          <w:rFonts w:hint="cs"/>
          <w:rtl/>
        </w:rPr>
        <w:t>إلى هذا الأسلوب غير التقليدي في إدارة</w:t>
      </w:r>
      <w:r w:rsidR="005651D8" w:rsidRPr="00DE6131">
        <w:rPr>
          <w:rFonts w:hint="cs"/>
          <w:rtl/>
        </w:rPr>
        <w:t xml:space="preserve"> واستثمار</w:t>
      </w:r>
      <w:r w:rsidR="00F10766" w:rsidRPr="00DE6131">
        <w:rPr>
          <w:rFonts w:hint="cs"/>
          <w:rtl/>
        </w:rPr>
        <w:t xml:space="preserve"> المرفق العام </w:t>
      </w:r>
      <w:r w:rsidR="00CE2964">
        <w:rPr>
          <w:rFonts w:hint="cs"/>
          <w:rtl/>
        </w:rPr>
        <w:t>ينتج عنه</w:t>
      </w:r>
      <w:r w:rsidR="00F10766" w:rsidRPr="00DE6131">
        <w:rPr>
          <w:rFonts w:hint="cs"/>
          <w:rtl/>
        </w:rPr>
        <w:t xml:space="preserve"> التزام</w:t>
      </w:r>
      <w:r w:rsidR="005651D8" w:rsidRPr="00DE6131">
        <w:rPr>
          <w:rFonts w:hint="cs"/>
          <w:rtl/>
        </w:rPr>
        <w:t>ات</w:t>
      </w:r>
      <w:r w:rsidR="00F10766" w:rsidRPr="00DE6131">
        <w:rPr>
          <w:rFonts w:hint="cs"/>
          <w:rtl/>
        </w:rPr>
        <w:t xml:space="preserve"> تعاقدي</w:t>
      </w:r>
      <w:r w:rsidR="005651D8" w:rsidRPr="00DE6131">
        <w:rPr>
          <w:rFonts w:hint="cs"/>
          <w:rtl/>
        </w:rPr>
        <w:t>ة</w:t>
      </w:r>
      <w:r w:rsidR="00F10766" w:rsidRPr="00DE6131">
        <w:rPr>
          <w:rFonts w:hint="cs"/>
          <w:rtl/>
        </w:rPr>
        <w:t xml:space="preserve"> </w:t>
      </w:r>
      <w:r w:rsidR="005651D8" w:rsidRPr="00DE6131">
        <w:rPr>
          <w:rFonts w:hint="cs"/>
          <w:rtl/>
        </w:rPr>
        <w:t>تقع</w:t>
      </w:r>
      <w:r w:rsidR="00F10766" w:rsidRPr="00DE6131">
        <w:rPr>
          <w:rFonts w:hint="cs"/>
          <w:rtl/>
        </w:rPr>
        <w:t xml:space="preserve"> على المفوض له</w:t>
      </w:r>
      <w:r w:rsidR="005651D8" w:rsidRPr="00DE6131">
        <w:rPr>
          <w:rFonts w:hint="cs"/>
          <w:rtl/>
        </w:rPr>
        <w:t xml:space="preserve"> بالدرجة الأولى ونهدف هذه الالتزامات الى</w:t>
      </w:r>
      <w:r w:rsidR="00F10766" w:rsidRPr="00DE6131">
        <w:rPr>
          <w:rFonts w:hint="cs"/>
          <w:rtl/>
        </w:rPr>
        <w:t xml:space="preserve"> تنفيذ تفويض المرفق العام وهو</w:t>
      </w:r>
      <w:r w:rsidR="005651D8" w:rsidRPr="00DE6131">
        <w:rPr>
          <w:rFonts w:hint="cs"/>
          <w:rtl/>
        </w:rPr>
        <w:t xml:space="preserve"> الالتزام المحوري</w:t>
      </w:r>
      <w:r w:rsidR="00F10766" w:rsidRPr="00DE6131">
        <w:rPr>
          <w:rFonts w:hint="cs"/>
          <w:rtl/>
        </w:rPr>
        <w:t xml:space="preserve"> </w:t>
      </w:r>
      <w:r w:rsidR="005651D8" w:rsidRPr="00DE6131">
        <w:rPr>
          <w:rFonts w:hint="cs"/>
          <w:rtl/>
        </w:rPr>
        <w:t>ال</w:t>
      </w:r>
      <w:r w:rsidR="00F10766" w:rsidRPr="00DE6131">
        <w:rPr>
          <w:rFonts w:hint="cs"/>
          <w:rtl/>
        </w:rPr>
        <w:t xml:space="preserve">تعاقدي </w:t>
      </w:r>
      <w:r w:rsidR="005651D8" w:rsidRPr="00DE6131">
        <w:rPr>
          <w:rFonts w:hint="cs"/>
          <w:rtl/>
        </w:rPr>
        <w:t xml:space="preserve">الذي </w:t>
      </w:r>
      <w:r w:rsidR="00F10766" w:rsidRPr="00DE6131">
        <w:rPr>
          <w:rFonts w:hint="cs"/>
          <w:rtl/>
        </w:rPr>
        <w:t xml:space="preserve">يقع على المفوض </w:t>
      </w:r>
      <w:r w:rsidR="007034C5">
        <w:rPr>
          <w:rFonts w:hint="cs"/>
          <w:rtl/>
        </w:rPr>
        <w:t>آ</w:t>
      </w:r>
      <w:r w:rsidR="005651D8" w:rsidRPr="00DE6131">
        <w:rPr>
          <w:rFonts w:hint="cs"/>
          <w:rtl/>
        </w:rPr>
        <w:t>ليه</w:t>
      </w:r>
      <w:r w:rsidR="00F10766" w:rsidRPr="00DE6131">
        <w:rPr>
          <w:rFonts w:hint="cs"/>
          <w:rtl/>
        </w:rPr>
        <w:t xml:space="preserve"> في مقابل </w:t>
      </w:r>
      <w:r w:rsidR="005651D8" w:rsidRPr="00DE6131">
        <w:rPr>
          <w:rFonts w:hint="cs"/>
          <w:rtl/>
        </w:rPr>
        <w:t>تمتع القائم على تنفيذ المرفق ب</w:t>
      </w:r>
      <w:r w:rsidR="00F10766" w:rsidRPr="00DE6131">
        <w:rPr>
          <w:rFonts w:hint="cs"/>
          <w:rtl/>
        </w:rPr>
        <w:t xml:space="preserve">حقوقه التعاقدية والمتمثلة في حق المقابل المالي المتفق عليه الذي يعتبر من أهم التزامات </w:t>
      </w:r>
      <w:r w:rsidR="005651D8" w:rsidRPr="00DE6131">
        <w:rPr>
          <w:rFonts w:hint="cs"/>
          <w:rtl/>
        </w:rPr>
        <w:t>الجهة الإدارية المتعاقدة</w:t>
      </w:r>
      <w:r w:rsidR="00F10766" w:rsidRPr="00DE6131">
        <w:rPr>
          <w:rFonts w:hint="cs"/>
          <w:rtl/>
        </w:rPr>
        <w:t xml:space="preserve"> إزاء </w:t>
      </w:r>
      <w:r w:rsidR="005651D8" w:rsidRPr="00DE6131">
        <w:rPr>
          <w:rFonts w:hint="cs"/>
          <w:rtl/>
        </w:rPr>
        <w:t xml:space="preserve">شريكها المتعاقد معها </w:t>
      </w:r>
      <w:r w:rsidR="00637010">
        <w:rPr>
          <w:rFonts w:hint="cs"/>
          <w:rtl/>
        </w:rPr>
        <w:t>ومن أ</w:t>
      </w:r>
      <w:r w:rsidR="00F10766" w:rsidRPr="00DE6131">
        <w:rPr>
          <w:rFonts w:hint="cs"/>
          <w:rtl/>
        </w:rPr>
        <w:t xml:space="preserve">هم الحقوق الممنوحة للطرف المتعاقد مع الإدارة </w:t>
      </w:r>
      <w:r w:rsidR="005651D8" w:rsidRPr="00DE6131">
        <w:rPr>
          <w:rFonts w:hint="cs"/>
          <w:rtl/>
        </w:rPr>
        <w:t xml:space="preserve">في هذا السياق هو حقه </w:t>
      </w:r>
      <w:r w:rsidR="00F10766" w:rsidRPr="00DE6131">
        <w:rPr>
          <w:rFonts w:hint="cs"/>
          <w:rtl/>
        </w:rPr>
        <w:t xml:space="preserve"> في احترام التوازن المالي للعقد</w:t>
      </w:r>
      <w:r w:rsidR="00F10766" w:rsidRPr="00DE6131">
        <w:rPr>
          <w:rStyle w:val="Appelnotedebasdep"/>
          <w:color w:val="000000" w:themeColor="text1"/>
          <w:rtl/>
        </w:rPr>
        <w:footnoteReference w:id="445"/>
      </w:r>
      <w:r w:rsidR="00637010">
        <w:rPr>
          <w:rFonts w:hint="cs"/>
          <w:rtl/>
        </w:rPr>
        <w:t>،</w:t>
      </w:r>
      <w:r w:rsidR="007A68ED" w:rsidRPr="00DE6131">
        <w:rPr>
          <w:rFonts w:hint="cs"/>
          <w:rtl/>
        </w:rPr>
        <w:t>ل</w:t>
      </w:r>
      <w:r w:rsidR="00637010">
        <w:rPr>
          <w:rFonts w:hint="cs"/>
          <w:rtl/>
        </w:rPr>
        <w:t>أ</w:t>
      </w:r>
      <w:r w:rsidR="007A68ED" w:rsidRPr="00DE6131">
        <w:rPr>
          <w:rFonts w:hint="cs"/>
          <w:rtl/>
        </w:rPr>
        <w:t>ن المقابل المالي هو جوهرالعملية التعاقدية سواء بالنسبة</w:t>
      </w:r>
      <w:r w:rsidR="00637010">
        <w:rPr>
          <w:rFonts w:hint="cs"/>
          <w:rtl/>
        </w:rPr>
        <w:t xml:space="preserve"> للسلطة المانحة التي تسعى الى تأ</w:t>
      </w:r>
      <w:r w:rsidR="007A68ED" w:rsidRPr="00DE6131">
        <w:rPr>
          <w:rFonts w:hint="cs"/>
          <w:rtl/>
        </w:rPr>
        <w:t xml:space="preserve">مين الموارد المالية اللازمة </w:t>
      </w:r>
      <w:r w:rsidR="00637010">
        <w:rPr>
          <w:rFonts w:hint="cs"/>
          <w:rtl/>
        </w:rPr>
        <w:t>لإ</w:t>
      </w:r>
      <w:r w:rsidR="006E3CF6" w:rsidRPr="00DE6131">
        <w:rPr>
          <w:rFonts w:hint="cs"/>
          <w:rtl/>
        </w:rPr>
        <w:t>ستمرار</w:t>
      </w:r>
      <w:r w:rsidR="007A68ED" w:rsidRPr="00DE6131">
        <w:rPr>
          <w:rFonts w:hint="cs"/>
          <w:rtl/>
        </w:rPr>
        <w:t xml:space="preserve"> المرفق العا</w:t>
      </w:r>
      <w:r w:rsidR="00637010">
        <w:rPr>
          <w:rFonts w:hint="cs"/>
          <w:rtl/>
        </w:rPr>
        <w:t>م في القيام بالمهام المنوطة به أ</w:t>
      </w:r>
      <w:r w:rsidR="007A68ED" w:rsidRPr="00DE6131">
        <w:rPr>
          <w:rFonts w:hint="cs"/>
          <w:rtl/>
        </w:rPr>
        <w:t>و كذلك الحال بالنسبة للمستثمرفي المرفق العام الساعي الى ال</w:t>
      </w:r>
      <w:r w:rsidR="00637010">
        <w:rPr>
          <w:rFonts w:hint="cs"/>
          <w:rtl/>
        </w:rPr>
        <w:t>إ</w:t>
      </w:r>
      <w:r w:rsidR="007A68ED" w:rsidRPr="00DE6131">
        <w:rPr>
          <w:rFonts w:hint="cs"/>
          <w:rtl/>
        </w:rPr>
        <w:t>ستفادة من</w:t>
      </w:r>
      <w:r w:rsidR="006E3CF6" w:rsidRPr="00DE6131">
        <w:rPr>
          <w:rFonts w:hint="cs"/>
          <w:rtl/>
        </w:rPr>
        <w:t xml:space="preserve"> م</w:t>
      </w:r>
      <w:r w:rsidR="00637010">
        <w:rPr>
          <w:rFonts w:hint="cs"/>
          <w:rtl/>
        </w:rPr>
        <w:t>زايا المرفق الإ</w:t>
      </w:r>
      <w:r w:rsidR="007A68ED" w:rsidRPr="00DE6131">
        <w:rPr>
          <w:rFonts w:hint="cs"/>
          <w:rtl/>
        </w:rPr>
        <w:t>قتصادية من خلال تحصيل العائدات المالية المترتبة على عملية استغلال واستثمار المرفق العام</w:t>
      </w:r>
      <w:r w:rsidR="00637010">
        <w:rPr>
          <w:rFonts w:hint="cs"/>
          <w:rtl/>
        </w:rPr>
        <w:t>.</w:t>
      </w:r>
      <w:r w:rsidR="007A68ED" w:rsidRPr="00DE6131">
        <w:rPr>
          <w:rFonts w:hint="cs"/>
          <w:rtl/>
        </w:rPr>
        <w:t xml:space="preserve"> </w:t>
      </w:r>
    </w:p>
    <w:p w14:paraId="0E21E556" w14:textId="3FC6BF2E" w:rsidR="007A68ED" w:rsidRPr="00DE6131" w:rsidRDefault="007A68ED" w:rsidP="003A115B">
      <w:pPr>
        <w:rPr>
          <w:rtl/>
        </w:rPr>
      </w:pPr>
      <w:r w:rsidRPr="00DE6131">
        <w:rPr>
          <w:rFonts w:hint="cs"/>
          <w:rtl/>
        </w:rPr>
        <w:t>وفي هذا ال</w:t>
      </w:r>
      <w:r w:rsidR="00637010">
        <w:rPr>
          <w:rFonts w:hint="cs"/>
          <w:rtl/>
        </w:rPr>
        <w:t>إ</w:t>
      </w:r>
      <w:r w:rsidRPr="00DE6131">
        <w:rPr>
          <w:rFonts w:hint="cs"/>
          <w:rtl/>
        </w:rPr>
        <w:t>طار تواتر قضاء المحكم</w:t>
      </w:r>
      <w:r w:rsidR="00637010">
        <w:rPr>
          <w:rFonts w:hint="cs"/>
          <w:rtl/>
        </w:rPr>
        <w:t>ة الإدارية المصرية  العليا على أ</w:t>
      </w:r>
      <w:r w:rsidRPr="00DE6131">
        <w:rPr>
          <w:rFonts w:hint="cs"/>
          <w:rtl/>
        </w:rPr>
        <w:t xml:space="preserve">ن  البنود  التي ترتبط بالمستحقات المالية في </w:t>
      </w:r>
      <w:r w:rsidR="006E3CF6" w:rsidRPr="00DE6131">
        <w:rPr>
          <w:rFonts w:hint="cs"/>
          <w:rtl/>
        </w:rPr>
        <w:t xml:space="preserve">عقد التفويض </w:t>
      </w:r>
      <w:r w:rsidRPr="00DE6131">
        <w:rPr>
          <w:rFonts w:hint="cs"/>
          <w:rtl/>
        </w:rPr>
        <w:t xml:space="preserve"> ليست من </w:t>
      </w:r>
      <w:r w:rsidR="006E3CF6" w:rsidRPr="00DE6131">
        <w:rPr>
          <w:rFonts w:hint="cs"/>
          <w:rtl/>
        </w:rPr>
        <w:t xml:space="preserve">البنود التنظيمية </w:t>
      </w:r>
      <w:r w:rsidRPr="00DE6131">
        <w:rPr>
          <w:rFonts w:hint="cs"/>
          <w:rtl/>
        </w:rPr>
        <w:t xml:space="preserve">التي </w:t>
      </w:r>
      <w:r w:rsidR="006E3CF6" w:rsidRPr="00DE6131">
        <w:rPr>
          <w:rFonts w:hint="cs"/>
          <w:rtl/>
        </w:rPr>
        <w:t xml:space="preserve">تكتفي فيها </w:t>
      </w:r>
      <w:r w:rsidRPr="00DE6131">
        <w:rPr>
          <w:rFonts w:hint="cs"/>
          <w:rtl/>
        </w:rPr>
        <w:t xml:space="preserve">الإدارة </w:t>
      </w:r>
      <w:r w:rsidR="006E3CF6" w:rsidRPr="00DE6131">
        <w:rPr>
          <w:rFonts w:hint="cs"/>
          <w:rtl/>
        </w:rPr>
        <w:t xml:space="preserve">بسلطة التعديل </w:t>
      </w:r>
      <w:r w:rsidRPr="00DE6131">
        <w:rPr>
          <w:rFonts w:hint="cs"/>
          <w:rtl/>
        </w:rPr>
        <w:t xml:space="preserve"> بإرادتها المنفردة لأنها </w:t>
      </w:r>
      <w:r w:rsidR="00B35B0F" w:rsidRPr="00DE6131">
        <w:rPr>
          <w:rFonts w:hint="cs"/>
          <w:rtl/>
        </w:rPr>
        <w:t>لا تتعل</w:t>
      </w:r>
      <w:r w:rsidR="00B35B0F" w:rsidRPr="00DE6131">
        <w:rPr>
          <w:rtl/>
        </w:rPr>
        <w:t>ق</w:t>
      </w:r>
      <w:r w:rsidRPr="00DE6131">
        <w:rPr>
          <w:rFonts w:hint="cs"/>
          <w:rtl/>
        </w:rPr>
        <w:t xml:space="preserve"> </w:t>
      </w:r>
      <w:r w:rsidR="006E3CF6" w:rsidRPr="00DE6131">
        <w:rPr>
          <w:rFonts w:hint="cs"/>
          <w:rtl/>
        </w:rPr>
        <w:t>بالشروط</w:t>
      </w:r>
      <w:r w:rsidRPr="00DE6131">
        <w:rPr>
          <w:rFonts w:hint="cs"/>
          <w:rtl/>
        </w:rPr>
        <w:t xml:space="preserve"> </w:t>
      </w:r>
      <w:r w:rsidR="006E3CF6" w:rsidRPr="00DE6131">
        <w:rPr>
          <w:rFonts w:hint="cs"/>
          <w:rtl/>
        </w:rPr>
        <w:t>ال</w:t>
      </w:r>
      <w:r w:rsidRPr="00DE6131">
        <w:rPr>
          <w:rFonts w:hint="cs"/>
          <w:rtl/>
        </w:rPr>
        <w:t>مرنة</w:t>
      </w:r>
      <w:r w:rsidR="006E3CF6" w:rsidRPr="00DE6131">
        <w:rPr>
          <w:rFonts w:hint="cs"/>
          <w:rtl/>
        </w:rPr>
        <w:t xml:space="preserve"> التي</w:t>
      </w:r>
      <w:r w:rsidRPr="00DE6131">
        <w:rPr>
          <w:rFonts w:hint="cs"/>
          <w:rtl/>
        </w:rPr>
        <w:t xml:space="preserve"> تتصل باحتياجا</w:t>
      </w:r>
      <w:r w:rsidRPr="00DE6131">
        <w:rPr>
          <w:rtl/>
        </w:rPr>
        <w:t>ت</w:t>
      </w:r>
      <w:r w:rsidR="00637010">
        <w:rPr>
          <w:rFonts w:hint="cs"/>
          <w:rtl/>
        </w:rPr>
        <w:t xml:space="preserve"> التسيير</w:t>
      </w:r>
      <w:r w:rsidR="00B35B0F" w:rsidRPr="00DE6131">
        <w:rPr>
          <w:rFonts w:hint="cs"/>
          <w:rtl/>
        </w:rPr>
        <w:t>المنتظم</w:t>
      </w:r>
      <w:r w:rsidRPr="00DE6131">
        <w:rPr>
          <w:rFonts w:hint="cs"/>
          <w:rtl/>
        </w:rPr>
        <w:t xml:space="preserve"> </w:t>
      </w:r>
      <w:r w:rsidR="006E3CF6" w:rsidRPr="00DE6131">
        <w:rPr>
          <w:rFonts w:hint="cs"/>
          <w:rtl/>
        </w:rPr>
        <w:t>ل</w:t>
      </w:r>
      <w:r w:rsidRPr="00DE6131">
        <w:rPr>
          <w:rFonts w:hint="cs"/>
          <w:rtl/>
        </w:rPr>
        <w:t xml:space="preserve">لمرفق العام  </w:t>
      </w:r>
      <w:r w:rsidR="00C0387B">
        <w:rPr>
          <w:rFonts w:hint="cs"/>
          <w:rtl/>
        </w:rPr>
        <w:t>إ</w:t>
      </w:r>
      <w:r w:rsidR="006E3CF6" w:rsidRPr="00DE6131">
        <w:rPr>
          <w:rFonts w:hint="cs"/>
          <w:rtl/>
        </w:rPr>
        <w:t xml:space="preserve">نما هي شروط تعاقدية </w:t>
      </w:r>
      <w:r w:rsidRPr="00DE6131">
        <w:rPr>
          <w:rFonts w:hint="cs"/>
          <w:rtl/>
        </w:rPr>
        <w:t xml:space="preserve">يتم </w:t>
      </w:r>
      <w:r w:rsidR="00C0387B">
        <w:rPr>
          <w:rFonts w:hint="cs"/>
          <w:rtl/>
        </w:rPr>
        <w:t>الإ</w:t>
      </w:r>
      <w:r w:rsidR="006E3CF6" w:rsidRPr="00DE6131">
        <w:rPr>
          <w:rFonts w:hint="cs"/>
          <w:rtl/>
        </w:rPr>
        <w:t xml:space="preserve">تفاق عليها </w:t>
      </w:r>
      <w:r w:rsidRPr="00DE6131">
        <w:rPr>
          <w:rFonts w:hint="cs"/>
          <w:rtl/>
        </w:rPr>
        <w:t xml:space="preserve">بدقة وقت </w:t>
      </w:r>
      <w:r w:rsidR="006E3CF6" w:rsidRPr="00DE6131">
        <w:rPr>
          <w:rFonts w:hint="cs"/>
          <w:rtl/>
        </w:rPr>
        <w:t>ابرام العقد</w:t>
      </w:r>
      <w:r w:rsidRPr="00DE6131">
        <w:rPr>
          <w:rFonts w:hint="cs"/>
          <w:rtl/>
        </w:rPr>
        <w:t xml:space="preserve"> </w:t>
      </w:r>
      <w:r w:rsidR="006E3CF6" w:rsidRPr="00DE6131">
        <w:rPr>
          <w:rFonts w:hint="cs"/>
          <w:rtl/>
        </w:rPr>
        <w:t xml:space="preserve">ولذلك </w:t>
      </w:r>
      <w:r w:rsidR="00B35B0F" w:rsidRPr="00DE6131">
        <w:rPr>
          <w:rFonts w:hint="cs"/>
          <w:rtl/>
        </w:rPr>
        <w:t>لا يمك</w:t>
      </w:r>
      <w:r w:rsidR="00B35B0F" w:rsidRPr="00DE6131">
        <w:rPr>
          <w:rtl/>
        </w:rPr>
        <w:t>ن</w:t>
      </w:r>
      <w:r w:rsidR="00C0387B">
        <w:rPr>
          <w:rFonts w:hint="cs"/>
          <w:rtl/>
        </w:rPr>
        <w:t xml:space="preserve"> لأ</w:t>
      </w:r>
      <w:r w:rsidR="006E3CF6" w:rsidRPr="00DE6131">
        <w:rPr>
          <w:rFonts w:hint="cs"/>
          <w:rtl/>
        </w:rPr>
        <w:t xml:space="preserve">حد </w:t>
      </w:r>
      <w:r w:rsidRPr="00DE6131">
        <w:rPr>
          <w:rFonts w:hint="cs"/>
          <w:rtl/>
        </w:rPr>
        <w:t xml:space="preserve"> </w:t>
      </w:r>
      <w:r w:rsidR="006E3CF6" w:rsidRPr="00DE6131">
        <w:rPr>
          <w:rFonts w:hint="cs"/>
          <w:rtl/>
        </w:rPr>
        <w:t>أطراف</w:t>
      </w:r>
      <w:r w:rsidRPr="00DE6131">
        <w:rPr>
          <w:rFonts w:hint="cs"/>
          <w:rtl/>
        </w:rPr>
        <w:t xml:space="preserve"> العقد </w:t>
      </w:r>
      <w:r w:rsidRPr="00DE6131">
        <w:rPr>
          <w:rFonts w:hint="cs"/>
          <w:rtl/>
        </w:rPr>
        <w:lastRenderedPageBreak/>
        <w:t xml:space="preserve">كأصل عام </w:t>
      </w:r>
      <w:r w:rsidR="006E3CF6" w:rsidRPr="00DE6131">
        <w:rPr>
          <w:rFonts w:hint="cs"/>
          <w:rtl/>
        </w:rPr>
        <w:t>القيام بتعديلها</w:t>
      </w:r>
      <w:r w:rsidR="00C0387B">
        <w:rPr>
          <w:rFonts w:hint="cs"/>
          <w:rtl/>
        </w:rPr>
        <w:t xml:space="preserve"> إ</w:t>
      </w:r>
      <w:r w:rsidRPr="00DE6131">
        <w:rPr>
          <w:rFonts w:hint="cs"/>
          <w:rtl/>
        </w:rPr>
        <w:t xml:space="preserve">لا </w:t>
      </w:r>
      <w:r w:rsidR="006E3CF6" w:rsidRPr="00DE6131">
        <w:rPr>
          <w:rFonts w:hint="cs"/>
          <w:rtl/>
        </w:rPr>
        <w:t xml:space="preserve">من خلال موافقة </w:t>
      </w:r>
      <w:r w:rsidRPr="00DE6131">
        <w:rPr>
          <w:rFonts w:hint="cs"/>
          <w:rtl/>
        </w:rPr>
        <w:t xml:space="preserve"> الطرف </w:t>
      </w:r>
      <w:r w:rsidR="006E3CF6" w:rsidRPr="00DE6131">
        <w:rPr>
          <w:rFonts w:hint="cs"/>
          <w:rtl/>
        </w:rPr>
        <w:t>المتعاقد الثاني</w:t>
      </w:r>
      <w:r w:rsidRPr="00DE6131">
        <w:rPr>
          <w:rFonts w:hint="cs"/>
          <w:rtl/>
        </w:rPr>
        <w:t xml:space="preserve">، كما </w:t>
      </w:r>
      <w:r w:rsidR="006E3CF6" w:rsidRPr="00DE6131">
        <w:rPr>
          <w:rFonts w:hint="cs"/>
          <w:rtl/>
        </w:rPr>
        <w:t>أ</w:t>
      </w:r>
      <w:r w:rsidRPr="00DE6131">
        <w:rPr>
          <w:rFonts w:hint="cs"/>
          <w:rtl/>
        </w:rPr>
        <w:t xml:space="preserve">ن قيمة العقد تعتبر من </w:t>
      </w:r>
      <w:r w:rsidR="00C0387B">
        <w:rPr>
          <w:rFonts w:hint="cs"/>
          <w:rtl/>
        </w:rPr>
        <w:t>ث</w:t>
      </w:r>
      <w:r w:rsidR="00B35B0F" w:rsidRPr="00DE6131">
        <w:rPr>
          <w:rFonts w:hint="cs"/>
          <w:rtl/>
        </w:rPr>
        <w:t>ب</w:t>
      </w:r>
      <w:r w:rsidR="00C0387B">
        <w:rPr>
          <w:rFonts w:hint="cs"/>
          <w:rtl/>
        </w:rPr>
        <w:t>و</w:t>
      </w:r>
      <w:r w:rsidR="00B35B0F" w:rsidRPr="00DE6131">
        <w:rPr>
          <w:rFonts w:hint="cs"/>
          <w:rtl/>
        </w:rPr>
        <w:t>ته</w:t>
      </w:r>
      <w:r w:rsidRPr="00DE6131">
        <w:rPr>
          <w:rFonts w:hint="cs"/>
          <w:rtl/>
        </w:rPr>
        <w:t xml:space="preserve"> </w:t>
      </w:r>
      <w:r w:rsidR="006E3CF6" w:rsidRPr="00DE6131">
        <w:rPr>
          <w:rFonts w:hint="cs"/>
          <w:rtl/>
        </w:rPr>
        <w:t>بغض</w:t>
      </w:r>
      <w:r w:rsidRPr="00DE6131">
        <w:rPr>
          <w:rFonts w:hint="cs"/>
          <w:rtl/>
        </w:rPr>
        <w:t xml:space="preserve"> النظر </w:t>
      </w:r>
      <w:r w:rsidR="006E3CF6" w:rsidRPr="00DE6131">
        <w:rPr>
          <w:rFonts w:hint="cs"/>
          <w:rtl/>
        </w:rPr>
        <w:t xml:space="preserve">عن </w:t>
      </w:r>
      <w:r w:rsidR="00C0387B">
        <w:rPr>
          <w:rFonts w:hint="cs"/>
          <w:rtl/>
        </w:rPr>
        <w:t>تقلبات السوق أو العملة أ</w:t>
      </w:r>
      <w:r w:rsidRPr="00DE6131">
        <w:rPr>
          <w:rFonts w:hint="cs"/>
          <w:rtl/>
        </w:rPr>
        <w:t xml:space="preserve">و التعريفة </w:t>
      </w:r>
      <w:r w:rsidR="00B35B0F" w:rsidRPr="00DE6131">
        <w:rPr>
          <w:rFonts w:hint="cs"/>
          <w:rtl/>
        </w:rPr>
        <w:t>الجمركية</w:t>
      </w:r>
      <w:r w:rsidRPr="00DE6131">
        <w:rPr>
          <w:rFonts w:hint="cs"/>
          <w:rtl/>
        </w:rPr>
        <w:t xml:space="preserve"> وغيرها من </w:t>
      </w:r>
      <w:r w:rsidR="006E3CF6" w:rsidRPr="00DE6131">
        <w:rPr>
          <w:rFonts w:hint="cs"/>
          <w:rtl/>
        </w:rPr>
        <w:t>المسائل</w:t>
      </w:r>
      <w:r w:rsidRPr="00DE6131">
        <w:rPr>
          <w:rFonts w:hint="cs"/>
          <w:rtl/>
        </w:rPr>
        <w:t xml:space="preserve"> المتوقع حدوثها لدى المتعاقد مع </w:t>
      </w:r>
      <w:r w:rsidR="006E3CF6" w:rsidRPr="00DE6131">
        <w:rPr>
          <w:rFonts w:hint="cs"/>
          <w:rtl/>
        </w:rPr>
        <w:t>الجهة ال</w:t>
      </w:r>
      <w:r w:rsidR="00C0387B">
        <w:rPr>
          <w:rFonts w:hint="cs"/>
          <w:rtl/>
        </w:rPr>
        <w:t>إ</w:t>
      </w:r>
      <w:r w:rsidR="006E3CF6" w:rsidRPr="00DE6131">
        <w:rPr>
          <w:rFonts w:hint="cs"/>
          <w:rtl/>
        </w:rPr>
        <w:t>دارية</w:t>
      </w:r>
      <w:r w:rsidRPr="00DE6131">
        <w:rPr>
          <w:rFonts w:hint="cs"/>
          <w:rtl/>
        </w:rPr>
        <w:t xml:space="preserve"> والقول </w:t>
      </w:r>
      <w:r w:rsidR="006E3CF6" w:rsidRPr="00DE6131">
        <w:rPr>
          <w:rFonts w:hint="cs"/>
          <w:rtl/>
        </w:rPr>
        <w:t>بخلاف</w:t>
      </w:r>
      <w:r w:rsidR="00C0387B">
        <w:rPr>
          <w:rFonts w:hint="cs"/>
          <w:rtl/>
        </w:rPr>
        <w:t xml:space="preserve"> ذلك يؤدي الى زيادة القيمة أ</w:t>
      </w:r>
      <w:r w:rsidRPr="00DE6131">
        <w:rPr>
          <w:rFonts w:hint="cs"/>
          <w:rtl/>
        </w:rPr>
        <w:t xml:space="preserve">و نقصها تبعا </w:t>
      </w:r>
      <w:r w:rsidR="00C0387B">
        <w:rPr>
          <w:rFonts w:hint="cs"/>
          <w:rtl/>
        </w:rPr>
        <w:t>للتغير في سعر تحويل العملة وهو أ</w:t>
      </w:r>
      <w:r w:rsidRPr="00DE6131">
        <w:rPr>
          <w:rFonts w:hint="cs"/>
          <w:rtl/>
        </w:rPr>
        <w:t>مر يتنافى مع ثب</w:t>
      </w:r>
      <w:r w:rsidR="006E3CF6" w:rsidRPr="00DE6131">
        <w:rPr>
          <w:rFonts w:hint="cs"/>
          <w:rtl/>
        </w:rPr>
        <w:t>ات شروط المقابل المادي للمتعاقد</w:t>
      </w:r>
      <w:r w:rsidR="00C0387B">
        <w:rPr>
          <w:rFonts w:hint="cs"/>
          <w:rtl/>
        </w:rPr>
        <w:t>.</w:t>
      </w:r>
      <w:r w:rsidRPr="00DE6131">
        <w:rPr>
          <w:rFonts w:hint="cs"/>
          <w:rtl/>
        </w:rPr>
        <w:t xml:space="preserve"> </w:t>
      </w:r>
    </w:p>
    <w:p w14:paraId="7E84A5D0" w14:textId="18EE0733" w:rsidR="00664F2F" w:rsidRPr="00DE6131" w:rsidRDefault="005651D8" w:rsidP="003A115B">
      <w:pPr>
        <w:rPr>
          <w:rtl/>
        </w:rPr>
      </w:pPr>
      <w:r w:rsidRPr="00DE6131">
        <w:rPr>
          <w:rFonts w:hint="cs"/>
          <w:rtl/>
        </w:rPr>
        <w:t xml:space="preserve">كما </w:t>
      </w:r>
      <w:r w:rsidR="00B35B0F" w:rsidRPr="00DE6131">
        <w:rPr>
          <w:rFonts w:hint="cs"/>
          <w:rtl/>
        </w:rPr>
        <w:t>لا يمك</w:t>
      </w:r>
      <w:r w:rsidR="00B35B0F" w:rsidRPr="00DE6131">
        <w:rPr>
          <w:rtl/>
        </w:rPr>
        <w:t>ن</w:t>
      </w:r>
      <w:r w:rsidRPr="00DE6131">
        <w:rPr>
          <w:rFonts w:hint="cs"/>
          <w:rtl/>
        </w:rPr>
        <w:t xml:space="preserve"> للمتعاقد </w:t>
      </w:r>
      <w:r w:rsidR="00D86BF8">
        <w:rPr>
          <w:rFonts w:hint="cs"/>
          <w:rtl/>
        </w:rPr>
        <w:t>ا</w:t>
      </w:r>
      <w:r w:rsidR="00F10766" w:rsidRPr="00DE6131">
        <w:rPr>
          <w:rFonts w:hint="cs"/>
          <w:rtl/>
        </w:rPr>
        <w:t xml:space="preserve">لمفوض له </w:t>
      </w:r>
      <w:r w:rsidRPr="00DE6131">
        <w:rPr>
          <w:rFonts w:hint="cs"/>
          <w:rtl/>
        </w:rPr>
        <w:t xml:space="preserve">أن </w:t>
      </w:r>
      <w:r w:rsidR="00B35B0F" w:rsidRPr="00DE6131">
        <w:rPr>
          <w:rFonts w:hint="cs"/>
          <w:rtl/>
        </w:rPr>
        <w:t>يتجاوز</w:t>
      </w:r>
      <w:r w:rsidRPr="00DE6131">
        <w:rPr>
          <w:rFonts w:hint="cs"/>
          <w:rtl/>
        </w:rPr>
        <w:t xml:space="preserve"> نصوص العقد للقيام </w:t>
      </w:r>
      <w:r w:rsidR="00664F2F" w:rsidRPr="00DE6131">
        <w:rPr>
          <w:rFonts w:hint="cs"/>
          <w:rtl/>
        </w:rPr>
        <w:t>بما</w:t>
      </w:r>
      <w:r w:rsidR="00B35B0F" w:rsidRPr="00DE6131">
        <w:rPr>
          <w:rFonts w:hint="cs"/>
          <w:rtl/>
        </w:rPr>
        <w:t xml:space="preserve"> </w:t>
      </w:r>
      <w:r w:rsidR="00664F2F" w:rsidRPr="00DE6131">
        <w:rPr>
          <w:rFonts w:hint="cs"/>
          <w:rtl/>
        </w:rPr>
        <w:t>هو مناف ل</w:t>
      </w:r>
      <w:r w:rsidR="00D86BF8">
        <w:rPr>
          <w:rFonts w:hint="cs"/>
          <w:rtl/>
        </w:rPr>
        <w:t>إ</w:t>
      </w:r>
      <w:r w:rsidR="00664F2F" w:rsidRPr="00DE6131">
        <w:rPr>
          <w:rFonts w:hint="cs"/>
          <w:rtl/>
        </w:rPr>
        <w:t>لتزامه التعاقدي في تنفيذ العقد بصفة شخصية فلا</w:t>
      </w:r>
      <w:r w:rsidR="00B35B0F" w:rsidRPr="00DE6131">
        <w:rPr>
          <w:rFonts w:hint="cs"/>
          <w:rtl/>
        </w:rPr>
        <w:t xml:space="preserve"> </w:t>
      </w:r>
      <w:r w:rsidR="00664F2F" w:rsidRPr="00DE6131">
        <w:rPr>
          <w:rFonts w:hint="cs"/>
          <w:rtl/>
        </w:rPr>
        <w:t xml:space="preserve">يمكنه مثلا </w:t>
      </w:r>
      <w:r w:rsidR="00F10766" w:rsidRPr="00DE6131">
        <w:rPr>
          <w:rFonts w:hint="cs"/>
          <w:rtl/>
        </w:rPr>
        <w:t xml:space="preserve"> تفويض المرفق العام </w:t>
      </w:r>
      <w:r w:rsidR="00664F2F" w:rsidRPr="00DE6131">
        <w:rPr>
          <w:rFonts w:hint="cs"/>
          <w:rtl/>
        </w:rPr>
        <w:t xml:space="preserve">المفوض </w:t>
      </w:r>
      <w:r w:rsidR="00F10766" w:rsidRPr="00DE6131">
        <w:rPr>
          <w:rFonts w:hint="cs"/>
          <w:rtl/>
        </w:rPr>
        <w:t xml:space="preserve">الى </w:t>
      </w:r>
      <w:r w:rsidR="00664F2F" w:rsidRPr="00DE6131">
        <w:rPr>
          <w:rFonts w:hint="cs"/>
          <w:rtl/>
        </w:rPr>
        <w:t>الغي</w:t>
      </w:r>
      <w:r w:rsidR="00D86BF8">
        <w:rPr>
          <w:rFonts w:hint="cs"/>
          <w:rtl/>
        </w:rPr>
        <w:t>ر دون أن يكون ذلك مسموحا به في إ</w:t>
      </w:r>
      <w:r w:rsidR="00664F2F" w:rsidRPr="00DE6131">
        <w:rPr>
          <w:rFonts w:hint="cs"/>
          <w:rtl/>
        </w:rPr>
        <w:t>طار نصوص عقد التفويض</w:t>
      </w:r>
      <w:r w:rsidR="00F10766" w:rsidRPr="00DE6131">
        <w:rPr>
          <w:rFonts w:hint="cs"/>
          <w:rtl/>
        </w:rPr>
        <w:t xml:space="preserve">، </w:t>
      </w:r>
      <w:r w:rsidR="00664F2F" w:rsidRPr="00DE6131">
        <w:rPr>
          <w:rFonts w:hint="cs"/>
          <w:rtl/>
        </w:rPr>
        <w:t xml:space="preserve">وتكون هناك مبررات وظروف </w:t>
      </w:r>
      <w:r w:rsidR="00F10766" w:rsidRPr="00DE6131">
        <w:rPr>
          <w:rFonts w:hint="cs"/>
          <w:rtl/>
        </w:rPr>
        <w:t xml:space="preserve">فرضت ذلك </w:t>
      </w:r>
      <w:r w:rsidR="00664F2F" w:rsidRPr="00DE6131">
        <w:rPr>
          <w:rFonts w:hint="cs"/>
          <w:rtl/>
        </w:rPr>
        <w:t xml:space="preserve"> تتعلق ب</w:t>
      </w:r>
      <w:r w:rsidR="00F10766" w:rsidRPr="00DE6131">
        <w:rPr>
          <w:rFonts w:hint="cs"/>
          <w:rtl/>
        </w:rPr>
        <w:t xml:space="preserve">متطلبات التسيير </w:t>
      </w:r>
      <w:r w:rsidR="00664F2F" w:rsidRPr="00DE6131">
        <w:rPr>
          <w:rFonts w:hint="cs"/>
          <w:rtl/>
        </w:rPr>
        <w:t xml:space="preserve">وفي كل الأحوال </w:t>
      </w:r>
      <w:r w:rsidR="00F10766" w:rsidRPr="00DE6131">
        <w:rPr>
          <w:rFonts w:hint="cs"/>
          <w:rtl/>
        </w:rPr>
        <w:t xml:space="preserve">يمكن للمفوض له اللجوء الى مناولة جزء </w:t>
      </w:r>
      <w:r w:rsidR="00664F2F" w:rsidRPr="00DE6131">
        <w:rPr>
          <w:rFonts w:hint="cs"/>
          <w:rtl/>
        </w:rPr>
        <w:t xml:space="preserve">فقط </w:t>
      </w:r>
      <w:r w:rsidR="00F10766" w:rsidRPr="00DE6131">
        <w:rPr>
          <w:rFonts w:hint="cs"/>
          <w:rtl/>
        </w:rPr>
        <w:t xml:space="preserve">من المرفق العام المفوض </w:t>
      </w:r>
      <w:r w:rsidR="00664F2F" w:rsidRPr="00DE6131">
        <w:rPr>
          <w:rFonts w:hint="cs"/>
          <w:rtl/>
        </w:rPr>
        <w:t xml:space="preserve">بعد أخذ الموافقة بشكل صريح من قبل </w:t>
      </w:r>
      <w:r w:rsidR="00F10766" w:rsidRPr="00DE6131">
        <w:rPr>
          <w:rFonts w:hint="cs"/>
          <w:rtl/>
        </w:rPr>
        <w:t xml:space="preserve"> للسلطة </w:t>
      </w:r>
      <w:r w:rsidR="00664F2F" w:rsidRPr="00DE6131">
        <w:rPr>
          <w:rFonts w:hint="cs"/>
          <w:rtl/>
        </w:rPr>
        <w:t>المانحة للتفويض</w:t>
      </w:r>
      <w:r w:rsidR="00A04FCF">
        <w:rPr>
          <w:rFonts w:hint="cs"/>
          <w:rtl/>
        </w:rPr>
        <w:t>،</w:t>
      </w:r>
      <w:r w:rsidR="00664F2F" w:rsidRPr="00DE6131">
        <w:rPr>
          <w:rFonts w:hint="cs"/>
          <w:rtl/>
        </w:rPr>
        <w:t xml:space="preserve"> </w:t>
      </w:r>
      <w:r w:rsidR="00F10766" w:rsidRPr="00DE6131">
        <w:rPr>
          <w:rFonts w:hint="cs"/>
          <w:rtl/>
        </w:rPr>
        <w:t xml:space="preserve">وفي </w:t>
      </w:r>
      <w:r w:rsidR="00664F2F" w:rsidRPr="00DE6131">
        <w:rPr>
          <w:rFonts w:hint="cs"/>
          <w:rtl/>
        </w:rPr>
        <w:t>كل</w:t>
      </w:r>
      <w:r w:rsidR="00F10766" w:rsidRPr="00DE6131">
        <w:rPr>
          <w:rFonts w:hint="cs"/>
          <w:rtl/>
        </w:rPr>
        <w:t xml:space="preserve"> </w:t>
      </w:r>
      <w:r w:rsidR="00664F2F" w:rsidRPr="00DE6131">
        <w:rPr>
          <w:rFonts w:hint="cs"/>
          <w:rtl/>
        </w:rPr>
        <w:t>الظروف</w:t>
      </w:r>
      <w:r w:rsidR="00F10766" w:rsidRPr="00DE6131">
        <w:rPr>
          <w:rFonts w:hint="cs"/>
          <w:rtl/>
        </w:rPr>
        <w:t xml:space="preserve"> لا </w:t>
      </w:r>
      <w:r w:rsidR="00664F2F" w:rsidRPr="00DE6131">
        <w:rPr>
          <w:rFonts w:hint="cs"/>
          <w:rtl/>
        </w:rPr>
        <w:t xml:space="preserve">يمكن أن يكون </w:t>
      </w:r>
      <w:r w:rsidR="00F10766" w:rsidRPr="00DE6131">
        <w:rPr>
          <w:rFonts w:hint="cs"/>
          <w:rtl/>
        </w:rPr>
        <w:t xml:space="preserve"> المرفق العام </w:t>
      </w:r>
      <w:r w:rsidR="00664F2F" w:rsidRPr="00DE6131">
        <w:rPr>
          <w:rFonts w:hint="cs"/>
          <w:rtl/>
        </w:rPr>
        <w:t xml:space="preserve">المفوض </w:t>
      </w:r>
      <w:r w:rsidR="00F10766" w:rsidRPr="00DE6131">
        <w:rPr>
          <w:rFonts w:hint="cs"/>
          <w:rtl/>
        </w:rPr>
        <w:t>موضوع مناولة كلية</w:t>
      </w:r>
      <w:r w:rsidR="00F10766" w:rsidRPr="00DE6131">
        <w:rPr>
          <w:rStyle w:val="Appelnotedebasdep"/>
          <w:color w:val="000000" w:themeColor="text1"/>
          <w:rtl/>
        </w:rPr>
        <w:footnoteReference w:id="446"/>
      </w:r>
      <w:r w:rsidR="00A04FCF">
        <w:rPr>
          <w:rFonts w:hint="cs"/>
          <w:rtl/>
        </w:rPr>
        <w:t>،</w:t>
      </w:r>
      <w:r w:rsidR="00664F2F" w:rsidRPr="00DE6131">
        <w:rPr>
          <w:rFonts w:hint="cs"/>
          <w:rtl/>
        </w:rPr>
        <w:t>ل</w:t>
      </w:r>
      <w:r w:rsidR="00A04FCF">
        <w:rPr>
          <w:rFonts w:hint="cs"/>
          <w:rtl/>
        </w:rPr>
        <w:t>أ</w:t>
      </w:r>
      <w:r w:rsidR="00664F2F" w:rsidRPr="00DE6131">
        <w:rPr>
          <w:rFonts w:hint="cs"/>
          <w:rtl/>
        </w:rPr>
        <w:t>ن ذلك لا</w:t>
      </w:r>
      <w:r w:rsidR="00B35B0F" w:rsidRPr="00DE6131">
        <w:rPr>
          <w:rFonts w:hint="cs"/>
          <w:rtl/>
        </w:rPr>
        <w:t xml:space="preserve"> </w:t>
      </w:r>
      <w:r w:rsidR="00664F2F" w:rsidRPr="00DE6131">
        <w:rPr>
          <w:rFonts w:hint="cs"/>
          <w:rtl/>
        </w:rPr>
        <w:t>يتوافق مع ال</w:t>
      </w:r>
      <w:r w:rsidR="00A04FCF">
        <w:rPr>
          <w:rFonts w:hint="cs"/>
          <w:rtl/>
        </w:rPr>
        <w:t>إ</w:t>
      </w:r>
      <w:r w:rsidR="00664F2F" w:rsidRPr="00DE6131">
        <w:rPr>
          <w:rFonts w:hint="cs"/>
          <w:rtl/>
        </w:rPr>
        <w:t>لتزامات العقدية من جهة وينتهك معيارال</w:t>
      </w:r>
      <w:r w:rsidR="00A04FCF">
        <w:rPr>
          <w:rFonts w:hint="cs"/>
          <w:rtl/>
        </w:rPr>
        <w:t>إ</w:t>
      </w:r>
      <w:r w:rsidR="00664F2F" w:rsidRPr="00DE6131">
        <w:rPr>
          <w:rFonts w:hint="cs"/>
          <w:rtl/>
        </w:rPr>
        <w:t xml:space="preserve">عتبار الشخصي الذي اعتمدت عليه الجهة المفوضة في اختيار المفوض اليه. </w:t>
      </w:r>
    </w:p>
    <w:p w14:paraId="5D2AB0BA" w14:textId="5938C7D9" w:rsidR="00D72858" w:rsidRPr="00DE6131" w:rsidRDefault="00E14914" w:rsidP="003A115B">
      <w:pPr>
        <w:rPr>
          <w:rtl/>
        </w:rPr>
      </w:pPr>
      <w:r w:rsidRPr="00DE6131">
        <w:rPr>
          <w:rFonts w:hint="cs"/>
          <w:rtl/>
        </w:rPr>
        <w:t>ل</w:t>
      </w:r>
      <w:r w:rsidR="00A04FCF">
        <w:rPr>
          <w:rFonts w:hint="cs"/>
          <w:rtl/>
        </w:rPr>
        <w:t>أ</w:t>
      </w:r>
      <w:r w:rsidRPr="00DE6131">
        <w:rPr>
          <w:rFonts w:hint="cs"/>
          <w:rtl/>
        </w:rPr>
        <w:t>ن العلاقة التعاقدية في أسلوب التفويض لا</w:t>
      </w:r>
      <w:r w:rsidR="00A04FCF">
        <w:rPr>
          <w:rFonts w:hint="cs"/>
          <w:rtl/>
        </w:rPr>
        <w:t xml:space="preserve"> تقتصر آ</w:t>
      </w:r>
      <w:r w:rsidR="00664F2F" w:rsidRPr="00DE6131">
        <w:rPr>
          <w:rFonts w:hint="cs"/>
          <w:rtl/>
        </w:rPr>
        <w:t>ثار</w:t>
      </w:r>
      <w:r w:rsidRPr="00DE6131">
        <w:rPr>
          <w:rFonts w:hint="cs"/>
          <w:rtl/>
        </w:rPr>
        <w:t>ها على أطراف عقد</w:t>
      </w:r>
      <w:r w:rsidR="00664F2F" w:rsidRPr="00DE6131">
        <w:rPr>
          <w:rFonts w:hint="cs"/>
          <w:rtl/>
        </w:rPr>
        <w:t xml:space="preserve"> تفويض المرفق العام </w:t>
      </w:r>
      <w:r w:rsidRPr="00DE6131">
        <w:rPr>
          <w:rFonts w:hint="cs"/>
          <w:rtl/>
        </w:rPr>
        <w:t>فحسب</w:t>
      </w:r>
      <w:r w:rsidR="00A04FCF">
        <w:rPr>
          <w:rFonts w:hint="cs"/>
          <w:rtl/>
        </w:rPr>
        <w:t>،</w:t>
      </w:r>
      <w:r w:rsidRPr="00DE6131">
        <w:rPr>
          <w:rFonts w:hint="cs"/>
          <w:rtl/>
        </w:rPr>
        <w:t xml:space="preserve"> وإنما هناك طرف ثالث معني بالعقد وتنفيذه بشكل أساسي فالعلاقة </w:t>
      </w:r>
      <w:r w:rsidR="00664F2F" w:rsidRPr="00DE6131">
        <w:rPr>
          <w:rFonts w:hint="cs"/>
          <w:rtl/>
        </w:rPr>
        <w:t xml:space="preserve"> تمتد </w:t>
      </w:r>
      <w:r w:rsidRPr="00DE6131">
        <w:rPr>
          <w:rFonts w:hint="cs"/>
          <w:rtl/>
        </w:rPr>
        <w:t xml:space="preserve">بصورة غير مباشرة </w:t>
      </w:r>
      <w:r w:rsidR="00664F2F" w:rsidRPr="00DE6131">
        <w:rPr>
          <w:rFonts w:hint="cs"/>
          <w:rtl/>
        </w:rPr>
        <w:t xml:space="preserve">الى </w:t>
      </w:r>
      <w:r w:rsidRPr="00DE6131">
        <w:rPr>
          <w:rFonts w:hint="cs"/>
          <w:rtl/>
        </w:rPr>
        <w:t>مستخدمي المرفق العام موضوع التفويض</w:t>
      </w:r>
      <w:r w:rsidR="00A04FCF">
        <w:rPr>
          <w:rFonts w:hint="cs"/>
          <w:rtl/>
        </w:rPr>
        <w:t>،</w:t>
      </w:r>
      <w:r w:rsidRPr="00DE6131">
        <w:rPr>
          <w:rFonts w:hint="cs"/>
          <w:rtl/>
        </w:rPr>
        <w:t xml:space="preserve"> وهذا </w:t>
      </w:r>
      <w:r w:rsidR="00B35B0F" w:rsidRPr="00DE6131">
        <w:rPr>
          <w:rFonts w:hint="cs"/>
          <w:rtl/>
        </w:rPr>
        <w:t>ما يرت</w:t>
      </w:r>
      <w:r w:rsidR="00B35B0F" w:rsidRPr="00DE6131">
        <w:rPr>
          <w:rtl/>
        </w:rPr>
        <w:t>ب</w:t>
      </w:r>
      <w:r w:rsidRPr="00DE6131">
        <w:rPr>
          <w:rFonts w:hint="cs"/>
          <w:rtl/>
        </w:rPr>
        <w:t xml:space="preserve"> </w:t>
      </w:r>
      <w:r w:rsidR="00664F2F" w:rsidRPr="00DE6131">
        <w:rPr>
          <w:rFonts w:hint="cs"/>
          <w:rtl/>
        </w:rPr>
        <w:t xml:space="preserve"> بروز رابطة</w:t>
      </w:r>
      <w:r w:rsidRPr="00DE6131">
        <w:rPr>
          <w:rFonts w:hint="cs"/>
          <w:rtl/>
        </w:rPr>
        <w:t xml:space="preserve"> قوية وخاصة </w:t>
      </w:r>
      <w:r w:rsidR="00664F2F" w:rsidRPr="00DE6131">
        <w:rPr>
          <w:rFonts w:hint="cs"/>
          <w:rtl/>
        </w:rPr>
        <w:t xml:space="preserve"> بين المنتفعين و</w:t>
      </w:r>
      <w:r w:rsidRPr="00DE6131">
        <w:rPr>
          <w:rFonts w:hint="cs"/>
          <w:rtl/>
        </w:rPr>
        <w:t xml:space="preserve"> شخصية </w:t>
      </w:r>
      <w:r w:rsidR="00664F2F" w:rsidRPr="00DE6131">
        <w:rPr>
          <w:rFonts w:hint="cs"/>
          <w:rtl/>
        </w:rPr>
        <w:t xml:space="preserve">المفوض </w:t>
      </w:r>
      <w:r w:rsidRPr="00DE6131">
        <w:rPr>
          <w:rFonts w:hint="cs"/>
          <w:rtl/>
        </w:rPr>
        <w:t>اليه</w:t>
      </w:r>
      <w:r w:rsidR="00664F2F" w:rsidRPr="00DE6131">
        <w:rPr>
          <w:rFonts w:hint="cs"/>
          <w:rtl/>
        </w:rPr>
        <w:t xml:space="preserve"> </w:t>
      </w:r>
      <w:r w:rsidRPr="00DE6131">
        <w:rPr>
          <w:rFonts w:hint="cs"/>
          <w:rtl/>
        </w:rPr>
        <w:t xml:space="preserve">زيادة على </w:t>
      </w:r>
      <w:r w:rsidR="00664F2F" w:rsidRPr="00DE6131">
        <w:rPr>
          <w:rFonts w:hint="cs"/>
          <w:rtl/>
        </w:rPr>
        <w:t xml:space="preserve">السلطة </w:t>
      </w:r>
      <w:r w:rsidR="00A04FCF">
        <w:rPr>
          <w:rFonts w:hint="cs"/>
          <w:rtl/>
        </w:rPr>
        <w:t>المانحة</w:t>
      </w:r>
      <w:r w:rsidRPr="00DE6131">
        <w:rPr>
          <w:rFonts w:hint="cs"/>
          <w:rtl/>
        </w:rPr>
        <w:t>،</w:t>
      </w:r>
      <w:r w:rsidR="00664F2F" w:rsidRPr="00DE6131">
        <w:rPr>
          <w:rFonts w:hint="cs"/>
          <w:rtl/>
        </w:rPr>
        <w:t xml:space="preserve"> </w:t>
      </w:r>
      <w:r w:rsidRPr="00DE6131">
        <w:rPr>
          <w:rFonts w:hint="cs"/>
          <w:rtl/>
        </w:rPr>
        <w:t xml:space="preserve">فبالرغم </w:t>
      </w:r>
      <w:r w:rsidR="00664F2F" w:rsidRPr="00DE6131">
        <w:rPr>
          <w:rFonts w:hint="cs"/>
          <w:rtl/>
        </w:rPr>
        <w:t xml:space="preserve"> من </w:t>
      </w:r>
      <w:r w:rsidRPr="00DE6131">
        <w:rPr>
          <w:rFonts w:hint="cs"/>
          <w:rtl/>
        </w:rPr>
        <w:t>وجود</w:t>
      </w:r>
      <w:r w:rsidR="00664F2F" w:rsidRPr="00DE6131">
        <w:rPr>
          <w:rFonts w:hint="cs"/>
          <w:rtl/>
        </w:rPr>
        <w:t xml:space="preserve"> ال</w:t>
      </w:r>
      <w:r w:rsidR="00A04FCF">
        <w:rPr>
          <w:rFonts w:hint="cs"/>
          <w:rtl/>
        </w:rPr>
        <w:t>أ</w:t>
      </w:r>
      <w:r w:rsidR="00664F2F" w:rsidRPr="00DE6131">
        <w:rPr>
          <w:rFonts w:hint="cs"/>
          <w:rtl/>
        </w:rPr>
        <w:t>حكام التعاقدي</w:t>
      </w:r>
      <w:r w:rsidR="00664F2F" w:rsidRPr="00DE6131">
        <w:rPr>
          <w:rtl/>
        </w:rPr>
        <w:t>ة</w:t>
      </w:r>
      <w:r w:rsidR="00A04FCF">
        <w:rPr>
          <w:rFonts w:hint="cs"/>
          <w:rtl/>
        </w:rPr>
        <w:t xml:space="preserve"> فإ</w:t>
      </w:r>
      <w:r w:rsidR="00664F2F" w:rsidRPr="00DE6131">
        <w:rPr>
          <w:rFonts w:hint="cs"/>
          <w:rtl/>
        </w:rPr>
        <w:t>ن</w:t>
      </w:r>
      <w:r w:rsidRPr="00DE6131">
        <w:rPr>
          <w:rFonts w:hint="cs"/>
          <w:rtl/>
        </w:rPr>
        <w:t xml:space="preserve">ه في الغالب يطغى </w:t>
      </w:r>
      <w:r w:rsidR="00664F2F" w:rsidRPr="00DE6131">
        <w:rPr>
          <w:rFonts w:hint="cs"/>
          <w:rtl/>
        </w:rPr>
        <w:t xml:space="preserve">الطابع التنظيمي على هذه العلاقة لكون </w:t>
      </w:r>
      <w:r w:rsidRPr="00DE6131">
        <w:rPr>
          <w:rFonts w:hint="cs"/>
          <w:rtl/>
        </w:rPr>
        <w:t xml:space="preserve">الجهة الإدارية العامة لاتزال ترى في نفسها </w:t>
      </w:r>
      <w:r w:rsidR="009E275E">
        <w:rPr>
          <w:rFonts w:hint="cs"/>
          <w:rtl/>
        </w:rPr>
        <w:t xml:space="preserve"> صاحبة الإختصاص الأ</w:t>
      </w:r>
      <w:r w:rsidR="00664F2F" w:rsidRPr="00DE6131">
        <w:rPr>
          <w:rFonts w:hint="cs"/>
          <w:rtl/>
        </w:rPr>
        <w:t xml:space="preserve">صيل في </w:t>
      </w:r>
      <w:r w:rsidRPr="00DE6131">
        <w:rPr>
          <w:rFonts w:hint="cs"/>
          <w:rtl/>
        </w:rPr>
        <w:t>إدارة واستغلال وأن تفويضها لل</w:t>
      </w:r>
      <w:r w:rsidR="00664F2F" w:rsidRPr="00DE6131">
        <w:rPr>
          <w:rFonts w:hint="cs"/>
          <w:rtl/>
        </w:rPr>
        <w:t xml:space="preserve">مرفق العام </w:t>
      </w:r>
      <w:r w:rsidRPr="00DE6131">
        <w:rPr>
          <w:rFonts w:hint="cs"/>
          <w:rtl/>
        </w:rPr>
        <w:t xml:space="preserve"> ليس </w:t>
      </w:r>
      <w:r w:rsidR="009E275E">
        <w:rPr>
          <w:rFonts w:hint="cs"/>
          <w:rtl/>
        </w:rPr>
        <w:t>إلا اعتماد آلية جديدة  تتبنى من خلالها إ</w:t>
      </w:r>
      <w:r w:rsidRPr="00DE6131">
        <w:rPr>
          <w:rFonts w:hint="cs"/>
          <w:rtl/>
        </w:rPr>
        <w:t xml:space="preserve">شراك الغير بهدف </w:t>
      </w:r>
      <w:r w:rsidR="00664F2F" w:rsidRPr="00DE6131">
        <w:rPr>
          <w:rFonts w:hint="cs"/>
          <w:rtl/>
        </w:rPr>
        <w:t xml:space="preserve">زيادة ورفع فعالية </w:t>
      </w:r>
      <w:r w:rsidRPr="00DE6131">
        <w:rPr>
          <w:rFonts w:hint="cs"/>
          <w:rtl/>
        </w:rPr>
        <w:t xml:space="preserve">المرفق </w:t>
      </w:r>
      <w:r w:rsidR="00664F2F" w:rsidRPr="00DE6131">
        <w:rPr>
          <w:rFonts w:hint="cs"/>
          <w:rtl/>
        </w:rPr>
        <w:t xml:space="preserve">وتحسين نوعية الخدمة </w:t>
      </w:r>
      <w:r w:rsidR="005A7E48">
        <w:rPr>
          <w:rFonts w:hint="cs"/>
          <w:rtl/>
        </w:rPr>
        <w:t xml:space="preserve">العمومية </w:t>
      </w:r>
      <w:r w:rsidR="00664F2F" w:rsidRPr="00DE6131">
        <w:rPr>
          <w:rFonts w:hint="cs"/>
          <w:rtl/>
        </w:rPr>
        <w:t>المقدمة</w:t>
      </w:r>
      <w:r w:rsidRPr="00DE6131">
        <w:rPr>
          <w:rFonts w:hint="cs"/>
          <w:rtl/>
        </w:rPr>
        <w:t>.</w:t>
      </w:r>
    </w:p>
    <w:p w14:paraId="020D9C35" w14:textId="64348235" w:rsidR="009B1BF7" w:rsidRPr="00DE6131" w:rsidRDefault="005A7E48" w:rsidP="003A115B">
      <w:pPr>
        <w:rPr>
          <w:b/>
          <w:bCs/>
          <w:rtl/>
        </w:rPr>
      </w:pPr>
      <w:r>
        <w:rPr>
          <w:rFonts w:hint="cs"/>
          <w:rtl/>
        </w:rPr>
        <w:t>غير أ</w:t>
      </w:r>
      <w:r w:rsidR="00D72858" w:rsidRPr="00DE6131">
        <w:rPr>
          <w:rFonts w:hint="cs"/>
          <w:rtl/>
        </w:rPr>
        <w:t xml:space="preserve">نه بالرجوع الى طبيعة عقد التفويض باعتباره عقد إداريا يتم ابرامه بين </w:t>
      </w:r>
      <w:r>
        <w:rPr>
          <w:rFonts w:hint="cs"/>
          <w:rtl/>
        </w:rPr>
        <w:t>أحد الأشخاص الاعتبارية  العامة أو أحد الأشخاص المعنوية العامة أ</w:t>
      </w:r>
      <w:r w:rsidR="00D72858" w:rsidRPr="00DE6131">
        <w:rPr>
          <w:rFonts w:hint="cs"/>
          <w:rtl/>
        </w:rPr>
        <w:t xml:space="preserve">و الخاصة باعتبار النظر الى أطراف العقد من جهة </w:t>
      </w:r>
      <w:r w:rsidR="00333B72" w:rsidRPr="00DE6131">
        <w:rPr>
          <w:rFonts w:hint="cs"/>
          <w:rtl/>
        </w:rPr>
        <w:t xml:space="preserve">أن </w:t>
      </w:r>
      <w:r w:rsidR="00D72858" w:rsidRPr="00DE6131">
        <w:rPr>
          <w:rFonts w:hint="cs"/>
          <w:rtl/>
        </w:rPr>
        <w:t>السلطة المفوضة وهي دائما شخص معنوي عام والمفوض</w:t>
      </w:r>
      <w:r>
        <w:rPr>
          <w:rFonts w:hint="cs"/>
          <w:rtl/>
        </w:rPr>
        <w:t xml:space="preserve"> له وهو شخص خاضع للقانون العام أو الخاص</w:t>
      </w:r>
      <w:r w:rsidR="00333B72" w:rsidRPr="00DE6131">
        <w:rPr>
          <w:rFonts w:hint="cs"/>
          <w:rtl/>
        </w:rPr>
        <w:t xml:space="preserve"> وبالنظر لموضوع العقد أيضا فهو في الأخير يتناول </w:t>
      </w:r>
      <w:r w:rsidR="00D72858" w:rsidRPr="00DE6131">
        <w:rPr>
          <w:rFonts w:hint="cs"/>
          <w:rtl/>
        </w:rPr>
        <w:t xml:space="preserve">تسيير </w:t>
      </w:r>
      <w:r w:rsidR="00333B72" w:rsidRPr="00DE6131">
        <w:rPr>
          <w:rFonts w:hint="cs"/>
          <w:rtl/>
        </w:rPr>
        <w:t>ال</w:t>
      </w:r>
      <w:r w:rsidR="00D72858" w:rsidRPr="00DE6131">
        <w:rPr>
          <w:rFonts w:hint="cs"/>
          <w:rtl/>
        </w:rPr>
        <w:t xml:space="preserve">مرفق </w:t>
      </w:r>
      <w:r w:rsidR="00333B72" w:rsidRPr="00DE6131">
        <w:rPr>
          <w:rFonts w:hint="cs"/>
          <w:rtl/>
        </w:rPr>
        <w:t>ال</w:t>
      </w:r>
      <w:r w:rsidR="00D72858" w:rsidRPr="00DE6131">
        <w:rPr>
          <w:rFonts w:hint="cs"/>
          <w:rtl/>
        </w:rPr>
        <w:t>عام</w:t>
      </w:r>
      <w:r w:rsidR="00333B72" w:rsidRPr="00DE6131">
        <w:rPr>
          <w:rFonts w:hint="cs"/>
          <w:rtl/>
        </w:rPr>
        <w:t xml:space="preserve"> الذي هو جوهر القانون الإداري</w:t>
      </w:r>
      <w:r w:rsidR="00333B72" w:rsidRPr="00DE6131">
        <w:rPr>
          <w:rStyle w:val="Appelnotedebasdep"/>
          <w:color w:val="000000" w:themeColor="text1"/>
          <w:rtl/>
        </w:rPr>
        <w:footnoteReference w:id="447"/>
      </w:r>
      <w:r>
        <w:rPr>
          <w:rFonts w:hint="cs"/>
          <w:rtl/>
        </w:rPr>
        <w:t>، وذلك يوحي بأ</w:t>
      </w:r>
      <w:r w:rsidR="00333B72" w:rsidRPr="00DE6131">
        <w:rPr>
          <w:rFonts w:hint="cs"/>
          <w:rtl/>
        </w:rPr>
        <w:t>ن عقد التفويض هو عمل قانوني مبني على توافق إرادة الأطراف، وهومن ناحية أخرى بالنظر الى طبيعته تغلب عليه الصفة التنظيمية التي ترتبط بالأساس بالقواعد اللصيقة بسير المرفق العام.</w:t>
      </w:r>
      <w:r w:rsidR="00D72858" w:rsidRPr="00DE6131">
        <w:rPr>
          <w:rFonts w:hint="cs"/>
          <w:rtl/>
        </w:rPr>
        <w:t xml:space="preserve"> </w:t>
      </w:r>
    </w:p>
    <w:p w14:paraId="76F2862B" w14:textId="27F6A719" w:rsidR="00660F70" w:rsidRPr="00DE6131" w:rsidRDefault="005A7E48" w:rsidP="003A115B">
      <w:pPr>
        <w:rPr>
          <w:rtl/>
        </w:rPr>
      </w:pPr>
      <w:r>
        <w:rPr>
          <w:rFonts w:hint="cs"/>
          <w:rtl/>
        </w:rPr>
        <w:t>لأ</w:t>
      </w:r>
      <w:r w:rsidR="009B1BF7" w:rsidRPr="00DE6131">
        <w:rPr>
          <w:rFonts w:hint="cs"/>
          <w:rtl/>
        </w:rPr>
        <w:t xml:space="preserve">ن السلطة التنظيمية تمثل أحد المكونات الأساسية في وجود السلطة العامة  هي  بهذا تدخل في </w:t>
      </w:r>
      <w:r w:rsidR="00B35B0F" w:rsidRPr="00DE6131">
        <w:rPr>
          <w:rFonts w:hint="cs"/>
          <w:rtl/>
        </w:rPr>
        <w:t>صميم</w:t>
      </w:r>
      <w:r w:rsidR="009B1BF7" w:rsidRPr="00DE6131">
        <w:rPr>
          <w:rFonts w:hint="cs"/>
          <w:rtl/>
        </w:rPr>
        <w:t xml:space="preserve"> عملها حتى بغياب نص يقر بها </w:t>
      </w:r>
      <w:r w:rsidR="009B1BF7" w:rsidRPr="00DE6131">
        <w:rPr>
          <w:rStyle w:val="Appelnotedebasdep"/>
          <w:color w:val="000000" w:themeColor="text1"/>
          <w:rtl/>
        </w:rPr>
        <w:footnoteReference w:id="448"/>
      </w:r>
      <w:r w:rsidR="003F52FE">
        <w:rPr>
          <w:rFonts w:hint="cs"/>
          <w:rtl/>
        </w:rPr>
        <w:t>،</w:t>
      </w:r>
      <w:r w:rsidR="009B1BF7" w:rsidRPr="00DE6131">
        <w:rPr>
          <w:rFonts w:hint="cs"/>
          <w:sz w:val="24"/>
          <w:szCs w:val="24"/>
          <w:rtl/>
        </w:rPr>
        <w:t xml:space="preserve"> </w:t>
      </w:r>
      <w:r w:rsidR="009B1BF7" w:rsidRPr="00DE6131">
        <w:rPr>
          <w:rFonts w:hint="cs"/>
          <w:rtl/>
        </w:rPr>
        <w:t xml:space="preserve">فسلطة التنظيم هي السلطة التي تمارسها من قبل  السلطات الإدارية العامة </w:t>
      </w:r>
      <w:r w:rsidR="003F52FE">
        <w:rPr>
          <w:rFonts w:hint="cs"/>
          <w:rtl/>
        </w:rPr>
        <w:t>والتي تتمحور</w:t>
      </w:r>
      <w:r w:rsidR="009B1BF7" w:rsidRPr="00DE6131">
        <w:rPr>
          <w:rFonts w:hint="cs"/>
          <w:rtl/>
        </w:rPr>
        <w:t xml:space="preserve">حول </w:t>
      </w:r>
      <w:r w:rsidR="003F52FE">
        <w:rPr>
          <w:rFonts w:hint="cs"/>
          <w:rtl/>
        </w:rPr>
        <w:t>إ</w:t>
      </w:r>
      <w:r w:rsidR="009B1BF7" w:rsidRPr="00DE6131">
        <w:rPr>
          <w:rFonts w:hint="cs"/>
          <w:rtl/>
        </w:rPr>
        <w:t>صدار قواعد قانونية عامة ومجردة في ص</w:t>
      </w:r>
      <w:r w:rsidR="003F52FE">
        <w:rPr>
          <w:rFonts w:hint="cs"/>
          <w:rtl/>
        </w:rPr>
        <w:t>و</w:t>
      </w:r>
      <w:r w:rsidR="009B1BF7" w:rsidRPr="00DE6131">
        <w:rPr>
          <w:rFonts w:hint="cs"/>
          <w:rtl/>
        </w:rPr>
        <w:t xml:space="preserve">ر </w:t>
      </w:r>
      <w:r w:rsidR="003F52FE">
        <w:rPr>
          <w:rFonts w:hint="cs"/>
          <w:rtl/>
        </w:rPr>
        <w:t>متعددة تشمل جميع المخاطبين بها أ</w:t>
      </w:r>
      <w:r w:rsidR="009B1BF7" w:rsidRPr="00DE6131">
        <w:rPr>
          <w:rFonts w:hint="cs"/>
          <w:rtl/>
        </w:rPr>
        <w:t>و قد تكون على فئة معينة منهم دون تحديد ذواتهم وهي اللوائح والقرارات الإدارية التنظيمية العامة</w:t>
      </w:r>
      <w:r w:rsidR="009B1BF7" w:rsidRPr="00DE6131">
        <w:rPr>
          <w:rStyle w:val="Appelnotedebasdep"/>
          <w:color w:val="000000" w:themeColor="text1"/>
          <w:rtl/>
        </w:rPr>
        <w:footnoteReference w:id="449"/>
      </w:r>
      <w:r w:rsidR="003F52FE">
        <w:rPr>
          <w:rFonts w:hint="cs"/>
          <w:rtl/>
        </w:rPr>
        <w:t>،</w:t>
      </w:r>
      <w:r w:rsidR="009B1BF7" w:rsidRPr="00DE6131">
        <w:rPr>
          <w:rFonts w:hint="cs"/>
          <w:rtl/>
        </w:rPr>
        <w:t xml:space="preserve"> وبهذا تملك السلطة المفوضة سلطة تنظيم واستغلال </w:t>
      </w:r>
      <w:r w:rsidR="003F52FE">
        <w:rPr>
          <w:rFonts w:hint="cs"/>
          <w:rtl/>
        </w:rPr>
        <w:t>المرفق العام وهي ترجمة لامتياز أ</w:t>
      </w:r>
      <w:r w:rsidR="009B1BF7" w:rsidRPr="00DE6131">
        <w:rPr>
          <w:rFonts w:hint="cs"/>
          <w:rtl/>
        </w:rPr>
        <w:t xml:space="preserve">صيل لها متعلق بامتيازات السلطة العامة </w:t>
      </w:r>
      <w:r w:rsidR="00B35B0F" w:rsidRPr="00DE6131">
        <w:rPr>
          <w:rFonts w:hint="cs"/>
          <w:rtl/>
        </w:rPr>
        <w:t>لا يجو</w:t>
      </w:r>
      <w:r w:rsidR="00B35B0F" w:rsidRPr="00DE6131">
        <w:rPr>
          <w:rtl/>
        </w:rPr>
        <w:t>ز</w:t>
      </w:r>
      <w:r w:rsidR="009B1BF7" w:rsidRPr="00DE6131">
        <w:rPr>
          <w:rFonts w:hint="cs"/>
          <w:rtl/>
        </w:rPr>
        <w:t xml:space="preserve"> لها التخلي عنه</w:t>
      </w:r>
      <w:r w:rsidR="003F52FE">
        <w:rPr>
          <w:rFonts w:hint="cs"/>
          <w:rtl/>
        </w:rPr>
        <w:t xml:space="preserve"> أو تفويضها في أي حال من الأحوال </w:t>
      </w:r>
      <w:r w:rsidR="009B1BF7" w:rsidRPr="00DE6131">
        <w:rPr>
          <w:rFonts w:hint="cs"/>
          <w:rtl/>
        </w:rPr>
        <w:t>فالتنظيم هو صلاحية حصرية للسلطة المفوضة في مجال تفويض المرفق العام</w:t>
      </w:r>
      <w:r w:rsidR="003F52FE">
        <w:rPr>
          <w:rFonts w:hint="cs"/>
          <w:rtl/>
        </w:rPr>
        <w:t>،</w:t>
      </w:r>
      <w:r w:rsidR="009B1BF7" w:rsidRPr="00DE6131">
        <w:rPr>
          <w:rFonts w:hint="cs"/>
          <w:rtl/>
        </w:rPr>
        <w:t xml:space="preserve"> عكس </w:t>
      </w:r>
      <w:r w:rsidR="00B35B0F" w:rsidRPr="00DE6131">
        <w:rPr>
          <w:rFonts w:hint="cs"/>
          <w:rtl/>
        </w:rPr>
        <w:t>ما ه</w:t>
      </w:r>
      <w:r w:rsidR="00B35B0F" w:rsidRPr="00DE6131">
        <w:rPr>
          <w:rtl/>
        </w:rPr>
        <w:t>و</w:t>
      </w:r>
      <w:r w:rsidR="009B1BF7" w:rsidRPr="00DE6131">
        <w:rPr>
          <w:rFonts w:hint="cs"/>
          <w:rtl/>
        </w:rPr>
        <w:t xml:space="preserve"> متعارف عليه  في نطاق  ال</w:t>
      </w:r>
      <w:r w:rsidR="003F52FE">
        <w:rPr>
          <w:rFonts w:hint="cs"/>
          <w:rtl/>
        </w:rPr>
        <w:t>إ</w:t>
      </w:r>
      <w:r w:rsidR="009B1BF7" w:rsidRPr="00DE6131">
        <w:rPr>
          <w:rFonts w:hint="cs"/>
          <w:rtl/>
        </w:rPr>
        <w:t>ستثمار الخاص حيث يملك المستثمر صل</w:t>
      </w:r>
      <w:r w:rsidR="003F52FE">
        <w:rPr>
          <w:rFonts w:hint="cs"/>
          <w:rtl/>
        </w:rPr>
        <w:t>احية تنظيم مشروعه بنفسه ولهذا فإ</w:t>
      </w:r>
      <w:r w:rsidR="009B1BF7" w:rsidRPr="00DE6131">
        <w:rPr>
          <w:rFonts w:hint="cs"/>
          <w:rtl/>
        </w:rPr>
        <w:t xml:space="preserve">ن </w:t>
      </w:r>
      <w:r w:rsidR="00E91D0E" w:rsidRPr="00DE6131">
        <w:rPr>
          <w:rFonts w:hint="cs"/>
          <w:rtl/>
        </w:rPr>
        <w:t xml:space="preserve">التنظيم المتعلق </w:t>
      </w:r>
      <w:r w:rsidR="009B1BF7" w:rsidRPr="00DE6131">
        <w:rPr>
          <w:rFonts w:hint="cs"/>
          <w:rtl/>
        </w:rPr>
        <w:t xml:space="preserve">بطبيعة المرفق العام </w:t>
      </w:r>
      <w:r w:rsidR="00E91D0E" w:rsidRPr="00DE6131">
        <w:rPr>
          <w:rFonts w:hint="cs"/>
          <w:rtl/>
        </w:rPr>
        <w:t xml:space="preserve">موضوع التفويض </w:t>
      </w:r>
      <w:r w:rsidR="009B1BF7" w:rsidRPr="00DE6131">
        <w:rPr>
          <w:rFonts w:hint="cs"/>
          <w:rtl/>
        </w:rPr>
        <w:t xml:space="preserve">يشكل أحد حدود الاستثمار في المرافق العامة </w:t>
      </w:r>
      <w:r w:rsidR="009B1BF7" w:rsidRPr="00DE6131">
        <w:rPr>
          <w:rStyle w:val="Appelnotedebasdep"/>
          <w:color w:val="000000" w:themeColor="text1"/>
          <w:rtl/>
        </w:rPr>
        <w:footnoteReference w:id="450"/>
      </w:r>
      <w:r w:rsidR="003F52FE">
        <w:rPr>
          <w:rFonts w:hint="cs"/>
          <w:rtl/>
        </w:rPr>
        <w:t>،</w:t>
      </w:r>
      <w:r w:rsidR="00E91D0E" w:rsidRPr="00DE6131">
        <w:rPr>
          <w:rFonts w:hint="cs"/>
          <w:rtl/>
        </w:rPr>
        <w:t xml:space="preserve"> فطغيان القواعد التنظيمية على عقد التفويض بالقدر الذي يكون ضروري لاعتبارات السير </w:t>
      </w:r>
      <w:r w:rsidR="003F52FE">
        <w:rPr>
          <w:rFonts w:hint="cs"/>
          <w:rtl/>
        </w:rPr>
        <w:lastRenderedPageBreak/>
        <w:t>الحسن للمرافق العامة المفوضة فإ</w:t>
      </w:r>
      <w:r w:rsidR="00E91D0E" w:rsidRPr="00DE6131">
        <w:rPr>
          <w:rFonts w:hint="cs"/>
          <w:rtl/>
        </w:rPr>
        <w:t xml:space="preserve">نه في الوقت ذاته </w:t>
      </w:r>
      <w:r w:rsidR="008E5396">
        <w:rPr>
          <w:rFonts w:hint="cs"/>
          <w:rtl/>
        </w:rPr>
        <w:t xml:space="preserve">يؤدي </w:t>
      </w:r>
      <w:r w:rsidR="00E91D0E" w:rsidRPr="00DE6131">
        <w:rPr>
          <w:rFonts w:hint="cs"/>
          <w:rtl/>
        </w:rPr>
        <w:t xml:space="preserve">الى </w:t>
      </w:r>
      <w:r w:rsidR="008E5396">
        <w:rPr>
          <w:rFonts w:hint="cs"/>
          <w:rtl/>
        </w:rPr>
        <w:t>إضعاف</w:t>
      </w:r>
      <w:r w:rsidR="00E91D0E" w:rsidRPr="00DE6131">
        <w:rPr>
          <w:rFonts w:hint="cs"/>
          <w:rtl/>
        </w:rPr>
        <w:t xml:space="preserve"> </w:t>
      </w:r>
      <w:r w:rsidR="008E5396">
        <w:rPr>
          <w:rFonts w:hint="cs"/>
          <w:rtl/>
        </w:rPr>
        <w:t>الصبغة</w:t>
      </w:r>
      <w:r w:rsidR="00E91D0E" w:rsidRPr="00DE6131">
        <w:rPr>
          <w:rFonts w:hint="cs"/>
          <w:rtl/>
        </w:rPr>
        <w:t xml:space="preserve"> </w:t>
      </w:r>
      <w:r w:rsidR="008E5396">
        <w:rPr>
          <w:rFonts w:hint="cs"/>
          <w:rtl/>
        </w:rPr>
        <w:t>التعاقدية التي تميز عقد التفويض</w:t>
      </w:r>
      <w:r w:rsidR="00E91D0E" w:rsidRPr="00DE6131">
        <w:rPr>
          <w:rFonts w:hint="cs"/>
          <w:rtl/>
        </w:rPr>
        <w:t>.</w:t>
      </w:r>
      <w:r w:rsidR="00660F70" w:rsidRPr="00DE6131">
        <w:rPr>
          <w:rFonts w:hint="cs"/>
          <w:rtl/>
        </w:rPr>
        <w:t xml:space="preserve">  </w:t>
      </w:r>
    </w:p>
    <w:p w14:paraId="37BBB910" w14:textId="05EB1E50" w:rsidR="00333B72" w:rsidRPr="00DE6131" w:rsidRDefault="00660F70" w:rsidP="003A115B">
      <w:pPr>
        <w:rPr>
          <w:rtl/>
        </w:rPr>
      </w:pPr>
      <w:r w:rsidRPr="00DE6131">
        <w:rPr>
          <w:rFonts w:hint="cs"/>
          <w:rtl/>
        </w:rPr>
        <w:t>ل</w:t>
      </w:r>
      <w:r w:rsidR="008E5396">
        <w:rPr>
          <w:rFonts w:hint="cs"/>
          <w:rtl/>
        </w:rPr>
        <w:t>أن أ</w:t>
      </w:r>
      <w:r w:rsidRPr="00DE6131">
        <w:rPr>
          <w:rFonts w:hint="cs"/>
          <w:rtl/>
        </w:rPr>
        <w:t>هم ما يمي</w:t>
      </w:r>
      <w:r w:rsidRPr="00DE6131">
        <w:rPr>
          <w:rtl/>
        </w:rPr>
        <w:t>ز</w:t>
      </w:r>
      <w:r w:rsidRPr="00DE6131">
        <w:rPr>
          <w:rFonts w:hint="cs"/>
          <w:rtl/>
        </w:rPr>
        <w:t xml:space="preserve"> العقد ال</w:t>
      </w:r>
      <w:r w:rsidR="008E5396">
        <w:rPr>
          <w:rFonts w:hint="cs"/>
          <w:rtl/>
        </w:rPr>
        <w:t>إ</w:t>
      </w:r>
      <w:r w:rsidRPr="00DE6131">
        <w:rPr>
          <w:rFonts w:hint="cs"/>
          <w:rtl/>
        </w:rPr>
        <w:t>داري عن العقد المدني هو قوة مركز الجهة الإدارية في</w:t>
      </w:r>
      <w:r w:rsidR="008E5396">
        <w:rPr>
          <w:rFonts w:hint="cs"/>
          <w:rtl/>
        </w:rPr>
        <w:t>ه فالسلطة المتعاقدة في العقد الإ</w:t>
      </w:r>
      <w:r w:rsidRPr="00DE6131">
        <w:rPr>
          <w:rFonts w:hint="cs"/>
          <w:rtl/>
        </w:rPr>
        <w:t xml:space="preserve">داري </w:t>
      </w:r>
      <w:r w:rsidR="00FF6A8A" w:rsidRPr="00DE6131">
        <w:rPr>
          <w:rFonts w:hint="cs"/>
          <w:rtl/>
        </w:rPr>
        <w:t>لها من</w:t>
      </w:r>
      <w:r w:rsidRPr="00DE6131">
        <w:rPr>
          <w:rFonts w:hint="cs"/>
          <w:rtl/>
        </w:rPr>
        <w:t xml:space="preserve"> </w:t>
      </w:r>
      <w:r w:rsidR="00FF6A8A" w:rsidRPr="00DE6131">
        <w:rPr>
          <w:rFonts w:hint="cs"/>
          <w:rtl/>
        </w:rPr>
        <w:t>السلطات</w:t>
      </w:r>
      <w:r w:rsidRPr="00DE6131">
        <w:rPr>
          <w:rFonts w:hint="cs"/>
          <w:rtl/>
        </w:rPr>
        <w:t xml:space="preserve"> </w:t>
      </w:r>
      <w:r w:rsidR="00FF6A8A" w:rsidRPr="00DE6131">
        <w:rPr>
          <w:rFonts w:hint="cs"/>
          <w:rtl/>
        </w:rPr>
        <w:t xml:space="preserve">التي ليس </w:t>
      </w:r>
      <w:r w:rsidR="00B35B0F" w:rsidRPr="00DE6131">
        <w:rPr>
          <w:rFonts w:hint="cs"/>
          <w:rtl/>
        </w:rPr>
        <w:t>لها مقاب</w:t>
      </w:r>
      <w:r w:rsidR="00B35B0F" w:rsidRPr="00DE6131">
        <w:rPr>
          <w:rtl/>
        </w:rPr>
        <w:t>ل</w:t>
      </w:r>
      <w:r w:rsidR="00FF6A8A" w:rsidRPr="00DE6131">
        <w:rPr>
          <w:rFonts w:hint="cs"/>
          <w:rtl/>
        </w:rPr>
        <w:t xml:space="preserve"> </w:t>
      </w:r>
      <w:r w:rsidRPr="00DE6131">
        <w:rPr>
          <w:rFonts w:hint="cs"/>
          <w:rtl/>
        </w:rPr>
        <w:t xml:space="preserve">في </w:t>
      </w:r>
      <w:r w:rsidR="00FF6A8A" w:rsidRPr="00DE6131">
        <w:rPr>
          <w:rFonts w:hint="cs"/>
          <w:rtl/>
        </w:rPr>
        <w:t xml:space="preserve">مجال </w:t>
      </w:r>
      <w:r w:rsidRPr="00DE6131">
        <w:rPr>
          <w:rFonts w:hint="cs"/>
          <w:rtl/>
        </w:rPr>
        <w:t xml:space="preserve">عقود القانون الخاص ويبرر ذلك </w:t>
      </w:r>
      <w:r w:rsidR="00FF6A8A" w:rsidRPr="00DE6131">
        <w:rPr>
          <w:rFonts w:hint="cs"/>
          <w:rtl/>
        </w:rPr>
        <w:t>في الغالب</w:t>
      </w:r>
      <w:r w:rsidRPr="00DE6131">
        <w:rPr>
          <w:rFonts w:hint="cs"/>
          <w:rtl/>
        </w:rPr>
        <w:t xml:space="preserve"> </w:t>
      </w:r>
      <w:r w:rsidR="00FF6A8A" w:rsidRPr="00DE6131">
        <w:rPr>
          <w:rFonts w:hint="cs"/>
          <w:rtl/>
        </w:rPr>
        <w:t>متطلبات</w:t>
      </w:r>
      <w:r w:rsidRPr="00DE6131">
        <w:rPr>
          <w:rFonts w:hint="cs"/>
          <w:rtl/>
        </w:rPr>
        <w:t xml:space="preserve"> </w:t>
      </w:r>
      <w:r w:rsidR="00FF6A8A" w:rsidRPr="00DE6131">
        <w:rPr>
          <w:rFonts w:hint="cs"/>
          <w:rtl/>
        </w:rPr>
        <w:t>المصلحة العامة</w:t>
      </w:r>
      <w:r w:rsidR="008E5396">
        <w:rPr>
          <w:rFonts w:hint="cs"/>
          <w:rtl/>
        </w:rPr>
        <w:t>،</w:t>
      </w:r>
      <w:r w:rsidRPr="00DE6131">
        <w:rPr>
          <w:rFonts w:hint="cs"/>
          <w:rtl/>
        </w:rPr>
        <w:t xml:space="preserve"> </w:t>
      </w:r>
      <w:r w:rsidR="008E5396">
        <w:rPr>
          <w:rFonts w:hint="cs"/>
          <w:rtl/>
        </w:rPr>
        <w:t>وإ</w:t>
      </w:r>
      <w:r w:rsidR="00FF6A8A" w:rsidRPr="00DE6131">
        <w:rPr>
          <w:rFonts w:hint="cs"/>
          <w:rtl/>
        </w:rPr>
        <w:t xml:space="preserve">لزامية </w:t>
      </w:r>
      <w:r w:rsidR="00B35B0F" w:rsidRPr="00DE6131">
        <w:rPr>
          <w:rFonts w:hint="cs"/>
          <w:rtl/>
        </w:rPr>
        <w:t>السير المنتظ</w:t>
      </w:r>
      <w:r w:rsidR="00B35B0F" w:rsidRPr="00DE6131">
        <w:rPr>
          <w:rtl/>
        </w:rPr>
        <w:t>م</w:t>
      </w:r>
      <w:r w:rsidR="00FF6A8A" w:rsidRPr="00DE6131">
        <w:rPr>
          <w:rFonts w:hint="cs"/>
          <w:rtl/>
        </w:rPr>
        <w:t xml:space="preserve"> والعادي ل</w:t>
      </w:r>
      <w:r w:rsidRPr="00DE6131">
        <w:rPr>
          <w:rFonts w:hint="cs"/>
          <w:rtl/>
        </w:rPr>
        <w:t xml:space="preserve">لمرفق العام و </w:t>
      </w:r>
      <w:r w:rsidR="00073A09" w:rsidRPr="00DE6131">
        <w:rPr>
          <w:rFonts w:hint="cs"/>
          <w:rtl/>
        </w:rPr>
        <w:t>بهذه الصفة</w:t>
      </w:r>
      <w:r w:rsidRPr="00DE6131">
        <w:rPr>
          <w:rFonts w:hint="cs"/>
          <w:rtl/>
        </w:rPr>
        <w:t xml:space="preserve"> </w:t>
      </w:r>
      <w:r w:rsidR="00073A09" w:rsidRPr="00DE6131">
        <w:rPr>
          <w:rFonts w:hint="cs"/>
          <w:rtl/>
        </w:rPr>
        <w:t>تمتلك الجهة الإدارية ال</w:t>
      </w:r>
      <w:r w:rsidR="008E5396">
        <w:rPr>
          <w:rFonts w:hint="cs"/>
          <w:rtl/>
        </w:rPr>
        <w:t>إ</w:t>
      </w:r>
      <w:r w:rsidR="00073A09" w:rsidRPr="00DE6131">
        <w:rPr>
          <w:rFonts w:hint="cs"/>
          <w:rtl/>
        </w:rPr>
        <w:t>ستعانة ب</w:t>
      </w:r>
      <w:r w:rsidRPr="00DE6131">
        <w:rPr>
          <w:rFonts w:hint="cs"/>
          <w:rtl/>
        </w:rPr>
        <w:t xml:space="preserve">هذه </w:t>
      </w:r>
      <w:r w:rsidR="00073A09" w:rsidRPr="00DE6131">
        <w:rPr>
          <w:rFonts w:hint="cs"/>
          <w:rtl/>
        </w:rPr>
        <w:t>الصلاحيات</w:t>
      </w:r>
      <w:r w:rsidRPr="00DE6131">
        <w:rPr>
          <w:rFonts w:hint="cs"/>
          <w:rtl/>
        </w:rPr>
        <w:t xml:space="preserve"> حتى </w:t>
      </w:r>
      <w:r w:rsidR="00073A09" w:rsidRPr="00DE6131">
        <w:rPr>
          <w:rFonts w:hint="cs"/>
          <w:rtl/>
        </w:rPr>
        <w:t xml:space="preserve">في حالة  عدم النص </w:t>
      </w:r>
      <w:r w:rsidRPr="00DE6131">
        <w:rPr>
          <w:rFonts w:hint="cs"/>
          <w:rtl/>
        </w:rPr>
        <w:t>عليها في العقد ولا يستطي</w:t>
      </w:r>
      <w:r w:rsidRPr="00DE6131">
        <w:rPr>
          <w:rtl/>
        </w:rPr>
        <w:t>ع</w:t>
      </w:r>
      <w:r w:rsidRPr="00DE6131">
        <w:rPr>
          <w:rFonts w:hint="cs"/>
          <w:rtl/>
        </w:rPr>
        <w:t xml:space="preserve"> </w:t>
      </w:r>
      <w:r w:rsidR="00073A09" w:rsidRPr="00DE6131">
        <w:rPr>
          <w:rFonts w:hint="cs"/>
          <w:rtl/>
        </w:rPr>
        <w:t>المتعاقد</w:t>
      </w:r>
      <w:r w:rsidR="008E5396">
        <w:rPr>
          <w:rFonts w:hint="cs"/>
          <w:rtl/>
        </w:rPr>
        <w:t xml:space="preserve"> معها أ</w:t>
      </w:r>
      <w:r w:rsidRPr="00DE6131">
        <w:rPr>
          <w:rFonts w:hint="cs"/>
          <w:rtl/>
        </w:rPr>
        <w:t xml:space="preserve">ن </w:t>
      </w:r>
      <w:r w:rsidR="00073A09" w:rsidRPr="00DE6131">
        <w:rPr>
          <w:rFonts w:hint="cs"/>
          <w:rtl/>
        </w:rPr>
        <w:t>يتخلص</w:t>
      </w:r>
      <w:r w:rsidRPr="00DE6131">
        <w:rPr>
          <w:rFonts w:hint="cs"/>
          <w:rtl/>
        </w:rPr>
        <w:t xml:space="preserve"> </w:t>
      </w:r>
      <w:r w:rsidR="00073A09" w:rsidRPr="00DE6131">
        <w:rPr>
          <w:rFonts w:hint="cs"/>
          <w:rtl/>
        </w:rPr>
        <w:t>من هذه</w:t>
      </w:r>
      <w:r w:rsidRPr="00DE6131">
        <w:rPr>
          <w:rFonts w:hint="cs"/>
          <w:rtl/>
        </w:rPr>
        <w:t xml:space="preserve"> </w:t>
      </w:r>
      <w:r w:rsidR="00073A09" w:rsidRPr="00DE6131">
        <w:rPr>
          <w:rFonts w:hint="cs"/>
          <w:rtl/>
        </w:rPr>
        <w:t>الامتيازات</w:t>
      </w:r>
      <w:r w:rsidRPr="00DE6131">
        <w:rPr>
          <w:rFonts w:hint="cs"/>
          <w:rtl/>
        </w:rPr>
        <w:t xml:space="preserve"> </w:t>
      </w:r>
      <w:r w:rsidR="00073A09" w:rsidRPr="00DE6131">
        <w:rPr>
          <w:rFonts w:hint="cs"/>
          <w:rtl/>
        </w:rPr>
        <w:t>من خلال الدفع بقاعدة</w:t>
      </w:r>
      <w:r w:rsidRPr="00DE6131">
        <w:rPr>
          <w:rFonts w:hint="cs"/>
          <w:rtl/>
        </w:rPr>
        <w:t xml:space="preserve"> القوة الملزمة للعقد ل</w:t>
      </w:r>
      <w:r w:rsidR="008E5396">
        <w:rPr>
          <w:rFonts w:hint="cs"/>
          <w:rtl/>
        </w:rPr>
        <w:t>أ</w:t>
      </w:r>
      <w:r w:rsidRPr="00DE6131">
        <w:rPr>
          <w:rFonts w:hint="cs"/>
          <w:rtl/>
        </w:rPr>
        <w:t>ن ال</w:t>
      </w:r>
      <w:r w:rsidR="008E5396">
        <w:rPr>
          <w:rFonts w:hint="cs"/>
          <w:rtl/>
        </w:rPr>
        <w:t>أ</w:t>
      </w:r>
      <w:r w:rsidRPr="00DE6131">
        <w:rPr>
          <w:rFonts w:hint="cs"/>
          <w:rtl/>
        </w:rPr>
        <w:t xml:space="preserve">مر يتعلق </w:t>
      </w:r>
      <w:r w:rsidR="00073A09" w:rsidRPr="00DE6131">
        <w:rPr>
          <w:rFonts w:hint="cs"/>
          <w:rtl/>
        </w:rPr>
        <w:t>بقواعد العقد</w:t>
      </w:r>
      <w:r w:rsidRPr="00DE6131">
        <w:rPr>
          <w:rFonts w:hint="cs"/>
          <w:rtl/>
        </w:rPr>
        <w:t xml:space="preserve"> </w:t>
      </w:r>
      <w:r w:rsidR="00073A09" w:rsidRPr="00DE6131">
        <w:rPr>
          <w:rFonts w:hint="cs"/>
          <w:rtl/>
        </w:rPr>
        <w:t xml:space="preserve">الإداري، </w:t>
      </w:r>
      <w:r w:rsidRPr="00DE6131">
        <w:rPr>
          <w:rFonts w:hint="cs"/>
          <w:rtl/>
        </w:rPr>
        <w:t xml:space="preserve"> فسلطة الرقابة </w:t>
      </w:r>
      <w:r w:rsidR="00073A09" w:rsidRPr="00DE6131">
        <w:rPr>
          <w:rFonts w:hint="cs"/>
          <w:rtl/>
        </w:rPr>
        <w:t xml:space="preserve">مثلا </w:t>
      </w:r>
      <w:r w:rsidRPr="00DE6131">
        <w:rPr>
          <w:rFonts w:hint="cs"/>
          <w:rtl/>
        </w:rPr>
        <w:t xml:space="preserve">التي تمارسها السلطة </w:t>
      </w:r>
      <w:r w:rsidR="00073A09" w:rsidRPr="00DE6131">
        <w:rPr>
          <w:rFonts w:hint="cs"/>
          <w:rtl/>
        </w:rPr>
        <w:t xml:space="preserve">العامة </w:t>
      </w:r>
      <w:r w:rsidRPr="00DE6131">
        <w:rPr>
          <w:rFonts w:hint="cs"/>
          <w:rtl/>
        </w:rPr>
        <w:t xml:space="preserve"> المفوضة </w:t>
      </w:r>
      <w:r w:rsidR="00073A09" w:rsidRPr="00DE6131">
        <w:rPr>
          <w:rFonts w:hint="cs"/>
          <w:rtl/>
        </w:rPr>
        <w:t>تنبع</w:t>
      </w:r>
      <w:r w:rsidRPr="00DE6131">
        <w:rPr>
          <w:rFonts w:hint="cs"/>
          <w:rtl/>
        </w:rPr>
        <w:t xml:space="preserve"> </w:t>
      </w:r>
      <w:r w:rsidR="008E5396">
        <w:rPr>
          <w:rFonts w:hint="cs"/>
          <w:rtl/>
        </w:rPr>
        <w:t xml:space="preserve">من </w:t>
      </w:r>
      <w:r w:rsidRPr="00DE6131">
        <w:rPr>
          <w:rFonts w:hint="cs"/>
          <w:rtl/>
        </w:rPr>
        <w:t xml:space="preserve">فكرة المرفق العام </w:t>
      </w:r>
      <w:r w:rsidR="00073A09" w:rsidRPr="00DE6131">
        <w:rPr>
          <w:rFonts w:hint="cs"/>
          <w:rtl/>
        </w:rPr>
        <w:t xml:space="preserve">بشكل أساسي </w:t>
      </w:r>
      <w:r w:rsidRPr="00DE6131">
        <w:rPr>
          <w:rFonts w:hint="cs"/>
          <w:rtl/>
        </w:rPr>
        <w:t xml:space="preserve">لا </w:t>
      </w:r>
      <w:r w:rsidR="00073A09" w:rsidRPr="00DE6131">
        <w:rPr>
          <w:rFonts w:hint="cs"/>
          <w:rtl/>
        </w:rPr>
        <w:t xml:space="preserve">من </w:t>
      </w:r>
      <w:r w:rsidRPr="00DE6131">
        <w:rPr>
          <w:rFonts w:hint="cs"/>
          <w:rtl/>
        </w:rPr>
        <w:t xml:space="preserve"> النصوص التعاقدية</w:t>
      </w:r>
      <w:r w:rsidR="00FA247E">
        <w:rPr>
          <w:rFonts w:hint="cs"/>
          <w:rtl/>
        </w:rPr>
        <w:t>،</w:t>
      </w:r>
      <w:r w:rsidRPr="00DE6131">
        <w:rPr>
          <w:rFonts w:hint="cs"/>
          <w:rtl/>
        </w:rPr>
        <w:t xml:space="preserve"> </w:t>
      </w:r>
      <w:r w:rsidR="00073A09" w:rsidRPr="00DE6131">
        <w:rPr>
          <w:rFonts w:hint="cs"/>
          <w:rtl/>
        </w:rPr>
        <w:t>وبالتالي</w:t>
      </w:r>
      <w:r w:rsidRPr="00DE6131">
        <w:rPr>
          <w:rFonts w:hint="cs"/>
          <w:rtl/>
        </w:rPr>
        <w:t xml:space="preserve"> </w:t>
      </w:r>
      <w:r w:rsidR="00073A09" w:rsidRPr="00DE6131">
        <w:rPr>
          <w:rFonts w:hint="cs"/>
          <w:rtl/>
        </w:rPr>
        <w:t>ف</w:t>
      </w:r>
      <w:r w:rsidRPr="00DE6131">
        <w:rPr>
          <w:rFonts w:hint="cs"/>
          <w:rtl/>
        </w:rPr>
        <w:t xml:space="preserve">هذه السلطة ثابتة </w:t>
      </w:r>
      <w:r w:rsidR="00FA247E">
        <w:rPr>
          <w:rFonts w:hint="cs"/>
          <w:rtl/>
        </w:rPr>
        <w:t>للجهة الإ</w:t>
      </w:r>
      <w:r w:rsidR="00073A09" w:rsidRPr="00DE6131">
        <w:rPr>
          <w:rFonts w:hint="cs"/>
          <w:rtl/>
        </w:rPr>
        <w:t>دارية</w:t>
      </w:r>
      <w:r w:rsidRPr="00DE6131">
        <w:rPr>
          <w:rFonts w:hint="cs"/>
          <w:rtl/>
        </w:rPr>
        <w:t xml:space="preserve"> </w:t>
      </w:r>
      <w:r w:rsidR="00FA247E">
        <w:rPr>
          <w:rFonts w:hint="cs"/>
          <w:rtl/>
        </w:rPr>
        <w:t>حتى في حالة إ</w:t>
      </w:r>
      <w:r w:rsidR="00073A09" w:rsidRPr="00DE6131">
        <w:rPr>
          <w:rFonts w:hint="cs"/>
          <w:rtl/>
        </w:rPr>
        <w:t xml:space="preserve">غفالها </w:t>
      </w:r>
      <w:r w:rsidR="00FA247E">
        <w:rPr>
          <w:rFonts w:hint="cs"/>
          <w:rtl/>
        </w:rPr>
        <w:t>في العقد أ</w:t>
      </w:r>
      <w:r w:rsidRPr="00DE6131">
        <w:rPr>
          <w:rFonts w:hint="cs"/>
          <w:rtl/>
        </w:rPr>
        <w:t>و</w:t>
      </w:r>
      <w:r w:rsidR="00073A09" w:rsidRPr="00DE6131">
        <w:rPr>
          <w:rFonts w:hint="cs"/>
          <w:rtl/>
        </w:rPr>
        <w:t xml:space="preserve"> في </w:t>
      </w:r>
      <w:r w:rsidRPr="00DE6131">
        <w:rPr>
          <w:rFonts w:hint="cs"/>
          <w:rtl/>
        </w:rPr>
        <w:t>القوانيين واللوائح</w:t>
      </w:r>
      <w:r w:rsidRPr="00DE6131">
        <w:rPr>
          <w:rStyle w:val="Appelnotedebasdep"/>
          <w:color w:val="000000" w:themeColor="text1"/>
          <w:rtl/>
        </w:rPr>
        <w:footnoteReference w:id="451"/>
      </w:r>
      <w:r w:rsidR="00FA247E">
        <w:rPr>
          <w:rFonts w:hint="cs"/>
          <w:rtl/>
        </w:rPr>
        <w:t>،</w:t>
      </w:r>
      <w:r w:rsidRPr="00DE6131">
        <w:rPr>
          <w:rFonts w:hint="cs"/>
          <w:rtl/>
        </w:rPr>
        <w:t xml:space="preserve"> </w:t>
      </w:r>
      <w:r w:rsidR="00073A09" w:rsidRPr="00FA247E">
        <w:rPr>
          <w:rFonts w:hint="cs"/>
          <w:sz w:val="26"/>
          <w:szCs w:val="26"/>
          <w:rtl/>
        </w:rPr>
        <w:t>وبهذا فالسلطة المانحة تمتلك</w:t>
      </w:r>
      <w:r w:rsidRPr="00FA247E">
        <w:rPr>
          <w:rFonts w:hint="cs"/>
          <w:sz w:val="30"/>
          <w:szCs w:val="30"/>
          <w:rtl/>
        </w:rPr>
        <w:t xml:space="preserve"> </w:t>
      </w:r>
      <w:r w:rsidRPr="00DE6131">
        <w:rPr>
          <w:rFonts w:hint="cs"/>
          <w:rtl/>
        </w:rPr>
        <w:t>سلطة توقيع الجزاءات بنفسها عن طريق ما تصدر</w:t>
      </w:r>
      <w:r w:rsidRPr="00DE6131">
        <w:rPr>
          <w:rtl/>
        </w:rPr>
        <w:t>ه</w:t>
      </w:r>
      <w:r w:rsidRPr="00DE6131">
        <w:rPr>
          <w:rFonts w:hint="cs"/>
          <w:rtl/>
        </w:rPr>
        <w:t xml:space="preserve"> من قرارات </w:t>
      </w:r>
      <w:r w:rsidR="00FA247E">
        <w:rPr>
          <w:rFonts w:hint="cs"/>
          <w:rtl/>
        </w:rPr>
        <w:t>إ</w:t>
      </w:r>
      <w:r w:rsidRPr="00DE6131">
        <w:rPr>
          <w:rFonts w:hint="cs"/>
          <w:rtl/>
        </w:rPr>
        <w:t xml:space="preserve">دارية دون </w:t>
      </w:r>
      <w:r w:rsidR="00FA247E">
        <w:rPr>
          <w:rFonts w:hint="cs"/>
          <w:rtl/>
        </w:rPr>
        <w:t>الإ</w:t>
      </w:r>
      <w:r w:rsidR="00073A09" w:rsidRPr="00DE6131">
        <w:rPr>
          <w:rFonts w:hint="cs"/>
          <w:rtl/>
        </w:rPr>
        <w:t>ستعانة</w:t>
      </w:r>
      <w:r w:rsidRPr="00DE6131">
        <w:rPr>
          <w:rFonts w:hint="cs"/>
          <w:rtl/>
        </w:rPr>
        <w:t xml:space="preserve"> </w:t>
      </w:r>
      <w:r w:rsidR="00073A09" w:rsidRPr="00DE6131">
        <w:rPr>
          <w:rFonts w:hint="cs"/>
          <w:rtl/>
        </w:rPr>
        <w:t>ب</w:t>
      </w:r>
      <w:r w:rsidRPr="00DE6131">
        <w:rPr>
          <w:rFonts w:hint="cs"/>
          <w:rtl/>
        </w:rPr>
        <w:t>القضاء مسبقا</w:t>
      </w:r>
      <w:r w:rsidRPr="00DE6131">
        <w:rPr>
          <w:rStyle w:val="Appelnotedebasdep"/>
          <w:color w:val="000000" w:themeColor="text1"/>
          <w:rtl/>
        </w:rPr>
        <w:footnoteReference w:id="452"/>
      </w:r>
      <w:r w:rsidR="00FA247E">
        <w:rPr>
          <w:rFonts w:hint="cs"/>
          <w:rtl/>
        </w:rPr>
        <w:t>،</w:t>
      </w:r>
      <w:r w:rsidRPr="00DE6131">
        <w:rPr>
          <w:rFonts w:hint="cs"/>
          <w:rtl/>
        </w:rPr>
        <w:t xml:space="preserve"> </w:t>
      </w:r>
      <w:r w:rsidR="00073A09" w:rsidRPr="00DE6131">
        <w:rPr>
          <w:rFonts w:hint="cs"/>
          <w:rtl/>
        </w:rPr>
        <w:t>وبذلك تختلف</w:t>
      </w:r>
      <w:r w:rsidRPr="00DE6131">
        <w:rPr>
          <w:rFonts w:hint="cs"/>
          <w:rtl/>
        </w:rPr>
        <w:t xml:space="preserve"> الجزاءات التي </w:t>
      </w:r>
      <w:r w:rsidR="00073A09" w:rsidRPr="00DE6131">
        <w:rPr>
          <w:rFonts w:hint="cs"/>
          <w:rtl/>
        </w:rPr>
        <w:t>تسلطها</w:t>
      </w:r>
      <w:r w:rsidRPr="00DE6131">
        <w:rPr>
          <w:rFonts w:hint="cs"/>
          <w:rtl/>
        </w:rPr>
        <w:t xml:space="preserve"> السلطة المفوضة على المفوض </w:t>
      </w:r>
      <w:r w:rsidR="00073A09" w:rsidRPr="00DE6131">
        <w:rPr>
          <w:rFonts w:hint="cs"/>
          <w:rtl/>
        </w:rPr>
        <w:t>اليه</w:t>
      </w:r>
      <w:r w:rsidRPr="00DE6131">
        <w:rPr>
          <w:rFonts w:hint="cs"/>
          <w:rtl/>
        </w:rPr>
        <w:t xml:space="preserve"> في حال ال</w:t>
      </w:r>
      <w:r w:rsidR="00FA247E">
        <w:rPr>
          <w:rFonts w:hint="cs"/>
          <w:rtl/>
        </w:rPr>
        <w:t>إ</w:t>
      </w:r>
      <w:r w:rsidRPr="00DE6131">
        <w:rPr>
          <w:rFonts w:hint="cs"/>
          <w:rtl/>
        </w:rPr>
        <w:t>خلال بالالتزاما</w:t>
      </w:r>
      <w:r w:rsidRPr="00DE6131">
        <w:rPr>
          <w:rtl/>
        </w:rPr>
        <w:t>ت</w:t>
      </w:r>
      <w:r w:rsidRPr="00DE6131">
        <w:rPr>
          <w:rFonts w:hint="cs"/>
          <w:rtl/>
        </w:rPr>
        <w:t xml:space="preserve"> التي تم النص عليها في اتفاقية التفويض المرفق العام</w:t>
      </w:r>
      <w:r w:rsidR="00FA247E">
        <w:rPr>
          <w:rFonts w:hint="cs"/>
          <w:rtl/>
        </w:rPr>
        <w:t>،</w:t>
      </w:r>
      <w:r w:rsidRPr="00DE6131">
        <w:rPr>
          <w:rFonts w:hint="cs"/>
          <w:rtl/>
        </w:rPr>
        <w:t xml:space="preserve"> وذلك في حالة عدم التقيد بالتزاماته وقصد ضمان تنفيذ تفويض المرفق العام تحقيقا للمصلحة العامة</w:t>
      </w:r>
      <w:r w:rsidR="00290497" w:rsidRPr="00DE6131">
        <w:rPr>
          <w:rFonts w:hint="cs"/>
          <w:rtl/>
        </w:rPr>
        <w:t xml:space="preserve">، هذه الجزاءات التي تطبق على المستثمر في المرفق العام قد تعيق في كثير من الأحيان المرفق العام عن أداء المنوطة به بشكل </w:t>
      </w:r>
      <w:r w:rsidR="00271986">
        <w:rPr>
          <w:rFonts w:hint="cs"/>
          <w:rtl/>
        </w:rPr>
        <w:t>إ</w:t>
      </w:r>
      <w:r w:rsidR="00290497" w:rsidRPr="00DE6131">
        <w:rPr>
          <w:rFonts w:hint="cs"/>
          <w:rtl/>
        </w:rPr>
        <w:t xml:space="preserve">عتيادي وفعال بالإضافة الى أنها تؤثر بالنتيجة على نتائج </w:t>
      </w:r>
      <w:r w:rsidR="00271986">
        <w:rPr>
          <w:rFonts w:hint="cs"/>
          <w:rtl/>
        </w:rPr>
        <w:t>الإستثمار</w:t>
      </w:r>
      <w:r w:rsidR="00290497" w:rsidRPr="00DE6131">
        <w:rPr>
          <w:rFonts w:hint="cs"/>
          <w:rtl/>
        </w:rPr>
        <w:t xml:space="preserve"> المرفق العام المفوض.</w:t>
      </w:r>
    </w:p>
    <w:p w14:paraId="5DD202FF" w14:textId="36B84F4D" w:rsidR="00E91D0E" w:rsidRPr="00DE6131" w:rsidRDefault="00271986" w:rsidP="00271986">
      <w:pPr>
        <w:rPr>
          <w:color w:val="000000" w:themeColor="text1"/>
          <w:rtl/>
        </w:rPr>
      </w:pPr>
      <w:r>
        <w:rPr>
          <w:rFonts w:hint="cs"/>
          <w:color w:val="000000" w:themeColor="text1"/>
          <w:rtl/>
        </w:rPr>
        <w:t>وأ</w:t>
      </w:r>
      <w:r w:rsidR="00073A09" w:rsidRPr="00DE6131">
        <w:rPr>
          <w:rFonts w:hint="cs"/>
          <w:color w:val="000000" w:themeColor="text1"/>
          <w:rtl/>
        </w:rPr>
        <w:t xml:space="preserve">مام هذه السلطات الواسعة للسلطة المانحة </w:t>
      </w:r>
      <w:r>
        <w:rPr>
          <w:rFonts w:hint="cs"/>
          <w:color w:val="000000" w:themeColor="text1"/>
          <w:rtl/>
        </w:rPr>
        <w:t>يعد التوازن في إ</w:t>
      </w:r>
      <w:r w:rsidR="00E91D0E" w:rsidRPr="00DE6131">
        <w:rPr>
          <w:rFonts w:hint="cs"/>
          <w:color w:val="000000" w:themeColor="text1"/>
          <w:rtl/>
        </w:rPr>
        <w:t>عمال السلطات التنظيمية على</w:t>
      </w:r>
      <w:r>
        <w:rPr>
          <w:rFonts w:hint="cs"/>
          <w:color w:val="000000" w:themeColor="text1"/>
          <w:rtl/>
        </w:rPr>
        <w:t xml:space="preserve"> عقد التفويض ضروري لتوازن العقد</w:t>
      </w:r>
      <w:r w:rsidR="00E91D0E" w:rsidRPr="00DE6131">
        <w:rPr>
          <w:rFonts w:hint="cs"/>
          <w:color w:val="000000" w:themeColor="text1"/>
          <w:rtl/>
        </w:rPr>
        <w:t>،</w:t>
      </w:r>
      <w:r>
        <w:rPr>
          <w:rFonts w:hint="cs"/>
          <w:color w:val="000000" w:themeColor="text1"/>
          <w:rtl/>
        </w:rPr>
        <w:t xml:space="preserve"> </w:t>
      </w:r>
      <w:r w:rsidR="00E91D0E" w:rsidRPr="00DE6131">
        <w:rPr>
          <w:rFonts w:hint="cs"/>
          <w:color w:val="000000" w:themeColor="text1"/>
          <w:rtl/>
        </w:rPr>
        <w:t xml:space="preserve">ذلك أنه </w:t>
      </w:r>
      <w:r>
        <w:rPr>
          <w:rFonts w:hint="cs"/>
          <w:color w:val="000000" w:themeColor="text1"/>
          <w:rtl/>
        </w:rPr>
        <w:t>إ</w:t>
      </w:r>
      <w:r w:rsidR="00B35B0F" w:rsidRPr="00DE6131">
        <w:rPr>
          <w:rFonts w:hint="cs"/>
          <w:color w:val="000000" w:themeColor="text1"/>
          <w:rtl/>
        </w:rPr>
        <w:t>ذا كا</w:t>
      </w:r>
      <w:r w:rsidR="00B35B0F" w:rsidRPr="00DE6131">
        <w:rPr>
          <w:color w:val="000000" w:themeColor="text1"/>
          <w:rtl/>
        </w:rPr>
        <w:t>ن</w:t>
      </w:r>
      <w:r w:rsidR="00E91D0E" w:rsidRPr="00DE6131">
        <w:rPr>
          <w:rFonts w:hint="cs"/>
          <w:color w:val="000000" w:themeColor="text1"/>
          <w:rtl/>
        </w:rPr>
        <w:t xml:space="preserve"> ال</w:t>
      </w:r>
      <w:r>
        <w:rPr>
          <w:rFonts w:hint="cs"/>
          <w:color w:val="000000" w:themeColor="text1"/>
          <w:rtl/>
        </w:rPr>
        <w:t>هدف من عقود التفويض زيادة على تأ</w:t>
      </w:r>
      <w:r w:rsidR="00E91D0E" w:rsidRPr="00DE6131">
        <w:rPr>
          <w:rFonts w:hint="cs"/>
          <w:color w:val="000000" w:themeColor="text1"/>
          <w:rtl/>
        </w:rPr>
        <w:t>مين سير المرافق العامة هو فتح هذا المجال للاستثمار</w:t>
      </w:r>
      <w:r>
        <w:rPr>
          <w:rFonts w:hint="cs"/>
          <w:color w:val="000000" w:themeColor="text1"/>
          <w:rtl/>
        </w:rPr>
        <w:t>،</w:t>
      </w:r>
      <w:r w:rsidR="00E91D0E" w:rsidRPr="00DE6131">
        <w:rPr>
          <w:rFonts w:hint="cs"/>
          <w:color w:val="000000" w:themeColor="text1"/>
          <w:rtl/>
        </w:rPr>
        <w:t xml:space="preserve"> الذي يستهدف بالدرجة الأولى أشخاص القانون الخاص الذين </w:t>
      </w:r>
      <w:r w:rsidR="00B35B0F" w:rsidRPr="00DE6131">
        <w:rPr>
          <w:rFonts w:hint="cs"/>
          <w:color w:val="000000" w:themeColor="text1"/>
          <w:rtl/>
        </w:rPr>
        <w:t>لا يلائمه</w:t>
      </w:r>
      <w:r w:rsidR="00B35B0F" w:rsidRPr="00DE6131">
        <w:rPr>
          <w:color w:val="000000" w:themeColor="text1"/>
          <w:rtl/>
        </w:rPr>
        <w:t>م</w:t>
      </w:r>
      <w:r w:rsidR="00E91D0E" w:rsidRPr="00DE6131">
        <w:rPr>
          <w:rFonts w:hint="cs"/>
          <w:color w:val="000000" w:themeColor="text1"/>
          <w:rtl/>
        </w:rPr>
        <w:t xml:space="preserve"> في الغالب طغيان البنود التنظيمية على حساب الشروط التعاقدية التي ا</w:t>
      </w:r>
      <w:r w:rsidR="00C35106">
        <w:rPr>
          <w:rFonts w:hint="cs"/>
          <w:color w:val="000000" w:themeColor="text1"/>
          <w:rtl/>
        </w:rPr>
        <w:t>كتسبوها عند أبرام العقد واتجهت إ</w:t>
      </w:r>
      <w:r w:rsidR="00E91D0E" w:rsidRPr="00DE6131">
        <w:rPr>
          <w:rFonts w:hint="cs"/>
          <w:color w:val="000000" w:themeColor="text1"/>
          <w:rtl/>
        </w:rPr>
        <w:t>راد</w:t>
      </w:r>
      <w:r w:rsidR="00C35106">
        <w:rPr>
          <w:rFonts w:hint="cs"/>
          <w:color w:val="000000" w:themeColor="text1"/>
          <w:rtl/>
        </w:rPr>
        <w:t>اتهم الى الوفاء بها، غير أن الإ</w:t>
      </w:r>
      <w:r w:rsidR="00E91D0E" w:rsidRPr="00DE6131">
        <w:rPr>
          <w:rFonts w:hint="cs"/>
          <w:color w:val="000000" w:themeColor="text1"/>
          <w:rtl/>
        </w:rPr>
        <w:t xml:space="preserve">فراط في الاستعانة بالامتيازات العامة </w:t>
      </w:r>
      <w:r w:rsidR="00D60079" w:rsidRPr="00DE6131">
        <w:rPr>
          <w:rFonts w:hint="cs"/>
          <w:color w:val="000000" w:themeColor="text1"/>
          <w:rtl/>
        </w:rPr>
        <w:t>والصلاحيات الواسعة للسلطة المفوضة يجعل عقد التفويض يفرغ من محتواه ليم</w:t>
      </w:r>
      <w:r w:rsidR="00C35106">
        <w:rPr>
          <w:rFonts w:hint="cs"/>
          <w:color w:val="000000" w:themeColor="text1"/>
          <w:rtl/>
        </w:rPr>
        <w:t>يل الى العمل الإ</w:t>
      </w:r>
      <w:r w:rsidR="00D60079" w:rsidRPr="00DE6131">
        <w:rPr>
          <w:rFonts w:hint="cs"/>
          <w:color w:val="000000" w:themeColor="text1"/>
          <w:rtl/>
        </w:rPr>
        <w:t xml:space="preserve">نفرادي للسلطة العامة </w:t>
      </w:r>
      <w:r w:rsidR="00B35B0F" w:rsidRPr="00DE6131">
        <w:rPr>
          <w:rFonts w:hint="cs"/>
          <w:color w:val="000000" w:themeColor="text1"/>
          <w:rtl/>
        </w:rPr>
        <w:t>المفوضة</w:t>
      </w:r>
      <w:r w:rsidR="00D60079" w:rsidRPr="00DE6131">
        <w:rPr>
          <w:rFonts w:hint="cs"/>
          <w:color w:val="000000" w:themeColor="text1"/>
          <w:rtl/>
        </w:rPr>
        <w:t xml:space="preserve"> على حساب البنود التعاقدية التي تعتبر أكثر أمانا بالنسبة لل</w:t>
      </w:r>
      <w:r w:rsidR="00290497" w:rsidRPr="00DE6131">
        <w:rPr>
          <w:rFonts w:hint="cs"/>
          <w:color w:val="000000" w:themeColor="text1"/>
          <w:rtl/>
        </w:rPr>
        <w:t>متعاقد المستثمر في المرفق العام</w:t>
      </w:r>
      <w:r w:rsidR="00C35106">
        <w:rPr>
          <w:rFonts w:hint="cs"/>
          <w:color w:val="000000" w:themeColor="text1"/>
          <w:rtl/>
        </w:rPr>
        <w:t>،</w:t>
      </w:r>
      <w:r w:rsidR="00290497" w:rsidRPr="00DE6131">
        <w:rPr>
          <w:rFonts w:hint="cs"/>
          <w:color w:val="000000" w:themeColor="text1"/>
          <w:rtl/>
        </w:rPr>
        <w:t xml:space="preserve"> </w:t>
      </w:r>
      <w:r w:rsidR="00B35B0F" w:rsidRPr="00DE6131">
        <w:rPr>
          <w:rFonts w:hint="cs"/>
          <w:color w:val="000000" w:themeColor="text1"/>
          <w:rtl/>
        </w:rPr>
        <w:t>لأنه</w:t>
      </w:r>
      <w:r w:rsidR="00C35106">
        <w:rPr>
          <w:rFonts w:hint="cs"/>
          <w:color w:val="000000" w:themeColor="text1"/>
          <w:rtl/>
        </w:rPr>
        <w:t xml:space="preserve"> على دراية تامة بها حيث أ</w:t>
      </w:r>
      <w:r w:rsidR="00290497" w:rsidRPr="00DE6131">
        <w:rPr>
          <w:rFonts w:hint="cs"/>
          <w:color w:val="000000" w:themeColor="text1"/>
          <w:rtl/>
        </w:rPr>
        <w:t>نها مدونة بشكل واضح في نصوص العقد وهو مستعد لتنفيذها منذ توقيع العقد.</w:t>
      </w:r>
    </w:p>
    <w:p w14:paraId="1CAF46BE" w14:textId="18063F29" w:rsidR="00660F70" w:rsidRDefault="00D60079" w:rsidP="00707AD8">
      <w:pPr>
        <w:rPr>
          <w:color w:val="000000" w:themeColor="text1"/>
          <w:rtl/>
        </w:rPr>
      </w:pPr>
      <w:r w:rsidRPr="00DE6131">
        <w:rPr>
          <w:rFonts w:hint="cs"/>
          <w:color w:val="000000" w:themeColor="text1"/>
          <w:rtl/>
        </w:rPr>
        <w:t>فبال</w:t>
      </w:r>
      <w:r w:rsidR="007A68ED" w:rsidRPr="00DE6131">
        <w:rPr>
          <w:rFonts w:hint="cs"/>
          <w:color w:val="000000" w:themeColor="text1"/>
          <w:rtl/>
        </w:rPr>
        <w:t xml:space="preserve">رغم من الامتيازات العامة للسلطة </w:t>
      </w:r>
      <w:r w:rsidRPr="00DE6131">
        <w:rPr>
          <w:rFonts w:hint="cs"/>
          <w:color w:val="000000" w:themeColor="text1"/>
          <w:rtl/>
        </w:rPr>
        <w:t>المفوضة تجد مبرراتها في الغالب من اعتبارات الصالح العام وارتباط العقد بالمرفق العام الا</w:t>
      </w:r>
      <w:r w:rsidR="00B35B0F" w:rsidRPr="00DE6131">
        <w:rPr>
          <w:rFonts w:hint="cs"/>
          <w:color w:val="000000" w:themeColor="text1"/>
          <w:rtl/>
        </w:rPr>
        <w:t xml:space="preserve"> </w:t>
      </w:r>
      <w:r w:rsidRPr="00DE6131">
        <w:rPr>
          <w:rFonts w:hint="cs"/>
          <w:color w:val="000000" w:themeColor="text1"/>
          <w:rtl/>
        </w:rPr>
        <w:t>أن اعتبارات الشراكة مع القطاع الخاص ومفاهيم السوق والاستثمار</w:t>
      </w:r>
      <w:r w:rsidR="00707AD8">
        <w:rPr>
          <w:rFonts w:hint="cs"/>
          <w:color w:val="000000" w:themeColor="text1"/>
          <w:rtl/>
        </w:rPr>
        <w:t>،</w:t>
      </w:r>
      <w:r w:rsidRPr="00DE6131">
        <w:rPr>
          <w:rFonts w:hint="cs"/>
          <w:color w:val="000000" w:themeColor="text1"/>
          <w:rtl/>
        </w:rPr>
        <w:t xml:space="preserve"> تتجه في الغالب الى ترجيح كفة الش</w:t>
      </w:r>
      <w:r w:rsidR="00707AD8">
        <w:rPr>
          <w:rFonts w:hint="cs"/>
          <w:color w:val="000000" w:themeColor="text1"/>
          <w:rtl/>
        </w:rPr>
        <w:t>روط التعاقدية باعتبارها الأكثر إ</w:t>
      </w:r>
      <w:r w:rsidRPr="00DE6131">
        <w:rPr>
          <w:rFonts w:hint="cs"/>
          <w:color w:val="000000" w:themeColor="text1"/>
          <w:rtl/>
        </w:rPr>
        <w:t>نصافا وذلك لان طرفي العقد مطل</w:t>
      </w:r>
      <w:r w:rsidR="00707AD8">
        <w:rPr>
          <w:rFonts w:hint="cs"/>
          <w:color w:val="000000" w:themeColor="text1"/>
          <w:rtl/>
        </w:rPr>
        <w:t>عون عليها بشكل مسبق وانصرفت إ</w:t>
      </w:r>
      <w:r w:rsidRPr="00DE6131">
        <w:rPr>
          <w:rFonts w:hint="cs"/>
          <w:color w:val="000000" w:themeColor="text1"/>
          <w:rtl/>
        </w:rPr>
        <w:t>راداتهم للوفاء بها منذ</w:t>
      </w:r>
      <w:r w:rsidR="00707AD8">
        <w:rPr>
          <w:rFonts w:hint="cs"/>
          <w:color w:val="000000" w:themeColor="text1"/>
          <w:rtl/>
        </w:rPr>
        <w:t xml:space="preserve"> وقت ابرام عقد التفويض </w:t>
      </w:r>
      <w:r w:rsidRPr="00DE6131">
        <w:rPr>
          <w:rFonts w:hint="cs"/>
          <w:color w:val="000000" w:themeColor="text1"/>
          <w:rtl/>
        </w:rPr>
        <w:t xml:space="preserve"> وفي هذا الاطار لابد للسلطة المفوضة </w:t>
      </w:r>
      <w:r w:rsidR="00707AD8">
        <w:rPr>
          <w:rFonts w:hint="cs"/>
          <w:color w:val="000000" w:themeColor="text1"/>
          <w:rtl/>
        </w:rPr>
        <w:t>من إ</w:t>
      </w:r>
      <w:r w:rsidRPr="00DE6131">
        <w:rPr>
          <w:rFonts w:hint="cs"/>
          <w:color w:val="000000" w:themeColor="text1"/>
          <w:rtl/>
        </w:rPr>
        <w:t>عمال الامتيازات الممنوحة لها كسلطة عامة في بالقدر الذي يكفل مقتضيات الصالح العام ودون التوسع في ذلك ، ل</w:t>
      </w:r>
      <w:r w:rsidR="00707AD8">
        <w:rPr>
          <w:rFonts w:hint="cs"/>
          <w:color w:val="000000" w:themeColor="text1"/>
          <w:rtl/>
        </w:rPr>
        <w:t>أ</w:t>
      </w:r>
      <w:r w:rsidRPr="00DE6131">
        <w:rPr>
          <w:rFonts w:hint="cs"/>
          <w:color w:val="000000" w:themeColor="text1"/>
          <w:rtl/>
        </w:rPr>
        <w:t xml:space="preserve">ن عقد التفويض لابد أن يحافظ على صبغته التعاقدية </w:t>
      </w:r>
      <w:r w:rsidR="00660F70" w:rsidRPr="00DE6131">
        <w:rPr>
          <w:rFonts w:hint="cs"/>
          <w:color w:val="000000" w:themeColor="text1"/>
          <w:rtl/>
        </w:rPr>
        <w:t>لاستمالة القطاع الخاص الذي يشكل محور التسيير المفوض للمرافق العامة.</w:t>
      </w:r>
    </w:p>
    <w:p w14:paraId="6FAF4BF6" w14:textId="523EBFF4" w:rsidR="009C4E2E" w:rsidRDefault="009C4E2E" w:rsidP="00707AD8">
      <w:pPr>
        <w:rPr>
          <w:color w:val="000000" w:themeColor="text1"/>
          <w:rtl/>
        </w:rPr>
      </w:pPr>
      <w:r>
        <w:rPr>
          <w:rFonts w:hint="cs"/>
          <w:color w:val="000000" w:themeColor="text1"/>
          <w:rtl/>
        </w:rPr>
        <w:t>فالعقد مهما كان</w:t>
      </w:r>
      <w:r w:rsidR="00707AD8">
        <w:rPr>
          <w:rFonts w:hint="cs"/>
          <w:color w:val="000000" w:themeColor="text1"/>
          <w:rtl/>
        </w:rPr>
        <w:t>ت النقائص والثغرات التي يخلفها إلا أ</w:t>
      </w:r>
      <w:r>
        <w:rPr>
          <w:rFonts w:hint="cs"/>
          <w:color w:val="000000" w:themeColor="text1"/>
          <w:rtl/>
        </w:rPr>
        <w:t xml:space="preserve">ن طبيعة العمل التعاقدي تجعله القالب الأنسب الذي يعبر فيه الأطراف عن إراداتهم </w:t>
      </w:r>
      <w:r w:rsidR="00A22453">
        <w:rPr>
          <w:rFonts w:hint="cs"/>
          <w:color w:val="000000" w:themeColor="text1"/>
          <w:rtl/>
        </w:rPr>
        <w:t xml:space="preserve">ويناقشون أراءهم بكل تفصيل ويعالجون فيه كل الوضعيات التي يمكن أن تعترض عملية حقيق المرفق العام </w:t>
      </w:r>
      <w:r w:rsidR="00DF5B27">
        <w:rPr>
          <w:rFonts w:hint="cs"/>
          <w:color w:val="000000" w:themeColor="text1"/>
          <w:rtl/>
        </w:rPr>
        <w:t xml:space="preserve">موضوع التفويض وبالنسبة للخواص فالعقد هو شريعة المتعاقدين وإذا نظرنا من جهة أن المرفق العام المفوض غالبا </w:t>
      </w:r>
      <w:r w:rsidR="00E614AC">
        <w:rPr>
          <w:rFonts w:hint="cs"/>
          <w:color w:val="000000" w:themeColor="text1"/>
          <w:rtl/>
        </w:rPr>
        <w:t>ما يكو</w:t>
      </w:r>
      <w:r w:rsidR="00E614AC">
        <w:rPr>
          <w:color w:val="000000" w:themeColor="text1"/>
          <w:rtl/>
        </w:rPr>
        <w:t>ن</w:t>
      </w:r>
      <w:r w:rsidR="00DF5B27">
        <w:rPr>
          <w:rFonts w:hint="cs"/>
          <w:color w:val="000000" w:themeColor="text1"/>
          <w:rtl/>
        </w:rPr>
        <w:t xml:space="preserve"> موضوع نشاطه مش</w:t>
      </w:r>
      <w:r w:rsidR="00A32D36">
        <w:rPr>
          <w:rFonts w:hint="cs"/>
          <w:color w:val="000000" w:themeColor="text1"/>
          <w:rtl/>
        </w:rPr>
        <w:t xml:space="preserve">ابه </w:t>
      </w:r>
      <w:r w:rsidR="00E614AC">
        <w:rPr>
          <w:rFonts w:hint="cs"/>
          <w:color w:val="000000" w:themeColor="text1"/>
          <w:rtl/>
        </w:rPr>
        <w:t>للأنشطة</w:t>
      </w:r>
      <w:r w:rsidR="00A32D36">
        <w:rPr>
          <w:rFonts w:hint="cs"/>
          <w:color w:val="000000" w:themeColor="text1"/>
          <w:rtl/>
        </w:rPr>
        <w:t xml:space="preserve"> التي تعالجها المشاريع الخاصة</w:t>
      </w:r>
      <w:r w:rsidR="00707AD8">
        <w:rPr>
          <w:rFonts w:hint="cs"/>
          <w:color w:val="000000" w:themeColor="text1"/>
          <w:rtl/>
        </w:rPr>
        <w:t>،</w:t>
      </w:r>
      <w:r w:rsidR="00A32D36">
        <w:rPr>
          <w:rFonts w:hint="cs"/>
          <w:color w:val="000000" w:themeColor="text1"/>
          <w:rtl/>
        </w:rPr>
        <w:t xml:space="preserve"> فان المستثمرين في المرافق العامة يسعون دائما في معاملاتهم الى </w:t>
      </w:r>
      <w:r w:rsidR="00754674">
        <w:rPr>
          <w:rFonts w:hint="cs"/>
          <w:color w:val="000000" w:themeColor="text1"/>
          <w:rtl/>
        </w:rPr>
        <w:t>ترجيح كفة العقد على حساب مزايا وسائل السلطة العامة ل</w:t>
      </w:r>
      <w:r w:rsidR="00707AD8">
        <w:rPr>
          <w:rFonts w:hint="cs"/>
          <w:color w:val="000000" w:themeColor="text1"/>
          <w:rtl/>
        </w:rPr>
        <w:t>أ</w:t>
      </w:r>
      <w:r w:rsidR="00754674">
        <w:rPr>
          <w:rFonts w:hint="cs"/>
          <w:color w:val="000000" w:themeColor="text1"/>
          <w:rtl/>
        </w:rPr>
        <w:t>ن في ذلك أكبر ضمانة لحقوقه</w:t>
      </w:r>
      <w:r w:rsidR="00A22258">
        <w:rPr>
          <w:rFonts w:hint="cs"/>
          <w:color w:val="000000" w:themeColor="text1"/>
          <w:rtl/>
        </w:rPr>
        <w:t>م</w:t>
      </w:r>
      <w:r w:rsidR="00754674">
        <w:rPr>
          <w:rFonts w:hint="cs"/>
          <w:color w:val="000000" w:themeColor="text1"/>
          <w:rtl/>
        </w:rPr>
        <w:t xml:space="preserve"> كونهم مطلعون بشكل كاف على بنود التعاقد ومستعدين تماما لها بخلاف </w:t>
      </w:r>
      <w:r w:rsidR="005F0176">
        <w:rPr>
          <w:rFonts w:hint="cs"/>
          <w:color w:val="000000" w:themeColor="text1"/>
          <w:rtl/>
        </w:rPr>
        <w:t xml:space="preserve">التصرفات </w:t>
      </w:r>
      <w:r w:rsidR="005D2139">
        <w:rPr>
          <w:rFonts w:hint="cs"/>
          <w:color w:val="000000" w:themeColor="text1"/>
          <w:rtl/>
        </w:rPr>
        <w:t>الإ</w:t>
      </w:r>
      <w:r w:rsidR="005F0176">
        <w:rPr>
          <w:rFonts w:hint="cs"/>
          <w:color w:val="000000" w:themeColor="text1"/>
          <w:rtl/>
        </w:rPr>
        <w:t xml:space="preserve">نفرادية التي تقوم بها </w:t>
      </w:r>
      <w:r w:rsidR="005F0176">
        <w:rPr>
          <w:rFonts w:hint="cs"/>
          <w:color w:val="000000" w:themeColor="text1"/>
          <w:rtl/>
        </w:rPr>
        <w:lastRenderedPageBreak/>
        <w:t>السلطة العام</w:t>
      </w:r>
      <w:r w:rsidR="005D2139">
        <w:rPr>
          <w:rFonts w:hint="cs"/>
          <w:color w:val="000000" w:themeColor="text1"/>
          <w:rtl/>
        </w:rPr>
        <w:t>ة</w:t>
      </w:r>
      <w:r w:rsidR="005F0176">
        <w:rPr>
          <w:rFonts w:hint="cs"/>
          <w:color w:val="000000" w:themeColor="text1"/>
          <w:rtl/>
        </w:rPr>
        <w:t xml:space="preserve"> في اطار امتيازاتها العامة التي تشكل إجراءات يصعب </w:t>
      </w:r>
      <w:r w:rsidR="005D2139">
        <w:rPr>
          <w:rFonts w:hint="cs"/>
          <w:color w:val="000000" w:themeColor="text1"/>
          <w:rtl/>
        </w:rPr>
        <w:t>الإ</w:t>
      </w:r>
      <w:r w:rsidR="005F0176">
        <w:rPr>
          <w:rFonts w:hint="cs"/>
          <w:color w:val="000000" w:themeColor="text1"/>
          <w:rtl/>
        </w:rPr>
        <w:t xml:space="preserve">حتراز منها </w:t>
      </w:r>
      <w:r w:rsidR="00C10BE0">
        <w:rPr>
          <w:rFonts w:hint="cs"/>
          <w:color w:val="000000" w:themeColor="text1"/>
          <w:rtl/>
        </w:rPr>
        <w:t>وقت إبرام عقد التفويض.</w:t>
      </w:r>
    </w:p>
    <w:p w14:paraId="440D80C3" w14:textId="777AD8C1" w:rsidR="00C10BE0" w:rsidRDefault="00C10BE0" w:rsidP="00DC6D1B">
      <w:pPr>
        <w:rPr>
          <w:color w:val="000000" w:themeColor="text1"/>
          <w:rtl/>
        </w:rPr>
      </w:pPr>
      <w:r>
        <w:rPr>
          <w:rFonts w:hint="cs"/>
          <w:color w:val="000000" w:themeColor="text1"/>
          <w:rtl/>
        </w:rPr>
        <w:t xml:space="preserve">زيادة على أن أسلوب التعاقد يضمن الكثير من الحقوق لجميع أطراف عقد التفويض وخاصة حقوق المستثمر في المرفق العام خاصة عند اللجوء الى الهيئات </w:t>
      </w:r>
      <w:r w:rsidR="00E614AC">
        <w:rPr>
          <w:rFonts w:hint="cs"/>
          <w:color w:val="000000" w:themeColor="text1"/>
          <w:rtl/>
        </w:rPr>
        <w:t>التحكيمية</w:t>
      </w:r>
      <w:r>
        <w:rPr>
          <w:rFonts w:hint="cs"/>
          <w:color w:val="000000" w:themeColor="text1"/>
          <w:rtl/>
        </w:rPr>
        <w:t xml:space="preserve"> </w:t>
      </w:r>
      <w:r w:rsidR="00FB7754">
        <w:rPr>
          <w:rFonts w:hint="cs"/>
          <w:color w:val="000000" w:themeColor="text1"/>
          <w:rtl/>
        </w:rPr>
        <w:t xml:space="preserve">والوسطاء الذين يعتمدون في فض المنازعات بشكل أساسي على البنود المنصوص عليها في العقد </w:t>
      </w:r>
      <w:r w:rsidR="00111499">
        <w:rPr>
          <w:rFonts w:hint="cs"/>
          <w:color w:val="000000" w:themeColor="text1"/>
          <w:rtl/>
        </w:rPr>
        <w:t>بالإضافة الى أ</w:t>
      </w:r>
      <w:r w:rsidR="00456B62">
        <w:rPr>
          <w:rFonts w:hint="cs"/>
          <w:color w:val="000000" w:themeColor="text1"/>
          <w:rtl/>
        </w:rPr>
        <w:t xml:space="preserve">ن أنه يمكن </w:t>
      </w:r>
      <w:r w:rsidR="002C4E4B">
        <w:rPr>
          <w:rFonts w:hint="cs"/>
          <w:color w:val="000000" w:themeColor="text1"/>
          <w:rtl/>
        </w:rPr>
        <w:t xml:space="preserve">لأطراف العقد </w:t>
      </w:r>
      <w:r w:rsidR="008F3A7F">
        <w:rPr>
          <w:rFonts w:hint="cs"/>
          <w:color w:val="000000" w:themeColor="text1"/>
          <w:rtl/>
        </w:rPr>
        <w:t xml:space="preserve">النص على البنود التي تتيح لهم تعديل العقد أو مراجعة وتحيين الأسعار </w:t>
      </w:r>
      <w:r w:rsidR="0067210C">
        <w:rPr>
          <w:rFonts w:hint="cs"/>
          <w:color w:val="000000" w:themeColor="text1"/>
          <w:rtl/>
        </w:rPr>
        <w:t>في حالة اختلاف الظروف عن ظروف العقد وقت الابرام.</w:t>
      </w:r>
      <w:r w:rsidR="00FB7754">
        <w:rPr>
          <w:rFonts w:hint="cs"/>
          <w:color w:val="000000" w:themeColor="text1"/>
          <w:rtl/>
        </w:rPr>
        <w:t xml:space="preserve"> </w:t>
      </w:r>
    </w:p>
    <w:p w14:paraId="754A0306" w14:textId="0D360261" w:rsidR="006628D7" w:rsidRPr="00DE6131" w:rsidRDefault="00FE39E0" w:rsidP="005D2139">
      <w:pPr>
        <w:rPr>
          <w:color w:val="000000" w:themeColor="text1"/>
          <w:rtl/>
        </w:rPr>
      </w:pPr>
      <w:r>
        <w:rPr>
          <w:rFonts w:hint="cs"/>
          <w:color w:val="000000" w:themeColor="text1"/>
          <w:rtl/>
        </w:rPr>
        <w:t xml:space="preserve">فعقد التفويض بالرغم من أنه عقد إداري تحتل فيه السلطة العامة مركز قانوني </w:t>
      </w:r>
      <w:r w:rsidR="00E614AC">
        <w:rPr>
          <w:rFonts w:hint="cs"/>
          <w:color w:val="000000" w:themeColor="text1"/>
          <w:rtl/>
        </w:rPr>
        <w:t>مميز</w:t>
      </w:r>
      <w:r w:rsidR="005D2139">
        <w:rPr>
          <w:rFonts w:hint="cs"/>
          <w:color w:val="000000" w:themeColor="text1"/>
          <w:rtl/>
        </w:rPr>
        <w:t xml:space="preserve"> إ</w:t>
      </w:r>
      <w:r>
        <w:rPr>
          <w:rFonts w:hint="cs"/>
          <w:color w:val="000000" w:themeColor="text1"/>
          <w:rtl/>
        </w:rPr>
        <w:t xml:space="preserve">لا أن إرادة المفوض اليه </w:t>
      </w:r>
      <w:r w:rsidR="005D2139">
        <w:rPr>
          <w:rFonts w:hint="cs"/>
          <w:color w:val="000000" w:themeColor="text1"/>
          <w:rtl/>
        </w:rPr>
        <w:t>في العقد لا يمكن تجاهلها لأ</w:t>
      </w:r>
      <w:r w:rsidR="00617B84">
        <w:rPr>
          <w:rFonts w:hint="cs"/>
          <w:color w:val="000000" w:themeColor="text1"/>
          <w:rtl/>
        </w:rPr>
        <w:t>ن ني</w:t>
      </w:r>
      <w:r w:rsidR="00DA5CEC">
        <w:rPr>
          <w:rFonts w:hint="cs"/>
          <w:color w:val="000000" w:themeColor="text1"/>
          <w:rtl/>
        </w:rPr>
        <w:t>ة</w:t>
      </w:r>
      <w:r w:rsidR="00617B84">
        <w:rPr>
          <w:rFonts w:hint="cs"/>
          <w:color w:val="000000" w:themeColor="text1"/>
          <w:rtl/>
        </w:rPr>
        <w:t xml:space="preserve"> المتعاقد اتجهت الى استغلال وإدارة المرفق العام </w:t>
      </w:r>
      <w:r w:rsidR="006628D7">
        <w:rPr>
          <w:rFonts w:hint="cs"/>
          <w:color w:val="000000" w:themeColor="text1"/>
          <w:rtl/>
        </w:rPr>
        <w:t xml:space="preserve">وتحمل الأعباء </w:t>
      </w:r>
      <w:r w:rsidR="00BB179D">
        <w:rPr>
          <w:rFonts w:hint="cs"/>
          <w:color w:val="000000" w:themeColor="text1"/>
          <w:rtl/>
        </w:rPr>
        <w:t xml:space="preserve">المترتبة على ذلك </w:t>
      </w:r>
      <w:r w:rsidR="006B3D60">
        <w:rPr>
          <w:rFonts w:hint="cs"/>
          <w:color w:val="000000" w:themeColor="text1"/>
          <w:rtl/>
        </w:rPr>
        <w:t>بالإضافة</w:t>
      </w:r>
      <w:r w:rsidR="00BB179D">
        <w:rPr>
          <w:rFonts w:hint="cs"/>
          <w:color w:val="000000" w:themeColor="text1"/>
          <w:rtl/>
        </w:rPr>
        <w:t xml:space="preserve"> الى التمتع ببعض امتيازات السلطة العامة وفي المقابل اتجهت إرادة السلطة المفوضة الى </w:t>
      </w:r>
      <w:r w:rsidR="00B609C0">
        <w:rPr>
          <w:rFonts w:hint="cs"/>
          <w:color w:val="000000" w:themeColor="text1"/>
          <w:rtl/>
        </w:rPr>
        <w:t>الاستفادة من القطاع الخاص من خلال تحفيزه على الاستثمار في المرافق العامة</w:t>
      </w:r>
      <w:r w:rsidR="005D2139">
        <w:rPr>
          <w:rFonts w:hint="cs"/>
          <w:color w:val="000000" w:themeColor="text1"/>
          <w:rtl/>
        </w:rPr>
        <w:t>،</w:t>
      </w:r>
      <w:r w:rsidR="00B609C0">
        <w:rPr>
          <w:rFonts w:hint="cs"/>
          <w:color w:val="000000" w:themeColor="text1"/>
          <w:rtl/>
        </w:rPr>
        <w:t xml:space="preserve"> وبالتالي لابد للسلطة المانحة أن تحترم قو</w:t>
      </w:r>
      <w:r w:rsidR="0053308C">
        <w:rPr>
          <w:rFonts w:hint="cs"/>
          <w:color w:val="000000" w:themeColor="text1"/>
          <w:rtl/>
        </w:rPr>
        <w:t>اعد النشاط الخاص التي تعد السمة العقدية من أبرز خصائصه</w:t>
      </w:r>
      <w:r w:rsidR="005D2139">
        <w:rPr>
          <w:rFonts w:hint="cs"/>
          <w:color w:val="000000" w:themeColor="text1"/>
          <w:rtl/>
        </w:rPr>
        <w:t>ا</w:t>
      </w:r>
      <w:r w:rsidR="0053308C">
        <w:rPr>
          <w:rFonts w:hint="cs"/>
          <w:color w:val="000000" w:themeColor="text1"/>
          <w:rtl/>
        </w:rPr>
        <w:t xml:space="preserve">، لذلك يجب على السلطة المفوضة </w:t>
      </w:r>
      <w:r w:rsidR="00A8659F">
        <w:rPr>
          <w:rFonts w:hint="cs"/>
          <w:color w:val="000000" w:themeColor="text1"/>
          <w:rtl/>
        </w:rPr>
        <w:t xml:space="preserve">إيجاد الصيغ التعاقدية المثلى التي تحفظ حقوق الأطراف جميعا </w:t>
      </w:r>
      <w:r w:rsidR="0094150C">
        <w:rPr>
          <w:rFonts w:hint="cs"/>
          <w:color w:val="000000" w:themeColor="text1"/>
          <w:rtl/>
        </w:rPr>
        <w:t>وخاصة في مرحلة التفاوض التي تسبق إبرام عقد</w:t>
      </w:r>
      <w:r w:rsidR="005D2139">
        <w:rPr>
          <w:rFonts w:hint="cs"/>
          <w:color w:val="000000" w:themeColor="text1"/>
          <w:rtl/>
        </w:rPr>
        <w:t xml:space="preserve"> التفويض، فليس للسلطة المانحة إ</w:t>
      </w:r>
      <w:r w:rsidR="0094150C">
        <w:rPr>
          <w:rFonts w:hint="cs"/>
          <w:color w:val="000000" w:themeColor="text1"/>
          <w:rtl/>
        </w:rPr>
        <w:t>همال إ</w:t>
      </w:r>
      <w:r w:rsidR="00A20520">
        <w:rPr>
          <w:rFonts w:hint="cs"/>
          <w:color w:val="000000" w:themeColor="text1"/>
          <w:rtl/>
        </w:rPr>
        <w:t>رادة المفوض اليه أ</w:t>
      </w:r>
      <w:r w:rsidR="005D2139">
        <w:rPr>
          <w:rFonts w:hint="cs"/>
          <w:color w:val="000000" w:themeColor="text1"/>
          <w:rtl/>
        </w:rPr>
        <w:t>و التوسع في ممارسة الصلاحيات الإ</w:t>
      </w:r>
      <w:r w:rsidR="00A20520">
        <w:rPr>
          <w:rFonts w:hint="cs"/>
          <w:color w:val="000000" w:themeColor="text1"/>
          <w:rtl/>
        </w:rPr>
        <w:t xml:space="preserve">نفرادية التي تباغت بها </w:t>
      </w:r>
      <w:r w:rsidR="006B3D60">
        <w:rPr>
          <w:rFonts w:hint="cs"/>
          <w:color w:val="000000" w:themeColor="text1"/>
          <w:rtl/>
        </w:rPr>
        <w:t>المستثمر</w:t>
      </w:r>
      <w:r w:rsidR="00A20520">
        <w:rPr>
          <w:rFonts w:hint="cs"/>
          <w:color w:val="000000" w:themeColor="text1"/>
          <w:rtl/>
        </w:rPr>
        <w:t xml:space="preserve"> في المرفق العام محل التفويض وقد تؤدي الى عزوف </w:t>
      </w:r>
      <w:r w:rsidR="007D24ED">
        <w:rPr>
          <w:rFonts w:hint="cs"/>
          <w:color w:val="000000" w:themeColor="text1"/>
          <w:rtl/>
        </w:rPr>
        <w:t xml:space="preserve"> المتعاملون الخواص</w:t>
      </w:r>
      <w:r w:rsidR="00A20520">
        <w:rPr>
          <w:rFonts w:hint="cs"/>
          <w:color w:val="000000" w:themeColor="text1"/>
          <w:rtl/>
        </w:rPr>
        <w:t xml:space="preserve"> عن </w:t>
      </w:r>
      <w:r w:rsidR="007D24ED">
        <w:rPr>
          <w:rFonts w:hint="cs"/>
          <w:color w:val="000000" w:themeColor="text1"/>
          <w:rtl/>
        </w:rPr>
        <w:t>ال</w:t>
      </w:r>
      <w:r w:rsidR="005D2139">
        <w:rPr>
          <w:rFonts w:hint="cs"/>
          <w:color w:val="000000" w:themeColor="text1"/>
          <w:rtl/>
        </w:rPr>
        <w:t>إ</w:t>
      </w:r>
      <w:r w:rsidR="007D24ED">
        <w:rPr>
          <w:rFonts w:hint="cs"/>
          <w:color w:val="000000" w:themeColor="text1"/>
          <w:rtl/>
        </w:rPr>
        <w:t>ستثمار في المرافق العامة .</w:t>
      </w:r>
    </w:p>
    <w:p w14:paraId="5D7A8382" w14:textId="6318981F" w:rsidR="008762A1" w:rsidRPr="00DE6131" w:rsidRDefault="008313F1" w:rsidP="005D2139">
      <w:pPr>
        <w:ind w:firstLine="0"/>
        <w:outlineLvl w:val="4"/>
        <w:rPr>
          <w:b/>
          <w:bCs/>
          <w:color w:val="000000" w:themeColor="text1"/>
          <w:rtl/>
        </w:rPr>
      </w:pPr>
      <w:bookmarkStart w:id="302" w:name="_Toc165664675"/>
      <w:bookmarkStart w:id="303" w:name="_Toc165665175"/>
      <w:bookmarkStart w:id="304" w:name="_Toc168134116"/>
      <w:bookmarkEnd w:id="301"/>
      <w:r w:rsidRPr="00DE6131">
        <w:rPr>
          <w:rFonts w:hint="cs"/>
          <w:b/>
          <w:bCs/>
          <w:color w:val="000000" w:themeColor="text1"/>
          <w:rtl/>
        </w:rPr>
        <w:t xml:space="preserve">الفرع الثاني: </w:t>
      </w:r>
      <w:r w:rsidR="00F63A98" w:rsidRPr="00DE6131">
        <w:rPr>
          <w:rFonts w:hint="cs"/>
          <w:b/>
          <w:bCs/>
          <w:color w:val="000000" w:themeColor="text1"/>
          <w:rtl/>
        </w:rPr>
        <w:t>ميزة</w:t>
      </w:r>
      <w:r w:rsidRPr="00DE6131">
        <w:rPr>
          <w:rFonts w:hint="cs"/>
          <w:b/>
          <w:bCs/>
          <w:color w:val="000000" w:themeColor="text1"/>
          <w:rtl/>
        </w:rPr>
        <w:t xml:space="preserve"> ال</w:t>
      </w:r>
      <w:r w:rsidR="005D2139">
        <w:rPr>
          <w:rFonts w:hint="cs"/>
          <w:b/>
          <w:bCs/>
          <w:color w:val="000000" w:themeColor="text1"/>
          <w:rtl/>
        </w:rPr>
        <w:t>إ</w:t>
      </w:r>
      <w:r w:rsidRPr="00DE6131">
        <w:rPr>
          <w:rFonts w:hint="cs"/>
          <w:b/>
          <w:bCs/>
          <w:color w:val="000000" w:themeColor="text1"/>
          <w:rtl/>
        </w:rPr>
        <w:t>عتبار الشخصي في عقد التفويض</w:t>
      </w:r>
      <w:bookmarkEnd w:id="302"/>
      <w:bookmarkEnd w:id="303"/>
      <w:bookmarkEnd w:id="304"/>
    </w:p>
    <w:p w14:paraId="3AAD9DB6" w14:textId="76EA502A" w:rsidR="00CB185C" w:rsidRPr="00DE6131" w:rsidRDefault="00906C16" w:rsidP="0068764E">
      <w:pPr>
        <w:rPr>
          <w:b/>
          <w:bCs/>
          <w:color w:val="000000" w:themeColor="text1"/>
          <w:rtl/>
        </w:rPr>
      </w:pPr>
      <w:r>
        <w:rPr>
          <w:rFonts w:hint="cs"/>
          <w:color w:val="000000" w:themeColor="text1"/>
          <w:rtl/>
        </w:rPr>
        <w:t xml:space="preserve">      إن الحديث عن </w:t>
      </w:r>
      <w:r w:rsidR="008762A1" w:rsidRPr="00DE6131">
        <w:rPr>
          <w:rFonts w:hint="cs"/>
          <w:color w:val="000000" w:themeColor="text1"/>
          <w:rtl/>
        </w:rPr>
        <w:t>عقود تفويض المرفق العام في نطاق العقود الإدارية لا ينفي عنها أنها تتمتع ببعض الخصوصية وفي ذات الوق</w:t>
      </w:r>
      <w:r>
        <w:rPr>
          <w:rFonts w:hint="cs"/>
          <w:color w:val="000000" w:themeColor="text1"/>
          <w:rtl/>
        </w:rPr>
        <w:t>ت لا تنتفي عنها الصبغة الإدارية</w:t>
      </w:r>
      <w:r w:rsidR="008762A1" w:rsidRPr="00DE6131">
        <w:rPr>
          <w:rFonts w:hint="cs"/>
          <w:color w:val="000000" w:themeColor="text1"/>
          <w:rtl/>
        </w:rPr>
        <w:t>،</w:t>
      </w:r>
      <w:r w:rsidR="00B35B0F" w:rsidRPr="00DE6131">
        <w:rPr>
          <w:rFonts w:hint="cs"/>
          <w:color w:val="000000" w:themeColor="text1"/>
          <w:rtl/>
        </w:rPr>
        <w:t xml:space="preserve"> </w:t>
      </w:r>
      <w:r w:rsidR="008762A1" w:rsidRPr="00DE6131">
        <w:rPr>
          <w:rFonts w:hint="cs"/>
          <w:color w:val="000000" w:themeColor="text1"/>
          <w:rtl/>
        </w:rPr>
        <w:t>فهي تتميز بمزايا وخصائص لا يمكن الحديث عليها في باقي العقود الأخرى، وبال</w:t>
      </w:r>
      <w:r>
        <w:rPr>
          <w:rFonts w:hint="cs"/>
          <w:color w:val="000000" w:themeColor="text1"/>
          <w:rtl/>
        </w:rPr>
        <w:t>إستناد الى هذه الفكرة  فإ</w:t>
      </w:r>
      <w:r w:rsidR="008762A1" w:rsidRPr="00DE6131">
        <w:rPr>
          <w:rFonts w:hint="cs"/>
          <w:color w:val="000000" w:themeColor="text1"/>
          <w:rtl/>
        </w:rPr>
        <w:t>ن  التسليم بخضوع عقود تفويض المرفق العام لما استقر عليه العمل بالنسبة للعقود الإدارية فحسب فك</w:t>
      </w:r>
      <w:r>
        <w:rPr>
          <w:rFonts w:hint="cs"/>
          <w:color w:val="000000" w:themeColor="text1"/>
          <w:rtl/>
        </w:rPr>
        <w:t>رة مجافية للحقيقة بالإضافة الى أ</w:t>
      </w:r>
      <w:r w:rsidR="008762A1" w:rsidRPr="00DE6131">
        <w:rPr>
          <w:rFonts w:hint="cs"/>
          <w:color w:val="000000" w:themeColor="text1"/>
          <w:rtl/>
        </w:rPr>
        <w:t xml:space="preserve">نها غير قابلة للتجسيد الفعلي نظرا </w:t>
      </w:r>
      <w:r w:rsidR="00B35B0F" w:rsidRPr="00DE6131">
        <w:rPr>
          <w:rFonts w:hint="cs"/>
          <w:color w:val="000000" w:themeColor="text1"/>
          <w:rtl/>
        </w:rPr>
        <w:t>للأهمية</w:t>
      </w:r>
      <w:r w:rsidR="005F4482" w:rsidRPr="00DE6131">
        <w:rPr>
          <w:rFonts w:hint="cs"/>
          <w:color w:val="000000" w:themeColor="text1"/>
          <w:rtl/>
        </w:rPr>
        <w:t xml:space="preserve"> التي يكتسيها الاعتبار الشخصي بالنسبة ل</w:t>
      </w:r>
      <w:r w:rsidR="008762A1" w:rsidRPr="00DE6131">
        <w:rPr>
          <w:rFonts w:hint="cs"/>
          <w:color w:val="000000" w:themeColor="text1"/>
          <w:rtl/>
        </w:rPr>
        <w:t xml:space="preserve">هذه </w:t>
      </w:r>
      <w:r w:rsidR="0068764E">
        <w:rPr>
          <w:rFonts w:hint="cs"/>
          <w:color w:val="000000" w:themeColor="text1"/>
          <w:rtl/>
        </w:rPr>
        <w:t>العقود سواء من حيث الإبرام أ</w:t>
      </w:r>
      <w:r w:rsidR="005F4482" w:rsidRPr="00DE6131">
        <w:rPr>
          <w:rFonts w:hint="cs"/>
          <w:color w:val="000000" w:themeColor="text1"/>
          <w:rtl/>
        </w:rPr>
        <w:t xml:space="preserve">و </w:t>
      </w:r>
      <w:r w:rsidR="0068764E">
        <w:rPr>
          <w:rFonts w:hint="cs"/>
          <w:color w:val="000000" w:themeColor="text1"/>
          <w:rtl/>
        </w:rPr>
        <w:t>من حيث التنفيذ غير أ</w:t>
      </w:r>
      <w:r w:rsidR="005F4482" w:rsidRPr="00DE6131">
        <w:rPr>
          <w:rFonts w:hint="cs"/>
          <w:color w:val="000000" w:themeColor="text1"/>
          <w:rtl/>
        </w:rPr>
        <w:t>ن ذلك اصطدم ب</w:t>
      </w:r>
      <w:r w:rsidR="0068764E">
        <w:rPr>
          <w:rFonts w:hint="cs"/>
          <w:color w:val="000000" w:themeColor="text1"/>
          <w:rtl/>
        </w:rPr>
        <w:t>مسيرة تطوير وتحديث إجراءات إ</w:t>
      </w:r>
      <w:r w:rsidR="008762A1" w:rsidRPr="00DE6131">
        <w:rPr>
          <w:rFonts w:hint="cs"/>
          <w:color w:val="000000" w:themeColor="text1"/>
          <w:rtl/>
        </w:rPr>
        <w:t xml:space="preserve">برام عقود </w:t>
      </w:r>
      <w:r w:rsidR="005F4482" w:rsidRPr="00DE6131">
        <w:rPr>
          <w:rFonts w:hint="cs"/>
          <w:color w:val="000000" w:themeColor="text1"/>
          <w:rtl/>
        </w:rPr>
        <w:t>التفويض</w:t>
      </w:r>
      <w:r w:rsidR="008762A1" w:rsidRPr="00DE6131">
        <w:rPr>
          <w:rStyle w:val="Appelnotedebasdep"/>
          <w:color w:val="000000" w:themeColor="text1"/>
          <w:rtl/>
        </w:rPr>
        <w:footnoteReference w:id="453"/>
      </w:r>
      <w:r w:rsidR="0068764E">
        <w:rPr>
          <w:rFonts w:hint="cs"/>
          <w:color w:val="000000" w:themeColor="text1"/>
          <w:rtl/>
        </w:rPr>
        <w:t>،</w:t>
      </w:r>
      <w:r w:rsidR="005F4482" w:rsidRPr="00DE6131">
        <w:rPr>
          <w:rFonts w:hint="cs"/>
          <w:color w:val="000000" w:themeColor="text1"/>
          <w:rtl/>
        </w:rPr>
        <w:t xml:space="preserve"> خاصة فيما يتعلق بالمبادئ الحديثة في ابرام العقود التي تتعلق بتكريس </w:t>
      </w:r>
      <w:r w:rsidR="00B35B0F" w:rsidRPr="00DE6131">
        <w:rPr>
          <w:rFonts w:hint="cs"/>
          <w:color w:val="000000" w:themeColor="text1"/>
          <w:rtl/>
        </w:rPr>
        <w:t>مبادئ</w:t>
      </w:r>
      <w:r w:rsidR="005F4482" w:rsidRPr="00DE6131">
        <w:rPr>
          <w:rFonts w:hint="cs"/>
          <w:color w:val="000000" w:themeColor="text1"/>
          <w:rtl/>
        </w:rPr>
        <w:t xml:space="preserve"> العلانية وقواعد المنافسة.</w:t>
      </w:r>
    </w:p>
    <w:p w14:paraId="6282F55A" w14:textId="263B6EB0" w:rsidR="008762A1" w:rsidRPr="00DE6131" w:rsidRDefault="00EF4C09" w:rsidP="00F7641E">
      <w:pPr>
        <w:rPr>
          <w:color w:val="000000" w:themeColor="text1"/>
          <w:rtl/>
        </w:rPr>
      </w:pPr>
      <w:r w:rsidRPr="00DE6131">
        <w:rPr>
          <w:rFonts w:hint="cs"/>
          <w:b/>
          <w:bCs/>
          <w:color w:val="000000" w:themeColor="text1"/>
          <w:rtl/>
        </w:rPr>
        <w:t xml:space="preserve">  </w:t>
      </w:r>
      <w:r w:rsidR="005F4482" w:rsidRPr="00DE6131">
        <w:rPr>
          <w:rFonts w:hint="cs"/>
          <w:color w:val="000000" w:themeColor="text1"/>
          <w:rtl/>
        </w:rPr>
        <w:t>وذلك بالنظر الى ا</w:t>
      </w:r>
      <w:r w:rsidR="00770D04" w:rsidRPr="00DE6131">
        <w:rPr>
          <w:rFonts w:hint="cs"/>
          <w:color w:val="000000" w:themeColor="text1"/>
          <w:rtl/>
        </w:rPr>
        <w:t xml:space="preserve">لصلة </w:t>
      </w:r>
      <w:r w:rsidR="005F4482" w:rsidRPr="00DE6131">
        <w:rPr>
          <w:rFonts w:hint="cs"/>
          <w:color w:val="000000" w:themeColor="text1"/>
          <w:rtl/>
        </w:rPr>
        <w:t xml:space="preserve"> الوثيقة ل</w:t>
      </w:r>
      <w:r w:rsidR="00770D04" w:rsidRPr="00DE6131">
        <w:rPr>
          <w:rFonts w:hint="cs"/>
          <w:color w:val="000000" w:themeColor="text1"/>
          <w:rtl/>
        </w:rPr>
        <w:t xml:space="preserve">لعقد الإداري </w:t>
      </w:r>
      <w:r w:rsidR="005F4482" w:rsidRPr="00DE6131">
        <w:rPr>
          <w:rFonts w:hint="cs"/>
          <w:color w:val="000000" w:themeColor="text1"/>
          <w:rtl/>
        </w:rPr>
        <w:t xml:space="preserve"> بمقتضيات </w:t>
      </w:r>
      <w:r w:rsidR="00770D04" w:rsidRPr="00DE6131">
        <w:rPr>
          <w:rFonts w:hint="cs"/>
          <w:color w:val="000000" w:themeColor="text1"/>
          <w:rtl/>
        </w:rPr>
        <w:t xml:space="preserve">المرفق العام </w:t>
      </w:r>
      <w:r w:rsidR="005F4482" w:rsidRPr="00DE6131">
        <w:rPr>
          <w:rFonts w:hint="cs"/>
          <w:color w:val="000000" w:themeColor="text1"/>
          <w:rtl/>
        </w:rPr>
        <w:t xml:space="preserve">فقد شكلت </w:t>
      </w:r>
      <w:r w:rsidR="00770D04" w:rsidRPr="00DE6131">
        <w:rPr>
          <w:rFonts w:hint="cs"/>
          <w:color w:val="000000" w:themeColor="text1"/>
          <w:rtl/>
        </w:rPr>
        <w:t xml:space="preserve"> فكرة الاعتبار الشخصي </w:t>
      </w:r>
      <w:r w:rsidR="005F4482" w:rsidRPr="00DE6131">
        <w:rPr>
          <w:rFonts w:hint="cs"/>
          <w:color w:val="000000" w:themeColor="text1"/>
          <w:rtl/>
        </w:rPr>
        <w:t>أحد</w:t>
      </w:r>
      <w:r w:rsidR="00770D04" w:rsidRPr="00DE6131">
        <w:rPr>
          <w:rFonts w:hint="cs"/>
          <w:color w:val="000000" w:themeColor="text1"/>
          <w:rtl/>
        </w:rPr>
        <w:t xml:space="preserve"> الأفكار </w:t>
      </w:r>
      <w:r w:rsidR="005F4482" w:rsidRPr="00DE6131">
        <w:rPr>
          <w:rFonts w:hint="cs"/>
          <w:color w:val="000000" w:themeColor="text1"/>
          <w:rtl/>
        </w:rPr>
        <w:t>الجوهرية</w:t>
      </w:r>
      <w:r w:rsidR="00770D04" w:rsidRPr="00DE6131">
        <w:rPr>
          <w:rFonts w:hint="cs"/>
          <w:color w:val="000000" w:themeColor="text1"/>
          <w:rtl/>
        </w:rPr>
        <w:t xml:space="preserve"> سواء فيما يتعلق </w:t>
      </w:r>
      <w:r w:rsidR="0068764E">
        <w:rPr>
          <w:rFonts w:hint="cs"/>
          <w:color w:val="000000" w:themeColor="text1"/>
          <w:rtl/>
        </w:rPr>
        <w:t>بمسأ</w:t>
      </w:r>
      <w:r w:rsidR="005F4482" w:rsidRPr="00DE6131">
        <w:rPr>
          <w:rFonts w:hint="cs"/>
          <w:color w:val="000000" w:themeColor="text1"/>
          <w:rtl/>
        </w:rPr>
        <w:t>لة اخ</w:t>
      </w:r>
      <w:r w:rsidR="0068764E">
        <w:rPr>
          <w:rFonts w:hint="cs"/>
          <w:color w:val="000000" w:themeColor="text1"/>
          <w:rtl/>
        </w:rPr>
        <w:t>تيار المتعاقد أ</w:t>
      </w:r>
      <w:r w:rsidR="005F4482" w:rsidRPr="00DE6131">
        <w:rPr>
          <w:rFonts w:hint="cs"/>
          <w:color w:val="000000" w:themeColor="text1"/>
          <w:rtl/>
        </w:rPr>
        <w:t xml:space="preserve">ثناء مرحلة الابرام </w:t>
      </w:r>
      <w:r w:rsidR="00770D04" w:rsidRPr="00DE6131">
        <w:rPr>
          <w:rFonts w:hint="cs"/>
          <w:color w:val="000000" w:themeColor="text1"/>
          <w:rtl/>
        </w:rPr>
        <w:t xml:space="preserve"> وفي </w:t>
      </w:r>
      <w:r w:rsidR="005F4482" w:rsidRPr="00DE6131">
        <w:rPr>
          <w:rFonts w:hint="cs"/>
          <w:color w:val="000000" w:themeColor="text1"/>
          <w:rtl/>
        </w:rPr>
        <w:t xml:space="preserve">فترة </w:t>
      </w:r>
      <w:r w:rsidR="00770D04" w:rsidRPr="00DE6131">
        <w:rPr>
          <w:rFonts w:hint="cs"/>
          <w:color w:val="000000" w:themeColor="text1"/>
          <w:rtl/>
        </w:rPr>
        <w:t xml:space="preserve">تنفيذ العقد الإداري وانقضائه، </w:t>
      </w:r>
      <w:r w:rsidR="005F4482" w:rsidRPr="00DE6131">
        <w:rPr>
          <w:rFonts w:hint="cs"/>
          <w:color w:val="000000" w:themeColor="text1"/>
          <w:rtl/>
        </w:rPr>
        <w:t xml:space="preserve">فالقاعدة </w:t>
      </w:r>
      <w:r w:rsidR="0068764E">
        <w:rPr>
          <w:rFonts w:hint="cs"/>
          <w:color w:val="000000" w:themeColor="text1"/>
          <w:rtl/>
        </w:rPr>
        <w:t>أ</w:t>
      </w:r>
      <w:r w:rsidR="005F4482" w:rsidRPr="00DE6131">
        <w:rPr>
          <w:rFonts w:hint="cs"/>
          <w:color w:val="000000" w:themeColor="text1"/>
          <w:rtl/>
        </w:rPr>
        <w:t xml:space="preserve">ن </w:t>
      </w:r>
      <w:r w:rsidR="00770D04" w:rsidRPr="00DE6131">
        <w:rPr>
          <w:rFonts w:hint="cs"/>
          <w:color w:val="000000" w:themeColor="text1"/>
          <w:rtl/>
        </w:rPr>
        <w:t xml:space="preserve">الالتزام بتنفيذ المرفق العام </w:t>
      </w:r>
      <w:r w:rsidR="005F4482" w:rsidRPr="00DE6131">
        <w:rPr>
          <w:rFonts w:hint="cs"/>
          <w:color w:val="000000" w:themeColor="text1"/>
          <w:rtl/>
        </w:rPr>
        <w:t>يكون بشكل مبدئي</w:t>
      </w:r>
      <w:r w:rsidR="00770D04" w:rsidRPr="00DE6131">
        <w:rPr>
          <w:rFonts w:hint="cs"/>
          <w:color w:val="000000" w:themeColor="text1"/>
          <w:rtl/>
        </w:rPr>
        <w:t xml:space="preserve"> شخصيا ل</w:t>
      </w:r>
      <w:r w:rsidR="00B2422E">
        <w:rPr>
          <w:rFonts w:hint="cs"/>
          <w:color w:val="000000" w:themeColor="text1"/>
          <w:rtl/>
        </w:rPr>
        <w:t>أ</w:t>
      </w:r>
      <w:r w:rsidR="00770D04" w:rsidRPr="00DE6131">
        <w:rPr>
          <w:rFonts w:hint="cs"/>
          <w:color w:val="000000" w:themeColor="text1"/>
          <w:rtl/>
        </w:rPr>
        <w:t>ن</w:t>
      </w:r>
      <w:r w:rsidR="005F4482" w:rsidRPr="00DE6131">
        <w:rPr>
          <w:rFonts w:hint="cs"/>
          <w:color w:val="000000" w:themeColor="text1"/>
          <w:rtl/>
        </w:rPr>
        <w:t xml:space="preserve"> ذلك تفرضه </w:t>
      </w:r>
      <w:r w:rsidR="00770D04" w:rsidRPr="00DE6131">
        <w:rPr>
          <w:rFonts w:hint="cs"/>
          <w:color w:val="000000" w:themeColor="text1"/>
          <w:rtl/>
        </w:rPr>
        <w:t xml:space="preserve">طبيعة </w:t>
      </w:r>
      <w:r w:rsidR="005F4482" w:rsidRPr="00DE6131">
        <w:rPr>
          <w:rFonts w:hint="cs"/>
          <w:color w:val="000000" w:themeColor="text1"/>
          <w:rtl/>
        </w:rPr>
        <w:t xml:space="preserve">العقد </w:t>
      </w:r>
      <w:r w:rsidR="00B2422E">
        <w:rPr>
          <w:rFonts w:hint="cs"/>
          <w:color w:val="000000" w:themeColor="text1"/>
          <w:rtl/>
        </w:rPr>
        <w:t>الخاصة، لذلك يجب أ</w:t>
      </w:r>
      <w:r w:rsidR="005F4482" w:rsidRPr="00DE6131">
        <w:rPr>
          <w:rFonts w:hint="cs"/>
          <w:color w:val="000000" w:themeColor="text1"/>
          <w:rtl/>
        </w:rPr>
        <w:t xml:space="preserve">ن </w:t>
      </w:r>
      <w:r w:rsidR="00770D04" w:rsidRPr="00DE6131">
        <w:rPr>
          <w:rFonts w:hint="cs"/>
          <w:color w:val="000000" w:themeColor="text1"/>
          <w:rtl/>
        </w:rPr>
        <w:t xml:space="preserve">تراعي فيه </w:t>
      </w:r>
      <w:r w:rsidR="00B2422E">
        <w:rPr>
          <w:rFonts w:hint="cs"/>
          <w:color w:val="000000" w:themeColor="text1"/>
          <w:rtl/>
        </w:rPr>
        <w:t>الاعتبارات الشخصية عند الاختيار</w:t>
      </w:r>
      <w:r w:rsidR="00770D04" w:rsidRPr="00DE6131">
        <w:rPr>
          <w:rFonts w:hint="cs"/>
          <w:color w:val="000000" w:themeColor="text1"/>
          <w:rtl/>
        </w:rPr>
        <w:t>فلا يجوز</w:t>
      </w:r>
      <w:r w:rsidR="00B2422E">
        <w:rPr>
          <w:rFonts w:hint="cs"/>
          <w:color w:val="000000" w:themeColor="text1"/>
          <w:rtl/>
        </w:rPr>
        <w:t xml:space="preserve"> ب</w:t>
      </w:r>
      <w:r w:rsidR="005F4482" w:rsidRPr="00DE6131">
        <w:rPr>
          <w:rFonts w:hint="cs"/>
          <w:color w:val="000000" w:themeColor="text1"/>
          <w:rtl/>
        </w:rPr>
        <w:t xml:space="preserve">ناءا على ذلك </w:t>
      </w:r>
      <w:r w:rsidR="00770D04" w:rsidRPr="00DE6131">
        <w:rPr>
          <w:rFonts w:hint="cs"/>
          <w:color w:val="000000" w:themeColor="text1"/>
          <w:rtl/>
        </w:rPr>
        <w:t xml:space="preserve"> التنازل عن هذا ال</w:t>
      </w:r>
      <w:r w:rsidR="00B2422E">
        <w:rPr>
          <w:rFonts w:hint="cs"/>
          <w:color w:val="000000" w:themeColor="text1"/>
          <w:rtl/>
        </w:rPr>
        <w:t>إ</w:t>
      </w:r>
      <w:r w:rsidR="00770D04" w:rsidRPr="00DE6131">
        <w:rPr>
          <w:rFonts w:hint="cs"/>
          <w:color w:val="000000" w:themeColor="text1"/>
          <w:rtl/>
        </w:rPr>
        <w:t>لتزام للغير</w:t>
      </w:r>
      <w:r w:rsidR="005F4482" w:rsidRPr="00DE6131">
        <w:rPr>
          <w:rFonts w:hint="cs"/>
          <w:color w:val="000000" w:themeColor="text1"/>
          <w:rtl/>
        </w:rPr>
        <w:t xml:space="preserve">، </w:t>
      </w:r>
      <w:r w:rsidR="00770D04" w:rsidRPr="00DE6131">
        <w:rPr>
          <w:rFonts w:hint="cs"/>
          <w:color w:val="000000" w:themeColor="text1"/>
          <w:rtl/>
        </w:rPr>
        <w:t xml:space="preserve">إلا </w:t>
      </w:r>
      <w:r w:rsidR="005F4482" w:rsidRPr="00DE6131">
        <w:rPr>
          <w:rFonts w:hint="cs"/>
          <w:color w:val="000000" w:themeColor="text1"/>
          <w:rtl/>
        </w:rPr>
        <w:t>لترخيص من</w:t>
      </w:r>
      <w:r w:rsidR="00770D04" w:rsidRPr="00DE6131">
        <w:rPr>
          <w:rFonts w:hint="cs"/>
          <w:color w:val="000000" w:themeColor="text1"/>
          <w:rtl/>
        </w:rPr>
        <w:t xml:space="preserve"> السلطة المفوضة </w:t>
      </w:r>
      <w:r w:rsidR="005F4482" w:rsidRPr="00DE6131">
        <w:rPr>
          <w:rFonts w:hint="cs"/>
          <w:color w:val="000000" w:themeColor="text1"/>
          <w:rtl/>
        </w:rPr>
        <w:t xml:space="preserve">صاحبة </w:t>
      </w:r>
      <w:r w:rsidR="00B2422E">
        <w:rPr>
          <w:rFonts w:hint="cs"/>
          <w:color w:val="000000" w:themeColor="text1"/>
          <w:rtl/>
        </w:rPr>
        <w:t>الإ</w:t>
      </w:r>
      <w:r w:rsidR="00B35B0F" w:rsidRPr="00DE6131">
        <w:rPr>
          <w:rFonts w:hint="cs"/>
          <w:color w:val="000000" w:themeColor="text1"/>
          <w:rtl/>
        </w:rPr>
        <w:t>ختصا</w:t>
      </w:r>
      <w:r w:rsidR="00B35B0F" w:rsidRPr="00DE6131">
        <w:rPr>
          <w:color w:val="000000" w:themeColor="text1"/>
          <w:rtl/>
        </w:rPr>
        <w:t>ص</w:t>
      </w:r>
      <w:r w:rsidR="005F4482" w:rsidRPr="00DE6131">
        <w:rPr>
          <w:rFonts w:hint="cs"/>
          <w:color w:val="000000" w:themeColor="text1"/>
          <w:rtl/>
        </w:rPr>
        <w:t xml:space="preserve"> الأصيل </w:t>
      </w:r>
      <w:r w:rsidR="00770D04" w:rsidRPr="00DE6131">
        <w:rPr>
          <w:rFonts w:hint="cs"/>
          <w:color w:val="000000" w:themeColor="text1"/>
          <w:rtl/>
        </w:rPr>
        <w:t xml:space="preserve">وفي هذه الحالة </w:t>
      </w:r>
      <w:r w:rsidR="005F4482" w:rsidRPr="00DE6131">
        <w:rPr>
          <w:rFonts w:hint="cs"/>
          <w:color w:val="000000" w:themeColor="text1"/>
          <w:rtl/>
        </w:rPr>
        <w:t>لابد من</w:t>
      </w:r>
      <w:r w:rsidR="00770D04" w:rsidRPr="00DE6131">
        <w:rPr>
          <w:rFonts w:hint="cs"/>
          <w:color w:val="000000" w:themeColor="text1"/>
          <w:rtl/>
        </w:rPr>
        <w:t xml:space="preserve"> التمييز بين </w:t>
      </w:r>
      <w:r w:rsidR="00B2422E">
        <w:rPr>
          <w:rFonts w:hint="cs"/>
          <w:color w:val="000000" w:themeColor="text1"/>
          <w:rtl/>
        </w:rPr>
        <w:t>مسأ</w:t>
      </w:r>
      <w:r w:rsidR="005F4482" w:rsidRPr="00DE6131">
        <w:rPr>
          <w:rFonts w:hint="cs"/>
          <w:color w:val="000000" w:themeColor="text1"/>
          <w:rtl/>
        </w:rPr>
        <w:t xml:space="preserve">لة </w:t>
      </w:r>
      <w:r w:rsidR="00770D04" w:rsidRPr="00DE6131">
        <w:rPr>
          <w:rFonts w:hint="cs"/>
          <w:color w:val="000000" w:themeColor="text1"/>
          <w:rtl/>
        </w:rPr>
        <w:t xml:space="preserve">التنازل الكلي والجزئي في عقد التفويض ففي التنازل الكلي يعني </w:t>
      </w:r>
      <w:r w:rsidR="005F4482" w:rsidRPr="00DE6131">
        <w:rPr>
          <w:rFonts w:hint="cs"/>
          <w:color w:val="000000" w:themeColor="text1"/>
          <w:rtl/>
        </w:rPr>
        <w:t>تخلي</w:t>
      </w:r>
      <w:r w:rsidR="00770D04" w:rsidRPr="00DE6131">
        <w:rPr>
          <w:rFonts w:hint="cs"/>
          <w:color w:val="000000" w:themeColor="text1"/>
          <w:rtl/>
        </w:rPr>
        <w:t xml:space="preserve"> </w:t>
      </w:r>
      <w:r w:rsidR="005F4482" w:rsidRPr="00DE6131">
        <w:rPr>
          <w:rFonts w:hint="cs"/>
          <w:color w:val="000000" w:themeColor="text1"/>
          <w:rtl/>
        </w:rPr>
        <w:t>المتعاقد</w:t>
      </w:r>
      <w:r w:rsidR="00770D04" w:rsidRPr="00DE6131">
        <w:rPr>
          <w:rFonts w:hint="cs"/>
          <w:color w:val="000000" w:themeColor="text1"/>
          <w:rtl/>
        </w:rPr>
        <w:t xml:space="preserve"> </w:t>
      </w:r>
      <w:r w:rsidR="005F4482" w:rsidRPr="00DE6131">
        <w:rPr>
          <w:rFonts w:hint="cs"/>
          <w:color w:val="000000" w:themeColor="text1"/>
          <w:rtl/>
        </w:rPr>
        <w:t>عن</w:t>
      </w:r>
      <w:r w:rsidR="00770D04" w:rsidRPr="00DE6131">
        <w:rPr>
          <w:rFonts w:hint="cs"/>
          <w:color w:val="000000" w:themeColor="text1"/>
          <w:rtl/>
        </w:rPr>
        <w:t xml:space="preserve"> العلاقة التعاقدية مع </w:t>
      </w:r>
      <w:r w:rsidR="005F4482" w:rsidRPr="00DE6131">
        <w:rPr>
          <w:rFonts w:hint="cs"/>
          <w:color w:val="000000" w:themeColor="text1"/>
          <w:rtl/>
        </w:rPr>
        <w:t>الجهة الإدارية المانحة</w:t>
      </w:r>
      <w:r w:rsidR="00770D04" w:rsidRPr="00DE6131">
        <w:rPr>
          <w:rFonts w:hint="cs"/>
          <w:color w:val="000000" w:themeColor="text1"/>
          <w:rtl/>
        </w:rPr>
        <w:t xml:space="preserve"> مقابل دخول المتنازل له في العقد</w:t>
      </w:r>
      <w:r w:rsidR="00B2422E">
        <w:rPr>
          <w:rFonts w:hint="cs"/>
          <w:color w:val="000000" w:themeColor="text1"/>
          <w:rtl/>
        </w:rPr>
        <w:t>،</w:t>
      </w:r>
      <w:r w:rsidR="00770D04" w:rsidRPr="00DE6131">
        <w:rPr>
          <w:rFonts w:hint="cs"/>
          <w:color w:val="000000" w:themeColor="text1"/>
          <w:rtl/>
        </w:rPr>
        <w:t xml:space="preserve"> وتنتقل في هذه الحالة المسؤولية من </w:t>
      </w:r>
      <w:r w:rsidR="002C57CA" w:rsidRPr="00DE6131">
        <w:rPr>
          <w:rFonts w:hint="cs"/>
          <w:color w:val="000000" w:themeColor="text1"/>
          <w:rtl/>
        </w:rPr>
        <w:t>صاحب العقد</w:t>
      </w:r>
      <w:r w:rsidR="00770D04" w:rsidRPr="00DE6131">
        <w:rPr>
          <w:rFonts w:hint="cs"/>
          <w:color w:val="000000" w:themeColor="text1"/>
          <w:rtl/>
        </w:rPr>
        <w:t xml:space="preserve"> الأصل</w:t>
      </w:r>
      <w:r w:rsidR="002C57CA" w:rsidRPr="00DE6131">
        <w:rPr>
          <w:rFonts w:hint="cs"/>
          <w:color w:val="000000" w:themeColor="text1"/>
          <w:rtl/>
        </w:rPr>
        <w:t xml:space="preserve">ي إلى المتنازل له مباشرة </w:t>
      </w:r>
      <w:r w:rsidR="00770D04" w:rsidRPr="00DE6131">
        <w:rPr>
          <w:rFonts w:hint="cs"/>
          <w:color w:val="000000" w:themeColor="text1"/>
          <w:rtl/>
        </w:rPr>
        <w:t xml:space="preserve"> مع </w:t>
      </w:r>
      <w:r w:rsidR="002C57CA" w:rsidRPr="00DE6131">
        <w:rPr>
          <w:rFonts w:hint="cs"/>
          <w:color w:val="000000" w:themeColor="text1"/>
          <w:rtl/>
        </w:rPr>
        <w:t>الاحتفاظ ب</w:t>
      </w:r>
      <w:r w:rsidR="00770D04" w:rsidRPr="00DE6131">
        <w:rPr>
          <w:rFonts w:hint="cs"/>
          <w:color w:val="000000" w:themeColor="text1"/>
          <w:rtl/>
        </w:rPr>
        <w:t xml:space="preserve">مسؤولية المتعاقد الأصلي عن </w:t>
      </w:r>
      <w:r w:rsidR="002C57CA" w:rsidRPr="00DE6131">
        <w:rPr>
          <w:rFonts w:hint="cs"/>
          <w:color w:val="000000" w:themeColor="text1"/>
          <w:rtl/>
        </w:rPr>
        <w:t>سيرورة</w:t>
      </w:r>
      <w:r w:rsidR="00770D04" w:rsidRPr="00DE6131">
        <w:rPr>
          <w:rFonts w:hint="cs"/>
          <w:color w:val="000000" w:themeColor="text1"/>
          <w:rtl/>
        </w:rPr>
        <w:t xml:space="preserve"> </w:t>
      </w:r>
      <w:r w:rsidR="002C57CA" w:rsidRPr="00DE6131">
        <w:rPr>
          <w:rFonts w:hint="cs"/>
          <w:color w:val="000000" w:themeColor="text1"/>
          <w:rtl/>
        </w:rPr>
        <w:t>المهام التي تم تن</w:t>
      </w:r>
      <w:r w:rsidR="00F7641E">
        <w:rPr>
          <w:rFonts w:hint="cs"/>
          <w:color w:val="000000" w:themeColor="text1"/>
          <w:rtl/>
        </w:rPr>
        <w:t>فيذها ، أ</w:t>
      </w:r>
      <w:r w:rsidR="00770D04" w:rsidRPr="00DE6131">
        <w:rPr>
          <w:rFonts w:hint="cs"/>
          <w:color w:val="000000" w:themeColor="text1"/>
          <w:rtl/>
        </w:rPr>
        <w:t xml:space="preserve">ما مسؤولية </w:t>
      </w:r>
      <w:r w:rsidR="002C57CA" w:rsidRPr="00DE6131">
        <w:rPr>
          <w:rFonts w:hint="cs"/>
          <w:color w:val="000000" w:themeColor="text1"/>
          <w:rtl/>
        </w:rPr>
        <w:t>صاحب</w:t>
      </w:r>
      <w:r w:rsidR="00770D04" w:rsidRPr="00DE6131">
        <w:rPr>
          <w:rFonts w:hint="cs"/>
          <w:color w:val="000000" w:themeColor="text1"/>
          <w:rtl/>
        </w:rPr>
        <w:t xml:space="preserve"> </w:t>
      </w:r>
      <w:r w:rsidR="002C57CA" w:rsidRPr="00DE6131">
        <w:rPr>
          <w:rFonts w:hint="cs"/>
          <w:color w:val="000000" w:themeColor="text1"/>
          <w:rtl/>
        </w:rPr>
        <w:t>التفويض</w:t>
      </w:r>
      <w:r w:rsidR="00770D04" w:rsidRPr="00DE6131">
        <w:rPr>
          <w:rFonts w:hint="cs"/>
          <w:color w:val="000000" w:themeColor="text1"/>
          <w:rtl/>
        </w:rPr>
        <w:t xml:space="preserve"> في حالة التنازل الجزئي عن العقد وبموافقة السلطة المفوضة فتبقى مسؤولية </w:t>
      </w:r>
      <w:r w:rsidR="00F7641E">
        <w:rPr>
          <w:rFonts w:hint="cs"/>
          <w:color w:val="000000" w:themeColor="text1"/>
          <w:rtl/>
        </w:rPr>
        <w:t>أ</w:t>
      </w:r>
      <w:r w:rsidR="00770D04" w:rsidRPr="00DE6131">
        <w:rPr>
          <w:rFonts w:hint="cs"/>
          <w:color w:val="000000" w:themeColor="text1"/>
          <w:rtl/>
        </w:rPr>
        <w:t xml:space="preserve">صلية لا </w:t>
      </w:r>
      <w:r w:rsidR="00B35B0F" w:rsidRPr="00DE6131">
        <w:rPr>
          <w:rFonts w:hint="cs"/>
          <w:color w:val="000000" w:themeColor="text1"/>
          <w:rtl/>
        </w:rPr>
        <w:t>تتأثر</w:t>
      </w:r>
      <w:r w:rsidR="00F7641E">
        <w:rPr>
          <w:rFonts w:hint="cs"/>
          <w:color w:val="000000" w:themeColor="text1"/>
          <w:rtl/>
        </w:rPr>
        <w:t>بأ</w:t>
      </w:r>
      <w:r w:rsidR="002C57CA" w:rsidRPr="00DE6131">
        <w:rPr>
          <w:rFonts w:hint="cs"/>
          <w:color w:val="000000" w:themeColor="text1"/>
          <w:rtl/>
        </w:rPr>
        <w:t>ي عملية تعاقدية</w:t>
      </w:r>
      <w:r w:rsidR="00770D04" w:rsidRPr="00DE6131">
        <w:rPr>
          <w:rFonts w:hint="cs"/>
          <w:color w:val="000000" w:themeColor="text1"/>
          <w:rtl/>
        </w:rPr>
        <w:t xml:space="preserve"> من الباطن مع </w:t>
      </w:r>
      <w:r w:rsidR="00F7641E">
        <w:rPr>
          <w:rFonts w:hint="cs"/>
          <w:color w:val="000000" w:themeColor="text1"/>
          <w:rtl/>
        </w:rPr>
        <w:t>إ</w:t>
      </w:r>
      <w:r w:rsidR="002C57CA" w:rsidRPr="00DE6131">
        <w:rPr>
          <w:rFonts w:hint="cs"/>
          <w:color w:val="000000" w:themeColor="text1"/>
          <w:rtl/>
        </w:rPr>
        <w:t>ختصاصيين</w:t>
      </w:r>
      <w:r w:rsidR="00F7641E">
        <w:rPr>
          <w:rFonts w:hint="cs"/>
          <w:color w:val="000000" w:themeColor="text1"/>
          <w:rtl/>
        </w:rPr>
        <w:t xml:space="preserve"> أ</w:t>
      </w:r>
      <w:r w:rsidR="00770D04" w:rsidRPr="00DE6131">
        <w:rPr>
          <w:rFonts w:hint="cs"/>
          <w:color w:val="000000" w:themeColor="text1"/>
          <w:rtl/>
        </w:rPr>
        <w:t xml:space="preserve">و خبراء </w:t>
      </w:r>
      <w:r w:rsidR="002C57CA" w:rsidRPr="00DE6131">
        <w:rPr>
          <w:rFonts w:hint="cs"/>
          <w:color w:val="000000" w:themeColor="text1"/>
          <w:rtl/>
        </w:rPr>
        <w:t>للقيام ب</w:t>
      </w:r>
      <w:r w:rsidR="00770D04" w:rsidRPr="00DE6131">
        <w:rPr>
          <w:rFonts w:hint="cs"/>
          <w:color w:val="000000" w:themeColor="text1"/>
          <w:rtl/>
        </w:rPr>
        <w:t xml:space="preserve">عمل </w:t>
      </w:r>
      <w:r w:rsidR="002C57CA" w:rsidRPr="00DE6131">
        <w:rPr>
          <w:rFonts w:hint="cs"/>
          <w:color w:val="000000" w:themeColor="text1"/>
          <w:rtl/>
        </w:rPr>
        <w:t xml:space="preserve">فني دقيق ومتقن إذ </w:t>
      </w:r>
      <w:r w:rsidR="00F7641E">
        <w:rPr>
          <w:rFonts w:hint="cs"/>
          <w:color w:val="000000" w:themeColor="text1"/>
          <w:rtl/>
        </w:rPr>
        <w:t>أ</w:t>
      </w:r>
      <w:r w:rsidR="002C57CA" w:rsidRPr="00DE6131">
        <w:rPr>
          <w:rFonts w:hint="cs"/>
          <w:color w:val="000000" w:themeColor="text1"/>
          <w:rtl/>
        </w:rPr>
        <w:t>صبح</w:t>
      </w:r>
      <w:r w:rsidR="00770D04" w:rsidRPr="00DE6131">
        <w:rPr>
          <w:rFonts w:hint="cs"/>
          <w:color w:val="000000" w:themeColor="text1"/>
          <w:rtl/>
        </w:rPr>
        <w:t xml:space="preserve"> </w:t>
      </w:r>
      <w:r w:rsidR="002C57CA" w:rsidRPr="00DE6131">
        <w:rPr>
          <w:rFonts w:hint="cs"/>
          <w:color w:val="000000" w:themeColor="text1"/>
          <w:rtl/>
        </w:rPr>
        <w:t xml:space="preserve">التعاقد من الباطن ضرورة لابد منها في غالب الأحيان فرضتها تعقيدات المهام المرفقية المتنوعة ذات الطابع الفني التي تتطلب في الغالب  اللجوء الى </w:t>
      </w:r>
      <w:r w:rsidR="00770D04" w:rsidRPr="00DE6131">
        <w:rPr>
          <w:rFonts w:hint="cs"/>
          <w:color w:val="000000" w:themeColor="text1"/>
          <w:rtl/>
        </w:rPr>
        <w:t xml:space="preserve">هذه التقنية </w:t>
      </w:r>
      <w:r w:rsidR="00F7641E">
        <w:rPr>
          <w:rFonts w:hint="cs"/>
          <w:color w:val="000000" w:themeColor="text1"/>
          <w:rtl/>
        </w:rPr>
        <w:t>من أ</w:t>
      </w:r>
      <w:r w:rsidR="002C57CA" w:rsidRPr="00DE6131">
        <w:rPr>
          <w:rFonts w:hint="cs"/>
          <w:color w:val="000000" w:themeColor="text1"/>
          <w:rtl/>
        </w:rPr>
        <w:t>جل التنفيذ الأمثل للمهام الموكلة للمتعاقد</w:t>
      </w:r>
      <w:r w:rsidR="00770D04" w:rsidRPr="00DE6131">
        <w:rPr>
          <w:rFonts w:hint="cs"/>
          <w:color w:val="000000" w:themeColor="text1"/>
          <w:rtl/>
        </w:rPr>
        <w:t xml:space="preserve"> </w:t>
      </w:r>
      <w:r w:rsidR="002C57CA" w:rsidRPr="00DE6131">
        <w:rPr>
          <w:rFonts w:hint="cs"/>
          <w:color w:val="000000" w:themeColor="text1"/>
          <w:rtl/>
        </w:rPr>
        <w:t>الثانوي</w:t>
      </w:r>
      <w:r w:rsidR="00770D04" w:rsidRPr="00DE6131">
        <w:rPr>
          <w:rStyle w:val="Appelnotedebasdep"/>
          <w:color w:val="000000" w:themeColor="text1"/>
          <w:rtl/>
        </w:rPr>
        <w:footnoteReference w:id="454"/>
      </w:r>
      <w:r w:rsidR="00F7641E">
        <w:rPr>
          <w:rFonts w:hint="cs"/>
          <w:color w:val="000000" w:themeColor="text1"/>
          <w:rtl/>
        </w:rPr>
        <w:t>.</w:t>
      </w:r>
    </w:p>
    <w:p w14:paraId="21AAB16A" w14:textId="6F885371" w:rsidR="001F322F" w:rsidRPr="00DE6131" w:rsidRDefault="004730D8" w:rsidP="00C17D42">
      <w:pPr>
        <w:rPr>
          <w:color w:val="000000" w:themeColor="text1"/>
          <w:rtl/>
          <w:lang w:val="fr-FR"/>
        </w:rPr>
      </w:pPr>
      <w:r>
        <w:rPr>
          <w:rFonts w:hint="cs"/>
          <w:color w:val="000000" w:themeColor="text1"/>
          <w:rtl/>
        </w:rPr>
        <w:lastRenderedPageBreak/>
        <w:t>ويرتكز مبدأ</w:t>
      </w:r>
      <w:r w:rsidR="00180AB1" w:rsidRPr="00DE6131">
        <w:rPr>
          <w:rFonts w:hint="cs"/>
          <w:color w:val="000000" w:themeColor="text1"/>
          <w:rtl/>
        </w:rPr>
        <w:t xml:space="preserve">  الاعتبار الشخصي بشكل أساسي وجوهري على الحرية الواسعة للجهة الإدارية في عملية اختيار المتعاقد معها حيث </w:t>
      </w:r>
      <w:r w:rsidR="00EE3729" w:rsidRPr="00DE6131">
        <w:rPr>
          <w:rFonts w:hint="cs"/>
          <w:color w:val="000000" w:themeColor="text1"/>
          <w:rtl/>
          <w:lang w:val="fr-FR"/>
        </w:rPr>
        <w:t xml:space="preserve">يخضع </w:t>
      </w:r>
      <w:r w:rsidR="00180AB1" w:rsidRPr="00DE6131">
        <w:rPr>
          <w:rFonts w:hint="cs"/>
          <w:color w:val="000000" w:themeColor="text1"/>
          <w:rtl/>
          <w:lang w:val="fr-FR"/>
        </w:rPr>
        <w:t>انتقاء</w:t>
      </w:r>
      <w:r w:rsidR="00EE3729" w:rsidRPr="00DE6131">
        <w:rPr>
          <w:rFonts w:hint="cs"/>
          <w:color w:val="000000" w:themeColor="text1"/>
          <w:rtl/>
          <w:lang w:val="fr-FR"/>
        </w:rPr>
        <w:t xml:space="preserve"> المفوض له </w:t>
      </w:r>
      <w:r w:rsidR="00180AB1" w:rsidRPr="00DE6131">
        <w:rPr>
          <w:rFonts w:hint="cs"/>
          <w:color w:val="000000" w:themeColor="text1"/>
          <w:rtl/>
          <w:lang w:val="fr-FR"/>
        </w:rPr>
        <w:t>للحرية</w:t>
      </w:r>
      <w:r w:rsidR="00EE3729" w:rsidRPr="00DE6131">
        <w:rPr>
          <w:rFonts w:hint="cs"/>
          <w:color w:val="000000" w:themeColor="text1"/>
          <w:rtl/>
          <w:lang w:val="fr-FR"/>
        </w:rPr>
        <w:t xml:space="preserve"> </w:t>
      </w:r>
      <w:r w:rsidR="00180AB1" w:rsidRPr="00DE6131">
        <w:rPr>
          <w:rFonts w:hint="cs"/>
          <w:color w:val="000000" w:themeColor="text1"/>
          <w:rtl/>
          <w:lang w:val="fr-FR"/>
        </w:rPr>
        <w:t>الجهة الإدارية</w:t>
      </w:r>
      <w:r w:rsidR="00EE3729" w:rsidRPr="00DE6131">
        <w:rPr>
          <w:rFonts w:hint="cs"/>
          <w:color w:val="000000" w:themeColor="text1"/>
          <w:rtl/>
          <w:lang w:val="fr-FR"/>
        </w:rPr>
        <w:t xml:space="preserve"> التي </w:t>
      </w:r>
      <w:r w:rsidR="00180AB1" w:rsidRPr="00DE6131">
        <w:rPr>
          <w:rFonts w:hint="cs"/>
          <w:color w:val="000000" w:themeColor="text1"/>
          <w:rtl/>
          <w:lang w:val="fr-FR"/>
        </w:rPr>
        <w:t>لابد لها في</w:t>
      </w:r>
      <w:r>
        <w:rPr>
          <w:rFonts w:hint="cs"/>
          <w:color w:val="000000" w:themeColor="text1"/>
          <w:rtl/>
          <w:lang w:val="fr-FR"/>
        </w:rPr>
        <w:t xml:space="preserve"> كل الأحوال أ</w:t>
      </w:r>
      <w:r w:rsidR="00180AB1" w:rsidRPr="00DE6131">
        <w:rPr>
          <w:rFonts w:hint="cs"/>
          <w:color w:val="000000" w:themeColor="text1"/>
          <w:rtl/>
          <w:lang w:val="fr-FR"/>
        </w:rPr>
        <w:t>ن تضع نصب عينيها ا</w:t>
      </w:r>
      <w:r w:rsidR="00EE3729" w:rsidRPr="00DE6131">
        <w:rPr>
          <w:rFonts w:hint="cs"/>
          <w:color w:val="000000" w:themeColor="text1"/>
          <w:rtl/>
          <w:lang w:val="fr-FR"/>
        </w:rPr>
        <w:t xml:space="preserve">عتبارات </w:t>
      </w:r>
      <w:r w:rsidR="00180AB1" w:rsidRPr="00DE6131">
        <w:rPr>
          <w:rFonts w:hint="cs"/>
          <w:color w:val="000000" w:themeColor="text1"/>
          <w:rtl/>
          <w:lang w:val="fr-FR"/>
        </w:rPr>
        <w:t xml:space="preserve">جوهرية تخص الصالح العام على وجه الدقة </w:t>
      </w:r>
      <w:r w:rsidR="00EE3729" w:rsidRPr="00DE6131">
        <w:rPr>
          <w:rFonts w:hint="cs"/>
          <w:color w:val="000000" w:themeColor="text1"/>
          <w:rtl/>
          <w:lang w:val="fr-FR"/>
        </w:rPr>
        <w:t xml:space="preserve"> التي </w:t>
      </w:r>
      <w:r w:rsidR="00180AB1" w:rsidRPr="00DE6131">
        <w:rPr>
          <w:rFonts w:hint="cs"/>
          <w:color w:val="000000" w:themeColor="text1"/>
          <w:rtl/>
          <w:lang w:val="fr-FR"/>
        </w:rPr>
        <w:t xml:space="preserve">تتطلب بالخصوص </w:t>
      </w:r>
      <w:r w:rsidR="00EE3729" w:rsidRPr="00DE6131">
        <w:rPr>
          <w:rFonts w:hint="cs"/>
          <w:color w:val="000000" w:themeColor="text1"/>
          <w:rtl/>
          <w:lang w:val="fr-FR"/>
        </w:rPr>
        <w:t xml:space="preserve"> </w:t>
      </w:r>
      <w:r w:rsidR="00180AB1" w:rsidRPr="00DE6131">
        <w:rPr>
          <w:rFonts w:hint="cs"/>
          <w:color w:val="000000" w:themeColor="text1"/>
          <w:rtl/>
          <w:lang w:val="fr-FR"/>
        </w:rPr>
        <w:t>ترشيد</w:t>
      </w:r>
      <w:r w:rsidR="00EE3729" w:rsidRPr="00DE6131">
        <w:rPr>
          <w:rFonts w:hint="cs"/>
          <w:color w:val="000000" w:themeColor="text1"/>
          <w:rtl/>
          <w:lang w:val="fr-FR"/>
        </w:rPr>
        <w:t xml:space="preserve"> المال العام</w:t>
      </w:r>
      <w:r>
        <w:rPr>
          <w:rFonts w:hint="cs"/>
          <w:color w:val="000000" w:themeColor="text1"/>
          <w:rtl/>
          <w:lang w:val="fr-FR"/>
        </w:rPr>
        <w:t>،</w:t>
      </w:r>
      <w:r w:rsidR="00EE3729" w:rsidRPr="00DE6131">
        <w:rPr>
          <w:rFonts w:hint="cs"/>
          <w:color w:val="000000" w:themeColor="text1"/>
          <w:rtl/>
          <w:lang w:val="fr-FR"/>
        </w:rPr>
        <w:t xml:space="preserve"> </w:t>
      </w:r>
      <w:r w:rsidR="00180AB1" w:rsidRPr="00DE6131">
        <w:rPr>
          <w:rFonts w:hint="cs"/>
          <w:color w:val="000000" w:themeColor="text1"/>
          <w:rtl/>
          <w:lang w:val="fr-FR"/>
        </w:rPr>
        <w:t>بالإضافة الى المتطلبات الفنية</w:t>
      </w:r>
      <w:r w:rsidR="00EE3729" w:rsidRPr="00DE6131">
        <w:rPr>
          <w:rFonts w:hint="cs"/>
          <w:color w:val="000000" w:themeColor="text1"/>
          <w:rtl/>
          <w:lang w:val="fr-FR"/>
        </w:rPr>
        <w:t xml:space="preserve"> </w:t>
      </w:r>
      <w:r w:rsidR="00180AB1" w:rsidRPr="00DE6131">
        <w:rPr>
          <w:rFonts w:hint="cs"/>
          <w:color w:val="000000" w:themeColor="text1"/>
          <w:rtl/>
          <w:lang w:val="fr-FR"/>
        </w:rPr>
        <w:t xml:space="preserve">التي باتت تقترن </w:t>
      </w:r>
      <w:r w:rsidR="00B35B0F" w:rsidRPr="00DE6131">
        <w:rPr>
          <w:rFonts w:hint="cs"/>
          <w:color w:val="000000" w:themeColor="text1"/>
          <w:rtl/>
          <w:lang w:val="fr-FR"/>
        </w:rPr>
        <w:t>بوجوده</w:t>
      </w:r>
      <w:r w:rsidR="00180AB1" w:rsidRPr="00DE6131">
        <w:rPr>
          <w:rFonts w:hint="cs"/>
          <w:color w:val="000000" w:themeColor="text1"/>
          <w:rtl/>
          <w:lang w:val="fr-FR"/>
        </w:rPr>
        <w:t xml:space="preserve"> وفعالية الخدمة العمومية </w:t>
      </w:r>
      <w:r w:rsidR="00EE3729" w:rsidRPr="00DE6131">
        <w:rPr>
          <w:rFonts w:hint="cs"/>
          <w:color w:val="000000" w:themeColor="text1"/>
          <w:rtl/>
          <w:lang w:val="fr-FR"/>
        </w:rPr>
        <w:t xml:space="preserve"> </w:t>
      </w:r>
      <w:r w:rsidR="00180AB1" w:rsidRPr="00DE6131">
        <w:rPr>
          <w:rFonts w:hint="cs"/>
          <w:color w:val="000000" w:themeColor="text1"/>
          <w:rtl/>
          <w:lang w:val="fr-FR"/>
        </w:rPr>
        <w:t xml:space="preserve">هذه الأخيرة التي تستدعي توفير شروط </w:t>
      </w:r>
      <w:r w:rsidR="004B7C7E">
        <w:rPr>
          <w:rFonts w:hint="cs"/>
          <w:color w:val="000000" w:themeColor="text1"/>
          <w:rtl/>
          <w:lang w:val="fr-FR"/>
        </w:rPr>
        <w:t>أ</w:t>
      </w:r>
      <w:r w:rsidR="00EE3729" w:rsidRPr="00DE6131">
        <w:rPr>
          <w:rFonts w:hint="cs"/>
          <w:color w:val="000000" w:themeColor="text1"/>
          <w:rtl/>
          <w:lang w:val="fr-FR"/>
        </w:rPr>
        <w:t xml:space="preserve">حسن </w:t>
      </w:r>
      <w:r w:rsidR="001F322F" w:rsidRPr="00DE6131">
        <w:rPr>
          <w:rFonts w:hint="cs"/>
          <w:color w:val="000000" w:themeColor="text1"/>
          <w:rtl/>
          <w:lang w:val="fr-FR"/>
        </w:rPr>
        <w:t xml:space="preserve">من الناحية </w:t>
      </w:r>
      <w:r w:rsidR="00EE3729" w:rsidRPr="00DE6131">
        <w:rPr>
          <w:rFonts w:hint="cs"/>
          <w:color w:val="000000" w:themeColor="text1"/>
          <w:rtl/>
          <w:lang w:val="fr-FR"/>
        </w:rPr>
        <w:t xml:space="preserve">التقنية الضرورية </w:t>
      </w:r>
      <w:r w:rsidR="00B35B0F" w:rsidRPr="00DE6131">
        <w:rPr>
          <w:rFonts w:hint="cs"/>
          <w:color w:val="000000" w:themeColor="text1"/>
          <w:rtl/>
          <w:lang w:val="fr-FR"/>
        </w:rPr>
        <w:t>لإدارة</w:t>
      </w:r>
      <w:r w:rsidR="001F322F" w:rsidRPr="00DE6131">
        <w:rPr>
          <w:rFonts w:hint="cs"/>
          <w:color w:val="000000" w:themeColor="text1"/>
          <w:rtl/>
          <w:lang w:val="fr-FR"/>
        </w:rPr>
        <w:t xml:space="preserve"> واستغلال </w:t>
      </w:r>
      <w:r w:rsidR="00EE3729" w:rsidRPr="00DE6131">
        <w:rPr>
          <w:rFonts w:hint="cs"/>
          <w:color w:val="000000" w:themeColor="text1"/>
          <w:rtl/>
          <w:lang w:val="fr-FR"/>
        </w:rPr>
        <w:t xml:space="preserve"> المرفق العام</w:t>
      </w:r>
      <w:r w:rsidR="001F322F" w:rsidRPr="00DE6131">
        <w:rPr>
          <w:rFonts w:hint="cs"/>
          <w:color w:val="000000" w:themeColor="text1"/>
          <w:rtl/>
          <w:lang w:val="fr-FR"/>
        </w:rPr>
        <w:t>،</w:t>
      </w:r>
      <w:r w:rsidR="00EE3729" w:rsidRPr="00DE6131">
        <w:rPr>
          <w:rFonts w:hint="cs"/>
          <w:color w:val="000000" w:themeColor="text1"/>
          <w:rtl/>
          <w:lang w:val="fr-FR"/>
        </w:rPr>
        <w:t xml:space="preserve"> </w:t>
      </w:r>
      <w:r w:rsidR="001F322F" w:rsidRPr="00DE6131">
        <w:rPr>
          <w:rFonts w:hint="cs"/>
          <w:color w:val="000000" w:themeColor="text1"/>
          <w:rtl/>
          <w:lang w:val="fr-FR"/>
        </w:rPr>
        <w:t>فلابد لل</w:t>
      </w:r>
      <w:r w:rsidR="00EE3729" w:rsidRPr="00DE6131">
        <w:rPr>
          <w:rFonts w:hint="cs"/>
          <w:color w:val="000000" w:themeColor="text1"/>
          <w:rtl/>
          <w:lang w:val="fr-FR"/>
        </w:rPr>
        <w:t xml:space="preserve">حرية </w:t>
      </w:r>
      <w:r w:rsidR="001F322F" w:rsidRPr="00DE6131">
        <w:rPr>
          <w:rFonts w:hint="cs"/>
          <w:color w:val="000000" w:themeColor="text1"/>
          <w:rtl/>
          <w:lang w:val="fr-FR"/>
        </w:rPr>
        <w:t xml:space="preserve">التي تمارسها الجهة الإدارية أن تكون منطلقة أساسا من مقتضيات الصالح العام، هذا الالتزام </w:t>
      </w:r>
      <w:r w:rsidR="00EE3729" w:rsidRPr="00DE6131">
        <w:rPr>
          <w:rFonts w:hint="cs"/>
          <w:color w:val="000000" w:themeColor="text1"/>
          <w:rtl/>
          <w:lang w:val="fr-FR"/>
        </w:rPr>
        <w:t xml:space="preserve"> يفرض عليها</w:t>
      </w:r>
      <w:r w:rsidR="001F322F" w:rsidRPr="00DE6131">
        <w:rPr>
          <w:rFonts w:hint="cs"/>
          <w:color w:val="000000" w:themeColor="text1"/>
          <w:rtl/>
          <w:lang w:val="fr-FR"/>
        </w:rPr>
        <w:t xml:space="preserve"> بذل الجهد اللازم</w:t>
      </w:r>
      <w:r w:rsidR="00EE3729" w:rsidRPr="00DE6131">
        <w:rPr>
          <w:rFonts w:hint="cs"/>
          <w:color w:val="000000" w:themeColor="text1"/>
          <w:rtl/>
          <w:lang w:val="fr-FR"/>
        </w:rPr>
        <w:t xml:space="preserve"> </w:t>
      </w:r>
      <w:r w:rsidR="001F322F" w:rsidRPr="00DE6131">
        <w:rPr>
          <w:rFonts w:hint="cs"/>
          <w:color w:val="000000" w:themeColor="text1"/>
          <w:rtl/>
          <w:lang w:val="fr-FR"/>
        </w:rPr>
        <w:t xml:space="preserve">لانتقاء المتعهد  </w:t>
      </w:r>
      <w:r w:rsidR="00B35B0F" w:rsidRPr="00DE6131">
        <w:rPr>
          <w:rFonts w:hint="cs"/>
          <w:color w:val="000000" w:themeColor="text1"/>
          <w:rtl/>
          <w:lang w:val="fr-FR"/>
        </w:rPr>
        <w:t>الكفء</w:t>
      </w:r>
      <w:r w:rsidR="00EE3729" w:rsidRPr="00DE6131">
        <w:rPr>
          <w:rFonts w:hint="cs"/>
          <w:color w:val="000000" w:themeColor="text1"/>
          <w:rtl/>
          <w:lang w:val="fr-FR"/>
        </w:rPr>
        <w:t xml:space="preserve"> للوفاء </w:t>
      </w:r>
      <w:r w:rsidR="001F322F" w:rsidRPr="00DE6131">
        <w:rPr>
          <w:rFonts w:hint="cs"/>
          <w:color w:val="000000" w:themeColor="text1"/>
          <w:rtl/>
          <w:lang w:val="fr-FR"/>
        </w:rPr>
        <w:t>بمهامه المتمثلة في تنظيم و</w:t>
      </w:r>
      <w:r w:rsidR="00EE3729" w:rsidRPr="00DE6131">
        <w:rPr>
          <w:rFonts w:hint="cs"/>
          <w:color w:val="000000" w:themeColor="text1"/>
          <w:rtl/>
          <w:lang w:val="fr-FR"/>
        </w:rPr>
        <w:t xml:space="preserve"> تسيير المرفق العام </w:t>
      </w:r>
      <w:r w:rsidR="001F322F" w:rsidRPr="00DE6131">
        <w:rPr>
          <w:rFonts w:hint="cs"/>
          <w:color w:val="000000" w:themeColor="text1"/>
          <w:rtl/>
          <w:lang w:val="fr-FR"/>
        </w:rPr>
        <w:t xml:space="preserve">موضوع التفويض </w:t>
      </w:r>
      <w:r w:rsidR="00EE3729" w:rsidRPr="00DE6131">
        <w:rPr>
          <w:rFonts w:hint="cs"/>
          <w:color w:val="000000" w:themeColor="text1"/>
          <w:rtl/>
          <w:lang w:val="fr-FR"/>
        </w:rPr>
        <w:t xml:space="preserve">واستغلاله </w:t>
      </w:r>
      <w:r w:rsidR="001F322F" w:rsidRPr="00DE6131">
        <w:rPr>
          <w:rFonts w:hint="cs"/>
          <w:color w:val="000000" w:themeColor="text1"/>
          <w:rtl/>
          <w:lang w:val="fr-FR"/>
        </w:rPr>
        <w:t xml:space="preserve">وفقا لما يقتضيه الصالح العام </w:t>
      </w:r>
      <w:r w:rsidR="00EE3729" w:rsidRPr="00DE6131">
        <w:rPr>
          <w:rFonts w:hint="cs"/>
          <w:color w:val="000000" w:themeColor="text1"/>
          <w:rtl/>
          <w:lang w:val="fr-FR"/>
        </w:rPr>
        <w:t xml:space="preserve">وقد برزت بعض النصوص في المنظومة القانونية الجزائرية التي أعطت الحرية الكاملة في </w:t>
      </w:r>
      <w:r w:rsidR="001F322F" w:rsidRPr="00DE6131">
        <w:rPr>
          <w:rFonts w:hint="cs"/>
          <w:color w:val="000000" w:themeColor="text1"/>
          <w:rtl/>
          <w:lang w:val="fr-FR"/>
        </w:rPr>
        <w:t>لاختيارالمتعاقد</w:t>
      </w:r>
      <w:r w:rsidR="001F322F" w:rsidRPr="00DE6131">
        <w:rPr>
          <w:rStyle w:val="Appelnotedebasdep"/>
          <w:color w:val="000000" w:themeColor="text1"/>
          <w:sz w:val="24"/>
          <w:szCs w:val="24"/>
          <w:rtl/>
          <w:lang w:val="fr-FR"/>
        </w:rPr>
        <w:footnoteReference w:id="455"/>
      </w:r>
      <w:r w:rsidR="00C17D42">
        <w:rPr>
          <w:rFonts w:hint="cs"/>
          <w:color w:val="000000" w:themeColor="text1"/>
          <w:rtl/>
          <w:lang w:val="fr-FR"/>
        </w:rPr>
        <w:t>.</w:t>
      </w:r>
      <w:r w:rsidR="001F322F" w:rsidRPr="00DE6131">
        <w:rPr>
          <w:rFonts w:hint="cs"/>
          <w:color w:val="000000" w:themeColor="text1"/>
          <w:rtl/>
          <w:lang w:val="fr-FR"/>
        </w:rPr>
        <w:t xml:space="preserve"> </w:t>
      </w:r>
    </w:p>
    <w:p w14:paraId="26D9753E" w14:textId="08B9760C" w:rsidR="00413DF2" w:rsidRPr="00DE6131" w:rsidRDefault="00C17D42" w:rsidP="00534767">
      <w:pPr>
        <w:rPr>
          <w:color w:val="000000" w:themeColor="text1"/>
          <w:rtl/>
        </w:rPr>
      </w:pPr>
      <w:r>
        <w:rPr>
          <w:rFonts w:hint="cs"/>
          <w:color w:val="000000" w:themeColor="text1"/>
          <w:rtl/>
          <w:lang w:val="fr-FR"/>
        </w:rPr>
        <w:t>وفي هذا الإ</w:t>
      </w:r>
      <w:r w:rsidR="001F322F" w:rsidRPr="00DE6131">
        <w:rPr>
          <w:rFonts w:hint="cs"/>
          <w:color w:val="000000" w:themeColor="text1"/>
          <w:rtl/>
          <w:lang w:val="fr-FR"/>
        </w:rPr>
        <w:t xml:space="preserve">طار فقد كانت الجهة المانحة </w:t>
      </w:r>
      <w:r w:rsidR="001F322F" w:rsidRPr="00DE6131">
        <w:rPr>
          <w:rFonts w:hint="cs"/>
          <w:color w:val="000000" w:themeColor="text1"/>
          <w:rtl/>
        </w:rPr>
        <w:t xml:space="preserve"> تتمتع بسلطة تقديرية واسعة في اختيار المفوض له </w:t>
      </w:r>
      <w:r w:rsidR="00413DF2" w:rsidRPr="00DE6131">
        <w:rPr>
          <w:rFonts w:hint="cs"/>
          <w:color w:val="000000" w:themeColor="text1"/>
          <w:rtl/>
        </w:rPr>
        <w:t xml:space="preserve">وبذلك لم تكن </w:t>
      </w:r>
      <w:r w:rsidR="001F322F" w:rsidRPr="00DE6131">
        <w:rPr>
          <w:rFonts w:hint="cs"/>
          <w:color w:val="000000" w:themeColor="text1"/>
          <w:rtl/>
        </w:rPr>
        <w:t xml:space="preserve">تخضع </w:t>
      </w:r>
      <w:r w:rsidR="00B35B0F" w:rsidRPr="00DE6131">
        <w:rPr>
          <w:rFonts w:hint="cs"/>
          <w:color w:val="000000" w:themeColor="text1"/>
          <w:rtl/>
        </w:rPr>
        <w:t>لأية</w:t>
      </w:r>
      <w:r w:rsidR="001F322F" w:rsidRPr="00DE6131">
        <w:rPr>
          <w:rFonts w:hint="cs"/>
          <w:color w:val="000000" w:themeColor="text1"/>
          <w:rtl/>
        </w:rPr>
        <w:t xml:space="preserve"> إجراءات</w:t>
      </w:r>
      <w:r w:rsidR="00413DF2" w:rsidRPr="00DE6131">
        <w:rPr>
          <w:rFonts w:hint="cs"/>
          <w:color w:val="000000" w:themeColor="text1"/>
          <w:rtl/>
        </w:rPr>
        <w:t xml:space="preserve"> خاصة ترتبط بفكرة </w:t>
      </w:r>
      <w:r>
        <w:rPr>
          <w:rFonts w:hint="cs"/>
          <w:color w:val="000000" w:themeColor="text1"/>
          <w:rtl/>
        </w:rPr>
        <w:t xml:space="preserve"> بتأ</w:t>
      </w:r>
      <w:r w:rsidR="001F322F" w:rsidRPr="00DE6131">
        <w:rPr>
          <w:rFonts w:hint="cs"/>
          <w:color w:val="000000" w:themeColor="text1"/>
          <w:rtl/>
        </w:rPr>
        <w:t xml:space="preserve">مين </w:t>
      </w:r>
      <w:r w:rsidR="00413DF2" w:rsidRPr="00DE6131">
        <w:rPr>
          <w:rFonts w:hint="cs"/>
          <w:color w:val="000000" w:themeColor="text1"/>
          <w:rtl/>
        </w:rPr>
        <w:t>ال</w:t>
      </w:r>
      <w:r w:rsidR="001F322F" w:rsidRPr="00DE6131">
        <w:rPr>
          <w:rFonts w:hint="cs"/>
          <w:color w:val="000000" w:themeColor="text1"/>
          <w:rtl/>
        </w:rPr>
        <w:t xml:space="preserve">منافسة </w:t>
      </w:r>
      <w:r w:rsidR="00413DF2" w:rsidRPr="00DE6131">
        <w:rPr>
          <w:rFonts w:hint="cs"/>
          <w:color w:val="000000" w:themeColor="text1"/>
          <w:rtl/>
        </w:rPr>
        <w:t xml:space="preserve">التي تتطلبها القواعد الحديثة في </w:t>
      </w:r>
      <w:r w:rsidR="001F322F" w:rsidRPr="00DE6131">
        <w:rPr>
          <w:rFonts w:hint="cs"/>
          <w:color w:val="000000" w:themeColor="text1"/>
          <w:rtl/>
        </w:rPr>
        <w:t xml:space="preserve">ابرام العقد بين </w:t>
      </w:r>
      <w:r w:rsidR="00413DF2" w:rsidRPr="00DE6131">
        <w:rPr>
          <w:rFonts w:hint="cs"/>
          <w:color w:val="000000" w:themeColor="text1"/>
          <w:rtl/>
        </w:rPr>
        <w:t>المتعهدين الراغبين في التعاقد مع الجهة الإدارية، وك</w:t>
      </w:r>
      <w:r w:rsidR="00705769">
        <w:rPr>
          <w:rFonts w:hint="cs"/>
          <w:color w:val="000000" w:themeColor="text1"/>
          <w:rtl/>
        </w:rPr>
        <w:t>انت في الغالب تعتمد على فكرة الإ</w:t>
      </w:r>
      <w:r w:rsidR="00413DF2" w:rsidRPr="00DE6131">
        <w:rPr>
          <w:rFonts w:hint="cs"/>
          <w:color w:val="000000" w:themeColor="text1"/>
          <w:rtl/>
        </w:rPr>
        <w:t xml:space="preserve">عتبار الشخصي التي لازمت عقد التفويض </w:t>
      </w:r>
      <w:r w:rsidR="00B35B0F" w:rsidRPr="00DE6131">
        <w:rPr>
          <w:rFonts w:hint="cs"/>
          <w:color w:val="000000" w:themeColor="text1"/>
          <w:rtl/>
        </w:rPr>
        <w:t>بأشكالها</w:t>
      </w:r>
      <w:r w:rsidR="00413DF2" w:rsidRPr="00DE6131">
        <w:rPr>
          <w:rFonts w:hint="cs"/>
          <w:color w:val="000000" w:themeColor="text1"/>
          <w:rtl/>
        </w:rPr>
        <w:t xml:space="preserve"> المتنوعة لفترة  طويلة من الزمن وقد وجد هذا الطرح رواجا كبيرا من جانب بعض الفقه خاصة الفرنسي منه ومنهم الفقيه جيز </w:t>
      </w:r>
      <w:r w:rsidR="00705769">
        <w:rPr>
          <w:rFonts w:hint="cs"/>
          <w:color w:val="000000" w:themeColor="text1"/>
          <w:rtl/>
        </w:rPr>
        <w:t>الذي يقول بهذا الصدد "</w:t>
      </w:r>
      <w:r w:rsidR="00534767">
        <w:rPr>
          <w:rFonts w:hint="cs"/>
          <w:color w:val="000000" w:themeColor="text1"/>
          <w:rtl/>
        </w:rPr>
        <w:t>إ</w:t>
      </w:r>
      <w:r w:rsidR="001F322F" w:rsidRPr="00DE6131">
        <w:rPr>
          <w:rFonts w:hint="cs"/>
          <w:color w:val="000000" w:themeColor="text1"/>
          <w:rtl/>
        </w:rPr>
        <w:t>ن ال</w:t>
      </w:r>
      <w:r w:rsidR="00534767">
        <w:rPr>
          <w:rFonts w:hint="cs"/>
          <w:color w:val="000000" w:themeColor="text1"/>
          <w:rtl/>
        </w:rPr>
        <w:t>إ</w:t>
      </w:r>
      <w:r w:rsidR="001F322F" w:rsidRPr="00DE6131">
        <w:rPr>
          <w:rFonts w:hint="cs"/>
          <w:color w:val="000000" w:themeColor="text1"/>
          <w:rtl/>
        </w:rPr>
        <w:t xml:space="preserve">عتداد </w:t>
      </w:r>
      <w:r w:rsidR="00413DF2" w:rsidRPr="00DE6131">
        <w:rPr>
          <w:rFonts w:hint="cs"/>
          <w:color w:val="000000" w:themeColor="text1"/>
          <w:rtl/>
        </w:rPr>
        <w:t>بالاعتبار</w:t>
      </w:r>
      <w:r w:rsidR="001F322F" w:rsidRPr="00DE6131">
        <w:rPr>
          <w:rFonts w:hint="cs"/>
          <w:color w:val="000000" w:themeColor="text1"/>
          <w:rtl/>
        </w:rPr>
        <w:t xml:space="preserve"> الشخصي لا يكون بالمستوى نفسه بال</w:t>
      </w:r>
      <w:r w:rsidR="00534767">
        <w:rPr>
          <w:rFonts w:hint="cs"/>
          <w:color w:val="000000" w:themeColor="text1"/>
          <w:rtl/>
        </w:rPr>
        <w:t>نسبة لجميع العقود الإدارية ذلك أ</w:t>
      </w:r>
      <w:r w:rsidR="001F322F" w:rsidRPr="00DE6131">
        <w:rPr>
          <w:rFonts w:hint="cs"/>
          <w:color w:val="000000" w:themeColor="text1"/>
          <w:rtl/>
        </w:rPr>
        <w:t>ن أساس هذه القاعدة هو صلة العقد بالمرفق العام بحيث يتعين التزامه بغاية الصرامة  في مجال عقد الامتياز لهيمنة الملتزم التامة على المرفق العام الذي يتولى  شؤون ادارته"</w:t>
      </w:r>
      <w:r w:rsidR="001F322F" w:rsidRPr="00DE6131">
        <w:rPr>
          <w:rStyle w:val="Appelnotedebasdep"/>
          <w:color w:val="000000" w:themeColor="text1"/>
          <w:rtl/>
        </w:rPr>
        <w:footnoteReference w:id="456"/>
      </w:r>
      <w:r w:rsidR="00534767">
        <w:rPr>
          <w:rFonts w:hint="cs"/>
          <w:color w:val="000000" w:themeColor="text1"/>
          <w:rtl/>
        </w:rPr>
        <w:t>.</w:t>
      </w:r>
      <w:r w:rsidR="001F322F" w:rsidRPr="00DE6131">
        <w:rPr>
          <w:rFonts w:hint="cs"/>
          <w:color w:val="000000" w:themeColor="text1"/>
          <w:highlight w:val="yellow"/>
          <w:rtl/>
        </w:rPr>
        <w:t xml:space="preserve"> </w:t>
      </w:r>
    </w:p>
    <w:p w14:paraId="51D6CFF0" w14:textId="0854177B" w:rsidR="001F322F" w:rsidRPr="00DE6131" w:rsidRDefault="00534767" w:rsidP="00806FCE">
      <w:pPr>
        <w:rPr>
          <w:color w:val="000000" w:themeColor="text1"/>
          <w:rtl/>
          <w:lang w:val="fr-FR"/>
        </w:rPr>
      </w:pPr>
      <w:r>
        <w:rPr>
          <w:rFonts w:hint="cs"/>
          <w:color w:val="000000" w:themeColor="text1"/>
          <w:rtl/>
        </w:rPr>
        <w:t xml:space="preserve">واتجه القضاء الفرنسي كذلك </w:t>
      </w:r>
      <w:r w:rsidR="00413DF2" w:rsidRPr="00DE6131">
        <w:rPr>
          <w:rFonts w:hint="cs"/>
          <w:color w:val="000000" w:themeColor="text1"/>
          <w:rtl/>
        </w:rPr>
        <w:t xml:space="preserve">الى </w:t>
      </w:r>
      <w:r w:rsidR="00B35B0F" w:rsidRPr="00DE6131">
        <w:rPr>
          <w:rFonts w:hint="cs"/>
          <w:color w:val="000000" w:themeColor="text1"/>
          <w:rtl/>
        </w:rPr>
        <w:t>تأييد</w:t>
      </w:r>
      <w:r w:rsidR="00413DF2" w:rsidRPr="00DE6131">
        <w:rPr>
          <w:rFonts w:hint="cs"/>
          <w:color w:val="000000" w:themeColor="text1"/>
          <w:rtl/>
        </w:rPr>
        <w:t xml:space="preserve"> فكرة ال</w:t>
      </w:r>
      <w:r>
        <w:rPr>
          <w:rFonts w:hint="cs"/>
          <w:color w:val="000000" w:themeColor="text1"/>
          <w:rtl/>
        </w:rPr>
        <w:t>إ</w:t>
      </w:r>
      <w:r w:rsidR="00413DF2" w:rsidRPr="00DE6131">
        <w:rPr>
          <w:rFonts w:hint="cs"/>
          <w:color w:val="000000" w:themeColor="text1"/>
          <w:rtl/>
        </w:rPr>
        <w:t>عتداد بالاعتبار الشخصي واستقر</w:t>
      </w:r>
      <w:r>
        <w:rPr>
          <w:rFonts w:hint="cs"/>
          <w:color w:val="000000" w:themeColor="text1"/>
          <w:rtl/>
        </w:rPr>
        <w:t xml:space="preserve"> قضاء مجلس الدولة في هذا الشأن </w:t>
      </w:r>
      <w:r w:rsidR="00413DF2" w:rsidRPr="00DE6131">
        <w:rPr>
          <w:rFonts w:hint="cs"/>
          <w:color w:val="000000" w:themeColor="text1"/>
          <w:rtl/>
        </w:rPr>
        <w:t>منذ الوهلة ال</w:t>
      </w:r>
      <w:r w:rsidR="006A7416">
        <w:rPr>
          <w:rFonts w:hint="cs"/>
          <w:color w:val="000000" w:themeColor="text1"/>
          <w:rtl/>
        </w:rPr>
        <w:t xml:space="preserve">أولى على أن الجهة الإدارية </w:t>
      </w:r>
      <w:r w:rsidR="00B35B0F" w:rsidRPr="00DE6131">
        <w:rPr>
          <w:rFonts w:hint="cs"/>
          <w:color w:val="000000" w:themeColor="text1"/>
          <w:rtl/>
        </w:rPr>
        <w:t>لا تكو</w:t>
      </w:r>
      <w:r w:rsidR="00B35B0F" w:rsidRPr="00DE6131">
        <w:rPr>
          <w:color w:val="000000" w:themeColor="text1"/>
          <w:rtl/>
        </w:rPr>
        <w:t>ن</w:t>
      </w:r>
      <w:r w:rsidR="006A7416">
        <w:rPr>
          <w:rFonts w:hint="cs"/>
          <w:color w:val="000000" w:themeColor="text1"/>
          <w:rtl/>
        </w:rPr>
        <w:t xml:space="preserve"> </w:t>
      </w:r>
      <w:r w:rsidR="00413DF2" w:rsidRPr="00DE6131">
        <w:rPr>
          <w:rFonts w:hint="cs"/>
          <w:color w:val="000000" w:themeColor="text1"/>
          <w:rtl/>
        </w:rPr>
        <w:t xml:space="preserve">ملزمة في جميع الأحوال </w:t>
      </w:r>
      <w:r w:rsidR="00901B10" w:rsidRPr="00DE6131">
        <w:rPr>
          <w:rFonts w:hint="cs"/>
          <w:color w:val="000000" w:themeColor="text1"/>
          <w:rtl/>
        </w:rPr>
        <w:t>باتباع</w:t>
      </w:r>
      <w:r w:rsidR="00413DF2" w:rsidRPr="00DE6131">
        <w:rPr>
          <w:rFonts w:hint="cs"/>
          <w:color w:val="000000" w:themeColor="text1"/>
          <w:rtl/>
        </w:rPr>
        <w:t xml:space="preserve"> </w:t>
      </w:r>
      <w:r w:rsidR="00901B10" w:rsidRPr="00DE6131">
        <w:rPr>
          <w:rFonts w:hint="cs"/>
          <w:color w:val="000000" w:themeColor="text1"/>
          <w:rtl/>
        </w:rPr>
        <w:t xml:space="preserve"> الخطوات و</w:t>
      </w:r>
      <w:r w:rsidR="00E06EA8">
        <w:rPr>
          <w:rFonts w:hint="cs"/>
          <w:color w:val="000000" w:themeColor="text1"/>
          <w:rtl/>
        </w:rPr>
        <w:t>إجراءات الإ</w:t>
      </w:r>
      <w:r w:rsidR="00413DF2" w:rsidRPr="00DE6131">
        <w:rPr>
          <w:rFonts w:hint="cs"/>
          <w:color w:val="000000" w:themeColor="text1"/>
          <w:rtl/>
        </w:rPr>
        <w:t>برام التي نص</w:t>
      </w:r>
      <w:r w:rsidR="00901B10" w:rsidRPr="00DE6131">
        <w:rPr>
          <w:rFonts w:hint="cs"/>
          <w:color w:val="000000" w:themeColor="text1"/>
          <w:rtl/>
        </w:rPr>
        <w:t>ت</w:t>
      </w:r>
      <w:r w:rsidR="00413DF2" w:rsidRPr="00DE6131">
        <w:rPr>
          <w:rFonts w:hint="cs"/>
          <w:color w:val="000000" w:themeColor="text1"/>
          <w:rtl/>
        </w:rPr>
        <w:t xml:space="preserve"> عليها</w:t>
      </w:r>
      <w:r w:rsidR="00901B10" w:rsidRPr="00DE6131">
        <w:rPr>
          <w:rFonts w:hint="cs"/>
          <w:color w:val="000000" w:themeColor="text1"/>
          <w:rtl/>
        </w:rPr>
        <w:t xml:space="preserve"> القواعد</w:t>
      </w:r>
      <w:r w:rsidR="00413DF2" w:rsidRPr="00DE6131">
        <w:rPr>
          <w:rFonts w:hint="cs"/>
          <w:color w:val="000000" w:themeColor="text1"/>
          <w:rtl/>
        </w:rPr>
        <w:t xml:space="preserve"> القانون</w:t>
      </w:r>
      <w:r w:rsidR="00901B10" w:rsidRPr="00DE6131">
        <w:rPr>
          <w:rFonts w:hint="cs"/>
          <w:color w:val="000000" w:themeColor="text1"/>
          <w:rtl/>
        </w:rPr>
        <w:t xml:space="preserve">ية الإجرائية المعهودة بالخصوص في مجال </w:t>
      </w:r>
      <w:r w:rsidR="00413DF2" w:rsidRPr="00DE6131">
        <w:rPr>
          <w:rFonts w:hint="cs"/>
          <w:color w:val="000000" w:themeColor="text1"/>
          <w:rtl/>
        </w:rPr>
        <w:t xml:space="preserve"> الصفقات العامة</w:t>
      </w:r>
      <w:r w:rsidR="00901B10" w:rsidRPr="00DE6131">
        <w:rPr>
          <w:rFonts w:hint="cs"/>
          <w:color w:val="000000" w:themeColor="text1"/>
          <w:rtl/>
        </w:rPr>
        <w:t>،</w:t>
      </w:r>
      <w:r w:rsidR="00413DF2" w:rsidRPr="00DE6131">
        <w:rPr>
          <w:rFonts w:hint="cs"/>
          <w:color w:val="000000" w:themeColor="text1"/>
          <w:rtl/>
        </w:rPr>
        <w:t xml:space="preserve"> فضلا عن عدم وجود نص قانوني</w:t>
      </w:r>
      <w:r w:rsidR="00901B10" w:rsidRPr="00DE6131">
        <w:rPr>
          <w:rFonts w:hint="cs"/>
          <w:color w:val="000000" w:themeColor="text1"/>
          <w:rtl/>
        </w:rPr>
        <w:t xml:space="preserve"> </w:t>
      </w:r>
      <w:r w:rsidR="00B35B0F" w:rsidRPr="00DE6131">
        <w:rPr>
          <w:rFonts w:hint="cs"/>
          <w:color w:val="000000" w:themeColor="text1"/>
          <w:rtl/>
        </w:rPr>
        <w:t>أنداك</w:t>
      </w:r>
      <w:r w:rsidR="00413DF2" w:rsidRPr="00DE6131">
        <w:rPr>
          <w:rFonts w:hint="cs"/>
          <w:color w:val="000000" w:themeColor="text1"/>
          <w:rtl/>
        </w:rPr>
        <w:t xml:space="preserve"> يجبر </w:t>
      </w:r>
      <w:r w:rsidR="00901B10" w:rsidRPr="00DE6131">
        <w:rPr>
          <w:rFonts w:hint="cs"/>
          <w:color w:val="000000" w:themeColor="text1"/>
          <w:rtl/>
        </w:rPr>
        <w:t xml:space="preserve">السلطة المانحة </w:t>
      </w:r>
      <w:r w:rsidR="00413DF2" w:rsidRPr="00DE6131">
        <w:rPr>
          <w:rFonts w:hint="cs"/>
          <w:color w:val="000000" w:themeColor="text1"/>
          <w:rtl/>
        </w:rPr>
        <w:t xml:space="preserve">على اتباع اجراء </w:t>
      </w:r>
      <w:r w:rsidR="00901B10" w:rsidRPr="00DE6131">
        <w:rPr>
          <w:rFonts w:hint="cs"/>
          <w:color w:val="000000" w:themeColor="text1"/>
          <w:rtl/>
        </w:rPr>
        <w:t xml:space="preserve">معين بصدد </w:t>
      </w:r>
      <w:r w:rsidR="00B20B47">
        <w:rPr>
          <w:rFonts w:hint="cs"/>
          <w:color w:val="000000" w:themeColor="text1"/>
          <w:rtl/>
        </w:rPr>
        <w:t>إ</w:t>
      </w:r>
      <w:r w:rsidR="00901B10" w:rsidRPr="00DE6131">
        <w:rPr>
          <w:rFonts w:hint="cs"/>
          <w:color w:val="000000" w:themeColor="text1"/>
          <w:rtl/>
        </w:rPr>
        <w:t>برامها لعقود الامتياز</w:t>
      </w:r>
      <w:r w:rsidR="00B20B47">
        <w:rPr>
          <w:rFonts w:hint="cs"/>
          <w:color w:val="000000" w:themeColor="text1"/>
          <w:rtl/>
        </w:rPr>
        <w:t>، ومبدأ</w:t>
      </w:r>
      <w:r w:rsidR="00413DF2" w:rsidRPr="00DE6131">
        <w:rPr>
          <w:rFonts w:hint="cs"/>
          <w:color w:val="000000" w:themeColor="text1"/>
          <w:rtl/>
        </w:rPr>
        <w:t xml:space="preserve"> </w:t>
      </w:r>
      <w:r w:rsidR="00901B10" w:rsidRPr="00DE6131">
        <w:rPr>
          <w:rFonts w:hint="cs"/>
          <w:color w:val="000000" w:themeColor="text1"/>
          <w:rtl/>
        </w:rPr>
        <w:t xml:space="preserve">الاعتبارالشخصي الذي يكرس حرية </w:t>
      </w:r>
      <w:r w:rsidR="00413DF2" w:rsidRPr="00DE6131">
        <w:rPr>
          <w:rFonts w:hint="cs"/>
          <w:color w:val="000000" w:themeColor="text1"/>
          <w:rtl/>
        </w:rPr>
        <w:t>الاختيار</w:t>
      </w:r>
      <w:r w:rsidR="00901B10" w:rsidRPr="00DE6131">
        <w:rPr>
          <w:rFonts w:hint="cs"/>
          <w:color w:val="000000" w:themeColor="text1"/>
          <w:rtl/>
        </w:rPr>
        <w:t>المتاح</w:t>
      </w:r>
      <w:r w:rsidR="00413DF2" w:rsidRPr="00DE6131">
        <w:rPr>
          <w:rFonts w:hint="cs"/>
          <w:color w:val="000000" w:themeColor="text1"/>
          <w:rtl/>
        </w:rPr>
        <w:t xml:space="preserve"> </w:t>
      </w:r>
      <w:r w:rsidR="00901B10" w:rsidRPr="00DE6131">
        <w:rPr>
          <w:rFonts w:hint="cs"/>
          <w:color w:val="000000" w:themeColor="text1"/>
          <w:rtl/>
        </w:rPr>
        <w:t>للجهة الادارية</w:t>
      </w:r>
      <w:r w:rsidR="00413DF2" w:rsidRPr="00DE6131">
        <w:rPr>
          <w:rFonts w:hint="cs"/>
          <w:color w:val="000000" w:themeColor="text1"/>
          <w:rtl/>
        </w:rPr>
        <w:t xml:space="preserve"> في </w:t>
      </w:r>
      <w:r w:rsidR="00901B10" w:rsidRPr="00DE6131">
        <w:rPr>
          <w:rFonts w:hint="cs"/>
          <w:color w:val="000000" w:themeColor="text1"/>
          <w:rtl/>
        </w:rPr>
        <w:t xml:space="preserve">نطاق </w:t>
      </w:r>
      <w:r w:rsidR="00413DF2" w:rsidRPr="00DE6131">
        <w:rPr>
          <w:rFonts w:hint="cs"/>
          <w:color w:val="000000" w:themeColor="text1"/>
          <w:rtl/>
        </w:rPr>
        <w:t xml:space="preserve">ابرام عقود </w:t>
      </w:r>
      <w:r w:rsidR="00901B10" w:rsidRPr="00DE6131">
        <w:rPr>
          <w:rFonts w:hint="cs"/>
          <w:color w:val="000000" w:themeColor="text1"/>
          <w:rtl/>
        </w:rPr>
        <w:t>تفويض المرفق العام</w:t>
      </w:r>
      <w:r w:rsidR="00B20B47">
        <w:rPr>
          <w:rFonts w:hint="cs"/>
          <w:color w:val="000000" w:themeColor="text1"/>
          <w:rtl/>
        </w:rPr>
        <w:t>،</w:t>
      </w:r>
      <w:r w:rsidR="00901B10" w:rsidRPr="00DE6131">
        <w:rPr>
          <w:rFonts w:hint="cs"/>
          <w:color w:val="000000" w:themeColor="text1"/>
          <w:rtl/>
        </w:rPr>
        <w:t xml:space="preserve"> </w:t>
      </w:r>
      <w:r w:rsidR="00413DF2" w:rsidRPr="00DE6131">
        <w:rPr>
          <w:rFonts w:hint="cs"/>
          <w:color w:val="000000" w:themeColor="text1"/>
          <w:rtl/>
        </w:rPr>
        <w:t xml:space="preserve"> لم </w:t>
      </w:r>
      <w:r w:rsidR="00901B10" w:rsidRPr="00DE6131">
        <w:rPr>
          <w:rFonts w:hint="cs"/>
          <w:color w:val="000000" w:themeColor="text1"/>
          <w:rtl/>
        </w:rPr>
        <w:t xml:space="preserve">ينحصر </w:t>
      </w:r>
      <w:r w:rsidR="00B20B47">
        <w:rPr>
          <w:rFonts w:hint="cs"/>
          <w:color w:val="000000" w:themeColor="text1"/>
          <w:rtl/>
        </w:rPr>
        <w:t>أ</w:t>
      </w:r>
      <w:r w:rsidR="00901B10" w:rsidRPr="00DE6131">
        <w:rPr>
          <w:rFonts w:hint="cs"/>
          <w:color w:val="000000" w:themeColor="text1"/>
          <w:rtl/>
        </w:rPr>
        <w:t>عماله</w:t>
      </w:r>
      <w:r w:rsidR="00413DF2" w:rsidRPr="00DE6131">
        <w:rPr>
          <w:rFonts w:hint="cs"/>
          <w:color w:val="000000" w:themeColor="text1"/>
          <w:rtl/>
        </w:rPr>
        <w:t xml:space="preserve"> على فرنسا</w:t>
      </w:r>
      <w:r w:rsidR="00901B10" w:rsidRPr="00DE6131">
        <w:rPr>
          <w:rFonts w:hint="cs"/>
          <w:color w:val="000000" w:themeColor="text1"/>
          <w:rtl/>
        </w:rPr>
        <w:t xml:space="preserve"> فحسب </w:t>
      </w:r>
      <w:r w:rsidR="00B20B47">
        <w:rPr>
          <w:rFonts w:hint="cs"/>
          <w:color w:val="000000" w:themeColor="text1"/>
          <w:rtl/>
        </w:rPr>
        <w:t>وإ</w:t>
      </w:r>
      <w:r w:rsidR="00413DF2" w:rsidRPr="00DE6131">
        <w:rPr>
          <w:rFonts w:hint="cs"/>
          <w:color w:val="000000" w:themeColor="text1"/>
          <w:rtl/>
        </w:rPr>
        <w:t xml:space="preserve">نما وجد له </w:t>
      </w:r>
      <w:r w:rsidR="00901B10" w:rsidRPr="00DE6131">
        <w:rPr>
          <w:rFonts w:hint="cs"/>
          <w:color w:val="000000" w:themeColor="text1"/>
          <w:rtl/>
        </w:rPr>
        <w:t>استجابة</w:t>
      </w:r>
      <w:r w:rsidR="00413DF2" w:rsidRPr="00DE6131">
        <w:rPr>
          <w:rFonts w:hint="cs"/>
          <w:color w:val="000000" w:themeColor="text1"/>
          <w:rtl/>
        </w:rPr>
        <w:t xml:space="preserve"> في </w:t>
      </w:r>
      <w:r w:rsidR="00B20B47">
        <w:rPr>
          <w:rFonts w:hint="cs"/>
          <w:color w:val="000000" w:themeColor="text1"/>
          <w:rtl/>
        </w:rPr>
        <w:t>أ</w:t>
      </w:r>
      <w:r w:rsidR="00901B10" w:rsidRPr="00DE6131">
        <w:rPr>
          <w:rFonts w:hint="cs"/>
          <w:color w:val="000000" w:themeColor="text1"/>
          <w:rtl/>
        </w:rPr>
        <w:t>غلب</w:t>
      </w:r>
      <w:r w:rsidR="00413DF2" w:rsidRPr="00DE6131">
        <w:rPr>
          <w:rFonts w:hint="cs"/>
          <w:color w:val="000000" w:themeColor="text1"/>
          <w:rtl/>
        </w:rPr>
        <w:t xml:space="preserve"> الدول التي </w:t>
      </w:r>
      <w:r w:rsidR="00901B10" w:rsidRPr="00DE6131">
        <w:rPr>
          <w:rFonts w:hint="cs"/>
          <w:color w:val="000000" w:themeColor="text1"/>
          <w:rtl/>
        </w:rPr>
        <w:t>برزت</w:t>
      </w:r>
      <w:r w:rsidR="00413DF2" w:rsidRPr="00DE6131">
        <w:rPr>
          <w:rFonts w:hint="cs"/>
          <w:color w:val="000000" w:themeColor="text1"/>
          <w:rtl/>
        </w:rPr>
        <w:t xml:space="preserve"> وطبقت</w:t>
      </w:r>
      <w:r w:rsidR="00901B10" w:rsidRPr="00DE6131">
        <w:rPr>
          <w:rFonts w:hint="cs"/>
          <w:color w:val="000000" w:themeColor="text1"/>
          <w:rtl/>
        </w:rPr>
        <w:t xml:space="preserve"> فيها</w:t>
      </w:r>
      <w:r w:rsidR="00413DF2" w:rsidRPr="00DE6131">
        <w:rPr>
          <w:rFonts w:hint="cs"/>
          <w:color w:val="000000" w:themeColor="text1"/>
          <w:rtl/>
        </w:rPr>
        <w:t xml:space="preserve"> </w:t>
      </w:r>
      <w:r w:rsidR="00901B10" w:rsidRPr="00DE6131">
        <w:rPr>
          <w:rFonts w:hint="cs"/>
          <w:color w:val="000000" w:themeColor="text1"/>
          <w:rtl/>
        </w:rPr>
        <w:t>تقنية</w:t>
      </w:r>
      <w:r w:rsidR="00413DF2" w:rsidRPr="00DE6131">
        <w:rPr>
          <w:rFonts w:hint="cs"/>
          <w:color w:val="000000" w:themeColor="text1"/>
          <w:rtl/>
        </w:rPr>
        <w:t xml:space="preserve"> تفويض المر</w:t>
      </w:r>
      <w:r w:rsidR="00901B10" w:rsidRPr="00DE6131">
        <w:rPr>
          <w:rFonts w:hint="cs"/>
          <w:color w:val="000000" w:themeColor="text1"/>
          <w:rtl/>
        </w:rPr>
        <w:t>ا</w:t>
      </w:r>
      <w:r w:rsidR="00413DF2" w:rsidRPr="00DE6131">
        <w:rPr>
          <w:rFonts w:hint="cs"/>
          <w:color w:val="000000" w:themeColor="text1"/>
          <w:rtl/>
        </w:rPr>
        <w:t>فق العام</w:t>
      </w:r>
      <w:r w:rsidR="00901B10" w:rsidRPr="00DE6131">
        <w:rPr>
          <w:rFonts w:hint="cs"/>
          <w:color w:val="000000" w:themeColor="text1"/>
          <w:rtl/>
        </w:rPr>
        <w:t>ة</w:t>
      </w:r>
      <w:r w:rsidR="00413DF2" w:rsidRPr="00DE6131">
        <w:rPr>
          <w:rFonts w:hint="cs"/>
          <w:color w:val="000000" w:themeColor="text1"/>
          <w:rtl/>
        </w:rPr>
        <w:t xml:space="preserve"> سواء</w:t>
      </w:r>
      <w:r w:rsidR="00901B10" w:rsidRPr="00DE6131">
        <w:rPr>
          <w:rFonts w:hint="cs"/>
          <w:color w:val="000000" w:themeColor="text1"/>
          <w:rtl/>
        </w:rPr>
        <w:t xml:space="preserve"> كانت</w:t>
      </w:r>
      <w:r w:rsidR="00413DF2" w:rsidRPr="00DE6131">
        <w:rPr>
          <w:rFonts w:hint="cs"/>
          <w:color w:val="000000" w:themeColor="text1"/>
          <w:rtl/>
        </w:rPr>
        <w:t xml:space="preserve"> من خلال </w:t>
      </w:r>
      <w:r w:rsidR="00901B10" w:rsidRPr="00DE6131">
        <w:rPr>
          <w:rFonts w:hint="cs"/>
          <w:color w:val="000000" w:themeColor="text1"/>
          <w:rtl/>
        </w:rPr>
        <w:t>طريق</w:t>
      </w:r>
      <w:r w:rsidR="00413DF2" w:rsidRPr="00DE6131">
        <w:rPr>
          <w:rFonts w:hint="cs"/>
          <w:color w:val="000000" w:themeColor="text1"/>
          <w:rtl/>
        </w:rPr>
        <w:t xml:space="preserve"> الامتياز </w:t>
      </w:r>
      <w:r w:rsidR="00806FCE">
        <w:rPr>
          <w:rFonts w:hint="cs"/>
          <w:color w:val="000000" w:themeColor="text1"/>
          <w:rtl/>
        </w:rPr>
        <w:t>أ</w:t>
      </w:r>
      <w:r w:rsidR="00413DF2" w:rsidRPr="00DE6131">
        <w:rPr>
          <w:rFonts w:hint="cs"/>
          <w:color w:val="000000" w:themeColor="text1"/>
          <w:rtl/>
        </w:rPr>
        <w:t xml:space="preserve">و </w:t>
      </w:r>
      <w:r w:rsidR="00901B10" w:rsidRPr="00DE6131">
        <w:rPr>
          <w:rFonts w:hint="cs"/>
          <w:color w:val="000000" w:themeColor="text1"/>
          <w:rtl/>
        </w:rPr>
        <w:t>عن</w:t>
      </w:r>
      <w:r w:rsidR="00413DF2" w:rsidRPr="00DE6131">
        <w:rPr>
          <w:rFonts w:hint="cs"/>
          <w:color w:val="000000" w:themeColor="text1"/>
          <w:rtl/>
        </w:rPr>
        <w:t xml:space="preserve"> </w:t>
      </w:r>
      <w:r w:rsidR="00901B10" w:rsidRPr="00DE6131">
        <w:rPr>
          <w:rFonts w:hint="cs"/>
          <w:color w:val="000000" w:themeColor="text1"/>
          <w:rtl/>
        </w:rPr>
        <w:t>طريق</w:t>
      </w:r>
      <w:r w:rsidR="00413DF2" w:rsidRPr="00DE6131">
        <w:rPr>
          <w:rFonts w:hint="cs"/>
          <w:color w:val="000000" w:themeColor="text1"/>
          <w:rtl/>
        </w:rPr>
        <w:t xml:space="preserve"> الأساليب </w:t>
      </w:r>
      <w:r w:rsidR="00901B10" w:rsidRPr="00DE6131">
        <w:rPr>
          <w:rFonts w:hint="cs"/>
          <w:color w:val="000000" w:themeColor="text1"/>
          <w:rtl/>
        </w:rPr>
        <w:t>التفويضية ال</w:t>
      </w:r>
      <w:r w:rsidR="00806FCE">
        <w:rPr>
          <w:rFonts w:hint="cs"/>
          <w:color w:val="000000" w:themeColor="text1"/>
          <w:rtl/>
        </w:rPr>
        <w:t>أ</w:t>
      </w:r>
      <w:r w:rsidR="00901B10" w:rsidRPr="00DE6131">
        <w:rPr>
          <w:rFonts w:hint="cs"/>
          <w:color w:val="000000" w:themeColor="text1"/>
          <w:rtl/>
        </w:rPr>
        <w:t>خرى</w:t>
      </w:r>
      <w:r w:rsidR="00413DF2" w:rsidRPr="00DE6131">
        <w:rPr>
          <w:rFonts w:hint="cs"/>
          <w:color w:val="000000" w:themeColor="text1"/>
          <w:rtl/>
        </w:rPr>
        <w:t xml:space="preserve"> كعقود الا</w:t>
      </w:r>
      <w:r w:rsidR="00806FCE">
        <w:rPr>
          <w:rFonts w:hint="cs"/>
          <w:color w:val="000000" w:themeColor="text1"/>
          <w:rtl/>
        </w:rPr>
        <w:t>يجار أ</w:t>
      </w:r>
      <w:r w:rsidR="00413DF2" w:rsidRPr="00DE6131">
        <w:rPr>
          <w:rFonts w:hint="cs"/>
          <w:color w:val="000000" w:themeColor="text1"/>
          <w:rtl/>
        </w:rPr>
        <w:t>و عقود إدارة المرفق العام</w:t>
      </w:r>
      <w:r w:rsidR="00413DF2" w:rsidRPr="00DE6131">
        <w:rPr>
          <w:rStyle w:val="Appelnotedebasdep"/>
          <w:color w:val="000000" w:themeColor="text1"/>
          <w:rtl/>
        </w:rPr>
        <w:footnoteReference w:id="457"/>
      </w:r>
      <w:r w:rsidR="00901B10" w:rsidRPr="00DE6131">
        <w:rPr>
          <w:rFonts w:hint="cs"/>
          <w:color w:val="000000" w:themeColor="text1"/>
          <w:rtl/>
        </w:rPr>
        <w:t>،</w:t>
      </w:r>
      <w:r w:rsidR="00806FCE">
        <w:rPr>
          <w:rFonts w:hint="cs"/>
          <w:color w:val="000000" w:themeColor="text1"/>
          <w:rtl/>
        </w:rPr>
        <w:t xml:space="preserve"> وذلك لما يميز فكرة الإ</w:t>
      </w:r>
      <w:r w:rsidR="00901B10" w:rsidRPr="00DE6131">
        <w:rPr>
          <w:rFonts w:hint="cs"/>
          <w:color w:val="000000" w:themeColor="text1"/>
          <w:rtl/>
        </w:rPr>
        <w:t>عتبار الشخصي من</w:t>
      </w:r>
      <w:r w:rsidR="00921F32" w:rsidRPr="00DE6131">
        <w:rPr>
          <w:rFonts w:hint="cs"/>
          <w:color w:val="000000" w:themeColor="text1"/>
          <w:rtl/>
        </w:rPr>
        <w:t xml:space="preserve"> مرونة س</w:t>
      </w:r>
      <w:r w:rsidR="00806FCE">
        <w:rPr>
          <w:rFonts w:hint="cs"/>
          <w:color w:val="000000" w:themeColor="text1"/>
          <w:rtl/>
        </w:rPr>
        <w:t>اعدت السلطة المتعاقدة في عملية إختيار المفوض إ</w:t>
      </w:r>
      <w:r w:rsidR="00921F32" w:rsidRPr="00DE6131">
        <w:rPr>
          <w:rFonts w:hint="cs"/>
          <w:color w:val="000000" w:themeColor="text1"/>
          <w:rtl/>
        </w:rPr>
        <w:t>ليه.</w:t>
      </w:r>
      <w:r w:rsidR="00901B10" w:rsidRPr="00DE6131">
        <w:rPr>
          <w:rFonts w:hint="cs"/>
          <w:color w:val="000000" w:themeColor="text1"/>
          <w:rtl/>
        </w:rPr>
        <w:t xml:space="preserve"> </w:t>
      </w:r>
    </w:p>
    <w:p w14:paraId="62388804" w14:textId="73C35930" w:rsidR="00921F32" w:rsidRPr="00DE6131" w:rsidRDefault="00921F32" w:rsidP="00DC6D1B">
      <w:pPr>
        <w:rPr>
          <w:color w:val="000000" w:themeColor="text1"/>
          <w:rtl/>
        </w:rPr>
      </w:pPr>
      <w:r w:rsidRPr="00DE6131">
        <w:rPr>
          <w:rFonts w:hint="cs"/>
          <w:color w:val="000000" w:themeColor="text1"/>
          <w:rtl/>
        </w:rPr>
        <w:t xml:space="preserve">وقد بهذه الفكرة مجموعة </w:t>
      </w:r>
      <w:r w:rsidR="00EE3729" w:rsidRPr="00DE6131">
        <w:rPr>
          <w:rFonts w:hint="cs"/>
          <w:color w:val="000000" w:themeColor="text1"/>
          <w:rtl/>
        </w:rPr>
        <w:t xml:space="preserve">من الدول التي </w:t>
      </w:r>
      <w:r w:rsidR="00B35B0F" w:rsidRPr="00DE6131">
        <w:rPr>
          <w:rFonts w:hint="cs"/>
          <w:color w:val="000000" w:themeColor="text1"/>
          <w:rtl/>
        </w:rPr>
        <w:t>لا تمتل</w:t>
      </w:r>
      <w:r w:rsidR="00B35B0F" w:rsidRPr="00DE6131">
        <w:rPr>
          <w:color w:val="000000" w:themeColor="text1"/>
          <w:rtl/>
        </w:rPr>
        <w:t>ك</w:t>
      </w:r>
      <w:r w:rsidR="00EE3729" w:rsidRPr="00DE6131">
        <w:rPr>
          <w:rFonts w:hint="cs"/>
          <w:color w:val="000000" w:themeColor="text1"/>
          <w:rtl/>
        </w:rPr>
        <w:t xml:space="preserve"> إجراءات </w:t>
      </w:r>
      <w:r w:rsidRPr="00DE6131">
        <w:rPr>
          <w:rFonts w:hint="cs"/>
          <w:color w:val="000000" w:themeColor="text1"/>
          <w:rtl/>
        </w:rPr>
        <w:t xml:space="preserve">معينة التي تساعدها في اختيار </w:t>
      </w:r>
      <w:r w:rsidR="00EE3729" w:rsidRPr="00DE6131">
        <w:rPr>
          <w:rFonts w:hint="cs"/>
          <w:color w:val="000000" w:themeColor="text1"/>
          <w:rtl/>
        </w:rPr>
        <w:t xml:space="preserve"> </w:t>
      </w:r>
      <w:r w:rsidRPr="00DE6131">
        <w:rPr>
          <w:rFonts w:hint="cs"/>
          <w:color w:val="000000" w:themeColor="text1"/>
          <w:rtl/>
        </w:rPr>
        <w:t>الطرف المتعاقد معها</w:t>
      </w:r>
      <w:r w:rsidR="001F322F" w:rsidRPr="00DE6131">
        <w:rPr>
          <w:rFonts w:hint="cs"/>
          <w:color w:val="000000" w:themeColor="text1"/>
          <w:rtl/>
        </w:rPr>
        <w:t xml:space="preserve"> </w:t>
      </w:r>
      <w:r w:rsidRPr="00DE6131">
        <w:rPr>
          <w:rFonts w:hint="cs"/>
          <w:color w:val="000000" w:themeColor="text1"/>
          <w:rtl/>
        </w:rPr>
        <w:t xml:space="preserve">وأهم </w:t>
      </w:r>
      <w:r w:rsidR="00B35B0F" w:rsidRPr="00DE6131">
        <w:rPr>
          <w:rFonts w:hint="cs"/>
          <w:color w:val="000000" w:themeColor="text1"/>
          <w:rtl/>
        </w:rPr>
        <w:t>ما تتمي</w:t>
      </w:r>
      <w:r w:rsidR="00B35B0F" w:rsidRPr="00DE6131">
        <w:rPr>
          <w:color w:val="000000" w:themeColor="text1"/>
          <w:rtl/>
        </w:rPr>
        <w:t>ز</w:t>
      </w:r>
      <w:r w:rsidRPr="00DE6131">
        <w:rPr>
          <w:rFonts w:hint="cs"/>
          <w:color w:val="000000" w:themeColor="text1"/>
          <w:rtl/>
        </w:rPr>
        <w:t xml:space="preserve"> به هذه الدول هو </w:t>
      </w:r>
      <w:r w:rsidR="00EE3729" w:rsidRPr="00DE6131">
        <w:rPr>
          <w:rFonts w:hint="cs"/>
          <w:color w:val="000000" w:themeColor="text1"/>
          <w:rtl/>
        </w:rPr>
        <w:t xml:space="preserve">وجود موظفين عموميين </w:t>
      </w:r>
      <w:r w:rsidRPr="00DE6131">
        <w:rPr>
          <w:rFonts w:hint="cs"/>
          <w:color w:val="000000" w:themeColor="text1"/>
          <w:rtl/>
        </w:rPr>
        <w:t xml:space="preserve">مؤهلين لديهم خبرة راسخة </w:t>
      </w:r>
      <w:r w:rsidR="00EE3729" w:rsidRPr="00DE6131">
        <w:rPr>
          <w:rFonts w:hint="cs"/>
          <w:color w:val="000000" w:themeColor="text1"/>
          <w:rtl/>
        </w:rPr>
        <w:t>في</w:t>
      </w:r>
      <w:r w:rsidRPr="00DE6131">
        <w:rPr>
          <w:rFonts w:hint="cs"/>
          <w:color w:val="000000" w:themeColor="text1"/>
          <w:rtl/>
        </w:rPr>
        <w:t xml:space="preserve"> عملية </w:t>
      </w:r>
      <w:r w:rsidR="00EE3729" w:rsidRPr="00DE6131">
        <w:rPr>
          <w:rFonts w:hint="cs"/>
          <w:color w:val="000000" w:themeColor="text1"/>
          <w:rtl/>
        </w:rPr>
        <w:t xml:space="preserve"> ابرام العقود الإدارية ويتمتعون </w:t>
      </w:r>
      <w:r w:rsidRPr="00DE6131">
        <w:rPr>
          <w:rFonts w:hint="cs"/>
          <w:color w:val="000000" w:themeColor="text1"/>
          <w:rtl/>
        </w:rPr>
        <w:t xml:space="preserve"> في سبيل ذلك </w:t>
      </w:r>
      <w:r w:rsidR="00EE3729" w:rsidRPr="00DE6131">
        <w:rPr>
          <w:rFonts w:hint="cs"/>
          <w:color w:val="000000" w:themeColor="text1"/>
          <w:rtl/>
        </w:rPr>
        <w:t xml:space="preserve">بحرية </w:t>
      </w:r>
      <w:r w:rsidRPr="00DE6131">
        <w:rPr>
          <w:rFonts w:hint="cs"/>
          <w:color w:val="000000" w:themeColor="text1"/>
          <w:rtl/>
        </w:rPr>
        <w:t xml:space="preserve">في </w:t>
      </w:r>
      <w:r w:rsidR="00EE3729" w:rsidRPr="00DE6131">
        <w:rPr>
          <w:rFonts w:hint="cs"/>
          <w:color w:val="000000" w:themeColor="text1"/>
          <w:rtl/>
        </w:rPr>
        <w:t xml:space="preserve">اختيار المتعاقد معها </w:t>
      </w:r>
      <w:r w:rsidRPr="00DE6131">
        <w:rPr>
          <w:rFonts w:hint="cs"/>
          <w:color w:val="000000" w:themeColor="text1"/>
          <w:rtl/>
        </w:rPr>
        <w:t>و</w:t>
      </w:r>
      <w:r w:rsidR="00EE3729" w:rsidRPr="00DE6131">
        <w:rPr>
          <w:rFonts w:hint="cs"/>
          <w:color w:val="000000" w:themeColor="text1"/>
          <w:rtl/>
        </w:rPr>
        <w:t xml:space="preserve"> لهم </w:t>
      </w:r>
      <w:r w:rsidRPr="00DE6131">
        <w:rPr>
          <w:rFonts w:hint="cs"/>
          <w:color w:val="000000" w:themeColor="text1"/>
          <w:rtl/>
        </w:rPr>
        <w:t>الحق</w:t>
      </w:r>
      <w:r w:rsidR="00EE3729" w:rsidRPr="00DE6131">
        <w:rPr>
          <w:rFonts w:hint="cs"/>
          <w:color w:val="000000" w:themeColor="text1"/>
          <w:rtl/>
        </w:rPr>
        <w:t xml:space="preserve"> </w:t>
      </w:r>
      <w:r w:rsidRPr="00DE6131">
        <w:rPr>
          <w:rFonts w:hint="cs"/>
          <w:color w:val="000000" w:themeColor="text1"/>
          <w:rtl/>
        </w:rPr>
        <w:t xml:space="preserve">في </w:t>
      </w:r>
      <w:r w:rsidR="008C1276">
        <w:rPr>
          <w:rFonts w:hint="cs"/>
          <w:color w:val="000000" w:themeColor="text1"/>
          <w:rtl/>
        </w:rPr>
        <w:t>إ</w:t>
      </w:r>
      <w:r w:rsidR="001F322F" w:rsidRPr="00DE6131">
        <w:rPr>
          <w:rFonts w:hint="cs"/>
          <w:color w:val="000000" w:themeColor="text1"/>
          <w:rtl/>
        </w:rPr>
        <w:t xml:space="preserve">بداء </w:t>
      </w:r>
      <w:r w:rsidRPr="00DE6131">
        <w:rPr>
          <w:rFonts w:hint="cs"/>
          <w:color w:val="000000" w:themeColor="text1"/>
          <w:rtl/>
        </w:rPr>
        <w:t>توجيهات</w:t>
      </w:r>
      <w:r w:rsidR="008C1276">
        <w:rPr>
          <w:rFonts w:hint="cs"/>
          <w:color w:val="000000" w:themeColor="text1"/>
          <w:rtl/>
        </w:rPr>
        <w:t xml:space="preserve"> للمتعاقدين أثناء التنفيذ غير أ</w:t>
      </w:r>
      <w:r w:rsidR="00EE3729" w:rsidRPr="00DE6131">
        <w:rPr>
          <w:rFonts w:hint="cs"/>
          <w:color w:val="000000" w:themeColor="text1"/>
          <w:rtl/>
        </w:rPr>
        <w:t xml:space="preserve">ن حريتهم مقيدة إداريا عن طريق رقابة رؤسائهم وطريق وجوب احترام </w:t>
      </w:r>
      <w:r w:rsidR="008C1276">
        <w:rPr>
          <w:rFonts w:hint="cs"/>
          <w:color w:val="000000" w:themeColor="text1"/>
          <w:rtl/>
        </w:rPr>
        <w:t>الإجراءات الإدارية المقررة كما أ</w:t>
      </w:r>
      <w:r w:rsidR="00EE3729" w:rsidRPr="00DE6131">
        <w:rPr>
          <w:rFonts w:hint="cs"/>
          <w:color w:val="000000" w:themeColor="text1"/>
          <w:rtl/>
        </w:rPr>
        <w:t>ن هناك رقابة لديوان المحاسبة في المسائل المالية ومن بين هذه الدول بريطانيا</w:t>
      </w:r>
      <w:r w:rsidR="00EE3729" w:rsidRPr="00DE6131">
        <w:rPr>
          <w:rStyle w:val="Appelnotedebasdep"/>
          <w:color w:val="000000" w:themeColor="text1"/>
          <w:rtl/>
        </w:rPr>
        <w:footnoteReference w:id="458"/>
      </w:r>
      <w:r w:rsidR="008C1276">
        <w:rPr>
          <w:rFonts w:hint="cs"/>
          <w:color w:val="000000" w:themeColor="text1"/>
          <w:rtl/>
        </w:rPr>
        <w:t xml:space="preserve"> التي لها تقاليد وأ</w:t>
      </w:r>
      <w:r w:rsidRPr="00DE6131">
        <w:rPr>
          <w:rFonts w:hint="cs"/>
          <w:color w:val="000000" w:themeColor="text1"/>
          <w:rtl/>
        </w:rPr>
        <w:t xml:space="preserve">عراف قانونية راسخة في هذا المجال المتعلق </w:t>
      </w:r>
      <w:r w:rsidR="00B35B0F" w:rsidRPr="00DE6131">
        <w:rPr>
          <w:rFonts w:hint="cs"/>
          <w:color w:val="000000" w:themeColor="text1"/>
          <w:rtl/>
        </w:rPr>
        <w:t>بإبرام</w:t>
      </w:r>
      <w:r w:rsidRPr="00DE6131">
        <w:rPr>
          <w:rFonts w:hint="cs"/>
          <w:color w:val="000000" w:themeColor="text1"/>
          <w:rtl/>
        </w:rPr>
        <w:t xml:space="preserve"> العقود. </w:t>
      </w:r>
    </w:p>
    <w:p w14:paraId="51478243" w14:textId="35AE0440" w:rsidR="00EE3729" w:rsidRPr="00DE6131" w:rsidRDefault="00EE3729" w:rsidP="00B00241">
      <w:pPr>
        <w:rPr>
          <w:color w:val="000000" w:themeColor="text1"/>
          <w:rtl/>
        </w:rPr>
      </w:pPr>
      <w:r w:rsidRPr="00DE6131">
        <w:rPr>
          <w:rFonts w:hint="cs"/>
          <w:color w:val="000000" w:themeColor="text1"/>
          <w:rtl/>
        </w:rPr>
        <w:t xml:space="preserve">في حين </w:t>
      </w:r>
      <w:r w:rsidR="003F527F" w:rsidRPr="00DE6131">
        <w:rPr>
          <w:rFonts w:hint="cs"/>
          <w:color w:val="000000" w:themeColor="text1"/>
          <w:rtl/>
        </w:rPr>
        <w:t xml:space="preserve">سلكت </w:t>
      </w:r>
      <w:r w:rsidRPr="00DE6131">
        <w:rPr>
          <w:rFonts w:hint="cs"/>
          <w:color w:val="000000" w:themeColor="text1"/>
          <w:rtl/>
        </w:rPr>
        <w:t xml:space="preserve"> الدول التي </w:t>
      </w:r>
      <w:r w:rsidR="003F527F" w:rsidRPr="00DE6131">
        <w:rPr>
          <w:rFonts w:hint="cs"/>
          <w:color w:val="000000" w:themeColor="text1"/>
          <w:rtl/>
        </w:rPr>
        <w:t>تتبنى</w:t>
      </w:r>
      <w:r w:rsidR="008C1276">
        <w:rPr>
          <w:rFonts w:hint="cs"/>
          <w:color w:val="000000" w:themeColor="text1"/>
          <w:rtl/>
        </w:rPr>
        <w:t xml:space="preserve"> نظام إ</w:t>
      </w:r>
      <w:r w:rsidRPr="00DE6131">
        <w:rPr>
          <w:rFonts w:hint="cs"/>
          <w:color w:val="000000" w:themeColor="text1"/>
          <w:rtl/>
        </w:rPr>
        <w:t xml:space="preserve">جرائي </w:t>
      </w:r>
      <w:r w:rsidR="003F527F" w:rsidRPr="00DE6131">
        <w:rPr>
          <w:rFonts w:hint="cs"/>
          <w:color w:val="000000" w:themeColor="text1"/>
          <w:rtl/>
        </w:rPr>
        <w:t>معين</w:t>
      </w:r>
      <w:r w:rsidRPr="00DE6131">
        <w:rPr>
          <w:rFonts w:hint="cs"/>
          <w:color w:val="000000" w:themeColor="text1"/>
          <w:rtl/>
        </w:rPr>
        <w:t xml:space="preserve">  </w:t>
      </w:r>
      <w:r w:rsidR="008C1276">
        <w:rPr>
          <w:rFonts w:hint="cs"/>
          <w:color w:val="000000" w:themeColor="text1"/>
          <w:rtl/>
        </w:rPr>
        <w:t>طريقا آ</w:t>
      </w:r>
      <w:r w:rsidR="003F527F" w:rsidRPr="00DE6131">
        <w:rPr>
          <w:rFonts w:hint="cs"/>
          <w:color w:val="000000" w:themeColor="text1"/>
          <w:rtl/>
        </w:rPr>
        <w:t>خر في مجال</w:t>
      </w:r>
      <w:r w:rsidRPr="00DE6131">
        <w:rPr>
          <w:rFonts w:hint="cs"/>
          <w:color w:val="000000" w:themeColor="text1"/>
          <w:rtl/>
        </w:rPr>
        <w:t xml:space="preserve"> التعاقد الإداري</w:t>
      </w:r>
      <w:r w:rsidR="003F527F" w:rsidRPr="00DE6131">
        <w:rPr>
          <w:rFonts w:hint="cs"/>
          <w:color w:val="000000" w:themeColor="text1"/>
          <w:rtl/>
        </w:rPr>
        <w:t xml:space="preserve"> بشكل خاص،</w:t>
      </w:r>
      <w:r w:rsidRPr="00DE6131">
        <w:rPr>
          <w:rFonts w:hint="cs"/>
          <w:color w:val="000000" w:themeColor="text1"/>
          <w:rtl/>
        </w:rPr>
        <w:t xml:space="preserve"> حيث </w:t>
      </w:r>
      <w:r w:rsidR="003F527F" w:rsidRPr="00DE6131">
        <w:rPr>
          <w:rFonts w:hint="cs"/>
          <w:color w:val="000000" w:themeColor="text1"/>
          <w:rtl/>
        </w:rPr>
        <w:t>تمتلك هذه الدول</w:t>
      </w:r>
      <w:r w:rsidRPr="00DE6131">
        <w:rPr>
          <w:rFonts w:hint="cs"/>
          <w:color w:val="000000" w:themeColor="text1"/>
          <w:rtl/>
        </w:rPr>
        <w:t xml:space="preserve"> </w:t>
      </w:r>
      <w:r w:rsidR="003F527F" w:rsidRPr="00DE6131">
        <w:rPr>
          <w:rFonts w:hint="cs"/>
          <w:color w:val="000000" w:themeColor="text1"/>
          <w:rtl/>
        </w:rPr>
        <w:t xml:space="preserve">نظم تشريعية توضح الخطوات </w:t>
      </w:r>
      <w:r w:rsidR="00DB6CB9">
        <w:rPr>
          <w:rFonts w:hint="cs"/>
          <w:color w:val="000000" w:themeColor="text1"/>
          <w:rtl/>
        </w:rPr>
        <w:t>و</w:t>
      </w:r>
      <w:r w:rsidR="003F527F" w:rsidRPr="00DE6131">
        <w:rPr>
          <w:rFonts w:hint="cs"/>
          <w:color w:val="000000" w:themeColor="text1"/>
          <w:rtl/>
        </w:rPr>
        <w:t>ال</w:t>
      </w:r>
      <w:r w:rsidR="00DB6CB9">
        <w:rPr>
          <w:rFonts w:hint="cs"/>
          <w:color w:val="000000" w:themeColor="text1"/>
          <w:rtl/>
        </w:rPr>
        <w:t>إ</w:t>
      </w:r>
      <w:r w:rsidR="003F527F" w:rsidRPr="00DE6131">
        <w:rPr>
          <w:rFonts w:hint="cs"/>
          <w:color w:val="000000" w:themeColor="text1"/>
          <w:rtl/>
        </w:rPr>
        <w:t>جراءات الخاصة التي يتوجب</w:t>
      </w:r>
      <w:r w:rsidR="00DB6CB9">
        <w:rPr>
          <w:rFonts w:hint="cs"/>
          <w:color w:val="000000" w:themeColor="text1"/>
          <w:rtl/>
        </w:rPr>
        <w:t xml:space="preserve"> على السلطة الإدارية المتعاقدة أ</w:t>
      </w:r>
      <w:r w:rsidR="003F527F" w:rsidRPr="00DE6131">
        <w:rPr>
          <w:rFonts w:hint="cs"/>
          <w:color w:val="000000" w:themeColor="text1"/>
          <w:rtl/>
        </w:rPr>
        <w:t xml:space="preserve">ن تسلكها من أجل </w:t>
      </w:r>
      <w:r w:rsidRPr="00DE6131">
        <w:rPr>
          <w:rFonts w:hint="cs"/>
          <w:color w:val="000000" w:themeColor="text1"/>
          <w:rtl/>
        </w:rPr>
        <w:t xml:space="preserve"> ابرام العقود الإدارية </w:t>
      </w:r>
      <w:r w:rsidR="003F527F" w:rsidRPr="00DE6131">
        <w:rPr>
          <w:rFonts w:hint="cs"/>
          <w:color w:val="000000" w:themeColor="text1"/>
          <w:rtl/>
        </w:rPr>
        <w:t xml:space="preserve">بمختلف </w:t>
      </w:r>
      <w:r w:rsidR="00B35B0F" w:rsidRPr="00DE6131">
        <w:rPr>
          <w:rFonts w:hint="cs"/>
          <w:color w:val="000000" w:themeColor="text1"/>
          <w:rtl/>
        </w:rPr>
        <w:t>أشكالها غير</w:t>
      </w:r>
      <w:r w:rsidRPr="00DE6131">
        <w:rPr>
          <w:rFonts w:hint="cs"/>
          <w:color w:val="000000" w:themeColor="text1"/>
          <w:rtl/>
        </w:rPr>
        <w:t xml:space="preserve"> </w:t>
      </w:r>
      <w:r w:rsidR="00DB6CB9">
        <w:rPr>
          <w:rFonts w:hint="cs"/>
          <w:color w:val="000000" w:themeColor="text1"/>
          <w:rtl/>
        </w:rPr>
        <w:t>أن هذا الإ</w:t>
      </w:r>
      <w:r w:rsidRPr="00DE6131">
        <w:rPr>
          <w:rFonts w:hint="cs"/>
          <w:color w:val="000000" w:themeColor="text1"/>
          <w:rtl/>
        </w:rPr>
        <w:t xml:space="preserve">تجاه انقسم الى فريقين الفريق الأول </w:t>
      </w:r>
      <w:r w:rsidR="003F527F" w:rsidRPr="00DE6131">
        <w:rPr>
          <w:rFonts w:hint="cs"/>
          <w:color w:val="000000" w:themeColor="text1"/>
          <w:rtl/>
        </w:rPr>
        <w:t xml:space="preserve">يوسع من حرية الجهة الإدارية </w:t>
      </w:r>
      <w:r w:rsidRPr="00DE6131">
        <w:rPr>
          <w:rFonts w:hint="cs"/>
          <w:color w:val="000000" w:themeColor="text1"/>
          <w:rtl/>
        </w:rPr>
        <w:t xml:space="preserve"> في</w:t>
      </w:r>
      <w:r w:rsidR="003F527F" w:rsidRPr="00DE6131">
        <w:rPr>
          <w:rFonts w:hint="cs"/>
          <w:color w:val="000000" w:themeColor="text1"/>
          <w:rtl/>
        </w:rPr>
        <w:t xml:space="preserve"> سبيل </w:t>
      </w:r>
      <w:r w:rsidRPr="00DE6131">
        <w:rPr>
          <w:rFonts w:hint="cs"/>
          <w:color w:val="000000" w:themeColor="text1"/>
          <w:rtl/>
        </w:rPr>
        <w:t xml:space="preserve"> اختيار طريقة التعاقد ومن </w:t>
      </w:r>
      <w:r w:rsidRPr="00DE6131">
        <w:rPr>
          <w:rFonts w:hint="cs"/>
          <w:color w:val="000000" w:themeColor="text1"/>
          <w:rtl/>
        </w:rPr>
        <w:lastRenderedPageBreak/>
        <w:t xml:space="preserve">بين هذه الدول اليونان </w:t>
      </w:r>
      <w:r w:rsidR="00DB6CB9">
        <w:rPr>
          <w:rFonts w:hint="cs"/>
          <w:color w:val="000000" w:themeColor="text1"/>
          <w:rtl/>
        </w:rPr>
        <w:t>أ</w:t>
      </w:r>
      <w:r w:rsidRPr="00DE6131">
        <w:rPr>
          <w:rFonts w:hint="cs"/>
          <w:color w:val="000000" w:themeColor="text1"/>
          <w:rtl/>
        </w:rPr>
        <w:t xml:space="preserve">ما الفريق الثاني وهو </w:t>
      </w:r>
      <w:r w:rsidR="003F527F" w:rsidRPr="00DE6131">
        <w:rPr>
          <w:rFonts w:hint="cs"/>
          <w:color w:val="000000" w:themeColor="text1"/>
          <w:rtl/>
        </w:rPr>
        <w:t>الغالبية</w:t>
      </w:r>
      <w:r w:rsidRPr="00DE6131">
        <w:rPr>
          <w:rFonts w:hint="cs"/>
          <w:color w:val="000000" w:themeColor="text1"/>
          <w:rtl/>
        </w:rPr>
        <w:t xml:space="preserve"> </w:t>
      </w:r>
      <w:r w:rsidR="003F527F" w:rsidRPr="00DE6131">
        <w:rPr>
          <w:rFonts w:hint="cs"/>
          <w:color w:val="000000" w:themeColor="text1"/>
          <w:rtl/>
        </w:rPr>
        <w:t>فيتبنى قواعد محددة ودقيقة يكون اتباعها</w:t>
      </w:r>
      <w:r w:rsidRPr="00DE6131">
        <w:rPr>
          <w:rFonts w:hint="cs"/>
          <w:color w:val="000000" w:themeColor="text1"/>
          <w:rtl/>
        </w:rPr>
        <w:t xml:space="preserve"> </w:t>
      </w:r>
      <w:r w:rsidR="00DB6CB9">
        <w:rPr>
          <w:rFonts w:hint="cs"/>
          <w:color w:val="000000" w:themeColor="text1"/>
          <w:rtl/>
        </w:rPr>
        <w:t>إ</w:t>
      </w:r>
      <w:r w:rsidRPr="00DE6131">
        <w:rPr>
          <w:rFonts w:hint="cs"/>
          <w:color w:val="000000" w:themeColor="text1"/>
          <w:rtl/>
        </w:rPr>
        <w:t xml:space="preserve">جباريا بحيث يجب على </w:t>
      </w:r>
      <w:r w:rsidR="003F527F" w:rsidRPr="00DE6131">
        <w:rPr>
          <w:rFonts w:hint="cs"/>
          <w:color w:val="000000" w:themeColor="text1"/>
          <w:rtl/>
        </w:rPr>
        <w:t>الجهة الإدارية</w:t>
      </w:r>
      <w:r w:rsidRPr="00DE6131">
        <w:rPr>
          <w:rFonts w:hint="cs"/>
          <w:color w:val="000000" w:themeColor="text1"/>
          <w:rtl/>
        </w:rPr>
        <w:t xml:space="preserve"> اتباع الوسيلة </w:t>
      </w:r>
      <w:r w:rsidR="003F527F" w:rsidRPr="00DE6131">
        <w:rPr>
          <w:rFonts w:hint="cs"/>
          <w:color w:val="000000" w:themeColor="text1"/>
          <w:rtl/>
        </w:rPr>
        <w:t xml:space="preserve">التي أقرتها هذه </w:t>
      </w:r>
      <w:r w:rsidR="00B35B0F" w:rsidRPr="00DE6131">
        <w:rPr>
          <w:rFonts w:hint="cs"/>
          <w:color w:val="000000" w:themeColor="text1"/>
          <w:rtl/>
        </w:rPr>
        <w:t>القواعد م</w:t>
      </w:r>
      <w:r w:rsidR="00B35B0F" w:rsidRPr="00DE6131">
        <w:rPr>
          <w:color w:val="000000" w:themeColor="text1"/>
          <w:rtl/>
        </w:rPr>
        <w:t>ن</w:t>
      </w:r>
      <w:r w:rsidR="003F527F" w:rsidRPr="00DE6131">
        <w:rPr>
          <w:rFonts w:hint="cs"/>
          <w:color w:val="000000" w:themeColor="text1"/>
          <w:rtl/>
        </w:rPr>
        <w:t xml:space="preserve"> أجل اختيار الطرف المتعاقد بال</w:t>
      </w:r>
      <w:r w:rsidR="00DB6CB9">
        <w:rPr>
          <w:rFonts w:hint="cs"/>
          <w:color w:val="000000" w:themeColor="text1"/>
          <w:rtl/>
        </w:rPr>
        <w:t>إضافة الى أ</w:t>
      </w:r>
      <w:r w:rsidR="003F527F" w:rsidRPr="00DE6131">
        <w:rPr>
          <w:rFonts w:hint="cs"/>
          <w:color w:val="000000" w:themeColor="text1"/>
          <w:rtl/>
        </w:rPr>
        <w:t xml:space="preserve">ن هناك من </w:t>
      </w:r>
      <w:r w:rsidRPr="00DE6131">
        <w:rPr>
          <w:rFonts w:hint="cs"/>
          <w:color w:val="000000" w:themeColor="text1"/>
          <w:rtl/>
        </w:rPr>
        <w:t xml:space="preserve">الدول من </w:t>
      </w:r>
      <w:r w:rsidR="003F527F" w:rsidRPr="00DE6131">
        <w:rPr>
          <w:rFonts w:hint="cs"/>
          <w:color w:val="000000" w:themeColor="text1"/>
          <w:rtl/>
        </w:rPr>
        <w:t>تجعل</w:t>
      </w:r>
      <w:r w:rsidRPr="00DE6131">
        <w:rPr>
          <w:rFonts w:hint="cs"/>
          <w:color w:val="000000" w:themeColor="text1"/>
          <w:rtl/>
        </w:rPr>
        <w:t xml:space="preserve"> القيد عاما </w:t>
      </w:r>
      <w:r w:rsidR="003F527F" w:rsidRPr="00DE6131">
        <w:rPr>
          <w:rFonts w:hint="cs"/>
          <w:color w:val="000000" w:themeColor="text1"/>
          <w:rtl/>
        </w:rPr>
        <w:t>يشمل</w:t>
      </w:r>
      <w:r w:rsidRPr="00DE6131">
        <w:rPr>
          <w:rFonts w:hint="cs"/>
          <w:color w:val="000000" w:themeColor="text1"/>
          <w:rtl/>
        </w:rPr>
        <w:t xml:space="preserve"> جميع العقود الإدارية كبلجيكا ومنها من </w:t>
      </w:r>
      <w:r w:rsidR="00B35B0F" w:rsidRPr="00DE6131">
        <w:rPr>
          <w:rFonts w:hint="cs"/>
          <w:color w:val="000000" w:themeColor="text1"/>
          <w:rtl/>
        </w:rPr>
        <w:t>يأخذ</w:t>
      </w:r>
      <w:r w:rsidRPr="00DE6131">
        <w:rPr>
          <w:rFonts w:hint="cs"/>
          <w:color w:val="000000" w:themeColor="text1"/>
          <w:rtl/>
        </w:rPr>
        <w:t xml:space="preserve"> بنظام مزدوج فيفرض القيد في حالات </w:t>
      </w:r>
      <w:r w:rsidR="003F527F" w:rsidRPr="00DE6131">
        <w:rPr>
          <w:rFonts w:hint="cs"/>
          <w:color w:val="000000" w:themeColor="text1"/>
          <w:rtl/>
        </w:rPr>
        <w:t xml:space="preserve">خاصة </w:t>
      </w:r>
      <w:r w:rsidRPr="00DE6131">
        <w:rPr>
          <w:rFonts w:hint="cs"/>
          <w:color w:val="000000" w:themeColor="text1"/>
          <w:rtl/>
        </w:rPr>
        <w:t>ويسمح بالتحرر من</w:t>
      </w:r>
      <w:r w:rsidR="003F527F" w:rsidRPr="00DE6131">
        <w:rPr>
          <w:rFonts w:hint="cs"/>
          <w:color w:val="000000" w:themeColor="text1"/>
          <w:rtl/>
        </w:rPr>
        <w:t>ه</w:t>
      </w:r>
      <w:r w:rsidRPr="00DE6131">
        <w:rPr>
          <w:rFonts w:hint="cs"/>
          <w:color w:val="000000" w:themeColor="text1"/>
          <w:rtl/>
        </w:rPr>
        <w:t xml:space="preserve"> في حالات أخرى كاليونان والسويد</w:t>
      </w:r>
      <w:r w:rsidRPr="00DE6131">
        <w:rPr>
          <w:rStyle w:val="Appelnotedebasdep"/>
          <w:color w:val="000000" w:themeColor="text1"/>
          <w:rtl/>
        </w:rPr>
        <w:footnoteReference w:id="459"/>
      </w:r>
      <w:r w:rsidR="00DB6CB9">
        <w:rPr>
          <w:rFonts w:hint="cs"/>
          <w:color w:val="000000" w:themeColor="text1"/>
          <w:rtl/>
        </w:rPr>
        <w:t>،</w:t>
      </w:r>
      <w:r w:rsidR="003F527F" w:rsidRPr="00DE6131">
        <w:rPr>
          <w:rFonts w:hint="cs"/>
          <w:color w:val="000000" w:themeColor="text1"/>
          <w:rtl/>
        </w:rPr>
        <w:t xml:space="preserve"> </w:t>
      </w:r>
      <w:r w:rsidR="00DB6CB9">
        <w:rPr>
          <w:rFonts w:hint="cs"/>
          <w:color w:val="000000" w:themeColor="text1"/>
          <w:rtl/>
        </w:rPr>
        <w:t>إلا أ</w:t>
      </w:r>
      <w:r w:rsidRPr="00DE6131">
        <w:rPr>
          <w:rFonts w:hint="cs"/>
          <w:color w:val="000000" w:themeColor="text1"/>
          <w:rtl/>
        </w:rPr>
        <w:t xml:space="preserve">ن فكرة </w:t>
      </w:r>
      <w:r w:rsidR="003F527F" w:rsidRPr="00DE6131">
        <w:rPr>
          <w:rFonts w:hint="cs"/>
          <w:color w:val="000000" w:themeColor="text1"/>
          <w:rtl/>
        </w:rPr>
        <w:t>الاعتداد ب</w:t>
      </w:r>
      <w:r w:rsidRPr="00DE6131">
        <w:rPr>
          <w:rFonts w:hint="cs"/>
          <w:color w:val="000000" w:themeColor="text1"/>
          <w:rtl/>
        </w:rPr>
        <w:t>الاعتبار الشخصي في عقود تفويض المرفق ا</w:t>
      </w:r>
      <w:r w:rsidR="00DB6CB9">
        <w:rPr>
          <w:rFonts w:hint="cs"/>
          <w:color w:val="000000" w:themeColor="text1"/>
          <w:rtl/>
        </w:rPr>
        <w:t>لعام تراجعت بشكل كبير لصالح مبدأ</w:t>
      </w:r>
      <w:r w:rsidRPr="00DE6131">
        <w:rPr>
          <w:rFonts w:hint="cs"/>
          <w:color w:val="000000" w:themeColor="text1"/>
          <w:rtl/>
        </w:rPr>
        <w:t xml:space="preserve"> </w:t>
      </w:r>
      <w:r w:rsidR="003F527F" w:rsidRPr="00DE6131">
        <w:rPr>
          <w:rFonts w:hint="cs"/>
          <w:color w:val="000000" w:themeColor="text1"/>
          <w:rtl/>
        </w:rPr>
        <w:t xml:space="preserve">الإجراءات والقيود الشكلية التي فرضت على </w:t>
      </w:r>
      <w:r w:rsidR="00B00241">
        <w:rPr>
          <w:rFonts w:hint="cs"/>
          <w:color w:val="000000" w:themeColor="text1"/>
          <w:rtl/>
        </w:rPr>
        <w:t xml:space="preserve">الإدارة المفوضة </w:t>
      </w:r>
      <w:r w:rsidRPr="00DE6131">
        <w:rPr>
          <w:rFonts w:hint="cs"/>
          <w:color w:val="000000" w:themeColor="text1"/>
          <w:rtl/>
        </w:rPr>
        <w:t xml:space="preserve">مجموعة من </w:t>
      </w:r>
      <w:r w:rsidR="002F653B" w:rsidRPr="00DE6131">
        <w:rPr>
          <w:rFonts w:hint="cs"/>
          <w:color w:val="000000" w:themeColor="text1"/>
          <w:rtl/>
        </w:rPr>
        <w:t>القواعد</w:t>
      </w:r>
      <w:r w:rsidRPr="00DE6131">
        <w:rPr>
          <w:rFonts w:hint="cs"/>
          <w:color w:val="000000" w:themeColor="text1"/>
          <w:rtl/>
        </w:rPr>
        <w:t xml:space="preserve"> والضوابط التي يجب </w:t>
      </w:r>
      <w:r w:rsidR="002F653B" w:rsidRPr="00DE6131">
        <w:rPr>
          <w:rFonts w:hint="cs"/>
          <w:color w:val="000000" w:themeColor="text1"/>
          <w:rtl/>
        </w:rPr>
        <w:t>عليها ال</w:t>
      </w:r>
      <w:r w:rsidR="00B00241">
        <w:rPr>
          <w:rFonts w:hint="cs"/>
          <w:color w:val="000000" w:themeColor="text1"/>
          <w:rtl/>
        </w:rPr>
        <w:t>إ</w:t>
      </w:r>
      <w:r w:rsidR="002F653B" w:rsidRPr="00DE6131">
        <w:rPr>
          <w:rFonts w:hint="cs"/>
          <w:color w:val="000000" w:themeColor="text1"/>
          <w:rtl/>
        </w:rPr>
        <w:t>لتزام بها</w:t>
      </w:r>
      <w:r w:rsidR="003F527F" w:rsidRPr="00DE6131">
        <w:rPr>
          <w:rFonts w:hint="cs"/>
          <w:color w:val="000000" w:themeColor="text1"/>
          <w:rtl/>
        </w:rPr>
        <w:t xml:space="preserve"> في </w:t>
      </w:r>
      <w:r w:rsidR="002F653B" w:rsidRPr="00DE6131">
        <w:rPr>
          <w:rFonts w:hint="cs"/>
          <w:color w:val="000000" w:themeColor="text1"/>
          <w:rtl/>
        </w:rPr>
        <w:t xml:space="preserve">عملية </w:t>
      </w:r>
      <w:r w:rsidR="003F527F" w:rsidRPr="00DE6131">
        <w:rPr>
          <w:rFonts w:hint="cs"/>
          <w:color w:val="000000" w:themeColor="text1"/>
          <w:rtl/>
        </w:rPr>
        <w:t>منح عقد التفويض لعل أهمها:</w:t>
      </w:r>
    </w:p>
    <w:p w14:paraId="3F5D358F" w14:textId="2C0097C1" w:rsidR="00EE3729" w:rsidRPr="00DE6131" w:rsidRDefault="00A724FF" w:rsidP="00B00241">
      <w:pPr>
        <w:ind w:firstLine="0"/>
        <w:rPr>
          <w:color w:val="000000" w:themeColor="text1"/>
          <w:rtl/>
        </w:rPr>
      </w:pPr>
      <w:r w:rsidRPr="00DE6131">
        <w:rPr>
          <w:rFonts w:hint="cs"/>
          <w:color w:val="000000" w:themeColor="text1"/>
          <w:rtl/>
        </w:rPr>
        <w:t>1</w:t>
      </w:r>
      <w:r w:rsidR="00EE3729" w:rsidRPr="00DE6131">
        <w:rPr>
          <w:rFonts w:hint="cs"/>
          <w:color w:val="000000" w:themeColor="text1"/>
          <w:rtl/>
        </w:rPr>
        <w:t xml:space="preserve">/ </w:t>
      </w:r>
      <w:r w:rsidRPr="00DE6131">
        <w:rPr>
          <w:rFonts w:hint="cs"/>
          <w:color w:val="000000" w:themeColor="text1"/>
          <w:rtl/>
        </w:rPr>
        <w:t xml:space="preserve">الأنظمة القانونية </w:t>
      </w:r>
      <w:r w:rsidR="00EE3729" w:rsidRPr="00DE6131">
        <w:rPr>
          <w:rFonts w:hint="cs"/>
          <w:color w:val="000000" w:themeColor="text1"/>
          <w:rtl/>
        </w:rPr>
        <w:t>ال</w:t>
      </w:r>
      <w:r w:rsidR="00B00241">
        <w:rPr>
          <w:rFonts w:hint="cs"/>
          <w:color w:val="000000" w:themeColor="text1"/>
          <w:rtl/>
        </w:rPr>
        <w:t>أ</w:t>
      </w:r>
      <w:r w:rsidR="00EE3729" w:rsidRPr="00DE6131">
        <w:rPr>
          <w:rFonts w:hint="cs"/>
          <w:color w:val="000000" w:themeColor="text1"/>
          <w:rtl/>
        </w:rPr>
        <w:t xml:space="preserve">وربية التي </w:t>
      </w:r>
      <w:r w:rsidRPr="00DE6131">
        <w:rPr>
          <w:rFonts w:hint="cs"/>
          <w:color w:val="000000" w:themeColor="text1"/>
          <w:rtl/>
        </w:rPr>
        <w:t xml:space="preserve">سنت القواعد </w:t>
      </w:r>
      <w:r w:rsidR="00EE3729" w:rsidRPr="00DE6131">
        <w:rPr>
          <w:rFonts w:hint="cs"/>
          <w:color w:val="000000" w:themeColor="text1"/>
          <w:rtl/>
        </w:rPr>
        <w:t xml:space="preserve"> </w:t>
      </w:r>
      <w:r w:rsidRPr="00DE6131">
        <w:rPr>
          <w:rFonts w:hint="cs"/>
          <w:color w:val="000000" w:themeColor="text1"/>
          <w:rtl/>
        </w:rPr>
        <w:t>القانونية في مجال عملية</w:t>
      </w:r>
      <w:r w:rsidR="00EE3729" w:rsidRPr="00DE6131">
        <w:rPr>
          <w:rFonts w:hint="cs"/>
          <w:color w:val="000000" w:themeColor="text1"/>
          <w:rtl/>
        </w:rPr>
        <w:t xml:space="preserve"> ابرام عقود الصفقات العمومية </w:t>
      </w:r>
      <w:r w:rsidRPr="00DE6131">
        <w:rPr>
          <w:rFonts w:hint="cs"/>
          <w:color w:val="000000" w:themeColor="text1"/>
          <w:rtl/>
        </w:rPr>
        <w:t xml:space="preserve">التي تبرمه الجهات الإدارية </w:t>
      </w:r>
      <w:r w:rsidR="00EE3729" w:rsidRPr="00DE6131">
        <w:rPr>
          <w:rFonts w:hint="cs"/>
          <w:color w:val="000000" w:themeColor="text1"/>
          <w:rtl/>
        </w:rPr>
        <w:t xml:space="preserve">في </w:t>
      </w:r>
      <w:r w:rsidRPr="00DE6131">
        <w:rPr>
          <w:rFonts w:hint="cs"/>
          <w:color w:val="000000" w:themeColor="text1"/>
          <w:rtl/>
        </w:rPr>
        <w:t>ال</w:t>
      </w:r>
      <w:r w:rsidR="00EE3729" w:rsidRPr="00DE6131">
        <w:rPr>
          <w:rFonts w:hint="cs"/>
          <w:color w:val="000000" w:themeColor="text1"/>
          <w:rtl/>
        </w:rPr>
        <w:t xml:space="preserve">دول </w:t>
      </w:r>
      <w:r w:rsidRPr="00DE6131">
        <w:rPr>
          <w:rFonts w:hint="cs"/>
          <w:color w:val="000000" w:themeColor="text1"/>
          <w:rtl/>
        </w:rPr>
        <w:t>التابعة ل</w:t>
      </w:r>
      <w:r w:rsidR="00B00241">
        <w:rPr>
          <w:rFonts w:hint="cs"/>
          <w:color w:val="000000" w:themeColor="text1"/>
          <w:rtl/>
        </w:rPr>
        <w:t>لاتحاد الأوربي إ</w:t>
      </w:r>
      <w:r w:rsidR="00EE3729" w:rsidRPr="00DE6131">
        <w:rPr>
          <w:rFonts w:hint="cs"/>
          <w:color w:val="000000" w:themeColor="text1"/>
          <w:rtl/>
        </w:rPr>
        <w:t xml:space="preserve">ذ </w:t>
      </w:r>
      <w:r w:rsidRPr="00DE6131">
        <w:rPr>
          <w:rFonts w:hint="cs"/>
          <w:color w:val="000000" w:themeColor="text1"/>
          <w:rtl/>
        </w:rPr>
        <w:t xml:space="preserve">استقرت </w:t>
      </w:r>
      <w:r w:rsidR="00EE3729" w:rsidRPr="00DE6131">
        <w:rPr>
          <w:rFonts w:hint="cs"/>
          <w:color w:val="000000" w:themeColor="text1"/>
          <w:rtl/>
        </w:rPr>
        <w:t xml:space="preserve"> تلك </w:t>
      </w:r>
      <w:r w:rsidRPr="00DE6131">
        <w:rPr>
          <w:rFonts w:hint="cs"/>
          <w:color w:val="000000" w:themeColor="text1"/>
          <w:rtl/>
        </w:rPr>
        <w:t xml:space="preserve">الأنظمة على </w:t>
      </w:r>
      <w:r w:rsidR="00EE3729" w:rsidRPr="00DE6131">
        <w:rPr>
          <w:rFonts w:hint="cs"/>
          <w:color w:val="000000" w:themeColor="text1"/>
          <w:rtl/>
        </w:rPr>
        <w:t xml:space="preserve"> </w:t>
      </w:r>
      <w:r w:rsidRPr="00DE6131">
        <w:rPr>
          <w:rFonts w:hint="cs"/>
          <w:color w:val="000000" w:themeColor="text1"/>
          <w:rtl/>
        </w:rPr>
        <w:t>أن</w:t>
      </w:r>
      <w:r w:rsidR="00EE3729" w:rsidRPr="00DE6131">
        <w:rPr>
          <w:rFonts w:hint="cs"/>
          <w:color w:val="000000" w:themeColor="text1"/>
          <w:rtl/>
        </w:rPr>
        <w:t xml:space="preserve"> فك</w:t>
      </w:r>
      <w:r w:rsidRPr="00DE6131">
        <w:rPr>
          <w:rFonts w:hint="cs"/>
          <w:color w:val="000000" w:themeColor="text1"/>
          <w:rtl/>
        </w:rPr>
        <w:t xml:space="preserve">رة المنافسة هي الطريق الأمثل  </w:t>
      </w:r>
      <w:r w:rsidR="00B35B0F" w:rsidRPr="00DE6131">
        <w:rPr>
          <w:rFonts w:hint="cs"/>
          <w:color w:val="000000" w:themeColor="text1"/>
          <w:rtl/>
        </w:rPr>
        <w:t>لإبرام</w:t>
      </w:r>
      <w:r w:rsidRPr="00DE6131">
        <w:rPr>
          <w:rFonts w:hint="cs"/>
          <w:color w:val="000000" w:themeColor="text1"/>
          <w:rtl/>
        </w:rPr>
        <w:t xml:space="preserve"> عقود التفويض</w:t>
      </w:r>
      <w:r w:rsidR="00B00241">
        <w:rPr>
          <w:rFonts w:hint="cs"/>
          <w:color w:val="000000" w:themeColor="text1"/>
          <w:rtl/>
        </w:rPr>
        <w:t>،</w:t>
      </w:r>
      <w:r w:rsidRPr="00DE6131">
        <w:rPr>
          <w:rFonts w:hint="cs"/>
          <w:color w:val="000000" w:themeColor="text1"/>
          <w:rtl/>
        </w:rPr>
        <w:t xml:space="preserve"> </w:t>
      </w:r>
      <w:r w:rsidR="00EE3729" w:rsidRPr="00DE6131">
        <w:rPr>
          <w:rFonts w:hint="cs"/>
          <w:color w:val="000000" w:themeColor="text1"/>
          <w:rtl/>
        </w:rPr>
        <w:t>وقد توسع</w:t>
      </w:r>
      <w:r w:rsidRPr="00DE6131">
        <w:rPr>
          <w:rFonts w:hint="cs"/>
          <w:color w:val="000000" w:themeColor="text1"/>
          <w:rtl/>
        </w:rPr>
        <w:t xml:space="preserve"> في ذلك </w:t>
      </w:r>
      <w:r w:rsidR="00EE3729" w:rsidRPr="00DE6131">
        <w:rPr>
          <w:rFonts w:hint="cs"/>
          <w:color w:val="000000" w:themeColor="text1"/>
          <w:rtl/>
        </w:rPr>
        <w:t xml:space="preserve">المشرع الأوربي في تعريف تلك العقود </w:t>
      </w:r>
      <w:r w:rsidRPr="00DE6131">
        <w:rPr>
          <w:rFonts w:hint="cs"/>
          <w:color w:val="000000" w:themeColor="text1"/>
          <w:rtl/>
        </w:rPr>
        <w:t>ليشمل</w:t>
      </w:r>
      <w:r w:rsidR="00B00241">
        <w:rPr>
          <w:rFonts w:hint="cs"/>
          <w:color w:val="000000" w:themeColor="text1"/>
          <w:rtl/>
        </w:rPr>
        <w:t xml:space="preserve"> عقود التزام الأ</w:t>
      </w:r>
      <w:r w:rsidR="00EE3729" w:rsidRPr="00DE6131">
        <w:rPr>
          <w:rFonts w:hint="cs"/>
          <w:color w:val="000000" w:themeColor="text1"/>
          <w:rtl/>
        </w:rPr>
        <w:t xml:space="preserve">شغال العامة والتي </w:t>
      </w:r>
      <w:r w:rsidRPr="00DE6131">
        <w:rPr>
          <w:rFonts w:hint="cs"/>
          <w:color w:val="000000" w:themeColor="text1"/>
          <w:rtl/>
        </w:rPr>
        <w:t>اعتبرت</w:t>
      </w:r>
      <w:r w:rsidR="00EE3729" w:rsidRPr="00DE6131">
        <w:rPr>
          <w:rFonts w:hint="cs"/>
          <w:color w:val="000000" w:themeColor="text1"/>
          <w:rtl/>
        </w:rPr>
        <w:t xml:space="preserve"> في فرنسا على الدوام </w:t>
      </w:r>
      <w:r w:rsidRPr="00DE6131">
        <w:rPr>
          <w:rFonts w:hint="cs"/>
          <w:color w:val="000000" w:themeColor="text1"/>
          <w:rtl/>
        </w:rPr>
        <w:t xml:space="preserve"> على أنها </w:t>
      </w:r>
      <w:r w:rsidR="00EE3729" w:rsidRPr="00DE6131">
        <w:rPr>
          <w:rFonts w:hint="cs"/>
          <w:color w:val="000000" w:themeColor="text1"/>
          <w:rtl/>
        </w:rPr>
        <w:t>من عقود تفويض المرفق العام</w:t>
      </w:r>
      <w:r w:rsidR="00634D83">
        <w:rPr>
          <w:rFonts w:hint="cs"/>
          <w:color w:val="000000" w:themeColor="text1"/>
          <w:rtl/>
        </w:rPr>
        <w:t>،</w:t>
      </w:r>
      <w:r w:rsidR="00EE3729" w:rsidRPr="00DE6131">
        <w:rPr>
          <w:rFonts w:hint="cs"/>
          <w:color w:val="000000" w:themeColor="text1"/>
          <w:rtl/>
        </w:rPr>
        <w:t xml:space="preserve"> وقد أدى هذا التوسع الى </w:t>
      </w:r>
      <w:r w:rsidR="00634D83">
        <w:rPr>
          <w:rFonts w:hint="cs"/>
          <w:color w:val="000000" w:themeColor="text1"/>
          <w:rtl/>
        </w:rPr>
        <w:t>إ</w:t>
      </w:r>
      <w:r w:rsidRPr="00DE6131">
        <w:rPr>
          <w:rFonts w:hint="cs"/>
          <w:color w:val="000000" w:themeColor="text1"/>
          <w:rtl/>
        </w:rPr>
        <w:t>عمال</w:t>
      </w:r>
      <w:r w:rsidR="00EE3729" w:rsidRPr="00DE6131">
        <w:rPr>
          <w:rFonts w:hint="cs"/>
          <w:color w:val="000000" w:themeColor="text1"/>
          <w:rtl/>
        </w:rPr>
        <w:t xml:space="preserve"> مفاهيم ال</w:t>
      </w:r>
      <w:r w:rsidR="00634D83">
        <w:rPr>
          <w:rFonts w:hint="cs"/>
          <w:color w:val="000000" w:themeColor="text1"/>
          <w:rtl/>
        </w:rPr>
        <w:t>علانية والمنافسة والمساواة على أ</w:t>
      </w:r>
      <w:r w:rsidR="00EE3729" w:rsidRPr="00DE6131">
        <w:rPr>
          <w:rFonts w:hint="cs"/>
          <w:color w:val="000000" w:themeColor="text1"/>
          <w:rtl/>
        </w:rPr>
        <w:t xml:space="preserve">حد </w:t>
      </w:r>
      <w:r w:rsidRPr="00DE6131">
        <w:rPr>
          <w:rFonts w:hint="cs"/>
          <w:color w:val="000000" w:themeColor="text1"/>
          <w:rtl/>
        </w:rPr>
        <w:t>أبرز أنواع</w:t>
      </w:r>
      <w:r w:rsidR="00EE3729" w:rsidRPr="00DE6131">
        <w:rPr>
          <w:rFonts w:hint="cs"/>
          <w:color w:val="000000" w:themeColor="text1"/>
          <w:rtl/>
        </w:rPr>
        <w:t xml:space="preserve"> عقود ت</w:t>
      </w:r>
      <w:r w:rsidR="00634D83">
        <w:rPr>
          <w:rFonts w:hint="cs"/>
          <w:color w:val="000000" w:themeColor="text1"/>
          <w:rtl/>
        </w:rPr>
        <w:t>فويض المرفق العام وهو التزام أ</w:t>
      </w:r>
      <w:r w:rsidR="00EE3729" w:rsidRPr="00DE6131">
        <w:rPr>
          <w:rFonts w:hint="cs"/>
          <w:color w:val="000000" w:themeColor="text1"/>
          <w:rtl/>
        </w:rPr>
        <w:t>شغال العامة في الحالات التي تتوفر فيها شروط تفويض المرفق العام باعتباره عقد امتياز المرفق العام</w:t>
      </w:r>
      <w:r w:rsidR="00634D83">
        <w:rPr>
          <w:rFonts w:hint="cs"/>
          <w:color w:val="000000" w:themeColor="text1"/>
          <w:rtl/>
        </w:rPr>
        <w:t>.</w:t>
      </w:r>
      <w:r w:rsidR="00EE3729" w:rsidRPr="00DE6131">
        <w:rPr>
          <w:rFonts w:hint="cs"/>
          <w:color w:val="000000" w:themeColor="text1"/>
          <w:rtl/>
        </w:rPr>
        <w:t xml:space="preserve"> </w:t>
      </w:r>
    </w:p>
    <w:p w14:paraId="75DC7408" w14:textId="17D3F09D" w:rsidR="00EE3729" w:rsidRPr="00DE6131" w:rsidRDefault="00A724FF" w:rsidP="004D6ECC">
      <w:pPr>
        <w:ind w:firstLine="0"/>
        <w:rPr>
          <w:color w:val="000000" w:themeColor="text1"/>
          <w:rtl/>
        </w:rPr>
      </w:pPr>
      <w:r w:rsidRPr="00DE6131">
        <w:rPr>
          <w:rFonts w:hint="cs"/>
          <w:color w:val="000000" w:themeColor="text1"/>
          <w:rtl/>
        </w:rPr>
        <w:t>2</w:t>
      </w:r>
      <w:r w:rsidR="00EE3729" w:rsidRPr="00DE6131">
        <w:rPr>
          <w:rFonts w:hint="cs"/>
          <w:color w:val="000000" w:themeColor="text1"/>
          <w:rtl/>
        </w:rPr>
        <w:t xml:space="preserve">/ </w:t>
      </w:r>
      <w:r w:rsidRPr="00DE6131">
        <w:rPr>
          <w:rFonts w:hint="cs"/>
          <w:color w:val="000000" w:themeColor="text1"/>
          <w:rtl/>
        </w:rPr>
        <w:t>انتشار</w:t>
      </w:r>
      <w:r w:rsidR="006B3D60">
        <w:rPr>
          <w:rFonts w:hint="cs"/>
          <w:color w:val="000000" w:themeColor="text1"/>
          <w:rtl/>
        </w:rPr>
        <w:t xml:space="preserve"> </w:t>
      </w:r>
      <w:r w:rsidR="00634D83">
        <w:rPr>
          <w:rFonts w:hint="cs"/>
          <w:color w:val="000000" w:themeColor="text1"/>
          <w:rtl/>
        </w:rPr>
        <w:t>الأ</w:t>
      </w:r>
      <w:r w:rsidRPr="00DE6131">
        <w:rPr>
          <w:rFonts w:hint="cs"/>
          <w:color w:val="000000" w:themeColor="text1"/>
          <w:rtl/>
        </w:rPr>
        <w:t>فكار المتعلقة</w:t>
      </w:r>
      <w:r w:rsidR="00EE3729" w:rsidRPr="00DE6131">
        <w:rPr>
          <w:rFonts w:hint="cs"/>
          <w:color w:val="000000" w:themeColor="text1"/>
          <w:rtl/>
        </w:rPr>
        <w:t xml:space="preserve"> </w:t>
      </w:r>
      <w:r w:rsidR="00634D83">
        <w:rPr>
          <w:rFonts w:hint="cs"/>
          <w:color w:val="000000" w:themeColor="text1"/>
          <w:rtl/>
        </w:rPr>
        <w:t>ب</w:t>
      </w:r>
      <w:r w:rsidR="00EE3729" w:rsidRPr="00DE6131">
        <w:rPr>
          <w:rFonts w:hint="cs"/>
          <w:color w:val="000000" w:themeColor="text1"/>
          <w:rtl/>
        </w:rPr>
        <w:t xml:space="preserve">مكافحة الفساد </w:t>
      </w:r>
      <w:r w:rsidRPr="00DE6131">
        <w:rPr>
          <w:rFonts w:hint="cs"/>
          <w:color w:val="000000" w:themeColor="text1"/>
          <w:rtl/>
        </w:rPr>
        <w:t xml:space="preserve">في مختلف الأنشطة الإدارية ومنها </w:t>
      </w:r>
      <w:r w:rsidR="00634D83">
        <w:rPr>
          <w:rFonts w:hint="cs"/>
          <w:color w:val="000000" w:themeColor="text1"/>
          <w:rtl/>
        </w:rPr>
        <w:t>العقود الإدارية</w:t>
      </w:r>
      <w:r w:rsidR="0089121B" w:rsidRPr="00DE6131">
        <w:rPr>
          <w:rFonts w:hint="cs"/>
          <w:color w:val="000000" w:themeColor="text1"/>
          <w:rtl/>
        </w:rPr>
        <w:t xml:space="preserve">، هذه الأفكار </w:t>
      </w:r>
      <w:r w:rsidR="00EE3729" w:rsidRPr="00DE6131">
        <w:rPr>
          <w:rFonts w:hint="cs"/>
          <w:color w:val="000000" w:themeColor="text1"/>
          <w:rtl/>
        </w:rPr>
        <w:t xml:space="preserve">التي </w:t>
      </w:r>
      <w:r w:rsidR="0089121B" w:rsidRPr="00DE6131">
        <w:rPr>
          <w:rFonts w:hint="cs"/>
          <w:color w:val="000000" w:themeColor="text1"/>
          <w:rtl/>
        </w:rPr>
        <w:t xml:space="preserve">توسعت </w:t>
      </w:r>
      <w:r w:rsidR="00EE3729" w:rsidRPr="00DE6131">
        <w:rPr>
          <w:rFonts w:hint="cs"/>
          <w:color w:val="000000" w:themeColor="text1"/>
          <w:rtl/>
        </w:rPr>
        <w:t xml:space="preserve"> في فرنسا منذ أواخر الثمانيات من القرن الماضي </w:t>
      </w:r>
      <w:r w:rsidR="00634D83">
        <w:rPr>
          <w:rFonts w:hint="cs"/>
          <w:color w:val="000000" w:themeColor="text1"/>
          <w:rtl/>
        </w:rPr>
        <w:t>فأ</w:t>
      </w:r>
      <w:r w:rsidR="0089121B" w:rsidRPr="00DE6131">
        <w:rPr>
          <w:rFonts w:hint="cs"/>
          <w:color w:val="000000" w:themeColor="text1"/>
          <w:rtl/>
        </w:rPr>
        <w:t>دت</w:t>
      </w:r>
      <w:r w:rsidR="00EE3729" w:rsidRPr="00DE6131">
        <w:rPr>
          <w:rFonts w:hint="cs"/>
          <w:color w:val="000000" w:themeColor="text1"/>
          <w:rtl/>
        </w:rPr>
        <w:t xml:space="preserve"> تلك السياسة </w:t>
      </w:r>
      <w:r w:rsidR="0089121B" w:rsidRPr="00DE6131">
        <w:rPr>
          <w:rFonts w:hint="cs"/>
          <w:color w:val="000000" w:themeColor="text1"/>
          <w:rtl/>
        </w:rPr>
        <w:t>بالمشرعين</w:t>
      </w:r>
      <w:r w:rsidR="00EE3729" w:rsidRPr="00DE6131">
        <w:rPr>
          <w:rFonts w:hint="cs"/>
          <w:color w:val="000000" w:themeColor="text1"/>
          <w:rtl/>
        </w:rPr>
        <w:t xml:space="preserve"> الى التفكير </w:t>
      </w:r>
      <w:r w:rsidR="0089121B" w:rsidRPr="00DE6131">
        <w:rPr>
          <w:rFonts w:hint="cs"/>
          <w:color w:val="000000" w:themeColor="text1"/>
          <w:rtl/>
        </w:rPr>
        <w:t xml:space="preserve">بشكل جدي </w:t>
      </w:r>
      <w:r w:rsidR="00EE3729" w:rsidRPr="00DE6131">
        <w:rPr>
          <w:rFonts w:hint="cs"/>
          <w:color w:val="000000" w:themeColor="text1"/>
          <w:rtl/>
        </w:rPr>
        <w:t xml:space="preserve"> في </w:t>
      </w:r>
      <w:r w:rsidR="0089121B" w:rsidRPr="00DE6131">
        <w:rPr>
          <w:rFonts w:hint="cs"/>
          <w:color w:val="000000" w:themeColor="text1"/>
          <w:rtl/>
        </w:rPr>
        <w:t>تسطير</w:t>
      </w:r>
      <w:r w:rsidR="00EE3729" w:rsidRPr="00DE6131">
        <w:rPr>
          <w:rFonts w:hint="cs"/>
          <w:color w:val="000000" w:themeColor="text1"/>
          <w:rtl/>
        </w:rPr>
        <w:t xml:space="preserve"> إجراءات </w:t>
      </w:r>
      <w:r w:rsidR="0089121B" w:rsidRPr="00DE6131">
        <w:rPr>
          <w:rFonts w:hint="cs"/>
          <w:color w:val="000000" w:themeColor="text1"/>
          <w:rtl/>
        </w:rPr>
        <w:t xml:space="preserve">وخطوات </w:t>
      </w:r>
      <w:r w:rsidR="00EE3729" w:rsidRPr="00DE6131">
        <w:rPr>
          <w:rFonts w:hint="cs"/>
          <w:color w:val="000000" w:themeColor="text1"/>
          <w:rtl/>
        </w:rPr>
        <w:t xml:space="preserve">محددة </w:t>
      </w:r>
      <w:r w:rsidR="0089121B" w:rsidRPr="00DE6131">
        <w:rPr>
          <w:rFonts w:hint="cs"/>
          <w:color w:val="000000" w:themeColor="text1"/>
          <w:rtl/>
        </w:rPr>
        <w:t xml:space="preserve">سلفا تتبع </w:t>
      </w:r>
      <w:r w:rsidR="00B35B0F" w:rsidRPr="00DE6131">
        <w:rPr>
          <w:rFonts w:hint="cs"/>
          <w:color w:val="000000" w:themeColor="text1"/>
          <w:rtl/>
        </w:rPr>
        <w:t>لإبرام</w:t>
      </w:r>
      <w:r w:rsidR="00EE3729" w:rsidRPr="00DE6131">
        <w:rPr>
          <w:rFonts w:hint="cs"/>
          <w:color w:val="000000" w:themeColor="text1"/>
          <w:rtl/>
        </w:rPr>
        <w:t xml:space="preserve"> عقود تفويض المرفق العام ضمن </w:t>
      </w:r>
      <w:r w:rsidR="0089121B" w:rsidRPr="00DE6131">
        <w:rPr>
          <w:rFonts w:hint="cs"/>
          <w:color w:val="000000" w:themeColor="text1"/>
          <w:rtl/>
        </w:rPr>
        <w:t>المبادئ المتعلقة ب</w:t>
      </w:r>
      <w:r w:rsidR="00EE3729" w:rsidRPr="00DE6131">
        <w:rPr>
          <w:rFonts w:hint="cs"/>
          <w:color w:val="000000" w:themeColor="text1"/>
          <w:rtl/>
        </w:rPr>
        <w:t>الشفافية</w:t>
      </w:r>
      <w:r w:rsidR="0089121B" w:rsidRPr="00DE6131">
        <w:rPr>
          <w:rFonts w:hint="cs"/>
          <w:color w:val="000000" w:themeColor="text1"/>
          <w:rtl/>
        </w:rPr>
        <w:t xml:space="preserve"> في الحياة الاقتصادية</w:t>
      </w:r>
      <w:r w:rsidR="00634D83">
        <w:rPr>
          <w:rFonts w:hint="cs"/>
          <w:color w:val="000000" w:themeColor="text1"/>
          <w:rtl/>
        </w:rPr>
        <w:t>،</w:t>
      </w:r>
      <w:r w:rsidR="00EE3729" w:rsidRPr="00DE6131">
        <w:rPr>
          <w:rFonts w:hint="cs"/>
          <w:color w:val="000000" w:themeColor="text1"/>
          <w:rtl/>
        </w:rPr>
        <w:t xml:space="preserve"> والتي </w:t>
      </w:r>
      <w:r w:rsidR="0089121B" w:rsidRPr="00DE6131">
        <w:rPr>
          <w:rFonts w:hint="cs"/>
          <w:color w:val="000000" w:themeColor="text1"/>
          <w:rtl/>
        </w:rPr>
        <w:t>تمثل</w:t>
      </w:r>
      <w:r w:rsidR="00EE3729" w:rsidRPr="00DE6131">
        <w:rPr>
          <w:rFonts w:hint="cs"/>
          <w:color w:val="000000" w:themeColor="text1"/>
          <w:rtl/>
        </w:rPr>
        <w:t xml:space="preserve"> عقود تفويض المرفق العام </w:t>
      </w:r>
      <w:r w:rsidR="0089121B" w:rsidRPr="00DE6131">
        <w:rPr>
          <w:rFonts w:hint="cs"/>
          <w:color w:val="000000" w:themeColor="text1"/>
          <w:rtl/>
        </w:rPr>
        <w:t>أحد العناصر</w:t>
      </w:r>
      <w:r w:rsidR="00EE3729" w:rsidRPr="00DE6131">
        <w:rPr>
          <w:rFonts w:hint="cs"/>
          <w:color w:val="000000" w:themeColor="text1"/>
          <w:rtl/>
        </w:rPr>
        <w:t xml:space="preserve"> </w:t>
      </w:r>
      <w:r w:rsidR="0089121B" w:rsidRPr="00DE6131">
        <w:rPr>
          <w:rFonts w:hint="cs"/>
          <w:color w:val="000000" w:themeColor="text1"/>
          <w:rtl/>
        </w:rPr>
        <w:t>الحيوية</w:t>
      </w:r>
      <w:r w:rsidR="00EE3729" w:rsidRPr="00DE6131">
        <w:rPr>
          <w:rFonts w:hint="cs"/>
          <w:color w:val="000000" w:themeColor="text1"/>
          <w:rtl/>
        </w:rPr>
        <w:t xml:space="preserve"> فيها فتوالت </w:t>
      </w:r>
      <w:r w:rsidR="0089121B" w:rsidRPr="00DE6131">
        <w:rPr>
          <w:rFonts w:hint="cs"/>
          <w:color w:val="000000" w:themeColor="text1"/>
          <w:rtl/>
        </w:rPr>
        <w:t>المساعي</w:t>
      </w:r>
      <w:r w:rsidR="00EE3729" w:rsidRPr="00DE6131">
        <w:rPr>
          <w:rFonts w:hint="cs"/>
          <w:color w:val="000000" w:themeColor="text1"/>
          <w:rtl/>
        </w:rPr>
        <w:t xml:space="preserve"> </w:t>
      </w:r>
      <w:r w:rsidR="0089121B" w:rsidRPr="00DE6131">
        <w:rPr>
          <w:rFonts w:hint="cs"/>
          <w:color w:val="000000" w:themeColor="text1"/>
          <w:rtl/>
        </w:rPr>
        <w:t>لسن</w:t>
      </w:r>
      <w:r w:rsidR="00EE3729" w:rsidRPr="00DE6131">
        <w:rPr>
          <w:rFonts w:hint="cs"/>
          <w:color w:val="000000" w:themeColor="text1"/>
          <w:rtl/>
        </w:rPr>
        <w:t xml:space="preserve"> </w:t>
      </w:r>
      <w:r w:rsidR="0089121B" w:rsidRPr="00DE6131">
        <w:rPr>
          <w:rFonts w:hint="cs"/>
          <w:color w:val="000000" w:themeColor="text1"/>
          <w:rtl/>
        </w:rPr>
        <w:t>ال</w:t>
      </w:r>
      <w:r w:rsidR="00EE3729" w:rsidRPr="00DE6131">
        <w:rPr>
          <w:rFonts w:hint="cs"/>
          <w:color w:val="000000" w:themeColor="text1"/>
          <w:rtl/>
        </w:rPr>
        <w:t xml:space="preserve">مبادئ </w:t>
      </w:r>
      <w:r w:rsidR="0089121B" w:rsidRPr="00DE6131">
        <w:rPr>
          <w:rFonts w:hint="cs"/>
          <w:color w:val="000000" w:themeColor="text1"/>
          <w:rtl/>
        </w:rPr>
        <w:t>المتعلق ب</w:t>
      </w:r>
      <w:r w:rsidR="00EE3729" w:rsidRPr="00DE6131">
        <w:rPr>
          <w:rFonts w:hint="cs"/>
          <w:color w:val="000000" w:themeColor="text1"/>
          <w:rtl/>
        </w:rPr>
        <w:t xml:space="preserve">الشفافية والعلانية والمساواة </w:t>
      </w:r>
      <w:r w:rsidR="0089121B" w:rsidRPr="00DE6131">
        <w:rPr>
          <w:rFonts w:hint="cs"/>
          <w:color w:val="000000" w:themeColor="text1"/>
          <w:rtl/>
        </w:rPr>
        <w:t>لينتج</w:t>
      </w:r>
      <w:r w:rsidR="00EE3729" w:rsidRPr="00DE6131">
        <w:rPr>
          <w:rFonts w:hint="cs"/>
          <w:color w:val="000000" w:themeColor="text1"/>
          <w:rtl/>
        </w:rPr>
        <w:t xml:space="preserve"> عنها في </w:t>
      </w:r>
      <w:r w:rsidR="0089121B" w:rsidRPr="00DE6131">
        <w:rPr>
          <w:rFonts w:hint="cs"/>
          <w:color w:val="000000" w:themeColor="text1"/>
          <w:rtl/>
        </w:rPr>
        <w:t>ظهور</w:t>
      </w:r>
      <w:r w:rsidR="00EE3729" w:rsidRPr="00DE6131">
        <w:rPr>
          <w:rFonts w:hint="cs"/>
          <w:color w:val="000000" w:themeColor="text1"/>
          <w:rtl/>
        </w:rPr>
        <w:t xml:space="preserve"> قانون سابان سنة </w:t>
      </w:r>
      <w:r w:rsidR="00EE3729" w:rsidRPr="00027124">
        <w:rPr>
          <w:rFonts w:hint="cs"/>
          <w:color w:val="000000" w:themeColor="text1"/>
          <w:sz w:val="26"/>
          <w:szCs w:val="26"/>
          <w:rtl/>
        </w:rPr>
        <w:t xml:space="preserve">1993 </w:t>
      </w:r>
      <w:r w:rsidR="00EE3729" w:rsidRPr="00DE6131">
        <w:rPr>
          <w:rFonts w:hint="cs"/>
          <w:color w:val="000000" w:themeColor="text1"/>
          <w:rtl/>
        </w:rPr>
        <w:t xml:space="preserve">والذي </w:t>
      </w:r>
      <w:r w:rsidR="00027124">
        <w:rPr>
          <w:rFonts w:hint="cs"/>
          <w:color w:val="000000" w:themeColor="text1"/>
          <w:rtl/>
        </w:rPr>
        <w:t>كانت أ</w:t>
      </w:r>
      <w:r w:rsidR="0089121B" w:rsidRPr="00DE6131">
        <w:rPr>
          <w:rFonts w:hint="cs"/>
          <w:color w:val="000000" w:themeColor="text1"/>
          <w:rtl/>
        </w:rPr>
        <w:t>ولويته مكافحة</w:t>
      </w:r>
      <w:r w:rsidR="00EE3729" w:rsidRPr="00DE6131">
        <w:rPr>
          <w:rFonts w:hint="cs"/>
          <w:color w:val="000000" w:themeColor="text1"/>
          <w:rtl/>
        </w:rPr>
        <w:t xml:space="preserve"> الفساد </w:t>
      </w:r>
      <w:r w:rsidR="0089121B" w:rsidRPr="00DE6131">
        <w:rPr>
          <w:rFonts w:hint="cs"/>
          <w:color w:val="000000" w:themeColor="text1"/>
          <w:rtl/>
        </w:rPr>
        <w:t>في الحياة ال</w:t>
      </w:r>
      <w:r w:rsidR="00027124">
        <w:rPr>
          <w:rFonts w:hint="cs"/>
          <w:color w:val="000000" w:themeColor="text1"/>
          <w:rtl/>
        </w:rPr>
        <w:t>إ</w:t>
      </w:r>
      <w:r w:rsidR="0089121B" w:rsidRPr="00DE6131">
        <w:rPr>
          <w:rFonts w:hint="cs"/>
          <w:color w:val="000000" w:themeColor="text1"/>
          <w:rtl/>
        </w:rPr>
        <w:t xml:space="preserve">قتصادية وبث </w:t>
      </w:r>
      <w:r w:rsidR="00EE3729" w:rsidRPr="00DE6131">
        <w:rPr>
          <w:rFonts w:hint="cs"/>
          <w:color w:val="000000" w:themeColor="text1"/>
          <w:rtl/>
        </w:rPr>
        <w:t>الشفافية</w:t>
      </w:r>
      <w:r w:rsidR="0089121B" w:rsidRPr="00DE6131">
        <w:rPr>
          <w:rFonts w:hint="cs"/>
          <w:color w:val="000000" w:themeColor="text1"/>
          <w:rtl/>
        </w:rPr>
        <w:t xml:space="preserve"> والوضوح </w:t>
      </w:r>
      <w:r w:rsidR="00EE3729" w:rsidRPr="00DE6131">
        <w:rPr>
          <w:rFonts w:hint="cs"/>
          <w:color w:val="000000" w:themeColor="text1"/>
          <w:rtl/>
        </w:rPr>
        <w:t xml:space="preserve">في </w:t>
      </w:r>
      <w:r w:rsidR="0089121B" w:rsidRPr="00DE6131">
        <w:rPr>
          <w:rFonts w:hint="cs"/>
          <w:color w:val="000000" w:themeColor="text1"/>
          <w:rtl/>
        </w:rPr>
        <w:t xml:space="preserve">المعاملات </w:t>
      </w:r>
      <w:r w:rsidR="00EE3729" w:rsidRPr="00DE6131">
        <w:rPr>
          <w:rFonts w:hint="cs"/>
          <w:color w:val="000000" w:themeColor="text1"/>
          <w:rtl/>
        </w:rPr>
        <w:t>الاقتصادية و</w:t>
      </w:r>
      <w:r w:rsidR="0089121B" w:rsidRPr="00DE6131">
        <w:rPr>
          <w:rFonts w:hint="cs"/>
          <w:color w:val="000000" w:themeColor="text1"/>
          <w:rtl/>
        </w:rPr>
        <w:t xml:space="preserve">مختلف </w:t>
      </w:r>
      <w:r w:rsidR="00EE3729" w:rsidRPr="00DE6131">
        <w:rPr>
          <w:rFonts w:hint="cs"/>
          <w:color w:val="000000" w:themeColor="text1"/>
          <w:rtl/>
        </w:rPr>
        <w:t>الإجراءات العامة فت</w:t>
      </w:r>
      <w:r w:rsidR="00027124">
        <w:rPr>
          <w:rFonts w:hint="cs"/>
          <w:color w:val="000000" w:themeColor="text1"/>
          <w:rtl/>
        </w:rPr>
        <w:t>ضمن هذا القانون لأول مرة قواعد إ</w:t>
      </w:r>
      <w:r w:rsidR="00EE3729" w:rsidRPr="00DE6131">
        <w:rPr>
          <w:rFonts w:hint="cs"/>
          <w:color w:val="000000" w:themeColor="text1"/>
          <w:rtl/>
        </w:rPr>
        <w:t xml:space="preserve">جرائية </w:t>
      </w:r>
      <w:r w:rsidR="0089121B" w:rsidRPr="00DE6131">
        <w:rPr>
          <w:rFonts w:hint="cs"/>
          <w:color w:val="000000" w:themeColor="text1"/>
          <w:rtl/>
        </w:rPr>
        <w:t>مهمة</w:t>
      </w:r>
      <w:r w:rsidR="00027124">
        <w:rPr>
          <w:rFonts w:hint="cs"/>
          <w:color w:val="000000" w:themeColor="text1"/>
          <w:rtl/>
        </w:rPr>
        <w:t xml:space="preserve"> تحكم إ</w:t>
      </w:r>
      <w:r w:rsidR="00EE3729" w:rsidRPr="00DE6131">
        <w:rPr>
          <w:rFonts w:hint="cs"/>
          <w:color w:val="000000" w:themeColor="text1"/>
          <w:rtl/>
        </w:rPr>
        <w:t>برام عقود تفويض المرفق العام</w:t>
      </w:r>
      <w:r w:rsidR="00EE3729" w:rsidRPr="00DE6131">
        <w:rPr>
          <w:rStyle w:val="Appelnotedebasdep"/>
          <w:color w:val="000000" w:themeColor="text1"/>
          <w:rtl/>
        </w:rPr>
        <w:footnoteReference w:id="460"/>
      </w:r>
      <w:r w:rsidR="0089121B" w:rsidRPr="00DE6131">
        <w:rPr>
          <w:rFonts w:hint="cs"/>
          <w:color w:val="000000" w:themeColor="text1"/>
          <w:rtl/>
        </w:rPr>
        <w:t xml:space="preserve"> وسارت على هذا النهج عدد كبير من الدول في مجال وضع تشريعات خاصة بتفويضات المرافق العامة وتزويدها </w:t>
      </w:r>
      <w:r w:rsidR="00B35B0F" w:rsidRPr="00DE6131">
        <w:rPr>
          <w:rFonts w:hint="cs"/>
          <w:color w:val="000000" w:themeColor="text1"/>
          <w:rtl/>
        </w:rPr>
        <w:t>بإجراءات</w:t>
      </w:r>
      <w:r w:rsidR="0089121B" w:rsidRPr="00DE6131">
        <w:rPr>
          <w:rFonts w:hint="cs"/>
          <w:color w:val="000000" w:themeColor="text1"/>
          <w:rtl/>
        </w:rPr>
        <w:t xml:space="preserve"> صارمة من </w:t>
      </w:r>
      <w:r w:rsidR="004D6ECC">
        <w:rPr>
          <w:rFonts w:hint="cs"/>
          <w:color w:val="000000" w:themeColor="text1"/>
          <w:rtl/>
        </w:rPr>
        <w:t xml:space="preserve">لأجل </w:t>
      </w:r>
      <w:r w:rsidR="0089121B" w:rsidRPr="00DE6131">
        <w:rPr>
          <w:rFonts w:hint="cs"/>
          <w:color w:val="000000" w:themeColor="text1"/>
          <w:rtl/>
        </w:rPr>
        <w:t>عملية الابرام وكذا التنفيذ.</w:t>
      </w:r>
      <w:r w:rsidR="00EE3729" w:rsidRPr="00DE6131">
        <w:rPr>
          <w:rFonts w:hint="cs"/>
          <w:color w:val="000000" w:themeColor="text1"/>
          <w:rtl/>
        </w:rPr>
        <w:t xml:space="preserve"> </w:t>
      </w:r>
    </w:p>
    <w:p w14:paraId="1347CF41" w14:textId="20513823" w:rsidR="00EE3729" w:rsidRDefault="00A54031" w:rsidP="004D6ECC">
      <w:pPr>
        <w:rPr>
          <w:color w:val="000000" w:themeColor="text1"/>
          <w:rtl/>
        </w:rPr>
      </w:pPr>
      <w:r w:rsidRPr="00DE6131">
        <w:rPr>
          <w:rFonts w:hint="cs"/>
          <w:color w:val="000000" w:themeColor="text1"/>
          <w:rtl/>
        </w:rPr>
        <w:t>وفي هذا المجال اعتبر</w:t>
      </w:r>
      <w:r w:rsidR="00EE3729" w:rsidRPr="00DE6131">
        <w:rPr>
          <w:rFonts w:hint="cs"/>
          <w:color w:val="000000" w:themeColor="text1"/>
          <w:rtl/>
        </w:rPr>
        <w:t xml:space="preserve"> قانون سابان </w:t>
      </w:r>
      <w:r w:rsidR="004D6ECC">
        <w:rPr>
          <w:rFonts w:hint="cs"/>
          <w:color w:val="000000" w:themeColor="text1"/>
          <w:rtl/>
        </w:rPr>
        <w:t>أ</w:t>
      </w:r>
      <w:r w:rsidR="00EE3729" w:rsidRPr="00DE6131">
        <w:rPr>
          <w:rFonts w:hint="cs"/>
          <w:color w:val="000000" w:themeColor="text1"/>
          <w:rtl/>
        </w:rPr>
        <w:t xml:space="preserve">ن </w:t>
      </w:r>
      <w:r w:rsidR="00F11D56" w:rsidRPr="00DE6131">
        <w:rPr>
          <w:rFonts w:hint="cs"/>
          <w:color w:val="000000" w:themeColor="text1"/>
          <w:rtl/>
        </w:rPr>
        <w:t>أسلوب التفاوض</w:t>
      </w:r>
      <w:r w:rsidRPr="00DE6131">
        <w:rPr>
          <w:rFonts w:hint="cs"/>
          <w:color w:val="000000" w:themeColor="text1"/>
          <w:rtl/>
        </w:rPr>
        <w:t xml:space="preserve"> </w:t>
      </w:r>
      <w:r w:rsidR="00F11D56" w:rsidRPr="00DE6131">
        <w:rPr>
          <w:rFonts w:hint="cs"/>
          <w:color w:val="000000" w:themeColor="text1"/>
          <w:rtl/>
        </w:rPr>
        <w:t>الذي تقوم</w:t>
      </w:r>
      <w:r w:rsidR="00EE3729" w:rsidRPr="00DE6131">
        <w:rPr>
          <w:rFonts w:hint="cs"/>
          <w:color w:val="000000" w:themeColor="text1"/>
          <w:rtl/>
        </w:rPr>
        <w:t xml:space="preserve"> </w:t>
      </w:r>
      <w:r w:rsidRPr="00DE6131">
        <w:rPr>
          <w:rFonts w:hint="cs"/>
          <w:color w:val="000000" w:themeColor="text1"/>
          <w:rtl/>
        </w:rPr>
        <w:t>عليه</w:t>
      </w:r>
      <w:r w:rsidR="00EE3729" w:rsidRPr="00DE6131">
        <w:rPr>
          <w:rFonts w:hint="cs"/>
          <w:color w:val="000000" w:themeColor="text1"/>
          <w:rtl/>
        </w:rPr>
        <w:t xml:space="preserve"> عقود تفويض المرفق العام التي </w:t>
      </w:r>
      <w:r w:rsidR="005148FA">
        <w:rPr>
          <w:rFonts w:hint="cs"/>
          <w:color w:val="000000" w:themeColor="text1"/>
          <w:rtl/>
        </w:rPr>
        <w:t>ي</w:t>
      </w:r>
      <w:r w:rsidRPr="00DE6131">
        <w:rPr>
          <w:rFonts w:hint="cs"/>
          <w:color w:val="000000" w:themeColor="text1"/>
          <w:rtl/>
        </w:rPr>
        <w:t xml:space="preserve">رتكز </w:t>
      </w:r>
      <w:r w:rsidR="00EE3729" w:rsidRPr="00DE6131">
        <w:rPr>
          <w:rFonts w:hint="cs"/>
          <w:color w:val="000000" w:themeColor="text1"/>
          <w:rtl/>
        </w:rPr>
        <w:t xml:space="preserve">على </w:t>
      </w:r>
      <w:r w:rsidRPr="00DE6131">
        <w:rPr>
          <w:rFonts w:hint="cs"/>
          <w:color w:val="000000" w:themeColor="text1"/>
          <w:rtl/>
        </w:rPr>
        <w:t>ال</w:t>
      </w:r>
      <w:r w:rsidR="00EE3729" w:rsidRPr="00DE6131">
        <w:rPr>
          <w:rFonts w:hint="cs"/>
          <w:color w:val="000000" w:themeColor="text1"/>
          <w:rtl/>
        </w:rPr>
        <w:t xml:space="preserve">علانية </w:t>
      </w:r>
      <w:r w:rsidR="00F11D56" w:rsidRPr="00DE6131">
        <w:rPr>
          <w:rFonts w:hint="cs"/>
          <w:color w:val="000000" w:themeColor="text1"/>
          <w:rtl/>
        </w:rPr>
        <w:t>الكاملة والوضوح</w:t>
      </w:r>
      <w:r w:rsidRPr="00DE6131">
        <w:rPr>
          <w:rFonts w:hint="cs"/>
          <w:color w:val="000000" w:themeColor="text1"/>
          <w:rtl/>
        </w:rPr>
        <w:t xml:space="preserve"> واشتراط ال</w:t>
      </w:r>
      <w:r w:rsidR="00EE3729" w:rsidRPr="00DE6131">
        <w:rPr>
          <w:rFonts w:hint="cs"/>
          <w:color w:val="000000" w:themeColor="text1"/>
          <w:rtl/>
        </w:rPr>
        <w:t xml:space="preserve">منافسة </w:t>
      </w:r>
      <w:r w:rsidRPr="00DE6131">
        <w:rPr>
          <w:rFonts w:hint="cs"/>
          <w:color w:val="000000" w:themeColor="text1"/>
          <w:rtl/>
        </w:rPr>
        <w:t>ال</w:t>
      </w:r>
      <w:r w:rsidR="00EE3729" w:rsidRPr="00DE6131">
        <w:rPr>
          <w:rFonts w:hint="cs"/>
          <w:color w:val="000000" w:themeColor="text1"/>
          <w:rtl/>
        </w:rPr>
        <w:t xml:space="preserve">مسبقة </w:t>
      </w:r>
      <w:r w:rsidRPr="00DE6131">
        <w:rPr>
          <w:rFonts w:hint="cs"/>
          <w:color w:val="000000" w:themeColor="text1"/>
          <w:rtl/>
        </w:rPr>
        <w:t xml:space="preserve">على عملية ابرام العقد </w:t>
      </w:r>
      <w:r w:rsidR="00EE3729" w:rsidRPr="00DE6131">
        <w:rPr>
          <w:rFonts w:hint="cs"/>
          <w:color w:val="000000" w:themeColor="text1"/>
          <w:rtl/>
        </w:rPr>
        <w:t xml:space="preserve">وبذلك </w:t>
      </w:r>
      <w:r w:rsidRPr="00DE6131">
        <w:rPr>
          <w:rFonts w:hint="cs"/>
          <w:color w:val="000000" w:themeColor="text1"/>
          <w:rtl/>
        </w:rPr>
        <w:t xml:space="preserve">استطاع </w:t>
      </w:r>
      <w:r w:rsidR="00F11D56" w:rsidRPr="00DE6131">
        <w:rPr>
          <w:rFonts w:hint="cs"/>
          <w:color w:val="000000" w:themeColor="text1"/>
          <w:rtl/>
        </w:rPr>
        <w:t>هذا القانون</w:t>
      </w:r>
      <w:r w:rsidR="005148FA">
        <w:rPr>
          <w:rFonts w:hint="cs"/>
          <w:color w:val="000000" w:themeColor="text1"/>
          <w:rtl/>
        </w:rPr>
        <w:t xml:space="preserve"> أ</w:t>
      </w:r>
      <w:r w:rsidRPr="00DE6131">
        <w:rPr>
          <w:rFonts w:hint="cs"/>
          <w:color w:val="000000" w:themeColor="text1"/>
          <w:rtl/>
        </w:rPr>
        <w:t>ن يصل الى</w:t>
      </w:r>
      <w:r w:rsidR="00EE3729" w:rsidRPr="00DE6131">
        <w:rPr>
          <w:rFonts w:hint="cs"/>
          <w:color w:val="000000" w:themeColor="text1"/>
          <w:rtl/>
        </w:rPr>
        <w:t xml:space="preserve"> الانسجام المطلوب بي</w:t>
      </w:r>
      <w:r w:rsidR="005148FA">
        <w:rPr>
          <w:rFonts w:hint="cs"/>
          <w:color w:val="000000" w:themeColor="text1"/>
          <w:rtl/>
        </w:rPr>
        <w:t>ن مقتضيات الشفافية في الحياة الإ</w:t>
      </w:r>
      <w:r w:rsidR="00EE3729" w:rsidRPr="00DE6131">
        <w:rPr>
          <w:rFonts w:hint="cs"/>
          <w:color w:val="000000" w:themeColor="text1"/>
          <w:rtl/>
        </w:rPr>
        <w:t xml:space="preserve">قتصادية والإجراءات العامة من جهة وبين ضرورة تمتع الإدارة بالحرية الكافية في اختيار المتعاقد معها في عقود التفويض </w:t>
      </w:r>
      <w:r w:rsidRPr="00DE6131">
        <w:rPr>
          <w:rFonts w:hint="cs"/>
          <w:color w:val="000000" w:themeColor="text1"/>
          <w:rtl/>
        </w:rPr>
        <w:t xml:space="preserve">طبق لمقتضيات </w:t>
      </w:r>
      <w:r w:rsidR="00771B57" w:rsidRPr="00DE6131">
        <w:rPr>
          <w:rFonts w:hint="cs"/>
          <w:color w:val="000000" w:themeColor="text1"/>
          <w:rtl/>
        </w:rPr>
        <w:t>الاعتبار</w:t>
      </w:r>
      <w:r w:rsidR="005148FA">
        <w:rPr>
          <w:rFonts w:hint="cs"/>
          <w:color w:val="000000" w:themeColor="text1"/>
          <w:rtl/>
        </w:rPr>
        <w:t>الشخصي</w:t>
      </w:r>
      <w:r w:rsidR="00771B57" w:rsidRPr="00DE6131">
        <w:rPr>
          <w:rFonts w:hint="cs"/>
          <w:color w:val="000000" w:themeColor="text1"/>
          <w:rtl/>
        </w:rPr>
        <w:t xml:space="preserve"> م</w:t>
      </w:r>
      <w:r w:rsidR="00771B57" w:rsidRPr="00DE6131">
        <w:rPr>
          <w:color w:val="000000" w:themeColor="text1"/>
          <w:rtl/>
        </w:rPr>
        <w:t>ن</w:t>
      </w:r>
      <w:r w:rsidR="00EE3729" w:rsidRPr="00DE6131">
        <w:rPr>
          <w:rFonts w:hint="cs"/>
          <w:color w:val="000000" w:themeColor="text1"/>
          <w:rtl/>
        </w:rPr>
        <w:t xml:space="preserve"> جهة أخرى</w:t>
      </w:r>
      <w:r w:rsidR="00EE3729" w:rsidRPr="00DE6131">
        <w:rPr>
          <w:rStyle w:val="Appelnotedebasdep"/>
          <w:color w:val="000000" w:themeColor="text1"/>
          <w:rtl/>
        </w:rPr>
        <w:footnoteReference w:id="461"/>
      </w:r>
      <w:r w:rsidR="005148FA">
        <w:rPr>
          <w:rFonts w:hint="cs"/>
          <w:color w:val="000000" w:themeColor="text1"/>
          <w:rtl/>
        </w:rPr>
        <w:t>.</w:t>
      </w:r>
    </w:p>
    <w:p w14:paraId="42373C55" w14:textId="7663386C" w:rsidR="000E0746" w:rsidRDefault="00E42A57" w:rsidP="00DC6D1B">
      <w:pPr>
        <w:rPr>
          <w:color w:val="000000" w:themeColor="text1"/>
          <w:rtl/>
        </w:rPr>
      </w:pPr>
      <w:r>
        <w:rPr>
          <w:rFonts w:hint="cs"/>
          <w:color w:val="000000" w:themeColor="text1"/>
          <w:rtl/>
        </w:rPr>
        <w:t xml:space="preserve">فبالرغم من الأهمية البالغة للمبادئ الحديثة المرتبطة </w:t>
      </w:r>
      <w:r w:rsidR="006B3D60">
        <w:rPr>
          <w:rFonts w:hint="cs"/>
          <w:color w:val="000000" w:themeColor="text1"/>
          <w:rtl/>
        </w:rPr>
        <w:t>بإبرام</w:t>
      </w:r>
      <w:r w:rsidR="008547E4">
        <w:rPr>
          <w:rFonts w:hint="cs"/>
          <w:color w:val="000000" w:themeColor="text1"/>
          <w:rtl/>
        </w:rPr>
        <w:t xml:space="preserve"> العقود بصفة عامة الا أ</w:t>
      </w:r>
      <w:r w:rsidR="00DD0416">
        <w:rPr>
          <w:rFonts w:hint="cs"/>
          <w:color w:val="000000" w:themeColor="text1"/>
          <w:rtl/>
        </w:rPr>
        <w:t xml:space="preserve">نه وفي المقابل </w:t>
      </w:r>
      <w:r w:rsidR="006B3D60">
        <w:rPr>
          <w:rFonts w:hint="cs"/>
          <w:color w:val="000000" w:themeColor="text1"/>
          <w:rtl/>
        </w:rPr>
        <w:t>لا يمك</w:t>
      </w:r>
      <w:r w:rsidR="006B3D60">
        <w:rPr>
          <w:color w:val="000000" w:themeColor="text1"/>
          <w:rtl/>
        </w:rPr>
        <w:t>ن</w:t>
      </w:r>
      <w:r w:rsidR="00DD0416">
        <w:rPr>
          <w:rFonts w:hint="cs"/>
          <w:color w:val="000000" w:themeColor="text1"/>
          <w:rtl/>
        </w:rPr>
        <w:t xml:space="preserve"> الاعتماد في بعض الحالات ع</w:t>
      </w:r>
      <w:r w:rsidR="0033040A">
        <w:rPr>
          <w:rFonts w:hint="cs"/>
          <w:color w:val="000000" w:themeColor="text1"/>
          <w:rtl/>
        </w:rPr>
        <w:t>لى معايير الشفافية والمنافسة الحرة فحسب</w:t>
      </w:r>
      <w:r w:rsidR="008547E4">
        <w:rPr>
          <w:rFonts w:hint="cs"/>
          <w:color w:val="000000" w:themeColor="text1"/>
          <w:rtl/>
        </w:rPr>
        <w:t>،</w:t>
      </w:r>
      <w:r w:rsidR="0033040A">
        <w:rPr>
          <w:rFonts w:hint="cs"/>
          <w:color w:val="000000" w:themeColor="text1"/>
          <w:rtl/>
        </w:rPr>
        <w:t xml:space="preserve"> </w:t>
      </w:r>
      <w:r w:rsidR="00860521">
        <w:rPr>
          <w:rFonts w:hint="cs"/>
          <w:color w:val="000000" w:themeColor="text1"/>
          <w:rtl/>
        </w:rPr>
        <w:t>لأنه</w:t>
      </w:r>
      <w:r w:rsidR="008547E4">
        <w:rPr>
          <w:rFonts w:hint="cs"/>
          <w:color w:val="000000" w:themeColor="text1"/>
          <w:rtl/>
        </w:rPr>
        <w:t xml:space="preserve"> لابد للسلطة المفوضة أن تتمتع بجانب من الحرية يمكن الإ</w:t>
      </w:r>
      <w:r w:rsidR="0033040A">
        <w:rPr>
          <w:rFonts w:hint="cs"/>
          <w:color w:val="000000" w:themeColor="text1"/>
          <w:rtl/>
        </w:rPr>
        <w:t xml:space="preserve">عتماد عليها </w:t>
      </w:r>
      <w:r w:rsidR="002A47F6">
        <w:rPr>
          <w:rFonts w:hint="cs"/>
          <w:color w:val="000000" w:themeColor="text1"/>
          <w:rtl/>
        </w:rPr>
        <w:t xml:space="preserve">في مرحلة اختيار المفوض اليه نظرا لعدة اعتبارات تتعلق في الأساس بطبيعة بعض المشاريع </w:t>
      </w:r>
      <w:r w:rsidR="001A56E3">
        <w:rPr>
          <w:rFonts w:hint="cs"/>
          <w:color w:val="000000" w:themeColor="text1"/>
          <w:rtl/>
        </w:rPr>
        <w:t xml:space="preserve">وامكانيات بعض المستثمرين الذين يثبتون كفاءتهم في التعاملات السابقة مع الجهة المانحة </w:t>
      </w:r>
      <w:r w:rsidR="00C24948">
        <w:rPr>
          <w:rFonts w:hint="cs"/>
          <w:color w:val="000000" w:themeColor="text1"/>
          <w:rtl/>
        </w:rPr>
        <w:t>للتفويض</w:t>
      </w:r>
      <w:r w:rsidR="008547E4">
        <w:rPr>
          <w:rFonts w:hint="cs"/>
          <w:color w:val="000000" w:themeColor="text1"/>
          <w:rtl/>
        </w:rPr>
        <w:t>،</w:t>
      </w:r>
      <w:r w:rsidR="00C24948">
        <w:rPr>
          <w:rFonts w:hint="cs"/>
          <w:color w:val="000000" w:themeColor="text1"/>
          <w:rtl/>
        </w:rPr>
        <w:t xml:space="preserve"> بالإضافة الى خصوصية عقد التفويض خاصة في العلاقة مع المنتفعين التي تتطلب قدرا من المؤهلات الخاصة.</w:t>
      </w:r>
    </w:p>
    <w:p w14:paraId="53C0E244" w14:textId="623F889F" w:rsidR="00597257" w:rsidRDefault="00523C8A" w:rsidP="005F0BE2">
      <w:pPr>
        <w:rPr>
          <w:color w:val="000000" w:themeColor="text1"/>
          <w:rtl/>
        </w:rPr>
      </w:pPr>
      <w:r>
        <w:rPr>
          <w:rFonts w:hint="cs"/>
          <w:color w:val="000000" w:themeColor="text1"/>
          <w:rtl/>
        </w:rPr>
        <w:t>فبالرغم من أن</w:t>
      </w:r>
      <w:r w:rsidR="00597257">
        <w:rPr>
          <w:rFonts w:hint="cs"/>
          <w:color w:val="000000" w:themeColor="text1"/>
          <w:rtl/>
        </w:rPr>
        <w:t xml:space="preserve"> الإ</w:t>
      </w:r>
      <w:r>
        <w:rPr>
          <w:rFonts w:hint="cs"/>
          <w:color w:val="000000" w:themeColor="text1"/>
          <w:rtl/>
        </w:rPr>
        <w:t>عتماد على الإ</w:t>
      </w:r>
      <w:r w:rsidR="00597257">
        <w:rPr>
          <w:rFonts w:hint="cs"/>
          <w:color w:val="000000" w:themeColor="text1"/>
          <w:rtl/>
        </w:rPr>
        <w:t>عتبار الشخصي في إ</w:t>
      </w:r>
      <w:r>
        <w:rPr>
          <w:rFonts w:hint="cs"/>
          <w:color w:val="000000" w:themeColor="text1"/>
          <w:rtl/>
        </w:rPr>
        <w:t>برام العقود ال</w:t>
      </w:r>
      <w:r w:rsidR="00597257">
        <w:rPr>
          <w:rFonts w:hint="cs"/>
          <w:color w:val="000000" w:themeColor="text1"/>
          <w:rtl/>
        </w:rPr>
        <w:t>إ</w:t>
      </w:r>
      <w:r>
        <w:rPr>
          <w:rFonts w:hint="cs"/>
          <w:color w:val="000000" w:themeColor="text1"/>
          <w:rtl/>
        </w:rPr>
        <w:t xml:space="preserve">دارية في العموم </w:t>
      </w:r>
      <w:r w:rsidR="00DC46B3">
        <w:rPr>
          <w:rFonts w:hint="cs"/>
          <w:color w:val="000000" w:themeColor="text1"/>
          <w:rtl/>
        </w:rPr>
        <w:t xml:space="preserve">تشوبها شبهة الفساد والمحاباة </w:t>
      </w:r>
      <w:r w:rsidR="002A7590">
        <w:rPr>
          <w:rFonts w:hint="cs"/>
          <w:color w:val="000000" w:themeColor="text1"/>
          <w:rtl/>
        </w:rPr>
        <w:t>في تفضيل متعهد على ال</w:t>
      </w:r>
      <w:r w:rsidR="004D2D46">
        <w:rPr>
          <w:rFonts w:hint="cs"/>
          <w:color w:val="000000" w:themeColor="text1"/>
          <w:rtl/>
        </w:rPr>
        <w:t>آ</w:t>
      </w:r>
      <w:r w:rsidR="002A7590">
        <w:rPr>
          <w:rFonts w:hint="cs"/>
          <w:color w:val="000000" w:themeColor="text1"/>
          <w:rtl/>
        </w:rPr>
        <w:t>خر، إلا أن ذلك ليس بالضرورة في كل الأحوال لأ</w:t>
      </w:r>
      <w:r w:rsidR="00434942">
        <w:rPr>
          <w:rFonts w:hint="cs"/>
          <w:color w:val="000000" w:themeColor="text1"/>
          <w:rtl/>
        </w:rPr>
        <w:t xml:space="preserve">نه في كثير من </w:t>
      </w:r>
      <w:r w:rsidR="005F0BE2">
        <w:rPr>
          <w:rFonts w:hint="cs"/>
          <w:color w:val="000000" w:themeColor="text1"/>
          <w:rtl/>
        </w:rPr>
        <w:t>الحالات ولإ</w:t>
      </w:r>
      <w:r w:rsidR="00FF16AE">
        <w:rPr>
          <w:rFonts w:hint="cs"/>
          <w:color w:val="000000" w:themeColor="text1"/>
          <w:rtl/>
        </w:rPr>
        <w:t>عتبارات</w:t>
      </w:r>
      <w:r w:rsidR="007656BD">
        <w:rPr>
          <w:rFonts w:hint="cs"/>
          <w:color w:val="000000" w:themeColor="text1"/>
          <w:rtl/>
        </w:rPr>
        <w:t xml:space="preserve"> المصلحة العامة</w:t>
      </w:r>
      <w:r w:rsidR="0089669E">
        <w:rPr>
          <w:rFonts w:hint="cs"/>
          <w:color w:val="000000" w:themeColor="text1"/>
          <w:rtl/>
        </w:rPr>
        <w:t xml:space="preserve"> قد</w:t>
      </w:r>
      <w:r w:rsidR="00FF16AE">
        <w:rPr>
          <w:rFonts w:hint="cs"/>
          <w:color w:val="000000" w:themeColor="text1"/>
          <w:rtl/>
        </w:rPr>
        <w:t xml:space="preserve"> </w:t>
      </w:r>
      <w:r w:rsidR="00434942">
        <w:rPr>
          <w:rFonts w:hint="cs"/>
          <w:color w:val="000000" w:themeColor="text1"/>
          <w:rtl/>
        </w:rPr>
        <w:t>يكون من الأفضل للجهات</w:t>
      </w:r>
      <w:r w:rsidR="00FF16AE">
        <w:rPr>
          <w:rFonts w:hint="cs"/>
          <w:color w:val="000000" w:themeColor="text1"/>
          <w:rtl/>
        </w:rPr>
        <w:t xml:space="preserve"> المتعاقدة </w:t>
      </w:r>
      <w:r w:rsidR="00672970">
        <w:rPr>
          <w:rFonts w:hint="cs"/>
          <w:color w:val="000000" w:themeColor="text1"/>
          <w:rtl/>
        </w:rPr>
        <w:t>الإ</w:t>
      </w:r>
      <w:r w:rsidR="00FF16AE">
        <w:rPr>
          <w:rFonts w:hint="cs"/>
          <w:color w:val="000000" w:themeColor="text1"/>
          <w:rtl/>
        </w:rPr>
        <w:t xml:space="preserve">ستناد الى شخص المتعهد في </w:t>
      </w:r>
      <w:r w:rsidR="005F0BE2">
        <w:rPr>
          <w:rFonts w:hint="cs"/>
          <w:color w:val="000000" w:themeColor="text1"/>
          <w:rtl/>
        </w:rPr>
        <w:t>عملية الإ</w:t>
      </w:r>
      <w:r w:rsidR="00FF16AE">
        <w:rPr>
          <w:rFonts w:hint="cs"/>
          <w:color w:val="000000" w:themeColor="text1"/>
          <w:rtl/>
        </w:rPr>
        <w:t xml:space="preserve">نتقاء </w:t>
      </w:r>
      <w:r w:rsidR="005F0BE2">
        <w:rPr>
          <w:rFonts w:hint="cs"/>
          <w:color w:val="000000" w:themeColor="text1"/>
          <w:rtl/>
        </w:rPr>
        <w:t>بالنظر الى خصوصية بعض المرافق العامة.</w:t>
      </w:r>
      <w:r>
        <w:rPr>
          <w:rFonts w:hint="cs"/>
          <w:color w:val="000000" w:themeColor="text1"/>
          <w:rtl/>
        </w:rPr>
        <w:t xml:space="preserve"> </w:t>
      </w:r>
    </w:p>
    <w:p w14:paraId="734EDD19" w14:textId="7A21CD60" w:rsidR="003A4EF6" w:rsidRPr="00DE6131" w:rsidRDefault="0088391B" w:rsidP="00DC6D1B">
      <w:pPr>
        <w:ind w:firstLine="0"/>
        <w:outlineLvl w:val="3"/>
        <w:rPr>
          <w:b/>
          <w:bCs/>
          <w:color w:val="000000" w:themeColor="text1"/>
          <w:sz w:val="32"/>
          <w:szCs w:val="32"/>
          <w:rtl/>
        </w:rPr>
      </w:pPr>
      <w:bookmarkStart w:id="305" w:name="_Toc165664676"/>
      <w:bookmarkStart w:id="306" w:name="_Toc165665176"/>
      <w:bookmarkStart w:id="307" w:name="_Toc168134117"/>
      <w:r w:rsidRPr="00DE6131">
        <w:rPr>
          <w:rFonts w:hint="cs"/>
          <w:b/>
          <w:bCs/>
          <w:color w:val="000000" w:themeColor="text1"/>
          <w:sz w:val="32"/>
          <w:szCs w:val="32"/>
          <w:rtl/>
        </w:rPr>
        <w:lastRenderedPageBreak/>
        <w:t xml:space="preserve">المطلب الثاني: </w:t>
      </w:r>
      <w:r w:rsidR="00A54031" w:rsidRPr="00DE6131">
        <w:rPr>
          <w:rFonts w:hint="cs"/>
          <w:b/>
          <w:bCs/>
          <w:color w:val="000000" w:themeColor="text1"/>
          <w:sz w:val="32"/>
          <w:szCs w:val="32"/>
          <w:rtl/>
        </w:rPr>
        <w:t xml:space="preserve">عدم </w:t>
      </w:r>
      <w:r w:rsidR="00334C98" w:rsidRPr="00DE6131">
        <w:rPr>
          <w:rFonts w:hint="cs"/>
          <w:b/>
          <w:bCs/>
          <w:color w:val="000000" w:themeColor="text1"/>
          <w:sz w:val="32"/>
          <w:szCs w:val="32"/>
          <w:rtl/>
        </w:rPr>
        <w:t xml:space="preserve">مساس </w:t>
      </w:r>
      <w:r w:rsidR="00A54031" w:rsidRPr="00DE6131">
        <w:rPr>
          <w:rFonts w:hint="cs"/>
          <w:b/>
          <w:bCs/>
          <w:color w:val="000000" w:themeColor="text1"/>
          <w:sz w:val="32"/>
          <w:szCs w:val="32"/>
          <w:rtl/>
        </w:rPr>
        <w:t xml:space="preserve">الرقابة </w:t>
      </w:r>
      <w:r w:rsidR="00334C98" w:rsidRPr="00DE6131">
        <w:rPr>
          <w:rFonts w:hint="cs"/>
          <w:b/>
          <w:bCs/>
          <w:color w:val="000000" w:themeColor="text1"/>
          <w:sz w:val="32"/>
          <w:szCs w:val="32"/>
          <w:rtl/>
        </w:rPr>
        <w:t>بطبيعة العقد</w:t>
      </w:r>
      <w:bookmarkEnd w:id="305"/>
      <w:bookmarkEnd w:id="306"/>
      <w:bookmarkEnd w:id="307"/>
    </w:p>
    <w:p w14:paraId="42FC77BD" w14:textId="478075D2" w:rsidR="00A54031" w:rsidRPr="00DE6131" w:rsidRDefault="008547E4" w:rsidP="00066EC8">
      <w:pPr>
        <w:ind w:firstLine="0"/>
        <w:rPr>
          <w:color w:val="000000" w:themeColor="text1"/>
          <w:rtl/>
        </w:rPr>
      </w:pPr>
      <w:r>
        <w:rPr>
          <w:rFonts w:hint="cs"/>
          <w:color w:val="000000" w:themeColor="text1"/>
          <w:rtl/>
        </w:rPr>
        <w:t xml:space="preserve">    </w:t>
      </w:r>
      <w:r w:rsidR="003F7DD3">
        <w:rPr>
          <w:rFonts w:hint="cs"/>
          <w:color w:val="000000" w:themeColor="text1"/>
          <w:rtl/>
        </w:rPr>
        <w:t>إ</w:t>
      </w:r>
      <w:r w:rsidR="00A54031" w:rsidRPr="00DE6131">
        <w:rPr>
          <w:rFonts w:hint="cs"/>
          <w:color w:val="000000" w:themeColor="text1"/>
          <w:rtl/>
        </w:rPr>
        <w:t xml:space="preserve">ن </w:t>
      </w:r>
      <w:r w:rsidR="003F7DD3">
        <w:rPr>
          <w:rFonts w:hint="cs"/>
          <w:color w:val="000000" w:themeColor="text1"/>
          <w:rtl/>
        </w:rPr>
        <w:t>عملية الرقابة على عقد التفويض بق</w:t>
      </w:r>
      <w:r w:rsidR="00A54031" w:rsidRPr="00DE6131">
        <w:rPr>
          <w:rFonts w:hint="cs"/>
          <w:color w:val="000000" w:themeColor="text1"/>
          <w:rtl/>
        </w:rPr>
        <w:t xml:space="preserve">در ماهي ضرورة تفرضها </w:t>
      </w:r>
      <w:r w:rsidR="006B3D60" w:rsidRPr="00DE6131">
        <w:rPr>
          <w:rFonts w:hint="cs"/>
          <w:color w:val="000000" w:themeColor="text1"/>
          <w:rtl/>
        </w:rPr>
        <w:t>مقتضيات</w:t>
      </w:r>
      <w:r w:rsidR="00A54031" w:rsidRPr="00DE6131">
        <w:rPr>
          <w:rFonts w:hint="cs"/>
          <w:color w:val="000000" w:themeColor="text1"/>
          <w:rtl/>
        </w:rPr>
        <w:t xml:space="preserve"> الصا</w:t>
      </w:r>
      <w:r w:rsidR="003F7DD3">
        <w:rPr>
          <w:rFonts w:hint="cs"/>
          <w:color w:val="000000" w:themeColor="text1"/>
          <w:rtl/>
        </w:rPr>
        <w:t>ل</w:t>
      </w:r>
      <w:r w:rsidR="00A54031" w:rsidRPr="00DE6131">
        <w:rPr>
          <w:rFonts w:hint="cs"/>
          <w:color w:val="000000" w:themeColor="text1"/>
          <w:rtl/>
        </w:rPr>
        <w:t>ح العام وتفرضها مسؤولية الشخص الاعتبار</w:t>
      </w:r>
      <w:r w:rsidR="003F7DD3">
        <w:rPr>
          <w:rFonts w:hint="cs"/>
          <w:color w:val="000000" w:themeColor="text1"/>
          <w:rtl/>
        </w:rPr>
        <w:t>ي العام على المرفق العام المفوض</w:t>
      </w:r>
      <w:r w:rsidR="00E23C05" w:rsidRPr="00DE6131">
        <w:rPr>
          <w:rFonts w:hint="cs"/>
          <w:color w:val="000000" w:themeColor="text1"/>
          <w:rtl/>
        </w:rPr>
        <w:t xml:space="preserve">، بقدر ما لابد لها تتقيد بطبيعة عقد التفويض ومراعاة الأهداف المسطرة من وراء اللجوء الى تبني هذا الخيار من </w:t>
      </w:r>
      <w:r w:rsidR="003F7DD3">
        <w:rPr>
          <w:rFonts w:hint="cs"/>
          <w:color w:val="000000" w:themeColor="text1"/>
          <w:rtl/>
        </w:rPr>
        <w:t>أ</w:t>
      </w:r>
      <w:r w:rsidR="00E23C05" w:rsidRPr="00DE6131">
        <w:rPr>
          <w:rFonts w:hint="cs"/>
          <w:color w:val="000000" w:themeColor="text1"/>
          <w:rtl/>
        </w:rPr>
        <w:t>جل إدارة واستثمار المرفق العام فانتهاج أسلوب التفويض لم يكن خيارا بمعنى</w:t>
      </w:r>
      <w:r w:rsidR="003F7DD3">
        <w:rPr>
          <w:rFonts w:hint="cs"/>
          <w:color w:val="000000" w:themeColor="text1"/>
          <w:rtl/>
        </w:rPr>
        <w:t xml:space="preserve"> الكلمة للسلطة العامة المانحة وإ</w:t>
      </w:r>
      <w:r w:rsidR="00E23C05" w:rsidRPr="00DE6131">
        <w:rPr>
          <w:rFonts w:hint="cs"/>
          <w:color w:val="000000" w:themeColor="text1"/>
          <w:rtl/>
        </w:rPr>
        <w:t>نما كان تحت دوافع وض</w:t>
      </w:r>
      <w:r w:rsidR="003F7DD3">
        <w:rPr>
          <w:rFonts w:hint="cs"/>
          <w:color w:val="000000" w:themeColor="text1"/>
          <w:rtl/>
        </w:rPr>
        <w:t>غوطات فرضتها عوامل متداخلة لعل أ</w:t>
      </w:r>
      <w:r w:rsidR="00E23C05" w:rsidRPr="00DE6131">
        <w:rPr>
          <w:rFonts w:hint="cs"/>
          <w:color w:val="000000" w:themeColor="text1"/>
          <w:rtl/>
        </w:rPr>
        <w:t>برزها عجز التسيير المباشر عن تحقيق الفعالية والمردودية اللازمة المنتظرة من المرافق العامة في ظل تنامي ظاهرة المنافسة التي فرضها ال</w:t>
      </w:r>
      <w:r w:rsidR="003F7DD3">
        <w:rPr>
          <w:rFonts w:hint="cs"/>
          <w:color w:val="000000" w:themeColor="text1"/>
          <w:rtl/>
        </w:rPr>
        <w:t>قطاع الخاص في الحياة الاقتصادية</w:t>
      </w:r>
      <w:r w:rsidR="00E23C05" w:rsidRPr="00DE6131">
        <w:rPr>
          <w:rFonts w:hint="cs"/>
          <w:color w:val="000000" w:themeColor="text1"/>
          <w:rtl/>
        </w:rPr>
        <w:t xml:space="preserve">، فلجوء السلطة المانحة </w:t>
      </w:r>
      <w:r w:rsidR="00771B57" w:rsidRPr="00DE6131">
        <w:rPr>
          <w:rFonts w:hint="cs"/>
          <w:color w:val="000000" w:themeColor="text1"/>
          <w:rtl/>
        </w:rPr>
        <w:t>لأسلوب</w:t>
      </w:r>
      <w:r w:rsidR="00E23C05" w:rsidRPr="00DE6131">
        <w:rPr>
          <w:rFonts w:hint="cs"/>
          <w:color w:val="000000" w:themeColor="text1"/>
          <w:rtl/>
        </w:rPr>
        <w:t xml:space="preserve"> التفويض كانت له مبررات موضوعية </w:t>
      </w:r>
      <w:r w:rsidR="006B3D60" w:rsidRPr="00DE6131">
        <w:rPr>
          <w:rFonts w:hint="cs"/>
          <w:color w:val="000000" w:themeColor="text1"/>
          <w:rtl/>
        </w:rPr>
        <w:t>مختلفة</w:t>
      </w:r>
      <w:r w:rsidR="003F7DD3">
        <w:rPr>
          <w:rFonts w:hint="cs"/>
          <w:color w:val="000000" w:themeColor="text1"/>
          <w:rtl/>
        </w:rPr>
        <w:t xml:space="preserve"> لكن نجاح هذه الآ</w:t>
      </w:r>
      <w:r w:rsidR="00E23C05" w:rsidRPr="00DE6131">
        <w:rPr>
          <w:rFonts w:hint="cs"/>
          <w:color w:val="000000" w:themeColor="text1"/>
          <w:rtl/>
        </w:rPr>
        <w:t>لية يبقى دائما</w:t>
      </w:r>
      <w:r w:rsidR="00066EC8">
        <w:rPr>
          <w:rFonts w:hint="cs"/>
          <w:color w:val="000000" w:themeColor="text1"/>
          <w:rtl/>
        </w:rPr>
        <w:t xml:space="preserve"> مرهون</w:t>
      </w:r>
      <w:r w:rsidR="00E23C05" w:rsidRPr="00DE6131">
        <w:rPr>
          <w:rFonts w:hint="cs"/>
          <w:color w:val="000000" w:themeColor="text1"/>
          <w:rtl/>
        </w:rPr>
        <w:t xml:space="preserve"> بقيام السلطة المانحة للتفويض بمسؤولياتها في </w:t>
      </w:r>
      <w:r w:rsidR="00771B57" w:rsidRPr="00DE6131">
        <w:rPr>
          <w:rFonts w:hint="cs"/>
          <w:color w:val="000000" w:themeColor="text1"/>
          <w:rtl/>
        </w:rPr>
        <w:t>رقابة</w:t>
      </w:r>
      <w:r w:rsidR="00E23C05" w:rsidRPr="00DE6131">
        <w:rPr>
          <w:rFonts w:hint="cs"/>
          <w:color w:val="000000" w:themeColor="text1"/>
          <w:rtl/>
        </w:rPr>
        <w:t xml:space="preserve"> العقد في ال</w:t>
      </w:r>
      <w:r w:rsidR="00066EC8">
        <w:rPr>
          <w:rFonts w:hint="cs"/>
          <w:color w:val="000000" w:themeColor="text1"/>
          <w:rtl/>
        </w:rPr>
        <w:t>إ</w:t>
      </w:r>
      <w:r w:rsidR="00E23C05" w:rsidRPr="00DE6131">
        <w:rPr>
          <w:rFonts w:hint="cs"/>
          <w:color w:val="000000" w:themeColor="text1"/>
          <w:rtl/>
        </w:rPr>
        <w:t>طار المحدد والمعقول الذي يمكن المستثمر في المرفق العام من التمتع بهامش من الحرية يمكنه من تحقيق أهدافه ال</w:t>
      </w:r>
      <w:r w:rsidR="00066EC8">
        <w:rPr>
          <w:rFonts w:hint="cs"/>
          <w:color w:val="000000" w:themeColor="text1"/>
          <w:rtl/>
        </w:rPr>
        <w:t>إ</w:t>
      </w:r>
      <w:r w:rsidR="00E23C05" w:rsidRPr="00DE6131">
        <w:rPr>
          <w:rFonts w:hint="cs"/>
          <w:color w:val="000000" w:themeColor="text1"/>
          <w:rtl/>
        </w:rPr>
        <w:t>ستثمارية.</w:t>
      </w:r>
      <w:r w:rsidR="00A54031" w:rsidRPr="00DE6131">
        <w:rPr>
          <w:rFonts w:hint="cs"/>
          <w:color w:val="000000" w:themeColor="text1"/>
          <w:rtl/>
        </w:rPr>
        <w:t xml:space="preserve"> </w:t>
      </w:r>
    </w:p>
    <w:p w14:paraId="60C1693E" w14:textId="1A88E637" w:rsidR="00A54031" w:rsidRPr="00DE6131" w:rsidRDefault="003A4EF6" w:rsidP="006E5EE4">
      <w:pPr>
        <w:rPr>
          <w:color w:val="000000" w:themeColor="text1"/>
          <w:rtl/>
        </w:rPr>
      </w:pPr>
      <w:r w:rsidRPr="00DE6131">
        <w:rPr>
          <w:rFonts w:hint="cs"/>
          <w:color w:val="000000" w:themeColor="text1"/>
          <w:rtl/>
        </w:rPr>
        <w:t xml:space="preserve"> </w:t>
      </w:r>
      <w:r w:rsidR="00066EC8">
        <w:rPr>
          <w:rFonts w:hint="cs"/>
          <w:color w:val="000000" w:themeColor="text1"/>
          <w:rtl/>
        </w:rPr>
        <w:t>فالرقابة على عقد التفويض لابد أن تنحصر في الأ</w:t>
      </w:r>
      <w:r w:rsidR="009C63E3" w:rsidRPr="00DE6131">
        <w:rPr>
          <w:rFonts w:hint="cs"/>
          <w:color w:val="000000" w:themeColor="text1"/>
          <w:rtl/>
        </w:rPr>
        <w:t xml:space="preserve">عمال المتصلة بسير وانتظام المرفق العام </w:t>
      </w:r>
      <w:r w:rsidRPr="00DE6131">
        <w:rPr>
          <w:rFonts w:hint="cs"/>
          <w:color w:val="000000" w:themeColor="text1"/>
          <w:rtl/>
        </w:rPr>
        <w:t xml:space="preserve"> </w:t>
      </w:r>
      <w:r w:rsidR="00066EC8">
        <w:rPr>
          <w:rFonts w:hint="cs"/>
          <w:color w:val="000000" w:themeColor="text1"/>
          <w:rtl/>
        </w:rPr>
        <w:t>لتلافي المحاذير التي يمكن أ</w:t>
      </w:r>
      <w:r w:rsidR="009C63E3" w:rsidRPr="00DE6131">
        <w:rPr>
          <w:rFonts w:hint="cs"/>
          <w:color w:val="000000" w:themeColor="text1"/>
          <w:rtl/>
        </w:rPr>
        <w:t>ن</w:t>
      </w:r>
      <w:r w:rsidR="00066EC8">
        <w:rPr>
          <w:rFonts w:hint="cs"/>
          <w:color w:val="000000" w:themeColor="text1"/>
          <w:rtl/>
        </w:rPr>
        <w:t xml:space="preserve"> تؤدي الى تغول السلطة المانحة وإ</w:t>
      </w:r>
      <w:r w:rsidR="009C63E3" w:rsidRPr="00DE6131">
        <w:rPr>
          <w:rFonts w:hint="cs"/>
          <w:color w:val="000000" w:themeColor="text1"/>
          <w:rtl/>
        </w:rPr>
        <w:t>سرافها في الاستعانة بما يكفله لها الق</w:t>
      </w:r>
      <w:r w:rsidR="00A607DA" w:rsidRPr="00DE6131">
        <w:rPr>
          <w:rFonts w:hint="cs"/>
          <w:color w:val="000000" w:themeColor="text1"/>
          <w:rtl/>
        </w:rPr>
        <w:t>ا</w:t>
      </w:r>
      <w:r w:rsidR="009C63E3" w:rsidRPr="00DE6131">
        <w:rPr>
          <w:rFonts w:hint="cs"/>
          <w:color w:val="000000" w:themeColor="text1"/>
          <w:rtl/>
        </w:rPr>
        <w:t>نون من سلطات واسعة وامتيازات تتعلق في الأساس بال</w:t>
      </w:r>
      <w:r w:rsidR="00066EC8">
        <w:rPr>
          <w:rFonts w:hint="cs"/>
          <w:color w:val="000000" w:themeColor="text1"/>
          <w:rtl/>
        </w:rPr>
        <w:t>إمتيازات المخولة لها في إ</w:t>
      </w:r>
      <w:r w:rsidR="009C63E3" w:rsidRPr="00DE6131">
        <w:rPr>
          <w:rFonts w:hint="cs"/>
          <w:color w:val="000000" w:themeColor="text1"/>
          <w:rtl/>
        </w:rPr>
        <w:t xml:space="preserve">طار السلطة العامة </w:t>
      </w:r>
      <w:r w:rsidR="00066EC8">
        <w:rPr>
          <w:rFonts w:hint="cs"/>
          <w:color w:val="000000" w:themeColor="text1"/>
          <w:rtl/>
        </w:rPr>
        <w:t>، فالرقابة يجب أ</w:t>
      </w:r>
      <w:r w:rsidR="00A607DA" w:rsidRPr="00DE6131">
        <w:rPr>
          <w:rFonts w:hint="cs"/>
          <w:color w:val="000000" w:themeColor="text1"/>
          <w:rtl/>
        </w:rPr>
        <w:t>ن تنحصر في الحد الذي  يض</w:t>
      </w:r>
      <w:r w:rsidR="00066EC8">
        <w:rPr>
          <w:rFonts w:hint="cs"/>
          <w:color w:val="000000" w:themeColor="text1"/>
          <w:rtl/>
        </w:rPr>
        <w:t>من انتظام سير المرفق العام دون أ</w:t>
      </w:r>
      <w:r w:rsidR="00A607DA" w:rsidRPr="00DE6131">
        <w:rPr>
          <w:rFonts w:hint="cs"/>
          <w:color w:val="000000" w:themeColor="text1"/>
          <w:rtl/>
        </w:rPr>
        <w:t xml:space="preserve">ن تتعدى السلطة ذلك الى </w:t>
      </w:r>
      <w:r w:rsidRPr="00DE6131">
        <w:rPr>
          <w:rFonts w:hint="cs"/>
          <w:color w:val="000000" w:themeColor="text1"/>
          <w:rtl/>
        </w:rPr>
        <w:t>نشاطات أخرى</w:t>
      </w:r>
      <w:r w:rsidR="00066EC8">
        <w:rPr>
          <w:rFonts w:hint="cs"/>
          <w:color w:val="000000" w:themeColor="text1"/>
          <w:rtl/>
        </w:rPr>
        <w:t>،</w:t>
      </w:r>
      <w:r w:rsidRPr="00DE6131">
        <w:rPr>
          <w:rFonts w:hint="cs"/>
          <w:color w:val="000000" w:themeColor="text1"/>
          <w:rtl/>
        </w:rPr>
        <w:t xml:space="preserve"> </w:t>
      </w:r>
      <w:r w:rsidR="00066EC8">
        <w:rPr>
          <w:rFonts w:hint="cs"/>
          <w:color w:val="000000" w:themeColor="text1"/>
          <w:rtl/>
        </w:rPr>
        <w:t>وبالتالي فإ</w:t>
      </w:r>
      <w:r w:rsidR="00A607DA" w:rsidRPr="00DE6131">
        <w:rPr>
          <w:rFonts w:hint="cs"/>
          <w:color w:val="000000" w:themeColor="text1"/>
          <w:rtl/>
        </w:rPr>
        <w:t>ذا ما</w:t>
      </w:r>
      <w:r w:rsidRPr="00DE6131">
        <w:rPr>
          <w:rFonts w:hint="cs"/>
          <w:color w:val="000000" w:themeColor="text1"/>
          <w:rtl/>
        </w:rPr>
        <w:t xml:space="preserve"> أقدمت </w:t>
      </w:r>
      <w:r w:rsidR="00A607DA" w:rsidRPr="00DE6131">
        <w:rPr>
          <w:rFonts w:hint="cs"/>
          <w:color w:val="000000" w:themeColor="text1"/>
          <w:rtl/>
        </w:rPr>
        <w:t xml:space="preserve">السلطة العامة </w:t>
      </w:r>
      <w:r w:rsidRPr="00DE6131">
        <w:rPr>
          <w:rFonts w:hint="cs"/>
          <w:color w:val="000000" w:themeColor="text1"/>
          <w:rtl/>
        </w:rPr>
        <w:t xml:space="preserve">على </w:t>
      </w:r>
      <w:r w:rsidR="00A607DA" w:rsidRPr="00DE6131">
        <w:rPr>
          <w:rFonts w:hint="cs"/>
          <w:color w:val="000000" w:themeColor="text1"/>
          <w:rtl/>
        </w:rPr>
        <w:t xml:space="preserve">تعدي هذه </w:t>
      </w:r>
      <w:r w:rsidR="00066EC8">
        <w:rPr>
          <w:rFonts w:hint="cs"/>
          <w:color w:val="000000" w:themeColor="text1"/>
          <w:rtl/>
        </w:rPr>
        <w:t xml:space="preserve"> الحدود كان تشترط أ</w:t>
      </w:r>
      <w:r w:rsidRPr="00DE6131">
        <w:rPr>
          <w:rFonts w:hint="cs"/>
          <w:color w:val="000000" w:themeColor="text1"/>
          <w:rtl/>
        </w:rPr>
        <w:t xml:space="preserve">ن تخضع كل </w:t>
      </w:r>
      <w:r w:rsidR="00A607DA" w:rsidRPr="00DE6131">
        <w:rPr>
          <w:rFonts w:hint="cs"/>
          <w:color w:val="000000" w:themeColor="text1"/>
          <w:rtl/>
        </w:rPr>
        <w:t xml:space="preserve">النشاطات التي يقدم عليها </w:t>
      </w:r>
      <w:r w:rsidRPr="00DE6131">
        <w:rPr>
          <w:rFonts w:hint="cs"/>
          <w:color w:val="000000" w:themeColor="text1"/>
          <w:rtl/>
        </w:rPr>
        <w:t xml:space="preserve"> المستثمر إلى </w:t>
      </w:r>
      <w:r w:rsidR="00A607DA" w:rsidRPr="00DE6131">
        <w:rPr>
          <w:rFonts w:hint="cs"/>
          <w:color w:val="000000" w:themeColor="text1"/>
          <w:rtl/>
        </w:rPr>
        <w:t xml:space="preserve">الموافقة والمصادقة </w:t>
      </w:r>
      <w:r w:rsidRPr="00DE6131">
        <w:rPr>
          <w:rFonts w:hint="cs"/>
          <w:color w:val="000000" w:themeColor="text1"/>
          <w:rtl/>
        </w:rPr>
        <w:t xml:space="preserve">تكون قد </w:t>
      </w:r>
      <w:r w:rsidR="006E5EE4">
        <w:rPr>
          <w:rFonts w:hint="cs"/>
          <w:color w:val="000000" w:themeColor="text1"/>
          <w:rtl/>
        </w:rPr>
        <w:t>أ</w:t>
      </w:r>
      <w:r w:rsidR="00A607DA" w:rsidRPr="00DE6131">
        <w:rPr>
          <w:rFonts w:hint="cs"/>
          <w:color w:val="000000" w:themeColor="text1"/>
          <w:rtl/>
        </w:rPr>
        <w:t>فرغت</w:t>
      </w:r>
      <w:r w:rsidRPr="00DE6131">
        <w:rPr>
          <w:rFonts w:hint="cs"/>
          <w:color w:val="000000" w:themeColor="text1"/>
          <w:rtl/>
        </w:rPr>
        <w:t xml:space="preserve"> تقنية التفويض من طبيعتها</w:t>
      </w:r>
      <w:r w:rsidR="006E5EE4">
        <w:rPr>
          <w:rFonts w:hint="cs"/>
          <w:color w:val="000000" w:themeColor="text1"/>
          <w:rtl/>
        </w:rPr>
        <w:t>،</w:t>
      </w:r>
      <w:r w:rsidRPr="00DE6131">
        <w:rPr>
          <w:rFonts w:hint="cs"/>
          <w:color w:val="000000" w:themeColor="text1"/>
          <w:rtl/>
        </w:rPr>
        <w:t xml:space="preserve"> وعرض</w:t>
      </w:r>
      <w:r w:rsidRPr="00DE6131">
        <w:rPr>
          <w:color w:val="000000" w:themeColor="text1"/>
          <w:rtl/>
        </w:rPr>
        <w:t>ت</w:t>
      </w:r>
      <w:r w:rsidRPr="00DE6131">
        <w:rPr>
          <w:rFonts w:hint="cs"/>
          <w:color w:val="000000" w:themeColor="text1"/>
          <w:rtl/>
        </w:rPr>
        <w:t xml:space="preserve"> تصرفها للإبطال ومن ثم للمساءلة</w:t>
      </w:r>
      <w:r w:rsidRPr="00DE6131">
        <w:rPr>
          <w:rStyle w:val="Appelnotedebasdep"/>
          <w:color w:val="000000" w:themeColor="text1"/>
          <w:rtl/>
        </w:rPr>
        <w:footnoteReference w:id="462"/>
      </w:r>
      <w:r w:rsidR="006E5EE4">
        <w:rPr>
          <w:rFonts w:hint="cs"/>
          <w:color w:val="000000" w:themeColor="text1"/>
          <w:rtl/>
        </w:rPr>
        <w:t>، ذلك أ</w:t>
      </w:r>
      <w:r w:rsidR="0048287B" w:rsidRPr="00DE6131">
        <w:rPr>
          <w:rFonts w:hint="cs"/>
          <w:color w:val="000000" w:themeColor="text1"/>
          <w:rtl/>
        </w:rPr>
        <w:t xml:space="preserve">ن عملية التفويض </w:t>
      </w:r>
      <w:r w:rsidR="006E5EE4">
        <w:rPr>
          <w:rFonts w:hint="cs"/>
          <w:color w:val="000000" w:themeColor="text1"/>
          <w:rtl/>
        </w:rPr>
        <w:t>آ</w:t>
      </w:r>
      <w:r w:rsidR="0048287B" w:rsidRPr="00DE6131">
        <w:rPr>
          <w:rFonts w:hint="cs"/>
          <w:color w:val="000000" w:themeColor="text1"/>
          <w:rtl/>
        </w:rPr>
        <w:t>لية قائمة بذاتها لها أسس ومقومات ومزايا شكلت دافعا للمستثمر من أجل ال</w:t>
      </w:r>
      <w:r w:rsidR="006E5EE4">
        <w:rPr>
          <w:rFonts w:hint="cs"/>
          <w:color w:val="000000" w:themeColor="text1"/>
          <w:rtl/>
        </w:rPr>
        <w:t>إ</w:t>
      </w:r>
      <w:r w:rsidR="0048287B" w:rsidRPr="00DE6131">
        <w:rPr>
          <w:rFonts w:hint="cs"/>
          <w:color w:val="000000" w:themeColor="text1"/>
          <w:rtl/>
        </w:rPr>
        <w:t>قدام على ال</w:t>
      </w:r>
      <w:r w:rsidR="006E5EE4">
        <w:rPr>
          <w:rFonts w:hint="cs"/>
          <w:color w:val="000000" w:themeColor="text1"/>
          <w:rtl/>
        </w:rPr>
        <w:t>تعاقد مع الجهة العامة المانحة فإ</w:t>
      </w:r>
      <w:r w:rsidR="0048287B" w:rsidRPr="00DE6131">
        <w:rPr>
          <w:rFonts w:hint="cs"/>
          <w:color w:val="000000" w:themeColor="text1"/>
          <w:rtl/>
        </w:rPr>
        <w:t xml:space="preserve">ن تم المساس بهذه المزايا التي تعطي الطابع الخاص والمميز </w:t>
      </w:r>
      <w:r w:rsidR="00771B57" w:rsidRPr="00DE6131">
        <w:rPr>
          <w:rFonts w:hint="cs"/>
          <w:color w:val="000000" w:themeColor="text1"/>
          <w:rtl/>
        </w:rPr>
        <w:t>لأسلوب</w:t>
      </w:r>
      <w:r w:rsidR="0048287B" w:rsidRPr="00DE6131">
        <w:rPr>
          <w:rFonts w:hint="cs"/>
          <w:color w:val="000000" w:themeColor="text1"/>
          <w:rtl/>
        </w:rPr>
        <w:t xml:space="preserve"> ا</w:t>
      </w:r>
      <w:r w:rsidR="00A61C8A">
        <w:rPr>
          <w:rFonts w:hint="cs"/>
          <w:color w:val="000000" w:themeColor="text1"/>
          <w:rtl/>
        </w:rPr>
        <w:t>لتفويض تتضاءل الفروق بين هذه الآ</w:t>
      </w:r>
      <w:r w:rsidR="0048287B" w:rsidRPr="00DE6131">
        <w:rPr>
          <w:rFonts w:hint="cs"/>
          <w:color w:val="000000" w:themeColor="text1"/>
          <w:rtl/>
        </w:rPr>
        <w:t xml:space="preserve">لية والتسيير المباشر للمرافق العامة مما يترتب عنه عدم </w:t>
      </w:r>
      <w:r w:rsidR="00771B57" w:rsidRPr="00DE6131">
        <w:rPr>
          <w:rFonts w:hint="cs"/>
          <w:color w:val="000000" w:themeColor="text1"/>
          <w:rtl/>
        </w:rPr>
        <w:t>جدوى</w:t>
      </w:r>
      <w:r w:rsidR="0048287B" w:rsidRPr="00DE6131">
        <w:rPr>
          <w:rFonts w:hint="cs"/>
          <w:color w:val="000000" w:themeColor="text1"/>
          <w:rtl/>
        </w:rPr>
        <w:t xml:space="preserve"> هذا الأسلوب في التسيير باعتباره يصبح نس</w:t>
      </w:r>
      <w:r w:rsidR="00A61C8A">
        <w:rPr>
          <w:rFonts w:hint="cs"/>
          <w:color w:val="000000" w:themeColor="text1"/>
          <w:rtl/>
        </w:rPr>
        <w:t>خة أخرى للتسيير</w:t>
      </w:r>
      <w:r w:rsidR="0048287B" w:rsidRPr="00DE6131">
        <w:rPr>
          <w:rFonts w:hint="cs"/>
          <w:color w:val="000000" w:themeColor="text1"/>
          <w:rtl/>
        </w:rPr>
        <w:t>المباشر.</w:t>
      </w:r>
    </w:p>
    <w:p w14:paraId="6057928C" w14:textId="08038922" w:rsidR="0042798E" w:rsidRPr="00DE6131" w:rsidRDefault="0048287B" w:rsidP="00A73304">
      <w:pPr>
        <w:rPr>
          <w:color w:val="000000" w:themeColor="text1"/>
          <w:rtl/>
        </w:rPr>
      </w:pPr>
      <w:r w:rsidRPr="00DE6131">
        <w:rPr>
          <w:rFonts w:hint="cs"/>
          <w:color w:val="000000" w:themeColor="text1"/>
          <w:rtl/>
        </w:rPr>
        <w:t xml:space="preserve">وفي هذا السياق </w:t>
      </w:r>
      <w:r w:rsidR="00771B57" w:rsidRPr="00DE6131">
        <w:rPr>
          <w:rFonts w:hint="cs"/>
          <w:color w:val="000000" w:themeColor="text1"/>
          <w:rtl/>
        </w:rPr>
        <w:t>لا يمك</w:t>
      </w:r>
      <w:r w:rsidR="00771B57" w:rsidRPr="00DE6131">
        <w:rPr>
          <w:color w:val="000000" w:themeColor="text1"/>
          <w:rtl/>
        </w:rPr>
        <w:t>ن</w:t>
      </w:r>
      <w:r w:rsidRPr="00DE6131">
        <w:rPr>
          <w:rFonts w:hint="cs"/>
          <w:color w:val="000000" w:themeColor="text1"/>
          <w:rtl/>
        </w:rPr>
        <w:t xml:space="preserve"> للجهة الإدارية المتعاقد</w:t>
      </w:r>
      <w:r w:rsidR="0036388C" w:rsidRPr="00DE6131">
        <w:rPr>
          <w:rFonts w:hint="cs"/>
          <w:color w:val="000000" w:themeColor="text1"/>
          <w:rtl/>
        </w:rPr>
        <w:t>ة</w:t>
      </w:r>
      <w:r w:rsidR="00A61C8A">
        <w:rPr>
          <w:rFonts w:hint="cs"/>
          <w:color w:val="000000" w:themeColor="text1"/>
          <w:rtl/>
        </w:rPr>
        <w:t xml:space="preserve"> أ</w:t>
      </w:r>
      <w:r w:rsidRPr="00DE6131">
        <w:rPr>
          <w:rFonts w:hint="cs"/>
          <w:color w:val="000000" w:themeColor="text1"/>
          <w:rtl/>
        </w:rPr>
        <w:t>ن تقدم على فرض التزامات و</w:t>
      </w:r>
      <w:r w:rsidR="00E11F3E" w:rsidRPr="00DE6131">
        <w:rPr>
          <w:rFonts w:hint="cs"/>
          <w:color w:val="000000" w:themeColor="text1"/>
          <w:rtl/>
        </w:rPr>
        <w:t xml:space="preserve">مهام تكون خارج نطاق </w:t>
      </w:r>
      <w:r w:rsidR="0036388C" w:rsidRPr="00DE6131">
        <w:rPr>
          <w:rFonts w:hint="cs"/>
          <w:color w:val="000000" w:themeColor="text1"/>
          <w:rtl/>
        </w:rPr>
        <w:t xml:space="preserve">المهام </w:t>
      </w:r>
      <w:r w:rsidR="00A61C8A">
        <w:rPr>
          <w:rFonts w:hint="cs"/>
          <w:color w:val="000000" w:themeColor="text1"/>
          <w:rtl/>
        </w:rPr>
        <w:t>المنصوص عليها في إ</w:t>
      </w:r>
      <w:r w:rsidR="009D4F43" w:rsidRPr="00DE6131">
        <w:rPr>
          <w:rFonts w:hint="cs"/>
          <w:color w:val="000000" w:themeColor="text1"/>
          <w:rtl/>
        </w:rPr>
        <w:t xml:space="preserve">طار عقد </w:t>
      </w:r>
      <w:r w:rsidR="00E11F3E" w:rsidRPr="00DE6131">
        <w:rPr>
          <w:rFonts w:hint="cs"/>
          <w:color w:val="000000" w:themeColor="text1"/>
          <w:rtl/>
        </w:rPr>
        <w:t>التفويض</w:t>
      </w:r>
      <w:r w:rsidR="0042798E" w:rsidRPr="00DE6131">
        <w:rPr>
          <w:rFonts w:hint="cs"/>
          <w:color w:val="000000" w:themeColor="text1"/>
          <w:rtl/>
        </w:rPr>
        <w:t xml:space="preserve"> </w:t>
      </w:r>
      <w:r w:rsidR="00A61C8A">
        <w:rPr>
          <w:rFonts w:hint="cs"/>
          <w:color w:val="000000" w:themeColor="text1"/>
          <w:rtl/>
        </w:rPr>
        <w:t>لأن في وقت إ</w:t>
      </w:r>
      <w:r w:rsidR="009D4F43" w:rsidRPr="00DE6131">
        <w:rPr>
          <w:rFonts w:hint="cs"/>
          <w:color w:val="000000" w:themeColor="text1"/>
          <w:rtl/>
        </w:rPr>
        <w:t>برام العقد انصرفت إرادة الأطراف المتعاقدة الى التزام عقدي معين ومحدد يهدف من خلاله ك</w:t>
      </w:r>
      <w:r w:rsidR="00A61C8A">
        <w:rPr>
          <w:rFonts w:hint="cs"/>
          <w:color w:val="000000" w:themeColor="text1"/>
          <w:rtl/>
        </w:rPr>
        <w:t>ل طرف في العلاقة التعاقدية آلة الوصل إ</w:t>
      </w:r>
      <w:r w:rsidR="009D4F43" w:rsidRPr="00DE6131">
        <w:rPr>
          <w:rFonts w:hint="cs"/>
          <w:color w:val="000000" w:themeColor="text1"/>
          <w:rtl/>
        </w:rPr>
        <w:t xml:space="preserve">لى غاية وهدف معين بالذات ومن ذلك </w:t>
      </w:r>
      <w:r w:rsidR="00771B57" w:rsidRPr="00DE6131">
        <w:rPr>
          <w:rFonts w:hint="cs"/>
          <w:color w:val="000000" w:themeColor="text1"/>
          <w:rtl/>
        </w:rPr>
        <w:t>لا يجو</w:t>
      </w:r>
      <w:r w:rsidR="00771B57" w:rsidRPr="00DE6131">
        <w:rPr>
          <w:color w:val="000000" w:themeColor="text1"/>
          <w:rtl/>
        </w:rPr>
        <w:t>ز</w:t>
      </w:r>
      <w:r w:rsidR="009D4F43" w:rsidRPr="00DE6131">
        <w:rPr>
          <w:rFonts w:hint="cs"/>
          <w:color w:val="000000" w:themeColor="text1"/>
          <w:rtl/>
        </w:rPr>
        <w:t xml:space="preserve"> للجهة الإد</w:t>
      </w:r>
      <w:r w:rsidR="00A61C8A">
        <w:rPr>
          <w:rFonts w:hint="cs"/>
          <w:color w:val="000000" w:themeColor="text1"/>
          <w:rtl/>
        </w:rPr>
        <w:t xml:space="preserve">ارية المتعاقدة تحت أي مبرر كان </w:t>
      </w:r>
      <w:r w:rsidR="009E51C7">
        <w:rPr>
          <w:rFonts w:hint="cs"/>
          <w:color w:val="000000" w:themeColor="text1"/>
          <w:rtl/>
        </w:rPr>
        <w:t>أن تقفزعلى إرادة المتعاقدين الى أهداف آخرة خارج إ</w:t>
      </w:r>
      <w:r w:rsidR="009D4F43" w:rsidRPr="00DE6131">
        <w:rPr>
          <w:rFonts w:hint="cs"/>
          <w:color w:val="000000" w:themeColor="text1"/>
          <w:rtl/>
        </w:rPr>
        <w:t xml:space="preserve">رادتهما كما </w:t>
      </w:r>
      <w:r w:rsidR="00771B57" w:rsidRPr="00DE6131">
        <w:rPr>
          <w:rFonts w:hint="cs"/>
          <w:color w:val="000000" w:themeColor="text1"/>
          <w:rtl/>
        </w:rPr>
        <w:t>لا يكو</w:t>
      </w:r>
      <w:r w:rsidR="00771B57" w:rsidRPr="00DE6131">
        <w:rPr>
          <w:color w:val="000000" w:themeColor="text1"/>
          <w:rtl/>
        </w:rPr>
        <w:t>ن</w:t>
      </w:r>
      <w:r w:rsidR="009D4F43" w:rsidRPr="00DE6131">
        <w:rPr>
          <w:rFonts w:hint="cs"/>
          <w:color w:val="000000" w:themeColor="text1"/>
          <w:rtl/>
        </w:rPr>
        <w:t xml:space="preserve"> من حق الجهة العامة المتعاقدة </w:t>
      </w:r>
      <w:r w:rsidR="009E51C7">
        <w:rPr>
          <w:rFonts w:hint="cs"/>
          <w:color w:val="000000" w:themeColor="text1"/>
          <w:rtl/>
        </w:rPr>
        <w:t>أ</w:t>
      </w:r>
      <w:r w:rsidR="0042798E" w:rsidRPr="00DE6131">
        <w:rPr>
          <w:rFonts w:hint="cs"/>
          <w:color w:val="000000" w:themeColor="text1"/>
          <w:rtl/>
        </w:rPr>
        <w:t xml:space="preserve">ن </w:t>
      </w:r>
      <w:r w:rsidR="009D4F43" w:rsidRPr="00DE6131">
        <w:rPr>
          <w:rFonts w:hint="cs"/>
          <w:color w:val="000000" w:themeColor="text1"/>
          <w:rtl/>
        </w:rPr>
        <w:t>تقوم بعمل يفضي</w:t>
      </w:r>
      <w:r w:rsidR="0042798E" w:rsidRPr="00DE6131">
        <w:rPr>
          <w:rFonts w:hint="cs"/>
          <w:color w:val="000000" w:themeColor="text1"/>
          <w:rtl/>
        </w:rPr>
        <w:t xml:space="preserve"> الى </w:t>
      </w:r>
      <w:r w:rsidR="009D4F43" w:rsidRPr="00DE6131">
        <w:rPr>
          <w:rFonts w:hint="cs"/>
          <w:color w:val="000000" w:themeColor="text1"/>
          <w:rtl/>
        </w:rPr>
        <w:t xml:space="preserve">التعديل من </w:t>
      </w:r>
      <w:r w:rsidR="0042798E" w:rsidRPr="00DE6131">
        <w:rPr>
          <w:rFonts w:hint="cs"/>
          <w:color w:val="000000" w:themeColor="text1"/>
          <w:rtl/>
        </w:rPr>
        <w:t xml:space="preserve">طبيعة العقد </w:t>
      </w:r>
      <w:r w:rsidR="009E51C7">
        <w:rPr>
          <w:rFonts w:hint="cs"/>
          <w:color w:val="000000" w:themeColor="text1"/>
          <w:rtl/>
        </w:rPr>
        <w:t>الموضوع الذي يتناوله</w:t>
      </w:r>
      <w:r w:rsidR="00051D78" w:rsidRPr="00DE6131">
        <w:rPr>
          <w:rFonts w:hint="cs"/>
          <w:color w:val="000000" w:themeColor="text1"/>
          <w:rtl/>
        </w:rPr>
        <w:t>،</w:t>
      </w:r>
      <w:r w:rsidR="0042798E" w:rsidRPr="00DE6131">
        <w:rPr>
          <w:rFonts w:hint="cs"/>
          <w:color w:val="000000" w:themeColor="text1"/>
          <w:rtl/>
        </w:rPr>
        <w:t xml:space="preserve"> </w:t>
      </w:r>
      <w:r w:rsidR="009E51C7">
        <w:rPr>
          <w:rFonts w:hint="cs"/>
          <w:color w:val="000000" w:themeColor="text1"/>
          <w:rtl/>
        </w:rPr>
        <w:t>أ</w:t>
      </w:r>
      <w:r w:rsidR="0042798E" w:rsidRPr="00DE6131">
        <w:rPr>
          <w:rFonts w:hint="cs"/>
          <w:color w:val="000000" w:themeColor="text1"/>
          <w:rtl/>
        </w:rPr>
        <w:t xml:space="preserve">و </w:t>
      </w:r>
      <w:r w:rsidR="009D4F43" w:rsidRPr="00DE6131">
        <w:rPr>
          <w:rFonts w:hint="cs"/>
          <w:color w:val="000000" w:themeColor="text1"/>
          <w:rtl/>
        </w:rPr>
        <w:t>تبتكر موضوعا جديدا</w:t>
      </w:r>
      <w:r w:rsidR="001B01E2">
        <w:rPr>
          <w:rFonts w:hint="cs"/>
          <w:color w:val="000000" w:themeColor="text1"/>
          <w:rtl/>
        </w:rPr>
        <w:t xml:space="preserve"> له يختلف </w:t>
      </w:r>
      <w:r w:rsidR="0042798E" w:rsidRPr="00DE6131">
        <w:rPr>
          <w:rFonts w:hint="cs"/>
          <w:color w:val="000000" w:themeColor="text1"/>
          <w:rtl/>
        </w:rPr>
        <w:t xml:space="preserve">عن الموضوع الأصلي </w:t>
      </w:r>
      <w:r w:rsidR="009D4F43" w:rsidRPr="00DE6131">
        <w:rPr>
          <w:rFonts w:hint="cs"/>
          <w:color w:val="000000" w:themeColor="text1"/>
          <w:rtl/>
        </w:rPr>
        <w:t xml:space="preserve">للعقد </w:t>
      </w:r>
      <w:r w:rsidR="0042798E" w:rsidRPr="00DE6131">
        <w:rPr>
          <w:rFonts w:hint="cs"/>
          <w:color w:val="000000" w:themeColor="text1"/>
          <w:rtl/>
        </w:rPr>
        <w:t xml:space="preserve">الذي </w:t>
      </w:r>
      <w:r w:rsidR="009D4F43" w:rsidRPr="00DE6131">
        <w:rPr>
          <w:rFonts w:hint="cs"/>
          <w:color w:val="000000" w:themeColor="text1"/>
          <w:rtl/>
        </w:rPr>
        <w:t>تطابقت عليه</w:t>
      </w:r>
      <w:r w:rsidR="0042798E" w:rsidRPr="00DE6131">
        <w:rPr>
          <w:rFonts w:hint="cs"/>
          <w:color w:val="000000" w:themeColor="text1"/>
          <w:rtl/>
        </w:rPr>
        <w:t xml:space="preserve"> إرادة </w:t>
      </w:r>
      <w:r w:rsidR="009D4F43" w:rsidRPr="00DE6131">
        <w:rPr>
          <w:rFonts w:hint="cs"/>
          <w:color w:val="000000" w:themeColor="text1"/>
          <w:rtl/>
        </w:rPr>
        <w:t>الأطراف المتعاقدة</w:t>
      </w:r>
      <w:r w:rsidR="0042798E" w:rsidRPr="00DE6131">
        <w:rPr>
          <w:rFonts w:hint="cs"/>
          <w:color w:val="000000" w:themeColor="text1"/>
          <w:rtl/>
        </w:rPr>
        <w:t xml:space="preserve"> </w:t>
      </w:r>
      <w:r w:rsidR="009D4F43" w:rsidRPr="00DE6131">
        <w:rPr>
          <w:rFonts w:hint="cs"/>
          <w:color w:val="000000" w:themeColor="text1"/>
          <w:rtl/>
        </w:rPr>
        <w:t>فلا</w:t>
      </w:r>
      <w:r w:rsidR="00771B57" w:rsidRPr="00DE6131">
        <w:rPr>
          <w:rFonts w:hint="cs"/>
          <w:color w:val="000000" w:themeColor="text1"/>
          <w:rtl/>
        </w:rPr>
        <w:t xml:space="preserve"> </w:t>
      </w:r>
      <w:r w:rsidR="009D4F43" w:rsidRPr="00DE6131">
        <w:rPr>
          <w:rFonts w:hint="cs"/>
          <w:color w:val="000000" w:themeColor="text1"/>
          <w:rtl/>
        </w:rPr>
        <w:t>يجوز للجهة المتعاقدة</w:t>
      </w:r>
      <w:r w:rsidR="001B01E2">
        <w:rPr>
          <w:rFonts w:hint="cs"/>
          <w:color w:val="000000" w:themeColor="text1"/>
          <w:rtl/>
        </w:rPr>
        <w:t>،</w:t>
      </w:r>
      <w:r w:rsidR="009D4F43" w:rsidRPr="00DE6131">
        <w:rPr>
          <w:rFonts w:hint="cs"/>
          <w:color w:val="000000" w:themeColor="text1"/>
          <w:rtl/>
        </w:rPr>
        <w:t xml:space="preserve"> وهي بصدد استعمال سلطتها العامة في تعديل بنود العقد </w:t>
      </w:r>
      <w:r w:rsidR="005528F2" w:rsidRPr="00DE6131">
        <w:rPr>
          <w:rFonts w:hint="cs"/>
          <w:color w:val="000000" w:themeColor="text1"/>
          <w:rtl/>
        </w:rPr>
        <w:t>بإرادتها</w:t>
      </w:r>
      <w:r w:rsidR="0042798E" w:rsidRPr="00DE6131">
        <w:rPr>
          <w:rFonts w:hint="cs"/>
          <w:color w:val="000000" w:themeColor="text1"/>
          <w:rtl/>
        </w:rPr>
        <w:t xml:space="preserve"> المنفردة </w:t>
      </w:r>
      <w:r w:rsidR="001B01E2">
        <w:rPr>
          <w:rFonts w:hint="cs"/>
          <w:color w:val="000000" w:themeColor="text1"/>
          <w:rtl/>
        </w:rPr>
        <w:t xml:space="preserve">أن تجعل من </w:t>
      </w:r>
      <w:r w:rsidR="009D4F43" w:rsidRPr="00DE6131">
        <w:rPr>
          <w:rFonts w:hint="cs"/>
          <w:color w:val="000000" w:themeColor="text1"/>
          <w:rtl/>
        </w:rPr>
        <w:t xml:space="preserve">هذه التعديلات مبررا يؤدي </w:t>
      </w:r>
      <w:r w:rsidR="001B01E2">
        <w:rPr>
          <w:rFonts w:hint="cs"/>
          <w:color w:val="000000" w:themeColor="text1"/>
          <w:rtl/>
        </w:rPr>
        <w:t>الى تجاوز</w:t>
      </w:r>
      <w:r w:rsidR="00986855" w:rsidRPr="00DE6131">
        <w:rPr>
          <w:rFonts w:hint="cs"/>
          <w:color w:val="000000" w:themeColor="text1"/>
          <w:rtl/>
        </w:rPr>
        <w:t xml:space="preserve">الإمكانيات الفنية والمالية </w:t>
      </w:r>
      <w:r w:rsidR="009D4F43" w:rsidRPr="00DE6131">
        <w:rPr>
          <w:rFonts w:hint="cs"/>
          <w:color w:val="000000" w:themeColor="text1"/>
          <w:rtl/>
        </w:rPr>
        <w:t>للمتعاقد</w:t>
      </w:r>
      <w:r w:rsidR="00986855" w:rsidRPr="00DE6131">
        <w:rPr>
          <w:rFonts w:hint="cs"/>
          <w:color w:val="000000" w:themeColor="text1"/>
          <w:rtl/>
        </w:rPr>
        <w:t xml:space="preserve"> بما يؤدي </w:t>
      </w:r>
      <w:r w:rsidR="00771B57" w:rsidRPr="00DE6131">
        <w:rPr>
          <w:rFonts w:hint="cs"/>
          <w:color w:val="000000" w:themeColor="text1"/>
          <w:rtl/>
        </w:rPr>
        <w:t>الى</w:t>
      </w:r>
      <w:r w:rsidR="00986855" w:rsidRPr="00DE6131">
        <w:rPr>
          <w:rFonts w:hint="cs"/>
          <w:color w:val="000000" w:themeColor="text1"/>
          <w:rtl/>
        </w:rPr>
        <w:t xml:space="preserve"> قلب اقتصاديات العقد راسا على عقب،</w:t>
      </w:r>
      <w:r w:rsidR="00A33A03" w:rsidRPr="00DE6131">
        <w:rPr>
          <w:rFonts w:hint="cs"/>
          <w:color w:val="000000" w:themeColor="text1"/>
          <w:rtl/>
        </w:rPr>
        <w:t xml:space="preserve"> </w:t>
      </w:r>
      <w:r w:rsidR="001B01E2">
        <w:rPr>
          <w:rFonts w:hint="cs"/>
          <w:color w:val="000000" w:themeColor="text1"/>
          <w:rtl/>
        </w:rPr>
        <w:t>ذلك أ</w:t>
      </w:r>
      <w:r w:rsidR="00986855" w:rsidRPr="00DE6131">
        <w:rPr>
          <w:rFonts w:hint="cs"/>
          <w:color w:val="000000" w:themeColor="text1"/>
          <w:rtl/>
        </w:rPr>
        <w:t xml:space="preserve">ن على </w:t>
      </w:r>
      <w:r w:rsidR="00A33A03" w:rsidRPr="00DE6131">
        <w:rPr>
          <w:rFonts w:hint="cs"/>
          <w:color w:val="000000" w:themeColor="text1"/>
          <w:rtl/>
        </w:rPr>
        <w:t>الجهة ال</w:t>
      </w:r>
      <w:r w:rsidR="001B01E2">
        <w:rPr>
          <w:rFonts w:hint="cs"/>
          <w:color w:val="000000" w:themeColor="text1"/>
          <w:rtl/>
        </w:rPr>
        <w:t>إ</w:t>
      </w:r>
      <w:r w:rsidR="00A33A03" w:rsidRPr="00DE6131">
        <w:rPr>
          <w:rFonts w:hint="cs"/>
          <w:color w:val="000000" w:themeColor="text1"/>
          <w:rtl/>
        </w:rPr>
        <w:t>دارية</w:t>
      </w:r>
      <w:r w:rsidR="00986855" w:rsidRPr="00DE6131">
        <w:rPr>
          <w:rFonts w:hint="cs"/>
          <w:color w:val="000000" w:themeColor="text1"/>
          <w:rtl/>
        </w:rPr>
        <w:t xml:space="preserve"> وهي تباشر سلطتها في التعديل ال</w:t>
      </w:r>
      <w:r w:rsidR="001B01E2">
        <w:rPr>
          <w:rFonts w:hint="cs"/>
          <w:color w:val="000000" w:themeColor="text1"/>
          <w:rtl/>
        </w:rPr>
        <w:t>إ</w:t>
      </w:r>
      <w:r w:rsidR="00986855" w:rsidRPr="00DE6131">
        <w:rPr>
          <w:rFonts w:hint="cs"/>
          <w:color w:val="000000" w:themeColor="text1"/>
          <w:rtl/>
        </w:rPr>
        <w:t>نفرادي</w:t>
      </w:r>
      <w:r w:rsidR="00A33A03" w:rsidRPr="00DE6131">
        <w:rPr>
          <w:rFonts w:hint="cs"/>
          <w:color w:val="000000" w:themeColor="text1"/>
          <w:rtl/>
        </w:rPr>
        <w:t xml:space="preserve"> يجب </w:t>
      </w:r>
      <w:r w:rsidR="00A73304">
        <w:rPr>
          <w:rFonts w:hint="cs"/>
          <w:color w:val="000000" w:themeColor="text1"/>
          <w:rtl/>
        </w:rPr>
        <w:t>أ</w:t>
      </w:r>
      <w:r w:rsidR="00986855" w:rsidRPr="00DE6131">
        <w:rPr>
          <w:rFonts w:hint="cs"/>
          <w:color w:val="000000" w:themeColor="text1"/>
          <w:rtl/>
        </w:rPr>
        <w:t>ن لا</w:t>
      </w:r>
      <w:r w:rsidR="00AE08C9" w:rsidRPr="00DE6131">
        <w:rPr>
          <w:rFonts w:hint="cs"/>
          <w:color w:val="000000" w:themeColor="text1"/>
          <w:rtl/>
        </w:rPr>
        <w:t xml:space="preserve"> </w:t>
      </w:r>
      <w:r w:rsidR="00A73304">
        <w:rPr>
          <w:rFonts w:hint="cs"/>
          <w:color w:val="000000" w:themeColor="text1"/>
          <w:rtl/>
        </w:rPr>
        <w:t>تغفل على حقيقة أ</w:t>
      </w:r>
      <w:r w:rsidR="00986855" w:rsidRPr="00DE6131">
        <w:rPr>
          <w:rFonts w:hint="cs"/>
          <w:color w:val="000000" w:themeColor="text1"/>
          <w:rtl/>
        </w:rPr>
        <w:t xml:space="preserve">ن </w:t>
      </w:r>
      <w:r w:rsidR="00A33A03" w:rsidRPr="00DE6131">
        <w:rPr>
          <w:rFonts w:hint="cs"/>
          <w:color w:val="000000" w:themeColor="text1"/>
          <w:rtl/>
        </w:rPr>
        <w:t>للمتعاقد معها مهما ك</w:t>
      </w:r>
      <w:r w:rsidR="00A73304">
        <w:rPr>
          <w:rFonts w:hint="cs"/>
          <w:color w:val="000000" w:themeColor="text1"/>
          <w:rtl/>
        </w:rPr>
        <w:t>انت درجة قدرته المالية والفنية إ</w:t>
      </w:r>
      <w:r w:rsidR="00A33A03" w:rsidRPr="00DE6131">
        <w:rPr>
          <w:rFonts w:hint="cs"/>
          <w:color w:val="000000" w:themeColor="text1"/>
          <w:rtl/>
        </w:rPr>
        <w:t xml:space="preserve">لا أنها تبقى قدرات محدودة </w:t>
      </w:r>
      <w:r w:rsidR="00986855" w:rsidRPr="00DE6131">
        <w:rPr>
          <w:rFonts w:hint="cs"/>
          <w:color w:val="000000" w:themeColor="text1"/>
          <w:rtl/>
        </w:rPr>
        <w:t xml:space="preserve"> </w:t>
      </w:r>
      <w:r w:rsidR="00A73304">
        <w:rPr>
          <w:rFonts w:hint="cs"/>
          <w:color w:val="000000" w:themeColor="text1"/>
          <w:rtl/>
        </w:rPr>
        <w:t>في إ</w:t>
      </w:r>
      <w:r w:rsidR="00A33A03" w:rsidRPr="00DE6131">
        <w:rPr>
          <w:rFonts w:hint="cs"/>
          <w:color w:val="000000" w:themeColor="text1"/>
          <w:rtl/>
        </w:rPr>
        <w:t xml:space="preserve">طار معين </w:t>
      </w:r>
      <w:r w:rsidR="00771B57" w:rsidRPr="00DE6131">
        <w:rPr>
          <w:rFonts w:hint="cs"/>
          <w:color w:val="000000" w:themeColor="text1"/>
          <w:rtl/>
        </w:rPr>
        <w:t>لا يمك</w:t>
      </w:r>
      <w:r w:rsidR="00771B57" w:rsidRPr="00DE6131">
        <w:rPr>
          <w:color w:val="000000" w:themeColor="text1"/>
          <w:rtl/>
        </w:rPr>
        <w:t>ن</w:t>
      </w:r>
      <w:r w:rsidR="00C903AE">
        <w:rPr>
          <w:rFonts w:hint="cs"/>
          <w:color w:val="000000" w:themeColor="text1"/>
          <w:rtl/>
        </w:rPr>
        <w:t xml:space="preserve"> تجاوزه بأي حال من</w:t>
      </w:r>
      <w:r w:rsidR="00A33A03" w:rsidRPr="00DE6131">
        <w:rPr>
          <w:rFonts w:hint="cs"/>
          <w:color w:val="000000" w:themeColor="text1"/>
          <w:rtl/>
        </w:rPr>
        <w:t>، هذه القدرات التي في</w:t>
      </w:r>
      <w:r w:rsidR="00986855" w:rsidRPr="00DE6131">
        <w:rPr>
          <w:rFonts w:hint="cs"/>
          <w:color w:val="000000" w:themeColor="text1"/>
          <w:rtl/>
        </w:rPr>
        <w:t xml:space="preserve"> ضوئها </w:t>
      </w:r>
      <w:r w:rsidR="00C903AE">
        <w:rPr>
          <w:rFonts w:hint="cs"/>
          <w:color w:val="000000" w:themeColor="text1"/>
          <w:rtl/>
        </w:rPr>
        <w:t>أ</w:t>
      </w:r>
      <w:r w:rsidR="00A33A03" w:rsidRPr="00DE6131">
        <w:rPr>
          <w:rFonts w:hint="cs"/>
          <w:color w:val="000000" w:themeColor="text1"/>
          <w:rtl/>
        </w:rPr>
        <w:t>قدم على التعاقد</w:t>
      </w:r>
      <w:r w:rsidR="00986855" w:rsidRPr="00DE6131">
        <w:rPr>
          <w:rFonts w:hint="cs"/>
          <w:color w:val="000000" w:themeColor="text1"/>
          <w:rtl/>
        </w:rPr>
        <w:t xml:space="preserve"> </w:t>
      </w:r>
      <w:r w:rsidR="00C903AE">
        <w:rPr>
          <w:rFonts w:hint="cs"/>
          <w:color w:val="000000" w:themeColor="text1"/>
          <w:rtl/>
        </w:rPr>
        <w:t>مع الجهة الإدارية من أ</w:t>
      </w:r>
      <w:r w:rsidR="00A33A03" w:rsidRPr="00DE6131">
        <w:rPr>
          <w:rFonts w:hint="cs"/>
          <w:color w:val="000000" w:themeColor="text1"/>
          <w:rtl/>
        </w:rPr>
        <w:t>جل</w:t>
      </w:r>
      <w:r w:rsidR="00986855" w:rsidRPr="00DE6131">
        <w:rPr>
          <w:rFonts w:hint="cs"/>
          <w:color w:val="000000" w:themeColor="text1"/>
          <w:rtl/>
        </w:rPr>
        <w:t xml:space="preserve"> تنفيذ </w:t>
      </w:r>
      <w:r w:rsidR="00A33A03" w:rsidRPr="00DE6131">
        <w:rPr>
          <w:rFonts w:hint="cs"/>
          <w:color w:val="000000" w:themeColor="text1"/>
          <w:rtl/>
        </w:rPr>
        <w:t xml:space="preserve">المهام </w:t>
      </w:r>
      <w:r w:rsidR="00986855" w:rsidRPr="00DE6131">
        <w:rPr>
          <w:rFonts w:hint="cs"/>
          <w:color w:val="000000" w:themeColor="text1"/>
          <w:rtl/>
        </w:rPr>
        <w:t>محل العقد</w:t>
      </w:r>
      <w:r w:rsidR="004E708F" w:rsidRPr="00DE6131">
        <w:rPr>
          <w:rStyle w:val="Appelnotedebasdep"/>
          <w:color w:val="000000" w:themeColor="text1"/>
          <w:rtl/>
        </w:rPr>
        <w:footnoteReference w:id="463"/>
      </w:r>
      <w:r w:rsidR="00B220A1">
        <w:rPr>
          <w:rFonts w:hint="cs"/>
          <w:color w:val="000000" w:themeColor="text1"/>
          <w:rtl/>
        </w:rPr>
        <w:t>، بالإضافة الى أ</w:t>
      </w:r>
      <w:r w:rsidR="00A33A03" w:rsidRPr="00DE6131">
        <w:rPr>
          <w:rFonts w:hint="cs"/>
          <w:color w:val="000000" w:themeColor="text1"/>
          <w:rtl/>
        </w:rPr>
        <w:t>ن هذه الإمكانات المالية والفنية كانت محل تقييم من قبل اللجان المختصة والتي على أساسها تم من</w:t>
      </w:r>
      <w:r w:rsidR="00B220A1">
        <w:rPr>
          <w:rFonts w:hint="cs"/>
          <w:color w:val="000000" w:themeColor="text1"/>
          <w:rtl/>
        </w:rPr>
        <w:t>ح عقد التفويض للمفوض إ</w:t>
      </w:r>
      <w:r w:rsidR="00A33A03" w:rsidRPr="00DE6131">
        <w:rPr>
          <w:rFonts w:hint="cs"/>
          <w:color w:val="000000" w:themeColor="text1"/>
          <w:rtl/>
        </w:rPr>
        <w:t>ليه واستبعاد عروض أخرى كذلك على أساس هذه القدرات المالية والفنية المقدمة من طرف العارضين.</w:t>
      </w:r>
    </w:p>
    <w:p w14:paraId="0D70B105" w14:textId="1B0EE665" w:rsidR="00052C3F" w:rsidRPr="00DE6131" w:rsidRDefault="00B52C01" w:rsidP="00A405D1">
      <w:pPr>
        <w:rPr>
          <w:color w:val="000000" w:themeColor="text1"/>
          <w:sz w:val="24"/>
          <w:szCs w:val="24"/>
          <w:rtl/>
        </w:rPr>
      </w:pPr>
      <w:r w:rsidRPr="00DE6131">
        <w:rPr>
          <w:rFonts w:hint="cs"/>
          <w:color w:val="000000" w:themeColor="text1"/>
          <w:rtl/>
        </w:rPr>
        <w:t>لذلك يشترط</w:t>
      </w:r>
      <w:r w:rsidR="00B8392D" w:rsidRPr="00DE6131">
        <w:rPr>
          <w:rFonts w:hint="cs"/>
          <w:color w:val="000000" w:themeColor="text1"/>
          <w:rtl/>
        </w:rPr>
        <w:t xml:space="preserve"> في </w:t>
      </w:r>
      <w:r w:rsidR="00686C87" w:rsidRPr="00DE6131">
        <w:rPr>
          <w:rFonts w:hint="cs"/>
          <w:color w:val="000000" w:themeColor="text1"/>
          <w:rtl/>
        </w:rPr>
        <w:t>أي تعديل تقوم به الجهة الإدارية ب</w:t>
      </w:r>
      <w:r w:rsidR="00B220A1">
        <w:rPr>
          <w:rFonts w:hint="cs"/>
          <w:color w:val="000000" w:themeColor="text1"/>
          <w:rtl/>
        </w:rPr>
        <w:t>مقتضى صلاحياتها وسلطتها العامة أ</w:t>
      </w:r>
      <w:r w:rsidR="00686C87" w:rsidRPr="00DE6131">
        <w:rPr>
          <w:rFonts w:hint="cs"/>
          <w:color w:val="000000" w:themeColor="text1"/>
          <w:rtl/>
        </w:rPr>
        <w:t>ن</w:t>
      </w:r>
      <w:r w:rsidR="00052C3F" w:rsidRPr="00DE6131">
        <w:rPr>
          <w:rFonts w:hint="cs"/>
          <w:color w:val="000000" w:themeColor="text1"/>
          <w:rtl/>
        </w:rPr>
        <w:t xml:space="preserve"> يكون </w:t>
      </w:r>
      <w:r w:rsidR="00686C87" w:rsidRPr="00DE6131">
        <w:rPr>
          <w:rFonts w:hint="cs"/>
          <w:color w:val="000000" w:themeColor="text1"/>
          <w:rtl/>
        </w:rPr>
        <w:t xml:space="preserve">في اطار </w:t>
      </w:r>
      <w:r w:rsidR="00052C3F" w:rsidRPr="00DE6131">
        <w:rPr>
          <w:rFonts w:hint="cs"/>
          <w:color w:val="000000" w:themeColor="text1"/>
          <w:rtl/>
        </w:rPr>
        <w:t>الحدود الطبيعية</w:t>
      </w:r>
      <w:r w:rsidR="00B42B95" w:rsidRPr="00DE6131">
        <w:rPr>
          <w:rFonts w:hint="cs"/>
          <w:color w:val="000000" w:themeColor="text1"/>
          <w:rtl/>
        </w:rPr>
        <w:t xml:space="preserve"> التي تفرضها طبيعة العقد </w:t>
      </w:r>
      <w:r w:rsidR="00052C3F" w:rsidRPr="00DE6131">
        <w:rPr>
          <w:rFonts w:hint="cs"/>
          <w:color w:val="000000" w:themeColor="text1"/>
          <w:rtl/>
        </w:rPr>
        <w:t xml:space="preserve">من حيث </w:t>
      </w:r>
      <w:r w:rsidR="00B42B95" w:rsidRPr="00DE6131">
        <w:rPr>
          <w:rFonts w:hint="cs"/>
          <w:color w:val="000000" w:themeColor="text1"/>
          <w:rtl/>
        </w:rPr>
        <w:t>أهمية العقد</w:t>
      </w:r>
      <w:r w:rsidR="00052C3F" w:rsidRPr="00DE6131">
        <w:rPr>
          <w:rFonts w:hint="cs"/>
          <w:color w:val="000000" w:themeColor="text1"/>
          <w:rtl/>
        </w:rPr>
        <w:t xml:space="preserve"> </w:t>
      </w:r>
      <w:r w:rsidR="00B42B95" w:rsidRPr="00DE6131">
        <w:rPr>
          <w:rFonts w:hint="cs"/>
          <w:color w:val="000000" w:themeColor="text1"/>
          <w:rtl/>
        </w:rPr>
        <w:t>وتنوع صوره</w:t>
      </w:r>
      <w:r w:rsidR="00052C3F" w:rsidRPr="00DE6131">
        <w:rPr>
          <w:rFonts w:hint="cs"/>
          <w:color w:val="000000" w:themeColor="text1"/>
          <w:rtl/>
        </w:rPr>
        <w:t xml:space="preserve"> </w:t>
      </w:r>
      <w:r w:rsidR="00B42B95" w:rsidRPr="00DE6131">
        <w:rPr>
          <w:rFonts w:hint="cs"/>
          <w:color w:val="000000" w:themeColor="text1"/>
          <w:rtl/>
        </w:rPr>
        <w:t xml:space="preserve">فمهما </w:t>
      </w:r>
      <w:r w:rsidR="00052C3F" w:rsidRPr="00DE6131">
        <w:rPr>
          <w:rFonts w:hint="cs"/>
          <w:color w:val="000000" w:themeColor="text1"/>
          <w:rtl/>
        </w:rPr>
        <w:t xml:space="preserve"> كانت المصلحة العامة </w:t>
      </w:r>
      <w:r w:rsidR="00B42B95" w:rsidRPr="00DE6131">
        <w:rPr>
          <w:rFonts w:hint="cs"/>
          <w:color w:val="000000" w:themeColor="text1"/>
          <w:rtl/>
        </w:rPr>
        <w:t xml:space="preserve">التي تهدف السلطة المتعاقدة الى تحقيقها </w:t>
      </w:r>
      <w:r w:rsidR="00052C3F" w:rsidRPr="00DE6131">
        <w:rPr>
          <w:rFonts w:hint="cs"/>
          <w:color w:val="000000" w:themeColor="text1"/>
          <w:rtl/>
        </w:rPr>
        <w:t xml:space="preserve">من </w:t>
      </w:r>
      <w:r w:rsidR="001A0AC2">
        <w:rPr>
          <w:rFonts w:hint="cs"/>
          <w:color w:val="000000" w:themeColor="text1"/>
          <w:rtl/>
        </w:rPr>
        <w:t>جراء القيام بأي تعديل عليها أ</w:t>
      </w:r>
      <w:r w:rsidR="00B42B95" w:rsidRPr="00DE6131">
        <w:rPr>
          <w:rFonts w:hint="cs"/>
          <w:color w:val="000000" w:themeColor="text1"/>
          <w:rtl/>
        </w:rPr>
        <w:t xml:space="preserve">ن تحرص </w:t>
      </w:r>
      <w:r w:rsidR="00052C3F" w:rsidRPr="00DE6131">
        <w:rPr>
          <w:rFonts w:hint="cs"/>
          <w:color w:val="000000" w:themeColor="text1"/>
          <w:rtl/>
        </w:rPr>
        <w:t xml:space="preserve"> </w:t>
      </w:r>
      <w:r w:rsidR="001A0AC2">
        <w:rPr>
          <w:rFonts w:hint="cs"/>
          <w:color w:val="000000" w:themeColor="text1"/>
          <w:rtl/>
        </w:rPr>
        <w:lastRenderedPageBreak/>
        <w:t>على أ</w:t>
      </w:r>
      <w:r w:rsidR="00B42B95" w:rsidRPr="00DE6131">
        <w:rPr>
          <w:rFonts w:hint="cs"/>
          <w:color w:val="000000" w:themeColor="text1"/>
          <w:rtl/>
        </w:rPr>
        <w:t xml:space="preserve">ن </w:t>
      </w:r>
      <w:r w:rsidR="00771B57" w:rsidRPr="00DE6131">
        <w:rPr>
          <w:rFonts w:hint="cs"/>
          <w:color w:val="000000" w:themeColor="text1"/>
          <w:rtl/>
        </w:rPr>
        <w:t>لا تكو</w:t>
      </w:r>
      <w:r w:rsidR="00771B57" w:rsidRPr="00DE6131">
        <w:rPr>
          <w:color w:val="000000" w:themeColor="text1"/>
          <w:rtl/>
        </w:rPr>
        <w:t>ن</w:t>
      </w:r>
      <w:r w:rsidR="00052C3F" w:rsidRPr="00DE6131">
        <w:rPr>
          <w:rFonts w:hint="cs"/>
          <w:color w:val="000000" w:themeColor="text1"/>
          <w:rtl/>
        </w:rPr>
        <w:t xml:space="preserve"> هذه التعديلات جوهرية </w:t>
      </w:r>
      <w:r w:rsidR="00B42B95" w:rsidRPr="00DE6131">
        <w:rPr>
          <w:rFonts w:hint="cs"/>
          <w:color w:val="000000" w:themeColor="text1"/>
          <w:rtl/>
        </w:rPr>
        <w:t xml:space="preserve">تمس جوهر العقد وتحدث انقلابا في موازينه الاقتصادية حتى يبلغ درجة تحول </w:t>
      </w:r>
      <w:r w:rsidR="00052C3F" w:rsidRPr="00DE6131">
        <w:rPr>
          <w:rFonts w:hint="cs"/>
          <w:color w:val="000000" w:themeColor="text1"/>
          <w:rtl/>
        </w:rPr>
        <w:t xml:space="preserve">العقد الى </w:t>
      </w:r>
      <w:r w:rsidR="00B42B95" w:rsidRPr="00DE6131">
        <w:rPr>
          <w:rFonts w:hint="cs"/>
          <w:color w:val="000000" w:themeColor="text1"/>
          <w:rtl/>
        </w:rPr>
        <w:t xml:space="preserve">عمل تعاقدي </w:t>
      </w:r>
      <w:r w:rsidR="00052C3F" w:rsidRPr="00DE6131">
        <w:rPr>
          <w:rFonts w:hint="cs"/>
          <w:color w:val="000000" w:themeColor="text1"/>
          <w:rtl/>
        </w:rPr>
        <w:t xml:space="preserve">جديد فعلى </w:t>
      </w:r>
      <w:r w:rsidR="00B42B95" w:rsidRPr="00DE6131">
        <w:rPr>
          <w:rFonts w:hint="cs"/>
          <w:color w:val="000000" w:themeColor="text1"/>
          <w:rtl/>
        </w:rPr>
        <w:t>الجهة الإدارية</w:t>
      </w:r>
      <w:r w:rsidR="00052C3F" w:rsidRPr="00DE6131">
        <w:rPr>
          <w:rFonts w:hint="cs"/>
          <w:color w:val="000000" w:themeColor="text1"/>
          <w:rtl/>
        </w:rPr>
        <w:t xml:space="preserve"> عند </w:t>
      </w:r>
      <w:r w:rsidR="00B42B95" w:rsidRPr="00DE6131">
        <w:rPr>
          <w:rFonts w:hint="cs"/>
          <w:color w:val="000000" w:themeColor="text1"/>
          <w:rtl/>
        </w:rPr>
        <w:t>اقدامها على المساس بالعقد</w:t>
      </w:r>
      <w:r w:rsidR="001A0AC2">
        <w:rPr>
          <w:rFonts w:hint="cs"/>
          <w:color w:val="000000" w:themeColor="text1"/>
          <w:rtl/>
        </w:rPr>
        <w:t xml:space="preserve"> أ</w:t>
      </w:r>
      <w:r w:rsidR="00052C3F" w:rsidRPr="00DE6131">
        <w:rPr>
          <w:rFonts w:hint="cs"/>
          <w:color w:val="000000" w:themeColor="text1"/>
          <w:rtl/>
        </w:rPr>
        <w:t xml:space="preserve">ن </w:t>
      </w:r>
      <w:r w:rsidR="00B42B95" w:rsidRPr="00DE6131">
        <w:rPr>
          <w:rFonts w:hint="cs"/>
          <w:color w:val="000000" w:themeColor="text1"/>
          <w:rtl/>
        </w:rPr>
        <w:t>يكون تدخلها ضمن ال</w:t>
      </w:r>
      <w:r w:rsidR="001A0AC2">
        <w:rPr>
          <w:rFonts w:hint="cs"/>
          <w:color w:val="000000" w:themeColor="text1"/>
          <w:rtl/>
        </w:rPr>
        <w:t>إ</w:t>
      </w:r>
      <w:r w:rsidR="00B42B95" w:rsidRPr="00DE6131">
        <w:rPr>
          <w:rFonts w:hint="cs"/>
          <w:color w:val="000000" w:themeColor="text1"/>
          <w:rtl/>
        </w:rPr>
        <w:t>طار المعقول الذي يضمن الصالح العام في ظل احترام</w:t>
      </w:r>
      <w:r w:rsidR="00052C3F" w:rsidRPr="00DE6131">
        <w:rPr>
          <w:rFonts w:hint="cs"/>
          <w:color w:val="000000" w:themeColor="text1"/>
          <w:rtl/>
        </w:rPr>
        <w:t xml:space="preserve"> </w:t>
      </w:r>
      <w:r w:rsidR="00B42B95" w:rsidRPr="00DE6131">
        <w:rPr>
          <w:rFonts w:hint="cs"/>
          <w:color w:val="000000" w:themeColor="text1"/>
          <w:rtl/>
        </w:rPr>
        <w:t xml:space="preserve">اقتصاديات </w:t>
      </w:r>
      <w:r w:rsidR="00052C3F" w:rsidRPr="00DE6131">
        <w:rPr>
          <w:rFonts w:hint="cs"/>
          <w:color w:val="000000" w:themeColor="text1"/>
          <w:rtl/>
        </w:rPr>
        <w:t xml:space="preserve">العقد وفق </w:t>
      </w:r>
      <w:r w:rsidR="00B42B95" w:rsidRPr="00DE6131">
        <w:rPr>
          <w:rFonts w:hint="cs"/>
          <w:color w:val="000000" w:themeColor="text1"/>
          <w:rtl/>
        </w:rPr>
        <w:t>لما يمكن للشريك أن يتحمله من التزامات ف</w:t>
      </w:r>
      <w:r w:rsidR="00052C3F" w:rsidRPr="00DE6131">
        <w:rPr>
          <w:rFonts w:hint="cs"/>
          <w:color w:val="000000" w:themeColor="text1"/>
          <w:rtl/>
        </w:rPr>
        <w:t xml:space="preserve">الشريك الخاص </w:t>
      </w:r>
      <w:r w:rsidR="00B42B95" w:rsidRPr="00DE6131">
        <w:rPr>
          <w:rFonts w:hint="cs"/>
          <w:color w:val="000000" w:themeColor="text1"/>
          <w:rtl/>
        </w:rPr>
        <w:t xml:space="preserve">يتمتع </w:t>
      </w:r>
      <w:r w:rsidR="00771B57" w:rsidRPr="00DE6131">
        <w:rPr>
          <w:rFonts w:hint="cs"/>
          <w:color w:val="000000" w:themeColor="text1"/>
          <w:rtl/>
        </w:rPr>
        <w:t>بإمكانيات</w:t>
      </w:r>
      <w:r w:rsidR="00B42B95" w:rsidRPr="00DE6131">
        <w:rPr>
          <w:rFonts w:hint="cs"/>
          <w:color w:val="000000" w:themeColor="text1"/>
          <w:rtl/>
        </w:rPr>
        <w:t xml:space="preserve"> </w:t>
      </w:r>
      <w:r w:rsidR="00052C3F" w:rsidRPr="00DE6131">
        <w:rPr>
          <w:rFonts w:hint="cs"/>
          <w:color w:val="000000" w:themeColor="text1"/>
          <w:rtl/>
        </w:rPr>
        <w:t>فنية والمالية</w:t>
      </w:r>
      <w:r w:rsidR="00B42B95" w:rsidRPr="00DE6131">
        <w:rPr>
          <w:rFonts w:hint="cs"/>
          <w:color w:val="000000" w:themeColor="text1"/>
          <w:rtl/>
        </w:rPr>
        <w:t xml:space="preserve"> عرضها على السلطة المتعاقدة يوم ابرام العقد وتم الاتفاق على الالتزامات العقدية </w:t>
      </w:r>
      <w:r w:rsidR="00052C3F" w:rsidRPr="00DE6131">
        <w:rPr>
          <w:rFonts w:hint="cs"/>
          <w:color w:val="000000" w:themeColor="text1"/>
          <w:rtl/>
        </w:rPr>
        <w:t xml:space="preserve"> مسبقا </w:t>
      </w:r>
      <w:r w:rsidR="00C85663">
        <w:rPr>
          <w:rFonts w:hint="cs"/>
          <w:color w:val="000000" w:themeColor="text1"/>
          <w:rtl/>
        </w:rPr>
        <w:t>في اطار حدود هذه الإمكانيات، فإ</w:t>
      </w:r>
      <w:r w:rsidR="00B42B95" w:rsidRPr="00DE6131">
        <w:rPr>
          <w:rFonts w:hint="cs"/>
          <w:color w:val="000000" w:themeColor="text1"/>
          <w:rtl/>
        </w:rPr>
        <w:t xml:space="preserve">ذا </w:t>
      </w:r>
      <w:r w:rsidR="00771B57" w:rsidRPr="00DE6131">
        <w:rPr>
          <w:rFonts w:hint="cs"/>
          <w:color w:val="000000" w:themeColor="text1"/>
          <w:rtl/>
        </w:rPr>
        <w:t>ما حملت</w:t>
      </w:r>
      <w:r w:rsidR="00771B57" w:rsidRPr="00DE6131">
        <w:rPr>
          <w:color w:val="000000" w:themeColor="text1"/>
          <w:rtl/>
        </w:rPr>
        <w:t>ه</w:t>
      </w:r>
      <w:r w:rsidR="00B42B95" w:rsidRPr="00DE6131">
        <w:rPr>
          <w:rFonts w:hint="cs"/>
          <w:color w:val="000000" w:themeColor="text1"/>
          <w:rtl/>
        </w:rPr>
        <w:t xml:space="preserve"> الجهة الإدارية المتعاقد أكثرمن طاقته </w:t>
      </w:r>
      <w:r w:rsidR="00475D12" w:rsidRPr="00DE6131">
        <w:rPr>
          <w:rFonts w:hint="cs"/>
          <w:color w:val="000000" w:themeColor="text1"/>
          <w:rtl/>
        </w:rPr>
        <w:t xml:space="preserve">حق له المطالبة </w:t>
      </w:r>
      <w:r w:rsidR="00C85663">
        <w:rPr>
          <w:rFonts w:hint="cs"/>
          <w:color w:val="000000" w:themeColor="text1"/>
          <w:rtl/>
        </w:rPr>
        <w:t>بالتعويض المناسب لجبر الضرر في إ</w:t>
      </w:r>
      <w:r w:rsidR="00A405D1">
        <w:rPr>
          <w:rFonts w:hint="cs"/>
          <w:color w:val="000000" w:themeColor="text1"/>
          <w:rtl/>
        </w:rPr>
        <w:t>طار التوازن المالي للعقد أ</w:t>
      </w:r>
      <w:r w:rsidR="00475D12" w:rsidRPr="00DE6131">
        <w:rPr>
          <w:rFonts w:hint="cs"/>
          <w:color w:val="000000" w:themeColor="text1"/>
          <w:rtl/>
        </w:rPr>
        <w:t>و المطالبة بفسخ العقد في حالة بلوغ الضرراللاحق به درجة معين</w:t>
      </w:r>
      <w:r w:rsidR="00A405D1">
        <w:rPr>
          <w:rFonts w:hint="cs"/>
          <w:color w:val="000000" w:themeColor="text1"/>
          <w:rtl/>
        </w:rPr>
        <w:t>ة</w:t>
      </w:r>
      <w:r w:rsidR="00475D12" w:rsidRPr="00DE6131">
        <w:rPr>
          <w:rFonts w:hint="cs"/>
          <w:color w:val="000000" w:themeColor="text1"/>
          <w:rtl/>
        </w:rPr>
        <w:t xml:space="preserve"> من الجسامة</w:t>
      </w:r>
      <w:r w:rsidR="004E708F" w:rsidRPr="00DE6131">
        <w:rPr>
          <w:rStyle w:val="Appelnotedebasdep"/>
          <w:color w:val="000000" w:themeColor="text1"/>
          <w:rtl/>
        </w:rPr>
        <w:footnoteReference w:id="464"/>
      </w:r>
      <w:r w:rsidR="00B8392D" w:rsidRPr="00DE6131">
        <w:rPr>
          <w:rFonts w:hint="cs"/>
          <w:color w:val="000000" w:themeColor="text1"/>
          <w:rtl/>
        </w:rPr>
        <w:t>.</w:t>
      </w:r>
    </w:p>
    <w:p w14:paraId="57A46CBB" w14:textId="77D7C64D" w:rsidR="00FB3BF7" w:rsidRPr="00DE6131" w:rsidRDefault="00F001E5" w:rsidP="00DC6D1B">
      <w:pPr>
        <w:rPr>
          <w:b/>
          <w:bCs/>
          <w:color w:val="000000" w:themeColor="text1"/>
          <w:rtl/>
        </w:rPr>
      </w:pPr>
      <w:r>
        <w:rPr>
          <w:rFonts w:hint="cs"/>
          <w:color w:val="000000" w:themeColor="text1"/>
          <w:rtl/>
        </w:rPr>
        <w:t>ومهما يكن من أمر فإ</w:t>
      </w:r>
      <w:r w:rsidR="00475D12" w:rsidRPr="00DE6131">
        <w:rPr>
          <w:rFonts w:hint="cs"/>
          <w:color w:val="000000" w:themeColor="text1"/>
          <w:rtl/>
        </w:rPr>
        <w:t xml:space="preserve">ن مصداقية الجهة الإدارية في ابرام عقودها الإدارية بشكل عام وعقود التفويض بشكل خاص تعد صمام </w:t>
      </w:r>
      <w:r w:rsidR="00145426" w:rsidRPr="00DE6131">
        <w:rPr>
          <w:rFonts w:hint="cs"/>
          <w:color w:val="000000" w:themeColor="text1"/>
          <w:rtl/>
        </w:rPr>
        <w:t>الأمان بالنسبة</w:t>
      </w:r>
      <w:r w:rsidR="00475D12" w:rsidRPr="00DE6131">
        <w:rPr>
          <w:rFonts w:hint="cs"/>
          <w:color w:val="000000" w:themeColor="text1"/>
          <w:rtl/>
        </w:rPr>
        <w:t xml:space="preserve"> لها فعد التفويض الذي ترتبط فيها السلطة المفوضة بصاحب التفويض لمدة زمنية طويلة مقارنة بالعقود الإدارية الأخرى كعقود الصفقات </w:t>
      </w:r>
      <w:r w:rsidR="00145426" w:rsidRPr="00DE6131">
        <w:rPr>
          <w:rFonts w:hint="cs"/>
          <w:color w:val="000000" w:themeColor="text1"/>
          <w:rtl/>
        </w:rPr>
        <w:t>العمومية</w:t>
      </w:r>
      <w:r w:rsidR="00475D12" w:rsidRPr="00DE6131">
        <w:rPr>
          <w:rFonts w:hint="cs"/>
          <w:color w:val="000000" w:themeColor="text1"/>
          <w:rtl/>
        </w:rPr>
        <w:t xml:space="preserve"> تتضاعف فيها مسؤولية الجهة الإدارية </w:t>
      </w:r>
      <w:r w:rsidR="00145426" w:rsidRPr="00DE6131">
        <w:rPr>
          <w:rFonts w:hint="cs"/>
          <w:color w:val="000000" w:themeColor="text1"/>
          <w:rtl/>
        </w:rPr>
        <w:t>بسبب</w:t>
      </w:r>
      <w:r w:rsidR="00475D12" w:rsidRPr="00DE6131">
        <w:rPr>
          <w:rFonts w:hint="cs"/>
          <w:color w:val="000000" w:themeColor="text1"/>
          <w:rtl/>
        </w:rPr>
        <w:t xml:space="preserve"> تعلق العقد </w:t>
      </w:r>
      <w:r w:rsidR="00145426" w:rsidRPr="00DE6131">
        <w:rPr>
          <w:rFonts w:hint="cs"/>
          <w:color w:val="000000" w:themeColor="text1"/>
          <w:rtl/>
        </w:rPr>
        <w:t>ب</w:t>
      </w:r>
      <w:r w:rsidR="00475D12" w:rsidRPr="00DE6131">
        <w:rPr>
          <w:rFonts w:hint="cs"/>
          <w:color w:val="000000" w:themeColor="text1"/>
          <w:rtl/>
        </w:rPr>
        <w:t xml:space="preserve">تسيير المرفق العام وارتباط ذلك بقاعدة واسعة من المنتفعين في الحفاظ على استقرار العقد وتحقيق الثقة اللازمة بين المتعاقدين مع الجهة المانحة الذين يكون جلهم ينتمي الى القطاع </w:t>
      </w:r>
      <w:r w:rsidR="00145426" w:rsidRPr="00DE6131">
        <w:rPr>
          <w:rFonts w:hint="cs"/>
          <w:color w:val="000000" w:themeColor="text1"/>
          <w:rtl/>
        </w:rPr>
        <w:t>الخاص.</w:t>
      </w:r>
      <w:r w:rsidR="00475D12" w:rsidRPr="00DE6131">
        <w:rPr>
          <w:rFonts w:hint="cs"/>
          <w:b/>
          <w:bCs/>
          <w:color w:val="000000" w:themeColor="text1"/>
          <w:rtl/>
        </w:rPr>
        <w:t xml:space="preserve">  </w:t>
      </w:r>
    </w:p>
    <w:p w14:paraId="2B2C2A75" w14:textId="0EBDAA1F" w:rsidR="000F7B0C" w:rsidRPr="00DE6131" w:rsidRDefault="00145426" w:rsidP="00DC6D1B">
      <w:pPr>
        <w:rPr>
          <w:color w:val="000000" w:themeColor="text1"/>
          <w:rtl/>
        </w:rPr>
      </w:pPr>
      <w:r w:rsidRPr="00DE6131">
        <w:rPr>
          <w:rFonts w:hint="cs"/>
          <w:color w:val="000000" w:themeColor="text1"/>
          <w:rtl/>
        </w:rPr>
        <w:t xml:space="preserve">فالعقد في </w:t>
      </w:r>
      <w:r w:rsidR="00221A72" w:rsidRPr="00DE6131">
        <w:rPr>
          <w:rFonts w:hint="cs"/>
          <w:color w:val="000000" w:themeColor="text1"/>
          <w:rtl/>
        </w:rPr>
        <w:t>إطار</w:t>
      </w:r>
      <w:r w:rsidRPr="00DE6131">
        <w:rPr>
          <w:rFonts w:hint="cs"/>
          <w:color w:val="000000" w:themeColor="text1"/>
          <w:rtl/>
        </w:rPr>
        <w:t xml:space="preserve"> القانون الخاص هو</w:t>
      </w:r>
      <w:r w:rsidR="00771B57" w:rsidRPr="00DE6131">
        <w:rPr>
          <w:rFonts w:hint="cs"/>
          <w:color w:val="000000" w:themeColor="text1"/>
          <w:rtl/>
        </w:rPr>
        <w:t xml:space="preserve"> </w:t>
      </w:r>
      <w:r w:rsidRPr="00DE6131">
        <w:rPr>
          <w:rFonts w:hint="cs"/>
          <w:color w:val="000000" w:themeColor="text1"/>
          <w:rtl/>
        </w:rPr>
        <w:t xml:space="preserve">شريعة المتعاقدين وتعد هذه القاعدة هي جوهر العملية التعاقدية ومبعث </w:t>
      </w:r>
      <w:r w:rsidR="00771B57" w:rsidRPr="00DE6131">
        <w:rPr>
          <w:rFonts w:hint="cs"/>
          <w:color w:val="000000" w:themeColor="text1"/>
          <w:rtl/>
        </w:rPr>
        <w:t>للأمن</w:t>
      </w:r>
      <w:r w:rsidRPr="00DE6131">
        <w:rPr>
          <w:rFonts w:hint="cs"/>
          <w:color w:val="000000" w:themeColor="text1"/>
          <w:rtl/>
        </w:rPr>
        <w:t xml:space="preserve"> والثقة بالنسبة لهم، وتنط</w:t>
      </w:r>
      <w:r w:rsidR="006054B8">
        <w:rPr>
          <w:rFonts w:hint="cs"/>
          <w:color w:val="000000" w:themeColor="text1"/>
          <w:rtl/>
        </w:rPr>
        <w:t>لق من هذه الثقة حرية المتعاقد وإ</w:t>
      </w:r>
      <w:r w:rsidRPr="00DE6131">
        <w:rPr>
          <w:rFonts w:hint="cs"/>
          <w:color w:val="000000" w:themeColor="text1"/>
          <w:rtl/>
        </w:rPr>
        <w:t xml:space="preserve">قدامه على المبادرة الحرة والابتكار فهو يعرف تماما </w:t>
      </w:r>
      <w:r w:rsidR="00E0240A" w:rsidRPr="00DE6131">
        <w:rPr>
          <w:rFonts w:hint="cs"/>
          <w:color w:val="000000" w:themeColor="text1"/>
          <w:rtl/>
        </w:rPr>
        <w:t>ماله وما</w:t>
      </w:r>
      <w:r w:rsidR="006B3D60">
        <w:rPr>
          <w:rFonts w:hint="cs"/>
          <w:color w:val="000000" w:themeColor="text1"/>
          <w:rtl/>
        </w:rPr>
        <w:t xml:space="preserve"> </w:t>
      </w:r>
      <w:r w:rsidR="00E0240A" w:rsidRPr="00DE6131">
        <w:rPr>
          <w:rFonts w:hint="cs"/>
          <w:color w:val="000000" w:themeColor="text1"/>
          <w:rtl/>
        </w:rPr>
        <w:t>عليه من خلال نصوص</w:t>
      </w:r>
      <w:r w:rsidRPr="00DE6131">
        <w:rPr>
          <w:rFonts w:hint="cs"/>
          <w:color w:val="000000" w:themeColor="text1"/>
          <w:rtl/>
        </w:rPr>
        <w:t xml:space="preserve"> العقد الذي وقع عليه و</w:t>
      </w:r>
      <w:r w:rsidR="00E0240A" w:rsidRPr="00DE6131">
        <w:rPr>
          <w:rFonts w:hint="cs"/>
          <w:color w:val="000000" w:themeColor="text1"/>
          <w:rtl/>
        </w:rPr>
        <w:t>هو بذلك يلتزم مع الأطراف المتعاقدة الأخرى في</w:t>
      </w:r>
      <w:r w:rsidRPr="00DE6131">
        <w:rPr>
          <w:rFonts w:hint="cs"/>
          <w:color w:val="000000" w:themeColor="text1"/>
          <w:rtl/>
        </w:rPr>
        <w:t xml:space="preserve"> حدود امكانياته، وفي هذا </w:t>
      </w:r>
      <w:r w:rsidR="00221A72" w:rsidRPr="00DE6131">
        <w:rPr>
          <w:rFonts w:hint="cs"/>
          <w:color w:val="000000" w:themeColor="text1"/>
          <w:rtl/>
        </w:rPr>
        <w:t>الإطار</w:t>
      </w:r>
      <w:r w:rsidRPr="00DE6131">
        <w:rPr>
          <w:rFonts w:hint="cs"/>
          <w:color w:val="000000" w:themeColor="text1"/>
          <w:rtl/>
        </w:rPr>
        <w:t xml:space="preserve"> </w:t>
      </w:r>
      <w:r w:rsidR="00771B57" w:rsidRPr="00DE6131">
        <w:rPr>
          <w:rFonts w:hint="cs"/>
          <w:color w:val="000000" w:themeColor="text1"/>
          <w:rtl/>
        </w:rPr>
        <w:t>لا يكل</w:t>
      </w:r>
      <w:r w:rsidR="00771B57" w:rsidRPr="00DE6131">
        <w:rPr>
          <w:color w:val="000000" w:themeColor="text1"/>
          <w:rtl/>
        </w:rPr>
        <w:t>ف</w:t>
      </w:r>
      <w:r w:rsidRPr="00DE6131">
        <w:rPr>
          <w:rFonts w:hint="cs"/>
          <w:color w:val="000000" w:themeColor="text1"/>
          <w:rtl/>
        </w:rPr>
        <w:t xml:space="preserve"> المتعاقد الا </w:t>
      </w:r>
      <w:r w:rsidR="006054B8">
        <w:rPr>
          <w:rFonts w:hint="cs"/>
          <w:color w:val="000000" w:themeColor="text1"/>
          <w:rtl/>
        </w:rPr>
        <w:t>بما أ</w:t>
      </w:r>
      <w:r w:rsidR="00E0240A" w:rsidRPr="00DE6131">
        <w:rPr>
          <w:rFonts w:hint="cs"/>
          <w:color w:val="000000" w:themeColor="text1"/>
          <w:rtl/>
        </w:rPr>
        <w:t>لزم به</w:t>
      </w:r>
      <w:r w:rsidRPr="00DE6131">
        <w:rPr>
          <w:rFonts w:hint="cs"/>
          <w:color w:val="000000" w:themeColor="text1"/>
          <w:rtl/>
        </w:rPr>
        <w:t xml:space="preserve"> </w:t>
      </w:r>
      <w:r w:rsidR="00E0240A" w:rsidRPr="00DE6131">
        <w:rPr>
          <w:rFonts w:hint="cs"/>
          <w:color w:val="000000" w:themeColor="text1"/>
          <w:rtl/>
        </w:rPr>
        <w:t>نفسه و</w:t>
      </w:r>
      <w:r w:rsidRPr="00DE6131">
        <w:rPr>
          <w:rFonts w:hint="cs"/>
          <w:color w:val="000000" w:themeColor="text1"/>
          <w:rtl/>
        </w:rPr>
        <w:t>اتجهت</w:t>
      </w:r>
      <w:r w:rsidR="00E0240A" w:rsidRPr="00DE6131">
        <w:rPr>
          <w:rFonts w:hint="cs"/>
          <w:color w:val="000000" w:themeColor="text1"/>
          <w:rtl/>
        </w:rPr>
        <w:t xml:space="preserve"> له </w:t>
      </w:r>
      <w:r w:rsidR="00771B57" w:rsidRPr="00DE6131">
        <w:rPr>
          <w:rFonts w:hint="cs"/>
          <w:color w:val="000000" w:themeColor="text1"/>
          <w:rtl/>
        </w:rPr>
        <w:t>ارادته</w:t>
      </w:r>
      <w:r w:rsidRPr="00DE6131">
        <w:rPr>
          <w:rFonts w:hint="cs"/>
          <w:color w:val="000000" w:themeColor="text1"/>
          <w:rtl/>
        </w:rPr>
        <w:t xml:space="preserve"> ال</w:t>
      </w:r>
      <w:r w:rsidR="008D44C8" w:rsidRPr="00DE6131">
        <w:rPr>
          <w:rFonts w:hint="cs"/>
          <w:color w:val="000000" w:themeColor="text1"/>
          <w:rtl/>
        </w:rPr>
        <w:t>حرة وقت ابرام العقد</w:t>
      </w:r>
      <w:r w:rsidR="00E0240A" w:rsidRPr="00DE6131">
        <w:rPr>
          <w:rFonts w:hint="cs"/>
          <w:color w:val="000000" w:themeColor="text1"/>
          <w:rtl/>
        </w:rPr>
        <w:t>.</w:t>
      </w:r>
    </w:p>
    <w:p w14:paraId="6D05D37E" w14:textId="19A1017B" w:rsidR="00A857C2" w:rsidRDefault="006054B8" w:rsidP="0097069F">
      <w:pPr>
        <w:rPr>
          <w:color w:val="000000" w:themeColor="text1"/>
          <w:rtl/>
        </w:rPr>
      </w:pPr>
      <w:r>
        <w:rPr>
          <w:rFonts w:hint="cs"/>
          <w:color w:val="000000" w:themeColor="text1"/>
          <w:rtl/>
        </w:rPr>
        <w:t>إلا أنه في نطاق قواعد العامة فإ</w:t>
      </w:r>
      <w:r w:rsidR="00E0240A" w:rsidRPr="00DE6131">
        <w:rPr>
          <w:rFonts w:hint="cs"/>
          <w:color w:val="000000" w:themeColor="text1"/>
          <w:rtl/>
        </w:rPr>
        <w:t xml:space="preserve">ن هذه القاعدة </w:t>
      </w:r>
      <w:r w:rsidR="00771B57" w:rsidRPr="00DE6131">
        <w:rPr>
          <w:rFonts w:hint="cs"/>
          <w:color w:val="000000" w:themeColor="text1"/>
          <w:rtl/>
        </w:rPr>
        <w:t>لا تج</w:t>
      </w:r>
      <w:r w:rsidR="00771B57" w:rsidRPr="00DE6131">
        <w:rPr>
          <w:color w:val="000000" w:themeColor="text1"/>
          <w:rtl/>
        </w:rPr>
        <w:t>د</w:t>
      </w:r>
      <w:r w:rsidR="00E0240A" w:rsidRPr="00DE6131">
        <w:rPr>
          <w:rFonts w:hint="cs"/>
          <w:color w:val="000000" w:themeColor="text1"/>
          <w:rtl/>
        </w:rPr>
        <w:t xml:space="preserve"> لها كامل القوة التي تتمتع بها في </w:t>
      </w:r>
      <w:r w:rsidR="000819EB" w:rsidRPr="00DE6131">
        <w:rPr>
          <w:rFonts w:hint="cs"/>
          <w:color w:val="000000" w:themeColor="text1"/>
          <w:rtl/>
        </w:rPr>
        <w:t>إطار</w:t>
      </w:r>
      <w:r>
        <w:rPr>
          <w:rFonts w:hint="cs"/>
          <w:color w:val="000000" w:themeColor="text1"/>
          <w:rtl/>
        </w:rPr>
        <w:t xml:space="preserve"> القانون الخاص كون أ</w:t>
      </w:r>
      <w:r w:rsidR="00E0240A" w:rsidRPr="00DE6131">
        <w:rPr>
          <w:rFonts w:hint="cs"/>
          <w:color w:val="000000" w:themeColor="text1"/>
          <w:rtl/>
        </w:rPr>
        <w:t xml:space="preserve">ن للجهة الإدارية </w:t>
      </w:r>
      <w:r w:rsidR="00771B57" w:rsidRPr="00DE6131">
        <w:rPr>
          <w:rFonts w:hint="cs"/>
          <w:color w:val="000000" w:themeColor="text1"/>
          <w:rtl/>
        </w:rPr>
        <w:t>العامة</w:t>
      </w:r>
      <w:r w:rsidR="00E0240A" w:rsidRPr="00DE6131">
        <w:rPr>
          <w:rFonts w:hint="cs"/>
          <w:color w:val="000000" w:themeColor="text1"/>
          <w:rtl/>
        </w:rPr>
        <w:t xml:space="preserve"> مركز قوة وامتيازات غير </w:t>
      </w:r>
      <w:r w:rsidR="00771B57" w:rsidRPr="00DE6131">
        <w:rPr>
          <w:rFonts w:hint="cs"/>
          <w:color w:val="000000" w:themeColor="text1"/>
          <w:rtl/>
        </w:rPr>
        <w:t>مألوفة</w:t>
      </w:r>
      <w:r w:rsidR="00E0240A" w:rsidRPr="00DE6131">
        <w:rPr>
          <w:rFonts w:hint="cs"/>
          <w:color w:val="000000" w:themeColor="text1"/>
          <w:rtl/>
        </w:rPr>
        <w:t xml:space="preserve"> في مجال القانون الخاص ولها من السلطات والصلاحيات الرقابية على عقد التفويض </w:t>
      </w:r>
      <w:r w:rsidR="00771B57" w:rsidRPr="00DE6131">
        <w:rPr>
          <w:rFonts w:hint="cs"/>
          <w:color w:val="000000" w:themeColor="text1"/>
          <w:rtl/>
        </w:rPr>
        <w:t>ما يمكنه</w:t>
      </w:r>
      <w:r w:rsidR="00771B57" w:rsidRPr="00DE6131">
        <w:rPr>
          <w:color w:val="000000" w:themeColor="text1"/>
          <w:rtl/>
        </w:rPr>
        <w:t>ا</w:t>
      </w:r>
      <w:r w:rsidR="00E0240A" w:rsidRPr="00DE6131">
        <w:rPr>
          <w:rFonts w:hint="cs"/>
          <w:color w:val="000000" w:themeColor="text1"/>
          <w:rtl/>
        </w:rPr>
        <w:t xml:space="preserve"> من اجراء تعديلات </w:t>
      </w:r>
      <w:r w:rsidR="0097069F">
        <w:rPr>
          <w:rFonts w:hint="cs"/>
          <w:color w:val="000000" w:themeColor="text1"/>
          <w:rtl/>
        </w:rPr>
        <w:t>تمس بالعملية التعاقدية قد تزيد أ</w:t>
      </w:r>
      <w:r w:rsidR="00E0240A" w:rsidRPr="00DE6131">
        <w:rPr>
          <w:rFonts w:hint="cs"/>
          <w:color w:val="000000" w:themeColor="text1"/>
          <w:rtl/>
        </w:rPr>
        <w:t>و تنقص من أعباء المتعاقد،</w:t>
      </w:r>
      <w:r w:rsidR="0097069F">
        <w:rPr>
          <w:rFonts w:hint="cs"/>
          <w:color w:val="000000" w:themeColor="text1"/>
          <w:rtl/>
        </w:rPr>
        <w:t xml:space="preserve"> بالرغم من أ</w:t>
      </w:r>
      <w:r w:rsidR="000819EB" w:rsidRPr="00DE6131">
        <w:rPr>
          <w:rFonts w:hint="cs"/>
          <w:color w:val="000000" w:themeColor="text1"/>
          <w:rtl/>
        </w:rPr>
        <w:t xml:space="preserve">ن المتعاقد مع الجهة الإدارية يقطع </w:t>
      </w:r>
      <w:r w:rsidR="0097069F">
        <w:rPr>
          <w:rFonts w:hint="cs"/>
          <w:color w:val="000000" w:themeColor="text1"/>
          <w:rtl/>
        </w:rPr>
        <w:t>أ</w:t>
      </w:r>
      <w:r w:rsidR="000819EB" w:rsidRPr="00DE6131">
        <w:rPr>
          <w:rFonts w:hint="cs"/>
          <w:color w:val="000000" w:themeColor="text1"/>
          <w:rtl/>
        </w:rPr>
        <w:t>شواطا كبيرة عبر مراحل التعاقد وبشكل خاص في عقود التفويض</w:t>
      </w:r>
      <w:r w:rsidR="0097069F">
        <w:rPr>
          <w:rFonts w:hint="cs"/>
          <w:color w:val="000000" w:themeColor="text1"/>
          <w:rtl/>
        </w:rPr>
        <w:t>،</w:t>
      </w:r>
      <w:r w:rsidR="000819EB" w:rsidRPr="00DE6131">
        <w:rPr>
          <w:rFonts w:hint="cs"/>
          <w:color w:val="000000" w:themeColor="text1"/>
          <w:rtl/>
        </w:rPr>
        <w:t xml:space="preserve"> التي تتطلب مفاوضات مع المتعهدين تستهدف على وجه التحديد التأكد من المؤهلات المادية والفنية للمتع</w:t>
      </w:r>
      <w:r w:rsidR="00112129">
        <w:rPr>
          <w:rFonts w:hint="cs"/>
          <w:color w:val="000000" w:themeColor="text1"/>
          <w:rtl/>
        </w:rPr>
        <w:t>ه</w:t>
      </w:r>
      <w:r w:rsidR="000819EB" w:rsidRPr="00DE6131">
        <w:rPr>
          <w:rFonts w:hint="cs"/>
          <w:color w:val="000000" w:themeColor="text1"/>
          <w:rtl/>
        </w:rPr>
        <w:t xml:space="preserve">د المؤهل مبدئيا </w:t>
      </w:r>
      <w:r w:rsidR="00112129">
        <w:rPr>
          <w:rFonts w:hint="cs"/>
          <w:color w:val="000000" w:themeColor="text1"/>
          <w:rtl/>
        </w:rPr>
        <w:t>وك</w:t>
      </w:r>
      <w:r w:rsidR="00D11008">
        <w:rPr>
          <w:rFonts w:hint="cs"/>
          <w:color w:val="000000" w:themeColor="text1"/>
          <w:rtl/>
        </w:rPr>
        <w:t>ذا التوصل الى الصياغة النهائية ل</w:t>
      </w:r>
      <w:r w:rsidR="000819EB" w:rsidRPr="00DE6131">
        <w:rPr>
          <w:rFonts w:hint="cs"/>
          <w:color w:val="000000" w:themeColor="text1"/>
          <w:rtl/>
        </w:rPr>
        <w:t xml:space="preserve">عقد التفويض </w:t>
      </w:r>
      <w:r w:rsidR="00D11008">
        <w:rPr>
          <w:rFonts w:hint="cs"/>
          <w:color w:val="000000" w:themeColor="text1"/>
          <w:rtl/>
        </w:rPr>
        <w:t>الذي ي</w:t>
      </w:r>
      <w:r w:rsidR="000819EB" w:rsidRPr="00DE6131">
        <w:rPr>
          <w:rFonts w:hint="cs"/>
          <w:color w:val="000000" w:themeColor="text1"/>
          <w:rtl/>
        </w:rPr>
        <w:t>رضي الطرفين، لذلك يبقى على السلطة المانحة مراعاة طبيعة وموضوع العقد عند أي مسا</w:t>
      </w:r>
      <w:r w:rsidR="00D11008">
        <w:rPr>
          <w:rFonts w:hint="cs"/>
          <w:color w:val="000000" w:themeColor="text1"/>
          <w:rtl/>
        </w:rPr>
        <w:t xml:space="preserve">س به بدافع مقتضيات الصالح العام، </w:t>
      </w:r>
      <w:r w:rsidR="00860521">
        <w:rPr>
          <w:rFonts w:hint="cs"/>
          <w:color w:val="000000" w:themeColor="text1"/>
          <w:rtl/>
        </w:rPr>
        <w:t>لأنه</w:t>
      </w:r>
      <w:r w:rsidR="00D11008">
        <w:rPr>
          <w:rFonts w:hint="cs"/>
          <w:color w:val="000000" w:themeColor="text1"/>
          <w:rtl/>
        </w:rPr>
        <w:t xml:space="preserve"> </w:t>
      </w:r>
      <w:r w:rsidR="006B3D60">
        <w:rPr>
          <w:rFonts w:hint="cs"/>
          <w:color w:val="000000" w:themeColor="text1"/>
          <w:rtl/>
        </w:rPr>
        <w:t>لا ينبغ</w:t>
      </w:r>
      <w:r w:rsidR="006B3D60">
        <w:rPr>
          <w:color w:val="000000" w:themeColor="text1"/>
          <w:rtl/>
        </w:rPr>
        <w:t>ي</w:t>
      </w:r>
      <w:r w:rsidR="00D11008">
        <w:rPr>
          <w:rFonts w:hint="cs"/>
          <w:color w:val="000000" w:themeColor="text1"/>
          <w:rtl/>
        </w:rPr>
        <w:t xml:space="preserve"> للمصلحة العامة أن تشكل عائقا </w:t>
      </w:r>
      <w:r w:rsidR="009758AB">
        <w:rPr>
          <w:rFonts w:hint="cs"/>
          <w:color w:val="000000" w:themeColor="text1"/>
          <w:rtl/>
        </w:rPr>
        <w:t>للمفوض اليه في تنفيذ استثماراته ل</w:t>
      </w:r>
      <w:r w:rsidR="0097069F">
        <w:rPr>
          <w:rFonts w:hint="cs"/>
          <w:color w:val="000000" w:themeColor="text1"/>
          <w:rtl/>
        </w:rPr>
        <w:t>أ</w:t>
      </w:r>
      <w:r w:rsidR="009758AB">
        <w:rPr>
          <w:rFonts w:hint="cs"/>
          <w:color w:val="000000" w:themeColor="text1"/>
          <w:rtl/>
        </w:rPr>
        <w:t xml:space="preserve">ن المصلحة هي ذاتها التي كانت سببا في اللجوء </w:t>
      </w:r>
      <w:r w:rsidR="00B37370">
        <w:rPr>
          <w:rFonts w:hint="cs"/>
          <w:color w:val="000000" w:themeColor="text1"/>
          <w:rtl/>
        </w:rPr>
        <w:t>ا</w:t>
      </w:r>
      <w:r w:rsidR="009758AB">
        <w:rPr>
          <w:rFonts w:hint="cs"/>
          <w:color w:val="000000" w:themeColor="text1"/>
          <w:rtl/>
        </w:rPr>
        <w:t xml:space="preserve">لى أسلوب الإدارة المفوضة للمرافق </w:t>
      </w:r>
      <w:r w:rsidR="0097069F">
        <w:rPr>
          <w:rFonts w:hint="cs"/>
          <w:color w:val="000000" w:themeColor="text1"/>
          <w:rtl/>
        </w:rPr>
        <w:t>العامة وأ</w:t>
      </w:r>
      <w:r w:rsidR="009758AB">
        <w:rPr>
          <w:rFonts w:hint="cs"/>
          <w:color w:val="000000" w:themeColor="text1"/>
          <w:rtl/>
        </w:rPr>
        <w:t xml:space="preserve">لا نكون أمام تناقض </w:t>
      </w:r>
      <w:r w:rsidR="00CB61E2">
        <w:rPr>
          <w:rFonts w:hint="cs"/>
          <w:color w:val="000000" w:themeColor="text1"/>
          <w:rtl/>
        </w:rPr>
        <w:t>وغموض</w:t>
      </w:r>
      <w:r w:rsidR="00D97D41">
        <w:rPr>
          <w:color w:val="000000" w:themeColor="text1"/>
        </w:rPr>
        <w:t xml:space="preserve"> </w:t>
      </w:r>
      <w:r w:rsidR="00D97D41">
        <w:rPr>
          <w:rFonts w:hint="cs"/>
          <w:color w:val="000000" w:themeColor="text1"/>
          <w:rtl/>
        </w:rPr>
        <w:t xml:space="preserve"> في الرؤية</w:t>
      </w:r>
      <w:r w:rsidR="00CB61E2">
        <w:rPr>
          <w:rFonts w:hint="cs"/>
          <w:color w:val="000000" w:themeColor="text1"/>
          <w:rtl/>
        </w:rPr>
        <w:t xml:space="preserve"> </w:t>
      </w:r>
      <w:r w:rsidR="00A857C2">
        <w:rPr>
          <w:rFonts w:hint="cs"/>
          <w:color w:val="000000" w:themeColor="text1"/>
          <w:rtl/>
        </w:rPr>
        <w:t xml:space="preserve">لدى السلطة المانحة </w:t>
      </w:r>
      <w:r w:rsidR="00D97D41">
        <w:rPr>
          <w:rFonts w:hint="cs"/>
          <w:color w:val="000000" w:themeColor="text1"/>
          <w:rtl/>
        </w:rPr>
        <w:t>ل</w:t>
      </w:r>
      <w:r w:rsidR="00A857C2">
        <w:rPr>
          <w:rFonts w:hint="cs"/>
          <w:color w:val="000000" w:themeColor="text1"/>
          <w:rtl/>
        </w:rPr>
        <w:t>لتفويض.</w:t>
      </w:r>
    </w:p>
    <w:p w14:paraId="6B789DB3" w14:textId="7471A208" w:rsidR="00A53947" w:rsidRPr="00DE6131" w:rsidRDefault="0070679A" w:rsidP="00C05FE7">
      <w:pPr>
        <w:rPr>
          <w:color w:val="000000" w:themeColor="text1"/>
          <w:rtl/>
        </w:rPr>
      </w:pPr>
      <w:r>
        <w:rPr>
          <w:rFonts w:hint="cs"/>
          <w:color w:val="000000" w:themeColor="text1"/>
          <w:rtl/>
        </w:rPr>
        <w:t>فطبيعة عقد التفويض بالقدر الذي تشكل عبئا على المستثمر من حيث التزامه بضمان استدامة المرفق العام و</w:t>
      </w:r>
      <w:r w:rsidR="00A0501D">
        <w:rPr>
          <w:rFonts w:hint="cs"/>
          <w:color w:val="000000" w:themeColor="text1"/>
          <w:rtl/>
        </w:rPr>
        <w:t>تبرر للسلطة المانحة</w:t>
      </w:r>
      <w:r w:rsidR="00E355F8">
        <w:rPr>
          <w:rFonts w:hint="cs"/>
          <w:color w:val="000000" w:themeColor="text1"/>
          <w:rtl/>
        </w:rPr>
        <w:t xml:space="preserve"> سلطات رقابية واسعة في مو</w:t>
      </w:r>
      <w:r w:rsidR="00547CA9">
        <w:rPr>
          <w:rFonts w:hint="cs"/>
          <w:color w:val="000000" w:themeColor="text1"/>
          <w:rtl/>
        </w:rPr>
        <w:t>ا</w:t>
      </w:r>
      <w:r w:rsidR="00E355F8">
        <w:rPr>
          <w:rFonts w:hint="cs"/>
          <w:color w:val="000000" w:themeColor="text1"/>
          <w:rtl/>
        </w:rPr>
        <w:t>جهة ال</w:t>
      </w:r>
      <w:r w:rsidR="00547CA9">
        <w:rPr>
          <w:rFonts w:hint="cs"/>
          <w:color w:val="000000" w:themeColor="text1"/>
          <w:rtl/>
        </w:rPr>
        <w:t>مفوض إ</w:t>
      </w:r>
      <w:r w:rsidR="00A0501D">
        <w:rPr>
          <w:rFonts w:hint="cs"/>
          <w:color w:val="000000" w:themeColor="text1"/>
          <w:rtl/>
        </w:rPr>
        <w:t>ليه المخل بالتزاماته الا أنها تفرض في ا</w:t>
      </w:r>
      <w:r w:rsidR="00E355F8">
        <w:rPr>
          <w:rFonts w:hint="cs"/>
          <w:color w:val="000000" w:themeColor="text1"/>
          <w:rtl/>
        </w:rPr>
        <w:t>لمقابل على السلطة المانحة مراعاة</w:t>
      </w:r>
      <w:r w:rsidR="00A0501D">
        <w:rPr>
          <w:rFonts w:hint="cs"/>
          <w:color w:val="000000" w:themeColor="text1"/>
          <w:rtl/>
        </w:rPr>
        <w:t xml:space="preserve"> خصوصية الاستثمار في المرافق العامة </w:t>
      </w:r>
      <w:r w:rsidR="00E355F8">
        <w:rPr>
          <w:rFonts w:hint="cs"/>
          <w:color w:val="000000" w:themeColor="text1"/>
          <w:rtl/>
        </w:rPr>
        <w:t>و</w:t>
      </w:r>
      <w:r w:rsidR="005B2562">
        <w:rPr>
          <w:rFonts w:hint="cs"/>
          <w:color w:val="000000" w:themeColor="text1"/>
          <w:rtl/>
        </w:rPr>
        <w:t>الأعباء التي يتحملها المستثمر في المرفق العام</w:t>
      </w:r>
      <w:r w:rsidR="00547CA9">
        <w:rPr>
          <w:rFonts w:hint="cs"/>
          <w:color w:val="000000" w:themeColor="text1"/>
          <w:rtl/>
        </w:rPr>
        <w:t>،</w:t>
      </w:r>
      <w:r w:rsidR="005B2562">
        <w:rPr>
          <w:rFonts w:hint="cs"/>
          <w:color w:val="000000" w:themeColor="text1"/>
          <w:rtl/>
        </w:rPr>
        <w:t xml:space="preserve"> من أجل إعادة بعث</w:t>
      </w:r>
      <w:r w:rsidR="00C65B9A">
        <w:rPr>
          <w:rFonts w:hint="cs"/>
          <w:color w:val="000000" w:themeColor="text1"/>
          <w:rtl/>
        </w:rPr>
        <w:t>ه</w:t>
      </w:r>
      <w:r w:rsidR="005B2562">
        <w:rPr>
          <w:rFonts w:hint="cs"/>
          <w:color w:val="000000" w:themeColor="text1"/>
          <w:rtl/>
        </w:rPr>
        <w:t xml:space="preserve"> وتأهيل</w:t>
      </w:r>
      <w:r w:rsidR="00C65B9A">
        <w:rPr>
          <w:rFonts w:hint="cs"/>
          <w:color w:val="000000" w:themeColor="text1"/>
          <w:rtl/>
        </w:rPr>
        <w:t>ه</w:t>
      </w:r>
      <w:r w:rsidR="005B2562">
        <w:rPr>
          <w:rFonts w:hint="cs"/>
          <w:color w:val="000000" w:themeColor="text1"/>
          <w:rtl/>
        </w:rPr>
        <w:t xml:space="preserve"> </w:t>
      </w:r>
      <w:r w:rsidR="00B37370">
        <w:rPr>
          <w:rFonts w:hint="cs"/>
          <w:color w:val="000000" w:themeColor="text1"/>
          <w:rtl/>
        </w:rPr>
        <w:t>لاستئنا</w:t>
      </w:r>
      <w:r w:rsidR="00B37370">
        <w:rPr>
          <w:color w:val="000000" w:themeColor="text1"/>
          <w:rtl/>
        </w:rPr>
        <w:t>ف</w:t>
      </w:r>
      <w:r w:rsidR="00C65B9A">
        <w:rPr>
          <w:rFonts w:hint="cs"/>
          <w:color w:val="000000" w:themeColor="text1"/>
          <w:rtl/>
        </w:rPr>
        <w:t xml:space="preserve"> خدماته المرفقية من جديد</w:t>
      </w:r>
      <w:r w:rsidR="00624789">
        <w:rPr>
          <w:rFonts w:hint="cs"/>
          <w:color w:val="000000" w:themeColor="text1"/>
          <w:rtl/>
        </w:rPr>
        <w:t xml:space="preserve"> فهي في المقابل تشكل قيدا على السلطة المفوضة باعتباره </w:t>
      </w:r>
      <w:r w:rsidR="00E83F1E">
        <w:rPr>
          <w:rFonts w:hint="cs"/>
          <w:color w:val="000000" w:themeColor="text1"/>
          <w:rtl/>
        </w:rPr>
        <w:t xml:space="preserve">يتعلق بالمرفق العام والاستثمار فيه </w:t>
      </w:r>
      <w:r w:rsidR="00D26A8E">
        <w:rPr>
          <w:rFonts w:hint="cs"/>
          <w:color w:val="000000" w:themeColor="text1"/>
          <w:rtl/>
        </w:rPr>
        <w:t>ل</w:t>
      </w:r>
      <w:r w:rsidR="007D2B10">
        <w:rPr>
          <w:rFonts w:hint="cs"/>
          <w:color w:val="000000" w:themeColor="text1"/>
          <w:rtl/>
        </w:rPr>
        <w:t>ه خصائص معينة يجب مراعاتها عند إ</w:t>
      </w:r>
      <w:r w:rsidR="00D26A8E">
        <w:rPr>
          <w:rFonts w:hint="cs"/>
          <w:color w:val="000000" w:themeColor="text1"/>
          <w:rtl/>
        </w:rPr>
        <w:t xml:space="preserve">عمال سلطتها الرقابية </w:t>
      </w:r>
      <w:r w:rsidR="007E68E5">
        <w:rPr>
          <w:rFonts w:hint="cs"/>
          <w:color w:val="000000" w:themeColor="text1"/>
          <w:rtl/>
        </w:rPr>
        <w:t>وتطبيق الجزاءات من خ</w:t>
      </w:r>
      <w:r w:rsidR="00FF790D">
        <w:rPr>
          <w:rFonts w:hint="cs"/>
          <w:color w:val="000000" w:themeColor="text1"/>
          <w:rtl/>
        </w:rPr>
        <w:t xml:space="preserve">لال استعمال سلطاتها غير المألوفة في مجال القانون الخاص وامتيازاتها العامة، فارتباط تقنية التفويض بكل هذه الاعتبارات </w:t>
      </w:r>
      <w:r w:rsidR="00F82A92">
        <w:rPr>
          <w:rFonts w:hint="cs"/>
          <w:color w:val="000000" w:themeColor="text1"/>
          <w:rtl/>
        </w:rPr>
        <w:t xml:space="preserve">اللصيقة بطبيعة المشاريع العامة المفوضة يمنحها طبيعة خاصة يجب على السلطة العامة المانحة أن تضعها في الاعتبار عند </w:t>
      </w:r>
      <w:r w:rsidR="00B37370">
        <w:rPr>
          <w:rFonts w:hint="cs"/>
          <w:color w:val="000000" w:themeColor="text1"/>
          <w:rtl/>
        </w:rPr>
        <w:t>القيام بأي عمل قانوني انفرادي</w:t>
      </w:r>
      <w:r w:rsidR="007D2B10">
        <w:rPr>
          <w:rFonts w:hint="cs"/>
          <w:color w:val="000000" w:themeColor="text1"/>
          <w:rtl/>
        </w:rPr>
        <w:t xml:space="preserve"> يستهدف رقابة عقد التفويض.</w:t>
      </w:r>
    </w:p>
    <w:p w14:paraId="6F501710" w14:textId="20A290EC" w:rsidR="00FC2505" w:rsidRPr="00DE6131" w:rsidRDefault="00334C98" w:rsidP="00E02E29">
      <w:pPr>
        <w:ind w:firstLine="0"/>
        <w:outlineLvl w:val="3"/>
        <w:rPr>
          <w:color w:val="000000" w:themeColor="text1"/>
          <w:rtl/>
        </w:rPr>
      </w:pPr>
      <w:bookmarkStart w:id="308" w:name="_Toc165664677"/>
      <w:bookmarkStart w:id="309" w:name="_Toc165665177"/>
      <w:bookmarkStart w:id="310" w:name="_Toc168134118"/>
      <w:r w:rsidRPr="00DE6131">
        <w:rPr>
          <w:rFonts w:hint="cs"/>
          <w:b/>
          <w:bCs/>
          <w:color w:val="000000" w:themeColor="text1"/>
          <w:sz w:val="32"/>
          <w:szCs w:val="32"/>
          <w:rtl/>
        </w:rPr>
        <w:lastRenderedPageBreak/>
        <w:t xml:space="preserve">المطلب </w:t>
      </w:r>
      <w:r w:rsidR="00A1060A" w:rsidRPr="00DE6131">
        <w:rPr>
          <w:rFonts w:hint="cs"/>
          <w:b/>
          <w:bCs/>
          <w:color w:val="000000" w:themeColor="text1"/>
          <w:sz w:val="32"/>
          <w:szCs w:val="32"/>
          <w:rtl/>
        </w:rPr>
        <w:t>الثالث</w:t>
      </w:r>
      <w:r w:rsidRPr="00DE6131">
        <w:rPr>
          <w:rFonts w:hint="cs"/>
          <w:b/>
          <w:bCs/>
          <w:color w:val="000000" w:themeColor="text1"/>
          <w:sz w:val="32"/>
          <w:szCs w:val="32"/>
          <w:rtl/>
        </w:rPr>
        <w:t>: عدم التدخل في طرق التسيير</w:t>
      </w:r>
      <w:bookmarkEnd w:id="308"/>
      <w:bookmarkEnd w:id="309"/>
      <w:bookmarkEnd w:id="310"/>
      <w:r w:rsidR="00090525" w:rsidRPr="00DE6131">
        <w:rPr>
          <w:rFonts w:hint="cs"/>
          <w:color w:val="000000" w:themeColor="text1"/>
          <w:rtl/>
        </w:rPr>
        <w:t xml:space="preserve"> </w:t>
      </w:r>
    </w:p>
    <w:p w14:paraId="034A7F78" w14:textId="31830FEB" w:rsidR="00FF5600" w:rsidRPr="00DE6131" w:rsidRDefault="00C05FE7" w:rsidP="00116691">
      <w:pPr>
        <w:rPr>
          <w:b/>
          <w:bCs/>
          <w:color w:val="000000" w:themeColor="text1"/>
          <w:rtl/>
        </w:rPr>
      </w:pPr>
      <w:r>
        <w:rPr>
          <w:rFonts w:hint="cs"/>
          <w:color w:val="000000" w:themeColor="text1"/>
          <w:rtl/>
        </w:rPr>
        <w:t>إ</w:t>
      </w:r>
      <w:r w:rsidR="00BC773B" w:rsidRPr="00DE6131">
        <w:rPr>
          <w:rFonts w:hint="cs"/>
          <w:color w:val="000000" w:themeColor="text1"/>
          <w:rtl/>
        </w:rPr>
        <w:t xml:space="preserve">ذا كان ليس هناك بديل عن </w:t>
      </w:r>
      <w:r>
        <w:rPr>
          <w:rFonts w:hint="cs"/>
          <w:color w:val="000000" w:themeColor="text1"/>
          <w:rtl/>
        </w:rPr>
        <w:t>آ</w:t>
      </w:r>
      <w:r w:rsidR="00BC773B" w:rsidRPr="00DE6131">
        <w:rPr>
          <w:rFonts w:hint="cs"/>
          <w:color w:val="000000" w:themeColor="text1"/>
          <w:rtl/>
        </w:rPr>
        <w:t>لية الرقابة ع</w:t>
      </w:r>
      <w:r>
        <w:rPr>
          <w:rFonts w:hint="cs"/>
          <w:color w:val="000000" w:themeColor="text1"/>
          <w:rtl/>
        </w:rPr>
        <w:t>لى عقود التفويض لاعتبارات متعددة</w:t>
      </w:r>
      <w:r w:rsidR="00BC773B" w:rsidRPr="00DE6131">
        <w:rPr>
          <w:rFonts w:hint="cs"/>
          <w:color w:val="000000" w:themeColor="text1"/>
          <w:rtl/>
        </w:rPr>
        <w:t xml:space="preserve"> </w:t>
      </w:r>
      <w:r>
        <w:rPr>
          <w:rFonts w:hint="cs"/>
          <w:color w:val="000000" w:themeColor="text1"/>
          <w:rtl/>
        </w:rPr>
        <w:t>سبقت الإشارة اليها في هذا البحث، فيجب أ</w:t>
      </w:r>
      <w:r w:rsidR="00BC773B" w:rsidRPr="00DE6131">
        <w:rPr>
          <w:rFonts w:hint="cs"/>
          <w:color w:val="000000" w:themeColor="text1"/>
          <w:rtl/>
        </w:rPr>
        <w:t xml:space="preserve">ن تقتصر عملية الرقابة على مفهومها الضيق </w:t>
      </w:r>
      <w:r w:rsidR="00090525" w:rsidRPr="00DE6131">
        <w:rPr>
          <w:rFonts w:hint="cs"/>
          <w:color w:val="000000" w:themeColor="text1"/>
          <w:rtl/>
        </w:rPr>
        <w:t xml:space="preserve">بحيث يتسنى </w:t>
      </w:r>
      <w:r w:rsidR="00BC773B" w:rsidRPr="00DE6131">
        <w:rPr>
          <w:rFonts w:hint="cs"/>
          <w:color w:val="000000" w:themeColor="text1"/>
          <w:rtl/>
        </w:rPr>
        <w:t xml:space="preserve">للجهة المانحة </w:t>
      </w:r>
      <w:r w:rsidR="00090525" w:rsidRPr="00DE6131">
        <w:rPr>
          <w:rFonts w:hint="cs"/>
          <w:color w:val="000000" w:themeColor="text1"/>
          <w:rtl/>
        </w:rPr>
        <w:t xml:space="preserve"> ال</w:t>
      </w:r>
      <w:r>
        <w:rPr>
          <w:rFonts w:hint="cs"/>
          <w:color w:val="000000" w:themeColor="text1"/>
          <w:rtl/>
        </w:rPr>
        <w:t>إ</w:t>
      </w:r>
      <w:r w:rsidR="00090525" w:rsidRPr="00DE6131">
        <w:rPr>
          <w:rFonts w:hint="cs"/>
          <w:color w:val="000000" w:themeColor="text1"/>
          <w:rtl/>
        </w:rPr>
        <w:t xml:space="preserve">شراف </w:t>
      </w:r>
      <w:r w:rsidR="00BC773B" w:rsidRPr="00DE6131">
        <w:rPr>
          <w:rFonts w:hint="cs"/>
          <w:color w:val="000000" w:themeColor="text1"/>
          <w:rtl/>
        </w:rPr>
        <w:t xml:space="preserve">على عقد التفويض  من </w:t>
      </w:r>
      <w:r w:rsidR="00A82274">
        <w:rPr>
          <w:rFonts w:hint="cs"/>
          <w:color w:val="000000" w:themeColor="text1"/>
          <w:rtl/>
        </w:rPr>
        <w:t xml:space="preserve">أجل </w:t>
      </w:r>
      <w:r w:rsidR="00BC773B" w:rsidRPr="00DE6131">
        <w:rPr>
          <w:rFonts w:hint="cs"/>
          <w:color w:val="000000" w:themeColor="text1"/>
          <w:rtl/>
        </w:rPr>
        <w:t xml:space="preserve">التأكد من أن </w:t>
      </w:r>
      <w:r w:rsidR="00090525" w:rsidRPr="00DE6131">
        <w:rPr>
          <w:rFonts w:hint="cs"/>
          <w:color w:val="000000" w:themeColor="text1"/>
          <w:rtl/>
        </w:rPr>
        <w:t xml:space="preserve">عمليات </w:t>
      </w:r>
      <w:r w:rsidR="00BC773B" w:rsidRPr="00DE6131">
        <w:rPr>
          <w:rFonts w:hint="cs"/>
          <w:color w:val="000000" w:themeColor="text1"/>
          <w:rtl/>
        </w:rPr>
        <w:t xml:space="preserve">استغلال المرفق العام </w:t>
      </w:r>
      <w:r w:rsidR="00090525" w:rsidRPr="00DE6131">
        <w:rPr>
          <w:rFonts w:hint="cs"/>
          <w:color w:val="000000" w:themeColor="text1"/>
          <w:rtl/>
        </w:rPr>
        <w:t xml:space="preserve"> تسيير بانتظام </w:t>
      </w:r>
      <w:r w:rsidR="00771B57" w:rsidRPr="00DE6131">
        <w:rPr>
          <w:rFonts w:hint="cs"/>
          <w:color w:val="000000" w:themeColor="text1"/>
          <w:rtl/>
        </w:rPr>
        <w:t>واضطراد</w:t>
      </w:r>
      <w:r w:rsidR="00A82274">
        <w:rPr>
          <w:rFonts w:hint="cs"/>
          <w:color w:val="000000" w:themeColor="text1"/>
          <w:rtl/>
        </w:rPr>
        <w:t xml:space="preserve"> دون أ</w:t>
      </w:r>
      <w:r w:rsidR="00090525" w:rsidRPr="00DE6131">
        <w:rPr>
          <w:rFonts w:hint="cs"/>
          <w:color w:val="000000" w:themeColor="text1"/>
          <w:rtl/>
        </w:rPr>
        <w:t xml:space="preserve">ن </w:t>
      </w:r>
      <w:r w:rsidR="00BC773B" w:rsidRPr="00DE6131">
        <w:rPr>
          <w:rFonts w:hint="cs"/>
          <w:color w:val="000000" w:themeColor="text1"/>
          <w:rtl/>
        </w:rPr>
        <w:t>تتعدى هذه ال</w:t>
      </w:r>
      <w:r w:rsidR="00090525" w:rsidRPr="00DE6131">
        <w:rPr>
          <w:rFonts w:hint="cs"/>
          <w:color w:val="000000" w:themeColor="text1"/>
          <w:rtl/>
        </w:rPr>
        <w:t xml:space="preserve">توجيهات </w:t>
      </w:r>
      <w:r w:rsidR="00BC773B" w:rsidRPr="00DE6131">
        <w:rPr>
          <w:rFonts w:hint="cs"/>
          <w:color w:val="000000" w:themeColor="text1"/>
          <w:rtl/>
        </w:rPr>
        <w:t>الى أن تصبح عبارة عن</w:t>
      </w:r>
      <w:r w:rsidR="00090525" w:rsidRPr="00DE6131">
        <w:rPr>
          <w:rFonts w:hint="cs"/>
          <w:color w:val="000000" w:themeColor="text1"/>
          <w:rtl/>
        </w:rPr>
        <w:t xml:space="preserve"> تدخلات في </w:t>
      </w:r>
      <w:r w:rsidR="00BC773B" w:rsidRPr="00DE6131">
        <w:rPr>
          <w:rFonts w:hint="cs"/>
          <w:color w:val="000000" w:themeColor="text1"/>
          <w:rtl/>
        </w:rPr>
        <w:t xml:space="preserve">كيفية </w:t>
      </w:r>
      <w:r w:rsidR="00090525" w:rsidRPr="00DE6131">
        <w:rPr>
          <w:rFonts w:hint="cs"/>
          <w:color w:val="000000" w:themeColor="text1"/>
          <w:rtl/>
        </w:rPr>
        <w:t xml:space="preserve">إدارة المرفق </w:t>
      </w:r>
      <w:r w:rsidR="00BC773B" w:rsidRPr="00DE6131">
        <w:rPr>
          <w:rFonts w:hint="cs"/>
          <w:color w:val="000000" w:themeColor="text1"/>
          <w:rtl/>
        </w:rPr>
        <w:t>العام المفوض</w:t>
      </w:r>
      <w:r w:rsidR="00A82274">
        <w:rPr>
          <w:rFonts w:hint="cs"/>
          <w:color w:val="000000" w:themeColor="text1"/>
          <w:rtl/>
        </w:rPr>
        <w:t>،</w:t>
      </w:r>
      <w:r w:rsidR="00BC773B" w:rsidRPr="00DE6131">
        <w:rPr>
          <w:rFonts w:hint="cs"/>
          <w:color w:val="000000" w:themeColor="text1"/>
          <w:rtl/>
        </w:rPr>
        <w:t xml:space="preserve"> وخلال هذه العملية </w:t>
      </w:r>
      <w:r w:rsidR="00090525" w:rsidRPr="00DE6131">
        <w:rPr>
          <w:rFonts w:hint="cs"/>
          <w:color w:val="000000" w:themeColor="text1"/>
          <w:rtl/>
        </w:rPr>
        <w:t xml:space="preserve">تحرص </w:t>
      </w:r>
      <w:r w:rsidR="00BC773B" w:rsidRPr="00DE6131">
        <w:rPr>
          <w:rFonts w:hint="cs"/>
          <w:color w:val="000000" w:themeColor="text1"/>
          <w:rtl/>
        </w:rPr>
        <w:t>الجهة</w:t>
      </w:r>
      <w:r w:rsidR="00090525" w:rsidRPr="00DE6131">
        <w:rPr>
          <w:rFonts w:hint="cs"/>
          <w:color w:val="000000" w:themeColor="text1"/>
          <w:rtl/>
        </w:rPr>
        <w:t xml:space="preserve"> المانحة </w:t>
      </w:r>
      <w:r w:rsidR="00BC773B" w:rsidRPr="00DE6131">
        <w:rPr>
          <w:rFonts w:hint="cs"/>
          <w:color w:val="000000" w:themeColor="text1"/>
          <w:rtl/>
        </w:rPr>
        <w:t xml:space="preserve">للتفويض </w:t>
      </w:r>
      <w:r w:rsidR="00A82274">
        <w:rPr>
          <w:rFonts w:hint="cs"/>
          <w:color w:val="000000" w:themeColor="text1"/>
          <w:rtl/>
        </w:rPr>
        <w:t>على أ</w:t>
      </w:r>
      <w:r w:rsidR="00090525" w:rsidRPr="00DE6131">
        <w:rPr>
          <w:rFonts w:hint="cs"/>
          <w:color w:val="000000" w:themeColor="text1"/>
          <w:rtl/>
        </w:rPr>
        <w:t xml:space="preserve">ن </w:t>
      </w:r>
      <w:r w:rsidR="00BC773B" w:rsidRPr="00DE6131">
        <w:rPr>
          <w:rFonts w:hint="cs"/>
          <w:color w:val="000000" w:themeColor="text1"/>
          <w:rtl/>
        </w:rPr>
        <w:t>تكون</w:t>
      </w:r>
      <w:r w:rsidR="00090525" w:rsidRPr="00DE6131">
        <w:rPr>
          <w:rFonts w:hint="cs"/>
          <w:color w:val="000000" w:themeColor="text1"/>
          <w:rtl/>
        </w:rPr>
        <w:t xml:space="preserve"> </w:t>
      </w:r>
      <w:r w:rsidR="00BC773B" w:rsidRPr="00DE6131">
        <w:rPr>
          <w:rFonts w:hint="cs"/>
          <w:color w:val="000000" w:themeColor="text1"/>
          <w:rtl/>
        </w:rPr>
        <w:t xml:space="preserve">لصاحب التفويض </w:t>
      </w:r>
      <w:r w:rsidR="00090525" w:rsidRPr="00DE6131">
        <w:rPr>
          <w:rFonts w:hint="cs"/>
          <w:color w:val="000000" w:themeColor="text1"/>
          <w:rtl/>
        </w:rPr>
        <w:t xml:space="preserve"> اليد </w:t>
      </w:r>
      <w:r w:rsidR="00BC773B" w:rsidRPr="00DE6131">
        <w:rPr>
          <w:rFonts w:hint="cs"/>
          <w:color w:val="000000" w:themeColor="text1"/>
          <w:rtl/>
        </w:rPr>
        <w:t>العليا</w:t>
      </w:r>
      <w:r w:rsidR="00BB3F47" w:rsidRPr="00DE6131">
        <w:rPr>
          <w:rFonts w:hint="cs"/>
          <w:color w:val="000000" w:themeColor="text1"/>
          <w:rtl/>
        </w:rPr>
        <w:t xml:space="preserve"> </w:t>
      </w:r>
      <w:r w:rsidR="00771B57" w:rsidRPr="00DE6131">
        <w:rPr>
          <w:rFonts w:hint="cs"/>
          <w:color w:val="000000" w:themeColor="text1"/>
          <w:rtl/>
        </w:rPr>
        <w:t>والقرار الفص</w:t>
      </w:r>
      <w:r w:rsidR="00771B57" w:rsidRPr="00DE6131">
        <w:rPr>
          <w:color w:val="000000" w:themeColor="text1"/>
          <w:rtl/>
        </w:rPr>
        <w:t>ل</w:t>
      </w:r>
      <w:r w:rsidR="00BB3F47" w:rsidRPr="00DE6131">
        <w:rPr>
          <w:rFonts w:hint="cs"/>
          <w:color w:val="000000" w:themeColor="text1"/>
          <w:rtl/>
        </w:rPr>
        <w:t xml:space="preserve"> فيما يخص الطريقة التي يدار بها</w:t>
      </w:r>
      <w:r w:rsidR="00090525" w:rsidRPr="00DE6131">
        <w:rPr>
          <w:rFonts w:hint="cs"/>
          <w:color w:val="000000" w:themeColor="text1"/>
          <w:rtl/>
        </w:rPr>
        <w:t xml:space="preserve"> المرفق </w:t>
      </w:r>
      <w:r w:rsidR="00BB3F47" w:rsidRPr="00DE6131">
        <w:rPr>
          <w:rFonts w:hint="cs"/>
          <w:color w:val="000000" w:themeColor="text1"/>
          <w:rtl/>
        </w:rPr>
        <w:t xml:space="preserve">العام  في </w:t>
      </w:r>
      <w:r w:rsidR="00090525" w:rsidRPr="00DE6131">
        <w:rPr>
          <w:rFonts w:hint="cs"/>
          <w:color w:val="000000" w:themeColor="text1"/>
          <w:rtl/>
        </w:rPr>
        <w:t xml:space="preserve">مقابل </w:t>
      </w:r>
      <w:r w:rsidR="00BB3F47" w:rsidRPr="00DE6131">
        <w:rPr>
          <w:rFonts w:hint="cs"/>
          <w:color w:val="000000" w:themeColor="text1"/>
          <w:rtl/>
        </w:rPr>
        <w:t>تحمله</w:t>
      </w:r>
      <w:r w:rsidR="00090525" w:rsidRPr="00DE6131">
        <w:rPr>
          <w:rFonts w:hint="cs"/>
          <w:color w:val="000000" w:themeColor="text1"/>
          <w:rtl/>
        </w:rPr>
        <w:t xml:space="preserve"> </w:t>
      </w:r>
      <w:r w:rsidR="00A82274">
        <w:rPr>
          <w:rFonts w:hint="cs"/>
          <w:color w:val="000000" w:themeColor="text1"/>
          <w:rtl/>
        </w:rPr>
        <w:t>أ</w:t>
      </w:r>
      <w:r w:rsidR="00BB3F47" w:rsidRPr="00DE6131">
        <w:rPr>
          <w:rFonts w:hint="cs"/>
          <w:color w:val="000000" w:themeColor="text1"/>
          <w:rtl/>
        </w:rPr>
        <w:t>عباء</w:t>
      </w:r>
      <w:r w:rsidR="00090525" w:rsidRPr="00DE6131">
        <w:rPr>
          <w:rFonts w:hint="cs"/>
          <w:color w:val="000000" w:themeColor="text1"/>
          <w:rtl/>
        </w:rPr>
        <w:t xml:space="preserve"> مالية </w:t>
      </w:r>
      <w:r w:rsidR="00BB3F47" w:rsidRPr="00DE6131">
        <w:rPr>
          <w:rFonts w:hint="cs"/>
          <w:color w:val="000000" w:themeColor="text1"/>
          <w:rtl/>
        </w:rPr>
        <w:t>وتكاليف معتبرة في سبيل ت</w:t>
      </w:r>
      <w:r w:rsidR="00A82274">
        <w:rPr>
          <w:rFonts w:hint="cs"/>
          <w:color w:val="000000" w:themeColor="text1"/>
          <w:rtl/>
        </w:rPr>
        <w:t>حقيق المرفق العام موضوع التفويض</w:t>
      </w:r>
      <w:r w:rsidR="00BB3F47" w:rsidRPr="00DE6131">
        <w:rPr>
          <w:rFonts w:hint="cs"/>
          <w:color w:val="000000" w:themeColor="text1"/>
          <w:rtl/>
        </w:rPr>
        <w:t xml:space="preserve">، </w:t>
      </w:r>
      <w:r w:rsidR="00090525" w:rsidRPr="00DE6131">
        <w:rPr>
          <w:rFonts w:hint="cs"/>
          <w:color w:val="000000" w:themeColor="text1"/>
          <w:rtl/>
        </w:rPr>
        <w:t xml:space="preserve">فهي دائما </w:t>
      </w:r>
      <w:r w:rsidR="00BB3F47" w:rsidRPr="00DE6131">
        <w:rPr>
          <w:rFonts w:hint="cs"/>
          <w:color w:val="000000" w:themeColor="text1"/>
          <w:rtl/>
        </w:rPr>
        <w:t xml:space="preserve">مسؤولة وملتزمة بالحرص </w:t>
      </w:r>
      <w:r w:rsidR="00090525" w:rsidRPr="00DE6131">
        <w:rPr>
          <w:rFonts w:hint="cs"/>
          <w:color w:val="000000" w:themeColor="text1"/>
          <w:rtl/>
        </w:rPr>
        <w:t xml:space="preserve">على </w:t>
      </w:r>
      <w:r w:rsidR="00BB3F47" w:rsidRPr="00DE6131">
        <w:rPr>
          <w:rFonts w:hint="cs"/>
          <w:color w:val="000000" w:themeColor="text1"/>
          <w:rtl/>
        </w:rPr>
        <w:t>التوفيق</w:t>
      </w:r>
      <w:r w:rsidR="00090525" w:rsidRPr="00DE6131">
        <w:rPr>
          <w:rFonts w:hint="cs"/>
          <w:color w:val="000000" w:themeColor="text1"/>
          <w:rtl/>
        </w:rPr>
        <w:t xml:space="preserve"> بين اعتبارين هما </w:t>
      </w:r>
      <w:r w:rsidR="00BB3F47" w:rsidRPr="00DE6131">
        <w:rPr>
          <w:rFonts w:hint="cs"/>
          <w:color w:val="000000" w:themeColor="text1"/>
          <w:rtl/>
        </w:rPr>
        <w:t>ضمان</w:t>
      </w:r>
      <w:r w:rsidR="00090525" w:rsidRPr="00DE6131">
        <w:rPr>
          <w:rFonts w:hint="cs"/>
          <w:color w:val="000000" w:themeColor="text1"/>
          <w:rtl/>
        </w:rPr>
        <w:t xml:space="preserve"> حرية </w:t>
      </w:r>
      <w:r w:rsidR="00BB3F47" w:rsidRPr="00DE6131">
        <w:rPr>
          <w:rFonts w:hint="cs"/>
          <w:color w:val="000000" w:themeColor="text1"/>
          <w:rtl/>
        </w:rPr>
        <w:t xml:space="preserve">المكلف بإدارة واستغلال المرفق العام </w:t>
      </w:r>
      <w:r w:rsidR="00090525" w:rsidRPr="00DE6131">
        <w:rPr>
          <w:rFonts w:hint="cs"/>
          <w:color w:val="000000" w:themeColor="text1"/>
          <w:rtl/>
        </w:rPr>
        <w:t>وضمان سير</w:t>
      </w:r>
      <w:r w:rsidR="00BB3F47" w:rsidRPr="00DE6131">
        <w:rPr>
          <w:rFonts w:hint="cs"/>
          <w:color w:val="000000" w:themeColor="text1"/>
          <w:rtl/>
        </w:rPr>
        <w:t>ه</w:t>
      </w:r>
      <w:r w:rsidR="00090525" w:rsidRPr="00DE6131">
        <w:rPr>
          <w:rFonts w:hint="cs"/>
          <w:color w:val="000000" w:themeColor="text1"/>
          <w:rtl/>
        </w:rPr>
        <w:t xml:space="preserve"> </w:t>
      </w:r>
      <w:r w:rsidR="00BB3F47" w:rsidRPr="00DE6131">
        <w:rPr>
          <w:rFonts w:hint="cs"/>
          <w:color w:val="000000" w:themeColor="text1"/>
          <w:rtl/>
        </w:rPr>
        <w:t>بانتظام</w:t>
      </w:r>
      <w:r w:rsidR="00A82274">
        <w:rPr>
          <w:rFonts w:hint="cs"/>
          <w:color w:val="000000" w:themeColor="text1"/>
          <w:rtl/>
        </w:rPr>
        <w:t>،</w:t>
      </w:r>
      <w:r w:rsidR="00090525" w:rsidRPr="00DE6131">
        <w:rPr>
          <w:rFonts w:hint="cs"/>
          <w:color w:val="000000" w:themeColor="text1"/>
          <w:rtl/>
        </w:rPr>
        <w:t xml:space="preserve"> لذا </w:t>
      </w:r>
      <w:r w:rsidR="00A82274">
        <w:rPr>
          <w:rFonts w:hint="cs"/>
          <w:color w:val="000000" w:themeColor="text1"/>
          <w:rtl/>
        </w:rPr>
        <w:t>فمن الواجب أ</w:t>
      </w:r>
      <w:r w:rsidR="00BB3F47" w:rsidRPr="00DE6131">
        <w:rPr>
          <w:rFonts w:hint="cs"/>
          <w:color w:val="000000" w:themeColor="text1"/>
          <w:rtl/>
        </w:rPr>
        <w:t>ن تقف</w:t>
      </w:r>
      <w:r w:rsidR="00090525" w:rsidRPr="00DE6131">
        <w:rPr>
          <w:rFonts w:hint="cs"/>
          <w:color w:val="000000" w:themeColor="text1"/>
          <w:rtl/>
        </w:rPr>
        <w:t xml:space="preserve"> سلطة رقابة </w:t>
      </w:r>
      <w:r w:rsidR="00BB3F47" w:rsidRPr="00DE6131">
        <w:rPr>
          <w:rFonts w:hint="cs"/>
          <w:color w:val="000000" w:themeColor="text1"/>
          <w:rtl/>
        </w:rPr>
        <w:t xml:space="preserve">السلطة المانحة </w:t>
      </w:r>
      <w:r w:rsidR="00A82274">
        <w:rPr>
          <w:rFonts w:hint="cs"/>
          <w:color w:val="000000" w:themeColor="text1"/>
          <w:rtl/>
        </w:rPr>
        <w:t>عند حد الإ</w:t>
      </w:r>
      <w:r w:rsidR="00090525" w:rsidRPr="00DE6131">
        <w:rPr>
          <w:rFonts w:hint="cs"/>
          <w:color w:val="000000" w:themeColor="text1"/>
          <w:rtl/>
        </w:rPr>
        <w:t>شراف</w:t>
      </w:r>
      <w:r w:rsidR="00BB3F47" w:rsidRPr="00DE6131">
        <w:rPr>
          <w:rFonts w:hint="cs"/>
          <w:color w:val="000000" w:themeColor="text1"/>
          <w:rtl/>
        </w:rPr>
        <w:t xml:space="preserve"> والمراقبة </w:t>
      </w:r>
      <w:r w:rsidR="00090525" w:rsidRPr="00DE6131">
        <w:rPr>
          <w:rFonts w:hint="cs"/>
          <w:color w:val="000000" w:themeColor="text1"/>
          <w:rtl/>
        </w:rPr>
        <w:t>على عمليات ال</w:t>
      </w:r>
      <w:r w:rsidR="00116691">
        <w:rPr>
          <w:rFonts w:hint="cs"/>
          <w:color w:val="000000" w:themeColor="text1"/>
          <w:rtl/>
        </w:rPr>
        <w:t>إستغلال دون أ</w:t>
      </w:r>
      <w:r w:rsidR="00090525" w:rsidRPr="00DE6131">
        <w:rPr>
          <w:rFonts w:hint="cs"/>
          <w:color w:val="000000" w:themeColor="text1"/>
          <w:rtl/>
        </w:rPr>
        <w:t xml:space="preserve">ن </w:t>
      </w:r>
      <w:r w:rsidR="00BB3F47" w:rsidRPr="00DE6131">
        <w:rPr>
          <w:rFonts w:hint="cs"/>
          <w:color w:val="000000" w:themeColor="text1"/>
          <w:rtl/>
        </w:rPr>
        <w:t>تتجاوزها</w:t>
      </w:r>
      <w:r w:rsidR="00090525" w:rsidRPr="00DE6131">
        <w:rPr>
          <w:rFonts w:hint="cs"/>
          <w:color w:val="000000" w:themeColor="text1"/>
          <w:rtl/>
        </w:rPr>
        <w:t xml:space="preserve"> الى التدخل في </w:t>
      </w:r>
      <w:r w:rsidR="00BB3F47" w:rsidRPr="00DE6131">
        <w:rPr>
          <w:rFonts w:hint="cs"/>
          <w:color w:val="000000" w:themeColor="text1"/>
          <w:rtl/>
        </w:rPr>
        <w:t>الكيفية التي يدار بها</w:t>
      </w:r>
      <w:r w:rsidR="00090525" w:rsidRPr="00DE6131">
        <w:rPr>
          <w:rFonts w:hint="cs"/>
          <w:color w:val="000000" w:themeColor="text1"/>
          <w:rtl/>
        </w:rPr>
        <w:t xml:space="preserve"> المرفق</w:t>
      </w:r>
      <w:r w:rsidR="00BB3F47" w:rsidRPr="00DE6131">
        <w:rPr>
          <w:rFonts w:hint="cs"/>
          <w:color w:val="000000" w:themeColor="text1"/>
          <w:rtl/>
        </w:rPr>
        <w:t xml:space="preserve"> المفوض</w:t>
      </w:r>
      <w:r w:rsidR="00090525" w:rsidRPr="00DE6131">
        <w:rPr>
          <w:rStyle w:val="Appelnotedebasdep"/>
          <w:color w:val="000000" w:themeColor="text1"/>
          <w:rtl/>
        </w:rPr>
        <w:footnoteReference w:id="465"/>
      </w:r>
      <w:r w:rsidR="00090525" w:rsidRPr="00DE6131">
        <w:rPr>
          <w:rFonts w:hint="cs"/>
          <w:color w:val="000000" w:themeColor="text1"/>
          <w:rtl/>
        </w:rPr>
        <w:t>.</w:t>
      </w:r>
    </w:p>
    <w:p w14:paraId="1E2AA559" w14:textId="0583B651" w:rsidR="00610265" w:rsidRPr="00DE6131" w:rsidRDefault="00BB3F47" w:rsidP="00116691">
      <w:pPr>
        <w:rPr>
          <w:color w:val="000000" w:themeColor="text1"/>
          <w:rtl/>
        </w:rPr>
      </w:pPr>
      <w:r w:rsidRPr="00DE6131">
        <w:rPr>
          <w:rFonts w:hint="cs"/>
          <w:color w:val="000000" w:themeColor="text1"/>
          <w:rtl/>
        </w:rPr>
        <w:t xml:space="preserve">وهذا </w:t>
      </w:r>
      <w:r w:rsidR="00771B57" w:rsidRPr="00DE6131">
        <w:rPr>
          <w:rFonts w:hint="cs"/>
          <w:color w:val="000000" w:themeColor="text1"/>
          <w:rtl/>
        </w:rPr>
        <w:t>انطلاقا</w:t>
      </w:r>
      <w:r w:rsidR="00116691">
        <w:rPr>
          <w:rFonts w:hint="cs"/>
          <w:color w:val="000000" w:themeColor="text1"/>
          <w:rtl/>
        </w:rPr>
        <w:t xml:space="preserve"> من الدور الكبير</w:t>
      </w:r>
      <w:r w:rsidRPr="00DE6131">
        <w:rPr>
          <w:rFonts w:hint="cs"/>
          <w:color w:val="000000" w:themeColor="text1"/>
          <w:rtl/>
        </w:rPr>
        <w:t xml:space="preserve">الذي يلعبه صاحب التفويض في إقامة وتشغيل المرفق بعد إعادة </w:t>
      </w:r>
      <w:r w:rsidR="00771B57" w:rsidRPr="00DE6131">
        <w:rPr>
          <w:rFonts w:hint="cs"/>
          <w:color w:val="000000" w:themeColor="text1"/>
          <w:rtl/>
        </w:rPr>
        <w:t>تأهيله</w:t>
      </w:r>
      <w:r w:rsidRPr="00DE6131">
        <w:rPr>
          <w:rFonts w:hint="cs"/>
          <w:color w:val="000000" w:themeColor="text1"/>
          <w:rtl/>
        </w:rPr>
        <w:t xml:space="preserve"> فهو</w:t>
      </w:r>
      <w:r w:rsidR="00116691">
        <w:rPr>
          <w:rFonts w:hint="cs"/>
          <w:color w:val="000000" w:themeColor="text1"/>
          <w:rtl/>
        </w:rPr>
        <w:t xml:space="preserve"> دور </w:t>
      </w:r>
      <w:r w:rsidR="00610265" w:rsidRPr="00DE6131">
        <w:rPr>
          <w:rFonts w:hint="cs"/>
          <w:color w:val="000000" w:themeColor="text1"/>
          <w:rtl/>
        </w:rPr>
        <w:t xml:space="preserve">على درجة كبيرة من الأهمية </w:t>
      </w:r>
      <w:r w:rsidRPr="00DE6131">
        <w:rPr>
          <w:rFonts w:hint="cs"/>
          <w:color w:val="000000" w:themeColor="text1"/>
          <w:rtl/>
        </w:rPr>
        <w:t xml:space="preserve">والحساسية </w:t>
      </w:r>
      <w:r w:rsidR="00610265" w:rsidRPr="00DE6131">
        <w:rPr>
          <w:rFonts w:hint="cs"/>
          <w:color w:val="000000" w:themeColor="text1"/>
          <w:rtl/>
        </w:rPr>
        <w:t xml:space="preserve">حيث يتولى </w:t>
      </w:r>
      <w:r w:rsidRPr="00DE6131">
        <w:rPr>
          <w:rFonts w:hint="cs"/>
          <w:color w:val="000000" w:themeColor="text1"/>
          <w:rtl/>
        </w:rPr>
        <w:t xml:space="preserve">القيام بكل </w:t>
      </w:r>
      <w:r w:rsidR="00771B57" w:rsidRPr="00DE6131">
        <w:rPr>
          <w:rFonts w:hint="cs"/>
          <w:color w:val="000000" w:themeColor="text1"/>
          <w:rtl/>
        </w:rPr>
        <w:t>ما ه</w:t>
      </w:r>
      <w:r w:rsidR="00771B57" w:rsidRPr="00DE6131">
        <w:rPr>
          <w:color w:val="000000" w:themeColor="text1"/>
          <w:rtl/>
        </w:rPr>
        <w:t>و</w:t>
      </w:r>
      <w:r w:rsidR="00116691">
        <w:rPr>
          <w:rFonts w:hint="cs"/>
          <w:color w:val="000000" w:themeColor="text1"/>
          <w:rtl/>
        </w:rPr>
        <w:t xml:space="preserve"> ضروري من أ</w:t>
      </w:r>
      <w:r w:rsidRPr="00DE6131">
        <w:rPr>
          <w:rFonts w:hint="cs"/>
          <w:color w:val="000000" w:themeColor="text1"/>
          <w:rtl/>
        </w:rPr>
        <w:t>جل ال</w:t>
      </w:r>
      <w:r w:rsidR="00116691">
        <w:rPr>
          <w:rFonts w:hint="cs"/>
          <w:color w:val="000000" w:themeColor="text1"/>
          <w:rtl/>
        </w:rPr>
        <w:t>قيام المرفق العام بنشاطاته على أ</w:t>
      </w:r>
      <w:r w:rsidRPr="00DE6131">
        <w:rPr>
          <w:rFonts w:hint="cs"/>
          <w:color w:val="000000" w:themeColor="text1"/>
          <w:rtl/>
        </w:rPr>
        <w:t>حسن وجه</w:t>
      </w:r>
      <w:r w:rsidR="00116691">
        <w:rPr>
          <w:rFonts w:hint="cs"/>
          <w:color w:val="000000" w:themeColor="text1"/>
          <w:rtl/>
        </w:rPr>
        <w:t>، هذه المسؤولية الكبيرة لابد أ</w:t>
      </w:r>
      <w:r w:rsidRPr="00DE6131">
        <w:rPr>
          <w:rFonts w:hint="cs"/>
          <w:color w:val="000000" w:themeColor="text1"/>
          <w:rtl/>
        </w:rPr>
        <w:t xml:space="preserve">ن يقابلها هامش معتبر من الحرية </w:t>
      </w:r>
      <w:r w:rsidR="004C06D0" w:rsidRPr="00DE6131">
        <w:rPr>
          <w:rFonts w:hint="cs"/>
          <w:color w:val="000000" w:themeColor="text1"/>
          <w:rtl/>
        </w:rPr>
        <w:t>ي</w:t>
      </w:r>
      <w:r w:rsidR="00116691">
        <w:rPr>
          <w:rFonts w:hint="cs"/>
          <w:color w:val="000000" w:themeColor="text1"/>
          <w:rtl/>
        </w:rPr>
        <w:t>كون ضروريا بالنسبة للمستثمر من أ</w:t>
      </w:r>
      <w:r w:rsidR="004C06D0" w:rsidRPr="00DE6131">
        <w:rPr>
          <w:rFonts w:hint="cs"/>
          <w:color w:val="000000" w:themeColor="text1"/>
          <w:rtl/>
        </w:rPr>
        <w:t>جل القي</w:t>
      </w:r>
      <w:r w:rsidR="00116691">
        <w:rPr>
          <w:rFonts w:hint="cs"/>
          <w:color w:val="000000" w:themeColor="text1"/>
          <w:rtl/>
        </w:rPr>
        <w:t>ام بالمهام الموكلة اليه على اكمل</w:t>
      </w:r>
      <w:r w:rsidR="004C06D0" w:rsidRPr="00DE6131">
        <w:rPr>
          <w:rFonts w:hint="cs"/>
          <w:color w:val="000000" w:themeColor="text1"/>
          <w:rtl/>
        </w:rPr>
        <w:t xml:space="preserve"> وجه، وفي سبيل ذلك فهو </w:t>
      </w:r>
      <w:r w:rsidR="00610265" w:rsidRPr="00DE6131">
        <w:rPr>
          <w:rFonts w:hint="cs"/>
          <w:color w:val="000000" w:themeColor="text1"/>
          <w:rtl/>
        </w:rPr>
        <w:t>يتمتع بمجموعة من الحقوق</w:t>
      </w:r>
      <w:r w:rsidR="004C06D0" w:rsidRPr="00DE6131">
        <w:rPr>
          <w:rFonts w:hint="cs"/>
          <w:color w:val="000000" w:themeColor="text1"/>
          <w:rtl/>
        </w:rPr>
        <w:t xml:space="preserve"> والامتيازات </w:t>
      </w:r>
      <w:r w:rsidR="00610265" w:rsidRPr="00DE6131">
        <w:rPr>
          <w:rFonts w:hint="cs"/>
          <w:color w:val="000000" w:themeColor="text1"/>
          <w:rtl/>
        </w:rPr>
        <w:t xml:space="preserve">لا يشاركه فيها غيره من المتعاقدين مع </w:t>
      </w:r>
      <w:r w:rsidR="004C06D0" w:rsidRPr="00DE6131">
        <w:rPr>
          <w:rFonts w:hint="cs"/>
          <w:color w:val="000000" w:themeColor="text1"/>
          <w:rtl/>
        </w:rPr>
        <w:t xml:space="preserve">الجهة الإدارية </w:t>
      </w:r>
      <w:r w:rsidR="00610265" w:rsidRPr="00DE6131">
        <w:rPr>
          <w:rFonts w:hint="cs"/>
          <w:color w:val="000000" w:themeColor="text1"/>
          <w:rtl/>
        </w:rPr>
        <w:t xml:space="preserve">ومن </w:t>
      </w:r>
      <w:r w:rsidR="004C06D0" w:rsidRPr="00DE6131">
        <w:rPr>
          <w:rFonts w:hint="cs"/>
          <w:color w:val="000000" w:themeColor="text1"/>
          <w:rtl/>
        </w:rPr>
        <w:t xml:space="preserve">بين </w:t>
      </w:r>
      <w:r w:rsidR="00610265" w:rsidRPr="00DE6131">
        <w:rPr>
          <w:rFonts w:hint="cs"/>
          <w:color w:val="000000" w:themeColor="text1"/>
          <w:rtl/>
        </w:rPr>
        <w:t xml:space="preserve">هذه الحقوق </w:t>
      </w:r>
      <w:r w:rsidR="004C06D0" w:rsidRPr="00DE6131">
        <w:rPr>
          <w:rFonts w:hint="cs"/>
          <w:color w:val="000000" w:themeColor="text1"/>
          <w:rtl/>
        </w:rPr>
        <w:t>تحصيل</w:t>
      </w:r>
      <w:r w:rsidR="00610265" w:rsidRPr="00DE6131">
        <w:rPr>
          <w:rFonts w:hint="cs"/>
          <w:color w:val="000000" w:themeColor="text1"/>
          <w:rtl/>
        </w:rPr>
        <w:t xml:space="preserve"> </w:t>
      </w:r>
      <w:r w:rsidR="004C06D0" w:rsidRPr="00DE6131">
        <w:rPr>
          <w:rFonts w:hint="cs"/>
          <w:color w:val="000000" w:themeColor="text1"/>
          <w:rtl/>
        </w:rPr>
        <w:t xml:space="preserve">عائدات مالية </w:t>
      </w:r>
      <w:r w:rsidR="00610265" w:rsidRPr="00DE6131">
        <w:rPr>
          <w:rFonts w:hint="cs"/>
          <w:color w:val="000000" w:themeColor="text1"/>
          <w:rtl/>
        </w:rPr>
        <w:t xml:space="preserve">من </w:t>
      </w:r>
      <w:r w:rsidR="004C06D0" w:rsidRPr="00DE6131">
        <w:rPr>
          <w:rFonts w:hint="cs"/>
          <w:color w:val="000000" w:themeColor="text1"/>
          <w:rtl/>
        </w:rPr>
        <w:t>المنتفعين</w:t>
      </w:r>
      <w:r w:rsidR="00610265" w:rsidRPr="00DE6131">
        <w:rPr>
          <w:rFonts w:hint="cs"/>
          <w:color w:val="000000" w:themeColor="text1"/>
          <w:rtl/>
        </w:rPr>
        <w:t xml:space="preserve"> من المرفق</w:t>
      </w:r>
      <w:r w:rsidR="004C06D0" w:rsidRPr="00DE6131">
        <w:rPr>
          <w:rFonts w:hint="cs"/>
          <w:color w:val="000000" w:themeColor="text1"/>
          <w:rtl/>
        </w:rPr>
        <w:t xml:space="preserve"> العام </w:t>
      </w:r>
      <w:r w:rsidR="00610265" w:rsidRPr="00DE6131">
        <w:rPr>
          <w:rFonts w:hint="cs"/>
          <w:color w:val="000000" w:themeColor="text1"/>
          <w:rtl/>
        </w:rPr>
        <w:t>والحق</w:t>
      </w:r>
      <w:r w:rsidR="004C06D0" w:rsidRPr="00DE6131">
        <w:rPr>
          <w:rFonts w:hint="cs"/>
          <w:color w:val="000000" w:themeColor="text1"/>
          <w:rtl/>
        </w:rPr>
        <w:t xml:space="preserve"> كذلك </w:t>
      </w:r>
      <w:r w:rsidR="00610265" w:rsidRPr="00DE6131">
        <w:rPr>
          <w:rFonts w:hint="cs"/>
          <w:color w:val="000000" w:themeColor="text1"/>
          <w:rtl/>
        </w:rPr>
        <w:t xml:space="preserve"> في </w:t>
      </w:r>
      <w:r w:rsidR="004C06D0" w:rsidRPr="00DE6131">
        <w:rPr>
          <w:rFonts w:hint="cs"/>
          <w:color w:val="000000" w:themeColor="text1"/>
          <w:rtl/>
        </w:rPr>
        <w:t>التمتع ببعض ا</w:t>
      </w:r>
      <w:r w:rsidR="00610265" w:rsidRPr="00DE6131">
        <w:rPr>
          <w:rFonts w:hint="cs"/>
          <w:color w:val="000000" w:themeColor="text1"/>
          <w:rtl/>
        </w:rPr>
        <w:t xml:space="preserve">متيازات السلطة العامة </w:t>
      </w:r>
      <w:r w:rsidR="004C06D0" w:rsidRPr="00DE6131">
        <w:rPr>
          <w:rFonts w:hint="cs"/>
          <w:color w:val="000000" w:themeColor="text1"/>
          <w:rtl/>
        </w:rPr>
        <w:t>التي يستمدها من طبيعة المرفق العام</w:t>
      </w:r>
      <w:r w:rsidR="002D42B2">
        <w:rPr>
          <w:rFonts w:hint="cs"/>
          <w:color w:val="000000" w:themeColor="text1"/>
          <w:rtl/>
        </w:rPr>
        <w:t>،</w:t>
      </w:r>
      <w:r w:rsidR="004C06D0" w:rsidRPr="00DE6131">
        <w:rPr>
          <w:rFonts w:hint="cs"/>
          <w:color w:val="000000" w:themeColor="text1"/>
          <w:rtl/>
        </w:rPr>
        <w:t xml:space="preserve"> والمنفعة الع</w:t>
      </w:r>
      <w:r w:rsidR="002D42B2">
        <w:rPr>
          <w:rFonts w:hint="cs"/>
          <w:color w:val="000000" w:themeColor="text1"/>
          <w:rtl/>
        </w:rPr>
        <w:t>امة التي يقدمها، فبالإضافة الى أ</w:t>
      </w:r>
      <w:r w:rsidR="004C06D0" w:rsidRPr="00DE6131">
        <w:rPr>
          <w:rFonts w:hint="cs"/>
          <w:color w:val="000000" w:themeColor="text1"/>
          <w:rtl/>
        </w:rPr>
        <w:t>ن</w:t>
      </w:r>
      <w:r w:rsidR="00610265" w:rsidRPr="00DE6131">
        <w:rPr>
          <w:rFonts w:hint="cs"/>
          <w:color w:val="000000" w:themeColor="text1"/>
          <w:rtl/>
        </w:rPr>
        <w:t xml:space="preserve"> </w:t>
      </w:r>
      <w:r w:rsidR="004C06D0" w:rsidRPr="00DE6131">
        <w:rPr>
          <w:rFonts w:hint="cs"/>
          <w:color w:val="000000" w:themeColor="text1"/>
          <w:rtl/>
        </w:rPr>
        <w:t>خضوع</w:t>
      </w:r>
      <w:r w:rsidR="00610265" w:rsidRPr="00DE6131">
        <w:rPr>
          <w:rFonts w:hint="cs"/>
          <w:color w:val="000000" w:themeColor="text1"/>
          <w:rtl/>
        </w:rPr>
        <w:t xml:space="preserve"> تنفيذ </w:t>
      </w:r>
      <w:r w:rsidR="004C06D0" w:rsidRPr="00DE6131">
        <w:rPr>
          <w:rFonts w:hint="cs"/>
          <w:color w:val="000000" w:themeColor="text1"/>
          <w:rtl/>
        </w:rPr>
        <w:t xml:space="preserve">المرفق العام </w:t>
      </w:r>
      <w:r w:rsidR="00610265" w:rsidRPr="00DE6131">
        <w:rPr>
          <w:rFonts w:hint="cs"/>
          <w:color w:val="000000" w:themeColor="text1"/>
          <w:rtl/>
        </w:rPr>
        <w:t xml:space="preserve"> للمبادئ العامة في العقود الإدارية </w:t>
      </w:r>
      <w:r w:rsidR="002D42B2">
        <w:rPr>
          <w:rFonts w:hint="cs"/>
          <w:color w:val="000000" w:themeColor="text1"/>
          <w:rtl/>
        </w:rPr>
        <w:t>إلا أ</w:t>
      </w:r>
      <w:r w:rsidR="004C06D0" w:rsidRPr="00DE6131">
        <w:rPr>
          <w:rFonts w:hint="cs"/>
          <w:color w:val="000000" w:themeColor="text1"/>
          <w:rtl/>
        </w:rPr>
        <w:t xml:space="preserve">ن تطبيق </w:t>
      </w:r>
      <w:r w:rsidR="00610265" w:rsidRPr="00DE6131">
        <w:rPr>
          <w:rFonts w:hint="cs"/>
          <w:color w:val="000000" w:themeColor="text1"/>
          <w:rtl/>
        </w:rPr>
        <w:t xml:space="preserve"> </w:t>
      </w:r>
      <w:r w:rsidR="004C06D0" w:rsidRPr="00DE6131">
        <w:rPr>
          <w:rFonts w:hint="cs"/>
          <w:color w:val="000000" w:themeColor="text1"/>
          <w:rtl/>
        </w:rPr>
        <w:t>هذه المبادئ على عقود التفويض  يتميز</w:t>
      </w:r>
      <w:r w:rsidR="00610265" w:rsidRPr="00DE6131">
        <w:rPr>
          <w:rFonts w:hint="cs"/>
          <w:color w:val="000000" w:themeColor="text1"/>
          <w:rtl/>
        </w:rPr>
        <w:t xml:space="preserve"> في أحيان كثيرة سو</w:t>
      </w:r>
      <w:r w:rsidR="00636BB8">
        <w:rPr>
          <w:rFonts w:hint="cs"/>
          <w:color w:val="000000" w:themeColor="text1"/>
          <w:rtl/>
        </w:rPr>
        <w:t>ا</w:t>
      </w:r>
      <w:r w:rsidR="00610265" w:rsidRPr="00DE6131">
        <w:rPr>
          <w:rFonts w:hint="cs"/>
          <w:color w:val="000000" w:themeColor="text1"/>
          <w:rtl/>
        </w:rPr>
        <w:t xml:space="preserve">ء </w:t>
      </w:r>
      <w:r w:rsidR="004C06D0" w:rsidRPr="00DE6131">
        <w:rPr>
          <w:rFonts w:hint="cs"/>
          <w:color w:val="000000" w:themeColor="text1"/>
          <w:rtl/>
        </w:rPr>
        <w:t>في عملية تشديد</w:t>
      </w:r>
      <w:r w:rsidR="00610265" w:rsidRPr="00DE6131">
        <w:rPr>
          <w:rFonts w:hint="cs"/>
          <w:color w:val="000000" w:themeColor="text1"/>
          <w:rtl/>
        </w:rPr>
        <w:t xml:space="preserve"> الرقابة على المفوض اليه </w:t>
      </w:r>
      <w:r w:rsidR="00636BB8">
        <w:rPr>
          <w:rFonts w:hint="cs"/>
          <w:color w:val="000000" w:themeColor="text1"/>
          <w:rtl/>
        </w:rPr>
        <w:t>أ</w:t>
      </w:r>
      <w:r w:rsidR="004C06D0" w:rsidRPr="00DE6131">
        <w:rPr>
          <w:rFonts w:hint="cs"/>
          <w:color w:val="000000" w:themeColor="text1"/>
          <w:rtl/>
        </w:rPr>
        <w:t xml:space="preserve">و </w:t>
      </w:r>
      <w:r w:rsidR="00610265" w:rsidRPr="00DE6131">
        <w:rPr>
          <w:rFonts w:hint="cs"/>
          <w:color w:val="000000" w:themeColor="text1"/>
          <w:rtl/>
        </w:rPr>
        <w:t>في</w:t>
      </w:r>
      <w:r w:rsidR="004C06D0" w:rsidRPr="00DE6131">
        <w:rPr>
          <w:rFonts w:hint="cs"/>
          <w:color w:val="000000" w:themeColor="text1"/>
          <w:rtl/>
        </w:rPr>
        <w:t>ما</w:t>
      </w:r>
      <w:r w:rsidR="00610265" w:rsidRPr="00DE6131">
        <w:rPr>
          <w:rFonts w:hint="cs"/>
          <w:color w:val="000000" w:themeColor="text1"/>
          <w:rtl/>
        </w:rPr>
        <w:t xml:space="preserve"> </w:t>
      </w:r>
      <w:r w:rsidR="004C06D0" w:rsidRPr="00DE6131">
        <w:rPr>
          <w:rFonts w:hint="cs"/>
          <w:color w:val="000000" w:themeColor="text1"/>
          <w:rtl/>
        </w:rPr>
        <w:t>يتعلق بتحديد</w:t>
      </w:r>
      <w:r w:rsidR="00610265" w:rsidRPr="00DE6131">
        <w:rPr>
          <w:rFonts w:hint="cs"/>
          <w:color w:val="000000" w:themeColor="text1"/>
          <w:rtl/>
        </w:rPr>
        <w:t xml:space="preserve"> ال</w:t>
      </w:r>
      <w:r w:rsidR="00636BB8">
        <w:rPr>
          <w:rFonts w:hint="cs"/>
          <w:color w:val="000000" w:themeColor="text1"/>
          <w:rtl/>
        </w:rPr>
        <w:t>شروط التي يجوز للسلطة الإدارية أ</w:t>
      </w:r>
      <w:r w:rsidR="00610265" w:rsidRPr="00DE6131">
        <w:rPr>
          <w:rFonts w:hint="cs"/>
          <w:color w:val="000000" w:themeColor="text1"/>
          <w:rtl/>
        </w:rPr>
        <w:t xml:space="preserve">ن تعدلها </w:t>
      </w:r>
      <w:r w:rsidR="00771B57" w:rsidRPr="00DE6131">
        <w:rPr>
          <w:rFonts w:hint="cs"/>
          <w:color w:val="000000" w:themeColor="text1"/>
          <w:rtl/>
        </w:rPr>
        <w:t>بإرادتها</w:t>
      </w:r>
      <w:r w:rsidR="00610265" w:rsidRPr="00DE6131">
        <w:rPr>
          <w:rFonts w:hint="cs"/>
          <w:color w:val="000000" w:themeColor="text1"/>
          <w:rtl/>
        </w:rPr>
        <w:t xml:space="preserve"> المنفردة </w:t>
      </w:r>
      <w:r w:rsidR="00636BB8">
        <w:rPr>
          <w:rFonts w:hint="cs"/>
          <w:color w:val="000000" w:themeColor="text1"/>
          <w:rtl/>
        </w:rPr>
        <w:t>أ</w:t>
      </w:r>
      <w:r w:rsidR="007B5596" w:rsidRPr="00DE6131">
        <w:rPr>
          <w:rFonts w:hint="cs"/>
          <w:color w:val="000000" w:themeColor="text1"/>
          <w:rtl/>
        </w:rPr>
        <w:t>و لتكريس</w:t>
      </w:r>
      <w:r w:rsidR="00902E9B" w:rsidRPr="00DE6131">
        <w:rPr>
          <w:rFonts w:hint="cs"/>
          <w:color w:val="000000" w:themeColor="text1"/>
          <w:rtl/>
        </w:rPr>
        <w:t xml:space="preserve"> ضمانات للمفوض اليه </w:t>
      </w:r>
      <w:r w:rsidR="004E708F" w:rsidRPr="00DE6131">
        <w:rPr>
          <w:rStyle w:val="Appelnotedebasdep"/>
          <w:color w:val="000000" w:themeColor="text1"/>
          <w:rtl/>
        </w:rPr>
        <w:footnoteReference w:id="466"/>
      </w:r>
      <w:r w:rsidR="007B5596" w:rsidRPr="00DE6131">
        <w:rPr>
          <w:rFonts w:hint="cs"/>
          <w:color w:val="000000" w:themeColor="text1"/>
          <w:sz w:val="24"/>
          <w:szCs w:val="24"/>
          <w:rtl/>
        </w:rPr>
        <w:t>.</w:t>
      </w:r>
    </w:p>
    <w:p w14:paraId="2059D131" w14:textId="7863C7E3" w:rsidR="00ED591C" w:rsidRPr="00DE6131" w:rsidRDefault="007B5596" w:rsidP="00B02202">
      <w:pPr>
        <w:rPr>
          <w:color w:val="000000" w:themeColor="text1"/>
          <w:sz w:val="24"/>
          <w:szCs w:val="24"/>
          <w:rtl/>
        </w:rPr>
      </w:pPr>
      <w:r w:rsidRPr="00DE6131">
        <w:rPr>
          <w:rFonts w:hint="cs"/>
          <w:color w:val="000000" w:themeColor="text1"/>
          <w:rtl/>
        </w:rPr>
        <w:t xml:space="preserve">فالرقابة على عقود التفويض لها مجموعة من الضوابط يجب </w:t>
      </w:r>
      <w:r w:rsidR="00636BB8">
        <w:rPr>
          <w:rFonts w:hint="cs"/>
          <w:color w:val="000000" w:themeColor="text1"/>
          <w:rtl/>
        </w:rPr>
        <w:t>أ</w:t>
      </w:r>
      <w:r w:rsidRPr="00DE6131">
        <w:rPr>
          <w:rFonts w:hint="cs"/>
          <w:color w:val="000000" w:themeColor="text1"/>
          <w:rtl/>
        </w:rPr>
        <w:t>ن يتم مراعاتها وفي الوقت ذاته ي</w:t>
      </w:r>
      <w:r w:rsidR="00636BB8">
        <w:rPr>
          <w:rFonts w:hint="cs"/>
          <w:color w:val="000000" w:themeColor="text1"/>
          <w:rtl/>
        </w:rPr>
        <w:t>جب أ</w:t>
      </w:r>
      <w:r w:rsidRPr="00DE6131">
        <w:rPr>
          <w:rFonts w:hint="cs"/>
          <w:color w:val="000000" w:themeColor="text1"/>
          <w:rtl/>
        </w:rPr>
        <w:t xml:space="preserve">ن لاتحد </w:t>
      </w:r>
      <w:r w:rsidR="00ED591C" w:rsidRPr="00DE6131">
        <w:rPr>
          <w:rFonts w:hint="cs"/>
          <w:color w:val="000000" w:themeColor="text1"/>
          <w:rtl/>
        </w:rPr>
        <w:t xml:space="preserve"> من </w:t>
      </w:r>
      <w:r w:rsidRPr="00DE6131">
        <w:rPr>
          <w:rFonts w:hint="cs"/>
          <w:color w:val="000000" w:themeColor="text1"/>
          <w:rtl/>
        </w:rPr>
        <w:t>حرية و</w:t>
      </w:r>
      <w:r w:rsidR="00ED591C" w:rsidRPr="00DE6131">
        <w:rPr>
          <w:rFonts w:hint="cs"/>
          <w:color w:val="000000" w:themeColor="text1"/>
          <w:rtl/>
        </w:rPr>
        <w:t>استقلالية</w:t>
      </w:r>
      <w:r w:rsidRPr="00DE6131">
        <w:rPr>
          <w:rFonts w:hint="cs"/>
          <w:color w:val="000000" w:themeColor="text1"/>
          <w:rtl/>
        </w:rPr>
        <w:t xml:space="preserve"> المفوض اليه في تسيير استثماراته في ا</w:t>
      </w:r>
      <w:r w:rsidR="00ED591C" w:rsidRPr="00DE6131">
        <w:rPr>
          <w:rFonts w:hint="cs"/>
          <w:color w:val="000000" w:themeColor="text1"/>
          <w:rtl/>
        </w:rPr>
        <w:t xml:space="preserve">لمرفق العام فهي </w:t>
      </w:r>
      <w:r w:rsidRPr="00DE6131">
        <w:rPr>
          <w:rFonts w:hint="cs"/>
          <w:color w:val="000000" w:themeColor="text1"/>
          <w:rtl/>
        </w:rPr>
        <w:t xml:space="preserve">فالرقابة كفكرة ووسيلة </w:t>
      </w:r>
      <w:r w:rsidR="00771B57" w:rsidRPr="00DE6131">
        <w:rPr>
          <w:rFonts w:hint="cs"/>
          <w:color w:val="000000" w:themeColor="text1"/>
          <w:rtl/>
        </w:rPr>
        <w:t>لا تهد</w:t>
      </w:r>
      <w:r w:rsidR="00771B57" w:rsidRPr="00DE6131">
        <w:rPr>
          <w:color w:val="000000" w:themeColor="text1"/>
          <w:rtl/>
        </w:rPr>
        <w:t>ف</w:t>
      </w:r>
      <w:r w:rsidR="00636BB8">
        <w:rPr>
          <w:rFonts w:hint="cs"/>
          <w:color w:val="000000" w:themeColor="text1"/>
          <w:rtl/>
        </w:rPr>
        <w:t xml:space="preserve"> أ</w:t>
      </w:r>
      <w:r w:rsidRPr="00DE6131">
        <w:rPr>
          <w:rFonts w:hint="cs"/>
          <w:color w:val="000000" w:themeColor="text1"/>
          <w:rtl/>
        </w:rPr>
        <w:t xml:space="preserve">بدا الى </w:t>
      </w:r>
      <w:r w:rsidR="00ED591C" w:rsidRPr="00DE6131">
        <w:rPr>
          <w:rFonts w:hint="cs"/>
          <w:color w:val="000000" w:themeColor="text1"/>
          <w:rtl/>
        </w:rPr>
        <w:t xml:space="preserve"> </w:t>
      </w:r>
      <w:r w:rsidRPr="00DE6131">
        <w:rPr>
          <w:rFonts w:hint="cs"/>
          <w:color w:val="000000" w:themeColor="text1"/>
          <w:rtl/>
        </w:rPr>
        <w:t xml:space="preserve">تغول وسيطرة السلطة العامة المفوضة للمرفق العام </w:t>
      </w:r>
      <w:r w:rsidR="00ED591C" w:rsidRPr="00DE6131">
        <w:rPr>
          <w:rFonts w:hint="cs"/>
          <w:color w:val="000000" w:themeColor="text1"/>
          <w:rtl/>
        </w:rPr>
        <w:t xml:space="preserve">بل هي </w:t>
      </w:r>
      <w:r w:rsidR="00636BB8">
        <w:rPr>
          <w:rFonts w:hint="cs"/>
          <w:color w:val="000000" w:themeColor="text1"/>
          <w:rtl/>
        </w:rPr>
        <w:t>آ</w:t>
      </w:r>
      <w:r w:rsidRPr="00DE6131">
        <w:rPr>
          <w:rFonts w:hint="cs"/>
          <w:color w:val="000000" w:themeColor="text1"/>
          <w:rtl/>
        </w:rPr>
        <w:t xml:space="preserve">لية ووسيلة </w:t>
      </w:r>
      <w:r w:rsidR="00771B57" w:rsidRPr="00DE6131">
        <w:rPr>
          <w:rFonts w:hint="cs"/>
          <w:color w:val="000000" w:themeColor="text1"/>
          <w:rtl/>
        </w:rPr>
        <w:t>للتأكد</w:t>
      </w:r>
      <w:r w:rsidRPr="00DE6131">
        <w:rPr>
          <w:rFonts w:hint="cs"/>
          <w:color w:val="000000" w:themeColor="text1"/>
          <w:rtl/>
        </w:rPr>
        <w:t xml:space="preserve"> من مراعاة الأهداف المسطرة في اطار تحقيق الصالح العام </w:t>
      </w:r>
      <w:r w:rsidR="00ED591C" w:rsidRPr="00DE6131">
        <w:rPr>
          <w:rFonts w:hint="cs"/>
          <w:color w:val="000000" w:themeColor="text1"/>
          <w:rtl/>
        </w:rPr>
        <w:t>فالرقابة</w:t>
      </w:r>
      <w:r w:rsidRPr="00DE6131">
        <w:rPr>
          <w:rFonts w:hint="cs"/>
          <w:color w:val="000000" w:themeColor="text1"/>
          <w:rtl/>
        </w:rPr>
        <w:t xml:space="preserve"> </w:t>
      </w:r>
      <w:r w:rsidR="00ED591C" w:rsidRPr="00DE6131">
        <w:rPr>
          <w:rFonts w:hint="cs"/>
          <w:color w:val="000000" w:themeColor="text1"/>
          <w:rtl/>
        </w:rPr>
        <w:t xml:space="preserve">يجب </w:t>
      </w:r>
      <w:r w:rsidR="00636BB8">
        <w:rPr>
          <w:rFonts w:hint="cs"/>
          <w:color w:val="000000" w:themeColor="text1"/>
          <w:rtl/>
        </w:rPr>
        <w:t>أ</w:t>
      </w:r>
      <w:r w:rsidR="00ED591C" w:rsidRPr="00DE6131">
        <w:rPr>
          <w:rFonts w:hint="cs"/>
          <w:color w:val="000000" w:themeColor="text1"/>
          <w:rtl/>
        </w:rPr>
        <w:t xml:space="preserve">ن </w:t>
      </w:r>
      <w:r w:rsidRPr="00DE6131">
        <w:rPr>
          <w:rFonts w:hint="cs"/>
          <w:color w:val="000000" w:themeColor="text1"/>
          <w:rtl/>
        </w:rPr>
        <w:t>تقتصر</w:t>
      </w:r>
      <w:r w:rsidR="00ED591C" w:rsidRPr="00DE6131">
        <w:rPr>
          <w:rFonts w:hint="cs"/>
          <w:color w:val="000000" w:themeColor="text1"/>
          <w:rtl/>
        </w:rPr>
        <w:t xml:space="preserve"> في </w:t>
      </w:r>
      <w:r w:rsidRPr="00DE6131">
        <w:rPr>
          <w:rFonts w:hint="cs"/>
          <w:color w:val="000000" w:themeColor="text1"/>
          <w:rtl/>
        </w:rPr>
        <w:t xml:space="preserve">عملية </w:t>
      </w:r>
      <w:r w:rsidR="00ED591C" w:rsidRPr="00DE6131">
        <w:rPr>
          <w:rFonts w:hint="cs"/>
          <w:color w:val="000000" w:themeColor="text1"/>
          <w:rtl/>
        </w:rPr>
        <w:t xml:space="preserve">البحث </w:t>
      </w:r>
      <w:r w:rsidRPr="00DE6131">
        <w:rPr>
          <w:rFonts w:hint="cs"/>
          <w:color w:val="000000" w:themeColor="text1"/>
          <w:rtl/>
        </w:rPr>
        <w:t>في السبل التي تبحث في</w:t>
      </w:r>
      <w:r w:rsidR="00ED591C" w:rsidRPr="00DE6131">
        <w:rPr>
          <w:rFonts w:hint="cs"/>
          <w:color w:val="000000" w:themeColor="text1"/>
          <w:rtl/>
        </w:rPr>
        <w:t xml:space="preserve"> مدى تقيد واحترام المستثمر </w:t>
      </w:r>
      <w:r w:rsidRPr="00DE6131">
        <w:rPr>
          <w:rFonts w:hint="cs"/>
          <w:color w:val="000000" w:themeColor="text1"/>
          <w:rtl/>
        </w:rPr>
        <w:t>للشروط الذي يفرضها</w:t>
      </w:r>
      <w:r w:rsidR="00ED591C" w:rsidRPr="00DE6131">
        <w:rPr>
          <w:rFonts w:hint="cs"/>
          <w:color w:val="000000" w:themeColor="text1"/>
          <w:rtl/>
        </w:rPr>
        <w:t xml:space="preserve"> </w:t>
      </w:r>
      <w:r w:rsidRPr="00DE6131">
        <w:rPr>
          <w:rFonts w:hint="cs"/>
          <w:color w:val="000000" w:themeColor="text1"/>
          <w:rtl/>
        </w:rPr>
        <w:t>كراس</w:t>
      </w:r>
      <w:r w:rsidR="00ED591C" w:rsidRPr="00DE6131">
        <w:rPr>
          <w:rFonts w:hint="cs"/>
          <w:color w:val="000000" w:themeColor="text1"/>
          <w:rtl/>
        </w:rPr>
        <w:t xml:space="preserve"> الشروط </w:t>
      </w:r>
      <w:r w:rsidRPr="00DE6131">
        <w:rPr>
          <w:rFonts w:hint="cs"/>
          <w:color w:val="000000" w:themeColor="text1"/>
          <w:rtl/>
        </w:rPr>
        <w:t xml:space="preserve">وملائمة </w:t>
      </w:r>
      <w:r w:rsidR="00B02202">
        <w:rPr>
          <w:rFonts w:hint="cs"/>
          <w:color w:val="000000" w:themeColor="text1"/>
          <w:rtl/>
        </w:rPr>
        <w:t>مع ذلك فإ</w:t>
      </w:r>
      <w:r w:rsidR="00ED591C" w:rsidRPr="00DE6131">
        <w:rPr>
          <w:rFonts w:hint="cs"/>
          <w:color w:val="000000" w:themeColor="text1"/>
          <w:rtl/>
        </w:rPr>
        <w:t xml:space="preserve">ن السلطة </w:t>
      </w:r>
      <w:r w:rsidRPr="00DE6131">
        <w:rPr>
          <w:rFonts w:hint="cs"/>
          <w:color w:val="000000" w:themeColor="text1"/>
          <w:rtl/>
        </w:rPr>
        <w:t xml:space="preserve">المانحة </w:t>
      </w:r>
      <w:r w:rsidR="00771B57" w:rsidRPr="00DE6131">
        <w:rPr>
          <w:rFonts w:hint="cs"/>
          <w:color w:val="000000" w:themeColor="text1"/>
          <w:rtl/>
        </w:rPr>
        <w:t>لا يسعه</w:t>
      </w:r>
      <w:r w:rsidR="00771B57" w:rsidRPr="00DE6131">
        <w:rPr>
          <w:color w:val="000000" w:themeColor="text1"/>
          <w:rtl/>
        </w:rPr>
        <w:t>ا</w:t>
      </w:r>
      <w:r w:rsidR="00ED591C" w:rsidRPr="00DE6131">
        <w:rPr>
          <w:rFonts w:hint="cs"/>
          <w:color w:val="000000" w:themeColor="text1"/>
          <w:rtl/>
        </w:rPr>
        <w:t xml:space="preserve"> </w:t>
      </w:r>
      <w:r w:rsidRPr="00DE6131">
        <w:rPr>
          <w:rFonts w:hint="cs"/>
          <w:color w:val="000000" w:themeColor="text1"/>
          <w:rtl/>
        </w:rPr>
        <w:t>وليس من صلاحياتها بسط رقابتها على</w:t>
      </w:r>
      <w:r w:rsidR="00ED591C" w:rsidRPr="00DE6131">
        <w:rPr>
          <w:rFonts w:hint="cs"/>
          <w:color w:val="000000" w:themeColor="text1"/>
          <w:rtl/>
        </w:rPr>
        <w:t xml:space="preserve"> </w:t>
      </w:r>
      <w:r w:rsidR="002A63F3" w:rsidRPr="00DE6131">
        <w:rPr>
          <w:rFonts w:hint="cs"/>
          <w:color w:val="000000" w:themeColor="text1"/>
          <w:rtl/>
        </w:rPr>
        <w:t>ال</w:t>
      </w:r>
      <w:r w:rsidR="00ED591C" w:rsidRPr="00DE6131">
        <w:rPr>
          <w:rFonts w:hint="cs"/>
          <w:color w:val="000000" w:themeColor="text1"/>
          <w:rtl/>
        </w:rPr>
        <w:t xml:space="preserve">كيفية </w:t>
      </w:r>
      <w:r w:rsidR="002A63F3" w:rsidRPr="00DE6131">
        <w:rPr>
          <w:rFonts w:hint="cs"/>
          <w:color w:val="000000" w:themeColor="text1"/>
          <w:rtl/>
        </w:rPr>
        <w:t>التي يحقق بها</w:t>
      </w:r>
      <w:r w:rsidR="00ED591C" w:rsidRPr="00DE6131">
        <w:rPr>
          <w:rFonts w:hint="cs"/>
          <w:color w:val="000000" w:themeColor="text1"/>
          <w:rtl/>
        </w:rPr>
        <w:t xml:space="preserve"> المستثمر </w:t>
      </w:r>
      <w:r w:rsidR="002A63F3" w:rsidRPr="00DE6131">
        <w:rPr>
          <w:rFonts w:hint="cs"/>
          <w:color w:val="000000" w:themeColor="text1"/>
          <w:rtl/>
        </w:rPr>
        <w:t>المرفق العام</w:t>
      </w:r>
      <w:r w:rsidR="00ED591C" w:rsidRPr="00DE6131">
        <w:rPr>
          <w:rFonts w:hint="cs"/>
          <w:color w:val="000000" w:themeColor="text1"/>
          <w:rtl/>
        </w:rPr>
        <w:t xml:space="preserve"> موضوع التفويض</w:t>
      </w:r>
      <w:r w:rsidR="00B02202">
        <w:rPr>
          <w:rFonts w:hint="cs"/>
          <w:color w:val="000000" w:themeColor="text1"/>
          <w:rtl/>
        </w:rPr>
        <w:t>،</w:t>
      </w:r>
      <w:r w:rsidR="00ED591C" w:rsidRPr="00DE6131">
        <w:rPr>
          <w:rFonts w:hint="cs"/>
          <w:color w:val="000000" w:themeColor="text1"/>
          <w:rtl/>
        </w:rPr>
        <w:t xml:space="preserve"> </w:t>
      </w:r>
      <w:r w:rsidR="00771B57" w:rsidRPr="00DE6131">
        <w:rPr>
          <w:rFonts w:hint="cs"/>
          <w:color w:val="000000" w:themeColor="text1"/>
          <w:rtl/>
        </w:rPr>
        <w:t>فالأخير</w:t>
      </w:r>
      <w:r w:rsidR="005E2E9F" w:rsidRPr="00DE6131">
        <w:rPr>
          <w:rFonts w:hint="cs"/>
          <w:color w:val="000000" w:themeColor="text1"/>
          <w:rtl/>
        </w:rPr>
        <w:t xml:space="preserve"> يبقى </w:t>
      </w:r>
      <w:r w:rsidR="002A63F3" w:rsidRPr="00DE6131">
        <w:rPr>
          <w:rFonts w:hint="cs"/>
          <w:color w:val="000000" w:themeColor="text1"/>
          <w:rtl/>
        </w:rPr>
        <w:t>مسؤول و</w:t>
      </w:r>
      <w:r w:rsidR="005E2E9F" w:rsidRPr="00DE6131">
        <w:rPr>
          <w:rFonts w:hint="cs"/>
          <w:color w:val="000000" w:themeColor="text1"/>
          <w:rtl/>
        </w:rPr>
        <w:t xml:space="preserve">قيم </w:t>
      </w:r>
      <w:r w:rsidR="002A63F3" w:rsidRPr="00DE6131">
        <w:rPr>
          <w:rFonts w:hint="cs"/>
          <w:color w:val="000000" w:themeColor="text1"/>
          <w:rtl/>
        </w:rPr>
        <w:t>عن</w:t>
      </w:r>
      <w:r w:rsidR="005E2E9F" w:rsidRPr="00DE6131">
        <w:rPr>
          <w:rFonts w:hint="cs"/>
          <w:color w:val="000000" w:themeColor="text1"/>
          <w:rtl/>
        </w:rPr>
        <w:t xml:space="preserve"> </w:t>
      </w:r>
      <w:r w:rsidR="002A63F3" w:rsidRPr="00DE6131">
        <w:rPr>
          <w:rFonts w:hint="cs"/>
          <w:color w:val="000000" w:themeColor="text1"/>
          <w:rtl/>
        </w:rPr>
        <w:t xml:space="preserve">عملية </w:t>
      </w:r>
      <w:r w:rsidR="005E2E9F" w:rsidRPr="00DE6131">
        <w:rPr>
          <w:rFonts w:hint="cs"/>
          <w:color w:val="000000" w:themeColor="text1"/>
          <w:rtl/>
        </w:rPr>
        <w:t>الاستثمار</w:t>
      </w:r>
      <w:r w:rsidR="002A63F3" w:rsidRPr="00DE6131">
        <w:rPr>
          <w:rFonts w:hint="cs"/>
          <w:color w:val="000000" w:themeColor="text1"/>
          <w:rtl/>
        </w:rPr>
        <w:t xml:space="preserve"> و</w:t>
      </w:r>
      <w:r w:rsidR="005E2E9F" w:rsidRPr="00DE6131">
        <w:rPr>
          <w:rFonts w:hint="cs"/>
          <w:color w:val="000000" w:themeColor="text1"/>
          <w:rtl/>
        </w:rPr>
        <w:t xml:space="preserve"> الاستغلال</w:t>
      </w:r>
      <w:r w:rsidR="002A63F3" w:rsidRPr="00DE6131">
        <w:rPr>
          <w:rFonts w:hint="cs"/>
          <w:color w:val="000000" w:themeColor="text1"/>
          <w:rtl/>
        </w:rPr>
        <w:t xml:space="preserve"> للمرفق العام</w:t>
      </w:r>
      <w:r w:rsidR="00B02202">
        <w:rPr>
          <w:rFonts w:hint="cs"/>
          <w:color w:val="000000" w:themeColor="text1"/>
          <w:rtl/>
        </w:rPr>
        <w:t xml:space="preserve"> وهو من أ</w:t>
      </w:r>
      <w:r w:rsidR="005E2E9F" w:rsidRPr="00DE6131">
        <w:rPr>
          <w:rFonts w:hint="cs"/>
          <w:color w:val="000000" w:themeColor="text1"/>
          <w:rtl/>
        </w:rPr>
        <w:t xml:space="preserve">جل ذلك </w:t>
      </w:r>
      <w:r w:rsidR="002A63F3" w:rsidRPr="00DE6131">
        <w:rPr>
          <w:rFonts w:hint="cs"/>
          <w:color w:val="000000" w:themeColor="text1"/>
          <w:rtl/>
        </w:rPr>
        <w:t>له</w:t>
      </w:r>
      <w:r w:rsidR="005E2E9F" w:rsidRPr="00DE6131">
        <w:rPr>
          <w:rFonts w:hint="cs"/>
          <w:color w:val="000000" w:themeColor="text1"/>
          <w:rtl/>
        </w:rPr>
        <w:t xml:space="preserve"> </w:t>
      </w:r>
      <w:r w:rsidR="00B02202">
        <w:rPr>
          <w:rFonts w:hint="cs"/>
          <w:color w:val="000000" w:themeColor="text1"/>
          <w:rtl/>
        </w:rPr>
        <w:t>كامل الآ</w:t>
      </w:r>
      <w:r w:rsidR="002A63F3" w:rsidRPr="00DE6131">
        <w:rPr>
          <w:rFonts w:hint="cs"/>
          <w:color w:val="000000" w:themeColor="text1"/>
          <w:rtl/>
        </w:rPr>
        <w:t>ليات</w:t>
      </w:r>
      <w:r w:rsidR="005E2E9F" w:rsidRPr="00DE6131">
        <w:rPr>
          <w:rFonts w:hint="cs"/>
          <w:color w:val="000000" w:themeColor="text1"/>
          <w:rtl/>
        </w:rPr>
        <w:t xml:space="preserve"> القانونية اللازمة لتحقيق المرفق العام</w:t>
      </w:r>
      <w:r w:rsidR="002A63F3" w:rsidRPr="00DE6131">
        <w:rPr>
          <w:rFonts w:hint="cs"/>
          <w:color w:val="000000" w:themeColor="text1"/>
          <w:rtl/>
        </w:rPr>
        <w:t xml:space="preserve"> المفوض</w:t>
      </w:r>
      <w:r w:rsidR="004E708F" w:rsidRPr="00DE6131">
        <w:rPr>
          <w:rStyle w:val="Appelnotedebasdep"/>
          <w:color w:val="000000" w:themeColor="text1"/>
          <w:rtl/>
        </w:rPr>
        <w:footnoteReference w:id="467"/>
      </w:r>
      <w:r w:rsidR="002A63F3" w:rsidRPr="00DE6131">
        <w:rPr>
          <w:rFonts w:hint="cs"/>
          <w:color w:val="000000" w:themeColor="text1"/>
          <w:sz w:val="24"/>
          <w:szCs w:val="24"/>
          <w:rtl/>
        </w:rPr>
        <w:t>.</w:t>
      </w:r>
    </w:p>
    <w:p w14:paraId="0B958D67" w14:textId="6B30A572" w:rsidR="000C25CC" w:rsidRPr="00DE6131" w:rsidRDefault="002A63F3" w:rsidP="00996BF2">
      <w:pPr>
        <w:rPr>
          <w:color w:val="000000" w:themeColor="text1"/>
          <w:rtl/>
        </w:rPr>
      </w:pPr>
      <w:r w:rsidRPr="00DE6131">
        <w:rPr>
          <w:rFonts w:hint="cs"/>
          <w:color w:val="000000" w:themeColor="text1"/>
          <w:rtl/>
        </w:rPr>
        <w:t xml:space="preserve">وفي هذا السياق لابد </w:t>
      </w:r>
      <w:r w:rsidR="00B55CB1">
        <w:rPr>
          <w:rFonts w:hint="cs"/>
          <w:color w:val="000000" w:themeColor="text1"/>
          <w:rtl/>
        </w:rPr>
        <w:t>أ</w:t>
      </w:r>
      <w:r w:rsidR="00517DC4" w:rsidRPr="00DE6131">
        <w:rPr>
          <w:rFonts w:hint="cs"/>
          <w:color w:val="000000" w:themeColor="text1"/>
          <w:rtl/>
        </w:rPr>
        <w:t xml:space="preserve">ن تتسم </w:t>
      </w:r>
      <w:r w:rsidRPr="00DE6131">
        <w:rPr>
          <w:rFonts w:hint="cs"/>
          <w:color w:val="000000" w:themeColor="text1"/>
          <w:rtl/>
        </w:rPr>
        <w:t>الس</w:t>
      </w:r>
      <w:r w:rsidR="00771B57" w:rsidRPr="00DE6131">
        <w:rPr>
          <w:rFonts w:hint="cs"/>
          <w:color w:val="000000" w:themeColor="text1"/>
          <w:rtl/>
        </w:rPr>
        <w:t>ل</w:t>
      </w:r>
      <w:r w:rsidRPr="00DE6131">
        <w:rPr>
          <w:rFonts w:hint="cs"/>
          <w:color w:val="000000" w:themeColor="text1"/>
          <w:rtl/>
        </w:rPr>
        <w:t>طة الرقابية التي تمارسها الجهة الإدارية المانحة</w:t>
      </w:r>
      <w:r w:rsidR="00517DC4" w:rsidRPr="00DE6131">
        <w:rPr>
          <w:rFonts w:hint="cs"/>
          <w:color w:val="000000" w:themeColor="text1"/>
          <w:rtl/>
        </w:rPr>
        <w:t xml:space="preserve"> على المشروع محل </w:t>
      </w:r>
      <w:r w:rsidRPr="00DE6131">
        <w:rPr>
          <w:rFonts w:hint="cs"/>
          <w:color w:val="000000" w:themeColor="text1"/>
          <w:rtl/>
        </w:rPr>
        <w:t>التعاقد خاصة مع القطاع</w:t>
      </w:r>
      <w:r w:rsidR="00517DC4" w:rsidRPr="00DE6131">
        <w:rPr>
          <w:rFonts w:hint="cs"/>
          <w:color w:val="000000" w:themeColor="text1"/>
          <w:rtl/>
        </w:rPr>
        <w:t xml:space="preserve"> الخاص </w:t>
      </w:r>
      <w:r w:rsidRPr="00DE6131">
        <w:rPr>
          <w:rFonts w:hint="cs"/>
          <w:color w:val="000000" w:themeColor="text1"/>
          <w:rtl/>
        </w:rPr>
        <w:t>في ال</w:t>
      </w:r>
      <w:r w:rsidR="00B55CB1">
        <w:rPr>
          <w:rFonts w:hint="cs"/>
          <w:color w:val="000000" w:themeColor="text1"/>
          <w:rtl/>
        </w:rPr>
        <w:t>إ</w:t>
      </w:r>
      <w:r w:rsidRPr="00DE6131">
        <w:rPr>
          <w:rFonts w:hint="cs"/>
          <w:color w:val="000000" w:themeColor="text1"/>
          <w:rtl/>
        </w:rPr>
        <w:t>طار</w:t>
      </w:r>
      <w:r w:rsidR="00517DC4" w:rsidRPr="00DE6131">
        <w:rPr>
          <w:rFonts w:hint="cs"/>
          <w:color w:val="000000" w:themeColor="text1"/>
          <w:rtl/>
        </w:rPr>
        <w:t xml:space="preserve"> الضيق </w:t>
      </w:r>
      <w:r w:rsidRPr="00DE6131">
        <w:rPr>
          <w:rFonts w:hint="cs"/>
          <w:color w:val="000000" w:themeColor="text1"/>
          <w:rtl/>
        </w:rPr>
        <w:t xml:space="preserve">الذي تضمن </w:t>
      </w:r>
      <w:r w:rsidR="00771B57" w:rsidRPr="00DE6131">
        <w:rPr>
          <w:rFonts w:hint="cs"/>
          <w:color w:val="000000" w:themeColor="text1"/>
          <w:rtl/>
        </w:rPr>
        <w:t>وتتأكد</w:t>
      </w:r>
      <w:r w:rsidRPr="00DE6131">
        <w:rPr>
          <w:rFonts w:hint="cs"/>
          <w:color w:val="000000" w:themeColor="text1"/>
          <w:rtl/>
        </w:rPr>
        <w:t xml:space="preserve"> من خلاله </w:t>
      </w:r>
      <w:r w:rsidR="00771B57" w:rsidRPr="00DE6131">
        <w:rPr>
          <w:rFonts w:hint="cs"/>
          <w:color w:val="000000" w:themeColor="text1"/>
          <w:rtl/>
        </w:rPr>
        <w:t>اضطراد</w:t>
      </w:r>
      <w:r w:rsidRPr="00DE6131">
        <w:rPr>
          <w:rFonts w:hint="cs"/>
          <w:color w:val="000000" w:themeColor="text1"/>
          <w:rtl/>
        </w:rPr>
        <w:t xml:space="preserve"> وتنظيم</w:t>
      </w:r>
      <w:r w:rsidR="00517DC4" w:rsidRPr="00DE6131">
        <w:rPr>
          <w:rFonts w:hint="cs"/>
          <w:color w:val="000000" w:themeColor="text1"/>
          <w:rtl/>
        </w:rPr>
        <w:t xml:space="preserve"> سير المرفق العام </w:t>
      </w:r>
      <w:r w:rsidR="00A66124" w:rsidRPr="00DE6131">
        <w:rPr>
          <w:rFonts w:hint="cs"/>
          <w:color w:val="000000" w:themeColor="text1"/>
          <w:rtl/>
        </w:rPr>
        <w:t xml:space="preserve">محل </w:t>
      </w:r>
      <w:r w:rsidR="00771B57" w:rsidRPr="00DE6131">
        <w:rPr>
          <w:rFonts w:hint="cs"/>
          <w:color w:val="000000" w:themeColor="text1"/>
          <w:rtl/>
        </w:rPr>
        <w:t>العقد</w:t>
      </w:r>
      <w:r w:rsidR="00A66124" w:rsidRPr="00DE6131">
        <w:rPr>
          <w:rFonts w:hint="cs"/>
          <w:color w:val="000000" w:themeColor="text1"/>
          <w:rtl/>
        </w:rPr>
        <w:t xml:space="preserve"> دون </w:t>
      </w:r>
      <w:r w:rsidRPr="00DE6131">
        <w:rPr>
          <w:rFonts w:hint="cs"/>
          <w:color w:val="000000" w:themeColor="text1"/>
          <w:rtl/>
        </w:rPr>
        <w:t>تجاوز ذلك الى عمليات</w:t>
      </w:r>
      <w:r w:rsidR="00B55CB1">
        <w:rPr>
          <w:rFonts w:hint="cs"/>
          <w:color w:val="000000" w:themeColor="text1"/>
          <w:rtl/>
        </w:rPr>
        <w:t xml:space="preserve"> تدخل أ</w:t>
      </w:r>
      <w:r w:rsidR="00A66124" w:rsidRPr="00DE6131">
        <w:rPr>
          <w:rFonts w:hint="cs"/>
          <w:color w:val="000000" w:themeColor="text1"/>
          <w:rtl/>
        </w:rPr>
        <w:t xml:space="preserve">و توجيهات من جانبها </w:t>
      </w:r>
      <w:r w:rsidR="00313B22" w:rsidRPr="00DE6131">
        <w:rPr>
          <w:rFonts w:hint="cs"/>
          <w:color w:val="000000" w:themeColor="text1"/>
          <w:rtl/>
        </w:rPr>
        <w:t>تتعلق أساسا ب</w:t>
      </w:r>
      <w:r w:rsidR="00A66124" w:rsidRPr="00DE6131">
        <w:rPr>
          <w:rFonts w:hint="cs"/>
          <w:color w:val="000000" w:themeColor="text1"/>
          <w:rtl/>
        </w:rPr>
        <w:t xml:space="preserve">إدارة المشروع </w:t>
      </w:r>
      <w:r w:rsidR="00313B22" w:rsidRPr="00DE6131">
        <w:rPr>
          <w:rFonts w:hint="cs"/>
          <w:color w:val="000000" w:themeColor="text1"/>
          <w:rtl/>
        </w:rPr>
        <w:t xml:space="preserve"> المفوض</w:t>
      </w:r>
      <w:r w:rsidR="00B55CB1">
        <w:rPr>
          <w:rFonts w:hint="cs"/>
          <w:color w:val="000000" w:themeColor="text1"/>
          <w:rtl/>
        </w:rPr>
        <w:t>،</w:t>
      </w:r>
      <w:r w:rsidR="00313B22" w:rsidRPr="00DE6131">
        <w:rPr>
          <w:rFonts w:hint="cs"/>
          <w:color w:val="000000" w:themeColor="text1"/>
          <w:rtl/>
        </w:rPr>
        <w:t xml:space="preserve"> </w:t>
      </w:r>
      <w:r w:rsidR="00A66124" w:rsidRPr="00DE6131">
        <w:rPr>
          <w:rFonts w:hint="cs"/>
          <w:color w:val="000000" w:themeColor="text1"/>
          <w:rtl/>
        </w:rPr>
        <w:t xml:space="preserve">فالشريك الخاص لابد </w:t>
      </w:r>
      <w:r w:rsidR="00313B22" w:rsidRPr="00DE6131">
        <w:rPr>
          <w:rFonts w:hint="cs"/>
          <w:color w:val="000000" w:themeColor="text1"/>
          <w:rtl/>
        </w:rPr>
        <w:t xml:space="preserve">له من </w:t>
      </w:r>
      <w:r w:rsidR="00B55CB1">
        <w:rPr>
          <w:rFonts w:hint="cs"/>
          <w:color w:val="000000" w:themeColor="text1"/>
          <w:rtl/>
        </w:rPr>
        <w:t>أ</w:t>
      </w:r>
      <w:r w:rsidR="00A66124" w:rsidRPr="00DE6131">
        <w:rPr>
          <w:rFonts w:hint="cs"/>
          <w:color w:val="000000" w:themeColor="text1"/>
          <w:rtl/>
        </w:rPr>
        <w:t xml:space="preserve">ن يتمتع </w:t>
      </w:r>
      <w:r w:rsidR="00313B22" w:rsidRPr="00DE6131">
        <w:rPr>
          <w:rFonts w:hint="cs"/>
          <w:color w:val="000000" w:themeColor="text1"/>
          <w:rtl/>
        </w:rPr>
        <w:t xml:space="preserve">بهامش من </w:t>
      </w:r>
      <w:r w:rsidR="00A66124" w:rsidRPr="00DE6131">
        <w:rPr>
          <w:rFonts w:hint="cs"/>
          <w:color w:val="000000" w:themeColor="text1"/>
          <w:rtl/>
        </w:rPr>
        <w:t xml:space="preserve">الحرية في </w:t>
      </w:r>
      <w:r w:rsidR="00313B22" w:rsidRPr="00DE6131">
        <w:rPr>
          <w:rFonts w:hint="cs"/>
          <w:color w:val="000000" w:themeColor="text1"/>
          <w:rtl/>
        </w:rPr>
        <w:t xml:space="preserve">عملية </w:t>
      </w:r>
      <w:r w:rsidR="00A66124" w:rsidRPr="00DE6131">
        <w:rPr>
          <w:rFonts w:hint="cs"/>
          <w:color w:val="000000" w:themeColor="text1"/>
          <w:rtl/>
        </w:rPr>
        <w:t xml:space="preserve">إدارة </w:t>
      </w:r>
      <w:r w:rsidR="00313B22" w:rsidRPr="00DE6131">
        <w:rPr>
          <w:rFonts w:hint="cs"/>
          <w:color w:val="000000" w:themeColor="text1"/>
          <w:rtl/>
        </w:rPr>
        <w:t xml:space="preserve">واستغلال وتنظيم </w:t>
      </w:r>
      <w:r w:rsidR="00A66124" w:rsidRPr="00DE6131">
        <w:rPr>
          <w:rFonts w:hint="cs"/>
          <w:color w:val="000000" w:themeColor="text1"/>
          <w:rtl/>
        </w:rPr>
        <w:t xml:space="preserve">المشروع محل </w:t>
      </w:r>
      <w:r w:rsidR="00313B22" w:rsidRPr="00DE6131">
        <w:rPr>
          <w:rFonts w:hint="cs"/>
          <w:color w:val="000000" w:themeColor="text1"/>
          <w:rtl/>
        </w:rPr>
        <w:t>التعاقد</w:t>
      </w:r>
      <w:r w:rsidR="00A66124" w:rsidRPr="00DE6131">
        <w:rPr>
          <w:rFonts w:hint="cs"/>
          <w:color w:val="000000" w:themeColor="text1"/>
          <w:rtl/>
        </w:rPr>
        <w:t xml:space="preserve">، فهو قد </w:t>
      </w:r>
      <w:r w:rsidR="00313B22" w:rsidRPr="00DE6131">
        <w:rPr>
          <w:rFonts w:hint="cs"/>
          <w:color w:val="000000" w:themeColor="text1"/>
          <w:rtl/>
        </w:rPr>
        <w:t>بذل في سبيل إنجاح مشروعه</w:t>
      </w:r>
      <w:r w:rsidR="00A66124" w:rsidRPr="00DE6131">
        <w:rPr>
          <w:rFonts w:hint="cs"/>
          <w:color w:val="000000" w:themeColor="text1"/>
          <w:rtl/>
        </w:rPr>
        <w:t xml:space="preserve"> </w:t>
      </w:r>
      <w:r w:rsidR="00313B22" w:rsidRPr="00DE6131">
        <w:rPr>
          <w:rFonts w:hint="cs"/>
          <w:color w:val="000000" w:themeColor="text1"/>
          <w:rtl/>
        </w:rPr>
        <w:t>تكاليف و</w:t>
      </w:r>
      <w:r w:rsidR="00B55CB1">
        <w:rPr>
          <w:rFonts w:hint="cs"/>
          <w:color w:val="000000" w:themeColor="text1"/>
          <w:rtl/>
        </w:rPr>
        <w:t>أ</w:t>
      </w:r>
      <w:r w:rsidR="00313B22" w:rsidRPr="00DE6131">
        <w:rPr>
          <w:rFonts w:hint="cs"/>
          <w:color w:val="000000" w:themeColor="text1"/>
          <w:rtl/>
        </w:rPr>
        <w:t>عباء مالية</w:t>
      </w:r>
      <w:r w:rsidR="00A66124" w:rsidRPr="00DE6131">
        <w:rPr>
          <w:rFonts w:hint="cs"/>
          <w:color w:val="000000" w:themeColor="text1"/>
          <w:rtl/>
        </w:rPr>
        <w:t xml:space="preserve"> </w:t>
      </w:r>
      <w:r w:rsidR="00313B22" w:rsidRPr="00DE6131">
        <w:rPr>
          <w:rFonts w:hint="cs"/>
          <w:color w:val="000000" w:themeColor="text1"/>
          <w:rtl/>
        </w:rPr>
        <w:t xml:space="preserve">معتبرة قصد إقامة وإعادة </w:t>
      </w:r>
      <w:r w:rsidR="00771B57" w:rsidRPr="00DE6131">
        <w:rPr>
          <w:rFonts w:hint="cs"/>
          <w:color w:val="000000" w:themeColor="text1"/>
          <w:rtl/>
        </w:rPr>
        <w:t>تأهيل</w:t>
      </w:r>
      <w:r w:rsidR="00313B22" w:rsidRPr="00DE6131">
        <w:rPr>
          <w:rFonts w:hint="cs"/>
          <w:color w:val="000000" w:themeColor="text1"/>
          <w:rtl/>
        </w:rPr>
        <w:t xml:space="preserve"> المرفق العام </w:t>
      </w:r>
      <w:r w:rsidR="00A66124" w:rsidRPr="00DE6131">
        <w:rPr>
          <w:rFonts w:hint="cs"/>
          <w:color w:val="000000" w:themeColor="text1"/>
          <w:rtl/>
        </w:rPr>
        <w:t xml:space="preserve">فهو بالتالي </w:t>
      </w:r>
      <w:r w:rsidR="00313B22" w:rsidRPr="00DE6131">
        <w:rPr>
          <w:rFonts w:hint="cs"/>
          <w:color w:val="000000" w:themeColor="text1"/>
          <w:rtl/>
        </w:rPr>
        <w:t xml:space="preserve">الحريص بالدرجة الأولى </w:t>
      </w:r>
      <w:r w:rsidR="00A66124" w:rsidRPr="00DE6131">
        <w:rPr>
          <w:rFonts w:hint="cs"/>
          <w:color w:val="000000" w:themeColor="text1"/>
          <w:rtl/>
        </w:rPr>
        <w:t xml:space="preserve">على </w:t>
      </w:r>
      <w:r w:rsidR="00B55CB1">
        <w:rPr>
          <w:rFonts w:hint="cs"/>
          <w:color w:val="000000" w:themeColor="text1"/>
          <w:rtl/>
        </w:rPr>
        <w:t>أن يحقق أهدافه الاستثمارية في إ</w:t>
      </w:r>
      <w:r w:rsidR="00313B22" w:rsidRPr="00DE6131">
        <w:rPr>
          <w:rFonts w:hint="cs"/>
          <w:color w:val="000000" w:themeColor="text1"/>
          <w:rtl/>
        </w:rPr>
        <w:t xml:space="preserve">طار </w:t>
      </w:r>
      <w:r w:rsidR="00771B57" w:rsidRPr="00DE6131">
        <w:rPr>
          <w:rFonts w:hint="cs"/>
          <w:color w:val="000000" w:themeColor="text1"/>
          <w:rtl/>
        </w:rPr>
        <w:t>الموازنة بي</w:t>
      </w:r>
      <w:r w:rsidR="00771B57" w:rsidRPr="00DE6131">
        <w:rPr>
          <w:color w:val="000000" w:themeColor="text1"/>
          <w:rtl/>
        </w:rPr>
        <w:t>ن</w:t>
      </w:r>
      <w:r w:rsidR="000C25CC" w:rsidRPr="00DE6131">
        <w:rPr>
          <w:rFonts w:hint="cs"/>
          <w:color w:val="000000" w:themeColor="text1"/>
          <w:rtl/>
        </w:rPr>
        <w:t xml:space="preserve"> </w:t>
      </w:r>
      <w:r w:rsidR="00771B57" w:rsidRPr="00DE6131">
        <w:rPr>
          <w:rFonts w:hint="cs"/>
          <w:color w:val="000000" w:themeColor="text1"/>
          <w:rtl/>
        </w:rPr>
        <w:t>اعتبارات</w:t>
      </w:r>
      <w:r w:rsidR="00771B57" w:rsidRPr="00DE6131">
        <w:rPr>
          <w:color w:val="000000" w:themeColor="text1"/>
          <w:rtl/>
        </w:rPr>
        <w:t>ه</w:t>
      </w:r>
      <w:r w:rsidR="000C25CC" w:rsidRPr="00DE6131">
        <w:rPr>
          <w:rFonts w:hint="cs"/>
          <w:color w:val="000000" w:themeColor="text1"/>
          <w:rtl/>
        </w:rPr>
        <w:t xml:space="preserve"> الشخصية في </w:t>
      </w:r>
      <w:r w:rsidR="00A66124" w:rsidRPr="00DE6131">
        <w:rPr>
          <w:rFonts w:hint="cs"/>
          <w:color w:val="000000" w:themeColor="text1"/>
          <w:rtl/>
        </w:rPr>
        <w:t xml:space="preserve">تحقيق </w:t>
      </w:r>
      <w:r w:rsidR="000C25CC" w:rsidRPr="00DE6131">
        <w:rPr>
          <w:rFonts w:hint="cs"/>
          <w:color w:val="000000" w:themeColor="text1"/>
          <w:rtl/>
        </w:rPr>
        <w:t xml:space="preserve">المصالح الشخصية التي تتعلق </w:t>
      </w:r>
      <w:r w:rsidR="000C25CC" w:rsidRPr="00DE6131">
        <w:rPr>
          <w:rFonts w:hint="cs"/>
          <w:color w:val="000000" w:themeColor="text1"/>
          <w:rtl/>
        </w:rPr>
        <w:lastRenderedPageBreak/>
        <w:t xml:space="preserve">به </w:t>
      </w:r>
      <w:r w:rsidR="00A66124" w:rsidRPr="00DE6131">
        <w:rPr>
          <w:rFonts w:hint="cs"/>
          <w:color w:val="000000" w:themeColor="text1"/>
          <w:rtl/>
        </w:rPr>
        <w:t>من ناحية</w:t>
      </w:r>
      <w:r w:rsidR="00996BF2">
        <w:rPr>
          <w:rFonts w:hint="cs"/>
          <w:color w:val="000000" w:themeColor="text1"/>
          <w:rtl/>
        </w:rPr>
        <w:t>،</w:t>
      </w:r>
      <w:r w:rsidR="00A66124" w:rsidRPr="00DE6131">
        <w:rPr>
          <w:rFonts w:hint="cs"/>
          <w:color w:val="000000" w:themeColor="text1"/>
          <w:rtl/>
        </w:rPr>
        <w:t xml:space="preserve"> و</w:t>
      </w:r>
      <w:r w:rsidR="000C25CC" w:rsidRPr="00DE6131">
        <w:rPr>
          <w:rFonts w:hint="cs"/>
          <w:color w:val="000000" w:themeColor="text1"/>
          <w:rtl/>
        </w:rPr>
        <w:t xml:space="preserve">تقديم </w:t>
      </w:r>
      <w:r w:rsidR="00A66124" w:rsidRPr="00DE6131">
        <w:rPr>
          <w:rFonts w:hint="cs"/>
          <w:color w:val="000000" w:themeColor="text1"/>
          <w:rtl/>
        </w:rPr>
        <w:t xml:space="preserve">جودة </w:t>
      </w:r>
      <w:r w:rsidR="000C25CC" w:rsidRPr="00DE6131">
        <w:rPr>
          <w:rFonts w:hint="cs"/>
          <w:color w:val="000000" w:themeColor="text1"/>
          <w:rtl/>
        </w:rPr>
        <w:t xml:space="preserve">مقبولة تتعلق بالخدمة العمومية </w:t>
      </w:r>
      <w:r w:rsidR="00A66124" w:rsidRPr="00DE6131">
        <w:rPr>
          <w:rFonts w:hint="cs"/>
          <w:color w:val="000000" w:themeColor="text1"/>
          <w:rtl/>
        </w:rPr>
        <w:t>المقدمة للجمهور من ناحية أخرى</w:t>
      </w:r>
      <w:r w:rsidR="00996BF2">
        <w:rPr>
          <w:rFonts w:hint="cs"/>
          <w:color w:val="000000" w:themeColor="text1"/>
          <w:rtl/>
        </w:rPr>
        <w:t>،</w:t>
      </w:r>
      <w:r w:rsidR="00A66124" w:rsidRPr="00DE6131">
        <w:rPr>
          <w:rFonts w:hint="cs"/>
          <w:color w:val="000000" w:themeColor="text1"/>
          <w:rtl/>
        </w:rPr>
        <w:t xml:space="preserve"> لذلك فرقابة </w:t>
      </w:r>
      <w:r w:rsidR="00996BF2">
        <w:rPr>
          <w:rFonts w:hint="cs"/>
          <w:color w:val="000000" w:themeColor="text1"/>
          <w:rtl/>
        </w:rPr>
        <w:t>الجهة الإ</w:t>
      </w:r>
      <w:r w:rsidR="000C25CC" w:rsidRPr="00DE6131">
        <w:rPr>
          <w:rFonts w:hint="cs"/>
          <w:color w:val="000000" w:themeColor="text1"/>
          <w:rtl/>
        </w:rPr>
        <w:t>دارية</w:t>
      </w:r>
      <w:r w:rsidR="00A66124" w:rsidRPr="00DE6131">
        <w:rPr>
          <w:rFonts w:hint="cs"/>
          <w:color w:val="000000" w:themeColor="text1"/>
          <w:rtl/>
        </w:rPr>
        <w:t xml:space="preserve"> تقف </w:t>
      </w:r>
      <w:r w:rsidR="000C25CC" w:rsidRPr="00DE6131">
        <w:rPr>
          <w:rFonts w:hint="cs"/>
          <w:color w:val="000000" w:themeColor="text1"/>
          <w:rtl/>
        </w:rPr>
        <w:t>في حدود</w:t>
      </w:r>
      <w:r w:rsidR="00A66124" w:rsidRPr="00DE6131">
        <w:rPr>
          <w:rFonts w:hint="cs"/>
          <w:color w:val="000000" w:themeColor="text1"/>
          <w:rtl/>
        </w:rPr>
        <w:t xml:space="preserve"> سلطة ال</w:t>
      </w:r>
      <w:r w:rsidR="00996BF2">
        <w:rPr>
          <w:rFonts w:hint="cs"/>
          <w:color w:val="000000" w:themeColor="text1"/>
          <w:rtl/>
        </w:rPr>
        <w:t>إ</w:t>
      </w:r>
      <w:r w:rsidR="00A66124" w:rsidRPr="00DE6131">
        <w:rPr>
          <w:rFonts w:hint="cs"/>
          <w:color w:val="000000" w:themeColor="text1"/>
          <w:rtl/>
        </w:rPr>
        <w:t>شراف على عمليات الاستغلال دون تدخل فعلي في إدارة المرفق العام</w:t>
      </w:r>
      <w:r w:rsidR="004E708F" w:rsidRPr="00DE6131">
        <w:rPr>
          <w:rStyle w:val="Appelnotedebasdep"/>
          <w:color w:val="000000" w:themeColor="text1"/>
          <w:rtl/>
        </w:rPr>
        <w:footnoteReference w:id="468"/>
      </w:r>
      <w:r w:rsidR="00996BF2">
        <w:rPr>
          <w:rFonts w:hint="cs"/>
          <w:color w:val="000000" w:themeColor="text1"/>
          <w:rtl/>
        </w:rPr>
        <w:t>،</w:t>
      </w:r>
      <w:r w:rsidR="00A66124" w:rsidRPr="00DE6131">
        <w:rPr>
          <w:rFonts w:hint="cs"/>
          <w:color w:val="000000" w:themeColor="text1"/>
          <w:rtl/>
        </w:rPr>
        <w:t xml:space="preserve"> </w:t>
      </w:r>
      <w:r w:rsidR="00996BF2">
        <w:rPr>
          <w:rFonts w:hint="cs"/>
          <w:color w:val="000000" w:themeColor="text1"/>
          <w:rtl/>
        </w:rPr>
        <w:t xml:space="preserve">ذلك أن </w:t>
      </w:r>
      <w:r w:rsidR="000C25CC" w:rsidRPr="00DE6131">
        <w:rPr>
          <w:rFonts w:hint="cs"/>
          <w:color w:val="000000" w:themeColor="text1"/>
          <w:rtl/>
        </w:rPr>
        <w:t>م</w:t>
      </w:r>
      <w:r w:rsidR="00996BF2">
        <w:rPr>
          <w:rFonts w:hint="cs"/>
          <w:color w:val="000000" w:themeColor="text1"/>
          <w:rtl/>
        </w:rPr>
        <w:t>ص</w:t>
      </w:r>
      <w:r w:rsidR="000C25CC" w:rsidRPr="00DE6131">
        <w:rPr>
          <w:rFonts w:hint="cs"/>
          <w:color w:val="000000" w:themeColor="text1"/>
          <w:rtl/>
        </w:rPr>
        <w:t>لحة المستثمر ترتبط بشكل وثيق بالمصلحة العامة فلا</w:t>
      </w:r>
      <w:r w:rsidR="00771B57" w:rsidRPr="00DE6131">
        <w:rPr>
          <w:rFonts w:hint="cs"/>
          <w:color w:val="000000" w:themeColor="text1"/>
          <w:rtl/>
        </w:rPr>
        <w:t xml:space="preserve"> </w:t>
      </w:r>
      <w:r w:rsidR="000C25CC" w:rsidRPr="00DE6131">
        <w:rPr>
          <w:rFonts w:hint="cs"/>
          <w:color w:val="000000" w:themeColor="text1"/>
          <w:rtl/>
        </w:rPr>
        <w:t>يستطيع المستثمر التفريط في جودة ومعايير الخدمة العمومية</w:t>
      </w:r>
      <w:r w:rsidR="00996BF2">
        <w:rPr>
          <w:rFonts w:hint="cs"/>
          <w:color w:val="000000" w:themeColor="text1"/>
          <w:rtl/>
        </w:rPr>
        <w:t>،</w:t>
      </w:r>
      <w:r w:rsidR="000C25CC" w:rsidRPr="00DE6131">
        <w:rPr>
          <w:rFonts w:hint="cs"/>
          <w:color w:val="000000" w:themeColor="text1"/>
          <w:rtl/>
        </w:rPr>
        <w:t xml:space="preserve"> ل</w:t>
      </w:r>
      <w:r w:rsidR="00996BF2">
        <w:rPr>
          <w:rFonts w:hint="cs"/>
          <w:color w:val="000000" w:themeColor="text1"/>
          <w:rtl/>
        </w:rPr>
        <w:t>أ</w:t>
      </w:r>
      <w:r w:rsidR="000C25CC" w:rsidRPr="00DE6131">
        <w:rPr>
          <w:rFonts w:hint="cs"/>
          <w:color w:val="000000" w:themeColor="text1"/>
          <w:rtl/>
        </w:rPr>
        <w:t xml:space="preserve">ن لها علاقة وطيدة بحصوله على عائدات مالية من مستخدمي المرفق العام بالإضافة الى </w:t>
      </w:r>
      <w:r w:rsidR="00996BF2">
        <w:rPr>
          <w:rFonts w:hint="cs"/>
          <w:color w:val="000000" w:themeColor="text1"/>
          <w:rtl/>
        </w:rPr>
        <w:t>أ</w:t>
      </w:r>
      <w:r w:rsidR="000C25CC" w:rsidRPr="00DE6131">
        <w:rPr>
          <w:rFonts w:hint="cs"/>
          <w:color w:val="000000" w:themeColor="text1"/>
          <w:rtl/>
        </w:rPr>
        <w:t xml:space="preserve">نه مطالب بمواكبة المنافسة التي تفرضها عليها قواعد السوق ومتطلبات التجارة. </w:t>
      </w:r>
    </w:p>
    <w:p w14:paraId="7FC0C6ED" w14:textId="0BCCAEDF" w:rsidR="00FF5600" w:rsidRPr="00DE6131" w:rsidRDefault="000C25CC" w:rsidP="00CF70CA">
      <w:pPr>
        <w:rPr>
          <w:color w:val="000000" w:themeColor="text1"/>
          <w:rtl/>
        </w:rPr>
      </w:pPr>
      <w:r w:rsidRPr="006A4B76">
        <w:rPr>
          <w:rFonts w:hint="cs"/>
          <w:color w:val="000000" w:themeColor="text1"/>
          <w:rtl/>
        </w:rPr>
        <w:t>لذلك ف</w:t>
      </w:r>
      <w:r w:rsidR="00FF5600" w:rsidRPr="006A4B76">
        <w:rPr>
          <w:rFonts w:hint="cs"/>
          <w:color w:val="000000" w:themeColor="text1"/>
          <w:rtl/>
        </w:rPr>
        <w:t xml:space="preserve">الاستقلالية </w:t>
      </w:r>
      <w:r w:rsidR="006A4B76">
        <w:rPr>
          <w:rFonts w:hint="cs"/>
          <w:color w:val="000000" w:themeColor="text1"/>
          <w:rtl/>
        </w:rPr>
        <w:t>والحرية التي يجب أ</w:t>
      </w:r>
      <w:r w:rsidRPr="006A4B76">
        <w:rPr>
          <w:rFonts w:hint="cs"/>
          <w:color w:val="000000" w:themeColor="text1"/>
          <w:rtl/>
        </w:rPr>
        <w:t>ن يتمتع بها المستثمر في ا</w:t>
      </w:r>
      <w:r w:rsidR="006A4B76">
        <w:rPr>
          <w:rFonts w:hint="cs"/>
          <w:color w:val="000000" w:themeColor="text1"/>
          <w:rtl/>
        </w:rPr>
        <w:t>لمرفق العام موضوع التفويض تشكل أ</w:t>
      </w:r>
      <w:r w:rsidRPr="006A4B76">
        <w:rPr>
          <w:rFonts w:hint="cs"/>
          <w:color w:val="000000" w:themeColor="text1"/>
          <w:rtl/>
        </w:rPr>
        <w:t xml:space="preserve">حد العناصر الضرورية والجوهرية </w:t>
      </w:r>
      <w:r w:rsidR="00771B57" w:rsidRPr="006A4B76">
        <w:rPr>
          <w:rFonts w:hint="cs"/>
          <w:color w:val="000000" w:themeColor="text1"/>
          <w:rtl/>
        </w:rPr>
        <w:t>الأساسي</w:t>
      </w:r>
      <w:r w:rsidR="00771B57" w:rsidRPr="006A4B76">
        <w:rPr>
          <w:color w:val="000000" w:themeColor="text1"/>
          <w:rtl/>
        </w:rPr>
        <w:t>ة</w:t>
      </w:r>
      <w:r w:rsidRPr="006A4B76">
        <w:rPr>
          <w:rFonts w:hint="cs"/>
          <w:color w:val="000000" w:themeColor="text1"/>
          <w:rtl/>
        </w:rPr>
        <w:t xml:space="preserve"> المرتبطة ارتباطا وثيق</w:t>
      </w:r>
      <w:r w:rsidR="006A4B76">
        <w:rPr>
          <w:rFonts w:hint="cs"/>
          <w:color w:val="000000" w:themeColor="text1"/>
          <w:rtl/>
        </w:rPr>
        <w:t>ا</w:t>
      </w:r>
      <w:r w:rsidRPr="006A4B76">
        <w:rPr>
          <w:rFonts w:hint="cs"/>
          <w:color w:val="000000" w:themeColor="text1"/>
          <w:rtl/>
        </w:rPr>
        <w:t xml:space="preserve"> بآلية التفويض </w:t>
      </w:r>
      <w:r w:rsidR="00915D9F" w:rsidRPr="006A4B76">
        <w:rPr>
          <w:rFonts w:hint="cs"/>
          <w:color w:val="000000" w:themeColor="text1"/>
          <w:rtl/>
        </w:rPr>
        <w:t>كوسيلة من</w:t>
      </w:r>
      <w:r w:rsidR="00915D9F" w:rsidRPr="00DE6131">
        <w:rPr>
          <w:rFonts w:hint="cs"/>
          <w:color w:val="000000" w:themeColor="text1"/>
          <w:rtl/>
        </w:rPr>
        <w:t xml:space="preserve"> وسائل التسيير غير المباشر للمرافق العامة</w:t>
      </w:r>
      <w:r w:rsidR="006A4B76">
        <w:rPr>
          <w:rFonts w:hint="cs"/>
          <w:color w:val="000000" w:themeColor="text1"/>
          <w:rtl/>
        </w:rPr>
        <w:t>،</w:t>
      </w:r>
      <w:r w:rsidR="00915D9F" w:rsidRPr="00DE6131">
        <w:rPr>
          <w:rFonts w:hint="cs"/>
          <w:color w:val="000000" w:themeColor="text1"/>
          <w:rtl/>
        </w:rPr>
        <w:t xml:space="preserve"> فصاحب التفويض </w:t>
      </w:r>
      <w:r w:rsidR="00FF5600" w:rsidRPr="00DE6131">
        <w:rPr>
          <w:rFonts w:hint="cs"/>
          <w:color w:val="000000" w:themeColor="text1"/>
          <w:rtl/>
        </w:rPr>
        <w:t xml:space="preserve">يقع على عاتقه </w:t>
      </w:r>
      <w:r w:rsidR="00CF70CA">
        <w:rPr>
          <w:rFonts w:hint="cs"/>
          <w:color w:val="000000" w:themeColor="text1"/>
          <w:rtl/>
        </w:rPr>
        <w:t>كفالة وتأ</w:t>
      </w:r>
      <w:r w:rsidR="00915D9F" w:rsidRPr="00DE6131">
        <w:rPr>
          <w:rFonts w:hint="cs"/>
          <w:color w:val="000000" w:themeColor="text1"/>
          <w:rtl/>
        </w:rPr>
        <w:t xml:space="preserve">مين سيرورة وديمومة </w:t>
      </w:r>
      <w:r w:rsidR="00FF5600" w:rsidRPr="00DE6131">
        <w:rPr>
          <w:rFonts w:hint="cs"/>
          <w:color w:val="000000" w:themeColor="text1"/>
          <w:rtl/>
        </w:rPr>
        <w:t>المرفق العام بكل</w:t>
      </w:r>
      <w:r w:rsidR="00915D9F" w:rsidRPr="00DE6131">
        <w:rPr>
          <w:rFonts w:hint="cs"/>
          <w:color w:val="000000" w:themeColor="text1"/>
          <w:rtl/>
        </w:rPr>
        <w:t xml:space="preserve"> </w:t>
      </w:r>
      <w:r w:rsidR="00771B57" w:rsidRPr="00DE6131">
        <w:rPr>
          <w:rFonts w:hint="cs"/>
          <w:color w:val="000000" w:themeColor="text1"/>
          <w:rtl/>
        </w:rPr>
        <w:t>ما</w:t>
      </w:r>
      <w:r w:rsidR="00CF70CA">
        <w:rPr>
          <w:rFonts w:hint="cs"/>
          <w:color w:val="000000" w:themeColor="text1"/>
          <w:rtl/>
        </w:rPr>
        <w:t xml:space="preserve"> يستدعيه</w:t>
      </w:r>
      <w:r w:rsidR="00915D9F" w:rsidRPr="00DE6131">
        <w:rPr>
          <w:rFonts w:hint="cs"/>
          <w:color w:val="000000" w:themeColor="text1"/>
          <w:rtl/>
        </w:rPr>
        <w:t xml:space="preserve"> السير الحسن للمرفق من </w:t>
      </w:r>
      <w:r w:rsidR="00771B57" w:rsidRPr="00DE6131">
        <w:rPr>
          <w:rFonts w:hint="cs"/>
          <w:color w:val="000000" w:themeColor="text1"/>
          <w:rtl/>
        </w:rPr>
        <w:t>متطلبات</w:t>
      </w:r>
      <w:r w:rsidR="00915D9F" w:rsidRPr="00DE6131">
        <w:rPr>
          <w:rFonts w:hint="cs"/>
          <w:color w:val="000000" w:themeColor="text1"/>
          <w:rtl/>
        </w:rPr>
        <w:t xml:space="preserve"> من مختلف الجوانب </w:t>
      </w:r>
      <w:r w:rsidR="00FF5600" w:rsidRPr="00DE6131">
        <w:rPr>
          <w:rFonts w:hint="cs"/>
          <w:color w:val="000000" w:themeColor="text1"/>
          <w:rtl/>
        </w:rPr>
        <w:t xml:space="preserve">التي يحملها وتظهر استقلالية المفوض له من خلال العناصر الأساسية التي </w:t>
      </w:r>
      <w:r w:rsidR="00915D9F" w:rsidRPr="00DE6131">
        <w:rPr>
          <w:rFonts w:hint="cs"/>
          <w:color w:val="000000" w:themeColor="text1"/>
          <w:rtl/>
        </w:rPr>
        <w:t xml:space="preserve">تكفل له عملية اتخاذ </w:t>
      </w:r>
      <w:r w:rsidR="00FF5600" w:rsidRPr="00DE6131">
        <w:rPr>
          <w:rFonts w:hint="cs"/>
          <w:color w:val="000000" w:themeColor="text1"/>
          <w:rtl/>
        </w:rPr>
        <w:t xml:space="preserve"> القرار </w:t>
      </w:r>
      <w:r w:rsidR="00915D9F" w:rsidRPr="00DE6131">
        <w:rPr>
          <w:rFonts w:hint="cs"/>
          <w:color w:val="000000" w:themeColor="text1"/>
          <w:rtl/>
        </w:rPr>
        <w:t>بكل حرية ودون التقيد</w:t>
      </w:r>
      <w:r w:rsidR="008B6674">
        <w:rPr>
          <w:rFonts w:hint="cs"/>
          <w:color w:val="000000" w:themeColor="text1"/>
          <w:rtl/>
        </w:rPr>
        <w:t xml:space="preserve"> أو</w:t>
      </w:r>
      <w:r w:rsidR="00FF5600" w:rsidRPr="00DE6131">
        <w:rPr>
          <w:rFonts w:hint="cs"/>
          <w:color w:val="000000" w:themeColor="text1"/>
          <w:rtl/>
        </w:rPr>
        <w:t xml:space="preserve"> الرجوع </w:t>
      </w:r>
      <w:r w:rsidR="00915D9F" w:rsidRPr="00DE6131">
        <w:rPr>
          <w:rFonts w:hint="cs"/>
          <w:color w:val="000000" w:themeColor="text1"/>
          <w:rtl/>
        </w:rPr>
        <w:t xml:space="preserve"> في كل شيء </w:t>
      </w:r>
      <w:r w:rsidR="00FF5600" w:rsidRPr="00DE6131">
        <w:rPr>
          <w:rFonts w:hint="cs"/>
          <w:color w:val="000000" w:themeColor="text1"/>
          <w:rtl/>
        </w:rPr>
        <w:t xml:space="preserve">للسلطة المفوضة </w:t>
      </w:r>
      <w:r w:rsidR="00915D9F" w:rsidRPr="00DE6131">
        <w:rPr>
          <w:rFonts w:hint="cs"/>
          <w:color w:val="000000" w:themeColor="text1"/>
          <w:rtl/>
        </w:rPr>
        <w:t xml:space="preserve">وذلك </w:t>
      </w:r>
      <w:r w:rsidR="00FF5600" w:rsidRPr="00DE6131">
        <w:rPr>
          <w:rFonts w:hint="cs"/>
          <w:color w:val="000000" w:themeColor="text1"/>
          <w:rtl/>
        </w:rPr>
        <w:t>من خلال</w:t>
      </w:r>
      <w:r w:rsidR="00F55D36" w:rsidRPr="00DE6131">
        <w:rPr>
          <w:rStyle w:val="Appelnotedebasdep"/>
          <w:color w:val="000000" w:themeColor="text1"/>
          <w:rtl/>
        </w:rPr>
        <w:footnoteReference w:id="469"/>
      </w:r>
      <w:r w:rsidR="008B6674">
        <w:rPr>
          <w:rFonts w:hint="cs"/>
          <w:color w:val="000000" w:themeColor="text1"/>
          <w:rtl/>
        </w:rPr>
        <w:t>:</w:t>
      </w:r>
      <w:r w:rsidR="00F55D36" w:rsidRPr="00DE6131">
        <w:rPr>
          <w:rFonts w:hint="cs"/>
          <w:color w:val="000000" w:themeColor="text1"/>
          <w:sz w:val="24"/>
          <w:szCs w:val="24"/>
          <w:highlight w:val="yellow"/>
          <w:rtl/>
        </w:rPr>
        <w:t xml:space="preserve">  </w:t>
      </w:r>
    </w:p>
    <w:p w14:paraId="1E679655" w14:textId="1E00205E" w:rsidR="00FF5600" w:rsidRPr="00DE6131" w:rsidRDefault="00915D9F" w:rsidP="00DC6D1B">
      <w:pPr>
        <w:ind w:firstLine="0"/>
        <w:rPr>
          <w:color w:val="000000" w:themeColor="text1"/>
          <w:rtl/>
        </w:rPr>
      </w:pPr>
      <w:r w:rsidRPr="00DE6131">
        <w:rPr>
          <w:rFonts w:hint="cs"/>
          <w:color w:val="000000" w:themeColor="text1"/>
          <w:rtl/>
        </w:rPr>
        <w:t>1/</w:t>
      </w:r>
      <w:r w:rsidR="00FF5600" w:rsidRPr="00DE6131">
        <w:rPr>
          <w:rFonts w:hint="cs"/>
          <w:color w:val="000000" w:themeColor="text1"/>
          <w:rtl/>
        </w:rPr>
        <w:t xml:space="preserve"> </w:t>
      </w:r>
      <w:r w:rsidRPr="00DE6131">
        <w:rPr>
          <w:rFonts w:hint="cs"/>
          <w:color w:val="000000" w:themeColor="text1"/>
          <w:rtl/>
        </w:rPr>
        <w:t xml:space="preserve">يمكن للمفوض له وضع الخطط </w:t>
      </w:r>
      <w:r w:rsidR="008B6674">
        <w:rPr>
          <w:rFonts w:hint="cs"/>
          <w:color w:val="000000" w:themeColor="text1"/>
          <w:rtl/>
        </w:rPr>
        <w:t>والآ</w:t>
      </w:r>
      <w:r w:rsidR="00771B57" w:rsidRPr="00DE6131">
        <w:rPr>
          <w:rFonts w:hint="cs"/>
          <w:color w:val="000000" w:themeColor="text1"/>
          <w:rtl/>
        </w:rPr>
        <w:t>ليا</w:t>
      </w:r>
      <w:r w:rsidR="00771B57" w:rsidRPr="00DE6131">
        <w:rPr>
          <w:color w:val="000000" w:themeColor="text1"/>
          <w:rtl/>
        </w:rPr>
        <w:t>ت</w:t>
      </w:r>
      <w:r w:rsidRPr="00DE6131">
        <w:rPr>
          <w:rFonts w:hint="cs"/>
          <w:color w:val="000000" w:themeColor="text1"/>
          <w:rtl/>
        </w:rPr>
        <w:t xml:space="preserve"> اللازمة والضرورية التي تمكنه</w:t>
      </w:r>
      <w:r w:rsidR="00FF5600" w:rsidRPr="00DE6131">
        <w:rPr>
          <w:rFonts w:hint="cs"/>
          <w:color w:val="000000" w:themeColor="text1"/>
          <w:rtl/>
        </w:rPr>
        <w:t xml:space="preserve"> من</w:t>
      </w:r>
      <w:r w:rsidRPr="00DE6131">
        <w:rPr>
          <w:rFonts w:hint="cs"/>
          <w:color w:val="000000" w:themeColor="text1"/>
          <w:rtl/>
        </w:rPr>
        <w:t xml:space="preserve"> استغلال وتسيير المرفق العام المفوض بالإضافة الى حريته الكاملة في اختيار الشكل والكيفية التي تقدم بها الخدمة العمومية.</w:t>
      </w:r>
      <w:r w:rsidR="00FF5600" w:rsidRPr="00DE6131">
        <w:rPr>
          <w:rFonts w:hint="cs"/>
          <w:color w:val="000000" w:themeColor="text1"/>
          <w:rtl/>
        </w:rPr>
        <w:t xml:space="preserve"> </w:t>
      </w:r>
    </w:p>
    <w:p w14:paraId="7CAC0EFF" w14:textId="7254CE7C" w:rsidR="00FF5600" w:rsidRPr="00DE6131" w:rsidRDefault="00915D9F" w:rsidP="00DC6D1B">
      <w:pPr>
        <w:ind w:firstLine="0"/>
        <w:rPr>
          <w:color w:val="000000" w:themeColor="text1"/>
          <w:rtl/>
        </w:rPr>
      </w:pPr>
      <w:r w:rsidRPr="00DE6131">
        <w:rPr>
          <w:rFonts w:hint="cs"/>
          <w:color w:val="000000" w:themeColor="text1"/>
          <w:rtl/>
        </w:rPr>
        <w:t>2</w:t>
      </w:r>
      <w:r w:rsidR="00FF5600" w:rsidRPr="00DE6131">
        <w:rPr>
          <w:rFonts w:hint="cs"/>
          <w:color w:val="000000" w:themeColor="text1"/>
          <w:rtl/>
        </w:rPr>
        <w:t xml:space="preserve">/ </w:t>
      </w:r>
      <w:r w:rsidRPr="00DE6131">
        <w:rPr>
          <w:rFonts w:hint="cs"/>
          <w:color w:val="000000" w:themeColor="text1"/>
          <w:rtl/>
        </w:rPr>
        <w:t>يتمتع صاحب التفويض ببعض</w:t>
      </w:r>
      <w:r w:rsidR="00FF5600" w:rsidRPr="00DE6131">
        <w:rPr>
          <w:rFonts w:hint="cs"/>
          <w:color w:val="000000" w:themeColor="text1"/>
          <w:rtl/>
        </w:rPr>
        <w:t xml:space="preserve"> امتيازات السلطة العامة </w:t>
      </w:r>
      <w:r w:rsidRPr="00DE6131">
        <w:rPr>
          <w:rFonts w:hint="cs"/>
          <w:color w:val="000000" w:themeColor="text1"/>
          <w:rtl/>
        </w:rPr>
        <w:t>التي ترتبط بطبيعة تسيير المرفق العام والمستمدة في الأساس من دواعي المصلحة العامة التي يسهر على ضمانها المفوض اليه من خلال عملية استثماره في المرفق العام.</w:t>
      </w:r>
      <w:r w:rsidR="00FF5600" w:rsidRPr="00DE6131">
        <w:rPr>
          <w:rFonts w:hint="cs"/>
          <w:color w:val="000000" w:themeColor="text1"/>
          <w:rtl/>
        </w:rPr>
        <w:t xml:space="preserve"> </w:t>
      </w:r>
    </w:p>
    <w:p w14:paraId="6F89A4AF" w14:textId="4FA803C1" w:rsidR="00FF5600" w:rsidRPr="00DE6131" w:rsidRDefault="00915D9F" w:rsidP="00E73764">
      <w:pPr>
        <w:ind w:firstLine="0"/>
        <w:rPr>
          <w:color w:val="000000" w:themeColor="text1"/>
          <w:rtl/>
        </w:rPr>
      </w:pPr>
      <w:r w:rsidRPr="00DE6131">
        <w:rPr>
          <w:rFonts w:hint="cs"/>
          <w:color w:val="000000" w:themeColor="text1"/>
          <w:rtl/>
        </w:rPr>
        <w:t>3</w:t>
      </w:r>
      <w:r w:rsidR="00FF5600" w:rsidRPr="00DE6131">
        <w:rPr>
          <w:rFonts w:hint="cs"/>
          <w:color w:val="000000" w:themeColor="text1"/>
          <w:rtl/>
        </w:rPr>
        <w:t xml:space="preserve">/ </w:t>
      </w:r>
      <w:r w:rsidR="00F318BB" w:rsidRPr="00DE6131">
        <w:rPr>
          <w:rFonts w:hint="cs"/>
          <w:color w:val="000000" w:themeColor="text1"/>
          <w:rtl/>
        </w:rPr>
        <w:t xml:space="preserve">يتمتع المفوض </w:t>
      </w:r>
      <w:r w:rsidR="00E73764">
        <w:rPr>
          <w:rFonts w:hint="cs"/>
          <w:color w:val="000000" w:themeColor="text1"/>
          <w:rtl/>
        </w:rPr>
        <w:t>إ</w:t>
      </w:r>
      <w:r w:rsidR="00F318BB" w:rsidRPr="00DE6131">
        <w:rPr>
          <w:rFonts w:hint="cs"/>
          <w:color w:val="000000" w:themeColor="text1"/>
          <w:rtl/>
        </w:rPr>
        <w:t>ليه بسلطة اتخاذ</w:t>
      </w:r>
      <w:r w:rsidR="00FF5600" w:rsidRPr="00DE6131">
        <w:rPr>
          <w:rFonts w:hint="cs"/>
          <w:color w:val="000000" w:themeColor="text1"/>
          <w:rtl/>
        </w:rPr>
        <w:t xml:space="preserve"> القرارات </w:t>
      </w:r>
      <w:r w:rsidR="00F318BB" w:rsidRPr="00DE6131">
        <w:rPr>
          <w:rFonts w:hint="cs"/>
          <w:color w:val="000000" w:themeColor="text1"/>
          <w:rtl/>
        </w:rPr>
        <w:t xml:space="preserve">اللازمة والمساعدة </w:t>
      </w:r>
      <w:r w:rsidR="00FF5600" w:rsidRPr="00DE6131">
        <w:rPr>
          <w:rFonts w:hint="cs"/>
          <w:color w:val="000000" w:themeColor="text1"/>
          <w:rtl/>
        </w:rPr>
        <w:t>على التسيير</w:t>
      </w:r>
      <w:r w:rsidR="00F318BB" w:rsidRPr="00DE6131">
        <w:rPr>
          <w:rFonts w:hint="cs"/>
          <w:color w:val="000000" w:themeColor="text1"/>
          <w:rtl/>
        </w:rPr>
        <w:t xml:space="preserve"> الحسن للمرفق العام في الوقت المناسب وبالشكل المناسب الذي يقدره.</w:t>
      </w:r>
      <w:r w:rsidR="00FF5600" w:rsidRPr="00DE6131">
        <w:rPr>
          <w:rFonts w:hint="cs"/>
          <w:color w:val="000000" w:themeColor="text1"/>
          <w:rtl/>
        </w:rPr>
        <w:t xml:space="preserve"> </w:t>
      </w:r>
    </w:p>
    <w:p w14:paraId="1112ED4A" w14:textId="38218F76" w:rsidR="00CC6E13" w:rsidRPr="00DE6131" w:rsidRDefault="00915D9F" w:rsidP="00DC6D1B">
      <w:pPr>
        <w:ind w:firstLine="0"/>
        <w:rPr>
          <w:color w:val="000000" w:themeColor="text1"/>
          <w:rtl/>
        </w:rPr>
      </w:pPr>
      <w:r w:rsidRPr="00DE6131">
        <w:rPr>
          <w:rFonts w:hint="cs"/>
          <w:color w:val="000000" w:themeColor="text1"/>
          <w:rtl/>
        </w:rPr>
        <w:t>4</w:t>
      </w:r>
      <w:r w:rsidR="00FF5600" w:rsidRPr="00DE6131">
        <w:rPr>
          <w:rFonts w:hint="cs"/>
          <w:color w:val="000000" w:themeColor="text1"/>
          <w:rtl/>
        </w:rPr>
        <w:t>/</w:t>
      </w:r>
      <w:r w:rsidR="00F318BB" w:rsidRPr="00DE6131">
        <w:rPr>
          <w:rFonts w:hint="cs"/>
          <w:color w:val="000000" w:themeColor="text1"/>
          <w:rtl/>
        </w:rPr>
        <w:t xml:space="preserve"> الحرية والا</w:t>
      </w:r>
      <w:r w:rsidR="00FF5600" w:rsidRPr="00DE6131">
        <w:rPr>
          <w:rFonts w:hint="cs"/>
          <w:color w:val="000000" w:themeColor="text1"/>
          <w:rtl/>
        </w:rPr>
        <w:t>ستقلالية</w:t>
      </w:r>
      <w:r w:rsidR="00F318BB" w:rsidRPr="00DE6131">
        <w:rPr>
          <w:rFonts w:hint="cs"/>
          <w:color w:val="000000" w:themeColor="text1"/>
          <w:rtl/>
        </w:rPr>
        <w:t xml:space="preserve"> في </w:t>
      </w:r>
      <w:r w:rsidR="00FF5600" w:rsidRPr="00DE6131">
        <w:rPr>
          <w:rFonts w:hint="cs"/>
          <w:color w:val="000000" w:themeColor="text1"/>
          <w:rtl/>
        </w:rPr>
        <w:t xml:space="preserve">إقامة علاقات مع </w:t>
      </w:r>
      <w:r w:rsidR="00E73764">
        <w:rPr>
          <w:rFonts w:hint="cs"/>
          <w:color w:val="000000" w:themeColor="text1"/>
          <w:rtl/>
        </w:rPr>
        <w:t>كل الأطراف المتدخلة من أ</w:t>
      </w:r>
      <w:r w:rsidR="00F318BB" w:rsidRPr="00DE6131">
        <w:rPr>
          <w:rFonts w:hint="cs"/>
          <w:color w:val="000000" w:themeColor="text1"/>
          <w:rtl/>
        </w:rPr>
        <w:t>جل تحقيق المرفق العام من ع</w:t>
      </w:r>
      <w:r w:rsidR="00FF5600" w:rsidRPr="00DE6131">
        <w:rPr>
          <w:rFonts w:hint="cs"/>
          <w:color w:val="000000" w:themeColor="text1"/>
          <w:rtl/>
        </w:rPr>
        <w:t xml:space="preserve">مال </w:t>
      </w:r>
      <w:r w:rsidR="00F55D36" w:rsidRPr="00DE6131">
        <w:rPr>
          <w:rFonts w:hint="cs"/>
          <w:color w:val="000000" w:themeColor="text1"/>
          <w:rtl/>
        </w:rPr>
        <w:t>وموردين وكل المتعاملين</w:t>
      </w:r>
      <w:r w:rsidR="00F318BB" w:rsidRPr="00DE6131">
        <w:rPr>
          <w:rFonts w:hint="cs"/>
          <w:color w:val="000000" w:themeColor="text1"/>
          <w:rtl/>
        </w:rPr>
        <w:t xml:space="preserve"> مع المرفق العام المفوض.</w:t>
      </w:r>
    </w:p>
    <w:p w14:paraId="17B75214" w14:textId="623634AB" w:rsidR="00CC6E13" w:rsidRPr="00DE6131" w:rsidRDefault="00F318BB" w:rsidP="00DC6D1B">
      <w:pPr>
        <w:ind w:firstLine="0"/>
        <w:rPr>
          <w:color w:val="000000" w:themeColor="text1"/>
          <w:rtl/>
        </w:rPr>
      </w:pPr>
      <w:r w:rsidRPr="00DE6131">
        <w:rPr>
          <w:rFonts w:hint="cs"/>
          <w:color w:val="000000" w:themeColor="text1"/>
          <w:rtl/>
        </w:rPr>
        <w:t>5</w:t>
      </w:r>
      <w:r w:rsidR="00CC6E13" w:rsidRPr="00DE6131">
        <w:rPr>
          <w:rFonts w:hint="cs"/>
          <w:color w:val="000000" w:themeColor="text1"/>
          <w:rtl/>
        </w:rPr>
        <w:t xml:space="preserve">/ تحصيل </w:t>
      </w:r>
      <w:r w:rsidRPr="00DE6131">
        <w:rPr>
          <w:rFonts w:hint="cs"/>
          <w:color w:val="000000" w:themeColor="text1"/>
          <w:rtl/>
        </w:rPr>
        <w:t>مبالغ مالية في شكل عائدات</w:t>
      </w:r>
      <w:r w:rsidR="00CC6E13" w:rsidRPr="00DE6131">
        <w:rPr>
          <w:rFonts w:hint="cs"/>
          <w:color w:val="000000" w:themeColor="text1"/>
          <w:rtl/>
        </w:rPr>
        <w:t xml:space="preserve"> مالي</w:t>
      </w:r>
      <w:r w:rsidRPr="00DE6131">
        <w:rPr>
          <w:rFonts w:hint="cs"/>
          <w:color w:val="000000" w:themeColor="text1"/>
          <w:rtl/>
        </w:rPr>
        <w:t>ة</w:t>
      </w:r>
      <w:r w:rsidR="00CC6E13" w:rsidRPr="00DE6131">
        <w:rPr>
          <w:rFonts w:hint="cs"/>
          <w:color w:val="000000" w:themeColor="text1"/>
          <w:rtl/>
        </w:rPr>
        <w:t xml:space="preserve"> من </w:t>
      </w:r>
      <w:r w:rsidR="00771B57" w:rsidRPr="00DE6131">
        <w:rPr>
          <w:rFonts w:hint="cs"/>
          <w:color w:val="000000" w:themeColor="text1"/>
          <w:rtl/>
        </w:rPr>
        <w:t>المنتفعين</w:t>
      </w:r>
      <w:r w:rsidRPr="00DE6131">
        <w:rPr>
          <w:rFonts w:hint="cs"/>
          <w:color w:val="000000" w:themeColor="text1"/>
          <w:rtl/>
        </w:rPr>
        <w:t xml:space="preserve"> من المرفق العام</w:t>
      </w:r>
      <w:r w:rsidR="00CC6E13" w:rsidRPr="00DE6131">
        <w:rPr>
          <w:rFonts w:hint="cs"/>
          <w:color w:val="000000" w:themeColor="text1"/>
          <w:rtl/>
        </w:rPr>
        <w:t xml:space="preserve"> مما </w:t>
      </w:r>
      <w:r w:rsidRPr="00DE6131">
        <w:rPr>
          <w:rFonts w:hint="cs"/>
          <w:color w:val="000000" w:themeColor="text1"/>
          <w:rtl/>
        </w:rPr>
        <w:t>يعز</w:t>
      </w:r>
      <w:r w:rsidR="00CC6E13" w:rsidRPr="00DE6131">
        <w:rPr>
          <w:rFonts w:hint="cs"/>
          <w:color w:val="000000" w:themeColor="text1"/>
          <w:rtl/>
        </w:rPr>
        <w:t xml:space="preserve"> </w:t>
      </w:r>
      <w:r w:rsidRPr="00DE6131">
        <w:rPr>
          <w:rFonts w:hint="cs"/>
          <w:color w:val="000000" w:themeColor="text1"/>
          <w:rtl/>
        </w:rPr>
        <w:t>استقلاليته المالية من ناحية الموارد المالية.</w:t>
      </w:r>
      <w:r w:rsidR="00CC6E13" w:rsidRPr="00DE6131">
        <w:rPr>
          <w:rFonts w:hint="cs"/>
          <w:color w:val="000000" w:themeColor="text1"/>
          <w:rtl/>
        </w:rPr>
        <w:t xml:space="preserve"> </w:t>
      </w:r>
    </w:p>
    <w:p w14:paraId="691E528E" w14:textId="151AB288" w:rsidR="00CC6E13" w:rsidRPr="00DE6131" w:rsidRDefault="00F318BB" w:rsidP="00DC6D1B">
      <w:pPr>
        <w:ind w:firstLine="0"/>
        <w:rPr>
          <w:color w:val="000000" w:themeColor="text1"/>
          <w:rtl/>
        </w:rPr>
      </w:pPr>
      <w:r w:rsidRPr="00DE6131">
        <w:rPr>
          <w:rFonts w:hint="cs"/>
          <w:color w:val="000000" w:themeColor="text1"/>
          <w:rtl/>
        </w:rPr>
        <w:t>6</w:t>
      </w:r>
      <w:r w:rsidR="00CC6E13" w:rsidRPr="00DE6131">
        <w:rPr>
          <w:rFonts w:hint="cs"/>
          <w:color w:val="000000" w:themeColor="text1"/>
          <w:rtl/>
        </w:rPr>
        <w:t xml:space="preserve">/ الحرية في </w:t>
      </w:r>
      <w:r w:rsidR="00E73764">
        <w:rPr>
          <w:rFonts w:hint="cs"/>
          <w:color w:val="000000" w:themeColor="text1"/>
          <w:rtl/>
        </w:rPr>
        <w:t>إ</w:t>
      </w:r>
      <w:r w:rsidRPr="00DE6131">
        <w:rPr>
          <w:rFonts w:hint="cs"/>
          <w:color w:val="000000" w:themeColor="text1"/>
          <w:rtl/>
        </w:rPr>
        <w:t xml:space="preserve">صدار </w:t>
      </w:r>
      <w:r w:rsidR="00CC6E13" w:rsidRPr="00DE6131">
        <w:rPr>
          <w:rFonts w:hint="cs"/>
          <w:color w:val="000000" w:themeColor="text1"/>
          <w:rtl/>
        </w:rPr>
        <w:t xml:space="preserve">التوجيهات </w:t>
      </w:r>
      <w:r w:rsidR="00E73764">
        <w:rPr>
          <w:rFonts w:hint="cs"/>
          <w:color w:val="000000" w:themeColor="text1"/>
          <w:rtl/>
        </w:rPr>
        <w:t>الإ</w:t>
      </w:r>
      <w:r w:rsidRPr="00DE6131">
        <w:rPr>
          <w:rFonts w:hint="cs"/>
          <w:color w:val="000000" w:themeColor="text1"/>
          <w:rtl/>
        </w:rPr>
        <w:t xml:space="preserve">رشادات </w:t>
      </w:r>
      <w:r w:rsidR="00CC6E13" w:rsidRPr="00DE6131">
        <w:rPr>
          <w:rFonts w:hint="cs"/>
          <w:color w:val="000000" w:themeColor="text1"/>
          <w:rtl/>
        </w:rPr>
        <w:t xml:space="preserve">الكفيلة بضمان المصلحة العامة </w:t>
      </w:r>
      <w:r w:rsidR="00E73764">
        <w:rPr>
          <w:rFonts w:hint="cs"/>
          <w:color w:val="000000" w:themeColor="text1"/>
          <w:rtl/>
        </w:rPr>
        <w:t>والسهر</w:t>
      </w:r>
      <w:r w:rsidRPr="00DE6131">
        <w:rPr>
          <w:rFonts w:hint="cs"/>
          <w:color w:val="000000" w:themeColor="text1"/>
          <w:rtl/>
        </w:rPr>
        <w:t xml:space="preserve">على نوعية الخدمة العمومية المقدمة للجمهور. </w:t>
      </w:r>
      <w:r w:rsidR="00CC6E13" w:rsidRPr="00DE6131">
        <w:rPr>
          <w:rFonts w:hint="cs"/>
          <w:color w:val="000000" w:themeColor="text1"/>
          <w:rtl/>
        </w:rPr>
        <w:t xml:space="preserve"> </w:t>
      </w:r>
    </w:p>
    <w:p w14:paraId="23F1E18B" w14:textId="7528CEA8" w:rsidR="00CC6E13" w:rsidRPr="00DE6131" w:rsidRDefault="00F318BB" w:rsidP="00E73764">
      <w:pPr>
        <w:ind w:firstLine="0"/>
        <w:rPr>
          <w:color w:val="000000" w:themeColor="text1"/>
          <w:rtl/>
        </w:rPr>
      </w:pPr>
      <w:r w:rsidRPr="00DE6131">
        <w:rPr>
          <w:rFonts w:hint="cs"/>
          <w:color w:val="000000" w:themeColor="text1"/>
          <w:rtl/>
        </w:rPr>
        <w:t>7</w:t>
      </w:r>
      <w:r w:rsidR="00CC6E13" w:rsidRPr="00DE6131">
        <w:rPr>
          <w:rFonts w:hint="cs"/>
          <w:color w:val="000000" w:themeColor="text1"/>
          <w:rtl/>
        </w:rPr>
        <w:t xml:space="preserve">/ الحرية </w:t>
      </w:r>
      <w:r w:rsidRPr="00DE6131">
        <w:rPr>
          <w:rFonts w:hint="cs"/>
          <w:color w:val="000000" w:themeColor="text1"/>
          <w:rtl/>
        </w:rPr>
        <w:t>في ال</w:t>
      </w:r>
      <w:r w:rsidR="00E73764">
        <w:rPr>
          <w:rFonts w:hint="cs"/>
          <w:color w:val="000000" w:themeColor="text1"/>
          <w:rtl/>
        </w:rPr>
        <w:t>إ</w:t>
      </w:r>
      <w:r w:rsidRPr="00DE6131">
        <w:rPr>
          <w:rFonts w:hint="cs"/>
          <w:color w:val="000000" w:themeColor="text1"/>
          <w:rtl/>
        </w:rPr>
        <w:t>ستعانة ب</w:t>
      </w:r>
      <w:r w:rsidR="00CC6E13" w:rsidRPr="00DE6131">
        <w:rPr>
          <w:rFonts w:hint="cs"/>
          <w:color w:val="000000" w:themeColor="text1"/>
          <w:rtl/>
        </w:rPr>
        <w:t xml:space="preserve">توظيف </w:t>
      </w:r>
      <w:r w:rsidRPr="00DE6131">
        <w:rPr>
          <w:rFonts w:hint="cs"/>
          <w:color w:val="000000" w:themeColor="text1"/>
          <w:rtl/>
        </w:rPr>
        <w:t>عمال بالعدد الكافي والمؤهلات اللازمة التي تكفل سير المرفق العام في أحسن الظروف.</w:t>
      </w:r>
      <w:r w:rsidR="00CC6E13" w:rsidRPr="00DE6131">
        <w:rPr>
          <w:rFonts w:hint="cs"/>
          <w:color w:val="000000" w:themeColor="text1"/>
          <w:rtl/>
        </w:rPr>
        <w:t xml:space="preserve"> </w:t>
      </w:r>
    </w:p>
    <w:p w14:paraId="1840B3D5" w14:textId="2222043D" w:rsidR="004039C6" w:rsidRPr="00DE6131" w:rsidRDefault="00F55D36" w:rsidP="00D97D41">
      <w:pPr>
        <w:rPr>
          <w:color w:val="000000" w:themeColor="text1"/>
          <w:rtl/>
        </w:rPr>
      </w:pPr>
      <w:r w:rsidRPr="00DE6131">
        <w:rPr>
          <w:rFonts w:hint="cs"/>
          <w:color w:val="000000" w:themeColor="text1"/>
          <w:rtl/>
        </w:rPr>
        <w:t>ومن خلال العناصر السالفة الذكر يتبين أن هناك جانب من الحرية والاستقلالية يتوجب على السلطة المفوضة مراعاتها واحترام الخصوصية التي يتمتع بها عقد التفويض سواء من ناحية كونه متعلق بالمرفق العام والمصلحة العامة وكذلك من ناحية كون</w:t>
      </w:r>
      <w:r w:rsidR="00E73764">
        <w:rPr>
          <w:rFonts w:hint="cs"/>
          <w:color w:val="000000" w:themeColor="text1"/>
          <w:rtl/>
        </w:rPr>
        <w:t>ه آ</w:t>
      </w:r>
      <w:r w:rsidRPr="00DE6131">
        <w:rPr>
          <w:rFonts w:hint="cs"/>
          <w:color w:val="000000" w:themeColor="text1"/>
          <w:rtl/>
        </w:rPr>
        <w:t>لية للاستثمار.</w:t>
      </w:r>
    </w:p>
    <w:p w14:paraId="401DBD1D" w14:textId="30DABF1A" w:rsidR="00D54A9E" w:rsidRPr="00DE6131" w:rsidRDefault="00E73764" w:rsidP="00E73764">
      <w:pPr>
        <w:rPr>
          <w:color w:val="000000" w:themeColor="text1"/>
          <w:rtl/>
        </w:rPr>
      </w:pPr>
      <w:r>
        <w:rPr>
          <w:rFonts w:hint="cs"/>
          <w:color w:val="000000" w:themeColor="text1"/>
          <w:rtl/>
        </w:rPr>
        <w:t>إ</w:t>
      </w:r>
      <w:r w:rsidR="00C37058" w:rsidRPr="00DE6131">
        <w:rPr>
          <w:rFonts w:hint="cs"/>
          <w:color w:val="000000" w:themeColor="text1"/>
          <w:rtl/>
        </w:rPr>
        <w:t xml:space="preserve">ن الاستقلالية التي تلازم عقد تفويض المرفق العام </w:t>
      </w:r>
      <w:r w:rsidR="004039C6" w:rsidRPr="00DE6131">
        <w:rPr>
          <w:rFonts w:hint="cs"/>
          <w:color w:val="000000" w:themeColor="text1"/>
          <w:rtl/>
        </w:rPr>
        <w:t xml:space="preserve"> تبقى قائمة</w:t>
      </w:r>
      <w:r w:rsidR="00C37058" w:rsidRPr="00DE6131">
        <w:rPr>
          <w:rFonts w:hint="cs"/>
          <w:color w:val="000000" w:themeColor="text1"/>
          <w:rtl/>
        </w:rPr>
        <w:t xml:space="preserve"> وموجودة بغض النظر </w:t>
      </w:r>
      <w:r w:rsidR="004039C6" w:rsidRPr="00DE6131">
        <w:rPr>
          <w:rFonts w:hint="cs"/>
          <w:color w:val="000000" w:themeColor="text1"/>
          <w:rtl/>
        </w:rPr>
        <w:t xml:space="preserve">عن طبيعة العلاقة المالية بين السلطة </w:t>
      </w:r>
      <w:r w:rsidR="00C37058" w:rsidRPr="00DE6131">
        <w:rPr>
          <w:rFonts w:hint="cs"/>
          <w:color w:val="000000" w:themeColor="text1"/>
          <w:rtl/>
        </w:rPr>
        <w:t xml:space="preserve">المانحة للتفويض </w:t>
      </w:r>
      <w:r>
        <w:rPr>
          <w:rFonts w:hint="cs"/>
          <w:color w:val="000000" w:themeColor="text1"/>
          <w:rtl/>
        </w:rPr>
        <w:t>وصاحب التفويض، ففي هذا الإ</w:t>
      </w:r>
      <w:r w:rsidR="00C37058" w:rsidRPr="00DE6131">
        <w:rPr>
          <w:rFonts w:hint="cs"/>
          <w:color w:val="000000" w:themeColor="text1"/>
          <w:rtl/>
        </w:rPr>
        <w:t xml:space="preserve">طار </w:t>
      </w:r>
      <w:r w:rsidR="004039C6" w:rsidRPr="00DE6131">
        <w:rPr>
          <w:rFonts w:hint="cs"/>
          <w:color w:val="000000" w:themeColor="text1"/>
          <w:rtl/>
        </w:rPr>
        <w:t>اعتبر ال</w:t>
      </w:r>
      <w:r>
        <w:rPr>
          <w:rFonts w:hint="cs"/>
          <w:color w:val="000000" w:themeColor="text1"/>
          <w:rtl/>
        </w:rPr>
        <w:t>إ</w:t>
      </w:r>
      <w:r w:rsidR="004039C6" w:rsidRPr="00DE6131">
        <w:rPr>
          <w:rFonts w:hint="cs"/>
          <w:color w:val="000000" w:themeColor="text1"/>
          <w:rtl/>
        </w:rPr>
        <w:t xml:space="preserve">جتهاد </w:t>
      </w:r>
      <w:r w:rsidR="00C37058" w:rsidRPr="00DE6131">
        <w:rPr>
          <w:rFonts w:hint="cs"/>
          <w:color w:val="000000" w:themeColor="text1"/>
          <w:rtl/>
        </w:rPr>
        <w:t xml:space="preserve"> القضائي الفرنسي  </w:t>
      </w:r>
      <w:r>
        <w:rPr>
          <w:rFonts w:hint="cs"/>
          <w:color w:val="000000" w:themeColor="text1"/>
          <w:rtl/>
        </w:rPr>
        <w:t>أ</w:t>
      </w:r>
      <w:r w:rsidR="004039C6" w:rsidRPr="00DE6131">
        <w:rPr>
          <w:rFonts w:hint="cs"/>
          <w:color w:val="000000" w:themeColor="text1"/>
          <w:rtl/>
        </w:rPr>
        <w:t xml:space="preserve">ن </w:t>
      </w:r>
      <w:r w:rsidR="007A2A53" w:rsidRPr="00DE6131">
        <w:rPr>
          <w:rFonts w:hint="cs"/>
          <w:color w:val="000000" w:themeColor="text1"/>
          <w:rtl/>
        </w:rPr>
        <w:t xml:space="preserve">العقد </w:t>
      </w:r>
      <w:r w:rsidR="00771B57" w:rsidRPr="00DE6131">
        <w:rPr>
          <w:rFonts w:hint="cs"/>
          <w:color w:val="000000" w:themeColor="text1"/>
          <w:rtl/>
        </w:rPr>
        <w:t>لا يخرج</w:t>
      </w:r>
      <w:r w:rsidR="00771B57" w:rsidRPr="00DE6131">
        <w:rPr>
          <w:color w:val="000000" w:themeColor="text1"/>
          <w:rtl/>
        </w:rPr>
        <w:t>ه</w:t>
      </w:r>
      <w:r w:rsidR="00C37058" w:rsidRPr="00DE6131">
        <w:rPr>
          <w:rFonts w:hint="cs"/>
          <w:color w:val="000000" w:themeColor="text1"/>
          <w:rtl/>
        </w:rPr>
        <w:t xml:space="preserve"> من دائرة تقنية التفويض كون السلطة المانحة للتفويض ت</w:t>
      </w:r>
      <w:r w:rsidR="007A2A53" w:rsidRPr="00DE6131">
        <w:rPr>
          <w:rFonts w:hint="cs"/>
          <w:color w:val="000000" w:themeColor="text1"/>
          <w:rtl/>
        </w:rPr>
        <w:t xml:space="preserve">تحمل </w:t>
      </w:r>
      <w:r w:rsidR="00C37058" w:rsidRPr="00DE6131">
        <w:rPr>
          <w:rFonts w:hint="cs"/>
          <w:color w:val="000000" w:themeColor="text1"/>
          <w:rtl/>
        </w:rPr>
        <w:t>ا</w:t>
      </w:r>
      <w:r w:rsidR="007A2A53" w:rsidRPr="00DE6131">
        <w:rPr>
          <w:rFonts w:hint="cs"/>
          <w:color w:val="000000" w:themeColor="text1"/>
          <w:rtl/>
        </w:rPr>
        <w:t xml:space="preserve">لنفقات </w:t>
      </w:r>
      <w:r w:rsidR="00C37058" w:rsidRPr="00DE6131">
        <w:rPr>
          <w:rFonts w:hint="cs"/>
          <w:color w:val="000000" w:themeColor="text1"/>
          <w:rtl/>
        </w:rPr>
        <w:t xml:space="preserve"> الخاصة بإقامة </w:t>
      </w:r>
      <w:r w:rsidR="00771B57" w:rsidRPr="00DE6131">
        <w:rPr>
          <w:rFonts w:hint="cs"/>
          <w:color w:val="000000" w:themeColor="text1"/>
          <w:rtl/>
        </w:rPr>
        <w:t>المنشآت</w:t>
      </w:r>
      <w:r w:rsidR="007A2A53" w:rsidRPr="00DE6131">
        <w:rPr>
          <w:rFonts w:hint="cs"/>
          <w:color w:val="000000" w:themeColor="text1"/>
          <w:rtl/>
        </w:rPr>
        <w:t xml:space="preserve"> العامة</w:t>
      </w:r>
      <w:r>
        <w:rPr>
          <w:rFonts w:hint="cs"/>
          <w:color w:val="000000" w:themeColor="text1"/>
          <w:rtl/>
        </w:rPr>
        <w:t>،</w:t>
      </w:r>
      <w:r w:rsidR="00C37058" w:rsidRPr="00DE6131">
        <w:rPr>
          <w:rFonts w:hint="cs"/>
          <w:color w:val="000000" w:themeColor="text1"/>
          <w:rtl/>
        </w:rPr>
        <w:t xml:space="preserve"> وتجهيز المرفق العام بالعتاد اللازم للتشغيل </w:t>
      </w:r>
      <w:r>
        <w:rPr>
          <w:rFonts w:hint="cs"/>
          <w:color w:val="000000" w:themeColor="text1"/>
          <w:rtl/>
        </w:rPr>
        <w:t>وذلك مقابل تحصيل المفوض له الأ</w:t>
      </w:r>
      <w:r w:rsidR="007A2A53" w:rsidRPr="00DE6131">
        <w:rPr>
          <w:rFonts w:hint="cs"/>
          <w:color w:val="000000" w:themeColor="text1"/>
          <w:rtl/>
        </w:rPr>
        <w:t xml:space="preserve">تاوات من المنتفعين </w:t>
      </w:r>
      <w:r>
        <w:rPr>
          <w:rFonts w:hint="cs"/>
          <w:color w:val="000000" w:themeColor="text1"/>
          <w:rtl/>
        </w:rPr>
        <w:t>بالإضافة الى أ</w:t>
      </w:r>
      <w:r w:rsidR="00C37058" w:rsidRPr="00DE6131">
        <w:rPr>
          <w:rFonts w:hint="cs"/>
          <w:color w:val="000000" w:themeColor="text1"/>
          <w:rtl/>
        </w:rPr>
        <w:t xml:space="preserve">ن </w:t>
      </w:r>
      <w:r w:rsidR="007A2A53" w:rsidRPr="00DE6131">
        <w:rPr>
          <w:rFonts w:hint="cs"/>
          <w:color w:val="000000" w:themeColor="text1"/>
          <w:rtl/>
        </w:rPr>
        <w:t xml:space="preserve"> القروض والمساعدات المالية الممنوحة من السلطة المفوضة </w:t>
      </w:r>
      <w:r w:rsidR="00771B57" w:rsidRPr="00DE6131">
        <w:rPr>
          <w:rFonts w:hint="cs"/>
          <w:color w:val="000000" w:themeColor="text1"/>
          <w:rtl/>
        </w:rPr>
        <w:t>لا تؤث</w:t>
      </w:r>
      <w:r w:rsidR="00771B57" w:rsidRPr="00DE6131">
        <w:rPr>
          <w:color w:val="000000" w:themeColor="text1"/>
          <w:rtl/>
        </w:rPr>
        <w:t>ر</w:t>
      </w:r>
      <w:r w:rsidR="007A2A53" w:rsidRPr="00DE6131">
        <w:rPr>
          <w:rFonts w:hint="cs"/>
          <w:color w:val="000000" w:themeColor="text1"/>
          <w:rtl/>
        </w:rPr>
        <w:t xml:space="preserve"> على </w:t>
      </w:r>
      <w:r w:rsidR="00C37058" w:rsidRPr="00DE6131">
        <w:rPr>
          <w:rFonts w:hint="cs"/>
          <w:color w:val="000000" w:themeColor="text1"/>
          <w:rtl/>
        </w:rPr>
        <w:t>عنصر</w:t>
      </w:r>
      <w:r>
        <w:rPr>
          <w:rFonts w:hint="cs"/>
          <w:color w:val="000000" w:themeColor="text1"/>
          <w:rtl/>
        </w:rPr>
        <w:t xml:space="preserve"> الإ</w:t>
      </w:r>
      <w:r w:rsidR="007A2A53" w:rsidRPr="00DE6131">
        <w:rPr>
          <w:rFonts w:hint="cs"/>
          <w:color w:val="000000" w:themeColor="text1"/>
          <w:rtl/>
        </w:rPr>
        <w:t xml:space="preserve">ستقلالية </w:t>
      </w:r>
      <w:r>
        <w:rPr>
          <w:rFonts w:hint="cs"/>
          <w:color w:val="000000" w:themeColor="text1"/>
          <w:rtl/>
        </w:rPr>
        <w:t xml:space="preserve"> الذي يجب أ</w:t>
      </w:r>
      <w:r w:rsidR="00C37058" w:rsidRPr="00DE6131">
        <w:rPr>
          <w:rFonts w:hint="cs"/>
          <w:color w:val="000000" w:themeColor="text1"/>
          <w:rtl/>
        </w:rPr>
        <w:t xml:space="preserve">ن يبقى معترفا به </w:t>
      </w:r>
      <w:r w:rsidR="00771B57" w:rsidRPr="00DE6131">
        <w:rPr>
          <w:rFonts w:hint="cs"/>
          <w:color w:val="000000" w:themeColor="text1"/>
          <w:rtl/>
        </w:rPr>
        <w:t>لأسلوب</w:t>
      </w:r>
      <w:r w:rsidR="00C37058" w:rsidRPr="00DE6131">
        <w:rPr>
          <w:rFonts w:hint="cs"/>
          <w:color w:val="000000" w:themeColor="text1"/>
          <w:rtl/>
        </w:rPr>
        <w:t xml:space="preserve"> التفويض </w:t>
      </w:r>
      <w:r w:rsidR="007A2A53" w:rsidRPr="00DE6131">
        <w:rPr>
          <w:rFonts w:hint="cs"/>
          <w:color w:val="000000" w:themeColor="text1"/>
          <w:rtl/>
        </w:rPr>
        <w:t xml:space="preserve">كعنصر ضروري في </w:t>
      </w:r>
      <w:r w:rsidR="0070097D">
        <w:rPr>
          <w:rFonts w:hint="cs"/>
          <w:color w:val="000000" w:themeColor="text1"/>
          <w:rtl/>
        </w:rPr>
        <w:t>هذه الآ</w:t>
      </w:r>
      <w:r w:rsidR="00C37058" w:rsidRPr="00DE6131">
        <w:rPr>
          <w:rFonts w:hint="cs"/>
          <w:color w:val="000000" w:themeColor="text1"/>
          <w:rtl/>
        </w:rPr>
        <w:t>لية</w:t>
      </w:r>
      <w:r w:rsidR="007D168C" w:rsidRPr="00DE6131">
        <w:rPr>
          <w:rStyle w:val="Appelnotedebasdep"/>
          <w:color w:val="000000" w:themeColor="text1"/>
          <w:rtl/>
        </w:rPr>
        <w:footnoteReference w:id="470"/>
      </w:r>
      <w:r w:rsidR="00D54A9E" w:rsidRPr="00DE6131">
        <w:rPr>
          <w:rFonts w:hint="cs"/>
          <w:color w:val="000000" w:themeColor="text1"/>
          <w:rtl/>
        </w:rPr>
        <w:t>.</w:t>
      </w:r>
    </w:p>
    <w:p w14:paraId="55012AE9" w14:textId="0D2DDC87" w:rsidR="0004165B" w:rsidRPr="00DE6131" w:rsidRDefault="007A2A53" w:rsidP="009B3409">
      <w:pPr>
        <w:rPr>
          <w:color w:val="000000" w:themeColor="text1"/>
          <w:rtl/>
        </w:rPr>
      </w:pPr>
      <w:r w:rsidRPr="00DE6131">
        <w:rPr>
          <w:rFonts w:hint="cs"/>
          <w:color w:val="000000" w:themeColor="text1"/>
          <w:rtl/>
        </w:rPr>
        <w:lastRenderedPageBreak/>
        <w:t xml:space="preserve"> </w:t>
      </w:r>
      <w:r w:rsidR="0070097D">
        <w:rPr>
          <w:rFonts w:hint="cs"/>
          <w:color w:val="000000" w:themeColor="text1"/>
          <w:rtl/>
        </w:rPr>
        <w:t>إ</w:t>
      </w:r>
      <w:r w:rsidR="00D54A9E" w:rsidRPr="00DE6131">
        <w:rPr>
          <w:rFonts w:hint="cs"/>
          <w:color w:val="000000" w:themeColor="text1"/>
          <w:rtl/>
        </w:rPr>
        <w:t xml:space="preserve">لا أن هذه الاستقلالية </w:t>
      </w:r>
      <w:r w:rsidR="00771B57" w:rsidRPr="00DE6131">
        <w:rPr>
          <w:rFonts w:hint="cs"/>
          <w:color w:val="000000" w:themeColor="text1"/>
          <w:rtl/>
        </w:rPr>
        <w:t>لا يمك</w:t>
      </w:r>
      <w:r w:rsidR="00771B57" w:rsidRPr="00DE6131">
        <w:rPr>
          <w:color w:val="000000" w:themeColor="text1"/>
          <w:rtl/>
        </w:rPr>
        <w:t>ن</w:t>
      </w:r>
      <w:r w:rsidR="0070097D">
        <w:rPr>
          <w:rFonts w:hint="cs"/>
          <w:color w:val="000000" w:themeColor="text1"/>
          <w:rtl/>
        </w:rPr>
        <w:t xml:space="preserve"> أ</w:t>
      </w:r>
      <w:r w:rsidR="00D54A9E" w:rsidRPr="00DE6131">
        <w:rPr>
          <w:rFonts w:hint="cs"/>
          <w:color w:val="000000" w:themeColor="text1"/>
          <w:rtl/>
        </w:rPr>
        <w:t xml:space="preserve">ن تكون على </w:t>
      </w:r>
      <w:r w:rsidR="0070097D">
        <w:rPr>
          <w:rFonts w:hint="cs"/>
          <w:color w:val="000000" w:themeColor="text1"/>
          <w:rtl/>
        </w:rPr>
        <w:t>إ</w:t>
      </w:r>
      <w:r w:rsidR="00D54A9E" w:rsidRPr="00DE6131">
        <w:rPr>
          <w:rFonts w:hint="cs"/>
          <w:color w:val="000000" w:themeColor="text1"/>
          <w:rtl/>
        </w:rPr>
        <w:t xml:space="preserve">طلاقها فهي </w:t>
      </w:r>
      <w:r w:rsidR="0004165B" w:rsidRPr="00DE6131">
        <w:rPr>
          <w:rFonts w:hint="cs"/>
          <w:color w:val="000000" w:themeColor="text1"/>
          <w:rtl/>
        </w:rPr>
        <w:t>استقلالية جزئية</w:t>
      </w:r>
      <w:r w:rsidR="0070097D">
        <w:rPr>
          <w:rFonts w:hint="cs"/>
          <w:color w:val="000000" w:themeColor="text1"/>
          <w:rtl/>
        </w:rPr>
        <w:t xml:space="preserve"> يملكها المفوض إ</w:t>
      </w:r>
      <w:r w:rsidR="00D54A9E" w:rsidRPr="00DE6131">
        <w:rPr>
          <w:rFonts w:hint="cs"/>
          <w:color w:val="000000" w:themeColor="text1"/>
          <w:rtl/>
        </w:rPr>
        <w:t>ليه</w:t>
      </w:r>
      <w:r w:rsidR="0004165B" w:rsidRPr="00DE6131">
        <w:rPr>
          <w:rFonts w:hint="cs"/>
          <w:color w:val="000000" w:themeColor="text1"/>
          <w:rtl/>
        </w:rPr>
        <w:t xml:space="preserve"> </w:t>
      </w:r>
      <w:r w:rsidR="00D54A9E" w:rsidRPr="00DE6131">
        <w:rPr>
          <w:rFonts w:hint="cs"/>
          <w:color w:val="000000" w:themeColor="text1"/>
          <w:rtl/>
        </w:rPr>
        <w:t xml:space="preserve">ترتبط على الخصوص بإدارة و </w:t>
      </w:r>
      <w:r w:rsidR="00771B57" w:rsidRPr="00DE6131">
        <w:rPr>
          <w:rFonts w:hint="cs"/>
          <w:color w:val="000000" w:themeColor="text1"/>
          <w:rtl/>
        </w:rPr>
        <w:t>تسير المرف</w:t>
      </w:r>
      <w:r w:rsidR="00771B57" w:rsidRPr="00DE6131">
        <w:rPr>
          <w:color w:val="000000" w:themeColor="text1"/>
          <w:rtl/>
        </w:rPr>
        <w:t>ق</w:t>
      </w:r>
      <w:r w:rsidR="0004165B" w:rsidRPr="00DE6131">
        <w:rPr>
          <w:rFonts w:hint="cs"/>
          <w:color w:val="000000" w:themeColor="text1"/>
          <w:rtl/>
        </w:rPr>
        <w:t xml:space="preserve"> العام</w:t>
      </w:r>
      <w:r w:rsidR="0070097D">
        <w:rPr>
          <w:rFonts w:hint="cs"/>
          <w:color w:val="000000" w:themeColor="text1"/>
          <w:rtl/>
        </w:rPr>
        <w:t xml:space="preserve"> المفوض وذلك باعتبار أ</w:t>
      </w:r>
      <w:r w:rsidR="00D54A9E" w:rsidRPr="00DE6131">
        <w:rPr>
          <w:rFonts w:hint="cs"/>
          <w:color w:val="000000" w:themeColor="text1"/>
          <w:rtl/>
        </w:rPr>
        <w:t xml:space="preserve">ن للسلطة العامة المفوضة </w:t>
      </w:r>
      <w:r w:rsidR="0004165B" w:rsidRPr="00DE6131">
        <w:rPr>
          <w:rFonts w:hint="cs"/>
          <w:color w:val="000000" w:themeColor="text1"/>
          <w:rtl/>
        </w:rPr>
        <w:t xml:space="preserve"> </w:t>
      </w:r>
      <w:r w:rsidR="00D54A9E" w:rsidRPr="00DE6131">
        <w:rPr>
          <w:rFonts w:hint="cs"/>
          <w:color w:val="000000" w:themeColor="text1"/>
          <w:rtl/>
        </w:rPr>
        <w:t xml:space="preserve">سلطات وصلاحيات </w:t>
      </w:r>
      <w:r w:rsidR="00EA22DC" w:rsidRPr="00DE6131">
        <w:rPr>
          <w:rFonts w:hint="cs"/>
          <w:color w:val="000000" w:themeColor="text1"/>
          <w:rtl/>
        </w:rPr>
        <w:t xml:space="preserve">واسعة </w:t>
      </w:r>
      <w:r w:rsidR="00D54A9E" w:rsidRPr="00DE6131">
        <w:rPr>
          <w:rFonts w:hint="cs"/>
          <w:color w:val="000000" w:themeColor="text1"/>
          <w:rtl/>
        </w:rPr>
        <w:t xml:space="preserve"> تتعلق أيضا بمسؤوليتها عن </w:t>
      </w:r>
      <w:r w:rsidR="0004165B" w:rsidRPr="00DE6131">
        <w:rPr>
          <w:rFonts w:hint="cs"/>
          <w:color w:val="000000" w:themeColor="text1"/>
          <w:rtl/>
        </w:rPr>
        <w:t xml:space="preserve">تنظيم </w:t>
      </w:r>
      <w:r w:rsidR="00D54A9E" w:rsidRPr="00DE6131">
        <w:rPr>
          <w:rFonts w:hint="cs"/>
          <w:color w:val="000000" w:themeColor="text1"/>
          <w:rtl/>
        </w:rPr>
        <w:t>واستمرار المرفق العام وهي</w:t>
      </w:r>
      <w:r w:rsidR="0070097D">
        <w:rPr>
          <w:rFonts w:hint="cs"/>
          <w:color w:val="000000" w:themeColor="text1"/>
          <w:rtl/>
        </w:rPr>
        <w:t xml:space="preserve"> صلاحيات تمارسها في إطار اختصاصاتها </w:t>
      </w:r>
      <w:r w:rsidR="00D54A9E" w:rsidRPr="00DE6131">
        <w:rPr>
          <w:rFonts w:hint="cs"/>
          <w:color w:val="000000" w:themeColor="text1"/>
          <w:rtl/>
        </w:rPr>
        <w:t>بوصفها سلطة عامة ك</w:t>
      </w:r>
      <w:r w:rsidR="0004165B" w:rsidRPr="00DE6131">
        <w:rPr>
          <w:rFonts w:hint="cs"/>
          <w:color w:val="000000" w:themeColor="text1"/>
          <w:rtl/>
        </w:rPr>
        <w:t xml:space="preserve">الرقابة والفسخ وتسليط </w:t>
      </w:r>
      <w:r w:rsidR="00D54A9E" w:rsidRPr="00DE6131">
        <w:rPr>
          <w:rFonts w:hint="cs"/>
          <w:color w:val="000000" w:themeColor="text1"/>
          <w:rtl/>
        </w:rPr>
        <w:t xml:space="preserve">الجزاءات </w:t>
      </w:r>
      <w:r w:rsidR="00DA31AA" w:rsidRPr="00DE6131">
        <w:rPr>
          <w:rFonts w:hint="cs"/>
          <w:color w:val="000000" w:themeColor="text1"/>
          <w:rtl/>
        </w:rPr>
        <w:t xml:space="preserve">مما </w:t>
      </w:r>
      <w:r w:rsidR="00D54A9E" w:rsidRPr="00DE6131">
        <w:rPr>
          <w:rFonts w:hint="cs"/>
          <w:color w:val="000000" w:themeColor="text1"/>
          <w:rtl/>
        </w:rPr>
        <w:t>يقيد بالضرورة الا</w:t>
      </w:r>
      <w:r w:rsidR="00DA31AA" w:rsidRPr="00DE6131">
        <w:rPr>
          <w:rFonts w:hint="cs"/>
          <w:color w:val="000000" w:themeColor="text1"/>
          <w:rtl/>
        </w:rPr>
        <w:t xml:space="preserve">ستقلالية الحقيقية للمستثمر </w:t>
      </w:r>
      <w:r w:rsidR="00D54A9E" w:rsidRPr="00DE6131">
        <w:rPr>
          <w:rFonts w:hint="cs"/>
          <w:color w:val="000000" w:themeColor="text1"/>
          <w:rtl/>
        </w:rPr>
        <w:t xml:space="preserve">في المرفق العام </w:t>
      </w:r>
      <w:r w:rsidR="00DA31AA" w:rsidRPr="00DE6131">
        <w:rPr>
          <w:rFonts w:hint="cs"/>
          <w:color w:val="000000" w:themeColor="text1"/>
          <w:rtl/>
        </w:rPr>
        <w:t xml:space="preserve">بالرغم من </w:t>
      </w:r>
      <w:r w:rsidR="00D54A9E" w:rsidRPr="00DE6131">
        <w:rPr>
          <w:rFonts w:hint="cs"/>
          <w:color w:val="000000" w:themeColor="text1"/>
          <w:rtl/>
        </w:rPr>
        <w:t xml:space="preserve">تمتعه بمجموعة من </w:t>
      </w:r>
      <w:r w:rsidR="0070097D">
        <w:rPr>
          <w:rFonts w:hint="cs"/>
          <w:color w:val="000000" w:themeColor="text1"/>
          <w:rtl/>
        </w:rPr>
        <w:t>الإ</w:t>
      </w:r>
      <w:r w:rsidR="00DA31AA" w:rsidRPr="00DE6131">
        <w:rPr>
          <w:rFonts w:hint="cs"/>
          <w:color w:val="000000" w:themeColor="text1"/>
          <w:rtl/>
        </w:rPr>
        <w:t xml:space="preserve">متيازات </w:t>
      </w:r>
      <w:r w:rsidR="00D54A9E" w:rsidRPr="00DE6131">
        <w:rPr>
          <w:rFonts w:hint="cs"/>
          <w:color w:val="000000" w:themeColor="text1"/>
          <w:rtl/>
        </w:rPr>
        <w:t xml:space="preserve">التي </w:t>
      </w:r>
      <w:r w:rsidR="00771B57" w:rsidRPr="00DE6131">
        <w:rPr>
          <w:rFonts w:hint="cs"/>
          <w:color w:val="000000" w:themeColor="text1"/>
          <w:rtl/>
        </w:rPr>
        <w:t>لا يحوزه</w:t>
      </w:r>
      <w:r w:rsidR="00771B57" w:rsidRPr="00DE6131">
        <w:rPr>
          <w:color w:val="000000" w:themeColor="text1"/>
          <w:rtl/>
        </w:rPr>
        <w:t>ا</w:t>
      </w:r>
      <w:r w:rsidR="00D54A9E" w:rsidRPr="00DE6131">
        <w:rPr>
          <w:rFonts w:hint="cs"/>
          <w:color w:val="000000" w:themeColor="text1"/>
          <w:rtl/>
        </w:rPr>
        <w:t xml:space="preserve"> المستثمرين الخواص بمناسبة تكريسهم لا</w:t>
      </w:r>
      <w:r w:rsidR="00DA31AA" w:rsidRPr="00DE6131">
        <w:rPr>
          <w:rFonts w:hint="cs"/>
          <w:color w:val="000000" w:themeColor="text1"/>
          <w:rtl/>
        </w:rPr>
        <w:t>ستثمارات في المجالات</w:t>
      </w:r>
      <w:r w:rsidR="00D54A9E" w:rsidRPr="00DE6131">
        <w:rPr>
          <w:rFonts w:hint="cs"/>
          <w:color w:val="000000" w:themeColor="text1"/>
          <w:rtl/>
        </w:rPr>
        <w:t xml:space="preserve"> الأخرى </w:t>
      </w:r>
      <w:r w:rsidR="00DA31AA" w:rsidRPr="00DE6131">
        <w:rPr>
          <w:rFonts w:hint="cs"/>
          <w:color w:val="000000" w:themeColor="text1"/>
          <w:rtl/>
        </w:rPr>
        <w:t xml:space="preserve"> الخاصة وهذا </w:t>
      </w:r>
      <w:r w:rsidR="00D54A9E" w:rsidRPr="00DE6131">
        <w:rPr>
          <w:rFonts w:hint="cs"/>
          <w:color w:val="000000" w:themeColor="text1"/>
          <w:rtl/>
        </w:rPr>
        <w:t xml:space="preserve">راجع </w:t>
      </w:r>
      <w:r w:rsidR="00DA31AA" w:rsidRPr="00DE6131">
        <w:rPr>
          <w:rFonts w:hint="cs"/>
          <w:color w:val="000000" w:themeColor="text1"/>
          <w:rtl/>
        </w:rPr>
        <w:t xml:space="preserve"> </w:t>
      </w:r>
      <w:r w:rsidR="009B3409">
        <w:rPr>
          <w:rFonts w:hint="cs"/>
          <w:color w:val="000000" w:themeColor="text1"/>
          <w:rtl/>
        </w:rPr>
        <w:t>لخصوصية الإ</w:t>
      </w:r>
      <w:r w:rsidR="00DA31AA" w:rsidRPr="00DE6131">
        <w:rPr>
          <w:rFonts w:hint="cs"/>
          <w:color w:val="000000" w:themeColor="text1"/>
          <w:rtl/>
        </w:rPr>
        <w:t>ستثمار في المرافق العامة</w:t>
      </w:r>
      <w:r w:rsidR="007D168C" w:rsidRPr="00DE6131">
        <w:rPr>
          <w:rStyle w:val="Appelnotedebasdep"/>
          <w:color w:val="000000" w:themeColor="text1"/>
          <w:rtl/>
        </w:rPr>
        <w:footnoteReference w:id="471"/>
      </w:r>
      <w:r w:rsidR="00D54A9E" w:rsidRPr="00DE6131">
        <w:rPr>
          <w:rFonts w:hint="cs"/>
          <w:color w:val="000000" w:themeColor="text1"/>
          <w:sz w:val="24"/>
          <w:szCs w:val="24"/>
          <w:rtl/>
        </w:rPr>
        <w:t>.</w:t>
      </w:r>
    </w:p>
    <w:p w14:paraId="053D037C" w14:textId="3EC608D0" w:rsidR="00D71973" w:rsidRPr="00DE6131" w:rsidRDefault="009B3409" w:rsidP="00B7257C">
      <w:pPr>
        <w:rPr>
          <w:color w:val="000000" w:themeColor="text1"/>
          <w:sz w:val="24"/>
          <w:szCs w:val="24"/>
          <w:rtl/>
        </w:rPr>
      </w:pPr>
      <w:r>
        <w:rPr>
          <w:rFonts w:hint="cs"/>
          <w:color w:val="000000" w:themeColor="text1"/>
          <w:rtl/>
        </w:rPr>
        <w:t>غير أنه في كل الحالات لابد لوجود حد أ</w:t>
      </w:r>
      <w:r w:rsidR="00D54A9E" w:rsidRPr="00DE6131">
        <w:rPr>
          <w:rFonts w:hint="cs"/>
          <w:color w:val="000000" w:themeColor="text1"/>
          <w:rtl/>
        </w:rPr>
        <w:t>دنى من ال</w:t>
      </w:r>
      <w:r>
        <w:rPr>
          <w:rFonts w:hint="cs"/>
          <w:color w:val="000000" w:themeColor="text1"/>
          <w:rtl/>
        </w:rPr>
        <w:t>إ</w:t>
      </w:r>
      <w:r w:rsidR="00D54A9E" w:rsidRPr="00DE6131">
        <w:rPr>
          <w:rFonts w:hint="cs"/>
          <w:color w:val="000000" w:themeColor="text1"/>
          <w:rtl/>
        </w:rPr>
        <w:t xml:space="preserve">ستقلالية للمستثمر في المرفق العام ولابد </w:t>
      </w:r>
      <w:r w:rsidR="00D71973" w:rsidRPr="00DE6131">
        <w:rPr>
          <w:rFonts w:hint="cs"/>
          <w:color w:val="000000" w:themeColor="text1"/>
          <w:rtl/>
        </w:rPr>
        <w:t xml:space="preserve"> للرقابة من ضوابط حتى </w:t>
      </w:r>
      <w:r>
        <w:rPr>
          <w:rFonts w:hint="cs"/>
          <w:color w:val="000000" w:themeColor="text1"/>
          <w:rtl/>
        </w:rPr>
        <w:t>تحافظ على</w:t>
      </w:r>
      <w:r w:rsidR="00D71973" w:rsidRPr="00DE6131">
        <w:rPr>
          <w:rFonts w:hint="cs"/>
          <w:color w:val="000000" w:themeColor="text1"/>
          <w:rtl/>
        </w:rPr>
        <w:t xml:space="preserve"> </w:t>
      </w:r>
      <w:r w:rsidR="00D54A9E" w:rsidRPr="00DE6131">
        <w:rPr>
          <w:rFonts w:hint="cs"/>
          <w:color w:val="000000" w:themeColor="text1"/>
          <w:rtl/>
        </w:rPr>
        <w:t>هذه</w:t>
      </w:r>
      <w:r w:rsidR="00D71973" w:rsidRPr="00DE6131">
        <w:rPr>
          <w:rFonts w:hint="cs"/>
          <w:color w:val="000000" w:themeColor="text1"/>
          <w:rtl/>
        </w:rPr>
        <w:t xml:space="preserve"> </w:t>
      </w:r>
      <w:r w:rsidR="00D54A9E" w:rsidRPr="00DE6131">
        <w:rPr>
          <w:rFonts w:hint="cs"/>
          <w:color w:val="000000" w:themeColor="text1"/>
          <w:rtl/>
        </w:rPr>
        <w:t>ال</w:t>
      </w:r>
      <w:r>
        <w:rPr>
          <w:rFonts w:hint="cs"/>
          <w:color w:val="000000" w:themeColor="text1"/>
          <w:rtl/>
        </w:rPr>
        <w:t>إ</w:t>
      </w:r>
      <w:r w:rsidR="00D54A9E" w:rsidRPr="00DE6131">
        <w:rPr>
          <w:rFonts w:hint="cs"/>
          <w:color w:val="000000" w:themeColor="text1"/>
          <w:rtl/>
        </w:rPr>
        <w:t xml:space="preserve">ستقلالية  </w:t>
      </w:r>
      <w:r w:rsidR="00771B57" w:rsidRPr="00DE6131">
        <w:rPr>
          <w:rFonts w:hint="cs"/>
          <w:color w:val="000000" w:themeColor="text1"/>
          <w:rtl/>
        </w:rPr>
        <w:t>اللازمة</w:t>
      </w:r>
      <w:r w:rsidR="00D54A9E" w:rsidRPr="00DE6131">
        <w:rPr>
          <w:rFonts w:hint="cs"/>
          <w:color w:val="000000" w:themeColor="text1"/>
          <w:rtl/>
        </w:rPr>
        <w:t xml:space="preserve"> </w:t>
      </w:r>
      <w:r w:rsidR="00FD57B5" w:rsidRPr="00DE6131">
        <w:rPr>
          <w:rFonts w:hint="cs"/>
          <w:color w:val="000000" w:themeColor="text1"/>
          <w:rtl/>
        </w:rPr>
        <w:t>لتجسيد</w:t>
      </w:r>
      <w:r w:rsidR="00D71973" w:rsidRPr="00DE6131">
        <w:rPr>
          <w:rFonts w:hint="cs"/>
          <w:color w:val="000000" w:themeColor="text1"/>
          <w:rtl/>
        </w:rPr>
        <w:t xml:space="preserve"> </w:t>
      </w:r>
      <w:r w:rsidR="00FD57B5" w:rsidRPr="00DE6131">
        <w:rPr>
          <w:rFonts w:hint="cs"/>
          <w:color w:val="000000" w:themeColor="text1"/>
          <w:rtl/>
        </w:rPr>
        <w:t>المفوض له لاستثماراته في المرفق</w:t>
      </w:r>
      <w:r>
        <w:rPr>
          <w:rFonts w:hint="cs"/>
          <w:color w:val="000000" w:themeColor="text1"/>
          <w:rtl/>
        </w:rPr>
        <w:t xml:space="preserve"> العام في جو مريح</w:t>
      </w:r>
      <w:r w:rsidR="00FD57B5" w:rsidRPr="00DE6131">
        <w:rPr>
          <w:rFonts w:hint="cs"/>
          <w:color w:val="000000" w:themeColor="text1"/>
          <w:rtl/>
        </w:rPr>
        <w:t>، فالرقابة الممارسة على عقد التفويض مهما كان نوعها</w:t>
      </w:r>
      <w:r w:rsidR="00D71973" w:rsidRPr="00DE6131">
        <w:rPr>
          <w:rFonts w:hint="cs"/>
          <w:color w:val="000000" w:themeColor="text1"/>
          <w:rtl/>
        </w:rPr>
        <w:t xml:space="preserve"> للمرفق العام فهي ليس </w:t>
      </w:r>
      <w:r>
        <w:rPr>
          <w:rFonts w:hint="cs"/>
          <w:color w:val="000000" w:themeColor="text1"/>
          <w:rtl/>
        </w:rPr>
        <w:t>هدفا في حد ذاتها كما أ</w:t>
      </w:r>
      <w:r w:rsidR="00FD57B5" w:rsidRPr="00DE6131">
        <w:rPr>
          <w:rFonts w:hint="cs"/>
          <w:color w:val="000000" w:themeColor="text1"/>
          <w:rtl/>
        </w:rPr>
        <w:t>نها ليست وسيلة ل</w:t>
      </w:r>
      <w:r w:rsidR="00D71973" w:rsidRPr="00DE6131">
        <w:rPr>
          <w:rFonts w:hint="cs"/>
          <w:color w:val="000000" w:themeColor="text1"/>
          <w:rtl/>
        </w:rPr>
        <w:t xml:space="preserve">لسيطرة على المرفق العام </w:t>
      </w:r>
      <w:r>
        <w:rPr>
          <w:rFonts w:hint="cs"/>
          <w:color w:val="000000" w:themeColor="text1"/>
          <w:rtl/>
        </w:rPr>
        <w:t>المفوض أ</w:t>
      </w:r>
      <w:r w:rsidR="00FD57B5" w:rsidRPr="00DE6131">
        <w:rPr>
          <w:rFonts w:hint="cs"/>
          <w:color w:val="000000" w:themeColor="text1"/>
          <w:rtl/>
        </w:rPr>
        <w:t>و المفو</w:t>
      </w:r>
      <w:r w:rsidR="00B7257C">
        <w:rPr>
          <w:rFonts w:hint="cs"/>
          <w:color w:val="000000" w:themeColor="text1"/>
          <w:rtl/>
        </w:rPr>
        <w:t>ض اليه المستثمر في المرفق العام</w:t>
      </w:r>
      <w:r w:rsidR="00FD57B5" w:rsidRPr="00DE6131">
        <w:rPr>
          <w:rFonts w:hint="cs"/>
          <w:color w:val="000000" w:themeColor="text1"/>
          <w:rtl/>
        </w:rPr>
        <w:t xml:space="preserve">، </w:t>
      </w:r>
      <w:r w:rsidR="00D71973" w:rsidRPr="00DE6131">
        <w:rPr>
          <w:rFonts w:hint="cs"/>
          <w:color w:val="000000" w:themeColor="text1"/>
          <w:rtl/>
        </w:rPr>
        <w:t xml:space="preserve">بل هي </w:t>
      </w:r>
      <w:r w:rsidR="00B7257C">
        <w:rPr>
          <w:rFonts w:hint="cs"/>
          <w:color w:val="000000" w:themeColor="text1"/>
          <w:rtl/>
        </w:rPr>
        <w:t>لاتعدوا على أن تكون آ</w:t>
      </w:r>
      <w:r w:rsidR="00FD57B5" w:rsidRPr="00DE6131">
        <w:rPr>
          <w:rFonts w:hint="cs"/>
          <w:color w:val="000000" w:themeColor="text1"/>
          <w:rtl/>
        </w:rPr>
        <w:t>لية فعالة لحفظ ا</w:t>
      </w:r>
      <w:r w:rsidR="00D71973" w:rsidRPr="00DE6131">
        <w:rPr>
          <w:rFonts w:hint="cs"/>
          <w:color w:val="000000" w:themeColor="text1"/>
          <w:rtl/>
        </w:rPr>
        <w:t xml:space="preserve">لمصلحة العامة </w:t>
      </w:r>
      <w:r w:rsidR="00FD57B5" w:rsidRPr="00DE6131">
        <w:rPr>
          <w:rFonts w:hint="cs"/>
          <w:color w:val="000000" w:themeColor="text1"/>
          <w:rtl/>
        </w:rPr>
        <w:t>بكل ما</w:t>
      </w:r>
      <w:r w:rsidR="00B7257C">
        <w:rPr>
          <w:rFonts w:hint="cs"/>
          <w:color w:val="000000" w:themeColor="text1"/>
          <w:rtl/>
        </w:rPr>
        <w:t xml:space="preserve"> تق</w:t>
      </w:r>
      <w:r w:rsidR="00771B57" w:rsidRPr="00DE6131">
        <w:rPr>
          <w:rFonts w:hint="cs"/>
          <w:color w:val="000000" w:themeColor="text1"/>
          <w:rtl/>
        </w:rPr>
        <w:t>تضيه</w:t>
      </w:r>
      <w:r w:rsidR="00B7257C">
        <w:rPr>
          <w:rFonts w:hint="cs"/>
          <w:color w:val="000000" w:themeColor="text1"/>
          <w:rtl/>
        </w:rPr>
        <w:t xml:space="preserve"> من متطلبات</w:t>
      </w:r>
      <w:r w:rsidR="00FD57B5" w:rsidRPr="00DE6131">
        <w:rPr>
          <w:rFonts w:hint="cs"/>
          <w:color w:val="000000" w:themeColor="text1"/>
          <w:rtl/>
        </w:rPr>
        <w:t>،</w:t>
      </w:r>
      <w:r w:rsidR="00D71973" w:rsidRPr="00DE6131">
        <w:rPr>
          <w:rFonts w:hint="cs"/>
          <w:color w:val="000000" w:themeColor="text1"/>
          <w:rtl/>
        </w:rPr>
        <w:t xml:space="preserve"> فالرقابة</w:t>
      </w:r>
      <w:r w:rsidR="00FD57B5" w:rsidRPr="00DE6131">
        <w:rPr>
          <w:rFonts w:hint="cs"/>
          <w:color w:val="000000" w:themeColor="text1"/>
          <w:rtl/>
        </w:rPr>
        <w:t xml:space="preserve"> لابد لها</w:t>
      </w:r>
      <w:r w:rsidR="00B7257C">
        <w:rPr>
          <w:rFonts w:hint="cs"/>
          <w:color w:val="000000" w:themeColor="text1"/>
          <w:rtl/>
        </w:rPr>
        <w:t xml:space="preserve"> أ</w:t>
      </w:r>
      <w:r w:rsidR="00D71973" w:rsidRPr="00DE6131">
        <w:rPr>
          <w:rFonts w:hint="cs"/>
          <w:color w:val="000000" w:themeColor="text1"/>
          <w:rtl/>
        </w:rPr>
        <w:t xml:space="preserve">ن </w:t>
      </w:r>
      <w:r w:rsidR="00FD57B5" w:rsidRPr="00DE6131">
        <w:rPr>
          <w:rFonts w:hint="cs"/>
          <w:color w:val="000000" w:themeColor="text1"/>
          <w:rtl/>
        </w:rPr>
        <w:t>تختصر في</w:t>
      </w:r>
      <w:r w:rsidR="00D71973" w:rsidRPr="00DE6131">
        <w:rPr>
          <w:rFonts w:hint="cs"/>
          <w:color w:val="000000" w:themeColor="text1"/>
          <w:rtl/>
        </w:rPr>
        <w:t xml:space="preserve"> </w:t>
      </w:r>
      <w:r w:rsidR="00771B57" w:rsidRPr="00DE6131">
        <w:rPr>
          <w:rFonts w:hint="cs"/>
          <w:color w:val="000000" w:themeColor="text1"/>
          <w:rtl/>
        </w:rPr>
        <w:t>التأكد</w:t>
      </w:r>
      <w:r w:rsidR="00D71973" w:rsidRPr="00DE6131">
        <w:rPr>
          <w:rFonts w:hint="cs"/>
          <w:color w:val="000000" w:themeColor="text1"/>
          <w:rtl/>
        </w:rPr>
        <w:t xml:space="preserve"> </w:t>
      </w:r>
      <w:r w:rsidR="00B7257C">
        <w:rPr>
          <w:rFonts w:hint="cs"/>
          <w:color w:val="000000" w:themeColor="text1"/>
          <w:rtl/>
        </w:rPr>
        <w:t>من إ</w:t>
      </w:r>
      <w:r w:rsidR="00FD57B5" w:rsidRPr="00DE6131">
        <w:rPr>
          <w:rFonts w:hint="cs"/>
          <w:color w:val="000000" w:themeColor="text1"/>
          <w:rtl/>
        </w:rPr>
        <w:t>حترام</w:t>
      </w:r>
      <w:r w:rsidR="00D71973" w:rsidRPr="00DE6131">
        <w:rPr>
          <w:rFonts w:hint="cs"/>
          <w:color w:val="000000" w:themeColor="text1"/>
          <w:rtl/>
        </w:rPr>
        <w:t xml:space="preserve"> </w:t>
      </w:r>
      <w:r w:rsidR="00FD57B5" w:rsidRPr="00DE6131">
        <w:rPr>
          <w:rFonts w:hint="cs"/>
          <w:color w:val="000000" w:themeColor="text1"/>
          <w:rtl/>
        </w:rPr>
        <w:t>المعايير المحددة لل</w:t>
      </w:r>
      <w:r w:rsidR="00D71973" w:rsidRPr="00DE6131">
        <w:rPr>
          <w:rFonts w:hint="cs"/>
          <w:color w:val="000000" w:themeColor="text1"/>
          <w:rtl/>
        </w:rPr>
        <w:t xml:space="preserve">مستثمر </w:t>
      </w:r>
      <w:r w:rsidR="00FD57B5" w:rsidRPr="00DE6131">
        <w:rPr>
          <w:rFonts w:hint="cs"/>
          <w:color w:val="000000" w:themeColor="text1"/>
          <w:rtl/>
        </w:rPr>
        <w:t>في اتفاقية التفويض والوقوف على</w:t>
      </w:r>
      <w:r w:rsidR="00B7257C">
        <w:rPr>
          <w:rFonts w:hint="cs"/>
          <w:color w:val="000000" w:themeColor="text1"/>
          <w:rtl/>
        </w:rPr>
        <w:t xml:space="preserve"> مكامن الضعف والقوة في عملية الإ</w:t>
      </w:r>
      <w:r w:rsidR="00FD57B5" w:rsidRPr="00DE6131">
        <w:rPr>
          <w:rFonts w:hint="cs"/>
          <w:color w:val="000000" w:themeColor="text1"/>
          <w:rtl/>
        </w:rPr>
        <w:t xml:space="preserve">ستثمار المطبقة على المرفق العام </w:t>
      </w:r>
      <w:r w:rsidR="00D71973" w:rsidRPr="00DE6131">
        <w:rPr>
          <w:rFonts w:hint="cs"/>
          <w:color w:val="000000" w:themeColor="text1"/>
          <w:rtl/>
        </w:rPr>
        <w:t xml:space="preserve"> </w:t>
      </w:r>
      <w:r w:rsidR="00FD57B5" w:rsidRPr="00DE6131">
        <w:rPr>
          <w:rFonts w:hint="cs"/>
          <w:color w:val="000000" w:themeColor="text1"/>
          <w:rtl/>
        </w:rPr>
        <w:t>وال</w:t>
      </w:r>
      <w:r w:rsidR="00B7257C">
        <w:rPr>
          <w:rFonts w:hint="cs"/>
          <w:color w:val="000000" w:themeColor="text1"/>
          <w:rtl/>
        </w:rPr>
        <w:t>آ</w:t>
      </w:r>
      <w:r w:rsidR="00FD57B5" w:rsidRPr="00DE6131">
        <w:rPr>
          <w:rFonts w:hint="cs"/>
          <w:color w:val="000000" w:themeColor="text1"/>
          <w:rtl/>
        </w:rPr>
        <w:t xml:space="preserve">ليات اللازمة </w:t>
      </w:r>
      <w:r w:rsidR="004A0106" w:rsidRPr="00DE6131">
        <w:rPr>
          <w:rFonts w:hint="cs"/>
          <w:color w:val="000000" w:themeColor="text1"/>
          <w:rtl/>
        </w:rPr>
        <w:t>لتحسين أداء المرفق في المستقبل بغض النظر عن الطريقة التي تتبع في إدارته واستغلاله.</w:t>
      </w:r>
    </w:p>
    <w:p w14:paraId="6B64A8CA" w14:textId="1190DE9A" w:rsidR="00D8702E" w:rsidRPr="00DE6131" w:rsidRDefault="004A0106" w:rsidP="003A7421">
      <w:pPr>
        <w:rPr>
          <w:color w:val="000000" w:themeColor="text1"/>
          <w:rtl/>
        </w:rPr>
      </w:pPr>
      <w:r w:rsidRPr="00DE6131">
        <w:rPr>
          <w:rFonts w:hint="cs"/>
          <w:color w:val="000000" w:themeColor="text1"/>
          <w:rtl/>
        </w:rPr>
        <w:t xml:space="preserve">فالرقابة التي تمارسها الجهة العامة المتعاقدة بشكل عام </w:t>
      </w:r>
      <w:r w:rsidR="00B7257C">
        <w:rPr>
          <w:rFonts w:hint="cs"/>
          <w:color w:val="000000" w:themeColor="text1"/>
          <w:rtl/>
        </w:rPr>
        <w:t>على المشروع تتسم بالضيق أي أ</w:t>
      </w:r>
      <w:r w:rsidR="00A56C7F" w:rsidRPr="00DE6131">
        <w:rPr>
          <w:rFonts w:hint="cs"/>
          <w:color w:val="000000" w:themeColor="text1"/>
          <w:rtl/>
        </w:rPr>
        <w:t xml:space="preserve">ن </w:t>
      </w:r>
      <w:r w:rsidRPr="00DE6131">
        <w:rPr>
          <w:rFonts w:hint="cs"/>
          <w:color w:val="000000" w:themeColor="text1"/>
          <w:rtl/>
        </w:rPr>
        <w:t xml:space="preserve">السلطة العامة المتعاقدة </w:t>
      </w:r>
      <w:r w:rsidR="00B7257C">
        <w:rPr>
          <w:rFonts w:hint="cs"/>
          <w:color w:val="000000" w:themeColor="text1"/>
          <w:rtl/>
        </w:rPr>
        <w:t>تضمن سير محل عقد الشراكة بإطراد وانتظام دون أ</w:t>
      </w:r>
      <w:r w:rsidR="00A56C7F" w:rsidRPr="00DE6131">
        <w:rPr>
          <w:rFonts w:hint="cs"/>
          <w:color w:val="000000" w:themeColor="text1"/>
          <w:rtl/>
        </w:rPr>
        <w:t xml:space="preserve">ن </w:t>
      </w:r>
      <w:r w:rsidRPr="00DE6131">
        <w:rPr>
          <w:rFonts w:hint="cs"/>
          <w:color w:val="000000" w:themeColor="text1"/>
          <w:rtl/>
        </w:rPr>
        <w:t xml:space="preserve">تتجاوز ذلك الى التدخل في إدارة المشروع </w:t>
      </w:r>
      <w:r w:rsidR="00B7257C">
        <w:rPr>
          <w:rFonts w:hint="cs"/>
          <w:color w:val="000000" w:themeColor="text1"/>
          <w:rtl/>
        </w:rPr>
        <w:t>، ذلك أ</w:t>
      </w:r>
      <w:r w:rsidR="00A56C7F" w:rsidRPr="00DE6131">
        <w:rPr>
          <w:rFonts w:hint="cs"/>
          <w:color w:val="000000" w:themeColor="text1"/>
          <w:rtl/>
        </w:rPr>
        <w:t xml:space="preserve">ن الشريك الخاص </w:t>
      </w:r>
      <w:r w:rsidRPr="00DE6131">
        <w:rPr>
          <w:rFonts w:hint="cs"/>
          <w:color w:val="000000" w:themeColor="text1"/>
          <w:rtl/>
        </w:rPr>
        <w:t>في العموم لابد له من هامش من ال</w:t>
      </w:r>
      <w:r w:rsidR="00122B84" w:rsidRPr="00DE6131">
        <w:rPr>
          <w:rFonts w:hint="cs"/>
          <w:color w:val="000000" w:themeColor="text1"/>
          <w:rtl/>
        </w:rPr>
        <w:t xml:space="preserve">حرية </w:t>
      </w:r>
      <w:r w:rsidRPr="00DE6131">
        <w:rPr>
          <w:rFonts w:hint="cs"/>
          <w:color w:val="000000" w:themeColor="text1"/>
          <w:rtl/>
        </w:rPr>
        <w:t xml:space="preserve">التي تمكنه من  إدارة مشروعه </w:t>
      </w:r>
      <w:r w:rsidR="00B7257C">
        <w:rPr>
          <w:rFonts w:hint="cs"/>
          <w:color w:val="000000" w:themeColor="text1"/>
          <w:rtl/>
        </w:rPr>
        <w:t>واستغلاله</w:t>
      </w:r>
      <w:r w:rsidRPr="00DE6131">
        <w:rPr>
          <w:rFonts w:hint="cs"/>
          <w:color w:val="000000" w:themeColor="text1"/>
          <w:rtl/>
        </w:rPr>
        <w:t xml:space="preserve">، </w:t>
      </w:r>
      <w:r w:rsidR="00122B84" w:rsidRPr="00DE6131">
        <w:rPr>
          <w:rFonts w:hint="cs"/>
          <w:color w:val="000000" w:themeColor="text1"/>
          <w:rtl/>
        </w:rPr>
        <w:t xml:space="preserve"> فهو </w:t>
      </w:r>
      <w:r w:rsidR="00B7257C">
        <w:rPr>
          <w:rFonts w:hint="cs"/>
          <w:color w:val="000000" w:themeColor="text1"/>
          <w:rtl/>
        </w:rPr>
        <w:t>من تكبد عناء الإ</w:t>
      </w:r>
      <w:r w:rsidRPr="00DE6131">
        <w:rPr>
          <w:rFonts w:hint="cs"/>
          <w:color w:val="000000" w:themeColor="text1"/>
          <w:rtl/>
        </w:rPr>
        <w:t>نفاق على المرفق العام و</w:t>
      </w:r>
      <w:r w:rsidR="00122B84" w:rsidRPr="00DE6131">
        <w:rPr>
          <w:rFonts w:hint="cs"/>
          <w:color w:val="000000" w:themeColor="text1"/>
          <w:rtl/>
        </w:rPr>
        <w:t xml:space="preserve"> </w:t>
      </w:r>
      <w:r w:rsidRPr="00DE6131">
        <w:rPr>
          <w:rFonts w:hint="cs"/>
          <w:color w:val="000000" w:themeColor="text1"/>
          <w:rtl/>
        </w:rPr>
        <w:t>ب</w:t>
      </w:r>
      <w:r w:rsidR="00122B84" w:rsidRPr="00DE6131">
        <w:rPr>
          <w:rFonts w:hint="cs"/>
          <w:color w:val="000000" w:themeColor="text1"/>
          <w:rtl/>
        </w:rPr>
        <w:t xml:space="preserve">مبالغ </w:t>
      </w:r>
      <w:r w:rsidRPr="00DE6131">
        <w:rPr>
          <w:rFonts w:hint="cs"/>
          <w:color w:val="000000" w:themeColor="text1"/>
          <w:rtl/>
        </w:rPr>
        <w:t xml:space="preserve">معتبرة قاصدا </w:t>
      </w:r>
      <w:r w:rsidR="00122B84" w:rsidRPr="00DE6131">
        <w:rPr>
          <w:rFonts w:hint="cs"/>
          <w:color w:val="000000" w:themeColor="text1"/>
          <w:rtl/>
        </w:rPr>
        <w:t xml:space="preserve"> </w:t>
      </w:r>
      <w:r w:rsidRPr="00DE6131">
        <w:rPr>
          <w:rFonts w:hint="cs"/>
          <w:color w:val="000000" w:themeColor="text1"/>
          <w:rtl/>
        </w:rPr>
        <w:t>بذلك</w:t>
      </w:r>
      <w:r w:rsidR="00122B84" w:rsidRPr="00DE6131">
        <w:rPr>
          <w:rFonts w:hint="cs"/>
          <w:color w:val="000000" w:themeColor="text1"/>
          <w:rtl/>
        </w:rPr>
        <w:t xml:space="preserve"> تحقيق </w:t>
      </w:r>
      <w:r w:rsidRPr="00DE6131">
        <w:rPr>
          <w:rFonts w:hint="cs"/>
          <w:color w:val="000000" w:themeColor="text1"/>
          <w:rtl/>
        </w:rPr>
        <w:t>مكاسب مادية</w:t>
      </w:r>
      <w:r w:rsidR="00B7257C">
        <w:rPr>
          <w:rFonts w:hint="cs"/>
          <w:color w:val="000000" w:themeColor="text1"/>
          <w:rtl/>
        </w:rPr>
        <w:t>،</w:t>
      </w:r>
      <w:r w:rsidR="00122B84" w:rsidRPr="00DE6131">
        <w:rPr>
          <w:rFonts w:hint="cs"/>
          <w:color w:val="000000" w:themeColor="text1"/>
          <w:rtl/>
        </w:rPr>
        <w:t xml:space="preserve"> </w:t>
      </w:r>
      <w:r w:rsidRPr="00DE6131">
        <w:rPr>
          <w:rFonts w:hint="cs"/>
          <w:color w:val="000000" w:themeColor="text1"/>
          <w:rtl/>
        </w:rPr>
        <w:t xml:space="preserve">بالإضافة الى سهره على ضمان </w:t>
      </w:r>
      <w:r w:rsidR="00122B84" w:rsidRPr="00DE6131">
        <w:rPr>
          <w:rFonts w:hint="cs"/>
          <w:color w:val="000000" w:themeColor="text1"/>
          <w:rtl/>
        </w:rPr>
        <w:t xml:space="preserve"> خدمة </w:t>
      </w:r>
      <w:r w:rsidRPr="00DE6131">
        <w:rPr>
          <w:rFonts w:hint="cs"/>
          <w:color w:val="000000" w:themeColor="text1"/>
          <w:rtl/>
        </w:rPr>
        <w:t xml:space="preserve">عمومية راقية وذات جودة يقدمها </w:t>
      </w:r>
      <w:r w:rsidR="00122B84" w:rsidRPr="00DE6131">
        <w:rPr>
          <w:rFonts w:hint="cs"/>
          <w:color w:val="000000" w:themeColor="text1"/>
          <w:rtl/>
        </w:rPr>
        <w:t xml:space="preserve"> </w:t>
      </w:r>
      <w:r w:rsidR="00771B57" w:rsidRPr="00DE6131">
        <w:rPr>
          <w:rFonts w:hint="cs"/>
          <w:color w:val="000000" w:themeColor="text1"/>
          <w:rtl/>
        </w:rPr>
        <w:t>لجمهور المنتفعي</w:t>
      </w:r>
      <w:r w:rsidR="00771B57" w:rsidRPr="00DE6131">
        <w:rPr>
          <w:color w:val="000000" w:themeColor="text1"/>
          <w:rtl/>
        </w:rPr>
        <w:t>ن</w:t>
      </w:r>
      <w:r w:rsidRPr="00DE6131">
        <w:rPr>
          <w:rFonts w:hint="cs"/>
          <w:color w:val="000000" w:themeColor="text1"/>
          <w:rtl/>
        </w:rPr>
        <w:t xml:space="preserve"> ويبقى للجهة الإدارية المتعاقدة </w:t>
      </w:r>
      <w:r w:rsidR="00B7257C">
        <w:rPr>
          <w:rFonts w:hint="cs"/>
          <w:color w:val="000000" w:themeColor="text1"/>
          <w:rtl/>
        </w:rPr>
        <w:t>حق الإ</w:t>
      </w:r>
      <w:r w:rsidR="00122B84" w:rsidRPr="00DE6131">
        <w:rPr>
          <w:rFonts w:hint="cs"/>
          <w:color w:val="000000" w:themeColor="text1"/>
          <w:rtl/>
        </w:rPr>
        <w:t xml:space="preserve">شراف دون </w:t>
      </w:r>
      <w:r w:rsidRPr="00DE6131">
        <w:rPr>
          <w:rFonts w:hint="cs"/>
          <w:color w:val="000000" w:themeColor="text1"/>
          <w:rtl/>
        </w:rPr>
        <w:t xml:space="preserve">المساس </w:t>
      </w:r>
      <w:r w:rsidR="00122B84" w:rsidRPr="00DE6131">
        <w:rPr>
          <w:rFonts w:hint="cs"/>
          <w:color w:val="000000" w:themeColor="text1"/>
          <w:rtl/>
        </w:rPr>
        <w:t xml:space="preserve">الفعلي </w:t>
      </w:r>
      <w:r w:rsidRPr="00DE6131">
        <w:rPr>
          <w:rFonts w:hint="cs"/>
          <w:color w:val="000000" w:themeColor="text1"/>
          <w:rtl/>
        </w:rPr>
        <w:t>بكيفية</w:t>
      </w:r>
      <w:r w:rsidR="00B7257C">
        <w:rPr>
          <w:rFonts w:hint="cs"/>
          <w:color w:val="000000" w:themeColor="text1"/>
          <w:rtl/>
        </w:rPr>
        <w:t xml:space="preserve"> إدارة المرفق العام</w:t>
      </w:r>
      <w:r w:rsidRPr="00DE6131">
        <w:rPr>
          <w:rFonts w:hint="cs"/>
          <w:color w:val="000000" w:themeColor="text1"/>
          <w:rtl/>
        </w:rPr>
        <w:t>،</w:t>
      </w:r>
      <w:r w:rsidR="008D1FEC" w:rsidRPr="00DE6131">
        <w:rPr>
          <w:rFonts w:hint="cs"/>
          <w:color w:val="000000" w:themeColor="text1"/>
          <w:rtl/>
        </w:rPr>
        <w:t xml:space="preserve"> فالرقابة </w:t>
      </w:r>
      <w:r w:rsidR="00B7257C">
        <w:rPr>
          <w:rFonts w:hint="cs"/>
          <w:color w:val="000000" w:themeColor="text1"/>
          <w:rtl/>
        </w:rPr>
        <w:t>على عقد الشراكة في العموم لابد أ</w:t>
      </w:r>
      <w:r w:rsidR="008D1FEC" w:rsidRPr="00DE6131">
        <w:rPr>
          <w:rFonts w:hint="cs"/>
          <w:color w:val="000000" w:themeColor="text1"/>
          <w:rtl/>
        </w:rPr>
        <w:t xml:space="preserve">ن تمارس ضمن حدود معقولة حيث </w:t>
      </w:r>
      <w:r w:rsidR="00771B57" w:rsidRPr="00DE6131">
        <w:rPr>
          <w:rFonts w:hint="cs"/>
          <w:color w:val="000000" w:themeColor="text1"/>
          <w:rtl/>
        </w:rPr>
        <w:t>لا تطغ</w:t>
      </w:r>
      <w:r w:rsidR="00771B57" w:rsidRPr="00DE6131">
        <w:rPr>
          <w:color w:val="000000" w:themeColor="text1"/>
          <w:rtl/>
        </w:rPr>
        <w:t>ى</w:t>
      </w:r>
      <w:r w:rsidR="008D1FEC" w:rsidRPr="00DE6131">
        <w:rPr>
          <w:rFonts w:hint="cs"/>
          <w:color w:val="000000" w:themeColor="text1"/>
          <w:rtl/>
        </w:rPr>
        <w:t xml:space="preserve"> عليها</w:t>
      </w:r>
      <w:r w:rsidR="00B7257C">
        <w:rPr>
          <w:rFonts w:hint="cs"/>
          <w:color w:val="000000" w:themeColor="text1"/>
          <w:rtl/>
        </w:rPr>
        <w:t xml:space="preserve"> السلطات والامتيازات العامة من أ</w:t>
      </w:r>
      <w:r w:rsidR="008D1FEC" w:rsidRPr="00DE6131">
        <w:rPr>
          <w:rFonts w:hint="cs"/>
          <w:color w:val="000000" w:themeColor="text1"/>
          <w:rtl/>
        </w:rPr>
        <w:t>جل ضمان الحد الأدنى من الاستقلالية للمستثمر في المشاريع العامة</w:t>
      </w:r>
      <w:r w:rsidR="00B7257C">
        <w:rPr>
          <w:rFonts w:hint="cs"/>
          <w:color w:val="000000" w:themeColor="text1"/>
          <w:rtl/>
        </w:rPr>
        <w:t>،</w:t>
      </w:r>
      <w:r w:rsidR="008D1FEC" w:rsidRPr="00DE6131">
        <w:rPr>
          <w:rFonts w:hint="cs"/>
          <w:color w:val="000000" w:themeColor="text1"/>
          <w:rtl/>
        </w:rPr>
        <w:t xml:space="preserve"> </w:t>
      </w:r>
      <w:r w:rsidR="00B7257C">
        <w:rPr>
          <w:rFonts w:hint="cs"/>
          <w:color w:val="000000" w:themeColor="text1"/>
          <w:rtl/>
        </w:rPr>
        <w:t>هذه الإ</w:t>
      </w:r>
      <w:r w:rsidR="008D1FEC" w:rsidRPr="00DE6131">
        <w:rPr>
          <w:rFonts w:hint="cs"/>
          <w:color w:val="000000" w:themeColor="text1"/>
          <w:rtl/>
        </w:rPr>
        <w:t>ستقلالية في التسيير هي الي ينادي بها الخواص على سبيل التحديد في مقابل التكاليف التي يتحملونها فمن غير المنطقي السعي الى استقطاب ال</w:t>
      </w:r>
      <w:r w:rsidR="00B7257C">
        <w:rPr>
          <w:rFonts w:hint="cs"/>
          <w:color w:val="000000" w:themeColor="text1"/>
          <w:rtl/>
        </w:rPr>
        <w:t>إ</w:t>
      </w:r>
      <w:r w:rsidR="008D1FEC" w:rsidRPr="00DE6131">
        <w:rPr>
          <w:rFonts w:hint="cs"/>
          <w:color w:val="000000" w:themeColor="text1"/>
          <w:rtl/>
        </w:rPr>
        <w:t xml:space="preserve">ستثمار الخاص على وجه التحديد في المرفق العام ومطالبته بتمويل المشاريع العاجزة في العموم ثم </w:t>
      </w:r>
      <w:r w:rsidR="00771B57" w:rsidRPr="00DE6131">
        <w:rPr>
          <w:rFonts w:hint="cs"/>
          <w:color w:val="000000" w:themeColor="text1"/>
          <w:rtl/>
        </w:rPr>
        <w:t>تبادر</w:t>
      </w:r>
      <w:r w:rsidR="008D1FEC" w:rsidRPr="00DE6131">
        <w:rPr>
          <w:rFonts w:hint="cs"/>
          <w:color w:val="000000" w:themeColor="text1"/>
          <w:rtl/>
        </w:rPr>
        <w:t xml:space="preserve"> السلطة العامة المتعاق</w:t>
      </w:r>
      <w:r w:rsidR="00AF07AB">
        <w:rPr>
          <w:rFonts w:hint="cs"/>
          <w:color w:val="000000" w:themeColor="text1"/>
          <w:rtl/>
        </w:rPr>
        <w:t>دة معه الى الاسراف في إ</w:t>
      </w:r>
      <w:r w:rsidR="008D1FEC" w:rsidRPr="00DE6131">
        <w:rPr>
          <w:rFonts w:hint="cs"/>
          <w:color w:val="000000" w:themeColor="text1"/>
          <w:rtl/>
        </w:rPr>
        <w:t>عمال السلطة العامة</w:t>
      </w:r>
      <w:r w:rsidR="00AF07AB">
        <w:rPr>
          <w:rFonts w:hint="cs"/>
          <w:color w:val="000000" w:themeColor="text1"/>
          <w:rtl/>
        </w:rPr>
        <w:t>،</w:t>
      </w:r>
      <w:r w:rsidR="008D1FEC" w:rsidRPr="00DE6131">
        <w:rPr>
          <w:rFonts w:hint="cs"/>
          <w:color w:val="000000" w:themeColor="text1"/>
          <w:rtl/>
        </w:rPr>
        <w:t xml:space="preserve"> </w:t>
      </w:r>
      <w:r w:rsidR="00AF07AB">
        <w:rPr>
          <w:rFonts w:hint="cs"/>
          <w:color w:val="000000" w:themeColor="text1"/>
          <w:rtl/>
        </w:rPr>
        <w:t>الأمر الذي</w:t>
      </w:r>
      <w:r w:rsidR="008D1FEC" w:rsidRPr="00DE6131">
        <w:rPr>
          <w:rFonts w:hint="cs"/>
          <w:color w:val="000000" w:themeColor="text1"/>
          <w:rtl/>
        </w:rPr>
        <w:t xml:space="preserve"> </w:t>
      </w:r>
      <w:r w:rsidR="00771B57" w:rsidRPr="00DE6131">
        <w:rPr>
          <w:rFonts w:hint="cs"/>
          <w:color w:val="000000" w:themeColor="text1"/>
          <w:rtl/>
        </w:rPr>
        <w:t>لا يناس</w:t>
      </w:r>
      <w:r w:rsidR="00771B57" w:rsidRPr="00DE6131">
        <w:rPr>
          <w:color w:val="000000" w:themeColor="text1"/>
          <w:rtl/>
        </w:rPr>
        <w:t>ب</w:t>
      </w:r>
      <w:r w:rsidR="008D1FEC" w:rsidRPr="00DE6131">
        <w:rPr>
          <w:rFonts w:hint="cs"/>
          <w:color w:val="000000" w:themeColor="text1"/>
          <w:rtl/>
        </w:rPr>
        <w:t xml:space="preserve"> المستثمرين ولا</w:t>
      </w:r>
      <w:r w:rsidR="00771B57" w:rsidRPr="00DE6131">
        <w:rPr>
          <w:rFonts w:hint="cs"/>
          <w:color w:val="000000" w:themeColor="text1"/>
          <w:rtl/>
        </w:rPr>
        <w:t xml:space="preserve"> </w:t>
      </w:r>
      <w:r w:rsidR="00AF07AB">
        <w:rPr>
          <w:rFonts w:hint="cs"/>
          <w:color w:val="000000" w:themeColor="text1"/>
          <w:rtl/>
        </w:rPr>
        <w:t>يلبي إ</w:t>
      </w:r>
      <w:r w:rsidR="008D1FEC" w:rsidRPr="00DE6131">
        <w:rPr>
          <w:rFonts w:hint="cs"/>
          <w:color w:val="000000" w:themeColor="text1"/>
          <w:rtl/>
        </w:rPr>
        <w:t>هداف السلطة المانحة</w:t>
      </w:r>
      <w:r w:rsidR="00AF07AB">
        <w:rPr>
          <w:rFonts w:hint="cs"/>
          <w:color w:val="000000" w:themeColor="text1"/>
          <w:rtl/>
        </w:rPr>
        <w:t xml:space="preserve"> </w:t>
      </w:r>
      <w:r w:rsidR="003A7421">
        <w:rPr>
          <w:rFonts w:hint="cs"/>
          <w:color w:val="000000" w:themeColor="text1"/>
          <w:rtl/>
        </w:rPr>
        <w:t>ولا يحقق الفعالية المطلوبة للمرافق العامة موضوع التفويض.</w:t>
      </w:r>
    </w:p>
    <w:p w14:paraId="46876CC1" w14:textId="5C3C50F5" w:rsidR="00D8702E" w:rsidRPr="00DE6131" w:rsidRDefault="006872E5" w:rsidP="00012E0B">
      <w:pPr>
        <w:rPr>
          <w:color w:val="000000" w:themeColor="text1"/>
          <w:rtl/>
        </w:rPr>
      </w:pPr>
      <w:r>
        <w:rPr>
          <w:rFonts w:hint="cs"/>
          <w:color w:val="000000" w:themeColor="text1"/>
          <w:rtl/>
        </w:rPr>
        <w:t xml:space="preserve"> </w:t>
      </w:r>
      <w:r w:rsidR="00012E0B">
        <w:rPr>
          <w:rFonts w:hint="cs"/>
          <w:color w:val="000000" w:themeColor="text1"/>
          <w:rtl/>
        </w:rPr>
        <w:t>وبالتالي فإن</w:t>
      </w:r>
      <w:r w:rsidR="00D8702E" w:rsidRPr="00DE6131">
        <w:rPr>
          <w:rFonts w:hint="cs"/>
          <w:color w:val="000000" w:themeColor="text1"/>
          <w:rtl/>
        </w:rPr>
        <w:t xml:space="preserve"> من بين الاعتبارات التي </w:t>
      </w:r>
      <w:r w:rsidR="00D95650" w:rsidRPr="00DE6131">
        <w:rPr>
          <w:rFonts w:hint="cs"/>
          <w:color w:val="000000" w:themeColor="text1"/>
          <w:rtl/>
        </w:rPr>
        <w:t>جعلت السلطات</w:t>
      </w:r>
      <w:r w:rsidR="00D8702E" w:rsidRPr="00DE6131">
        <w:rPr>
          <w:rFonts w:hint="cs"/>
          <w:color w:val="000000" w:themeColor="text1"/>
          <w:rtl/>
        </w:rPr>
        <w:t xml:space="preserve"> العمومية</w:t>
      </w:r>
      <w:r w:rsidR="00D8702E" w:rsidRPr="00DE6131">
        <w:rPr>
          <w:rFonts w:hint="cs"/>
          <w:b/>
          <w:bCs/>
          <w:color w:val="000000" w:themeColor="text1"/>
          <w:rtl/>
        </w:rPr>
        <w:t xml:space="preserve"> </w:t>
      </w:r>
      <w:r w:rsidR="00D8702E" w:rsidRPr="00DE6131">
        <w:rPr>
          <w:rFonts w:hint="cs"/>
          <w:color w:val="000000" w:themeColor="text1"/>
          <w:rtl/>
        </w:rPr>
        <w:t xml:space="preserve">المسؤولة عن إدارة واستغلال المرافق العامة التخلي عن </w:t>
      </w:r>
      <w:r>
        <w:rPr>
          <w:rFonts w:hint="cs"/>
          <w:color w:val="000000" w:themeColor="text1"/>
          <w:rtl/>
        </w:rPr>
        <w:t>عملية إ</w:t>
      </w:r>
      <w:r w:rsidR="00D95650" w:rsidRPr="00DE6131">
        <w:rPr>
          <w:rFonts w:hint="cs"/>
          <w:color w:val="000000" w:themeColor="text1"/>
          <w:rtl/>
        </w:rPr>
        <w:t>دارته</w:t>
      </w:r>
      <w:r w:rsidR="00D8702E" w:rsidRPr="00DE6131">
        <w:rPr>
          <w:rFonts w:hint="cs"/>
          <w:color w:val="000000" w:themeColor="text1"/>
          <w:rtl/>
        </w:rPr>
        <w:t xml:space="preserve"> </w:t>
      </w:r>
      <w:r w:rsidR="00D95650" w:rsidRPr="00DE6131">
        <w:rPr>
          <w:rFonts w:hint="cs"/>
          <w:color w:val="000000" w:themeColor="text1"/>
          <w:rtl/>
        </w:rPr>
        <w:t xml:space="preserve">واستغلاله </w:t>
      </w:r>
      <w:r>
        <w:rPr>
          <w:rFonts w:hint="cs"/>
          <w:color w:val="000000" w:themeColor="text1"/>
          <w:rtl/>
        </w:rPr>
        <w:t xml:space="preserve">لصالح </w:t>
      </w:r>
      <w:r w:rsidR="00D95650" w:rsidRPr="00DE6131">
        <w:rPr>
          <w:rFonts w:hint="cs"/>
          <w:color w:val="000000" w:themeColor="text1"/>
          <w:rtl/>
        </w:rPr>
        <w:t>الغير</w:t>
      </w:r>
      <w:r w:rsidR="00D8702E" w:rsidRPr="00DE6131">
        <w:rPr>
          <w:rFonts w:hint="cs"/>
          <w:color w:val="000000" w:themeColor="text1"/>
          <w:rtl/>
        </w:rPr>
        <w:t xml:space="preserve"> </w:t>
      </w:r>
      <w:r w:rsidR="00012E0B">
        <w:rPr>
          <w:rFonts w:hint="cs"/>
          <w:color w:val="000000" w:themeColor="text1"/>
          <w:rtl/>
        </w:rPr>
        <w:t>والى أ</w:t>
      </w:r>
      <w:r w:rsidR="001F7B75" w:rsidRPr="00DE6131">
        <w:rPr>
          <w:rFonts w:hint="cs"/>
          <w:color w:val="000000" w:themeColor="text1"/>
          <w:rtl/>
        </w:rPr>
        <w:t>شخاص</w:t>
      </w:r>
      <w:r w:rsidR="00D8702E" w:rsidRPr="00DE6131">
        <w:rPr>
          <w:rFonts w:hint="cs"/>
          <w:color w:val="000000" w:themeColor="text1"/>
          <w:rtl/>
        </w:rPr>
        <w:t xml:space="preserve"> القانون الخاص </w:t>
      </w:r>
      <w:r w:rsidR="00D95650" w:rsidRPr="00DE6131">
        <w:rPr>
          <w:rFonts w:hint="cs"/>
          <w:color w:val="000000" w:themeColor="text1"/>
          <w:rtl/>
        </w:rPr>
        <w:t>بالذات هي المرونة</w:t>
      </w:r>
      <w:r w:rsidR="00D8702E" w:rsidRPr="00DE6131">
        <w:rPr>
          <w:rFonts w:hint="cs"/>
          <w:color w:val="000000" w:themeColor="text1"/>
          <w:rtl/>
        </w:rPr>
        <w:t xml:space="preserve"> التي يتسم بهذا هذا </w:t>
      </w:r>
      <w:r w:rsidR="00D95650" w:rsidRPr="00DE6131">
        <w:rPr>
          <w:rFonts w:hint="cs"/>
          <w:color w:val="000000" w:themeColor="text1"/>
          <w:rtl/>
        </w:rPr>
        <w:t>القطاع والملائمة</w:t>
      </w:r>
      <w:r w:rsidR="00D8702E" w:rsidRPr="00DE6131">
        <w:rPr>
          <w:rFonts w:hint="cs"/>
          <w:color w:val="000000" w:themeColor="text1"/>
          <w:rtl/>
        </w:rPr>
        <w:t xml:space="preserve"> </w:t>
      </w:r>
      <w:r w:rsidR="00D95650" w:rsidRPr="00DE6131">
        <w:rPr>
          <w:rFonts w:hint="cs"/>
          <w:color w:val="000000" w:themeColor="text1"/>
          <w:rtl/>
        </w:rPr>
        <w:t>المالية لقواعد</w:t>
      </w:r>
      <w:r w:rsidR="00D8702E" w:rsidRPr="00DE6131">
        <w:rPr>
          <w:rFonts w:hint="cs"/>
          <w:color w:val="000000" w:themeColor="text1"/>
          <w:rtl/>
        </w:rPr>
        <w:t xml:space="preserve"> القانون الخاص والرغبة في تحرير المرفق العمومي من القيود الصارمة للقانون </w:t>
      </w:r>
      <w:r w:rsidR="00D95650" w:rsidRPr="00DE6131">
        <w:rPr>
          <w:rFonts w:hint="cs"/>
          <w:color w:val="000000" w:themeColor="text1"/>
          <w:rtl/>
        </w:rPr>
        <w:t>العام الإداري</w:t>
      </w:r>
      <w:r w:rsidR="00D8702E" w:rsidRPr="00DE6131">
        <w:rPr>
          <w:rFonts w:hint="cs"/>
          <w:color w:val="000000" w:themeColor="text1"/>
          <w:rtl/>
        </w:rPr>
        <w:t xml:space="preserve"> كالمحاسبة العمومية وقيود الوظيفة </w:t>
      </w:r>
      <w:r w:rsidR="00D95650" w:rsidRPr="00DE6131">
        <w:rPr>
          <w:rFonts w:hint="cs"/>
          <w:color w:val="000000" w:themeColor="text1"/>
          <w:rtl/>
        </w:rPr>
        <w:t xml:space="preserve">العمومية </w:t>
      </w:r>
      <w:r>
        <w:rPr>
          <w:rFonts w:hint="cs"/>
          <w:color w:val="000000" w:themeColor="text1"/>
          <w:rtl/>
        </w:rPr>
        <w:t>و</w:t>
      </w:r>
      <w:r w:rsidR="00D95650" w:rsidRPr="00DE6131">
        <w:rPr>
          <w:rFonts w:hint="cs"/>
          <w:color w:val="000000" w:themeColor="text1"/>
          <w:rtl/>
        </w:rPr>
        <w:t>قيود</w:t>
      </w:r>
      <w:r w:rsidR="00D8702E" w:rsidRPr="00DE6131">
        <w:rPr>
          <w:rFonts w:hint="cs"/>
          <w:color w:val="000000" w:themeColor="text1"/>
          <w:rtl/>
        </w:rPr>
        <w:t xml:space="preserve"> العقود الإدارية</w:t>
      </w:r>
      <w:r w:rsidR="00D8702E" w:rsidRPr="00DE6131">
        <w:rPr>
          <w:rStyle w:val="Appelnotedebasdep"/>
          <w:color w:val="000000" w:themeColor="text1"/>
          <w:rtl/>
        </w:rPr>
        <w:footnoteReference w:id="472"/>
      </w:r>
      <w:r>
        <w:rPr>
          <w:rFonts w:hint="cs"/>
          <w:color w:val="000000" w:themeColor="text1"/>
          <w:sz w:val="24"/>
          <w:szCs w:val="24"/>
          <w:rtl/>
        </w:rPr>
        <w:t>،</w:t>
      </w:r>
      <w:r w:rsidR="00012E0B">
        <w:rPr>
          <w:rFonts w:hint="cs"/>
          <w:color w:val="000000" w:themeColor="text1"/>
          <w:sz w:val="24"/>
          <w:szCs w:val="24"/>
          <w:rtl/>
        </w:rPr>
        <w:t xml:space="preserve"> </w:t>
      </w:r>
      <w:r w:rsidR="00BB057F">
        <w:rPr>
          <w:rFonts w:hint="cs"/>
          <w:color w:val="000000" w:themeColor="text1"/>
          <w:rtl/>
        </w:rPr>
        <w:t>وا</w:t>
      </w:r>
      <w:r w:rsidR="00D8702E" w:rsidRPr="00DE6131">
        <w:rPr>
          <w:rFonts w:hint="cs"/>
          <w:color w:val="000000" w:themeColor="text1"/>
          <w:rtl/>
        </w:rPr>
        <w:t>نطلاقا من كل هذه الاعتبارات والدوافع التي ساهمت في ازدهار أسلوب الشراكة مع القطاع الخاص بشكل عام وعقود التفويض بشكل خاص</w:t>
      </w:r>
      <w:r w:rsidR="00012E0B">
        <w:rPr>
          <w:rFonts w:hint="cs"/>
          <w:color w:val="000000" w:themeColor="text1"/>
          <w:rtl/>
        </w:rPr>
        <w:t>،</w:t>
      </w:r>
      <w:r w:rsidR="00D8702E" w:rsidRPr="00DE6131">
        <w:rPr>
          <w:rFonts w:hint="cs"/>
          <w:color w:val="000000" w:themeColor="text1"/>
          <w:rtl/>
        </w:rPr>
        <w:t xml:space="preserve"> فانه </w:t>
      </w:r>
      <w:r w:rsidR="00771B57" w:rsidRPr="00DE6131">
        <w:rPr>
          <w:rFonts w:hint="cs"/>
          <w:color w:val="000000" w:themeColor="text1"/>
          <w:rtl/>
        </w:rPr>
        <w:t>لا ينبغ</w:t>
      </w:r>
      <w:r w:rsidR="00771B57" w:rsidRPr="00DE6131">
        <w:rPr>
          <w:color w:val="000000" w:themeColor="text1"/>
          <w:rtl/>
        </w:rPr>
        <w:t>ي</w:t>
      </w:r>
      <w:r w:rsidR="00D8702E" w:rsidRPr="00DE6131">
        <w:rPr>
          <w:rFonts w:hint="cs"/>
          <w:color w:val="000000" w:themeColor="text1"/>
          <w:rtl/>
        </w:rPr>
        <w:t xml:space="preserve"> </w:t>
      </w:r>
      <w:r w:rsidR="00D95650" w:rsidRPr="00DE6131">
        <w:rPr>
          <w:rFonts w:hint="cs"/>
          <w:color w:val="000000" w:themeColor="text1"/>
          <w:rtl/>
        </w:rPr>
        <w:t>العودة الى القواعد العامة التي الصارمة من خلال التوسع في ال</w:t>
      </w:r>
      <w:r w:rsidR="00012E0B">
        <w:rPr>
          <w:rFonts w:hint="cs"/>
          <w:color w:val="000000" w:themeColor="text1"/>
          <w:rtl/>
        </w:rPr>
        <w:t>إ</w:t>
      </w:r>
      <w:r w:rsidR="00D95650" w:rsidRPr="00DE6131">
        <w:rPr>
          <w:rFonts w:hint="cs"/>
          <w:color w:val="000000" w:themeColor="text1"/>
          <w:rtl/>
        </w:rPr>
        <w:t>متيازات العامة في ع</w:t>
      </w:r>
      <w:r w:rsidR="004075A0">
        <w:rPr>
          <w:rFonts w:hint="cs"/>
          <w:color w:val="000000" w:themeColor="text1"/>
          <w:rtl/>
        </w:rPr>
        <w:t>ملية الرقابة على عقود التفويض وإلا كنا أ</w:t>
      </w:r>
      <w:r w:rsidR="00D95650" w:rsidRPr="00DE6131">
        <w:rPr>
          <w:rFonts w:hint="cs"/>
          <w:color w:val="000000" w:themeColor="text1"/>
          <w:rtl/>
        </w:rPr>
        <w:t xml:space="preserve">مام تناقض وعدم وضوح في الرؤية بالشكل الذي يؤدي الى التخبط في تسيير المرافق العامة وينعكس </w:t>
      </w:r>
      <w:r w:rsidR="00771B57" w:rsidRPr="00DE6131">
        <w:rPr>
          <w:rFonts w:hint="cs"/>
          <w:color w:val="000000" w:themeColor="text1"/>
          <w:rtl/>
        </w:rPr>
        <w:t>على</w:t>
      </w:r>
      <w:r w:rsidR="00D95650" w:rsidRPr="00DE6131">
        <w:rPr>
          <w:rFonts w:hint="cs"/>
          <w:color w:val="000000" w:themeColor="text1"/>
          <w:rtl/>
        </w:rPr>
        <w:t xml:space="preserve"> أسلوب التسيير المفوض</w:t>
      </w:r>
      <w:r w:rsidR="004075A0">
        <w:rPr>
          <w:rFonts w:hint="cs"/>
          <w:color w:val="000000" w:themeColor="text1"/>
          <w:rtl/>
        </w:rPr>
        <w:t>،</w:t>
      </w:r>
      <w:r w:rsidR="00D95650" w:rsidRPr="00DE6131">
        <w:rPr>
          <w:rFonts w:hint="cs"/>
          <w:color w:val="000000" w:themeColor="text1"/>
          <w:rtl/>
        </w:rPr>
        <w:t xml:space="preserve"> فيؤدي الى استنساخ </w:t>
      </w:r>
      <w:r w:rsidR="004075A0">
        <w:rPr>
          <w:rFonts w:hint="cs"/>
          <w:color w:val="000000" w:themeColor="text1"/>
          <w:rtl/>
        </w:rPr>
        <w:t>سلبيات التسيير المباشر من خلال آ</w:t>
      </w:r>
      <w:r w:rsidR="00D95650" w:rsidRPr="00DE6131">
        <w:rPr>
          <w:rFonts w:hint="cs"/>
          <w:color w:val="000000" w:themeColor="text1"/>
          <w:rtl/>
        </w:rPr>
        <w:t>لية التفويض.</w:t>
      </w:r>
    </w:p>
    <w:p w14:paraId="46505785" w14:textId="2B4F2B90" w:rsidR="00DE6D41" w:rsidRPr="00DE6131" w:rsidRDefault="00771B57" w:rsidP="00681F56">
      <w:pPr>
        <w:rPr>
          <w:color w:val="000000" w:themeColor="text1"/>
          <w:rtl/>
        </w:rPr>
      </w:pPr>
      <w:r w:rsidRPr="00DE6131">
        <w:rPr>
          <w:rFonts w:hint="cs"/>
          <w:color w:val="000000" w:themeColor="text1"/>
          <w:rtl/>
        </w:rPr>
        <w:lastRenderedPageBreak/>
        <w:t>فأسلوب</w:t>
      </w:r>
      <w:r w:rsidR="00D95650" w:rsidRPr="00DE6131">
        <w:rPr>
          <w:rFonts w:hint="cs"/>
          <w:color w:val="000000" w:themeColor="text1"/>
          <w:rtl/>
        </w:rPr>
        <w:t xml:space="preserve"> التفويض في إدارة واستثمار المرافق العامة </w:t>
      </w:r>
      <w:r w:rsidR="004075A0">
        <w:rPr>
          <w:rFonts w:hint="cs"/>
          <w:color w:val="000000" w:themeColor="text1"/>
          <w:rtl/>
        </w:rPr>
        <w:t>أ</w:t>
      </w:r>
      <w:r w:rsidR="00D76FD7" w:rsidRPr="00DE6131">
        <w:rPr>
          <w:rFonts w:hint="cs"/>
          <w:color w:val="000000" w:themeColor="text1"/>
          <w:rtl/>
        </w:rPr>
        <w:t>سلول</w:t>
      </w:r>
      <w:r w:rsidR="00D95650" w:rsidRPr="00DE6131">
        <w:rPr>
          <w:rFonts w:hint="cs"/>
          <w:color w:val="000000" w:themeColor="text1"/>
          <w:rtl/>
        </w:rPr>
        <w:t xml:space="preserve"> مرن يتضمن مجموعة من ال</w:t>
      </w:r>
      <w:r w:rsidR="004075A0">
        <w:rPr>
          <w:rFonts w:hint="cs"/>
          <w:color w:val="000000" w:themeColor="text1"/>
          <w:rtl/>
        </w:rPr>
        <w:t>أ</w:t>
      </w:r>
      <w:r w:rsidR="00D95650" w:rsidRPr="00DE6131">
        <w:rPr>
          <w:rFonts w:hint="cs"/>
          <w:color w:val="000000" w:themeColor="text1"/>
          <w:rtl/>
        </w:rPr>
        <w:t xml:space="preserve">شكال والصور </w:t>
      </w:r>
      <w:r w:rsidR="00D8702E" w:rsidRPr="00DE6131">
        <w:rPr>
          <w:rFonts w:hint="cs"/>
          <w:color w:val="000000" w:themeColor="text1"/>
          <w:rtl/>
        </w:rPr>
        <w:t xml:space="preserve">يدرج بعضها </w:t>
      </w:r>
      <w:r w:rsidR="00D95650" w:rsidRPr="00DE6131">
        <w:rPr>
          <w:rFonts w:hint="cs"/>
          <w:color w:val="000000" w:themeColor="text1"/>
          <w:rtl/>
        </w:rPr>
        <w:t xml:space="preserve">في </w:t>
      </w:r>
      <w:r w:rsidR="00DE6D41" w:rsidRPr="00DE6131">
        <w:rPr>
          <w:rFonts w:hint="cs"/>
          <w:color w:val="000000" w:themeColor="text1"/>
          <w:rtl/>
        </w:rPr>
        <w:t>إطار</w:t>
      </w:r>
      <w:r w:rsidR="00D95650" w:rsidRPr="00DE6131">
        <w:rPr>
          <w:rFonts w:hint="cs"/>
          <w:color w:val="000000" w:themeColor="text1"/>
          <w:rtl/>
        </w:rPr>
        <w:t xml:space="preserve"> </w:t>
      </w:r>
      <w:r w:rsidR="00D8702E" w:rsidRPr="00DE6131">
        <w:rPr>
          <w:rFonts w:hint="cs"/>
          <w:color w:val="000000" w:themeColor="text1"/>
          <w:rtl/>
        </w:rPr>
        <w:t>العقود الإدارية</w:t>
      </w:r>
      <w:r w:rsidR="004075A0">
        <w:rPr>
          <w:rFonts w:hint="cs"/>
          <w:color w:val="000000" w:themeColor="text1"/>
          <w:rtl/>
        </w:rPr>
        <w:t xml:space="preserve"> المسماة كامتياز المرفق العام وإ</w:t>
      </w:r>
      <w:r w:rsidR="00D8702E" w:rsidRPr="00DE6131">
        <w:rPr>
          <w:rFonts w:hint="cs"/>
          <w:color w:val="000000" w:themeColor="text1"/>
          <w:rtl/>
        </w:rPr>
        <w:t xml:space="preserve">جارة المرفق العام والإدارة بالشراكة والبعض الآخر يدرج </w:t>
      </w:r>
      <w:r w:rsidR="00D95650" w:rsidRPr="00DE6131">
        <w:rPr>
          <w:rFonts w:hint="cs"/>
          <w:color w:val="000000" w:themeColor="text1"/>
          <w:rtl/>
        </w:rPr>
        <w:t xml:space="preserve">في </w:t>
      </w:r>
      <w:r w:rsidR="00DE6D41" w:rsidRPr="00DE6131">
        <w:rPr>
          <w:rFonts w:hint="cs"/>
          <w:color w:val="000000" w:themeColor="text1"/>
          <w:rtl/>
        </w:rPr>
        <w:t>إطار</w:t>
      </w:r>
      <w:r w:rsidR="00D8702E" w:rsidRPr="00DE6131">
        <w:rPr>
          <w:rFonts w:hint="cs"/>
          <w:color w:val="000000" w:themeColor="text1"/>
          <w:rtl/>
        </w:rPr>
        <w:t xml:space="preserve"> العقود </w:t>
      </w:r>
      <w:r w:rsidR="00DE6D41" w:rsidRPr="00DE6131">
        <w:rPr>
          <w:rFonts w:hint="cs"/>
          <w:color w:val="000000" w:themeColor="text1"/>
          <w:rtl/>
        </w:rPr>
        <w:t xml:space="preserve">الإدارية </w:t>
      </w:r>
      <w:r w:rsidR="00D8702E" w:rsidRPr="00DE6131">
        <w:rPr>
          <w:rFonts w:hint="cs"/>
          <w:color w:val="000000" w:themeColor="text1"/>
          <w:rtl/>
        </w:rPr>
        <w:t xml:space="preserve">غير المسماة بحيث </w:t>
      </w:r>
      <w:r w:rsidR="004075A0">
        <w:rPr>
          <w:rFonts w:hint="cs"/>
          <w:color w:val="000000" w:themeColor="text1"/>
          <w:rtl/>
        </w:rPr>
        <w:t>يكفي أ</w:t>
      </w:r>
      <w:r w:rsidR="00DE6D41" w:rsidRPr="00DE6131">
        <w:rPr>
          <w:rFonts w:hint="cs"/>
          <w:color w:val="000000" w:themeColor="text1"/>
          <w:rtl/>
        </w:rPr>
        <w:t>ن يتضمن العقد</w:t>
      </w:r>
      <w:r w:rsidR="00D8702E" w:rsidRPr="00DE6131">
        <w:rPr>
          <w:rFonts w:hint="cs"/>
          <w:color w:val="000000" w:themeColor="text1"/>
          <w:rtl/>
        </w:rPr>
        <w:t xml:space="preserve"> </w:t>
      </w:r>
      <w:r w:rsidR="00DE6D41" w:rsidRPr="00DE6131">
        <w:rPr>
          <w:rFonts w:hint="cs"/>
          <w:color w:val="000000" w:themeColor="text1"/>
          <w:rtl/>
        </w:rPr>
        <w:t xml:space="preserve">الأسس والمقومات </w:t>
      </w:r>
      <w:r w:rsidR="00D8702E" w:rsidRPr="00DE6131">
        <w:rPr>
          <w:rFonts w:hint="cs"/>
          <w:color w:val="000000" w:themeColor="text1"/>
          <w:rtl/>
        </w:rPr>
        <w:t xml:space="preserve">التي </w:t>
      </w:r>
      <w:r w:rsidR="00DE6D41" w:rsidRPr="00DE6131">
        <w:rPr>
          <w:rFonts w:hint="cs"/>
          <w:color w:val="000000" w:themeColor="text1"/>
          <w:rtl/>
        </w:rPr>
        <w:t xml:space="preserve">يرتكز عليها عقد التفويض </w:t>
      </w:r>
      <w:r w:rsidR="00D8702E" w:rsidRPr="00DE6131">
        <w:rPr>
          <w:rFonts w:hint="cs"/>
          <w:color w:val="000000" w:themeColor="text1"/>
          <w:rtl/>
        </w:rPr>
        <w:t>م</w:t>
      </w:r>
      <w:r w:rsidR="00173C45">
        <w:rPr>
          <w:rFonts w:hint="cs"/>
          <w:color w:val="000000" w:themeColor="text1"/>
          <w:rtl/>
        </w:rPr>
        <w:t>ن دون أن يعطى إ</w:t>
      </w:r>
      <w:r w:rsidR="00D8702E" w:rsidRPr="00DE6131">
        <w:rPr>
          <w:rFonts w:hint="cs"/>
          <w:color w:val="000000" w:themeColor="text1"/>
          <w:rtl/>
        </w:rPr>
        <w:t xml:space="preserve">سما محددا </w:t>
      </w:r>
      <w:r w:rsidR="00DE6D41" w:rsidRPr="00DE6131">
        <w:rPr>
          <w:rFonts w:hint="cs"/>
          <w:color w:val="000000" w:themeColor="text1"/>
          <w:rtl/>
        </w:rPr>
        <w:t>ويتمتع</w:t>
      </w:r>
      <w:r w:rsidR="00D8702E" w:rsidRPr="00DE6131">
        <w:rPr>
          <w:rFonts w:hint="cs"/>
          <w:color w:val="000000" w:themeColor="text1"/>
          <w:rtl/>
        </w:rPr>
        <w:t xml:space="preserve"> الشخص </w:t>
      </w:r>
      <w:r w:rsidR="00DE6D41" w:rsidRPr="00DE6131">
        <w:rPr>
          <w:rFonts w:hint="cs"/>
          <w:color w:val="000000" w:themeColor="text1"/>
          <w:rtl/>
        </w:rPr>
        <w:t>ال</w:t>
      </w:r>
      <w:r w:rsidR="00173C45">
        <w:rPr>
          <w:rFonts w:hint="cs"/>
          <w:color w:val="000000" w:themeColor="text1"/>
          <w:rtl/>
        </w:rPr>
        <w:t>إ</w:t>
      </w:r>
      <w:r w:rsidR="00DE6D41" w:rsidRPr="00DE6131">
        <w:rPr>
          <w:rFonts w:hint="cs"/>
          <w:color w:val="000000" w:themeColor="text1"/>
          <w:rtl/>
        </w:rPr>
        <w:t xml:space="preserve">عتباري </w:t>
      </w:r>
      <w:r w:rsidR="00D8702E" w:rsidRPr="00DE6131">
        <w:rPr>
          <w:rFonts w:hint="cs"/>
          <w:color w:val="000000" w:themeColor="text1"/>
          <w:rtl/>
        </w:rPr>
        <w:t xml:space="preserve">العام عند </w:t>
      </w:r>
      <w:r w:rsidR="00DE6D41" w:rsidRPr="00DE6131">
        <w:rPr>
          <w:rFonts w:hint="cs"/>
          <w:color w:val="000000" w:themeColor="text1"/>
          <w:rtl/>
        </w:rPr>
        <w:t xml:space="preserve">اتجاه رغبته الى التفويض </w:t>
      </w:r>
      <w:r w:rsidR="00D8702E" w:rsidRPr="00DE6131">
        <w:rPr>
          <w:rFonts w:hint="cs"/>
          <w:color w:val="000000" w:themeColor="text1"/>
          <w:rtl/>
        </w:rPr>
        <w:t xml:space="preserve">اختياره </w:t>
      </w:r>
      <w:r w:rsidR="00DE6D41" w:rsidRPr="00DE6131">
        <w:rPr>
          <w:rFonts w:hint="cs"/>
          <w:color w:val="000000" w:themeColor="text1"/>
          <w:rtl/>
        </w:rPr>
        <w:t xml:space="preserve">الصورة والشكل المناسب لإدارة واستثمار المرفق العام </w:t>
      </w:r>
      <w:r w:rsidR="00D8702E" w:rsidRPr="00DE6131">
        <w:rPr>
          <w:rFonts w:hint="cs"/>
          <w:color w:val="000000" w:themeColor="text1"/>
          <w:rtl/>
        </w:rPr>
        <w:t>المرفق العام</w:t>
      </w:r>
      <w:r w:rsidR="00D8702E" w:rsidRPr="00DE6131">
        <w:rPr>
          <w:rStyle w:val="Appelnotedebasdep"/>
          <w:color w:val="000000" w:themeColor="text1"/>
          <w:rtl/>
        </w:rPr>
        <w:footnoteReference w:id="473"/>
      </w:r>
      <w:r w:rsidR="00173C45">
        <w:rPr>
          <w:rFonts w:hint="cs"/>
          <w:color w:val="000000" w:themeColor="text1"/>
          <w:rtl/>
        </w:rPr>
        <w:t>،</w:t>
      </w:r>
      <w:r w:rsidR="00D8702E" w:rsidRPr="00DE6131">
        <w:rPr>
          <w:rFonts w:hint="cs"/>
          <w:color w:val="000000" w:themeColor="text1"/>
          <w:rtl/>
        </w:rPr>
        <w:t xml:space="preserve"> </w:t>
      </w:r>
      <w:r w:rsidR="00DE6D41" w:rsidRPr="00DE6131">
        <w:rPr>
          <w:rFonts w:hint="cs"/>
          <w:color w:val="000000" w:themeColor="text1"/>
          <w:rtl/>
        </w:rPr>
        <w:t>هذه الصور وال</w:t>
      </w:r>
      <w:r w:rsidR="00173C45">
        <w:rPr>
          <w:rFonts w:hint="cs"/>
          <w:color w:val="000000" w:themeColor="text1"/>
          <w:rtl/>
        </w:rPr>
        <w:t>أشكال المختلفة للتفويض لابد أ</w:t>
      </w:r>
      <w:r w:rsidR="00DE6D41" w:rsidRPr="00DE6131">
        <w:rPr>
          <w:rFonts w:hint="cs"/>
          <w:color w:val="000000" w:themeColor="text1"/>
          <w:rtl/>
        </w:rPr>
        <w:t xml:space="preserve">ن </w:t>
      </w:r>
      <w:r w:rsidR="00681F56">
        <w:rPr>
          <w:rFonts w:hint="cs"/>
          <w:color w:val="000000" w:themeColor="text1"/>
          <w:rtl/>
        </w:rPr>
        <w:t>يرافقها</w:t>
      </w:r>
      <w:r w:rsidR="00DE6D41" w:rsidRPr="00DE6131">
        <w:rPr>
          <w:rFonts w:hint="cs"/>
          <w:color w:val="000000" w:themeColor="text1"/>
          <w:rtl/>
        </w:rPr>
        <w:t xml:space="preserve"> ثراء وتنوع هذا الأسلوب التعاقدي وغير المباشر في تسيير واستغلال المرافق العامة </w:t>
      </w:r>
      <w:r w:rsidR="00681F56">
        <w:rPr>
          <w:rFonts w:hint="cs"/>
          <w:color w:val="000000" w:themeColor="text1"/>
          <w:rtl/>
        </w:rPr>
        <w:t>ولابد أ</w:t>
      </w:r>
      <w:r w:rsidR="00DE6D41" w:rsidRPr="00DE6131">
        <w:rPr>
          <w:rFonts w:hint="cs"/>
          <w:color w:val="000000" w:themeColor="text1"/>
          <w:rtl/>
        </w:rPr>
        <w:t>ن تر</w:t>
      </w:r>
      <w:r w:rsidR="001603B0">
        <w:rPr>
          <w:rFonts w:hint="cs"/>
          <w:color w:val="000000" w:themeColor="text1"/>
          <w:rtl/>
        </w:rPr>
        <w:t>ا</w:t>
      </w:r>
      <w:r w:rsidR="00DE6D41" w:rsidRPr="00DE6131">
        <w:rPr>
          <w:rFonts w:hint="cs"/>
          <w:color w:val="000000" w:themeColor="text1"/>
          <w:rtl/>
        </w:rPr>
        <w:t>فقه هامش معتبر من الحرية للمستثمر في المرفق العام</w:t>
      </w:r>
      <w:r w:rsidR="001603B0">
        <w:rPr>
          <w:rFonts w:hint="cs"/>
          <w:color w:val="000000" w:themeColor="text1"/>
          <w:rtl/>
        </w:rPr>
        <w:t>، ويجب أ</w:t>
      </w:r>
      <w:r w:rsidR="00DE6D41" w:rsidRPr="00DE6131">
        <w:rPr>
          <w:rFonts w:hint="cs"/>
          <w:color w:val="000000" w:themeColor="text1"/>
          <w:rtl/>
        </w:rPr>
        <w:t>ن تضيق فيه نطاق السلطة ا</w:t>
      </w:r>
      <w:r w:rsidR="001603B0">
        <w:rPr>
          <w:rFonts w:hint="cs"/>
          <w:color w:val="000000" w:themeColor="text1"/>
          <w:rtl/>
        </w:rPr>
        <w:t>لعامة إ</w:t>
      </w:r>
      <w:r w:rsidR="00D76FD7" w:rsidRPr="00DE6131">
        <w:rPr>
          <w:rFonts w:hint="cs"/>
          <w:color w:val="000000" w:themeColor="text1"/>
          <w:rtl/>
        </w:rPr>
        <w:t>لا بالقدر اللازم الذي تست</w:t>
      </w:r>
      <w:r w:rsidR="00DE6D41" w:rsidRPr="00DE6131">
        <w:rPr>
          <w:rFonts w:hint="cs"/>
          <w:color w:val="000000" w:themeColor="text1"/>
          <w:rtl/>
        </w:rPr>
        <w:t xml:space="preserve">دعيه مقتضيات الصالح العام. </w:t>
      </w:r>
    </w:p>
    <w:p w14:paraId="06E3FC9F" w14:textId="6DF58465" w:rsidR="00DE6D41" w:rsidRPr="00DE6131" w:rsidRDefault="001603B0" w:rsidP="00DC6D1B">
      <w:pPr>
        <w:rPr>
          <w:color w:val="000000" w:themeColor="text1"/>
          <w:rtl/>
        </w:rPr>
      </w:pPr>
      <w:r>
        <w:rPr>
          <w:rFonts w:hint="cs"/>
          <w:color w:val="000000" w:themeColor="text1"/>
          <w:rtl/>
        </w:rPr>
        <w:t>فبالرغم من أ</w:t>
      </w:r>
      <w:r w:rsidR="00DE6D41" w:rsidRPr="00DE6131">
        <w:rPr>
          <w:rFonts w:hint="cs"/>
          <w:color w:val="000000" w:themeColor="text1"/>
          <w:rtl/>
        </w:rPr>
        <w:t>ن غالبي</w:t>
      </w:r>
      <w:r>
        <w:rPr>
          <w:rFonts w:hint="cs"/>
          <w:color w:val="000000" w:themeColor="text1"/>
          <w:rtl/>
        </w:rPr>
        <w:t>ة التشريعات القانونية المقارنة إ</w:t>
      </w:r>
      <w:r w:rsidR="00DE6D41" w:rsidRPr="00DE6131">
        <w:rPr>
          <w:rFonts w:hint="cs"/>
          <w:color w:val="000000" w:themeColor="text1"/>
          <w:rtl/>
        </w:rPr>
        <w:t xml:space="preserve">هتمت بشكل خاص بموضوع الرقابة وأشارت </w:t>
      </w:r>
      <w:r w:rsidR="001E3935" w:rsidRPr="00DE6131">
        <w:rPr>
          <w:rFonts w:hint="cs"/>
          <w:color w:val="000000" w:themeColor="text1"/>
          <w:rtl/>
        </w:rPr>
        <w:t>الى ذلك بشكل</w:t>
      </w:r>
      <w:r w:rsidR="00DE6D41" w:rsidRPr="00DE6131">
        <w:rPr>
          <w:rFonts w:hint="cs"/>
          <w:color w:val="000000" w:themeColor="text1"/>
          <w:rtl/>
        </w:rPr>
        <w:t xml:space="preserve"> </w:t>
      </w:r>
      <w:r w:rsidR="001E3935" w:rsidRPr="00DE6131">
        <w:rPr>
          <w:rFonts w:hint="cs"/>
          <w:color w:val="000000" w:themeColor="text1"/>
          <w:rtl/>
        </w:rPr>
        <w:t>صريح في</w:t>
      </w:r>
      <w:r w:rsidR="00DE6D41" w:rsidRPr="00DE6131">
        <w:rPr>
          <w:rFonts w:hint="cs"/>
          <w:color w:val="000000" w:themeColor="text1"/>
          <w:rtl/>
        </w:rPr>
        <w:t xml:space="preserve"> </w:t>
      </w:r>
      <w:r w:rsidR="001E3935" w:rsidRPr="00DE6131">
        <w:rPr>
          <w:rFonts w:hint="cs"/>
          <w:color w:val="000000" w:themeColor="text1"/>
          <w:rtl/>
        </w:rPr>
        <w:t xml:space="preserve">كل النصوص والقواعد المتعلقة بتسيير عقود الشراكة بشكل عام وشددت في ذلك على أهمية </w:t>
      </w:r>
      <w:r w:rsidR="00DE6D41" w:rsidRPr="00DE6131">
        <w:rPr>
          <w:rFonts w:hint="cs"/>
          <w:color w:val="000000" w:themeColor="text1"/>
          <w:rtl/>
        </w:rPr>
        <w:t xml:space="preserve">سلطة الرقابة </w:t>
      </w:r>
      <w:r w:rsidR="001E3935" w:rsidRPr="00DE6131">
        <w:rPr>
          <w:rFonts w:hint="cs"/>
          <w:color w:val="000000" w:themeColor="text1"/>
          <w:rtl/>
        </w:rPr>
        <w:t>بالنظر الى عدة اعتبارات المرتبطة في الأساس بخطورتها على المتعاقد مع الجهة الإدارية وبالأخص الشريك</w:t>
      </w:r>
      <w:r w:rsidR="00DE6D41" w:rsidRPr="00DE6131">
        <w:rPr>
          <w:rFonts w:hint="cs"/>
          <w:color w:val="000000" w:themeColor="text1"/>
          <w:rtl/>
        </w:rPr>
        <w:t xml:space="preserve"> الخاص </w:t>
      </w:r>
      <w:r w:rsidR="001E3935" w:rsidRPr="00DE6131">
        <w:rPr>
          <w:rFonts w:hint="cs"/>
          <w:color w:val="000000" w:themeColor="text1"/>
          <w:rtl/>
        </w:rPr>
        <w:t>ليكون على دراية لما</w:t>
      </w:r>
      <w:r w:rsidR="00DE6D41" w:rsidRPr="00DE6131">
        <w:rPr>
          <w:rFonts w:hint="cs"/>
          <w:color w:val="000000" w:themeColor="text1"/>
          <w:rtl/>
        </w:rPr>
        <w:t xml:space="preserve"> هو مقبل عليه وحتى يقوم </w:t>
      </w:r>
      <w:r w:rsidR="001E3935" w:rsidRPr="00DE6131">
        <w:rPr>
          <w:rFonts w:hint="cs"/>
          <w:color w:val="000000" w:themeColor="text1"/>
          <w:rtl/>
        </w:rPr>
        <w:t xml:space="preserve"> في هذا الصدد </w:t>
      </w:r>
      <w:r w:rsidR="00DE6D41" w:rsidRPr="00DE6131">
        <w:rPr>
          <w:rFonts w:hint="cs"/>
          <w:color w:val="000000" w:themeColor="text1"/>
          <w:rtl/>
        </w:rPr>
        <w:t xml:space="preserve">بتسهيل أمور الشريك العام </w:t>
      </w:r>
      <w:r w:rsidR="001E3935" w:rsidRPr="00DE6131">
        <w:rPr>
          <w:rFonts w:hint="cs"/>
          <w:color w:val="000000" w:themeColor="text1"/>
          <w:rtl/>
        </w:rPr>
        <w:t>المتعاقد معه أثناء</w:t>
      </w:r>
      <w:r w:rsidR="00DE6D41" w:rsidRPr="00DE6131">
        <w:rPr>
          <w:rFonts w:hint="cs"/>
          <w:color w:val="000000" w:themeColor="text1"/>
          <w:rtl/>
        </w:rPr>
        <w:t xml:space="preserve"> </w:t>
      </w:r>
      <w:r w:rsidR="001E3935" w:rsidRPr="00DE6131">
        <w:rPr>
          <w:rFonts w:hint="cs"/>
          <w:color w:val="000000" w:themeColor="text1"/>
          <w:rtl/>
        </w:rPr>
        <w:t>ممارسة</w:t>
      </w:r>
      <w:r w:rsidR="00DE6D41" w:rsidRPr="00DE6131">
        <w:rPr>
          <w:rFonts w:hint="cs"/>
          <w:color w:val="000000" w:themeColor="text1"/>
          <w:rtl/>
        </w:rPr>
        <w:t xml:space="preserve"> سلطته الرقابية حماية للمال العام والمصلحة العامة</w:t>
      </w:r>
      <w:r w:rsidR="00DE6D41" w:rsidRPr="00DE6131">
        <w:rPr>
          <w:rStyle w:val="Appelnotedebasdep"/>
          <w:color w:val="000000" w:themeColor="text1"/>
          <w:rtl/>
        </w:rPr>
        <w:footnoteReference w:id="474"/>
      </w:r>
      <w:r w:rsidR="00283FFF">
        <w:rPr>
          <w:rFonts w:hint="cs"/>
          <w:color w:val="000000" w:themeColor="text1"/>
          <w:rtl/>
        </w:rPr>
        <w:t>، إلا أ</w:t>
      </w:r>
      <w:r w:rsidR="001E3935" w:rsidRPr="00DE6131">
        <w:rPr>
          <w:rFonts w:hint="cs"/>
          <w:color w:val="000000" w:themeColor="text1"/>
          <w:rtl/>
        </w:rPr>
        <w:t xml:space="preserve">ن ذلك </w:t>
      </w:r>
      <w:r w:rsidR="00D76FD7" w:rsidRPr="00DE6131">
        <w:rPr>
          <w:rFonts w:hint="cs"/>
          <w:color w:val="000000" w:themeColor="text1"/>
          <w:rtl/>
        </w:rPr>
        <w:t>لا يعن</w:t>
      </w:r>
      <w:r w:rsidR="00D76FD7" w:rsidRPr="00DE6131">
        <w:rPr>
          <w:color w:val="000000" w:themeColor="text1"/>
          <w:rtl/>
        </w:rPr>
        <w:t>ي</w:t>
      </w:r>
      <w:r w:rsidR="00283FFF">
        <w:rPr>
          <w:rFonts w:hint="cs"/>
          <w:color w:val="000000" w:themeColor="text1"/>
          <w:rtl/>
        </w:rPr>
        <w:t xml:space="preserve"> بأ</w:t>
      </w:r>
      <w:r w:rsidR="001E3935" w:rsidRPr="00DE6131">
        <w:rPr>
          <w:rFonts w:hint="cs"/>
          <w:color w:val="000000" w:themeColor="text1"/>
          <w:rtl/>
        </w:rPr>
        <w:t xml:space="preserve">ي حال من الأحوال أن تشكل الرقابة الممارسة من قبل السلطة العامة مدعاة للنفور من </w:t>
      </w:r>
      <w:r w:rsidR="00283FFF">
        <w:rPr>
          <w:rFonts w:hint="cs"/>
          <w:color w:val="000000" w:themeColor="text1"/>
          <w:rtl/>
        </w:rPr>
        <w:t xml:space="preserve">الاستثمار في </w:t>
      </w:r>
      <w:r w:rsidR="001E3935" w:rsidRPr="00DE6131">
        <w:rPr>
          <w:rFonts w:hint="cs"/>
          <w:color w:val="000000" w:themeColor="text1"/>
          <w:rtl/>
        </w:rPr>
        <w:t>المشاريع العامة بحجة التضييق من السلطات العامة المانحة وهي بصدد ممارسة هذه السلطة.</w:t>
      </w:r>
    </w:p>
    <w:p w14:paraId="5EC05DC1" w14:textId="325B16A4" w:rsidR="004A0106" w:rsidRPr="00DE6131" w:rsidRDefault="00DE6D41" w:rsidP="002C2082">
      <w:pPr>
        <w:rPr>
          <w:color w:val="000000" w:themeColor="text1"/>
          <w:rtl/>
        </w:rPr>
      </w:pPr>
      <w:r w:rsidRPr="00DE6131">
        <w:rPr>
          <w:rFonts w:hint="cs"/>
          <w:color w:val="000000" w:themeColor="text1"/>
          <w:rtl/>
        </w:rPr>
        <w:t>فانتهاج السلطة المفوضة لأسلوب التفو</w:t>
      </w:r>
      <w:r w:rsidR="00283FFF">
        <w:rPr>
          <w:rFonts w:hint="cs"/>
          <w:color w:val="000000" w:themeColor="text1"/>
          <w:rtl/>
        </w:rPr>
        <w:t>يض للمرافق العامة لأي سبب من الأ</w:t>
      </w:r>
      <w:r w:rsidRPr="00DE6131">
        <w:rPr>
          <w:rFonts w:hint="cs"/>
          <w:color w:val="000000" w:themeColor="text1"/>
          <w:rtl/>
        </w:rPr>
        <w:t>سبات تكون في الغالب نتي</w:t>
      </w:r>
      <w:r w:rsidR="00283FFF">
        <w:rPr>
          <w:rFonts w:hint="cs"/>
          <w:color w:val="000000" w:themeColor="text1"/>
          <w:rtl/>
        </w:rPr>
        <w:t>جة عجز الأساليب الكلاسيكية عن تأ</w:t>
      </w:r>
      <w:r w:rsidRPr="00DE6131">
        <w:rPr>
          <w:rFonts w:hint="cs"/>
          <w:color w:val="000000" w:themeColor="text1"/>
          <w:rtl/>
        </w:rPr>
        <w:t>مين سير المرفق العام بالشكل المطلوب الذي يضمن جودة الخدمة العمومية من جهة</w:t>
      </w:r>
      <w:r w:rsidR="00283FFF">
        <w:rPr>
          <w:rFonts w:hint="cs"/>
          <w:color w:val="000000" w:themeColor="text1"/>
          <w:rtl/>
        </w:rPr>
        <w:t>، وتأ</w:t>
      </w:r>
      <w:r w:rsidRPr="00DE6131">
        <w:rPr>
          <w:rFonts w:hint="cs"/>
          <w:color w:val="000000" w:themeColor="text1"/>
          <w:rtl/>
        </w:rPr>
        <w:t xml:space="preserve">مين مصادر تمويل سير المرفق بانتظام </w:t>
      </w:r>
      <w:r w:rsidR="00D76FD7" w:rsidRPr="00DE6131">
        <w:rPr>
          <w:rFonts w:hint="cs"/>
          <w:color w:val="000000" w:themeColor="text1"/>
          <w:rtl/>
        </w:rPr>
        <w:t>واضطراد</w:t>
      </w:r>
      <w:r w:rsidR="002C2082">
        <w:rPr>
          <w:rFonts w:hint="cs"/>
          <w:color w:val="000000" w:themeColor="text1"/>
          <w:rtl/>
        </w:rPr>
        <w:t xml:space="preserve"> </w:t>
      </w:r>
      <w:r w:rsidR="00D76FD7" w:rsidRPr="00DE6131">
        <w:rPr>
          <w:rFonts w:hint="cs"/>
          <w:color w:val="000000" w:themeColor="text1"/>
          <w:rtl/>
        </w:rPr>
        <w:t>كما</w:t>
      </w:r>
      <w:r w:rsidR="002C2082">
        <w:rPr>
          <w:rFonts w:hint="cs"/>
          <w:color w:val="000000" w:themeColor="text1"/>
          <w:rtl/>
        </w:rPr>
        <w:t xml:space="preserve"> أن اللجوء لأشخاص القانون العام أ</w:t>
      </w:r>
      <w:r w:rsidRPr="00DE6131">
        <w:rPr>
          <w:rFonts w:hint="cs"/>
          <w:color w:val="000000" w:themeColor="text1"/>
          <w:rtl/>
        </w:rPr>
        <w:t>و الخاص يكون بدافع ال</w:t>
      </w:r>
      <w:r w:rsidR="002C2082">
        <w:rPr>
          <w:rFonts w:hint="cs"/>
          <w:color w:val="000000" w:themeColor="text1"/>
          <w:rtl/>
        </w:rPr>
        <w:t>إ</w:t>
      </w:r>
      <w:r w:rsidRPr="00DE6131">
        <w:rPr>
          <w:rFonts w:hint="cs"/>
          <w:color w:val="000000" w:themeColor="text1"/>
          <w:rtl/>
        </w:rPr>
        <w:t xml:space="preserve">ستفادة من الإمكانيات والخبرات التي تتمتع بها هذه الأشخاص والتي تتعلق بالأساليب الحديثة في طرق تسيير المرافق العامة مما يجعل التدخل في طرق تسيير المرفق المفوض يفرغ تقنية التفويض من مضمونها ويعطل الأهداف المرجوة من اعتماد هذا الأسلوب.   </w:t>
      </w:r>
    </w:p>
    <w:p w14:paraId="7F5C9BD7" w14:textId="4E082B60" w:rsidR="008B6303" w:rsidRPr="00DE6131" w:rsidRDefault="002C2082" w:rsidP="00CF5BF1">
      <w:pPr>
        <w:rPr>
          <w:color w:val="000000" w:themeColor="text1"/>
          <w:rtl/>
        </w:rPr>
      </w:pPr>
      <w:r>
        <w:rPr>
          <w:rFonts w:hint="cs"/>
          <w:color w:val="000000" w:themeColor="text1"/>
          <w:rtl/>
        </w:rPr>
        <w:t>لهذه الأسباب السالفة الذكر فإن الجهة المانحة لابد أ</w:t>
      </w:r>
      <w:r w:rsidR="008867F2" w:rsidRPr="00DE6131">
        <w:rPr>
          <w:rFonts w:hint="cs"/>
          <w:color w:val="000000" w:themeColor="text1"/>
          <w:rtl/>
        </w:rPr>
        <w:t>ن يقتصر نشاطها الرقابي على</w:t>
      </w:r>
      <w:r w:rsidR="008B6303" w:rsidRPr="00DE6131">
        <w:rPr>
          <w:rFonts w:hint="cs"/>
          <w:color w:val="000000" w:themeColor="text1"/>
          <w:rtl/>
        </w:rPr>
        <w:t xml:space="preserve"> سلطة الرقابة وال</w:t>
      </w:r>
      <w:r>
        <w:rPr>
          <w:rFonts w:hint="cs"/>
          <w:color w:val="000000" w:themeColor="text1"/>
          <w:rtl/>
        </w:rPr>
        <w:t>إ</w:t>
      </w:r>
      <w:r w:rsidR="008B6303" w:rsidRPr="00DE6131">
        <w:rPr>
          <w:rFonts w:hint="cs"/>
          <w:color w:val="000000" w:themeColor="text1"/>
          <w:rtl/>
        </w:rPr>
        <w:t xml:space="preserve">شراف في العقود الإدارية </w:t>
      </w:r>
      <w:r w:rsidR="008867F2" w:rsidRPr="00DE6131">
        <w:rPr>
          <w:rFonts w:hint="cs"/>
          <w:color w:val="000000" w:themeColor="text1"/>
          <w:rtl/>
        </w:rPr>
        <w:t>بصفة عامة</w:t>
      </w:r>
      <w:r>
        <w:rPr>
          <w:rFonts w:hint="cs"/>
          <w:color w:val="000000" w:themeColor="text1"/>
          <w:rtl/>
        </w:rPr>
        <w:t>،</w:t>
      </w:r>
      <w:r w:rsidR="008867F2" w:rsidRPr="00DE6131">
        <w:rPr>
          <w:rFonts w:hint="cs"/>
          <w:color w:val="000000" w:themeColor="text1"/>
          <w:rtl/>
        </w:rPr>
        <w:t xml:space="preserve"> ويكون الهدف الأساسي من هذه الرقابة هو</w:t>
      </w:r>
      <w:r w:rsidR="008B6303" w:rsidRPr="00DE6131">
        <w:rPr>
          <w:rFonts w:hint="cs"/>
          <w:color w:val="000000" w:themeColor="text1"/>
          <w:rtl/>
        </w:rPr>
        <w:t xml:space="preserve"> ال</w:t>
      </w:r>
      <w:r>
        <w:rPr>
          <w:rFonts w:hint="cs"/>
          <w:color w:val="000000" w:themeColor="text1"/>
          <w:rtl/>
        </w:rPr>
        <w:t>إ</w:t>
      </w:r>
      <w:r w:rsidR="008B6303" w:rsidRPr="00DE6131">
        <w:rPr>
          <w:rFonts w:hint="cs"/>
          <w:color w:val="000000" w:themeColor="text1"/>
          <w:rtl/>
        </w:rPr>
        <w:t xml:space="preserve">شراف </w:t>
      </w:r>
      <w:r w:rsidR="00D76FD7" w:rsidRPr="00DE6131">
        <w:rPr>
          <w:rFonts w:hint="cs"/>
          <w:color w:val="000000" w:themeColor="text1"/>
          <w:rtl/>
        </w:rPr>
        <w:t>والتأكد</w:t>
      </w:r>
      <w:r w:rsidR="008B6303" w:rsidRPr="00DE6131">
        <w:rPr>
          <w:rFonts w:hint="cs"/>
          <w:color w:val="000000" w:themeColor="text1"/>
          <w:rtl/>
        </w:rPr>
        <w:t xml:space="preserve"> من سير </w:t>
      </w:r>
      <w:r w:rsidR="008867F2" w:rsidRPr="00DE6131">
        <w:rPr>
          <w:rFonts w:hint="cs"/>
          <w:color w:val="000000" w:themeColor="text1"/>
          <w:rtl/>
        </w:rPr>
        <w:t>المشروع</w:t>
      </w:r>
      <w:r w:rsidR="008B6303" w:rsidRPr="00DE6131">
        <w:rPr>
          <w:rFonts w:hint="cs"/>
          <w:color w:val="000000" w:themeColor="text1"/>
          <w:rtl/>
        </w:rPr>
        <w:t xml:space="preserve"> على الوجه المطلوب </w:t>
      </w:r>
      <w:r w:rsidR="008867F2" w:rsidRPr="00DE6131">
        <w:rPr>
          <w:rFonts w:hint="cs"/>
          <w:color w:val="000000" w:themeColor="text1"/>
          <w:rtl/>
        </w:rPr>
        <w:t xml:space="preserve">في سبيل </w:t>
      </w:r>
      <w:r w:rsidR="008B6303" w:rsidRPr="00DE6131">
        <w:rPr>
          <w:rFonts w:hint="cs"/>
          <w:color w:val="000000" w:themeColor="text1"/>
          <w:rtl/>
        </w:rPr>
        <w:t>ضمان استغ</w:t>
      </w:r>
      <w:r w:rsidR="00CF5BF1">
        <w:rPr>
          <w:rFonts w:hint="cs"/>
          <w:color w:val="000000" w:themeColor="text1"/>
          <w:rtl/>
        </w:rPr>
        <w:t>لال المرفق بانتظام واضطراد دون أ</w:t>
      </w:r>
      <w:r w:rsidR="008B6303" w:rsidRPr="00DE6131">
        <w:rPr>
          <w:rFonts w:hint="cs"/>
          <w:color w:val="000000" w:themeColor="text1"/>
          <w:rtl/>
        </w:rPr>
        <w:t xml:space="preserve">ن </w:t>
      </w:r>
      <w:r w:rsidR="008867F2" w:rsidRPr="00DE6131">
        <w:rPr>
          <w:rFonts w:hint="cs"/>
          <w:color w:val="000000" w:themeColor="text1"/>
          <w:rtl/>
        </w:rPr>
        <w:t xml:space="preserve">تنطوي هذه الرقابة على أي </w:t>
      </w:r>
      <w:r w:rsidR="008B6303" w:rsidRPr="00DE6131">
        <w:rPr>
          <w:rFonts w:hint="cs"/>
          <w:color w:val="000000" w:themeColor="text1"/>
          <w:rtl/>
        </w:rPr>
        <w:t xml:space="preserve"> </w:t>
      </w:r>
      <w:r w:rsidR="00AE08C9" w:rsidRPr="00DE6131">
        <w:rPr>
          <w:rFonts w:hint="cs"/>
          <w:color w:val="000000" w:themeColor="text1"/>
          <w:rtl/>
        </w:rPr>
        <w:t>تدخلا في</w:t>
      </w:r>
      <w:r w:rsidR="008B6303" w:rsidRPr="00DE6131">
        <w:rPr>
          <w:rFonts w:hint="cs"/>
          <w:color w:val="000000" w:themeColor="text1"/>
          <w:rtl/>
        </w:rPr>
        <w:t xml:space="preserve"> ال</w:t>
      </w:r>
      <w:r w:rsidR="00CF5BF1">
        <w:rPr>
          <w:rFonts w:hint="cs"/>
          <w:color w:val="000000" w:themeColor="text1"/>
          <w:rtl/>
        </w:rPr>
        <w:t>أ</w:t>
      </w:r>
      <w:r w:rsidR="008B6303" w:rsidRPr="00DE6131">
        <w:rPr>
          <w:rFonts w:hint="cs"/>
          <w:color w:val="000000" w:themeColor="text1"/>
          <w:rtl/>
        </w:rPr>
        <w:t>عمال الداخلية</w:t>
      </w:r>
      <w:r w:rsidR="008867F2" w:rsidRPr="00DE6131">
        <w:rPr>
          <w:rFonts w:hint="cs"/>
          <w:color w:val="000000" w:themeColor="text1"/>
          <w:rtl/>
        </w:rPr>
        <w:t xml:space="preserve"> المتعلقة بطريقة وكيفية </w:t>
      </w:r>
      <w:r w:rsidR="00CF5BF1">
        <w:rPr>
          <w:rFonts w:hint="cs"/>
          <w:color w:val="000000" w:themeColor="text1"/>
          <w:rtl/>
        </w:rPr>
        <w:t>س</w:t>
      </w:r>
      <w:r w:rsidR="008867F2" w:rsidRPr="00DE6131">
        <w:rPr>
          <w:rFonts w:hint="cs"/>
          <w:color w:val="000000" w:themeColor="text1"/>
          <w:rtl/>
        </w:rPr>
        <w:t>ير المرفق العام</w:t>
      </w:r>
      <w:r w:rsidR="00CF5BF1">
        <w:rPr>
          <w:rFonts w:hint="cs"/>
          <w:color w:val="000000" w:themeColor="text1"/>
          <w:rtl/>
        </w:rPr>
        <w:t>،</w:t>
      </w:r>
      <w:r w:rsidR="008B6303" w:rsidRPr="00DE6131">
        <w:rPr>
          <w:rFonts w:hint="cs"/>
          <w:color w:val="000000" w:themeColor="text1"/>
          <w:rtl/>
        </w:rPr>
        <w:t xml:space="preserve"> </w:t>
      </w:r>
      <w:r w:rsidR="008867F2" w:rsidRPr="00DE6131">
        <w:rPr>
          <w:rFonts w:hint="cs"/>
          <w:color w:val="000000" w:themeColor="text1"/>
          <w:rtl/>
        </w:rPr>
        <w:t>حتى</w:t>
      </w:r>
      <w:r w:rsidR="008B6303" w:rsidRPr="00DE6131">
        <w:rPr>
          <w:rFonts w:hint="cs"/>
          <w:color w:val="000000" w:themeColor="text1"/>
          <w:rtl/>
        </w:rPr>
        <w:t xml:space="preserve"> </w:t>
      </w:r>
      <w:r w:rsidR="008867F2" w:rsidRPr="00DE6131">
        <w:rPr>
          <w:rFonts w:hint="cs"/>
          <w:color w:val="000000" w:themeColor="text1"/>
          <w:rtl/>
        </w:rPr>
        <w:t>لا ينقلب</w:t>
      </w:r>
      <w:r w:rsidR="008B6303" w:rsidRPr="00DE6131">
        <w:rPr>
          <w:rFonts w:hint="cs"/>
          <w:color w:val="000000" w:themeColor="text1"/>
          <w:rtl/>
        </w:rPr>
        <w:t xml:space="preserve"> </w:t>
      </w:r>
      <w:r w:rsidR="008867F2" w:rsidRPr="00DE6131">
        <w:rPr>
          <w:rFonts w:hint="cs"/>
          <w:color w:val="000000" w:themeColor="text1"/>
          <w:rtl/>
        </w:rPr>
        <w:t>الأسلوب غير المباشر</w:t>
      </w:r>
      <w:r w:rsidR="00B37370">
        <w:rPr>
          <w:rFonts w:hint="cs"/>
          <w:color w:val="000000" w:themeColor="text1"/>
          <w:rtl/>
        </w:rPr>
        <w:t xml:space="preserve"> </w:t>
      </w:r>
      <w:r w:rsidR="008867F2" w:rsidRPr="00DE6131">
        <w:rPr>
          <w:rFonts w:hint="cs"/>
          <w:color w:val="000000" w:themeColor="text1"/>
          <w:rtl/>
        </w:rPr>
        <w:t xml:space="preserve">المنتهج في </w:t>
      </w:r>
      <w:r w:rsidR="008B6303" w:rsidRPr="00DE6131">
        <w:rPr>
          <w:rFonts w:hint="cs"/>
          <w:color w:val="000000" w:themeColor="text1"/>
          <w:rtl/>
        </w:rPr>
        <w:t xml:space="preserve"> إدارة </w:t>
      </w:r>
      <w:r w:rsidR="008867F2" w:rsidRPr="00DE6131">
        <w:rPr>
          <w:rFonts w:hint="cs"/>
          <w:color w:val="000000" w:themeColor="text1"/>
          <w:rtl/>
        </w:rPr>
        <w:t xml:space="preserve"> المرفق العام </w:t>
      </w:r>
      <w:r w:rsidR="008B6303" w:rsidRPr="00DE6131">
        <w:rPr>
          <w:rFonts w:hint="cs"/>
          <w:color w:val="000000" w:themeColor="text1"/>
          <w:rtl/>
        </w:rPr>
        <w:t xml:space="preserve">الى أسلوب </w:t>
      </w:r>
      <w:r w:rsidR="00AC0527" w:rsidRPr="00DE6131">
        <w:rPr>
          <w:rFonts w:hint="cs"/>
          <w:color w:val="000000" w:themeColor="text1"/>
          <w:rtl/>
        </w:rPr>
        <w:t>التسيير</w:t>
      </w:r>
      <w:r w:rsidR="00CF5BF1">
        <w:rPr>
          <w:rFonts w:hint="cs"/>
          <w:color w:val="000000" w:themeColor="text1"/>
          <w:rtl/>
        </w:rPr>
        <w:t xml:space="preserve"> المباشرة ومن ثم فلابد أ</w:t>
      </w:r>
      <w:r w:rsidR="008B6303" w:rsidRPr="00DE6131">
        <w:rPr>
          <w:rFonts w:hint="cs"/>
          <w:color w:val="000000" w:themeColor="text1"/>
          <w:rtl/>
        </w:rPr>
        <w:t>ن تكون عملية ال</w:t>
      </w:r>
      <w:r w:rsidR="00CF5BF1">
        <w:rPr>
          <w:rFonts w:hint="cs"/>
          <w:color w:val="000000" w:themeColor="text1"/>
          <w:rtl/>
        </w:rPr>
        <w:t>إ</w:t>
      </w:r>
      <w:r w:rsidR="008B6303" w:rsidRPr="00DE6131">
        <w:rPr>
          <w:rFonts w:hint="cs"/>
          <w:color w:val="000000" w:themeColor="text1"/>
          <w:rtl/>
        </w:rPr>
        <w:t xml:space="preserve">شراف غير مباشرة تتماشى مع أسلوب التسيير المتفق عليه بين المتعاقد وبين </w:t>
      </w:r>
      <w:r w:rsidR="00A77D6C" w:rsidRPr="00DE6131">
        <w:rPr>
          <w:rFonts w:hint="cs"/>
          <w:color w:val="000000" w:themeColor="text1"/>
          <w:rtl/>
        </w:rPr>
        <w:t>الجهة الادارية</w:t>
      </w:r>
      <w:r w:rsidR="008B6303" w:rsidRPr="00DE6131">
        <w:rPr>
          <w:rFonts w:hint="cs"/>
          <w:color w:val="000000" w:themeColor="text1"/>
          <w:rtl/>
        </w:rPr>
        <w:t xml:space="preserve"> </w:t>
      </w:r>
      <w:r w:rsidR="007D168C" w:rsidRPr="00DE6131">
        <w:rPr>
          <w:rStyle w:val="Appelnotedebasdep"/>
          <w:color w:val="000000" w:themeColor="text1"/>
          <w:rtl/>
        </w:rPr>
        <w:footnoteReference w:id="475"/>
      </w:r>
      <w:r w:rsidR="00AC0527" w:rsidRPr="00DE6131">
        <w:rPr>
          <w:rFonts w:hint="cs"/>
          <w:color w:val="000000" w:themeColor="text1"/>
          <w:rtl/>
        </w:rPr>
        <w:t>.</w:t>
      </w:r>
    </w:p>
    <w:p w14:paraId="05FE9F4B" w14:textId="086FD92E" w:rsidR="003C611B" w:rsidRPr="00DE6131" w:rsidRDefault="00CF5BF1" w:rsidP="002B02B1">
      <w:pPr>
        <w:rPr>
          <w:color w:val="000000" w:themeColor="text1"/>
          <w:rtl/>
        </w:rPr>
      </w:pPr>
      <w:r>
        <w:rPr>
          <w:rFonts w:hint="cs"/>
          <w:color w:val="000000" w:themeColor="text1"/>
          <w:rtl/>
        </w:rPr>
        <w:t>فإ</w:t>
      </w:r>
      <w:r w:rsidR="00BA0F88" w:rsidRPr="00DE6131">
        <w:rPr>
          <w:rFonts w:hint="cs"/>
          <w:color w:val="000000" w:themeColor="text1"/>
          <w:rtl/>
        </w:rPr>
        <w:t>ذا</w:t>
      </w:r>
      <w:r w:rsidR="00A77D6C" w:rsidRPr="00DE6131">
        <w:rPr>
          <w:rFonts w:hint="cs"/>
          <w:color w:val="000000" w:themeColor="text1"/>
          <w:rtl/>
        </w:rPr>
        <w:t xml:space="preserve"> </w:t>
      </w:r>
      <w:r w:rsidR="00BA0F88" w:rsidRPr="00DE6131">
        <w:rPr>
          <w:rFonts w:hint="cs"/>
          <w:color w:val="000000" w:themeColor="text1"/>
          <w:rtl/>
        </w:rPr>
        <w:t>كانت</w:t>
      </w:r>
      <w:r w:rsidR="00A77D6C" w:rsidRPr="00DE6131">
        <w:rPr>
          <w:rFonts w:hint="cs"/>
          <w:color w:val="000000" w:themeColor="text1"/>
          <w:rtl/>
        </w:rPr>
        <w:t xml:space="preserve"> الأشخاص ال</w:t>
      </w:r>
      <w:r>
        <w:rPr>
          <w:rFonts w:hint="cs"/>
          <w:color w:val="000000" w:themeColor="text1"/>
          <w:rtl/>
        </w:rPr>
        <w:t>إ</w:t>
      </w:r>
      <w:r w:rsidR="00A77D6C" w:rsidRPr="00DE6131">
        <w:rPr>
          <w:rFonts w:hint="cs"/>
          <w:color w:val="000000" w:themeColor="text1"/>
          <w:rtl/>
        </w:rPr>
        <w:t xml:space="preserve">عتبارية العامة </w:t>
      </w:r>
      <w:r w:rsidR="00BA0F88" w:rsidRPr="00DE6131">
        <w:rPr>
          <w:rFonts w:hint="cs"/>
          <w:color w:val="000000" w:themeColor="text1"/>
          <w:rtl/>
        </w:rPr>
        <w:t xml:space="preserve"> قد تبنت </w:t>
      </w:r>
      <w:r w:rsidR="00A77D6C" w:rsidRPr="00DE6131">
        <w:rPr>
          <w:rFonts w:hint="cs"/>
          <w:color w:val="000000" w:themeColor="text1"/>
          <w:rtl/>
        </w:rPr>
        <w:t>أسلوب تفويض المرافق العامة كحل بديل عن التسيير المباشر للمرافق العامة</w:t>
      </w:r>
      <w:r>
        <w:rPr>
          <w:rFonts w:hint="cs"/>
          <w:color w:val="000000" w:themeColor="text1"/>
          <w:rtl/>
        </w:rPr>
        <w:t>،</w:t>
      </w:r>
      <w:r w:rsidR="00A77D6C" w:rsidRPr="00DE6131">
        <w:rPr>
          <w:rFonts w:hint="cs"/>
          <w:color w:val="000000" w:themeColor="text1"/>
          <w:rtl/>
        </w:rPr>
        <w:t xml:space="preserve"> </w:t>
      </w:r>
      <w:r w:rsidR="00BA0F88" w:rsidRPr="00DE6131">
        <w:rPr>
          <w:rFonts w:hint="cs"/>
          <w:color w:val="000000" w:themeColor="text1"/>
          <w:rtl/>
        </w:rPr>
        <w:t>وتمحورت</w:t>
      </w:r>
      <w:r w:rsidR="00A77D6C" w:rsidRPr="00DE6131">
        <w:rPr>
          <w:rFonts w:hint="cs"/>
          <w:color w:val="000000" w:themeColor="text1"/>
          <w:rtl/>
        </w:rPr>
        <w:t xml:space="preserve"> </w:t>
      </w:r>
      <w:r w:rsidR="003C611B" w:rsidRPr="00DE6131">
        <w:rPr>
          <w:rFonts w:hint="cs"/>
          <w:color w:val="000000" w:themeColor="text1"/>
          <w:rtl/>
        </w:rPr>
        <w:t>أ</w:t>
      </w:r>
      <w:r w:rsidR="00A77D6C" w:rsidRPr="00DE6131">
        <w:rPr>
          <w:rFonts w:hint="cs"/>
          <w:color w:val="000000" w:themeColor="text1"/>
          <w:rtl/>
        </w:rPr>
        <w:t xml:space="preserve">غلب المبررات لدى </w:t>
      </w:r>
      <w:r w:rsidR="003C611B" w:rsidRPr="00DE6131">
        <w:rPr>
          <w:rFonts w:hint="cs"/>
          <w:color w:val="000000" w:themeColor="text1"/>
          <w:rtl/>
        </w:rPr>
        <w:t>أ</w:t>
      </w:r>
      <w:r w:rsidR="00A77D6C" w:rsidRPr="00DE6131">
        <w:rPr>
          <w:rFonts w:hint="cs"/>
          <w:color w:val="000000" w:themeColor="text1"/>
          <w:rtl/>
        </w:rPr>
        <w:t xml:space="preserve">شخاص القانون العام </w:t>
      </w:r>
      <w:r w:rsidR="00BA0F88" w:rsidRPr="00DE6131">
        <w:rPr>
          <w:rFonts w:hint="cs"/>
          <w:color w:val="000000" w:themeColor="text1"/>
          <w:rtl/>
        </w:rPr>
        <w:t>في</w:t>
      </w:r>
      <w:r w:rsidR="00A77D6C" w:rsidRPr="00DE6131">
        <w:rPr>
          <w:rFonts w:hint="cs"/>
          <w:color w:val="000000" w:themeColor="text1"/>
          <w:rtl/>
        </w:rPr>
        <w:t xml:space="preserve"> </w:t>
      </w:r>
      <w:r w:rsidR="003C611B" w:rsidRPr="00DE6131">
        <w:rPr>
          <w:rFonts w:hint="cs"/>
          <w:color w:val="000000" w:themeColor="text1"/>
          <w:rtl/>
        </w:rPr>
        <w:t>ت</w:t>
      </w:r>
      <w:r>
        <w:rPr>
          <w:rFonts w:hint="cs"/>
          <w:color w:val="000000" w:themeColor="text1"/>
          <w:rtl/>
        </w:rPr>
        <w:t>لافي عيوب التسيير</w:t>
      </w:r>
      <w:r w:rsidR="00A77D6C" w:rsidRPr="00DE6131">
        <w:rPr>
          <w:rFonts w:hint="cs"/>
          <w:color w:val="000000" w:themeColor="text1"/>
          <w:rtl/>
        </w:rPr>
        <w:t xml:space="preserve">العام </w:t>
      </w:r>
      <w:r w:rsidR="003C611B" w:rsidRPr="00DE6131">
        <w:rPr>
          <w:rFonts w:hint="cs"/>
          <w:color w:val="000000" w:themeColor="text1"/>
          <w:rtl/>
        </w:rPr>
        <w:t>و</w:t>
      </w:r>
      <w:r w:rsidR="00A77D6C" w:rsidRPr="00DE6131">
        <w:rPr>
          <w:rFonts w:hint="cs"/>
          <w:color w:val="000000" w:themeColor="text1"/>
          <w:rtl/>
        </w:rPr>
        <w:t>ت</w:t>
      </w:r>
      <w:r w:rsidR="00072E66" w:rsidRPr="00DE6131">
        <w:rPr>
          <w:rFonts w:hint="cs"/>
          <w:color w:val="000000" w:themeColor="text1"/>
          <w:rtl/>
        </w:rPr>
        <w:t xml:space="preserve">حلل </w:t>
      </w:r>
      <w:r w:rsidR="003C611B" w:rsidRPr="00DE6131">
        <w:rPr>
          <w:rFonts w:hint="cs"/>
          <w:color w:val="000000" w:themeColor="text1"/>
          <w:rtl/>
        </w:rPr>
        <w:t xml:space="preserve">السلطات العمومية المانحة </w:t>
      </w:r>
      <w:r w:rsidR="003C611B" w:rsidRPr="002B02B1">
        <w:rPr>
          <w:rFonts w:hint="cs"/>
          <w:color w:val="000000" w:themeColor="text1"/>
          <w:rtl/>
        </w:rPr>
        <w:t>المسؤولة</w:t>
      </w:r>
      <w:r w:rsidR="003C611B" w:rsidRPr="00DE6131">
        <w:rPr>
          <w:rFonts w:hint="cs"/>
          <w:color w:val="000000" w:themeColor="text1"/>
          <w:rtl/>
        </w:rPr>
        <w:t xml:space="preserve"> عن المرفق العام </w:t>
      </w:r>
      <w:r w:rsidR="002B02B1">
        <w:rPr>
          <w:rFonts w:hint="cs"/>
          <w:color w:val="000000" w:themeColor="text1"/>
          <w:rtl/>
        </w:rPr>
        <w:t>من القواعد الصارمة التي تفرضها أ</w:t>
      </w:r>
      <w:r w:rsidR="00072E66" w:rsidRPr="00DE6131">
        <w:rPr>
          <w:rFonts w:hint="cs"/>
          <w:color w:val="000000" w:themeColor="text1"/>
          <w:rtl/>
        </w:rPr>
        <w:t>حكام القانون العام</w:t>
      </w:r>
      <w:r w:rsidR="003C611B" w:rsidRPr="00DE6131">
        <w:rPr>
          <w:rFonts w:hint="cs"/>
          <w:color w:val="000000" w:themeColor="text1"/>
          <w:rtl/>
        </w:rPr>
        <w:t xml:space="preserve"> في </w:t>
      </w:r>
      <w:r w:rsidR="00D76FD7" w:rsidRPr="00DE6131">
        <w:rPr>
          <w:rFonts w:hint="cs"/>
          <w:color w:val="000000" w:themeColor="text1"/>
          <w:rtl/>
        </w:rPr>
        <w:t>ما يتعل</w:t>
      </w:r>
      <w:r w:rsidR="00D76FD7" w:rsidRPr="00DE6131">
        <w:rPr>
          <w:color w:val="000000" w:themeColor="text1"/>
          <w:rtl/>
        </w:rPr>
        <w:t>ق</w:t>
      </w:r>
      <w:r w:rsidR="003C611B" w:rsidRPr="00DE6131">
        <w:rPr>
          <w:rFonts w:hint="cs"/>
          <w:color w:val="000000" w:themeColor="text1"/>
          <w:rtl/>
        </w:rPr>
        <w:t xml:space="preserve"> بقواعد الرقابة</w:t>
      </w:r>
      <w:r w:rsidR="002B02B1">
        <w:rPr>
          <w:rFonts w:hint="cs"/>
          <w:color w:val="000000" w:themeColor="text1"/>
          <w:rtl/>
        </w:rPr>
        <w:t>،</w:t>
      </w:r>
      <w:r w:rsidR="003C611B" w:rsidRPr="00DE6131">
        <w:rPr>
          <w:rFonts w:hint="cs"/>
          <w:color w:val="000000" w:themeColor="text1"/>
          <w:rtl/>
        </w:rPr>
        <w:t xml:space="preserve"> والتي تحد من حرية الش</w:t>
      </w:r>
      <w:r w:rsidR="002B02B1">
        <w:rPr>
          <w:rFonts w:hint="cs"/>
          <w:color w:val="000000" w:themeColor="text1"/>
          <w:rtl/>
        </w:rPr>
        <w:t>خص العام في أخذ زمام المبادرة وإ</w:t>
      </w:r>
      <w:r w:rsidR="003C611B" w:rsidRPr="00DE6131">
        <w:rPr>
          <w:rFonts w:hint="cs"/>
          <w:color w:val="000000" w:themeColor="text1"/>
          <w:rtl/>
        </w:rPr>
        <w:t xml:space="preserve">نعدام المرونة اللازمة من ناحية حركة رؤوس الأموال </w:t>
      </w:r>
      <w:r w:rsidR="002B02B1">
        <w:rPr>
          <w:rFonts w:hint="cs"/>
          <w:color w:val="000000" w:themeColor="text1"/>
          <w:rtl/>
        </w:rPr>
        <w:t>وضغط الإ</w:t>
      </w:r>
      <w:r w:rsidR="00BA0F88" w:rsidRPr="00DE6131">
        <w:rPr>
          <w:rFonts w:hint="cs"/>
          <w:color w:val="000000" w:themeColor="text1"/>
          <w:rtl/>
        </w:rPr>
        <w:t xml:space="preserve">لتزام بالقواعد الجامدة التي تفرضها قواعد المحاسبة العمومية على </w:t>
      </w:r>
      <w:r w:rsidR="00D76FD7" w:rsidRPr="00DE6131">
        <w:rPr>
          <w:rFonts w:hint="cs"/>
          <w:color w:val="000000" w:themeColor="text1"/>
          <w:rtl/>
        </w:rPr>
        <w:t>المسيرين</w:t>
      </w:r>
      <w:r w:rsidR="00BA0F88" w:rsidRPr="00DE6131">
        <w:rPr>
          <w:rFonts w:hint="cs"/>
          <w:color w:val="000000" w:themeColor="text1"/>
          <w:rtl/>
        </w:rPr>
        <w:t xml:space="preserve"> في القطاع العام وال</w:t>
      </w:r>
      <w:r w:rsidR="002B02B1">
        <w:rPr>
          <w:rFonts w:hint="cs"/>
          <w:color w:val="000000" w:themeColor="text1"/>
          <w:rtl/>
        </w:rPr>
        <w:t>آ</w:t>
      </w:r>
      <w:r w:rsidR="00BA0F88" w:rsidRPr="00DE6131">
        <w:rPr>
          <w:rFonts w:hint="cs"/>
          <w:color w:val="000000" w:themeColor="text1"/>
          <w:rtl/>
        </w:rPr>
        <w:t xml:space="preserve">مرين بالصرف بالإضافة الى الرغبة في تحرير سياسات إدارة واستغلال المرافق العامة </w:t>
      </w:r>
      <w:r w:rsidR="00D76FD7" w:rsidRPr="00DE6131">
        <w:rPr>
          <w:rFonts w:hint="cs"/>
          <w:color w:val="000000" w:themeColor="text1"/>
          <w:rtl/>
        </w:rPr>
        <w:t>بما يضم</w:t>
      </w:r>
      <w:r w:rsidR="00D76FD7" w:rsidRPr="00DE6131">
        <w:rPr>
          <w:color w:val="000000" w:themeColor="text1"/>
          <w:rtl/>
        </w:rPr>
        <w:t>ن</w:t>
      </w:r>
      <w:r w:rsidR="00BA0F88" w:rsidRPr="00DE6131">
        <w:rPr>
          <w:rFonts w:hint="cs"/>
          <w:color w:val="000000" w:themeColor="text1"/>
          <w:rtl/>
        </w:rPr>
        <w:t xml:space="preserve"> استمراريتها وخلق موارد مالية كفيلة بتمويله بشكل ذاتي بعيدا عن الموازنة العامة.</w:t>
      </w:r>
    </w:p>
    <w:p w14:paraId="41FDAB9D" w14:textId="187B30D3" w:rsidR="00BA0F88" w:rsidRPr="00DE6131" w:rsidRDefault="00BA0F88" w:rsidP="00F765B2">
      <w:pPr>
        <w:rPr>
          <w:color w:val="000000" w:themeColor="text1"/>
          <w:rtl/>
        </w:rPr>
      </w:pPr>
      <w:r w:rsidRPr="00DE6131">
        <w:rPr>
          <w:rFonts w:hint="cs"/>
          <w:color w:val="000000" w:themeColor="text1"/>
          <w:rtl/>
        </w:rPr>
        <w:lastRenderedPageBreak/>
        <w:t>فمن غير المعقول ولا المنطقي أن تعود السلطة العامة لتقييد المستثمرين الذين بذلت جهدا كبيرا في استقطابهم للاستثمار في المرافق العامة موضوع التفويض من خلال التدخل في طرق وكيفيات إدارة واستغلال هذه الم</w:t>
      </w:r>
      <w:r w:rsidR="00F765B2">
        <w:rPr>
          <w:rFonts w:hint="cs"/>
          <w:color w:val="000000" w:themeColor="text1"/>
          <w:rtl/>
        </w:rPr>
        <w:t>رافق المفوضة تحت ذرائع مختلفة وت</w:t>
      </w:r>
      <w:r w:rsidRPr="00DE6131">
        <w:rPr>
          <w:rFonts w:hint="cs"/>
          <w:color w:val="000000" w:themeColor="text1"/>
          <w:rtl/>
        </w:rPr>
        <w:t xml:space="preserve">حت غطاء السلطة العامة والامتيازات </w:t>
      </w:r>
      <w:r w:rsidR="007825E4" w:rsidRPr="00DE6131">
        <w:rPr>
          <w:rFonts w:hint="cs"/>
          <w:color w:val="000000" w:themeColor="text1"/>
          <w:rtl/>
        </w:rPr>
        <w:t xml:space="preserve">غير </w:t>
      </w:r>
      <w:r w:rsidR="00D76FD7" w:rsidRPr="00DE6131">
        <w:rPr>
          <w:rFonts w:hint="cs"/>
          <w:color w:val="000000" w:themeColor="text1"/>
          <w:rtl/>
        </w:rPr>
        <w:t>المألوفة</w:t>
      </w:r>
      <w:r w:rsidR="007825E4" w:rsidRPr="00DE6131">
        <w:rPr>
          <w:rFonts w:hint="cs"/>
          <w:color w:val="000000" w:themeColor="text1"/>
          <w:rtl/>
        </w:rPr>
        <w:t xml:space="preserve"> ل</w:t>
      </w:r>
      <w:r w:rsidR="00F765B2">
        <w:rPr>
          <w:rFonts w:hint="cs"/>
          <w:color w:val="000000" w:themeColor="text1"/>
          <w:rtl/>
        </w:rPr>
        <w:t>أ</w:t>
      </w:r>
      <w:r w:rsidR="007825E4" w:rsidRPr="00DE6131">
        <w:rPr>
          <w:rFonts w:hint="cs"/>
          <w:color w:val="000000" w:themeColor="text1"/>
          <w:rtl/>
        </w:rPr>
        <w:t>ن لجوء السلطات العامة المفوضة لتقنية التفويض يكون في الغالب للاستفادة من خبرات وكفاءات القطاع الخاص على وجه التحديد في التسيير وخلق الثروة فمن غير اللائق الالتفاف على كل هذه المساعي و الرجوع الى تقييد المستث</w:t>
      </w:r>
      <w:r w:rsidR="00F765B2">
        <w:rPr>
          <w:rFonts w:hint="cs"/>
          <w:color w:val="000000" w:themeColor="text1"/>
          <w:rtl/>
        </w:rPr>
        <w:t>مر في المشروعات العامة</w:t>
      </w:r>
      <w:r w:rsidR="007825E4" w:rsidRPr="00DE6131">
        <w:rPr>
          <w:rFonts w:hint="cs"/>
          <w:color w:val="000000" w:themeColor="text1"/>
          <w:rtl/>
        </w:rPr>
        <w:t xml:space="preserve"> وخنقه مجدد بدواعي مختلفة لثنيه مجدد عن أخذ المبادرة الفردية والمخاطرة </w:t>
      </w:r>
      <w:r w:rsidR="00D76FD7" w:rsidRPr="00DE6131">
        <w:rPr>
          <w:rFonts w:hint="cs"/>
          <w:color w:val="000000" w:themeColor="text1"/>
          <w:rtl/>
        </w:rPr>
        <w:t>بأمواله</w:t>
      </w:r>
      <w:r w:rsidR="007825E4" w:rsidRPr="00DE6131">
        <w:rPr>
          <w:rFonts w:hint="cs"/>
          <w:color w:val="000000" w:themeColor="text1"/>
          <w:rtl/>
        </w:rPr>
        <w:t xml:space="preserve"> وتحمل </w:t>
      </w:r>
      <w:r w:rsidR="00F765B2">
        <w:rPr>
          <w:rFonts w:hint="cs"/>
          <w:color w:val="000000" w:themeColor="text1"/>
          <w:rtl/>
        </w:rPr>
        <w:t>المخاطر التي تشكل عصب الحياة الإقتصادية ونقطة الإ</w:t>
      </w:r>
      <w:r w:rsidR="007825E4" w:rsidRPr="00DE6131">
        <w:rPr>
          <w:rFonts w:hint="cs"/>
          <w:color w:val="000000" w:themeColor="text1"/>
          <w:rtl/>
        </w:rPr>
        <w:t xml:space="preserve">رتكاز لضمان نجاح أي عملية استثمارية. </w:t>
      </w:r>
    </w:p>
    <w:p w14:paraId="3BBD7CEE" w14:textId="436B0B15" w:rsidR="0074112E" w:rsidRPr="00DE6131" w:rsidRDefault="007825E4" w:rsidP="000C1BCD">
      <w:pPr>
        <w:rPr>
          <w:color w:val="000000" w:themeColor="text1"/>
          <w:rtl/>
        </w:rPr>
      </w:pPr>
      <w:r w:rsidRPr="00DE6131">
        <w:rPr>
          <w:rFonts w:hint="cs"/>
          <w:color w:val="000000" w:themeColor="text1"/>
          <w:rtl/>
        </w:rPr>
        <w:t xml:space="preserve">كل هذه الاعتبارات </w:t>
      </w:r>
      <w:r w:rsidR="00D76FD7" w:rsidRPr="00DE6131">
        <w:rPr>
          <w:rFonts w:hint="cs"/>
          <w:color w:val="000000" w:themeColor="text1"/>
          <w:rtl/>
        </w:rPr>
        <w:t>لا تشك</w:t>
      </w:r>
      <w:r w:rsidR="00D76FD7" w:rsidRPr="00DE6131">
        <w:rPr>
          <w:color w:val="000000" w:themeColor="text1"/>
          <w:rtl/>
        </w:rPr>
        <w:t>ل</w:t>
      </w:r>
      <w:r w:rsidR="00F765B2">
        <w:rPr>
          <w:rFonts w:hint="cs"/>
          <w:color w:val="000000" w:themeColor="text1"/>
          <w:rtl/>
        </w:rPr>
        <w:t xml:space="preserve"> أ</w:t>
      </w:r>
      <w:r w:rsidRPr="00DE6131">
        <w:rPr>
          <w:rFonts w:hint="cs"/>
          <w:color w:val="000000" w:themeColor="text1"/>
          <w:rtl/>
        </w:rPr>
        <w:t xml:space="preserve">بدا مدعاة لتنصل السلطة المفوضة عن مسؤوليتها </w:t>
      </w:r>
      <w:r w:rsidR="00D76FD7" w:rsidRPr="00DE6131">
        <w:rPr>
          <w:rFonts w:hint="cs"/>
          <w:color w:val="000000" w:themeColor="text1"/>
          <w:rtl/>
        </w:rPr>
        <w:t>ال</w:t>
      </w:r>
      <w:r w:rsidR="00F765B2">
        <w:rPr>
          <w:rFonts w:hint="cs"/>
          <w:color w:val="000000" w:themeColor="text1"/>
          <w:rtl/>
        </w:rPr>
        <w:t>أ</w:t>
      </w:r>
      <w:r w:rsidR="00D76FD7" w:rsidRPr="00DE6131">
        <w:rPr>
          <w:rFonts w:hint="cs"/>
          <w:color w:val="000000" w:themeColor="text1"/>
          <w:rtl/>
        </w:rPr>
        <w:t>صلية</w:t>
      </w:r>
      <w:r w:rsidRPr="00DE6131">
        <w:rPr>
          <w:rFonts w:hint="cs"/>
          <w:color w:val="000000" w:themeColor="text1"/>
          <w:rtl/>
        </w:rPr>
        <w:t xml:space="preserve"> عن سير وانتظام المرافق العامة مهما كانت الأسلوب المعتمد في تسييرها</w:t>
      </w:r>
      <w:r w:rsidR="00F765B2">
        <w:rPr>
          <w:rFonts w:hint="cs"/>
          <w:color w:val="000000" w:themeColor="text1"/>
          <w:rtl/>
        </w:rPr>
        <w:t>،</w:t>
      </w:r>
      <w:r w:rsidRPr="00DE6131">
        <w:rPr>
          <w:rFonts w:hint="cs"/>
          <w:color w:val="000000" w:themeColor="text1"/>
          <w:rtl/>
        </w:rPr>
        <w:t xml:space="preserve"> ل</w:t>
      </w:r>
      <w:r w:rsidR="00F765B2">
        <w:rPr>
          <w:rFonts w:hint="cs"/>
          <w:color w:val="000000" w:themeColor="text1"/>
          <w:rtl/>
        </w:rPr>
        <w:t>أ</w:t>
      </w:r>
      <w:r w:rsidRPr="00DE6131">
        <w:rPr>
          <w:rFonts w:hint="cs"/>
          <w:color w:val="000000" w:themeColor="text1"/>
          <w:rtl/>
        </w:rPr>
        <w:t xml:space="preserve">ن ذلك من صميم اختصاصاتها التي </w:t>
      </w:r>
      <w:r w:rsidR="00D76FD7" w:rsidRPr="00DE6131">
        <w:rPr>
          <w:rFonts w:hint="cs"/>
          <w:color w:val="000000" w:themeColor="text1"/>
          <w:rtl/>
        </w:rPr>
        <w:t>لا ينبغ</w:t>
      </w:r>
      <w:r w:rsidR="00D76FD7" w:rsidRPr="00DE6131">
        <w:rPr>
          <w:color w:val="000000" w:themeColor="text1"/>
          <w:rtl/>
        </w:rPr>
        <w:t>ي</w:t>
      </w:r>
      <w:r w:rsidR="00F765B2">
        <w:rPr>
          <w:rFonts w:hint="cs"/>
          <w:color w:val="000000" w:themeColor="text1"/>
          <w:rtl/>
        </w:rPr>
        <w:t xml:space="preserve"> لها بأ</w:t>
      </w:r>
      <w:r w:rsidRPr="00DE6131">
        <w:rPr>
          <w:rFonts w:hint="cs"/>
          <w:color w:val="000000" w:themeColor="text1"/>
          <w:rtl/>
        </w:rPr>
        <w:t>ي حال من الأحوال ولا</w:t>
      </w:r>
      <w:r w:rsidR="00D76FD7" w:rsidRPr="00DE6131">
        <w:rPr>
          <w:rFonts w:hint="cs"/>
          <w:color w:val="000000" w:themeColor="text1"/>
          <w:rtl/>
        </w:rPr>
        <w:t xml:space="preserve"> </w:t>
      </w:r>
      <w:r w:rsidRPr="00DE6131">
        <w:rPr>
          <w:rFonts w:hint="cs"/>
          <w:color w:val="000000" w:themeColor="text1"/>
          <w:rtl/>
        </w:rPr>
        <w:t xml:space="preserve">تحت أي </w:t>
      </w:r>
      <w:r w:rsidR="00ED46D4" w:rsidRPr="00DE6131">
        <w:rPr>
          <w:rFonts w:hint="cs"/>
          <w:color w:val="000000" w:themeColor="text1"/>
          <w:rtl/>
        </w:rPr>
        <w:t>ظرف ال</w:t>
      </w:r>
      <w:r w:rsidR="00F765B2">
        <w:rPr>
          <w:rFonts w:hint="cs"/>
          <w:color w:val="000000" w:themeColor="text1"/>
          <w:rtl/>
        </w:rPr>
        <w:t>تخلي عنها، وفي الوقت ذاته لابد أ</w:t>
      </w:r>
      <w:r w:rsidR="00ED46D4" w:rsidRPr="00DE6131">
        <w:rPr>
          <w:rFonts w:hint="cs"/>
          <w:color w:val="000000" w:themeColor="text1"/>
          <w:rtl/>
        </w:rPr>
        <w:t>ن ت</w:t>
      </w:r>
      <w:r w:rsidR="00D6446E">
        <w:rPr>
          <w:rFonts w:hint="cs"/>
          <w:color w:val="000000" w:themeColor="text1"/>
          <w:rtl/>
        </w:rPr>
        <w:t>د</w:t>
      </w:r>
      <w:r w:rsidR="00ED46D4" w:rsidRPr="00DE6131">
        <w:rPr>
          <w:rFonts w:hint="cs"/>
          <w:color w:val="000000" w:themeColor="text1"/>
          <w:rtl/>
        </w:rPr>
        <w:t>رك السلطة العامة المانحة التي تدخل في صيغة من صيغ الشراكة مع أشخاص القانون الخاص لاسيما في إطار عقو</w:t>
      </w:r>
      <w:r w:rsidR="00D6446E">
        <w:rPr>
          <w:rFonts w:hint="cs"/>
          <w:color w:val="000000" w:themeColor="text1"/>
          <w:rtl/>
        </w:rPr>
        <w:t>د التفويض أن لهذه العملية ضريبة</w:t>
      </w:r>
      <w:r w:rsidR="00ED46D4" w:rsidRPr="00DE6131">
        <w:rPr>
          <w:rFonts w:hint="cs"/>
          <w:color w:val="000000" w:themeColor="text1"/>
          <w:rtl/>
        </w:rPr>
        <w:t>، تتلخص في الأساس في عدم التوسع في الصلا</w:t>
      </w:r>
      <w:r w:rsidR="00D6446E">
        <w:rPr>
          <w:rFonts w:hint="cs"/>
          <w:color w:val="000000" w:themeColor="text1"/>
          <w:rtl/>
        </w:rPr>
        <w:t>حيات التي تتمتع بها كسلطة عامة إ</w:t>
      </w:r>
      <w:r w:rsidR="00ED46D4" w:rsidRPr="00DE6131">
        <w:rPr>
          <w:rFonts w:hint="cs"/>
          <w:color w:val="000000" w:themeColor="text1"/>
          <w:rtl/>
        </w:rPr>
        <w:t xml:space="preserve">لا بالقدر اللازم والضروري </w:t>
      </w:r>
      <w:r w:rsidR="00D76FD7" w:rsidRPr="00DE6131">
        <w:rPr>
          <w:rFonts w:hint="cs"/>
          <w:color w:val="000000" w:themeColor="text1"/>
          <w:rtl/>
        </w:rPr>
        <w:t>لحماية</w:t>
      </w:r>
      <w:r w:rsidR="00D6446E">
        <w:rPr>
          <w:rFonts w:hint="cs"/>
          <w:color w:val="000000" w:themeColor="text1"/>
          <w:rtl/>
        </w:rPr>
        <w:t xml:space="preserve"> مقتضيات الصالح العام</w:t>
      </w:r>
      <w:r w:rsidR="00ED46D4" w:rsidRPr="00DE6131">
        <w:rPr>
          <w:rFonts w:hint="cs"/>
          <w:color w:val="000000" w:themeColor="text1"/>
          <w:rtl/>
        </w:rPr>
        <w:t xml:space="preserve">، </w:t>
      </w:r>
      <w:r w:rsidR="00D76FD7" w:rsidRPr="00DE6131">
        <w:rPr>
          <w:rFonts w:hint="cs"/>
          <w:color w:val="000000" w:themeColor="text1"/>
          <w:rtl/>
        </w:rPr>
        <w:t>لأنه</w:t>
      </w:r>
      <w:r w:rsidR="00D6446E">
        <w:rPr>
          <w:rFonts w:hint="cs"/>
          <w:color w:val="000000" w:themeColor="text1"/>
          <w:rtl/>
        </w:rPr>
        <w:t xml:space="preserve"> في النهاية فإ</w:t>
      </w:r>
      <w:r w:rsidR="00ED46D4" w:rsidRPr="00DE6131">
        <w:rPr>
          <w:rFonts w:hint="cs"/>
          <w:color w:val="000000" w:themeColor="text1"/>
          <w:rtl/>
        </w:rPr>
        <w:t xml:space="preserve">ن انتهاج الأسلوب غير المباشر في التسيير </w:t>
      </w:r>
      <w:r w:rsidR="00D76FD7" w:rsidRPr="00DE6131">
        <w:rPr>
          <w:rFonts w:hint="cs"/>
          <w:color w:val="000000" w:themeColor="text1"/>
          <w:rtl/>
        </w:rPr>
        <w:t>ما ه</w:t>
      </w:r>
      <w:r w:rsidR="00D76FD7" w:rsidRPr="00DE6131">
        <w:rPr>
          <w:color w:val="000000" w:themeColor="text1"/>
          <w:rtl/>
        </w:rPr>
        <w:t>و</w:t>
      </w:r>
      <w:r w:rsidR="00ED46D4" w:rsidRPr="00DE6131">
        <w:rPr>
          <w:rFonts w:hint="cs"/>
          <w:color w:val="000000" w:themeColor="text1"/>
          <w:rtl/>
        </w:rPr>
        <w:t xml:space="preserve"> في الحقيقة الا انتهاج لنوع من أنواع  الخصخص</w:t>
      </w:r>
      <w:r w:rsidR="00D6446E">
        <w:rPr>
          <w:rFonts w:hint="cs"/>
          <w:color w:val="000000" w:themeColor="text1"/>
          <w:rtl/>
        </w:rPr>
        <w:t xml:space="preserve">ة التي يطلق عليها خوصصة التسيير، وبالنتيجة فإن </w:t>
      </w:r>
      <w:r w:rsidR="00ED46D4" w:rsidRPr="00DE6131">
        <w:rPr>
          <w:rFonts w:hint="cs"/>
          <w:color w:val="000000" w:themeColor="text1"/>
          <w:rtl/>
        </w:rPr>
        <w:t xml:space="preserve">المقصود من وراء هذ الطرح هو محاولة إيجاد الموائمة والموازنة </w:t>
      </w:r>
      <w:r w:rsidR="008E397D" w:rsidRPr="00DE6131">
        <w:rPr>
          <w:rFonts w:hint="cs"/>
          <w:color w:val="000000" w:themeColor="text1"/>
          <w:rtl/>
        </w:rPr>
        <w:t xml:space="preserve">المناسبة التي تؤدي الى تطوير التشريعات في هذا الخصوص على </w:t>
      </w:r>
      <w:r w:rsidR="00D76FD7" w:rsidRPr="00DE6131">
        <w:rPr>
          <w:rFonts w:hint="cs"/>
          <w:color w:val="000000" w:themeColor="text1"/>
          <w:rtl/>
        </w:rPr>
        <w:t>النحوي</w:t>
      </w:r>
      <w:r w:rsidR="008E397D" w:rsidRPr="00DE6131">
        <w:rPr>
          <w:rFonts w:hint="cs"/>
          <w:color w:val="000000" w:themeColor="text1"/>
          <w:rtl/>
        </w:rPr>
        <w:t xml:space="preserve"> الذي يضمن ممارسة حق الرقابة على عقود تفويضات المرافق العامة بالشكل الملائم لطبيعة ال</w:t>
      </w:r>
      <w:r w:rsidR="000C1BCD">
        <w:rPr>
          <w:rFonts w:hint="cs"/>
          <w:color w:val="000000" w:themeColor="text1"/>
          <w:rtl/>
        </w:rPr>
        <w:t>إ</w:t>
      </w:r>
      <w:r w:rsidR="008E397D" w:rsidRPr="00DE6131">
        <w:rPr>
          <w:rFonts w:hint="cs"/>
          <w:color w:val="000000" w:themeColor="text1"/>
          <w:rtl/>
        </w:rPr>
        <w:t>ستثمار في المرفق العام.</w:t>
      </w:r>
    </w:p>
    <w:p w14:paraId="067F683E" w14:textId="3D44BE01" w:rsidR="00914694" w:rsidRPr="00DE6131" w:rsidRDefault="0074112E" w:rsidP="000C1BCD">
      <w:pPr>
        <w:rPr>
          <w:color w:val="000000" w:themeColor="text1"/>
          <w:sz w:val="24"/>
          <w:szCs w:val="24"/>
          <w:rtl/>
        </w:rPr>
      </w:pPr>
      <w:r w:rsidRPr="00DE6131">
        <w:rPr>
          <w:rFonts w:hint="cs"/>
          <w:color w:val="000000" w:themeColor="text1"/>
          <w:rtl/>
        </w:rPr>
        <w:t xml:space="preserve"> </w:t>
      </w:r>
      <w:r w:rsidR="00D76FD7" w:rsidRPr="00DE6131">
        <w:rPr>
          <w:rFonts w:hint="cs"/>
          <w:color w:val="000000" w:themeColor="text1"/>
          <w:rtl/>
        </w:rPr>
        <w:t>لأنه</w:t>
      </w:r>
      <w:r w:rsidR="00EE6F02" w:rsidRPr="00DE6131">
        <w:rPr>
          <w:rFonts w:hint="cs"/>
          <w:color w:val="000000" w:themeColor="text1"/>
          <w:rtl/>
        </w:rPr>
        <w:t xml:space="preserve"> بناءا على ال</w:t>
      </w:r>
      <w:r w:rsidR="000C1BCD">
        <w:rPr>
          <w:rFonts w:hint="cs"/>
          <w:color w:val="000000" w:themeColor="text1"/>
          <w:rtl/>
        </w:rPr>
        <w:t>تحولات المتسارعة التي يشهدها الإ</w:t>
      </w:r>
      <w:r w:rsidR="00EE6F02" w:rsidRPr="00DE6131">
        <w:rPr>
          <w:rFonts w:hint="cs"/>
          <w:color w:val="000000" w:themeColor="text1"/>
          <w:rtl/>
        </w:rPr>
        <w:t xml:space="preserve">قتصاد العالمي </w:t>
      </w:r>
      <w:r w:rsidRPr="00DE6131">
        <w:rPr>
          <w:rFonts w:hint="cs"/>
          <w:color w:val="000000" w:themeColor="text1"/>
          <w:rtl/>
        </w:rPr>
        <w:t xml:space="preserve"> </w:t>
      </w:r>
      <w:r w:rsidR="00EE6F02" w:rsidRPr="00DE6131">
        <w:rPr>
          <w:rFonts w:hint="cs"/>
          <w:color w:val="000000" w:themeColor="text1"/>
          <w:rtl/>
        </w:rPr>
        <w:t>وا</w:t>
      </w:r>
      <w:r w:rsidR="000C1BCD">
        <w:rPr>
          <w:rFonts w:hint="cs"/>
          <w:color w:val="000000" w:themeColor="text1"/>
          <w:rtl/>
        </w:rPr>
        <w:t>ل</w:t>
      </w:r>
      <w:r w:rsidR="00EE6F02" w:rsidRPr="00DE6131">
        <w:rPr>
          <w:rFonts w:hint="cs"/>
          <w:color w:val="000000" w:themeColor="text1"/>
          <w:rtl/>
        </w:rPr>
        <w:t>تي ترتبط على وجه التحديد بالتوجه</w:t>
      </w:r>
      <w:r w:rsidR="000C1BCD">
        <w:rPr>
          <w:rFonts w:hint="cs"/>
          <w:color w:val="000000" w:themeColor="text1"/>
          <w:rtl/>
        </w:rPr>
        <w:t xml:space="preserve"> الى إ</w:t>
      </w:r>
      <w:r w:rsidRPr="00DE6131">
        <w:rPr>
          <w:rFonts w:hint="cs"/>
          <w:color w:val="000000" w:themeColor="text1"/>
          <w:rtl/>
        </w:rPr>
        <w:t xml:space="preserve">قتصاد السوق والتوجه العالمي </w:t>
      </w:r>
      <w:r w:rsidR="00EE6F02" w:rsidRPr="00DE6131">
        <w:rPr>
          <w:rFonts w:hint="cs"/>
          <w:color w:val="000000" w:themeColor="text1"/>
          <w:rtl/>
        </w:rPr>
        <w:t>لتحقيق المرافق العامة وخاصة في مجال</w:t>
      </w:r>
      <w:r w:rsidRPr="00DE6131">
        <w:rPr>
          <w:rFonts w:hint="cs"/>
          <w:color w:val="000000" w:themeColor="text1"/>
          <w:rtl/>
        </w:rPr>
        <w:t xml:space="preserve"> مشروعات البنية التحتية والخدمات العامة من خلال</w:t>
      </w:r>
      <w:r w:rsidR="00EE6F02" w:rsidRPr="00DE6131">
        <w:rPr>
          <w:rFonts w:hint="cs"/>
          <w:color w:val="000000" w:themeColor="text1"/>
          <w:rtl/>
        </w:rPr>
        <w:t xml:space="preserve"> انتهاج أسلوب </w:t>
      </w:r>
      <w:r w:rsidRPr="00DE6131">
        <w:rPr>
          <w:rFonts w:hint="cs"/>
          <w:color w:val="000000" w:themeColor="text1"/>
          <w:rtl/>
        </w:rPr>
        <w:t xml:space="preserve"> المشاركة بين القطاعين العام والخاص </w:t>
      </w:r>
      <w:r w:rsidR="00EE6F02" w:rsidRPr="00DE6131">
        <w:rPr>
          <w:rFonts w:hint="cs"/>
          <w:color w:val="000000" w:themeColor="text1"/>
          <w:rtl/>
        </w:rPr>
        <w:t xml:space="preserve">والتحاق العديد من الدول </w:t>
      </w:r>
      <w:r w:rsidR="00BA0247" w:rsidRPr="00DE6131">
        <w:rPr>
          <w:rFonts w:hint="cs"/>
          <w:color w:val="000000" w:themeColor="text1"/>
          <w:rtl/>
        </w:rPr>
        <w:t>من خلال</w:t>
      </w:r>
      <w:r w:rsidRPr="00DE6131">
        <w:rPr>
          <w:rFonts w:hint="cs"/>
          <w:color w:val="000000" w:themeColor="text1"/>
          <w:rtl/>
        </w:rPr>
        <w:t xml:space="preserve"> </w:t>
      </w:r>
      <w:r w:rsidR="00BA0247" w:rsidRPr="00DE6131">
        <w:rPr>
          <w:rFonts w:hint="cs"/>
          <w:color w:val="000000" w:themeColor="text1"/>
          <w:rtl/>
        </w:rPr>
        <w:t>تبني</w:t>
      </w:r>
      <w:r w:rsidRPr="00DE6131">
        <w:rPr>
          <w:rFonts w:hint="cs"/>
          <w:color w:val="000000" w:themeColor="text1"/>
          <w:rtl/>
        </w:rPr>
        <w:t xml:space="preserve"> هذا </w:t>
      </w:r>
      <w:r w:rsidR="00BA0247" w:rsidRPr="00DE6131">
        <w:rPr>
          <w:rFonts w:hint="cs"/>
          <w:color w:val="000000" w:themeColor="text1"/>
          <w:rtl/>
        </w:rPr>
        <w:t>النهج</w:t>
      </w:r>
      <w:r w:rsidRPr="00DE6131">
        <w:rPr>
          <w:rFonts w:hint="cs"/>
          <w:color w:val="000000" w:themeColor="text1"/>
          <w:rtl/>
        </w:rPr>
        <w:t xml:space="preserve"> </w:t>
      </w:r>
      <w:r w:rsidR="00BA0247" w:rsidRPr="00DE6131">
        <w:rPr>
          <w:rFonts w:hint="cs"/>
          <w:color w:val="000000" w:themeColor="text1"/>
          <w:rtl/>
        </w:rPr>
        <w:t>ولاسيما</w:t>
      </w:r>
      <w:r w:rsidRPr="00DE6131">
        <w:rPr>
          <w:rFonts w:hint="cs"/>
          <w:color w:val="000000" w:themeColor="text1"/>
          <w:rtl/>
        </w:rPr>
        <w:t xml:space="preserve"> الدول العربية </w:t>
      </w:r>
      <w:r w:rsidR="00BA0247" w:rsidRPr="00DE6131">
        <w:rPr>
          <w:rFonts w:hint="cs"/>
          <w:color w:val="000000" w:themeColor="text1"/>
          <w:rtl/>
        </w:rPr>
        <w:t xml:space="preserve"> التي</w:t>
      </w:r>
      <w:r w:rsidR="000C1BCD">
        <w:rPr>
          <w:rFonts w:hint="cs"/>
          <w:color w:val="000000" w:themeColor="text1"/>
          <w:rtl/>
        </w:rPr>
        <w:t xml:space="preserve"> قامت بتكييف تشريعاتها من خلال إ</w:t>
      </w:r>
      <w:r w:rsidR="00BA0247" w:rsidRPr="00DE6131">
        <w:rPr>
          <w:rFonts w:hint="cs"/>
          <w:color w:val="000000" w:themeColor="text1"/>
          <w:rtl/>
        </w:rPr>
        <w:t>عتماد</w:t>
      </w:r>
      <w:r w:rsidRPr="00DE6131">
        <w:rPr>
          <w:rFonts w:hint="cs"/>
          <w:color w:val="000000" w:themeColor="text1"/>
          <w:rtl/>
        </w:rPr>
        <w:t xml:space="preserve"> قوانيين </w:t>
      </w:r>
      <w:r w:rsidR="00BA0247" w:rsidRPr="00DE6131">
        <w:rPr>
          <w:rFonts w:hint="cs"/>
          <w:color w:val="000000" w:themeColor="text1"/>
          <w:rtl/>
        </w:rPr>
        <w:t>وتنظيمات تؤطر</w:t>
      </w:r>
      <w:r w:rsidRPr="00DE6131">
        <w:rPr>
          <w:rFonts w:hint="cs"/>
          <w:color w:val="000000" w:themeColor="text1"/>
          <w:rtl/>
        </w:rPr>
        <w:t xml:space="preserve"> تلك الشراكة </w:t>
      </w:r>
      <w:r w:rsidR="00BA0247" w:rsidRPr="00DE6131">
        <w:rPr>
          <w:rFonts w:hint="cs"/>
          <w:color w:val="000000" w:themeColor="text1"/>
          <w:rtl/>
        </w:rPr>
        <w:t>لتحديد</w:t>
      </w:r>
      <w:r w:rsidRPr="00DE6131">
        <w:rPr>
          <w:rFonts w:hint="cs"/>
          <w:color w:val="000000" w:themeColor="text1"/>
          <w:rtl/>
        </w:rPr>
        <w:t xml:space="preserve"> القطاعات </w:t>
      </w:r>
      <w:r w:rsidR="00E15265" w:rsidRPr="00DE6131">
        <w:rPr>
          <w:rFonts w:hint="cs"/>
          <w:color w:val="000000" w:themeColor="text1"/>
          <w:rtl/>
        </w:rPr>
        <w:t xml:space="preserve">ذات </w:t>
      </w:r>
      <w:r w:rsidR="00914694" w:rsidRPr="00DE6131">
        <w:rPr>
          <w:rFonts w:hint="cs"/>
          <w:color w:val="000000" w:themeColor="text1"/>
          <w:rtl/>
        </w:rPr>
        <w:t xml:space="preserve">الأولوية التي </w:t>
      </w:r>
      <w:r w:rsidRPr="00DE6131">
        <w:rPr>
          <w:rFonts w:hint="cs"/>
          <w:color w:val="000000" w:themeColor="text1"/>
          <w:rtl/>
        </w:rPr>
        <w:t xml:space="preserve"> </w:t>
      </w:r>
      <w:r w:rsidR="00914694" w:rsidRPr="00DE6131">
        <w:rPr>
          <w:rFonts w:hint="cs"/>
          <w:color w:val="000000" w:themeColor="text1"/>
          <w:rtl/>
        </w:rPr>
        <w:t>يمكن</w:t>
      </w:r>
      <w:r w:rsidRPr="00DE6131">
        <w:rPr>
          <w:rFonts w:hint="cs"/>
          <w:color w:val="000000" w:themeColor="text1"/>
          <w:rtl/>
        </w:rPr>
        <w:t xml:space="preserve"> منح الامتيازات بخصوصها والضوابط </w:t>
      </w:r>
      <w:r w:rsidR="00914694" w:rsidRPr="00DE6131">
        <w:rPr>
          <w:rFonts w:hint="cs"/>
          <w:color w:val="000000" w:themeColor="text1"/>
          <w:rtl/>
        </w:rPr>
        <w:t>القانونية التي تحكم  هذه الشراكة</w:t>
      </w:r>
      <w:r w:rsidR="000C1BCD">
        <w:rPr>
          <w:rFonts w:hint="cs"/>
          <w:color w:val="000000" w:themeColor="text1"/>
          <w:rtl/>
        </w:rPr>
        <w:t>، وإ</w:t>
      </w:r>
      <w:r w:rsidRPr="00DE6131">
        <w:rPr>
          <w:rFonts w:hint="cs"/>
          <w:color w:val="000000" w:themeColor="text1"/>
          <w:rtl/>
        </w:rPr>
        <w:t xml:space="preserve">نشاء </w:t>
      </w:r>
      <w:r w:rsidR="00914694" w:rsidRPr="00DE6131">
        <w:rPr>
          <w:rFonts w:hint="cs"/>
          <w:color w:val="000000" w:themeColor="text1"/>
          <w:rtl/>
        </w:rPr>
        <w:t>الهيئات</w:t>
      </w:r>
      <w:r w:rsidRPr="00DE6131">
        <w:rPr>
          <w:rFonts w:hint="cs"/>
          <w:color w:val="000000" w:themeColor="text1"/>
          <w:rtl/>
        </w:rPr>
        <w:t xml:space="preserve"> </w:t>
      </w:r>
      <w:r w:rsidR="00914694" w:rsidRPr="00DE6131">
        <w:rPr>
          <w:rFonts w:hint="cs"/>
          <w:color w:val="000000" w:themeColor="text1"/>
          <w:rtl/>
        </w:rPr>
        <w:t>المختصة</w:t>
      </w:r>
      <w:r w:rsidRPr="00DE6131">
        <w:rPr>
          <w:rFonts w:hint="cs"/>
          <w:color w:val="000000" w:themeColor="text1"/>
          <w:rtl/>
        </w:rPr>
        <w:t xml:space="preserve"> للتنسيق بين أن</w:t>
      </w:r>
      <w:r w:rsidR="000C1BCD">
        <w:rPr>
          <w:rFonts w:hint="cs"/>
          <w:color w:val="000000" w:themeColor="text1"/>
          <w:rtl/>
        </w:rPr>
        <w:t>شطة السلطات العامة المسؤولة عن إ</w:t>
      </w:r>
      <w:r w:rsidRPr="00DE6131">
        <w:rPr>
          <w:rFonts w:hint="cs"/>
          <w:color w:val="000000" w:themeColor="text1"/>
          <w:rtl/>
        </w:rPr>
        <w:t>صدار الموافقات والتراخيص اللازمة لتنفيذ مشروعات البنية التحتية الممولة من القطاع الخاص</w:t>
      </w:r>
      <w:r w:rsidRPr="00DE6131">
        <w:rPr>
          <w:rStyle w:val="Appelnotedebasdep"/>
          <w:color w:val="000000" w:themeColor="text1"/>
          <w:rtl/>
        </w:rPr>
        <w:footnoteReference w:id="476"/>
      </w:r>
      <w:r w:rsidR="000C1BCD">
        <w:rPr>
          <w:rFonts w:hint="cs"/>
          <w:color w:val="000000" w:themeColor="text1"/>
          <w:rtl/>
        </w:rPr>
        <w:t>.</w:t>
      </w:r>
      <w:r w:rsidRPr="00DE6131">
        <w:rPr>
          <w:rFonts w:hint="cs"/>
          <w:color w:val="000000" w:themeColor="text1"/>
          <w:sz w:val="24"/>
          <w:szCs w:val="24"/>
          <w:rtl/>
        </w:rPr>
        <w:t xml:space="preserve"> </w:t>
      </w:r>
    </w:p>
    <w:p w14:paraId="5B88B73C" w14:textId="789C3EC2" w:rsidR="00914694" w:rsidRPr="00DE6131" w:rsidRDefault="00554E7D" w:rsidP="009B6711">
      <w:pPr>
        <w:rPr>
          <w:color w:val="000000" w:themeColor="text1"/>
          <w:rtl/>
        </w:rPr>
      </w:pPr>
      <w:r w:rsidRPr="00DE6131">
        <w:rPr>
          <w:rFonts w:hint="cs"/>
          <w:color w:val="000000" w:themeColor="text1"/>
          <w:rtl/>
        </w:rPr>
        <w:t>وبناءا على</w:t>
      </w:r>
      <w:r w:rsidR="000C1BCD">
        <w:rPr>
          <w:rFonts w:hint="cs"/>
          <w:color w:val="000000" w:themeColor="text1"/>
          <w:rtl/>
        </w:rPr>
        <w:t xml:space="preserve"> هذه التحولات فإ</w:t>
      </w:r>
      <w:r w:rsidRPr="00DE6131">
        <w:rPr>
          <w:rFonts w:hint="cs"/>
          <w:color w:val="000000" w:themeColor="text1"/>
          <w:rtl/>
        </w:rPr>
        <w:t xml:space="preserve">ن </w:t>
      </w:r>
      <w:r w:rsidR="00914694" w:rsidRPr="00DE6131">
        <w:rPr>
          <w:rFonts w:hint="cs"/>
          <w:color w:val="000000" w:themeColor="text1"/>
          <w:rtl/>
        </w:rPr>
        <w:t xml:space="preserve"> تقنية تفويض</w:t>
      </w:r>
      <w:r w:rsidRPr="00DE6131">
        <w:rPr>
          <w:rFonts w:hint="cs"/>
          <w:color w:val="000000" w:themeColor="text1"/>
          <w:rtl/>
        </w:rPr>
        <w:t xml:space="preserve"> </w:t>
      </w:r>
      <w:r w:rsidR="000C1BCD">
        <w:rPr>
          <w:rFonts w:hint="cs"/>
          <w:color w:val="000000" w:themeColor="text1"/>
          <w:rtl/>
        </w:rPr>
        <w:t>المرافق العامة لم تعد تقتصر</w:t>
      </w:r>
      <w:r w:rsidR="00EB7F63" w:rsidRPr="00DE6131">
        <w:rPr>
          <w:rFonts w:hint="cs"/>
          <w:color w:val="000000" w:themeColor="text1"/>
          <w:rtl/>
        </w:rPr>
        <w:t>على</w:t>
      </w:r>
      <w:r w:rsidR="000C1BCD">
        <w:rPr>
          <w:rFonts w:hint="cs"/>
          <w:color w:val="000000" w:themeColor="text1"/>
          <w:rtl/>
        </w:rPr>
        <w:t xml:space="preserve"> أ</w:t>
      </w:r>
      <w:r w:rsidRPr="00DE6131">
        <w:rPr>
          <w:rFonts w:hint="cs"/>
          <w:color w:val="000000" w:themeColor="text1"/>
          <w:rtl/>
        </w:rPr>
        <w:t>نها أحد</w:t>
      </w:r>
      <w:r w:rsidR="00914694" w:rsidRPr="00DE6131">
        <w:rPr>
          <w:rFonts w:hint="cs"/>
          <w:color w:val="000000" w:themeColor="text1"/>
          <w:rtl/>
        </w:rPr>
        <w:t xml:space="preserve"> </w:t>
      </w:r>
      <w:r w:rsidRPr="00DE6131">
        <w:rPr>
          <w:rFonts w:hint="cs"/>
          <w:color w:val="000000" w:themeColor="text1"/>
          <w:rtl/>
        </w:rPr>
        <w:t>أساليب</w:t>
      </w:r>
      <w:r w:rsidR="00914694" w:rsidRPr="00DE6131">
        <w:rPr>
          <w:rFonts w:hint="cs"/>
          <w:color w:val="000000" w:themeColor="text1"/>
          <w:rtl/>
        </w:rPr>
        <w:t xml:space="preserve"> </w:t>
      </w:r>
      <w:r w:rsidRPr="00DE6131">
        <w:rPr>
          <w:rFonts w:hint="cs"/>
          <w:color w:val="000000" w:themeColor="text1"/>
          <w:rtl/>
        </w:rPr>
        <w:t>و</w:t>
      </w:r>
      <w:r w:rsidR="00914694" w:rsidRPr="00DE6131">
        <w:rPr>
          <w:rFonts w:hint="cs"/>
          <w:color w:val="000000" w:themeColor="text1"/>
          <w:rtl/>
        </w:rPr>
        <w:t xml:space="preserve"> طرق إدارة المرافق العامة </w:t>
      </w:r>
      <w:r w:rsidRPr="00DE6131">
        <w:rPr>
          <w:rFonts w:hint="cs"/>
          <w:color w:val="000000" w:themeColor="text1"/>
          <w:rtl/>
        </w:rPr>
        <w:t>فحسب</w:t>
      </w:r>
      <w:r w:rsidR="000C1BCD">
        <w:rPr>
          <w:rFonts w:hint="cs"/>
          <w:color w:val="000000" w:themeColor="text1"/>
          <w:rtl/>
        </w:rPr>
        <w:t>،</w:t>
      </w:r>
      <w:r w:rsidRPr="00DE6131">
        <w:rPr>
          <w:rFonts w:hint="cs"/>
          <w:color w:val="000000" w:themeColor="text1"/>
          <w:rtl/>
        </w:rPr>
        <w:t xml:space="preserve"> </w:t>
      </w:r>
      <w:r w:rsidR="000C1BCD">
        <w:rPr>
          <w:rFonts w:hint="cs"/>
          <w:color w:val="000000" w:themeColor="text1"/>
          <w:rtl/>
        </w:rPr>
        <w:t>وإ</w:t>
      </w:r>
      <w:r w:rsidR="00914694" w:rsidRPr="00DE6131">
        <w:rPr>
          <w:rFonts w:hint="cs"/>
          <w:color w:val="000000" w:themeColor="text1"/>
          <w:rtl/>
        </w:rPr>
        <w:t>نما</w:t>
      </w:r>
      <w:r w:rsidR="000C1BCD">
        <w:rPr>
          <w:rFonts w:hint="cs"/>
          <w:color w:val="000000" w:themeColor="text1"/>
          <w:rtl/>
        </w:rPr>
        <w:t xml:space="preserve"> أصبحت تشكل في ظل التحولات الإ</w:t>
      </w:r>
      <w:r w:rsidRPr="00DE6131">
        <w:rPr>
          <w:rFonts w:hint="cs"/>
          <w:color w:val="000000" w:themeColor="text1"/>
          <w:rtl/>
        </w:rPr>
        <w:t xml:space="preserve">قتصادية المتسارعة  زيادة على الدور المنوط بها تقليديا في إدارة المرفق العام أصبحت تشكل </w:t>
      </w:r>
      <w:r w:rsidR="00914694" w:rsidRPr="00DE6131">
        <w:rPr>
          <w:rFonts w:hint="cs"/>
          <w:color w:val="000000" w:themeColor="text1"/>
          <w:rtl/>
        </w:rPr>
        <w:t xml:space="preserve"> </w:t>
      </w:r>
      <w:r w:rsidR="002337E0">
        <w:rPr>
          <w:rFonts w:hint="cs"/>
          <w:color w:val="000000" w:themeColor="text1"/>
          <w:rtl/>
        </w:rPr>
        <w:t>آلية</w:t>
      </w:r>
      <w:r w:rsidR="00914694" w:rsidRPr="00DE6131">
        <w:rPr>
          <w:rFonts w:hint="cs"/>
          <w:color w:val="000000" w:themeColor="text1"/>
          <w:rtl/>
        </w:rPr>
        <w:t xml:space="preserve"> </w:t>
      </w:r>
      <w:r w:rsidR="00155483">
        <w:rPr>
          <w:rFonts w:hint="cs"/>
          <w:color w:val="000000" w:themeColor="text1"/>
          <w:rtl/>
        </w:rPr>
        <w:t>تنظم ا</w:t>
      </w:r>
      <w:r w:rsidR="00914694" w:rsidRPr="00DE6131">
        <w:rPr>
          <w:rFonts w:hint="cs"/>
          <w:color w:val="000000" w:themeColor="text1"/>
          <w:rtl/>
        </w:rPr>
        <w:t xml:space="preserve">لعقود التي تتولى إدارة </w:t>
      </w:r>
      <w:r w:rsidRPr="00DE6131">
        <w:rPr>
          <w:rFonts w:hint="cs"/>
          <w:color w:val="000000" w:themeColor="text1"/>
          <w:rtl/>
        </w:rPr>
        <w:t xml:space="preserve">واستغلال </w:t>
      </w:r>
      <w:r w:rsidR="00802035">
        <w:rPr>
          <w:rFonts w:hint="cs"/>
          <w:color w:val="000000" w:themeColor="text1"/>
          <w:rtl/>
        </w:rPr>
        <w:t xml:space="preserve">المرافق العامة </w:t>
      </w:r>
      <w:r w:rsidR="00914694" w:rsidRPr="00DE6131">
        <w:rPr>
          <w:rFonts w:hint="cs"/>
          <w:color w:val="000000" w:themeColor="text1"/>
          <w:rtl/>
        </w:rPr>
        <w:t xml:space="preserve">لاسيما من قبل </w:t>
      </w:r>
      <w:r w:rsidR="00155483">
        <w:rPr>
          <w:rFonts w:hint="cs"/>
          <w:color w:val="000000" w:themeColor="text1"/>
          <w:rtl/>
        </w:rPr>
        <w:t>أ</w:t>
      </w:r>
      <w:r w:rsidR="00914694" w:rsidRPr="00DE6131">
        <w:rPr>
          <w:rFonts w:hint="cs"/>
          <w:color w:val="000000" w:themeColor="text1"/>
          <w:rtl/>
        </w:rPr>
        <w:t xml:space="preserve">شخاص القانون الخاص، </w:t>
      </w:r>
      <w:r w:rsidRPr="00DE6131">
        <w:rPr>
          <w:rFonts w:hint="cs"/>
          <w:color w:val="000000" w:themeColor="text1"/>
          <w:rtl/>
        </w:rPr>
        <w:t xml:space="preserve">وهي  بذلك </w:t>
      </w:r>
      <w:r w:rsidR="00914694" w:rsidRPr="00DE6131">
        <w:rPr>
          <w:rFonts w:hint="cs"/>
          <w:color w:val="000000" w:themeColor="text1"/>
          <w:rtl/>
        </w:rPr>
        <w:t xml:space="preserve"> </w:t>
      </w:r>
      <w:r w:rsidRPr="00DE6131">
        <w:rPr>
          <w:rFonts w:hint="cs"/>
          <w:color w:val="000000" w:themeColor="text1"/>
          <w:rtl/>
        </w:rPr>
        <w:t>مصدرا من مصادر تمويل ال</w:t>
      </w:r>
      <w:r w:rsidR="00155483">
        <w:rPr>
          <w:rFonts w:hint="cs"/>
          <w:color w:val="000000" w:themeColor="text1"/>
          <w:rtl/>
        </w:rPr>
        <w:t>إ</w:t>
      </w:r>
      <w:r w:rsidRPr="00DE6131">
        <w:rPr>
          <w:rFonts w:hint="cs"/>
          <w:color w:val="000000" w:themeColor="text1"/>
          <w:rtl/>
        </w:rPr>
        <w:t xml:space="preserve">قتصاد ومطالبة بتحقيق نتائج </w:t>
      </w:r>
      <w:r w:rsidR="00D76FD7" w:rsidRPr="00DE6131">
        <w:rPr>
          <w:rFonts w:hint="cs"/>
          <w:color w:val="000000" w:themeColor="text1"/>
          <w:rtl/>
        </w:rPr>
        <w:t>ال</w:t>
      </w:r>
      <w:r w:rsidR="0078051F">
        <w:rPr>
          <w:rFonts w:hint="cs"/>
          <w:color w:val="000000" w:themeColor="text1"/>
          <w:rtl/>
        </w:rPr>
        <w:t>إ</w:t>
      </w:r>
      <w:r w:rsidR="00D76FD7" w:rsidRPr="00DE6131">
        <w:rPr>
          <w:rFonts w:hint="cs"/>
          <w:color w:val="000000" w:themeColor="text1"/>
          <w:rtl/>
        </w:rPr>
        <w:t>قتصادي</w:t>
      </w:r>
      <w:r w:rsidR="00D76FD7" w:rsidRPr="00DE6131">
        <w:rPr>
          <w:color w:val="000000" w:themeColor="text1"/>
          <w:rtl/>
        </w:rPr>
        <w:t>ة</w:t>
      </w:r>
      <w:r w:rsidRPr="00DE6131">
        <w:rPr>
          <w:rFonts w:hint="cs"/>
          <w:color w:val="000000" w:themeColor="text1"/>
          <w:rtl/>
        </w:rPr>
        <w:t xml:space="preserve"> على مستوى تحقيق المردودية </w:t>
      </w:r>
      <w:r w:rsidR="00882309" w:rsidRPr="00DE6131">
        <w:rPr>
          <w:rFonts w:hint="cs"/>
          <w:color w:val="000000" w:themeColor="text1"/>
          <w:rtl/>
        </w:rPr>
        <w:t>والإنتاجية للمرافق العامة المفوضة من خلال عدة أشكال م</w:t>
      </w:r>
      <w:r w:rsidR="00914694" w:rsidRPr="00DE6131">
        <w:rPr>
          <w:rFonts w:hint="cs"/>
          <w:color w:val="000000" w:themeColor="text1"/>
          <w:rtl/>
        </w:rPr>
        <w:t xml:space="preserve">نها عقود </w:t>
      </w:r>
      <w:r w:rsidR="0078051F">
        <w:rPr>
          <w:rFonts w:hint="cs"/>
          <w:color w:val="000000" w:themeColor="text1"/>
          <w:rtl/>
        </w:rPr>
        <w:t>تفويض</w:t>
      </w:r>
      <w:r w:rsidR="00914694" w:rsidRPr="00DE6131">
        <w:rPr>
          <w:rFonts w:hint="cs"/>
          <w:color w:val="000000" w:themeColor="text1"/>
          <w:rtl/>
        </w:rPr>
        <w:t xml:space="preserve"> مسماة </w:t>
      </w:r>
      <w:r w:rsidR="0078051F">
        <w:rPr>
          <w:rFonts w:hint="cs"/>
          <w:color w:val="000000" w:themeColor="text1"/>
          <w:rtl/>
        </w:rPr>
        <w:t>كإ</w:t>
      </w:r>
      <w:r w:rsidR="009B6711">
        <w:rPr>
          <w:rFonts w:hint="cs"/>
          <w:color w:val="000000" w:themeColor="text1"/>
          <w:rtl/>
        </w:rPr>
        <w:t>متياز المرفق العام وإ</w:t>
      </w:r>
      <w:r w:rsidR="00914694" w:rsidRPr="00DE6131">
        <w:rPr>
          <w:rFonts w:hint="cs"/>
          <w:color w:val="000000" w:themeColor="text1"/>
          <w:rtl/>
        </w:rPr>
        <w:t xml:space="preserve">جارة المرفق وإدارة المرفق العام </w:t>
      </w:r>
      <w:r w:rsidR="00882309" w:rsidRPr="00DE6131">
        <w:rPr>
          <w:rFonts w:hint="cs"/>
          <w:color w:val="000000" w:themeColor="text1"/>
          <w:rtl/>
        </w:rPr>
        <w:t xml:space="preserve">وبعضها </w:t>
      </w:r>
      <w:r w:rsidR="009B6711">
        <w:rPr>
          <w:rFonts w:hint="cs"/>
          <w:color w:val="000000" w:themeColor="text1"/>
          <w:rtl/>
        </w:rPr>
        <w:t>الآخر</w:t>
      </w:r>
      <w:r w:rsidR="00882309" w:rsidRPr="00DE6131">
        <w:rPr>
          <w:rFonts w:hint="cs"/>
          <w:color w:val="000000" w:themeColor="text1"/>
          <w:rtl/>
        </w:rPr>
        <w:t xml:space="preserve">عبارة عن </w:t>
      </w:r>
      <w:r w:rsidR="00914694" w:rsidRPr="00DE6131">
        <w:rPr>
          <w:rFonts w:hint="cs"/>
          <w:color w:val="000000" w:themeColor="text1"/>
          <w:rtl/>
        </w:rPr>
        <w:t xml:space="preserve">عقود غير مسماة </w:t>
      </w:r>
      <w:r w:rsidR="00882309" w:rsidRPr="00DE6131">
        <w:rPr>
          <w:rFonts w:hint="cs"/>
          <w:color w:val="000000" w:themeColor="text1"/>
          <w:rtl/>
        </w:rPr>
        <w:t>يكفي فيها توافرالأركان</w:t>
      </w:r>
      <w:r w:rsidR="001206AA">
        <w:rPr>
          <w:rFonts w:hint="cs"/>
          <w:color w:val="000000" w:themeColor="text1"/>
          <w:rtl/>
        </w:rPr>
        <w:t xml:space="preserve"> والمقومات</w:t>
      </w:r>
      <w:r w:rsidR="00882309" w:rsidRPr="00DE6131">
        <w:rPr>
          <w:rFonts w:hint="cs"/>
          <w:color w:val="000000" w:themeColor="text1"/>
          <w:rtl/>
        </w:rPr>
        <w:t xml:space="preserve"> و</w:t>
      </w:r>
      <w:r w:rsidR="00914694" w:rsidRPr="00DE6131">
        <w:rPr>
          <w:rFonts w:hint="cs"/>
          <w:color w:val="000000" w:themeColor="text1"/>
          <w:rtl/>
        </w:rPr>
        <w:t xml:space="preserve"> الأسس التي </w:t>
      </w:r>
      <w:r w:rsidR="00882309" w:rsidRPr="00DE6131">
        <w:rPr>
          <w:rFonts w:hint="cs"/>
          <w:color w:val="000000" w:themeColor="text1"/>
          <w:rtl/>
        </w:rPr>
        <w:t>ترتكز</w:t>
      </w:r>
      <w:r w:rsidR="00914694" w:rsidRPr="00DE6131">
        <w:rPr>
          <w:rFonts w:hint="cs"/>
          <w:color w:val="000000" w:themeColor="text1"/>
          <w:rtl/>
        </w:rPr>
        <w:t xml:space="preserve"> عليها </w:t>
      </w:r>
      <w:r w:rsidR="00882309" w:rsidRPr="00DE6131">
        <w:rPr>
          <w:rFonts w:hint="cs"/>
          <w:color w:val="000000" w:themeColor="text1"/>
          <w:rtl/>
        </w:rPr>
        <w:t>آلية</w:t>
      </w:r>
      <w:r w:rsidR="00914694" w:rsidRPr="00DE6131">
        <w:rPr>
          <w:rFonts w:hint="cs"/>
          <w:color w:val="000000" w:themeColor="text1"/>
          <w:rtl/>
        </w:rPr>
        <w:t xml:space="preserve"> التفويض</w:t>
      </w:r>
      <w:r w:rsidR="001206AA">
        <w:rPr>
          <w:rFonts w:hint="cs"/>
          <w:color w:val="000000" w:themeColor="text1"/>
          <w:rtl/>
        </w:rPr>
        <w:t>،</w:t>
      </w:r>
      <w:r w:rsidR="00914694" w:rsidRPr="00DE6131">
        <w:rPr>
          <w:rFonts w:hint="cs"/>
          <w:color w:val="000000" w:themeColor="text1"/>
          <w:rtl/>
        </w:rPr>
        <w:t xml:space="preserve"> وبالتالي </w:t>
      </w:r>
      <w:r w:rsidR="00882309" w:rsidRPr="00DE6131">
        <w:rPr>
          <w:rFonts w:hint="cs"/>
          <w:color w:val="000000" w:themeColor="text1"/>
          <w:rtl/>
        </w:rPr>
        <w:t xml:space="preserve">فهي عقود </w:t>
      </w:r>
      <w:r w:rsidR="00914694" w:rsidRPr="00DE6131">
        <w:rPr>
          <w:rFonts w:hint="cs"/>
          <w:color w:val="000000" w:themeColor="text1"/>
          <w:rtl/>
        </w:rPr>
        <w:t xml:space="preserve">لا حصر </w:t>
      </w:r>
      <w:r w:rsidR="00882309" w:rsidRPr="00DE6131">
        <w:rPr>
          <w:rFonts w:hint="cs"/>
          <w:color w:val="000000" w:themeColor="text1"/>
          <w:rtl/>
        </w:rPr>
        <w:t>لها</w:t>
      </w:r>
      <w:r w:rsidR="001206AA">
        <w:rPr>
          <w:rFonts w:hint="cs"/>
          <w:color w:val="000000" w:themeColor="text1"/>
          <w:rtl/>
        </w:rPr>
        <w:t xml:space="preserve"> ويمكن أ</w:t>
      </w:r>
      <w:r w:rsidR="00914694" w:rsidRPr="00DE6131">
        <w:rPr>
          <w:rFonts w:hint="cs"/>
          <w:color w:val="000000" w:themeColor="text1"/>
          <w:rtl/>
        </w:rPr>
        <w:t>ن ت</w:t>
      </w:r>
      <w:r w:rsidR="001206AA">
        <w:rPr>
          <w:rFonts w:hint="cs"/>
          <w:color w:val="000000" w:themeColor="text1"/>
          <w:rtl/>
        </w:rPr>
        <w:t>شمل معظم العقود المعنية بإدارة أ</w:t>
      </w:r>
      <w:r w:rsidR="00914694" w:rsidRPr="00DE6131">
        <w:rPr>
          <w:rFonts w:hint="cs"/>
          <w:color w:val="000000" w:themeColor="text1"/>
          <w:rtl/>
        </w:rPr>
        <w:t xml:space="preserve">شخاص القانون الخاص للمرافق العامة </w:t>
      </w:r>
      <w:r w:rsidR="00D76FD7" w:rsidRPr="00DE6131">
        <w:rPr>
          <w:rFonts w:hint="cs"/>
          <w:color w:val="000000" w:themeColor="text1"/>
          <w:rtl/>
        </w:rPr>
        <w:t>الاقتصادية عل</w:t>
      </w:r>
      <w:r w:rsidR="00D76FD7" w:rsidRPr="00DE6131">
        <w:rPr>
          <w:color w:val="000000" w:themeColor="text1"/>
          <w:rtl/>
        </w:rPr>
        <w:t>ى</w:t>
      </w:r>
      <w:r w:rsidR="00882309" w:rsidRPr="00DE6131">
        <w:rPr>
          <w:rFonts w:hint="cs"/>
          <w:color w:val="000000" w:themeColor="text1"/>
          <w:rtl/>
        </w:rPr>
        <w:t xml:space="preserve"> وجه التحديد.</w:t>
      </w:r>
    </w:p>
    <w:p w14:paraId="55BB0E4E" w14:textId="7FB01EFA" w:rsidR="00461EB3" w:rsidRPr="00DE6131" w:rsidRDefault="00EB7F63" w:rsidP="00F8419E">
      <w:pPr>
        <w:rPr>
          <w:color w:val="000000" w:themeColor="text1"/>
          <w:rtl/>
        </w:rPr>
      </w:pPr>
      <w:r w:rsidRPr="00DE6131">
        <w:rPr>
          <w:rFonts w:hint="cs"/>
          <w:color w:val="000000" w:themeColor="text1"/>
          <w:rtl/>
        </w:rPr>
        <w:t xml:space="preserve">فعقود </w:t>
      </w:r>
      <w:r w:rsidR="00914694" w:rsidRPr="00DE6131">
        <w:rPr>
          <w:rFonts w:hint="cs"/>
          <w:color w:val="000000" w:themeColor="text1"/>
          <w:rtl/>
        </w:rPr>
        <w:t xml:space="preserve"> تفويضات المرفق العام </w:t>
      </w:r>
      <w:r w:rsidR="001206AA">
        <w:rPr>
          <w:rFonts w:hint="cs"/>
          <w:color w:val="000000" w:themeColor="text1"/>
          <w:rtl/>
        </w:rPr>
        <w:t>هي تجسيد لأ</w:t>
      </w:r>
      <w:r w:rsidRPr="00DE6131">
        <w:rPr>
          <w:rFonts w:hint="cs"/>
          <w:color w:val="000000" w:themeColor="text1"/>
          <w:rtl/>
        </w:rPr>
        <w:t>حد أوجه ال</w:t>
      </w:r>
      <w:r w:rsidR="00914694" w:rsidRPr="00DE6131">
        <w:rPr>
          <w:rFonts w:hint="cs"/>
          <w:color w:val="000000" w:themeColor="text1"/>
          <w:rtl/>
        </w:rPr>
        <w:t xml:space="preserve">شراكة بين القطاعين العام والخاص </w:t>
      </w:r>
      <w:r w:rsidRPr="00DE6131">
        <w:rPr>
          <w:rFonts w:hint="cs"/>
          <w:color w:val="000000" w:themeColor="text1"/>
          <w:rtl/>
        </w:rPr>
        <w:t xml:space="preserve"> </w:t>
      </w:r>
      <w:r w:rsidR="001206AA">
        <w:rPr>
          <w:rFonts w:hint="cs"/>
          <w:color w:val="000000" w:themeColor="text1"/>
          <w:rtl/>
        </w:rPr>
        <w:t>و</w:t>
      </w:r>
      <w:r w:rsidRPr="00DE6131">
        <w:rPr>
          <w:rFonts w:hint="cs"/>
          <w:color w:val="000000" w:themeColor="text1"/>
          <w:rtl/>
        </w:rPr>
        <w:t xml:space="preserve">تمثل بذلك </w:t>
      </w:r>
      <w:r w:rsidR="00914694" w:rsidRPr="00DE6131">
        <w:rPr>
          <w:rFonts w:hint="cs"/>
          <w:color w:val="000000" w:themeColor="text1"/>
          <w:rtl/>
        </w:rPr>
        <w:t xml:space="preserve">نمط للتعامل بينهما </w:t>
      </w:r>
      <w:r w:rsidRPr="00DE6131">
        <w:rPr>
          <w:rFonts w:hint="cs"/>
          <w:color w:val="000000" w:themeColor="text1"/>
          <w:rtl/>
        </w:rPr>
        <w:t>في سبيل تحقيق</w:t>
      </w:r>
      <w:r w:rsidR="001206AA">
        <w:rPr>
          <w:rFonts w:hint="cs"/>
          <w:color w:val="000000" w:themeColor="text1"/>
          <w:rtl/>
        </w:rPr>
        <w:t xml:space="preserve"> المطالب </w:t>
      </w:r>
      <w:r w:rsidR="00914694" w:rsidRPr="00DE6131">
        <w:rPr>
          <w:rFonts w:hint="cs"/>
          <w:color w:val="000000" w:themeColor="text1"/>
          <w:rtl/>
        </w:rPr>
        <w:t>الاجتماعية والاقتصادية</w:t>
      </w:r>
      <w:r w:rsidRPr="00DE6131">
        <w:rPr>
          <w:rFonts w:hint="cs"/>
          <w:color w:val="000000" w:themeColor="text1"/>
          <w:rtl/>
        </w:rPr>
        <w:t xml:space="preserve"> على حد سواء</w:t>
      </w:r>
      <w:r w:rsidR="00F8419E">
        <w:rPr>
          <w:rFonts w:hint="cs"/>
          <w:color w:val="000000" w:themeColor="text1"/>
          <w:rtl/>
        </w:rPr>
        <w:t>،</w:t>
      </w:r>
      <w:r w:rsidRPr="00DE6131">
        <w:rPr>
          <w:rFonts w:hint="cs"/>
          <w:color w:val="000000" w:themeColor="text1"/>
          <w:rtl/>
        </w:rPr>
        <w:t xml:space="preserve"> على المستويين </w:t>
      </w:r>
      <w:r w:rsidR="00914694" w:rsidRPr="00DE6131">
        <w:rPr>
          <w:rFonts w:hint="cs"/>
          <w:color w:val="000000" w:themeColor="text1"/>
          <w:rtl/>
        </w:rPr>
        <w:t xml:space="preserve">المحلي </w:t>
      </w:r>
      <w:r w:rsidRPr="00DE6131">
        <w:rPr>
          <w:rFonts w:hint="cs"/>
          <w:color w:val="000000" w:themeColor="text1"/>
          <w:rtl/>
        </w:rPr>
        <w:t xml:space="preserve"> والوطني </w:t>
      </w:r>
      <w:r w:rsidR="00914694" w:rsidRPr="00DE6131">
        <w:rPr>
          <w:rFonts w:hint="cs"/>
          <w:color w:val="000000" w:themeColor="text1"/>
          <w:rtl/>
        </w:rPr>
        <w:t xml:space="preserve">ولهذا </w:t>
      </w:r>
      <w:r w:rsidRPr="00DE6131">
        <w:rPr>
          <w:rFonts w:hint="cs"/>
          <w:color w:val="000000" w:themeColor="text1"/>
          <w:rtl/>
        </w:rPr>
        <w:t>أدركت معظم التشريعات المقارنة أهم</w:t>
      </w:r>
      <w:r w:rsidR="00F8419E">
        <w:rPr>
          <w:rFonts w:hint="cs"/>
          <w:color w:val="000000" w:themeColor="text1"/>
          <w:rtl/>
        </w:rPr>
        <w:t>ية هذه العقود وسعت لتنظيمها في إطار قانوني موحد يكون من شأ</w:t>
      </w:r>
      <w:r w:rsidRPr="00DE6131">
        <w:rPr>
          <w:rFonts w:hint="cs"/>
          <w:color w:val="000000" w:themeColor="text1"/>
          <w:rtl/>
        </w:rPr>
        <w:t>نه ته</w:t>
      </w:r>
      <w:r w:rsidR="00F8419E">
        <w:rPr>
          <w:rFonts w:hint="cs"/>
          <w:color w:val="000000" w:themeColor="text1"/>
          <w:rtl/>
        </w:rPr>
        <w:t>يئة مناخ تشريعي مناسب لتوسيع الإستثمارات في المشاريع العامة وضمان قدر من الإ</w:t>
      </w:r>
      <w:r w:rsidRPr="00DE6131">
        <w:rPr>
          <w:rFonts w:hint="cs"/>
          <w:color w:val="000000" w:themeColor="text1"/>
          <w:rtl/>
        </w:rPr>
        <w:t>ستقرار لهذه العقود</w:t>
      </w:r>
      <w:r w:rsidR="00F8419E">
        <w:rPr>
          <w:rFonts w:hint="cs"/>
          <w:color w:val="000000" w:themeColor="text1"/>
          <w:rtl/>
        </w:rPr>
        <w:t>،</w:t>
      </w:r>
      <w:r w:rsidRPr="00DE6131">
        <w:rPr>
          <w:rFonts w:hint="cs"/>
          <w:color w:val="000000" w:themeColor="text1"/>
          <w:rtl/>
        </w:rPr>
        <w:t xml:space="preserve"> وذلك </w:t>
      </w:r>
      <w:r w:rsidR="00D76FD7" w:rsidRPr="00DE6131">
        <w:rPr>
          <w:rFonts w:hint="cs"/>
          <w:color w:val="000000" w:themeColor="text1"/>
          <w:rtl/>
        </w:rPr>
        <w:t>ما سع</w:t>
      </w:r>
      <w:r w:rsidR="00D76FD7" w:rsidRPr="00DE6131">
        <w:rPr>
          <w:color w:val="000000" w:themeColor="text1"/>
          <w:rtl/>
        </w:rPr>
        <w:t>ى</w:t>
      </w:r>
      <w:r w:rsidR="00F8419E">
        <w:rPr>
          <w:rFonts w:hint="cs"/>
          <w:color w:val="000000" w:themeColor="text1"/>
          <w:rtl/>
        </w:rPr>
        <w:t xml:space="preserve"> إ</w:t>
      </w:r>
      <w:r w:rsidRPr="00DE6131">
        <w:rPr>
          <w:rFonts w:hint="cs"/>
          <w:color w:val="000000" w:themeColor="text1"/>
          <w:rtl/>
        </w:rPr>
        <w:t xml:space="preserve">ليه المشرع الجزائري من خلال </w:t>
      </w:r>
      <w:r w:rsidRPr="00DE6131">
        <w:rPr>
          <w:rFonts w:hint="cs"/>
          <w:color w:val="000000" w:themeColor="text1"/>
          <w:rtl/>
        </w:rPr>
        <w:lastRenderedPageBreak/>
        <w:t xml:space="preserve">المرسومين </w:t>
      </w:r>
      <w:r w:rsidR="00914694" w:rsidRPr="00DE6131">
        <w:rPr>
          <w:rFonts w:hint="cs"/>
          <w:color w:val="000000" w:themeColor="text1"/>
          <w:rtl/>
        </w:rPr>
        <w:t xml:space="preserve"> المرسوم</w:t>
      </w:r>
      <w:r w:rsidRPr="00DE6131">
        <w:rPr>
          <w:rFonts w:hint="cs"/>
          <w:color w:val="000000" w:themeColor="text1"/>
          <w:rtl/>
        </w:rPr>
        <w:t xml:space="preserve"> الرئاسي </w:t>
      </w:r>
      <w:r w:rsidR="00914694" w:rsidRPr="00DE6131">
        <w:rPr>
          <w:rFonts w:hint="cs"/>
          <w:color w:val="000000" w:themeColor="text1"/>
          <w:rtl/>
        </w:rPr>
        <w:t xml:space="preserve"> </w:t>
      </w:r>
      <w:r w:rsidR="00914694" w:rsidRPr="00F8419E">
        <w:rPr>
          <w:rFonts w:hint="cs"/>
          <w:color w:val="000000" w:themeColor="text1"/>
          <w:sz w:val="26"/>
          <w:szCs w:val="26"/>
          <w:rtl/>
        </w:rPr>
        <w:t xml:space="preserve">15/247 </w:t>
      </w:r>
      <w:r w:rsidR="00914694" w:rsidRPr="00DE6131">
        <w:rPr>
          <w:rFonts w:hint="cs"/>
          <w:color w:val="000000" w:themeColor="text1"/>
          <w:rtl/>
        </w:rPr>
        <w:t>والمرسوم</w:t>
      </w:r>
      <w:r w:rsidRPr="00DE6131">
        <w:rPr>
          <w:rFonts w:hint="cs"/>
          <w:color w:val="000000" w:themeColor="text1"/>
          <w:rtl/>
        </w:rPr>
        <w:t xml:space="preserve"> التنفيذي </w:t>
      </w:r>
      <w:r w:rsidR="00914694" w:rsidRPr="00DE6131">
        <w:rPr>
          <w:rFonts w:hint="cs"/>
          <w:color w:val="000000" w:themeColor="text1"/>
          <w:rtl/>
        </w:rPr>
        <w:t xml:space="preserve"> </w:t>
      </w:r>
      <w:r w:rsidR="00914694" w:rsidRPr="00DD0EDA">
        <w:rPr>
          <w:rFonts w:hint="cs"/>
          <w:color w:val="000000" w:themeColor="text1"/>
          <w:sz w:val="26"/>
          <w:szCs w:val="26"/>
          <w:rtl/>
        </w:rPr>
        <w:t xml:space="preserve">18/199 </w:t>
      </w:r>
      <w:r w:rsidR="00461EB3" w:rsidRPr="00DE6131">
        <w:rPr>
          <w:rFonts w:hint="cs"/>
          <w:color w:val="000000" w:themeColor="text1"/>
          <w:rtl/>
        </w:rPr>
        <w:t>من خلال النص على ا</w:t>
      </w:r>
      <w:r w:rsidR="00DD0EDA">
        <w:rPr>
          <w:rFonts w:hint="cs"/>
          <w:color w:val="000000" w:themeColor="text1"/>
          <w:rtl/>
        </w:rPr>
        <w:t xml:space="preserve">لصور المختلفة لعقود التفويض والآليات القانونية </w:t>
      </w:r>
      <w:r w:rsidR="00461EB3" w:rsidRPr="00DE6131">
        <w:rPr>
          <w:rFonts w:hint="cs"/>
          <w:color w:val="000000" w:themeColor="text1"/>
          <w:rtl/>
        </w:rPr>
        <w:t xml:space="preserve">التنظيمية المتعلقة </w:t>
      </w:r>
      <w:r w:rsidR="00D76FD7" w:rsidRPr="00DE6131">
        <w:rPr>
          <w:rFonts w:hint="cs"/>
          <w:color w:val="000000" w:themeColor="text1"/>
          <w:rtl/>
        </w:rPr>
        <w:t>بالأحكام</w:t>
      </w:r>
      <w:r w:rsidR="00461EB3" w:rsidRPr="00DE6131">
        <w:rPr>
          <w:rFonts w:hint="cs"/>
          <w:color w:val="000000" w:themeColor="text1"/>
          <w:rtl/>
        </w:rPr>
        <w:t xml:space="preserve"> الخاصة  بكل صورة من هذه </w:t>
      </w:r>
      <w:r w:rsidR="00D76FD7" w:rsidRPr="00DE6131">
        <w:rPr>
          <w:rFonts w:hint="cs"/>
          <w:color w:val="000000" w:themeColor="text1"/>
          <w:rtl/>
        </w:rPr>
        <w:t>الصور عل</w:t>
      </w:r>
      <w:r w:rsidR="00D76FD7" w:rsidRPr="00DE6131">
        <w:rPr>
          <w:color w:val="000000" w:themeColor="text1"/>
          <w:rtl/>
        </w:rPr>
        <w:t>ى</w:t>
      </w:r>
      <w:r w:rsidR="00461EB3" w:rsidRPr="00DE6131">
        <w:rPr>
          <w:rFonts w:hint="cs"/>
          <w:color w:val="000000" w:themeColor="text1"/>
          <w:rtl/>
        </w:rPr>
        <w:t xml:space="preserve"> حدى.</w:t>
      </w:r>
    </w:p>
    <w:p w14:paraId="280EB682" w14:textId="6237AE9E" w:rsidR="001F7713" w:rsidRPr="00DE6131" w:rsidRDefault="00461EB3" w:rsidP="00DC6D1B">
      <w:pPr>
        <w:rPr>
          <w:color w:val="000000" w:themeColor="text1"/>
          <w:highlight w:val="green"/>
          <w:rtl/>
        </w:rPr>
      </w:pPr>
      <w:r w:rsidRPr="00DE6131">
        <w:rPr>
          <w:rFonts w:hint="cs"/>
          <w:color w:val="000000" w:themeColor="text1"/>
          <w:rtl/>
        </w:rPr>
        <w:t xml:space="preserve"> </w:t>
      </w:r>
      <w:r w:rsidR="007F1559" w:rsidRPr="00DE6131">
        <w:rPr>
          <w:rFonts w:hint="cs"/>
          <w:color w:val="000000" w:themeColor="text1"/>
          <w:rtl/>
        </w:rPr>
        <w:t>ولايزال</w:t>
      </w:r>
      <w:r w:rsidRPr="00DE6131">
        <w:rPr>
          <w:rFonts w:hint="cs"/>
          <w:color w:val="000000" w:themeColor="text1"/>
          <w:rtl/>
        </w:rPr>
        <w:t xml:space="preserve"> النظام القانوني </w:t>
      </w:r>
      <w:r w:rsidR="007F1559" w:rsidRPr="00DE6131">
        <w:rPr>
          <w:rFonts w:hint="cs"/>
          <w:color w:val="000000" w:themeColor="text1"/>
          <w:rtl/>
        </w:rPr>
        <w:t xml:space="preserve">لعقود </w:t>
      </w:r>
      <w:r w:rsidRPr="00DE6131">
        <w:rPr>
          <w:rFonts w:hint="cs"/>
          <w:color w:val="000000" w:themeColor="text1"/>
          <w:rtl/>
        </w:rPr>
        <w:t xml:space="preserve">تفويض </w:t>
      </w:r>
      <w:r w:rsidR="007F1559" w:rsidRPr="00DE6131">
        <w:rPr>
          <w:rFonts w:hint="cs"/>
          <w:color w:val="000000" w:themeColor="text1"/>
          <w:rtl/>
        </w:rPr>
        <w:t xml:space="preserve">المرافق العامة </w:t>
      </w:r>
      <w:r w:rsidRPr="00DE6131">
        <w:rPr>
          <w:rFonts w:hint="cs"/>
          <w:color w:val="000000" w:themeColor="text1"/>
          <w:rtl/>
        </w:rPr>
        <w:t>في طور البناء وهو نظام حديث</w:t>
      </w:r>
      <w:r w:rsidR="007F1559" w:rsidRPr="00DE6131">
        <w:rPr>
          <w:rFonts w:hint="cs"/>
          <w:color w:val="000000" w:themeColor="text1"/>
          <w:rtl/>
        </w:rPr>
        <w:t xml:space="preserve"> نوعا خاصة في ثوبه الجديد الذي يتضمن مجموعة غير محصورة من الصور وهو في هذا </w:t>
      </w:r>
      <w:r w:rsidR="00DF6962" w:rsidRPr="00DE6131">
        <w:rPr>
          <w:rFonts w:hint="cs"/>
          <w:color w:val="000000" w:themeColor="text1"/>
          <w:rtl/>
        </w:rPr>
        <w:t>الإطار</w:t>
      </w:r>
      <w:r w:rsidR="007F1559" w:rsidRPr="00DE6131">
        <w:rPr>
          <w:rFonts w:hint="cs"/>
          <w:color w:val="000000" w:themeColor="text1"/>
          <w:rtl/>
        </w:rPr>
        <w:t xml:space="preserve"> نظام مرن </w:t>
      </w:r>
      <w:r w:rsidR="00DF6962" w:rsidRPr="00DE6131">
        <w:rPr>
          <w:rFonts w:hint="cs"/>
          <w:color w:val="000000" w:themeColor="text1"/>
          <w:rtl/>
        </w:rPr>
        <w:t>قابل للتطور</w:t>
      </w:r>
      <w:r w:rsidRPr="00DE6131">
        <w:rPr>
          <w:rFonts w:hint="cs"/>
          <w:color w:val="000000" w:themeColor="text1"/>
          <w:rtl/>
        </w:rPr>
        <w:t xml:space="preserve"> ويتميز </w:t>
      </w:r>
      <w:r w:rsidR="00DF6962" w:rsidRPr="00DE6131">
        <w:rPr>
          <w:rFonts w:hint="cs"/>
          <w:color w:val="000000" w:themeColor="text1"/>
          <w:rtl/>
        </w:rPr>
        <w:t>بخصائص ومزايا عديدة تجعله مناسبا لمعظم المرافق العامة باختلاف طبيعتها واختلاف مواضيعها</w:t>
      </w:r>
      <w:r w:rsidR="00DD0EDA">
        <w:rPr>
          <w:rFonts w:hint="cs"/>
          <w:color w:val="000000" w:themeColor="text1"/>
          <w:rtl/>
        </w:rPr>
        <w:t>،</w:t>
      </w:r>
      <w:r w:rsidR="00DF6962" w:rsidRPr="00DE6131">
        <w:rPr>
          <w:rFonts w:hint="cs"/>
          <w:color w:val="000000" w:themeColor="text1"/>
          <w:rtl/>
        </w:rPr>
        <w:t xml:space="preserve"> بالإضافة الى </w:t>
      </w:r>
      <w:r w:rsidR="00132546">
        <w:rPr>
          <w:rFonts w:hint="cs"/>
          <w:color w:val="000000" w:themeColor="text1"/>
          <w:rtl/>
        </w:rPr>
        <w:t>أن تعدد صور التفويض تسا</w:t>
      </w:r>
      <w:r w:rsidR="00DF6962" w:rsidRPr="00DE6131">
        <w:rPr>
          <w:rFonts w:hint="cs"/>
          <w:color w:val="000000" w:themeColor="text1"/>
          <w:rtl/>
        </w:rPr>
        <w:t xml:space="preserve">هم في مرونة هذا العقد وقابليته للتكيف مع </w:t>
      </w:r>
      <w:r w:rsidRPr="00DE6131">
        <w:rPr>
          <w:rFonts w:hint="cs"/>
          <w:color w:val="000000" w:themeColor="text1"/>
          <w:rtl/>
        </w:rPr>
        <w:t xml:space="preserve">جميع العقود التي </w:t>
      </w:r>
      <w:r w:rsidR="00DF6962" w:rsidRPr="00DE6131">
        <w:rPr>
          <w:rFonts w:hint="cs"/>
          <w:color w:val="000000" w:themeColor="text1"/>
          <w:rtl/>
        </w:rPr>
        <w:t>يمكن أن تفرغ في هذه ال</w:t>
      </w:r>
      <w:r w:rsidR="00D76FD7" w:rsidRPr="00DE6131">
        <w:rPr>
          <w:rFonts w:hint="cs"/>
          <w:color w:val="000000" w:themeColor="text1"/>
          <w:rtl/>
        </w:rPr>
        <w:t>صور</w:t>
      </w:r>
      <w:r w:rsidRPr="00DE6131">
        <w:rPr>
          <w:rFonts w:hint="cs"/>
          <w:color w:val="000000" w:themeColor="text1"/>
          <w:rtl/>
        </w:rPr>
        <w:t xml:space="preserve"> </w:t>
      </w:r>
      <w:r w:rsidR="00DF6962" w:rsidRPr="00DE6131">
        <w:rPr>
          <w:rFonts w:hint="cs"/>
          <w:color w:val="000000" w:themeColor="text1"/>
          <w:rtl/>
        </w:rPr>
        <w:t xml:space="preserve">المختلفة لتقنية </w:t>
      </w:r>
      <w:r w:rsidR="00D76FD7" w:rsidRPr="00DE6131">
        <w:rPr>
          <w:rFonts w:hint="cs"/>
          <w:color w:val="000000" w:themeColor="text1"/>
          <w:rtl/>
        </w:rPr>
        <w:t>التفويض</w:t>
      </w:r>
      <w:r w:rsidR="00132546">
        <w:rPr>
          <w:rFonts w:hint="cs"/>
          <w:color w:val="000000" w:themeColor="text1"/>
          <w:rtl/>
        </w:rPr>
        <w:t>،</w:t>
      </w:r>
      <w:r w:rsidR="00D76FD7" w:rsidRPr="00DE6131">
        <w:rPr>
          <w:rFonts w:hint="cs"/>
          <w:color w:val="000000" w:themeColor="text1"/>
          <w:rtl/>
        </w:rPr>
        <w:t xml:space="preserve"> غير</w:t>
      </w:r>
      <w:r w:rsidR="001F7713" w:rsidRPr="00DE6131">
        <w:rPr>
          <w:rFonts w:hint="cs"/>
          <w:color w:val="000000" w:themeColor="text1"/>
          <w:rtl/>
        </w:rPr>
        <w:t xml:space="preserve"> أنه لابد</w:t>
      </w:r>
      <w:r w:rsidR="00132546">
        <w:rPr>
          <w:rFonts w:hint="cs"/>
          <w:color w:val="000000" w:themeColor="text1"/>
          <w:rtl/>
        </w:rPr>
        <w:t xml:space="preserve"> </w:t>
      </w:r>
      <w:r w:rsidR="001F7713" w:rsidRPr="00DE6131">
        <w:rPr>
          <w:rFonts w:hint="cs"/>
          <w:color w:val="000000" w:themeColor="text1"/>
          <w:rtl/>
        </w:rPr>
        <w:t>ل</w:t>
      </w:r>
      <w:r w:rsidR="00DF6962" w:rsidRPr="00DE6131">
        <w:rPr>
          <w:rFonts w:hint="cs"/>
          <w:color w:val="000000" w:themeColor="text1"/>
          <w:rtl/>
        </w:rPr>
        <w:t xml:space="preserve">صور الرقابة التي </w:t>
      </w:r>
      <w:r w:rsidR="001F7713" w:rsidRPr="00DE6131">
        <w:rPr>
          <w:rFonts w:hint="cs"/>
          <w:color w:val="000000" w:themeColor="text1"/>
          <w:rtl/>
        </w:rPr>
        <w:t>تطبقها</w:t>
      </w:r>
      <w:r w:rsidR="00DF6962" w:rsidRPr="00DE6131">
        <w:rPr>
          <w:rFonts w:hint="cs"/>
          <w:color w:val="000000" w:themeColor="text1"/>
          <w:rtl/>
        </w:rPr>
        <w:t xml:space="preserve"> السلطة </w:t>
      </w:r>
      <w:r w:rsidR="001F7713" w:rsidRPr="00DE6131">
        <w:rPr>
          <w:rFonts w:hint="cs"/>
          <w:color w:val="000000" w:themeColor="text1"/>
          <w:rtl/>
        </w:rPr>
        <w:t>المفوضة</w:t>
      </w:r>
      <w:r w:rsidR="00DF6962" w:rsidRPr="00DE6131">
        <w:rPr>
          <w:rFonts w:hint="cs"/>
          <w:color w:val="000000" w:themeColor="text1"/>
          <w:rtl/>
        </w:rPr>
        <w:t xml:space="preserve"> </w:t>
      </w:r>
      <w:r w:rsidR="001F7713" w:rsidRPr="00DE6131">
        <w:rPr>
          <w:rFonts w:hint="cs"/>
          <w:color w:val="000000" w:themeColor="text1"/>
          <w:rtl/>
        </w:rPr>
        <w:t xml:space="preserve">على </w:t>
      </w:r>
      <w:r w:rsidR="00DF6962" w:rsidRPr="00DE6131">
        <w:rPr>
          <w:rFonts w:hint="cs"/>
          <w:color w:val="000000" w:themeColor="text1"/>
          <w:rtl/>
        </w:rPr>
        <w:t xml:space="preserve"> </w:t>
      </w:r>
      <w:r w:rsidR="001F7713" w:rsidRPr="00DE6131">
        <w:rPr>
          <w:rFonts w:hint="cs"/>
          <w:color w:val="000000" w:themeColor="text1"/>
          <w:rtl/>
        </w:rPr>
        <w:t>صاحب ا</w:t>
      </w:r>
      <w:r w:rsidR="00132546">
        <w:rPr>
          <w:rFonts w:hint="cs"/>
          <w:color w:val="000000" w:themeColor="text1"/>
          <w:rtl/>
        </w:rPr>
        <w:t>لتفويض أن تتكيف مع هذا التنوع وأ</w:t>
      </w:r>
      <w:r w:rsidR="001F7713" w:rsidRPr="00DE6131">
        <w:rPr>
          <w:rFonts w:hint="cs"/>
          <w:color w:val="000000" w:themeColor="text1"/>
          <w:rtl/>
        </w:rPr>
        <w:t>ن تتسم بالتباين والمرو</w:t>
      </w:r>
      <w:r w:rsidR="00132546">
        <w:rPr>
          <w:rFonts w:hint="cs"/>
          <w:color w:val="000000" w:themeColor="text1"/>
          <w:rtl/>
        </w:rPr>
        <w:t>نة بناءا على مقتضيات كل شكل من أ</w:t>
      </w:r>
      <w:r w:rsidR="001F7713" w:rsidRPr="00DE6131">
        <w:rPr>
          <w:rFonts w:hint="cs"/>
          <w:color w:val="000000" w:themeColor="text1"/>
          <w:rtl/>
        </w:rPr>
        <w:t>شكال التفويض وبالنظر الى طبيعة المهام المرفقية وحسب الأهمية التي يحتلها كل مرفق من المرافق العامة على حدى</w:t>
      </w:r>
      <w:r w:rsidR="00114C90">
        <w:rPr>
          <w:rFonts w:hint="cs"/>
          <w:color w:val="000000" w:themeColor="text1"/>
          <w:rtl/>
        </w:rPr>
        <w:t>، بالإضافة الى مراعاة الطبيعة الإ</w:t>
      </w:r>
      <w:r w:rsidR="001F7713" w:rsidRPr="00DE6131">
        <w:rPr>
          <w:rFonts w:hint="cs"/>
          <w:color w:val="000000" w:themeColor="text1"/>
          <w:rtl/>
        </w:rPr>
        <w:t>قتصادية الخاصة</w:t>
      </w:r>
      <w:r w:rsidR="00114C90">
        <w:rPr>
          <w:rFonts w:hint="cs"/>
          <w:color w:val="000000" w:themeColor="text1"/>
          <w:rtl/>
        </w:rPr>
        <w:t xml:space="preserve"> لبعض المرافق العامة التي يمكن أن تشكل إضافة إ</w:t>
      </w:r>
      <w:r w:rsidR="001F7713" w:rsidRPr="00DE6131">
        <w:rPr>
          <w:rFonts w:hint="cs"/>
          <w:color w:val="000000" w:themeColor="text1"/>
          <w:rtl/>
        </w:rPr>
        <w:t xml:space="preserve">قتصادية </w:t>
      </w:r>
      <w:r w:rsidR="00114C90">
        <w:rPr>
          <w:rFonts w:hint="cs"/>
          <w:color w:val="000000" w:themeColor="text1"/>
          <w:rtl/>
        </w:rPr>
        <w:t>هامة في قطاعات هامة واستراتيجية، فسلطة الرقابة يجب أ</w:t>
      </w:r>
      <w:r w:rsidR="001F7713" w:rsidRPr="00DE6131">
        <w:rPr>
          <w:rFonts w:hint="cs"/>
          <w:color w:val="000000" w:themeColor="text1"/>
          <w:rtl/>
        </w:rPr>
        <w:t>ن تتكيف مع طبيعة ومواضيع المرافق العامة موضوع التفويض بالشكل الذي يحقق الهدف الحقيقي من ممارستها.</w:t>
      </w:r>
    </w:p>
    <w:p w14:paraId="47F5D353" w14:textId="5FB91118" w:rsidR="006C420E" w:rsidRPr="00DE6131" w:rsidRDefault="00D607D5" w:rsidP="005610C7">
      <w:pPr>
        <w:rPr>
          <w:color w:val="000000" w:themeColor="text1"/>
          <w:rtl/>
        </w:rPr>
      </w:pPr>
      <w:r w:rsidRPr="00DE6131">
        <w:rPr>
          <w:rFonts w:hint="cs"/>
          <w:color w:val="000000" w:themeColor="text1"/>
          <w:rtl/>
        </w:rPr>
        <w:t>هذه المرونة للعملية الرقابية يمكن أن تساهم في</w:t>
      </w:r>
      <w:r w:rsidR="00A136F7" w:rsidRPr="00DE6131">
        <w:rPr>
          <w:rFonts w:hint="cs"/>
          <w:color w:val="000000" w:themeColor="text1"/>
          <w:rtl/>
        </w:rPr>
        <w:t xml:space="preserve"> رفع </w:t>
      </w:r>
      <w:r w:rsidRPr="00DE6131">
        <w:rPr>
          <w:rFonts w:hint="cs"/>
          <w:color w:val="000000" w:themeColor="text1"/>
          <w:rtl/>
        </w:rPr>
        <w:t xml:space="preserve">مردودية </w:t>
      </w:r>
      <w:r w:rsidR="00A136F7" w:rsidRPr="00DE6131">
        <w:rPr>
          <w:rFonts w:hint="cs"/>
          <w:color w:val="000000" w:themeColor="text1"/>
          <w:rtl/>
        </w:rPr>
        <w:t xml:space="preserve"> المرفق العام </w:t>
      </w:r>
      <w:r w:rsidRPr="00DE6131">
        <w:rPr>
          <w:rFonts w:hint="cs"/>
          <w:color w:val="000000" w:themeColor="text1"/>
          <w:rtl/>
        </w:rPr>
        <w:t>المفوض وتعزز</w:t>
      </w:r>
      <w:r w:rsidR="00A136F7" w:rsidRPr="00DE6131">
        <w:rPr>
          <w:rFonts w:hint="cs"/>
          <w:color w:val="000000" w:themeColor="text1"/>
          <w:rtl/>
        </w:rPr>
        <w:t xml:space="preserve"> </w:t>
      </w:r>
      <w:r w:rsidR="00114C90">
        <w:rPr>
          <w:rFonts w:hint="cs"/>
          <w:color w:val="000000" w:themeColor="text1"/>
          <w:rtl/>
        </w:rPr>
        <w:t>المكاسب المحققة في إطار تلبية الحاجات الإجتماعية</w:t>
      </w:r>
      <w:r w:rsidRPr="00DE6131">
        <w:rPr>
          <w:rFonts w:hint="cs"/>
          <w:color w:val="000000" w:themeColor="text1"/>
          <w:rtl/>
        </w:rPr>
        <w:t xml:space="preserve">، وتفضي في الوقت ذاته الى تلافي </w:t>
      </w:r>
      <w:r w:rsidR="00A136F7" w:rsidRPr="00DE6131">
        <w:rPr>
          <w:rFonts w:hint="cs"/>
          <w:color w:val="000000" w:themeColor="text1"/>
          <w:rtl/>
        </w:rPr>
        <w:t xml:space="preserve">السلبيات التي يمكن </w:t>
      </w:r>
      <w:r w:rsidRPr="00DE6131">
        <w:rPr>
          <w:rFonts w:hint="cs"/>
          <w:color w:val="000000" w:themeColor="text1"/>
          <w:rtl/>
        </w:rPr>
        <w:t xml:space="preserve">تتمخض </w:t>
      </w:r>
      <w:r w:rsidR="008D76AE">
        <w:rPr>
          <w:rFonts w:hint="cs"/>
          <w:color w:val="000000" w:themeColor="text1"/>
          <w:rtl/>
        </w:rPr>
        <w:t>إ</w:t>
      </w:r>
      <w:r w:rsidRPr="00DE6131">
        <w:rPr>
          <w:rFonts w:hint="cs"/>
          <w:color w:val="000000" w:themeColor="text1"/>
          <w:rtl/>
        </w:rPr>
        <w:t>ما عن التسيير المباشر الذي</w:t>
      </w:r>
      <w:r w:rsidR="008D76AE">
        <w:rPr>
          <w:rFonts w:hint="cs"/>
          <w:color w:val="000000" w:themeColor="text1"/>
          <w:rtl/>
        </w:rPr>
        <w:t xml:space="preserve"> ساده الجمود لفترات زمنية طويلة</w:t>
      </w:r>
      <w:r w:rsidRPr="00DE6131">
        <w:rPr>
          <w:rFonts w:hint="cs"/>
          <w:color w:val="000000" w:themeColor="text1"/>
          <w:rtl/>
        </w:rPr>
        <w:t xml:space="preserve">، كما تسهم في تفادي المساوئ التي تترتب عن انتهاج سياسة الخصخصة القائمة على نقل الملكية للقطاع الخاص </w:t>
      </w:r>
      <w:r w:rsidR="00D76FD7" w:rsidRPr="00DE6131">
        <w:rPr>
          <w:rFonts w:hint="cs"/>
          <w:color w:val="000000" w:themeColor="text1"/>
          <w:rtl/>
        </w:rPr>
        <w:t>وم</w:t>
      </w:r>
      <w:r w:rsidR="008D76AE">
        <w:rPr>
          <w:rFonts w:hint="cs"/>
          <w:color w:val="000000" w:themeColor="text1"/>
          <w:rtl/>
        </w:rPr>
        <w:t>ا</w:t>
      </w:r>
      <w:r w:rsidR="00D76FD7" w:rsidRPr="00DE6131">
        <w:rPr>
          <w:rFonts w:hint="cs"/>
          <w:color w:val="000000" w:themeColor="text1"/>
          <w:rtl/>
        </w:rPr>
        <w:t>تحمله</w:t>
      </w:r>
      <w:r w:rsidRPr="00DE6131">
        <w:rPr>
          <w:rFonts w:hint="cs"/>
          <w:color w:val="000000" w:themeColor="text1"/>
          <w:rtl/>
        </w:rPr>
        <w:t xml:space="preserve"> من مخاطر عديدة</w:t>
      </w:r>
      <w:r w:rsidR="006C420E" w:rsidRPr="00DE6131">
        <w:rPr>
          <w:rFonts w:hint="cs"/>
          <w:color w:val="000000" w:themeColor="text1"/>
          <w:rtl/>
        </w:rPr>
        <w:t>،</w:t>
      </w:r>
      <w:r w:rsidRPr="00DE6131">
        <w:rPr>
          <w:rFonts w:hint="cs"/>
          <w:color w:val="000000" w:themeColor="text1"/>
          <w:rtl/>
        </w:rPr>
        <w:t xml:space="preserve"> فتحقق السلطة العامة </w:t>
      </w:r>
      <w:r w:rsidR="00A136F7" w:rsidRPr="00DE6131">
        <w:rPr>
          <w:rFonts w:hint="cs"/>
          <w:color w:val="000000" w:themeColor="text1"/>
          <w:rtl/>
        </w:rPr>
        <w:t xml:space="preserve">أهدافها التنموية </w:t>
      </w:r>
      <w:r w:rsidR="005610C7">
        <w:rPr>
          <w:rFonts w:hint="cs"/>
          <w:color w:val="000000" w:themeColor="text1"/>
          <w:rtl/>
        </w:rPr>
        <w:t xml:space="preserve">وتساهم في نجاحالإستثمارات </w:t>
      </w:r>
      <w:r w:rsidRPr="00DE6131">
        <w:rPr>
          <w:rFonts w:hint="cs"/>
          <w:color w:val="000000" w:themeColor="text1"/>
          <w:rtl/>
        </w:rPr>
        <w:t xml:space="preserve">المجسدة من قبل المتعاقدين معها </w:t>
      </w:r>
      <w:r w:rsidR="00A136F7" w:rsidRPr="00DE6131">
        <w:rPr>
          <w:rFonts w:hint="cs"/>
          <w:color w:val="000000" w:themeColor="text1"/>
          <w:rtl/>
        </w:rPr>
        <w:t xml:space="preserve">وصولا الى </w:t>
      </w:r>
      <w:r w:rsidRPr="00DE6131">
        <w:rPr>
          <w:rFonts w:hint="cs"/>
          <w:color w:val="000000" w:themeColor="text1"/>
          <w:rtl/>
        </w:rPr>
        <w:t>الهدف ال</w:t>
      </w:r>
      <w:r w:rsidR="005610C7">
        <w:rPr>
          <w:rFonts w:hint="cs"/>
          <w:color w:val="000000" w:themeColor="text1"/>
          <w:rtl/>
        </w:rPr>
        <w:t>أ</w:t>
      </w:r>
      <w:r w:rsidRPr="00DE6131">
        <w:rPr>
          <w:rFonts w:hint="cs"/>
          <w:color w:val="000000" w:themeColor="text1"/>
          <w:rtl/>
        </w:rPr>
        <w:t xml:space="preserve">سمى الذي يتضمن رفع </w:t>
      </w:r>
      <w:r w:rsidR="00A136F7" w:rsidRPr="00DE6131">
        <w:rPr>
          <w:rFonts w:hint="cs"/>
          <w:color w:val="000000" w:themeColor="text1"/>
          <w:rtl/>
        </w:rPr>
        <w:t xml:space="preserve"> مستوى الخدمة </w:t>
      </w:r>
      <w:r w:rsidRPr="00DE6131">
        <w:rPr>
          <w:rFonts w:hint="cs"/>
          <w:color w:val="000000" w:themeColor="text1"/>
          <w:rtl/>
        </w:rPr>
        <w:t xml:space="preserve">العمومية في ظل احترام </w:t>
      </w:r>
      <w:r w:rsidR="00A136F7" w:rsidRPr="00DE6131">
        <w:rPr>
          <w:rFonts w:hint="cs"/>
          <w:color w:val="000000" w:themeColor="text1"/>
          <w:rtl/>
        </w:rPr>
        <w:t xml:space="preserve"> الأسس والمعايير </w:t>
      </w:r>
      <w:r w:rsidR="006C420E" w:rsidRPr="00DE6131">
        <w:rPr>
          <w:rFonts w:hint="cs"/>
          <w:color w:val="000000" w:themeColor="text1"/>
          <w:rtl/>
        </w:rPr>
        <w:t>العالمية للجودة .</w:t>
      </w:r>
    </w:p>
    <w:p w14:paraId="6135EA59" w14:textId="4DF0BDD4" w:rsidR="0074112E" w:rsidRPr="00DE6131" w:rsidRDefault="006C420E" w:rsidP="005B5859">
      <w:pPr>
        <w:rPr>
          <w:color w:val="000000" w:themeColor="text1"/>
          <w:sz w:val="24"/>
          <w:szCs w:val="24"/>
          <w:rtl/>
        </w:rPr>
      </w:pPr>
      <w:r w:rsidRPr="00DE6131">
        <w:rPr>
          <w:rFonts w:hint="cs"/>
          <w:color w:val="000000" w:themeColor="text1"/>
          <w:rtl/>
        </w:rPr>
        <w:t>فالمرفق ال</w:t>
      </w:r>
      <w:r w:rsidR="0074112E" w:rsidRPr="00DE6131">
        <w:rPr>
          <w:rFonts w:hint="cs"/>
          <w:color w:val="000000" w:themeColor="text1"/>
          <w:rtl/>
        </w:rPr>
        <w:t xml:space="preserve">عام الذي </w:t>
      </w:r>
      <w:r w:rsidRPr="00DE6131">
        <w:rPr>
          <w:rFonts w:hint="cs"/>
          <w:color w:val="000000" w:themeColor="text1"/>
          <w:rtl/>
        </w:rPr>
        <w:t>يسعى الى</w:t>
      </w:r>
      <w:r w:rsidR="0074112E" w:rsidRPr="00DE6131">
        <w:rPr>
          <w:rFonts w:hint="cs"/>
          <w:color w:val="000000" w:themeColor="text1"/>
          <w:rtl/>
        </w:rPr>
        <w:t xml:space="preserve"> تحقيق المصلحة العامة سواء عن طريق </w:t>
      </w:r>
      <w:r w:rsidR="005610C7">
        <w:rPr>
          <w:rFonts w:hint="cs"/>
          <w:color w:val="000000" w:themeColor="text1"/>
          <w:rtl/>
        </w:rPr>
        <w:t>أ</w:t>
      </w:r>
      <w:r w:rsidRPr="00DE6131">
        <w:rPr>
          <w:rFonts w:hint="cs"/>
          <w:color w:val="000000" w:themeColor="text1"/>
          <w:rtl/>
        </w:rPr>
        <w:t>شخاص القانون العام العامة</w:t>
      </w:r>
      <w:r w:rsidR="005610C7">
        <w:rPr>
          <w:rFonts w:hint="cs"/>
          <w:color w:val="000000" w:themeColor="text1"/>
          <w:rtl/>
        </w:rPr>
        <w:t xml:space="preserve"> أ</w:t>
      </w:r>
      <w:r w:rsidR="0074112E" w:rsidRPr="00DE6131">
        <w:rPr>
          <w:rFonts w:hint="cs"/>
          <w:color w:val="000000" w:themeColor="text1"/>
          <w:rtl/>
        </w:rPr>
        <w:t xml:space="preserve">و </w:t>
      </w:r>
      <w:r w:rsidRPr="00DE6131">
        <w:rPr>
          <w:rFonts w:hint="cs"/>
          <w:color w:val="000000" w:themeColor="text1"/>
          <w:rtl/>
        </w:rPr>
        <w:t xml:space="preserve">الخاص </w:t>
      </w:r>
      <w:r w:rsidR="00D76FD7" w:rsidRPr="00DE6131">
        <w:rPr>
          <w:rFonts w:hint="cs"/>
          <w:color w:val="000000" w:themeColor="text1"/>
          <w:rtl/>
        </w:rPr>
        <w:t>لا يمكن</w:t>
      </w:r>
      <w:r w:rsidR="00D76FD7" w:rsidRPr="00DE6131">
        <w:rPr>
          <w:color w:val="000000" w:themeColor="text1"/>
          <w:rtl/>
        </w:rPr>
        <w:t>ه</w:t>
      </w:r>
      <w:r w:rsidR="0074112E" w:rsidRPr="00DE6131">
        <w:rPr>
          <w:rFonts w:hint="cs"/>
          <w:color w:val="000000" w:themeColor="text1"/>
          <w:rtl/>
        </w:rPr>
        <w:t xml:space="preserve"> </w:t>
      </w:r>
      <w:r w:rsidR="005610C7">
        <w:rPr>
          <w:rFonts w:hint="cs"/>
          <w:color w:val="000000" w:themeColor="text1"/>
          <w:rtl/>
        </w:rPr>
        <w:t>بأ</w:t>
      </w:r>
      <w:r w:rsidRPr="00DE6131">
        <w:rPr>
          <w:rFonts w:hint="cs"/>
          <w:color w:val="000000" w:themeColor="text1"/>
          <w:rtl/>
        </w:rPr>
        <w:t xml:space="preserve">ي حال من الأحوال </w:t>
      </w:r>
      <w:r w:rsidR="005610C7">
        <w:rPr>
          <w:rFonts w:hint="cs"/>
          <w:color w:val="000000" w:themeColor="text1"/>
          <w:rtl/>
        </w:rPr>
        <w:t>أ</w:t>
      </w:r>
      <w:r w:rsidR="0074112E" w:rsidRPr="00DE6131">
        <w:rPr>
          <w:rFonts w:hint="cs"/>
          <w:color w:val="000000" w:themeColor="text1"/>
          <w:rtl/>
        </w:rPr>
        <w:t>ن يشكل</w:t>
      </w:r>
      <w:r w:rsidRPr="00DE6131">
        <w:rPr>
          <w:rFonts w:hint="cs"/>
          <w:color w:val="000000" w:themeColor="text1"/>
          <w:rtl/>
        </w:rPr>
        <w:t xml:space="preserve"> ذريعة للتعدي</w:t>
      </w:r>
      <w:r w:rsidR="0074112E" w:rsidRPr="00DE6131">
        <w:rPr>
          <w:rFonts w:hint="cs"/>
          <w:color w:val="000000" w:themeColor="text1"/>
          <w:rtl/>
        </w:rPr>
        <w:t xml:space="preserve"> على </w:t>
      </w:r>
      <w:r w:rsidRPr="00DE6131">
        <w:rPr>
          <w:rFonts w:hint="cs"/>
          <w:color w:val="000000" w:themeColor="text1"/>
          <w:rtl/>
        </w:rPr>
        <w:t xml:space="preserve">مقتضيات </w:t>
      </w:r>
      <w:r w:rsidR="0074112E" w:rsidRPr="00DE6131">
        <w:rPr>
          <w:rFonts w:hint="cs"/>
          <w:color w:val="000000" w:themeColor="text1"/>
          <w:rtl/>
        </w:rPr>
        <w:t xml:space="preserve">الحريات العامة </w:t>
      </w:r>
      <w:r w:rsidRPr="00DE6131">
        <w:rPr>
          <w:rFonts w:hint="cs"/>
          <w:color w:val="000000" w:themeColor="text1"/>
          <w:rtl/>
        </w:rPr>
        <w:t>ولاسيما حرية</w:t>
      </w:r>
      <w:r w:rsidR="0074112E" w:rsidRPr="00DE6131">
        <w:rPr>
          <w:rFonts w:hint="cs"/>
          <w:color w:val="000000" w:themeColor="text1"/>
          <w:rtl/>
        </w:rPr>
        <w:t xml:space="preserve"> التجارة والصناعة التي اعتبر</w:t>
      </w:r>
      <w:r w:rsidR="005B5859">
        <w:rPr>
          <w:rFonts w:hint="cs"/>
          <w:color w:val="000000" w:themeColor="text1"/>
          <w:rtl/>
        </w:rPr>
        <w:t>ت</w:t>
      </w:r>
      <w:r w:rsidR="0074112E" w:rsidRPr="00DE6131">
        <w:rPr>
          <w:rFonts w:hint="cs"/>
          <w:color w:val="000000" w:themeColor="text1"/>
          <w:rtl/>
        </w:rPr>
        <w:t xml:space="preserve">ها </w:t>
      </w:r>
      <w:r w:rsidR="005B5859">
        <w:rPr>
          <w:rFonts w:hint="cs"/>
          <w:color w:val="000000" w:themeColor="text1"/>
          <w:rtl/>
        </w:rPr>
        <w:t>مختلف التشريعات المقارنة</w:t>
      </w:r>
      <w:r w:rsidR="0074112E" w:rsidRPr="00DE6131">
        <w:rPr>
          <w:rFonts w:hint="cs"/>
          <w:color w:val="000000" w:themeColor="text1"/>
          <w:rtl/>
        </w:rPr>
        <w:t xml:space="preserve"> من الحريات العامة </w:t>
      </w:r>
      <w:r w:rsidR="005B5859">
        <w:rPr>
          <w:rFonts w:hint="cs"/>
          <w:color w:val="000000" w:themeColor="text1"/>
          <w:rtl/>
        </w:rPr>
        <w:t xml:space="preserve">الأساسية، </w:t>
      </w:r>
      <w:r w:rsidR="0074112E" w:rsidRPr="00DE6131">
        <w:rPr>
          <w:rFonts w:hint="cs"/>
          <w:color w:val="000000" w:themeColor="text1"/>
          <w:rtl/>
        </w:rPr>
        <w:t xml:space="preserve">وبالتالي لقد </w:t>
      </w:r>
      <w:r w:rsidRPr="00DE6131">
        <w:rPr>
          <w:rFonts w:hint="cs"/>
          <w:color w:val="000000" w:themeColor="text1"/>
          <w:rtl/>
        </w:rPr>
        <w:t>أصبح من</w:t>
      </w:r>
      <w:r w:rsidR="0074112E" w:rsidRPr="00DE6131">
        <w:rPr>
          <w:rFonts w:hint="cs"/>
          <w:color w:val="000000" w:themeColor="text1"/>
          <w:rtl/>
        </w:rPr>
        <w:t xml:space="preserve"> الضروري </w:t>
      </w:r>
      <w:r w:rsidRPr="00DE6131">
        <w:rPr>
          <w:rFonts w:hint="cs"/>
          <w:color w:val="000000" w:themeColor="text1"/>
          <w:rtl/>
        </w:rPr>
        <w:t xml:space="preserve">بمكان </w:t>
      </w:r>
      <w:r w:rsidR="0074112E" w:rsidRPr="00DE6131">
        <w:rPr>
          <w:rFonts w:hint="cs"/>
          <w:color w:val="000000" w:themeColor="text1"/>
          <w:rtl/>
        </w:rPr>
        <w:t xml:space="preserve">وجود نوع من </w:t>
      </w:r>
      <w:r w:rsidR="00A47D48">
        <w:rPr>
          <w:rFonts w:hint="cs"/>
          <w:color w:val="000000" w:themeColor="text1"/>
          <w:rtl/>
        </w:rPr>
        <w:t>الإ</w:t>
      </w:r>
      <w:r w:rsidRPr="00DE6131">
        <w:rPr>
          <w:rFonts w:hint="cs"/>
          <w:color w:val="000000" w:themeColor="text1"/>
          <w:rtl/>
        </w:rPr>
        <w:t xml:space="preserve">رتباط الوثيق </w:t>
      </w:r>
      <w:r w:rsidR="0074112E" w:rsidRPr="00DE6131">
        <w:rPr>
          <w:rFonts w:hint="cs"/>
          <w:color w:val="000000" w:themeColor="text1"/>
          <w:rtl/>
        </w:rPr>
        <w:t xml:space="preserve">لا بل </w:t>
      </w:r>
      <w:r w:rsidRPr="00DE6131">
        <w:rPr>
          <w:rFonts w:hint="cs"/>
          <w:color w:val="000000" w:themeColor="text1"/>
          <w:rtl/>
        </w:rPr>
        <w:t>نوع من ال</w:t>
      </w:r>
      <w:r w:rsidR="0074112E" w:rsidRPr="00DE6131">
        <w:rPr>
          <w:rFonts w:hint="cs"/>
          <w:color w:val="000000" w:themeColor="text1"/>
          <w:rtl/>
        </w:rPr>
        <w:t>توازن بين المصلحة العامة من جهة وحرية التجارة والصناعة من جهة أخرى</w:t>
      </w:r>
      <w:r w:rsidR="0074112E" w:rsidRPr="00DE6131">
        <w:rPr>
          <w:rStyle w:val="Appelnotedebasdep"/>
          <w:color w:val="000000" w:themeColor="text1"/>
          <w:rtl/>
        </w:rPr>
        <w:footnoteReference w:id="477"/>
      </w:r>
      <w:r w:rsidR="0074112E" w:rsidRPr="00DE6131">
        <w:rPr>
          <w:rFonts w:hint="cs"/>
          <w:color w:val="000000" w:themeColor="text1"/>
          <w:rtl/>
        </w:rPr>
        <w:t>.</w:t>
      </w:r>
      <w:r w:rsidR="0074112E" w:rsidRPr="00DE6131">
        <w:rPr>
          <w:rFonts w:hint="cs"/>
          <w:color w:val="000000" w:themeColor="text1"/>
          <w:sz w:val="24"/>
          <w:szCs w:val="24"/>
          <w:rtl/>
        </w:rPr>
        <w:t xml:space="preserve"> </w:t>
      </w:r>
    </w:p>
    <w:p w14:paraId="78260DB8" w14:textId="53ED94CA" w:rsidR="007825E4" w:rsidRPr="00DE6131" w:rsidRDefault="007825E4" w:rsidP="00A136F7">
      <w:pPr>
        <w:rPr>
          <w:color w:val="000000" w:themeColor="text1"/>
          <w:rtl/>
        </w:rPr>
      </w:pPr>
    </w:p>
    <w:p w14:paraId="172F79BE" w14:textId="77777777" w:rsidR="008A4A92" w:rsidRPr="00DE6131" w:rsidRDefault="008A4A92" w:rsidP="00712C11">
      <w:pPr>
        <w:rPr>
          <w:color w:val="000000" w:themeColor="text1"/>
          <w:sz w:val="34"/>
          <w:szCs w:val="34"/>
          <w:rtl/>
        </w:rPr>
      </w:pPr>
    </w:p>
    <w:p w14:paraId="27AF41DD" w14:textId="0A8C65F9" w:rsidR="00A47D48" w:rsidRDefault="00B7024E" w:rsidP="00D76FD7">
      <w:pPr>
        <w:rPr>
          <w:color w:val="000000" w:themeColor="text1"/>
          <w:sz w:val="34"/>
          <w:szCs w:val="34"/>
          <w:rtl/>
        </w:rPr>
      </w:pPr>
      <w:r>
        <w:rPr>
          <w:rFonts w:hint="cs"/>
          <w:color w:val="000000" w:themeColor="text1"/>
          <w:sz w:val="34"/>
          <w:szCs w:val="34"/>
          <w:rtl/>
        </w:rPr>
        <w:t xml:space="preserve">                       </w:t>
      </w:r>
    </w:p>
    <w:p w14:paraId="53E48F92" w14:textId="77777777" w:rsidR="00A47D48" w:rsidRDefault="00A47D48" w:rsidP="00D76FD7">
      <w:pPr>
        <w:rPr>
          <w:color w:val="000000" w:themeColor="text1"/>
          <w:sz w:val="34"/>
          <w:szCs w:val="34"/>
          <w:rtl/>
        </w:rPr>
      </w:pPr>
    </w:p>
    <w:p w14:paraId="7C29FD81" w14:textId="77777777" w:rsidR="008C3636" w:rsidRDefault="008C3636" w:rsidP="00D76FD7">
      <w:pPr>
        <w:rPr>
          <w:color w:val="000000" w:themeColor="text1"/>
          <w:sz w:val="34"/>
          <w:szCs w:val="34"/>
          <w:rtl/>
        </w:rPr>
      </w:pPr>
    </w:p>
    <w:p w14:paraId="0004FCC2" w14:textId="77777777" w:rsidR="008C3636" w:rsidRDefault="008C3636" w:rsidP="00D76FD7">
      <w:pPr>
        <w:rPr>
          <w:color w:val="000000" w:themeColor="text1"/>
          <w:sz w:val="34"/>
          <w:szCs w:val="34"/>
          <w:rtl/>
        </w:rPr>
      </w:pPr>
    </w:p>
    <w:p w14:paraId="528D4C44" w14:textId="77777777" w:rsidR="003F40A6" w:rsidRDefault="003F40A6" w:rsidP="00D76FD7">
      <w:pPr>
        <w:rPr>
          <w:color w:val="000000" w:themeColor="text1"/>
          <w:sz w:val="34"/>
          <w:szCs w:val="34"/>
          <w:rtl/>
        </w:rPr>
      </w:pPr>
    </w:p>
    <w:p w14:paraId="11B3A379" w14:textId="77777777" w:rsidR="003F40A6" w:rsidRDefault="003F40A6" w:rsidP="00D76FD7">
      <w:pPr>
        <w:rPr>
          <w:color w:val="000000" w:themeColor="text1"/>
          <w:sz w:val="34"/>
          <w:szCs w:val="34"/>
          <w:rtl/>
        </w:rPr>
      </w:pPr>
    </w:p>
    <w:p w14:paraId="33931979" w14:textId="77777777" w:rsidR="003F40A6" w:rsidRDefault="003F40A6" w:rsidP="00D76FD7">
      <w:pPr>
        <w:rPr>
          <w:color w:val="000000" w:themeColor="text1"/>
          <w:sz w:val="34"/>
          <w:szCs w:val="34"/>
          <w:rtl/>
        </w:rPr>
      </w:pPr>
    </w:p>
    <w:p w14:paraId="2D44F97F" w14:textId="77777777" w:rsidR="003F40A6" w:rsidRDefault="003F40A6" w:rsidP="00D76FD7">
      <w:pPr>
        <w:rPr>
          <w:color w:val="000000" w:themeColor="text1"/>
          <w:sz w:val="34"/>
          <w:szCs w:val="34"/>
          <w:rtl/>
        </w:rPr>
      </w:pPr>
    </w:p>
    <w:p w14:paraId="4A243C00" w14:textId="77777777" w:rsidR="003F40A6" w:rsidRDefault="003F40A6" w:rsidP="00D76FD7">
      <w:pPr>
        <w:rPr>
          <w:color w:val="000000" w:themeColor="text1"/>
          <w:sz w:val="34"/>
          <w:szCs w:val="34"/>
          <w:rtl/>
        </w:rPr>
      </w:pPr>
    </w:p>
    <w:p w14:paraId="6B1EB50C" w14:textId="77777777" w:rsidR="003F40A6" w:rsidRDefault="003F40A6" w:rsidP="00D76FD7">
      <w:pPr>
        <w:rPr>
          <w:color w:val="000000" w:themeColor="text1"/>
          <w:sz w:val="34"/>
          <w:szCs w:val="34"/>
          <w:rtl/>
        </w:rPr>
      </w:pPr>
    </w:p>
    <w:p w14:paraId="6166DCC3" w14:textId="77777777" w:rsidR="008C3636" w:rsidRDefault="008C3636" w:rsidP="00D76FD7">
      <w:pPr>
        <w:rPr>
          <w:color w:val="000000" w:themeColor="text1"/>
          <w:sz w:val="34"/>
          <w:szCs w:val="34"/>
          <w:rtl/>
        </w:rPr>
      </w:pPr>
    </w:p>
    <w:p w14:paraId="677AF09F" w14:textId="0264AAA9" w:rsidR="006C420E" w:rsidRPr="00DE6131" w:rsidRDefault="00A47D48" w:rsidP="00D76FD7">
      <w:pPr>
        <w:rPr>
          <w:b/>
          <w:bCs/>
          <w:color w:val="000000" w:themeColor="text1"/>
          <w:rtl/>
        </w:rPr>
      </w:pPr>
      <w:r>
        <w:rPr>
          <w:rFonts w:hint="cs"/>
          <w:color w:val="000000" w:themeColor="text1"/>
          <w:sz w:val="34"/>
          <w:szCs w:val="34"/>
          <w:rtl/>
        </w:rPr>
        <w:lastRenderedPageBreak/>
        <w:t xml:space="preserve">                    </w:t>
      </w:r>
      <w:r w:rsidR="00B7024E">
        <w:rPr>
          <w:rFonts w:hint="cs"/>
          <w:color w:val="000000" w:themeColor="text1"/>
          <w:sz w:val="34"/>
          <w:szCs w:val="34"/>
          <w:rtl/>
        </w:rPr>
        <w:t xml:space="preserve">         </w:t>
      </w:r>
      <w:r w:rsidR="00712C11" w:rsidRPr="00DE6131">
        <w:rPr>
          <w:rFonts w:hint="cs"/>
          <w:color w:val="000000" w:themeColor="text1"/>
          <w:sz w:val="34"/>
          <w:szCs w:val="34"/>
          <w:rtl/>
        </w:rPr>
        <w:t xml:space="preserve">     </w:t>
      </w:r>
      <w:bookmarkStart w:id="311" w:name="_Toc165664678"/>
      <w:bookmarkStart w:id="312" w:name="_Toc165665178"/>
      <w:r w:rsidR="004721B7" w:rsidRPr="00DE6131">
        <w:rPr>
          <w:rFonts w:hint="cs"/>
          <w:b/>
          <w:bCs/>
          <w:color w:val="000000" w:themeColor="text1"/>
          <w:sz w:val="34"/>
          <w:szCs w:val="34"/>
          <w:rtl/>
        </w:rPr>
        <w:t>خلاصة الباب</w:t>
      </w:r>
      <w:bookmarkEnd w:id="311"/>
      <w:bookmarkEnd w:id="312"/>
      <w:r w:rsidR="006C420E" w:rsidRPr="00DE6131">
        <w:rPr>
          <w:rFonts w:hint="cs"/>
          <w:b/>
          <w:bCs/>
          <w:color w:val="000000" w:themeColor="text1"/>
          <w:rtl/>
        </w:rPr>
        <w:t xml:space="preserve"> </w:t>
      </w:r>
    </w:p>
    <w:p w14:paraId="67D856D0" w14:textId="6989C3FC" w:rsidR="006C420E" w:rsidRPr="00DE6131" w:rsidRDefault="005832BB" w:rsidP="00CB503A">
      <w:pPr>
        <w:rPr>
          <w:color w:val="000000" w:themeColor="text1"/>
          <w:rtl/>
        </w:rPr>
      </w:pPr>
      <w:r w:rsidRPr="00DE6131">
        <w:rPr>
          <w:rFonts w:hint="cs"/>
          <w:color w:val="000000" w:themeColor="text1"/>
          <w:rtl/>
        </w:rPr>
        <w:t>إن</w:t>
      </w:r>
      <w:r w:rsidR="006C420E" w:rsidRPr="00DE6131">
        <w:rPr>
          <w:rFonts w:hint="cs"/>
          <w:color w:val="000000" w:themeColor="text1"/>
          <w:rtl/>
        </w:rPr>
        <w:t xml:space="preserve"> </w:t>
      </w:r>
      <w:r w:rsidR="00C95DA8" w:rsidRPr="00DE6131">
        <w:rPr>
          <w:rFonts w:hint="cs"/>
          <w:color w:val="000000" w:themeColor="text1"/>
          <w:rtl/>
        </w:rPr>
        <w:t xml:space="preserve">من </w:t>
      </w:r>
      <w:r w:rsidR="00A47D48">
        <w:rPr>
          <w:rFonts w:hint="cs"/>
          <w:color w:val="000000" w:themeColor="text1"/>
          <w:rtl/>
        </w:rPr>
        <w:t xml:space="preserve">بين </w:t>
      </w:r>
      <w:r w:rsidR="006C420E" w:rsidRPr="00DE6131">
        <w:rPr>
          <w:rFonts w:hint="cs"/>
          <w:color w:val="000000" w:themeColor="text1"/>
          <w:rtl/>
        </w:rPr>
        <w:t>ال</w:t>
      </w:r>
      <w:r w:rsidR="00A47D48">
        <w:rPr>
          <w:rFonts w:hint="cs"/>
          <w:color w:val="000000" w:themeColor="text1"/>
          <w:rtl/>
        </w:rPr>
        <w:t>إ</w:t>
      </w:r>
      <w:r w:rsidR="006C420E" w:rsidRPr="00DE6131">
        <w:rPr>
          <w:rFonts w:hint="cs"/>
          <w:color w:val="000000" w:themeColor="text1"/>
          <w:rtl/>
        </w:rPr>
        <w:t>عتبارات</w:t>
      </w:r>
      <w:r w:rsidR="00C95DA8" w:rsidRPr="00DE6131">
        <w:rPr>
          <w:rFonts w:hint="cs"/>
          <w:color w:val="000000" w:themeColor="text1"/>
          <w:rtl/>
        </w:rPr>
        <w:t xml:space="preserve"> </w:t>
      </w:r>
      <w:r w:rsidR="00E84E08" w:rsidRPr="00DE6131">
        <w:rPr>
          <w:rFonts w:hint="cs"/>
          <w:color w:val="000000" w:themeColor="text1"/>
          <w:rtl/>
        </w:rPr>
        <w:t>الأساسية التي</w:t>
      </w:r>
      <w:r w:rsidR="006C420E" w:rsidRPr="00DE6131">
        <w:rPr>
          <w:rFonts w:hint="cs"/>
          <w:color w:val="000000" w:themeColor="text1"/>
          <w:rtl/>
        </w:rPr>
        <w:t xml:space="preserve"> </w:t>
      </w:r>
      <w:r w:rsidR="00C95DA8" w:rsidRPr="00DE6131">
        <w:rPr>
          <w:rFonts w:hint="cs"/>
          <w:color w:val="000000" w:themeColor="text1"/>
          <w:rtl/>
        </w:rPr>
        <w:t>دفعت بالسلطات العامة في مجتمع من المجتمعات الى الت</w:t>
      </w:r>
      <w:r w:rsidR="00A47D48">
        <w:rPr>
          <w:rFonts w:hint="cs"/>
          <w:color w:val="000000" w:themeColor="text1"/>
          <w:rtl/>
        </w:rPr>
        <w:t>خلي عن إدارة واستغلال مرافقها وأ</w:t>
      </w:r>
      <w:r w:rsidR="00C95DA8" w:rsidRPr="00DE6131">
        <w:rPr>
          <w:rFonts w:hint="cs"/>
          <w:color w:val="000000" w:themeColor="text1"/>
          <w:rtl/>
        </w:rPr>
        <w:t xml:space="preserve">ن تعهد بإدارتها الى الغير سواء من </w:t>
      </w:r>
      <w:r w:rsidR="00CB503A">
        <w:rPr>
          <w:rFonts w:hint="cs"/>
          <w:color w:val="000000" w:themeColor="text1"/>
          <w:rtl/>
        </w:rPr>
        <w:t xml:space="preserve">لصالح </w:t>
      </w:r>
      <w:r w:rsidR="00C95DA8" w:rsidRPr="00DE6131">
        <w:rPr>
          <w:rFonts w:hint="cs"/>
          <w:color w:val="000000" w:themeColor="text1"/>
          <w:rtl/>
        </w:rPr>
        <w:t>الشر</w:t>
      </w:r>
      <w:r w:rsidR="00E84E08" w:rsidRPr="00DE6131">
        <w:rPr>
          <w:rFonts w:hint="cs"/>
          <w:color w:val="000000" w:themeColor="text1"/>
          <w:rtl/>
        </w:rPr>
        <w:t>ك</w:t>
      </w:r>
      <w:r w:rsidR="00A47D48">
        <w:rPr>
          <w:rFonts w:hint="cs"/>
          <w:color w:val="000000" w:themeColor="text1"/>
          <w:rtl/>
        </w:rPr>
        <w:t>اء العموميون أ</w:t>
      </w:r>
      <w:r w:rsidR="00C95DA8" w:rsidRPr="00DE6131">
        <w:rPr>
          <w:rFonts w:hint="cs"/>
          <w:color w:val="000000" w:themeColor="text1"/>
          <w:rtl/>
        </w:rPr>
        <w:t xml:space="preserve">و الخواص </w:t>
      </w:r>
      <w:r w:rsidR="006C420E" w:rsidRPr="00DE6131">
        <w:rPr>
          <w:rFonts w:hint="cs"/>
          <w:color w:val="000000" w:themeColor="text1"/>
          <w:rtl/>
        </w:rPr>
        <w:t xml:space="preserve">هي </w:t>
      </w:r>
      <w:r w:rsidR="00E84E08" w:rsidRPr="00DE6131">
        <w:rPr>
          <w:rFonts w:hint="cs"/>
          <w:color w:val="000000" w:themeColor="text1"/>
          <w:rtl/>
        </w:rPr>
        <w:t xml:space="preserve">تحقيق </w:t>
      </w:r>
      <w:r w:rsidR="006C420E" w:rsidRPr="00DE6131">
        <w:rPr>
          <w:rFonts w:hint="cs"/>
          <w:color w:val="000000" w:themeColor="text1"/>
          <w:rtl/>
        </w:rPr>
        <w:t xml:space="preserve">المرونة التي </w:t>
      </w:r>
      <w:r w:rsidR="00E84E08" w:rsidRPr="00DE6131">
        <w:rPr>
          <w:rFonts w:hint="cs"/>
          <w:color w:val="000000" w:themeColor="text1"/>
          <w:rtl/>
        </w:rPr>
        <w:t>تسا</w:t>
      </w:r>
      <w:r w:rsidR="00CB503A">
        <w:rPr>
          <w:rFonts w:hint="cs"/>
          <w:color w:val="000000" w:themeColor="text1"/>
          <w:rtl/>
        </w:rPr>
        <w:t>عد على الإ</w:t>
      </w:r>
      <w:r w:rsidRPr="00DE6131">
        <w:rPr>
          <w:rFonts w:hint="cs"/>
          <w:color w:val="000000" w:themeColor="text1"/>
          <w:rtl/>
        </w:rPr>
        <w:t>ستغلال والتسيير ال</w:t>
      </w:r>
      <w:r w:rsidR="00CB503A">
        <w:rPr>
          <w:rFonts w:hint="cs"/>
          <w:color w:val="000000" w:themeColor="text1"/>
          <w:rtl/>
        </w:rPr>
        <w:t>أ</w:t>
      </w:r>
      <w:r w:rsidRPr="00DE6131">
        <w:rPr>
          <w:rFonts w:hint="cs"/>
          <w:color w:val="000000" w:themeColor="text1"/>
          <w:rtl/>
        </w:rPr>
        <w:t>مثل</w:t>
      </w:r>
      <w:r w:rsidR="00CB503A">
        <w:rPr>
          <w:rFonts w:hint="cs"/>
          <w:color w:val="000000" w:themeColor="text1"/>
          <w:rtl/>
        </w:rPr>
        <w:t xml:space="preserve"> لهذه المرافق العامة</w:t>
      </w:r>
      <w:r w:rsidR="00E84E08" w:rsidRPr="00DE6131">
        <w:rPr>
          <w:rFonts w:hint="cs"/>
          <w:color w:val="000000" w:themeColor="text1"/>
          <w:rtl/>
        </w:rPr>
        <w:t xml:space="preserve">، هذه المرونة التي </w:t>
      </w:r>
      <w:r w:rsidR="006C420E" w:rsidRPr="00DE6131">
        <w:rPr>
          <w:rFonts w:hint="cs"/>
          <w:color w:val="000000" w:themeColor="text1"/>
          <w:rtl/>
        </w:rPr>
        <w:t xml:space="preserve">يتسم </w:t>
      </w:r>
      <w:r w:rsidR="00E84E08" w:rsidRPr="00DE6131">
        <w:rPr>
          <w:rFonts w:hint="cs"/>
          <w:color w:val="000000" w:themeColor="text1"/>
          <w:rtl/>
        </w:rPr>
        <w:t>بها القطاع ال</w:t>
      </w:r>
      <w:r w:rsidR="00CB503A">
        <w:rPr>
          <w:rFonts w:hint="cs"/>
          <w:color w:val="000000" w:themeColor="text1"/>
          <w:rtl/>
        </w:rPr>
        <w:t>إ</w:t>
      </w:r>
      <w:r w:rsidR="00E84E08" w:rsidRPr="00DE6131">
        <w:rPr>
          <w:rFonts w:hint="cs"/>
          <w:color w:val="000000" w:themeColor="text1"/>
          <w:rtl/>
        </w:rPr>
        <w:t xml:space="preserve">قتصادي الخاص على سبيل التحديد، وتكمن أهميتها في أنها </w:t>
      </w:r>
      <w:r w:rsidR="00D76FD7" w:rsidRPr="00DE6131">
        <w:rPr>
          <w:rFonts w:hint="cs"/>
          <w:color w:val="000000" w:themeColor="text1"/>
          <w:rtl/>
        </w:rPr>
        <w:t>تتلاءم</w:t>
      </w:r>
      <w:r w:rsidR="00E84E08" w:rsidRPr="00DE6131">
        <w:rPr>
          <w:rFonts w:hint="cs"/>
          <w:color w:val="000000" w:themeColor="text1"/>
          <w:rtl/>
        </w:rPr>
        <w:t xml:space="preserve"> مع قو</w:t>
      </w:r>
      <w:r w:rsidR="00CB503A">
        <w:rPr>
          <w:rFonts w:hint="cs"/>
          <w:color w:val="000000" w:themeColor="text1"/>
          <w:rtl/>
        </w:rPr>
        <w:t>اعد السوق ومبادئ المنافسة وحرية</w:t>
      </w:r>
      <w:r w:rsidR="00E84E08" w:rsidRPr="00DE6131">
        <w:rPr>
          <w:rFonts w:hint="cs"/>
          <w:color w:val="000000" w:themeColor="text1"/>
          <w:rtl/>
        </w:rPr>
        <w:t>، وهذا بهدف تحرير</w:t>
      </w:r>
      <w:r w:rsidR="006C420E" w:rsidRPr="00DE6131">
        <w:rPr>
          <w:rFonts w:hint="cs"/>
          <w:color w:val="000000" w:themeColor="text1"/>
          <w:rtl/>
        </w:rPr>
        <w:t xml:space="preserve"> المرفق </w:t>
      </w:r>
      <w:r w:rsidR="00E84E08" w:rsidRPr="00DE6131">
        <w:rPr>
          <w:rFonts w:hint="cs"/>
          <w:color w:val="000000" w:themeColor="text1"/>
          <w:rtl/>
        </w:rPr>
        <w:t xml:space="preserve">العام </w:t>
      </w:r>
      <w:r w:rsidR="006C420E" w:rsidRPr="00DE6131">
        <w:rPr>
          <w:rFonts w:hint="cs"/>
          <w:color w:val="000000" w:themeColor="text1"/>
          <w:rtl/>
        </w:rPr>
        <w:t xml:space="preserve">من </w:t>
      </w:r>
      <w:r w:rsidR="00E84E08" w:rsidRPr="00DE6131">
        <w:rPr>
          <w:rFonts w:hint="cs"/>
          <w:color w:val="000000" w:themeColor="text1"/>
          <w:rtl/>
        </w:rPr>
        <w:t>الضوابط</w:t>
      </w:r>
      <w:r w:rsidR="006C420E" w:rsidRPr="00DE6131">
        <w:rPr>
          <w:rFonts w:hint="cs"/>
          <w:color w:val="000000" w:themeColor="text1"/>
          <w:rtl/>
        </w:rPr>
        <w:t xml:space="preserve"> الصارمة </w:t>
      </w:r>
      <w:r w:rsidR="00E84E08" w:rsidRPr="00DE6131">
        <w:rPr>
          <w:rFonts w:hint="cs"/>
          <w:color w:val="000000" w:themeColor="text1"/>
          <w:rtl/>
        </w:rPr>
        <w:t>التي يفرضها القانون العام كجمود القواعد العامة التي تنظم المحاسبة العمومية والإجراءات المعقدة التي تمر</w:t>
      </w:r>
      <w:r w:rsidR="00D76FD7" w:rsidRPr="00DE6131">
        <w:rPr>
          <w:rFonts w:hint="cs"/>
          <w:color w:val="000000" w:themeColor="text1"/>
          <w:rtl/>
        </w:rPr>
        <w:t xml:space="preserve"> </w:t>
      </w:r>
      <w:r w:rsidR="00E84E08" w:rsidRPr="00DE6131">
        <w:rPr>
          <w:rFonts w:hint="cs"/>
          <w:color w:val="000000" w:themeColor="text1"/>
          <w:rtl/>
        </w:rPr>
        <w:t>بها النفقات العمومية التي تخص ت</w:t>
      </w:r>
      <w:r w:rsidR="00CB503A">
        <w:rPr>
          <w:rFonts w:hint="cs"/>
          <w:color w:val="000000" w:themeColor="text1"/>
          <w:rtl/>
        </w:rPr>
        <w:t>مويل المرافق العمومية وصعوبة تأ</w:t>
      </w:r>
      <w:r w:rsidRPr="00DE6131">
        <w:rPr>
          <w:rFonts w:hint="cs"/>
          <w:color w:val="000000" w:themeColor="text1"/>
          <w:rtl/>
        </w:rPr>
        <w:t xml:space="preserve">مين </w:t>
      </w:r>
      <w:r w:rsidR="00D76FD7" w:rsidRPr="00DE6131">
        <w:rPr>
          <w:rFonts w:hint="cs"/>
          <w:color w:val="000000" w:themeColor="text1"/>
          <w:rtl/>
        </w:rPr>
        <w:t>الموارد</w:t>
      </w:r>
      <w:r w:rsidR="00CB503A">
        <w:rPr>
          <w:rFonts w:hint="cs"/>
          <w:color w:val="000000" w:themeColor="text1"/>
          <w:rtl/>
        </w:rPr>
        <w:t xml:space="preserve"> المالية اللازمة لتأ</w:t>
      </w:r>
      <w:r w:rsidRPr="00DE6131">
        <w:rPr>
          <w:rFonts w:hint="cs"/>
          <w:color w:val="000000" w:themeColor="text1"/>
          <w:rtl/>
        </w:rPr>
        <w:t xml:space="preserve">مين سيرورة وانتظام المرافق العامة خاصة غير </w:t>
      </w:r>
      <w:r w:rsidR="00D76FD7" w:rsidRPr="00DE6131">
        <w:rPr>
          <w:rFonts w:hint="cs"/>
          <w:color w:val="000000" w:themeColor="text1"/>
          <w:rtl/>
        </w:rPr>
        <w:t>المنتج</w:t>
      </w:r>
      <w:r w:rsidR="00D76FD7" w:rsidRPr="00DE6131">
        <w:rPr>
          <w:color w:val="000000" w:themeColor="text1"/>
          <w:rtl/>
        </w:rPr>
        <w:t>ة</w:t>
      </w:r>
      <w:r w:rsidRPr="00DE6131">
        <w:rPr>
          <w:rFonts w:hint="cs"/>
          <w:color w:val="000000" w:themeColor="text1"/>
          <w:rtl/>
        </w:rPr>
        <w:t xml:space="preserve"> منها.</w:t>
      </w:r>
    </w:p>
    <w:p w14:paraId="3C064C42" w14:textId="00BF0862" w:rsidR="002C4B3C" w:rsidRPr="00DE6131" w:rsidRDefault="00CB503A" w:rsidP="00CB503A">
      <w:pPr>
        <w:rPr>
          <w:color w:val="000000" w:themeColor="text1"/>
          <w:rtl/>
        </w:rPr>
      </w:pPr>
      <w:r>
        <w:rPr>
          <w:rFonts w:hint="cs"/>
          <w:color w:val="000000" w:themeColor="text1"/>
          <w:rtl/>
        </w:rPr>
        <w:t>فإ</w:t>
      </w:r>
      <w:r w:rsidR="005832BB" w:rsidRPr="00DE6131">
        <w:rPr>
          <w:rFonts w:hint="cs"/>
          <w:color w:val="000000" w:themeColor="text1"/>
          <w:rtl/>
        </w:rPr>
        <w:t>ذا كان</w:t>
      </w:r>
      <w:r>
        <w:rPr>
          <w:rFonts w:hint="cs"/>
          <w:color w:val="000000" w:themeColor="text1"/>
          <w:rtl/>
        </w:rPr>
        <w:t>ت هذه الاعتبارات جدية وواقعية فإ</w:t>
      </w:r>
      <w:r w:rsidR="005832BB" w:rsidRPr="00DE6131">
        <w:rPr>
          <w:rFonts w:hint="cs"/>
          <w:color w:val="000000" w:themeColor="text1"/>
          <w:rtl/>
        </w:rPr>
        <w:t>ن الاستعانة بأسلوب التسيير غي</w:t>
      </w:r>
      <w:r w:rsidR="002C4B3C" w:rsidRPr="00DE6131">
        <w:rPr>
          <w:rFonts w:hint="cs"/>
          <w:color w:val="000000" w:themeColor="text1"/>
          <w:rtl/>
        </w:rPr>
        <w:t>ر</w:t>
      </w:r>
      <w:r w:rsidR="005832BB" w:rsidRPr="00DE6131">
        <w:rPr>
          <w:rFonts w:hint="cs"/>
          <w:color w:val="000000" w:themeColor="text1"/>
          <w:rtl/>
        </w:rPr>
        <w:t xml:space="preserve"> </w:t>
      </w:r>
      <w:r w:rsidR="00D76FD7" w:rsidRPr="00DE6131">
        <w:rPr>
          <w:rFonts w:hint="cs"/>
          <w:color w:val="000000" w:themeColor="text1"/>
          <w:rtl/>
        </w:rPr>
        <w:t>المباشر ولاسيم</w:t>
      </w:r>
      <w:r w:rsidR="00D76FD7" w:rsidRPr="00DE6131">
        <w:rPr>
          <w:color w:val="000000" w:themeColor="text1"/>
          <w:rtl/>
        </w:rPr>
        <w:t>ا</w:t>
      </w:r>
      <w:r w:rsidR="002C4B3C" w:rsidRPr="00DE6131">
        <w:rPr>
          <w:rFonts w:hint="cs"/>
          <w:color w:val="000000" w:themeColor="text1"/>
          <w:rtl/>
        </w:rPr>
        <w:t xml:space="preserve"> تقنية تفويض المرافق العامة</w:t>
      </w:r>
      <w:r w:rsidR="005832BB" w:rsidRPr="00DE6131">
        <w:rPr>
          <w:rFonts w:hint="cs"/>
          <w:color w:val="000000" w:themeColor="text1"/>
          <w:rtl/>
        </w:rPr>
        <w:t xml:space="preserve"> المبني</w:t>
      </w:r>
      <w:r w:rsidR="002C4B3C" w:rsidRPr="00DE6131">
        <w:rPr>
          <w:rFonts w:hint="cs"/>
          <w:color w:val="000000" w:themeColor="text1"/>
          <w:rtl/>
        </w:rPr>
        <w:t>ة</w:t>
      </w:r>
      <w:r>
        <w:rPr>
          <w:rFonts w:hint="cs"/>
          <w:color w:val="000000" w:themeColor="text1"/>
          <w:rtl/>
        </w:rPr>
        <w:t xml:space="preserve"> على إ</w:t>
      </w:r>
      <w:r w:rsidR="005832BB" w:rsidRPr="00DE6131">
        <w:rPr>
          <w:rFonts w:hint="cs"/>
          <w:color w:val="000000" w:themeColor="text1"/>
          <w:rtl/>
        </w:rPr>
        <w:t>شراك الغي</w:t>
      </w:r>
      <w:r>
        <w:rPr>
          <w:rFonts w:hint="cs"/>
          <w:color w:val="000000" w:themeColor="text1"/>
          <w:rtl/>
        </w:rPr>
        <w:t>ر</w:t>
      </w:r>
      <w:r w:rsidR="005832BB" w:rsidRPr="00DE6131">
        <w:rPr>
          <w:rFonts w:hint="cs"/>
          <w:color w:val="000000" w:themeColor="text1"/>
          <w:rtl/>
        </w:rPr>
        <w:t xml:space="preserve"> في إدارة و</w:t>
      </w:r>
      <w:r>
        <w:rPr>
          <w:rFonts w:hint="cs"/>
          <w:color w:val="000000" w:themeColor="text1"/>
          <w:rtl/>
        </w:rPr>
        <w:t>إ</w:t>
      </w:r>
      <w:r w:rsidR="005832BB" w:rsidRPr="00DE6131">
        <w:rPr>
          <w:rFonts w:hint="cs"/>
          <w:color w:val="000000" w:themeColor="text1"/>
          <w:rtl/>
        </w:rPr>
        <w:t xml:space="preserve">ستثمار المرفق العام ضرورة </w:t>
      </w:r>
      <w:r w:rsidR="00D76FD7" w:rsidRPr="00DE6131">
        <w:rPr>
          <w:rFonts w:hint="cs"/>
          <w:color w:val="000000" w:themeColor="text1"/>
          <w:rtl/>
        </w:rPr>
        <w:t>لا غن</w:t>
      </w:r>
      <w:r w:rsidR="00D76FD7" w:rsidRPr="00DE6131">
        <w:rPr>
          <w:color w:val="000000" w:themeColor="text1"/>
          <w:rtl/>
        </w:rPr>
        <w:t>ى</w:t>
      </w:r>
      <w:r>
        <w:rPr>
          <w:rFonts w:hint="cs"/>
          <w:color w:val="000000" w:themeColor="text1"/>
          <w:rtl/>
        </w:rPr>
        <w:t xml:space="preserve"> عنها أ</w:t>
      </w:r>
      <w:r w:rsidR="005832BB" w:rsidRPr="00DE6131">
        <w:rPr>
          <w:rFonts w:hint="cs"/>
          <w:color w:val="000000" w:themeColor="text1"/>
          <w:rtl/>
        </w:rPr>
        <w:t>ملتها ظرو</w:t>
      </w:r>
      <w:r>
        <w:rPr>
          <w:rFonts w:hint="cs"/>
          <w:color w:val="000000" w:themeColor="text1"/>
          <w:rtl/>
        </w:rPr>
        <w:t>ف وطنية محلية تمحورت حول ضعف الإ</w:t>
      </w:r>
      <w:r w:rsidR="005832BB" w:rsidRPr="00DE6131">
        <w:rPr>
          <w:rFonts w:hint="cs"/>
          <w:color w:val="000000" w:themeColor="text1"/>
          <w:rtl/>
        </w:rPr>
        <w:t>قتصاد الوطني وعجزه بصورة عامة عن مواجهة التحديات التي يتطلبها السير العادي للمرافق العامة</w:t>
      </w:r>
      <w:r>
        <w:rPr>
          <w:rFonts w:hint="cs"/>
          <w:color w:val="000000" w:themeColor="text1"/>
          <w:rtl/>
        </w:rPr>
        <w:t>،</w:t>
      </w:r>
      <w:r w:rsidR="005832BB" w:rsidRPr="00DE6131">
        <w:rPr>
          <w:rFonts w:hint="cs"/>
          <w:color w:val="000000" w:themeColor="text1"/>
          <w:rtl/>
        </w:rPr>
        <w:t xml:space="preserve"> لاسيما إشكالية ضمان التمويل الدائم لهذه المرافق العامة التي تقتضي طبيعتها السير المنتظم </w:t>
      </w:r>
      <w:r w:rsidR="00D76FD7" w:rsidRPr="00DE6131">
        <w:rPr>
          <w:rFonts w:hint="cs"/>
          <w:color w:val="000000" w:themeColor="text1"/>
          <w:rtl/>
        </w:rPr>
        <w:t>والمضطرد</w:t>
      </w:r>
      <w:r>
        <w:rPr>
          <w:rFonts w:hint="cs"/>
          <w:color w:val="000000" w:themeColor="text1"/>
          <w:rtl/>
        </w:rPr>
        <w:t xml:space="preserve"> دون أية توقف أ</w:t>
      </w:r>
      <w:r w:rsidR="00873235">
        <w:rPr>
          <w:rFonts w:hint="cs"/>
          <w:color w:val="000000" w:themeColor="text1"/>
          <w:rtl/>
        </w:rPr>
        <w:t>و انقطاع</w:t>
      </w:r>
      <w:r w:rsidR="005832BB" w:rsidRPr="00DE6131">
        <w:rPr>
          <w:rFonts w:hint="cs"/>
          <w:color w:val="000000" w:themeColor="text1"/>
          <w:rtl/>
        </w:rPr>
        <w:t xml:space="preserve"> بالإضافة الى الظروف الدولية والتحولات الكبرى التي </w:t>
      </w:r>
      <w:r w:rsidR="002C4B3C" w:rsidRPr="00DE6131">
        <w:rPr>
          <w:rFonts w:hint="cs"/>
          <w:color w:val="000000" w:themeColor="text1"/>
          <w:rtl/>
        </w:rPr>
        <w:t>فرضتها</w:t>
      </w:r>
      <w:r w:rsidR="005832BB" w:rsidRPr="00DE6131">
        <w:rPr>
          <w:rFonts w:hint="cs"/>
          <w:color w:val="000000" w:themeColor="text1"/>
          <w:rtl/>
        </w:rPr>
        <w:t xml:space="preserve"> العولمة </w:t>
      </w:r>
      <w:r w:rsidR="00873235">
        <w:rPr>
          <w:rFonts w:hint="cs"/>
          <w:color w:val="000000" w:themeColor="text1"/>
          <w:rtl/>
        </w:rPr>
        <w:t>الإ</w:t>
      </w:r>
      <w:r w:rsidR="005832BB" w:rsidRPr="00DE6131">
        <w:rPr>
          <w:rFonts w:hint="cs"/>
          <w:color w:val="000000" w:themeColor="text1"/>
          <w:rtl/>
        </w:rPr>
        <w:t xml:space="preserve">قتصادية </w:t>
      </w:r>
      <w:r w:rsidR="002C4B3C" w:rsidRPr="00DE6131">
        <w:rPr>
          <w:rFonts w:hint="cs"/>
          <w:color w:val="000000" w:themeColor="text1"/>
          <w:rtl/>
        </w:rPr>
        <w:t>لاسيما المبادئ الليبرالية القائمة على حرية الصناعة والتجارة وتبني قواعد الشفافية وتكريس مبادئ المنافسة الحرة.</w:t>
      </w:r>
    </w:p>
    <w:p w14:paraId="40A58EDB" w14:textId="2B974E00" w:rsidR="002C4B3C" w:rsidRPr="00DE6131" w:rsidRDefault="00873235" w:rsidP="00D73EF9">
      <w:pPr>
        <w:rPr>
          <w:color w:val="000000" w:themeColor="text1"/>
          <w:rtl/>
        </w:rPr>
      </w:pPr>
      <w:r>
        <w:rPr>
          <w:rFonts w:hint="cs"/>
          <w:color w:val="000000" w:themeColor="text1"/>
          <w:rtl/>
        </w:rPr>
        <w:t>فإن كانت تبني خيار آ</w:t>
      </w:r>
      <w:r w:rsidR="002C4B3C" w:rsidRPr="00DE6131">
        <w:rPr>
          <w:rFonts w:hint="cs"/>
          <w:color w:val="000000" w:themeColor="text1"/>
          <w:rtl/>
        </w:rPr>
        <w:t xml:space="preserve">لية التفويض </w:t>
      </w:r>
      <w:r w:rsidR="00D76FD7" w:rsidRPr="00DE6131">
        <w:rPr>
          <w:rFonts w:hint="cs"/>
          <w:color w:val="000000" w:themeColor="text1"/>
          <w:rtl/>
        </w:rPr>
        <w:t>كألية</w:t>
      </w:r>
      <w:r w:rsidR="002C4B3C" w:rsidRPr="00DE6131">
        <w:rPr>
          <w:rFonts w:hint="cs"/>
          <w:color w:val="000000" w:themeColor="text1"/>
          <w:rtl/>
        </w:rPr>
        <w:t xml:space="preserve"> </w:t>
      </w:r>
      <w:r w:rsidR="00D76FD7" w:rsidRPr="00DE6131">
        <w:rPr>
          <w:rFonts w:hint="cs"/>
          <w:color w:val="000000" w:themeColor="text1"/>
          <w:rtl/>
        </w:rPr>
        <w:t>ل</w:t>
      </w:r>
      <w:r>
        <w:rPr>
          <w:rFonts w:hint="cs"/>
          <w:color w:val="000000" w:themeColor="text1"/>
          <w:rtl/>
        </w:rPr>
        <w:t>إ</w:t>
      </w:r>
      <w:r w:rsidR="00D76FD7" w:rsidRPr="00DE6131">
        <w:rPr>
          <w:rFonts w:hint="cs"/>
          <w:color w:val="000000" w:themeColor="text1"/>
          <w:rtl/>
        </w:rPr>
        <w:t>شراك</w:t>
      </w:r>
      <w:r w:rsidR="002C4B3C" w:rsidRPr="00DE6131">
        <w:rPr>
          <w:rFonts w:hint="cs"/>
          <w:color w:val="000000" w:themeColor="text1"/>
          <w:rtl/>
        </w:rPr>
        <w:t xml:space="preserve"> الغير وفي مقدمتهم القطاع الخاص في </w:t>
      </w:r>
      <w:r w:rsidR="00D73EF9">
        <w:rPr>
          <w:rFonts w:hint="cs"/>
          <w:color w:val="000000" w:themeColor="text1"/>
          <w:rtl/>
        </w:rPr>
        <w:t>إطار</w:t>
      </w:r>
      <w:r w:rsidR="002C4B3C" w:rsidRPr="00DE6131">
        <w:rPr>
          <w:rFonts w:hint="cs"/>
          <w:color w:val="000000" w:themeColor="text1"/>
          <w:rtl/>
        </w:rPr>
        <w:t xml:space="preserve"> </w:t>
      </w:r>
      <w:r w:rsidR="00D76FD7" w:rsidRPr="00DE6131">
        <w:rPr>
          <w:rFonts w:hint="cs"/>
          <w:color w:val="000000" w:themeColor="text1"/>
          <w:rtl/>
        </w:rPr>
        <w:t>ما يسم</w:t>
      </w:r>
      <w:r w:rsidR="00D76FD7" w:rsidRPr="00DE6131">
        <w:rPr>
          <w:color w:val="000000" w:themeColor="text1"/>
          <w:rtl/>
        </w:rPr>
        <w:t>ى</w:t>
      </w:r>
      <w:r w:rsidR="00D73EF9">
        <w:rPr>
          <w:rFonts w:hint="cs"/>
          <w:color w:val="000000" w:themeColor="text1"/>
          <w:rtl/>
        </w:rPr>
        <w:t xml:space="preserve"> بخصخصة التسيير فإ</w:t>
      </w:r>
      <w:r w:rsidR="002C4B3C" w:rsidRPr="00DE6131">
        <w:rPr>
          <w:rFonts w:hint="cs"/>
          <w:color w:val="000000" w:themeColor="text1"/>
          <w:rtl/>
        </w:rPr>
        <w:t xml:space="preserve">ن ذلك </w:t>
      </w:r>
      <w:r w:rsidR="00D76FD7" w:rsidRPr="00DE6131">
        <w:rPr>
          <w:rFonts w:hint="cs"/>
          <w:color w:val="000000" w:themeColor="text1"/>
          <w:rtl/>
        </w:rPr>
        <w:t>لا يعن</w:t>
      </w:r>
      <w:r w:rsidR="00D76FD7" w:rsidRPr="00DE6131">
        <w:rPr>
          <w:color w:val="000000" w:themeColor="text1"/>
          <w:rtl/>
        </w:rPr>
        <w:t>ي</w:t>
      </w:r>
      <w:r w:rsidR="002C4B3C" w:rsidRPr="00DE6131">
        <w:rPr>
          <w:rFonts w:hint="cs"/>
          <w:color w:val="000000" w:themeColor="text1"/>
          <w:rtl/>
        </w:rPr>
        <w:t xml:space="preserve"> تخلي السلطات المانحة عن المرافق العامة والمغامرة بها </w:t>
      </w:r>
      <w:r w:rsidR="00D73EF9">
        <w:rPr>
          <w:rFonts w:hint="cs"/>
          <w:color w:val="000000" w:themeColor="text1"/>
          <w:rtl/>
        </w:rPr>
        <w:t>بشكل كلي لما ينطوي عليه ذلك من م</w:t>
      </w:r>
      <w:r w:rsidR="002C4B3C" w:rsidRPr="00DE6131">
        <w:rPr>
          <w:rFonts w:hint="cs"/>
          <w:color w:val="000000" w:themeColor="text1"/>
          <w:rtl/>
        </w:rPr>
        <w:t>خاطر على الصالح العام</w:t>
      </w:r>
      <w:r w:rsidR="00D73EF9">
        <w:rPr>
          <w:rFonts w:hint="cs"/>
          <w:color w:val="000000" w:themeColor="text1"/>
          <w:rtl/>
        </w:rPr>
        <w:t>،</w:t>
      </w:r>
      <w:r w:rsidR="002C4B3C" w:rsidRPr="00DE6131">
        <w:rPr>
          <w:rFonts w:hint="cs"/>
          <w:color w:val="000000" w:themeColor="text1"/>
          <w:rtl/>
        </w:rPr>
        <w:t xml:space="preserve"> لذلك سعت هذه الدول الى تبني منظوم</w:t>
      </w:r>
      <w:r w:rsidR="00D73EF9">
        <w:rPr>
          <w:rFonts w:hint="cs"/>
          <w:color w:val="000000" w:themeColor="text1"/>
          <w:rtl/>
        </w:rPr>
        <w:t>ة</w:t>
      </w:r>
      <w:r w:rsidR="002C4B3C" w:rsidRPr="00DE6131">
        <w:rPr>
          <w:rFonts w:hint="cs"/>
          <w:color w:val="000000" w:themeColor="text1"/>
          <w:rtl/>
        </w:rPr>
        <w:t xml:space="preserve"> </w:t>
      </w:r>
      <w:r w:rsidR="00D76FD7" w:rsidRPr="00DE6131">
        <w:rPr>
          <w:rFonts w:hint="cs"/>
          <w:color w:val="000000" w:themeColor="text1"/>
          <w:rtl/>
        </w:rPr>
        <w:t>رقابية</w:t>
      </w:r>
      <w:r w:rsidR="002C4B3C" w:rsidRPr="00DE6131">
        <w:rPr>
          <w:rFonts w:hint="cs"/>
          <w:color w:val="000000" w:themeColor="text1"/>
          <w:rtl/>
        </w:rPr>
        <w:t xml:space="preserve"> متعددة تمارسها هيئات مختلفة وفي مقدمتها السلطة المفوضة للمرفق العام ته</w:t>
      </w:r>
      <w:r w:rsidR="00126851" w:rsidRPr="00DE6131">
        <w:rPr>
          <w:rFonts w:hint="cs"/>
          <w:color w:val="000000" w:themeColor="text1"/>
          <w:rtl/>
        </w:rPr>
        <w:t>دف هذه الرقابة ا</w:t>
      </w:r>
      <w:r w:rsidR="00D73EF9">
        <w:rPr>
          <w:rFonts w:hint="cs"/>
          <w:color w:val="000000" w:themeColor="text1"/>
          <w:rtl/>
        </w:rPr>
        <w:t>لى تقييم عقود التفويض وتصويب الإ</w:t>
      </w:r>
      <w:r w:rsidR="00126851" w:rsidRPr="00DE6131">
        <w:rPr>
          <w:rFonts w:hint="cs"/>
          <w:color w:val="000000" w:themeColor="text1"/>
          <w:rtl/>
        </w:rPr>
        <w:t>نحرافات الناتجة عن ممارسة أصحاب التفويض لاسيما الخواص منهم لتعار</w:t>
      </w:r>
      <w:r w:rsidR="00D73EF9">
        <w:rPr>
          <w:rFonts w:hint="cs"/>
          <w:color w:val="000000" w:themeColor="text1"/>
          <w:rtl/>
        </w:rPr>
        <w:t xml:space="preserve">ض مصالحهم في الكثير من الأحيان مع </w:t>
      </w:r>
      <w:r w:rsidR="00126851" w:rsidRPr="00DE6131">
        <w:rPr>
          <w:rFonts w:hint="cs"/>
          <w:color w:val="000000" w:themeColor="text1"/>
          <w:rtl/>
        </w:rPr>
        <w:t>متطلبات المصلحة العامة .</w:t>
      </w:r>
    </w:p>
    <w:p w14:paraId="0BFA9B2F" w14:textId="5A54A0F0" w:rsidR="00126851" w:rsidRPr="00DE6131" w:rsidRDefault="00126851" w:rsidP="00D73EF9">
      <w:pPr>
        <w:rPr>
          <w:color w:val="000000" w:themeColor="text1"/>
          <w:rtl/>
        </w:rPr>
      </w:pPr>
      <w:r w:rsidRPr="00DE6131">
        <w:rPr>
          <w:rFonts w:hint="cs"/>
          <w:color w:val="000000" w:themeColor="text1"/>
          <w:rtl/>
        </w:rPr>
        <w:t xml:space="preserve">غير </w:t>
      </w:r>
      <w:r w:rsidR="00D73EF9">
        <w:rPr>
          <w:rFonts w:hint="cs"/>
          <w:color w:val="000000" w:themeColor="text1"/>
          <w:rtl/>
        </w:rPr>
        <w:t>أ</w:t>
      </w:r>
      <w:r w:rsidRPr="00DE6131">
        <w:rPr>
          <w:rFonts w:hint="cs"/>
          <w:color w:val="000000" w:themeColor="text1"/>
          <w:rtl/>
        </w:rPr>
        <w:t>ن ممارسة الرقابة على عقد التفويض بال</w:t>
      </w:r>
      <w:r w:rsidR="00D73EF9">
        <w:rPr>
          <w:rFonts w:hint="cs"/>
          <w:color w:val="000000" w:themeColor="text1"/>
          <w:rtl/>
        </w:rPr>
        <w:t>إ</w:t>
      </w:r>
      <w:r w:rsidRPr="00DE6131">
        <w:rPr>
          <w:rFonts w:hint="cs"/>
          <w:color w:val="000000" w:themeColor="text1"/>
          <w:rtl/>
        </w:rPr>
        <w:t xml:space="preserve">ستعانة بقواعد السلطة العامة والامتيازات المقررة لها في مواجهة المتعاقد مع السلطة المانحة خاصة </w:t>
      </w:r>
      <w:r w:rsidR="00D73EF9">
        <w:rPr>
          <w:rFonts w:hint="cs"/>
          <w:color w:val="000000" w:themeColor="text1"/>
          <w:rtl/>
        </w:rPr>
        <w:t>وأ</w:t>
      </w:r>
      <w:r w:rsidRPr="00DE6131">
        <w:rPr>
          <w:rFonts w:hint="cs"/>
          <w:color w:val="000000" w:themeColor="text1"/>
          <w:rtl/>
        </w:rPr>
        <w:t xml:space="preserve">ن هذه الامتيازات والسلطات تمارسها السلطة المفوضة </w:t>
      </w:r>
      <w:r w:rsidR="00D73EF9">
        <w:rPr>
          <w:rFonts w:hint="cs"/>
          <w:color w:val="000000" w:themeColor="text1"/>
          <w:rtl/>
        </w:rPr>
        <w:t>بإ</w:t>
      </w:r>
      <w:r w:rsidR="00D76FD7" w:rsidRPr="00DE6131">
        <w:rPr>
          <w:rFonts w:hint="cs"/>
          <w:color w:val="000000" w:themeColor="text1"/>
          <w:rtl/>
        </w:rPr>
        <w:t>رادتها</w:t>
      </w:r>
      <w:r w:rsidRPr="00DE6131">
        <w:rPr>
          <w:rFonts w:hint="cs"/>
          <w:color w:val="000000" w:themeColor="text1"/>
          <w:rtl/>
        </w:rPr>
        <w:t xml:space="preserve"> المنفردة ودون ال</w:t>
      </w:r>
      <w:r w:rsidR="00D73EF9">
        <w:rPr>
          <w:rFonts w:hint="cs"/>
          <w:color w:val="000000" w:themeColor="text1"/>
          <w:rtl/>
        </w:rPr>
        <w:t>إ</w:t>
      </w:r>
      <w:r w:rsidRPr="00DE6131">
        <w:rPr>
          <w:rFonts w:hint="cs"/>
          <w:color w:val="000000" w:themeColor="text1"/>
          <w:rtl/>
        </w:rPr>
        <w:t xml:space="preserve">عتداد بإرادة المفوض اليه في غالب الأحيان، هذا الوضع </w:t>
      </w:r>
      <w:r w:rsidR="00D76FD7" w:rsidRPr="00DE6131">
        <w:rPr>
          <w:rFonts w:hint="cs"/>
          <w:color w:val="000000" w:themeColor="text1"/>
          <w:rtl/>
        </w:rPr>
        <w:t>لا يتناس</w:t>
      </w:r>
      <w:r w:rsidR="00D76FD7" w:rsidRPr="00DE6131">
        <w:rPr>
          <w:color w:val="000000" w:themeColor="text1"/>
          <w:rtl/>
        </w:rPr>
        <w:t>ب</w:t>
      </w:r>
      <w:r w:rsidR="00D73EF9">
        <w:rPr>
          <w:rFonts w:hint="cs"/>
          <w:color w:val="000000" w:themeColor="text1"/>
          <w:rtl/>
        </w:rPr>
        <w:t xml:space="preserve"> إ</w:t>
      </w:r>
      <w:r w:rsidRPr="00DE6131">
        <w:rPr>
          <w:rFonts w:hint="cs"/>
          <w:color w:val="000000" w:themeColor="text1"/>
          <w:rtl/>
        </w:rPr>
        <w:t>طلاقا مع المرونة التي تعود ع</w:t>
      </w:r>
      <w:r w:rsidR="00D73EF9">
        <w:rPr>
          <w:rFonts w:hint="cs"/>
          <w:color w:val="000000" w:themeColor="text1"/>
          <w:rtl/>
        </w:rPr>
        <w:t>ليها الخواص في التعاقد وحتى مع أ</w:t>
      </w:r>
      <w:r w:rsidRPr="00DE6131">
        <w:rPr>
          <w:rFonts w:hint="cs"/>
          <w:color w:val="000000" w:themeColor="text1"/>
          <w:rtl/>
        </w:rPr>
        <w:t>ه</w:t>
      </w:r>
      <w:r w:rsidR="00D73EF9">
        <w:rPr>
          <w:rFonts w:hint="cs"/>
          <w:color w:val="000000" w:themeColor="text1"/>
          <w:rtl/>
        </w:rPr>
        <w:t>داف السلطات العامة الساعية الى إ</w:t>
      </w:r>
      <w:r w:rsidRPr="00DE6131">
        <w:rPr>
          <w:rFonts w:hint="cs"/>
          <w:color w:val="000000" w:themeColor="text1"/>
          <w:rtl/>
        </w:rPr>
        <w:t>ستقطاب رؤوس الأموال الخاصة على وجه التحديد الى الاستثمار في المشروعات ا</w:t>
      </w:r>
      <w:r w:rsidR="00D73EF9">
        <w:rPr>
          <w:rFonts w:hint="cs"/>
          <w:color w:val="000000" w:themeColor="text1"/>
          <w:rtl/>
        </w:rPr>
        <w:t>لعامة التي تعتبر في الأصل من الإ</w:t>
      </w:r>
      <w:r w:rsidRPr="00DE6131">
        <w:rPr>
          <w:rFonts w:hint="cs"/>
          <w:color w:val="000000" w:themeColor="text1"/>
          <w:rtl/>
        </w:rPr>
        <w:t>ختصاصات ال</w:t>
      </w:r>
      <w:r w:rsidR="00D73EF9">
        <w:rPr>
          <w:rFonts w:hint="cs"/>
          <w:color w:val="000000" w:themeColor="text1"/>
          <w:rtl/>
        </w:rPr>
        <w:t>أ</w:t>
      </w:r>
      <w:r w:rsidRPr="00DE6131">
        <w:rPr>
          <w:rFonts w:hint="cs"/>
          <w:color w:val="000000" w:themeColor="text1"/>
          <w:rtl/>
        </w:rPr>
        <w:t xml:space="preserve">صيلة </w:t>
      </w:r>
      <w:r w:rsidR="00D76FD7" w:rsidRPr="00DE6131">
        <w:rPr>
          <w:rFonts w:hint="cs"/>
          <w:color w:val="000000" w:themeColor="text1"/>
          <w:rtl/>
        </w:rPr>
        <w:t>لأشخاص</w:t>
      </w:r>
      <w:r w:rsidRPr="00DE6131">
        <w:rPr>
          <w:rFonts w:hint="cs"/>
          <w:color w:val="000000" w:themeColor="text1"/>
          <w:rtl/>
        </w:rPr>
        <w:t xml:space="preserve"> القانون العام.</w:t>
      </w:r>
    </w:p>
    <w:p w14:paraId="476A27CB" w14:textId="02E94F01" w:rsidR="00C27616" w:rsidRPr="00DE6131" w:rsidRDefault="00D73EF9" w:rsidP="00103B5F">
      <w:pPr>
        <w:rPr>
          <w:color w:val="000000" w:themeColor="text1"/>
          <w:rtl/>
        </w:rPr>
      </w:pPr>
      <w:r>
        <w:rPr>
          <w:rFonts w:hint="cs"/>
          <w:color w:val="000000" w:themeColor="text1"/>
          <w:rtl/>
        </w:rPr>
        <w:t>هذا الوضع أ</w:t>
      </w:r>
      <w:r w:rsidR="002C4B3C" w:rsidRPr="00DE6131">
        <w:rPr>
          <w:rFonts w:hint="cs"/>
          <w:color w:val="000000" w:themeColor="text1"/>
          <w:rtl/>
        </w:rPr>
        <w:t>فرز معادلة معقدة بالنسبة للسلطات العامة في الدولة ومن بعدها السلطات المانحة للتفويض</w:t>
      </w:r>
      <w:r>
        <w:rPr>
          <w:rFonts w:hint="cs"/>
          <w:color w:val="000000" w:themeColor="text1"/>
          <w:rtl/>
        </w:rPr>
        <w:t>، حيث فرض عليها البحث عن آ</w:t>
      </w:r>
      <w:r w:rsidR="00C27616" w:rsidRPr="00DE6131">
        <w:rPr>
          <w:rFonts w:hint="cs"/>
          <w:color w:val="000000" w:themeColor="text1"/>
          <w:rtl/>
        </w:rPr>
        <w:t>ليات قانونية كفيلة</w:t>
      </w:r>
      <w:r>
        <w:rPr>
          <w:rFonts w:hint="cs"/>
          <w:color w:val="000000" w:themeColor="text1"/>
          <w:rtl/>
        </w:rPr>
        <w:t xml:space="preserve"> </w:t>
      </w:r>
      <w:r w:rsidR="00C27616" w:rsidRPr="00DE6131">
        <w:rPr>
          <w:rFonts w:hint="cs"/>
          <w:color w:val="000000" w:themeColor="text1"/>
          <w:rtl/>
        </w:rPr>
        <w:t>بالحفاظ على التوازن المطلوب الذي يضمن التوفيق والموائمة بين ممارسة السلطة العامة لرقابتها على الم</w:t>
      </w:r>
      <w:r>
        <w:rPr>
          <w:rFonts w:hint="cs"/>
          <w:color w:val="000000" w:themeColor="text1"/>
          <w:rtl/>
        </w:rPr>
        <w:t>ستثمرين في المرفق العام من دون أ</w:t>
      </w:r>
      <w:r w:rsidR="00C27616" w:rsidRPr="00DE6131">
        <w:rPr>
          <w:rFonts w:hint="cs"/>
          <w:color w:val="000000" w:themeColor="text1"/>
          <w:rtl/>
        </w:rPr>
        <w:t xml:space="preserve">ن يشكل ذلك تعديا على حقوقهم كمستثمرين في المرافق العامة ويحافظ على المكاسب الخاصة </w:t>
      </w:r>
      <w:r w:rsidR="00D76FD7" w:rsidRPr="00DE6131">
        <w:rPr>
          <w:rFonts w:hint="cs"/>
          <w:color w:val="000000" w:themeColor="text1"/>
          <w:rtl/>
        </w:rPr>
        <w:t>لأصحاب</w:t>
      </w:r>
      <w:r w:rsidR="00C27616" w:rsidRPr="00DE6131">
        <w:rPr>
          <w:rFonts w:hint="cs"/>
          <w:color w:val="000000" w:themeColor="text1"/>
          <w:rtl/>
        </w:rPr>
        <w:t xml:space="preserve"> التفويض في المرافق العامة</w:t>
      </w:r>
      <w:r w:rsidR="00103B5F">
        <w:rPr>
          <w:rFonts w:hint="cs"/>
          <w:color w:val="000000" w:themeColor="text1"/>
          <w:rtl/>
        </w:rPr>
        <w:t>،</w:t>
      </w:r>
      <w:r w:rsidR="00C27616" w:rsidRPr="00DE6131">
        <w:rPr>
          <w:rFonts w:hint="cs"/>
          <w:color w:val="000000" w:themeColor="text1"/>
          <w:rtl/>
        </w:rPr>
        <w:t xml:space="preserve"> التي تشكل دافعا لهم على الاستمرار في ال</w:t>
      </w:r>
      <w:r w:rsidR="00103B5F">
        <w:rPr>
          <w:rFonts w:hint="cs"/>
          <w:color w:val="000000" w:themeColor="text1"/>
          <w:rtl/>
        </w:rPr>
        <w:t>إ</w:t>
      </w:r>
      <w:r w:rsidR="00C27616" w:rsidRPr="00DE6131">
        <w:rPr>
          <w:rFonts w:hint="cs"/>
          <w:color w:val="000000" w:themeColor="text1"/>
          <w:rtl/>
        </w:rPr>
        <w:t>ستثمار في المرفق العام موضوع التفويض</w:t>
      </w:r>
      <w:r w:rsidR="00103B5F">
        <w:rPr>
          <w:rFonts w:hint="cs"/>
          <w:color w:val="000000" w:themeColor="text1"/>
          <w:rtl/>
        </w:rPr>
        <w:t>،</w:t>
      </w:r>
      <w:r w:rsidR="00C27616" w:rsidRPr="00DE6131">
        <w:rPr>
          <w:rFonts w:hint="cs"/>
          <w:color w:val="000000" w:themeColor="text1"/>
          <w:rtl/>
        </w:rPr>
        <w:t xml:space="preserve"> بل وتوسيع ال</w:t>
      </w:r>
      <w:r w:rsidR="00103B5F">
        <w:rPr>
          <w:rFonts w:hint="cs"/>
          <w:color w:val="000000" w:themeColor="text1"/>
          <w:rtl/>
        </w:rPr>
        <w:t>إ</w:t>
      </w:r>
      <w:r w:rsidR="00C27616" w:rsidRPr="00DE6131">
        <w:rPr>
          <w:rFonts w:hint="cs"/>
          <w:color w:val="000000" w:themeColor="text1"/>
          <w:rtl/>
        </w:rPr>
        <w:t>ستثمارا</w:t>
      </w:r>
      <w:r w:rsidR="00103B5F">
        <w:rPr>
          <w:rFonts w:hint="cs"/>
          <w:color w:val="000000" w:themeColor="text1"/>
          <w:rtl/>
        </w:rPr>
        <w:t>ت الى مرافق عامة أخرى مما يحقق أ</w:t>
      </w:r>
      <w:r w:rsidR="00C27616" w:rsidRPr="00DE6131">
        <w:rPr>
          <w:rFonts w:hint="cs"/>
          <w:color w:val="000000" w:themeColor="text1"/>
          <w:rtl/>
        </w:rPr>
        <w:t xml:space="preserve">هداف السلطة العامة في ضمان الصالح </w:t>
      </w:r>
      <w:r w:rsidR="00D76FD7" w:rsidRPr="00DE6131">
        <w:rPr>
          <w:rFonts w:hint="cs"/>
          <w:color w:val="000000" w:themeColor="text1"/>
          <w:rtl/>
        </w:rPr>
        <w:t>العام</w:t>
      </w:r>
      <w:r w:rsidR="00103B5F">
        <w:rPr>
          <w:rFonts w:hint="cs"/>
          <w:color w:val="000000" w:themeColor="text1"/>
          <w:rtl/>
        </w:rPr>
        <w:t>،</w:t>
      </w:r>
      <w:r w:rsidR="00D76FD7" w:rsidRPr="00DE6131">
        <w:rPr>
          <w:rFonts w:hint="cs"/>
          <w:color w:val="000000" w:themeColor="text1"/>
          <w:rtl/>
        </w:rPr>
        <w:t xml:space="preserve"> فمصلحة</w:t>
      </w:r>
      <w:r w:rsidR="00C27616" w:rsidRPr="00DE6131">
        <w:rPr>
          <w:rFonts w:hint="cs"/>
          <w:color w:val="000000" w:themeColor="text1"/>
          <w:rtl/>
        </w:rPr>
        <w:t xml:space="preserve"> المستثمر أصبحت جزء لا</w:t>
      </w:r>
      <w:r w:rsidR="00D76FD7" w:rsidRPr="00DE6131">
        <w:rPr>
          <w:rFonts w:hint="cs"/>
          <w:color w:val="000000" w:themeColor="text1"/>
          <w:rtl/>
        </w:rPr>
        <w:t xml:space="preserve"> يتجزأ</w:t>
      </w:r>
      <w:r w:rsidR="00103B5F">
        <w:rPr>
          <w:rFonts w:hint="cs"/>
          <w:color w:val="000000" w:themeColor="text1"/>
          <w:rtl/>
        </w:rPr>
        <w:t xml:space="preserve"> من المصلحة العام ذلك أ</w:t>
      </w:r>
      <w:r w:rsidR="00C27616" w:rsidRPr="00DE6131">
        <w:rPr>
          <w:rFonts w:hint="cs"/>
          <w:color w:val="000000" w:themeColor="text1"/>
          <w:rtl/>
        </w:rPr>
        <w:t xml:space="preserve">ن </w:t>
      </w:r>
      <w:r w:rsidR="00D76FD7" w:rsidRPr="00DE6131">
        <w:rPr>
          <w:rFonts w:hint="cs"/>
          <w:color w:val="000000" w:themeColor="text1"/>
          <w:rtl/>
        </w:rPr>
        <w:t>تأمينها</w:t>
      </w:r>
      <w:r w:rsidR="00C27616" w:rsidRPr="00DE6131">
        <w:rPr>
          <w:rFonts w:hint="cs"/>
          <w:color w:val="000000" w:themeColor="text1"/>
          <w:rtl/>
        </w:rPr>
        <w:t xml:space="preserve"> يؤدي بالطريق غير المباشر لضمان الصالح العام.</w:t>
      </w:r>
    </w:p>
    <w:p w14:paraId="718756F5" w14:textId="71ADD79B" w:rsidR="006C420E" w:rsidRPr="00DE6131" w:rsidRDefault="00103B5F" w:rsidP="009824A4">
      <w:pPr>
        <w:rPr>
          <w:color w:val="000000" w:themeColor="text1"/>
          <w:rtl/>
        </w:rPr>
      </w:pPr>
      <w:r>
        <w:rPr>
          <w:rFonts w:hint="cs"/>
          <w:color w:val="000000" w:themeColor="text1"/>
          <w:rtl/>
        </w:rPr>
        <w:t>بالإضافة الى أ</w:t>
      </w:r>
      <w:r w:rsidR="006F041D" w:rsidRPr="00DE6131">
        <w:rPr>
          <w:rFonts w:hint="cs"/>
          <w:color w:val="000000" w:themeColor="text1"/>
          <w:rtl/>
        </w:rPr>
        <w:t xml:space="preserve">ن المفهوم الواسع للمصلحة العامة لدى السلطة المانحة أصبح </w:t>
      </w:r>
      <w:r w:rsidR="00D76FD7" w:rsidRPr="00DE6131">
        <w:rPr>
          <w:rFonts w:hint="cs"/>
          <w:color w:val="000000" w:themeColor="text1"/>
          <w:rtl/>
        </w:rPr>
        <w:t>لا يقتص</w:t>
      </w:r>
      <w:r w:rsidR="00D76FD7" w:rsidRPr="00DE6131">
        <w:rPr>
          <w:color w:val="000000" w:themeColor="text1"/>
          <w:rtl/>
        </w:rPr>
        <w:t>ر</w:t>
      </w:r>
      <w:r w:rsidR="006F041D" w:rsidRPr="00DE6131">
        <w:rPr>
          <w:rFonts w:hint="cs"/>
          <w:color w:val="000000" w:themeColor="text1"/>
          <w:rtl/>
        </w:rPr>
        <w:t xml:space="preserve"> على ضمان السير المن</w:t>
      </w:r>
      <w:r>
        <w:rPr>
          <w:rFonts w:hint="cs"/>
          <w:color w:val="000000" w:themeColor="text1"/>
          <w:rtl/>
        </w:rPr>
        <w:t>تظم للمرفق العام المفوض فحسب، وإ</w:t>
      </w:r>
      <w:r w:rsidR="006F041D" w:rsidRPr="00DE6131">
        <w:rPr>
          <w:rFonts w:hint="cs"/>
          <w:color w:val="000000" w:themeColor="text1"/>
          <w:rtl/>
        </w:rPr>
        <w:t xml:space="preserve">نما أصبحت السلطة المفوضة تطمح الى تحقيق إنتاجية ومردودية اقتصادية وأصبحت مطالبة بتحقيق هامش من الأرباح عن طريق </w:t>
      </w:r>
      <w:r>
        <w:rPr>
          <w:rFonts w:hint="cs"/>
          <w:color w:val="000000" w:themeColor="text1"/>
          <w:rtl/>
        </w:rPr>
        <w:t>منافسة المشاريع الخاصة،</w:t>
      </w:r>
      <w:r w:rsidR="006F041D" w:rsidRPr="00DE6131">
        <w:rPr>
          <w:rFonts w:hint="cs"/>
          <w:color w:val="000000" w:themeColor="text1"/>
          <w:rtl/>
        </w:rPr>
        <w:t xml:space="preserve"> وفي هذا </w:t>
      </w:r>
      <w:r w:rsidR="00124D37" w:rsidRPr="00DE6131">
        <w:rPr>
          <w:rFonts w:hint="cs"/>
          <w:color w:val="000000" w:themeColor="text1"/>
          <w:rtl/>
        </w:rPr>
        <w:t>الإطار</w:t>
      </w:r>
      <w:r>
        <w:rPr>
          <w:rFonts w:hint="cs"/>
          <w:color w:val="000000" w:themeColor="text1"/>
          <w:rtl/>
        </w:rPr>
        <w:t xml:space="preserve"> أ</w:t>
      </w:r>
      <w:r w:rsidR="006F041D" w:rsidRPr="00DE6131">
        <w:rPr>
          <w:rFonts w:hint="cs"/>
          <w:color w:val="000000" w:themeColor="text1"/>
          <w:rtl/>
        </w:rPr>
        <w:t>قر</w:t>
      </w:r>
      <w:r w:rsidR="006C420E" w:rsidRPr="00DE6131">
        <w:rPr>
          <w:rFonts w:hint="cs"/>
          <w:color w:val="000000" w:themeColor="text1"/>
          <w:rtl/>
        </w:rPr>
        <w:t xml:space="preserve"> الاجتهاد القضائي الفرنسي إمكانية </w:t>
      </w:r>
      <w:r w:rsidR="006F041D" w:rsidRPr="00DE6131">
        <w:rPr>
          <w:rFonts w:hint="cs"/>
          <w:color w:val="000000" w:themeColor="text1"/>
          <w:rtl/>
        </w:rPr>
        <w:t xml:space="preserve">قيام المرافق </w:t>
      </w:r>
      <w:r w:rsidR="007D3A83" w:rsidRPr="00DE6131">
        <w:rPr>
          <w:rFonts w:hint="cs"/>
          <w:color w:val="000000" w:themeColor="text1"/>
          <w:rtl/>
        </w:rPr>
        <w:t>العامة خاصة</w:t>
      </w:r>
      <w:r w:rsidR="006F041D" w:rsidRPr="00DE6131">
        <w:rPr>
          <w:rFonts w:hint="cs"/>
          <w:color w:val="000000" w:themeColor="text1"/>
          <w:rtl/>
        </w:rPr>
        <w:t xml:space="preserve"> ذات الطابع الصناعي والتجاري منافسة ا</w:t>
      </w:r>
      <w:r w:rsidR="006C420E" w:rsidRPr="00DE6131">
        <w:rPr>
          <w:rFonts w:hint="cs"/>
          <w:color w:val="000000" w:themeColor="text1"/>
          <w:rtl/>
        </w:rPr>
        <w:t xml:space="preserve">لمشاريع الخاصة متى </w:t>
      </w:r>
      <w:r w:rsidR="00D76FD7" w:rsidRPr="00DE6131">
        <w:rPr>
          <w:rFonts w:hint="cs"/>
          <w:color w:val="000000" w:themeColor="text1"/>
          <w:rtl/>
        </w:rPr>
        <w:t>بررت</w:t>
      </w:r>
      <w:r w:rsidR="006C420E" w:rsidRPr="00DE6131">
        <w:rPr>
          <w:rFonts w:hint="cs"/>
          <w:color w:val="000000" w:themeColor="text1"/>
          <w:rtl/>
        </w:rPr>
        <w:t xml:space="preserve"> ذلك المصلحة العامة </w:t>
      </w:r>
      <w:r w:rsidR="00BB7B2D" w:rsidRPr="00DE6131">
        <w:rPr>
          <w:rFonts w:hint="cs"/>
          <w:color w:val="000000" w:themeColor="text1"/>
          <w:rtl/>
        </w:rPr>
        <w:t>و</w:t>
      </w:r>
      <w:r w:rsidR="00FB5551" w:rsidRPr="00DE6131">
        <w:rPr>
          <w:rFonts w:hint="cs"/>
          <w:color w:val="000000" w:themeColor="text1"/>
          <w:rtl/>
        </w:rPr>
        <w:t>بالخصوص في</w:t>
      </w:r>
      <w:r w:rsidR="006C420E" w:rsidRPr="00DE6131">
        <w:rPr>
          <w:rFonts w:hint="cs"/>
          <w:color w:val="000000" w:themeColor="text1"/>
          <w:rtl/>
        </w:rPr>
        <w:t xml:space="preserve"> حال </w:t>
      </w:r>
      <w:r w:rsidR="006C420E" w:rsidRPr="00DE6131">
        <w:rPr>
          <w:rFonts w:hint="cs"/>
          <w:color w:val="000000" w:themeColor="text1"/>
          <w:rtl/>
        </w:rPr>
        <w:lastRenderedPageBreak/>
        <w:t>عجز</w:t>
      </w:r>
      <w:r w:rsidR="006F041D" w:rsidRPr="00DE6131">
        <w:rPr>
          <w:rFonts w:hint="cs"/>
          <w:color w:val="000000" w:themeColor="text1"/>
          <w:rtl/>
        </w:rPr>
        <w:t xml:space="preserve"> </w:t>
      </w:r>
      <w:r>
        <w:rPr>
          <w:rFonts w:hint="cs"/>
          <w:color w:val="000000" w:themeColor="text1"/>
          <w:rtl/>
        </w:rPr>
        <w:t>أ</w:t>
      </w:r>
      <w:r w:rsidR="006C420E" w:rsidRPr="00DE6131">
        <w:rPr>
          <w:rFonts w:hint="cs"/>
          <w:color w:val="000000" w:themeColor="text1"/>
          <w:rtl/>
        </w:rPr>
        <w:t>و</w:t>
      </w:r>
      <w:r w:rsidR="001B234C">
        <w:rPr>
          <w:rFonts w:hint="cs"/>
          <w:color w:val="000000" w:themeColor="text1"/>
          <w:rtl/>
        </w:rPr>
        <w:t xml:space="preserve"> </w:t>
      </w:r>
      <w:r w:rsidR="006C420E" w:rsidRPr="00DE6131">
        <w:rPr>
          <w:rFonts w:hint="cs"/>
          <w:color w:val="000000" w:themeColor="text1"/>
          <w:rtl/>
        </w:rPr>
        <w:t>غياب المبادرات الفردية على المستويين الكمي والنوعي</w:t>
      </w:r>
      <w:r w:rsidR="006C420E" w:rsidRPr="00DE6131">
        <w:rPr>
          <w:rStyle w:val="Appelnotedebasdep"/>
          <w:color w:val="000000" w:themeColor="text1"/>
          <w:rtl/>
        </w:rPr>
        <w:footnoteReference w:id="478"/>
      </w:r>
      <w:r>
        <w:rPr>
          <w:rFonts w:hint="cs"/>
          <w:color w:val="000000" w:themeColor="text1"/>
          <w:rtl/>
        </w:rPr>
        <w:t>،</w:t>
      </w:r>
      <w:r w:rsidR="00FE059D">
        <w:rPr>
          <w:color w:val="000000" w:themeColor="text1"/>
        </w:rPr>
        <w:t xml:space="preserve"> </w:t>
      </w:r>
      <w:r w:rsidR="006F041D" w:rsidRPr="00DE6131">
        <w:rPr>
          <w:rFonts w:hint="cs"/>
          <w:color w:val="000000" w:themeColor="text1"/>
          <w:rtl/>
        </w:rPr>
        <w:t>و</w:t>
      </w:r>
      <w:r w:rsidR="009824A4">
        <w:rPr>
          <w:rFonts w:hint="cs"/>
          <w:color w:val="000000" w:themeColor="text1"/>
          <w:rtl/>
        </w:rPr>
        <w:t>بالتالي فإ</w:t>
      </w:r>
      <w:r w:rsidR="006F041D" w:rsidRPr="00DE6131">
        <w:rPr>
          <w:rFonts w:hint="cs"/>
          <w:color w:val="000000" w:themeColor="text1"/>
          <w:rtl/>
        </w:rPr>
        <w:t>ن مفهوم ا</w:t>
      </w:r>
      <w:r w:rsidR="00C345CF" w:rsidRPr="00DE6131">
        <w:rPr>
          <w:rFonts w:hint="cs"/>
          <w:color w:val="000000" w:themeColor="text1"/>
          <w:rtl/>
        </w:rPr>
        <w:t xml:space="preserve">لمصلحة العامة شهد تطورا هاما </w:t>
      </w:r>
      <w:r w:rsidR="00C30F51">
        <w:rPr>
          <w:rFonts w:hint="cs"/>
          <w:color w:val="000000" w:themeColor="text1"/>
          <w:rtl/>
        </w:rPr>
        <w:t xml:space="preserve">وأصبح ينظر إليه من المنظور الواسع والشامل </w:t>
      </w:r>
      <w:r w:rsidR="00455F0E">
        <w:rPr>
          <w:rFonts w:hint="cs"/>
          <w:color w:val="000000" w:themeColor="text1"/>
          <w:rtl/>
        </w:rPr>
        <w:t>بحيث يشمل مصالح جميع الأطراف المتعاقدة</w:t>
      </w:r>
      <w:r w:rsidR="009824A4">
        <w:rPr>
          <w:rFonts w:hint="cs"/>
          <w:color w:val="000000" w:themeColor="text1"/>
          <w:rtl/>
        </w:rPr>
        <w:t>،</w:t>
      </w:r>
      <w:r w:rsidR="00455F0E">
        <w:rPr>
          <w:rFonts w:hint="cs"/>
          <w:color w:val="000000" w:themeColor="text1"/>
          <w:rtl/>
        </w:rPr>
        <w:t xml:space="preserve"> وبالتالي </w:t>
      </w:r>
      <w:r w:rsidR="009824A4">
        <w:rPr>
          <w:rFonts w:hint="cs"/>
          <w:color w:val="000000" w:themeColor="text1"/>
          <w:rtl/>
        </w:rPr>
        <w:t>وجب على السلطة المانحة مواكبة</w:t>
      </w:r>
      <w:r w:rsidR="001B234C">
        <w:rPr>
          <w:rFonts w:hint="cs"/>
          <w:color w:val="000000" w:themeColor="text1"/>
          <w:rtl/>
        </w:rPr>
        <w:t xml:space="preserve"> </w:t>
      </w:r>
      <w:r w:rsidR="00BF3B19">
        <w:rPr>
          <w:rFonts w:hint="cs"/>
          <w:color w:val="000000" w:themeColor="text1"/>
          <w:rtl/>
        </w:rPr>
        <w:t>هذه التغيرات لضمان بقاء المرافق العامة في كامل فعاليتها.</w:t>
      </w:r>
      <w:r w:rsidR="00CE3ECE">
        <w:rPr>
          <w:rFonts w:hint="cs"/>
          <w:color w:val="000000" w:themeColor="text1"/>
          <w:rtl/>
        </w:rPr>
        <w:t xml:space="preserve"> </w:t>
      </w:r>
    </w:p>
    <w:p w14:paraId="5BD5AEFC" w14:textId="1C23BCBE" w:rsidR="00AA4D85" w:rsidRDefault="00AA4D85" w:rsidP="004721B7">
      <w:pPr>
        <w:jc w:val="center"/>
        <w:rPr>
          <w:color w:val="000000" w:themeColor="text1"/>
          <w:sz w:val="62"/>
          <w:szCs w:val="62"/>
          <w:rtl/>
        </w:rPr>
      </w:pPr>
    </w:p>
    <w:p w14:paraId="0F699B2E" w14:textId="77777777" w:rsidR="00724A8C" w:rsidRDefault="00724A8C" w:rsidP="004721B7">
      <w:pPr>
        <w:jc w:val="center"/>
        <w:rPr>
          <w:color w:val="000000" w:themeColor="text1"/>
          <w:sz w:val="62"/>
          <w:szCs w:val="62"/>
          <w:rtl/>
        </w:rPr>
      </w:pPr>
    </w:p>
    <w:p w14:paraId="13046C9E" w14:textId="77777777" w:rsidR="00724A8C" w:rsidRDefault="00724A8C" w:rsidP="004721B7">
      <w:pPr>
        <w:jc w:val="center"/>
        <w:rPr>
          <w:color w:val="000000" w:themeColor="text1"/>
          <w:sz w:val="62"/>
          <w:szCs w:val="62"/>
          <w:rtl/>
        </w:rPr>
      </w:pPr>
    </w:p>
    <w:p w14:paraId="1A5C08C4" w14:textId="77777777" w:rsidR="00AF2FE8" w:rsidRDefault="00AF2FE8" w:rsidP="004721B7">
      <w:pPr>
        <w:jc w:val="center"/>
        <w:rPr>
          <w:color w:val="000000" w:themeColor="text1"/>
          <w:sz w:val="62"/>
          <w:szCs w:val="62"/>
          <w:rtl/>
        </w:rPr>
      </w:pPr>
    </w:p>
    <w:p w14:paraId="171B6494" w14:textId="77777777" w:rsidR="00AF2FE8" w:rsidRDefault="00AF2FE8" w:rsidP="004721B7">
      <w:pPr>
        <w:jc w:val="center"/>
        <w:rPr>
          <w:color w:val="000000" w:themeColor="text1"/>
          <w:sz w:val="62"/>
          <w:szCs w:val="62"/>
          <w:rtl/>
        </w:rPr>
      </w:pPr>
    </w:p>
    <w:p w14:paraId="10EE4415" w14:textId="77777777" w:rsidR="00AF2FE8" w:rsidRDefault="00AF2FE8" w:rsidP="004721B7">
      <w:pPr>
        <w:jc w:val="center"/>
        <w:rPr>
          <w:color w:val="000000" w:themeColor="text1"/>
          <w:sz w:val="62"/>
          <w:szCs w:val="62"/>
          <w:rtl/>
        </w:rPr>
      </w:pPr>
    </w:p>
    <w:p w14:paraId="1FB68397" w14:textId="77777777" w:rsidR="00AF2FE8" w:rsidRDefault="00AF2FE8" w:rsidP="004721B7">
      <w:pPr>
        <w:jc w:val="center"/>
        <w:rPr>
          <w:color w:val="000000" w:themeColor="text1"/>
          <w:sz w:val="62"/>
          <w:szCs w:val="62"/>
          <w:rtl/>
        </w:rPr>
      </w:pPr>
    </w:p>
    <w:p w14:paraId="37E306E8" w14:textId="77777777" w:rsidR="00AF2FE8" w:rsidRDefault="00AF2FE8" w:rsidP="004721B7">
      <w:pPr>
        <w:jc w:val="center"/>
        <w:rPr>
          <w:color w:val="000000" w:themeColor="text1"/>
          <w:sz w:val="62"/>
          <w:szCs w:val="62"/>
          <w:rtl/>
        </w:rPr>
      </w:pPr>
    </w:p>
    <w:p w14:paraId="1B8CBDF6" w14:textId="77777777" w:rsidR="00AF2FE8" w:rsidRDefault="00AF2FE8" w:rsidP="004721B7">
      <w:pPr>
        <w:jc w:val="center"/>
        <w:rPr>
          <w:color w:val="000000" w:themeColor="text1"/>
          <w:sz w:val="62"/>
          <w:szCs w:val="62"/>
          <w:rtl/>
        </w:rPr>
      </w:pPr>
    </w:p>
    <w:p w14:paraId="01604B61" w14:textId="77777777" w:rsidR="00AF2FE8" w:rsidRDefault="00AF2FE8" w:rsidP="004721B7">
      <w:pPr>
        <w:jc w:val="center"/>
        <w:rPr>
          <w:color w:val="000000" w:themeColor="text1"/>
          <w:sz w:val="62"/>
          <w:szCs w:val="62"/>
          <w:rtl/>
        </w:rPr>
      </w:pPr>
    </w:p>
    <w:p w14:paraId="663886E0" w14:textId="77777777" w:rsidR="00AF2FE8" w:rsidRDefault="00AF2FE8" w:rsidP="004721B7">
      <w:pPr>
        <w:jc w:val="center"/>
        <w:rPr>
          <w:color w:val="000000" w:themeColor="text1"/>
          <w:sz w:val="62"/>
          <w:szCs w:val="62"/>
          <w:rtl/>
        </w:rPr>
      </w:pPr>
    </w:p>
    <w:p w14:paraId="219B39E3" w14:textId="77777777" w:rsidR="00AF2FE8" w:rsidRDefault="00AF2FE8" w:rsidP="004721B7">
      <w:pPr>
        <w:jc w:val="center"/>
        <w:rPr>
          <w:color w:val="000000" w:themeColor="text1"/>
          <w:sz w:val="62"/>
          <w:szCs w:val="62"/>
          <w:rtl/>
        </w:rPr>
      </w:pPr>
    </w:p>
    <w:p w14:paraId="5B0877BB" w14:textId="77777777" w:rsidR="00AF2FE8" w:rsidRDefault="00AF2FE8" w:rsidP="004721B7">
      <w:pPr>
        <w:jc w:val="center"/>
        <w:rPr>
          <w:color w:val="000000" w:themeColor="text1"/>
          <w:sz w:val="62"/>
          <w:szCs w:val="62"/>
          <w:rtl/>
        </w:rPr>
      </w:pPr>
    </w:p>
    <w:p w14:paraId="6EE61899" w14:textId="77777777" w:rsidR="00AF2FE8" w:rsidRDefault="00AF2FE8" w:rsidP="004721B7">
      <w:pPr>
        <w:jc w:val="center"/>
        <w:rPr>
          <w:color w:val="000000" w:themeColor="text1"/>
          <w:sz w:val="62"/>
          <w:szCs w:val="62"/>
          <w:rtl/>
        </w:rPr>
      </w:pPr>
    </w:p>
    <w:p w14:paraId="2BC7A33F" w14:textId="77777777" w:rsidR="00724A8C" w:rsidRDefault="00724A8C" w:rsidP="004721B7">
      <w:pPr>
        <w:jc w:val="center"/>
        <w:rPr>
          <w:color w:val="000000" w:themeColor="text1"/>
          <w:sz w:val="62"/>
          <w:szCs w:val="62"/>
          <w:rtl/>
        </w:rPr>
      </w:pPr>
    </w:p>
    <w:p w14:paraId="24CE640E" w14:textId="77777777" w:rsidR="00724A8C" w:rsidRPr="00DE6131" w:rsidRDefault="00724A8C" w:rsidP="004721B7">
      <w:pPr>
        <w:jc w:val="center"/>
        <w:rPr>
          <w:color w:val="000000" w:themeColor="text1"/>
          <w:sz w:val="62"/>
          <w:szCs w:val="62"/>
          <w:rtl/>
        </w:rPr>
      </w:pPr>
    </w:p>
    <w:p w14:paraId="1E687626" w14:textId="77777777" w:rsidR="00035779" w:rsidRDefault="00035779" w:rsidP="00194C4C">
      <w:pPr>
        <w:pStyle w:val="Sction"/>
        <w:numPr>
          <w:ilvl w:val="0"/>
          <w:numId w:val="0"/>
        </w:numPr>
        <w:jc w:val="center"/>
        <w:rPr>
          <w:sz w:val="44"/>
          <w:szCs w:val="44"/>
          <w:rtl/>
        </w:rPr>
        <w:sectPr w:rsidR="00035779" w:rsidSect="00937B21">
          <w:headerReference w:type="default" r:id="rId16"/>
          <w:footerReference w:type="default" r:id="rId17"/>
          <w:footnotePr>
            <w:pos w:val="beneathText"/>
            <w:numRestart w:val="eachPage"/>
          </w:footnotePr>
          <w:pgSz w:w="11906" w:h="16838" w:code="9"/>
          <w:pgMar w:top="1418" w:right="1701" w:bottom="1418" w:left="1418" w:header="709" w:footer="709" w:gutter="0"/>
          <w:cols w:space="708"/>
          <w:docGrid w:linePitch="381"/>
        </w:sectPr>
      </w:pPr>
      <w:bookmarkStart w:id="313" w:name="_Toc168134119"/>
    </w:p>
    <w:p w14:paraId="758ABAD0" w14:textId="77777777" w:rsidR="00035779" w:rsidRDefault="00035779" w:rsidP="00035779"/>
    <w:p w14:paraId="662DA230" w14:textId="77777777" w:rsidR="00035779" w:rsidRDefault="00035779" w:rsidP="00035779"/>
    <w:p w14:paraId="7FB4098A" w14:textId="77777777" w:rsidR="00035779" w:rsidRDefault="00035779" w:rsidP="00035779"/>
    <w:p w14:paraId="38DEE7DF" w14:textId="77777777" w:rsidR="00035779" w:rsidRDefault="00035779" w:rsidP="00035779">
      <w:pPr>
        <w:rPr>
          <w:sz w:val="44"/>
          <w:szCs w:val="44"/>
        </w:rPr>
      </w:pPr>
    </w:p>
    <w:p w14:paraId="5A722FD9" w14:textId="77777777" w:rsidR="00035779" w:rsidRDefault="00035779" w:rsidP="00035779">
      <w:pPr>
        <w:rPr>
          <w:sz w:val="44"/>
          <w:szCs w:val="44"/>
        </w:rPr>
      </w:pPr>
    </w:p>
    <w:p w14:paraId="69A28FDD" w14:textId="77777777" w:rsidR="00035779" w:rsidRDefault="00035779" w:rsidP="00035779">
      <w:pPr>
        <w:rPr>
          <w:sz w:val="44"/>
          <w:szCs w:val="44"/>
        </w:rPr>
      </w:pPr>
    </w:p>
    <w:p w14:paraId="1C76110A" w14:textId="77777777" w:rsidR="00035779" w:rsidRDefault="00035779" w:rsidP="00035779">
      <w:pPr>
        <w:rPr>
          <w:sz w:val="44"/>
          <w:szCs w:val="44"/>
        </w:rPr>
      </w:pPr>
    </w:p>
    <w:p w14:paraId="78787ADB" w14:textId="77777777" w:rsidR="00035779" w:rsidRDefault="00035779" w:rsidP="00035779">
      <w:pPr>
        <w:rPr>
          <w:sz w:val="44"/>
          <w:szCs w:val="44"/>
        </w:rPr>
      </w:pPr>
    </w:p>
    <w:p w14:paraId="410E15AD" w14:textId="77777777" w:rsidR="00035779" w:rsidRDefault="00035779" w:rsidP="00035779">
      <w:pPr>
        <w:rPr>
          <w:sz w:val="44"/>
          <w:szCs w:val="44"/>
        </w:rPr>
      </w:pPr>
    </w:p>
    <w:p w14:paraId="546259E6" w14:textId="77777777" w:rsidR="00035779" w:rsidRDefault="00035779" w:rsidP="00035779">
      <w:pPr>
        <w:rPr>
          <w:sz w:val="44"/>
          <w:szCs w:val="44"/>
        </w:rPr>
      </w:pPr>
    </w:p>
    <w:p w14:paraId="496F58EB" w14:textId="61EB6401" w:rsidR="007057BA" w:rsidRPr="00BC603B" w:rsidRDefault="00566C4D" w:rsidP="00194C4C">
      <w:pPr>
        <w:pStyle w:val="Sction"/>
        <w:numPr>
          <w:ilvl w:val="0"/>
          <w:numId w:val="0"/>
        </w:numPr>
        <w:jc w:val="center"/>
        <w:rPr>
          <w:sz w:val="44"/>
          <w:szCs w:val="44"/>
          <w:rtl/>
        </w:rPr>
      </w:pPr>
      <w:r w:rsidRPr="00BC603B">
        <w:rPr>
          <w:rFonts w:hint="cs"/>
          <w:sz w:val="44"/>
          <w:szCs w:val="44"/>
          <w:rtl/>
        </w:rPr>
        <w:t>خاتمة</w:t>
      </w:r>
      <w:bookmarkEnd w:id="313"/>
    </w:p>
    <w:p w14:paraId="5C5C328F" w14:textId="77777777" w:rsidR="003C5EF3" w:rsidRPr="00DE6131" w:rsidRDefault="003C5EF3" w:rsidP="003C5EF3">
      <w:pPr>
        <w:jc w:val="center"/>
        <w:rPr>
          <w:color w:val="000000" w:themeColor="text1"/>
          <w:sz w:val="56"/>
          <w:szCs w:val="56"/>
        </w:rPr>
      </w:pPr>
    </w:p>
    <w:p w14:paraId="299673A0" w14:textId="77777777" w:rsidR="00C66D2C" w:rsidRPr="00DE6131" w:rsidRDefault="00C66D2C" w:rsidP="003C5EF3">
      <w:pPr>
        <w:jc w:val="center"/>
        <w:rPr>
          <w:color w:val="000000" w:themeColor="text1"/>
          <w:sz w:val="56"/>
          <w:szCs w:val="56"/>
        </w:rPr>
      </w:pPr>
    </w:p>
    <w:p w14:paraId="0BDE8E9B" w14:textId="77777777" w:rsidR="00C66D2C" w:rsidRPr="00DE6131" w:rsidRDefault="00C66D2C" w:rsidP="003C5EF3">
      <w:pPr>
        <w:jc w:val="center"/>
        <w:rPr>
          <w:color w:val="000000" w:themeColor="text1"/>
          <w:sz w:val="56"/>
          <w:szCs w:val="56"/>
        </w:rPr>
      </w:pPr>
    </w:p>
    <w:p w14:paraId="74117CBD" w14:textId="77777777" w:rsidR="00C66D2C" w:rsidRPr="00DE6131" w:rsidRDefault="00C66D2C" w:rsidP="003C5EF3">
      <w:pPr>
        <w:jc w:val="center"/>
        <w:rPr>
          <w:color w:val="000000" w:themeColor="text1"/>
          <w:sz w:val="56"/>
          <w:szCs w:val="56"/>
        </w:rPr>
      </w:pPr>
    </w:p>
    <w:p w14:paraId="5DEB53D9" w14:textId="77777777" w:rsidR="00C66D2C" w:rsidRPr="00DE6131" w:rsidRDefault="00C66D2C" w:rsidP="003C5EF3">
      <w:pPr>
        <w:jc w:val="center"/>
        <w:rPr>
          <w:color w:val="000000" w:themeColor="text1"/>
          <w:sz w:val="56"/>
          <w:szCs w:val="56"/>
        </w:rPr>
      </w:pPr>
    </w:p>
    <w:p w14:paraId="27FC88F8" w14:textId="77777777" w:rsidR="00C66D2C" w:rsidRPr="00DE6131" w:rsidRDefault="00C66D2C" w:rsidP="003C5EF3">
      <w:pPr>
        <w:jc w:val="center"/>
        <w:rPr>
          <w:color w:val="000000" w:themeColor="text1"/>
          <w:sz w:val="56"/>
          <w:szCs w:val="56"/>
        </w:rPr>
      </w:pPr>
    </w:p>
    <w:p w14:paraId="1E1F6378" w14:textId="77777777" w:rsidR="00C66D2C" w:rsidRPr="00DE6131" w:rsidRDefault="00C66D2C" w:rsidP="003C5EF3">
      <w:pPr>
        <w:jc w:val="center"/>
        <w:rPr>
          <w:color w:val="000000" w:themeColor="text1"/>
          <w:sz w:val="56"/>
          <w:szCs w:val="56"/>
        </w:rPr>
      </w:pPr>
    </w:p>
    <w:p w14:paraId="3537B01C" w14:textId="77777777" w:rsidR="00C66D2C" w:rsidRPr="00DE6131" w:rsidRDefault="00C66D2C" w:rsidP="003C5EF3">
      <w:pPr>
        <w:jc w:val="center"/>
        <w:rPr>
          <w:color w:val="000000" w:themeColor="text1"/>
          <w:sz w:val="56"/>
          <w:szCs w:val="56"/>
        </w:rPr>
      </w:pPr>
    </w:p>
    <w:p w14:paraId="346C00E2" w14:textId="77777777" w:rsidR="00C66D2C" w:rsidRPr="00DE6131" w:rsidRDefault="00C66D2C" w:rsidP="003C5EF3">
      <w:pPr>
        <w:jc w:val="center"/>
        <w:rPr>
          <w:color w:val="000000" w:themeColor="text1"/>
          <w:sz w:val="56"/>
          <w:szCs w:val="56"/>
        </w:rPr>
      </w:pPr>
    </w:p>
    <w:p w14:paraId="2E6AA85B" w14:textId="77777777" w:rsidR="00C66D2C" w:rsidRPr="00DE6131" w:rsidRDefault="00C66D2C" w:rsidP="003C5EF3">
      <w:pPr>
        <w:jc w:val="center"/>
        <w:rPr>
          <w:color w:val="000000" w:themeColor="text1"/>
          <w:sz w:val="56"/>
          <w:szCs w:val="56"/>
        </w:rPr>
      </w:pPr>
    </w:p>
    <w:p w14:paraId="46649F35" w14:textId="77777777" w:rsidR="00E84884" w:rsidRDefault="00E84884" w:rsidP="00E84884">
      <w:pPr>
        <w:jc w:val="both"/>
        <w:rPr>
          <w:color w:val="000000" w:themeColor="text1"/>
          <w:sz w:val="56"/>
          <w:szCs w:val="56"/>
          <w:rtl/>
        </w:rPr>
        <w:sectPr w:rsidR="00E84884" w:rsidSect="008A2AB4">
          <w:headerReference w:type="default" r:id="rId18"/>
          <w:footerReference w:type="default" r:id="rId19"/>
          <w:footnotePr>
            <w:pos w:val="beneathText"/>
            <w:numRestart w:val="eachPage"/>
          </w:footnotePr>
          <w:pgSz w:w="11906" w:h="16838" w:code="9"/>
          <w:pgMar w:top="1418" w:right="1701" w:bottom="1418" w:left="1418" w:header="709" w:footer="709" w:gutter="0"/>
          <w:cols w:space="708"/>
          <w:vAlign w:val="center"/>
          <w:docGrid w:linePitch="381"/>
        </w:sectPr>
      </w:pPr>
    </w:p>
    <w:p w14:paraId="216774B4" w14:textId="5D855419" w:rsidR="00C66D2C" w:rsidRPr="00DE6131" w:rsidRDefault="00317DF1" w:rsidP="00172D6A">
      <w:pPr>
        <w:rPr>
          <w:color w:val="000000" w:themeColor="text1"/>
          <w:sz w:val="56"/>
          <w:szCs w:val="56"/>
          <w:rtl/>
        </w:rPr>
      </w:pPr>
      <w:r>
        <w:rPr>
          <w:rFonts w:hint="cs"/>
          <w:color w:val="000000" w:themeColor="text1"/>
          <w:rtl/>
        </w:rPr>
        <w:lastRenderedPageBreak/>
        <w:t>إن أسلوب إشراك أ</w:t>
      </w:r>
      <w:r w:rsidR="00970F82" w:rsidRPr="00317DF1">
        <w:rPr>
          <w:rFonts w:hint="cs"/>
          <w:color w:val="000000" w:themeColor="text1"/>
          <w:rtl/>
        </w:rPr>
        <w:t xml:space="preserve">شخاص </w:t>
      </w:r>
      <w:r w:rsidR="001B234C" w:rsidRPr="00317DF1">
        <w:rPr>
          <w:rFonts w:hint="cs"/>
          <w:color w:val="000000" w:themeColor="text1"/>
          <w:rtl/>
        </w:rPr>
        <w:t>غير الدول</w:t>
      </w:r>
      <w:r w:rsidR="001B234C" w:rsidRPr="00317DF1">
        <w:rPr>
          <w:color w:val="000000" w:themeColor="text1"/>
          <w:rtl/>
        </w:rPr>
        <w:t>ة</w:t>
      </w:r>
      <w:r w:rsidR="00970F82" w:rsidRPr="00317DF1">
        <w:rPr>
          <w:rFonts w:hint="cs"/>
          <w:color w:val="000000" w:themeColor="text1"/>
          <w:rtl/>
        </w:rPr>
        <w:t xml:space="preserve"> في إدارة المرافق العامة أ</w:t>
      </w:r>
      <w:r>
        <w:rPr>
          <w:rFonts w:hint="cs"/>
          <w:color w:val="000000" w:themeColor="text1"/>
          <w:rtl/>
        </w:rPr>
        <w:t xml:space="preserve">ضحى ضرورة حتمية، أملتها   ظروف إقتصادية وإجتماعية </w:t>
      </w:r>
      <w:r w:rsidR="006510EB" w:rsidRPr="00317DF1">
        <w:rPr>
          <w:rFonts w:hint="cs"/>
          <w:color w:val="000000" w:themeColor="text1"/>
          <w:rtl/>
        </w:rPr>
        <w:t xml:space="preserve">واكبت </w:t>
      </w:r>
      <w:r w:rsidR="00E06FC0">
        <w:rPr>
          <w:rFonts w:hint="cs"/>
          <w:color w:val="000000" w:themeColor="text1"/>
          <w:rtl/>
        </w:rPr>
        <w:t>التطور</w:t>
      </w:r>
      <w:r w:rsidR="00970F82" w:rsidRPr="00317DF1">
        <w:rPr>
          <w:rFonts w:hint="cs"/>
          <w:color w:val="000000" w:themeColor="text1"/>
          <w:rtl/>
        </w:rPr>
        <w:t xml:space="preserve">الملفت الذي صاحب مفاهيم العولمة بكل مقتضياتها  </w:t>
      </w:r>
      <w:r w:rsidR="006510EB" w:rsidRPr="00317DF1">
        <w:rPr>
          <w:rFonts w:hint="cs"/>
          <w:color w:val="000000" w:themeColor="text1"/>
          <w:rtl/>
        </w:rPr>
        <w:t>فأصبح ال</w:t>
      </w:r>
      <w:r w:rsidR="00E06FC0">
        <w:rPr>
          <w:rFonts w:hint="cs"/>
          <w:color w:val="000000" w:themeColor="text1"/>
          <w:rtl/>
        </w:rPr>
        <w:t>إ</w:t>
      </w:r>
      <w:r w:rsidR="006510EB" w:rsidRPr="00317DF1">
        <w:rPr>
          <w:rFonts w:hint="cs"/>
          <w:color w:val="000000" w:themeColor="text1"/>
          <w:rtl/>
        </w:rPr>
        <w:t>ستنجاد ب</w:t>
      </w:r>
      <w:r w:rsidR="00970F82" w:rsidRPr="00317DF1">
        <w:rPr>
          <w:rFonts w:hint="cs"/>
          <w:color w:val="000000" w:themeColor="text1"/>
          <w:rtl/>
        </w:rPr>
        <w:t xml:space="preserve">القطاع الخاص </w:t>
      </w:r>
      <w:r w:rsidR="006510EB" w:rsidRPr="00317DF1">
        <w:rPr>
          <w:rFonts w:hint="cs"/>
          <w:color w:val="000000" w:themeColor="text1"/>
          <w:rtl/>
        </w:rPr>
        <w:t xml:space="preserve">على وجه التحديد في سبيل تحقيق </w:t>
      </w:r>
      <w:r w:rsidR="00970F82" w:rsidRPr="00317DF1">
        <w:rPr>
          <w:rFonts w:hint="cs"/>
          <w:color w:val="000000" w:themeColor="text1"/>
          <w:rtl/>
        </w:rPr>
        <w:t>المرافق العامة</w:t>
      </w:r>
      <w:r w:rsidR="00E06FC0">
        <w:rPr>
          <w:rFonts w:hint="cs"/>
          <w:color w:val="000000" w:themeColor="text1"/>
          <w:rtl/>
        </w:rPr>
        <w:t xml:space="preserve"> والرفع من كفاءتها أ</w:t>
      </w:r>
      <w:r w:rsidR="00970F82" w:rsidRPr="00317DF1">
        <w:rPr>
          <w:rFonts w:hint="cs"/>
          <w:color w:val="000000" w:themeColor="text1"/>
          <w:rtl/>
        </w:rPr>
        <w:t xml:space="preserve">خذ </w:t>
      </w:r>
      <w:r w:rsidR="006510EB" w:rsidRPr="00317DF1">
        <w:rPr>
          <w:rFonts w:hint="cs"/>
          <w:color w:val="000000" w:themeColor="text1"/>
          <w:rtl/>
        </w:rPr>
        <w:t xml:space="preserve">يتعاظم </w:t>
      </w:r>
      <w:r w:rsidR="00970F82" w:rsidRPr="00317DF1">
        <w:rPr>
          <w:rFonts w:hint="cs"/>
          <w:color w:val="000000" w:themeColor="text1"/>
          <w:rtl/>
        </w:rPr>
        <w:t xml:space="preserve"> بشكل </w:t>
      </w:r>
      <w:r w:rsidR="006510EB" w:rsidRPr="00317DF1">
        <w:rPr>
          <w:rFonts w:hint="cs"/>
          <w:color w:val="000000" w:themeColor="text1"/>
          <w:rtl/>
        </w:rPr>
        <w:t>جلي</w:t>
      </w:r>
      <w:r w:rsidR="00970F82" w:rsidRPr="00317DF1">
        <w:rPr>
          <w:rFonts w:hint="cs"/>
          <w:color w:val="000000" w:themeColor="text1"/>
          <w:rtl/>
        </w:rPr>
        <w:t xml:space="preserve"> في </w:t>
      </w:r>
      <w:r w:rsidR="006510EB" w:rsidRPr="00317DF1">
        <w:rPr>
          <w:rFonts w:hint="cs"/>
          <w:color w:val="000000" w:themeColor="text1"/>
          <w:rtl/>
        </w:rPr>
        <w:t>مجتمعات</w:t>
      </w:r>
      <w:r w:rsidR="00970F82" w:rsidRPr="00317DF1">
        <w:rPr>
          <w:rFonts w:hint="cs"/>
          <w:color w:val="000000" w:themeColor="text1"/>
          <w:rtl/>
        </w:rPr>
        <w:t xml:space="preserve"> اليوم</w:t>
      </w:r>
      <w:r w:rsidR="006510EB" w:rsidRPr="00317DF1">
        <w:rPr>
          <w:rFonts w:hint="cs"/>
          <w:color w:val="000000" w:themeColor="text1"/>
          <w:rtl/>
        </w:rPr>
        <w:t>،</w:t>
      </w:r>
      <w:r w:rsidR="00970F82" w:rsidRPr="00317DF1">
        <w:rPr>
          <w:rFonts w:hint="cs"/>
          <w:color w:val="000000" w:themeColor="text1"/>
          <w:rtl/>
        </w:rPr>
        <w:t xml:space="preserve"> </w:t>
      </w:r>
      <w:r w:rsidR="006510EB" w:rsidRPr="00317DF1">
        <w:rPr>
          <w:rFonts w:hint="cs"/>
          <w:color w:val="000000" w:themeColor="text1"/>
          <w:rtl/>
        </w:rPr>
        <w:t xml:space="preserve">ويرجع </w:t>
      </w:r>
      <w:r w:rsidR="00970F82" w:rsidRPr="00317DF1">
        <w:rPr>
          <w:rFonts w:hint="cs"/>
          <w:color w:val="000000" w:themeColor="text1"/>
          <w:rtl/>
        </w:rPr>
        <w:t xml:space="preserve"> ذلك لسبيين </w:t>
      </w:r>
      <w:r w:rsidR="006510EB" w:rsidRPr="00317DF1">
        <w:rPr>
          <w:rFonts w:hint="cs"/>
          <w:color w:val="000000" w:themeColor="text1"/>
          <w:rtl/>
        </w:rPr>
        <w:t>هما</w:t>
      </w:r>
      <w:r w:rsidR="00E06FC0">
        <w:rPr>
          <w:rFonts w:hint="cs"/>
          <w:color w:val="000000" w:themeColor="text1"/>
          <w:rtl/>
        </w:rPr>
        <w:t xml:space="preserve"> </w:t>
      </w:r>
      <w:r w:rsidR="006510EB" w:rsidRPr="00317DF1">
        <w:rPr>
          <w:rFonts w:hint="cs"/>
          <w:color w:val="000000" w:themeColor="text1"/>
          <w:rtl/>
        </w:rPr>
        <w:t>تطلع</w:t>
      </w:r>
      <w:r w:rsidR="00970F82" w:rsidRPr="00317DF1">
        <w:rPr>
          <w:rFonts w:hint="cs"/>
          <w:color w:val="000000" w:themeColor="text1"/>
          <w:rtl/>
        </w:rPr>
        <w:t xml:space="preserve"> الدول </w:t>
      </w:r>
      <w:r w:rsidR="006510EB" w:rsidRPr="00317DF1">
        <w:rPr>
          <w:rFonts w:hint="cs"/>
          <w:color w:val="000000" w:themeColor="text1"/>
          <w:rtl/>
        </w:rPr>
        <w:t>الى</w:t>
      </w:r>
      <w:r w:rsidR="00970F82" w:rsidRPr="00317DF1">
        <w:rPr>
          <w:rFonts w:hint="cs"/>
          <w:color w:val="000000" w:themeColor="text1"/>
          <w:rtl/>
        </w:rPr>
        <w:t xml:space="preserve"> البحث عن </w:t>
      </w:r>
      <w:r w:rsidR="006510EB" w:rsidRPr="00317DF1">
        <w:rPr>
          <w:rFonts w:hint="cs"/>
          <w:color w:val="000000" w:themeColor="text1"/>
          <w:rtl/>
        </w:rPr>
        <w:t xml:space="preserve">موارد ثابتة </w:t>
      </w:r>
      <w:r w:rsidR="00970F82" w:rsidRPr="00317DF1">
        <w:rPr>
          <w:rFonts w:hint="cs"/>
          <w:color w:val="000000" w:themeColor="text1"/>
          <w:rtl/>
        </w:rPr>
        <w:t xml:space="preserve"> </w:t>
      </w:r>
      <w:r w:rsidR="006510EB" w:rsidRPr="00317DF1">
        <w:rPr>
          <w:rFonts w:hint="cs"/>
          <w:color w:val="000000" w:themeColor="text1"/>
          <w:rtl/>
        </w:rPr>
        <w:t>لتحقيق ال</w:t>
      </w:r>
      <w:r w:rsidR="00970F82" w:rsidRPr="00317DF1">
        <w:rPr>
          <w:rFonts w:hint="cs"/>
          <w:color w:val="000000" w:themeColor="text1"/>
          <w:rtl/>
        </w:rPr>
        <w:t xml:space="preserve">مشروعات </w:t>
      </w:r>
      <w:r w:rsidR="001B234C" w:rsidRPr="00317DF1">
        <w:rPr>
          <w:rFonts w:hint="cs"/>
          <w:color w:val="000000" w:themeColor="text1"/>
          <w:rtl/>
        </w:rPr>
        <w:t>الضرورية</w:t>
      </w:r>
      <w:r w:rsidR="00E06FC0">
        <w:rPr>
          <w:rFonts w:hint="cs"/>
          <w:color w:val="000000" w:themeColor="text1"/>
          <w:rtl/>
        </w:rPr>
        <w:t xml:space="preserve"> </w:t>
      </w:r>
      <w:r w:rsidR="00D76FD7" w:rsidRPr="00317DF1">
        <w:rPr>
          <w:rFonts w:hint="cs"/>
          <w:color w:val="000000" w:themeColor="text1"/>
          <w:rtl/>
        </w:rPr>
        <w:t>للأفراد</w:t>
      </w:r>
      <w:r w:rsidR="006510EB" w:rsidRPr="00317DF1">
        <w:rPr>
          <w:rFonts w:hint="cs"/>
          <w:color w:val="000000" w:themeColor="text1"/>
          <w:rtl/>
        </w:rPr>
        <w:t xml:space="preserve"> والجماع</w:t>
      </w:r>
      <w:r w:rsidR="00E06FC0">
        <w:rPr>
          <w:rFonts w:hint="cs"/>
          <w:color w:val="000000" w:themeColor="text1"/>
          <w:rtl/>
        </w:rPr>
        <w:t>ات</w:t>
      </w:r>
      <w:r w:rsidR="006510EB" w:rsidRPr="00317DF1">
        <w:rPr>
          <w:rFonts w:hint="cs"/>
          <w:color w:val="000000" w:themeColor="text1"/>
          <w:rtl/>
        </w:rPr>
        <w:t xml:space="preserve">، بالإضافة الى تزايد عامل </w:t>
      </w:r>
      <w:r w:rsidR="00970F82" w:rsidRPr="00317DF1">
        <w:rPr>
          <w:rFonts w:hint="cs"/>
          <w:color w:val="000000" w:themeColor="text1"/>
          <w:rtl/>
        </w:rPr>
        <w:t xml:space="preserve">الثقة في </w:t>
      </w:r>
      <w:r w:rsidR="006510EB" w:rsidRPr="00317DF1">
        <w:rPr>
          <w:rFonts w:hint="cs"/>
          <w:color w:val="000000" w:themeColor="text1"/>
          <w:rtl/>
        </w:rPr>
        <w:t>القطاع</w:t>
      </w:r>
      <w:r w:rsidR="00970F82" w:rsidRPr="00317DF1">
        <w:rPr>
          <w:rFonts w:hint="cs"/>
          <w:color w:val="000000" w:themeColor="text1"/>
          <w:rtl/>
        </w:rPr>
        <w:t xml:space="preserve"> الخاص</w:t>
      </w:r>
      <w:r w:rsidR="006510EB" w:rsidRPr="00317DF1">
        <w:rPr>
          <w:rFonts w:hint="cs"/>
          <w:color w:val="000000" w:themeColor="text1"/>
          <w:rtl/>
        </w:rPr>
        <w:t xml:space="preserve">، لما يوفره </w:t>
      </w:r>
      <w:r w:rsidR="00970F82" w:rsidRPr="00317DF1">
        <w:rPr>
          <w:rFonts w:hint="cs"/>
          <w:color w:val="000000" w:themeColor="text1"/>
          <w:rtl/>
        </w:rPr>
        <w:t xml:space="preserve">من </w:t>
      </w:r>
      <w:r w:rsidR="00172D6A">
        <w:rPr>
          <w:rFonts w:hint="cs"/>
          <w:color w:val="000000" w:themeColor="text1"/>
          <w:rtl/>
        </w:rPr>
        <w:t>إ</w:t>
      </w:r>
      <w:r w:rsidR="006510EB" w:rsidRPr="00317DF1">
        <w:rPr>
          <w:rFonts w:hint="cs"/>
          <w:color w:val="000000" w:themeColor="text1"/>
          <w:rtl/>
        </w:rPr>
        <w:t xml:space="preserve">مكانيات </w:t>
      </w:r>
      <w:r w:rsidR="00970F82" w:rsidRPr="00317DF1">
        <w:rPr>
          <w:rFonts w:hint="cs"/>
          <w:color w:val="000000" w:themeColor="text1"/>
          <w:rtl/>
        </w:rPr>
        <w:t xml:space="preserve">مالية وقدرات فنية </w:t>
      </w:r>
      <w:r w:rsidR="006510EB" w:rsidRPr="00317DF1">
        <w:rPr>
          <w:rFonts w:hint="cs"/>
          <w:color w:val="000000" w:themeColor="text1"/>
          <w:rtl/>
        </w:rPr>
        <w:t>وخبرة وتكوين متخصص</w:t>
      </w:r>
      <w:r w:rsidR="00172D6A">
        <w:rPr>
          <w:rFonts w:hint="cs"/>
          <w:color w:val="000000" w:themeColor="text1"/>
          <w:rtl/>
        </w:rPr>
        <w:t xml:space="preserve"> في الإدارة</w:t>
      </w:r>
      <w:r w:rsidR="00970F82" w:rsidRPr="00317DF1">
        <w:rPr>
          <w:rFonts w:hint="cs"/>
          <w:color w:val="000000" w:themeColor="text1"/>
          <w:rtl/>
        </w:rPr>
        <w:t xml:space="preserve"> </w:t>
      </w:r>
      <w:r w:rsidR="006510EB" w:rsidRPr="00317DF1">
        <w:rPr>
          <w:rFonts w:hint="cs"/>
          <w:color w:val="000000" w:themeColor="text1"/>
          <w:rtl/>
        </w:rPr>
        <w:t xml:space="preserve">والسبب </w:t>
      </w:r>
      <w:r w:rsidR="00970F82" w:rsidRPr="00317DF1">
        <w:rPr>
          <w:rFonts w:hint="cs"/>
          <w:color w:val="000000" w:themeColor="text1"/>
          <w:rtl/>
        </w:rPr>
        <w:t xml:space="preserve">الثاني </w:t>
      </w:r>
      <w:r w:rsidR="006510EB" w:rsidRPr="00317DF1">
        <w:rPr>
          <w:rFonts w:hint="cs"/>
          <w:color w:val="000000" w:themeColor="text1"/>
          <w:rtl/>
        </w:rPr>
        <w:t xml:space="preserve">هو </w:t>
      </w:r>
      <w:r w:rsidR="00172D6A">
        <w:rPr>
          <w:rFonts w:hint="cs"/>
          <w:color w:val="000000" w:themeColor="text1"/>
          <w:rtl/>
        </w:rPr>
        <w:t>أ</w:t>
      </w:r>
      <w:r w:rsidR="00970F82" w:rsidRPr="00317DF1">
        <w:rPr>
          <w:rFonts w:hint="cs"/>
          <w:color w:val="000000" w:themeColor="text1"/>
          <w:rtl/>
        </w:rPr>
        <w:t xml:space="preserve">ن </w:t>
      </w:r>
      <w:r w:rsidR="006510EB" w:rsidRPr="00317DF1">
        <w:rPr>
          <w:rFonts w:hint="cs"/>
          <w:color w:val="000000" w:themeColor="text1"/>
          <w:rtl/>
        </w:rPr>
        <w:t>إشراك  القطاع الخاص،</w:t>
      </w:r>
      <w:r w:rsidR="00970F82" w:rsidRPr="00317DF1">
        <w:rPr>
          <w:rFonts w:hint="cs"/>
          <w:color w:val="000000" w:themeColor="text1"/>
          <w:rtl/>
        </w:rPr>
        <w:t xml:space="preserve"> </w:t>
      </w:r>
      <w:r w:rsidR="006510EB" w:rsidRPr="00317DF1">
        <w:rPr>
          <w:rFonts w:hint="cs"/>
          <w:color w:val="000000" w:themeColor="text1"/>
          <w:rtl/>
        </w:rPr>
        <w:t>أضحى أداة من أدوات  التحرر ال</w:t>
      </w:r>
      <w:r w:rsidR="00172D6A">
        <w:rPr>
          <w:rFonts w:hint="cs"/>
          <w:color w:val="000000" w:themeColor="text1"/>
          <w:rtl/>
        </w:rPr>
        <w:t>إ</w:t>
      </w:r>
      <w:r w:rsidR="006510EB" w:rsidRPr="00317DF1">
        <w:rPr>
          <w:rFonts w:hint="cs"/>
          <w:color w:val="000000" w:themeColor="text1"/>
          <w:rtl/>
        </w:rPr>
        <w:t xml:space="preserve">قتصادي </w:t>
      </w:r>
      <w:r w:rsidR="00714664" w:rsidRPr="00317DF1">
        <w:rPr>
          <w:rFonts w:hint="cs"/>
          <w:color w:val="000000" w:themeColor="text1"/>
          <w:rtl/>
        </w:rPr>
        <w:t xml:space="preserve">تبنتها معظم الدول </w:t>
      </w:r>
      <w:r w:rsidR="00D76FD7" w:rsidRPr="00317DF1">
        <w:rPr>
          <w:rFonts w:hint="cs"/>
          <w:color w:val="000000" w:themeColor="text1"/>
          <w:rtl/>
        </w:rPr>
        <w:t>الحديث</w:t>
      </w:r>
      <w:r w:rsidR="00D76FD7" w:rsidRPr="00317DF1">
        <w:rPr>
          <w:color w:val="000000" w:themeColor="text1"/>
          <w:rtl/>
        </w:rPr>
        <w:t>ة</w:t>
      </w:r>
      <w:r w:rsidR="00970F82" w:rsidRPr="00317DF1">
        <w:rPr>
          <w:rStyle w:val="Appelnotedebasdep"/>
          <w:color w:val="000000" w:themeColor="text1"/>
          <w:rtl/>
        </w:rPr>
        <w:footnoteReference w:id="479"/>
      </w:r>
      <w:r w:rsidR="00222991" w:rsidRPr="00317DF1">
        <w:rPr>
          <w:rFonts w:hint="cs"/>
          <w:color w:val="000000" w:themeColor="text1"/>
          <w:rtl/>
        </w:rPr>
        <w:t>.</w:t>
      </w:r>
    </w:p>
    <w:p w14:paraId="7C4AE451" w14:textId="0E9CDB58" w:rsidR="00AE2E51" w:rsidRPr="00DE6131" w:rsidRDefault="00430BE1" w:rsidP="00787898">
      <w:pPr>
        <w:jc w:val="both"/>
        <w:rPr>
          <w:color w:val="000000" w:themeColor="text1"/>
          <w:rtl/>
        </w:rPr>
      </w:pPr>
      <w:r w:rsidRPr="00DE6131">
        <w:rPr>
          <w:rFonts w:hint="cs"/>
          <w:color w:val="000000" w:themeColor="text1"/>
          <w:rtl/>
        </w:rPr>
        <w:t>ومن بين هذه الأدوات تقنية تفويض ا</w:t>
      </w:r>
      <w:r w:rsidR="00172D6A">
        <w:rPr>
          <w:rFonts w:hint="cs"/>
          <w:color w:val="000000" w:themeColor="text1"/>
          <w:rtl/>
        </w:rPr>
        <w:t>لمرافق العامة التي ظهرت الحاجة إ</w:t>
      </w:r>
      <w:r w:rsidRPr="00DE6131">
        <w:rPr>
          <w:rFonts w:hint="cs"/>
          <w:color w:val="000000" w:themeColor="text1"/>
          <w:rtl/>
        </w:rPr>
        <w:t>ليها</w:t>
      </w:r>
      <w:r w:rsidR="00172D6A">
        <w:rPr>
          <w:rFonts w:hint="cs"/>
          <w:color w:val="000000" w:themeColor="text1"/>
          <w:rtl/>
        </w:rPr>
        <w:t xml:space="preserve"> في الوقت الذي ظهر فيه عجزأ</w:t>
      </w:r>
      <w:r w:rsidR="00AE2E51" w:rsidRPr="00DE6131">
        <w:rPr>
          <w:rFonts w:hint="cs"/>
          <w:color w:val="000000" w:themeColor="text1"/>
          <w:rtl/>
        </w:rPr>
        <w:t xml:space="preserve">غلبية </w:t>
      </w:r>
      <w:r w:rsidR="00264D54" w:rsidRPr="00DE6131">
        <w:rPr>
          <w:rFonts w:hint="cs"/>
          <w:color w:val="000000" w:themeColor="text1"/>
          <w:rtl/>
        </w:rPr>
        <w:t xml:space="preserve">المجتمعات </w:t>
      </w:r>
      <w:r w:rsidR="00AE2E51" w:rsidRPr="00DE6131">
        <w:rPr>
          <w:rFonts w:hint="cs"/>
          <w:color w:val="000000" w:themeColor="text1"/>
          <w:rtl/>
        </w:rPr>
        <w:t xml:space="preserve">خاصة النامية منها، والتي في كثير من </w:t>
      </w:r>
      <w:r w:rsidR="00264D54" w:rsidRPr="00DE6131">
        <w:rPr>
          <w:rFonts w:hint="cs"/>
          <w:color w:val="000000" w:themeColor="text1"/>
          <w:rtl/>
        </w:rPr>
        <w:t>الأحيان تعتمد</w:t>
      </w:r>
      <w:r w:rsidR="00787898">
        <w:rPr>
          <w:rFonts w:hint="cs"/>
          <w:color w:val="000000" w:themeColor="text1"/>
          <w:rtl/>
        </w:rPr>
        <w:t xml:space="preserve"> على أسلوب التد خل في الشأن </w:t>
      </w:r>
      <w:r w:rsidR="00AE2E51" w:rsidRPr="00DE6131">
        <w:rPr>
          <w:rFonts w:hint="cs"/>
          <w:color w:val="000000" w:themeColor="text1"/>
          <w:rtl/>
        </w:rPr>
        <w:t>الاقتصادي والتسيير الكلاسيكي لمرافقها العامة</w:t>
      </w:r>
      <w:r w:rsidR="00787898">
        <w:rPr>
          <w:rFonts w:hint="cs"/>
          <w:color w:val="000000" w:themeColor="text1"/>
          <w:rtl/>
        </w:rPr>
        <w:t xml:space="preserve">، خاصة المرافق ذات </w:t>
      </w:r>
      <w:r w:rsidR="00264D54" w:rsidRPr="00DE6131">
        <w:rPr>
          <w:rFonts w:hint="cs"/>
          <w:color w:val="000000" w:themeColor="text1"/>
          <w:rtl/>
        </w:rPr>
        <w:t xml:space="preserve">الطابع الصناعي والتجاري، فلم تتمكن هذه الدول من مواكبة المنافسة والسرعة التي يفرضها أشخاص القانون الخاص بحكم المؤهلات المادية والبشرية التي يتحكمون فيها بشكل أفضل مقارنة </w:t>
      </w:r>
      <w:r w:rsidR="00D76FD7" w:rsidRPr="00DE6131">
        <w:rPr>
          <w:rFonts w:hint="cs"/>
          <w:color w:val="000000" w:themeColor="text1"/>
          <w:rtl/>
        </w:rPr>
        <w:t>بأشخاص</w:t>
      </w:r>
      <w:r w:rsidR="00264D54" w:rsidRPr="00DE6131">
        <w:rPr>
          <w:rFonts w:hint="cs"/>
          <w:color w:val="000000" w:themeColor="text1"/>
          <w:rtl/>
        </w:rPr>
        <w:t xml:space="preserve"> القانون العام.</w:t>
      </w:r>
      <w:r w:rsidR="00AE2E51" w:rsidRPr="00DE6131">
        <w:rPr>
          <w:rFonts w:hint="cs"/>
          <w:color w:val="000000" w:themeColor="text1"/>
          <w:rtl/>
        </w:rPr>
        <w:t xml:space="preserve">   </w:t>
      </w:r>
    </w:p>
    <w:p w14:paraId="68E07C26" w14:textId="6DB2519C" w:rsidR="002953FD" w:rsidRPr="00DE6131" w:rsidRDefault="00264D54" w:rsidP="00B26979">
      <w:pPr>
        <w:rPr>
          <w:color w:val="000000" w:themeColor="text1"/>
          <w:rtl/>
        </w:rPr>
      </w:pPr>
      <w:r w:rsidRPr="00DE6131">
        <w:rPr>
          <w:rFonts w:hint="cs"/>
          <w:color w:val="000000" w:themeColor="text1"/>
          <w:rtl/>
        </w:rPr>
        <w:t>ف</w:t>
      </w:r>
      <w:r w:rsidR="00C66D2C" w:rsidRPr="00DE6131">
        <w:rPr>
          <w:rFonts w:hint="cs"/>
          <w:color w:val="000000" w:themeColor="text1"/>
          <w:rtl/>
        </w:rPr>
        <w:t xml:space="preserve">لم تعد تقنية </w:t>
      </w:r>
      <w:r w:rsidR="002C7971">
        <w:rPr>
          <w:rFonts w:hint="cs"/>
          <w:color w:val="000000" w:themeColor="text1"/>
          <w:rtl/>
        </w:rPr>
        <w:t>تفويض المرافق العامة خيارا  من أ</w:t>
      </w:r>
      <w:r w:rsidR="00C66D2C" w:rsidRPr="00DE6131">
        <w:rPr>
          <w:rFonts w:hint="cs"/>
          <w:color w:val="000000" w:themeColor="text1"/>
          <w:rtl/>
        </w:rPr>
        <w:t xml:space="preserve">جل تحقيق  العديد من </w:t>
      </w:r>
      <w:r w:rsidR="00D76FD7" w:rsidRPr="00DE6131">
        <w:rPr>
          <w:rFonts w:hint="cs"/>
          <w:color w:val="000000" w:themeColor="text1"/>
          <w:rtl/>
        </w:rPr>
        <w:t>الحاجيات</w:t>
      </w:r>
      <w:r w:rsidR="00C66D2C" w:rsidRPr="00DE6131">
        <w:rPr>
          <w:rFonts w:hint="cs"/>
          <w:color w:val="000000" w:themeColor="text1"/>
          <w:rtl/>
        </w:rPr>
        <w:t xml:space="preserve"> الضرورية بالنسبة </w:t>
      </w:r>
      <w:r w:rsidR="001B234C" w:rsidRPr="00DE6131">
        <w:rPr>
          <w:rFonts w:hint="cs"/>
          <w:color w:val="000000" w:themeColor="text1"/>
          <w:rtl/>
        </w:rPr>
        <w:t>للأفراد</w:t>
      </w:r>
      <w:r w:rsidR="00C66D2C" w:rsidRPr="00DE6131">
        <w:rPr>
          <w:rFonts w:hint="cs"/>
          <w:color w:val="000000" w:themeColor="text1"/>
          <w:rtl/>
        </w:rPr>
        <w:t xml:space="preserve"> والجماعات</w:t>
      </w:r>
      <w:r w:rsidR="00766861" w:rsidRPr="00DE6131">
        <w:rPr>
          <w:rFonts w:hint="cs"/>
          <w:color w:val="000000" w:themeColor="text1"/>
          <w:rtl/>
        </w:rPr>
        <w:t xml:space="preserve"> فحسب</w:t>
      </w:r>
      <w:r w:rsidR="00C66D2C" w:rsidRPr="00DE6131">
        <w:rPr>
          <w:rFonts w:hint="cs"/>
          <w:color w:val="000000" w:themeColor="text1"/>
          <w:rtl/>
        </w:rPr>
        <w:t>، بل</w:t>
      </w:r>
      <w:r w:rsidR="002C7971">
        <w:rPr>
          <w:rFonts w:hint="cs"/>
          <w:color w:val="000000" w:themeColor="text1"/>
          <w:rtl/>
        </w:rPr>
        <w:t xml:space="preserve"> تعدت ذلك لتصبح إحدى الأدوات الإقتصادية التي تساهم بشكل أو ب</w:t>
      </w:r>
      <w:r w:rsidR="00CB3661">
        <w:rPr>
          <w:rFonts w:hint="cs"/>
          <w:color w:val="000000" w:themeColor="text1"/>
          <w:rtl/>
        </w:rPr>
        <w:t>آخر في إنعاش الإقتصاد لكثير من الدول، على مستوى النهوض بمشاريع البنية التحتية وإستغلال الطاقات المتجددة من أ</w:t>
      </w:r>
      <w:r w:rsidR="001062DB" w:rsidRPr="00DE6131">
        <w:rPr>
          <w:rFonts w:hint="cs"/>
          <w:color w:val="000000" w:themeColor="text1"/>
          <w:rtl/>
        </w:rPr>
        <w:t>جل تحقيق التنمية الم</w:t>
      </w:r>
      <w:r w:rsidR="00571C11">
        <w:rPr>
          <w:rFonts w:hint="cs"/>
          <w:color w:val="000000" w:themeColor="text1"/>
          <w:rtl/>
        </w:rPr>
        <w:t>ستدامة</w:t>
      </w:r>
      <w:r w:rsidR="00CD148C" w:rsidRPr="00DE6131">
        <w:rPr>
          <w:rStyle w:val="Appelnotedebasdep"/>
          <w:color w:val="000000" w:themeColor="text1"/>
          <w:rtl/>
        </w:rPr>
        <w:footnoteReference w:id="480"/>
      </w:r>
      <w:r w:rsidR="001062DB" w:rsidRPr="00DE6131">
        <w:rPr>
          <w:rFonts w:hint="cs"/>
          <w:color w:val="000000" w:themeColor="text1"/>
          <w:rtl/>
        </w:rPr>
        <w:t>،</w:t>
      </w:r>
      <w:r w:rsidR="00C66D2C" w:rsidRPr="00DE6131">
        <w:rPr>
          <w:rFonts w:hint="cs"/>
          <w:color w:val="000000" w:themeColor="text1"/>
          <w:rtl/>
        </w:rPr>
        <w:t xml:space="preserve"> </w:t>
      </w:r>
      <w:r w:rsidR="00CB3661">
        <w:rPr>
          <w:rFonts w:hint="cs"/>
          <w:color w:val="000000" w:themeColor="text1"/>
          <w:rtl/>
        </w:rPr>
        <w:t>كما أنها أضحت تمثل إ</w:t>
      </w:r>
      <w:r w:rsidR="001062DB" w:rsidRPr="00DE6131">
        <w:rPr>
          <w:rFonts w:hint="cs"/>
          <w:color w:val="000000" w:themeColor="text1"/>
          <w:rtl/>
        </w:rPr>
        <w:t xml:space="preserve">حدى الوسائل </w:t>
      </w:r>
      <w:r w:rsidR="00766861" w:rsidRPr="00DE6131">
        <w:rPr>
          <w:rFonts w:hint="cs"/>
          <w:color w:val="000000" w:themeColor="text1"/>
          <w:rtl/>
        </w:rPr>
        <w:t xml:space="preserve">المعتمدة في </w:t>
      </w:r>
      <w:r w:rsidR="001062DB" w:rsidRPr="00DE6131">
        <w:rPr>
          <w:rFonts w:hint="cs"/>
          <w:color w:val="000000" w:themeColor="text1"/>
          <w:rtl/>
        </w:rPr>
        <w:t>رسم</w:t>
      </w:r>
      <w:r w:rsidR="00C66D2C" w:rsidRPr="00DE6131">
        <w:rPr>
          <w:rFonts w:hint="cs"/>
          <w:color w:val="000000" w:themeColor="text1"/>
          <w:rtl/>
        </w:rPr>
        <w:t xml:space="preserve"> سياسة </w:t>
      </w:r>
      <w:r w:rsidR="001062DB" w:rsidRPr="00DE6131">
        <w:rPr>
          <w:rFonts w:hint="cs"/>
          <w:color w:val="000000" w:themeColor="text1"/>
          <w:rtl/>
        </w:rPr>
        <w:t>تطوير</w:t>
      </w:r>
      <w:r w:rsidR="00C66D2C" w:rsidRPr="00DE6131">
        <w:rPr>
          <w:rFonts w:hint="cs"/>
          <w:color w:val="000000" w:themeColor="text1"/>
          <w:rtl/>
        </w:rPr>
        <w:t xml:space="preserve"> المرافق العامة في </w:t>
      </w:r>
      <w:r w:rsidR="001062DB" w:rsidRPr="00DE6131">
        <w:rPr>
          <w:rFonts w:hint="cs"/>
          <w:color w:val="000000" w:themeColor="text1"/>
          <w:rtl/>
        </w:rPr>
        <w:t>مختلف</w:t>
      </w:r>
      <w:r w:rsidR="00C66D2C" w:rsidRPr="00DE6131">
        <w:rPr>
          <w:rFonts w:hint="cs"/>
          <w:color w:val="000000" w:themeColor="text1"/>
          <w:rtl/>
        </w:rPr>
        <w:t xml:space="preserve"> الدول</w:t>
      </w:r>
      <w:r w:rsidR="00B26979">
        <w:rPr>
          <w:rFonts w:hint="cs"/>
          <w:color w:val="000000" w:themeColor="text1"/>
          <w:rtl/>
        </w:rPr>
        <w:t>، بصرف النظر عن إ</w:t>
      </w:r>
      <w:r w:rsidR="001062DB" w:rsidRPr="00DE6131">
        <w:rPr>
          <w:rFonts w:hint="cs"/>
          <w:color w:val="000000" w:themeColor="text1"/>
          <w:rtl/>
        </w:rPr>
        <w:t xml:space="preserve">يديولوجيات الدول وفكرها السياسي، وكذا موقعها </w:t>
      </w:r>
      <w:r w:rsidR="00766861" w:rsidRPr="00DE6131">
        <w:rPr>
          <w:rFonts w:hint="cs"/>
          <w:color w:val="000000" w:themeColor="text1"/>
          <w:rtl/>
        </w:rPr>
        <w:t xml:space="preserve"> في السلم </w:t>
      </w:r>
      <w:r w:rsidR="001062DB" w:rsidRPr="00DE6131">
        <w:rPr>
          <w:rFonts w:hint="cs"/>
          <w:color w:val="000000" w:themeColor="text1"/>
          <w:rtl/>
        </w:rPr>
        <w:t>ال</w:t>
      </w:r>
      <w:r w:rsidR="00B26979">
        <w:rPr>
          <w:rFonts w:hint="cs"/>
          <w:color w:val="000000" w:themeColor="text1"/>
          <w:rtl/>
        </w:rPr>
        <w:t>إ</w:t>
      </w:r>
      <w:r w:rsidR="001062DB" w:rsidRPr="00DE6131">
        <w:rPr>
          <w:rFonts w:hint="cs"/>
          <w:color w:val="000000" w:themeColor="text1"/>
          <w:rtl/>
        </w:rPr>
        <w:t>قت</w:t>
      </w:r>
      <w:r w:rsidR="00766861" w:rsidRPr="00DE6131">
        <w:rPr>
          <w:rFonts w:hint="cs"/>
          <w:color w:val="000000" w:themeColor="text1"/>
          <w:rtl/>
        </w:rPr>
        <w:t>صادي</w:t>
      </w:r>
      <w:r w:rsidR="00B26979">
        <w:rPr>
          <w:rFonts w:hint="cs"/>
          <w:color w:val="000000" w:themeColor="text1"/>
          <w:rtl/>
        </w:rPr>
        <w:t xml:space="preserve"> العالمي سواء كانت دولا متطورة أ</w:t>
      </w:r>
      <w:r w:rsidR="00766861" w:rsidRPr="00DE6131">
        <w:rPr>
          <w:rFonts w:hint="cs"/>
          <w:color w:val="000000" w:themeColor="text1"/>
          <w:rtl/>
        </w:rPr>
        <w:t>و سا</w:t>
      </w:r>
      <w:r w:rsidR="00B26979">
        <w:rPr>
          <w:rFonts w:hint="cs"/>
          <w:color w:val="000000" w:themeColor="text1"/>
          <w:rtl/>
        </w:rPr>
        <w:t>ئرة في طريق النمو</w:t>
      </w:r>
      <w:r w:rsidR="001062DB" w:rsidRPr="00DE6131">
        <w:rPr>
          <w:rFonts w:hint="cs"/>
          <w:color w:val="000000" w:themeColor="text1"/>
          <w:rtl/>
        </w:rPr>
        <w:t>،</w:t>
      </w:r>
      <w:r w:rsidR="00C66D2C" w:rsidRPr="00DE6131">
        <w:rPr>
          <w:rFonts w:hint="cs"/>
          <w:color w:val="000000" w:themeColor="text1"/>
          <w:rtl/>
        </w:rPr>
        <w:t xml:space="preserve"> </w:t>
      </w:r>
      <w:r w:rsidR="00766861" w:rsidRPr="00DE6131">
        <w:rPr>
          <w:rFonts w:hint="cs"/>
          <w:color w:val="000000" w:themeColor="text1"/>
          <w:rtl/>
        </w:rPr>
        <w:t xml:space="preserve">ففتح أسلوب التفويض </w:t>
      </w:r>
      <w:r w:rsidR="00762F44" w:rsidRPr="00DE6131">
        <w:rPr>
          <w:rFonts w:hint="cs"/>
          <w:color w:val="000000" w:themeColor="text1"/>
          <w:rtl/>
        </w:rPr>
        <w:t>آ</w:t>
      </w:r>
      <w:r w:rsidR="00B26979">
        <w:rPr>
          <w:rFonts w:hint="cs"/>
          <w:color w:val="000000" w:themeColor="text1"/>
          <w:rtl/>
        </w:rPr>
        <w:t>فاقا واسعة في إطار</w:t>
      </w:r>
      <w:r w:rsidR="00766861" w:rsidRPr="00DE6131">
        <w:rPr>
          <w:rFonts w:hint="cs"/>
          <w:color w:val="000000" w:themeColor="text1"/>
          <w:rtl/>
        </w:rPr>
        <w:t>عملية الاستثمار في المرافق العامة.</w:t>
      </w:r>
      <w:r w:rsidR="00B85189" w:rsidRPr="00DE6131">
        <w:rPr>
          <w:rFonts w:hint="cs"/>
          <w:color w:val="000000" w:themeColor="text1"/>
          <w:rtl/>
        </w:rPr>
        <w:t xml:space="preserve"> </w:t>
      </w:r>
    </w:p>
    <w:p w14:paraId="045D1B7C" w14:textId="399F2CC6" w:rsidR="00865E6F" w:rsidRPr="00DE6131" w:rsidRDefault="00762F44" w:rsidP="005B1B12">
      <w:pPr>
        <w:rPr>
          <w:color w:val="000000" w:themeColor="text1"/>
          <w:rtl/>
        </w:rPr>
      </w:pPr>
      <w:r w:rsidRPr="00DE6131">
        <w:rPr>
          <w:rFonts w:hint="cs"/>
          <w:color w:val="000000" w:themeColor="text1"/>
          <w:rtl/>
        </w:rPr>
        <w:t xml:space="preserve">وبما أن </w:t>
      </w:r>
      <w:r w:rsidR="002953FD" w:rsidRPr="00DE6131">
        <w:rPr>
          <w:rFonts w:hint="cs"/>
          <w:color w:val="000000" w:themeColor="text1"/>
          <w:rtl/>
        </w:rPr>
        <w:t>عقد</w:t>
      </w:r>
      <w:r w:rsidR="00B85189" w:rsidRPr="00DE6131">
        <w:rPr>
          <w:rFonts w:hint="cs"/>
          <w:color w:val="000000" w:themeColor="text1"/>
          <w:rtl/>
        </w:rPr>
        <w:t xml:space="preserve"> التفويض </w:t>
      </w:r>
      <w:r w:rsidR="002953FD" w:rsidRPr="00DE6131">
        <w:rPr>
          <w:rFonts w:hint="cs"/>
          <w:color w:val="000000" w:themeColor="text1"/>
          <w:rtl/>
        </w:rPr>
        <w:t xml:space="preserve">يضم أطراف متعددة  تتداخل فيه </w:t>
      </w:r>
      <w:r w:rsidR="00B85189" w:rsidRPr="00DE6131">
        <w:rPr>
          <w:rFonts w:hint="cs"/>
          <w:color w:val="000000" w:themeColor="text1"/>
          <w:rtl/>
        </w:rPr>
        <w:t xml:space="preserve">مصالح </w:t>
      </w:r>
      <w:r w:rsidRPr="00DE6131">
        <w:rPr>
          <w:rFonts w:hint="cs"/>
          <w:color w:val="000000" w:themeColor="text1"/>
          <w:rtl/>
        </w:rPr>
        <w:t>مختلفة</w:t>
      </w:r>
      <w:r w:rsidR="002953FD" w:rsidRPr="00DE6131">
        <w:rPr>
          <w:rFonts w:hint="cs"/>
          <w:color w:val="000000" w:themeColor="text1"/>
          <w:rtl/>
        </w:rPr>
        <w:t>، فبلوغ هذه التقنية الأهداف</w:t>
      </w:r>
      <w:r w:rsidR="005B1B12">
        <w:rPr>
          <w:rFonts w:hint="cs"/>
          <w:color w:val="000000" w:themeColor="text1"/>
          <w:rtl/>
        </w:rPr>
        <w:t xml:space="preserve"> المرسومة لها سواء من الناحية الإجتماعية أو الإ</w:t>
      </w:r>
      <w:r w:rsidR="002953FD" w:rsidRPr="00DE6131">
        <w:rPr>
          <w:rFonts w:hint="cs"/>
          <w:color w:val="000000" w:themeColor="text1"/>
          <w:rtl/>
        </w:rPr>
        <w:t>قتصادية ، مرهون بمدى النجاح في التوفيق بين هذه المصالح ، التي ق</w:t>
      </w:r>
      <w:r w:rsidR="005B1B12">
        <w:rPr>
          <w:rFonts w:hint="cs"/>
          <w:color w:val="000000" w:themeColor="text1"/>
          <w:rtl/>
        </w:rPr>
        <w:t>د تكون متعارضة  في غالب الأحيان</w:t>
      </w:r>
      <w:r w:rsidR="002953FD" w:rsidRPr="00DE6131">
        <w:rPr>
          <w:rFonts w:hint="cs"/>
          <w:color w:val="000000" w:themeColor="text1"/>
          <w:rtl/>
        </w:rPr>
        <w:t>، ف</w:t>
      </w:r>
      <w:r w:rsidR="005B1B12">
        <w:rPr>
          <w:rFonts w:hint="cs"/>
          <w:color w:val="000000" w:themeColor="text1"/>
          <w:rtl/>
        </w:rPr>
        <w:t>مصالح المجتمع تتلخص في تأ</w:t>
      </w:r>
      <w:r w:rsidR="002953FD" w:rsidRPr="00DE6131">
        <w:rPr>
          <w:rFonts w:hint="cs"/>
          <w:color w:val="000000" w:themeColor="text1"/>
          <w:rtl/>
        </w:rPr>
        <w:t xml:space="preserve">مين مشروعات عامة </w:t>
      </w:r>
      <w:r w:rsidR="00D76FD7" w:rsidRPr="00DE6131">
        <w:rPr>
          <w:rFonts w:hint="cs"/>
          <w:color w:val="000000" w:themeColor="text1"/>
          <w:rtl/>
        </w:rPr>
        <w:t>للأفراد</w:t>
      </w:r>
      <w:r w:rsidR="005B1B12">
        <w:rPr>
          <w:rFonts w:hint="cs"/>
          <w:color w:val="000000" w:themeColor="text1"/>
          <w:rtl/>
        </w:rPr>
        <w:t xml:space="preserve"> والجماعة العامة</w:t>
      </w:r>
      <w:r w:rsidR="002953FD" w:rsidRPr="00DE6131">
        <w:rPr>
          <w:rFonts w:hint="cs"/>
          <w:color w:val="000000" w:themeColor="text1"/>
          <w:rtl/>
        </w:rPr>
        <w:t xml:space="preserve">، </w:t>
      </w:r>
      <w:r w:rsidR="008A5FBF" w:rsidRPr="00DE6131">
        <w:rPr>
          <w:rFonts w:hint="cs"/>
          <w:color w:val="000000" w:themeColor="text1"/>
          <w:rtl/>
        </w:rPr>
        <w:t>زيادة على تحقيق</w:t>
      </w:r>
      <w:r w:rsidR="005B1B12">
        <w:rPr>
          <w:rFonts w:hint="cs"/>
          <w:color w:val="000000" w:themeColor="text1"/>
          <w:rtl/>
        </w:rPr>
        <w:t xml:space="preserve"> بعض المكاسب المالية التي يمكن أن تساهم في تأمين سيرالمرفق العام بانتظام</w:t>
      </w:r>
      <w:r w:rsidR="008A5FBF" w:rsidRPr="00DE6131">
        <w:rPr>
          <w:rFonts w:hint="cs"/>
          <w:color w:val="000000" w:themeColor="text1"/>
          <w:rtl/>
        </w:rPr>
        <w:t>، في حين يسعى المستثمر في المرفق العام الى تحقيق المزيد من الأرباح، مما قد يخلق إشكالية طغيان المصل</w:t>
      </w:r>
      <w:r w:rsidR="005B1B12">
        <w:rPr>
          <w:rFonts w:hint="cs"/>
          <w:color w:val="000000" w:themeColor="text1"/>
          <w:rtl/>
        </w:rPr>
        <w:t xml:space="preserve">حة الخاصة </w:t>
      </w:r>
      <w:r w:rsidR="00A27085">
        <w:rPr>
          <w:rFonts w:hint="cs"/>
          <w:color w:val="000000" w:themeColor="text1"/>
          <w:rtl/>
        </w:rPr>
        <w:t>وإ</w:t>
      </w:r>
      <w:r w:rsidR="00865E6F" w:rsidRPr="00DE6131">
        <w:rPr>
          <w:rFonts w:hint="cs"/>
          <w:color w:val="000000" w:themeColor="text1"/>
          <w:rtl/>
        </w:rPr>
        <w:t>نحراف</w:t>
      </w:r>
      <w:r w:rsidR="000039EC" w:rsidRPr="00DE6131">
        <w:rPr>
          <w:rFonts w:hint="cs"/>
          <w:color w:val="000000" w:themeColor="text1"/>
          <w:rtl/>
        </w:rPr>
        <w:t xml:space="preserve"> صاحب التفويض</w:t>
      </w:r>
      <w:r w:rsidR="00865E6F" w:rsidRPr="00DE6131">
        <w:rPr>
          <w:rFonts w:hint="cs"/>
          <w:color w:val="000000" w:themeColor="text1"/>
          <w:rtl/>
        </w:rPr>
        <w:t xml:space="preserve"> عن</w:t>
      </w:r>
      <w:r w:rsidR="00B72134">
        <w:rPr>
          <w:rFonts w:hint="cs"/>
          <w:color w:val="000000" w:themeColor="text1"/>
          <w:rtl/>
        </w:rPr>
        <w:t xml:space="preserve"> مقتضيات الصالح العام</w:t>
      </w:r>
      <w:r w:rsidR="008A5FBF" w:rsidRPr="00DE6131">
        <w:rPr>
          <w:rFonts w:hint="cs"/>
          <w:color w:val="000000" w:themeColor="text1"/>
          <w:rtl/>
        </w:rPr>
        <w:t>.</w:t>
      </w:r>
    </w:p>
    <w:p w14:paraId="0FE16BB7" w14:textId="3E779789" w:rsidR="00F22276" w:rsidRPr="00DE6131" w:rsidRDefault="00865E6F" w:rsidP="00EC4CE1">
      <w:pPr>
        <w:rPr>
          <w:color w:val="000000" w:themeColor="text1"/>
          <w:rtl/>
        </w:rPr>
      </w:pPr>
      <w:r w:rsidRPr="00DE6131">
        <w:rPr>
          <w:rFonts w:hint="cs"/>
          <w:color w:val="000000" w:themeColor="text1"/>
          <w:rtl/>
        </w:rPr>
        <w:t>هذا الوضع بالذات يفرض على السلطة المانحة للتفويض إيجاد منظومة رقابية متوازنة ومتكاملة تهدف في الأساس الى حماية عقد التفويض من ال</w:t>
      </w:r>
      <w:r w:rsidR="00A27085">
        <w:rPr>
          <w:rFonts w:hint="cs"/>
          <w:color w:val="000000" w:themeColor="text1"/>
          <w:rtl/>
        </w:rPr>
        <w:t>إ</w:t>
      </w:r>
      <w:r w:rsidRPr="00DE6131">
        <w:rPr>
          <w:rFonts w:hint="cs"/>
          <w:color w:val="000000" w:themeColor="text1"/>
          <w:rtl/>
        </w:rPr>
        <w:t>ختلالات وال</w:t>
      </w:r>
      <w:r w:rsidR="00A27085">
        <w:rPr>
          <w:rFonts w:hint="cs"/>
          <w:color w:val="000000" w:themeColor="text1"/>
          <w:rtl/>
        </w:rPr>
        <w:t>إ</w:t>
      </w:r>
      <w:r w:rsidRPr="00DE6131">
        <w:rPr>
          <w:rFonts w:hint="cs"/>
          <w:color w:val="000000" w:themeColor="text1"/>
          <w:rtl/>
        </w:rPr>
        <w:t>نحرافات الناتجة عن تغول القطاع الخاص دون ال</w:t>
      </w:r>
      <w:r w:rsidR="00A27085">
        <w:rPr>
          <w:rFonts w:hint="cs"/>
          <w:color w:val="000000" w:themeColor="text1"/>
          <w:rtl/>
        </w:rPr>
        <w:t>إ</w:t>
      </w:r>
      <w:r w:rsidRPr="00DE6131">
        <w:rPr>
          <w:rFonts w:hint="cs"/>
          <w:color w:val="000000" w:themeColor="text1"/>
          <w:rtl/>
        </w:rPr>
        <w:t xml:space="preserve">ضرار </w:t>
      </w:r>
      <w:r w:rsidR="007C4273" w:rsidRPr="00DE6131">
        <w:rPr>
          <w:rFonts w:hint="cs"/>
          <w:color w:val="000000" w:themeColor="text1"/>
          <w:rtl/>
        </w:rPr>
        <w:t>بمصالحه المالية</w:t>
      </w:r>
      <w:r w:rsidR="00A27085">
        <w:rPr>
          <w:rFonts w:hint="cs"/>
          <w:color w:val="000000" w:themeColor="text1"/>
          <w:rtl/>
        </w:rPr>
        <w:t xml:space="preserve"> التي يسعى لتحقيقها ب</w:t>
      </w:r>
      <w:r w:rsidR="00EC4CE1">
        <w:rPr>
          <w:rFonts w:hint="cs"/>
          <w:color w:val="000000" w:themeColor="text1"/>
          <w:rtl/>
        </w:rPr>
        <w:t>ا</w:t>
      </w:r>
      <w:r w:rsidRPr="00DE6131">
        <w:rPr>
          <w:rFonts w:hint="cs"/>
          <w:color w:val="000000" w:themeColor="text1"/>
          <w:rtl/>
        </w:rPr>
        <w:t xml:space="preserve">عتبارها الدافع الأساسي للتعاقد من </w:t>
      </w:r>
      <w:r w:rsidR="007C4273" w:rsidRPr="00DE6131">
        <w:rPr>
          <w:rFonts w:hint="cs"/>
          <w:color w:val="000000" w:themeColor="text1"/>
          <w:rtl/>
        </w:rPr>
        <w:t>جهته،</w:t>
      </w:r>
      <w:r w:rsidR="00EC4CE1">
        <w:rPr>
          <w:rFonts w:hint="cs"/>
          <w:color w:val="000000" w:themeColor="text1"/>
          <w:rtl/>
        </w:rPr>
        <w:t xml:space="preserve"> ومن أ</w:t>
      </w:r>
      <w:r w:rsidRPr="00DE6131">
        <w:rPr>
          <w:rFonts w:hint="cs"/>
          <w:color w:val="000000" w:themeColor="text1"/>
          <w:rtl/>
        </w:rPr>
        <w:t xml:space="preserve">جل </w:t>
      </w:r>
      <w:r w:rsidR="007C4273" w:rsidRPr="00DE6131">
        <w:rPr>
          <w:rFonts w:hint="cs"/>
          <w:color w:val="000000" w:themeColor="text1"/>
          <w:rtl/>
        </w:rPr>
        <w:t>تحفيزه على ال</w:t>
      </w:r>
      <w:r w:rsidR="00EC4CE1">
        <w:rPr>
          <w:rFonts w:hint="cs"/>
          <w:color w:val="000000" w:themeColor="text1"/>
          <w:rtl/>
        </w:rPr>
        <w:t>إ</w:t>
      </w:r>
      <w:r w:rsidR="007C4273" w:rsidRPr="00DE6131">
        <w:rPr>
          <w:rFonts w:hint="cs"/>
          <w:color w:val="000000" w:themeColor="text1"/>
          <w:rtl/>
        </w:rPr>
        <w:t>ستثمار في المرفق العام بصورة عامة، ك</w:t>
      </w:r>
      <w:r w:rsidR="00EC4CE1">
        <w:rPr>
          <w:rFonts w:hint="cs"/>
          <w:color w:val="000000" w:themeColor="text1"/>
          <w:rtl/>
        </w:rPr>
        <w:t>ما تسعى السلطة المفوضة من خلال أ</w:t>
      </w:r>
      <w:r w:rsidR="007C4273" w:rsidRPr="00DE6131">
        <w:rPr>
          <w:rFonts w:hint="cs"/>
          <w:color w:val="000000" w:themeColor="text1"/>
          <w:rtl/>
        </w:rPr>
        <w:t>عمال رقابتها على المرفق العام الى الرفع من فعالية وكفاءة الخدمة المقدمة للجمهور بتكاليف معقولة يت</w:t>
      </w:r>
      <w:r w:rsidR="00EC4CE1">
        <w:rPr>
          <w:rFonts w:hint="cs"/>
          <w:color w:val="000000" w:themeColor="text1"/>
          <w:rtl/>
        </w:rPr>
        <w:t>حملها المنتفعون من المرفق العام، من خلال إ</w:t>
      </w:r>
      <w:r w:rsidR="007C4273" w:rsidRPr="00DE6131">
        <w:rPr>
          <w:rFonts w:hint="cs"/>
          <w:color w:val="000000" w:themeColor="text1"/>
          <w:rtl/>
        </w:rPr>
        <w:t xml:space="preserve">حاطة عقد التفويض بالرقابة </w:t>
      </w:r>
      <w:r w:rsidR="00EC4CE1">
        <w:rPr>
          <w:rFonts w:hint="cs"/>
          <w:color w:val="000000" w:themeColor="text1"/>
          <w:rtl/>
        </w:rPr>
        <w:t>الملائمة في جميع مراحل تكوينه وأ</w:t>
      </w:r>
      <w:r w:rsidR="007C4273" w:rsidRPr="00DE6131">
        <w:rPr>
          <w:rFonts w:hint="cs"/>
          <w:color w:val="000000" w:themeColor="text1"/>
          <w:rtl/>
        </w:rPr>
        <w:t xml:space="preserve">ثناء عملية تنفيذه. </w:t>
      </w:r>
      <w:r w:rsidRPr="00DE6131">
        <w:rPr>
          <w:rFonts w:hint="cs"/>
          <w:color w:val="000000" w:themeColor="text1"/>
          <w:rtl/>
        </w:rPr>
        <w:t xml:space="preserve"> </w:t>
      </w:r>
    </w:p>
    <w:p w14:paraId="41DD5652" w14:textId="17411E76" w:rsidR="00FA3E4E" w:rsidRPr="00DE6131" w:rsidRDefault="00555459" w:rsidP="00DC6D1B">
      <w:pPr>
        <w:rPr>
          <w:color w:val="000000" w:themeColor="text1"/>
          <w:rtl/>
        </w:rPr>
      </w:pPr>
      <w:r w:rsidRPr="00DE6131">
        <w:rPr>
          <w:rFonts w:hint="cs"/>
          <w:color w:val="000000" w:themeColor="text1"/>
          <w:rtl/>
        </w:rPr>
        <w:t xml:space="preserve">فنجاح أسلوب إشراك الخواص في إدارة المشروعات العامة التي من بينها تقنية التفويض </w:t>
      </w:r>
      <w:r w:rsidR="00571C11" w:rsidRPr="00DE6131">
        <w:rPr>
          <w:rFonts w:hint="cs"/>
          <w:color w:val="000000" w:themeColor="text1"/>
          <w:rtl/>
        </w:rPr>
        <w:t>لا يرته</w:t>
      </w:r>
      <w:r w:rsidR="00571C11" w:rsidRPr="00DE6131">
        <w:rPr>
          <w:color w:val="000000" w:themeColor="text1"/>
          <w:rtl/>
        </w:rPr>
        <w:t>ن</w:t>
      </w:r>
      <w:r w:rsidRPr="00DE6131">
        <w:rPr>
          <w:rFonts w:hint="cs"/>
          <w:color w:val="000000" w:themeColor="text1"/>
          <w:rtl/>
        </w:rPr>
        <w:t xml:space="preserve"> فقط بما يملكه الخواص من مؤهلات مادية </w:t>
      </w:r>
      <w:r w:rsidR="0024069E" w:rsidRPr="00DE6131">
        <w:rPr>
          <w:rFonts w:hint="cs"/>
          <w:color w:val="000000" w:themeColor="text1"/>
          <w:rtl/>
        </w:rPr>
        <w:t>وبشرية،</w:t>
      </w:r>
      <w:r w:rsidRPr="00DE6131">
        <w:rPr>
          <w:rFonts w:hint="cs"/>
          <w:color w:val="000000" w:themeColor="text1"/>
          <w:rtl/>
        </w:rPr>
        <w:t xml:space="preserve"> بل يتوقف أيضا على تملكه السلطة المفوضة من أدوات رقابية وضوابط تلزم بها صاحب </w:t>
      </w:r>
      <w:r w:rsidR="00EC4CE1">
        <w:rPr>
          <w:rFonts w:hint="cs"/>
          <w:color w:val="000000" w:themeColor="text1"/>
          <w:rtl/>
        </w:rPr>
        <w:t>التفويض، وتفرض عليه إ</w:t>
      </w:r>
      <w:r w:rsidR="0024069E" w:rsidRPr="00DE6131">
        <w:rPr>
          <w:rFonts w:hint="cs"/>
          <w:color w:val="000000" w:themeColor="text1"/>
          <w:rtl/>
        </w:rPr>
        <w:t>حترا</w:t>
      </w:r>
      <w:r w:rsidR="0024069E" w:rsidRPr="00DE6131">
        <w:rPr>
          <w:color w:val="000000" w:themeColor="text1"/>
          <w:rtl/>
        </w:rPr>
        <w:t>م</w:t>
      </w:r>
      <w:r w:rsidR="0024069E" w:rsidRPr="00DE6131">
        <w:rPr>
          <w:rFonts w:hint="cs"/>
          <w:color w:val="000000" w:themeColor="text1"/>
          <w:rtl/>
        </w:rPr>
        <w:t xml:space="preserve"> المبادئ التي تحكم سير المرفق العام، </w:t>
      </w:r>
      <w:r w:rsidR="002D3560" w:rsidRPr="00DE6131">
        <w:rPr>
          <w:rFonts w:hint="cs"/>
          <w:color w:val="000000" w:themeColor="text1"/>
          <w:rtl/>
        </w:rPr>
        <w:t xml:space="preserve">الى جانب ضمان </w:t>
      </w:r>
      <w:r w:rsidR="0024069E" w:rsidRPr="00DE6131">
        <w:rPr>
          <w:rFonts w:hint="cs"/>
          <w:color w:val="000000" w:themeColor="text1"/>
          <w:rtl/>
        </w:rPr>
        <w:t xml:space="preserve">حقوق </w:t>
      </w:r>
      <w:r w:rsidR="002D3560" w:rsidRPr="00DE6131">
        <w:rPr>
          <w:rFonts w:hint="cs"/>
          <w:color w:val="000000" w:themeColor="text1"/>
          <w:rtl/>
        </w:rPr>
        <w:t>مستخدمي المرفق، بالإضافة الى الحفاظ على مصالح صاحب التفويض باعتباره مستثمرا في المرفق العام، هذه الضوابط والأدوات الرقابية يجب أن تفلح في التوفيق بين هذه المتطلبات.</w:t>
      </w:r>
    </w:p>
    <w:p w14:paraId="6942389B" w14:textId="45CB0DA4" w:rsidR="00134C1F" w:rsidRPr="00DE6131" w:rsidRDefault="006B4FD7" w:rsidP="00F7593C">
      <w:pPr>
        <w:rPr>
          <w:color w:val="000000" w:themeColor="text1"/>
          <w:rtl/>
        </w:rPr>
      </w:pPr>
      <w:r w:rsidRPr="00DE6131">
        <w:rPr>
          <w:rFonts w:hint="cs"/>
          <w:color w:val="000000" w:themeColor="text1"/>
          <w:rtl/>
        </w:rPr>
        <w:lastRenderedPageBreak/>
        <w:t>فلا</w:t>
      </w:r>
      <w:r w:rsidR="00FA5C69">
        <w:rPr>
          <w:rFonts w:hint="cs"/>
          <w:color w:val="000000" w:themeColor="text1"/>
          <w:rtl/>
        </w:rPr>
        <w:t xml:space="preserve"> </w:t>
      </w:r>
      <w:r w:rsidRPr="00DE6131">
        <w:rPr>
          <w:rFonts w:hint="cs"/>
          <w:color w:val="000000" w:themeColor="text1"/>
          <w:rtl/>
        </w:rPr>
        <w:t>بد للنظام الرقابي الذي تحدد</w:t>
      </w:r>
      <w:r w:rsidR="00134C1F" w:rsidRPr="00DE6131">
        <w:rPr>
          <w:rFonts w:hint="cs"/>
          <w:color w:val="000000" w:themeColor="text1"/>
          <w:rtl/>
        </w:rPr>
        <w:t>ه</w:t>
      </w:r>
      <w:r w:rsidRPr="00DE6131">
        <w:rPr>
          <w:rFonts w:hint="cs"/>
          <w:color w:val="000000" w:themeColor="text1"/>
          <w:rtl/>
        </w:rPr>
        <w:t xml:space="preserve"> السلطة المفوضة على عقود تفويض المرفق العام من مراعاة الهدف المستحدث للمرافق العامة وهو البعد ال</w:t>
      </w:r>
      <w:r w:rsidR="00FA5C69">
        <w:rPr>
          <w:rFonts w:hint="cs"/>
          <w:color w:val="000000" w:themeColor="text1"/>
          <w:rtl/>
        </w:rPr>
        <w:t>إ</w:t>
      </w:r>
      <w:r w:rsidRPr="00DE6131">
        <w:rPr>
          <w:rFonts w:hint="cs"/>
          <w:color w:val="000000" w:themeColor="text1"/>
          <w:rtl/>
        </w:rPr>
        <w:t xml:space="preserve">قتصادي الذي يتمثل في تحقيق </w:t>
      </w:r>
      <w:r w:rsidR="00FA5C69">
        <w:rPr>
          <w:rFonts w:hint="cs"/>
          <w:color w:val="000000" w:themeColor="text1"/>
          <w:rtl/>
        </w:rPr>
        <w:t xml:space="preserve">المردودية، التي أصبحت مطلبا </w:t>
      </w:r>
      <w:r w:rsidR="00134C1F" w:rsidRPr="00DE6131">
        <w:rPr>
          <w:rFonts w:hint="cs"/>
          <w:color w:val="000000" w:themeColor="text1"/>
          <w:rtl/>
        </w:rPr>
        <w:t xml:space="preserve">وهدفا ملازما للمرافق العامة، زيادة على </w:t>
      </w:r>
      <w:r w:rsidR="00FA3E4E" w:rsidRPr="00DE6131">
        <w:rPr>
          <w:rFonts w:hint="cs"/>
          <w:color w:val="000000" w:themeColor="text1"/>
          <w:rtl/>
        </w:rPr>
        <w:t xml:space="preserve"> مقتضيات الصالح العام</w:t>
      </w:r>
      <w:r w:rsidR="00134C1F" w:rsidRPr="00DE6131">
        <w:rPr>
          <w:rFonts w:hint="cs"/>
          <w:color w:val="000000" w:themeColor="text1"/>
          <w:rtl/>
        </w:rPr>
        <w:t>، فلم يعد هناك تناقضا بين الهدفين، ف</w:t>
      </w:r>
      <w:r w:rsidR="00FA5C69">
        <w:rPr>
          <w:rFonts w:hint="cs"/>
          <w:color w:val="000000" w:themeColor="text1"/>
          <w:rtl/>
        </w:rPr>
        <w:t>المردودية إ</w:t>
      </w:r>
      <w:r w:rsidR="00FA3E4E" w:rsidRPr="00DE6131">
        <w:rPr>
          <w:rFonts w:hint="cs"/>
          <w:color w:val="000000" w:themeColor="text1"/>
          <w:rtl/>
        </w:rPr>
        <w:t xml:space="preserve">رتبطت </w:t>
      </w:r>
      <w:r w:rsidR="00134C1F" w:rsidRPr="00DE6131">
        <w:rPr>
          <w:rFonts w:hint="cs"/>
          <w:color w:val="000000" w:themeColor="text1"/>
          <w:rtl/>
        </w:rPr>
        <w:t>تدريجيا</w:t>
      </w:r>
      <w:r w:rsidR="00FA3E4E" w:rsidRPr="00DE6131">
        <w:rPr>
          <w:rFonts w:hint="cs"/>
          <w:color w:val="000000" w:themeColor="text1"/>
          <w:rtl/>
        </w:rPr>
        <w:t xml:space="preserve"> بالمرفق العام سواء </w:t>
      </w:r>
      <w:r w:rsidR="009B312C">
        <w:rPr>
          <w:rFonts w:hint="cs"/>
          <w:color w:val="000000" w:themeColor="text1"/>
          <w:rtl/>
        </w:rPr>
        <w:t>من المنظور</w:t>
      </w:r>
      <w:r w:rsidR="00134C1F" w:rsidRPr="00DE6131">
        <w:rPr>
          <w:rFonts w:hint="cs"/>
          <w:color w:val="000000" w:themeColor="text1"/>
          <w:rtl/>
        </w:rPr>
        <w:t xml:space="preserve">المفهوم </w:t>
      </w:r>
      <w:r w:rsidR="00070E53" w:rsidRPr="00DE6131">
        <w:rPr>
          <w:rFonts w:hint="cs"/>
          <w:color w:val="000000" w:themeColor="text1"/>
          <w:rtl/>
        </w:rPr>
        <w:t>السياسي</w:t>
      </w:r>
      <w:r w:rsidR="00EA7B01">
        <w:rPr>
          <w:rFonts w:hint="cs"/>
          <w:color w:val="000000" w:themeColor="text1"/>
          <w:rtl/>
        </w:rPr>
        <w:t xml:space="preserve"> </w:t>
      </w:r>
      <w:r w:rsidR="00FA5C69">
        <w:rPr>
          <w:rFonts w:hint="cs"/>
          <w:color w:val="000000" w:themeColor="text1"/>
          <w:rtl/>
        </w:rPr>
        <w:t xml:space="preserve">أو </w:t>
      </w:r>
      <w:r w:rsidR="002C4C34">
        <w:rPr>
          <w:rFonts w:hint="cs"/>
          <w:color w:val="000000" w:themeColor="text1"/>
          <w:rtl/>
        </w:rPr>
        <w:t>حتى من الجانب القانون</w:t>
      </w:r>
      <w:r w:rsidR="00FA5C69">
        <w:rPr>
          <w:rFonts w:hint="cs"/>
          <w:color w:val="000000" w:themeColor="text1"/>
          <w:rtl/>
        </w:rPr>
        <w:t>ي</w:t>
      </w:r>
      <w:r w:rsidR="002C4C34">
        <w:rPr>
          <w:rFonts w:hint="cs"/>
          <w:color w:val="000000" w:themeColor="text1"/>
          <w:rtl/>
        </w:rPr>
        <w:t xml:space="preserve"> أو الإقتصادي</w:t>
      </w:r>
      <w:r w:rsidR="00FC1F2B">
        <w:rPr>
          <w:rFonts w:hint="cs"/>
          <w:color w:val="000000" w:themeColor="text1"/>
          <w:rtl/>
        </w:rPr>
        <w:t>، وهذا بغض النظر</w:t>
      </w:r>
      <w:r w:rsidR="00134C1F" w:rsidRPr="00DE6131">
        <w:rPr>
          <w:rFonts w:hint="cs"/>
          <w:color w:val="000000" w:themeColor="text1"/>
          <w:rtl/>
        </w:rPr>
        <w:t xml:space="preserve">عن طبيعة المرافق العامة سواء كانت </w:t>
      </w:r>
      <w:r w:rsidR="00BB501E">
        <w:rPr>
          <w:rFonts w:hint="cs"/>
          <w:color w:val="000000" w:themeColor="text1"/>
          <w:rtl/>
        </w:rPr>
        <w:t>ذات طابع إدارية أو إقتصادية وإ</w:t>
      </w:r>
      <w:r w:rsidR="00134C1F" w:rsidRPr="00DE6131">
        <w:rPr>
          <w:rFonts w:hint="cs"/>
          <w:color w:val="000000" w:themeColor="text1"/>
          <w:rtl/>
        </w:rPr>
        <w:t xml:space="preserve">ن كانت المرافق العامة ذات الطابع الصناعي والتجاري هي الأكثر ملائمة وخصوبة بما لها من مردودية أكبر </w:t>
      </w:r>
      <w:r w:rsidR="00070E53" w:rsidRPr="00DE6131">
        <w:rPr>
          <w:rFonts w:hint="cs"/>
          <w:color w:val="000000" w:themeColor="text1"/>
          <w:rtl/>
        </w:rPr>
        <w:t>تستهوي</w:t>
      </w:r>
      <w:r w:rsidR="00134C1F" w:rsidRPr="00DE6131">
        <w:rPr>
          <w:rFonts w:hint="cs"/>
          <w:color w:val="000000" w:themeColor="text1"/>
          <w:rtl/>
        </w:rPr>
        <w:t xml:space="preserve"> المستثمرين في المر</w:t>
      </w:r>
      <w:r w:rsidR="00BB501E">
        <w:rPr>
          <w:rFonts w:hint="cs"/>
          <w:color w:val="000000" w:themeColor="text1"/>
          <w:rtl/>
        </w:rPr>
        <w:t>افق العامة من خلال عقود التفويض</w:t>
      </w:r>
      <w:r w:rsidR="00134C1F" w:rsidRPr="00DE6131">
        <w:rPr>
          <w:rFonts w:hint="cs"/>
          <w:color w:val="000000" w:themeColor="text1"/>
          <w:rtl/>
        </w:rPr>
        <w:t>.</w:t>
      </w:r>
    </w:p>
    <w:p w14:paraId="356E9D14" w14:textId="20B72A89" w:rsidR="00D36331" w:rsidRPr="00DE6131" w:rsidRDefault="00BB501E" w:rsidP="00612BB2">
      <w:pPr>
        <w:rPr>
          <w:color w:val="000000" w:themeColor="text1"/>
          <w:rtl/>
        </w:rPr>
      </w:pPr>
      <w:r>
        <w:rPr>
          <w:rFonts w:hint="cs"/>
          <w:color w:val="000000" w:themeColor="text1"/>
          <w:rtl/>
        </w:rPr>
        <w:t>وفي هذا الإ</w:t>
      </w:r>
      <w:r w:rsidR="00941024" w:rsidRPr="00DE6131">
        <w:rPr>
          <w:rFonts w:hint="cs"/>
          <w:color w:val="000000" w:themeColor="text1"/>
          <w:rtl/>
        </w:rPr>
        <w:t>طار تبن</w:t>
      </w:r>
      <w:r w:rsidR="00DD3B97">
        <w:rPr>
          <w:rFonts w:hint="cs"/>
          <w:color w:val="000000" w:themeColor="text1"/>
          <w:rtl/>
        </w:rPr>
        <w:t xml:space="preserve">ت العديد من </w:t>
      </w:r>
      <w:r w:rsidR="00560052" w:rsidRPr="00DE6131">
        <w:rPr>
          <w:rFonts w:hint="cs"/>
          <w:color w:val="000000" w:themeColor="text1"/>
          <w:rtl/>
        </w:rPr>
        <w:t xml:space="preserve">الدول ومن بينها </w:t>
      </w:r>
      <w:r>
        <w:rPr>
          <w:rFonts w:hint="cs"/>
          <w:color w:val="000000" w:themeColor="text1"/>
          <w:rtl/>
        </w:rPr>
        <w:t xml:space="preserve">المشرع الجزائري من </w:t>
      </w:r>
      <w:r w:rsidR="00941024" w:rsidRPr="00DE6131">
        <w:rPr>
          <w:rFonts w:hint="cs"/>
          <w:color w:val="000000" w:themeColor="text1"/>
          <w:rtl/>
        </w:rPr>
        <w:t>خلال المرسوم</w:t>
      </w:r>
      <w:r w:rsidR="00560052" w:rsidRPr="00DE6131">
        <w:rPr>
          <w:rFonts w:hint="cs"/>
          <w:color w:val="000000" w:themeColor="text1"/>
          <w:rtl/>
        </w:rPr>
        <w:t xml:space="preserve"> الرئاسي </w:t>
      </w:r>
      <w:r w:rsidR="00560052" w:rsidRPr="003D529E">
        <w:rPr>
          <w:rFonts w:hint="cs"/>
          <w:color w:val="000000" w:themeColor="text1"/>
          <w:sz w:val="26"/>
          <w:szCs w:val="26"/>
          <w:rtl/>
        </w:rPr>
        <w:t xml:space="preserve">15/247 </w:t>
      </w:r>
      <w:r w:rsidR="00560052" w:rsidRPr="00DE6131">
        <w:rPr>
          <w:rFonts w:hint="cs"/>
          <w:color w:val="000000" w:themeColor="text1"/>
          <w:rtl/>
        </w:rPr>
        <w:t>المتضمن قانون الصفقات العمومية وتفويضات المرفق العام</w:t>
      </w:r>
      <w:r w:rsidR="0087321F" w:rsidRPr="00DE6131">
        <w:rPr>
          <w:rFonts w:hint="cs"/>
          <w:color w:val="000000" w:themeColor="text1"/>
          <w:rtl/>
        </w:rPr>
        <w:t>،</w:t>
      </w:r>
      <w:r w:rsidR="00560052" w:rsidRPr="00DE6131">
        <w:rPr>
          <w:rFonts w:hint="cs"/>
          <w:color w:val="000000" w:themeColor="text1"/>
          <w:rtl/>
        </w:rPr>
        <w:t xml:space="preserve"> والمرسوم </w:t>
      </w:r>
      <w:r w:rsidR="00941024" w:rsidRPr="00DE6131">
        <w:rPr>
          <w:rFonts w:hint="cs"/>
          <w:color w:val="000000" w:themeColor="text1"/>
          <w:rtl/>
        </w:rPr>
        <w:t xml:space="preserve"> التنفيذي </w:t>
      </w:r>
      <w:r w:rsidR="00941024" w:rsidRPr="003D529E">
        <w:rPr>
          <w:rFonts w:hint="cs"/>
          <w:color w:val="000000" w:themeColor="text1"/>
          <w:sz w:val="26"/>
          <w:szCs w:val="26"/>
          <w:rtl/>
        </w:rPr>
        <w:t xml:space="preserve">18/199 </w:t>
      </w:r>
      <w:r w:rsidR="003D529E">
        <w:rPr>
          <w:rFonts w:hint="cs"/>
          <w:color w:val="000000" w:themeColor="text1"/>
          <w:rtl/>
        </w:rPr>
        <w:t>المتعلق بتفويض المرفق العام</w:t>
      </w:r>
      <w:r w:rsidR="00941024" w:rsidRPr="00DE6131">
        <w:rPr>
          <w:rFonts w:hint="cs"/>
          <w:color w:val="000000" w:themeColor="text1"/>
          <w:rtl/>
        </w:rPr>
        <w:t xml:space="preserve">، </w:t>
      </w:r>
      <w:r w:rsidR="0087321F" w:rsidRPr="00DE6131">
        <w:rPr>
          <w:rFonts w:hint="cs"/>
          <w:color w:val="000000" w:themeColor="text1"/>
          <w:rtl/>
        </w:rPr>
        <w:t>نظام</w:t>
      </w:r>
      <w:r w:rsidR="00941024" w:rsidRPr="00DE6131">
        <w:rPr>
          <w:rFonts w:hint="cs"/>
          <w:color w:val="000000" w:themeColor="text1"/>
          <w:rtl/>
        </w:rPr>
        <w:t xml:space="preserve"> الرقابة</w:t>
      </w:r>
      <w:r w:rsidR="003D529E">
        <w:rPr>
          <w:rFonts w:hint="cs"/>
          <w:color w:val="000000" w:themeColor="text1"/>
          <w:rtl/>
        </w:rPr>
        <w:t xml:space="preserve"> على عقود التفويض</w:t>
      </w:r>
      <w:r w:rsidR="00612BB2">
        <w:rPr>
          <w:rFonts w:hint="cs"/>
          <w:color w:val="000000" w:themeColor="text1"/>
          <w:rtl/>
        </w:rPr>
        <w:t xml:space="preserve"> سواء</w:t>
      </w:r>
      <w:r w:rsidR="0087321F" w:rsidRPr="00DE6131">
        <w:rPr>
          <w:rFonts w:hint="cs"/>
          <w:color w:val="000000" w:themeColor="text1"/>
          <w:rtl/>
        </w:rPr>
        <w:t xml:space="preserve"> في مرحلة </w:t>
      </w:r>
      <w:r w:rsidR="00941024" w:rsidRPr="00DE6131">
        <w:rPr>
          <w:rFonts w:hint="cs"/>
          <w:color w:val="000000" w:themeColor="text1"/>
          <w:rtl/>
        </w:rPr>
        <w:t xml:space="preserve"> </w:t>
      </w:r>
      <w:r w:rsidR="000543F6" w:rsidRPr="00DE6131">
        <w:rPr>
          <w:rFonts w:hint="cs"/>
          <w:color w:val="000000" w:themeColor="text1"/>
          <w:rtl/>
        </w:rPr>
        <w:t xml:space="preserve">ابرام  </w:t>
      </w:r>
      <w:r w:rsidR="00941024" w:rsidRPr="00DE6131">
        <w:rPr>
          <w:rFonts w:hint="cs"/>
          <w:color w:val="000000" w:themeColor="text1"/>
          <w:rtl/>
        </w:rPr>
        <w:t xml:space="preserve">عقد التفويض من خلال اللجان </w:t>
      </w:r>
      <w:r w:rsidR="000543F6" w:rsidRPr="00DE6131">
        <w:rPr>
          <w:rFonts w:hint="cs"/>
          <w:color w:val="000000" w:themeColor="text1"/>
          <w:rtl/>
        </w:rPr>
        <w:t xml:space="preserve">التي </w:t>
      </w:r>
      <w:r w:rsidR="00571C11" w:rsidRPr="00DE6131">
        <w:rPr>
          <w:rFonts w:hint="cs"/>
          <w:color w:val="000000" w:themeColor="text1"/>
          <w:rtl/>
        </w:rPr>
        <w:t>تنشأها</w:t>
      </w:r>
      <w:r w:rsidR="0087321F" w:rsidRPr="00DE6131">
        <w:rPr>
          <w:rFonts w:hint="cs"/>
          <w:color w:val="000000" w:themeColor="text1"/>
          <w:rtl/>
        </w:rPr>
        <w:t xml:space="preserve"> السلطة المفوضة لهذا الغرض</w:t>
      </w:r>
      <w:r w:rsidR="000543F6" w:rsidRPr="00DE6131">
        <w:rPr>
          <w:rFonts w:hint="cs"/>
          <w:color w:val="000000" w:themeColor="text1"/>
          <w:rtl/>
        </w:rPr>
        <w:t>، والتي تناط بها مهمة  السهر على تنظيم إجراءات التعاقد و</w:t>
      </w:r>
      <w:r w:rsidR="0087321F" w:rsidRPr="00DE6131">
        <w:rPr>
          <w:rFonts w:hint="cs"/>
          <w:color w:val="000000" w:themeColor="text1"/>
          <w:rtl/>
        </w:rPr>
        <w:t>ال</w:t>
      </w:r>
      <w:r w:rsidR="000543F6" w:rsidRPr="00DE6131">
        <w:rPr>
          <w:rFonts w:hint="cs"/>
          <w:color w:val="000000" w:themeColor="text1"/>
          <w:rtl/>
        </w:rPr>
        <w:t>اختيار</w:t>
      </w:r>
      <w:r w:rsidR="00612BB2">
        <w:rPr>
          <w:rFonts w:hint="cs"/>
          <w:color w:val="000000" w:themeColor="text1"/>
          <w:rtl/>
        </w:rPr>
        <w:t xml:space="preserve"> الأ</w:t>
      </w:r>
      <w:r w:rsidR="0087321F" w:rsidRPr="00DE6131">
        <w:rPr>
          <w:rFonts w:hint="cs"/>
          <w:color w:val="000000" w:themeColor="text1"/>
          <w:rtl/>
        </w:rPr>
        <w:t>مثل</w:t>
      </w:r>
      <w:r w:rsidR="000543F6" w:rsidRPr="00DE6131">
        <w:rPr>
          <w:rFonts w:hint="cs"/>
          <w:color w:val="000000" w:themeColor="text1"/>
          <w:rtl/>
        </w:rPr>
        <w:t xml:space="preserve"> </w:t>
      </w:r>
      <w:r w:rsidR="0087321F" w:rsidRPr="00DE6131">
        <w:rPr>
          <w:rFonts w:hint="cs"/>
          <w:color w:val="000000" w:themeColor="text1"/>
          <w:rtl/>
        </w:rPr>
        <w:t>ل</w:t>
      </w:r>
      <w:r w:rsidR="00612BB2">
        <w:rPr>
          <w:rFonts w:hint="cs"/>
          <w:color w:val="000000" w:themeColor="text1"/>
          <w:rtl/>
        </w:rPr>
        <w:t>صاحب التفويض</w:t>
      </w:r>
      <w:r w:rsidR="0007489A" w:rsidRPr="00DE6131">
        <w:rPr>
          <w:rFonts w:hint="cs"/>
          <w:color w:val="000000" w:themeColor="text1"/>
          <w:rtl/>
        </w:rPr>
        <w:t>،</w:t>
      </w:r>
      <w:r w:rsidR="008115B6" w:rsidRPr="00DE6131">
        <w:rPr>
          <w:rFonts w:hint="cs"/>
          <w:color w:val="000000" w:themeColor="text1"/>
          <w:rtl/>
        </w:rPr>
        <w:t xml:space="preserve"> </w:t>
      </w:r>
      <w:r w:rsidR="0007489A" w:rsidRPr="00DE6131">
        <w:rPr>
          <w:rFonts w:hint="cs"/>
          <w:color w:val="000000" w:themeColor="text1"/>
          <w:rtl/>
        </w:rPr>
        <w:t>زيادة على ذلك تنظيم رقابة ميدانية على تنفيذ العقد من خلال التقارير الدورية التي يل</w:t>
      </w:r>
      <w:r w:rsidR="0087321F" w:rsidRPr="00DE6131">
        <w:rPr>
          <w:rFonts w:hint="cs"/>
          <w:color w:val="000000" w:themeColor="text1"/>
          <w:rtl/>
        </w:rPr>
        <w:t>ت</w:t>
      </w:r>
      <w:r w:rsidR="0007489A" w:rsidRPr="00DE6131">
        <w:rPr>
          <w:rFonts w:hint="cs"/>
          <w:color w:val="000000" w:themeColor="text1"/>
          <w:rtl/>
        </w:rPr>
        <w:t xml:space="preserve">زم صاحب التفويض برفعها الى السلطة </w:t>
      </w:r>
      <w:r w:rsidR="008115B6" w:rsidRPr="00DE6131">
        <w:rPr>
          <w:rFonts w:hint="cs"/>
          <w:color w:val="000000" w:themeColor="text1"/>
          <w:rtl/>
        </w:rPr>
        <w:t>المفوضة و</w:t>
      </w:r>
      <w:r w:rsidR="0087321F" w:rsidRPr="00DE6131">
        <w:rPr>
          <w:rFonts w:hint="cs"/>
          <w:color w:val="000000" w:themeColor="text1"/>
          <w:rtl/>
        </w:rPr>
        <w:t>ال</w:t>
      </w:r>
      <w:r w:rsidR="00612BB2">
        <w:rPr>
          <w:rFonts w:hint="cs"/>
          <w:color w:val="000000" w:themeColor="text1"/>
          <w:rtl/>
        </w:rPr>
        <w:t xml:space="preserve">زيارات  الميدانية الدورية </w:t>
      </w:r>
      <w:r w:rsidR="008115B6" w:rsidRPr="00DE6131">
        <w:rPr>
          <w:rFonts w:hint="cs"/>
          <w:color w:val="000000" w:themeColor="text1"/>
          <w:rtl/>
        </w:rPr>
        <w:t>للمرفق موضوع التف</w:t>
      </w:r>
      <w:r w:rsidR="00560052" w:rsidRPr="00DE6131">
        <w:rPr>
          <w:rFonts w:hint="cs"/>
          <w:color w:val="000000" w:themeColor="text1"/>
          <w:rtl/>
        </w:rPr>
        <w:t>ويض من قبل أعوان السلطة المفوضة</w:t>
      </w:r>
      <w:r w:rsidR="008115B6" w:rsidRPr="00DE6131">
        <w:rPr>
          <w:rFonts w:hint="cs"/>
          <w:color w:val="000000" w:themeColor="text1"/>
          <w:rtl/>
        </w:rPr>
        <w:t xml:space="preserve">، </w:t>
      </w:r>
      <w:r w:rsidR="00560052" w:rsidRPr="00DE6131">
        <w:rPr>
          <w:rFonts w:hint="cs"/>
          <w:color w:val="000000" w:themeColor="text1"/>
          <w:rtl/>
        </w:rPr>
        <w:t>أ</w:t>
      </w:r>
      <w:r w:rsidR="008115B6" w:rsidRPr="00DE6131">
        <w:rPr>
          <w:rFonts w:hint="cs"/>
          <w:color w:val="000000" w:themeColor="text1"/>
          <w:rtl/>
        </w:rPr>
        <w:t xml:space="preserve">و التي </w:t>
      </w:r>
      <w:r w:rsidR="0087321F" w:rsidRPr="00DE6131">
        <w:rPr>
          <w:rFonts w:hint="cs"/>
          <w:color w:val="000000" w:themeColor="text1"/>
          <w:rtl/>
        </w:rPr>
        <w:t>تتم</w:t>
      </w:r>
      <w:r w:rsidR="008115B6" w:rsidRPr="00DE6131">
        <w:rPr>
          <w:rFonts w:hint="cs"/>
          <w:color w:val="000000" w:themeColor="text1"/>
          <w:rtl/>
        </w:rPr>
        <w:t xml:space="preserve"> بناءا على شكاوى </w:t>
      </w:r>
      <w:r w:rsidR="00B10631">
        <w:rPr>
          <w:rFonts w:hint="cs"/>
          <w:color w:val="000000" w:themeColor="text1"/>
          <w:rtl/>
        </w:rPr>
        <w:t>وإ</w:t>
      </w:r>
      <w:r w:rsidR="0087321F" w:rsidRPr="00DE6131">
        <w:rPr>
          <w:rFonts w:hint="cs"/>
          <w:color w:val="000000" w:themeColor="text1"/>
          <w:rtl/>
        </w:rPr>
        <w:t>عتراضات م</w:t>
      </w:r>
      <w:r w:rsidR="008115B6" w:rsidRPr="00DE6131">
        <w:rPr>
          <w:rFonts w:hint="cs"/>
          <w:color w:val="000000" w:themeColor="text1"/>
          <w:rtl/>
        </w:rPr>
        <w:t>ن مستخدمي المرفق العام موضوع التفويض.</w:t>
      </w:r>
    </w:p>
    <w:p w14:paraId="71FEFF04" w14:textId="0CB24C9E" w:rsidR="00D36331" w:rsidRPr="00DE6131" w:rsidRDefault="00B10631" w:rsidP="00B10631">
      <w:pPr>
        <w:rPr>
          <w:color w:val="000000" w:themeColor="text1"/>
          <w:rtl/>
        </w:rPr>
      </w:pPr>
      <w:r>
        <w:rPr>
          <w:rFonts w:hint="cs"/>
          <w:color w:val="000000" w:themeColor="text1"/>
          <w:rtl/>
        </w:rPr>
        <w:t xml:space="preserve"> بالإضافة الى إ</w:t>
      </w:r>
      <w:r w:rsidR="00D36331" w:rsidRPr="00DE6131">
        <w:rPr>
          <w:rFonts w:hint="cs"/>
          <w:color w:val="000000" w:themeColor="text1"/>
          <w:rtl/>
        </w:rPr>
        <w:t xml:space="preserve">ستحداث سلطة ضبط الصفقات العمومية وتفويضات المرفق العام بموجب المرسوم الرئاسي </w:t>
      </w:r>
      <w:r w:rsidR="00D36331" w:rsidRPr="00B10631">
        <w:rPr>
          <w:rFonts w:hint="cs"/>
          <w:color w:val="000000" w:themeColor="text1"/>
          <w:sz w:val="26"/>
          <w:szCs w:val="26"/>
          <w:rtl/>
        </w:rPr>
        <w:t>15/247</w:t>
      </w:r>
      <w:r>
        <w:rPr>
          <w:rFonts w:hint="cs"/>
          <w:color w:val="000000" w:themeColor="text1"/>
          <w:rtl/>
        </w:rPr>
        <w:t>، التي تسهر</w:t>
      </w:r>
      <w:r w:rsidR="00D36331" w:rsidRPr="00DE6131">
        <w:rPr>
          <w:rFonts w:hint="cs"/>
          <w:color w:val="000000" w:themeColor="text1"/>
          <w:rtl/>
        </w:rPr>
        <w:t>على متابعة وتنظيم عملية تنفيذ المرفق ا</w:t>
      </w:r>
      <w:r>
        <w:rPr>
          <w:rFonts w:hint="cs"/>
          <w:color w:val="000000" w:themeColor="text1"/>
          <w:rtl/>
        </w:rPr>
        <w:t>لعام، كما تضطلع بمهمة الإحصاء الإقتصادي للطب العمومي، من خلال إ</w:t>
      </w:r>
      <w:r w:rsidR="00D36331" w:rsidRPr="00DE6131">
        <w:rPr>
          <w:rFonts w:hint="cs"/>
          <w:color w:val="000000" w:themeColor="text1"/>
          <w:rtl/>
        </w:rPr>
        <w:t>عداد بطاقة إحصائية لهذا الغرض، وتتمحور المهام المناطة بهذه السلطة كذلك في مراقبة جميع أطراف عقد التفويض من سلطة مفوضة ومفوض له.</w:t>
      </w:r>
    </w:p>
    <w:p w14:paraId="6D583277" w14:textId="72BA455C" w:rsidR="005412D5" w:rsidRPr="00DE6131" w:rsidRDefault="00D36331" w:rsidP="00A43BA7">
      <w:pPr>
        <w:rPr>
          <w:color w:val="000000" w:themeColor="text1"/>
          <w:rtl/>
        </w:rPr>
      </w:pPr>
      <w:r w:rsidRPr="00DE6131">
        <w:rPr>
          <w:rFonts w:hint="cs"/>
          <w:color w:val="000000" w:themeColor="text1"/>
          <w:rtl/>
        </w:rPr>
        <w:t>و</w:t>
      </w:r>
      <w:r w:rsidR="00210329" w:rsidRPr="00DE6131">
        <w:rPr>
          <w:rFonts w:hint="cs"/>
          <w:color w:val="000000" w:themeColor="text1"/>
          <w:rtl/>
        </w:rPr>
        <w:t xml:space="preserve">تهدف </w:t>
      </w:r>
      <w:r w:rsidR="00924238" w:rsidRPr="00DE6131">
        <w:rPr>
          <w:rFonts w:hint="cs"/>
          <w:color w:val="000000" w:themeColor="text1"/>
          <w:rtl/>
        </w:rPr>
        <w:t>الرقابة على عقود التفويض بمختلف أنواعها</w:t>
      </w:r>
      <w:r w:rsidR="00210329" w:rsidRPr="00DE6131">
        <w:rPr>
          <w:rFonts w:hint="cs"/>
          <w:color w:val="000000" w:themeColor="text1"/>
          <w:rtl/>
        </w:rPr>
        <w:t xml:space="preserve"> و</w:t>
      </w:r>
      <w:r w:rsidR="00924238" w:rsidRPr="00DE6131">
        <w:rPr>
          <w:rFonts w:hint="cs"/>
          <w:color w:val="000000" w:themeColor="text1"/>
          <w:rtl/>
        </w:rPr>
        <w:t xml:space="preserve">التي </w:t>
      </w:r>
      <w:r w:rsidR="00210329" w:rsidRPr="00DE6131">
        <w:rPr>
          <w:rFonts w:hint="cs"/>
          <w:color w:val="000000" w:themeColor="text1"/>
          <w:rtl/>
        </w:rPr>
        <w:t xml:space="preserve">تمارس من جهات متعددة والتي </w:t>
      </w:r>
      <w:r w:rsidR="00924238" w:rsidRPr="00DE6131">
        <w:rPr>
          <w:rFonts w:hint="cs"/>
          <w:color w:val="000000" w:themeColor="text1"/>
          <w:rtl/>
        </w:rPr>
        <w:t>سبق لنا التطرق اليها من خلال هذا البحث</w:t>
      </w:r>
      <w:r w:rsidR="00210329" w:rsidRPr="00DE6131">
        <w:rPr>
          <w:rFonts w:hint="cs"/>
          <w:color w:val="000000" w:themeColor="text1"/>
          <w:rtl/>
        </w:rPr>
        <w:t>،</w:t>
      </w:r>
      <w:r w:rsidR="00E41AD4" w:rsidRPr="00DE6131">
        <w:rPr>
          <w:rFonts w:hint="cs"/>
          <w:color w:val="000000" w:themeColor="text1"/>
          <w:rtl/>
        </w:rPr>
        <w:t xml:space="preserve"> </w:t>
      </w:r>
      <w:r w:rsidR="00B10631">
        <w:rPr>
          <w:rFonts w:hint="cs"/>
          <w:color w:val="000000" w:themeColor="text1"/>
          <w:rtl/>
        </w:rPr>
        <w:t>إ</w:t>
      </w:r>
      <w:r w:rsidR="00210329" w:rsidRPr="00DE6131">
        <w:rPr>
          <w:rFonts w:hint="cs"/>
          <w:color w:val="000000" w:themeColor="text1"/>
          <w:rtl/>
        </w:rPr>
        <w:t>نما</w:t>
      </w:r>
      <w:r w:rsidR="00A43BA7">
        <w:rPr>
          <w:rFonts w:hint="cs"/>
          <w:color w:val="000000" w:themeColor="text1"/>
          <w:rtl/>
        </w:rPr>
        <w:t xml:space="preserve"> تهدف </w:t>
      </w:r>
      <w:r w:rsidR="00924238" w:rsidRPr="00DE6131">
        <w:rPr>
          <w:rFonts w:hint="cs"/>
          <w:color w:val="000000" w:themeColor="text1"/>
          <w:rtl/>
        </w:rPr>
        <w:t>الى حماية عقد التفويض من ال</w:t>
      </w:r>
      <w:r w:rsidR="00A43BA7">
        <w:rPr>
          <w:rFonts w:hint="cs"/>
          <w:color w:val="000000" w:themeColor="text1"/>
          <w:rtl/>
        </w:rPr>
        <w:t xml:space="preserve">إنحراف </w:t>
      </w:r>
      <w:r w:rsidR="00924238" w:rsidRPr="00DE6131">
        <w:rPr>
          <w:rFonts w:hint="cs"/>
          <w:color w:val="000000" w:themeColor="text1"/>
          <w:rtl/>
        </w:rPr>
        <w:t xml:space="preserve">عما يقتضيه الصالح </w:t>
      </w:r>
      <w:r w:rsidR="00E41AD4" w:rsidRPr="00DE6131">
        <w:rPr>
          <w:rFonts w:hint="cs"/>
          <w:color w:val="000000" w:themeColor="text1"/>
          <w:rtl/>
        </w:rPr>
        <w:t>العام</w:t>
      </w:r>
      <w:r w:rsidR="00210329" w:rsidRPr="00DE6131">
        <w:rPr>
          <w:rFonts w:hint="cs"/>
          <w:color w:val="000000" w:themeColor="text1"/>
          <w:rtl/>
        </w:rPr>
        <w:t>،</w:t>
      </w:r>
      <w:r w:rsidR="00924238" w:rsidRPr="00DE6131">
        <w:rPr>
          <w:rFonts w:hint="cs"/>
          <w:color w:val="000000" w:themeColor="text1"/>
          <w:rtl/>
        </w:rPr>
        <w:t xml:space="preserve"> </w:t>
      </w:r>
      <w:r w:rsidR="00210329" w:rsidRPr="00DE6131">
        <w:rPr>
          <w:rFonts w:hint="cs"/>
          <w:color w:val="000000" w:themeColor="text1"/>
          <w:rtl/>
        </w:rPr>
        <w:t>ف</w:t>
      </w:r>
      <w:r w:rsidR="00970F82" w:rsidRPr="00DE6131">
        <w:rPr>
          <w:rFonts w:hint="cs"/>
          <w:color w:val="000000" w:themeColor="text1"/>
          <w:rtl/>
        </w:rPr>
        <w:t>نص</w:t>
      </w:r>
      <w:r w:rsidR="00210329" w:rsidRPr="00DE6131">
        <w:rPr>
          <w:rFonts w:hint="cs"/>
          <w:color w:val="000000" w:themeColor="text1"/>
          <w:rtl/>
        </w:rPr>
        <w:t>ت مختلف</w:t>
      </w:r>
      <w:r w:rsidR="00E41AD4" w:rsidRPr="00DE6131">
        <w:rPr>
          <w:rFonts w:hint="cs"/>
          <w:color w:val="000000" w:themeColor="text1"/>
          <w:rtl/>
        </w:rPr>
        <w:t xml:space="preserve"> التشريعات على </w:t>
      </w:r>
      <w:r w:rsidR="00970F82" w:rsidRPr="00DE6131">
        <w:rPr>
          <w:rFonts w:hint="cs"/>
          <w:color w:val="000000" w:themeColor="text1"/>
          <w:rtl/>
        </w:rPr>
        <w:t>كيفية</w:t>
      </w:r>
      <w:r w:rsidR="00941024" w:rsidRPr="00DE6131">
        <w:rPr>
          <w:rFonts w:hint="cs"/>
          <w:color w:val="000000" w:themeColor="text1"/>
          <w:rtl/>
        </w:rPr>
        <w:t xml:space="preserve"> </w:t>
      </w:r>
      <w:r w:rsidR="00970F82" w:rsidRPr="00DE6131">
        <w:rPr>
          <w:rFonts w:hint="cs"/>
          <w:color w:val="000000" w:themeColor="text1"/>
          <w:rtl/>
        </w:rPr>
        <w:t>وشروط ممارسة</w:t>
      </w:r>
      <w:r w:rsidR="00941024" w:rsidRPr="00DE6131">
        <w:rPr>
          <w:rFonts w:hint="cs"/>
          <w:color w:val="000000" w:themeColor="text1"/>
          <w:rtl/>
        </w:rPr>
        <w:t xml:space="preserve"> الرقابة </w:t>
      </w:r>
      <w:r w:rsidR="00F22276" w:rsidRPr="00DE6131">
        <w:rPr>
          <w:rFonts w:hint="cs"/>
          <w:color w:val="000000" w:themeColor="text1"/>
          <w:rtl/>
        </w:rPr>
        <w:t xml:space="preserve">الإدارية </w:t>
      </w:r>
      <w:r w:rsidR="001A5B31" w:rsidRPr="00DE6131">
        <w:rPr>
          <w:rFonts w:hint="cs"/>
          <w:color w:val="000000" w:themeColor="text1"/>
          <w:rtl/>
        </w:rPr>
        <w:t>على</w:t>
      </w:r>
      <w:r w:rsidR="00F22276" w:rsidRPr="00DE6131">
        <w:rPr>
          <w:rFonts w:hint="cs"/>
          <w:color w:val="000000" w:themeColor="text1"/>
          <w:rtl/>
        </w:rPr>
        <w:t xml:space="preserve"> عقود تفويض المرفق العام</w:t>
      </w:r>
      <w:r w:rsidR="00A43BA7">
        <w:rPr>
          <w:rFonts w:hint="cs"/>
          <w:color w:val="000000" w:themeColor="text1"/>
          <w:rtl/>
        </w:rPr>
        <w:t>،</w:t>
      </w:r>
      <w:r w:rsidR="00F22276" w:rsidRPr="00DE6131">
        <w:rPr>
          <w:rFonts w:hint="cs"/>
          <w:color w:val="000000" w:themeColor="text1"/>
          <w:rtl/>
        </w:rPr>
        <w:t xml:space="preserve"> </w:t>
      </w:r>
      <w:r w:rsidR="00970F82" w:rsidRPr="00DE6131">
        <w:rPr>
          <w:rFonts w:hint="cs"/>
          <w:color w:val="000000" w:themeColor="text1"/>
          <w:rtl/>
        </w:rPr>
        <w:t>فهي تمارس</w:t>
      </w:r>
      <w:r w:rsidR="00F22276" w:rsidRPr="00DE6131">
        <w:rPr>
          <w:rFonts w:hint="cs"/>
          <w:color w:val="000000" w:themeColor="text1"/>
          <w:rtl/>
        </w:rPr>
        <w:t xml:space="preserve"> وفق </w:t>
      </w:r>
      <w:r w:rsidR="00070E53" w:rsidRPr="00DE6131">
        <w:rPr>
          <w:rFonts w:hint="cs"/>
          <w:color w:val="000000" w:themeColor="text1"/>
          <w:rtl/>
        </w:rPr>
        <w:t>ما نص</w:t>
      </w:r>
      <w:r w:rsidR="00070E53" w:rsidRPr="00DE6131">
        <w:rPr>
          <w:color w:val="000000" w:themeColor="text1"/>
          <w:rtl/>
        </w:rPr>
        <w:t>ت</w:t>
      </w:r>
      <w:r w:rsidR="00941024" w:rsidRPr="00DE6131">
        <w:rPr>
          <w:rFonts w:hint="cs"/>
          <w:color w:val="000000" w:themeColor="text1"/>
          <w:rtl/>
        </w:rPr>
        <w:t xml:space="preserve"> عليه</w:t>
      </w:r>
      <w:r w:rsidR="001A5B31" w:rsidRPr="00DE6131">
        <w:rPr>
          <w:rFonts w:hint="cs"/>
          <w:color w:val="000000" w:themeColor="text1"/>
          <w:rtl/>
        </w:rPr>
        <w:t xml:space="preserve"> القوانيين المنظمة لتقنية التفويض بالإضافة الى ما تنص </w:t>
      </w:r>
      <w:r w:rsidR="00970F82" w:rsidRPr="00DE6131">
        <w:rPr>
          <w:rFonts w:hint="cs"/>
          <w:color w:val="000000" w:themeColor="text1"/>
          <w:rtl/>
        </w:rPr>
        <w:t>عليه دفاتر</w:t>
      </w:r>
      <w:r w:rsidR="001A5B31" w:rsidRPr="00DE6131">
        <w:rPr>
          <w:rFonts w:hint="cs"/>
          <w:color w:val="000000" w:themeColor="text1"/>
          <w:rtl/>
        </w:rPr>
        <w:t xml:space="preserve"> الشروط التي تنظم حقوق وواجبات أطراف عقد التفويض</w:t>
      </w:r>
      <w:r w:rsidRPr="00DE6131">
        <w:rPr>
          <w:rFonts w:hint="cs"/>
          <w:color w:val="000000" w:themeColor="text1"/>
          <w:rtl/>
        </w:rPr>
        <w:t>،</w:t>
      </w:r>
      <w:r w:rsidR="00F22276" w:rsidRPr="00DE6131">
        <w:rPr>
          <w:rFonts w:hint="cs"/>
          <w:color w:val="000000" w:themeColor="text1"/>
          <w:rtl/>
        </w:rPr>
        <w:t xml:space="preserve"> </w:t>
      </w:r>
      <w:r w:rsidR="001A5B31" w:rsidRPr="00DE6131">
        <w:rPr>
          <w:rFonts w:hint="cs"/>
          <w:color w:val="000000" w:themeColor="text1"/>
          <w:rtl/>
        </w:rPr>
        <w:t xml:space="preserve">بما تتضمنه من بنود تعاقدية وأخرى </w:t>
      </w:r>
      <w:r w:rsidR="00430BE1" w:rsidRPr="00DE6131">
        <w:rPr>
          <w:rFonts w:hint="cs"/>
          <w:color w:val="000000" w:themeColor="text1"/>
          <w:rtl/>
        </w:rPr>
        <w:t>تنظيمية</w:t>
      </w:r>
      <w:r w:rsidR="001A5B31" w:rsidRPr="00DE6131">
        <w:rPr>
          <w:rFonts w:hint="cs"/>
          <w:color w:val="000000" w:themeColor="text1"/>
          <w:rtl/>
        </w:rPr>
        <w:t xml:space="preserve"> ف</w:t>
      </w:r>
      <w:r w:rsidR="00F22276" w:rsidRPr="00DE6131">
        <w:rPr>
          <w:rFonts w:hint="cs"/>
          <w:color w:val="000000" w:themeColor="text1"/>
          <w:rtl/>
        </w:rPr>
        <w:t xml:space="preserve">تفرض رقابة </w:t>
      </w:r>
      <w:r w:rsidR="001A5B31" w:rsidRPr="00DE6131">
        <w:rPr>
          <w:rFonts w:hint="cs"/>
          <w:color w:val="000000" w:themeColor="text1"/>
          <w:rtl/>
        </w:rPr>
        <w:t xml:space="preserve">ذاتية تمارسها السلطة المفوضة على </w:t>
      </w:r>
      <w:r w:rsidR="00430BE1" w:rsidRPr="00DE6131">
        <w:rPr>
          <w:rFonts w:hint="cs"/>
          <w:color w:val="000000" w:themeColor="text1"/>
          <w:rtl/>
        </w:rPr>
        <w:t>نفسها،</w:t>
      </w:r>
      <w:r w:rsidR="00A43BA7">
        <w:rPr>
          <w:rFonts w:hint="cs"/>
          <w:color w:val="000000" w:themeColor="text1"/>
          <w:rtl/>
        </w:rPr>
        <w:t xml:space="preserve"> من خلال اللجان المنشأ</w:t>
      </w:r>
      <w:r w:rsidR="001A5B31" w:rsidRPr="00DE6131">
        <w:rPr>
          <w:rFonts w:hint="cs"/>
          <w:color w:val="000000" w:themeColor="text1"/>
          <w:rtl/>
        </w:rPr>
        <w:t xml:space="preserve">ة لهذا الغرض في مرحلة </w:t>
      </w:r>
      <w:r w:rsidR="00430BE1" w:rsidRPr="00DE6131">
        <w:rPr>
          <w:rFonts w:hint="cs"/>
          <w:color w:val="000000" w:themeColor="text1"/>
          <w:rtl/>
        </w:rPr>
        <w:t xml:space="preserve">تكوين </w:t>
      </w:r>
      <w:r w:rsidR="001A5B31" w:rsidRPr="00DE6131">
        <w:rPr>
          <w:rFonts w:hint="cs"/>
          <w:color w:val="000000" w:themeColor="text1"/>
          <w:rtl/>
        </w:rPr>
        <w:t xml:space="preserve">عقد التفويض أو من خلال رقابة بعدية تمارسها السلطة المفوضة </w:t>
      </w:r>
      <w:r w:rsidR="00FA3E4E" w:rsidRPr="00DE6131">
        <w:rPr>
          <w:rFonts w:hint="cs"/>
          <w:color w:val="000000" w:themeColor="text1"/>
          <w:rtl/>
        </w:rPr>
        <w:t>على عملية تنفيذ العقد</w:t>
      </w:r>
      <w:r w:rsidR="00DE3258" w:rsidRPr="00DE6131">
        <w:rPr>
          <w:rFonts w:hint="cs"/>
          <w:color w:val="000000" w:themeColor="text1"/>
          <w:rtl/>
        </w:rPr>
        <w:t>.</w:t>
      </w:r>
    </w:p>
    <w:p w14:paraId="502603F5" w14:textId="29527887" w:rsidR="00702910" w:rsidRPr="00DE6131" w:rsidRDefault="00E96118" w:rsidP="00A43BA7">
      <w:pPr>
        <w:ind w:firstLine="0"/>
        <w:rPr>
          <w:color w:val="000000" w:themeColor="text1"/>
          <w:rtl/>
        </w:rPr>
      </w:pPr>
      <w:r w:rsidRPr="00DE6131">
        <w:rPr>
          <w:rFonts w:hint="cs"/>
          <w:color w:val="000000" w:themeColor="text1"/>
          <w:rtl/>
        </w:rPr>
        <w:t xml:space="preserve">    </w:t>
      </w:r>
      <w:r w:rsidR="002826E4" w:rsidRPr="00DE6131">
        <w:rPr>
          <w:rFonts w:hint="cs"/>
          <w:color w:val="000000" w:themeColor="text1"/>
          <w:rtl/>
        </w:rPr>
        <w:t xml:space="preserve">إن مشاركة القطاع الخاص في عملية تسييرالمرافق </w:t>
      </w:r>
      <w:r w:rsidRPr="00DE6131">
        <w:rPr>
          <w:rFonts w:hint="cs"/>
          <w:color w:val="000000" w:themeColor="text1"/>
          <w:rtl/>
        </w:rPr>
        <w:t>العامة بقدرما يضفي مزيدا من الفعالية على تسيير هذه المرافق</w:t>
      </w:r>
      <w:r w:rsidR="008754B6" w:rsidRPr="00DE6131">
        <w:rPr>
          <w:rFonts w:hint="cs"/>
          <w:color w:val="000000" w:themeColor="text1"/>
          <w:rtl/>
        </w:rPr>
        <w:t xml:space="preserve"> العامة،</w:t>
      </w:r>
      <w:r w:rsidRPr="00DE6131">
        <w:rPr>
          <w:rFonts w:hint="cs"/>
          <w:color w:val="000000" w:themeColor="text1"/>
          <w:rtl/>
        </w:rPr>
        <w:t xml:space="preserve"> </w:t>
      </w:r>
      <w:r w:rsidR="00A43BA7">
        <w:rPr>
          <w:rFonts w:hint="cs"/>
          <w:color w:val="000000" w:themeColor="text1"/>
          <w:rtl/>
        </w:rPr>
        <w:t>فإ</w:t>
      </w:r>
      <w:r w:rsidR="008754B6" w:rsidRPr="00DE6131">
        <w:rPr>
          <w:rFonts w:hint="cs"/>
          <w:color w:val="000000" w:themeColor="text1"/>
          <w:rtl/>
        </w:rPr>
        <w:t>نه بالق</w:t>
      </w:r>
      <w:r w:rsidRPr="00DE6131">
        <w:rPr>
          <w:rFonts w:hint="cs"/>
          <w:color w:val="000000" w:themeColor="text1"/>
          <w:rtl/>
        </w:rPr>
        <w:t>در</w:t>
      </w:r>
      <w:r w:rsidR="008754B6" w:rsidRPr="00DE6131">
        <w:rPr>
          <w:rFonts w:hint="cs"/>
          <w:color w:val="000000" w:themeColor="text1"/>
          <w:rtl/>
        </w:rPr>
        <w:t xml:space="preserve"> ذاته يفرض نوعا من المرونة التي يجب </w:t>
      </w:r>
      <w:r w:rsidR="000C1842" w:rsidRPr="00DE6131">
        <w:rPr>
          <w:rFonts w:hint="cs"/>
          <w:color w:val="000000" w:themeColor="text1"/>
          <w:rtl/>
        </w:rPr>
        <w:t>على السلطة المفوضة التحلي بها</w:t>
      </w:r>
      <w:r w:rsidR="008754B6" w:rsidRPr="00DE6131">
        <w:rPr>
          <w:rFonts w:hint="cs"/>
          <w:color w:val="000000" w:themeColor="text1"/>
          <w:rtl/>
        </w:rPr>
        <w:t xml:space="preserve"> عند ممارسة رقابتها على عقود تفويض</w:t>
      </w:r>
      <w:r w:rsidR="00A43BA7">
        <w:rPr>
          <w:rFonts w:hint="cs"/>
          <w:color w:val="000000" w:themeColor="text1"/>
          <w:rtl/>
        </w:rPr>
        <w:t xml:space="preserve"> المرافق العامة</w:t>
      </w:r>
      <w:r w:rsidR="00DE3258" w:rsidRPr="00DE6131">
        <w:rPr>
          <w:rFonts w:hint="cs"/>
          <w:color w:val="000000" w:themeColor="text1"/>
          <w:rtl/>
        </w:rPr>
        <w:t>،</w:t>
      </w:r>
      <w:r w:rsidR="00A43BA7">
        <w:rPr>
          <w:rFonts w:hint="cs"/>
          <w:color w:val="000000" w:themeColor="text1"/>
          <w:rtl/>
        </w:rPr>
        <w:t xml:space="preserve"> خاصة في ظل البحث عن النجاعة الإقتصادية للمرافق العامة بوصفها عقود ذات طبيعة استثمارية</w:t>
      </w:r>
      <w:r w:rsidR="008754B6" w:rsidRPr="00DE6131">
        <w:rPr>
          <w:rFonts w:hint="cs"/>
          <w:color w:val="000000" w:themeColor="text1"/>
          <w:rtl/>
        </w:rPr>
        <w:t>،</w:t>
      </w:r>
      <w:r w:rsidR="00BB5B01" w:rsidRPr="00DE6131">
        <w:rPr>
          <w:rFonts w:hint="cs"/>
          <w:color w:val="000000" w:themeColor="text1"/>
          <w:rtl/>
        </w:rPr>
        <w:t xml:space="preserve"> بالإضافة الى ضرورة مراعاة خصوصية عقد التفويض التي تميزه عن باقي العقود الإدارية الأخرى، </w:t>
      </w:r>
      <w:r w:rsidR="007B6753" w:rsidRPr="00DE6131">
        <w:rPr>
          <w:rFonts w:hint="cs"/>
          <w:color w:val="000000" w:themeColor="text1"/>
          <w:rtl/>
        </w:rPr>
        <w:t>فالرقاب</w:t>
      </w:r>
      <w:r w:rsidR="00A43BA7">
        <w:rPr>
          <w:rFonts w:hint="cs"/>
          <w:color w:val="000000" w:themeColor="text1"/>
          <w:rtl/>
        </w:rPr>
        <w:t>ة على هذا النوع من العقود لابد أ</w:t>
      </w:r>
      <w:r w:rsidR="007B6753" w:rsidRPr="00DE6131">
        <w:rPr>
          <w:rFonts w:hint="cs"/>
          <w:color w:val="000000" w:themeColor="text1"/>
          <w:rtl/>
        </w:rPr>
        <w:t>ن تتسم بنوع من المرونة والفعالية في الوقت ذاته، من</w:t>
      </w:r>
      <w:r w:rsidR="00702910" w:rsidRPr="00DE6131">
        <w:rPr>
          <w:rFonts w:hint="cs"/>
          <w:color w:val="000000" w:themeColor="text1"/>
          <w:rtl/>
        </w:rPr>
        <w:t xml:space="preserve"> أجل</w:t>
      </w:r>
      <w:r w:rsidR="007B6753" w:rsidRPr="00DE6131">
        <w:rPr>
          <w:rFonts w:hint="cs"/>
          <w:color w:val="000000" w:themeColor="text1"/>
          <w:rtl/>
        </w:rPr>
        <w:t xml:space="preserve"> </w:t>
      </w:r>
      <w:r w:rsidR="00702910" w:rsidRPr="00DE6131">
        <w:rPr>
          <w:rFonts w:hint="cs"/>
          <w:color w:val="000000" w:themeColor="text1"/>
          <w:rtl/>
        </w:rPr>
        <w:t>حماية  المال العام و</w:t>
      </w:r>
      <w:r w:rsidR="007B6753" w:rsidRPr="00DE6131">
        <w:rPr>
          <w:rFonts w:hint="cs"/>
          <w:color w:val="000000" w:themeColor="text1"/>
          <w:rtl/>
        </w:rPr>
        <w:t>الرفع من كفاءة المرافق العامة موضوع التفويض</w:t>
      </w:r>
      <w:r w:rsidR="00702910" w:rsidRPr="00DE6131">
        <w:rPr>
          <w:rFonts w:hint="cs"/>
          <w:color w:val="000000" w:themeColor="text1"/>
          <w:rtl/>
        </w:rPr>
        <w:t>، والرفع من كفاءتها</w:t>
      </w:r>
      <w:r w:rsidR="007B6753" w:rsidRPr="00DE6131">
        <w:rPr>
          <w:rFonts w:hint="cs"/>
          <w:color w:val="000000" w:themeColor="text1"/>
          <w:rtl/>
        </w:rPr>
        <w:t xml:space="preserve"> بما يحقق الأهداف المرجوة والمسطرة سلفا من قبل الجهات المانحة للتفويض</w:t>
      </w:r>
      <w:r w:rsidR="00702910" w:rsidRPr="00DE6131">
        <w:rPr>
          <w:rFonts w:hint="cs"/>
          <w:color w:val="000000" w:themeColor="text1"/>
          <w:rtl/>
        </w:rPr>
        <w:t>، وذلك من خلال:</w:t>
      </w:r>
    </w:p>
    <w:p w14:paraId="0F84E734" w14:textId="1C6D9AD8" w:rsidR="00AF5767" w:rsidRPr="00DE6131" w:rsidRDefault="00702910" w:rsidP="00DC6D1B">
      <w:pPr>
        <w:ind w:firstLine="0"/>
        <w:rPr>
          <w:color w:val="000000" w:themeColor="text1"/>
          <w:rtl/>
        </w:rPr>
      </w:pPr>
      <w:r w:rsidRPr="00DE6131">
        <w:rPr>
          <w:rFonts w:hint="cs"/>
          <w:color w:val="000000" w:themeColor="text1"/>
          <w:rtl/>
        </w:rPr>
        <w:t xml:space="preserve">- </w:t>
      </w:r>
      <w:r w:rsidR="00AF5767" w:rsidRPr="00DE6131">
        <w:rPr>
          <w:rFonts w:hint="cs"/>
          <w:color w:val="000000" w:themeColor="text1"/>
          <w:rtl/>
        </w:rPr>
        <w:t xml:space="preserve">بسط رقابة السلطة المفوضة على مرحلة تكوين عقد التفويض من خلال </w:t>
      </w:r>
      <w:r w:rsidR="00070E53" w:rsidRPr="00DE6131">
        <w:rPr>
          <w:rFonts w:hint="cs"/>
          <w:color w:val="000000" w:themeColor="text1"/>
          <w:rtl/>
        </w:rPr>
        <w:t>لجنتي</w:t>
      </w:r>
      <w:r w:rsidR="00602885" w:rsidRPr="00DE6131">
        <w:rPr>
          <w:rFonts w:hint="cs"/>
          <w:color w:val="000000" w:themeColor="text1"/>
          <w:rtl/>
        </w:rPr>
        <w:t xml:space="preserve"> اختيار وانتقاء العروض ولجنة تفويضات المرفق العام المشكلتان</w:t>
      </w:r>
      <w:r w:rsidR="00AF5767" w:rsidRPr="00DE6131">
        <w:rPr>
          <w:rFonts w:hint="cs"/>
          <w:color w:val="000000" w:themeColor="text1"/>
          <w:rtl/>
        </w:rPr>
        <w:t xml:space="preserve"> لهذا الغرض</w:t>
      </w:r>
      <w:r w:rsidR="00602885" w:rsidRPr="00DE6131">
        <w:rPr>
          <w:rFonts w:hint="cs"/>
          <w:color w:val="000000" w:themeColor="text1"/>
          <w:rtl/>
        </w:rPr>
        <w:t>،</w:t>
      </w:r>
      <w:r w:rsidR="00AF5767" w:rsidRPr="00DE6131">
        <w:rPr>
          <w:rFonts w:hint="cs"/>
          <w:color w:val="000000" w:themeColor="text1"/>
          <w:rtl/>
        </w:rPr>
        <w:t xml:space="preserve"> بما يضمن سلامة إجراءات اختيار صاحب التفويض في إطار مبادئ الشفافية والمنافسة الشريفة، مما يضفي بالنتيجة الى منح عقد التفويض الى المتعهد الأكثر كفاءة، وبالتالي تنفيذ المرفق العام بفعالية أكبر.</w:t>
      </w:r>
    </w:p>
    <w:p w14:paraId="1FB0FFAF" w14:textId="534C72C3" w:rsidR="006D7D23" w:rsidRPr="00DE6131" w:rsidRDefault="00AF5767" w:rsidP="00DC6D1B">
      <w:pPr>
        <w:ind w:firstLine="0"/>
        <w:rPr>
          <w:color w:val="000000" w:themeColor="text1"/>
          <w:rtl/>
        </w:rPr>
      </w:pPr>
      <w:r w:rsidRPr="00DE6131">
        <w:rPr>
          <w:rFonts w:hint="cs"/>
          <w:color w:val="000000" w:themeColor="text1"/>
          <w:rtl/>
        </w:rPr>
        <w:t xml:space="preserve">- </w:t>
      </w:r>
      <w:r w:rsidR="00BB5B01" w:rsidRPr="00DE6131">
        <w:rPr>
          <w:rFonts w:hint="cs"/>
          <w:color w:val="000000" w:themeColor="text1"/>
          <w:rtl/>
        </w:rPr>
        <w:t xml:space="preserve"> </w:t>
      </w:r>
      <w:r w:rsidR="0092509B" w:rsidRPr="00DE6131">
        <w:rPr>
          <w:rFonts w:hint="cs"/>
          <w:color w:val="000000" w:themeColor="text1"/>
          <w:rtl/>
        </w:rPr>
        <w:t>تقوم السلطة المفوضة برقابة ميدانية مباشرة تستهدف التأكد من تنفيذ المرفق العام على الوجه الذي تم الاتفاق عليه في بنود عقد التفويض،</w:t>
      </w:r>
      <w:r w:rsidR="00602885" w:rsidRPr="00DE6131">
        <w:rPr>
          <w:rFonts w:hint="cs"/>
          <w:color w:val="000000" w:themeColor="text1"/>
          <w:rtl/>
        </w:rPr>
        <w:t xml:space="preserve"> </w:t>
      </w:r>
      <w:r w:rsidR="0092509B" w:rsidRPr="00DE6131">
        <w:rPr>
          <w:rFonts w:hint="cs"/>
          <w:color w:val="000000" w:themeColor="text1"/>
          <w:rtl/>
        </w:rPr>
        <w:t xml:space="preserve">من خلال الزيارات الميدانية </w:t>
      </w:r>
      <w:r w:rsidR="00602885" w:rsidRPr="00DE6131">
        <w:rPr>
          <w:rFonts w:hint="cs"/>
          <w:color w:val="000000" w:themeColor="text1"/>
          <w:rtl/>
        </w:rPr>
        <w:t>ل</w:t>
      </w:r>
      <w:r w:rsidR="0092509B" w:rsidRPr="00DE6131">
        <w:rPr>
          <w:rFonts w:hint="cs"/>
          <w:color w:val="000000" w:themeColor="text1"/>
          <w:rtl/>
        </w:rPr>
        <w:t xml:space="preserve">أعوان مكلفين بذلك، </w:t>
      </w:r>
      <w:r w:rsidR="00070E53" w:rsidRPr="00DE6131">
        <w:rPr>
          <w:rFonts w:hint="cs"/>
          <w:color w:val="000000" w:themeColor="text1"/>
          <w:rtl/>
        </w:rPr>
        <w:t>بالإضافة</w:t>
      </w:r>
      <w:r w:rsidR="0092509B" w:rsidRPr="00DE6131">
        <w:rPr>
          <w:rFonts w:hint="cs"/>
          <w:color w:val="000000" w:themeColor="text1"/>
          <w:rtl/>
        </w:rPr>
        <w:t xml:space="preserve"> الى إلزام المفوض له </w:t>
      </w:r>
      <w:r w:rsidR="00070E53" w:rsidRPr="00DE6131">
        <w:rPr>
          <w:rFonts w:hint="cs"/>
          <w:color w:val="000000" w:themeColor="text1"/>
          <w:rtl/>
        </w:rPr>
        <w:t>بأعداد</w:t>
      </w:r>
      <w:r w:rsidR="0092509B" w:rsidRPr="00DE6131">
        <w:rPr>
          <w:rFonts w:hint="cs"/>
          <w:color w:val="000000" w:themeColor="text1"/>
          <w:rtl/>
        </w:rPr>
        <w:t xml:space="preserve"> تقارير دورية ترفع بانتظام الى السلطة المفوضة.</w:t>
      </w:r>
    </w:p>
    <w:p w14:paraId="15C84832" w14:textId="693BCF7C" w:rsidR="006D7D23" w:rsidRPr="00DE6131" w:rsidRDefault="006D7D23" w:rsidP="00DC6D1B">
      <w:pPr>
        <w:ind w:firstLine="0"/>
        <w:rPr>
          <w:color w:val="000000" w:themeColor="text1"/>
          <w:rtl/>
        </w:rPr>
      </w:pPr>
      <w:r w:rsidRPr="00DE6131">
        <w:rPr>
          <w:rFonts w:hint="cs"/>
          <w:color w:val="000000" w:themeColor="text1"/>
          <w:rtl/>
        </w:rPr>
        <w:lastRenderedPageBreak/>
        <w:t>- تتعدد صور الرقابة التي تمارسها السلطة المفوضة اتجاه صاحب التفويض، م</w:t>
      </w:r>
      <w:r w:rsidRPr="00DE6131">
        <w:rPr>
          <w:color w:val="000000" w:themeColor="text1"/>
          <w:rtl/>
        </w:rPr>
        <w:t>ن</w:t>
      </w:r>
      <w:r w:rsidRPr="00DE6131">
        <w:rPr>
          <w:rFonts w:hint="cs"/>
          <w:color w:val="000000" w:themeColor="text1"/>
          <w:rtl/>
        </w:rPr>
        <w:t xml:space="preserve"> رقابة إدارية الى أخرى مالية ورقابة مشرو</w:t>
      </w:r>
      <w:r w:rsidR="005256A5">
        <w:rPr>
          <w:rFonts w:hint="cs"/>
          <w:color w:val="000000" w:themeColor="text1"/>
          <w:rtl/>
        </w:rPr>
        <w:t>عية، وبالرغم من اختلاف أشكالها إلا أ</w:t>
      </w:r>
      <w:r w:rsidRPr="00DE6131">
        <w:rPr>
          <w:rFonts w:hint="cs"/>
          <w:color w:val="000000" w:themeColor="text1"/>
          <w:rtl/>
        </w:rPr>
        <w:t>نها تتكامل في أهدافها، والتي تتلخص أساسا في حسن سير المرفق العام.</w:t>
      </w:r>
    </w:p>
    <w:p w14:paraId="543526AC" w14:textId="7AF5B17E" w:rsidR="003A3829" w:rsidRPr="00DE6131" w:rsidRDefault="00A364FD" w:rsidP="00AB2A05">
      <w:pPr>
        <w:ind w:firstLine="0"/>
        <w:rPr>
          <w:color w:val="000000" w:themeColor="text1"/>
          <w:rtl/>
        </w:rPr>
      </w:pPr>
      <w:r w:rsidRPr="00DE6131">
        <w:rPr>
          <w:rFonts w:hint="cs"/>
          <w:color w:val="000000" w:themeColor="text1"/>
          <w:rtl/>
        </w:rPr>
        <w:t xml:space="preserve">    </w:t>
      </w:r>
      <w:r w:rsidR="00DE26E2" w:rsidRPr="00DE6131">
        <w:rPr>
          <w:color w:val="000000" w:themeColor="text1"/>
        </w:rPr>
        <w:t xml:space="preserve"> </w:t>
      </w:r>
      <w:r w:rsidR="006F34DA" w:rsidRPr="00DE6131">
        <w:rPr>
          <w:rFonts w:hint="cs"/>
          <w:color w:val="000000" w:themeColor="text1"/>
          <w:rtl/>
        </w:rPr>
        <w:t xml:space="preserve">بالإضافة الى </w:t>
      </w:r>
      <w:r w:rsidR="00DE26E2" w:rsidRPr="00DE6131">
        <w:rPr>
          <w:rFonts w:hint="cs"/>
          <w:color w:val="000000" w:themeColor="text1"/>
          <w:rtl/>
        </w:rPr>
        <w:t xml:space="preserve">أن طبيعة عقود تفويض المرفق العام </w:t>
      </w:r>
      <w:r w:rsidR="006F34DA" w:rsidRPr="00DE6131">
        <w:rPr>
          <w:rFonts w:hint="cs"/>
          <w:color w:val="000000" w:themeColor="text1"/>
          <w:rtl/>
        </w:rPr>
        <w:t>بحكم طبيعتها ال</w:t>
      </w:r>
      <w:r w:rsidR="00AB2A05">
        <w:rPr>
          <w:rFonts w:hint="cs"/>
          <w:color w:val="000000" w:themeColor="text1"/>
          <w:rtl/>
        </w:rPr>
        <w:t>إ</w:t>
      </w:r>
      <w:r w:rsidR="006F34DA" w:rsidRPr="00DE6131">
        <w:rPr>
          <w:rFonts w:hint="cs"/>
          <w:color w:val="000000" w:themeColor="text1"/>
          <w:rtl/>
        </w:rPr>
        <w:t>ستثمارية، والمدة التي تتطلبها عملية تنفيذ هذه المشروعات وت</w:t>
      </w:r>
      <w:r w:rsidR="00AB2A05">
        <w:rPr>
          <w:rFonts w:hint="cs"/>
          <w:color w:val="000000" w:themeColor="text1"/>
          <w:rtl/>
        </w:rPr>
        <w:t>ت</w:t>
      </w:r>
      <w:r w:rsidR="006F34DA" w:rsidRPr="00DE6131">
        <w:rPr>
          <w:rFonts w:hint="cs"/>
          <w:color w:val="000000" w:themeColor="text1"/>
          <w:rtl/>
        </w:rPr>
        <w:t xml:space="preserve">عدد الأطراف التي تتداخل مصالحها </w:t>
      </w:r>
      <w:r w:rsidR="00AE4A6D" w:rsidRPr="00DE6131">
        <w:rPr>
          <w:rFonts w:hint="cs"/>
          <w:color w:val="000000" w:themeColor="text1"/>
          <w:rtl/>
        </w:rPr>
        <w:t>فيها،</w:t>
      </w:r>
      <w:r w:rsidR="006F34DA" w:rsidRPr="00DE6131">
        <w:rPr>
          <w:rFonts w:hint="cs"/>
          <w:color w:val="000000" w:themeColor="text1"/>
          <w:rtl/>
        </w:rPr>
        <w:t xml:space="preserve"> يجب </w:t>
      </w:r>
      <w:r w:rsidR="00571C11" w:rsidRPr="00DE6131">
        <w:rPr>
          <w:rFonts w:hint="cs"/>
          <w:color w:val="000000" w:themeColor="text1"/>
          <w:rtl/>
        </w:rPr>
        <w:t>ألا</w:t>
      </w:r>
      <w:r w:rsidR="00070E53" w:rsidRPr="00DE6131">
        <w:rPr>
          <w:rFonts w:hint="cs"/>
          <w:color w:val="000000" w:themeColor="text1"/>
          <w:rtl/>
        </w:rPr>
        <w:t xml:space="preserve"> تكتف</w:t>
      </w:r>
      <w:r w:rsidR="00070E53" w:rsidRPr="00DE6131">
        <w:rPr>
          <w:color w:val="000000" w:themeColor="text1"/>
          <w:rtl/>
        </w:rPr>
        <w:t>ي</w:t>
      </w:r>
      <w:r w:rsidR="006F34DA" w:rsidRPr="00DE6131">
        <w:rPr>
          <w:rFonts w:hint="cs"/>
          <w:color w:val="000000" w:themeColor="text1"/>
          <w:rtl/>
        </w:rPr>
        <w:t xml:space="preserve"> فيها عملية الرقابة بالكشف عن </w:t>
      </w:r>
      <w:r w:rsidR="00007893">
        <w:rPr>
          <w:rFonts w:hint="cs"/>
          <w:color w:val="000000" w:themeColor="text1"/>
          <w:rtl/>
        </w:rPr>
        <w:t xml:space="preserve"> مجموع </w:t>
      </w:r>
      <w:r w:rsidR="00070E53" w:rsidRPr="00DE6131">
        <w:rPr>
          <w:rFonts w:hint="cs"/>
          <w:color w:val="000000" w:themeColor="text1"/>
          <w:rtl/>
        </w:rPr>
        <w:t>الاختلالا</w:t>
      </w:r>
      <w:r w:rsidR="00070E53" w:rsidRPr="00DE6131">
        <w:rPr>
          <w:color w:val="000000" w:themeColor="text1"/>
          <w:rtl/>
        </w:rPr>
        <w:t>ت</w:t>
      </w:r>
      <w:r w:rsidR="00AB2A05">
        <w:rPr>
          <w:rFonts w:hint="cs"/>
          <w:color w:val="000000" w:themeColor="text1"/>
          <w:rtl/>
        </w:rPr>
        <w:t xml:space="preserve"> التي تشوب عملية تنفيذ الإ</w:t>
      </w:r>
      <w:r w:rsidR="006F34DA" w:rsidRPr="00DE6131">
        <w:rPr>
          <w:rFonts w:hint="cs"/>
          <w:color w:val="000000" w:themeColor="text1"/>
          <w:rtl/>
        </w:rPr>
        <w:t>لتزامات</w:t>
      </w:r>
      <w:r w:rsidR="00AE4A6D" w:rsidRPr="00DE6131">
        <w:rPr>
          <w:rFonts w:hint="cs"/>
          <w:color w:val="000000" w:themeColor="text1"/>
          <w:rtl/>
        </w:rPr>
        <w:t xml:space="preserve"> </w:t>
      </w:r>
      <w:r w:rsidR="001D0EDE" w:rsidRPr="00DE6131">
        <w:rPr>
          <w:rFonts w:hint="cs"/>
          <w:color w:val="000000" w:themeColor="text1"/>
          <w:rtl/>
        </w:rPr>
        <w:t xml:space="preserve">أو التي ترافق عملية </w:t>
      </w:r>
      <w:r w:rsidR="00007893">
        <w:rPr>
          <w:rFonts w:hint="cs"/>
          <w:color w:val="000000" w:themeColor="text1"/>
          <w:rtl/>
        </w:rPr>
        <w:t>إبرام العقد أ</w:t>
      </w:r>
      <w:r w:rsidR="001D0EDE" w:rsidRPr="00DE6131">
        <w:rPr>
          <w:rFonts w:hint="cs"/>
          <w:color w:val="000000" w:themeColor="text1"/>
          <w:rtl/>
        </w:rPr>
        <w:t>و</w:t>
      </w:r>
      <w:r w:rsidR="00070E53" w:rsidRPr="00DE6131">
        <w:rPr>
          <w:rFonts w:hint="cs"/>
          <w:color w:val="000000" w:themeColor="text1"/>
          <w:rtl/>
        </w:rPr>
        <w:t xml:space="preserve"> </w:t>
      </w:r>
      <w:r w:rsidR="001D0EDE" w:rsidRPr="00DE6131">
        <w:rPr>
          <w:rFonts w:hint="cs"/>
          <w:color w:val="000000" w:themeColor="text1"/>
          <w:rtl/>
        </w:rPr>
        <w:t>التي يتضمنها</w:t>
      </w:r>
      <w:r w:rsidR="00AE4A6D" w:rsidRPr="00DE6131">
        <w:rPr>
          <w:rFonts w:hint="cs"/>
          <w:color w:val="000000" w:themeColor="text1"/>
          <w:rtl/>
        </w:rPr>
        <w:t xml:space="preserve"> دفتر الشروط فحسب</w:t>
      </w:r>
      <w:r w:rsidR="001D0EDE" w:rsidRPr="00DE6131">
        <w:rPr>
          <w:rFonts w:hint="cs"/>
          <w:color w:val="000000" w:themeColor="text1"/>
          <w:rtl/>
        </w:rPr>
        <w:t>،</w:t>
      </w:r>
      <w:r w:rsidR="002B177B" w:rsidRPr="00DE6131">
        <w:rPr>
          <w:rFonts w:hint="cs"/>
          <w:color w:val="000000" w:themeColor="text1"/>
          <w:rtl/>
        </w:rPr>
        <w:t xml:space="preserve"> </w:t>
      </w:r>
      <w:r w:rsidR="00DE26E2" w:rsidRPr="00DE6131">
        <w:rPr>
          <w:rFonts w:hint="cs"/>
          <w:color w:val="000000" w:themeColor="text1"/>
          <w:rtl/>
        </w:rPr>
        <w:t xml:space="preserve">بل </w:t>
      </w:r>
      <w:r w:rsidR="00AE4A6D" w:rsidRPr="00DE6131">
        <w:rPr>
          <w:rFonts w:hint="cs"/>
          <w:color w:val="000000" w:themeColor="text1"/>
          <w:rtl/>
        </w:rPr>
        <w:t xml:space="preserve">تتعدى ذلك </w:t>
      </w:r>
      <w:r w:rsidR="00007893">
        <w:rPr>
          <w:rFonts w:hint="cs"/>
          <w:color w:val="000000" w:themeColor="text1"/>
          <w:rtl/>
        </w:rPr>
        <w:t>إ</w:t>
      </w:r>
      <w:r w:rsidR="00DE26E2" w:rsidRPr="00DE6131">
        <w:rPr>
          <w:rFonts w:hint="cs"/>
          <w:color w:val="000000" w:themeColor="text1"/>
          <w:rtl/>
        </w:rPr>
        <w:t xml:space="preserve">تخاذ </w:t>
      </w:r>
      <w:r w:rsidR="00AE4A6D" w:rsidRPr="00DE6131">
        <w:rPr>
          <w:rFonts w:hint="cs"/>
          <w:color w:val="000000" w:themeColor="text1"/>
          <w:rtl/>
        </w:rPr>
        <w:t xml:space="preserve">التدابير </w:t>
      </w:r>
      <w:r w:rsidR="00DE26E2" w:rsidRPr="00DE6131">
        <w:rPr>
          <w:rFonts w:hint="cs"/>
          <w:color w:val="000000" w:themeColor="text1"/>
          <w:rtl/>
        </w:rPr>
        <w:t xml:space="preserve">الكفيلة </w:t>
      </w:r>
      <w:r w:rsidR="00070E53" w:rsidRPr="00DE6131">
        <w:rPr>
          <w:rFonts w:hint="cs"/>
          <w:color w:val="000000" w:themeColor="text1"/>
          <w:rtl/>
        </w:rPr>
        <w:t>بإنجاح</w:t>
      </w:r>
      <w:r w:rsidR="00AE4A6D" w:rsidRPr="00DE6131">
        <w:rPr>
          <w:rFonts w:hint="cs"/>
          <w:color w:val="000000" w:themeColor="text1"/>
          <w:rtl/>
        </w:rPr>
        <w:t xml:space="preserve"> هذا الأسلوب من </w:t>
      </w:r>
      <w:r w:rsidR="00070E53" w:rsidRPr="00DE6131">
        <w:rPr>
          <w:rFonts w:hint="cs"/>
          <w:color w:val="000000" w:themeColor="text1"/>
          <w:rtl/>
        </w:rPr>
        <w:t>التسيير بم</w:t>
      </w:r>
      <w:r w:rsidR="00070E53" w:rsidRPr="00DE6131">
        <w:rPr>
          <w:color w:val="000000" w:themeColor="text1"/>
          <w:rtl/>
        </w:rPr>
        <w:t>ا</w:t>
      </w:r>
      <w:r w:rsidR="00AE4A6D" w:rsidRPr="00DE6131">
        <w:rPr>
          <w:rFonts w:hint="cs"/>
          <w:color w:val="000000" w:themeColor="text1"/>
          <w:rtl/>
        </w:rPr>
        <w:t xml:space="preserve"> يتيح للسلطة المفوضة ضمان المصلحة العامة ومرافقة صاحب التفويض لتحقيق أهدافه الخاصة</w:t>
      </w:r>
      <w:r w:rsidR="003A3829" w:rsidRPr="00DE6131">
        <w:rPr>
          <w:rFonts w:hint="cs"/>
          <w:color w:val="000000" w:themeColor="text1"/>
          <w:rtl/>
        </w:rPr>
        <w:t xml:space="preserve"> وذلك من خلال التدابير التالية:</w:t>
      </w:r>
      <w:r w:rsidR="00AE4A6D" w:rsidRPr="00DE6131">
        <w:rPr>
          <w:rFonts w:hint="cs"/>
          <w:color w:val="000000" w:themeColor="text1"/>
          <w:rtl/>
        </w:rPr>
        <w:t xml:space="preserve"> </w:t>
      </w:r>
    </w:p>
    <w:p w14:paraId="632852A9" w14:textId="073784B7" w:rsidR="00330713" w:rsidRPr="00DE6131" w:rsidRDefault="003A3829" w:rsidP="00007893">
      <w:pPr>
        <w:ind w:firstLine="0"/>
        <w:rPr>
          <w:color w:val="000000" w:themeColor="text1"/>
          <w:rtl/>
        </w:rPr>
      </w:pPr>
      <w:r w:rsidRPr="00DE6131">
        <w:rPr>
          <w:rFonts w:hint="cs"/>
          <w:color w:val="000000" w:themeColor="text1"/>
          <w:rtl/>
        </w:rPr>
        <w:t>-</w:t>
      </w:r>
      <w:r w:rsidR="00AE4A6D" w:rsidRPr="00DE6131">
        <w:rPr>
          <w:rFonts w:hint="cs"/>
          <w:color w:val="000000" w:themeColor="text1"/>
          <w:rtl/>
        </w:rPr>
        <w:t xml:space="preserve"> </w:t>
      </w:r>
      <w:r w:rsidR="00AD22A9" w:rsidRPr="00DE6131">
        <w:rPr>
          <w:rFonts w:hint="cs"/>
          <w:color w:val="000000" w:themeColor="text1"/>
          <w:rtl/>
        </w:rPr>
        <w:t>لابد أن</w:t>
      </w:r>
      <w:r w:rsidRPr="00DE6131">
        <w:rPr>
          <w:rFonts w:hint="cs"/>
          <w:color w:val="000000" w:themeColor="text1"/>
          <w:rtl/>
        </w:rPr>
        <w:t xml:space="preserve"> </w:t>
      </w:r>
      <w:r w:rsidR="00AD22A9" w:rsidRPr="00DE6131">
        <w:rPr>
          <w:rFonts w:hint="cs"/>
          <w:color w:val="000000" w:themeColor="text1"/>
          <w:rtl/>
        </w:rPr>
        <w:t>تقتصر رقابة السل</w:t>
      </w:r>
      <w:r w:rsidR="00007893">
        <w:rPr>
          <w:rFonts w:hint="cs"/>
          <w:color w:val="000000" w:themeColor="text1"/>
          <w:rtl/>
        </w:rPr>
        <w:t>طة المفوضة على عملية الإ</w:t>
      </w:r>
      <w:r w:rsidR="00AD22A9" w:rsidRPr="00DE6131">
        <w:rPr>
          <w:rFonts w:hint="cs"/>
          <w:color w:val="000000" w:themeColor="text1"/>
          <w:rtl/>
        </w:rPr>
        <w:t>شراف</w:t>
      </w:r>
      <w:r w:rsidR="00330713" w:rsidRPr="00DE6131">
        <w:rPr>
          <w:rFonts w:hint="cs"/>
          <w:color w:val="000000" w:themeColor="text1"/>
          <w:rtl/>
        </w:rPr>
        <w:t xml:space="preserve">، دون </w:t>
      </w:r>
      <w:r w:rsidR="00070E53" w:rsidRPr="00DE6131">
        <w:rPr>
          <w:rFonts w:hint="cs"/>
          <w:color w:val="000000" w:themeColor="text1"/>
          <w:rtl/>
        </w:rPr>
        <w:t>التخل</w:t>
      </w:r>
      <w:r w:rsidR="00070E53" w:rsidRPr="00DE6131">
        <w:rPr>
          <w:color w:val="000000" w:themeColor="text1"/>
          <w:rtl/>
        </w:rPr>
        <w:t>ص</w:t>
      </w:r>
      <w:r w:rsidR="00007893">
        <w:rPr>
          <w:rFonts w:hint="cs"/>
          <w:color w:val="000000" w:themeColor="text1"/>
          <w:rtl/>
        </w:rPr>
        <w:t xml:space="preserve"> في طرق إدارة المرفق العام، لأ</w:t>
      </w:r>
      <w:r w:rsidR="00330713" w:rsidRPr="00DE6131">
        <w:rPr>
          <w:rFonts w:hint="cs"/>
          <w:color w:val="000000" w:themeColor="text1"/>
          <w:rtl/>
        </w:rPr>
        <w:t>ن هذه الأخيرة من صميم صلاحيات المفوض له، فهو من يختار أسلوب التسي</w:t>
      </w:r>
      <w:r w:rsidR="00007893">
        <w:rPr>
          <w:rFonts w:hint="cs"/>
          <w:color w:val="000000" w:themeColor="text1"/>
          <w:rtl/>
        </w:rPr>
        <w:t>ير الذي يلائم ويواكب متطلبات الإ</w:t>
      </w:r>
      <w:r w:rsidR="00330713" w:rsidRPr="00DE6131">
        <w:rPr>
          <w:rFonts w:hint="cs"/>
          <w:color w:val="000000" w:themeColor="text1"/>
          <w:rtl/>
        </w:rPr>
        <w:t>قتصاد التي تمليها ظروف المنافسة في السوق، بما يضمن لصاحب التفويض الوصول الى المكاسب الربحية التي دفعته الى ال</w:t>
      </w:r>
      <w:r w:rsidR="00007893">
        <w:rPr>
          <w:rFonts w:hint="cs"/>
          <w:color w:val="000000" w:themeColor="text1"/>
          <w:rtl/>
        </w:rPr>
        <w:t>إ</w:t>
      </w:r>
      <w:r w:rsidR="00330713" w:rsidRPr="00DE6131">
        <w:rPr>
          <w:rFonts w:hint="cs"/>
          <w:color w:val="000000" w:themeColor="text1"/>
          <w:rtl/>
        </w:rPr>
        <w:t>ستثمار في المرفق العام.</w:t>
      </w:r>
    </w:p>
    <w:p w14:paraId="66A62F38" w14:textId="6789BB41" w:rsidR="00330713" w:rsidRPr="00DE6131" w:rsidRDefault="00330713" w:rsidP="00DC6D1B">
      <w:pPr>
        <w:ind w:firstLine="0"/>
        <w:rPr>
          <w:color w:val="000000" w:themeColor="text1"/>
          <w:rtl/>
        </w:rPr>
      </w:pPr>
      <w:r w:rsidRPr="00DE6131">
        <w:rPr>
          <w:rFonts w:hint="cs"/>
          <w:color w:val="000000" w:themeColor="text1"/>
          <w:rtl/>
        </w:rPr>
        <w:t xml:space="preserve">- </w:t>
      </w:r>
      <w:r w:rsidR="00FF577E" w:rsidRPr="00DE6131">
        <w:rPr>
          <w:rFonts w:hint="cs"/>
          <w:color w:val="000000" w:themeColor="text1"/>
          <w:rtl/>
        </w:rPr>
        <w:t>يجب تغليب الجانب الوقائي عند ممارسة الرقابة على عقد التفويض فيكون الهدف منها هو</w:t>
      </w:r>
      <w:r w:rsidR="00007893">
        <w:rPr>
          <w:rFonts w:hint="cs"/>
          <w:color w:val="000000" w:themeColor="text1"/>
          <w:rtl/>
        </w:rPr>
        <w:t xml:space="preserve"> تقويم ومرافقة صاحب التفويض من أجل تشجيع هذا النوع من الإ</w:t>
      </w:r>
      <w:r w:rsidR="00FF577E" w:rsidRPr="00DE6131">
        <w:rPr>
          <w:rFonts w:hint="cs"/>
          <w:color w:val="000000" w:themeColor="text1"/>
          <w:rtl/>
        </w:rPr>
        <w:t>ستثمار في المرفق العام وتوسيعه لي</w:t>
      </w:r>
      <w:r w:rsidR="00007893">
        <w:rPr>
          <w:rFonts w:hint="cs"/>
          <w:color w:val="000000" w:themeColor="text1"/>
          <w:rtl/>
        </w:rPr>
        <w:t>مس أكبر قدر من المرافق العامة بإ</w:t>
      </w:r>
      <w:r w:rsidR="00FF577E" w:rsidRPr="00DE6131">
        <w:rPr>
          <w:rFonts w:hint="cs"/>
          <w:color w:val="000000" w:themeColor="text1"/>
          <w:rtl/>
        </w:rPr>
        <w:t xml:space="preserve">ختلاف طبيعتها وحتى الإدارية منها التي عادة </w:t>
      </w:r>
      <w:r w:rsidR="00070E53" w:rsidRPr="00DE6131">
        <w:rPr>
          <w:rFonts w:hint="cs"/>
          <w:color w:val="000000" w:themeColor="text1"/>
          <w:rtl/>
        </w:rPr>
        <w:t>ما تحتك</w:t>
      </w:r>
      <w:r w:rsidR="00070E53" w:rsidRPr="00DE6131">
        <w:rPr>
          <w:color w:val="000000" w:themeColor="text1"/>
          <w:rtl/>
        </w:rPr>
        <w:t>ر</w:t>
      </w:r>
      <w:r w:rsidR="00FF577E" w:rsidRPr="00DE6131">
        <w:rPr>
          <w:rFonts w:hint="cs"/>
          <w:color w:val="000000" w:themeColor="text1"/>
          <w:rtl/>
        </w:rPr>
        <w:t xml:space="preserve"> تسييرها الدولة لضعف مردوديتها.</w:t>
      </w:r>
    </w:p>
    <w:p w14:paraId="73E4BD36" w14:textId="337DB1BD" w:rsidR="00D36331" w:rsidRPr="00DE6131" w:rsidRDefault="00FF577E" w:rsidP="00DC6D1B">
      <w:pPr>
        <w:ind w:firstLine="0"/>
        <w:rPr>
          <w:color w:val="000000" w:themeColor="text1"/>
          <w:rtl/>
        </w:rPr>
      </w:pPr>
      <w:r w:rsidRPr="00DE6131">
        <w:rPr>
          <w:rFonts w:hint="cs"/>
          <w:color w:val="000000" w:themeColor="text1"/>
          <w:rtl/>
        </w:rPr>
        <w:t xml:space="preserve">- </w:t>
      </w:r>
      <w:r w:rsidR="00FC05E2" w:rsidRPr="00DE6131">
        <w:rPr>
          <w:rFonts w:hint="cs"/>
          <w:color w:val="000000" w:themeColor="text1"/>
          <w:rtl/>
        </w:rPr>
        <w:t>قد</w:t>
      </w:r>
      <w:r w:rsidR="00D36331" w:rsidRPr="00DE6131">
        <w:rPr>
          <w:rFonts w:hint="cs"/>
          <w:color w:val="000000" w:themeColor="text1"/>
          <w:rtl/>
        </w:rPr>
        <w:t xml:space="preserve"> </w:t>
      </w:r>
      <w:r w:rsidR="00007893">
        <w:rPr>
          <w:rFonts w:hint="cs"/>
          <w:color w:val="000000" w:themeColor="text1"/>
          <w:rtl/>
        </w:rPr>
        <w:t>نتج عن إ</w:t>
      </w:r>
      <w:r w:rsidR="00FC05E2" w:rsidRPr="00DE6131">
        <w:rPr>
          <w:rFonts w:hint="cs"/>
          <w:color w:val="000000" w:themeColor="text1"/>
          <w:rtl/>
        </w:rPr>
        <w:t xml:space="preserve">قحام القطاع </w:t>
      </w:r>
      <w:r w:rsidR="006B7285" w:rsidRPr="00DE6131">
        <w:rPr>
          <w:rFonts w:hint="cs"/>
          <w:color w:val="000000" w:themeColor="text1"/>
          <w:rtl/>
        </w:rPr>
        <w:t xml:space="preserve">الخاص </w:t>
      </w:r>
      <w:r w:rsidR="00FC05E2" w:rsidRPr="00DE6131">
        <w:rPr>
          <w:rFonts w:hint="cs"/>
          <w:color w:val="000000" w:themeColor="text1"/>
          <w:rtl/>
        </w:rPr>
        <w:t>على وجه</w:t>
      </w:r>
      <w:r w:rsidR="001A14E2">
        <w:rPr>
          <w:rFonts w:hint="cs"/>
          <w:color w:val="000000" w:themeColor="text1"/>
          <w:rtl/>
        </w:rPr>
        <w:t xml:space="preserve"> التحديد</w:t>
      </w:r>
      <w:r w:rsidR="006B7285" w:rsidRPr="00DE6131">
        <w:rPr>
          <w:rFonts w:hint="cs"/>
          <w:color w:val="000000" w:themeColor="text1"/>
          <w:rtl/>
        </w:rPr>
        <w:t xml:space="preserve"> في إدارة المرافق العامة،</w:t>
      </w:r>
      <w:r w:rsidR="00FC05E2" w:rsidRPr="00DE6131">
        <w:rPr>
          <w:rFonts w:hint="cs"/>
          <w:color w:val="000000" w:themeColor="text1"/>
          <w:rtl/>
        </w:rPr>
        <w:t xml:space="preserve"> </w:t>
      </w:r>
      <w:r w:rsidR="006B7285" w:rsidRPr="00DE6131">
        <w:rPr>
          <w:rFonts w:hint="cs"/>
          <w:color w:val="000000" w:themeColor="text1"/>
          <w:rtl/>
        </w:rPr>
        <w:t xml:space="preserve">نوعا من الحكامة </w:t>
      </w:r>
      <w:r w:rsidR="001D0EDE" w:rsidRPr="00DE6131">
        <w:rPr>
          <w:rFonts w:hint="cs"/>
          <w:color w:val="000000" w:themeColor="text1"/>
          <w:rtl/>
        </w:rPr>
        <w:t>وترشيد إنفاق</w:t>
      </w:r>
      <w:r w:rsidR="006B7285" w:rsidRPr="00DE6131">
        <w:rPr>
          <w:rFonts w:hint="cs"/>
          <w:color w:val="000000" w:themeColor="text1"/>
          <w:rtl/>
        </w:rPr>
        <w:t xml:space="preserve"> المال العام، </w:t>
      </w:r>
      <w:r w:rsidR="00FC05E2" w:rsidRPr="00DE6131">
        <w:rPr>
          <w:rFonts w:hint="cs"/>
          <w:color w:val="000000" w:themeColor="text1"/>
          <w:rtl/>
        </w:rPr>
        <w:t xml:space="preserve">وتطوير </w:t>
      </w:r>
      <w:r w:rsidR="006B7285" w:rsidRPr="00DE6131">
        <w:rPr>
          <w:rFonts w:hint="cs"/>
          <w:color w:val="000000" w:themeColor="text1"/>
          <w:rtl/>
        </w:rPr>
        <w:t>أداء</w:t>
      </w:r>
      <w:r w:rsidR="00FC05E2" w:rsidRPr="00DE6131">
        <w:rPr>
          <w:rFonts w:hint="cs"/>
          <w:color w:val="000000" w:themeColor="text1"/>
          <w:rtl/>
        </w:rPr>
        <w:t xml:space="preserve"> المرافق العامة </w:t>
      </w:r>
      <w:r w:rsidR="001A14E2">
        <w:rPr>
          <w:rFonts w:hint="cs"/>
          <w:color w:val="000000" w:themeColor="text1"/>
          <w:rtl/>
        </w:rPr>
        <w:t>بما أ</w:t>
      </w:r>
      <w:r w:rsidR="006B7285" w:rsidRPr="00DE6131">
        <w:rPr>
          <w:rFonts w:hint="cs"/>
          <w:color w:val="000000" w:themeColor="text1"/>
          <w:rtl/>
        </w:rPr>
        <w:t>ضفى على المرافق العامة مرونة</w:t>
      </w:r>
      <w:r w:rsidR="00D36331" w:rsidRPr="00DE6131">
        <w:rPr>
          <w:rFonts w:hint="cs"/>
          <w:color w:val="000000" w:themeColor="text1"/>
          <w:rtl/>
        </w:rPr>
        <w:t xml:space="preserve"> </w:t>
      </w:r>
      <w:r w:rsidR="006B7285" w:rsidRPr="00DE6131">
        <w:rPr>
          <w:rFonts w:hint="cs"/>
          <w:color w:val="000000" w:themeColor="text1"/>
          <w:rtl/>
        </w:rPr>
        <w:t>كبيرة في الإدا</w:t>
      </w:r>
      <w:r w:rsidR="001A14E2">
        <w:rPr>
          <w:rFonts w:hint="cs"/>
          <w:color w:val="000000" w:themeColor="text1"/>
          <w:rtl/>
        </w:rPr>
        <w:t>رة والإ</w:t>
      </w:r>
      <w:r w:rsidR="006B7285" w:rsidRPr="00DE6131">
        <w:rPr>
          <w:rFonts w:hint="cs"/>
          <w:color w:val="000000" w:themeColor="text1"/>
          <w:rtl/>
        </w:rPr>
        <w:t>ستغلال، مما</w:t>
      </w:r>
      <w:r w:rsidR="00D36331" w:rsidRPr="00DE6131">
        <w:rPr>
          <w:rFonts w:hint="cs"/>
          <w:color w:val="000000" w:themeColor="text1"/>
          <w:rtl/>
        </w:rPr>
        <w:t xml:space="preserve"> </w:t>
      </w:r>
      <w:r w:rsidR="006B7285" w:rsidRPr="00DE6131">
        <w:rPr>
          <w:rFonts w:hint="cs"/>
          <w:color w:val="000000" w:themeColor="text1"/>
          <w:rtl/>
        </w:rPr>
        <w:t>يستدعي مواكبة ما</w:t>
      </w:r>
      <w:r w:rsidR="00070E53" w:rsidRPr="00DE6131">
        <w:rPr>
          <w:rFonts w:hint="cs"/>
          <w:color w:val="000000" w:themeColor="text1"/>
          <w:rtl/>
        </w:rPr>
        <w:t xml:space="preserve"> </w:t>
      </w:r>
      <w:r w:rsidR="006B7285" w:rsidRPr="00DE6131">
        <w:rPr>
          <w:rFonts w:hint="cs"/>
          <w:color w:val="000000" w:themeColor="text1"/>
          <w:rtl/>
        </w:rPr>
        <w:t>تتطلبه هذه</w:t>
      </w:r>
      <w:r w:rsidR="00D36331" w:rsidRPr="00DE6131">
        <w:rPr>
          <w:rFonts w:hint="cs"/>
          <w:color w:val="000000" w:themeColor="text1"/>
          <w:rtl/>
        </w:rPr>
        <w:t xml:space="preserve"> العلاقات </w:t>
      </w:r>
      <w:r w:rsidR="006B7285" w:rsidRPr="00DE6131">
        <w:rPr>
          <w:rFonts w:hint="cs"/>
          <w:color w:val="000000" w:themeColor="text1"/>
          <w:rtl/>
        </w:rPr>
        <w:t>التعاقدية ال</w:t>
      </w:r>
      <w:r w:rsidR="00D36331" w:rsidRPr="00DE6131">
        <w:rPr>
          <w:rFonts w:hint="cs"/>
          <w:color w:val="000000" w:themeColor="text1"/>
          <w:rtl/>
        </w:rPr>
        <w:t>حديثة و</w:t>
      </w:r>
      <w:r w:rsidR="006B7285" w:rsidRPr="00DE6131">
        <w:rPr>
          <w:rFonts w:hint="cs"/>
          <w:color w:val="000000" w:themeColor="text1"/>
          <w:rtl/>
        </w:rPr>
        <w:t>ال</w:t>
      </w:r>
      <w:r w:rsidR="00D36331" w:rsidRPr="00DE6131">
        <w:rPr>
          <w:rFonts w:hint="cs"/>
          <w:color w:val="000000" w:themeColor="text1"/>
          <w:rtl/>
        </w:rPr>
        <w:t xml:space="preserve">متطورة </w:t>
      </w:r>
      <w:r w:rsidR="001A14E2">
        <w:rPr>
          <w:rFonts w:hint="cs"/>
          <w:color w:val="000000" w:themeColor="text1"/>
          <w:rtl/>
        </w:rPr>
        <w:t>عبر آ</w:t>
      </w:r>
      <w:r w:rsidR="006B7285" w:rsidRPr="00DE6131">
        <w:rPr>
          <w:rFonts w:hint="cs"/>
          <w:color w:val="000000" w:themeColor="text1"/>
          <w:rtl/>
        </w:rPr>
        <w:t xml:space="preserve">ليات رقابية </w:t>
      </w:r>
      <w:r w:rsidR="001D0EDE" w:rsidRPr="00DE6131">
        <w:rPr>
          <w:rFonts w:hint="cs"/>
          <w:color w:val="000000" w:themeColor="text1"/>
          <w:rtl/>
        </w:rPr>
        <w:t>حديثة وملائمة.</w:t>
      </w:r>
    </w:p>
    <w:p w14:paraId="4DB6E2F9" w14:textId="4452DEA2" w:rsidR="001D0EDE" w:rsidRPr="00DE6131" w:rsidRDefault="001D0EDE" w:rsidP="001A14E2">
      <w:pPr>
        <w:ind w:firstLine="0"/>
        <w:rPr>
          <w:color w:val="000000" w:themeColor="text1"/>
          <w:rtl/>
        </w:rPr>
      </w:pPr>
      <w:r w:rsidRPr="00DE6131">
        <w:rPr>
          <w:rFonts w:hint="cs"/>
          <w:color w:val="000000" w:themeColor="text1"/>
          <w:rtl/>
        </w:rPr>
        <w:t xml:space="preserve">- العمل على تقوية الرقابة الميدانية غير المباشرة للمرافق العامة موضوع التفويض، وذلك من خلال </w:t>
      </w:r>
      <w:r w:rsidR="001A14E2">
        <w:rPr>
          <w:rFonts w:hint="cs"/>
          <w:color w:val="000000" w:themeColor="text1"/>
          <w:rtl/>
        </w:rPr>
        <w:t>إ</w:t>
      </w:r>
      <w:r w:rsidRPr="00DE6131">
        <w:rPr>
          <w:rFonts w:hint="cs"/>
          <w:color w:val="000000" w:themeColor="text1"/>
          <w:rtl/>
        </w:rPr>
        <w:t xml:space="preserve">شراك مستخدمي المرفق العام في عملية الرقابة، بحكم أن </w:t>
      </w:r>
      <w:r w:rsidR="00A753FF" w:rsidRPr="00DE6131">
        <w:rPr>
          <w:rFonts w:hint="cs"/>
          <w:color w:val="000000" w:themeColor="text1"/>
          <w:rtl/>
        </w:rPr>
        <w:t>المنتفع من خدمات المرفق العام يشكل ا</w:t>
      </w:r>
      <w:r w:rsidR="001A14E2">
        <w:rPr>
          <w:rFonts w:hint="cs"/>
          <w:color w:val="000000" w:themeColor="text1"/>
          <w:rtl/>
        </w:rPr>
        <w:t>لمحور والهدف النهائي الذي تسعى إ</w:t>
      </w:r>
      <w:r w:rsidR="00A753FF" w:rsidRPr="00DE6131">
        <w:rPr>
          <w:rFonts w:hint="cs"/>
          <w:color w:val="000000" w:themeColor="text1"/>
          <w:rtl/>
        </w:rPr>
        <w:t>ليه السلطة المفوضة من خلال لجوئها الى أسلوب التفويض في الأساس، وذلك من خلال ال</w:t>
      </w:r>
      <w:r w:rsidR="001A14E2">
        <w:rPr>
          <w:rFonts w:hint="cs"/>
          <w:color w:val="000000" w:themeColor="text1"/>
          <w:rtl/>
        </w:rPr>
        <w:t>إ</w:t>
      </w:r>
      <w:r w:rsidR="00A753FF" w:rsidRPr="00DE6131">
        <w:rPr>
          <w:rFonts w:hint="cs"/>
          <w:color w:val="000000" w:themeColor="text1"/>
          <w:rtl/>
        </w:rPr>
        <w:t xml:space="preserve">ستجابة السريعة لانشغالاته وشكاويه المتعلقة بنوعية الخدمة ونظام </w:t>
      </w:r>
      <w:r w:rsidR="001A14E2">
        <w:rPr>
          <w:rFonts w:hint="cs"/>
          <w:color w:val="000000" w:themeColor="text1"/>
          <w:rtl/>
        </w:rPr>
        <w:t>تسيير المرفق العام، والعمل على إ</w:t>
      </w:r>
      <w:r w:rsidR="00A753FF" w:rsidRPr="00DE6131">
        <w:rPr>
          <w:rFonts w:hint="cs"/>
          <w:color w:val="000000" w:themeColor="text1"/>
          <w:rtl/>
        </w:rPr>
        <w:t>سداء التو</w:t>
      </w:r>
      <w:r w:rsidR="001A14E2">
        <w:rPr>
          <w:rFonts w:hint="cs"/>
          <w:color w:val="000000" w:themeColor="text1"/>
          <w:rtl/>
        </w:rPr>
        <w:t>جيهات اللازمة للمفوض إليه على أساس هذه الإ</w:t>
      </w:r>
      <w:r w:rsidR="00A753FF" w:rsidRPr="00DE6131">
        <w:rPr>
          <w:rFonts w:hint="cs"/>
          <w:color w:val="000000" w:themeColor="text1"/>
          <w:rtl/>
        </w:rPr>
        <w:t>نشغالات.</w:t>
      </w:r>
    </w:p>
    <w:p w14:paraId="2771AE64" w14:textId="794BEB0A" w:rsidR="00671EBB" w:rsidRPr="00DE6131" w:rsidRDefault="00A753FF" w:rsidP="00DC6D1B">
      <w:pPr>
        <w:ind w:firstLine="0"/>
        <w:rPr>
          <w:color w:val="000000" w:themeColor="text1"/>
          <w:rtl/>
        </w:rPr>
      </w:pPr>
      <w:r w:rsidRPr="00DE6131">
        <w:rPr>
          <w:rFonts w:hint="cs"/>
          <w:color w:val="000000" w:themeColor="text1"/>
          <w:rtl/>
        </w:rPr>
        <w:t xml:space="preserve">- </w:t>
      </w:r>
      <w:r w:rsidR="00FE4F79" w:rsidRPr="00DE6131">
        <w:rPr>
          <w:rFonts w:hint="cs"/>
          <w:color w:val="000000" w:themeColor="text1"/>
          <w:rtl/>
        </w:rPr>
        <w:t xml:space="preserve">العمل على تدعيم عملية </w:t>
      </w:r>
      <w:r w:rsidR="00070E53" w:rsidRPr="00DE6131">
        <w:rPr>
          <w:rFonts w:hint="cs"/>
          <w:color w:val="000000" w:themeColor="text1"/>
          <w:rtl/>
        </w:rPr>
        <w:t>الرقابة</w:t>
      </w:r>
      <w:r w:rsidR="00FE4F79" w:rsidRPr="00DE6131">
        <w:rPr>
          <w:rFonts w:hint="cs"/>
          <w:color w:val="000000" w:themeColor="text1"/>
          <w:rtl/>
        </w:rPr>
        <w:t xml:space="preserve"> على تفويض المرافق العامة </w:t>
      </w:r>
      <w:r w:rsidR="00136175" w:rsidRPr="00DE6131">
        <w:rPr>
          <w:rFonts w:hint="cs"/>
          <w:color w:val="000000" w:themeColor="text1"/>
          <w:rtl/>
        </w:rPr>
        <w:t xml:space="preserve">بالوسائل الالكترونية الحديثة عن طريق </w:t>
      </w:r>
      <w:r w:rsidR="001A14E2">
        <w:rPr>
          <w:rFonts w:hint="cs"/>
          <w:color w:val="000000" w:themeColor="text1"/>
          <w:rtl/>
        </w:rPr>
        <w:t>إ</w:t>
      </w:r>
      <w:r w:rsidR="006D7D23" w:rsidRPr="00DE6131">
        <w:rPr>
          <w:rFonts w:hint="cs"/>
          <w:color w:val="000000" w:themeColor="text1"/>
          <w:rtl/>
        </w:rPr>
        <w:t xml:space="preserve">نشاء بوابة الكترونية للسهر على </w:t>
      </w:r>
      <w:r w:rsidR="00955DF9" w:rsidRPr="00DE6131">
        <w:rPr>
          <w:rFonts w:hint="cs"/>
          <w:color w:val="000000" w:themeColor="text1"/>
          <w:rtl/>
        </w:rPr>
        <w:t>شفافية ونزاهة إجراءات ابرام عقد التفويض، بالإضاف</w:t>
      </w:r>
      <w:r w:rsidR="00955DF9" w:rsidRPr="00DE6131">
        <w:rPr>
          <w:color w:val="000000" w:themeColor="text1"/>
          <w:rtl/>
        </w:rPr>
        <w:t>ة</w:t>
      </w:r>
      <w:r w:rsidR="00955DF9" w:rsidRPr="00DE6131">
        <w:rPr>
          <w:rFonts w:hint="cs"/>
          <w:color w:val="000000" w:themeColor="text1"/>
          <w:rtl/>
        </w:rPr>
        <w:t xml:space="preserve"> الى وضع</w:t>
      </w:r>
      <w:r w:rsidR="00136175" w:rsidRPr="00DE6131">
        <w:rPr>
          <w:rFonts w:hint="cs"/>
          <w:color w:val="000000" w:themeColor="text1"/>
          <w:rtl/>
        </w:rPr>
        <w:t xml:space="preserve"> سجلات الكترونية لكل م</w:t>
      </w:r>
      <w:r w:rsidR="001A14E2">
        <w:rPr>
          <w:rFonts w:hint="cs"/>
          <w:color w:val="000000" w:themeColor="text1"/>
          <w:rtl/>
        </w:rPr>
        <w:t>رفق عام مفوض من أ</w:t>
      </w:r>
      <w:r w:rsidR="00136175" w:rsidRPr="00DE6131">
        <w:rPr>
          <w:rFonts w:hint="cs"/>
          <w:color w:val="000000" w:themeColor="text1"/>
          <w:rtl/>
        </w:rPr>
        <w:t>جل مواكبة</w:t>
      </w:r>
      <w:r w:rsidR="00955DF9" w:rsidRPr="00DE6131">
        <w:rPr>
          <w:rFonts w:hint="cs"/>
          <w:color w:val="000000" w:themeColor="text1"/>
          <w:rtl/>
        </w:rPr>
        <w:t xml:space="preserve"> حسن تنفيذ المرفق العام وضمان الجودة</w:t>
      </w:r>
      <w:r w:rsidR="00136175" w:rsidRPr="00DE6131">
        <w:rPr>
          <w:rFonts w:hint="cs"/>
          <w:color w:val="000000" w:themeColor="text1"/>
          <w:rtl/>
        </w:rPr>
        <w:t xml:space="preserve"> التي تتطلبها الخدمة العمومية من جهة وكذا </w:t>
      </w:r>
      <w:r w:rsidR="001A14E2">
        <w:rPr>
          <w:rFonts w:hint="cs"/>
          <w:color w:val="000000" w:themeColor="text1"/>
          <w:rtl/>
        </w:rPr>
        <w:t>سرعة الإ</w:t>
      </w:r>
      <w:r w:rsidR="00955DF9" w:rsidRPr="00DE6131">
        <w:rPr>
          <w:rFonts w:hint="cs"/>
          <w:color w:val="000000" w:themeColor="text1"/>
          <w:rtl/>
        </w:rPr>
        <w:t>طلاع</w:t>
      </w:r>
      <w:r w:rsidR="00136175" w:rsidRPr="00DE6131">
        <w:rPr>
          <w:rFonts w:hint="cs"/>
          <w:color w:val="000000" w:themeColor="text1"/>
          <w:rtl/>
        </w:rPr>
        <w:t xml:space="preserve"> على الملاحظات والنقائص التي يضعها مستخدمي المرفق العام بصورة خاصة وكذا ممثلي المجتمع المدني وكل من له علاقة بالمرفق العام.</w:t>
      </w:r>
      <w:bookmarkStart w:id="314" w:name="_Hlk143859449"/>
    </w:p>
    <w:p w14:paraId="778B28DF" w14:textId="4178F385" w:rsidR="00B96206" w:rsidRPr="00DE6131" w:rsidRDefault="00136175" w:rsidP="00E52B1E">
      <w:pPr>
        <w:rPr>
          <w:color w:val="000000" w:themeColor="text1"/>
          <w:rtl/>
        </w:rPr>
      </w:pPr>
      <w:r w:rsidRPr="00DE6131">
        <w:rPr>
          <w:rFonts w:hint="cs"/>
          <w:color w:val="000000" w:themeColor="text1"/>
          <w:rtl/>
        </w:rPr>
        <w:t xml:space="preserve"> </w:t>
      </w:r>
      <w:r w:rsidR="00671EBB" w:rsidRPr="00DE6131">
        <w:rPr>
          <w:rFonts w:hint="cs"/>
          <w:color w:val="000000" w:themeColor="text1"/>
          <w:rtl/>
        </w:rPr>
        <w:t xml:space="preserve">وفي المحصلة فإنه لابد أن تخضع عقود الشراكة بصفة عامة وعقود التفويض بصفة خاصة الى أنظمة </w:t>
      </w:r>
      <w:r w:rsidRPr="00DE6131">
        <w:rPr>
          <w:rFonts w:hint="cs"/>
          <w:color w:val="000000" w:themeColor="text1"/>
          <w:rtl/>
        </w:rPr>
        <w:t xml:space="preserve">رقابية </w:t>
      </w:r>
      <w:r w:rsidR="002A56C1" w:rsidRPr="00DE6131">
        <w:rPr>
          <w:rFonts w:hint="cs"/>
          <w:color w:val="000000" w:themeColor="text1"/>
          <w:rtl/>
        </w:rPr>
        <w:t>منضبطة</w:t>
      </w:r>
      <w:r w:rsidR="00671EBB" w:rsidRPr="00DE6131">
        <w:rPr>
          <w:rFonts w:hint="cs"/>
          <w:color w:val="000000" w:themeColor="text1"/>
          <w:rtl/>
        </w:rPr>
        <w:t xml:space="preserve">، تدعمها أجهزة </w:t>
      </w:r>
      <w:r w:rsidRPr="00DE6131">
        <w:rPr>
          <w:rFonts w:hint="cs"/>
          <w:color w:val="000000" w:themeColor="text1"/>
          <w:rtl/>
        </w:rPr>
        <w:t xml:space="preserve"> متخصصة  </w:t>
      </w:r>
      <w:r w:rsidR="00671EBB" w:rsidRPr="00DE6131">
        <w:rPr>
          <w:rFonts w:hint="cs"/>
          <w:color w:val="000000" w:themeColor="text1"/>
          <w:rtl/>
        </w:rPr>
        <w:t xml:space="preserve">بداية </w:t>
      </w:r>
      <w:r w:rsidRPr="00DE6131">
        <w:rPr>
          <w:rFonts w:hint="cs"/>
          <w:color w:val="000000" w:themeColor="text1"/>
          <w:rtl/>
        </w:rPr>
        <w:t xml:space="preserve">من </w:t>
      </w:r>
      <w:r w:rsidR="00E52B1E">
        <w:rPr>
          <w:rFonts w:hint="cs"/>
          <w:color w:val="000000" w:themeColor="text1"/>
          <w:rtl/>
        </w:rPr>
        <w:t>التفكير في إخ</w:t>
      </w:r>
      <w:r w:rsidR="00671EBB" w:rsidRPr="00DE6131">
        <w:rPr>
          <w:rFonts w:hint="cs"/>
          <w:color w:val="000000" w:themeColor="text1"/>
          <w:rtl/>
        </w:rPr>
        <w:t>تيار الأسلوب ال</w:t>
      </w:r>
      <w:r w:rsidR="00E52B1E">
        <w:rPr>
          <w:rFonts w:hint="cs"/>
          <w:color w:val="000000" w:themeColor="text1"/>
          <w:rtl/>
        </w:rPr>
        <w:t>أنجع للتسيير الى إ</w:t>
      </w:r>
      <w:r w:rsidR="00671EBB" w:rsidRPr="00DE6131">
        <w:rPr>
          <w:rFonts w:hint="cs"/>
          <w:color w:val="000000" w:themeColor="text1"/>
          <w:rtl/>
        </w:rPr>
        <w:t xml:space="preserve">ختيار الصورة الأفضل لتقنية التفويض وصولا الى التنفيذ الأمثل لعقد </w:t>
      </w:r>
      <w:r w:rsidR="002A56C1" w:rsidRPr="00DE6131">
        <w:rPr>
          <w:rFonts w:hint="cs"/>
          <w:color w:val="000000" w:themeColor="text1"/>
          <w:rtl/>
        </w:rPr>
        <w:t>التفويض من</w:t>
      </w:r>
      <w:r w:rsidR="00A8209E" w:rsidRPr="00DE6131">
        <w:rPr>
          <w:rFonts w:hint="cs"/>
          <w:color w:val="000000" w:themeColor="text1"/>
          <w:rtl/>
        </w:rPr>
        <w:t xml:space="preserve"> خلال اختيار المجالات والمشاريع المناسبة لهذا النوع من التسيير والمصادقة على </w:t>
      </w:r>
      <w:r w:rsidRPr="00DE6131">
        <w:rPr>
          <w:rFonts w:hint="cs"/>
          <w:color w:val="000000" w:themeColor="text1"/>
          <w:rtl/>
        </w:rPr>
        <w:t>مشاريع العقود</w:t>
      </w:r>
      <w:r w:rsidR="00250526" w:rsidRPr="00DE6131">
        <w:rPr>
          <w:rFonts w:hint="cs"/>
          <w:color w:val="000000" w:themeColor="text1"/>
          <w:rtl/>
        </w:rPr>
        <w:t xml:space="preserve"> المقترحة للتسيير المفوض</w:t>
      </w:r>
      <w:r w:rsidRPr="00DE6131">
        <w:rPr>
          <w:rFonts w:hint="cs"/>
          <w:color w:val="000000" w:themeColor="text1"/>
          <w:rtl/>
        </w:rPr>
        <w:t xml:space="preserve"> </w:t>
      </w:r>
      <w:r w:rsidR="00250526" w:rsidRPr="00DE6131">
        <w:rPr>
          <w:rFonts w:hint="cs"/>
          <w:color w:val="000000" w:themeColor="text1"/>
          <w:rtl/>
        </w:rPr>
        <w:t>والمصادقة</w:t>
      </w:r>
      <w:r w:rsidRPr="00DE6131">
        <w:rPr>
          <w:rFonts w:hint="cs"/>
          <w:color w:val="000000" w:themeColor="text1"/>
          <w:rtl/>
        </w:rPr>
        <w:t xml:space="preserve"> عليها من السلطات </w:t>
      </w:r>
      <w:r w:rsidR="00250526" w:rsidRPr="00DE6131">
        <w:rPr>
          <w:rFonts w:hint="cs"/>
          <w:color w:val="000000" w:themeColor="text1"/>
          <w:rtl/>
        </w:rPr>
        <w:t xml:space="preserve">المفوضة، </w:t>
      </w:r>
      <w:r w:rsidRPr="00DE6131">
        <w:rPr>
          <w:rFonts w:hint="cs"/>
          <w:color w:val="000000" w:themeColor="text1"/>
          <w:rtl/>
        </w:rPr>
        <w:t xml:space="preserve">تحديد الأهداف </w:t>
      </w:r>
      <w:r w:rsidR="00250526" w:rsidRPr="00DE6131">
        <w:rPr>
          <w:rFonts w:hint="cs"/>
          <w:color w:val="000000" w:themeColor="text1"/>
          <w:rtl/>
        </w:rPr>
        <w:t xml:space="preserve">المنشودة بدقة </w:t>
      </w:r>
      <w:r w:rsidR="00EC14C4" w:rsidRPr="00DE6131">
        <w:rPr>
          <w:rFonts w:hint="cs"/>
          <w:color w:val="000000" w:themeColor="text1"/>
          <w:rtl/>
        </w:rPr>
        <w:t>ثم</w:t>
      </w:r>
      <w:r w:rsidR="00E52B1E">
        <w:rPr>
          <w:rFonts w:hint="cs"/>
          <w:color w:val="000000" w:themeColor="text1"/>
          <w:rtl/>
        </w:rPr>
        <w:t xml:space="preserve"> تنظيم ومتابعة آ</w:t>
      </w:r>
      <w:r w:rsidRPr="00DE6131">
        <w:rPr>
          <w:rFonts w:hint="cs"/>
          <w:color w:val="000000" w:themeColor="text1"/>
          <w:rtl/>
        </w:rPr>
        <w:t xml:space="preserve">لية التعاقد </w:t>
      </w:r>
      <w:r w:rsidR="00E91F56" w:rsidRPr="00DE6131">
        <w:rPr>
          <w:rFonts w:hint="cs"/>
          <w:color w:val="000000" w:themeColor="text1"/>
          <w:rtl/>
        </w:rPr>
        <w:t>عبر</w:t>
      </w:r>
      <w:r w:rsidRPr="00DE6131">
        <w:rPr>
          <w:rFonts w:hint="cs"/>
          <w:color w:val="000000" w:themeColor="text1"/>
          <w:rtl/>
        </w:rPr>
        <w:t xml:space="preserve"> مراحل</w:t>
      </w:r>
      <w:r w:rsidR="00E91F56" w:rsidRPr="00DE6131">
        <w:rPr>
          <w:rFonts w:hint="cs"/>
          <w:color w:val="000000" w:themeColor="text1"/>
          <w:rtl/>
        </w:rPr>
        <w:t>ها</w:t>
      </w:r>
      <w:r w:rsidRPr="00DE6131">
        <w:rPr>
          <w:rFonts w:hint="cs"/>
          <w:color w:val="000000" w:themeColor="text1"/>
          <w:rtl/>
        </w:rPr>
        <w:t xml:space="preserve"> </w:t>
      </w:r>
      <w:r w:rsidR="00E91F56" w:rsidRPr="00DE6131">
        <w:rPr>
          <w:rFonts w:hint="cs"/>
          <w:color w:val="000000" w:themeColor="text1"/>
          <w:rtl/>
        </w:rPr>
        <w:t xml:space="preserve">المختلفة </w:t>
      </w:r>
      <w:r w:rsidRPr="00DE6131">
        <w:rPr>
          <w:rFonts w:hint="cs"/>
          <w:color w:val="000000" w:themeColor="text1"/>
          <w:rtl/>
        </w:rPr>
        <w:t xml:space="preserve">الى </w:t>
      </w:r>
      <w:r w:rsidR="00E91F56" w:rsidRPr="00DE6131">
        <w:rPr>
          <w:rFonts w:hint="cs"/>
          <w:color w:val="000000" w:themeColor="text1"/>
          <w:rtl/>
        </w:rPr>
        <w:t>غاية رسو</w:t>
      </w:r>
      <w:r w:rsidRPr="00DE6131">
        <w:rPr>
          <w:rFonts w:hint="cs"/>
          <w:color w:val="000000" w:themeColor="text1"/>
          <w:rtl/>
        </w:rPr>
        <w:t xml:space="preserve"> العقد</w:t>
      </w:r>
      <w:r w:rsidR="00E91F56" w:rsidRPr="00DE6131">
        <w:rPr>
          <w:rFonts w:hint="cs"/>
          <w:color w:val="000000" w:themeColor="text1"/>
          <w:rtl/>
        </w:rPr>
        <w:t xml:space="preserve"> على المتعهد </w:t>
      </w:r>
      <w:r w:rsidR="00492582" w:rsidRPr="00DE6131">
        <w:rPr>
          <w:rFonts w:hint="cs"/>
          <w:color w:val="000000" w:themeColor="text1"/>
          <w:rtl/>
        </w:rPr>
        <w:t>صاحب أفضل عرض</w:t>
      </w:r>
      <w:r w:rsidRPr="00DE6131">
        <w:rPr>
          <w:rFonts w:hint="cs"/>
          <w:color w:val="000000" w:themeColor="text1"/>
          <w:rtl/>
        </w:rPr>
        <w:t xml:space="preserve"> بما </w:t>
      </w:r>
      <w:r w:rsidR="00E91F56" w:rsidRPr="00DE6131">
        <w:rPr>
          <w:rFonts w:hint="cs"/>
          <w:color w:val="000000" w:themeColor="text1"/>
          <w:rtl/>
        </w:rPr>
        <w:t>يضمن</w:t>
      </w:r>
      <w:r w:rsidRPr="00DE6131">
        <w:rPr>
          <w:rFonts w:hint="cs"/>
          <w:color w:val="000000" w:themeColor="text1"/>
          <w:rtl/>
        </w:rPr>
        <w:t xml:space="preserve"> الموازنة بين مصالح </w:t>
      </w:r>
      <w:r w:rsidR="00B96206" w:rsidRPr="00DE6131">
        <w:rPr>
          <w:rFonts w:hint="cs"/>
          <w:color w:val="000000" w:themeColor="text1"/>
          <w:rtl/>
        </w:rPr>
        <w:t xml:space="preserve">جميع أطراف العقد. </w:t>
      </w:r>
    </w:p>
    <w:p w14:paraId="7B8E6CE6" w14:textId="4AB210DA" w:rsidR="00E4382F" w:rsidRPr="00DE6131" w:rsidRDefault="00B96206" w:rsidP="00444196">
      <w:pPr>
        <w:rPr>
          <w:color w:val="000000" w:themeColor="text1"/>
          <w:rtl/>
        </w:rPr>
      </w:pPr>
      <w:r w:rsidRPr="00DE6131">
        <w:rPr>
          <w:rFonts w:hint="cs"/>
          <w:color w:val="000000" w:themeColor="text1"/>
          <w:rtl/>
        </w:rPr>
        <w:t xml:space="preserve">فسلطة </w:t>
      </w:r>
      <w:r w:rsidR="00955DF9" w:rsidRPr="00DE6131">
        <w:rPr>
          <w:rFonts w:hint="cs"/>
          <w:color w:val="000000" w:themeColor="text1"/>
          <w:rtl/>
        </w:rPr>
        <w:t>الجهة مانحة التفويض</w:t>
      </w:r>
      <w:r w:rsidRPr="00DE6131">
        <w:rPr>
          <w:rFonts w:hint="cs"/>
          <w:color w:val="000000" w:themeColor="text1"/>
          <w:rtl/>
        </w:rPr>
        <w:t xml:space="preserve"> </w:t>
      </w:r>
      <w:r w:rsidR="00955DF9" w:rsidRPr="00DE6131">
        <w:rPr>
          <w:rFonts w:hint="cs"/>
          <w:color w:val="000000" w:themeColor="text1"/>
          <w:rtl/>
        </w:rPr>
        <w:t xml:space="preserve">في </w:t>
      </w:r>
      <w:r w:rsidRPr="00DE6131">
        <w:rPr>
          <w:rFonts w:hint="cs"/>
          <w:color w:val="000000" w:themeColor="text1"/>
          <w:rtl/>
        </w:rPr>
        <w:t xml:space="preserve">الرقابة </w:t>
      </w:r>
      <w:r w:rsidR="00E52B1E">
        <w:rPr>
          <w:rFonts w:hint="cs"/>
          <w:color w:val="000000" w:themeColor="text1"/>
          <w:rtl/>
        </w:rPr>
        <w:t>سلطة أ</w:t>
      </w:r>
      <w:r w:rsidR="00955DF9" w:rsidRPr="00DE6131">
        <w:rPr>
          <w:rFonts w:hint="cs"/>
          <w:color w:val="000000" w:themeColor="text1"/>
          <w:rtl/>
        </w:rPr>
        <w:t xml:space="preserve">صيلة </w:t>
      </w:r>
      <w:r w:rsidRPr="00DE6131">
        <w:rPr>
          <w:rFonts w:hint="cs"/>
          <w:color w:val="000000" w:themeColor="text1"/>
          <w:rtl/>
        </w:rPr>
        <w:t xml:space="preserve">في عقود تفويض المرفق العام </w:t>
      </w:r>
      <w:r w:rsidR="00E4382F" w:rsidRPr="00DE6131">
        <w:rPr>
          <w:rFonts w:hint="cs"/>
          <w:color w:val="000000" w:themeColor="text1"/>
          <w:rtl/>
        </w:rPr>
        <w:t>إذا</w:t>
      </w:r>
      <w:r w:rsidR="00955DF9" w:rsidRPr="00DE6131">
        <w:rPr>
          <w:rFonts w:hint="cs"/>
          <w:color w:val="000000" w:themeColor="text1"/>
          <w:rtl/>
        </w:rPr>
        <w:t xml:space="preserve"> ما قورنت بباقي </w:t>
      </w:r>
      <w:r w:rsidRPr="00DE6131">
        <w:rPr>
          <w:rFonts w:hint="cs"/>
          <w:color w:val="000000" w:themeColor="text1"/>
          <w:rtl/>
        </w:rPr>
        <w:t xml:space="preserve">العقود </w:t>
      </w:r>
      <w:r w:rsidR="00955DF9" w:rsidRPr="00DE6131">
        <w:rPr>
          <w:rFonts w:hint="cs"/>
          <w:color w:val="000000" w:themeColor="text1"/>
          <w:rtl/>
        </w:rPr>
        <w:t xml:space="preserve">الإدارية، فهي </w:t>
      </w:r>
      <w:r w:rsidRPr="00DE6131">
        <w:rPr>
          <w:rFonts w:hint="cs"/>
          <w:color w:val="000000" w:themeColor="text1"/>
          <w:rtl/>
        </w:rPr>
        <w:t xml:space="preserve">تتسع في مضمونها </w:t>
      </w:r>
      <w:r w:rsidR="00955DF9" w:rsidRPr="00DE6131">
        <w:rPr>
          <w:rFonts w:hint="cs"/>
          <w:color w:val="000000" w:themeColor="text1"/>
          <w:rtl/>
        </w:rPr>
        <w:t>وتختلف</w:t>
      </w:r>
      <w:r w:rsidRPr="00DE6131">
        <w:rPr>
          <w:rFonts w:hint="cs"/>
          <w:color w:val="000000" w:themeColor="text1"/>
          <w:rtl/>
        </w:rPr>
        <w:t xml:space="preserve"> في </w:t>
      </w:r>
      <w:r w:rsidR="00955DF9" w:rsidRPr="00DE6131">
        <w:rPr>
          <w:rFonts w:hint="cs"/>
          <w:color w:val="000000" w:themeColor="text1"/>
          <w:rtl/>
        </w:rPr>
        <w:t>أشكالها</w:t>
      </w:r>
      <w:r w:rsidRPr="00DE6131">
        <w:rPr>
          <w:rFonts w:hint="cs"/>
          <w:color w:val="000000" w:themeColor="text1"/>
          <w:rtl/>
        </w:rPr>
        <w:t xml:space="preserve"> </w:t>
      </w:r>
      <w:r w:rsidR="00955DF9" w:rsidRPr="00DE6131">
        <w:rPr>
          <w:rFonts w:hint="cs"/>
          <w:color w:val="000000" w:themeColor="text1"/>
          <w:rtl/>
        </w:rPr>
        <w:t>وصورها</w:t>
      </w:r>
      <w:r w:rsidRPr="00DE6131">
        <w:rPr>
          <w:rFonts w:hint="cs"/>
          <w:color w:val="000000" w:themeColor="text1"/>
          <w:rtl/>
        </w:rPr>
        <w:t xml:space="preserve">. </w:t>
      </w:r>
      <w:r w:rsidR="00955DF9" w:rsidRPr="00DE6131">
        <w:rPr>
          <w:rFonts w:hint="cs"/>
          <w:color w:val="000000" w:themeColor="text1"/>
          <w:rtl/>
        </w:rPr>
        <w:t>والمعروف</w:t>
      </w:r>
      <w:r w:rsidRPr="00DE6131">
        <w:rPr>
          <w:rFonts w:hint="cs"/>
          <w:color w:val="000000" w:themeColor="text1"/>
          <w:rtl/>
        </w:rPr>
        <w:t xml:space="preserve"> </w:t>
      </w:r>
      <w:r w:rsidR="00955DF9" w:rsidRPr="00DE6131">
        <w:rPr>
          <w:rFonts w:hint="cs"/>
          <w:color w:val="000000" w:themeColor="text1"/>
          <w:rtl/>
        </w:rPr>
        <w:t>أن</w:t>
      </w:r>
      <w:r w:rsidR="00E52B1E">
        <w:rPr>
          <w:rFonts w:hint="cs"/>
          <w:color w:val="000000" w:themeColor="text1"/>
          <w:rtl/>
        </w:rPr>
        <w:t xml:space="preserve"> أ</w:t>
      </w:r>
      <w:r w:rsidRPr="00DE6131">
        <w:rPr>
          <w:rFonts w:hint="cs"/>
          <w:color w:val="000000" w:themeColor="text1"/>
          <w:rtl/>
        </w:rPr>
        <w:t xml:space="preserve">ن سلطة الرقابة والتوجيه في عقود التفويض هي سلطة لائحية تنظيمية </w:t>
      </w:r>
      <w:r w:rsidR="00955DF9" w:rsidRPr="00DE6131">
        <w:rPr>
          <w:rFonts w:hint="cs"/>
          <w:color w:val="000000" w:themeColor="text1"/>
          <w:rtl/>
        </w:rPr>
        <w:t>تفترض</w:t>
      </w:r>
      <w:r w:rsidRPr="00DE6131">
        <w:rPr>
          <w:rFonts w:hint="cs"/>
          <w:color w:val="000000" w:themeColor="text1"/>
          <w:rtl/>
        </w:rPr>
        <w:t xml:space="preserve"> بذاتها دون الحاجة </w:t>
      </w:r>
      <w:r w:rsidR="00955DF9" w:rsidRPr="00DE6131">
        <w:rPr>
          <w:rFonts w:hint="cs"/>
          <w:color w:val="000000" w:themeColor="text1"/>
          <w:rtl/>
        </w:rPr>
        <w:t>الى النص</w:t>
      </w:r>
      <w:r w:rsidR="00E52B1E">
        <w:rPr>
          <w:rFonts w:hint="cs"/>
          <w:color w:val="000000" w:themeColor="text1"/>
          <w:rtl/>
        </w:rPr>
        <w:t xml:space="preserve"> عليها في العقد أ</w:t>
      </w:r>
      <w:r w:rsidRPr="00DE6131">
        <w:rPr>
          <w:rFonts w:hint="cs"/>
          <w:color w:val="000000" w:themeColor="text1"/>
          <w:rtl/>
        </w:rPr>
        <w:t>و</w:t>
      </w:r>
      <w:r w:rsidR="00955DF9" w:rsidRPr="00DE6131">
        <w:rPr>
          <w:rFonts w:hint="cs"/>
          <w:color w:val="000000" w:themeColor="text1"/>
          <w:rtl/>
        </w:rPr>
        <w:t xml:space="preserve"> </w:t>
      </w:r>
      <w:r w:rsidR="00E4382F" w:rsidRPr="00DE6131">
        <w:rPr>
          <w:rFonts w:hint="cs"/>
          <w:color w:val="000000" w:themeColor="text1"/>
          <w:rtl/>
        </w:rPr>
        <w:t>في كراسة</w:t>
      </w:r>
      <w:r w:rsidR="00E52B1E">
        <w:rPr>
          <w:rFonts w:hint="cs"/>
          <w:color w:val="000000" w:themeColor="text1"/>
          <w:rtl/>
        </w:rPr>
        <w:t xml:space="preserve"> الشروط بل إ</w:t>
      </w:r>
      <w:r w:rsidRPr="00DE6131">
        <w:rPr>
          <w:rFonts w:hint="cs"/>
          <w:color w:val="000000" w:themeColor="text1"/>
          <w:rtl/>
        </w:rPr>
        <w:t xml:space="preserve">نها </w:t>
      </w:r>
      <w:r w:rsidR="00E52B1E">
        <w:rPr>
          <w:rFonts w:hint="cs"/>
          <w:color w:val="000000" w:themeColor="text1"/>
          <w:rtl/>
        </w:rPr>
        <w:t>مفترضة حتى وإ</w:t>
      </w:r>
      <w:r w:rsidR="00955DF9" w:rsidRPr="00DE6131">
        <w:rPr>
          <w:rFonts w:hint="cs"/>
          <w:color w:val="000000" w:themeColor="text1"/>
          <w:rtl/>
        </w:rPr>
        <w:t>ن لم</w:t>
      </w:r>
      <w:r w:rsidRPr="00DE6131">
        <w:rPr>
          <w:rFonts w:hint="cs"/>
          <w:color w:val="000000" w:themeColor="text1"/>
          <w:rtl/>
        </w:rPr>
        <w:t xml:space="preserve"> </w:t>
      </w:r>
      <w:r w:rsidR="00955DF9" w:rsidRPr="00DE6131">
        <w:rPr>
          <w:rFonts w:hint="cs"/>
          <w:color w:val="000000" w:themeColor="text1"/>
          <w:rtl/>
        </w:rPr>
        <w:t>ي</w:t>
      </w:r>
      <w:r w:rsidRPr="00DE6131">
        <w:rPr>
          <w:rFonts w:hint="cs"/>
          <w:color w:val="000000" w:themeColor="text1"/>
          <w:rtl/>
        </w:rPr>
        <w:t xml:space="preserve">نص </w:t>
      </w:r>
      <w:r w:rsidR="00955DF9" w:rsidRPr="00DE6131">
        <w:rPr>
          <w:rFonts w:hint="cs"/>
          <w:color w:val="000000" w:themeColor="text1"/>
          <w:rtl/>
        </w:rPr>
        <w:t xml:space="preserve">عليها </w:t>
      </w:r>
      <w:r w:rsidRPr="00DE6131">
        <w:rPr>
          <w:rFonts w:hint="cs"/>
          <w:color w:val="000000" w:themeColor="text1"/>
          <w:rtl/>
        </w:rPr>
        <w:t>العقد</w:t>
      </w:r>
      <w:r w:rsidR="00955DF9" w:rsidRPr="00DE6131">
        <w:rPr>
          <w:rFonts w:hint="cs"/>
          <w:color w:val="000000" w:themeColor="text1"/>
          <w:rtl/>
        </w:rPr>
        <w:t>،</w:t>
      </w:r>
      <w:r w:rsidR="00E4382F" w:rsidRPr="00DE6131">
        <w:rPr>
          <w:rFonts w:hint="cs"/>
          <w:color w:val="000000" w:themeColor="text1"/>
          <w:rtl/>
        </w:rPr>
        <w:t xml:space="preserve"> </w:t>
      </w:r>
      <w:r w:rsidR="00955DF9" w:rsidRPr="00DE6131">
        <w:rPr>
          <w:rFonts w:hint="cs"/>
          <w:color w:val="000000" w:themeColor="text1"/>
          <w:rtl/>
        </w:rPr>
        <w:t>أو نص</w:t>
      </w:r>
      <w:r w:rsidR="00E52B1E">
        <w:rPr>
          <w:rFonts w:hint="cs"/>
          <w:color w:val="000000" w:themeColor="text1"/>
          <w:rtl/>
        </w:rPr>
        <w:t xml:space="preserve"> على إ</w:t>
      </w:r>
      <w:r w:rsidR="00E4382F" w:rsidRPr="00DE6131">
        <w:rPr>
          <w:rFonts w:hint="cs"/>
          <w:color w:val="000000" w:themeColor="text1"/>
          <w:rtl/>
        </w:rPr>
        <w:t>ستبعادها، ل</w:t>
      </w:r>
      <w:r w:rsidR="00E52B1E">
        <w:rPr>
          <w:rFonts w:hint="cs"/>
          <w:color w:val="000000" w:themeColor="text1"/>
          <w:rtl/>
        </w:rPr>
        <w:t>أ</w:t>
      </w:r>
      <w:r w:rsidR="00E4382F" w:rsidRPr="00DE6131">
        <w:rPr>
          <w:rFonts w:hint="cs"/>
          <w:color w:val="000000" w:themeColor="text1"/>
          <w:rtl/>
        </w:rPr>
        <w:t>ن النص عليها لا</w:t>
      </w:r>
      <w:r w:rsidR="002A56C1" w:rsidRPr="00DE6131">
        <w:rPr>
          <w:rFonts w:hint="cs"/>
          <w:color w:val="000000" w:themeColor="text1"/>
          <w:rtl/>
        </w:rPr>
        <w:t xml:space="preserve"> </w:t>
      </w:r>
      <w:r w:rsidR="00E4382F" w:rsidRPr="00DE6131">
        <w:rPr>
          <w:rFonts w:hint="cs"/>
          <w:color w:val="000000" w:themeColor="text1"/>
          <w:rtl/>
        </w:rPr>
        <w:t xml:space="preserve">يعدو </w:t>
      </w:r>
      <w:r w:rsidR="00444196">
        <w:rPr>
          <w:rFonts w:hint="cs"/>
          <w:color w:val="000000" w:themeColor="text1"/>
          <w:rtl/>
        </w:rPr>
        <w:t>أ</w:t>
      </w:r>
      <w:r w:rsidR="00E4382F" w:rsidRPr="00DE6131">
        <w:rPr>
          <w:rFonts w:hint="cs"/>
          <w:color w:val="000000" w:themeColor="text1"/>
          <w:rtl/>
        </w:rPr>
        <w:t>ن يكون كاشفا لا منشأ لها.</w:t>
      </w:r>
    </w:p>
    <w:p w14:paraId="4A0ADA16" w14:textId="05D8BF2E" w:rsidR="00624487" w:rsidRPr="00DE6131" w:rsidRDefault="00D131C7" w:rsidP="002775E0">
      <w:pPr>
        <w:rPr>
          <w:color w:val="000000" w:themeColor="text1"/>
          <w:rtl/>
        </w:rPr>
      </w:pPr>
      <w:r w:rsidRPr="00DE6131">
        <w:rPr>
          <w:rFonts w:hint="cs"/>
          <w:color w:val="000000" w:themeColor="text1"/>
          <w:rtl/>
        </w:rPr>
        <w:lastRenderedPageBreak/>
        <w:t xml:space="preserve">وفي هذا السياق </w:t>
      </w:r>
      <w:r w:rsidR="00444196">
        <w:rPr>
          <w:rFonts w:hint="cs"/>
          <w:color w:val="000000" w:themeColor="text1"/>
          <w:rtl/>
        </w:rPr>
        <w:t>رأ</w:t>
      </w:r>
      <w:r w:rsidR="00624487" w:rsidRPr="00DE6131">
        <w:rPr>
          <w:rFonts w:hint="cs"/>
          <w:color w:val="000000" w:themeColor="text1"/>
          <w:rtl/>
        </w:rPr>
        <w:t xml:space="preserve">ي الدكتور علي ماهر في </w:t>
      </w:r>
      <w:r w:rsidRPr="00DE6131">
        <w:rPr>
          <w:rFonts w:hint="cs"/>
          <w:color w:val="000000" w:themeColor="text1"/>
          <w:rtl/>
        </w:rPr>
        <w:t>التسيير</w:t>
      </w:r>
      <w:r w:rsidR="00624487" w:rsidRPr="00DE6131">
        <w:rPr>
          <w:rFonts w:hint="cs"/>
          <w:color w:val="000000" w:themeColor="text1"/>
          <w:rtl/>
        </w:rPr>
        <w:t xml:space="preserve"> </w:t>
      </w:r>
      <w:r w:rsidRPr="00DE6131">
        <w:rPr>
          <w:rFonts w:hint="cs"/>
          <w:color w:val="000000" w:themeColor="text1"/>
          <w:rtl/>
        </w:rPr>
        <w:t>المفوض</w:t>
      </w:r>
      <w:r w:rsidR="00444196">
        <w:rPr>
          <w:rFonts w:hint="cs"/>
          <w:color w:val="000000" w:themeColor="text1"/>
          <w:rtl/>
        </w:rPr>
        <w:t xml:space="preserve"> أ</w:t>
      </w:r>
      <w:r w:rsidR="00624487" w:rsidRPr="00DE6131">
        <w:rPr>
          <w:rFonts w:hint="cs"/>
          <w:color w:val="000000" w:themeColor="text1"/>
          <w:rtl/>
        </w:rPr>
        <w:t xml:space="preserve">ن </w:t>
      </w:r>
      <w:r w:rsidRPr="00DE6131">
        <w:rPr>
          <w:rFonts w:hint="cs"/>
          <w:color w:val="000000" w:themeColor="text1"/>
          <w:rtl/>
        </w:rPr>
        <w:t xml:space="preserve">اتاحة </w:t>
      </w:r>
      <w:r w:rsidR="00624487" w:rsidRPr="00DE6131">
        <w:rPr>
          <w:rFonts w:hint="cs"/>
          <w:color w:val="000000" w:themeColor="text1"/>
          <w:rtl/>
        </w:rPr>
        <w:t xml:space="preserve">إدارة </w:t>
      </w:r>
      <w:r w:rsidRPr="00DE6131">
        <w:rPr>
          <w:rFonts w:hint="cs"/>
          <w:color w:val="000000" w:themeColor="text1"/>
          <w:rtl/>
        </w:rPr>
        <w:t>مكلفة</w:t>
      </w:r>
      <w:r w:rsidR="00624487" w:rsidRPr="00DE6131">
        <w:rPr>
          <w:rFonts w:hint="cs"/>
          <w:color w:val="000000" w:themeColor="text1"/>
          <w:rtl/>
        </w:rPr>
        <w:t xml:space="preserve"> </w:t>
      </w:r>
      <w:r w:rsidRPr="00DE6131">
        <w:rPr>
          <w:rFonts w:hint="cs"/>
          <w:color w:val="000000" w:themeColor="text1"/>
          <w:rtl/>
        </w:rPr>
        <w:t>ب</w:t>
      </w:r>
      <w:r w:rsidR="00444196">
        <w:rPr>
          <w:rFonts w:hint="cs"/>
          <w:color w:val="000000" w:themeColor="text1"/>
          <w:rtl/>
        </w:rPr>
        <w:t>ممارسة نفس الإ</w:t>
      </w:r>
      <w:r w:rsidR="00624487" w:rsidRPr="00DE6131">
        <w:rPr>
          <w:rFonts w:hint="cs"/>
          <w:color w:val="000000" w:themeColor="text1"/>
          <w:rtl/>
        </w:rPr>
        <w:t>ختصاصات ال</w:t>
      </w:r>
      <w:r w:rsidR="00444196">
        <w:rPr>
          <w:rFonts w:hint="cs"/>
          <w:color w:val="000000" w:themeColor="text1"/>
          <w:rtl/>
        </w:rPr>
        <w:t>موضحة طبقا للقوانيين واللوائح بأ</w:t>
      </w:r>
      <w:r w:rsidR="00624487" w:rsidRPr="00DE6131">
        <w:rPr>
          <w:rFonts w:hint="cs"/>
          <w:color w:val="000000" w:themeColor="text1"/>
          <w:rtl/>
        </w:rPr>
        <w:t xml:space="preserve">ن تكون لها سلطات </w:t>
      </w:r>
      <w:r w:rsidRPr="00DE6131">
        <w:rPr>
          <w:rFonts w:hint="cs"/>
          <w:color w:val="000000" w:themeColor="text1"/>
          <w:rtl/>
        </w:rPr>
        <w:t>الجهة الادارية</w:t>
      </w:r>
      <w:r w:rsidR="00444196">
        <w:rPr>
          <w:rFonts w:hint="cs"/>
          <w:color w:val="000000" w:themeColor="text1"/>
          <w:rtl/>
        </w:rPr>
        <w:t xml:space="preserve"> ا</w:t>
      </w:r>
      <w:r w:rsidR="00BC562F">
        <w:rPr>
          <w:rFonts w:hint="cs"/>
          <w:color w:val="000000" w:themeColor="text1"/>
          <w:rtl/>
        </w:rPr>
        <w:t>لأ</w:t>
      </w:r>
      <w:r w:rsidR="00624487" w:rsidRPr="00DE6131">
        <w:rPr>
          <w:rFonts w:hint="cs"/>
          <w:color w:val="000000" w:themeColor="text1"/>
          <w:rtl/>
        </w:rPr>
        <w:t>صلية وهو النظام المعمول به</w:t>
      </w:r>
      <w:r w:rsidR="00BC562F">
        <w:rPr>
          <w:rFonts w:hint="cs"/>
          <w:color w:val="000000" w:themeColor="text1"/>
          <w:rtl/>
        </w:rPr>
        <w:t xml:space="preserve"> على </w:t>
      </w:r>
      <w:r w:rsidR="00A968FA" w:rsidRPr="00DE6131">
        <w:rPr>
          <w:rFonts w:hint="cs"/>
          <w:color w:val="000000" w:themeColor="text1"/>
          <w:rtl/>
        </w:rPr>
        <w:t xml:space="preserve">الخصوص </w:t>
      </w:r>
      <w:r w:rsidR="00624487" w:rsidRPr="00DE6131">
        <w:rPr>
          <w:rFonts w:hint="cs"/>
          <w:color w:val="000000" w:themeColor="text1"/>
          <w:rtl/>
        </w:rPr>
        <w:t>في دول القانون المدني والقانون ال</w:t>
      </w:r>
      <w:r w:rsidR="00D439C4">
        <w:rPr>
          <w:rFonts w:hint="cs"/>
          <w:color w:val="000000" w:themeColor="text1"/>
          <w:rtl/>
        </w:rPr>
        <w:t>إ</w:t>
      </w:r>
      <w:r w:rsidR="00624487" w:rsidRPr="00DE6131">
        <w:rPr>
          <w:rFonts w:hint="cs"/>
          <w:color w:val="000000" w:themeColor="text1"/>
          <w:rtl/>
        </w:rPr>
        <w:t xml:space="preserve">نجلوسكسيوني لكن مع </w:t>
      </w:r>
      <w:r w:rsidR="00A968FA" w:rsidRPr="00DE6131">
        <w:rPr>
          <w:rFonts w:hint="cs"/>
          <w:color w:val="000000" w:themeColor="text1"/>
          <w:rtl/>
        </w:rPr>
        <w:t>الحرص على</w:t>
      </w:r>
      <w:r w:rsidR="00D439C4">
        <w:rPr>
          <w:rFonts w:hint="cs"/>
          <w:color w:val="000000" w:themeColor="text1"/>
          <w:rtl/>
        </w:rPr>
        <w:t xml:space="preserve"> عدم إطلاق سلطاتها تعويلا على أ</w:t>
      </w:r>
      <w:r w:rsidR="00624487" w:rsidRPr="00DE6131">
        <w:rPr>
          <w:rFonts w:hint="cs"/>
          <w:color w:val="000000" w:themeColor="text1"/>
          <w:rtl/>
        </w:rPr>
        <w:t>ن لها نفس سلطات الإدارة ال</w:t>
      </w:r>
      <w:r w:rsidR="00D439C4">
        <w:rPr>
          <w:rFonts w:hint="cs"/>
          <w:color w:val="000000" w:themeColor="text1"/>
          <w:rtl/>
        </w:rPr>
        <w:t>أ</w:t>
      </w:r>
      <w:r w:rsidR="00624487" w:rsidRPr="00DE6131">
        <w:rPr>
          <w:rFonts w:hint="cs"/>
          <w:color w:val="000000" w:themeColor="text1"/>
          <w:rtl/>
        </w:rPr>
        <w:t xml:space="preserve">صلية دون </w:t>
      </w:r>
      <w:r w:rsidR="002775E0">
        <w:rPr>
          <w:rFonts w:hint="cs"/>
          <w:color w:val="000000" w:themeColor="text1"/>
          <w:rtl/>
        </w:rPr>
        <w:t>إ</w:t>
      </w:r>
      <w:r w:rsidR="00624487" w:rsidRPr="00DE6131">
        <w:rPr>
          <w:rFonts w:hint="cs"/>
          <w:color w:val="000000" w:themeColor="text1"/>
          <w:rtl/>
        </w:rPr>
        <w:t xml:space="preserve">عمال رقابة مع </w:t>
      </w:r>
      <w:r w:rsidR="002775E0">
        <w:rPr>
          <w:rFonts w:hint="cs"/>
          <w:color w:val="000000" w:themeColor="text1"/>
          <w:rtl/>
        </w:rPr>
        <w:t>الأ</w:t>
      </w:r>
      <w:r w:rsidR="00A968FA" w:rsidRPr="00DE6131">
        <w:rPr>
          <w:rFonts w:hint="cs"/>
          <w:color w:val="000000" w:themeColor="text1"/>
          <w:rtl/>
        </w:rPr>
        <w:t>خذ بعين الاعتبار</w:t>
      </w:r>
      <w:r w:rsidR="002775E0">
        <w:rPr>
          <w:rFonts w:hint="cs"/>
          <w:color w:val="000000" w:themeColor="text1"/>
          <w:rtl/>
        </w:rPr>
        <w:t>أ</w:t>
      </w:r>
      <w:r w:rsidR="00624487" w:rsidRPr="00DE6131">
        <w:rPr>
          <w:rFonts w:hint="cs"/>
          <w:color w:val="000000" w:themeColor="text1"/>
          <w:rtl/>
        </w:rPr>
        <w:t xml:space="preserve">نها </w:t>
      </w:r>
      <w:r w:rsidR="00A968FA" w:rsidRPr="00DE6131">
        <w:rPr>
          <w:rFonts w:hint="cs"/>
          <w:color w:val="000000" w:themeColor="text1"/>
          <w:rtl/>
        </w:rPr>
        <w:t>جهة</w:t>
      </w:r>
      <w:r w:rsidR="00624487" w:rsidRPr="00DE6131">
        <w:rPr>
          <w:rFonts w:hint="cs"/>
          <w:color w:val="000000" w:themeColor="text1"/>
          <w:rtl/>
        </w:rPr>
        <w:t xml:space="preserve"> متعاقدة وفقا لترتيب تعاقدي، يحكمها القانون </w:t>
      </w:r>
      <w:r w:rsidR="00A968FA" w:rsidRPr="00DE6131">
        <w:rPr>
          <w:rFonts w:hint="cs"/>
          <w:color w:val="000000" w:themeColor="text1"/>
          <w:rtl/>
        </w:rPr>
        <w:t>المتعلق</w:t>
      </w:r>
      <w:r w:rsidR="00624487" w:rsidRPr="00DE6131">
        <w:rPr>
          <w:rFonts w:hint="cs"/>
          <w:color w:val="000000" w:themeColor="text1"/>
          <w:rtl/>
        </w:rPr>
        <w:t xml:space="preserve"> </w:t>
      </w:r>
      <w:r w:rsidR="00A968FA" w:rsidRPr="00DE6131">
        <w:rPr>
          <w:rFonts w:hint="cs"/>
          <w:color w:val="000000" w:themeColor="text1"/>
          <w:rtl/>
        </w:rPr>
        <w:t>با</w:t>
      </w:r>
      <w:r w:rsidR="002775E0">
        <w:rPr>
          <w:rFonts w:hint="cs"/>
          <w:color w:val="000000" w:themeColor="text1"/>
          <w:rtl/>
        </w:rPr>
        <w:t xml:space="preserve">لعقود الإدارية وعدم النعي أن تلك </w:t>
      </w:r>
      <w:r w:rsidR="00A968FA" w:rsidRPr="00DE6131">
        <w:rPr>
          <w:rFonts w:hint="cs"/>
          <w:color w:val="000000" w:themeColor="text1"/>
          <w:rtl/>
        </w:rPr>
        <w:t>الجهة ال</w:t>
      </w:r>
      <w:r w:rsidR="002775E0">
        <w:rPr>
          <w:rFonts w:hint="cs"/>
          <w:color w:val="000000" w:themeColor="text1"/>
          <w:rtl/>
        </w:rPr>
        <w:t>إ</w:t>
      </w:r>
      <w:r w:rsidR="00A968FA" w:rsidRPr="00DE6131">
        <w:rPr>
          <w:rFonts w:hint="cs"/>
          <w:color w:val="000000" w:themeColor="text1"/>
          <w:rtl/>
        </w:rPr>
        <w:t>دارية</w:t>
      </w:r>
      <w:r w:rsidR="00624487" w:rsidRPr="00DE6131">
        <w:rPr>
          <w:rFonts w:hint="cs"/>
          <w:color w:val="000000" w:themeColor="text1"/>
          <w:rtl/>
        </w:rPr>
        <w:t xml:space="preserve"> ستترك للشفافية والعلانية دون ال</w:t>
      </w:r>
      <w:r w:rsidR="002775E0">
        <w:rPr>
          <w:rFonts w:hint="cs"/>
          <w:color w:val="000000" w:themeColor="text1"/>
          <w:rtl/>
        </w:rPr>
        <w:t>إ</w:t>
      </w:r>
      <w:r w:rsidR="00624487" w:rsidRPr="00DE6131">
        <w:rPr>
          <w:rFonts w:hint="cs"/>
          <w:color w:val="000000" w:themeColor="text1"/>
          <w:rtl/>
        </w:rPr>
        <w:t xml:space="preserve">ستناد الى القواعد التي تحكم النظام العام، ولا يقدح في ذلك خضوعها للجهات الرقابية للدولة التي تعمل دوما على ضمان تحسين أداء المرفق وانتظامه </w:t>
      </w:r>
      <w:r w:rsidR="002A56C1" w:rsidRPr="00DE6131">
        <w:rPr>
          <w:rFonts w:hint="cs"/>
          <w:color w:val="000000" w:themeColor="text1"/>
          <w:rtl/>
        </w:rPr>
        <w:t>واضطراده</w:t>
      </w:r>
      <w:r w:rsidR="00624487" w:rsidRPr="00DE6131">
        <w:rPr>
          <w:rFonts w:hint="cs"/>
          <w:color w:val="000000" w:themeColor="text1"/>
          <w:rtl/>
        </w:rPr>
        <w:t xml:space="preserve"> وكيفية أداء خدماته بما يحق</w:t>
      </w:r>
      <w:r w:rsidR="00624487" w:rsidRPr="00DE6131">
        <w:rPr>
          <w:color w:val="000000" w:themeColor="text1"/>
          <w:rtl/>
        </w:rPr>
        <w:t>ق</w:t>
      </w:r>
      <w:r w:rsidR="002775E0">
        <w:rPr>
          <w:rFonts w:hint="cs"/>
          <w:color w:val="000000" w:themeColor="text1"/>
          <w:rtl/>
        </w:rPr>
        <w:t xml:space="preserve"> مبدأ</w:t>
      </w:r>
      <w:r w:rsidR="00624487" w:rsidRPr="00DE6131">
        <w:rPr>
          <w:rFonts w:hint="cs"/>
          <w:color w:val="000000" w:themeColor="text1"/>
          <w:rtl/>
        </w:rPr>
        <w:t xml:space="preserve"> المساواة بين المنتفعين</w:t>
      </w:r>
      <w:r w:rsidR="00624487" w:rsidRPr="00DE6131">
        <w:rPr>
          <w:rStyle w:val="Appelnotedebasdep"/>
          <w:color w:val="000000" w:themeColor="text1"/>
          <w:rtl/>
        </w:rPr>
        <w:footnoteReference w:id="481"/>
      </w:r>
      <w:r w:rsidR="00624487" w:rsidRPr="00DE6131">
        <w:rPr>
          <w:rFonts w:hint="cs"/>
          <w:color w:val="000000" w:themeColor="text1"/>
          <w:rtl/>
        </w:rPr>
        <w:t xml:space="preserve">. </w:t>
      </w:r>
    </w:p>
    <w:p w14:paraId="5B3AE1A6" w14:textId="7B21AE55" w:rsidR="00A968FA" w:rsidRPr="00DE6131" w:rsidRDefault="00A968FA" w:rsidP="00DC6D1B">
      <w:pPr>
        <w:rPr>
          <w:color w:val="000000" w:themeColor="text1"/>
          <w:rtl/>
        </w:rPr>
      </w:pPr>
      <w:r w:rsidRPr="00DE6131">
        <w:rPr>
          <w:color w:val="000000" w:themeColor="text1"/>
        </w:rPr>
        <w:t xml:space="preserve">  </w:t>
      </w:r>
      <w:r w:rsidRPr="00DE6131">
        <w:rPr>
          <w:rFonts w:hint="cs"/>
          <w:color w:val="000000" w:themeColor="text1"/>
          <w:rtl/>
        </w:rPr>
        <w:t xml:space="preserve">فالسلطة المفوضة للمرفق العام </w:t>
      </w:r>
      <w:r w:rsidR="002A56C1" w:rsidRPr="00DE6131">
        <w:rPr>
          <w:rFonts w:hint="cs"/>
          <w:color w:val="000000" w:themeColor="text1"/>
          <w:rtl/>
        </w:rPr>
        <w:t>لا تتخل</w:t>
      </w:r>
      <w:r w:rsidR="002A56C1" w:rsidRPr="00DE6131">
        <w:rPr>
          <w:color w:val="000000" w:themeColor="text1"/>
          <w:rtl/>
        </w:rPr>
        <w:t>ى</w:t>
      </w:r>
      <w:r w:rsidRPr="00DE6131">
        <w:rPr>
          <w:rFonts w:hint="cs"/>
          <w:color w:val="000000" w:themeColor="text1"/>
          <w:rtl/>
        </w:rPr>
        <w:t xml:space="preserve"> عن مسؤولياتها الرقابية </w:t>
      </w:r>
      <w:r w:rsidR="002A56C1" w:rsidRPr="00DE6131">
        <w:rPr>
          <w:rFonts w:hint="cs"/>
          <w:color w:val="000000" w:themeColor="text1"/>
          <w:rtl/>
        </w:rPr>
        <w:t>باعتباره</w:t>
      </w:r>
      <w:r w:rsidR="002A56C1" w:rsidRPr="00DE6131">
        <w:rPr>
          <w:color w:val="000000" w:themeColor="text1"/>
          <w:rtl/>
        </w:rPr>
        <w:t>ا</w:t>
      </w:r>
      <w:r w:rsidR="002775E0">
        <w:rPr>
          <w:rFonts w:hint="cs"/>
          <w:color w:val="000000" w:themeColor="text1"/>
          <w:rtl/>
        </w:rPr>
        <w:t xml:space="preserve"> صاحبة الإ</w:t>
      </w:r>
      <w:r w:rsidR="005120E6">
        <w:rPr>
          <w:rFonts w:hint="cs"/>
          <w:color w:val="000000" w:themeColor="text1"/>
          <w:rtl/>
        </w:rPr>
        <w:t xml:space="preserve">ختصاص </w:t>
      </w:r>
      <w:r w:rsidRPr="00DE6131">
        <w:rPr>
          <w:rFonts w:hint="cs"/>
          <w:color w:val="000000" w:themeColor="text1"/>
          <w:rtl/>
        </w:rPr>
        <w:t xml:space="preserve">الأصيل </w:t>
      </w:r>
      <w:r w:rsidR="002775E0">
        <w:rPr>
          <w:rFonts w:hint="cs"/>
          <w:color w:val="000000" w:themeColor="text1"/>
          <w:rtl/>
        </w:rPr>
        <w:t>في إدارته</w:t>
      </w:r>
      <w:r w:rsidRPr="00DE6131">
        <w:rPr>
          <w:rFonts w:hint="cs"/>
          <w:color w:val="000000" w:themeColor="text1"/>
          <w:rtl/>
        </w:rPr>
        <w:t xml:space="preserve">، وهذا بالرغم من اختيارها </w:t>
      </w:r>
      <w:r w:rsidR="002A56C1" w:rsidRPr="00DE6131">
        <w:rPr>
          <w:rFonts w:hint="cs"/>
          <w:color w:val="000000" w:themeColor="text1"/>
          <w:rtl/>
        </w:rPr>
        <w:t>لأسلوب</w:t>
      </w:r>
      <w:r w:rsidRPr="00DE6131">
        <w:rPr>
          <w:rFonts w:hint="cs"/>
          <w:color w:val="000000" w:themeColor="text1"/>
          <w:rtl/>
        </w:rPr>
        <w:t xml:space="preserve"> التسيير المفوض وحق الرقابة في عقد التفويض مكفول، بال</w:t>
      </w:r>
      <w:r w:rsidR="00062DD1">
        <w:rPr>
          <w:rFonts w:hint="cs"/>
          <w:color w:val="000000" w:themeColor="text1"/>
          <w:rtl/>
        </w:rPr>
        <w:t xml:space="preserve">إضافة الى كونه التزام </w:t>
      </w:r>
      <w:r w:rsidR="005120E6">
        <w:rPr>
          <w:rFonts w:hint="cs"/>
          <w:color w:val="000000" w:themeColor="text1"/>
          <w:rtl/>
        </w:rPr>
        <w:t>أ</w:t>
      </w:r>
      <w:r w:rsidRPr="00DE6131">
        <w:rPr>
          <w:rFonts w:hint="cs"/>
          <w:color w:val="000000" w:themeColor="text1"/>
          <w:rtl/>
        </w:rPr>
        <w:t>صيل على عاتق الجهة المانحة لضمان استمرار المرفق العام وحسن سيره، غير</w:t>
      </w:r>
      <w:r w:rsidR="002A56C1" w:rsidRPr="00DE6131">
        <w:rPr>
          <w:rFonts w:hint="cs"/>
          <w:color w:val="000000" w:themeColor="text1"/>
          <w:rtl/>
        </w:rPr>
        <w:t xml:space="preserve"> </w:t>
      </w:r>
      <w:r w:rsidRPr="00DE6131">
        <w:rPr>
          <w:rFonts w:hint="cs"/>
          <w:color w:val="000000" w:themeColor="text1"/>
          <w:rtl/>
        </w:rPr>
        <w:t xml:space="preserve">أن هذه السلطة ليست مطلقة ، بل تحكمها ضوابط مختلفة وتمارس بالقدر الذي يضمن </w:t>
      </w:r>
      <w:r w:rsidR="002A56C1" w:rsidRPr="00DE6131">
        <w:rPr>
          <w:rFonts w:hint="cs"/>
          <w:color w:val="000000" w:themeColor="text1"/>
          <w:rtl/>
        </w:rPr>
        <w:t>الحفاظ</w:t>
      </w:r>
      <w:r w:rsidRPr="00DE6131">
        <w:rPr>
          <w:rFonts w:hint="cs"/>
          <w:color w:val="000000" w:themeColor="text1"/>
          <w:rtl/>
        </w:rPr>
        <w:t xml:space="preserve"> على طبيعة العقد وعدم الحلول محل صاحب التفويض في اختيار الوسائل والطرق المعتمدة في تسيير المرفق، باعتبار ه</w:t>
      </w:r>
      <w:r w:rsidR="005120E6">
        <w:rPr>
          <w:rFonts w:hint="cs"/>
          <w:color w:val="000000" w:themeColor="text1"/>
          <w:rtl/>
        </w:rPr>
        <w:t>ذه الأخيرة يحددها المفوض له في إ</w:t>
      </w:r>
      <w:r w:rsidRPr="00DE6131">
        <w:rPr>
          <w:rFonts w:hint="cs"/>
          <w:color w:val="000000" w:themeColor="text1"/>
          <w:rtl/>
        </w:rPr>
        <w:t xml:space="preserve">طار </w:t>
      </w:r>
      <w:r w:rsidR="002A56C1" w:rsidRPr="00DE6131">
        <w:rPr>
          <w:rFonts w:hint="cs"/>
          <w:color w:val="000000" w:themeColor="text1"/>
          <w:rtl/>
        </w:rPr>
        <w:t>ما تملي</w:t>
      </w:r>
      <w:r w:rsidR="002A56C1" w:rsidRPr="00DE6131">
        <w:rPr>
          <w:color w:val="000000" w:themeColor="text1"/>
          <w:rtl/>
        </w:rPr>
        <w:t>ه</w:t>
      </w:r>
      <w:r w:rsidRPr="00DE6131">
        <w:rPr>
          <w:rFonts w:hint="cs"/>
          <w:color w:val="000000" w:themeColor="text1"/>
          <w:rtl/>
        </w:rPr>
        <w:t xml:space="preserve"> ظروف السوق وقواعد المنافسة .</w:t>
      </w:r>
    </w:p>
    <w:p w14:paraId="7AA4682C" w14:textId="44C39332" w:rsidR="00A968FA" w:rsidRPr="00DE6131" w:rsidRDefault="005120E6" w:rsidP="00120B2C">
      <w:pPr>
        <w:tabs>
          <w:tab w:val="left" w:pos="-2"/>
        </w:tabs>
        <w:ind w:firstLine="0"/>
        <w:rPr>
          <w:color w:val="000000" w:themeColor="text1"/>
          <w:rtl/>
        </w:rPr>
      </w:pPr>
      <w:r>
        <w:rPr>
          <w:rFonts w:hint="cs"/>
          <w:color w:val="000000" w:themeColor="text1"/>
          <w:rtl/>
        </w:rPr>
        <w:t xml:space="preserve">   </w:t>
      </w:r>
      <w:r w:rsidR="00120B2C">
        <w:rPr>
          <w:rFonts w:hint="cs"/>
          <w:color w:val="000000" w:themeColor="text1"/>
          <w:rtl/>
        </w:rPr>
        <w:t>و</w:t>
      </w:r>
      <w:r w:rsidR="00A968FA" w:rsidRPr="00DE6131">
        <w:rPr>
          <w:rFonts w:hint="cs"/>
          <w:color w:val="000000" w:themeColor="text1"/>
          <w:rtl/>
        </w:rPr>
        <w:t xml:space="preserve">يتضح من خلال </w:t>
      </w:r>
      <w:r w:rsidR="002A56C1" w:rsidRPr="00DE6131">
        <w:rPr>
          <w:rFonts w:hint="cs"/>
          <w:color w:val="000000" w:themeColor="text1"/>
          <w:rtl/>
        </w:rPr>
        <w:t>ما سب</w:t>
      </w:r>
      <w:r w:rsidR="002A56C1" w:rsidRPr="00DE6131">
        <w:rPr>
          <w:color w:val="000000" w:themeColor="text1"/>
          <w:rtl/>
        </w:rPr>
        <w:t>ق</w:t>
      </w:r>
      <w:r w:rsidR="00120B2C">
        <w:rPr>
          <w:rFonts w:hint="cs"/>
          <w:color w:val="000000" w:themeColor="text1"/>
          <w:rtl/>
        </w:rPr>
        <w:t xml:space="preserve"> أن الأخذ </w:t>
      </w:r>
      <w:r w:rsidR="00A968FA" w:rsidRPr="00DE6131">
        <w:rPr>
          <w:rFonts w:hint="cs"/>
          <w:color w:val="000000" w:themeColor="text1"/>
          <w:rtl/>
        </w:rPr>
        <w:t>بتق</w:t>
      </w:r>
      <w:r w:rsidR="00120B2C">
        <w:rPr>
          <w:rFonts w:hint="cs"/>
          <w:color w:val="000000" w:themeColor="text1"/>
          <w:rtl/>
        </w:rPr>
        <w:t>نية تفويض المرفق العام يدخل في إ</w:t>
      </w:r>
      <w:r w:rsidR="00A968FA" w:rsidRPr="00DE6131">
        <w:rPr>
          <w:rFonts w:hint="cs"/>
          <w:color w:val="000000" w:themeColor="text1"/>
          <w:rtl/>
        </w:rPr>
        <w:t>طار المفهوم  الواسع للخصخصة</w:t>
      </w:r>
      <w:r w:rsidR="00120B2C">
        <w:rPr>
          <w:rFonts w:hint="cs"/>
          <w:color w:val="000000" w:themeColor="text1"/>
          <w:rtl/>
        </w:rPr>
        <w:t>،</w:t>
      </w:r>
      <w:r w:rsidR="00A968FA" w:rsidRPr="00DE6131">
        <w:rPr>
          <w:rFonts w:hint="cs"/>
          <w:color w:val="000000" w:themeColor="text1"/>
          <w:rtl/>
        </w:rPr>
        <w:t xml:space="preserve"> فهو يستهدف خصخصة التسيير القائمة على تفويض إدارة المرافق العامة دون نقل ملكيتها وذلك بغرض تحقيق المصلحة العامة بمفهومها الواسع أيضا بمعنى مصلحة المستثمر في المرفق العام الى جانب مصلح</w:t>
      </w:r>
      <w:r w:rsidR="00120B2C">
        <w:rPr>
          <w:rFonts w:hint="cs"/>
          <w:color w:val="000000" w:themeColor="text1"/>
          <w:rtl/>
        </w:rPr>
        <w:t>ة السلطة العامة المانحة للتفويض</w:t>
      </w:r>
      <w:r w:rsidR="00A968FA" w:rsidRPr="00DE6131">
        <w:rPr>
          <w:rFonts w:hint="cs"/>
          <w:color w:val="000000" w:themeColor="text1"/>
          <w:rtl/>
        </w:rPr>
        <w:t>، وتحقيق هذه ال</w:t>
      </w:r>
      <w:r w:rsidR="00120B2C">
        <w:rPr>
          <w:rFonts w:hint="cs"/>
          <w:color w:val="000000" w:themeColor="text1"/>
          <w:rtl/>
        </w:rPr>
        <w:t>أهداف مجتمعة لابد من إ</w:t>
      </w:r>
      <w:r w:rsidR="00A968FA" w:rsidRPr="00DE6131">
        <w:rPr>
          <w:rFonts w:hint="cs"/>
          <w:color w:val="000000" w:themeColor="text1"/>
          <w:rtl/>
        </w:rPr>
        <w:t>يجاد صيغة ق</w:t>
      </w:r>
      <w:r w:rsidR="00120B2C">
        <w:rPr>
          <w:rFonts w:hint="cs"/>
          <w:color w:val="000000" w:themeColor="text1"/>
          <w:rtl/>
        </w:rPr>
        <w:t xml:space="preserve">انونية معينة لتنظيم الرقابة على </w:t>
      </w:r>
      <w:r w:rsidR="00A968FA" w:rsidRPr="00DE6131">
        <w:rPr>
          <w:rFonts w:hint="cs"/>
          <w:color w:val="000000" w:themeColor="text1"/>
          <w:rtl/>
        </w:rPr>
        <w:t>عقود التفويض سواء التي تمارسها السلطة</w:t>
      </w:r>
      <w:r w:rsidR="00120B2C">
        <w:rPr>
          <w:rFonts w:hint="cs"/>
          <w:color w:val="000000" w:themeColor="text1"/>
          <w:rtl/>
        </w:rPr>
        <w:t xml:space="preserve"> العامة المانحة بالدرجة الأولى أ</w:t>
      </w:r>
      <w:r w:rsidR="00A968FA" w:rsidRPr="00DE6131">
        <w:rPr>
          <w:rFonts w:hint="cs"/>
          <w:color w:val="000000" w:themeColor="text1"/>
          <w:rtl/>
        </w:rPr>
        <w:t xml:space="preserve">و الرقابة التي </w:t>
      </w:r>
      <w:r w:rsidR="002A56C1" w:rsidRPr="00DE6131">
        <w:rPr>
          <w:rFonts w:hint="cs"/>
          <w:color w:val="000000" w:themeColor="text1"/>
          <w:rtl/>
        </w:rPr>
        <w:t>تضطلع</w:t>
      </w:r>
      <w:r w:rsidR="00A968FA" w:rsidRPr="00DE6131">
        <w:rPr>
          <w:rFonts w:hint="cs"/>
          <w:color w:val="000000" w:themeColor="text1"/>
          <w:rtl/>
        </w:rPr>
        <w:t xml:space="preserve"> بها مجموع الهيئات المكلفة بعملية الرقابة على عقود التفويض من خلال عدم ال</w:t>
      </w:r>
      <w:r w:rsidR="00120B2C">
        <w:rPr>
          <w:rFonts w:hint="cs"/>
          <w:color w:val="000000" w:themeColor="text1"/>
          <w:rtl/>
        </w:rPr>
        <w:t>إ</w:t>
      </w:r>
      <w:r w:rsidR="00A968FA" w:rsidRPr="00DE6131">
        <w:rPr>
          <w:rFonts w:hint="cs"/>
          <w:color w:val="000000" w:themeColor="text1"/>
          <w:rtl/>
        </w:rPr>
        <w:t>سراف في السلطات العامة والامتيازات الع</w:t>
      </w:r>
      <w:r w:rsidR="00120B2C">
        <w:rPr>
          <w:rFonts w:hint="cs"/>
          <w:color w:val="000000" w:themeColor="text1"/>
          <w:rtl/>
        </w:rPr>
        <w:t>امة للسلطة المفوضة وفسح المجال أ</w:t>
      </w:r>
      <w:r w:rsidR="00A968FA" w:rsidRPr="00DE6131">
        <w:rPr>
          <w:rFonts w:hint="cs"/>
          <w:color w:val="000000" w:themeColor="text1"/>
          <w:rtl/>
        </w:rPr>
        <w:t xml:space="preserve">كثر للشروط التعاقدية </w:t>
      </w:r>
      <w:r w:rsidR="002A56C1" w:rsidRPr="00DE6131">
        <w:rPr>
          <w:rFonts w:hint="cs"/>
          <w:color w:val="000000" w:themeColor="text1"/>
          <w:rtl/>
        </w:rPr>
        <w:t>بما يتي</w:t>
      </w:r>
      <w:r w:rsidR="002A56C1" w:rsidRPr="00DE6131">
        <w:rPr>
          <w:color w:val="000000" w:themeColor="text1"/>
          <w:rtl/>
        </w:rPr>
        <w:t>ح</w:t>
      </w:r>
      <w:r w:rsidR="00A968FA" w:rsidRPr="00DE6131">
        <w:rPr>
          <w:rFonts w:hint="cs"/>
          <w:color w:val="000000" w:themeColor="text1"/>
          <w:rtl/>
        </w:rPr>
        <w:t xml:space="preserve"> للمستثمرين الخواص ال</w:t>
      </w:r>
      <w:r w:rsidR="00120B2C">
        <w:rPr>
          <w:rFonts w:hint="cs"/>
          <w:color w:val="000000" w:themeColor="text1"/>
          <w:rtl/>
        </w:rPr>
        <w:t>إ</w:t>
      </w:r>
      <w:r w:rsidR="00A968FA" w:rsidRPr="00DE6131">
        <w:rPr>
          <w:rFonts w:hint="cs"/>
          <w:color w:val="000000" w:themeColor="text1"/>
          <w:rtl/>
        </w:rPr>
        <w:t>قبال على عملية ال</w:t>
      </w:r>
      <w:r w:rsidR="00120B2C">
        <w:rPr>
          <w:rFonts w:hint="cs"/>
          <w:color w:val="000000" w:themeColor="text1"/>
          <w:rtl/>
        </w:rPr>
        <w:t>إ</w:t>
      </w:r>
      <w:r w:rsidR="00A968FA" w:rsidRPr="00DE6131">
        <w:rPr>
          <w:rFonts w:hint="cs"/>
          <w:color w:val="000000" w:themeColor="text1"/>
          <w:rtl/>
        </w:rPr>
        <w:t>ستثمار في المرافق العامة بما يحقق مجموع مصالح الأطراف المتعاقدة والمتداخلة في عقد التفويض</w:t>
      </w:r>
      <w:r w:rsidR="00120B2C">
        <w:rPr>
          <w:rFonts w:hint="cs"/>
          <w:color w:val="000000" w:themeColor="text1"/>
          <w:rtl/>
        </w:rPr>
        <w:t>.</w:t>
      </w:r>
      <w:r w:rsidR="00A968FA" w:rsidRPr="00DE6131">
        <w:rPr>
          <w:rFonts w:hint="cs"/>
          <w:color w:val="000000" w:themeColor="text1"/>
          <w:rtl/>
        </w:rPr>
        <w:t xml:space="preserve">  </w:t>
      </w:r>
    </w:p>
    <w:p w14:paraId="7F5F0F40" w14:textId="3B52F399" w:rsidR="00576C90" w:rsidRPr="00DE6131" w:rsidRDefault="00A968FA" w:rsidP="00A62136">
      <w:pPr>
        <w:tabs>
          <w:tab w:val="left" w:pos="-2"/>
        </w:tabs>
        <w:ind w:firstLine="0"/>
        <w:rPr>
          <w:color w:val="000000" w:themeColor="text1"/>
          <w:rtl/>
        </w:rPr>
      </w:pPr>
      <w:r w:rsidRPr="00DE6131">
        <w:rPr>
          <w:rFonts w:hint="cs"/>
          <w:color w:val="000000" w:themeColor="text1"/>
          <w:rtl/>
        </w:rPr>
        <w:t xml:space="preserve">      وفي سبيل ذلك لابد من </w:t>
      </w:r>
      <w:r w:rsidR="00CC37C7" w:rsidRPr="00DE6131">
        <w:rPr>
          <w:rFonts w:hint="cs"/>
          <w:color w:val="000000" w:themeColor="text1"/>
          <w:rtl/>
        </w:rPr>
        <w:t>وضوح الرؤية</w:t>
      </w:r>
      <w:r w:rsidRPr="00DE6131">
        <w:rPr>
          <w:rFonts w:hint="cs"/>
          <w:color w:val="000000" w:themeColor="text1"/>
          <w:rtl/>
        </w:rPr>
        <w:t xml:space="preserve"> </w:t>
      </w:r>
      <w:r w:rsidR="00576C90" w:rsidRPr="00DE6131">
        <w:rPr>
          <w:rFonts w:hint="cs"/>
          <w:color w:val="000000" w:themeColor="text1"/>
          <w:rtl/>
        </w:rPr>
        <w:t>بالن</w:t>
      </w:r>
      <w:r w:rsidRPr="00DE6131">
        <w:rPr>
          <w:rFonts w:hint="cs"/>
          <w:color w:val="000000" w:themeColor="text1"/>
          <w:rtl/>
        </w:rPr>
        <w:t xml:space="preserve">سبة </w:t>
      </w:r>
      <w:r w:rsidR="00766DD9" w:rsidRPr="00DE6131">
        <w:rPr>
          <w:rFonts w:hint="cs"/>
          <w:color w:val="000000" w:themeColor="text1"/>
          <w:rtl/>
        </w:rPr>
        <w:t>للسلطا</w:t>
      </w:r>
      <w:r w:rsidR="00766DD9" w:rsidRPr="00DE6131">
        <w:rPr>
          <w:color w:val="000000" w:themeColor="text1"/>
          <w:rtl/>
        </w:rPr>
        <w:t>ت</w:t>
      </w:r>
      <w:r w:rsidRPr="00DE6131">
        <w:rPr>
          <w:rFonts w:hint="cs"/>
          <w:color w:val="000000" w:themeColor="text1"/>
          <w:rtl/>
        </w:rPr>
        <w:t xml:space="preserve"> العامة في البلاد </w:t>
      </w:r>
      <w:r w:rsidR="00576C90" w:rsidRPr="00DE6131">
        <w:rPr>
          <w:rFonts w:hint="cs"/>
          <w:color w:val="000000" w:themeColor="text1"/>
          <w:rtl/>
        </w:rPr>
        <w:t xml:space="preserve">التي </w:t>
      </w:r>
      <w:r w:rsidR="00120B2C">
        <w:rPr>
          <w:rFonts w:hint="cs"/>
          <w:color w:val="000000" w:themeColor="text1"/>
          <w:rtl/>
        </w:rPr>
        <w:t>تمكن من تبني نظام إ</w:t>
      </w:r>
      <w:r w:rsidRPr="00DE6131">
        <w:rPr>
          <w:rFonts w:hint="cs"/>
          <w:color w:val="000000" w:themeColor="text1"/>
          <w:rtl/>
        </w:rPr>
        <w:t xml:space="preserve">قتصادي يسمح بتكريس </w:t>
      </w:r>
      <w:r w:rsidR="00766DD9" w:rsidRPr="00DE6131">
        <w:rPr>
          <w:rFonts w:hint="cs"/>
          <w:color w:val="000000" w:themeColor="text1"/>
          <w:rtl/>
        </w:rPr>
        <w:t>سياسة خوصصة</w:t>
      </w:r>
      <w:r w:rsidRPr="00DE6131">
        <w:rPr>
          <w:rFonts w:hint="cs"/>
          <w:color w:val="000000" w:themeColor="text1"/>
          <w:rtl/>
        </w:rPr>
        <w:t xml:space="preserve"> التسيير الإداري للمرافق العامة و</w:t>
      </w:r>
      <w:r w:rsidR="00712460" w:rsidRPr="00DE6131">
        <w:rPr>
          <w:rFonts w:hint="cs"/>
          <w:color w:val="000000" w:themeColor="text1"/>
          <w:rtl/>
        </w:rPr>
        <w:t>العمل على تهيئة البيئة المحيطة بعقود التفويض سواء على مستوى مسايرة المنظومة القانونية لتط</w:t>
      </w:r>
      <w:r w:rsidR="00A62136">
        <w:rPr>
          <w:rFonts w:hint="cs"/>
          <w:color w:val="000000" w:themeColor="text1"/>
          <w:rtl/>
        </w:rPr>
        <w:t>ورات وظائف المرافق العامة وطرق إ</w:t>
      </w:r>
      <w:r w:rsidR="00712460" w:rsidRPr="00DE6131">
        <w:rPr>
          <w:rFonts w:hint="cs"/>
          <w:color w:val="000000" w:themeColor="text1"/>
          <w:rtl/>
        </w:rPr>
        <w:t xml:space="preserve">دارتها واستغلالها وعلى مستوى </w:t>
      </w:r>
      <w:r w:rsidR="00A62136">
        <w:rPr>
          <w:rFonts w:hint="cs"/>
          <w:color w:val="000000" w:themeColor="text1"/>
          <w:rtl/>
        </w:rPr>
        <w:t>النظام الإ</w:t>
      </w:r>
      <w:r w:rsidR="00576C90" w:rsidRPr="00DE6131">
        <w:rPr>
          <w:rFonts w:hint="cs"/>
          <w:color w:val="000000" w:themeColor="text1"/>
          <w:rtl/>
        </w:rPr>
        <w:t xml:space="preserve">قتصادي من خلال تبني سياسة </w:t>
      </w:r>
      <w:r w:rsidR="002A56C1" w:rsidRPr="00DE6131">
        <w:rPr>
          <w:rFonts w:hint="cs"/>
          <w:color w:val="000000" w:themeColor="text1"/>
          <w:rtl/>
        </w:rPr>
        <w:t>تحرير</w:t>
      </w:r>
      <w:r w:rsidR="00576C90" w:rsidRPr="00DE6131">
        <w:rPr>
          <w:rFonts w:hint="cs"/>
          <w:color w:val="000000" w:themeColor="text1"/>
          <w:rtl/>
        </w:rPr>
        <w:t xml:space="preserve"> المرافق وال</w:t>
      </w:r>
      <w:r w:rsidR="00A62136">
        <w:rPr>
          <w:rFonts w:hint="cs"/>
          <w:color w:val="000000" w:themeColor="text1"/>
          <w:rtl/>
        </w:rPr>
        <w:t>إ</w:t>
      </w:r>
      <w:r w:rsidR="00576C90" w:rsidRPr="00DE6131">
        <w:rPr>
          <w:rFonts w:hint="cs"/>
          <w:color w:val="000000" w:themeColor="text1"/>
          <w:rtl/>
        </w:rPr>
        <w:t xml:space="preserve">ستثمار فيها </w:t>
      </w:r>
      <w:r w:rsidR="002A56C1" w:rsidRPr="00DE6131">
        <w:rPr>
          <w:rFonts w:hint="cs"/>
          <w:color w:val="000000" w:themeColor="text1"/>
          <w:rtl/>
        </w:rPr>
        <w:t>وبالموازا</w:t>
      </w:r>
      <w:r w:rsidR="002A56C1" w:rsidRPr="00DE6131">
        <w:rPr>
          <w:color w:val="000000" w:themeColor="text1"/>
          <w:rtl/>
        </w:rPr>
        <w:t>ة</w:t>
      </w:r>
      <w:r w:rsidR="00576C90" w:rsidRPr="00DE6131">
        <w:rPr>
          <w:rFonts w:hint="cs"/>
          <w:color w:val="000000" w:themeColor="text1"/>
          <w:rtl/>
        </w:rPr>
        <w:t xml:space="preserve"> مع ذلك تبني نظام رقابي متكامل ومرن يضمن تحقيق مصالح الأطراف المشاركة في عقد التفويض على حد سواء.</w:t>
      </w:r>
    </w:p>
    <w:p w14:paraId="61602C46" w14:textId="0685BCC9" w:rsidR="00A968FA" w:rsidRPr="00DE6131" w:rsidRDefault="00766DD9" w:rsidP="00D63981">
      <w:pPr>
        <w:tabs>
          <w:tab w:val="left" w:pos="-2"/>
        </w:tabs>
        <w:ind w:firstLine="0"/>
        <w:rPr>
          <w:color w:val="000000" w:themeColor="text1"/>
          <w:rtl/>
        </w:rPr>
      </w:pPr>
      <w:r w:rsidRPr="00DE6131">
        <w:rPr>
          <w:rFonts w:hint="cs"/>
          <w:color w:val="000000" w:themeColor="text1"/>
          <w:rtl/>
        </w:rPr>
        <w:t xml:space="preserve">         ولا</w:t>
      </w:r>
      <w:r w:rsidR="00005A9C">
        <w:rPr>
          <w:rFonts w:hint="cs"/>
          <w:color w:val="000000" w:themeColor="text1"/>
          <w:rtl/>
        </w:rPr>
        <w:t xml:space="preserve"> </w:t>
      </w:r>
      <w:r w:rsidRPr="00DE6131">
        <w:rPr>
          <w:rFonts w:hint="cs"/>
          <w:color w:val="000000" w:themeColor="text1"/>
          <w:rtl/>
        </w:rPr>
        <w:t xml:space="preserve">بد من </w:t>
      </w:r>
      <w:r w:rsidR="00A968FA" w:rsidRPr="00DE6131">
        <w:rPr>
          <w:rFonts w:hint="cs"/>
          <w:color w:val="000000" w:themeColor="text1"/>
          <w:rtl/>
        </w:rPr>
        <w:t xml:space="preserve">وجود التوافق </w:t>
      </w:r>
      <w:r w:rsidRPr="00DE6131">
        <w:rPr>
          <w:rFonts w:hint="cs"/>
          <w:color w:val="000000" w:themeColor="text1"/>
          <w:rtl/>
        </w:rPr>
        <w:t>المطلو</w:t>
      </w:r>
      <w:r w:rsidR="00AB34A7">
        <w:rPr>
          <w:rFonts w:hint="cs"/>
          <w:color w:val="000000" w:themeColor="text1"/>
          <w:rtl/>
        </w:rPr>
        <w:t xml:space="preserve">ب من قبل كل مكونات المجتمع على </w:t>
      </w:r>
      <w:r w:rsidRPr="00DE6131">
        <w:rPr>
          <w:rFonts w:hint="cs"/>
          <w:color w:val="000000" w:themeColor="text1"/>
          <w:rtl/>
        </w:rPr>
        <w:t>تبني أسلوب</w:t>
      </w:r>
      <w:r w:rsidR="004E0E23" w:rsidRPr="00DE6131">
        <w:rPr>
          <w:rFonts w:hint="cs"/>
          <w:color w:val="000000" w:themeColor="text1"/>
          <w:rtl/>
        </w:rPr>
        <w:t xml:space="preserve"> </w:t>
      </w:r>
      <w:r w:rsidR="00224EE5">
        <w:rPr>
          <w:rFonts w:hint="cs"/>
          <w:color w:val="000000" w:themeColor="text1"/>
          <w:rtl/>
        </w:rPr>
        <w:t>الشراكة في إ</w:t>
      </w:r>
      <w:r w:rsidR="0078348B">
        <w:rPr>
          <w:rFonts w:hint="cs"/>
          <w:color w:val="000000" w:themeColor="text1"/>
          <w:rtl/>
        </w:rPr>
        <w:t>ستغلال و</w:t>
      </w:r>
      <w:r w:rsidR="00224EE5">
        <w:rPr>
          <w:rFonts w:hint="cs"/>
          <w:color w:val="000000" w:themeColor="text1"/>
          <w:rtl/>
        </w:rPr>
        <w:t>إ</w:t>
      </w:r>
      <w:r w:rsidR="0078348B">
        <w:rPr>
          <w:rFonts w:hint="cs"/>
          <w:color w:val="000000" w:themeColor="text1"/>
          <w:rtl/>
        </w:rPr>
        <w:t>ستثمار المرافق العامة</w:t>
      </w:r>
      <w:r w:rsidR="00005A9C">
        <w:rPr>
          <w:rFonts w:hint="cs"/>
          <w:color w:val="000000" w:themeColor="text1"/>
          <w:rtl/>
        </w:rPr>
        <w:t>،</w:t>
      </w:r>
      <w:r w:rsidR="004E0E23" w:rsidRPr="00DE6131">
        <w:rPr>
          <w:rFonts w:hint="cs"/>
          <w:color w:val="000000" w:themeColor="text1"/>
          <w:rtl/>
        </w:rPr>
        <w:t>ل</w:t>
      </w:r>
      <w:r w:rsidR="0078348B">
        <w:rPr>
          <w:rFonts w:hint="cs"/>
          <w:color w:val="000000" w:themeColor="text1"/>
          <w:rtl/>
        </w:rPr>
        <w:t>أ</w:t>
      </w:r>
      <w:r w:rsidR="004E0E23" w:rsidRPr="00DE6131">
        <w:rPr>
          <w:rFonts w:hint="cs"/>
          <w:color w:val="000000" w:themeColor="text1"/>
          <w:rtl/>
        </w:rPr>
        <w:t>ن ذلك يؤدي الى عدم التضارب من خلال</w:t>
      </w:r>
      <w:r w:rsidR="00A968FA" w:rsidRPr="00DE6131">
        <w:rPr>
          <w:rFonts w:hint="cs"/>
          <w:color w:val="000000" w:themeColor="text1"/>
          <w:rtl/>
        </w:rPr>
        <w:t xml:space="preserve"> صدور قرارات متناقضة </w:t>
      </w:r>
      <w:r w:rsidR="004E0E23" w:rsidRPr="00DE6131">
        <w:rPr>
          <w:rFonts w:hint="cs"/>
          <w:color w:val="000000" w:themeColor="text1"/>
          <w:rtl/>
        </w:rPr>
        <w:t xml:space="preserve">مما يهدد </w:t>
      </w:r>
      <w:r w:rsidR="00224EE5">
        <w:rPr>
          <w:rFonts w:hint="cs"/>
          <w:color w:val="000000" w:themeColor="text1"/>
          <w:rtl/>
        </w:rPr>
        <w:t>ب</w:t>
      </w:r>
      <w:r w:rsidR="004E0E23" w:rsidRPr="00DE6131">
        <w:rPr>
          <w:rFonts w:hint="cs"/>
          <w:color w:val="000000" w:themeColor="text1"/>
          <w:rtl/>
        </w:rPr>
        <w:t xml:space="preserve">ثبات </w:t>
      </w:r>
      <w:r w:rsidR="00AB34A7">
        <w:rPr>
          <w:rFonts w:hint="cs"/>
          <w:color w:val="000000" w:themeColor="text1"/>
          <w:rtl/>
        </w:rPr>
        <w:t>وإ</w:t>
      </w:r>
      <w:r w:rsidR="002A56C1" w:rsidRPr="00DE6131">
        <w:rPr>
          <w:rFonts w:hint="cs"/>
          <w:color w:val="000000" w:themeColor="text1"/>
          <w:rtl/>
        </w:rPr>
        <w:t>ستمراري</w:t>
      </w:r>
      <w:r w:rsidR="002A56C1" w:rsidRPr="00DE6131">
        <w:rPr>
          <w:color w:val="000000" w:themeColor="text1"/>
          <w:rtl/>
        </w:rPr>
        <w:t>ة</w:t>
      </w:r>
      <w:r w:rsidR="004E0E23" w:rsidRPr="00DE6131">
        <w:rPr>
          <w:rFonts w:hint="cs"/>
          <w:color w:val="000000" w:themeColor="text1"/>
          <w:rtl/>
        </w:rPr>
        <w:t xml:space="preserve"> </w:t>
      </w:r>
      <w:r w:rsidR="00A968FA" w:rsidRPr="00DE6131">
        <w:rPr>
          <w:rFonts w:hint="cs"/>
          <w:color w:val="000000" w:themeColor="text1"/>
          <w:rtl/>
        </w:rPr>
        <w:t xml:space="preserve">عقد </w:t>
      </w:r>
      <w:r w:rsidR="004E0E23" w:rsidRPr="00DE6131">
        <w:rPr>
          <w:rFonts w:hint="cs"/>
          <w:color w:val="000000" w:themeColor="text1"/>
          <w:rtl/>
        </w:rPr>
        <w:t>التفويض</w:t>
      </w:r>
      <w:r w:rsidR="00760BB7">
        <w:rPr>
          <w:rFonts w:hint="cs"/>
          <w:color w:val="000000" w:themeColor="text1"/>
          <w:rtl/>
        </w:rPr>
        <w:t>،</w:t>
      </w:r>
      <w:r w:rsidR="00A968FA" w:rsidRPr="00DE6131">
        <w:rPr>
          <w:rFonts w:hint="cs"/>
          <w:color w:val="000000" w:themeColor="text1"/>
          <w:rtl/>
        </w:rPr>
        <w:t xml:space="preserve"> </w:t>
      </w:r>
      <w:r w:rsidR="002A56C1" w:rsidRPr="00DE6131">
        <w:rPr>
          <w:rFonts w:hint="cs"/>
          <w:color w:val="000000" w:themeColor="text1"/>
          <w:rtl/>
        </w:rPr>
        <w:t>لأنه</w:t>
      </w:r>
      <w:r w:rsidR="00A968FA" w:rsidRPr="00DE6131">
        <w:rPr>
          <w:rFonts w:hint="cs"/>
          <w:color w:val="000000" w:themeColor="text1"/>
          <w:rtl/>
        </w:rPr>
        <w:t xml:space="preserve"> من دون هذا </w:t>
      </w:r>
      <w:r w:rsidR="00224EE5">
        <w:rPr>
          <w:rFonts w:hint="cs"/>
          <w:color w:val="000000" w:themeColor="text1"/>
          <w:rtl/>
        </w:rPr>
        <w:t>تحقيق الإ</w:t>
      </w:r>
      <w:r w:rsidR="004E0E23" w:rsidRPr="00DE6131">
        <w:rPr>
          <w:rFonts w:hint="cs"/>
          <w:color w:val="000000" w:themeColor="text1"/>
          <w:rtl/>
        </w:rPr>
        <w:t>ستقرار اللاز</w:t>
      </w:r>
      <w:r w:rsidR="00224EE5">
        <w:rPr>
          <w:rFonts w:hint="cs"/>
          <w:color w:val="000000" w:themeColor="text1"/>
          <w:rtl/>
        </w:rPr>
        <w:t>م على كل الأصعدة سواء السياسية أ</w:t>
      </w:r>
      <w:r w:rsidR="004E0E23" w:rsidRPr="00DE6131">
        <w:rPr>
          <w:rFonts w:hint="cs"/>
          <w:color w:val="000000" w:themeColor="text1"/>
          <w:rtl/>
        </w:rPr>
        <w:t xml:space="preserve">و الاقتصادية </w:t>
      </w:r>
      <w:r w:rsidR="00D63981">
        <w:rPr>
          <w:rFonts w:hint="cs"/>
          <w:color w:val="000000" w:themeColor="text1"/>
          <w:rtl/>
        </w:rPr>
        <w:t>أو</w:t>
      </w:r>
      <w:r w:rsidR="004E0E23" w:rsidRPr="00DE6131">
        <w:rPr>
          <w:rFonts w:hint="cs"/>
          <w:color w:val="000000" w:themeColor="text1"/>
          <w:rtl/>
        </w:rPr>
        <w:t>ال</w:t>
      </w:r>
      <w:r w:rsidR="00D63981">
        <w:rPr>
          <w:rFonts w:hint="cs"/>
          <w:color w:val="000000" w:themeColor="text1"/>
          <w:rtl/>
        </w:rPr>
        <w:t>إ</w:t>
      </w:r>
      <w:r w:rsidR="004E0E23" w:rsidRPr="00DE6131">
        <w:rPr>
          <w:rFonts w:hint="cs"/>
          <w:color w:val="000000" w:themeColor="text1"/>
          <w:rtl/>
        </w:rPr>
        <w:t xml:space="preserve">جتماعية </w:t>
      </w:r>
      <w:r w:rsidR="00A968FA" w:rsidRPr="00DE6131">
        <w:rPr>
          <w:rFonts w:hint="cs"/>
          <w:color w:val="000000" w:themeColor="text1"/>
          <w:rtl/>
        </w:rPr>
        <w:t xml:space="preserve">تضطر </w:t>
      </w:r>
      <w:r w:rsidR="004E0E23" w:rsidRPr="00DE6131">
        <w:rPr>
          <w:rFonts w:hint="cs"/>
          <w:color w:val="000000" w:themeColor="text1"/>
          <w:rtl/>
        </w:rPr>
        <w:t>السلطات العامة الى توسيع مجال تدخلها في عمليات ال</w:t>
      </w:r>
      <w:r w:rsidR="00D63981">
        <w:rPr>
          <w:rFonts w:hint="cs"/>
          <w:color w:val="000000" w:themeColor="text1"/>
          <w:rtl/>
        </w:rPr>
        <w:t>إ</w:t>
      </w:r>
      <w:r w:rsidR="004E0E23" w:rsidRPr="00DE6131">
        <w:rPr>
          <w:rFonts w:hint="cs"/>
          <w:color w:val="000000" w:themeColor="text1"/>
          <w:rtl/>
        </w:rPr>
        <w:t>ستثمار في المرافق العامة تحت عنوان الرقابة على عقد التفويض</w:t>
      </w:r>
      <w:r w:rsidR="00760BB7">
        <w:rPr>
          <w:rFonts w:hint="cs"/>
          <w:color w:val="000000" w:themeColor="text1"/>
          <w:rtl/>
        </w:rPr>
        <w:t>،</w:t>
      </w:r>
      <w:r w:rsidR="004E0E23" w:rsidRPr="00DE6131">
        <w:rPr>
          <w:rFonts w:hint="cs"/>
          <w:color w:val="000000" w:themeColor="text1"/>
          <w:rtl/>
        </w:rPr>
        <w:t xml:space="preserve"> وذلك قصد</w:t>
      </w:r>
      <w:r w:rsidR="00A968FA" w:rsidRPr="00DE6131">
        <w:rPr>
          <w:rFonts w:hint="cs"/>
          <w:color w:val="000000" w:themeColor="text1"/>
          <w:rtl/>
        </w:rPr>
        <w:t xml:space="preserve"> </w:t>
      </w:r>
      <w:r w:rsidR="004E0E23" w:rsidRPr="00DE6131">
        <w:rPr>
          <w:rFonts w:hint="cs"/>
          <w:color w:val="000000" w:themeColor="text1"/>
          <w:rtl/>
        </w:rPr>
        <w:t>ضمان</w:t>
      </w:r>
      <w:r w:rsidR="00A968FA" w:rsidRPr="00DE6131">
        <w:rPr>
          <w:rFonts w:hint="cs"/>
          <w:color w:val="000000" w:themeColor="text1"/>
          <w:rtl/>
        </w:rPr>
        <w:t xml:space="preserve"> </w:t>
      </w:r>
      <w:r w:rsidR="004E0E23" w:rsidRPr="00DE6131">
        <w:rPr>
          <w:rFonts w:hint="cs"/>
          <w:color w:val="000000" w:themeColor="text1"/>
          <w:rtl/>
        </w:rPr>
        <w:t>التنفيذ الأمثل للمرفق العام</w:t>
      </w:r>
      <w:r w:rsidR="00A968FA" w:rsidRPr="00DE6131">
        <w:rPr>
          <w:rFonts w:hint="cs"/>
          <w:color w:val="000000" w:themeColor="text1"/>
          <w:rtl/>
        </w:rPr>
        <w:t xml:space="preserve"> وهو </w:t>
      </w:r>
      <w:r w:rsidR="002A56C1" w:rsidRPr="00DE6131">
        <w:rPr>
          <w:rFonts w:hint="cs"/>
          <w:color w:val="000000" w:themeColor="text1"/>
          <w:rtl/>
        </w:rPr>
        <w:t xml:space="preserve">ما </w:t>
      </w:r>
      <w:r w:rsidR="004E0E23" w:rsidRPr="00DE6131">
        <w:rPr>
          <w:rFonts w:hint="cs"/>
          <w:color w:val="000000" w:themeColor="text1"/>
          <w:rtl/>
        </w:rPr>
        <w:t>يفضي</w:t>
      </w:r>
      <w:r w:rsidR="00A968FA" w:rsidRPr="00DE6131">
        <w:rPr>
          <w:rFonts w:hint="cs"/>
          <w:color w:val="000000" w:themeColor="text1"/>
          <w:rtl/>
        </w:rPr>
        <w:t xml:space="preserve"> </w:t>
      </w:r>
      <w:r w:rsidR="004E0E23" w:rsidRPr="00DE6131">
        <w:rPr>
          <w:rFonts w:hint="cs"/>
          <w:color w:val="000000" w:themeColor="text1"/>
          <w:rtl/>
        </w:rPr>
        <w:t xml:space="preserve">بالضرورة الى </w:t>
      </w:r>
      <w:r w:rsidR="00760BB7">
        <w:rPr>
          <w:rFonts w:hint="cs"/>
          <w:color w:val="000000" w:themeColor="text1"/>
          <w:rtl/>
        </w:rPr>
        <w:t xml:space="preserve"> إ</w:t>
      </w:r>
      <w:r w:rsidR="00A968FA" w:rsidRPr="00DE6131">
        <w:rPr>
          <w:rFonts w:hint="cs"/>
          <w:color w:val="000000" w:themeColor="text1"/>
          <w:rtl/>
        </w:rPr>
        <w:t>حجام المستثمرين عن المشاركة في عقود تفو</w:t>
      </w:r>
      <w:r w:rsidR="00760BB7">
        <w:rPr>
          <w:rFonts w:hint="cs"/>
          <w:color w:val="000000" w:themeColor="text1"/>
          <w:rtl/>
        </w:rPr>
        <w:t>ي</w:t>
      </w:r>
      <w:r w:rsidR="00A968FA" w:rsidRPr="00DE6131">
        <w:rPr>
          <w:rFonts w:hint="cs"/>
          <w:color w:val="000000" w:themeColor="text1"/>
          <w:rtl/>
        </w:rPr>
        <w:t>ض المرفق العام ،</w:t>
      </w:r>
      <w:r w:rsidR="00760BB7">
        <w:rPr>
          <w:rFonts w:hint="cs"/>
          <w:color w:val="000000" w:themeColor="text1"/>
          <w:rtl/>
        </w:rPr>
        <w:t xml:space="preserve"> </w:t>
      </w:r>
      <w:r w:rsidR="004E0E23" w:rsidRPr="00DE6131">
        <w:rPr>
          <w:rFonts w:hint="cs"/>
          <w:color w:val="000000" w:themeColor="text1"/>
          <w:rtl/>
        </w:rPr>
        <w:t>بالإضافة الى</w:t>
      </w:r>
      <w:r w:rsidR="0043756D">
        <w:rPr>
          <w:rFonts w:hint="cs"/>
          <w:color w:val="000000" w:themeColor="text1"/>
          <w:rtl/>
        </w:rPr>
        <w:t xml:space="preserve"> أ</w:t>
      </w:r>
      <w:r w:rsidR="00A968FA" w:rsidRPr="00DE6131">
        <w:rPr>
          <w:rFonts w:hint="cs"/>
          <w:color w:val="000000" w:themeColor="text1"/>
          <w:rtl/>
        </w:rPr>
        <w:t xml:space="preserve">ن الظروف </w:t>
      </w:r>
      <w:r w:rsidR="004E0E23" w:rsidRPr="00DE6131">
        <w:rPr>
          <w:rFonts w:hint="cs"/>
          <w:color w:val="000000" w:themeColor="text1"/>
          <w:rtl/>
        </w:rPr>
        <w:t>العامة</w:t>
      </w:r>
      <w:r w:rsidR="00A968FA" w:rsidRPr="00DE6131">
        <w:rPr>
          <w:rFonts w:hint="cs"/>
          <w:color w:val="000000" w:themeColor="text1"/>
          <w:rtl/>
        </w:rPr>
        <w:t xml:space="preserve"> المحيطة بالعقد </w:t>
      </w:r>
      <w:r w:rsidR="004E0E23" w:rsidRPr="00DE6131">
        <w:rPr>
          <w:rFonts w:hint="cs"/>
          <w:color w:val="000000" w:themeColor="text1"/>
          <w:rtl/>
        </w:rPr>
        <w:t xml:space="preserve">تتميز بالتغيير المستمر </w:t>
      </w:r>
      <w:r w:rsidR="002A56C1" w:rsidRPr="00DE6131">
        <w:rPr>
          <w:rFonts w:hint="cs"/>
          <w:color w:val="000000" w:themeColor="text1"/>
          <w:rtl/>
        </w:rPr>
        <w:t>وتتأثر</w:t>
      </w:r>
      <w:r w:rsidR="00A968FA" w:rsidRPr="00DE6131">
        <w:rPr>
          <w:rFonts w:hint="cs"/>
          <w:color w:val="000000" w:themeColor="text1"/>
          <w:rtl/>
        </w:rPr>
        <w:t xml:space="preserve"> بعوامل </w:t>
      </w:r>
      <w:r w:rsidR="004E0E23" w:rsidRPr="00DE6131">
        <w:rPr>
          <w:rFonts w:hint="cs"/>
          <w:color w:val="000000" w:themeColor="text1"/>
          <w:rtl/>
        </w:rPr>
        <w:t>وطنية ودولية</w:t>
      </w:r>
      <w:r w:rsidR="0043756D">
        <w:rPr>
          <w:rFonts w:hint="cs"/>
          <w:color w:val="000000" w:themeColor="text1"/>
          <w:rtl/>
        </w:rPr>
        <w:t>،</w:t>
      </w:r>
      <w:r w:rsidR="00A968FA" w:rsidRPr="00DE6131">
        <w:rPr>
          <w:rFonts w:hint="cs"/>
          <w:color w:val="000000" w:themeColor="text1"/>
          <w:rtl/>
        </w:rPr>
        <w:t xml:space="preserve"> وتنجم </w:t>
      </w:r>
      <w:r w:rsidR="002A56C1" w:rsidRPr="00DE6131">
        <w:rPr>
          <w:rFonts w:hint="cs"/>
          <w:color w:val="000000" w:themeColor="text1"/>
          <w:rtl/>
        </w:rPr>
        <w:t>بالأساس</w:t>
      </w:r>
      <w:r w:rsidR="00A968FA" w:rsidRPr="00DE6131">
        <w:rPr>
          <w:rFonts w:hint="cs"/>
          <w:color w:val="000000" w:themeColor="text1"/>
          <w:rtl/>
        </w:rPr>
        <w:t xml:space="preserve"> </w:t>
      </w:r>
      <w:r w:rsidR="0043756D">
        <w:rPr>
          <w:rFonts w:hint="cs"/>
          <w:color w:val="000000" w:themeColor="text1"/>
          <w:rtl/>
        </w:rPr>
        <w:t>على عدم وجود استقرار إ</w:t>
      </w:r>
      <w:r w:rsidR="00A968FA" w:rsidRPr="00DE6131">
        <w:rPr>
          <w:rFonts w:hint="cs"/>
          <w:color w:val="000000" w:themeColor="text1"/>
          <w:rtl/>
        </w:rPr>
        <w:t>قتصا</w:t>
      </w:r>
      <w:r w:rsidR="0043756D">
        <w:rPr>
          <w:rFonts w:hint="cs"/>
          <w:color w:val="000000" w:themeColor="text1"/>
          <w:rtl/>
        </w:rPr>
        <w:t>دي سواء بالنسبة للسلع والخدمات أ</w:t>
      </w:r>
      <w:r w:rsidR="00A968FA" w:rsidRPr="00DE6131">
        <w:rPr>
          <w:rFonts w:hint="cs"/>
          <w:color w:val="000000" w:themeColor="text1"/>
          <w:rtl/>
        </w:rPr>
        <w:t>و النقد والصرف وتحويل الأموال فكل هذه المخاطر تؤثر على التفويض وتزيد من أعباء صاحب التفويض</w:t>
      </w:r>
      <w:r w:rsidR="00A968FA" w:rsidRPr="00DE6131">
        <w:rPr>
          <w:rStyle w:val="Appelnotedebasdep"/>
          <w:color w:val="000000" w:themeColor="text1"/>
          <w:rtl/>
        </w:rPr>
        <w:footnoteReference w:id="482"/>
      </w:r>
      <w:r w:rsidR="00A968FA" w:rsidRPr="00DE6131">
        <w:rPr>
          <w:rFonts w:hint="cs"/>
          <w:color w:val="000000" w:themeColor="text1"/>
          <w:rtl/>
        </w:rPr>
        <w:t>.</w:t>
      </w:r>
    </w:p>
    <w:p w14:paraId="2256938F" w14:textId="0D6F3613" w:rsidR="00A968FA" w:rsidRPr="00DE6131" w:rsidRDefault="00A968FA" w:rsidP="00213BC7">
      <w:pPr>
        <w:tabs>
          <w:tab w:val="left" w:pos="-2"/>
        </w:tabs>
        <w:ind w:firstLine="0"/>
        <w:rPr>
          <w:color w:val="000000" w:themeColor="text1"/>
          <w:rtl/>
        </w:rPr>
      </w:pPr>
      <w:r w:rsidRPr="00DE6131">
        <w:rPr>
          <w:rFonts w:hint="cs"/>
          <w:color w:val="000000" w:themeColor="text1"/>
          <w:rtl/>
        </w:rPr>
        <w:lastRenderedPageBreak/>
        <w:t xml:space="preserve">      </w:t>
      </w:r>
      <w:r w:rsidR="00CD0A5B">
        <w:rPr>
          <w:rFonts w:hint="cs"/>
          <w:color w:val="000000" w:themeColor="text1"/>
          <w:rtl/>
        </w:rPr>
        <w:t>فلا يكفي وضع إ</w:t>
      </w:r>
      <w:r w:rsidR="00570AB4" w:rsidRPr="00DE6131">
        <w:rPr>
          <w:rFonts w:hint="cs"/>
          <w:color w:val="000000" w:themeColor="text1"/>
          <w:rtl/>
        </w:rPr>
        <w:t>طار قانوني موحد يضم صورة مختلفة للتفويض</w:t>
      </w:r>
      <w:r w:rsidR="00CD0A5B">
        <w:rPr>
          <w:rFonts w:hint="cs"/>
          <w:color w:val="000000" w:themeColor="text1"/>
          <w:rtl/>
        </w:rPr>
        <w:t xml:space="preserve"> من أ</w:t>
      </w:r>
      <w:r w:rsidR="00570AB4" w:rsidRPr="00DE6131">
        <w:rPr>
          <w:rFonts w:hint="cs"/>
          <w:color w:val="000000" w:themeColor="text1"/>
          <w:rtl/>
        </w:rPr>
        <w:t>جل إنجاح هذه ال</w:t>
      </w:r>
      <w:r w:rsidR="00CD0A5B">
        <w:rPr>
          <w:rFonts w:hint="cs"/>
          <w:color w:val="000000" w:themeColor="text1"/>
          <w:rtl/>
        </w:rPr>
        <w:t>آلية ال</w:t>
      </w:r>
      <w:r w:rsidR="00C7138B">
        <w:rPr>
          <w:rFonts w:hint="cs"/>
          <w:color w:val="000000" w:themeColor="text1"/>
          <w:rtl/>
        </w:rPr>
        <w:t>إ</w:t>
      </w:r>
      <w:r w:rsidR="00CD0A5B">
        <w:rPr>
          <w:rFonts w:hint="cs"/>
          <w:color w:val="000000" w:themeColor="text1"/>
          <w:rtl/>
        </w:rPr>
        <w:t>ستراتيجية في التسيير وإنما لابد أ</w:t>
      </w:r>
      <w:r w:rsidR="00570AB4" w:rsidRPr="00DE6131">
        <w:rPr>
          <w:rFonts w:hint="cs"/>
          <w:color w:val="000000" w:themeColor="text1"/>
          <w:rtl/>
        </w:rPr>
        <w:t xml:space="preserve">ن يسند هذا العقد </w:t>
      </w:r>
      <w:r w:rsidR="002A56C1" w:rsidRPr="00DE6131">
        <w:rPr>
          <w:rFonts w:hint="cs"/>
          <w:color w:val="000000" w:themeColor="text1"/>
          <w:rtl/>
        </w:rPr>
        <w:t>بمنظوم</w:t>
      </w:r>
      <w:r w:rsidR="002A56C1" w:rsidRPr="00DE6131">
        <w:rPr>
          <w:color w:val="000000" w:themeColor="text1"/>
          <w:rtl/>
        </w:rPr>
        <w:t>ة</w:t>
      </w:r>
      <w:r w:rsidR="00570AB4" w:rsidRPr="00DE6131">
        <w:rPr>
          <w:rFonts w:hint="cs"/>
          <w:color w:val="000000" w:themeColor="text1"/>
          <w:rtl/>
        </w:rPr>
        <w:t xml:space="preserve"> قانونية متكاملة تمس جميع القطاعات </w:t>
      </w:r>
      <w:r w:rsidRPr="00DE6131">
        <w:rPr>
          <w:rFonts w:hint="cs"/>
          <w:color w:val="000000" w:themeColor="text1"/>
          <w:rtl/>
        </w:rPr>
        <w:t xml:space="preserve"> </w:t>
      </w:r>
      <w:r w:rsidR="00570AB4" w:rsidRPr="00DE6131">
        <w:rPr>
          <w:rFonts w:hint="cs"/>
          <w:color w:val="000000" w:themeColor="text1"/>
          <w:rtl/>
        </w:rPr>
        <w:t xml:space="preserve">التي هي في </w:t>
      </w:r>
      <w:r w:rsidRPr="00DE6131">
        <w:rPr>
          <w:rFonts w:hint="cs"/>
          <w:color w:val="000000" w:themeColor="text1"/>
          <w:rtl/>
        </w:rPr>
        <w:t xml:space="preserve">حاجة </w:t>
      </w:r>
      <w:r w:rsidR="00570AB4" w:rsidRPr="00DE6131">
        <w:rPr>
          <w:rFonts w:hint="cs"/>
          <w:color w:val="000000" w:themeColor="text1"/>
          <w:rtl/>
        </w:rPr>
        <w:t>ماسة الى ال</w:t>
      </w:r>
      <w:r w:rsidRPr="00DE6131">
        <w:rPr>
          <w:rFonts w:hint="cs"/>
          <w:color w:val="000000" w:themeColor="text1"/>
          <w:rtl/>
        </w:rPr>
        <w:t xml:space="preserve">تعديل </w:t>
      </w:r>
      <w:r w:rsidR="002A56C1" w:rsidRPr="00DE6131">
        <w:rPr>
          <w:rFonts w:hint="cs"/>
          <w:color w:val="000000" w:themeColor="text1"/>
          <w:rtl/>
        </w:rPr>
        <w:t>بما يتماش</w:t>
      </w:r>
      <w:r w:rsidR="002A56C1" w:rsidRPr="00DE6131">
        <w:rPr>
          <w:color w:val="000000" w:themeColor="text1"/>
          <w:rtl/>
        </w:rPr>
        <w:t>ى</w:t>
      </w:r>
      <w:r w:rsidR="00C7138B">
        <w:rPr>
          <w:rFonts w:hint="cs"/>
          <w:color w:val="000000" w:themeColor="text1"/>
          <w:rtl/>
        </w:rPr>
        <w:t xml:space="preserve"> مع فكر التحرر الاقتصادي </w:t>
      </w:r>
      <w:r w:rsidR="00570AB4" w:rsidRPr="00DE6131">
        <w:rPr>
          <w:rFonts w:hint="cs"/>
          <w:color w:val="000000" w:themeColor="text1"/>
          <w:rtl/>
        </w:rPr>
        <w:t xml:space="preserve">في </w:t>
      </w:r>
      <w:r w:rsidRPr="00DE6131">
        <w:rPr>
          <w:rFonts w:hint="cs"/>
          <w:color w:val="000000" w:themeColor="text1"/>
          <w:rtl/>
        </w:rPr>
        <w:t xml:space="preserve">تسيير </w:t>
      </w:r>
      <w:r w:rsidR="00570AB4" w:rsidRPr="00DE6131">
        <w:rPr>
          <w:rFonts w:hint="cs"/>
          <w:color w:val="000000" w:themeColor="text1"/>
          <w:rtl/>
        </w:rPr>
        <w:t>المرافق</w:t>
      </w:r>
      <w:r w:rsidRPr="00DE6131">
        <w:rPr>
          <w:rFonts w:hint="cs"/>
          <w:color w:val="000000" w:themeColor="text1"/>
          <w:rtl/>
        </w:rPr>
        <w:t xml:space="preserve"> </w:t>
      </w:r>
      <w:r w:rsidR="00570AB4" w:rsidRPr="00DE6131">
        <w:rPr>
          <w:rFonts w:hint="cs"/>
          <w:color w:val="000000" w:themeColor="text1"/>
          <w:rtl/>
        </w:rPr>
        <w:t>العامة</w:t>
      </w:r>
      <w:r w:rsidRPr="00DE6131">
        <w:rPr>
          <w:rFonts w:hint="cs"/>
          <w:color w:val="000000" w:themeColor="text1"/>
          <w:rtl/>
        </w:rPr>
        <w:t xml:space="preserve"> </w:t>
      </w:r>
      <w:r w:rsidR="00570AB4" w:rsidRPr="00DE6131">
        <w:rPr>
          <w:rFonts w:hint="cs"/>
          <w:color w:val="000000" w:themeColor="text1"/>
          <w:rtl/>
        </w:rPr>
        <w:t xml:space="preserve">بما يحفز </w:t>
      </w:r>
      <w:r w:rsidR="002A56C1" w:rsidRPr="00DE6131">
        <w:rPr>
          <w:rFonts w:hint="cs"/>
          <w:color w:val="000000" w:themeColor="text1"/>
          <w:rtl/>
        </w:rPr>
        <w:t>السلطات</w:t>
      </w:r>
      <w:r w:rsidR="00570AB4" w:rsidRPr="00DE6131">
        <w:rPr>
          <w:rFonts w:hint="cs"/>
          <w:color w:val="000000" w:themeColor="text1"/>
          <w:rtl/>
        </w:rPr>
        <w:t xml:space="preserve"> </w:t>
      </w:r>
      <w:r w:rsidR="002A56C1" w:rsidRPr="00DE6131">
        <w:rPr>
          <w:rFonts w:hint="cs"/>
          <w:color w:val="000000" w:themeColor="text1"/>
          <w:rtl/>
        </w:rPr>
        <w:t>المفوضة</w:t>
      </w:r>
      <w:r w:rsidR="00570AB4" w:rsidRPr="00DE6131">
        <w:rPr>
          <w:rFonts w:hint="cs"/>
          <w:color w:val="000000" w:themeColor="text1"/>
          <w:rtl/>
        </w:rPr>
        <w:t xml:space="preserve"> على انتهاج أسلوب التفويض في إدارة واستثمار مرافقها العامة </w:t>
      </w:r>
      <w:r w:rsidR="00C7138B">
        <w:rPr>
          <w:rFonts w:hint="cs"/>
          <w:color w:val="000000" w:themeColor="text1"/>
          <w:rtl/>
        </w:rPr>
        <w:t>في ظل بيئة إ</w:t>
      </w:r>
      <w:r w:rsidR="00570AB4" w:rsidRPr="00DE6131">
        <w:rPr>
          <w:rFonts w:hint="cs"/>
          <w:color w:val="000000" w:themeColor="text1"/>
          <w:rtl/>
        </w:rPr>
        <w:t>قتصادية شفافة خالية من الفساد</w:t>
      </w:r>
      <w:r w:rsidR="00213BC7">
        <w:rPr>
          <w:rFonts w:hint="cs"/>
          <w:color w:val="000000" w:themeColor="text1"/>
          <w:rtl/>
        </w:rPr>
        <w:t xml:space="preserve">، </w:t>
      </w:r>
      <w:r w:rsidR="00570AB4" w:rsidRPr="00DE6131">
        <w:rPr>
          <w:rFonts w:hint="cs"/>
          <w:color w:val="000000" w:themeColor="text1"/>
          <w:rtl/>
        </w:rPr>
        <w:t>ومن ثم ضبط منظومة رقابية شاملة ومتكاملة تأخذ بعين ال</w:t>
      </w:r>
      <w:r w:rsidR="00213BC7">
        <w:rPr>
          <w:rFonts w:hint="cs"/>
          <w:color w:val="000000" w:themeColor="text1"/>
          <w:rtl/>
        </w:rPr>
        <w:t>إ</w:t>
      </w:r>
      <w:r w:rsidR="00570AB4" w:rsidRPr="00DE6131">
        <w:rPr>
          <w:rFonts w:hint="cs"/>
          <w:color w:val="000000" w:themeColor="text1"/>
          <w:rtl/>
        </w:rPr>
        <w:t>عتبار خصوصية ومرونة ميدان ال</w:t>
      </w:r>
      <w:r w:rsidR="00213BC7">
        <w:rPr>
          <w:rFonts w:hint="cs"/>
          <w:color w:val="000000" w:themeColor="text1"/>
          <w:rtl/>
        </w:rPr>
        <w:t>إ</w:t>
      </w:r>
      <w:r w:rsidR="00570AB4" w:rsidRPr="00DE6131">
        <w:rPr>
          <w:rFonts w:hint="cs"/>
          <w:color w:val="000000" w:themeColor="text1"/>
          <w:rtl/>
        </w:rPr>
        <w:t xml:space="preserve">ستثمار وقواعده </w:t>
      </w:r>
      <w:r w:rsidR="00213E66">
        <w:rPr>
          <w:rFonts w:hint="cs"/>
          <w:color w:val="000000" w:themeColor="text1"/>
          <w:rtl/>
        </w:rPr>
        <w:t>من أ</w:t>
      </w:r>
      <w:r w:rsidR="00736D13" w:rsidRPr="00DE6131">
        <w:rPr>
          <w:rFonts w:hint="cs"/>
          <w:color w:val="000000" w:themeColor="text1"/>
          <w:rtl/>
        </w:rPr>
        <w:t>جل تحقيق متطلبات المصلحة العامة بمفهومها الواسع التي تضم مصالح الأطراف المشاركة في عقد التفويض مجتمعة.</w:t>
      </w:r>
      <w:r w:rsidRPr="00DE6131">
        <w:rPr>
          <w:color w:val="000000" w:themeColor="text1"/>
        </w:rPr>
        <w:t xml:space="preserve"> </w:t>
      </w:r>
    </w:p>
    <w:p w14:paraId="02AF5D92" w14:textId="7CEF75A4" w:rsidR="009A54F4" w:rsidRPr="00DE6131" w:rsidRDefault="009A54F4" w:rsidP="00A968FA">
      <w:pPr>
        <w:rPr>
          <w:color w:val="000000" w:themeColor="text1"/>
          <w:rtl/>
        </w:rPr>
      </w:pPr>
    </w:p>
    <w:p w14:paraId="1CA56BE7" w14:textId="77777777" w:rsidR="009A54F4" w:rsidRPr="00DE6131" w:rsidRDefault="009A54F4" w:rsidP="009A54F4">
      <w:pPr>
        <w:rPr>
          <w:color w:val="000000" w:themeColor="text1"/>
          <w:rtl/>
        </w:rPr>
      </w:pPr>
    </w:p>
    <w:p w14:paraId="112949CD" w14:textId="77777777" w:rsidR="009A54F4" w:rsidRPr="00DE6131" w:rsidRDefault="009A54F4" w:rsidP="009A54F4">
      <w:pPr>
        <w:rPr>
          <w:color w:val="000000" w:themeColor="text1"/>
          <w:highlight w:val="green"/>
          <w:rtl/>
        </w:rPr>
      </w:pPr>
    </w:p>
    <w:p w14:paraId="7800EF86" w14:textId="77777777" w:rsidR="009A54F4" w:rsidRPr="00DE6131" w:rsidRDefault="009A54F4" w:rsidP="009A54F4">
      <w:pPr>
        <w:rPr>
          <w:color w:val="000000" w:themeColor="text1"/>
          <w:highlight w:val="green"/>
          <w:rtl/>
        </w:rPr>
      </w:pPr>
    </w:p>
    <w:p w14:paraId="56F1CE68" w14:textId="77777777" w:rsidR="009A54F4" w:rsidRPr="00DE6131" w:rsidRDefault="009A54F4" w:rsidP="009A54F4">
      <w:pPr>
        <w:rPr>
          <w:color w:val="000000" w:themeColor="text1"/>
          <w:highlight w:val="green"/>
          <w:rtl/>
        </w:rPr>
      </w:pPr>
    </w:p>
    <w:p w14:paraId="158846D2" w14:textId="77777777" w:rsidR="009A54F4" w:rsidRPr="00DE6131" w:rsidRDefault="009A54F4" w:rsidP="009A54F4">
      <w:pPr>
        <w:rPr>
          <w:color w:val="000000" w:themeColor="text1"/>
          <w:highlight w:val="green"/>
          <w:rtl/>
        </w:rPr>
      </w:pPr>
    </w:p>
    <w:p w14:paraId="2811B45E" w14:textId="77777777" w:rsidR="009A54F4" w:rsidRPr="00DE6131" w:rsidRDefault="009A54F4" w:rsidP="009A54F4">
      <w:pPr>
        <w:rPr>
          <w:color w:val="000000" w:themeColor="text1"/>
          <w:highlight w:val="green"/>
          <w:rtl/>
        </w:rPr>
      </w:pPr>
    </w:p>
    <w:p w14:paraId="4A4137F7" w14:textId="77777777" w:rsidR="009A54F4" w:rsidRPr="00DE6131" w:rsidRDefault="009A54F4" w:rsidP="009A54F4">
      <w:pPr>
        <w:rPr>
          <w:color w:val="000000" w:themeColor="text1"/>
          <w:highlight w:val="green"/>
          <w:rtl/>
        </w:rPr>
      </w:pPr>
    </w:p>
    <w:p w14:paraId="430CD2F3" w14:textId="77777777" w:rsidR="009A54F4" w:rsidRPr="00DE6131" w:rsidRDefault="009A54F4" w:rsidP="009A54F4">
      <w:pPr>
        <w:rPr>
          <w:color w:val="000000" w:themeColor="text1"/>
          <w:highlight w:val="green"/>
          <w:rtl/>
        </w:rPr>
      </w:pPr>
    </w:p>
    <w:p w14:paraId="5E059469" w14:textId="77777777" w:rsidR="009A54F4" w:rsidRPr="00DE6131" w:rsidRDefault="009A54F4" w:rsidP="009A54F4">
      <w:pPr>
        <w:rPr>
          <w:color w:val="000000" w:themeColor="text1"/>
          <w:highlight w:val="green"/>
          <w:rtl/>
        </w:rPr>
      </w:pPr>
    </w:p>
    <w:bookmarkEnd w:id="314"/>
    <w:p w14:paraId="047DD51E" w14:textId="77777777" w:rsidR="00F47430" w:rsidRPr="00DE6131" w:rsidRDefault="00F47430" w:rsidP="00AE26B5">
      <w:pPr>
        <w:rPr>
          <w:color w:val="000000" w:themeColor="text1"/>
          <w:rtl/>
        </w:rPr>
        <w:sectPr w:rsidR="00F47430" w:rsidRPr="00DE6131" w:rsidSect="00E84884">
          <w:headerReference w:type="default" r:id="rId20"/>
          <w:footerReference w:type="default" r:id="rId21"/>
          <w:footnotePr>
            <w:pos w:val="beneathText"/>
            <w:numRestart w:val="eachPage"/>
          </w:footnotePr>
          <w:pgSz w:w="11906" w:h="16838" w:code="9"/>
          <w:pgMar w:top="1418" w:right="1701" w:bottom="1418" w:left="1418" w:header="709" w:footer="709" w:gutter="0"/>
          <w:pgNumType w:start="185"/>
          <w:cols w:space="708"/>
          <w:vAlign w:val="both"/>
          <w:docGrid w:linePitch="381"/>
        </w:sectPr>
      </w:pPr>
    </w:p>
    <w:p w14:paraId="4D7F4A01" w14:textId="46DF6DA3" w:rsidR="00F47430" w:rsidRPr="00DE6131" w:rsidRDefault="00F47430" w:rsidP="00AE26B5">
      <w:pPr>
        <w:rPr>
          <w:color w:val="000000" w:themeColor="text1"/>
        </w:rPr>
      </w:pPr>
    </w:p>
    <w:p w14:paraId="2746E115" w14:textId="77777777" w:rsidR="00F47430" w:rsidRPr="00DE6131" w:rsidRDefault="00F47430" w:rsidP="00AE26B5">
      <w:pPr>
        <w:rPr>
          <w:color w:val="000000" w:themeColor="text1"/>
        </w:rPr>
      </w:pPr>
    </w:p>
    <w:p w14:paraId="0CC95F49" w14:textId="77777777" w:rsidR="007D0BA0" w:rsidRPr="00DE6131" w:rsidRDefault="007D0BA0" w:rsidP="00F47430">
      <w:pPr>
        <w:jc w:val="center"/>
        <w:rPr>
          <w:color w:val="000000" w:themeColor="text1"/>
          <w:rtl/>
        </w:rPr>
      </w:pPr>
    </w:p>
    <w:p w14:paraId="24593E00" w14:textId="77777777" w:rsidR="007D0BA0" w:rsidRPr="00DE6131" w:rsidRDefault="007D0BA0" w:rsidP="00F47430">
      <w:pPr>
        <w:jc w:val="center"/>
        <w:rPr>
          <w:color w:val="000000" w:themeColor="text1"/>
          <w:rtl/>
        </w:rPr>
      </w:pPr>
    </w:p>
    <w:p w14:paraId="0EAC4E9C" w14:textId="77777777" w:rsidR="007D0BA0" w:rsidRPr="00DE6131" w:rsidRDefault="007D0BA0" w:rsidP="00F47430">
      <w:pPr>
        <w:jc w:val="center"/>
        <w:rPr>
          <w:color w:val="000000" w:themeColor="text1"/>
          <w:rtl/>
        </w:rPr>
      </w:pPr>
    </w:p>
    <w:p w14:paraId="03506A87" w14:textId="77777777" w:rsidR="007D0BA0" w:rsidRPr="00DE6131" w:rsidRDefault="007D0BA0" w:rsidP="00F47430">
      <w:pPr>
        <w:jc w:val="center"/>
        <w:rPr>
          <w:color w:val="000000" w:themeColor="text1"/>
          <w:rtl/>
        </w:rPr>
      </w:pPr>
    </w:p>
    <w:p w14:paraId="3F1364D5" w14:textId="77777777" w:rsidR="007D0BA0" w:rsidRPr="00DE6131" w:rsidRDefault="007D0BA0" w:rsidP="00F47430">
      <w:pPr>
        <w:jc w:val="center"/>
        <w:rPr>
          <w:color w:val="000000" w:themeColor="text1"/>
          <w:rtl/>
        </w:rPr>
      </w:pPr>
    </w:p>
    <w:p w14:paraId="6610042A" w14:textId="77777777" w:rsidR="007D0BA0" w:rsidRPr="00DE6131" w:rsidRDefault="007D0BA0" w:rsidP="00F47430">
      <w:pPr>
        <w:jc w:val="center"/>
        <w:rPr>
          <w:color w:val="000000" w:themeColor="text1"/>
          <w:rtl/>
        </w:rPr>
      </w:pPr>
    </w:p>
    <w:p w14:paraId="0F7CA65D" w14:textId="77777777" w:rsidR="007D0BA0" w:rsidRPr="00DE6131" w:rsidRDefault="007D0BA0" w:rsidP="00F47430">
      <w:pPr>
        <w:jc w:val="center"/>
        <w:rPr>
          <w:color w:val="000000" w:themeColor="text1"/>
          <w:rtl/>
        </w:rPr>
      </w:pPr>
    </w:p>
    <w:p w14:paraId="3C06EEDD" w14:textId="77777777" w:rsidR="007D0BA0" w:rsidRPr="00DE6131" w:rsidRDefault="007D0BA0" w:rsidP="00F47430">
      <w:pPr>
        <w:jc w:val="center"/>
        <w:rPr>
          <w:color w:val="000000" w:themeColor="text1"/>
          <w:rtl/>
        </w:rPr>
      </w:pPr>
    </w:p>
    <w:p w14:paraId="71066D26" w14:textId="77777777" w:rsidR="007D0BA0" w:rsidRPr="00DE6131" w:rsidRDefault="007D0BA0" w:rsidP="00F47430">
      <w:pPr>
        <w:jc w:val="center"/>
        <w:rPr>
          <w:color w:val="000000" w:themeColor="text1"/>
          <w:rtl/>
        </w:rPr>
      </w:pPr>
    </w:p>
    <w:p w14:paraId="1E9634FB" w14:textId="77777777" w:rsidR="007D0BA0" w:rsidRPr="00DE6131" w:rsidRDefault="007D0BA0" w:rsidP="00F47430">
      <w:pPr>
        <w:jc w:val="center"/>
        <w:rPr>
          <w:color w:val="000000" w:themeColor="text1"/>
          <w:rtl/>
        </w:rPr>
      </w:pPr>
    </w:p>
    <w:p w14:paraId="037B4380" w14:textId="77777777" w:rsidR="007D0BA0" w:rsidRPr="00DE6131" w:rsidRDefault="007D0BA0" w:rsidP="00F47430">
      <w:pPr>
        <w:jc w:val="center"/>
        <w:rPr>
          <w:color w:val="000000" w:themeColor="text1"/>
          <w:rtl/>
        </w:rPr>
      </w:pPr>
    </w:p>
    <w:p w14:paraId="65359880" w14:textId="2B2D2FEA" w:rsidR="00F47430" w:rsidRPr="005E5796" w:rsidRDefault="00F47430" w:rsidP="00194C4C">
      <w:pPr>
        <w:pStyle w:val="Sction"/>
        <w:numPr>
          <w:ilvl w:val="0"/>
          <w:numId w:val="0"/>
        </w:numPr>
        <w:jc w:val="center"/>
        <w:rPr>
          <w:sz w:val="44"/>
          <w:szCs w:val="44"/>
          <w:rtl/>
        </w:rPr>
      </w:pPr>
      <w:bookmarkStart w:id="315" w:name="_Toc168134120"/>
      <w:r w:rsidRPr="005E5796">
        <w:rPr>
          <w:rFonts w:hint="cs"/>
          <w:sz w:val="44"/>
          <w:szCs w:val="44"/>
          <w:rtl/>
        </w:rPr>
        <w:t>قائمة المراجع</w:t>
      </w:r>
      <w:bookmarkEnd w:id="315"/>
    </w:p>
    <w:p w14:paraId="0B3EB520" w14:textId="77777777" w:rsidR="00F47430" w:rsidRPr="00DE6131" w:rsidRDefault="00F47430" w:rsidP="00F47430">
      <w:pPr>
        <w:jc w:val="center"/>
        <w:rPr>
          <w:color w:val="000000" w:themeColor="text1"/>
          <w:rtl/>
        </w:rPr>
      </w:pPr>
    </w:p>
    <w:p w14:paraId="240993B0" w14:textId="77777777" w:rsidR="00F47430" w:rsidRPr="00DE6131" w:rsidRDefault="00F47430" w:rsidP="00F47430">
      <w:pPr>
        <w:jc w:val="center"/>
        <w:rPr>
          <w:color w:val="000000" w:themeColor="text1"/>
          <w:rtl/>
        </w:rPr>
      </w:pPr>
    </w:p>
    <w:p w14:paraId="1E7384D5" w14:textId="77777777" w:rsidR="00F47430" w:rsidRPr="00DE6131" w:rsidRDefault="00F47430" w:rsidP="00F47430">
      <w:pPr>
        <w:jc w:val="center"/>
        <w:rPr>
          <w:color w:val="000000" w:themeColor="text1"/>
          <w:rtl/>
        </w:rPr>
      </w:pPr>
    </w:p>
    <w:p w14:paraId="50BB9434" w14:textId="77777777" w:rsidR="00F47430" w:rsidRPr="00DE6131" w:rsidRDefault="00F47430" w:rsidP="00F47430">
      <w:pPr>
        <w:jc w:val="center"/>
        <w:rPr>
          <w:color w:val="000000" w:themeColor="text1"/>
          <w:rtl/>
        </w:rPr>
      </w:pPr>
    </w:p>
    <w:p w14:paraId="47316AE7" w14:textId="77777777" w:rsidR="00F47430" w:rsidRPr="00DE6131" w:rsidRDefault="00F47430" w:rsidP="00F47430">
      <w:pPr>
        <w:jc w:val="center"/>
        <w:rPr>
          <w:color w:val="000000" w:themeColor="text1"/>
          <w:rtl/>
        </w:rPr>
      </w:pPr>
    </w:p>
    <w:p w14:paraId="4DDEFBDB" w14:textId="77777777" w:rsidR="00F47430" w:rsidRPr="00DE6131" w:rsidRDefault="00F47430" w:rsidP="00F47430">
      <w:pPr>
        <w:jc w:val="center"/>
        <w:rPr>
          <w:color w:val="000000" w:themeColor="text1"/>
          <w:rtl/>
        </w:rPr>
      </w:pPr>
    </w:p>
    <w:p w14:paraId="7E70D586" w14:textId="77777777" w:rsidR="00F47430" w:rsidRPr="00DE6131" w:rsidRDefault="00F47430" w:rsidP="00F47430">
      <w:pPr>
        <w:jc w:val="center"/>
        <w:rPr>
          <w:color w:val="000000" w:themeColor="text1"/>
          <w:rtl/>
        </w:rPr>
      </w:pPr>
    </w:p>
    <w:p w14:paraId="49BC7522" w14:textId="77777777" w:rsidR="00F47430" w:rsidRPr="00DE6131" w:rsidRDefault="00F47430" w:rsidP="00F47430">
      <w:pPr>
        <w:jc w:val="center"/>
        <w:rPr>
          <w:color w:val="000000" w:themeColor="text1"/>
          <w:rtl/>
        </w:rPr>
      </w:pPr>
    </w:p>
    <w:p w14:paraId="5DE67224" w14:textId="77777777" w:rsidR="00F47430" w:rsidRPr="00DE6131" w:rsidRDefault="00F47430" w:rsidP="00F47430">
      <w:pPr>
        <w:jc w:val="center"/>
        <w:rPr>
          <w:color w:val="000000" w:themeColor="text1"/>
          <w:rtl/>
        </w:rPr>
      </w:pPr>
    </w:p>
    <w:p w14:paraId="6CB5B248" w14:textId="77777777" w:rsidR="00F47430" w:rsidRPr="00DE6131" w:rsidRDefault="00F47430" w:rsidP="00F47430">
      <w:pPr>
        <w:jc w:val="center"/>
        <w:rPr>
          <w:color w:val="000000" w:themeColor="text1"/>
          <w:rtl/>
        </w:rPr>
      </w:pPr>
    </w:p>
    <w:p w14:paraId="118560E1" w14:textId="77777777" w:rsidR="00F47430" w:rsidRPr="00DE6131" w:rsidRDefault="00F47430" w:rsidP="00F47430">
      <w:pPr>
        <w:jc w:val="center"/>
        <w:rPr>
          <w:color w:val="000000" w:themeColor="text1"/>
          <w:rtl/>
        </w:rPr>
      </w:pPr>
    </w:p>
    <w:p w14:paraId="44E260CB" w14:textId="77777777" w:rsidR="00F47430" w:rsidRPr="00DE6131" w:rsidRDefault="00F47430" w:rsidP="00F47430">
      <w:pPr>
        <w:jc w:val="center"/>
        <w:rPr>
          <w:color w:val="000000" w:themeColor="text1"/>
          <w:rtl/>
        </w:rPr>
      </w:pPr>
    </w:p>
    <w:p w14:paraId="3BA82968" w14:textId="77777777" w:rsidR="00F47430" w:rsidRPr="00DE6131" w:rsidRDefault="00F47430" w:rsidP="00F47430">
      <w:pPr>
        <w:jc w:val="center"/>
        <w:rPr>
          <w:color w:val="000000" w:themeColor="text1"/>
          <w:rtl/>
        </w:rPr>
      </w:pPr>
    </w:p>
    <w:p w14:paraId="3D495692" w14:textId="77777777" w:rsidR="00F47430" w:rsidRPr="00DE6131" w:rsidRDefault="00F47430" w:rsidP="00F47430">
      <w:pPr>
        <w:jc w:val="center"/>
        <w:rPr>
          <w:color w:val="000000" w:themeColor="text1"/>
          <w:rtl/>
        </w:rPr>
      </w:pPr>
    </w:p>
    <w:p w14:paraId="418AE612" w14:textId="77777777" w:rsidR="00F47430" w:rsidRPr="00DE6131" w:rsidRDefault="00F47430" w:rsidP="00F47430">
      <w:pPr>
        <w:jc w:val="center"/>
        <w:rPr>
          <w:color w:val="000000" w:themeColor="text1"/>
          <w:rtl/>
        </w:rPr>
      </w:pPr>
    </w:p>
    <w:p w14:paraId="6846CDC8" w14:textId="77777777" w:rsidR="00534A25" w:rsidRDefault="00534A25" w:rsidP="00534A25">
      <w:pPr>
        <w:ind w:firstLine="0"/>
        <w:jc w:val="both"/>
        <w:rPr>
          <w:color w:val="000000" w:themeColor="text1"/>
          <w:rtl/>
        </w:rPr>
        <w:sectPr w:rsidR="00534A25" w:rsidSect="007744BE">
          <w:footerReference w:type="default" r:id="rId22"/>
          <w:footnotePr>
            <w:pos w:val="beneathText"/>
            <w:numRestart w:val="eachPage"/>
          </w:footnotePr>
          <w:pgSz w:w="11907" w:h="16839" w:code="9"/>
          <w:pgMar w:top="1418" w:right="1275" w:bottom="1418" w:left="1418" w:header="709" w:footer="709" w:gutter="0"/>
          <w:cols w:space="708"/>
          <w:vAlign w:val="both"/>
          <w:docGrid w:linePitch="381"/>
        </w:sectPr>
      </w:pPr>
    </w:p>
    <w:p w14:paraId="74B5994F" w14:textId="745E342C" w:rsidR="00D971A8" w:rsidRPr="001C1188" w:rsidRDefault="00D971A8" w:rsidP="00D971A8">
      <w:pPr>
        <w:ind w:firstLine="0"/>
        <w:rPr>
          <w:b/>
          <w:bCs/>
          <w:color w:val="000000" w:themeColor="text1"/>
          <w:u w:val="single"/>
          <w:rtl/>
        </w:rPr>
      </w:pPr>
      <w:r w:rsidRPr="001C1188">
        <w:rPr>
          <w:rFonts w:hint="cs"/>
          <w:b/>
          <w:bCs/>
          <w:color w:val="000000" w:themeColor="text1"/>
          <w:u w:val="single"/>
          <w:rtl/>
        </w:rPr>
        <w:lastRenderedPageBreak/>
        <w:t>قائمة</w:t>
      </w:r>
      <w:r w:rsidRPr="001C1188">
        <w:rPr>
          <w:b/>
          <w:bCs/>
          <w:color w:val="000000" w:themeColor="text1"/>
          <w:u w:val="single"/>
          <w:rtl/>
        </w:rPr>
        <w:t xml:space="preserve"> </w:t>
      </w:r>
      <w:r w:rsidRPr="001C1188">
        <w:rPr>
          <w:rFonts w:hint="cs"/>
          <w:b/>
          <w:bCs/>
          <w:color w:val="000000" w:themeColor="text1"/>
          <w:u w:val="single"/>
          <w:rtl/>
        </w:rPr>
        <w:t>الكتب العامة</w:t>
      </w:r>
      <w:r w:rsidRPr="001C1188">
        <w:rPr>
          <w:b/>
          <w:bCs/>
          <w:color w:val="000000" w:themeColor="text1"/>
          <w:u w:val="single"/>
          <w:rtl/>
        </w:rPr>
        <w:t>:</w:t>
      </w:r>
    </w:p>
    <w:p w14:paraId="4067371A" w14:textId="76547BD5" w:rsidR="00D90C81" w:rsidRDefault="0064409B" w:rsidP="0064409B">
      <w:pPr>
        <w:pStyle w:val="Notedefin"/>
        <w:ind w:firstLine="0"/>
        <w:rPr>
          <w:color w:val="000000" w:themeColor="text1"/>
          <w:sz w:val="28"/>
          <w:szCs w:val="28"/>
        </w:rPr>
      </w:pPr>
      <w:r w:rsidRPr="0064409B">
        <w:rPr>
          <w:rFonts w:hint="cs"/>
          <w:color w:val="000000" w:themeColor="text1"/>
          <w:sz w:val="28"/>
          <w:szCs w:val="28"/>
          <w:rtl/>
        </w:rPr>
        <w:t>1.</w:t>
      </w:r>
      <w:r>
        <w:rPr>
          <w:rFonts w:hint="cs"/>
          <w:color w:val="000000" w:themeColor="text1"/>
          <w:sz w:val="28"/>
          <w:szCs w:val="28"/>
          <w:rtl/>
        </w:rPr>
        <w:t xml:space="preserve"> </w:t>
      </w:r>
      <w:r w:rsidR="00D971A8" w:rsidRPr="00DE6131">
        <w:rPr>
          <w:rFonts w:hint="cs"/>
          <w:color w:val="000000" w:themeColor="text1"/>
          <w:sz w:val="28"/>
          <w:szCs w:val="28"/>
          <w:rtl/>
        </w:rPr>
        <w:t>أحمد مصطفى صبيح، الرقابة المالية والإدارية ودورها في الحد من الفساد الإداري، مركز الدراسات العربية للنشر والتوزيع، طبعة 2015.</w:t>
      </w:r>
    </w:p>
    <w:p w14:paraId="1866FAFF" w14:textId="221F9E54" w:rsidR="00D90C81" w:rsidRDefault="0064409B" w:rsidP="0064409B">
      <w:pPr>
        <w:pStyle w:val="Notedefin"/>
        <w:ind w:firstLine="0"/>
        <w:rPr>
          <w:color w:val="000000" w:themeColor="text1"/>
          <w:sz w:val="28"/>
          <w:szCs w:val="28"/>
        </w:rPr>
      </w:pPr>
      <w:r>
        <w:rPr>
          <w:rFonts w:hint="cs"/>
          <w:color w:val="000000" w:themeColor="text1"/>
          <w:sz w:val="28"/>
          <w:szCs w:val="28"/>
          <w:rtl/>
        </w:rPr>
        <w:t xml:space="preserve">2. </w:t>
      </w:r>
      <w:r w:rsidR="00D971A8" w:rsidRPr="00D90C81">
        <w:rPr>
          <w:rFonts w:hint="cs"/>
          <w:color w:val="000000" w:themeColor="text1"/>
          <w:sz w:val="28"/>
          <w:szCs w:val="28"/>
          <w:rtl/>
        </w:rPr>
        <w:t>اسلام ممدوح إسماعيل لبيب، المسؤولية العقدية للسلطة الإدارية في مراحل العقد المختلفة، دار الجامعة الجديدة الإسكندرية، مصر، طبعة 2023.</w:t>
      </w:r>
    </w:p>
    <w:p w14:paraId="6E1C5E30" w14:textId="1925374B" w:rsidR="00D971A8" w:rsidRPr="00D90C81" w:rsidRDefault="0064409B" w:rsidP="0064409B">
      <w:pPr>
        <w:pStyle w:val="Notedefin"/>
        <w:ind w:firstLine="0"/>
        <w:rPr>
          <w:color w:val="000000" w:themeColor="text1"/>
          <w:sz w:val="28"/>
          <w:szCs w:val="28"/>
        </w:rPr>
      </w:pPr>
      <w:r>
        <w:rPr>
          <w:rFonts w:hint="cs"/>
          <w:color w:val="000000" w:themeColor="text1"/>
          <w:sz w:val="28"/>
          <w:szCs w:val="28"/>
          <w:rtl/>
        </w:rPr>
        <w:t xml:space="preserve">3. </w:t>
      </w:r>
      <w:r w:rsidR="00D971A8" w:rsidRPr="00D90C81">
        <w:rPr>
          <w:rFonts w:hint="cs"/>
          <w:color w:val="000000" w:themeColor="text1"/>
          <w:sz w:val="28"/>
          <w:szCs w:val="28"/>
          <w:rtl/>
        </w:rPr>
        <w:t>بالجيلالي بلعيد، الحماية القانونية لقواعد المنافسة في الصفقات</w:t>
      </w:r>
      <w:r w:rsidR="000D56C8">
        <w:rPr>
          <w:rFonts w:hint="cs"/>
          <w:color w:val="000000" w:themeColor="text1"/>
          <w:sz w:val="28"/>
          <w:szCs w:val="28"/>
          <w:rtl/>
        </w:rPr>
        <w:t xml:space="preserve"> العمومية، النشر الجامعي الجديد</w:t>
      </w:r>
      <w:r w:rsidR="00D971A8" w:rsidRPr="00D90C81">
        <w:rPr>
          <w:rFonts w:hint="cs"/>
          <w:color w:val="000000" w:themeColor="text1"/>
          <w:sz w:val="28"/>
          <w:szCs w:val="28"/>
          <w:rtl/>
        </w:rPr>
        <w:t xml:space="preserve"> تلمسان الجزائر طبعة 2019.</w:t>
      </w:r>
    </w:p>
    <w:p w14:paraId="51564FD9" w14:textId="64CF7F9E" w:rsidR="00D971A8" w:rsidRPr="00DE6131" w:rsidRDefault="0064409B" w:rsidP="005D0B8A">
      <w:pPr>
        <w:pStyle w:val="Notedefin"/>
        <w:ind w:firstLine="0"/>
        <w:rPr>
          <w:color w:val="000000" w:themeColor="text1"/>
          <w:sz w:val="28"/>
          <w:szCs w:val="28"/>
        </w:rPr>
      </w:pPr>
      <w:r>
        <w:rPr>
          <w:rFonts w:hint="cs"/>
          <w:color w:val="000000" w:themeColor="text1"/>
          <w:sz w:val="28"/>
          <w:szCs w:val="28"/>
          <w:rtl/>
        </w:rPr>
        <w:t xml:space="preserve">4. </w:t>
      </w:r>
      <w:r w:rsidR="00237C3B" w:rsidRPr="00DE6131">
        <w:rPr>
          <w:rFonts w:hint="cs"/>
          <w:color w:val="000000" w:themeColor="text1"/>
          <w:sz w:val="28"/>
          <w:szCs w:val="28"/>
          <w:rtl/>
        </w:rPr>
        <w:t>بودلال فطومة، التحكيم في العقود الإدارية، دار الجامعة الجديدة الإسكندرية، طبعة 2023.</w:t>
      </w:r>
    </w:p>
    <w:p w14:paraId="0C702EB5" w14:textId="2EC4AF79" w:rsidR="0064409B" w:rsidRDefault="0064409B" w:rsidP="005D0B8A">
      <w:pPr>
        <w:pStyle w:val="Notedefin"/>
        <w:ind w:firstLine="0"/>
        <w:rPr>
          <w:color w:val="000000" w:themeColor="text1"/>
          <w:sz w:val="28"/>
          <w:szCs w:val="28"/>
          <w:rtl/>
        </w:rPr>
      </w:pPr>
      <w:r w:rsidRPr="0064409B">
        <w:rPr>
          <w:rFonts w:hint="cs"/>
          <w:color w:val="000000" w:themeColor="text1"/>
          <w:sz w:val="28"/>
          <w:szCs w:val="28"/>
          <w:rtl/>
        </w:rPr>
        <w:t>5.</w:t>
      </w:r>
      <w:r>
        <w:rPr>
          <w:rFonts w:hint="cs"/>
          <w:color w:val="000000" w:themeColor="text1"/>
          <w:sz w:val="28"/>
          <w:szCs w:val="28"/>
          <w:rtl/>
        </w:rPr>
        <w:t xml:space="preserve"> </w:t>
      </w:r>
      <w:r w:rsidR="00237C3B" w:rsidRPr="00DE6131">
        <w:rPr>
          <w:rFonts w:hint="cs"/>
          <w:color w:val="000000" w:themeColor="text1"/>
          <w:sz w:val="28"/>
          <w:szCs w:val="28"/>
          <w:rtl/>
        </w:rPr>
        <w:t>حسن عبد الله حسن، عقد المشاركة لتمويل وانشاء وإدارة المرافق العامة (دراسة تحليلية نقدية تطبيقية</w:t>
      </w:r>
    </w:p>
    <w:p w14:paraId="3C174BE2" w14:textId="04167220" w:rsidR="00D971A8" w:rsidRPr="00DE6131" w:rsidRDefault="0064409B" w:rsidP="00237C3B">
      <w:pPr>
        <w:pStyle w:val="Notedefin"/>
        <w:ind w:firstLine="0"/>
        <w:rPr>
          <w:color w:val="000000" w:themeColor="text1"/>
          <w:sz w:val="28"/>
          <w:szCs w:val="28"/>
        </w:rPr>
      </w:pPr>
      <w:r>
        <w:rPr>
          <w:rFonts w:hint="cs"/>
          <w:color w:val="000000" w:themeColor="text1"/>
          <w:sz w:val="28"/>
          <w:szCs w:val="28"/>
          <w:rtl/>
        </w:rPr>
        <w:t>.</w:t>
      </w:r>
      <w:r w:rsidR="00237C3B">
        <w:rPr>
          <w:rFonts w:hint="cs"/>
          <w:color w:val="000000" w:themeColor="text1"/>
          <w:sz w:val="28"/>
          <w:szCs w:val="28"/>
          <w:rtl/>
        </w:rPr>
        <w:t xml:space="preserve"> </w:t>
      </w:r>
      <w:r w:rsidR="00237C3B" w:rsidRPr="00DE6131">
        <w:rPr>
          <w:rFonts w:hint="cs"/>
          <w:color w:val="000000" w:themeColor="text1"/>
          <w:sz w:val="28"/>
          <w:szCs w:val="28"/>
          <w:rtl/>
        </w:rPr>
        <w:t>مقارنة) دار الجامعة الجديدة، الإسكندرية، مصر، طبعة 2016.</w:t>
      </w:r>
    </w:p>
    <w:p w14:paraId="64C6E6C1" w14:textId="7FF13BA0" w:rsidR="00D971A8" w:rsidRPr="00DE6131" w:rsidRDefault="0064409B" w:rsidP="00237C3B">
      <w:pPr>
        <w:pStyle w:val="Notedefin"/>
        <w:ind w:firstLine="0"/>
        <w:rPr>
          <w:color w:val="000000" w:themeColor="text1"/>
          <w:sz w:val="28"/>
          <w:szCs w:val="28"/>
          <w:lang w:val="fr-FR"/>
        </w:rPr>
      </w:pPr>
      <w:r>
        <w:rPr>
          <w:rFonts w:hint="cs"/>
          <w:color w:val="000000" w:themeColor="text1"/>
          <w:sz w:val="28"/>
          <w:szCs w:val="28"/>
          <w:rtl/>
        </w:rPr>
        <w:t>7.</w:t>
      </w:r>
      <w:r w:rsidR="000C2B08" w:rsidRPr="000C2B08">
        <w:rPr>
          <w:rFonts w:hint="cs"/>
          <w:color w:val="000000" w:themeColor="text1"/>
          <w:sz w:val="28"/>
          <w:szCs w:val="28"/>
          <w:rtl/>
        </w:rPr>
        <w:t xml:space="preserve"> </w:t>
      </w:r>
      <w:r w:rsidR="000C2B08" w:rsidRPr="00DE6131">
        <w:rPr>
          <w:rFonts w:hint="cs"/>
          <w:color w:val="000000" w:themeColor="text1"/>
          <w:sz w:val="28"/>
          <w:szCs w:val="28"/>
          <w:rtl/>
        </w:rPr>
        <w:t xml:space="preserve">حمادة عبد الرزاق، النظام القانوني لعقد امتياز المرفق العام، دار </w:t>
      </w:r>
      <w:r w:rsidR="000D56C8">
        <w:rPr>
          <w:rFonts w:hint="cs"/>
          <w:color w:val="000000" w:themeColor="text1"/>
          <w:sz w:val="28"/>
          <w:szCs w:val="28"/>
          <w:rtl/>
        </w:rPr>
        <w:t>الجامعة الجديدة، الإسكندرية مصر</w:t>
      </w:r>
      <w:r w:rsidR="000C2B08" w:rsidRPr="00DE6131">
        <w:rPr>
          <w:rFonts w:hint="cs"/>
          <w:color w:val="000000" w:themeColor="text1"/>
          <w:sz w:val="28"/>
          <w:szCs w:val="28"/>
          <w:rtl/>
        </w:rPr>
        <w:t xml:space="preserve"> طبعة 2012.</w:t>
      </w:r>
    </w:p>
    <w:p w14:paraId="3D8F6928" w14:textId="73DD868E" w:rsidR="00D971A8" w:rsidRPr="00DE6131" w:rsidRDefault="0064409B" w:rsidP="000C2B08">
      <w:pPr>
        <w:pStyle w:val="Notedefin"/>
        <w:ind w:firstLine="0"/>
        <w:rPr>
          <w:color w:val="000000" w:themeColor="text1"/>
          <w:sz w:val="28"/>
          <w:szCs w:val="28"/>
        </w:rPr>
      </w:pPr>
      <w:r>
        <w:rPr>
          <w:rFonts w:hint="cs"/>
          <w:color w:val="000000" w:themeColor="text1"/>
          <w:sz w:val="28"/>
          <w:szCs w:val="28"/>
          <w:rtl/>
        </w:rPr>
        <w:t xml:space="preserve">8. </w:t>
      </w:r>
      <w:r w:rsidR="000C2B08" w:rsidRPr="00DE6131">
        <w:rPr>
          <w:rFonts w:hint="cs"/>
          <w:color w:val="000000" w:themeColor="text1"/>
          <w:sz w:val="28"/>
          <w:szCs w:val="28"/>
          <w:rtl/>
        </w:rPr>
        <w:t>دربا</w:t>
      </w:r>
      <w:r w:rsidR="000C2B08">
        <w:rPr>
          <w:rFonts w:hint="cs"/>
          <w:color w:val="000000" w:themeColor="text1"/>
          <w:sz w:val="28"/>
          <w:szCs w:val="28"/>
          <w:rtl/>
        </w:rPr>
        <w:t>ل</w:t>
      </w:r>
      <w:r w:rsidR="000C2B08" w:rsidRPr="00DE6131">
        <w:rPr>
          <w:rFonts w:hint="cs"/>
          <w:color w:val="000000" w:themeColor="text1"/>
          <w:sz w:val="28"/>
          <w:szCs w:val="28"/>
          <w:rtl/>
        </w:rPr>
        <w:t xml:space="preserve"> عبد الرزاق، غلاب عبد الحق، التحكيم في الصفقات العمومية وفقا للتشريع الجزائري، دار الجامعة الجديدة الإسكندرية، مصر، طبعة 2017.</w:t>
      </w:r>
    </w:p>
    <w:p w14:paraId="41C204B7" w14:textId="565A6C05" w:rsidR="00D971A8" w:rsidRPr="00DE6131" w:rsidRDefault="0064409B" w:rsidP="000C2B08">
      <w:pPr>
        <w:pStyle w:val="Notedefin"/>
        <w:ind w:firstLine="0"/>
        <w:rPr>
          <w:color w:val="000000" w:themeColor="text1"/>
          <w:sz w:val="28"/>
          <w:szCs w:val="28"/>
        </w:rPr>
      </w:pPr>
      <w:r>
        <w:rPr>
          <w:rFonts w:hint="cs"/>
          <w:color w:val="000000" w:themeColor="text1"/>
          <w:sz w:val="28"/>
          <w:szCs w:val="28"/>
          <w:rtl/>
        </w:rPr>
        <w:t xml:space="preserve">9. </w:t>
      </w:r>
      <w:r w:rsidR="000C2B08" w:rsidRPr="000C2B08">
        <w:rPr>
          <w:rFonts w:hint="cs"/>
          <w:color w:val="000000" w:themeColor="text1"/>
          <w:sz w:val="28"/>
          <w:szCs w:val="28"/>
          <w:rtl/>
        </w:rPr>
        <w:t>سالي محمد جمعة سليم، سلطا</w:t>
      </w:r>
      <w:r w:rsidR="000C2B08" w:rsidRPr="000C2B08">
        <w:rPr>
          <w:color w:val="000000" w:themeColor="text1"/>
          <w:sz w:val="28"/>
          <w:szCs w:val="28"/>
          <w:rtl/>
        </w:rPr>
        <w:t>ت</w:t>
      </w:r>
      <w:r w:rsidR="000C2B08" w:rsidRPr="000C2B08">
        <w:rPr>
          <w:rFonts w:hint="cs"/>
          <w:color w:val="000000" w:themeColor="text1"/>
          <w:sz w:val="28"/>
          <w:szCs w:val="28"/>
          <w:rtl/>
        </w:rPr>
        <w:t xml:space="preserve"> الإدارة في عقد الشراكة مع القطاع الخاص، دراس</w:t>
      </w:r>
      <w:r w:rsidR="000C2B08" w:rsidRPr="000C2B08">
        <w:rPr>
          <w:color w:val="000000" w:themeColor="text1"/>
          <w:sz w:val="28"/>
          <w:szCs w:val="28"/>
          <w:rtl/>
        </w:rPr>
        <w:t>ة</w:t>
      </w:r>
      <w:r w:rsidR="000C2B08" w:rsidRPr="000C2B08">
        <w:rPr>
          <w:rFonts w:hint="cs"/>
          <w:color w:val="000000" w:themeColor="text1"/>
          <w:sz w:val="28"/>
          <w:szCs w:val="28"/>
          <w:rtl/>
        </w:rPr>
        <w:t xml:space="preserve"> مقارنة، دا</w:t>
      </w:r>
      <w:r w:rsidR="000C2B08" w:rsidRPr="000C2B08">
        <w:rPr>
          <w:color w:val="000000" w:themeColor="text1"/>
          <w:sz w:val="28"/>
          <w:szCs w:val="28"/>
          <w:rtl/>
        </w:rPr>
        <w:t>ر</w:t>
      </w:r>
      <w:r w:rsidR="000C2B08" w:rsidRPr="000C2B08">
        <w:rPr>
          <w:rFonts w:hint="cs"/>
          <w:color w:val="000000" w:themeColor="text1"/>
          <w:sz w:val="28"/>
          <w:szCs w:val="28"/>
          <w:rtl/>
        </w:rPr>
        <w:t xml:space="preserve"> الجامعة الجديدة للنشر، الإسكندرية، مصر، طبعة 2023.</w:t>
      </w:r>
    </w:p>
    <w:p w14:paraId="4B3BAA82" w14:textId="011C8740" w:rsidR="00D971A8" w:rsidRPr="000C2B08" w:rsidRDefault="0064409B" w:rsidP="000C2B08">
      <w:pPr>
        <w:pStyle w:val="Notedefin"/>
        <w:ind w:firstLine="0"/>
        <w:rPr>
          <w:color w:val="000000" w:themeColor="text1"/>
          <w:sz w:val="28"/>
          <w:szCs w:val="28"/>
        </w:rPr>
      </w:pPr>
      <w:r>
        <w:rPr>
          <w:rFonts w:hint="cs"/>
          <w:color w:val="000000" w:themeColor="text1"/>
          <w:rtl/>
        </w:rPr>
        <w:t xml:space="preserve">10. </w:t>
      </w:r>
      <w:r w:rsidR="000C2B08" w:rsidRPr="00DE6131">
        <w:rPr>
          <w:rFonts w:hint="cs"/>
          <w:color w:val="000000" w:themeColor="text1"/>
          <w:sz w:val="28"/>
          <w:szCs w:val="28"/>
          <w:rtl/>
        </w:rPr>
        <w:t>سامال إسكندر محمد الباجلان، سلطات الإدارة والقيود الواردة عليها في العقود الإدارية، دار الفكر الجامعي الإسكندرية، مصر، طبعة 2017.</w:t>
      </w:r>
    </w:p>
    <w:p w14:paraId="4B0928C0" w14:textId="2FF4EE21" w:rsidR="00D971A8" w:rsidRPr="00DE6131" w:rsidRDefault="0064409B" w:rsidP="00157D05">
      <w:pPr>
        <w:pStyle w:val="Notedefin"/>
        <w:ind w:firstLine="0"/>
        <w:rPr>
          <w:color w:val="000000" w:themeColor="text1"/>
          <w:sz w:val="28"/>
          <w:szCs w:val="28"/>
        </w:rPr>
      </w:pPr>
      <w:r>
        <w:rPr>
          <w:rFonts w:hint="cs"/>
          <w:color w:val="000000" w:themeColor="text1"/>
          <w:sz w:val="28"/>
          <w:szCs w:val="28"/>
          <w:rtl/>
        </w:rPr>
        <w:t>11.</w:t>
      </w:r>
      <w:r w:rsidR="000C2B08">
        <w:rPr>
          <w:rFonts w:hint="cs"/>
          <w:color w:val="000000" w:themeColor="text1"/>
          <w:sz w:val="28"/>
          <w:szCs w:val="28"/>
          <w:rtl/>
        </w:rPr>
        <w:t xml:space="preserve"> </w:t>
      </w:r>
      <w:r w:rsidR="000C2B08" w:rsidRPr="00DE6131">
        <w:rPr>
          <w:rFonts w:hint="cs"/>
          <w:color w:val="000000" w:themeColor="text1"/>
          <w:sz w:val="28"/>
          <w:szCs w:val="28"/>
          <w:rtl/>
        </w:rPr>
        <w:t>ستار جبار البدري، العقو</w:t>
      </w:r>
      <w:r w:rsidR="000C2B08" w:rsidRPr="00DE6131">
        <w:rPr>
          <w:rFonts w:hint="eastAsia"/>
          <w:color w:val="000000" w:themeColor="text1"/>
          <w:sz w:val="28"/>
          <w:szCs w:val="28"/>
          <w:rtl/>
        </w:rPr>
        <w:t>د</w:t>
      </w:r>
      <w:r w:rsidR="000C2B08" w:rsidRPr="00DE6131">
        <w:rPr>
          <w:rFonts w:hint="cs"/>
          <w:color w:val="000000" w:themeColor="text1"/>
          <w:sz w:val="28"/>
          <w:szCs w:val="28"/>
          <w:rtl/>
        </w:rPr>
        <w:t xml:space="preserve"> الإدارية المستحدثة ودورها في تنظيم المرافق العامة الضرورية، دراسة تحليلية مقارنة منشورات زين الحقوقية، الطبعة الأولى 2018.</w:t>
      </w:r>
      <w:r>
        <w:rPr>
          <w:rFonts w:hint="cs"/>
          <w:color w:val="000000" w:themeColor="text1"/>
          <w:sz w:val="28"/>
          <w:szCs w:val="28"/>
          <w:rtl/>
        </w:rPr>
        <w:t xml:space="preserve"> </w:t>
      </w:r>
    </w:p>
    <w:p w14:paraId="29EE85A9" w14:textId="758A877F" w:rsidR="00D971A8" w:rsidRPr="00DE6131" w:rsidRDefault="0064409B" w:rsidP="00157D05">
      <w:pPr>
        <w:pStyle w:val="Notedefin"/>
        <w:ind w:firstLine="0"/>
        <w:rPr>
          <w:color w:val="000000" w:themeColor="text1"/>
          <w:sz w:val="28"/>
          <w:szCs w:val="28"/>
        </w:rPr>
      </w:pPr>
      <w:r>
        <w:rPr>
          <w:rFonts w:hint="cs"/>
          <w:color w:val="000000" w:themeColor="text1"/>
          <w:sz w:val="28"/>
          <w:szCs w:val="28"/>
          <w:rtl/>
        </w:rPr>
        <w:t>12.</w:t>
      </w:r>
      <w:r w:rsidR="00157D05" w:rsidRPr="00157D05">
        <w:rPr>
          <w:rFonts w:hint="cs"/>
          <w:color w:val="000000" w:themeColor="text1"/>
          <w:sz w:val="28"/>
          <w:szCs w:val="28"/>
          <w:rtl/>
        </w:rPr>
        <w:t xml:space="preserve"> </w:t>
      </w:r>
      <w:r w:rsidR="00157D05" w:rsidRPr="00DE6131">
        <w:rPr>
          <w:rFonts w:hint="cs"/>
          <w:color w:val="000000" w:themeColor="text1"/>
          <w:sz w:val="28"/>
          <w:szCs w:val="28"/>
          <w:rtl/>
        </w:rPr>
        <w:t>سميرة عمر علي محمد الكاديكي، الرقابة على عقود الشراكة ب</w:t>
      </w:r>
      <w:r w:rsidR="000D56C8">
        <w:rPr>
          <w:rFonts w:hint="cs"/>
          <w:color w:val="000000" w:themeColor="text1"/>
          <w:sz w:val="28"/>
          <w:szCs w:val="28"/>
          <w:rtl/>
        </w:rPr>
        <w:t>ين القطاع الحكومي والقطاع الخاص</w:t>
      </w:r>
      <w:r w:rsidR="00157D05" w:rsidRPr="00DE6131">
        <w:rPr>
          <w:rFonts w:hint="cs"/>
          <w:color w:val="000000" w:themeColor="text1"/>
          <w:sz w:val="28"/>
          <w:szCs w:val="28"/>
          <w:rtl/>
        </w:rPr>
        <w:t xml:space="preserve"> دا</w:t>
      </w:r>
      <w:r w:rsidR="00157D05" w:rsidRPr="00DE6131">
        <w:rPr>
          <w:rFonts w:hint="eastAsia"/>
          <w:color w:val="000000" w:themeColor="text1"/>
          <w:sz w:val="28"/>
          <w:szCs w:val="28"/>
          <w:rtl/>
        </w:rPr>
        <w:t>ر</w:t>
      </w:r>
      <w:r w:rsidR="00157D05" w:rsidRPr="00DE6131">
        <w:rPr>
          <w:rFonts w:hint="cs"/>
          <w:color w:val="000000" w:themeColor="text1"/>
          <w:sz w:val="28"/>
          <w:szCs w:val="28"/>
          <w:rtl/>
        </w:rPr>
        <w:t xml:space="preserve"> الجامعة الجديدة، الإسكندرية، مصر، طبعة 2020.</w:t>
      </w:r>
    </w:p>
    <w:p w14:paraId="3E8A79AA" w14:textId="32057D1C" w:rsidR="00D971A8" w:rsidRPr="00DE6131" w:rsidRDefault="0064409B" w:rsidP="00157D05">
      <w:pPr>
        <w:pStyle w:val="Notedefin"/>
        <w:ind w:firstLine="0"/>
        <w:rPr>
          <w:color w:val="000000" w:themeColor="text1"/>
          <w:sz w:val="28"/>
          <w:szCs w:val="28"/>
        </w:rPr>
      </w:pPr>
      <w:r>
        <w:rPr>
          <w:rFonts w:hint="cs"/>
          <w:color w:val="000000" w:themeColor="text1"/>
          <w:sz w:val="28"/>
          <w:szCs w:val="28"/>
          <w:rtl/>
        </w:rPr>
        <w:t>1</w:t>
      </w:r>
      <w:r w:rsidR="00157D05">
        <w:rPr>
          <w:rFonts w:hint="cs"/>
          <w:color w:val="000000" w:themeColor="text1"/>
          <w:sz w:val="28"/>
          <w:szCs w:val="28"/>
          <w:rtl/>
        </w:rPr>
        <w:t>3</w:t>
      </w:r>
      <w:r>
        <w:rPr>
          <w:rFonts w:hint="cs"/>
          <w:color w:val="000000" w:themeColor="text1"/>
          <w:sz w:val="28"/>
          <w:szCs w:val="28"/>
          <w:rtl/>
        </w:rPr>
        <w:t xml:space="preserve">. </w:t>
      </w:r>
      <w:r w:rsidR="00D971A8" w:rsidRPr="00DE6131">
        <w:rPr>
          <w:rFonts w:hint="cs"/>
          <w:color w:val="000000" w:themeColor="text1"/>
          <w:sz w:val="28"/>
          <w:szCs w:val="28"/>
          <w:rtl/>
        </w:rPr>
        <w:t xml:space="preserve">طاهري حسين، القانون الاداري والمؤسسات الادارية، دار الخلدونية للنشر، بدون سنة نشر. </w:t>
      </w:r>
    </w:p>
    <w:p w14:paraId="616A3D5B" w14:textId="6E16E8E6" w:rsidR="00D971A8" w:rsidRPr="00DE6131" w:rsidRDefault="0064409B" w:rsidP="00157D05">
      <w:pPr>
        <w:pStyle w:val="Notedefin"/>
        <w:ind w:firstLine="0"/>
        <w:rPr>
          <w:color w:val="000000" w:themeColor="text1"/>
          <w:sz w:val="28"/>
          <w:szCs w:val="28"/>
        </w:rPr>
      </w:pPr>
      <w:r>
        <w:rPr>
          <w:rFonts w:hint="cs"/>
          <w:color w:val="000000" w:themeColor="text1"/>
          <w:sz w:val="28"/>
          <w:szCs w:val="28"/>
          <w:rtl/>
        </w:rPr>
        <w:t>1</w:t>
      </w:r>
      <w:r w:rsidR="00157D05">
        <w:rPr>
          <w:rFonts w:hint="cs"/>
          <w:color w:val="000000" w:themeColor="text1"/>
          <w:sz w:val="28"/>
          <w:szCs w:val="28"/>
          <w:rtl/>
        </w:rPr>
        <w:t>4</w:t>
      </w:r>
      <w:r>
        <w:rPr>
          <w:rFonts w:hint="cs"/>
          <w:color w:val="000000" w:themeColor="text1"/>
          <w:sz w:val="28"/>
          <w:szCs w:val="28"/>
          <w:rtl/>
        </w:rPr>
        <w:t xml:space="preserve">. </w:t>
      </w:r>
      <w:r w:rsidR="00D971A8" w:rsidRPr="00DE6131">
        <w:rPr>
          <w:rFonts w:hint="cs"/>
          <w:color w:val="000000" w:themeColor="text1"/>
          <w:sz w:val="28"/>
          <w:szCs w:val="28"/>
          <w:rtl/>
        </w:rPr>
        <w:t>عامر نعمة هاشم، الأصول القانونية لإبرام العقود الإدارية،</w:t>
      </w:r>
      <w:r w:rsidR="000D56C8">
        <w:rPr>
          <w:rFonts w:hint="cs"/>
          <w:color w:val="000000" w:themeColor="text1"/>
          <w:sz w:val="28"/>
          <w:szCs w:val="28"/>
          <w:rtl/>
        </w:rPr>
        <w:t xml:space="preserve"> منشورات الحلبي الحقوقية، بيروت لبنان</w:t>
      </w:r>
      <w:r w:rsidR="00D971A8" w:rsidRPr="00DE6131">
        <w:rPr>
          <w:rFonts w:hint="cs"/>
          <w:color w:val="000000" w:themeColor="text1"/>
          <w:sz w:val="28"/>
          <w:szCs w:val="28"/>
          <w:rtl/>
        </w:rPr>
        <w:t xml:space="preserve"> الطبعة الأولى 2016.</w:t>
      </w:r>
    </w:p>
    <w:p w14:paraId="43C0BAA7" w14:textId="5CAA9487" w:rsidR="00D971A8" w:rsidRPr="00DE6131" w:rsidRDefault="0064409B" w:rsidP="00157D05">
      <w:pPr>
        <w:pStyle w:val="Notedefin"/>
        <w:ind w:firstLine="0"/>
        <w:rPr>
          <w:color w:val="000000" w:themeColor="text1"/>
          <w:sz w:val="28"/>
          <w:szCs w:val="28"/>
        </w:rPr>
      </w:pPr>
      <w:r>
        <w:rPr>
          <w:rFonts w:hint="cs"/>
          <w:color w:val="000000" w:themeColor="text1"/>
          <w:sz w:val="28"/>
          <w:szCs w:val="28"/>
          <w:rtl/>
        </w:rPr>
        <w:t>1</w:t>
      </w:r>
      <w:r w:rsidR="00157D05">
        <w:rPr>
          <w:rFonts w:hint="cs"/>
          <w:color w:val="000000" w:themeColor="text1"/>
          <w:sz w:val="28"/>
          <w:szCs w:val="28"/>
          <w:rtl/>
        </w:rPr>
        <w:t>5</w:t>
      </w:r>
      <w:r>
        <w:rPr>
          <w:rFonts w:hint="cs"/>
          <w:color w:val="000000" w:themeColor="text1"/>
          <w:sz w:val="28"/>
          <w:szCs w:val="28"/>
          <w:rtl/>
        </w:rPr>
        <w:t xml:space="preserve">. </w:t>
      </w:r>
      <w:r w:rsidR="00D971A8" w:rsidRPr="00DE6131">
        <w:rPr>
          <w:rFonts w:hint="cs"/>
          <w:color w:val="000000" w:themeColor="text1"/>
          <w:sz w:val="28"/>
          <w:szCs w:val="28"/>
          <w:rtl/>
        </w:rPr>
        <w:t xml:space="preserve">عبد الكريم الشاطر، التطورات القانونية والتشريعية لعقود الشراكة </w:t>
      </w:r>
      <w:r w:rsidR="00D971A8" w:rsidRPr="00DE6131">
        <w:rPr>
          <w:color w:val="000000" w:themeColor="text1"/>
          <w:sz w:val="28"/>
          <w:szCs w:val="28"/>
          <w:lang w:val="fr-FR"/>
        </w:rPr>
        <w:t>PPP</w:t>
      </w:r>
      <w:r w:rsidR="00D971A8" w:rsidRPr="00DE6131">
        <w:rPr>
          <w:rFonts w:hint="cs"/>
          <w:color w:val="000000" w:themeColor="text1"/>
          <w:sz w:val="28"/>
          <w:szCs w:val="28"/>
          <w:rtl/>
          <w:lang w:val="fr-FR"/>
        </w:rPr>
        <w:t xml:space="preserve"> (دراسة مقارنة)، مركز الدراسات العربية للنشر والتوزيع، مص</w:t>
      </w:r>
      <w:r w:rsidR="00D971A8" w:rsidRPr="00DE6131">
        <w:rPr>
          <w:rFonts w:hint="eastAsia"/>
          <w:color w:val="000000" w:themeColor="text1"/>
          <w:sz w:val="28"/>
          <w:szCs w:val="28"/>
          <w:rtl/>
          <w:lang w:val="fr-FR"/>
        </w:rPr>
        <w:t>ر</w:t>
      </w:r>
      <w:r w:rsidR="00D971A8" w:rsidRPr="00DE6131">
        <w:rPr>
          <w:rFonts w:hint="cs"/>
          <w:color w:val="000000" w:themeColor="text1"/>
          <w:sz w:val="28"/>
          <w:szCs w:val="28"/>
          <w:rtl/>
          <w:lang w:val="fr-FR"/>
        </w:rPr>
        <w:t>، طبعة 2019.</w:t>
      </w:r>
    </w:p>
    <w:p w14:paraId="53C57667" w14:textId="7F9062E9" w:rsidR="00D971A8" w:rsidRPr="00DE6131" w:rsidRDefault="0064409B" w:rsidP="00157D05">
      <w:pPr>
        <w:pStyle w:val="Notedefin"/>
        <w:ind w:firstLine="0"/>
        <w:rPr>
          <w:color w:val="000000" w:themeColor="text1"/>
          <w:sz w:val="28"/>
          <w:szCs w:val="28"/>
        </w:rPr>
      </w:pPr>
      <w:r>
        <w:rPr>
          <w:rFonts w:hint="cs"/>
          <w:color w:val="000000" w:themeColor="text1"/>
          <w:sz w:val="28"/>
          <w:szCs w:val="28"/>
          <w:rtl/>
        </w:rPr>
        <w:t>1</w:t>
      </w:r>
      <w:r w:rsidR="00157D05">
        <w:rPr>
          <w:rFonts w:hint="cs"/>
          <w:color w:val="000000" w:themeColor="text1"/>
          <w:sz w:val="28"/>
          <w:szCs w:val="28"/>
          <w:rtl/>
        </w:rPr>
        <w:t>6</w:t>
      </w:r>
      <w:r>
        <w:rPr>
          <w:rFonts w:hint="cs"/>
          <w:color w:val="000000" w:themeColor="text1"/>
          <w:sz w:val="28"/>
          <w:szCs w:val="28"/>
          <w:rtl/>
        </w:rPr>
        <w:t xml:space="preserve">. </w:t>
      </w:r>
      <w:r w:rsidR="00D971A8" w:rsidRPr="00DE6131">
        <w:rPr>
          <w:rFonts w:hint="cs"/>
          <w:color w:val="000000" w:themeColor="text1"/>
          <w:sz w:val="28"/>
          <w:szCs w:val="28"/>
          <w:rtl/>
        </w:rPr>
        <w:t>علاء العناني، العقود الإدارية الحديثة ذات الطابع الدولي والتحكيم فيها، مركز الدراسات العربية للنشر والتوزيع الطبعة الأولى، 2019.</w:t>
      </w:r>
    </w:p>
    <w:p w14:paraId="595C302C" w14:textId="792D51F3" w:rsidR="00D971A8" w:rsidRPr="00DE6131" w:rsidRDefault="00157D05" w:rsidP="00D971A8">
      <w:pPr>
        <w:pStyle w:val="Notedefin"/>
        <w:ind w:firstLine="0"/>
        <w:rPr>
          <w:color w:val="000000" w:themeColor="text1"/>
          <w:sz w:val="28"/>
          <w:szCs w:val="28"/>
        </w:rPr>
      </w:pPr>
      <w:r>
        <w:rPr>
          <w:rFonts w:hint="cs"/>
          <w:color w:val="000000" w:themeColor="text1"/>
          <w:sz w:val="28"/>
          <w:szCs w:val="28"/>
          <w:rtl/>
        </w:rPr>
        <w:t>17</w:t>
      </w:r>
      <w:r w:rsidR="0064409B">
        <w:rPr>
          <w:rFonts w:hint="cs"/>
          <w:color w:val="000000" w:themeColor="text1"/>
          <w:sz w:val="28"/>
          <w:szCs w:val="28"/>
          <w:rtl/>
        </w:rPr>
        <w:t xml:space="preserve">. </w:t>
      </w:r>
      <w:r w:rsidR="00D971A8" w:rsidRPr="00DE6131">
        <w:rPr>
          <w:rFonts w:hint="cs"/>
          <w:color w:val="000000" w:themeColor="text1"/>
          <w:sz w:val="28"/>
          <w:szCs w:val="28"/>
          <w:rtl/>
        </w:rPr>
        <w:t>عمار بوضياف، الوجيز في القانون الإداري، الطبعة الثالثة، جسور للنشر والتوزيع، الجزائر، طبع</w:t>
      </w:r>
      <w:r w:rsidR="00D971A8" w:rsidRPr="00DE6131">
        <w:rPr>
          <w:rFonts w:hint="eastAsia"/>
          <w:color w:val="000000" w:themeColor="text1"/>
          <w:sz w:val="28"/>
          <w:szCs w:val="28"/>
          <w:rtl/>
        </w:rPr>
        <w:t>ة</w:t>
      </w:r>
      <w:r w:rsidR="00D971A8" w:rsidRPr="00DE6131">
        <w:rPr>
          <w:rFonts w:hint="cs"/>
          <w:color w:val="000000" w:themeColor="text1"/>
          <w:sz w:val="28"/>
          <w:szCs w:val="28"/>
          <w:rtl/>
        </w:rPr>
        <w:t xml:space="preserve"> 2013.</w:t>
      </w:r>
    </w:p>
    <w:p w14:paraId="40B0F142" w14:textId="593C067F" w:rsidR="00D971A8" w:rsidRPr="00DE6131" w:rsidRDefault="00157D05" w:rsidP="00D971A8">
      <w:pPr>
        <w:pStyle w:val="Notedefin"/>
        <w:ind w:firstLine="0"/>
        <w:rPr>
          <w:color w:val="000000" w:themeColor="text1"/>
          <w:sz w:val="28"/>
          <w:szCs w:val="28"/>
        </w:rPr>
      </w:pPr>
      <w:r>
        <w:rPr>
          <w:rFonts w:hint="cs"/>
          <w:color w:val="000000" w:themeColor="text1"/>
          <w:sz w:val="28"/>
          <w:szCs w:val="28"/>
          <w:rtl/>
        </w:rPr>
        <w:t>18</w:t>
      </w:r>
      <w:r w:rsidR="0064409B">
        <w:rPr>
          <w:rFonts w:hint="cs"/>
          <w:color w:val="000000" w:themeColor="text1"/>
          <w:sz w:val="28"/>
          <w:szCs w:val="28"/>
          <w:rtl/>
        </w:rPr>
        <w:t xml:space="preserve">. </w:t>
      </w:r>
      <w:r w:rsidR="00D971A8" w:rsidRPr="00DE6131">
        <w:rPr>
          <w:rFonts w:hint="cs"/>
          <w:color w:val="000000" w:themeColor="text1"/>
          <w:sz w:val="28"/>
          <w:szCs w:val="28"/>
          <w:rtl/>
        </w:rPr>
        <w:t>عمار بوضياف، الوجيز في القانون الإداري، جسور للنشر والتوزيع، الجزائر، طبعة 2007.</w:t>
      </w:r>
    </w:p>
    <w:p w14:paraId="5F2452AE" w14:textId="0E81BB8D" w:rsidR="00D971A8" w:rsidRPr="00DE6131" w:rsidRDefault="00157D05" w:rsidP="00D971A8">
      <w:pPr>
        <w:pStyle w:val="Notedefin"/>
        <w:ind w:firstLine="0"/>
        <w:rPr>
          <w:color w:val="000000" w:themeColor="text1"/>
          <w:sz w:val="28"/>
          <w:szCs w:val="28"/>
        </w:rPr>
      </w:pPr>
      <w:r>
        <w:rPr>
          <w:rFonts w:hint="cs"/>
          <w:color w:val="000000" w:themeColor="text1"/>
          <w:sz w:val="28"/>
          <w:szCs w:val="28"/>
          <w:rtl/>
        </w:rPr>
        <w:t>19</w:t>
      </w:r>
      <w:r w:rsidR="0064409B">
        <w:rPr>
          <w:rFonts w:hint="cs"/>
          <w:color w:val="000000" w:themeColor="text1"/>
          <w:sz w:val="28"/>
          <w:szCs w:val="28"/>
          <w:rtl/>
        </w:rPr>
        <w:t xml:space="preserve">. </w:t>
      </w:r>
      <w:r w:rsidR="00D971A8" w:rsidRPr="00DE6131">
        <w:rPr>
          <w:rFonts w:hint="cs"/>
          <w:color w:val="000000" w:themeColor="text1"/>
          <w:sz w:val="28"/>
          <w:szCs w:val="28"/>
          <w:rtl/>
        </w:rPr>
        <w:t>عمرعمتوت، قاموس المصطلحات القانونية في تسيير شؤون الجماعات المحلية دار هومه للطباعة والنشر والتوزيع الجزائر 2009 دون ترقيم للصفحات.</w:t>
      </w:r>
    </w:p>
    <w:p w14:paraId="0F84D806" w14:textId="5F1CE6CC" w:rsidR="00D971A8" w:rsidRPr="00DE6131" w:rsidRDefault="00157D05" w:rsidP="00D971A8">
      <w:pPr>
        <w:pStyle w:val="Notedefin"/>
        <w:ind w:firstLine="0"/>
        <w:rPr>
          <w:rFonts w:eastAsiaTheme="minorHAnsi"/>
          <w:color w:val="000000" w:themeColor="text1"/>
          <w:sz w:val="28"/>
          <w:szCs w:val="28"/>
          <w:rtl/>
        </w:rPr>
      </w:pPr>
      <w:r>
        <w:rPr>
          <w:rFonts w:eastAsiaTheme="minorHAnsi" w:hint="cs"/>
          <w:color w:val="000000" w:themeColor="text1"/>
          <w:sz w:val="28"/>
          <w:szCs w:val="28"/>
          <w:rtl/>
        </w:rPr>
        <w:t>20</w:t>
      </w:r>
      <w:r w:rsidR="0064409B">
        <w:rPr>
          <w:rFonts w:eastAsiaTheme="minorHAnsi" w:hint="cs"/>
          <w:color w:val="000000" w:themeColor="text1"/>
          <w:sz w:val="28"/>
          <w:szCs w:val="28"/>
          <w:rtl/>
        </w:rPr>
        <w:t xml:space="preserve">. </w:t>
      </w:r>
      <w:r w:rsidR="00D971A8" w:rsidRPr="00DE6131">
        <w:rPr>
          <w:rFonts w:eastAsiaTheme="minorHAnsi" w:hint="cs"/>
          <w:color w:val="000000" w:themeColor="text1"/>
          <w:sz w:val="28"/>
          <w:szCs w:val="28"/>
          <w:rtl/>
        </w:rPr>
        <w:t>فوزية سكران، سلطة الإدارة في توقيع الجزاءا</w:t>
      </w:r>
      <w:r w:rsidR="00D971A8" w:rsidRPr="00DE6131">
        <w:rPr>
          <w:rFonts w:eastAsiaTheme="minorHAnsi" w:hint="eastAsia"/>
          <w:color w:val="000000" w:themeColor="text1"/>
          <w:sz w:val="28"/>
          <w:szCs w:val="28"/>
          <w:rtl/>
        </w:rPr>
        <w:t>ت</w:t>
      </w:r>
      <w:r w:rsidR="00D971A8" w:rsidRPr="00DE6131">
        <w:rPr>
          <w:rFonts w:eastAsiaTheme="minorHAnsi" w:hint="cs"/>
          <w:color w:val="000000" w:themeColor="text1"/>
          <w:sz w:val="28"/>
          <w:szCs w:val="28"/>
          <w:rtl/>
        </w:rPr>
        <w:t xml:space="preserve"> الإدارية على الم</w:t>
      </w:r>
      <w:r w:rsidR="00EA2A55">
        <w:rPr>
          <w:rFonts w:eastAsiaTheme="minorHAnsi" w:hint="cs"/>
          <w:color w:val="000000" w:themeColor="text1"/>
          <w:sz w:val="28"/>
          <w:szCs w:val="28"/>
          <w:rtl/>
        </w:rPr>
        <w:t>تعاقدين معها في العقود الإدارية</w:t>
      </w:r>
      <w:r w:rsidR="00D971A8" w:rsidRPr="00DE6131">
        <w:rPr>
          <w:rFonts w:eastAsiaTheme="minorHAnsi" w:hint="cs"/>
          <w:color w:val="000000" w:themeColor="text1"/>
          <w:sz w:val="28"/>
          <w:szCs w:val="28"/>
          <w:rtl/>
        </w:rPr>
        <w:t xml:space="preserve"> دار الجامعة الجديدة، الإسكندرية، مصر، الطبعة الأولى201</w:t>
      </w:r>
      <w:r w:rsidR="00D971A8" w:rsidRPr="00DE6131">
        <w:rPr>
          <w:rFonts w:eastAsiaTheme="minorHAnsi"/>
          <w:color w:val="000000" w:themeColor="text1"/>
          <w:sz w:val="28"/>
          <w:szCs w:val="28"/>
          <w:rtl/>
        </w:rPr>
        <w:t>7</w:t>
      </w:r>
      <w:r w:rsidR="00D971A8" w:rsidRPr="00DE6131">
        <w:rPr>
          <w:rFonts w:eastAsiaTheme="minorHAnsi" w:hint="cs"/>
          <w:color w:val="000000" w:themeColor="text1"/>
          <w:sz w:val="28"/>
          <w:szCs w:val="28"/>
          <w:rtl/>
        </w:rPr>
        <w:t>.</w:t>
      </w:r>
    </w:p>
    <w:p w14:paraId="7660067D" w14:textId="6D73358B" w:rsidR="00D971A8" w:rsidRPr="00DE6131" w:rsidRDefault="00157D05" w:rsidP="00D971A8">
      <w:pPr>
        <w:ind w:firstLine="0"/>
        <w:rPr>
          <w:color w:val="000000" w:themeColor="text1"/>
        </w:rPr>
      </w:pPr>
      <w:r>
        <w:rPr>
          <w:rFonts w:hint="cs"/>
          <w:color w:val="000000" w:themeColor="text1"/>
          <w:rtl/>
        </w:rPr>
        <w:t>21</w:t>
      </w:r>
      <w:r w:rsidR="0064409B">
        <w:rPr>
          <w:rFonts w:hint="cs"/>
          <w:color w:val="000000" w:themeColor="text1"/>
          <w:rtl/>
        </w:rPr>
        <w:t xml:space="preserve">. </w:t>
      </w:r>
      <w:r w:rsidR="00D971A8" w:rsidRPr="00DE6131">
        <w:rPr>
          <w:rFonts w:hint="cs"/>
          <w:color w:val="000000" w:themeColor="text1"/>
          <w:rtl/>
        </w:rPr>
        <w:t xml:space="preserve">كمال طليبة، الاتجاهات الحديثة في عقود البناء والتشغيل ونقل الملكية </w:t>
      </w:r>
      <w:r w:rsidR="00D971A8" w:rsidRPr="00DE6131">
        <w:rPr>
          <w:color w:val="000000" w:themeColor="text1"/>
          <w:lang w:val="fr-FR"/>
        </w:rPr>
        <w:t>B.O.T</w:t>
      </w:r>
      <w:r w:rsidR="00D971A8" w:rsidRPr="00DE6131">
        <w:rPr>
          <w:rFonts w:hint="cs"/>
          <w:color w:val="000000" w:themeColor="text1"/>
          <w:rtl/>
          <w:lang w:val="fr-FR"/>
        </w:rPr>
        <w:t xml:space="preserve"> (دراسة مقارنة)</w:t>
      </w:r>
      <w:r w:rsidR="00D971A8" w:rsidRPr="00DE6131">
        <w:rPr>
          <w:rFonts w:hint="cs"/>
          <w:color w:val="000000" w:themeColor="text1"/>
          <w:rtl/>
        </w:rPr>
        <w:t>.</w:t>
      </w:r>
    </w:p>
    <w:p w14:paraId="5CE5DEF9" w14:textId="7F9FBDE6" w:rsidR="00D971A8" w:rsidRPr="00DE6131" w:rsidRDefault="00157D05" w:rsidP="00D971A8">
      <w:pPr>
        <w:pStyle w:val="Notedefin"/>
        <w:ind w:firstLine="0"/>
        <w:rPr>
          <w:color w:val="000000" w:themeColor="text1"/>
          <w:sz w:val="28"/>
          <w:szCs w:val="28"/>
        </w:rPr>
      </w:pPr>
      <w:r>
        <w:rPr>
          <w:rFonts w:hint="cs"/>
          <w:color w:val="000000" w:themeColor="text1"/>
          <w:sz w:val="28"/>
          <w:szCs w:val="28"/>
          <w:rtl/>
        </w:rPr>
        <w:t>22</w:t>
      </w:r>
      <w:r w:rsidR="0064409B">
        <w:rPr>
          <w:rFonts w:hint="cs"/>
          <w:color w:val="000000" w:themeColor="text1"/>
          <w:sz w:val="28"/>
          <w:szCs w:val="28"/>
          <w:rtl/>
        </w:rPr>
        <w:t xml:space="preserve">. </w:t>
      </w:r>
      <w:r w:rsidR="00D971A8" w:rsidRPr="00DE6131">
        <w:rPr>
          <w:rFonts w:hint="cs"/>
          <w:color w:val="000000" w:themeColor="text1"/>
          <w:sz w:val="28"/>
          <w:szCs w:val="28"/>
          <w:rtl/>
        </w:rPr>
        <w:t>ماجد راغب الحلو، العقود الإدارية، دار الجامعة الجديدة، الإسكندرية، مصر، طبعة 2009.</w:t>
      </w:r>
    </w:p>
    <w:p w14:paraId="093B0CAF" w14:textId="0DC9FDBD" w:rsidR="00D971A8" w:rsidRPr="00DE6131" w:rsidRDefault="00157D05" w:rsidP="00157D05">
      <w:pPr>
        <w:ind w:firstLine="0"/>
        <w:rPr>
          <w:color w:val="000000" w:themeColor="text1"/>
        </w:rPr>
      </w:pPr>
      <w:r>
        <w:rPr>
          <w:rFonts w:hint="cs"/>
          <w:color w:val="000000" w:themeColor="text1"/>
          <w:rtl/>
        </w:rPr>
        <w:t>23</w:t>
      </w:r>
      <w:r w:rsidR="0064409B">
        <w:rPr>
          <w:rFonts w:hint="cs"/>
          <w:color w:val="000000" w:themeColor="text1"/>
          <w:rtl/>
        </w:rPr>
        <w:t xml:space="preserve">. </w:t>
      </w:r>
      <w:r w:rsidR="00D971A8" w:rsidRPr="00DE6131">
        <w:rPr>
          <w:rFonts w:hint="cs"/>
          <w:color w:val="000000" w:themeColor="text1"/>
          <w:rtl/>
        </w:rPr>
        <w:t>محمد عبد الحميد ابو زيد، منافع المرافق العامة وحتمية استدامت</w:t>
      </w:r>
      <w:r w:rsidR="00EA2A55">
        <w:rPr>
          <w:rFonts w:hint="cs"/>
          <w:color w:val="000000" w:themeColor="text1"/>
          <w:rtl/>
        </w:rPr>
        <w:t>ها، دار النهضة العربية، القاهرة</w:t>
      </w:r>
      <w:r w:rsidR="00D971A8" w:rsidRPr="00DE6131">
        <w:rPr>
          <w:rFonts w:hint="cs"/>
          <w:color w:val="000000" w:themeColor="text1"/>
          <w:rtl/>
        </w:rPr>
        <w:t xml:space="preserve"> مصر2005.</w:t>
      </w:r>
    </w:p>
    <w:p w14:paraId="39624202" w14:textId="48D8C562" w:rsidR="00D971A8" w:rsidRPr="00DE6131" w:rsidRDefault="00D971A8" w:rsidP="00157D05">
      <w:pPr>
        <w:pStyle w:val="Notedefin"/>
        <w:ind w:firstLine="0"/>
        <w:rPr>
          <w:color w:val="000000" w:themeColor="text1"/>
          <w:sz w:val="28"/>
          <w:szCs w:val="28"/>
        </w:rPr>
      </w:pPr>
      <w:r w:rsidRPr="00DE6131">
        <w:rPr>
          <w:rFonts w:hint="cs"/>
          <w:color w:val="000000" w:themeColor="text1"/>
          <w:sz w:val="28"/>
          <w:szCs w:val="28"/>
          <w:rtl/>
        </w:rPr>
        <w:lastRenderedPageBreak/>
        <w:t xml:space="preserve"> </w:t>
      </w:r>
      <w:r w:rsidR="00157D05">
        <w:rPr>
          <w:rFonts w:hint="cs"/>
          <w:color w:val="000000" w:themeColor="text1"/>
          <w:sz w:val="28"/>
          <w:szCs w:val="28"/>
          <w:rtl/>
        </w:rPr>
        <w:t>24</w:t>
      </w:r>
      <w:r w:rsidR="0064409B">
        <w:rPr>
          <w:rFonts w:hint="cs"/>
          <w:color w:val="000000" w:themeColor="text1"/>
          <w:sz w:val="28"/>
          <w:szCs w:val="28"/>
          <w:rtl/>
        </w:rPr>
        <w:t xml:space="preserve">. </w:t>
      </w:r>
      <w:r w:rsidRPr="00DE6131">
        <w:rPr>
          <w:rFonts w:hint="cs"/>
          <w:color w:val="000000" w:themeColor="text1"/>
          <w:sz w:val="28"/>
          <w:szCs w:val="28"/>
          <w:rtl/>
        </w:rPr>
        <w:t xml:space="preserve">محمد يعرب الشرع، دور القطاع الخاص في إدارة المرافق العامة الاقتصادية، </w:t>
      </w:r>
      <w:r w:rsidRPr="00DE6131">
        <w:rPr>
          <w:color w:val="000000" w:themeColor="text1"/>
          <w:sz w:val="28"/>
          <w:szCs w:val="28"/>
          <w:rtl/>
        </w:rPr>
        <w:t>(</w:t>
      </w:r>
      <w:r w:rsidR="00EA2A55">
        <w:rPr>
          <w:rFonts w:hint="cs"/>
          <w:color w:val="000000" w:themeColor="text1"/>
          <w:sz w:val="28"/>
          <w:szCs w:val="28"/>
          <w:rtl/>
        </w:rPr>
        <w:t>دراسة مقارنة)</w:t>
      </w:r>
      <w:r w:rsidRPr="00DE6131">
        <w:rPr>
          <w:rFonts w:hint="cs"/>
          <w:color w:val="000000" w:themeColor="text1"/>
          <w:sz w:val="28"/>
          <w:szCs w:val="28"/>
          <w:rtl/>
        </w:rPr>
        <w:t xml:space="preserve"> الطبعة الثانية، دار الفكر، دمشق، طبع</w:t>
      </w:r>
      <w:r w:rsidRPr="00DE6131">
        <w:rPr>
          <w:rFonts w:hint="eastAsia"/>
          <w:color w:val="000000" w:themeColor="text1"/>
          <w:sz w:val="28"/>
          <w:szCs w:val="28"/>
          <w:rtl/>
        </w:rPr>
        <w:t>ة</w:t>
      </w:r>
      <w:r w:rsidRPr="00DE6131">
        <w:rPr>
          <w:rFonts w:hint="cs"/>
          <w:color w:val="000000" w:themeColor="text1"/>
          <w:sz w:val="28"/>
          <w:szCs w:val="28"/>
          <w:rtl/>
        </w:rPr>
        <w:t xml:space="preserve"> 2010.</w:t>
      </w:r>
    </w:p>
    <w:p w14:paraId="59DC5DCB" w14:textId="7EDED24D" w:rsidR="00D971A8" w:rsidRPr="00DE6131" w:rsidRDefault="00157D05" w:rsidP="00D971A8">
      <w:pPr>
        <w:pStyle w:val="Notedefin"/>
        <w:ind w:firstLine="0"/>
        <w:rPr>
          <w:color w:val="000000" w:themeColor="text1"/>
          <w:sz w:val="28"/>
          <w:szCs w:val="28"/>
        </w:rPr>
      </w:pPr>
      <w:r>
        <w:rPr>
          <w:rFonts w:hint="cs"/>
          <w:color w:val="000000" w:themeColor="text1"/>
          <w:sz w:val="28"/>
          <w:szCs w:val="28"/>
          <w:rtl/>
        </w:rPr>
        <w:t>25</w:t>
      </w:r>
      <w:r w:rsidR="0064409B">
        <w:rPr>
          <w:rFonts w:hint="cs"/>
          <w:color w:val="000000" w:themeColor="text1"/>
          <w:sz w:val="28"/>
          <w:szCs w:val="28"/>
          <w:rtl/>
        </w:rPr>
        <w:t xml:space="preserve">. </w:t>
      </w:r>
      <w:r w:rsidR="00D971A8" w:rsidRPr="00DE6131">
        <w:rPr>
          <w:rFonts w:hint="cs"/>
          <w:color w:val="000000" w:themeColor="text1"/>
          <w:sz w:val="28"/>
          <w:szCs w:val="28"/>
          <w:rtl/>
        </w:rPr>
        <w:t>مفتاح خليفة عبد الحميد انهاء العقد الإداري، دار المطبوعات الجامعية، طبعة 2014.</w:t>
      </w:r>
    </w:p>
    <w:p w14:paraId="7607189F" w14:textId="65A15B0F" w:rsidR="00D971A8" w:rsidRPr="00DE6131" w:rsidRDefault="00157D05" w:rsidP="00D971A8">
      <w:pPr>
        <w:pStyle w:val="Notedefin"/>
        <w:ind w:firstLine="0"/>
        <w:rPr>
          <w:color w:val="000000" w:themeColor="text1"/>
          <w:sz w:val="28"/>
          <w:szCs w:val="28"/>
          <w:rtl/>
        </w:rPr>
      </w:pPr>
      <w:r>
        <w:rPr>
          <w:rFonts w:hint="cs"/>
          <w:color w:val="000000" w:themeColor="text1"/>
          <w:sz w:val="28"/>
          <w:szCs w:val="28"/>
          <w:rtl/>
        </w:rPr>
        <w:t>26</w:t>
      </w:r>
      <w:r w:rsidR="0064409B">
        <w:rPr>
          <w:rFonts w:hint="cs"/>
          <w:color w:val="000000" w:themeColor="text1"/>
          <w:sz w:val="28"/>
          <w:szCs w:val="28"/>
          <w:rtl/>
        </w:rPr>
        <w:t xml:space="preserve">. </w:t>
      </w:r>
      <w:r w:rsidR="00D971A8" w:rsidRPr="00DE6131">
        <w:rPr>
          <w:rFonts w:hint="cs"/>
          <w:color w:val="000000" w:themeColor="text1"/>
          <w:sz w:val="28"/>
          <w:szCs w:val="28"/>
          <w:rtl/>
          <w:lang w:val="fr-FR"/>
        </w:rPr>
        <w:t>مفتاح خليفة عبد الحميد وحمد محمد الشلماني العقود الإدارية وأحكام إبرامها، دار المطبوعات الجامعية الاسكندرية، مصر، سنة 2008.</w:t>
      </w:r>
    </w:p>
    <w:p w14:paraId="094890D7" w14:textId="7FA1FF9C" w:rsidR="00D971A8" w:rsidRPr="00DE6131" w:rsidRDefault="00157D05" w:rsidP="00D971A8">
      <w:pPr>
        <w:pStyle w:val="Notedefin"/>
        <w:ind w:firstLine="0"/>
        <w:rPr>
          <w:color w:val="000000" w:themeColor="text1"/>
          <w:sz w:val="28"/>
          <w:szCs w:val="28"/>
        </w:rPr>
      </w:pPr>
      <w:r>
        <w:rPr>
          <w:rFonts w:hint="cs"/>
          <w:color w:val="000000" w:themeColor="text1"/>
          <w:sz w:val="28"/>
          <w:szCs w:val="28"/>
          <w:rtl/>
        </w:rPr>
        <w:t>27</w:t>
      </w:r>
      <w:r w:rsidR="0064409B">
        <w:rPr>
          <w:rFonts w:hint="cs"/>
          <w:color w:val="000000" w:themeColor="text1"/>
          <w:sz w:val="28"/>
          <w:szCs w:val="28"/>
          <w:rtl/>
        </w:rPr>
        <w:t xml:space="preserve">. </w:t>
      </w:r>
      <w:r w:rsidR="00D971A8" w:rsidRPr="00DE6131">
        <w:rPr>
          <w:rFonts w:hint="cs"/>
          <w:color w:val="000000" w:themeColor="text1"/>
          <w:sz w:val="28"/>
          <w:szCs w:val="28"/>
          <w:rtl/>
        </w:rPr>
        <w:t xml:space="preserve">ميادة عبد القادر إسماعيل، التنظيم القانوني لخصخصة المرافق العامة بين الواقع والمأمول </w:t>
      </w:r>
      <w:r w:rsidR="00D971A8" w:rsidRPr="00DE6131">
        <w:rPr>
          <w:color w:val="000000" w:themeColor="text1"/>
          <w:sz w:val="28"/>
          <w:szCs w:val="28"/>
          <w:rtl/>
        </w:rPr>
        <w:t>(</w:t>
      </w:r>
      <w:r w:rsidR="00D971A8" w:rsidRPr="00DE6131">
        <w:rPr>
          <w:rFonts w:hint="cs"/>
          <w:color w:val="000000" w:themeColor="text1"/>
          <w:sz w:val="28"/>
          <w:szCs w:val="28"/>
          <w:rtl/>
        </w:rPr>
        <w:t>دراسة مقارنة) دار الجامعة الجديدة الإسكندرية، مصر، طبع</w:t>
      </w:r>
      <w:r w:rsidR="00D971A8" w:rsidRPr="00DE6131">
        <w:rPr>
          <w:rFonts w:hint="eastAsia"/>
          <w:color w:val="000000" w:themeColor="text1"/>
          <w:sz w:val="28"/>
          <w:szCs w:val="28"/>
          <w:rtl/>
        </w:rPr>
        <w:t>ة</w:t>
      </w:r>
      <w:r w:rsidR="00D971A8" w:rsidRPr="00DE6131">
        <w:rPr>
          <w:rFonts w:hint="cs"/>
          <w:color w:val="000000" w:themeColor="text1"/>
          <w:sz w:val="28"/>
          <w:szCs w:val="28"/>
          <w:rtl/>
        </w:rPr>
        <w:t xml:space="preserve"> 2016.</w:t>
      </w:r>
    </w:p>
    <w:p w14:paraId="3FE92BFF" w14:textId="6DA0BF8D" w:rsidR="00D971A8" w:rsidRPr="00DE6131" w:rsidRDefault="00157D05" w:rsidP="00D971A8">
      <w:pPr>
        <w:pStyle w:val="Notedefin"/>
        <w:ind w:firstLine="0"/>
        <w:rPr>
          <w:color w:val="000000" w:themeColor="text1"/>
          <w:sz w:val="28"/>
          <w:szCs w:val="28"/>
        </w:rPr>
      </w:pPr>
      <w:r>
        <w:rPr>
          <w:rFonts w:hint="cs"/>
          <w:color w:val="000000" w:themeColor="text1"/>
          <w:sz w:val="28"/>
          <w:szCs w:val="28"/>
          <w:rtl/>
        </w:rPr>
        <w:t>28</w:t>
      </w:r>
      <w:r w:rsidR="0064409B">
        <w:rPr>
          <w:rFonts w:hint="cs"/>
          <w:color w:val="000000" w:themeColor="text1"/>
          <w:sz w:val="28"/>
          <w:szCs w:val="28"/>
          <w:rtl/>
        </w:rPr>
        <w:t xml:space="preserve">. </w:t>
      </w:r>
      <w:r w:rsidR="00D971A8" w:rsidRPr="00DE6131">
        <w:rPr>
          <w:rFonts w:hint="cs"/>
          <w:color w:val="000000" w:themeColor="text1"/>
          <w:sz w:val="28"/>
          <w:szCs w:val="28"/>
          <w:rtl/>
        </w:rPr>
        <w:t>ناصر لباد، الوجيز في القانون الإداري، الوجيز في القانون الإداري، للنشر والتوزي</w:t>
      </w:r>
      <w:r w:rsidR="00D971A8" w:rsidRPr="00DE6131">
        <w:rPr>
          <w:rFonts w:hint="eastAsia"/>
          <w:color w:val="000000" w:themeColor="text1"/>
          <w:sz w:val="28"/>
          <w:szCs w:val="28"/>
          <w:rtl/>
        </w:rPr>
        <w:t>ع</w:t>
      </w:r>
      <w:r w:rsidR="00D971A8" w:rsidRPr="00DE6131">
        <w:rPr>
          <w:rFonts w:hint="cs"/>
          <w:color w:val="000000" w:themeColor="text1"/>
          <w:sz w:val="28"/>
          <w:szCs w:val="28"/>
          <w:rtl/>
        </w:rPr>
        <w:t>، الطبعة السابعة   2004.</w:t>
      </w:r>
    </w:p>
    <w:p w14:paraId="6F49AFB3" w14:textId="46CD9059" w:rsidR="00D971A8" w:rsidRPr="00DE6131" w:rsidRDefault="00157D05" w:rsidP="00D971A8">
      <w:pPr>
        <w:pStyle w:val="Notedefin"/>
        <w:ind w:firstLine="0"/>
        <w:rPr>
          <w:color w:val="000000" w:themeColor="text1"/>
          <w:sz w:val="28"/>
          <w:szCs w:val="28"/>
        </w:rPr>
      </w:pPr>
      <w:r>
        <w:rPr>
          <w:rFonts w:hint="cs"/>
          <w:color w:val="000000" w:themeColor="text1"/>
          <w:sz w:val="28"/>
          <w:szCs w:val="28"/>
          <w:rtl/>
        </w:rPr>
        <w:t>29</w:t>
      </w:r>
      <w:r w:rsidR="0064409B">
        <w:rPr>
          <w:rFonts w:hint="cs"/>
          <w:color w:val="000000" w:themeColor="text1"/>
          <w:sz w:val="28"/>
          <w:szCs w:val="28"/>
          <w:rtl/>
        </w:rPr>
        <w:t xml:space="preserve">. </w:t>
      </w:r>
      <w:r w:rsidR="00D971A8" w:rsidRPr="00DE6131">
        <w:rPr>
          <w:rFonts w:hint="cs"/>
          <w:color w:val="000000" w:themeColor="text1"/>
          <w:sz w:val="28"/>
          <w:szCs w:val="28"/>
          <w:rtl/>
        </w:rPr>
        <w:t>هيام مروة، طارق المجدوب، الوجيز في القانون الإداري الخاص، المرافق العامة الكبرى وطرق ادارتها، منشورات زين الحقوقية، بيروت لبنان، الطبعة الثانية 220.</w:t>
      </w:r>
    </w:p>
    <w:p w14:paraId="78E64C9A" w14:textId="3A6808FB" w:rsidR="00D971A8" w:rsidRPr="00DE6131" w:rsidRDefault="00157D05" w:rsidP="00D971A8">
      <w:pPr>
        <w:pStyle w:val="Notedefin"/>
        <w:ind w:firstLine="0"/>
        <w:rPr>
          <w:color w:val="000000" w:themeColor="text1"/>
          <w:sz w:val="28"/>
          <w:szCs w:val="28"/>
        </w:rPr>
      </w:pPr>
      <w:r>
        <w:rPr>
          <w:rFonts w:hint="cs"/>
          <w:color w:val="000000" w:themeColor="text1"/>
          <w:sz w:val="28"/>
          <w:szCs w:val="28"/>
          <w:rtl/>
        </w:rPr>
        <w:t>30</w:t>
      </w:r>
      <w:r w:rsidR="0064409B">
        <w:rPr>
          <w:rFonts w:hint="cs"/>
          <w:color w:val="000000" w:themeColor="text1"/>
          <w:sz w:val="28"/>
          <w:szCs w:val="28"/>
          <w:rtl/>
        </w:rPr>
        <w:t xml:space="preserve">. </w:t>
      </w:r>
      <w:r w:rsidR="00D971A8" w:rsidRPr="00DE6131">
        <w:rPr>
          <w:rFonts w:hint="cs"/>
          <w:color w:val="000000" w:themeColor="text1"/>
          <w:sz w:val="28"/>
          <w:szCs w:val="28"/>
          <w:rtl/>
        </w:rPr>
        <w:t>هيثم حليم غازي، سلطات الإدارة في العقود الإدارية، د</w:t>
      </w:r>
      <w:r w:rsidR="00EA2A55">
        <w:rPr>
          <w:rFonts w:hint="cs"/>
          <w:color w:val="000000" w:themeColor="text1"/>
          <w:sz w:val="28"/>
          <w:szCs w:val="28"/>
          <w:rtl/>
        </w:rPr>
        <w:t>راسة تطبيقية، دار الفكر الجامعي الإسكندرية</w:t>
      </w:r>
      <w:r w:rsidR="00D971A8" w:rsidRPr="00DE6131">
        <w:rPr>
          <w:rFonts w:hint="cs"/>
          <w:color w:val="000000" w:themeColor="text1"/>
          <w:sz w:val="28"/>
          <w:szCs w:val="28"/>
          <w:rtl/>
        </w:rPr>
        <w:t xml:space="preserve"> طبعة 2014.</w:t>
      </w:r>
    </w:p>
    <w:p w14:paraId="52934D9C" w14:textId="1A5E6978" w:rsidR="00D971A8" w:rsidRDefault="00157D05" w:rsidP="00D971A8">
      <w:pPr>
        <w:pStyle w:val="Notedefin"/>
        <w:ind w:firstLine="0"/>
        <w:rPr>
          <w:b/>
          <w:bCs/>
          <w:color w:val="000000" w:themeColor="text1"/>
          <w:sz w:val="28"/>
          <w:szCs w:val="28"/>
          <w:rtl/>
        </w:rPr>
      </w:pPr>
      <w:r>
        <w:rPr>
          <w:rFonts w:hint="cs"/>
          <w:color w:val="000000" w:themeColor="text1"/>
          <w:sz w:val="28"/>
          <w:szCs w:val="28"/>
          <w:rtl/>
        </w:rPr>
        <w:t>31</w:t>
      </w:r>
      <w:r w:rsidR="0064409B">
        <w:rPr>
          <w:rFonts w:hint="cs"/>
          <w:color w:val="000000" w:themeColor="text1"/>
          <w:sz w:val="28"/>
          <w:szCs w:val="28"/>
          <w:rtl/>
        </w:rPr>
        <w:t xml:space="preserve">. </w:t>
      </w:r>
      <w:r w:rsidR="00D971A8" w:rsidRPr="00DE6131">
        <w:rPr>
          <w:rFonts w:hint="cs"/>
          <w:color w:val="000000" w:themeColor="text1"/>
          <w:sz w:val="28"/>
          <w:szCs w:val="28"/>
          <w:rtl/>
        </w:rPr>
        <w:t xml:space="preserve">يوسف بن سعيد بن مصبح الشكيلي، الرقابة الإدارية والقضائية على العقود الادارية، </w:t>
      </w:r>
      <w:r w:rsidR="00D971A8" w:rsidRPr="00DE6131">
        <w:rPr>
          <w:color w:val="000000" w:themeColor="text1"/>
          <w:sz w:val="28"/>
          <w:szCs w:val="28"/>
          <w:rtl/>
        </w:rPr>
        <w:t>(</w:t>
      </w:r>
      <w:r w:rsidR="00EA2A55">
        <w:rPr>
          <w:rFonts w:hint="cs"/>
          <w:color w:val="000000" w:themeColor="text1"/>
          <w:sz w:val="28"/>
          <w:szCs w:val="28"/>
          <w:rtl/>
        </w:rPr>
        <w:t>دراسة مقارنة)</w:t>
      </w:r>
      <w:r w:rsidR="00D971A8" w:rsidRPr="00DE6131">
        <w:rPr>
          <w:rFonts w:hint="cs"/>
          <w:color w:val="000000" w:themeColor="text1"/>
          <w:sz w:val="28"/>
          <w:szCs w:val="28"/>
          <w:rtl/>
        </w:rPr>
        <w:t xml:space="preserve"> دار الجامعة الجديدة، الإسكندرية، طبعة 2019، ص109.</w:t>
      </w:r>
      <w:r w:rsidR="00D971A8" w:rsidRPr="00D971A8">
        <w:rPr>
          <w:rFonts w:hint="cs"/>
          <w:b/>
          <w:bCs/>
          <w:color w:val="000000" w:themeColor="text1"/>
          <w:sz w:val="28"/>
          <w:szCs w:val="28"/>
          <w:rtl/>
        </w:rPr>
        <w:t xml:space="preserve"> </w:t>
      </w:r>
    </w:p>
    <w:p w14:paraId="410311C9" w14:textId="2747F86C" w:rsidR="003A3CC3" w:rsidRPr="001C1188" w:rsidRDefault="003A3CC3" w:rsidP="00D971A8">
      <w:pPr>
        <w:pStyle w:val="Notedefin"/>
        <w:ind w:firstLine="0"/>
        <w:rPr>
          <w:b/>
          <w:bCs/>
          <w:color w:val="000000" w:themeColor="text1"/>
          <w:sz w:val="28"/>
          <w:szCs w:val="28"/>
          <w:u w:val="single"/>
          <w:rtl/>
        </w:rPr>
      </w:pPr>
      <w:r w:rsidRPr="001C1188">
        <w:rPr>
          <w:rFonts w:hint="cs"/>
          <w:b/>
          <w:bCs/>
          <w:color w:val="000000" w:themeColor="text1"/>
          <w:sz w:val="28"/>
          <w:szCs w:val="28"/>
          <w:u w:val="single"/>
          <w:rtl/>
        </w:rPr>
        <w:t>قائمة الكتب المتخصصة:</w:t>
      </w:r>
    </w:p>
    <w:p w14:paraId="58F6DADA" w14:textId="428F5FCE" w:rsidR="00900441" w:rsidRDefault="00900441" w:rsidP="0064409B">
      <w:pPr>
        <w:pStyle w:val="Notedefin"/>
        <w:ind w:firstLine="0"/>
        <w:rPr>
          <w:color w:val="000000" w:themeColor="text1"/>
          <w:sz w:val="28"/>
          <w:szCs w:val="28"/>
          <w:rtl/>
        </w:rPr>
      </w:pPr>
      <w:r w:rsidRPr="0064409B">
        <w:rPr>
          <w:rFonts w:hint="cs"/>
          <w:color w:val="000000" w:themeColor="text1"/>
          <w:sz w:val="28"/>
          <w:szCs w:val="28"/>
          <w:rtl/>
        </w:rPr>
        <w:t>1.</w:t>
      </w:r>
      <w:r>
        <w:rPr>
          <w:rFonts w:hint="cs"/>
          <w:color w:val="000000" w:themeColor="text1"/>
          <w:sz w:val="28"/>
          <w:szCs w:val="28"/>
          <w:rtl/>
        </w:rPr>
        <w:t xml:space="preserve"> </w:t>
      </w:r>
      <w:r w:rsidRPr="00DE6131">
        <w:rPr>
          <w:rFonts w:hint="cs"/>
          <w:color w:val="000000" w:themeColor="text1"/>
          <w:sz w:val="28"/>
          <w:szCs w:val="28"/>
          <w:rtl/>
        </w:rPr>
        <w:t xml:space="preserve">أبوبكر احمد عثمان، عقود تفويض المرفق العام (دراسة تحليلية مقارنة) دار </w:t>
      </w:r>
      <w:r w:rsidR="00EA2A55">
        <w:rPr>
          <w:rFonts w:hint="cs"/>
          <w:color w:val="000000" w:themeColor="text1"/>
          <w:sz w:val="28"/>
          <w:szCs w:val="28"/>
          <w:rtl/>
        </w:rPr>
        <w:t>الجامعة الجديدة للنشر</w:t>
      </w:r>
      <w:r w:rsidRPr="00DE6131">
        <w:rPr>
          <w:rFonts w:hint="cs"/>
          <w:color w:val="000000" w:themeColor="text1"/>
          <w:sz w:val="28"/>
          <w:szCs w:val="28"/>
          <w:rtl/>
        </w:rPr>
        <w:t xml:space="preserve"> الإسكندرية، مصر، طبعة 2014/2015.</w:t>
      </w:r>
      <w:r w:rsidRPr="005D0B8A">
        <w:rPr>
          <w:rFonts w:hint="cs"/>
          <w:color w:val="000000" w:themeColor="text1"/>
          <w:sz w:val="28"/>
          <w:szCs w:val="28"/>
          <w:rtl/>
        </w:rPr>
        <w:t xml:space="preserve"> </w:t>
      </w:r>
    </w:p>
    <w:p w14:paraId="1136D037" w14:textId="7415CD21" w:rsidR="00900441" w:rsidRDefault="00900441" w:rsidP="0064409B">
      <w:pPr>
        <w:pStyle w:val="Notedefin"/>
        <w:ind w:firstLine="0"/>
        <w:rPr>
          <w:color w:val="000000" w:themeColor="text1"/>
          <w:sz w:val="28"/>
          <w:szCs w:val="28"/>
          <w:rtl/>
        </w:rPr>
      </w:pPr>
      <w:r>
        <w:rPr>
          <w:rFonts w:hint="cs"/>
          <w:color w:val="000000" w:themeColor="text1"/>
          <w:sz w:val="28"/>
          <w:szCs w:val="28"/>
          <w:rtl/>
        </w:rPr>
        <w:t>2.</w:t>
      </w:r>
      <w:r w:rsidRPr="00DE6131">
        <w:rPr>
          <w:rFonts w:hint="cs"/>
          <w:color w:val="000000" w:themeColor="text1"/>
          <w:sz w:val="28"/>
          <w:szCs w:val="28"/>
          <w:rtl/>
        </w:rPr>
        <w:t>بركيبة حسام الدين، تفويض المرفق العام في فرنسا والجزا</w:t>
      </w:r>
      <w:r w:rsidR="00EA2A55">
        <w:rPr>
          <w:rFonts w:hint="cs"/>
          <w:color w:val="000000" w:themeColor="text1"/>
          <w:sz w:val="28"/>
          <w:szCs w:val="28"/>
          <w:rtl/>
        </w:rPr>
        <w:t>ئر، شركة الأصالة للنشر، الجزائر</w:t>
      </w:r>
      <w:r w:rsidRPr="00DE6131">
        <w:rPr>
          <w:rFonts w:hint="cs"/>
          <w:color w:val="000000" w:themeColor="text1"/>
          <w:sz w:val="28"/>
          <w:szCs w:val="28"/>
          <w:rtl/>
        </w:rPr>
        <w:t xml:space="preserve"> طبعة2021.</w:t>
      </w:r>
    </w:p>
    <w:p w14:paraId="7EDE7A7C" w14:textId="77777777" w:rsidR="00900441" w:rsidRDefault="00900441" w:rsidP="0064409B">
      <w:pPr>
        <w:pStyle w:val="Notedefin"/>
        <w:ind w:firstLine="0"/>
        <w:rPr>
          <w:color w:val="000000" w:themeColor="text1"/>
          <w:sz w:val="28"/>
          <w:szCs w:val="28"/>
          <w:rtl/>
        </w:rPr>
      </w:pPr>
      <w:r>
        <w:rPr>
          <w:rFonts w:hint="cs"/>
          <w:color w:val="000000" w:themeColor="text1"/>
          <w:sz w:val="28"/>
          <w:szCs w:val="28"/>
          <w:rtl/>
        </w:rPr>
        <w:t xml:space="preserve">3. </w:t>
      </w:r>
      <w:r w:rsidRPr="00DE6131">
        <w:rPr>
          <w:rFonts w:hint="cs"/>
          <w:color w:val="000000" w:themeColor="text1"/>
          <w:sz w:val="28"/>
          <w:szCs w:val="28"/>
          <w:rtl/>
        </w:rPr>
        <w:t>بشير الشريف شمس الدين، لعقابي سميحة، قانون المرفق العمومي، دار الهدى، طبعة 2023، عين مليلة، الجزائر.</w:t>
      </w:r>
    </w:p>
    <w:p w14:paraId="380DE334" w14:textId="77777777" w:rsidR="00900441" w:rsidRDefault="00900441" w:rsidP="0064409B">
      <w:pPr>
        <w:pStyle w:val="Notedefin"/>
        <w:ind w:firstLine="0"/>
        <w:rPr>
          <w:color w:val="000000" w:themeColor="text1"/>
          <w:sz w:val="28"/>
          <w:szCs w:val="28"/>
          <w:rtl/>
        </w:rPr>
      </w:pPr>
      <w:r>
        <w:rPr>
          <w:rFonts w:hint="cs"/>
          <w:color w:val="000000" w:themeColor="text1"/>
          <w:sz w:val="28"/>
          <w:szCs w:val="28"/>
          <w:rtl/>
        </w:rPr>
        <w:t xml:space="preserve">4. </w:t>
      </w:r>
      <w:r w:rsidRPr="00DE6131">
        <w:rPr>
          <w:rFonts w:hint="cs"/>
          <w:color w:val="000000" w:themeColor="text1"/>
          <w:sz w:val="28"/>
          <w:szCs w:val="28"/>
          <w:rtl/>
        </w:rPr>
        <w:t>ضريفي نادية، المرفق العام والتحولات الجديدة، دار بلقيس، الجزائر. طبعة 2010.</w:t>
      </w:r>
    </w:p>
    <w:p w14:paraId="07D21AFC" w14:textId="49107E96" w:rsidR="00900441" w:rsidRDefault="00900441" w:rsidP="0064409B">
      <w:pPr>
        <w:pStyle w:val="Notedefin"/>
        <w:ind w:firstLine="0"/>
        <w:rPr>
          <w:color w:val="000000" w:themeColor="text1"/>
          <w:sz w:val="28"/>
          <w:szCs w:val="28"/>
          <w:rtl/>
        </w:rPr>
      </w:pPr>
      <w:r>
        <w:rPr>
          <w:rFonts w:hint="cs"/>
          <w:color w:val="000000" w:themeColor="text1"/>
          <w:sz w:val="28"/>
          <w:szCs w:val="28"/>
          <w:rtl/>
        </w:rPr>
        <w:t xml:space="preserve">5. </w:t>
      </w:r>
      <w:r w:rsidRPr="00E14126">
        <w:rPr>
          <w:rFonts w:hint="cs"/>
          <w:color w:val="000000" w:themeColor="text1"/>
          <w:sz w:val="28"/>
          <w:szCs w:val="28"/>
          <w:rtl/>
        </w:rPr>
        <w:t>محمد علي ماهر محمد علي، وكالة المرفق العام (دراسة مقارنة)، دا</w:t>
      </w:r>
      <w:r w:rsidR="00EA2A55">
        <w:rPr>
          <w:rFonts w:hint="cs"/>
          <w:color w:val="000000" w:themeColor="text1"/>
          <w:sz w:val="28"/>
          <w:szCs w:val="28"/>
          <w:rtl/>
        </w:rPr>
        <w:t>ر الفكر والقانون للنشر والتوزيع</w:t>
      </w:r>
      <w:r w:rsidRPr="00E14126">
        <w:rPr>
          <w:rFonts w:hint="cs"/>
          <w:color w:val="000000" w:themeColor="text1"/>
          <w:sz w:val="28"/>
          <w:szCs w:val="28"/>
          <w:rtl/>
        </w:rPr>
        <w:t xml:space="preserve"> القاهرة مصر طبعة 2015.</w:t>
      </w:r>
    </w:p>
    <w:p w14:paraId="2261E7E7" w14:textId="77777777" w:rsidR="00900441" w:rsidRDefault="00900441" w:rsidP="00E14126">
      <w:pPr>
        <w:pStyle w:val="Notedefin"/>
        <w:ind w:firstLine="0"/>
        <w:rPr>
          <w:color w:val="000000" w:themeColor="text1"/>
          <w:sz w:val="28"/>
          <w:szCs w:val="28"/>
          <w:rtl/>
          <w:lang w:val="fr-FR"/>
        </w:rPr>
      </w:pPr>
      <w:r>
        <w:rPr>
          <w:rFonts w:hint="cs"/>
          <w:color w:val="000000" w:themeColor="text1"/>
          <w:sz w:val="28"/>
          <w:szCs w:val="28"/>
          <w:rtl/>
        </w:rPr>
        <w:t xml:space="preserve">6. </w:t>
      </w:r>
      <w:r w:rsidRPr="00DE6131">
        <w:rPr>
          <w:rFonts w:hint="cs"/>
          <w:color w:val="000000" w:themeColor="text1"/>
          <w:sz w:val="28"/>
          <w:szCs w:val="28"/>
          <w:rtl/>
        </w:rPr>
        <w:t>محمد يعرب الشرع، تفويض المرافق العامة وأبرز تطبيقاته، عقو</w:t>
      </w:r>
      <w:r w:rsidRPr="00DE6131">
        <w:rPr>
          <w:rFonts w:hint="eastAsia"/>
          <w:color w:val="000000" w:themeColor="text1"/>
          <w:sz w:val="28"/>
          <w:szCs w:val="28"/>
          <w:rtl/>
        </w:rPr>
        <w:t>د</w:t>
      </w:r>
      <w:r w:rsidRPr="00DE6131">
        <w:rPr>
          <w:rFonts w:hint="cs"/>
          <w:color w:val="000000" w:themeColor="text1"/>
          <w:sz w:val="28"/>
          <w:szCs w:val="28"/>
          <w:rtl/>
        </w:rPr>
        <w:t xml:space="preserve"> البناء والتشغيل والتحويل عقود البوت </w:t>
      </w:r>
      <w:r w:rsidRPr="00DE6131">
        <w:rPr>
          <w:color w:val="000000" w:themeColor="text1"/>
          <w:sz w:val="28"/>
          <w:szCs w:val="28"/>
          <w:lang w:val="fr-FR"/>
        </w:rPr>
        <w:t>BOT</w:t>
      </w:r>
      <w:r w:rsidRPr="00DE6131">
        <w:rPr>
          <w:rFonts w:hint="cs"/>
          <w:color w:val="000000" w:themeColor="text1"/>
          <w:sz w:val="28"/>
          <w:szCs w:val="28"/>
          <w:rtl/>
          <w:lang w:val="fr-FR"/>
        </w:rPr>
        <w:t xml:space="preserve"> (دراسة مقارنة)، الدار العلمية للنشر والتوزيع، الطبع الأولى 2017.</w:t>
      </w:r>
    </w:p>
    <w:p w14:paraId="210A3ECB" w14:textId="77777777" w:rsidR="00900441" w:rsidRPr="00DE6131" w:rsidRDefault="00900441" w:rsidP="00093F1A">
      <w:pPr>
        <w:pStyle w:val="Notedefin"/>
        <w:ind w:firstLine="0"/>
        <w:rPr>
          <w:color w:val="000000" w:themeColor="text1"/>
          <w:sz w:val="28"/>
          <w:szCs w:val="28"/>
        </w:rPr>
      </w:pPr>
      <w:r>
        <w:rPr>
          <w:rFonts w:hint="cs"/>
          <w:color w:val="000000" w:themeColor="text1"/>
          <w:sz w:val="28"/>
          <w:szCs w:val="28"/>
          <w:rtl/>
        </w:rPr>
        <w:t xml:space="preserve">7. </w:t>
      </w:r>
      <w:r w:rsidRPr="00DE6131">
        <w:rPr>
          <w:rFonts w:hint="cs"/>
          <w:color w:val="000000" w:themeColor="text1"/>
          <w:sz w:val="28"/>
          <w:szCs w:val="28"/>
          <w:rtl/>
        </w:rPr>
        <w:t>محمد عب</w:t>
      </w:r>
      <w:r w:rsidRPr="00DE6131">
        <w:rPr>
          <w:rFonts w:hint="eastAsia"/>
          <w:color w:val="000000" w:themeColor="text1"/>
          <w:sz w:val="28"/>
          <w:szCs w:val="28"/>
          <w:rtl/>
        </w:rPr>
        <w:t>د</w:t>
      </w:r>
      <w:r w:rsidRPr="00DE6131">
        <w:rPr>
          <w:rFonts w:hint="cs"/>
          <w:color w:val="000000" w:themeColor="text1"/>
          <w:sz w:val="28"/>
          <w:szCs w:val="28"/>
          <w:rtl/>
        </w:rPr>
        <w:t xml:space="preserve"> اللطيف، تفوي</w:t>
      </w:r>
      <w:r w:rsidRPr="00DE6131">
        <w:rPr>
          <w:rFonts w:hint="eastAsia"/>
          <w:color w:val="000000" w:themeColor="text1"/>
          <w:sz w:val="28"/>
          <w:szCs w:val="28"/>
          <w:rtl/>
        </w:rPr>
        <w:t>ض</w:t>
      </w:r>
      <w:r w:rsidRPr="00DE6131">
        <w:rPr>
          <w:rFonts w:hint="cs"/>
          <w:color w:val="000000" w:themeColor="text1"/>
          <w:sz w:val="28"/>
          <w:szCs w:val="28"/>
          <w:rtl/>
        </w:rPr>
        <w:t xml:space="preserve"> المرفق العام، دار النهضة العربية، القاهرة، مصر، طبعة،2000.</w:t>
      </w:r>
    </w:p>
    <w:p w14:paraId="2117BC3A" w14:textId="77777777" w:rsidR="00900441" w:rsidRDefault="00900441" w:rsidP="00093F1A">
      <w:pPr>
        <w:pStyle w:val="Notedefin"/>
        <w:ind w:firstLine="0"/>
        <w:rPr>
          <w:color w:val="000000" w:themeColor="text1"/>
          <w:sz w:val="28"/>
          <w:szCs w:val="28"/>
          <w:rtl/>
        </w:rPr>
      </w:pPr>
      <w:r>
        <w:rPr>
          <w:rFonts w:hint="cs"/>
          <w:color w:val="000000" w:themeColor="text1"/>
          <w:sz w:val="28"/>
          <w:szCs w:val="28"/>
          <w:rtl/>
        </w:rPr>
        <w:t xml:space="preserve">8. </w:t>
      </w:r>
      <w:r w:rsidRPr="00DE6131">
        <w:rPr>
          <w:rFonts w:hint="cs"/>
          <w:color w:val="000000" w:themeColor="text1"/>
          <w:sz w:val="28"/>
          <w:szCs w:val="28"/>
          <w:rtl/>
        </w:rPr>
        <w:t xml:space="preserve">مروان محي الدين قطب، طرق خصخصة المرافق العامة (الامتياز </w:t>
      </w:r>
      <w:r w:rsidRPr="00DE6131">
        <w:rPr>
          <w:color w:val="000000" w:themeColor="text1"/>
          <w:sz w:val="28"/>
          <w:szCs w:val="28"/>
          <w:rtl/>
        </w:rPr>
        <w:t>–</w:t>
      </w:r>
      <w:r w:rsidRPr="00DE6131">
        <w:rPr>
          <w:rFonts w:hint="cs"/>
          <w:color w:val="000000" w:themeColor="text1"/>
          <w:sz w:val="28"/>
          <w:szCs w:val="28"/>
          <w:rtl/>
        </w:rPr>
        <w:t xml:space="preserve"> الشركات المختلطة </w:t>
      </w:r>
      <w:r w:rsidRPr="00DE6131">
        <w:rPr>
          <w:color w:val="000000" w:themeColor="text1"/>
          <w:sz w:val="28"/>
          <w:szCs w:val="28"/>
          <w:rtl/>
        </w:rPr>
        <w:t>–</w:t>
      </w:r>
      <w:r w:rsidRPr="00DE6131">
        <w:rPr>
          <w:color w:val="000000" w:themeColor="text1"/>
          <w:sz w:val="28"/>
          <w:szCs w:val="28"/>
        </w:rPr>
        <w:t xml:space="preserve">BOT </w:t>
      </w:r>
      <w:r w:rsidRPr="00DE6131">
        <w:rPr>
          <w:rFonts w:hint="cs"/>
          <w:color w:val="000000" w:themeColor="text1"/>
          <w:sz w:val="28"/>
          <w:szCs w:val="28"/>
          <w:rtl/>
        </w:rPr>
        <w:t>-تفويض المرفق العام)، دراسة مقارنة، منشورات الحلبي الحقوقية، بيروت، لبنان، الطبع</w:t>
      </w:r>
      <w:r w:rsidRPr="00DE6131">
        <w:rPr>
          <w:rFonts w:hint="eastAsia"/>
          <w:color w:val="000000" w:themeColor="text1"/>
          <w:sz w:val="28"/>
          <w:szCs w:val="28"/>
          <w:rtl/>
        </w:rPr>
        <w:t>ة</w:t>
      </w:r>
      <w:r w:rsidRPr="00DE6131">
        <w:rPr>
          <w:rFonts w:hint="cs"/>
          <w:color w:val="000000" w:themeColor="text1"/>
          <w:sz w:val="28"/>
          <w:szCs w:val="28"/>
          <w:rtl/>
        </w:rPr>
        <w:t xml:space="preserve"> الأولى 2009.</w:t>
      </w:r>
    </w:p>
    <w:p w14:paraId="5D4D2CF9" w14:textId="00EE1D43" w:rsidR="00BF613B" w:rsidRDefault="00BF613B" w:rsidP="00093F1A">
      <w:pPr>
        <w:pStyle w:val="Notedefin"/>
        <w:ind w:firstLine="0"/>
        <w:rPr>
          <w:color w:val="000000" w:themeColor="text1"/>
          <w:sz w:val="28"/>
          <w:szCs w:val="28"/>
          <w:rtl/>
        </w:rPr>
      </w:pPr>
      <w:r>
        <w:rPr>
          <w:rFonts w:hint="cs"/>
          <w:color w:val="000000" w:themeColor="text1"/>
          <w:sz w:val="28"/>
          <w:szCs w:val="28"/>
          <w:rtl/>
        </w:rPr>
        <w:t xml:space="preserve">9. </w:t>
      </w:r>
      <w:r w:rsidRPr="00DE6131">
        <w:rPr>
          <w:rFonts w:hint="cs"/>
          <w:color w:val="000000" w:themeColor="text1"/>
          <w:sz w:val="28"/>
          <w:szCs w:val="28"/>
          <w:rtl/>
        </w:rPr>
        <w:t>سمية سلامي، عقود تفويض المرفق العام المحلي، دار المتنبي للطباعة والنشر، الجزائر، طبعة 2023.</w:t>
      </w:r>
    </w:p>
    <w:p w14:paraId="269CC5AD" w14:textId="7E3076B2" w:rsidR="00900441" w:rsidRDefault="00BF613B" w:rsidP="00B46D0C">
      <w:pPr>
        <w:pStyle w:val="Notedefin"/>
        <w:ind w:firstLine="0"/>
        <w:rPr>
          <w:color w:val="000000" w:themeColor="text1"/>
          <w:sz w:val="28"/>
          <w:szCs w:val="28"/>
          <w:rtl/>
        </w:rPr>
      </w:pPr>
      <w:r>
        <w:rPr>
          <w:rFonts w:hint="cs"/>
          <w:color w:val="000000" w:themeColor="text1"/>
          <w:sz w:val="28"/>
          <w:szCs w:val="28"/>
          <w:rtl/>
        </w:rPr>
        <w:t>10</w:t>
      </w:r>
      <w:r w:rsidR="00900441">
        <w:rPr>
          <w:rFonts w:hint="cs"/>
          <w:color w:val="000000" w:themeColor="text1"/>
          <w:sz w:val="28"/>
          <w:szCs w:val="28"/>
          <w:rtl/>
        </w:rPr>
        <w:t>.</w:t>
      </w:r>
      <w:r w:rsidR="00900441" w:rsidRPr="00DE6131">
        <w:rPr>
          <w:rFonts w:hint="cs"/>
          <w:color w:val="000000" w:themeColor="text1"/>
          <w:sz w:val="28"/>
          <w:szCs w:val="28"/>
          <w:rtl/>
        </w:rPr>
        <w:t>وليد حيدر جابر، التفويض في إدارة واستثمار المرافق العامة، دراسة مقارنة، منشورات الحلبي الحقوقية بيروت، لبنان، طبعة 2009</w:t>
      </w:r>
    </w:p>
    <w:p w14:paraId="373300D9" w14:textId="63A60FDA" w:rsidR="00D971A8" w:rsidRPr="00152F85" w:rsidRDefault="00D971A8" w:rsidP="00B46D0C">
      <w:pPr>
        <w:pStyle w:val="Notedefin"/>
        <w:ind w:firstLine="0"/>
        <w:rPr>
          <w:color w:val="000000" w:themeColor="text1"/>
          <w:sz w:val="28"/>
          <w:szCs w:val="28"/>
          <w:u w:val="single"/>
        </w:rPr>
      </w:pPr>
      <w:r w:rsidRPr="00152F85">
        <w:rPr>
          <w:rFonts w:hint="cs"/>
          <w:b/>
          <w:bCs/>
          <w:color w:val="000000" w:themeColor="text1"/>
          <w:sz w:val="28"/>
          <w:szCs w:val="28"/>
          <w:u w:val="single"/>
          <w:rtl/>
        </w:rPr>
        <w:t>الرسائل العلمية:</w:t>
      </w:r>
    </w:p>
    <w:p w14:paraId="1B43B6C9" w14:textId="446E08E2" w:rsidR="00675EFD" w:rsidRDefault="009261DB" w:rsidP="00675EFD">
      <w:pPr>
        <w:ind w:firstLine="0"/>
        <w:rPr>
          <w:color w:val="000000" w:themeColor="text1"/>
          <w:rtl/>
        </w:rPr>
      </w:pPr>
      <w:r>
        <w:rPr>
          <w:rFonts w:hint="cs"/>
          <w:color w:val="000000" w:themeColor="text1"/>
          <w:rtl/>
        </w:rPr>
        <w:t xml:space="preserve">1. </w:t>
      </w:r>
      <w:r w:rsidR="00D971A8" w:rsidRPr="00DE6131">
        <w:rPr>
          <w:rFonts w:hint="cs"/>
          <w:color w:val="000000" w:themeColor="text1"/>
          <w:rtl/>
        </w:rPr>
        <w:t>ارزيل كاهنة، عن استخدام تفويض المرفق العام في القانون الجزا</w:t>
      </w:r>
      <w:r w:rsidR="00EA2A55">
        <w:rPr>
          <w:rFonts w:hint="cs"/>
          <w:color w:val="000000" w:themeColor="text1"/>
          <w:rtl/>
        </w:rPr>
        <w:t>ئري، مجلة أبحاث قانونية وسياسية</w:t>
      </w:r>
      <w:r w:rsidR="00D971A8" w:rsidRPr="00DE6131">
        <w:rPr>
          <w:rFonts w:hint="cs"/>
          <w:color w:val="000000" w:themeColor="text1"/>
          <w:rtl/>
        </w:rPr>
        <w:t xml:space="preserve"> العدد الثالث كلية الحقوق والعلوم السياسية، جامعة محمد الصديق بن يحي، جيجل، سنة 2017.</w:t>
      </w:r>
    </w:p>
    <w:p w14:paraId="68D9A63F" w14:textId="760381F0" w:rsidR="000D1BD9" w:rsidRDefault="00675EFD" w:rsidP="000D1BD9">
      <w:pPr>
        <w:pStyle w:val="Notedefin"/>
        <w:ind w:firstLine="0"/>
        <w:rPr>
          <w:color w:val="000000" w:themeColor="text1"/>
          <w:sz w:val="28"/>
          <w:szCs w:val="28"/>
          <w:rtl/>
        </w:rPr>
      </w:pPr>
      <w:r>
        <w:rPr>
          <w:rFonts w:hint="cs"/>
          <w:color w:val="000000" w:themeColor="text1"/>
          <w:rtl/>
        </w:rPr>
        <w:t>2.</w:t>
      </w:r>
      <w:r w:rsidRPr="00675EFD">
        <w:rPr>
          <w:rFonts w:hint="cs"/>
          <w:color w:val="000000" w:themeColor="text1"/>
          <w:rtl/>
          <w:lang w:val="fr-FR"/>
        </w:rPr>
        <w:t xml:space="preserve"> </w:t>
      </w:r>
      <w:r w:rsidRPr="00535585">
        <w:rPr>
          <w:rFonts w:hint="cs"/>
          <w:color w:val="000000" w:themeColor="text1"/>
          <w:sz w:val="28"/>
          <w:szCs w:val="28"/>
          <w:rtl/>
        </w:rPr>
        <w:t xml:space="preserve">عكوش فتحي، الإطار القانوني للشراكة في تسيير المرفق العام، </w:t>
      </w:r>
      <w:r w:rsidR="000D1BD9">
        <w:rPr>
          <w:rFonts w:hint="cs"/>
          <w:color w:val="000000" w:themeColor="text1"/>
          <w:sz w:val="28"/>
          <w:szCs w:val="28"/>
          <w:rtl/>
        </w:rPr>
        <w:t>أطروحة دكتوراه، جامعة الجزائر</w:t>
      </w:r>
      <w:r w:rsidR="000D1BD9">
        <w:rPr>
          <w:color w:val="000000" w:themeColor="text1"/>
          <w:sz w:val="28"/>
          <w:szCs w:val="28"/>
          <w:rtl/>
        </w:rPr>
        <w:t>1</w:t>
      </w:r>
      <w:r w:rsidR="000D1BD9">
        <w:rPr>
          <w:rFonts w:hint="cs"/>
          <w:color w:val="000000" w:themeColor="text1"/>
          <w:sz w:val="28"/>
          <w:szCs w:val="28"/>
          <w:rtl/>
        </w:rPr>
        <w:t xml:space="preserve"> </w:t>
      </w:r>
    </w:p>
    <w:p w14:paraId="39435950" w14:textId="1EBA3D38" w:rsidR="00535585" w:rsidRDefault="000D1BD9" w:rsidP="000D1BD9">
      <w:pPr>
        <w:pStyle w:val="Notedefin"/>
        <w:ind w:firstLine="0"/>
        <w:rPr>
          <w:color w:val="000000" w:themeColor="text1"/>
          <w:rtl/>
          <w:lang w:val="fr-FR"/>
        </w:rPr>
      </w:pPr>
      <w:r>
        <w:rPr>
          <w:rFonts w:hint="cs"/>
          <w:color w:val="000000" w:themeColor="text1"/>
          <w:sz w:val="28"/>
          <w:szCs w:val="28"/>
          <w:rtl/>
        </w:rPr>
        <w:t xml:space="preserve">   </w:t>
      </w:r>
      <w:r w:rsidR="00675EFD" w:rsidRPr="00535585">
        <w:rPr>
          <w:rFonts w:hint="cs"/>
          <w:color w:val="000000" w:themeColor="text1"/>
          <w:sz w:val="28"/>
          <w:szCs w:val="28"/>
          <w:rtl/>
        </w:rPr>
        <w:t>سنة 2020/2021.</w:t>
      </w:r>
    </w:p>
    <w:p w14:paraId="3DC7AF0D" w14:textId="0A443051" w:rsidR="009B5277" w:rsidRDefault="00535585" w:rsidP="009B5277">
      <w:pPr>
        <w:pStyle w:val="Notedefin"/>
        <w:ind w:firstLine="0"/>
        <w:rPr>
          <w:color w:val="000000" w:themeColor="text1"/>
          <w:sz w:val="28"/>
          <w:szCs w:val="28"/>
          <w:rtl/>
        </w:rPr>
      </w:pPr>
      <w:r>
        <w:rPr>
          <w:rFonts w:hint="cs"/>
          <w:color w:val="000000" w:themeColor="text1"/>
          <w:rtl/>
          <w:lang w:val="fr-FR"/>
        </w:rPr>
        <w:t>3.</w:t>
      </w:r>
      <w:r w:rsidRPr="00535585">
        <w:rPr>
          <w:rFonts w:hint="cs"/>
          <w:color w:val="000000" w:themeColor="text1"/>
          <w:sz w:val="28"/>
          <w:szCs w:val="28"/>
          <w:rtl/>
        </w:rPr>
        <w:t xml:space="preserve"> </w:t>
      </w:r>
      <w:r w:rsidRPr="00DE6131">
        <w:rPr>
          <w:rFonts w:hint="cs"/>
          <w:color w:val="000000" w:themeColor="text1"/>
          <w:sz w:val="28"/>
          <w:szCs w:val="28"/>
          <w:rtl/>
        </w:rPr>
        <w:t>فوناس سهيلة، تفويض المرفق العام في القانون الجزائري، أط</w:t>
      </w:r>
      <w:r w:rsidR="000D1BD9">
        <w:rPr>
          <w:rFonts w:hint="cs"/>
          <w:color w:val="000000" w:themeColor="text1"/>
          <w:sz w:val="28"/>
          <w:szCs w:val="28"/>
          <w:rtl/>
        </w:rPr>
        <w:t>روحة دكتوراه، جامعة مولود معمري</w:t>
      </w:r>
      <w:r w:rsidRPr="00DE6131">
        <w:rPr>
          <w:rFonts w:hint="cs"/>
          <w:color w:val="000000" w:themeColor="text1"/>
          <w:sz w:val="28"/>
          <w:szCs w:val="28"/>
          <w:rtl/>
        </w:rPr>
        <w:t xml:space="preserve"> تيزي وزو كلية الحقوق والعلوم السياسية، سنة 20018.</w:t>
      </w:r>
    </w:p>
    <w:p w14:paraId="42B0693A" w14:textId="77777777" w:rsidR="002243F1" w:rsidRDefault="002243F1" w:rsidP="009B5277">
      <w:pPr>
        <w:pStyle w:val="Notedefin"/>
        <w:ind w:firstLine="0"/>
        <w:rPr>
          <w:color w:val="000000" w:themeColor="text1"/>
          <w:sz w:val="28"/>
          <w:szCs w:val="28"/>
          <w:rtl/>
        </w:rPr>
      </w:pPr>
    </w:p>
    <w:p w14:paraId="66A255EA" w14:textId="02096627" w:rsidR="002243F1" w:rsidRDefault="009B5277" w:rsidP="002243F1">
      <w:pPr>
        <w:pStyle w:val="Notedefin"/>
        <w:ind w:firstLine="0"/>
        <w:rPr>
          <w:color w:val="000000" w:themeColor="text1"/>
          <w:sz w:val="28"/>
          <w:szCs w:val="28"/>
          <w:rtl/>
        </w:rPr>
      </w:pPr>
      <w:r>
        <w:rPr>
          <w:rFonts w:hint="cs"/>
          <w:color w:val="000000" w:themeColor="text1"/>
          <w:sz w:val="28"/>
          <w:szCs w:val="28"/>
          <w:rtl/>
        </w:rPr>
        <w:lastRenderedPageBreak/>
        <w:t>4.</w:t>
      </w:r>
      <w:r w:rsidRPr="009B5277">
        <w:rPr>
          <w:rFonts w:hint="cs"/>
          <w:color w:val="000000" w:themeColor="text1"/>
          <w:sz w:val="28"/>
          <w:szCs w:val="28"/>
          <w:rtl/>
        </w:rPr>
        <w:t xml:space="preserve"> </w:t>
      </w:r>
      <w:r w:rsidRPr="00DE6131">
        <w:rPr>
          <w:rFonts w:hint="cs"/>
          <w:color w:val="000000" w:themeColor="text1"/>
          <w:sz w:val="28"/>
          <w:szCs w:val="28"/>
          <w:rtl/>
        </w:rPr>
        <w:t>قرير نوارة، مبدا المنافسة في عقود تفويض المرفق العام، أطروحة دكتوراه، كلية الحقوق والعلوم السياسية، جامعة المسيلة، سنة 2023.</w:t>
      </w:r>
    </w:p>
    <w:p w14:paraId="7A70497B" w14:textId="77777777" w:rsidR="00C26B74" w:rsidRDefault="002243F1" w:rsidP="00C26B74">
      <w:pPr>
        <w:pStyle w:val="Notedefin"/>
        <w:ind w:firstLine="0"/>
        <w:rPr>
          <w:color w:val="000000" w:themeColor="text1"/>
          <w:sz w:val="28"/>
          <w:szCs w:val="28"/>
          <w:rtl/>
        </w:rPr>
      </w:pPr>
      <w:r>
        <w:rPr>
          <w:rFonts w:hint="cs"/>
          <w:color w:val="000000" w:themeColor="text1"/>
          <w:sz w:val="28"/>
          <w:szCs w:val="28"/>
          <w:rtl/>
        </w:rPr>
        <w:t>5.</w:t>
      </w:r>
      <w:r w:rsidR="00D971A8" w:rsidRPr="00D971A8">
        <w:rPr>
          <w:b/>
          <w:bCs/>
          <w:color w:val="000000" w:themeColor="text1"/>
          <w:sz w:val="28"/>
          <w:szCs w:val="28"/>
          <w:rtl/>
        </w:rPr>
        <w:t xml:space="preserve"> </w:t>
      </w:r>
      <w:r w:rsidRPr="00DE6131">
        <w:rPr>
          <w:rFonts w:hint="cs"/>
          <w:color w:val="000000" w:themeColor="text1"/>
          <w:sz w:val="28"/>
          <w:szCs w:val="28"/>
          <w:rtl/>
        </w:rPr>
        <w:t>محمد علي ماهر محمد علي، التطبيقات الحديثة للالتزام المرفق العام، دراسة مقارنة، أطروحة دكتوراه، القاهرة 2012.</w:t>
      </w:r>
      <w:r w:rsidR="00C26B74" w:rsidRPr="00C26B74">
        <w:rPr>
          <w:rFonts w:hint="cs"/>
          <w:color w:val="000000" w:themeColor="text1"/>
          <w:sz w:val="28"/>
          <w:szCs w:val="28"/>
          <w:rtl/>
        </w:rPr>
        <w:t xml:space="preserve"> </w:t>
      </w:r>
    </w:p>
    <w:p w14:paraId="5BFCD0E1" w14:textId="77777777" w:rsidR="006879F7" w:rsidRDefault="00C26B74" w:rsidP="006879F7">
      <w:pPr>
        <w:ind w:firstLine="0"/>
        <w:rPr>
          <w:color w:val="000000" w:themeColor="text1"/>
          <w:rtl/>
        </w:rPr>
      </w:pPr>
      <w:r>
        <w:rPr>
          <w:rFonts w:hint="cs"/>
          <w:color w:val="000000" w:themeColor="text1"/>
          <w:rtl/>
        </w:rPr>
        <w:t>6.</w:t>
      </w:r>
      <w:r w:rsidRPr="00DE6131">
        <w:rPr>
          <w:rFonts w:hint="cs"/>
          <w:color w:val="000000" w:themeColor="text1"/>
          <w:rtl/>
        </w:rPr>
        <w:t>مخانشة امنة، اليات تفعيل مبدا حرية المنافسة دراسة مقارنة بين التشريع الجزائري والفرنسي، أطروحة دكتوراه جامعة باتنة، 2016/2017.</w:t>
      </w:r>
    </w:p>
    <w:p w14:paraId="6E88C44F" w14:textId="5A4639D7" w:rsidR="00F03B48" w:rsidRDefault="006879F7" w:rsidP="00230AE3">
      <w:pPr>
        <w:pStyle w:val="Notedefin"/>
        <w:ind w:firstLine="0"/>
        <w:rPr>
          <w:color w:val="000000" w:themeColor="text1"/>
          <w:rtl/>
        </w:rPr>
      </w:pPr>
      <w:r>
        <w:rPr>
          <w:rFonts w:hint="cs"/>
          <w:color w:val="000000" w:themeColor="text1"/>
          <w:rtl/>
        </w:rPr>
        <w:t>7.</w:t>
      </w:r>
      <w:r w:rsidRPr="006879F7">
        <w:rPr>
          <w:rFonts w:hint="cs"/>
          <w:color w:val="000000" w:themeColor="text1"/>
          <w:rtl/>
        </w:rPr>
        <w:t xml:space="preserve"> </w:t>
      </w:r>
      <w:r w:rsidRPr="00F03B48">
        <w:rPr>
          <w:rFonts w:ascii="Simplified Arabic" w:eastAsia="SimSun" w:hAnsi="Simplified Arabic" w:cs="Simplified Arabic" w:hint="cs"/>
          <w:color w:val="000000" w:themeColor="text1"/>
          <w:sz w:val="28"/>
          <w:szCs w:val="28"/>
          <w:rtl/>
          <w:lang w:eastAsia="zh-CN"/>
        </w:rPr>
        <w:t>نادية ضريفي، المرفق العام بين ضمان المصلحة العامة وهدف</w:t>
      </w:r>
      <w:r w:rsidR="000D1BD9">
        <w:rPr>
          <w:rFonts w:ascii="Simplified Arabic" w:eastAsia="SimSun" w:hAnsi="Simplified Arabic" w:cs="Simplified Arabic" w:hint="cs"/>
          <w:color w:val="000000" w:themeColor="text1"/>
          <w:sz w:val="28"/>
          <w:szCs w:val="28"/>
          <w:rtl/>
          <w:lang w:eastAsia="zh-CN"/>
        </w:rPr>
        <w:t xml:space="preserve"> المردودية (حالة عقود الامتياز)</w:t>
      </w:r>
      <w:r w:rsidRPr="00F03B48">
        <w:rPr>
          <w:rFonts w:ascii="Simplified Arabic" w:eastAsia="SimSun" w:hAnsi="Simplified Arabic" w:cs="Simplified Arabic" w:hint="cs"/>
          <w:color w:val="000000" w:themeColor="text1"/>
          <w:sz w:val="28"/>
          <w:szCs w:val="28"/>
          <w:rtl/>
          <w:lang w:eastAsia="zh-CN"/>
        </w:rPr>
        <w:t xml:space="preserve"> أطروحة دكتوراه، كلية الحقوق، جامعة الجزائر 1، 2011/2012.</w:t>
      </w:r>
      <w:r w:rsidR="00230AE3">
        <w:rPr>
          <w:rFonts w:hint="cs"/>
          <w:color w:val="000000" w:themeColor="text1"/>
          <w:rtl/>
        </w:rPr>
        <w:t xml:space="preserve"> </w:t>
      </w:r>
    </w:p>
    <w:p w14:paraId="616B2B2E" w14:textId="162F1FD5" w:rsidR="00230AE3" w:rsidRDefault="00F03B48" w:rsidP="00C518E6">
      <w:pPr>
        <w:pStyle w:val="Notedefin"/>
        <w:ind w:firstLine="0"/>
        <w:rPr>
          <w:rFonts w:ascii="Simplified Arabic" w:eastAsia="SimSun" w:hAnsi="Simplified Arabic" w:cs="Simplified Arabic"/>
          <w:color w:val="000000" w:themeColor="text1"/>
          <w:sz w:val="28"/>
          <w:szCs w:val="28"/>
          <w:rtl/>
          <w:lang w:eastAsia="zh-CN"/>
        </w:rPr>
      </w:pPr>
      <w:r>
        <w:rPr>
          <w:rFonts w:ascii="Simplified Arabic" w:eastAsia="SimSun" w:hAnsi="Simplified Arabic" w:cs="Simplified Arabic" w:hint="cs"/>
          <w:color w:val="000000" w:themeColor="text1"/>
          <w:sz w:val="28"/>
          <w:szCs w:val="28"/>
          <w:rtl/>
          <w:lang w:eastAsia="zh-CN"/>
        </w:rPr>
        <w:t xml:space="preserve">8. </w:t>
      </w:r>
      <w:r w:rsidR="00230AE3" w:rsidRPr="00F03B48">
        <w:rPr>
          <w:rFonts w:ascii="Simplified Arabic" w:eastAsia="SimSun" w:hAnsi="Simplified Arabic" w:cs="Simplified Arabic" w:hint="cs"/>
          <w:color w:val="000000" w:themeColor="text1"/>
          <w:sz w:val="28"/>
          <w:szCs w:val="28"/>
          <w:rtl/>
          <w:lang w:eastAsia="zh-CN"/>
        </w:rPr>
        <w:t>نسيمة مقبل، المرفق العام المقاربة النظرية والجذور التاريخية، مداخلة مقدمة في الملتقى الدولي التحولات الجديدة لإدارة المرفق العام في الجزائر، جامعة يخي فارس لمدية يومي 28 و29 نوفمبر 2018.</w:t>
      </w:r>
    </w:p>
    <w:p w14:paraId="5924A4FE" w14:textId="77777777" w:rsidR="00D44FB3" w:rsidRPr="001C1188" w:rsidRDefault="00C5535F" w:rsidP="00D44FB3">
      <w:pPr>
        <w:pStyle w:val="Notedefin"/>
        <w:ind w:firstLine="0"/>
        <w:rPr>
          <w:color w:val="000000" w:themeColor="text1"/>
          <w:sz w:val="28"/>
          <w:szCs w:val="28"/>
          <w:u w:val="single"/>
          <w:rtl/>
        </w:rPr>
      </w:pPr>
      <w:r w:rsidRPr="001C1188">
        <w:rPr>
          <w:rFonts w:ascii="Simplified Arabic" w:eastAsia="SimSun" w:hAnsi="Simplified Arabic" w:cs="Simplified Arabic" w:hint="cs"/>
          <w:b/>
          <w:bCs/>
          <w:color w:val="000000" w:themeColor="text1"/>
          <w:sz w:val="28"/>
          <w:szCs w:val="28"/>
          <w:u w:val="single"/>
          <w:rtl/>
          <w:lang w:eastAsia="zh-CN"/>
        </w:rPr>
        <w:t>المذكرات</w:t>
      </w:r>
      <w:r w:rsidR="00D44FB3" w:rsidRPr="001C1188">
        <w:rPr>
          <w:rFonts w:ascii="Simplified Arabic" w:eastAsia="SimSun" w:hAnsi="Simplified Arabic" w:cs="Simplified Arabic" w:hint="cs"/>
          <w:b/>
          <w:bCs/>
          <w:color w:val="000000" w:themeColor="text1"/>
          <w:sz w:val="28"/>
          <w:szCs w:val="28"/>
          <w:u w:val="single"/>
          <w:rtl/>
          <w:lang w:eastAsia="zh-CN"/>
        </w:rPr>
        <w:t>:</w:t>
      </w:r>
      <w:r w:rsidR="00D44FB3" w:rsidRPr="001C1188">
        <w:rPr>
          <w:color w:val="000000" w:themeColor="text1"/>
          <w:sz w:val="28"/>
          <w:szCs w:val="28"/>
          <w:u w:val="single"/>
          <w:rtl/>
        </w:rPr>
        <w:t xml:space="preserve"> </w:t>
      </w:r>
    </w:p>
    <w:p w14:paraId="42E04F47" w14:textId="0A11AFBD" w:rsidR="00C5535F" w:rsidRPr="00C5535F" w:rsidRDefault="00D44FB3" w:rsidP="00D44FB3">
      <w:pPr>
        <w:pStyle w:val="Notedefin"/>
        <w:ind w:firstLine="0"/>
        <w:rPr>
          <w:b/>
          <w:bCs/>
          <w:color w:val="000000" w:themeColor="text1"/>
          <w:sz w:val="28"/>
          <w:szCs w:val="28"/>
          <w:rtl/>
        </w:rPr>
      </w:pPr>
      <w:r>
        <w:rPr>
          <w:rFonts w:hint="cs"/>
          <w:color w:val="000000" w:themeColor="text1"/>
          <w:sz w:val="28"/>
          <w:szCs w:val="28"/>
          <w:rtl/>
        </w:rPr>
        <w:t xml:space="preserve">1. </w:t>
      </w:r>
      <w:r w:rsidRPr="00DE6131">
        <w:rPr>
          <w:color w:val="000000" w:themeColor="text1"/>
          <w:sz w:val="28"/>
          <w:szCs w:val="28"/>
          <w:rtl/>
        </w:rPr>
        <w:t>عبد الغني</w:t>
      </w:r>
      <w:r w:rsidRPr="00DE6131">
        <w:rPr>
          <w:rFonts w:hint="cs"/>
          <w:color w:val="000000" w:themeColor="text1"/>
          <w:sz w:val="28"/>
          <w:szCs w:val="28"/>
          <w:rtl/>
        </w:rPr>
        <w:t xml:space="preserve"> ولكور، </w:t>
      </w:r>
      <w:r w:rsidRPr="00DE6131">
        <w:rPr>
          <w:color w:val="000000" w:themeColor="text1"/>
          <w:sz w:val="28"/>
          <w:szCs w:val="28"/>
          <w:rtl/>
        </w:rPr>
        <w:t>تفويض المرفق العام في القانون الجزائري،</w:t>
      </w:r>
      <w:r w:rsidRPr="00DE6131">
        <w:rPr>
          <w:rFonts w:hint="cs"/>
          <w:color w:val="000000" w:themeColor="text1"/>
          <w:sz w:val="28"/>
          <w:szCs w:val="28"/>
          <w:rtl/>
        </w:rPr>
        <w:t xml:space="preserve"> </w:t>
      </w:r>
      <w:r w:rsidRPr="00DE6131">
        <w:rPr>
          <w:color w:val="000000" w:themeColor="text1"/>
          <w:sz w:val="28"/>
          <w:szCs w:val="28"/>
          <w:rtl/>
        </w:rPr>
        <w:t>مذكرة ماجستير،</w:t>
      </w:r>
      <w:r w:rsidRPr="00DE6131">
        <w:rPr>
          <w:rFonts w:hint="cs"/>
          <w:color w:val="000000" w:themeColor="text1"/>
          <w:sz w:val="28"/>
          <w:szCs w:val="28"/>
          <w:rtl/>
        </w:rPr>
        <w:t xml:space="preserve"> </w:t>
      </w:r>
      <w:r w:rsidRPr="00DE6131">
        <w:rPr>
          <w:color w:val="000000" w:themeColor="text1"/>
          <w:sz w:val="28"/>
          <w:szCs w:val="28"/>
          <w:rtl/>
        </w:rPr>
        <w:t xml:space="preserve">كلية الحقوق والعلوم </w:t>
      </w:r>
      <w:r w:rsidRPr="00DE6131">
        <w:rPr>
          <w:rFonts w:hint="cs"/>
          <w:color w:val="000000" w:themeColor="text1"/>
          <w:sz w:val="28"/>
          <w:szCs w:val="28"/>
          <w:rtl/>
        </w:rPr>
        <w:t>السياسية، جيجل</w:t>
      </w:r>
      <w:r w:rsidRPr="00DE6131">
        <w:rPr>
          <w:color w:val="000000" w:themeColor="text1"/>
          <w:sz w:val="28"/>
          <w:szCs w:val="28"/>
          <w:rtl/>
        </w:rPr>
        <w:t xml:space="preserve"> ،</w:t>
      </w:r>
      <w:r w:rsidRPr="00DE6131">
        <w:rPr>
          <w:rFonts w:hint="cs"/>
          <w:color w:val="000000" w:themeColor="text1"/>
          <w:sz w:val="28"/>
          <w:szCs w:val="28"/>
          <w:rtl/>
        </w:rPr>
        <w:t>2009.</w:t>
      </w:r>
    </w:p>
    <w:p w14:paraId="25255DB8" w14:textId="40E189B6" w:rsidR="00D971A8" w:rsidRPr="001C1188" w:rsidRDefault="00D971A8" w:rsidP="00D971A8">
      <w:pPr>
        <w:pStyle w:val="Notedefin"/>
        <w:ind w:firstLine="0"/>
        <w:rPr>
          <w:color w:val="000000" w:themeColor="text1"/>
          <w:sz w:val="40"/>
          <w:szCs w:val="40"/>
          <w:u w:val="single"/>
          <w:rtl/>
        </w:rPr>
      </w:pPr>
      <w:r w:rsidRPr="001C1188">
        <w:rPr>
          <w:b/>
          <w:bCs/>
          <w:color w:val="000000" w:themeColor="text1"/>
          <w:sz w:val="28"/>
          <w:szCs w:val="28"/>
          <w:u w:val="single"/>
          <w:rtl/>
        </w:rPr>
        <w:t>المقا</w:t>
      </w:r>
      <w:r w:rsidRPr="001C1188">
        <w:rPr>
          <w:rFonts w:hint="cs"/>
          <w:b/>
          <w:bCs/>
          <w:color w:val="000000" w:themeColor="text1"/>
          <w:sz w:val="28"/>
          <w:szCs w:val="28"/>
          <w:u w:val="single"/>
          <w:rtl/>
        </w:rPr>
        <w:t>لات العلمية</w:t>
      </w:r>
      <w:r w:rsidRPr="001C1188">
        <w:rPr>
          <w:b/>
          <w:bCs/>
          <w:color w:val="000000" w:themeColor="text1"/>
          <w:sz w:val="28"/>
          <w:szCs w:val="28"/>
          <w:u w:val="single"/>
          <w:rtl/>
        </w:rPr>
        <w:t>:</w:t>
      </w:r>
      <w:r w:rsidRPr="001C1188">
        <w:rPr>
          <w:rFonts w:hint="cs"/>
          <w:color w:val="000000" w:themeColor="text1"/>
          <w:sz w:val="40"/>
          <w:szCs w:val="40"/>
          <w:u w:val="single"/>
          <w:rtl/>
        </w:rPr>
        <w:t xml:space="preserve"> </w:t>
      </w:r>
    </w:p>
    <w:p w14:paraId="25891A90" w14:textId="3869305D" w:rsidR="00D971A8" w:rsidRPr="00DE6131" w:rsidRDefault="009261DB" w:rsidP="00D971A8">
      <w:pPr>
        <w:pStyle w:val="Notedefin"/>
        <w:ind w:firstLine="0"/>
        <w:rPr>
          <w:color w:val="000000" w:themeColor="text1"/>
          <w:sz w:val="28"/>
          <w:szCs w:val="28"/>
        </w:rPr>
      </w:pPr>
      <w:r>
        <w:rPr>
          <w:rFonts w:hint="cs"/>
          <w:color w:val="000000" w:themeColor="text1"/>
          <w:sz w:val="28"/>
          <w:szCs w:val="28"/>
          <w:rtl/>
        </w:rPr>
        <w:t xml:space="preserve">1. </w:t>
      </w:r>
      <w:r w:rsidR="00D971A8" w:rsidRPr="00DE6131">
        <w:rPr>
          <w:rFonts w:hint="cs"/>
          <w:color w:val="000000" w:themeColor="text1"/>
          <w:sz w:val="28"/>
          <w:szCs w:val="28"/>
          <w:rtl/>
        </w:rPr>
        <w:t>الهام فاضل، حكام عقد الوكالة المحفزة على ضوء المرسوم الرئاسي 15/247، حوليات جامعة قالمة للعلوم الاجتماعية والإنسانية، العدد 25، جامعة قالمة، سنة 2018.</w:t>
      </w:r>
    </w:p>
    <w:p w14:paraId="17CCBB11" w14:textId="3B7FC97A" w:rsidR="00D971A8" w:rsidRPr="00DE6131" w:rsidRDefault="009261DB" w:rsidP="009261DB">
      <w:pPr>
        <w:pStyle w:val="Notedefin"/>
        <w:ind w:firstLine="0"/>
        <w:rPr>
          <w:color w:val="000000" w:themeColor="text1"/>
          <w:sz w:val="28"/>
          <w:szCs w:val="28"/>
        </w:rPr>
      </w:pPr>
      <w:r>
        <w:rPr>
          <w:rFonts w:hint="cs"/>
          <w:color w:val="000000" w:themeColor="text1"/>
          <w:sz w:val="28"/>
          <w:szCs w:val="28"/>
          <w:rtl/>
        </w:rPr>
        <w:t xml:space="preserve">2. </w:t>
      </w:r>
      <w:r w:rsidR="00D971A8" w:rsidRPr="00DE6131">
        <w:rPr>
          <w:rFonts w:hint="cs"/>
          <w:color w:val="000000" w:themeColor="text1"/>
          <w:sz w:val="28"/>
          <w:szCs w:val="28"/>
          <w:rtl/>
        </w:rPr>
        <w:t>الهام فاضل، منى مقلاتي، الاتجاه نحوي لمنازعات عقود تفويض المرفق العام في ظل المرسوم 18/199، مجلة القانون العقاري والبيئة، المجلد 10، العدد 2، سنة 2022.</w:t>
      </w:r>
      <w:r w:rsidR="00D971A8" w:rsidRPr="00DE6131">
        <w:rPr>
          <w:rFonts w:hint="cs"/>
          <w:b/>
          <w:bCs/>
          <w:color w:val="000000" w:themeColor="text1"/>
          <w:sz w:val="28"/>
          <w:szCs w:val="28"/>
          <w:rtl/>
        </w:rPr>
        <w:t xml:space="preserve"> </w:t>
      </w:r>
    </w:p>
    <w:p w14:paraId="243129DC" w14:textId="1489764E" w:rsidR="00D971A8" w:rsidRPr="00DE6131" w:rsidRDefault="009261DB" w:rsidP="00D971A8">
      <w:pPr>
        <w:pStyle w:val="Notedefin"/>
        <w:ind w:firstLine="0"/>
        <w:rPr>
          <w:color w:val="000000" w:themeColor="text1"/>
          <w:sz w:val="28"/>
          <w:szCs w:val="28"/>
        </w:rPr>
      </w:pPr>
      <w:r>
        <w:rPr>
          <w:rFonts w:hint="cs"/>
          <w:color w:val="000000" w:themeColor="text1"/>
          <w:sz w:val="28"/>
          <w:szCs w:val="28"/>
          <w:rtl/>
        </w:rPr>
        <w:t xml:space="preserve">3. </w:t>
      </w:r>
      <w:r w:rsidR="00D971A8" w:rsidRPr="00DE6131">
        <w:rPr>
          <w:rFonts w:hint="cs"/>
          <w:color w:val="000000" w:themeColor="text1"/>
          <w:sz w:val="28"/>
          <w:szCs w:val="28"/>
          <w:rtl/>
        </w:rPr>
        <w:t>ايمان وناس، الضوابط القانونية لتقنية تفويض المرفق في القانون الجزائري، مجلة أبحاث قانونية وسياسية، المجلد 07 العدد 1، جوان 2022.</w:t>
      </w:r>
    </w:p>
    <w:p w14:paraId="0D1F969F" w14:textId="6F0AA182" w:rsidR="00D971A8" w:rsidRPr="00DE6131" w:rsidRDefault="009261DB" w:rsidP="00D971A8">
      <w:pPr>
        <w:ind w:firstLine="0"/>
        <w:rPr>
          <w:color w:val="000000" w:themeColor="text1"/>
        </w:rPr>
      </w:pPr>
      <w:r>
        <w:rPr>
          <w:rFonts w:hint="cs"/>
          <w:color w:val="000000" w:themeColor="text1"/>
          <w:rtl/>
        </w:rPr>
        <w:t>4.</w:t>
      </w:r>
      <w:r w:rsidR="00D971A8" w:rsidRPr="00DE6131">
        <w:rPr>
          <w:color w:val="000000" w:themeColor="text1"/>
        </w:rPr>
        <w:t xml:space="preserve"> </w:t>
      </w:r>
      <w:r w:rsidR="00D971A8" w:rsidRPr="00DE6131">
        <w:rPr>
          <w:rFonts w:hint="cs"/>
          <w:color w:val="000000" w:themeColor="text1"/>
          <w:rtl/>
        </w:rPr>
        <w:t>بهلول سمية، عقود تفويض المرفق العام لترقية الخدمة العمومية، مج</w:t>
      </w:r>
      <w:r w:rsidR="000D1BD9">
        <w:rPr>
          <w:rFonts w:hint="cs"/>
          <w:color w:val="000000" w:themeColor="text1"/>
          <w:rtl/>
        </w:rPr>
        <w:t xml:space="preserve">لة الاجتهاد القضائي، المجلد </w:t>
      </w:r>
      <w:r w:rsidR="00BC603B">
        <w:rPr>
          <w:rFonts w:hint="cs"/>
          <w:color w:val="000000" w:themeColor="text1"/>
          <w:rtl/>
        </w:rPr>
        <w:t>13</w:t>
      </w:r>
      <w:r w:rsidR="00BC603B" w:rsidRPr="00DE6131">
        <w:rPr>
          <w:rFonts w:hint="cs"/>
          <w:color w:val="000000" w:themeColor="text1"/>
          <w:rtl/>
        </w:rPr>
        <w:t xml:space="preserve"> العد</w:t>
      </w:r>
      <w:r w:rsidR="00BC603B" w:rsidRPr="00DE6131">
        <w:rPr>
          <w:color w:val="000000" w:themeColor="text1"/>
          <w:rtl/>
        </w:rPr>
        <w:t>د</w:t>
      </w:r>
      <w:r w:rsidR="00D971A8" w:rsidRPr="00DE6131">
        <w:rPr>
          <w:rFonts w:hint="cs"/>
          <w:color w:val="000000" w:themeColor="text1"/>
          <w:rtl/>
        </w:rPr>
        <w:t xml:space="preserve"> 02   جامعة محمد خيضر، بسكرة، سنة 2021.</w:t>
      </w:r>
    </w:p>
    <w:p w14:paraId="0FE1FFFF" w14:textId="3767BE4F" w:rsidR="00D971A8" w:rsidRPr="00DE6131" w:rsidRDefault="009261DB" w:rsidP="00D971A8">
      <w:pPr>
        <w:pStyle w:val="Notedefin"/>
        <w:ind w:firstLine="0"/>
        <w:rPr>
          <w:color w:val="000000" w:themeColor="text1"/>
          <w:sz w:val="28"/>
          <w:szCs w:val="28"/>
        </w:rPr>
      </w:pPr>
      <w:r>
        <w:rPr>
          <w:rFonts w:hint="cs"/>
          <w:color w:val="000000" w:themeColor="text1"/>
          <w:sz w:val="28"/>
          <w:szCs w:val="28"/>
          <w:rtl/>
        </w:rPr>
        <w:t>5.</w:t>
      </w:r>
      <w:r w:rsidR="00D971A8" w:rsidRPr="00DE6131">
        <w:rPr>
          <w:color w:val="000000" w:themeColor="text1"/>
          <w:sz w:val="28"/>
          <w:szCs w:val="28"/>
        </w:rPr>
        <w:t xml:space="preserve"> </w:t>
      </w:r>
      <w:r w:rsidR="00D971A8" w:rsidRPr="00DE6131">
        <w:rPr>
          <w:rFonts w:hint="cs"/>
          <w:color w:val="000000" w:themeColor="text1"/>
          <w:sz w:val="28"/>
          <w:szCs w:val="28"/>
          <w:rtl/>
        </w:rPr>
        <w:t>بودرع حضرية، المرفق العام بين تحقيق المصلحة العامة وبلوغ الفعالية، مجلة المفكر للدراسات القانونية والسياسية، العدد 04، كلية الحقوق والعلوم السياسية، جامع</w:t>
      </w:r>
      <w:r w:rsidR="00743D39">
        <w:rPr>
          <w:rFonts w:hint="cs"/>
          <w:color w:val="000000" w:themeColor="text1"/>
          <w:sz w:val="28"/>
          <w:szCs w:val="28"/>
          <w:rtl/>
        </w:rPr>
        <w:t>ة الجيلالي بونعامة، خميس مليانة</w:t>
      </w:r>
      <w:r w:rsidR="00D971A8" w:rsidRPr="00DE6131">
        <w:rPr>
          <w:rFonts w:hint="cs"/>
          <w:color w:val="000000" w:themeColor="text1"/>
          <w:sz w:val="28"/>
          <w:szCs w:val="28"/>
          <w:rtl/>
        </w:rPr>
        <w:t xml:space="preserve"> الجزائر، سنة 2018.</w:t>
      </w:r>
    </w:p>
    <w:p w14:paraId="6C268FE2" w14:textId="1992FD35" w:rsidR="00D971A8" w:rsidRPr="00DE6131" w:rsidRDefault="009261DB" w:rsidP="00D971A8">
      <w:pPr>
        <w:pStyle w:val="Notedefin"/>
        <w:ind w:firstLine="0"/>
        <w:rPr>
          <w:color w:val="000000" w:themeColor="text1"/>
          <w:sz w:val="28"/>
          <w:szCs w:val="28"/>
        </w:rPr>
      </w:pPr>
      <w:r>
        <w:rPr>
          <w:rFonts w:hint="cs"/>
          <w:color w:val="000000" w:themeColor="text1"/>
          <w:sz w:val="28"/>
          <w:szCs w:val="28"/>
          <w:rtl/>
        </w:rPr>
        <w:t>6.</w:t>
      </w:r>
      <w:r w:rsidR="00D971A8" w:rsidRPr="00DE6131">
        <w:rPr>
          <w:color w:val="000000" w:themeColor="text1"/>
          <w:sz w:val="28"/>
          <w:szCs w:val="28"/>
        </w:rPr>
        <w:t xml:space="preserve"> </w:t>
      </w:r>
      <w:r w:rsidR="00D971A8" w:rsidRPr="00DE6131">
        <w:rPr>
          <w:rFonts w:hint="cs"/>
          <w:color w:val="000000" w:themeColor="text1"/>
          <w:sz w:val="28"/>
          <w:szCs w:val="28"/>
          <w:rtl/>
        </w:rPr>
        <w:t>تفويض المرفق في التشريعات العربية</w:t>
      </w:r>
    </w:p>
    <w:p w14:paraId="1E6ABE6D" w14:textId="18E63D6C" w:rsidR="00D971A8" w:rsidRPr="00DE6131" w:rsidRDefault="009A567F" w:rsidP="00D971A8">
      <w:pPr>
        <w:pStyle w:val="Notedefin"/>
        <w:ind w:firstLine="0"/>
        <w:rPr>
          <w:color w:val="000000" w:themeColor="text1"/>
          <w:sz w:val="28"/>
          <w:szCs w:val="28"/>
        </w:rPr>
      </w:pPr>
      <w:r>
        <w:rPr>
          <w:rFonts w:hint="cs"/>
          <w:color w:val="000000" w:themeColor="text1"/>
          <w:sz w:val="28"/>
          <w:szCs w:val="28"/>
          <w:rtl/>
        </w:rPr>
        <w:t>7.</w:t>
      </w:r>
      <w:r w:rsidR="00D971A8" w:rsidRPr="00DE6131">
        <w:rPr>
          <w:rFonts w:hint="cs"/>
          <w:color w:val="000000" w:themeColor="text1"/>
          <w:sz w:val="28"/>
          <w:szCs w:val="28"/>
          <w:rtl/>
        </w:rPr>
        <w:t xml:space="preserve"> جليل مونية، تفويض المرفق العام المحلي كألية فعالة للتمويل المحلي في ظل المرسوم الرئاسي 15/247، مجلة الاجتهاد للدراسات القانونية والاقتصادية، المجلد 08 العدد 04، معهد الحقوق والعلوم السياسية، المركز الجامعي تمنراست، سنة 2019.</w:t>
      </w:r>
    </w:p>
    <w:p w14:paraId="00180FAD" w14:textId="1A4F0D46" w:rsidR="00D971A8" w:rsidRPr="00DE6131" w:rsidRDefault="009A567F" w:rsidP="00D971A8">
      <w:pPr>
        <w:pStyle w:val="Notedefin"/>
        <w:ind w:firstLine="0"/>
        <w:rPr>
          <w:color w:val="000000" w:themeColor="text1"/>
          <w:sz w:val="28"/>
          <w:szCs w:val="28"/>
        </w:rPr>
      </w:pPr>
      <w:r>
        <w:rPr>
          <w:rFonts w:hint="cs"/>
          <w:color w:val="000000" w:themeColor="text1"/>
          <w:sz w:val="28"/>
          <w:szCs w:val="28"/>
          <w:rtl/>
        </w:rPr>
        <w:t>8.</w:t>
      </w:r>
      <w:r w:rsidR="00D971A8" w:rsidRPr="00DE6131">
        <w:rPr>
          <w:rFonts w:hint="cs"/>
          <w:color w:val="000000" w:themeColor="text1"/>
          <w:sz w:val="28"/>
          <w:szCs w:val="28"/>
          <w:rtl/>
        </w:rPr>
        <w:t xml:space="preserve"> خلدون عائشة، أشكال تفويض المرفق العام في الجزائر والمقارنة بينها، مجلة دراسات وابحاث الجلفة، المجلة العربية للأبحاث والدراسات في العلوم الإنسانية والاجتماعية، مجلد 12، عدد3، جولية 2020.</w:t>
      </w:r>
    </w:p>
    <w:p w14:paraId="361E1C8A" w14:textId="74197EA7" w:rsidR="00D971A8" w:rsidRPr="00DE6131" w:rsidRDefault="009A567F" w:rsidP="00D971A8">
      <w:pPr>
        <w:pStyle w:val="Notedefin"/>
        <w:ind w:firstLine="0"/>
        <w:rPr>
          <w:color w:val="000000" w:themeColor="text1"/>
          <w:sz w:val="28"/>
          <w:szCs w:val="28"/>
        </w:rPr>
      </w:pPr>
      <w:r>
        <w:rPr>
          <w:rFonts w:hint="cs"/>
          <w:color w:val="000000" w:themeColor="text1"/>
          <w:sz w:val="28"/>
          <w:szCs w:val="28"/>
          <w:rtl/>
        </w:rPr>
        <w:t>9.</w:t>
      </w:r>
      <w:r w:rsidR="00D971A8" w:rsidRPr="00DE6131">
        <w:rPr>
          <w:rFonts w:hint="cs"/>
          <w:color w:val="000000" w:themeColor="text1"/>
          <w:sz w:val="28"/>
          <w:szCs w:val="28"/>
          <w:rtl/>
        </w:rPr>
        <w:t xml:space="preserve"> دريد كمال، طريقة التسيير المفوض للمرفق العام، مجلة الأستاذ البا</w:t>
      </w:r>
      <w:r w:rsidR="00743D39">
        <w:rPr>
          <w:rFonts w:hint="cs"/>
          <w:color w:val="000000" w:themeColor="text1"/>
          <w:sz w:val="28"/>
          <w:szCs w:val="28"/>
          <w:rtl/>
        </w:rPr>
        <w:t>حث للدراسات القانونية والسياسية</w:t>
      </w:r>
      <w:r w:rsidR="00D971A8" w:rsidRPr="00DE6131">
        <w:rPr>
          <w:rFonts w:hint="cs"/>
          <w:color w:val="000000" w:themeColor="text1"/>
          <w:sz w:val="28"/>
          <w:szCs w:val="28"/>
          <w:rtl/>
        </w:rPr>
        <w:t xml:space="preserve"> المجلد 07 العدد 02، سنة 2022.</w:t>
      </w:r>
    </w:p>
    <w:p w14:paraId="3C39B8EB" w14:textId="224855D7" w:rsidR="00D971A8" w:rsidRPr="00DE6131" w:rsidRDefault="009A567F" w:rsidP="00D971A8">
      <w:pPr>
        <w:pStyle w:val="Notedefin"/>
        <w:ind w:firstLine="0"/>
        <w:rPr>
          <w:color w:val="000000" w:themeColor="text1"/>
          <w:sz w:val="28"/>
          <w:szCs w:val="28"/>
        </w:rPr>
      </w:pPr>
      <w:r>
        <w:rPr>
          <w:rFonts w:hint="cs"/>
          <w:color w:val="000000" w:themeColor="text1"/>
          <w:sz w:val="28"/>
          <w:szCs w:val="28"/>
          <w:rtl/>
        </w:rPr>
        <w:t>10.</w:t>
      </w:r>
      <w:r w:rsidR="00D971A8" w:rsidRPr="00DE6131">
        <w:rPr>
          <w:rFonts w:hint="cs"/>
          <w:color w:val="000000" w:themeColor="text1"/>
          <w:sz w:val="28"/>
          <w:szCs w:val="28"/>
          <w:rtl/>
        </w:rPr>
        <w:t xml:space="preserve"> راضية رحماني، قراءة في عقد تفويض المرفق العام في ظل المرسوم 15/247 المتضمن تنظيم الصفقات العمومية وتفويضات المرفق العام، حوليات جامعة الجزائر 1، المجد 36، العدد 4، سنة 2022.</w:t>
      </w:r>
    </w:p>
    <w:p w14:paraId="0D77EE3C" w14:textId="630D3459" w:rsidR="00D971A8" w:rsidRPr="00DE6131" w:rsidRDefault="00D971A8" w:rsidP="009A567F">
      <w:pPr>
        <w:pStyle w:val="Notedefin"/>
        <w:ind w:firstLine="0"/>
        <w:rPr>
          <w:color w:val="000000" w:themeColor="text1"/>
          <w:sz w:val="28"/>
          <w:szCs w:val="28"/>
        </w:rPr>
      </w:pPr>
      <w:r w:rsidRPr="00DE6131">
        <w:rPr>
          <w:rFonts w:hint="cs"/>
          <w:color w:val="000000" w:themeColor="text1"/>
          <w:sz w:val="28"/>
          <w:szCs w:val="28"/>
          <w:rtl/>
        </w:rPr>
        <w:t xml:space="preserve"> </w:t>
      </w:r>
      <w:r w:rsidR="009A567F">
        <w:rPr>
          <w:rFonts w:hint="cs"/>
          <w:color w:val="000000" w:themeColor="text1"/>
          <w:sz w:val="28"/>
          <w:szCs w:val="28"/>
          <w:rtl/>
        </w:rPr>
        <w:t>11.</w:t>
      </w:r>
      <w:r w:rsidRPr="00DE6131">
        <w:rPr>
          <w:rFonts w:hint="cs"/>
          <w:color w:val="000000" w:themeColor="text1"/>
          <w:sz w:val="28"/>
          <w:szCs w:val="28"/>
          <w:rtl/>
        </w:rPr>
        <w:t xml:space="preserve"> زوية سمير، اتفاقية التفويض تجسيد للشراكة بين القطاع العام والخاص، مجلة الحقوق والعلوم السياسية، مرجع سابق، العدد 10، سنة 2018.</w:t>
      </w:r>
    </w:p>
    <w:p w14:paraId="7A49481E" w14:textId="77777777" w:rsidR="001C744D" w:rsidRDefault="009A567F" w:rsidP="001C744D">
      <w:pPr>
        <w:ind w:firstLine="0"/>
        <w:jc w:val="left"/>
        <w:rPr>
          <w:color w:val="000000" w:themeColor="text1"/>
          <w:rtl/>
        </w:rPr>
      </w:pPr>
      <w:r>
        <w:rPr>
          <w:rFonts w:hint="cs"/>
          <w:color w:val="000000" w:themeColor="text1"/>
          <w:rtl/>
        </w:rPr>
        <w:t xml:space="preserve">12. </w:t>
      </w:r>
      <w:r w:rsidR="001C744D" w:rsidRPr="00DE6131">
        <w:rPr>
          <w:rFonts w:hint="cs"/>
          <w:color w:val="000000" w:themeColor="text1"/>
          <w:rtl/>
        </w:rPr>
        <w:t>شباب حميدة، بولدي مصطفى، تفويض المرفق العام على ضوء المرسوم التنفيذي 18/199، مجلة الدراسات الحقوقية، المجلد 08 العدد0</w:t>
      </w:r>
      <w:r w:rsidR="001C744D" w:rsidRPr="00DE6131">
        <w:rPr>
          <w:color w:val="000000" w:themeColor="text1"/>
          <w:rtl/>
        </w:rPr>
        <w:t>1</w:t>
      </w:r>
      <w:r w:rsidR="001C744D" w:rsidRPr="00DE6131">
        <w:rPr>
          <w:rFonts w:hint="cs"/>
          <w:color w:val="000000" w:themeColor="text1"/>
          <w:rtl/>
        </w:rPr>
        <w:t>، جامعة سعيدة، ماي 2021.</w:t>
      </w:r>
    </w:p>
    <w:p w14:paraId="5CB5C862" w14:textId="14BF08DF" w:rsidR="00E14126" w:rsidRPr="00DE6131" w:rsidRDefault="001C744D" w:rsidP="00D971A8">
      <w:pPr>
        <w:ind w:firstLine="0"/>
        <w:jc w:val="left"/>
        <w:rPr>
          <w:color w:val="000000" w:themeColor="text1"/>
        </w:rPr>
      </w:pPr>
      <w:r>
        <w:rPr>
          <w:rFonts w:hint="cs"/>
          <w:color w:val="000000" w:themeColor="text1"/>
          <w:rtl/>
        </w:rPr>
        <w:lastRenderedPageBreak/>
        <w:t>13.</w:t>
      </w:r>
      <w:r w:rsidR="00E14126">
        <w:rPr>
          <w:rFonts w:hint="cs"/>
          <w:color w:val="000000" w:themeColor="text1"/>
          <w:rtl/>
        </w:rPr>
        <w:t xml:space="preserve"> </w:t>
      </w:r>
      <w:r w:rsidR="00E14126" w:rsidRPr="00DE6131">
        <w:rPr>
          <w:color w:val="000000" w:themeColor="text1"/>
          <w:rtl/>
        </w:rPr>
        <w:t xml:space="preserve">شريط </w:t>
      </w:r>
      <w:r w:rsidR="00E14126" w:rsidRPr="00DE6131">
        <w:rPr>
          <w:rFonts w:hint="cs"/>
          <w:color w:val="000000" w:themeColor="text1"/>
          <w:rtl/>
        </w:rPr>
        <w:t xml:space="preserve">فوضيل، </w:t>
      </w:r>
      <w:r w:rsidR="00E14126" w:rsidRPr="00DE6131">
        <w:rPr>
          <w:color w:val="000000" w:themeColor="text1"/>
          <w:rtl/>
        </w:rPr>
        <w:t>د/رباحي مصطفى</w:t>
      </w:r>
      <w:r w:rsidR="00E14126" w:rsidRPr="00DE6131">
        <w:rPr>
          <w:rFonts w:hint="cs"/>
          <w:color w:val="000000" w:themeColor="text1"/>
          <w:rtl/>
        </w:rPr>
        <w:t>،</w:t>
      </w:r>
      <w:r w:rsidR="00E14126" w:rsidRPr="00DE6131">
        <w:rPr>
          <w:color w:val="000000" w:themeColor="text1"/>
          <w:rtl/>
        </w:rPr>
        <w:t xml:space="preserve"> </w:t>
      </w:r>
      <w:r w:rsidR="00E14126" w:rsidRPr="00DE6131">
        <w:rPr>
          <w:rFonts w:hint="cs"/>
          <w:color w:val="000000" w:themeColor="text1"/>
          <w:rtl/>
        </w:rPr>
        <w:t>صلاحيات</w:t>
      </w:r>
      <w:r w:rsidR="00E14126" w:rsidRPr="00DE6131">
        <w:rPr>
          <w:color w:val="000000" w:themeColor="text1"/>
          <w:rtl/>
        </w:rPr>
        <w:t xml:space="preserve"> السلطة المفوضة في </w:t>
      </w:r>
      <w:r w:rsidR="00E14126" w:rsidRPr="00DE6131">
        <w:rPr>
          <w:rFonts w:hint="cs"/>
          <w:color w:val="000000" w:themeColor="text1"/>
          <w:rtl/>
        </w:rPr>
        <w:t>تفويض</w:t>
      </w:r>
      <w:r w:rsidR="00E14126" w:rsidRPr="00DE6131">
        <w:rPr>
          <w:color w:val="000000" w:themeColor="text1"/>
          <w:rtl/>
        </w:rPr>
        <w:t xml:space="preserve"> مرافق الجماعات المحلیة وفقا للمرسوم </w:t>
      </w:r>
      <w:r w:rsidR="00E14126" w:rsidRPr="00DE6131">
        <w:rPr>
          <w:rFonts w:hint="cs"/>
          <w:color w:val="000000" w:themeColor="text1"/>
          <w:rtl/>
        </w:rPr>
        <w:t>18/199، مجلة العلوم الإنسانية. ا</w:t>
      </w:r>
      <w:r w:rsidR="00E14126" w:rsidRPr="00DE6131">
        <w:rPr>
          <w:color w:val="000000" w:themeColor="text1"/>
          <w:rtl/>
        </w:rPr>
        <w:t xml:space="preserve">لمجلد </w:t>
      </w:r>
      <w:r w:rsidR="00E14126" w:rsidRPr="00DE6131">
        <w:rPr>
          <w:rFonts w:hint="cs"/>
          <w:color w:val="000000" w:themeColor="text1"/>
          <w:rtl/>
        </w:rPr>
        <w:t xml:space="preserve">30، </w:t>
      </w:r>
      <w:r w:rsidR="00E14126" w:rsidRPr="00DE6131">
        <w:rPr>
          <w:color w:val="000000" w:themeColor="text1"/>
          <w:rtl/>
        </w:rPr>
        <w:t xml:space="preserve">عدد </w:t>
      </w:r>
      <w:r w:rsidR="00E14126" w:rsidRPr="00DE6131">
        <w:rPr>
          <w:rFonts w:hint="cs"/>
          <w:color w:val="000000" w:themeColor="text1"/>
          <w:rtl/>
        </w:rPr>
        <w:t xml:space="preserve">3، </w:t>
      </w:r>
      <w:r w:rsidR="00E14126" w:rsidRPr="00DE6131">
        <w:rPr>
          <w:color w:val="000000" w:themeColor="text1"/>
          <w:rtl/>
        </w:rPr>
        <w:t xml:space="preserve">كلیة الحقوق جامعة منتوري </w:t>
      </w:r>
      <w:r w:rsidR="00743D39">
        <w:rPr>
          <w:rFonts w:hint="cs"/>
          <w:color w:val="000000" w:themeColor="text1"/>
          <w:rtl/>
        </w:rPr>
        <w:t>قسنطينة</w:t>
      </w:r>
      <w:r w:rsidR="00E14126" w:rsidRPr="00DE6131">
        <w:rPr>
          <w:rFonts w:hint="cs"/>
          <w:color w:val="000000" w:themeColor="text1"/>
          <w:rtl/>
        </w:rPr>
        <w:t xml:space="preserve"> ديسمبر</w:t>
      </w:r>
      <w:r w:rsidR="00E14126" w:rsidRPr="00DE6131">
        <w:rPr>
          <w:color w:val="000000" w:themeColor="text1"/>
          <w:rtl/>
        </w:rPr>
        <w:t xml:space="preserve"> </w:t>
      </w:r>
      <w:r w:rsidR="00E14126" w:rsidRPr="00DE6131">
        <w:rPr>
          <w:rFonts w:hint="cs"/>
          <w:color w:val="000000" w:themeColor="text1"/>
          <w:rtl/>
        </w:rPr>
        <w:t>2019.</w:t>
      </w:r>
    </w:p>
    <w:p w14:paraId="101A06BB" w14:textId="2BFC8E9B" w:rsidR="00D971A8" w:rsidRPr="00DE6131" w:rsidRDefault="009657A9" w:rsidP="00D971A8">
      <w:pPr>
        <w:pStyle w:val="Notedefin"/>
        <w:ind w:firstLine="0"/>
        <w:rPr>
          <w:color w:val="000000" w:themeColor="text1"/>
          <w:sz w:val="28"/>
          <w:szCs w:val="28"/>
        </w:rPr>
      </w:pPr>
      <w:r>
        <w:rPr>
          <w:rFonts w:hint="cs"/>
          <w:color w:val="000000" w:themeColor="text1"/>
          <w:sz w:val="28"/>
          <w:szCs w:val="28"/>
          <w:rtl/>
        </w:rPr>
        <w:t>14</w:t>
      </w:r>
      <w:r w:rsidR="00675EFD">
        <w:rPr>
          <w:rFonts w:hint="cs"/>
          <w:color w:val="000000" w:themeColor="text1"/>
          <w:sz w:val="28"/>
          <w:szCs w:val="28"/>
          <w:rtl/>
        </w:rPr>
        <w:t>.</w:t>
      </w:r>
      <w:r w:rsidR="00D971A8" w:rsidRPr="00DE6131">
        <w:rPr>
          <w:rFonts w:hint="cs"/>
          <w:color w:val="000000" w:themeColor="text1"/>
          <w:sz w:val="28"/>
          <w:szCs w:val="28"/>
          <w:rtl/>
        </w:rPr>
        <w:t>عبد القادر دراجي، سلطة الإدارة في توقيع الجزاءات الإدارية، مجلة الاحياء، كلية العلوم الاجتماعية والعلوم الإسلامية، جامعة الحاج لخضر، باتنة.</w:t>
      </w:r>
    </w:p>
    <w:p w14:paraId="5BDB1A8E" w14:textId="3E7E910F" w:rsidR="00D971A8" w:rsidRPr="00DE6131" w:rsidRDefault="009657A9" w:rsidP="00E90FF9">
      <w:pPr>
        <w:pStyle w:val="Notedefin"/>
        <w:ind w:firstLine="0"/>
        <w:rPr>
          <w:color w:val="000000" w:themeColor="text1"/>
          <w:sz w:val="28"/>
          <w:szCs w:val="28"/>
        </w:rPr>
      </w:pPr>
      <w:r>
        <w:rPr>
          <w:rFonts w:hint="cs"/>
          <w:color w:val="000000" w:themeColor="text1"/>
          <w:sz w:val="28"/>
          <w:szCs w:val="28"/>
          <w:rtl/>
        </w:rPr>
        <w:t>15</w:t>
      </w:r>
      <w:r w:rsidR="00532112">
        <w:rPr>
          <w:rFonts w:hint="cs"/>
          <w:color w:val="000000" w:themeColor="text1"/>
          <w:sz w:val="28"/>
          <w:szCs w:val="28"/>
          <w:rtl/>
        </w:rPr>
        <w:t>.</w:t>
      </w:r>
      <w:r w:rsidR="00D971A8" w:rsidRPr="00DE6131">
        <w:rPr>
          <w:rFonts w:hint="cs"/>
          <w:color w:val="000000" w:themeColor="text1"/>
          <w:sz w:val="28"/>
          <w:szCs w:val="28"/>
          <w:rtl/>
        </w:rPr>
        <w:t>عوادي مصطفى، صحراوي العيد، التسوية الودية للنزاعات الناشئة عن اتفاقيا</w:t>
      </w:r>
      <w:r w:rsidR="00E90FF9">
        <w:rPr>
          <w:rFonts w:hint="cs"/>
          <w:color w:val="000000" w:themeColor="text1"/>
          <w:sz w:val="28"/>
          <w:szCs w:val="28"/>
          <w:rtl/>
        </w:rPr>
        <w:t xml:space="preserve">ت تفويض المرفق العام في الجزائر </w:t>
      </w:r>
      <w:r w:rsidR="00D971A8" w:rsidRPr="00DE6131">
        <w:rPr>
          <w:rFonts w:hint="cs"/>
          <w:color w:val="000000" w:themeColor="text1"/>
          <w:sz w:val="28"/>
          <w:szCs w:val="28"/>
          <w:rtl/>
        </w:rPr>
        <w:t>مجلة الدراسات الاقتصادية والمالية، المجلد 13 العدد 01، سنة 2020، ص 58.</w:t>
      </w:r>
    </w:p>
    <w:p w14:paraId="7F968DBA" w14:textId="5FCDAA02" w:rsidR="00D971A8" w:rsidRPr="00DE6131" w:rsidRDefault="009657A9" w:rsidP="00D971A8">
      <w:pPr>
        <w:ind w:firstLine="0"/>
        <w:rPr>
          <w:color w:val="000000" w:themeColor="text1"/>
        </w:rPr>
      </w:pPr>
      <w:r>
        <w:rPr>
          <w:rFonts w:hint="cs"/>
          <w:color w:val="000000" w:themeColor="text1"/>
          <w:rtl/>
        </w:rPr>
        <w:t>16</w:t>
      </w:r>
      <w:r w:rsidR="00532112">
        <w:rPr>
          <w:rFonts w:hint="cs"/>
          <w:color w:val="000000" w:themeColor="text1"/>
          <w:rtl/>
        </w:rPr>
        <w:t>.</w:t>
      </w:r>
      <w:r w:rsidR="00D971A8" w:rsidRPr="00DE6131">
        <w:rPr>
          <w:rFonts w:hint="cs"/>
          <w:color w:val="000000" w:themeColor="text1"/>
          <w:rtl/>
        </w:rPr>
        <w:t xml:space="preserve"> فتحي رزيقة، دور تفويضات المرفق العام في ترقية الاستثمار المحلي، جامعة الجزائر 1، جامعة الجزائر 1 مجلة الحقوق والحريات المجلد 10 العدد1 سنة .2022.</w:t>
      </w:r>
    </w:p>
    <w:p w14:paraId="105156EB" w14:textId="4ACE4EB7" w:rsidR="00D971A8" w:rsidRPr="00DE6131" w:rsidRDefault="009657A9" w:rsidP="00D971A8">
      <w:pPr>
        <w:pStyle w:val="Notedefin"/>
        <w:ind w:firstLine="0"/>
        <w:rPr>
          <w:color w:val="000000" w:themeColor="text1"/>
          <w:sz w:val="28"/>
          <w:szCs w:val="28"/>
        </w:rPr>
      </w:pPr>
      <w:r>
        <w:rPr>
          <w:rFonts w:hint="cs"/>
          <w:color w:val="000000" w:themeColor="text1"/>
          <w:sz w:val="28"/>
          <w:szCs w:val="28"/>
          <w:rtl/>
        </w:rPr>
        <w:t>17</w:t>
      </w:r>
      <w:r w:rsidR="00532112">
        <w:rPr>
          <w:rFonts w:hint="cs"/>
          <w:color w:val="000000" w:themeColor="text1"/>
          <w:sz w:val="28"/>
          <w:szCs w:val="28"/>
          <w:rtl/>
        </w:rPr>
        <w:t>.</w:t>
      </w:r>
      <w:r w:rsidR="00D971A8" w:rsidRPr="00DE6131">
        <w:rPr>
          <w:rFonts w:hint="cs"/>
          <w:color w:val="000000" w:themeColor="text1"/>
          <w:sz w:val="28"/>
          <w:szCs w:val="28"/>
          <w:rtl/>
        </w:rPr>
        <w:t xml:space="preserve"> فوناس سهيلة، عقود تفويض المرفق العام دراسة مقارنة بين التشريع الجزائري والفرنسي، المجلة الاكاديمية للبحث القانوني، المجلد 10 العدد 02، جامعة عبد الرحمان ميرة، بجاية، الجزائر، سنة 2014.</w:t>
      </w:r>
    </w:p>
    <w:p w14:paraId="7009A0E3" w14:textId="78C0B968" w:rsidR="00D971A8" w:rsidRPr="00DE6131" w:rsidRDefault="005A7FA6" w:rsidP="00E90FF9">
      <w:pPr>
        <w:pStyle w:val="Notedefin"/>
        <w:ind w:firstLine="0"/>
        <w:rPr>
          <w:color w:val="000000" w:themeColor="text1"/>
          <w:sz w:val="28"/>
          <w:szCs w:val="28"/>
        </w:rPr>
      </w:pPr>
      <w:r>
        <w:rPr>
          <w:rFonts w:hint="cs"/>
          <w:color w:val="000000" w:themeColor="text1"/>
          <w:sz w:val="28"/>
          <w:szCs w:val="28"/>
          <w:rtl/>
        </w:rPr>
        <w:t>18</w:t>
      </w:r>
      <w:r w:rsidR="00E90FF9">
        <w:rPr>
          <w:rFonts w:hint="cs"/>
          <w:color w:val="000000" w:themeColor="text1"/>
          <w:sz w:val="28"/>
          <w:szCs w:val="28"/>
          <w:rtl/>
        </w:rPr>
        <w:t>.</w:t>
      </w:r>
      <w:r w:rsidR="00D971A8" w:rsidRPr="00DE6131">
        <w:rPr>
          <w:rFonts w:hint="cs"/>
          <w:color w:val="000000" w:themeColor="text1"/>
          <w:sz w:val="28"/>
          <w:szCs w:val="28"/>
          <w:rtl/>
        </w:rPr>
        <w:t xml:space="preserve"> محمد شرميطي، حدود ومضمون المفاوضات في ابرام عقود تفويض المرفق العام، مجلة الأستاذ الباحث للدراسات القانونية والسياسية، المجلد 05 العدد 01، سنة 2020.</w:t>
      </w:r>
    </w:p>
    <w:p w14:paraId="121C52C5" w14:textId="52428FBD" w:rsidR="00D971A8" w:rsidRPr="00DE6131" w:rsidRDefault="005A7FA6" w:rsidP="00155676">
      <w:pPr>
        <w:pStyle w:val="Notedefin"/>
        <w:ind w:firstLine="0"/>
        <w:rPr>
          <w:color w:val="000000" w:themeColor="text1"/>
          <w:sz w:val="28"/>
          <w:szCs w:val="28"/>
        </w:rPr>
      </w:pPr>
      <w:r>
        <w:rPr>
          <w:rFonts w:hint="cs"/>
          <w:color w:val="000000" w:themeColor="text1"/>
          <w:sz w:val="28"/>
          <w:szCs w:val="28"/>
          <w:rtl/>
        </w:rPr>
        <w:t>19</w:t>
      </w:r>
      <w:r w:rsidR="00155676">
        <w:rPr>
          <w:rFonts w:hint="cs"/>
          <w:color w:val="000000" w:themeColor="text1"/>
          <w:sz w:val="28"/>
          <w:szCs w:val="28"/>
          <w:rtl/>
        </w:rPr>
        <w:t>.</w:t>
      </w:r>
      <w:r w:rsidR="00D971A8" w:rsidRPr="00DE6131">
        <w:rPr>
          <w:rFonts w:hint="cs"/>
          <w:color w:val="000000" w:themeColor="text1"/>
          <w:sz w:val="28"/>
          <w:szCs w:val="28"/>
          <w:rtl/>
        </w:rPr>
        <w:t xml:space="preserve"> نوال ايراين، عقد الامتياز كا</w:t>
      </w:r>
      <w:r w:rsidR="00D971A8" w:rsidRPr="00DE6131">
        <w:rPr>
          <w:rFonts w:hint="eastAsia"/>
          <w:color w:val="000000" w:themeColor="text1"/>
          <w:sz w:val="28"/>
          <w:szCs w:val="28"/>
          <w:rtl/>
        </w:rPr>
        <w:t>ث</w:t>
      </w:r>
      <w:r w:rsidR="00D971A8" w:rsidRPr="00DE6131">
        <w:rPr>
          <w:rFonts w:hint="cs"/>
          <w:color w:val="000000" w:themeColor="text1"/>
          <w:sz w:val="28"/>
          <w:szCs w:val="28"/>
          <w:rtl/>
        </w:rPr>
        <w:t xml:space="preserve"> سلوب لتسيير المرفق العمومي، مجلة القانون العقاري والبيئة، كلية الحقوق والعلوم السياسية، جامعة عبد الحميد بن باديس، الجزائر، سن</w:t>
      </w:r>
      <w:r w:rsidR="00D971A8" w:rsidRPr="00DE6131">
        <w:rPr>
          <w:rFonts w:hint="eastAsia"/>
          <w:color w:val="000000" w:themeColor="text1"/>
          <w:sz w:val="28"/>
          <w:szCs w:val="28"/>
          <w:rtl/>
        </w:rPr>
        <w:t>ة</w:t>
      </w:r>
      <w:r w:rsidR="00D971A8" w:rsidRPr="00DE6131">
        <w:rPr>
          <w:rFonts w:hint="cs"/>
          <w:color w:val="000000" w:themeColor="text1"/>
          <w:sz w:val="28"/>
          <w:szCs w:val="28"/>
          <w:rtl/>
        </w:rPr>
        <w:t xml:space="preserve"> 2022.</w:t>
      </w:r>
    </w:p>
    <w:p w14:paraId="04FB98D3" w14:textId="00866245" w:rsidR="00D971A8" w:rsidRDefault="005A7FA6" w:rsidP="00D971A8">
      <w:pPr>
        <w:ind w:firstLine="0"/>
        <w:jc w:val="left"/>
        <w:rPr>
          <w:b/>
          <w:bCs/>
          <w:color w:val="000000" w:themeColor="text1"/>
          <w:rtl/>
        </w:rPr>
      </w:pPr>
      <w:r>
        <w:rPr>
          <w:rFonts w:hint="cs"/>
          <w:color w:val="000000" w:themeColor="text1"/>
          <w:rtl/>
        </w:rPr>
        <w:t>20</w:t>
      </w:r>
      <w:r w:rsidR="00155676">
        <w:rPr>
          <w:rFonts w:hint="cs"/>
          <w:color w:val="000000" w:themeColor="text1"/>
          <w:rtl/>
        </w:rPr>
        <w:t>.</w:t>
      </w:r>
      <w:r w:rsidR="00D971A8" w:rsidRPr="00DE6131">
        <w:rPr>
          <w:rFonts w:hint="cs"/>
          <w:color w:val="000000" w:themeColor="text1"/>
          <w:rtl/>
        </w:rPr>
        <w:t xml:space="preserve"> يسمينه بوجريو، أخلق</w:t>
      </w:r>
      <w:r w:rsidR="00D971A8" w:rsidRPr="00DE6131">
        <w:rPr>
          <w:rFonts w:hint="eastAsia"/>
          <w:color w:val="000000" w:themeColor="text1"/>
          <w:rtl/>
        </w:rPr>
        <w:t>ة</w:t>
      </w:r>
      <w:r w:rsidR="00D971A8" w:rsidRPr="00DE6131">
        <w:rPr>
          <w:rFonts w:hint="cs"/>
          <w:color w:val="000000" w:themeColor="text1"/>
          <w:rtl/>
        </w:rPr>
        <w:t xml:space="preserve"> عقد تفويض المرفق العام المجلة النقدية للقانون والعلوم السياسية جامعة تيزي وزو، المجلد 16 العدد2021،2.</w:t>
      </w:r>
      <w:r w:rsidR="00D971A8" w:rsidRPr="00D971A8">
        <w:rPr>
          <w:rFonts w:hint="cs"/>
          <w:b/>
          <w:bCs/>
          <w:color w:val="000000" w:themeColor="text1"/>
          <w:rtl/>
        </w:rPr>
        <w:t xml:space="preserve"> </w:t>
      </w:r>
    </w:p>
    <w:p w14:paraId="55165A18" w14:textId="43228E06" w:rsidR="00D971A8" w:rsidRPr="003820FF" w:rsidRDefault="00D971A8" w:rsidP="00D971A8">
      <w:pPr>
        <w:ind w:firstLine="0"/>
        <w:jc w:val="left"/>
        <w:rPr>
          <w:b/>
          <w:bCs/>
          <w:color w:val="000000" w:themeColor="text1"/>
          <w:u w:val="single"/>
          <w:rtl/>
        </w:rPr>
      </w:pPr>
      <w:r w:rsidRPr="003820FF">
        <w:rPr>
          <w:rFonts w:hint="cs"/>
          <w:b/>
          <w:bCs/>
          <w:color w:val="000000" w:themeColor="text1"/>
          <w:u w:val="single"/>
          <w:rtl/>
        </w:rPr>
        <w:t>ا</w:t>
      </w:r>
      <w:r w:rsidRPr="003820FF">
        <w:rPr>
          <w:b/>
          <w:bCs/>
          <w:color w:val="000000" w:themeColor="text1"/>
          <w:u w:val="single"/>
          <w:rtl/>
        </w:rPr>
        <w:t>لمد</w:t>
      </w:r>
      <w:r w:rsidRPr="003820FF">
        <w:rPr>
          <w:rFonts w:hint="cs"/>
          <w:b/>
          <w:bCs/>
          <w:color w:val="000000" w:themeColor="text1"/>
          <w:u w:val="single"/>
          <w:rtl/>
        </w:rPr>
        <w:t>ا</w:t>
      </w:r>
      <w:r w:rsidRPr="003820FF">
        <w:rPr>
          <w:b/>
          <w:bCs/>
          <w:color w:val="000000" w:themeColor="text1"/>
          <w:u w:val="single"/>
          <w:rtl/>
        </w:rPr>
        <w:t>خ</w:t>
      </w:r>
      <w:r w:rsidRPr="003820FF">
        <w:rPr>
          <w:rFonts w:hint="cs"/>
          <w:b/>
          <w:bCs/>
          <w:color w:val="000000" w:themeColor="text1"/>
          <w:u w:val="single"/>
          <w:rtl/>
        </w:rPr>
        <w:t>لات</w:t>
      </w:r>
      <w:r w:rsidRPr="003820FF">
        <w:rPr>
          <w:b/>
          <w:bCs/>
          <w:color w:val="000000" w:themeColor="text1"/>
          <w:u w:val="single"/>
          <w:rtl/>
        </w:rPr>
        <w:t>:</w:t>
      </w:r>
    </w:p>
    <w:p w14:paraId="558B1FFC" w14:textId="1EFA526B" w:rsidR="00D971A8" w:rsidRDefault="00DA2B02" w:rsidP="00D971A8">
      <w:pPr>
        <w:ind w:firstLine="0"/>
        <w:rPr>
          <w:color w:val="000000" w:themeColor="text1"/>
          <w:rtl/>
        </w:rPr>
      </w:pPr>
      <w:r>
        <w:rPr>
          <w:rFonts w:hint="cs"/>
          <w:color w:val="000000" w:themeColor="text1"/>
          <w:rtl/>
        </w:rPr>
        <w:t xml:space="preserve">1. </w:t>
      </w:r>
      <w:r w:rsidR="00D971A8" w:rsidRPr="00DE6131">
        <w:rPr>
          <w:color w:val="000000" w:themeColor="text1"/>
          <w:rtl/>
        </w:rPr>
        <w:t xml:space="preserve">أحسن عمروش، ماهية المرفق العام، أعمال الملتقى الدولي حول المرفق العمومي في </w:t>
      </w:r>
      <w:r w:rsidR="00D971A8" w:rsidRPr="00DE6131">
        <w:rPr>
          <w:rFonts w:hint="cs"/>
          <w:color w:val="000000" w:themeColor="text1"/>
          <w:rtl/>
        </w:rPr>
        <w:t>الجزائر ورهانات</w:t>
      </w:r>
      <w:r w:rsidR="00D971A8" w:rsidRPr="00DE6131">
        <w:rPr>
          <w:color w:val="000000" w:themeColor="text1"/>
          <w:rtl/>
        </w:rPr>
        <w:t xml:space="preserve">ه كأداة لخدمة المواطن –دراسة </w:t>
      </w:r>
      <w:r w:rsidR="00D971A8" w:rsidRPr="00DE6131">
        <w:rPr>
          <w:rFonts w:hint="cs"/>
          <w:color w:val="000000" w:themeColor="text1"/>
          <w:rtl/>
        </w:rPr>
        <w:t>وعملية-كلية</w:t>
      </w:r>
      <w:r w:rsidR="00D971A8" w:rsidRPr="00DE6131">
        <w:rPr>
          <w:color w:val="000000" w:themeColor="text1"/>
          <w:rtl/>
        </w:rPr>
        <w:t xml:space="preserve"> الحقوق والعلوم السياسية جامعة </w:t>
      </w:r>
      <w:r w:rsidR="00D971A8" w:rsidRPr="00DE6131">
        <w:rPr>
          <w:rFonts w:hint="cs"/>
          <w:color w:val="000000" w:themeColor="text1"/>
          <w:rtl/>
        </w:rPr>
        <w:t xml:space="preserve">جيلالي </w:t>
      </w:r>
      <w:r w:rsidR="00743D39">
        <w:rPr>
          <w:color w:val="000000" w:themeColor="text1"/>
          <w:rtl/>
        </w:rPr>
        <w:t>بونعامة خميس مليانة</w:t>
      </w:r>
      <w:r w:rsidR="00D971A8" w:rsidRPr="00DE6131">
        <w:rPr>
          <w:color w:val="000000" w:themeColor="text1"/>
          <w:rtl/>
        </w:rPr>
        <w:t xml:space="preserve"> يومي 22 </w:t>
      </w:r>
      <w:r w:rsidR="00D971A8" w:rsidRPr="00DE6131">
        <w:rPr>
          <w:rFonts w:hint="cs"/>
          <w:color w:val="000000" w:themeColor="text1"/>
          <w:rtl/>
        </w:rPr>
        <w:t>و23 أفريل</w:t>
      </w:r>
      <w:r w:rsidR="00D971A8" w:rsidRPr="00DE6131">
        <w:rPr>
          <w:color w:val="000000" w:themeColor="text1"/>
          <w:rtl/>
        </w:rPr>
        <w:t xml:space="preserve"> .2015</w:t>
      </w:r>
      <w:r w:rsidR="00D971A8" w:rsidRPr="00DE6131">
        <w:rPr>
          <w:rFonts w:hint="cs"/>
          <w:color w:val="000000" w:themeColor="text1"/>
          <w:rtl/>
        </w:rPr>
        <w:t>.</w:t>
      </w:r>
    </w:p>
    <w:p w14:paraId="64721EAF" w14:textId="0C15E180" w:rsidR="00140CB0" w:rsidRDefault="00140CB0" w:rsidP="00D971A8">
      <w:pPr>
        <w:ind w:firstLine="0"/>
        <w:rPr>
          <w:color w:val="000000" w:themeColor="text1"/>
          <w:rtl/>
        </w:rPr>
      </w:pPr>
      <w:r>
        <w:rPr>
          <w:rFonts w:hint="cs"/>
          <w:color w:val="000000" w:themeColor="text1"/>
          <w:rtl/>
        </w:rPr>
        <w:t xml:space="preserve">2. </w:t>
      </w:r>
      <w:r w:rsidRPr="00DE6131">
        <w:rPr>
          <w:rFonts w:hint="cs"/>
          <w:color w:val="000000" w:themeColor="text1"/>
          <w:rtl/>
        </w:rPr>
        <w:t>محمد جبر السيد عبد الله جميل، سلطة الرقابة والتعديل في عقد التزام المرفق العام، الملتقى الدولي التحولات الجديدة لإدارة المرفق العام في الجزائر، جامعة يخي فار</w:t>
      </w:r>
      <w:r w:rsidR="00743D39">
        <w:rPr>
          <w:rFonts w:hint="cs"/>
          <w:color w:val="000000" w:themeColor="text1"/>
          <w:rtl/>
        </w:rPr>
        <w:t>س لمدية يومي 28 و29 نوفمبر 2018</w:t>
      </w:r>
    </w:p>
    <w:p w14:paraId="1483DCED" w14:textId="5CB0E62D" w:rsidR="0092596E" w:rsidRPr="00DE6131" w:rsidRDefault="00140CB0" w:rsidP="005A7FA6">
      <w:pPr>
        <w:ind w:firstLine="0"/>
        <w:rPr>
          <w:b/>
          <w:bCs/>
          <w:color w:val="000000" w:themeColor="text1"/>
          <w:rtl/>
        </w:rPr>
      </w:pPr>
      <w:r>
        <w:rPr>
          <w:rFonts w:hint="cs"/>
          <w:color w:val="000000" w:themeColor="text1"/>
          <w:rtl/>
        </w:rPr>
        <w:t>3</w:t>
      </w:r>
      <w:r w:rsidR="00DA2B02">
        <w:rPr>
          <w:rFonts w:hint="cs"/>
          <w:color w:val="000000" w:themeColor="text1"/>
          <w:rtl/>
        </w:rPr>
        <w:t xml:space="preserve">. </w:t>
      </w:r>
      <w:r w:rsidR="00DA2B02" w:rsidRPr="00DE6131">
        <w:rPr>
          <w:rFonts w:hint="cs"/>
          <w:color w:val="000000" w:themeColor="text1"/>
          <w:rtl/>
        </w:rPr>
        <w:t>سبتي عبد القادر، صالح محمد فوزي، السلطات الممنوحة للإدارة بموجب عقد الامتياز، مداخل</w:t>
      </w:r>
      <w:r w:rsidR="00DA2B02" w:rsidRPr="00DE6131">
        <w:rPr>
          <w:color w:val="000000" w:themeColor="text1"/>
          <w:rtl/>
        </w:rPr>
        <w:t>ة</w:t>
      </w:r>
      <w:r w:rsidR="00DA2B02" w:rsidRPr="00DE6131">
        <w:rPr>
          <w:rFonts w:hint="cs"/>
          <w:color w:val="000000" w:themeColor="text1"/>
          <w:rtl/>
        </w:rPr>
        <w:t xml:space="preserve"> في الملتقى الدولي " التحولات الجديدة لإدارة المرفق العام في الجزائر، المنعقد بجامعة </w:t>
      </w:r>
      <w:r w:rsidR="000D56C8">
        <w:rPr>
          <w:rFonts w:hint="cs"/>
          <w:color w:val="000000" w:themeColor="text1"/>
          <w:rtl/>
        </w:rPr>
        <w:t>يحي فارس بالمدية</w:t>
      </w:r>
      <w:r w:rsidR="00DA2B02" w:rsidRPr="00DE6131">
        <w:rPr>
          <w:rFonts w:hint="cs"/>
          <w:color w:val="000000" w:themeColor="text1"/>
          <w:rtl/>
        </w:rPr>
        <w:t xml:space="preserve"> يومي 08 و09 نوفمبر 2018 ملتقى.</w:t>
      </w:r>
      <w:r w:rsidR="0092596E" w:rsidRPr="0092596E">
        <w:rPr>
          <w:rFonts w:hint="cs"/>
          <w:color w:val="000000" w:themeColor="text1"/>
          <w:rtl/>
        </w:rPr>
        <w:t xml:space="preserve"> </w:t>
      </w:r>
    </w:p>
    <w:p w14:paraId="42C24659" w14:textId="77777777" w:rsidR="00D971A8" w:rsidRPr="003820FF" w:rsidRDefault="00D971A8" w:rsidP="00D971A8">
      <w:pPr>
        <w:ind w:firstLine="0"/>
        <w:rPr>
          <w:b/>
          <w:bCs/>
          <w:color w:val="000000" w:themeColor="text1"/>
          <w:u w:val="single"/>
          <w:rtl/>
        </w:rPr>
      </w:pPr>
      <w:r w:rsidRPr="003820FF">
        <w:rPr>
          <w:rFonts w:hint="cs"/>
          <w:b/>
          <w:bCs/>
          <w:color w:val="000000" w:themeColor="text1"/>
          <w:u w:val="single"/>
          <w:rtl/>
        </w:rPr>
        <w:t>القوانيين والتنظيمات</w:t>
      </w:r>
    </w:p>
    <w:p w14:paraId="280D8C74" w14:textId="03F2A22B" w:rsidR="00A40D22" w:rsidRDefault="007506AC" w:rsidP="00C20B82">
      <w:pPr>
        <w:ind w:firstLine="0"/>
        <w:rPr>
          <w:color w:val="000000" w:themeColor="text1"/>
          <w:rtl/>
        </w:rPr>
      </w:pPr>
      <w:r>
        <w:rPr>
          <w:color w:val="000000" w:themeColor="text1"/>
        </w:rPr>
        <w:t>.</w:t>
      </w:r>
      <w:r>
        <w:rPr>
          <w:color w:val="000000" w:themeColor="text1"/>
          <w:lang w:val="fr-FR"/>
        </w:rPr>
        <w:t>1</w:t>
      </w:r>
      <w:r w:rsidR="00C20B82" w:rsidRPr="00DE6131">
        <w:rPr>
          <w:rFonts w:hint="cs"/>
          <w:color w:val="000000" w:themeColor="text1"/>
          <w:rtl/>
        </w:rPr>
        <w:t xml:space="preserve"> القانون 05/12 المؤرخ في 04 أوت 2005 المتعلق بالمياه، المعدل وا</w:t>
      </w:r>
      <w:r w:rsidR="000D56C8">
        <w:rPr>
          <w:rFonts w:hint="cs"/>
          <w:color w:val="000000" w:themeColor="text1"/>
          <w:rtl/>
        </w:rPr>
        <w:t>لمتمم الجريدة الرسمية العدد 60،</w:t>
      </w:r>
      <w:r w:rsidR="00C20B82" w:rsidRPr="00DE6131">
        <w:rPr>
          <w:rFonts w:hint="cs"/>
          <w:color w:val="000000" w:themeColor="text1"/>
          <w:rtl/>
        </w:rPr>
        <w:t>المؤرخة في 04 سبتمبر 2005.</w:t>
      </w:r>
    </w:p>
    <w:p w14:paraId="135AF9CA" w14:textId="2A0145E2" w:rsidR="00C20B82" w:rsidRPr="00DE6131" w:rsidRDefault="007506AC" w:rsidP="007506AC">
      <w:pPr>
        <w:ind w:firstLine="0"/>
        <w:rPr>
          <w:color w:val="000000" w:themeColor="text1"/>
        </w:rPr>
      </w:pPr>
      <w:r>
        <w:rPr>
          <w:color w:val="000000" w:themeColor="text1"/>
        </w:rPr>
        <w:t>2</w:t>
      </w:r>
      <w:r>
        <w:rPr>
          <w:rFonts w:hint="cs"/>
          <w:color w:val="000000" w:themeColor="text1"/>
          <w:rtl/>
        </w:rPr>
        <w:t>.</w:t>
      </w:r>
      <w:r w:rsidR="00A40D22" w:rsidRPr="00A40D22">
        <w:rPr>
          <w:rFonts w:hint="cs"/>
          <w:color w:val="000000" w:themeColor="text1"/>
          <w:rtl/>
        </w:rPr>
        <w:t xml:space="preserve"> </w:t>
      </w:r>
      <w:r w:rsidR="00A40D22" w:rsidRPr="00DE6131">
        <w:rPr>
          <w:rFonts w:hint="cs"/>
          <w:color w:val="000000" w:themeColor="text1"/>
          <w:rtl/>
        </w:rPr>
        <w:t>القانون 11/10 المتعلق بالبلدية، المؤرخ في 22 جوان 2011، الجريدة الرسمية، العدد 37، المؤرخة في 03 جولية، ص 04.</w:t>
      </w:r>
    </w:p>
    <w:p w14:paraId="72F6CBB3" w14:textId="507D14A3" w:rsidR="00EB6735" w:rsidRDefault="007506AC" w:rsidP="007506AC">
      <w:pPr>
        <w:ind w:firstLine="0"/>
        <w:rPr>
          <w:color w:val="000000" w:themeColor="text1"/>
          <w:rtl/>
        </w:rPr>
      </w:pPr>
      <w:r>
        <w:rPr>
          <w:color w:val="000000" w:themeColor="text1"/>
        </w:rPr>
        <w:t>3</w:t>
      </w:r>
      <w:r>
        <w:rPr>
          <w:rFonts w:hint="cs"/>
          <w:color w:val="000000" w:themeColor="text1"/>
          <w:rtl/>
        </w:rPr>
        <w:t>.</w:t>
      </w:r>
      <w:r w:rsidR="00A40D22">
        <w:rPr>
          <w:rFonts w:hint="cs"/>
          <w:color w:val="000000" w:themeColor="text1"/>
          <w:rtl/>
        </w:rPr>
        <w:t xml:space="preserve"> </w:t>
      </w:r>
      <w:r w:rsidR="00C20B82" w:rsidRPr="00DE6131">
        <w:rPr>
          <w:rFonts w:hint="cs"/>
          <w:color w:val="000000" w:themeColor="text1"/>
          <w:rtl/>
        </w:rPr>
        <w:t>الامر 96/13 مؤرخ في 15 جوان 1996، يعدل ويتمم القانون 83/17 المؤرخ في 16 جولية 1983 المتعلق بالمياه (ملغى)</w:t>
      </w:r>
      <w:r w:rsidR="00EB6735" w:rsidRPr="00EB6735">
        <w:rPr>
          <w:rFonts w:hint="cs"/>
          <w:color w:val="000000" w:themeColor="text1"/>
          <w:rtl/>
        </w:rPr>
        <w:t xml:space="preserve"> </w:t>
      </w:r>
    </w:p>
    <w:p w14:paraId="399D5AFC" w14:textId="7530B45C" w:rsidR="00C20B82" w:rsidRPr="00DE6131" w:rsidRDefault="007506AC" w:rsidP="000A3EE6">
      <w:pPr>
        <w:ind w:firstLine="0"/>
        <w:rPr>
          <w:b/>
          <w:bCs/>
          <w:color w:val="000000" w:themeColor="text1"/>
          <w:rtl/>
        </w:rPr>
      </w:pPr>
      <w:r>
        <w:rPr>
          <w:rFonts w:hint="cs"/>
          <w:color w:val="000000" w:themeColor="text1"/>
          <w:rtl/>
        </w:rPr>
        <w:t>4.</w:t>
      </w:r>
      <w:r w:rsidR="00EB6735">
        <w:rPr>
          <w:rFonts w:hint="cs"/>
          <w:color w:val="000000" w:themeColor="text1"/>
          <w:rtl/>
        </w:rPr>
        <w:t xml:space="preserve"> </w:t>
      </w:r>
      <w:r w:rsidR="0064018D">
        <w:rPr>
          <w:rFonts w:hint="cs"/>
          <w:color w:val="000000" w:themeColor="text1"/>
          <w:rtl/>
        </w:rPr>
        <w:t>ا</w:t>
      </w:r>
      <w:r w:rsidR="00EB6735" w:rsidRPr="00DE6131">
        <w:rPr>
          <w:rFonts w:hint="cs"/>
          <w:color w:val="000000" w:themeColor="text1"/>
          <w:rtl/>
        </w:rPr>
        <w:t>لامر 03/</w:t>
      </w:r>
      <w:r w:rsidR="000A3EE6" w:rsidRPr="00DE6131">
        <w:rPr>
          <w:rFonts w:hint="cs"/>
          <w:color w:val="000000" w:themeColor="text1"/>
          <w:rtl/>
        </w:rPr>
        <w:t>03،</w:t>
      </w:r>
      <w:r w:rsidR="008E0451">
        <w:rPr>
          <w:rFonts w:hint="cs"/>
          <w:color w:val="000000" w:themeColor="text1"/>
          <w:rtl/>
        </w:rPr>
        <w:t xml:space="preserve"> المؤرخ في 19 جمادى الأولى عام 1424 الموافق ل 19يوليو </w:t>
      </w:r>
      <w:r w:rsidR="003F796C">
        <w:rPr>
          <w:rFonts w:hint="cs"/>
          <w:color w:val="000000" w:themeColor="text1"/>
          <w:rtl/>
        </w:rPr>
        <w:t>2003،</w:t>
      </w:r>
      <w:r w:rsidR="00551ED5">
        <w:rPr>
          <w:rFonts w:hint="cs"/>
          <w:color w:val="000000" w:themeColor="text1"/>
          <w:rtl/>
        </w:rPr>
        <w:t xml:space="preserve"> ج ر عدد 36 </w:t>
      </w:r>
      <w:r w:rsidR="000A3EE6" w:rsidRPr="00DE6131">
        <w:rPr>
          <w:rFonts w:hint="cs"/>
          <w:color w:val="000000" w:themeColor="text1"/>
          <w:rtl/>
        </w:rPr>
        <w:t>المتضمن قانون المنافسة</w:t>
      </w:r>
      <w:r w:rsidR="000A3EE6">
        <w:rPr>
          <w:rFonts w:hint="cs"/>
          <w:color w:val="000000" w:themeColor="text1"/>
          <w:rtl/>
        </w:rPr>
        <w:t xml:space="preserve"> المعدل والمتمم.</w:t>
      </w:r>
    </w:p>
    <w:p w14:paraId="55348852" w14:textId="494AD0A0" w:rsidR="00EB6735" w:rsidRDefault="000C4D05" w:rsidP="00EB6735">
      <w:pPr>
        <w:ind w:firstLine="0"/>
        <w:rPr>
          <w:color w:val="000000" w:themeColor="text1"/>
          <w:rtl/>
        </w:rPr>
      </w:pPr>
      <w:r>
        <w:rPr>
          <w:rFonts w:hint="cs"/>
          <w:color w:val="000000" w:themeColor="text1"/>
          <w:rtl/>
        </w:rPr>
        <w:t>5.</w:t>
      </w:r>
      <w:r w:rsidR="00D971A8" w:rsidRPr="00DE6131">
        <w:rPr>
          <w:rFonts w:hint="cs"/>
          <w:color w:val="000000" w:themeColor="text1"/>
          <w:rtl/>
        </w:rPr>
        <w:t xml:space="preserve"> </w:t>
      </w:r>
      <w:r w:rsidR="00D971A8" w:rsidRPr="00DE6131">
        <w:rPr>
          <w:color w:val="000000" w:themeColor="text1"/>
          <w:rtl/>
        </w:rPr>
        <w:t>المرسوم الرئاسي 15/247 المؤرخ في 16/09/2015</w:t>
      </w:r>
      <w:r w:rsidR="00D971A8" w:rsidRPr="00DE6131">
        <w:rPr>
          <w:rFonts w:hint="cs"/>
          <w:color w:val="000000" w:themeColor="text1"/>
          <w:rtl/>
        </w:rPr>
        <w:t>، المتضمن تنظيم</w:t>
      </w:r>
      <w:r w:rsidR="00D971A8" w:rsidRPr="00DE6131">
        <w:rPr>
          <w:color w:val="000000" w:themeColor="text1"/>
          <w:rtl/>
        </w:rPr>
        <w:t xml:space="preserve"> الصفقات العمومية وتفويضات </w:t>
      </w:r>
      <w:r w:rsidR="00D971A8" w:rsidRPr="00DE6131">
        <w:rPr>
          <w:rFonts w:hint="cs"/>
          <w:color w:val="000000" w:themeColor="text1"/>
          <w:rtl/>
        </w:rPr>
        <w:t>المرفق العام</w:t>
      </w:r>
      <w:r w:rsidR="00D971A8" w:rsidRPr="00DE6131">
        <w:rPr>
          <w:color w:val="000000" w:themeColor="text1"/>
          <w:rtl/>
        </w:rPr>
        <w:t xml:space="preserve"> الجريدة الرسمية رقم</w:t>
      </w:r>
      <w:r w:rsidR="00D971A8" w:rsidRPr="00DE6131">
        <w:rPr>
          <w:rFonts w:hint="cs"/>
          <w:color w:val="000000" w:themeColor="text1"/>
          <w:rtl/>
        </w:rPr>
        <w:t>:</w:t>
      </w:r>
      <w:r w:rsidR="00D971A8" w:rsidRPr="00DE6131">
        <w:rPr>
          <w:color w:val="000000" w:themeColor="text1"/>
          <w:rtl/>
        </w:rPr>
        <w:t xml:space="preserve"> 50</w:t>
      </w:r>
      <w:r w:rsidR="00D971A8" w:rsidRPr="00DE6131">
        <w:rPr>
          <w:rFonts w:hint="cs"/>
          <w:color w:val="000000" w:themeColor="text1"/>
          <w:rtl/>
        </w:rPr>
        <w:t xml:space="preserve"> </w:t>
      </w:r>
      <w:r w:rsidR="00D971A8" w:rsidRPr="00DE6131">
        <w:rPr>
          <w:color w:val="000000" w:themeColor="text1"/>
          <w:rtl/>
        </w:rPr>
        <w:t>الصادرة في 20/09/</w:t>
      </w:r>
      <w:r w:rsidR="00D971A8" w:rsidRPr="00DE6131">
        <w:rPr>
          <w:rFonts w:hint="cs"/>
          <w:color w:val="000000" w:themeColor="text1"/>
          <w:rtl/>
        </w:rPr>
        <w:t>2020.</w:t>
      </w:r>
    </w:p>
    <w:p w14:paraId="4C570038" w14:textId="644EE221" w:rsidR="00EB6735" w:rsidRPr="00DE6131" w:rsidRDefault="000C4D05" w:rsidP="00EB6735">
      <w:pPr>
        <w:ind w:firstLine="0"/>
        <w:rPr>
          <w:color w:val="000000" w:themeColor="text1"/>
        </w:rPr>
      </w:pPr>
      <w:r>
        <w:rPr>
          <w:rFonts w:hint="cs"/>
          <w:color w:val="000000" w:themeColor="text1"/>
          <w:rtl/>
        </w:rPr>
        <w:t>6.</w:t>
      </w:r>
      <w:r w:rsidR="00EB6735" w:rsidRPr="00EB6735">
        <w:rPr>
          <w:rFonts w:hint="cs"/>
          <w:color w:val="000000" w:themeColor="text1"/>
          <w:rtl/>
        </w:rPr>
        <w:t xml:space="preserve"> </w:t>
      </w:r>
      <w:r w:rsidR="00EB6735" w:rsidRPr="00DE6131">
        <w:rPr>
          <w:rFonts w:hint="cs"/>
          <w:color w:val="000000" w:themeColor="text1"/>
          <w:rtl/>
        </w:rPr>
        <w:t>المرسوم التنفيذي رقم 188/31، مؤرخ في 04 جويلية 1988، متعلق بتنظيم العلاقة بين الإدارة والمواطن الجريدة الرسمية العدد 27، الصادرة في 06 جولية 1988</w:t>
      </w:r>
      <w:del w:id="316" w:author="ZIZOU" w:date="2024-05-03T20:21:00Z">
        <w:r w:rsidR="00EB6735" w:rsidRPr="00DE6131" w:rsidDel="00342266">
          <w:rPr>
            <w:rFonts w:hint="cs"/>
            <w:color w:val="000000" w:themeColor="text1"/>
            <w:rtl/>
          </w:rPr>
          <w:delText xml:space="preserve"> </w:delText>
        </w:r>
      </w:del>
    </w:p>
    <w:p w14:paraId="1FF6B71C" w14:textId="31C2855C" w:rsidR="00D971A8" w:rsidRPr="00DE6131" w:rsidRDefault="000C4D05" w:rsidP="00D971A8">
      <w:pPr>
        <w:ind w:firstLine="0"/>
        <w:rPr>
          <w:color w:val="000000" w:themeColor="text1"/>
        </w:rPr>
      </w:pPr>
      <w:r>
        <w:rPr>
          <w:rFonts w:hint="cs"/>
          <w:color w:val="000000" w:themeColor="text1"/>
          <w:rtl/>
        </w:rPr>
        <w:t>7.</w:t>
      </w:r>
      <w:r w:rsidR="00D971A8" w:rsidRPr="00DE6131">
        <w:rPr>
          <w:rFonts w:hint="cs"/>
          <w:color w:val="000000" w:themeColor="text1"/>
          <w:rtl/>
        </w:rPr>
        <w:t xml:space="preserve"> المرسوم</w:t>
      </w:r>
      <w:r w:rsidR="00D971A8" w:rsidRPr="00DE6131">
        <w:rPr>
          <w:color w:val="000000" w:themeColor="text1"/>
          <w:rtl/>
        </w:rPr>
        <w:t xml:space="preserve"> التنفيذي رقم </w:t>
      </w:r>
      <w:r w:rsidR="00D971A8" w:rsidRPr="00DE6131">
        <w:rPr>
          <w:rFonts w:hint="cs"/>
          <w:color w:val="000000" w:themeColor="text1"/>
          <w:rtl/>
        </w:rPr>
        <w:t>18-199</w:t>
      </w:r>
      <w:r w:rsidR="00D971A8" w:rsidRPr="00DE6131">
        <w:rPr>
          <w:color w:val="000000" w:themeColor="text1"/>
          <w:rtl/>
        </w:rPr>
        <w:t>ال</w:t>
      </w:r>
      <w:r w:rsidR="00D971A8" w:rsidRPr="00DE6131">
        <w:rPr>
          <w:rFonts w:hint="cs"/>
          <w:color w:val="000000" w:themeColor="text1"/>
          <w:rtl/>
        </w:rPr>
        <w:t>م</w:t>
      </w:r>
      <w:r w:rsidR="00D971A8" w:rsidRPr="00DE6131">
        <w:rPr>
          <w:color w:val="000000" w:themeColor="text1"/>
          <w:rtl/>
        </w:rPr>
        <w:t xml:space="preserve">تعلق بتفويض </w:t>
      </w:r>
      <w:r w:rsidR="00D971A8" w:rsidRPr="00DE6131">
        <w:rPr>
          <w:rFonts w:hint="cs"/>
          <w:color w:val="000000" w:themeColor="text1"/>
          <w:rtl/>
        </w:rPr>
        <w:t>المرفق</w:t>
      </w:r>
      <w:r w:rsidR="00D971A8" w:rsidRPr="00DE6131">
        <w:rPr>
          <w:color w:val="000000" w:themeColor="text1"/>
          <w:rtl/>
        </w:rPr>
        <w:t xml:space="preserve"> العام، </w:t>
      </w:r>
      <w:r w:rsidR="00D971A8" w:rsidRPr="00DE6131">
        <w:rPr>
          <w:rFonts w:hint="cs"/>
          <w:color w:val="000000" w:themeColor="text1"/>
          <w:rtl/>
        </w:rPr>
        <w:t>المؤرخ</w:t>
      </w:r>
      <w:r w:rsidR="00D971A8" w:rsidRPr="00DE6131">
        <w:rPr>
          <w:color w:val="000000" w:themeColor="text1"/>
          <w:rtl/>
        </w:rPr>
        <w:t xml:space="preserve"> في 2</w:t>
      </w:r>
      <w:r w:rsidR="00D971A8" w:rsidRPr="00DE6131">
        <w:rPr>
          <w:rFonts w:hint="cs"/>
          <w:color w:val="000000" w:themeColor="text1"/>
          <w:rtl/>
        </w:rPr>
        <w:t xml:space="preserve"> </w:t>
      </w:r>
      <w:r w:rsidR="00D971A8" w:rsidRPr="00DE6131">
        <w:rPr>
          <w:color w:val="000000" w:themeColor="text1"/>
          <w:rtl/>
        </w:rPr>
        <w:t xml:space="preserve">أوت </w:t>
      </w:r>
      <w:r w:rsidR="00D971A8" w:rsidRPr="00DE6131">
        <w:rPr>
          <w:rFonts w:hint="cs"/>
          <w:color w:val="000000" w:themeColor="text1"/>
          <w:rtl/>
        </w:rPr>
        <w:t>2018، الجريدة الرسمية العدد</w:t>
      </w:r>
      <w:r w:rsidR="00D971A8" w:rsidRPr="00DE6131">
        <w:rPr>
          <w:color w:val="000000" w:themeColor="text1"/>
          <w:rtl/>
        </w:rPr>
        <w:t>48 الصادرة في 5</w:t>
      </w:r>
      <w:r w:rsidR="00D971A8" w:rsidRPr="00DE6131">
        <w:rPr>
          <w:rFonts w:hint="cs"/>
          <w:color w:val="000000" w:themeColor="text1"/>
          <w:rtl/>
        </w:rPr>
        <w:t xml:space="preserve"> </w:t>
      </w:r>
      <w:r w:rsidR="00D971A8" w:rsidRPr="00DE6131">
        <w:rPr>
          <w:color w:val="000000" w:themeColor="text1"/>
          <w:rtl/>
        </w:rPr>
        <w:t>أوت 2018</w:t>
      </w:r>
      <w:r w:rsidR="00D971A8" w:rsidRPr="00DE6131">
        <w:rPr>
          <w:rFonts w:hint="cs"/>
          <w:color w:val="000000" w:themeColor="text1"/>
          <w:rtl/>
        </w:rPr>
        <w:t>.</w:t>
      </w:r>
    </w:p>
    <w:p w14:paraId="56DB67EA" w14:textId="05AC616C" w:rsidR="00D971A8" w:rsidRDefault="000C4D05" w:rsidP="000C4D05">
      <w:pPr>
        <w:ind w:firstLine="0"/>
        <w:rPr>
          <w:color w:val="000000" w:themeColor="text1"/>
          <w:rtl/>
        </w:rPr>
      </w:pPr>
      <w:r>
        <w:rPr>
          <w:rFonts w:hint="cs"/>
          <w:color w:val="000000" w:themeColor="text1"/>
          <w:rtl/>
        </w:rPr>
        <w:lastRenderedPageBreak/>
        <w:t>8.</w:t>
      </w:r>
      <w:r w:rsidR="00D971A8" w:rsidRPr="00DE6131">
        <w:rPr>
          <w:rFonts w:hint="cs"/>
          <w:color w:val="000000" w:themeColor="text1"/>
          <w:rtl/>
        </w:rPr>
        <w:t xml:space="preserve"> التعليمـــة رقم 06 المؤرخــة في 09 جـــوان 2019 المتضمنـــة تجسيــد أحكــام المرســـــوم التنفيـــذي رقــم 18/199 المؤرخـــة في 02 أوت 2018 المتعلقة بتفويض المرفق العام.</w:t>
      </w:r>
    </w:p>
    <w:p w14:paraId="79B6EB25" w14:textId="77777777" w:rsidR="00D77400" w:rsidRPr="00DE6131" w:rsidRDefault="00D77400" w:rsidP="000C4D05">
      <w:pPr>
        <w:ind w:firstLine="0"/>
        <w:rPr>
          <w:color w:val="000000" w:themeColor="text1"/>
        </w:rPr>
      </w:pPr>
    </w:p>
    <w:p w14:paraId="533A324D" w14:textId="56750A77" w:rsidR="00D971A8" w:rsidRDefault="00D971A8" w:rsidP="00E72D9A">
      <w:pPr>
        <w:pStyle w:val="Notedefin"/>
        <w:ind w:firstLine="0"/>
        <w:rPr>
          <w:b/>
          <w:bCs/>
          <w:color w:val="000000" w:themeColor="text1"/>
          <w:sz w:val="28"/>
          <w:szCs w:val="28"/>
        </w:rPr>
      </w:pPr>
      <w:r w:rsidRPr="00DE6131">
        <w:rPr>
          <w:rFonts w:hint="cs"/>
          <w:b/>
          <w:bCs/>
          <w:color w:val="000000" w:themeColor="text1"/>
          <w:sz w:val="28"/>
          <w:szCs w:val="28"/>
          <w:rtl/>
        </w:rPr>
        <w:t xml:space="preserve">المراجع باللغة </w:t>
      </w:r>
      <w:r w:rsidR="00E72D9A" w:rsidRPr="00DE6131">
        <w:rPr>
          <w:rFonts w:hint="cs"/>
          <w:b/>
          <w:bCs/>
          <w:color w:val="000000" w:themeColor="text1"/>
          <w:sz w:val="28"/>
          <w:szCs w:val="28"/>
          <w:rtl/>
        </w:rPr>
        <w:t>الأجنبية:</w:t>
      </w:r>
    </w:p>
    <w:p w14:paraId="7AA8A663" w14:textId="198A082A" w:rsidR="00D971A8" w:rsidRPr="008A2AB4" w:rsidRDefault="004F0990" w:rsidP="002E6893">
      <w:pPr>
        <w:pStyle w:val="Notedefin"/>
        <w:ind w:firstLine="0"/>
        <w:jc w:val="right"/>
        <w:rPr>
          <w:rFonts w:asciiTheme="majorBidi" w:hAnsiTheme="majorBidi" w:cstheme="majorBidi"/>
          <w:b/>
          <w:bCs/>
          <w:color w:val="000000" w:themeColor="text1"/>
          <w:sz w:val="28"/>
          <w:szCs w:val="28"/>
        </w:rPr>
      </w:pPr>
      <w:r w:rsidRPr="008A2AB4">
        <w:rPr>
          <w:b/>
          <w:bCs/>
          <w:color w:val="000000" w:themeColor="text1"/>
          <w:sz w:val="28"/>
          <w:szCs w:val="28"/>
        </w:rPr>
        <w:t>Ouvrage</w:t>
      </w:r>
      <w:r w:rsidR="00556C66" w:rsidRPr="008A2AB4">
        <w:rPr>
          <w:b/>
          <w:bCs/>
          <w:color w:val="000000" w:themeColor="text1"/>
          <w:sz w:val="28"/>
          <w:szCs w:val="28"/>
        </w:rPr>
        <w:t>:</w:t>
      </w:r>
      <w:r w:rsidR="00D971A8" w:rsidRPr="00A9381B">
        <w:rPr>
          <w:b/>
          <w:bCs/>
          <w:color w:val="000000" w:themeColor="text1"/>
          <w:sz w:val="28"/>
          <w:szCs w:val="28"/>
          <w:rtl/>
          <w:lang w:val="fr-FR"/>
        </w:rPr>
        <w:t xml:space="preserve"> </w:t>
      </w:r>
    </w:p>
    <w:p w14:paraId="2BE4E1D3" w14:textId="77777777" w:rsidR="00BB0EB5" w:rsidRPr="008A2AB4" w:rsidRDefault="00BB0EB5" w:rsidP="003175A6">
      <w:pPr>
        <w:pStyle w:val="Notedefin"/>
        <w:bidi w:val="0"/>
        <w:ind w:firstLine="0"/>
        <w:rPr>
          <w:rFonts w:asciiTheme="majorBidi" w:eastAsia="SimSun" w:hAnsiTheme="majorBidi" w:cstheme="majorBidi"/>
          <w:color w:val="000000" w:themeColor="text1"/>
          <w:sz w:val="28"/>
          <w:szCs w:val="28"/>
          <w:lang w:eastAsia="zh-CN"/>
        </w:rPr>
      </w:pPr>
      <w:r w:rsidRPr="008A2AB4">
        <w:rPr>
          <w:rFonts w:asciiTheme="majorBidi" w:eastAsia="SimSun" w:hAnsiTheme="majorBidi" w:cstheme="majorBidi"/>
          <w:color w:val="000000" w:themeColor="text1"/>
          <w:sz w:val="28"/>
          <w:szCs w:val="28"/>
          <w:lang w:eastAsia="zh-CN"/>
        </w:rPr>
        <w:t>1. Rachid zouaimia, la délégation de service public au profit de personnes privies, Edition blkeise, Alger, 2013.</w:t>
      </w:r>
    </w:p>
    <w:p w14:paraId="06B81B45" w14:textId="77777777" w:rsidR="00BB0EB5" w:rsidRPr="00AB450F" w:rsidRDefault="00BB0EB5" w:rsidP="00756E24">
      <w:pPr>
        <w:pStyle w:val="Notedefin"/>
        <w:bidi w:val="0"/>
        <w:ind w:firstLine="0"/>
        <w:rPr>
          <w:rFonts w:asciiTheme="majorBidi" w:eastAsia="SimSun" w:hAnsiTheme="majorBidi" w:cstheme="majorBidi"/>
          <w:color w:val="000000" w:themeColor="text1"/>
          <w:sz w:val="28"/>
          <w:szCs w:val="28"/>
          <w:lang w:val="fr-FR" w:eastAsia="zh-CN"/>
        </w:rPr>
      </w:pPr>
      <w:r w:rsidRPr="00AB450F">
        <w:rPr>
          <w:rFonts w:asciiTheme="majorBidi" w:eastAsia="SimSun" w:hAnsiTheme="majorBidi" w:cstheme="majorBidi"/>
          <w:color w:val="000000" w:themeColor="text1"/>
          <w:sz w:val="28"/>
          <w:szCs w:val="28"/>
          <w:lang w:val="fr-FR" w:eastAsia="zh-CN"/>
        </w:rPr>
        <w:t>2. Jean François Auby,la délégation de service public, guide pratique, Edition dalloz Paris, 1997.</w:t>
      </w:r>
    </w:p>
    <w:p w14:paraId="5FFAE1B5" w14:textId="77777777" w:rsidR="00BB0EB5" w:rsidRPr="00A9381B" w:rsidRDefault="00BB0EB5" w:rsidP="00810E91">
      <w:pPr>
        <w:pStyle w:val="Notedefin"/>
        <w:bidi w:val="0"/>
        <w:ind w:firstLine="0"/>
        <w:rPr>
          <w:rFonts w:asciiTheme="majorBidi" w:eastAsia="SimSun" w:hAnsiTheme="majorBidi" w:cstheme="majorBidi"/>
          <w:color w:val="000000" w:themeColor="text1"/>
          <w:sz w:val="28"/>
          <w:szCs w:val="28"/>
          <w:lang w:val="fr-FR" w:eastAsia="zh-CN"/>
        </w:rPr>
      </w:pPr>
      <w:r w:rsidRPr="00A9381B">
        <w:rPr>
          <w:rFonts w:asciiTheme="majorBidi" w:eastAsia="SimSun" w:hAnsiTheme="majorBidi" w:cstheme="majorBidi"/>
          <w:color w:val="000000" w:themeColor="text1"/>
          <w:sz w:val="28"/>
          <w:szCs w:val="28"/>
          <w:lang w:val="fr-FR" w:eastAsia="zh-CN"/>
        </w:rPr>
        <w:t>3. Jean cloude douence, les contrats de délégation de service public, RFDA, 1997.</w:t>
      </w:r>
    </w:p>
    <w:p w14:paraId="36B1CD13" w14:textId="77777777" w:rsidR="00BB0EB5" w:rsidRPr="00A9381B" w:rsidRDefault="00BB0EB5" w:rsidP="00F44847">
      <w:pPr>
        <w:pStyle w:val="Notedefin"/>
        <w:bidi w:val="0"/>
        <w:ind w:firstLine="0"/>
        <w:jc w:val="left"/>
        <w:rPr>
          <w:rFonts w:asciiTheme="majorBidi" w:hAnsiTheme="majorBidi" w:cstheme="majorBidi"/>
          <w:color w:val="000000" w:themeColor="text1"/>
          <w:sz w:val="28"/>
          <w:szCs w:val="28"/>
          <w:rtl/>
          <w:lang w:val="fr-FR"/>
        </w:rPr>
      </w:pPr>
      <w:r w:rsidRPr="00A9381B">
        <w:rPr>
          <w:rFonts w:asciiTheme="majorBidi" w:eastAsia="SimSun" w:hAnsiTheme="majorBidi" w:cstheme="majorBidi"/>
          <w:color w:val="000000" w:themeColor="text1"/>
          <w:sz w:val="28"/>
          <w:szCs w:val="28"/>
          <w:lang w:val="fr-FR" w:eastAsia="zh-CN"/>
        </w:rPr>
        <w:t>4.</w:t>
      </w:r>
      <w:r w:rsidRPr="00A9381B">
        <w:rPr>
          <w:lang w:val="fr-FR"/>
        </w:rPr>
        <w:t xml:space="preserve"> </w:t>
      </w:r>
      <w:r w:rsidRPr="00A9381B">
        <w:rPr>
          <w:rFonts w:asciiTheme="majorBidi" w:eastAsia="SimSun" w:hAnsiTheme="majorBidi" w:cstheme="majorBidi"/>
          <w:color w:val="000000" w:themeColor="text1"/>
          <w:sz w:val="28"/>
          <w:szCs w:val="28"/>
          <w:lang w:val="fr-FR" w:eastAsia="zh-CN"/>
        </w:rPr>
        <w:t>Claudie Boiteau, les conventions de délégation de service public, imprimerie nationale, 1999</w:t>
      </w:r>
      <w:r w:rsidRPr="00A9381B">
        <w:rPr>
          <w:lang w:val="fr-FR"/>
        </w:rPr>
        <w:t>.</w:t>
      </w:r>
      <w:r w:rsidRPr="00A9381B">
        <w:rPr>
          <w:rFonts w:asciiTheme="majorBidi" w:hAnsiTheme="majorBidi" w:cstheme="majorBidi"/>
          <w:color w:val="000000" w:themeColor="text1"/>
          <w:sz w:val="28"/>
          <w:szCs w:val="28"/>
          <w:lang w:val="fr-FR"/>
        </w:rPr>
        <w:t xml:space="preserve"> </w:t>
      </w:r>
    </w:p>
    <w:p w14:paraId="5E151017" w14:textId="77777777" w:rsidR="00BB0EB5" w:rsidRPr="00A9381B" w:rsidRDefault="00BB0EB5" w:rsidP="008913AF">
      <w:pPr>
        <w:pStyle w:val="Notedefin"/>
        <w:bidi w:val="0"/>
        <w:ind w:firstLine="0"/>
        <w:jc w:val="left"/>
        <w:rPr>
          <w:rFonts w:asciiTheme="majorBidi" w:hAnsiTheme="majorBidi" w:cstheme="majorBidi"/>
          <w:color w:val="000000" w:themeColor="text1"/>
          <w:sz w:val="28"/>
          <w:szCs w:val="28"/>
          <w:lang w:val="fr-FR"/>
        </w:rPr>
      </w:pPr>
      <w:r w:rsidRPr="00A9381B">
        <w:rPr>
          <w:rFonts w:asciiTheme="majorBidi" w:hAnsiTheme="majorBidi" w:cstheme="majorBidi"/>
          <w:color w:val="000000" w:themeColor="text1"/>
          <w:sz w:val="28"/>
          <w:szCs w:val="28"/>
          <w:rtl/>
          <w:lang w:val="fr-FR"/>
        </w:rPr>
        <w:t>5</w:t>
      </w:r>
      <w:r w:rsidRPr="00A9381B">
        <w:rPr>
          <w:rFonts w:asciiTheme="majorBidi" w:hAnsiTheme="majorBidi" w:cstheme="majorBidi"/>
          <w:color w:val="000000" w:themeColor="text1"/>
          <w:sz w:val="28"/>
          <w:szCs w:val="28"/>
          <w:lang w:val="fr-FR"/>
        </w:rPr>
        <w:t>.</w:t>
      </w:r>
      <w:r w:rsidRPr="00A9381B">
        <w:rPr>
          <w:rFonts w:asciiTheme="majorBidi" w:eastAsia="SimSun" w:hAnsiTheme="majorBidi" w:cstheme="majorBidi"/>
          <w:color w:val="000000" w:themeColor="text1"/>
          <w:sz w:val="28"/>
          <w:szCs w:val="28"/>
          <w:lang w:val="fr-FR" w:eastAsia="zh-CN"/>
        </w:rPr>
        <w:t xml:space="preserve">Pierre Delvolve,les contradictions de la délégation de service public, </w:t>
      </w:r>
      <w:r w:rsidRPr="00A9381B">
        <w:rPr>
          <w:rFonts w:asciiTheme="majorBidi" w:hAnsiTheme="majorBidi" w:cstheme="majorBidi"/>
          <w:color w:val="000000" w:themeColor="text1"/>
          <w:sz w:val="28"/>
          <w:szCs w:val="28"/>
          <w:lang w:val="fr-FR"/>
        </w:rPr>
        <w:t>AJDA</w:t>
      </w:r>
      <w:r w:rsidRPr="00A9381B">
        <w:rPr>
          <w:rFonts w:asciiTheme="majorBidi" w:hAnsiTheme="majorBidi" w:cstheme="majorBidi"/>
          <w:color w:val="000000" w:themeColor="text1"/>
          <w:sz w:val="28"/>
          <w:szCs w:val="28"/>
          <w:rtl/>
          <w:lang w:val="fr-FR"/>
        </w:rPr>
        <w:t xml:space="preserve"> 1996</w:t>
      </w:r>
      <w:r w:rsidRPr="00A9381B">
        <w:rPr>
          <w:rFonts w:asciiTheme="majorBidi" w:hAnsiTheme="majorBidi" w:cstheme="majorBidi"/>
          <w:color w:val="000000" w:themeColor="text1"/>
          <w:sz w:val="28"/>
          <w:szCs w:val="28"/>
          <w:lang w:val="fr-FR"/>
        </w:rPr>
        <w:t>.</w:t>
      </w:r>
    </w:p>
    <w:p w14:paraId="6917396A" w14:textId="0FF3B78F" w:rsidR="00BB0EB5" w:rsidRPr="00A9381B" w:rsidRDefault="00BB0EB5" w:rsidP="00F434F2">
      <w:pPr>
        <w:pStyle w:val="Notedefin"/>
        <w:bidi w:val="0"/>
        <w:ind w:firstLine="0"/>
        <w:jc w:val="left"/>
        <w:rPr>
          <w:rFonts w:asciiTheme="majorBidi" w:eastAsia="SimSun" w:hAnsiTheme="majorBidi" w:cstheme="majorBidi"/>
          <w:color w:val="000000" w:themeColor="text1"/>
          <w:sz w:val="28"/>
          <w:szCs w:val="28"/>
          <w:lang w:val="fr-FR" w:eastAsia="zh-CN"/>
        </w:rPr>
      </w:pPr>
      <w:r w:rsidRPr="00A9381B">
        <w:rPr>
          <w:rFonts w:asciiTheme="majorBidi" w:hAnsiTheme="majorBidi" w:cstheme="majorBidi"/>
          <w:color w:val="000000" w:themeColor="text1"/>
          <w:sz w:val="28"/>
          <w:szCs w:val="28"/>
          <w:lang w:val="fr-FR"/>
        </w:rPr>
        <w:t>6.</w:t>
      </w:r>
      <w:r w:rsidRPr="00A9381B">
        <w:rPr>
          <w:lang w:val="fr-FR"/>
        </w:rPr>
        <w:t xml:space="preserve"> </w:t>
      </w:r>
      <w:r w:rsidRPr="00A9381B">
        <w:rPr>
          <w:rFonts w:asciiTheme="majorBidi" w:eastAsia="SimSun" w:hAnsiTheme="majorBidi" w:cstheme="majorBidi"/>
          <w:color w:val="000000" w:themeColor="text1"/>
          <w:sz w:val="28"/>
          <w:szCs w:val="28"/>
          <w:lang w:val="fr-FR" w:eastAsia="zh-CN"/>
        </w:rPr>
        <w:t xml:space="preserve">Dribenko Bernard, droit de </w:t>
      </w:r>
      <w:r w:rsidR="00F360A3" w:rsidRPr="00A9381B">
        <w:rPr>
          <w:rFonts w:asciiTheme="majorBidi" w:eastAsia="SimSun" w:hAnsiTheme="majorBidi" w:cstheme="majorBidi"/>
          <w:color w:val="000000" w:themeColor="text1"/>
          <w:sz w:val="28"/>
          <w:szCs w:val="28"/>
          <w:lang w:val="fr-FR" w:eastAsia="zh-CN"/>
        </w:rPr>
        <w:t>l’eau</w:t>
      </w:r>
      <w:r w:rsidRPr="00A9381B">
        <w:rPr>
          <w:rFonts w:asciiTheme="majorBidi" w:eastAsia="SimSun" w:hAnsiTheme="majorBidi" w:cstheme="majorBidi"/>
          <w:color w:val="000000" w:themeColor="text1"/>
          <w:sz w:val="28"/>
          <w:szCs w:val="28"/>
          <w:lang w:val="fr-FR" w:eastAsia="zh-CN"/>
        </w:rPr>
        <w:t xml:space="preserve">, </w:t>
      </w:r>
      <w:r w:rsidR="00F360A3" w:rsidRPr="00A9381B">
        <w:rPr>
          <w:rFonts w:asciiTheme="majorBidi" w:eastAsia="SimSun" w:hAnsiTheme="majorBidi" w:cstheme="majorBidi"/>
          <w:color w:val="000000" w:themeColor="text1"/>
          <w:sz w:val="28"/>
          <w:szCs w:val="28"/>
          <w:lang w:val="fr-FR" w:eastAsia="zh-CN"/>
        </w:rPr>
        <w:t>édition</w:t>
      </w:r>
      <w:r w:rsidRPr="00A9381B">
        <w:rPr>
          <w:rFonts w:asciiTheme="majorBidi" w:eastAsia="SimSun" w:hAnsiTheme="majorBidi" w:cstheme="majorBidi"/>
          <w:color w:val="000000" w:themeColor="text1"/>
          <w:sz w:val="28"/>
          <w:szCs w:val="28"/>
          <w:lang w:val="fr-FR" w:eastAsia="zh-CN"/>
        </w:rPr>
        <w:t xml:space="preserve"> gualino, paris, 2008.</w:t>
      </w:r>
    </w:p>
    <w:p w14:paraId="3B028966" w14:textId="77777777" w:rsidR="00BB0EB5" w:rsidRPr="00A9381B" w:rsidRDefault="00BB0EB5" w:rsidP="002A126F">
      <w:pPr>
        <w:pStyle w:val="Notedefin"/>
        <w:bidi w:val="0"/>
        <w:ind w:firstLine="0"/>
        <w:jc w:val="left"/>
        <w:rPr>
          <w:lang w:val="fr-FR"/>
        </w:rPr>
      </w:pPr>
      <w:r w:rsidRPr="00A9381B">
        <w:rPr>
          <w:rFonts w:asciiTheme="majorBidi" w:eastAsia="SimSun" w:hAnsiTheme="majorBidi" w:cstheme="majorBidi"/>
          <w:color w:val="000000" w:themeColor="text1"/>
          <w:sz w:val="28"/>
          <w:szCs w:val="28"/>
          <w:lang w:val="fr-FR" w:eastAsia="zh-CN"/>
        </w:rPr>
        <w:t>7.</w:t>
      </w:r>
      <w:r w:rsidRPr="00A9381B">
        <w:rPr>
          <w:rFonts w:asciiTheme="majorBidi" w:hAnsiTheme="majorBidi" w:cstheme="majorBidi"/>
          <w:lang w:val="fr-FR"/>
        </w:rPr>
        <w:t xml:space="preserve"> </w:t>
      </w:r>
      <w:r w:rsidRPr="00A9381B">
        <w:rPr>
          <w:rFonts w:asciiTheme="majorBidi" w:eastAsia="SimSun" w:hAnsiTheme="majorBidi" w:cstheme="majorBidi"/>
          <w:color w:val="000000" w:themeColor="text1"/>
          <w:sz w:val="28"/>
          <w:szCs w:val="28"/>
          <w:lang w:val="fr-FR" w:eastAsia="zh-CN"/>
        </w:rPr>
        <w:t>Bravonnier Stefane, droit de service public, PUF, Paris, 2004</w:t>
      </w:r>
      <w:r w:rsidRPr="00A9381B">
        <w:rPr>
          <w:rFonts w:asciiTheme="majorBidi" w:hAnsiTheme="majorBidi" w:cstheme="majorBidi"/>
          <w:lang w:val="fr-FR"/>
        </w:rPr>
        <w:t>.</w:t>
      </w:r>
    </w:p>
    <w:p w14:paraId="0D72A652" w14:textId="200FBE15" w:rsidR="006C0A0F" w:rsidRPr="00A9381B" w:rsidRDefault="006C0A0F" w:rsidP="005E6E38">
      <w:pPr>
        <w:pStyle w:val="Notedefin"/>
        <w:ind w:firstLine="0"/>
        <w:jc w:val="right"/>
        <w:rPr>
          <w:b/>
          <w:bCs/>
          <w:color w:val="000000" w:themeColor="text1"/>
          <w:sz w:val="28"/>
          <w:szCs w:val="28"/>
          <w:lang w:val="fr-FR"/>
        </w:rPr>
      </w:pPr>
      <w:r w:rsidRPr="00A9381B">
        <w:rPr>
          <w:b/>
          <w:bCs/>
          <w:color w:val="000000" w:themeColor="text1"/>
          <w:sz w:val="28"/>
          <w:szCs w:val="28"/>
          <w:lang w:val="fr-FR"/>
        </w:rPr>
        <w:t xml:space="preserve"> A</w:t>
      </w:r>
      <w:r w:rsidR="005E6E38" w:rsidRPr="00A9381B">
        <w:rPr>
          <w:b/>
          <w:bCs/>
          <w:color w:val="000000" w:themeColor="text1"/>
          <w:sz w:val="28"/>
          <w:szCs w:val="28"/>
          <w:lang w:val="fr-FR"/>
        </w:rPr>
        <w:t>rticle</w:t>
      </w:r>
      <w:r w:rsidRPr="00A9381B">
        <w:rPr>
          <w:b/>
          <w:bCs/>
          <w:color w:val="000000" w:themeColor="text1"/>
          <w:sz w:val="28"/>
          <w:szCs w:val="28"/>
          <w:lang w:val="fr-FR"/>
        </w:rPr>
        <w:t>:</w:t>
      </w:r>
    </w:p>
    <w:p w14:paraId="308A5849" w14:textId="3E8D2C19" w:rsidR="00D971A8" w:rsidRPr="00A9381B" w:rsidRDefault="00F44847" w:rsidP="00E17588">
      <w:pPr>
        <w:pStyle w:val="Notedefin"/>
        <w:bidi w:val="0"/>
        <w:ind w:firstLine="0"/>
        <w:jc w:val="left"/>
        <w:rPr>
          <w:color w:val="000000" w:themeColor="text1"/>
          <w:sz w:val="28"/>
          <w:szCs w:val="28"/>
          <w:lang w:val="fr-FR"/>
        </w:rPr>
      </w:pPr>
      <w:r w:rsidRPr="00A9381B">
        <w:rPr>
          <w:rFonts w:asciiTheme="majorBidi" w:hAnsiTheme="majorBidi" w:cstheme="majorBidi"/>
          <w:color w:val="000000" w:themeColor="text1"/>
          <w:sz w:val="28"/>
          <w:szCs w:val="28"/>
          <w:rtl/>
          <w:lang w:val="fr-FR"/>
        </w:rPr>
        <w:t>1</w:t>
      </w:r>
      <w:r w:rsidR="00CF4A5E" w:rsidRPr="00A9381B">
        <w:rPr>
          <w:rFonts w:asciiTheme="majorBidi" w:hAnsiTheme="majorBidi" w:cstheme="majorBidi"/>
          <w:color w:val="000000" w:themeColor="text1"/>
          <w:sz w:val="28"/>
          <w:szCs w:val="28"/>
          <w:lang w:val="fr-FR"/>
        </w:rPr>
        <w:t>.</w:t>
      </w:r>
      <w:r w:rsidR="002E6893" w:rsidRPr="00A9381B">
        <w:rPr>
          <w:rFonts w:asciiTheme="majorBidi" w:hAnsiTheme="majorBidi" w:cstheme="majorBidi"/>
          <w:color w:val="000000" w:themeColor="text1"/>
          <w:sz w:val="28"/>
          <w:szCs w:val="28"/>
          <w:lang w:val="fr-FR"/>
        </w:rPr>
        <w:t xml:space="preserve"> </w:t>
      </w:r>
      <w:r w:rsidR="004B1824" w:rsidRPr="00A9381B">
        <w:rPr>
          <w:rFonts w:asciiTheme="majorBidi" w:eastAsia="SimSun" w:hAnsiTheme="majorBidi" w:cstheme="majorBidi"/>
          <w:color w:val="000000" w:themeColor="text1"/>
          <w:sz w:val="28"/>
          <w:szCs w:val="28"/>
          <w:lang w:val="fr-FR" w:eastAsia="zh-CN"/>
        </w:rPr>
        <w:t>Rachid zou</w:t>
      </w:r>
      <w:r w:rsidR="0000363C" w:rsidRPr="00A9381B">
        <w:rPr>
          <w:rFonts w:asciiTheme="majorBidi" w:eastAsia="SimSun" w:hAnsiTheme="majorBidi" w:cstheme="majorBidi"/>
          <w:color w:val="000000" w:themeColor="text1"/>
          <w:sz w:val="28"/>
          <w:szCs w:val="28"/>
          <w:lang w:val="fr-FR" w:eastAsia="zh-CN"/>
        </w:rPr>
        <w:t>a</w:t>
      </w:r>
      <w:r w:rsidR="004B1824" w:rsidRPr="00A9381B">
        <w:rPr>
          <w:rFonts w:asciiTheme="majorBidi" w:eastAsia="SimSun" w:hAnsiTheme="majorBidi" w:cstheme="majorBidi"/>
          <w:color w:val="000000" w:themeColor="text1"/>
          <w:sz w:val="28"/>
          <w:szCs w:val="28"/>
          <w:lang w:val="fr-FR" w:eastAsia="zh-CN"/>
        </w:rPr>
        <w:t xml:space="preserve">imia, la délégation </w:t>
      </w:r>
      <w:r w:rsidR="004B0BF7" w:rsidRPr="00A9381B">
        <w:rPr>
          <w:rFonts w:asciiTheme="majorBidi" w:eastAsia="SimSun" w:hAnsiTheme="majorBidi" w:cstheme="majorBidi"/>
          <w:color w:val="000000" w:themeColor="text1"/>
          <w:sz w:val="28"/>
          <w:szCs w:val="28"/>
          <w:lang w:val="fr-FR" w:eastAsia="zh-CN"/>
        </w:rPr>
        <w:t>conventionnelle</w:t>
      </w:r>
      <w:r w:rsidR="00C93471" w:rsidRPr="00A9381B">
        <w:rPr>
          <w:rFonts w:asciiTheme="majorBidi" w:eastAsia="SimSun" w:hAnsiTheme="majorBidi" w:cstheme="majorBidi"/>
          <w:color w:val="000000" w:themeColor="text1"/>
          <w:sz w:val="28"/>
          <w:szCs w:val="28"/>
          <w:lang w:val="fr-FR" w:eastAsia="zh-CN"/>
        </w:rPr>
        <w:t xml:space="preserve"> de service public a la </w:t>
      </w:r>
      <w:r w:rsidR="004B0BF7" w:rsidRPr="00A9381B">
        <w:rPr>
          <w:rFonts w:asciiTheme="majorBidi" w:eastAsia="SimSun" w:hAnsiTheme="majorBidi" w:cstheme="majorBidi"/>
          <w:color w:val="000000" w:themeColor="text1"/>
          <w:sz w:val="28"/>
          <w:szCs w:val="28"/>
          <w:lang w:val="fr-FR" w:eastAsia="zh-CN"/>
        </w:rPr>
        <w:t>lumière</w:t>
      </w:r>
      <w:r w:rsidR="0096151D" w:rsidRPr="00A9381B">
        <w:rPr>
          <w:rFonts w:asciiTheme="majorBidi" w:eastAsia="SimSun" w:hAnsiTheme="majorBidi" w:cstheme="majorBidi"/>
          <w:color w:val="000000" w:themeColor="text1"/>
          <w:sz w:val="28"/>
          <w:szCs w:val="28"/>
          <w:lang w:val="fr-FR" w:eastAsia="zh-CN"/>
        </w:rPr>
        <w:t xml:space="preserve"> du </w:t>
      </w:r>
      <w:r w:rsidR="004B0BF7" w:rsidRPr="00A9381B">
        <w:rPr>
          <w:rFonts w:asciiTheme="majorBidi" w:eastAsia="SimSun" w:hAnsiTheme="majorBidi" w:cstheme="majorBidi"/>
          <w:color w:val="000000" w:themeColor="text1"/>
          <w:sz w:val="28"/>
          <w:szCs w:val="28"/>
          <w:lang w:val="fr-FR" w:eastAsia="zh-CN"/>
        </w:rPr>
        <w:t>décret</w:t>
      </w:r>
      <w:r w:rsidR="0096151D" w:rsidRPr="00A9381B">
        <w:rPr>
          <w:rFonts w:asciiTheme="majorBidi" w:eastAsia="SimSun" w:hAnsiTheme="majorBidi" w:cstheme="majorBidi"/>
          <w:color w:val="000000" w:themeColor="text1"/>
          <w:sz w:val="28"/>
          <w:szCs w:val="28"/>
          <w:lang w:val="fr-FR" w:eastAsia="zh-CN"/>
        </w:rPr>
        <w:t xml:space="preserve"> </w:t>
      </w:r>
      <w:r w:rsidR="004B0BF7" w:rsidRPr="00A9381B">
        <w:rPr>
          <w:rFonts w:asciiTheme="majorBidi" w:eastAsia="SimSun" w:hAnsiTheme="majorBidi" w:cstheme="majorBidi"/>
          <w:color w:val="000000" w:themeColor="text1"/>
          <w:sz w:val="28"/>
          <w:szCs w:val="28"/>
          <w:lang w:val="fr-FR" w:eastAsia="zh-CN"/>
        </w:rPr>
        <w:t>présidentielle</w:t>
      </w:r>
      <w:r w:rsidR="00976A18" w:rsidRPr="00A9381B">
        <w:rPr>
          <w:rFonts w:asciiTheme="majorBidi" w:eastAsia="SimSun" w:hAnsiTheme="majorBidi" w:cstheme="majorBidi"/>
          <w:color w:val="000000" w:themeColor="text1"/>
          <w:sz w:val="28"/>
          <w:szCs w:val="28"/>
          <w:lang w:val="fr-FR" w:eastAsia="zh-CN"/>
        </w:rPr>
        <w:t xml:space="preserve"> du 16 sep</w:t>
      </w:r>
      <w:r w:rsidR="00EE69A7" w:rsidRPr="00A9381B">
        <w:rPr>
          <w:rFonts w:asciiTheme="majorBidi" w:eastAsia="SimSun" w:hAnsiTheme="majorBidi" w:cstheme="majorBidi"/>
          <w:color w:val="000000" w:themeColor="text1"/>
          <w:sz w:val="28"/>
          <w:szCs w:val="28"/>
          <w:lang w:val="fr-FR" w:eastAsia="zh-CN"/>
        </w:rPr>
        <w:t>tembre 2015</w:t>
      </w:r>
      <w:r w:rsidR="00541230" w:rsidRPr="00A9381B">
        <w:rPr>
          <w:rFonts w:asciiTheme="majorBidi" w:eastAsia="SimSun" w:hAnsiTheme="majorBidi" w:cstheme="majorBidi"/>
          <w:color w:val="000000" w:themeColor="text1"/>
          <w:sz w:val="28"/>
          <w:szCs w:val="28"/>
          <w:lang w:val="fr-FR" w:eastAsia="zh-CN"/>
        </w:rPr>
        <w:t>, revue</w:t>
      </w:r>
      <w:r w:rsidR="00EE69A7" w:rsidRPr="00A9381B">
        <w:rPr>
          <w:rFonts w:asciiTheme="majorBidi" w:eastAsia="SimSun" w:hAnsiTheme="majorBidi" w:cstheme="majorBidi"/>
          <w:color w:val="000000" w:themeColor="text1"/>
          <w:sz w:val="28"/>
          <w:szCs w:val="28"/>
          <w:lang w:val="fr-FR" w:eastAsia="zh-CN"/>
        </w:rPr>
        <w:t xml:space="preserve"> </w:t>
      </w:r>
      <w:r w:rsidR="00541230" w:rsidRPr="00A9381B">
        <w:rPr>
          <w:rFonts w:asciiTheme="majorBidi" w:eastAsia="SimSun" w:hAnsiTheme="majorBidi" w:cstheme="majorBidi"/>
          <w:color w:val="000000" w:themeColor="text1"/>
          <w:sz w:val="28"/>
          <w:szCs w:val="28"/>
          <w:lang w:val="fr-FR" w:eastAsia="zh-CN"/>
        </w:rPr>
        <w:t>académique</w:t>
      </w:r>
      <w:r w:rsidR="0025686B" w:rsidRPr="00A9381B">
        <w:rPr>
          <w:rFonts w:asciiTheme="majorBidi" w:eastAsia="SimSun" w:hAnsiTheme="majorBidi" w:cstheme="majorBidi"/>
          <w:color w:val="000000" w:themeColor="text1"/>
          <w:sz w:val="28"/>
          <w:szCs w:val="28"/>
          <w:lang w:val="fr-FR" w:eastAsia="zh-CN"/>
        </w:rPr>
        <w:t xml:space="preserve"> de recherche </w:t>
      </w:r>
      <w:r w:rsidR="0000363C" w:rsidRPr="00A9381B">
        <w:rPr>
          <w:rFonts w:asciiTheme="majorBidi" w:eastAsia="SimSun" w:hAnsiTheme="majorBidi" w:cstheme="majorBidi"/>
          <w:color w:val="000000" w:themeColor="text1"/>
          <w:sz w:val="28"/>
          <w:szCs w:val="28"/>
          <w:lang w:val="fr-FR" w:eastAsia="zh-CN"/>
        </w:rPr>
        <w:t xml:space="preserve">juridique, </w:t>
      </w:r>
      <w:r w:rsidR="000E1487" w:rsidRPr="00A9381B">
        <w:rPr>
          <w:rFonts w:asciiTheme="majorBidi" w:eastAsia="SimSun" w:hAnsiTheme="majorBidi" w:cstheme="majorBidi"/>
          <w:color w:val="000000" w:themeColor="text1"/>
          <w:sz w:val="28"/>
          <w:szCs w:val="28"/>
          <w:lang w:val="fr-FR" w:eastAsia="zh-CN"/>
        </w:rPr>
        <w:t>université, Abderrahmane</w:t>
      </w:r>
      <w:r w:rsidR="00826D98" w:rsidRPr="00A9381B">
        <w:rPr>
          <w:rFonts w:asciiTheme="majorBidi" w:eastAsia="SimSun" w:hAnsiTheme="majorBidi" w:cstheme="majorBidi"/>
          <w:color w:val="000000" w:themeColor="text1"/>
          <w:sz w:val="28"/>
          <w:szCs w:val="28"/>
          <w:lang w:val="fr-FR" w:eastAsia="zh-CN"/>
        </w:rPr>
        <w:t xml:space="preserve"> Mira</w:t>
      </w:r>
      <w:r w:rsidR="000E1487" w:rsidRPr="00A9381B">
        <w:rPr>
          <w:rFonts w:asciiTheme="majorBidi" w:eastAsia="SimSun" w:hAnsiTheme="majorBidi" w:cstheme="majorBidi"/>
          <w:color w:val="000000" w:themeColor="text1"/>
          <w:sz w:val="28"/>
          <w:szCs w:val="28"/>
          <w:lang w:val="fr-FR" w:eastAsia="zh-CN"/>
        </w:rPr>
        <w:t>,</w:t>
      </w:r>
      <w:r w:rsidR="00826D98" w:rsidRPr="00A9381B">
        <w:rPr>
          <w:rFonts w:asciiTheme="majorBidi" w:eastAsia="SimSun" w:hAnsiTheme="majorBidi" w:cstheme="majorBidi"/>
          <w:color w:val="000000" w:themeColor="text1"/>
          <w:sz w:val="28"/>
          <w:szCs w:val="28"/>
          <w:lang w:val="fr-FR" w:eastAsia="zh-CN"/>
        </w:rPr>
        <w:t xml:space="preserve"> </w:t>
      </w:r>
      <w:r w:rsidR="00A515DD" w:rsidRPr="00A9381B">
        <w:rPr>
          <w:rFonts w:asciiTheme="majorBidi" w:eastAsia="SimSun" w:hAnsiTheme="majorBidi" w:cstheme="majorBidi"/>
          <w:color w:val="000000" w:themeColor="text1"/>
          <w:sz w:val="28"/>
          <w:szCs w:val="28"/>
          <w:lang w:val="fr-FR" w:eastAsia="zh-CN"/>
        </w:rPr>
        <w:t>Bejaia,</w:t>
      </w:r>
      <w:r w:rsidR="00FB1180" w:rsidRPr="00A9381B">
        <w:rPr>
          <w:rFonts w:asciiTheme="majorBidi" w:eastAsia="SimSun" w:hAnsiTheme="majorBidi" w:cstheme="majorBidi"/>
          <w:color w:val="000000" w:themeColor="text1"/>
          <w:sz w:val="28"/>
          <w:szCs w:val="28"/>
          <w:lang w:val="fr-FR" w:eastAsia="zh-CN"/>
        </w:rPr>
        <w:t xml:space="preserve"> </w:t>
      </w:r>
      <w:r w:rsidR="00FC37D2" w:rsidRPr="00A9381B">
        <w:rPr>
          <w:rFonts w:asciiTheme="majorBidi" w:eastAsia="SimSun" w:hAnsiTheme="majorBidi" w:cstheme="majorBidi"/>
          <w:color w:val="000000" w:themeColor="text1"/>
          <w:sz w:val="28"/>
          <w:szCs w:val="28"/>
          <w:lang w:val="fr-FR" w:eastAsia="zh-CN"/>
        </w:rPr>
        <w:t>N</w:t>
      </w:r>
      <w:r w:rsidR="0036045A" w:rsidRPr="00A9381B">
        <w:rPr>
          <w:rFonts w:asciiTheme="majorBidi" w:eastAsia="SimSun" w:hAnsiTheme="majorBidi" w:cstheme="majorBidi"/>
          <w:color w:val="000000" w:themeColor="text1"/>
          <w:sz w:val="28"/>
          <w:szCs w:val="28"/>
          <w:lang w:val="fr-FR" w:eastAsia="zh-CN"/>
        </w:rPr>
        <w:t>°</w:t>
      </w:r>
      <w:r w:rsidR="00FC37D2" w:rsidRPr="00A9381B">
        <w:rPr>
          <w:rFonts w:asciiTheme="majorBidi" w:eastAsia="SimSun" w:hAnsiTheme="majorBidi" w:cstheme="majorBidi"/>
          <w:color w:val="000000" w:themeColor="text1"/>
          <w:sz w:val="28"/>
          <w:szCs w:val="28"/>
          <w:lang w:val="fr-FR" w:eastAsia="zh-CN"/>
        </w:rPr>
        <w:t xml:space="preserve"> 01,2017.</w:t>
      </w:r>
      <w:r w:rsidR="004B1824" w:rsidRPr="00A9381B">
        <w:rPr>
          <w:rFonts w:asciiTheme="majorBidi" w:eastAsia="SimSun" w:hAnsiTheme="majorBidi" w:cstheme="majorBidi"/>
          <w:color w:val="000000" w:themeColor="text1"/>
          <w:sz w:val="28"/>
          <w:szCs w:val="28"/>
          <w:lang w:val="fr-FR" w:eastAsia="zh-CN"/>
        </w:rPr>
        <w:t xml:space="preserve"> </w:t>
      </w:r>
    </w:p>
    <w:p w14:paraId="4669C2F5" w14:textId="77777777" w:rsidR="00D971A8" w:rsidRPr="00A9381B" w:rsidRDefault="00D971A8" w:rsidP="00D971A8">
      <w:pPr>
        <w:bidi w:val="0"/>
        <w:ind w:firstLine="0"/>
        <w:rPr>
          <w:rFonts w:asciiTheme="majorBidi" w:hAnsiTheme="majorBidi" w:cstheme="majorBidi"/>
          <w:b/>
          <w:bCs/>
          <w:color w:val="000000" w:themeColor="text1"/>
          <w:lang w:val="fr-FR"/>
        </w:rPr>
      </w:pPr>
      <w:r w:rsidRPr="00A9381B">
        <w:rPr>
          <w:rFonts w:asciiTheme="majorBidi" w:hAnsiTheme="majorBidi" w:cstheme="majorBidi"/>
          <w:b/>
          <w:bCs/>
          <w:color w:val="000000" w:themeColor="text1"/>
          <w:lang w:val="fr-FR"/>
        </w:rPr>
        <w:t>Législation</w:t>
      </w:r>
    </w:p>
    <w:p w14:paraId="7433623B" w14:textId="41C711EC" w:rsidR="00D971A8" w:rsidRPr="00A9381B" w:rsidRDefault="00E86940" w:rsidP="008E07E3">
      <w:pPr>
        <w:bidi w:val="0"/>
        <w:ind w:firstLine="0"/>
        <w:rPr>
          <w:rFonts w:asciiTheme="majorBidi" w:hAnsiTheme="majorBidi" w:cstheme="majorBidi"/>
          <w:color w:val="000000" w:themeColor="text1"/>
          <w:lang w:val="fr-FR"/>
        </w:rPr>
      </w:pPr>
      <w:r w:rsidRPr="00A9381B">
        <w:rPr>
          <w:rFonts w:asciiTheme="majorBidi" w:hAnsiTheme="majorBidi" w:cstheme="majorBidi"/>
          <w:color w:val="000000" w:themeColor="text1"/>
          <w:sz w:val="24"/>
          <w:szCs w:val="24"/>
          <w:lang w:val="fr-FR"/>
        </w:rPr>
        <w:t xml:space="preserve">1. </w:t>
      </w:r>
      <w:r w:rsidR="00D971A8" w:rsidRPr="00A9381B">
        <w:rPr>
          <w:rFonts w:asciiTheme="majorBidi" w:hAnsiTheme="majorBidi" w:cstheme="majorBidi"/>
          <w:color w:val="000000" w:themeColor="text1"/>
          <w:lang w:val="fr-FR"/>
        </w:rPr>
        <w:t>Loi n</w:t>
      </w:r>
      <w:r w:rsidR="00B75552" w:rsidRPr="00A9381B">
        <w:rPr>
          <w:rFonts w:asciiTheme="majorBidi" w:hAnsiTheme="majorBidi" w:cstheme="majorBidi"/>
          <w:color w:val="000000" w:themeColor="text1"/>
          <w:lang w:val="fr-FR"/>
        </w:rPr>
        <w:t>°</w:t>
      </w:r>
      <w:r w:rsidR="00D971A8" w:rsidRPr="00A9381B">
        <w:rPr>
          <w:rFonts w:asciiTheme="majorBidi" w:hAnsiTheme="majorBidi" w:cstheme="majorBidi"/>
          <w:color w:val="000000" w:themeColor="text1"/>
          <w:lang w:val="fr-FR"/>
        </w:rPr>
        <w:t xml:space="preserve"> 93</w:t>
      </w:r>
      <w:r w:rsidR="00B75552" w:rsidRPr="00A9381B">
        <w:rPr>
          <w:rFonts w:asciiTheme="majorBidi" w:hAnsiTheme="majorBidi" w:cstheme="majorBidi"/>
          <w:color w:val="000000" w:themeColor="text1"/>
          <w:lang w:val="fr-FR"/>
        </w:rPr>
        <w:t>-</w:t>
      </w:r>
      <w:r w:rsidR="00D971A8" w:rsidRPr="00A9381B">
        <w:rPr>
          <w:rFonts w:asciiTheme="majorBidi" w:hAnsiTheme="majorBidi" w:cstheme="majorBidi"/>
          <w:color w:val="000000" w:themeColor="text1"/>
          <w:lang w:val="fr-FR"/>
        </w:rPr>
        <w:t>122</w:t>
      </w:r>
      <w:r w:rsidR="00B75552" w:rsidRPr="00A9381B">
        <w:rPr>
          <w:rFonts w:asciiTheme="majorBidi" w:hAnsiTheme="majorBidi" w:cstheme="majorBidi"/>
          <w:color w:val="000000" w:themeColor="text1"/>
          <w:lang w:val="fr-FR"/>
        </w:rPr>
        <w:t xml:space="preserve"> </w:t>
      </w:r>
      <w:r w:rsidR="00D971A8" w:rsidRPr="00A9381B">
        <w:rPr>
          <w:rFonts w:asciiTheme="majorBidi" w:hAnsiTheme="majorBidi" w:cstheme="majorBidi"/>
          <w:color w:val="000000" w:themeColor="text1"/>
          <w:lang w:val="fr-FR"/>
        </w:rPr>
        <w:t>du 29 janvier 1993 relative à la prévention</w:t>
      </w:r>
      <w:r w:rsidR="002D1AF2" w:rsidRPr="00A9381B">
        <w:rPr>
          <w:rFonts w:asciiTheme="majorBidi" w:hAnsiTheme="majorBidi" w:cstheme="majorBidi"/>
          <w:color w:val="000000" w:themeColor="text1"/>
          <w:lang w:val="fr-FR"/>
        </w:rPr>
        <w:t xml:space="preserve"> de la corruption et à </w:t>
      </w:r>
      <w:r w:rsidR="00D971A8" w:rsidRPr="00A9381B">
        <w:rPr>
          <w:rFonts w:asciiTheme="majorBidi" w:hAnsiTheme="majorBidi" w:cstheme="majorBidi"/>
          <w:color w:val="000000" w:themeColor="text1"/>
          <w:lang w:val="fr-FR"/>
        </w:rPr>
        <w:t>la transparence de</w:t>
      </w:r>
      <w:r w:rsidR="00D971A8" w:rsidRPr="00A9381B">
        <w:rPr>
          <w:rFonts w:asciiTheme="majorBidi" w:hAnsiTheme="majorBidi" w:cstheme="majorBidi"/>
          <w:color w:val="000000" w:themeColor="text1"/>
          <w:sz w:val="24"/>
          <w:szCs w:val="24"/>
          <w:lang w:val="fr-FR"/>
        </w:rPr>
        <w:t xml:space="preserve"> </w:t>
      </w:r>
      <w:r w:rsidR="00D971A8" w:rsidRPr="00A9381B">
        <w:rPr>
          <w:rFonts w:asciiTheme="majorBidi" w:hAnsiTheme="majorBidi" w:cstheme="majorBidi"/>
          <w:color w:val="000000" w:themeColor="text1"/>
          <w:lang w:val="fr-FR"/>
        </w:rPr>
        <w:t xml:space="preserve">la vie économique et des </w:t>
      </w:r>
      <w:r w:rsidR="002D1AF2" w:rsidRPr="00A9381B">
        <w:rPr>
          <w:rFonts w:asciiTheme="majorBidi" w:hAnsiTheme="majorBidi" w:cstheme="majorBidi"/>
          <w:color w:val="000000" w:themeColor="text1"/>
          <w:lang w:val="fr-FR"/>
        </w:rPr>
        <w:t>procédures</w:t>
      </w:r>
      <w:r w:rsidR="00D971A8" w:rsidRPr="00A9381B">
        <w:rPr>
          <w:rFonts w:asciiTheme="majorBidi" w:hAnsiTheme="majorBidi" w:cstheme="majorBidi"/>
          <w:color w:val="000000" w:themeColor="text1"/>
          <w:lang w:val="fr-FR"/>
        </w:rPr>
        <w:t xml:space="preserve"> public</w:t>
      </w:r>
      <w:r w:rsidR="002D1AF2" w:rsidRPr="00A9381B">
        <w:rPr>
          <w:rFonts w:asciiTheme="majorBidi" w:hAnsiTheme="majorBidi" w:cstheme="majorBidi"/>
          <w:color w:val="000000" w:themeColor="text1"/>
          <w:lang w:val="fr-FR"/>
        </w:rPr>
        <w:t>,</w:t>
      </w:r>
      <w:r w:rsidR="00D971A8" w:rsidRPr="00A9381B">
        <w:rPr>
          <w:rFonts w:asciiTheme="majorBidi" w:hAnsiTheme="majorBidi" w:cstheme="majorBidi"/>
          <w:color w:val="000000" w:themeColor="text1"/>
          <w:lang w:val="fr-FR"/>
        </w:rPr>
        <w:t xml:space="preserve"> JORF n</w:t>
      </w:r>
      <w:r w:rsidR="002D1AF2" w:rsidRPr="00A9381B">
        <w:rPr>
          <w:rFonts w:asciiTheme="majorBidi" w:hAnsiTheme="majorBidi" w:cstheme="majorBidi"/>
          <w:color w:val="000000" w:themeColor="text1"/>
          <w:lang w:val="fr-FR"/>
        </w:rPr>
        <w:t>°</w:t>
      </w:r>
      <w:r w:rsidR="00D971A8" w:rsidRPr="00A9381B">
        <w:rPr>
          <w:rFonts w:asciiTheme="majorBidi" w:hAnsiTheme="majorBidi" w:cstheme="majorBidi"/>
          <w:color w:val="000000" w:themeColor="text1"/>
          <w:lang w:val="fr-FR"/>
        </w:rPr>
        <w:t xml:space="preserve"> 25 du 30 janvier 1993 modif</w:t>
      </w:r>
      <w:r w:rsidR="00AF6C2E" w:rsidRPr="00A9381B">
        <w:rPr>
          <w:rFonts w:asciiTheme="majorBidi" w:hAnsiTheme="majorBidi" w:cstheme="majorBidi"/>
          <w:color w:val="000000" w:themeColor="text1"/>
          <w:lang w:val="fr-FR"/>
        </w:rPr>
        <w:t>ier</w:t>
      </w:r>
      <w:r w:rsidR="00AF6C2E" w:rsidRPr="00A9381B">
        <w:rPr>
          <w:rFonts w:asciiTheme="majorBidi" w:hAnsiTheme="majorBidi" w:cstheme="majorBidi"/>
          <w:color w:val="000000" w:themeColor="text1"/>
          <w:rtl/>
          <w:lang w:val="fr-FR"/>
        </w:rPr>
        <w:t xml:space="preserve"> </w:t>
      </w:r>
      <w:r w:rsidR="00AF6C2E" w:rsidRPr="00A9381B">
        <w:rPr>
          <w:rFonts w:asciiTheme="majorBidi" w:hAnsiTheme="majorBidi" w:cstheme="majorBidi"/>
          <w:color w:val="000000" w:themeColor="text1"/>
          <w:lang w:val="fr-FR"/>
        </w:rPr>
        <w:t>par la l</w:t>
      </w:r>
      <w:r w:rsidR="00D971A8" w:rsidRPr="00A9381B">
        <w:rPr>
          <w:rFonts w:asciiTheme="majorBidi" w:hAnsiTheme="majorBidi" w:cstheme="majorBidi"/>
          <w:color w:val="000000" w:themeColor="text1"/>
          <w:lang w:val="fr-FR"/>
        </w:rPr>
        <w:t>oi n</w:t>
      </w:r>
      <w:r w:rsidR="00A44CCA" w:rsidRPr="00A9381B">
        <w:rPr>
          <w:rFonts w:asciiTheme="majorBidi" w:hAnsiTheme="majorBidi" w:cstheme="majorBidi"/>
          <w:color w:val="000000" w:themeColor="text1"/>
          <w:lang w:val="fr-FR"/>
        </w:rPr>
        <w:t>°</w:t>
      </w:r>
      <w:r w:rsidR="00D971A8" w:rsidRPr="00A9381B">
        <w:rPr>
          <w:rFonts w:asciiTheme="majorBidi" w:hAnsiTheme="majorBidi" w:cstheme="majorBidi"/>
          <w:color w:val="000000" w:themeColor="text1"/>
          <w:lang w:val="fr-FR"/>
        </w:rPr>
        <w:t xml:space="preserve"> 1168-2001 du 11</w:t>
      </w:r>
      <w:r w:rsidR="00A44CCA" w:rsidRPr="00A9381B">
        <w:rPr>
          <w:rFonts w:asciiTheme="majorBidi" w:hAnsiTheme="majorBidi" w:cstheme="majorBidi"/>
          <w:color w:val="000000" w:themeColor="text1"/>
          <w:lang w:val="fr-FR"/>
        </w:rPr>
        <w:t xml:space="preserve"> </w:t>
      </w:r>
      <w:r w:rsidR="00250E70" w:rsidRPr="00A9381B">
        <w:rPr>
          <w:rFonts w:asciiTheme="majorBidi" w:hAnsiTheme="majorBidi" w:cstheme="majorBidi"/>
          <w:color w:val="000000" w:themeColor="text1"/>
          <w:lang w:val="fr-FR"/>
        </w:rPr>
        <w:t>décembre</w:t>
      </w:r>
      <w:r w:rsidR="00D971A8" w:rsidRPr="00A9381B">
        <w:rPr>
          <w:rFonts w:asciiTheme="majorBidi" w:hAnsiTheme="majorBidi" w:cstheme="majorBidi"/>
          <w:color w:val="000000" w:themeColor="text1"/>
          <w:lang w:val="fr-FR"/>
        </w:rPr>
        <w:t xml:space="preserve"> 2001</w:t>
      </w:r>
      <w:r w:rsidR="00A44CCA" w:rsidRPr="00A9381B">
        <w:rPr>
          <w:rFonts w:asciiTheme="majorBidi" w:hAnsiTheme="majorBidi" w:cstheme="majorBidi"/>
          <w:color w:val="000000" w:themeColor="text1"/>
          <w:lang w:val="fr-FR"/>
        </w:rPr>
        <w:t xml:space="preserve"> </w:t>
      </w:r>
      <w:r w:rsidR="00D971A8" w:rsidRPr="00A9381B">
        <w:rPr>
          <w:rFonts w:asciiTheme="majorBidi" w:hAnsiTheme="majorBidi" w:cstheme="majorBidi"/>
          <w:color w:val="000000" w:themeColor="text1"/>
          <w:lang w:val="fr-FR"/>
        </w:rPr>
        <w:t xml:space="preserve">portant </w:t>
      </w:r>
      <w:r w:rsidR="00250E70" w:rsidRPr="00A9381B">
        <w:rPr>
          <w:rFonts w:asciiTheme="majorBidi" w:hAnsiTheme="majorBidi" w:cstheme="majorBidi"/>
          <w:color w:val="000000" w:themeColor="text1"/>
          <w:lang w:val="fr-FR"/>
        </w:rPr>
        <w:t xml:space="preserve">les </w:t>
      </w:r>
      <w:r w:rsidR="00D971A8" w:rsidRPr="00A9381B">
        <w:rPr>
          <w:rFonts w:asciiTheme="majorBidi" w:hAnsiTheme="majorBidi" w:cstheme="majorBidi"/>
          <w:color w:val="000000" w:themeColor="text1"/>
          <w:lang w:val="fr-FR"/>
        </w:rPr>
        <w:t>mesures urgente de réforme à caractère économique</w:t>
      </w:r>
      <w:r w:rsidR="00E9632F" w:rsidRPr="00A9381B">
        <w:rPr>
          <w:rFonts w:asciiTheme="majorBidi" w:hAnsiTheme="majorBidi" w:cstheme="majorBidi"/>
          <w:color w:val="000000" w:themeColor="text1"/>
          <w:lang w:val="fr-FR"/>
        </w:rPr>
        <w:t xml:space="preserve"> et financier JORF n° </w:t>
      </w:r>
      <w:r w:rsidR="00D971A8" w:rsidRPr="00A9381B">
        <w:rPr>
          <w:rFonts w:asciiTheme="majorBidi" w:hAnsiTheme="majorBidi" w:cstheme="majorBidi"/>
          <w:color w:val="000000" w:themeColor="text1"/>
          <w:lang w:val="fr-FR"/>
        </w:rPr>
        <w:t>288 de 11 décembre 2001</w:t>
      </w:r>
      <w:r w:rsidR="008E07E3" w:rsidRPr="00A9381B">
        <w:rPr>
          <w:rFonts w:asciiTheme="majorBidi" w:hAnsiTheme="majorBidi" w:cstheme="majorBidi"/>
          <w:color w:val="000000" w:themeColor="text1"/>
          <w:lang w:val="fr-FR"/>
        </w:rPr>
        <w:t>.</w:t>
      </w:r>
      <w:r w:rsidR="00D971A8" w:rsidRPr="00A9381B">
        <w:rPr>
          <w:rFonts w:asciiTheme="majorBidi" w:hAnsiTheme="majorBidi" w:cstheme="majorBidi"/>
          <w:color w:val="000000" w:themeColor="text1"/>
          <w:lang w:val="fr-FR"/>
        </w:rPr>
        <w:t xml:space="preserve"> </w:t>
      </w:r>
    </w:p>
    <w:p w14:paraId="7865BAC2" w14:textId="21489D36" w:rsidR="00D971A8" w:rsidRPr="00A9381B" w:rsidRDefault="00D77400" w:rsidP="007906BD">
      <w:pPr>
        <w:bidi w:val="0"/>
        <w:ind w:firstLine="0"/>
        <w:rPr>
          <w:color w:val="000000" w:themeColor="text1"/>
          <w:rtl/>
          <w:lang w:val="fr-FR"/>
        </w:rPr>
      </w:pPr>
      <w:r w:rsidRPr="00A9381B">
        <w:rPr>
          <w:rFonts w:asciiTheme="majorBidi" w:hAnsiTheme="majorBidi" w:cstheme="majorBidi"/>
          <w:color w:val="000000" w:themeColor="text1"/>
          <w:rtl/>
          <w:lang w:val="fr-FR"/>
        </w:rPr>
        <w:t>2</w:t>
      </w:r>
      <w:r w:rsidR="00E17EA7" w:rsidRPr="00A9381B">
        <w:rPr>
          <w:rFonts w:asciiTheme="majorBidi" w:hAnsiTheme="majorBidi" w:cstheme="majorBidi"/>
          <w:color w:val="000000" w:themeColor="text1"/>
          <w:lang w:val="fr-FR"/>
        </w:rPr>
        <w:t xml:space="preserve">. </w:t>
      </w:r>
      <w:r w:rsidR="00D971A8" w:rsidRPr="00A9381B">
        <w:rPr>
          <w:rFonts w:asciiTheme="majorBidi" w:hAnsiTheme="majorBidi" w:cstheme="majorBidi"/>
          <w:color w:val="000000" w:themeColor="text1"/>
          <w:lang w:val="fr-FR"/>
        </w:rPr>
        <w:t xml:space="preserve">Loi </w:t>
      </w:r>
      <w:r w:rsidR="00E17EA7" w:rsidRPr="00A9381B">
        <w:rPr>
          <w:rFonts w:asciiTheme="majorBidi" w:hAnsiTheme="majorBidi" w:cstheme="majorBidi"/>
          <w:color w:val="000000" w:themeColor="text1"/>
          <w:lang w:val="fr-FR"/>
        </w:rPr>
        <w:t>n°</w:t>
      </w:r>
      <w:r w:rsidR="00D971A8" w:rsidRPr="00A9381B">
        <w:rPr>
          <w:rFonts w:asciiTheme="majorBidi" w:hAnsiTheme="majorBidi" w:cstheme="majorBidi"/>
          <w:color w:val="000000" w:themeColor="text1"/>
          <w:lang w:val="fr-FR"/>
        </w:rPr>
        <w:t xml:space="preserve"> 92 relative al l’administration territorial de la </w:t>
      </w:r>
      <w:r w:rsidR="00250E70" w:rsidRPr="00A9381B">
        <w:rPr>
          <w:rFonts w:asciiTheme="majorBidi" w:hAnsiTheme="majorBidi" w:cstheme="majorBidi"/>
          <w:color w:val="000000" w:themeColor="text1"/>
          <w:lang w:val="fr-FR"/>
        </w:rPr>
        <w:t>république</w:t>
      </w:r>
      <w:r w:rsidR="00D971A8" w:rsidRPr="00A9381B">
        <w:rPr>
          <w:rFonts w:asciiTheme="majorBidi" w:hAnsiTheme="majorBidi" w:cstheme="majorBidi"/>
          <w:color w:val="000000" w:themeColor="text1"/>
          <w:lang w:val="fr-FR"/>
        </w:rPr>
        <w:t xml:space="preserve"> JORF </w:t>
      </w:r>
      <w:r w:rsidR="00E17EA7" w:rsidRPr="00A9381B">
        <w:rPr>
          <w:rFonts w:asciiTheme="majorBidi" w:hAnsiTheme="majorBidi" w:cstheme="majorBidi"/>
          <w:color w:val="000000" w:themeColor="text1"/>
          <w:lang w:val="fr-FR"/>
        </w:rPr>
        <w:t>n°</w:t>
      </w:r>
      <w:r w:rsidR="00D971A8" w:rsidRPr="00A9381B">
        <w:rPr>
          <w:rFonts w:asciiTheme="majorBidi" w:hAnsiTheme="majorBidi" w:cstheme="majorBidi"/>
          <w:color w:val="000000" w:themeColor="text1"/>
          <w:lang w:val="fr-FR"/>
        </w:rPr>
        <w:t xml:space="preserve"> 33</w:t>
      </w:r>
      <w:r w:rsidR="00E17EA7" w:rsidRPr="00A9381B">
        <w:rPr>
          <w:rFonts w:asciiTheme="majorBidi" w:hAnsiTheme="majorBidi" w:cstheme="majorBidi"/>
          <w:color w:val="000000" w:themeColor="text1"/>
          <w:lang w:val="fr-FR"/>
        </w:rPr>
        <w:t xml:space="preserve"> </w:t>
      </w:r>
      <w:r w:rsidR="00D971A8" w:rsidRPr="00A9381B">
        <w:rPr>
          <w:rFonts w:asciiTheme="majorBidi" w:hAnsiTheme="majorBidi" w:cstheme="majorBidi"/>
          <w:color w:val="000000" w:themeColor="text1"/>
          <w:lang w:val="fr-FR"/>
        </w:rPr>
        <w:t>du 08 février 1992.</w:t>
      </w:r>
    </w:p>
    <w:p w14:paraId="63A00596" w14:textId="177864FA" w:rsidR="00D971A8" w:rsidRPr="00DE6131" w:rsidRDefault="0064776F" w:rsidP="0064776F">
      <w:pPr>
        <w:tabs>
          <w:tab w:val="left" w:pos="8077"/>
        </w:tabs>
        <w:bidi w:val="0"/>
        <w:ind w:firstLine="0"/>
        <w:jc w:val="left"/>
        <w:rPr>
          <w:color w:val="000000" w:themeColor="text1"/>
          <w:rtl/>
        </w:rPr>
      </w:pPr>
      <w:r>
        <w:rPr>
          <w:b/>
          <w:bCs/>
          <w:color w:val="000000" w:themeColor="text1"/>
          <w:lang w:val="fr-FR"/>
        </w:rPr>
        <w:t>Sites Internet :</w:t>
      </w:r>
    </w:p>
    <w:p w14:paraId="3AB4645E" w14:textId="34D2285A" w:rsidR="00D971A8" w:rsidRPr="009413FE" w:rsidRDefault="009413FE" w:rsidP="0064776F">
      <w:pPr>
        <w:pStyle w:val="Notedefin"/>
        <w:bidi w:val="0"/>
        <w:ind w:firstLine="0"/>
        <w:rPr>
          <w:rFonts w:asciiTheme="majorBidi" w:eastAsia="SimSun" w:hAnsiTheme="majorBidi" w:cstheme="majorBidi"/>
          <w:color w:val="000000" w:themeColor="text1"/>
          <w:sz w:val="28"/>
          <w:szCs w:val="28"/>
          <w:lang w:val="fr-FR" w:eastAsia="zh-CN"/>
        </w:rPr>
      </w:pPr>
      <w:r w:rsidRPr="009413FE">
        <w:rPr>
          <w:rFonts w:asciiTheme="majorBidi" w:eastAsia="SimSun" w:hAnsiTheme="majorBidi" w:cstheme="majorBidi"/>
          <w:color w:val="000000" w:themeColor="text1"/>
          <w:sz w:val="28"/>
          <w:szCs w:val="28"/>
          <w:lang w:val="fr-FR" w:eastAsia="zh-CN"/>
        </w:rPr>
        <w:t xml:space="preserve">1. </w:t>
      </w:r>
      <w:r w:rsidR="0064776F" w:rsidRPr="009413FE">
        <w:rPr>
          <w:rFonts w:asciiTheme="majorBidi" w:eastAsia="SimSun" w:hAnsiTheme="majorBidi" w:cstheme="majorBidi"/>
          <w:color w:val="000000" w:themeColor="text1"/>
          <w:sz w:val="28"/>
          <w:szCs w:val="28"/>
          <w:lang w:val="fr-FR" w:eastAsia="zh-CN"/>
        </w:rPr>
        <w:t>https://academia-arabia.com/ar/reader/2/118508</w:t>
      </w:r>
      <w:r>
        <w:rPr>
          <w:rFonts w:asciiTheme="majorBidi" w:eastAsia="SimSun" w:hAnsiTheme="majorBidi" w:cstheme="majorBidi"/>
          <w:color w:val="000000" w:themeColor="text1"/>
          <w:sz w:val="28"/>
          <w:szCs w:val="28"/>
          <w:lang w:val="fr-FR" w:eastAsia="zh-CN"/>
        </w:rPr>
        <w:t>.</w:t>
      </w:r>
    </w:p>
    <w:p w14:paraId="772AC989" w14:textId="77777777" w:rsidR="00D971A8" w:rsidRPr="00BA546D" w:rsidRDefault="00D971A8" w:rsidP="00D971A8">
      <w:pPr>
        <w:pStyle w:val="Notedefin"/>
        <w:ind w:firstLine="0"/>
        <w:rPr>
          <w:color w:val="000000" w:themeColor="text1"/>
          <w:sz w:val="28"/>
          <w:szCs w:val="28"/>
          <w:lang w:val="fr-FR"/>
        </w:rPr>
      </w:pPr>
    </w:p>
    <w:p w14:paraId="3F82772B" w14:textId="77777777" w:rsidR="00D971A8" w:rsidRPr="00DE6131" w:rsidRDefault="00D971A8" w:rsidP="00D971A8">
      <w:pPr>
        <w:pStyle w:val="Notedefin"/>
        <w:ind w:firstLine="0"/>
        <w:rPr>
          <w:b/>
          <w:bCs/>
          <w:color w:val="000000" w:themeColor="text1"/>
          <w:sz w:val="28"/>
          <w:szCs w:val="28"/>
          <w:rtl/>
        </w:rPr>
      </w:pPr>
    </w:p>
    <w:p w14:paraId="7622D192" w14:textId="77777777" w:rsidR="00D971A8" w:rsidRDefault="00D971A8" w:rsidP="00F47430">
      <w:pPr>
        <w:jc w:val="center"/>
        <w:rPr>
          <w:color w:val="000000" w:themeColor="text1"/>
          <w:rtl/>
        </w:rPr>
      </w:pPr>
    </w:p>
    <w:p w14:paraId="0B2283C4" w14:textId="77777777" w:rsidR="00D971A8" w:rsidRDefault="00D971A8" w:rsidP="00F47430">
      <w:pPr>
        <w:jc w:val="center"/>
        <w:rPr>
          <w:color w:val="000000" w:themeColor="text1"/>
          <w:rtl/>
        </w:rPr>
      </w:pPr>
    </w:p>
    <w:p w14:paraId="30CECF11" w14:textId="77777777" w:rsidR="00D971A8" w:rsidRPr="00DE6131" w:rsidRDefault="00D971A8" w:rsidP="00F47430">
      <w:pPr>
        <w:jc w:val="center"/>
        <w:rPr>
          <w:color w:val="000000" w:themeColor="text1"/>
          <w:rtl/>
        </w:rPr>
      </w:pPr>
    </w:p>
    <w:p w14:paraId="6ECCD1CD" w14:textId="3B5AC249" w:rsidR="00DE5759" w:rsidRPr="00DE6131" w:rsidRDefault="00DE5759" w:rsidP="00DC6D1B">
      <w:pPr>
        <w:rPr>
          <w:color w:val="000000" w:themeColor="text1"/>
          <w:rtl/>
        </w:rPr>
      </w:pPr>
    </w:p>
    <w:p w14:paraId="58722DB4" w14:textId="77777777" w:rsidR="00F47430" w:rsidRPr="00DE6131" w:rsidRDefault="00F47430" w:rsidP="00F47430">
      <w:pPr>
        <w:jc w:val="center"/>
        <w:rPr>
          <w:color w:val="000000" w:themeColor="text1"/>
          <w:rtl/>
        </w:rPr>
      </w:pPr>
    </w:p>
    <w:p w14:paraId="2F503440" w14:textId="77777777" w:rsidR="00F47430" w:rsidRPr="00DE6131" w:rsidRDefault="00F47430" w:rsidP="00F47430">
      <w:pPr>
        <w:jc w:val="center"/>
        <w:rPr>
          <w:color w:val="000000" w:themeColor="text1"/>
          <w:rtl/>
        </w:rPr>
      </w:pPr>
    </w:p>
    <w:p w14:paraId="32F13745" w14:textId="77777777" w:rsidR="00F47430" w:rsidRPr="00DE6131" w:rsidRDefault="00F47430" w:rsidP="00F47430">
      <w:pPr>
        <w:jc w:val="center"/>
        <w:rPr>
          <w:color w:val="000000" w:themeColor="text1"/>
          <w:rtl/>
        </w:rPr>
      </w:pPr>
    </w:p>
    <w:p w14:paraId="6AE2187F" w14:textId="77777777" w:rsidR="00F47430" w:rsidRPr="00DE6131" w:rsidRDefault="00F47430" w:rsidP="00F47430">
      <w:pPr>
        <w:jc w:val="center"/>
        <w:rPr>
          <w:b/>
          <w:bCs/>
          <w:color w:val="000000" w:themeColor="text1"/>
          <w:sz w:val="46"/>
          <w:szCs w:val="46"/>
          <w:rtl/>
        </w:rPr>
      </w:pPr>
    </w:p>
    <w:p w14:paraId="5C8B910F" w14:textId="77777777" w:rsidR="00300B7D" w:rsidRPr="00DE6131" w:rsidRDefault="00300B7D" w:rsidP="00F47430">
      <w:pPr>
        <w:jc w:val="center"/>
        <w:rPr>
          <w:b/>
          <w:bCs/>
          <w:color w:val="000000" w:themeColor="text1"/>
          <w:sz w:val="46"/>
          <w:szCs w:val="46"/>
          <w:rtl/>
        </w:rPr>
      </w:pPr>
    </w:p>
    <w:p w14:paraId="505CAAEF" w14:textId="77777777" w:rsidR="006A1374" w:rsidRDefault="006A1374" w:rsidP="00F47430">
      <w:pPr>
        <w:jc w:val="center"/>
        <w:rPr>
          <w:b/>
          <w:bCs/>
          <w:color w:val="000000" w:themeColor="text1"/>
          <w:sz w:val="46"/>
          <w:szCs w:val="46"/>
          <w:rtl/>
        </w:rPr>
        <w:sectPr w:rsidR="006A1374" w:rsidSect="007744BE">
          <w:headerReference w:type="default" r:id="rId23"/>
          <w:footerReference w:type="default" r:id="rId24"/>
          <w:footnotePr>
            <w:pos w:val="beneathText"/>
            <w:numRestart w:val="eachPage"/>
          </w:footnotePr>
          <w:pgSz w:w="11907" w:h="16839" w:code="9"/>
          <w:pgMar w:top="1418" w:right="1275" w:bottom="1418" w:left="1418" w:header="709" w:footer="709" w:gutter="0"/>
          <w:cols w:space="708"/>
          <w:vAlign w:val="both"/>
          <w:docGrid w:linePitch="381"/>
        </w:sectPr>
      </w:pPr>
    </w:p>
    <w:p w14:paraId="4E33DF0D" w14:textId="7504B33A" w:rsidR="000619B9" w:rsidRPr="00DE6131" w:rsidRDefault="000619B9" w:rsidP="00F47430">
      <w:pPr>
        <w:jc w:val="center"/>
        <w:rPr>
          <w:b/>
          <w:bCs/>
          <w:color w:val="000000" w:themeColor="text1"/>
          <w:sz w:val="46"/>
          <w:szCs w:val="46"/>
          <w:rtl/>
        </w:rPr>
      </w:pPr>
    </w:p>
    <w:p w14:paraId="3700CD64" w14:textId="77777777" w:rsidR="000619B9" w:rsidRPr="00DE6131" w:rsidRDefault="000619B9" w:rsidP="00F47430">
      <w:pPr>
        <w:jc w:val="center"/>
        <w:rPr>
          <w:b/>
          <w:bCs/>
          <w:color w:val="000000" w:themeColor="text1"/>
          <w:sz w:val="46"/>
          <w:szCs w:val="46"/>
          <w:rtl/>
        </w:rPr>
      </w:pPr>
    </w:p>
    <w:p w14:paraId="34D43CBC" w14:textId="77777777" w:rsidR="000619B9" w:rsidRPr="00DE6131" w:rsidRDefault="000619B9" w:rsidP="00F47430">
      <w:pPr>
        <w:jc w:val="center"/>
        <w:rPr>
          <w:b/>
          <w:bCs/>
          <w:color w:val="000000" w:themeColor="text1"/>
          <w:sz w:val="46"/>
          <w:szCs w:val="46"/>
          <w:rtl/>
        </w:rPr>
      </w:pPr>
    </w:p>
    <w:p w14:paraId="4D2AD61B" w14:textId="77777777" w:rsidR="000619B9" w:rsidRPr="00DE6131" w:rsidRDefault="000619B9" w:rsidP="00F47430">
      <w:pPr>
        <w:jc w:val="center"/>
        <w:rPr>
          <w:b/>
          <w:bCs/>
          <w:color w:val="000000" w:themeColor="text1"/>
          <w:sz w:val="46"/>
          <w:szCs w:val="46"/>
          <w:rtl/>
        </w:rPr>
      </w:pPr>
    </w:p>
    <w:p w14:paraId="7F64B387" w14:textId="77777777" w:rsidR="000619B9" w:rsidRPr="00DE6131" w:rsidRDefault="000619B9" w:rsidP="00F47430">
      <w:pPr>
        <w:jc w:val="center"/>
        <w:rPr>
          <w:b/>
          <w:bCs/>
          <w:color w:val="000000" w:themeColor="text1"/>
          <w:sz w:val="46"/>
          <w:szCs w:val="46"/>
          <w:rtl/>
        </w:rPr>
      </w:pPr>
    </w:p>
    <w:p w14:paraId="55484D8F" w14:textId="77777777" w:rsidR="000619B9" w:rsidRPr="00DE6131" w:rsidRDefault="000619B9" w:rsidP="00F47430">
      <w:pPr>
        <w:jc w:val="center"/>
        <w:rPr>
          <w:b/>
          <w:bCs/>
          <w:color w:val="000000" w:themeColor="text1"/>
          <w:sz w:val="46"/>
          <w:szCs w:val="46"/>
          <w:rtl/>
        </w:rPr>
      </w:pPr>
    </w:p>
    <w:p w14:paraId="51D4492E" w14:textId="77777777" w:rsidR="000619B9" w:rsidRPr="00DE6131" w:rsidRDefault="000619B9" w:rsidP="00F47430">
      <w:pPr>
        <w:jc w:val="center"/>
        <w:rPr>
          <w:b/>
          <w:bCs/>
          <w:color w:val="000000" w:themeColor="text1"/>
          <w:sz w:val="46"/>
          <w:szCs w:val="46"/>
          <w:rtl/>
        </w:rPr>
      </w:pPr>
    </w:p>
    <w:p w14:paraId="58084892" w14:textId="77777777" w:rsidR="000619B9" w:rsidRPr="00DE6131" w:rsidRDefault="000619B9" w:rsidP="00F47430">
      <w:pPr>
        <w:jc w:val="center"/>
        <w:rPr>
          <w:b/>
          <w:bCs/>
          <w:color w:val="000000" w:themeColor="text1"/>
          <w:sz w:val="46"/>
          <w:szCs w:val="46"/>
          <w:rtl/>
        </w:rPr>
      </w:pPr>
    </w:p>
    <w:p w14:paraId="1269F9D9" w14:textId="77777777" w:rsidR="00300B7D" w:rsidRPr="00DE6131" w:rsidRDefault="00300B7D" w:rsidP="00F47430">
      <w:pPr>
        <w:jc w:val="center"/>
        <w:rPr>
          <w:b/>
          <w:bCs/>
          <w:color w:val="000000" w:themeColor="text1"/>
          <w:sz w:val="46"/>
          <w:szCs w:val="46"/>
          <w:rtl/>
        </w:rPr>
      </w:pPr>
    </w:p>
    <w:p w14:paraId="06A2B2B5" w14:textId="77777777" w:rsidR="00300B7D" w:rsidRPr="00DE6131" w:rsidRDefault="00300B7D" w:rsidP="00F47430">
      <w:pPr>
        <w:jc w:val="center"/>
        <w:rPr>
          <w:b/>
          <w:bCs/>
          <w:color w:val="000000" w:themeColor="text1"/>
          <w:sz w:val="46"/>
          <w:szCs w:val="46"/>
          <w:rtl/>
        </w:rPr>
      </w:pPr>
    </w:p>
    <w:p w14:paraId="3D0A7572" w14:textId="77777777" w:rsidR="00DC6D1B" w:rsidRPr="00DE6131" w:rsidRDefault="00DC6D1B" w:rsidP="00F47430">
      <w:pPr>
        <w:jc w:val="center"/>
        <w:rPr>
          <w:b/>
          <w:bCs/>
          <w:color w:val="000000" w:themeColor="text1"/>
          <w:sz w:val="46"/>
          <w:szCs w:val="46"/>
          <w:rtl/>
        </w:rPr>
      </w:pPr>
    </w:p>
    <w:p w14:paraId="554865C3" w14:textId="77777777" w:rsidR="00DC6D1B" w:rsidRPr="00DE6131" w:rsidRDefault="00DC6D1B" w:rsidP="00F47430">
      <w:pPr>
        <w:jc w:val="center"/>
        <w:rPr>
          <w:b/>
          <w:bCs/>
          <w:color w:val="000000" w:themeColor="text1"/>
          <w:sz w:val="46"/>
          <w:szCs w:val="46"/>
          <w:rtl/>
        </w:rPr>
      </w:pPr>
    </w:p>
    <w:p w14:paraId="7ED2B672" w14:textId="58EB128F" w:rsidR="00F47430" w:rsidRPr="00DE6131" w:rsidRDefault="00F47430" w:rsidP="00EE0B9F">
      <w:pPr>
        <w:jc w:val="center"/>
        <w:outlineLvl w:val="2"/>
        <w:rPr>
          <w:b/>
          <w:bCs/>
          <w:color w:val="000000" w:themeColor="text1"/>
          <w:sz w:val="46"/>
          <w:szCs w:val="46"/>
          <w:rtl/>
        </w:rPr>
      </w:pPr>
      <w:bookmarkStart w:id="317" w:name="_Toc168134121"/>
      <w:r w:rsidRPr="00DE6131">
        <w:rPr>
          <w:rFonts w:hint="cs"/>
          <w:b/>
          <w:bCs/>
          <w:color w:val="000000" w:themeColor="text1"/>
          <w:sz w:val="46"/>
          <w:szCs w:val="46"/>
          <w:rtl/>
        </w:rPr>
        <w:t>فهرس المحتويات</w:t>
      </w:r>
      <w:bookmarkEnd w:id="317"/>
    </w:p>
    <w:p w14:paraId="6928F34F" w14:textId="77777777" w:rsidR="00F47430" w:rsidRPr="00DE6131" w:rsidRDefault="00F47430" w:rsidP="00F47430">
      <w:pPr>
        <w:jc w:val="center"/>
        <w:rPr>
          <w:color w:val="000000" w:themeColor="text1"/>
          <w:rtl/>
        </w:rPr>
      </w:pPr>
    </w:p>
    <w:p w14:paraId="53464CE6" w14:textId="77777777" w:rsidR="00094A08" w:rsidRDefault="00094A08" w:rsidP="00D971A8">
      <w:pPr>
        <w:ind w:firstLine="0"/>
        <w:jc w:val="both"/>
        <w:rPr>
          <w:color w:val="000000" w:themeColor="text1"/>
          <w:rtl/>
        </w:rPr>
      </w:pPr>
    </w:p>
    <w:p w14:paraId="4B00F470" w14:textId="77777777" w:rsidR="00094A08" w:rsidRDefault="00094A08" w:rsidP="00F47430">
      <w:pPr>
        <w:jc w:val="center"/>
        <w:rPr>
          <w:color w:val="000000" w:themeColor="text1"/>
          <w:rtl/>
        </w:rPr>
      </w:pPr>
    </w:p>
    <w:p w14:paraId="35B6B182" w14:textId="77777777" w:rsidR="0054251A" w:rsidRDefault="0054251A" w:rsidP="00F47430">
      <w:pPr>
        <w:jc w:val="center"/>
        <w:rPr>
          <w:color w:val="000000" w:themeColor="text1"/>
          <w:rtl/>
        </w:rPr>
      </w:pPr>
    </w:p>
    <w:p w14:paraId="3CC48585" w14:textId="77777777" w:rsidR="0054251A" w:rsidRDefault="0054251A" w:rsidP="00F47430">
      <w:pPr>
        <w:jc w:val="center"/>
        <w:rPr>
          <w:color w:val="000000" w:themeColor="text1"/>
          <w:rtl/>
        </w:rPr>
      </w:pPr>
    </w:p>
    <w:p w14:paraId="5A43091F" w14:textId="77777777" w:rsidR="0054251A" w:rsidRDefault="0054251A" w:rsidP="00F47430">
      <w:pPr>
        <w:jc w:val="center"/>
        <w:rPr>
          <w:color w:val="000000" w:themeColor="text1"/>
          <w:rtl/>
        </w:rPr>
      </w:pPr>
    </w:p>
    <w:p w14:paraId="58C1C0E1" w14:textId="77777777" w:rsidR="0054251A" w:rsidRDefault="0054251A" w:rsidP="00F47430">
      <w:pPr>
        <w:jc w:val="center"/>
        <w:rPr>
          <w:color w:val="000000" w:themeColor="text1"/>
          <w:rtl/>
        </w:rPr>
      </w:pPr>
    </w:p>
    <w:p w14:paraId="1C1150AE" w14:textId="77777777" w:rsidR="0054251A" w:rsidRDefault="0054251A" w:rsidP="00F47430">
      <w:pPr>
        <w:jc w:val="center"/>
        <w:rPr>
          <w:color w:val="000000" w:themeColor="text1"/>
          <w:rtl/>
        </w:rPr>
      </w:pPr>
    </w:p>
    <w:p w14:paraId="5F50EDFD" w14:textId="77777777" w:rsidR="0054251A" w:rsidRDefault="0054251A" w:rsidP="00F47430">
      <w:pPr>
        <w:jc w:val="center"/>
        <w:rPr>
          <w:color w:val="000000" w:themeColor="text1"/>
          <w:rtl/>
        </w:rPr>
      </w:pPr>
    </w:p>
    <w:p w14:paraId="3EC6E764" w14:textId="77777777" w:rsidR="0054251A" w:rsidRDefault="0054251A" w:rsidP="00F47430">
      <w:pPr>
        <w:jc w:val="center"/>
        <w:rPr>
          <w:color w:val="000000" w:themeColor="text1"/>
          <w:rtl/>
        </w:rPr>
      </w:pPr>
    </w:p>
    <w:p w14:paraId="6FA7B10E" w14:textId="77777777" w:rsidR="0054251A" w:rsidRDefault="0054251A" w:rsidP="00F47430">
      <w:pPr>
        <w:jc w:val="center"/>
        <w:rPr>
          <w:color w:val="000000" w:themeColor="text1"/>
          <w:rtl/>
        </w:rPr>
      </w:pPr>
    </w:p>
    <w:p w14:paraId="0F405C1A" w14:textId="77777777" w:rsidR="0054251A" w:rsidRDefault="0054251A" w:rsidP="00F47430">
      <w:pPr>
        <w:jc w:val="center"/>
        <w:rPr>
          <w:color w:val="000000" w:themeColor="text1"/>
          <w:rtl/>
        </w:rPr>
      </w:pPr>
    </w:p>
    <w:p w14:paraId="331A0838" w14:textId="77777777" w:rsidR="0054251A" w:rsidRDefault="0054251A" w:rsidP="00F47430">
      <w:pPr>
        <w:jc w:val="center"/>
        <w:rPr>
          <w:color w:val="000000" w:themeColor="text1"/>
          <w:rtl/>
        </w:rPr>
      </w:pPr>
    </w:p>
    <w:p w14:paraId="08BA1DB8" w14:textId="77777777" w:rsidR="0054251A" w:rsidRDefault="0054251A" w:rsidP="00F47430">
      <w:pPr>
        <w:jc w:val="center"/>
        <w:rPr>
          <w:color w:val="000000" w:themeColor="text1"/>
          <w:rtl/>
        </w:rPr>
      </w:pPr>
    </w:p>
    <w:p w14:paraId="6712D95C" w14:textId="77777777" w:rsidR="0054251A" w:rsidRDefault="0054251A" w:rsidP="00F47430">
      <w:pPr>
        <w:jc w:val="center"/>
        <w:rPr>
          <w:color w:val="000000" w:themeColor="text1"/>
          <w:rtl/>
        </w:rPr>
      </w:pPr>
    </w:p>
    <w:p w14:paraId="0FF4292C" w14:textId="77777777" w:rsidR="006A1374" w:rsidRDefault="006A1374" w:rsidP="00F47430">
      <w:pPr>
        <w:jc w:val="center"/>
        <w:rPr>
          <w:color w:val="000000" w:themeColor="text1"/>
          <w:rtl/>
        </w:rPr>
        <w:sectPr w:rsidR="006A1374" w:rsidSect="007744BE">
          <w:headerReference w:type="default" r:id="rId25"/>
          <w:footerReference w:type="default" r:id="rId26"/>
          <w:footnotePr>
            <w:pos w:val="beneathText"/>
            <w:numRestart w:val="eachPage"/>
          </w:footnotePr>
          <w:pgSz w:w="11907" w:h="16839" w:code="9"/>
          <w:pgMar w:top="1418" w:right="1275" w:bottom="1418" w:left="1418" w:header="709" w:footer="709" w:gutter="0"/>
          <w:cols w:space="708"/>
          <w:vAlign w:val="both"/>
          <w:docGrid w:linePitch="381"/>
        </w:sectPr>
      </w:pPr>
    </w:p>
    <w:p w14:paraId="4256E883" w14:textId="77777777" w:rsidR="0099316D" w:rsidRPr="008A2AB4" w:rsidRDefault="00B32339" w:rsidP="004305ED">
      <w:pPr>
        <w:pStyle w:val="TM1"/>
        <w:rPr>
          <w:rFonts w:asciiTheme="minorHAnsi" w:eastAsiaTheme="minorEastAsia" w:hAnsiTheme="minorHAnsi" w:cstheme="minorBidi"/>
          <w:b w:val="0"/>
          <w:bCs w:val="0"/>
          <w:sz w:val="22"/>
          <w:szCs w:val="22"/>
          <w:lang w:val="fr-FR" w:eastAsia="fr-FR" w:bidi="ar-SA"/>
        </w:rPr>
      </w:pPr>
      <w:r w:rsidRPr="008A2AB4">
        <w:rPr>
          <w:b w:val="0"/>
          <w:bCs w:val="0"/>
          <w:rtl/>
        </w:rPr>
        <w:lastRenderedPageBreak/>
        <w:fldChar w:fldCharType="begin"/>
      </w:r>
      <w:r w:rsidRPr="008A2AB4">
        <w:rPr>
          <w:b w:val="0"/>
          <w:bCs w:val="0"/>
          <w:rtl/>
        </w:rPr>
        <w:instrText xml:space="preserve"> </w:instrText>
      </w:r>
      <w:r w:rsidRPr="008A2AB4">
        <w:rPr>
          <w:b w:val="0"/>
          <w:bCs w:val="0"/>
        </w:rPr>
        <w:instrText>TOC</w:instrText>
      </w:r>
      <w:r w:rsidRPr="008A2AB4">
        <w:rPr>
          <w:b w:val="0"/>
          <w:bCs w:val="0"/>
          <w:rtl/>
        </w:rPr>
        <w:instrText xml:space="preserve"> \</w:instrText>
      </w:r>
      <w:r w:rsidRPr="008A2AB4">
        <w:rPr>
          <w:b w:val="0"/>
          <w:bCs w:val="0"/>
        </w:rPr>
        <w:instrText>o "1-5" \h \z \u</w:instrText>
      </w:r>
      <w:r w:rsidRPr="008A2AB4">
        <w:rPr>
          <w:b w:val="0"/>
          <w:bCs w:val="0"/>
          <w:rtl/>
        </w:rPr>
        <w:instrText xml:space="preserve"> </w:instrText>
      </w:r>
      <w:r w:rsidRPr="008A2AB4">
        <w:rPr>
          <w:b w:val="0"/>
          <w:bCs w:val="0"/>
          <w:rtl/>
        </w:rPr>
        <w:fldChar w:fldCharType="separate"/>
      </w:r>
      <w:hyperlink w:anchor="_Toc168134034" w:history="1">
        <w:r w:rsidR="0099316D" w:rsidRPr="008A2AB4">
          <w:rPr>
            <w:rStyle w:val="Lienhypertexte"/>
            <w:b w:val="0"/>
            <w:bCs w:val="0"/>
            <w:u w:val="none"/>
            <w:rtl/>
          </w:rPr>
          <w:t>مقدمــــة</w:t>
        </w:r>
        <w:r w:rsidR="0099316D" w:rsidRPr="008A2AB4">
          <w:rPr>
            <w:b w:val="0"/>
            <w:bCs w:val="0"/>
            <w:webHidden/>
          </w:rPr>
          <w:tab/>
        </w:r>
        <w:r w:rsidR="0099316D" w:rsidRPr="008A2AB4">
          <w:rPr>
            <w:b w:val="0"/>
            <w:bCs w:val="0"/>
            <w:webHidden/>
          </w:rPr>
          <w:fldChar w:fldCharType="begin"/>
        </w:r>
        <w:r w:rsidR="0099316D" w:rsidRPr="008A2AB4">
          <w:rPr>
            <w:b w:val="0"/>
            <w:bCs w:val="0"/>
            <w:webHidden/>
          </w:rPr>
          <w:instrText xml:space="preserve"> PAGEREF _Toc168134034 \h </w:instrText>
        </w:r>
        <w:r w:rsidR="0099316D" w:rsidRPr="008A2AB4">
          <w:rPr>
            <w:b w:val="0"/>
            <w:bCs w:val="0"/>
            <w:webHidden/>
          </w:rPr>
        </w:r>
        <w:r w:rsidR="0099316D" w:rsidRPr="008A2AB4">
          <w:rPr>
            <w:b w:val="0"/>
            <w:bCs w:val="0"/>
            <w:webHidden/>
          </w:rPr>
          <w:fldChar w:fldCharType="separate"/>
        </w:r>
        <w:r w:rsidR="008A2AB4" w:rsidRPr="008A2AB4">
          <w:rPr>
            <w:b w:val="0"/>
            <w:bCs w:val="0"/>
            <w:webHidden/>
            <w:rtl/>
          </w:rPr>
          <w:t>5</w:t>
        </w:r>
        <w:r w:rsidR="0099316D" w:rsidRPr="008A2AB4">
          <w:rPr>
            <w:b w:val="0"/>
            <w:bCs w:val="0"/>
            <w:webHidden/>
          </w:rPr>
          <w:fldChar w:fldCharType="end"/>
        </w:r>
      </w:hyperlink>
    </w:p>
    <w:p w14:paraId="1CFE43AC" w14:textId="2429C4CB" w:rsidR="0099316D" w:rsidRPr="008A2AB4" w:rsidRDefault="00633B66" w:rsidP="004305ED">
      <w:pPr>
        <w:pStyle w:val="TM1"/>
        <w:rPr>
          <w:rFonts w:asciiTheme="minorHAnsi" w:eastAsiaTheme="minorEastAsia" w:hAnsiTheme="minorHAnsi" w:cstheme="minorBidi"/>
          <w:b w:val="0"/>
          <w:bCs w:val="0"/>
          <w:sz w:val="22"/>
          <w:szCs w:val="22"/>
          <w:lang w:val="fr-FR" w:eastAsia="fr-FR" w:bidi="ar-SA"/>
        </w:rPr>
      </w:pPr>
      <w:hyperlink w:anchor="_Toc168134035" w:history="1">
        <w:r w:rsidR="0099316D" w:rsidRPr="008A2AB4">
          <w:rPr>
            <w:rStyle w:val="Lienhypertexte"/>
            <w:b w:val="0"/>
            <w:bCs w:val="0"/>
            <w:u w:val="none"/>
            <w:rtl/>
          </w:rPr>
          <w:t>الباب الأول</w:t>
        </w:r>
      </w:hyperlink>
      <w:r w:rsidR="00F27073" w:rsidRPr="008A2AB4">
        <w:rPr>
          <w:rStyle w:val="Lienhypertexte"/>
          <w:b w:val="0"/>
          <w:bCs w:val="0"/>
          <w:u w:val="none"/>
        </w:rPr>
        <w:t xml:space="preserve"> </w:t>
      </w:r>
      <w:hyperlink w:anchor="_Toc168134036" w:history="1">
        <w:r w:rsidR="0099316D" w:rsidRPr="008A2AB4">
          <w:rPr>
            <w:rStyle w:val="Lienhypertexte"/>
            <w:b w:val="0"/>
            <w:bCs w:val="0"/>
            <w:u w:val="none"/>
            <w:rtl/>
          </w:rPr>
          <w:t>ماهية عقود التفويض ودور الرقابة في نجاعتها</w:t>
        </w:r>
        <w:r w:rsidR="0099316D" w:rsidRPr="008A2AB4">
          <w:rPr>
            <w:b w:val="0"/>
            <w:bCs w:val="0"/>
            <w:webHidden/>
          </w:rPr>
          <w:tab/>
        </w:r>
        <w:r w:rsidR="0099316D" w:rsidRPr="008A2AB4">
          <w:rPr>
            <w:b w:val="0"/>
            <w:bCs w:val="0"/>
            <w:webHidden/>
          </w:rPr>
          <w:fldChar w:fldCharType="begin"/>
        </w:r>
        <w:r w:rsidR="0099316D" w:rsidRPr="008A2AB4">
          <w:rPr>
            <w:b w:val="0"/>
            <w:bCs w:val="0"/>
            <w:webHidden/>
          </w:rPr>
          <w:instrText xml:space="preserve"> PAGEREF _Toc168134036 \h </w:instrText>
        </w:r>
        <w:r w:rsidR="0099316D" w:rsidRPr="008A2AB4">
          <w:rPr>
            <w:b w:val="0"/>
            <w:bCs w:val="0"/>
            <w:webHidden/>
          </w:rPr>
        </w:r>
        <w:r w:rsidR="0099316D" w:rsidRPr="008A2AB4">
          <w:rPr>
            <w:b w:val="0"/>
            <w:bCs w:val="0"/>
            <w:webHidden/>
          </w:rPr>
          <w:fldChar w:fldCharType="separate"/>
        </w:r>
        <w:r w:rsidR="008A2AB4" w:rsidRPr="008A2AB4">
          <w:rPr>
            <w:b w:val="0"/>
            <w:bCs w:val="0"/>
            <w:webHidden/>
            <w:rtl/>
          </w:rPr>
          <w:t>8</w:t>
        </w:r>
        <w:r w:rsidR="0099316D" w:rsidRPr="008A2AB4">
          <w:rPr>
            <w:b w:val="0"/>
            <w:bCs w:val="0"/>
            <w:webHidden/>
          </w:rPr>
          <w:fldChar w:fldCharType="end"/>
        </w:r>
      </w:hyperlink>
    </w:p>
    <w:p w14:paraId="2AA7CC16" w14:textId="4979E677" w:rsidR="0099316D" w:rsidRPr="008A2AB4" w:rsidRDefault="00633B66" w:rsidP="004305ED">
      <w:pPr>
        <w:pStyle w:val="TM2"/>
        <w:ind w:left="0" w:firstLine="1"/>
        <w:rPr>
          <w:rFonts w:asciiTheme="minorHAnsi" w:eastAsiaTheme="minorEastAsia" w:hAnsiTheme="minorHAnsi" w:cstheme="minorBidi"/>
          <w:noProof/>
          <w:sz w:val="22"/>
          <w:szCs w:val="22"/>
          <w:lang w:val="fr-FR" w:eastAsia="fr-FR" w:bidi="ar-SA"/>
        </w:rPr>
      </w:pPr>
      <w:hyperlink w:anchor="_Toc168134037" w:history="1">
        <w:r w:rsidR="0099316D" w:rsidRPr="008A2AB4">
          <w:rPr>
            <w:rStyle w:val="Lienhypertexte"/>
            <w:noProof/>
            <w:u w:val="none"/>
            <w:rtl/>
          </w:rPr>
          <w:t>الفصل الأول</w:t>
        </w:r>
      </w:hyperlink>
      <w:r w:rsidR="004305ED" w:rsidRPr="008A2AB4">
        <w:rPr>
          <w:rStyle w:val="Lienhypertexte"/>
          <w:noProof/>
          <w:u w:val="none"/>
        </w:rPr>
        <w:t xml:space="preserve"> </w:t>
      </w:r>
      <w:hyperlink w:anchor="_Toc168134038" w:history="1">
        <w:r w:rsidR="0099316D" w:rsidRPr="008A2AB4">
          <w:rPr>
            <w:rStyle w:val="Lienhypertexte"/>
            <w:noProof/>
            <w:u w:val="none"/>
            <w:rtl/>
          </w:rPr>
          <w:t>الإطار المفاهيمي لعقود تفويض المرفق العام</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_Toc168134038 \h </w:instrText>
        </w:r>
        <w:r w:rsidR="0099316D" w:rsidRPr="008A2AB4">
          <w:rPr>
            <w:noProof/>
            <w:webHidden/>
          </w:rPr>
        </w:r>
        <w:r w:rsidR="0099316D" w:rsidRPr="008A2AB4">
          <w:rPr>
            <w:noProof/>
            <w:webHidden/>
          </w:rPr>
          <w:fldChar w:fldCharType="separate"/>
        </w:r>
        <w:r w:rsidR="008A2AB4" w:rsidRPr="008A2AB4">
          <w:rPr>
            <w:noProof/>
            <w:webHidden/>
            <w:rtl/>
          </w:rPr>
          <w:t>10</w:t>
        </w:r>
        <w:r w:rsidR="0099316D" w:rsidRPr="008A2AB4">
          <w:rPr>
            <w:noProof/>
            <w:webHidden/>
          </w:rPr>
          <w:fldChar w:fldCharType="end"/>
        </w:r>
      </w:hyperlink>
    </w:p>
    <w:p w14:paraId="024D34F3" w14:textId="77777777" w:rsidR="0099316D" w:rsidRPr="008A2AB4" w:rsidRDefault="00633B66" w:rsidP="0099316D">
      <w:pPr>
        <w:pStyle w:val="TM3"/>
        <w:ind w:left="0" w:firstLine="1"/>
        <w:rPr>
          <w:rFonts w:asciiTheme="minorHAnsi" w:eastAsiaTheme="minorEastAsia" w:hAnsiTheme="minorHAnsi" w:cstheme="minorBidi"/>
          <w:noProof/>
          <w:sz w:val="22"/>
          <w:szCs w:val="22"/>
          <w:lang w:val="fr-FR" w:eastAsia="fr-FR" w:bidi="ar-SA"/>
        </w:rPr>
      </w:pPr>
      <w:hyperlink w:anchor="_Toc168134039" w:history="1">
        <w:r w:rsidR="0099316D" w:rsidRPr="008A2AB4">
          <w:rPr>
            <w:rStyle w:val="Lienhypertexte"/>
            <w:noProof/>
            <w:u w:val="none"/>
            <w:rtl/>
          </w:rPr>
          <w:t>المبحث الأول: ماهية تفويضات المرفق العام</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_Toc168134039 \h </w:instrText>
        </w:r>
        <w:r w:rsidR="0099316D" w:rsidRPr="008A2AB4">
          <w:rPr>
            <w:noProof/>
            <w:webHidden/>
          </w:rPr>
        </w:r>
        <w:r w:rsidR="0099316D" w:rsidRPr="008A2AB4">
          <w:rPr>
            <w:noProof/>
            <w:webHidden/>
          </w:rPr>
          <w:fldChar w:fldCharType="separate"/>
        </w:r>
        <w:r w:rsidR="008A2AB4" w:rsidRPr="008A2AB4">
          <w:rPr>
            <w:noProof/>
            <w:webHidden/>
            <w:rtl/>
          </w:rPr>
          <w:t>11</w:t>
        </w:r>
        <w:r w:rsidR="0099316D" w:rsidRPr="008A2AB4">
          <w:rPr>
            <w:noProof/>
            <w:webHidden/>
          </w:rPr>
          <w:fldChar w:fldCharType="end"/>
        </w:r>
      </w:hyperlink>
    </w:p>
    <w:p w14:paraId="66F4F04B" w14:textId="77777777" w:rsidR="0099316D" w:rsidRPr="008A2AB4" w:rsidRDefault="00633B66" w:rsidP="0099316D">
      <w:pPr>
        <w:pStyle w:val="TM4"/>
        <w:ind w:left="0"/>
        <w:rPr>
          <w:rFonts w:asciiTheme="minorHAnsi" w:eastAsiaTheme="minorEastAsia" w:hAnsiTheme="minorHAnsi" w:cstheme="minorBidi"/>
          <w:noProof/>
          <w:sz w:val="22"/>
          <w:szCs w:val="22"/>
          <w:lang w:val="fr-FR" w:eastAsia="fr-FR" w:bidi="ar-SA"/>
        </w:rPr>
      </w:pPr>
      <w:hyperlink w:anchor="_Toc168134040" w:history="1">
        <w:r w:rsidR="0099316D" w:rsidRPr="008A2AB4">
          <w:rPr>
            <w:rStyle w:val="Lienhypertexte"/>
            <w:noProof/>
            <w:rtl/>
          </w:rPr>
          <w:t>المطلب الأول: مفهوم تفويض المرفق العام</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_Toc168134040 \h </w:instrText>
        </w:r>
        <w:r w:rsidR="0099316D" w:rsidRPr="008A2AB4">
          <w:rPr>
            <w:noProof/>
            <w:webHidden/>
          </w:rPr>
        </w:r>
        <w:r w:rsidR="0099316D" w:rsidRPr="008A2AB4">
          <w:rPr>
            <w:noProof/>
            <w:webHidden/>
          </w:rPr>
          <w:fldChar w:fldCharType="separate"/>
        </w:r>
        <w:r w:rsidR="008A2AB4" w:rsidRPr="008A2AB4">
          <w:rPr>
            <w:noProof/>
            <w:webHidden/>
            <w:rtl/>
          </w:rPr>
          <w:t>12</w:t>
        </w:r>
        <w:r w:rsidR="0099316D" w:rsidRPr="008A2AB4">
          <w:rPr>
            <w:noProof/>
            <w:webHidden/>
          </w:rPr>
          <w:fldChar w:fldCharType="end"/>
        </w:r>
      </w:hyperlink>
    </w:p>
    <w:p w14:paraId="5DB358EB" w14:textId="77777777" w:rsidR="0099316D" w:rsidRPr="008A2AB4" w:rsidRDefault="00633B66" w:rsidP="0099316D">
      <w:pPr>
        <w:pStyle w:val="TM3"/>
        <w:ind w:left="0" w:firstLine="1"/>
        <w:rPr>
          <w:rFonts w:asciiTheme="minorHAnsi" w:eastAsiaTheme="minorEastAsia" w:hAnsiTheme="minorHAnsi" w:cstheme="minorBidi"/>
          <w:noProof/>
          <w:sz w:val="22"/>
          <w:szCs w:val="22"/>
          <w:lang w:val="fr-FR" w:eastAsia="fr-FR" w:bidi="ar-SA"/>
        </w:rPr>
      </w:pPr>
      <w:hyperlink w:anchor="_Toc168134041" w:history="1">
        <w:r w:rsidR="0099316D" w:rsidRPr="008A2AB4">
          <w:rPr>
            <w:rStyle w:val="Lienhypertexte"/>
            <w:noProof/>
            <w:rtl/>
          </w:rPr>
          <w:t>الفرع الأول: تعريف عقود التفويض في بعض الأنظمة المقارنة</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_Toc168134041 \h </w:instrText>
        </w:r>
        <w:r w:rsidR="0099316D" w:rsidRPr="008A2AB4">
          <w:rPr>
            <w:noProof/>
            <w:webHidden/>
          </w:rPr>
        </w:r>
        <w:r w:rsidR="0099316D" w:rsidRPr="008A2AB4">
          <w:rPr>
            <w:noProof/>
            <w:webHidden/>
          </w:rPr>
          <w:fldChar w:fldCharType="separate"/>
        </w:r>
        <w:r w:rsidR="008A2AB4" w:rsidRPr="008A2AB4">
          <w:rPr>
            <w:noProof/>
            <w:webHidden/>
            <w:rtl/>
          </w:rPr>
          <w:t>13</w:t>
        </w:r>
        <w:r w:rsidR="0099316D" w:rsidRPr="008A2AB4">
          <w:rPr>
            <w:noProof/>
            <w:webHidden/>
          </w:rPr>
          <w:fldChar w:fldCharType="end"/>
        </w:r>
      </w:hyperlink>
    </w:p>
    <w:p w14:paraId="446720E3" w14:textId="77777777" w:rsidR="0099316D" w:rsidRPr="008A2AB4" w:rsidRDefault="00633B66" w:rsidP="0099316D">
      <w:pPr>
        <w:pStyle w:val="TM5"/>
        <w:ind w:left="0" w:firstLine="1"/>
        <w:rPr>
          <w:rFonts w:asciiTheme="minorHAnsi" w:eastAsiaTheme="minorEastAsia" w:hAnsiTheme="minorHAnsi" w:cstheme="minorBidi"/>
          <w:noProof/>
          <w:sz w:val="22"/>
          <w:szCs w:val="22"/>
          <w:lang w:val="fr-FR" w:eastAsia="fr-FR" w:bidi="ar-SA"/>
        </w:rPr>
      </w:pPr>
      <w:hyperlink w:anchor="_Toc168134042" w:history="1">
        <w:r w:rsidR="0099316D" w:rsidRPr="008A2AB4">
          <w:rPr>
            <w:rStyle w:val="Lienhypertexte"/>
            <w:noProof/>
            <w:rtl/>
          </w:rPr>
          <w:t>الفرع الثاني: عقود التفويض في النظام القانوني الجزائري</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_Toc168134042 \h </w:instrText>
        </w:r>
        <w:r w:rsidR="0099316D" w:rsidRPr="008A2AB4">
          <w:rPr>
            <w:noProof/>
            <w:webHidden/>
          </w:rPr>
        </w:r>
        <w:r w:rsidR="0099316D" w:rsidRPr="008A2AB4">
          <w:rPr>
            <w:noProof/>
            <w:webHidden/>
          </w:rPr>
          <w:fldChar w:fldCharType="separate"/>
        </w:r>
        <w:r w:rsidR="008A2AB4" w:rsidRPr="008A2AB4">
          <w:rPr>
            <w:noProof/>
            <w:webHidden/>
            <w:rtl/>
          </w:rPr>
          <w:t>14</w:t>
        </w:r>
        <w:r w:rsidR="0099316D" w:rsidRPr="008A2AB4">
          <w:rPr>
            <w:noProof/>
            <w:webHidden/>
          </w:rPr>
          <w:fldChar w:fldCharType="end"/>
        </w:r>
      </w:hyperlink>
    </w:p>
    <w:p w14:paraId="4365856C" w14:textId="77777777" w:rsidR="0099316D" w:rsidRPr="008A2AB4" w:rsidRDefault="00633B66" w:rsidP="0099316D">
      <w:pPr>
        <w:pStyle w:val="TM4"/>
        <w:ind w:left="0"/>
        <w:rPr>
          <w:rFonts w:asciiTheme="minorHAnsi" w:eastAsiaTheme="minorEastAsia" w:hAnsiTheme="minorHAnsi" w:cstheme="minorBidi"/>
          <w:noProof/>
          <w:sz w:val="22"/>
          <w:szCs w:val="22"/>
          <w:lang w:val="fr-FR" w:eastAsia="fr-FR" w:bidi="ar-SA"/>
        </w:rPr>
      </w:pPr>
      <w:hyperlink w:anchor="_Toc168134043" w:history="1">
        <w:r w:rsidR="0099316D" w:rsidRPr="008A2AB4">
          <w:rPr>
            <w:rStyle w:val="Lienhypertexte"/>
            <w:noProof/>
            <w:rtl/>
          </w:rPr>
          <w:t>المطلب الثاني: أركان عقد التفويض</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_Toc168134043 \h </w:instrText>
        </w:r>
        <w:r w:rsidR="0099316D" w:rsidRPr="008A2AB4">
          <w:rPr>
            <w:noProof/>
            <w:webHidden/>
          </w:rPr>
        </w:r>
        <w:r w:rsidR="0099316D" w:rsidRPr="008A2AB4">
          <w:rPr>
            <w:noProof/>
            <w:webHidden/>
          </w:rPr>
          <w:fldChar w:fldCharType="separate"/>
        </w:r>
        <w:r w:rsidR="008A2AB4" w:rsidRPr="008A2AB4">
          <w:rPr>
            <w:noProof/>
            <w:webHidden/>
            <w:rtl/>
          </w:rPr>
          <w:t>17</w:t>
        </w:r>
        <w:r w:rsidR="0099316D" w:rsidRPr="008A2AB4">
          <w:rPr>
            <w:noProof/>
            <w:webHidden/>
          </w:rPr>
          <w:fldChar w:fldCharType="end"/>
        </w:r>
      </w:hyperlink>
    </w:p>
    <w:p w14:paraId="28BC5BB9" w14:textId="77777777" w:rsidR="0099316D" w:rsidRPr="008A2AB4" w:rsidRDefault="00633B66" w:rsidP="0099316D">
      <w:pPr>
        <w:pStyle w:val="TM5"/>
        <w:ind w:left="0" w:firstLine="1"/>
        <w:rPr>
          <w:rFonts w:asciiTheme="minorHAnsi" w:eastAsiaTheme="minorEastAsia" w:hAnsiTheme="minorHAnsi" w:cstheme="minorBidi"/>
          <w:noProof/>
          <w:sz w:val="22"/>
          <w:szCs w:val="22"/>
          <w:lang w:val="fr-FR" w:eastAsia="fr-FR" w:bidi="ar-SA"/>
        </w:rPr>
      </w:pPr>
      <w:hyperlink w:anchor="_Toc168134044" w:history="1">
        <w:r w:rsidR="0099316D" w:rsidRPr="008A2AB4">
          <w:rPr>
            <w:rStyle w:val="Lienhypertexte"/>
            <w:noProof/>
            <w:rtl/>
          </w:rPr>
          <w:t>الفرع الأول: وجود مرفق عام قابل للتفويض</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_Toc168134044 \h </w:instrText>
        </w:r>
        <w:r w:rsidR="0099316D" w:rsidRPr="008A2AB4">
          <w:rPr>
            <w:noProof/>
            <w:webHidden/>
          </w:rPr>
        </w:r>
        <w:r w:rsidR="0099316D" w:rsidRPr="008A2AB4">
          <w:rPr>
            <w:noProof/>
            <w:webHidden/>
          </w:rPr>
          <w:fldChar w:fldCharType="separate"/>
        </w:r>
        <w:r w:rsidR="008A2AB4" w:rsidRPr="008A2AB4">
          <w:rPr>
            <w:noProof/>
            <w:webHidden/>
            <w:rtl/>
          </w:rPr>
          <w:t>18</w:t>
        </w:r>
        <w:r w:rsidR="0099316D" w:rsidRPr="008A2AB4">
          <w:rPr>
            <w:noProof/>
            <w:webHidden/>
          </w:rPr>
          <w:fldChar w:fldCharType="end"/>
        </w:r>
      </w:hyperlink>
    </w:p>
    <w:p w14:paraId="5D1799BA" w14:textId="77777777" w:rsidR="0099316D" w:rsidRPr="008A2AB4" w:rsidRDefault="00633B66" w:rsidP="0099316D">
      <w:pPr>
        <w:pStyle w:val="TM5"/>
        <w:ind w:left="0" w:firstLine="1"/>
        <w:rPr>
          <w:rFonts w:asciiTheme="minorHAnsi" w:eastAsiaTheme="minorEastAsia" w:hAnsiTheme="minorHAnsi" w:cstheme="minorBidi"/>
          <w:noProof/>
          <w:sz w:val="22"/>
          <w:szCs w:val="22"/>
          <w:lang w:val="fr-FR" w:eastAsia="fr-FR" w:bidi="ar-SA"/>
        </w:rPr>
      </w:pPr>
      <w:hyperlink w:anchor="_Toc168134045" w:history="1">
        <w:r w:rsidR="0099316D" w:rsidRPr="008A2AB4">
          <w:rPr>
            <w:rStyle w:val="Lienhypertexte"/>
            <w:noProof/>
            <w:rtl/>
          </w:rPr>
          <w:t>الفرع الثاني: وجود علاقة تعاقدية</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_Toc168134045 \h </w:instrText>
        </w:r>
        <w:r w:rsidR="0099316D" w:rsidRPr="008A2AB4">
          <w:rPr>
            <w:noProof/>
            <w:webHidden/>
          </w:rPr>
        </w:r>
        <w:r w:rsidR="0099316D" w:rsidRPr="008A2AB4">
          <w:rPr>
            <w:noProof/>
            <w:webHidden/>
          </w:rPr>
          <w:fldChar w:fldCharType="separate"/>
        </w:r>
        <w:r w:rsidR="008A2AB4" w:rsidRPr="008A2AB4">
          <w:rPr>
            <w:noProof/>
            <w:webHidden/>
            <w:rtl/>
          </w:rPr>
          <w:t>23</w:t>
        </w:r>
        <w:r w:rsidR="0099316D" w:rsidRPr="008A2AB4">
          <w:rPr>
            <w:noProof/>
            <w:webHidden/>
          </w:rPr>
          <w:fldChar w:fldCharType="end"/>
        </w:r>
      </w:hyperlink>
    </w:p>
    <w:p w14:paraId="6D716662" w14:textId="77777777" w:rsidR="0099316D" w:rsidRPr="008A2AB4" w:rsidRDefault="00633B66" w:rsidP="0099316D">
      <w:pPr>
        <w:pStyle w:val="TM5"/>
        <w:ind w:left="0" w:firstLine="1"/>
        <w:rPr>
          <w:rFonts w:asciiTheme="minorHAnsi" w:eastAsiaTheme="minorEastAsia" w:hAnsiTheme="minorHAnsi" w:cstheme="minorBidi"/>
          <w:noProof/>
          <w:sz w:val="22"/>
          <w:szCs w:val="22"/>
          <w:lang w:val="fr-FR" w:eastAsia="fr-FR" w:bidi="ar-SA"/>
        </w:rPr>
      </w:pPr>
      <w:hyperlink w:anchor="_Toc168134046" w:history="1">
        <w:r w:rsidR="0099316D" w:rsidRPr="008A2AB4">
          <w:rPr>
            <w:rStyle w:val="Lienhypertexte"/>
            <w:noProof/>
            <w:rtl/>
          </w:rPr>
          <w:t>الفرع الثالث: المقابل المالي</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_Toc168134046 \h </w:instrText>
        </w:r>
        <w:r w:rsidR="0099316D" w:rsidRPr="008A2AB4">
          <w:rPr>
            <w:noProof/>
            <w:webHidden/>
          </w:rPr>
        </w:r>
        <w:r w:rsidR="0099316D" w:rsidRPr="008A2AB4">
          <w:rPr>
            <w:noProof/>
            <w:webHidden/>
          </w:rPr>
          <w:fldChar w:fldCharType="separate"/>
        </w:r>
        <w:r w:rsidR="008A2AB4" w:rsidRPr="008A2AB4">
          <w:rPr>
            <w:noProof/>
            <w:webHidden/>
            <w:rtl/>
          </w:rPr>
          <w:t>25</w:t>
        </w:r>
        <w:r w:rsidR="0099316D" w:rsidRPr="008A2AB4">
          <w:rPr>
            <w:noProof/>
            <w:webHidden/>
          </w:rPr>
          <w:fldChar w:fldCharType="end"/>
        </w:r>
      </w:hyperlink>
    </w:p>
    <w:p w14:paraId="3271BA6F" w14:textId="77777777" w:rsidR="0099316D" w:rsidRPr="008A2AB4" w:rsidRDefault="00633B66" w:rsidP="0099316D">
      <w:pPr>
        <w:pStyle w:val="TM5"/>
        <w:ind w:left="0" w:firstLine="1"/>
        <w:rPr>
          <w:rFonts w:asciiTheme="minorHAnsi" w:eastAsiaTheme="minorEastAsia" w:hAnsiTheme="minorHAnsi" w:cstheme="minorBidi"/>
          <w:noProof/>
          <w:sz w:val="22"/>
          <w:szCs w:val="22"/>
          <w:lang w:val="fr-FR" w:eastAsia="fr-FR" w:bidi="ar-SA"/>
        </w:rPr>
      </w:pPr>
      <w:hyperlink w:anchor="_Toc168134047" w:history="1">
        <w:r w:rsidR="0099316D" w:rsidRPr="008A2AB4">
          <w:rPr>
            <w:rStyle w:val="Lienhypertexte"/>
            <w:noProof/>
            <w:rtl/>
          </w:rPr>
          <w:t>الفرع الرابع: استغلال المرفق</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_Toc168134047 \h </w:instrText>
        </w:r>
        <w:r w:rsidR="0099316D" w:rsidRPr="008A2AB4">
          <w:rPr>
            <w:noProof/>
            <w:webHidden/>
          </w:rPr>
        </w:r>
        <w:r w:rsidR="0099316D" w:rsidRPr="008A2AB4">
          <w:rPr>
            <w:noProof/>
            <w:webHidden/>
          </w:rPr>
          <w:fldChar w:fldCharType="separate"/>
        </w:r>
        <w:r w:rsidR="008A2AB4" w:rsidRPr="008A2AB4">
          <w:rPr>
            <w:noProof/>
            <w:webHidden/>
            <w:rtl/>
          </w:rPr>
          <w:t>27</w:t>
        </w:r>
        <w:r w:rsidR="0099316D" w:rsidRPr="008A2AB4">
          <w:rPr>
            <w:noProof/>
            <w:webHidden/>
          </w:rPr>
          <w:fldChar w:fldCharType="end"/>
        </w:r>
      </w:hyperlink>
    </w:p>
    <w:p w14:paraId="5009FF7A" w14:textId="77777777" w:rsidR="0099316D" w:rsidRPr="008A2AB4" w:rsidRDefault="00633B66" w:rsidP="0099316D">
      <w:pPr>
        <w:pStyle w:val="TM5"/>
        <w:ind w:left="0" w:firstLine="1"/>
        <w:rPr>
          <w:rFonts w:asciiTheme="minorHAnsi" w:eastAsiaTheme="minorEastAsia" w:hAnsiTheme="minorHAnsi" w:cstheme="minorBidi"/>
          <w:noProof/>
          <w:sz w:val="22"/>
          <w:szCs w:val="22"/>
          <w:lang w:val="fr-FR" w:eastAsia="fr-FR" w:bidi="ar-SA"/>
        </w:rPr>
      </w:pPr>
      <w:hyperlink w:anchor="_Toc168134048" w:history="1">
        <w:r w:rsidR="0099316D" w:rsidRPr="008A2AB4">
          <w:rPr>
            <w:rStyle w:val="Lienhypertexte"/>
            <w:noProof/>
            <w:rtl/>
          </w:rPr>
          <w:t>الفرع الخامس: ارتباط المقابل المالي بنتائج الاستغلال</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_Toc168134048 \h </w:instrText>
        </w:r>
        <w:r w:rsidR="0099316D" w:rsidRPr="008A2AB4">
          <w:rPr>
            <w:noProof/>
            <w:webHidden/>
          </w:rPr>
        </w:r>
        <w:r w:rsidR="0099316D" w:rsidRPr="008A2AB4">
          <w:rPr>
            <w:noProof/>
            <w:webHidden/>
          </w:rPr>
          <w:fldChar w:fldCharType="separate"/>
        </w:r>
        <w:r w:rsidR="008A2AB4" w:rsidRPr="008A2AB4">
          <w:rPr>
            <w:noProof/>
            <w:webHidden/>
            <w:rtl/>
          </w:rPr>
          <w:t>28</w:t>
        </w:r>
        <w:r w:rsidR="0099316D" w:rsidRPr="008A2AB4">
          <w:rPr>
            <w:noProof/>
            <w:webHidden/>
          </w:rPr>
          <w:fldChar w:fldCharType="end"/>
        </w:r>
      </w:hyperlink>
    </w:p>
    <w:p w14:paraId="2A9ACC47" w14:textId="77777777" w:rsidR="0099316D" w:rsidRPr="008A2AB4" w:rsidRDefault="00633B66" w:rsidP="0099316D">
      <w:pPr>
        <w:pStyle w:val="TM4"/>
        <w:ind w:left="0"/>
        <w:rPr>
          <w:rFonts w:asciiTheme="minorHAnsi" w:eastAsiaTheme="minorEastAsia" w:hAnsiTheme="minorHAnsi" w:cstheme="minorBidi"/>
          <w:noProof/>
          <w:sz w:val="22"/>
          <w:szCs w:val="22"/>
          <w:lang w:val="fr-FR" w:eastAsia="fr-FR" w:bidi="ar-SA"/>
        </w:rPr>
      </w:pPr>
      <w:hyperlink w:anchor="_Toc168134049" w:history="1">
        <w:r w:rsidR="0099316D" w:rsidRPr="008A2AB4">
          <w:rPr>
            <w:rStyle w:val="Lienhypertexte"/>
            <w:noProof/>
            <w:rtl/>
          </w:rPr>
          <w:t>المطلب الثالث: أطراف عقد التفويض</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_Toc168134049 \h </w:instrText>
        </w:r>
        <w:r w:rsidR="0099316D" w:rsidRPr="008A2AB4">
          <w:rPr>
            <w:noProof/>
            <w:webHidden/>
          </w:rPr>
        </w:r>
        <w:r w:rsidR="0099316D" w:rsidRPr="008A2AB4">
          <w:rPr>
            <w:noProof/>
            <w:webHidden/>
          </w:rPr>
          <w:fldChar w:fldCharType="separate"/>
        </w:r>
        <w:r w:rsidR="008A2AB4" w:rsidRPr="008A2AB4">
          <w:rPr>
            <w:noProof/>
            <w:webHidden/>
            <w:rtl/>
          </w:rPr>
          <w:t>30</w:t>
        </w:r>
        <w:r w:rsidR="0099316D" w:rsidRPr="008A2AB4">
          <w:rPr>
            <w:noProof/>
            <w:webHidden/>
          </w:rPr>
          <w:fldChar w:fldCharType="end"/>
        </w:r>
      </w:hyperlink>
    </w:p>
    <w:p w14:paraId="0F9B9B49" w14:textId="77777777" w:rsidR="0099316D" w:rsidRPr="008A2AB4" w:rsidRDefault="00633B66" w:rsidP="0099316D">
      <w:pPr>
        <w:pStyle w:val="TM3"/>
        <w:ind w:left="0" w:firstLine="1"/>
        <w:rPr>
          <w:rFonts w:asciiTheme="minorHAnsi" w:eastAsiaTheme="minorEastAsia" w:hAnsiTheme="minorHAnsi" w:cstheme="minorBidi"/>
          <w:noProof/>
          <w:sz w:val="22"/>
          <w:szCs w:val="22"/>
          <w:lang w:val="fr-FR" w:eastAsia="fr-FR" w:bidi="ar-SA"/>
        </w:rPr>
      </w:pPr>
      <w:hyperlink w:anchor="_Toc168134050" w:history="1">
        <w:r w:rsidR="0099316D" w:rsidRPr="008A2AB4">
          <w:rPr>
            <w:rStyle w:val="Lienhypertexte"/>
            <w:noProof/>
            <w:rtl/>
          </w:rPr>
          <w:t>الفرع الأول: السلطة المفوضة</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_Toc168134050 \h </w:instrText>
        </w:r>
        <w:r w:rsidR="0099316D" w:rsidRPr="008A2AB4">
          <w:rPr>
            <w:noProof/>
            <w:webHidden/>
          </w:rPr>
        </w:r>
        <w:r w:rsidR="0099316D" w:rsidRPr="008A2AB4">
          <w:rPr>
            <w:noProof/>
            <w:webHidden/>
          </w:rPr>
          <w:fldChar w:fldCharType="separate"/>
        </w:r>
        <w:r w:rsidR="008A2AB4" w:rsidRPr="008A2AB4">
          <w:rPr>
            <w:noProof/>
            <w:webHidden/>
            <w:rtl/>
          </w:rPr>
          <w:t>31</w:t>
        </w:r>
        <w:r w:rsidR="0099316D" w:rsidRPr="008A2AB4">
          <w:rPr>
            <w:noProof/>
            <w:webHidden/>
          </w:rPr>
          <w:fldChar w:fldCharType="end"/>
        </w:r>
      </w:hyperlink>
    </w:p>
    <w:p w14:paraId="5FA0EAAD" w14:textId="77777777" w:rsidR="0099316D" w:rsidRPr="008A2AB4" w:rsidRDefault="00633B66" w:rsidP="0099316D">
      <w:pPr>
        <w:pStyle w:val="TM3"/>
        <w:ind w:left="0" w:firstLine="1"/>
        <w:rPr>
          <w:rFonts w:asciiTheme="minorHAnsi" w:eastAsiaTheme="minorEastAsia" w:hAnsiTheme="minorHAnsi" w:cstheme="minorBidi"/>
          <w:noProof/>
          <w:sz w:val="22"/>
          <w:szCs w:val="22"/>
          <w:lang w:val="fr-FR" w:eastAsia="fr-FR" w:bidi="ar-SA"/>
        </w:rPr>
      </w:pPr>
      <w:hyperlink w:anchor="_Toc168134051" w:history="1">
        <w:r w:rsidR="0099316D" w:rsidRPr="008A2AB4">
          <w:rPr>
            <w:rStyle w:val="Lienhypertexte"/>
            <w:noProof/>
            <w:rtl/>
          </w:rPr>
          <w:t>الفرع الثاني: المفوض إليه</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_Toc168134051 \h </w:instrText>
        </w:r>
        <w:r w:rsidR="0099316D" w:rsidRPr="008A2AB4">
          <w:rPr>
            <w:noProof/>
            <w:webHidden/>
          </w:rPr>
        </w:r>
        <w:r w:rsidR="0099316D" w:rsidRPr="008A2AB4">
          <w:rPr>
            <w:noProof/>
            <w:webHidden/>
          </w:rPr>
          <w:fldChar w:fldCharType="separate"/>
        </w:r>
        <w:r w:rsidR="008A2AB4" w:rsidRPr="008A2AB4">
          <w:rPr>
            <w:noProof/>
            <w:webHidden/>
            <w:rtl/>
          </w:rPr>
          <w:t>33</w:t>
        </w:r>
        <w:r w:rsidR="0099316D" w:rsidRPr="008A2AB4">
          <w:rPr>
            <w:noProof/>
            <w:webHidden/>
          </w:rPr>
          <w:fldChar w:fldCharType="end"/>
        </w:r>
      </w:hyperlink>
    </w:p>
    <w:p w14:paraId="3B57E0AA" w14:textId="77777777" w:rsidR="0099316D" w:rsidRPr="008A2AB4" w:rsidRDefault="00633B66" w:rsidP="0099316D">
      <w:pPr>
        <w:pStyle w:val="TM3"/>
        <w:ind w:left="0" w:firstLine="1"/>
        <w:rPr>
          <w:rFonts w:asciiTheme="minorHAnsi" w:eastAsiaTheme="minorEastAsia" w:hAnsiTheme="minorHAnsi" w:cstheme="minorBidi"/>
          <w:noProof/>
          <w:sz w:val="22"/>
          <w:szCs w:val="22"/>
          <w:lang w:val="fr-FR" w:eastAsia="fr-FR" w:bidi="ar-SA"/>
        </w:rPr>
      </w:pPr>
      <w:hyperlink w:anchor="_Toc168134052" w:history="1">
        <w:r w:rsidR="0099316D" w:rsidRPr="008A2AB4">
          <w:rPr>
            <w:rStyle w:val="Lienhypertexte"/>
            <w:noProof/>
            <w:rtl/>
          </w:rPr>
          <w:t>المبحث الثاني: صور تفويضات المرفق العام</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_Toc168134052 \h </w:instrText>
        </w:r>
        <w:r w:rsidR="0099316D" w:rsidRPr="008A2AB4">
          <w:rPr>
            <w:noProof/>
            <w:webHidden/>
          </w:rPr>
        </w:r>
        <w:r w:rsidR="0099316D" w:rsidRPr="008A2AB4">
          <w:rPr>
            <w:noProof/>
            <w:webHidden/>
          </w:rPr>
          <w:fldChar w:fldCharType="separate"/>
        </w:r>
        <w:r w:rsidR="008A2AB4" w:rsidRPr="008A2AB4">
          <w:rPr>
            <w:noProof/>
            <w:webHidden/>
            <w:rtl/>
          </w:rPr>
          <w:t>34</w:t>
        </w:r>
        <w:r w:rsidR="0099316D" w:rsidRPr="008A2AB4">
          <w:rPr>
            <w:noProof/>
            <w:webHidden/>
          </w:rPr>
          <w:fldChar w:fldCharType="end"/>
        </w:r>
      </w:hyperlink>
    </w:p>
    <w:p w14:paraId="3552B03A" w14:textId="77777777" w:rsidR="0099316D" w:rsidRPr="008A2AB4" w:rsidRDefault="00633B66" w:rsidP="0099316D">
      <w:pPr>
        <w:pStyle w:val="TM4"/>
        <w:ind w:left="0"/>
        <w:rPr>
          <w:rFonts w:asciiTheme="minorHAnsi" w:eastAsiaTheme="minorEastAsia" w:hAnsiTheme="minorHAnsi" w:cstheme="minorBidi"/>
          <w:noProof/>
          <w:sz w:val="22"/>
          <w:szCs w:val="22"/>
          <w:lang w:val="fr-FR" w:eastAsia="fr-FR" w:bidi="ar-SA"/>
        </w:rPr>
      </w:pPr>
      <w:hyperlink w:anchor="_Toc168134053" w:history="1">
        <w:r w:rsidR="0099316D" w:rsidRPr="008A2AB4">
          <w:rPr>
            <w:rStyle w:val="Lienhypertexte"/>
            <w:noProof/>
            <w:rtl/>
          </w:rPr>
          <w:t>المطلب الأول: عقد الامتياز</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_Toc168134053 \h </w:instrText>
        </w:r>
        <w:r w:rsidR="0099316D" w:rsidRPr="008A2AB4">
          <w:rPr>
            <w:noProof/>
            <w:webHidden/>
          </w:rPr>
        </w:r>
        <w:r w:rsidR="0099316D" w:rsidRPr="008A2AB4">
          <w:rPr>
            <w:noProof/>
            <w:webHidden/>
          </w:rPr>
          <w:fldChar w:fldCharType="separate"/>
        </w:r>
        <w:r w:rsidR="008A2AB4" w:rsidRPr="008A2AB4">
          <w:rPr>
            <w:noProof/>
            <w:webHidden/>
            <w:rtl/>
          </w:rPr>
          <w:t>34</w:t>
        </w:r>
        <w:r w:rsidR="0099316D" w:rsidRPr="008A2AB4">
          <w:rPr>
            <w:noProof/>
            <w:webHidden/>
          </w:rPr>
          <w:fldChar w:fldCharType="end"/>
        </w:r>
      </w:hyperlink>
    </w:p>
    <w:p w14:paraId="403F6C13" w14:textId="77777777" w:rsidR="0099316D" w:rsidRPr="008A2AB4" w:rsidRDefault="00633B66" w:rsidP="0099316D">
      <w:pPr>
        <w:pStyle w:val="TM4"/>
        <w:ind w:left="0"/>
        <w:rPr>
          <w:rFonts w:asciiTheme="minorHAnsi" w:eastAsiaTheme="minorEastAsia" w:hAnsiTheme="minorHAnsi" w:cstheme="minorBidi"/>
          <w:noProof/>
          <w:sz w:val="22"/>
          <w:szCs w:val="22"/>
          <w:lang w:val="fr-FR" w:eastAsia="fr-FR" w:bidi="ar-SA"/>
        </w:rPr>
      </w:pPr>
      <w:hyperlink w:anchor="_Toc168134054" w:history="1">
        <w:r w:rsidR="0099316D" w:rsidRPr="008A2AB4">
          <w:rPr>
            <w:rStyle w:val="Lienhypertexte"/>
            <w:noProof/>
            <w:rtl/>
          </w:rPr>
          <w:t>المطلب الثاني: عقد الإيجار</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_Toc168134054 \h </w:instrText>
        </w:r>
        <w:r w:rsidR="0099316D" w:rsidRPr="008A2AB4">
          <w:rPr>
            <w:noProof/>
            <w:webHidden/>
          </w:rPr>
        </w:r>
        <w:r w:rsidR="0099316D" w:rsidRPr="008A2AB4">
          <w:rPr>
            <w:noProof/>
            <w:webHidden/>
          </w:rPr>
          <w:fldChar w:fldCharType="separate"/>
        </w:r>
        <w:r w:rsidR="008A2AB4" w:rsidRPr="008A2AB4">
          <w:rPr>
            <w:noProof/>
            <w:webHidden/>
            <w:rtl/>
          </w:rPr>
          <w:t>36</w:t>
        </w:r>
        <w:r w:rsidR="0099316D" w:rsidRPr="008A2AB4">
          <w:rPr>
            <w:noProof/>
            <w:webHidden/>
          </w:rPr>
          <w:fldChar w:fldCharType="end"/>
        </w:r>
      </w:hyperlink>
    </w:p>
    <w:p w14:paraId="5C21E7EC" w14:textId="77777777" w:rsidR="0099316D" w:rsidRPr="008A2AB4" w:rsidRDefault="00633B66" w:rsidP="0099316D">
      <w:pPr>
        <w:pStyle w:val="TM4"/>
        <w:ind w:left="0"/>
        <w:rPr>
          <w:rFonts w:asciiTheme="minorHAnsi" w:eastAsiaTheme="minorEastAsia" w:hAnsiTheme="minorHAnsi" w:cstheme="minorBidi"/>
          <w:noProof/>
          <w:sz w:val="22"/>
          <w:szCs w:val="22"/>
          <w:lang w:val="fr-FR" w:eastAsia="fr-FR" w:bidi="ar-SA"/>
        </w:rPr>
      </w:pPr>
      <w:hyperlink w:anchor="_Toc168134055" w:history="1">
        <w:r w:rsidR="0099316D" w:rsidRPr="008A2AB4">
          <w:rPr>
            <w:rStyle w:val="Lienhypertexte"/>
            <w:noProof/>
            <w:rtl/>
          </w:rPr>
          <w:t>المطلب الثالث: عقد الوكالة المحفزة (المشاطرة والاستغلال)</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_Toc168134055 \h </w:instrText>
        </w:r>
        <w:r w:rsidR="0099316D" w:rsidRPr="008A2AB4">
          <w:rPr>
            <w:noProof/>
            <w:webHidden/>
          </w:rPr>
        </w:r>
        <w:r w:rsidR="0099316D" w:rsidRPr="008A2AB4">
          <w:rPr>
            <w:noProof/>
            <w:webHidden/>
          </w:rPr>
          <w:fldChar w:fldCharType="separate"/>
        </w:r>
        <w:r w:rsidR="008A2AB4" w:rsidRPr="008A2AB4">
          <w:rPr>
            <w:noProof/>
            <w:webHidden/>
            <w:rtl/>
          </w:rPr>
          <w:t>38</w:t>
        </w:r>
        <w:r w:rsidR="0099316D" w:rsidRPr="008A2AB4">
          <w:rPr>
            <w:noProof/>
            <w:webHidden/>
          </w:rPr>
          <w:fldChar w:fldCharType="end"/>
        </w:r>
      </w:hyperlink>
    </w:p>
    <w:p w14:paraId="1BCB2C77" w14:textId="77777777" w:rsidR="0099316D" w:rsidRPr="008A2AB4" w:rsidRDefault="00633B66" w:rsidP="0099316D">
      <w:pPr>
        <w:pStyle w:val="TM4"/>
        <w:ind w:left="0"/>
        <w:rPr>
          <w:rFonts w:asciiTheme="minorHAnsi" w:eastAsiaTheme="minorEastAsia" w:hAnsiTheme="minorHAnsi" w:cstheme="minorBidi"/>
          <w:noProof/>
          <w:sz w:val="22"/>
          <w:szCs w:val="22"/>
          <w:lang w:val="fr-FR" w:eastAsia="fr-FR" w:bidi="ar-SA"/>
        </w:rPr>
      </w:pPr>
      <w:hyperlink w:anchor="_Toc168134056" w:history="1">
        <w:r w:rsidR="0099316D" w:rsidRPr="008A2AB4">
          <w:rPr>
            <w:rStyle w:val="Lienhypertexte"/>
            <w:noProof/>
            <w:rtl/>
          </w:rPr>
          <w:t>المطلب الرابع: عقد التسيير</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_Toc168134056 \h </w:instrText>
        </w:r>
        <w:r w:rsidR="0099316D" w:rsidRPr="008A2AB4">
          <w:rPr>
            <w:noProof/>
            <w:webHidden/>
          </w:rPr>
        </w:r>
        <w:r w:rsidR="0099316D" w:rsidRPr="008A2AB4">
          <w:rPr>
            <w:noProof/>
            <w:webHidden/>
          </w:rPr>
          <w:fldChar w:fldCharType="separate"/>
        </w:r>
        <w:r w:rsidR="008A2AB4" w:rsidRPr="008A2AB4">
          <w:rPr>
            <w:noProof/>
            <w:webHidden/>
            <w:rtl/>
          </w:rPr>
          <w:t>41</w:t>
        </w:r>
        <w:r w:rsidR="0099316D" w:rsidRPr="008A2AB4">
          <w:rPr>
            <w:noProof/>
            <w:webHidden/>
          </w:rPr>
          <w:fldChar w:fldCharType="end"/>
        </w:r>
      </w:hyperlink>
    </w:p>
    <w:p w14:paraId="5C75A200" w14:textId="77777777" w:rsidR="0099316D" w:rsidRPr="008A2AB4" w:rsidRDefault="00633B66" w:rsidP="0099316D">
      <w:pPr>
        <w:pStyle w:val="TM4"/>
        <w:ind w:left="0"/>
        <w:rPr>
          <w:rFonts w:asciiTheme="minorHAnsi" w:eastAsiaTheme="minorEastAsia" w:hAnsiTheme="minorHAnsi" w:cstheme="minorBidi"/>
          <w:noProof/>
          <w:sz w:val="22"/>
          <w:szCs w:val="22"/>
          <w:lang w:val="fr-FR" w:eastAsia="fr-FR" w:bidi="ar-SA"/>
        </w:rPr>
      </w:pPr>
      <w:hyperlink w:anchor="_Toc168134057" w:history="1">
        <w:r w:rsidR="0099316D" w:rsidRPr="008A2AB4">
          <w:rPr>
            <w:rStyle w:val="Lienhypertexte"/>
            <w:noProof/>
            <w:rtl/>
          </w:rPr>
          <w:t>المطلب الخامس: عقد البوت كشكل من أشكال التفويض</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_Toc168134057 \h </w:instrText>
        </w:r>
        <w:r w:rsidR="0099316D" w:rsidRPr="008A2AB4">
          <w:rPr>
            <w:noProof/>
            <w:webHidden/>
          </w:rPr>
        </w:r>
        <w:r w:rsidR="0099316D" w:rsidRPr="008A2AB4">
          <w:rPr>
            <w:noProof/>
            <w:webHidden/>
          </w:rPr>
          <w:fldChar w:fldCharType="separate"/>
        </w:r>
        <w:r w:rsidR="008A2AB4" w:rsidRPr="008A2AB4">
          <w:rPr>
            <w:noProof/>
            <w:webHidden/>
            <w:rtl/>
          </w:rPr>
          <w:t>42</w:t>
        </w:r>
        <w:r w:rsidR="0099316D" w:rsidRPr="008A2AB4">
          <w:rPr>
            <w:noProof/>
            <w:webHidden/>
          </w:rPr>
          <w:fldChar w:fldCharType="end"/>
        </w:r>
      </w:hyperlink>
    </w:p>
    <w:p w14:paraId="27D4D2DC" w14:textId="77777777" w:rsidR="0099316D" w:rsidRPr="008A2AB4" w:rsidRDefault="00633B66" w:rsidP="0099316D">
      <w:pPr>
        <w:pStyle w:val="TM2"/>
        <w:ind w:left="0" w:firstLine="1"/>
        <w:rPr>
          <w:rFonts w:asciiTheme="minorHAnsi" w:eastAsiaTheme="minorEastAsia" w:hAnsiTheme="minorHAnsi" w:cstheme="minorBidi"/>
          <w:noProof/>
          <w:sz w:val="22"/>
          <w:szCs w:val="22"/>
          <w:lang w:val="fr-FR" w:eastAsia="fr-FR" w:bidi="ar-SA"/>
        </w:rPr>
      </w:pPr>
      <w:hyperlink w:anchor="_Toc168134058" w:history="1">
        <w:r w:rsidR="0099316D" w:rsidRPr="008A2AB4">
          <w:rPr>
            <w:rStyle w:val="Lienhypertexte"/>
            <w:noProof/>
            <w:rtl/>
          </w:rPr>
          <w:t>الفصل الثاني: دور الرقابة في نجاعة وفعالية عقود التفويض</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_Toc168134058 \h </w:instrText>
        </w:r>
        <w:r w:rsidR="0099316D" w:rsidRPr="008A2AB4">
          <w:rPr>
            <w:noProof/>
            <w:webHidden/>
          </w:rPr>
        </w:r>
        <w:r w:rsidR="0099316D" w:rsidRPr="008A2AB4">
          <w:rPr>
            <w:noProof/>
            <w:webHidden/>
          </w:rPr>
          <w:fldChar w:fldCharType="separate"/>
        </w:r>
        <w:r w:rsidR="008A2AB4" w:rsidRPr="008A2AB4">
          <w:rPr>
            <w:noProof/>
            <w:webHidden/>
            <w:rtl/>
          </w:rPr>
          <w:t>46</w:t>
        </w:r>
        <w:r w:rsidR="0099316D" w:rsidRPr="008A2AB4">
          <w:rPr>
            <w:noProof/>
            <w:webHidden/>
          </w:rPr>
          <w:fldChar w:fldCharType="end"/>
        </w:r>
      </w:hyperlink>
    </w:p>
    <w:p w14:paraId="2AAA1B3D" w14:textId="77777777" w:rsidR="0099316D" w:rsidRPr="008A2AB4" w:rsidRDefault="00633B66" w:rsidP="0099316D">
      <w:pPr>
        <w:pStyle w:val="TM3"/>
        <w:ind w:left="0" w:firstLine="1"/>
        <w:rPr>
          <w:rFonts w:asciiTheme="minorHAnsi" w:eastAsiaTheme="minorEastAsia" w:hAnsiTheme="minorHAnsi" w:cstheme="minorBidi"/>
          <w:noProof/>
          <w:sz w:val="22"/>
          <w:szCs w:val="22"/>
          <w:lang w:val="fr-FR" w:eastAsia="fr-FR" w:bidi="ar-SA"/>
        </w:rPr>
      </w:pPr>
      <w:hyperlink w:anchor="_Toc168134059" w:history="1">
        <w:r w:rsidR="0099316D" w:rsidRPr="008A2AB4">
          <w:rPr>
            <w:rStyle w:val="Lienhypertexte"/>
            <w:noProof/>
            <w:rtl/>
          </w:rPr>
          <w:t>المبحث الاول: مفهوم وصور الرقابة على عقود التفويض</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_Toc168134059 \h </w:instrText>
        </w:r>
        <w:r w:rsidR="0099316D" w:rsidRPr="008A2AB4">
          <w:rPr>
            <w:noProof/>
            <w:webHidden/>
          </w:rPr>
        </w:r>
        <w:r w:rsidR="0099316D" w:rsidRPr="008A2AB4">
          <w:rPr>
            <w:noProof/>
            <w:webHidden/>
          </w:rPr>
          <w:fldChar w:fldCharType="separate"/>
        </w:r>
        <w:r w:rsidR="008A2AB4" w:rsidRPr="008A2AB4">
          <w:rPr>
            <w:noProof/>
            <w:webHidden/>
            <w:rtl/>
          </w:rPr>
          <w:t>47</w:t>
        </w:r>
        <w:r w:rsidR="0099316D" w:rsidRPr="008A2AB4">
          <w:rPr>
            <w:noProof/>
            <w:webHidden/>
          </w:rPr>
          <w:fldChar w:fldCharType="end"/>
        </w:r>
      </w:hyperlink>
    </w:p>
    <w:p w14:paraId="5AE3BA6A" w14:textId="77777777" w:rsidR="0099316D" w:rsidRPr="008A2AB4" w:rsidRDefault="00633B66" w:rsidP="0099316D">
      <w:pPr>
        <w:pStyle w:val="TM4"/>
        <w:ind w:left="0"/>
        <w:rPr>
          <w:rFonts w:asciiTheme="minorHAnsi" w:eastAsiaTheme="minorEastAsia" w:hAnsiTheme="minorHAnsi" w:cstheme="minorBidi"/>
          <w:noProof/>
          <w:sz w:val="22"/>
          <w:szCs w:val="22"/>
          <w:lang w:val="fr-FR" w:eastAsia="fr-FR" w:bidi="ar-SA"/>
        </w:rPr>
      </w:pPr>
      <w:hyperlink w:anchor="_Toc168134060" w:history="1">
        <w:r w:rsidR="0099316D" w:rsidRPr="008A2AB4">
          <w:rPr>
            <w:rStyle w:val="Lienhypertexte"/>
            <w:noProof/>
            <w:rtl/>
          </w:rPr>
          <w:t>المطلب الأول: مفهوم الرقابة</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_Toc168134060 \h </w:instrText>
        </w:r>
        <w:r w:rsidR="0099316D" w:rsidRPr="008A2AB4">
          <w:rPr>
            <w:noProof/>
            <w:webHidden/>
          </w:rPr>
        </w:r>
        <w:r w:rsidR="0099316D" w:rsidRPr="008A2AB4">
          <w:rPr>
            <w:noProof/>
            <w:webHidden/>
          </w:rPr>
          <w:fldChar w:fldCharType="separate"/>
        </w:r>
        <w:r w:rsidR="008A2AB4" w:rsidRPr="008A2AB4">
          <w:rPr>
            <w:noProof/>
            <w:webHidden/>
            <w:rtl/>
          </w:rPr>
          <w:t>48</w:t>
        </w:r>
        <w:r w:rsidR="0099316D" w:rsidRPr="008A2AB4">
          <w:rPr>
            <w:noProof/>
            <w:webHidden/>
          </w:rPr>
          <w:fldChar w:fldCharType="end"/>
        </w:r>
      </w:hyperlink>
    </w:p>
    <w:p w14:paraId="6D736ABE" w14:textId="77777777" w:rsidR="0099316D" w:rsidRPr="008A2AB4" w:rsidRDefault="00633B66" w:rsidP="0099316D">
      <w:pPr>
        <w:pStyle w:val="TM5"/>
        <w:ind w:left="0" w:firstLine="1"/>
        <w:rPr>
          <w:rFonts w:asciiTheme="minorHAnsi" w:eastAsiaTheme="minorEastAsia" w:hAnsiTheme="minorHAnsi" w:cstheme="minorBidi"/>
          <w:noProof/>
          <w:sz w:val="22"/>
          <w:szCs w:val="22"/>
          <w:lang w:val="fr-FR" w:eastAsia="fr-FR" w:bidi="ar-SA"/>
        </w:rPr>
      </w:pPr>
      <w:hyperlink w:anchor="_Toc168134061" w:history="1">
        <w:r w:rsidR="0099316D" w:rsidRPr="008A2AB4">
          <w:rPr>
            <w:rStyle w:val="Lienhypertexte"/>
            <w:noProof/>
            <w:rtl/>
          </w:rPr>
          <w:t>الفرع الأول: تعريف الرقابة</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_Toc168134061 \h </w:instrText>
        </w:r>
        <w:r w:rsidR="0099316D" w:rsidRPr="008A2AB4">
          <w:rPr>
            <w:noProof/>
            <w:webHidden/>
          </w:rPr>
        </w:r>
        <w:r w:rsidR="0099316D" w:rsidRPr="008A2AB4">
          <w:rPr>
            <w:noProof/>
            <w:webHidden/>
          </w:rPr>
          <w:fldChar w:fldCharType="separate"/>
        </w:r>
        <w:r w:rsidR="008A2AB4" w:rsidRPr="008A2AB4">
          <w:rPr>
            <w:noProof/>
            <w:webHidden/>
            <w:rtl/>
          </w:rPr>
          <w:t>49</w:t>
        </w:r>
        <w:r w:rsidR="0099316D" w:rsidRPr="008A2AB4">
          <w:rPr>
            <w:noProof/>
            <w:webHidden/>
          </w:rPr>
          <w:fldChar w:fldCharType="end"/>
        </w:r>
      </w:hyperlink>
    </w:p>
    <w:p w14:paraId="7FD2ECFC" w14:textId="77777777" w:rsidR="0099316D" w:rsidRPr="008A2AB4" w:rsidRDefault="00633B66" w:rsidP="0099316D">
      <w:pPr>
        <w:pStyle w:val="TM5"/>
        <w:ind w:left="0" w:firstLine="1"/>
        <w:rPr>
          <w:rFonts w:asciiTheme="minorHAnsi" w:eastAsiaTheme="minorEastAsia" w:hAnsiTheme="minorHAnsi" w:cstheme="minorBidi"/>
          <w:noProof/>
          <w:sz w:val="22"/>
          <w:szCs w:val="22"/>
          <w:lang w:val="fr-FR" w:eastAsia="fr-FR" w:bidi="ar-SA"/>
        </w:rPr>
      </w:pPr>
      <w:hyperlink w:anchor="_Toc168134062" w:history="1">
        <w:r w:rsidR="0099316D" w:rsidRPr="008A2AB4">
          <w:rPr>
            <w:rStyle w:val="Lienhypertexte"/>
            <w:noProof/>
            <w:rtl/>
          </w:rPr>
          <w:t>الفرع الثاني: أهمية الرقابة على عقود التفويض</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_Toc168134062 \h </w:instrText>
        </w:r>
        <w:r w:rsidR="0099316D" w:rsidRPr="008A2AB4">
          <w:rPr>
            <w:noProof/>
            <w:webHidden/>
          </w:rPr>
        </w:r>
        <w:r w:rsidR="0099316D" w:rsidRPr="008A2AB4">
          <w:rPr>
            <w:noProof/>
            <w:webHidden/>
          </w:rPr>
          <w:fldChar w:fldCharType="separate"/>
        </w:r>
        <w:r w:rsidR="008A2AB4" w:rsidRPr="008A2AB4">
          <w:rPr>
            <w:noProof/>
            <w:webHidden/>
            <w:rtl/>
          </w:rPr>
          <w:t>50</w:t>
        </w:r>
        <w:r w:rsidR="0099316D" w:rsidRPr="008A2AB4">
          <w:rPr>
            <w:noProof/>
            <w:webHidden/>
          </w:rPr>
          <w:fldChar w:fldCharType="end"/>
        </w:r>
      </w:hyperlink>
    </w:p>
    <w:p w14:paraId="59DA8A63" w14:textId="77777777" w:rsidR="0099316D" w:rsidRPr="008A2AB4" w:rsidRDefault="00633B66" w:rsidP="0099316D">
      <w:pPr>
        <w:pStyle w:val="TM4"/>
        <w:ind w:left="0"/>
        <w:rPr>
          <w:rFonts w:asciiTheme="minorHAnsi" w:eastAsiaTheme="minorEastAsia" w:hAnsiTheme="minorHAnsi" w:cstheme="minorBidi"/>
          <w:noProof/>
          <w:sz w:val="22"/>
          <w:szCs w:val="22"/>
          <w:lang w:val="fr-FR" w:eastAsia="fr-FR" w:bidi="ar-SA"/>
        </w:rPr>
      </w:pPr>
      <w:hyperlink w:anchor="_Toc168134063" w:history="1">
        <w:r w:rsidR="0099316D" w:rsidRPr="008A2AB4">
          <w:rPr>
            <w:rStyle w:val="Lienhypertexte"/>
            <w:noProof/>
            <w:rtl/>
          </w:rPr>
          <w:t>المطلب الثاني: أنواع الرقابة</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_Toc168134063 \h </w:instrText>
        </w:r>
        <w:r w:rsidR="0099316D" w:rsidRPr="008A2AB4">
          <w:rPr>
            <w:noProof/>
            <w:webHidden/>
          </w:rPr>
        </w:r>
        <w:r w:rsidR="0099316D" w:rsidRPr="008A2AB4">
          <w:rPr>
            <w:noProof/>
            <w:webHidden/>
          </w:rPr>
          <w:fldChar w:fldCharType="separate"/>
        </w:r>
        <w:r w:rsidR="008A2AB4" w:rsidRPr="008A2AB4">
          <w:rPr>
            <w:noProof/>
            <w:webHidden/>
            <w:rtl/>
          </w:rPr>
          <w:t>51</w:t>
        </w:r>
        <w:r w:rsidR="0099316D" w:rsidRPr="008A2AB4">
          <w:rPr>
            <w:noProof/>
            <w:webHidden/>
          </w:rPr>
          <w:fldChar w:fldCharType="end"/>
        </w:r>
      </w:hyperlink>
    </w:p>
    <w:p w14:paraId="2FFBE822" w14:textId="77777777" w:rsidR="0099316D" w:rsidRPr="008A2AB4" w:rsidRDefault="00633B66" w:rsidP="0099316D">
      <w:pPr>
        <w:pStyle w:val="TM5"/>
        <w:ind w:left="0" w:firstLine="1"/>
        <w:rPr>
          <w:rFonts w:asciiTheme="minorHAnsi" w:eastAsiaTheme="minorEastAsia" w:hAnsiTheme="minorHAnsi" w:cstheme="minorBidi"/>
          <w:noProof/>
          <w:sz w:val="22"/>
          <w:szCs w:val="22"/>
          <w:lang w:val="fr-FR" w:eastAsia="fr-FR" w:bidi="ar-SA"/>
        </w:rPr>
      </w:pPr>
      <w:hyperlink w:anchor="_Toc168134064" w:history="1">
        <w:r w:rsidR="0099316D" w:rsidRPr="008A2AB4">
          <w:rPr>
            <w:rStyle w:val="Lienhypertexte"/>
            <w:noProof/>
            <w:rtl/>
          </w:rPr>
          <w:t>الفرع الأول: الرقابة الإدارية</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_Toc168134064 \h </w:instrText>
        </w:r>
        <w:r w:rsidR="0099316D" w:rsidRPr="008A2AB4">
          <w:rPr>
            <w:noProof/>
            <w:webHidden/>
          </w:rPr>
        </w:r>
        <w:r w:rsidR="0099316D" w:rsidRPr="008A2AB4">
          <w:rPr>
            <w:noProof/>
            <w:webHidden/>
          </w:rPr>
          <w:fldChar w:fldCharType="separate"/>
        </w:r>
        <w:r w:rsidR="008A2AB4" w:rsidRPr="008A2AB4">
          <w:rPr>
            <w:noProof/>
            <w:webHidden/>
            <w:rtl/>
          </w:rPr>
          <w:t>52</w:t>
        </w:r>
        <w:r w:rsidR="0099316D" w:rsidRPr="008A2AB4">
          <w:rPr>
            <w:noProof/>
            <w:webHidden/>
          </w:rPr>
          <w:fldChar w:fldCharType="end"/>
        </w:r>
      </w:hyperlink>
    </w:p>
    <w:p w14:paraId="6E0536F7" w14:textId="77777777" w:rsidR="0099316D" w:rsidRPr="008A2AB4" w:rsidRDefault="00633B66" w:rsidP="0099316D">
      <w:pPr>
        <w:pStyle w:val="TM5"/>
        <w:ind w:left="0" w:firstLine="1"/>
        <w:rPr>
          <w:rFonts w:asciiTheme="minorHAnsi" w:eastAsiaTheme="minorEastAsia" w:hAnsiTheme="minorHAnsi" w:cstheme="minorBidi"/>
          <w:noProof/>
          <w:sz w:val="22"/>
          <w:szCs w:val="22"/>
          <w:lang w:val="fr-FR" w:eastAsia="fr-FR" w:bidi="ar-SA"/>
        </w:rPr>
      </w:pPr>
      <w:hyperlink w:anchor="_Toc168134065" w:history="1">
        <w:r w:rsidR="0099316D" w:rsidRPr="008A2AB4">
          <w:rPr>
            <w:rStyle w:val="Lienhypertexte"/>
            <w:noProof/>
            <w:rtl/>
          </w:rPr>
          <w:t>الفرع الثاني: رقابة المشروعية</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_Toc168134065 \h </w:instrText>
        </w:r>
        <w:r w:rsidR="0099316D" w:rsidRPr="008A2AB4">
          <w:rPr>
            <w:noProof/>
            <w:webHidden/>
          </w:rPr>
        </w:r>
        <w:r w:rsidR="0099316D" w:rsidRPr="008A2AB4">
          <w:rPr>
            <w:noProof/>
            <w:webHidden/>
          </w:rPr>
          <w:fldChar w:fldCharType="separate"/>
        </w:r>
        <w:r w:rsidR="008A2AB4" w:rsidRPr="008A2AB4">
          <w:rPr>
            <w:noProof/>
            <w:webHidden/>
            <w:rtl/>
          </w:rPr>
          <w:t>55</w:t>
        </w:r>
        <w:r w:rsidR="0099316D" w:rsidRPr="008A2AB4">
          <w:rPr>
            <w:noProof/>
            <w:webHidden/>
          </w:rPr>
          <w:fldChar w:fldCharType="end"/>
        </w:r>
      </w:hyperlink>
    </w:p>
    <w:p w14:paraId="591AA108" w14:textId="77777777" w:rsidR="0099316D" w:rsidRPr="008A2AB4" w:rsidRDefault="00633B66" w:rsidP="0099316D">
      <w:pPr>
        <w:pStyle w:val="TM5"/>
        <w:ind w:left="0" w:firstLine="1"/>
        <w:rPr>
          <w:rFonts w:asciiTheme="minorHAnsi" w:eastAsiaTheme="minorEastAsia" w:hAnsiTheme="minorHAnsi" w:cstheme="minorBidi"/>
          <w:noProof/>
          <w:sz w:val="22"/>
          <w:szCs w:val="22"/>
          <w:lang w:val="fr-FR" w:eastAsia="fr-FR" w:bidi="ar-SA"/>
        </w:rPr>
      </w:pPr>
      <w:hyperlink w:anchor="_Toc168134066" w:history="1">
        <w:r w:rsidR="0099316D" w:rsidRPr="008A2AB4">
          <w:rPr>
            <w:rStyle w:val="Lienhypertexte"/>
            <w:noProof/>
            <w:rtl/>
          </w:rPr>
          <w:t>الفرع الثالث: الرقابة السياسية التشريعية</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_Toc168134066 \h </w:instrText>
        </w:r>
        <w:r w:rsidR="0099316D" w:rsidRPr="008A2AB4">
          <w:rPr>
            <w:noProof/>
            <w:webHidden/>
          </w:rPr>
        </w:r>
        <w:r w:rsidR="0099316D" w:rsidRPr="008A2AB4">
          <w:rPr>
            <w:noProof/>
            <w:webHidden/>
          </w:rPr>
          <w:fldChar w:fldCharType="separate"/>
        </w:r>
        <w:r w:rsidR="008A2AB4" w:rsidRPr="008A2AB4">
          <w:rPr>
            <w:noProof/>
            <w:webHidden/>
            <w:rtl/>
          </w:rPr>
          <w:t>58</w:t>
        </w:r>
        <w:r w:rsidR="0099316D" w:rsidRPr="008A2AB4">
          <w:rPr>
            <w:noProof/>
            <w:webHidden/>
          </w:rPr>
          <w:fldChar w:fldCharType="end"/>
        </w:r>
      </w:hyperlink>
    </w:p>
    <w:p w14:paraId="6DA0A11F" w14:textId="77777777" w:rsidR="0099316D" w:rsidRPr="008A2AB4" w:rsidRDefault="00633B66" w:rsidP="0099316D">
      <w:pPr>
        <w:pStyle w:val="TM5"/>
        <w:ind w:left="0" w:firstLine="1"/>
        <w:rPr>
          <w:rFonts w:asciiTheme="minorHAnsi" w:eastAsiaTheme="minorEastAsia" w:hAnsiTheme="minorHAnsi" w:cstheme="minorBidi"/>
          <w:noProof/>
          <w:sz w:val="22"/>
          <w:szCs w:val="22"/>
          <w:lang w:val="fr-FR" w:eastAsia="fr-FR" w:bidi="ar-SA"/>
        </w:rPr>
      </w:pPr>
      <w:hyperlink w:anchor="_Toc168134067" w:history="1">
        <w:r w:rsidR="0099316D" w:rsidRPr="008A2AB4">
          <w:rPr>
            <w:rStyle w:val="Lienhypertexte"/>
            <w:noProof/>
            <w:rtl/>
          </w:rPr>
          <w:t>الفرع الرابع: الرقابة المالية</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_Toc168134067 \h </w:instrText>
        </w:r>
        <w:r w:rsidR="0099316D" w:rsidRPr="008A2AB4">
          <w:rPr>
            <w:noProof/>
            <w:webHidden/>
          </w:rPr>
        </w:r>
        <w:r w:rsidR="0099316D" w:rsidRPr="008A2AB4">
          <w:rPr>
            <w:noProof/>
            <w:webHidden/>
          </w:rPr>
          <w:fldChar w:fldCharType="separate"/>
        </w:r>
        <w:r w:rsidR="008A2AB4" w:rsidRPr="008A2AB4">
          <w:rPr>
            <w:noProof/>
            <w:webHidden/>
            <w:rtl/>
          </w:rPr>
          <w:t>59</w:t>
        </w:r>
        <w:r w:rsidR="0099316D" w:rsidRPr="008A2AB4">
          <w:rPr>
            <w:noProof/>
            <w:webHidden/>
          </w:rPr>
          <w:fldChar w:fldCharType="end"/>
        </w:r>
      </w:hyperlink>
    </w:p>
    <w:p w14:paraId="46520DB5" w14:textId="77777777" w:rsidR="0099316D" w:rsidRPr="008A2AB4" w:rsidRDefault="00633B66" w:rsidP="0099316D">
      <w:pPr>
        <w:pStyle w:val="TM5"/>
        <w:ind w:left="0" w:firstLine="1"/>
        <w:rPr>
          <w:rFonts w:asciiTheme="minorHAnsi" w:eastAsiaTheme="minorEastAsia" w:hAnsiTheme="minorHAnsi" w:cstheme="minorBidi"/>
          <w:noProof/>
          <w:sz w:val="22"/>
          <w:szCs w:val="22"/>
          <w:lang w:val="fr-FR" w:eastAsia="fr-FR" w:bidi="ar-SA"/>
        </w:rPr>
      </w:pPr>
      <w:hyperlink w:anchor="_Toc168134068" w:history="1">
        <w:r w:rsidR="0099316D" w:rsidRPr="008A2AB4">
          <w:rPr>
            <w:rStyle w:val="Lienhypertexte"/>
            <w:noProof/>
            <w:rtl/>
          </w:rPr>
          <w:t>الفرع الخامس: الرقابة الفنية</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_Toc168134068 \h </w:instrText>
        </w:r>
        <w:r w:rsidR="0099316D" w:rsidRPr="008A2AB4">
          <w:rPr>
            <w:noProof/>
            <w:webHidden/>
          </w:rPr>
        </w:r>
        <w:r w:rsidR="0099316D" w:rsidRPr="008A2AB4">
          <w:rPr>
            <w:noProof/>
            <w:webHidden/>
          </w:rPr>
          <w:fldChar w:fldCharType="separate"/>
        </w:r>
        <w:r w:rsidR="008A2AB4" w:rsidRPr="008A2AB4">
          <w:rPr>
            <w:noProof/>
            <w:webHidden/>
            <w:rtl/>
          </w:rPr>
          <w:t>60</w:t>
        </w:r>
        <w:r w:rsidR="0099316D" w:rsidRPr="008A2AB4">
          <w:rPr>
            <w:noProof/>
            <w:webHidden/>
          </w:rPr>
          <w:fldChar w:fldCharType="end"/>
        </w:r>
      </w:hyperlink>
    </w:p>
    <w:p w14:paraId="54E4C4E0" w14:textId="77777777" w:rsidR="0099316D" w:rsidRPr="008A2AB4" w:rsidRDefault="00633B66" w:rsidP="0099316D">
      <w:pPr>
        <w:pStyle w:val="TM5"/>
        <w:ind w:left="0" w:firstLine="1"/>
        <w:rPr>
          <w:rFonts w:asciiTheme="minorHAnsi" w:eastAsiaTheme="minorEastAsia" w:hAnsiTheme="minorHAnsi" w:cstheme="minorBidi"/>
          <w:noProof/>
          <w:sz w:val="22"/>
          <w:szCs w:val="22"/>
          <w:lang w:val="fr-FR" w:eastAsia="fr-FR" w:bidi="ar-SA"/>
        </w:rPr>
      </w:pPr>
      <w:hyperlink w:anchor="_Toc168134069" w:history="1">
        <w:r w:rsidR="0099316D" w:rsidRPr="008A2AB4">
          <w:rPr>
            <w:rStyle w:val="Lienhypertexte"/>
            <w:noProof/>
            <w:rtl/>
          </w:rPr>
          <w:t>الفرع السادس: الرقابة القضائية</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_Toc168134069 \h </w:instrText>
        </w:r>
        <w:r w:rsidR="0099316D" w:rsidRPr="008A2AB4">
          <w:rPr>
            <w:noProof/>
            <w:webHidden/>
          </w:rPr>
        </w:r>
        <w:r w:rsidR="0099316D" w:rsidRPr="008A2AB4">
          <w:rPr>
            <w:noProof/>
            <w:webHidden/>
          </w:rPr>
          <w:fldChar w:fldCharType="separate"/>
        </w:r>
        <w:r w:rsidR="008A2AB4" w:rsidRPr="008A2AB4">
          <w:rPr>
            <w:noProof/>
            <w:webHidden/>
            <w:rtl/>
          </w:rPr>
          <w:t>62</w:t>
        </w:r>
        <w:r w:rsidR="0099316D" w:rsidRPr="008A2AB4">
          <w:rPr>
            <w:noProof/>
            <w:webHidden/>
          </w:rPr>
          <w:fldChar w:fldCharType="end"/>
        </w:r>
      </w:hyperlink>
    </w:p>
    <w:p w14:paraId="6761A355" w14:textId="77777777" w:rsidR="0099316D" w:rsidRPr="008A2AB4" w:rsidRDefault="00633B66" w:rsidP="0099316D">
      <w:pPr>
        <w:pStyle w:val="TM3"/>
        <w:ind w:left="0" w:firstLine="1"/>
        <w:rPr>
          <w:rFonts w:asciiTheme="minorHAnsi" w:eastAsiaTheme="minorEastAsia" w:hAnsiTheme="minorHAnsi" w:cstheme="minorBidi"/>
          <w:noProof/>
          <w:sz w:val="22"/>
          <w:szCs w:val="22"/>
          <w:lang w:val="fr-FR" w:eastAsia="fr-FR" w:bidi="ar-SA"/>
        </w:rPr>
      </w:pPr>
      <w:hyperlink w:anchor="_Toc168134070" w:history="1">
        <w:r w:rsidR="0099316D" w:rsidRPr="008A2AB4">
          <w:rPr>
            <w:rStyle w:val="Lienhypertexte"/>
            <w:noProof/>
            <w:rtl/>
          </w:rPr>
          <w:t>المبحث الثاني: الرقابة على تكوين وتنفيذ عقد التفويض</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_Toc168134070 \h </w:instrText>
        </w:r>
        <w:r w:rsidR="0099316D" w:rsidRPr="008A2AB4">
          <w:rPr>
            <w:noProof/>
            <w:webHidden/>
          </w:rPr>
        </w:r>
        <w:r w:rsidR="0099316D" w:rsidRPr="008A2AB4">
          <w:rPr>
            <w:noProof/>
            <w:webHidden/>
          </w:rPr>
          <w:fldChar w:fldCharType="separate"/>
        </w:r>
        <w:r w:rsidR="008A2AB4" w:rsidRPr="008A2AB4">
          <w:rPr>
            <w:noProof/>
            <w:webHidden/>
            <w:rtl/>
          </w:rPr>
          <w:t>64</w:t>
        </w:r>
        <w:r w:rsidR="0099316D" w:rsidRPr="008A2AB4">
          <w:rPr>
            <w:noProof/>
            <w:webHidden/>
          </w:rPr>
          <w:fldChar w:fldCharType="end"/>
        </w:r>
      </w:hyperlink>
    </w:p>
    <w:p w14:paraId="27C3EB8B" w14:textId="77777777" w:rsidR="0099316D" w:rsidRPr="008A2AB4" w:rsidRDefault="00633B66" w:rsidP="0099316D">
      <w:pPr>
        <w:pStyle w:val="TM4"/>
        <w:ind w:left="0"/>
        <w:rPr>
          <w:rFonts w:asciiTheme="minorHAnsi" w:eastAsiaTheme="minorEastAsia" w:hAnsiTheme="minorHAnsi" w:cstheme="minorBidi"/>
          <w:noProof/>
          <w:sz w:val="22"/>
          <w:szCs w:val="22"/>
          <w:lang w:val="fr-FR" w:eastAsia="fr-FR" w:bidi="ar-SA"/>
        </w:rPr>
      </w:pPr>
      <w:hyperlink w:anchor="_Toc168134071" w:history="1">
        <w:r w:rsidR="0099316D" w:rsidRPr="008A2AB4">
          <w:rPr>
            <w:rStyle w:val="Lienhypertexte"/>
            <w:noProof/>
            <w:rtl/>
          </w:rPr>
          <w:t>المطلب الأول: الرقابة الذاتية للسلطة المفوضة</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_Toc168134071 \h </w:instrText>
        </w:r>
        <w:r w:rsidR="0099316D" w:rsidRPr="008A2AB4">
          <w:rPr>
            <w:noProof/>
            <w:webHidden/>
          </w:rPr>
        </w:r>
        <w:r w:rsidR="0099316D" w:rsidRPr="008A2AB4">
          <w:rPr>
            <w:noProof/>
            <w:webHidden/>
          </w:rPr>
          <w:fldChar w:fldCharType="separate"/>
        </w:r>
        <w:r w:rsidR="008A2AB4" w:rsidRPr="008A2AB4">
          <w:rPr>
            <w:noProof/>
            <w:webHidden/>
            <w:rtl/>
          </w:rPr>
          <w:t>65</w:t>
        </w:r>
        <w:r w:rsidR="0099316D" w:rsidRPr="008A2AB4">
          <w:rPr>
            <w:noProof/>
            <w:webHidden/>
          </w:rPr>
          <w:fldChar w:fldCharType="end"/>
        </w:r>
      </w:hyperlink>
    </w:p>
    <w:p w14:paraId="222FEA0C" w14:textId="77777777" w:rsidR="0099316D" w:rsidRPr="008A2AB4" w:rsidRDefault="00633B66" w:rsidP="0099316D">
      <w:pPr>
        <w:pStyle w:val="TM3"/>
        <w:ind w:left="0" w:firstLine="1"/>
        <w:rPr>
          <w:rFonts w:asciiTheme="minorHAnsi" w:eastAsiaTheme="minorEastAsia" w:hAnsiTheme="minorHAnsi" w:cstheme="minorBidi"/>
          <w:noProof/>
          <w:sz w:val="22"/>
          <w:szCs w:val="22"/>
          <w:lang w:val="fr-FR" w:eastAsia="fr-FR" w:bidi="ar-SA"/>
        </w:rPr>
      </w:pPr>
      <w:hyperlink w:anchor="_Toc168134072" w:history="1">
        <w:r w:rsidR="0099316D" w:rsidRPr="008A2AB4">
          <w:rPr>
            <w:rStyle w:val="Lienhypertexte"/>
            <w:noProof/>
            <w:rtl/>
          </w:rPr>
          <w:t>الفرع الأول: الرقابة الداخلية</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_Toc168134072 \h </w:instrText>
        </w:r>
        <w:r w:rsidR="0099316D" w:rsidRPr="008A2AB4">
          <w:rPr>
            <w:noProof/>
            <w:webHidden/>
          </w:rPr>
        </w:r>
        <w:r w:rsidR="0099316D" w:rsidRPr="008A2AB4">
          <w:rPr>
            <w:noProof/>
            <w:webHidden/>
          </w:rPr>
          <w:fldChar w:fldCharType="separate"/>
        </w:r>
        <w:r w:rsidR="008A2AB4" w:rsidRPr="008A2AB4">
          <w:rPr>
            <w:noProof/>
            <w:webHidden/>
            <w:rtl/>
          </w:rPr>
          <w:t>66</w:t>
        </w:r>
        <w:r w:rsidR="0099316D" w:rsidRPr="008A2AB4">
          <w:rPr>
            <w:noProof/>
            <w:webHidden/>
          </w:rPr>
          <w:fldChar w:fldCharType="end"/>
        </w:r>
      </w:hyperlink>
    </w:p>
    <w:p w14:paraId="23328AD4" w14:textId="77777777" w:rsidR="0099316D" w:rsidRPr="008A2AB4" w:rsidRDefault="00633B66" w:rsidP="0099316D">
      <w:pPr>
        <w:pStyle w:val="TM5"/>
        <w:ind w:left="0" w:firstLine="1"/>
        <w:rPr>
          <w:rFonts w:asciiTheme="minorHAnsi" w:eastAsiaTheme="minorEastAsia" w:hAnsiTheme="minorHAnsi" w:cstheme="minorBidi"/>
          <w:noProof/>
          <w:sz w:val="22"/>
          <w:szCs w:val="22"/>
          <w:lang w:val="fr-FR" w:eastAsia="fr-FR" w:bidi="ar-SA"/>
        </w:rPr>
      </w:pPr>
      <w:hyperlink w:anchor="_Toc168134073" w:history="1">
        <w:r w:rsidR="0099316D" w:rsidRPr="008A2AB4">
          <w:rPr>
            <w:rStyle w:val="Lienhypertexte"/>
            <w:noProof/>
            <w:rtl/>
          </w:rPr>
          <w:t>الفرع الثاني: الرقابة الخارجية</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_Toc168134073 \h </w:instrText>
        </w:r>
        <w:r w:rsidR="0099316D" w:rsidRPr="008A2AB4">
          <w:rPr>
            <w:noProof/>
            <w:webHidden/>
          </w:rPr>
        </w:r>
        <w:r w:rsidR="0099316D" w:rsidRPr="008A2AB4">
          <w:rPr>
            <w:noProof/>
            <w:webHidden/>
          </w:rPr>
          <w:fldChar w:fldCharType="separate"/>
        </w:r>
        <w:r w:rsidR="008A2AB4" w:rsidRPr="008A2AB4">
          <w:rPr>
            <w:noProof/>
            <w:webHidden/>
            <w:rtl/>
          </w:rPr>
          <w:t>70</w:t>
        </w:r>
        <w:r w:rsidR="0099316D" w:rsidRPr="008A2AB4">
          <w:rPr>
            <w:noProof/>
            <w:webHidden/>
          </w:rPr>
          <w:fldChar w:fldCharType="end"/>
        </w:r>
      </w:hyperlink>
    </w:p>
    <w:p w14:paraId="6504B0E5" w14:textId="77777777" w:rsidR="0099316D" w:rsidRPr="008A2AB4" w:rsidRDefault="00633B66" w:rsidP="0099316D">
      <w:pPr>
        <w:pStyle w:val="TM4"/>
        <w:ind w:left="0"/>
        <w:rPr>
          <w:rFonts w:asciiTheme="minorHAnsi" w:eastAsiaTheme="minorEastAsia" w:hAnsiTheme="minorHAnsi" w:cstheme="minorBidi"/>
          <w:noProof/>
          <w:sz w:val="22"/>
          <w:szCs w:val="22"/>
          <w:lang w:val="fr-FR" w:eastAsia="fr-FR" w:bidi="ar-SA"/>
        </w:rPr>
      </w:pPr>
      <w:hyperlink w:anchor="_Toc168134074" w:history="1">
        <w:r w:rsidR="0099316D" w:rsidRPr="008A2AB4">
          <w:rPr>
            <w:rStyle w:val="Lienhypertexte"/>
            <w:noProof/>
            <w:rtl/>
          </w:rPr>
          <w:t>المطلب الثاني: الرقابة على المبادئ المقررة لإبرام عقود التفويض</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_Toc168134074 \h </w:instrText>
        </w:r>
        <w:r w:rsidR="0099316D" w:rsidRPr="008A2AB4">
          <w:rPr>
            <w:noProof/>
            <w:webHidden/>
          </w:rPr>
        </w:r>
        <w:r w:rsidR="0099316D" w:rsidRPr="008A2AB4">
          <w:rPr>
            <w:noProof/>
            <w:webHidden/>
          </w:rPr>
          <w:fldChar w:fldCharType="separate"/>
        </w:r>
        <w:r w:rsidR="008A2AB4" w:rsidRPr="008A2AB4">
          <w:rPr>
            <w:noProof/>
            <w:webHidden/>
            <w:rtl/>
          </w:rPr>
          <w:t>72</w:t>
        </w:r>
        <w:r w:rsidR="0099316D" w:rsidRPr="008A2AB4">
          <w:rPr>
            <w:noProof/>
            <w:webHidden/>
          </w:rPr>
          <w:fldChar w:fldCharType="end"/>
        </w:r>
      </w:hyperlink>
    </w:p>
    <w:p w14:paraId="00031EC8" w14:textId="77777777" w:rsidR="0099316D" w:rsidRPr="008A2AB4" w:rsidRDefault="00633B66" w:rsidP="0099316D">
      <w:pPr>
        <w:pStyle w:val="TM5"/>
        <w:ind w:left="0" w:firstLine="1"/>
        <w:rPr>
          <w:rFonts w:asciiTheme="minorHAnsi" w:eastAsiaTheme="minorEastAsia" w:hAnsiTheme="minorHAnsi" w:cstheme="minorBidi"/>
          <w:noProof/>
          <w:sz w:val="22"/>
          <w:szCs w:val="22"/>
          <w:lang w:val="fr-FR" w:eastAsia="fr-FR" w:bidi="ar-SA"/>
        </w:rPr>
      </w:pPr>
      <w:hyperlink w:anchor="_Toc168134075" w:history="1">
        <w:r w:rsidR="0099316D" w:rsidRPr="008A2AB4">
          <w:rPr>
            <w:rStyle w:val="Lienhypertexte"/>
            <w:noProof/>
            <w:rtl/>
          </w:rPr>
          <w:t>الفرع الأول: مبدأ الشفافية وتكريس قواعد المنافسة</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_Toc168134075 \h </w:instrText>
        </w:r>
        <w:r w:rsidR="0099316D" w:rsidRPr="008A2AB4">
          <w:rPr>
            <w:noProof/>
            <w:webHidden/>
          </w:rPr>
        </w:r>
        <w:r w:rsidR="0099316D" w:rsidRPr="008A2AB4">
          <w:rPr>
            <w:noProof/>
            <w:webHidden/>
          </w:rPr>
          <w:fldChar w:fldCharType="separate"/>
        </w:r>
        <w:r w:rsidR="008A2AB4" w:rsidRPr="008A2AB4">
          <w:rPr>
            <w:noProof/>
            <w:webHidden/>
            <w:rtl/>
          </w:rPr>
          <w:t>73</w:t>
        </w:r>
        <w:r w:rsidR="0099316D" w:rsidRPr="008A2AB4">
          <w:rPr>
            <w:noProof/>
            <w:webHidden/>
          </w:rPr>
          <w:fldChar w:fldCharType="end"/>
        </w:r>
      </w:hyperlink>
    </w:p>
    <w:p w14:paraId="12C08D1D" w14:textId="77777777" w:rsidR="0099316D" w:rsidRPr="008A2AB4" w:rsidRDefault="00633B66" w:rsidP="0099316D">
      <w:pPr>
        <w:pStyle w:val="TM5"/>
        <w:ind w:left="0" w:firstLine="1"/>
        <w:rPr>
          <w:rFonts w:asciiTheme="minorHAnsi" w:eastAsiaTheme="minorEastAsia" w:hAnsiTheme="minorHAnsi" w:cstheme="minorBidi"/>
          <w:noProof/>
          <w:sz w:val="22"/>
          <w:szCs w:val="22"/>
          <w:lang w:val="fr-FR" w:eastAsia="fr-FR" w:bidi="ar-SA"/>
        </w:rPr>
      </w:pPr>
      <w:hyperlink w:anchor="_Toc168134076" w:history="1">
        <w:r w:rsidR="0099316D" w:rsidRPr="008A2AB4">
          <w:rPr>
            <w:rStyle w:val="Lienhypertexte"/>
            <w:noProof/>
            <w:rtl/>
          </w:rPr>
          <w:t>الفرع الثاني: مبدا حرية الوصول إلى الطلب العمومي</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_Toc168134076 \h </w:instrText>
        </w:r>
        <w:r w:rsidR="0099316D" w:rsidRPr="008A2AB4">
          <w:rPr>
            <w:noProof/>
            <w:webHidden/>
          </w:rPr>
        </w:r>
        <w:r w:rsidR="0099316D" w:rsidRPr="008A2AB4">
          <w:rPr>
            <w:noProof/>
            <w:webHidden/>
          </w:rPr>
          <w:fldChar w:fldCharType="separate"/>
        </w:r>
        <w:r w:rsidR="008A2AB4" w:rsidRPr="008A2AB4">
          <w:rPr>
            <w:noProof/>
            <w:webHidden/>
            <w:rtl/>
          </w:rPr>
          <w:t>78</w:t>
        </w:r>
        <w:r w:rsidR="0099316D" w:rsidRPr="008A2AB4">
          <w:rPr>
            <w:noProof/>
            <w:webHidden/>
          </w:rPr>
          <w:fldChar w:fldCharType="end"/>
        </w:r>
      </w:hyperlink>
    </w:p>
    <w:p w14:paraId="7FF25CB0" w14:textId="77777777" w:rsidR="0099316D" w:rsidRPr="008A2AB4" w:rsidRDefault="00633B66" w:rsidP="0099316D">
      <w:pPr>
        <w:pStyle w:val="TM5"/>
        <w:ind w:left="0" w:firstLine="1"/>
        <w:rPr>
          <w:rFonts w:asciiTheme="minorHAnsi" w:eastAsiaTheme="minorEastAsia" w:hAnsiTheme="minorHAnsi" w:cstheme="minorBidi"/>
          <w:noProof/>
          <w:sz w:val="22"/>
          <w:szCs w:val="22"/>
          <w:lang w:val="fr-FR" w:eastAsia="fr-FR" w:bidi="ar-SA"/>
        </w:rPr>
      </w:pPr>
      <w:hyperlink w:anchor="_Toc168134077" w:history="1">
        <w:r w:rsidR="0099316D" w:rsidRPr="008A2AB4">
          <w:rPr>
            <w:rStyle w:val="Lienhypertexte"/>
            <w:noProof/>
            <w:rtl/>
          </w:rPr>
          <w:t>الفرع الثالث: المساواة في معاملة المترشحين</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_Toc168134077 \h </w:instrText>
        </w:r>
        <w:r w:rsidR="0099316D" w:rsidRPr="008A2AB4">
          <w:rPr>
            <w:noProof/>
            <w:webHidden/>
          </w:rPr>
        </w:r>
        <w:r w:rsidR="0099316D" w:rsidRPr="008A2AB4">
          <w:rPr>
            <w:noProof/>
            <w:webHidden/>
          </w:rPr>
          <w:fldChar w:fldCharType="separate"/>
        </w:r>
        <w:r w:rsidR="008A2AB4" w:rsidRPr="008A2AB4">
          <w:rPr>
            <w:noProof/>
            <w:webHidden/>
            <w:rtl/>
          </w:rPr>
          <w:t>80</w:t>
        </w:r>
        <w:r w:rsidR="0099316D" w:rsidRPr="008A2AB4">
          <w:rPr>
            <w:noProof/>
            <w:webHidden/>
          </w:rPr>
          <w:fldChar w:fldCharType="end"/>
        </w:r>
      </w:hyperlink>
    </w:p>
    <w:p w14:paraId="0FDABAB9" w14:textId="77777777" w:rsidR="0099316D" w:rsidRPr="008A2AB4" w:rsidRDefault="00633B66" w:rsidP="0099316D">
      <w:pPr>
        <w:pStyle w:val="TM4"/>
        <w:ind w:left="0"/>
        <w:rPr>
          <w:rFonts w:asciiTheme="minorHAnsi" w:eastAsiaTheme="minorEastAsia" w:hAnsiTheme="minorHAnsi" w:cstheme="minorBidi"/>
          <w:noProof/>
          <w:sz w:val="22"/>
          <w:szCs w:val="22"/>
          <w:lang w:val="fr-FR" w:eastAsia="fr-FR" w:bidi="ar-SA"/>
        </w:rPr>
      </w:pPr>
      <w:hyperlink w:anchor="_Toc168134078" w:history="1">
        <w:r w:rsidR="0099316D" w:rsidRPr="008A2AB4">
          <w:rPr>
            <w:rStyle w:val="Lienhypertexte"/>
            <w:noProof/>
            <w:rtl/>
          </w:rPr>
          <w:t>المطلب الثالث: الرقابة على تنفيذ عقد التفويض</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_Toc168134078 \h </w:instrText>
        </w:r>
        <w:r w:rsidR="0099316D" w:rsidRPr="008A2AB4">
          <w:rPr>
            <w:noProof/>
            <w:webHidden/>
          </w:rPr>
        </w:r>
        <w:r w:rsidR="0099316D" w:rsidRPr="008A2AB4">
          <w:rPr>
            <w:noProof/>
            <w:webHidden/>
          </w:rPr>
          <w:fldChar w:fldCharType="separate"/>
        </w:r>
        <w:r w:rsidR="008A2AB4" w:rsidRPr="008A2AB4">
          <w:rPr>
            <w:noProof/>
            <w:webHidden/>
            <w:rtl/>
          </w:rPr>
          <w:t>81</w:t>
        </w:r>
        <w:r w:rsidR="0099316D" w:rsidRPr="008A2AB4">
          <w:rPr>
            <w:noProof/>
            <w:webHidden/>
          </w:rPr>
          <w:fldChar w:fldCharType="end"/>
        </w:r>
      </w:hyperlink>
    </w:p>
    <w:p w14:paraId="553A00EE" w14:textId="77777777" w:rsidR="0099316D" w:rsidRPr="008A2AB4" w:rsidRDefault="00633B66" w:rsidP="0099316D">
      <w:pPr>
        <w:pStyle w:val="TM5"/>
        <w:ind w:left="0" w:firstLine="1"/>
        <w:rPr>
          <w:rFonts w:asciiTheme="minorHAnsi" w:eastAsiaTheme="minorEastAsia" w:hAnsiTheme="minorHAnsi" w:cstheme="minorBidi"/>
          <w:noProof/>
          <w:sz w:val="22"/>
          <w:szCs w:val="22"/>
          <w:lang w:val="fr-FR" w:eastAsia="fr-FR" w:bidi="ar-SA"/>
        </w:rPr>
      </w:pPr>
      <w:hyperlink w:anchor="_Toc168134079" w:history="1">
        <w:r w:rsidR="0099316D" w:rsidRPr="008A2AB4">
          <w:rPr>
            <w:rStyle w:val="Lienhypertexte"/>
            <w:noProof/>
            <w:rtl/>
          </w:rPr>
          <w:t>الفرع الأول: احترام المبادئ المتعلقة بتنفيذ المرفق العام</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_Toc168134079 \h </w:instrText>
        </w:r>
        <w:r w:rsidR="0099316D" w:rsidRPr="008A2AB4">
          <w:rPr>
            <w:noProof/>
            <w:webHidden/>
          </w:rPr>
        </w:r>
        <w:r w:rsidR="0099316D" w:rsidRPr="008A2AB4">
          <w:rPr>
            <w:noProof/>
            <w:webHidden/>
          </w:rPr>
          <w:fldChar w:fldCharType="separate"/>
        </w:r>
        <w:r w:rsidR="008A2AB4" w:rsidRPr="008A2AB4">
          <w:rPr>
            <w:noProof/>
            <w:webHidden/>
            <w:rtl/>
          </w:rPr>
          <w:t>82</w:t>
        </w:r>
        <w:r w:rsidR="0099316D" w:rsidRPr="008A2AB4">
          <w:rPr>
            <w:noProof/>
            <w:webHidden/>
          </w:rPr>
          <w:fldChar w:fldCharType="end"/>
        </w:r>
      </w:hyperlink>
    </w:p>
    <w:p w14:paraId="2D428D5E" w14:textId="77777777" w:rsidR="0099316D" w:rsidRPr="008A2AB4" w:rsidRDefault="00633B66" w:rsidP="0099316D">
      <w:pPr>
        <w:pStyle w:val="TM5"/>
        <w:ind w:left="0" w:firstLine="1"/>
        <w:rPr>
          <w:rFonts w:asciiTheme="minorHAnsi" w:eastAsiaTheme="minorEastAsia" w:hAnsiTheme="minorHAnsi" w:cstheme="minorBidi"/>
          <w:noProof/>
          <w:sz w:val="22"/>
          <w:szCs w:val="22"/>
          <w:lang w:val="fr-FR" w:eastAsia="fr-FR" w:bidi="ar-SA"/>
        </w:rPr>
      </w:pPr>
      <w:hyperlink w:anchor="_Toc168134080" w:history="1">
        <w:r w:rsidR="0099316D" w:rsidRPr="008A2AB4">
          <w:rPr>
            <w:rStyle w:val="Lienhypertexte"/>
            <w:noProof/>
            <w:rtl/>
          </w:rPr>
          <w:t>الفرع الثاني: الرقابة الميدانية على تنفيذ المرفق العام</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_Toc168134080 \h </w:instrText>
        </w:r>
        <w:r w:rsidR="0099316D" w:rsidRPr="008A2AB4">
          <w:rPr>
            <w:noProof/>
            <w:webHidden/>
          </w:rPr>
        </w:r>
        <w:r w:rsidR="0099316D" w:rsidRPr="008A2AB4">
          <w:rPr>
            <w:noProof/>
            <w:webHidden/>
          </w:rPr>
          <w:fldChar w:fldCharType="separate"/>
        </w:r>
        <w:r w:rsidR="008A2AB4" w:rsidRPr="008A2AB4">
          <w:rPr>
            <w:noProof/>
            <w:webHidden/>
            <w:rtl/>
          </w:rPr>
          <w:t>88</w:t>
        </w:r>
        <w:r w:rsidR="0099316D" w:rsidRPr="008A2AB4">
          <w:rPr>
            <w:noProof/>
            <w:webHidden/>
          </w:rPr>
          <w:fldChar w:fldCharType="end"/>
        </w:r>
      </w:hyperlink>
    </w:p>
    <w:p w14:paraId="5076531A" w14:textId="0DA6B635" w:rsidR="0099316D" w:rsidRPr="008A2AB4" w:rsidRDefault="00633B66" w:rsidP="004305ED">
      <w:pPr>
        <w:pStyle w:val="TM1"/>
        <w:rPr>
          <w:rFonts w:asciiTheme="minorHAnsi" w:eastAsiaTheme="minorEastAsia" w:hAnsiTheme="minorHAnsi" w:cstheme="minorBidi"/>
          <w:b w:val="0"/>
          <w:bCs w:val="0"/>
          <w:sz w:val="22"/>
          <w:szCs w:val="22"/>
          <w:lang w:val="fr-FR" w:eastAsia="fr-FR" w:bidi="ar-SA"/>
        </w:rPr>
      </w:pPr>
      <w:hyperlink w:anchor="_Toc168134081" w:history="1">
        <w:r w:rsidR="0099316D" w:rsidRPr="008A2AB4">
          <w:rPr>
            <w:rStyle w:val="Lienhypertexte"/>
            <w:b w:val="0"/>
            <w:bCs w:val="0"/>
            <w:u w:val="none"/>
            <w:rtl/>
          </w:rPr>
          <w:t>الباب الثاني</w:t>
        </w:r>
      </w:hyperlink>
      <w:r w:rsidR="004305ED" w:rsidRPr="008A2AB4">
        <w:rPr>
          <w:rStyle w:val="Lienhypertexte"/>
          <w:b w:val="0"/>
          <w:bCs w:val="0"/>
          <w:u w:val="none"/>
        </w:rPr>
        <w:t xml:space="preserve"> </w:t>
      </w:r>
      <w:hyperlink w:anchor="_Toc168134082" w:history="1">
        <w:r w:rsidR="0099316D" w:rsidRPr="008A2AB4">
          <w:rPr>
            <w:rStyle w:val="Lienhypertexte"/>
            <w:b w:val="0"/>
            <w:bCs w:val="0"/>
            <w:u w:val="none"/>
            <w:rtl/>
          </w:rPr>
          <w:t>حدود السلطة المفوضة في الرقابة على عقود تفويض المرفق العام</w:t>
        </w:r>
        <w:r w:rsidR="0099316D" w:rsidRPr="008A2AB4">
          <w:rPr>
            <w:b w:val="0"/>
            <w:bCs w:val="0"/>
            <w:webHidden/>
          </w:rPr>
          <w:tab/>
        </w:r>
        <w:r w:rsidR="0099316D" w:rsidRPr="008A2AB4">
          <w:rPr>
            <w:b w:val="0"/>
            <w:bCs w:val="0"/>
            <w:webHidden/>
          </w:rPr>
          <w:fldChar w:fldCharType="begin"/>
        </w:r>
        <w:r w:rsidR="0099316D" w:rsidRPr="008A2AB4">
          <w:rPr>
            <w:b w:val="0"/>
            <w:bCs w:val="0"/>
            <w:webHidden/>
          </w:rPr>
          <w:instrText xml:space="preserve"> PAGEREF _Toc168134082 \h </w:instrText>
        </w:r>
        <w:r w:rsidR="0099316D" w:rsidRPr="008A2AB4">
          <w:rPr>
            <w:b w:val="0"/>
            <w:bCs w:val="0"/>
            <w:webHidden/>
          </w:rPr>
        </w:r>
        <w:r w:rsidR="0099316D" w:rsidRPr="008A2AB4">
          <w:rPr>
            <w:b w:val="0"/>
            <w:bCs w:val="0"/>
            <w:webHidden/>
          </w:rPr>
          <w:fldChar w:fldCharType="separate"/>
        </w:r>
        <w:r w:rsidR="008A2AB4" w:rsidRPr="008A2AB4">
          <w:rPr>
            <w:b w:val="0"/>
            <w:bCs w:val="0"/>
            <w:webHidden/>
            <w:rtl/>
          </w:rPr>
          <w:t>97</w:t>
        </w:r>
        <w:r w:rsidR="0099316D" w:rsidRPr="008A2AB4">
          <w:rPr>
            <w:b w:val="0"/>
            <w:bCs w:val="0"/>
            <w:webHidden/>
          </w:rPr>
          <w:fldChar w:fldCharType="end"/>
        </w:r>
      </w:hyperlink>
    </w:p>
    <w:p w14:paraId="665EE1C9" w14:textId="77777777" w:rsidR="0099316D" w:rsidRPr="008A2AB4" w:rsidRDefault="00633B66" w:rsidP="0099316D">
      <w:pPr>
        <w:pStyle w:val="TM2"/>
        <w:ind w:left="0" w:firstLine="1"/>
        <w:rPr>
          <w:rFonts w:asciiTheme="minorHAnsi" w:eastAsiaTheme="minorEastAsia" w:hAnsiTheme="minorHAnsi" w:cstheme="minorBidi"/>
          <w:noProof/>
          <w:sz w:val="22"/>
          <w:szCs w:val="22"/>
          <w:lang w:val="fr-FR" w:eastAsia="fr-FR" w:bidi="ar-SA"/>
        </w:rPr>
      </w:pPr>
      <w:hyperlink w:anchor="_Toc168134083" w:history="1">
        <w:r w:rsidR="0099316D" w:rsidRPr="008A2AB4">
          <w:rPr>
            <w:rStyle w:val="Lienhypertexte"/>
            <w:noProof/>
            <w:rtl/>
          </w:rPr>
          <w:t>الفصل الأول: أسس ومظاهر الرقابة على عقود التفويض</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_Toc168134083 \h </w:instrText>
        </w:r>
        <w:r w:rsidR="0099316D" w:rsidRPr="008A2AB4">
          <w:rPr>
            <w:noProof/>
            <w:webHidden/>
          </w:rPr>
        </w:r>
        <w:r w:rsidR="0099316D" w:rsidRPr="008A2AB4">
          <w:rPr>
            <w:noProof/>
            <w:webHidden/>
          </w:rPr>
          <w:fldChar w:fldCharType="separate"/>
        </w:r>
        <w:r w:rsidR="008A2AB4" w:rsidRPr="008A2AB4">
          <w:rPr>
            <w:noProof/>
            <w:webHidden/>
            <w:rtl/>
          </w:rPr>
          <w:t>99</w:t>
        </w:r>
        <w:r w:rsidR="0099316D" w:rsidRPr="008A2AB4">
          <w:rPr>
            <w:noProof/>
            <w:webHidden/>
          </w:rPr>
          <w:fldChar w:fldCharType="end"/>
        </w:r>
      </w:hyperlink>
    </w:p>
    <w:p w14:paraId="6108D7F3" w14:textId="77777777" w:rsidR="0099316D" w:rsidRPr="008A2AB4" w:rsidRDefault="00633B66" w:rsidP="0099316D">
      <w:pPr>
        <w:pStyle w:val="TM3"/>
        <w:ind w:left="0" w:firstLine="1"/>
        <w:rPr>
          <w:rFonts w:asciiTheme="minorHAnsi" w:eastAsiaTheme="minorEastAsia" w:hAnsiTheme="minorHAnsi" w:cstheme="minorBidi"/>
          <w:noProof/>
          <w:sz w:val="22"/>
          <w:szCs w:val="22"/>
          <w:lang w:val="fr-FR" w:eastAsia="fr-FR" w:bidi="ar-SA"/>
        </w:rPr>
      </w:pPr>
      <w:hyperlink w:anchor="_Toc168134084" w:history="1">
        <w:r w:rsidR="0099316D" w:rsidRPr="008A2AB4">
          <w:rPr>
            <w:rStyle w:val="Lienhypertexte"/>
            <w:noProof/>
            <w:rtl/>
          </w:rPr>
          <w:t>المبحث الأول: أسس وخصوصية الرقابة على عقود التفويض</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_Toc168134084 \h </w:instrText>
        </w:r>
        <w:r w:rsidR="0099316D" w:rsidRPr="008A2AB4">
          <w:rPr>
            <w:noProof/>
            <w:webHidden/>
          </w:rPr>
        </w:r>
        <w:r w:rsidR="0099316D" w:rsidRPr="008A2AB4">
          <w:rPr>
            <w:noProof/>
            <w:webHidden/>
          </w:rPr>
          <w:fldChar w:fldCharType="separate"/>
        </w:r>
        <w:r w:rsidR="008A2AB4" w:rsidRPr="008A2AB4">
          <w:rPr>
            <w:noProof/>
            <w:webHidden/>
            <w:rtl/>
          </w:rPr>
          <w:t>100</w:t>
        </w:r>
        <w:r w:rsidR="0099316D" w:rsidRPr="008A2AB4">
          <w:rPr>
            <w:noProof/>
            <w:webHidden/>
          </w:rPr>
          <w:fldChar w:fldCharType="end"/>
        </w:r>
      </w:hyperlink>
    </w:p>
    <w:p w14:paraId="2B516FC1" w14:textId="77777777" w:rsidR="0099316D" w:rsidRPr="008A2AB4" w:rsidRDefault="00633B66" w:rsidP="0099316D">
      <w:pPr>
        <w:pStyle w:val="TM4"/>
        <w:ind w:left="0"/>
        <w:rPr>
          <w:rFonts w:asciiTheme="minorHAnsi" w:eastAsiaTheme="minorEastAsia" w:hAnsiTheme="minorHAnsi" w:cstheme="minorBidi"/>
          <w:noProof/>
          <w:sz w:val="22"/>
          <w:szCs w:val="22"/>
          <w:lang w:val="fr-FR" w:eastAsia="fr-FR" w:bidi="ar-SA"/>
        </w:rPr>
      </w:pPr>
      <w:hyperlink w:anchor="_Toc168134085" w:history="1">
        <w:r w:rsidR="0099316D" w:rsidRPr="008A2AB4">
          <w:rPr>
            <w:rStyle w:val="Lienhypertexte"/>
            <w:noProof/>
            <w:rtl/>
          </w:rPr>
          <w:t>المطلب الأول: الأسس القانونية للرقابة على عقود التفويض</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_Toc168134085 \h </w:instrText>
        </w:r>
        <w:r w:rsidR="0099316D" w:rsidRPr="008A2AB4">
          <w:rPr>
            <w:noProof/>
            <w:webHidden/>
          </w:rPr>
        </w:r>
        <w:r w:rsidR="0099316D" w:rsidRPr="008A2AB4">
          <w:rPr>
            <w:noProof/>
            <w:webHidden/>
          </w:rPr>
          <w:fldChar w:fldCharType="separate"/>
        </w:r>
        <w:r w:rsidR="008A2AB4" w:rsidRPr="008A2AB4">
          <w:rPr>
            <w:noProof/>
            <w:webHidden/>
            <w:rtl/>
          </w:rPr>
          <w:t>101</w:t>
        </w:r>
        <w:r w:rsidR="0099316D" w:rsidRPr="008A2AB4">
          <w:rPr>
            <w:noProof/>
            <w:webHidden/>
          </w:rPr>
          <w:fldChar w:fldCharType="end"/>
        </w:r>
      </w:hyperlink>
    </w:p>
    <w:p w14:paraId="6E38F6DC" w14:textId="77777777" w:rsidR="0099316D" w:rsidRPr="008A2AB4" w:rsidRDefault="00633B66" w:rsidP="0099316D">
      <w:pPr>
        <w:pStyle w:val="TM5"/>
        <w:ind w:left="0" w:firstLine="1"/>
        <w:rPr>
          <w:rFonts w:asciiTheme="minorHAnsi" w:eastAsiaTheme="minorEastAsia" w:hAnsiTheme="minorHAnsi" w:cstheme="minorBidi"/>
          <w:noProof/>
          <w:sz w:val="22"/>
          <w:szCs w:val="22"/>
          <w:lang w:val="fr-FR" w:eastAsia="fr-FR" w:bidi="ar-SA"/>
        </w:rPr>
      </w:pPr>
      <w:hyperlink w:anchor="_Toc168134086" w:history="1">
        <w:r w:rsidR="0099316D" w:rsidRPr="008A2AB4">
          <w:rPr>
            <w:rStyle w:val="Lienhypertexte"/>
            <w:noProof/>
            <w:rtl/>
            <w:lang w:val="fr-FR"/>
          </w:rPr>
          <w:t>الفرع الأول: السلطة العامة كأساس للرقابة على عقد التفويض</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_Toc168134086 \h </w:instrText>
        </w:r>
        <w:r w:rsidR="0099316D" w:rsidRPr="008A2AB4">
          <w:rPr>
            <w:noProof/>
            <w:webHidden/>
          </w:rPr>
        </w:r>
        <w:r w:rsidR="0099316D" w:rsidRPr="008A2AB4">
          <w:rPr>
            <w:noProof/>
            <w:webHidden/>
          </w:rPr>
          <w:fldChar w:fldCharType="separate"/>
        </w:r>
        <w:r w:rsidR="008A2AB4" w:rsidRPr="008A2AB4">
          <w:rPr>
            <w:noProof/>
            <w:webHidden/>
            <w:rtl/>
          </w:rPr>
          <w:t>101</w:t>
        </w:r>
        <w:r w:rsidR="0099316D" w:rsidRPr="008A2AB4">
          <w:rPr>
            <w:noProof/>
            <w:webHidden/>
          </w:rPr>
          <w:fldChar w:fldCharType="end"/>
        </w:r>
      </w:hyperlink>
    </w:p>
    <w:p w14:paraId="1A633529" w14:textId="77777777" w:rsidR="0099316D" w:rsidRPr="008A2AB4" w:rsidRDefault="00633B66" w:rsidP="0099316D">
      <w:pPr>
        <w:pStyle w:val="TM5"/>
        <w:ind w:left="0" w:firstLine="1"/>
        <w:rPr>
          <w:rFonts w:asciiTheme="minorHAnsi" w:eastAsiaTheme="minorEastAsia" w:hAnsiTheme="minorHAnsi" w:cstheme="minorBidi"/>
          <w:noProof/>
          <w:sz w:val="22"/>
          <w:szCs w:val="22"/>
          <w:lang w:val="fr-FR" w:eastAsia="fr-FR" w:bidi="ar-SA"/>
        </w:rPr>
      </w:pPr>
      <w:hyperlink w:anchor="_Toc168134087" w:history="1">
        <w:r w:rsidR="0099316D" w:rsidRPr="008A2AB4">
          <w:rPr>
            <w:rStyle w:val="Lienhypertexte"/>
            <w:noProof/>
            <w:rtl/>
          </w:rPr>
          <w:t>الفرع الثاني: فكرة المرفق العام كأساس لسلطة الرقابة على عقد التفويض</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_Toc168134087 \h </w:instrText>
        </w:r>
        <w:r w:rsidR="0099316D" w:rsidRPr="008A2AB4">
          <w:rPr>
            <w:noProof/>
            <w:webHidden/>
          </w:rPr>
        </w:r>
        <w:r w:rsidR="0099316D" w:rsidRPr="008A2AB4">
          <w:rPr>
            <w:noProof/>
            <w:webHidden/>
          </w:rPr>
          <w:fldChar w:fldCharType="separate"/>
        </w:r>
        <w:r w:rsidR="008A2AB4" w:rsidRPr="008A2AB4">
          <w:rPr>
            <w:noProof/>
            <w:webHidden/>
            <w:rtl/>
          </w:rPr>
          <w:t>103</w:t>
        </w:r>
        <w:r w:rsidR="0099316D" w:rsidRPr="008A2AB4">
          <w:rPr>
            <w:noProof/>
            <w:webHidden/>
          </w:rPr>
          <w:fldChar w:fldCharType="end"/>
        </w:r>
      </w:hyperlink>
    </w:p>
    <w:p w14:paraId="6AFB1446" w14:textId="77777777" w:rsidR="0099316D" w:rsidRPr="008A2AB4" w:rsidRDefault="00633B66" w:rsidP="0099316D">
      <w:pPr>
        <w:pStyle w:val="TM5"/>
        <w:ind w:left="0" w:firstLine="1"/>
        <w:rPr>
          <w:rFonts w:asciiTheme="minorHAnsi" w:eastAsiaTheme="minorEastAsia" w:hAnsiTheme="minorHAnsi" w:cstheme="minorBidi"/>
          <w:noProof/>
          <w:sz w:val="22"/>
          <w:szCs w:val="22"/>
          <w:lang w:val="fr-FR" w:eastAsia="fr-FR" w:bidi="ar-SA"/>
        </w:rPr>
      </w:pPr>
      <w:hyperlink w:anchor="_Toc168134088" w:history="1">
        <w:r w:rsidR="0099316D" w:rsidRPr="008A2AB4">
          <w:rPr>
            <w:rStyle w:val="Lienhypertexte"/>
            <w:noProof/>
            <w:rtl/>
          </w:rPr>
          <w:t>الفرع الثالث: المصلحة العامة كأساس لسلطة الرقابة على عقد التفويض</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_Toc168134088 \h </w:instrText>
        </w:r>
        <w:r w:rsidR="0099316D" w:rsidRPr="008A2AB4">
          <w:rPr>
            <w:noProof/>
            <w:webHidden/>
          </w:rPr>
        </w:r>
        <w:r w:rsidR="0099316D" w:rsidRPr="008A2AB4">
          <w:rPr>
            <w:noProof/>
            <w:webHidden/>
          </w:rPr>
          <w:fldChar w:fldCharType="separate"/>
        </w:r>
        <w:r w:rsidR="008A2AB4" w:rsidRPr="008A2AB4">
          <w:rPr>
            <w:noProof/>
            <w:webHidden/>
            <w:rtl/>
          </w:rPr>
          <w:t>106</w:t>
        </w:r>
        <w:r w:rsidR="0099316D" w:rsidRPr="008A2AB4">
          <w:rPr>
            <w:noProof/>
            <w:webHidden/>
          </w:rPr>
          <w:fldChar w:fldCharType="end"/>
        </w:r>
      </w:hyperlink>
    </w:p>
    <w:p w14:paraId="3D45ABFA" w14:textId="77777777" w:rsidR="0099316D" w:rsidRPr="008A2AB4" w:rsidRDefault="00633B66" w:rsidP="0099316D">
      <w:pPr>
        <w:pStyle w:val="TM3"/>
        <w:ind w:left="0" w:firstLine="1"/>
        <w:rPr>
          <w:rFonts w:asciiTheme="minorHAnsi" w:eastAsiaTheme="minorEastAsia" w:hAnsiTheme="minorHAnsi" w:cstheme="minorBidi"/>
          <w:noProof/>
          <w:sz w:val="22"/>
          <w:szCs w:val="22"/>
          <w:lang w:val="fr-FR" w:eastAsia="fr-FR" w:bidi="ar-SA"/>
        </w:rPr>
      </w:pPr>
      <w:hyperlink w:anchor="_Toc168134089" w:history="1">
        <w:r w:rsidR="0099316D" w:rsidRPr="008A2AB4">
          <w:rPr>
            <w:rStyle w:val="Lienhypertexte"/>
            <w:noProof/>
            <w:rtl/>
          </w:rPr>
          <w:t>المطلب الثاني: مراعاة مرونة مدة عقد التفويض وتوازنه المالي</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_Toc168134089 \h </w:instrText>
        </w:r>
        <w:r w:rsidR="0099316D" w:rsidRPr="008A2AB4">
          <w:rPr>
            <w:noProof/>
            <w:webHidden/>
          </w:rPr>
        </w:r>
        <w:r w:rsidR="0099316D" w:rsidRPr="008A2AB4">
          <w:rPr>
            <w:noProof/>
            <w:webHidden/>
          </w:rPr>
          <w:fldChar w:fldCharType="separate"/>
        </w:r>
        <w:r w:rsidR="008A2AB4" w:rsidRPr="008A2AB4">
          <w:rPr>
            <w:noProof/>
            <w:webHidden/>
            <w:rtl/>
          </w:rPr>
          <w:t>108</w:t>
        </w:r>
        <w:r w:rsidR="0099316D" w:rsidRPr="008A2AB4">
          <w:rPr>
            <w:noProof/>
            <w:webHidden/>
          </w:rPr>
          <w:fldChar w:fldCharType="end"/>
        </w:r>
      </w:hyperlink>
    </w:p>
    <w:p w14:paraId="34E37B0D" w14:textId="77777777" w:rsidR="0099316D" w:rsidRPr="008A2AB4" w:rsidRDefault="00633B66" w:rsidP="0099316D">
      <w:pPr>
        <w:pStyle w:val="TM5"/>
        <w:ind w:left="0" w:firstLine="1"/>
        <w:rPr>
          <w:rFonts w:asciiTheme="minorHAnsi" w:eastAsiaTheme="minorEastAsia" w:hAnsiTheme="minorHAnsi" w:cstheme="minorBidi"/>
          <w:noProof/>
          <w:sz w:val="22"/>
          <w:szCs w:val="22"/>
          <w:lang w:val="fr-FR" w:eastAsia="fr-FR" w:bidi="ar-SA"/>
        </w:rPr>
      </w:pPr>
      <w:hyperlink w:anchor="_Toc168134090" w:history="1">
        <w:r w:rsidR="0099316D" w:rsidRPr="008A2AB4">
          <w:rPr>
            <w:rStyle w:val="Lienhypertexte"/>
            <w:noProof/>
            <w:rtl/>
          </w:rPr>
          <w:t>الفرع الأول: مراعاة مدة عقد التفويض</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_Toc168134090 \h </w:instrText>
        </w:r>
        <w:r w:rsidR="0099316D" w:rsidRPr="008A2AB4">
          <w:rPr>
            <w:noProof/>
            <w:webHidden/>
          </w:rPr>
        </w:r>
        <w:r w:rsidR="0099316D" w:rsidRPr="008A2AB4">
          <w:rPr>
            <w:noProof/>
            <w:webHidden/>
          </w:rPr>
          <w:fldChar w:fldCharType="separate"/>
        </w:r>
        <w:r w:rsidR="008A2AB4" w:rsidRPr="008A2AB4">
          <w:rPr>
            <w:noProof/>
            <w:webHidden/>
            <w:rtl/>
          </w:rPr>
          <w:t>109</w:t>
        </w:r>
        <w:r w:rsidR="0099316D" w:rsidRPr="008A2AB4">
          <w:rPr>
            <w:noProof/>
            <w:webHidden/>
          </w:rPr>
          <w:fldChar w:fldCharType="end"/>
        </w:r>
      </w:hyperlink>
    </w:p>
    <w:p w14:paraId="15F46469" w14:textId="77777777" w:rsidR="0099316D" w:rsidRPr="008A2AB4" w:rsidRDefault="00633B66" w:rsidP="0099316D">
      <w:pPr>
        <w:pStyle w:val="TM5"/>
        <w:ind w:left="0" w:firstLine="1"/>
        <w:rPr>
          <w:rFonts w:asciiTheme="minorHAnsi" w:eastAsiaTheme="minorEastAsia" w:hAnsiTheme="minorHAnsi" w:cstheme="minorBidi"/>
          <w:noProof/>
          <w:sz w:val="22"/>
          <w:szCs w:val="22"/>
          <w:lang w:val="fr-FR" w:eastAsia="fr-FR" w:bidi="ar-SA"/>
        </w:rPr>
      </w:pPr>
      <w:hyperlink w:anchor="_Toc168134091" w:history="1">
        <w:r w:rsidR="0099316D" w:rsidRPr="008A2AB4">
          <w:rPr>
            <w:rStyle w:val="Lienhypertexte"/>
            <w:noProof/>
            <w:rtl/>
          </w:rPr>
          <w:t>الفرع الثاني: مراعاة التوازن المالي لعقد التفويض</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_Toc168134091 \h </w:instrText>
        </w:r>
        <w:r w:rsidR="0099316D" w:rsidRPr="008A2AB4">
          <w:rPr>
            <w:noProof/>
            <w:webHidden/>
          </w:rPr>
        </w:r>
        <w:r w:rsidR="0099316D" w:rsidRPr="008A2AB4">
          <w:rPr>
            <w:noProof/>
            <w:webHidden/>
          </w:rPr>
          <w:fldChar w:fldCharType="separate"/>
        </w:r>
        <w:r w:rsidR="008A2AB4" w:rsidRPr="008A2AB4">
          <w:rPr>
            <w:noProof/>
            <w:webHidden/>
            <w:rtl/>
          </w:rPr>
          <w:t>114</w:t>
        </w:r>
        <w:r w:rsidR="0099316D" w:rsidRPr="008A2AB4">
          <w:rPr>
            <w:noProof/>
            <w:webHidden/>
          </w:rPr>
          <w:fldChar w:fldCharType="end"/>
        </w:r>
      </w:hyperlink>
    </w:p>
    <w:p w14:paraId="5BBCDCF2" w14:textId="77777777" w:rsidR="0099316D" w:rsidRPr="008A2AB4" w:rsidRDefault="00633B66" w:rsidP="0099316D">
      <w:pPr>
        <w:pStyle w:val="TM3"/>
        <w:ind w:left="0" w:firstLine="1"/>
        <w:rPr>
          <w:rFonts w:asciiTheme="minorHAnsi" w:eastAsiaTheme="minorEastAsia" w:hAnsiTheme="minorHAnsi" w:cstheme="minorBidi"/>
          <w:noProof/>
          <w:sz w:val="22"/>
          <w:szCs w:val="22"/>
          <w:lang w:val="fr-FR" w:eastAsia="fr-FR" w:bidi="ar-SA"/>
        </w:rPr>
      </w:pPr>
      <w:hyperlink w:anchor="_Toc168134092" w:history="1">
        <w:r w:rsidR="0099316D" w:rsidRPr="008A2AB4">
          <w:rPr>
            <w:rStyle w:val="Lienhypertexte"/>
            <w:noProof/>
            <w:rtl/>
          </w:rPr>
          <w:t>المبحث الثاني: سلطة التعديل وتوقيع الجزاءات كامتداد لسلطة الرقابة</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_Toc168134092 \h </w:instrText>
        </w:r>
        <w:r w:rsidR="0099316D" w:rsidRPr="008A2AB4">
          <w:rPr>
            <w:noProof/>
            <w:webHidden/>
          </w:rPr>
        </w:r>
        <w:r w:rsidR="0099316D" w:rsidRPr="008A2AB4">
          <w:rPr>
            <w:noProof/>
            <w:webHidden/>
          </w:rPr>
          <w:fldChar w:fldCharType="separate"/>
        </w:r>
        <w:r w:rsidR="008A2AB4" w:rsidRPr="008A2AB4">
          <w:rPr>
            <w:noProof/>
            <w:webHidden/>
            <w:rtl/>
          </w:rPr>
          <w:t>122</w:t>
        </w:r>
        <w:r w:rsidR="0099316D" w:rsidRPr="008A2AB4">
          <w:rPr>
            <w:noProof/>
            <w:webHidden/>
          </w:rPr>
          <w:fldChar w:fldCharType="end"/>
        </w:r>
      </w:hyperlink>
    </w:p>
    <w:p w14:paraId="777510B8" w14:textId="77777777" w:rsidR="0099316D" w:rsidRPr="008A2AB4" w:rsidRDefault="00633B66" w:rsidP="0099316D">
      <w:pPr>
        <w:pStyle w:val="TM4"/>
        <w:ind w:left="0"/>
        <w:rPr>
          <w:rFonts w:asciiTheme="minorHAnsi" w:eastAsiaTheme="minorEastAsia" w:hAnsiTheme="minorHAnsi" w:cstheme="minorBidi"/>
          <w:noProof/>
          <w:sz w:val="22"/>
          <w:szCs w:val="22"/>
          <w:lang w:val="fr-FR" w:eastAsia="fr-FR" w:bidi="ar-SA"/>
        </w:rPr>
      </w:pPr>
      <w:hyperlink w:anchor="_Toc168134093" w:history="1">
        <w:r w:rsidR="0099316D" w:rsidRPr="008A2AB4">
          <w:rPr>
            <w:rStyle w:val="Lienhypertexte"/>
            <w:noProof/>
            <w:rtl/>
          </w:rPr>
          <w:t>المطلب الأول: سلطة الرقابة والتوجيه</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_Toc168134093 \h </w:instrText>
        </w:r>
        <w:r w:rsidR="0099316D" w:rsidRPr="008A2AB4">
          <w:rPr>
            <w:noProof/>
            <w:webHidden/>
          </w:rPr>
        </w:r>
        <w:r w:rsidR="0099316D" w:rsidRPr="008A2AB4">
          <w:rPr>
            <w:noProof/>
            <w:webHidden/>
          </w:rPr>
          <w:fldChar w:fldCharType="separate"/>
        </w:r>
        <w:r w:rsidR="008A2AB4" w:rsidRPr="008A2AB4">
          <w:rPr>
            <w:noProof/>
            <w:webHidden/>
            <w:rtl/>
          </w:rPr>
          <w:t>123</w:t>
        </w:r>
        <w:r w:rsidR="0099316D" w:rsidRPr="008A2AB4">
          <w:rPr>
            <w:noProof/>
            <w:webHidden/>
          </w:rPr>
          <w:fldChar w:fldCharType="end"/>
        </w:r>
      </w:hyperlink>
    </w:p>
    <w:p w14:paraId="610F56C2" w14:textId="77777777" w:rsidR="0099316D" w:rsidRPr="008A2AB4" w:rsidRDefault="00633B66" w:rsidP="0099316D">
      <w:pPr>
        <w:pStyle w:val="TM4"/>
        <w:ind w:left="0"/>
        <w:rPr>
          <w:rFonts w:asciiTheme="minorHAnsi" w:eastAsiaTheme="minorEastAsia" w:hAnsiTheme="minorHAnsi" w:cstheme="minorBidi"/>
          <w:noProof/>
          <w:sz w:val="22"/>
          <w:szCs w:val="22"/>
          <w:lang w:val="fr-FR" w:eastAsia="fr-FR" w:bidi="ar-SA"/>
        </w:rPr>
      </w:pPr>
      <w:hyperlink w:anchor="_Toc168134094" w:history="1">
        <w:r w:rsidR="0099316D" w:rsidRPr="008A2AB4">
          <w:rPr>
            <w:rStyle w:val="Lienhypertexte"/>
            <w:noProof/>
            <w:rtl/>
          </w:rPr>
          <w:t>المطلب الثاني: سلطة تعديل عقد التفويض</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_Toc168134094 \h </w:instrText>
        </w:r>
        <w:r w:rsidR="0099316D" w:rsidRPr="008A2AB4">
          <w:rPr>
            <w:noProof/>
            <w:webHidden/>
          </w:rPr>
        </w:r>
        <w:r w:rsidR="0099316D" w:rsidRPr="008A2AB4">
          <w:rPr>
            <w:noProof/>
            <w:webHidden/>
          </w:rPr>
          <w:fldChar w:fldCharType="separate"/>
        </w:r>
        <w:r w:rsidR="008A2AB4" w:rsidRPr="008A2AB4">
          <w:rPr>
            <w:noProof/>
            <w:webHidden/>
            <w:rtl/>
          </w:rPr>
          <w:t>125</w:t>
        </w:r>
        <w:r w:rsidR="0099316D" w:rsidRPr="008A2AB4">
          <w:rPr>
            <w:noProof/>
            <w:webHidden/>
          </w:rPr>
          <w:fldChar w:fldCharType="end"/>
        </w:r>
      </w:hyperlink>
    </w:p>
    <w:p w14:paraId="24802A51" w14:textId="77777777" w:rsidR="0099316D" w:rsidRPr="008A2AB4" w:rsidRDefault="00633B66" w:rsidP="0099316D">
      <w:pPr>
        <w:pStyle w:val="TM5"/>
        <w:ind w:left="0" w:firstLine="1"/>
        <w:rPr>
          <w:rFonts w:asciiTheme="minorHAnsi" w:eastAsiaTheme="minorEastAsia" w:hAnsiTheme="minorHAnsi" w:cstheme="minorBidi"/>
          <w:noProof/>
          <w:sz w:val="22"/>
          <w:szCs w:val="22"/>
          <w:lang w:val="fr-FR" w:eastAsia="fr-FR" w:bidi="ar-SA"/>
        </w:rPr>
      </w:pPr>
      <w:hyperlink w:anchor="_Toc168134095" w:history="1">
        <w:r w:rsidR="0099316D" w:rsidRPr="008A2AB4">
          <w:rPr>
            <w:rStyle w:val="Lienhypertexte"/>
            <w:noProof/>
            <w:rtl/>
          </w:rPr>
          <w:t>الفرع الأول: أساس سلطة التعديل</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_Toc168134095 \h </w:instrText>
        </w:r>
        <w:r w:rsidR="0099316D" w:rsidRPr="008A2AB4">
          <w:rPr>
            <w:noProof/>
            <w:webHidden/>
          </w:rPr>
        </w:r>
        <w:r w:rsidR="0099316D" w:rsidRPr="008A2AB4">
          <w:rPr>
            <w:noProof/>
            <w:webHidden/>
          </w:rPr>
          <w:fldChar w:fldCharType="separate"/>
        </w:r>
        <w:r w:rsidR="008A2AB4" w:rsidRPr="008A2AB4">
          <w:rPr>
            <w:noProof/>
            <w:webHidden/>
            <w:rtl/>
          </w:rPr>
          <w:t>125</w:t>
        </w:r>
        <w:r w:rsidR="0099316D" w:rsidRPr="008A2AB4">
          <w:rPr>
            <w:noProof/>
            <w:webHidden/>
          </w:rPr>
          <w:fldChar w:fldCharType="end"/>
        </w:r>
      </w:hyperlink>
    </w:p>
    <w:p w14:paraId="63E43719" w14:textId="77777777" w:rsidR="0099316D" w:rsidRPr="008A2AB4" w:rsidRDefault="00633B66" w:rsidP="0099316D">
      <w:pPr>
        <w:pStyle w:val="TM5"/>
        <w:ind w:left="0" w:firstLine="1"/>
        <w:rPr>
          <w:rFonts w:asciiTheme="minorHAnsi" w:eastAsiaTheme="minorEastAsia" w:hAnsiTheme="minorHAnsi" w:cstheme="minorBidi"/>
          <w:noProof/>
          <w:sz w:val="22"/>
          <w:szCs w:val="22"/>
          <w:lang w:val="fr-FR" w:eastAsia="fr-FR" w:bidi="ar-SA"/>
        </w:rPr>
      </w:pPr>
      <w:hyperlink w:anchor="_Toc168134096" w:history="1">
        <w:r w:rsidR="0099316D" w:rsidRPr="008A2AB4">
          <w:rPr>
            <w:rStyle w:val="Lienhypertexte"/>
            <w:noProof/>
            <w:rtl/>
          </w:rPr>
          <w:t>الفرع الثاني: قيود سلطة الإدارة في تعديل العقد</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_Toc168134096 \h </w:instrText>
        </w:r>
        <w:r w:rsidR="0099316D" w:rsidRPr="008A2AB4">
          <w:rPr>
            <w:noProof/>
            <w:webHidden/>
          </w:rPr>
        </w:r>
        <w:r w:rsidR="0099316D" w:rsidRPr="008A2AB4">
          <w:rPr>
            <w:noProof/>
            <w:webHidden/>
          </w:rPr>
          <w:fldChar w:fldCharType="separate"/>
        </w:r>
        <w:r w:rsidR="008A2AB4" w:rsidRPr="008A2AB4">
          <w:rPr>
            <w:noProof/>
            <w:webHidden/>
            <w:rtl/>
          </w:rPr>
          <w:t>127</w:t>
        </w:r>
        <w:r w:rsidR="0099316D" w:rsidRPr="008A2AB4">
          <w:rPr>
            <w:noProof/>
            <w:webHidden/>
          </w:rPr>
          <w:fldChar w:fldCharType="end"/>
        </w:r>
      </w:hyperlink>
    </w:p>
    <w:p w14:paraId="45229379" w14:textId="77777777" w:rsidR="0099316D" w:rsidRPr="008A2AB4" w:rsidRDefault="00633B66" w:rsidP="0099316D">
      <w:pPr>
        <w:pStyle w:val="TM4"/>
        <w:ind w:left="0"/>
        <w:rPr>
          <w:rFonts w:asciiTheme="minorHAnsi" w:eastAsiaTheme="minorEastAsia" w:hAnsiTheme="minorHAnsi" w:cstheme="minorBidi"/>
          <w:noProof/>
          <w:sz w:val="22"/>
          <w:szCs w:val="22"/>
          <w:lang w:val="fr-FR" w:eastAsia="fr-FR" w:bidi="ar-SA"/>
        </w:rPr>
      </w:pPr>
      <w:hyperlink w:anchor="_Toc168134097" w:history="1">
        <w:r w:rsidR="0099316D" w:rsidRPr="008A2AB4">
          <w:rPr>
            <w:rStyle w:val="Lienhypertexte"/>
            <w:noProof/>
            <w:rtl/>
          </w:rPr>
          <w:t>المطلب الثالث: سلطة توقيع الجزاءات</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_Toc168134097 \h </w:instrText>
        </w:r>
        <w:r w:rsidR="0099316D" w:rsidRPr="008A2AB4">
          <w:rPr>
            <w:noProof/>
            <w:webHidden/>
          </w:rPr>
        </w:r>
        <w:r w:rsidR="0099316D" w:rsidRPr="008A2AB4">
          <w:rPr>
            <w:noProof/>
            <w:webHidden/>
          </w:rPr>
          <w:fldChar w:fldCharType="separate"/>
        </w:r>
        <w:r w:rsidR="008A2AB4" w:rsidRPr="008A2AB4">
          <w:rPr>
            <w:noProof/>
            <w:webHidden/>
            <w:rtl/>
          </w:rPr>
          <w:t>131</w:t>
        </w:r>
        <w:r w:rsidR="0099316D" w:rsidRPr="008A2AB4">
          <w:rPr>
            <w:noProof/>
            <w:webHidden/>
          </w:rPr>
          <w:fldChar w:fldCharType="end"/>
        </w:r>
      </w:hyperlink>
    </w:p>
    <w:p w14:paraId="5A80572E" w14:textId="77777777" w:rsidR="0099316D" w:rsidRPr="008A2AB4" w:rsidRDefault="00633B66" w:rsidP="0099316D">
      <w:pPr>
        <w:pStyle w:val="TM5"/>
        <w:ind w:left="0" w:firstLine="1"/>
        <w:rPr>
          <w:rFonts w:asciiTheme="minorHAnsi" w:eastAsiaTheme="minorEastAsia" w:hAnsiTheme="minorHAnsi" w:cstheme="minorBidi"/>
          <w:noProof/>
          <w:sz w:val="22"/>
          <w:szCs w:val="22"/>
          <w:lang w:val="fr-FR" w:eastAsia="fr-FR" w:bidi="ar-SA"/>
        </w:rPr>
      </w:pPr>
      <w:hyperlink w:anchor="_Toc168134098" w:history="1">
        <w:r w:rsidR="0099316D" w:rsidRPr="008A2AB4">
          <w:rPr>
            <w:rStyle w:val="Lienhypertexte"/>
            <w:noProof/>
            <w:rtl/>
          </w:rPr>
          <w:t>الفرع الأول: الجزاءات الإدارية</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_Toc168134098 \h </w:instrText>
        </w:r>
        <w:r w:rsidR="0099316D" w:rsidRPr="008A2AB4">
          <w:rPr>
            <w:noProof/>
            <w:webHidden/>
          </w:rPr>
        </w:r>
        <w:r w:rsidR="0099316D" w:rsidRPr="008A2AB4">
          <w:rPr>
            <w:noProof/>
            <w:webHidden/>
          </w:rPr>
          <w:fldChar w:fldCharType="separate"/>
        </w:r>
        <w:r w:rsidR="008A2AB4" w:rsidRPr="008A2AB4">
          <w:rPr>
            <w:noProof/>
            <w:webHidden/>
            <w:rtl/>
          </w:rPr>
          <w:t>132</w:t>
        </w:r>
        <w:r w:rsidR="0099316D" w:rsidRPr="008A2AB4">
          <w:rPr>
            <w:noProof/>
            <w:webHidden/>
          </w:rPr>
          <w:fldChar w:fldCharType="end"/>
        </w:r>
      </w:hyperlink>
    </w:p>
    <w:p w14:paraId="089D71D5" w14:textId="77777777" w:rsidR="0099316D" w:rsidRPr="008A2AB4" w:rsidRDefault="00633B66" w:rsidP="0099316D">
      <w:pPr>
        <w:pStyle w:val="TM5"/>
        <w:ind w:left="0" w:firstLine="1"/>
        <w:rPr>
          <w:rFonts w:asciiTheme="minorHAnsi" w:eastAsiaTheme="minorEastAsia" w:hAnsiTheme="minorHAnsi" w:cstheme="minorBidi"/>
          <w:noProof/>
          <w:sz w:val="22"/>
          <w:szCs w:val="22"/>
          <w:lang w:val="fr-FR" w:eastAsia="fr-FR" w:bidi="ar-SA"/>
        </w:rPr>
      </w:pPr>
      <w:hyperlink w:anchor="_Toc168134099" w:history="1">
        <w:r w:rsidR="0099316D" w:rsidRPr="008A2AB4">
          <w:rPr>
            <w:rStyle w:val="Lienhypertexte"/>
            <w:noProof/>
            <w:rtl/>
          </w:rPr>
          <w:t>الفرع الثاني: الجزاءات المالية</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_Toc168134099 \h </w:instrText>
        </w:r>
        <w:r w:rsidR="0099316D" w:rsidRPr="008A2AB4">
          <w:rPr>
            <w:noProof/>
            <w:webHidden/>
          </w:rPr>
        </w:r>
        <w:r w:rsidR="0099316D" w:rsidRPr="008A2AB4">
          <w:rPr>
            <w:noProof/>
            <w:webHidden/>
          </w:rPr>
          <w:fldChar w:fldCharType="separate"/>
        </w:r>
        <w:r w:rsidR="008A2AB4" w:rsidRPr="008A2AB4">
          <w:rPr>
            <w:noProof/>
            <w:webHidden/>
            <w:rtl/>
          </w:rPr>
          <w:t>137</w:t>
        </w:r>
        <w:r w:rsidR="0099316D" w:rsidRPr="008A2AB4">
          <w:rPr>
            <w:noProof/>
            <w:webHidden/>
          </w:rPr>
          <w:fldChar w:fldCharType="end"/>
        </w:r>
      </w:hyperlink>
    </w:p>
    <w:p w14:paraId="1B249DFF" w14:textId="77777777" w:rsidR="0099316D" w:rsidRPr="008A2AB4" w:rsidRDefault="00633B66" w:rsidP="0099316D">
      <w:pPr>
        <w:pStyle w:val="TM2"/>
        <w:ind w:left="0" w:firstLine="1"/>
        <w:rPr>
          <w:rFonts w:asciiTheme="minorHAnsi" w:eastAsiaTheme="minorEastAsia" w:hAnsiTheme="minorHAnsi" w:cstheme="minorBidi"/>
          <w:noProof/>
          <w:sz w:val="22"/>
          <w:szCs w:val="22"/>
          <w:lang w:val="fr-FR" w:eastAsia="fr-FR" w:bidi="ar-SA"/>
        </w:rPr>
      </w:pPr>
      <w:hyperlink w:anchor="_Toc168134100" w:history="1">
        <w:r w:rsidR="0099316D" w:rsidRPr="008A2AB4">
          <w:rPr>
            <w:rStyle w:val="Lienhypertexte"/>
            <w:noProof/>
            <w:rtl/>
          </w:rPr>
          <w:t>الفصل الثاني: مقتضيات الطبيعة الاستثمارية لعقد التفويض</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_Toc168134100 \h </w:instrText>
        </w:r>
        <w:r w:rsidR="0099316D" w:rsidRPr="008A2AB4">
          <w:rPr>
            <w:noProof/>
            <w:webHidden/>
          </w:rPr>
        </w:r>
        <w:r w:rsidR="0099316D" w:rsidRPr="008A2AB4">
          <w:rPr>
            <w:noProof/>
            <w:webHidden/>
          </w:rPr>
          <w:fldChar w:fldCharType="separate"/>
        </w:r>
        <w:r w:rsidR="008A2AB4" w:rsidRPr="008A2AB4">
          <w:rPr>
            <w:noProof/>
            <w:webHidden/>
            <w:rtl/>
          </w:rPr>
          <w:t>139</w:t>
        </w:r>
        <w:r w:rsidR="0099316D" w:rsidRPr="008A2AB4">
          <w:rPr>
            <w:noProof/>
            <w:webHidden/>
          </w:rPr>
          <w:fldChar w:fldCharType="end"/>
        </w:r>
      </w:hyperlink>
    </w:p>
    <w:p w14:paraId="66CDFA27" w14:textId="77777777" w:rsidR="0099316D" w:rsidRPr="008A2AB4" w:rsidRDefault="00633B66" w:rsidP="0099316D">
      <w:pPr>
        <w:pStyle w:val="TM3"/>
        <w:ind w:left="0" w:firstLine="1"/>
        <w:rPr>
          <w:rFonts w:asciiTheme="minorHAnsi" w:eastAsiaTheme="minorEastAsia" w:hAnsiTheme="minorHAnsi" w:cstheme="minorBidi"/>
          <w:noProof/>
          <w:sz w:val="22"/>
          <w:szCs w:val="22"/>
          <w:lang w:val="fr-FR" w:eastAsia="fr-FR" w:bidi="ar-SA"/>
        </w:rPr>
      </w:pPr>
      <w:hyperlink w:anchor="_Toc168134101" w:history="1">
        <w:r w:rsidR="0099316D" w:rsidRPr="008A2AB4">
          <w:rPr>
            <w:rStyle w:val="Lienhypertexte"/>
            <w:noProof/>
            <w:rtl/>
          </w:rPr>
          <w:t>المبحث الأول: البعد الاستثماري لعقد التفويض</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_Toc168134101 \h </w:instrText>
        </w:r>
        <w:r w:rsidR="0099316D" w:rsidRPr="008A2AB4">
          <w:rPr>
            <w:noProof/>
            <w:webHidden/>
          </w:rPr>
        </w:r>
        <w:r w:rsidR="0099316D" w:rsidRPr="008A2AB4">
          <w:rPr>
            <w:noProof/>
            <w:webHidden/>
          </w:rPr>
          <w:fldChar w:fldCharType="separate"/>
        </w:r>
        <w:r w:rsidR="008A2AB4" w:rsidRPr="008A2AB4">
          <w:rPr>
            <w:noProof/>
            <w:webHidden/>
            <w:rtl/>
          </w:rPr>
          <w:t>140</w:t>
        </w:r>
        <w:r w:rsidR="0099316D" w:rsidRPr="008A2AB4">
          <w:rPr>
            <w:noProof/>
            <w:webHidden/>
          </w:rPr>
          <w:fldChar w:fldCharType="end"/>
        </w:r>
      </w:hyperlink>
    </w:p>
    <w:p w14:paraId="0702A50E" w14:textId="77777777" w:rsidR="0099316D" w:rsidRPr="008A2AB4" w:rsidRDefault="00633B66" w:rsidP="0099316D">
      <w:pPr>
        <w:pStyle w:val="TM4"/>
        <w:ind w:left="0"/>
        <w:rPr>
          <w:rFonts w:asciiTheme="minorHAnsi" w:eastAsiaTheme="minorEastAsia" w:hAnsiTheme="minorHAnsi" w:cstheme="minorBidi"/>
          <w:noProof/>
          <w:sz w:val="22"/>
          <w:szCs w:val="22"/>
          <w:lang w:val="fr-FR" w:eastAsia="fr-FR" w:bidi="ar-SA"/>
        </w:rPr>
      </w:pPr>
      <w:hyperlink w:anchor="_Toc168134102" w:history="1">
        <w:r w:rsidR="0099316D" w:rsidRPr="008A2AB4">
          <w:rPr>
            <w:rStyle w:val="Lienhypertexte"/>
            <w:noProof/>
            <w:rtl/>
          </w:rPr>
          <w:t>المطلب الأول: تمويل المرفق وتحمل مخاطر الاستثمار</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_Toc168134102 \h </w:instrText>
        </w:r>
        <w:r w:rsidR="0099316D" w:rsidRPr="008A2AB4">
          <w:rPr>
            <w:noProof/>
            <w:webHidden/>
          </w:rPr>
        </w:r>
        <w:r w:rsidR="0099316D" w:rsidRPr="008A2AB4">
          <w:rPr>
            <w:noProof/>
            <w:webHidden/>
          </w:rPr>
          <w:fldChar w:fldCharType="separate"/>
        </w:r>
        <w:r w:rsidR="008A2AB4" w:rsidRPr="008A2AB4">
          <w:rPr>
            <w:noProof/>
            <w:webHidden/>
            <w:rtl/>
          </w:rPr>
          <w:t>141</w:t>
        </w:r>
        <w:r w:rsidR="0099316D" w:rsidRPr="008A2AB4">
          <w:rPr>
            <w:noProof/>
            <w:webHidden/>
          </w:rPr>
          <w:fldChar w:fldCharType="end"/>
        </w:r>
      </w:hyperlink>
    </w:p>
    <w:p w14:paraId="0B82B95F" w14:textId="77777777" w:rsidR="0099316D" w:rsidRPr="008A2AB4" w:rsidRDefault="00633B66" w:rsidP="0099316D">
      <w:pPr>
        <w:pStyle w:val="TM5"/>
        <w:ind w:left="0" w:firstLine="1"/>
        <w:rPr>
          <w:rFonts w:asciiTheme="minorHAnsi" w:eastAsiaTheme="minorEastAsia" w:hAnsiTheme="minorHAnsi" w:cstheme="minorBidi"/>
          <w:noProof/>
          <w:sz w:val="22"/>
          <w:szCs w:val="22"/>
          <w:lang w:val="fr-FR" w:eastAsia="fr-FR" w:bidi="ar-SA"/>
        </w:rPr>
      </w:pPr>
      <w:hyperlink w:anchor="_Toc168134103" w:history="1">
        <w:r w:rsidR="0099316D" w:rsidRPr="008A2AB4">
          <w:rPr>
            <w:rStyle w:val="Lienhypertexte"/>
            <w:noProof/>
            <w:rtl/>
          </w:rPr>
          <w:t>الفرع الأول: تمويل المرفق العام</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_Toc168134103 \h </w:instrText>
        </w:r>
        <w:r w:rsidR="0099316D" w:rsidRPr="008A2AB4">
          <w:rPr>
            <w:noProof/>
            <w:webHidden/>
          </w:rPr>
        </w:r>
        <w:r w:rsidR="0099316D" w:rsidRPr="008A2AB4">
          <w:rPr>
            <w:noProof/>
            <w:webHidden/>
          </w:rPr>
          <w:fldChar w:fldCharType="separate"/>
        </w:r>
        <w:r w:rsidR="008A2AB4" w:rsidRPr="008A2AB4">
          <w:rPr>
            <w:noProof/>
            <w:webHidden/>
            <w:rtl/>
          </w:rPr>
          <w:t>142</w:t>
        </w:r>
        <w:r w:rsidR="0099316D" w:rsidRPr="008A2AB4">
          <w:rPr>
            <w:noProof/>
            <w:webHidden/>
          </w:rPr>
          <w:fldChar w:fldCharType="end"/>
        </w:r>
      </w:hyperlink>
    </w:p>
    <w:p w14:paraId="310E163A" w14:textId="77777777" w:rsidR="0099316D" w:rsidRPr="008A2AB4" w:rsidRDefault="00633B66" w:rsidP="0099316D">
      <w:pPr>
        <w:pStyle w:val="TM5"/>
        <w:ind w:left="0" w:firstLine="1"/>
        <w:rPr>
          <w:rFonts w:asciiTheme="minorHAnsi" w:eastAsiaTheme="minorEastAsia" w:hAnsiTheme="minorHAnsi" w:cstheme="minorBidi"/>
          <w:noProof/>
          <w:sz w:val="22"/>
          <w:szCs w:val="22"/>
          <w:lang w:val="fr-FR" w:eastAsia="fr-FR" w:bidi="ar-SA"/>
        </w:rPr>
      </w:pPr>
      <w:hyperlink w:anchor="_Toc168134104" w:history="1">
        <w:r w:rsidR="0099316D" w:rsidRPr="008A2AB4">
          <w:rPr>
            <w:rStyle w:val="Lienhypertexte"/>
            <w:noProof/>
            <w:rtl/>
          </w:rPr>
          <w:t>الفرع الثاني: تحمل مخاطر المشروع</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_Toc168134104 \h </w:instrText>
        </w:r>
        <w:r w:rsidR="0099316D" w:rsidRPr="008A2AB4">
          <w:rPr>
            <w:noProof/>
            <w:webHidden/>
          </w:rPr>
        </w:r>
        <w:r w:rsidR="0099316D" w:rsidRPr="008A2AB4">
          <w:rPr>
            <w:noProof/>
            <w:webHidden/>
          </w:rPr>
          <w:fldChar w:fldCharType="separate"/>
        </w:r>
        <w:r w:rsidR="008A2AB4" w:rsidRPr="008A2AB4">
          <w:rPr>
            <w:noProof/>
            <w:webHidden/>
            <w:rtl/>
          </w:rPr>
          <w:t>144</w:t>
        </w:r>
        <w:r w:rsidR="0099316D" w:rsidRPr="008A2AB4">
          <w:rPr>
            <w:noProof/>
            <w:webHidden/>
          </w:rPr>
          <w:fldChar w:fldCharType="end"/>
        </w:r>
      </w:hyperlink>
    </w:p>
    <w:p w14:paraId="04778910" w14:textId="77777777" w:rsidR="0099316D" w:rsidRPr="008A2AB4" w:rsidRDefault="00633B66" w:rsidP="0099316D">
      <w:pPr>
        <w:pStyle w:val="TM4"/>
        <w:ind w:left="0"/>
        <w:rPr>
          <w:rFonts w:asciiTheme="minorHAnsi" w:eastAsiaTheme="minorEastAsia" w:hAnsiTheme="minorHAnsi" w:cstheme="minorBidi"/>
          <w:noProof/>
          <w:sz w:val="22"/>
          <w:szCs w:val="22"/>
          <w:lang w:val="fr-FR" w:eastAsia="fr-FR" w:bidi="ar-SA"/>
        </w:rPr>
      </w:pPr>
      <w:hyperlink w:anchor="_Toc168134105" w:history="1">
        <w:r w:rsidR="0099316D" w:rsidRPr="008A2AB4">
          <w:rPr>
            <w:rStyle w:val="Lienhypertexte"/>
            <w:noProof/>
            <w:rtl/>
          </w:rPr>
          <w:t>المطلب الثاني: العائدات المالية لعقد التفويض</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_Toc168134105 \h </w:instrText>
        </w:r>
        <w:r w:rsidR="0099316D" w:rsidRPr="008A2AB4">
          <w:rPr>
            <w:noProof/>
            <w:webHidden/>
          </w:rPr>
        </w:r>
        <w:r w:rsidR="0099316D" w:rsidRPr="008A2AB4">
          <w:rPr>
            <w:noProof/>
            <w:webHidden/>
          </w:rPr>
          <w:fldChar w:fldCharType="separate"/>
        </w:r>
        <w:r w:rsidR="008A2AB4" w:rsidRPr="008A2AB4">
          <w:rPr>
            <w:noProof/>
            <w:webHidden/>
            <w:rtl/>
          </w:rPr>
          <w:t>147</w:t>
        </w:r>
        <w:r w:rsidR="0099316D" w:rsidRPr="008A2AB4">
          <w:rPr>
            <w:noProof/>
            <w:webHidden/>
          </w:rPr>
          <w:fldChar w:fldCharType="end"/>
        </w:r>
      </w:hyperlink>
    </w:p>
    <w:p w14:paraId="78D1E40E" w14:textId="77777777" w:rsidR="0099316D" w:rsidRPr="008A2AB4" w:rsidRDefault="00633B66" w:rsidP="0099316D">
      <w:pPr>
        <w:pStyle w:val="TM5"/>
        <w:ind w:left="0" w:firstLine="1"/>
        <w:rPr>
          <w:rFonts w:asciiTheme="minorHAnsi" w:eastAsiaTheme="minorEastAsia" w:hAnsiTheme="minorHAnsi" w:cstheme="minorBidi"/>
          <w:noProof/>
          <w:sz w:val="22"/>
          <w:szCs w:val="22"/>
          <w:lang w:val="fr-FR" w:eastAsia="fr-FR" w:bidi="ar-SA"/>
        </w:rPr>
      </w:pPr>
      <w:hyperlink w:anchor="_Toc168134106" w:history="1">
        <w:r w:rsidR="0099316D" w:rsidRPr="008A2AB4">
          <w:rPr>
            <w:rStyle w:val="Lienhypertexte"/>
            <w:noProof/>
            <w:rtl/>
          </w:rPr>
          <w:t>الفرع الأول: العائدات المالية المحصلة من المنتفعين</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_Toc168134106 \h </w:instrText>
        </w:r>
        <w:r w:rsidR="0099316D" w:rsidRPr="008A2AB4">
          <w:rPr>
            <w:noProof/>
            <w:webHidden/>
          </w:rPr>
        </w:r>
        <w:r w:rsidR="0099316D" w:rsidRPr="008A2AB4">
          <w:rPr>
            <w:noProof/>
            <w:webHidden/>
          </w:rPr>
          <w:fldChar w:fldCharType="separate"/>
        </w:r>
        <w:r w:rsidR="008A2AB4" w:rsidRPr="008A2AB4">
          <w:rPr>
            <w:noProof/>
            <w:webHidden/>
            <w:rtl/>
          </w:rPr>
          <w:t>148</w:t>
        </w:r>
        <w:r w:rsidR="0099316D" w:rsidRPr="008A2AB4">
          <w:rPr>
            <w:noProof/>
            <w:webHidden/>
          </w:rPr>
          <w:fldChar w:fldCharType="end"/>
        </w:r>
      </w:hyperlink>
    </w:p>
    <w:p w14:paraId="2726E499" w14:textId="77777777" w:rsidR="0099316D" w:rsidRPr="008A2AB4" w:rsidRDefault="00633B66" w:rsidP="0099316D">
      <w:pPr>
        <w:pStyle w:val="TM5"/>
        <w:ind w:left="0" w:firstLine="1"/>
        <w:rPr>
          <w:rFonts w:asciiTheme="minorHAnsi" w:eastAsiaTheme="minorEastAsia" w:hAnsiTheme="minorHAnsi" w:cstheme="minorBidi"/>
          <w:noProof/>
          <w:sz w:val="22"/>
          <w:szCs w:val="22"/>
          <w:lang w:val="fr-FR" w:eastAsia="fr-FR" w:bidi="ar-SA"/>
        </w:rPr>
      </w:pPr>
      <w:hyperlink w:anchor="_Toc168134107" w:history="1">
        <w:r w:rsidR="0099316D" w:rsidRPr="008A2AB4">
          <w:rPr>
            <w:rStyle w:val="Lienhypertexte"/>
            <w:noProof/>
            <w:rtl/>
          </w:rPr>
          <w:t>الفرع الثاني: العائدات المدفوعة من طرف الإدارة</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_Toc168134107 \h </w:instrText>
        </w:r>
        <w:r w:rsidR="0099316D" w:rsidRPr="008A2AB4">
          <w:rPr>
            <w:noProof/>
            <w:webHidden/>
          </w:rPr>
        </w:r>
        <w:r w:rsidR="0099316D" w:rsidRPr="008A2AB4">
          <w:rPr>
            <w:noProof/>
            <w:webHidden/>
          </w:rPr>
          <w:fldChar w:fldCharType="separate"/>
        </w:r>
        <w:r w:rsidR="008A2AB4" w:rsidRPr="008A2AB4">
          <w:rPr>
            <w:noProof/>
            <w:webHidden/>
            <w:rtl/>
          </w:rPr>
          <w:t>151</w:t>
        </w:r>
        <w:r w:rsidR="0099316D" w:rsidRPr="008A2AB4">
          <w:rPr>
            <w:noProof/>
            <w:webHidden/>
          </w:rPr>
          <w:fldChar w:fldCharType="end"/>
        </w:r>
      </w:hyperlink>
    </w:p>
    <w:p w14:paraId="1A1C90A2" w14:textId="77777777" w:rsidR="0099316D" w:rsidRPr="008A2AB4" w:rsidRDefault="00633B66" w:rsidP="0099316D">
      <w:pPr>
        <w:pStyle w:val="TM3"/>
        <w:ind w:left="0" w:firstLine="1"/>
        <w:rPr>
          <w:rFonts w:asciiTheme="minorHAnsi" w:eastAsiaTheme="minorEastAsia" w:hAnsiTheme="minorHAnsi" w:cstheme="minorBidi"/>
          <w:noProof/>
          <w:sz w:val="22"/>
          <w:szCs w:val="22"/>
          <w:lang w:val="fr-FR" w:eastAsia="fr-FR" w:bidi="ar-SA"/>
        </w:rPr>
      </w:pPr>
      <w:hyperlink w:anchor="_Toc168134108" w:history="1">
        <w:r w:rsidR="0099316D" w:rsidRPr="008A2AB4">
          <w:rPr>
            <w:rStyle w:val="Lienhypertexte"/>
            <w:noProof/>
            <w:rtl/>
          </w:rPr>
          <w:t>المبحث الثاني: قيود الرقابة على عقود التفويض</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_Toc168134108 \h </w:instrText>
        </w:r>
        <w:r w:rsidR="0099316D" w:rsidRPr="008A2AB4">
          <w:rPr>
            <w:noProof/>
            <w:webHidden/>
          </w:rPr>
        </w:r>
        <w:r w:rsidR="0099316D" w:rsidRPr="008A2AB4">
          <w:rPr>
            <w:noProof/>
            <w:webHidden/>
          </w:rPr>
          <w:fldChar w:fldCharType="separate"/>
        </w:r>
        <w:r w:rsidR="008A2AB4" w:rsidRPr="008A2AB4">
          <w:rPr>
            <w:noProof/>
            <w:webHidden/>
            <w:rtl/>
          </w:rPr>
          <w:t>152</w:t>
        </w:r>
        <w:r w:rsidR="0099316D" w:rsidRPr="008A2AB4">
          <w:rPr>
            <w:noProof/>
            <w:webHidden/>
          </w:rPr>
          <w:fldChar w:fldCharType="end"/>
        </w:r>
      </w:hyperlink>
    </w:p>
    <w:p w14:paraId="54E56287" w14:textId="77777777" w:rsidR="0099316D" w:rsidRPr="008A2AB4" w:rsidRDefault="00633B66" w:rsidP="0099316D">
      <w:pPr>
        <w:pStyle w:val="TM4"/>
        <w:ind w:left="0"/>
        <w:rPr>
          <w:rFonts w:asciiTheme="minorHAnsi" w:eastAsiaTheme="minorEastAsia" w:hAnsiTheme="minorHAnsi" w:cstheme="minorBidi"/>
          <w:noProof/>
          <w:sz w:val="22"/>
          <w:szCs w:val="22"/>
          <w:lang w:val="fr-FR" w:eastAsia="fr-FR" w:bidi="ar-SA"/>
        </w:rPr>
      </w:pPr>
      <w:hyperlink w:anchor="_Toc168134109" w:history="1">
        <w:r w:rsidR="0099316D" w:rsidRPr="008A2AB4">
          <w:rPr>
            <w:rStyle w:val="Lienhypertexte"/>
            <w:noProof/>
            <w:rtl/>
          </w:rPr>
          <w:t>المطلب الأول: ارتباط تقنية التفويض بالمناخ العام للاستثمار</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_Toc168134109 \h </w:instrText>
        </w:r>
        <w:r w:rsidR="0099316D" w:rsidRPr="008A2AB4">
          <w:rPr>
            <w:noProof/>
            <w:webHidden/>
          </w:rPr>
        </w:r>
        <w:r w:rsidR="0099316D" w:rsidRPr="008A2AB4">
          <w:rPr>
            <w:noProof/>
            <w:webHidden/>
          </w:rPr>
          <w:fldChar w:fldCharType="separate"/>
        </w:r>
        <w:r w:rsidR="008A2AB4" w:rsidRPr="008A2AB4">
          <w:rPr>
            <w:noProof/>
            <w:webHidden/>
            <w:rtl/>
          </w:rPr>
          <w:t>153</w:t>
        </w:r>
        <w:r w:rsidR="0099316D" w:rsidRPr="008A2AB4">
          <w:rPr>
            <w:noProof/>
            <w:webHidden/>
          </w:rPr>
          <w:fldChar w:fldCharType="end"/>
        </w:r>
      </w:hyperlink>
    </w:p>
    <w:p w14:paraId="7F01C069" w14:textId="77777777" w:rsidR="0099316D" w:rsidRPr="008A2AB4" w:rsidRDefault="00633B66" w:rsidP="0099316D">
      <w:pPr>
        <w:pStyle w:val="TM5"/>
        <w:ind w:left="0" w:firstLine="1"/>
        <w:rPr>
          <w:rFonts w:asciiTheme="minorHAnsi" w:eastAsiaTheme="minorEastAsia" w:hAnsiTheme="minorHAnsi" w:cstheme="minorBidi"/>
          <w:noProof/>
          <w:sz w:val="22"/>
          <w:szCs w:val="22"/>
          <w:lang w:val="fr-FR" w:eastAsia="fr-FR" w:bidi="ar-SA"/>
        </w:rPr>
      </w:pPr>
      <w:hyperlink w:anchor="_Toc168134110" w:history="1">
        <w:r w:rsidR="0099316D" w:rsidRPr="008A2AB4">
          <w:rPr>
            <w:rStyle w:val="Lienhypertexte"/>
            <w:noProof/>
            <w:rtl/>
          </w:rPr>
          <w:t>الفرع الأول: الارتباط بالمنظومة القانونية</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_Toc168134110 \h </w:instrText>
        </w:r>
        <w:r w:rsidR="0099316D" w:rsidRPr="008A2AB4">
          <w:rPr>
            <w:noProof/>
            <w:webHidden/>
          </w:rPr>
        </w:r>
        <w:r w:rsidR="0099316D" w:rsidRPr="008A2AB4">
          <w:rPr>
            <w:noProof/>
            <w:webHidden/>
          </w:rPr>
          <w:fldChar w:fldCharType="separate"/>
        </w:r>
        <w:r w:rsidR="008A2AB4" w:rsidRPr="008A2AB4">
          <w:rPr>
            <w:noProof/>
            <w:webHidden/>
            <w:rtl/>
          </w:rPr>
          <w:t>154</w:t>
        </w:r>
        <w:r w:rsidR="0099316D" w:rsidRPr="008A2AB4">
          <w:rPr>
            <w:noProof/>
            <w:webHidden/>
          </w:rPr>
          <w:fldChar w:fldCharType="end"/>
        </w:r>
      </w:hyperlink>
    </w:p>
    <w:p w14:paraId="013F8784" w14:textId="77777777" w:rsidR="0099316D" w:rsidRPr="008A2AB4" w:rsidRDefault="00633B66" w:rsidP="0099316D">
      <w:pPr>
        <w:pStyle w:val="TM3"/>
        <w:ind w:left="0" w:firstLine="1"/>
        <w:rPr>
          <w:rFonts w:asciiTheme="minorHAnsi" w:eastAsiaTheme="minorEastAsia" w:hAnsiTheme="minorHAnsi" w:cstheme="minorBidi"/>
          <w:noProof/>
          <w:sz w:val="22"/>
          <w:szCs w:val="22"/>
          <w:lang w:val="fr-FR" w:eastAsia="fr-FR" w:bidi="ar-SA"/>
        </w:rPr>
      </w:pPr>
      <w:hyperlink w:anchor="_Toc168134111" w:history="1">
        <w:r w:rsidR="0099316D" w:rsidRPr="008A2AB4">
          <w:rPr>
            <w:rStyle w:val="Lienhypertexte"/>
            <w:noProof/>
            <w:rtl/>
          </w:rPr>
          <w:t>الفرع الثاني: الإرتباط بالمنظومة الاقتصادية</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_Toc168134111 \h </w:instrText>
        </w:r>
        <w:r w:rsidR="0099316D" w:rsidRPr="008A2AB4">
          <w:rPr>
            <w:noProof/>
            <w:webHidden/>
          </w:rPr>
        </w:r>
        <w:r w:rsidR="0099316D" w:rsidRPr="008A2AB4">
          <w:rPr>
            <w:noProof/>
            <w:webHidden/>
          </w:rPr>
          <w:fldChar w:fldCharType="separate"/>
        </w:r>
        <w:r w:rsidR="008A2AB4" w:rsidRPr="008A2AB4">
          <w:rPr>
            <w:noProof/>
            <w:webHidden/>
            <w:rtl/>
          </w:rPr>
          <w:t>156</w:t>
        </w:r>
        <w:r w:rsidR="0099316D" w:rsidRPr="008A2AB4">
          <w:rPr>
            <w:noProof/>
            <w:webHidden/>
          </w:rPr>
          <w:fldChar w:fldCharType="end"/>
        </w:r>
      </w:hyperlink>
    </w:p>
    <w:p w14:paraId="7D3E80BB" w14:textId="77777777" w:rsidR="0099316D" w:rsidRPr="008A2AB4" w:rsidRDefault="00633B66" w:rsidP="0099316D">
      <w:pPr>
        <w:pStyle w:val="TM5"/>
        <w:ind w:left="0" w:firstLine="1"/>
        <w:rPr>
          <w:rFonts w:asciiTheme="minorHAnsi" w:eastAsiaTheme="minorEastAsia" w:hAnsiTheme="minorHAnsi" w:cstheme="minorBidi"/>
          <w:noProof/>
          <w:sz w:val="22"/>
          <w:szCs w:val="22"/>
          <w:lang w:val="fr-FR" w:eastAsia="fr-FR" w:bidi="ar-SA"/>
        </w:rPr>
      </w:pPr>
      <w:hyperlink w:anchor="_Toc168134112" w:history="1">
        <w:r w:rsidR="0099316D" w:rsidRPr="008A2AB4">
          <w:rPr>
            <w:rStyle w:val="Lienhypertexte"/>
            <w:noProof/>
            <w:rtl/>
          </w:rPr>
          <w:t>الفرع الثالث: المرونة في حل النزاعات في عقود التفويض</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_Toc168134112 \h </w:instrText>
        </w:r>
        <w:r w:rsidR="0099316D" w:rsidRPr="008A2AB4">
          <w:rPr>
            <w:noProof/>
            <w:webHidden/>
          </w:rPr>
        </w:r>
        <w:r w:rsidR="0099316D" w:rsidRPr="008A2AB4">
          <w:rPr>
            <w:noProof/>
            <w:webHidden/>
          </w:rPr>
          <w:fldChar w:fldCharType="separate"/>
        </w:r>
        <w:r w:rsidR="008A2AB4" w:rsidRPr="008A2AB4">
          <w:rPr>
            <w:noProof/>
            <w:webHidden/>
            <w:rtl/>
          </w:rPr>
          <w:t>160</w:t>
        </w:r>
        <w:r w:rsidR="0099316D" w:rsidRPr="008A2AB4">
          <w:rPr>
            <w:noProof/>
            <w:webHidden/>
          </w:rPr>
          <w:fldChar w:fldCharType="end"/>
        </w:r>
      </w:hyperlink>
    </w:p>
    <w:p w14:paraId="61DD8576" w14:textId="77777777" w:rsidR="0099316D" w:rsidRPr="008A2AB4" w:rsidRDefault="00633B66" w:rsidP="0099316D">
      <w:pPr>
        <w:pStyle w:val="TM5"/>
        <w:ind w:left="0" w:firstLine="1"/>
        <w:rPr>
          <w:rFonts w:asciiTheme="minorHAnsi" w:eastAsiaTheme="minorEastAsia" w:hAnsiTheme="minorHAnsi" w:cstheme="minorBidi"/>
          <w:noProof/>
          <w:sz w:val="22"/>
          <w:szCs w:val="22"/>
          <w:lang w:val="fr-FR" w:eastAsia="fr-FR" w:bidi="ar-SA"/>
        </w:rPr>
      </w:pPr>
      <w:hyperlink w:anchor="_Toc168134113" w:history="1">
        <w:r w:rsidR="0099316D" w:rsidRPr="008A2AB4">
          <w:rPr>
            <w:rStyle w:val="Lienhypertexte"/>
            <w:noProof/>
            <w:rtl/>
          </w:rPr>
          <w:t>الفرع الرابع: التحكيم كألية لحل نزاعات التفويض</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_Toc168134113 \h </w:instrText>
        </w:r>
        <w:r w:rsidR="0099316D" w:rsidRPr="008A2AB4">
          <w:rPr>
            <w:noProof/>
            <w:webHidden/>
          </w:rPr>
        </w:r>
        <w:r w:rsidR="0099316D" w:rsidRPr="008A2AB4">
          <w:rPr>
            <w:noProof/>
            <w:webHidden/>
          </w:rPr>
          <w:fldChar w:fldCharType="separate"/>
        </w:r>
        <w:r w:rsidR="008A2AB4" w:rsidRPr="008A2AB4">
          <w:rPr>
            <w:noProof/>
            <w:webHidden/>
            <w:rtl/>
          </w:rPr>
          <w:t>163</w:t>
        </w:r>
        <w:r w:rsidR="0099316D" w:rsidRPr="008A2AB4">
          <w:rPr>
            <w:noProof/>
            <w:webHidden/>
          </w:rPr>
          <w:fldChar w:fldCharType="end"/>
        </w:r>
      </w:hyperlink>
    </w:p>
    <w:p w14:paraId="0A55EB18" w14:textId="77777777" w:rsidR="0099316D" w:rsidRPr="008A2AB4" w:rsidRDefault="00633B66" w:rsidP="0099316D">
      <w:pPr>
        <w:pStyle w:val="TM4"/>
        <w:ind w:left="0"/>
        <w:rPr>
          <w:rFonts w:asciiTheme="minorHAnsi" w:eastAsiaTheme="minorEastAsia" w:hAnsiTheme="minorHAnsi" w:cstheme="minorBidi"/>
          <w:noProof/>
          <w:sz w:val="22"/>
          <w:szCs w:val="22"/>
          <w:lang w:val="fr-FR" w:eastAsia="fr-FR" w:bidi="ar-SA"/>
        </w:rPr>
      </w:pPr>
      <w:hyperlink w:anchor="_Toc168134114" w:history="1">
        <w:r w:rsidR="0099316D" w:rsidRPr="008A2AB4">
          <w:rPr>
            <w:rStyle w:val="Lienhypertexte"/>
            <w:noProof/>
            <w:rtl/>
          </w:rPr>
          <w:t>المطلب الثاني: احترام خصائص عقد التفويض</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_Toc168134114 \h </w:instrText>
        </w:r>
        <w:r w:rsidR="0099316D" w:rsidRPr="008A2AB4">
          <w:rPr>
            <w:noProof/>
            <w:webHidden/>
          </w:rPr>
        </w:r>
        <w:r w:rsidR="0099316D" w:rsidRPr="008A2AB4">
          <w:rPr>
            <w:noProof/>
            <w:webHidden/>
          </w:rPr>
          <w:fldChar w:fldCharType="separate"/>
        </w:r>
        <w:r w:rsidR="008A2AB4" w:rsidRPr="008A2AB4">
          <w:rPr>
            <w:noProof/>
            <w:webHidden/>
            <w:rtl/>
          </w:rPr>
          <w:t>167</w:t>
        </w:r>
        <w:r w:rsidR="0099316D" w:rsidRPr="008A2AB4">
          <w:rPr>
            <w:noProof/>
            <w:webHidden/>
          </w:rPr>
          <w:fldChar w:fldCharType="end"/>
        </w:r>
      </w:hyperlink>
    </w:p>
    <w:p w14:paraId="1D28A86D" w14:textId="77777777" w:rsidR="0099316D" w:rsidRPr="008A2AB4" w:rsidRDefault="00633B66" w:rsidP="0099316D">
      <w:pPr>
        <w:pStyle w:val="TM5"/>
        <w:ind w:left="0" w:firstLine="1"/>
        <w:rPr>
          <w:rFonts w:asciiTheme="minorHAnsi" w:eastAsiaTheme="minorEastAsia" w:hAnsiTheme="minorHAnsi" w:cstheme="minorBidi"/>
          <w:noProof/>
          <w:sz w:val="22"/>
          <w:szCs w:val="22"/>
          <w:lang w:val="fr-FR" w:eastAsia="fr-FR" w:bidi="ar-SA"/>
        </w:rPr>
      </w:pPr>
      <w:hyperlink w:anchor="_Toc168134115" w:history="1">
        <w:r w:rsidR="0099316D" w:rsidRPr="008A2AB4">
          <w:rPr>
            <w:rStyle w:val="Lienhypertexte"/>
            <w:noProof/>
            <w:rtl/>
          </w:rPr>
          <w:t>الفرع الأول: احترام السمة العقدية للتفويض</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_Toc168134115 \h </w:instrText>
        </w:r>
        <w:r w:rsidR="0099316D" w:rsidRPr="008A2AB4">
          <w:rPr>
            <w:noProof/>
            <w:webHidden/>
          </w:rPr>
        </w:r>
        <w:r w:rsidR="0099316D" w:rsidRPr="008A2AB4">
          <w:rPr>
            <w:noProof/>
            <w:webHidden/>
          </w:rPr>
          <w:fldChar w:fldCharType="separate"/>
        </w:r>
        <w:r w:rsidR="008A2AB4" w:rsidRPr="008A2AB4">
          <w:rPr>
            <w:noProof/>
            <w:webHidden/>
            <w:rtl/>
          </w:rPr>
          <w:t>168</w:t>
        </w:r>
        <w:r w:rsidR="0099316D" w:rsidRPr="008A2AB4">
          <w:rPr>
            <w:noProof/>
            <w:webHidden/>
          </w:rPr>
          <w:fldChar w:fldCharType="end"/>
        </w:r>
      </w:hyperlink>
    </w:p>
    <w:p w14:paraId="3BD2139F" w14:textId="77777777" w:rsidR="0099316D" w:rsidRPr="008A2AB4" w:rsidRDefault="00633B66" w:rsidP="0099316D">
      <w:pPr>
        <w:pStyle w:val="TM5"/>
        <w:ind w:left="0" w:firstLine="1"/>
        <w:rPr>
          <w:rFonts w:asciiTheme="minorHAnsi" w:eastAsiaTheme="minorEastAsia" w:hAnsiTheme="minorHAnsi" w:cstheme="minorBidi"/>
          <w:noProof/>
          <w:sz w:val="22"/>
          <w:szCs w:val="22"/>
          <w:lang w:val="fr-FR" w:eastAsia="fr-FR" w:bidi="ar-SA"/>
        </w:rPr>
      </w:pPr>
      <w:hyperlink w:anchor="_Toc168134116" w:history="1">
        <w:r w:rsidR="0099316D" w:rsidRPr="008A2AB4">
          <w:rPr>
            <w:rStyle w:val="Lienhypertexte"/>
            <w:noProof/>
            <w:rtl/>
          </w:rPr>
          <w:t>الفرع الثاني: ميزة الإعتبار الشخصي في عقد التفويض</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_Toc168134116 \h </w:instrText>
        </w:r>
        <w:r w:rsidR="0099316D" w:rsidRPr="008A2AB4">
          <w:rPr>
            <w:noProof/>
            <w:webHidden/>
          </w:rPr>
        </w:r>
        <w:r w:rsidR="0099316D" w:rsidRPr="008A2AB4">
          <w:rPr>
            <w:noProof/>
            <w:webHidden/>
          </w:rPr>
          <w:fldChar w:fldCharType="separate"/>
        </w:r>
        <w:r w:rsidR="008A2AB4" w:rsidRPr="008A2AB4">
          <w:rPr>
            <w:noProof/>
            <w:webHidden/>
            <w:rtl/>
          </w:rPr>
          <w:t>171</w:t>
        </w:r>
        <w:r w:rsidR="0099316D" w:rsidRPr="008A2AB4">
          <w:rPr>
            <w:noProof/>
            <w:webHidden/>
          </w:rPr>
          <w:fldChar w:fldCharType="end"/>
        </w:r>
      </w:hyperlink>
    </w:p>
    <w:p w14:paraId="0547932E" w14:textId="77777777" w:rsidR="0099316D" w:rsidRPr="008A2AB4" w:rsidRDefault="00633B66" w:rsidP="0099316D">
      <w:pPr>
        <w:pStyle w:val="TM4"/>
        <w:ind w:left="0"/>
        <w:rPr>
          <w:rFonts w:asciiTheme="minorHAnsi" w:eastAsiaTheme="minorEastAsia" w:hAnsiTheme="minorHAnsi" w:cstheme="minorBidi"/>
          <w:noProof/>
          <w:sz w:val="22"/>
          <w:szCs w:val="22"/>
          <w:lang w:val="fr-FR" w:eastAsia="fr-FR" w:bidi="ar-SA"/>
        </w:rPr>
      </w:pPr>
      <w:hyperlink w:anchor="_Toc168134117" w:history="1">
        <w:r w:rsidR="0099316D" w:rsidRPr="008A2AB4">
          <w:rPr>
            <w:rStyle w:val="Lienhypertexte"/>
            <w:noProof/>
            <w:rtl/>
          </w:rPr>
          <w:t>المطلب الثاني: عدم مساس الرقابة بطبيعة العقد</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_Toc168134117 \h </w:instrText>
        </w:r>
        <w:r w:rsidR="0099316D" w:rsidRPr="008A2AB4">
          <w:rPr>
            <w:noProof/>
            <w:webHidden/>
          </w:rPr>
        </w:r>
        <w:r w:rsidR="0099316D" w:rsidRPr="008A2AB4">
          <w:rPr>
            <w:noProof/>
            <w:webHidden/>
          </w:rPr>
          <w:fldChar w:fldCharType="separate"/>
        </w:r>
        <w:r w:rsidR="008A2AB4" w:rsidRPr="008A2AB4">
          <w:rPr>
            <w:noProof/>
            <w:webHidden/>
            <w:rtl/>
          </w:rPr>
          <w:t>174</w:t>
        </w:r>
        <w:r w:rsidR="0099316D" w:rsidRPr="008A2AB4">
          <w:rPr>
            <w:noProof/>
            <w:webHidden/>
          </w:rPr>
          <w:fldChar w:fldCharType="end"/>
        </w:r>
      </w:hyperlink>
    </w:p>
    <w:p w14:paraId="25E60C14" w14:textId="77777777" w:rsidR="0099316D" w:rsidRPr="008A2AB4" w:rsidRDefault="00633B66" w:rsidP="0099316D">
      <w:pPr>
        <w:pStyle w:val="TM4"/>
        <w:ind w:left="0"/>
        <w:rPr>
          <w:rFonts w:asciiTheme="minorHAnsi" w:eastAsiaTheme="minorEastAsia" w:hAnsiTheme="minorHAnsi" w:cstheme="minorBidi"/>
          <w:noProof/>
          <w:sz w:val="22"/>
          <w:szCs w:val="22"/>
          <w:lang w:val="fr-FR" w:eastAsia="fr-FR" w:bidi="ar-SA"/>
        </w:rPr>
      </w:pPr>
      <w:hyperlink w:anchor="_Toc168134118" w:history="1">
        <w:r w:rsidR="0099316D" w:rsidRPr="008A2AB4">
          <w:rPr>
            <w:rStyle w:val="Lienhypertexte"/>
            <w:noProof/>
            <w:rtl/>
          </w:rPr>
          <w:t>المطلب الثالث: عدم التدخل في طرق التسيير</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_Toc168134118 \h </w:instrText>
        </w:r>
        <w:r w:rsidR="0099316D" w:rsidRPr="008A2AB4">
          <w:rPr>
            <w:noProof/>
            <w:webHidden/>
          </w:rPr>
        </w:r>
        <w:r w:rsidR="0099316D" w:rsidRPr="008A2AB4">
          <w:rPr>
            <w:noProof/>
            <w:webHidden/>
          </w:rPr>
          <w:fldChar w:fldCharType="separate"/>
        </w:r>
        <w:r w:rsidR="008A2AB4" w:rsidRPr="008A2AB4">
          <w:rPr>
            <w:noProof/>
            <w:webHidden/>
            <w:rtl/>
          </w:rPr>
          <w:t>176</w:t>
        </w:r>
        <w:r w:rsidR="0099316D" w:rsidRPr="008A2AB4">
          <w:rPr>
            <w:noProof/>
            <w:webHidden/>
          </w:rPr>
          <w:fldChar w:fldCharType="end"/>
        </w:r>
      </w:hyperlink>
    </w:p>
    <w:p w14:paraId="056A0FDF" w14:textId="77777777" w:rsidR="0099316D" w:rsidRPr="008A2AB4" w:rsidRDefault="00633B66" w:rsidP="004305ED">
      <w:pPr>
        <w:pStyle w:val="TM1"/>
        <w:rPr>
          <w:rFonts w:asciiTheme="minorHAnsi" w:eastAsiaTheme="minorEastAsia" w:hAnsiTheme="minorHAnsi" w:cstheme="minorBidi"/>
          <w:b w:val="0"/>
          <w:bCs w:val="0"/>
          <w:sz w:val="22"/>
          <w:szCs w:val="22"/>
          <w:lang w:val="fr-FR" w:eastAsia="fr-FR" w:bidi="ar-SA"/>
        </w:rPr>
      </w:pPr>
      <w:hyperlink w:anchor="_Toc168134119" w:history="1">
        <w:r w:rsidR="0099316D" w:rsidRPr="008A2AB4">
          <w:rPr>
            <w:rStyle w:val="Lienhypertexte"/>
            <w:b w:val="0"/>
            <w:bCs w:val="0"/>
            <w:rtl/>
          </w:rPr>
          <w:t>خاتمة</w:t>
        </w:r>
        <w:r w:rsidR="0099316D" w:rsidRPr="008A2AB4">
          <w:rPr>
            <w:b w:val="0"/>
            <w:bCs w:val="0"/>
            <w:webHidden/>
          </w:rPr>
          <w:tab/>
        </w:r>
        <w:r w:rsidR="0099316D" w:rsidRPr="008A2AB4">
          <w:rPr>
            <w:b w:val="0"/>
            <w:bCs w:val="0"/>
            <w:webHidden/>
          </w:rPr>
          <w:fldChar w:fldCharType="begin"/>
        </w:r>
        <w:r w:rsidR="0099316D" w:rsidRPr="008A2AB4">
          <w:rPr>
            <w:b w:val="0"/>
            <w:bCs w:val="0"/>
            <w:webHidden/>
          </w:rPr>
          <w:instrText xml:space="preserve"> PAGEREF _Toc168134119 \h </w:instrText>
        </w:r>
        <w:r w:rsidR="0099316D" w:rsidRPr="008A2AB4">
          <w:rPr>
            <w:b w:val="0"/>
            <w:bCs w:val="0"/>
            <w:webHidden/>
          </w:rPr>
        </w:r>
        <w:r w:rsidR="0099316D" w:rsidRPr="008A2AB4">
          <w:rPr>
            <w:b w:val="0"/>
            <w:bCs w:val="0"/>
            <w:webHidden/>
          </w:rPr>
          <w:fldChar w:fldCharType="separate"/>
        </w:r>
        <w:r w:rsidR="008A2AB4" w:rsidRPr="008A2AB4">
          <w:rPr>
            <w:b w:val="0"/>
            <w:bCs w:val="0"/>
            <w:webHidden/>
            <w:rtl/>
          </w:rPr>
          <w:t>184</w:t>
        </w:r>
        <w:r w:rsidR="0099316D" w:rsidRPr="008A2AB4">
          <w:rPr>
            <w:b w:val="0"/>
            <w:bCs w:val="0"/>
            <w:webHidden/>
          </w:rPr>
          <w:fldChar w:fldCharType="end"/>
        </w:r>
      </w:hyperlink>
    </w:p>
    <w:p w14:paraId="50EF7EC1" w14:textId="77777777" w:rsidR="0099316D" w:rsidRPr="008A2AB4" w:rsidRDefault="00633B66" w:rsidP="004305ED">
      <w:pPr>
        <w:pStyle w:val="TM1"/>
        <w:rPr>
          <w:rFonts w:asciiTheme="minorHAnsi" w:eastAsiaTheme="minorEastAsia" w:hAnsiTheme="minorHAnsi" w:cstheme="minorBidi"/>
          <w:b w:val="0"/>
          <w:bCs w:val="0"/>
          <w:sz w:val="22"/>
          <w:szCs w:val="22"/>
          <w:lang w:val="fr-FR" w:eastAsia="fr-FR" w:bidi="ar-SA"/>
        </w:rPr>
      </w:pPr>
      <w:hyperlink w:anchor="_Toc168134120" w:history="1">
        <w:r w:rsidR="0099316D" w:rsidRPr="008A2AB4">
          <w:rPr>
            <w:rStyle w:val="Lienhypertexte"/>
            <w:b w:val="0"/>
            <w:bCs w:val="0"/>
            <w:rtl/>
          </w:rPr>
          <w:t>قائمة المراجع</w:t>
        </w:r>
        <w:r w:rsidR="0099316D" w:rsidRPr="008A2AB4">
          <w:rPr>
            <w:b w:val="0"/>
            <w:bCs w:val="0"/>
            <w:webHidden/>
          </w:rPr>
          <w:tab/>
        </w:r>
        <w:r w:rsidR="0099316D" w:rsidRPr="008A2AB4">
          <w:rPr>
            <w:b w:val="0"/>
            <w:bCs w:val="0"/>
            <w:webHidden/>
          </w:rPr>
          <w:fldChar w:fldCharType="begin"/>
        </w:r>
        <w:r w:rsidR="0099316D" w:rsidRPr="008A2AB4">
          <w:rPr>
            <w:b w:val="0"/>
            <w:bCs w:val="0"/>
            <w:webHidden/>
          </w:rPr>
          <w:instrText xml:space="preserve"> PAGEREF _Toc168134120 \h </w:instrText>
        </w:r>
        <w:r w:rsidR="0099316D" w:rsidRPr="008A2AB4">
          <w:rPr>
            <w:b w:val="0"/>
            <w:bCs w:val="0"/>
            <w:webHidden/>
          </w:rPr>
        </w:r>
        <w:r w:rsidR="0099316D" w:rsidRPr="008A2AB4">
          <w:rPr>
            <w:b w:val="0"/>
            <w:bCs w:val="0"/>
            <w:webHidden/>
          </w:rPr>
          <w:fldChar w:fldCharType="separate"/>
        </w:r>
        <w:r w:rsidR="008A2AB4" w:rsidRPr="008A2AB4">
          <w:rPr>
            <w:b w:val="0"/>
            <w:bCs w:val="0"/>
            <w:webHidden/>
            <w:rtl/>
          </w:rPr>
          <w:t>190</w:t>
        </w:r>
        <w:r w:rsidR="0099316D" w:rsidRPr="008A2AB4">
          <w:rPr>
            <w:b w:val="0"/>
            <w:bCs w:val="0"/>
            <w:webHidden/>
          </w:rPr>
          <w:fldChar w:fldCharType="end"/>
        </w:r>
      </w:hyperlink>
    </w:p>
    <w:p w14:paraId="0EDE9A6B" w14:textId="77777777" w:rsidR="0099316D" w:rsidRPr="008A2AB4" w:rsidRDefault="00633B66" w:rsidP="0099316D">
      <w:pPr>
        <w:pStyle w:val="TM3"/>
        <w:ind w:left="0" w:firstLine="1"/>
        <w:rPr>
          <w:rFonts w:asciiTheme="minorHAnsi" w:eastAsiaTheme="minorEastAsia" w:hAnsiTheme="minorHAnsi" w:cstheme="minorBidi"/>
          <w:noProof/>
          <w:sz w:val="22"/>
          <w:szCs w:val="22"/>
          <w:lang w:val="fr-FR" w:eastAsia="fr-FR" w:bidi="ar-SA"/>
        </w:rPr>
      </w:pPr>
      <w:hyperlink w:anchor="_Toc168134121" w:history="1">
        <w:r w:rsidR="0099316D" w:rsidRPr="008A2AB4">
          <w:rPr>
            <w:rStyle w:val="Lienhypertexte"/>
            <w:noProof/>
            <w:rtl/>
          </w:rPr>
          <w:t>فهرس المحتويات</w:t>
        </w:r>
        <w:r w:rsidR="0099316D" w:rsidRPr="008A2AB4">
          <w:rPr>
            <w:noProof/>
            <w:webHidden/>
          </w:rPr>
          <w:tab/>
        </w:r>
        <w:r w:rsidR="0099316D" w:rsidRPr="008A2AB4">
          <w:rPr>
            <w:noProof/>
            <w:webHidden/>
          </w:rPr>
          <w:fldChar w:fldCharType="begin"/>
        </w:r>
        <w:r w:rsidR="0099316D" w:rsidRPr="008A2AB4">
          <w:rPr>
            <w:noProof/>
            <w:webHidden/>
          </w:rPr>
          <w:instrText xml:space="preserve"> PAGEREF _Toc168134121 \h </w:instrText>
        </w:r>
        <w:r w:rsidR="0099316D" w:rsidRPr="008A2AB4">
          <w:rPr>
            <w:noProof/>
            <w:webHidden/>
          </w:rPr>
        </w:r>
        <w:r w:rsidR="0099316D" w:rsidRPr="008A2AB4">
          <w:rPr>
            <w:noProof/>
            <w:webHidden/>
          </w:rPr>
          <w:fldChar w:fldCharType="separate"/>
        </w:r>
        <w:r w:rsidR="008A2AB4" w:rsidRPr="008A2AB4">
          <w:rPr>
            <w:noProof/>
            <w:webHidden/>
            <w:rtl/>
          </w:rPr>
          <w:t>196</w:t>
        </w:r>
        <w:r w:rsidR="0099316D" w:rsidRPr="008A2AB4">
          <w:rPr>
            <w:noProof/>
            <w:webHidden/>
          </w:rPr>
          <w:fldChar w:fldCharType="end"/>
        </w:r>
      </w:hyperlink>
    </w:p>
    <w:p w14:paraId="0CD6A85B" w14:textId="77777777" w:rsidR="0099316D" w:rsidRPr="008A2AB4" w:rsidRDefault="00633B66" w:rsidP="004305ED">
      <w:pPr>
        <w:pStyle w:val="TM1"/>
        <w:rPr>
          <w:rFonts w:asciiTheme="minorHAnsi" w:eastAsiaTheme="minorEastAsia" w:hAnsiTheme="minorHAnsi" w:cstheme="minorBidi"/>
          <w:b w:val="0"/>
          <w:bCs w:val="0"/>
          <w:sz w:val="22"/>
          <w:szCs w:val="22"/>
          <w:lang w:val="fr-FR" w:eastAsia="fr-FR" w:bidi="ar-SA"/>
        </w:rPr>
      </w:pPr>
      <w:hyperlink w:anchor="_Toc168134122" w:history="1">
        <w:r w:rsidR="0099316D" w:rsidRPr="008A2AB4">
          <w:rPr>
            <w:rStyle w:val="Lienhypertexte"/>
            <w:b w:val="0"/>
            <w:bCs w:val="0"/>
            <w:rtl/>
          </w:rPr>
          <w:t>ملخص الرسالة</w:t>
        </w:r>
        <w:r w:rsidR="0099316D" w:rsidRPr="008A2AB4">
          <w:rPr>
            <w:b w:val="0"/>
            <w:bCs w:val="0"/>
            <w:webHidden/>
          </w:rPr>
          <w:tab/>
        </w:r>
        <w:r w:rsidR="0099316D" w:rsidRPr="008A2AB4">
          <w:rPr>
            <w:b w:val="0"/>
            <w:bCs w:val="0"/>
            <w:webHidden/>
          </w:rPr>
          <w:fldChar w:fldCharType="begin"/>
        </w:r>
        <w:r w:rsidR="0099316D" w:rsidRPr="008A2AB4">
          <w:rPr>
            <w:b w:val="0"/>
            <w:bCs w:val="0"/>
            <w:webHidden/>
          </w:rPr>
          <w:instrText xml:space="preserve"> PAGEREF _Toc168134122 \h </w:instrText>
        </w:r>
        <w:r w:rsidR="0099316D" w:rsidRPr="008A2AB4">
          <w:rPr>
            <w:b w:val="0"/>
            <w:bCs w:val="0"/>
            <w:webHidden/>
          </w:rPr>
        </w:r>
        <w:r w:rsidR="0099316D" w:rsidRPr="008A2AB4">
          <w:rPr>
            <w:b w:val="0"/>
            <w:bCs w:val="0"/>
            <w:webHidden/>
          </w:rPr>
          <w:fldChar w:fldCharType="separate"/>
        </w:r>
        <w:r w:rsidR="008A2AB4" w:rsidRPr="008A2AB4">
          <w:rPr>
            <w:b w:val="0"/>
            <w:bCs w:val="0"/>
            <w:webHidden/>
            <w:rtl/>
          </w:rPr>
          <w:t>200</w:t>
        </w:r>
        <w:r w:rsidR="0099316D" w:rsidRPr="008A2AB4">
          <w:rPr>
            <w:b w:val="0"/>
            <w:bCs w:val="0"/>
            <w:webHidden/>
          </w:rPr>
          <w:fldChar w:fldCharType="end"/>
        </w:r>
      </w:hyperlink>
    </w:p>
    <w:p w14:paraId="5E1E9804" w14:textId="6D50E857" w:rsidR="00D877DB" w:rsidRPr="00194C4C" w:rsidRDefault="00B32339" w:rsidP="004305ED">
      <w:pPr>
        <w:pStyle w:val="TM1"/>
        <w:sectPr w:rsidR="00D877DB" w:rsidRPr="00194C4C" w:rsidSect="001D1A0A">
          <w:footerReference w:type="default" r:id="rId27"/>
          <w:footnotePr>
            <w:pos w:val="beneathText"/>
            <w:numRestart w:val="eachPage"/>
          </w:footnotePr>
          <w:pgSz w:w="11907" w:h="16839" w:code="9"/>
          <w:pgMar w:top="1418" w:right="1275" w:bottom="1418" w:left="1418" w:header="709" w:footer="709" w:gutter="0"/>
          <w:cols w:space="708"/>
          <w:docGrid w:linePitch="381"/>
        </w:sectPr>
      </w:pPr>
      <w:r w:rsidRPr="008A2AB4">
        <w:rPr>
          <w:b w:val="0"/>
          <w:bCs w:val="0"/>
          <w:rtl/>
        </w:rPr>
        <w:fldChar w:fldCharType="end"/>
      </w:r>
    </w:p>
    <w:p w14:paraId="6890CD30" w14:textId="396E311F" w:rsidR="000E2A5B" w:rsidRPr="00194C4C" w:rsidRDefault="00194C4C" w:rsidP="00194C4C">
      <w:pPr>
        <w:pStyle w:val="Sction"/>
        <w:numPr>
          <w:ilvl w:val="0"/>
          <w:numId w:val="0"/>
        </w:numPr>
        <w:rPr>
          <w:rtl/>
        </w:rPr>
      </w:pPr>
      <w:bookmarkStart w:id="318" w:name="_Toc168134122"/>
      <w:r>
        <w:rPr>
          <w:rtl/>
        </w:rPr>
        <w:lastRenderedPageBreak/>
        <w:t>ملخص الرسالة</w:t>
      </w:r>
      <w:bookmarkEnd w:id="318"/>
    </w:p>
    <w:p w14:paraId="5F36CB31" w14:textId="42B97FBF" w:rsidR="009A55EB" w:rsidRDefault="00CB5669" w:rsidP="00AB450F">
      <w:pPr>
        <w:contextualSpacing/>
        <w:mirrorIndents/>
        <w:jc w:val="both"/>
        <w:rPr>
          <w:color w:val="000000" w:themeColor="text1"/>
          <w:rtl/>
        </w:rPr>
      </w:pPr>
      <w:r>
        <w:rPr>
          <w:rFonts w:hint="cs"/>
          <w:color w:val="000000" w:themeColor="text1"/>
          <w:rtl/>
        </w:rPr>
        <w:t xml:space="preserve">   </w:t>
      </w:r>
      <w:r w:rsidR="00FE2C09" w:rsidRPr="00FE2C09">
        <w:rPr>
          <w:color w:val="000000" w:themeColor="text1"/>
          <w:rtl/>
        </w:rPr>
        <w:t>يعد التفويض أسلوب مبتكر في إدارة واستثمار المرفق الع</w:t>
      </w:r>
      <w:r w:rsidR="00177D91">
        <w:rPr>
          <w:color w:val="000000" w:themeColor="text1"/>
          <w:rtl/>
        </w:rPr>
        <w:t>ام، وهو</w:t>
      </w:r>
      <w:r w:rsidR="00177D91">
        <w:rPr>
          <w:rFonts w:hint="cs"/>
          <w:color w:val="000000" w:themeColor="text1"/>
          <w:rtl/>
        </w:rPr>
        <w:t xml:space="preserve"> </w:t>
      </w:r>
      <w:r w:rsidR="006E1EFA">
        <w:rPr>
          <w:color w:val="000000" w:themeColor="text1"/>
          <w:rtl/>
        </w:rPr>
        <w:t>خيار فرضته ظروف متعددة</w:t>
      </w:r>
      <w:r w:rsidR="006E1EFA">
        <w:rPr>
          <w:color w:val="000000" w:themeColor="text1"/>
        </w:rPr>
        <w:t xml:space="preserve"> </w:t>
      </w:r>
      <w:r w:rsidR="00FE2C09" w:rsidRPr="00FE2C09">
        <w:rPr>
          <w:color w:val="000000" w:themeColor="text1"/>
          <w:rtl/>
        </w:rPr>
        <w:t>يقوم بالأساس على تخلي السلطات المانحة عن إدارة بعض مرافقها العامة لصالح أشخاص من القانون العام أو الخاص،</w:t>
      </w:r>
      <w:r w:rsidR="006F5F8D">
        <w:rPr>
          <w:rFonts w:hint="cs"/>
          <w:color w:val="000000" w:themeColor="text1"/>
          <w:rtl/>
        </w:rPr>
        <w:t xml:space="preserve"> </w:t>
      </w:r>
      <w:r w:rsidR="00FE2C09" w:rsidRPr="00FE2C09">
        <w:rPr>
          <w:color w:val="000000" w:themeColor="text1"/>
          <w:rtl/>
        </w:rPr>
        <w:t>وتتجسد هذه الآلية من خلال عقد قد تتعارض فيه مصالح المتعاقدين فيفرض ذلك على السلطة المفوضة العمل على إيجاد الوسائل الرقابية المناسبة بهدف تحقيق مصالح المتعاقدين بالقدر المتوازن والفعال في آن واحد، فالمستثمر في المرفق العام يسعى إلى تحقيق مصلحته الخاصة ولو على حساب المصلحة العامة وبالتالي يجب على السلطة المفوضة بسط رقابتها بالشكل الملائم على عقود التفويض بالموازنة بين امتيازاتها كسلطة عامة وكونها طرف متعاقد</w:t>
      </w:r>
      <w:r w:rsidR="00792980">
        <w:rPr>
          <w:rFonts w:hint="cs"/>
          <w:color w:val="000000" w:themeColor="text1"/>
          <w:rtl/>
        </w:rPr>
        <w:t xml:space="preserve"> </w:t>
      </w:r>
      <w:r w:rsidR="00FE2C09" w:rsidRPr="00FE2C09">
        <w:rPr>
          <w:color w:val="000000" w:themeColor="text1"/>
          <w:rtl/>
        </w:rPr>
        <w:t>بما يكفل مصلحة جميع الأطراف المتعاقد</w:t>
      </w:r>
      <w:r w:rsidR="007824E3">
        <w:rPr>
          <w:rFonts w:hint="cs"/>
          <w:color w:val="000000" w:themeColor="text1"/>
          <w:rtl/>
        </w:rPr>
        <w:t>ة.</w:t>
      </w:r>
    </w:p>
    <w:p w14:paraId="1F7CB4B1" w14:textId="541DF5E2" w:rsidR="00FE2C09" w:rsidRDefault="00FE2C09" w:rsidP="003A485D">
      <w:pPr>
        <w:ind w:firstLine="0"/>
        <w:contextualSpacing/>
        <w:mirrorIndents/>
        <w:jc w:val="both"/>
        <w:rPr>
          <w:color w:val="000000" w:themeColor="text1"/>
          <w:rtl/>
        </w:rPr>
      </w:pPr>
      <w:r w:rsidRPr="00FE59D3">
        <w:rPr>
          <w:b/>
          <w:bCs/>
          <w:color w:val="000000" w:themeColor="text1"/>
          <w:rtl/>
        </w:rPr>
        <w:t>كلمات مفتاحية</w:t>
      </w:r>
      <w:r w:rsidRPr="00FE2C09">
        <w:rPr>
          <w:color w:val="000000" w:themeColor="text1"/>
          <w:rtl/>
        </w:rPr>
        <w:t xml:space="preserve">: تفويض المرفق العام، المصلحة العامة، الرقابة على عقد التفويض </w:t>
      </w:r>
    </w:p>
    <w:p w14:paraId="00AF170F" w14:textId="437161B4" w:rsidR="000A462E" w:rsidRPr="006E1EFA" w:rsidRDefault="00BE1FE1" w:rsidP="006442D6">
      <w:pPr>
        <w:bidi w:val="0"/>
        <w:ind w:firstLine="0"/>
        <w:contextualSpacing/>
        <w:mirrorIndents/>
        <w:jc w:val="both"/>
        <w:rPr>
          <w:rFonts w:asciiTheme="majorBidi" w:hAnsiTheme="majorBidi" w:cstheme="majorBidi"/>
          <w:b/>
          <w:bCs/>
          <w:color w:val="000000" w:themeColor="text1"/>
          <w:rtl/>
          <w:lang w:val="fr-FR"/>
        </w:rPr>
      </w:pPr>
      <w:r w:rsidRPr="00BA546D">
        <w:rPr>
          <w:rFonts w:asciiTheme="majorBidi" w:hAnsiTheme="majorBidi" w:cstheme="majorBidi"/>
          <w:b/>
          <w:bCs/>
          <w:color w:val="000000" w:themeColor="text1"/>
        </w:rPr>
        <w:t>Abstract:</w:t>
      </w:r>
    </w:p>
    <w:p w14:paraId="2E037DB1" w14:textId="674572D7" w:rsidR="000A462E" w:rsidRPr="006E1EFA" w:rsidRDefault="00BE1FE1" w:rsidP="006442D6">
      <w:pPr>
        <w:bidi w:val="0"/>
        <w:rPr>
          <w:rFonts w:asciiTheme="majorBidi" w:hAnsiTheme="majorBidi" w:cstheme="majorBidi"/>
          <w:color w:val="000000" w:themeColor="text1"/>
          <w:rtl/>
        </w:rPr>
      </w:pPr>
      <w:r w:rsidRPr="00BA546D">
        <w:rPr>
          <w:rFonts w:asciiTheme="majorBidi" w:hAnsiTheme="majorBidi" w:cstheme="majorBidi"/>
          <w:color w:val="000000" w:themeColor="text1"/>
        </w:rPr>
        <w:t>Délégation</w:t>
      </w:r>
      <w:r w:rsidR="005A05E1" w:rsidRPr="006E1EFA">
        <w:rPr>
          <w:rFonts w:asciiTheme="majorBidi" w:hAnsiTheme="majorBidi" w:cstheme="majorBidi"/>
          <w:color w:val="000000" w:themeColor="text1"/>
        </w:rPr>
        <w:t xml:space="preserve"> </w:t>
      </w:r>
      <w:r w:rsidR="00FE2C09" w:rsidRPr="006E1EFA">
        <w:rPr>
          <w:rFonts w:asciiTheme="majorBidi" w:hAnsiTheme="majorBidi" w:cstheme="majorBidi"/>
          <w:color w:val="000000" w:themeColor="text1"/>
        </w:rPr>
        <w:t>represents an innovative approach in the administration and utilization</w:t>
      </w:r>
      <w:r w:rsidR="007A67D9">
        <w:rPr>
          <w:rFonts w:asciiTheme="majorBidi" w:hAnsiTheme="majorBidi" w:cstheme="majorBidi"/>
          <w:color w:val="000000" w:themeColor="text1"/>
        </w:rPr>
        <w:t xml:space="preserve"> </w:t>
      </w:r>
      <w:r w:rsidR="00FE2C09" w:rsidRPr="006E1EFA">
        <w:rPr>
          <w:rFonts w:asciiTheme="majorBidi" w:hAnsiTheme="majorBidi" w:cstheme="majorBidi"/>
          <w:color w:val="000000" w:themeColor="text1"/>
        </w:rPr>
        <w:t>of public infrastructure, necessitated by dive</w:t>
      </w:r>
      <w:r w:rsidR="000A64FB">
        <w:rPr>
          <w:rFonts w:asciiTheme="majorBidi" w:hAnsiTheme="majorBidi" w:cstheme="majorBidi"/>
          <w:color w:val="000000" w:themeColor="text1"/>
        </w:rPr>
        <w:t>rse circumstances. Essentially,</w:t>
      </w:r>
      <w:r w:rsidR="000A64FB">
        <w:rPr>
          <w:rFonts w:asciiTheme="majorBidi" w:hAnsiTheme="majorBidi" w:cstheme="majorBidi" w:hint="cs"/>
          <w:color w:val="000000" w:themeColor="text1"/>
          <w:rtl/>
        </w:rPr>
        <w:t xml:space="preserve"> </w:t>
      </w:r>
      <w:r w:rsidR="00FE2C09" w:rsidRPr="006E1EFA">
        <w:rPr>
          <w:rFonts w:asciiTheme="majorBidi" w:hAnsiTheme="majorBidi" w:cstheme="majorBidi"/>
          <w:color w:val="000000" w:themeColor="text1"/>
        </w:rPr>
        <w:t>it involves the transfer of certain public facility management responsibilities from granting authorities to individuals within the realms of public or private law. This mechanism is manifested through contracts wherein the interests of the contracting parties may clash, thereby mandating the delegated authority to establish suitable regulatory mechanisms to achieve the balanced and effective interests of the parties concurrently. The investor in public infrastructure endeavors to pursue their private interests, even at the expense of the public good. Consequently, the delegated authority must exercise regulatory oversight judiciously over delegation contracts, striking a balance between its privileges as a public entity and its role as a contracting party to ensure the interests of all contracting parties are safeguarded</w:t>
      </w:r>
      <w:r w:rsidR="00FE2C09" w:rsidRPr="006E1EFA">
        <w:rPr>
          <w:rFonts w:asciiTheme="majorBidi" w:hAnsiTheme="majorBidi" w:cstheme="majorBidi"/>
          <w:color w:val="000000" w:themeColor="text1"/>
          <w:rtl/>
        </w:rPr>
        <w:t>.</w:t>
      </w:r>
    </w:p>
    <w:p w14:paraId="15C511F1" w14:textId="1FF9611A" w:rsidR="00EA3AA9" w:rsidRPr="00BA546D" w:rsidRDefault="000A462E" w:rsidP="006442D6">
      <w:pPr>
        <w:bidi w:val="0"/>
        <w:ind w:firstLine="0"/>
        <w:rPr>
          <w:rFonts w:asciiTheme="majorBidi" w:hAnsiTheme="majorBidi" w:cstheme="majorBidi"/>
          <w:color w:val="000000" w:themeColor="text1"/>
        </w:rPr>
      </w:pPr>
      <w:r w:rsidRPr="00BA546D">
        <w:rPr>
          <w:rFonts w:asciiTheme="majorBidi" w:hAnsiTheme="majorBidi" w:cstheme="majorBidi"/>
          <w:b/>
          <w:bCs/>
          <w:color w:val="000000" w:themeColor="text1"/>
        </w:rPr>
        <w:t>Keywords</w:t>
      </w:r>
      <w:r w:rsidRPr="00BA546D">
        <w:rPr>
          <w:rFonts w:asciiTheme="majorBidi" w:hAnsiTheme="majorBidi" w:cstheme="majorBidi"/>
          <w:color w:val="000000" w:themeColor="text1"/>
        </w:rPr>
        <w:t xml:space="preserve">: public utility </w:t>
      </w:r>
      <w:r w:rsidR="0046596A" w:rsidRPr="00BA546D">
        <w:rPr>
          <w:rFonts w:asciiTheme="majorBidi" w:hAnsiTheme="majorBidi" w:cstheme="majorBidi"/>
          <w:color w:val="000000" w:themeColor="text1"/>
        </w:rPr>
        <w:t>délégation</w:t>
      </w:r>
      <w:r w:rsidRPr="00BA546D">
        <w:rPr>
          <w:rFonts w:asciiTheme="majorBidi" w:hAnsiTheme="majorBidi" w:cstheme="majorBidi"/>
          <w:color w:val="000000" w:themeColor="text1"/>
        </w:rPr>
        <w:t xml:space="preserve">, public </w:t>
      </w:r>
      <w:r w:rsidR="00084D47" w:rsidRPr="00BA546D">
        <w:rPr>
          <w:rFonts w:asciiTheme="majorBidi" w:hAnsiTheme="majorBidi" w:cstheme="majorBidi"/>
          <w:color w:val="000000" w:themeColor="text1"/>
        </w:rPr>
        <w:t>intérêts</w:t>
      </w:r>
      <w:r w:rsidRPr="00BA546D">
        <w:rPr>
          <w:rFonts w:asciiTheme="majorBidi" w:hAnsiTheme="majorBidi" w:cstheme="majorBidi"/>
          <w:color w:val="000000" w:themeColor="text1"/>
        </w:rPr>
        <w:t>, oversight of delegation contracts</w:t>
      </w:r>
    </w:p>
    <w:p w14:paraId="5BB14F60" w14:textId="04DFFB19" w:rsidR="000A462E" w:rsidRPr="006E1EFA" w:rsidRDefault="000A462E" w:rsidP="006442D6">
      <w:pPr>
        <w:bidi w:val="0"/>
        <w:spacing w:before="120"/>
        <w:ind w:firstLine="0"/>
        <w:rPr>
          <w:rFonts w:asciiTheme="majorBidi" w:hAnsiTheme="majorBidi" w:cstheme="majorBidi"/>
          <w:b/>
          <w:bCs/>
          <w:color w:val="000000" w:themeColor="text1"/>
          <w:rtl/>
          <w:lang w:val="fr-FR"/>
        </w:rPr>
      </w:pPr>
      <w:r w:rsidRPr="006E1EFA">
        <w:rPr>
          <w:rFonts w:asciiTheme="majorBidi" w:hAnsiTheme="majorBidi" w:cstheme="majorBidi"/>
          <w:b/>
          <w:bCs/>
          <w:color w:val="000000" w:themeColor="text1"/>
          <w:lang w:val="fr-FR"/>
        </w:rPr>
        <w:t>Résumé :</w:t>
      </w:r>
    </w:p>
    <w:p w14:paraId="319CEA52" w14:textId="73946EC0" w:rsidR="00FE2C09" w:rsidRPr="00BA546D" w:rsidRDefault="00FE2C09" w:rsidP="006442D6">
      <w:pPr>
        <w:bidi w:val="0"/>
        <w:rPr>
          <w:rFonts w:asciiTheme="majorBidi" w:hAnsiTheme="majorBidi" w:cstheme="majorBidi"/>
          <w:color w:val="000000" w:themeColor="text1"/>
          <w:lang w:val="fr-FR"/>
        </w:rPr>
      </w:pPr>
      <w:r w:rsidRPr="00BA546D">
        <w:rPr>
          <w:rFonts w:asciiTheme="majorBidi" w:hAnsiTheme="majorBidi" w:cstheme="majorBidi"/>
          <w:color w:val="000000" w:themeColor="text1"/>
          <w:lang w:val="fr-FR"/>
        </w:rPr>
        <w:t>La délégation représente une approche novatrice dans la gestion et l'utilisation des infrastructures publiques, rendue nécessaire par diverses c</w:t>
      </w:r>
      <w:r w:rsidR="00451BA3" w:rsidRPr="00BA546D">
        <w:rPr>
          <w:rFonts w:asciiTheme="majorBidi" w:hAnsiTheme="majorBidi" w:cstheme="majorBidi"/>
          <w:color w:val="000000" w:themeColor="text1"/>
          <w:lang w:val="fr-FR"/>
        </w:rPr>
        <w:t>irconstances. Fondamentalement,</w:t>
      </w:r>
      <w:r w:rsidR="00451BA3">
        <w:rPr>
          <w:rFonts w:asciiTheme="majorBidi" w:hAnsiTheme="majorBidi" w:cstheme="majorBidi" w:hint="cs"/>
          <w:color w:val="000000" w:themeColor="text1"/>
          <w:rtl/>
        </w:rPr>
        <w:t xml:space="preserve"> </w:t>
      </w:r>
      <w:r w:rsidRPr="00BA546D">
        <w:rPr>
          <w:rFonts w:asciiTheme="majorBidi" w:hAnsiTheme="majorBidi" w:cstheme="majorBidi"/>
          <w:color w:val="000000" w:themeColor="text1"/>
          <w:lang w:val="fr-FR"/>
        </w:rPr>
        <w:t>elle implique le transfe</w:t>
      </w:r>
      <w:r w:rsidR="00451BA3" w:rsidRPr="00BA546D">
        <w:rPr>
          <w:rFonts w:asciiTheme="majorBidi" w:hAnsiTheme="majorBidi" w:cstheme="majorBidi"/>
          <w:color w:val="000000" w:themeColor="text1"/>
          <w:lang w:val="fr-FR"/>
        </w:rPr>
        <w:t xml:space="preserve">rt de </w:t>
      </w:r>
      <w:r w:rsidR="00AB7E8C" w:rsidRPr="00BA546D">
        <w:rPr>
          <w:rFonts w:asciiTheme="majorBidi" w:hAnsiTheme="majorBidi" w:cstheme="majorBidi"/>
          <w:color w:val="000000" w:themeColor="text1"/>
          <w:lang w:val="fr-FR"/>
        </w:rPr>
        <w:t>certaine responsabilité</w:t>
      </w:r>
      <w:r w:rsidR="00451BA3">
        <w:rPr>
          <w:rFonts w:asciiTheme="majorBidi" w:hAnsiTheme="majorBidi" w:cstheme="majorBidi" w:hint="cs"/>
          <w:color w:val="000000" w:themeColor="text1"/>
          <w:rtl/>
        </w:rPr>
        <w:t xml:space="preserve"> </w:t>
      </w:r>
      <w:r w:rsidRPr="00BA546D">
        <w:rPr>
          <w:rFonts w:asciiTheme="majorBidi" w:hAnsiTheme="majorBidi" w:cstheme="majorBidi"/>
          <w:color w:val="000000" w:themeColor="text1"/>
          <w:lang w:val="fr-FR"/>
        </w:rPr>
        <w:t xml:space="preserve">de gestion des installations publiques des autorités attributrices à des individus relevant du domaine du droit public ou privé. Ce mécanisme se manifeste à </w:t>
      </w:r>
      <w:r w:rsidR="00FE59D3" w:rsidRPr="00BA546D">
        <w:rPr>
          <w:rFonts w:asciiTheme="majorBidi" w:hAnsiTheme="majorBidi" w:cstheme="majorBidi"/>
          <w:color w:val="000000" w:themeColor="text1"/>
          <w:lang w:val="fr-FR"/>
        </w:rPr>
        <w:t>Travers</w:t>
      </w:r>
      <w:r w:rsidRPr="00BA546D">
        <w:rPr>
          <w:rFonts w:asciiTheme="majorBidi" w:hAnsiTheme="majorBidi" w:cstheme="majorBidi"/>
          <w:color w:val="000000" w:themeColor="text1"/>
          <w:lang w:val="fr-FR"/>
        </w:rPr>
        <w:t xml:space="preserve"> des contrats où les intérêts des parties contractantes peuvent entrer en conflit, </w:t>
      </w:r>
      <w:r w:rsidR="00FE59D3" w:rsidRPr="00BA546D">
        <w:rPr>
          <w:rFonts w:asciiTheme="majorBidi" w:hAnsiTheme="majorBidi" w:cstheme="majorBidi"/>
          <w:color w:val="000000" w:themeColor="text1"/>
          <w:lang w:val="fr-FR"/>
        </w:rPr>
        <w:t>Ce</w:t>
      </w:r>
      <w:r w:rsidRPr="00BA546D">
        <w:rPr>
          <w:rFonts w:asciiTheme="majorBidi" w:hAnsiTheme="majorBidi" w:cstheme="majorBidi"/>
          <w:color w:val="000000" w:themeColor="text1"/>
          <w:lang w:val="fr-FR"/>
        </w:rPr>
        <w:t xml:space="preserve"> qui oblige l'autorité déléguée à mettre en place des mécanismes</w:t>
      </w:r>
      <w:r w:rsidR="00451BA3" w:rsidRPr="00BA546D">
        <w:rPr>
          <w:rFonts w:asciiTheme="majorBidi" w:hAnsiTheme="majorBidi" w:cstheme="majorBidi"/>
          <w:color w:val="000000" w:themeColor="text1"/>
          <w:lang w:val="fr-FR"/>
        </w:rPr>
        <w:t xml:space="preserve"> réglementaires appropriés</w:t>
      </w:r>
      <w:r w:rsidR="00451BA3">
        <w:rPr>
          <w:rFonts w:asciiTheme="majorBidi" w:hAnsiTheme="majorBidi" w:cstheme="majorBidi" w:hint="cs"/>
          <w:color w:val="000000" w:themeColor="text1"/>
          <w:rtl/>
        </w:rPr>
        <w:t xml:space="preserve"> </w:t>
      </w:r>
      <w:r w:rsidR="00451BA3" w:rsidRPr="00BA546D">
        <w:rPr>
          <w:rFonts w:asciiTheme="majorBidi" w:hAnsiTheme="majorBidi" w:cstheme="majorBidi"/>
          <w:color w:val="000000" w:themeColor="text1"/>
          <w:lang w:val="fr-FR"/>
        </w:rPr>
        <w:t>pour</w:t>
      </w:r>
      <w:r w:rsidR="00451BA3">
        <w:rPr>
          <w:rFonts w:asciiTheme="majorBidi" w:hAnsiTheme="majorBidi" w:cstheme="majorBidi" w:hint="cs"/>
          <w:color w:val="000000" w:themeColor="text1"/>
          <w:rtl/>
        </w:rPr>
        <w:t xml:space="preserve"> </w:t>
      </w:r>
      <w:r w:rsidRPr="00BA546D">
        <w:rPr>
          <w:rFonts w:asciiTheme="majorBidi" w:hAnsiTheme="majorBidi" w:cstheme="majorBidi"/>
          <w:color w:val="000000" w:themeColor="text1"/>
          <w:lang w:val="fr-FR"/>
        </w:rPr>
        <w:t xml:space="preserve">atteindre les intérêts équilibrés et efficaces des parties simultanément. L'investisseur dans les infrastructures publiques cherche à poursuivre </w:t>
      </w:r>
      <w:r w:rsidR="00FE59D3" w:rsidRPr="00BA546D">
        <w:rPr>
          <w:rFonts w:asciiTheme="majorBidi" w:hAnsiTheme="majorBidi" w:cstheme="majorBidi"/>
          <w:color w:val="000000" w:themeColor="text1"/>
          <w:lang w:val="fr-FR"/>
        </w:rPr>
        <w:t>SES</w:t>
      </w:r>
      <w:r w:rsidRPr="00BA546D">
        <w:rPr>
          <w:rFonts w:asciiTheme="majorBidi" w:hAnsiTheme="majorBidi" w:cstheme="majorBidi"/>
          <w:color w:val="000000" w:themeColor="text1"/>
          <w:lang w:val="fr-FR"/>
        </w:rPr>
        <w:t xml:space="preserve"> intérêts privés, même au</w:t>
      </w:r>
      <w:r w:rsidR="00451BA3" w:rsidRPr="00BA546D">
        <w:rPr>
          <w:rFonts w:asciiTheme="majorBidi" w:hAnsiTheme="majorBidi" w:cstheme="majorBidi"/>
          <w:color w:val="000000" w:themeColor="text1"/>
          <w:lang w:val="fr-FR"/>
        </w:rPr>
        <w:t xml:space="preserve"> détriment de l'intérêt public.</w:t>
      </w:r>
      <w:r w:rsidRPr="00BA546D">
        <w:rPr>
          <w:rFonts w:asciiTheme="majorBidi" w:hAnsiTheme="majorBidi" w:cstheme="majorBidi"/>
          <w:color w:val="000000" w:themeColor="text1"/>
          <w:lang w:val="fr-FR"/>
        </w:rPr>
        <w:t xml:space="preserve">Par conséquent, l'autorité déléguée doit exercer une surveillance réglementaire judicieuse sur les contrats de délégation, en équilibrant </w:t>
      </w:r>
      <w:r w:rsidR="00FE59D3" w:rsidRPr="00BA546D">
        <w:rPr>
          <w:rFonts w:asciiTheme="majorBidi" w:hAnsiTheme="majorBidi" w:cstheme="majorBidi"/>
          <w:color w:val="000000" w:themeColor="text1"/>
          <w:lang w:val="fr-FR"/>
        </w:rPr>
        <w:t>ses</w:t>
      </w:r>
      <w:r w:rsidRPr="00BA546D">
        <w:rPr>
          <w:rFonts w:asciiTheme="majorBidi" w:hAnsiTheme="majorBidi" w:cstheme="majorBidi"/>
          <w:color w:val="000000" w:themeColor="text1"/>
          <w:lang w:val="fr-FR"/>
        </w:rPr>
        <w:t xml:space="preserve"> privilèges en tant qu'entité publique et son rôle en tant que partie contractante pour garantir que les intérêts de toutes les parties contractantes sont protégés</w:t>
      </w:r>
      <w:r w:rsidR="004A320A" w:rsidRPr="00BA546D">
        <w:rPr>
          <w:rFonts w:asciiTheme="majorBidi" w:hAnsiTheme="majorBidi" w:cstheme="majorBidi"/>
          <w:color w:val="000000" w:themeColor="text1"/>
          <w:lang w:val="fr-FR"/>
        </w:rPr>
        <w:t>.</w:t>
      </w:r>
    </w:p>
    <w:p w14:paraId="69210B62" w14:textId="2E7928F8" w:rsidR="000A462E" w:rsidRPr="00BA546D" w:rsidRDefault="000A462E" w:rsidP="006442D6">
      <w:pPr>
        <w:bidi w:val="0"/>
        <w:ind w:firstLine="0"/>
        <w:rPr>
          <w:rFonts w:asciiTheme="majorBidi" w:hAnsiTheme="majorBidi" w:cstheme="majorBidi"/>
          <w:color w:val="000000" w:themeColor="text1"/>
          <w:lang w:val="fr-FR"/>
        </w:rPr>
      </w:pPr>
      <w:r w:rsidRPr="00BA546D">
        <w:rPr>
          <w:rFonts w:asciiTheme="majorBidi" w:hAnsiTheme="majorBidi" w:cstheme="majorBidi"/>
          <w:b/>
          <w:bCs/>
          <w:color w:val="000000" w:themeColor="text1"/>
          <w:lang w:val="fr-FR"/>
        </w:rPr>
        <w:t>Mots-clés</w:t>
      </w:r>
      <w:r w:rsidRPr="00BA546D">
        <w:rPr>
          <w:rFonts w:asciiTheme="majorBidi" w:hAnsiTheme="majorBidi" w:cstheme="majorBidi"/>
          <w:color w:val="000000" w:themeColor="text1"/>
          <w:lang w:val="fr-FR"/>
        </w:rPr>
        <w:t>: délégation de service public, intérêt général, contrôle des contrats de délégation</w:t>
      </w:r>
    </w:p>
    <w:sectPr w:rsidR="000A462E" w:rsidRPr="00BA546D" w:rsidSect="00F72609">
      <w:headerReference w:type="default" r:id="rId28"/>
      <w:footerReference w:type="default" r:id="rId29"/>
      <w:footnotePr>
        <w:pos w:val="beneathText"/>
        <w:numRestart w:val="eachPage"/>
      </w:footnotePr>
      <w:pgSz w:w="11907" w:h="16839" w:code="9"/>
      <w:pgMar w:top="709" w:right="1276" w:bottom="1418" w:left="1418" w:header="709" w:footer="709" w:gutter="0"/>
      <w:pgBorders w:offsetFrom="page">
        <w:top w:val="single" w:sz="24" w:space="24" w:color="99FF66"/>
        <w:left w:val="single" w:sz="24" w:space="24" w:color="99FF66"/>
        <w:bottom w:val="single" w:sz="24" w:space="24" w:color="99FF66"/>
        <w:right w:val="single" w:sz="24" w:space="24" w:color="99FF66"/>
      </w:pgBorders>
      <w:cols w:space="708"/>
      <w:docGrid w:linePitch="381"/>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93C4BA" w16cex:dateUtc="2023-07-09T09:50:00Z"/>
  <w16cex:commentExtensible w16cex:durableId="2893C4B9" w16cex:dateUtc="2023-07-09T09:51:00Z"/>
  <w16cex:commentExtensible w16cex:durableId="2893C4B8" w16cex:dateUtc="2023-07-09T09: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7D273BE" w16cid:durableId="2893C4BA"/>
  <w16cid:commentId w16cid:paraId="4FAF0508" w16cid:durableId="2893C4B9"/>
  <w16cid:commentId w16cid:paraId="0860E8EA" w16cid:durableId="2893C4B8"/>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F5E819" w14:textId="77777777" w:rsidR="00021D42" w:rsidRPr="00E4639E" w:rsidRDefault="00021D42" w:rsidP="00AE26B5">
      <w:r w:rsidRPr="00E4639E">
        <w:separator/>
      </w:r>
    </w:p>
  </w:endnote>
  <w:endnote w:type="continuationSeparator" w:id="0">
    <w:p w14:paraId="0842027A" w14:textId="77777777" w:rsidR="00021D42" w:rsidRDefault="00021D42" w:rsidP="00AE26B5">
      <w:r>
        <w:continuationSeparator/>
      </w:r>
    </w:p>
  </w:endnote>
  <w:endnote w:type="continuationNotice" w:id="1">
    <w:p w14:paraId="456C143A" w14:textId="77777777" w:rsidR="00021D42" w:rsidRDefault="00021D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altName w:val="Times New Roman"/>
    <w:panose1 w:val="02020603050405020304"/>
    <w:charset w:val="00"/>
    <w:family w:val="roman"/>
    <w:pitch w:val="variable"/>
    <w:sig w:usb0="00000000" w:usb1="0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Constantia">
    <w:panose1 w:val="02030602050306030303"/>
    <w:charset w:val="00"/>
    <w:family w:val="roman"/>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abic Transparent">
    <w:panose1 w:val="020B0604020202020204"/>
    <w:charset w:val="00"/>
    <w:family w:val="swiss"/>
    <w:pitch w:val="variable"/>
    <w:sig w:usb0="E0002EFF" w:usb1="C000785B" w:usb2="00000009" w:usb3="00000000" w:csb0="000001FF" w:csb1="00000000"/>
  </w:font>
  <w:font w:name="Traditional Arabic">
    <w:altName w:val="Times New Roman"/>
    <w:panose1 w:val="02020603050405020304"/>
    <w:charset w:val="00"/>
    <w:family w:val="roman"/>
    <w:pitch w:val="variable"/>
    <w:sig w:usb0="00000000"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32976B" w14:textId="77777777" w:rsidR="00633B66" w:rsidRDefault="00633B66" w:rsidP="00F846FB">
    <w:pPr>
      <w:pStyle w:val="Pieddepage"/>
      <w:tabs>
        <w:tab w:val="clear" w:pos="4536"/>
        <w:tab w:val="clear" w:pos="9072"/>
        <w:tab w:val="left" w:pos="4039"/>
      </w:tabs>
    </w:pPr>
    <w:r>
      <w:rPr>
        <w:rtl/>
      </w:rPr>
      <w:tab/>
    </w:r>
  </w:p>
  <w:p w14:paraId="0E0945A1" w14:textId="77777777" w:rsidR="00633B66" w:rsidRDefault="00633B66"/>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D9A063" w14:textId="77777777" w:rsidR="00633B66" w:rsidRPr="00F0579D" w:rsidRDefault="00633B66">
    <w:pPr>
      <w:pStyle w:val="Pieddepage"/>
      <w:jc w:val="center"/>
      <w:rPr>
        <w:rFonts w:asciiTheme="minorBidi" w:hAnsiTheme="minorBidi" w:cstheme="minorBidi"/>
        <w:caps/>
        <w:color w:val="000000" w:themeColor="text1"/>
        <w:sz w:val="24"/>
        <w:szCs w:val="24"/>
      </w:rPr>
    </w:pPr>
    <w:r w:rsidRPr="00F0579D">
      <w:rPr>
        <w:rFonts w:asciiTheme="minorBidi" w:hAnsiTheme="minorBidi" w:cstheme="minorBidi"/>
        <w:caps/>
        <w:color w:val="000000" w:themeColor="text1"/>
        <w:sz w:val="24"/>
        <w:szCs w:val="24"/>
      </w:rPr>
      <w:fldChar w:fldCharType="begin"/>
    </w:r>
    <w:r w:rsidRPr="00F0579D">
      <w:rPr>
        <w:rFonts w:asciiTheme="minorBidi" w:hAnsiTheme="minorBidi" w:cstheme="minorBidi"/>
        <w:caps/>
        <w:color w:val="000000" w:themeColor="text1"/>
        <w:sz w:val="24"/>
        <w:szCs w:val="24"/>
      </w:rPr>
      <w:instrText>PAGE   \* MERGEFORMAT</w:instrText>
    </w:r>
    <w:r w:rsidRPr="00F0579D">
      <w:rPr>
        <w:rFonts w:asciiTheme="minorBidi" w:hAnsiTheme="minorBidi" w:cstheme="minorBidi"/>
        <w:caps/>
        <w:color w:val="000000" w:themeColor="text1"/>
        <w:sz w:val="24"/>
        <w:szCs w:val="24"/>
      </w:rPr>
      <w:fldChar w:fldCharType="separate"/>
    </w:r>
    <w:r w:rsidR="00B23576" w:rsidRPr="00B23576">
      <w:rPr>
        <w:rFonts w:asciiTheme="minorBidi" w:hAnsiTheme="minorBidi" w:cstheme="minorBidi"/>
        <w:caps/>
        <w:noProof/>
        <w:color w:val="000000" w:themeColor="text1"/>
        <w:sz w:val="24"/>
        <w:szCs w:val="24"/>
        <w:rtl/>
        <w:lang w:val="fr-FR"/>
      </w:rPr>
      <w:t>7</w:t>
    </w:r>
    <w:r w:rsidRPr="00F0579D">
      <w:rPr>
        <w:rFonts w:asciiTheme="minorBidi" w:hAnsiTheme="minorBidi" w:cstheme="minorBidi"/>
        <w:caps/>
        <w:color w:val="000000" w:themeColor="text1"/>
        <w:sz w:val="24"/>
        <w:szCs w:val="24"/>
      </w:rPr>
      <w:fldChar w:fldCharType="end"/>
    </w:r>
  </w:p>
  <w:p w14:paraId="035A5DA2" w14:textId="51A2490F" w:rsidR="00633B66" w:rsidRDefault="00633B66" w:rsidP="00F846FB">
    <w:pPr>
      <w:pStyle w:val="Pieddepage"/>
      <w:tabs>
        <w:tab w:val="clear" w:pos="4536"/>
        <w:tab w:val="clear" w:pos="9072"/>
        <w:tab w:val="left" w:pos="4039"/>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F5BA8D" w14:textId="42B8D53E" w:rsidR="00633B66" w:rsidRPr="00BF7B54" w:rsidRDefault="00633B66" w:rsidP="00A838D4">
    <w:pPr>
      <w:pStyle w:val="Pieddepage"/>
      <w:jc w:val="center"/>
      <w:rPr>
        <w:color w:val="000000" w:themeColor="text1"/>
      </w:rPr>
    </w:pPr>
  </w:p>
  <w:p w14:paraId="7E911312" w14:textId="5E6FAC8E" w:rsidR="00633B66" w:rsidRPr="00BF7B54" w:rsidRDefault="00633B66" w:rsidP="00F846FB">
    <w:pPr>
      <w:pStyle w:val="Pieddepage"/>
      <w:tabs>
        <w:tab w:val="clear" w:pos="4536"/>
        <w:tab w:val="clear" w:pos="9072"/>
        <w:tab w:val="left" w:pos="4039"/>
      </w:tabs>
      <w:rPr>
        <w:color w:val="000000" w:themeColor="text1"/>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000000" w:themeColor="text1"/>
        <w:rtl/>
      </w:rPr>
      <w:id w:val="1928843163"/>
      <w:docPartObj>
        <w:docPartGallery w:val="Page Numbers (Bottom of Page)"/>
        <w:docPartUnique/>
      </w:docPartObj>
    </w:sdtPr>
    <w:sdtContent>
      <w:p w14:paraId="2D282F44" w14:textId="77777777" w:rsidR="00633B66" w:rsidRPr="00BF7B54" w:rsidRDefault="00633B66">
        <w:pPr>
          <w:pStyle w:val="Pieddepage"/>
          <w:jc w:val="center"/>
          <w:rPr>
            <w:color w:val="000000" w:themeColor="text1"/>
          </w:rPr>
        </w:pPr>
        <w:r w:rsidRPr="00BF7B54">
          <w:rPr>
            <w:color w:val="000000" w:themeColor="text1"/>
          </w:rPr>
          <w:fldChar w:fldCharType="begin"/>
        </w:r>
        <w:r w:rsidRPr="00BF7B54">
          <w:rPr>
            <w:color w:val="000000" w:themeColor="text1"/>
          </w:rPr>
          <w:instrText>PAGE   \* MERGEFORMAT</w:instrText>
        </w:r>
        <w:r w:rsidRPr="00BF7B54">
          <w:rPr>
            <w:color w:val="000000" w:themeColor="text1"/>
          </w:rPr>
          <w:fldChar w:fldCharType="separate"/>
        </w:r>
        <w:r w:rsidR="00B23576" w:rsidRPr="00B23576">
          <w:rPr>
            <w:noProof/>
            <w:color w:val="000000" w:themeColor="text1"/>
            <w:rtl/>
            <w:lang w:val="fr-FR"/>
          </w:rPr>
          <w:t>96</w:t>
        </w:r>
        <w:r w:rsidRPr="00BF7B54">
          <w:rPr>
            <w:color w:val="000000" w:themeColor="text1"/>
          </w:rPr>
          <w:fldChar w:fldCharType="end"/>
        </w:r>
      </w:p>
    </w:sdtContent>
  </w:sdt>
  <w:p w14:paraId="79AA0DF4" w14:textId="77777777" w:rsidR="00633B66" w:rsidRPr="00BF7B54" w:rsidRDefault="00633B66" w:rsidP="00F846FB">
    <w:pPr>
      <w:pStyle w:val="Pieddepage"/>
      <w:tabs>
        <w:tab w:val="clear" w:pos="4536"/>
        <w:tab w:val="clear" w:pos="9072"/>
        <w:tab w:val="left" w:pos="4039"/>
      </w:tabs>
      <w:rPr>
        <w:color w:val="000000" w:themeColor="text1"/>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485A2D" w14:textId="06551BB8" w:rsidR="00633B66" w:rsidRDefault="00633B66" w:rsidP="00937B21">
    <w:pPr>
      <w:pStyle w:val="Pieddepage"/>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255726469"/>
      <w:docPartObj>
        <w:docPartGallery w:val="Page Numbers (Bottom of Page)"/>
        <w:docPartUnique/>
      </w:docPartObj>
    </w:sdtPr>
    <w:sdtContent>
      <w:p w14:paraId="103D0369" w14:textId="77777777" w:rsidR="00633B66" w:rsidRDefault="00633B66" w:rsidP="00937B21">
        <w:pPr>
          <w:pStyle w:val="Pieddepage"/>
          <w:jc w:val="center"/>
        </w:pPr>
        <w:r w:rsidRPr="00BC2BC5">
          <w:fldChar w:fldCharType="begin"/>
        </w:r>
        <w:r w:rsidRPr="00BC2BC5">
          <w:instrText>PAGE   \* MERGEFORMAT</w:instrText>
        </w:r>
        <w:r w:rsidRPr="00BC2BC5">
          <w:fldChar w:fldCharType="separate"/>
        </w:r>
        <w:r w:rsidR="00B23576" w:rsidRPr="00B23576">
          <w:rPr>
            <w:noProof/>
            <w:rtl/>
            <w:lang w:val="fr-FR"/>
          </w:rPr>
          <w:t>183</w:t>
        </w:r>
        <w:r w:rsidRPr="00BC2BC5">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1C99DD" w14:textId="77777777" w:rsidR="00633B66" w:rsidRDefault="00633B66" w:rsidP="00143568">
    <w:pPr>
      <w:pStyle w:val="Pieddepage"/>
      <w:tabs>
        <w:tab w:val="clear" w:pos="4536"/>
        <w:tab w:val="clear" w:pos="9072"/>
        <w:tab w:val="left" w:pos="4039"/>
      </w:tabs>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B0B1B8" w14:textId="77777777" w:rsidR="00633B66" w:rsidRPr="00216F78" w:rsidRDefault="00633B66">
    <w:pPr>
      <w:pStyle w:val="Pieddepage"/>
      <w:jc w:val="center"/>
      <w:rPr>
        <w:caps/>
      </w:rPr>
    </w:pPr>
    <w:r w:rsidRPr="00216F78">
      <w:rPr>
        <w:caps/>
      </w:rPr>
      <w:fldChar w:fldCharType="begin"/>
    </w:r>
    <w:r w:rsidRPr="00216F78">
      <w:rPr>
        <w:caps/>
      </w:rPr>
      <w:instrText>PAGE   \* MERGEFORMAT</w:instrText>
    </w:r>
    <w:r w:rsidRPr="00216F78">
      <w:rPr>
        <w:caps/>
      </w:rPr>
      <w:fldChar w:fldCharType="separate"/>
    </w:r>
    <w:r w:rsidR="00B23576" w:rsidRPr="00B23576">
      <w:rPr>
        <w:caps/>
        <w:noProof/>
        <w:rtl/>
        <w:lang w:val="fr-FR"/>
      </w:rPr>
      <w:t>189</w:t>
    </w:r>
    <w:r w:rsidRPr="00216F78">
      <w:rPr>
        <w:caps/>
      </w:rPr>
      <w:fldChar w:fldCharType="end"/>
    </w:r>
  </w:p>
  <w:p w14:paraId="2E9ED987" w14:textId="77777777" w:rsidR="00633B66" w:rsidRDefault="00633B66" w:rsidP="00143568">
    <w:pPr>
      <w:pStyle w:val="Pieddepage"/>
      <w:tabs>
        <w:tab w:val="clear" w:pos="4536"/>
        <w:tab w:val="clear" w:pos="9072"/>
        <w:tab w:val="left" w:pos="4039"/>
      </w:tabs>
      <w:jc w:val="cen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39B663" w14:textId="77777777" w:rsidR="00633B66" w:rsidRDefault="00633B66" w:rsidP="00143568">
    <w:pPr>
      <w:pStyle w:val="Pieddepage"/>
      <w:tabs>
        <w:tab w:val="clear" w:pos="4536"/>
        <w:tab w:val="clear" w:pos="9072"/>
        <w:tab w:val="left" w:pos="4039"/>
      </w:tabs>
      <w:jc w:val="cen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93A2D4" w14:textId="77777777" w:rsidR="00633B66" w:rsidRPr="00F611B3" w:rsidRDefault="00633B66">
    <w:pPr>
      <w:pStyle w:val="Pieddepage"/>
      <w:jc w:val="center"/>
      <w:rPr>
        <w:caps/>
      </w:rPr>
    </w:pPr>
    <w:r w:rsidRPr="00F611B3">
      <w:rPr>
        <w:caps/>
      </w:rPr>
      <w:fldChar w:fldCharType="begin"/>
    </w:r>
    <w:r w:rsidRPr="00F611B3">
      <w:rPr>
        <w:caps/>
      </w:rPr>
      <w:instrText>PAGE   \* MERGEFORMAT</w:instrText>
    </w:r>
    <w:r w:rsidRPr="00F611B3">
      <w:rPr>
        <w:caps/>
      </w:rPr>
      <w:fldChar w:fldCharType="separate"/>
    </w:r>
    <w:r w:rsidR="00B23576" w:rsidRPr="00B23576">
      <w:rPr>
        <w:caps/>
        <w:noProof/>
        <w:rtl/>
        <w:lang w:val="fr-FR"/>
      </w:rPr>
      <w:t>195</w:t>
    </w:r>
    <w:r w:rsidRPr="00F611B3">
      <w:rPr>
        <w:caps/>
      </w:rPr>
      <w:fldChar w:fldCharType="end"/>
    </w:r>
  </w:p>
  <w:p w14:paraId="24DA97E0" w14:textId="77777777" w:rsidR="00633B66" w:rsidRPr="00F611B3" w:rsidRDefault="00633B66" w:rsidP="00143568">
    <w:pPr>
      <w:pStyle w:val="Pieddepage"/>
      <w:tabs>
        <w:tab w:val="clear" w:pos="4536"/>
        <w:tab w:val="clear" w:pos="9072"/>
        <w:tab w:val="left" w:pos="4039"/>
      </w:tabs>
      <w:jc w:val="cen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626C17" w14:textId="77777777" w:rsidR="00633B66" w:rsidRDefault="00633B66" w:rsidP="00143568">
    <w:pPr>
      <w:pStyle w:val="Pieddepage"/>
      <w:tabs>
        <w:tab w:val="clear" w:pos="4536"/>
        <w:tab w:val="clear" w:pos="9072"/>
        <w:tab w:val="left" w:pos="4039"/>
      </w:tabs>
      <w:jc w:val="cen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ACC5EF" w14:textId="77777777" w:rsidR="00633B66" w:rsidRPr="00F1077F" w:rsidRDefault="00633B66">
    <w:pPr>
      <w:pStyle w:val="Pieddepage"/>
      <w:jc w:val="center"/>
      <w:rPr>
        <w:caps/>
      </w:rPr>
    </w:pPr>
    <w:r w:rsidRPr="00F1077F">
      <w:rPr>
        <w:caps/>
      </w:rPr>
      <w:fldChar w:fldCharType="begin"/>
    </w:r>
    <w:r w:rsidRPr="00F1077F">
      <w:rPr>
        <w:caps/>
      </w:rPr>
      <w:instrText>PAGE   \* MERGEFORMAT</w:instrText>
    </w:r>
    <w:r w:rsidRPr="00F1077F">
      <w:rPr>
        <w:caps/>
      </w:rPr>
      <w:fldChar w:fldCharType="separate"/>
    </w:r>
    <w:r w:rsidR="00B23576" w:rsidRPr="00B23576">
      <w:rPr>
        <w:caps/>
        <w:noProof/>
        <w:rtl/>
        <w:lang w:val="fr-FR"/>
      </w:rPr>
      <w:t>199</w:t>
    </w:r>
    <w:r w:rsidRPr="00F1077F">
      <w:rPr>
        <w:caps/>
      </w:rPr>
      <w:fldChar w:fldCharType="end"/>
    </w:r>
  </w:p>
  <w:p w14:paraId="06324183" w14:textId="77777777" w:rsidR="00633B66" w:rsidRPr="00F1077F" w:rsidRDefault="00633B66" w:rsidP="00143568">
    <w:pPr>
      <w:pStyle w:val="Pieddepage"/>
      <w:tabs>
        <w:tab w:val="clear" w:pos="4536"/>
        <w:tab w:val="clear" w:pos="9072"/>
        <w:tab w:val="left" w:pos="4039"/>
      </w:tabs>
      <w:jc w:val="cen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69E77F" w14:textId="77777777" w:rsidR="00633B66" w:rsidRPr="00AC0320" w:rsidRDefault="00633B66" w:rsidP="00143568">
    <w:pPr>
      <w:pStyle w:val="Pieddepage"/>
      <w:tabs>
        <w:tab w:val="clear" w:pos="4536"/>
        <w:tab w:val="clear" w:pos="9072"/>
        <w:tab w:val="left" w:pos="4039"/>
      </w:tabs>
      <w:jc w:val="center"/>
      <w:rPr>
        <w:lang w:val="fr-F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A2C3E0" w14:textId="77777777" w:rsidR="00021D42" w:rsidRPr="00EA7D9D" w:rsidRDefault="00021D42" w:rsidP="00EA7D9D">
      <w:pPr>
        <w:pStyle w:val="Pieddepage"/>
        <w:ind w:firstLine="0"/>
        <w:jc w:val="left"/>
        <w:rPr>
          <w:color w:val="7F7F7F" w:themeColor="text1" w:themeTint="80"/>
        </w:rPr>
      </w:pPr>
      <w:r w:rsidRPr="00EA7D9D">
        <w:rPr>
          <w:color w:val="7F7F7F" w:themeColor="text1" w:themeTint="80"/>
        </w:rPr>
        <w:separator/>
      </w:r>
    </w:p>
  </w:footnote>
  <w:footnote w:type="continuationSeparator" w:id="0">
    <w:p w14:paraId="206045A9" w14:textId="77777777" w:rsidR="00021D42" w:rsidRPr="00D27570" w:rsidRDefault="00021D42" w:rsidP="007B6E9A">
      <w:pPr>
        <w:ind w:firstLine="0"/>
        <w:jc w:val="left"/>
        <w:rPr>
          <w:b/>
          <w:bCs/>
          <w:color w:val="000000" w:themeColor="text1"/>
        </w:rPr>
      </w:pPr>
      <w:r w:rsidRPr="00D27570">
        <w:rPr>
          <w:color w:val="000000" w:themeColor="text1"/>
        </w:rPr>
        <w:continuationSeparator/>
      </w:r>
    </w:p>
    <w:p w14:paraId="285D37CB" w14:textId="77777777" w:rsidR="00021D42" w:rsidRDefault="00021D42"/>
  </w:footnote>
  <w:footnote w:type="continuationNotice" w:id="1">
    <w:p w14:paraId="6D192362" w14:textId="77777777" w:rsidR="00021D42" w:rsidRDefault="00021D42" w:rsidP="000D0E9D">
      <w:pPr>
        <w:ind w:firstLine="0"/>
      </w:pPr>
    </w:p>
  </w:footnote>
  <w:footnote w:id="2">
    <w:p w14:paraId="134F992A" w14:textId="7C3231AC" w:rsidR="00633B66" w:rsidRPr="00FE5E0F" w:rsidRDefault="00633B66" w:rsidP="00E73D17">
      <w:pPr>
        <w:pStyle w:val="Notedebasdepage"/>
        <w:ind w:firstLine="0"/>
        <w:rPr>
          <w:sz w:val="24"/>
          <w:szCs w:val="24"/>
        </w:rPr>
      </w:pPr>
      <w:r w:rsidRPr="00FE5E0F">
        <w:rPr>
          <w:rStyle w:val="Appelnotedebasdep"/>
          <w:sz w:val="24"/>
          <w:szCs w:val="24"/>
        </w:rPr>
        <w:footnoteRef/>
      </w:r>
      <w:r w:rsidRPr="00FE5E0F">
        <w:rPr>
          <w:sz w:val="24"/>
          <w:szCs w:val="24"/>
          <w:rtl/>
        </w:rPr>
        <w:t xml:space="preserve"> </w:t>
      </w:r>
      <w:r w:rsidRPr="00FE5E0F">
        <w:rPr>
          <w:rFonts w:hint="cs"/>
          <w:sz w:val="24"/>
          <w:szCs w:val="24"/>
          <w:rtl/>
        </w:rPr>
        <w:t>عمار بوضياف، الوجيز في القانون الإداري، الطبعة الثالثة، جسور للنشر والتوزيع، الجزائر،2013، ص131.</w:t>
      </w:r>
    </w:p>
  </w:footnote>
  <w:footnote w:id="3">
    <w:p w14:paraId="6FB39E98" w14:textId="38A40F59" w:rsidR="00633B66" w:rsidRPr="00626E02" w:rsidRDefault="00633B66" w:rsidP="00E73D17">
      <w:pPr>
        <w:pStyle w:val="Notedebasdepage"/>
        <w:ind w:firstLine="0"/>
        <w:rPr>
          <w:sz w:val="24"/>
          <w:szCs w:val="24"/>
        </w:rPr>
      </w:pPr>
      <w:r w:rsidRPr="00FE5E0F">
        <w:rPr>
          <w:rStyle w:val="Appelnotedebasdep"/>
          <w:sz w:val="24"/>
          <w:szCs w:val="24"/>
        </w:rPr>
        <w:footnoteRef/>
      </w:r>
      <w:r w:rsidRPr="00FE5E0F">
        <w:rPr>
          <w:rFonts w:hint="cs"/>
          <w:sz w:val="24"/>
          <w:szCs w:val="24"/>
          <w:rtl/>
        </w:rPr>
        <w:t xml:space="preserve"> محمد يعرب الشرع، دور القطاع الخاص في إدارة المرافق العامة الاقتصادية، </w:t>
      </w:r>
      <w:r w:rsidRPr="00FE5E0F">
        <w:rPr>
          <w:sz w:val="24"/>
          <w:szCs w:val="24"/>
          <w:rtl/>
        </w:rPr>
        <w:t>(</w:t>
      </w:r>
      <w:r w:rsidRPr="00FE5E0F">
        <w:rPr>
          <w:rFonts w:hint="cs"/>
          <w:sz w:val="24"/>
          <w:szCs w:val="24"/>
          <w:rtl/>
        </w:rPr>
        <w:t>دراسة مقارنة)، الطبعة الثانية، دار الفكر، دمشق، طبع</w:t>
      </w:r>
      <w:r w:rsidRPr="00FE5E0F">
        <w:rPr>
          <w:rFonts w:hint="eastAsia"/>
          <w:sz w:val="24"/>
          <w:szCs w:val="24"/>
          <w:rtl/>
        </w:rPr>
        <w:t>ة</w:t>
      </w:r>
      <w:r w:rsidRPr="00FE5E0F">
        <w:rPr>
          <w:rFonts w:hint="cs"/>
          <w:sz w:val="24"/>
          <w:szCs w:val="24"/>
          <w:rtl/>
        </w:rPr>
        <w:t xml:space="preserve"> 2010، ص38.</w:t>
      </w:r>
    </w:p>
  </w:footnote>
  <w:footnote w:id="4">
    <w:p w14:paraId="17210071" w14:textId="77777777" w:rsidR="00633B66" w:rsidRPr="0070336B" w:rsidRDefault="00633B66" w:rsidP="00E73D17">
      <w:pPr>
        <w:pStyle w:val="Notedebasdepage"/>
        <w:ind w:firstLine="0"/>
        <w:rPr>
          <w:rFonts w:eastAsia="SimSun"/>
          <w:sz w:val="24"/>
          <w:szCs w:val="24"/>
          <w:rtl/>
          <w:lang w:eastAsia="zh-CN"/>
        </w:rPr>
      </w:pPr>
      <w:r w:rsidRPr="0070336B">
        <w:rPr>
          <w:rStyle w:val="Appelnotedebasdep"/>
          <w:sz w:val="24"/>
          <w:szCs w:val="24"/>
        </w:rPr>
        <w:footnoteRef/>
      </w:r>
      <w:r w:rsidRPr="0070336B">
        <w:rPr>
          <w:rFonts w:hint="cs"/>
          <w:sz w:val="24"/>
          <w:szCs w:val="24"/>
          <w:rtl/>
        </w:rPr>
        <w:t xml:space="preserve"> </w:t>
      </w:r>
      <w:r w:rsidRPr="0070336B">
        <w:rPr>
          <w:rFonts w:eastAsia="SimSun"/>
          <w:sz w:val="24"/>
          <w:szCs w:val="24"/>
          <w:rtl/>
          <w:lang w:eastAsia="zh-CN"/>
        </w:rPr>
        <w:t>المرسوم الرئاسي 15/247 المؤرخ في 16/09/2015</w:t>
      </w:r>
      <w:r w:rsidRPr="0070336B">
        <w:rPr>
          <w:rFonts w:eastAsia="SimSun" w:hint="cs"/>
          <w:sz w:val="24"/>
          <w:szCs w:val="24"/>
          <w:rtl/>
          <w:lang w:eastAsia="zh-CN"/>
        </w:rPr>
        <w:t>، المتضمن تنظيم</w:t>
      </w:r>
      <w:r w:rsidRPr="0070336B">
        <w:rPr>
          <w:rFonts w:eastAsia="SimSun"/>
          <w:sz w:val="24"/>
          <w:szCs w:val="24"/>
          <w:rtl/>
          <w:lang w:eastAsia="zh-CN"/>
        </w:rPr>
        <w:t xml:space="preserve"> الصفقات العمومية وتفويضات </w:t>
      </w:r>
      <w:r w:rsidRPr="0070336B">
        <w:rPr>
          <w:rFonts w:eastAsia="SimSun" w:hint="cs"/>
          <w:sz w:val="24"/>
          <w:szCs w:val="24"/>
          <w:rtl/>
          <w:lang w:eastAsia="zh-CN"/>
        </w:rPr>
        <w:t xml:space="preserve">المرفق العام  </w:t>
      </w:r>
    </w:p>
    <w:p w14:paraId="58D83237" w14:textId="626C549B" w:rsidR="00633B66" w:rsidRPr="0070336B" w:rsidRDefault="00633B66" w:rsidP="00E73D17">
      <w:pPr>
        <w:pStyle w:val="Notedebasdepage"/>
        <w:ind w:firstLine="0"/>
        <w:rPr>
          <w:sz w:val="24"/>
          <w:szCs w:val="24"/>
          <w:rtl/>
        </w:rPr>
      </w:pPr>
      <w:r w:rsidRPr="0070336B">
        <w:rPr>
          <w:rFonts w:eastAsia="SimSun" w:hint="cs"/>
          <w:sz w:val="24"/>
          <w:szCs w:val="24"/>
          <w:rtl/>
          <w:lang w:eastAsia="zh-CN"/>
        </w:rPr>
        <w:t xml:space="preserve">   </w:t>
      </w:r>
      <w:r w:rsidRPr="0070336B">
        <w:rPr>
          <w:rFonts w:eastAsia="SimSun"/>
          <w:sz w:val="24"/>
          <w:szCs w:val="24"/>
          <w:rtl/>
          <w:lang w:eastAsia="zh-CN"/>
        </w:rPr>
        <w:t>الجريدة الرسمية رقم</w:t>
      </w:r>
      <w:r w:rsidRPr="0070336B">
        <w:rPr>
          <w:rFonts w:eastAsia="SimSun" w:hint="cs"/>
          <w:sz w:val="24"/>
          <w:szCs w:val="24"/>
          <w:rtl/>
          <w:lang w:eastAsia="zh-CN"/>
        </w:rPr>
        <w:t>:</w:t>
      </w:r>
      <w:r w:rsidRPr="0070336B">
        <w:rPr>
          <w:rFonts w:eastAsia="SimSun"/>
          <w:sz w:val="24"/>
          <w:szCs w:val="24"/>
          <w:rtl/>
          <w:lang w:eastAsia="zh-CN"/>
        </w:rPr>
        <w:t xml:space="preserve"> 50</w:t>
      </w:r>
      <w:r w:rsidRPr="0070336B">
        <w:rPr>
          <w:rFonts w:eastAsia="SimSun" w:hint="cs"/>
          <w:sz w:val="24"/>
          <w:szCs w:val="24"/>
          <w:rtl/>
          <w:lang w:eastAsia="zh-CN"/>
        </w:rPr>
        <w:t xml:space="preserve"> </w:t>
      </w:r>
      <w:r w:rsidRPr="0070336B">
        <w:rPr>
          <w:rFonts w:eastAsia="SimSun"/>
          <w:sz w:val="24"/>
          <w:szCs w:val="24"/>
          <w:rtl/>
          <w:lang w:eastAsia="zh-CN"/>
        </w:rPr>
        <w:t>الصادرة في 20/09/</w:t>
      </w:r>
      <w:r w:rsidRPr="0070336B">
        <w:rPr>
          <w:rFonts w:eastAsia="SimSun" w:hint="cs"/>
          <w:sz w:val="24"/>
          <w:szCs w:val="24"/>
          <w:rtl/>
          <w:lang w:eastAsia="zh-CN"/>
        </w:rPr>
        <w:t>2020.</w:t>
      </w:r>
    </w:p>
  </w:footnote>
  <w:footnote w:id="5">
    <w:p w14:paraId="5FE0AB26" w14:textId="72BF7808" w:rsidR="00633B66" w:rsidRPr="0070336B" w:rsidRDefault="00633B66" w:rsidP="00E73D17">
      <w:pPr>
        <w:pStyle w:val="Notedebasdepage"/>
        <w:ind w:firstLine="0"/>
        <w:rPr>
          <w:rFonts w:eastAsia="SimSun"/>
          <w:sz w:val="24"/>
          <w:szCs w:val="24"/>
          <w:rtl/>
          <w:lang w:eastAsia="zh-CN"/>
        </w:rPr>
      </w:pPr>
      <w:r w:rsidRPr="0070336B">
        <w:rPr>
          <w:rStyle w:val="Appelnotedebasdep"/>
          <w:sz w:val="24"/>
          <w:szCs w:val="24"/>
        </w:rPr>
        <w:footnoteRef/>
      </w:r>
      <w:r w:rsidRPr="0070336B">
        <w:rPr>
          <w:rFonts w:eastAsia="SimSun" w:hint="cs"/>
          <w:sz w:val="24"/>
          <w:szCs w:val="24"/>
          <w:rtl/>
          <w:lang w:eastAsia="zh-CN"/>
        </w:rPr>
        <w:t xml:space="preserve"> القانون 05/12 المؤرخ في 04 أوت 2005 المتعلق بالمياه، المعدل والمتمم الجريدة الرسمية العدد 60، المؤرخة في </w:t>
      </w:r>
    </w:p>
    <w:p w14:paraId="424A4B8B" w14:textId="4394679F" w:rsidR="00633B66" w:rsidRPr="0070336B" w:rsidRDefault="00633B66" w:rsidP="00E73D17">
      <w:pPr>
        <w:pStyle w:val="Notedebasdepage"/>
        <w:ind w:firstLine="0"/>
        <w:rPr>
          <w:sz w:val="24"/>
          <w:szCs w:val="24"/>
        </w:rPr>
      </w:pPr>
      <w:r w:rsidRPr="0070336B">
        <w:rPr>
          <w:rFonts w:eastAsia="SimSun" w:hint="cs"/>
          <w:sz w:val="24"/>
          <w:szCs w:val="24"/>
          <w:rtl/>
          <w:lang w:eastAsia="zh-CN"/>
        </w:rPr>
        <w:t>04 سبتمبر 2005.</w:t>
      </w:r>
    </w:p>
  </w:footnote>
  <w:footnote w:id="6">
    <w:p w14:paraId="3740F5BA" w14:textId="25DBB9DC" w:rsidR="00633B66" w:rsidRPr="00FE5E0F" w:rsidRDefault="00633B66" w:rsidP="002D09B7">
      <w:pPr>
        <w:pStyle w:val="Notedebasdepage"/>
        <w:ind w:firstLine="0"/>
        <w:rPr>
          <w:sz w:val="24"/>
          <w:szCs w:val="24"/>
        </w:rPr>
      </w:pPr>
      <w:r w:rsidRPr="00FE5E0F">
        <w:rPr>
          <w:rStyle w:val="Appelnotedebasdep"/>
          <w:sz w:val="24"/>
          <w:szCs w:val="24"/>
        </w:rPr>
        <w:footnoteRef/>
      </w:r>
      <w:r w:rsidRPr="00FE5E0F">
        <w:rPr>
          <w:rFonts w:hint="cs"/>
          <w:sz w:val="24"/>
          <w:szCs w:val="24"/>
          <w:rtl/>
        </w:rPr>
        <w:t xml:space="preserve"> المادة 207 من المرسوم 15/247 السالف الذكر.</w:t>
      </w:r>
    </w:p>
  </w:footnote>
  <w:footnote w:id="7">
    <w:p w14:paraId="26FFB727" w14:textId="183DC175" w:rsidR="00633B66" w:rsidRPr="00FE5E0F" w:rsidRDefault="00633B66" w:rsidP="00795913">
      <w:pPr>
        <w:pStyle w:val="Notedebasdepage"/>
        <w:ind w:firstLine="0"/>
        <w:rPr>
          <w:sz w:val="24"/>
          <w:szCs w:val="24"/>
        </w:rPr>
      </w:pPr>
      <w:r w:rsidRPr="00FE5E0F">
        <w:rPr>
          <w:rStyle w:val="Appelnotedebasdep"/>
          <w:sz w:val="24"/>
          <w:szCs w:val="24"/>
        </w:rPr>
        <w:footnoteRef/>
      </w:r>
      <w:r w:rsidRPr="00FE5E0F">
        <w:rPr>
          <w:sz w:val="24"/>
          <w:szCs w:val="24"/>
          <w:rtl/>
        </w:rPr>
        <w:t xml:space="preserve"> </w:t>
      </w:r>
      <w:r w:rsidRPr="00FE5E0F">
        <w:rPr>
          <w:rFonts w:hint="cs"/>
          <w:sz w:val="24"/>
          <w:szCs w:val="24"/>
          <w:rtl/>
        </w:rPr>
        <w:t>المرسوم</w:t>
      </w:r>
      <w:r w:rsidRPr="00FE5E0F">
        <w:rPr>
          <w:sz w:val="24"/>
          <w:szCs w:val="24"/>
          <w:rtl/>
        </w:rPr>
        <w:t xml:space="preserve"> التنفيذي رقم </w:t>
      </w:r>
      <w:r w:rsidRPr="00FE5E0F">
        <w:rPr>
          <w:rFonts w:hint="cs"/>
          <w:sz w:val="24"/>
          <w:szCs w:val="24"/>
          <w:rtl/>
        </w:rPr>
        <w:t>18</w:t>
      </w:r>
      <w:r>
        <w:rPr>
          <w:rFonts w:hint="cs"/>
          <w:sz w:val="24"/>
          <w:szCs w:val="24"/>
          <w:rtl/>
        </w:rPr>
        <w:t>/</w:t>
      </w:r>
      <w:r w:rsidRPr="00FE5E0F">
        <w:rPr>
          <w:rFonts w:hint="cs"/>
          <w:sz w:val="24"/>
          <w:szCs w:val="24"/>
          <w:rtl/>
        </w:rPr>
        <w:t>199</w:t>
      </w:r>
      <w:r w:rsidRPr="00FE5E0F">
        <w:rPr>
          <w:sz w:val="24"/>
          <w:szCs w:val="24"/>
          <w:rtl/>
        </w:rPr>
        <w:t>ال</w:t>
      </w:r>
      <w:r w:rsidRPr="00FE5E0F">
        <w:rPr>
          <w:rFonts w:hint="cs"/>
          <w:sz w:val="24"/>
          <w:szCs w:val="24"/>
          <w:rtl/>
        </w:rPr>
        <w:t>م</w:t>
      </w:r>
      <w:r w:rsidRPr="00FE5E0F">
        <w:rPr>
          <w:sz w:val="24"/>
          <w:szCs w:val="24"/>
          <w:rtl/>
        </w:rPr>
        <w:t xml:space="preserve">تعلق بتفويض </w:t>
      </w:r>
      <w:r w:rsidRPr="00FE5E0F">
        <w:rPr>
          <w:rFonts w:hint="cs"/>
          <w:sz w:val="24"/>
          <w:szCs w:val="24"/>
          <w:rtl/>
        </w:rPr>
        <w:t>المرفق</w:t>
      </w:r>
      <w:r w:rsidRPr="00FE5E0F">
        <w:rPr>
          <w:sz w:val="24"/>
          <w:szCs w:val="24"/>
          <w:rtl/>
        </w:rPr>
        <w:t xml:space="preserve"> العام، </w:t>
      </w:r>
      <w:r w:rsidRPr="00FE5E0F">
        <w:rPr>
          <w:rFonts w:hint="cs"/>
          <w:sz w:val="24"/>
          <w:szCs w:val="24"/>
          <w:rtl/>
        </w:rPr>
        <w:t>المؤرخ</w:t>
      </w:r>
      <w:r w:rsidRPr="00FE5E0F">
        <w:rPr>
          <w:sz w:val="24"/>
          <w:szCs w:val="24"/>
          <w:rtl/>
        </w:rPr>
        <w:t xml:space="preserve"> في 2</w:t>
      </w:r>
      <w:r w:rsidRPr="00FE5E0F">
        <w:rPr>
          <w:rFonts w:hint="cs"/>
          <w:sz w:val="24"/>
          <w:szCs w:val="24"/>
          <w:rtl/>
        </w:rPr>
        <w:t xml:space="preserve"> </w:t>
      </w:r>
      <w:r w:rsidRPr="00FE5E0F">
        <w:rPr>
          <w:sz w:val="24"/>
          <w:szCs w:val="24"/>
          <w:rtl/>
        </w:rPr>
        <w:t xml:space="preserve">أوت </w:t>
      </w:r>
      <w:r w:rsidRPr="00FE5E0F">
        <w:rPr>
          <w:rFonts w:hint="cs"/>
          <w:sz w:val="24"/>
          <w:szCs w:val="24"/>
          <w:rtl/>
        </w:rPr>
        <w:t>2018، الجريدة الرسمية العدد</w:t>
      </w:r>
      <w:r w:rsidRPr="00FE5E0F">
        <w:rPr>
          <w:sz w:val="24"/>
          <w:szCs w:val="24"/>
          <w:rtl/>
        </w:rPr>
        <w:t>48 الصادرة في 5</w:t>
      </w:r>
      <w:r w:rsidRPr="00FE5E0F">
        <w:rPr>
          <w:rFonts w:hint="cs"/>
          <w:sz w:val="24"/>
          <w:szCs w:val="24"/>
          <w:rtl/>
        </w:rPr>
        <w:t xml:space="preserve"> </w:t>
      </w:r>
      <w:r w:rsidRPr="00FE5E0F">
        <w:rPr>
          <w:sz w:val="24"/>
          <w:szCs w:val="24"/>
          <w:rtl/>
        </w:rPr>
        <w:t>أوت 2018</w:t>
      </w:r>
      <w:r w:rsidRPr="00FE5E0F">
        <w:rPr>
          <w:rFonts w:hint="cs"/>
          <w:sz w:val="24"/>
          <w:szCs w:val="24"/>
          <w:rtl/>
        </w:rPr>
        <w:t>.</w:t>
      </w:r>
    </w:p>
    <w:p w14:paraId="3B2224FE" w14:textId="77777777" w:rsidR="00633B66" w:rsidRPr="00D25048" w:rsidRDefault="00633B66">
      <w:pPr>
        <w:pStyle w:val="Notedebasdepage"/>
        <w:rPr>
          <w:sz w:val="24"/>
          <w:szCs w:val="24"/>
        </w:rPr>
      </w:pPr>
    </w:p>
  </w:footnote>
  <w:footnote w:id="8">
    <w:p w14:paraId="2272E658" w14:textId="319CCC73" w:rsidR="00633B66" w:rsidRDefault="00633B66" w:rsidP="0052765A">
      <w:pPr>
        <w:pStyle w:val="Notedebasdepage"/>
        <w:ind w:firstLine="0"/>
      </w:pPr>
      <w:r w:rsidRPr="00FE5E0F">
        <w:rPr>
          <w:rStyle w:val="Appelnotedebasdep"/>
        </w:rPr>
        <w:footnoteRef/>
      </w:r>
      <w:r w:rsidRPr="00FE5E0F">
        <w:rPr>
          <w:rFonts w:hint="cs"/>
          <w:sz w:val="24"/>
          <w:szCs w:val="24"/>
          <w:rtl/>
        </w:rPr>
        <w:t xml:space="preserve"> التعليمـــة رقم 06 المؤرخــة في 09 جـــوان 2019 المتضمنـــة تجسيــد أحكــام المرســـــوم التنفيـــذي رقــم 18/199 المؤرخـــة في 02 أوت 2018 المتعلقة بتفويض المرفق العام.</w:t>
      </w:r>
    </w:p>
  </w:footnote>
  <w:footnote w:id="9">
    <w:p w14:paraId="37255B1B" w14:textId="299C4706" w:rsidR="00633B66" w:rsidRPr="0052765A" w:rsidRDefault="00633B66" w:rsidP="00D462B0">
      <w:pPr>
        <w:pStyle w:val="Notedebasdepage"/>
        <w:ind w:firstLine="0"/>
        <w:rPr>
          <w:color w:val="000000" w:themeColor="text1"/>
        </w:rPr>
      </w:pPr>
      <w:r w:rsidRPr="00D462B0">
        <w:rPr>
          <w:rStyle w:val="Appelnotedebasdep"/>
          <w:color w:val="000000" w:themeColor="text1"/>
        </w:rPr>
        <w:footnoteRef/>
      </w:r>
      <w:r>
        <w:rPr>
          <w:rFonts w:hint="cs"/>
          <w:color w:val="000000" w:themeColor="text1"/>
          <w:sz w:val="24"/>
          <w:szCs w:val="24"/>
          <w:rtl/>
        </w:rPr>
        <w:t xml:space="preserve">  </w:t>
      </w:r>
      <w:r w:rsidRPr="0052765A">
        <w:rPr>
          <w:rFonts w:hint="cs"/>
          <w:color w:val="000000" w:themeColor="text1"/>
          <w:sz w:val="24"/>
          <w:szCs w:val="24"/>
          <w:rtl/>
        </w:rPr>
        <w:t xml:space="preserve">محمد يعرب الشرع، دور القطاع الخاص في إدارة المرافق العامة الاقتصادية، </w:t>
      </w:r>
      <w:r w:rsidRPr="0052765A">
        <w:rPr>
          <w:color w:val="000000" w:themeColor="text1"/>
          <w:sz w:val="24"/>
          <w:szCs w:val="24"/>
          <w:rtl/>
        </w:rPr>
        <w:t>(</w:t>
      </w:r>
      <w:r w:rsidRPr="0052765A">
        <w:rPr>
          <w:rFonts w:hint="cs"/>
          <w:color w:val="000000" w:themeColor="text1"/>
          <w:sz w:val="24"/>
          <w:szCs w:val="24"/>
          <w:rtl/>
        </w:rPr>
        <w:t>دراسة مقارنة)، ص25.</w:t>
      </w:r>
    </w:p>
  </w:footnote>
  <w:footnote w:id="10">
    <w:p w14:paraId="44BF16AF" w14:textId="5F2AE685" w:rsidR="00633B66" w:rsidRPr="0052765A" w:rsidRDefault="00633B66" w:rsidP="00CE48D5">
      <w:pPr>
        <w:pStyle w:val="Notedebasdepage"/>
        <w:ind w:firstLine="0"/>
        <w:rPr>
          <w:color w:val="000000" w:themeColor="text1"/>
          <w:sz w:val="24"/>
          <w:szCs w:val="24"/>
          <w:rtl/>
        </w:rPr>
      </w:pPr>
      <w:r w:rsidRPr="0052765A">
        <w:rPr>
          <w:rStyle w:val="Appelnotedebasdep"/>
          <w:color w:val="000000" w:themeColor="text1"/>
        </w:rPr>
        <w:footnoteRef/>
      </w:r>
      <w:r w:rsidRPr="0052765A">
        <w:rPr>
          <w:color w:val="000000" w:themeColor="text1"/>
          <w:rtl/>
        </w:rPr>
        <w:t xml:space="preserve"> </w:t>
      </w:r>
      <w:r>
        <w:rPr>
          <w:rFonts w:hint="cs"/>
          <w:color w:val="000000" w:themeColor="text1"/>
          <w:rtl/>
        </w:rPr>
        <w:t xml:space="preserve"> أ</w:t>
      </w:r>
      <w:r w:rsidRPr="0052765A">
        <w:rPr>
          <w:rFonts w:hint="cs"/>
          <w:color w:val="000000" w:themeColor="text1"/>
          <w:sz w:val="24"/>
          <w:szCs w:val="24"/>
          <w:rtl/>
        </w:rPr>
        <w:t>حمد مصطفى صبيح، الرقابة المالية والإدارية ودورها في الحد من الفساد الإداري، مركز الدراسات العربية للنشر والتوزيع، طبعة 2015</w:t>
      </w:r>
      <w:r>
        <w:rPr>
          <w:rFonts w:hint="cs"/>
          <w:color w:val="000000" w:themeColor="text1"/>
          <w:sz w:val="24"/>
          <w:szCs w:val="24"/>
          <w:rtl/>
        </w:rPr>
        <w:t>،</w:t>
      </w:r>
      <w:r w:rsidRPr="0052765A">
        <w:rPr>
          <w:rFonts w:hint="cs"/>
          <w:color w:val="000000" w:themeColor="text1"/>
          <w:sz w:val="24"/>
          <w:szCs w:val="24"/>
          <w:rtl/>
        </w:rPr>
        <w:t xml:space="preserve"> ص7.</w:t>
      </w:r>
    </w:p>
    <w:p w14:paraId="31BEFFFB" w14:textId="77777777" w:rsidR="00633B66" w:rsidRPr="00626E02" w:rsidRDefault="00633B66" w:rsidP="00B15189">
      <w:pPr>
        <w:pStyle w:val="Notedebasdepage"/>
        <w:rPr>
          <w:sz w:val="24"/>
          <w:szCs w:val="24"/>
        </w:rPr>
      </w:pPr>
    </w:p>
  </w:footnote>
  <w:footnote w:id="11">
    <w:p w14:paraId="4B735686" w14:textId="3662B818" w:rsidR="00633B66" w:rsidRPr="008952DE" w:rsidRDefault="00633B66" w:rsidP="008952DE">
      <w:pPr>
        <w:pStyle w:val="Notedebasdepage"/>
        <w:ind w:firstLine="0"/>
        <w:rPr>
          <w:color w:val="000000" w:themeColor="text1"/>
          <w:sz w:val="22"/>
          <w:szCs w:val="22"/>
        </w:rPr>
      </w:pPr>
      <w:r w:rsidRPr="00E74BBD">
        <w:rPr>
          <w:rStyle w:val="Appelnotedebasdep"/>
          <w:color w:val="000000" w:themeColor="text1"/>
        </w:rPr>
        <w:footnoteRef/>
      </w:r>
      <w:r w:rsidRPr="00E74BBD">
        <w:rPr>
          <w:color w:val="000000" w:themeColor="text1"/>
          <w:rtl/>
        </w:rPr>
        <w:t xml:space="preserve"> </w:t>
      </w:r>
      <w:r w:rsidRPr="008952DE">
        <w:rPr>
          <w:rFonts w:hint="cs"/>
          <w:color w:val="000000" w:themeColor="text1"/>
          <w:sz w:val="24"/>
          <w:szCs w:val="24"/>
          <w:rtl/>
        </w:rPr>
        <w:t>راضية رحماني، قراءة في عقد تفويض المرفق العام في ظل المرسوم 15/247 المتضمن تنظيم الصفقات العمومية وتفويضات المرفق العام، حوليات جامعة الجزائر 1، المجد 36، العدد 4، سنة 2022، ص 52.</w:t>
      </w:r>
    </w:p>
  </w:footnote>
  <w:footnote w:id="12">
    <w:p w14:paraId="5ACA203C" w14:textId="10AAB919" w:rsidR="00633B66" w:rsidRPr="008952DE" w:rsidRDefault="00633B66" w:rsidP="00E74BBD">
      <w:pPr>
        <w:pStyle w:val="Notedebasdepage"/>
        <w:ind w:firstLine="0"/>
        <w:rPr>
          <w:color w:val="000000" w:themeColor="text1"/>
        </w:rPr>
      </w:pPr>
      <w:r w:rsidRPr="00E74BBD">
        <w:rPr>
          <w:rStyle w:val="Appelnotedebasdep"/>
          <w:color w:val="000000" w:themeColor="text1"/>
        </w:rPr>
        <w:footnoteRef/>
      </w:r>
      <w:r>
        <w:rPr>
          <w:rFonts w:hint="cs"/>
          <w:color w:val="000000" w:themeColor="text1"/>
          <w:rtl/>
        </w:rPr>
        <w:t xml:space="preserve"> </w:t>
      </w:r>
      <w:r w:rsidRPr="008952DE">
        <w:rPr>
          <w:rFonts w:hint="cs"/>
          <w:sz w:val="24"/>
          <w:szCs w:val="24"/>
          <w:rtl/>
        </w:rPr>
        <w:t xml:space="preserve">سمية سلامي، عقود تفويض المرفق العام المحلي، دار المتنبي للطباعة والنشر، الجزائر، طبعة 2023، </w:t>
      </w:r>
      <w:r w:rsidRPr="008952DE">
        <w:rPr>
          <w:rFonts w:hint="eastAsia"/>
          <w:sz w:val="24"/>
          <w:szCs w:val="24"/>
          <w:rtl/>
        </w:rPr>
        <w:t>ص</w:t>
      </w:r>
      <w:r w:rsidRPr="008952DE">
        <w:rPr>
          <w:rFonts w:hint="cs"/>
          <w:sz w:val="24"/>
          <w:szCs w:val="24"/>
          <w:rtl/>
        </w:rPr>
        <w:t xml:space="preserve"> 100.</w:t>
      </w:r>
    </w:p>
  </w:footnote>
  <w:footnote w:id="13">
    <w:p w14:paraId="423EAF83" w14:textId="0CFB28C8" w:rsidR="00633B66" w:rsidRPr="00C111CE" w:rsidRDefault="00633B66" w:rsidP="00040FA5">
      <w:pPr>
        <w:ind w:firstLine="0"/>
        <w:rPr>
          <w:color w:val="000000" w:themeColor="text1"/>
        </w:rPr>
      </w:pPr>
      <w:r w:rsidRPr="00C111CE">
        <w:rPr>
          <w:rStyle w:val="Appelnotedebasdep"/>
          <w:color w:val="000000" w:themeColor="text1"/>
        </w:rPr>
        <w:footnoteRef/>
      </w:r>
      <w:r w:rsidRPr="00C111CE">
        <w:rPr>
          <w:rFonts w:hint="cs"/>
          <w:color w:val="000000" w:themeColor="text1"/>
          <w:sz w:val="24"/>
          <w:szCs w:val="24"/>
          <w:rtl/>
        </w:rPr>
        <w:t xml:space="preserve"> محمد عبد الحميد ابو زيد، منافع المرافق العامة وحتمية استدامتها، دار النهضة العربية، القاهرة، مصر2005    ص33.</w:t>
      </w:r>
    </w:p>
  </w:footnote>
  <w:footnote w:id="14">
    <w:p w14:paraId="592F2277" w14:textId="6A7CFD59" w:rsidR="00633B66" w:rsidRPr="00C111CE" w:rsidRDefault="00633B66" w:rsidP="000450D9">
      <w:pPr>
        <w:pStyle w:val="Notedebasdepage"/>
        <w:ind w:firstLine="0"/>
        <w:rPr>
          <w:color w:val="000000" w:themeColor="text1"/>
          <w:sz w:val="24"/>
          <w:szCs w:val="24"/>
        </w:rPr>
      </w:pPr>
      <w:r w:rsidRPr="00C111CE">
        <w:rPr>
          <w:rStyle w:val="Appelnotedebasdep"/>
          <w:color w:val="000000" w:themeColor="text1"/>
          <w:sz w:val="24"/>
          <w:szCs w:val="24"/>
        </w:rPr>
        <w:footnoteRef/>
      </w:r>
      <w:r w:rsidRPr="00C111CE">
        <w:rPr>
          <w:color w:val="000000" w:themeColor="text1"/>
          <w:sz w:val="24"/>
          <w:szCs w:val="24"/>
          <w:rtl/>
        </w:rPr>
        <w:t xml:space="preserve"> </w:t>
      </w:r>
      <w:r>
        <w:rPr>
          <w:rFonts w:hint="cs"/>
          <w:color w:val="000000" w:themeColor="text1"/>
          <w:sz w:val="24"/>
          <w:szCs w:val="24"/>
          <w:rtl/>
        </w:rPr>
        <w:t xml:space="preserve"> محمد</w:t>
      </w:r>
      <w:r w:rsidRPr="00C111CE">
        <w:rPr>
          <w:rFonts w:hint="cs"/>
          <w:color w:val="000000" w:themeColor="text1"/>
          <w:sz w:val="24"/>
          <w:szCs w:val="24"/>
          <w:rtl/>
        </w:rPr>
        <w:t xml:space="preserve"> عب</w:t>
      </w:r>
      <w:r w:rsidRPr="00C111CE">
        <w:rPr>
          <w:rFonts w:hint="eastAsia"/>
          <w:color w:val="000000" w:themeColor="text1"/>
          <w:sz w:val="24"/>
          <w:szCs w:val="24"/>
          <w:rtl/>
        </w:rPr>
        <w:t>د</w:t>
      </w:r>
      <w:r w:rsidRPr="00C111CE">
        <w:rPr>
          <w:rFonts w:hint="cs"/>
          <w:color w:val="000000" w:themeColor="text1"/>
          <w:sz w:val="24"/>
          <w:szCs w:val="24"/>
          <w:rtl/>
        </w:rPr>
        <w:t xml:space="preserve"> اللطيف</w:t>
      </w:r>
      <w:r>
        <w:rPr>
          <w:rFonts w:hint="cs"/>
          <w:color w:val="000000" w:themeColor="text1"/>
          <w:sz w:val="24"/>
          <w:szCs w:val="24"/>
          <w:rtl/>
        </w:rPr>
        <w:t>، تفوي</w:t>
      </w:r>
      <w:r>
        <w:rPr>
          <w:rFonts w:hint="eastAsia"/>
          <w:color w:val="000000" w:themeColor="text1"/>
          <w:sz w:val="24"/>
          <w:szCs w:val="24"/>
          <w:rtl/>
        </w:rPr>
        <w:t>ض</w:t>
      </w:r>
      <w:r>
        <w:rPr>
          <w:rFonts w:hint="cs"/>
          <w:color w:val="000000" w:themeColor="text1"/>
          <w:sz w:val="24"/>
          <w:szCs w:val="24"/>
          <w:rtl/>
        </w:rPr>
        <w:t xml:space="preserve"> المرفق العام، دار النهضة العربية، القاهرة، مصر، طبعة 2000، </w:t>
      </w:r>
      <w:r w:rsidRPr="00C111CE">
        <w:rPr>
          <w:rFonts w:hint="cs"/>
          <w:color w:val="000000" w:themeColor="text1"/>
          <w:sz w:val="24"/>
          <w:szCs w:val="24"/>
          <w:rtl/>
        </w:rPr>
        <w:t>ص 16</w:t>
      </w:r>
      <w:r>
        <w:rPr>
          <w:rFonts w:hint="cs"/>
          <w:color w:val="000000" w:themeColor="text1"/>
          <w:sz w:val="24"/>
          <w:szCs w:val="24"/>
          <w:rtl/>
        </w:rPr>
        <w:t>.</w:t>
      </w:r>
    </w:p>
  </w:footnote>
  <w:footnote w:id="15">
    <w:p w14:paraId="3A9679DA" w14:textId="0F32BC88" w:rsidR="00633B66" w:rsidRPr="00DF0149" w:rsidRDefault="00633B66" w:rsidP="000070DC">
      <w:pPr>
        <w:pStyle w:val="Notedebasdepage"/>
        <w:ind w:firstLine="0"/>
        <w:rPr>
          <w:color w:val="000000" w:themeColor="text1"/>
          <w:sz w:val="24"/>
          <w:szCs w:val="24"/>
        </w:rPr>
      </w:pPr>
      <w:r w:rsidRPr="00DF0149">
        <w:rPr>
          <w:rStyle w:val="Appelnotedebasdep"/>
          <w:color w:val="000000" w:themeColor="text1"/>
          <w:sz w:val="24"/>
          <w:szCs w:val="24"/>
        </w:rPr>
        <w:footnoteRef/>
      </w:r>
      <w:r w:rsidRPr="00DF0149">
        <w:rPr>
          <w:color w:val="000000" w:themeColor="text1"/>
          <w:sz w:val="24"/>
          <w:szCs w:val="24"/>
          <w:rtl/>
        </w:rPr>
        <w:t xml:space="preserve"> </w:t>
      </w:r>
      <w:r>
        <w:rPr>
          <w:rFonts w:hint="cs"/>
          <w:color w:val="000000" w:themeColor="text1"/>
          <w:sz w:val="24"/>
          <w:szCs w:val="24"/>
          <w:rtl/>
        </w:rPr>
        <w:t xml:space="preserve">مروان محي الدين </w:t>
      </w:r>
      <w:r w:rsidRPr="00DF0149">
        <w:rPr>
          <w:rFonts w:hint="cs"/>
          <w:color w:val="000000" w:themeColor="text1"/>
          <w:sz w:val="24"/>
          <w:szCs w:val="24"/>
          <w:rtl/>
        </w:rPr>
        <w:t>قطب</w:t>
      </w:r>
      <w:r>
        <w:rPr>
          <w:rFonts w:hint="cs"/>
          <w:color w:val="000000" w:themeColor="text1"/>
          <w:sz w:val="24"/>
          <w:szCs w:val="24"/>
          <w:rtl/>
        </w:rPr>
        <w:t xml:space="preserve">، طرق خصخصة المرافق العامة، (الامتياز-الشركات المختلطة </w:t>
      </w:r>
      <w:r>
        <w:rPr>
          <w:color w:val="000000" w:themeColor="text1"/>
          <w:sz w:val="24"/>
          <w:szCs w:val="24"/>
          <w:rtl/>
        </w:rPr>
        <w:t>–</w:t>
      </w:r>
      <w:r>
        <w:rPr>
          <w:rFonts w:hint="cs"/>
          <w:color w:val="000000" w:themeColor="text1"/>
          <w:sz w:val="24"/>
          <w:szCs w:val="24"/>
          <w:rtl/>
        </w:rPr>
        <w:t xml:space="preserve"> </w:t>
      </w:r>
      <w:r>
        <w:rPr>
          <w:color w:val="000000" w:themeColor="text1"/>
          <w:sz w:val="24"/>
          <w:szCs w:val="24"/>
          <w:lang w:val="fr-FR"/>
        </w:rPr>
        <w:t>BOT</w:t>
      </w:r>
      <w:r>
        <w:rPr>
          <w:rFonts w:hint="cs"/>
          <w:color w:val="000000" w:themeColor="text1"/>
          <w:sz w:val="24"/>
          <w:szCs w:val="24"/>
          <w:rtl/>
          <w:lang w:val="fr-FR"/>
        </w:rPr>
        <w:t>-تفويض المرفق العام)</w:t>
      </w:r>
      <w:r>
        <w:rPr>
          <w:rFonts w:hint="cs"/>
          <w:color w:val="000000" w:themeColor="text1"/>
          <w:sz w:val="24"/>
          <w:szCs w:val="24"/>
          <w:rtl/>
        </w:rPr>
        <w:t xml:space="preserve">، دراسة مقارنة، منشورات الحلبي الحقوقية، بيروت، لبنان، الطبعة الأولى، 2009، </w:t>
      </w:r>
      <w:r>
        <w:rPr>
          <w:rFonts w:hint="eastAsia"/>
          <w:color w:val="000000" w:themeColor="text1"/>
          <w:sz w:val="24"/>
          <w:szCs w:val="24"/>
          <w:rtl/>
        </w:rPr>
        <w:t>ص</w:t>
      </w:r>
      <w:r w:rsidRPr="00DF0149">
        <w:rPr>
          <w:rFonts w:hint="cs"/>
          <w:color w:val="000000" w:themeColor="text1"/>
          <w:sz w:val="24"/>
          <w:szCs w:val="24"/>
          <w:rtl/>
        </w:rPr>
        <w:t xml:space="preserve"> 436</w:t>
      </w:r>
      <w:r>
        <w:rPr>
          <w:rFonts w:hint="cs"/>
          <w:color w:val="000000" w:themeColor="text1"/>
          <w:sz w:val="24"/>
          <w:szCs w:val="24"/>
          <w:rtl/>
        </w:rPr>
        <w:t>.</w:t>
      </w:r>
    </w:p>
  </w:footnote>
  <w:footnote w:id="16">
    <w:p w14:paraId="2B30D789" w14:textId="0C3FCC82" w:rsidR="00633B66" w:rsidRPr="00225815" w:rsidRDefault="00633B66" w:rsidP="001D0ACB">
      <w:pPr>
        <w:pStyle w:val="Notedebasdepage"/>
        <w:bidi w:val="0"/>
        <w:ind w:firstLine="0"/>
        <w:rPr>
          <w:lang w:val="fr-FR"/>
        </w:rPr>
      </w:pPr>
      <w:r w:rsidRPr="001D0ACB">
        <w:rPr>
          <w:rStyle w:val="Appelnotedebasdep"/>
          <w:color w:val="000000" w:themeColor="text1"/>
        </w:rPr>
        <w:footnoteRef/>
      </w:r>
      <w:r>
        <w:rPr>
          <w:rtl/>
        </w:rPr>
        <w:t xml:space="preserve"> </w:t>
      </w:r>
      <w:r w:rsidRPr="00F8051B">
        <w:rPr>
          <w:rFonts w:asciiTheme="majorBidi" w:hAnsiTheme="majorBidi" w:cstheme="majorBidi"/>
          <w:color w:val="000000" w:themeColor="text1"/>
          <w:lang w:val="fr-FR"/>
        </w:rPr>
        <w:t>Loi n° 92 relative al l’administration territorial de la république JORF n° 33 du 08 février 1992.</w:t>
      </w:r>
    </w:p>
  </w:footnote>
  <w:footnote w:id="17">
    <w:p w14:paraId="42E62B50" w14:textId="5291E470" w:rsidR="00633B66" w:rsidRPr="00BA546D" w:rsidRDefault="00633B66" w:rsidP="003710A3">
      <w:pPr>
        <w:pStyle w:val="Notedebasdepage"/>
        <w:bidi w:val="0"/>
        <w:ind w:firstLine="0"/>
        <w:rPr>
          <w:color w:val="000000" w:themeColor="text1"/>
          <w:sz w:val="24"/>
          <w:szCs w:val="24"/>
          <w:lang w:val="fr-FR"/>
        </w:rPr>
      </w:pPr>
      <w:r w:rsidRPr="00DF0149">
        <w:rPr>
          <w:rStyle w:val="Appelnotedebasdep"/>
          <w:color w:val="000000" w:themeColor="text1"/>
          <w:sz w:val="24"/>
          <w:szCs w:val="24"/>
        </w:rPr>
        <w:footnoteRef/>
      </w:r>
      <w:r w:rsidRPr="00BA546D">
        <w:rPr>
          <w:color w:val="000000" w:themeColor="text1"/>
          <w:sz w:val="24"/>
          <w:szCs w:val="24"/>
          <w:lang w:val="fr-FR"/>
        </w:rPr>
        <w:t xml:space="preserve"> </w:t>
      </w:r>
      <w:r w:rsidRPr="005B51F0">
        <w:rPr>
          <w:rFonts w:asciiTheme="majorBidi" w:hAnsiTheme="majorBidi" w:cstheme="majorBidi"/>
          <w:color w:val="000000" w:themeColor="text1"/>
          <w:lang w:val="fr-FR"/>
        </w:rPr>
        <w:t>Loi n 93 122du 29 Javier 1993 relative à la prévention de la corruption ET à</w:t>
      </w:r>
      <w:r w:rsidRPr="005B51F0">
        <w:rPr>
          <w:rFonts w:asciiTheme="majorBidi" w:hAnsiTheme="majorBidi" w:cstheme="majorBidi" w:hint="cs"/>
          <w:color w:val="000000" w:themeColor="text1"/>
          <w:rtl/>
          <w:lang w:val="fr-FR"/>
        </w:rPr>
        <w:t xml:space="preserve"> </w:t>
      </w:r>
      <w:r w:rsidRPr="005B51F0">
        <w:rPr>
          <w:rFonts w:asciiTheme="majorBidi" w:hAnsiTheme="majorBidi" w:cstheme="majorBidi"/>
          <w:color w:val="000000" w:themeColor="text1"/>
          <w:lang w:val="fr-FR"/>
        </w:rPr>
        <w:t>la transparence de</w:t>
      </w:r>
      <w:r w:rsidRPr="00BA546D">
        <w:rPr>
          <w:color w:val="000000" w:themeColor="text1"/>
          <w:sz w:val="24"/>
          <w:szCs w:val="24"/>
          <w:lang w:val="fr-FR"/>
        </w:rPr>
        <w:t xml:space="preserve"> la vie </w:t>
      </w:r>
      <w:r w:rsidRPr="00AD22BA">
        <w:rPr>
          <w:rFonts w:asciiTheme="majorBidi" w:hAnsiTheme="majorBidi" w:cstheme="majorBidi"/>
          <w:color w:val="000000" w:themeColor="text1"/>
          <w:lang w:val="fr-FR"/>
        </w:rPr>
        <w:t xml:space="preserve">économique </w:t>
      </w:r>
      <w:r w:rsidRPr="005B51F0">
        <w:rPr>
          <w:rFonts w:asciiTheme="majorBidi" w:hAnsiTheme="majorBidi" w:cstheme="majorBidi"/>
          <w:color w:val="000000" w:themeColor="text1"/>
          <w:lang w:val="fr-FR"/>
        </w:rPr>
        <w:t>ET des procédures public JORF n 25 du 30 Javier 1993 modifier ET complet</w:t>
      </w:r>
      <w:r w:rsidRPr="005B51F0">
        <w:rPr>
          <w:rFonts w:asciiTheme="majorBidi" w:hAnsiTheme="majorBidi" w:cstheme="majorBidi" w:hint="cs"/>
          <w:color w:val="000000" w:themeColor="text1"/>
          <w:rtl/>
          <w:lang w:val="fr-FR"/>
        </w:rPr>
        <w:t>é</w:t>
      </w:r>
      <w:r w:rsidRPr="005B51F0">
        <w:rPr>
          <w:rFonts w:asciiTheme="majorBidi" w:hAnsiTheme="majorBidi" w:cstheme="majorBidi"/>
          <w:color w:val="000000" w:themeColor="text1"/>
          <w:lang w:val="fr-FR"/>
        </w:rPr>
        <w:t>e.</w:t>
      </w:r>
    </w:p>
  </w:footnote>
  <w:footnote w:id="18">
    <w:p w14:paraId="7BB9E0FA" w14:textId="52C520A7" w:rsidR="00633B66" w:rsidRPr="00DF0149" w:rsidRDefault="00633B66" w:rsidP="00964629">
      <w:pPr>
        <w:pStyle w:val="Notedebasdepage"/>
        <w:ind w:firstLine="0"/>
        <w:rPr>
          <w:color w:val="000000" w:themeColor="text1"/>
          <w:sz w:val="24"/>
          <w:szCs w:val="24"/>
        </w:rPr>
      </w:pPr>
      <w:r w:rsidRPr="00DF0149">
        <w:rPr>
          <w:rStyle w:val="Appelnotedebasdep"/>
          <w:color w:val="000000" w:themeColor="text1"/>
          <w:sz w:val="24"/>
          <w:szCs w:val="24"/>
        </w:rPr>
        <w:footnoteRef/>
      </w:r>
      <w:r>
        <w:rPr>
          <w:rFonts w:hint="cs"/>
          <w:color w:val="000000" w:themeColor="text1"/>
          <w:sz w:val="24"/>
          <w:szCs w:val="24"/>
          <w:rtl/>
        </w:rPr>
        <w:t xml:space="preserve">  أبو</w:t>
      </w:r>
      <w:r w:rsidRPr="00DF0149">
        <w:rPr>
          <w:rFonts w:hint="cs"/>
          <w:color w:val="000000" w:themeColor="text1"/>
          <w:sz w:val="24"/>
          <w:szCs w:val="24"/>
          <w:rtl/>
        </w:rPr>
        <w:t xml:space="preserve">بكر احمد عثمان، </w:t>
      </w:r>
      <w:r>
        <w:rPr>
          <w:rFonts w:hint="cs"/>
          <w:color w:val="000000" w:themeColor="text1"/>
          <w:sz w:val="24"/>
          <w:szCs w:val="24"/>
          <w:rtl/>
        </w:rPr>
        <w:t xml:space="preserve">عقود تفويض المرفق العام (دراسة تحليلية مقارنة) دار الجامعة الجديدة للنشر، الإسكندرية       مصر، طبعة 2014/2015 ص </w:t>
      </w:r>
      <w:r w:rsidRPr="0069000D">
        <w:rPr>
          <w:rFonts w:hint="cs"/>
          <w:color w:val="000000" w:themeColor="text1"/>
          <w:sz w:val="24"/>
          <w:szCs w:val="24"/>
          <w:rtl/>
        </w:rPr>
        <w:t>75 ،</w:t>
      </w:r>
      <w:r w:rsidRPr="0069000D">
        <w:rPr>
          <w:color w:val="000000" w:themeColor="text1"/>
          <w:sz w:val="24"/>
          <w:szCs w:val="24"/>
        </w:rPr>
        <w:t>76</w:t>
      </w:r>
      <w:r>
        <w:rPr>
          <w:rFonts w:hint="cs"/>
          <w:color w:val="000000" w:themeColor="text1"/>
          <w:sz w:val="24"/>
          <w:szCs w:val="24"/>
          <w:rtl/>
        </w:rPr>
        <w:t>.</w:t>
      </w:r>
    </w:p>
  </w:footnote>
  <w:footnote w:id="19">
    <w:p w14:paraId="77275DB1" w14:textId="7A5BC34D" w:rsidR="00633B66" w:rsidRPr="006F4358" w:rsidRDefault="00633B66" w:rsidP="0070422C">
      <w:pPr>
        <w:pStyle w:val="Notedebasdepage"/>
        <w:ind w:firstLine="0"/>
        <w:rPr>
          <w:sz w:val="24"/>
          <w:szCs w:val="24"/>
          <w:lang w:val="fr-FR"/>
        </w:rPr>
      </w:pPr>
      <w:r w:rsidRPr="0070422C">
        <w:rPr>
          <w:rStyle w:val="Appelnotedebasdep"/>
          <w:color w:val="000000" w:themeColor="text1"/>
          <w:sz w:val="24"/>
          <w:szCs w:val="24"/>
        </w:rPr>
        <w:footnoteRef/>
      </w:r>
      <w:r w:rsidRPr="0070422C">
        <w:rPr>
          <w:rFonts w:hint="cs"/>
          <w:color w:val="000000" w:themeColor="text1"/>
          <w:sz w:val="24"/>
          <w:szCs w:val="24"/>
          <w:rtl/>
        </w:rPr>
        <w:t xml:space="preserve"> </w:t>
      </w:r>
      <w:r>
        <w:rPr>
          <w:rFonts w:hint="cs"/>
          <w:color w:val="000000" w:themeColor="text1"/>
          <w:sz w:val="24"/>
          <w:szCs w:val="24"/>
          <w:rtl/>
        </w:rPr>
        <w:t xml:space="preserve">مروان محي الدين </w:t>
      </w:r>
      <w:r w:rsidRPr="00DF0149">
        <w:rPr>
          <w:rFonts w:hint="cs"/>
          <w:color w:val="000000" w:themeColor="text1"/>
          <w:sz w:val="24"/>
          <w:szCs w:val="24"/>
          <w:rtl/>
        </w:rPr>
        <w:t>قطب</w:t>
      </w:r>
      <w:r>
        <w:rPr>
          <w:rFonts w:hint="cs"/>
          <w:color w:val="000000" w:themeColor="text1"/>
          <w:sz w:val="24"/>
          <w:szCs w:val="24"/>
          <w:rtl/>
        </w:rPr>
        <w:t>، طرق خصخصة المرافق العامة، مرجع سابق، ص،</w:t>
      </w:r>
      <w:r w:rsidRPr="0070422C">
        <w:rPr>
          <w:rFonts w:hint="cs"/>
          <w:color w:val="000000" w:themeColor="text1"/>
          <w:sz w:val="24"/>
          <w:szCs w:val="24"/>
          <w:rtl/>
        </w:rPr>
        <w:t>441</w:t>
      </w:r>
      <w:r>
        <w:rPr>
          <w:rFonts w:hint="cs"/>
          <w:sz w:val="24"/>
          <w:szCs w:val="24"/>
          <w:rtl/>
        </w:rPr>
        <w:t>.</w:t>
      </w:r>
    </w:p>
  </w:footnote>
  <w:footnote w:id="20">
    <w:p w14:paraId="624730EC" w14:textId="5FC9579E" w:rsidR="00633B66" w:rsidRPr="006F4358" w:rsidRDefault="00633B66" w:rsidP="009E47AE">
      <w:pPr>
        <w:pStyle w:val="Notedebasdepage"/>
        <w:bidi w:val="0"/>
        <w:ind w:firstLine="0"/>
        <w:rPr>
          <w:rFonts w:asciiTheme="majorBidi" w:hAnsiTheme="majorBidi" w:cstheme="majorBidi"/>
          <w:sz w:val="24"/>
          <w:szCs w:val="24"/>
          <w:lang w:val="fr-FR"/>
        </w:rPr>
      </w:pPr>
      <w:r w:rsidRPr="006F4358">
        <w:rPr>
          <w:rStyle w:val="Appelnotedebasdep"/>
          <w:sz w:val="24"/>
          <w:szCs w:val="24"/>
          <w:lang w:val="fr-FR"/>
        </w:rPr>
        <w:footnoteRef/>
      </w:r>
      <w:r w:rsidRPr="006F4358">
        <w:rPr>
          <w:sz w:val="24"/>
          <w:szCs w:val="24"/>
          <w:lang w:val="fr-FR"/>
        </w:rPr>
        <w:t xml:space="preserve"> </w:t>
      </w:r>
      <w:r w:rsidRPr="006F4358">
        <w:rPr>
          <w:rFonts w:asciiTheme="majorBidi" w:hAnsiTheme="majorBidi" w:cstheme="majorBidi"/>
          <w:lang w:val="fr-FR"/>
        </w:rPr>
        <w:t>Braconnier Stefane, droit de service public, PUF, Paris, 2004, p.413.</w:t>
      </w:r>
    </w:p>
  </w:footnote>
  <w:footnote w:id="21">
    <w:p w14:paraId="2CCE82D2" w14:textId="674DCDC1" w:rsidR="00633B66" w:rsidRDefault="00633B66" w:rsidP="00E04649">
      <w:pPr>
        <w:pStyle w:val="Notedebasdepage"/>
        <w:bidi w:val="0"/>
        <w:ind w:firstLine="0"/>
        <w:rPr>
          <w:rFonts w:asciiTheme="majorBidi" w:hAnsiTheme="majorBidi" w:cstheme="majorBidi"/>
          <w:rtl/>
          <w:lang w:val="fr-FR"/>
        </w:rPr>
      </w:pPr>
      <w:r w:rsidRPr="006F4358">
        <w:rPr>
          <w:rStyle w:val="Appelnotedebasdep"/>
          <w:rFonts w:asciiTheme="majorBidi" w:hAnsiTheme="majorBidi" w:cstheme="majorBidi"/>
          <w:lang w:val="fr-FR"/>
        </w:rPr>
        <w:footnoteRef/>
      </w:r>
      <w:r w:rsidRPr="006F4358">
        <w:rPr>
          <w:rFonts w:asciiTheme="majorBidi" w:hAnsiTheme="majorBidi" w:cstheme="majorBidi"/>
          <w:rtl/>
          <w:lang w:val="fr-FR"/>
        </w:rPr>
        <w:t xml:space="preserve"> </w:t>
      </w:r>
      <w:r w:rsidRPr="006F4358">
        <w:rPr>
          <w:rFonts w:asciiTheme="majorBidi" w:hAnsiTheme="majorBidi" w:cstheme="majorBidi"/>
          <w:lang w:val="fr-FR"/>
        </w:rPr>
        <w:t>Dribenko Bernard, droit de l’eau, édition gualino, paris, 2008, p</w:t>
      </w:r>
      <w:r w:rsidRPr="00FA77BF">
        <w:rPr>
          <w:rFonts w:asciiTheme="majorBidi" w:hAnsiTheme="majorBidi" w:cstheme="majorBidi"/>
          <w:lang w:val="fr-FR"/>
        </w:rPr>
        <w:t>.222.</w:t>
      </w:r>
    </w:p>
    <w:p w14:paraId="6DE97289" w14:textId="77777777" w:rsidR="00633B66" w:rsidRPr="0042690E" w:rsidRDefault="00633B66" w:rsidP="002A6855">
      <w:pPr>
        <w:pStyle w:val="Notedebasdepage"/>
        <w:ind w:firstLine="0"/>
        <w:rPr>
          <w:lang w:val="fr-FR"/>
        </w:rPr>
      </w:pPr>
    </w:p>
  </w:footnote>
  <w:footnote w:id="22">
    <w:p w14:paraId="75E1E308" w14:textId="3C481647" w:rsidR="00633B66" w:rsidRPr="00704408" w:rsidRDefault="00633B66" w:rsidP="005A1A83">
      <w:pPr>
        <w:pStyle w:val="Notedebasdepage"/>
        <w:ind w:firstLine="0"/>
        <w:rPr>
          <w:sz w:val="24"/>
          <w:szCs w:val="24"/>
        </w:rPr>
      </w:pPr>
      <w:r w:rsidRPr="00196499">
        <w:rPr>
          <w:rStyle w:val="Appelnotedebasdep"/>
        </w:rPr>
        <w:footnoteRef/>
      </w:r>
      <w:r>
        <w:rPr>
          <w:rtl/>
        </w:rPr>
        <w:t xml:space="preserve"> </w:t>
      </w:r>
      <w:r w:rsidRPr="00704408">
        <w:rPr>
          <w:rFonts w:hint="cs"/>
          <w:sz w:val="24"/>
          <w:szCs w:val="24"/>
          <w:rtl/>
        </w:rPr>
        <w:t xml:space="preserve">عبد الغني ولكور، تفويض المرفق العام في القانون الجزائري، مذكرة ماجستير، كلية الحقوق والعلوم </w:t>
      </w:r>
      <w:r>
        <w:rPr>
          <w:rFonts w:hint="cs"/>
          <w:sz w:val="24"/>
          <w:szCs w:val="24"/>
          <w:rtl/>
        </w:rPr>
        <w:t>السياسية،</w:t>
      </w:r>
      <w:r w:rsidRPr="00704408">
        <w:rPr>
          <w:rFonts w:hint="cs"/>
          <w:sz w:val="24"/>
          <w:szCs w:val="24"/>
          <w:rtl/>
        </w:rPr>
        <w:t xml:space="preserve"> جيج</w:t>
      </w:r>
      <w:r w:rsidRPr="00704408">
        <w:rPr>
          <w:rFonts w:hint="eastAsia"/>
          <w:sz w:val="24"/>
          <w:szCs w:val="24"/>
          <w:rtl/>
        </w:rPr>
        <w:t>ل</w:t>
      </w:r>
      <w:r w:rsidRPr="00704408">
        <w:rPr>
          <w:rFonts w:hint="cs"/>
          <w:sz w:val="24"/>
          <w:szCs w:val="24"/>
          <w:rtl/>
        </w:rPr>
        <w:t xml:space="preserve"> 2009، </w:t>
      </w:r>
      <w:r w:rsidRPr="00704408">
        <w:rPr>
          <w:rFonts w:hint="eastAsia"/>
          <w:sz w:val="24"/>
          <w:szCs w:val="24"/>
          <w:rtl/>
        </w:rPr>
        <w:t>ص</w:t>
      </w:r>
      <w:r w:rsidRPr="00704408">
        <w:rPr>
          <w:rFonts w:hint="cs"/>
          <w:sz w:val="24"/>
          <w:szCs w:val="24"/>
          <w:rtl/>
        </w:rPr>
        <w:t>13.</w:t>
      </w:r>
    </w:p>
  </w:footnote>
  <w:footnote w:id="23">
    <w:p w14:paraId="1C4F5730" w14:textId="22F38401" w:rsidR="00633B66" w:rsidRPr="00627EE4" w:rsidRDefault="00633B66" w:rsidP="00627EE4">
      <w:pPr>
        <w:pStyle w:val="Notedebasdepage"/>
        <w:ind w:firstLine="0"/>
        <w:rPr>
          <w:color w:val="000000" w:themeColor="text1"/>
        </w:rPr>
      </w:pPr>
      <w:r w:rsidRPr="00627EE4">
        <w:rPr>
          <w:rStyle w:val="Appelnotedebasdep"/>
          <w:color w:val="000000" w:themeColor="text1"/>
        </w:rPr>
        <w:footnoteRef/>
      </w:r>
      <w:r w:rsidRPr="00627EE4">
        <w:rPr>
          <w:rFonts w:hint="cs"/>
          <w:color w:val="000000" w:themeColor="text1"/>
          <w:rtl/>
        </w:rPr>
        <w:t xml:space="preserve"> </w:t>
      </w:r>
      <w:r w:rsidRPr="00025F21">
        <w:rPr>
          <w:rFonts w:hint="cs"/>
          <w:color w:val="000000" w:themeColor="text1"/>
          <w:sz w:val="24"/>
          <w:szCs w:val="24"/>
          <w:rtl/>
        </w:rPr>
        <w:t>محمد علي ماهر محم</w:t>
      </w:r>
      <w:r w:rsidRPr="00025F21">
        <w:rPr>
          <w:rFonts w:hint="eastAsia"/>
          <w:color w:val="000000" w:themeColor="text1"/>
          <w:sz w:val="24"/>
          <w:szCs w:val="24"/>
          <w:rtl/>
        </w:rPr>
        <w:t>د</w:t>
      </w:r>
      <w:r w:rsidRPr="00025F21">
        <w:rPr>
          <w:rFonts w:hint="cs"/>
          <w:color w:val="000000" w:themeColor="text1"/>
          <w:sz w:val="24"/>
          <w:szCs w:val="24"/>
          <w:rtl/>
        </w:rPr>
        <w:t xml:space="preserve"> علي، وكالة المرفق العام، دا</w:t>
      </w:r>
      <w:r w:rsidRPr="00025F21">
        <w:rPr>
          <w:rFonts w:hint="eastAsia"/>
          <w:color w:val="000000" w:themeColor="text1"/>
          <w:sz w:val="24"/>
          <w:szCs w:val="24"/>
          <w:rtl/>
        </w:rPr>
        <w:t>ر</w:t>
      </w:r>
      <w:r w:rsidRPr="00025F21">
        <w:rPr>
          <w:rFonts w:hint="cs"/>
          <w:color w:val="000000" w:themeColor="text1"/>
          <w:sz w:val="24"/>
          <w:szCs w:val="24"/>
          <w:rtl/>
        </w:rPr>
        <w:t xml:space="preserve"> الفكر والقانون للنشر والتوزيع، طبع</w:t>
      </w:r>
      <w:r w:rsidRPr="00025F21">
        <w:rPr>
          <w:rFonts w:hint="eastAsia"/>
          <w:color w:val="000000" w:themeColor="text1"/>
          <w:sz w:val="24"/>
          <w:szCs w:val="24"/>
          <w:rtl/>
        </w:rPr>
        <w:t>ة</w:t>
      </w:r>
      <w:r w:rsidRPr="00025F21">
        <w:rPr>
          <w:rFonts w:hint="cs"/>
          <w:color w:val="000000" w:themeColor="text1"/>
          <w:sz w:val="24"/>
          <w:szCs w:val="24"/>
          <w:rtl/>
        </w:rPr>
        <w:t xml:space="preserve"> 2015، ص25.  </w:t>
      </w:r>
    </w:p>
  </w:footnote>
  <w:footnote w:id="24">
    <w:p w14:paraId="667FDAE9" w14:textId="6E59E8C5" w:rsidR="00633B66" w:rsidRPr="00A71DA4" w:rsidRDefault="00633B66" w:rsidP="00401369">
      <w:pPr>
        <w:pStyle w:val="Notedebasdepage"/>
        <w:ind w:firstLine="0"/>
        <w:rPr>
          <w:color w:val="000000" w:themeColor="text1"/>
          <w:sz w:val="24"/>
          <w:szCs w:val="24"/>
        </w:rPr>
      </w:pPr>
      <w:r w:rsidRPr="00A71DA4">
        <w:rPr>
          <w:rStyle w:val="Appelnotedebasdep"/>
          <w:color w:val="000000" w:themeColor="text1"/>
          <w:sz w:val="24"/>
          <w:szCs w:val="24"/>
        </w:rPr>
        <w:footnoteRef/>
      </w:r>
      <w:r w:rsidRPr="00A71DA4">
        <w:rPr>
          <w:color w:val="000000" w:themeColor="text1"/>
          <w:sz w:val="24"/>
          <w:szCs w:val="24"/>
          <w:rtl/>
        </w:rPr>
        <w:t xml:space="preserve"> </w:t>
      </w:r>
      <w:r>
        <w:rPr>
          <w:rFonts w:hint="cs"/>
          <w:color w:val="000000" w:themeColor="text1"/>
          <w:sz w:val="24"/>
          <w:szCs w:val="24"/>
          <w:rtl/>
        </w:rPr>
        <w:t>أ</w:t>
      </w:r>
      <w:r w:rsidRPr="00A71DA4">
        <w:rPr>
          <w:rFonts w:hint="cs"/>
          <w:color w:val="000000" w:themeColor="text1"/>
          <w:sz w:val="24"/>
          <w:szCs w:val="24"/>
          <w:rtl/>
        </w:rPr>
        <w:t xml:space="preserve">بوبكر </w:t>
      </w:r>
      <w:r>
        <w:rPr>
          <w:rFonts w:hint="cs"/>
          <w:color w:val="000000" w:themeColor="text1"/>
          <w:sz w:val="24"/>
          <w:szCs w:val="24"/>
          <w:rtl/>
        </w:rPr>
        <w:t>أ</w:t>
      </w:r>
      <w:r w:rsidRPr="00A71DA4">
        <w:rPr>
          <w:rFonts w:hint="cs"/>
          <w:color w:val="000000" w:themeColor="text1"/>
          <w:sz w:val="24"/>
          <w:szCs w:val="24"/>
          <w:rtl/>
        </w:rPr>
        <w:t xml:space="preserve">حمد عثمان، مرجع سابق، ص </w:t>
      </w:r>
      <w:r>
        <w:rPr>
          <w:rFonts w:hint="cs"/>
          <w:color w:val="000000" w:themeColor="text1"/>
          <w:sz w:val="24"/>
          <w:szCs w:val="24"/>
          <w:rtl/>
        </w:rPr>
        <w:t>79،78.</w:t>
      </w:r>
    </w:p>
  </w:footnote>
  <w:footnote w:id="25">
    <w:p w14:paraId="68E54A65" w14:textId="0EB70BA2" w:rsidR="00633B66" w:rsidRDefault="00633B66" w:rsidP="005E16F3">
      <w:pPr>
        <w:ind w:firstLine="0"/>
        <w:rPr>
          <w:sz w:val="24"/>
          <w:szCs w:val="24"/>
          <w:rtl/>
        </w:rPr>
      </w:pPr>
      <w:r w:rsidRPr="004D599B">
        <w:rPr>
          <w:rStyle w:val="Appelnotedebasdep"/>
          <w:color w:val="000000" w:themeColor="text1"/>
          <w:sz w:val="24"/>
          <w:szCs w:val="24"/>
        </w:rPr>
        <w:footnoteRef/>
      </w:r>
      <w:r w:rsidRPr="004D599B">
        <w:rPr>
          <w:rFonts w:hint="cs"/>
          <w:color w:val="000000" w:themeColor="text1"/>
          <w:sz w:val="24"/>
          <w:szCs w:val="24"/>
          <w:rtl/>
        </w:rPr>
        <w:t xml:space="preserve"> </w:t>
      </w:r>
      <w:r w:rsidRPr="004D599B">
        <w:rPr>
          <w:rFonts w:hint="cs"/>
          <w:sz w:val="24"/>
          <w:szCs w:val="24"/>
          <w:rtl/>
        </w:rPr>
        <w:t xml:space="preserve">نادية ضريفي، المرفق العام بين ضمان المصلحة العامة وهدف المردودية (حالة عقود الامتياز)، أطروحة دكتوراه       </w:t>
      </w:r>
      <w:r>
        <w:rPr>
          <w:rFonts w:hint="cs"/>
          <w:sz w:val="24"/>
          <w:szCs w:val="24"/>
          <w:rtl/>
        </w:rPr>
        <w:t xml:space="preserve">   </w:t>
      </w:r>
    </w:p>
    <w:p w14:paraId="3F640232" w14:textId="77777777" w:rsidR="00633B66" w:rsidRDefault="00633B66" w:rsidP="005E16F3">
      <w:pPr>
        <w:ind w:firstLine="0"/>
      </w:pPr>
      <w:r>
        <w:rPr>
          <w:rFonts w:hint="cs"/>
          <w:sz w:val="24"/>
          <w:szCs w:val="24"/>
          <w:rtl/>
        </w:rPr>
        <w:t xml:space="preserve">    </w:t>
      </w:r>
      <w:r w:rsidRPr="004D599B">
        <w:rPr>
          <w:rFonts w:hint="cs"/>
          <w:sz w:val="24"/>
          <w:szCs w:val="24"/>
          <w:rtl/>
        </w:rPr>
        <w:t>كلية الحقوق، جامعة الجزائر 1، 2011/2012، ص 5.</w:t>
      </w:r>
    </w:p>
  </w:footnote>
  <w:footnote w:id="26">
    <w:p w14:paraId="10ED919D" w14:textId="279B9872" w:rsidR="00633B66" w:rsidRPr="004D599B" w:rsidRDefault="00633B66" w:rsidP="00B479CB">
      <w:pPr>
        <w:pStyle w:val="Notedebasdepage"/>
        <w:ind w:firstLine="0"/>
        <w:rPr>
          <w:color w:val="000000" w:themeColor="text1"/>
          <w:sz w:val="24"/>
          <w:szCs w:val="24"/>
        </w:rPr>
      </w:pPr>
      <w:r w:rsidRPr="004D599B">
        <w:rPr>
          <w:rStyle w:val="Appelnotedebasdep"/>
          <w:color w:val="000000" w:themeColor="text1"/>
          <w:sz w:val="24"/>
          <w:szCs w:val="24"/>
        </w:rPr>
        <w:footnoteRef/>
      </w:r>
      <w:r w:rsidRPr="004D599B">
        <w:rPr>
          <w:color w:val="000000" w:themeColor="text1"/>
          <w:sz w:val="24"/>
          <w:szCs w:val="24"/>
          <w:rtl/>
        </w:rPr>
        <w:t xml:space="preserve"> </w:t>
      </w:r>
      <w:r w:rsidRPr="004D599B">
        <w:rPr>
          <w:rFonts w:hint="cs"/>
          <w:color w:val="000000" w:themeColor="text1"/>
          <w:sz w:val="24"/>
          <w:szCs w:val="24"/>
          <w:rtl/>
        </w:rPr>
        <w:t>ال</w:t>
      </w:r>
      <w:r>
        <w:rPr>
          <w:rFonts w:hint="cs"/>
          <w:color w:val="000000" w:themeColor="text1"/>
          <w:sz w:val="24"/>
          <w:szCs w:val="24"/>
          <w:rtl/>
        </w:rPr>
        <w:t>أ</w:t>
      </w:r>
      <w:r w:rsidRPr="004D599B">
        <w:rPr>
          <w:rFonts w:hint="cs"/>
          <w:color w:val="000000" w:themeColor="text1"/>
          <w:sz w:val="24"/>
          <w:szCs w:val="24"/>
          <w:rtl/>
        </w:rPr>
        <w:t xml:space="preserve">مر 96/13 مؤرخ في 15 جوان 1996، يعدل ويتمم القانون 83/17 المؤرخ في 16 جولية 1983 المتعلق </w:t>
      </w:r>
      <w:r>
        <w:rPr>
          <w:rFonts w:hint="cs"/>
          <w:color w:val="000000" w:themeColor="text1"/>
          <w:sz w:val="24"/>
          <w:szCs w:val="24"/>
          <w:rtl/>
        </w:rPr>
        <w:t xml:space="preserve">     </w:t>
      </w:r>
      <w:r w:rsidRPr="004D599B">
        <w:rPr>
          <w:rFonts w:hint="cs"/>
          <w:color w:val="000000" w:themeColor="text1"/>
          <w:sz w:val="24"/>
          <w:szCs w:val="24"/>
          <w:rtl/>
        </w:rPr>
        <w:t>بالمياه (ملغى)</w:t>
      </w:r>
    </w:p>
  </w:footnote>
  <w:footnote w:id="27">
    <w:p w14:paraId="04F7F4DA" w14:textId="1AF7E28E" w:rsidR="00633B66" w:rsidRPr="004D599B" w:rsidRDefault="00633B66" w:rsidP="00114CC4">
      <w:pPr>
        <w:pStyle w:val="Notedebasdepage"/>
        <w:ind w:firstLine="0"/>
        <w:rPr>
          <w:sz w:val="24"/>
          <w:szCs w:val="24"/>
        </w:rPr>
      </w:pPr>
      <w:r w:rsidRPr="00224799">
        <w:rPr>
          <w:rStyle w:val="Appelnotedebasdep"/>
          <w:color w:val="000000" w:themeColor="text1"/>
          <w:sz w:val="24"/>
          <w:szCs w:val="24"/>
        </w:rPr>
        <w:footnoteRef/>
      </w:r>
      <w:r w:rsidRPr="00224799">
        <w:rPr>
          <w:rStyle w:val="Appelnotedebasdep"/>
          <w:rFonts w:hint="cs"/>
          <w:color w:val="000000" w:themeColor="text1"/>
          <w:sz w:val="24"/>
          <w:szCs w:val="24"/>
          <w:rtl/>
        </w:rPr>
        <w:t xml:space="preserve">  </w:t>
      </w:r>
      <w:r w:rsidRPr="00224799">
        <w:rPr>
          <w:rFonts w:hint="cs"/>
          <w:sz w:val="24"/>
          <w:szCs w:val="24"/>
          <w:rtl/>
        </w:rPr>
        <w:t>فوناس</w:t>
      </w:r>
      <w:r>
        <w:rPr>
          <w:rFonts w:hint="cs"/>
          <w:sz w:val="24"/>
          <w:szCs w:val="24"/>
          <w:rtl/>
        </w:rPr>
        <w:t xml:space="preserve"> سهيلة، تفويض المرفق العام في القانون الجزائري، أطروحة دكتوراه، جامعة مولود معمري، تيزي وزو كلية الحقوق والعلوم السياسية، سنة 2018، </w:t>
      </w:r>
      <w:r w:rsidRPr="004D599B">
        <w:rPr>
          <w:rFonts w:hint="cs"/>
          <w:sz w:val="24"/>
          <w:szCs w:val="24"/>
          <w:rtl/>
        </w:rPr>
        <w:t>ص 243.</w:t>
      </w:r>
    </w:p>
  </w:footnote>
  <w:footnote w:id="28">
    <w:p w14:paraId="5376B9D0" w14:textId="1B4F5FEA" w:rsidR="00633B66" w:rsidRPr="0056490F" w:rsidRDefault="00633B66" w:rsidP="004110AE">
      <w:pPr>
        <w:pStyle w:val="Notedebasdepage"/>
        <w:ind w:firstLine="0"/>
        <w:rPr>
          <w:lang w:val="fr-FR"/>
        </w:rPr>
      </w:pPr>
      <w:r w:rsidRPr="0056490F">
        <w:rPr>
          <w:rStyle w:val="Appelnotedebasdep"/>
        </w:rPr>
        <w:footnoteRef/>
      </w:r>
      <w:r>
        <w:rPr>
          <w:rFonts w:hint="cs"/>
          <w:sz w:val="24"/>
          <w:szCs w:val="24"/>
          <w:rtl/>
        </w:rPr>
        <w:t xml:space="preserve"> </w:t>
      </w:r>
      <w:r w:rsidRPr="004D599B">
        <w:rPr>
          <w:rFonts w:hint="cs"/>
          <w:sz w:val="24"/>
          <w:szCs w:val="24"/>
          <w:rtl/>
        </w:rPr>
        <w:t>نادية ضريفي</w:t>
      </w:r>
      <w:r>
        <w:rPr>
          <w:rFonts w:hint="cs"/>
          <w:sz w:val="24"/>
          <w:szCs w:val="24"/>
          <w:rtl/>
        </w:rPr>
        <w:t>، المرفق العام والتحولات الجديدة، دار بلقيس، الجزائر،2010، ص64.</w:t>
      </w:r>
    </w:p>
  </w:footnote>
  <w:footnote w:id="29">
    <w:p w14:paraId="59423F2D" w14:textId="66D541EF" w:rsidR="00633B66" w:rsidRPr="00FB00D3" w:rsidRDefault="00633B66" w:rsidP="006C2CCC">
      <w:pPr>
        <w:pStyle w:val="Notedebasdepage"/>
        <w:bidi w:val="0"/>
        <w:ind w:firstLine="0"/>
        <w:rPr>
          <w:sz w:val="24"/>
          <w:szCs w:val="24"/>
          <w:lang w:val="fr-FR"/>
        </w:rPr>
      </w:pPr>
      <w:r w:rsidRPr="00FB00D3">
        <w:rPr>
          <w:rStyle w:val="Appelnotedebasdep"/>
          <w:sz w:val="24"/>
          <w:szCs w:val="24"/>
        </w:rPr>
        <w:footnoteRef/>
      </w:r>
      <w:r>
        <w:rPr>
          <w:sz w:val="24"/>
          <w:szCs w:val="24"/>
          <w:lang w:val="fr-FR"/>
        </w:rPr>
        <w:t xml:space="preserve"> </w:t>
      </w:r>
      <w:r w:rsidRPr="003F6214">
        <w:rPr>
          <w:sz w:val="26"/>
          <w:szCs w:val="26"/>
          <w:lang w:val="fr-FR"/>
        </w:rPr>
        <w:t>R</w:t>
      </w:r>
      <w:r>
        <w:rPr>
          <w:sz w:val="24"/>
          <w:szCs w:val="24"/>
          <w:lang w:val="fr-FR"/>
        </w:rPr>
        <w:t xml:space="preserve">achid zouaimia, La délégation de service public </w:t>
      </w:r>
      <w:r>
        <w:rPr>
          <w:sz w:val="22"/>
          <w:szCs w:val="22"/>
          <w:lang w:val="fr-FR"/>
        </w:rPr>
        <w:t>a</w:t>
      </w:r>
      <w:r>
        <w:rPr>
          <w:sz w:val="24"/>
          <w:szCs w:val="24"/>
          <w:lang w:val="fr-FR"/>
        </w:rPr>
        <w:t>u profit de personne prive. Edition blkeise Alger, 2013.p 69.</w:t>
      </w:r>
    </w:p>
  </w:footnote>
  <w:footnote w:id="30">
    <w:p w14:paraId="0BF63AEB" w14:textId="51CE391B" w:rsidR="00633B66" w:rsidRPr="00626E02" w:rsidRDefault="00633B66" w:rsidP="00F87E6F">
      <w:pPr>
        <w:pStyle w:val="Notedebasdepage"/>
        <w:ind w:firstLine="0"/>
        <w:rPr>
          <w:sz w:val="24"/>
          <w:szCs w:val="24"/>
        </w:rPr>
      </w:pPr>
      <w:r w:rsidRPr="00626E02">
        <w:rPr>
          <w:rStyle w:val="Appelnotedebasdep"/>
          <w:sz w:val="24"/>
          <w:szCs w:val="24"/>
        </w:rPr>
        <w:footnoteRef/>
      </w:r>
      <w:r>
        <w:rPr>
          <w:rFonts w:hint="cs"/>
          <w:sz w:val="24"/>
          <w:szCs w:val="24"/>
          <w:rtl/>
        </w:rPr>
        <w:t xml:space="preserve"> </w:t>
      </w:r>
      <w:r w:rsidRPr="00224799">
        <w:rPr>
          <w:rFonts w:hint="cs"/>
          <w:sz w:val="24"/>
          <w:szCs w:val="24"/>
          <w:rtl/>
        </w:rPr>
        <w:t>فوناس</w:t>
      </w:r>
      <w:r>
        <w:rPr>
          <w:rFonts w:hint="cs"/>
          <w:sz w:val="24"/>
          <w:szCs w:val="24"/>
          <w:rtl/>
        </w:rPr>
        <w:t xml:space="preserve"> سهيلة، تفويض المرفق العام في القانون الجزائري، مرجع سابق، ص</w:t>
      </w:r>
      <w:r w:rsidRPr="00626E02">
        <w:rPr>
          <w:rFonts w:hint="cs"/>
          <w:sz w:val="24"/>
          <w:szCs w:val="24"/>
          <w:rtl/>
        </w:rPr>
        <w:t>127</w:t>
      </w:r>
      <w:r>
        <w:rPr>
          <w:rFonts w:hint="cs"/>
          <w:sz w:val="24"/>
          <w:szCs w:val="24"/>
          <w:rtl/>
        </w:rPr>
        <w:t xml:space="preserve">، </w:t>
      </w:r>
      <w:r w:rsidRPr="00626E02">
        <w:rPr>
          <w:rFonts w:hint="cs"/>
          <w:sz w:val="24"/>
          <w:szCs w:val="24"/>
          <w:rtl/>
        </w:rPr>
        <w:t>129</w:t>
      </w:r>
      <w:r>
        <w:rPr>
          <w:rFonts w:hint="cs"/>
          <w:sz w:val="24"/>
          <w:szCs w:val="24"/>
          <w:rtl/>
        </w:rPr>
        <w:t>.</w:t>
      </w:r>
    </w:p>
  </w:footnote>
  <w:footnote w:id="31">
    <w:p w14:paraId="146B7D9A" w14:textId="2173B284" w:rsidR="00633B66" w:rsidRPr="00932AD5" w:rsidRDefault="00633B66" w:rsidP="009E1169">
      <w:pPr>
        <w:pStyle w:val="Notedebasdepage"/>
        <w:ind w:firstLine="0"/>
        <w:rPr>
          <w:color w:val="000000" w:themeColor="text1"/>
          <w:sz w:val="24"/>
          <w:szCs w:val="24"/>
        </w:rPr>
      </w:pPr>
      <w:r w:rsidRPr="00932AD5">
        <w:rPr>
          <w:rStyle w:val="Appelnotedebasdep"/>
          <w:color w:val="000000" w:themeColor="text1"/>
          <w:sz w:val="24"/>
          <w:szCs w:val="24"/>
        </w:rPr>
        <w:footnoteRef/>
      </w:r>
      <w:r w:rsidRPr="00932AD5">
        <w:rPr>
          <w:rFonts w:hint="cs"/>
          <w:color w:val="000000" w:themeColor="text1"/>
          <w:sz w:val="24"/>
          <w:szCs w:val="24"/>
          <w:rtl/>
        </w:rPr>
        <w:t xml:space="preserve"> بشير الشريف شمس الدين، لعقابي سميحة، قانون المرفق العمومي، دار الهدى</w:t>
      </w:r>
      <w:r>
        <w:rPr>
          <w:rFonts w:hint="cs"/>
          <w:color w:val="000000" w:themeColor="text1"/>
          <w:sz w:val="24"/>
          <w:szCs w:val="24"/>
          <w:rtl/>
        </w:rPr>
        <w:t>، طبعة 2023، عين مليلة، الجزائر ص</w:t>
      </w:r>
      <w:r w:rsidRPr="00932AD5">
        <w:rPr>
          <w:rFonts w:hint="cs"/>
          <w:color w:val="000000" w:themeColor="text1"/>
          <w:sz w:val="24"/>
          <w:szCs w:val="24"/>
          <w:rtl/>
        </w:rPr>
        <w:t>221</w:t>
      </w:r>
      <w:r>
        <w:rPr>
          <w:rFonts w:hint="cs"/>
          <w:color w:val="000000" w:themeColor="text1"/>
          <w:sz w:val="24"/>
          <w:szCs w:val="24"/>
          <w:rtl/>
        </w:rPr>
        <w:t>.</w:t>
      </w:r>
    </w:p>
  </w:footnote>
  <w:footnote w:id="32">
    <w:p w14:paraId="66832E7A" w14:textId="7AC276C1" w:rsidR="00633B66" w:rsidRDefault="00633B66" w:rsidP="007562E4">
      <w:pPr>
        <w:pStyle w:val="Notedebasdepage"/>
        <w:ind w:firstLine="0"/>
        <w:jc w:val="both"/>
        <w:rPr>
          <w:color w:val="000000" w:themeColor="text1"/>
          <w:sz w:val="24"/>
          <w:szCs w:val="24"/>
          <w:rtl/>
        </w:rPr>
      </w:pPr>
      <w:r w:rsidRPr="00716223">
        <w:rPr>
          <w:color w:val="000000" w:themeColor="text1"/>
          <w:sz w:val="24"/>
          <w:szCs w:val="24"/>
        </w:rPr>
        <w:t xml:space="preserve"> </w:t>
      </w:r>
      <w:r>
        <w:rPr>
          <w:color w:val="000000" w:themeColor="text1"/>
          <w:sz w:val="24"/>
          <w:szCs w:val="24"/>
        </w:rPr>
        <w:t xml:space="preserve"> </w:t>
      </w:r>
      <w:r w:rsidRPr="00C9137A">
        <w:rPr>
          <w:rStyle w:val="Appelnotedebasdep"/>
          <w:sz w:val="24"/>
          <w:szCs w:val="24"/>
        </w:rPr>
        <w:footnoteRef/>
      </w:r>
      <w:r>
        <w:rPr>
          <w:rFonts w:hint="cs"/>
          <w:color w:val="000000" w:themeColor="text1"/>
          <w:sz w:val="24"/>
          <w:szCs w:val="24"/>
          <w:rtl/>
        </w:rPr>
        <w:t>أبو بكر أحمد عثمان النعيمي، تفويض المرفق العام في التشريع الفرنسي والتشريعات العربية، جامعة الشارقة</w:t>
      </w:r>
    </w:p>
    <w:p w14:paraId="7AF4CBB7" w14:textId="2FA2D8A7" w:rsidR="00633B66" w:rsidRDefault="00633B66" w:rsidP="00716223">
      <w:pPr>
        <w:pStyle w:val="Notedebasdepage"/>
        <w:ind w:firstLine="0"/>
        <w:jc w:val="both"/>
      </w:pPr>
      <w:r>
        <w:rPr>
          <w:rFonts w:hint="cs"/>
          <w:color w:val="000000" w:themeColor="text1"/>
          <w:sz w:val="24"/>
          <w:szCs w:val="24"/>
          <w:rtl/>
        </w:rPr>
        <w:t xml:space="preserve"> الامارات العربية المتحدة، د ص، الموقع على النت:</w:t>
      </w:r>
      <w:r w:rsidRPr="001F02DD">
        <w:rPr>
          <w:rFonts w:hint="cs"/>
          <w:color w:val="000000" w:themeColor="text1"/>
          <w:sz w:val="24"/>
          <w:szCs w:val="24"/>
          <w:rtl/>
        </w:rPr>
        <w:t xml:space="preserve"> </w:t>
      </w:r>
      <w:r w:rsidRPr="00163A36">
        <w:t>https://academia-arabia.com/ar/reader/2/118508.</w:t>
      </w:r>
    </w:p>
  </w:footnote>
  <w:footnote w:id="33">
    <w:p w14:paraId="5822F6B6" w14:textId="23BF5FCF" w:rsidR="00633B66" w:rsidRPr="007D2BEB" w:rsidRDefault="00633B66" w:rsidP="00FF38CA">
      <w:pPr>
        <w:pStyle w:val="Notedebasdepage"/>
        <w:ind w:firstLine="0"/>
        <w:rPr>
          <w:sz w:val="24"/>
          <w:szCs w:val="24"/>
        </w:rPr>
      </w:pPr>
      <w:r w:rsidRPr="007D2BEB">
        <w:rPr>
          <w:rStyle w:val="Appelnotedebasdep"/>
          <w:sz w:val="24"/>
          <w:szCs w:val="24"/>
        </w:rPr>
        <w:footnoteRef/>
      </w:r>
      <w:r w:rsidRPr="007D2BEB">
        <w:rPr>
          <w:rFonts w:hint="cs"/>
          <w:b/>
          <w:bCs/>
          <w:sz w:val="24"/>
          <w:szCs w:val="24"/>
          <w:rtl/>
        </w:rPr>
        <w:t xml:space="preserve"> </w:t>
      </w:r>
      <w:r w:rsidRPr="007D2BEB">
        <w:rPr>
          <w:rFonts w:hint="cs"/>
          <w:sz w:val="24"/>
          <w:szCs w:val="24"/>
          <w:rtl/>
        </w:rPr>
        <w:t xml:space="preserve">أبوبكر أحمد عثمان، مرجع سابق، </w:t>
      </w:r>
      <w:r w:rsidRPr="007D2BEB">
        <w:rPr>
          <w:rFonts w:hint="eastAsia"/>
          <w:sz w:val="24"/>
          <w:szCs w:val="24"/>
          <w:rtl/>
        </w:rPr>
        <w:t>ص</w:t>
      </w:r>
      <w:r w:rsidRPr="007D2BEB">
        <w:rPr>
          <w:rFonts w:hint="cs"/>
          <w:sz w:val="24"/>
          <w:szCs w:val="24"/>
          <w:rtl/>
        </w:rPr>
        <w:t>84.</w:t>
      </w:r>
    </w:p>
  </w:footnote>
  <w:footnote w:id="34">
    <w:p w14:paraId="27AC983B" w14:textId="090D76D2" w:rsidR="00633B66" w:rsidRDefault="00633B66" w:rsidP="00247833">
      <w:pPr>
        <w:pStyle w:val="Notedebasdepage"/>
        <w:ind w:firstLine="0"/>
      </w:pPr>
      <w:r w:rsidRPr="007D2BEB">
        <w:rPr>
          <w:rStyle w:val="Appelnotedebasdep"/>
          <w:sz w:val="22"/>
          <w:szCs w:val="22"/>
        </w:rPr>
        <w:footnoteRef/>
      </w:r>
      <w:r w:rsidRPr="007D2BEB">
        <w:rPr>
          <w:sz w:val="22"/>
          <w:szCs w:val="22"/>
          <w:rtl/>
        </w:rPr>
        <w:t xml:space="preserve"> </w:t>
      </w:r>
      <w:r w:rsidRPr="007D2BEB">
        <w:rPr>
          <w:rFonts w:hint="cs"/>
          <w:sz w:val="26"/>
          <w:szCs w:val="26"/>
          <w:rtl/>
        </w:rPr>
        <w:t>بركيبة</w:t>
      </w:r>
      <w:r w:rsidRPr="007D2BEB">
        <w:rPr>
          <w:rFonts w:hint="cs"/>
          <w:sz w:val="24"/>
          <w:szCs w:val="24"/>
          <w:rtl/>
        </w:rPr>
        <w:t xml:space="preserve"> </w:t>
      </w:r>
      <w:r w:rsidRPr="004954F0">
        <w:rPr>
          <w:rFonts w:hint="cs"/>
          <w:sz w:val="24"/>
          <w:szCs w:val="24"/>
          <w:rtl/>
        </w:rPr>
        <w:t>حسام الدين، تفويض المرفق العام في فرنسا والجز</w:t>
      </w:r>
      <w:r>
        <w:rPr>
          <w:rFonts w:hint="cs"/>
          <w:sz w:val="24"/>
          <w:szCs w:val="24"/>
          <w:rtl/>
        </w:rPr>
        <w:t>ائر، شركة الأصالة للنشر، الجزائر،</w:t>
      </w:r>
      <w:r w:rsidRPr="004954F0">
        <w:rPr>
          <w:rFonts w:hint="cs"/>
          <w:sz w:val="24"/>
          <w:szCs w:val="24"/>
          <w:rtl/>
        </w:rPr>
        <w:t xml:space="preserve"> طبعة2021 ص 43</w:t>
      </w:r>
      <w:r>
        <w:rPr>
          <w:rFonts w:hint="cs"/>
          <w:sz w:val="24"/>
          <w:szCs w:val="24"/>
          <w:rtl/>
        </w:rPr>
        <w:t>.</w:t>
      </w:r>
    </w:p>
  </w:footnote>
  <w:footnote w:id="35">
    <w:p w14:paraId="77E93DD5" w14:textId="14B7DBBA" w:rsidR="00633B66" w:rsidRDefault="00633B66" w:rsidP="002F41B3">
      <w:pPr>
        <w:pStyle w:val="Notedebasdepage"/>
        <w:ind w:firstLine="0"/>
      </w:pPr>
      <w:r w:rsidRPr="002126A9">
        <w:rPr>
          <w:rStyle w:val="Appelnotedebasdep"/>
        </w:rPr>
        <w:footnoteRef/>
      </w:r>
      <w:r w:rsidRPr="002126A9">
        <w:rPr>
          <w:rFonts w:hint="cs"/>
          <w:sz w:val="24"/>
          <w:szCs w:val="24"/>
          <w:rtl/>
        </w:rPr>
        <w:t xml:space="preserve"> </w:t>
      </w:r>
      <w:r w:rsidRPr="0085226A">
        <w:rPr>
          <w:rFonts w:hint="cs"/>
          <w:sz w:val="24"/>
          <w:szCs w:val="24"/>
          <w:rtl/>
        </w:rPr>
        <w:t>وليد حيدر جابر، التفويض في إدارة واستثمار المرافق العامة،</w:t>
      </w:r>
      <w:r>
        <w:rPr>
          <w:rFonts w:hint="cs"/>
          <w:sz w:val="24"/>
          <w:szCs w:val="24"/>
          <w:rtl/>
        </w:rPr>
        <w:t xml:space="preserve"> دراسة مقارنة،</w:t>
      </w:r>
      <w:r w:rsidRPr="0085226A">
        <w:rPr>
          <w:rFonts w:hint="cs"/>
          <w:sz w:val="24"/>
          <w:szCs w:val="24"/>
          <w:rtl/>
        </w:rPr>
        <w:t xml:space="preserve"> منشورات الحلبي الحقوقية</w:t>
      </w:r>
      <w:r>
        <w:rPr>
          <w:rFonts w:hint="cs"/>
          <w:sz w:val="24"/>
          <w:szCs w:val="24"/>
          <w:rtl/>
        </w:rPr>
        <w:t xml:space="preserve">، بيروت </w:t>
      </w:r>
      <w:r w:rsidRPr="0085226A">
        <w:rPr>
          <w:rFonts w:hint="cs"/>
          <w:sz w:val="24"/>
          <w:szCs w:val="24"/>
          <w:rtl/>
        </w:rPr>
        <w:t>لبنان، طبعة 2009، ص 230.</w:t>
      </w:r>
    </w:p>
  </w:footnote>
  <w:footnote w:id="36">
    <w:p w14:paraId="4397C043" w14:textId="57CCE70F" w:rsidR="00633B66" w:rsidRPr="00EF748B" w:rsidRDefault="00633B66" w:rsidP="006109D9">
      <w:pPr>
        <w:pStyle w:val="Notedebasdepage"/>
        <w:ind w:firstLine="0"/>
        <w:rPr>
          <w:sz w:val="24"/>
          <w:szCs w:val="24"/>
        </w:rPr>
      </w:pPr>
      <w:r w:rsidRPr="00EF748B">
        <w:rPr>
          <w:rStyle w:val="Appelnotedebasdep"/>
          <w:sz w:val="24"/>
          <w:szCs w:val="24"/>
        </w:rPr>
        <w:footnoteRef/>
      </w:r>
      <w:r w:rsidRPr="00EF748B">
        <w:rPr>
          <w:rFonts w:hint="cs"/>
          <w:sz w:val="24"/>
          <w:szCs w:val="24"/>
          <w:rtl/>
        </w:rPr>
        <w:t xml:space="preserve"> </w:t>
      </w:r>
      <w:r>
        <w:rPr>
          <w:rFonts w:hint="cs"/>
          <w:sz w:val="24"/>
          <w:szCs w:val="24"/>
          <w:rtl/>
        </w:rPr>
        <w:t>إ</w:t>
      </w:r>
      <w:r w:rsidRPr="00EF748B">
        <w:rPr>
          <w:rFonts w:hint="cs"/>
          <w:sz w:val="24"/>
          <w:szCs w:val="24"/>
          <w:rtl/>
        </w:rPr>
        <w:t>يمان وناس، الضوابط القانونية لتقنية تفويض المرفق في القانون الجزائري، مجلة أبحاث قانونية وسياسية، المجلد 07 العدد 1، جوان 2022، ص 800.</w:t>
      </w:r>
    </w:p>
  </w:footnote>
  <w:footnote w:id="37">
    <w:p w14:paraId="4C4C9F21" w14:textId="42CB9827" w:rsidR="00633B66" w:rsidRPr="00EF748B" w:rsidRDefault="00633B66" w:rsidP="004A64FD">
      <w:pPr>
        <w:pStyle w:val="Notedebasdepage"/>
        <w:ind w:firstLine="0"/>
        <w:rPr>
          <w:sz w:val="24"/>
          <w:szCs w:val="24"/>
        </w:rPr>
      </w:pPr>
      <w:r w:rsidRPr="00EF748B">
        <w:rPr>
          <w:rStyle w:val="Appelnotedebasdep"/>
          <w:sz w:val="24"/>
          <w:szCs w:val="24"/>
        </w:rPr>
        <w:footnoteRef/>
      </w:r>
      <w:r w:rsidRPr="00EF748B">
        <w:rPr>
          <w:rFonts w:hint="cs"/>
          <w:sz w:val="24"/>
          <w:szCs w:val="24"/>
          <w:rtl/>
        </w:rPr>
        <w:t xml:space="preserve"> يعرب الشرع، دور القطاع الخاص في إدارة المرافق العامة الاقتصادية، </w:t>
      </w:r>
      <w:r>
        <w:rPr>
          <w:rFonts w:hint="cs"/>
          <w:sz w:val="24"/>
          <w:szCs w:val="24"/>
          <w:rtl/>
        </w:rPr>
        <w:t xml:space="preserve">مرجع سابق، </w:t>
      </w:r>
      <w:r w:rsidRPr="00EF748B">
        <w:rPr>
          <w:rFonts w:hint="eastAsia"/>
          <w:sz w:val="24"/>
          <w:szCs w:val="24"/>
          <w:rtl/>
        </w:rPr>
        <w:t>ص</w:t>
      </w:r>
      <w:r w:rsidRPr="00EF748B">
        <w:rPr>
          <w:rFonts w:hint="cs"/>
          <w:sz w:val="24"/>
          <w:szCs w:val="24"/>
          <w:rtl/>
        </w:rPr>
        <w:t xml:space="preserve"> 31.</w:t>
      </w:r>
    </w:p>
  </w:footnote>
  <w:footnote w:id="38">
    <w:p w14:paraId="19347DC5" w14:textId="78ABA900" w:rsidR="00633B66" w:rsidRPr="00EA5A56" w:rsidRDefault="00633B66" w:rsidP="007D2BEB">
      <w:pPr>
        <w:pStyle w:val="Notedebasdepage"/>
        <w:ind w:firstLine="0"/>
        <w:rPr>
          <w:sz w:val="24"/>
          <w:szCs w:val="24"/>
        </w:rPr>
      </w:pPr>
      <w:r w:rsidRPr="00EF748B">
        <w:rPr>
          <w:rStyle w:val="Appelnotedebasdep"/>
          <w:sz w:val="24"/>
          <w:szCs w:val="24"/>
        </w:rPr>
        <w:footnoteRef/>
      </w:r>
      <w:r>
        <w:rPr>
          <w:rFonts w:hint="cs"/>
          <w:sz w:val="24"/>
          <w:szCs w:val="24"/>
          <w:rtl/>
        </w:rPr>
        <w:t xml:space="preserve"> ع</w:t>
      </w:r>
      <w:r w:rsidRPr="00EF748B">
        <w:rPr>
          <w:rFonts w:hint="cs"/>
          <w:sz w:val="24"/>
          <w:szCs w:val="24"/>
          <w:rtl/>
        </w:rPr>
        <w:t>مار بوضياف، الوجيز في القانون الإداري، جسور للنشر والتوزيع، الجزائر، طبعة 2007، ص 419.</w:t>
      </w:r>
    </w:p>
  </w:footnote>
  <w:footnote w:id="39">
    <w:p w14:paraId="4BED905F" w14:textId="557A197A" w:rsidR="00633B66" w:rsidRPr="00805DA1" w:rsidRDefault="00633B66" w:rsidP="00CD3FB4">
      <w:pPr>
        <w:pStyle w:val="Notedebasdepage"/>
        <w:ind w:firstLine="0"/>
      </w:pPr>
      <w:r w:rsidRPr="00805DA1">
        <w:rPr>
          <w:rStyle w:val="Appelnotedebasdep"/>
          <w:sz w:val="24"/>
          <w:szCs w:val="24"/>
        </w:rPr>
        <w:footnoteRef/>
      </w:r>
      <w:r>
        <w:rPr>
          <w:rFonts w:hint="cs"/>
          <w:sz w:val="24"/>
          <w:szCs w:val="24"/>
          <w:rtl/>
        </w:rPr>
        <w:t xml:space="preserve"> بركيبة حسا</w:t>
      </w:r>
      <w:r w:rsidRPr="00805DA1">
        <w:rPr>
          <w:rFonts w:hint="cs"/>
          <w:sz w:val="24"/>
          <w:szCs w:val="24"/>
          <w:rtl/>
        </w:rPr>
        <w:t xml:space="preserve">م الدين، مرجع </w:t>
      </w:r>
      <w:r>
        <w:rPr>
          <w:rFonts w:hint="cs"/>
          <w:sz w:val="24"/>
          <w:szCs w:val="24"/>
          <w:rtl/>
        </w:rPr>
        <w:t>سابق،</w:t>
      </w:r>
      <w:r w:rsidRPr="00805DA1">
        <w:rPr>
          <w:rFonts w:hint="cs"/>
          <w:sz w:val="24"/>
          <w:szCs w:val="24"/>
          <w:rtl/>
        </w:rPr>
        <w:t xml:space="preserve"> ص200.</w:t>
      </w:r>
    </w:p>
  </w:footnote>
  <w:footnote w:id="40">
    <w:p w14:paraId="3235E54E" w14:textId="77777777" w:rsidR="00633B66" w:rsidRPr="00F657C5" w:rsidRDefault="00633B66" w:rsidP="00123196">
      <w:pPr>
        <w:pStyle w:val="Notedebasdepage"/>
        <w:ind w:firstLine="0"/>
        <w:rPr>
          <w:sz w:val="24"/>
          <w:szCs w:val="24"/>
        </w:rPr>
      </w:pPr>
      <w:r w:rsidRPr="00F657C5">
        <w:rPr>
          <w:rStyle w:val="Appelnotedebasdep"/>
          <w:sz w:val="24"/>
          <w:szCs w:val="24"/>
        </w:rPr>
        <w:footnoteRef/>
      </w:r>
      <w:r w:rsidRPr="00F657C5">
        <w:rPr>
          <w:sz w:val="24"/>
          <w:szCs w:val="24"/>
          <w:rtl/>
        </w:rPr>
        <w:t xml:space="preserve"> </w:t>
      </w:r>
      <w:r w:rsidRPr="00F657C5">
        <w:rPr>
          <w:rFonts w:hint="cs"/>
          <w:sz w:val="24"/>
          <w:szCs w:val="24"/>
          <w:rtl/>
        </w:rPr>
        <w:t>وليد حيدر جابر، مرجع سابق، ص 232.</w:t>
      </w:r>
    </w:p>
  </w:footnote>
  <w:footnote w:id="41">
    <w:p w14:paraId="73C85A22" w14:textId="77777777" w:rsidR="00633B66" w:rsidRPr="00F657C5" w:rsidRDefault="00633B66" w:rsidP="00BB0EA0">
      <w:pPr>
        <w:pStyle w:val="Notedebasdepage"/>
        <w:ind w:firstLine="0"/>
        <w:rPr>
          <w:sz w:val="24"/>
          <w:szCs w:val="24"/>
        </w:rPr>
      </w:pPr>
      <w:r w:rsidRPr="00F657C5">
        <w:rPr>
          <w:rStyle w:val="Appelnotedebasdep"/>
          <w:sz w:val="24"/>
          <w:szCs w:val="24"/>
        </w:rPr>
        <w:footnoteRef/>
      </w:r>
      <w:r w:rsidRPr="00F657C5">
        <w:rPr>
          <w:rFonts w:hint="cs"/>
          <w:sz w:val="24"/>
          <w:szCs w:val="24"/>
          <w:rtl/>
        </w:rPr>
        <w:t xml:space="preserve"> محمد عبد اللطيف، مرجع سابق، ص 42.</w:t>
      </w:r>
    </w:p>
  </w:footnote>
  <w:footnote w:id="42">
    <w:p w14:paraId="7BCE4F35" w14:textId="1828D323" w:rsidR="00633B66" w:rsidRPr="00A06E9A" w:rsidRDefault="00633B66" w:rsidP="003D63FD">
      <w:pPr>
        <w:tabs>
          <w:tab w:val="left" w:pos="-2"/>
        </w:tabs>
        <w:ind w:left="-2" w:firstLine="2"/>
      </w:pPr>
      <w:r w:rsidRPr="00A06E9A">
        <w:rPr>
          <w:rStyle w:val="Appelnotedebasdep"/>
        </w:rPr>
        <w:footnoteRef/>
      </w:r>
      <w:r w:rsidRPr="00A06E9A">
        <w:rPr>
          <w:rtl/>
        </w:rPr>
        <w:t xml:space="preserve"> </w:t>
      </w:r>
      <w:r w:rsidRPr="00A06E9A">
        <w:rPr>
          <w:rFonts w:hint="cs"/>
          <w:sz w:val="24"/>
          <w:szCs w:val="24"/>
          <w:rtl/>
        </w:rPr>
        <w:t>سمية سلامي، مرجع سابق، ص 75.</w:t>
      </w:r>
    </w:p>
  </w:footnote>
  <w:footnote w:id="43">
    <w:p w14:paraId="5B2A7AA0" w14:textId="2E148F58" w:rsidR="00633B66" w:rsidRPr="00A06E9A" w:rsidRDefault="00633B66" w:rsidP="00A06E9A">
      <w:pPr>
        <w:pStyle w:val="Notedebasdepage"/>
        <w:ind w:firstLine="0"/>
        <w:rPr>
          <w:sz w:val="24"/>
          <w:szCs w:val="24"/>
          <w:u w:val="single"/>
          <w:rtl/>
        </w:rPr>
      </w:pPr>
      <w:r w:rsidRPr="00A06E9A">
        <w:rPr>
          <w:rStyle w:val="Appelnotedebasdep"/>
          <w:sz w:val="24"/>
          <w:szCs w:val="24"/>
        </w:rPr>
        <w:footnoteRef/>
      </w:r>
      <w:r w:rsidRPr="00A06E9A">
        <w:rPr>
          <w:rFonts w:hint="cs"/>
          <w:sz w:val="24"/>
          <w:szCs w:val="24"/>
          <w:rtl/>
        </w:rPr>
        <w:t xml:space="preserve"> </w:t>
      </w:r>
      <w:r>
        <w:rPr>
          <w:rFonts w:hint="cs"/>
          <w:sz w:val="24"/>
          <w:szCs w:val="24"/>
          <w:rtl/>
        </w:rPr>
        <w:t>إ</w:t>
      </w:r>
      <w:r w:rsidRPr="00A06E9A">
        <w:rPr>
          <w:rFonts w:hint="cs"/>
          <w:sz w:val="24"/>
          <w:szCs w:val="24"/>
          <w:rtl/>
        </w:rPr>
        <w:t>يمان</w:t>
      </w:r>
      <w:r>
        <w:rPr>
          <w:rFonts w:hint="cs"/>
          <w:sz w:val="24"/>
          <w:szCs w:val="24"/>
          <w:rtl/>
        </w:rPr>
        <w:t xml:space="preserve"> و</w:t>
      </w:r>
      <w:r w:rsidRPr="00A06E9A">
        <w:rPr>
          <w:rFonts w:hint="cs"/>
          <w:sz w:val="24"/>
          <w:szCs w:val="24"/>
          <w:rtl/>
        </w:rPr>
        <w:t>ناس، مرج</w:t>
      </w:r>
      <w:r w:rsidRPr="00A06E9A">
        <w:rPr>
          <w:rFonts w:hint="eastAsia"/>
          <w:sz w:val="24"/>
          <w:szCs w:val="24"/>
          <w:rtl/>
        </w:rPr>
        <w:t>ع</w:t>
      </w:r>
      <w:r w:rsidRPr="00A06E9A">
        <w:rPr>
          <w:rFonts w:hint="cs"/>
          <w:sz w:val="24"/>
          <w:szCs w:val="24"/>
          <w:rtl/>
        </w:rPr>
        <w:t xml:space="preserve"> سابق، ص802</w:t>
      </w:r>
      <w:r w:rsidRPr="00A06E9A">
        <w:rPr>
          <w:rFonts w:hint="cs"/>
          <w:sz w:val="24"/>
          <w:szCs w:val="24"/>
          <w:u w:val="single"/>
          <w:rtl/>
        </w:rPr>
        <w:t>.</w:t>
      </w:r>
    </w:p>
  </w:footnote>
  <w:footnote w:id="44">
    <w:p w14:paraId="713CE9A5" w14:textId="1C6F7A93" w:rsidR="00633B66" w:rsidRPr="009F7005" w:rsidRDefault="00633B66" w:rsidP="002D4B79">
      <w:pPr>
        <w:pStyle w:val="Notedebasdepage"/>
        <w:ind w:firstLine="0"/>
        <w:rPr>
          <w:sz w:val="24"/>
          <w:szCs w:val="24"/>
          <w:highlight w:val="yellow"/>
        </w:rPr>
      </w:pPr>
      <w:r w:rsidRPr="009F7005">
        <w:rPr>
          <w:rStyle w:val="Appelnotedebasdep"/>
          <w:sz w:val="24"/>
          <w:szCs w:val="24"/>
        </w:rPr>
        <w:footnoteRef/>
      </w:r>
      <w:r w:rsidRPr="009F7005">
        <w:rPr>
          <w:rFonts w:hint="cs"/>
          <w:sz w:val="24"/>
          <w:szCs w:val="24"/>
          <w:rtl/>
        </w:rPr>
        <w:t xml:space="preserve"> أبوبكر أحمد عثمان، مرجع سابق، </w:t>
      </w:r>
      <w:r>
        <w:rPr>
          <w:rFonts w:hint="cs"/>
          <w:sz w:val="24"/>
          <w:szCs w:val="24"/>
          <w:rtl/>
        </w:rPr>
        <w:t>39</w:t>
      </w:r>
      <w:r w:rsidRPr="009F7005">
        <w:rPr>
          <w:rFonts w:hint="cs"/>
          <w:sz w:val="24"/>
          <w:szCs w:val="24"/>
          <w:rtl/>
        </w:rPr>
        <w:t>،</w:t>
      </w:r>
      <w:r>
        <w:rPr>
          <w:rFonts w:hint="cs"/>
          <w:sz w:val="24"/>
          <w:szCs w:val="24"/>
          <w:rtl/>
        </w:rPr>
        <w:t>38</w:t>
      </w:r>
      <w:r w:rsidRPr="009F7005">
        <w:rPr>
          <w:rFonts w:hint="cs"/>
          <w:sz w:val="24"/>
          <w:szCs w:val="24"/>
          <w:rtl/>
        </w:rPr>
        <w:t>.</w:t>
      </w:r>
    </w:p>
  </w:footnote>
  <w:footnote w:id="45">
    <w:p w14:paraId="67196DAD" w14:textId="2DC68577" w:rsidR="00633B66" w:rsidRPr="006750B5" w:rsidRDefault="00633B66" w:rsidP="00AE2C39">
      <w:pPr>
        <w:pStyle w:val="Notedebasdepage"/>
        <w:ind w:firstLine="0"/>
        <w:rPr>
          <w:sz w:val="24"/>
          <w:szCs w:val="24"/>
        </w:rPr>
      </w:pPr>
      <w:r w:rsidRPr="006750B5">
        <w:rPr>
          <w:rStyle w:val="Appelnotedebasdep"/>
          <w:sz w:val="24"/>
          <w:szCs w:val="24"/>
        </w:rPr>
        <w:footnoteRef/>
      </w:r>
      <w:r w:rsidRPr="006750B5">
        <w:rPr>
          <w:rFonts w:hint="cs"/>
          <w:sz w:val="24"/>
          <w:szCs w:val="24"/>
          <w:rtl/>
        </w:rPr>
        <w:t xml:space="preserve"> أبو بكر أحمد عثمان، </w:t>
      </w:r>
      <w:r>
        <w:rPr>
          <w:rFonts w:hint="cs"/>
          <w:sz w:val="24"/>
          <w:szCs w:val="24"/>
          <w:rtl/>
        </w:rPr>
        <w:t>ال</w:t>
      </w:r>
      <w:r w:rsidRPr="006750B5">
        <w:rPr>
          <w:rFonts w:hint="cs"/>
          <w:sz w:val="24"/>
          <w:szCs w:val="24"/>
          <w:rtl/>
        </w:rPr>
        <w:t xml:space="preserve">مرجع </w:t>
      </w:r>
      <w:r>
        <w:rPr>
          <w:rFonts w:hint="cs"/>
          <w:sz w:val="24"/>
          <w:szCs w:val="24"/>
          <w:rtl/>
        </w:rPr>
        <w:t>نفسه</w:t>
      </w:r>
      <w:r w:rsidRPr="006750B5">
        <w:rPr>
          <w:rFonts w:hint="cs"/>
          <w:sz w:val="24"/>
          <w:szCs w:val="24"/>
          <w:rtl/>
        </w:rPr>
        <w:t>، ص 41</w:t>
      </w:r>
      <w:r>
        <w:rPr>
          <w:rFonts w:hint="cs"/>
          <w:sz w:val="24"/>
          <w:szCs w:val="24"/>
          <w:rtl/>
        </w:rPr>
        <w:t>.</w:t>
      </w:r>
    </w:p>
  </w:footnote>
  <w:footnote w:id="46">
    <w:p w14:paraId="7A135741" w14:textId="33FAE851" w:rsidR="00633B66" w:rsidRDefault="00633B66" w:rsidP="00357C99">
      <w:pPr>
        <w:pStyle w:val="Notedebasdepage"/>
        <w:ind w:firstLine="0"/>
      </w:pPr>
      <w:r w:rsidRPr="00357C99">
        <w:rPr>
          <w:rStyle w:val="Appelnotedebasdep"/>
          <w:sz w:val="24"/>
          <w:szCs w:val="24"/>
        </w:rPr>
        <w:footnoteRef/>
      </w:r>
      <w:r w:rsidRPr="00357C99">
        <w:rPr>
          <w:rFonts w:hint="cs"/>
          <w:sz w:val="24"/>
          <w:szCs w:val="24"/>
          <w:rtl/>
        </w:rPr>
        <w:t xml:space="preserve"> </w:t>
      </w:r>
      <w:r>
        <w:rPr>
          <w:rFonts w:hint="cs"/>
          <w:sz w:val="24"/>
          <w:szCs w:val="24"/>
          <w:rtl/>
        </w:rPr>
        <w:t xml:space="preserve">ايمان </w:t>
      </w:r>
      <w:r w:rsidRPr="00357C99">
        <w:rPr>
          <w:rFonts w:hint="cs"/>
          <w:sz w:val="24"/>
          <w:szCs w:val="24"/>
          <w:rtl/>
        </w:rPr>
        <w:t>وناس</w:t>
      </w:r>
      <w:r>
        <w:rPr>
          <w:rFonts w:hint="cs"/>
          <w:sz w:val="24"/>
          <w:szCs w:val="24"/>
          <w:rtl/>
        </w:rPr>
        <w:t>، مرجع سابق، ص 803.</w:t>
      </w:r>
    </w:p>
  </w:footnote>
  <w:footnote w:id="47">
    <w:p w14:paraId="6BACB53A" w14:textId="424EC39D" w:rsidR="00633B66" w:rsidRPr="003E7A7F" w:rsidRDefault="00633B66" w:rsidP="003E7A7F">
      <w:pPr>
        <w:pStyle w:val="Notedebasdepage"/>
        <w:ind w:firstLine="0"/>
        <w:rPr>
          <w:color w:val="000000" w:themeColor="text1"/>
        </w:rPr>
      </w:pPr>
      <w:r w:rsidRPr="003E7A7F">
        <w:rPr>
          <w:rStyle w:val="Appelnotedebasdep"/>
          <w:color w:val="000000" w:themeColor="text1"/>
        </w:rPr>
        <w:footnoteRef/>
      </w:r>
      <w:r>
        <w:rPr>
          <w:rFonts w:hint="cs"/>
          <w:color w:val="000000" w:themeColor="text1"/>
          <w:rtl/>
        </w:rPr>
        <w:t xml:space="preserve"> </w:t>
      </w:r>
      <w:r>
        <w:rPr>
          <w:rFonts w:hint="cs"/>
          <w:color w:val="000000" w:themeColor="text1"/>
          <w:sz w:val="24"/>
          <w:szCs w:val="24"/>
          <w:rtl/>
        </w:rPr>
        <w:t>الأ</w:t>
      </w:r>
      <w:r w:rsidRPr="00BF7A01">
        <w:rPr>
          <w:rFonts w:hint="cs"/>
          <w:color w:val="000000" w:themeColor="text1"/>
          <w:sz w:val="24"/>
          <w:szCs w:val="24"/>
          <w:rtl/>
        </w:rPr>
        <w:t xml:space="preserve">مر 05/07 الذي يحدد القواعد التي تحكم التعليم في المؤسسات التربوية والتعليم الخاصة، </w:t>
      </w:r>
      <w:r w:rsidRPr="00BF7A01">
        <w:rPr>
          <w:rFonts w:hint="eastAsia"/>
          <w:color w:val="000000" w:themeColor="text1"/>
          <w:sz w:val="24"/>
          <w:szCs w:val="24"/>
          <w:rtl/>
        </w:rPr>
        <w:t>ج</w:t>
      </w:r>
      <w:r w:rsidRPr="00BF7A01">
        <w:rPr>
          <w:rFonts w:hint="cs"/>
          <w:color w:val="000000" w:themeColor="text1"/>
          <w:sz w:val="24"/>
          <w:szCs w:val="24"/>
          <w:rtl/>
        </w:rPr>
        <w:t xml:space="preserve"> ر العدد 59 الصادر</w:t>
      </w:r>
      <w:r>
        <w:rPr>
          <w:rFonts w:hint="cs"/>
          <w:color w:val="000000" w:themeColor="text1"/>
          <w:sz w:val="24"/>
          <w:szCs w:val="24"/>
          <w:rtl/>
        </w:rPr>
        <w:t xml:space="preserve">   </w:t>
      </w:r>
      <w:r w:rsidRPr="00BF7A01">
        <w:rPr>
          <w:rFonts w:hint="cs"/>
          <w:color w:val="000000" w:themeColor="text1"/>
          <w:sz w:val="24"/>
          <w:szCs w:val="24"/>
          <w:rtl/>
        </w:rPr>
        <w:t>في 28 اوت 2005.</w:t>
      </w:r>
    </w:p>
  </w:footnote>
  <w:footnote w:id="48">
    <w:p w14:paraId="01EB7E74" w14:textId="2BA083A8" w:rsidR="00633B66" w:rsidRPr="002800C2" w:rsidRDefault="00633B66" w:rsidP="00AA3EFC">
      <w:pPr>
        <w:pStyle w:val="Notedebasdepage"/>
        <w:ind w:firstLine="0"/>
        <w:rPr>
          <w:color w:val="000000" w:themeColor="text1"/>
          <w:sz w:val="24"/>
          <w:szCs w:val="24"/>
        </w:rPr>
      </w:pPr>
      <w:r w:rsidRPr="00AA3EFC">
        <w:rPr>
          <w:rStyle w:val="Appelnotedebasdep"/>
          <w:color w:val="000000" w:themeColor="text1"/>
        </w:rPr>
        <w:footnoteRef/>
      </w:r>
      <w:r>
        <w:rPr>
          <w:rFonts w:hint="cs"/>
          <w:color w:val="000000" w:themeColor="text1"/>
          <w:rtl/>
        </w:rPr>
        <w:t xml:space="preserve"> </w:t>
      </w:r>
      <w:r w:rsidRPr="002800C2">
        <w:rPr>
          <w:rFonts w:hint="cs"/>
          <w:color w:val="000000" w:themeColor="text1"/>
          <w:sz w:val="24"/>
          <w:szCs w:val="24"/>
          <w:rtl/>
        </w:rPr>
        <w:t xml:space="preserve">أبوبكر أحمد عثمان، مرجع سابق، </w:t>
      </w:r>
      <w:r w:rsidRPr="002800C2">
        <w:rPr>
          <w:rFonts w:hint="eastAsia"/>
          <w:color w:val="000000" w:themeColor="text1"/>
          <w:sz w:val="24"/>
          <w:szCs w:val="24"/>
          <w:rtl/>
        </w:rPr>
        <w:t>ص</w:t>
      </w:r>
      <w:r w:rsidRPr="002800C2">
        <w:rPr>
          <w:rFonts w:hint="cs"/>
          <w:color w:val="000000" w:themeColor="text1"/>
          <w:sz w:val="24"/>
          <w:szCs w:val="24"/>
          <w:rtl/>
        </w:rPr>
        <w:t>45</w:t>
      </w:r>
      <w:r>
        <w:rPr>
          <w:rFonts w:hint="cs"/>
          <w:color w:val="000000" w:themeColor="text1"/>
          <w:sz w:val="24"/>
          <w:szCs w:val="24"/>
          <w:rtl/>
        </w:rPr>
        <w:t>.</w:t>
      </w:r>
    </w:p>
  </w:footnote>
  <w:footnote w:id="49">
    <w:p w14:paraId="350D84BE" w14:textId="2E058407" w:rsidR="00633B66" w:rsidRPr="002800C2" w:rsidRDefault="00633B66" w:rsidP="00D73979">
      <w:pPr>
        <w:pStyle w:val="Notedebasdepage"/>
        <w:ind w:firstLine="0"/>
        <w:rPr>
          <w:sz w:val="24"/>
          <w:szCs w:val="24"/>
        </w:rPr>
      </w:pPr>
      <w:r w:rsidRPr="002800C2">
        <w:rPr>
          <w:rStyle w:val="Appelnotedebasdep"/>
          <w:sz w:val="24"/>
          <w:szCs w:val="24"/>
        </w:rPr>
        <w:footnoteRef/>
      </w:r>
      <w:r w:rsidRPr="002800C2">
        <w:rPr>
          <w:rFonts w:hint="cs"/>
          <w:sz w:val="24"/>
          <w:szCs w:val="24"/>
          <w:rtl/>
        </w:rPr>
        <w:t xml:space="preserve">  وليد حيدر جابر، مرجع سابق، ص 70.</w:t>
      </w:r>
    </w:p>
  </w:footnote>
  <w:footnote w:id="50">
    <w:p w14:paraId="290650C0" w14:textId="6875848A" w:rsidR="00633B66" w:rsidRPr="00D73979" w:rsidRDefault="00633B66" w:rsidP="00D15727">
      <w:pPr>
        <w:pStyle w:val="Notedebasdepage"/>
        <w:ind w:firstLine="0"/>
        <w:rPr>
          <w:sz w:val="24"/>
          <w:szCs w:val="24"/>
        </w:rPr>
      </w:pPr>
      <w:r w:rsidRPr="00D73979">
        <w:rPr>
          <w:rStyle w:val="Appelnotedebasdep"/>
          <w:sz w:val="24"/>
          <w:szCs w:val="24"/>
        </w:rPr>
        <w:footnoteRef/>
      </w:r>
      <w:r>
        <w:rPr>
          <w:rFonts w:hint="cs"/>
          <w:sz w:val="24"/>
          <w:szCs w:val="24"/>
          <w:rtl/>
        </w:rPr>
        <w:t xml:space="preserve"> بركيبة حسام الدين، مرجع سابق، ص4</w:t>
      </w:r>
      <w:r w:rsidRPr="00D73979">
        <w:rPr>
          <w:rFonts w:hint="cs"/>
          <w:sz w:val="24"/>
          <w:szCs w:val="24"/>
          <w:rtl/>
        </w:rPr>
        <w:t>4</w:t>
      </w:r>
      <w:r>
        <w:rPr>
          <w:rFonts w:hint="cs"/>
          <w:sz w:val="24"/>
          <w:szCs w:val="24"/>
          <w:rtl/>
        </w:rPr>
        <w:t>.</w:t>
      </w:r>
    </w:p>
  </w:footnote>
  <w:footnote w:id="51">
    <w:p w14:paraId="0285957D" w14:textId="2DB8EFDF" w:rsidR="00633B66" w:rsidRPr="00354499" w:rsidRDefault="00633B66" w:rsidP="00C20385">
      <w:pPr>
        <w:pStyle w:val="Notedebasdepage"/>
        <w:bidi w:val="0"/>
        <w:ind w:firstLine="0"/>
        <w:rPr>
          <w:lang w:val="fr-FR"/>
        </w:rPr>
      </w:pPr>
      <w:r w:rsidRPr="00C20385">
        <w:rPr>
          <w:rStyle w:val="Appelnotedebasdep"/>
          <w:color w:val="000000" w:themeColor="text1"/>
        </w:rPr>
        <w:footnoteRef/>
      </w:r>
      <w:r w:rsidRPr="00354499">
        <w:rPr>
          <w:rFonts w:asciiTheme="majorBidi" w:eastAsia="SimSun" w:hAnsiTheme="majorBidi" w:cstheme="majorBidi"/>
          <w:color w:val="000000" w:themeColor="text1"/>
          <w:lang w:val="fr-FR" w:eastAsia="zh-CN"/>
        </w:rPr>
        <w:t>Jean cloude douence, les contrats de délégation de service public, RFDA, 1997.p</w:t>
      </w:r>
      <w:r w:rsidRPr="007C552C">
        <w:rPr>
          <w:rFonts w:asciiTheme="majorBidi" w:eastAsia="SimSun" w:hAnsiTheme="majorBidi" w:cstheme="majorBidi"/>
          <w:color w:val="000000" w:themeColor="text1"/>
          <w:sz w:val="24"/>
          <w:szCs w:val="24"/>
          <w:lang w:val="fr-FR" w:eastAsia="zh-CN"/>
        </w:rPr>
        <w:t xml:space="preserve"> 947.</w:t>
      </w:r>
      <w:r w:rsidRPr="007C552C">
        <w:rPr>
          <w:sz w:val="18"/>
          <w:szCs w:val="18"/>
          <w:rtl/>
        </w:rPr>
        <w:t xml:space="preserve"> </w:t>
      </w:r>
    </w:p>
  </w:footnote>
  <w:footnote w:id="52">
    <w:p w14:paraId="01BBED92" w14:textId="6259C287" w:rsidR="00633B66" w:rsidRPr="00E40B90" w:rsidRDefault="00633B66" w:rsidP="00E40B90">
      <w:pPr>
        <w:ind w:firstLine="0"/>
        <w:rPr>
          <w:sz w:val="24"/>
          <w:szCs w:val="24"/>
        </w:rPr>
      </w:pPr>
      <w:r w:rsidRPr="00D73979">
        <w:rPr>
          <w:rStyle w:val="Appelnotedebasdep"/>
          <w:sz w:val="24"/>
          <w:szCs w:val="24"/>
        </w:rPr>
        <w:footnoteRef/>
      </w:r>
      <w:r w:rsidRPr="00D73979">
        <w:rPr>
          <w:sz w:val="24"/>
          <w:szCs w:val="24"/>
          <w:rtl/>
        </w:rPr>
        <w:t xml:space="preserve"> </w:t>
      </w:r>
      <w:r w:rsidRPr="00E40B90">
        <w:rPr>
          <w:rFonts w:hint="cs"/>
          <w:sz w:val="24"/>
          <w:szCs w:val="24"/>
          <w:rtl/>
        </w:rPr>
        <w:t>تياب نادية،</w:t>
      </w:r>
      <w:r>
        <w:rPr>
          <w:rFonts w:hint="cs"/>
          <w:sz w:val="24"/>
          <w:szCs w:val="24"/>
          <w:rtl/>
        </w:rPr>
        <w:t xml:space="preserve"> تفويض المرفق العام مفهوم جديد لتطور وظيفة الدولة في النظام الجزائري، </w:t>
      </w:r>
      <w:r w:rsidRPr="00E40B90">
        <w:rPr>
          <w:rFonts w:hint="cs"/>
          <w:sz w:val="24"/>
          <w:szCs w:val="24"/>
          <w:rtl/>
        </w:rPr>
        <w:t>الملتقى الدولي التحولات الجديدة لإدارة المرفق العام في الجزائر، جامعة يخي فارس لمدية يومي 28 و29 نوفمبر 2018، ص 19</w:t>
      </w:r>
    </w:p>
  </w:footnote>
  <w:footnote w:id="53">
    <w:p w14:paraId="0BA826D1" w14:textId="1018C0E9" w:rsidR="00633B66" w:rsidRPr="00D73979" w:rsidRDefault="00633B66" w:rsidP="001411DC">
      <w:pPr>
        <w:pStyle w:val="Notedebasdepage"/>
        <w:ind w:firstLine="0"/>
        <w:rPr>
          <w:sz w:val="24"/>
          <w:szCs w:val="24"/>
        </w:rPr>
      </w:pPr>
      <w:r w:rsidRPr="00D73979">
        <w:rPr>
          <w:rStyle w:val="Appelnotedebasdep"/>
          <w:sz w:val="24"/>
          <w:szCs w:val="24"/>
        </w:rPr>
        <w:footnoteRef/>
      </w:r>
      <w:r>
        <w:rPr>
          <w:rFonts w:hint="cs"/>
          <w:sz w:val="24"/>
          <w:szCs w:val="24"/>
          <w:rtl/>
        </w:rPr>
        <w:t xml:space="preserve">  وليد حيدر </w:t>
      </w:r>
      <w:r w:rsidRPr="00D73979">
        <w:rPr>
          <w:rFonts w:hint="cs"/>
          <w:sz w:val="24"/>
          <w:szCs w:val="24"/>
          <w:rtl/>
        </w:rPr>
        <w:t>جابر</w:t>
      </w:r>
      <w:r>
        <w:rPr>
          <w:rFonts w:hint="cs"/>
          <w:sz w:val="24"/>
          <w:szCs w:val="24"/>
          <w:rtl/>
        </w:rPr>
        <w:t>، مرجع سابق،</w:t>
      </w:r>
      <w:r w:rsidRPr="00D73979">
        <w:rPr>
          <w:rFonts w:hint="cs"/>
          <w:sz w:val="24"/>
          <w:szCs w:val="24"/>
          <w:rtl/>
        </w:rPr>
        <w:t xml:space="preserve"> ص 70</w:t>
      </w:r>
      <w:r>
        <w:rPr>
          <w:rFonts w:hint="cs"/>
          <w:sz w:val="24"/>
          <w:szCs w:val="24"/>
          <w:rtl/>
        </w:rPr>
        <w:t>.</w:t>
      </w:r>
    </w:p>
  </w:footnote>
  <w:footnote w:id="54">
    <w:p w14:paraId="70210621" w14:textId="712AE119" w:rsidR="00633B66" w:rsidRPr="00AB5028" w:rsidRDefault="00633B66" w:rsidP="00210DF3">
      <w:pPr>
        <w:pStyle w:val="Notedebasdepage"/>
        <w:ind w:firstLine="0"/>
        <w:rPr>
          <w:sz w:val="24"/>
          <w:szCs w:val="24"/>
        </w:rPr>
      </w:pPr>
      <w:r w:rsidRPr="00AB5028">
        <w:rPr>
          <w:rStyle w:val="Appelnotedebasdep"/>
          <w:sz w:val="24"/>
          <w:szCs w:val="24"/>
        </w:rPr>
        <w:footnoteRef/>
      </w:r>
      <w:r>
        <w:rPr>
          <w:rFonts w:hint="cs"/>
          <w:sz w:val="24"/>
          <w:szCs w:val="24"/>
          <w:rtl/>
        </w:rPr>
        <w:t xml:space="preserve"> إ</w:t>
      </w:r>
      <w:r w:rsidRPr="00AB5028">
        <w:rPr>
          <w:rFonts w:hint="cs"/>
          <w:sz w:val="24"/>
          <w:szCs w:val="24"/>
          <w:rtl/>
        </w:rPr>
        <w:t>سلام ممدوح إسماعيل</w:t>
      </w:r>
      <w:r>
        <w:rPr>
          <w:rFonts w:hint="cs"/>
          <w:sz w:val="24"/>
          <w:szCs w:val="24"/>
          <w:rtl/>
        </w:rPr>
        <w:t xml:space="preserve"> لبيب</w:t>
      </w:r>
      <w:r w:rsidRPr="00AB5028">
        <w:rPr>
          <w:rFonts w:hint="cs"/>
          <w:sz w:val="24"/>
          <w:szCs w:val="24"/>
          <w:rtl/>
        </w:rPr>
        <w:t xml:space="preserve">، المسؤولية العقدية للسلطة الإدارية في مراحل العقد المختلفة، دار الجامعة الجديدة </w:t>
      </w:r>
      <w:r>
        <w:rPr>
          <w:rFonts w:hint="cs"/>
          <w:sz w:val="24"/>
          <w:szCs w:val="24"/>
          <w:rtl/>
        </w:rPr>
        <w:t xml:space="preserve">   </w:t>
      </w:r>
      <w:r w:rsidRPr="00AB5028">
        <w:rPr>
          <w:rFonts w:hint="cs"/>
          <w:sz w:val="24"/>
          <w:szCs w:val="24"/>
          <w:rtl/>
        </w:rPr>
        <w:t>الإسكندرية، مصر، طبعة 2023، ص351</w:t>
      </w:r>
      <w:r>
        <w:rPr>
          <w:rFonts w:hint="cs"/>
          <w:sz w:val="24"/>
          <w:szCs w:val="24"/>
          <w:rtl/>
        </w:rPr>
        <w:t>.</w:t>
      </w:r>
    </w:p>
  </w:footnote>
  <w:footnote w:id="55">
    <w:p w14:paraId="3C6095E3" w14:textId="4847C625" w:rsidR="00633B66" w:rsidRDefault="00633B66" w:rsidP="002C180A">
      <w:pPr>
        <w:pStyle w:val="Notedebasdepage"/>
        <w:ind w:firstLine="0"/>
      </w:pPr>
      <w:r w:rsidRPr="00AB5028">
        <w:rPr>
          <w:rStyle w:val="Appelnotedebasdep"/>
          <w:sz w:val="24"/>
          <w:szCs w:val="24"/>
        </w:rPr>
        <w:footnoteRef/>
      </w:r>
      <w:r>
        <w:rPr>
          <w:rFonts w:hint="cs"/>
          <w:sz w:val="24"/>
          <w:szCs w:val="24"/>
          <w:rtl/>
        </w:rPr>
        <w:t xml:space="preserve"> عبد الكريم الشاطر، التطورات القانونية والتشريعية لعقود الشراكة </w:t>
      </w:r>
      <w:r>
        <w:rPr>
          <w:sz w:val="24"/>
          <w:szCs w:val="24"/>
          <w:lang w:val="fr-FR"/>
        </w:rPr>
        <w:t>PPP</w:t>
      </w:r>
      <w:r>
        <w:rPr>
          <w:rFonts w:hint="cs"/>
          <w:sz w:val="24"/>
          <w:szCs w:val="24"/>
          <w:rtl/>
          <w:lang w:val="fr-FR"/>
        </w:rPr>
        <w:t xml:space="preserve"> (دراسة مقارنة)، مركز الدراسات      العربية للنشر والتوزيع، مص</w:t>
      </w:r>
      <w:r>
        <w:rPr>
          <w:rFonts w:hint="eastAsia"/>
          <w:sz w:val="24"/>
          <w:szCs w:val="24"/>
          <w:rtl/>
          <w:lang w:val="fr-FR"/>
        </w:rPr>
        <w:t>ر</w:t>
      </w:r>
      <w:r>
        <w:rPr>
          <w:rFonts w:hint="cs"/>
          <w:sz w:val="24"/>
          <w:szCs w:val="24"/>
          <w:rtl/>
          <w:lang w:val="fr-FR"/>
        </w:rPr>
        <w:t>، طبعة 2019،</w:t>
      </w:r>
      <w:r w:rsidRPr="00AB5028">
        <w:rPr>
          <w:rFonts w:hint="cs"/>
          <w:sz w:val="24"/>
          <w:szCs w:val="24"/>
          <w:rtl/>
        </w:rPr>
        <w:t xml:space="preserve"> ص293</w:t>
      </w:r>
      <w:r>
        <w:rPr>
          <w:rFonts w:hint="cs"/>
          <w:sz w:val="24"/>
          <w:szCs w:val="24"/>
          <w:rtl/>
        </w:rPr>
        <w:t>.</w:t>
      </w:r>
    </w:p>
  </w:footnote>
  <w:footnote w:id="56">
    <w:p w14:paraId="61951455" w14:textId="77777777" w:rsidR="00633B66" w:rsidRPr="00822E55" w:rsidRDefault="00633B66" w:rsidP="005B1298">
      <w:pPr>
        <w:pStyle w:val="Notedebasdepage"/>
        <w:ind w:firstLine="0"/>
        <w:rPr>
          <w:sz w:val="24"/>
          <w:szCs w:val="24"/>
        </w:rPr>
      </w:pPr>
      <w:r w:rsidRPr="00822E55">
        <w:rPr>
          <w:rStyle w:val="Appelnotedebasdep"/>
          <w:sz w:val="24"/>
          <w:szCs w:val="24"/>
        </w:rPr>
        <w:footnoteRef/>
      </w:r>
      <w:r>
        <w:rPr>
          <w:rFonts w:hint="cs"/>
          <w:sz w:val="24"/>
          <w:szCs w:val="24"/>
          <w:rtl/>
        </w:rPr>
        <w:t xml:space="preserve"> وليد حيدر جابر، مرجع سابق، ص 302.</w:t>
      </w:r>
    </w:p>
  </w:footnote>
  <w:footnote w:id="57">
    <w:p w14:paraId="3A30D61D" w14:textId="3FD75C51" w:rsidR="00633B66" w:rsidRPr="00B034A1" w:rsidRDefault="00633B66" w:rsidP="002A0E7A">
      <w:pPr>
        <w:pStyle w:val="Notedebasdepage"/>
        <w:bidi w:val="0"/>
        <w:ind w:firstLine="0"/>
        <w:rPr>
          <w:color w:val="000000" w:themeColor="text1"/>
          <w:lang w:val="fr-FR"/>
        </w:rPr>
      </w:pPr>
      <w:r w:rsidRPr="00477A27">
        <w:rPr>
          <w:rStyle w:val="Appelnotedebasdep"/>
          <w:color w:val="000000" w:themeColor="text1"/>
        </w:rPr>
        <w:footnoteRef/>
      </w:r>
      <w:r>
        <w:rPr>
          <w:rFonts w:hint="cs"/>
          <w:rtl/>
        </w:rPr>
        <w:t xml:space="preserve"> </w:t>
      </w:r>
      <w:r>
        <w:rPr>
          <w:lang w:val="fr-FR"/>
        </w:rPr>
        <w:t>C</w:t>
      </w:r>
      <w:r w:rsidRPr="00B034A1">
        <w:rPr>
          <w:lang w:val="fr-FR"/>
        </w:rPr>
        <w:t>laudie Boiteau, les conventions de délégation de service p</w:t>
      </w:r>
      <w:r>
        <w:rPr>
          <w:lang w:val="fr-FR"/>
        </w:rPr>
        <w:t>u</w:t>
      </w:r>
      <w:r w:rsidRPr="00B034A1">
        <w:rPr>
          <w:lang w:val="fr-FR"/>
        </w:rPr>
        <w:t>bli</w:t>
      </w:r>
      <w:r>
        <w:rPr>
          <w:lang w:val="fr-FR"/>
        </w:rPr>
        <w:t>c, imprimerie nationale,</w:t>
      </w:r>
      <w:r w:rsidRPr="00B034A1">
        <w:rPr>
          <w:lang w:val="fr-FR"/>
        </w:rPr>
        <w:t xml:space="preserve"> 1999.p.89</w:t>
      </w:r>
      <w:r w:rsidRPr="002A0E7A">
        <w:rPr>
          <w:lang w:val="fr-FR"/>
        </w:rPr>
        <w:t>.</w:t>
      </w:r>
    </w:p>
  </w:footnote>
  <w:footnote w:id="58">
    <w:p w14:paraId="579E2186" w14:textId="6BFE0D7C" w:rsidR="00633B66" w:rsidRPr="00B462D6" w:rsidRDefault="00633B66" w:rsidP="003E36B8">
      <w:pPr>
        <w:pStyle w:val="Notedebasdepage"/>
        <w:ind w:firstLine="0"/>
        <w:rPr>
          <w:color w:val="000000" w:themeColor="text1"/>
        </w:rPr>
      </w:pPr>
      <w:r w:rsidRPr="00B462D6">
        <w:rPr>
          <w:rStyle w:val="Appelnotedebasdep"/>
          <w:color w:val="000000" w:themeColor="text1"/>
        </w:rPr>
        <w:footnoteRef/>
      </w:r>
      <w:r>
        <w:rPr>
          <w:rFonts w:hint="cs"/>
          <w:color w:val="000000" w:themeColor="text1"/>
          <w:rtl/>
        </w:rPr>
        <w:t xml:space="preserve"> </w:t>
      </w:r>
      <w:r w:rsidRPr="003E36B8">
        <w:rPr>
          <w:rFonts w:hint="cs"/>
          <w:sz w:val="24"/>
          <w:szCs w:val="24"/>
          <w:rtl/>
        </w:rPr>
        <w:t xml:space="preserve">ضريفي نادية، المرفق العام بين ضمان المصلحة العامة وهدف المرورية، </w:t>
      </w:r>
      <w:r>
        <w:rPr>
          <w:rFonts w:hint="cs"/>
          <w:sz w:val="24"/>
          <w:szCs w:val="24"/>
          <w:rtl/>
        </w:rPr>
        <w:t xml:space="preserve">مرجع سابق، </w:t>
      </w:r>
      <w:r w:rsidRPr="003E36B8">
        <w:rPr>
          <w:rFonts w:hint="cs"/>
          <w:sz w:val="24"/>
          <w:szCs w:val="24"/>
          <w:rtl/>
        </w:rPr>
        <w:t>ص</w:t>
      </w:r>
      <w:r>
        <w:rPr>
          <w:rFonts w:hint="cs"/>
          <w:rtl/>
        </w:rPr>
        <w:t xml:space="preserve"> 122،121. </w:t>
      </w:r>
    </w:p>
  </w:footnote>
  <w:footnote w:id="59">
    <w:p w14:paraId="1F5EC9BD" w14:textId="01FE7E96" w:rsidR="00633B66" w:rsidRPr="00A0201C" w:rsidRDefault="00633B66" w:rsidP="00374591">
      <w:pPr>
        <w:pStyle w:val="Notedebasdepage"/>
        <w:ind w:firstLine="0"/>
        <w:rPr>
          <w:sz w:val="24"/>
          <w:szCs w:val="24"/>
        </w:rPr>
      </w:pPr>
      <w:r w:rsidRPr="00374591">
        <w:rPr>
          <w:rStyle w:val="Appelnotedebasdep"/>
          <w:sz w:val="24"/>
          <w:szCs w:val="24"/>
        </w:rPr>
        <w:footnoteRef/>
      </w:r>
      <w:r w:rsidRPr="00374591">
        <w:rPr>
          <w:rFonts w:hint="cs"/>
          <w:sz w:val="24"/>
          <w:szCs w:val="24"/>
          <w:rtl/>
        </w:rPr>
        <w:t xml:space="preserve"> مروان </w:t>
      </w:r>
      <w:r>
        <w:rPr>
          <w:rFonts w:hint="cs"/>
          <w:sz w:val="24"/>
          <w:szCs w:val="24"/>
          <w:rtl/>
        </w:rPr>
        <w:t>محي الدين قطب، مرجع سابق،</w:t>
      </w:r>
      <w:r w:rsidRPr="00374591">
        <w:rPr>
          <w:rFonts w:hint="cs"/>
          <w:sz w:val="24"/>
          <w:szCs w:val="24"/>
          <w:rtl/>
        </w:rPr>
        <w:t xml:space="preserve"> </w:t>
      </w:r>
      <w:r w:rsidRPr="00374591">
        <w:rPr>
          <w:rFonts w:hint="eastAsia"/>
          <w:sz w:val="24"/>
          <w:szCs w:val="24"/>
          <w:rtl/>
        </w:rPr>
        <w:t>ص</w:t>
      </w:r>
      <w:r w:rsidRPr="00374591">
        <w:rPr>
          <w:rFonts w:hint="cs"/>
          <w:sz w:val="24"/>
          <w:szCs w:val="24"/>
          <w:rtl/>
        </w:rPr>
        <w:t xml:space="preserve"> 447</w:t>
      </w:r>
      <w:r>
        <w:rPr>
          <w:rFonts w:hint="cs"/>
          <w:sz w:val="24"/>
          <w:szCs w:val="24"/>
          <w:rtl/>
        </w:rPr>
        <w:t>.</w:t>
      </w:r>
    </w:p>
  </w:footnote>
  <w:footnote w:id="60">
    <w:p w14:paraId="75CD46BA" w14:textId="19FBFB38" w:rsidR="00633B66" w:rsidRPr="00611440" w:rsidRDefault="00633B66" w:rsidP="003E36B8">
      <w:pPr>
        <w:pStyle w:val="Notedebasdepage"/>
        <w:ind w:firstLine="0"/>
        <w:rPr>
          <w:sz w:val="24"/>
          <w:szCs w:val="24"/>
        </w:rPr>
      </w:pPr>
      <w:r w:rsidRPr="00611440">
        <w:rPr>
          <w:rStyle w:val="Appelnotedebasdep"/>
          <w:sz w:val="24"/>
          <w:szCs w:val="24"/>
        </w:rPr>
        <w:footnoteRef/>
      </w:r>
      <w:r w:rsidRPr="00611440">
        <w:rPr>
          <w:rFonts w:hint="cs"/>
          <w:sz w:val="24"/>
          <w:szCs w:val="24"/>
          <w:rtl/>
        </w:rPr>
        <w:t xml:space="preserve"> </w:t>
      </w:r>
      <w:r>
        <w:rPr>
          <w:rFonts w:hint="cs"/>
          <w:sz w:val="24"/>
          <w:szCs w:val="24"/>
          <w:rtl/>
        </w:rPr>
        <w:t xml:space="preserve"> </w:t>
      </w:r>
      <w:r w:rsidRPr="00611440">
        <w:rPr>
          <w:rFonts w:hint="cs"/>
          <w:sz w:val="24"/>
          <w:szCs w:val="24"/>
          <w:rtl/>
        </w:rPr>
        <w:t>مروان</w:t>
      </w:r>
      <w:r>
        <w:rPr>
          <w:rFonts w:hint="cs"/>
          <w:sz w:val="24"/>
          <w:szCs w:val="24"/>
          <w:rtl/>
        </w:rPr>
        <w:t xml:space="preserve"> محي الدين قطب، المرجع نفسه،</w:t>
      </w:r>
      <w:r w:rsidRPr="00611440">
        <w:rPr>
          <w:rFonts w:hint="cs"/>
          <w:sz w:val="24"/>
          <w:szCs w:val="24"/>
          <w:rtl/>
        </w:rPr>
        <w:t xml:space="preserve"> ص 449</w:t>
      </w:r>
      <w:r>
        <w:rPr>
          <w:rFonts w:hint="cs"/>
          <w:sz w:val="24"/>
          <w:szCs w:val="24"/>
          <w:rtl/>
        </w:rPr>
        <w:t>.</w:t>
      </w:r>
    </w:p>
  </w:footnote>
  <w:footnote w:id="61">
    <w:p w14:paraId="5393BA25" w14:textId="5116B92E" w:rsidR="00633B66" w:rsidRPr="00611440" w:rsidRDefault="00633B66" w:rsidP="00611440">
      <w:pPr>
        <w:pStyle w:val="Notedebasdepage"/>
        <w:ind w:firstLine="0"/>
        <w:rPr>
          <w:sz w:val="24"/>
          <w:szCs w:val="24"/>
        </w:rPr>
      </w:pPr>
      <w:r w:rsidRPr="00611440">
        <w:rPr>
          <w:rStyle w:val="Appelnotedebasdep"/>
          <w:sz w:val="24"/>
          <w:szCs w:val="24"/>
        </w:rPr>
        <w:footnoteRef/>
      </w:r>
      <w:r>
        <w:rPr>
          <w:rFonts w:hint="cs"/>
          <w:sz w:val="24"/>
          <w:szCs w:val="24"/>
          <w:rtl/>
        </w:rPr>
        <w:t xml:space="preserve"> وليد حيدر</w:t>
      </w:r>
      <w:r w:rsidRPr="00611440">
        <w:rPr>
          <w:rFonts w:hint="cs"/>
          <w:sz w:val="24"/>
          <w:szCs w:val="24"/>
          <w:rtl/>
        </w:rPr>
        <w:t xml:space="preserve"> جاب</w:t>
      </w:r>
      <w:r w:rsidRPr="00611440">
        <w:rPr>
          <w:rFonts w:hint="eastAsia"/>
          <w:sz w:val="24"/>
          <w:szCs w:val="24"/>
          <w:rtl/>
        </w:rPr>
        <w:t>ر</w:t>
      </w:r>
      <w:r>
        <w:rPr>
          <w:rFonts w:hint="cs"/>
          <w:sz w:val="24"/>
          <w:szCs w:val="24"/>
          <w:rtl/>
        </w:rPr>
        <w:t xml:space="preserve">، مرجع سابق، </w:t>
      </w:r>
      <w:r>
        <w:rPr>
          <w:rFonts w:hint="eastAsia"/>
          <w:sz w:val="24"/>
          <w:szCs w:val="24"/>
          <w:rtl/>
        </w:rPr>
        <w:t>ص</w:t>
      </w:r>
      <w:r w:rsidRPr="00611440">
        <w:rPr>
          <w:rFonts w:hint="cs"/>
          <w:sz w:val="24"/>
          <w:szCs w:val="24"/>
          <w:rtl/>
        </w:rPr>
        <w:t xml:space="preserve"> 102.</w:t>
      </w:r>
    </w:p>
  </w:footnote>
  <w:footnote w:id="62">
    <w:p w14:paraId="5661833F" w14:textId="47FC5D3D" w:rsidR="00633B66" w:rsidRPr="00611440" w:rsidRDefault="00633B66" w:rsidP="00611440">
      <w:pPr>
        <w:tabs>
          <w:tab w:val="center" w:pos="4393"/>
          <w:tab w:val="left" w:pos="6754"/>
        </w:tabs>
        <w:ind w:firstLine="0"/>
        <w:rPr>
          <w:sz w:val="24"/>
          <w:szCs w:val="24"/>
        </w:rPr>
      </w:pPr>
      <w:r w:rsidRPr="00611440">
        <w:rPr>
          <w:rStyle w:val="Appelnotedebasdep"/>
          <w:sz w:val="24"/>
          <w:szCs w:val="24"/>
        </w:rPr>
        <w:footnoteRef/>
      </w:r>
      <w:r>
        <w:rPr>
          <w:rFonts w:hint="cs"/>
          <w:sz w:val="24"/>
          <w:szCs w:val="24"/>
          <w:rtl/>
          <w:lang w:val="fr-FR"/>
        </w:rPr>
        <w:t xml:space="preserve"> </w:t>
      </w:r>
      <w:r w:rsidRPr="00611440">
        <w:rPr>
          <w:rFonts w:hint="cs"/>
          <w:sz w:val="24"/>
          <w:szCs w:val="24"/>
          <w:rtl/>
          <w:lang w:val="fr-FR"/>
        </w:rPr>
        <w:t>بركيبة</w:t>
      </w:r>
      <w:r>
        <w:rPr>
          <w:rFonts w:hint="cs"/>
          <w:sz w:val="24"/>
          <w:szCs w:val="24"/>
          <w:rtl/>
          <w:lang w:val="fr-FR"/>
        </w:rPr>
        <w:t xml:space="preserve"> حسام الدين، مرجع سابق، ص</w:t>
      </w:r>
      <w:r w:rsidRPr="00611440">
        <w:rPr>
          <w:rFonts w:hint="cs"/>
          <w:i/>
          <w:iCs/>
          <w:sz w:val="24"/>
          <w:szCs w:val="24"/>
          <w:rtl/>
          <w:lang w:val="fr-FR"/>
        </w:rPr>
        <w:t xml:space="preserve"> </w:t>
      </w:r>
      <w:r w:rsidRPr="00611440">
        <w:rPr>
          <w:rFonts w:hint="cs"/>
          <w:sz w:val="24"/>
          <w:szCs w:val="24"/>
          <w:rtl/>
          <w:lang w:val="fr-FR"/>
        </w:rPr>
        <w:t>142</w:t>
      </w:r>
      <w:r>
        <w:rPr>
          <w:rFonts w:hint="cs"/>
          <w:sz w:val="24"/>
          <w:szCs w:val="24"/>
          <w:rtl/>
          <w:lang w:val="fr-FR"/>
        </w:rPr>
        <w:t>.</w:t>
      </w:r>
    </w:p>
  </w:footnote>
  <w:footnote w:id="63">
    <w:p w14:paraId="3AE994A9" w14:textId="4F9EC1DF" w:rsidR="00633B66" w:rsidRPr="00A927CE" w:rsidRDefault="00633B66" w:rsidP="00827351">
      <w:pPr>
        <w:pStyle w:val="Notedebasdepage"/>
        <w:ind w:firstLine="0"/>
        <w:rPr>
          <w:sz w:val="24"/>
          <w:szCs w:val="24"/>
        </w:rPr>
      </w:pPr>
      <w:r w:rsidRPr="00A927CE">
        <w:rPr>
          <w:rStyle w:val="Appelnotedebasdep"/>
          <w:sz w:val="24"/>
          <w:szCs w:val="24"/>
        </w:rPr>
        <w:footnoteRef/>
      </w:r>
      <w:r w:rsidRPr="00A927CE">
        <w:rPr>
          <w:sz w:val="24"/>
          <w:szCs w:val="24"/>
          <w:rtl/>
        </w:rPr>
        <w:t xml:space="preserve"> </w:t>
      </w:r>
      <w:r w:rsidRPr="00A927CE">
        <w:rPr>
          <w:rFonts w:hint="cs"/>
          <w:sz w:val="24"/>
          <w:szCs w:val="24"/>
          <w:rtl/>
        </w:rPr>
        <w:t xml:space="preserve">ابوبكر </w:t>
      </w:r>
      <w:r>
        <w:rPr>
          <w:rFonts w:hint="cs"/>
          <w:sz w:val="24"/>
          <w:szCs w:val="24"/>
          <w:rtl/>
        </w:rPr>
        <w:t>أ</w:t>
      </w:r>
      <w:r w:rsidRPr="00A927CE">
        <w:rPr>
          <w:rFonts w:hint="cs"/>
          <w:sz w:val="24"/>
          <w:szCs w:val="24"/>
          <w:rtl/>
        </w:rPr>
        <w:t>حمد عثمان،</w:t>
      </w:r>
      <w:r>
        <w:rPr>
          <w:rFonts w:hint="cs"/>
          <w:sz w:val="24"/>
          <w:szCs w:val="24"/>
          <w:rtl/>
        </w:rPr>
        <w:t xml:space="preserve"> مرجع سابق، </w:t>
      </w:r>
      <w:r w:rsidRPr="00A927CE">
        <w:rPr>
          <w:rFonts w:hint="cs"/>
          <w:sz w:val="24"/>
          <w:szCs w:val="24"/>
          <w:rtl/>
        </w:rPr>
        <w:t xml:space="preserve">ص </w:t>
      </w:r>
      <w:r>
        <w:rPr>
          <w:rFonts w:hint="cs"/>
          <w:sz w:val="24"/>
          <w:szCs w:val="24"/>
          <w:rtl/>
        </w:rPr>
        <w:t>96.</w:t>
      </w:r>
    </w:p>
  </w:footnote>
  <w:footnote w:id="64">
    <w:p w14:paraId="4645A35E" w14:textId="3BC818C7" w:rsidR="00633B66" w:rsidRPr="00A927CE" w:rsidRDefault="00633B66" w:rsidP="00657A75">
      <w:pPr>
        <w:ind w:firstLine="0"/>
        <w:rPr>
          <w:sz w:val="24"/>
          <w:szCs w:val="24"/>
        </w:rPr>
      </w:pPr>
      <w:r w:rsidRPr="00A927CE">
        <w:rPr>
          <w:rStyle w:val="Appelnotedebasdep"/>
          <w:sz w:val="24"/>
          <w:szCs w:val="24"/>
        </w:rPr>
        <w:footnoteRef/>
      </w:r>
      <w:r w:rsidRPr="00A927CE">
        <w:rPr>
          <w:sz w:val="24"/>
          <w:szCs w:val="24"/>
          <w:rtl/>
        </w:rPr>
        <w:t xml:space="preserve"> </w:t>
      </w:r>
      <w:r>
        <w:rPr>
          <w:rFonts w:hint="cs"/>
          <w:sz w:val="24"/>
          <w:szCs w:val="24"/>
          <w:rtl/>
        </w:rPr>
        <w:t xml:space="preserve"> </w:t>
      </w:r>
      <w:r w:rsidRPr="00A927CE">
        <w:rPr>
          <w:rFonts w:hint="cs"/>
          <w:sz w:val="24"/>
          <w:szCs w:val="24"/>
          <w:rtl/>
        </w:rPr>
        <w:t>ستار جبار البدري</w:t>
      </w:r>
      <w:r>
        <w:rPr>
          <w:rFonts w:hint="cs"/>
          <w:sz w:val="24"/>
          <w:szCs w:val="24"/>
          <w:rtl/>
        </w:rPr>
        <w:t>، العقو</w:t>
      </w:r>
      <w:r>
        <w:rPr>
          <w:sz w:val="24"/>
          <w:szCs w:val="24"/>
          <w:rtl/>
        </w:rPr>
        <w:t>د</w:t>
      </w:r>
      <w:r>
        <w:rPr>
          <w:rFonts w:hint="cs"/>
          <w:sz w:val="24"/>
          <w:szCs w:val="24"/>
          <w:rtl/>
        </w:rPr>
        <w:t xml:space="preserve"> الإدارية المستحدثة ودورها في تنظيم المرافق العامة الضرورية (دراسة تحليلية مقارنة)</w:t>
      </w:r>
      <w:r w:rsidRPr="00A927CE">
        <w:rPr>
          <w:rFonts w:hint="cs"/>
          <w:sz w:val="24"/>
          <w:szCs w:val="24"/>
          <w:rtl/>
        </w:rPr>
        <w:t xml:space="preserve"> </w:t>
      </w:r>
      <w:r>
        <w:rPr>
          <w:rFonts w:hint="cs"/>
          <w:sz w:val="24"/>
          <w:szCs w:val="24"/>
          <w:rtl/>
        </w:rPr>
        <w:t xml:space="preserve">منشورات زين الحقوقية والأدبية، بيروت، لبنان، الطبعة الأولى 2018، </w:t>
      </w:r>
      <w:r w:rsidRPr="00A927CE">
        <w:rPr>
          <w:rFonts w:hint="cs"/>
          <w:sz w:val="24"/>
          <w:szCs w:val="24"/>
          <w:rtl/>
        </w:rPr>
        <w:t>ص 131</w:t>
      </w:r>
      <w:r>
        <w:rPr>
          <w:rFonts w:hint="cs"/>
          <w:sz w:val="24"/>
          <w:szCs w:val="24"/>
          <w:rtl/>
        </w:rPr>
        <w:t>.</w:t>
      </w:r>
    </w:p>
  </w:footnote>
  <w:footnote w:id="65">
    <w:p w14:paraId="2FFFE002" w14:textId="77777777" w:rsidR="00633B66" w:rsidRPr="002E2A22" w:rsidRDefault="00633B66" w:rsidP="002335D2">
      <w:pPr>
        <w:pStyle w:val="Notedebasdepage"/>
        <w:ind w:firstLine="0"/>
        <w:rPr>
          <w:sz w:val="24"/>
          <w:szCs w:val="24"/>
        </w:rPr>
      </w:pPr>
      <w:r w:rsidRPr="002E2A22">
        <w:rPr>
          <w:rStyle w:val="Appelnotedebasdep"/>
          <w:sz w:val="24"/>
          <w:szCs w:val="24"/>
        </w:rPr>
        <w:footnoteRef/>
      </w:r>
      <w:r w:rsidRPr="002E2A22">
        <w:rPr>
          <w:rFonts w:hint="cs"/>
          <w:sz w:val="24"/>
          <w:szCs w:val="24"/>
          <w:rtl/>
        </w:rPr>
        <w:t xml:space="preserve"> </w:t>
      </w:r>
      <w:r>
        <w:rPr>
          <w:rFonts w:hint="cs"/>
          <w:sz w:val="24"/>
          <w:szCs w:val="24"/>
          <w:rtl/>
        </w:rPr>
        <w:t xml:space="preserve">مروان محي الدين </w:t>
      </w:r>
      <w:r w:rsidRPr="002E2A22">
        <w:rPr>
          <w:rFonts w:hint="cs"/>
          <w:sz w:val="24"/>
          <w:szCs w:val="24"/>
          <w:rtl/>
        </w:rPr>
        <w:t>قطب</w:t>
      </w:r>
      <w:r>
        <w:rPr>
          <w:rFonts w:hint="cs"/>
          <w:sz w:val="24"/>
          <w:szCs w:val="24"/>
          <w:rtl/>
        </w:rPr>
        <w:t>، مرج</w:t>
      </w:r>
      <w:r>
        <w:rPr>
          <w:rFonts w:hint="eastAsia"/>
          <w:sz w:val="24"/>
          <w:szCs w:val="24"/>
          <w:rtl/>
        </w:rPr>
        <w:t>ع</w:t>
      </w:r>
      <w:r>
        <w:rPr>
          <w:rFonts w:hint="cs"/>
          <w:sz w:val="24"/>
          <w:szCs w:val="24"/>
          <w:rtl/>
        </w:rPr>
        <w:t xml:space="preserve"> سابق،</w:t>
      </w:r>
      <w:r w:rsidRPr="002E2A22">
        <w:rPr>
          <w:rFonts w:hint="cs"/>
          <w:sz w:val="24"/>
          <w:szCs w:val="24"/>
          <w:rtl/>
        </w:rPr>
        <w:t xml:space="preserve"> 450.</w:t>
      </w:r>
    </w:p>
  </w:footnote>
  <w:footnote w:id="66">
    <w:p w14:paraId="4680B95E" w14:textId="65D8C60A" w:rsidR="00633B66" w:rsidRPr="00822E55" w:rsidRDefault="00633B66" w:rsidP="00822E55">
      <w:pPr>
        <w:tabs>
          <w:tab w:val="center" w:pos="4393"/>
          <w:tab w:val="left" w:pos="6754"/>
        </w:tabs>
        <w:ind w:firstLine="0"/>
        <w:rPr>
          <w:sz w:val="24"/>
          <w:szCs w:val="24"/>
        </w:rPr>
      </w:pPr>
      <w:r w:rsidRPr="00822E55">
        <w:rPr>
          <w:rStyle w:val="Appelnotedebasdep"/>
          <w:sz w:val="24"/>
          <w:szCs w:val="24"/>
        </w:rPr>
        <w:footnoteRef/>
      </w:r>
      <w:r w:rsidRPr="00822E55">
        <w:rPr>
          <w:rFonts w:hint="cs"/>
          <w:sz w:val="24"/>
          <w:szCs w:val="24"/>
          <w:rtl/>
          <w:lang w:val="fr-FR"/>
        </w:rPr>
        <w:t xml:space="preserve"> بركيبة </w:t>
      </w:r>
      <w:r>
        <w:rPr>
          <w:rFonts w:hint="cs"/>
          <w:sz w:val="24"/>
          <w:szCs w:val="24"/>
          <w:rtl/>
          <w:lang w:val="fr-FR"/>
        </w:rPr>
        <w:t xml:space="preserve">حسام الدين، مرجع سابق، </w:t>
      </w:r>
      <w:r w:rsidRPr="00822E55">
        <w:rPr>
          <w:rFonts w:hint="cs"/>
          <w:sz w:val="24"/>
          <w:szCs w:val="24"/>
          <w:rtl/>
          <w:lang w:val="fr-FR"/>
        </w:rPr>
        <w:t>ص 144</w:t>
      </w:r>
      <w:r>
        <w:rPr>
          <w:rFonts w:hint="cs"/>
          <w:sz w:val="24"/>
          <w:szCs w:val="24"/>
          <w:rtl/>
          <w:lang w:val="fr-FR"/>
        </w:rPr>
        <w:t>.</w:t>
      </w:r>
      <w:r w:rsidRPr="00822E55">
        <w:rPr>
          <w:sz w:val="24"/>
          <w:szCs w:val="24"/>
          <w:rtl/>
        </w:rPr>
        <w:t xml:space="preserve"> </w:t>
      </w:r>
    </w:p>
  </w:footnote>
  <w:footnote w:id="67">
    <w:p w14:paraId="6D3C6081" w14:textId="27164056" w:rsidR="00633B66" w:rsidRPr="002E2A22" w:rsidRDefault="00633B66" w:rsidP="00082E26">
      <w:pPr>
        <w:pStyle w:val="Notedebasdepage"/>
        <w:ind w:firstLine="0"/>
        <w:rPr>
          <w:sz w:val="24"/>
          <w:szCs w:val="24"/>
        </w:rPr>
      </w:pPr>
      <w:r w:rsidRPr="002E2A22">
        <w:rPr>
          <w:rStyle w:val="Appelnotedebasdep"/>
          <w:sz w:val="24"/>
          <w:szCs w:val="24"/>
        </w:rPr>
        <w:footnoteRef/>
      </w:r>
      <w:r>
        <w:rPr>
          <w:rFonts w:hint="cs"/>
          <w:sz w:val="24"/>
          <w:szCs w:val="24"/>
          <w:rtl/>
        </w:rPr>
        <w:t xml:space="preserve"> </w:t>
      </w:r>
      <w:r w:rsidRPr="002E2A22">
        <w:rPr>
          <w:rFonts w:hint="cs"/>
          <w:sz w:val="24"/>
          <w:szCs w:val="24"/>
          <w:rtl/>
        </w:rPr>
        <w:t>محمد عبد اللطيف</w:t>
      </w:r>
      <w:r>
        <w:rPr>
          <w:rFonts w:hint="cs"/>
          <w:sz w:val="24"/>
          <w:szCs w:val="24"/>
          <w:rtl/>
        </w:rPr>
        <w:t>، مرج</w:t>
      </w:r>
      <w:r>
        <w:rPr>
          <w:rFonts w:hint="eastAsia"/>
          <w:sz w:val="24"/>
          <w:szCs w:val="24"/>
          <w:rtl/>
        </w:rPr>
        <w:t>ع</w:t>
      </w:r>
      <w:r>
        <w:rPr>
          <w:rFonts w:hint="cs"/>
          <w:sz w:val="24"/>
          <w:szCs w:val="24"/>
          <w:rtl/>
        </w:rPr>
        <w:t xml:space="preserve"> سابق،</w:t>
      </w:r>
      <w:r w:rsidRPr="002E2A22">
        <w:rPr>
          <w:rFonts w:hint="cs"/>
          <w:sz w:val="24"/>
          <w:szCs w:val="24"/>
          <w:rtl/>
        </w:rPr>
        <w:t xml:space="preserve"> ص 104</w:t>
      </w:r>
      <w:r>
        <w:rPr>
          <w:rFonts w:hint="cs"/>
          <w:sz w:val="24"/>
          <w:szCs w:val="24"/>
          <w:rtl/>
        </w:rPr>
        <w:t>.</w:t>
      </w:r>
    </w:p>
  </w:footnote>
  <w:footnote w:id="68">
    <w:p w14:paraId="1E213402" w14:textId="5D692FF3" w:rsidR="00633B66" w:rsidRPr="00CE0CBA" w:rsidRDefault="00633B66" w:rsidP="00082E26">
      <w:pPr>
        <w:pStyle w:val="Notedebasdepage"/>
        <w:bidi w:val="0"/>
        <w:ind w:firstLine="0"/>
        <w:jc w:val="both"/>
        <w:rPr>
          <w:sz w:val="18"/>
          <w:szCs w:val="18"/>
          <w:lang w:val="fr-FR"/>
        </w:rPr>
      </w:pPr>
      <w:r w:rsidRPr="00FC7A2E">
        <w:rPr>
          <w:rStyle w:val="Appelnotedebasdep"/>
          <w:sz w:val="22"/>
          <w:szCs w:val="22"/>
        </w:rPr>
        <w:footnoteRef/>
      </w:r>
      <w:r>
        <w:rPr>
          <w:sz w:val="22"/>
          <w:szCs w:val="22"/>
          <w:lang w:val="fr-FR"/>
        </w:rPr>
        <w:t xml:space="preserve"> </w:t>
      </w:r>
      <w:r w:rsidRPr="000D08AF">
        <w:rPr>
          <w:rFonts w:asciiTheme="majorBidi" w:hAnsiTheme="majorBidi" w:cstheme="majorBidi"/>
          <w:lang w:val="fr-FR"/>
        </w:rPr>
        <w:t>Pierre delvolve, les contradictions de délégation de service public, AJDA 1996, P 687.</w:t>
      </w:r>
      <w:r w:rsidRPr="000D08AF">
        <w:rPr>
          <w:lang w:val="fr-FR"/>
        </w:rPr>
        <w:t xml:space="preserve">      </w:t>
      </w:r>
      <w:r w:rsidRPr="000D08AF">
        <w:rPr>
          <w:sz w:val="18"/>
          <w:szCs w:val="18"/>
          <w:lang w:val="fr-FR"/>
        </w:rPr>
        <w:t xml:space="preserve">                                  </w:t>
      </w:r>
    </w:p>
  </w:footnote>
  <w:footnote w:id="69">
    <w:p w14:paraId="1CC92CB0" w14:textId="311896A5" w:rsidR="00633B66" w:rsidRPr="007E65BE" w:rsidRDefault="00633B66" w:rsidP="007E65BE">
      <w:pPr>
        <w:pStyle w:val="Notedebasdepage"/>
        <w:ind w:firstLine="0"/>
        <w:rPr>
          <w:sz w:val="24"/>
          <w:szCs w:val="24"/>
        </w:rPr>
      </w:pPr>
      <w:r w:rsidRPr="007E65BE">
        <w:rPr>
          <w:rFonts w:hint="cs"/>
          <w:sz w:val="24"/>
          <w:szCs w:val="24"/>
          <w:rtl/>
        </w:rPr>
        <w:t xml:space="preserve"> </w:t>
      </w:r>
      <w:r w:rsidRPr="007E65BE">
        <w:rPr>
          <w:rStyle w:val="Appelnotedebasdep"/>
          <w:sz w:val="24"/>
          <w:szCs w:val="24"/>
        </w:rPr>
        <w:footnoteRef/>
      </w:r>
      <w:r w:rsidRPr="007E65BE">
        <w:rPr>
          <w:sz w:val="24"/>
          <w:szCs w:val="24"/>
          <w:rtl/>
        </w:rPr>
        <w:t xml:space="preserve"> </w:t>
      </w:r>
      <w:r>
        <w:rPr>
          <w:rFonts w:hint="cs"/>
          <w:sz w:val="24"/>
          <w:szCs w:val="24"/>
          <w:rtl/>
        </w:rPr>
        <w:t xml:space="preserve">مروان محي الدين </w:t>
      </w:r>
      <w:r w:rsidRPr="007E65BE">
        <w:rPr>
          <w:rFonts w:hint="cs"/>
          <w:sz w:val="24"/>
          <w:szCs w:val="24"/>
          <w:rtl/>
        </w:rPr>
        <w:t>القطب،</w:t>
      </w:r>
      <w:r>
        <w:rPr>
          <w:rFonts w:hint="cs"/>
          <w:sz w:val="24"/>
          <w:szCs w:val="24"/>
          <w:rtl/>
        </w:rPr>
        <w:t xml:space="preserve"> مرجع سابق، </w:t>
      </w:r>
      <w:r w:rsidRPr="007E65BE">
        <w:rPr>
          <w:rFonts w:hint="cs"/>
          <w:sz w:val="24"/>
          <w:szCs w:val="24"/>
          <w:rtl/>
        </w:rPr>
        <w:t>ص 441</w:t>
      </w:r>
      <w:r>
        <w:rPr>
          <w:rFonts w:hint="cs"/>
          <w:sz w:val="24"/>
          <w:szCs w:val="24"/>
          <w:rtl/>
        </w:rPr>
        <w:t>.</w:t>
      </w:r>
    </w:p>
  </w:footnote>
  <w:footnote w:id="70">
    <w:p w14:paraId="099213DE" w14:textId="33B48725" w:rsidR="00633B66" w:rsidRPr="007E65BE" w:rsidRDefault="00633B66" w:rsidP="007E65BE">
      <w:pPr>
        <w:pStyle w:val="Notedebasdepage"/>
        <w:ind w:firstLine="0"/>
        <w:rPr>
          <w:color w:val="000000" w:themeColor="text1"/>
          <w:sz w:val="24"/>
          <w:szCs w:val="24"/>
        </w:rPr>
      </w:pPr>
      <w:r w:rsidRPr="007E65BE">
        <w:rPr>
          <w:rStyle w:val="Appelnotedebasdep"/>
          <w:color w:val="000000" w:themeColor="text1"/>
          <w:sz w:val="24"/>
          <w:szCs w:val="24"/>
        </w:rPr>
        <w:footnoteRef/>
      </w:r>
      <w:r w:rsidRPr="007E65BE">
        <w:rPr>
          <w:rFonts w:hint="cs"/>
          <w:color w:val="000000" w:themeColor="text1"/>
          <w:sz w:val="24"/>
          <w:szCs w:val="24"/>
          <w:rtl/>
        </w:rPr>
        <w:t xml:space="preserve"> </w:t>
      </w:r>
      <w:r>
        <w:rPr>
          <w:rFonts w:hint="cs"/>
          <w:color w:val="000000" w:themeColor="text1"/>
          <w:sz w:val="24"/>
          <w:szCs w:val="24"/>
          <w:rtl/>
        </w:rPr>
        <w:t xml:space="preserve">سميرة عمر علي محمد الكاديكي، </w:t>
      </w:r>
      <w:r w:rsidRPr="007E65BE">
        <w:rPr>
          <w:rFonts w:hint="cs"/>
          <w:color w:val="000000" w:themeColor="text1"/>
          <w:sz w:val="24"/>
          <w:szCs w:val="24"/>
          <w:rtl/>
        </w:rPr>
        <w:t>الرقابة على عقود الشراكة بين القطاع الحكومي والقطاع الخاص</w:t>
      </w:r>
      <w:r>
        <w:rPr>
          <w:rFonts w:hint="cs"/>
          <w:color w:val="000000" w:themeColor="text1"/>
          <w:sz w:val="24"/>
          <w:szCs w:val="24"/>
          <w:rtl/>
        </w:rPr>
        <w:t>، دا</w:t>
      </w:r>
      <w:r>
        <w:rPr>
          <w:rFonts w:hint="eastAsia"/>
          <w:color w:val="000000" w:themeColor="text1"/>
          <w:sz w:val="24"/>
          <w:szCs w:val="24"/>
          <w:rtl/>
        </w:rPr>
        <w:t>ر</w:t>
      </w:r>
      <w:r>
        <w:rPr>
          <w:rFonts w:hint="cs"/>
          <w:color w:val="000000" w:themeColor="text1"/>
          <w:sz w:val="24"/>
          <w:szCs w:val="24"/>
          <w:rtl/>
        </w:rPr>
        <w:t xml:space="preserve"> الجامعة الجديدة، الإسكندرية، مصر، طبعة 2020،</w:t>
      </w:r>
      <w:r w:rsidRPr="007E65BE">
        <w:rPr>
          <w:rFonts w:hint="cs"/>
          <w:color w:val="000000" w:themeColor="text1"/>
          <w:sz w:val="24"/>
          <w:szCs w:val="24"/>
          <w:rtl/>
        </w:rPr>
        <w:t xml:space="preserve"> ص 115</w:t>
      </w:r>
      <w:r>
        <w:rPr>
          <w:rFonts w:hint="cs"/>
          <w:color w:val="000000" w:themeColor="text1"/>
          <w:sz w:val="24"/>
          <w:szCs w:val="24"/>
          <w:rtl/>
        </w:rPr>
        <w:t>.</w:t>
      </w:r>
    </w:p>
  </w:footnote>
  <w:footnote w:id="71">
    <w:p w14:paraId="58A50F06" w14:textId="62DA958D" w:rsidR="00633B66" w:rsidRPr="00966432" w:rsidRDefault="00633B66" w:rsidP="009C52A8">
      <w:pPr>
        <w:pStyle w:val="Notedebasdepage"/>
        <w:ind w:firstLine="0"/>
        <w:rPr>
          <w:color w:val="000000" w:themeColor="text1"/>
          <w:sz w:val="24"/>
          <w:szCs w:val="24"/>
          <w:highlight w:val="yellow"/>
        </w:rPr>
      </w:pPr>
      <w:r w:rsidRPr="009C52A8">
        <w:rPr>
          <w:rStyle w:val="Appelnotedebasdep"/>
          <w:color w:val="000000" w:themeColor="text1"/>
          <w:sz w:val="24"/>
          <w:szCs w:val="24"/>
        </w:rPr>
        <w:footnoteRef/>
      </w:r>
      <w:r w:rsidRPr="009C52A8">
        <w:rPr>
          <w:rFonts w:hint="cs"/>
          <w:color w:val="000000" w:themeColor="text1"/>
          <w:sz w:val="24"/>
          <w:szCs w:val="24"/>
          <w:rtl/>
        </w:rPr>
        <w:t xml:space="preserve"> فوناس سهيلة، عقود تفويض المرفق العام دراسة مقارنة بين التشريع الجزائري والفرنسي، المجلة الاكاديمية للبحث القانوني، المجلد 10 العدد 02، جامعة عبد الرحمان ميرة، بجاية، الجزائر، سنة 2014، ص 246</w:t>
      </w:r>
      <w:r>
        <w:rPr>
          <w:rFonts w:hint="cs"/>
          <w:color w:val="000000" w:themeColor="text1"/>
          <w:sz w:val="24"/>
          <w:szCs w:val="24"/>
          <w:rtl/>
        </w:rPr>
        <w:t>.</w:t>
      </w:r>
    </w:p>
  </w:footnote>
  <w:footnote w:id="72">
    <w:p w14:paraId="0EB3A494" w14:textId="1CF6AFA0" w:rsidR="00633B66" w:rsidRPr="009C52A8" w:rsidRDefault="00633B66" w:rsidP="00F83B59">
      <w:pPr>
        <w:ind w:firstLine="0"/>
        <w:rPr>
          <w:sz w:val="24"/>
          <w:szCs w:val="24"/>
        </w:rPr>
      </w:pPr>
      <w:r w:rsidRPr="009C52A8">
        <w:rPr>
          <w:rStyle w:val="Appelnotedebasdep"/>
          <w:sz w:val="24"/>
          <w:szCs w:val="24"/>
        </w:rPr>
        <w:footnoteRef/>
      </w:r>
      <w:r>
        <w:rPr>
          <w:rFonts w:hint="cs"/>
          <w:sz w:val="24"/>
          <w:szCs w:val="24"/>
          <w:rtl/>
        </w:rPr>
        <w:t xml:space="preserve"> </w:t>
      </w:r>
      <w:r w:rsidRPr="009C52A8">
        <w:rPr>
          <w:rFonts w:hint="cs"/>
          <w:sz w:val="24"/>
          <w:szCs w:val="24"/>
          <w:rtl/>
        </w:rPr>
        <w:t>فوناس سهيلة،</w:t>
      </w:r>
      <w:r w:rsidRPr="00F83B59">
        <w:rPr>
          <w:rFonts w:hint="cs"/>
          <w:color w:val="000000" w:themeColor="text1"/>
          <w:sz w:val="24"/>
          <w:szCs w:val="24"/>
          <w:rtl/>
        </w:rPr>
        <w:t xml:space="preserve"> </w:t>
      </w:r>
      <w:r w:rsidRPr="009C52A8">
        <w:rPr>
          <w:rFonts w:hint="cs"/>
          <w:color w:val="000000" w:themeColor="text1"/>
          <w:sz w:val="24"/>
          <w:szCs w:val="24"/>
          <w:rtl/>
        </w:rPr>
        <w:t>عقود تفويض المرفق العام دراسة مقارنة بين التشريع الجزائري والفرنسي</w:t>
      </w:r>
      <w:r>
        <w:rPr>
          <w:rFonts w:hint="cs"/>
          <w:color w:val="000000" w:themeColor="text1"/>
          <w:sz w:val="24"/>
          <w:szCs w:val="24"/>
          <w:rtl/>
        </w:rPr>
        <w:t>،</w:t>
      </w:r>
      <w:r w:rsidRPr="009C52A8">
        <w:rPr>
          <w:rFonts w:hint="cs"/>
          <w:sz w:val="24"/>
          <w:szCs w:val="24"/>
          <w:rtl/>
        </w:rPr>
        <w:t xml:space="preserve"> مرج</w:t>
      </w:r>
      <w:r w:rsidRPr="009C52A8">
        <w:rPr>
          <w:sz w:val="24"/>
          <w:szCs w:val="24"/>
          <w:rtl/>
        </w:rPr>
        <w:t>ع</w:t>
      </w:r>
      <w:r w:rsidRPr="009C52A8">
        <w:rPr>
          <w:rFonts w:hint="cs"/>
          <w:sz w:val="24"/>
          <w:szCs w:val="24"/>
          <w:rtl/>
        </w:rPr>
        <w:t xml:space="preserve"> </w:t>
      </w:r>
      <w:r>
        <w:rPr>
          <w:rFonts w:hint="cs"/>
          <w:sz w:val="24"/>
          <w:szCs w:val="24"/>
          <w:rtl/>
        </w:rPr>
        <w:t>سابق</w:t>
      </w:r>
      <w:r w:rsidRPr="009C52A8">
        <w:rPr>
          <w:rFonts w:hint="cs"/>
          <w:sz w:val="24"/>
          <w:szCs w:val="24"/>
          <w:rtl/>
        </w:rPr>
        <w:t xml:space="preserve"> </w:t>
      </w:r>
      <w:r>
        <w:rPr>
          <w:rFonts w:hint="cs"/>
          <w:sz w:val="24"/>
          <w:szCs w:val="24"/>
          <w:rtl/>
        </w:rPr>
        <w:t>ص246،245</w:t>
      </w:r>
      <w:r w:rsidRPr="009C52A8">
        <w:rPr>
          <w:rFonts w:hint="cs"/>
          <w:sz w:val="24"/>
          <w:szCs w:val="24"/>
          <w:rtl/>
        </w:rPr>
        <w:t>.</w:t>
      </w:r>
    </w:p>
  </w:footnote>
  <w:footnote w:id="73">
    <w:p w14:paraId="009A76E8" w14:textId="6E027D82" w:rsidR="00633B66" w:rsidRPr="008672C4" w:rsidRDefault="00633B66" w:rsidP="00B77F8F">
      <w:pPr>
        <w:pStyle w:val="Notedebasdepage"/>
        <w:ind w:firstLine="0"/>
        <w:rPr>
          <w:sz w:val="24"/>
          <w:szCs w:val="24"/>
        </w:rPr>
      </w:pPr>
      <w:r w:rsidRPr="008672C4">
        <w:rPr>
          <w:rStyle w:val="Appelnotedebasdep"/>
          <w:sz w:val="24"/>
          <w:szCs w:val="24"/>
        </w:rPr>
        <w:footnoteRef/>
      </w:r>
      <w:r w:rsidRPr="008672C4">
        <w:rPr>
          <w:rFonts w:hint="cs"/>
          <w:sz w:val="24"/>
          <w:szCs w:val="24"/>
          <w:rtl/>
        </w:rPr>
        <w:t xml:space="preserve"> ناصر لباد، الوجيز في القانون الإداري، الوجيز في القانون الإداري، للنشر والتوزي</w:t>
      </w:r>
      <w:r w:rsidRPr="008672C4">
        <w:rPr>
          <w:rFonts w:hint="eastAsia"/>
          <w:sz w:val="24"/>
          <w:szCs w:val="24"/>
          <w:rtl/>
        </w:rPr>
        <w:t>ع</w:t>
      </w:r>
      <w:r w:rsidRPr="008672C4">
        <w:rPr>
          <w:rFonts w:hint="cs"/>
          <w:sz w:val="24"/>
          <w:szCs w:val="24"/>
          <w:rtl/>
        </w:rPr>
        <w:t>، الطبعة السابعة</w:t>
      </w:r>
      <w:r>
        <w:rPr>
          <w:rFonts w:hint="cs"/>
          <w:sz w:val="24"/>
          <w:szCs w:val="24"/>
          <w:rtl/>
        </w:rPr>
        <w:t>،</w:t>
      </w:r>
      <w:r w:rsidRPr="008672C4">
        <w:rPr>
          <w:rFonts w:hint="cs"/>
          <w:sz w:val="24"/>
          <w:szCs w:val="24"/>
          <w:rtl/>
        </w:rPr>
        <w:t xml:space="preserve"> </w:t>
      </w:r>
      <w:r>
        <w:rPr>
          <w:rFonts w:hint="cs"/>
          <w:sz w:val="24"/>
          <w:szCs w:val="24"/>
          <w:rtl/>
        </w:rPr>
        <w:t>2</w:t>
      </w:r>
      <w:r w:rsidRPr="008672C4">
        <w:rPr>
          <w:rFonts w:hint="cs"/>
          <w:sz w:val="24"/>
          <w:szCs w:val="24"/>
          <w:rtl/>
        </w:rPr>
        <w:t xml:space="preserve">004 </w:t>
      </w:r>
      <w:r>
        <w:rPr>
          <w:rFonts w:hint="cs"/>
          <w:sz w:val="24"/>
          <w:szCs w:val="24"/>
          <w:rtl/>
        </w:rPr>
        <w:t xml:space="preserve">    </w:t>
      </w:r>
      <w:r w:rsidRPr="008672C4">
        <w:rPr>
          <w:rFonts w:hint="eastAsia"/>
          <w:sz w:val="24"/>
          <w:szCs w:val="24"/>
          <w:rtl/>
        </w:rPr>
        <w:t>ص</w:t>
      </w:r>
      <w:r w:rsidRPr="008672C4">
        <w:rPr>
          <w:rFonts w:hint="cs"/>
          <w:sz w:val="24"/>
          <w:szCs w:val="24"/>
          <w:rtl/>
        </w:rPr>
        <w:t>212.</w:t>
      </w:r>
    </w:p>
  </w:footnote>
  <w:footnote w:id="74">
    <w:p w14:paraId="2910AFFC" w14:textId="3BEB3DA6" w:rsidR="00633B66" w:rsidRPr="00DA1497" w:rsidRDefault="00633B66" w:rsidP="00DA1497">
      <w:pPr>
        <w:pStyle w:val="Notedebasdepage"/>
        <w:ind w:firstLine="0"/>
        <w:rPr>
          <w:sz w:val="24"/>
          <w:szCs w:val="24"/>
        </w:rPr>
      </w:pPr>
      <w:r w:rsidRPr="00DA1497">
        <w:rPr>
          <w:rStyle w:val="Appelnotedebasdep"/>
          <w:sz w:val="24"/>
          <w:szCs w:val="24"/>
        </w:rPr>
        <w:footnoteRef/>
      </w:r>
      <w:r>
        <w:rPr>
          <w:rFonts w:hint="cs"/>
          <w:sz w:val="24"/>
          <w:szCs w:val="24"/>
          <w:rtl/>
        </w:rPr>
        <w:t xml:space="preserve"> نوال ايراين، عقد الامتياز كأ</w:t>
      </w:r>
      <w:r w:rsidRPr="00DA1497">
        <w:rPr>
          <w:rFonts w:hint="cs"/>
          <w:sz w:val="24"/>
          <w:szCs w:val="24"/>
          <w:rtl/>
        </w:rPr>
        <w:t>سلوب لتسيير المرفق العمومي، مجلة القانون العقاري والبيئة</w:t>
      </w:r>
      <w:r>
        <w:rPr>
          <w:rFonts w:hint="cs"/>
          <w:sz w:val="24"/>
          <w:szCs w:val="24"/>
          <w:rtl/>
        </w:rPr>
        <w:t>، كلية الحقوق والعلوم السياسية، جامعة عبد الحميد بن باديس، الجزائر، سن</w:t>
      </w:r>
      <w:r>
        <w:rPr>
          <w:rFonts w:hint="eastAsia"/>
          <w:sz w:val="24"/>
          <w:szCs w:val="24"/>
          <w:rtl/>
        </w:rPr>
        <w:t>ة</w:t>
      </w:r>
      <w:r>
        <w:rPr>
          <w:rFonts w:hint="cs"/>
          <w:sz w:val="24"/>
          <w:szCs w:val="24"/>
          <w:rtl/>
        </w:rPr>
        <w:t xml:space="preserve"> 2022</w:t>
      </w:r>
      <w:r w:rsidRPr="00DA1497">
        <w:rPr>
          <w:rFonts w:hint="cs"/>
          <w:sz w:val="24"/>
          <w:szCs w:val="24"/>
          <w:rtl/>
        </w:rPr>
        <w:t>، ص 302.</w:t>
      </w:r>
    </w:p>
  </w:footnote>
  <w:footnote w:id="75">
    <w:p w14:paraId="3756AF05" w14:textId="77777777" w:rsidR="00633B66" w:rsidRPr="00DF5557" w:rsidRDefault="00633B66" w:rsidP="00CA46AA">
      <w:pPr>
        <w:pStyle w:val="Notedebasdepage"/>
        <w:ind w:firstLine="0"/>
        <w:rPr>
          <w:sz w:val="24"/>
          <w:szCs w:val="24"/>
        </w:rPr>
      </w:pPr>
      <w:r w:rsidRPr="00DF5557">
        <w:rPr>
          <w:rStyle w:val="Appelnotedebasdep"/>
          <w:sz w:val="24"/>
          <w:szCs w:val="24"/>
        </w:rPr>
        <w:footnoteRef/>
      </w:r>
      <w:r w:rsidRPr="00DF5557">
        <w:rPr>
          <w:sz w:val="24"/>
          <w:szCs w:val="24"/>
          <w:rtl/>
        </w:rPr>
        <w:t xml:space="preserve"> </w:t>
      </w:r>
      <w:r w:rsidRPr="00E15BA9">
        <w:rPr>
          <w:rFonts w:hint="cs"/>
          <w:sz w:val="24"/>
          <w:szCs w:val="24"/>
          <w:rtl/>
        </w:rPr>
        <w:t>أبوبكر احمد عثمان، مرج</w:t>
      </w:r>
      <w:r w:rsidRPr="00E15BA9">
        <w:rPr>
          <w:rFonts w:hint="eastAsia"/>
          <w:sz w:val="24"/>
          <w:szCs w:val="24"/>
          <w:rtl/>
        </w:rPr>
        <w:t>ع</w:t>
      </w:r>
      <w:r w:rsidRPr="00E15BA9">
        <w:rPr>
          <w:rFonts w:hint="cs"/>
          <w:sz w:val="24"/>
          <w:szCs w:val="24"/>
          <w:rtl/>
        </w:rPr>
        <w:t xml:space="preserve"> سابق، ص</w:t>
      </w:r>
      <w:r>
        <w:rPr>
          <w:rFonts w:hint="cs"/>
          <w:sz w:val="24"/>
          <w:szCs w:val="24"/>
          <w:rtl/>
        </w:rPr>
        <w:t>113.</w:t>
      </w:r>
    </w:p>
  </w:footnote>
  <w:footnote w:id="76">
    <w:p w14:paraId="775E08FC" w14:textId="2D128594" w:rsidR="00633B66" w:rsidRPr="00E15BA9" w:rsidRDefault="00633B66" w:rsidP="003F78E1">
      <w:pPr>
        <w:pStyle w:val="Notedebasdepage"/>
        <w:ind w:firstLine="0"/>
        <w:rPr>
          <w:sz w:val="24"/>
          <w:szCs w:val="24"/>
          <w:lang w:val="fr-FR"/>
        </w:rPr>
      </w:pPr>
      <w:r w:rsidRPr="00E15BA9">
        <w:rPr>
          <w:rStyle w:val="Appelnotedebasdep"/>
          <w:sz w:val="24"/>
          <w:szCs w:val="24"/>
        </w:rPr>
        <w:footnoteRef/>
      </w:r>
      <w:r>
        <w:rPr>
          <w:rFonts w:hint="cs"/>
          <w:sz w:val="24"/>
          <w:szCs w:val="24"/>
          <w:rtl/>
        </w:rPr>
        <w:t xml:space="preserve"> محمد</w:t>
      </w:r>
      <w:r w:rsidRPr="00E15BA9">
        <w:rPr>
          <w:rFonts w:hint="cs"/>
          <w:sz w:val="24"/>
          <w:szCs w:val="24"/>
          <w:rtl/>
        </w:rPr>
        <w:t xml:space="preserve"> عبد اللطيف، مرجع سابق، ص81</w:t>
      </w:r>
      <w:r>
        <w:rPr>
          <w:rFonts w:hint="cs"/>
          <w:sz w:val="24"/>
          <w:szCs w:val="24"/>
          <w:rtl/>
        </w:rPr>
        <w:t>.</w:t>
      </w:r>
    </w:p>
  </w:footnote>
  <w:footnote w:id="77">
    <w:p w14:paraId="6DDD1012" w14:textId="748C0503" w:rsidR="00633B66" w:rsidRPr="00E15BA9" w:rsidRDefault="00633B66" w:rsidP="00E15BA9">
      <w:pPr>
        <w:pStyle w:val="Notedebasdepage"/>
        <w:ind w:firstLine="0"/>
        <w:rPr>
          <w:sz w:val="24"/>
          <w:szCs w:val="24"/>
        </w:rPr>
      </w:pPr>
      <w:r w:rsidRPr="00E15BA9">
        <w:rPr>
          <w:rStyle w:val="Appelnotedebasdep"/>
          <w:sz w:val="24"/>
          <w:szCs w:val="24"/>
        </w:rPr>
        <w:footnoteRef/>
      </w:r>
      <w:r>
        <w:rPr>
          <w:rFonts w:hint="cs"/>
          <w:sz w:val="24"/>
          <w:szCs w:val="24"/>
          <w:rtl/>
        </w:rPr>
        <w:t xml:space="preserve"> </w:t>
      </w:r>
      <w:r w:rsidRPr="00E15BA9">
        <w:rPr>
          <w:rFonts w:hint="cs"/>
          <w:sz w:val="24"/>
          <w:szCs w:val="24"/>
          <w:rtl/>
        </w:rPr>
        <w:t>أبوبكر احمد عثمان، مرج</w:t>
      </w:r>
      <w:r w:rsidRPr="00E15BA9">
        <w:rPr>
          <w:rFonts w:hint="eastAsia"/>
          <w:sz w:val="24"/>
          <w:szCs w:val="24"/>
          <w:rtl/>
        </w:rPr>
        <w:t>ع</w:t>
      </w:r>
      <w:r w:rsidRPr="00E15BA9">
        <w:rPr>
          <w:rFonts w:hint="cs"/>
          <w:sz w:val="24"/>
          <w:szCs w:val="24"/>
          <w:rtl/>
        </w:rPr>
        <w:t xml:space="preserve"> سابق، ص64</w:t>
      </w:r>
      <w:r>
        <w:rPr>
          <w:rFonts w:hint="cs"/>
          <w:sz w:val="24"/>
          <w:szCs w:val="24"/>
          <w:rtl/>
        </w:rPr>
        <w:t>.</w:t>
      </w:r>
    </w:p>
  </w:footnote>
  <w:footnote w:id="78">
    <w:p w14:paraId="3B6FF049" w14:textId="185752DD" w:rsidR="00633B66" w:rsidRDefault="00633B66" w:rsidP="00677016">
      <w:pPr>
        <w:pStyle w:val="Notedebasdepage"/>
        <w:ind w:firstLine="0"/>
      </w:pPr>
      <w:r w:rsidRPr="00DF5557">
        <w:rPr>
          <w:rStyle w:val="Appelnotedebasdep"/>
          <w:sz w:val="24"/>
          <w:szCs w:val="24"/>
        </w:rPr>
        <w:footnoteRef/>
      </w:r>
      <w:r w:rsidRPr="00DF5557">
        <w:rPr>
          <w:sz w:val="24"/>
          <w:szCs w:val="24"/>
          <w:rtl/>
        </w:rPr>
        <w:t xml:space="preserve"> </w:t>
      </w:r>
      <w:r w:rsidRPr="00E15BA9">
        <w:rPr>
          <w:rFonts w:hint="cs"/>
          <w:sz w:val="24"/>
          <w:szCs w:val="24"/>
          <w:rtl/>
        </w:rPr>
        <w:t>أبوبكر احمد عثمان، مرج</w:t>
      </w:r>
      <w:r w:rsidRPr="00E15BA9">
        <w:rPr>
          <w:rFonts w:hint="eastAsia"/>
          <w:sz w:val="24"/>
          <w:szCs w:val="24"/>
          <w:rtl/>
        </w:rPr>
        <w:t>ع</w:t>
      </w:r>
      <w:r w:rsidRPr="00E15BA9">
        <w:rPr>
          <w:rFonts w:hint="cs"/>
          <w:sz w:val="24"/>
          <w:szCs w:val="24"/>
          <w:rtl/>
        </w:rPr>
        <w:t xml:space="preserve"> سابق، ص</w:t>
      </w:r>
      <w:r>
        <w:rPr>
          <w:rFonts w:hint="cs"/>
          <w:sz w:val="24"/>
          <w:szCs w:val="24"/>
          <w:rtl/>
        </w:rPr>
        <w:t>.</w:t>
      </w:r>
      <w:r w:rsidRPr="00677016">
        <w:rPr>
          <w:rFonts w:hint="cs"/>
          <w:sz w:val="24"/>
          <w:szCs w:val="24"/>
          <w:rtl/>
        </w:rPr>
        <w:t>ص114</w:t>
      </w:r>
      <w:r>
        <w:rPr>
          <w:rFonts w:hint="cs"/>
          <w:sz w:val="24"/>
          <w:szCs w:val="24"/>
          <w:rtl/>
        </w:rPr>
        <w:t>.</w:t>
      </w:r>
    </w:p>
  </w:footnote>
  <w:footnote w:id="79">
    <w:p w14:paraId="1B29357D" w14:textId="77777777" w:rsidR="00633B66" w:rsidRPr="00932E38" w:rsidRDefault="00633B66" w:rsidP="008F46D9">
      <w:pPr>
        <w:pStyle w:val="Notedebasdepage"/>
        <w:ind w:firstLine="0"/>
        <w:rPr>
          <w:sz w:val="24"/>
          <w:szCs w:val="24"/>
          <w:lang w:val="fr-FR"/>
        </w:rPr>
      </w:pPr>
      <w:r w:rsidRPr="00932E38">
        <w:rPr>
          <w:rStyle w:val="Appelnotedebasdep"/>
          <w:sz w:val="24"/>
          <w:szCs w:val="24"/>
        </w:rPr>
        <w:footnoteRef/>
      </w:r>
      <w:r w:rsidRPr="00932E38">
        <w:rPr>
          <w:sz w:val="24"/>
          <w:szCs w:val="24"/>
          <w:rtl/>
        </w:rPr>
        <w:t xml:space="preserve"> </w:t>
      </w:r>
      <w:r w:rsidRPr="00932E38">
        <w:rPr>
          <w:rFonts w:hint="cs"/>
          <w:sz w:val="24"/>
          <w:szCs w:val="24"/>
          <w:rtl/>
        </w:rPr>
        <w:t>مروان محي الدين القطب، مرجع سابق، ص 458.</w:t>
      </w:r>
    </w:p>
  </w:footnote>
  <w:footnote w:id="80">
    <w:p w14:paraId="16F5C6E4" w14:textId="3EE3CBBA" w:rsidR="00633B66" w:rsidRPr="00932E38" w:rsidRDefault="00633B66" w:rsidP="008F46D9">
      <w:pPr>
        <w:pStyle w:val="Notedebasdepage"/>
        <w:ind w:firstLine="0"/>
        <w:rPr>
          <w:sz w:val="24"/>
          <w:szCs w:val="24"/>
        </w:rPr>
      </w:pPr>
      <w:r>
        <w:rPr>
          <w:sz w:val="24"/>
          <w:szCs w:val="24"/>
        </w:rPr>
        <w:t xml:space="preserve"> </w:t>
      </w:r>
      <w:r w:rsidRPr="00932E38">
        <w:rPr>
          <w:rStyle w:val="Appelnotedebasdep"/>
          <w:sz w:val="24"/>
          <w:szCs w:val="24"/>
        </w:rPr>
        <w:footnoteRef/>
      </w:r>
      <w:r w:rsidRPr="00932E38">
        <w:rPr>
          <w:rFonts w:hint="cs"/>
          <w:sz w:val="24"/>
          <w:szCs w:val="24"/>
          <w:rtl/>
        </w:rPr>
        <w:t>الهام فاضل، حكام عقد الوكالة المحفزة على ضوء المرسوم الرئاسي 15/247، مرجع سابق، ص 08.</w:t>
      </w:r>
    </w:p>
  </w:footnote>
  <w:footnote w:id="81">
    <w:p w14:paraId="0D09B66F" w14:textId="6C61D93F" w:rsidR="00633B66" w:rsidRDefault="00633B66" w:rsidP="004416F9">
      <w:pPr>
        <w:pStyle w:val="Notedebasdepage"/>
        <w:ind w:firstLine="0"/>
      </w:pPr>
      <w:r w:rsidRPr="004416F9">
        <w:rPr>
          <w:rStyle w:val="Appelnotedebasdep"/>
          <w:color w:val="000000" w:themeColor="text1"/>
        </w:rPr>
        <w:footnoteRef/>
      </w:r>
      <w:r>
        <w:rPr>
          <w:rFonts w:hint="cs"/>
          <w:rtl/>
        </w:rPr>
        <w:t xml:space="preserve"> </w:t>
      </w:r>
      <w:r w:rsidRPr="00074578">
        <w:rPr>
          <w:rFonts w:hint="cs"/>
          <w:sz w:val="24"/>
          <w:szCs w:val="24"/>
          <w:rtl/>
        </w:rPr>
        <w:t>أ</w:t>
      </w:r>
      <w:r w:rsidRPr="00074578">
        <w:rPr>
          <w:rFonts w:hint="cs"/>
          <w:color w:val="000000" w:themeColor="text1"/>
          <w:sz w:val="24"/>
          <w:szCs w:val="24"/>
          <w:rtl/>
        </w:rPr>
        <w:t>بوبكر أحمد عثمان، مرجع سابق، ص115.</w:t>
      </w:r>
    </w:p>
  </w:footnote>
  <w:footnote w:id="82">
    <w:p w14:paraId="2BA5CD4E" w14:textId="4E06AB1C" w:rsidR="00633B66" w:rsidRPr="00D8418A" w:rsidRDefault="00633B66" w:rsidP="00B01D5B">
      <w:pPr>
        <w:pStyle w:val="Notedebasdepage"/>
        <w:ind w:firstLine="0"/>
        <w:rPr>
          <w:sz w:val="24"/>
          <w:szCs w:val="24"/>
        </w:rPr>
      </w:pPr>
      <w:r w:rsidRPr="004416F9">
        <w:rPr>
          <w:rStyle w:val="Appelnotedebasdep"/>
          <w:sz w:val="24"/>
          <w:szCs w:val="24"/>
        </w:rPr>
        <w:footnoteRef/>
      </w:r>
      <w:r w:rsidRPr="004416F9">
        <w:rPr>
          <w:rFonts w:hint="cs"/>
          <w:sz w:val="24"/>
          <w:szCs w:val="24"/>
          <w:rtl/>
        </w:rPr>
        <w:t xml:space="preserve"> </w:t>
      </w:r>
      <w:r>
        <w:rPr>
          <w:rFonts w:hint="cs"/>
          <w:sz w:val="24"/>
          <w:szCs w:val="24"/>
          <w:rtl/>
        </w:rPr>
        <w:t xml:space="preserve">أبوبكر أحمد عثمان، المرجع نفسه، </w:t>
      </w:r>
      <w:r w:rsidRPr="004416F9">
        <w:rPr>
          <w:rFonts w:hint="cs"/>
          <w:sz w:val="24"/>
          <w:szCs w:val="24"/>
          <w:rtl/>
        </w:rPr>
        <w:t>ص 116</w:t>
      </w:r>
      <w:r>
        <w:rPr>
          <w:rFonts w:hint="cs"/>
          <w:sz w:val="24"/>
          <w:szCs w:val="24"/>
          <w:rtl/>
        </w:rPr>
        <w:t>.</w:t>
      </w:r>
    </w:p>
  </w:footnote>
  <w:footnote w:id="83">
    <w:p w14:paraId="46A8FC9D" w14:textId="384304E5" w:rsidR="00633B66" w:rsidRPr="00D8418A" w:rsidRDefault="00633B66" w:rsidP="00D8418A">
      <w:pPr>
        <w:pStyle w:val="Notedebasdepage"/>
        <w:ind w:firstLine="0"/>
        <w:rPr>
          <w:sz w:val="24"/>
          <w:szCs w:val="24"/>
        </w:rPr>
      </w:pPr>
      <w:r w:rsidRPr="00D8418A">
        <w:rPr>
          <w:rStyle w:val="Appelnotedebasdep"/>
          <w:sz w:val="24"/>
          <w:szCs w:val="24"/>
        </w:rPr>
        <w:footnoteRef/>
      </w:r>
      <w:r>
        <w:rPr>
          <w:rFonts w:hint="cs"/>
          <w:sz w:val="24"/>
          <w:szCs w:val="24"/>
          <w:rtl/>
        </w:rPr>
        <w:t xml:space="preserve"> </w:t>
      </w:r>
      <w:r w:rsidRPr="00D8418A">
        <w:rPr>
          <w:rFonts w:hint="cs"/>
          <w:sz w:val="24"/>
          <w:szCs w:val="24"/>
          <w:rtl/>
        </w:rPr>
        <w:t>مروان</w:t>
      </w:r>
      <w:r>
        <w:rPr>
          <w:rFonts w:hint="cs"/>
          <w:sz w:val="24"/>
          <w:szCs w:val="24"/>
          <w:rtl/>
        </w:rPr>
        <w:t xml:space="preserve"> محي الدين القطب، مرج</w:t>
      </w:r>
      <w:r>
        <w:rPr>
          <w:rFonts w:hint="eastAsia"/>
          <w:sz w:val="24"/>
          <w:szCs w:val="24"/>
          <w:rtl/>
        </w:rPr>
        <w:t>ع</w:t>
      </w:r>
      <w:r>
        <w:rPr>
          <w:rFonts w:hint="cs"/>
          <w:sz w:val="24"/>
          <w:szCs w:val="24"/>
          <w:rtl/>
        </w:rPr>
        <w:t xml:space="preserve"> سابق، </w:t>
      </w:r>
      <w:r>
        <w:rPr>
          <w:rFonts w:hint="eastAsia"/>
          <w:sz w:val="24"/>
          <w:szCs w:val="24"/>
          <w:rtl/>
        </w:rPr>
        <w:t>ص</w:t>
      </w:r>
      <w:r w:rsidRPr="00D8418A">
        <w:rPr>
          <w:rFonts w:hint="cs"/>
          <w:sz w:val="24"/>
          <w:szCs w:val="24"/>
          <w:rtl/>
        </w:rPr>
        <w:t xml:space="preserve"> 459</w:t>
      </w:r>
      <w:r>
        <w:rPr>
          <w:rFonts w:hint="cs"/>
          <w:sz w:val="24"/>
          <w:szCs w:val="24"/>
          <w:rtl/>
        </w:rPr>
        <w:t>.</w:t>
      </w:r>
    </w:p>
  </w:footnote>
  <w:footnote w:id="84">
    <w:p w14:paraId="6FE12FD9" w14:textId="1FFE5739" w:rsidR="00633B66" w:rsidRPr="00932E38" w:rsidRDefault="00633B66" w:rsidP="00205029">
      <w:pPr>
        <w:ind w:firstLine="0"/>
        <w:rPr>
          <w:sz w:val="24"/>
          <w:szCs w:val="24"/>
        </w:rPr>
      </w:pPr>
      <w:r>
        <w:rPr>
          <w:sz w:val="24"/>
          <w:szCs w:val="24"/>
          <w:lang w:val="fr-FR"/>
        </w:rPr>
        <w:t xml:space="preserve"> </w:t>
      </w:r>
      <w:r w:rsidRPr="00932E38">
        <w:rPr>
          <w:rStyle w:val="Appelnotedebasdep"/>
          <w:sz w:val="24"/>
          <w:szCs w:val="24"/>
        </w:rPr>
        <w:footnoteRef/>
      </w:r>
      <w:r>
        <w:rPr>
          <w:rFonts w:hint="cs"/>
          <w:sz w:val="24"/>
          <w:szCs w:val="24"/>
          <w:rtl/>
        </w:rPr>
        <w:t>إ</w:t>
      </w:r>
      <w:r w:rsidRPr="00932E38">
        <w:rPr>
          <w:rFonts w:hint="cs"/>
          <w:sz w:val="24"/>
          <w:szCs w:val="24"/>
          <w:rtl/>
        </w:rPr>
        <w:t>لهام فاضل، حكام عقد الوكالة المحفزة على ضوء المرسوم الرئاسي 15/247، مرجع سابق، ص 08.</w:t>
      </w:r>
    </w:p>
  </w:footnote>
  <w:footnote w:id="85">
    <w:p w14:paraId="7347ED78" w14:textId="59F2DD7D" w:rsidR="00633B66" w:rsidRPr="00690632" w:rsidRDefault="00633B66" w:rsidP="004524A8">
      <w:pPr>
        <w:pStyle w:val="Notedebasdepage"/>
        <w:ind w:firstLine="0"/>
        <w:rPr>
          <w:sz w:val="24"/>
          <w:szCs w:val="24"/>
        </w:rPr>
      </w:pPr>
      <w:r w:rsidRPr="00690632">
        <w:rPr>
          <w:rStyle w:val="Appelnotedebasdep"/>
          <w:sz w:val="24"/>
          <w:szCs w:val="24"/>
        </w:rPr>
        <w:footnoteRef/>
      </w:r>
      <w:r>
        <w:rPr>
          <w:rFonts w:hint="cs"/>
          <w:sz w:val="24"/>
          <w:szCs w:val="24"/>
          <w:rtl/>
        </w:rPr>
        <w:t xml:space="preserve"> </w:t>
      </w:r>
      <w:r w:rsidRPr="00690632">
        <w:rPr>
          <w:rFonts w:hint="cs"/>
          <w:sz w:val="24"/>
          <w:szCs w:val="24"/>
          <w:rtl/>
        </w:rPr>
        <w:t xml:space="preserve">ميادة </w:t>
      </w:r>
      <w:r>
        <w:rPr>
          <w:rFonts w:hint="cs"/>
          <w:sz w:val="24"/>
          <w:szCs w:val="24"/>
          <w:rtl/>
        </w:rPr>
        <w:t>عبد القادر إسماعيل، التنظيم القانوني لخصخصة المرافق العامة بين الواقع والمأمول (دراسة مقارنة) دار الجامعة الجديدة الإسكندرية، مصر، طبع</w:t>
      </w:r>
      <w:r>
        <w:rPr>
          <w:rFonts w:hint="eastAsia"/>
          <w:sz w:val="24"/>
          <w:szCs w:val="24"/>
          <w:rtl/>
        </w:rPr>
        <w:t>ة</w:t>
      </w:r>
      <w:r>
        <w:rPr>
          <w:rFonts w:hint="cs"/>
          <w:sz w:val="24"/>
          <w:szCs w:val="24"/>
          <w:rtl/>
        </w:rPr>
        <w:t xml:space="preserve"> 2016، </w:t>
      </w:r>
      <w:r w:rsidRPr="00690632">
        <w:rPr>
          <w:rFonts w:hint="cs"/>
          <w:sz w:val="24"/>
          <w:szCs w:val="24"/>
          <w:rtl/>
        </w:rPr>
        <w:t>ص45</w:t>
      </w:r>
      <w:r>
        <w:rPr>
          <w:rFonts w:hint="cs"/>
          <w:sz w:val="24"/>
          <w:szCs w:val="24"/>
          <w:rtl/>
        </w:rPr>
        <w:t>.</w:t>
      </w:r>
    </w:p>
  </w:footnote>
  <w:footnote w:id="86">
    <w:p w14:paraId="3AFE028D" w14:textId="29AAD793" w:rsidR="00633B66" w:rsidRDefault="00633B66" w:rsidP="00E71746">
      <w:pPr>
        <w:ind w:firstLine="0"/>
      </w:pPr>
      <w:r w:rsidRPr="00932E38">
        <w:rPr>
          <w:rStyle w:val="Appelnotedebasdep"/>
          <w:sz w:val="24"/>
          <w:szCs w:val="24"/>
        </w:rPr>
        <w:footnoteRef/>
      </w:r>
      <w:r w:rsidRPr="00932E38">
        <w:rPr>
          <w:sz w:val="24"/>
          <w:szCs w:val="24"/>
          <w:rtl/>
        </w:rPr>
        <w:t xml:space="preserve"> </w:t>
      </w:r>
      <w:r w:rsidRPr="00932E38">
        <w:rPr>
          <w:rFonts w:hint="cs"/>
          <w:sz w:val="24"/>
          <w:szCs w:val="24"/>
          <w:rtl/>
        </w:rPr>
        <w:t xml:space="preserve">ضريفي نادية، المرفق العام والتحولات الجديدة، </w:t>
      </w:r>
      <w:r>
        <w:rPr>
          <w:rFonts w:hint="cs"/>
          <w:sz w:val="24"/>
          <w:szCs w:val="24"/>
          <w:rtl/>
        </w:rPr>
        <w:t>مرجع سابق</w:t>
      </w:r>
      <w:r w:rsidRPr="00932E38">
        <w:rPr>
          <w:rFonts w:hint="cs"/>
          <w:sz w:val="24"/>
          <w:szCs w:val="24"/>
          <w:rtl/>
        </w:rPr>
        <w:t xml:space="preserve">، ص 158. </w:t>
      </w:r>
    </w:p>
  </w:footnote>
  <w:footnote w:id="87">
    <w:p w14:paraId="5DA733A9" w14:textId="1FA8D61F" w:rsidR="00633B66" w:rsidRPr="00690632" w:rsidRDefault="00633B66" w:rsidP="005E16C2">
      <w:pPr>
        <w:pStyle w:val="Notedebasdepage"/>
        <w:ind w:firstLine="0"/>
        <w:rPr>
          <w:sz w:val="24"/>
          <w:szCs w:val="24"/>
        </w:rPr>
      </w:pPr>
      <w:r w:rsidRPr="005E16C2">
        <w:rPr>
          <w:rStyle w:val="Appelnotedebasdep"/>
          <w:sz w:val="24"/>
          <w:szCs w:val="24"/>
        </w:rPr>
        <w:footnoteRef/>
      </w:r>
      <w:r w:rsidRPr="005E16C2">
        <w:rPr>
          <w:rFonts w:hint="cs"/>
          <w:sz w:val="24"/>
          <w:szCs w:val="24"/>
          <w:rtl/>
        </w:rPr>
        <w:t xml:space="preserve"> مروان محي الدين القطب، مرجع سابق، ص 459.</w:t>
      </w:r>
    </w:p>
  </w:footnote>
  <w:footnote w:id="88">
    <w:p w14:paraId="67B47083" w14:textId="2E29CEF3" w:rsidR="00633B66" w:rsidRPr="009F2DB4" w:rsidRDefault="00633B66" w:rsidP="005E16C2">
      <w:pPr>
        <w:ind w:firstLine="0"/>
        <w:rPr>
          <w:sz w:val="24"/>
          <w:szCs w:val="24"/>
          <w:highlight w:val="yellow"/>
        </w:rPr>
      </w:pPr>
      <w:r w:rsidRPr="005E16C2">
        <w:rPr>
          <w:rStyle w:val="Appelnotedebasdep"/>
          <w:sz w:val="24"/>
          <w:szCs w:val="24"/>
        </w:rPr>
        <w:footnoteRef/>
      </w:r>
      <w:r w:rsidRPr="005E16C2">
        <w:rPr>
          <w:rFonts w:hint="cs"/>
          <w:sz w:val="24"/>
          <w:szCs w:val="24"/>
          <w:rtl/>
        </w:rPr>
        <w:t xml:space="preserve"> وليد حيدر جابر، مرجع سابق، ص 24.</w:t>
      </w:r>
    </w:p>
  </w:footnote>
  <w:footnote w:id="89">
    <w:p w14:paraId="1D20FA96" w14:textId="6177257F" w:rsidR="00633B66" w:rsidRPr="00690632" w:rsidRDefault="00633B66" w:rsidP="00A66B6C">
      <w:pPr>
        <w:pStyle w:val="Notedebasdepage"/>
        <w:ind w:firstLine="0"/>
        <w:rPr>
          <w:sz w:val="24"/>
          <w:szCs w:val="24"/>
        </w:rPr>
      </w:pPr>
      <w:r w:rsidRPr="00AA2882">
        <w:rPr>
          <w:rStyle w:val="Appelnotedebasdep"/>
          <w:sz w:val="24"/>
          <w:szCs w:val="24"/>
        </w:rPr>
        <w:footnoteRef/>
      </w:r>
      <w:r w:rsidRPr="00AA2882">
        <w:rPr>
          <w:sz w:val="24"/>
          <w:szCs w:val="24"/>
          <w:rtl/>
        </w:rPr>
        <w:t xml:space="preserve"> </w:t>
      </w:r>
      <w:r w:rsidRPr="00AA2882">
        <w:rPr>
          <w:rFonts w:hint="cs"/>
          <w:sz w:val="24"/>
          <w:szCs w:val="24"/>
          <w:rtl/>
        </w:rPr>
        <w:t xml:space="preserve">ضريفي نادية، </w:t>
      </w:r>
      <w:r w:rsidRPr="00932E38">
        <w:rPr>
          <w:rFonts w:hint="cs"/>
          <w:sz w:val="24"/>
          <w:szCs w:val="24"/>
          <w:rtl/>
        </w:rPr>
        <w:t>المرفق العام والتحولات الجديدة</w:t>
      </w:r>
      <w:r w:rsidRPr="00AA2882">
        <w:rPr>
          <w:rFonts w:hint="cs"/>
          <w:sz w:val="24"/>
          <w:szCs w:val="24"/>
          <w:rtl/>
        </w:rPr>
        <w:t xml:space="preserve"> </w:t>
      </w:r>
      <w:r>
        <w:rPr>
          <w:rFonts w:hint="cs"/>
          <w:sz w:val="24"/>
          <w:szCs w:val="24"/>
          <w:rtl/>
        </w:rPr>
        <w:t xml:space="preserve">، </w:t>
      </w:r>
      <w:r w:rsidRPr="00AA2882">
        <w:rPr>
          <w:rFonts w:hint="cs"/>
          <w:sz w:val="24"/>
          <w:szCs w:val="24"/>
          <w:rtl/>
        </w:rPr>
        <w:t>مرجع سابق، ص159.</w:t>
      </w:r>
    </w:p>
  </w:footnote>
  <w:footnote w:id="90">
    <w:p w14:paraId="4FFB449C" w14:textId="75DC4B0A" w:rsidR="00633B66" w:rsidRPr="003B7E30" w:rsidRDefault="00633B66" w:rsidP="00721AFE">
      <w:pPr>
        <w:pStyle w:val="Notedebasdepage"/>
        <w:ind w:firstLine="0"/>
        <w:rPr>
          <w:sz w:val="24"/>
          <w:szCs w:val="24"/>
        </w:rPr>
      </w:pPr>
      <w:r w:rsidRPr="003B7E30">
        <w:rPr>
          <w:rStyle w:val="Appelnotedebasdep"/>
          <w:sz w:val="24"/>
          <w:szCs w:val="24"/>
        </w:rPr>
        <w:footnoteRef/>
      </w:r>
      <w:r w:rsidRPr="003B7E30">
        <w:rPr>
          <w:sz w:val="24"/>
          <w:szCs w:val="24"/>
          <w:rtl/>
        </w:rPr>
        <w:t xml:space="preserve"> </w:t>
      </w:r>
      <w:r w:rsidRPr="003B7E30">
        <w:rPr>
          <w:rFonts w:hint="cs"/>
          <w:sz w:val="24"/>
          <w:szCs w:val="24"/>
          <w:rtl/>
        </w:rPr>
        <w:t>خلدون عائشة</w:t>
      </w:r>
      <w:r>
        <w:rPr>
          <w:rFonts w:hint="cs"/>
          <w:sz w:val="24"/>
          <w:szCs w:val="24"/>
          <w:rtl/>
        </w:rPr>
        <w:t xml:space="preserve">، </w:t>
      </w:r>
      <w:r w:rsidRPr="003B7E30">
        <w:rPr>
          <w:rFonts w:hint="cs"/>
          <w:sz w:val="24"/>
          <w:szCs w:val="24"/>
          <w:rtl/>
        </w:rPr>
        <w:t>أشكال تفويض المرفق العام في الجزائر والمقارنة بينها،</w:t>
      </w:r>
      <w:r>
        <w:rPr>
          <w:rFonts w:hint="cs"/>
          <w:sz w:val="24"/>
          <w:szCs w:val="24"/>
          <w:rtl/>
        </w:rPr>
        <w:t xml:space="preserve"> </w:t>
      </w:r>
      <w:r w:rsidRPr="003B7E30">
        <w:rPr>
          <w:rFonts w:hint="cs"/>
          <w:sz w:val="24"/>
          <w:szCs w:val="24"/>
          <w:rtl/>
        </w:rPr>
        <w:t>مجلة دراسات وابحاث الجلفة،</w:t>
      </w:r>
      <w:r>
        <w:rPr>
          <w:rFonts w:hint="cs"/>
          <w:sz w:val="24"/>
          <w:szCs w:val="24"/>
          <w:rtl/>
        </w:rPr>
        <w:t xml:space="preserve"> المجلة العربية للأبحاث والدراسات في العلوم الإنسانية والاجتماعية، مجلد 12، عدد3، جولية 2020، ص 878.</w:t>
      </w:r>
    </w:p>
  </w:footnote>
  <w:footnote w:id="91">
    <w:p w14:paraId="426C84BA" w14:textId="77777777" w:rsidR="00633B66" w:rsidRPr="003B7E30" w:rsidRDefault="00633B66" w:rsidP="006C456A">
      <w:pPr>
        <w:pStyle w:val="Notedebasdepage"/>
        <w:ind w:firstLine="0"/>
        <w:rPr>
          <w:sz w:val="24"/>
          <w:szCs w:val="24"/>
        </w:rPr>
      </w:pPr>
      <w:r w:rsidRPr="003B7E30">
        <w:rPr>
          <w:rStyle w:val="Appelnotedebasdep"/>
          <w:sz w:val="24"/>
          <w:szCs w:val="24"/>
        </w:rPr>
        <w:footnoteRef/>
      </w:r>
      <w:r w:rsidRPr="003B7E30">
        <w:rPr>
          <w:sz w:val="24"/>
          <w:szCs w:val="24"/>
          <w:rtl/>
        </w:rPr>
        <w:t xml:space="preserve"> </w:t>
      </w:r>
      <w:r>
        <w:rPr>
          <w:rFonts w:hint="cs"/>
          <w:sz w:val="24"/>
          <w:szCs w:val="24"/>
          <w:rtl/>
        </w:rPr>
        <w:t xml:space="preserve"> محمد </w:t>
      </w:r>
      <w:r w:rsidRPr="003B7E30">
        <w:rPr>
          <w:rFonts w:hint="cs"/>
          <w:sz w:val="24"/>
          <w:szCs w:val="24"/>
          <w:rtl/>
        </w:rPr>
        <w:t>عبد ال</w:t>
      </w:r>
      <w:r>
        <w:rPr>
          <w:rFonts w:hint="cs"/>
          <w:sz w:val="24"/>
          <w:szCs w:val="24"/>
          <w:rtl/>
        </w:rPr>
        <w:t>ل</w:t>
      </w:r>
      <w:r w:rsidRPr="003B7E30">
        <w:rPr>
          <w:rFonts w:hint="cs"/>
          <w:sz w:val="24"/>
          <w:szCs w:val="24"/>
          <w:rtl/>
        </w:rPr>
        <w:t>طيف،</w:t>
      </w:r>
      <w:r>
        <w:rPr>
          <w:rFonts w:hint="cs"/>
          <w:sz w:val="24"/>
          <w:szCs w:val="24"/>
          <w:rtl/>
        </w:rPr>
        <w:t xml:space="preserve"> مرجع سابق،</w:t>
      </w:r>
      <w:r w:rsidRPr="003B7E30">
        <w:rPr>
          <w:rFonts w:hint="cs"/>
          <w:sz w:val="24"/>
          <w:szCs w:val="24"/>
          <w:rtl/>
        </w:rPr>
        <w:t xml:space="preserve"> ص 46</w:t>
      </w:r>
      <w:r>
        <w:rPr>
          <w:rFonts w:hint="cs"/>
          <w:sz w:val="24"/>
          <w:szCs w:val="24"/>
          <w:rtl/>
        </w:rPr>
        <w:t>.</w:t>
      </w:r>
      <w:r w:rsidRPr="003B7E30">
        <w:rPr>
          <w:rFonts w:hint="cs"/>
          <w:sz w:val="24"/>
          <w:szCs w:val="24"/>
          <w:rtl/>
        </w:rPr>
        <w:t xml:space="preserve"> .</w:t>
      </w:r>
    </w:p>
  </w:footnote>
  <w:footnote w:id="92">
    <w:p w14:paraId="2CFAE38E" w14:textId="2B2B2979" w:rsidR="00633B66" w:rsidRPr="003B7E30" w:rsidRDefault="00633B66" w:rsidP="00471274">
      <w:pPr>
        <w:pStyle w:val="Notedebasdepage"/>
        <w:ind w:firstLine="0"/>
        <w:rPr>
          <w:sz w:val="24"/>
          <w:szCs w:val="24"/>
        </w:rPr>
      </w:pPr>
      <w:r w:rsidRPr="003B7E30">
        <w:rPr>
          <w:rStyle w:val="Appelnotedebasdep"/>
          <w:sz w:val="24"/>
          <w:szCs w:val="24"/>
        </w:rPr>
        <w:footnoteRef/>
      </w:r>
      <w:r>
        <w:rPr>
          <w:rFonts w:hint="cs"/>
          <w:sz w:val="24"/>
          <w:szCs w:val="24"/>
          <w:rtl/>
        </w:rPr>
        <w:t xml:space="preserve"> مروان محي الدين قطب، مرجع سابق، </w:t>
      </w:r>
      <w:r w:rsidRPr="003B7E30">
        <w:rPr>
          <w:rFonts w:hint="cs"/>
          <w:sz w:val="24"/>
          <w:szCs w:val="24"/>
          <w:rtl/>
        </w:rPr>
        <w:t xml:space="preserve">ص </w:t>
      </w:r>
      <w:r>
        <w:rPr>
          <w:rFonts w:hint="cs"/>
          <w:sz w:val="24"/>
          <w:szCs w:val="24"/>
          <w:rtl/>
        </w:rPr>
        <w:t>460.</w:t>
      </w:r>
    </w:p>
  </w:footnote>
  <w:footnote w:id="93">
    <w:p w14:paraId="242EDB81" w14:textId="7EE629EE" w:rsidR="00633B66" w:rsidRPr="003B7E30" w:rsidRDefault="00633B66" w:rsidP="00C407DB">
      <w:pPr>
        <w:pStyle w:val="Notedebasdepage"/>
        <w:ind w:firstLine="0"/>
        <w:rPr>
          <w:sz w:val="24"/>
          <w:szCs w:val="24"/>
        </w:rPr>
      </w:pPr>
      <w:r w:rsidRPr="003B7E30">
        <w:rPr>
          <w:rStyle w:val="Appelnotedebasdep"/>
          <w:sz w:val="24"/>
          <w:szCs w:val="24"/>
        </w:rPr>
        <w:footnoteRef/>
      </w:r>
      <w:r>
        <w:rPr>
          <w:rFonts w:hint="cs"/>
          <w:sz w:val="24"/>
          <w:szCs w:val="24"/>
          <w:rtl/>
        </w:rPr>
        <w:t xml:space="preserve"> أبوبكر أحمد عثمان، مرجع سابق، ص</w:t>
      </w:r>
      <w:r w:rsidRPr="003B7E30">
        <w:rPr>
          <w:rFonts w:hint="cs"/>
          <w:sz w:val="24"/>
          <w:szCs w:val="24"/>
          <w:rtl/>
        </w:rPr>
        <w:t xml:space="preserve"> 118</w:t>
      </w:r>
      <w:r>
        <w:rPr>
          <w:rFonts w:hint="cs"/>
          <w:sz w:val="24"/>
          <w:szCs w:val="24"/>
          <w:rtl/>
        </w:rPr>
        <w:t>.</w:t>
      </w:r>
    </w:p>
  </w:footnote>
  <w:footnote w:id="94">
    <w:p w14:paraId="3191CA94" w14:textId="77777777" w:rsidR="00633B66" w:rsidRPr="003B7E30" w:rsidRDefault="00633B66" w:rsidP="00C407DB">
      <w:pPr>
        <w:pStyle w:val="Notedebasdepage"/>
        <w:ind w:firstLine="0"/>
        <w:rPr>
          <w:sz w:val="24"/>
          <w:szCs w:val="24"/>
        </w:rPr>
      </w:pPr>
      <w:r w:rsidRPr="003B7E30">
        <w:rPr>
          <w:rStyle w:val="Appelnotedebasdep"/>
          <w:sz w:val="24"/>
          <w:szCs w:val="24"/>
        </w:rPr>
        <w:footnoteRef/>
      </w:r>
      <w:r>
        <w:rPr>
          <w:rFonts w:hint="cs"/>
          <w:sz w:val="24"/>
          <w:szCs w:val="24"/>
          <w:rtl/>
        </w:rPr>
        <w:t xml:space="preserve"> ب</w:t>
      </w:r>
      <w:r w:rsidRPr="003B7E30">
        <w:rPr>
          <w:rFonts w:hint="cs"/>
          <w:sz w:val="24"/>
          <w:szCs w:val="24"/>
          <w:rtl/>
        </w:rPr>
        <w:t xml:space="preserve">ركيبة </w:t>
      </w:r>
      <w:r>
        <w:rPr>
          <w:rFonts w:hint="cs"/>
          <w:sz w:val="24"/>
          <w:szCs w:val="24"/>
          <w:rtl/>
        </w:rPr>
        <w:t xml:space="preserve">حسام الدين، مرجع سابق، </w:t>
      </w:r>
      <w:r>
        <w:rPr>
          <w:rFonts w:hint="eastAsia"/>
          <w:sz w:val="24"/>
          <w:szCs w:val="24"/>
          <w:rtl/>
        </w:rPr>
        <w:t>ص</w:t>
      </w:r>
      <w:r w:rsidRPr="003B7E30">
        <w:rPr>
          <w:rFonts w:hint="cs"/>
          <w:sz w:val="24"/>
          <w:szCs w:val="24"/>
          <w:rtl/>
        </w:rPr>
        <w:t xml:space="preserve"> 121</w:t>
      </w:r>
      <w:r>
        <w:rPr>
          <w:rFonts w:hint="cs"/>
          <w:sz w:val="24"/>
          <w:szCs w:val="24"/>
          <w:rtl/>
        </w:rPr>
        <w:t>.</w:t>
      </w:r>
    </w:p>
  </w:footnote>
  <w:footnote w:id="95">
    <w:p w14:paraId="33C7C470" w14:textId="77777777" w:rsidR="00633B66" w:rsidRPr="0065507E" w:rsidRDefault="00633B66" w:rsidP="00895F0C">
      <w:pPr>
        <w:pStyle w:val="Notedebasdepage"/>
        <w:ind w:firstLine="0"/>
        <w:rPr>
          <w:sz w:val="24"/>
          <w:szCs w:val="24"/>
        </w:rPr>
      </w:pPr>
      <w:r w:rsidRPr="0065507E">
        <w:rPr>
          <w:rStyle w:val="Appelnotedebasdep"/>
          <w:sz w:val="24"/>
          <w:szCs w:val="24"/>
        </w:rPr>
        <w:footnoteRef/>
      </w:r>
      <w:r>
        <w:rPr>
          <w:rFonts w:hint="cs"/>
          <w:sz w:val="24"/>
          <w:szCs w:val="24"/>
          <w:rtl/>
        </w:rPr>
        <w:t xml:space="preserve"> ب</w:t>
      </w:r>
      <w:r w:rsidRPr="0065507E">
        <w:rPr>
          <w:rFonts w:hint="cs"/>
          <w:sz w:val="24"/>
          <w:szCs w:val="24"/>
          <w:rtl/>
        </w:rPr>
        <w:t>ركيبة حسام الدين، مرجع سابق، ص 122</w:t>
      </w:r>
    </w:p>
  </w:footnote>
  <w:footnote w:id="96">
    <w:p w14:paraId="046AF306" w14:textId="3E7CBE7B" w:rsidR="00633B66" w:rsidRPr="0065507E" w:rsidRDefault="00633B66" w:rsidP="00A66B6C">
      <w:pPr>
        <w:pStyle w:val="Notedebasdepage"/>
        <w:ind w:firstLine="0"/>
        <w:rPr>
          <w:sz w:val="24"/>
          <w:szCs w:val="24"/>
        </w:rPr>
      </w:pPr>
      <w:r w:rsidRPr="0065507E">
        <w:rPr>
          <w:rStyle w:val="Appelnotedebasdep"/>
          <w:sz w:val="24"/>
          <w:szCs w:val="24"/>
        </w:rPr>
        <w:footnoteRef/>
      </w:r>
      <w:r w:rsidRPr="0065507E">
        <w:rPr>
          <w:rFonts w:hint="cs"/>
          <w:sz w:val="24"/>
          <w:szCs w:val="24"/>
          <w:rtl/>
        </w:rPr>
        <w:t xml:space="preserve"> </w:t>
      </w:r>
      <w:r>
        <w:rPr>
          <w:rFonts w:hint="cs"/>
          <w:sz w:val="24"/>
          <w:szCs w:val="24"/>
          <w:rtl/>
        </w:rPr>
        <w:t xml:space="preserve">علاء العناني، العقود الإدارية الحديثة ذات الطابع الدولي والتحكيم فيها، مركز الدراسات العربية للنشر والتوزيع       الطبعة الأولى، 2019، </w:t>
      </w:r>
      <w:r w:rsidRPr="0065507E">
        <w:rPr>
          <w:rFonts w:hint="cs"/>
          <w:sz w:val="24"/>
          <w:szCs w:val="24"/>
          <w:rtl/>
        </w:rPr>
        <w:t>ص154</w:t>
      </w:r>
      <w:r>
        <w:rPr>
          <w:rFonts w:hint="cs"/>
          <w:sz w:val="24"/>
          <w:szCs w:val="24"/>
          <w:rtl/>
        </w:rPr>
        <w:t>.</w:t>
      </w:r>
    </w:p>
  </w:footnote>
  <w:footnote w:id="97">
    <w:p w14:paraId="2BB1AFB3" w14:textId="23B82297" w:rsidR="00633B66" w:rsidRPr="0065507E" w:rsidRDefault="00633B66" w:rsidP="001B0197">
      <w:pPr>
        <w:pStyle w:val="Notedebasdepage"/>
        <w:ind w:firstLine="0"/>
        <w:rPr>
          <w:sz w:val="24"/>
          <w:szCs w:val="24"/>
        </w:rPr>
      </w:pPr>
      <w:r w:rsidRPr="0065507E">
        <w:rPr>
          <w:rStyle w:val="Appelnotedebasdep"/>
          <w:sz w:val="24"/>
          <w:szCs w:val="24"/>
        </w:rPr>
        <w:footnoteRef/>
      </w:r>
      <w:r w:rsidRPr="0065507E">
        <w:rPr>
          <w:sz w:val="24"/>
          <w:szCs w:val="24"/>
          <w:rtl/>
        </w:rPr>
        <w:t xml:space="preserve"> </w:t>
      </w:r>
      <w:r>
        <w:rPr>
          <w:rFonts w:hint="cs"/>
          <w:sz w:val="24"/>
          <w:szCs w:val="24"/>
          <w:rtl/>
        </w:rPr>
        <w:t xml:space="preserve"> مروان محي الدين ال</w:t>
      </w:r>
      <w:r w:rsidRPr="0065507E">
        <w:rPr>
          <w:rFonts w:hint="cs"/>
          <w:sz w:val="24"/>
          <w:szCs w:val="24"/>
          <w:rtl/>
        </w:rPr>
        <w:t>قطب</w:t>
      </w:r>
      <w:r>
        <w:rPr>
          <w:rFonts w:hint="cs"/>
          <w:sz w:val="24"/>
          <w:szCs w:val="24"/>
          <w:rtl/>
        </w:rPr>
        <w:t>، مرجع سابق، ص</w:t>
      </w:r>
      <w:r w:rsidRPr="0065507E">
        <w:rPr>
          <w:rFonts w:hint="cs"/>
          <w:sz w:val="24"/>
          <w:szCs w:val="24"/>
          <w:rtl/>
        </w:rPr>
        <w:t xml:space="preserve"> 295</w:t>
      </w:r>
      <w:r>
        <w:rPr>
          <w:rFonts w:hint="cs"/>
          <w:sz w:val="24"/>
          <w:szCs w:val="24"/>
          <w:rtl/>
        </w:rPr>
        <w:t>.</w:t>
      </w:r>
    </w:p>
  </w:footnote>
  <w:footnote w:id="98">
    <w:p w14:paraId="17B071FE" w14:textId="49E68A0D" w:rsidR="00633B66" w:rsidRPr="0065507E" w:rsidRDefault="00633B66" w:rsidP="001B0197">
      <w:pPr>
        <w:pStyle w:val="Notedebasdepage"/>
        <w:ind w:firstLine="0"/>
        <w:rPr>
          <w:sz w:val="24"/>
          <w:szCs w:val="24"/>
        </w:rPr>
      </w:pPr>
      <w:r w:rsidRPr="0065507E">
        <w:rPr>
          <w:rStyle w:val="Appelnotedebasdep"/>
          <w:sz w:val="24"/>
          <w:szCs w:val="24"/>
        </w:rPr>
        <w:footnoteRef/>
      </w:r>
      <w:r w:rsidRPr="0065507E">
        <w:rPr>
          <w:rFonts w:hint="cs"/>
          <w:sz w:val="24"/>
          <w:szCs w:val="24"/>
          <w:rtl/>
        </w:rPr>
        <w:t xml:space="preserve"> </w:t>
      </w:r>
      <w:r>
        <w:rPr>
          <w:rFonts w:hint="cs"/>
          <w:sz w:val="24"/>
          <w:szCs w:val="24"/>
          <w:rtl/>
        </w:rPr>
        <w:t>مروان محي الدين القطب، نفس المرجع، ص</w:t>
      </w:r>
      <w:r w:rsidRPr="0065507E">
        <w:rPr>
          <w:rFonts w:hint="cs"/>
          <w:sz w:val="24"/>
          <w:szCs w:val="24"/>
          <w:rtl/>
        </w:rPr>
        <w:t xml:space="preserve"> 295.</w:t>
      </w:r>
    </w:p>
  </w:footnote>
  <w:footnote w:id="99">
    <w:p w14:paraId="749148CE" w14:textId="2AA7AA86" w:rsidR="00633B66" w:rsidRPr="00A04D17" w:rsidRDefault="00633B66" w:rsidP="001B0197">
      <w:pPr>
        <w:pStyle w:val="Notedebasdepage"/>
        <w:ind w:firstLine="0"/>
        <w:rPr>
          <w:sz w:val="24"/>
          <w:szCs w:val="24"/>
        </w:rPr>
      </w:pPr>
      <w:r w:rsidRPr="00A04D17">
        <w:rPr>
          <w:rStyle w:val="Appelnotedebasdep"/>
          <w:sz w:val="24"/>
          <w:szCs w:val="24"/>
        </w:rPr>
        <w:footnoteRef/>
      </w:r>
      <w:r w:rsidRPr="00A04D17">
        <w:rPr>
          <w:rFonts w:hint="cs"/>
          <w:sz w:val="24"/>
          <w:szCs w:val="24"/>
          <w:rtl/>
        </w:rPr>
        <w:t>علاء عناني، مرجع سابق، ص 156.</w:t>
      </w:r>
    </w:p>
  </w:footnote>
  <w:footnote w:id="100">
    <w:p w14:paraId="23C82D71" w14:textId="6A688E69" w:rsidR="00633B66" w:rsidRPr="00A04D17" w:rsidRDefault="00633B66" w:rsidP="008C4B7F">
      <w:pPr>
        <w:ind w:firstLine="0"/>
        <w:rPr>
          <w:sz w:val="24"/>
          <w:szCs w:val="24"/>
        </w:rPr>
      </w:pPr>
      <w:r w:rsidRPr="00A04D17">
        <w:rPr>
          <w:rStyle w:val="Appelnotedebasdep"/>
          <w:sz w:val="24"/>
          <w:szCs w:val="24"/>
        </w:rPr>
        <w:footnoteRef/>
      </w:r>
      <w:r w:rsidRPr="00A04D17">
        <w:rPr>
          <w:rFonts w:hint="cs"/>
          <w:sz w:val="24"/>
          <w:szCs w:val="24"/>
          <w:rtl/>
        </w:rPr>
        <w:t xml:space="preserve">علاء عناني، </w:t>
      </w:r>
      <w:r>
        <w:rPr>
          <w:rFonts w:hint="cs"/>
          <w:sz w:val="24"/>
          <w:szCs w:val="24"/>
          <w:rtl/>
        </w:rPr>
        <w:t>المرجع نفسه</w:t>
      </w:r>
      <w:r w:rsidRPr="00A04D17">
        <w:rPr>
          <w:rFonts w:hint="cs"/>
          <w:sz w:val="24"/>
          <w:szCs w:val="24"/>
          <w:rtl/>
        </w:rPr>
        <w:t>، ص 157.</w:t>
      </w:r>
    </w:p>
  </w:footnote>
  <w:footnote w:id="101">
    <w:p w14:paraId="1182DFEB" w14:textId="03F67752" w:rsidR="00633B66" w:rsidRPr="00A04D17" w:rsidRDefault="00633B66" w:rsidP="001B0197">
      <w:pPr>
        <w:pStyle w:val="Notedebasdepage"/>
        <w:ind w:firstLine="0"/>
        <w:rPr>
          <w:sz w:val="24"/>
          <w:szCs w:val="24"/>
        </w:rPr>
      </w:pPr>
      <w:r w:rsidRPr="00A04D17">
        <w:rPr>
          <w:rStyle w:val="Appelnotedebasdep"/>
          <w:sz w:val="24"/>
          <w:szCs w:val="24"/>
        </w:rPr>
        <w:footnoteRef/>
      </w:r>
      <w:r w:rsidRPr="00A04D17">
        <w:rPr>
          <w:sz w:val="24"/>
          <w:szCs w:val="24"/>
          <w:rtl/>
        </w:rPr>
        <w:t xml:space="preserve"> </w:t>
      </w:r>
      <w:r w:rsidRPr="00A04D17">
        <w:rPr>
          <w:rFonts w:hint="cs"/>
          <w:sz w:val="24"/>
          <w:szCs w:val="24"/>
          <w:rtl/>
        </w:rPr>
        <w:t>ميادة عبد القادر إسماعيل، مرجع سابق، ص 190</w:t>
      </w:r>
      <w:r>
        <w:rPr>
          <w:sz w:val="24"/>
          <w:szCs w:val="24"/>
        </w:rPr>
        <w:t>.</w:t>
      </w:r>
    </w:p>
  </w:footnote>
  <w:footnote w:id="102">
    <w:p w14:paraId="6A9274AE" w14:textId="547A9BC8" w:rsidR="00633B66" w:rsidRPr="00A04D17" w:rsidRDefault="00633B66" w:rsidP="001B0197">
      <w:pPr>
        <w:pStyle w:val="Notedebasdepage"/>
        <w:ind w:firstLine="0"/>
        <w:rPr>
          <w:sz w:val="24"/>
          <w:szCs w:val="24"/>
        </w:rPr>
      </w:pPr>
      <w:r w:rsidRPr="00A04D17">
        <w:rPr>
          <w:rStyle w:val="Appelnotedebasdep"/>
          <w:sz w:val="24"/>
          <w:szCs w:val="24"/>
        </w:rPr>
        <w:footnoteRef/>
      </w:r>
      <w:r w:rsidRPr="00A04D17">
        <w:rPr>
          <w:rFonts w:hint="cs"/>
          <w:sz w:val="24"/>
          <w:szCs w:val="24"/>
          <w:rtl/>
        </w:rPr>
        <w:t xml:space="preserve">  سميرة</w:t>
      </w:r>
      <w:r>
        <w:rPr>
          <w:rFonts w:hint="cs"/>
          <w:sz w:val="24"/>
          <w:szCs w:val="24"/>
          <w:rtl/>
        </w:rPr>
        <w:t xml:space="preserve"> عمر علي محمد الكاديكي، مرجع سابق، ص 208.</w:t>
      </w:r>
    </w:p>
  </w:footnote>
  <w:footnote w:id="103">
    <w:p w14:paraId="3040F46E" w14:textId="3747F902" w:rsidR="00633B66" w:rsidRPr="001917BF" w:rsidRDefault="00633B66" w:rsidP="001917BF">
      <w:pPr>
        <w:pStyle w:val="Notedebasdepage"/>
        <w:ind w:firstLine="0"/>
        <w:rPr>
          <w:sz w:val="24"/>
          <w:szCs w:val="24"/>
        </w:rPr>
      </w:pPr>
      <w:r w:rsidRPr="001917BF">
        <w:rPr>
          <w:rStyle w:val="Appelnotedebasdep"/>
          <w:sz w:val="24"/>
          <w:szCs w:val="24"/>
        </w:rPr>
        <w:footnoteRef/>
      </w:r>
      <w:r w:rsidRPr="001917BF">
        <w:rPr>
          <w:sz w:val="24"/>
          <w:szCs w:val="24"/>
          <w:rtl/>
        </w:rPr>
        <w:t xml:space="preserve"> </w:t>
      </w:r>
      <w:r>
        <w:rPr>
          <w:rFonts w:hint="cs"/>
          <w:sz w:val="24"/>
          <w:szCs w:val="24"/>
          <w:rtl/>
        </w:rPr>
        <w:t xml:space="preserve">محمد </w:t>
      </w:r>
      <w:r w:rsidRPr="001917BF">
        <w:rPr>
          <w:rFonts w:hint="cs"/>
          <w:sz w:val="24"/>
          <w:szCs w:val="24"/>
          <w:rtl/>
        </w:rPr>
        <w:t>علي ماهر</w:t>
      </w:r>
      <w:r>
        <w:rPr>
          <w:rFonts w:hint="cs"/>
          <w:sz w:val="24"/>
          <w:szCs w:val="24"/>
          <w:rtl/>
        </w:rPr>
        <w:t xml:space="preserve"> محمد علي، وكالة المرفق العام، مرجع سابق،</w:t>
      </w:r>
      <w:r w:rsidRPr="001917BF">
        <w:rPr>
          <w:rFonts w:hint="cs"/>
          <w:sz w:val="24"/>
          <w:szCs w:val="24"/>
          <w:rtl/>
        </w:rPr>
        <w:t xml:space="preserve"> ص 69</w:t>
      </w:r>
      <w:r>
        <w:rPr>
          <w:rFonts w:hint="cs"/>
          <w:sz w:val="24"/>
          <w:szCs w:val="24"/>
          <w:rtl/>
        </w:rPr>
        <w:t>.</w:t>
      </w:r>
    </w:p>
  </w:footnote>
  <w:footnote w:id="104">
    <w:p w14:paraId="76404B02" w14:textId="53D74AB3" w:rsidR="00633B66" w:rsidRPr="001917BF" w:rsidRDefault="00633B66" w:rsidP="0087773D">
      <w:pPr>
        <w:pStyle w:val="Notedebasdepage"/>
        <w:ind w:firstLine="0"/>
        <w:rPr>
          <w:sz w:val="24"/>
          <w:szCs w:val="24"/>
        </w:rPr>
      </w:pPr>
      <w:r w:rsidRPr="001917BF">
        <w:rPr>
          <w:rStyle w:val="Appelnotedebasdep"/>
          <w:sz w:val="24"/>
          <w:szCs w:val="24"/>
        </w:rPr>
        <w:footnoteRef/>
      </w:r>
      <w:r w:rsidRPr="001917BF">
        <w:rPr>
          <w:sz w:val="24"/>
          <w:szCs w:val="24"/>
          <w:rtl/>
        </w:rPr>
        <w:t xml:space="preserve"> </w:t>
      </w:r>
      <w:r>
        <w:rPr>
          <w:rFonts w:hint="cs"/>
          <w:sz w:val="24"/>
          <w:szCs w:val="24"/>
          <w:rtl/>
        </w:rPr>
        <w:t xml:space="preserve"> محمد علي </w:t>
      </w:r>
      <w:r w:rsidRPr="001917BF">
        <w:rPr>
          <w:rFonts w:hint="cs"/>
          <w:sz w:val="24"/>
          <w:szCs w:val="24"/>
          <w:rtl/>
        </w:rPr>
        <w:t>ماهر</w:t>
      </w:r>
      <w:r>
        <w:rPr>
          <w:rFonts w:hint="cs"/>
          <w:sz w:val="24"/>
          <w:szCs w:val="24"/>
          <w:rtl/>
        </w:rPr>
        <w:t xml:space="preserve"> محمد علي، وكالة المرفق العام، مرج</w:t>
      </w:r>
      <w:r>
        <w:rPr>
          <w:rFonts w:hint="eastAsia"/>
          <w:sz w:val="24"/>
          <w:szCs w:val="24"/>
          <w:rtl/>
        </w:rPr>
        <w:t>ع</w:t>
      </w:r>
      <w:r>
        <w:rPr>
          <w:rFonts w:hint="cs"/>
          <w:sz w:val="24"/>
          <w:szCs w:val="24"/>
          <w:rtl/>
        </w:rPr>
        <w:t xml:space="preserve"> سابق، ص </w:t>
      </w:r>
      <w:r w:rsidRPr="001917BF">
        <w:rPr>
          <w:rFonts w:hint="cs"/>
          <w:sz w:val="24"/>
          <w:szCs w:val="24"/>
          <w:rtl/>
        </w:rPr>
        <w:t>70</w:t>
      </w:r>
      <w:r>
        <w:rPr>
          <w:rFonts w:hint="cs"/>
          <w:sz w:val="24"/>
          <w:szCs w:val="24"/>
          <w:rtl/>
        </w:rPr>
        <w:t>.</w:t>
      </w:r>
    </w:p>
  </w:footnote>
  <w:footnote w:id="105">
    <w:p w14:paraId="0A705159" w14:textId="04D10E73" w:rsidR="00633B66" w:rsidRDefault="00633B66" w:rsidP="001917BF">
      <w:pPr>
        <w:pStyle w:val="Notedebasdepage"/>
        <w:ind w:firstLine="0"/>
      </w:pPr>
      <w:r w:rsidRPr="001917BF">
        <w:rPr>
          <w:rStyle w:val="Appelnotedebasdep"/>
          <w:sz w:val="24"/>
          <w:szCs w:val="24"/>
        </w:rPr>
        <w:footnoteRef/>
      </w:r>
      <w:r>
        <w:rPr>
          <w:rFonts w:hint="cs"/>
          <w:sz w:val="24"/>
          <w:szCs w:val="24"/>
          <w:rtl/>
        </w:rPr>
        <w:t xml:space="preserve">  وليد حيدر</w:t>
      </w:r>
      <w:r w:rsidRPr="001917BF">
        <w:rPr>
          <w:rFonts w:hint="cs"/>
          <w:sz w:val="24"/>
          <w:szCs w:val="24"/>
          <w:rtl/>
        </w:rPr>
        <w:t xml:space="preserve"> جاب</w:t>
      </w:r>
      <w:r w:rsidRPr="001917BF">
        <w:rPr>
          <w:rFonts w:hint="eastAsia"/>
          <w:sz w:val="24"/>
          <w:szCs w:val="24"/>
          <w:rtl/>
        </w:rPr>
        <w:t>ر</w:t>
      </w:r>
      <w:r>
        <w:rPr>
          <w:rFonts w:hint="cs"/>
          <w:sz w:val="24"/>
          <w:szCs w:val="24"/>
          <w:rtl/>
        </w:rPr>
        <w:t>، مرجع سابق، ص</w:t>
      </w:r>
      <w:r w:rsidRPr="001917BF">
        <w:rPr>
          <w:rFonts w:hint="cs"/>
          <w:sz w:val="24"/>
          <w:szCs w:val="24"/>
          <w:rtl/>
        </w:rPr>
        <w:t xml:space="preserve"> 496</w:t>
      </w:r>
      <w:r>
        <w:rPr>
          <w:rFonts w:hint="cs"/>
          <w:sz w:val="24"/>
          <w:szCs w:val="24"/>
          <w:rtl/>
        </w:rPr>
        <w:t>.</w:t>
      </w:r>
    </w:p>
  </w:footnote>
  <w:footnote w:id="106">
    <w:p w14:paraId="2352B27D" w14:textId="5F85A733" w:rsidR="00633B66" w:rsidRPr="00D823A0" w:rsidRDefault="00633B66" w:rsidP="00D823A0">
      <w:pPr>
        <w:ind w:firstLine="0"/>
        <w:rPr>
          <w:sz w:val="24"/>
          <w:szCs w:val="24"/>
          <w:lang w:val="fr-FR"/>
        </w:rPr>
      </w:pPr>
      <w:r w:rsidRPr="00D823A0">
        <w:rPr>
          <w:rStyle w:val="Appelnotedebasdep"/>
          <w:sz w:val="24"/>
          <w:szCs w:val="24"/>
        </w:rPr>
        <w:footnoteRef/>
      </w:r>
      <w:r w:rsidRPr="00D823A0">
        <w:rPr>
          <w:sz w:val="24"/>
          <w:szCs w:val="24"/>
          <w:rtl/>
        </w:rPr>
        <w:t xml:space="preserve"> </w:t>
      </w:r>
      <w:r w:rsidRPr="00D823A0">
        <w:rPr>
          <w:rFonts w:hint="cs"/>
          <w:sz w:val="24"/>
          <w:szCs w:val="24"/>
          <w:rtl/>
        </w:rPr>
        <w:t>سالي محمد جمعة سليم</w:t>
      </w:r>
      <w:r>
        <w:rPr>
          <w:rFonts w:hint="cs"/>
          <w:sz w:val="24"/>
          <w:szCs w:val="24"/>
          <w:rtl/>
        </w:rPr>
        <w:t>، سلطا</w:t>
      </w:r>
      <w:r>
        <w:rPr>
          <w:sz w:val="24"/>
          <w:szCs w:val="24"/>
          <w:rtl/>
        </w:rPr>
        <w:t>ت</w:t>
      </w:r>
      <w:r>
        <w:rPr>
          <w:rFonts w:hint="cs"/>
          <w:sz w:val="24"/>
          <w:szCs w:val="24"/>
          <w:rtl/>
        </w:rPr>
        <w:t xml:space="preserve"> الإدارة في عقد الشراكة مع القطاع الخاص، دراس</w:t>
      </w:r>
      <w:r>
        <w:rPr>
          <w:sz w:val="24"/>
          <w:szCs w:val="24"/>
          <w:rtl/>
        </w:rPr>
        <w:t>ة</w:t>
      </w:r>
      <w:r>
        <w:rPr>
          <w:rFonts w:hint="cs"/>
          <w:sz w:val="24"/>
          <w:szCs w:val="24"/>
          <w:rtl/>
        </w:rPr>
        <w:t xml:space="preserve"> مقارنة، دا</w:t>
      </w:r>
      <w:r>
        <w:rPr>
          <w:sz w:val="24"/>
          <w:szCs w:val="24"/>
          <w:rtl/>
        </w:rPr>
        <w:t>ر</w:t>
      </w:r>
      <w:r>
        <w:rPr>
          <w:rFonts w:hint="cs"/>
          <w:sz w:val="24"/>
          <w:szCs w:val="24"/>
          <w:rtl/>
        </w:rPr>
        <w:t xml:space="preserve"> الجامعة الجديدة للنشر، الإسكندرية، مصر، طبعة 2023، </w:t>
      </w:r>
      <w:r w:rsidRPr="00D823A0">
        <w:rPr>
          <w:rFonts w:hint="cs"/>
          <w:sz w:val="24"/>
          <w:szCs w:val="24"/>
          <w:rtl/>
        </w:rPr>
        <w:t>ص 73</w:t>
      </w:r>
      <w:r>
        <w:rPr>
          <w:rFonts w:hint="cs"/>
          <w:sz w:val="24"/>
          <w:szCs w:val="24"/>
          <w:rtl/>
        </w:rPr>
        <w:t>.</w:t>
      </w:r>
    </w:p>
  </w:footnote>
  <w:footnote w:id="107">
    <w:p w14:paraId="4C33A52B" w14:textId="568B7241" w:rsidR="00633B66" w:rsidRPr="00D823A0" w:rsidRDefault="00633B66" w:rsidP="001E6E02">
      <w:pPr>
        <w:pStyle w:val="Notedebasdepage"/>
        <w:ind w:firstLine="0"/>
        <w:rPr>
          <w:sz w:val="24"/>
          <w:szCs w:val="24"/>
          <w:lang w:val="fr-FR"/>
        </w:rPr>
      </w:pPr>
      <w:r w:rsidRPr="00D823A0">
        <w:rPr>
          <w:rStyle w:val="Appelnotedebasdep"/>
          <w:sz w:val="24"/>
          <w:szCs w:val="24"/>
        </w:rPr>
        <w:footnoteRef/>
      </w:r>
      <w:r w:rsidRPr="00D823A0">
        <w:rPr>
          <w:rFonts w:hint="cs"/>
          <w:sz w:val="24"/>
          <w:szCs w:val="24"/>
          <w:rtl/>
        </w:rPr>
        <w:t xml:space="preserve"> حسن عبد الله حسن</w:t>
      </w:r>
      <w:r>
        <w:rPr>
          <w:rFonts w:hint="cs"/>
          <w:sz w:val="24"/>
          <w:szCs w:val="24"/>
          <w:rtl/>
        </w:rPr>
        <w:t>، عقد المشاركة لتمويل وانشاء وإدارة المرافق العامة (دراسة تحليلية نقدية تطبيقية مقارنة)</w:t>
      </w:r>
      <w:r w:rsidRPr="00D823A0">
        <w:rPr>
          <w:rFonts w:hint="cs"/>
          <w:sz w:val="24"/>
          <w:szCs w:val="24"/>
          <w:rtl/>
        </w:rPr>
        <w:t xml:space="preserve"> </w:t>
      </w:r>
      <w:r>
        <w:rPr>
          <w:rFonts w:hint="cs"/>
          <w:sz w:val="24"/>
          <w:szCs w:val="24"/>
          <w:rtl/>
        </w:rPr>
        <w:t xml:space="preserve">دار الجامعة الجديدة، الإسكندرية، مصر، طبعة 2016، </w:t>
      </w:r>
      <w:r w:rsidRPr="00D823A0">
        <w:rPr>
          <w:rFonts w:hint="cs"/>
          <w:sz w:val="24"/>
          <w:szCs w:val="24"/>
          <w:rtl/>
        </w:rPr>
        <w:t>ص306</w:t>
      </w:r>
      <w:r>
        <w:rPr>
          <w:rFonts w:hint="cs"/>
          <w:sz w:val="24"/>
          <w:szCs w:val="24"/>
          <w:rtl/>
        </w:rPr>
        <w:t>.</w:t>
      </w:r>
    </w:p>
  </w:footnote>
  <w:footnote w:id="108">
    <w:p w14:paraId="32673B30" w14:textId="161F7A37" w:rsidR="00633B66" w:rsidRPr="00D823A0" w:rsidRDefault="00633B66" w:rsidP="00D823A0">
      <w:pPr>
        <w:pStyle w:val="Notedebasdepage"/>
        <w:ind w:firstLine="0"/>
        <w:rPr>
          <w:sz w:val="24"/>
          <w:szCs w:val="24"/>
        </w:rPr>
      </w:pPr>
      <w:r w:rsidRPr="00D823A0">
        <w:rPr>
          <w:rStyle w:val="Appelnotedebasdep"/>
          <w:sz w:val="24"/>
          <w:szCs w:val="24"/>
        </w:rPr>
        <w:footnoteRef/>
      </w:r>
      <w:r w:rsidRPr="00D823A0">
        <w:rPr>
          <w:sz w:val="24"/>
          <w:szCs w:val="24"/>
          <w:rtl/>
        </w:rPr>
        <w:t xml:space="preserve"> </w:t>
      </w:r>
      <w:r w:rsidRPr="00D823A0">
        <w:rPr>
          <w:rFonts w:hint="cs"/>
          <w:sz w:val="24"/>
          <w:szCs w:val="24"/>
          <w:rtl/>
        </w:rPr>
        <w:t>محمد عبد ال</w:t>
      </w:r>
      <w:r>
        <w:rPr>
          <w:rFonts w:hint="cs"/>
          <w:sz w:val="24"/>
          <w:szCs w:val="24"/>
          <w:rtl/>
        </w:rPr>
        <w:t>ل</w:t>
      </w:r>
      <w:r w:rsidRPr="00D823A0">
        <w:rPr>
          <w:rFonts w:hint="cs"/>
          <w:sz w:val="24"/>
          <w:szCs w:val="24"/>
          <w:rtl/>
        </w:rPr>
        <w:t>طيف</w:t>
      </w:r>
      <w:r>
        <w:rPr>
          <w:rFonts w:hint="cs"/>
          <w:sz w:val="24"/>
          <w:szCs w:val="24"/>
          <w:rtl/>
        </w:rPr>
        <w:t>، مرجع سابق،</w:t>
      </w:r>
      <w:r w:rsidRPr="00D823A0">
        <w:rPr>
          <w:rFonts w:hint="cs"/>
          <w:sz w:val="24"/>
          <w:szCs w:val="24"/>
          <w:rtl/>
        </w:rPr>
        <w:t xml:space="preserve"> ص 182</w:t>
      </w:r>
      <w:r>
        <w:rPr>
          <w:rFonts w:hint="cs"/>
          <w:sz w:val="24"/>
          <w:szCs w:val="24"/>
          <w:rtl/>
        </w:rPr>
        <w:t>.</w:t>
      </w:r>
    </w:p>
  </w:footnote>
  <w:footnote w:id="109">
    <w:p w14:paraId="5EE52FD4" w14:textId="0C22A6AD" w:rsidR="00633B66" w:rsidRPr="005D1FE9" w:rsidRDefault="00633B66" w:rsidP="003E51B6">
      <w:pPr>
        <w:ind w:firstLine="0"/>
        <w:rPr>
          <w:sz w:val="24"/>
          <w:szCs w:val="24"/>
          <w:lang w:val="fr-FR"/>
        </w:rPr>
      </w:pPr>
      <w:r w:rsidRPr="005D1FE9">
        <w:rPr>
          <w:rStyle w:val="Appelnotedebasdep"/>
          <w:sz w:val="24"/>
          <w:szCs w:val="24"/>
        </w:rPr>
        <w:footnoteRef/>
      </w:r>
      <w:r w:rsidRPr="005D1FE9">
        <w:rPr>
          <w:rFonts w:hint="cs"/>
          <w:sz w:val="24"/>
          <w:szCs w:val="24"/>
          <w:rtl/>
        </w:rPr>
        <w:t xml:space="preserve"> </w:t>
      </w:r>
      <w:r>
        <w:rPr>
          <w:rFonts w:hint="cs"/>
          <w:sz w:val="24"/>
          <w:szCs w:val="24"/>
          <w:rtl/>
        </w:rPr>
        <w:t xml:space="preserve">سالي محمد </w:t>
      </w:r>
      <w:r w:rsidRPr="005D1FE9">
        <w:rPr>
          <w:rFonts w:hint="cs"/>
          <w:sz w:val="24"/>
          <w:szCs w:val="24"/>
          <w:rtl/>
        </w:rPr>
        <w:t>جمعة سليم</w:t>
      </w:r>
      <w:r>
        <w:rPr>
          <w:rFonts w:hint="cs"/>
          <w:sz w:val="24"/>
          <w:szCs w:val="24"/>
          <w:rtl/>
        </w:rPr>
        <w:t>، مرجع سابق،</w:t>
      </w:r>
      <w:r w:rsidRPr="005D1FE9">
        <w:rPr>
          <w:rFonts w:hint="cs"/>
          <w:sz w:val="24"/>
          <w:szCs w:val="24"/>
          <w:rtl/>
        </w:rPr>
        <w:t xml:space="preserve"> ص81</w:t>
      </w:r>
      <w:r>
        <w:rPr>
          <w:rFonts w:hint="cs"/>
          <w:sz w:val="24"/>
          <w:szCs w:val="24"/>
          <w:rtl/>
        </w:rPr>
        <w:t>.</w:t>
      </w:r>
    </w:p>
  </w:footnote>
  <w:footnote w:id="110">
    <w:p w14:paraId="7AC1C13D" w14:textId="06BA8090" w:rsidR="00633B66" w:rsidRPr="002D5670" w:rsidRDefault="00633B66" w:rsidP="002D7502">
      <w:pPr>
        <w:pStyle w:val="Notedebasdepage"/>
        <w:bidi w:val="0"/>
        <w:ind w:firstLine="0"/>
        <w:rPr>
          <w:lang w:val="fr-FR"/>
        </w:rPr>
      </w:pPr>
      <w:r w:rsidRPr="009152D0">
        <w:rPr>
          <w:rStyle w:val="Appelnotedebasdep"/>
          <w:color w:val="000000" w:themeColor="text1"/>
        </w:rPr>
        <w:footnoteRef/>
      </w:r>
      <w:r w:rsidRPr="009152D0">
        <w:rPr>
          <w:color w:val="000000" w:themeColor="text1"/>
          <w:rtl/>
        </w:rPr>
        <w:t xml:space="preserve"> </w:t>
      </w:r>
      <w:r w:rsidRPr="002D5670">
        <w:rPr>
          <w:rFonts w:asciiTheme="majorBidi" w:eastAsia="SimSun" w:hAnsiTheme="majorBidi" w:cstheme="majorBidi"/>
          <w:color w:val="000000" w:themeColor="text1"/>
          <w:lang w:val="fr-FR" w:eastAsia="zh-CN"/>
        </w:rPr>
        <w:t xml:space="preserve">Pierre DELVOLVE, les contradictions de la délégation de service public, </w:t>
      </w:r>
      <w:r w:rsidRPr="002D5670">
        <w:rPr>
          <w:rFonts w:asciiTheme="majorBidi" w:hAnsiTheme="majorBidi" w:cstheme="majorBidi"/>
          <w:color w:val="000000" w:themeColor="text1"/>
          <w:lang w:val="fr-FR"/>
        </w:rPr>
        <w:t>AJDA</w:t>
      </w:r>
      <w:r>
        <w:rPr>
          <w:rFonts w:asciiTheme="majorBidi" w:hAnsiTheme="majorBidi" w:cstheme="majorBidi"/>
          <w:color w:val="000000" w:themeColor="text1"/>
          <w:lang w:val="fr-FR"/>
        </w:rPr>
        <w:t>,</w:t>
      </w:r>
      <w:r w:rsidRPr="002D5670">
        <w:rPr>
          <w:rFonts w:asciiTheme="majorBidi" w:hAnsiTheme="majorBidi" w:cstheme="majorBidi"/>
          <w:color w:val="000000" w:themeColor="text1"/>
          <w:rtl/>
        </w:rPr>
        <w:t xml:space="preserve"> 1996</w:t>
      </w:r>
      <w:r w:rsidRPr="002D7502">
        <w:rPr>
          <w:rFonts w:asciiTheme="majorBidi" w:hAnsiTheme="majorBidi" w:cstheme="majorBidi"/>
          <w:color w:val="000000" w:themeColor="text1"/>
          <w:lang w:val="fr-FR"/>
        </w:rPr>
        <w:t>,</w:t>
      </w:r>
      <w:r>
        <w:rPr>
          <w:rFonts w:asciiTheme="majorBidi" w:hAnsiTheme="majorBidi" w:cstheme="majorBidi"/>
          <w:color w:val="000000" w:themeColor="text1"/>
          <w:lang w:val="fr-FR"/>
        </w:rPr>
        <w:t xml:space="preserve"> p.678.</w:t>
      </w:r>
    </w:p>
  </w:footnote>
  <w:footnote w:id="111">
    <w:p w14:paraId="0E9B538D" w14:textId="5338EF0A" w:rsidR="00633B66" w:rsidRPr="005D1FE9" w:rsidRDefault="00633B66" w:rsidP="005D1FE9">
      <w:pPr>
        <w:pStyle w:val="Notedebasdepage"/>
        <w:ind w:firstLine="0"/>
        <w:rPr>
          <w:sz w:val="24"/>
          <w:szCs w:val="24"/>
        </w:rPr>
      </w:pPr>
      <w:r w:rsidRPr="005D1FE9">
        <w:rPr>
          <w:rStyle w:val="Appelnotedebasdep"/>
          <w:sz w:val="24"/>
          <w:szCs w:val="24"/>
        </w:rPr>
        <w:footnoteRef/>
      </w:r>
      <w:r>
        <w:rPr>
          <w:rFonts w:hint="cs"/>
          <w:sz w:val="24"/>
          <w:szCs w:val="24"/>
          <w:rtl/>
        </w:rPr>
        <w:t xml:space="preserve"> </w:t>
      </w:r>
      <w:r w:rsidRPr="005D1FE9">
        <w:rPr>
          <w:rFonts w:hint="cs"/>
          <w:sz w:val="24"/>
          <w:szCs w:val="24"/>
          <w:rtl/>
        </w:rPr>
        <w:t xml:space="preserve">ضريفي </w:t>
      </w:r>
      <w:r>
        <w:rPr>
          <w:rFonts w:hint="cs"/>
          <w:sz w:val="24"/>
          <w:szCs w:val="24"/>
          <w:rtl/>
        </w:rPr>
        <w:t>نادية، تفويض المرفق العام بين ضمان المصلحة العامة وهدف المردودية، مرجع سابق،</w:t>
      </w:r>
      <w:r w:rsidRPr="005D1FE9">
        <w:rPr>
          <w:rFonts w:hint="cs"/>
          <w:sz w:val="24"/>
          <w:szCs w:val="24"/>
          <w:rtl/>
        </w:rPr>
        <w:t xml:space="preserve"> ص 294</w:t>
      </w:r>
      <w:r>
        <w:rPr>
          <w:rFonts w:hint="cs"/>
          <w:sz w:val="24"/>
          <w:szCs w:val="24"/>
          <w:rtl/>
        </w:rPr>
        <w:t>.</w:t>
      </w:r>
    </w:p>
  </w:footnote>
  <w:footnote w:id="112">
    <w:p w14:paraId="6E2D8A18" w14:textId="77777777" w:rsidR="00633B66" w:rsidRPr="005D1FE9" w:rsidRDefault="00633B66" w:rsidP="005D22E1">
      <w:pPr>
        <w:pStyle w:val="Notedebasdepage"/>
        <w:ind w:firstLine="0"/>
        <w:rPr>
          <w:sz w:val="24"/>
          <w:szCs w:val="24"/>
        </w:rPr>
      </w:pPr>
      <w:r w:rsidRPr="005D1FE9">
        <w:rPr>
          <w:rStyle w:val="Appelnotedebasdep"/>
          <w:sz w:val="24"/>
          <w:szCs w:val="24"/>
        </w:rPr>
        <w:footnoteRef/>
      </w:r>
      <w:r w:rsidRPr="005D1FE9">
        <w:rPr>
          <w:rFonts w:hint="cs"/>
          <w:sz w:val="24"/>
          <w:szCs w:val="24"/>
          <w:rtl/>
        </w:rPr>
        <w:t xml:space="preserve"> </w:t>
      </w:r>
      <w:r>
        <w:rPr>
          <w:rFonts w:hint="cs"/>
          <w:sz w:val="24"/>
          <w:szCs w:val="24"/>
          <w:rtl/>
        </w:rPr>
        <w:t>محمد عبد اللطيف، مرجع سابق</w:t>
      </w:r>
      <w:r w:rsidRPr="005D1FE9">
        <w:rPr>
          <w:rFonts w:hint="cs"/>
          <w:sz w:val="24"/>
          <w:szCs w:val="24"/>
          <w:rtl/>
        </w:rPr>
        <w:t>، ص 182</w:t>
      </w:r>
      <w:r>
        <w:rPr>
          <w:rFonts w:hint="cs"/>
          <w:sz w:val="24"/>
          <w:szCs w:val="24"/>
          <w:rtl/>
        </w:rPr>
        <w:t>.</w:t>
      </w:r>
    </w:p>
  </w:footnote>
  <w:footnote w:id="113">
    <w:p w14:paraId="24913665" w14:textId="7CF8900E" w:rsidR="00633B66" w:rsidRPr="001B6749" w:rsidRDefault="00633B66" w:rsidP="001B6749">
      <w:pPr>
        <w:ind w:firstLine="0"/>
        <w:rPr>
          <w:sz w:val="24"/>
          <w:szCs w:val="24"/>
        </w:rPr>
      </w:pPr>
      <w:r w:rsidRPr="001B6749">
        <w:rPr>
          <w:rStyle w:val="Appelnotedebasdep"/>
          <w:sz w:val="24"/>
          <w:szCs w:val="24"/>
        </w:rPr>
        <w:footnoteRef/>
      </w:r>
      <w:r w:rsidRPr="001B6749">
        <w:rPr>
          <w:rFonts w:hint="cs"/>
          <w:sz w:val="24"/>
          <w:szCs w:val="24"/>
          <w:rtl/>
        </w:rPr>
        <w:t xml:space="preserve"> </w:t>
      </w:r>
      <w:r>
        <w:rPr>
          <w:rFonts w:hint="cs"/>
          <w:sz w:val="24"/>
          <w:szCs w:val="24"/>
          <w:rtl/>
        </w:rPr>
        <w:t xml:space="preserve">أبوبكر أحمد </w:t>
      </w:r>
      <w:r w:rsidRPr="001B6749">
        <w:rPr>
          <w:rFonts w:hint="cs"/>
          <w:sz w:val="24"/>
          <w:szCs w:val="24"/>
          <w:rtl/>
        </w:rPr>
        <w:t>عثمان</w:t>
      </w:r>
      <w:r>
        <w:rPr>
          <w:rFonts w:hint="cs"/>
          <w:sz w:val="24"/>
          <w:szCs w:val="24"/>
          <w:rtl/>
        </w:rPr>
        <w:t>، مرجع سابق، ص</w:t>
      </w:r>
      <w:r w:rsidRPr="001B6749">
        <w:rPr>
          <w:rFonts w:hint="cs"/>
          <w:sz w:val="24"/>
          <w:szCs w:val="24"/>
          <w:rtl/>
        </w:rPr>
        <w:t xml:space="preserve"> 107.</w:t>
      </w:r>
    </w:p>
  </w:footnote>
  <w:footnote w:id="114">
    <w:p w14:paraId="367996F0" w14:textId="769A0F6A" w:rsidR="00633B66" w:rsidRPr="001B6749" w:rsidRDefault="00633B66" w:rsidP="00C02F3C">
      <w:pPr>
        <w:ind w:firstLine="0"/>
        <w:rPr>
          <w:sz w:val="24"/>
          <w:szCs w:val="24"/>
        </w:rPr>
      </w:pPr>
      <w:r w:rsidRPr="001B6749">
        <w:rPr>
          <w:rStyle w:val="Appelnotedebasdep"/>
          <w:sz w:val="24"/>
          <w:szCs w:val="24"/>
        </w:rPr>
        <w:footnoteRef/>
      </w:r>
      <w:r w:rsidRPr="001B6749">
        <w:rPr>
          <w:rFonts w:hint="cs"/>
          <w:sz w:val="24"/>
          <w:szCs w:val="24"/>
          <w:rtl/>
        </w:rPr>
        <w:t xml:space="preserve"> حماد</w:t>
      </w:r>
      <w:r w:rsidRPr="001B6749">
        <w:rPr>
          <w:sz w:val="24"/>
          <w:szCs w:val="24"/>
          <w:rtl/>
        </w:rPr>
        <w:t>ة</w:t>
      </w:r>
      <w:r w:rsidRPr="001B6749">
        <w:rPr>
          <w:rFonts w:hint="cs"/>
          <w:sz w:val="24"/>
          <w:szCs w:val="24"/>
          <w:rtl/>
        </w:rPr>
        <w:t xml:space="preserve"> </w:t>
      </w:r>
      <w:r>
        <w:rPr>
          <w:rFonts w:hint="cs"/>
          <w:sz w:val="24"/>
          <w:szCs w:val="24"/>
          <w:rtl/>
        </w:rPr>
        <w:t xml:space="preserve">عبد الرزاق، النظام القانوني لعقد امتياز المرفق العام، دار الجامعة الجديدة، الإسكندرية، مصر، </w:t>
      </w:r>
      <w:r w:rsidRPr="001B6749">
        <w:rPr>
          <w:rFonts w:hint="cs"/>
          <w:sz w:val="24"/>
          <w:szCs w:val="24"/>
          <w:rtl/>
        </w:rPr>
        <w:t>ص450.</w:t>
      </w:r>
    </w:p>
  </w:footnote>
  <w:footnote w:id="115">
    <w:p w14:paraId="1EDECD66" w14:textId="17207C93" w:rsidR="00633B66" w:rsidRPr="001B6749" w:rsidRDefault="00633B66" w:rsidP="009E3A3B">
      <w:pPr>
        <w:pStyle w:val="Notedebasdepage"/>
        <w:ind w:firstLine="0"/>
        <w:rPr>
          <w:sz w:val="24"/>
          <w:szCs w:val="24"/>
        </w:rPr>
      </w:pPr>
      <w:r w:rsidRPr="001B6749">
        <w:rPr>
          <w:rStyle w:val="Appelnotedebasdep"/>
          <w:sz w:val="24"/>
          <w:szCs w:val="24"/>
        </w:rPr>
        <w:footnoteRef/>
      </w:r>
      <w:r w:rsidRPr="001B6749">
        <w:rPr>
          <w:sz w:val="24"/>
          <w:szCs w:val="24"/>
          <w:rtl/>
        </w:rPr>
        <w:t xml:space="preserve"> </w:t>
      </w:r>
      <w:r>
        <w:rPr>
          <w:rFonts w:hint="cs"/>
          <w:sz w:val="24"/>
          <w:szCs w:val="24"/>
          <w:rtl/>
        </w:rPr>
        <w:t xml:space="preserve"> وليد حيدر </w:t>
      </w:r>
      <w:r w:rsidRPr="001B6749">
        <w:rPr>
          <w:rFonts w:hint="cs"/>
          <w:sz w:val="24"/>
          <w:szCs w:val="24"/>
          <w:rtl/>
        </w:rPr>
        <w:t>جابر</w:t>
      </w:r>
      <w:r>
        <w:rPr>
          <w:rFonts w:hint="cs"/>
          <w:sz w:val="24"/>
          <w:szCs w:val="24"/>
          <w:rtl/>
        </w:rPr>
        <w:t>، مرجع سابق، ص 226.</w:t>
      </w:r>
    </w:p>
  </w:footnote>
  <w:footnote w:id="116">
    <w:p w14:paraId="2109A6A4" w14:textId="3FECF18C" w:rsidR="00633B66" w:rsidRPr="001E1B9B" w:rsidRDefault="00633B66" w:rsidP="005653CD">
      <w:pPr>
        <w:ind w:firstLine="0"/>
        <w:jc w:val="left"/>
        <w:rPr>
          <w:sz w:val="24"/>
          <w:szCs w:val="24"/>
        </w:rPr>
      </w:pPr>
      <w:r w:rsidRPr="001B6749">
        <w:rPr>
          <w:rStyle w:val="Appelnotedebasdep"/>
          <w:sz w:val="24"/>
          <w:szCs w:val="24"/>
        </w:rPr>
        <w:footnoteRef/>
      </w:r>
      <w:r>
        <w:rPr>
          <w:rFonts w:hint="cs"/>
          <w:sz w:val="24"/>
          <w:szCs w:val="24"/>
          <w:rtl/>
        </w:rPr>
        <w:t xml:space="preserve">  محمد عبد الحميد </w:t>
      </w:r>
      <w:r w:rsidRPr="001B6749">
        <w:rPr>
          <w:rFonts w:hint="cs"/>
          <w:sz w:val="24"/>
          <w:szCs w:val="24"/>
          <w:rtl/>
        </w:rPr>
        <w:t>أبو زيد</w:t>
      </w:r>
      <w:r>
        <w:rPr>
          <w:rFonts w:hint="cs"/>
          <w:sz w:val="24"/>
          <w:szCs w:val="24"/>
          <w:rtl/>
        </w:rPr>
        <w:t xml:space="preserve">، مرجع سابق، </w:t>
      </w:r>
      <w:r w:rsidRPr="001B6749">
        <w:rPr>
          <w:rFonts w:hint="cs"/>
          <w:sz w:val="24"/>
          <w:szCs w:val="24"/>
          <w:rtl/>
        </w:rPr>
        <w:t>ص 207</w:t>
      </w:r>
      <w:r>
        <w:rPr>
          <w:rFonts w:hint="cs"/>
          <w:sz w:val="24"/>
          <w:szCs w:val="24"/>
          <w:rtl/>
        </w:rPr>
        <w:t>.</w:t>
      </w:r>
    </w:p>
  </w:footnote>
  <w:footnote w:id="117">
    <w:p w14:paraId="55497131" w14:textId="521859AE" w:rsidR="00633B66" w:rsidRPr="00685B03" w:rsidRDefault="00633B66" w:rsidP="00685B03">
      <w:pPr>
        <w:pStyle w:val="Notedebasdepage"/>
        <w:ind w:firstLine="0"/>
        <w:rPr>
          <w:sz w:val="24"/>
          <w:szCs w:val="24"/>
        </w:rPr>
      </w:pPr>
      <w:r w:rsidRPr="00685B03">
        <w:rPr>
          <w:rStyle w:val="Appelnotedebasdep"/>
          <w:sz w:val="24"/>
          <w:szCs w:val="24"/>
        </w:rPr>
        <w:footnoteRef/>
      </w:r>
      <w:r w:rsidRPr="00685B03">
        <w:rPr>
          <w:rFonts w:hint="cs"/>
          <w:sz w:val="24"/>
          <w:szCs w:val="24"/>
          <w:rtl/>
        </w:rPr>
        <w:t xml:space="preserve">  سميرة </w:t>
      </w:r>
      <w:r>
        <w:rPr>
          <w:rFonts w:hint="cs"/>
          <w:sz w:val="24"/>
          <w:szCs w:val="24"/>
          <w:rtl/>
        </w:rPr>
        <w:t xml:space="preserve">عمر علي محمد الكاديكي، مرجع سابق، </w:t>
      </w:r>
      <w:r w:rsidRPr="00685B03">
        <w:rPr>
          <w:rFonts w:hint="cs"/>
          <w:sz w:val="24"/>
          <w:szCs w:val="24"/>
          <w:rtl/>
        </w:rPr>
        <w:t>ص 76</w:t>
      </w:r>
      <w:r>
        <w:rPr>
          <w:rFonts w:hint="cs"/>
          <w:sz w:val="24"/>
          <w:szCs w:val="24"/>
          <w:rtl/>
        </w:rPr>
        <w:t>.</w:t>
      </w:r>
    </w:p>
  </w:footnote>
  <w:footnote w:id="118">
    <w:p w14:paraId="39857A1D" w14:textId="2AA5B06E" w:rsidR="00633B66" w:rsidRDefault="00633B66" w:rsidP="000C714F">
      <w:pPr>
        <w:ind w:firstLine="0"/>
        <w:jc w:val="left"/>
      </w:pPr>
      <w:r w:rsidRPr="00685B03">
        <w:rPr>
          <w:rStyle w:val="Appelnotedebasdep"/>
          <w:sz w:val="24"/>
          <w:szCs w:val="24"/>
        </w:rPr>
        <w:footnoteRef/>
      </w:r>
      <w:r w:rsidRPr="00685B03">
        <w:rPr>
          <w:rFonts w:hint="cs"/>
          <w:sz w:val="24"/>
          <w:szCs w:val="24"/>
          <w:rtl/>
        </w:rPr>
        <w:t xml:space="preserve"> سميرة </w:t>
      </w:r>
      <w:r>
        <w:rPr>
          <w:rFonts w:hint="cs"/>
          <w:sz w:val="24"/>
          <w:szCs w:val="24"/>
          <w:rtl/>
        </w:rPr>
        <w:t xml:space="preserve">عمر علي محمد الكاديكي، مرجع سابق </w:t>
      </w:r>
      <w:r w:rsidRPr="00685B03">
        <w:rPr>
          <w:rFonts w:hint="cs"/>
          <w:sz w:val="24"/>
          <w:szCs w:val="24"/>
          <w:rtl/>
        </w:rPr>
        <w:t>ص 78</w:t>
      </w:r>
      <w:r>
        <w:rPr>
          <w:rFonts w:hint="cs"/>
          <w:sz w:val="24"/>
          <w:szCs w:val="24"/>
          <w:rtl/>
        </w:rPr>
        <w:t>.</w:t>
      </w:r>
    </w:p>
  </w:footnote>
  <w:footnote w:id="119">
    <w:p w14:paraId="2CC0476D" w14:textId="421FA849" w:rsidR="00633B66" w:rsidRPr="003542DE" w:rsidRDefault="00633B66" w:rsidP="000C714F">
      <w:pPr>
        <w:pStyle w:val="Notedebasdepage"/>
        <w:ind w:firstLine="0"/>
        <w:rPr>
          <w:sz w:val="24"/>
          <w:szCs w:val="24"/>
        </w:rPr>
      </w:pPr>
      <w:r w:rsidRPr="003542DE">
        <w:rPr>
          <w:rStyle w:val="Appelnotedebasdep"/>
          <w:sz w:val="24"/>
          <w:szCs w:val="24"/>
        </w:rPr>
        <w:footnoteRef/>
      </w:r>
      <w:r w:rsidRPr="003542DE">
        <w:rPr>
          <w:rFonts w:hint="cs"/>
          <w:sz w:val="24"/>
          <w:szCs w:val="24"/>
          <w:rtl/>
        </w:rPr>
        <w:t xml:space="preserve"> سميرة عمر علي محمد الكاديكي، </w:t>
      </w:r>
      <w:r>
        <w:rPr>
          <w:rFonts w:hint="cs"/>
          <w:sz w:val="24"/>
          <w:szCs w:val="24"/>
          <w:rtl/>
        </w:rPr>
        <w:t>ال</w:t>
      </w:r>
      <w:r w:rsidRPr="003542DE">
        <w:rPr>
          <w:rFonts w:hint="cs"/>
          <w:sz w:val="24"/>
          <w:szCs w:val="24"/>
          <w:rtl/>
        </w:rPr>
        <w:t xml:space="preserve">مرجع </w:t>
      </w:r>
      <w:r>
        <w:rPr>
          <w:rFonts w:hint="cs"/>
          <w:sz w:val="24"/>
          <w:szCs w:val="24"/>
          <w:rtl/>
        </w:rPr>
        <w:t>نفسه</w:t>
      </w:r>
      <w:r w:rsidRPr="003542DE">
        <w:rPr>
          <w:rFonts w:hint="cs"/>
          <w:sz w:val="24"/>
          <w:szCs w:val="24"/>
          <w:rtl/>
        </w:rPr>
        <w:t>، ص 80.</w:t>
      </w:r>
    </w:p>
  </w:footnote>
  <w:footnote w:id="120">
    <w:p w14:paraId="60FB9509" w14:textId="202E6D35" w:rsidR="00633B66" w:rsidRPr="003542DE" w:rsidRDefault="00633B66" w:rsidP="009F720B">
      <w:pPr>
        <w:ind w:firstLine="0"/>
        <w:jc w:val="left"/>
        <w:rPr>
          <w:sz w:val="24"/>
          <w:szCs w:val="24"/>
        </w:rPr>
      </w:pPr>
      <w:r w:rsidRPr="003542DE">
        <w:rPr>
          <w:rStyle w:val="Appelnotedebasdep"/>
          <w:sz w:val="24"/>
          <w:szCs w:val="24"/>
        </w:rPr>
        <w:footnoteRef/>
      </w:r>
      <w:r>
        <w:rPr>
          <w:rFonts w:hint="cs"/>
          <w:sz w:val="24"/>
          <w:szCs w:val="24"/>
          <w:rtl/>
        </w:rPr>
        <w:t xml:space="preserve"> ال</w:t>
      </w:r>
      <w:r w:rsidRPr="003542DE">
        <w:rPr>
          <w:rFonts w:hint="cs"/>
          <w:sz w:val="24"/>
          <w:szCs w:val="24"/>
          <w:rtl/>
        </w:rPr>
        <w:t>رقابة الإدارية والقضائية على العقود الإدارية، مرجع سابق،</w:t>
      </w:r>
      <w:r>
        <w:rPr>
          <w:rFonts w:hint="cs"/>
          <w:sz w:val="24"/>
          <w:szCs w:val="24"/>
          <w:rtl/>
        </w:rPr>
        <w:t xml:space="preserve"> </w:t>
      </w:r>
      <w:r w:rsidRPr="003542DE">
        <w:rPr>
          <w:rFonts w:hint="cs"/>
          <w:sz w:val="24"/>
          <w:szCs w:val="24"/>
          <w:rtl/>
        </w:rPr>
        <w:t>ص181</w:t>
      </w:r>
      <w:r>
        <w:rPr>
          <w:rFonts w:hint="cs"/>
          <w:sz w:val="24"/>
          <w:szCs w:val="24"/>
          <w:rtl/>
        </w:rPr>
        <w:t>.</w:t>
      </w:r>
    </w:p>
  </w:footnote>
  <w:footnote w:id="121">
    <w:p w14:paraId="5E012624" w14:textId="139463F0" w:rsidR="00633B66" w:rsidRPr="003542DE" w:rsidRDefault="00633B66" w:rsidP="003542DE">
      <w:pPr>
        <w:pStyle w:val="Notedebasdepage"/>
        <w:ind w:firstLine="0"/>
        <w:rPr>
          <w:sz w:val="24"/>
          <w:szCs w:val="24"/>
        </w:rPr>
      </w:pPr>
      <w:r w:rsidRPr="00772704">
        <w:rPr>
          <w:rStyle w:val="Appelnotedebasdep"/>
          <w:color w:val="000000" w:themeColor="text1"/>
          <w:sz w:val="24"/>
          <w:szCs w:val="24"/>
        </w:rPr>
        <w:footnoteRef/>
      </w:r>
      <w:r>
        <w:rPr>
          <w:rFonts w:hint="cs"/>
          <w:sz w:val="24"/>
          <w:szCs w:val="24"/>
          <w:rtl/>
        </w:rPr>
        <w:t xml:space="preserve"> </w:t>
      </w:r>
      <w:r w:rsidRPr="003542DE">
        <w:rPr>
          <w:rFonts w:hint="cs"/>
          <w:sz w:val="24"/>
          <w:szCs w:val="24"/>
          <w:rtl/>
        </w:rPr>
        <w:t>سميرة عمر علي محمد الكاديكي، مرجع سابق، ص 75</w:t>
      </w:r>
      <w:r>
        <w:rPr>
          <w:rFonts w:hint="cs"/>
          <w:sz w:val="24"/>
          <w:szCs w:val="24"/>
          <w:rtl/>
        </w:rPr>
        <w:t>.</w:t>
      </w:r>
    </w:p>
  </w:footnote>
  <w:footnote w:id="122">
    <w:p w14:paraId="3E9091B2" w14:textId="54D9A2BC" w:rsidR="00633B66" w:rsidRPr="00966ABD" w:rsidRDefault="00633B66" w:rsidP="00966ABD">
      <w:pPr>
        <w:pStyle w:val="Notedebasdepage"/>
        <w:ind w:firstLine="0"/>
        <w:rPr>
          <w:color w:val="000000" w:themeColor="text1"/>
          <w:sz w:val="24"/>
          <w:szCs w:val="24"/>
        </w:rPr>
      </w:pPr>
      <w:r w:rsidRPr="00966ABD">
        <w:rPr>
          <w:rStyle w:val="Appelnotedebasdep"/>
          <w:color w:val="000000" w:themeColor="text1"/>
          <w:sz w:val="24"/>
          <w:szCs w:val="24"/>
        </w:rPr>
        <w:footnoteRef/>
      </w:r>
      <w:r>
        <w:rPr>
          <w:rFonts w:hint="cs"/>
          <w:color w:val="000000" w:themeColor="text1"/>
          <w:sz w:val="24"/>
          <w:szCs w:val="24"/>
          <w:rtl/>
        </w:rPr>
        <w:t xml:space="preserve"> م</w:t>
      </w:r>
      <w:r w:rsidRPr="00966ABD">
        <w:rPr>
          <w:rFonts w:hint="cs"/>
          <w:color w:val="000000" w:themeColor="text1"/>
          <w:sz w:val="24"/>
          <w:szCs w:val="24"/>
          <w:rtl/>
        </w:rPr>
        <w:t>حمد عل</w:t>
      </w:r>
      <w:r w:rsidRPr="00966ABD">
        <w:rPr>
          <w:rFonts w:hint="eastAsia"/>
          <w:color w:val="000000" w:themeColor="text1"/>
          <w:sz w:val="24"/>
          <w:szCs w:val="24"/>
          <w:rtl/>
        </w:rPr>
        <w:t>ي</w:t>
      </w:r>
      <w:r w:rsidRPr="00966ABD">
        <w:rPr>
          <w:rFonts w:hint="cs"/>
          <w:color w:val="000000" w:themeColor="text1"/>
          <w:sz w:val="24"/>
          <w:szCs w:val="24"/>
          <w:rtl/>
        </w:rPr>
        <w:t xml:space="preserve"> ماهر محمد علي،</w:t>
      </w:r>
      <w:r>
        <w:rPr>
          <w:rFonts w:hint="cs"/>
          <w:color w:val="000000" w:themeColor="text1"/>
          <w:sz w:val="24"/>
          <w:szCs w:val="24"/>
          <w:rtl/>
        </w:rPr>
        <w:t xml:space="preserve"> وكالة المرفق العام،</w:t>
      </w:r>
      <w:r w:rsidRPr="00966ABD">
        <w:rPr>
          <w:rFonts w:hint="cs"/>
          <w:color w:val="000000" w:themeColor="text1"/>
          <w:sz w:val="24"/>
          <w:szCs w:val="24"/>
          <w:rtl/>
        </w:rPr>
        <w:t xml:space="preserve"> مرجع سابق، ص42</w:t>
      </w:r>
      <w:r>
        <w:rPr>
          <w:rFonts w:hint="cs"/>
          <w:color w:val="000000" w:themeColor="text1"/>
          <w:sz w:val="24"/>
          <w:szCs w:val="24"/>
          <w:rtl/>
        </w:rPr>
        <w:t>.</w:t>
      </w:r>
      <w:r w:rsidRPr="00966ABD">
        <w:rPr>
          <w:rFonts w:hint="cs"/>
          <w:color w:val="000000" w:themeColor="text1"/>
          <w:sz w:val="24"/>
          <w:szCs w:val="24"/>
          <w:rtl/>
        </w:rPr>
        <w:t xml:space="preserve"> </w:t>
      </w:r>
    </w:p>
  </w:footnote>
  <w:footnote w:id="123">
    <w:p w14:paraId="22049F19" w14:textId="628677C7" w:rsidR="00633B66" w:rsidRPr="00E83E4F" w:rsidRDefault="00633B66" w:rsidP="009354A4">
      <w:pPr>
        <w:pStyle w:val="Notedebasdepage"/>
        <w:ind w:firstLine="0"/>
        <w:rPr>
          <w:sz w:val="24"/>
          <w:szCs w:val="24"/>
        </w:rPr>
      </w:pPr>
      <w:r w:rsidRPr="00E83E4F">
        <w:rPr>
          <w:rStyle w:val="Appelnotedebasdep"/>
          <w:sz w:val="24"/>
          <w:szCs w:val="24"/>
        </w:rPr>
        <w:footnoteRef/>
      </w:r>
      <w:r w:rsidRPr="00E83E4F">
        <w:rPr>
          <w:rFonts w:hint="cs"/>
          <w:sz w:val="24"/>
          <w:szCs w:val="24"/>
          <w:rtl/>
        </w:rPr>
        <w:t xml:space="preserve"> محمد عل</w:t>
      </w:r>
      <w:r w:rsidRPr="00E83E4F">
        <w:rPr>
          <w:rFonts w:hint="eastAsia"/>
          <w:sz w:val="24"/>
          <w:szCs w:val="24"/>
          <w:rtl/>
        </w:rPr>
        <w:t>ي</w:t>
      </w:r>
      <w:r w:rsidRPr="00E83E4F">
        <w:rPr>
          <w:rFonts w:hint="cs"/>
          <w:sz w:val="24"/>
          <w:szCs w:val="24"/>
          <w:rtl/>
        </w:rPr>
        <w:t xml:space="preserve"> ماهر، وكالة المرفق العام، </w:t>
      </w:r>
      <w:r>
        <w:rPr>
          <w:rFonts w:hint="cs"/>
          <w:sz w:val="24"/>
          <w:szCs w:val="24"/>
          <w:rtl/>
        </w:rPr>
        <w:t>ال</w:t>
      </w:r>
      <w:r w:rsidRPr="00E83E4F">
        <w:rPr>
          <w:rFonts w:hint="cs"/>
          <w:sz w:val="24"/>
          <w:szCs w:val="24"/>
          <w:rtl/>
        </w:rPr>
        <w:t xml:space="preserve">مرجع </w:t>
      </w:r>
      <w:r>
        <w:rPr>
          <w:rFonts w:hint="cs"/>
          <w:sz w:val="24"/>
          <w:szCs w:val="24"/>
          <w:rtl/>
        </w:rPr>
        <w:t>نفسه</w:t>
      </w:r>
      <w:r w:rsidRPr="00E83E4F">
        <w:rPr>
          <w:rFonts w:hint="cs"/>
          <w:sz w:val="24"/>
          <w:szCs w:val="24"/>
          <w:rtl/>
        </w:rPr>
        <w:t>، ص52.</w:t>
      </w:r>
    </w:p>
  </w:footnote>
  <w:footnote w:id="124">
    <w:p w14:paraId="6116C036" w14:textId="59A24F61" w:rsidR="00633B66" w:rsidRPr="00966ABD" w:rsidRDefault="00633B66" w:rsidP="00CB35C6">
      <w:pPr>
        <w:pStyle w:val="Notedebasdepage"/>
        <w:ind w:firstLine="0"/>
        <w:rPr>
          <w:color w:val="000000" w:themeColor="text1"/>
          <w:sz w:val="24"/>
          <w:szCs w:val="24"/>
        </w:rPr>
      </w:pPr>
      <w:r w:rsidRPr="00966ABD">
        <w:rPr>
          <w:rStyle w:val="Appelnotedebasdep"/>
          <w:color w:val="000000" w:themeColor="text1"/>
          <w:sz w:val="24"/>
          <w:szCs w:val="24"/>
        </w:rPr>
        <w:footnoteRef/>
      </w:r>
      <w:r w:rsidRPr="00966ABD">
        <w:rPr>
          <w:rFonts w:hint="cs"/>
          <w:color w:val="000000" w:themeColor="text1"/>
          <w:sz w:val="24"/>
          <w:szCs w:val="24"/>
          <w:rtl/>
        </w:rPr>
        <w:t xml:space="preserve"> وليد حيدر جابر، مرجع سابق، ص 340</w:t>
      </w:r>
      <w:r>
        <w:rPr>
          <w:rFonts w:hint="cs"/>
          <w:color w:val="000000" w:themeColor="text1"/>
          <w:sz w:val="24"/>
          <w:szCs w:val="24"/>
          <w:rtl/>
        </w:rPr>
        <w:t>،341.</w:t>
      </w:r>
    </w:p>
  </w:footnote>
  <w:footnote w:id="125">
    <w:p w14:paraId="15F24DBE" w14:textId="3AA84817" w:rsidR="00633B66" w:rsidRDefault="00633B66" w:rsidP="00DE4979">
      <w:pPr>
        <w:ind w:firstLine="0"/>
        <w:jc w:val="left"/>
      </w:pPr>
      <w:r w:rsidRPr="00966ABD">
        <w:rPr>
          <w:rStyle w:val="Appelnotedebasdep"/>
          <w:color w:val="000000" w:themeColor="text1"/>
          <w:sz w:val="24"/>
          <w:szCs w:val="24"/>
        </w:rPr>
        <w:footnoteRef/>
      </w:r>
      <w:r w:rsidRPr="00966ABD">
        <w:rPr>
          <w:rFonts w:hint="cs"/>
          <w:color w:val="000000" w:themeColor="text1"/>
          <w:sz w:val="24"/>
          <w:szCs w:val="24"/>
          <w:rtl/>
        </w:rPr>
        <w:t xml:space="preserve"> وليد حيدر جابر، </w:t>
      </w:r>
      <w:r>
        <w:rPr>
          <w:rFonts w:hint="cs"/>
          <w:color w:val="000000" w:themeColor="text1"/>
          <w:sz w:val="24"/>
          <w:szCs w:val="24"/>
          <w:rtl/>
        </w:rPr>
        <w:t>ال</w:t>
      </w:r>
      <w:r w:rsidRPr="00966ABD">
        <w:rPr>
          <w:rFonts w:hint="cs"/>
          <w:color w:val="000000" w:themeColor="text1"/>
          <w:sz w:val="24"/>
          <w:szCs w:val="24"/>
          <w:rtl/>
        </w:rPr>
        <w:t xml:space="preserve">مرجع </w:t>
      </w:r>
      <w:r>
        <w:rPr>
          <w:rFonts w:hint="cs"/>
          <w:color w:val="000000" w:themeColor="text1"/>
          <w:sz w:val="24"/>
          <w:szCs w:val="24"/>
          <w:rtl/>
        </w:rPr>
        <w:t>نفسه</w:t>
      </w:r>
      <w:r w:rsidRPr="00966ABD">
        <w:rPr>
          <w:rFonts w:hint="cs"/>
          <w:color w:val="000000" w:themeColor="text1"/>
          <w:sz w:val="24"/>
          <w:szCs w:val="24"/>
          <w:rtl/>
        </w:rPr>
        <w:t xml:space="preserve">، </w:t>
      </w:r>
      <w:r w:rsidRPr="00966ABD">
        <w:rPr>
          <w:color w:val="000000" w:themeColor="text1"/>
          <w:sz w:val="24"/>
          <w:szCs w:val="24"/>
          <w:rtl/>
        </w:rPr>
        <w:t>ص</w:t>
      </w:r>
      <w:r w:rsidRPr="00966ABD">
        <w:rPr>
          <w:rFonts w:hint="cs"/>
          <w:color w:val="000000" w:themeColor="text1"/>
          <w:sz w:val="24"/>
          <w:szCs w:val="24"/>
          <w:rtl/>
        </w:rPr>
        <w:t xml:space="preserve"> 341</w:t>
      </w:r>
      <w:r>
        <w:rPr>
          <w:rFonts w:hint="cs"/>
          <w:color w:val="000000" w:themeColor="text1"/>
          <w:sz w:val="24"/>
          <w:szCs w:val="24"/>
          <w:rtl/>
        </w:rPr>
        <w:t>.</w:t>
      </w:r>
    </w:p>
  </w:footnote>
  <w:footnote w:id="126">
    <w:p w14:paraId="7B79ECBD" w14:textId="5A8935AC" w:rsidR="00633B66" w:rsidRPr="00944BAF" w:rsidRDefault="00633B66" w:rsidP="006262BA">
      <w:pPr>
        <w:pStyle w:val="Notedebasdepage"/>
        <w:ind w:firstLine="0"/>
        <w:rPr>
          <w:color w:val="000000" w:themeColor="text1"/>
          <w:sz w:val="24"/>
          <w:szCs w:val="24"/>
        </w:rPr>
      </w:pPr>
      <w:r w:rsidRPr="00944BAF">
        <w:rPr>
          <w:rStyle w:val="Appelnotedebasdep"/>
          <w:color w:val="000000" w:themeColor="text1"/>
          <w:sz w:val="24"/>
          <w:szCs w:val="24"/>
        </w:rPr>
        <w:footnoteRef/>
      </w:r>
      <w:r w:rsidRPr="00944BAF">
        <w:rPr>
          <w:rFonts w:hint="cs"/>
          <w:color w:val="000000" w:themeColor="text1"/>
          <w:sz w:val="24"/>
          <w:szCs w:val="24"/>
          <w:rtl/>
        </w:rPr>
        <w:t xml:space="preserve"> </w:t>
      </w:r>
      <w:r w:rsidRPr="00966ABD">
        <w:rPr>
          <w:rFonts w:hint="cs"/>
          <w:color w:val="000000" w:themeColor="text1"/>
          <w:sz w:val="24"/>
          <w:szCs w:val="24"/>
          <w:rtl/>
        </w:rPr>
        <w:t>سميرة عمر علي محمد الكايديكي،</w:t>
      </w:r>
      <w:r>
        <w:rPr>
          <w:rFonts w:hint="cs"/>
          <w:color w:val="000000" w:themeColor="text1"/>
          <w:sz w:val="24"/>
          <w:szCs w:val="24"/>
          <w:rtl/>
        </w:rPr>
        <w:t xml:space="preserve"> مرجع سابق،</w:t>
      </w:r>
      <w:r w:rsidRPr="00966ABD">
        <w:rPr>
          <w:rFonts w:hint="cs"/>
          <w:color w:val="000000" w:themeColor="text1"/>
          <w:sz w:val="24"/>
          <w:szCs w:val="24"/>
          <w:rtl/>
        </w:rPr>
        <w:t xml:space="preserve"> ص </w:t>
      </w:r>
      <w:r w:rsidRPr="00944BAF">
        <w:rPr>
          <w:rFonts w:hint="cs"/>
          <w:color w:val="000000" w:themeColor="text1"/>
          <w:sz w:val="24"/>
          <w:szCs w:val="24"/>
          <w:rtl/>
        </w:rPr>
        <w:t>486.</w:t>
      </w:r>
    </w:p>
  </w:footnote>
  <w:footnote w:id="127">
    <w:p w14:paraId="4E3B1BAD" w14:textId="3B7CB3C8" w:rsidR="00633B66" w:rsidRPr="00944BAF" w:rsidRDefault="00633B66" w:rsidP="00944BAF">
      <w:pPr>
        <w:pStyle w:val="Notedebasdepage"/>
        <w:ind w:firstLine="0"/>
        <w:rPr>
          <w:color w:val="000000" w:themeColor="text1"/>
          <w:sz w:val="24"/>
          <w:szCs w:val="24"/>
        </w:rPr>
      </w:pPr>
      <w:r w:rsidRPr="00944BAF">
        <w:rPr>
          <w:rStyle w:val="Appelnotedebasdep"/>
          <w:color w:val="000000" w:themeColor="text1"/>
          <w:sz w:val="24"/>
          <w:szCs w:val="24"/>
        </w:rPr>
        <w:footnoteRef/>
      </w:r>
      <w:r>
        <w:rPr>
          <w:rFonts w:hint="cs"/>
          <w:color w:val="000000" w:themeColor="text1"/>
          <w:sz w:val="24"/>
          <w:szCs w:val="24"/>
          <w:rtl/>
        </w:rPr>
        <w:t xml:space="preserve">  محمد يعرب </w:t>
      </w:r>
      <w:r w:rsidRPr="00944BAF">
        <w:rPr>
          <w:rFonts w:hint="cs"/>
          <w:color w:val="000000" w:themeColor="text1"/>
          <w:sz w:val="24"/>
          <w:szCs w:val="24"/>
          <w:rtl/>
        </w:rPr>
        <w:t>الشرع</w:t>
      </w:r>
      <w:r>
        <w:rPr>
          <w:rFonts w:hint="cs"/>
          <w:color w:val="000000" w:themeColor="text1"/>
          <w:sz w:val="24"/>
          <w:szCs w:val="24"/>
          <w:rtl/>
        </w:rPr>
        <w:t>، دور القطاع الخاص في إدارة المرافق العامة الاقتصادية، مرجع سابق،</w:t>
      </w:r>
      <w:r w:rsidRPr="00944BAF">
        <w:rPr>
          <w:rFonts w:hint="cs"/>
          <w:color w:val="000000" w:themeColor="text1"/>
          <w:sz w:val="24"/>
          <w:szCs w:val="24"/>
          <w:rtl/>
        </w:rPr>
        <w:t xml:space="preserve"> ص 170</w:t>
      </w:r>
      <w:r>
        <w:rPr>
          <w:rFonts w:hint="cs"/>
          <w:color w:val="000000" w:themeColor="text1"/>
          <w:sz w:val="24"/>
          <w:szCs w:val="24"/>
          <w:rtl/>
        </w:rPr>
        <w:t>.</w:t>
      </w:r>
      <w:r w:rsidRPr="00944BAF">
        <w:rPr>
          <w:rFonts w:hint="cs"/>
          <w:color w:val="000000" w:themeColor="text1"/>
          <w:sz w:val="24"/>
          <w:szCs w:val="24"/>
          <w:rtl/>
        </w:rPr>
        <w:t xml:space="preserve"> </w:t>
      </w:r>
    </w:p>
  </w:footnote>
  <w:footnote w:id="128">
    <w:p w14:paraId="34337DDE" w14:textId="0BE8191A" w:rsidR="00633B66" w:rsidRPr="002B5D11" w:rsidRDefault="00633B66" w:rsidP="0065148A">
      <w:pPr>
        <w:pStyle w:val="Notedebasdepage"/>
        <w:ind w:firstLine="0"/>
        <w:rPr>
          <w:color w:val="000000" w:themeColor="text1"/>
          <w:sz w:val="24"/>
          <w:szCs w:val="24"/>
        </w:rPr>
      </w:pPr>
      <w:r w:rsidRPr="002B5D11">
        <w:rPr>
          <w:rStyle w:val="Appelnotedebasdep"/>
          <w:color w:val="000000" w:themeColor="text1"/>
          <w:sz w:val="24"/>
          <w:szCs w:val="24"/>
        </w:rPr>
        <w:footnoteRef/>
      </w:r>
      <w:r w:rsidRPr="002B5D11">
        <w:rPr>
          <w:rFonts w:hint="cs"/>
          <w:color w:val="000000" w:themeColor="text1"/>
          <w:sz w:val="24"/>
          <w:szCs w:val="24"/>
          <w:rtl/>
        </w:rPr>
        <w:t xml:space="preserve"> ابوبكر احمد عثمان، مرجع سابق، ص </w:t>
      </w:r>
      <w:r>
        <w:rPr>
          <w:rFonts w:hint="cs"/>
          <w:color w:val="000000" w:themeColor="text1"/>
          <w:sz w:val="24"/>
          <w:szCs w:val="24"/>
          <w:rtl/>
        </w:rPr>
        <w:t>201</w:t>
      </w:r>
      <w:r>
        <w:rPr>
          <w:color w:val="000000" w:themeColor="text1"/>
          <w:sz w:val="24"/>
          <w:szCs w:val="24"/>
        </w:rPr>
        <w:t>.</w:t>
      </w:r>
      <w:r>
        <w:rPr>
          <w:rFonts w:hint="cs"/>
          <w:color w:val="000000" w:themeColor="text1"/>
          <w:sz w:val="24"/>
          <w:szCs w:val="24"/>
          <w:rtl/>
        </w:rPr>
        <w:t>202.</w:t>
      </w:r>
      <w:r w:rsidRPr="002B5D11">
        <w:rPr>
          <w:rFonts w:hint="cs"/>
          <w:color w:val="000000" w:themeColor="text1"/>
          <w:sz w:val="24"/>
          <w:szCs w:val="24"/>
          <w:rtl/>
        </w:rPr>
        <w:t xml:space="preserve"> </w:t>
      </w:r>
    </w:p>
  </w:footnote>
  <w:footnote w:id="129">
    <w:p w14:paraId="02633F0B" w14:textId="2215D14E" w:rsidR="00633B66" w:rsidRPr="00944BAF" w:rsidRDefault="00633B66" w:rsidP="00944BAF">
      <w:pPr>
        <w:ind w:firstLine="0"/>
        <w:jc w:val="left"/>
        <w:rPr>
          <w:color w:val="000000" w:themeColor="text1"/>
          <w:sz w:val="24"/>
          <w:szCs w:val="24"/>
        </w:rPr>
      </w:pPr>
      <w:r w:rsidRPr="00944BAF">
        <w:rPr>
          <w:rStyle w:val="Appelnotedebasdep"/>
          <w:color w:val="000000" w:themeColor="text1"/>
          <w:sz w:val="24"/>
          <w:szCs w:val="24"/>
        </w:rPr>
        <w:footnoteRef/>
      </w:r>
      <w:r>
        <w:rPr>
          <w:rFonts w:hint="cs"/>
          <w:color w:val="000000" w:themeColor="text1"/>
          <w:sz w:val="24"/>
          <w:szCs w:val="24"/>
          <w:rtl/>
        </w:rPr>
        <w:t xml:space="preserve"> وليد حيدر جابر، مرجع سابق،</w:t>
      </w:r>
      <w:r w:rsidRPr="00944BAF">
        <w:rPr>
          <w:rFonts w:hint="cs"/>
          <w:color w:val="000000" w:themeColor="text1"/>
          <w:sz w:val="24"/>
          <w:szCs w:val="24"/>
          <w:rtl/>
        </w:rPr>
        <w:t xml:space="preserve"> ص </w:t>
      </w:r>
      <w:r>
        <w:rPr>
          <w:rFonts w:hint="cs"/>
          <w:color w:val="000000" w:themeColor="text1"/>
          <w:sz w:val="24"/>
          <w:szCs w:val="24"/>
          <w:rtl/>
        </w:rPr>
        <w:t>348.</w:t>
      </w:r>
    </w:p>
  </w:footnote>
  <w:footnote w:id="130">
    <w:p w14:paraId="6A427F2E" w14:textId="77777777" w:rsidR="00633B66" w:rsidRPr="00393077" w:rsidRDefault="00633B66" w:rsidP="000F18D5">
      <w:pPr>
        <w:pStyle w:val="Notedebasdepage"/>
        <w:ind w:firstLine="0"/>
        <w:rPr>
          <w:color w:val="000000" w:themeColor="text1"/>
          <w:sz w:val="24"/>
          <w:szCs w:val="24"/>
          <w:rtl/>
        </w:rPr>
      </w:pPr>
      <w:r w:rsidRPr="00393077">
        <w:rPr>
          <w:rStyle w:val="Appelnotedebasdep"/>
          <w:color w:val="000000" w:themeColor="text1"/>
          <w:sz w:val="24"/>
          <w:szCs w:val="24"/>
        </w:rPr>
        <w:footnoteRef/>
      </w:r>
      <w:r w:rsidRPr="00393077">
        <w:rPr>
          <w:rFonts w:hint="cs"/>
          <w:color w:val="000000" w:themeColor="text1"/>
          <w:sz w:val="24"/>
          <w:szCs w:val="24"/>
          <w:rtl/>
          <w:lang w:val="fr-FR"/>
        </w:rPr>
        <w:t xml:space="preserve"> مفتاح خليفة عبد الحميد وحمد محمد الشلماني العقود الإدارية وأحكام إبرامها، دار المطبوعات الجامعية الاسكندرية، مصر، سنة 2008 ص</w:t>
      </w:r>
      <w:r>
        <w:rPr>
          <w:rFonts w:hint="cs"/>
          <w:color w:val="000000" w:themeColor="text1"/>
          <w:sz w:val="24"/>
          <w:szCs w:val="24"/>
          <w:rtl/>
          <w:lang w:val="fr-FR"/>
        </w:rPr>
        <w:t xml:space="preserve"> 131.</w:t>
      </w:r>
    </w:p>
  </w:footnote>
  <w:footnote w:id="131">
    <w:p w14:paraId="1E7E5A41" w14:textId="378C109F" w:rsidR="00633B66" w:rsidRPr="00944BAF" w:rsidRDefault="00633B66" w:rsidP="006262BA">
      <w:pPr>
        <w:ind w:firstLine="0"/>
        <w:jc w:val="left"/>
        <w:rPr>
          <w:color w:val="000000" w:themeColor="text1"/>
          <w:sz w:val="24"/>
          <w:szCs w:val="24"/>
        </w:rPr>
      </w:pPr>
      <w:r w:rsidRPr="00944BAF">
        <w:rPr>
          <w:rStyle w:val="Appelnotedebasdep"/>
          <w:color w:val="000000" w:themeColor="text1"/>
          <w:sz w:val="24"/>
          <w:szCs w:val="24"/>
        </w:rPr>
        <w:footnoteRef/>
      </w:r>
      <w:r>
        <w:rPr>
          <w:rFonts w:hint="cs"/>
          <w:color w:val="000000" w:themeColor="text1"/>
          <w:sz w:val="24"/>
          <w:szCs w:val="24"/>
          <w:rtl/>
        </w:rPr>
        <w:t xml:space="preserve"> سالي محمد </w:t>
      </w:r>
      <w:r w:rsidRPr="00944BAF">
        <w:rPr>
          <w:rFonts w:hint="cs"/>
          <w:color w:val="000000" w:themeColor="text1"/>
          <w:sz w:val="24"/>
          <w:szCs w:val="24"/>
          <w:rtl/>
        </w:rPr>
        <w:t>جمعة سليم</w:t>
      </w:r>
      <w:r>
        <w:rPr>
          <w:rFonts w:hint="cs"/>
          <w:color w:val="000000" w:themeColor="text1"/>
          <w:sz w:val="24"/>
          <w:szCs w:val="24"/>
          <w:rtl/>
        </w:rPr>
        <w:t>،</w:t>
      </w:r>
      <w:r w:rsidRPr="00944BAF">
        <w:rPr>
          <w:rFonts w:hint="cs"/>
          <w:color w:val="000000" w:themeColor="text1"/>
          <w:sz w:val="24"/>
          <w:szCs w:val="24"/>
          <w:rtl/>
        </w:rPr>
        <w:t xml:space="preserve"> </w:t>
      </w:r>
      <w:r>
        <w:rPr>
          <w:rFonts w:hint="cs"/>
          <w:color w:val="000000" w:themeColor="text1"/>
          <w:sz w:val="24"/>
          <w:szCs w:val="24"/>
          <w:rtl/>
        </w:rPr>
        <w:t xml:space="preserve">مرجع سابق، </w:t>
      </w:r>
      <w:r w:rsidRPr="00944BAF">
        <w:rPr>
          <w:rFonts w:hint="cs"/>
          <w:color w:val="000000" w:themeColor="text1"/>
          <w:sz w:val="24"/>
          <w:szCs w:val="24"/>
          <w:rtl/>
        </w:rPr>
        <w:t>ص 85</w:t>
      </w:r>
      <w:r>
        <w:rPr>
          <w:rFonts w:hint="cs"/>
          <w:color w:val="000000" w:themeColor="text1"/>
          <w:sz w:val="24"/>
          <w:szCs w:val="24"/>
          <w:rtl/>
        </w:rPr>
        <w:t>.</w:t>
      </w:r>
      <w:r w:rsidRPr="00944BAF">
        <w:rPr>
          <w:rFonts w:hint="cs"/>
          <w:color w:val="000000" w:themeColor="text1"/>
          <w:sz w:val="24"/>
          <w:szCs w:val="24"/>
          <w:rtl/>
        </w:rPr>
        <w:t xml:space="preserve"> </w:t>
      </w:r>
    </w:p>
  </w:footnote>
  <w:footnote w:id="132">
    <w:p w14:paraId="5A3E5D74" w14:textId="77777777" w:rsidR="00633B66" w:rsidRPr="00393077" w:rsidRDefault="00633B66" w:rsidP="00EE24D0">
      <w:pPr>
        <w:pStyle w:val="Notedebasdepage"/>
        <w:ind w:firstLine="0"/>
        <w:rPr>
          <w:color w:val="000000" w:themeColor="text1"/>
          <w:sz w:val="24"/>
          <w:szCs w:val="24"/>
        </w:rPr>
      </w:pPr>
      <w:r w:rsidRPr="00393077">
        <w:rPr>
          <w:rStyle w:val="Appelnotedebasdep"/>
          <w:color w:val="000000" w:themeColor="text1"/>
          <w:sz w:val="24"/>
          <w:szCs w:val="24"/>
        </w:rPr>
        <w:footnoteRef/>
      </w:r>
      <w:r w:rsidRPr="00393077">
        <w:rPr>
          <w:rFonts w:hint="cs"/>
          <w:color w:val="000000" w:themeColor="text1"/>
          <w:sz w:val="24"/>
          <w:szCs w:val="24"/>
          <w:rtl/>
        </w:rPr>
        <w:t xml:space="preserve"> وليد حيدر جابر، مرجع سابق، ص 340</w:t>
      </w:r>
      <w:r>
        <w:rPr>
          <w:rFonts w:hint="cs"/>
          <w:color w:val="000000" w:themeColor="text1"/>
          <w:sz w:val="24"/>
          <w:szCs w:val="24"/>
          <w:rtl/>
        </w:rPr>
        <w:t>،</w:t>
      </w:r>
      <w:r w:rsidRPr="00393077">
        <w:rPr>
          <w:rFonts w:hint="cs"/>
          <w:color w:val="000000" w:themeColor="text1"/>
          <w:sz w:val="24"/>
          <w:szCs w:val="24"/>
          <w:rtl/>
        </w:rPr>
        <w:t xml:space="preserve">341. </w:t>
      </w:r>
    </w:p>
  </w:footnote>
  <w:footnote w:id="133">
    <w:p w14:paraId="36E42B80" w14:textId="6372C6D9" w:rsidR="00633B66" w:rsidRPr="00944BAF" w:rsidRDefault="00633B66" w:rsidP="00944BAF">
      <w:pPr>
        <w:pStyle w:val="Notedebasdepage"/>
        <w:ind w:firstLine="0"/>
        <w:rPr>
          <w:color w:val="000000" w:themeColor="text1"/>
          <w:sz w:val="24"/>
          <w:szCs w:val="24"/>
        </w:rPr>
      </w:pPr>
      <w:r w:rsidRPr="00944BAF">
        <w:rPr>
          <w:rStyle w:val="Appelnotedebasdep"/>
          <w:color w:val="000000" w:themeColor="text1"/>
          <w:sz w:val="24"/>
          <w:szCs w:val="24"/>
        </w:rPr>
        <w:footnoteRef/>
      </w:r>
      <w:r>
        <w:rPr>
          <w:rFonts w:hint="cs"/>
          <w:color w:val="000000" w:themeColor="text1"/>
          <w:sz w:val="24"/>
          <w:szCs w:val="24"/>
          <w:rtl/>
        </w:rPr>
        <w:t xml:space="preserve"> </w:t>
      </w:r>
      <w:r w:rsidRPr="00966ABD">
        <w:rPr>
          <w:rFonts w:hint="cs"/>
          <w:color w:val="000000" w:themeColor="text1"/>
          <w:sz w:val="24"/>
          <w:szCs w:val="24"/>
          <w:rtl/>
        </w:rPr>
        <w:t>سميرة عمر علي محمد الكايديكي</w:t>
      </w:r>
      <w:r>
        <w:rPr>
          <w:rFonts w:hint="cs"/>
          <w:color w:val="000000" w:themeColor="text1"/>
          <w:sz w:val="24"/>
          <w:szCs w:val="24"/>
          <w:rtl/>
        </w:rPr>
        <w:t>، مرجع سابق،</w:t>
      </w:r>
      <w:r w:rsidRPr="00944BAF">
        <w:rPr>
          <w:rFonts w:hint="cs"/>
          <w:color w:val="000000" w:themeColor="text1"/>
          <w:sz w:val="24"/>
          <w:szCs w:val="24"/>
          <w:rtl/>
        </w:rPr>
        <w:t xml:space="preserve"> ص 88</w:t>
      </w:r>
      <w:r>
        <w:rPr>
          <w:rFonts w:hint="cs"/>
          <w:color w:val="000000" w:themeColor="text1"/>
          <w:sz w:val="24"/>
          <w:szCs w:val="24"/>
          <w:rtl/>
        </w:rPr>
        <w:t>.</w:t>
      </w:r>
    </w:p>
  </w:footnote>
  <w:footnote w:id="134">
    <w:p w14:paraId="29CC4FE5" w14:textId="74037B7C" w:rsidR="00633B66" w:rsidRPr="00BD6D8E" w:rsidRDefault="00633B66" w:rsidP="00BD6D8E">
      <w:pPr>
        <w:pStyle w:val="Notedebasdepage"/>
        <w:ind w:firstLine="0"/>
        <w:rPr>
          <w:color w:val="000000" w:themeColor="text1"/>
          <w:sz w:val="24"/>
          <w:szCs w:val="24"/>
        </w:rPr>
      </w:pPr>
      <w:r w:rsidRPr="00BD6D8E">
        <w:rPr>
          <w:rStyle w:val="Appelnotedebasdep"/>
          <w:color w:val="000000" w:themeColor="text1"/>
          <w:sz w:val="24"/>
          <w:szCs w:val="24"/>
        </w:rPr>
        <w:footnoteRef/>
      </w:r>
      <w:r w:rsidRPr="00BD6D8E">
        <w:rPr>
          <w:rFonts w:hint="cs"/>
          <w:color w:val="000000" w:themeColor="text1"/>
          <w:sz w:val="24"/>
          <w:szCs w:val="24"/>
          <w:rtl/>
        </w:rPr>
        <w:t xml:space="preserve"> محمد علي ماهر محمد علي، التطبيقات الحديثة للالتزام المرفق العام، دراسة مقارنة، أطروحة دكتوراه، القاهرة 2012، ص 42. </w:t>
      </w:r>
    </w:p>
  </w:footnote>
  <w:footnote w:id="135">
    <w:p w14:paraId="587778E1" w14:textId="77777777" w:rsidR="00633B66" w:rsidRPr="00F71BE5" w:rsidRDefault="00633B66" w:rsidP="00321BEA">
      <w:pPr>
        <w:ind w:firstLine="0"/>
        <w:rPr>
          <w:color w:val="000000" w:themeColor="text1"/>
          <w:sz w:val="24"/>
          <w:szCs w:val="24"/>
        </w:rPr>
      </w:pPr>
      <w:r w:rsidRPr="00F71BE5">
        <w:rPr>
          <w:rStyle w:val="Appelnotedebasdep"/>
          <w:color w:val="000000" w:themeColor="text1"/>
          <w:sz w:val="24"/>
          <w:szCs w:val="24"/>
        </w:rPr>
        <w:footnoteRef/>
      </w:r>
      <w:r w:rsidRPr="00F71BE5">
        <w:rPr>
          <w:rFonts w:hint="cs"/>
          <w:color w:val="000000" w:themeColor="text1"/>
          <w:sz w:val="24"/>
          <w:szCs w:val="24"/>
          <w:rtl/>
        </w:rPr>
        <w:t xml:space="preserve"> يوسف بن مصبيح بن سعيد الشكيلي،</w:t>
      </w:r>
      <w:r>
        <w:rPr>
          <w:rFonts w:hint="cs"/>
          <w:color w:val="000000" w:themeColor="text1"/>
          <w:sz w:val="24"/>
          <w:szCs w:val="24"/>
          <w:rtl/>
        </w:rPr>
        <w:t xml:space="preserve"> مرجع سابق،</w:t>
      </w:r>
      <w:r w:rsidRPr="00F71BE5">
        <w:rPr>
          <w:rFonts w:hint="cs"/>
          <w:color w:val="000000" w:themeColor="text1"/>
          <w:sz w:val="24"/>
          <w:szCs w:val="24"/>
          <w:rtl/>
        </w:rPr>
        <w:t xml:space="preserve"> ص 387.</w:t>
      </w:r>
    </w:p>
  </w:footnote>
  <w:footnote w:id="136">
    <w:p w14:paraId="27607FE9" w14:textId="77777777" w:rsidR="00633B66" w:rsidRPr="00BD6D8E" w:rsidRDefault="00633B66" w:rsidP="0084205E">
      <w:pPr>
        <w:pStyle w:val="Notedebasdepage"/>
        <w:ind w:firstLine="0"/>
        <w:rPr>
          <w:color w:val="000000" w:themeColor="text1"/>
          <w:sz w:val="24"/>
          <w:szCs w:val="24"/>
        </w:rPr>
      </w:pPr>
      <w:r w:rsidRPr="00BD6D8E">
        <w:rPr>
          <w:rStyle w:val="Appelnotedebasdep"/>
          <w:color w:val="000000" w:themeColor="text1"/>
          <w:sz w:val="24"/>
          <w:szCs w:val="24"/>
        </w:rPr>
        <w:footnoteRef/>
      </w:r>
      <w:r w:rsidRPr="00BD6D8E">
        <w:rPr>
          <w:rFonts w:hint="cs"/>
          <w:color w:val="000000" w:themeColor="text1"/>
          <w:sz w:val="24"/>
          <w:szCs w:val="24"/>
          <w:rtl/>
        </w:rPr>
        <w:t xml:space="preserve"> </w:t>
      </w:r>
      <w:r>
        <w:rPr>
          <w:rFonts w:hint="cs"/>
          <w:color w:val="000000" w:themeColor="text1"/>
          <w:sz w:val="24"/>
          <w:szCs w:val="24"/>
          <w:rtl/>
        </w:rPr>
        <w:t xml:space="preserve"> سالي محمد </w:t>
      </w:r>
      <w:r w:rsidRPr="00BD6D8E">
        <w:rPr>
          <w:rFonts w:hint="cs"/>
          <w:color w:val="000000" w:themeColor="text1"/>
          <w:sz w:val="24"/>
          <w:szCs w:val="24"/>
          <w:rtl/>
        </w:rPr>
        <w:t>جمعة سليم</w:t>
      </w:r>
      <w:r>
        <w:rPr>
          <w:rFonts w:hint="cs"/>
          <w:color w:val="000000" w:themeColor="text1"/>
          <w:sz w:val="24"/>
          <w:szCs w:val="24"/>
          <w:rtl/>
        </w:rPr>
        <w:t>،</w:t>
      </w:r>
      <w:r w:rsidRPr="00BD6D8E">
        <w:rPr>
          <w:rFonts w:hint="cs"/>
          <w:color w:val="000000" w:themeColor="text1"/>
          <w:sz w:val="24"/>
          <w:szCs w:val="24"/>
          <w:rtl/>
        </w:rPr>
        <w:t xml:space="preserve"> </w:t>
      </w:r>
      <w:r>
        <w:rPr>
          <w:rFonts w:hint="cs"/>
          <w:color w:val="000000" w:themeColor="text1"/>
          <w:sz w:val="24"/>
          <w:szCs w:val="24"/>
          <w:rtl/>
        </w:rPr>
        <w:t xml:space="preserve">مرجع سابق، </w:t>
      </w:r>
      <w:r w:rsidRPr="00BD6D8E">
        <w:rPr>
          <w:rFonts w:hint="cs"/>
          <w:color w:val="000000" w:themeColor="text1"/>
          <w:sz w:val="24"/>
          <w:szCs w:val="24"/>
          <w:rtl/>
        </w:rPr>
        <w:t>ص 88</w:t>
      </w:r>
      <w:r>
        <w:rPr>
          <w:rFonts w:hint="cs"/>
          <w:color w:val="000000" w:themeColor="text1"/>
          <w:sz w:val="24"/>
          <w:szCs w:val="24"/>
          <w:rtl/>
        </w:rPr>
        <w:t>.</w:t>
      </w:r>
    </w:p>
  </w:footnote>
  <w:footnote w:id="137">
    <w:p w14:paraId="564C88EB" w14:textId="77777777" w:rsidR="00633B66" w:rsidRPr="00A0201C" w:rsidRDefault="00633B66" w:rsidP="002421B1">
      <w:pPr>
        <w:pStyle w:val="Notedebasdepage"/>
        <w:ind w:firstLine="0"/>
        <w:rPr>
          <w:sz w:val="24"/>
          <w:szCs w:val="24"/>
        </w:rPr>
      </w:pPr>
      <w:r w:rsidRPr="00BD6D8E">
        <w:rPr>
          <w:rStyle w:val="Appelnotedebasdep"/>
          <w:color w:val="000000" w:themeColor="text1"/>
          <w:sz w:val="24"/>
          <w:szCs w:val="24"/>
        </w:rPr>
        <w:footnoteRef/>
      </w:r>
      <w:r w:rsidRPr="00BD6D8E">
        <w:rPr>
          <w:rFonts w:hint="cs"/>
          <w:color w:val="000000" w:themeColor="text1"/>
          <w:sz w:val="24"/>
          <w:szCs w:val="24"/>
          <w:rtl/>
        </w:rPr>
        <w:t xml:space="preserve"> محمد عبد اللطيف</w:t>
      </w:r>
      <w:r>
        <w:rPr>
          <w:rFonts w:hint="cs"/>
          <w:color w:val="000000" w:themeColor="text1"/>
          <w:sz w:val="24"/>
          <w:szCs w:val="24"/>
          <w:rtl/>
        </w:rPr>
        <w:t>، مرجع سابق، ص</w:t>
      </w:r>
      <w:r w:rsidRPr="00BD6D8E">
        <w:rPr>
          <w:rFonts w:hint="cs"/>
          <w:color w:val="000000" w:themeColor="text1"/>
          <w:sz w:val="24"/>
          <w:szCs w:val="24"/>
          <w:rtl/>
        </w:rPr>
        <w:t xml:space="preserve"> </w:t>
      </w:r>
      <w:r>
        <w:rPr>
          <w:rFonts w:hint="cs"/>
          <w:color w:val="000000" w:themeColor="text1"/>
          <w:sz w:val="24"/>
          <w:szCs w:val="24"/>
          <w:rtl/>
        </w:rPr>
        <w:t>190</w:t>
      </w:r>
      <w:r w:rsidRPr="00BD6D8E">
        <w:rPr>
          <w:rFonts w:hint="cs"/>
          <w:color w:val="000000" w:themeColor="text1"/>
          <w:sz w:val="24"/>
          <w:szCs w:val="24"/>
          <w:rtl/>
        </w:rPr>
        <w:t>.</w:t>
      </w:r>
      <w:r>
        <w:rPr>
          <w:rFonts w:hint="cs"/>
          <w:color w:val="000000" w:themeColor="text1"/>
          <w:sz w:val="24"/>
          <w:szCs w:val="24"/>
          <w:rtl/>
        </w:rPr>
        <w:t>188.</w:t>
      </w:r>
    </w:p>
  </w:footnote>
  <w:footnote w:id="138">
    <w:p w14:paraId="01F9ABAF" w14:textId="77777777" w:rsidR="00633B66" w:rsidRPr="002B5D11" w:rsidRDefault="00633B66" w:rsidP="00CC0B3A">
      <w:pPr>
        <w:pStyle w:val="Notedebasdepage"/>
        <w:ind w:firstLine="0"/>
        <w:rPr>
          <w:color w:val="000000" w:themeColor="text1"/>
          <w:sz w:val="24"/>
          <w:szCs w:val="24"/>
        </w:rPr>
      </w:pPr>
      <w:r w:rsidRPr="002B5D11">
        <w:rPr>
          <w:rStyle w:val="Appelnotedebasdep"/>
          <w:color w:val="000000" w:themeColor="text1"/>
          <w:sz w:val="24"/>
          <w:szCs w:val="24"/>
        </w:rPr>
        <w:footnoteRef/>
      </w:r>
      <w:r w:rsidRPr="002B5D11">
        <w:rPr>
          <w:rFonts w:hint="cs"/>
          <w:color w:val="000000" w:themeColor="text1"/>
          <w:sz w:val="24"/>
          <w:szCs w:val="24"/>
          <w:rtl/>
        </w:rPr>
        <w:t xml:space="preserve"> وليد حيدر جابر، مرجع سابق، ص 346، 347.</w:t>
      </w:r>
    </w:p>
  </w:footnote>
  <w:footnote w:id="139">
    <w:p w14:paraId="1996B9C3" w14:textId="484B0998" w:rsidR="00633B66" w:rsidRPr="00BD6D8E" w:rsidRDefault="00633B66" w:rsidP="00BD6D8E">
      <w:pPr>
        <w:pStyle w:val="Notedebasdepage"/>
        <w:ind w:firstLine="0"/>
        <w:rPr>
          <w:color w:val="000000" w:themeColor="text1"/>
          <w:sz w:val="24"/>
          <w:szCs w:val="24"/>
        </w:rPr>
      </w:pPr>
      <w:r w:rsidRPr="00BD6D8E">
        <w:rPr>
          <w:rStyle w:val="Appelnotedebasdep"/>
          <w:color w:val="000000" w:themeColor="text1"/>
          <w:sz w:val="24"/>
          <w:szCs w:val="24"/>
        </w:rPr>
        <w:footnoteRef/>
      </w:r>
      <w:r w:rsidRPr="00BD6D8E">
        <w:rPr>
          <w:rFonts w:hint="cs"/>
          <w:color w:val="000000" w:themeColor="text1"/>
          <w:sz w:val="24"/>
          <w:szCs w:val="24"/>
          <w:rtl/>
        </w:rPr>
        <w:t xml:space="preserve">  سميرة عمر علي محمد الكايديكي، مرجع سابق، ص 81</w:t>
      </w:r>
    </w:p>
  </w:footnote>
  <w:footnote w:id="140">
    <w:p w14:paraId="0BB7A657" w14:textId="20146FFE" w:rsidR="00633B66" w:rsidRPr="00BD6D8E" w:rsidRDefault="00633B66" w:rsidP="0019502B">
      <w:pPr>
        <w:ind w:firstLine="0"/>
        <w:rPr>
          <w:color w:val="000000" w:themeColor="text1"/>
          <w:sz w:val="24"/>
          <w:szCs w:val="24"/>
        </w:rPr>
      </w:pPr>
      <w:r w:rsidRPr="00BD6D8E">
        <w:rPr>
          <w:rStyle w:val="Appelnotedebasdep"/>
          <w:color w:val="000000" w:themeColor="text1"/>
          <w:sz w:val="24"/>
          <w:szCs w:val="24"/>
        </w:rPr>
        <w:footnoteRef/>
      </w:r>
      <w:r w:rsidRPr="00BD6D8E">
        <w:rPr>
          <w:rFonts w:hint="cs"/>
          <w:color w:val="000000" w:themeColor="text1"/>
          <w:sz w:val="24"/>
          <w:szCs w:val="24"/>
          <w:rtl/>
        </w:rPr>
        <w:t xml:space="preserve"> سميرة عمر علي محمد الكايديكي، </w:t>
      </w:r>
      <w:r>
        <w:rPr>
          <w:rFonts w:hint="cs"/>
          <w:color w:val="000000" w:themeColor="text1"/>
          <w:sz w:val="24"/>
          <w:szCs w:val="24"/>
          <w:rtl/>
        </w:rPr>
        <w:t>ال</w:t>
      </w:r>
      <w:r w:rsidRPr="00BD6D8E">
        <w:rPr>
          <w:rFonts w:hint="cs"/>
          <w:color w:val="000000" w:themeColor="text1"/>
          <w:sz w:val="24"/>
          <w:szCs w:val="24"/>
          <w:rtl/>
        </w:rPr>
        <w:t xml:space="preserve">مرجع </w:t>
      </w:r>
      <w:r>
        <w:rPr>
          <w:rFonts w:hint="cs"/>
          <w:color w:val="000000" w:themeColor="text1"/>
          <w:sz w:val="24"/>
          <w:szCs w:val="24"/>
          <w:rtl/>
        </w:rPr>
        <w:t>نفسه</w:t>
      </w:r>
      <w:r w:rsidRPr="00BD6D8E">
        <w:rPr>
          <w:rFonts w:hint="cs"/>
          <w:color w:val="000000" w:themeColor="text1"/>
          <w:sz w:val="24"/>
          <w:szCs w:val="24"/>
          <w:rtl/>
        </w:rPr>
        <w:t>، ص 83</w:t>
      </w:r>
      <w:r>
        <w:rPr>
          <w:rFonts w:hint="cs"/>
          <w:color w:val="000000" w:themeColor="text1"/>
          <w:sz w:val="24"/>
          <w:szCs w:val="24"/>
          <w:rtl/>
        </w:rPr>
        <w:t>.</w:t>
      </w:r>
    </w:p>
  </w:footnote>
  <w:footnote w:id="141">
    <w:p w14:paraId="35B97191" w14:textId="1CE0D18B" w:rsidR="00633B66" w:rsidRPr="00F71BE5" w:rsidRDefault="00633B66" w:rsidP="0019502B">
      <w:pPr>
        <w:pStyle w:val="Notedebasdepage"/>
        <w:ind w:firstLine="0"/>
        <w:rPr>
          <w:color w:val="000000" w:themeColor="text1"/>
          <w:sz w:val="24"/>
          <w:szCs w:val="24"/>
        </w:rPr>
      </w:pPr>
      <w:r w:rsidRPr="00F71BE5">
        <w:rPr>
          <w:rStyle w:val="Appelnotedebasdep"/>
          <w:color w:val="000000" w:themeColor="text1"/>
          <w:sz w:val="24"/>
          <w:szCs w:val="24"/>
        </w:rPr>
        <w:footnoteRef/>
      </w:r>
      <w:r>
        <w:rPr>
          <w:rFonts w:hint="cs"/>
          <w:color w:val="000000" w:themeColor="text1"/>
          <w:sz w:val="24"/>
          <w:szCs w:val="24"/>
          <w:rtl/>
        </w:rPr>
        <w:t xml:space="preserve"> </w:t>
      </w:r>
      <w:r w:rsidRPr="00F71BE5">
        <w:rPr>
          <w:rFonts w:hint="cs"/>
          <w:color w:val="000000" w:themeColor="text1"/>
          <w:sz w:val="24"/>
          <w:szCs w:val="24"/>
          <w:rtl/>
        </w:rPr>
        <w:t xml:space="preserve">حمادة </w:t>
      </w:r>
      <w:r>
        <w:rPr>
          <w:rFonts w:hint="cs"/>
          <w:color w:val="000000" w:themeColor="text1"/>
          <w:sz w:val="24"/>
          <w:szCs w:val="24"/>
          <w:rtl/>
        </w:rPr>
        <w:t>عبد الرزاق، مرجع سابق،</w:t>
      </w:r>
      <w:r w:rsidRPr="00F71BE5">
        <w:rPr>
          <w:rFonts w:hint="cs"/>
          <w:color w:val="000000" w:themeColor="text1"/>
          <w:sz w:val="24"/>
          <w:szCs w:val="24"/>
          <w:rtl/>
        </w:rPr>
        <w:t xml:space="preserve"> ص 559</w:t>
      </w:r>
      <w:r>
        <w:rPr>
          <w:rFonts w:hint="cs"/>
          <w:color w:val="000000" w:themeColor="text1"/>
          <w:sz w:val="24"/>
          <w:szCs w:val="24"/>
          <w:rtl/>
        </w:rPr>
        <w:t>.</w:t>
      </w:r>
    </w:p>
  </w:footnote>
  <w:footnote w:id="142">
    <w:p w14:paraId="6EE6D94F" w14:textId="77777777" w:rsidR="00633B66" w:rsidRPr="00F71BE5" w:rsidRDefault="00633B66" w:rsidP="00321BEA">
      <w:pPr>
        <w:pStyle w:val="Notedebasdepage"/>
        <w:ind w:firstLine="0"/>
        <w:rPr>
          <w:color w:val="000000" w:themeColor="text1"/>
          <w:sz w:val="24"/>
          <w:szCs w:val="24"/>
        </w:rPr>
      </w:pPr>
      <w:r w:rsidRPr="00F71BE5">
        <w:rPr>
          <w:rStyle w:val="Appelnotedebasdep"/>
          <w:color w:val="000000" w:themeColor="text1"/>
          <w:sz w:val="24"/>
          <w:szCs w:val="24"/>
        </w:rPr>
        <w:footnoteRef/>
      </w:r>
      <w:r>
        <w:rPr>
          <w:rFonts w:hint="cs"/>
          <w:color w:val="000000" w:themeColor="text1"/>
          <w:sz w:val="24"/>
          <w:szCs w:val="24"/>
          <w:rtl/>
        </w:rPr>
        <w:t xml:space="preserve"> </w:t>
      </w:r>
      <w:r w:rsidRPr="00F71BE5">
        <w:rPr>
          <w:rFonts w:hint="cs"/>
          <w:color w:val="000000" w:themeColor="text1"/>
          <w:sz w:val="24"/>
          <w:szCs w:val="24"/>
          <w:rtl/>
        </w:rPr>
        <w:t>محمد عبد اللطيف، مرجع سابق، ص 189.</w:t>
      </w:r>
    </w:p>
  </w:footnote>
  <w:footnote w:id="143">
    <w:p w14:paraId="7394C27F" w14:textId="589B0F81" w:rsidR="00633B66" w:rsidRPr="00BD6D8E" w:rsidRDefault="00633B66" w:rsidP="009F0ADA">
      <w:pPr>
        <w:ind w:firstLine="0"/>
        <w:rPr>
          <w:color w:val="000000" w:themeColor="text1"/>
          <w:sz w:val="24"/>
          <w:szCs w:val="24"/>
        </w:rPr>
      </w:pPr>
      <w:r w:rsidRPr="00BD6D8E">
        <w:rPr>
          <w:rStyle w:val="Appelnotedebasdep"/>
          <w:color w:val="000000" w:themeColor="text1"/>
          <w:sz w:val="24"/>
          <w:szCs w:val="24"/>
        </w:rPr>
        <w:footnoteRef/>
      </w:r>
      <w:r w:rsidRPr="00BD6D8E">
        <w:rPr>
          <w:rFonts w:hint="cs"/>
          <w:color w:val="000000" w:themeColor="text1"/>
          <w:sz w:val="24"/>
          <w:szCs w:val="24"/>
          <w:rtl/>
        </w:rPr>
        <w:t xml:space="preserve"> سميرة عمر علي محمد الكايديكي، مرجع سابق، ص 83</w:t>
      </w:r>
      <w:r>
        <w:rPr>
          <w:rFonts w:hint="cs"/>
          <w:color w:val="000000" w:themeColor="text1"/>
          <w:sz w:val="24"/>
          <w:szCs w:val="24"/>
          <w:rtl/>
        </w:rPr>
        <w:t>.</w:t>
      </w:r>
    </w:p>
  </w:footnote>
  <w:footnote w:id="144">
    <w:p w14:paraId="7E616776" w14:textId="5E1BD39E" w:rsidR="00633B66" w:rsidRPr="002B5D11" w:rsidRDefault="00633B66" w:rsidP="005C17C3">
      <w:pPr>
        <w:pStyle w:val="Notedebasdepage"/>
        <w:ind w:firstLine="0"/>
        <w:rPr>
          <w:color w:val="000000" w:themeColor="text1"/>
          <w:sz w:val="24"/>
          <w:szCs w:val="24"/>
        </w:rPr>
      </w:pPr>
      <w:r w:rsidRPr="002B5D11">
        <w:rPr>
          <w:rStyle w:val="Appelnotedebasdep"/>
          <w:color w:val="000000" w:themeColor="text1"/>
          <w:sz w:val="24"/>
          <w:szCs w:val="24"/>
        </w:rPr>
        <w:footnoteRef/>
      </w:r>
      <w:r w:rsidRPr="002B5D11">
        <w:rPr>
          <w:rFonts w:hint="cs"/>
          <w:color w:val="000000" w:themeColor="text1"/>
          <w:sz w:val="24"/>
          <w:szCs w:val="24"/>
          <w:rtl/>
        </w:rPr>
        <w:t xml:space="preserve"> محمد يعرب الشرع،</w:t>
      </w:r>
      <w:r>
        <w:rPr>
          <w:rFonts w:hint="cs"/>
          <w:color w:val="000000" w:themeColor="text1"/>
          <w:sz w:val="24"/>
          <w:szCs w:val="24"/>
          <w:rtl/>
        </w:rPr>
        <w:t xml:space="preserve"> دور القطاع الخاص في إدارة المرافق العامة الاقتصادية، مرجع سابق، </w:t>
      </w:r>
      <w:r w:rsidRPr="002B5D11">
        <w:rPr>
          <w:rFonts w:hint="cs"/>
          <w:color w:val="000000" w:themeColor="text1"/>
          <w:sz w:val="24"/>
          <w:szCs w:val="24"/>
          <w:rtl/>
        </w:rPr>
        <w:t xml:space="preserve">ص 169. </w:t>
      </w:r>
    </w:p>
  </w:footnote>
  <w:footnote w:id="145">
    <w:p w14:paraId="0E2E4FC7" w14:textId="0036FABD" w:rsidR="00633B66" w:rsidRPr="002B5D11" w:rsidRDefault="00633B66" w:rsidP="001A577C">
      <w:pPr>
        <w:pStyle w:val="Notedebasdepage"/>
        <w:ind w:firstLine="0"/>
        <w:rPr>
          <w:color w:val="000000" w:themeColor="text1"/>
          <w:sz w:val="24"/>
          <w:szCs w:val="24"/>
        </w:rPr>
      </w:pPr>
      <w:r w:rsidRPr="002B5D11">
        <w:rPr>
          <w:rStyle w:val="Appelnotedebasdep"/>
          <w:color w:val="000000" w:themeColor="text1"/>
          <w:sz w:val="24"/>
          <w:szCs w:val="24"/>
        </w:rPr>
        <w:footnoteRef/>
      </w:r>
      <w:r w:rsidRPr="002B5D11">
        <w:rPr>
          <w:rFonts w:hint="cs"/>
          <w:color w:val="000000" w:themeColor="text1"/>
          <w:sz w:val="24"/>
          <w:szCs w:val="24"/>
          <w:rtl/>
        </w:rPr>
        <w:t xml:space="preserve"> ابوبكر </w:t>
      </w:r>
      <w:r>
        <w:rPr>
          <w:rFonts w:hint="cs"/>
          <w:color w:val="000000" w:themeColor="text1"/>
          <w:sz w:val="24"/>
          <w:szCs w:val="24"/>
          <w:rtl/>
        </w:rPr>
        <w:t>أ</w:t>
      </w:r>
      <w:r w:rsidRPr="002B5D11">
        <w:rPr>
          <w:rFonts w:hint="cs"/>
          <w:color w:val="000000" w:themeColor="text1"/>
          <w:sz w:val="24"/>
          <w:szCs w:val="24"/>
          <w:rtl/>
        </w:rPr>
        <w:t xml:space="preserve">حمد عثمان، </w:t>
      </w:r>
      <w:r>
        <w:rPr>
          <w:rFonts w:hint="cs"/>
          <w:color w:val="000000" w:themeColor="text1"/>
          <w:sz w:val="24"/>
          <w:szCs w:val="24"/>
          <w:rtl/>
        </w:rPr>
        <w:t>ال</w:t>
      </w:r>
      <w:r w:rsidRPr="002B5D11">
        <w:rPr>
          <w:rFonts w:hint="cs"/>
          <w:color w:val="000000" w:themeColor="text1"/>
          <w:sz w:val="24"/>
          <w:szCs w:val="24"/>
          <w:rtl/>
        </w:rPr>
        <w:t xml:space="preserve">مرجع </w:t>
      </w:r>
      <w:r>
        <w:rPr>
          <w:rFonts w:hint="cs"/>
          <w:color w:val="000000" w:themeColor="text1"/>
          <w:sz w:val="24"/>
          <w:szCs w:val="24"/>
          <w:rtl/>
        </w:rPr>
        <w:t>نفسه</w:t>
      </w:r>
      <w:r w:rsidRPr="002B5D11">
        <w:rPr>
          <w:rFonts w:hint="cs"/>
          <w:color w:val="000000" w:themeColor="text1"/>
          <w:sz w:val="24"/>
          <w:szCs w:val="24"/>
          <w:rtl/>
        </w:rPr>
        <w:t xml:space="preserve">، ص </w:t>
      </w:r>
      <w:r>
        <w:rPr>
          <w:rFonts w:hint="cs"/>
          <w:color w:val="000000" w:themeColor="text1"/>
          <w:sz w:val="24"/>
          <w:szCs w:val="24"/>
          <w:rtl/>
        </w:rPr>
        <w:t>201.</w:t>
      </w:r>
      <w:r w:rsidRPr="002B5D11">
        <w:rPr>
          <w:rFonts w:hint="cs"/>
          <w:color w:val="000000" w:themeColor="text1"/>
          <w:sz w:val="24"/>
          <w:szCs w:val="24"/>
          <w:rtl/>
        </w:rPr>
        <w:t xml:space="preserve"> </w:t>
      </w:r>
    </w:p>
  </w:footnote>
  <w:footnote w:id="146">
    <w:p w14:paraId="0DD9A67F" w14:textId="77777777" w:rsidR="00633B66" w:rsidRPr="008A1DB5" w:rsidRDefault="00633B66" w:rsidP="005A1171">
      <w:pPr>
        <w:pStyle w:val="Notedebasdepage"/>
        <w:ind w:firstLine="0"/>
        <w:rPr>
          <w:color w:val="000000" w:themeColor="text1"/>
          <w:sz w:val="24"/>
          <w:szCs w:val="24"/>
        </w:rPr>
      </w:pPr>
      <w:r w:rsidRPr="008A1DB5">
        <w:rPr>
          <w:rFonts w:hint="cs"/>
          <w:color w:val="000000" w:themeColor="text1"/>
          <w:sz w:val="24"/>
          <w:szCs w:val="24"/>
          <w:rtl/>
        </w:rPr>
        <w:t xml:space="preserve"> </w:t>
      </w:r>
      <w:r w:rsidRPr="008A1DB5">
        <w:rPr>
          <w:rStyle w:val="Appelnotedebasdep"/>
          <w:color w:val="000000" w:themeColor="text1"/>
          <w:sz w:val="24"/>
          <w:szCs w:val="24"/>
        </w:rPr>
        <w:footnoteRef/>
      </w:r>
      <w:r w:rsidRPr="008A1DB5">
        <w:rPr>
          <w:rFonts w:hint="cs"/>
          <w:color w:val="000000" w:themeColor="text1"/>
          <w:sz w:val="24"/>
          <w:szCs w:val="24"/>
          <w:rtl/>
        </w:rPr>
        <w:t xml:space="preserve"> محمد يعرب الشرع، </w:t>
      </w:r>
      <w:r>
        <w:rPr>
          <w:rFonts w:hint="cs"/>
          <w:color w:val="000000" w:themeColor="text1"/>
          <w:sz w:val="24"/>
          <w:szCs w:val="24"/>
          <w:rtl/>
        </w:rPr>
        <w:t xml:space="preserve">درر القطاع الخاص في إدارة المرافق العامة الاقتصادية، </w:t>
      </w:r>
      <w:r w:rsidRPr="008A1DB5">
        <w:rPr>
          <w:rFonts w:hint="cs"/>
          <w:color w:val="000000" w:themeColor="text1"/>
          <w:sz w:val="24"/>
          <w:szCs w:val="24"/>
          <w:rtl/>
        </w:rPr>
        <w:t>مرجع سابق، 172.</w:t>
      </w:r>
    </w:p>
  </w:footnote>
  <w:footnote w:id="147">
    <w:p w14:paraId="63083389" w14:textId="77777777" w:rsidR="00633B66" w:rsidRPr="00F11529" w:rsidRDefault="00633B66" w:rsidP="003A3C74">
      <w:pPr>
        <w:pStyle w:val="Notedebasdepage"/>
        <w:ind w:firstLine="0"/>
      </w:pPr>
      <w:r w:rsidRPr="00F11529">
        <w:rPr>
          <w:rStyle w:val="Appelnotedebasdep"/>
        </w:rPr>
        <w:footnoteRef/>
      </w:r>
      <w:r w:rsidRPr="00F11529">
        <w:rPr>
          <w:rFonts w:hint="cs"/>
          <w:rtl/>
        </w:rPr>
        <w:t xml:space="preserve"> </w:t>
      </w:r>
      <w:r w:rsidRPr="00F11529">
        <w:rPr>
          <w:rFonts w:hint="cs"/>
          <w:sz w:val="24"/>
          <w:szCs w:val="24"/>
          <w:rtl/>
        </w:rPr>
        <w:t>محمد عبد اللطيف، مرجع سابق، ص 187،186.</w:t>
      </w:r>
    </w:p>
  </w:footnote>
  <w:footnote w:id="148">
    <w:p w14:paraId="4CAE089A" w14:textId="77777777" w:rsidR="00633B66" w:rsidRPr="00F11529" w:rsidRDefault="00633B66" w:rsidP="003A3C74">
      <w:pPr>
        <w:pStyle w:val="Notedebasdepage"/>
        <w:ind w:firstLine="0"/>
      </w:pPr>
      <w:r w:rsidRPr="00F11529">
        <w:rPr>
          <w:rStyle w:val="Appelnotedebasdep"/>
        </w:rPr>
        <w:footnoteRef/>
      </w:r>
      <w:r w:rsidRPr="00F11529">
        <w:rPr>
          <w:rFonts w:hint="cs"/>
          <w:rtl/>
        </w:rPr>
        <w:t xml:space="preserve">  </w:t>
      </w:r>
      <w:r w:rsidRPr="00F11529">
        <w:rPr>
          <w:rFonts w:hint="cs"/>
          <w:sz w:val="24"/>
          <w:szCs w:val="24"/>
          <w:rtl/>
        </w:rPr>
        <w:t>وليد حيدر جابر، مرجع سابق، ص 350.</w:t>
      </w:r>
    </w:p>
  </w:footnote>
  <w:footnote w:id="149">
    <w:p w14:paraId="4B8CE31F" w14:textId="77777777" w:rsidR="00633B66" w:rsidRPr="00F11529" w:rsidRDefault="00633B66" w:rsidP="003A3C74">
      <w:pPr>
        <w:pStyle w:val="Notedebasdepage"/>
        <w:ind w:firstLine="0"/>
        <w:rPr>
          <w:sz w:val="24"/>
          <w:szCs w:val="24"/>
        </w:rPr>
      </w:pPr>
      <w:r w:rsidRPr="00F11529">
        <w:rPr>
          <w:rStyle w:val="Appelnotedebasdep"/>
          <w:sz w:val="24"/>
          <w:szCs w:val="24"/>
        </w:rPr>
        <w:footnoteRef/>
      </w:r>
      <w:r w:rsidRPr="00F11529">
        <w:rPr>
          <w:rFonts w:hint="cs"/>
          <w:sz w:val="24"/>
          <w:szCs w:val="24"/>
          <w:rtl/>
        </w:rPr>
        <w:t xml:space="preserve"> محمد عبد اللطيف، مرجع سابق، ص 186.187.</w:t>
      </w:r>
    </w:p>
  </w:footnote>
  <w:footnote w:id="150">
    <w:p w14:paraId="3ABEC63E" w14:textId="2525D4D0" w:rsidR="00633B66" w:rsidRPr="00F11529" w:rsidRDefault="00633B66" w:rsidP="00732D78">
      <w:pPr>
        <w:pStyle w:val="Notedebasdepage"/>
        <w:ind w:firstLine="0"/>
      </w:pPr>
      <w:r w:rsidRPr="00F11529">
        <w:rPr>
          <w:rStyle w:val="Appelnotedebasdep"/>
        </w:rPr>
        <w:footnoteRef/>
      </w:r>
      <w:r w:rsidRPr="00F11529">
        <w:rPr>
          <w:rFonts w:hint="cs"/>
          <w:rtl/>
        </w:rPr>
        <w:t xml:space="preserve"> </w:t>
      </w:r>
      <w:r w:rsidRPr="00F11529">
        <w:rPr>
          <w:rFonts w:hint="cs"/>
          <w:sz w:val="24"/>
          <w:szCs w:val="24"/>
          <w:rtl/>
        </w:rPr>
        <w:t xml:space="preserve"> محمد يعرب الشرع،</w:t>
      </w:r>
      <w:r>
        <w:rPr>
          <w:rFonts w:hint="cs"/>
          <w:sz w:val="24"/>
          <w:szCs w:val="24"/>
          <w:rtl/>
        </w:rPr>
        <w:t xml:space="preserve"> دور القطاع الخاص في إدارة المرافق العامة الاقتصادية، مرجع سابق، مرجع سابق، ص</w:t>
      </w:r>
      <w:r w:rsidRPr="00F11529">
        <w:rPr>
          <w:rFonts w:hint="cs"/>
          <w:sz w:val="24"/>
          <w:szCs w:val="24"/>
          <w:rtl/>
        </w:rPr>
        <w:t xml:space="preserve"> 172.</w:t>
      </w:r>
    </w:p>
  </w:footnote>
  <w:footnote w:id="151">
    <w:p w14:paraId="3B68F724" w14:textId="69B5D8C5" w:rsidR="00633B66" w:rsidRPr="008A1DB5" w:rsidRDefault="00633B66" w:rsidP="008A1DB5">
      <w:pPr>
        <w:pStyle w:val="Notedebasdepage"/>
        <w:ind w:firstLine="0"/>
        <w:rPr>
          <w:color w:val="000000" w:themeColor="text1"/>
          <w:sz w:val="24"/>
          <w:szCs w:val="24"/>
        </w:rPr>
      </w:pPr>
      <w:r w:rsidRPr="008A1DB5">
        <w:rPr>
          <w:rStyle w:val="Appelnotedebasdep"/>
          <w:color w:val="000000" w:themeColor="text1"/>
          <w:sz w:val="24"/>
          <w:szCs w:val="24"/>
        </w:rPr>
        <w:footnoteRef/>
      </w:r>
      <w:r w:rsidRPr="008A1DB5">
        <w:rPr>
          <w:rFonts w:hint="cs"/>
          <w:color w:val="000000" w:themeColor="text1"/>
          <w:sz w:val="24"/>
          <w:szCs w:val="24"/>
          <w:rtl/>
        </w:rPr>
        <w:t xml:space="preserve"> سميرة عمر علي محمد الكاديكي، مرجع سابق، ص 484.</w:t>
      </w:r>
    </w:p>
  </w:footnote>
  <w:footnote w:id="152">
    <w:p w14:paraId="03B45BB0" w14:textId="4AE1D06D" w:rsidR="00633B66" w:rsidRPr="00623C30" w:rsidRDefault="00633B66" w:rsidP="00623C30">
      <w:pPr>
        <w:pStyle w:val="Notedebasdepage"/>
        <w:ind w:firstLine="0"/>
        <w:rPr>
          <w:color w:val="000000" w:themeColor="text1"/>
          <w:sz w:val="24"/>
          <w:szCs w:val="24"/>
        </w:rPr>
      </w:pPr>
      <w:r w:rsidRPr="00623C30">
        <w:rPr>
          <w:rStyle w:val="Appelnotedebasdep"/>
          <w:color w:val="000000" w:themeColor="text1"/>
          <w:sz w:val="24"/>
          <w:szCs w:val="24"/>
        </w:rPr>
        <w:footnoteRef/>
      </w:r>
      <w:r w:rsidRPr="00623C30">
        <w:rPr>
          <w:rFonts w:hint="cs"/>
          <w:color w:val="000000" w:themeColor="text1"/>
          <w:sz w:val="24"/>
          <w:szCs w:val="24"/>
          <w:rtl/>
        </w:rPr>
        <w:t xml:space="preserve"> </w:t>
      </w:r>
      <w:r>
        <w:rPr>
          <w:rFonts w:hint="cs"/>
          <w:color w:val="000000" w:themeColor="text1"/>
          <w:sz w:val="24"/>
          <w:szCs w:val="24"/>
          <w:rtl/>
        </w:rPr>
        <w:t xml:space="preserve"> محمد يعرب </w:t>
      </w:r>
      <w:r w:rsidRPr="00623C30">
        <w:rPr>
          <w:rFonts w:hint="cs"/>
          <w:color w:val="000000" w:themeColor="text1"/>
          <w:sz w:val="24"/>
          <w:szCs w:val="24"/>
          <w:rtl/>
        </w:rPr>
        <w:t>الشرع</w:t>
      </w:r>
      <w:r>
        <w:rPr>
          <w:rFonts w:hint="cs"/>
          <w:color w:val="000000" w:themeColor="text1"/>
          <w:sz w:val="24"/>
          <w:szCs w:val="24"/>
          <w:rtl/>
        </w:rPr>
        <w:t>، دور القطاع الخاص في إدارة المرافق العامة الاقتصادية، مرجع سابق، ص</w:t>
      </w:r>
      <w:r w:rsidRPr="00623C30">
        <w:rPr>
          <w:rFonts w:hint="cs"/>
          <w:color w:val="000000" w:themeColor="text1"/>
          <w:sz w:val="24"/>
          <w:szCs w:val="24"/>
          <w:rtl/>
        </w:rPr>
        <w:t xml:space="preserve"> 171</w:t>
      </w:r>
      <w:r>
        <w:rPr>
          <w:rFonts w:hint="cs"/>
          <w:color w:val="000000" w:themeColor="text1"/>
          <w:sz w:val="24"/>
          <w:szCs w:val="24"/>
          <w:rtl/>
        </w:rPr>
        <w:t>.</w:t>
      </w:r>
    </w:p>
  </w:footnote>
  <w:footnote w:id="153">
    <w:p w14:paraId="76BC49A6" w14:textId="7AD115DA" w:rsidR="00633B66" w:rsidRPr="00623C30" w:rsidRDefault="00633B66" w:rsidP="00302F48">
      <w:pPr>
        <w:pStyle w:val="Notedebasdepage"/>
        <w:ind w:firstLine="0"/>
        <w:rPr>
          <w:color w:val="000000" w:themeColor="text1"/>
          <w:sz w:val="24"/>
          <w:szCs w:val="24"/>
        </w:rPr>
      </w:pPr>
      <w:r w:rsidRPr="00623C30">
        <w:rPr>
          <w:rStyle w:val="Appelnotedebasdep"/>
          <w:color w:val="000000" w:themeColor="text1"/>
          <w:sz w:val="24"/>
          <w:szCs w:val="24"/>
        </w:rPr>
        <w:footnoteRef/>
      </w:r>
      <w:r>
        <w:rPr>
          <w:rFonts w:hint="cs"/>
          <w:color w:val="000000" w:themeColor="text1"/>
          <w:sz w:val="24"/>
          <w:szCs w:val="24"/>
          <w:rtl/>
        </w:rPr>
        <w:t xml:space="preserve"> </w:t>
      </w:r>
      <w:r w:rsidRPr="00623C30">
        <w:rPr>
          <w:rFonts w:hint="cs"/>
          <w:color w:val="000000" w:themeColor="text1"/>
          <w:sz w:val="24"/>
          <w:szCs w:val="24"/>
          <w:rtl/>
        </w:rPr>
        <w:t>سميرة</w:t>
      </w:r>
      <w:r>
        <w:rPr>
          <w:rFonts w:hint="cs"/>
          <w:color w:val="000000" w:themeColor="text1"/>
          <w:sz w:val="24"/>
          <w:szCs w:val="24"/>
          <w:rtl/>
        </w:rPr>
        <w:t xml:space="preserve"> عمر علي محمد الكاديكي، مرجع سابق، ص</w:t>
      </w:r>
      <w:r w:rsidRPr="00623C30">
        <w:rPr>
          <w:rFonts w:hint="cs"/>
          <w:color w:val="000000" w:themeColor="text1"/>
          <w:sz w:val="24"/>
          <w:szCs w:val="24"/>
          <w:rtl/>
        </w:rPr>
        <w:t xml:space="preserve"> 481</w:t>
      </w:r>
      <w:r>
        <w:rPr>
          <w:rFonts w:hint="cs"/>
          <w:color w:val="000000" w:themeColor="text1"/>
          <w:sz w:val="24"/>
          <w:szCs w:val="24"/>
          <w:rtl/>
        </w:rPr>
        <w:t>.</w:t>
      </w:r>
      <w:r w:rsidRPr="00623C30">
        <w:rPr>
          <w:rFonts w:hint="cs"/>
          <w:color w:val="000000" w:themeColor="text1"/>
          <w:sz w:val="24"/>
          <w:szCs w:val="24"/>
          <w:rtl/>
        </w:rPr>
        <w:t xml:space="preserve"> </w:t>
      </w:r>
    </w:p>
  </w:footnote>
  <w:footnote w:id="154">
    <w:p w14:paraId="2458F9C1" w14:textId="114AE4F9" w:rsidR="00633B66" w:rsidRPr="00623C30" w:rsidRDefault="00633B66" w:rsidP="00623C30">
      <w:pPr>
        <w:pStyle w:val="Notedebasdepage"/>
        <w:ind w:firstLine="0"/>
        <w:rPr>
          <w:color w:val="000000" w:themeColor="text1"/>
          <w:sz w:val="24"/>
          <w:szCs w:val="24"/>
        </w:rPr>
      </w:pPr>
      <w:r w:rsidRPr="00623C30">
        <w:rPr>
          <w:rStyle w:val="Appelnotedebasdep"/>
          <w:color w:val="000000" w:themeColor="text1"/>
          <w:sz w:val="24"/>
          <w:szCs w:val="24"/>
        </w:rPr>
        <w:footnoteRef/>
      </w:r>
      <w:r>
        <w:rPr>
          <w:rFonts w:hint="cs"/>
          <w:color w:val="000000" w:themeColor="text1"/>
          <w:sz w:val="24"/>
          <w:szCs w:val="24"/>
          <w:rtl/>
        </w:rPr>
        <w:t xml:space="preserve">  محمد يعرب ال</w:t>
      </w:r>
      <w:r w:rsidRPr="00623C30">
        <w:rPr>
          <w:rFonts w:hint="cs"/>
          <w:color w:val="000000" w:themeColor="text1"/>
          <w:sz w:val="24"/>
          <w:szCs w:val="24"/>
          <w:rtl/>
        </w:rPr>
        <w:t>شرع</w:t>
      </w:r>
      <w:r>
        <w:rPr>
          <w:rFonts w:hint="cs"/>
          <w:color w:val="000000" w:themeColor="text1"/>
          <w:sz w:val="24"/>
          <w:szCs w:val="24"/>
          <w:rtl/>
        </w:rPr>
        <w:t>، دور القطاع الخاص في إدارة المرافق العامة الاقتصادية، مرجع سابق، ص</w:t>
      </w:r>
      <w:r w:rsidRPr="00623C30">
        <w:rPr>
          <w:rFonts w:hint="cs"/>
          <w:color w:val="000000" w:themeColor="text1"/>
          <w:sz w:val="24"/>
          <w:szCs w:val="24"/>
          <w:rtl/>
        </w:rPr>
        <w:t xml:space="preserve"> 172</w:t>
      </w:r>
      <w:r>
        <w:rPr>
          <w:rFonts w:hint="cs"/>
          <w:color w:val="000000" w:themeColor="text1"/>
          <w:sz w:val="24"/>
          <w:szCs w:val="24"/>
          <w:rtl/>
        </w:rPr>
        <w:t>.</w:t>
      </w:r>
    </w:p>
  </w:footnote>
  <w:footnote w:id="155">
    <w:p w14:paraId="1CDE7C76" w14:textId="6A0AE71D" w:rsidR="00633B66" w:rsidRPr="00387ADB" w:rsidRDefault="00633B66" w:rsidP="00E000A1">
      <w:pPr>
        <w:ind w:firstLine="0"/>
        <w:jc w:val="left"/>
        <w:rPr>
          <w:sz w:val="24"/>
          <w:szCs w:val="24"/>
        </w:rPr>
      </w:pPr>
      <w:r w:rsidRPr="00387ADB">
        <w:rPr>
          <w:rStyle w:val="Appelnotedebasdep"/>
          <w:sz w:val="24"/>
          <w:szCs w:val="24"/>
        </w:rPr>
        <w:footnoteRef/>
      </w:r>
      <w:r w:rsidRPr="00387ADB">
        <w:rPr>
          <w:rFonts w:hint="cs"/>
          <w:sz w:val="24"/>
          <w:szCs w:val="24"/>
          <w:rtl/>
        </w:rPr>
        <w:t xml:space="preserve"> محمد يعرب الشرع، </w:t>
      </w:r>
      <w:r>
        <w:rPr>
          <w:rFonts w:hint="cs"/>
          <w:sz w:val="24"/>
          <w:szCs w:val="24"/>
          <w:rtl/>
        </w:rPr>
        <w:t>ال</w:t>
      </w:r>
      <w:r w:rsidRPr="00387ADB">
        <w:rPr>
          <w:rFonts w:hint="cs"/>
          <w:sz w:val="24"/>
          <w:szCs w:val="24"/>
          <w:rtl/>
        </w:rPr>
        <w:t xml:space="preserve">مرجع </w:t>
      </w:r>
      <w:r>
        <w:rPr>
          <w:rFonts w:hint="cs"/>
          <w:sz w:val="24"/>
          <w:szCs w:val="24"/>
          <w:rtl/>
        </w:rPr>
        <w:t>نفسه</w:t>
      </w:r>
      <w:r w:rsidRPr="00387ADB">
        <w:rPr>
          <w:rFonts w:hint="cs"/>
          <w:sz w:val="24"/>
          <w:szCs w:val="24"/>
          <w:rtl/>
        </w:rPr>
        <w:t>، ص 173</w:t>
      </w:r>
      <w:r>
        <w:rPr>
          <w:rFonts w:hint="cs"/>
          <w:sz w:val="24"/>
          <w:szCs w:val="24"/>
          <w:rtl/>
        </w:rPr>
        <w:t>.</w:t>
      </w:r>
    </w:p>
  </w:footnote>
  <w:footnote w:id="156">
    <w:p w14:paraId="4BAF19CF" w14:textId="77777777" w:rsidR="00633B66" w:rsidRPr="00C00125" w:rsidRDefault="00633B66" w:rsidP="00511059">
      <w:pPr>
        <w:ind w:firstLine="0"/>
        <w:jc w:val="left"/>
        <w:rPr>
          <w:sz w:val="24"/>
          <w:szCs w:val="24"/>
        </w:rPr>
      </w:pPr>
      <w:r w:rsidRPr="00C00125">
        <w:rPr>
          <w:rStyle w:val="Appelnotedebasdep"/>
          <w:sz w:val="24"/>
          <w:szCs w:val="24"/>
        </w:rPr>
        <w:footnoteRef/>
      </w:r>
      <w:r w:rsidRPr="00C00125">
        <w:rPr>
          <w:sz w:val="24"/>
          <w:szCs w:val="24"/>
          <w:rtl/>
        </w:rPr>
        <w:t xml:space="preserve"> </w:t>
      </w:r>
      <w:r w:rsidRPr="00C00125">
        <w:rPr>
          <w:rFonts w:hint="cs"/>
          <w:sz w:val="24"/>
          <w:szCs w:val="24"/>
          <w:rtl/>
        </w:rPr>
        <w:t xml:space="preserve">محمد يعرب </w:t>
      </w:r>
      <w:r w:rsidRPr="00C00125">
        <w:rPr>
          <w:rFonts w:hint="cs"/>
          <w:sz w:val="24"/>
          <w:szCs w:val="24"/>
          <w:rtl/>
          <w:lang w:val="fr-FR"/>
        </w:rPr>
        <w:t>الشرع،</w:t>
      </w:r>
      <w:r>
        <w:rPr>
          <w:rFonts w:hint="cs"/>
          <w:sz w:val="24"/>
          <w:szCs w:val="24"/>
          <w:rtl/>
          <w:lang w:val="fr-FR"/>
        </w:rPr>
        <w:t xml:space="preserve"> دو</w:t>
      </w:r>
      <w:r>
        <w:rPr>
          <w:sz w:val="24"/>
          <w:szCs w:val="24"/>
          <w:rtl/>
          <w:lang w:val="fr-FR"/>
        </w:rPr>
        <w:t>ر</w:t>
      </w:r>
      <w:r>
        <w:rPr>
          <w:rFonts w:hint="cs"/>
          <w:sz w:val="24"/>
          <w:szCs w:val="24"/>
          <w:rtl/>
          <w:lang w:val="fr-FR"/>
        </w:rPr>
        <w:t xml:space="preserve"> القطاع الخاص في إدارة المرافق العامة الاقتصادية،</w:t>
      </w:r>
      <w:r w:rsidRPr="00C00125">
        <w:rPr>
          <w:rFonts w:hint="cs"/>
          <w:sz w:val="24"/>
          <w:szCs w:val="24"/>
          <w:rtl/>
          <w:lang w:val="fr-FR"/>
        </w:rPr>
        <w:t xml:space="preserve"> مرجع سابق، ص 174.</w:t>
      </w:r>
    </w:p>
  </w:footnote>
  <w:footnote w:id="157">
    <w:p w14:paraId="16D01AF4" w14:textId="5B95099B" w:rsidR="00633B66" w:rsidRPr="00387ADB" w:rsidRDefault="00633B66" w:rsidP="002C739A">
      <w:pPr>
        <w:pStyle w:val="Notedebasdepage"/>
        <w:ind w:firstLine="0"/>
        <w:rPr>
          <w:sz w:val="24"/>
          <w:szCs w:val="24"/>
        </w:rPr>
      </w:pPr>
      <w:r w:rsidRPr="00387ADB">
        <w:rPr>
          <w:rStyle w:val="Appelnotedebasdep"/>
          <w:sz w:val="24"/>
          <w:szCs w:val="24"/>
        </w:rPr>
        <w:footnoteRef/>
      </w:r>
      <w:r w:rsidRPr="00387ADB">
        <w:rPr>
          <w:sz w:val="24"/>
          <w:szCs w:val="24"/>
          <w:rtl/>
        </w:rPr>
        <w:t xml:space="preserve"> </w:t>
      </w:r>
      <w:r>
        <w:rPr>
          <w:rFonts w:hint="cs"/>
          <w:sz w:val="24"/>
          <w:szCs w:val="24"/>
          <w:rtl/>
        </w:rPr>
        <w:t xml:space="preserve"> </w:t>
      </w:r>
      <w:r w:rsidRPr="00387ADB">
        <w:rPr>
          <w:rFonts w:hint="cs"/>
          <w:sz w:val="24"/>
          <w:szCs w:val="24"/>
          <w:rtl/>
          <w:lang w:val="fr-FR"/>
        </w:rPr>
        <w:t xml:space="preserve">سميرة عمر محمد علي الكاديكي، مرجع </w:t>
      </w:r>
      <w:r>
        <w:rPr>
          <w:rFonts w:hint="cs"/>
          <w:sz w:val="24"/>
          <w:szCs w:val="24"/>
          <w:rtl/>
          <w:lang w:val="fr-FR"/>
        </w:rPr>
        <w:t>سابق</w:t>
      </w:r>
      <w:r w:rsidRPr="00387ADB">
        <w:rPr>
          <w:rFonts w:hint="cs"/>
          <w:sz w:val="24"/>
          <w:szCs w:val="24"/>
          <w:rtl/>
          <w:lang w:val="fr-FR"/>
        </w:rPr>
        <w:t>،</w:t>
      </w:r>
      <w:r>
        <w:rPr>
          <w:rFonts w:hint="cs"/>
          <w:sz w:val="24"/>
          <w:szCs w:val="24"/>
          <w:rtl/>
          <w:lang w:val="fr-FR"/>
        </w:rPr>
        <w:t xml:space="preserve"> </w:t>
      </w:r>
      <w:r w:rsidRPr="00387ADB">
        <w:rPr>
          <w:rFonts w:hint="cs"/>
          <w:sz w:val="24"/>
          <w:szCs w:val="24"/>
          <w:rtl/>
          <w:lang w:val="fr-FR"/>
        </w:rPr>
        <w:t>ص 438.</w:t>
      </w:r>
    </w:p>
  </w:footnote>
  <w:footnote w:id="158">
    <w:p w14:paraId="72F510DE" w14:textId="2CDB6849" w:rsidR="00633B66" w:rsidRPr="00C00125" w:rsidRDefault="00633B66" w:rsidP="002C739A">
      <w:pPr>
        <w:pStyle w:val="Notedebasdepage"/>
        <w:ind w:firstLine="0"/>
        <w:rPr>
          <w:sz w:val="24"/>
          <w:szCs w:val="24"/>
        </w:rPr>
      </w:pPr>
      <w:r w:rsidRPr="00C00125">
        <w:rPr>
          <w:rStyle w:val="Appelnotedebasdep"/>
          <w:sz w:val="24"/>
          <w:szCs w:val="24"/>
        </w:rPr>
        <w:footnoteRef/>
      </w:r>
      <w:r w:rsidRPr="00C00125">
        <w:rPr>
          <w:sz w:val="24"/>
          <w:szCs w:val="24"/>
          <w:rtl/>
        </w:rPr>
        <w:t xml:space="preserve"> </w:t>
      </w:r>
      <w:r>
        <w:rPr>
          <w:rFonts w:hint="cs"/>
          <w:sz w:val="24"/>
          <w:szCs w:val="24"/>
          <w:rtl/>
        </w:rPr>
        <w:t>محمد يعرب الشرع،</w:t>
      </w:r>
      <w:r w:rsidRPr="00CE7979">
        <w:rPr>
          <w:rFonts w:hint="cs"/>
          <w:sz w:val="24"/>
          <w:szCs w:val="24"/>
          <w:rtl/>
          <w:lang w:val="fr-FR"/>
        </w:rPr>
        <w:t xml:space="preserve"> </w:t>
      </w:r>
      <w:r>
        <w:rPr>
          <w:rFonts w:hint="cs"/>
          <w:sz w:val="24"/>
          <w:szCs w:val="24"/>
          <w:rtl/>
          <w:lang w:val="fr-FR"/>
        </w:rPr>
        <w:t>دو</w:t>
      </w:r>
      <w:r>
        <w:rPr>
          <w:sz w:val="24"/>
          <w:szCs w:val="24"/>
          <w:rtl/>
          <w:lang w:val="fr-FR"/>
        </w:rPr>
        <w:t>ر</w:t>
      </w:r>
      <w:r>
        <w:rPr>
          <w:rFonts w:hint="cs"/>
          <w:sz w:val="24"/>
          <w:szCs w:val="24"/>
          <w:rtl/>
          <w:lang w:val="fr-FR"/>
        </w:rPr>
        <w:t xml:space="preserve"> القطاع الخاص في إدارة المرافق العامة الاقتصادية،</w:t>
      </w:r>
      <w:r>
        <w:rPr>
          <w:rFonts w:hint="cs"/>
          <w:sz w:val="24"/>
          <w:szCs w:val="24"/>
          <w:rtl/>
        </w:rPr>
        <w:t xml:space="preserve"> </w:t>
      </w:r>
      <w:r w:rsidRPr="00C00125">
        <w:rPr>
          <w:rFonts w:hint="cs"/>
          <w:sz w:val="24"/>
          <w:szCs w:val="24"/>
          <w:rtl/>
        </w:rPr>
        <w:t xml:space="preserve">مرجع </w:t>
      </w:r>
      <w:r>
        <w:rPr>
          <w:rFonts w:hint="cs"/>
          <w:sz w:val="24"/>
          <w:szCs w:val="24"/>
          <w:rtl/>
        </w:rPr>
        <w:t>سابق</w:t>
      </w:r>
      <w:r w:rsidRPr="00C00125">
        <w:rPr>
          <w:rFonts w:hint="cs"/>
          <w:sz w:val="24"/>
          <w:szCs w:val="24"/>
          <w:rtl/>
        </w:rPr>
        <w:t>، ص 174</w:t>
      </w:r>
      <w:r>
        <w:rPr>
          <w:rFonts w:hint="cs"/>
          <w:sz w:val="24"/>
          <w:szCs w:val="24"/>
          <w:rtl/>
        </w:rPr>
        <w:t>.</w:t>
      </w:r>
    </w:p>
  </w:footnote>
  <w:footnote w:id="159">
    <w:p w14:paraId="553E4C17" w14:textId="2F37DBA8" w:rsidR="00633B66" w:rsidRPr="00E83E4F" w:rsidRDefault="00633B66" w:rsidP="00300312">
      <w:pPr>
        <w:pStyle w:val="Notedebasdepage"/>
        <w:ind w:firstLine="0"/>
        <w:rPr>
          <w:sz w:val="24"/>
          <w:szCs w:val="24"/>
        </w:rPr>
      </w:pPr>
      <w:r w:rsidRPr="00E83E4F">
        <w:rPr>
          <w:rFonts w:hint="cs"/>
          <w:sz w:val="24"/>
          <w:szCs w:val="24"/>
          <w:rtl/>
        </w:rPr>
        <w:t xml:space="preserve"> </w:t>
      </w:r>
      <w:r w:rsidRPr="00E83E4F">
        <w:rPr>
          <w:rStyle w:val="Appelnotedebasdep"/>
          <w:sz w:val="24"/>
          <w:szCs w:val="24"/>
        </w:rPr>
        <w:footnoteRef/>
      </w:r>
      <w:r w:rsidRPr="00E83E4F">
        <w:rPr>
          <w:rFonts w:hint="cs"/>
          <w:sz w:val="24"/>
          <w:szCs w:val="24"/>
          <w:rtl/>
        </w:rPr>
        <w:t xml:space="preserve"> ميادة عبد القادر إسماعيل، </w:t>
      </w:r>
      <w:r>
        <w:rPr>
          <w:rFonts w:hint="cs"/>
          <w:sz w:val="24"/>
          <w:szCs w:val="24"/>
          <w:rtl/>
        </w:rPr>
        <w:t>التنظيم القانوني لخصخصة المرافق العامة بين الواقع والمأمول، دراسة مقارنة، دار الجامعة الجديدة، الإسكندرية، مصر، طبعة 2016</w:t>
      </w:r>
      <w:r w:rsidRPr="00E83E4F">
        <w:rPr>
          <w:rFonts w:hint="cs"/>
          <w:sz w:val="24"/>
          <w:szCs w:val="24"/>
          <w:rtl/>
        </w:rPr>
        <w:t>، ص 174.</w:t>
      </w:r>
    </w:p>
  </w:footnote>
  <w:footnote w:id="160">
    <w:p w14:paraId="0AEB9651" w14:textId="77777777" w:rsidR="00633B66" w:rsidRPr="007E6AE5" w:rsidRDefault="00633B66" w:rsidP="00AE750B">
      <w:pPr>
        <w:pStyle w:val="Notedebasdepage"/>
        <w:ind w:firstLine="0"/>
        <w:rPr>
          <w:sz w:val="24"/>
          <w:szCs w:val="24"/>
        </w:rPr>
      </w:pPr>
      <w:r w:rsidRPr="007E6AE5">
        <w:rPr>
          <w:rStyle w:val="Appelnotedebasdep"/>
          <w:sz w:val="24"/>
          <w:szCs w:val="24"/>
        </w:rPr>
        <w:footnoteRef/>
      </w:r>
      <w:r w:rsidRPr="007E6AE5">
        <w:rPr>
          <w:rFonts w:hint="cs"/>
          <w:sz w:val="24"/>
          <w:szCs w:val="24"/>
          <w:rtl/>
        </w:rPr>
        <w:t xml:space="preserve"> وليد حيدر جابر، مرجع سابق</w:t>
      </w:r>
      <w:r>
        <w:rPr>
          <w:rFonts w:hint="cs"/>
          <w:sz w:val="24"/>
          <w:szCs w:val="24"/>
          <w:rtl/>
        </w:rPr>
        <w:t>،</w:t>
      </w:r>
      <w:r w:rsidRPr="007E6AE5">
        <w:rPr>
          <w:rFonts w:hint="cs"/>
          <w:sz w:val="24"/>
          <w:szCs w:val="24"/>
          <w:rtl/>
        </w:rPr>
        <w:t xml:space="preserve"> ص 398.</w:t>
      </w:r>
    </w:p>
  </w:footnote>
  <w:footnote w:id="161">
    <w:p w14:paraId="6238A0D9" w14:textId="1ACE8791" w:rsidR="00633B66" w:rsidRPr="003F5664" w:rsidRDefault="00633B66" w:rsidP="003F5664">
      <w:pPr>
        <w:pStyle w:val="Notedebasdepage"/>
        <w:ind w:firstLine="0"/>
        <w:rPr>
          <w:sz w:val="24"/>
          <w:szCs w:val="24"/>
        </w:rPr>
      </w:pPr>
      <w:r w:rsidRPr="003F5664">
        <w:rPr>
          <w:rStyle w:val="Appelnotedebasdep"/>
          <w:sz w:val="24"/>
          <w:szCs w:val="24"/>
        </w:rPr>
        <w:footnoteRef/>
      </w:r>
      <w:r w:rsidRPr="003F5664">
        <w:rPr>
          <w:rFonts w:hint="cs"/>
          <w:sz w:val="24"/>
          <w:szCs w:val="24"/>
          <w:rtl/>
        </w:rPr>
        <w:t xml:space="preserve"> التعليمة رقم 06 المؤرخة في 09 جوان 2019 التي تتضمن تجسيد أحكام المرسوم التنفيذي رقم 18/199 المؤرخ في 02 أوت 2018. المتعلق بتفويض المرفق العام.</w:t>
      </w:r>
    </w:p>
  </w:footnote>
  <w:footnote w:id="162">
    <w:p w14:paraId="63639661" w14:textId="7D747C14" w:rsidR="00633B66" w:rsidRPr="003F5664" w:rsidRDefault="00633B66" w:rsidP="00300312">
      <w:pPr>
        <w:pStyle w:val="Notedebasdepage"/>
        <w:ind w:firstLine="0"/>
        <w:rPr>
          <w:sz w:val="24"/>
          <w:szCs w:val="24"/>
        </w:rPr>
      </w:pPr>
      <w:r w:rsidRPr="003F5664">
        <w:rPr>
          <w:rStyle w:val="Appelnotedebasdep"/>
          <w:sz w:val="24"/>
          <w:szCs w:val="24"/>
        </w:rPr>
        <w:footnoteRef/>
      </w:r>
      <w:r w:rsidRPr="003F5664">
        <w:rPr>
          <w:rFonts w:hint="cs"/>
          <w:sz w:val="24"/>
          <w:szCs w:val="24"/>
          <w:rtl/>
        </w:rPr>
        <w:t xml:space="preserve"> ميادة </w:t>
      </w:r>
      <w:r>
        <w:rPr>
          <w:rFonts w:hint="cs"/>
          <w:sz w:val="24"/>
          <w:szCs w:val="24"/>
          <w:rtl/>
        </w:rPr>
        <w:t>عبد القادر إسماعيل، مرجع سابق، ص 259.</w:t>
      </w:r>
    </w:p>
  </w:footnote>
  <w:footnote w:id="163">
    <w:p w14:paraId="01526386" w14:textId="2EED6133" w:rsidR="00633B66" w:rsidRPr="003F5664" w:rsidRDefault="00633B66" w:rsidP="003F5664">
      <w:pPr>
        <w:pStyle w:val="Notedebasdepage"/>
        <w:ind w:firstLine="0"/>
        <w:rPr>
          <w:sz w:val="24"/>
          <w:szCs w:val="24"/>
        </w:rPr>
      </w:pPr>
      <w:r w:rsidRPr="003F5664">
        <w:rPr>
          <w:rStyle w:val="Appelnotedebasdep"/>
          <w:sz w:val="24"/>
          <w:szCs w:val="24"/>
        </w:rPr>
        <w:footnoteRef/>
      </w:r>
      <w:r w:rsidRPr="003F5664">
        <w:rPr>
          <w:sz w:val="24"/>
          <w:szCs w:val="24"/>
          <w:rtl/>
        </w:rPr>
        <w:t xml:space="preserve"> </w:t>
      </w:r>
      <w:r w:rsidRPr="003F5664">
        <w:rPr>
          <w:rFonts w:hint="cs"/>
          <w:sz w:val="24"/>
          <w:szCs w:val="24"/>
          <w:rtl/>
        </w:rPr>
        <w:t xml:space="preserve">سالي </w:t>
      </w:r>
      <w:r>
        <w:rPr>
          <w:rFonts w:hint="cs"/>
          <w:sz w:val="24"/>
          <w:szCs w:val="24"/>
          <w:rtl/>
        </w:rPr>
        <w:t xml:space="preserve">محمد </w:t>
      </w:r>
      <w:r w:rsidRPr="003F5664">
        <w:rPr>
          <w:rFonts w:hint="cs"/>
          <w:sz w:val="24"/>
          <w:szCs w:val="24"/>
          <w:rtl/>
        </w:rPr>
        <w:t>جمعة</w:t>
      </w:r>
      <w:r>
        <w:rPr>
          <w:rFonts w:hint="cs"/>
          <w:sz w:val="24"/>
          <w:szCs w:val="24"/>
          <w:rtl/>
        </w:rPr>
        <w:t xml:space="preserve">، مرجع سابق، ص </w:t>
      </w:r>
      <w:r w:rsidRPr="003F5664">
        <w:rPr>
          <w:rFonts w:hint="cs"/>
          <w:sz w:val="24"/>
          <w:szCs w:val="24"/>
          <w:rtl/>
        </w:rPr>
        <w:t>77</w:t>
      </w:r>
      <w:r>
        <w:rPr>
          <w:rFonts w:hint="cs"/>
          <w:sz w:val="24"/>
          <w:szCs w:val="24"/>
          <w:rtl/>
        </w:rPr>
        <w:t>.</w:t>
      </w:r>
    </w:p>
  </w:footnote>
  <w:footnote w:id="164">
    <w:p w14:paraId="227507E0" w14:textId="6969366B" w:rsidR="00633B66" w:rsidRPr="00013DA1" w:rsidRDefault="00633B66" w:rsidP="00013DA1">
      <w:pPr>
        <w:pStyle w:val="Notedebasdepage"/>
        <w:ind w:firstLine="0"/>
      </w:pPr>
      <w:r w:rsidRPr="00013DA1">
        <w:rPr>
          <w:rStyle w:val="Appelnotedebasdep"/>
        </w:rPr>
        <w:footnoteRef/>
      </w:r>
      <w:r w:rsidRPr="00013DA1">
        <w:rPr>
          <w:rFonts w:hint="cs"/>
          <w:sz w:val="24"/>
          <w:szCs w:val="24"/>
          <w:rtl/>
        </w:rPr>
        <w:t xml:space="preserve"> يوسف بن مصبح بن سعيد الشكيلي، مرجع سابق، ص 66.</w:t>
      </w:r>
      <w:r w:rsidRPr="00013DA1">
        <w:rPr>
          <w:rFonts w:hint="cs"/>
          <w:rtl/>
        </w:rPr>
        <w:t xml:space="preserve"> </w:t>
      </w:r>
    </w:p>
  </w:footnote>
  <w:footnote w:id="165">
    <w:p w14:paraId="08DFBEDC" w14:textId="50298FCF" w:rsidR="00633B66" w:rsidRPr="00013DA1" w:rsidRDefault="00633B66" w:rsidP="002B7212">
      <w:pPr>
        <w:pStyle w:val="Notedebasdepage"/>
        <w:ind w:firstLine="0"/>
      </w:pPr>
      <w:r w:rsidRPr="00013DA1">
        <w:rPr>
          <w:rStyle w:val="Appelnotedebasdep"/>
        </w:rPr>
        <w:footnoteRef/>
      </w:r>
      <w:r w:rsidRPr="00013DA1">
        <w:rPr>
          <w:rFonts w:hint="cs"/>
          <w:sz w:val="24"/>
          <w:szCs w:val="24"/>
          <w:rtl/>
        </w:rPr>
        <w:t xml:space="preserve"> بركيبة حسام الدين، مرجع سابق، ص 265.</w:t>
      </w:r>
    </w:p>
  </w:footnote>
  <w:footnote w:id="166">
    <w:p w14:paraId="0C83AECE" w14:textId="46C2728C" w:rsidR="00633B66" w:rsidRPr="00F80981" w:rsidRDefault="00633B66" w:rsidP="00562B5D">
      <w:pPr>
        <w:pStyle w:val="Notedebasdepage"/>
        <w:ind w:firstLine="0"/>
        <w:rPr>
          <w:sz w:val="24"/>
          <w:szCs w:val="24"/>
        </w:rPr>
      </w:pPr>
      <w:r w:rsidRPr="00F80981">
        <w:rPr>
          <w:rStyle w:val="Appelnotedebasdep"/>
          <w:sz w:val="24"/>
          <w:szCs w:val="24"/>
        </w:rPr>
        <w:footnoteRef/>
      </w:r>
      <w:r w:rsidRPr="00F80981">
        <w:rPr>
          <w:sz w:val="24"/>
          <w:szCs w:val="24"/>
          <w:rtl/>
        </w:rPr>
        <w:t xml:space="preserve"> </w:t>
      </w:r>
      <w:r w:rsidRPr="00F80981">
        <w:rPr>
          <w:rFonts w:hint="cs"/>
          <w:sz w:val="24"/>
          <w:szCs w:val="24"/>
          <w:rtl/>
        </w:rPr>
        <w:t xml:space="preserve"> </w:t>
      </w:r>
      <w:r w:rsidRPr="00562B5D">
        <w:rPr>
          <w:rFonts w:hint="cs"/>
          <w:sz w:val="24"/>
          <w:szCs w:val="24"/>
          <w:rtl/>
        </w:rPr>
        <w:t>محمد شرميطي، حدود ومضمون المفاوضات في ابرام عقود تفويض المرفق العام، مجلة الأستاذ الباحث للدراسات القانونية والسياسية، المجلد 05 العدد 01، سنة 2020، ص 693.</w:t>
      </w:r>
    </w:p>
  </w:footnote>
  <w:footnote w:id="167">
    <w:p w14:paraId="11959A15" w14:textId="0763F196" w:rsidR="00633B66" w:rsidRPr="00F80981" w:rsidRDefault="00633B66" w:rsidP="00F80981">
      <w:pPr>
        <w:pStyle w:val="Notedebasdepage"/>
        <w:ind w:firstLine="0"/>
        <w:rPr>
          <w:sz w:val="24"/>
          <w:szCs w:val="24"/>
        </w:rPr>
      </w:pPr>
      <w:r w:rsidRPr="00F80981">
        <w:rPr>
          <w:rStyle w:val="Appelnotedebasdep"/>
          <w:sz w:val="24"/>
          <w:szCs w:val="24"/>
        </w:rPr>
        <w:footnoteRef/>
      </w:r>
      <w:r w:rsidRPr="00F80981">
        <w:rPr>
          <w:rFonts w:hint="cs"/>
          <w:sz w:val="24"/>
          <w:szCs w:val="24"/>
          <w:rtl/>
        </w:rPr>
        <w:t xml:space="preserve"> مروان محي الدين القطب، مرجع سابق، ص 487.  </w:t>
      </w:r>
    </w:p>
  </w:footnote>
  <w:footnote w:id="168">
    <w:p w14:paraId="5F35D0A6" w14:textId="15BBE5E1" w:rsidR="00633B66" w:rsidRPr="00F80981" w:rsidRDefault="00633B66" w:rsidP="00F80981">
      <w:pPr>
        <w:pStyle w:val="Notedebasdepage"/>
        <w:ind w:firstLine="0"/>
        <w:rPr>
          <w:sz w:val="24"/>
          <w:szCs w:val="24"/>
        </w:rPr>
      </w:pPr>
      <w:r w:rsidRPr="00F80981">
        <w:rPr>
          <w:rStyle w:val="Appelnotedebasdep"/>
          <w:sz w:val="24"/>
          <w:szCs w:val="24"/>
        </w:rPr>
        <w:footnoteRef/>
      </w:r>
      <w:r w:rsidRPr="00F80981">
        <w:rPr>
          <w:rFonts w:hint="cs"/>
          <w:sz w:val="24"/>
          <w:szCs w:val="24"/>
          <w:rtl/>
        </w:rPr>
        <w:t xml:space="preserve">  بركيبة حسام الدين، مرجع سابق، ص 260.</w:t>
      </w:r>
    </w:p>
  </w:footnote>
  <w:footnote w:id="169">
    <w:p w14:paraId="0BD8408F" w14:textId="6FE5F5CE" w:rsidR="00633B66" w:rsidRPr="0020532D" w:rsidRDefault="00633B66" w:rsidP="0015642D">
      <w:pPr>
        <w:pStyle w:val="Notedebasdepage"/>
        <w:ind w:firstLine="0"/>
        <w:rPr>
          <w:sz w:val="24"/>
          <w:szCs w:val="24"/>
        </w:rPr>
      </w:pPr>
      <w:r w:rsidRPr="0020532D">
        <w:rPr>
          <w:rStyle w:val="Appelnotedebasdep"/>
          <w:sz w:val="24"/>
          <w:szCs w:val="24"/>
        </w:rPr>
        <w:footnoteRef/>
      </w:r>
      <w:r w:rsidRPr="0020532D">
        <w:rPr>
          <w:rFonts w:hint="cs"/>
          <w:sz w:val="24"/>
          <w:szCs w:val="24"/>
          <w:rtl/>
        </w:rPr>
        <w:t xml:space="preserve"> </w:t>
      </w:r>
      <w:r w:rsidRPr="007144CE">
        <w:rPr>
          <w:rFonts w:hint="cs"/>
          <w:sz w:val="24"/>
          <w:szCs w:val="24"/>
          <w:rtl/>
        </w:rPr>
        <w:t xml:space="preserve">كمال طلبة، الاتجاهات الحديثة في عقود البناء والتشغيل ونقل الملكية </w:t>
      </w:r>
      <w:r w:rsidRPr="007144CE">
        <w:rPr>
          <w:sz w:val="24"/>
          <w:szCs w:val="24"/>
          <w:lang w:val="fr-FR"/>
        </w:rPr>
        <w:t>B.O.T</w:t>
      </w:r>
      <w:r w:rsidRPr="007144CE">
        <w:rPr>
          <w:rFonts w:hint="cs"/>
          <w:sz w:val="24"/>
          <w:szCs w:val="24"/>
          <w:rtl/>
          <w:lang w:val="fr-FR"/>
        </w:rPr>
        <w:t xml:space="preserve"> (دراسة مقارنة)</w:t>
      </w:r>
      <w:r w:rsidRPr="0020532D">
        <w:rPr>
          <w:rFonts w:hint="cs"/>
          <w:sz w:val="24"/>
          <w:szCs w:val="24"/>
          <w:rtl/>
        </w:rPr>
        <w:t>، ص181.</w:t>
      </w:r>
    </w:p>
  </w:footnote>
  <w:footnote w:id="170">
    <w:p w14:paraId="60924CC0" w14:textId="201B9B9B" w:rsidR="00633B66" w:rsidRPr="0020532D" w:rsidRDefault="00633B66" w:rsidP="0020532D">
      <w:pPr>
        <w:pStyle w:val="Notedebasdepage"/>
        <w:ind w:firstLine="0"/>
        <w:rPr>
          <w:sz w:val="24"/>
          <w:szCs w:val="24"/>
        </w:rPr>
      </w:pPr>
      <w:r w:rsidRPr="0020532D">
        <w:rPr>
          <w:rStyle w:val="Appelnotedebasdep"/>
          <w:sz w:val="24"/>
          <w:szCs w:val="24"/>
        </w:rPr>
        <w:footnoteRef/>
      </w:r>
      <w:r w:rsidRPr="0020532D">
        <w:rPr>
          <w:rFonts w:hint="cs"/>
          <w:sz w:val="24"/>
          <w:szCs w:val="24"/>
          <w:rtl/>
        </w:rPr>
        <w:t xml:space="preserve"> سالي محمد جمعة سليم، مرج</w:t>
      </w:r>
      <w:r w:rsidRPr="0020532D">
        <w:rPr>
          <w:rFonts w:hint="eastAsia"/>
          <w:sz w:val="24"/>
          <w:szCs w:val="24"/>
          <w:rtl/>
        </w:rPr>
        <w:t>ع</w:t>
      </w:r>
      <w:r w:rsidRPr="0020532D">
        <w:rPr>
          <w:rFonts w:hint="cs"/>
          <w:sz w:val="24"/>
          <w:szCs w:val="24"/>
          <w:rtl/>
        </w:rPr>
        <w:t xml:space="preserve"> سابق، ص 153.</w:t>
      </w:r>
    </w:p>
  </w:footnote>
  <w:footnote w:id="171">
    <w:p w14:paraId="2F817749" w14:textId="0007AD4C" w:rsidR="00633B66" w:rsidRPr="0020532D" w:rsidRDefault="00633B66" w:rsidP="00562B5D">
      <w:pPr>
        <w:ind w:firstLine="0"/>
        <w:rPr>
          <w:sz w:val="24"/>
          <w:szCs w:val="24"/>
        </w:rPr>
      </w:pPr>
      <w:r w:rsidRPr="0020532D">
        <w:rPr>
          <w:rStyle w:val="Appelnotedebasdep"/>
          <w:sz w:val="24"/>
          <w:szCs w:val="24"/>
        </w:rPr>
        <w:footnoteRef/>
      </w:r>
      <w:r w:rsidRPr="0020532D">
        <w:rPr>
          <w:rFonts w:hint="cs"/>
          <w:sz w:val="24"/>
          <w:szCs w:val="24"/>
          <w:rtl/>
        </w:rPr>
        <w:t xml:space="preserve"> </w:t>
      </w:r>
      <w:r w:rsidRPr="00562B5D">
        <w:rPr>
          <w:rFonts w:hint="cs"/>
          <w:sz w:val="24"/>
          <w:szCs w:val="24"/>
          <w:rtl/>
        </w:rPr>
        <w:t>محمد شرميطي</w:t>
      </w:r>
      <w:r w:rsidRPr="0020532D">
        <w:rPr>
          <w:rFonts w:hint="cs"/>
          <w:sz w:val="24"/>
          <w:szCs w:val="24"/>
          <w:rtl/>
        </w:rPr>
        <w:t xml:space="preserve"> </w:t>
      </w:r>
      <w:r>
        <w:rPr>
          <w:rFonts w:hint="cs"/>
          <w:sz w:val="24"/>
          <w:szCs w:val="24"/>
          <w:rtl/>
        </w:rPr>
        <w:t>، مرجع سابق،</w:t>
      </w:r>
      <w:r w:rsidRPr="0020532D">
        <w:rPr>
          <w:rFonts w:hint="cs"/>
          <w:sz w:val="24"/>
          <w:szCs w:val="24"/>
          <w:rtl/>
        </w:rPr>
        <w:t xml:space="preserve"> ص631.</w:t>
      </w:r>
    </w:p>
  </w:footnote>
  <w:footnote w:id="172">
    <w:p w14:paraId="0F9ECB37" w14:textId="219EE1FA" w:rsidR="00633B66" w:rsidRDefault="00633B66" w:rsidP="00F96DC2">
      <w:pPr>
        <w:ind w:firstLine="0"/>
      </w:pPr>
      <w:r w:rsidRPr="0020532D">
        <w:rPr>
          <w:rStyle w:val="Appelnotedebasdep"/>
          <w:sz w:val="24"/>
          <w:szCs w:val="24"/>
        </w:rPr>
        <w:footnoteRef/>
      </w:r>
      <w:r w:rsidRPr="0020532D">
        <w:rPr>
          <w:rFonts w:hint="cs"/>
          <w:sz w:val="24"/>
          <w:szCs w:val="24"/>
          <w:rtl/>
        </w:rPr>
        <w:t xml:space="preserve"> بركيبة حسام الدين، مرجع سابق، ص 261</w:t>
      </w:r>
      <w:r>
        <w:rPr>
          <w:rFonts w:hint="cs"/>
          <w:sz w:val="24"/>
          <w:szCs w:val="24"/>
          <w:rtl/>
        </w:rPr>
        <w:t>.</w:t>
      </w:r>
    </w:p>
  </w:footnote>
  <w:footnote w:id="173">
    <w:p w14:paraId="7347A2AD" w14:textId="77777777" w:rsidR="00633B66" w:rsidRPr="0020532D" w:rsidRDefault="00633B66" w:rsidP="00243D49">
      <w:pPr>
        <w:ind w:firstLine="0"/>
        <w:jc w:val="left"/>
        <w:rPr>
          <w:sz w:val="24"/>
          <w:szCs w:val="24"/>
        </w:rPr>
      </w:pPr>
      <w:r w:rsidRPr="0020532D">
        <w:rPr>
          <w:rFonts w:hint="cs"/>
          <w:sz w:val="24"/>
          <w:szCs w:val="24"/>
          <w:rtl/>
        </w:rPr>
        <w:t xml:space="preserve"> </w:t>
      </w:r>
      <w:r w:rsidRPr="0020532D">
        <w:rPr>
          <w:rStyle w:val="Appelnotedebasdep"/>
          <w:sz w:val="24"/>
          <w:szCs w:val="24"/>
        </w:rPr>
        <w:footnoteRef/>
      </w:r>
      <w:r>
        <w:rPr>
          <w:rFonts w:hint="cs"/>
          <w:sz w:val="24"/>
          <w:szCs w:val="24"/>
          <w:rtl/>
        </w:rPr>
        <w:t xml:space="preserve"> </w:t>
      </w:r>
      <w:r w:rsidRPr="0020532D">
        <w:rPr>
          <w:rFonts w:hint="cs"/>
          <w:sz w:val="24"/>
          <w:szCs w:val="24"/>
          <w:rtl/>
        </w:rPr>
        <w:t xml:space="preserve">ابوبكر </w:t>
      </w:r>
      <w:r>
        <w:rPr>
          <w:rFonts w:hint="cs"/>
          <w:sz w:val="24"/>
          <w:szCs w:val="24"/>
          <w:rtl/>
        </w:rPr>
        <w:t xml:space="preserve">أحمد </w:t>
      </w:r>
      <w:r w:rsidRPr="0020532D">
        <w:rPr>
          <w:rFonts w:hint="cs"/>
          <w:sz w:val="24"/>
          <w:szCs w:val="24"/>
          <w:rtl/>
        </w:rPr>
        <w:t>عثمان، مرجع سابق، ص 126.</w:t>
      </w:r>
    </w:p>
  </w:footnote>
  <w:footnote w:id="174">
    <w:p w14:paraId="41B14E2E" w14:textId="77777777" w:rsidR="00633B66" w:rsidRPr="004E2C30" w:rsidRDefault="00633B66" w:rsidP="00CF4F96">
      <w:pPr>
        <w:pStyle w:val="Notedebasdepage"/>
        <w:ind w:firstLine="0"/>
        <w:rPr>
          <w:sz w:val="24"/>
          <w:szCs w:val="24"/>
        </w:rPr>
      </w:pPr>
      <w:r w:rsidRPr="004E2C30">
        <w:rPr>
          <w:rStyle w:val="Appelnotedebasdep"/>
          <w:sz w:val="24"/>
          <w:szCs w:val="24"/>
        </w:rPr>
        <w:footnoteRef/>
      </w:r>
      <w:r w:rsidRPr="004E2C30">
        <w:rPr>
          <w:rFonts w:hint="cs"/>
          <w:sz w:val="24"/>
          <w:szCs w:val="24"/>
          <w:rtl/>
        </w:rPr>
        <w:t xml:space="preserve">  بركيبة </w:t>
      </w:r>
      <w:r>
        <w:rPr>
          <w:rFonts w:hint="cs"/>
          <w:sz w:val="24"/>
          <w:szCs w:val="24"/>
          <w:rtl/>
        </w:rPr>
        <w:t>حسام الدين، مرجع سابق،</w:t>
      </w:r>
      <w:r w:rsidRPr="004E2C30">
        <w:rPr>
          <w:rFonts w:hint="cs"/>
          <w:sz w:val="24"/>
          <w:szCs w:val="24"/>
          <w:rtl/>
        </w:rPr>
        <w:t xml:space="preserve"> ص 262</w:t>
      </w:r>
      <w:r>
        <w:rPr>
          <w:rFonts w:hint="cs"/>
          <w:sz w:val="24"/>
          <w:szCs w:val="24"/>
          <w:rtl/>
        </w:rPr>
        <w:t>.</w:t>
      </w:r>
    </w:p>
  </w:footnote>
  <w:footnote w:id="175">
    <w:p w14:paraId="4A1102B7" w14:textId="77777777" w:rsidR="00633B66" w:rsidRPr="004E2C30" w:rsidRDefault="00633B66" w:rsidP="00CF4F96">
      <w:pPr>
        <w:pStyle w:val="Notedebasdepage"/>
        <w:ind w:firstLine="0"/>
        <w:rPr>
          <w:sz w:val="24"/>
          <w:szCs w:val="24"/>
        </w:rPr>
      </w:pPr>
      <w:r w:rsidRPr="004E2C30">
        <w:rPr>
          <w:rStyle w:val="Appelnotedebasdep"/>
          <w:sz w:val="24"/>
          <w:szCs w:val="24"/>
        </w:rPr>
        <w:footnoteRef/>
      </w:r>
      <w:r w:rsidRPr="004E2C30">
        <w:rPr>
          <w:rFonts w:hint="cs"/>
          <w:sz w:val="24"/>
          <w:szCs w:val="24"/>
          <w:rtl/>
        </w:rPr>
        <w:t xml:space="preserve"> بركيبة </w:t>
      </w:r>
      <w:r>
        <w:rPr>
          <w:rFonts w:hint="cs"/>
          <w:sz w:val="24"/>
          <w:szCs w:val="24"/>
          <w:rtl/>
        </w:rPr>
        <w:t xml:space="preserve">حسام الدين، مرجع سابق، </w:t>
      </w:r>
      <w:r w:rsidRPr="004E2C30">
        <w:rPr>
          <w:rFonts w:hint="cs"/>
          <w:sz w:val="24"/>
          <w:szCs w:val="24"/>
          <w:rtl/>
        </w:rPr>
        <w:t>ص 263</w:t>
      </w:r>
      <w:r>
        <w:rPr>
          <w:rFonts w:hint="cs"/>
          <w:sz w:val="24"/>
          <w:szCs w:val="24"/>
          <w:rtl/>
        </w:rPr>
        <w:t>.</w:t>
      </w:r>
      <w:r w:rsidRPr="004E2C30">
        <w:rPr>
          <w:rFonts w:hint="cs"/>
          <w:sz w:val="24"/>
          <w:szCs w:val="24"/>
          <w:rtl/>
        </w:rPr>
        <w:t xml:space="preserve"> </w:t>
      </w:r>
    </w:p>
  </w:footnote>
  <w:footnote w:id="176">
    <w:p w14:paraId="09A215AD" w14:textId="77777777" w:rsidR="00633B66" w:rsidRDefault="00633B66" w:rsidP="00CF4F96">
      <w:pPr>
        <w:pStyle w:val="Notedebasdepage"/>
        <w:ind w:firstLine="0"/>
      </w:pPr>
      <w:r w:rsidRPr="004E2C30">
        <w:rPr>
          <w:rStyle w:val="Appelnotedebasdep"/>
          <w:sz w:val="24"/>
          <w:szCs w:val="24"/>
        </w:rPr>
        <w:footnoteRef/>
      </w:r>
      <w:r w:rsidRPr="004E2C30">
        <w:rPr>
          <w:rFonts w:hint="cs"/>
          <w:sz w:val="24"/>
          <w:szCs w:val="24"/>
          <w:rtl/>
        </w:rPr>
        <w:t xml:space="preserve"> بركيبة</w:t>
      </w:r>
      <w:r>
        <w:rPr>
          <w:rFonts w:hint="cs"/>
          <w:sz w:val="24"/>
          <w:szCs w:val="24"/>
          <w:rtl/>
        </w:rPr>
        <w:t xml:space="preserve"> حسام الدين، المرجع نفسه، ص</w:t>
      </w:r>
      <w:r w:rsidRPr="004E2C30">
        <w:rPr>
          <w:rFonts w:hint="cs"/>
          <w:sz w:val="24"/>
          <w:szCs w:val="24"/>
          <w:rtl/>
        </w:rPr>
        <w:t xml:space="preserve"> 262</w:t>
      </w:r>
      <w:r>
        <w:rPr>
          <w:rFonts w:hint="cs"/>
          <w:sz w:val="24"/>
          <w:szCs w:val="24"/>
          <w:rtl/>
        </w:rPr>
        <w:t>.</w:t>
      </w:r>
    </w:p>
  </w:footnote>
  <w:footnote w:id="177">
    <w:p w14:paraId="6B638478" w14:textId="7CD16B9A" w:rsidR="00633B66" w:rsidRPr="00017A91" w:rsidRDefault="00633B66" w:rsidP="0068637A">
      <w:pPr>
        <w:ind w:firstLine="0"/>
        <w:jc w:val="left"/>
        <w:rPr>
          <w:sz w:val="24"/>
          <w:szCs w:val="24"/>
        </w:rPr>
      </w:pPr>
      <w:r w:rsidRPr="00017A91">
        <w:rPr>
          <w:rStyle w:val="Appelnotedebasdep"/>
          <w:sz w:val="24"/>
          <w:szCs w:val="24"/>
        </w:rPr>
        <w:footnoteRef/>
      </w:r>
      <w:r w:rsidRPr="00017A91">
        <w:rPr>
          <w:rFonts w:hint="cs"/>
          <w:sz w:val="24"/>
          <w:szCs w:val="24"/>
          <w:rtl/>
        </w:rPr>
        <w:t xml:space="preserve"> </w:t>
      </w:r>
      <w:r>
        <w:rPr>
          <w:rFonts w:hint="cs"/>
          <w:sz w:val="24"/>
          <w:szCs w:val="24"/>
          <w:rtl/>
        </w:rPr>
        <w:t>شباب حميدة، بولدي مصطفى، تفويض المرفق العام على ضوء المرسوم التنفيذي 18/199، مجلة الدراسات الحقوقية، المجلد 08 العدد01، جامعة سعيدة، ماي 2021، ص 696</w:t>
      </w:r>
    </w:p>
  </w:footnote>
  <w:footnote w:id="178">
    <w:p w14:paraId="4ED1A964" w14:textId="3A711E5C" w:rsidR="00633B66" w:rsidRPr="006D6C94" w:rsidRDefault="00633B66" w:rsidP="00E6565A">
      <w:pPr>
        <w:pStyle w:val="Notedebasdepage"/>
        <w:ind w:firstLine="0"/>
        <w:rPr>
          <w:sz w:val="24"/>
          <w:szCs w:val="24"/>
        </w:rPr>
      </w:pPr>
      <w:r w:rsidRPr="006D6C94">
        <w:rPr>
          <w:rStyle w:val="Appelnotedebasdep"/>
          <w:sz w:val="24"/>
          <w:szCs w:val="24"/>
        </w:rPr>
        <w:footnoteRef/>
      </w:r>
      <w:r w:rsidRPr="006D6C94">
        <w:rPr>
          <w:rFonts w:hint="cs"/>
          <w:sz w:val="24"/>
          <w:szCs w:val="24"/>
          <w:rtl/>
        </w:rPr>
        <w:t xml:space="preserve"> أبو بكر احمد عثمان إبراهيم، </w:t>
      </w:r>
      <w:r>
        <w:rPr>
          <w:rFonts w:hint="cs"/>
          <w:sz w:val="24"/>
          <w:szCs w:val="24"/>
          <w:rtl/>
        </w:rPr>
        <w:t>مرجع سابق، د ص.</w:t>
      </w:r>
      <w:r w:rsidRPr="006D6C94">
        <w:rPr>
          <w:rFonts w:hint="cs"/>
          <w:sz w:val="24"/>
          <w:szCs w:val="24"/>
          <w:rtl/>
        </w:rPr>
        <w:t xml:space="preserve"> </w:t>
      </w:r>
    </w:p>
  </w:footnote>
  <w:footnote w:id="179">
    <w:p w14:paraId="6D17F014" w14:textId="1031CF22" w:rsidR="00633B66" w:rsidRPr="002D3E31" w:rsidRDefault="00633B66" w:rsidP="00A41231">
      <w:pPr>
        <w:pStyle w:val="Notedebasdepage"/>
        <w:ind w:firstLine="0"/>
        <w:rPr>
          <w:sz w:val="24"/>
          <w:szCs w:val="24"/>
        </w:rPr>
      </w:pPr>
      <w:r w:rsidRPr="002466BE">
        <w:rPr>
          <w:rStyle w:val="Appelnotedebasdep"/>
          <w:sz w:val="24"/>
          <w:szCs w:val="24"/>
        </w:rPr>
        <w:footnoteRef/>
      </w:r>
      <w:r w:rsidRPr="002466BE">
        <w:rPr>
          <w:rFonts w:hint="cs"/>
          <w:sz w:val="24"/>
          <w:szCs w:val="24"/>
          <w:rtl/>
        </w:rPr>
        <w:t xml:space="preserve"> بودرع حضرية، المرفق العام بين تحقيق المصلحة العامة وبلوغ الفعالية، مجلة المفكر للدراسات القانونية والسياسية، العدد 04، كلية الحقوق والعلوم السياسية، جامعة الجيلالي بونعامة، خميس مليانة، الجزائر، سنة 2018 ص180.</w:t>
      </w:r>
    </w:p>
  </w:footnote>
  <w:footnote w:id="180">
    <w:p w14:paraId="52ECE058" w14:textId="77777777" w:rsidR="00633B66" w:rsidRPr="00017A91" w:rsidRDefault="00633B66" w:rsidP="00C54D4A">
      <w:pPr>
        <w:pStyle w:val="Notedebasdepage"/>
        <w:ind w:firstLine="0"/>
        <w:rPr>
          <w:sz w:val="24"/>
          <w:szCs w:val="24"/>
        </w:rPr>
      </w:pPr>
      <w:r w:rsidRPr="00017A91">
        <w:rPr>
          <w:rStyle w:val="Appelnotedebasdep"/>
          <w:sz w:val="24"/>
          <w:szCs w:val="24"/>
        </w:rPr>
        <w:footnoteRef/>
      </w:r>
      <w:r>
        <w:rPr>
          <w:rFonts w:hint="cs"/>
          <w:sz w:val="24"/>
          <w:szCs w:val="24"/>
          <w:rtl/>
        </w:rPr>
        <w:t xml:space="preserve"> يوسف بن مصبح بن سعيد الشكيلي، مرجع سابق،</w:t>
      </w:r>
      <w:r w:rsidRPr="00017A91">
        <w:rPr>
          <w:rFonts w:hint="cs"/>
          <w:sz w:val="24"/>
          <w:szCs w:val="24"/>
          <w:rtl/>
        </w:rPr>
        <w:t xml:space="preserve"> ص 109</w:t>
      </w:r>
      <w:r>
        <w:rPr>
          <w:rFonts w:hint="cs"/>
          <w:sz w:val="24"/>
          <w:szCs w:val="24"/>
          <w:rtl/>
        </w:rPr>
        <w:t>.</w:t>
      </w:r>
      <w:r w:rsidRPr="00017A91">
        <w:rPr>
          <w:rFonts w:hint="cs"/>
          <w:sz w:val="24"/>
          <w:szCs w:val="24"/>
          <w:rtl/>
        </w:rPr>
        <w:t xml:space="preserve">   </w:t>
      </w:r>
    </w:p>
  </w:footnote>
  <w:footnote w:id="181">
    <w:p w14:paraId="111E3146" w14:textId="77777777" w:rsidR="00633B66" w:rsidRPr="0003174A" w:rsidRDefault="00633B66" w:rsidP="007D089A">
      <w:pPr>
        <w:pStyle w:val="Notedebasdepage"/>
        <w:ind w:firstLine="0"/>
        <w:rPr>
          <w:sz w:val="24"/>
          <w:szCs w:val="24"/>
        </w:rPr>
      </w:pPr>
      <w:r w:rsidRPr="0003174A">
        <w:rPr>
          <w:rStyle w:val="Appelnotedebasdep"/>
          <w:sz w:val="24"/>
          <w:szCs w:val="24"/>
        </w:rPr>
        <w:footnoteRef/>
      </w:r>
      <w:r w:rsidRPr="0003174A">
        <w:rPr>
          <w:rFonts w:hint="cs"/>
          <w:sz w:val="24"/>
          <w:szCs w:val="24"/>
          <w:rtl/>
        </w:rPr>
        <w:t xml:space="preserve"> يسمينه بوجريو، أخلق</w:t>
      </w:r>
      <w:r w:rsidRPr="0003174A">
        <w:rPr>
          <w:rFonts w:hint="eastAsia"/>
          <w:sz w:val="24"/>
          <w:szCs w:val="24"/>
          <w:rtl/>
        </w:rPr>
        <w:t>ة</w:t>
      </w:r>
      <w:r w:rsidRPr="0003174A">
        <w:rPr>
          <w:rFonts w:hint="cs"/>
          <w:sz w:val="24"/>
          <w:szCs w:val="24"/>
          <w:rtl/>
        </w:rPr>
        <w:t xml:space="preserve"> عقد تفويض المرفق العام المجلة النقدية للقانون والعلوم السياسية جامعة تيزي وزو، المجل</w:t>
      </w:r>
      <w:r w:rsidRPr="0003174A">
        <w:rPr>
          <w:rFonts w:hint="eastAsia"/>
          <w:sz w:val="24"/>
          <w:szCs w:val="24"/>
          <w:rtl/>
        </w:rPr>
        <w:t>د</w:t>
      </w:r>
      <w:r>
        <w:rPr>
          <w:rFonts w:hint="cs"/>
          <w:sz w:val="24"/>
          <w:szCs w:val="24"/>
          <w:rtl/>
        </w:rPr>
        <w:t xml:space="preserve">     </w:t>
      </w:r>
      <w:r w:rsidRPr="0003174A">
        <w:rPr>
          <w:rFonts w:hint="cs"/>
          <w:sz w:val="24"/>
          <w:szCs w:val="24"/>
          <w:rtl/>
        </w:rPr>
        <w:t>16</w:t>
      </w:r>
      <w:r>
        <w:rPr>
          <w:rFonts w:hint="cs"/>
          <w:sz w:val="24"/>
          <w:szCs w:val="24"/>
          <w:rtl/>
        </w:rPr>
        <w:t xml:space="preserve"> </w:t>
      </w:r>
      <w:r w:rsidRPr="0003174A">
        <w:rPr>
          <w:rFonts w:hint="cs"/>
          <w:sz w:val="24"/>
          <w:szCs w:val="24"/>
          <w:rtl/>
        </w:rPr>
        <w:t>العدد</w:t>
      </w:r>
      <w:r>
        <w:rPr>
          <w:rFonts w:hint="cs"/>
          <w:sz w:val="24"/>
          <w:szCs w:val="24"/>
          <w:rtl/>
        </w:rPr>
        <w:t>2021</w:t>
      </w:r>
      <w:r w:rsidRPr="0003174A">
        <w:rPr>
          <w:rFonts w:hint="cs"/>
          <w:sz w:val="24"/>
          <w:szCs w:val="24"/>
          <w:rtl/>
        </w:rPr>
        <w:t>،</w:t>
      </w:r>
      <w:r>
        <w:rPr>
          <w:rFonts w:hint="cs"/>
          <w:sz w:val="24"/>
          <w:szCs w:val="24"/>
          <w:rtl/>
        </w:rPr>
        <w:t>2</w:t>
      </w:r>
      <w:r w:rsidRPr="0003174A">
        <w:rPr>
          <w:rFonts w:hint="cs"/>
          <w:sz w:val="24"/>
          <w:szCs w:val="24"/>
          <w:rtl/>
        </w:rPr>
        <w:t xml:space="preserve">، ص 528. </w:t>
      </w:r>
    </w:p>
  </w:footnote>
  <w:footnote w:id="182">
    <w:p w14:paraId="4E550E2A" w14:textId="77777777" w:rsidR="00633B66" w:rsidRPr="0003174A" w:rsidRDefault="00633B66" w:rsidP="007D089A">
      <w:pPr>
        <w:pStyle w:val="Notedebasdepage"/>
        <w:ind w:firstLine="0"/>
        <w:rPr>
          <w:sz w:val="24"/>
          <w:szCs w:val="24"/>
        </w:rPr>
      </w:pPr>
      <w:r w:rsidRPr="0003174A">
        <w:rPr>
          <w:rStyle w:val="Appelnotedebasdep"/>
          <w:sz w:val="24"/>
          <w:szCs w:val="24"/>
        </w:rPr>
        <w:footnoteRef/>
      </w:r>
      <w:r w:rsidRPr="0003174A">
        <w:rPr>
          <w:rFonts w:hint="cs"/>
          <w:sz w:val="24"/>
          <w:szCs w:val="24"/>
          <w:rtl/>
        </w:rPr>
        <w:t xml:space="preserve"> </w:t>
      </w:r>
      <w:r w:rsidRPr="00A2782E">
        <w:rPr>
          <w:rFonts w:hint="cs"/>
          <w:sz w:val="24"/>
          <w:szCs w:val="24"/>
          <w:rtl/>
        </w:rPr>
        <w:t>قرير نوارة،</w:t>
      </w:r>
      <w:r w:rsidRPr="00FC478A">
        <w:rPr>
          <w:rFonts w:hint="cs"/>
          <w:sz w:val="24"/>
          <w:szCs w:val="24"/>
          <w:rtl/>
        </w:rPr>
        <w:t xml:space="preserve"> مرج</w:t>
      </w:r>
      <w:r w:rsidRPr="00FC478A">
        <w:rPr>
          <w:rFonts w:hint="eastAsia"/>
          <w:sz w:val="24"/>
          <w:szCs w:val="24"/>
          <w:rtl/>
        </w:rPr>
        <w:t>ع</w:t>
      </w:r>
      <w:r w:rsidRPr="00FC478A">
        <w:rPr>
          <w:rFonts w:hint="cs"/>
          <w:sz w:val="24"/>
          <w:szCs w:val="24"/>
          <w:rtl/>
        </w:rPr>
        <w:t xml:space="preserve"> سابق، ص43.</w:t>
      </w:r>
    </w:p>
  </w:footnote>
  <w:footnote w:id="183">
    <w:p w14:paraId="300D42E4" w14:textId="77777777" w:rsidR="00633B66" w:rsidRPr="0003174A" w:rsidRDefault="00633B66" w:rsidP="007D089A">
      <w:pPr>
        <w:pStyle w:val="Notedebasdepage"/>
        <w:ind w:firstLine="0"/>
        <w:rPr>
          <w:sz w:val="24"/>
          <w:szCs w:val="24"/>
        </w:rPr>
      </w:pPr>
      <w:r w:rsidRPr="0003174A">
        <w:rPr>
          <w:rStyle w:val="Appelnotedebasdep"/>
          <w:sz w:val="24"/>
          <w:szCs w:val="24"/>
        </w:rPr>
        <w:footnoteRef/>
      </w:r>
      <w:r w:rsidRPr="0003174A">
        <w:rPr>
          <w:rFonts w:hint="cs"/>
          <w:sz w:val="24"/>
          <w:szCs w:val="24"/>
          <w:rtl/>
        </w:rPr>
        <w:t xml:space="preserve"> وليد حيدر جابر، مرجع سابق، ص81</w:t>
      </w:r>
      <w:r>
        <w:rPr>
          <w:rFonts w:hint="cs"/>
          <w:sz w:val="24"/>
          <w:szCs w:val="24"/>
          <w:rtl/>
        </w:rPr>
        <w:t>.</w:t>
      </w:r>
    </w:p>
  </w:footnote>
  <w:footnote w:id="184">
    <w:p w14:paraId="73598ECD" w14:textId="77777777" w:rsidR="00633B66" w:rsidRPr="009950A1" w:rsidRDefault="00633B66" w:rsidP="00472BB6">
      <w:pPr>
        <w:pStyle w:val="Notedebasdepage"/>
        <w:ind w:firstLine="0"/>
      </w:pPr>
      <w:r w:rsidRPr="0003174A">
        <w:rPr>
          <w:rStyle w:val="Appelnotedebasdep"/>
          <w:sz w:val="24"/>
          <w:szCs w:val="24"/>
        </w:rPr>
        <w:footnoteRef/>
      </w:r>
      <w:r w:rsidRPr="0003174A">
        <w:rPr>
          <w:rFonts w:hint="cs"/>
          <w:sz w:val="24"/>
          <w:szCs w:val="24"/>
          <w:rtl/>
        </w:rPr>
        <w:t xml:space="preserve"> سميرة عمر علي محمد الكاديكي، مرجع سابق، ص 270،269</w:t>
      </w:r>
      <w:r w:rsidRPr="009950A1">
        <w:rPr>
          <w:rFonts w:hint="cs"/>
          <w:sz w:val="24"/>
          <w:szCs w:val="24"/>
          <w:rtl/>
        </w:rPr>
        <w:t>.</w:t>
      </w:r>
    </w:p>
  </w:footnote>
  <w:footnote w:id="185">
    <w:p w14:paraId="5C4DC168" w14:textId="77777777" w:rsidR="00633B66" w:rsidRDefault="00633B66" w:rsidP="00DD4138">
      <w:pPr>
        <w:tabs>
          <w:tab w:val="left" w:pos="8077"/>
        </w:tabs>
        <w:ind w:firstLine="0"/>
      </w:pPr>
      <w:r w:rsidRPr="00B6109B">
        <w:rPr>
          <w:rStyle w:val="Appelnotedebasdep"/>
          <w:sz w:val="24"/>
          <w:szCs w:val="24"/>
        </w:rPr>
        <w:footnoteRef/>
      </w:r>
      <w:r w:rsidRPr="00B6109B">
        <w:rPr>
          <w:rFonts w:hint="cs"/>
          <w:sz w:val="24"/>
          <w:szCs w:val="24"/>
          <w:rtl/>
        </w:rPr>
        <w:t xml:space="preserve"> </w:t>
      </w:r>
      <w:r>
        <w:rPr>
          <w:rFonts w:hint="cs"/>
          <w:sz w:val="24"/>
          <w:szCs w:val="24"/>
          <w:rtl/>
        </w:rPr>
        <w:t xml:space="preserve">محمد يعرب الشرع، دور القطاع الخاص في إدارة المرافق العامة الاقتصادية، مرجع سابق، ص </w:t>
      </w:r>
      <w:r w:rsidRPr="00B6109B">
        <w:rPr>
          <w:rFonts w:hint="cs"/>
          <w:sz w:val="24"/>
          <w:szCs w:val="24"/>
          <w:rtl/>
        </w:rPr>
        <w:t>197.</w:t>
      </w:r>
    </w:p>
  </w:footnote>
  <w:footnote w:id="186">
    <w:p w14:paraId="01F81DBC" w14:textId="05519E8F" w:rsidR="00633B66" w:rsidRPr="0003174A" w:rsidRDefault="00633B66" w:rsidP="00A41231">
      <w:pPr>
        <w:pStyle w:val="Notedebasdepage"/>
        <w:ind w:firstLine="0"/>
        <w:rPr>
          <w:sz w:val="24"/>
          <w:szCs w:val="24"/>
        </w:rPr>
      </w:pPr>
      <w:r w:rsidRPr="0003174A">
        <w:rPr>
          <w:rStyle w:val="Appelnotedebasdep"/>
          <w:sz w:val="24"/>
          <w:szCs w:val="24"/>
        </w:rPr>
        <w:footnoteRef/>
      </w:r>
      <w:r>
        <w:rPr>
          <w:rFonts w:hint="cs"/>
          <w:sz w:val="24"/>
          <w:szCs w:val="24"/>
          <w:rtl/>
        </w:rPr>
        <w:t xml:space="preserve"> أب</w:t>
      </w:r>
      <w:r w:rsidRPr="0003174A">
        <w:rPr>
          <w:rFonts w:hint="cs"/>
          <w:sz w:val="24"/>
          <w:szCs w:val="24"/>
          <w:rtl/>
        </w:rPr>
        <w:t xml:space="preserve">و بكر </w:t>
      </w:r>
      <w:r>
        <w:rPr>
          <w:rFonts w:hint="cs"/>
          <w:sz w:val="24"/>
          <w:szCs w:val="24"/>
          <w:rtl/>
        </w:rPr>
        <w:t>أ</w:t>
      </w:r>
      <w:r w:rsidRPr="0003174A">
        <w:rPr>
          <w:rFonts w:hint="cs"/>
          <w:sz w:val="24"/>
          <w:szCs w:val="24"/>
          <w:rtl/>
        </w:rPr>
        <w:t>حمد عثمان، مرجع سابق، ص119</w:t>
      </w:r>
    </w:p>
  </w:footnote>
  <w:footnote w:id="187">
    <w:p w14:paraId="65CB5770" w14:textId="640EAF8C" w:rsidR="00633B66" w:rsidRPr="00A2782E" w:rsidRDefault="00633B66" w:rsidP="008D2A0A">
      <w:pPr>
        <w:pStyle w:val="Notedebasdepage"/>
        <w:ind w:firstLine="0"/>
        <w:rPr>
          <w:sz w:val="24"/>
          <w:szCs w:val="24"/>
        </w:rPr>
      </w:pPr>
      <w:r w:rsidRPr="00A2782E">
        <w:rPr>
          <w:rStyle w:val="Appelnotedebasdep"/>
          <w:sz w:val="24"/>
          <w:szCs w:val="24"/>
        </w:rPr>
        <w:footnoteRef/>
      </w:r>
      <w:r w:rsidRPr="00A2782E">
        <w:rPr>
          <w:rFonts w:hint="cs"/>
          <w:sz w:val="24"/>
          <w:szCs w:val="24"/>
          <w:rtl/>
        </w:rPr>
        <w:t xml:space="preserve"> قرير نوارة، مبدا المنافسة في عقود تفويض المرفق العام، أطروحة دكتوراه، كلية ال</w:t>
      </w:r>
      <w:r>
        <w:rPr>
          <w:rFonts w:hint="cs"/>
          <w:sz w:val="24"/>
          <w:szCs w:val="24"/>
          <w:rtl/>
        </w:rPr>
        <w:t>حقوق والعلوم السياسية، جامعة</w:t>
      </w:r>
      <w:r w:rsidRPr="00A2782E">
        <w:rPr>
          <w:rFonts w:hint="cs"/>
          <w:sz w:val="24"/>
          <w:szCs w:val="24"/>
          <w:rtl/>
        </w:rPr>
        <w:t xml:space="preserve"> المسيلة، سنة 2023، ص31</w:t>
      </w:r>
      <w:r>
        <w:rPr>
          <w:rFonts w:hint="cs"/>
          <w:sz w:val="24"/>
          <w:szCs w:val="24"/>
          <w:rtl/>
        </w:rPr>
        <w:t>.</w:t>
      </w:r>
    </w:p>
  </w:footnote>
  <w:footnote w:id="188">
    <w:p w14:paraId="2FC0EB92" w14:textId="3D5C9B88" w:rsidR="00633B66" w:rsidRPr="00A2782E" w:rsidRDefault="00633B66" w:rsidP="00373002">
      <w:pPr>
        <w:tabs>
          <w:tab w:val="left" w:pos="8077"/>
        </w:tabs>
        <w:ind w:firstLine="0"/>
        <w:rPr>
          <w:sz w:val="24"/>
          <w:szCs w:val="24"/>
        </w:rPr>
      </w:pPr>
      <w:r w:rsidRPr="00A2782E">
        <w:rPr>
          <w:rStyle w:val="Appelnotedebasdep"/>
          <w:sz w:val="24"/>
          <w:szCs w:val="24"/>
        </w:rPr>
        <w:footnoteRef/>
      </w:r>
      <w:r>
        <w:rPr>
          <w:rFonts w:hint="cs"/>
          <w:sz w:val="24"/>
          <w:szCs w:val="24"/>
          <w:rtl/>
        </w:rPr>
        <w:t xml:space="preserve"> قرير نوارة، ال</w:t>
      </w:r>
      <w:r w:rsidRPr="00A2782E">
        <w:rPr>
          <w:rFonts w:hint="cs"/>
          <w:sz w:val="24"/>
          <w:szCs w:val="24"/>
          <w:rtl/>
        </w:rPr>
        <w:t>مرج</w:t>
      </w:r>
      <w:r w:rsidRPr="00A2782E">
        <w:rPr>
          <w:sz w:val="24"/>
          <w:szCs w:val="24"/>
          <w:rtl/>
        </w:rPr>
        <w:t>ع</w:t>
      </w:r>
      <w:r w:rsidRPr="00A2782E">
        <w:rPr>
          <w:rFonts w:hint="cs"/>
          <w:sz w:val="24"/>
          <w:szCs w:val="24"/>
          <w:rtl/>
        </w:rPr>
        <w:t xml:space="preserve"> </w:t>
      </w:r>
      <w:r>
        <w:rPr>
          <w:rFonts w:hint="cs"/>
          <w:sz w:val="24"/>
          <w:szCs w:val="24"/>
          <w:rtl/>
        </w:rPr>
        <w:t>نفسه</w:t>
      </w:r>
      <w:r w:rsidRPr="00A2782E">
        <w:rPr>
          <w:rFonts w:hint="cs"/>
          <w:sz w:val="24"/>
          <w:szCs w:val="24"/>
          <w:rtl/>
        </w:rPr>
        <w:t>، ص 32.</w:t>
      </w:r>
    </w:p>
  </w:footnote>
  <w:footnote w:id="189">
    <w:p w14:paraId="02AD9F0E" w14:textId="6158FB5B" w:rsidR="00633B66" w:rsidRPr="00A2782E" w:rsidRDefault="00633B66" w:rsidP="00A2782E">
      <w:pPr>
        <w:pStyle w:val="Notedebasdepage"/>
        <w:ind w:firstLine="0"/>
        <w:rPr>
          <w:sz w:val="24"/>
          <w:szCs w:val="24"/>
        </w:rPr>
      </w:pPr>
      <w:r w:rsidRPr="00A2782E">
        <w:rPr>
          <w:rStyle w:val="Appelnotedebasdep"/>
          <w:sz w:val="24"/>
          <w:szCs w:val="24"/>
        </w:rPr>
        <w:footnoteRef/>
      </w:r>
      <w:r w:rsidRPr="00A2782E">
        <w:rPr>
          <w:rFonts w:hint="cs"/>
          <w:sz w:val="24"/>
          <w:szCs w:val="24"/>
          <w:rtl/>
        </w:rPr>
        <w:t xml:space="preserve"> قرير نوارة، المرجع نفسه، ص 32. </w:t>
      </w:r>
    </w:p>
  </w:footnote>
  <w:footnote w:id="190">
    <w:p w14:paraId="3B7DFC0B" w14:textId="274009C4" w:rsidR="00633B66" w:rsidRPr="00F47459" w:rsidRDefault="00633B66" w:rsidP="00A2782E">
      <w:pPr>
        <w:pStyle w:val="Notedebasdepage"/>
        <w:ind w:firstLine="0"/>
        <w:rPr>
          <w:sz w:val="24"/>
          <w:szCs w:val="24"/>
        </w:rPr>
      </w:pPr>
      <w:r w:rsidRPr="00F47459">
        <w:rPr>
          <w:rStyle w:val="Appelnotedebasdep"/>
          <w:sz w:val="24"/>
          <w:szCs w:val="24"/>
        </w:rPr>
        <w:footnoteRef/>
      </w:r>
      <w:r w:rsidRPr="00F47459">
        <w:rPr>
          <w:rFonts w:hint="cs"/>
          <w:sz w:val="24"/>
          <w:szCs w:val="24"/>
          <w:rtl/>
        </w:rPr>
        <w:t xml:space="preserve"> ارزيل كاهنة، عن استخدام تفويض المرفق العام في القانون الجزائري، مجلة أبحاث قانونية وسياسية، العدد الثالث كلية الحقوق والعلوم السياسية، جامعة محمد الصديق بن يحي، جيج</w:t>
      </w:r>
      <w:r>
        <w:rPr>
          <w:rFonts w:hint="cs"/>
          <w:sz w:val="24"/>
          <w:szCs w:val="24"/>
          <w:rtl/>
        </w:rPr>
        <w:t>ل</w:t>
      </w:r>
      <w:r w:rsidRPr="00F47459">
        <w:rPr>
          <w:rFonts w:hint="cs"/>
          <w:sz w:val="24"/>
          <w:szCs w:val="24"/>
          <w:rtl/>
        </w:rPr>
        <w:t>، سنة 2017، ص 23</w:t>
      </w:r>
      <w:r>
        <w:rPr>
          <w:rFonts w:hint="cs"/>
          <w:sz w:val="24"/>
          <w:szCs w:val="24"/>
          <w:rtl/>
        </w:rPr>
        <w:t>.</w:t>
      </w:r>
    </w:p>
  </w:footnote>
  <w:footnote w:id="191">
    <w:p w14:paraId="13B202FE" w14:textId="520E0D9A" w:rsidR="00633B66" w:rsidRPr="00B6109B" w:rsidRDefault="00633B66" w:rsidP="0085451C">
      <w:pPr>
        <w:pStyle w:val="Notedebasdepage"/>
        <w:ind w:firstLine="0"/>
        <w:rPr>
          <w:sz w:val="24"/>
          <w:szCs w:val="24"/>
        </w:rPr>
      </w:pPr>
      <w:r w:rsidRPr="008E2745">
        <w:rPr>
          <w:rStyle w:val="Appelnotedebasdep"/>
          <w:sz w:val="24"/>
          <w:szCs w:val="24"/>
        </w:rPr>
        <w:footnoteRef/>
      </w:r>
      <w:r w:rsidRPr="008E2745">
        <w:rPr>
          <w:rFonts w:hint="cs"/>
          <w:sz w:val="24"/>
          <w:szCs w:val="24"/>
          <w:rtl/>
        </w:rPr>
        <w:t xml:space="preserve"> جليل مونية، تفويض المرفق العام المحلي كآلية فعالة للتمويل المحلي في ظل المرسوم الرئاسي 15/247، مجلة الاجتهاد للدراسات القانونية والاقتصادية، المجلد 08 العدد 04، </w:t>
      </w:r>
      <w:r>
        <w:rPr>
          <w:rFonts w:hint="cs"/>
          <w:sz w:val="24"/>
          <w:szCs w:val="24"/>
          <w:rtl/>
        </w:rPr>
        <w:t xml:space="preserve">معهد الحقوق والعلوم السياسية، المركز الجامعي تمنراست، </w:t>
      </w:r>
      <w:r w:rsidRPr="008E2745">
        <w:rPr>
          <w:rFonts w:hint="cs"/>
          <w:sz w:val="24"/>
          <w:szCs w:val="24"/>
          <w:rtl/>
        </w:rPr>
        <w:t>سنة 2019، ص 101</w:t>
      </w:r>
      <w:r>
        <w:rPr>
          <w:rFonts w:hint="cs"/>
          <w:sz w:val="24"/>
          <w:szCs w:val="24"/>
          <w:rtl/>
        </w:rPr>
        <w:t>،</w:t>
      </w:r>
      <w:r w:rsidRPr="008E2745">
        <w:rPr>
          <w:rFonts w:hint="cs"/>
          <w:sz w:val="24"/>
          <w:szCs w:val="24"/>
          <w:rtl/>
        </w:rPr>
        <w:t xml:space="preserve"> 102.</w:t>
      </w:r>
    </w:p>
  </w:footnote>
  <w:footnote w:id="192">
    <w:p w14:paraId="09DD4260" w14:textId="77777777" w:rsidR="00633B66" w:rsidRPr="0003174A" w:rsidRDefault="00633B66" w:rsidP="00A76381">
      <w:pPr>
        <w:pStyle w:val="Notedebasdepage"/>
        <w:ind w:firstLine="0"/>
        <w:rPr>
          <w:sz w:val="24"/>
          <w:szCs w:val="24"/>
        </w:rPr>
      </w:pPr>
      <w:r w:rsidRPr="0003174A">
        <w:rPr>
          <w:rStyle w:val="Appelnotedebasdep"/>
          <w:sz w:val="24"/>
          <w:szCs w:val="24"/>
        </w:rPr>
        <w:footnoteRef/>
      </w:r>
      <w:r w:rsidRPr="0003174A">
        <w:rPr>
          <w:rFonts w:hint="cs"/>
          <w:sz w:val="24"/>
          <w:szCs w:val="24"/>
          <w:rtl/>
        </w:rPr>
        <w:t xml:space="preserve"> بركيبة حسام الدين، مرجع سابق، ص 171.</w:t>
      </w:r>
    </w:p>
  </w:footnote>
  <w:footnote w:id="193">
    <w:p w14:paraId="19C81CE0" w14:textId="164446A2" w:rsidR="00633B66" w:rsidRPr="00A0201C" w:rsidRDefault="00633B66" w:rsidP="007D5F9C">
      <w:pPr>
        <w:pStyle w:val="Notedebasdepage"/>
        <w:ind w:firstLine="0"/>
        <w:rPr>
          <w:sz w:val="24"/>
          <w:szCs w:val="24"/>
        </w:rPr>
      </w:pPr>
      <w:r w:rsidRPr="00A0201C">
        <w:rPr>
          <w:rStyle w:val="Appelnotedebasdep"/>
          <w:sz w:val="24"/>
          <w:szCs w:val="24"/>
        </w:rPr>
        <w:footnoteRef/>
      </w:r>
      <w:r>
        <w:rPr>
          <w:rFonts w:hint="cs"/>
          <w:sz w:val="24"/>
          <w:szCs w:val="24"/>
          <w:rtl/>
        </w:rPr>
        <w:t xml:space="preserve">  يا</w:t>
      </w:r>
      <w:r w:rsidRPr="00A0201C">
        <w:rPr>
          <w:rFonts w:hint="cs"/>
          <w:sz w:val="24"/>
          <w:szCs w:val="24"/>
          <w:rtl/>
        </w:rPr>
        <w:t>سمينة</w:t>
      </w:r>
      <w:r>
        <w:rPr>
          <w:rFonts w:hint="cs"/>
          <w:sz w:val="24"/>
          <w:szCs w:val="24"/>
          <w:rtl/>
        </w:rPr>
        <w:t xml:space="preserve"> بوجريو، مرجع سابق،</w:t>
      </w:r>
      <w:r w:rsidRPr="00A0201C">
        <w:rPr>
          <w:rFonts w:hint="cs"/>
          <w:sz w:val="24"/>
          <w:szCs w:val="24"/>
          <w:rtl/>
        </w:rPr>
        <w:t xml:space="preserve"> ص 528</w:t>
      </w:r>
      <w:r>
        <w:rPr>
          <w:rFonts w:hint="cs"/>
          <w:sz w:val="24"/>
          <w:szCs w:val="24"/>
          <w:rtl/>
        </w:rPr>
        <w:t>.</w:t>
      </w:r>
    </w:p>
  </w:footnote>
  <w:footnote w:id="194">
    <w:p w14:paraId="4B292A17" w14:textId="22D5EF6E" w:rsidR="00633B66" w:rsidRPr="0003772E" w:rsidRDefault="00633B66" w:rsidP="00081BC4">
      <w:pPr>
        <w:pStyle w:val="Notedebasdepage"/>
        <w:ind w:firstLine="0"/>
        <w:rPr>
          <w:sz w:val="24"/>
          <w:szCs w:val="24"/>
        </w:rPr>
      </w:pPr>
      <w:r w:rsidRPr="0003772E">
        <w:rPr>
          <w:rStyle w:val="Appelnotedebasdep"/>
          <w:sz w:val="24"/>
          <w:szCs w:val="24"/>
        </w:rPr>
        <w:footnoteRef/>
      </w:r>
      <w:r w:rsidRPr="0003772E">
        <w:rPr>
          <w:sz w:val="24"/>
          <w:szCs w:val="24"/>
          <w:rtl/>
        </w:rPr>
        <w:t xml:space="preserve"> </w:t>
      </w:r>
      <w:r>
        <w:rPr>
          <w:rFonts w:hint="cs"/>
          <w:sz w:val="24"/>
          <w:szCs w:val="24"/>
          <w:rtl/>
        </w:rPr>
        <w:t xml:space="preserve">المادة </w:t>
      </w:r>
      <w:r w:rsidRPr="0003772E">
        <w:rPr>
          <w:rFonts w:hint="cs"/>
          <w:sz w:val="24"/>
          <w:szCs w:val="24"/>
          <w:rtl/>
        </w:rPr>
        <w:t>42</w:t>
      </w:r>
      <w:r>
        <w:rPr>
          <w:rFonts w:hint="cs"/>
          <w:sz w:val="24"/>
          <w:szCs w:val="24"/>
          <w:rtl/>
        </w:rPr>
        <w:t xml:space="preserve"> من المرسوم 18</w:t>
      </w:r>
      <w:r w:rsidRPr="0003772E">
        <w:rPr>
          <w:rFonts w:hint="cs"/>
          <w:sz w:val="24"/>
          <w:szCs w:val="24"/>
          <w:rtl/>
        </w:rPr>
        <w:t>/199</w:t>
      </w:r>
      <w:r>
        <w:rPr>
          <w:rFonts w:hint="cs"/>
          <w:sz w:val="24"/>
          <w:szCs w:val="24"/>
          <w:rtl/>
        </w:rPr>
        <w:t>السالف الذكر</w:t>
      </w:r>
    </w:p>
  </w:footnote>
  <w:footnote w:id="195">
    <w:p w14:paraId="7EEBCC11" w14:textId="6ACEDE4D" w:rsidR="00633B66" w:rsidRPr="00800BCF" w:rsidRDefault="00633B66" w:rsidP="009E446A">
      <w:pPr>
        <w:pStyle w:val="Notedebasdepage"/>
        <w:ind w:firstLine="0"/>
        <w:rPr>
          <w:sz w:val="24"/>
          <w:szCs w:val="24"/>
        </w:rPr>
      </w:pPr>
      <w:r w:rsidRPr="00800BCF">
        <w:rPr>
          <w:rStyle w:val="Appelnotedebasdep"/>
          <w:sz w:val="24"/>
          <w:szCs w:val="24"/>
        </w:rPr>
        <w:footnoteRef/>
      </w:r>
      <w:r>
        <w:rPr>
          <w:rFonts w:hint="cs"/>
          <w:sz w:val="24"/>
          <w:szCs w:val="24"/>
          <w:rtl/>
        </w:rPr>
        <w:t xml:space="preserve"> عامر نعمة هاشم، </w:t>
      </w:r>
      <w:r w:rsidRPr="00800BCF">
        <w:rPr>
          <w:rFonts w:hint="cs"/>
          <w:sz w:val="24"/>
          <w:szCs w:val="24"/>
          <w:rtl/>
        </w:rPr>
        <w:t xml:space="preserve">الأصول القانونية </w:t>
      </w:r>
      <w:r>
        <w:rPr>
          <w:rFonts w:hint="cs"/>
          <w:sz w:val="24"/>
          <w:szCs w:val="24"/>
          <w:rtl/>
        </w:rPr>
        <w:t xml:space="preserve">لإبرام العقود الإدارية، منشورات الحلبي الحقوقية، بيروت، لبنان، الطبعة الأولى 2016، </w:t>
      </w:r>
      <w:r w:rsidRPr="00800BCF">
        <w:rPr>
          <w:rFonts w:hint="cs"/>
          <w:sz w:val="24"/>
          <w:szCs w:val="24"/>
          <w:rtl/>
        </w:rPr>
        <w:t>ص 154</w:t>
      </w:r>
      <w:r>
        <w:rPr>
          <w:rFonts w:hint="cs"/>
          <w:sz w:val="24"/>
          <w:szCs w:val="24"/>
          <w:rtl/>
        </w:rPr>
        <w:t>.</w:t>
      </w:r>
    </w:p>
  </w:footnote>
  <w:footnote w:id="196">
    <w:p w14:paraId="32B40BAF" w14:textId="20204F5E" w:rsidR="00633B66" w:rsidRPr="00800BCF" w:rsidRDefault="00633B66" w:rsidP="0033020D">
      <w:pPr>
        <w:pStyle w:val="Notedebasdepage"/>
        <w:ind w:firstLine="0"/>
        <w:rPr>
          <w:sz w:val="24"/>
          <w:szCs w:val="24"/>
        </w:rPr>
      </w:pPr>
      <w:r w:rsidRPr="00800BCF">
        <w:rPr>
          <w:rStyle w:val="Appelnotedebasdep"/>
          <w:sz w:val="24"/>
          <w:szCs w:val="24"/>
        </w:rPr>
        <w:footnoteRef/>
      </w:r>
      <w:r w:rsidRPr="00800BCF">
        <w:rPr>
          <w:rFonts w:hint="cs"/>
          <w:sz w:val="24"/>
          <w:szCs w:val="24"/>
          <w:rtl/>
        </w:rPr>
        <w:t xml:space="preserve"> </w:t>
      </w:r>
      <w:r w:rsidRPr="00A2782E">
        <w:rPr>
          <w:rFonts w:hint="cs"/>
          <w:sz w:val="24"/>
          <w:szCs w:val="24"/>
          <w:rtl/>
        </w:rPr>
        <w:t>قرير نوارة</w:t>
      </w:r>
      <w:r w:rsidRPr="0033020D">
        <w:rPr>
          <w:rFonts w:hint="cs"/>
          <w:sz w:val="24"/>
          <w:szCs w:val="24"/>
          <w:rtl/>
        </w:rPr>
        <w:t>، مرج</w:t>
      </w:r>
      <w:r w:rsidRPr="0033020D">
        <w:rPr>
          <w:rFonts w:hint="eastAsia"/>
          <w:sz w:val="24"/>
          <w:szCs w:val="24"/>
          <w:rtl/>
        </w:rPr>
        <w:t>ع</w:t>
      </w:r>
      <w:r w:rsidRPr="0033020D">
        <w:rPr>
          <w:rFonts w:hint="cs"/>
          <w:sz w:val="24"/>
          <w:szCs w:val="24"/>
          <w:rtl/>
        </w:rPr>
        <w:t xml:space="preserve"> سابق، ص 33.</w:t>
      </w:r>
    </w:p>
  </w:footnote>
  <w:footnote w:id="197">
    <w:p w14:paraId="39CB1DC5" w14:textId="37EBDC81" w:rsidR="00633B66" w:rsidRPr="0003772E" w:rsidRDefault="00633B66" w:rsidP="009B36CE">
      <w:pPr>
        <w:pStyle w:val="Notedebasdepage"/>
        <w:ind w:firstLine="0"/>
        <w:rPr>
          <w:sz w:val="24"/>
          <w:szCs w:val="24"/>
        </w:rPr>
      </w:pPr>
      <w:r w:rsidRPr="0003772E">
        <w:rPr>
          <w:rStyle w:val="Appelnotedebasdep"/>
          <w:sz w:val="24"/>
          <w:szCs w:val="24"/>
        </w:rPr>
        <w:footnoteRef/>
      </w:r>
      <w:r w:rsidRPr="0003772E">
        <w:rPr>
          <w:sz w:val="24"/>
          <w:szCs w:val="24"/>
          <w:rtl/>
        </w:rPr>
        <w:t xml:space="preserve"> </w:t>
      </w:r>
      <w:r w:rsidRPr="0003772E">
        <w:rPr>
          <w:rFonts w:hint="cs"/>
          <w:sz w:val="24"/>
          <w:szCs w:val="24"/>
          <w:rtl/>
        </w:rPr>
        <w:t xml:space="preserve">بشير </w:t>
      </w:r>
      <w:r>
        <w:rPr>
          <w:rFonts w:hint="cs"/>
          <w:sz w:val="24"/>
          <w:szCs w:val="24"/>
          <w:rtl/>
        </w:rPr>
        <w:t xml:space="preserve">الشريف </w:t>
      </w:r>
      <w:r w:rsidRPr="0003772E">
        <w:rPr>
          <w:rFonts w:hint="cs"/>
          <w:sz w:val="24"/>
          <w:szCs w:val="24"/>
          <w:rtl/>
        </w:rPr>
        <w:t>شمس الدين</w:t>
      </w:r>
      <w:r>
        <w:rPr>
          <w:rFonts w:hint="cs"/>
          <w:sz w:val="24"/>
          <w:szCs w:val="24"/>
          <w:rtl/>
        </w:rPr>
        <w:t>، لعقابي سميحة،</w:t>
      </w:r>
      <w:r w:rsidRPr="0003772E">
        <w:rPr>
          <w:rFonts w:hint="cs"/>
          <w:sz w:val="24"/>
          <w:szCs w:val="24"/>
          <w:rtl/>
        </w:rPr>
        <w:t xml:space="preserve"> </w:t>
      </w:r>
      <w:r>
        <w:rPr>
          <w:rFonts w:hint="cs"/>
          <w:sz w:val="24"/>
          <w:szCs w:val="24"/>
          <w:rtl/>
        </w:rPr>
        <w:t xml:space="preserve">مرجع سابق، </w:t>
      </w:r>
      <w:r w:rsidRPr="0003772E">
        <w:rPr>
          <w:rFonts w:hint="cs"/>
          <w:sz w:val="24"/>
          <w:szCs w:val="24"/>
          <w:rtl/>
        </w:rPr>
        <w:t xml:space="preserve">ص </w:t>
      </w:r>
      <w:r>
        <w:rPr>
          <w:rFonts w:hint="cs"/>
          <w:sz w:val="24"/>
          <w:szCs w:val="24"/>
          <w:rtl/>
        </w:rPr>
        <w:t>167</w:t>
      </w:r>
      <w:r w:rsidRPr="0003772E">
        <w:rPr>
          <w:rFonts w:hint="cs"/>
          <w:sz w:val="24"/>
          <w:szCs w:val="24"/>
          <w:rtl/>
        </w:rPr>
        <w:t>.</w:t>
      </w:r>
      <w:r>
        <w:rPr>
          <w:rFonts w:hint="cs"/>
          <w:sz w:val="24"/>
          <w:szCs w:val="24"/>
          <w:rtl/>
        </w:rPr>
        <w:t>166.</w:t>
      </w:r>
    </w:p>
  </w:footnote>
  <w:footnote w:id="198">
    <w:p w14:paraId="7DC1900A" w14:textId="77777777" w:rsidR="00633B66" w:rsidRPr="00C13124" w:rsidRDefault="00633B66" w:rsidP="00424D2E">
      <w:pPr>
        <w:pStyle w:val="Notedebasdepage"/>
        <w:ind w:firstLine="0"/>
      </w:pPr>
      <w:r w:rsidRPr="00C13124">
        <w:rPr>
          <w:rStyle w:val="Appelnotedebasdep"/>
        </w:rPr>
        <w:footnoteRef/>
      </w:r>
      <w:r>
        <w:rPr>
          <w:rFonts w:hint="cs"/>
          <w:sz w:val="24"/>
          <w:szCs w:val="24"/>
          <w:rtl/>
        </w:rPr>
        <w:t xml:space="preserve"> </w:t>
      </w:r>
      <w:r w:rsidRPr="00C13124">
        <w:rPr>
          <w:rFonts w:hint="cs"/>
          <w:sz w:val="24"/>
          <w:szCs w:val="24"/>
          <w:rtl/>
        </w:rPr>
        <w:t xml:space="preserve">بشير شمس الدين </w:t>
      </w:r>
      <w:r>
        <w:rPr>
          <w:rFonts w:hint="cs"/>
          <w:sz w:val="24"/>
          <w:szCs w:val="24"/>
          <w:rtl/>
        </w:rPr>
        <w:t xml:space="preserve">الشريف شمس الدين، لعقابي سميحة، مرجع سابق، </w:t>
      </w:r>
      <w:r w:rsidRPr="00C13124">
        <w:rPr>
          <w:rFonts w:hint="cs"/>
          <w:sz w:val="24"/>
          <w:szCs w:val="24"/>
          <w:rtl/>
        </w:rPr>
        <w:t>ص 240</w:t>
      </w:r>
      <w:r>
        <w:rPr>
          <w:rFonts w:hint="cs"/>
          <w:sz w:val="24"/>
          <w:szCs w:val="24"/>
          <w:rtl/>
        </w:rPr>
        <w:t>.</w:t>
      </w:r>
    </w:p>
  </w:footnote>
  <w:footnote w:id="199">
    <w:p w14:paraId="6FA833FD" w14:textId="00657735" w:rsidR="00633B66" w:rsidRPr="0003772E" w:rsidRDefault="00633B66" w:rsidP="009B36CE">
      <w:pPr>
        <w:ind w:firstLine="0"/>
        <w:rPr>
          <w:sz w:val="24"/>
          <w:szCs w:val="24"/>
        </w:rPr>
      </w:pPr>
      <w:r w:rsidRPr="0033020D">
        <w:rPr>
          <w:rStyle w:val="Appelnotedebasdep"/>
          <w:sz w:val="24"/>
          <w:szCs w:val="24"/>
        </w:rPr>
        <w:footnoteRef/>
      </w:r>
      <w:r w:rsidRPr="0033020D">
        <w:rPr>
          <w:rFonts w:hint="cs"/>
          <w:sz w:val="24"/>
          <w:szCs w:val="24"/>
          <w:rtl/>
        </w:rPr>
        <w:t xml:space="preserve"> قرير نوارة، مرج</w:t>
      </w:r>
      <w:r w:rsidRPr="0033020D">
        <w:rPr>
          <w:sz w:val="24"/>
          <w:szCs w:val="24"/>
          <w:rtl/>
        </w:rPr>
        <w:t>ع</w:t>
      </w:r>
      <w:r w:rsidRPr="0033020D">
        <w:rPr>
          <w:rFonts w:hint="cs"/>
          <w:sz w:val="24"/>
          <w:szCs w:val="24"/>
          <w:rtl/>
        </w:rPr>
        <w:t xml:space="preserve"> </w:t>
      </w:r>
      <w:r>
        <w:rPr>
          <w:rFonts w:hint="cs"/>
          <w:sz w:val="24"/>
          <w:szCs w:val="24"/>
          <w:rtl/>
        </w:rPr>
        <w:t>سابق</w:t>
      </w:r>
      <w:r w:rsidRPr="0033020D">
        <w:rPr>
          <w:rFonts w:hint="cs"/>
          <w:sz w:val="24"/>
          <w:szCs w:val="24"/>
          <w:rtl/>
        </w:rPr>
        <w:t>، ص 36.</w:t>
      </w:r>
    </w:p>
  </w:footnote>
  <w:footnote w:id="200">
    <w:p w14:paraId="27EBC1DC" w14:textId="560A3E70" w:rsidR="00633B66" w:rsidRPr="00635D9F" w:rsidRDefault="00633B66" w:rsidP="00CC6F96">
      <w:pPr>
        <w:pStyle w:val="Notedebasdepage"/>
        <w:ind w:firstLine="0"/>
        <w:rPr>
          <w:sz w:val="24"/>
          <w:szCs w:val="24"/>
        </w:rPr>
      </w:pPr>
      <w:r w:rsidRPr="00635D9F">
        <w:rPr>
          <w:rStyle w:val="Appelnotedebasdep"/>
          <w:sz w:val="24"/>
          <w:szCs w:val="24"/>
        </w:rPr>
        <w:footnoteRef/>
      </w:r>
      <w:r w:rsidRPr="00635D9F">
        <w:rPr>
          <w:sz w:val="24"/>
          <w:szCs w:val="24"/>
          <w:rtl/>
        </w:rPr>
        <w:t xml:space="preserve"> </w:t>
      </w:r>
      <w:r>
        <w:rPr>
          <w:rFonts w:hint="cs"/>
          <w:sz w:val="24"/>
          <w:szCs w:val="24"/>
          <w:rtl/>
        </w:rPr>
        <w:t>وليد حيدر جابر، مرجع سابق،</w:t>
      </w:r>
      <w:r w:rsidRPr="00635D9F">
        <w:rPr>
          <w:rFonts w:hint="cs"/>
          <w:sz w:val="24"/>
          <w:szCs w:val="24"/>
          <w:rtl/>
        </w:rPr>
        <w:t xml:space="preserve"> ص112</w:t>
      </w:r>
      <w:r>
        <w:rPr>
          <w:rFonts w:hint="cs"/>
          <w:sz w:val="24"/>
          <w:szCs w:val="24"/>
          <w:rtl/>
        </w:rPr>
        <w:t>.</w:t>
      </w:r>
    </w:p>
  </w:footnote>
  <w:footnote w:id="201">
    <w:p w14:paraId="680C4C7F" w14:textId="2A637F4F" w:rsidR="00633B66" w:rsidRPr="00635D9F" w:rsidRDefault="00633B66" w:rsidP="00635D9F">
      <w:pPr>
        <w:pStyle w:val="Notedebasdepage"/>
        <w:ind w:firstLine="0"/>
        <w:rPr>
          <w:sz w:val="24"/>
          <w:szCs w:val="24"/>
        </w:rPr>
      </w:pPr>
      <w:r w:rsidRPr="00635D9F">
        <w:rPr>
          <w:rStyle w:val="Appelnotedebasdep"/>
          <w:sz w:val="24"/>
          <w:szCs w:val="24"/>
        </w:rPr>
        <w:footnoteRef/>
      </w:r>
      <w:r>
        <w:rPr>
          <w:rFonts w:hint="cs"/>
          <w:sz w:val="24"/>
          <w:szCs w:val="24"/>
          <w:rtl/>
        </w:rPr>
        <w:t xml:space="preserve"> </w:t>
      </w:r>
      <w:r w:rsidRPr="00635D9F">
        <w:rPr>
          <w:rFonts w:hint="cs"/>
          <w:sz w:val="24"/>
          <w:szCs w:val="24"/>
          <w:rtl/>
        </w:rPr>
        <w:t>المادة الأولى من الامر 03/03</w:t>
      </w:r>
      <w:r>
        <w:rPr>
          <w:rFonts w:hint="cs"/>
          <w:sz w:val="24"/>
          <w:szCs w:val="24"/>
          <w:rtl/>
        </w:rPr>
        <w:t>.</w:t>
      </w:r>
    </w:p>
  </w:footnote>
  <w:footnote w:id="202">
    <w:p w14:paraId="196CAB89" w14:textId="339CB6ED" w:rsidR="00633B66" w:rsidRPr="00C13124" w:rsidRDefault="00633B66" w:rsidP="00C13124">
      <w:pPr>
        <w:pStyle w:val="Notedebasdepage"/>
        <w:ind w:firstLine="0"/>
      </w:pPr>
      <w:r w:rsidRPr="00C13124">
        <w:rPr>
          <w:rStyle w:val="Appelnotedebasdep"/>
        </w:rPr>
        <w:footnoteRef/>
      </w:r>
      <w:r>
        <w:rPr>
          <w:rFonts w:hint="cs"/>
          <w:sz w:val="24"/>
          <w:szCs w:val="24"/>
          <w:rtl/>
        </w:rPr>
        <w:t xml:space="preserve"> </w:t>
      </w:r>
      <w:r w:rsidRPr="00C13124">
        <w:rPr>
          <w:rFonts w:hint="cs"/>
          <w:sz w:val="24"/>
          <w:szCs w:val="24"/>
          <w:rtl/>
        </w:rPr>
        <w:t xml:space="preserve">بركيبة </w:t>
      </w:r>
      <w:r>
        <w:rPr>
          <w:rFonts w:hint="cs"/>
          <w:sz w:val="24"/>
          <w:szCs w:val="24"/>
          <w:rtl/>
        </w:rPr>
        <w:t>حسام الدين، مرجع سابق، ص</w:t>
      </w:r>
      <w:r w:rsidRPr="00C13124">
        <w:rPr>
          <w:rFonts w:hint="cs"/>
          <w:sz w:val="24"/>
          <w:szCs w:val="24"/>
          <w:rtl/>
        </w:rPr>
        <w:t xml:space="preserve"> 216</w:t>
      </w:r>
      <w:r>
        <w:rPr>
          <w:rFonts w:hint="cs"/>
          <w:sz w:val="24"/>
          <w:szCs w:val="24"/>
          <w:rtl/>
        </w:rPr>
        <w:t>.</w:t>
      </w:r>
    </w:p>
  </w:footnote>
  <w:footnote w:id="203">
    <w:p w14:paraId="13D82C8F" w14:textId="5D6B7E57" w:rsidR="00633B66" w:rsidRPr="00C13124" w:rsidRDefault="00633B66" w:rsidP="00470237">
      <w:pPr>
        <w:pStyle w:val="Notedebasdepage"/>
        <w:ind w:firstLine="0"/>
        <w:rPr>
          <w:sz w:val="24"/>
          <w:szCs w:val="24"/>
        </w:rPr>
      </w:pPr>
      <w:r w:rsidRPr="00C13124">
        <w:rPr>
          <w:rStyle w:val="Appelnotedebasdep"/>
          <w:sz w:val="24"/>
          <w:szCs w:val="24"/>
        </w:rPr>
        <w:footnoteRef/>
      </w:r>
      <w:r w:rsidRPr="00C13124">
        <w:rPr>
          <w:sz w:val="24"/>
          <w:szCs w:val="24"/>
          <w:rtl/>
        </w:rPr>
        <w:t xml:space="preserve"> </w:t>
      </w:r>
      <w:r>
        <w:rPr>
          <w:rFonts w:hint="cs"/>
          <w:sz w:val="24"/>
          <w:szCs w:val="24"/>
          <w:rtl/>
        </w:rPr>
        <w:t>المواد 24،23 من المرسوم التنفيذي 18</w:t>
      </w:r>
      <w:r w:rsidRPr="00C13124">
        <w:rPr>
          <w:rFonts w:hint="cs"/>
          <w:sz w:val="24"/>
          <w:szCs w:val="24"/>
          <w:rtl/>
        </w:rPr>
        <w:t>/199</w:t>
      </w:r>
      <w:r>
        <w:rPr>
          <w:rFonts w:hint="cs"/>
          <w:sz w:val="24"/>
          <w:szCs w:val="24"/>
          <w:rtl/>
        </w:rPr>
        <w:t xml:space="preserve"> السالف الذكر.</w:t>
      </w:r>
    </w:p>
  </w:footnote>
  <w:footnote w:id="204">
    <w:p w14:paraId="73228F34" w14:textId="77777777" w:rsidR="00633B66" w:rsidRPr="004636C8" w:rsidRDefault="00633B66" w:rsidP="00062ED6">
      <w:pPr>
        <w:pStyle w:val="Notedebasdepage"/>
        <w:ind w:firstLine="0"/>
        <w:rPr>
          <w:sz w:val="24"/>
          <w:szCs w:val="24"/>
        </w:rPr>
      </w:pPr>
      <w:r w:rsidRPr="004636C8">
        <w:rPr>
          <w:rStyle w:val="Appelnotedebasdep"/>
          <w:sz w:val="24"/>
          <w:szCs w:val="24"/>
        </w:rPr>
        <w:footnoteRef/>
      </w:r>
      <w:r w:rsidRPr="004636C8">
        <w:rPr>
          <w:rFonts w:hint="cs"/>
          <w:sz w:val="24"/>
          <w:szCs w:val="24"/>
          <w:rtl/>
        </w:rPr>
        <w:t xml:space="preserve"> بركيبة حسام الدين، مرجع سابق، ص 223.</w:t>
      </w:r>
    </w:p>
  </w:footnote>
  <w:footnote w:id="205">
    <w:p w14:paraId="7891E2E6" w14:textId="77777777" w:rsidR="00633B66" w:rsidRPr="004636C8" w:rsidRDefault="00633B66" w:rsidP="00D95951">
      <w:pPr>
        <w:pStyle w:val="Notedebasdepage"/>
        <w:ind w:firstLine="0"/>
        <w:rPr>
          <w:sz w:val="24"/>
          <w:szCs w:val="24"/>
        </w:rPr>
      </w:pPr>
      <w:r w:rsidRPr="004636C8">
        <w:rPr>
          <w:rStyle w:val="Appelnotedebasdep"/>
          <w:sz w:val="24"/>
          <w:szCs w:val="24"/>
        </w:rPr>
        <w:footnoteRef/>
      </w:r>
      <w:r w:rsidRPr="004636C8">
        <w:rPr>
          <w:rFonts w:hint="cs"/>
          <w:sz w:val="24"/>
          <w:szCs w:val="24"/>
          <w:rtl/>
        </w:rPr>
        <w:t xml:space="preserve"> </w:t>
      </w:r>
      <w:r>
        <w:rPr>
          <w:rFonts w:hint="cs"/>
          <w:sz w:val="24"/>
          <w:szCs w:val="24"/>
          <w:rtl/>
        </w:rPr>
        <w:t>بشير شمس الدين، لعقابي سميحة، مرجع سابق،</w:t>
      </w:r>
      <w:r w:rsidRPr="004636C8">
        <w:rPr>
          <w:rFonts w:hint="cs"/>
          <w:sz w:val="24"/>
          <w:szCs w:val="24"/>
          <w:rtl/>
        </w:rPr>
        <w:t xml:space="preserve"> ص 241</w:t>
      </w:r>
      <w:r>
        <w:rPr>
          <w:rFonts w:hint="cs"/>
          <w:sz w:val="24"/>
          <w:szCs w:val="24"/>
          <w:rtl/>
        </w:rPr>
        <w:t>.</w:t>
      </w:r>
    </w:p>
  </w:footnote>
  <w:footnote w:id="206">
    <w:p w14:paraId="0FDCBFAB" w14:textId="3B0276A2" w:rsidR="00633B66" w:rsidRPr="004636C8" w:rsidRDefault="00633B66" w:rsidP="00407872">
      <w:pPr>
        <w:pStyle w:val="Notedebasdepage"/>
        <w:ind w:firstLine="0"/>
        <w:rPr>
          <w:sz w:val="24"/>
          <w:szCs w:val="24"/>
        </w:rPr>
      </w:pPr>
      <w:r w:rsidRPr="004636C8">
        <w:rPr>
          <w:rStyle w:val="Appelnotedebasdep"/>
          <w:sz w:val="24"/>
          <w:szCs w:val="24"/>
        </w:rPr>
        <w:footnoteRef/>
      </w:r>
      <w:r>
        <w:rPr>
          <w:rFonts w:hint="cs"/>
          <w:sz w:val="24"/>
          <w:szCs w:val="24"/>
          <w:rtl/>
        </w:rPr>
        <w:t xml:space="preserve"> بركيبة حسام الدين، </w:t>
      </w:r>
      <w:r w:rsidRPr="004636C8">
        <w:rPr>
          <w:rFonts w:hint="cs"/>
          <w:sz w:val="24"/>
          <w:szCs w:val="24"/>
          <w:rtl/>
        </w:rPr>
        <w:t xml:space="preserve">مرجع </w:t>
      </w:r>
      <w:r>
        <w:rPr>
          <w:rFonts w:hint="cs"/>
          <w:sz w:val="24"/>
          <w:szCs w:val="24"/>
          <w:rtl/>
        </w:rPr>
        <w:t>سابق</w:t>
      </w:r>
      <w:r w:rsidRPr="004636C8">
        <w:rPr>
          <w:rFonts w:hint="cs"/>
          <w:sz w:val="24"/>
          <w:szCs w:val="24"/>
          <w:rtl/>
        </w:rPr>
        <w:t>، 224.</w:t>
      </w:r>
    </w:p>
  </w:footnote>
  <w:footnote w:id="207">
    <w:p w14:paraId="0ADB6F57" w14:textId="64884F79" w:rsidR="00633B66" w:rsidRPr="00BA21F6" w:rsidRDefault="00633B66" w:rsidP="00594080">
      <w:pPr>
        <w:pStyle w:val="Notedebasdepage"/>
        <w:ind w:firstLine="0"/>
        <w:rPr>
          <w:sz w:val="24"/>
          <w:szCs w:val="24"/>
        </w:rPr>
      </w:pPr>
      <w:r w:rsidRPr="00BA21F6">
        <w:rPr>
          <w:rStyle w:val="Appelnotedebasdep"/>
          <w:sz w:val="24"/>
          <w:szCs w:val="24"/>
        </w:rPr>
        <w:footnoteRef/>
      </w:r>
      <w:r w:rsidRPr="00BA21F6">
        <w:rPr>
          <w:sz w:val="24"/>
          <w:szCs w:val="24"/>
          <w:rtl/>
        </w:rPr>
        <w:t xml:space="preserve"> </w:t>
      </w:r>
      <w:r w:rsidRPr="00BA21F6">
        <w:rPr>
          <w:rFonts w:hint="cs"/>
          <w:sz w:val="24"/>
          <w:szCs w:val="24"/>
          <w:rtl/>
        </w:rPr>
        <w:t>يوسف بن مصبيح بن سعيد الشكيلي</w:t>
      </w:r>
      <w:r>
        <w:rPr>
          <w:rFonts w:hint="cs"/>
          <w:sz w:val="24"/>
          <w:szCs w:val="24"/>
          <w:rtl/>
        </w:rPr>
        <w:t>، مرج</w:t>
      </w:r>
      <w:r>
        <w:rPr>
          <w:rFonts w:hint="eastAsia"/>
          <w:sz w:val="24"/>
          <w:szCs w:val="24"/>
          <w:rtl/>
        </w:rPr>
        <w:t>ع</w:t>
      </w:r>
      <w:r>
        <w:rPr>
          <w:rFonts w:hint="cs"/>
          <w:sz w:val="24"/>
          <w:szCs w:val="24"/>
          <w:rtl/>
        </w:rPr>
        <w:t xml:space="preserve"> سابق،</w:t>
      </w:r>
      <w:r w:rsidRPr="00BA21F6">
        <w:rPr>
          <w:rFonts w:hint="cs"/>
          <w:sz w:val="24"/>
          <w:szCs w:val="24"/>
          <w:rtl/>
        </w:rPr>
        <w:t xml:space="preserve"> ص 180</w:t>
      </w:r>
      <w:r>
        <w:rPr>
          <w:rFonts w:hint="cs"/>
          <w:sz w:val="24"/>
          <w:szCs w:val="24"/>
          <w:rtl/>
        </w:rPr>
        <w:t>.</w:t>
      </w:r>
    </w:p>
  </w:footnote>
  <w:footnote w:id="208">
    <w:p w14:paraId="50128965" w14:textId="236DABB5" w:rsidR="00633B66" w:rsidRPr="00BA21F6" w:rsidRDefault="00633B66" w:rsidP="00BA21F6">
      <w:pPr>
        <w:pStyle w:val="Notedebasdepage"/>
        <w:ind w:firstLine="0"/>
        <w:rPr>
          <w:sz w:val="24"/>
          <w:szCs w:val="24"/>
        </w:rPr>
      </w:pPr>
      <w:r w:rsidRPr="00BA21F6">
        <w:rPr>
          <w:rStyle w:val="Appelnotedebasdep"/>
          <w:sz w:val="24"/>
          <w:szCs w:val="24"/>
        </w:rPr>
        <w:footnoteRef/>
      </w:r>
      <w:r w:rsidRPr="00BA21F6">
        <w:rPr>
          <w:rFonts w:hint="cs"/>
          <w:sz w:val="24"/>
          <w:szCs w:val="24"/>
          <w:rtl/>
        </w:rPr>
        <w:t xml:space="preserve"> </w:t>
      </w:r>
      <w:r>
        <w:rPr>
          <w:rFonts w:hint="cs"/>
          <w:sz w:val="24"/>
          <w:szCs w:val="24"/>
          <w:rtl/>
        </w:rPr>
        <w:t xml:space="preserve"> محمد عبد الحميد </w:t>
      </w:r>
      <w:r w:rsidRPr="00BA21F6">
        <w:rPr>
          <w:rFonts w:hint="cs"/>
          <w:sz w:val="24"/>
          <w:szCs w:val="24"/>
          <w:rtl/>
        </w:rPr>
        <w:t>أبو زيد</w:t>
      </w:r>
      <w:r>
        <w:rPr>
          <w:rFonts w:hint="cs"/>
          <w:sz w:val="24"/>
          <w:szCs w:val="24"/>
          <w:rtl/>
        </w:rPr>
        <w:t>، مرجع سابق،</w:t>
      </w:r>
      <w:r w:rsidRPr="00BA21F6">
        <w:rPr>
          <w:rFonts w:hint="cs"/>
          <w:sz w:val="24"/>
          <w:szCs w:val="24"/>
          <w:rtl/>
        </w:rPr>
        <w:t xml:space="preserve"> ص 207</w:t>
      </w:r>
      <w:r>
        <w:rPr>
          <w:rFonts w:hint="cs"/>
          <w:sz w:val="24"/>
          <w:szCs w:val="24"/>
          <w:rtl/>
        </w:rPr>
        <w:t>.</w:t>
      </w:r>
    </w:p>
  </w:footnote>
  <w:footnote w:id="209">
    <w:p w14:paraId="456286FD" w14:textId="77777777" w:rsidR="00633B66" w:rsidRPr="00BA21F6" w:rsidRDefault="00633B66" w:rsidP="000A05D8">
      <w:pPr>
        <w:pStyle w:val="Notedebasdepage"/>
        <w:ind w:firstLine="0"/>
        <w:rPr>
          <w:sz w:val="24"/>
          <w:szCs w:val="24"/>
        </w:rPr>
      </w:pPr>
      <w:r w:rsidRPr="00BA21F6">
        <w:rPr>
          <w:rStyle w:val="Appelnotedebasdep"/>
          <w:sz w:val="24"/>
          <w:szCs w:val="24"/>
        </w:rPr>
        <w:footnoteRef/>
      </w:r>
      <w:r w:rsidRPr="00BA21F6">
        <w:rPr>
          <w:rFonts w:hint="cs"/>
          <w:sz w:val="24"/>
          <w:szCs w:val="24"/>
          <w:rtl/>
        </w:rPr>
        <w:t xml:space="preserve"> محمد عبد اللطيف</w:t>
      </w:r>
      <w:r>
        <w:rPr>
          <w:rFonts w:hint="cs"/>
          <w:sz w:val="24"/>
          <w:szCs w:val="24"/>
          <w:rtl/>
        </w:rPr>
        <w:t>، مرجع سابق،</w:t>
      </w:r>
      <w:r w:rsidRPr="00BA21F6">
        <w:rPr>
          <w:rFonts w:hint="cs"/>
          <w:sz w:val="24"/>
          <w:szCs w:val="24"/>
          <w:rtl/>
        </w:rPr>
        <w:t xml:space="preserve"> ص 149</w:t>
      </w:r>
      <w:r>
        <w:rPr>
          <w:rFonts w:hint="cs"/>
          <w:sz w:val="24"/>
          <w:szCs w:val="24"/>
          <w:rtl/>
        </w:rPr>
        <w:t>.</w:t>
      </w:r>
    </w:p>
  </w:footnote>
  <w:footnote w:id="210">
    <w:p w14:paraId="6FE15F04" w14:textId="43D56860" w:rsidR="00633B66" w:rsidRPr="00BA21F6" w:rsidRDefault="00633B66" w:rsidP="000A05D8">
      <w:pPr>
        <w:ind w:firstLine="0"/>
        <w:rPr>
          <w:sz w:val="24"/>
          <w:szCs w:val="24"/>
        </w:rPr>
      </w:pPr>
      <w:r w:rsidRPr="00BA21F6">
        <w:rPr>
          <w:rStyle w:val="Appelnotedebasdep"/>
          <w:sz w:val="24"/>
          <w:szCs w:val="24"/>
        </w:rPr>
        <w:footnoteRef/>
      </w:r>
      <w:r>
        <w:rPr>
          <w:rFonts w:hint="cs"/>
          <w:sz w:val="24"/>
          <w:szCs w:val="24"/>
          <w:rtl/>
        </w:rPr>
        <w:t xml:space="preserve"> شباب حميدة، بوادي مصطفى، مرجع سابق، </w:t>
      </w:r>
      <w:r w:rsidRPr="00BA21F6">
        <w:rPr>
          <w:rFonts w:hint="cs"/>
          <w:sz w:val="24"/>
          <w:szCs w:val="24"/>
          <w:rtl/>
        </w:rPr>
        <w:t>ص 697</w:t>
      </w:r>
      <w:r>
        <w:rPr>
          <w:rFonts w:hint="cs"/>
          <w:sz w:val="24"/>
          <w:szCs w:val="24"/>
          <w:rtl/>
        </w:rPr>
        <w:t>.</w:t>
      </w:r>
    </w:p>
  </w:footnote>
  <w:footnote w:id="211">
    <w:p w14:paraId="53266B6A" w14:textId="6D11FA5F" w:rsidR="00633B66" w:rsidRPr="00BA21F6" w:rsidRDefault="00633B66" w:rsidP="00BA21F6">
      <w:pPr>
        <w:pStyle w:val="Notedebasdepage"/>
        <w:ind w:firstLine="0"/>
        <w:rPr>
          <w:sz w:val="24"/>
          <w:szCs w:val="24"/>
        </w:rPr>
      </w:pPr>
      <w:r w:rsidRPr="00BA21F6">
        <w:rPr>
          <w:rStyle w:val="Appelnotedebasdep"/>
          <w:sz w:val="24"/>
          <w:szCs w:val="24"/>
        </w:rPr>
        <w:footnoteRef/>
      </w:r>
      <w:r w:rsidRPr="00BA21F6">
        <w:rPr>
          <w:rFonts w:hint="cs"/>
          <w:sz w:val="24"/>
          <w:szCs w:val="24"/>
          <w:rtl/>
        </w:rPr>
        <w:t>عبد الكريم الشاطر،</w:t>
      </w:r>
      <w:r>
        <w:rPr>
          <w:rFonts w:hint="cs"/>
          <w:sz w:val="24"/>
          <w:szCs w:val="24"/>
          <w:rtl/>
        </w:rPr>
        <w:t xml:space="preserve"> مرجع سابق، </w:t>
      </w:r>
      <w:r w:rsidRPr="00BA21F6">
        <w:rPr>
          <w:rFonts w:hint="cs"/>
          <w:sz w:val="24"/>
          <w:szCs w:val="24"/>
          <w:rtl/>
        </w:rPr>
        <w:t>ص 356</w:t>
      </w:r>
      <w:r>
        <w:rPr>
          <w:rFonts w:hint="cs"/>
          <w:sz w:val="24"/>
          <w:szCs w:val="24"/>
          <w:rtl/>
        </w:rPr>
        <w:t>.</w:t>
      </w:r>
    </w:p>
  </w:footnote>
  <w:footnote w:id="212">
    <w:p w14:paraId="45708AF4" w14:textId="77777777" w:rsidR="00633B66" w:rsidRPr="007D7795" w:rsidRDefault="00633B66" w:rsidP="00B644AC">
      <w:pPr>
        <w:pStyle w:val="Notedebasdepage"/>
        <w:ind w:firstLine="0"/>
        <w:rPr>
          <w:sz w:val="24"/>
          <w:szCs w:val="24"/>
        </w:rPr>
      </w:pPr>
      <w:r w:rsidRPr="007D7795">
        <w:rPr>
          <w:rStyle w:val="Appelnotedebasdep"/>
          <w:sz w:val="24"/>
          <w:szCs w:val="24"/>
        </w:rPr>
        <w:footnoteRef/>
      </w:r>
      <w:r>
        <w:rPr>
          <w:rFonts w:hint="cs"/>
          <w:sz w:val="24"/>
          <w:szCs w:val="24"/>
          <w:rtl/>
        </w:rPr>
        <w:t xml:space="preserve"> </w:t>
      </w:r>
      <w:r w:rsidRPr="007D7795">
        <w:rPr>
          <w:rFonts w:hint="cs"/>
          <w:sz w:val="24"/>
          <w:szCs w:val="24"/>
          <w:rtl/>
        </w:rPr>
        <w:t>وليد حيدر جابر، مرجع سابق، ص87.</w:t>
      </w:r>
    </w:p>
  </w:footnote>
  <w:footnote w:id="213">
    <w:p w14:paraId="692AF775" w14:textId="30EED41F" w:rsidR="00633B66" w:rsidRPr="00122398" w:rsidRDefault="00633B66" w:rsidP="007D7795">
      <w:pPr>
        <w:pStyle w:val="Notedebasdepage"/>
        <w:ind w:firstLine="0"/>
        <w:rPr>
          <w:sz w:val="24"/>
          <w:szCs w:val="24"/>
        </w:rPr>
      </w:pPr>
      <w:r w:rsidRPr="00122398">
        <w:rPr>
          <w:rStyle w:val="Appelnotedebasdep"/>
          <w:sz w:val="24"/>
          <w:szCs w:val="24"/>
        </w:rPr>
        <w:footnoteRef/>
      </w:r>
      <w:r w:rsidRPr="00122398">
        <w:rPr>
          <w:rFonts w:hint="cs"/>
          <w:sz w:val="24"/>
          <w:szCs w:val="24"/>
          <w:rtl/>
        </w:rPr>
        <w:t xml:space="preserve"> بركيبة حسام الدين، مرجع سابق، ص 225</w:t>
      </w:r>
    </w:p>
  </w:footnote>
  <w:footnote w:id="214">
    <w:p w14:paraId="619F1589" w14:textId="6571392D" w:rsidR="00633B66" w:rsidRPr="00122398" w:rsidRDefault="00633B66" w:rsidP="00122398">
      <w:pPr>
        <w:pStyle w:val="Notedebasdepage"/>
        <w:ind w:firstLine="0"/>
        <w:rPr>
          <w:sz w:val="24"/>
          <w:szCs w:val="24"/>
        </w:rPr>
      </w:pPr>
      <w:r w:rsidRPr="00122398">
        <w:rPr>
          <w:rStyle w:val="Appelnotedebasdep"/>
          <w:sz w:val="24"/>
          <w:szCs w:val="24"/>
        </w:rPr>
        <w:footnoteRef/>
      </w:r>
      <w:r w:rsidRPr="00122398">
        <w:rPr>
          <w:rFonts w:hint="cs"/>
          <w:sz w:val="24"/>
          <w:szCs w:val="24"/>
          <w:rtl/>
        </w:rPr>
        <w:t xml:space="preserve"> محمد يعرب الشرع،</w:t>
      </w:r>
      <w:r>
        <w:rPr>
          <w:rFonts w:hint="cs"/>
          <w:sz w:val="24"/>
          <w:szCs w:val="24"/>
          <w:rtl/>
        </w:rPr>
        <w:t xml:space="preserve"> دور القطاع الخاص في إدارة المرافق العامة الاقتصادية،</w:t>
      </w:r>
      <w:r w:rsidRPr="00122398">
        <w:rPr>
          <w:rFonts w:hint="cs"/>
          <w:sz w:val="24"/>
          <w:szCs w:val="24"/>
          <w:rtl/>
        </w:rPr>
        <w:t xml:space="preserve"> مرجع سابق، ص 38</w:t>
      </w:r>
      <w:r>
        <w:rPr>
          <w:rFonts w:hint="cs"/>
          <w:sz w:val="24"/>
          <w:szCs w:val="24"/>
          <w:rtl/>
        </w:rPr>
        <w:t>.</w:t>
      </w:r>
    </w:p>
  </w:footnote>
  <w:footnote w:id="215">
    <w:p w14:paraId="7DB8DC7E" w14:textId="13691EC0" w:rsidR="00633B66" w:rsidRPr="00122398" w:rsidRDefault="00633B66" w:rsidP="00122398">
      <w:pPr>
        <w:pStyle w:val="Notedebasdepage"/>
        <w:ind w:firstLine="0"/>
        <w:rPr>
          <w:sz w:val="24"/>
          <w:szCs w:val="24"/>
        </w:rPr>
      </w:pPr>
      <w:r w:rsidRPr="00122398">
        <w:rPr>
          <w:rStyle w:val="Appelnotedebasdep"/>
          <w:sz w:val="24"/>
          <w:szCs w:val="24"/>
        </w:rPr>
        <w:footnoteRef/>
      </w:r>
      <w:r w:rsidRPr="00122398">
        <w:rPr>
          <w:rFonts w:hint="cs"/>
          <w:sz w:val="24"/>
          <w:szCs w:val="24"/>
          <w:rtl/>
        </w:rPr>
        <w:t xml:space="preserve"> حسن عبد الله حسن، مرج</w:t>
      </w:r>
      <w:r w:rsidRPr="00122398">
        <w:rPr>
          <w:rFonts w:hint="eastAsia"/>
          <w:sz w:val="24"/>
          <w:szCs w:val="24"/>
          <w:rtl/>
        </w:rPr>
        <w:t>ع</w:t>
      </w:r>
      <w:r w:rsidRPr="00122398">
        <w:rPr>
          <w:rFonts w:hint="cs"/>
          <w:sz w:val="24"/>
          <w:szCs w:val="24"/>
          <w:rtl/>
        </w:rPr>
        <w:t xml:space="preserve"> سابق، ص 447.</w:t>
      </w:r>
    </w:p>
  </w:footnote>
  <w:footnote w:id="216">
    <w:p w14:paraId="2373C205" w14:textId="365D7D6C" w:rsidR="00633B66" w:rsidRPr="00122398" w:rsidRDefault="00633B66" w:rsidP="001B27F8">
      <w:pPr>
        <w:pStyle w:val="Notedebasdepage"/>
        <w:ind w:firstLine="0"/>
        <w:rPr>
          <w:sz w:val="24"/>
          <w:szCs w:val="24"/>
        </w:rPr>
      </w:pPr>
      <w:r w:rsidRPr="00122398">
        <w:rPr>
          <w:rStyle w:val="Appelnotedebasdep"/>
          <w:sz w:val="24"/>
          <w:szCs w:val="24"/>
        </w:rPr>
        <w:footnoteRef/>
      </w:r>
      <w:r>
        <w:rPr>
          <w:rFonts w:hint="cs"/>
          <w:sz w:val="24"/>
          <w:szCs w:val="24"/>
          <w:rtl/>
        </w:rPr>
        <w:t xml:space="preserve"> حسن عبد الله حسن، </w:t>
      </w:r>
      <w:r w:rsidRPr="00122398">
        <w:rPr>
          <w:rFonts w:hint="cs"/>
          <w:sz w:val="24"/>
          <w:szCs w:val="24"/>
          <w:rtl/>
        </w:rPr>
        <w:t xml:space="preserve">مرجع </w:t>
      </w:r>
      <w:r>
        <w:rPr>
          <w:rFonts w:hint="cs"/>
          <w:sz w:val="24"/>
          <w:szCs w:val="24"/>
          <w:rtl/>
        </w:rPr>
        <w:t>سابق</w:t>
      </w:r>
      <w:r w:rsidRPr="00122398">
        <w:rPr>
          <w:rFonts w:hint="cs"/>
          <w:sz w:val="24"/>
          <w:szCs w:val="24"/>
          <w:rtl/>
        </w:rPr>
        <w:t>، ص 447.</w:t>
      </w:r>
    </w:p>
  </w:footnote>
  <w:footnote w:id="217">
    <w:p w14:paraId="7DAE4B6B" w14:textId="77777777" w:rsidR="00633B66" w:rsidRPr="007D7795" w:rsidRDefault="00633B66" w:rsidP="00E8380E">
      <w:pPr>
        <w:pStyle w:val="Notedebasdepage"/>
        <w:ind w:firstLine="0"/>
        <w:rPr>
          <w:sz w:val="24"/>
          <w:szCs w:val="24"/>
        </w:rPr>
      </w:pPr>
      <w:r w:rsidRPr="007D7795">
        <w:rPr>
          <w:rStyle w:val="Appelnotedebasdep"/>
          <w:sz w:val="24"/>
          <w:szCs w:val="24"/>
        </w:rPr>
        <w:footnoteRef/>
      </w:r>
      <w:r w:rsidRPr="007D7795">
        <w:rPr>
          <w:sz w:val="24"/>
          <w:szCs w:val="24"/>
          <w:rtl/>
        </w:rPr>
        <w:t xml:space="preserve"> </w:t>
      </w:r>
      <w:r>
        <w:rPr>
          <w:rFonts w:hint="cs"/>
          <w:sz w:val="24"/>
          <w:szCs w:val="24"/>
          <w:rtl/>
        </w:rPr>
        <w:t>بركيبة حسام الدين، مرجع سابق، ص</w:t>
      </w:r>
      <w:r w:rsidRPr="007D7795">
        <w:rPr>
          <w:rFonts w:hint="cs"/>
          <w:sz w:val="24"/>
          <w:szCs w:val="24"/>
          <w:rtl/>
        </w:rPr>
        <w:t xml:space="preserve"> 226</w:t>
      </w:r>
      <w:r>
        <w:rPr>
          <w:rFonts w:hint="cs"/>
          <w:sz w:val="24"/>
          <w:szCs w:val="24"/>
          <w:rtl/>
        </w:rPr>
        <w:t>.</w:t>
      </w:r>
    </w:p>
  </w:footnote>
  <w:footnote w:id="218">
    <w:p w14:paraId="02143574" w14:textId="1FF23628" w:rsidR="00633B66" w:rsidRPr="007D7795" w:rsidRDefault="00633B66" w:rsidP="000002BC">
      <w:pPr>
        <w:pStyle w:val="Notedebasdepage"/>
        <w:ind w:firstLine="0"/>
        <w:rPr>
          <w:sz w:val="24"/>
          <w:szCs w:val="24"/>
        </w:rPr>
      </w:pPr>
      <w:r w:rsidRPr="007D7795">
        <w:rPr>
          <w:rStyle w:val="Appelnotedebasdep"/>
          <w:sz w:val="24"/>
          <w:szCs w:val="24"/>
        </w:rPr>
        <w:footnoteRef/>
      </w:r>
      <w:r w:rsidRPr="007D7795">
        <w:rPr>
          <w:rFonts w:hint="cs"/>
          <w:sz w:val="24"/>
          <w:szCs w:val="24"/>
          <w:rtl/>
        </w:rPr>
        <w:t>هيام</w:t>
      </w:r>
      <w:r>
        <w:rPr>
          <w:rFonts w:hint="cs"/>
          <w:sz w:val="24"/>
          <w:szCs w:val="24"/>
          <w:rtl/>
        </w:rPr>
        <w:t xml:space="preserve"> مروة، طارق المجدوب، الوجيز في القانون الإداري الخاص، المرافق العامة الكبرى وطرق ادارتها، منشورات زين الحقوقية، بيروت لبنان، الطبعة الثانية 220، ص </w:t>
      </w:r>
      <w:r w:rsidRPr="007D7795">
        <w:rPr>
          <w:rFonts w:hint="cs"/>
          <w:sz w:val="24"/>
          <w:szCs w:val="24"/>
          <w:rtl/>
        </w:rPr>
        <w:t>56</w:t>
      </w:r>
      <w:r>
        <w:rPr>
          <w:rFonts w:hint="cs"/>
          <w:sz w:val="24"/>
          <w:szCs w:val="24"/>
          <w:rtl/>
        </w:rPr>
        <w:t>.</w:t>
      </w:r>
    </w:p>
  </w:footnote>
  <w:footnote w:id="219">
    <w:p w14:paraId="63C0C2BF" w14:textId="63D7D8A2" w:rsidR="00633B66" w:rsidRPr="007D7795" w:rsidRDefault="00633B66" w:rsidP="004069FA">
      <w:pPr>
        <w:pStyle w:val="Notedebasdepage"/>
        <w:ind w:firstLine="0"/>
        <w:rPr>
          <w:sz w:val="24"/>
          <w:szCs w:val="24"/>
        </w:rPr>
      </w:pPr>
      <w:r w:rsidRPr="007D7795">
        <w:rPr>
          <w:rStyle w:val="Appelnotedebasdep"/>
          <w:sz w:val="24"/>
          <w:szCs w:val="24"/>
        </w:rPr>
        <w:footnoteRef/>
      </w:r>
      <w:r>
        <w:rPr>
          <w:rFonts w:hint="cs"/>
          <w:sz w:val="24"/>
          <w:szCs w:val="24"/>
          <w:rtl/>
        </w:rPr>
        <w:t xml:space="preserve"> وليد حيدر جابر، مرجع سابق، </w:t>
      </w:r>
      <w:r w:rsidRPr="007D7795">
        <w:rPr>
          <w:rFonts w:hint="cs"/>
          <w:sz w:val="24"/>
          <w:szCs w:val="24"/>
          <w:rtl/>
        </w:rPr>
        <w:t>ص 88</w:t>
      </w:r>
      <w:r>
        <w:rPr>
          <w:rFonts w:hint="cs"/>
          <w:sz w:val="24"/>
          <w:szCs w:val="24"/>
          <w:rtl/>
        </w:rPr>
        <w:t>.</w:t>
      </w:r>
    </w:p>
  </w:footnote>
  <w:footnote w:id="220">
    <w:p w14:paraId="6E00D9E7" w14:textId="468188DE" w:rsidR="00633B66" w:rsidRPr="007D7795" w:rsidRDefault="00633B66" w:rsidP="007D7795">
      <w:pPr>
        <w:pStyle w:val="Notedebasdepage"/>
        <w:ind w:firstLine="0"/>
        <w:rPr>
          <w:sz w:val="24"/>
          <w:szCs w:val="24"/>
        </w:rPr>
      </w:pPr>
      <w:r w:rsidRPr="007D7795">
        <w:rPr>
          <w:rStyle w:val="Appelnotedebasdep"/>
          <w:sz w:val="24"/>
          <w:szCs w:val="24"/>
        </w:rPr>
        <w:footnoteRef/>
      </w:r>
      <w:r>
        <w:rPr>
          <w:rFonts w:hint="cs"/>
          <w:sz w:val="24"/>
          <w:szCs w:val="24"/>
          <w:rtl/>
        </w:rPr>
        <w:t xml:space="preserve"> ب</w:t>
      </w:r>
      <w:r w:rsidRPr="007D7795">
        <w:rPr>
          <w:rFonts w:hint="cs"/>
          <w:sz w:val="24"/>
          <w:szCs w:val="24"/>
          <w:rtl/>
        </w:rPr>
        <w:t xml:space="preserve">ركيبة </w:t>
      </w:r>
      <w:r>
        <w:rPr>
          <w:rFonts w:hint="cs"/>
          <w:sz w:val="24"/>
          <w:szCs w:val="24"/>
          <w:rtl/>
        </w:rPr>
        <w:t>حسام الدين، مرجع سابق،</w:t>
      </w:r>
      <w:r w:rsidRPr="007D7795">
        <w:rPr>
          <w:rFonts w:hint="cs"/>
          <w:sz w:val="24"/>
          <w:szCs w:val="24"/>
          <w:rtl/>
        </w:rPr>
        <w:t xml:space="preserve"> ص 227</w:t>
      </w:r>
      <w:r>
        <w:rPr>
          <w:rFonts w:hint="cs"/>
          <w:sz w:val="24"/>
          <w:szCs w:val="24"/>
          <w:rtl/>
        </w:rPr>
        <w:t>.</w:t>
      </w:r>
    </w:p>
  </w:footnote>
  <w:footnote w:id="221">
    <w:p w14:paraId="2FB9A354" w14:textId="43B89AB7" w:rsidR="00633B66" w:rsidRPr="00EB0D1D" w:rsidRDefault="00633B66" w:rsidP="00081BC4">
      <w:pPr>
        <w:ind w:firstLine="0"/>
        <w:rPr>
          <w:sz w:val="24"/>
          <w:szCs w:val="24"/>
        </w:rPr>
      </w:pPr>
      <w:r w:rsidRPr="00EB0D1D">
        <w:rPr>
          <w:rStyle w:val="Appelnotedebasdep"/>
          <w:sz w:val="24"/>
          <w:szCs w:val="24"/>
        </w:rPr>
        <w:footnoteRef/>
      </w:r>
      <w:r w:rsidRPr="00EB0D1D">
        <w:rPr>
          <w:rFonts w:hint="cs"/>
          <w:sz w:val="24"/>
          <w:szCs w:val="24"/>
          <w:rtl/>
        </w:rPr>
        <w:t xml:space="preserve"> بركيبة حسام الدين، </w:t>
      </w:r>
      <w:r>
        <w:rPr>
          <w:rFonts w:hint="cs"/>
          <w:sz w:val="24"/>
          <w:szCs w:val="24"/>
          <w:rtl/>
        </w:rPr>
        <w:t>ال</w:t>
      </w:r>
      <w:r w:rsidRPr="00EB0D1D">
        <w:rPr>
          <w:rFonts w:hint="cs"/>
          <w:sz w:val="24"/>
          <w:szCs w:val="24"/>
          <w:rtl/>
        </w:rPr>
        <w:t xml:space="preserve">مرجع </w:t>
      </w:r>
      <w:r>
        <w:rPr>
          <w:rFonts w:hint="cs"/>
          <w:sz w:val="24"/>
          <w:szCs w:val="24"/>
          <w:rtl/>
        </w:rPr>
        <w:t>نفسه</w:t>
      </w:r>
      <w:r w:rsidRPr="00EB0D1D">
        <w:rPr>
          <w:rFonts w:hint="cs"/>
          <w:sz w:val="24"/>
          <w:szCs w:val="24"/>
          <w:rtl/>
        </w:rPr>
        <w:t>، ص 227</w:t>
      </w:r>
    </w:p>
  </w:footnote>
  <w:footnote w:id="222">
    <w:p w14:paraId="3168A5EF" w14:textId="0370A810" w:rsidR="00633B66" w:rsidRPr="00EB0D1D" w:rsidRDefault="00633B66" w:rsidP="00EB0D1D">
      <w:pPr>
        <w:pStyle w:val="Notedebasdepage"/>
        <w:ind w:firstLine="0"/>
        <w:rPr>
          <w:sz w:val="24"/>
          <w:szCs w:val="24"/>
        </w:rPr>
      </w:pPr>
      <w:r w:rsidRPr="00EB0D1D">
        <w:rPr>
          <w:rStyle w:val="Appelnotedebasdep"/>
          <w:sz w:val="24"/>
          <w:szCs w:val="24"/>
        </w:rPr>
        <w:footnoteRef/>
      </w:r>
      <w:r>
        <w:rPr>
          <w:rFonts w:hint="cs"/>
          <w:sz w:val="24"/>
          <w:szCs w:val="24"/>
          <w:rtl/>
        </w:rPr>
        <w:t>هيام مرة، طارق المجدوب، مرجع سابق، ص158.</w:t>
      </w:r>
    </w:p>
  </w:footnote>
  <w:footnote w:id="223">
    <w:p w14:paraId="16B29EE3" w14:textId="4AE3BAEA" w:rsidR="00633B66" w:rsidRPr="00EB0D1D" w:rsidRDefault="00633B66" w:rsidP="00EB0D1D">
      <w:pPr>
        <w:pStyle w:val="Notedebasdepage"/>
        <w:ind w:firstLine="0"/>
        <w:rPr>
          <w:sz w:val="24"/>
          <w:szCs w:val="24"/>
        </w:rPr>
      </w:pPr>
      <w:r w:rsidRPr="00EB0D1D">
        <w:rPr>
          <w:rStyle w:val="Appelnotedebasdep"/>
          <w:sz w:val="24"/>
          <w:szCs w:val="24"/>
        </w:rPr>
        <w:footnoteRef/>
      </w:r>
      <w:r>
        <w:rPr>
          <w:rFonts w:hint="cs"/>
          <w:sz w:val="24"/>
          <w:szCs w:val="24"/>
          <w:rtl/>
        </w:rPr>
        <w:t xml:space="preserve"> وليد حيدر جابر، مرجع سابق، الوجيز في القانون الإداري، </w:t>
      </w:r>
      <w:r>
        <w:rPr>
          <w:rFonts w:hint="eastAsia"/>
          <w:sz w:val="24"/>
          <w:szCs w:val="24"/>
          <w:rtl/>
        </w:rPr>
        <w:t>ص</w:t>
      </w:r>
      <w:r>
        <w:rPr>
          <w:rFonts w:hint="cs"/>
          <w:sz w:val="24"/>
          <w:szCs w:val="24"/>
          <w:rtl/>
        </w:rPr>
        <w:t xml:space="preserve"> 87.</w:t>
      </w:r>
    </w:p>
  </w:footnote>
  <w:footnote w:id="224">
    <w:p w14:paraId="00A710A7" w14:textId="0B486875" w:rsidR="00633B66" w:rsidRPr="00EB0D1D" w:rsidRDefault="00633B66" w:rsidP="00655078">
      <w:pPr>
        <w:pStyle w:val="Notedebasdepage"/>
        <w:ind w:firstLine="0"/>
        <w:rPr>
          <w:sz w:val="24"/>
          <w:szCs w:val="24"/>
          <w:lang w:val="fr-FR"/>
        </w:rPr>
      </w:pPr>
      <w:r w:rsidRPr="00EB0D1D">
        <w:rPr>
          <w:rStyle w:val="Appelnotedebasdep"/>
          <w:sz w:val="24"/>
          <w:szCs w:val="24"/>
        </w:rPr>
        <w:footnoteRef/>
      </w:r>
      <w:r w:rsidRPr="00EB0D1D">
        <w:rPr>
          <w:sz w:val="24"/>
          <w:szCs w:val="24"/>
          <w:rtl/>
        </w:rPr>
        <w:t xml:space="preserve"> </w:t>
      </w:r>
      <w:r>
        <w:rPr>
          <w:rFonts w:hint="cs"/>
          <w:sz w:val="24"/>
          <w:szCs w:val="24"/>
          <w:rtl/>
        </w:rPr>
        <w:t xml:space="preserve"> بوضياف عمار، المرج</w:t>
      </w:r>
      <w:r>
        <w:rPr>
          <w:rFonts w:hint="eastAsia"/>
          <w:sz w:val="24"/>
          <w:szCs w:val="24"/>
          <w:rtl/>
        </w:rPr>
        <w:t>ع</w:t>
      </w:r>
      <w:r>
        <w:rPr>
          <w:rFonts w:hint="cs"/>
          <w:sz w:val="24"/>
          <w:szCs w:val="24"/>
          <w:rtl/>
        </w:rPr>
        <w:t xml:space="preserve"> نفسه، ص278.</w:t>
      </w:r>
    </w:p>
  </w:footnote>
  <w:footnote w:id="225">
    <w:p w14:paraId="24368EA4" w14:textId="1EDBDB24" w:rsidR="00633B66" w:rsidRPr="00EB0D1D" w:rsidRDefault="00633B66" w:rsidP="00EB0D1D">
      <w:pPr>
        <w:pStyle w:val="Notedebasdepage"/>
        <w:ind w:firstLine="0"/>
        <w:rPr>
          <w:sz w:val="24"/>
          <w:szCs w:val="24"/>
        </w:rPr>
      </w:pPr>
      <w:r w:rsidRPr="00EB0D1D">
        <w:rPr>
          <w:rStyle w:val="Appelnotedebasdep"/>
          <w:sz w:val="24"/>
          <w:szCs w:val="24"/>
        </w:rPr>
        <w:footnoteRef/>
      </w:r>
      <w:r>
        <w:rPr>
          <w:rFonts w:hint="cs"/>
          <w:sz w:val="24"/>
          <w:szCs w:val="24"/>
          <w:rtl/>
        </w:rPr>
        <w:t xml:space="preserve"> نادية ضريفي، المرف</w:t>
      </w:r>
      <w:r>
        <w:rPr>
          <w:rFonts w:hint="eastAsia"/>
          <w:sz w:val="24"/>
          <w:szCs w:val="24"/>
          <w:rtl/>
        </w:rPr>
        <w:t>ق</w:t>
      </w:r>
      <w:r>
        <w:rPr>
          <w:rFonts w:hint="cs"/>
          <w:sz w:val="24"/>
          <w:szCs w:val="24"/>
          <w:rtl/>
        </w:rPr>
        <w:t xml:space="preserve"> العام بين المصلحة العامة وهدف المردودية، مرجع سابق، ص207.</w:t>
      </w:r>
    </w:p>
  </w:footnote>
  <w:footnote w:id="226">
    <w:p w14:paraId="0CBBC16C" w14:textId="78B528EA" w:rsidR="00633B66" w:rsidRPr="00347B03" w:rsidRDefault="00633B66" w:rsidP="002466BE">
      <w:pPr>
        <w:pStyle w:val="Notedebasdepage"/>
        <w:ind w:firstLine="0"/>
        <w:rPr>
          <w:sz w:val="24"/>
          <w:szCs w:val="24"/>
        </w:rPr>
      </w:pPr>
      <w:r w:rsidRPr="00347B03">
        <w:rPr>
          <w:rStyle w:val="Appelnotedebasdep"/>
          <w:sz w:val="24"/>
          <w:szCs w:val="24"/>
        </w:rPr>
        <w:footnoteRef/>
      </w:r>
      <w:r w:rsidRPr="00347B03">
        <w:rPr>
          <w:rFonts w:hint="cs"/>
          <w:sz w:val="24"/>
          <w:szCs w:val="24"/>
          <w:rtl/>
        </w:rPr>
        <w:t xml:space="preserve"> </w:t>
      </w:r>
      <w:r>
        <w:rPr>
          <w:rFonts w:hint="cs"/>
          <w:sz w:val="24"/>
          <w:szCs w:val="24"/>
          <w:rtl/>
        </w:rPr>
        <w:t xml:space="preserve">بودرع حضرية، مرجع سابق، </w:t>
      </w:r>
      <w:r w:rsidRPr="00347B03">
        <w:rPr>
          <w:rFonts w:hint="cs"/>
          <w:sz w:val="24"/>
          <w:szCs w:val="24"/>
          <w:rtl/>
        </w:rPr>
        <w:t>ص 178</w:t>
      </w:r>
      <w:r>
        <w:rPr>
          <w:rFonts w:hint="cs"/>
          <w:sz w:val="24"/>
          <w:szCs w:val="24"/>
          <w:rtl/>
        </w:rPr>
        <w:t>.</w:t>
      </w:r>
    </w:p>
  </w:footnote>
  <w:footnote w:id="227">
    <w:p w14:paraId="72D19CA3" w14:textId="362A85F7" w:rsidR="00633B66" w:rsidRPr="00347B03" w:rsidRDefault="00633B66" w:rsidP="00081BC4">
      <w:pPr>
        <w:pStyle w:val="Notedebasdepage"/>
        <w:ind w:firstLine="0"/>
        <w:rPr>
          <w:sz w:val="24"/>
          <w:szCs w:val="24"/>
        </w:rPr>
      </w:pPr>
      <w:r w:rsidRPr="00347B03">
        <w:rPr>
          <w:rStyle w:val="Appelnotedebasdep"/>
          <w:sz w:val="24"/>
          <w:szCs w:val="24"/>
        </w:rPr>
        <w:footnoteRef/>
      </w:r>
      <w:r w:rsidRPr="00347B03">
        <w:rPr>
          <w:sz w:val="24"/>
          <w:szCs w:val="24"/>
          <w:rtl/>
        </w:rPr>
        <w:t xml:space="preserve"> </w:t>
      </w:r>
      <w:r>
        <w:rPr>
          <w:rFonts w:hint="cs"/>
          <w:sz w:val="24"/>
          <w:szCs w:val="24"/>
          <w:rtl/>
        </w:rPr>
        <w:t>بودرع حضرية، المرجع نفسه،</w:t>
      </w:r>
      <w:r w:rsidRPr="00347B03">
        <w:rPr>
          <w:rFonts w:hint="cs"/>
          <w:sz w:val="24"/>
          <w:szCs w:val="24"/>
          <w:rtl/>
        </w:rPr>
        <w:t xml:space="preserve"> ص 179</w:t>
      </w:r>
      <w:r>
        <w:rPr>
          <w:rFonts w:hint="cs"/>
          <w:sz w:val="24"/>
          <w:szCs w:val="24"/>
          <w:rtl/>
        </w:rPr>
        <w:t>.</w:t>
      </w:r>
    </w:p>
  </w:footnote>
  <w:footnote w:id="228">
    <w:p w14:paraId="13F56D45" w14:textId="34BD0251" w:rsidR="00633B66" w:rsidRPr="00D10207" w:rsidRDefault="00633B66" w:rsidP="00D10207">
      <w:pPr>
        <w:pStyle w:val="Notedebasdepage"/>
        <w:ind w:firstLine="0"/>
        <w:rPr>
          <w:color w:val="000000" w:themeColor="text1"/>
          <w:sz w:val="24"/>
          <w:szCs w:val="24"/>
        </w:rPr>
      </w:pPr>
      <w:r w:rsidRPr="00D10207">
        <w:rPr>
          <w:rStyle w:val="Appelnotedebasdep"/>
          <w:color w:val="000000" w:themeColor="text1"/>
          <w:sz w:val="24"/>
          <w:szCs w:val="24"/>
        </w:rPr>
        <w:footnoteRef/>
      </w:r>
      <w:r w:rsidRPr="00D10207">
        <w:rPr>
          <w:rFonts w:hint="cs"/>
          <w:color w:val="000000" w:themeColor="text1"/>
          <w:sz w:val="24"/>
          <w:szCs w:val="24"/>
          <w:rtl/>
        </w:rPr>
        <w:t xml:space="preserve"> ميادة عبد القادر إسماعيل، مرجع سابق، ص 258.</w:t>
      </w:r>
    </w:p>
  </w:footnote>
  <w:footnote w:id="229">
    <w:p w14:paraId="407DB713" w14:textId="6BE9E17D" w:rsidR="00633B66" w:rsidRPr="00347B03" w:rsidRDefault="00633B66" w:rsidP="00D3567D">
      <w:pPr>
        <w:pStyle w:val="Notedebasdepage"/>
        <w:ind w:firstLine="0"/>
        <w:rPr>
          <w:sz w:val="24"/>
          <w:szCs w:val="24"/>
        </w:rPr>
      </w:pPr>
      <w:r w:rsidRPr="00347B03">
        <w:rPr>
          <w:rStyle w:val="Appelnotedebasdep"/>
          <w:sz w:val="24"/>
          <w:szCs w:val="24"/>
        </w:rPr>
        <w:footnoteRef/>
      </w:r>
      <w:r w:rsidRPr="00347B03">
        <w:rPr>
          <w:sz w:val="24"/>
          <w:szCs w:val="24"/>
          <w:rtl/>
        </w:rPr>
        <w:t xml:space="preserve"> </w:t>
      </w:r>
      <w:r w:rsidRPr="00347B03">
        <w:rPr>
          <w:rFonts w:hint="cs"/>
          <w:sz w:val="24"/>
          <w:szCs w:val="24"/>
          <w:rtl/>
        </w:rPr>
        <w:t xml:space="preserve">ميادة </w:t>
      </w:r>
      <w:r>
        <w:rPr>
          <w:rFonts w:hint="cs"/>
          <w:sz w:val="24"/>
          <w:szCs w:val="24"/>
          <w:rtl/>
        </w:rPr>
        <w:t xml:space="preserve">عبد القادر إسماعيل، المرجع نفسه، </w:t>
      </w:r>
      <w:r w:rsidRPr="00347B03">
        <w:rPr>
          <w:rFonts w:hint="cs"/>
          <w:sz w:val="24"/>
          <w:szCs w:val="24"/>
          <w:rtl/>
        </w:rPr>
        <w:t>ص 258</w:t>
      </w:r>
      <w:r>
        <w:rPr>
          <w:rFonts w:hint="cs"/>
          <w:sz w:val="24"/>
          <w:szCs w:val="24"/>
          <w:rtl/>
        </w:rPr>
        <w:t>.</w:t>
      </w:r>
    </w:p>
  </w:footnote>
  <w:footnote w:id="230">
    <w:p w14:paraId="77175E47" w14:textId="22796192" w:rsidR="00633B66" w:rsidRPr="00A0201C" w:rsidRDefault="00633B66" w:rsidP="00CE7BDC">
      <w:pPr>
        <w:pStyle w:val="Notedebasdepage"/>
        <w:ind w:firstLine="0"/>
        <w:rPr>
          <w:color w:val="000000" w:themeColor="text1"/>
          <w:sz w:val="24"/>
          <w:szCs w:val="24"/>
        </w:rPr>
      </w:pPr>
      <w:r w:rsidRPr="00347B03">
        <w:rPr>
          <w:rStyle w:val="Appelnotedebasdep"/>
          <w:sz w:val="24"/>
          <w:szCs w:val="24"/>
        </w:rPr>
        <w:footnoteRef/>
      </w:r>
      <w:r w:rsidRPr="00347B03">
        <w:rPr>
          <w:sz w:val="24"/>
          <w:szCs w:val="24"/>
          <w:rtl/>
        </w:rPr>
        <w:t xml:space="preserve"> </w:t>
      </w:r>
      <w:r w:rsidRPr="00347B03">
        <w:rPr>
          <w:rFonts w:hint="cs"/>
          <w:sz w:val="24"/>
          <w:szCs w:val="24"/>
          <w:rtl/>
        </w:rPr>
        <w:t>المرسوم التنفيذي رقم 188/31، مؤرخ في 04 جولية 1988، متعلق بتنظيم العلاقة بين الإدارة والمواطن الجريدة الرسمية العدد 27، الصادرة في 06 جولية 1988 ص13.</w:t>
      </w:r>
    </w:p>
  </w:footnote>
  <w:footnote w:id="231">
    <w:p w14:paraId="6BAF274F" w14:textId="110D3787" w:rsidR="00633B66" w:rsidRPr="00812C9F" w:rsidRDefault="00633B66" w:rsidP="0044294B">
      <w:pPr>
        <w:pStyle w:val="Notedebasdepage"/>
        <w:bidi w:val="0"/>
        <w:ind w:firstLine="0"/>
        <w:rPr>
          <w:color w:val="000000" w:themeColor="text1"/>
          <w:lang w:val="fr-FR"/>
        </w:rPr>
      </w:pPr>
      <w:r w:rsidRPr="00812C9F">
        <w:rPr>
          <w:rStyle w:val="Appelnotedebasdep"/>
          <w:color w:val="000000" w:themeColor="text1"/>
          <w:lang w:val="fr-FR"/>
        </w:rPr>
        <w:footnoteRef/>
      </w:r>
      <w:r w:rsidRPr="00812C9F">
        <w:rPr>
          <w:color w:val="000000" w:themeColor="text1"/>
          <w:rtl/>
          <w:lang w:val="fr-FR"/>
        </w:rPr>
        <w:t xml:space="preserve"> </w:t>
      </w:r>
      <w:r w:rsidRPr="00812C9F">
        <w:rPr>
          <w:sz w:val="26"/>
          <w:szCs w:val="26"/>
          <w:lang w:val="fr-FR"/>
        </w:rPr>
        <w:t>R</w:t>
      </w:r>
      <w:r w:rsidRPr="00812C9F">
        <w:rPr>
          <w:sz w:val="24"/>
          <w:szCs w:val="24"/>
          <w:lang w:val="fr-FR"/>
        </w:rPr>
        <w:t xml:space="preserve">achid zouaimia, La délégation de service public </w:t>
      </w:r>
      <w:r w:rsidRPr="00812C9F">
        <w:rPr>
          <w:sz w:val="22"/>
          <w:szCs w:val="22"/>
          <w:lang w:val="fr-FR"/>
        </w:rPr>
        <w:t>a</w:t>
      </w:r>
      <w:r w:rsidRPr="00812C9F">
        <w:rPr>
          <w:sz w:val="24"/>
          <w:szCs w:val="24"/>
          <w:lang w:val="fr-FR"/>
        </w:rPr>
        <w:t>u profit de personne prive</w:t>
      </w:r>
      <w:r w:rsidRPr="00812C9F">
        <w:rPr>
          <w:color w:val="000000" w:themeColor="text1"/>
          <w:lang w:val="fr-FR"/>
        </w:rPr>
        <w:t xml:space="preserve"> Op.Cit, p</w:t>
      </w:r>
      <w:r w:rsidRPr="00812C9F">
        <w:rPr>
          <w:color w:val="000000" w:themeColor="text1"/>
          <w:rtl/>
          <w:lang w:val="fr-FR"/>
        </w:rPr>
        <w:t xml:space="preserve"> </w:t>
      </w:r>
      <w:r w:rsidRPr="00812C9F">
        <w:rPr>
          <w:color w:val="000000" w:themeColor="text1"/>
          <w:lang w:val="fr-FR"/>
        </w:rPr>
        <w:t>57.</w:t>
      </w:r>
    </w:p>
  </w:footnote>
  <w:footnote w:id="232">
    <w:p w14:paraId="581C96A8" w14:textId="77777777" w:rsidR="00633B66" w:rsidRDefault="00633B66" w:rsidP="00C80152">
      <w:pPr>
        <w:pStyle w:val="Notedebasdepage"/>
        <w:ind w:firstLine="0"/>
        <w:rPr>
          <w:rFonts w:eastAsiaTheme="minorHAnsi"/>
          <w:sz w:val="24"/>
          <w:szCs w:val="24"/>
          <w:rtl/>
        </w:rPr>
      </w:pPr>
      <w:r w:rsidRPr="00594080">
        <w:rPr>
          <w:rStyle w:val="Appelnotedebasdep"/>
        </w:rPr>
        <w:footnoteRef/>
      </w:r>
      <w:r w:rsidRPr="00594080">
        <w:rPr>
          <w:sz w:val="24"/>
          <w:szCs w:val="24"/>
          <w:rtl/>
        </w:rPr>
        <w:t xml:space="preserve"> </w:t>
      </w:r>
      <w:r>
        <w:rPr>
          <w:rFonts w:hint="cs"/>
          <w:sz w:val="24"/>
          <w:szCs w:val="24"/>
          <w:rtl/>
        </w:rPr>
        <w:t xml:space="preserve"> </w:t>
      </w:r>
      <w:r w:rsidRPr="00A0201C">
        <w:rPr>
          <w:rFonts w:eastAsiaTheme="minorHAnsi" w:hint="cs"/>
          <w:sz w:val="24"/>
          <w:szCs w:val="24"/>
          <w:rtl/>
        </w:rPr>
        <w:t>القانون 11/10 المتعلق بالبلدية، المؤرخ في 22 جوان 2011، الجريدة الرسمية</w:t>
      </w:r>
      <w:r>
        <w:rPr>
          <w:rFonts w:eastAsiaTheme="minorHAnsi" w:hint="cs"/>
          <w:sz w:val="24"/>
          <w:szCs w:val="24"/>
          <w:rtl/>
        </w:rPr>
        <w:t>، العدد 37، المؤرخة في 03 جولية</w:t>
      </w:r>
      <w:r w:rsidRPr="00A0201C">
        <w:rPr>
          <w:rFonts w:eastAsiaTheme="minorHAnsi" w:hint="cs"/>
          <w:sz w:val="24"/>
          <w:szCs w:val="24"/>
          <w:rtl/>
        </w:rPr>
        <w:t xml:space="preserve"> </w:t>
      </w:r>
      <w:r>
        <w:rPr>
          <w:rFonts w:eastAsiaTheme="minorHAnsi" w:hint="cs"/>
          <w:sz w:val="24"/>
          <w:szCs w:val="24"/>
          <w:rtl/>
        </w:rPr>
        <w:t xml:space="preserve">    </w:t>
      </w:r>
    </w:p>
    <w:p w14:paraId="07F78DCD" w14:textId="53E384B6" w:rsidR="00633B66" w:rsidRDefault="00633B66" w:rsidP="00C80152">
      <w:pPr>
        <w:pStyle w:val="Notedebasdepage"/>
        <w:ind w:firstLine="0"/>
      </w:pPr>
      <w:r>
        <w:rPr>
          <w:rFonts w:eastAsiaTheme="minorHAnsi" w:hint="cs"/>
          <w:sz w:val="24"/>
          <w:szCs w:val="24"/>
          <w:rtl/>
        </w:rPr>
        <w:t xml:space="preserve">   </w:t>
      </w:r>
      <w:r w:rsidRPr="00A0201C">
        <w:rPr>
          <w:rFonts w:eastAsiaTheme="minorHAnsi" w:hint="cs"/>
          <w:sz w:val="24"/>
          <w:szCs w:val="24"/>
          <w:rtl/>
        </w:rPr>
        <w:t>ص 04</w:t>
      </w:r>
      <w:r>
        <w:rPr>
          <w:rFonts w:eastAsiaTheme="minorHAnsi" w:hint="cs"/>
          <w:sz w:val="24"/>
          <w:szCs w:val="24"/>
          <w:rtl/>
        </w:rPr>
        <w:t>.</w:t>
      </w:r>
    </w:p>
  </w:footnote>
  <w:footnote w:id="233">
    <w:p w14:paraId="1067D233" w14:textId="081E3A9A" w:rsidR="00633B66" w:rsidRPr="0035555C" w:rsidRDefault="00633B66" w:rsidP="00F74729">
      <w:pPr>
        <w:pStyle w:val="Notedebasdepage"/>
        <w:ind w:firstLine="0"/>
        <w:rPr>
          <w:sz w:val="24"/>
          <w:szCs w:val="24"/>
        </w:rPr>
      </w:pPr>
      <w:r w:rsidRPr="00B97D43">
        <w:rPr>
          <w:rStyle w:val="Appelnotedebasdep"/>
        </w:rPr>
        <w:footnoteRef/>
      </w:r>
      <w:r w:rsidRPr="00B97D43">
        <w:rPr>
          <w:rFonts w:hint="cs"/>
          <w:rtl/>
        </w:rPr>
        <w:t xml:space="preserve"> المادة </w:t>
      </w:r>
      <w:r>
        <w:rPr>
          <w:rFonts w:hint="cs"/>
          <w:rtl/>
        </w:rPr>
        <w:t>82</w:t>
      </w:r>
      <w:r w:rsidRPr="00B97D43">
        <w:rPr>
          <w:rFonts w:hint="cs"/>
          <w:rtl/>
        </w:rPr>
        <w:t xml:space="preserve"> </w:t>
      </w:r>
      <w:r w:rsidRPr="0035555C">
        <w:rPr>
          <w:rFonts w:hint="cs"/>
          <w:sz w:val="24"/>
          <w:szCs w:val="24"/>
          <w:rtl/>
        </w:rPr>
        <w:t>من المرسوم 18/199 السالف الذكر.</w:t>
      </w:r>
    </w:p>
  </w:footnote>
  <w:footnote w:id="234">
    <w:p w14:paraId="79797A0F" w14:textId="0ABACFD5" w:rsidR="00633B66" w:rsidRPr="00416ECF" w:rsidRDefault="00633B66" w:rsidP="00416ECF">
      <w:pPr>
        <w:pStyle w:val="Notedebasdepage"/>
        <w:ind w:firstLine="0"/>
      </w:pPr>
      <w:r w:rsidRPr="0035555C">
        <w:rPr>
          <w:rStyle w:val="Appelnotedebasdep"/>
          <w:sz w:val="24"/>
          <w:szCs w:val="24"/>
        </w:rPr>
        <w:footnoteRef/>
      </w:r>
      <w:r w:rsidRPr="0035555C">
        <w:rPr>
          <w:rFonts w:hint="cs"/>
          <w:sz w:val="24"/>
          <w:szCs w:val="24"/>
          <w:rtl/>
        </w:rPr>
        <w:t xml:space="preserve"> المواد 40،39 من المرسوم نفسه</w:t>
      </w:r>
      <w:r>
        <w:rPr>
          <w:rFonts w:hint="cs"/>
          <w:rtl/>
        </w:rPr>
        <w:t>.</w:t>
      </w:r>
    </w:p>
  </w:footnote>
  <w:footnote w:id="235">
    <w:p w14:paraId="6A30DDB1" w14:textId="65461767" w:rsidR="00633B66" w:rsidRPr="00594080" w:rsidRDefault="00633B66" w:rsidP="00C80152">
      <w:pPr>
        <w:pStyle w:val="Notedebasdepage"/>
        <w:ind w:firstLine="0"/>
      </w:pPr>
      <w:r w:rsidRPr="00594080">
        <w:rPr>
          <w:rStyle w:val="Appelnotedebasdep"/>
        </w:rPr>
        <w:footnoteRef/>
      </w:r>
      <w:r w:rsidRPr="00594080">
        <w:rPr>
          <w:rFonts w:eastAsiaTheme="minorHAnsi" w:hint="cs"/>
          <w:sz w:val="24"/>
          <w:szCs w:val="24"/>
          <w:rtl/>
        </w:rPr>
        <w:t xml:space="preserve"> المادة </w:t>
      </w:r>
      <w:r w:rsidRPr="00594080">
        <w:rPr>
          <w:rFonts w:eastAsiaTheme="minorHAnsi" w:hint="cs"/>
          <w:sz w:val="24"/>
          <w:szCs w:val="24"/>
        </w:rPr>
        <w:t>62</w:t>
      </w:r>
      <w:r w:rsidRPr="00594080">
        <w:rPr>
          <w:rFonts w:eastAsiaTheme="minorHAnsi" w:hint="cs"/>
          <w:sz w:val="24"/>
          <w:szCs w:val="24"/>
          <w:rtl/>
        </w:rPr>
        <w:t xml:space="preserve"> من المرسوم 18/199، السالف الذكر.</w:t>
      </w:r>
    </w:p>
  </w:footnote>
  <w:footnote w:id="236">
    <w:p w14:paraId="56AB9F67" w14:textId="0EEF0592" w:rsidR="00633B66" w:rsidRDefault="00633B66" w:rsidP="00E366DD">
      <w:pPr>
        <w:pStyle w:val="Notedebasdepage"/>
        <w:ind w:firstLine="0"/>
      </w:pPr>
      <w:r w:rsidRPr="00594080">
        <w:rPr>
          <w:rStyle w:val="Appelnotedebasdep"/>
        </w:rPr>
        <w:footnoteRef/>
      </w:r>
      <w:r w:rsidRPr="00594080">
        <w:rPr>
          <w:rFonts w:eastAsiaTheme="minorHAnsi" w:hint="cs"/>
          <w:sz w:val="24"/>
          <w:szCs w:val="24"/>
          <w:rtl/>
        </w:rPr>
        <w:t xml:space="preserve"> فوزية سكران، سلطة الإدارة في توقيع الجزاءا</w:t>
      </w:r>
      <w:r w:rsidRPr="00594080">
        <w:rPr>
          <w:rFonts w:eastAsiaTheme="minorHAnsi" w:hint="eastAsia"/>
          <w:sz w:val="24"/>
          <w:szCs w:val="24"/>
          <w:rtl/>
        </w:rPr>
        <w:t>ت</w:t>
      </w:r>
      <w:r w:rsidRPr="00594080">
        <w:rPr>
          <w:rFonts w:eastAsiaTheme="minorHAnsi" w:hint="cs"/>
          <w:sz w:val="24"/>
          <w:szCs w:val="24"/>
          <w:rtl/>
        </w:rPr>
        <w:t xml:space="preserve"> الإدارية على المتعاقدين معها في العقود الإدارية، دار الجامعة الجديدة، الإسكندرية، مصر، الطبعة الأولى2017</w:t>
      </w:r>
      <w:r>
        <w:rPr>
          <w:rFonts w:eastAsiaTheme="minorHAnsi" w:hint="cs"/>
          <w:sz w:val="24"/>
          <w:szCs w:val="24"/>
          <w:rtl/>
        </w:rPr>
        <w:t>،</w:t>
      </w:r>
      <w:r w:rsidRPr="00594080">
        <w:rPr>
          <w:rFonts w:eastAsiaTheme="minorHAnsi" w:hint="cs"/>
          <w:sz w:val="24"/>
          <w:szCs w:val="24"/>
          <w:rtl/>
        </w:rPr>
        <w:t xml:space="preserve"> ص 62.</w:t>
      </w:r>
    </w:p>
  </w:footnote>
  <w:footnote w:id="237">
    <w:p w14:paraId="1B635953" w14:textId="77777777" w:rsidR="00633B66" w:rsidRPr="00A64376" w:rsidRDefault="00633B66" w:rsidP="0020143F">
      <w:pPr>
        <w:pStyle w:val="Notedebasdepage"/>
        <w:ind w:firstLine="0"/>
        <w:rPr>
          <w:sz w:val="24"/>
          <w:szCs w:val="24"/>
        </w:rPr>
      </w:pPr>
      <w:r w:rsidRPr="00A64376">
        <w:rPr>
          <w:rStyle w:val="Appelnotedebasdep"/>
          <w:sz w:val="24"/>
          <w:szCs w:val="24"/>
        </w:rPr>
        <w:footnoteRef/>
      </w:r>
      <w:r>
        <w:rPr>
          <w:rFonts w:hint="cs"/>
          <w:sz w:val="24"/>
          <w:szCs w:val="24"/>
          <w:rtl/>
          <w:lang w:val="fr-FR"/>
        </w:rPr>
        <w:t xml:space="preserve"> </w:t>
      </w:r>
      <w:r w:rsidRPr="00A64376">
        <w:rPr>
          <w:rFonts w:hint="cs"/>
          <w:sz w:val="24"/>
          <w:szCs w:val="24"/>
          <w:rtl/>
          <w:lang w:val="fr-FR"/>
        </w:rPr>
        <w:t>بركيبة</w:t>
      </w:r>
      <w:r>
        <w:rPr>
          <w:rFonts w:hint="cs"/>
          <w:sz w:val="24"/>
          <w:szCs w:val="24"/>
          <w:rtl/>
          <w:lang w:val="fr-FR"/>
        </w:rPr>
        <w:t xml:space="preserve"> حسام الدين، مرجع سابق، ص</w:t>
      </w:r>
      <w:r w:rsidRPr="00A64376">
        <w:rPr>
          <w:rFonts w:hint="cs"/>
          <w:sz w:val="24"/>
          <w:szCs w:val="24"/>
          <w:rtl/>
          <w:lang w:val="fr-FR"/>
        </w:rPr>
        <w:t xml:space="preserve"> 149</w:t>
      </w:r>
      <w:r>
        <w:rPr>
          <w:rFonts w:hint="cs"/>
          <w:sz w:val="24"/>
          <w:szCs w:val="24"/>
          <w:rtl/>
          <w:lang w:val="fr-FR"/>
        </w:rPr>
        <w:t>.</w:t>
      </w:r>
    </w:p>
  </w:footnote>
  <w:footnote w:id="238">
    <w:p w14:paraId="18419550" w14:textId="03E31861" w:rsidR="00633B66" w:rsidRPr="003E60EC" w:rsidRDefault="00633B66" w:rsidP="003E60EC">
      <w:pPr>
        <w:pStyle w:val="Notedebasdepage"/>
        <w:ind w:firstLine="0"/>
        <w:rPr>
          <w:sz w:val="24"/>
          <w:szCs w:val="24"/>
        </w:rPr>
      </w:pPr>
      <w:r w:rsidRPr="003E60EC">
        <w:rPr>
          <w:rStyle w:val="Appelnotedebasdep"/>
          <w:sz w:val="24"/>
          <w:szCs w:val="24"/>
        </w:rPr>
        <w:footnoteRef/>
      </w:r>
      <w:r w:rsidRPr="003E60EC">
        <w:rPr>
          <w:sz w:val="24"/>
          <w:szCs w:val="24"/>
          <w:rtl/>
        </w:rPr>
        <w:t xml:space="preserve"> </w:t>
      </w:r>
      <w:r w:rsidRPr="003E60EC">
        <w:rPr>
          <w:rFonts w:hint="cs"/>
          <w:sz w:val="24"/>
          <w:szCs w:val="24"/>
          <w:rtl/>
        </w:rPr>
        <w:t>محمد محمد عبد اللطيف</w:t>
      </w:r>
      <w:r>
        <w:rPr>
          <w:rFonts w:hint="cs"/>
          <w:sz w:val="24"/>
          <w:szCs w:val="24"/>
          <w:rtl/>
        </w:rPr>
        <w:t>، مرجع سابق، ص</w:t>
      </w:r>
      <w:r w:rsidRPr="003E60EC">
        <w:rPr>
          <w:rFonts w:hint="cs"/>
          <w:sz w:val="24"/>
          <w:szCs w:val="24"/>
          <w:rtl/>
        </w:rPr>
        <w:t xml:space="preserve"> 183</w:t>
      </w:r>
      <w:r>
        <w:rPr>
          <w:rFonts w:hint="cs"/>
          <w:sz w:val="24"/>
          <w:szCs w:val="24"/>
          <w:rtl/>
        </w:rPr>
        <w:t>.</w:t>
      </w:r>
    </w:p>
  </w:footnote>
  <w:footnote w:id="239">
    <w:p w14:paraId="3652DDE1" w14:textId="0F5989F7" w:rsidR="00633B66" w:rsidRPr="003E60EC" w:rsidRDefault="00633B66" w:rsidP="007E4C25">
      <w:pPr>
        <w:pStyle w:val="Notedebasdepage"/>
        <w:ind w:firstLine="0"/>
        <w:rPr>
          <w:sz w:val="24"/>
          <w:szCs w:val="24"/>
        </w:rPr>
      </w:pPr>
      <w:r w:rsidRPr="003E60EC">
        <w:rPr>
          <w:rStyle w:val="Appelnotedebasdep"/>
          <w:sz w:val="24"/>
          <w:szCs w:val="24"/>
        </w:rPr>
        <w:footnoteRef/>
      </w:r>
      <w:r>
        <w:rPr>
          <w:rFonts w:hint="cs"/>
          <w:sz w:val="24"/>
          <w:szCs w:val="24"/>
          <w:rtl/>
        </w:rPr>
        <w:t xml:space="preserve"> وليد حيدر </w:t>
      </w:r>
      <w:r w:rsidRPr="003E60EC">
        <w:rPr>
          <w:rFonts w:hint="cs"/>
          <w:sz w:val="24"/>
          <w:szCs w:val="24"/>
          <w:rtl/>
        </w:rPr>
        <w:t>جابر</w:t>
      </w:r>
      <w:r>
        <w:rPr>
          <w:rFonts w:hint="cs"/>
          <w:sz w:val="24"/>
          <w:szCs w:val="24"/>
          <w:rtl/>
        </w:rPr>
        <w:t>، مرجع سابق، ص</w:t>
      </w:r>
      <w:r w:rsidRPr="003E60EC">
        <w:rPr>
          <w:rFonts w:hint="cs"/>
          <w:sz w:val="24"/>
          <w:szCs w:val="24"/>
          <w:rtl/>
        </w:rPr>
        <w:t xml:space="preserve"> 355</w:t>
      </w:r>
      <w:r>
        <w:rPr>
          <w:rFonts w:hint="cs"/>
          <w:sz w:val="24"/>
          <w:szCs w:val="24"/>
          <w:rtl/>
        </w:rPr>
        <w:t>.</w:t>
      </w:r>
    </w:p>
  </w:footnote>
  <w:footnote w:id="240">
    <w:p w14:paraId="04945526" w14:textId="6BFC712B" w:rsidR="00633B66" w:rsidRPr="003E60EC" w:rsidRDefault="00633B66" w:rsidP="00A64376">
      <w:pPr>
        <w:pStyle w:val="Notedebasdepage"/>
        <w:ind w:firstLine="0"/>
        <w:rPr>
          <w:sz w:val="24"/>
          <w:szCs w:val="24"/>
        </w:rPr>
      </w:pPr>
      <w:r w:rsidRPr="003E60EC">
        <w:rPr>
          <w:rStyle w:val="Appelnotedebasdep"/>
          <w:sz w:val="24"/>
          <w:szCs w:val="24"/>
        </w:rPr>
        <w:footnoteRef/>
      </w:r>
      <w:r w:rsidRPr="003E60EC">
        <w:rPr>
          <w:sz w:val="24"/>
          <w:szCs w:val="24"/>
          <w:rtl/>
        </w:rPr>
        <w:t xml:space="preserve"> </w:t>
      </w:r>
      <w:r w:rsidRPr="003E60EC">
        <w:rPr>
          <w:rFonts w:hint="cs"/>
          <w:sz w:val="24"/>
          <w:szCs w:val="24"/>
          <w:rtl/>
        </w:rPr>
        <w:t xml:space="preserve">بركيبة </w:t>
      </w:r>
      <w:r>
        <w:rPr>
          <w:rFonts w:hint="cs"/>
          <w:sz w:val="24"/>
          <w:szCs w:val="24"/>
          <w:rtl/>
        </w:rPr>
        <w:t>حسام الدين، مرجع سابق،</w:t>
      </w:r>
      <w:r w:rsidRPr="003E60EC">
        <w:rPr>
          <w:rFonts w:hint="cs"/>
          <w:sz w:val="24"/>
          <w:szCs w:val="24"/>
          <w:rtl/>
        </w:rPr>
        <w:t xml:space="preserve"> ص 304</w:t>
      </w:r>
      <w:r>
        <w:rPr>
          <w:rFonts w:hint="cs"/>
          <w:sz w:val="24"/>
          <w:szCs w:val="24"/>
          <w:rtl/>
        </w:rPr>
        <w:t>،</w:t>
      </w:r>
      <w:r w:rsidRPr="003E60EC">
        <w:rPr>
          <w:rFonts w:hint="cs"/>
          <w:sz w:val="24"/>
          <w:szCs w:val="24"/>
          <w:rtl/>
        </w:rPr>
        <w:t>305</w:t>
      </w:r>
      <w:r>
        <w:rPr>
          <w:rFonts w:hint="cs"/>
          <w:sz w:val="24"/>
          <w:szCs w:val="24"/>
          <w:rtl/>
        </w:rPr>
        <w:t>.</w:t>
      </w:r>
    </w:p>
  </w:footnote>
  <w:footnote w:id="241">
    <w:p w14:paraId="2BFF75CB" w14:textId="5A365038" w:rsidR="00633B66" w:rsidRPr="003E60EC" w:rsidRDefault="00633B66" w:rsidP="003E60EC">
      <w:pPr>
        <w:pStyle w:val="Notedebasdepage"/>
        <w:ind w:firstLine="0"/>
        <w:rPr>
          <w:sz w:val="24"/>
          <w:szCs w:val="24"/>
        </w:rPr>
      </w:pPr>
      <w:r w:rsidRPr="003E60EC">
        <w:rPr>
          <w:rStyle w:val="Appelnotedebasdep"/>
          <w:sz w:val="24"/>
          <w:szCs w:val="24"/>
        </w:rPr>
        <w:footnoteRef/>
      </w:r>
      <w:r w:rsidRPr="003E60EC">
        <w:rPr>
          <w:rFonts w:hint="cs"/>
          <w:sz w:val="24"/>
          <w:szCs w:val="24"/>
          <w:rtl/>
        </w:rPr>
        <w:t>حسن عبد الله حسن</w:t>
      </w:r>
      <w:r>
        <w:rPr>
          <w:rFonts w:hint="cs"/>
          <w:sz w:val="24"/>
          <w:szCs w:val="24"/>
          <w:rtl/>
        </w:rPr>
        <w:t>، مرجع سابق،</w:t>
      </w:r>
      <w:r w:rsidRPr="003E60EC">
        <w:rPr>
          <w:rFonts w:hint="cs"/>
          <w:sz w:val="24"/>
          <w:szCs w:val="24"/>
          <w:rtl/>
        </w:rPr>
        <w:t xml:space="preserve"> ص 444</w:t>
      </w:r>
      <w:r>
        <w:rPr>
          <w:rFonts w:hint="cs"/>
          <w:sz w:val="24"/>
          <w:szCs w:val="24"/>
          <w:rtl/>
        </w:rPr>
        <w:t>.</w:t>
      </w:r>
    </w:p>
  </w:footnote>
  <w:footnote w:id="242">
    <w:p w14:paraId="5A5829BF" w14:textId="37D9332D" w:rsidR="00633B66" w:rsidRPr="00A64376" w:rsidRDefault="00633B66" w:rsidP="00081BC4">
      <w:pPr>
        <w:ind w:firstLine="0"/>
        <w:rPr>
          <w:sz w:val="24"/>
          <w:szCs w:val="24"/>
        </w:rPr>
      </w:pPr>
      <w:r w:rsidRPr="00A64376">
        <w:rPr>
          <w:rStyle w:val="Appelnotedebasdep"/>
          <w:sz w:val="24"/>
          <w:szCs w:val="24"/>
        </w:rPr>
        <w:footnoteRef/>
      </w:r>
      <w:r w:rsidRPr="00A64376">
        <w:rPr>
          <w:rFonts w:hint="cs"/>
          <w:sz w:val="24"/>
          <w:szCs w:val="24"/>
          <w:rtl/>
        </w:rPr>
        <w:t>حسن عبد الله حسن</w:t>
      </w:r>
      <w:r>
        <w:rPr>
          <w:rFonts w:hint="cs"/>
          <w:sz w:val="24"/>
          <w:szCs w:val="24"/>
          <w:rtl/>
        </w:rPr>
        <w:t>، المرجع نفسه،</w:t>
      </w:r>
      <w:r w:rsidRPr="00A64376">
        <w:rPr>
          <w:rFonts w:hint="cs"/>
          <w:sz w:val="24"/>
          <w:szCs w:val="24"/>
          <w:rtl/>
        </w:rPr>
        <w:t xml:space="preserve"> ص 445</w:t>
      </w:r>
      <w:r>
        <w:rPr>
          <w:rFonts w:hint="cs"/>
          <w:sz w:val="24"/>
          <w:szCs w:val="24"/>
          <w:rtl/>
        </w:rPr>
        <w:t>.</w:t>
      </w:r>
    </w:p>
  </w:footnote>
  <w:footnote w:id="243">
    <w:p w14:paraId="07095F2E" w14:textId="77777777" w:rsidR="00633B66" w:rsidRPr="00063564" w:rsidRDefault="00633B66" w:rsidP="00EE6414">
      <w:pPr>
        <w:pStyle w:val="Notedebasdepage"/>
        <w:ind w:firstLine="0"/>
        <w:rPr>
          <w:sz w:val="24"/>
          <w:szCs w:val="24"/>
        </w:rPr>
      </w:pPr>
      <w:r w:rsidRPr="00063564">
        <w:rPr>
          <w:rStyle w:val="Appelnotedebasdep"/>
          <w:sz w:val="24"/>
          <w:szCs w:val="24"/>
        </w:rPr>
        <w:footnoteRef/>
      </w:r>
      <w:r w:rsidRPr="00063564">
        <w:rPr>
          <w:sz w:val="24"/>
          <w:szCs w:val="24"/>
          <w:rtl/>
        </w:rPr>
        <w:t xml:space="preserve"> </w:t>
      </w:r>
      <w:r w:rsidRPr="00063564">
        <w:rPr>
          <w:rFonts w:hint="cs"/>
          <w:sz w:val="24"/>
          <w:szCs w:val="24"/>
          <w:rtl/>
          <w:lang w:val="fr-FR"/>
        </w:rPr>
        <w:t xml:space="preserve">يركيبة </w:t>
      </w:r>
      <w:r>
        <w:rPr>
          <w:rFonts w:hint="cs"/>
          <w:sz w:val="24"/>
          <w:szCs w:val="24"/>
          <w:rtl/>
          <w:lang w:val="fr-FR"/>
        </w:rPr>
        <w:t>حسام الدين، مرجع سابق، ص</w:t>
      </w:r>
      <w:r w:rsidRPr="00063564">
        <w:rPr>
          <w:rFonts w:hint="cs"/>
          <w:sz w:val="24"/>
          <w:szCs w:val="24"/>
          <w:rtl/>
          <w:lang w:val="fr-FR"/>
        </w:rPr>
        <w:t xml:space="preserve"> 304</w:t>
      </w:r>
    </w:p>
  </w:footnote>
  <w:footnote w:id="244">
    <w:p w14:paraId="3970AF70" w14:textId="114AE040" w:rsidR="00633B66" w:rsidRPr="00CD2A7E" w:rsidRDefault="00633B66" w:rsidP="00EE6414">
      <w:pPr>
        <w:pStyle w:val="Notedebasdepage"/>
        <w:ind w:firstLine="0"/>
        <w:rPr>
          <w:sz w:val="24"/>
          <w:szCs w:val="24"/>
        </w:rPr>
      </w:pPr>
      <w:r w:rsidRPr="00CD2A7E">
        <w:rPr>
          <w:rStyle w:val="Appelnotedebasdep"/>
          <w:sz w:val="24"/>
          <w:szCs w:val="24"/>
        </w:rPr>
        <w:footnoteRef/>
      </w:r>
      <w:r w:rsidRPr="00CD2A7E">
        <w:rPr>
          <w:rFonts w:hint="cs"/>
          <w:sz w:val="24"/>
          <w:szCs w:val="24"/>
          <w:rtl/>
        </w:rPr>
        <w:t xml:space="preserve"> وليد </w:t>
      </w:r>
      <w:r>
        <w:rPr>
          <w:rFonts w:hint="cs"/>
          <w:sz w:val="24"/>
          <w:szCs w:val="24"/>
          <w:rtl/>
        </w:rPr>
        <w:t xml:space="preserve">حيدر جابر، مرجع سابق، </w:t>
      </w:r>
      <w:r w:rsidRPr="00CD2A7E">
        <w:rPr>
          <w:rFonts w:hint="cs"/>
          <w:sz w:val="24"/>
          <w:szCs w:val="24"/>
          <w:rtl/>
        </w:rPr>
        <w:t xml:space="preserve">ص </w:t>
      </w:r>
      <w:r>
        <w:rPr>
          <w:rFonts w:hint="cs"/>
          <w:sz w:val="24"/>
          <w:szCs w:val="24"/>
          <w:rtl/>
        </w:rPr>
        <w:t>345، 346.</w:t>
      </w:r>
    </w:p>
  </w:footnote>
  <w:footnote w:id="245">
    <w:p w14:paraId="2A3A0991" w14:textId="147B0985" w:rsidR="00633B66" w:rsidRPr="00063564" w:rsidRDefault="00633B66" w:rsidP="00081BC4">
      <w:pPr>
        <w:pStyle w:val="Notedebasdepage"/>
        <w:ind w:firstLine="0"/>
        <w:rPr>
          <w:sz w:val="24"/>
          <w:szCs w:val="24"/>
        </w:rPr>
      </w:pPr>
      <w:r w:rsidRPr="00063564">
        <w:rPr>
          <w:rStyle w:val="Appelnotedebasdep"/>
          <w:sz w:val="24"/>
          <w:szCs w:val="24"/>
        </w:rPr>
        <w:footnoteRef/>
      </w:r>
      <w:r w:rsidRPr="00063564">
        <w:rPr>
          <w:sz w:val="24"/>
          <w:szCs w:val="24"/>
          <w:rtl/>
        </w:rPr>
        <w:t xml:space="preserve"> </w:t>
      </w:r>
      <w:r w:rsidRPr="00063564">
        <w:rPr>
          <w:rFonts w:hint="cs"/>
          <w:sz w:val="24"/>
          <w:szCs w:val="24"/>
          <w:rtl/>
          <w:lang w:val="fr-FR"/>
        </w:rPr>
        <w:t>بركيبة،</w:t>
      </w:r>
      <w:r>
        <w:rPr>
          <w:rFonts w:hint="cs"/>
          <w:sz w:val="24"/>
          <w:szCs w:val="24"/>
          <w:rtl/>
          <w:lang w:val="fr-FR"/>
        </w:rPr>
        <w:t xml:space="preserve"> مرجع سابق، </w:t>
      </w:r>
      <w:r w:rsidRPr="00063564">
        <w:rPr>
          <w:rFonts w:hint="cs"/>
          <w:sz w:val="24"/>
          <w:szCs w:val="24"/>
          <w:rtl/>
          <w:lang w:val="fr-FR"/>
        </w:rPr>
        <w:t>ص 305</w:t>
      </w:r>
      <w:r>
        <w:rPr>
          <w:rFonts w:hint="cs"/>
          <w:sz w:val="24"/>
          <w:szCs w:val="24"/>
          <w:rtl/>
          <w:lang w:val="fr-FR"/>
        </w:rPr>
        <w:t>.</w:t>
      </w:r>
    </w:p>
  </w:footnote>
  <w:footnote w:id="246">
    <w:p w14:paraId="1968C4C4" w14:textId="4E01A8A8" w:rsidR="00633B66" w:rsidRPr="007144CE" w:rsidRDefault="00633B66" w:rsidP="0015642D">
      <w:pPr>
        <w:ind w:firstLine="0"/>
        <w:rPr>
          <w:sz w:val="24"/>
          <w:szCs w:val="24"/>
        </w:rPr>
      </w:pPr>
      <w:r w:rsidRPr="007144CE">
        <w:rPr>
          <w:rStyle w:val="Appelnotedebasdep"/>
          <w:sz w:val="24"/>
          <w:szCs w:val="24"/>
        </w:rPr>
        <w:footnoteRef/>
      </w:r>
      <w:r w:rsidRPr="007144CE">
        <w:rPr>
          <w:sz w:val="24"/>
          <w:szCs w:val="24"/>
          <w:rtl/>
        </w:rPr>
        <w:t xml:space="preserve"> </w:t>
      </w:r>
      <w:r w:rsidRPr="007144CE">
        <w:rPr>
          <w:rFonts w:hint="cs"/>
          <w:sz w:val="24"/>
          <w:szCs w:val="24"/>
          <w:rtl/>
        </w:rPr>
        <w:t xml:space="preserve">كمال طلبة، </w:t>
      </w:r>
      <w:r>
        <w:rPr>
          <w:rFonts w:hint="cs"/>
          <w:sz w:val="24"/>
          <w:szCs w:val="24"/>
          <w:rtl/>
        </w:rPr>
        <w:t>مرجع سابق</w:t>
      </w:r>
      <w:r w:rsidRPr="007144CE">
        <w:rPr>
          <w:rFonts w:hint="cs"/>
          <w:sz w:val="24"/>
          <w:szCs w:val="24"/>
          <w:rtl/>
        </w:rPr>
        <w:t>، ص 218.</w:t>
      </w:r>
    </w:p>
  </w:footnote>
  <w:footnote w:id="247">
    <w:p w14:paraId="63514B19" w14:textId="77777777" w:rsidR="00633B66" w:rsidRDefault="00633B66" w:rsidP="000850A8">
      <w:pPr>
        <w:ind w:firstLine="0"/>
      </w:pPr>
      <w:r w:rsidRPr="007144CE">
        <w:rPr>
          <w:rStyle w:val="Appelnotedebasdep"/>
          <w:sz w:val="24"/>
          <w:szCs w:val="24"/>
        </w:rPr>
        <w:footnoteRef/>
      </w:r>
      <w:r w:rsidRPr="007144CE">
        <w:rPr>
          <w:rFonts w:hint="cs"/>
          <w:sz w:val="24"/>
          <w:szCs w:val="24"/>
          <w:rtl/>
        </w:rPr>
        <w:t xml:space="preserve"> نادية ضرفي، المرفق العام بين ضمان المصلحة العامة وهدف المردودية، </w:t>
      </w:r>
      <w:r>
        <w:rPr>
          <w:rFonts w:hint="cs"/>
          <w:sz w:val="24"/>
          <w:szCs w:val="24"/>
          <w:rtl/>
        </w:rPr>
        <w:t xml:space="preserve">مرجع سابق، </w:t>
      </w:r>
      <w:r w:rsidRPr="007144CE">
        <w:rPr>
          <w:sz w:val="24"/>
          <w:szCs w:val="24"/>
          <w:rtl/>
        </w:rPr>
        <w:t>ص</w:t>
      </w:r>
      <w:r w:rsidRPr="007144CE">
        <w:rPr>
          <w:rFonts w:hint="cs"/>
          <w:sz w:val="24"/>
          <w:szCs w:val="24"/>
          <w:rtl/>
        </w:rPr>
        <w:t>299.</w:t>
      </w:r>
    </w:p>
  </w:footnote>
  <w:footnote w:id="248">
    <w:p w14:paraId="2E444A23" w14:textId="77777777" w:rsidR="00633B66" w:rsidRPr="00063564" w:rsidRDefault="00633B66" w:rsidP="00F046F3">
      <w:pPr>
        <w:pStyle w:val="Notedebasdepage"/>
        <w:ind w:firstLine="0"/>
        <w:rPr>
          <w:sz w:val="24"/>
          <w:szCs w:val="24"/>
        </w:rPr>
      </w:pPr>
      <w:r w:rsidRPr="00063564">
        <w:rPr>
          <w:rStyle w:val="Appelnotedebasdep"/>
          <w:sz w:val="24"/>
          <w:szCs w:val="24"/>
        </w:rPr>
        <w:footnoteRef/>
      </w:r>
      <w:r w:rsidRPr="00063564">
        <w:rPr>
          <w:rFonts w:hint="cs"/>
          <w:sz w:val="24"/>
          <w:szCs w:val="24"/>
          <w:rtl/>
        </w:rPr>
        <w:t xml:space="preserve"> محمد عبد الطيف</w:t>
      </w:r>
      <w:r>
        <w:rPr>
          <w:rFonts w:hint="cs"/>
          <w:sz w:val="24"/>
          <w:szCs w:val="24"/>
          <w:rtl/>
        </w:rPr>
        <w:t>، مرجع سابق،</w:t>
      </w:r>
      <w:r w:rsidRPr="00063564">
        <w:rPr>
          <w:rFonts w:hint="cs"/>
          <w:sz w:val="24"/>
          <w:szCs w:val="24"/>
          <w:rtl/>
        </w:rPr>
        <w:t xml:space="preserve"> ص 97</w:t>
      </w:r>
      <w:r>
        <w:rPr>
          <w:rFonts w:hint="cs"/>
          <w:sz w:val="24"/>
          <w:szCs w:val="24"/>
          <w:rtl/>
        </w:rPr>
        <w:t>.</w:t>
      </w:r>
    </w:p>
  </w:footnote>
  <w:footnote w:id="249">
    <w:p w14:paraId="3D8CB5ED" w14:textId="77777777" w:rsidR="00633B66" w:rsidRPr="00E83E4F" w:rsidRDefault="00633B66" w:rsidP="00BA4FF7">
      <w:pPr>
        <w:pStyle w:val="Notedebasdepage"/>
        <w:ind w:firstLine="0"/>
        <w:rPr>
          <w:sz w:val="24"/>
          <w:szCs w:val="24"/>
        </w:rPr>
      </w:pPr>
      <w:r w:rsidRPr="00E83E4F">
        <w:rPr>
          <w:rStyle w:val="Appelnotedebasdep"/>
          <w:sz w:val="24"/>
          <w:szCs w:val="24"/>
        </w:rPr>
        <w:footnoteRef/>
      </w:r>
      <w:r w:rsidRPr="00E83E4F">
        <w:rPr>
          <w:rFonts w:hint="cs"/>
          <w:sz w:val="24"/>
          <w:szCs w:val="24"/>
          <w:rtl/>
        </w:rPr>
        <w:t xml:space="preserve"> محمد يعرب الشرع، دور القطاع الخاص في إدارة المرافق العامة الاقتصادية، مرجع سابق، ص 11.</w:t>
      </w:r>
    </w:p>
  </w:footnote>
  <w:footnote w:id="250">
    <w:p w14:paraId="766ABA87" w14:textId="77777777" w:rsidR="00633B66" w:rsidRDefault="00633B66" w:rsidP="00C35555">
      <w:pPr>
        <w:pStyle w:val="Notedebasdepage"/>
        <w:ind w:firstLine="0"/>
      </w:pPr>
      <w:r w:rsidRPr="007D0BA0">
        <w:rPr>
          <w:rStyle w:val="Appelnotedebasdep"/>
          <w:sz w:val="24"/>
          <w:szCs w:val="24"/>
        </w:rPr>
        <w:footnoteRef/>
      </w:r>
      <w:r w:rsidRPr="007D0BA0">
        <w:rPr>
          <w:rFonts w:hint="cs"/>
          <w:sz w:val="24"/>
          <w:szCs w:val="24"/>
          <w:rtl/>
        </w:rPr>
        <w:t xml:space="preserve"> علاء العناني،</w:t>
      </w:r>
      <w:r>
        <w:rPr>
          <w:rFonts w:hint="cs"/>
          <w:sz w:val="24"/>
          <w:szCs w:val="24"/>
          <w:rtl/>
        </w:rPr>
        <w:t xml:space="preserve"> المرجع نفسه، </w:t>
      </w:r>
      <w:r w:rsidRPr="007D0BA0">
        <w:rPr>
          <w:rFonts w:hint="cs"/>
          <w:sz w:val="24"/>
          <w:szCs w:val="24"/>
          <w:rtl/>
        </w:rPr>
        <w:t>ص314</w:t>
      </w:r>
      <w:r>
        <w:rPr>
          <w:rFonts w:hint="cs"/>
          <w:sz w:val="24"/>
          <w:szCs w:val="24"/>
          <w:rtl/>
        </w:rPr>
        <w:t>.</w:t>
      </w:r>
    </w:p>
  </w:footnote>
  <w:footnote w:id="251">
    <w:p w14:paraId="4591097D" w14:textId="457070C7" w:rsidR="00633B66" w:rsidRPr="00CD74B9" w:rsidRDefault="00633B66" w:rsidP="002864B5">
      <w:pPr>
        <w:ind w:firstLine="0"/>
        <w:rPr>
          <w:sz w:val="24"/>
          <w:szCs w:val="24"/>
        </w:rPr>
      </w:pPr>
      <w:r>
        <w:rPr>
          <w:rFonts w:hint="cs"/>
          <w:color w:val="000000" w:themeColor="text1"/>
          <w:sz w:val="24"/>
          <w:szCs w:val="24"/>
          <w:rtl/>
        </w:rPr>
        <w:t xml:space="preserve"> </w:t>
      </w:r>
      <w:r w:rsidRPr="00CD74B9">
        <w:rPr>
          <w:rStyle w:val="Appelnotedebasdep"/>
          <w:sz w:val="24"/>
          <w:szCs w:val="24"/>
        </w:rPr>
        <w:footnoteRef/>
      </w:r>
      <w:r>
        <w:rPr>
          <w:rFonts w:hint="cs"/>
          <w:color w:val="000000" w:themeColor="text1"/>
          <w:sz w:val="24"/>
          <w:szCs w:val="24"/>
          <w:rtl/>
        </w:rPr>
        <w:t xml:space="preserve"> </w:t>
      </w:r>
      <w:r w:rsidRPr="00CD74B9">
        <w:rPr>
          <w:rFonts w:hint="cs"/>
          <w:sz w:val="24"/>
          <w:szCs w:val="24"/>
          <w:rtl/>
        </w:rPr>
        <w:t xml:space="preserve">ضريفي </w:t>
      </w:r>
      <w:r>
        <w:rPr>
          <w:rFonts w:hint="cs"/>
          <w:sz w:val="24"/>
          <w:szCs w:val="24"/>
          <w:rtl/>
        </w:rPr>
        <w:t xml:space="preserve">نادية، تفويض المرفق العام بين ضمان المصلحة العامة وهدف المردودية، مرجع سابق، </w:t>
      </w:r>
      <w:r w:rsidRPr="00CD74B9">
        <w:rPr>
          <w:rFonts w:hint="cs"/>
          <w:sz w:val="24"/>
          <w:szCs w:val="24"/>
          <w:rtl/>
        </w:rPr>
        <w:t>ص 186</w:t>
      </w:r>
      <w:r>
        <w:rPr>
          <w:rFonts w:hint="cs"/>
          <w:sz w:val="24"/>
          <w:szCs w:val="24"/>
          <w:rtl/>
        </w:rPr>
        <w:t>.</w:t>
      </w:r>
    </w:p>
  </w:footnote>
  <w:footnote w:id="252">
    <w:p w14:paraId="3714CAFA" w14:textId="77777777" w:rsidR="00633B66" w:rsidRPr="00CD74B9" w:rsidRDefault="00633B66" w:rsidP="00FA2DC7">
      <w:pPr>
        <w:pStyle w:val="Notedebasdepage"/>
        <w:ind w:firstLine="0"/>
        <w:rPr>
          <w:sz w:val="24"/>
          <w:szCs w:val="24"/>
        </w:rPr>
      </w:pPr>
      <w:r w:rsidRPr="00CD74B9">
        <w:rPr>
          <w:rStyle w:val="Appelnotedebasdep"/>
          <w:sz w:val="24"/>
          <w:szCs w:val="24"/>
        </w:rPr>
        <w:footnoteRef/>
      </w:r>
      <w:r w:rsidRPr="00CD74B9">
        <w:rPr>
          <w:sz w:val="24"/>
          <w:szCs w:val="24"/>
          <w:rtl/>
        </w:rPr>
        <w:t xml:space="preserve"> </w:t>
      </w:r>
      <w:r>
        <w:rPr>
          <w:rFonts w:hint="cs"/>
          <w:sz w:val="24"/>
          <w:szCs w:val="24"/>
          <w:rtl/>
        </w:rPr>
        <w:t xml:space="preserve"> عبد الكريم </w:t>
      </w:r>
      <w:r w:rsidRPr="00CD74B9">
        <w:rPr>
          <w:rFonts w:hint="cs"/>
          <w:sz w:val="24"/>
          <w:szCs w:val="24"/>
          <w:rtl/>
        </w:rPr>
        <w:t>الشاطر</w:t>
      </w:r>
      <w:r>
        <w:rPr>
          <w:rFonts w:hint="cs"/>
          <w:sz w:val="24"/>
          <w:szCs w:val="24"/>
          <w:rtl/>
        </w:rPr>
        <w:t>، مرجع سابق،</w:t>
      </w:r>
      <w:r w:rsidRPr="00CD74B9">
        <w:rPr>
          <w:rFonts w:hint="cs"/>
          <w:sz w:val="24"/>
          <w:szCs w:val="24"/>
          <w:rtl/>
        </w:rPr>
        <w:t xml:space="preserve"> ص 137.</w:t>
      </w:r>
    </w:p>
  </w:footnote>
  <w:footnote w:id="253">
    <w:p w14:paraId="367EDE24" w14:textId="77777777" w:rsidR="00633B66" w:rsidRPr="00CD74B9" w:rsidRDefault="00633B66" w:rsidP="00250CBE">
      <w:pPr>
        <w:pStyle w:val="Notedebasdepage"/>
        <w:ind w:firstLine="0"/>
        <w:rPr>
          <w:sz w:val="24"/>
          <w:szCs w:val="24"/>
        </w:rPr>
      </w:pPr>
      <w:r w:rsidRPr="00CD74B9">
        <w:rPr>
          <w:rStyle w:val="Appelnotedebasdep"/>
          <w:sz w:val="24"/>
          <w:szCs w:val="24"/>
        </w:rPr>
        <w:footnoteRef/>
      </w:r>
      <w:r>
        <w:rPr>
          <w:rFonts w:hint="cs"/>
          <w:sz w:val="24"/>
          <w:szCs w:val="24"/>
          <w:rtl/>
        </w:rPr>
        <w:t xml:space="preserve"> </w:t>
      </w:r>
      <w:r w:rsidRPr="00CD74B9">
        <w:rPr>
          <w:rFonts w:hint="cs"/>
          <w:sz w:val="24"/>
          <w:szCs w:val="24"/>
          <w:rtl/>
        </w:rPr>
        <w:t>سامال إسكندر محمد الباجلان، سلطات الإدارة والقيود الواردة عليه</w:t>
      </w:r>
      <w:r>
        <w:rPr>
          <w:rFonts w:hint="cs"/>
          <w:sz w:val="24"/>
          <w:szCs w:val="24"/>
          <w:rtl/>
        </w:rPr>
        <w:t>ا في العقود الإدارية، دار الفكر الجامعي الإسكندرية، مصر، طبعة 2017،</w:t>
      </w:r>
      <w:r w:rsidRPr="00CD74B9">
        <w:rPr>
          <w:rFonts w:hint="cs"/>
          <w:sz w:val="24"/>
          <w:szCs w:val="24"/>
          <w:rtl/>
        </w:rPr>
        <w:t xml:space="preserve"> ص 42.</w:t>
      </w:r>
    </w:p>
  </w:footnote>
  <w:footnote w:id="254">
    <w:p w14:paraId="43509582" w14:textId="77777777" w:rsidR="00633B66" w:rsidRPr="00B0651E" w:rsidRDefault="00633B66" w:rsidP="00105EFF">
      <w:pPr>
        <w:ind w:firstLine="0"/>
        <w:jc w:val="left"/>
        <w:rPr>
          <w:sz w:val="24"/>
          <w:szCs w:val="24"/>
        </w:rPr>
      </w:pPr>
      <w:r w:rsidRPr="00B0651E">
        <w:rPr>
          <w:rStyle w:val="Appelnotedebasdep"/>
          <w:sz w:val="24"/>
          <w:szCs w:val="24"/>
        </w:rPr>
        <w:footnoteRef/>
      </w:r>
      <w:r w:rsidRPr="00B0651E">
        <w:rPr>
          <w:sz w:val="24"/>
          <w:szCs w:val="24"/>
          <w:rtl/>
        </w:rPr>
        <w:t xml:space="preserve"> </w:t>
      </w:r>
      <w:r w:rsidRPr="00B0651E">
        <w:rPr>
          <w:rFonts w:hint="cs"/>
          <w:sz w:val="24"/>
          <w:szCs w:val="24"/>
          <w:rtl/>
        </w:rPr>
        <w:t>وليد</w:t>
      </w:r>
      <w:r>
        <w:rPr>
          <w:rFonts w:hint="cs"/>
          <w:sz w:val="24"/>
          <w:szCs w:val="24"/>
          <w:rtl/>
        </w:rPr>
        <w:t xml:space="preserve"> حيدر جابر، مرجع سابق،</w:t>
      </w:r>
      <w:r w:rsidRPr="00B0651E">
        <w:rPr>
          <w:rFonts w:hint="cs"/>
          <w:sz w:val="24"/>
          <w:szCs w:val="24"/>
          <w:rtl/>
        </w:rPr>
        <w:t xml:space="preserve"> ص 344</w:t>
      </w:r>
      <w:r>
        <w:rPr>
          <w:rFonts w:hint="cs"/>
          <w:sz w:val="24"/>
          <w:szCs w:val="24"/>
          <w:rtl/>
        </w:rPr>
        <w:t>.</w:t>
      </w:r>
      <w:r w:rsidRPr="00B0651E">
        <w:rPr>
          <w:rFonts w:hint="cs"/>
          <w:sz w:val="24"/>
          <w:szCs w:val="24"/>
          <w:rtl/>
        </w:rPr>
        <w:t xml:space="preserve"> </w:t>
      </w:r>
    </w:p>
  </w:footnote>
  <w:footnote w:id="255">
    <w:p w14:paraId="6A30B990" w14:textId="77777777" w:rsidR="00633B66" w:rsidRPr="00CD74B9" w:rsidRDefault="00633B66" w:rsidP="00105EFF">
      <w:pPr>
        <w:pStyle w:val="Notedebasdepage"/>
        <w:ind w:firstLine="0"/>
        <w:rPr>
          <w:sz w:val="24"/>
          <w:szCs w:val="24"/>
        </w:rPr>
      </w:pPr>
      <w:r w:rsidRPr="00CD74B9">
        <w:rPr>
          <w:rStyle w:val="Appelnotedebasdep"/>
          <w:sz w:val="24"/>
          <w:szCs w:val="24"/>
        </w:rPr>
        <w:footnoteRef/>
      </w:r>
      <w:r>
        <w:rPr>
          <w:rFonts w:hint="cs"/>
          <w:sz w:val="24"/>
          <w:szCs w:val="24"/>
          <w:rtl/>
        </w:rPr>
        <w:t xml:space="preserve">  يوسف بن مصبح بن سعيد الشكيلي، مرجع سابق،</w:t>
      </w:r>
      <w:r w:rsidRPr="00CD74B9">
        <w:rPr>
          <w:rFonts w:hint="cs"/>
          <w:sz w:val="24"/>
          <w:szCs w:val="24"/>
          <w:rtl/>
        </w:rPr>
        <w:t xml:space="preserve"> ص 186</w:t>
      </w:r>
      <w:r>
        <w:rPr>
          <w:rFonts w:hint="cs"/>
          <w:sz w:val="24"/>
          <w:szCs w:val="24"/>
          <w:rtl/>
        </w:rPr>
        <w:t>.</w:t>
      </w:r>
    </w:p>
  </w:footnote>
  <w:footnote w:id="256">
    <w:p w14:paraId="5DB2E75B" w14:textId="25DA7CD9" w:rsidR="00633B66" w:rsidRPr="00B0651E" w:rsidRDefault="00633B66" w:rsidP="00C65215">
      <w:pPr>
        <w:pStyle w:val="Notedebasdepage"/>
        <w:ind w:firstLine="0"/>
        <w:rPr>
          <w:sz w:val="24"/>
          <w:szCs w:val="24"/>
        </w:rPr>
      </w:pPr>
      <w:r w:rsidRPr="00B0651E">
        <w:rPr>
          <w:rStyle w:val="Appelnotedebasdep"/>
          <w:sz w:val="24"/>
          <w:szCs w:val="24"/>
        </w:rPr>
        <w:footnoteRef/>
      </w:r>
      <w:r w:rsidRPr="00B0651E">
        <w:rPr>
          <w:rFonts w:hint="cs"/>
          <w:sz w:val="24"/>
          <w:szCs w:val="24"/>
          <w:rtl/>
        </w:rPr>
        <w:t xml:space="preserve"> </w:t>
      </w:r>
      <w:r>
        <w:rPr>
          <w:rFonts w:hint="cs"/>
          <w:sz w:val="24"/>
          <w:szCs w:val="24"/>
          <w:rtl/>
        </w:rPr>
        <w:t xml:space="preserve">محمد عبد الحميد </w:t>
      </w:r>
      <w:r w:rsidRPr="00B0651E">
        <w:rPr>
          <w:rFonts w:hint="cs"/>
          <w:sz w:val="24"/>
          <w:szCs w:val="24"/>
          <w:rtl/>
        </w:rPr>
        <w:t>ابوزيد</w:t>
      </w:r>
      <w:r>
        <w:rPr>
          <w:rFonts w:hint="cs"/>
          <w:sz w:val="24"/>
          <w:szCs w:val="24"/>
          <w:rtl/>
        </w:rPr>
        <w:t>، مرجع سابق، ص</w:t>
      </w:r>
      <w:r w:rsidRPr="00B0651E">
        <w:rPr>
          <w:rFonts w:hint="cs"/>
          <w:sz w:val="24"/>
          <w:szCs w:val="24"/>
          <w:rtl/>
        </w:rPr>
        <w:t xml:space="preserve"> 208.</w:t>
      </w:r>
    </w:p>
  </w:footnote>
  <w:footnote w:id="257">
    <w:p w14:paraId="5FC1BEDE" w14:textId="77777777" w:rsidR="00633B66" w:rsidRPr="00B0651E" w:rsidRDefault="00633B66" w:rsidP="003A7A24">
      <w:pPr>
        <w:pStyle w:val="Notedebasdepage"/>
        <w:ind w:firstLine="0"/>
        <w:rPr>
          <w:sz w:val="24"/>
          <w:szCs w:val="24"/>
        </w:rPr>
      </w:pPr>
      <w:r w:rsidRPr="00B0651E">
        <w:rPr>
          <w:rStyle w:val="Appelnotedebasdep"/>
          <w:sz w:val="24"/>
          <w:szCs w:val="24"/>
        </w:rPr>
        <w:footnoteRef/>
      </w:r>
      <w:r>
        <w:rPr>
          <w:rFonts w:hint="cs"/>
          <w:sz w:val="24"/>
          <w:szCs w:val="24"/>
          <w:rtl/>
        </w:rPr>
        <w:t xml:space="preserve"> محمد عبد اللطيف، المرجع نفسه، ص</w:t>
      </w:r>
      <w:r w:rsidRPr="00B0651E">
        <w:rPr>
          <w:rFonts w:hint="cs"/>
          <w:sz w:val="24"/>
          <w:szCs w:val="24"/>
          <w:rtl/>
        </w:rPr>
        <w:t xml:space="preserve"> 183</w:t>
      </w:r>
      <w:r>
        <w:rPr>
          <w:rFonts w:hint="cs"/>
          <w:sz w:val="24"/>
          <w:szCs w:val="24"/>
          <w:rtl/>
        </w:rPr>
        <w:t>.</w:t>
      </w:r>
    </w:p>
  </w:footnote>
  <w:footnote w:id="258">
    <w:p w14:paraId="386E97A9" w14:textId="77777777" w:rsidR="00633B66" w:rsidRPr="00CD74B9" w:rsidRDefault="00633B66" w:rsidP="003D29D3">
      <w:pPr>
        <w:ind w:firstLine="0"/>
        <w:rPr>
          <w:sz w:val="24"/>
          <w:szCs w:val="24"/>
        </w:rPr>
      </w:pPr>
      <w:r>
        <w:rPr>
          <w:rFonts w:hint="cs"/>
          <w:sz w:val="24"/>
          <w:szCs w:val="24"/>
          <w:rtl/>
        </w:rPr>
        <w:t xml:space="preserve"> </w:t>
      </w:r>
      <w:r w:rsidRPr="00CD74B9">
        <w:rPr>
          <w:rStyle w:val="Appelnotedebasdep"/>
          <w:sz w:val="24"/>
          <w:szCs w:val="24"/>
        </w:rPr>
        <w:footnoteRef/>
      </w:r>
      <w:r>
        <w:rPr>
          <w:rFonts w:hint="cs"/>
          <w:sz w:val="24"/>
          <w:szCs w:val="24"/>
          <w:rtl/>
        </w:rPr>
        <w:t xml:space="preserve"> سالي محمد </w:t>
      </w:r>
      <w:r w:rsidRPr="00CD74B9">
        <w:rPr>
          <w:rFonts w:hint="cs"/>
          <w:sz w:val="24"/>
          <w:szCs w:val="24"/>
          <w:rtl/>
        </w:rPr>
        <w:t>جمعة سليم</w:t>
      </w:r>
      <w:r>
        <w:rPr>
          <w:rFonts w:hint="cs"/>
          <w:sz w:val="24"/>
          <w:szCs w:val="24"/>
          <w:rtl/>
        </w:rPr>
        <w:t>، مرجع سابق،</w:t>
      </w:r>
      <w:r w:rsidRPr="00CD74B9">
        <w:rPr>
          <w:rFonts w:hint="cs"/>
          <w:sz w:val="24"/>
          <w:szCs w:val="24"/>
          <w:rtl/>
        </w:rPr>
        <w:t xml:space="preserve"> ص 86. </w:t>
      </w:r>
    </w:p>
  </w:footnote>
  <w:footnote w:id="259">
    <w:p w14:paraId="6CA7D5C6" w14:textId="088837C1" w:rsidR="00633B66" w:rsidRPr="00B0651E" w:rsidRDefault="00633B66" w:rsidP="00B0651E">
      <w:pPr>
        <w:pStyle w:val="Notedebasdepage"/>
        <w:ind w:firstLine="0"/>
        <w:rPr>
          <w:sz w:val="24"/>
          <w:szCs w:val="24"/>
        </w:rPr>
      </w:pPr>
      <w:r w:rsidRPr="00B0651E">
        <w:rPr>
          <w:rStyle w:val="Appelnotedebasdep"/>
          <w:sz w:val="24"/>
          <w:szCs w:val="24"/>
        </w:rPr>
        <w:footnoteRef/>
      </w:r>
      <w:r>
        <w:rPr>
          <w:rFonts w:hint="cs"/>
          <w:sz w:val="24"/>
          <w:szCs w:val="24"/>
          <w:rtl/>
        </w:rPr>
        <w:t xml:space="preserve"> أبو بكر </w:t>
      </w:r>
      <w:r w:rsidRPr="00B0651E">
        <w:rPr>
          <w:rFonts w:hint="cs"/>
          <w:sz w:val="24"/>
          <w:szCs w:val="24"/>
          <w:rtl/>
        </w:rPr>
        <w:t>احمد عثمان</w:t>
      </w:r>
      <w:r>
        <w:rPr>
          <w:rFonts w:hint="cs"/>
          <w:sz w:val="24"/>
          <w:szCs w:val="24"/>
          <w:rtl/>
        </w:rPr>
        <w:t>، مرجع سابق،</w:t>
      </w:r>
      <w:r w:rsidRPr="00B0651E">
        <w:rPr>
          <w:rFonts w:hint="cs"/>
          <w:sz w:val="24"/>
          <w:szCs w:val="24"/>
          <w:rtl/>
        </w:rPr>
        <w:t xml:space="preserve"> ص 197</w:t>
      </w:r>
      <w:r>
        <w:rPr>
          <w:rFonts w:hint="cs"/>
          <w:sz w:val="24"/>
          <w:szCs w:val="24"/>
          <w:rtl/>
        </w:rPr>
        <w:t>.</w:t>
      </w:r>
    </w:p>
  </w:footnote>
  <w:footnote w:id="260">
    <w:p w14:paraId="45078ABA" w14:textId="0DB74F4C" w:rsidR="00633B66" w:rsidRPr="00D008B8" w:rsidRDefault="00633B66" w:rsidP="00FD2A77">
      <w:pPr>
        <w:pStyle w:val="Notedebasdepage"/>
        <w:ind w:firstLine="0"/>
        <w:rPr>
          <w:sz w:val="24"/>
          <w:szCs w:val="24"/>
        </w:rPr>
      </w:pPr>
      <w:r w:rsidRPr="0066141A">
        <w:rPr>
          <w:rStyle w:val="Appelnotedebasdep"/>
          <w:sz w:val="24"/>
          <w:szCs w:val="24"/>
        </w:rPr>
        <w:footnoteRef/>
      </w:r>
      <w:r w:rsidRPr="0066141A">
        <w:rPr>
          <w:rFonts w:hint="cs"/>
          <w:sz w:val="24"/>
          <w:szCs w:val="24"/>
          <w:rtl/>
        </w:rPr>
        <w:t xml:space="preserve">  يعرب محمد الشرع، </w:t>
      </w:r>
      <w:r>
        <w:rPr>
          <w:rFonts w:hint="cs"/>
          <w:sz w:val="24"/>
          <w:szCs w:val="24"/>
          <w:rtl/>
        </w:rPr>
        <w:t>دور القطاع الخاص في إدارة المرافق العامة الاقتصادية، مرجع</w:t>
      </w:r>
      <w:r w:rsidRPr="0066141A">
        <w:rPr>
          <w:rFonts w:hint="cs"/>
          <w:sz w:val="24"/>
          <w:szCs w:val="24"/>
          <w:rtl/>
        </w:rPr>
        <w:t xml:space="preserve"> </w:t>
      </w:r>
      <w:r>
        <w:rPr>
          <w:rFonts w:hint="cs"/>
          <w:sz w:val="24"/>
          <w:szCs w:val="24"/>
          <w:rtl/>
        </w:rPr>
        <w:t>سابق</w:t>
      </w:r>
      <w:r w:rsidRPr="0066141A">
        <w:rPr>
          <w:rFonts w:hint="cs"/>
          <w:sz w:val="24"/>
          <w:szCs w:val="24"/>
          <w:rtl/>
        </w:rPr>
        <w:t>، ص 124.</w:t>
      </w:r>
    </w:p>
  </w:footnote>
  <w:footnote w:id="261">
    <w:p w14:paraId="2DDDE91A" w14:textId="5D30D130" w:rsidR="00633B66" w:rsidRPr="00A21742" w:rsidRDefault="00633B66" w:rsidP="00A21742">
      <w:pPr>
        <w:pStyle w:val="Notedebasdepage"/>
        <w:ind w:firstLine="0"/>
        <w:rPr>
          <w:sz w:val="24"/>
          <w:szCs w:val="24"/>
        </w:rPr>
      </w:pPr>
      <w:r w:rsidRPr="00A21742">
        <w:rPr>
          <w:rStyle w:val="Appelnotedebasdep"/>
          <w:sz w:val="24"/>
          <w:szCs w:val="24"/>
        </w:rPr>
        <w:footnoteRef/>
      </w:r>
      <w:r w:rsidRPr="00A21742">
        <w:rPr>
          <w:rFonts w:hint="cs"/>
          <w:sz w:val="24"/>
          <w:szCs w:val="24"/>
          <w:rtl/>
        </w:rPr>
        <w:t xml:space="preserve"> سالي </w:t>
      </w:r>
      <w:r>
        <w:rPr>
          <w:rFonts w:hint="cs"/>
          <w:sz w:val="24"/>
          <w:szCs w:val="24"/>
          <w:rtl/>
        </w:rPr>
        <w:t xml:space="preserve">محمد </w:t>
      </w:r>
      <w:r w:rsidRPr="00A21742">
        <w:rPr>
          <w:rFonts w:hint="cs"/>
          <w:sz w:val="24"/>
          <w:szCs w:val="24"/>
          <w:rtl/>
        </w:rPr>
        <w:t xml:space="preserve">جمعة </w:t>
      </w:r>
      <w:r>
        <w:rPr>
          <w:rFonts w:hint="cs"/>
          <w:sz w:val="24"/>
          <w:szCs w:val="24"/>
          <w:rtl/>
        </w:rPr>
        <w:t xml:space="preserve">سليم، مرجع سابق، </w:t>
      </w:r>
      <w:r w:rsidRPr="00A21742">
        <w:rPr>
          <w:rFonts w:hint="cs"/>
          <w:sz w:val="24"/>
          <w:szCs w:val="24"/>
          <w:rtl/>
        </w:rPr>
        <w:t>ص 79</w:t>
      </w:r>
      <w:r>
        <w:rPr>
          <w:rFonts w:hint="cs"/>
          <w:sz w:val="24"/>
          <w:szCs w:val="24"/>
          <w:rtl/>
        </w:rPr>
        <w:t>.</w:t>
      </w:r>
    </w:p>
  </w:footnote>
  <w:footnote w:id="262">
    <w:p w14:paraId="4B7F1397" w14:textId="77777777" w:rsidR="00633B66" w:rsidRPr="00CA2247" w:rsidRDefault="00633B66" w:rsidP="009439F7">
      <w:pPr>
        <w:pStyle w:val="Notedebasdepage"/>
        <w:ind w:firstLine="0"/>
        <w:rPr>
          <w:sz w:val="24"/>
          <w:szCs w:val="24"/>
        </w:rPr>
      </w:pPr>
      <w:r w:rsidRPr="00CA2247">
        <w:rPr>
          <w:rStyle w:val="Appelnotedebasdep"/>
          <w:sz w:val="24"/>
          <w:szCs w:val="24"/>
        </w:rPr>
        <w:footnoteRef/>
      </w:r>
      <w:r>
        <w:rPr>
          <w:rFonts w:hint="cs"/>
          <w:sz w:val="24"/>
          <w:szCs w:val="24"/>
          <w:rtl/>
          <w:lang w:val="fr-FR"/>
        </w:rPr>
        <w:t xml:space="preserve"> </w:t>
      </w:r>
      <w:r w:rsidRPr="00CA2247">
        <w:rPr>
          <w:rFonts w:hint="cs"/>
          <w:sz w:val="24"/>
          <w:szCs w:val="24"/>
          <w:rtl/>
          <w:lang w:val="fr-FR"/>
        </w:rPr>
        <w:t>وليد</w:t>
      </w:r>
      <w:r>
        <w:rPr>
          <w:rFonts w:hint="cs"/>
          <w:sz w:val="24"/>
          <w:szCs w:val="24"/>
          <w:rtl/>
          <w:lang w:val="fr-FR"/>
        </w:rPr>
        <w:t xml:space="preserve"> حيدر جابر، مرجع سابق،</w:t>
      </w:r>
      <w:r w:rsidRPr="00CA2247">
        <w:rPr>
          <w:rFonts w:hint="cs"/>
          <w:sz w:val="24"/>
          <w:szCs w:val="24"/>
          <w:rtl/>
          <w:lang w:val="fr-FR"/>
        </w:rPr>
        <w:t xml:space="preserve"> ص 343</w:t>
      </w:r>
      <w:r>
        <w:rPr>
          <w:rFonts w:hint="cs"/>
          <w:sz w:val="24"/>
          <w:szCs w:val="24"/>
          <w:rtl/>
          <w:lang w:val="fr-FR"/>
        </w:rPr>
        <w:t>.</w:t>
      </w:r>
    </w:p>
  </w:footnote>
  <w:footnote w:id="263">
    <w:p w14:paraId="2970E2BE" w14:textId="77777777" w:rsidR="00633B66" w:rsidRPr="00A21742" w:rsidRDefault="00633B66" w:rsidP="0076311C">
      <w:pPr>
        <w:pStyle w:val="Notedebasdepage"/>
        <w:ind w:firstLine="0"/>
        <w:rPr>
          <w:sz w:val="24"/>
          <w:szCs w:val="24"/>
        </w:rPr>
      </w:pPr>
      <w:r w:rsidRPr="00A21742">
        <w:rPr>
          <w:rStyle w:val="Appelnotedebasdep"/>
          <w:sz w:val="24"/>
          <w:szCs w:val="24"/>
        </w:rPr>
        <w:footnoteRef/>
      </w:r>
      <w:r>
        <w:rPr>
          <w:rFonts w:hint="cs"/>
          <w:sz w:val="24"/>
          <w:szCs w:val="24"/>
          <w:rtl/>
        </w:rPr>
        <w:t xml:space="preserve"> </w:t>
      </w:r>
      <w:r w:rsidRPr="00A21742">
        <w:rPr>
          <w:rFonts w:hint="cs"/>
          <w:sz w:val="24"/>
          <w:szCs w:val="24"/>
          <w:rtl/>
        </w:rPr>
        <w:t xml:space="preserve">يعرب </w:t>
      </w:r>
      <w:r>
        <w:rPr>
          <w:rFonts w:hint="cs"/>
          <w:sz w:val="24"/>
          <w:szCs w:val="24"/>
          <w:rtl/>
        </w:rPr>
        <w:t xml:space="preserve">محمد </w:t>
      </w:r>
      <w:r w:rsidRPr="00A21742">
        <w:rPr>
          <w:rFonts w:hint="cs"/>
          <w:sz w:val="24"/>
          <w:szCs w:val="24"/>
          <w:rtl/>
        </w:rPr>
        <w:t>الشرع</w:t>
      </w:r>
      <w:r>
        <w:rPr>
          <w:rFonts w:hint="cs"/>
          <w:sz w:val="24"/>
          <w:szCs w:val="24"/>
          <w:rtl/>
        </w:rPr>
        <w:t>،</w:t>
      </w:r>
      <w:r w:rsidRPr="00A21742">
        <w:rPr>
          <w:rFonts w:hint="cs"/>
          <w:sz w:val="24"/>
          <w:szCs w:val="24"/>
          <w:rtl/>
        </w:rPr>
        <w:t xml:space="preserve"> </w:t>
      </w:r>
      <w:r>
        <w:rPr>
          <w:rFonts w:hint="cs"/>
          <w:sz w:val="24"/>
          <w:szCs w:val="24"/>
          <w:rtl/>
        </w:rPr>
        <w:t>دور القطاع الخاص في إدارة المرافق العامة الاقتصادية، مرجع سابق، ص</w:t>
      </w:r>
      <w:r w:rsidRPr="00A21742">
        <w:rPr>
          <w:rFonts w:hint="cs"/>
          <w:sz w:val="24"/>
          <w:szCs w:val="24"/>
          <w:rtl/>
        </w:rPr>
        <w:t xml:space="preserve"> </w:t>
      </w:r>
      <w:r>
        <w:rPr>
          <w:rFonts w:hint="cs"/>
          <w:sz w:val="24"/>
          <w:szCs w:val="24"/>
          <w:rtl/>
        </w:rPr>
        <w:t>28.</w:t>
      </w:r>
    </w:p>
  </w:footnote>
  <w:footnote w:id="264">
    <w:p w14:paraId="08823AA1" w14:textId="77777777" w:rsidR="00633B66" w:rsidRPr="00A21742" w:rsidRDefault="00633B66" w:rsidP="0076311C">
      <w:pPr>
        <w:pStyle w:val="Notedebasdepage"/>
        <w:ind w:firstLine="0"/>
        <w:rPr>
          <w:sz w:val="24"/>
          <w:szCs w:val="24"/>
        </w:rPr>
      </w:pPr>
      <w:r w:rsidRPr="00A21742">
        <w:rPr>
          <w:rStyle w:val="Appelnotedebasdep"/>
          <w:sz w:val="24"/>
          <w:szCs w:val="24"/>
        </w:rPr>
        <w:footnoteRef/>
      </w:r>
      <w:r w:rsidRPr="00A21742">
        <w:rPr>
          <w:sz w:val="24"/>
          <w:szCs w:val="24"/>
          <w:rtl/>
        </w:rPr>
        <w:t xml:space="preserve"> </w:t>
      </w:r>
      <w:r>
        <w:rPr>
          <w:rFonts w:hint="cs"/>
          <w:sz w:val="24"/>
          <w:szCs w:val="24"/>
          <w:rtl/>
        </w:rPr>
        <w:t xml:space="preserve"> سميرة عمر علي محمد الكاديكي، مرجع سابق،</w:t>
      </w:r>
      <w:r w:rsidRPr="00A21742">
        <w:rPr>
          <w:rFonts w:hint="cs"/>
          <w:sz w:val="24"/>
          <w:szCs w:val="24"/>
          <w:rtl/>
        </w:rPr>
        <w:t xml:space="preserve"> ص 87</w:t>
      </w:r>
      <w:r>
        <w:rPr>
          <w:rFonts w:hint="cs"/>
          <w:sz w:val="24"/>
          <w:szCs w:val="24"/>
          <w:rtl/>
        </w:rPr>
        <w:t>.</w:t>
      </w:r>
    </w:p>
  </w:footnote>
  <w:footnote w:id="265">
    <w:p w14:paraId="59F90879" w14:textId="63649CFE" w:rsidR="00633B66" w:rsidRPr="00CA2247" w:rsidRDefault="00633B66" w:rsidP="00CA2247">
      <w:pPr>
        <w:pStyle w:val="Notedebasdepage"/>
        <w:ind w:firstLine="0"/>
        <w:rPr>
          <w:sz w:val="24"/>
          <w:szCs w:val="24"/>
        </w:rPr>
      </w:pPr>
      <w:r w:rsidRPr="00CA2247">
        <w:rPr>
          <w:rStyle w:val="Appelnotedebasdep"/>
          <w:sz w:val="24"/>
          <w:szCs w:val="24"/>
        </w:rPr>
        <w:footnoteRef/>
      </w:r>
      <w:r>
        <w:rPr>
          <w:rFonts w:hint="cs"/>
          <w:sz w:val="24"/>
          <w:szCs w:val="24"/>
          <w:rtl/>
        </w:rPr>
        <w:t xml:space="preserve">  </w:t>
      </w:r>
      <w:r w:rsidRPr="00CA2247">
        <w:rPr>
          <w:rFonts w:hint="cs"/>
          <w:sz w:val="24"/>
          <w:szCs w:val="24"/>
          <w:rtl/>
        </w:rPr>
        <w:t>وليد</w:t>
      </w:r>
      <w:r>
        <w:rPr>
          <w:rFonts w:hint="cs"/>
          <w:sz w:val="24"/>
          <w:szCs w:val="24"/>
          <w:rtl/>
        </w:rPr>
        <w:t xml:space="preserve"> حيدر جابر، مرجع سابق،</w:t>
      </w:r>
      <w:r w:rsidRPr="00CA2247">
        <w:rPr>
          <w:rFonts w:hint="cs"/>
          <w:sz w:val="24"/>
          <w:szCs w:val="24"/>
          <w:rtl/>
        </w:rPr>
        <w:t xml:space="preserve"> ص 73</w:t>
      </w:r>
      <w:r>
        <w:rPr>
          <w:rFonts w:hint="cs"/>
          <w:sz w:val="24"/>
          <w:szCs w:val="24"/>
          <w:rtl/>
        </w:rPr>
        <w:t>.</w:t>
      </w:r>
    </w:p>
  </w:footnote>
  <w:footnote w:id="266">
    <w:p w14:paraId="34DBC0A1" w14:textId="1124438C" w:rsidR="00633B66" w:rsidRPr="00CA2247" w:rsidRDefault="00633B66" w:rsidP="001E4986">
      <w:pPr>
        <w:pStyle w:val="Notedebasdepage"/>
        <w:ind w:firstLine="0"/>
        <w:rPr>
          <w:sz w:val="24"/>
          <w:szCs w:val="24"/>
        </w:rPr>
      </w:pPr>
      <w:r w:rsidRPr="00CA2247">
        <w:rPr>
          <w:rStyle w:val="Appelnotedebasdep"/>
          <w:sz w:val="24"/>
          <w:szCs w:val="24"/>
        </w:rPr>
        <w:footnoteRef/>
      </w:r>
      <w:r>
        <w:rPr>
          <w:rFonts w:hint="cs"/>
          <w:sz w:val="24"/>
          <w:szCs w:val="24"/>
          <w:rtl/>
        </w:rPr>
        <w:t xml:space="preserve">  محمد علي ماهر، وكالة المرفق العام، مرج</w:t>
      </w:r>
      <w:r>
        <w:rPr>
          <w:rFonts w:hint="eastAsia"/>
          <w:sz w:val="24"/>
          <w:szCs w:val="24"/>
          <w:rtl/>
        </w:rPr>
        <w:t>ع</w:t>
      </w:r>
      <w:r>
        <w:rPr>
          <w:rFonts w:hint="cs"/>
          <w:sz w:val="24"/>
          <w:szCs w:val="24"/>
          <w:rtl/>
        </w:rPr>
        <w:t xml:space="preserve"> سابق،</w:t>
      </w:r>
      <w:r w:rsidRPr="00CA2247">
        <w:rPr>
          <w:rFonts w:hint="cs"/>
          <w:sz w:val="24"/>
          <w:szCs w:val="24"/>
          <w:rtl/>
        </w:rPr>
        <w:t xml:space="preserve"> ص 28</w:t>
      </w:r>
      <w:r>
        <w:rPr>
          <w:rFonts w:hint="cs"/>
          <w:sz w:val="24"/>
          <w:szCs w:val="24"/>
          <w:rtl/>
        </w:rPr>
        <w:t>.</w:t>
      </w:r>
    </w:p>
  </w:footnote>
  <w:footnote w:id="267">
    <w:p w14:paraId="384B7352" w14:textId="77777777" w:rsidR="00633B66" w:rsidRPr="00CA2247" w:rsidRDefault="00633B66" w:rsidP="00553290">
      <w:pPr>
        <w:pStyle w:val="Notedebasdepage"/>
        <w:ind w:firstLine="0"/>
        <w:rPr>
          <w:sz w:val="24"/>
          <w:szCs w:val="24"/>
        </w:rPr>
      </w:pPr>
      <w:r w:rsidRPr="00CA2247">
        <w:rPr>
          <w:rStyle w:val="Appelnotedebasdep"/>
          <w:sz w:val="24"/>
          <w:szCs w:val="24"/>
        </w:rPr>
        <w:footnoteRef/>
      </w:r>
      <w:r w:rsidRPr="00CA2247">
        <w:rPr>
          <w:sz w:val="24"/>
          <w:szCs w:val="24"/>
          <w:rtl/>
        </w:rPr>
        <w:t xml:space="preserve"> </w:t>
      </w:r>
      <w:r w:rsidRPr="00CA2247">
        <w:rPr>
          <w:rFonts w:hint="cs"/>
          <w:sz w:val="24"/>
          <w:szCs w:val="24"/>
          <w:rtl/>
        </w:rPr>
        <w:t xml:space="preserve">عامر نعمة هاشم، </w:t>
      </w:r>
      <w:r>
        <w:rPr>
          <w:rFonts w:hint="cs"/>
          <w:sz w:val="24"/>
          <w:szCs w:val="24"/>
          <w:rtl/>
        </w:rPr>
        <w:t>مرجع سابق</w:t>
      </w:r>
      <w:r w:rsidRPr="00CA2247">
        <w:rPr>
          <w:rFonts w:hint="cs"/>
          <w:sz w:val="24"/>
          <w:szCs w:val="24"/>
          <w:rtl/>
        </w:rPr>
        <w:t>، ص15</w:t>
      </w:r>
      <w:r>
        <w:rPr>
          <w:rFonts w:hint="cs"/>
          <w:sz w:val="24"/>
          <w:szCs w:val="24"/>
          <w:rtl/>
        </w:rPr>
        <w:t>.</w:t>
      </w:r>
    </w:p>
  </w:footnote>
  <w:footnote w:id="268">
    <w:p w14:paraId="1D356786" w14:textId="53126E00" w:rsidR="00633B66" w:rsidRPr="00CA2247" w:rsidRDefault="00633B66" w:rsidP="00CA2247">
      <w:pPr>
        <w:pStyle w:val="Notedebasdepage"/>
        <w:ind w:firstLine="0"/>
        <w:rPr>
          <w:sz w:val="24"/>
          <w:szCs w:val="24"/>
        </w:rPr>
      </w:pPr>
      <w:r w:rsidRPr="00CA2247">
        <w:rPr>
          <w:rStyle w:val="Appelnotedebasdep"/>
          <w:sz w:val="24"/>
          <w:szCs w:val="24"/>
        </w:rPr>
        <w:footnoteRef/>
      </w:r>
      <w:r>
        <w:rPr>
          <w:rFonts w:hint="cs"/>
          <w:sz w:val="24"/>
          <w:szCs w:val="24"/>
          <w:rtl/>
        </w:rPr>
        <w:t xml:space="preserve">  محمد عبد الحميد أ</w:t>
      </w:r>
      <w:r w:rsidRPr="00CA2247">
        <w:rPr>
          <w:rFonts w:hint="cs"/>
          <w:sz w:val="24"/>
          <w:szCs w:val="24"/>
          <w:rtl/>
        </w:rPr>
        <w:t>بوزيد</w:t>
      </w:r>
      <w:r>
        <w:rPr>
          <w:rFonts w:hint="cs"/>
          <w:sz w:val="24"/>
          <w:szCs w:val="24"/>
          <w:rtl/>
        </w:rPr>
        <w:t>، مرجع سابق،</w:t>
      </w:r>
      <w:r w:rsidRPr="00CA2247">
        <w:rPr>
          <w:rFonts w:hint="cs"/>
          <w:sz w:val="24"/>
          <w:szCs w:val="24"/>
          <w:rtl/>
        </w:rPr>
        <w:t xml:space="preserve"> ص 209</w:t>
      </w:r>
      <w:r>
        <w:rPr>
          <w:rFonts w:hint="cs"/>
          <w:sz w:val="24"/>
          <w:szCs w:val="24"/>
          <w:rtl/>
        </w:rPr>
        <w:t>.</w:t>
      </w:r>
    </w:p>
  </w:footnote>
  <w:footnote w:id="269">
    <w:p w14:paraId="5586F210" w14:textId="0048A136" w:rsidR="00633B66" w:rsidRPr="00C0607C" w:rsidRDefault="00633B66" w:rsidP="007F3071">
      <w:pPr>
        <w:pStyle w:val="Notedebasdepage"/>
        <w:ind w:firstLine="0"/>
        <w:rPr>
          <w:sz w:val="24"/>
          <w:szCs w:val="24"/>
        </w:rPr>
      </w:pPr>
      <w:r w:rsidRPr="00C0607C">
        <w:rPr>
          <w:rStyle w:val="Appelnotedebasdep"/>
          <w:sz w:val="24"/>
          <w:szCs w:val="24"/>
        </w:rPr>
        <w:footnoteRef/>
      </w:r>
      <w:r>
        <w:rPr>
          <w:rFonts w:hint="cs"/>
          <w:sz w:val="24"/>
          <w:szCs w:val="24"/>
          <w:rtl/>
        </w:rPr>
        <w:t xml:space="preserve"> وليد حيدر </w:t>
      </w:r>
      <w:r w:rsidRPr="00C0607C">
        <w:rPr>
          <w:rFonts w:hint="cs"/>
          <w:sz w:val="24"/>
          <w:szCs w:val="24"/>
          <w:rtl/>
        </w:rPr>
        <w:t>جابر</w:t>
      </w:r>
      <w:r>
        <w:rPr>
          <w:rFonts w:hint="cs"/>
          <w:sz w:val="24"/>
          <w:szCs w:val="24"/>
          <w:rtl/>
        </w:rPr>
        <w:t>، مرجع سابق، ص</w:t>
      </w:r>
      <w:r w:rsidRPr="00C0607C">
        <w:rPr>
          <w:rFonts w:hint="cs"/>
          <w:sz w:val="24"/>
          <w:szCs w:val="24"/>
          <w:rtl/>
        </w:rPr>
        <w:t xml:space="preserve"> 226.</w:t>
      </w:r>
    </w:p>
  </w:footnote>
  <w:footnote w:id="270">
    <w:p w14:paraId="06CA87AF" w14:textId="77777777" w:rsidR="00633B66" w:rsidRPr="00CA2247" w:rsidRDefault="00633B66" w:rsidP="00B9761E">
      <w:pPr>
        <w:pStyle w:val="Notedebasdepage"/>
        <w:ind w:firstLine="0"/>
        <w:rPr>
          <w:sz w:val="24"/>
          <w:szCs w:val="24"/>
        </w:rPr>
      </w:pPr>
      <w:r w:rsidRPr="00CA2247">
        <w:rPr>
          <w:rStyle w:val="Appelnotedebasdep"/>
          <w:sz w:val="24"/>
          <w:szCs w:val="24"/>
        </w:rPr>
        <w:footnoteRef/>
      </w:r>
      <w:r w:rsidRPr="00CA2247">
        <w:rPr>
          <w:sz w:val="24"/>
          <w:szCs w:val="24"/>
          <w:rtl/>
        </w:rPr>
        <w:t xml:space="preserve"> </w:t>
      </w:r>
      <w:r w:rsidRPr="00CA2247">
        <w:rPr>
          <w:rFonts w:hint="cs"/>
          <w:sz w:val="24"/>
          <w:szCs w:val="24"/>
          <w:rtl/>
        </w:rPr>
        <w:t xml:space="preserve">ميادة </w:t>
      </w:r>
      <w:r>
        <w:rPr>
          <w:rFonts w:hint="cs"/>
          <w:sz w:val="24"/>
          <w:szCs w:val="24"/>
          <w:rtl/>
        </w:rPr>
        <w:t xml:space="preserve">عبد القادر إسماعيل، مرجع سابق، </w:t>
      </w:r>
      <w:r w:rsidRPr="00CA2247">
        <w:rPr>
          <w:rFonts w:hint="cs"/>
          <w:sz w:val="24"/>
          <w:szCs w:val="24"/>
          <w:rtl/>
        </w:rPr>
        <w:t>ص 45</w:t>
      </w:r>
      <w:r>
        <w:rPr>
          <w:rFonts w:hint="cs"/>
          <w:sz w:val="24"/>
          <w:szCs w:val="24"/>
          <w:rtl/>
        </w:rPr>
        <w:t>.</w:t>
      </w:r>
    </w:p>
  </w:footnote>
  <w:footnote w:id="271">
    <w:p w14:paraId="7D9970BF" w14:textId="77777777" w:rsidR="00633B66" w:rsidRPr="00C0607C" w:rsidRDefault="00633B66" w:rsidP="008765D3">
      <w:pPr>
        <w:pStyle w:val="Notedebasdepage"/>
        <w:ind w:firstLine="0"/>
        <w:rPr>
          <w:sz w:val="24"/>
          <w:szCs w:val="24"/>
        </w:rPr>
      </w:pPr>
      <w:r w:rsidRPr="00C0607C">
        <w:rPr>
          <w:rStyle w:val="Appelnotedebasdep"/>
          <w:sz w:val="24"/>
          <w:szCs w:val="24"/>
        </w:rPr>
        <w:footnoteRef/>
      </w:r>
      <w:r>
        <w:rPr>
          <w:rFonts w:hint="cs"/>
          <w:sz w:val="24"/>
          <w:szCs w:val="24"/>
          <w:rtl/>
        </w:rPr>
        <w:t xml:space="preserve"> </w:t>
      </w:r>
      <w:r w:rsidRPr="00C0607C">
        <w:rPr>
          <w:rFonts w:hint="cs"/>
          <w:sz w:val="24"/>
          <w:szCs w:val="24"/>
          <w:rtl/>
        </w:rPr>
        <w:t xml:space="preserve">سميرة </w:t>
      </w:r>
      <w:r>
        <w:rPr>
          <w:rFonts w:hint="cs"/>
          <w:sz w:val="24"/>
          <w:szCs w:val="24"/>
          <w:rtl/>
        </w:rPr>
        <w:t>عمر علي محمد الكاديكي، مرجع سابق، ص</w:t>
      </w:r>
      <w:r w:rsidRPr="00C0607C">
        <w:rPr>
          <w:rFonts w:hint="cs"/>
          <w:sz w:val="24"/>
          <w:szCs w:val="24"/>
          <w:rtl/>
        </w:rPr>
        <w:t xml:space="preserve"> 88</w:t>
      </w:r>
      <w:r>
        <w:rPr>
          <w:rFonts w:hint="cs"/>
          <w:sz w:val="24"/>
          <w:szCs w:val="24"/>
          <w:rtl/>
        </w:rPr>
        <w:t>.</w:t>
      </w:r>
    </w:p>
  </w:footnote>
  <w:footnote w:id="272">
    <w:p w14:paraId="52FBFBCE" w14:textId="77777777" w:rsidR="00633B66" w:rsidRPr="00A21742" w:rsidRDefault="00633B66" w:rsidP="00C106E7">
      <w:pPr>
        <w:pStyle w:val="Notedebasdepage"/>
        <w:ind w:firstLine="0"/>
        <w:rPr>
          <w:sz w:val="24"/>
          <w:szCs w:val="24"/>
        </w:rPr>
      </w:pPr>
      <w:r w:rsidRPr="00A21742">
        <w:rPr>
          <w:rStyle w:val="Appelnotedebasdep"/>
          <w:sz w:val="24"/>
          <w:szCs w:val="24"/>
        </w:rPr>
        <w:footnoteRef/>
      </w:r>
      <w:r w:rsidRPr="00A21742">
        <w:rPr>
          <w:rFonts w:hint="cs"/>
          <w:sz w:val="24"/>
          <w:szCs w:val="24"/>
          <w:rtl/>
        </w:rPr>
        <w:t xml:space="preserve"> سالي </w:t>
      </w:r>
      <w:r>
        <w:rPr>
          <w:rFonts w:hint="cs"/>
          <w:sz w:val="24"/>
          <w:szCs w:val="24"/>
          <w:rtl/>
        </w:rPr>
        <w:t>محمد جمعة سليم، المرجع نفسه، ص</w:t>
      </w:r>
      <w:r w:rsidRPr="00A21742">
        <w:rPr>
          <w:rFonts w:hint="cs"/>
          <w:sz w:val="24"/>
          <w:szCs w:val="24"/>
          <w:rtl/>
        </w:rPr>
        <w:t xml:space="preserve"> 80</w:t>
      </w:r>
      <w:r>
        <w:rPr>
          <w:rFonts w:hint="cs"/>
          <w:sz w:val="24"/>
          <w:szCs w:val="24"/>
          <w:rtl/>
        </w:rPr>
        <w:t>.</w:t>
      </w:r>
    </w:p>
  </w:footnote>
  <w:footnote w:id="273">
    <w:p w14:paraId="4C8E583A" w14:textId="0F425DCB" w:rsidR="00633B66" w:rsidRPr="00A21742" w:rsidRDefault="00633B66" w:rsidP="0076311C">
      <w:pPr>
        <w:pStyle w:val="Notedebasdepage"/>
        <w:ind w:firstLine="0"/>
        <w:rPr>
          <w:sz w:val="24"/>
          <w:szCs w:val="24"/>
        </w:rPr>
      </w:pPr>
      <w:r w:rsidRPr="00A21742">
        <w:rPr>
          <w:rStyle w:val="Appelnotedebasdep"/>
          <w:sz w:val="24"/>
          <w:szCs w:val="24"/>
        </w:rPr>
        <w:footnoteRef/>
      </w:r>
      <w:r>
        <w:rPr>
          <w:rFonts w:hint="cs"/>
          <w:sz w:val="24"/>
          <w:szCs w:val="24"/>
          <w:rtl/>
        </w:rPr>
        <w:t xml:space="preserve"> م</w:t>
      </w:r>
      <w:r w:rsidRPr="00A21742">
        <w:rPr>
          <w:rFonts w:hint="cs"/>
          <w:sz w:val="24"/>
          <w:szCs w:val="24"/>
          <w:rtl/>
        </w:rPr>
        <w:t xml:space="preserve">يادة </w:t>
      </w:r>
      <w:r>
        <w:rPr>
          <w:rFonts w:hint="cs"/>
          <w:sz w:val="24"/>
          <w:szCs w:val="24"/>
          <w:rtl/>
        </w:rPr>
        <w:t xml:space="preserve">عبد القادر إسماعيل، مرجع سابق، </w:t>
      </w:r>
      <w:r w:rsidRPr="00A21742">
        <w:rPr>
          <w:rFonts w:hint="cs"/>
          <w:sz w:val="24"/>
          <w:szCs w:val="24"/>
          <w:rtl/>
        </w:rPr>
        <w:t>ص 165</w:t>
      </w:r>
      <w:r>
        <w:rPr>
          <w:rFonts w:hint="cs"/>
          <w:sz w:val="24"/>
          <w:szCs w:val="24"/>
          <w:rtl/>
        </w:rPr>
        <w:t>.</w:t>
      </w:r>
    </w:p>
  </w:footnote>
  <w:footnote w:id="274">
    <w:p w14:paraId="1FC6C5DF" w14:textId="2F4FF7F3" w:rsidR="00633B66" w:rsidRPr="00D07CFA" w:rsidRDefault="00633B66" w:rsidP="001E4986">
      <w:pPr>
        <w:pStyle w:val="Notedebasdepage"/>
        <w:ind w:firstLine="0"/>
        <w:rPr>
          <w:sz w:val="24"/>
          <w:szCs w:val="24"/>
        </w:rPr>
      </w:pPr>
      <w:r w:rsidRPr="00D07CFA">
        <w:rPr>
          <w:rStyle w:val="Appelnotedebasdep"/>
          <w:sz w:val="24"/>
          <w:szCs w:val="24"/>
        </w:rPr>
        <w:footnoteRef/>
      </w:r>
      <w:r>
        <w:rPr>
          <w:rFonts w:hint="cs"/>
          <w:sz w:val="24"/>
          <w:szCs w:val="24"/>
          <w:rtl/>
        </w:rPr>
        <w:t xml:space="preserve">  يعرب محمد </w:t>
      </w:r>
      <w:r w:rsidRPr="00D07CFA">
        <w:rPr>
          <w:rFonts w:hint="cs"/>
          <w:sz w:val="24"/>
          <w:szCs w:val="24"/>
          <w:rtl/>
        </w:rPr>
        <w:t>الشرع،</w:t>
      </w:r>
      <w:r>
        <w:rPr>
          <w:rFonts w:hint="cs"/>
          <w:sz w:val="24"/>
          <w:szCs w:val="24"/>
          <w:rtl/>
        </w:rPr>
        <w:t xml:space="preserve"> دور القطاع الخاص في إدارة المرافق العامة الاقتصادية، مرجع سابق، </w:t>
      </w:r>
      <w:r w:rsidRPr="00D07CFA">
        <w:rPr>
          <w:rFonts w:hint="cs"/>
          <w:sz w:val="24"/>
          <w:szCs w:val="24"/>
          <w:rtl/>
        </w:rPr>
        <w:t>ص 178</w:t>
      </w:r>
      <w:r>
        <w:rPr>
          <w:rFonts w:hint="cs"/>
          <w:sz w:val="24"/>
          <w:szCs w:val="24"/>
          <w:rtl/>
        </w:rPr>
        <w:t>.</w:t>
      </w:r>
    </w:p>
  </w:footnote>
  <w:footnote w:id="275">
    <w:p w14:paraId="01FE32C4" w14:textId="77777777" w:rsidR="00633B66" w:rsidRPr="00D07CFA" w:rsidRDefault="00633B66" w:rsidP="00127562">
      <w:pPr>
        <w:ind w:firstLine="0"/>
        <w:jc w:val="left"/>
        <w:rPr>
          <w:sz w:val="24"/>
          <w:szCs w:val="24"/>
          <w:rtl/>
        </w:rPr>
      </w:pPr>
      <w:r w:rsidRPr="00D07CFA">
        <w:rPr>
          <w:rStyle w:val="Appelnotedebasdep"/>
          <w:sz w:val="24"/>
          <w:szCs w:val="24"/>
        </w:rPr>
        <w:footnoteRef/>
      </w:r>
      <w:r w:rsidRPr="00D07CFA">
        <w:rPr>
          <w:sz w:val="24"/>
          <w:szCs w:val="24"/>
          <w:rtl/>
        </w:rPr>
        <w:t xml:space="preserve"> </w:t>
      </w:r>
      <w:r>
        <w:rPr>
          <w:rFonts w:hint="cs"/>
          <w:sz w:val="24"/>
          <w:szCs w:val="24"/>
          <w:rtl/>
        </w:rPr>
        <w:t xml:space="preserve"> يعرب محمد الشرع، المرجع نفسه،</w:t>
      </w:r>
      <w:r w:rsidRPr="00D07CFA">
        <w:rPr>
          <w:rFonts w:hint="cs"/>
          <w:sz w:val="24"/>
          <w:szCs w:val="24"/>
          <w:rtl/>
        </w:rPr>
        <w:t xml:space="preserve"> 179</w:t>
      </w:r>
      <w:r>
        <w:rPr>
          <w:rFonts w:hint="cs"/>
          <w:sz w:val="24"/>
          <w:szCs w:val="24"/>
          <w:rtl/>
        </w:rPr>
        <w:t>.</w:t>
      </w:r>
      <w:r w:rsidRPr="00D07CFA">
        <w:rPr>
          <w:rFonts w:hint="cs"/>
          <w:sz w:val="24"/>
          <w:szCs w:val="24"/>
          <w:rtl/>
        </w:rPr>
        <w:t xml:space="preserve"> </w:t>
      </w:r>
    </w:p>
    <w:p w14:paraId="0FEE39C3" w14:textId="77777777" w:rsidR="00633B66" w:rsidRDefault="00633B66" w:rsidP="00127562">
      <w:pPr>
        <w:pStyle w:val="Notedebasdepage"/>
      </w:pPr>
    </w:p>
  </w:footnote>
  <w:footnote w:id="276">
    <w:p w14:paraId="17858E82" w14:textId="2D3D274B" w:rsidR="00633B66" w:rsidRDefault="00633B66" w:rsidP="00242899">
      <w:pPr>
        <w:ind w:firstLine="0"/>
      </w:pPr>
      <w:r w:rsidRPr="00C0607C">
        <w:rPr>
          <w:rStyle w:val="Appelnotedebasdep"/>
          <w:rFonts w:eastAsiaTheme="minorEastAsia"/>
          <w:sz w:val="24"/>
          <w:szCs w:val="24"/>
          <w:lang w:eastAsia="fr-FR"/>
        </w:rPr>
        <w:footnoteRef/>
      </w:r>
      <w:r>
        <w:rPr>
          <w:rFonts w:hint="cs"/>
          <w:sz w:val="24"/>
          <w:szCs w:val="24"/>
          <w:rtl/>
        </w:rPr>
        <w:t xml:space="preserve"> </w:t>
      </w:r>
      <w:r w:rsidRPr="00C0607C">
        <w:rPr>
          <w:rFonts w:hint="cs"/>
          <w:sz w:val="24"/>
          <w:szCs w:val="24"/>
          <w:rtl/>
        </w:rPr>
        <w:t xml:space="preserve">سميرة </w:t>
      </w:r>
      <w:r>
        <w:rPr>
          <w:rFonts w:hint="cs"/>
          <w:sz w:val="24"/>
          <w:szCs w:val="24"/>
          <w:rtl/>
        </w:rPr>
        <w:t xml:space="preserve">عمر علي محمد الكاديكي، المرجع نفسه، ص </w:t>
      </w:r>
      <w:r w:rsidRPr="00C0607C">
        <w:rPr>
          <w:rFonts w:hint="cs"/>
          <w:sz w:val="24"/>
          <w:szCs w:val="24"/>
          <w:rtl/>
        </w:rPr>
        <w:t>89</w:t>
      </w:r>
      <w:r>
        <w:rPr>
          <w:rFonts w:hint="cs"/>
          <w:sz w:val="24"/>
          <w:szCs w:val="24"/>
          <w:rtl/>
        </w:rPr>
        <w:t>.</w:t>
      </w:r>
    </w:p>
  </w:footnote>
  <w:footnote w:id="277">
    <w:p w14:paraId="1FAFACA8" w14:textId="6B857DFF" w:rsidR="00633B66" w:rsidRPr="00C0607C" w:rsidRDefault="00633B66" w:rsidP="00C0607C">
      <w:pPr>
        <w:pStyle w:val="Notedebasdepage"/>
        <w:ind w:firstLine="0"/>
        <w:rPr>
          <w:sz w:val="24"/>
          <w:szCs w:val="24"/>
        </w:rPr>
      </w:pPr>
      <w:r w:rsidRPr="00C0607C">
        <w:rPr>
          <w:rStyle w:val="Appelnotedebasdep"/>
          <w:sz w:val="24"/>
          <w:szCs w:val="24"/>
        </w:rPr>
        <w:footnoteRef/>
      </w:r>
      <w:r w:rsidRPr="00C0607C">
        <w:rPr>
          <w:rFonts w:hint="cs"/>
          <w:sz w:val="24"/>
          <w:szCs w:val="24"/>
          <w:rtl/>
        </w:rPr>
        <w:t xml:space="preserve"> ميادة</w:t>
      </w:r>
      <w:r>
        <w:rPr>
          <w:rFonts w:hint="cs"/>
          <w:sz w:val="24"/>
          <w:szCs w:val="24"/>
          <w:rtl/>
        </w:rPr>
        <w:t xml:space="preserve"> عبد القادر إسماعيل، مرجع سابق، ص</w:t>
      </w:r>
      <w:r w:rsidRPr="00C0607C">
        <w:rPr>
          <w:rFonts w:hint="cs"/>
          <w:sz w:val="24"/>
          <w:szCs w:val="24"/>
          <w:rtl/>
        </w:rPr>
        <w:t xml:space="preserve"> 165</w:t>
      </w:r>
      <w:r>
        <w:rPr>
          <w:rFonts w:hint="cs"/>
          <w:sz w:val="24"/>
          <w:szCs w:val="24"/>
          <w:rtl/>
        </w:rPr>
        <w:t>.</w:t>
      </w:r>
    </w:p>
  </w:footnote>
  <w:footnote w:id="278">
    <w:p w14:paraId="20F9A07B" w14:textId="77777777" w:rsidR="00633B66" w:rsidRPr="002F133D" w:rsidRDefault="00633B66" w:rsidP="005B5648">
      <w:pPr>
        <w:pStyle w:val="Notedebasdepage"/>
        <w:ind w:firstLine="0"/>
        <w:rPr>
          <w:sz w:val="24"/>
          <w:szCs w:val="24"/>
        </w:rPr>
      </w:pPr>
      <w:r w:rsidRPr="002F133D">
        <w:rPr>
          <w:rStyle w:val="Appelnotedebasdep"/>
          <w:sz w:val="24"/>
          <w:szCs w:val="24"/>
        </w:rPr>
        <w:footnoteRef/>
      </w:r>
      <w:r w:rsidRPr="002F133D">
        <w:rPr>
          <w:rFonts w:hint="cs"/>
          <w:sz w:val="24"/>
          <w:szCs w:val="24"/>
          <w:rtl/>
        </w:rPr>
        <w:t xml:space="preserve"> </w:t>
      </w:r>
      <w:r>
        <w:rPr>
          <w:rFonts w:hint="cs"/>
          <w:sz w:val="24"/>
          <w:szCs w:val="24"/>
          <w:rtl/>
        </w:rPr>
        <w:t xml:space="preserve">سالي محمد </w:t>
      </w:r>
      <w:r w:rsidRPr="002F133D">
        <w:rPr>
          <w:rFonts w:hint="cs"/>
          <w:sz w:val="24"/>
          <w:szCs w:val="24"/>
          <w:rtl/>
        </w:rPr>
        <w:t>جمعة سليم</w:t>
      </w:r>
      <w:r>
        <w:rPr>
          <w:rFonts w:hint="cs"/>
          <w:sz w:val="24"/>
          <w:szCs w:val="24"/>
          <w:rtl/>
        </w:rPr>
        <w:t xml:space="preserve">، مرجع سابق، </w:t>
      </w:r>
      <w:r w:rsidRPr="002F133D">
        <w:rPr>
          <w:rFonts w:hint="cs"/>
          <w:sz w:val="24"/>
          <w:szCs w:val="24"/>
          <w:rtl/>
        </w:rPr>
        <w:t>ص 89</w:t>
      </w:r>
      <w:r>
        <w:rPr>
          <w:rFonts w:hint="cs"/>
          <w:sz w:val="24"/>
          <w:szCs w:val="24"/>
          <w:rtl/>
        </w:rPr>
        <w:t>.</w:t>
      </w:r>
    </w:p>
  </w:footnote>
  <w:footnote w:id="279">
    <w:p w14:paraId="238E4C20" w14:textId="5170BA1B" w:rsidR="00633B66" w:rsidRPr="002F133D" w:rsidRDefault="00633B66" w:rsidP="005B5648">
      <w:pPr>
        <w:pStyle w:val="Notedebasdepage"/>
        <w:ind w:firstLine="0"/>
        <w:rPr>
          <w:sz w:val="24"/>
          <w:szCs w:val="24"/>
        </w:rPr>
      </w:pPr>
      <w:r w:rsidRPr="002F133D">
        <w:rPr>
          <w:rStyle w:val="Appelnotedebasdep"/>
          <w:sz w:val="24"/>
          <w:szCs w:val="24"/>
        </w:rPr>
        <w:footnoteRef/>
      </w:r>
      <w:r w:rsidRPr="002F133D">
        <w:rPr>
          <w:sz w:val="24"/>
          <w:szCs w:val="24"/>
          <w:rtl/>
        </w:rPr>
        <w:t xml:space="preserve"> </w:t>
      </w:r>
      <w:r>
        <w:rPr>
          <w:rFonts w:hint="cs"/>
          <w:sz w:val="24"/>
          <w:szCs w:val="24"/>
          <w:rtl/>
        </w:rPr>
        <w:t>يوسف بن مصبح سعيد الشكيلي، مرجع سابق،</w:t>
      </w:r>
      <w:r w:rsidRPr="002F133D">
        <w:rPr>
          <w:rFonts w:hint="cs"/>
          <w:sz w:val="24"/>
          <w:szCs w:val="24"/>
          <w:rtl/>
        </w:rPr>
        <w:t xml:space="preserve"> ص 193</w:t>
      </w:r>
      <w:r>
        <w:rPr>
          <w:rFonts w:hint="cs"/>
          <w:sz w:val="24"/>
          <w:szCs w:val="24"/>
          <w:rtl/>
        </w:rPr>
        <w:t>.</w:t>
      </w:r>
      <w:r w:rsidRPr="002F133D">
        <w:rPr>
          <w:rFonts w:hint="cs"/>
          <w:sz w:val="24"/>
          <w:szCs w:val="24"/>
          <w:rtl/>
        </w:rPr>
        <w:t xml:space="preserve">  </w:t>
      </w:r>
    </w:p>
  </w:footnote>
  <w:footnote w:id="280">
    <w:p w14:paraId="250B3F5E" w14:textId="77777777" w:rsidR="00633B66" w:rsidRPr="002F133D" w:rsidRDefault="00633B66" w:rsidP="005B5648">
      <w:pPr>
        <w:ind w:firstLine="0"/>
        <w:rPr>
          <w:sz w:val="24"/>
          <w:szCs w:val="24"/>
        </w:rPr>
      </w:pPr>
      <w:r w:rsidRPr="002F133D">
        <w:rPr>
          <w:rStyle w:val="Appelnotedebasdep"/>
          <w:sz w:val="24"/>
          <w:szCs w:val="24"/>
        </w:rPr>
        <w:footnoteRef/>
      </w:r>
      <w:r w:rsidRPr="002F133D">
        <w:rPr>
          <w:sz w:val="24"/>
          <w:szCs w:val="24"/>
          <w:rtl/>
        </w:rPr>
        <w:t xml:space="preserve"> </w:t>
      </w:r>
      <w:r w:rsidRPr="002F133D">
        <w:rPr>
          <w:rFonts w:hint="cs"/>
          <w:sz w:val="24"/>
          <w:szCs w:val="24"/>
          <w:rtl/>
        </w:rPr>
        <w:t>نادية ضريفي، تفويض</w:t>
      </w:r>
      <w:r>
        <w:rPr>
          <w:rFonts w:hint="cs"/>
          <w:sz w:val="24"/>
          <w:szCs w:val="24"/>
          <w:rtl/>
        </w:rPr>
        <w:t xml:space="preserve"> المرفق العام بين ضمان المصلحة العامة وهدف المردودية، مرجع سابق،</w:t>
      </w:r>
      <w:r w:rsidRPr="002F133D">
        <w:rPr>
          <w:rFonts w:hint="cs"/>
          <w:sz w:val="24"/>
          <w:szCs w:val="24"/>
          <w:rtl/>
        </w:rPr>
        <w:t xml:space="preserve"> ص4</w:t>
      </w:r>
      <w:r>
        <w:rPr>
          <w:rFonts w:hint="cs"/>
          <w:sz w:val="24"/>
          <w:szCs w:val="24"/>
          <w:rtl/>
        </w:rPr>
        <w:t>.</w:t>
      </w:r>
    </w:p>
  </w:footnote>
  <w:footnote w:id="281">
    <w:p w14:paraId="42BC3150" w14:textId="77777777" w:rsidR="00633B66" w:rsidRPr="00C70BF4" w:rsidRDefault="00633B66" w:rsidP="00BA1625">
      <w:pPr>
        <w:pStyle w:val="Notedebasdepage"/>
        <w:ind w:firstLine="0"/>
        <w:rPr>
          <w:sz w:val="24"/>
          <w:szCs w:val="24"/>
        </w:rPr>
      </w:pPr>
      <w:r w:rsidRPr="00C70BF4">
        <w:rPr>
          <w:rStyle w:val="Appelnotedebasdep"/>
          <w:sz w:val="24"/>
          <w:szCs w:val="24"/>
        </w:rPr>
        <w:footnoteRef/>
      </w:r>
      <w:r w:rsidRPr="00C70BF4">
        <w:rPr>
          <w:rFonts w:hint="cs"/>
          <w:sz w:val="24"/>
          <w:szCs w:val="24"/>
          <w:rtl/>
        </w:rPr>
        <w:t xml:space="preserve"> بودرع حضرية، المرفق العام بين تحقيق المصلحة العامة وبلوغ الفعالية، مجلة المفكر للدراسات القانونية والسياسية جامعة الجزائر 3، ص174.</w:t>
      </w:r>
    </w:p>
  </w:footnote>
  <w:footnote w:id="282">
    <w:p w14:paraId="0D498936" w14:textId="77777777" w:rsidR="00633B66" w:rsidRPr="00C70BF4" w:rsidRDefault="00633B66" w:rsidP="009749B0">
      <w:pPr>
        <w:pStyle w:val="Notedebasdepage"/>
        <w:ind w:firstLine="0"/>
        <w:rPr>
          <w:sz w:val="24"/>
          <w:szCs w:val="24"/>
        </w:rPr>
      </w:pPr>
      <w:r w:rsidRPr="00C70BF4">
        <w:rPr>
          <w:rStyle w:val="Appelnotedebasdep"/>
          <w:sz w:val="24"/>
          <w:szCs w:val="24"/>
        </w:rPr>
        <w:footnoteRef/>
      </w:r>
      <w:r w:rsidRPr="00C70BF4">
        <w:rPr>
          <w:rFonts w:hint="cs"/>
          <w:sz w:val="24"/>
          <w:szCs w:val="24"/>
          <w:rtl/>
        </w:rPr>
        <w:t xml:space="preserve"> وليد حيدر جابر، مرجع سابق، ص 274.</w:t>
      </w:r>
    </w:p>
  </w:footnote>
  <w:footnote w:id="283">
    <w:p w14:paraId="3EA41385" w14:textId="77777777" w:rsidR="00633B66" w:rsidRPr="00C70BF4" w:rsidRDefault="00633B66" w:rsidP="005B5648">
      <w:pPr>
        <w:ind w:firstLine="0"/>
        <w:rPr>
          <w:sz w:val="24"/>
          <w:szCs w:val="24"/>
        </w:rPr>
      </w:pPr>
      <w:r w:rsidRPr="00C70BF4">
        <w:rPr>
          <w:rStyle w:val="Appelnotedebasdep"/>
          <w:sz w:val="24"/>
          <w:szCs w:val="24"/>
        </w:rPr>
        <w:footnoteRef/>
      </w:r>
      <w:r w:rsidRPr="00C70BF4">
        <w:rPr>
          <w:rFonts w:hint="cs"/>
          <w:sz w:val="24"/>
          <w:szCs w:val="24"/>
          <w:rtl/>
        </w:rPr>
        <w:t xml:space="preserve"> بودرع حضرية، المرجع نفسه، ص174.</w:t>
      </w:r>
    </w:p>
  </w:footnote>
  <w:footnote w:id="284">
    <w:p w14:paraId="378DA2CB" w14:textId="77777777" w:rsidR="00633B66" w:rsidRPr="006F35C0" w:rsidRDefault="00633B66" w:rsidP="005B5648">
      <w:pPr>
        <w:pStyle w:val="Notedebasdepage"/>
        <w:ind w:firstLine="0"/>
        <w:rPr>
          <w:sz w:val="24"/>
          <w:szCs w:val="24"/>
        </w:rPr>
      </w:pPr>
      <w:r w:rsidRPr="00C70BF4">
        <w:rPr>
          <w:rStyle w:val="Appelnotedebasdep"/>
        </w:rPr>
        <w:footnoteRef/>
      </w:r>
      <w:r w:rsidRPr="00C70BF4">
        <w:rPr>
          <w:rtl/>
        </w:rPr>
        <w:t xml:space="preserve"> </w:t>
      </w:r>
      <w:r w:rsidRPr="00C70BF4">
        <w:rPr>
          <w:rFonts w:hint="cs"/>
          <w:color w:val="000000" w:themeColor="text1"/>
          <w:sz w:val="22"/>
          <w:szCs w:val="22"/>
          <w:rtl/>
        </w:rPr>
        <w:t xml:space="preserve"> </w:t>
      </w:r>
      <w:r w:rsidRPr="006F35C0">
        <w:rPr>
          <w:rFonts w:hint="cs"/>
          <w:sz w:val="24"/>
          <w:szCs w:val="24"/>
          <w:rtl/>
        </w:rPr>
        <w:t>مروا</w:t>
      </w:r>
      <w:r w:rsidRPr="006F35C0">
        <w:rPr>
          <w:rFonts w:hint="eastAsia"/>
          <w:sz w:val="24"/>
          <w:szCs w:val="24"/>
          <w:rtl/>
        </w:rPr>
        <w:t>ن</w:t>
      </w:r>
      <w:r w:rsidRPr="006F35C0">
        <w:rPr>
          <w:rFonts w:hint="cs"/>
          <w:sz w:val="24"/>
          <w:szCs w:val="24"/>
          <w:rtl/>
        </w:rPr>
        <w:t xml:space="preserve"> محي الدين القطب، مرجع سابق، ص 29.</w:t>
      </w:r>
    </w:p>
  </w:footnote>
  <w:footnote w:id="285">
    <w:p w14:paraId="695F5AC9" w14:textId="77777777" w:rsidR="00633B66" w:rsidRPr="00A4210C" w:rsidRDefault="00633B66" w:rsidP="0064627E">
      <w:pPr>
        <w:pStyle w:val="Notedebasdepage"/>
        <w:ind w:firstLine="0"/>
        <w:rPr>
          <w:sz w:val="24"/>
          <w:szCs w:val="24"/>
        </w:rPr>
      </w:pPr>
      <w:r w:rsidRPr="00A4210C">
        <w:rPr>
          <w:rFonts w:hint="cs"/>
          <w:sz w:val="24"/>
          <w:szCs w:val="24"/>
          <w:rtl/>
        </w:rPr>
        <w:t xml:space="preserve"> </w:t>
      </w:r>
      <w:r w:rsidRPr="00A4210C">
        <w:rPr>
          <w:rStyle w:val="Appelnotedebasdep"/>
          <w:sz w:val="24"/>
          <w:szCs w:val="24"/>
        </w:rPr>
        <w:footnoteRef/>
      </w:r>
      <w:r w:rsidRPr="00A4210C">
        <w:rPr>
          <w:rFonts w:hint="cs"/>
          <w:sz w:val="24"/>
          <w:szCs w:val="24"/>
          <w:rtl/>
        </w:rPr>
        <w:t xml:space="preserve">  وليد </w:t>
      </w:r>
      <w:r>
        <w:rPr>
          <w:rFonts w:hint="cs"/>
          <w:sz w:val="24"/>
          <w:szCs w:val="24"/>
          <w:rtl/>
        </w:rPr>
        <w:t xml:space="preserve">حيدر جابر، مرجع سابق، </w:t>
      </w:r>
      <w:r w:rsidRPr="00A4210C">
        <w:rPr>
          <w:rFonts w:hint="cs"/>
          <w:sz w:val="24"/>
          <w:szCs w:val="24"/>
          <w:rtl/>
        </w:rPr>
        <w:t>ص 71</w:t>
      </w:r>
      <w:r>
        <w:rPr>
          <w:rFonts w:hint="cs"/>
          <w:sz w:val="24"/>
          <w:szCs w:val="24"/>
          <w:rtl/>
        </w:rPr>
        <w:t>.</w:t>
      </w:r>
    </w:p>
  </w:footnote>
  <w:footnote w:id="286">
    <w:p w14:paraId="213EB109" w14:textId="59BCC42F" w:rsidR="00633B66" w:rsidRPr="00A4210C" w:rsidRDefault="00633B66" w:rsidP="00081BC4">
      <w:pPr>
        <w:ind w:firstLine="0"/>
        <w:jc w:val="left"/>
        <w:rPr>
          <w:sz w:val="24"/>
          <w:szCs w:val="24"/>
        </w:rPr>
      </w:pPr>
      <w:r w:rsidRPr="00A4210C">
        <w:rPr>
          <w:rStyle w:val="Appelnotedebasdep"/>
          <w:sz w:val="24"/>
          <w:szCs w:val="24"/>
        </w:rPr>
        <w:footnoteRef/>
      </w:r>
      <w:r w:rsidRPr="00A4210C">
        <w:rPr>
          <w:rFonts w:hint="cs"/>
          <w:sz w:val="24"/>
          <w:szCs w:val="24"/>
          <w:rtl/>
        </w:rPr>
        <w:t xml:space="preserve"> ولي</w:t>
      </w:r>
      <w:r w:rsidRPr="00A4210C">
        <w:rPr>
          <w:sz w:val="24"/>
          <w:szCs w:val="24"/>
          <w:rtl/>
        </w:rPr>
        <w:t>د</w:t>
      </w:r>
      <w:r>
        <w:rPr>
          <w:rFonts w:hint="cs"/>
          <w:sz w:val="24"/>
          <w:szCs w:val="24"/>
          <w:rtl/>
        </w:rPr>
        <w:t xml:space="preserve"> حيدر جابر، المرجع نفسه، </w:t>
      </w:r>
      <w:r w:rsidRPr="00A4210C">
        <w:rPr>
          <w:rFonts w:hint="cs"/>
          <w:sz w:val="24"/>
          <w:szCs w:val="24"/>
          <w:rtl/>
        </w:rPr>
        <w:t>ص 82</w:t>
      </w:r>
      <w:r>
        <w:rPr>
          <w:rFonts w:hint="cs"/>
          <w:sz w:val="24"/>
          <w:szCs w:val="24"/>
          <w:rtl/>
        </w:rPr>
        <w:t>.</w:t>
      </w:r>
    </w:p>
  </w:footnote>
  <w:footnote w:id="287">
    <w:p w14:paraId="62B623D9" w14:textId="2F591FC3" w:rsidR="00633B66" w:rsidRPr="00703178" w:rsidRDefault="00633B66" w:rsidP="0064627E">
      <w:pPr>
        <w:pStyle w:val="Notedebasdepage"/>
        <w:ind w:firstLine="0"/>
        <w:rPr>
          <w:sz w:val="24"/>
          <w:szCs w:val="24"/>
        </w:rPr>
      </w:pPr>
      <w:r w:rsidRPr="00703178">
        <w:rPr>
          <w:rStyle w:val="Appelnotedebasdep"/>
          <w:sz w:val="24"/>
          <w:szCs w:val="24"/>
        </w:rPr>
        <w:footnoteRef/>
      </w:r>
      <w:r w:rsidRPr="00703178">
        <w:rPr>
          <w:sz w:val="24"/>
          <w:szCs w:val="24"/>
          <w:rtl/>
        </w:rPr>
        <w:t xml:space="preserve"> </w:t>
      </w:r>
      <w:r w:rsidRPr="00703178">
        <w:rPr>
          <w:rFonts w:hint="cs"/>
          <w:sz w:val="24"/>
          <w:szCs w:val="24"/>
          <w:rtl/>
        </w:rPr>
        <w:t>محمد عب</w:t>
      </w:r>
      <w:r w:rsidRPr="00703178">
        <w:rPr>
          <w:rFonts w:hint="eastAsia"/>
          <w:sz w:val="24"/>
          <w:szCs w:val="24"/>
          <w:rtl/>
        </w:rPr>
        <w:t>د</w:t>
      </w:r>
      <w:r w:rsidRPr="00703178">
        <w:rPr>
          <w:rFonts w:hint="cs"/>
          <w:sz w:val="24"/>
          <w:szCs w:val="24"/>
          <w:rtl/>
        </w:rPr>
        <w:t xml:space="preserve"> اللطيف، مرجع سابق، ص 135</w:t>
      </w:r>
    </w:p>
  </w:footnote>
  <w:footnote w:id="288">
    <w:p w14:paraId="008A20C4" w14:textId="4FD87E53" w:rsidR="00633B66" w:rsidRPr="00703178" w:rsidRDefault="00633B66" w:rsidP="0064627E">
      <w:pPr>
        <w:pStyle w:val="Notedebasdepage"/>
        <w:ind w:firstLine="0"/>
        <w:rPr>
          <w:sz w:val="24"/>
          <w:szCs w:val="24"/>
        </w:rPr>
      </w:pPr>
      <w:r w:rsidRPr="00703178">
        <w:rPr>
          <w:rStyle w:val="Appelnotedebasdep"/>
          <w:sz w:val="24"/>
          <w:szCs w:val="24"/>
        </w:rPr>
        <w:footnoteRef/>
      </w:r>
      <w:r w:rsidRPr="00703178">
        <w:rPr>
          <w:rFonts w:hint="cs"/>
          <w:sz w:val="24"/>
          <w:szCs w:val="24"/>
          <w:rtl/>
        </w:rPr>
        <w:t xml:space="preserve"> يعرب محمد الشرع، دور القطاع الخاص في إدارة المرافق العامة الاقتصادية</w:t>
      </w:r>
      <w:r>
        <w:rPr>
          <w:rFonts w:hint="cs"/>
          <w:sz w:val="24"/>
          <w:szCs w:val="24"/>
          <w:rtl/>
        </w:rPr>
        <w:t>، مرجع سابق</w:t>
      </w:r>
      <w:r w:rsidRPr="00703178">
        <w:rPr>
          <w:rFonts w:hint="cs"/>
          <w:sz w:val="24"/>
          <w:szCs w:val="24"/>
          <w:rtl/>
        </w:rPr>
        <w:t>، ص 153.</w:t>
      </w:r>
    </w:p>
  </w:footnote>
  <w:footnote w:id="289">
    <w:p w14:paraId="2A5D3F60" w14:textId="77777777" w:rsidR="00633B66" w:rsidRPr="005B3528" w:rsidRDefault="00633B66" w:rsidP="007449C8">
      <w:pPr>
        <w:pStyle w:val="Notedebasdepage"/>
        <w:ind w:firstLine="0"/>
        <w:rPr>
          <w:sz w:val="24"/>
          <w:szCs w:val="24"/>
        </w:rPr>
      </w:pPr>
      <w:r w:rsidRPr="005B3528">
        <w:rPr>
          <w:rStyle w:val="Appelnotedebasdep"/>
          <w:sz w:val="24"/>
          <w:szCs w:val="24"/>
        </w:rPr>
        <w:footnoteRef/>
      </w:r>
      <w:r w:rsidRPr="005B3528">
        <w:rPr>
          <w:rFonts w:hint="cs"/>
          <w:sz w:val="24"/>
          <w:szCs w:val="24"/>
          <w:rtl/>
        </w:rPr>
        <w:t xml:space="preserve"> </w:t>
      </w:r>
      <w:r>
        <w:rPr>
          <w:rFonts w:hint="cs"/>
          <w:sz w:val="24"/>
          <w:szCs w:val="24"/>
          <w:rtl/>
        </w:rPr>
        <w:t xml:space="preserve">أبوبكر احمد </w:t>
      </w:r>
      <w:r w:rsidRPr="005B3528">
        <w:rPr>
          <w:rFonts w:hint="cs"/>
          <w:sz w:val="24"/>
          <w:szCs w:val="24"/>
          <w:rtl/>
        </w:rPr>
        <w:t>عثمان</w:t>
      </w:r>
      <w:r>
        <w:rPr>
          <w:rFonts w:hint="cs"/>
          <w:sz w:val="24"/>
          <w:szCs w:val="24"/>
          <w:rtl/>
        </w:rPr>
        <w:t xml:space="preserve">، مرجع سابق، </w:t>
      </w:r>
      <w:r w:rsidRPr="005B3528">
        <w:rPr>
          <w:rFonts w:hint="cs"/>
          <w:sz w:val="24"/>
          <w:szCs w:val="24"/>
          <w:rtl/>
        </w:rPr>
        <w:t>ص 78.</w:t>
      </w:r>
    </w:p>
  </w:footnote>
  <w:footnote w:id="290">
    <w:p w14:paraId="56551154" w14:textId="3BD6037C" w:rsidR="00633B66" w:rsidRPr="005B3528" w:rsidRDefault="00633B66" w:rsidP="00DF2DB2">
      <w:pPr>
        <w:pStyle w:val="Notedebasdepage"/>
        <w:ind w:firstLine="0"/>
        <w:rPr>
          <w:sz w:val="24"/>
          <w:szCs w:val="24"/>
        </w:rPr>
      </w:pPr>
      <w:r w:rsidRPr="005B3528">
        <w:rPr>
          <w:rStyle w:val="Appelnotedebasdep"/>
          <w:sz w:val="24"/>
          <w:szCs w:val="24"/>
        </w:rPr>
        <w:footnoteRef/>
      </w:r>
      <w:r w:rsidRPr="005B3528">
        <w:rPr>
          <w:rFonts w:hint="cs"/>
          <w:sz w:val="24"/>
          <w:szCs w:val="24"/>
          <w:rtl/>
        </w:rPr>
        <w:t xml:space="preserve"> </w:t>
      </w:r>
      <w:r>
        <w:rPr>
          <w:rFonts w:hint="cs"/>
          <w:sz w:val="24"/>
          <w:szCs w:val="24"/>
          <w:rtl/>
        </w:rPr>
        <w:t>مروان محي الدين القطب، مرجع سابق،</w:t>
      </w:r>
      <w:r w:rsidRPr="005B3528">
        <w:rPr>
          <w:rFonts w:hint="cs"/>
          <w:sz w:val="24"/>
          <w:szCs w:val="24"/>
          <w:rtl/>
        </w:rPr>
        <w:t xml:space="preserve"> ص 490</w:t>
      </w:r>
      <w:r>
        <w:rPr>
          <w:rFonts w:hint="cs"/>
          <w:sz w:val="24"/>
          <w:szCs w:val="24"/>
          <w:rtl/>
        </w:rPr>
        <w:t>.</w:t>
      </w:r>
    </w:p>
  </w:footnote>
  <w:footnote w:id="291">
    <w:p w14:paraId="67E345E0" w14:textId="77777777" w:rsidR="00633B66" w:rsidRPr="00E32C19" w:rsidRDefault="00633B66" w:rsidP="007449C8">
      <w:pPr>
        <w:pStyle w:val="Notedebasdepage"/>
        <w:ind w:firstLine="0"/>
        <w:rPr>
          <w:sz w:val="24"/>
          <w:szCs w:val="24"/>
        </w:rPr>
      </w:pPr>
      <w:r w:rsidRPr="00E32C19">
        <w:rPr>
          <w:rStyle w:val="Appelnotedebasdep"/>
          <w:sz w:val="24"/>
          <w:szCs w:val="24"/>
        </w:rPr>
        <w:footnoteRef/>
      </w:r>
      <w:r w:rsidRPr="00E32C19">
        <w:rPr>
          <w:rFonts w:hint="cs"/>
          <w:sz w:val="24"/>
          <w:szCs w:val="24"/>
          <w:rtl/>
        </w:rPr>
        <w:t xml:space="preserve"> وليد حيدر جابر، مرجع سابق، ص 534.</w:t>
      </w:r>
    </w:p>
  </w:footnote>
  <w:footnote w:id="292">
    <w:p w14:paraId="7C48C4BD" w14:textId="1C508105" w:rsidR="00633B66" w:rsidRPr="00703178" w:rsidRDefault="00633B66" w:rsidP="00DF2DB2">
      <w:pPr>
        <w:pStyle w:val="Notedebasdepage"/>
        <w:ind w:firstLine="0"/>
        <w:rPr>
          <w:sz w:val="24"/>
          <w:szCs w:val="24"/>
        </w:rPr>
      </w:pPr>
      <w:r w:rsidRPr="00703178">
        <w:rPr>
          <w:rStyle w:val="Appelnotedebasdep"/>
          <w:sz w:val="24"/>
          <w:szCs w:val="24"/>
        </w:rPr>
        <w:footnoteRef/>
      </w:r>
      <w:r w:rsidRPr="00703178">
        <w:rPr>
          <w:rFonts w:hint="cs"/>
          <w:sz w:val="24"/>
          <w:szCs w:val="24"/>
          <w:rtl/>
        </w:rPr>
        <w:t xml:space="preserve"> يعرب محمد الشرع، دور القطاع الخاص في إدارة المرافق العامة الاقتصادية، مرجع سابق، ص 155.</w:t>
      </w:r>
    </w:p>
  </w:footnote>
  <w:footnote w:id="293">
    <w:p w14:paraId="671D976B" w14:textId="79CF5701" w:rsidR="00633B66" w:rsidRDefault="00633B66" w:rsidP="00DE3ABE">
      <w:pPr>
        <w:pStyle w:val="Notedebasdepage"/>
        <w:ind w:firstLine="0"/>
      </w:pPr>
      <w:r w:rsidRPr="00DE3ABE">
        <w:rPr>
          <w:rStyle w:val="Appelnotedebasdep"/>
        </w:rPr>
        <w:footnoteRef/>
      </w:r>
      <w:r w:rsidRPr="00DE3ABE">
        <w:rPr>
          <w:rFonts w:hint="cs"/>
          <w:rtl/>
        </w:rPr>
        <w:t xml:space="preserve"> </w:t>
      </w:r>
      <w:r w:rsidRPr="00DE3ABE">
        <w:rPr>
          <w:rFonts w:hint="cs"/>
          <w:sz w:val="24"/>
          <w:szCs w:val="24"/>
          <w:rtl/>
        </w:rPr>
        <w:t>فتحي رزيقة، دور تفويضات المرفق العام في ترقية الاستثمار المحلي، مجلة الحق</w:t>
      </w:r>
      <w:r>
        <w:rPr>
          <w:rFonts w:hint="cs"/>
          <w:sz w:val="24"/>
          <w:szCs w:val="24"/>
          <w:rtl/>
        </w:rPr>
        <w:t xml:space="preserve">وق والحريات المجلد 10 العدد1 </w:t>
      </w:r>
      <w:r w:rsidRPr="00DE3ABE">
        <w:rPr>
          <w:rFonts w:hint="cs"/>
          <w:sz w:val="24"/>
          <w:szCs w:val="24"/>
          <w:rtl/>
        </w:rPr>
        <w:t>جامعة الجزائر</w:t>
      </w:r>
      <w:r>
        <w:rPr>
          <w:rFonts w:hint="cs"/>
          <w:sz w:val="24"/>
          <w:szCs w:val="24"/>
          <w:rtl/>
        </w:rPr>
        <w:t>1</w:t>
      </w:r>
      <w:r w:rsidRPr="00DE3ABE">
        <w:rPr>
          <w:rFonts w:hint="cs"/>
          <w:sz w:val="24"/>
          <w:szCs w:val="24"/>
          <w:rtl/>
        </w:rPr>
        <w:t xml:space="preserve"> </w:t>
      </w:r>
      <w:r>
        <w:rPr>
          <w:rFonts w:hint="cs"/>
          <w:sz w:val="24"/>
          <w:szCs w:val="24"/>
          <w:rtl/>
        </w:rPr>
        <w:t>سنة</w:t>
      </w:r>
      <w:r w:rsidRPr="00DE3ABE">
        <w:rPr>
          <w:rFonts w:hint="cs"/>
          <w:sz w:val="24"/>
          <w:szCs w:val="24"/>
          <w:rtl/>
        </w:rPr>
        <w:t xml:space="preserve"> 2022، ص 596.</w:t>
      </w:r>
    </w:p>
  </w:footnote>
  <w:footnote w:id="294">
    <w:p w14:paraId="0E8EABCC" w14:textId="710680EC" w:rsidR="00633B66" w:rsidRDefault="00633B66" w:rsidP="00DE3ABE">
      <w:pPr>
        <w:pStyle w:val="Notedebasdepage"/>
        <w:ind w:firstLine="0"/>
      </w:pPr>
      <w:r w:rsidRPr="00DE3ABE">
        <w:rPr>
          <w:rStyle w:val="Appelnotedebasdep"/>
        </w:rPr>
        <w:footnoteRef/>
      </w:r>
      <w:r>
        <w:rPr>
          <w:rFonts w:hint="cs"/>
          <w:rtl/>
        </w:rPr>
        <w:t xml:space="preserve"> </w:t>
      </w:r>
      <w:r w:rsidRPr="005A5CB5">
        <w:rPr>
          <w:rFonts w:hint="cs"/>
          <w:sz w:val="24"/>
          <w:szCs w:val="24"/>
          <w:rtl/>
        </w:rPr>
        <w:t xml:space="preserve">فتحي </w:t>
      </w:r>
      <w:r w:rsidRPr="00D03E01">
        <w:rPr>
          <w:rFonts w:hint="cs"/>
          <w:sz w:val="24"/>
          <w:szCs w:val="24"/>
          <w:rtl/>
        </w:rPr>
        <w:t>رزيقة</w:t>
      </w:r>
      <w:r w:rsidRPr="00D03E01">
        <w:rPr>
          <w:rFonts w:hint="cs"/>
          <w:rtl/>
        </w:rPr>
        <w:t>، المرجع</w:t>
      </w:r>
      <w:r w:rsidRPr="00D03E01">
        <w:rPr>
          <w:rFonts w:hint="cs"/>
          <w:sz w:val="24"/>
          <w:szCs w:val="24"/>
          <w:rtl/>
        </w:rPr>
        <w:t xml:space="preserve"> </w:t>
      </w:r>
      <w:r w:rsidRPr="00DE3ABE">
        <w:rPr>
          <w:rFonts w:hint="cs"/>
          <w:sz w:val="24"/>
          <w:szCs w:val="24"/>
          <w:rtl/>
        </w:rPr>
        <w:t>نفسه</w:t>
      </w:r>
      <w:r>
        <w:rPr>
          <w:rFonts w:hint="cs"/>
          <w:sz w:val="24"/>
          <w:szCs w:val="24"/>
          <w:rtl/>
        </w:rPr>
        <w:t>،</w:t>
      </w:r>
      <w:r w:rsidRPr="00DE3ABE">
        <w:rPr>
          <w:rFonts w:hint="cs"/>
          <w:sz w:val="24"/>
          <w:szCs w:val="24"/>
          <w:rtl/>
        </w:rPr>
        <w:t xml:space="preserve"> ص 602</w:t>
      </w:r>
      <w:r>
        <w:rPr>
          <w:rFonts w:hint="cs"/>
          <w:sz w:val="24"/>
          <w:szCs w:val="24"/>
          <w:rtl/>
        </w:rPr>
        <w:t>.</w:t>
      </w:r>
    </w:p>
  </w:footnote>
  <w:footnote w:id="295">
    <w:p w14:paraId="6F3B2C88" w14:textId="77777777" w:rsidR="00633B66" w:rsidRPr="005B3528" w:rsidRDefault="00633B66" w:rsidP="0064627E">
      <w:pPr>
        <w:pStyle w:val="Notedebasdepage"/>
        <w:ind w:firstLine="0"/>
        <w:rPr>
          <w:sz w:val="24"/>
          <w:szCs w:val="24"/>
        </w:rPr>
      </w:pPr>
      <w:r w:rsidRPr="005B3528">
        <w:rPr>
          <w:rStyle w:val="Appelnotedebasdep"/>
          <w:sz w:val="24"/>
          <w:szCs w:val="24"/>
        </w:rPr>
        <w:footnoteRef/>
      </w:r>
      <w:r w:rsidRPr="005B3528">
        <w:rPr>
          <w:sz w:val="24"/>
          <w:szCs w:val="24"/>
          <w:rtl/>
        </w:rPr>
        <w:t xml:space="preserve"> </w:t>
      </w:r>
      <w:r w:rsidRPr="005B3528">
        <w:rPr>
          <w:rFonts w:hint="cs"/>
          <w:sz w:val="24"/>
          <w:szCs w:val="24"/>
          <w:rtl/>
        </w:rPr>
        <w:t xml:space="preserve">بركيبة </w:t>
      </w:r>
      <w:r>
        <w:rPr>
          <w:rFonts w:hint="cs"/>
          <w:sz w:val="24"/>
          <w:szCs w:val="24"/>
          <w:rtl/>
        </w:rPr>
        <w:t>حسام الدين، مرجع سابق،</w:t>
      </w:r>
      <w:r w:rsidRPr="005B3528">
        <w:rPr>
          <w:rFonts w:hint="cs"/>
          <w:sz w:val="24"/>
          <w:szCs w:val="24"/>
          <w:rtl/>
        </w:rPr>
        <w:t xml:space="preserve"> ص 154</w:t>
      </w:r>
      <w:r>
        <w:rPr>
          <w:rFonts w:hint="cs"/>
          <w:sz w:val="24"/>
          <w:szCs w:val="24"/>
          <w:rtl/>
        </w:rPr>
        <w:t>.</w:t>
      </w:r>
    </w:p>
  </w:footnote>
  <w:footnote w:id="296">
    <w:p w14:paraId="4C2855D1" w14:textId="77777777" w:rsidR="00633B66" w:rsidRPr="005B3528" w:rsidRDefault="00633B66" w:rsidP="0064627E">
      <w:pPr>
        <w:pStyle w:val="Notedebasdepage"/>
        <w:ind w:firstLine="0"/>
        <w:rPr>
          <w:sz w:val="24"/>
          <w:szCs w:val="24"/>
        </w:rPr>
      </w:pPr>
      <w:r w:rsidRPr="005B3528">
        <w:rPr>
          <w:rStyle w:val="Appelnotedebasdep"/>
          <w:sz w:val="24"/>
          <w:szCs w:val="24"/>
        </w:rPr>
        <w:footnoteRef/>
      </w:r>
      <w:r>
        <w:rPr>
          <w:rFonts w:hint="cs"/>
          <w:sz w:val="24"/>
          <w:szCs w:val="24"/>
          <w:rtl/>
        </w:rPr>
        <w:t xml:space="preserve"> </w:t>
      </w:r>
      <w:r w:rsidRPr="005B3528">
        <w:rPr>
          <w:rFonts w:hint="cs"/>
          <w:sz w:val="24"/>
          <w:szCs w:val="24"/>
          <w:rtl/>
        </w:rPr>
        <w:t xml:space="preserve">وليد </w:t>
      </w:r>
      <w:r>
        <w:rPr>
          <w:rFonts w:hint="cs"/>
          <w:sz w:val="24"/>
          <w:szCs w:val="24"/>
          <w:rtl/>
        </w:rPr>
        <w:t xml:space="preserve">حيدر جابر، مرجع سابق، </w:t>
      </w:r>
      <w:r w:rsidRPr="005B3528">
        <w:rPr>
          <w:rFonts w:hint="cs"/>
          <w:sz w:val="24"/>
          <w:szCs w:val="24"/>
          <w:rtl/>
        </w:rPr>
        <w:t>ص535</w:t>
      </w:r>
      <w:r>
        <w:rPr>
          <w:rFonts w:hint="cs"/>
          <w:sz w:val="24"/>
          <w:szCs w:val="24"/>
          <w:rtl/>
        </w:rPr>
        <w:t>.</w:t>
      </w:r>
    </w:p>
  </w:footnote>
  <w:footnote w:id="297">
    <w:p w14:paraId="427108DE" w14:textId="0C8B2C5B" w:rsidR="00633B66" w:rsidRPr="005B3528" w:rsidRDefault="00633B66" w:rsidP="00017341">
      <w:pPr>
        <w:pStyle w:val="Notedebasdepage"/>
        <w:ind w:firstLine="0"/>
        <w:rPr>
          <w:sz w:val="24"/>
          <w:szCs w:val="24"/>
        </w:rPr>
      </w:pPr>
      <w:r w:rsidRPr="005B3528">
        <w:rPr>
          <w:rStyle w:val="Appelnotedebasdep"/>
          <w:sz w:val="24"/>
          <w:szCs w:val="24"/>
        </w:rPr>
        <w:footnoteRef/>
      </w:r>
      <w:r w:rsidRPr="005B3528">
        <w:rPr>
          <w:sz w:val="24"/>
          <w:szCs w:val="24"/>
          <w:rtl/>
        </w:rPr>
        <w:t xml:space="preserve"> </w:t>
      </w:r>
      <w:r w:rsidRPr="005B3528">
        <w:rPr>
          <w:rFonts w:hint="cs"/>
          <w:sz w:val="24"/>
          <w:szCs w:val="24"/>
          <w:rtl/>
        </w:rPr>
        <w:t xml:space="preserve"> وليد </w:t>
      </w:r>
      <w:r>
        <w:rPr>
          <w:rFonts w:hint="cs"/>
          <w:sz w:val="24"/>
          <w:szCs w:val="24"/>
          <w:rtl/>
        </w:rPr>
        <w:t xml:space="preserve">حيدر جابر، المرجع نفسه، </w:t>
      </w:r>
      <w:r w:rsidRPr="005B3528">
        <w:rPr>
          <w:rFonts w:hint="cs"/>
          <w:sz w:val="24"/>
          <w:szCs w:val="24"/>
          <w:rtl/>
        </w:rPr>
        <w:t>ص 537</w:t>
      </w:r>
      <w:r>
        <w:rPr>
          <w:rFonts w:hint="cs"/>
          <w:sz w:val="24"/>
          <w:szCs w:val="24"/>
          <w:rtl/>
        </w:rPr>
        <w:t>.</w:t>
      </w:r>
      <w:r w:rsidRPr="005B3528">
        <w:rPr>
          <w:rFonts w:hint="cs"/>
          <w:sz w:val="24"/>
          <w:szCs w:val="24"/>
          <w:rtl/>
        </w:rPr>
        <w:t xml:space="preserve">  </w:t>
      </w:r>
    </w:p>
  </w:footnote>
  <w:footnote w:id="298">
    <w:p w14:paraId="056E139B" w14:textId="511D292F" w:rsidR="00633B66" w:rsidRPr="005B3528" w:rsidRDefault="00633B66" w:rsidP="00415735">
      <w:pPr>
        <w:ind w:firstLine="0"/>
        <w:rPr>
          <w:sz w:val="24"/>
          <w:szCs w:val="24"/>
        </w:rPr>
      </w:pPr>
      <w:r w:rsidRPr="005B3528">
        <w:rPr>
          <w:rStyle w:val="Appelnotedebasdep"/>
          <w:sz w:val="24"/>
          <w:szCs w:val="24"/>
        </w:rPr>
        <w:footnoteRef/>
      </w:r>
      <w:r w:rsidRPr="005B3528">
        <w:rPr>
          <w:rFonts w:hint="cs"/>
          <w:sz w:val="24"/>
          <w:szCs w:val="24"/>
          <w:rtl/>
        </w:rPr>
        <w:t xml:space="preserve"> فتحي رزيقة</w:t>
      </w:r>
      <w:r>
        <w:rPr>
          <w:rFonts w:hint="cs"/>
          <w:sz w:val="24"/>
          <w:szCs w:val="24"/>
          <w:rtl/>
        </w:rPr>
        <w:t>،</w:t>
      </w:r>
      <w:r w:rsidRPr="005B3528">
        <w:rPr>
          <w:rFonts w:hint="cs"/>
          <w:sz w:val="24"/>
          <w:szCs w:val="24"/>
          <w:rtl/>
        </w:rPr>
        <w:t xml:space="preserve"> </w:t>
      </w:r>
      <w:r>
        <w:rPr>
          <w:rFonts w:hint="cs"/>
          <w:sz w:val="24"/>
          <w:szCs w:val="24"/>
          <w:rtl/>
        </w:rPr>
        <w:t>مرجع سابق</w:t>
      </w:r>
      <w:r w:rsidRPr="005B3528">
        <w:rPr>
          <w:rFonts w:hint="cs"/>
          <w:sz w:val="24"/>
          <w:szCs w:val="24"/>
          <w:rtl/>
        </w:rPr>
        <w:t>. ص596</w:t>
      </w:r>
      <w:r>
        <w:rPr>
          <w:rFonts w:hint="cs"/>
          <w:sz w:val="24"/>
          <w:szCs w:val="24"/>
          <w:rtl/>
        </w:rPr>
        <w:t>.</w:t>
      </w:r>
    </w:p>
  </w:footnote>
  <w:footnote w:id="299">
    <w:p w14:paraId="1FB4697A" w14:textId="77777777" w:rsidR="00633B66" w:rsidRPr="00AE4F89" w:rsidRDefault="00633B66" w:rsidP="005F41A1">
      <w:pPr>
        <w:pStyle w:val="Notedebasdepage"/>
        <w:ind w:firstLine="0"/>
        <w:rPr>
          <w:sz w:val="24"/>
          <w:szCs w:val="24"/>
        </w:rPr>
      </w:pPr>
      <w:r w:rsidRPr="00AE4F89">
        <w:rPr>
          <w:rStyle w:val="Appelnotedebasdep"/>
          <w:sz w:val="24"/>
          <w:szCs w:val="24"/>
        </w:rPr>
        <w:footnoteRef/>
      </w:r>
      <w:r>
        <w:rPr>
          <w:rFonts w:hint="cs"/>
          <w:sz w:val="24"/>
          <w:szCs w:val="24"/>
          <w:rtl/>
        </w:rPr>
        <w:t xml:space="preserve"> </w:t>
      </w:r>
      <w:r w:rsidRPr="00AE4F89">
        <w:rPr>
          <w:rFonts w:hint="cs"/>
          <w:sz w:val="24"/>
          <w:szCs w:val="24"/>
          <w:rtl/>
        </w:rPr>
        <w:t xml:space="preserve">بركيبة </w:t>
      </w:r>
      <w:r>
        <w:rPr>
          <w:rFonts w:hint="cs"/>
          <w:sz w:val="24"/>
          <w:szCs w:val="24"/>
          <w:rtl/>
        </w:rPr>
        <w:t>حسام الدين، مرجع سابق، ص</w:t>
      </w:r>
      <w:r w:rsidRPr="00AE4F89">
        <w:rPr>
          <w:rFonts w:hint="cs"/>
          <w:sz w:val="24"/>
          <w:szCs w:val="24"/>
          <w:rtl/>
        </w:rPr>
        <w:t xml:space="preserve"> 247</w:t>
      </w:r>
      <w:r>
        <w:rPr>
          <w:rFonts w:hint="cs"/>
          <w:sz w:val="24"/>
          <w:szCs w:val="24"/>
          <w:rtl/>
        </w:rPr>
        <w:t>.</w:t>
      </w:r>
    </w:p>
  </w:footnote>
  <w:footnote w:id="300">
    <w:p w14:paraId="253DFF60" w14:textId="77777777" w:rsidR="00633B66" w:rsidRPr="00AE4F89" w:rsidRDefault="00633B66" w:rsidP="0064627E">
      <w:pPr>
        <w:pStyle w:val="Notedebasdepage"/>
        <w:ind w:firstLine="0"/>
        <w:rPr>
          <w:sz w:val="24"/>
          <w:szCs w:val="24"/>
        </w:rPr>
      </w:pPr>
      <w:r w:rsidRPr="00AE4F89">
        <w:rPr>
          <w:rStyle w:val="Appelnotedebasdep"/>
          <w:sz w:val="24"/>
          <w:szCs w:val="24"/>
        </w:rPr>
        <w:footnoteRef/>
      </w:r>
      <w:r w:rsidRPr="00AE4F89">
        <w:rPr>
          <w:rFonts w:hint="cs"/>
          <w:sz w:val="24"/>
          <w:szCs w:val="24"/>
          <w:rtl/>
        </w:rPr>
        <w:t xml:space="preserve"> بركيبة </w:t>
      </w:r>
      <w:r>
        <w:rPr>
          <w:rFonts w:hint="cs"/>
          <w:sz w:val="24"/>
          <w:szCs w:val="24"/>
          <w:rtl/>
        </w:rPr>
        <w:t>حسام الدين، مرجع سابق، ص</w:t>
      </w:r>
      <w:r w:rsidRPr="00AE4F89">
        <w:rPr>
          <w:rFonts w:hint="cs"/>
          <w:sz w:val="24"/>
          <w:szCs w:val="24"/>
          <w:rtl/>
        </w:rPr>
        <w:t xml:space="preserve"> 248</w:t>
      </w:r>
      <w:r>
        <w:rPr>
          <w:rFonts w:hint="cs"/>
          <w:sz w:val="24"/>
          <w:szCs w:val="24"/>
          <w:rtl/>
        </w:rPr>
        <w:t>.</w:t>
      </w:r>
    </w:p>
  </w:footnote>
  <w:footnote w:id="301">
    <w:p w14:paraId="567ACE68" w14:textId="77777777" w:rsidR="00633B66" w:rsidRPr="00AE4F89" w:rsidRDefault="00633B66" w:rsidP="0064627E">
      <w:pPr>
        <w:pStyle w:val="Notedebasdepage"/>
        <w:ind w:firstLine="0"/>
        <w:rPr>
          <w:sz w:val="24"/>
          <w:szCs w:val="24"/>
        </w:rPr>
      </w:pPr>
      <w:r w:rsidRPr="00AE4F89">
        <w:rPr>
          <w:rStyle w:val="Appelnotedebasdep"/>
          <w:sz w:val="24"/>
          <w:szCs w:val="24"/>
        </w:rPr>
        <w:footnoteRef/>
      </w:r>
      <w:r w:rsidRPr="00AE4F89">
        <w:rPr>
          <w:rFonts w:hint="cs"/>
          <w:sz w:val="24"/>
          <w:szCs w:val="24"/>
          <w:rtl/>
        </w:rPr>
        <w:t xml:space="preserve">  المادة</w:t>
      </w:r>
      <w:r>
        <w:rPr>
          <w:rFonts w:hint="cs"/>
          <w:sz w:val="24"/>
          <w:szCs w:val="24"/>
          <w:rtl/>
        </w:rPr>
        <w:t xml:space="preserve"> 57 من المرسوم التنفيذي 18</w:t>
      </w:r>
      <w:r w:rsidRPr="00AE4F89">
        <w:rPr>
          <w:rFonts w:hint="cs"/>
          <w:sz w:val="24"/>
          <w:szCs w:val="24"/>
          <w:rtl/>
        </w:rPr>
        <w:t>/199</w:t>
      </w:r>
      <w:r>
        <w:rPr>
          <w:rFonts w:hint="cs"/>
          <w:sz w:val="24"/>
          <w:szCs w:val="24"/>
          <w:rtl/>
        </w:rPr>
        <w:t xml:space="preserve"> السالف الذكر.</w:t>
      </w:r>
    </w:p>
  </w:footnote>
  <w:footnote w:id="302">
    <w:p w14:paraId="46D6B2B1" w14:textId="4808D560" w:rsidR="00633B66" w:rsidRPr="00A4210C" w:rsidRDefault="00633B66" w:rsidP="00981434">
      <w:pPr>
        <w:pStyle w:val="Notedebasdepage"/>
        <w:ind w:firstLine="0"/>
        <w:rPr>
          <w:sz w:val="24"/>
          <w:szCs w:val="24"/>
        </w:rPr>
      </w:pPr>
      <w:r w:rsidRPr="00A4210C">
        <w:rPr>
          <w:rStyle w:val="Appelnotedebasdep"/>
          <w:sz w:val="24"/>
          <w:szCs w:val="24"/>
        </w:rPr>
        <w:footnoteRef/>
      </w:r>
      <w:r w:rsidRPr="00A4210C">
        <w:rPr>
          <w:rFonts w:hint="cs"/>
          <w:sz w:val="24"/>
          <w:szCs w:val="24"/>
          <w:rtl/>
        </w:rPr>
        <w:t xml:space="preserve">  سميرة </w:t>
      </w:r>
      <w:r>
        <w:rPr>
          <w:rFonts w:hint="cs"/>
          <w:sz w:val="24"/>
          <w:szCs w:val="24"/>
          <w:rtl/>
        </w:rPr>
        <w:t xml:space="preserve">عمر علي محمد الكاديكي، مرجع سابق، </w:t>
      </w:r>
      <w:r w:rsidRPr="00A4210C">
        <w:rPr>
          <w:rFonts w:hint="cs"/>
          <w:sz w:val="24"/>
          <w:szCs w:val="24"/>
          <w:rtl/>
        </w:rPr>
        <w:t>ص 103</w:t>
      </w:r>
      <w:r>
        <w:rPr>
          <w:rFonts w:hint="cs"/>
          <w:sz w:val="24"/>
          <w:szCs w:val="24"/>
          <w:rtl/>
        </w:rPr>
        <w:t>.</w:t>
      </w:r>
    </w:p>
  </w:footnote>
  <w:footnote w:id="303">
    <w:p w14:paraId="35920D83" w14:textId="5868D038" w:rsidR="00633B66" w:rsidRPr="009A367A" w:rsidRDefault="00633B66" w:rsidP="00981434">
      <w:pPr>
        <w:pStyle w:val="Notedebasdepage"/>
        <w:ind w:firstLine="0"/>
        <w:rPr>
          <w:sz w:val="24"/>
          <w:szCs w:val="24"/>
        </w:rPr>
      </w:pPr>
      <w:r w:rsidRPr="009A367A">
        <w:rPr>
          <w:rStyle w:val="Appelnotedebasdep"/>
          <w:sz w:val="24"/>
          <w:szCs w:val="24"/>
        </w:rPr>
        <w:footnoteRef/>
      </w:r>
      <w:r>
        <w:rPr>
          <w:rFonts w:hint="cs"/>
          <w:sz w:val="24"/>
          <w:szCs w:val="24"/>
          <w:rtl/>
        </w:rPr>
        <w:t xml:space="preserve"> </w:t>
      </w:r>
      <w:r w:rsidRPr="009A367A">
        <w:rPr>
          <w:rFonts w:hint="cs"/>
          <w:sz w:val="24"/>
          <w:szCs w:val="24"/>
          <w:rtl/>
        </w:rPr>
        <w:t>وليد حيدر جابر</w:t>
      </w:r>
      <w:r>
        <w:rPr>
          <w:rFonts w:hint="cs"/>
          <w:sz w:val="24"/>
          <w:szCs w:val="24"/>
          <w:rtl/>
        </w:rPr>
        <w:t>، مرجع سابق،</w:t>
      </w:r>
      <w:r w:rsidRPr="009A367A">
        <w:rPr>
          <w:rFonts w:hint="cs"/>
          <w:sz w:val="24"/>
          <w:szCs w:val="24"/>
          <w:rtl/>
        </w:rPr>
        <w:t xml:space="preserve"> ص 328.</w:t>
      </w:r>
    </w:p>
  </w:footnote>
  <w:footnote w:id="304">
    <w:p w14:paraId="3F1D32EE" w14:textId="20364089" w:rsidR="00633B66" w:rsidRPr="009A367A" w:rsidRDefault="00633B66" w:rsidP="00024B05">
      <w:pPr>
        <w:ind w:firstLine="0"/>
        <w:rPr>
          <w:sz w:val="24"/>
          <w:szCs w:val="24"/>
        </w:rPr>
      </w:pPr>
      <w:r w:rsidRPr="009A367A">
        <w:rPr>
          <w:rStyle w:val="Appelnotedebasdep"/>
          <w:sz w:val="24"/>
          <w:szCs w:val="24"/>
        </w:rPr>
        <w:footnoteRef/>
      </w:r>
      <w:r w:rsidRPr="009A367A">
        <w:rPr>
          <w:sz w:val="24"/>
          <w:szCs w:val="24"/>
          <w:rtl/>
        </w:rPr>
        <w:t xml:space="preserve"> </w:t>
      </w:r>
      <w:r>
        <w:rPr>
          <w:rFonts w:hint="cs"/>
          <w:sz w:val="24"/>
          <w:szCs w:val="24"/>
          <w:rtl/>
        </w:rPr>
        <w:t>أبوبكر أحمد عثمان، مرجع سابق، ص</w:t>
      </w:r>
      <w:r w:rsidRPr="009A367A">
        <w:rPr>
          <w:rFonts w:hint="cs"/>
          <w:sz w:val="24"/>
          <w:szCs w:val="24"/>
          <w:rtl/>
        </w:rPr>
        <w:t xml:space="preserve"> 89.</w:t>
      </w:r>
    </w:p>
  </w:footnote>
  <w:footnote w:id="305">
    <w:p w14:paraId="5E37B438" w14:textId="72904F0C" w:rsidR="00633B66" w:rsidRDefault="00633B66" w:rsidP="005A5CB5">
      <w:pPr>
        <w:pStyle w:val="Notedebasdepage"/>
        <w:ind w:firstLine="0"/>
      </w:pPr>
      <w:r w:rsidRPr="009A367A">
        <w:rPr>
          <w:rStyle w:val="Appelnotedebasdep"/>
          <w:sz w:val="24"/>
          <w:szCs w:val="24"/>
        </w:rPr>
        <w:footnoteRef/>
      </w:r>
      <w:r>
        <w:rPr>
          <w:rFonts w:hint="cs"/>
          <w:sz w:val="24"/>
          <w:szCs w:val="24"/>
          <w:rtl/>
        </w:rPr>
        <w:t xml:space="preserve"> أبوبكر احمد </w:t>
      </w:r>
      <w:r w:rsidRPr="009A367A">
        <w:rPr>
          <w:rFonts w:hint="cs"/>
          <w:sz w:val="24"/>
          <w:szCs w:val="24"/>
          <w:rtl/>
        </w:rPr>
        <w:t>عثمان</w:t>
      </w:r>
      <w:r>
        <w:rPr>
          <w:rFonts w:hint="cs"/>
          <w:sz w:val="24"/>
          <w:szCs w:val="24"/>
          <w:rtl/>
        </w:rPr>
        <w:t>، المرج</w:t>
      </w:r>
      <w:r>
        <w:rPr>
          <w:rFonts w:hint="eastAsia"/>
          <w:sz w:val="24"/>
          <w:szCs w:val="24"/>
          <w:rtl/>
        </w:rPr>
        <w:t>ع</w:t>
      </w:r>
      <w:r>
        <w:rPr>
          <w:rFonts w:hint="cs"/>
          <w:sz w:val="24"/>
          <w:szCs w:val="24"/>
          <w:rtl/>
        </w:rPr>
        <w:t xml:space="preserve"> نفسه، </w:t>
      </w:r>
      <w:r w:rsidRPr="009A367A">
        <w:rPr>
          <w:rFonts w:hint="cs"/>
          <w:sz w:val="24"/>
          <w:szCs w:val="24"/>
          <w:rtl/>
        </w:rPr>
        <w:t>ص 89.</w:t>
      </w:r>
    </w:p>
  </w:footnote>
  <w:footnote w:id="306">
    <w:p w14:paraId="1A09A76E" w14:textId="5F33F48F" w:rsidR="00633B66" w:rsidRPr="00B96C03" w:rsidRDefault="00633B66" w:rsidP="005A5CB5">
      <w:pPr>
        <w:ind w:firstLine="0"/>
        <w:jc w:val="left"/>
        <w:rPr>
          <w:sz w:val="24"/>
          <w:szCs w:val="24"/>
        </w:rPr>
      </w:pPr>
      <w:r w:rsidRPr="00B96C03">
        <w:rPr>
          <w:rStyle w:val="Appelnotedebasdep"/>
          <w:sz w:val="24"/>
          <w:szCs w:val="24"/>
        </w:rPr>
        <w:footnoteRef/>
      </w:r>
      <w:r w:rsidRPr="00B96C03">
        <w:rPr>
          <w:rFonts w:hint="cs"/>
          <w:sz w:val="24"/>
          <w:szCs w:val="24"/>
          <w:rtl/>
        </w:rPr>
        <w:t xml:space="preserve"> وليد حيدر جابر</w:t>
      </w:r>
      <w:r>
        <w:rPr>
          <w:rFonts w:hint="cs"/>
          <w:sz w:val="24"/>
          <w:szCs w:val="24"/>
          <w:rtl/>
        </w:rPr>
        <w:t>، مرجع سابق،</w:t>
      </w:r>
      <w:r w:rsidRPr="00B96C03">
        <w:rPr>
          <w:rFonts w:hint="cs"/>
          <w:sz w:val="24"/>
          <w:szCs w:val="24"/>
          <w:rtl/>
        </w:rPr>
        <w:t xml:space="preserve"> ص </w:t>
      </w:r>
      <w:r>
        <w:rPr>
          <w:rFonts w:hint="cs"/>
          <w:sz w:val="24"/>
          <w:szCs w:val="24"/>
          <w:rtl/>
        </w:rPr>
        <w:t>329،328.</w:t>
      </w:r>
    </w:p>
  </w:footnote>
  <w:footnote w:id="307">
    <w:p w14:paraId="7F68EDB1" w14:textId="77777777" w:rsidR="00633B66" w:rsidRPr="00A4210C" w:rsidRDefault="00633B66" w:rsidP="00981434">
      <w:pPr>
        <w:pStyle w:val="Notedebasdepage"/>
        <w:ind w:firstLine="0"/>
        <w:rPr>
          <w:sz w:val="24"/>
          <w:szCs w:val="24"/>
        </w:rPr>
      </w:pPr>
      <w:r w:rsidRPr="00A4210C">
        <w:rPr>
          <w:rStyle w:val="Appelnotedebasdep"/>
          <w:sz w:val="24"/>
          <w:szCs w:val="24"/>
        </w:rPr>
        <w:footnoteRef/>
      </w:r>
      <w:r w:rsidRPr="00A4210C">
        <w:rPr>
          <w:rFonts w:hint="cs"/>
          <w:sz w:val="24"/>
          <w:szCs w:val="24"/>
          <w:rtl/>
        </w:rPr>
        <w:t xml:space="preserve"> بركيبة</w:t>
      </w:r>
      <w:r>
        <w:rPr>
          <w:rFonts w:hint="cs"/>
          <w:sz w:val="24"/>
          <w:szCs w:val="24"/>
          <w:rtl/>
        </w:rPr>
        <w:t xml:space="preserve"> حسام الدين، مرجع سابق، </w:t>
      </w:r>
      <w:r w:rsidRPr="00A4210C">
        <w:rPr>
          <w:rFonts w:hint="cs"/>
          <w:sz w:val="24"/>
          <w:szCs w:val="24"/>
          <w:rtl/>
        </w:rPr>
        <w:t>ص 287</w:t>
      </w:r>
      <w:r>
        <w:rPr>
          <w:rFonts w:hint="cs"/>
          <w:sz w:val="24"/>
          <w:szCs w:val="24"/>
          <w:rtl/>
        </w:rPr>
        <w:t>.</w:t>
      </w:r>
    </w:p>
  </w:footnote>
  <w:footnote w:id="308">
    <w:p w14:paraId="77738B1F" w14:textId="65F273AB" w:rsidR="00633B66" w:rsidRPr="00B96C03" w:rsidRDefault="00633B66" w:rsidP="005A5CB5">
      <w:pPr>
        <w:pStyle w:val="Notedebasdepage"/>
        <w:ind w:firstLine="0"/>
        <w:rPr>
          <w:sz w:val="24"/>
          <w:szCs w:val="24"/>
        </w:rPr>
      </w:pPr>
      <w:r w:rsidRPr="00B96C03">
        <w:rPr>
          <w:rStyle w:val="Appelnotedebasdep"/>
          <w:sz w:val="24"/>
          <w:szCs w:val="24"/>
        </w:rPr>
        <w:footnoteRef/>
      </w:r>
      <w:r w:rsidRPr="00B96C03">
        <w:rPr>
          <w:rFonts w:hint="cs"/>
          <w:sz w:val="24"/>
          <w:szCs w:val="24"/>
          <w:rtl/>
        </w:rPr>
        <w:t xml:space="preserve">وليد حيدر </w:t>
      </w:r>
      <w:r>
        <w:rPr>
          <w:rFonts w:hint="cs"/>
          <w:sz w:val="24"/>
          <w:szCs w:val="24"/>
          <w:rtl/>
        </w:rPr>
        <w:t xml:space="preserve">جابر، مرجع سابق، </w:t>
      </w:r>
      <w:r w:rsidRPr="00B96C03">
        <w:rPr>
          <w:rFonts w:hint="cs"/>
          <w:sz w:val="24"/>
          <w:szCs w:val="24"/>
          <w:rtl/>
        </w:rPr>
        <w:t>ص 333</w:t>
      </w:r>
      <w:r>
        <w:rPr>
          <w:rFonts w:hint="cs"/>
          <w:sz w:val="24"/>
          <w:szCs w:val="24"/>
          <w:rtl/>
        </w:rPr>
        <w:t>،</w:t>
      </w:r>
      <w:r w:rsidRPr="00B96C03">
        <w:rPr>
          <w:rFonts w:hint="cs"/>
          <w:sz w:val="24"/>
          <w:szCs w:val="24"/>
          <w:rtl/>
        </w:rPr>
        <w:t xml:space="preserve">334.   </w:t>
      </w:r>
    </w:p>
  </w:footnote>
  <w:footnote w:id="309">
    <w:p w14:paraId="26AD0CCA" w14:textId="77777777" w:rsidR="00633B66" w:rsidRPr="00A4210C" w:rsidRDefault="00633B66" w:rsidP="00981434">
      <w:pPr>
        <w:pStyle w:val="Notedebasdepage"/>
        <w:ind w:firstLine="0"/>
        <w:rPr>
          <w:sz w:val="24"/>
          <w:szCs w:val="24"/>
        </w:rPr>
      </w:pPr>
      <w:r w:rsidRPr="00A4210C">
        <w:rPr>
          <w:rStyle w:val="Appelnotedebasdep"/>
          <w:sz w:val="24"/>
          <w:szCs w:val="24"/>
        </w:rPr>
        <w:footnoteRef/>
      </w:r>
      <w:r>
        <w:rPr>
          <w:rFonts w:hint="cs"/>
          <w:sz w:val="24"/>
          <w:szCs w:val="24"/>
          <w:rtl/>
        </w:rPr>
        <w:t xml:space="preserve"> </w:t>
      </w:r>
      <w:r w:rsidRPr="00A4210C">
        <w:rPr>
          <w:rFonts w:hint="cs"/>
          <w:sz w:val="24"/>
          <w:szCs w:val="24"/>
          <w:rtl/>
        </w:rPr>
        <w:t xml:space="preserve">بركيبة </w:t>
      </w:r>
      <w:r>
        <w:rPr>
          <w:rFonts w:hint="cs"/>
          <w:sz w:val="24"/>
          <w:szCs w:val="24"/>
          <w:rtl/>
        </w:rPr>
        <w:t>حسام الدين،</w:t>
      </w:r>
      <w:r w:rsidRPr="00A4210C">
        <w:rPr>
          <w:rFonts w:hint="cs"/>
          <w:sz w:val="24"/>
          <w:szCs w:val="24"/>
          <w:rtl/>
        </w:rPr>
        <w:t xml:space="preserve"> </w:t>
      </w:r>
      <w:r>
        <w:rPr>
          <w:rFonts w:hint="cs"/>
          <w:sz w:val="24"/>
          <w:szCs w:val="24"/>
          <w:rtl/>
        </w:rPr>
        <w:t xml:space="preserve">مرجع سابق، </w:t>
      </w:r>
      <w:r w:rsidRPr="00A4210C">
        <w:rPr>
          <w:rFonts w:hint="cs"/>
          <w:sz w:val="24"/>
          <w:szCs w:val="24"/>
          <w:rtl/>
        </w:rPr>
        <w:t>ص</w:t>
      </w:r>
      <w:r>
        <w:rPr>
          <w:rFonts w:hint="cs"/>
          <w:sz w:val="24"/>
          <w:szCs w:val="24"/>
          <w:rtl/>
        </w:rPr>
        <w:t>287،</w:t>
      </w:r>
      <w:r w:rsidRPr="00A4210C">
        <w:rPr>
          <w:rFonts w:hint="cs"/>
          <w:sz w:val="24"/>
          <w:szCs w:val="24"/>
          <w:rtl/>
        </w:rPr>
        <w:t>286</w:t>
      </w:r>
      <w:r>
        <w:rPr>
          <w:rFonts w:hint="cs"/>
          <w:sz w:val="24"/>
          <w:szCs w:val="24"/>
          <w:rtl/>
        </w:rPr>
        <w:t>.</w:t>
      </w:r>
    </w:p>
  </w:footnote>
  <w:footnote w:id="310">
    <w:p w14:paraId="57D063D8" w14:textId="77777777" w:rsidR="00633B66" w:rsidRPr="000A7654" w:rsidRDefault="00633B66" w:rsidP="00981434">
      <w:pPr>
        <w:pStyle w:val="Notedebasdepage"/>
        <w:ind w:firstLine="0"/>
        <w:rPr>
          <w:sz w:val="24"/>
          <w:szCs w:val="24"/>
        </w:rPr>
      </w:pPr>
      <w:r w:rsidRPr="000A7654">
        <w:rPr>
          <w:rStyle w:val="Appelnotedebasdep"/>
          <w:sz w:val="24"/>
          <w:szCs w:val="24"/>
        </w:rPr>
        <w:footnoteRef/>
      </w:r>
      <w:r>
        <w:rPr>
          <w:rFonts w:hint="cs"/>
          <w:sz w:val="24"/>
          <w:szCs w:val="24"/>
          <w:rtl/>
        </w:rPr>
        <w:t xml:space="preserve">  سامال </w:t>
      </w:r>
      <w:r w:rsidRPr="000A7654">
        <w:rPr>
          <w:rFonts w:hint="cs"/>
          <w:sz w:val="24"/>
          <w:szCs w:val="24"/>
          <w:rtl/>
        </w:rPr>
        <w:t>إسكندر</w:t>
      </w:r>
      <w:r>
        <w:rPr>
          <w:rFonts w:hint="cs"/>
          <w:sz w:val="24"/>
          <w:szCs w:val="24"/>
          <w:rtl/>
        </w:rPr>
        <w:t xml:space="preserve"> محمد الباجلان، مرجع سابق،</w:t>
      </w:r>
      <w:r w:rsidRPr="000A7654">
        <w:rPr>
          <w:rFonts w:hint="cs"/>
          <w:sz w:val="24"/>
          <w:szCs w:val="24"/>
          <w:rtl/>
        </w:rPr>
        <w:t xml:space="preserve"> ص 222</w:t>
      </w:r>
      <w:r>
        <w:rPr>
          <w:rFonts w:hint="cs"/>
          <w:sz w:val="24"/>
          <w:szCs w:val="24"/>
          <w:rtl/>
        </w:rPr>
        <w:t>.</w:t>
      </w:r>
    </w:p>
  </w:footnote>
  <w:footnote w:id="311">
    <w:p w14:paraId="709333BA" w14:textId="5CF9D623" w:rsidR="00633B66" w:rsidRPr="000A7654" w:rsidRDefault="00633B66" w:rsidP="006C20EA">
      <w:pPr>
        <w:pStyle w:val="Notedebasdepage"/>
        <w:ind w:firstLine="0"/>
        <w:rPr>
          <w:sz w:val="24"/>
          <w:szCs w:val="24"/>
        </w:rPr>
      </w:pPr>
      <w:r w:rsidRPr="000A7654">
        <w:rPr>
          <w:rStyle w:val="Appelnotedebasdep"/>
          <w:sz w:val="24"/>
          <w:szCs w:val="24"/>
        </w:rPr>
        <w:footnoteRef/>
      </w:r>
      <w:r w:rsidRPr="000A7654">
        <w:rPr>
          <w:rFonts w:hint="cs"/>
          <w:sz w:val="24"/>
          <w:szCs w:val="24"/>
          <w:rtl/>
        </w:rPr>
        <w:t xml:space="preserve">أبو بكر </w:t>
      </w:r>
      <w:r>
        <w:rPr>
          <w:rFonts w:hint="cs"/>
          <w:sz w:val="24"/>
          <w:szCs w:val="24"/>
          <w:rtl/>
        </w:rPr>
        <w:t xml:space="preserve">احمد </w:t>
      </w:r>
      <w:r w:rsidRPr="000A7654">
        <w:rPr>
          <w:rFonts w:hint="cs"/>
          <w:sz w:val="24"/>
          <w:szCs w:val="24"/>
          <w:rtl/>
        </w:rPr>
        <w:t>عثمان،</w:t>
      </w:r>
      <w:r>
        <w:rPr>
          <w:rFonts w:hint="cs"/>
          <w:sz w:val="24"/>
          <w:szCs w:val="24"/>
          <w:rtl/>
        </w:rPr>
        <w:t xml:space="preserve"> مرجع سابق، </w:t>
      </w:r>
      <w:r w:rsidRPr="000A7654">
        <w:rPr>
          <w:rFonts w:hint="cs"/>
          <w:sz w:val="24"/>
          <w:szCs w:val="24"/>
          <w:rtl/>
        </w:rPr>
        <w:t xml:space="preserve">ص </w:t>
      </w:r>
      <w:r>
        <w:rPr>
          <w:rFonts w:hint="cs"/>
          <w:sz w:val="24"/>
          <w:szCs w:val="24"/>
          <w:rtl/>
        </w:rPr>
        <w:t>171.</w:t>
      </w:r>
    </w:p>
  </w:footnote>
  <w:footnote w:id="312">
    <w:p w14:paraId="61DD04DD" w14:textId="3BE85AC0" w:rsidR="00633B66" w:rsidRDefault="00633B66" w:rsidP="006C20EA">
      <w:pPr>
        <w:pStyle w:val="Notedebasdepage"/>
        <w:ind w:firstLine="0"/>
      </w:pPr>
      <w:r w:rsidRPr="006C20EA">
        <w:rPr>
          <w:rStyle w:val="Appelnotedebasdep"/>
          <w:color w:val="000000" w:themeColor="text1"/>
        </w:rPr>
        <w:footnoteRef/>
      </w:r>
      <w:r w:rsidRPr="000A7654">
        <w:rPr>
          <w:rFonts w:hint="cs"/>
          <w:sz w:val="24"/>
          <w:szCs w:val="24"/>
          <w:rtl/>
        </w:rPr>
        <w:t xml:space="preserve">أبو بكر </w:t>
      </w:r>
      <w:r>
        <w:rPr>
          <w:rFonts w:hint="cs"/>
          <w:sz w:val="24"/>
          <w:szCs w:val="24"/>
          <w:rtl/>
        </w:rPr>
        <w:t xml:space="preserve">احمد </w:t>
      </w:r>
      <w:r w:rsidRPr="000A7654">
        <w:rPr>
          <w:rFonts w:hint="cs"/>
          <w:sz w:val="24"/>
          <w:szCs w:val="24"/>
          <w:rtl/>
        </w:rPr>
        <w:t>عثمان،</w:t>
      </w:r>
      <w:r>
        <w:rPr>
          <w:rFonts w:hint="cs"/>
          <w:sz w:val="24"/>
          <w:szCs w:val="24"/>
          <w:rtl/>
        </w:rPr>
        <w:t xml:space="preserve"> المرجع نفسه، </w:t>
      </w:r>
      <w:r w:rsidRPr="000A7654">
        <w:rPr>
          <w:rFonts w:hint="cs"/>
          <w:sz w:val="24"/>
          <w:szCs w:val="24"/>
          <w:rtl/>
        </w:rPr>
        <w:t xml:space="preserve">ص </w:t>
      </w:r>
      <w:r>
        <w:rPr>
          <w:rFonts w:hint="cs"/>
          <w:sz w:val="24"/>
          <w:szCs w:val="24"/>
          <w:rtl/>
        </w:rPr>
        <w:t>173،172.</w:t>
      </w:r>
    </w:p>
  </w:footnote>
  <w:footnote w:id="313">
    <w:p w14:paraId="2F3EC3DB" w14:textId="2D710C9E" w:rsidR="00633B66" w:rsidRPr="009A367A" w:rsidRDefault="00633B66" w:rsidP="0092245C">
      <w:pPr>
        <w:pStyle w:val="Notedebasdepage"/>
        <w:ind w:firstLine="0"/>
        <w:rPr>
          <w:sz w:val="24"/>
          <w:szCs w:val="24"/>
        </w:rPr>
      </w:pPr>
      <w:r w:rsidRPr="009A367A">
        <w:rPr>
          <w:rStyle w:val="Appelnotedebasdep"/>
          <w:sz w:val="24"/>
          <w:szCs w:val="24"/>
        </w:rPr>
        <w:footnoteRef/>
      </w:r>
      <w:r w:rsidRPr="009A367A">
        <w:rPr>
          <w:sz w:val="24"/>
          <w:szCs w:val="24"/>
          <w:rtl/>
        </w:rPr>
        <w:t xml:space="preserve"> </w:t>
      </w:r>
      <w:r>
        <w:rPr>
          <w:rFonts w:hint="cs"/>
          <w:sz w:val="24"/>
          <w:szCs w:val="24"/>
          <w:rtl/>
        </w:rPr>
        <w:t xml:space="preserve">أبوبكر أحمد </w:t>
      </w:r>
      <w:r w:rsidRPr="009A367A">
        <w:rPr>
          <w:rFonts w:hint="cs"/>
          <w:sz w:val="24"/>
          <w:szCs w:val="24"/>
          <w:rtl/>
        </w:rPr>
        <w:t>عثمان</w:t>
      </w:r>
      <w:r>
        <w:rPr>
          <w:rFonts w:hint="cs"/>
          <w:sz w:val="24"/>
          <w:szCs w:val="24"/>
          <w:rtl/>
        </w:rPr>
        <w:t>، المرجع السابق،</w:t>
      </w:r>
      <w:r w:rsidRPr="009A367A">
        <w:rPr>
          <w:rFonts w:hint="cs"/>
          <w:sz w:val="24"/>
          <w:szCs w:val="24"/>
          <w:rtl/>
        </w:rPr>
        <w:t xml:space="preserve"> ص 176</w:t>
      </w:r>
      <w:r>
        <w:rPr>
          <w:rFonts w:hint="cs"/>
          <w:sz w:val="24"/>
          <w:szCs w:val="24"/>
          <w:rtl/>
        </w:rPr>
        <w:t>،175.</w:t>
      </w:r>
    </w:p>
  </w:footnote>
  <w:footnote w:id="314">
    <w:p w14:paraId="15EC80E7" w14:textId="65636446" w:rsidR="00633B66" w:rsidRDefault="00633B66" w:rsidP="005A5CB5">
      <w:pPr>
        <w:pStyle w:val="Notedebasdepage"/>
        <w:ind w:firstLine="0"/>
      </w:pPr>
      <w:r w:rsidRPr="009A367A">
        <w:rPr>
          <w:rStyle w:val="Appelnotedebasdep"/>
          <w:sz w:val="24"/>
          <w:szCs w:val="24"/>
        </w:rPr>
        <w:footnoteRef/>
      </w:r>
      <w:r>
        <w:rPr>
          <w:rFonts w:hint="cs"/>
          <w:sz w:val="24"/>
          <w:szCs w:val="24"/>
          <w:rtl/>
        </w:rPr>
        <w:t xml:space="preserve"> أبوبكر أحمد </w:t>
      </w:r>
      <w:r w:rsidRPr="009A367A">
        <w:rPr>
          <w:rFonts w:hint="cs"/>
          <w:sz w:val="24"/>
          <w:szCs w:val="24"/>
          <w:rtl/>
        </w:rPr>
        <w:t>عثمان</w:t>
      </w:r>
      <w:r>
        <w:rPr>
          <w:rFonts w:hint="cs"/>
          <w:sz w:val="24"/>
          <w:szCs w:val="24"/>
          <w:rtl/>
        </w:rPr>
        <w:t xml:space="preserve">، المرجع نفسه، </w:t>
      </w:r>
      <w:r>
        <w:rPr>
          <w:rFonts w:hint="eastAsia"/>
          <w:sz w:val="24"/>
          <w:szCs w:val="24"/>
          <w:rtl/>
        </w:rPr>
        <w:t>ص</w:t>
      </w:r>
      <w:r w:rsidRPr="009A367A">
        <w:rPr>
          <w:rFonts w:hint="cs"/>
          <w:sz w:val="24"/>
          <w:szCs w:val="24"/>
          <w:rtl/>
        </w:rPr>
        <w:t xml:space="preserve"> 177</w:t>
      </w:r>
      <w:r w:rsidRPr="00893BEF">
        <w:rPr>
          <w:rFonts w:hint="cs"/>
          <w:sz w:val="24"/>
          <w:szCs w:val="24"/>
          <w:rtl/>
        </w:rPr>
        <w:t>.</w:t>
      </w:r>
    </w:p>
  </w:footnote>
  <w:footnote w:id="315">
    <w:p w14:paraId="2D19D751" w14:textId="04ABC038" w:rsidR="00633B66" w:rsidRDefault="00633B66" w:rsidP="00981434">
      <w:pPr>
        <w:pStyle w:val="Notedebasdepage"/>
        <w:ind w:firstLine="0"/>
      </w:pPr>
      <w:r w:rsidRPr="001517D4">
        <w:footnoteRef/>
      </w:r>
      <w:r w:rsidRPr="001517D4">
        <w:rPr>
          <w:rFonts w:hint="cs"/>
          <w:sz w:val="24"/>
          <w:szCs w:val="24"/>
          <w:rtl/>
        </w:rPr>
        <w:t xml:space="preserve"> بركيبة حسام </w:t>
      </w:r>
      <w:r>
        <w:rPr>
          <w:rFonts w:hint="cs"/>
          <w:sz w:val="24"/>
          <w:szCs w:val="24"/>
          <w:rtl/>
        </w:rPr>
        <w:t>الدين</w:t>
      </w:r>
      <w:r w:rsidRPr="001517D4">
        <w:rPr>
          <w:rFonts w:hint="cs"/>
          <w:sz w:val="24"/>
          <w:szCs w:val="24"/>
          <w:rtl/>
        </w:rPr>
        <w:t>، مرجع سابق، ص 291</w:t>
      </w:r>
      <w:r>
        <w:rPr>
          <w:rFonts w:hint="cs"/>
          <w:sz w:val="24"/>
          <w:szCs w:val="24"/>
          <w:rtl/>
        </w:rPr>
        <w:t>.</w:t>
      </w:r>
    </w:p>
  </w:footnote>
  <w:footnote w:id="316">
    <w:p w14:paraId="5365F725" w14:textId="5FEAEE38" w:rsidR="00633B66" w:rsidRPr="006F4761" w:rsidRDefault="00633B66" w:rsidP="00C8215E">
      <w:pPr>
        <w:pStyle w:val="Notedebasdepage"/>
        <w:ind w:firstLine="0"/>
        <w:rPr>
          <w:rtl/>
          <w:lang w:val="fr-FR"/>
        </w:rPr>
      </w:pPr>
      <w:r w:rsidRPr="008279C1">
        <w:footnoteRef/>
      </w:r>
      <w:r>
        <w:rPr>
          <w:rFonts w:hint="cs"/>
          <w:sz w:val="24"/>
          <w:szCs w:val="24"/>
          <w:rtl/>
        </w:rPr>
        <w:t xml:space="preserve"> </w:t>
      </w:r>
      <w:r w:rsidRPr="00673258">
        <w:rPr>
          <w:rFonts w:hint="cs"/>
          <w:sz w:val="24"/>
          <w:szCs w:val="24"/>
          <w:rtl/>
        </w:rPr>
        <w:t>ماجد راغب الحلو، العقود الإدارية، دار الجامعة الجديدة، الإسكندرية، مصر، طبعة 2009</w:t>
      </w:r>
      <w:r w:rsidRPr="006F4761">
        <w:rPr>
          <w:rFonts w:hint="cs"/>
          <w:sz w:val="24"/>
          <w:szCs w:val="24"/>
          <w:rtl/>
        </w:rPr>
        <w:t>، ص182</w:t>
      </w:r>
      <w:r>
        <w:rPr>
          <w:rFonts w:hint="cs"/>
          <w:rtl/>
        </w:rPr>
        <w:t>.</w:t>
      </w:r>
    </w:p>
  </w:footnote>
  <w:footnote w:id="317">
    <w:p w14:paraId="09C7338A" w14:textId="77777777" w:rsidR="00633B66" w:rsidRDefault="00633B66" w:rsidP="00981434">
      <w:pPr>
        <w:pStyle w:val="Notedebasdepage"/>
        <w:ind w:firstLine="0"/>
      </w:pPr>
      <w:r w:rsidRPr="009A367A">
        <w:rPr>
          <w:rStyle w:val="Appelnotedebasdep"/>
          <w:sz w:val="24"/>
          <w:szCs w:val="24"/>
        </w:rPr>
        <w:footnoteRef/>
      </w:r>
      <w:r>
        <w:rPr>
          <w:rFonts w:hint="cs"/>
          <w:sz w:val="24"/>
          <w:szCs w:val="24"/>
          <w:rtl/>
        </w:rPr>
        <w:t xml:space="preserve"> ابوبكر أحمد عثمان، مرجع سابق، ص </w:t>
      </w:r>
      <w:r w:rsidRPr="009A367A">
        <w:rPr>
          <w:rFonts w:hint="cs"/>
          <w:sz w:val="24"/>
          <w:szCs w:val="24"/>
          <w:rtl/>
        </w:rPr>
        <w:t>178</w:t>
      </w:r>
      <w:r w:rsidRPr="00893BEF">
        <w:rPr>
          <w:rFonts w:hint="cs"/>
          <w:sz w:val="24"/>
          <w:szCs w:val="24"/>
          <w:rtl/>
        </w:rPr>
        <w:t>.</w:t>
      </w:r>
    </w:p>
  </w:footnote>
  <w:footnote w:id="318">
    <w:p w14:paraId="3A10FA98" w14:textId="77777777" w:rsidR="00633B66" w:rsidRPr="009A367A" w:rsidRDefault="00633B66" w:rsidP="00981434">
      <w:pPr>
        <w:pStyle w:val="Notedebasdepage"/>
        <w:ind w:firstLine="0"/>
        <w:rPr>
          <w:sz w:val="24"/>
          <w:szCs w:val="24"/>
        </w:rPr>
      </w:pPr>
      <w:r w:rsidRPr="009A367A">
        <w:rPr>
          <w:rStyle w:val="Appelnotedebasdep"/>
          <w:sz w:val="24"/>
          <w:szCs w:val="24"/>
        </w:rPr>
        <w:footnoteRef/>
      </w:r>
      <w:r w:rsidRPr="009A367A">
        <w:rPr>
          <w:rFonts w:hint="cs"/>
          <w:sz w:val="24"/>
          <w:szCs w:val="24"/>
          <w:rtl/>
        </w:rPr>
        <w:t xml:space="preserve"> ابوبكر احمد عثمان، مرجع سابق، ص 178.</w:t>
      </w:r>
    </w:p>
  </w:footnote>
  <w:footnote w:id="319">
    <w:p w14:paraId="386A5B4E" w14:textId="77777777" w:rsidR="00633B66" w:rsidRPr="00703178" w:rsidRDefault="00633B66" w:rsidP="00981434">
      <w:pPr>
        <w:ind w:firstLine="0"/>
        <w:jc w:val="left"/>
      </w:pPr>
      <w:r w:rsidRPr="00703178">
        <w:rPr>
          <w:rStyle w:val="Appelnotedebasdep"/>
        </w:rPr>
        <w:footnoteRef/>
      </w:r>
      <w:r w:rsidRPr="00703178">
        <w:rPr>
          <w:rFonts w:hint="cs"/>
          <w:sz w:val="24"/>
          <w:szCs w:val="24"/>
          <w:rtl/>
        </w:rPr>
        <w:t>وليد حيدر جابر، مرجع سابق، ص 328،329.</w:t>
      </w:r>
    </w:p>
  </w:footnote>
  <w:footnote w:id="320">
    <w:p w14:paraId="633DA11E" w14:textId="77777777" w:rsidR="00633B66" w:rsidRPr="00703178" w:rsidRDefault="00633B66" w:rsidP="00981434">
      <w:pPr>
        <w:pStyle w:val="Notedebasdepage"/>
        <w:ind w:firstLine="0"/>
      </w:pPr>
      <w:r w:rsidRPr="00703178">
        <w:rPr>
          <w:rStyle w:val="Appelnotedebasdep"/>
        </w:rPr>
        <w:footnoteRef/>
      </w:r>
      <w:r w:rsidRPr="00703178">
        <w:rPr>
          <w:rtl/>
        </w:rPr>
        <w:t xml:space="preserve"> </w:t>
      </w:r>
      <w:r w:rsidRPr="00703178">
        <w:rPr>
          <w:rFonts w:hint="cs"/>
          <w:rtl/>
        </w:rPr>
        <w:t xml:space="preserve"> </w:t>
      </w:r>
      <w:r w:rsidRPr="00703178">
        <w:rPr>
          <w:rFonts w:hint="cs"/>
          <w:sz w:val="24"/>
          <w:szCs w:val="24"/>
          <w:rtl/>
        </w:rPr>
        <w:t>بركيبة حسام الدين، مرجع سابق، ص 286.</w:t>
      </w:r>
    </w:p>
  </w:footnote>
  <w:footnote w:id="321">
    <w:p w14:paraId="4012F746" w14:textId="77777777" w:rsidR="00633B66" w:rsidRPr="00A4210C" w:rsidRDefault="00633B66" w:rsidP="00F175CD">
      <w:pPr>
        <w:ind w:firstLine="0"/>
        <w:jc w:val="left"/>
        <w:rPr>
          <w:sz w:val="24"/>
          <w:szCs w:val="24"/>
        </w:rPr>
      </w:pPr>
      <w:r w:rsidRPr="00A4210C">
        <w:rPr>
          <w:rStyle w:val="Appelnotedebasdep"/>
          <w:sz w:val="24"/>
          <w:szCs w:val="24"/>
        </w:rPr>
        <w:footnoteRef/>
      </w:r>
      <w:r>
        <w:rPr>
          <w:rFonts w:hint="cs"/>
          <w:sz w:val="24"/>
          <w:szCs w:val="24"/>
          <w:rtl/>
        </w:rPr>
        <w:t xml:space="preserve"> </w:t>
      </w:r>
      <w:r w:rsidRPr="00A4210C">
        <w:rPr>
          <w:rFonts w:hint="cs"/>
          <w:sz w:val="24"/>
          <w:szCs w:val="24"/>
          <w:rtl/>
        </w:rPr>
        <w:t xml:space="preserve">سميرة </w:t>
      </w:r>
      <w:r>
        <w:rPr>
          <w:rFonts w:hint="cs"/>
          <w:sz w:val="24"/>
          <w:szCs w:val="24"/>
          <w:rtl/>
        </w:rPr>
        <w:t xml:space="preserve">عمر علي محمد الكاديكي، </w:t>
      </w:r>
      <w:r w:rsidRPr="00A4210C">
        <w:rPr>
          <w:rFonts w:hint="cs"/>
          <w:sz w:val="24"/>
          <w:szCs w:val="24"/>
          <w:rtl/>
        </w:rPr>
        <w:t>ص 141</w:t>
      </w:r>
      <w:r>
        <w:rPr>
          <w:rFonts w:hint="cs"/>
          <w:sz w:val="24"/>
          <w:szCs w:val="24"/>
          <w:rtl/>
        </w:rPr>
        <w:t>.</w:t>
      </w:r>
    </w:p>
  </w:footnote>
  <w:footnote w:id="322">
    <w:p w14:paraId="4F37B218" w14:textId="77777777" w:rsidR="00633B66" w:rsidRPr="00D008B8" w:rsidRDefault="00633B66" w:rsidP="00684A2E">
      <w:pPr>
        <w:pStyle w:val="Notedebasdepage"/>
        <w:ind w:firstLine="0"/>
        <w:rPr>
          <w:sz w:val="24"/>
          <w:szCs w:val="24"/>
        </w:rPr>
      </w:pPr>
      <w:r w:rsidRPr="00D008B8">
        <w:rPr>
          <w:rStyle w:val="Appelnotedebasdep"/>
          <w:sz w:val="24"/>
          <w:szCs w:val="24"/>
        </w:rPr>
        <w:footnoteRef/>
      </w:r>
      <w:r w:rsidRPr="00D008B8">
        <w:rPr>
          <w:rFonts w:hint="cs"/>
          <w:sz w:val="24"/>
          <w:szCs w:val="24"/>
          <w:rtl/>
        </w:rPr>
        <w:t xml:space="preserve"> وليد حيدر جابر</w:t>
      </w:r>
      <w:r>
        <w:rPr>
          <w:rFonts w:hint="cs"/>
          <w:sz w:val="24"/>
          <w:szCs w:val="24"/>
          <w:rtl/>
        </w:rPr>
        <w:t>،</w:t>
      </w:r>
      <w:r w:rsidRPr="00D008B8">
        <w:rPr>
          <w:rFonts w:hint="cs"/>
          <w:sz w:val="24"/>
          <w:szCs w:val="24"/>
          <w:rtl/>
        </w:rPr>
        <w:t xml:space="preserve"> </w:t>
      </w:r>
      <w:r>
        <w:rPr>
          <w:rFonts w:hint="cs"/>
          <w:sz w:val="24"/>
          <w:szCs w:val="24"/>
          <w:rtl/>
        </w:rPr>
        <w:t xml:space="preserve">مرجع سابق، </w:t>
      </w:r>
      <w:r w:rsidRPr="00D008B8">
        <w:rPr>
          <w:rFonts w:hint="cs"/>
          <w:sz w:val="24"/>
          <w:szCs w:val="24"/>
          <w:rtl/>
        </w:rPr>
        <w:t>ص 356</w:t>
      </w:r>
      <w:r>
        <w:rPr>
          <w:rFonts w:hint="cs"/>
          <w:sz w:val="24"/>
          <w:szCs w:val="24"/>
          <w:rtl/>
        </w:rPr>
        <w:t>.</w:t>
      </w:r>
    </w:p>
  </w:footnote>
  <w:footnote w:id="323">
    <w:p w14:paraId="4FC1A146" w14:textId="77777777" w:rsidR="00633B66" w:rsidRPr="000338E7" w:rsidRDefault="00633B66" w:rsidP="00DD1133">
      <w:pPr>
        <w:pStyle w:val="Notedebasdepage"/>
        <w:ind w:firstLine="0"/>
        <w:rPr>
          <w:sz w:val="24"/>
          <w:szCs w:val="24"/>
        </w:rPr>
      </w:pPr>
      <w:r w:rsidRPr="000338E7">
        <w:rPr>
          <w:rStyle w:val="Appelnotedebasdep"/>
          <w:sz w:val="24"/>
          <w:szCs w:val="24"/>
        </w:rPr>
        <w:footnoteRef/>
      </w:r>
      <w:r w:rsidRPr="000338E7">
        <w:rPr>
          <w:rFonts w:hint="cs"/>
          <w:sz w:val="24"/>
          <w:szCs w:val="24"/>
          <w:rtl/>
        </w:rPr>
        <w:t xml:space="preserve"> محمد يعرب الشرع، تفويض المرافق العامة وأبرز تطبيقاته، عقو</w:t>
      </w:r>
      <w:r w:rsidRPr="000338E7">
        <w:rPr>
          <w:rFonts w:hint="eastAsia"/>
          <w:sz w:val="24"/>
          <w:szCs w:val="24"/>
          <w:rtl/>
        </w:rPr>
        <w:t>د</w:t>
      </w:r>
      <w:r w:rsidRPr="000338E7">
        <w:rPr>
          <w:rFonts w:hint="cs"/>
          <w:sz w:val="24"/>
          <w:szCs w:val="24"/>
          <w:rtl/>
        </w:rPr>
        <w:t xml:space="preserve"> البناء والتشغيل والتحويل عقود البوت </w:t>
      </w:r>
      <w:r w:rsidRPr="000338E7">
        <w:rPr>
          <w:sz w:val="24"/>
          <w:szCs w:val="24"/>
          <w:lang w:val="fr-FR"/>
        </w:rPr>
        <w:t>BOT</w:t>
      </w:r>
      <w:r w:rsidRPr="000338E7">
        <w:rPr>
          <w:rFonts w:hint="cs"/>
          <w:sz w:val="24"/>
          <w:szCs w:val="24"/>
          <w:rtl/>
          <w:lang w:val="fr-FR"/>
        </w:rPr>
        <w:t xml:space="preserve"> (دراسة مقارنة)، الدار العلمية للنشر والتوزيع، الطبع الأولى 2017،</w:t>
      </w:r>
      <w:r w:rsidRPr="000338E7">
        <w:rPr>
          <w:rFonts w:hint="cs"/>
          <w:sz w:val="24"/>
          <w:szCs w:val="24"/>
          <w:rtl/>
        </w:rPr>
        <w:t xml:space="preserve"> ص12.</w:t>
      </w:r>
    </w:p>
  </w:footnote>
  <w:footnote w:id="324">
    <w:p w14:paraId="0B2074BE" w14:textId="311E70E9" w:rsidR="00633B66" w:rsidRPr="00C0607C" w:rsidRDefault="00633B66" w:rsidP="00C0607C">
      <w:pPr>
        <w:pStyle w:val="Notedebasdepage"/>
        <w:ind w:firstLine="0"/>
        <w:rPr>
          <w:sz w:val="24"/>
          <w:szCs w:val="24"/>
        </w:rPr>
      </w:pPr>
      <w:r w:rsidRPr="00C0607C">
        <w:rPr>
          <w:rStyle w:val="Appelnotedebasdep"/>
          <w:sz w:val="24"/>
          <w:szCs w:val="24"/>
        </w:rPr>
        <w:footnoteRef/>
      </w:r>
      <w:r w:rsidRPr="00C0607C">
        <w:rPr>
          <w:sz w:val="24"/>
          <w:szCs w:val="24"/>
          <w:rtl/>
        </w:rPr>
        <w:t xml:space="preserve"> </w:t>
      </w:r>
      <w:r>
        <w:rPr>
          <w:rFonts w:hint="cs"/>
          <w:sz w:val="24"/>
          <w:szCs w:val="24"/>
          <w:rtl/>
        </w:rPr>
        <w:t>يوسف بن مصبح بن سعيد الشكيلي، مرجع سابق،</w:t>
      </w:r>
      <w:r w:rsidRPr="00C0607C">
        <w:rPr>
          <w:rFonts w:hint="cs"/>
          <w:sz w:val="24"/>
          <w:szCs w:val="24"/>
          <w:rtl/>
        </w:rPr>
        <w:t xml:space="preserve"> ص 183.</w:t>
      </w:r>
    </w:p>
  </w:footnote>
  <w:footnote w:id="325">
    <w:p w14:paraId="4C6EE197" w14:textId="5243DEF5" w:rsidR="00633B66" w:rsidRPr="00C0607C" w:rsidRDefault="00633B66" w:rsidP="00C0607C">
      <w:pPr>
        <w:pStyle w:val="Notedebasdepage"/>
        <w:ind w:firstLine="0"/>
        <w:rPr>
          <w:sz w:val="24"/>
          <w:szCs w:val="24"/>
        </w:rPr>
      </w:pPr>
      <w:r w:rsidRPr="00C0607C">
        <w:rPr>
          <w:rStyle w:val="Appelnotedebasdep"/>
          <w:sz w:val="24"/>
          <w:szCs w:val="24"/>
        </w:rPr>
        <w:footnoteRef/>
      </w:r>
      <w:r w:rsidRPr="00C0607C">
        <w:rPr>
          <w:rFonts w:hint="cs"/>
          <w:sz w:val="24"/>
          <w:szCs w:val="24"/>
          <w:rtl/>
        </w:rPr>
        <w:t xml:space="preserve"> سالي محمد جمعة سليم،</w:t>
      </w:r>
      <w:r>
        <w:rPr>
          <w:rFonts w:hint="cs"/>
          <w:sz w:val="24"/>
          <w:szCs w:val="24"/>
          <w:rtl/>
        </w:rPr>
        <w:t xml:space="preserve"> مرجع سابق، </w:t>
      </w:r>
      <w:r w:rsidRPr="00C0607C">
        <w:rPr>
          <w:rFonts w:hint="cs"/>
          <w:sz w:val="24"/>
          <w:szCs w:val="24"/>
          <w:rtl/>
        </w:rPr>
        <w:t>ص 78</w:t>
      </w:r>
      <w:r>
        <w:rPr>
          <w:rFonts w:hint="cs"/>
          <w:sz w:val="24"/>
          <w:szCs w:val="24"/>
          <w:rtl/>
        </w:rPr>
        <w:t>.</w:t>
      </w:r>
    </w:p>
  </w:footnote>
  <w:footnote w:id="326">
    <w:p w14:paraId="2E1A50CA" w14:textId="2411E421" w:rsidR="00633B66" w:rsidRPr="00673258" w:rsidRDefault="00633B66" w:rsidP="005A5CB5">
      <w:pPr>
        <w:ind w:firstLine="0"/>
        <w:rPr>
          <w:sz w:val="24"/>
          <w:szCs w:val="24"/>
        </w:rPr>
      </w:pPr>
      <w:r w:rsidRPr="00673258">
        <w:rPr>
          <w:rStyle w:val="Appelnotedebasdep"/>
          <w:sz w:val="24"/>
          <w:szCs w:val="24"/>
        </w:rPr>
        <w:footnoteRef/>
      </w:r>
      <w:r>
        <w:rPr>
          <w:rFonts w:hint="cs"/>
          <w:sz w:val="24"/>
          <w:szCs w:val="24"/>
          <w:rtl/>
        </w:rPr>
        <w:t xml:space="preserve"> سالي </w:t>
      </w:r>
      <w:r w:rsidRPr="00673258">
        <w:rPr>
          <w:rFonts w:hint="cs"/>
          <w:sz w:val="24"/>
          <w:szCs w:val="24"/>
          <w:rtl/>
        </w:rPr>
        <w:t>جمعة سليم</w:t>
      </w:r>
      <w:r>
        <w:rPr>
          <w:rFonts w:hint="cs"/>
          <w:sz w:val="24"/>
          <w:szCs w:val="24"/>
          <w:rtl/>
        </w:rPr>
        <w:t>، المرجع نفسه،</w:t>
      </w:r>
      <w:r w:rsidRPr="00673258">
        <w:rPr>
          <w:rFonts w:hint="cs"/>
          <w:sz w:val="24"/>
          <w:szCs w:val="24"/>
          <w:rtl/>
        </w:rPr>
        <w:t xml:space="preserve"> ص 80</w:t>
      </w:r>
      <w:r>
        <w:rPr>
          <w:rFonts w:hint="cs"/>
          <w:sz w:val="24"/>
          <w:szCs w:val="24"/>
          <w:rtl/>
        </w:rPr>
        <w:t>.</w:t>
      </w:r>
    </w:p>
  </w:footnote>
  <w:footnote w:id="327">
    <w:p w14:paraId="1B9F864E" w14:textId="77777777" w:rsidR="00633B66" w:rsidRPr="00673258" w:rsidRDefault="00633B66" w:rsidP="00633832">
      <w:pPr>
        <w:pStyle w:val="Notedebasdepage"/>
        <w:ind w:firstLine="0"/>
        <w:rPr>
          <w:sz w:val="24"/>
          <w:szCs w:val="24"/>
        </w:rPr>
      </w:pPr>
      <w:r w:rsidRPr="00673258">
        <w:rPr>
          <w:rStyle w:val="Appelnotedebasdep"/>
          <w:sz w:val="24"/>
          <w:szCs w:val="24"/>
        </w:rPr>
        <w:footnoteRef/>
      </w:r>
      <w:r w:rsidRPr="00673258">
        <w:rPr>
          <w:sz w:val="24"/>
          <w:szCs w:val="24"/>
          <w:rtl/>
        </w:rPr>
        <w:t xml:space="preserve"> </w:t>
      </w:r>
      <w:r>
        <w:rPr>
          <w:rFonts w:hint="cs"/>
          <w:sz w:val="24"/>
          <w:szCs w:val="24"/>
          <w:rtl/>
        </w:rPr>
        <w:t>يوسف بن مصبح سعيد الشكيلي، مرجع سابق،</w:t>
      </w:r>
      <w:r w:rsidRPr="00673258">
        <w:rPr>
          <w:rFonts w:hint="cs"/>
          <w:sz w:val="24"/>
          <w:szCs w:val="24"/>
          <w:rtl/>
        </w:rPr>
        <w:t xml:space="preserve"> ص183</w:t>
      </w:r>
      <w:r>
        <w:rPr>
          <w:rFonts w:hint="cs"/>
          <w:sz w:val="24"/>
          <w:szCs w:val="24"/>
          <w:rtl/>
        </w:rPr>
        <w:t>.</w:t>
      </w:r>
    </w:p>
  </w:footnote>
  <w:footnote w:id="328">
    <w:p w14:paraId="303C5164" w14:textId="6ED97D90" w:rsidR="00633B66" w:rsidRPr="00673258" w:rsidRDefault="00633B66" w:rsidP="00673258">
      <w:pPr>
        <w:pStyle w:val="Notedebasdepage"/>
        <w:ind w:firstLine="0"/>
        <w:rPr>
          <w:sz w:val="24"/>
          <w:szCs w:val="24"/>
        </w:rPr>
      </w:pPr>
      <w:r w:rsidRPr="00673258">
        <w:rPr>
          <w:rStyle w:val="Appelnotedebasdep"/>
          <w:sz w:val="24"/>
          <w:szCs w:val="24"/>
        </w:rPr>
        <w:footnoteRef/>
      </w:r>
      <w:r>
        <w:rPr>
          <w:rFonts w:hint="cs"/>
          <w:sz w:val="24"/>
          <w:szCs w:val="24"/>
          <w:rtl/>
        </w:rPr>
        <w:t xml:space="preserve"> يوسف بن مصبح سعيد الشكيلي، المرجع نفسه،</w:t>
      </w:r>
      <w:r w:rsidRPr="00673258">
        <w:rPr>
          <w:rFonts w:hint="cs"/>
          <w:sz w:val="24"/>
          <w:szCs w:val="24"/>
          <w:rtl/>
        </w:rPr>
        <w:t xml:space="preserve"> ص 184</w:t>
      </w:r>
      <w:r>
        <w:rPr>
          <w:rFonts w:hint="cs"/>
          <w:sz w:val="24"/>
          <w:szCs w:val="24"/>
          <w:rtl/>
        </w:rPr>
        <w:t>.</w:t>
      </w:r>
    </w:p>
  </w:footnote>
  <w:footnote w:id="329">
    <w:p w14:paraId="23FE2DB8" w14:textId="1D56CBB8" w:rsidR="00633B66" w:rsidRPr="00673258" w:rsidRDefault="00633B66" w:rsidP="00B46B66">
      <w:pPr>
        <w:pStyle w:val="Notedebasdepage"/>
        <w:ind w:firstLine="0"/>
        <w:rPr>
          <w:sz w:val="24"/>
          <w:szCs w:val="24"/>
        </w:rPr>
      </w:pPr>
      <w:r w:rsidRPr="00673258">
        <w:rPr>
          <w:rStyle w:val="Appelnotedebasdep"/>
          <w:sz w:val="24"/>
          <w:szCs w:val="24"/>
        </w:rPr>
        <w:footnoteRef/>
      </w:r>
      <w:r w:rsidRPr="00673258">
        <w:rPr>
          <w:rFonts w:hint="cs"/>
          <w:sz w:val="24"/>
          <w:szCs w:val="24"/>
          <w:rtl/>
        </w:rPr>
        <w:t xml:space="preserve"> ماجد راغب الحلو، </w:t>
      </w:r>
      <w:r>
        <w:rPr>
          <w:rFonts w:hint="cs"/>
          <w:sz w:val="24"/>
          <w:szCs w:val="24"/>
          <w:rtl/>
        </w:rPr>
        <w:t>مرجع سابق</w:t>
      </w:r>
      <w:r w:rsidRPr="00673258">
        <w:rPr>
          <w:rFonts w:hint="cs"/>
          <w:sz w:val="24"/>
          <w:szCs w:val="24"/>
          <w:rtl/>
        </w:rPr>
        <w:t>، ص148،149.</w:t>
      </w:r>
    </w:p>
  </w:footnote>
  <w:footnote w:id="330">
    <w:p w14:paraId="2D220A3D" w14:textId="77777777" w:rsidR="00633B66" w:rsidRPr="002B2776" w:rsidRDefault="00633B66" w:rsidP="00E25D7A">
      <w:pPr>
        <w:pStyle w:val="Notedebasdepage"/>
        <w:ind w:firstLine="0"/>
        <w:rPr>
          <w:sz w:val="24"/>
          <w:szCs w:val="24"/>
        </w:rPr>
      </w:pPr>
      <w:r w:rsidRPr="002B2776">
        <w:rPr>
          <w:rStyle w:val="Appelnotedebasdep"/>
          <w:sz w:val="24"/>
          <w:szCs w:val="24"/>
        </w:rPr>
        <w:footnoteRef/>
      </w:r>
      <w:r>
        <w:rPr>
          <w:rFonts w:hint="cs"/>
          <w:sz w:val="24"/>
          <w:szCs w:val="24"/>
          <w:rtl/>
        </w:rPr>
        <w:t xml:space="preserve"> سالي محمد </w:t>
      </w:r>
      <w:r w:rsidRPr="002B2776">
        <w:rPr>
          <w:rFonts w:hint="cs"/>
          <w:sz w:val="24"/>
          <w:szCs w:val="24"/>
          <w:rtl/>
        </w:rPr>
        <w:t>جمعة سليم</w:t>
      </w:r>
      <w:r>
        <w:rPr>
          <w:rFonts w:hint="cs"/>
          <w:sz w:val="24"/>
          <w:szCs w:val="24"/>
          <w:rtl/>
        </w:rPr>
        <w:t>، مرجع سابق،</w:t>
      </w:r>
      <w:r w:rsidRPr="002B2776">
        <w:rPr>
          <w:rFonts w:hint="cs"/>
          <w:sz w:val="24"/>
          <w:szCs w:val="24"/>
          <w:rtl/>
        </w:rPr>
        <w:t xml:space="preserve"> ص98.</w:t>
      </w:r>
    </w:p>
  </w:footnote>
  <w:footnote w:id="331">
    <w:p w14:paraId="39EBFC24" w14:textId="79DBD956" w:rsidR="00633B66" w:rsidRDefault="00633B66" w:rsidP="0084630C">
      <w:pPr>
        <w:pStyle w:val="Notedebasdepage"/>
        <w:ind w:firstLine="0"/>
      </w:pPr>
      <w:r w:rsidRPr="0084630C">
        <w:rPr>
          <w:rStyle w:val="Appelnotedebasdep"/>
          <w:color w:val="000000" w:themeColor="text1"/>
          <w:sz w:val="24"/>
          <w:szCs w:val="24"/>
        </w:rPr>
        <w:footnoteRef/>
      </w:r>
      <w:r w:rsidRPr="0084630C">
        <w:rPr>
          <w:rFonts w:hint="cs"/>
          <w:color w:val="000000" w:themeColor="text1"/>
          <w:sz w:val="24"/>
          <w:szCs w:val="24"/>
          <w:rtl/>
        </w:rPr>
        <w:t xml:space="preserve"> مروان محي الدين القطب، مرجع سابق، ص 458.</w:t>
      </w:r>
    </w:p>
  </w:footnote>
  <w:footnote w:id="332">
    <w:p w14:paraId="653F534F" w14:textId="191A0527" w:rsidR="00633B66" w:rsidRPr="00673258" w:rsidRDefault="00633B66" w:rsidP="008A395F">
      <w:pPr>
        <w:pStyle w:val="Notedebasdepage"/>
        <w:ind w:firstLine="0"/>
        <w:rPr>
          <w:sz w:val="24"/>
          <w:szCs w:val="24"/>
        </w:rPr>
      </w:pPr>
      <w:r w:rsidRPr="00673258">
        <w:rPr>
          <w:rStyle w:val="Appelnotedebasdep"/>
          <w:sz w:val="24"/>
          <w:szCs w:val="24"/>
        </w:rPr>
        <w:footnoteRef/>
      </w:r>
      <w:r>
        <w:rPr>
          <w:rFonts w:hint="cs"/>
          <w:sz w:val="24"/>
          <w:szCs w:val="24"/>
          <w:rtl/>
        </w:rPr>
        <w:t xml:space="preserve"> </w:t>
      </w:r>
      <w:r w:rsidRPr="009D12D9">
        <w:rPr>
          <w:rFonts w:hint="cs"/>
          <w:sz w:val="24"/>
          <w:szCs w:val="24"/>
          <w:rtl/>
        </w:rPr>
        <w:t xml:space="preserve">الهام فاضل، منى مقلاتي، الاتجاه </w:t>
      </w:r>
      <w:r>
        <w:rPr>
          <w:rFonts w:hint="cs"/>
          <w:sz w:val="24"/>
          <w:szCs w:val="24"/>
          <w:rtl/>
        </w:rPr>
        <w:t>نحوي</w:t>
      </w:r>
      <w:r w:rsidRPr="009D12D9">
        <w:rPr>
          <w:rFonts w:hint="cs"/>
          <w:sz w:val="24"/>
          <w:szCs w:val="24"/>
          <w:rtl/>
        </w:rPr>
        <w:t xml:space="preserve"> لمنازعات عقود تفويض المرفق العام في ظل المرسوم 18/199،</w:t>
      </w:r>
      <w:r>
        <w:rPr>
          <w:rFonts w:hint="cs"/>
          <w:sz w:val="24"/>
          <w:szCs w:val="24"/>
          <w:rtl/>
        </w:rPr>
        <w:t xml:space="preserve"> مجلة القانون الع</w:t>
      </w:r>
      <w:r w:rsidRPr="009D12D9">
        <w:rPr>
          <w:rFonts w:hint="cs"/>
          <w:sz w:val="24"/>
          <w:szCs w:val="24"/>
          <w:rtl/>
        </w:rPr>
        <w:t>قاري والبيئة، المجلد 10، العدد 2، سنة 2022، ص</w:t>
      </w:r>
      <w:r w:rsidRPr="00B755D6">
        <w:rPr>
          <w:rFonts w:hint="cs"/>
          <w:sz w:val="24"/>
          <w:szCs w:val="24"/>
          <w:rtl/>
        </w:rPr>
        <w:t xml:space="preserve"> 343.</w:t>
      </w:r>
      <w:r w:rsidRPr="00673258">
        <w:rPr>
          <w:rFonts w:hint="cs"/>
          <w:b/>
          <w:bCs/>
          <w:sz w:val="24"/>
          <w:szCs w:val="24"/>
          <w:rtl/>
        </w:rPr>
        <w:t xml:space="preserve">  </w:t>
      </w:r>
    </w:p>
  </w:footnote>
  <w:footnote w:id="333">
    <w:p w14:paraId="3CCE7231" w14:textId="79F5CCE8" w:rsidR="00633B66" w:rsidRPr="002B2776" w:rsidRDefault="00633B66" w:rsidP="005448AB">
      <w:pPr>
        <w:pStyle w:val="Notedebasdepage"/>
        <w:ind w:firstLine="0"/>
        <w:rPr>
          <w:sz w:val="24"/>
          <w:szCs w:val="24"/>
        </w:rPr>
      </w:pPr>
      <w:r w:rsidRPr="002B2776">
        <w:rPr>
          <w:rStyle w:val="Appelnotedebasdep"/>
          <w:sz w:val="24"/>
          <w:szCs w:val="24"/>
        </w:rPr>
        <w:footnoteRef/>
      </w:r>
      <w:r>
        <w:rPr>
          <w:rFonts w:hint="cs"/>
          <w:sz w:val="24"/>
          <w:szCs w:val="24"/>
          <w:rtl/>
        </w:rPr>
        <w:t xml:space="preserve"> ابوبكر احمد</w:t>
      </w:r>
      <w:r w:rsidRPr="002B2776">
        <w:rPr>
          <w:rFonts w:hint="cs"/>
          <w:sz w:val="24"/>
          <w:szCs w:val="24"/>
          <w:rtl/>
        </w:rPr>
        <w:t xml:space="preserve"> عثما</w:t>
      </w:r>
      <w:r w:rsidRPr="002B2776">
        <w:rPr>
          <w:rFonts w:hint="eastAsia"/>
          <w:sz w:val="24"/>
          <w:szCs w:val="24"/>
          <w:rtl/>
        </w:rPr>
        <w:t>ن</w:t>
      </w:r>
      <w:r>
        <w:rPr>
          <w:rFonts w:hint="cs"/>
          <w:sz w:val="24"/>
          <w:szCs w:val="24"/>
          <w:rtl/>
        </w:rPr>
        <w:t>، المرجع نفسه، ص 206،205.</w:t>
      </w:r>
    </w:p>
  </w:footnote>
  <w:footnote w:id="334">
    <w:p w14:paraId="0C9DD7E9" w14:textId="7E7E4018" w:rsidR="00633B66" w:rsidRDefault="00633B66" w:rsidP="00AE6B46">
      <w:pPr>
        <w:pStyle w:val="Notedebasdepage"/>
        <w:ind w:firstLine="0"/>
      </w:pPr>
      <w:r w:rsidRPr="00AE6B46">
        <w:rPr>
          <w:rStyle w:val="Appelnotedebasdep"/>
          <w:color w:val="000000" w:themeColor="text1"/>
          <w:sz w:val="24"/>
          <w:szCs w:val="24"/>
        </w:rPr>
        <w:footnoteRef/>
      </w:r>
      <w:r w:rsidRPr="00AE6B46">
        <w:rPr>
          <w:rFonts w:hint="cs"/>
          <w:color w:val="000000" w:themeColor="text1"/>
          <w:sz w:val="24"/>
          <w:szCs w:val="24"/>
          <w:rtl/>
        </w:rPr>
        <w:t xml:space="preserve"> محمد عبد اللطيف، مرجع سابق، ص191.</w:t>
      </w:r>
    </w:p>
  </w:footnote>
  <w:footnote w:id="335">
    <w:p w14:paraId="10FDF48D" w14:textId="1B77357E" w:rsidR="00633B66" w:rsidRPr="000D6EF0" w:rsidRDefault="00633B66" w:rsidP="00AE6B46">
      <w:pPr>
        <w:ind w:firstLine="0"/>
        <w:rPr>
          <w:sz w:val="24"/>
          <w:szCs w:val="24"/>
        </w:rPr>
      </w:pPr>
      <w:r w:rsidRPr="000D6EF0">
        <w:rPr>
          <w:rStyle w:val="Appelnotedebasdep"/>
          <w:sz w:val="24"/>
          <w:szCs w:val="24"/>
        </w:rPr>
        <w:footnoteRef/>
      </w:r>
      <w:r>
        <w:rPr>
          <w:rFonts w:hint="cs"/>
          <w:sz w:val="24"/>
          <w:szCs w:val="24"/>
          <w:rtl/>
        </w:rPr>
        <w:t xml:space="preserve"> يوسف بن مصبح سعيد الشكيلي، مرج</w:t>
      </w:r>
      <w:r>
        <w:rPr>
          <w:sz w:val="24"/>
          <w:szCs w:val="24"/>
          <w:rtl/>
        </w:rPr>
        <w:t>ع</w:t>
      </w:r>
      <w:r>
        <w:rPr>
          <w:rFonts w:hint="cs"/>
          <w:sz w:val="24"/>
          <w:szCs w:val="24"/>
          <w:rtl/>
        </w:rPr>
        <w:t xml:space="preserve"> سابق،</w:t>
      </w:r>
      <w:r w:rsidRPr="000D6EF0">
        <w:rPr>
          <w:rFonts w:hint="cs"/>
          <w:sz w:val="24"/>
          <w:szCs w:val="24"/>
          <w:rtl/>
        </w:rPr>
        <w:t xml:space="preserve"> ص 193.</w:t>
      </w:r>
    </w:p>
  </w:footnote>
  <w:footnote w:id="336">
    <w:p w14:paraId="23AA1ACB" w14:textId="125B59A9" w:rsidR="00633B66" w:rsidRPr="002B2776" w:rsidRDefault="00633B66" w:rsidP="005448AB">
      <w:pPr>
        <w:pStyle w:val="Notedebasdepage"/>
        <w:ind w:firstLine="0"/>
        <w:rPr>
          <w:sz w:val="24"/>
          <w:szCs w:val="24"/>
        </w:rPr>
      </w:pPr>
      <w:r w:rsidRPr="002B2776">
        <w:rPr>
          <w:rStyle w:val="Appelnotedebasdep"/>
          <w:sz w:val="24"/>
          <w:szCs w:val="24"/>
        </w:rPr>
        <w:footnoteRef/>
      </w:r>
      <w:r>
        <w:rPr>
          <w:rFonts w:hint="cs"/>
          <w:sz w:val="24"/>
          <w:szCs w:val="24"/>
          <w:rtl/>
        </w:rPr>
        <w:t xml:space="preserve"> أبوبكر أحمد </w:t>
      </w:r>
      <w:r w:rsidRPr="002B2776">
        <w:rPr>
          <w:rFonts w:hint="cs"/>
          <w:sz w:val="24"/>
          <w:szCs w:val="24"/>
          <w:rtl/>
        </w:rPr>
        <w:t>عثمان</w:t>
      </w:r>
      <w:r>
        <w:rPr>
          <w:rFonts w:hint="cs"/>
          <w:sz w:val="24"/>
          <w:szCs w:val="24"/>
          <w:rtl/>
        </w:rPr>
        <w:t>، مرجع سابق، ص 112.</w:t>
      </w:r>
    </w:p>
  </w:footnote>
  <w:footnote w:id="337">
    <w:p w14:paraId="5C1A0961" w14:textId="77777777" w:rsidR="00633B66" w:rsidRPr="000D6EF0" w:rsidRDefault="00633B66" w:rsidP="00E25D7A">
      <w:pPr>
        <w:ind w:firstLine="0"/>
        <w:rPr>
          <w:sz w:val="24"/>
          <w:szCs w:val="24"/>
        </w:rPr>
      </w:pPr>
      <w:r w:rsidRPr="000D6EF0">
        <w:rPr>
          <w:rStyle w:val="Appelnotedebasdep"/>
          <w:sz w:val="24"/>
          <w:szCs w:val="24"/>
        </w:rPr>
        <w:footnoteRef/>
      </w:r>
      <w:r w:rsidRPr="000D6EF0">
        <w:rPr>
          <w:rFonts w:hint="cs"/>
          <w:sz w:val="24"/>
          <w:szCs w:val="24"/>
          <w:rtl/>
        </w:rPr>
        <w:t>حسن عبد الله حسن،</w:t>
      </w:r>
      <w:r>
        <w:rPr>
          <w:rFonts w:hint="cs"/>
          <w:sz w:val="24"/>
          <w:szCs w:val="24"/>
          <w:rtl/>
        </w:rPr>
        <w:t xml:space="preserve"> مرجع سابق، </w:t>
      </w:r>
      <w:r w:rsidRPr="000D6EF0">
        <w:rPr>
          <w:rFonts w:hint="cs"/>
          <w:sz w:val="24"/>
          <w:szCs w:val="24"/>
          <w:rtl/>
        </w:rPr>
        <w:t>ص 318</w:t>
      </w:r>
      <w:r>
        <w:rPr>
          <w:rFonts w:hint="cs"/>
          <w:sz w:val="24"/>
          <w:szCs w:val="24"/>
          <w:rtl/>
        </w:rPr>
        <w:t>.</w:t>
      </w:r>
    </w:p>
  </w:footnote>
  <w:footnote w:id="338">
    <w:p w14:paraId="44B999B7" w14:textId="5A011B99" w:rsidR="00633B66" w:rsidRDefault="00633B66" w:rsidP="00091F9D">
      <w:pPr>
        <w:pStyle w:val="Notedebasdepage"/>
        <w:ind w:firstLine="0"/>
      </w:pPr>
      <w:r w:rsidRPr="000D6EF0">
        <w:rPr>
          <w:rStyle w:val="Appelnotedebasdep"/>
          <w:sz w:val="24"/>
          <w:szCs w:val="24"/>
        </w:rPr>
        <w:footnoteRef/>
      </w:r>
      <w:r>
        <w:rPr>
          <w:rFonts w:hint="cs"/>
          <w:sz w:val="24"/>
          <w:szCs w:val="24"/>
          <w:rtl/>
        </w:rPr>
        <w:t xml:space="preserve"> محمد عبد الحميد أبو</w:t>
      </w:r>
      <w:r w:rsidRPr="000D6EF0">
        <w:rPr>
          <w:rFonts w:hint="cs"/>
          <w:sz w:val="24"/>
          <w:szCs w:val="24"/>
          <w:rtl/>
        </w:rPr>
        <w:t xml:space="preserve"> زيد</w:t>
      </w:r>
      <w:r>
        <w:rPr>
          <w:rFonts w:hint="cs"/>
          <w:sz w:val="24"/>
          <w:szCs w:val="24"/>
          <w:rtl/>
        </w:rPr>
        <w:t>، مرجع سابق، ص</w:t>
      </w:r>
      <w:r w:rsidRPr="000D6EF0">
        <w:rPr>
          <w:rFonts w:hint="cs"/>
          <w:sz w:val="24"/>
          <w:szCs w:val="24"/>
          <w:rtl/>
        </w:rPr>
        <w:t xml:space="preserve"> 213</w:t>
      </w:r>
      <w:r>
        <w:rPr>
          <w:rFonts w:hint="cs"/>
          <w:sz w:val="24"/>
          <w:szCs w:val="24"/>
          <w:rtl/>
        </w:rPr>
        <w:t>.</w:t>
      </w:r>
    </w:p>
  </w:footnote>
  <w:footnote w:id="339">
    <w:p w14:paraId="3A4E2FB1" w14:textId="1E4D0146" w:rsidR="00633B66" w:rsidRDefault="00633B66" w:rsidP="0053344F">
      <w:pPr>
        <w:pStyle w:val="Notedebasdepage"/>
        <w:ind w:firstLine="0"/>
      </w:pPr>
      <w:r w:rsidRPr="0053344F">
        <w:rPr>
          <w:rStyle w:val="Appelnotedebasdep"/>
          <w:color w:val="000000" w:themeColor="text1"/>
        </w:rPr>
        <w:footnoteRef/>
      </w:r>
      <w:r>
        <w:rPr>
          <w:rFonts w:hint="cs"/>
          <w:sz w:val="24"/>
          <w:szCs w:val="24"/>
          <w:rtl/>
        </w:rPr>
        <w:t xml:space="preserve"> ابوبكر احمد </w:t>
      </w:r>
      <w:r w:rsidRPr="005C70B8">
        <w:rPr>
          <w:rFonts w:hint="cs"/>
          <w:sz w:val="24"/>
          <w:szCs w:val="24"/>
          <w:rtl/>
        </w:rPr>
        <w:t>عثمان،</w:t>
      </w:r>
      <w:r>
        <w:rPr>
          <w:rFonts w:hint="cs"/>
          <w:sz w:val="24"/>
          <w:szCs w:val="24"/>
          <w:rtl/>
        </w:rPr>
        <w:t xml:space="preserve"> مرجع سابق، </w:t>
      </w:r>
      <w:r w:rsidRPr="005C70B8">
        <w:rPr>
          <w:rFonts w:hint="cs"/>
          <w:sz w:val="24"/>
          <w:szCs w:val="24"/>
          <w:rtl/>
        </w:rPr>
        <w:t xml:space="preserve">ص </w:t>
      </w:r>
      <w:r>
        <w:rPr>
          <w:rFonts w:hint="cs"/>
          <w:sz w:val="24"/>
          <w:szCs w:val="24"/>
          <w:rtl/>
        </w:rPr>
        <w:t>209</w:t>
      </w:r>
      <w:r w:rsidRPr="005C70B8">
        <w:rPr>
          <w:rFonts w:hint="cs"/>
          <w:sz w:val="24"/>
          <w:szCs w:val="24"/>
          <w:rtl/>
        </w:rPr>
        <w:t>.</w:t>
      </w:r>
    </w:p>
  </w:footnote>
  <w:footnote w:id="340">
    <w:p w14:paraId="1F4ACD3C" w14:textId="0B368A50" w:rsidR="00633B66" w:rsidRPr="005C70B8" w:rsidRDefault="00633B66" w:rsidP="0053344F">
      <w:pPr>
        <w:pStyle w:val="Notedebasdepage"/>
        <w:ind w:firstLine="0"/>
        <w:rPr>
          <w:sz w:val="24"/>
          <w:szCs w:val="24"/>
        </w:rPr>
      </w:pPr>
    </w:p>
  </w:footnote>
  <w:footnote w:id="341">
    <w:p w14:paraId="561CC25C" w14:textId="77777777" w:rsidR="00633B66" w:rsidRPr="005C70B8" w:rsidRDefault="00633B66" w:rsidP="00B37D31">
      <w:pPr>
        <w:pStyle w:val="Notedebasdepage"/>
        <w:ind w:firstLine="0"/>
        <w:rPr>
          <w:sz w:val="24"/>
          <w:szCs w:val="24"/>
        </w:rPr>
      </w:pPr>
      <w:r w:rsidRPr="005C70B8">
        <w:rPr>
          <w:rStyle w:val="Appelnotedebasdep"/>
          <w:sz w:val="24"/>
          <w:szCs w:val="24"/>
        </w:rPr>
        <w:footnoteRef/>
      </w:r>
      <w:r w:rsidRPr="005C70B8">
        <w:rPr>
          <w:rFonts w:hint="cs"/>
          <w:sz w:val="24"/>
          <w:szCs w:val="24"/>
          <w:rtl/>
        </w:rPr>
        <w:t>وليد</w:t>
      </w:r>
      <w:r>
        <w:rPr>
          <w:rFonts w:hint="cs"/>
          <w:sz w:val="24"/>
          <w:szCs w:val="24"/>
          <w:rtl/>
        </w:rPr>
        <w:t xml:space="preserve"> حيدر جابر، مرجع سابق، </w:t>
      </w:r>
      <w:r w:rsidRPr="005C70B8">
        <w:rPr>
          <w:rFonts w:hint="cs"/>
          <w:sz w:val="24"/>
          <w:szCs w:val="24"/>
          <w:rtl/>
        </w:rPr>
        <w:t>ص 553</w:t>
      </w:r>
      <w:r>
        <w:rPr>
          <w:rFonts w:hint="cs"/>
          <w:sz w:val="24"/>
          <w:szCs w:val="24"/>
          <w:rtl/>
        </w:rPr>
        <w:t>.</w:t>
      </w:r>
    </w:p>
  </w:footnote>
  <w:footnote w:id="342">
    <w:p w14:paraId="4048B4C4" w14:textId="2F72B5FC" w:rsidR="00633B66" w:rsidRPr="008428E4" w:rsidRDefault="00633B66" w:rsidP="005A5CB5">
      <w:pPr>
        <w:pStyle w:val="Notedebasdepage"/>
        <w:ind w:firstLine="0"/>
        <w:rPr>
          <w:sz w:val="24"/>
          <w:szCs w:val="24"/>
        </w:rPr>
      </w:pPr>
      <w:r w:rsidRPr="008428E4">
        <w:rPr>
          <w:rStyle w:val="Appelnotedebasdep"/>
          <w:sz w:val="24"/>
          <w:szCs w:val="24"/>
        </w:rPr>
        <w:footnoteRef/>
      </w:r>
      <w:r>
        <w:rPr>
          <w:rFonts w:hint="cs"/>
          <w:sz w:val="24"/>
          <w:szCs w:val="24"/>
          <w:rtl/>
        </w:rPr>
        <w:t xml:space="preserve"> </w:t>
      </w:r>
      <w:r w:rsidRPr="008428E4">
        <w:rPr>
          <w:rFonts w:hint="cs"/>
          <w:sz w:val="24"/>
          <w:szCs w:val="24"/>
          <w:rtl/>
        </w:rPr>
        <w:t xml:space="preserve">وليد </w:t>
      </w:r>
      <w:r>
        <w:rPr>
          <w:rFonts w:hint="cs"/>
          <w:sz w:val="24"/>
          <w:szCs w:val="24"/>
          <w:rtl/>
        </w:rPr>
        <w:t xml:space="preserve">حيدر جابر، المرجع نفسه، </w:t>
      </w:r>
      <w:r w:rsidRPr="008428E4">
        <w:rPr>
          <w:rFonts w:hint="cs"/>
          <w:sz w:val="24"/>
          <w:szCs w:val="24"/>
          <w:rtl/>
        </w:rPr>
        <w:t>ص 553</w:t>
      </w:r>
      <w:r>
        <w:rPr>
          <w:rFonts w:hint="cs"/>
          <w:sz w:val="24"/>
          <w:szCs w:val="24"/>
          <w:rtl/>
        </w:rPr>
        <w:t>.</w:t>
      </w:r>
    </w:p>
  </w:footnote>
  <w:footnote w:id="343">
    <w:p w14:paraId="3BE9C1CD" w14:textId="77777777" w:rsidR="00633B66" w:rsidRPr="008428E4" w:rsidRDefault="00633B66" w:rsidP="00CE5E12">
      <w:pPr>
        <w:pStyle w:val="Notedebasdepage"/>
        <w:ind w:firstLine="0"/>
        <w:rPr>
          <w:sz w:val="24"/>
          <w:szCs w:val="24"/>
        </w:rPr>
      </w:pPr>
      <w:r w:rsidRPr="008428E4">
        <w:rPr>
          <w:rStyle w:val="Appelnotedebasdep"/>
          <w:sz w:val="24"/>
          <w:szCs w:val="24"/>
        </w:rPr>
        <w:footnoteRef/>
      </w:r>
      <w:r>
        <w:rPr>
          <w:rFonts w:hint="cs"/>
          <w:sz w:val="24"/>
          <w:szCs w:val="24"/>
          <w:rtl/>
        </w:rPr>
        <w:t xml:space="preserve"> م</w:t>
      </w:r>
      <w:r w:rsidRPr="008428E4">
        <w:rPr>
          <w:rFonts w:hint="cs"/>
          <w:sz w:val="24"/>
          <w:szCs w:val="24"/>
          <w:rtl/>
        </w:rPr>
        <w:t>حمد عبد اللطيف</w:t>
      </w:r>
      <w:r>
        <w:rPr>
          <w:rFonts w:hint="cs"/>
          <w:sz w:val="24"/>
          <w:szCs w:val="24"/>
          <w:rtl/>
        </w:rPr>
        <w:t>، مرجع سابق،</w:t>
      </w:r>
      <w:r w:rsidRPr="008428E4">
        <w:rPr>
          <w:rFonts w:hint="cs"/>
          <w:sz w:val="24"/>
          <w:szCs w:val="24"/>
          <w:rtl/>
        </w:rPr>
        <w:t xml:space="preserve"> ص 195</w:t>
      </w:r>
      <w:r>
        <w:rPr>
          <w:rFonts w:hint="cs"/>
          <w:sz w:val="24"/>
          <w:szCs w:val="24"/>
          <w:rtl/>
        </w:rPr>
        <w:t>.</w:t>
      </w:r>
    </w:p>
  </w:footnote>
  <w:footnote w:id="344">
    <w:p w14:paraId="11BC970A" w14:textId="77777777" w:rsidR="00633B66" w:rsidRPr="008428E4" w:rsidRDefault="00633B66" w:rsidP="00CE5E12">
      <w:pPr>
        <w:pStyle w:val="Notedebasdepage"/>
        <w:ind w:firstLine="0"/>
        <w:rPr>
          <w:sz w:val="24"/>
          <w:szCs w:val="24"/>
        </w:rPr>
      </w:pPr>
      <w:r w:rsidRPr="008428E4">
        <w:rPr>
          <w:rStyle w:val="Appelnotedebasdep"/>
          <w:sz w:val="24"/>
          <w:szCs w:val="24"/>
        </w:rPr>
        <w:footnoteRef/>
      </w:r>
      <w:r>
        <w:rPr>
          <w:rFonts w:hint="cs"/>
          <w:sz w:val="24"/>
          <w:szCs w:val="24"/>
          <w:rtl/>
        </w:rPr>
        <w:t xml:space="preserve"> </w:t>
      </w:r>
      <w:r w:rsidRPr="008428E4">
        <w:rPr>
          <w:rFonts w:hint="cs"/>
          <w:sz w:val="24"/>
          <w:szCs w:val="24"/>
          <w:rtl/>
        </w:rPr>
        <w:t>وليد</w:t>
      </w:r>
      <w:r>
        <w:rPr>
          <w:rFonts w:hint="cs"/>
          <w:sz w:val="24"/>
          <w:szCs w:val="24"/>
          <w:rtl/>
        </w:rPr>
        <w:t xml:space="preserve"> حيدر جابر، مرجع سابق،</w:t>
      </w:r>
      <w:r w:rsidRPr="008428E4">
        <w:rPr>
          <w:rFonts w:hint="cs"/>
          <w:sz w:val="24"/>
          <w:szCs w:val="24"/>
          <w:rtl/>
        </w:rPr>
        <w:t xml:space="preserve"> ص 552</w:t>
      </w:r>
      <w:r>
        <w:rPr>
          <w:rFonts w:hint="cs"/>
          <w:sz w:val="24"/>
          <w:szCs w:val="24"/>
          <w:rtl/>
        </w:rPr>
        <w:t>.</w:t>
      </w:r>
    </w:p>
  </w:footnote>
  <w:footnote w:id="345">
    <w:p w14:paraId="0AFB0BA4" w14:textId="77777777" w:rsidR="00633B66" w:rsidRDefault="00633B66" w:rsidP="00CE5E12">
      <w:pPr>
        <w:pStyle w:val="Notedebasdepage"/>
        <w:ind w:firstLine="0"/>
      </w:pPr>
      <w:r w:rsidRPr="008428E4">
        <w:rPr>
          <w:rStyle w:val="Appelnotedebasdep"/>
          <w:sz w:val="24"/>
          <w:szCs w:val="24"/>
        </w:rPr>
        <w:footnoteRef/>
      </w:r>
      <w:r>
        <w:rPr>
          <w:rFonts w:hint="cs"/>
          <w:sz w:val="24"/>
          <w:szCs w:val="24"/>
          <w:rtl/>
        </w:rPr>
        <w:t xml:space="preserve"> يوسف مصبح سعيد الشكيلي، مرجع سابق،</w:t>
      </w:r>
      <w:r w:rsidRPr="008428E4">
        <w:rPr>
          <w:rFonts w:hint="cs"/>
          <w:sz w:val="24"/>
          <w:szCs w:val="24"/>
          <w:rtl/>
        </w:rPr>
        <w:t xml:space="preserve"> 190</w:t>
      </w:r>
      <w:r>
        <w:rPr>
          <w:rFonts w:hint="cs"/>
          <w:sz w:val="24"/>
          <w:szCs w:val="24"/>
          <w:rtl/>
        </w:rPr>
        <w:t>.</w:t>
      </w:r>
    </w:p>
  </w:footnote>
  <w:footnote w:id="346">
    <w:p w14:paraId="0FED6DE3" w14:textId="77777777" w:rsidR="00633B66" w:rsidRPr="0094618E" w:rsidRDefault="00633B66" w:rsidP="00FD759B">
      <w:pPr>
        <w:pStyle w:val="Notedebasdepage"/>
        <w:ind w:firstLine="0"/>
        <w:rPr>
          <w:sz w:val="24"/>
          <w:szCs w:val="24"/>
        </w:rPr>
      </w:pPr>
      <w:r w:rsidRPr="0094618E">
        <w:rPr>
          <w:rStyle w:val="Appelnotedebasdep"/>
          <w:sz w:val="24"/>
          <w:szCs w:val="24"/>
        </w:rPr>
        <w:footnoteRef/>
      </w:r>
      <w:r w:rsidRPr="0094618E">
        <w:rPr>
          <w:rFonts w:hint="cs"/>
          <w:b/>
          <w:bCs/>
          <w:sz w:val="24"/>
          <w:szCs w:val="24"/>
          <w:rtl/>
        </w:rPr>
        <w:t xml:space="preserve"> </w:t>
      </w:r>
      <w:r>
        <w:rPr>
          <w:rFonts w:hint="cs"/>
          <w:b/>
          <w:bCs/>
          <w:sz w:val="24"/>
          <w:szCs w:val="24"/>
          <w:rtl/>
        </w:rPr>
        <w:t xml:space="preserve"> </w:t>
      </w:r>
      <w:r w:rsidRPr="0094618E">
        <w:rPr>
          <w:rFonts w:hint="cs"/>
          <w:sz w:val="24"/>
          <w:szCs w:val="24"/>
          <w:rtl/>
        </w:rPr>
        <w:t>محمد</w:t>
      </w:r>
      <w:r>
        <w:rPr>
          <w:rFonts w:hint="cs"/>
          <w:b/>
          <w:bCs/>
          <w:sz w:val="24"/>
          <w:szCs w:val="24"/>
          <w:rtl/>
        </w:rPr>
        <w:t xml:space="preserve"> </w:t>
      </w:r>
      <w:r w:rsidRPr="0094618E">
        <w:rPr>
          <w:rFonts w:hint="cs"/>
          <w:sz w:val="24"/>
          <w:szCs w:val="24"/>
          <w:rtl/>
        </w:rPr>
        <w:t>عبد اللطيف،</w:t>
      </w:r>
      <w:r>
        <w:rPr>
          <w:rFonts w:hint="cs"/>
          <w:sz w:val="24"/>
          <w:szCs w:val="24"/>
          <w:rtl/>
        </w:rPr>
        <w:t xml:space="preserve"> مرجع سابق، </w:t>
      </w:r>
      <w:r w:rsidRPr="0094618E">
        <w:rPr>
          <w:rFonts w:hint="cs"/>
          <w:sz w:val="24"/>
          <w:szCs w:val="24"/>
          <w:rtl/>
        </w:rPr>
        <w:t>ص193</w:t>
      </w:r>
      <w:r>
        <w:rPr>
          <w:rFonts w:hint="cs"/>
          <w:sz w:val="24"/>
          <w:szCs w:val="24"/>
          <w:rtl/>
        </w:rPr>
        <w:t>.</w:t>
      </w:r>
    </w:p>
  </w:footnote>
  <w:footnote w:id="347">
    <w:p w14:paraId="6FABA19B" w14:textId="557F7E80" w:rsidR="00633B66" w:rsidRPr="00377461" w:rsidRDefault="00633B66" w:rsidP="004601A2">
      <w:pPr>
        <w:ind w:firstLine="0"/>
        <w:rPr>
          <w:sz w:val="24"/>
          <w:szCs w:val="24"/>
        </w:rPr>
      </w:pPr>
      <w:r w:rsidRPr="00377461">
        <w:rPr>
          <w:rStyle w:val="Appelnotedebasdep"/>
          <w:sz w:val="24"/>
          <w:szCs w:val="24"/>
        </w:rPr>
        <w:footnoteRef/>
      </w:r>
      <w:r>
        <w:rPr>
          <w:rFonts w:hint="cs"/>
          <w:sz w:val="24"/>
          <w:szCs w:val="24"/>
          <w:rtl/>
        </w:rPr>
        <w:t xml:space="preserve"> </w:t>
      </w:r>
      <w:r w:rsidRPr="00377461">
        <w:rPr>
          <w:rFonts w:hint="cs"/>
          <w:sz w:val="24"/>
          <w:szCs w:val="24"/>
          <w:rtl/>
        </w:rPr>
        <w:t>محمد جبر السيد عبد الله جميل، سلطة الرقابة والتعديل في عقد التزام المرفق العام</w:t>
      </w:r>
      <w:r>
        <w:rPr>
          <w:rFonts w:hint="cs"/>
          <w:sz w:val="24"/>
          <w:szCs w:val="24"/>
          <w:rtl/>
        </w:rPr>
        <w:t xml:space="preserve">، </w:t>
      </w:r>
      <w:r w:rsidRPr="00377461">
        <w:rPr>
          <w:rFonts w:hint="cs"/>
          <w:sz w:val="24"/>
          <w:szCs w:val="24"/>
          <w:rtl/>
        </w:rPr>
        <w:t>الملتقى الدولي التحولات الجديدة لإدارة المرفق العام في الجزائر</w:t>
      </w:r>
      <w:r>
        <w:rPr>
          <w:rFonts w:hint="cs"/>
          <w:sz w:val="24"/>
          <w:szCs w:val="24"/>
          <w:rtl/>
        </w:rPr>
        <w:t>،</w:t>
      </w:r>
      <w:r w:rsidRPr="00377461">
        <w:rPr>
          <w:rFonts w:hint="cs"/>
          <w:sz w:val="24"/>
          <w:szCs w:val="24"/>
          <w:rtl/>
        </w:rPr>
        <w:t xml:space="preserve"> جامعة يخي فارس لمدية</w:t>
      </w:r>
      <w:r>
        <w:rPr>
          <w:rFonts w:hint="cs"/>
          <w:sz w:val="24"/>
          <w:szCs w:val="24"/>
          <w:rtl/>
        </w:rPr>
        <w:t xml:space="preserve"> يومي </w:t>
      </w:r>
      <w:r w:rsidRPr="00377461">
        <w:rPr>
          <w:rFonts w:hint="cs"/>
          <w:sz w:val="24"/>
          <w:szCs w:val="24"/>
          <w:rtl/>
        </w:rPr>
        <w:t>28</w:t>
      </w:r>
      <w:r>
        <w:rPr>
          <w:rFonts w:hint="cs"/>
          <w:sz w:val="24"/>
          <w:szCs w:val="24"/>
          <w:rtl/>
        </w:rPr>
        <w:t xml:space="preserve"> و</w:t>
      </w:r>
      <w:r w:rsidRPr="00377461">
        <w:rPr>
          <w:rFonts w:hint="cs"/>
          <w:sz w:val="24"/>
          <w:szCs w:val="24"/>
          <w:rtl/>
        </w:rPr>
        <w:t xml:space="preserve">29 نوفمبر </w:t>
      </w:r>
      <w:r>
        <w:rPr>
          <w:rFonts w:hint="cs"/>
          <w:sz w:val="24"/>
          <w:szCs w:val="24"/>
          <w:rtl/>
        </w:rPr>
        <w:t>2018</w:t>
      </w:r>
      <w:r w:rsidRPr="00377461">
        <w:rPr>
          <w:rFonts w:hint="cs"/>
          <w:sz w:val="24"/>
          <w:szCs w:val="24"/>
          <w:rtl/>
        </w:rPr>
        <w:t xml:space="preserve">، </w:t>
      </w:r>
      <w:r w:rsidRPr="00377461">
        <w:rPr>
          <w:sz w:val="24"/>
          <w:szCs w:val="24"/>
          <w:rtl/>
        </w:rPr>
        <w:t>ص</w:t>
      </w:r>
      <w:r w:rsidRPr="00377461">
        <w:rPr>
          <w:rFonts w:hint="cs"/>
          <w:sz w:val="24"/>
          <w:szCs w:val="24"/>
          <w:rtl/>
        </w:rPr>
        <w:t>65</w:t>
      </w:r>
      <w:r>
        <w:rPr>
          <w:rFonts w:hint="cs"/>
          <w:sz w:val="24"/>
          <w:szCs w:val="24"/>
          <w:rtl/>
        </w:rPr>
        <w:t>.</w:t>
      </w:r>
    </w:p>
  </w:footnote>
  <w:footnote w:id="348">
    <w:p w14:paraId="2663B890" w14:textId="77777777" w:rsidR="00633B66" w:rsidRPr="00377461" w:rsidRDefault="00633B66" w:rsidP="004601A2">
      <w:pPr>
        <w:ind w:firstLine="0"/>
        <w:rPr>
          <w:sz w:val="24"/>
          <w:szCs w:val="24"/>
        </w:rPr>
      </w:pPr>
      <w:r w:rsidRPr="00377461">
        <w:rPr>
          <w:rStyle w:val="Appelnotedebasdep"/>
          <w:sz w:val="24"/>
          <w:szCs w:val="24"/>
        </w:rPr>
        <w:footnoteRef/>
      </w:r>
      <w:r w:rsidRPr="00377461">
        <w:rPr>
          <w:sz w:val="24"/>
          <w:szCs w:val="24"/>
          <w:rtl/>
        </w:rPr>
        <w:t xml:space="preserve"> </w:t>
      </w:r>
      <w:r>
        <w:rPr>
          <w:rFonts w:hint="cs"/>
          <w:sz w:val="24"/>
          <w:szCs w:val="24"/>
          <w:rtl/>
        </w:rPr>
        <w:t xml:space="preserve">سالي محمد </w:t>
      </w:r>
      <w:r w:rsidRPr="00377461">
        <w:rPr>
          <w:rFonts w:hint="cs"/>
          <w:sz w:val="24"/>
          <w:szCs w:val="24"/>
          <w:rtl/>
        </w:rPr>
        <w:t>جمعة سليم</w:t>
      </w:r>
      <w:r>
        <w:rPr>
          <w:rFonts w:hint="cs"/>
          <w:sz w:val="24"/>
          <w:szCs w:val="24"/>
          <w:rtl/>
        </w:rPr>
        <w:t>، مرجع سابق،</w:t>
      </w:r>
      <w:r w:rsidRPr="00377461">
        <w:rPr>
          <w:rFonts w:hint="cs"/>
          <w:sz w:val="24"/>
          <w:szCs w:val="24"/>
          <w:rtl/>
        </w:rPr>
        <w:t xml:space="preserve"> ص 106</w:t>
      </w:r>
      <w:r>
        <w:rPr>
          <w:rFonts w:hint="cs"/>
          <w:sz w:val="24"/>
          <w:szCs w:val="24"/>
          <w:rtl/>
        </w:rPr>
        <w:t>.</w:t>
      </w:r>
    </w:p>
  </w:footnote>
  <w:footnote w:id="349">
    <w:p w14:paraId="7EE9F5E2" w14:textId="77777777" w:rsidR="00633B66" w:rsidRPr="0094618E" w:rsidRDefault="00633B66" w:rsidP="004601A2">
      <w:pPr>
        <w:pStyle w:val="Notedebasdepage"/>
        <w:ind w:firstLine="0"/>
        <w:rPr>
          <w:sz w:val="24"/>
          <w:szCs w:val="24"/>
        </w:rPr>
      </w:pPr>
      <w:r w:rsidRPr="0094618E">
        <w:rPr>
          <w:rStyle w:val="Appelnotedebasdep"/>
          <w:sz w:val="24"/>
          <w:szCs w:val="24"/>
        </w:rPr>
        <w:footnoteRef/>
      </w:r>
      <w:r w:rsidRPr="0094618E">
        <w:rPr>
          <w:rFonts w:hint="cs"/>
          <w:sz w:val="24"/>
          <w:szCs w:val="24"/>
          <w:rtl/>
        </w:rPr>
        <w:t xml:space="preserve"> محمد عبد اللطيف</w:t>
      </w:r>
      <w:r>
        <w:rPr>
          <w:rFonts w:hint="cs"/>
          <w:sz w:val="24"/>
          <w:szCs w:val="24"/>
          <w:rtl/>
        </w:rPr>
        <w:t xml:space="preserve">، مرجع سابق، </w:t>
      </w:r>
      <w:r>
        <w:rPr>
          <w:rFonts w:hint="eastAsia"/>
          <w:sz w:val="24"/>
          <w:szCs w:val="24"/>
          <w:rtl/>
        </w:rPr>
        <w:t>ص</w:t>
      </w:r>
      <w:r w:rsidRPr="0094618E">
        <w:rPr>
          <w:rFonts w:hint="cs"/>
          <w:sz w:val="24"/>
          <w:szCs w:val="24"/>
          <w:rtl/>
        </w:rPr>
        <w:t xml:space="preserve"> 192</w:t>
      </w:r>
      <w:r>
        <w:rPr>
          <w:rFonts w:hint="cs"/>
          <w:sz w:val="24"/>
          <w:szCs w:val="24"/>
          <w:rtl/>
        </w:rPr>
        <w:t>.</w:t>
      </w:r>
    </w:p>
  </w:footnote>
  <w:footnote w:id="350">
    <w:p w14:paraId="708AED03" w14:textId="77777777" w:rsidR="00633B66" w:rsidRPr="0094618E" w:rsidRDefault="00633B66" w:rsidP="004601A2">
      <w:pPr>
        <w:pStyle w:val="Notedebasdepage"/>
        <w:ind w:firstLine="0"/>
        <w:rPr>
          <w:sz w:val="24"/>
          <w:szCs w:val="24"/>
        </w:rPr>
      </w:pPr>
      <w:r w:rsidRPr="0094618E">
        <w:rPr>
          <w:rStyle w:val="Appelnotedebasdep"/>
          <w:sz w:val="24"/>
          <w:szCs w:val="24"/>
        </w:rPr>
        <w:footnoteRef/>
      </w:r>
      <w:r w:rsidRPr="0094618E">
        <w:rPr>
          <w:sz w:val="24"/>
          <w:szCs w:val="24"/>
          <w:rtl/>
        </w:rPr>
        <w:t xml:space="preserve"> </w:t>
      </w:r>
      <w:r>
        <w:rPr>
          <w:rFonts w:hint="cs"/>
          <w:sz w:val="24"/>
          <w:szCs w:val="24"/>
          <w:rtl/>
        </w:rPr>
        <w:t>سامال إسكندر محمد الباجلان، سلطات الإدارة والعقود الواردة عليها، دار الفكر الجامعي الإسكندرية، مصر طبعة 2017،</w:t>
      </w:r>
      <w:r w:rsidRPr="0094618E">
        <w:rPr>
          <w:rFonts w:hint="cs"/>
          <w:sz w:val="24"/>
          <w:szCs w:val="24"/>
          <w:rtl/>
        </w:rPr>
        <w:t xml:space="preserve"> ص 184</w:t>
      </w:r>
      <w:r>
        <w:rPr>
          <w:rFonts w:hint="cs"/>
          <w:sz w:val="24"/>
          <w:szCs w:val="24"/>
          <w:rtl/>
        </w:rPr>
        <w:t>.</w:t>
      </w:r>
    </w:p>
  </w:footnote>
  <w:footnote w:id="351">
    <w:p w14:paraId="1CB38D7E" w14:textId="223E328D" w:rsidR="00633B66" w:rsidRPr="0094618E" w:rsidRDefault="00633B66" w:rsidP="009244C6">
      <w:pPr>
        <w:pStyle w:val="Notedebasdepage"/>
        <w:ind w:firstLine="0"/>
        <w:rPr>
          <w:sz w:val="24"/>
          <w:szCs w:val="24"/>
        </w:rPr>
      </w:pPr>
      <w:r w:rsidRPr="0094618E">
        <w:rPr>
          <w:rStyle w:val="Appelnotedebasdep"/>
          <w:sz w:val="24"/>
          <w:szCs w:val="24"/>
        </w:rPr>
        <w:footnoteRef/>
      </w:r>
      <w:r w:rsidRPr="00E0366F">
        <w:rPr>
          <w:rFonts w:hint="cs"/>
          <w:sz w:val="24"/>
          <w:szCs w:val="24"/>
          <w:rtl/>
        </w:rPr>
        <w:t xml:space="preserve"> </w:t>
      </w:r>
      <w:r>
        <w:rPr>
          <w:rFonts w:hint="cs"/>
          <w:sz w:val="24"/>
          <w:szCs w:val="24"/>
          <w:rtl/>
        </w:rPr>
        <w:t>سامال إسكندر محمد الباجلان، المرجع نفسه،</w:t>
      </w:r>
      <w:r w:rsidRPr="0094618E">
        <w:rPr>
          <w:rFonts w:hint="cs"/>
          <w:sz w:val="24"/>
          <w:szCs w:val="24"/>
          <w:rtl/>
        </w:rPr>
        <w:t xml:space="preserve"> ص 185</w:t>
      </w:r>
      <w:r>
        <w:rPr>
          <w:rFonts w:hint="cs"/>
          <w:sz w:val="24"/>
          <w:szCs w:val="24"/>
          <w:rtl/>
        </w:rPr>
        <w:t>.</w:t>
      </w:r>
    </w:p>
  </w:footnote>
  <w:footnote w:id="352">
    <w:p w14:paraId="74BF90E1" w14:textId="47260B10" w:rsidR="00633B66" w:rsidRPr="00E0366F" w:rsidRDefault="00633B66" w:rsidP="00B2685A">
      <w:pPr>
        <w:ind w:firstLine="0"/>
        <w:rPr>
          <w:sz w:val="24"/>
          <w:szCs w:val="24"/>
        </w:rPr>
      </w:pPr>
      <w:r w:rsidRPr="00E0366F">
        <w:rPr>
          <w:rStyle w:val="Appelnotedebasdep"/>
          <w:sz w:val="24"/>
          <w:szCs w:val="24"/>
        </w:rPr>
        <w:footnoteRef/>
      </w:r>
      <w:r>
        <w:rPr>
          <w:rFonts w:hint="cs"/>
          <w:sz w:val="24"/>
          <w:szCs w:val="24"/>
          <w:rtl/>
        </w:rPr>
        <w:t xml:space="preserve"> </w:t>
      </w:r>
      <w:r w:rsidRPr="00E0366F">
        <w:rPr>
          <w:rFonts w:hint="cs"/>
          <w:sz w:val="24"/>
          <w:szCs w:val="24"/>
          <w:rtl/>
        </w:rPr>
        <w:t>سامال إسكندر محمد الباجلان</w:t>
      </w:r>
      <w:r>
        <w:rPr>
          <w:rFonts w:hint="cs"/>
          <w:sz w:val="24"/>
          <w:szCs w:val="24"/>
          <w:rtl/>
        </w:rPr>
        <w:t>، المرجع نفسه،</w:t>
      </w:r>
      <w:r w:rsidRPr="00E0366F">
        <w:rPr>
          <w:rFonts w:hint="cs"/>
          <w:sz w:val="24"/>
          <w:szCs w:val="24"/>
          <w:rtl/>
        </w:rPr>
        <w:t xml:space="preserve"> ص 184.</w:t>
      </w:r>
    </w:p>
  </w:footnote>
  <w:footnote w:id="353">
    <w:p w14:paraId="1E86AE15" w14:textId="4E746373" w:rsidR="00633B66" w:rsidRDefault="00633B66" w:rsidP="00091F9D">
      <w:pPr>
        <w:ind w:firstLine="0"/>
      </w:pPr>
      <w:r>
        <w:rPr>
          <w:rStyle w:val="Appelnotedebasdep"/>
          <w:rFonts w:hint="cs"/>
          <w:sz w:val="24"/>
          <w:szCs w:val="24"/>
          <w:rtl/>
        </w:rPr>
        <w:t>.</w:t>
      </w:r>
    </w:p>
  </w:footnote>
  <w:footnote w:id="354">
    <w:p w14:paraId="4B7BE17F" w14:textId="397EF0DC" w:rsidR="00633B66" w:rsidRPr="00673258" w:rsidRDefault="00633B66" w:rsidP="00325894">
      <w:pPr>
        <w:pStyle w:val="Notedebasdepage"/>
        <w:ind w:firstLine="0"/>
        <w:rPr>
          <w:sz w:val="24"/>
          <w:szCs w:val="24"/>
        </w:rPr>
      </w:pPr>
      <w:r w:rsidRPr="00673258">
        <w:rPr>
          <w:rStyle w:val="Appelnotedebasdep"/>
          <w:sz w:val="24"/>
          <w:szCs w:val="24"/>
        </w:rPr>
        <w:footnoteRef/>
      </w:r>
      <w:r>
        <w:rPr>
          <w:rFonts w:hint="cs"/>
          <w:sz w:val="24"/>
          <w:szCs w:val="24"/>
          <w:rtl/>
        </w:rPr>
        <w:t xml:space="preserve"> أبوبكر ا</w:t>
      </w:r>
      <w:r w:rsidRPr="00673258">
        <w:rPr>
          <w:rFonts w:hint="cs"/>
          <w:sz w:val="24"/>
          <w:szCs w:val="24"/>
          <w:rtl/>
        </w:rPr>
        <w:t>حمد عثمان</w:t>
      </w:r>
      <w:r>
        <w:rPr>
          <w:rFonts w:hint="cs"/>
          <w:sz w:val="24"/>
          <w:szCs w:val="24"/>
          <w:rtl/>
        </w:rPr>
        <w:t>، مرجع سابق،</w:t>
      </w:r>
      <w:r w:rsidRPr="00673258">
        <w:rPr>
          <w:rFonts w:hint="cs"/>
          <w:sz w:val="24"/>
          <w:szCs w:val="24"/>
          <w:rtl/>
        </w:rPr>
        <w:t xml:space="preserve"> ص </w:t>
      </w:r>
      <w:r>
        <w:rPr>
          <w:rFonts w:hint="cs"/>
          <w:sz w:val="24"/>
          <w:szCs w:val="24"/>
          <w:rtl/>
        </w:rPr>
        <w:t>212.</w:t>
      </w:r>
    </w:p>
  </w:footnote>
  <w:footnote w:id="355">
    <w:p w14:paraId="0FFCFCA8" w14:textId="272619D0" w:rsidR="00633B66" w:rsidRPr="00673258" w:rsidRDefault="00633B66" w:rsidP="00673258">
      <w:pPr>
        <w:pStyle w:val="Notedebasdepage"/>
        <w:ind w:firstLine="0"/>
        <w:rPr>
          <w:sz w:val="24"/>
          <w:szCs w:val="24"/>
        </w:rPr>
      </w:pPr>
      <w:r w:rsidRPr="00673258">
        <w:rPr>
          <w:rStyle w:val="Appelnotedebasdep"/>
          <w:sz w:val="24"/>
          <w:szCs w:val="24"/>
        </w:rPr>
        <w:footnoteRef/>
      </w:r>
      <w:r>
        <w:rPr>
          <w:rFonts w:hint="cs"/>
          <w:sz w:val="24"/>
          <w:szCs w:val="24"/>
          <w:rtl/>
        </w:rPr>
        <w:t xml:space="preserve"> </w:t>
      </w:r>
      <w:r w:rsidRPr="00673258">
        <w:rPr>
          <w:rFonts w:hint="cs"/>
          <w:sz w:val="24"/>
          <w:szCs w:val="24"/>
          <w:rtl/>
        </w:rPr>
        <w:t xml:space="preserve">بركيبة </w:t>
      </w:r>
      <w:r>
        <w:rPr>
          <w:rFonts w:hint="cs"/>
          <w:sz w:val="24"/>
          <w:szCs w:val="24"/>
          <w:rtl/>
        </w:rPr>
        <w:t>حسام الدين، مرجع سابق،</w:t>
      </w:r>
      <w:r w:rsidRPr="00673258">
        <w:rPr>
          <w:rFonts w:hint="cs"/>
          <w:sz w:val="24"/>
          <w:szCs w:val="24"/>
          <w:rtl/>
        </w:rPr>
        <w:t xml:space="preserve"> ص 320</w:t>
      </w:r>
      <w:r>
        <w:rPr>
          <w:rFonts w:hint="cs"/>
          <w:sz w:val="24"/>
          <w:szCs w:val="24"/>
          <w:rtl/>
        </w:rPr>
        <w:t>.</w:t>
      </w:r>
    </w:p>
  </w:footnote>
  <w:footnote w:id="356">
    <w:p w14:paraId="298A54AC" w14:textId="0456D434" w:rsidR="00633B66" w:rsidRPr="00673258" w:rsidRDefault="00633B66" w:rsidP="00673258">
      <w:pPr>
        <w:pStyle w:val="Notedebasdepage"/>
        <w:ind w:firstLine="0"/>
        <w:rPr>
          <w:sz w:val="24"/>
          <w:szCs w:val="24"/>
        </w:rPr>
      </w:pPr>
      <w:r w:rsidRPr="00673258">
        <w:rPr>
          <w:rStyle w:val="Appelnotedebasdep"/>
          <w:sz w:val="24"/>
          <w:szCs w:val="24"/>
        </w:rPr>
        <w:footnoteRef/>
      </w:r>
      <w:r w:rsidRPr="00673258">
        <w:rPr>
          <w:sz w:val="24"/>
          <w:szCs w:val="24"/>
          <w:rtl/>
        </w:rPr>
        <w:t xml:space="preserve"> </w:t>
      </w:r>
      <w:r w:rsidRPr="00673258">
        <w:rPr>
          <w:rFonts w:hint="cs"/>
          <w:sz w:val="24"/>
          <w:szCs w:val="24"/>
          <w:rtl/>
        </w:rPr>
        <w:t xml:space="preserve">بركيبة </w:t>
      </w:r>
      <w:r>
        <w:rPr>
          <w:rFonts w:hint="cs"/>
          <w:sz w:val="24"/>
          <w:szCs w:val="24"/>
          <w:rtl/>
        </w:rPr>
        <w:t>حسام الدين، المرجع نفسه،</w:t>
      </w:r>
      <w:r w:rsidRPr="00673258">
        <w:rPr>
          <w:rFonts w:hint="cs"/>
          <w:sz w:val="24"/>
          <w:szCs w:val="24"/>
          <w:rtl/>
        </w:rPr>
        <w:t xml:space="preserve"> ص 321</w:t>
      </w:r>
      <w:r>
        <w:rPr>
          <w:rFonts w:hint="cs"/>
          <w:sz w:val="24"/>
          <w:szCs w:val="24"/>
          <w:rtl/>
        </w:rPr>
        <w:t>.</w:t>
      </w:r>
    </w:p>
  </w:footnote>
  <w:footnote w:id="357">
    <w:p w14:paraId="1B874C8A" w14:textId="63497AC9" w:rsidR="00633B66" w:rsidRPr="00673258" w:rsidRDefault="00633B66" w:rsidP="00673258">
      <w:pPr>
        <w:pStyle w:val="Notedebasdepage"/>
        <w:ind w:firstLine="0"/>
        <w:rPr>
          <w:sz w:val="24"/>
          <w:szCs w:val="24"/>
        </w:rPr>
      </w:pPr>
      <w:r w:rsidRPr="00673258">
        <w:rPr>
          <w:rStyle w:val="Appelnotedebasdep"/>
          <w:sz w:val="24"/>
          <w:szCs w:val="24"/>
        </w:rPr>
        <w:footnoteRef/>
      </w:r>
      <w:r>
        <w:rPr>
          <w:rFonts w:hint="cs"/>
          <w:sz w:val="24"/>
          <w:szCs w:val="24"/>
          <w:rtl/>
        </w:rPr>
        <w:t xml:space="preserve"> ب</w:t>
      </w:r>
      <w:r w:rsidRPr="00673258">
        <w:rPr>
          <w:rFonts w:hint="cs"/>
          <w:sz w:val="24"/>
          <w:szCs w:val="24"/>
          <w:rtl/>
        </w:rPr>
        <w:t xml:space="preserve">ركيبة </w:t>
      </w:r>
      <w:r>
        <w:rPr>
          <w:rFonts w:hint="cs"/>
          <w:sz w:val="24"/>
          <w:szCs w:val="24"/>
          <w:rtl/>
        </w:rPr>
        <w:t>حسام الدين، المرجع نفسه، ص</w:t>
      </w:r>
      <w:r w:rsidRPr="00673258">
        <w:rPr>
          <w:rFonts w:hint="cs"/>
          <w:sz w:val="24"/>
          <w:szCs w:val="24"/>
          <w:rtl/>
        </w:rPr>
        <w:t xml:space="preserve"> 324</w:t>
      </w:r>
      <w:r>
        <w:rPr>
          <w:rFonts w:hint="cs"/>
          <w:sz w:val="24"/>
          <w:szCs w:val="24"/>
          <w:rtl/>
        </w:rPr>
        <w:t>.</w:t>
      </w:r>
    </w:p>
  </w:footnote>
  <w:footnote w:id="358">
    <w:p w14:paraId="38BB83E0" w14:textId="0926CD3A" w:rsidR="00633B66" w:rsidRPr="00673258" w:rsidRDefault="00633B66" w:rsidP="00673258">
      <w:pPr>
        <w:pStyle w:val="Notedebasdepage"/>
        <w:ind w:firstLine="0"/>
        <w:rPr>
          <w:sz w:val="24"/>
          <w:szCs w:val="24"/>
        </w:rPr>
      </w:pPr>
      <w:r w:rsidRPr="00673258">
        <w:rPr>
          <w:rStyle w:val="Appelnotedebasdep"/>
          <w:sz w:val="24"/>
          <w:szCs w:val="24"/>
        </w:rPr>
        <w:footnoteRef/>
      </w:r>
      <w:r>
        <w:rPr>
          <w:rFonts w:hint="cs"/>
          <w:sz w:val="24"/>
          <w:szCs w:val="24"/>
          <w:rtl/>
        </w:rPr>
        <w:t xml:space="preserve"> </w:t>
      </w:r>
      <w:r w:rsidRPr="00673258">
        <w:rPr>
          <w:rFonts w:hint="cs"/>
          <w:sz w:val="24"/>
          <w:szCs w:val="24"/>
          <w:rtl/>
        </w:rPr>
        <w:t>فوزية سكران،</w:t>
      </w:r>
      <w:r>
        <w:rPr>
          <w:rFonts w:hint="cs"/>
          <w:sz w:val="24"/>
          <w:szCs w:val="24"/>
          <w:rtl/>
        </w:rPr>
        <w:t xml:space="preserve"> مرجع سابق، </w:t>
      </w:r>
      <w:r w:rsidRPr="00673258">
        <w:rPr>
          <w:rFonts w:hint="cs"/>
          <w:sz w:val="24"/>
          <w:szCs w:val="24"/>
          <w:rtl/>
        </w:rPr>
        <w:t xml:space="preserve">ص66. </w:t>
      </w:r>
    </w:p>
  </w:footnote>
  <w:footnote w:id="359">
    <w:p w14:paraId="3B0E3406" w14:textId="77777777" w:rsidR="00633B66" w:rsidRPr="00B33C10" w:rsidRDefault="00633B66" w:rsidP="00596554">
      <w:pPr>
        <w:ind w:firstLine="0"/>
        <w:rPr>
          <w:sz w:val="24"/>
          <w:szCs w:val="24"/>
        </w:rPr>
      </w:pPr>
      <w:r w:rsidRPr="00B33C10">
        <w:rPr>
          <w:rStyle w:val="Appelnotedebasdep"/>
          <w:sz w:val="24"/>
          <w:szCs w:val="24"/>
        </w:rPr>
        <w:footnoteRef/>
      </w:r>
      <w:r w:rsidRPr="00B33C10">
        <w:rPr>
          <w:rFonts w:hint="cs"/>
          <w:sz w:val="24"/>
          <w:szCs w:val="24"/>
          <w:rtl/>
        </w:rPr>
        <w:t xml:space="preserve">  </w:t>
      </w:r>
      <w:r>
        <w:rPr>
          <w:rFonts w:hint="cs"/>
          <w:sz w:val="24"/>
          <w:szCs w:val="24"/>
          <w:rtl/>
        </w:rPr>
        <w:t>فوناس سهيلة، مرجع سابق، ص</w:t>
      </w:r>
      <w:r w:rsidRPr="00B33C10">
        <w:rPr>
          <w:rFonts w:hint="cs"/>
          <w:sz w:val="24"/>
          <w:szCs w:val="24"/>
          <w:rtl/>
        </w:rPr>
        <w:t xml:space="preserve"> 248.</w:t>
      </w:r>
    </w:p>
  </w:footnote>
  <w:footnote w:id="360">
    <w:p w14:paraId="069596BE" w14:textId="50F39A57" w:rsidR="00633B66" w:rsidRPr="000F79EE" w:rsidRDefault="00633B66" w:rsidP="00CD7AF3">
      <w:pPr>
        <w:pStyle w:val="Notedebasdepage"/>
        <w:ind w:firstLine="0"/>
        <w:rPr>
          <w:sz w:val="24"/>
          <w:szCs w:val="24"/>
        </w:rPr>
      </w:pPr>
      <w:r w:rsidRPr="000F79EE">
        <w:rPr>
          <w:rStyle w:val="Appelnotedebasdep"/>
          <w:sz w:val="24"/>
          <w:szCs w:val="24"/>
        </w:rPr>
        <w:footnoteRef/>
      </w:r>
      <w:r w:rsidRPr="000F79EE">
        <w:rPr>
          <w:rFonts w:hint="cs"/>
          <w:sz w:val="24"/>
          <w:szCs w:val="24"/>
          <w:rtl/>
        </w:rPr>
        <w:t xml:space="preserve"> أبوبكر أحمد عثمان، مرجع سابق، </w:t>
      </w:r>
      <w:r w:rsidRPr="000F79EE">
        <w:rPr>
          <w:rFonts w:hint="eastAsia"/>
          <w:sz w:val="24"/>
          <w:szCs w:val="24"/>
          <w:rtl/>
        </w:rPr>
        <w:t>ص</w:t>
      </w:r>
      <w:r w:rsidRPr="000F79EE">
        <w:rPr>
          <w:rFonts w:hint="cs"/>
          <w:sz w:val="24"/>
          <w:szCs w:val="24"/>
          <w:rtl/>
        </w:rPr>
        <w:t xml:space="preserve"> </w:t>
      </w:r>
      <w:r>
        <w:rPr>
          <w:rFonts w:hint="cs"/>
          <w:sz w:val="24"/>
          <w:szCs w:val="24"/>
          <w:rtl/>
        </w:rPr>
        <w:t>217</w:t>
      </w:r>
      <w:r w:rsidRPr="000F79EE">
        <w:rPr>
          <w:rFonts w:hint="cs"/>
          <w:sz w:val="24"/>
          <w:szCs w:val="24"/>
          <w:rtl/>
        </w:rPr>
        <w:t xml:space="preserve">. </w:t>
      </w:r>
    </w:p>
  </w:footnote>
  <w:footnote w:id="361">
    <w:p w14:paraId="33C49FB6" w14:textId="786C5EF4" w:rsidR="00633B66" w:rsidRPr="000F79EE" w:rsidRDefault="00633B66" w:rsidP="002758D2">
      <w:pPr>
        <w:pStyle w:val="Notedebasdepage"/>
        <w:ind w:firstLine="0"/>
        <w:rPr>
          <w:sz w:val="24"/>
          <w:szCs w:val="24"/>
        </w:rPr>
      </w:pPr>
      <w:r w:rsidRPr="000F79EE">
        <w:rPr>
          <w:rStyle w:val="Appelnotedebasdep"/>
          <w:sz w:val="24"/>
          <w:szCs w:val="24"/>
        </w:rPr>
        <w:footnoteRef/>
      </w:r>
      <w:r w:rsidRPr="000F79EE">
        <w:rPr>
          <w:rFonts w:hint="cs"/>
          <w:sz w:val="24"/>
          <w:szCs w:val="24"/>
          <w:rtl/>
        </w:rPr>
        <w:t xml:space="preserve"> أبوبكر أحمد عثمان، </w:t>
      </w:r>
      <w:r>
        <w:rPr>
          <w:rFonts w:hint="cs"/>
          <w:sz w:val="24"/>
          <w:szCs w:val="24"/>
          <w:rtl/>
        </w:rPr>
        <w:t>ال</w:t>
      </w:r>
      <w:r w:rsidRPr="000F79EE">
        <w:rPr>
          <w:rFonts w:hint="cs"/>
          <w:sz w:val="24"/>
          <w:szCs w:val="24"/>
          <w:rtl/>
        </w:rPr>
        <w:t xml:space="preserve">مرجع سابق، </w:t>
      </w:r>
      <w:r>
        <w:rPr>
          <w:rFonts w:hint="cs"/>
          <w:sz w:val="24"/>
          <w:szCs w:val="24"/>
          <w:rtl/>
        </w:rPr>
        <w:t>218</w:t>
      </w:r>
      <w:r w:rsidRPr="000F79EE">
        <w:rPr>
          <w:rFonts w:hint="cs"/>
          <w:sz w:val="24"/>
          <w:szCs w:val="24"/>
          <w:rtl/>
        </w:rPr>
        <w:t>.</w:t>
      </w:r>
    </w:p>
  </w:footnote>
  <w:footnote w:id="362">
    <w:p w14:paraId="192FD4CC" w14:textId="1320A53B" w:rsidR="00633B66" w:rsidRPr="00233F32" w:rsidRDefault="00633B66" w:rsidP="00690271">
      <w:pPr>
        <w:pStyle w:val="Notedebasdepage"/>
        <w:ind w:firstLine="0"/>
        <w:rPr>
          <w:sz w:val="24"/>
          <w:szCs w:val="24"/>
        </w:rPr>
      </w:pPr>
      <w:r w:rsidRPr="00233F32">
        <w:rPr>
          <w:rStyle w:val="Appelnotedebasdep"/>
          <w:sz w:val="24"/>
          <w:szCs w:val="24"/>
        </w:rPr>
        <w:footnoteRef/>
      </w:r>
      <w:r>
        <w:rPr>
          <w:rFonts w:hint="cs"/>
          <w:sz w:val="24"/>
          <w:szCs w:val="24"/>
          <w:rtl/>
        </w:rPr>
        <w:t xml:space="preserve"> ابوبكر احمد </w:t>
      </w:r>
      <w:r w:rsidRPr="00233F32">
        <w:rPr>
          <w:rFonts w:hint="cs"/>
          <w:sz w:val="24"/>
          <w:szCs w:val="24"/>
          <w:rtl/>
        </w:rPr>
        <w:t>عثمان</w:t>
      </w:r>
      <w:r>
        <w:rPr>
          <w:rFonts w:hint="cs"/>
          <w:sz w:val="24"/>
          <w:szCs w:val="24"/>
          <w:rtl/>
        </w:rPr>
        <w:t>، المرجع نفسه،</w:t>
      </w:r>
      <w:r w:rsidRPr="00233F32">
        <w:rPr>
          <w:rFonts w:hint="cs"/>
          <w:sz w:val="24"/>
          <w:szCs w:val="24"/>
          <w:rtl/>
        </w:rPr>
        <w:t xml:space="preserve"> ص </w:t>
      </w:r>
      <w:r>
        <w:rPr>
          <w:rFonts w:hint="cs"/>
          <w:sz w:val="24"/>
          <w:szCs w:val="24"/>
          <w:rtl/>
        </w:rPr>
        <w:t>219</w:t>
      </w:r>
      <w:r w:rsidRPr="00233F32">
        <w:rPr>
          <w:rFonts w:hint="cs"/>
          <w:sz w:val="24"/>
          <w:szCs w:val="24"/>
          <w:rtl/>
        </w:rPr>
        <w:t>.</w:t>
      </w:r>
    </w:p>
  </w:footnote>
  <w:footnote w:id="363">
    <w:p w14:paraId="2ACB72E7" w14:textId="77777777" w:rsidR="00633B66" w:rsidRPr="00233F32" w:rsidRDefault="00633B66" w:rsidP="00DF6CF7">
      <w:pPr>
        <w:pStyle w:val="Notedebasdepage"/>
        <w:ind w:firstLine="0"/>
        <w:rPr>
          <w:sz w:val="24"/>
          <w:szCs w:val="24"/>
        </w:rPr>
      </w:pPr>
      <w:r w:rsidRPr="00233F32">
        <w:rPr>
          <w:rStyle w:val="Appelnotedebasdep"/>
          <w:sz w:val="24"/>
          <w:szCs w:val="24"/>
        </w:rPr>
        <w:footnoteRef/>
      </w:r>
      <w:r w:rsidRPr="00233F32">
        <w:rPr>
          <w:sz w:val="24"/>
          <w:szCs w:val="24"/>
          <w:rtl/>
        </w:rPr>
        <w:t xml:space="preserve"> </w:t>
      </w:r>
      <w:r w:rsidRPr="00233F32">
        <w:rPr>
          <w:rFonts w:hint="cs"/>
          <w:sz w:val="24"/>
          <w:szCs w:val="24"/>
          <w:rtl/>
        </w:rPr>
        <w:t xml:space="preserve">بركيبة </w:t>
      </w:r>
      <w:r>
        <w:rPr>
          <w:rFonts w:hint="cs"/>
          <w:sz w:val="24"/>
          <w:szCs w:val="24"/>
          <w:rtl/>
        </w:rPr>
        <w:t>حسام الدين، مرجع سابق،</w:t>
      </w:r>
      <w:r w:rsidRPr="00233F32">
        <w:rPr>
          <w:rFonts w:hint="cs"/>
          <w:sz w:val="24"/>
          <w:szCs w:val="24"/>
          <w:rtl/>
        </w:rPr>
        <w:t xml:space="preserve"> ص 328</w:t>
      </w:r>
      <w:r>
        <w:rPr>
          <w:rFonts w:hint="cs"/>
          <w:sz w:val="24"/>
          <w:szCs w:val="24"/>
          <w:rtl/>
        </w:rPr>
        <w:t>.</w:t>
      </w:r>
    </w:p>
  </w:footnote>
  <w:footnote w:id="364">
    <w:p w14:paraId="611E2AFA" w14:textId="77777777" w:rsidR="00633B66" w:rsidRPr="00D07CFA" w:rsidRDefault="00633B66" w:rsidP="00DF6CF7">
      <w:pPr>
        <w:pStyle w:val="Notedebasdepage"/>
        <w:ind w:firstLine="0"/>
        <w:rPr>
          <w:sz w:val="24"/>
          <w:szCs w:val="24"/>
        </w:rPr>
      </w:pPr>
      <w:r w:rsidRPr="00D07CFA">
        <w:rPr>
          <w:rStyle w:val="Appelnotedebasdep"/>
          <w:sz w:val="24"/>
          <w:szCs w:val="24"/>
        </w:rPr>
        <w:footnoteRef/>
      </w:r>
      <w:r>
        <w:rPr>
          <w:rFonts w:hint="cs"/>
          <w:sz w:val="24"/>
          <w:szCs w:val="24"/>
          <w:rtl/>
        </w:rPr>
        <w:t xml:space="preserve"> يوسف بن مصبح سعيد الشكيلي، مرجع سابق،</w:t>
      </w:r>
      <w:r w:rsidRPr="00D07CFA">
        <w:rPr>
          <w:rFonts w:hint="cs"/>
          <w:sz w:val="24"/>
          <w:szCs w:val="24"/>
          <w:rtl/>
        </w:rPr>
        <w:t xml:space="preserve"> ص 198</w:t>
      </w:r>
      <w:r>
        <w:rPr>
          <w:rFonts w:hint="cs"/>
          <w:sz w:val="24"/>
          <w:szCs w:val="24"/>
          <w:rtl/>
        </w:rPr>
        <w:t>.</w:t>
      </w:r>
    </w:p>
  </w:footnote>
  <w:footnote w:id="365">
    <w:p w14:paraId="5D639881" w14:textId="77777777" w:rsidR="00633B66" w:rsidRPr="00D07CFA" w:rsidRDefault="00633B66" w:rsidP="00DF6CF7">
      <w:pPr>
        <w:pStyle w:val="Notedebasdepage"/>
        <w:ind w:firstLine="0"/>
        <w:rPr>
          <w:sz w:val="24"/>
          <w:szCs w:val="24"/>
        </w:rPr>
      </w:pPr>
      <w:r w:rsidRPr="00D07CFA">
        <w:rPr>
          <w:rStyle w:val="Appelnotedebasdep"/>
          <w:sz w:val="24"/>
          <w:szCs w:val="24"/>
        </w:rPr>
        <w:footnoteRef/>
      </w:r>
      <w:r w:rsidRPr="00D07CFA">
        <w:rPr>
          <w:rFonts w:hint="cs"/>
          <w:sz w:val="24"/>
          <w:szCs w:val="24"/>
          <w:rtl/>
        </w:rPr>
        <w:t xml:space="preserve"> </w:t>
      </w:r>
      <w:r>
        <w:rPr>
          <w:rFonts w:hint="cs"/>
          <w:sz w:val="24"/>
          <w:szCs w:val="24"/>
          <w:rtl/>
        </w:rPr>
        <w:t xml:space="preserve"> مروان محي الدين القطب، مرجع سابق، </w:t>
      </w:r>
      <w:r w:rsidRPr="00D07CFA">
        <w:rPr>
          <w:rFonts w:hint="cs"/>
          <w:sz w:val="24"/>
          <w:szCs w:val="24"/>
          <w:rtl/>
        </w:rPr>
        <w:t>ص515</w:t>
      </w:r>
      <w:r>
        <w:rPr>
          <w:rFonts w:hint="cs"/>
          <w:sz w:val="24"/>
          <w:szCs w:val="24"/>
          <w:rtl/>
        </w:rPr>
        <w:t>.</w:t>
      </w:r>
    </w:p>
  </w:footnote>
  <w:footnote w:id="366">
    <w:p w14:paraId="50DE64FA" w14:textId="77777777" w:rsidR="00633B66" w:rsidRPr="00D07CFA" w:rsidRDefault="00633B66" w:rsidP="00DF6CF7">
      <w:pPr>
        <w:pStyle w:val="Notedebasdepage"/>
        <w:ind w:firstLine="0"/>
        <w:rPr>
          <w:sz w:val="24"/>
          <w:szCs w:val="24"/>
        </w:rPr>
      </w:pPr>
      <w:r w:rsidRPr="00D07CFA">
        <w:rPr>
          <w:rStyle w:val="Appelnotedebasdep"/>
          <w:sz w:val="24"/>
          <w:szCs w:val="24"/>
        </w:rPr>
        <w:footnoteRef/>
      </w:r>
      <w:r w:rsidRPr="00D07CFA">
        <w:rPr>
          <w:rFonts w:hint="cs"/>
          <w:sz w:val="24"/>
          <w:szCs w:val="24"/>
          <w:rtl/>
        </w:rPr>
        <w:t xml:space="preserve"> </w:t>
      </w:r>
      <w:r>
        <w:rPr>
          <w:rFonts w:hint="cs"/>
          <w:sz w:val="24"/>
          <w:szCs w:val="24"/>
          <w:rtl/>
        </w:rPr>
        <w:t xml:space="preserve"> ماجد راغب الحلو، مرجع سابق، </w:t>
      </w:r>
      <w:r w:rsidRPr="00D07CFA">
        <w:rPr>
          <w:rFonts w:hint="cs"/>
          <w:sz w:val="24"/>
          <w:szCs w:val="24"/>
          <w:rtl/>
        </w:rPr>
        <w:t>ص303.</w:t>
      </w:r>
    </w:p>
  </w:footnote>
  <w:footnote w:id="367">
    <w:p w14:paraId="7ED4BC09" w14:textId="51A4A84B" w:rsidR="00633B66" w:rsidRDefault="00633B66" w:rsidP="000C5E0D">
      <w:pPr>
        <w:ind w:firstLine="0"/>
        <w:jc w:val="left"/>
      </w:pPr>
      <w:r w:rsidRPr="00D07CFA">
        <w:rPr>
          <w:rStyle w:val="Appelnotedebasdep"/>
          <w:sz w:val="24"/>
          <w:szCs w:val="24"/>
        </w:rPr>
        <w:footnoteRef/>
      </w:r>
      <w:r>
        <w:rPr>
          <w:rFonts w:hint="cs"/>
          <w:sz w:val="24"/>
          <w:szCs w:val="24"/>
          <w:rtl/>
        </w:rPr>
        <w:t xml:space="preserve"> أبوبكر احمد عثمان، مرجع سابق، ص 220</w:t>
      </w:r>
      <w:r w:rsidRPr="00D07CFA">
        <w:rPr>
          <w:rFonts w:hint="cs"/>
          <w:sz w:val="24"/>
          <w:szCs w:val="24"/>
          <w:rtl/>
        </w:rPr>
        <w:t>.</w:t>
      </w:r>
    </w:p>
  </w:footnote>
  <w:footnote w:id="368">
    <w:p w14:paraId="06536EC2" w14:textId="5E039341" w:rsidR="00633B66" w:rsidRPr="00B33C10" w:rsidRDefault="00633B66" w:rsidP="007A0E2A">
      <w:pPr>
        <w:pStyle w:val="Notedebasdepage"/>
        <w:ind w:firstLine="0"/>
        <w:rPr>
          <w:sz w:val="24"/>
          <w:szCs w:val="24"/>
        </w:rPr>
      </w:pPr>
      <w:r w:rsidRPr="00B33C10">
        <w:rPr>
          <w:rStyle w:val="Appelnotedebasdep"/>
          <w:sz w:val="24"/>
          <w:szCs w:val="24"/>
        </w:rPr>
        <w:footnoteRef/>
      </w:r>
      <w:r w:rsidRPr="00B33C10">
        <w:rPr>
          <w:sz w:val="24"/>
          <w:szCs w:val="24"/>
          <w:rtl/>
        </w:rPr>
        <w:t xml:space="preserve"> </w:t>
      </w:r>
      <w:r w:rsidRPr="00B33C10">
        <w:rPr>
          <w:rFonts w:hint="cs"/>
          <w:sz w:val="24"/>
          <w:szCs w:val="24"/>
          <w:rtl/>
        </w:rPr>
        <w:t xml:space="preserve"> </w:t>
      </w:r>
      <w:r>
        <w:rPr>
          <w:rFonts w:hint="cs"/>
          <w:sz w:val="24"/>
          <w:szCs w:val="24"/>
          <w:rtl/>
        </w:rPr>
        <w:t xml:space="preserve">فوزية </w:t>
      </w:r>
      <w:r w:rsidRPr="00B33C10">
        <w:rPr>
          <w:rFonts w:hint="cs"/>
          <w:sz w:val="24"/>
          <w:szCs w:val="24"/>
          <w:rtl/>
        </w:rPr>
        <w:t>سكران</w:t>
      </w:r>
      <w:r>
        <w:rPr>
          <w:rFonts w:hint="cs"/>
          <w:sz w:val="24"/>
          <w:szCs w:val="24"/>
          <w:rtl/>
        </w:rPr>
        <w:t>، مرجع سابق،</w:t>
      </w:r>
      <w:r w:rsidRPr="00B33C10">
        <w:rPr>
          <w:rFonts w:hint="cs"/>
          <w:sz w:val="24"/>
          <w:szCs w:val="24"/>
          <w:rtl/>
        </w:rPr>
        <w:t xml:space="preserve"> ص 67</w:t>
      </w:r>
      <w:r>
        <w:rPr>
          <w:rFonts w:hint="cs"/>
          <w:sz w:val="24"/>
          <w:szCs w:val="24"/>
          <w:rtl/>
        </w:rPr>
        <w:t>.</w:t>
      </w:r>
    </w:p>
  </w:footnote>
  <w:footnote w:id="369">
    <w:p w14:paraId="76CAF293" w14:textId="5037FDDF" w:rsidR="00633B66" w:rsidRDefault="00633B66" w:rsidP="00F5751A">
      <w:pPr>
        <w:pStyle w:val="Notedebasdepage"/>
        <w:ind w:firstLine="0"/>
      </w:pPr>
      <w:r w:rsidRPr="00B33C10">
        <w:rPr>
          <w:rStyle w:val="Appelnotedebasdep"/>
          <w:sz w:val="24"/>
          <w:szCs w:val="24"/>
        </w:rPr>
        <w:footnoteRef/>
      </w:r>
      <w:r w:rsidRPr="00B33C10">
        <w:rPr>
          <w:sz w:val="24"/>
          <w:szCs w:val="24"/>
          <w:rtl/>
        </w:rPr>
        <w:t xml:space="preserve"> </w:t>
      </w:r>
      <w:r w:rsidRPr="00F5751A">
        <w:rPr>
          <w:rFonts w:hint="cs"/>
          <w:sz w:val="24"/>
          <w:szCs w:val="24"/>
          <w:rtl/>
        </w:rPr>
        <w:t>عبد القادر دراجي، سلطة الإدارة في توقيع الجزاءات الإدارية، مجلة الاحياء، كلية العلوم الاجتماعية والعلوم الإسلامية، جامعة الحاج لخضر، باتنة، ص 504.</w:t>
      </w:r>
    </w:p>
  </w:footnote>
  <w:footnote w:id="370">
    <w:p w14:paraId="05B91D8D" w14:textId="43F0D508" w:rsidR="00633B66" w:rsidRDefault="00633B66" w:rsidP="00E00918">
      <w:pPr>
        <w:ind w:firstLine="0"/>
      </w:pPr>
      <w:r w:rsidRPr="00AF7121">
        <w:rPr>
          <w:rStyle w:val="Appelnotedebasdep"/>
          <w:sz w:val="24"/>
          <w:szCs w:val="24"/>
        </w:rPr>
        <w:footnoteRef/>
      </w:r>
      <w:r>
        <w:rPr>
          <w:rFonts w:hint="cs"/>
          <w:sz w:val="24"/>
          <w:szCs w:val="24"/>
          <w:rtl/>
        </w:rPr>
        <w:t xml:space="preserve"> </w:t>
      </w:r>
      <w:r w:rsidRPr="00365C89">
        <w:rPr>
          <w:rFonts w:hint="cs"/>
          <w:sz w:val="24"/>
          <w:szCs w:val="24"/>
          <w:rtl/>
        </w:rPr>
        <w:t>سبتي عبد القادر، صالح محمد فوزي، السلطات الممنوحة للإدارة بموجب عقد الامتياز، مداخل</w:t>
      </w:r>
      <w:r w:rsidRPr="00365C89">
        <w:rPr>
          <w:sz w:val="24"/>
          <w:szCs w:val="24"/>
          <w:rtl/>
        </w:rPr>
        <w:t>ة</w:t>
      </w:r>
      <w:r w:rsidRPr="00365C89">
        <w:rPr>
          <w:rFonts w:hint="cs"/>
          <w:sz w:val="24"/>
          <w:szCs w:val="24"/>
          <w:rtl/>
        </w:rPr>
        <w:t xml:space="preserve"> في الملتقى الدولي " التحولات الجديدة لإدارة المرفق العام في الجزائر، المنعقد بجامعة يحي فارس بالمدية، يومي 08 و09 نوفمبر 2018 ملتقى، ص115.</w:t>
      </w:r>
    </w:p>
  </w:footnote>
  <w:footnote w:id="371">
    <w:p w14:paraId="29AF64D1" w14:textId="53A0AA1D" w:rsidR="00633B66" w:rsidRPr="000F79EE" w:rsidRDefault="00633B66" w:rsidP="00E1473B">
      <w:pPr>
        <w:pStyle w:val="Notedebasdepage"/>
        <w:ind w:firstLine="0"/>
        <w:rPr>
          <w:sz w:val="24"/>
          <w:szCs w:val="24"/>
        </w:rPr>
      </w:pPr>
      <w:r w:rsidRPr="000F79EE">
        <w:rPr>
          <w:rStyle w:val="Appelnotedebasdep"/>
          <w:sz w:val="24"/>
          <w:szCs w:val="24"/>
        </w:rPr>
        <w:footnoteRef/>
      </w:r>
      <w:r>
        <w:rPr>
          <w:rFonts w:hint="cs"/>
          <w:sz w:val="24"/>
          <w:szCs w:val="24"/>
          <w:rtl/>
        </w:rPr>
        <w:t xml:space="preserve"> </w:t>
      </w:r>
      <w:r w:rsidRPr="000F79EE">
        <w:rPr>
          <w:rFonts w:hint="cs"/>
          <w:sz w:val="24"/>
          <w:szCs w:val="24"/>
          <w:rtl/>
        </w:rPr>
        <w:t xml:space="preserve">أبوبكر احمد عثمان، مرجع سابق، ص </w:t>
      </w:r>
      <w:r>
        <w:rPr>
          <w:rFonts w:hint="cs"/>
          <w:sz w:val="24"/>
          <w:szCs w:val="24"/>
          <w:rtl/>
        </w:rPr>
        <w:t>215</w:t>
      </w:r>
      <w:r w:rsidRPr="000F79EE">
        <w:rPr>
          <w:rFonts w:hint="cs"/>
          <w:sz w:val="24"/>
          <w:szCs w:val="24"/>
          <w:rtl/>
        </w:rPr>
        <w:t>.</w:t>
      </w:r>
    </w:p>
  </w:footnote>
  <w:footnote w:id="372">
    <w:p w14:paraId="40119B78" w14:textId="77777777" w:rsidR="00633B66" w:rsidRPr="00682A39" w:rsidRDefault="00633B66" w:rsidP="00E00918">
      <w:pPr>
        <w:ind w:firstLine="0"/>
        <w:rPr>
          <w:sz w:val="24"/>
          <w:szCs w:val="24"/>
          <w:rtl/>
        </w:rPr>
      </w:pPr>
      <w:r w:rsidRPr="00682A39">
        <w:rPr>
          <w:rStyle w:val="Appelnotedebasdep"/>
        </w:rPr>
        <w:footnoteRef/>
      </w:r>
      <w:r w:rsidRPr="00682A39">
        <w:rPr>
          <w:rFonts w:hint="cs"/>
          <w:sz w:val="24"/>
          <w:szCs w:val="24"/>
          <w:rtl/>
        </w:rPr>
        <w:t xml:space="preserve"> سبتي عبد القادر، صالح محمد فوزي، المرج</w:t>
      </w:r>
      <w:r w:rsidRPr="00682A39">
        <w:rPr>
          <w:sz w:val="24"/>
          <w:szCs w:val="24"/>
          <w:rtl/>
        </w:rPr>
        <w:t>ع</w:t>
      </w:r>
      <w:r w:rsidRPr="00682A39">
        <w:rPr>
          <w:rFonts w:hint="cs"/>
          <w:sz w:val="24"/>
          <w:szCs w:val="24"/>
          <w:rtl/>
        </w:rPr>
        <w:t xml:space="preserve"> السابق، ص 116.</w:t>
      </w:r>
    </w:p>
    <w:p w14:paraId="7E860EB3" w14:textId="77777777" w:rsidR="00633B66" w:rsidRPr="00682A39" w:rsidRDefault="00633B66" w:rsidP="00E00918">
      <w:pPr>
        <w:pStyle w:val="Notedebasdepage"/>
      </w:pPr>
    </w:p>
  </w:footnote>
  <w:footnote w:id="373">
    <w:p w14:paraId="0BD3A494" w14:textId="77777777" w:rsidR="00633B66" w:rsidRPr="00CA2247" w:rsidRDefault="00633B66" w:rsidP="007F3071">
      <w:pPr>
        <w:pStyle w:val="Notedebasdepage"/>
        <w:ind w:firstLine="0"/>
        <w:rPr>
          <w:sz w:val="24"/>
          <w:szCs w:val="24"/>
        </w:rPr>
      </w:pPr>
      <w:r w:rsidRPr="00CA2247">
        <w:rPr>
          <w:rStyle w:val="Appelnotedebasdep"/>
          <w:sz w:val="24"/>
          <w:szCs w:val="24"/>
        </w:rPr>
        <w:footnoteRef/>
      </w:r>
      <w:r w:rsidRPr="00CA2247">
        <w:rPr>
          <w:rFonts w:hint="cs"/>
          <w:sz w:val="24"/>
          <w:szCs w:val="24"/>
          <w:rtl/>
        </w:rPr>
        <w:t xml:space="preserve">عامر نعمة هاشم، </w:t>
      </w:r>
      <w:r>
        <w:rPr>
          <w:rFonts w:hint="cs"/>
          <w:sz w:val="24"/>
          <w:szCs w:val="24"/>
          <w:rtl/>
        </w:rPr>
        <w:t>المرجع نفسه</w:t>
      </w:r>
      <w:r w:rsidRPr="00CA2247">
        <w:rPr>
          <w:rFonts w:hint="cs"/>
          <w:sz w:val="24"/>
          <w:szCs w:val="24"/>
          <w:rtl/>
        </w:rPr>
        <w:t>، ص38</w:t>
      </w:r>
      <w:r>
        <w:rPr>
          <w:rFonts w:hint="cs"/>
          <w:sz w:val="24"/>
          <w:szCs w:val="24"/>
          <w:rtl/>
        </w:rPr>
        <w:t>.</w:t>
      </w:r>
    </w:p>
  </w:footnote>
  <w:footnote w:id="374">
    <w:p w14:paraId="391596AC" w14:textId="77777777" w:rsidR="00633B66" w:rsidRPr="00747655" w:rsidRDefault="00633B66" w:rsidP="009C0360">
      <w:pPr>
        <w:pStyle w:val="Notedebasdepage"/>
        <w:ind w:firstLine="0"/>
        <w:rPr>
          <w:sz w:val="24"/>
          <w:szCs w:val="24"/>
        </w:rPr>
      </w:pPr>
      <w:r w:rsidRPr="00747655">
        <w:rPr>
          <w:rStyle w:val="Appelnotedebasdep"/>
          <w:sz w:val="24"/>
          <w:szCs w:val="24"/>
        </w:rPr>
        <w:footnoteRef/>
      </w:r>
      <w:r>
        <w:rPr>
          <w:rFonts w:hint="cs"/>
          <w:sz w:val="24"/>
          <w:szCs w:val="24"/>
          <w:rtl/>
        </w:rPr>
        <w:t xml:space="preserve"> </w:t>
      </w:r>
      <w:r w:rsidRPr="00747655">
        <w:rPr>
          <w:rFonts w:hint="cs"/>
          <w:sz w:val="24"/>
          <w:szCs w:val="24"/>
          <w:rtl/>
        </w:rPr>
        <w:t>ضريفي، تفويض المرفق العام بين ضمان المصلحة العامة وهدف المردودية، مرجع سابق، ص 6.</w:t>
      </w:r>
    </w:p>
  </w:footnote>
  <w:footnote w:id="375">
    <w:p w14:paraId="47BCD585" w14:textId="77777777" w:rsidR="00633B66" w:rsidRPr="00747655" w:rsidRDefault="00633B66" w:rsidP="00317A23">
      <w:pPr>
        <w:ind w:firstLine="0"/>
        <w:rPr>
          <w:sz w:val="24"/>
          <w:szCs w:val="24"/>
        </w:rPr>
      </w:pPr>
      <w:r w:rsidRPr="00747655">
        <w:rPr>
          <w:rStyle w:val="Appelnotedebasdep"/>
          <w:sz w:val="24"/>
          <w:szCs w:val="24"/>
        </w:rPr>
        <w:footnoteRef/>
      </w:r>
      <w:r w:rsidRPr="00747655">
        <w:rPr>
          <w:rFonts w:hint="cs"/>
          <w:sz w:val="24"/>
          <w:szCs w:val="24"/>
          <w:rtl/>
        </w:rPr>
        <w:t xml:space="preserve"> ميادة عبد القادر إسماعيل، مرجع سابق، ص 174.</w:t>
      </w:r>
    </w:p>
  </w:footnote>
  <w:footnote w:id="376">
    <w:p w14:paraId="372E8DF5" w14:textId="77777777" w:rsidR="00633B66" w:rsidRPr="00747655" w:rsidRDefault="00633B66" w:rsidP="00687E43">
      <w:pPr>
        <w:pStyle w:val="Notedebasdepage"/>
        <w:ind w:firstLine="0"/>
        <w:rPr>
          <w:sz w:val="24"/>
          <w:szCs w:val="24"/>
        </w:rPr>
      </w:pPr>
      <w:r w:rsidRPr="00747655">
        <w:rPr>
          <w:rStyle w:val="Appelnotedebasdep"/>
          <w:sz w:val="24"/>
          <w:szCs w:val="24"/>
        </w:rPr>
        <w:footnoteRef/>
      </w:r>
      <w:r w:rsidRPr="00747655">
        <w:rPr>
          <w:rFonts w:hint="cs"/>
          <w:sz w:val="24"/>
          <w:szCs w:val="24"/>
          <w:rtl/>
        </w:rPr>
        <w:t xml:space="preserve"> يعرب محمد الشرع،</w:t>
      </w:r>
      <w:r>
        <w:rPr>
          <w:rFonts w:hint="cs"/>
          <w:sz w:val="24"/>
          <w:szCs w:val="24"/>
          <w:rtl/>
        </w:rPr>
        <w:t xml:space="preserve"> دور القطاع الخاص إدارة المرافق العامة الاقتصادية، مرجع سابق،</w:t>
      </w:r>
      <w:r w:rsidRPr="00747655">
        <w:rPr>
          <w:rFonts w:hint="cs"/>
          <w:sz w:val="24"/>
          <w:szCs w:val="24"/>
          <w:rtl/>
        </w:rPr>
        <w:t xml:space="preserve"> ص 94</w:t>
      </w:r>
      <w:r>
        <w:rPr>
          <w:rFonts w:hint="cs"/>
          <w:sz w:val="24"/>
          <w:szCs w:val="24"/>
          <w:rtl/>
        </w:rPr>
        <w:t>.</w:t>
      </w:r>
    </w:p>
  </w:footnote>
  <w:footnote w:id="377">
    <w:p w14:paraId="1BDAB0EE" w14:textId="2B604348" w:rsidR="00633B66" w:rsidRPr="00747655" w:rsidRDefault="00633B66" w:rsidP="00BF2FB3">
      <w:pPr>
        <w:pStyle w:val="Notedebasdepage"/>
        <w:ind w:firstLine="0"/>
        <w:rPr>
          <w:sz w:val="24"/>
          <w:szCs w:val="24"/>
        </w:rPr>
      </w:pPr>
      <w:r w:rsidRPr="00747655">
        <w:rPr>
          <w:rStyle w:val="Appelnotedebasdep"/>
          <w:sz w:val="24"/>
          <w:szCs w:val="24"/>
        </w:rPr>
        <w:footnoteRef/>
      </w:r>
      <w:r w:rsidRPr="00747655">
        <w:rPr>
          <w:sz w:val="24"/>
          <w:szCs w:val="24"/>
          <w:rtl/>
        </w:rPr>
        <w:t xml:space="preserve"> </w:t>
      </w:r>
      <w:r w:rsidRPr="00487658">
        <w:rPr>
          <w:rFonts w:hint="cs"/>
          <w:sz w:val="24"/>
          <w:szCs w:val="24"/>
          <w:rtl/>
        </w:rPr>
        <w:t>قرير نوارة، المرج</w:t>
      </w:r>
      <w:r w:rsidRPr="00487658">
        <w:rPr>
          <w:sz w:val="24"/>
          <w:szCs w:val="24"/>
          <w:rtl/>
        </w:rPr>
        <w:t>ع</w:t>
      </w:r>
      <w:r>
        <w:rPr>
          <w:rFonts w:hint="cs"/>
          <w:sz w:val="24"/>
          <w:szCs w:val="24"/>
          <w:rtl/>
        </w:rPr>
        <w:t xml:space="preserve"> السابق، </w:t>
      </w:r>
      <w:r w:rsidRPr="00487658">
        <w:rPr>
          <w:rFonts w:hint="cs"/>
          <w:sz w:val="24"/>
          <w:szCs w:val="24"/>
          <w:rtl/>
        </w:rPr>
        <w:t>ص6</w:t>
      </w:r>
      <w:r w:rsidRPr="00487658">
        <w:rPr>
          <w:sz w:val="24"/>
          <w:szCs w:val="24"/>
          <w:rtl/>
        </w:rPr>
        <w:t>2</w:t>
      </w:r>
      <w:r w:rsidRPr="00487658">
        <w:rPr>
          <w:rFonts w:hint="cs"/>
          <w:sz w:val="24"/>
          <w:szCs w:val="24"/>
          <w:rtl/>
        </w:rPr>
        <w:t>.</w:t>
      </w:r>
    </w:p>
  </w:footnote>
  <w:footnote w:id="378">
    <w:p w14:paraId="2FC25CEC" w14:textId="77777777" w:rsidR="00633B66" w:rsidRPr="00747655" w:rsidRDefault="00633B66" w:rsidP="00716751">
      <w:pPr>
        <w:ind w:firstLine="0"/>
        <w:jc w:val="left"/>
        <w:rPr>
          <w:sz w:val="24"/>
          <w:szCs w:val="24"/>
        </w:rPr>
      </w:pPr>
      <w:r w:rsidRPr="00747655">
        <w:rPr>
          <w:rStyle w:val="Appelnotedebasdep"/>
          <w:sz w:val="24"/>
          <w:szCs w:val="24"/>
        </w:rPr>
        <w:footnoteRef/>
      </w:r>
      <w:r w:rsidRPr="00747655">
        <w:rPr>
          <w:sz w:val="24"/>
          <w:szCs w:val="24"/>
          <w:rtl/>
        </w:rPr>
        <w:t xml:space="preserve"> </w:t>
      </w:r>
      <w:r w:rsidRPr="00747655">
        <w:rPr>
          <w:rFonts w:hint="cs"/>
          <w:sz w:val="24"/>
          <w:szCs w:val="24"/>
          <w:rtl/>
        </w:rPr>
        <w:t>فتحي رزيقة، مرجع سابق، ص596.</w:t>
      </w:r>
    </w:p>
  </w:footnote>
  <w:footnote w:id="379">
    <w:p w14:paraId="4FC629A3" w14:textId="77777777" w:rsidR="00633B66" w:rsidRPr="00C0607C" w:rsidRDefault="00633B66" w:rsidP="00462A3C">
      <w:pPr>
        <w:ind w:firstLine="0"/>
        <w:rPr>
          <w:sz w:val="24"/>
          <w:szCs w:val="24"/>
        </w:rPr>
      </w:pPr>
      <w:r w:rsidRPr="00C0607C">
        <w:rPr>
          <w:rStyle w:val="Appelnotedebasdep"/>
          <w:sz w:val="24"/>
          <w:szCs w:val="24"/>
        </w:rPr>
        <w:footnoteRef/>
      </w:r>
      <w:r w:rsidRPr="00C0607C">
        <w:rPr>
          <w:sz w:val="24"/>
          <w:szCs w:val="24"/>
          <w:rtl/>
        </w:rPr>
        <w:t xml:space="preserve"> </w:t>
      </w:r>
      <w:r w:rsidRPr="00C0607C">
        <w:rPr>
          <w:rFonts w:hint="cs"/>
          <w:sz w:val="24"/>
          <w:szCs w:val="24"/>
          <w:rtl/>
        </w:rPr>
        <w:t xml:space="preserve">رابط على موقع الانترنت ازمة المرفق </w:t>
      </w:r>
      <w:r w:rsidRPr="00C0607C">
        <w:rPr>
          <w:sz w:val="24"/>
          <w:szCs w:val="24"/>
        </w:rPr>
        <w:t>http</w:t>
      </w:r>
      <w:r w:rsidRPr="00C0607C">
        <w:rPr>
          <w:sz w:val="24"/>
          <w:szCs w:val="24"/>
          <w:lang w:val="fr-FR"/>
        </w:rPr>
        <w:t>/</w:t>
      </w:r>
      <w:r w:rsidRPr="00C0607C">
        <w:rPr>
          <w:sz w:val="24"/>
          <w:szCs w:val="24"/>
        </w:rPr>
        <w:t xml:space="preserve">/ search.mandumah.com:/Record/1133162 </w:t>
      </w:r>
    </w:p>
  </w:footnote>
  <w:footnote w:id="380">
    <w:p w14:paraId="32E6A806" w14:textId="77777777" w:rsidR="00633B66" w:rsidRPr="008D5821" w:rsidRDefault="00633B66" w:rsidP="00633980">
      <w:pPr>
        <w:pStyle w:val="Notedebasdepage"/>
        <w:ind w:firstLine="0"/>
        <w:rPr>
          <w:sz w:val="24"/>
          <w:szCs w:val="24"/>
        </w:rPr>
      </w:pPr>
      <w:r w:rsidRPr="008D5821">
        <w:rPr>
          <w:rStyle w:val="Appelnotedebasdep"/>
          <w:sz w:val="24"/>
          <w:szCs w:val="24"/>
        </w:rPr>
        <w:footnoteRef/>
      </w:r>
      <w:r w:rsidRPr="008D5821">
        <w:rPr>
          <w:rFonts w:hint="cs"/>
          <w:sz w:val="24"/>
          <w:szCs w:val="24"/>
          <w:rtl/>
        </w:rPr>
        <w:t xml:space="preserve"> وليد </w:t>
      </w:r>
      <w:r>
        <w:rPr>
          <w:rFonts w:hint="cs"/>
          <w:sz w:val="24"/>
          <w:szCs w:val="24"/>
          <w:rtl/>
        </w:rPr>
        <w:t xml:space="preserve">حيدر جابر، مرجع سابق، </w:t>
      </w:r>
      <w:r w:rsidRPr="008D5821">
        <w:rPr>
          <w:rFonts w:hint="cs"/>
          <w:sz w:val="24"/>
          <w:szCs w:val="24"/>
          <w:rtl/>
        </w:rPr>
        <w:t>ص7</w:t>
      </w:r>
      <w:r>
        <w:rPr>
          <w:rFonts w:hint="cs"/>
          <w:sz w:val="24"/>
          <w:szCs w:val="24"/>
          <w:rtl/>
        </w:rPr>
        <w:t>.</w:t>
      </w:r>
    </w:p>
  </w:footnote>
  <w:footnote w:id="381">
    <w:p w14:paraId="55C8C4CC" w14:textId="77777777" w:rsidR="00633B66" w:rsidRDefault="00633B66" w:rsidP="00633980">
      <w:pPr>
        <w:ind w:firstLine="0"/>
      </w:pPr>
      <w:r w:rsidRPr="008D5821">
        <w:rPr>
          <w:rStyle w:val="Appelnotedebasdep"/>
          <w:sz w:val="24"/>
          <w:szCs w:val="24"/>
        </w:rPr>
        <w:footnoteRef/>
      </w:r>
      <w:r w:rsidRPr="008D5821">
        <w:rPr>
          <w:sz w:val="24"/>
          <w:szCs w:val="24"/>
          <w:rtl/>
        </w:rPr>
        <w:t xml:space="preserve"> </w:t>
      </w:r>
      <w:r w:rsidRPr="008D5821">
        <w:rPr>
          <w:rFonts w:hint="cs"/>
          <w:sz w:val="24"/>
          <w:szCs w:val="24"/>
          <w:rtl/>
        </w:rPr>
        <w:t xml:space="preserve">فتحي رزيقة، مرجع سابق، ص596. </w:t>
      </w:r>
    </w:p>
  </w:footnote>
  <w:footnote w:id="382">
    <w:p w14:paraId="301E8529" w14:textId="2C5C34BA" w:rsidR="00633B66" w:rsidRPr="00C11721" w:rsidRDefault="00633B66" w:rsidP="00D06BFE">
      <w:pPr>
        <w:ind w:firstLine="0"/>
        <w:rPr>
          <w:sz w:val="24"/>
          <w:szCs w:val="24"/>
        </w:rPr>
      </w:pPr>
      <w:r w:rsidRPr="00C11721">
        <w:rPr>
          <w:rStyle w:val="Appelnotedebasdep"/>
          <w:sz w:val="24"/>
          <w:szCs w:val="24"/>
        </w:rPr>
        <w:footnoteRef/>
      </w:r>
      <w:r>
        <w:rPr>
          <w:rFonts w:hint="cs"/>
          <w:sz w:val="24"/>
          <w:szCs w:val="24"/>
          <w:rtl/>
        </w:rPr>
        <w:t xml:space="preserve"> </w:t>
      </w:r>
      <w:r w:rsidRPr="00C11721">
        <w:rPr>
          <w:rFonts w:hint="cs"/>
          <w:sz w:val="24"/>
          <w:szCs w:val="24"/>
          <w:rtl/>
        </w:rPr>
        <w:t xml:space="preserve">ميادة </w:t>
      </w:r>
      <w:r>
        <w:rPr>
          <w:rFonts w:hint="cs"/>
          <w:sz w:val="24"/>
          <w:szCs w:val="24"/>
          <w:rtl/>
        </w:rPr>
        <w:t xml:space="preserve">عبد القادر إسماعيل، مرجع سابق، </w:t>
      </w:r>
      <w:r w:rsidRPr="00C11721">
        <w:rPr>
          <w:rFonts w:hint="cs"/>
          <w:sz w:val="24"/>
          <w:szCs w:val="24"/>
          <w:rtl/>
        </w:rPr>
        <w:t>ص 300</w:t>
      </w:r>
      <w:r w:rsidRPr="00C11721">
        <w:rPr>
          <w:rFonts w:hint="cs"/>
          <w:b/>
          <w:bCs/>
          <w:sz w:val="24"/>
          <w:szCs w:val="24"/>
          <w:rtl/>
        </w:rPr>
        <w:t>.</w:t>
      </w:r>
    </w:p>
  </w:footnote>
  <w:footnote w:id="383">
    <w:p w14:paraId="0E96FA2C" w14:textId="77777777" w:rsidR="00633B66" w:rsidRPr="00C11721" w:rsidRDefault="00633B66" w:rsidP="003C4004">
      <w:pPr>
        <w:pStyle w:val="Notedebasdepage"/>
        <w:ind w:firstLine="0"/>
        <w:rPr>
          <w:sz w:val="24"/>
          <w:szCs w:val="24"/>
        </w:rPr>
      </w:pPr>
      <w:r w:rsidRPr="00C11721">
        <w:rPr>
          <w:rStyle w:val="Appelnotedebasdep"/>
          <w:sz w:val="24"/>
          <w:szCs w:val="24"/>
        </w:rPr>
        <w:footnoteRef/>
      </w:r>
      <w:r w:rsidRPr="00C11721">
        <w:rPr>
          <w:sz w:val="24"/>
          <w:szCs w:val="24"/>
          <w:rtl/>
        </w:rPr>
        <w:t xml:space="preserve"> </w:t>
      </w:r>
      <w:r w:rsidRPr="00C11721">
        <w:rPr>
          <w:rFonts w:hint="cs"/>
          <w:sz w:val="24"/>
          <w:szCs w:val="24"/>
          <w:rtl/>
        </w:rPr>
        <w:t xml:space="preserve">فتحي رزيقة، </w:t>
      </w:r>
      <w:r>
        <w:rPr>
          <w:rFonts w:hint="cs"/>
          <w:sz w:val="24"/>
          <w:szCs w:val="24"/>
          <w:rtl/>
        </w:rPr>
        <w:t>مرجع سابق،</w:t>
      </w:r>
      <w:r w:rsidRPr="00C11721">
        <w:rPr>
          <w:rFonts w:hint="cs"/>
          <w:sz w:val="24"/>
          <w:szCs w:val="24"/>
          <w:rtl/>
        </w:rPr>
        <w:t xml:space="preserve"> ص597.</w:t>
      </w:r>
    </w:p>
  </w:footnote>
  <w:footnote w:id="384">
    <w:p w14:paraId="755C90CA" w14:textId="2701DE26" w:rsidR="00633B66" w:rsidRPr="008D5821" w:rsidRDefault="00633B66" w:rsidP="00BF2FB3">
      <w:pPr>
        <w:pStyle w:val="Notedebasdepage"/>
        <w:ind w:firstLine="0"/>
        <w:rPr>
          <w:sz w:val="24"/>
          <w:szCs w:val="24"/>
        </w:rPr>
      </w:pPr>
      <w:r w:rsidRPr="008D5821">
        <w:rPr>
          <w:rStyle w:val="Appelnotedebasdep"/>
          <w:sz w:val="24"/>
          <w:szCs w:val="24"/>
        </w:rPr>
        <w:footnoteRef/>
      </w:r>
      <w:r w:rsidRPr="008D5821">
        <w:rPr>
          <w:sz w:val="24"/>
          <w:szCs w:val="24"/>
          <w:rtl/>
        </w:rPr>
        <w:t xml:space="preserve"> </w:t>
      </w:r>
      <w:r w:rsidRPr="008D5821">
        <w:rPr>
          <w:rFonts w:hint="cs"/>
          <w:sz w:val="24"/>
          <w:szCs w:val="24"/>
          <w:rtl/>
        </w:rPr>
        <w:t>وليد حيدر جابر، مرجع سابق، ص .111.</w:t>
      </w:r>
    </w:p>
  </w:footnote>
  <w:footnote w:id="385">
    <w:p w14:paraId="0C3B0A4C" w14:textId="2D92238B" w:rsidR="00633B66" w:rsidRPr="004C72F7" w:rsidRDefault="00633B66" w:rsidP="00914645">
      <w:pPr>
        <w:pStyle w:val="Notedebasdepage"/>
        <w:ind w:firstLine="0"/>
        <w:rPr>
          <w:sz w:val="24"/>
          <w:szCs w:val="24"/>
        </w:rPr>
      </w:pPr>
      <w:r w:rsidRPr="004C72F7">
        <w:rPr>
          <w:rStyle w:val="Appelnotedebasdep"/>
          <w:sz w:val="24"/>
          <w:szCs w:val="24"/>
        </w:rPr>
        <w:footnoteRef/>
      </w:r>
      <w:r>
        <w:rPr>
          <w:rFonts w:hint="cs"/>
          <w:sz w:val="24"/>
          <w:szCs w:val="24"/>
          <w:rtl/>
        </w:rPr>
        <w:t xml:space="preserve"> وليد حيدر جابر، مرجع سابق، ص </w:t>
      </w:r>
      <w:r w:rsidRPr="004C72F7">
        <w:rPr>
          <w:rFonts w:hint="cs"/>
          <w:sz w:val="24"/>
          <w:szCs w:val="24"/>
          <w:rtl/>
        </w:rPr>
        <w:t>111.</w:t>
      </w:r>
    </w:p>
  </w:footnote>
  <w:footnote w:id="386">
    <w:p w14:paraId="41FF644B" w14:textId="685F8F8C" w:rsidR="00633B66" w:rsidRPr="004C72F7" w:rsidRDefault="00633B66" w:rsidP="001C3C60">
      <w:pPr>
        <w:pStyle w:val="Notedebasdepage"/>
        <w:ind w:firstLine="0"/>
        <w:rPr>
          <w:sz w:val="24"/>
          <w:szCs w:val="24"/>
        </w:rPr>
      </w:pPr>
      <w:r w:rsidRPr="004C72F7">
        <w:rPr>
          <w:rStyle w:val="Appelnotedebasdep"/>
          <w:sz w:val="24"/>
          <w:szCs w:val="24"/>
        </w:rPr>
        <w:footnoteRef/>
      </w:r>
      <w:r>
        <w:rPr>
          <w:rFonts w:hint="cs"/>
          <w:sz w:val="24"/>
          <w:szCs w:val="24"/>
          <w:rtl/>
        </w:rPr>
        <w:t xml:space="preserve"> </w:t>
      </w:r>
      <w:r w:rsidRPr="004C72F7">
        <w:rPr>
          <w:rFonts w:hint="cs"/>
          <w:sz w:val="24"/>
          <w:szCs w:val="24"/>
          <w:rtl/>
        </w:rPr>
        <w:t>بركيبة</w:t>
      </w:r>
      <w:r>
        <w:rPr>
          <w:rFonts w:hint="cs"/>
          <w:sz w:val="24"/>
          <w:szCs w:val="24"/>
          <w:rtl/>
        </w:rPr>
        <w:t xml:space="preserve"> حسام الدين، مرجع سابق،</w:t>
      </w:r>
      <w:r w:rsidRPr="004C72F7">
        <w:rPr>
          <w:rFonts w:hint="cs"/>
          <w:sz w:val="24"/>
          <w:szCs w:val="24"/>
          <w:rtl/>
        </w:rPr>
        <w:t xml:space="preserve"> 110</w:t>
      </w:r>
      <w:r>
        <w:rPr>
          <w:rFonts w:hint="cs"/>
          <w:sz w:val="24"/>
          <w:szCs w:val="24"/>
          <w:rtl/>
        </w:rPr>
        <w:t>.</w:t>
      </w:r>
    </w:p>
  </w:footnote>
  <w:footnote w:id="387">
    <w:p w14:paraId="674438F5" w14:textId="77777777" w:rsidR="00633B66" w:rsidRDefault="00633B66" w:rsidP="00AF7455">
      <w:pPr>
        <w:pStyle w:val="Notedebasdepage"/>
        <w:ind w:firstLine="0"/>
        <w:rPr>
          <w:sz w:val="24"/>
          <w:szCs w:val="24"/>
          <w:rtl/>
        </w:rPr>
      </w:pPr>
      <w:r w:rsidRPr="00A86BA2">
        <w:rPr>
          <w:rStyle w:val="Appelnotedebasdep"/>
          <w:sz w:val="24"/>
          <w:szCs w:val="24"/>
        </w:rPr>
        <w:footnoteRef/>
      </w:r>
      <w:r w:rsidRPr="00A86BA2">
        <w:rPr>
          <w:rFonts w:hint="cs"/>
          <w:sz w:val="24"/>
          <w:szCs w:val="24"/>
          <w:rtl/>
        </w:rPr>
        <w:t xml:space="preserve"> ستار جبار البدري</w:t>
      </w:r>
      <w:r>
        <w:rPr>
          <w:rFonts w:hint="cs"/>
          <w:sz w:val="24"/>
          <w:szCs w:val="24"/>
          <w:rtl/>
        </w:rPr>
        <w:t>، العقو</w:t>
      </w:r>
      <w:r>
        <w:rPr>
          <w:rFonts w:hint="eastAsia"/>
          <w:sz w:val="24"/>
          <w:szCs w:val="24"/>
          <w:rtl/>
        </w:rPr>
        <w:t>د</w:t>
      </w:r>
      <w:r>
        <w:rPr>
          <w:rFonts w:hint="cs"/>
          <w:sz w:val="24"/>
          <w:szCs w:val="24"/>
          <w:rtl/>
        </w:rPr>
        <w:t xml:space="preserve"> الإدارية المستحدثة ودورها في تنظيم المرافق العامة الضرورية، دراسة تحليلية مقارنة      </w:t>
      </w:r>
    </w:p>
    <w:p w14:paraId="2AD2E235" w14:textId="16A0BCA7" w:rsidR="00633B66" w:rsidRPr="00A86BA2" w:rsidRDefault="00633B66" w:rsidP="00AF7455">
      <w:pPr>
        <w:pStyle w:val="Notedebasdepage"/>
        <w:ind w:firstLine="0"/>
        <w:rPr>
          <w:sz w:val="24"/>
          <w:szCs w:val="24"/>
        </w:rPr>
      </w:pPr>
      <w:r>
        <w:rPr>
          <w:rFonts w:hint="cs"/>
          <w:sz w:val="24"/>
          <w:szCs w:val="24"/>
          <w:rtl/>
        </w:rPr>
        <w:t xml:space="preserve">   منشورات زين الحقوقية، الطبعة الأولى 2018،</w:t>
      </w:r>
      <w:r w:rsidRPr="00A86BA2">
        <w:rPr>
          <w:rFonts w:hint="cs"/>
          <w:sz w:val="24"/>
          <w:szCs w:val="24"/>
          <w:rtl/>
        </w:rPr>
        <w:t xml:space="preserve"> ص 131</w:t>
      </w:r>
      <w:r>
        <w:rPr>
          <w:rFonts w:hint="cs"/>
          <w:sz w:val="24"/>
          <w:szCs w:val="24"/>
          <w:rtl/>
        </w:rPr>
        <w:t>.</w:t>
      </w:r>
    </w:p>
  </w:footnote>
  <w:footnote w:id="388">
    <w:p w14:paraId="70B6900F" w14:textId="77777777" w:rsidR="00633B66" w:rsidRPr="00A86BA2" w:rsidRDefault="00633B66" w:rsidP="00980622">
      <w:pPr>
        <w:pStyle w:val="Notedebasdepage"/>
        <w:ind w:firstLine="0"/>
        <w:rPr>
          <w:sz w:val="24"/>
          <w:szCs w:val="24"/>
        </w:rPr>
      </w:pPr>
      <w:r w:rsidRPr="00A86BA2">
        <w:rPr>
          <w:rStyle w:val="Appelnotedebasdep"/>
          <w:sz w:val="24"/>
          <w:szCs w:val="24"/>
        </w:rPr>
        <w:footnoteRef/>
      </w:r>
      <w:r w:rsidRPr="00A86BA2">
        <w:rPr>
          <w:rFonts w:hint="cs"/>
          <w:sz w:val="24"/>
          <w:szCs w:val="24"/>
          <w:rtl/>
        </w:rPr>
        <w:t xml:space="preserve">علاء العناني، </w:t>
      </w:r>
      <w:r>
        <w:rPr>
          <w:rFonts w:hint="cs"/>
          <w:sz w:val="24"/>
          <w:szCs w:val="24"/>
          <w:rtl/>
        </w:rPr>
        <w:t>مرجع سابق</w:t>
      </w:r>
      <w:r w:rsidRPr="00A86BA2">
        <w:rPr>
          <w:rFonts w:hint="cs"/>
          <w:sz w:val="24"/>
          <w:szCs w:val="24"/>
          <w:rtl/>
        </w:rPr>
        <w:t>، ص 325</w:t>
      </w:r>
      <w:r>
        <w:rPr>
          <w:rFonts w:hint="cs"/>
          <w:sz w:val="24"/>
          <w:szCs w:val="24"/>
          <w:rtl/>
        </w:rPr>
        <w:t>.</w:t>
      </w:r>
    </w:p>
  </w:footnote>
  <w:footnote w:id="389">
    <w:p w14:paraId="486A3267" w14:textId="77777777" w:rsidR="00633B66" w:rsidRPr="00A86BA2" w:rsidRDefault="00633B66" w:rsidP="00E41C1C">
      <w:pPr>
        <w:pStyle w:val="Notedebasdepage"/>
        <w:ind w:firstLine="0"/>
        <w:rPr>
          <w:sz w:val="24"/>
          <w:szCs w:val="24"/>
        </w:rPr>
      </w:pPr>
      <w:r w:rsidRPr="00A86BA2">
        <w:rPr>
          <w:rStyle w:val="Appelnotedebasdep"/>
          <w:sz w:val="24"/>
          <w:szCs w:val="24"/>
        </w:rPr>
        <w:footnoteRef/>
      </w:r>
      <w:r w:rsidRPr="00A86BA2">
        <w:rPr>
          <w:rFonts w:hint="cs"/>
          <w:sz w:val="24"/>
          <w:szCs w:val="24"/>
          <w:rtl/>
        </w:rPr>
        <w:t xml:space="preserve"> انظر المادة 50 من المرسوم التنفيذي 18/199 السالف الذكر.</w:t>
      </w:r>
    </w:p>
  </w:footnote>
  <w:footnote w:id="390">
    <w:p w14:paraId="428EFD3F" w14:textId="77777777" w:rsidR="00633B66" w:rsidRPr="00A86BA2" w:rsidRDefault="00633B66" w:rsidP="00E41C1C">
      <w:pPr>
        <w:pStyle w:val="Notedebasdepage"/>
        <w:ind w:firstLine="0"/>
        <w:rPr>
          <w:sz w:val="24"/>
          <w:szCs w:val="24"/>
        </w:rPr>
      </w:pPr>
      <w:r w:rsidRPr="00A86BA2">
        <w:rPr>
          <w:rStyle w:val="Appelnotedebasdep"/>
          <w:sz w:val="24"/>
          <w:szCs w:val="24"/>
        </w:rPr>
        <w:footnoteRef/>
      </w:r>
      <w:r>
        <w:rPr>
          <w:rFonts w:hint="cs"/>
          <w:sz w:val="24"/>
          <w:szCs w:val="24"/>
          <w:rtl/>
        </w:rPr>
        <w:t xml:space="preserve"> وليد حيدر جابر، مرجع سابق، </w:t>
      </w:r>
      <w:r w:rsidRPr="00A86BA2">
        <w:rPr>
          <w:rFonts w:hint="cs"/>
          <w:sz w:val="24"/>
          <w:szCs w:val="24"/>
          <w:rtl/>
        </w:rPr>
        <w:t>جابر ص110</w:t>
      </w:r>
    </w:p>
  </w:footnote>
  <w:footnote w:id="391">
    <w:p w14:paraId="0296257E" w14:textId="77777777" w:rsidR="00633B66" w:rsidRPr="00A86BA2" w:rsidRDefault="00633B66" w:rsidP="00E41C1C">
      <w:pPr>
        <w:pStyle w:val="Notedebasdepage"/>
        <w:ind w:firstLine="0"/>
        <w:rPr>
          <w:sz w:val="24"/>
          <w:szCs w:val="24"/>
        </w:rPr>
      </w:pPr>
      <w:r w:rsidRPr="00A86BA2">
        <w:rPr>
          <w:rStyle w:val="Appelnotedebasdep"/>
          <w:sz w:val="24"/>
          <w:szCs w:val="24"/>
        </w:rPr>
        <w:footnoteRef/>
      </w:r>
      <w:r w:rsidRPr="00A86BA2">
        <w:rPr>
          <w:sz w:val="24"/>
          <w:szCs w:val="24"/>
          <w:rtl/>
        </w:rPr>
        <w:t xml:space="preserve"> </w:t>
      </w:r>
      <w:r w:rsidRPr="00A86BA2">
        <w:rPr>
          <w:rFonts w:hint="cs"/>
          <w:sz w:val="24"/>
          <w:szCs w:val="24"/>
          <w:rtl/>
        </w:rPr>
        <w:t>نادية ضريفي، تفويض</w:t>
      </w:r>
      <w:r>
        <w:rPr>
          <w:rFonts w:hint="cs"/>
          <w:sz w:val="24"/>
          <w:szCs w:val="24"/>
          <w:rtl/>
        </w:rPr>
        <w:t xml:space="preserve"> المرفق العام بين ضمان المصلحة العامة وهدف المردودية، مرجع سابق،</w:t>
      </w:r>
      <w:r w:rsidRPr="00A86BA2">
        <w:rPr>
          <w:rFonts w:hint="cs"/>
          <w:sz w:val="24"/>
          <w:szCs w:val="24"/>
          <w:rtl/>
        </w:rPr>
        <w:t xml:space="preserve"> ص 151</w:t>
      </w:r>
      <w:r>
        <w:rPr>
          <w:rFonts w:hint="cs"/>
          <w:sz w:val="24"/>
          <w:szCs w:val="24"/>
          <w:rtl/>
        </w:rPr>
        <w:t>.</w:t>
      </w:r>
    </w:p>
  </w:footnote>
  <w:footnote w:id="392">
    <w:p w14:paraId="609B1D37" w14:textId="77777777" w:rsidR="00633B66" w:rsidRPr="00C11721" w:rsidRDefault="00633B66" w:rsidP="003C6214">
      <w:pPr>
        <w:pStyle w:val="Notedebasdepage"/>
        <w:ind w:firstLine="0"/>
        <w:rPr>
          <w:sz w:val="24"/>
          <w:szCs w:val="24"/>
        </w:rPr>
      </w:pPr>
      <w:r w:rsidRPr="00C11721">
        <w:rPr>
          <w:rStyle w:val="Appelnotedebasdep"/>
          <w:sz w:val="24"/>
          <w:szCs w:val="24"/>
        </w:rPr>
        <w:footnoteRef/>
      </w:r>
      <w:r w:rsidRPr="00C11721">
        <w:rPr>
          <w:sz w:val="24"/>
          <w:szCs w:val="24"/>
          <w:rtl/>
        </w:rPr>
        <w:t xml:space="preserve"> </w:t>
      </w:r>
      <w:r w:rsidRPr="00C11721">
        <w:rPr>
          <w:rFonts w:hint="cs"/>
          <w:sz w:val="24"/>
          <w:szCs w:val="24"/>
          <w:rtl/>
        </w:rPr>
        <w:t>سمية سلامي،</w:t>
      </w:r>
      <w:r>
        <w:rPr>
          <w:rFonts w:hint="cs"/>
          <w:sz w:val="24"/>
          <w:szCs w:val="24"/>
          <w:rtl/>
        </w:rPr>
        <w:t xml:space="preserve"> مرجع سابق، </w:t>
      </w:r>
      <w:r w:rsidRPr="00C11721">
        <w:rPr>
          <w:rFonts w:hint="cs"/>
          <w:sz w:val="24"/>
          <w:szCs w:val="24"/>
          <w:rtl/>
        </w:rPr>
        <w:t>ص 102</w:t>
      </w:r>
      <w:r>
        <w:rPr>
          <w:rFonts w:hint="cs"/>
          <w:sz w:val="24"/>
          <w:szCs w:val="24"/>
          <w:rtl/>
        </w:rPr>
        <w:t>.</w:t>
      </w:r>
    </w:p>
  </w:footnote>
  <w:footnote w:id="393">
    <w:p w14:paraId="23EF45C9" w14:textId="77777777" w:rsidR="00633B66" w:rsidRPr="00A4210C" w:rsidRDefault="00633B66" w:rsidP="00307D1D">
      <w:pPr>
        <w:pStyle w:val="Notedebasdepage"/>
        <w:ind w:firstLine="0"/>
        <w:rPr>
          <w:sz w:val="24"/>
          <w:szCs w:val="24"/>
        </w:rPr>
      </w:pPr>
      <w:r w:rsidRPr="00A4210C">
        <w:rPr>
          <w:rStyle w:val="Appelnotedebasdep"/>
          <w:sz w:val="24"/>
          <w:szCs w:val="24"/>
        </w:rPr>
        <w:footnoteRef/>
      </w:r>
      <w:r w:rsidRPr="00A4210C">
        <w:rPr>
          <w:sz w:val="24"/>
          <w:szCs w:val="24"/>
          <w:rtl/>
        </w:rPr>
        <w:t xml:space="preserve"> </w:t>
      </w:r>
      <w:r w:rsidRPr="00A4210C">
        <w:rPr>
          <w:rFonts w:hint="cs"/>
          <w:sz w:val="24"/>
          <w:szCs w:val="24"/>
          <w:rtl/>
        </w:rPr>
        <w:t xml:space="preserve">وليد </w:t>
      </w:r>
      <w:r>
        <w:rPr>
          <w:rFonts w:hint="cs"/>
          <w:sz w:val="24"/>
          <w:szCs w:val="24"/>
          <w:rtl/>
        </w:rPr>
        <w:t xml:space="preserve">حيدر جابر، مرجع سابق، </w:t>
      </w:r>
      <w:r w:rsidRPr="00A4210C">
        <w:rPr>
          <w:rFonts w:hint="cs"/>
          <w:sz w:val="24"/>
          <w:szCs w:val="24"/>
          <w:rtl/>
        </w:rPr>
        <w:t>ص 71</w:t>
      </w:r>
      <w:r>
        <w:rPr>
          <w:rFonts w:hint="cs"/>
          <w:sz w:val="24"/>
          <w:szCs w:val="24"/>
          <w:rtl/>
        </w:rPr>
        <w:t>.</w:t>
      </w:r>
    </w:p>
  </w:footnote>
  <w:footnote w:id="394">
    <w:p w14:paraId="2D55024B" w14:textId="77777777" w:rsidR="00633B66" w:rsidRPr="00A4210C" w:rsidRDefault="00633B66" w:rsidP="00307D1D">
      <w:pPr>
        <w:pStyle w:val="Notedebasdepage"/>
        <w:ind w:firstLine="0"/>
        <w:rPr>
          <w:sz w:val="24"/>
          <w:szCs w:val="24"/>
        </w:rPr>
      </w:pPr>
      <w:r w:rsidRPr="00A4210C">
        <w:rPr>
          <w:rStyle w:val="Appelnotedebasdep"/>
          <w:sz w:val="24"/>
          <w:szCs w:val="24"/>
        </w:rPr>
        <w:footnoteRef/>
      </w:r>
      <w:r w:rsidRPr="00A4210C">
        <w:rPr>
          <w:sz w:val="24"/>
          <w:szCs w:val="24"/>
          <w:rtl/>
        </w:rPr>
        <w:t xml:space="preserve"> </w:t>
      </w:r>
      <w:r w:rsidRPr="00A4210C">
        <w:rPr>
          <w:rFonts w:hint="cs"/>
          <w:sz w:val="24"/>
          <w:szCs w:val="24"/>
          <w:rtl/>
        </w:rPr>
        <w:t>سلامي سمية</w:t>
      </w:r>
      <w:r>
        <w:rPr>
          <w:rFonts w:hint="cs"/>
          <w:sz w:val="24"/>
          <w:szCs w:val="24"/>
          <w:rtl/>
        </w:rPr>
        <w:t>، مرجع سابق، ص</w:t>
      </w:r>
      <w:r w:rsidRPr="00A4210C">
        <w:rPr>
          <w:rFonts w:hint="cs"/>
          <w:sz w:val="24"/>
          <w:szCs w:val="24"/>
          <w:rtl/>
        </w:rPr>
        <w:t xml:space="preserve"> 101</w:t>
      </w:r>
      <w:r>
        <w:rPr>
          <w:rFonts w:hint="cs"/>
          <w:sz w:val="24"/>
          <w:szCs w:val="24"/>
          <w:rtl/>
        </w:rPr>
        <w:t>.</w:t>
      </w:r>
    </w:p>
  </w:footnote>
  <w:footnote w:id="395">
    <w:p w14:paraId="2A0C57B5" w14:textId="3390F9DB" w:rsidR="00633B66" w:rsidRPr="00BC1EC7" w:rsidRDefault="00633B66" w:rsidP="00F411A3">
      <w:pPr>
        <w:pStyle w:val="Notedebasdepage"/>
        <w:ind w:firstLine="0"/>
        <w:rPr>
          <w:sz w:val="24"/>
          <w:szCs w:val="24"/>
        </w:rPr>
      </w:pPr>
      <w:r w:rsidRPr="00BC1EC7">
        <w:rPr>
          <w:rStyle w:val="Appelnotedebasdep"/>
          <w:sz w:val="24"/>
          <w:szCs w:val="24"/>
        </w:rPr>
        <w:footnoteRef/>
      </w:r>
      <w:r>
        <w:rPr>
          <w:rFonts w:hint="cs"/>
          <w:sz w:val="24"/>
          <w:szCs w:val="24"/>
          <w:rtl/>
        </w:rPr>
        <w:t xml:space="preserve"> </w:t>
      </w:r>
      <w:r w:rsidRPr="00BC1EC7">
        <w:rPr>
          <w:rFonts w:hint="cs"/>
          <w:sz w:val="24"/>
          <w:szCs w:val="24"/>
          <w:rtl/>
        </w:rPr>
        <w:t>بركيبة حسام الدين، مرجع سابق، ص 157.</w:t>
      </w:r>
    </w:p>
  </w:footnote>
  <w:footnote w:id="396">
    <w:p w14:paraId="694EA24B" w14:textId="77777777" w:rsidR="00633B66" w:rsidRPr="00BC1EC7" w:rsidRDefault="00633B66" w:rsidP="00F411A3">
      <w:pPr>
        <w:pStyle w:val="Notedebasdepage"/>
        <w:ind w:firstLine="0"/>
        <w:rPr>
          <w:sz w:val="24"/>
          <w:szCs w:val="24"/>
        </w:rPr>
      </w:pPr>
      <w:r w:rsidRPr="00BC1EC7">
        <w:rPr>
          <w:rStyle w:val="Appelnotedebasdep"/>
          <w:sz w:val="24"/>
          <w:szCs w:val="24"/>
        </w:rPr>
        <w:footnoteRef/>
      </w:r>
      <w:r w:rsidRPr="00BC1EC7">
        <w:rPr>
          <w:rFonts w:hint="cs"/>
          <w:sz w:val="24"/>
          <w:szCs w:val="24"/>
          <w:rtl/>
        </w:rPr>
        <w:t xml:space="preserve"> ضريفي نادية، تفويض المرفق العام بين ضمان المصلحة العامة وهدف المردودية، ص 276.</w:t>
      </w:r>
    </w:p>
  </w:footnote>
  <w:footnote w:id="397">
    <w:p w14:paraId="65988A2C" w14:textId="77777777" w:rsidR="00633B66" w:rsidRPr="00BC1EC7" w:rsidRDefault="00633B66" w:rsidP="00AC760B">
      <w:pPr>
        <w:pStyle w:val="Notedebasdepage"/>
        <w:ind w:firstLine="0"/>
        <w:rPr>
          <w:sz w:val="24"/>
          <w:szCs w:val="24"/>
        </w:rPr>
      </w:pPr>
      <w:r w:rsidRPr="00BC1EC7">
        <w:rPr>
          <w:rStyle w:val="Appelnotedebasdep"/>
          <w:sz w:val="24"/>
          <w:szCs w:val="24"/>
        </w:rPr>
        <w:footnoteRef/>
      </w:r>
      <w:r w:rsidRPr="00BC1EC7">
        <w:rPr>
          <w:rFonts w:hint="cs"/>
          <w:sz w:val="24"/>
          <w:szCs w:val="24"/>
          <w:rtl/>
        </w:rPr>
        <w:t xml:space="preserve"> بركيبة حسام الدين، المرجع نفسه، ص 53.</w:t>
      </w:r>
    </w:p>
  </w:footnote>
  <w:footnote w:id="398">
    <w:p w14:paraId="038965DC" w14:textId="2B4A1467" w:rsidR="00633B66" w:rsidRPr="00A4210C" w:rsidRDefault="00633B66" w:rsidP="00AC760B">
      <w:pPr>
        <w:pStyle w:val="Notedebasdepage"/>
        <w:ind w:firstLine="0"/>
        <w:rPr>
          <w:sz w:val="24"/>
          <w:szCs w:val="24"/>
        </w:rPr>
      </w:pPr>
      <w:r w:rsidRPr="00A4210C">
        <w:rPr>
          <w:rStyle w:val="Appelnotedebasdep"/>
          <w:sz w:val="24"/>
          <w:szCs w:val="24"/>
        </w:rPr>
        <w:footnoteRef/>
      </w:r>
      <w:r w:rsidRPr="00A4210C">
        <w:rPr>
          <w:sz w:val="24"/>
          <w:szCs w:val="24"/>
          <w:rtl/>
        </w:rPr>
        <w:t xml:space="preserve"> </w:t>
      </w:r>
      <w:r>
        <w:rPr>
          <w:rFonts w:hint="cs"/>
          <w:sz w:val="24"/>
          <w:szCs w:val="24"/>
          <w:rtl/>
        </w:rPr>
        <w:t xml:space="preserve"> وليد حيدر جابر، مرجع سابق، ص</w:t>
      </w:r>
      <w:r w:rsidRPr="00A4210C">
        <w:rPr>
          <w:rFonts w:hint="cs"/>
          <w:sz w:val="24"/>
          <w:szCs w:val="24"/>
          <w:rtl/>
        </w:rPr>
        <w:t xml:space="preserve"> 305</w:t>
      </w:r>
      <w:r>
        <w:rPr>
          <w:rFonts w:hint="cs"/>
          <w:sz w:val="24"/>
          <w:szCs w:val="24"/>
          <w:rtl/>
        </w:rPr>
        <w:t>.</w:t>
      </w:r>
    </w:p>
  </w:footnote>
  <w:footnote w:id="399">
    <w:p w14:paraId="4078DC5B" w14:textId="481F3ADB" w:rsidR="00633B66" w:rsidRPr="007233F3" w:rsidRDefault="00633B66" w:rsidP="007856EA">
      <w:pPr>
        <w:pStyle w:val="Notedebasdepage"/>
        <w:ind w:firstLine="0"/>
        <w:rPr>
          <w:sz w:val="24"/>
          <w:szCs w:val="24"/>
        </w:rPr>
      </w:pPr>
      <w:r w:rsidRPr="007233F3">
        <w:rPr>
          <w:rStyle w:val="Appelnotedebasdep"/>
          <w:sz w:val="24"/>
          <w:szCs w:val="24"/>
        </w:rPr>
        <w:footnoteRef/>
      </w:r>
      <w:r w:rsidRPr="007233F3">
        <w:rPr>
          <w:rFonts w:hint="cs"/>
          <w:sz w:val="24"/>
          <w:szCs w:val="24"/>
          <w:rtl/>
        </w:rPr>
        <w:t xml:space="preserve"> مروان محي الدين القطب،</w:t>
      </w:r>
      <w:r>
        <w:rPr>
          <w:rFonts w:hint="cs"/>
          <w:sz w:val="24"/>
          <w:szCs w:val="24"/>
          <w:rtl/>
        </w:rPr>
        <w:t xml:space="preserve"> مرج</w:t>
      </w:r>
      <w:r>
        <w:rPr>
          <w:rFonts w:hint="eastAsia"/>
          <w:sz w:val="24"/>
          <w:szCs w:val="24"/>
          <w:rtl/>
        </w:rPr>
        <w:t>ع</w:t>
      </w:r>
      <w:r>
        <w:rPr>
          <w:rFonts w:hint="cs"/>
          <w:sz w:val="24"/>
          <w:szCs w:val="24"/>
          <w:rtl/>
        </w:rPr>
        <w:t xml:space="preserve"> سابق،</w:t>
      </w:r>
      <w:r w:rsidRPr="007233F3">
        <w:rPr>
          <w:rFonts w:hint="cs"/>
          <w:sz w:val="24"/>
          <w:szCs w:val="24"/>
          <w:rtl/>
        </w:rPr>
        <w:t xml:space="preserve"> ص </w:t>
      </w:r>
      <w:r w:rsidRPr="00B35770">
        <w:rPr>
          <w:rFonts w:hint="cs"/>
          <w:sz w:val="24"/>
          <w:szCs w:val="24"/>
          <w:rtl/>
        </w:rPr>
        <w:t>482.</w:t>
      </w:r>
    </w:p>
  </w:footnote>
  <w:footnote w:id="400">
    <w:p w14:paraId="2F90B067" w14:textId="77777777" w:rsidR="00633B66" w:rsidRPr="007233F3" w:rsidRDefault="00633B66" w:rsidP="007856EA">
      <w:pPr>
        <w:pStyle w:val="Notedebasdepage"/>
        <w:ind w:firstLine="0"/>
        <w:rPr>
          <w:sz w:val="24"/>
          <w:szCs w:val="24"/>
        </w:rPr>
      </w:pPr>
      <w:r w:rsidRPr="007233F3">
        <w:rPr>
          <w:rStyle w:val="Appelnotedebasdep"/>
          <w:sz w:val="24"/>
          <w:szCs w:val="24"/>
        </w:rPr>
        <w:footnoteRef/>
      </w:r>
      <w:r w:rsidRPr="007233F3">
        <w:rPr>
          <w:rFonts w:hint="cs"/>
          <w:sz w:val="24"/>
          <w:szCs w:val="24"/>
          <w:rtl/>
        </w:rPr>
        <w:t xml:space="preserve"> بركيبة حسام الدين، مرجع سابق، ص 281.</w:t>
      </w:r>
    </w:p>
  </w:footnote>
  <w:footnote w:id="401">
    <w:p w14:paraId="2019BD88" w14:textId="0A2F0ED0" w:rsidR="00633B66" w:rsidRPr="007233F3" w:rsidRDefault="00633B66" w:rsidP="007856EA">
      <w:pPr>
        <w:pStyle w:val="Notedebasdepage"/>
        <w:ind w:firstLine="0"/>
        <w:rPr>
          <w:sz w:val="24"/>
          <w:szCs w:val="24"/>
        </w:rPr>
      </w:pPr>
      <w:r w:rsidRPr="007233F3">
        <w:rPr>
          <w:rStyle w:val="Appelnotedebasdep"/>
          <w:sz w:val="24"/>
          <w:szCs w:val="24"/>
        </w:rPr>
        <w:footnoteRef/>
      </w:r>
      <w:r w:rsidRPr="007233F3">
        <w:rPr>
          <w:rFonts w:hint="cs"/>
          <w:sz w:val="24"/>
          <w:szCs w:val="24"/>
          <w:rtl/>
        </w:rPr>
        <w:t xml:space="preserve"> نادية ظريفي، تفويض المرفق العام بين ضمان المصلحة العامة وهدف المردودية، مرجع السابق، ص </w:t>
      </w:r>
      <w:r>
        <w:rPr>
          <w:rFonts w:hint="cs"/>
          <w:sz w:val="24"/>
          <w:szCs w:val="24"/>
          <w:rtl/>
        </w:rPr>
        <w:t>151.</w:t>
      </w:r>
    </w:p>
  </w:footnote>
  <w:footnote w:id="402">
    <w:p w14:paraId="1AC62C4A" w14:textId="77777777" w:rsidR="00633B66" w:rsidRPr="007233F3" w:rsidRDefault="00633B66" w:rsidP="007856EA">
      <w:pPr>
        <w:pStyle w:val="Notedebasdepage"/>
        <w:ind w:firstLine="0"/>
        <w:rPr>
          <w:sz w:val="24"/>
          <w:szCs w:val="24"/>
        </w:rPr>
      </w:pPr>
      <w:r w:rsidRPr="007233F3">
        <w:rPr>
          <w:rStyle w:val="Appelnotedebasdep"/>
          <w:sz w:val="24"/>
          <w:szCs w:val="24"/>
        </w:rPr>
        <w:footnoteRef/>
      </w:r>
      <w:r w:rsidRPr="007233F3">
        <w:rPr>
          <w:rFonts w:hint="cs"/>
          <w:sz w:val="24"/>
          <w:szCs w:val="24"/>
          <w:rtl/>
        </w:rPr>
        <w:t xml:space="preserve"> يعرب محمد الشرع،</w:t>
      </w:r>
      <w:r>
        <w:rPr>
          <w:rFonts w:hint="cs"/>
          <w:sz w:val="24"/>
          <w:szCs w:val="24"/>
          <w:rtl/>
        </w:rPr>
        <w:t xml:space="preserve"> دور القطاع الخاص في إدارة المرافق العامة الاقتصادية، مرجع سابق</w:t>
      </w:r>
      <w:r w:rsidRPr="007233F3">
        <w:rPr>
          <w:rFonts w:hint="cs"/>
          <w:sz w:val="24"/>
          <w:szCs w:val="24"/>
          <w:rtl/>
        </w:rPr>
        <w:t>، ص 177.</w:t>
      </w:r>
    </w:p>
  </w:footnote>
  <w:footnote w:id="403">
    <w:p w14:paraId="3F9DC7B5" w14:textId="77777777" w:rsidR="00633B66" w:rsidRPr="00423637" w:rsidRDefault="00633B66" w:rsidP="007856EA">
      <w:pPr>
        <w:ind w:firstLine="0"/>
        <w:rPr>
          <w:sz w:val="24"/>
          <w:szCs w:val="24"/>
        </w:rPr>
      </w:pPr>
      <w:r w:rsidRPr="00423637">
        <w:rPr>
          <w:rStyle w:val="Appelnotedebasdep"/>
          <w:sz w:val="24"/>
          <w:szCs w:val="24"/>
        </w:rPr>
        <w:footnoteRef/>
      </w:r>
      <w:r w:rsidRPr="00423637">
        <w:rPr>
          <w:sz w:val="24"/>
          <w:szCs w:val="24"/>
          <w:rtl/>
        </w:rPr>
        <w:t xml:space="preserve"> </w:t>
      </w:r>
      <w:r>
        <w:rPr>
          <w:rFonts w:hint="cs"/>
          <w:sz w:val="24"/>
          <w:szCs w:val="24"/>
          <w:rtl/>
        </w:rPr>
        <w:t xml:space="preserve"> محمد </w:t>
      </w:r>
      <w:r w:rsidRPr="00423637">
        <w:rPr>
          <w:rFonts w:hint="cs"/>
          <w:sz w:val="24"/>
          <w:szCs w:val="24"/>
          <w:rtl/>
        </w:rPr>
        <w:t>عبد اللطيف</w:t>
      </w:r>
      <w:r>
        <w:rPr>
          <w:rFonts w:hint="cs"/>
          <w:sz w:val="24"/>
          <w:szCs w:val="24"/>
          <w:rtl/>
        </w:rPr>
        <w:t>، مرجع سابق، ص</w:t>
      </w:r>
      <w:r w:rsidRPr="00423637">
        <w:rPr>
          <w:rFonts w:hint="cs"/>
          <w:sz w:val="24"/>
          <w:szCs w:val="24"/>
          <w:rtl/>
        </w:rPr>
        <w:t xml:space="preserve"> 152.</w:t>
      </w:r>
    </w:p>
  </w:footnote>
  <w:footnote w:id="404">
    <w:p w14:paraId="4FBEA924" w14:textId="75493FFF" w:rsidR="00633B66" w:rsidRPr="00423637" w:rsidRDefault="00633B66" w:rsidP="00521689">
      <w:pPr>
        <w:pStyle w:val="Notedebasdepage"/>
        <w:ind w:firstLine="0"/>
        <w:rPr>
          <w:sz w:val="24"/>
          <w:szCs w:val="24"/>
        </w:rPr>
      </w:pPr>
      <w:r w:rsidRPr="00423637">
        <w:rPr>
          <w:rStyle w:val="Appelnotedebasdep"/>
          <w:sz w:val="24"/>
          <w:szCs w:val="24"/>
        </w:rPr>
        <w:footnoteRef/>
      </w:r>
      <w:r w:rsidRPr="00423637">
        <w:rPr>
          <w:sz w:val="24"/>
          <w:szCs w:val="24"/>
          <w:rtl/>
        </w:rPr>
        <w:t xml:space="preserve"> </w:t>
      </w:r>
      <w:r>
        <w:rPr>
          <w:rFonts w:hint="cs"/>
          <w:sz w:val="24"/>
          <w:szCs w:val="24"/>
          <w:rtl/>
        </w:rPr>
        <w:t xml:space="preserve"> يعرب محمد </w:t>
      </w:r>
      <w:r w:rsidRPr="00423637">
        <w:rPr>
          <w:rFonts w:hint="cs"/>
          <w:sz w:val="24"/>
          <w:szCs w:val="24"/>
          <w:rtl/>
        </w:rPr>
        <w:t>الشرع</w:t>
      </w:r>
      <w:r>
        <w:rPr>
          <w:rFonts w:hint="cs"/>
          <w:sz w:val="24"/>
          <w:szCs w:val="24"/>
          <w:rtl/>
        </w:rPr>
        <w:t>، دور القطاع الخاص في إدارة المرافق العامة الاقتصادية، المرجع نفسه، ص،177</w:t>
      </w:r>
      <w:r w:rsidRPr="00423637">
        <w:rPr>
          <w:rFonts w:hint="cs"/>
          <w:sz w:val="24"/>
          <w:szCs w:val="24"/>
          <w:rtl/>
        </w:rPr>
        <w:t>،</w:t>
      </w:r>
      <w:r>
        <w:rPr>
          <w:rFonts w:hint="cs"/>
          <w:sz w:val="24"/>
          <w:szCs w:val="24"/>
          <w:rtl/>
        </w:rPr>
        <w:t xml:space="preserve"> 178.</w:t>
      </w:r>
    </w:p>
  </w:footnote>
  <w:footnote w:id="405">
    <w:p w14:paraId="65D0DC7E" w14:textId="0FA5A535" w:rsidR="00633B66" w:rsidRPr="00423637" w:rsidRDefault="00633B66" w:rsidP="004629C0">
      <w:pPr>
        <w:pStyle w:val="Notedebasdepage"/>
        <w:ind w:firstLine="0"/>
        <w:rPr>
          <w:sz w:val="24"/>
          <w:szCs w:val="24"/>
        </w:rPr>
      </w:pPr>
      <w:r w:rsidRPr="00423637">
        <w:rPr>
          <w:rStyle w:val="Appelnotedebasdep"/>
          <w:sz w:val="24"/>
          <w:szCs w:val="24"/>
        </w:rPr>
        <w:footnoteRef/>
      </w:r>
      <w:r w:rsidRPr="00423637">
        <w:rPr>
          <w:sz w:val="24"/>
          <w:szCs w:val="24"/>
          <w:rtl/>
        </w:rPr>
        <w:t xml:space="preserve"> </w:t>
      </w:r>
      <w:r w:rsidRPr="00423637">
        <w:rPr>
          <w:rFonts w:hint="cs"/>
          <w:sz w:val="24"/>
          <w:szCs w:val="24"/>
          <w:rtl/>
        </w:rPr>
        <w:t xml:space="preserve">بركيبة </w:t>
      </w:r>
      <w:r>
        <w:rPr>
          <w:rFonts w:hint="cs"/>
          <w:sz w:val="24"/>
          <w:szCs w:val="24"/>
          <w:rtl/>
        </w:rPr>
        <w:t xml:space="preserve">حسام الدين، مرجع سابق، </w:t>
      </w:r>
      <w:r w:rsidRPr="00423637">
        <w:rPr>
          <w:rFonts w:hint="cs"/>
          <w:sz w:val="24"/>
          <w:szCs w:val="24"/>
          <w:rtl/>
        </w:rPr>
        <w:t>ص 282</w:t>
      </w:r>
      <w:r>
        <w:rPr>
          <w:rFonts w:hint="cs"/>
          <w:sz w:val="24"/>
          <w:szCs w:val="24"/>
          <w:rtl/>
        </w:rPr>
        <w:t>.</w:t>
      </w:r>
    </w:p>
  </w:footnote>
  <w:footnote w:id="406">
    <w:p w14:paraId="23FEBE63" w14:textId="7EA4ACCE" w:rsidR="00633B66" w:rsidRDefault="00633B66" w:rsidP="0018652A">
      <w:pPr>
        <w:pStyle w:val="Notedebasdepage"/>
        <w:ind w:firstLine="0"/>
      </w:pPr>
      <w:r w:rsidRPr="0018652A">
        <w:rPr>
          <w:rStyle w:val="Appelnotedebasdep"/>
          <w:color w:val="000000" w:themeColor="text1"/>
        </w:rPr>
        <w:footnoteRef/>
      </w:r>
      <w:r>
        <w:rPr>
          <w:rFonts w:hint="cs"/>
          <w:sz w:val="24"/>
          <w:szCs w:val="24"/>
          <w:rtl/>
        </w:rPr>
        <w:t xml:space="preserve"> </w:t>
      </w:r>
      <w:r w:rsidRPr="00423637">
        <w:rPr>
          <w:rFonts w:hint="cs"/>
          <w:sz w:val="24"/>
          <w:szCs w:val="24"/>
          <w:rtl/>
        </w:rPr>
        <w:t xml:space="preserve">بركيبة </w:t>
      </w:r>
      <w:r>
        <w:rPr>
          <w:rFonts w:hint="cs"/>
          <w:sz w:val="24"/>
          <w:szCs w:val="24"/>
          <w:rtl/>
        </w:rPr>
        <w:t xml:space="preserve">حسلم الدين، </w:t>
      </w:r>
      <w:r w:rsidRPr="00F32039">
        <w:rPr>
          <w:sz w:val="24"/>
          <w:szCs w:val="24"/>
          <w:rtl/>
        </w:rPr>
        <w:t xml:space="preserve">المرجع </w:t>
      </w:r>
      <w:r w:rsidRPr="00F32039">
        <w:rPr>
          <w:rFonts w:hint="cs"/>
          <w:sz w:val="24"/>
          <w:szCs w:val="24"/>
          <w:rtl/>
        </w:rPr>
        <w:t>نفسه،</w:t>
      </w:r>
      <w:r w:rsidRPr="00423637">
        <w:rPr>
          <w:rFonts w:hint="cs"/>
          <w:sz w:val="24"/>
          <w:szCs w:val="24"/>
          <w:rtl/>
        </w:rPr>
        <w:t xml:space="preserve"> ص 283</w:t>
      </w:r>
      <w:r>
        <w:rPr>
          <w:rFonts w:hint="cs"/>
          <w:sz w:val="24"/>
          <w:szCs w:val="24"/>
          <w:rtl/>
        </w:rPr>
        <w:t>،284.</w:t>
      </w:r>
    </w:p>
  </w:footnote>
  <w:footnote w:id="407">
    <w:p w14:paraId="62D74BB9" w14:textId="77777777" w:rsidR="00633B66" w:rsidRPr="00AE4F89" w:rsidRDefault="00633B66" w:rsidP="007856EA">
      <w:pPr>
        <w:pStyle w:val="Notedebasdepage"/>
        <w:ind w:firstLine="0"/>
        <w:rPr>
          <w:sz w:val="24"/>
          <w:szCs w:val="24"/>
        </w:rPr>
      </w:pPr>
      <w:r w:rsidRPr="00AE4F89">
        <w:rPr>
          <w:rStyle w:val="Appelnotedebasdep"/>
          <w:sz w:val="24"/>
          <w:szCs w:val="24"/>
        </w:rPr>
        <w:footnoteRef/>
      </w:r>
      <w:r w:rsidRPr="00AE4F89">
        <w:rPr>
          <w:sz w:val="24"/>
          <w:szCs w:val="24"/>
          <w:rtl/>
        </w:rPr>
        <w:t xml:space="preserve"> </w:t>
      </w:r>
      <w:r w:rsidRPr="00AE4F89">
        <w:rPr>
          <w:rFonts w:hint="cs"/>
          <w:sz w:val="24"/>
          <w:szCs w:val="24"/>
          <w:rtl/>
        </w:rPr>
        <w:t>وليد حيدر جابر، مرجع سابق، ص 179.</w:t>
      </w:r>
    </w:p>
  </w:footnote>
  <w:footnote w:id="408">
    <w:p w14:paraId="7880D531" w14:textId="125A1067" w:rsidR="00633B66" w:rsidRPr="00AE4F89" w:rsidRDefault="00633B66" w:rsidP="007856EA">
      <w:pPr>
        <w:pStyle w:val="Notedebasdepage"/>
        <w:ind w:firstLine="0"/>
        <w:rPr>
          <w:sz w:val="24"/>
          <w:szCs w:val="24"/>
        </w:rPr>
      </w:pPr>
      <w:r w:rsidRPr="00AE4F89">
        <w:rPr>
          <w:rStyle w:val="Appelnotedebasdep"/>
          <w:sz w:val="24"/>
          <w:szCs w:val="24"/>
        </w:rPr>
        <w:footnoteRef/>
      </w:r>
      <w:r w:rsidRPr="00AE4F89">
        <w:rPr>
          <w:rFonts w:hint="cs"/>
          <w:sz w:val="24"/>
          <w:szCs w:val="24"/>
          <w:rtl/>
        </w:rPr>
        <w:t xml:space="preserve"> المادة 210 من المرسوم التنفيذ</w:t>
      </w:r>
      <w:r w:rsidRPr="00AE4F89">
        <w:rPr>
          <w:rFonts w:hint="eastAsia"/>
          <w:sz w:val="24"/>
          <w:szCs w:val="24"/>
          <w:rtl/>
        </w:rPr>
        <w:t>ي</w:t>
      </w:r>
      <w:r w:rsidRPr="00AE4F89">
        <w:rPr>
          <w:rFonts w:hint="cs"/>
          <w:sz w:val="24"/>
          <w:szCs w:val="24"/>
          <w:rtl/>
        </w:rPr>
        <w:t xml:space="preserve"> 18/199</w:t>
      </w:r>
      <w:r>
        <w:rPr>
          <w:rFonts w:hint="cs"/>
          <w:sz w:val="24"/>
          <w:szCs w:val="24"/>
          <w:rtl/>
        </w:rPr>
        <w:t>السالف الذكر</w:t>
      </w:r>
      <w:r w:rsidRPr="00AE4F89">
        <w:rPr>
          <w:rFonts w:hint="cs"/>
          <w:sz w:val="24"/>
          <w:szCs w:val="24"/>
          <w:rtl/>
        </w:rPr>
        <w:t>.</w:t>
      </w:r>
    </w:p>
  </w:footnote>
  <w:footnote w:id="409">
    <w:p w14:paraId="017FA29B" w14:textId="77777777" w:rsidR="00633B66" w:rsidRPr="00AE4F89" w:rsidRDefault="00633B66" w:rsidP="007856EA">
      <w:pPr>
        <w:pStyle w:val="Notedebasdepage"/>
        <w:ind w:firstLine="0"/>
        <w:rPr>
          <w:sz w:val="24"/>
          <w:szCs w:val="24"/>
        </w:rPr>
      </w:pPr>
      <w:r w:rsidRPr="00AE4F89">
        <w:rPr>
          <w:rStyle w:val="Appelnotedebasdep"/>
          <w:sz w:val="24"/>
          <w:szCs w:val="24"/>
        </w:rPr>
        <w:footnoteRef/>
      </w:r>
      <w:r w:rsidRPr="00AE4F89">
        <w:rPr>
          <w:rFonts w:hint="cs"/>
          <w:sz w:val="24"/>
          <w:szCs w:val="24"/>
          <w:rtl/>
        </w:rPr>
        <w:t xml:space="preserve"> وليد حيدر جابر، مرجع سابق، 104.</w:t>
      </w:r>
    </w:p>
  </w:footnote>
  <w:footnote w:id="410">
    <w:p w14:paraId="188DB3B5" w14:textId="13B9B2DC" w:rsidR="00633B66" w:rsidRPr="00AE4F89" w:rsidRDefault="00633B66" w:rsidP="007856EA">
      <w:pPr>
        <w:pStyle w:val="Notedebasdepage"/>
        <w:ind w:firstLine="0"/>
        <w:rPr>
          <w:sz w:val="24"/>
          <w:szCs w:val="24"/>
        </w:rPr>
      </w:pPr>
      <w:r w:rsidRPr="00AE4F89">
        <w:rPr>
          <w:rStyle w:val="Appelnotedebasdep"/>
          <w:sz w:val="24"/>
          <w:szCs w:val="24"/>
        </w:rPr>
        <w:footnoteRef/>
      </w:r>
      <w:r w:rsidRPr="00AE4F89">
        <w:rPr>
          <w:rFonts w:hint="cs"/>
          <w:sz w:val="24"/>
          <w:szCs w:val="24"/>
          <w:rtl/>
        </w:rPr>
        <w:t xml:space="preserve"> مروان محي الدين القطب، مرجع سابق، ص 451 و452.</w:t>
      </w:r>
    </w:p>
  </w:footnote>
  <w:footnote w:id="411">
    <w:p w14:paraId="5BFDE3B6" w14:textId="77777777" w:rsidR="00633B66" w:rsidRPr="004C72F7" w:rsidRDefault="00633B66" w:rsidP="000F085C">
      <w:pPr>
        <w:pStyle w:val="Notedebasdepage"/>
        <w:ind w:firstLine="0"/>
        <w:rPr>
          <w:sz w:val="24"/>
          <w:szCs w:val="24"/>
        </w:rPr>
      </w:pPr>
      <w:r w:rsidRPr="004C72F7">
        <w:rPr>
          <w:rStyle w:val="Appelnotedebasdep"/>
          <w:sz w:val="24"/>
          <w:szCs w:val="24"/>
        </w:rPr>
        <w:footnoteRef/>
      </w:r>
      <w:r>
        <w:rPr>
          <w:rFonts w:hint="cs"/>
          <w:sz w:val="24"/>
          <w:szCs w:val="24"/>
          <w:rtl/>
        </w:rPr>
        <w:t xml:space="preserve"> وليد حيدر </w:t>
      </w:r>
      <w:r w:rsidRPr="004C72F7">
        <w:rPr>
          <w:rFonts w:hint="cs"/>
          <w:sz w:val="24"/>
          <w:szCs w:val="24"/>
          <w:rtl/>
        </w:rPr>
        <w:t>جابر</w:t>
      </w:r>
      <w:r>
        <w:rPr>
          <w:rFonts w:hint="cs"/>
          <w:sz w:val="24"/>
          <w:szCs w:val="24"/>
          <w:rtl/>
        </w:rPr>
        <w:t>، مرجع سابق،</w:t>
      </w:r>
      <w:r w:rsidRPr="004C72F7">
        <w:rPr>
          <w:rFonts w:hint="cs"/>
          <w:sz w:val="24"/>
          <w:szCs w:val="24"/>
          <w:rtl/>
        </w:rPr>
        <w:t xml:space="preserve"> 230</w:t>
      </w:r>
      <w:r>
        <w:rPr>
          <w:rFonts w:hint="cs"/>
          <w:sz w:val="24"/>
          <w:szCs w:val="24"/>
          <w:rtl/>
        </w:rPr>
        <w:t>.</w:t>
      </w:r>
    </w:p>
  </w:footnote>
  <w:footnote w:id="412">
    <w:p w14:paraId="0CB45188" w14:textId="77777777" w:rsidR="00633B66" w:rsidRPr="00E32C19" w:rsidRDefault="00633B66" w:rsidP="00963A5C">
      <w:pPr>
        <w:pStyle w:val="Notedebasdepage"/>
        <w:ind w:firstLine="0"/>
        <w:rPr>
          <w:sz w:val="24"/>
          <w:szCs w:val="24"/>
        </w:rPr>
      </w:pPr>
      <w:r w:rsidRPr="00E32C19">
        <w:rPr>
          <w:rStyle w:val="Appelnotedebasdep"/>
          <w:sz w:val="24"/>
          <w:szCs w:val="24"/>
        </w:rPr>
        <w:footnoteRef/>
      </w:r>
      <w:r w:rsidRPr="00E32C19">
        <w:rPr>
          <w:sz w:val="24"/>
          <w:szCs w:val="24"/>
          <w:rtl/>
        </w:rPr>
        <w:t xml:space="preserve"> </w:t>
      </w:r>
      <w:r w:rsidRPr="00E32C19">
        <w:rPr>
          <w:rFonts w:hint="cs"/>
          <w:sz w:val="24"/>
          <w:szCs w:val="24"/>
          <w:rtl/>
        </w:rPr>
        <w:t xml:space="preserve">بركيبة </w:t>
      </w:r>
      <w:r>
        <w:rPr>
          <w:rFonts w:hint="cs"/>
          <w:sz w:val="24"/>
          <w:szCs w:val="24"/>
          <w:rtl/>
        </w:rPr>
        <w:t xml:space="preserve">حسام الدين، مرجع سابق، </w:t>
      </w:r>
      <w:r w:rsidRPr="00E32C19">
        <w:rPr>
          <w:rFonts w:hint="cs"/>
          <w:sz w:val="24"/>
          <w:szCs w:val="24"/>
          <w:rtl/>
        </w:rPr>
        <w:t>ص 280</w:t>
      </w:r>
      <w:r>
        <w:rPr>
          <w:rFonts w:hint="cs"/>
          <w:sz w:val="24"/>
          <w:szCs w:val="24"/>
          <w:rtl/>
        </w:rPr>
        <w:t>.</w:t>
      </w:r>
    </w:p>
  </w:footnote>
  <w:footnote w:id="413">
    <w:p w14:paraId="00C39C57" w14:textId="0CE1949C" w:rsidR="00633B66" w:rsidRPr="002F133D" w:rsidRDefault="00633B66" w:rsidP="001B7B28">
      <w:pPr>
        <w:pStyle w:val="Notedebasdepage"/>
        <w:ind w:firstLine="0"/>
        <w:rPr>
          <w:sz w:val="24"/>
          <w:szCs w:val="24"/>
        </w:rPr>
      </w:pPr>
      <w:r w:rsidRPr="002F133D">
        <w:rPr>
          <w:rStyle w:val="Appelnotedebasdep"/>
          <w:sz w:val="24"/>
          <w:szCs w:val="24"/>
        </w:rPr>
        <w:footnoteRef/>
      </w:r>
      <w:r w:rsidRPr="002F133D">
        <w:rPr>
          <w:rFonts w:hint="cs"/>
          <w:sz w:val="24"/>
          <w:szCs w:val="24"/>
          <w:rtl/>
        </w:rPr>
        <w:t xml:space="preserve"> محمد عبد اللطيف</w:t>
      </w:r>
      <w:r>
        <w:rPr>
          <w:rFonts w:hint="cs"/>
          <w:sz w:val="24"/>
          <w:szCs w:val="24"/>
          <w:rtl/>
        </w:rPr>
        <w:t>، مرجع سابق،</w:t>
      </w:r>
      <w:r w:rsidRPr="002F133D">
        <w:rPr>
          <w:rFonts w:hint="cs"/>
          <w:sz w:val="24"/>
          <w:szCs w:val="24"/>
          <w:rtl/>
        </w:rPr>
        <w:t xml:space="preserve"> </w:t>
      </w:r>
      <w:r>
        <w:rPr>
          <w:rFonts w:hint="cs"/>
          <w:sz w:val="24"/>
          <w:szCs w:val="24"/>
          <w:rtl/>
        </w:rPr>
        <w:t>184،183.</w:t>
      </w:r>
    </w:p>
  </w:footnote>
  <w:footnote w:id="414">
    <w:p w14:paraId="126CB8B5" w14:textId="77777777" w:rsidR="00633B66" w:rsidRPr="00AE4F89" w:rsidRDefault="00633B66" w:rsidP="00516FD4">
      <w:pPr>
        <w:pStyle w:val="Notedebasdepage"/>
        <w:ind w:firstLine="0"/>
        <w:rPr>
          <w:sz w:val="24"/>
          <w:szCs w:val="24"/>
        </w:rPr>
      </w:pPr>
      <w:r w:rsidRPr="00AE4F89">
        <w:rPr>
          <w:rStyle w:val="Appelnotedebasdep"/>
          <w:sz w:val="24"/>
          <w:szCs w:val="24"/>
        </w:rPr>
        <w:footnoteRef/>
      </w:r>
      <w:r w:rsidRPr="00AE4F89">
        <w:rPr>
          <w:rFonts w:hint="cs"/>
          <w:sz w:val="24"/>
          <w:szCs w:val="24"/>
          <w:rtl/>
          <w:lang w:val="fr-FR"/>
        </w:rPr>
        <w:t xml:space="preserve"> </w:t>
      </w:r>
      <w:r>
        <w:rPr>
          <w:rFonts w:hint="cs"/>
          <w:sz w:val="24"/>
          <w:szCs w:val="24"/>
          <w:rtl/>
          <w:lang w:val="fr-FR"/>
        </w:rPr>
        <w:t xml:space="preserve"> يعرب محمد </w:t>
      </w:r>
      <w:r w:rsidRPr="00AE4F89">
        <w:rPr>
          <w:rFonts w:hint="cs"/>
          <w:sz w:val="24"/>
          <w:szCs w:val="24"/>
          <w:rtl/>
          <w:lang w:val="fr-FR"/>
        </w:rPr>
        <w:t>الشرع،</w:t>
      </w:r>
      <w:r>
        <w:rPr>
          <w:rFonts w:hint="cs"/>
          <w:sz w:val="24"/>
          <w:szCs w:val="24"/>
          <w:rtl/>
          <w:lang w:val="fr-FR"/>
        </w:rPr>
        <w:t xml:space="preserve"> دور القطاع الخاص في إدارة المرافق العامة الاقتصادية، </w:t>
      </w:r>
      <w:r w:rsidRPr="00AE4F89">
        <w:rPr>
          <w:rFonts w:hint="cs"/>
          <w:sz w:val="24"/>
          <w:szCs w:val="24"/>
          <w:rtl/>
          <w:lang w:val="fr-FR"/>
        </w:rPr>
        <w:t>ص 184</w:t>
      </w:r>
      <w:r>
        <w:rPr>
          <w:rFonts w:hint="cs"/>
          <w:sz w:val="24"/>
          <w:szCs w:val="24"/>
          <w:rtl/>
          <w:lang w:val="fr-FR"/>
        </w:rPr>
        <w:t>.</w:t>
      </w:r>
    </w:p>
  </w:footnote>
  <w:footnote w:id="415">
    <w:p w14:paraId="10EF0E99" w14:textId="77777777" w:rsidR="00633B66" w:rsidRPr="00E32C19" w:rsidRDefault="00633B66" w:rsidP="00D027F0">
      <w:pPr>
        <w:pStyle w:val="Notedebasdepage"/>
        <w:ind w:firstLine="0"/>
        <w:rPr>
          <w:sz w:val="24"/>
          <w:szCs w:val="24"/>
        </w:rPr>
      </w:pPr>
      <w:r>
        <w:rPr>
          <w:rFonts w:hint="cs"/>
          <w:sz w:val="24"/>
          <w:szCs w:val="24"/>
          <w:rtl/>
        </w:rPr>
        <w:t xml:space="preserve"> </w:t>
      </w:r>
      <w:r w:rsidRPr="00E32C19">
        <w:rPr>
          <w:rStyle w:val="Appelnotedebasdep"/>
          <w:sz w:val="24"/>
          <w:szCs w:val="24"/>
        </w:rPr>
        <w:footnoteRef/>
      </w:r>
      <w:r w:rsidRPr="00E32C19">
        <w:rPr>
          <w:rFonts w:hint="cs"/>
          <w:sz w:val="24"/>
          <w:szCs w:val="24"/>
          <w:rtl/>
        </w:rPr>
        <w:t xml:space="preserve"> </w:t>
      </w:r>
      <w:r>
        <w:rPr>
          <w:rFonts w:hint="cs"/>
          <w:sz w:val="24"/>
          <w:szCs w:val="24"/>
          <w:rtl/>
        </w:rPr>
        <w:t>أ</w:t>
      </w:r>
      <w:r w:rsidRPr="00E32C19">
        <w:rPr>
          <w:rFonts w:hint="cs"/>
          <w:sz w:val="24"/>
          <w:szCs w:val="24"/>
          <w:rtl/>
        </w:rPr>
        <w:t>حمد مصطفى صبيح،</w:t>
      </w:r>
      <w:r>
        <w:rPr>
          <w:rFonts w:hint="cs"/>
          <w:sz w:val="24"/>
          <w:szCs w:val="24"/>
          <w:rtl/>
        </w:rPr>
        <w:t xml:space="preserve"> الرقابة المالية والإدارية ودورها في الحد من الفساد الإداري، مركز الدراسات العربية للنشر والتوزيع، مصر، طبعة 2015، </w:t>
      </w:r>
      <w:r w:rsidRPr="00E32C19">
        <w:rPr>
          <w:rFonts w:hint="cs"/>
          <w:sz w:val="24"/>
          <w:szCs w:val="24"/>
          <w:rtl/>
        </w:rPr>
        <w:t>ص 170</w:t>
      </w:r>
      <w:r>
        <w:rPr>
          <w:rFonts w:hint="cs"/>
          <w:sz w:val="24"/>
          <w:szCs w:val="24"/>
          <w:rtl/>
        </w:rPr>
        <w:t>.</w:t>
      </w:r>
    </w:p>
  </w:footnote>
  <w:footnote w:id="416">
    <w:p w14:paraId="5A91BBB3" w14:textId="4989AAE2" w:rsidR="00633B66" w:rsidRPr="00F50BEB" w:rsidRDefault="00633B66" w:rsidP="002B49A1">
      <w:pPr>
        <w:pStyle w:val="Notedebasdepage"/>
        <w:ind w:firstLine="0"/>
        <w:rPr>
          <w:sz w:val="24"/>
          <w:szCs w:val="24"/>
        </w:rPr>
      </w:pPr>
      <w:r w:rsidRPr="00F50BEB">
        <w:rPr>
          <w:rStyle w:val="Appelnotedebasdep"/>
          <w:sz w:val="24"/>
          <w:szCs w:val="24"/>
        </w:rPr>
        <w:footnoteRef/>
      </w:r>
      <w:r>
        <w:rPr>
          <w:rFonts w:hint="cs"/>
          <w:sz w:val="24"/>
          <w:szCs w:val="24"/>
          <w:rtl/>
        </w:rPr>
        <w:t xml:space="preserve"> </w:t>
      </w:r>
      <w:r w:rsidRPr="00F50BEB">
        <w:rPr>
          <w:rFonts w:hint="cs"/>
          <w:sz w:val="24"/>
          <w:szCs w:val="24"/>
          <w:rtl/>
        </w:rPr>
        <w:t>وليد حيدر جابر، مرجع سابق، ص. 309</w:t>
      </w:r>
      <w:r>
        <w:rPr>
          <w:rFonts w:hint="cs"/>
          <w:sz w:val="24"/>
          <w:szCs w:val="24"/>
          <w:rtl/>
        </w:rPr>
        <w:t>،308.</w:t>
      </w:r>
    </w:p>
  </w:footnote>
  <w:footnote w:id="417">
    <w:p w14:paraId="63ADBC67" w14:textId="5C328C39" w:rsidR="00633B66" w:rsidRPr="002F133D" w:rsidRDefault="00633B66" w:rsidP="00054395">
      <w:pPr>
        <w:ind w:firstLine="0"/>
        <w:jc w:val="left"/>
        <w:rPr>
          <w:sz w:val="24"/>
          <w:szCs w:val="24"/>
        </w:rPr>
      </w:pPr>
      <w:r>
        <w:rPr>
          <w:sz w:val="24"/>
          <w:szCs w:val="24"/>
          <w:lang w:val="fr-FR"/>
        </w:rPr>
        <w:t xml:space="preserve"> </w:t>
      </w:r>
      <w:r w:rsidRPr="002F133D">
        <w:rPr>
          <w:rStyle w:val="Appelnotedebasdep"/>
          <w:sz w:val="24"/>
          <w:szCs w:val="24"/>
        </w:rPr>
        <w:footnoteRef/>
      </w:r>
      <w:r w:rsidRPr="002F133D">
        <w:rPr>
          <w:rFonts w:hint="cs"/>
          <w:sz w:val="24"/>
          <w:szCs w:val="24"/>
          <w:rtl/>
        </w:rPr>
        <w:t>بركيبة حسام الدين، مرجع سابق، ص 151.</w:t>
      </w:r>
    </w:p>
  </w:footnote>
  <w:footnote w:id="418">
    <w:p w14:paraId="3760607F" w14:textId="2D61B40D" w:rsidR="00633B66" w:rsidRPr="00BC1EC7" w:rsidRDefault="00633B66" w:rsidP="00E95C9C">
      <w:pPr>
        <w:pStyle w:val="Notedebasdepage"/>
        <w:ind w:firstLine="0"/>
        <w:rPr>
          <w:sz w:val="24"/>
          <w:szCs w:val="24"/>
        </w:rPr>
      </w:pPr>
      <w:r w:rsidRPr="00BC1EC7">
        <w:rPr>
          <w:rStyle w:val="Appelnotedebasdep"/>
          <w:sz w:val="24"/>
          <w:szCs w:val="24"/>
        </w:rPr>
        <w:footnoteRef/>
      </w:r>
      <w:r w:rsidRPr="00BC1EC7">
        <w:rPr>
          <w:rFonts w:hint="cs"/>
          <w:sz w:val="24"/>
          <w:szCs w:val="24"/>
          <w:rtl/>
        </w:rPr>
        <w:t xml:space="preserve"> وليد حيدر جاب</w:t>
      </w:r>
      <w:r w:rsidRPr="00BC1EC7">
        <w:rPr>
          <w:rFonts w:hint="eastAsia"/>
          <w:sz w:val="24"/>
          <w:szCs w:val="24"/>
          <w:rtl/>
        </w:rPr>
        <w:t>ر</w:t>
      </w:r>
      <w:r w:rsidRPr="00BC1EC7">
        <w:rPr>
          <w:rFonts w:hint="cs"/>
          <w:sz w:val="24"/>
          <w:szCs w:val="24"/>
          <w:rtl/>
        </w:rPr>
        <w:t>، مرجع سابق، 230.</w:t>
      </w:r>
    </w:p>
  </w:footnote>
  <w:footnote w:id="419">
    <w:p w14:paraId="26272328" w14:textId="1F2BFFC4" w:rsidR="00633B66" w:rsidRPr="00FB4365" w:rsidRDefault="00633B66" w:rsidP="00D95787">
      <w:pPr>
        <w:pStyle w:val="Notedebasdepage"/>
        <w:bidi w:val="0"/>
        <w:ind w:firstLine="0"/>
        <w:rPr>
          <w:sz w:val="14"/>
          <w:szCs w:val="14"/>
          <w:lang w:val="fr-FR"/>
        </w:rPr>
      </w:pPr>
      <w:r w:rsidRPr="008D3BAA">
        <w:rPr>
          <w:rStyle w:val="Appelnotedebasdep"/>
          <w:color w:val="000000" w:themeColor="text1"/>
        </w:rPr>
        <w:footnoteRef/>
      </w:r>
      <w:r w:rsidRPr="008D3BAA">
        <w:rPr>
          <w:color w:val="000000" w:themeColor="text1"/>
          <w:rtl/>
        </w:rPr>
        <w:t xml:space="preserve"> </w:t>
      </w:r>
      <w:r w:rsidRPr="00FB4365">
        <w:rPr>
          <w:rFonts w:asciiTheme="majorBidi" w:eastAsia="SimSun" w:hAnsiTheme="majorBidi" w:cstheme="majorBidi"/>
          <w:color w:val="000000" w:themeColor="text1"/>
          <w:lang w:val="fr-FR" w:eastAsia="zh-CN"/>
        </w:rPr>
        <w:t>Jean François Auby, la délégation de service public, guide pratique, Edition Dalloz Paris, 1997.</w:t>
      </w:r>
      <w:r>
        <w:rPr>
          <w:rFonts w:asciiTheme="majorBidi" w:eastAsia="SimSun" w:hAnsiTheme="majorBidi" w:cstheme="majorBidi"/>
          <w:color w:val="000000" w:themeColor="text1"/>
          <w:lang w:val="fr-FR" w:eastAsia="zh-CN"/>
        </w:rPr>
        <w:t>p16.</w:t>
      </w:r>
    </w:p>
  </w:footnote>
  <w:footnote w:id="420">
    <w:p w14:paraId="3B27FE3E" w14:textId="77777777" w:rsidR="00633B66" w:rsidRPr="00514CAC" w:rsidRDefault="00633B66" w:rsidP="00556B64">
      <w:pPr>
        <w:pStyle w:val="Notedebasdepage"/>
        <w:ind w:firstLine="0"/>
        <w:rPr>
          <w:sz w:val="24"/>
          <w:szCs w:val="24"/>
        </w:rPr>
      </w:pPr>
      <w:r w:rsidRPr="00514CAC">
        <w:rPr>
          <w:rStyle w:val="Appelnotedebasdep"/>
          <w:sz w:val="24"/>
          <w:szCs w:val="24"/>
        </w:rPr>
        <w:footnoteRef/>
      </w:r>
      <w:r w:rsidRPr="00514CAC">
        <w:rPr>
          <w:sz w:val="24"/>
          <w:szCs w:val="24"/>
          <w:rtl/>
        </w:rPr>
        <w:t xml:space="preserve"> </w:t>
      </w:r>
      <w:r w:rsidRPr="00514CAC">
        <w:rPr>
          <w:rFonts w:hint="cs"/>
          <w:sz w:val="24"/>
          <w:szCs w:val="24"/>
          <w:rtl/>
          <w:lang w:val="fr-FR"/>
        </w:rPr>
        <w:t xml:space="preserve">بركيبة </w:t>
      </w:r>
      <w:r>
        <w:rPr>
          <w:rFonts w:hint="cs"/>
          <w:sz w:val="24"/>
          <w:szCs w:val="24"/>
          <w:rtl/>
          <w:lang w:val="fr-FR"/>
        </w:rPr>
        <w:t>حسام الدين، المرجع نفسه،</w:t>
      </w:r>
      <w:r w:rsidRPr="00514CAC">
        <w:rPr>
          <w:rFonts w:hint="cs"/>
          <w:sz w:val="24"/>
          <w:szCs w:val="24"/>
          <w:rtl/>
          <w:lang w:val="fr-FR"/>
        </w:rPr>
        <w:t xml:space="preserve"> ص 104</w:t>
      </w:r>
      <w:r>
        <w:rPr>
          <w:rFonts w:hint="cs"/>
          <w:sz w:val="24"/>
          <w:szCs w:val="24"/>
          <w:rtl/>
          <w:lang w:val="fr-FR"/>
        </w:rPr>
        <w:t>.</w:t>
      </w:r>
    </w:p>
  </w:footnote>
  <w:footnote w:id="421">
    <w:p w14:paraId="765EAB02" w14:textId="77777777" w:rsidR="00633B66" w:rsidRDefault="00633B66" w:rsidP="00C1611E">
      <w:pPr>
        <w:pStyle w:val="Notedebasdepage"/>
        <w:ind w:firstLine="0"/>
      </w:pPr>
      <w:r w:rsidRPr="00514CAC">
        <w:rPr>
          <w:rStyle w:val="Appelnotedebasdep"/>
          <w:sz w:val="24"/>
          <w:szCs w:val="24"/>
        </w:rPr>
        <w:footnoteRef/>
      </w:r>
      <w:r w:rsidRPr="00514CAC">
        <w:rPr>
          <w:sz w:val="24"/>
          <w:szCs w:val="24"/>
          <w:rtl/>
        </w:rPr>
        <w:t xml:space="preserve"> </w:t>
      </w:r>
      <w:r w:rsidRPr="00514CAC">
        <w:rPr>
          <w:rFonts w:hint="cs"/>
          <w:sz w:val="24"/>
          <w:szCs w:val="24"/>
          <w:rtl/>
        </w:rPr>
        <w:t xml:space="preserve">وليد </w:t>
      </w:r>
      <w:r>
        <w:rPr>
          <w:rFonts w:hint="cs"/>
          <w:sz w:val="24"/>
          <w:szCs w:val="24"/>
          <w:rtl/>
        </w:rPr>
        <w:t xml:space="preserve">حيدر جابر، مرجع سابق، </w:t>
      </w:r>
      <w:r w:rsidRPr="00514CAC">
        <w:rPr>
          <w:rFonts w:hint="cs"/>
          <w:sz w:val="24"/>
          <w:szCs w:val="24"/>
          <w:rtl/>
        </w:rPr>
        <w:t>ص 227.</w:t>
      </w:r>
    </w:p>
  </w:footnote>
  <w:footnote w:id="422">
    <w:p w14:paraId="08515EE7" w14:textId="77777777" w:rsidR="00633B66" w:rsidRPr="00514CAC" w:rsidRDefault="00633B66" w:rsidP="00556B64">
      <w:pPr>
        <w:pStyle w:val="Notedebasdepage"/>
        <w:ind w:firstLine="0"/>
        <w:rPr>
          <w:sz w:val="24"/>
          <w:szCs w:val="24"/>
        </w:rPr>
      </w:pPr>
      <w:r w:rsidRPr="00514CAC">
        <w:rPr>
          <w:rStyle w:val="Appelnotedebasdep"/>
          <w:sz w:val="24"/>
          <w:szCs w:val="24"/>
        </w:rPr>
        <w:footnoteRef/>
      </w:r>
      <w:r>
        <w:rPr>
          <w:rFonts w:hint="cs"/>
          <w:sz w:val="24"/>
          <w:szCs w:val="24"/>
          <w:rtl/>
        </w:rPr>
        <w:t xml:space="preserve"> مروان محي الدين القطب، مرجع سابق، </w:t>
      </w:r>
      <w:r w:rsidRPr="00514CAC">
        <w:rPr>
          <w:rFonts w:hint="cs"/>
          <w:sz w:val="24"/>
          <w:szCs w:val="24"/>
          <w:rtl/>
        </w:rPr>
        <w:t>ص 444</w:t>
      </w:r>
      <w:r>
        <w:rPr>
          <w:rFonts w:hint="cs"/>
          <w:sz w:val="24"/>
          <w:szCs w:val="24"/>
          <w:rtl/>
        </w:rPr>
        <w:t>.</w:t>
      </w:r>
    </w:p>
  </w:footnote>
  <w:footnote w:id="423">
    <w:p w14:paraId="0762B1B8" w14:textId="77777777" w:rsidR="00633B66" w:rsidRPr="004C72F7" w:rsidRDefault="00633B66" w:rsidP="00E95C9C">
      <w:pPr>
        <w:pStyle w:val="Notedebasdepage"/>
        <w:ind w:firstLine="0"/>
        <w:rPr>
          <w:sz w:val="24"/>
          <w:szCs w:val="24"/>
        </w:rPr>
      </w:pPr>
      <w:r w:rsidRPr="004C72F7">
        <w:rPr>
          <w:rStyle w:val="Appelnotedebasdep"/>
          <w:sz w:val="24"/>
          <w:szCs w:val="24"/>
        </w:rPr>
        <w:footnoteRef/>
      </w:r>
      <w:r>
        <w:rPr>
          <w:rFonts w:hint="cs"/>
          <w:sz w:val="24"/>
          <w:szCs w:val="24"/>
          <w:rtl/>
        </w:rPr>
        <w:t xml:space="preserve"> </w:t>
      </w:r>
      <w:r w:rsidRPr="004C72F7">
        <w:rPr>
          <w:rFonts w:hint="cs"/>
          <w:sz w:val="24"/>
          <w:szCs w:val="24"/>
          <w:rtl/>
        </w:rPr>
        <w:t>سمية سلامي</w:t>
      </w:r>
      <w:r>
        <w:rPr>
          <w:rFonts w:hint="cs"/>
          <w:sz w:val="24"/>
          <w:szCs w:val="24"/>
          <w:rtl/>
        </w:rPr>
        <w:t>، مرجع سابق،</w:t>
      </w:r>
      <w:r w:rsidRPr="004C72F7">
        <w:rPr>
          <w:rFonts w:hint="cs"/>
          <w:sz w:val="24"/>
          <w:szCs w:val="24"/>
          <w:rtl/>
        </w:rPr>
        <w:t xml:space="preserve"> ص 75</w:t>
      </w:r>
      <w:r>
        <w:rPr>
          <w:rFonts w:hint="cs"/>
          <w:sz w:val="24"/>
          <w:szCs w:val="24"/>
          <w:rtl/>
        </w:rPr>
        <w:t>.</w:t>
      </w:r>
    </w:p>
  </w:footnote>
  <w:footnote w:id="424">
    <w:p w14:paraId="5B981895" w14:textId="77777777" w:rsidR="00633B66" w:rsidRPr="00F50BEB" w:rsidRDefault="00633B66" w:rsidP="00F7356A">
      <w:pPr>
        <w:pStyle w:val="Notedebasdepage"/>
        <w:ind w:firstLine="0"/>
        <w:rPr>
          <w:sz w:val="24"/>
          <w:szCs w:val="24"/>
        </w:rPr>
      </w:pPr>
      <w:r w:rsidRPr="00F50BEB">
        <w:rPr>
          <w:rStyle w:val="Appelnotedebasdep"/>
          <w:sz w:val="24"/>
          <w:szCs w:val="24"/>
        </w:rPr>
        <w:footnoteRef/>
      </w:r>
      <w:r w:rsidRPr="00F50BEB">
        <w:rPr>
          <w:sz w:val="24"/>
          <w:szCs w:val="24"/>
          <w:rtl/>
        </w:rPr>
        <w:t xml:space="preserve"> </w:t>
      </w:r>
      <w:r w:rsidRPr="00F50BEB">
        <w:rPr>
          <w:rFonts w:hint="cs"/>
          <w:sz w:val="24"/>
          <w:szCs w:val="24"/>
          <w:rtl/>
        </w:rPr>
        <w:t>وليد حيدر جابر، مرجع سابق، ص 306.</w:t>
      </w:r>
    </w:p>
  </w:footnote>
  <w:footnote w:id="425">
    <w:p w14:paraId="246BB58C" w14:textId="1A3A3EC0" w:rsidR="00633B66" w:rsidRPr="0075527A" w:rsidRDefault="00633B66" w:rsidP="00DA757B">
      <w:pPr>
        <w:pStyle w:val="Notedebasdepage"/>
        <w:ind w:firstLine="0"/>
        <w:rPr>
          <w:sz w:val="24"/>
          <w:szCs w:val="24"/>
        </w:rPr>
      </w:pPr>
      <w:r w:rsidRPr="0075527A">
        <w:rPr>
          <w:rStyle w:val="Appelnotedebasdep"/>
          <w:sz w:val="24"/>
          <w:szCs w:val="24"/>
        </w:rPr>
        <w:footnoteRef/>
      </w:r>
      <w:r w:rsidRPr="0075527A">
        <w:rPr>
          <w:rFonts w:hint="cs"/>
          <w:sz w:val="24"/>
          <w:szCs w:val="24"/>
          <w:rtl/>
        </w:rPr>
        <w:t xml:space="preserve"> </w:t>
      </w:r>
      <w:r>
        <w:rPr>
          <w:rFonts w:hint="cs"/>
          <w:sz w:val="24"/>
          <w:szCs w:val="24"/>
          <w:rtl/>
        </w:rPr>
        <w:t xml:space="preserve">يعرب محمد </w:t>
      </w:r>
      <w:r w:rsidRPr="0075527A">
        <w:rPr>
          <w:rFonts w:hint="cs"/>
          <w:sz w:val="24"/>
          <w:szCs w:val="24"/>
          <w:rtl/>
        </w:rPr>
        <w:t>الشرع،</w:t>
      </w:r>
      <w:r>
        <w:rPr>
          <w:rFonts w:hint="cs"/>
          <w:sz w:val="24"/>
          <w:szCs w:val="24"/>
          <w:rtl/>
        </w:rPr>
        <w:t xml:space="preserve"> دور القطاع الاقتصادي في إدارة المرافق العامة الاقتصادية، مرجع سابق، </w:t>
      </w:r>
      <w:r w:rsidRPr="0075527A">
        <w:rPr>
          <w:rFonts w:hint="cs"/>
          <w:sz w:val="24"/>
          <w:szCs w:val="24"/>
          <w:rtl/>
        </w:rPr>
        <w:t>ص 224</w:t>
      </w:r>
      <w:r>
        <w:rPr>
          <w:rFonts w:hint="cs"/>
          <w:sz w:val="24"/>
          <w:szCs w:val="24"/>
          <w:rtl/>
        </w:rPr>
        <w:t>.</w:t>
      </w:r>
    </w:p>
  </w:footnote>
  <w:footnote w:id="426">
    <w:p w14:paraId="3C18891C" w14:textId="77777777" w:rsidR="00633B66" w:rsidRPr="0075527A" w:rsidRDefault="00633B66" w:rsidP="00DA757B">
      <w:pPr>
        <w:pStyle w:val="Notedebasdepage"/>
        <w:ind w:firstLine="0"/>
        <w:rPr>
          <w:sz w:val="24"/>
          <w:szCs w:val="24"/>
        </w:rPr>
      </w:pPr>
      <w:r w:rsidRPr="0075527A">
        <w:rPr>
          <w:rStyle w:val="Appelnotedebasdep"/>
          <w:sz w:val="24"/>
          <w:szCs w:val="24"/>
        </w:rPr>
        <w:footnoteRef/>
      </w:r>
      <w:r w:rsidRPr="0075527A">
        <w:rPr>
          <w:rFonts w:hint="cs"/>
          <w:sz w:val="24"/>
          <w:szCs w:val="24"/>
          <w:rtl/>
        </w:rPr>
        <w:t xml:space="preserve"> سميرة </w:t>
      </w:r>
      <w:r>
        <w:rPr>
          <w:rFonts w:hint="cs"/>
          <w:sz w:val="24"/>
          <w:szCs w:val="24"/>
          <w:rtl/>
        </w:rPr>
        <w:t xml:space="preserve">عمر علي محمد الكاديكي، مرجع سابق، </w:t>
      </w:r>
      <w:r w:rsidRPr="0075527A">
        <w:rPr>
          <w:rFonts w:hint="cs"/>
          <w:sz w:val="24"/>
          <w:szCs w:val="24"/>
          <w:rtl/>
        </w:rPr>
        <w:t>ص 485</w:t>
      </w:r>
      <w:r>
        <w:rPr>
          <w:rFonts w:hint="cs"/>
          <w:sz w:val="24"/>
          <w:szCs w:val="24"/>
          <w:rtl/>
        </w:rPr>
        <w:t>.</w:t>
      </w:r>
    </w:p>
  </w:footnote>
  <w:footnote w:id="427">
    <w:p w14:paraId="58BA3B1C" w14:textId="7D12A96B" w:rsidR="00633B66" w:rsidRPr="0075527A" w:rsidRDefault="00633B66" w:rsidP="00D44EB9">
      <w:pPr>
        <w:ind w:firstLine="0"/>
        <w:jc w:val="left"/>
        <w:rPr>
          <w:sz w:val="24"/>
          <w:szCs w:val="24"/>
        </w:rPr>
      </w:pPr>
      <w:r w:rsidRPr="0075527A">
        <w:rPr>
          <w:rFonts w:hint="cs"/>
          <w:sz w:val="24"/>
          <w:szCs w:val="24"/>
          <w:rtl/>
        </w:rPr>
        <w:t xml:space="preserve"> </w:t>
      </w:r>
      <w:r w:rsidRPr="0075527A">
        <w:rPr>
          <w:rStyle w:val="Appelnotedebasdep"/>
          <w:sz w:val="24"/>
          <w:szCs w:val="24"/>
        </w:rPr>
        <w:footnoteRef/>
      </w:r>
      <w:r>
        <w:rPr>
          <w:rFonts w:hint="cs"/>
          <w:sz w:val="24"/>
          <w:szCs w:val="24"/>
          <w:rtl/>
        </w:rPr>
        <w:t xml:space="preserve"> </w:t>
      </w:r>
      <w:r w:rsidRPr="0075527A">
        <w:rPr>
          <w:rFonts w:hint="cs"/>
          <w:sz w:val="24"/>
          <w:szCs w:val="24"/>
          <w:rtl/>
        </w:rPr>
        <w:t>بركيبة حسام الدين، مرجع سابق، ص337.</w:t>
      </w:r>
    </w:p>
  </w:footnote>
  <w:footnote w:id="428">
    <w:p w14:paraId="1ECD6CDC" w14:textId="77777777" w:rsidR="00633B66" w:rsidRPr="0075527A" w:rsidRDefault="00633B66" w:rsidP="007444B8">
      <w:pPr>
        <w:pStyle w:val="Notedebasdepage"/>
        <w:ind w:firstLine="0"/>
        <w:rPr>
          <w:sz w:val="24"/>
          <w:szCs w:val="24"/>
        </w:rPr>
      </w:pPr>
      <w:r w:rsidRPr="0075527A">
        <w:rPr>
          <w:rStyle w:val="Appelnotedebasdep"/>
          <w:sz w:val="24"/>
          <w:szCs w:val="24"/>
        </w:rPr>
        <w:footnoteRef/>
      </w:r>
      <w:r w:rsidRPr="0075527A">
        <w:rPr>
          <w:rFonts w:hint="cs"/>
          <w:sz w:val="24"/>
          <w:szCs w:val="24"/>
          <w:rtl/>
        </w:rPr>
        <w:t xml:space="preserve"> بركيبة حسام الدين، مرجع سابق، ص 343.</w:t>
      </w:r>
    </w:p>
  </w:footnote>
  <w:footnote w:id="429">
    <w:p w14:paraId="69CDDA69" w14:textId="77777777" w:rsidR="00633B66" w:rsidRPr="003E083F" w:rsidRDefault="00633B66" w:rsidP="00EF13A7">
      <w:pPr>
        <w:pStyle w:val="Notedebasdepage"/>
        <w:ind w:firstLine="0"/>
        <w:rPr>
          <w:sz w:val="24"/>
          <w:szCs w:val="24"/>
        </w:rPr>
      </w:pPr>
      <w:r w:rsidRPr="00B62568">
        <w:rPr>
          <w:rStyle w:val="Appelnotedebasdep"/>
          <w:sz w:val="24"/>
          <w:szCs w:val="24"/>
        </w:rPr>
        <w:footnoteRef/>
      </w:r>
      <w:r>
        <w:rPr>
          <w:rFonts w:hint="cs"/>
          <w:sz w:val="24"/>
          <w:szCs w:val="24"/>
          <w:rtl/>
        </w:rPr>
        <w:t xml:space="preserve"> </w:t>
      </w:r>
      <w:r w:rsidRPr="00B62568">
        <w:rPr>
          <w:rFonts w:hint="cs"/>
          <w:sz w:val="24"/>
          <w:szCs w:val="24"/>
          <w:rtl/>
        </w:rPr>
        <w:t xml:space="preserve">عوادي مصطفى، صحراوي العيد، التسوية الودية للنزاعات الناشئة عن اتفاقيات تفويض المرفق العام في الجزائر  </w:t>
      </w:r>
      <w:r>
        <w:rPr>
          <w:rFonts w:hint="cs"/>
          <w:sz w:val="24"/>
          <w:szCs w:val="24"/>
          <w:rtl/>
        </w:rPr>
        <w:t xml:space="preserve"> </w:t>
      </w:r>
      <w:r w:rsidRPr="00B62568">
        <w:rPr>
          <w:rFonts w:hint="cs"/>
          <w:sz w:val="24"/>
          <w:szCs w:val="24"/>
          <w:rtl/>
        </w:rPr>
        <w:t xml:space="preserve">مجلة الدراسات الاقتصادية والمالية، المجلد 13 العدد </w:t>
      </w:r>
      <w:r>
        <w:rPr>
          <w:rFonts w:hint="cs"/>
          <w:sz w:val="24"/>
          <w:szCs w:val="24"/>
          <w:rtl/>
        </w:rPr>
        <w:t>01</w:t>
      </w:r>
      <w:r w:rsidRPr="00B62568">
        <w:rPr>
          <w:rFonts w:hint="cs"/>
          <w:sz w:val="24"/>
          <w:szCs w:val="24"/>
          <w:rtl/>
        </w:rPr>
        <w:t>، سنة 2020، ص 58</w:t>
      </w:r>
      <w:r>
        <w:rPr>
          <w:rFonts w:hint="cs"/>
          <w:sz w:val="24"/>
          <w:szCs w:val="24"/>
          <w:rtl/>
        </w:rPr>
        <w:t>.</w:t>
      </w:r>
    </w:p>
  </w:footnote>
  <w:footnote w:id="430">
    <w:p w14:paraId="15D9B131" w14:textId="77777777" w:rsidR="00633B66" w:rsidRPr="009F74BA" w:rsidRDefault="00633B66" w:rsidP="000079DB">
      <w:pPr>
        <w:pStyle w:val="Notedebasdepage"/>
        <w:ind w:firstLine="0"/>
        <w:rPr>
          <w:sz w:val="24"/>
          <w:szCs w:val="24"/>
        </w:rPr>
      </w:pPr>
      <w:r w:rsidRPr="009F74BA">
        <w:rPr>
          <w:rStyle w:val="Appelnotedebasdep"/>
          <w:sz w:val="24"/>
          <w:szCs w:val="24"/>
        </w:rPr>
        <w:footnoteRef/>
      </w:r>
      <w:r w:rsidRPr="009F74BA">
        <w:rPr>
          <w:rFonts w:hint="cs"/>
          <w:sz w:val="24"/>
          <w:szCs w:val="24"/>
          <w:rtl/>
        </w:rPr>
        <w:t xml:space="preserve"> </w:t>
      </w:r>
      <w:r>
        <w:rPr>
          <w:rFonts w:hint="cs"/>
          <w:sz w:val="24"/>
          <w:szCs w:val="24"/>
          <w:rtl/>
        </w:rPr>
        <w:t>دربال عبد الرزاق، غلاب</w:t>
      </w:r>
      <w:r w:rsidRPr="009F74BA">
        <w:rPr>
          <w:rFonts w:hint="cs"/>
          <w:sz w:val="24"/>
          <w:szCs w:val="24"/>
          <w:rtl/>
        </w:rPr>
        <w:t xml:space="preserve"> عبد الحق،</w:t>
      </w:r>
      <w:r>
        <w:rPr>
          <w:rFonts w:hint="cs"/>
          <w:sz w:val="24"/>
          <w:szCs w:val="24"/>
          <w:rtl/>
        </w:rPr>
        <w:t xml:space="preserve"> التحكيم في الصفقات العمومية وفقا للتشريع الجزائري، دار الجامعة الجديدة الإسكندرية، مصر، طبعة 2017، </w:t>
      </w:r>
      <w:r w:rsidRPr="009F74BA">
        <w:rPr>
          <w:rFonts w:hint="cs"/>
          <w:sz w:val="24"/>
          <w:szCs w:val="24"/>
          <w:rtl/>
        </w:rPr>
        <w:t>ص 2</w:t>
      </w:r>
      <w:r>
        <w:rPr>
          <w:rFonts w:hint="cs"/>
          <w:sz w:val="24"/>
          <w:szCs w:val="24"/>
          <w:rtl/>
        </w:rPr>
        <w:t>.</w:t>
      </w:r>
    </w:p>
  </w:footnote>
  <w:footnote w:id="431">
    <w:p w14:paraId="5B6F70DB" w14:textId="77777777" w:rsidR="00633B66" w:rsidRPr="009F74BA" w:rsidRDefault="00633B66" w:rsidP="000079DB">
      <w:pPr>
        <w:pStyle w:val="Notedebasdepage"/>
        <w:ind w:firstLine="0"/>
        <w:rPr>
          <w:sz w:val="24"/>
          <w:szCs w:val="24"/>
        </w:rPr>
      </w:pPr>
      <w:r w:rsidRPr="009F74BA">
        <w:rPr>
          <w:rStyle w:val="Appelnotedebasdep"/>
          <w:sz w:val="24"/>
          <w:szCs w:val="24"/>
        </w:rPr>
        <w:footnoteRef/>
      </w:r>
      <w:r w:rsidRPr="009F74BA">
        <w:rPr>
          <w:rFonts w:hint="cs"/>
          <w:sz w:val="24"/>
          <w:szCs w:val="24"/>
          <w:rtl/>
        </w:rPr>
        <w:t xml:space="preserve"> </w:t>
      </w:r>
      <w:r>
        <w:rPr>
          <w:rFonts w:hint="cs"/>
          <w:sz w:val="24"/>
          <w:szCs w:val="24"/>
          <w:rtl/>
        </w:rPr>
        <w:t xml:space="preserve">سالي محمد </w:t>
      </w:r>
      <w:r w:rsidRPr="009F74BA">
        <w:rPr>
          <w:rFonts w:hint="cs"/>
          <w:sz w:val="24"/>
          <w:szCs w:val="24"/>
          <w:rtl/>
        </w:rPr>
        <w:t>جمعة سليم،</w:t>
      </w:r>
      <w:r>
        <w:rPr>
          <w:rFonts w:hint="cs"/>
          <w:sz w:val="24"/>
          <w:szCs w:val="24"/>
          <w:rtl/>
        </w:rPr>
        <w:t xml:space="preserve"> مرجع سابق، </w:t>
      </w:r>
      <w:r w:rsidRPr="009F74BA">
        <w:rPr>
          <w:rFonts w:hint="cs"/>
          <w:sz w:val="24"/>
          <w:szCs w:val="24"/>
          <w:rtl/>
        </w:rPr>
        <w:t>ص 148</w:t>
      </w:r>
      <w:r>
        <w:rPr>
          <w:rFonts w:hint="cs"/>
          <w:sz w:val="24"/>
          <w:szCs w:val="24"/>
          <w:rtl/>
        </w:rPr>
        <w:t>.</w:t>
      </w:r>
    </w:p>
  </w:footnote>
  <w:footnote w:id="432">
    <w:p w14:paraId="262357A0" w14:textId="77777777" w:rsidR="00633B66" w:rsidRPr="0075527A" w:rsidRDefault="00633B66" w:rsidP="007079AF">
      <w:pPr>
        <w:pStyle w:val="Notedebasdepage"/>
        <w:ind w:firstLine="0"/>
        <w:rPr>
          <w:sz w:val="24"/>
          <w:szCs w:val="24"/>
        </w:rPr>
      </w:pPr>
      <w:r w:rsidRPr="0075527A">
        <w:rPr>
          <w:rStyle w:val="Appelnotedebasdep"/>
          <w:sz w:val="24"/>
          <w:szCs w:val="24"/>
        </w:rPr>
        <w:footnoteRef/>
      </w:r>
      <w:r>
        <w:rPr>
          <w:rFonts w:hint="cs"/>
          <w:sz w:val="24"/>
          <w:szCs w:val="24"/>
          <w:rtl/>
        </w:rPr>
        <w:t xml:space="preserve">  وليد حيدر </w:t>
      </w:r>
      <w:r w:rsidRPr="0075527A">
        <w:rPr>
          <w:rFonts w:hint="cs"/>
          <w:sz w:val="24"/>
          <w:szCs w:val="24"/>
          <w:rtl/>
        </w:rPr>
        <w:t>جابر</w:t>
      </w:r>
      <w:r>
        <w:rPr>
          <w:rFonts w:hint="cs"/>
          <w:sz w:val="24"/>
          <w:szCs w:val="24"/>
          <w:rtl/>
        </w:rPr>
        <w:t xml:space="preserve">، مرجع سابق، ص </w:t>
      </w:r>
      <w:r w:rsidRPr="0075527A">
        <w:rPr>
          <w:rFonts w:hint="cs"/>
          <w:sz w:val="24"/>
          <w:szCs w:val="24"/>
          <w:rtl/>
        </w:rPr>
        <w:t>216</w:t>
      </w:r>
      <w:r>
        <w:rPr>
          <w:rFonts w:hint="cs"/>
          <w:sz w:val="24"/>
          <w:szCs w:val="24"/>
          <w:rtl/>
        </w:rPr>
        <w:t>.</w:t>
      </w:r>
    </w:p>
  </w:footnote>
  <w:footnote w:id="433">
    <w:p w14:paraId="734EBBF6" w14:textId="6D3A2BF8" w:rsidR="00633B66" w:rsidRDefault="00633B66" w:rsidP="00146AD6">
      <w:pPr>
        <w:pStyle w:val="Notedebasdepage"/>
        <w:ind w:firstLine="0"/>
      </w:pPr>
      <w:r w:rsidRPr="0075527A">
        <w:rPr>
          <w:rStyle w:val="Appelnotedebasdep"/>
          <w:sz w:val="24"/>
          <w:szCs w:val="24"/>
        </w:rPr>
        <w:footnoteRef/>
      </w:r>
      <w:r>
        <w:rPr>
          <w:rFonts w:hint="cs"/>
          <w:sz w:val="24"/>
          <w:szCs w:val="24"/>
          <w:rtl/>
        </w:rPr>
        <w:t xml:space="preserve"> </w:t>
      </w:r>
      <w:r w:rsidRPr="0075527A">
        <w:rPr>
          <w:rFonts w:hint="cs"/>
          <w:sz w:val="24"/>
          <w:szCs w:val="24"/>
          <w:rtl/>
        </w:rPr>
        <w:t>محمد علي ماهر، وكالة المرفق العام، مرجع سابق، ص418</w:t>
      </w:r>
      <w:r>
        <w:rPr>
          <w:rFonts w:hint="cs"/>
          <w:rtl/>
        </w:rPr>
        <w:t>.</w:t>
      </w:r>
    </w:p>
  </w:footnote>
  <w:footnote w:id="434">
    <w:p w14:paraId="03CBF1CE" w14:textId="77777777" w:rsidR="00633B66" w:rsidRPr="0075527A" w:rsidRDefault="00633B66" w:rsidP="00736AB0">
      <w:pPr>
        <w:pStyle w:val="Notedebasdepage"/>
        <w:ind w:firstLine="0"/>
        <w:rPr>
          <w:sz w:val="24"/>
          <w:szCs w:val="24"/>
        </w:rPr>
      </w:pPr>
      <w:r w:rsidRPr="0075527A">
        <w:rPr>
          <w:rStyle w:val="Appelnotedebasdep"/>
          <w:sz w:val="24"/>
          <w:szCs w:val="24"/>
        </w:rPr>
        <w:footnoteRef/>
      </w:r>
      <w:r>
        <w:rPr>
          <w:rFonts w:hint="cs"/>
          <w:sz w:val="24"/>
          <w:szCs w:val="24"/>
          <w:rtl/>
        </w:rPr>
        <w:t xml:space="preserve"> </w:t>
      </w:r>
      <w:r w:rsidRPr="0075527A">
        <w:rPr>
          <w:rFonts w:hint="cs"/>
          <w:sz w:val="24"/>
          <w:szCs w:val="24"/>
          <w:rtl/>
        </w:rPr>
        <w:t xml:space="preserve">بركيبة </w:t>
      </w:r>
      <w:r>
        <w:rPr>
          <w:rFonts w:hint="cs"/>
          <w:sz w:val="24"/>
          <w:szCs w:val="24"/>
          <w:rtl/>
        </w:rPr>
        <w:t>حسام الدين، مرجع سابق، ص</w:t>
      </w:r>
      <w:r w:rsidRPr="0075527A">
        <w:rPr>
          <w:rFonts w:hint="cs"/>
          <w:sz w:val="24"/>
          <w:szCs w:val="24"/>
          <w:rtl/>
        </w:rPr>
        <w:t xml:space="preserve"> 343</w:t>
      </w:r>
      <w:r>
        <w:rPr>
          <w:rFonts w:hint="cs"/>
          <w:sz w:val="24"/>
          <w:szCs w:val="24"/>
          <w:rtl/>
        </w:rPr>
        <w:t>.</w:t>
      </w:r>
    </w:p>
  </w:footnote>
  <w:footnote w:id="435">
    <w:p w14:paraId="6067DC56" w14:textId="50FA49FE" w:rsidR="00633B66" w:rsidRPr="0075527A" w:rsidRDefault="00633B66" w:rsidP="0082468E">
      <w:pPr>
        <w:pStyle w:val="Notedebasdepage"/>
        <w:ind w:firstLine="0"/>
        <w:rPr>
          <w:sz w:val="24"/>
          <w:szCs w:val="24"/>
        </w:rPr>
      </w:pPr>
      <w:r w:rsidRPr="0075527A">
        <w:rPr>
          <w:rStyle w:val="Appelnotedebasdep"/>
          <w:sz w:val="24"/>
          <w:szCs w:val="24"/>
        </w:rPr>
        <w:footnoteRef/>
      </w:r>
      <w:r>
        <w:rPr>
          <w:rFonts w:hint="cs"/>
          <w:sz w:val="24"/>
          <w:szCs w:val="24"/>
          <w:rtl/>
        </w:rPr>
        <w:t xml:space="preserve"> </w:t>
      </w:r>
      <w:r w:rsidRPr="0075527A">
        <w:rPr>
          <w:rFonts w:hint="cs"/>
          <w:sz w:val="24"/>
          <w:szCs w:val="24"/>
          <w:rtl/>
        </w:rPr>
        <w:t xml:space="preserve">ضريفي </w:t>
      </w:r>
      <w:r>
        <w:rPr>
          <w:rFonts w:hint="cs"/>
          <w:sz w:val="24"/>
          <w:szCs w:val="24"/>
          <w:rtl/>
        </w:rPr>
        <w:t>نادية تفويض المرفق العام بين ضمان المصلحة العامة وهدف المردودية، مرجع سابق، ص</w:t>
      </w:r>
      <w:r w:rsidRPr="0075527A">
        <w:rPr>
          <w:rFonts w:hint="cs"/>
          <w:sz w:val="24"/>
          <w:szCs w:val="24"/>
          <w:rtl/>
        </w:rPr>
        <w:t xml:space="preserve"> 349</w:t>
      </w:r>
      <w:r>
        <w:rPr>
          <w:rFonts w:hint="cs"/>
          <w:sz w:val="24"/>
          <w:szCs w:val="24"/>
          <w:rtl/>
        </w:rPr>
        <w:t>.</w:t>
      </w:r>
    </w:p>
  </w:footnote>
  <w:footnote w:id="436">
    <w:p w14:paraId="0B7CAE68" w14:textId="77777777" w:rsidR="00633B66" w:rsidRDefault="00633B66" w:rsidP="0082468E">
      <w:pPr>
        <w:pStyle w:val="Notedebasdepage"/>
        <w:ind w:firstLine="0"/>
      </w:pPr>
      <w:r w:rsidRPr="0075527A">
        <w:rPr>
          <w:rStyle w:val="Appelnotedebasdep"/>
          <w:sz w:val="24"/>
          <w:szCs w:val="24"/>
        </w:rPr>
        <w:footnoteRef/>
      </w:r>
      <w:r>
        <w:rPr>
          <w:rFonts w:hint="cs"/>
          <w:sz w:val="24"/>
          <w:szCs w:val="24"/>
          <w:rtl/>
        </w:rPr>
        <w:t xml:space="preserve"> </w:t>
      </w:r>
      <w:r w:rsidRPr="0075527A">
        <w:rPr>
          <w:rFonts w:hint="cs"/>
          <w:sz w:val="24"/>
          <w:szCs w:val="24"/>
          <w:rtl/>
        </w:rPr>
        <w:t xml:space="preserve">بركيبة </w:t>
      </w:r>
      <w:r>
        <w:rPr>
          <w:rFonts w:hint="cs"/>
          <w:sz w:val="24"/>
          <w:szCs w:val="24"/>
          <w:rtl/>
        </w:rPr>
        <w:t>حسام الدين، مرجع سابق،</w:t>
      </w:r>
      <w:r w:rsidRPr="0075527A">
        <w:rPr>
          <w:rFonts w:hint="cs"/>
          <w:sz w:val="24"/>
          <w:szCs w:val="24"/>
          <w:rtl/>
        </w:rPr>
        <w:t xml:space="preserve"> ص 349</w:t>
      </w:r>
      <w:r>
        <w:rPr>
          <w:rFonts w:hint="cs"/>
          <w:sz w:val="24"/>
          <w:szCs w:val="24"/>
          <w:rtl/>
        </w:rPr>
        <w:t>.</w:t>
      </w:r>
    </w:p>
  </w:footnote>
  <w:footnote w:id="437">
    <w:p w14:paraId="78865315" w14:textId="77777777" w:rsidR="00633B66" w:rsidRPr="00374D3C" w:rsidRDefault="00633B66" w:rsidP="000079DB">
      <w:pPr>
        <w:pStyle w:val="Notedebasdepage"/>
        <w:ind w:firstLine="0"/>
        <w:rPr>
          <w:sz w:val="24"/>
          <w:szCs w:val="24"/>
        </w:rPr>
      </w:pPr>
      <w:r w:rsidRPr="00374D3C">
        <w:rPr>
          <w:rStyle w:val="Appelnotedebasdep"/>
          <w:sz w:val="24"/>
          <w:szCs w:val="24"/>
        </w:rPr>
        <w:footnoteRef/>
      </w:r>
      <w:r w:rsidRPr="00374D3C">
        <w:rPr>
          <w:rFonts w:hint="cs"/>
          <w:sz w:val="24"/>
          <w:szCs w:val="24"/>
          <w:rtl/>
        </w:rPr>
        <w:t xml:space="preserve"> بودلال فطومة، التحكيم في العقود الإدارية، دار الجامعة الجديدة الإسكندرية، طبعة 2023، ص 121</w:t>
      </w:r>
      <w:r>
        <w:rPr>
          <w:rFonts w:hint="cs"/>
          <w:sz w:val="24"/>
          <w:szCs w:val="24"/>
          <w:rtl/>
        </w:rPr>
        <w:t>.</w:t>
      </w:r>
    </w:p>
  </w:footnote>
  <w:footnote w:id="438">
    <w:p w14:paraId="03F66965" w14:textId="77777777" w:rsidR="00633B66" w:rsidRPr="003E083F" w:rsidRDefault="00633B66" w:rsidP="00B512B4">
      <w:pPr>
        <w:pStyle w:val="Notedebasdepage"/>
        <w:ind w:firstLine="0"/>
        <w:rPr>
          <w:sz w:val="24"/>
          <w:szCs w:val="24"/>
        </w:rPr>
      </w:pPr>
      <w:r w:rsidRPr="003E083F">
        <w:rPr>
          <w:rStyle w:val="Appelnotedebasdep"/>
          <w:sz w:val="24"/>
          <w:szCs w:val="24"/>
        </w:rPr>
        <w:footnoteRef/>
      </w:r>
      <w:r w:rsidRPr="003E083F">
        <w:rPr>
          <w:sz w:val="24"/>
          <w:szCs w:val="24"/>
          <w:rtl/>
        </w:rPr>
        <w:t xml:space="preserve"> </w:t>
      </w:r>
      <w:r w:rsidRPr="003E083F">
        <w:rPr>
          <w:rFonts w:hint="cs"/>
          <w:sz w:val="24"/>
          <w:szCs w:val="24"/>
          <w:rtl/>
        </w:rPr>
        <w:t>بشير الشريف شمس الدين</w:t>
      </w:r>
      <w:r>
        <w:rPr>
          <w:rFonts w:hint="cs"/>
          <w:sz w:val="24"/>
          <w:szCs w:val="24"/>
          <w:rtl/>
        </w:rPr>
        <w:t>،</w:t>
      </w:r>
      <w:r w:rsidRPr="003E083F">
        <w:rPr>
          <w:rFonts w:hint="cs"/>
          <w:sz w:val="24"/>
          <w:szCs w:val="24"/>
          <w:rtl/>
        </w:rPr>
        <w:t xml:space="preserve"> لعقابي سميحة،</w:t>
      </w:r>
      <w:r>
        <w:rPr>
          <w:rFonts w:hint="cs"/>
          <w:sz w:val="24"/>
          <w:szCs w:val="24"/>
          <w:rtl/>
        </w:rPr>
        <w:t xml:space="preserve"> مرجع سابق، </w:t>
      </w:r>
      <w:r w:rsidRPr="003E083F">
        <w:rPr>
          <w:rFonts w:hint="cs"/>
          <w:sz w:val="24"/>
          <w:szCs w:val="24"/>
          <w:rtl/>
        </w:rPr>
        <w:t>ص 223</w:t>
      </w:r>
      <w:r>
        <w:rPr>
          <w:rFonts w:hint="cs"/>
          <w:sz w:val="24"/>
          <w:szCs w:val="24"/>
          <w:rtl/>
        </w:rPr>
        <w:t>.</w:t>
      </w:r>
    </w:p>
  </w:footnote>
  <w:footnote w:id="439">
    <w:p w14:paraId="493B731E" w14:textId="31AD06C3" w:rsidR="00633B66" w:rsidRPr="009D12D9" w:rsidRDefault="00633B66" w:rsidP="004761F9">
      <w:pPr>
        <w:pStyle w:val="Notedebasdepage"/>
        <w:ind w:firstLine="0"/>
        <w:rPr>
          <w:sz w:val="24"/>
          <w:szCs w:val="24"/>
        </w:rPr>
      </w:pPr>
      <w:r w:rsidRPr="009D12D9">
        <w:rPr>
          <w:rStyle w:val="Appelnotedebasdep"/>
          <w:sz w:val="24"/>
          <w:szCs w:val="24"/>
        </w:rPr>
        <w:footnoteRef/>
      </w:r>
      <w:r w:rsidRPr="009D12D9">
        <w:rPr>
          <w:rFonts w:hint="cs"/>
          <w:sz w:val="24"/>
          <w:szCs w:val="24"/>
          <w:rtl/>
        </w:rPr>
        <w:t xml:space="preserve"> الهام فاضل، منى مقلاتي، </w:t>
      </w:r>
      <w:r>
        <w:rPr>
          <w:rFonts w:hint="cs"/>
          <w:sz w:val="24"/>
          <w:szCs w:val="24"/>
          <w:rtl/>
        </w:rPr>
        <w:t>مرجع سابق</w:t>
      </w:r>
      <w:r w:rsidRPr="009D12D9">
        <w:rPr>
          <w:rFonts w:hint="cs"/>
          <w:sz w:val="24"/>
          <w:szCs w:val="24"/>
          <w:rtl/>
        </w:rPr>
        <w:t>، ص335</w:t>
      </w:r>
      <w:r>
        <w:rPr>
          <w:rFonts w:hint="cs"/>
          <w:sz w:val="24"/>
          <w:szCs w:val="24"/>
          <w:rtl/>
        </w:rPr>
        <w:t>.</w:t>
      </w:r>
    </w:p>
  </w:footnote>
  <w:footnote w:id="440">
    <w:p w14:paraId="617B9D24" w14:textId="77777777" w:rsidR="00633B66" w:rsidRPr="00CD4958" w:rsidRDefault="00633B66" w:rsidP="006A77FF">
      <w:pPr>
        <w:pStyle w:val="Notedebasdepage"/>
        <w:ind w:firstLine="0"/>
        <w:rPr>
          <w:sz w:val="24"/>
          <w:szCs w:val="24"/>
        </w:rPr>
      </w:pPr>
      <w:r>
        <w:rPr>
          <w:rFonts w:hint="cs"/>
          <w:rtl/>
        </w:rPr>
        <w:t xml:space="preserve"> </w:t>
      </w:r>
      <w:r w:rsidRPr="00CD4958">
        <w:rPr>
          <w:rStyle w:val="Appelnotedebasdep"/>
          <w:sz w:val="24"/>
          <w:szCs w:val="24"/>
        </w:rPr>
        <w:footnoteRef/>
      </w:r>
      <w:r w:rsidRPr="00CD4958">
        <w:rPr>
          <w:rFonts w:hint="cs"/>
          <w:sz w:val="24"/>
          <w:szCs w:val="24"/>
          <w:rtl/>
        </w:rPr>
        <w:t xml:space="preserve"> وليد</w:t>
      </w:r>
      <w:r>
        <w:rPr>
          <w:rFonts w:hint="cs"/>
          <w:sz w:val="24"/>
          <w:szCs w:val="24"/>
          <w:rtl/>
        </w:rPr>
        <w:t xml:space="preserve"> حيدر جابر، مرجع سابق، </w:t>
      </w:r>
      <w:r w:rsidRPr="00CD4958">
        <w:rPr>
          <w:rFonts w:hint="cs"/>
          <w:sz w:val="24"/>
          <w:szCs w:val="24"/>
          <w:rtl/>
        </w:rPr>
        <w:t>ص 535</w:t>
      </w:r>
      <w:r>
        <w:rPr>
          <w:rFonts w:hint="cs"/>
          <w:sz w:val="24"/>
          <w:szCs w:val="24"/>
          <w:rtl/>
        </w:rPr>
        <w:t>.</w:t>
      </w:r>
    </w:p>
  </w:footnote>
  <w:footnote w:id="441">
    <w:p w14:paraId="638BF9DE" w14:textId="77777777" w:rsidR="00633B66" w:rsidRPr="00CD4958" w:rsidRDefault="00633B66" w:rsidP="00BE513D">
      <w:pPr>
        <w:pStyle w:val="Notedebasdepage"/>
        <w:ind w:firstLine="0"/>
        <w:rPr>
          <w:sz w:val="24"/>
          <w:szCs w:val="24"/>
        </w:rPr>
      </w:pPr>
      <w:r w:rsidRPr="00CD4958">
        <w:rPr>
          <w:rStyle w:val="Appelnotedebasdep"/>
          <w:sz w:val="24"/>
          <w:szCs w:val="24"/>
        </w:rPr>
        <w:footnoteRef/>
      </w:r>
      <w:r w:rsidRPr="00CD4958">
        <w:rPr>
          <w:rFonts w:hint="cs"/>
          <w:sz w:val="24"/>
          <w:szCs w:val="24"/>
          <w:rtl/>
        </w:rPr>
        <w:t xml:space="preserve"> حمادة </w:t>
      </w:r>
      <w:r>
        <w:rPr>
          <w:rFonts w:hint="cs"/>
          <w:sz w:val="24"/>
          <w:szCs w:val="24"/>
          <w:rtl/>
        </w:rPr>
        <w:t xml:space="preserve">عبد الرزاق، مرجع سابق، </w:t>
      </w:r>
      <w:r w:rsidRPr="00CD4958">
        <w:rPr>
          <w:rFonts w:hint="cs"/>
          <w:sz w:val="24"/>
          <w:szCs w:val="24"/>
          <w:rtl/>
        </w:rPr>
        <w:t>ص560</w:t>
      </w:r>
      <w:r>
        <w:rPr>
          <w:rFonts w:hint="cs"/>
          <w:sz w:val="24"/>
          <w:szCs w:val="24"/>
          <w:rtl/>
        </w:rPr>
        <w:t>.</w:t>
      </w:r>
    </w:p>
  </w:footnote>
  <w:footnote w:id="442">
    <w:p w14:paraId="6C20C447" w14:textId="77777777" w:rsidR="00633B66" w:rsidRPr="00906ADE" w:rsidRDefault="00633B66" w:rsidP="00CB185C">
      <w:pPr>
        <w:pStyle w:val="Notedebasdepage"/>
        <w:ind w:firstLine="0"/>
        <w:rPr>
          <w:sz w:val="24"/>
          <w:szCs w:val="24"/>
        </w:rPr>
      </w:pPr>
      <w:r w:rsidRPr="00906ADE">
        <w:rPr>
          <w:rStyle w:val="Appelnotedebasdep"/>
          <w:sz w:val="24"/>
          <w:szCs w:val="24"/>
        </w:rPr>
        <w:footnoteRef/>
      </w:r>
      <w:r>
        <w:rPr>
          <w:rFonts w:hint="cs"/>
          <w:sz w:val="24"/>
          <w:szCs w:val="24"/>
          <w:rtl/>
        </w:rPr>
        <w:t xml:space="preserve"> </w:t>
      </w:r>
      <w:r w:rsidRPr="00906ADE">
        <w:rPr>
          <w:rFonts w:hint="cs"/>
          <w:sz w:val="24"/>
          <w:szCs w:val="24"/>
          <w:rtl/>
        </w:rPr>
        <w:t>المادة 06.من المرسوم التنفيذي 18/199السالف الذكر.</w:t>
      </w:r>
    </w:p>
  </w:footnote>
  <w:footnote w:id="443">
    <w:p w14:paraId="4016CF14" w14:textId="77777777" w:rsidR="00633B66" w:rsidRPr="006F35C0" w:rsidRDefault="00633B66" w:rsidP="00CB185C">
      <w:pPr>
        <w:pStyle w:val="Notedebasdepage"/>
        <w:ind w:firstLine="0"/>
        <w:rPr>
          <w:sz w:val="24"/>
          <w:szCs w:val="24"/>
        </w:rPr>
      </w:pPr>
      <w:r w:rsidRPr="00906ADE">
        <w:rPr>
          <w:rStyle w:val="Appelnotedebasdep"/>
          <w:sz w:val="24"/>
          <w:szCs w:val="24"/>
        </w:rPr>
        <w:footnoteRef/>
      </w:r>
      <w:r>
        <w:rPr>
          <w:rFonts w:hint="cs"/>
          <w:sz w:val="24"/>
          <w:szCs w:val="24"/>
          <w:rtl/>
        </w:rPr>
        <w:t xml:space="preserve"> </w:t>
      </w:r>
      <w:r w:rsidRPr="006F35C0">
        <w:rPr>
          <w:rFonts w:hint="cs"/>
          <w:sz w:val="24"/>
          <w:szCs w:val="24"/>
          <w:rtl/>
        </w:rPr>
        <w:t>مفتاح خليفة عبد الحميد انهاء العقد</w:t>
      </w:r>
      <w:r>
        <w:rPr>
          <w:rFonts w:hint="cs"/>
          <w:sz w:val="24"/>
          <w:szCs w:val="24"/>
          <w:rtl/>
        </w:rPr>
        <w:t xml:space="preserve"> الإداري، دار المطبوعات الجامعية، طبعة 2014،</w:t>
      </w:r>
      <w:r w:rsidRPr="006F35C0">
        <w:rPr>
          <w:rFonts w:hint="cs"/>
          <w:sz w:val="24"/>
          <w:szCs w:val="24"/>
          <w:rtl/>
        </w:rPr>
        <w:t xml:space="preserve"> ص 66</w:t>
      </w:r>
      <w:r>
        <w:rPr>
          <w:rFonts w:hint="cs"/>
          <w:sz w:val="24"/>
          <w:szCs w:val="24"/>
          <w:rtl/>
        </w:rPr>
        <w:t>،</w:t>
      </w:r>
      <w:r w:rsidRPr="006F35C0">
        <w:rPr>
          <w:rFonts w:hint="cs"/>
          <w:sz w:val="24"/>
          <w:szCs w:val="24"/>
          <w:rtl/>
        </w:rPr>
        <w:t>68.</w:t>
      </w:r>
    </w:p>
  </w:footnote>
  <w:footnote w:id="444">
    <w:p w14:paraId="4A7A3B89" w14:textId="1D628312" w:rsidR="00633B66" w:rsidRPr="00CD4958" w:rsidRDefault="00633B66" w:rsidP="005932C6">
      <w:pPr>
        <w:pStyle w:val="Notedebasdepage"/>
        <w:ind w:firstLine="0"/>
        <w:rPr>
          <w:sz w:val="24"/>
          <w:szCs w:val="24"/>
        </w:rPr>
      </w:pPr>
      <w:r w:rsidRPr="00CD4958">
        <w:rPr>
          <w:rStyle w:val="Appelnotedebasdep"/>
          <w:sz w:val="24"/>
          <w:szCs w:val="24"/>
        </w:rPr>
        <w:footnoteRef/>
      </w:r>
      <w:r>
        <w:rPr>
          <w:rFonts w:hint="cs"/>
          <w:sz w:val="24"/>
          <w:szCs w:val="24"/>
          <w:rtl/>
        </w:rPr>
        <w:t xml:space="preserve"> </w:t>
      </w:r>
      <w:r w:rsidRPr="00CD4958">
        <w:rPr>
          <w:rFonts w:hint="cs"/>
          <w:sz w:val="24"/>
          <w:szCs w:val="24"/>
          <w:rtl/>
        </w:rPr>
        <w:t>فوناس سهيلة</w:t>
      </w:r>
      <w:r>
        <w:rPr>
          <w:rFonts w:hint="cs"/>
          <w:sz w:val="24"/>
          <w:szCs w:val="24"/>
          <w:rtl/>
        </w:rPr>
        <w:t>،</w:t>
      </w:r>
      <w:r w:rsidRPr="005932C6">
        <w:rPr>
          <w:rtl/>
        </w:rPr>
        <w:t xml:space="preserve"> </w:t>
      </w:r>
      <w:r w:rsidRPr="005932C6">
        <w:rPr>
          <w:sz w:val="24"/>
          <w:szCs w:val="24"/>
          <w:rtl/>
        </w:rPr>
        <w:t>تفويض المرفق العام في القانون الجزائري</w:t>
      </w:r>
      <w:r>
        <w:rPr>
          <w:rFonts w:hint="cs"/>
          <w:sz w:val="24"/>
          <w:szCs w:val="24"/>
          <w:rtl/>
        </w:rPr>
        <w:t xml:space="preserve">، مرجع سابق، ص </w:t>
      </w:r>
      <w:r w:rsidRPr="00CD4958">
        <w:rPr>
          <w:rFonts w:hint="cs"/>
          <w:sz w:val="24"/>
          <w:szCs w:val="24"/>
          <w:rtl/>
        </w:rPr>
        <w:t>243</w:t>
      </w:r>
      <w:r>
        <w:rPr>
          <w:rFonts w:hint="cs"/>
          <w:sz w:val="24"/>
          <w:szCs w:val="24"/>
          <w:rtl/>
        </w:rPr>
        <w:t>.</w:t>
      </w:r>
    </w:p>
  </w:footnote>
  <w:footnote w:id="445">
    <w:p w14:paraId="32749FD4" w14:textId="34346942" w:rsidR="00633B66" w:rsidRPr="00CD4958" w:rsidRDefault="00633B66" w:rsidP="00CD4958">
      <w:pPr>
        <w:pStyle w:val="Notedebasdepage"/>
        <w:ind w:firstLine="0"/>
        <w:rPr>
          <w:sz w:val="24"/>
          <w:szCs w:val="24"/>
        </w:rPr>
      </w:pPr>
      <w:r w:rsidRPr="00CD4958">
        <w:rPr>
          <w:rStyle w:val="Appelnotedebasdep"/>
          <w:sz w:val="24"/>
          <w:szCs w:val="24"/>
        </w:rPr>
        <w:footnoteRef/>
      </w:r>
      <w:r w:rsidRPr="00CD4958">
        <w:rPr>
          <w:rFonts w:hint="cs"/>
          <w:sz w:val="24"/>
          <w:szCs w:val="24"/>
          <w:rtl/>
        </w:rPr>
        <w:t xml:space="preserve"> طاهري حسين،</w:t>
      </w:r>
      <w:r>
        <w:rPr>
          <w:rFonts w:hint="cs"/>
          <w:sz w:val="24"/>
          <w:szCs w:val="24"/>
          <w:rtl/>
        </w:rPr>
        <w:t xml:space="preserve"> </w:t>
      </w:r>
      <w:r w:rsidRPr="00CD4958">
        <w:rPr>
          <w:rFonts w:hint="cs"/>
          <w:sz w:val="24"/>
          <w:szCs w:val="24"/>
          <w:rtl/>
        </w:rPr>
        <w:t>القانون الاداري والمؤسسات الادارية،</w:t>
      </w:r>
      <w:r>
        <w:rPr>
          <w:rFonts w:hint="cs"/>
          <w:sz w:val="24"/>
          <w:szCs w:val="24"/>
          <w:rtl/>
        </w:rPr>
        <w:t xml:space="preserve"> </w:t>
      </w:r>
      <w:r w:rsidRPr="00CD4958">
        <w:rPr>
          <w:rFonts w:hint="cs"/>
          <w:sz w:val="24"/>
          <w:szCs w:val="24"/>
          <w:rtl/>
        </w:rPr>
        <w:t>دار الخلدونية للنشر</w:t>
      </w:r>
      <w:r>
        <w:rPr>
          <w:rFonts w:hint="cs"/>
          <w:sz w:val="24"/>
          <w:szCs w:val="24"/>
          <w:rtl/>
        </w:rPr>
        <w:t xml:space="preserve">، </w:t>
      </w:r>
      <w:r w:rsidRPr="00CD4958">
        <w:rPr>
          <w:rFonts w:hint="cs"/>
          <w:sz w:val="24"/>
          <w:szCs w:val="24"/>
          <w:rtl/>
        </w:rPr>
        <w:t>ص 122</w:t>
      </w:r>
      <w:r>
        <w:rPr>
          <w:rFonts w:hint="cs"/>
          <w:sz w:val="24"/>
          <w:szCs w:val="24"/>
          <w:rtl/>
        </w:rPr>
        <w:t>.</w:t>
      </w:r>
    </w:p>
  </w:footnote>
  <w:footnote w:id="446">
    <w:p w14:paraId="13918798" w14:textId="2D32632C" w:rsidR="00633B66" w:rsidRPr="00906ADE" w:rsidRDefault="00633B66" w:rsidP="00CD4958">
      <w:pPr>
        <w:pStyle w:val="Notedebasdepage"/>
        <w:ind w:firstLine="0"/>
        <w:rPr>
          <w:sz w:val="24"/>
          <w:szCs w:val="24"/>
        </w:rPr>
      </w:pPr>
      <w:r w:rsidRPr="00906ADE">
        <w:rPr>
          <w:rStyle w:val="Appelnotedebasdep"/>
          <w:sz w:val="24"/>
          <w:szCs w:val="24"/>
        </w:rPr>
        <w:footnoteRef/>
      </w:r>
      <w:r w:rsidRPr="00906ADE">
        <w:rPr>
          <w:sz w:val="24"/>
          <w:szCs w:val="24"/>
          <w:rtl/>
        </w:rPr>
        <w:t xml:space="preserve"> </w:t>
      </w:r>
      <w:r w:rsidRPr="00906ADE">
        <w:rPr>
          <w:rFonts w:hint="cs"/>
          <w:sz w:val="24"/>
          <w:szCs w:val="24"/>
          <w:rtl/>
        </w:rPr>
        <w:t>المادة 07 المرسوم 18/199 السالف الذكر.</w:t>
      </w:r>
    </w:p>
  </w:footnote>
  <w:footnote w:id="447">
    <w:p w14:paraId="42FF6E87" w14:textId="77777777" w:rsidR="00633B66" w:rsidRDefault="00633B66" w:rsidP="00333B72">
      <w:pPr>
        <w:pStyle w:val="Notedebasdepage"/>
        <w:ind w:firstLine="0"/>
        <w:rPr>
          <w:sz w:val="24"/>
          <w:szCs w:val="24"/>
          <w:rtl/>
        </w:rPr>
      </w:pPr>
      <w:r w:rsidRPr="00C00993">
        <w:rPr>
          <w:rStyle w:val="Appelnotedebasdep"/>
          <w:sz w:val="24"/>
          <w:szCs w:val="24"/>
        </w:rPr>
        <w:footnoteRef/>
      </w:r>
      <w:r w:rsidRPr="00C00993">
        <w:rPr>
          <w:rFonts w:hint="cs"/>
          <w:sz w:val="24"/>
          <w:szCs w:val="24"/>
          <w:rtl/>
        </w:rPr>
        <w:t xml:space="preserve"> </w:t>
      </w:r>
      <w:r w:rsidRPr="00665975">
        <w:rPr>
          <w:rFonts w:hint="cs"/>
          <w:sz w:val="24"/>
          <w:szCs w:val="24"/>
          <w:rtl/>
        </w:rPr>
        <w:t xml:space="preserve">دريد كمال، طريقة التسيير المفوض للمرفق العام، مجلة الأستاذ الباحث للدراسات القانونية والسياسية، المجلد 07 </w:t>
      </w:r>
    </w:p>
    <w:p w14:paraId="71F5CDDE" w14:textId="1D02F367" w:rsidR="00633B66" w:rsidRPr="00C00993" w:rsidRDefault="00633B66" w:rsidP="00333B72">
      <w:pPr>
        <w:pStyle w:val="Notedebasdepage"/>
        <w:ind w:firstLine="0"/>
        <w:rPr>
          <w:sz w:val="24"/>
          <w:szCs w:val="24"/>
        </w:rPr>
      </w:pPr>
      <w:r>
        <w:rPr>
          <w:rFonts w:hint="cs"/>
          <w:sz w:val="24"/>
          <w:szCs w:val="24"/>
          <w:rtl/>
        </w:rPr>
        <w:t xml:space="preserve">  </w:t>
      </w:r>
      <w:r w:rsidRPr="00665975">
        <w:rPr>
          <w:rFonts w:hint="cs"/>
          <w:sz w:val="24"/>
          <w:szCs w:val="24"/>
          <w:rtl/>
        </w:rPr>
        <w:t>العدد 02،</w:t>
      </w:r>
      <w:r>
        <w:rPr>
          <w:rFonts w:hint="cs"/>
          <w:sz w:val="24"/>
          <w:szCs w:val="24"/>
          <w:rtl/>
        </w:rPr>
        <w:t xml:space="preserve"> سنة </w:t>
      </w:r>
      <w:r w:rsidRPr="00665975">
        <w:rPr>
          <w:rFonts w:hint="cs"/>
          <w:sz w:val="24"/>
          <w:szCs w:val="24"/>
          <w:rtl/>
        </w:rPr>
        <w:t>2022، ص635.</w:t>
      </w:r>
    </w:p>
  </w:footnote>
  <w:footnote w:id="448">
    <w:p w14:paraId="0FF87ACF" w14:textId="77777777" w:rsidR="00633B66" w:rsidRPr="00C00993" w:rsidRDefault="00633B66" w:rsidP="009B1BF7">
      <w:pPr>
        <w:pStyle w:val="Notedebasdepage"/>
        <w:ind w:firstLine="0"/>
        <w:rPr>
          <w:sz w:val="24"/>
          <w:szCs w:val="24"/>
        </w:rPr>
      </w:pPr>
      <w:r w:rsidRPr="00C00993">
        <w:rPr>
          <w:rStyle w:val="Appelnotedebasdep"/>
          <w:sz w:val="24"/>
          <w:szCs w:val="24"/>
        </w:rPr>
        <w:footnoteRef/>
      </w:r>
      <w:r>
        <w:rPr>
          <w:rFonts w:hint="cs"/>
          <w:sz w:val="24"/>
          <w:szCs w:val="24"/>
          <w:rtl/>
        </w:rPr>
        <w:t xml:space="preserve"> وليد حيدر </w:t>
      </w:r>
      <w:r w:rsidRPr="00C00993">
        <w:rPr>
          <w:rFonts w:hint="cs"/>
          <w:sz w:val="24"/>
          <w:szCs w:val="24"/>
          <w:rtl/>
        </w:rPr>
        <w:t>جابر</w:t>
      </w:r>
      <w:r>
        <w:rPr>
          <w:rFonts w:hint="cs"/>
          <w:sz w:val="24"/>
          <w:szCs w:val="24"/>
          <w:rtl/>
        </w:rPr>
        <w:t>، مرجع سابق، 282.</w:t>
      </w:r>
    </w:p>
  </w:footnote>
  <w:footnote w:id="449">
    <w:p w14:paraId="4A8C08E0" w14:textId="77777777" w:rsidR="00633B66" w:rsidRPr="00C00993" w:rsidRDefault="00633B66" w:rsidP="009B1BF7">
      <w:pPr>
        <w:pStyle w:val="Notedebasdepage"/>
        <w:ind w:firstLine="0"/>
        <w:rPr>
          <w:sz w:val="24"/>
          <w:szCs w:val="24"/>
        </w:rPr>
      </w:pPr>
      <w:r w:rsidRPr="00C00993">
        <w:rPr>
          <w:rStyle w:val="Appelnotedebasdep"/>
          <w:sz w:val="24"/>
          <w:szCs w:val="24"/>
        </w:rPr>
        <w:footnoteRef/>
      </w:r>
      <w:r w:rsidRPr="00C00993">
        <w:rPr>
          <w:sz w:val="24"/>
          <w:szCs w:val="24"/>
          <w:rtl/>
        </w:rPr>
        <w:t xml:space="preserve"> </w:t>
      </w:r>
      <w:r w:rsidRPr="00C00993">
        <w:rPr>
          <w:rFonts w:hint="cs"/>
          <w:sz w:val="24"/>
          <w:szCs w:val="24"/>
          <w:rtl/>
        </w:rPr>
        <w:t>بركيبة</w:t>
      </w:r>
      <w:r>
        <w:rPr>
          <w:rFonts w:hint="cs"/>
          <w:sz w:val="24"/>
          <w:szCs w:val="24"/>
          <w:rtl/>
        </w:rPr>
        <w:t xml:space="preserve"> حسام الدين، مرجع سابق، ص </w:t>
      </w:r>
      <w:r w:rsidRPr="00C00993">
        <w:rPr>
          <w:rFonts w:hint="cs"/>
          <w:sz w:val="24"/>
          <w:szCs w:val="24"/>
          <w:rtl/>
        </w:rPr>
        <w:t>153.</w:t>
      </w:r>
    </w:p>
  </w:footnote>
  <w:footnote w:id="450">
    <w:p w14:paraId="793D639F" w14:textId="77777777" w:rsidR="00633B66" w:rsidRDefault="00633B66" w:rsidP="009B1BF7">
      <w:pPr>
        <w:ind w:firstLine="0"/>
      </w:pPr>
      <w:r w:rsidRPr="00C00993">
        <w:rPr>
          <w:rStyle w:val="Appelnotedebasdep"/>
          <w:sz w:val="24"/>
          <w:szCs w:val="24"/>
        </w:rPr>
        <w:footnoteRef/>
      </w:r>
      <w:r>
        <w:rPr>
          <w:rFonts w:hint="cs"/>
          <w:sz w:val="24"/>
          <w:szCs w:val="24"/>
          <w:rtl/>
        </w:rPr>
        <w:t xml:space="preserve"> بر</w:t>
      </w:r>
      <w:r w:rsidRPr="00C00993">
        <w:rPr>
          <w:rFonts w:hint="cs"/>
          <w:sz w:val="24"/>
          <w:szCs w:val="24"/>
          <w:rtl/>
        </w:rPr>
        <w:t>كيبة</w:t>
      </w:r>
      <w:r>
        <w:rPr>
          <w:rFonts w:hint="cs"/>
          <w:sz w:val="24"/>
          <w:szCs w:val="24"/>
          <w:rtl/>
        </w:rPr>
        <w:t xml:space="preserve"> حسام الدين، المرجع نفسه، ص </w:t>
      </w:r>
      <w:r w:rsidRPr="00C00993">
        <w:rPr>
          <w:rFonts w:hint="cs"/>
          <w:sz w:val="24"/>
          <w:szCs w:val="24"/>
          <w:rtl/>
        </w:rPr>
        <w:t>154.</w:t>
      </w:r>
    </w:p>
  </w:footnote>
  <w:footnote w:id="451">
    <w:p w14:paraId="1D09FEF3" w14:textId="77777777" w:rsidR="00633B66" w:rsidRPr="00C00993" w:rsidRDefault="00633B66" w:rsidP="00660F70">
      <w:pPr>
        <w:pStyle w:val="Notedebasdepage"/>
        <w:ind w:firstLine="0"/>
        <w:rPr>
          <w:sz w:val="24"/>
          <w:szCs w:val="24"/>
        </w:rPr>
      </w:pPr>
      <w:r w:rsidRPr="00C00993">
        <w:rPr>
          <w:rStyle w:val="Appelnotedebasdep"/>
          <w:sz w:val="24"/>
          <w:szCs w:val="24"/>
        </w:rPr>
        <w:footnoteRef/>
      </w:r>
      <w:r w:rsidRPr="00C00993">
        <w:rPr>
          <w:sz w:val="24"/>
          <w:szCs w:val="24"/>
          <w:rtl/>
        </w:rPr>
        <w:t xml:space="preserve"> </w:t>
      </w:r>
      <w:r w:rsidRPr="000355C4">
        <w:rPr>
          <w:rFonts w:hint="cs"/>
          <w:sz w:val="24"/>
          <w:szCs w:val="24"/>
          <w:rtl/>
        </w:rPr>
        <w:t>مفتاح خليفة، مرجع سابق، 57،60</w:t>
      </w:r>
    </w:p>
  </w:footnote>
  <w:footnote w:id="452">
    <w:p w14:paraId="154066C0" w14:textId="77777777" w:rsidR="00633B66" w:rsidRDefault="00633B66" w:rsidP="00660F70">
      <w:pPr>
        <w:pStyle w:val="Notedebasdepage"/>
        <w:ind w:firstLine="0"/>
        <w:rPr>
          <w:sz w:val="24"/>
          <w:szCs w:val="24"/>
          <w:rtl/>
        </w:rPr>
      </w:pPr>
      <w:r w:rsidRPr="006F35C0">
        <w:rPr>
          <w:rStyle w:val="Appelnotedebasdep"/>
          <w:sz w:val="24"/>
          <w:szCs w:val="24"/>
        </w:rPr>
        <w:footnoteRef/>
      </w:r>
      <w:r w:rsidRPr="006F35C0">
        <w:rPr>
          <w:rFonts w:hint="cs"/>
          <w:sz w:val="24"/>
          <w:szCs w:val="24"/>
          <w:rtl/>
        </w:rPr>
        <w:t xml:space="preserve"> زوية سمير</w:t>
      </w:r>
      <w:r>
        <w:rPr>
          <w:rFonts w:hint="cs"/>
          <w:sz w:val="24"/>
          <w:szCs w:val="24"/>
          <w:rtl/>
        </w:rPr>
        <w:t>،</w:t>
      </w:r>
      <w:r w:rsidRPr="006F35C0">
        <w:rPr>
          <w:rFonts w:hint="cs"/>
          <w:sz w:val="24"/>
          <w:szCs w:val="24"/>
          <w:rtl/>
        </w:rPr>
        <w:t xml:space="preserve"> </w:t>
      </w:r>
      <w:r>
        <w:rPr>
          <w:rFonts w:hint="cs"/>
          <w:sz w:val="24"/>
          <w:szCs w:val="24"/>
          <w:rtl/>
        </w:rPr>
        <w:t xml:space="preserve">اتفاقية التفويض تجسيد للشراكة بين القطاع العام والخاص، مجلة الحقوق والعلوم السياسية، </w:t>
      </w:r>
      <w:r w:rsidRPr="006F35C0">
        <w:rPr>
          <w:rFonts w:hint="cs"/>
          <w:sz w:val="24"/>
          <w:szCs w:val="24"/>
          <w:rtl/>
        </w:rPr>
        <w:t xml:space="preserve">مرجع </w:t>
      </w:r>
    </w:p>
    <w:p w14:paraId="23866C39" w14:textId="76E36344" w:rsidR="00633B66" w:rsidRPr="00906ADE" w:rsidRDefault="00633B66" w:rsidP="00660F70">
      <w:pPr>
        <w:pStyle w:val="Notedebasdepage"/>
        <w:ind w:firstLine="0"/>
        <w:rPr>
          <w:sz w:val="24"/>
          <w:szCs w:val="24"/>
          <w:highlight w:val="yellow"/>
        </w:rPr>
      </w:pPr>
      <w:r>
        <w:rPr>
          <w:rFonts w:hint="cs"/>
          <w:sz w:val="24"/>
          <w:szCs w:val="24"/>
          <w:rtl/>
        </w:rPr>
        <w:t xml:space="preserve">  </w:t>
      </w:r>
      <w:r w:rsidRPr="006F35C0">
        <w:rPr>
          <w:rFonts w:hint="cs"/>
          <w:sz w:val="24"/>
          <w:szCs w:val="24"/>
          <w:rtl/>
        </w:rPr>
        <w:t>سابق،</w:t>
      </w:r>
      <w:r>
        <w:rPr>
          <w:rFonts w:hint="cs"/>
          <w:sz w:val="24"/>
          <w:szCs w:val="24"/>
          <w:rtl/>
        </w:rPr>
        <w:t xml:space="preserve"> العدد 10، سنة 2018، ص</w:t>
      </w:r>
      <w:r w:rsidRPr="006F35C0">
        <w:rPr>
          <w:rFonts w:hint="cs"/>
          <w:sz w:val="24"/>
          <w:szCs w:val="24"/>
          <w:rtl/>
        </w:rPr>
        <w:t xml:space="preserve"> 287</w:t>
      </w:r>
      <w:r>
        <w:rPr>
          <w:rFonts w:hint="cs"/>
          <w:sz w:val="24"/>
          <w:szCs w:val="24"/>
          <w:rtl/>
        </w:rPr>
        <w:t>.</w:t>
      </w:r>
    </w:p>
  </w:footnote>
  <w:footnote w:id="453">
    <w:p w14:paraId="03F4B2C3" w14:textId="52311F9A" w:rsidR="00633B66" w:rsidRPr="006F35C0" w:rsidRDefault="00633B66" w:rsidP="0061728B">
      <w:pPr>
        <w:pStyle w:val="Notedebasdepage"/>
        <w:ind w:firstLine="0"/>
        <w:rPr>
          <w:sz w:val="24"/>
          <w:szCs w:val="24"/>
        </w:rPr>
      </w:pPr>
      <w:r w:rsidRPr="006F35C0">
        <w:rPr>
          <w:rStyle w:val="Appelnotedebasdep"/>
          <w:sz w:val="24"/>
          <w:szCs w:val="24"/>
        </w:rPr>
        <w:footnoteRef/>
      </w:r>
      <w:r w:rsidRPr="006F35C0">
        <w:rPr>
          <w:rFonts w:hint="cs"/>
          <w:sz w:val="24"/>
          <w:szCs w:val="24"/>
          <w:rtl/>
        </w:rPr>
        <w:t xml:space="preserve"> </w:t>
      </w:r>
      <w:r>
        <w:rPr>
          <w:rFonts w:hint="cs"/>
          <w:color w:val="000000" w:themeColor="text1"/>
          <w:sz w:val="24"/>
          <w:szCs w:val="24"/>
          <w:rtl/>
        </w:rPr>
        <w:t>أبو بكر أحمد عثمان النعيمي</w:t>
      </w:r>
      <w:r>
        <w:rPr>
          <w:rFonts w:hint="cs"/>
          <w:sz w:val="24"/>
          <w:szCs w:val="24"/>
          <w:rtl/>
        </w:rPr>
        <w:t>، مرجح سابق، مرجع سابق، بدون صفحة.</w:t>
      </w:r>
    </w:p>
  </w:footnote>
  <w:footnote w:id="454">
    <w:p w14:paraId="2AC5B872" w14:textId="7DEA82E0" w:rsidR="00633B66" w:rsidRPr="00906ADE" w:rsidRDefault="00633B66" w:rsidP="00770D04">
      <w:pPr>
        <w:pStyle w:val="Notedebasdepage"/>
        <w:ind w:firstLine="0"/>
        <w:rPr>
          <w:sz w:val="24"/>
          <w:szCs w:val="24"/>
        </w:rPr>
      </w:pPr>
      <w:r w:rsidRPr="00906ADE">
        <w:rPr>
          <w:rStyle w:val="Appelnotedebasdep"/>
          <w:sz w:val="24"/>
          <w:szCs w:val="24"/>
        </w:rPr>
        <w:footnoteRef/>
      </w:r>
      <w:r w:rsidRPr="00906ADE">
        <w:rPr>
          <w:rFonts w:hint="cs"/>
          <w:sz w:val="24"/>
          <w:szCs w:val="24"/>
          <w:rtl/>
        </w:rPr>
        <w:t xml:space="preserve"> فوناس سهيلة، </w:t>
      </w:r>
      <w:r w:rsidRPr="002D18A0">
        <w:rPr>
          <w:sz w:val="24"/>
          <w:szCs w:val="24"/>
          <w:rtl/>
        </w:rPr>
        <w:t>تفويض المرفق العام في القانون الجزائري</w:t>
      </w:r>
      <w:r>
        <w:rPr>
          <w:rFonts w:hint="cs"/>
          <w:sz w:val="24"/>
          <w:szCs w:val="24"/>
          <w:rtl/>
        </w:rPr>
        <w:t>،</w:t>
      </w:r>
      <w:r w:rsidRPr="002D18A0">
        <w:rPr>
          <w:rFonts w:hint="cs"/>
          <w:sz w:val="24"/>
          <w:szCs w:val="24"/>
          <w:rtl/>
        </w:rPr>
        <w:t xml:space="preserve"> </w:t>
      </w:r>
      <w:r w:rsidRPr="00906ADE">
        <w:rPr>
          <w:rFonts w:hint="cs"/>
          <w:sz w:val="24"/>
          <w:szCs w:val="24"/>
          <w:rtl/>
        </w:rPr>
        <w:t>مرجع سابق، ص 228 ،229.</w:t>
      </w:r>
    </w:p>
  </w:footnote>
  <w:footnote w:id="455">
    <w:p w14:paraId="2A278120" w14:textId="14EC9CA2" w:rsidR="00633B66" w:rsidRPr="007E6AE5" w:rsidRDefault="00633B66" w:rsidP="001F322F">
      <w:pPr>
        <w:pStyle w:val="Notedebasdepage"/>
        <w:ind w:firstLine="0"/>
        <w:rPr>
          <w:sz w:val="24"/>
          <w:szCs w:val="24"/>
        </w:rPr>
      </w:pPr>
      <w:r w:rsidRPr="007E6AE5">
        <w:rPr>
          <w:rStyle w:val="Appelnotedebasdep"/>
          <w:sz w:val="24"/>
          <w:szCs w:val="24"/>
        </w:rPr>
        <w:footnoteRef/>
      </w:r>
      <w:r>
        <w:rPr>
          <w:rFonts w:hint="cs"/>
          <w:sz w:val="24"/>
          <w:szCs w:val="24"/>
          <w:rtl/>
        </w:rPr>
        <w:t xml:space="preserve"> </w:t>
      </w:r>
      <w:r w:rsidRPr="007E6AE5">
        <w:rPr>
          <w:rFonts w:hint="cs"/>
          <w:sz w:val="24"/>
          <w:szCs w:val="24"/>
          <w:rtl/>
        </w:rPr>
        <w:t>ضريفي</w:t>
      </w:r>
      <w:r>
        <w:rPr>
          <w:rFonts w:hint="cs"/>
          <w:sz w:val="24"/>
          <w:szCs w:val="24"/>
          <w:rtl/>
        </w:rPr>
        <w:t xml:space="preserve"> نادية، تفويض المرفق العام بين ضمان المصلحة العامة وهدف المردودية، ص</w:t>
      </w:r>
      <w:r w:rsidRPr="007E6AE5">
        <w:rPr>
          <w:rFonts w:hint="cs"/>
          <w:sz w:val="24"/>
          <w:szCs w:val="24"/>
          <w:rtl/>
        </w:rPr>
        <w:t xml:space="preserve"> 261</w:t>
      </w:r>
      <w:r>
        <w:rPr>
          <w:rFonts w:hint="cs"/>
          <w:sz w:val="24"/>
          <w:szCs w:val="24"/>
          <w:rtl/>
        </w:rPr>
        <w:t>.</w:t>
      </w:r>
    </w:p>
  </w:footnote>
  <w:footnote w:id="456">
    <w:p w14:paraId="74C0C0A0" w14:textId="6B44F3E1" w:rsidR="00633B66" w:rsidRPr="007E6AE5" w:rsidRDefault="00633B66" w:rsidP="007E7A97">
      <w:pPr>
        <w:pStyle w:val="Notedebasdepage"/>
        <w:ind w:firstLine="0"/>
        <w:rPr>
          <w:sz w:val="24"/>
          <w:szCs w:val="24"/>
        </w:rPr>
      </w:pPr>
      <w:r w:rsidRPr="007E6AE5">
        <w:rPr>
          <w:rStyle w:val="Appelnotedebasdep"/>
          <w:sz w:val="24"/>
          <w:szCs w:val="24"/>
        </w:rPr>
        <w:footnoteRef/>
      </w:r>
      <w:r w:rsidRPr="007E6AE5">
        <w:rPr>
          <w:sz w:val="24"/>
          <w:szCs w:val="24"/>
          <w:rtl/>
        </w:rPr>
        <w:t xml:space="preserve"> </w:t>
      </w:r>
      <w:r>
        <w:rPr>
          <w:rFonts w:hint="cs"/>
          <w:sz w:val="24"/>
          <w:szCs w:val="24"/>
          <w:rtl/>
        </w:rPr>
        <w:t xml:space="preserve"> </w:t>
      </w:r>
      <w:r>
        <w:rPr>
          <w:rFonts w:hint="cs"/>
          <w:color w:val="000000" w:themeColor="text1"/>
          <w:sz w:val="24"/>
          <w:szCs w:val="24"/>
          <w:rtl/>
        </w:rPr>
        <w:t>أبو بكر أحمد عثمان النعيمي</w:t>
      </w:r>
      <w:r w:rsidRPr="003F5664">
        <w:rPr>
          <w:rFonts w:hint="cs"/>
          <w:sz w:val="24"/>
          <w:szCs w:val="24"/>
          <w:rtl/>
        </w:rPr>
        <w:t>،</w:t>
      </w:r>
      <w:r w:rsidRPr="000E1EBE">
        <w:rPr>
          <w:rFonts w:hint="cs"/>
          <w:sz w:val="24"/>
          <w:szCs w:val="24"/>
          <w:rtl/>
        </w:rPr>
        <w:t xml:space="preserve"> </w:t>
      </w:r>
      <w:r w:rsidRPr="005D3517">
        <w:rPr>
          <w:rFonts w:hint="cs"/>
          <w:sz w:val="24"/>
          <w:szCs w:val="24"/>
          <w:rtl/>
        </w:rPr>
        <w:t>التفويض في التشريعات العربية</w:t>
      </w:r>
      <w:r>
        <w:rPr>
          <w:rFonts w:hint="cs"/>
          <w:sz w:val="24"/>
          <w:szCs w:val="24"/>
          <w:rtl/>
        </w:rPr>
        <w:t>، د ص</w:t>
      </w:r>
      <w:r w:rsidRPr="005D3517">
        <w:rPr>
          <w:rFonts w:hint="cs"/>
          <w:sz w:val="24"/>
          <w:szCs w:val="24"/>
          <w:rtl/>
        </w:rPr>
        <w:t>.</w:t>
      </w:r>
      <w:r w:rsidRPr="007E6AE5">
        <w:rPr>
          <w:rFonts w:hint="cs"/>
          <w:sz w:val="24"/>
          <w:szCs w:val="24"/>
          <w:rtl/>
        </w:rPr>
        <w:t xml:space="preserve"> </w:t>
      </w:r>
    </w:p>
  </w:footnote>
  <w:footnote w:id="457">
    <w:p w14:paraId="1EA47998" w14:textId="539046C1" w:rsidR="00633B66" w:rsidRPr="003F5664" w:rsidRDefault="00633B66" w:rsidP="007E7A97">
      <w:pPr>
        <w:pStyle w:val="Notedebasdepage"/>
        <w:ind w:firstLine="0"/>
        <w:rPr>
          <w:sz w:val="24"/>
          <w:szCs w:val="24"/>
        </w:rPr>
      </w:pPr>
      <w:r w:rsidRPr="003F5664">
        <w:rPr>
          <w:rStyle w:val="Appelnotedebasdep"/>
          <w:sz w:val="24"/>
          <w:szCs w:val="24"/>
        </w:rPr>
        <w:footnoteRef/>
      </w:r>
      <w:r w:rsidRPr="003F5664">
        <w:rPr>
          <w:rFonts w:hint="cs"/>
          <w:sz w:val="24"/>
          <w:szCs w:val="24"/>
          <w:rtl/>
        </w:rPr>
        <w:t xml:space="preserve"> </w:t>
      </w:r>
      <w:r>
        <w:rPr>
          <w:rFonts w:hint="cs"/>
          <w:sz w:val="24"/>
          <w:szCs w:val="24"/>
          <w:rtl/>
        </w:rPr>
        <w:t xml:space="preserve"> </w:t>
      </w:r>
      <w:r>
        <w:rPr>
          <w:rFonts w:hint="cs"/>
          <w:color w:val="000000" w:themeColor="text1"/>
          <w:sz w:val="24"/>
          <w:szCs w:val="24"/>
          <w:rtl/>
        </w:rPr>
        <w:t>أبو بكر أحمد عثمان النعيمي</w:t>
      </w:r>
      <w:r w:rsidRPr="003F5664">
        <w:rPr>
          <w:rFonts w:hint="cs"/>
          <w:sz w:val="24"/>
          <w:szCs w:val="24"/>
          <w:rtl/>
        </w:rPr>
        <w:t>،</w:t>
      </w:r>
      <w:r w:rsidRPr="000E1EBE">
        <w:rPr>
          <w:rFonts w:hint="cs"/>
          <w:sz w:val="24"/>
          <w:szCs w:val="24"/>
          <w:rtl/>
        </w:rPr>
        <w:t xml:space="preserve"> </w:t>
      </w:r>
      <w:r>
        <w:rPr>
          <w:rFonts w:hint="cs"/>
          <w:sz w:val="24"/>
          <w:szCs w:val="24"/>
          <w:rtl/>
        </w:rPr>
        <w:t xml:space="preserve">المرجع نفسه، د ص.  </w:t>
      </w:r>
    </w:p>
  </w:footnote>
  <w:footnote w:id="458">
    <w:p w14:paraId="3F9F708F" w14:textId="77777777" w:rsidR="00633B66" w:rsidRPr="007E6AE5" w:rsidRDefault="00633B66" w:rsidP="00EE3729">
      <w:pPr>
        <w:pStyle w:val="Notedebasdepage"/>
        <w:ind w:firstLine="0"/>
        <w:rPr>
          <w:sz w:val="24"/>
          <w:szCs w:val="24"/>
        </w:rPr>
      </w:pPr>
      <w:r w:rsidRPr="007E6AE5">
        <w:rPr>
          <w:rStyle w:val="Appelnotedebasdep"/>
          <w:sz w:val="24"/>
          <w:szCs w:val="24"/>
        </w:rPr>
        <w:footnoteRef/>
      </w:r>
      <w:r>
        <w:rPr>
          <w:rFonts w:hint="cs"/>
          <w:sz w:val="24"/>
          <w:szCs w:val="24"/>
          <w:rtl/>
        </w:rPr>
        <w:t xml:space="preserve"> يوسف بن مصبح بن سعيد الشكيلي، مرجع سابق، </w:t>
      </w:r>
      <w:r w:rsidRPr="007E6AE5">
        <w:rPr>
          <w:rFonts w:hint="cs"/>
          <w:sz w:val="24"/>
          <w:szCs w:val="24"/>
          <w:rtl/>
        </w:rPr>
        <w:t>ص 66</w:t>
      </w:r>
      <w:r>
        <w:rPr>
          <w:rFonts w:hint="cs"/>
          <w:sz w:val="24"/>
          <w:szCs w:val="24"/>
          <w:rtl/>
        </w:rPr>
        <w:t>.</w:t>
      </w:r>
    </w:p>
  </w:footnote>
  <w:footnote w:id="459">
    <w:p w14:paraId="1C6E7C8C" w14:textId="50F95987" w:rsidR="00633B66" w:rsidRPr="003F5664" w:rsidRDefault="00633B66" w:rsidP="00EE3729">
      <w:pPr>
        <w:pStyle w:val="Notedebasdepage"/>
        <w:ind w:firstLine="0"/>
        <w:rPr>
          <w:sz w:val="24"/>
          <w:szCs w:val="24"/>
        </w:rPr>
      </w:pPr>
      <w:r w:rsidRPr="003F5664">
        <w:rPr>
          <w:rStyle w:val="Appelnotedebasdep"/>
          <w:sz w:val="24"/>
          <w:szCs w:val="24"/>
        </w:rPr>
        <w:footnoteRef/>
      </w:r>
      <w:r>
        <w:rPr>
          <w:rFonts w:hint="cs"/>
          <w:sz w:val="24"/>
          <w:szCs w:val="24"/>
          <w:rtl/>
        </w:rPr>
        <w:t xml:space="preserve"> يوسف بن مصبح بن سعيد الشكلي،</w:t>
      </w:r>
      <w:r w:rsidRPr="003F5664">
        <w:rPr>
          <w:rFonts w:hint="cs"/>
          <w:sz w:val="24"/>
          <w:szCs w:val="24"/>
          <w:rtl/>
        </w:rPr>
        <w:t xml:space="preserve"> </w:t>
      </w:r>
      <w:r>
        <w:rPr>
          <w:rFonts w:hint="cs"/>
          <w:sz w:val="24"/>
          <w:szCs w:val="24"/>
          <w:rtl/>
        </w:rPr>
        <w:t xml:space="preserve">مرجع سابق، </w:t>
      </w:r>
      <w:r w:rsidRPr="003F5664">
        <w:rPr>
          <w:rFonts w:hint="cs"/>
          <w:sz w:val="24"/>
          <w:szCs w:val="24"/>
          <w:rtl/>
        </w:rPr>
        <w:t xml:space="preserve">ص </w:t>
      </w:r>
      <w:r>
        <w:rPr>
          <w:rFonts w:hint="cs"/>
          <w:sz w:val="24"/>
          <w:szCs w:val="24"/>
          <w:rtl/>
        </w:rPr>
        <w:t>67،66.</w:t>
      </w:r>
    </w:p>
  </w:footnote>
  <w:footnote w:id="460">
    <w:p w14:paraId="55ACBAC9" w14:textId="6F2C4592" w:rsidR="00633B66" w:rsidRDefault="00633B66" w:rsidP="008A2F3D">
      <w:pPr>
        <w:pStyle w:val="Notedebasdepage"/>
        <w:ind w:firstLine="0"/>
      </w:pPr>
      <w:r w:rsidRPr="003F5664">
        <w:rPr>
          <w:rStyle w:val="Appelnotedebasdep"/>
          <w:sz w:val="24"/>
          <w:szCs w:val="24"/>
        </w:rPr>
        <w:footnoteRef/>
      </w:r>
      <w:r w:rsidRPr="003F5664">
        <w:rPr>
          <w:rFonts w:hint="cs"/>
          <w:sz w:val="24"/>
          <w:szCs w:val="24"/>
          <w:rtl/>
        </w:rPr>
        <w:t xml:space="preserve"> </w:t>
      </w:r>
      <w:r>
        <w:rPr>
          <w:rFonts w:hint="cs"/>
          <w:color w:val="000000" w:themeColor="text1"/>
          <w:sz w:val="24"/>
          <w:szCs w:val="24"/>
          <w:rtl/>
        </w:rPr>
        <w:t>أبو بكر أحمد عثمان النعيمي</w:t>
      </w:r>
      <w:r w:rsidRPr="003F5664">
        <w:rPr>
          <w:rFonts w:hint="cs"/>
          <w:sz w:val="24"/>
          <w:szCs w:val="24"/>
          <w:rtl/>
        </w:rPr>
        <w:t>، مرجع سابق</w:t>
      </w:r>
      <w:r>
        <w:rPr>
          <w:rFonts w:hint="cs"/>
          <w:sz w:val="24"/>
          <w:szCs w:val="24"/>
          <w:rtl/>
        </w:rPr>
        <w:t xml:space="preserve">، </w:t>
      </w:r>
      <w:r>
        <w:rPr>
          <w:rFonts w:hint="eastAsia"/>
          <w:sz w:val="24"/>
          <w:szCs w:val="24"/>
          <w:rtl/>
        </w:rPr>
        <w:t>د</w:t>
      </w:r>
      <w:r>
        <w:rPr>
          <w:rFonts w:hint="cs"/>
          <w:sz w:val="24"/>
          <w:szCs w:val="24"/>
          <w:rtl/>
        </w:rPr>
        <w:t xml:space="preserve"> ص.</w:t>
      </w:r>
    </w:p>
  </w:footnote>
  <w:footnote w:id="461">
    <w:p w14:paraId="5E868623" w14:textId="59043C38" w:rsidR="00633B66" w:rsidRPr="003F5664" w:rsidRDefault="00633B66" w:rsidP="00BA0BE5">
      <w:pPr>
        <w:pStyle w:val="Notedebasdepage"/>
        <w:ind w:firstLine="0"/>
        <w:rPr>
          <w:sz w:val="24"/>
          <w:szCs w:val="24"/>
        </w:rPr>
      </w:pPr>
      <w:r w:rsidRPr="003F5664">
        <w:rPr>
          <w:rStyle w:val="Appelnotedebasdep"/>
          <w:sz w:val="24"/>
          <w:szCs w:val="24"/>
        </w:rPr>
        <w:footnoteRef/>
      </w:r>
      <w:r w:rsidRPr="003F5664">
        <w:rPr>
          <w:rFonts w:hint="cs"/>
          <w:sz w:val="24"/>
          <w:szCs w:val="24"/>
          <w:rtl/>
        </w:rPr>
        <w:t xml:space="preserve"> </w:t>
      </w:r>
      <w:r>
        <w:rPr>
          <w:rFonts w:hint="cs"/>
          <w:color w:val="000000" w:themeColor="text1"/>
          <w:sz w:val="24"/>
          <w:szCs w:val="24"/>
          <w:rtl/>
        </w:rPr>
        <w:t>أبو بكر احمد عثمان النعيمي</w:t>
      </w:r>
      <w:r w:rsidRPr="003F5664">
        <w:rPr>
          <w:rFonts w:hint="cs"/>
          <w:sz w:val="24"/>
          <w:szCs w:val="24"/>
          <w:rtl/>
        </w:rPr>
        <w:t xml:space="preserve">، </w:t>
      </w:r>
      <w:r>
        <w:rPr>
          <w:rFonts w:hint="cs"/>
          <w:sz w:val="24"/>
          <w:szCs w:val="24"/>
          <w:rtl/>
        </w:rPr>
        <w:t>ال</w:t>
      </w:r>
      <w:r w:rsidRPr="003F5664">
        <w:rPr>
          <w:rFonts w:hint="cs"/>
          <w:sz w:val="24"/>
          <w:szCs w:val="24"/>
          <w:rtl/>
        </w:rPr>
        <w:t xml:space="preserve">مرجع </w:t>
      </w:r>
      <w:r>
        <w:rPr>
          <w:rFonts w:hint="cs"/>
          <w:sz w:val="24"/>
          <w:szCs w:val="24"/>
          <w:rtl/>
        </w:rPr>
        <w:t xml:space="preserve">نفسه، </w:t>
      </w:r>
      <w:r>
        <w:rPr>
          <w:rFonts w:hint="eastAsia"/>
          <w:sz w:val="24"/>
          <w:szCs w:val="24"/>
          <w:rtl/>
        </w:rPr>
        <w:t>د</w:t>
      </w:r>
      <w:r>
        <w:rPr>
          <w:rFonts w:hint="cs"/>
          <w:sz w:val="24"/>
          <w:szCs w:val="24"/>
          <w:rtl/>
        </w:rPr>
        <w:t xml:space="preserve"> ص.</w:t>
      </w:r>
    </w:p>
  </w:footnote>
  <w:footnote w:id="462">
    <w:p w14:paraId="7162B88D" w14:textId="77777777" w:rsidR="00633B66" w:rsidRPr="006F35C0" w:rsidRDefault="00633B66" w:rsidP="003A4EF6">
      <w:pPr>
        <w:pStyle w:val="Notedebasdepage"/>
        <w:ind w:firstLine="0"/>
        <w:rPr>
          <w:sz w:val="24"/>
          <w:szCs w:val="24"/>
        </w:rPr>
      </w:pPr>
      <w:r w:rsidRPr="006F35C0">
        <w:rPr>
          <w:rStyle w:val="Appelnotedebasdep"/>
          <w:sz w:val="24"/>
          <w:szCs w:val="24"/>
        </w:rPr>
        <w:footnoteRef/>
      </w:r>
      <w:r>
        <w:rPr>
          <w:rFonts w:hint="cs"/>
          <w:sz w:val="24"/>
          <w:szCs w:val="24"/>
          <w:rtl/>
        </w:rPr>
        <w:t xml:space="preserve"> وليد حيدر </w:t>
      </w:r>
      <w:r w:rsidRPr="006F35C0">
        <w:rPr>
          <w:rFonts w:hint="cs"/>
          <w:sz w:val="24"/>
          <w:szCs w:val="24"/>
          <w:rtl/>
        </w:rPr>
        <w:t>جابر</w:t>
      </w:r>
      <w:r>
        <w:rPr>
          <w:rFonts w:hint="cs"/>
          <w:sz w:val="24"/>
          <w:szCs w:val="24"/>
          <w:rtl/>
        </w:rPr>
        <w:t xml:space="preserve">، مرجع سابق، ص </w:t>
      </w:r>
      <w:r w:rsidRPr="006F35C0">
        <w:rPr>
          <w:rFonts w:hint="cs"/>
          <w:sz w:val="24"/>
          <w:szCs w:val="24"/>
          <w:rtl/>
        </w:rPr>
        <w:t>34</w:t>
      </w:r>
      <w:r>
        <w:rPr>
          <w:rFonts w:hint="cs"/>
          <w:sz w:val="24"/>
          <w:szCs w:val="24"/>
          <w:rtl/>
        </w:rPr>
        <w:t>.</w:t>
      </w:r>
    </w:p>
  </w:footnote>
  <w:footnote w:id="463">
    <w:p w14:paraId="67FD5D0E" w14:textId="1977FDF4" w:rsidR="00633B66" w:rsidRPr="00C00993" w:rsidRDefault="00633B66" w:rsidP="0048287B">
      <w:pPr>
        <w:pStyle w:val="Notedebasdepage"/>
        <w:ind w:firstLine="0"/>
        <w:rPr>
          <w:sz w:val="24"/>
          <w:szCs w:val="24"/>
        </w:rPr>
      </w:pPr>
      <w:r w:rsidRPr="00C00993">
        <w:rPr>
          <w:rStyle w:val="Appelnotedebasdep"/>
          <w:sz w:val="24"/>
          <w:szCs w:val="24"/>
        </w:rPr>
        <w:footnoteRef/>
      </w:r>
      <w:r>
        <w:rPr>
          <w:rFonts w:hint="cs"/>
          <w:sz w:val="24"/>
          <w:szCs w:val="24"/>
          <w:rtl/>
        </w:rPr>
        <w:t xml:space="preserve"> سأمال </w:t>
      </w:r>
      <w:r w:rsidRPr="00C00993">
        <w:rPr>
          <w:rFonts w:hint="cs"/>
          <w:sz w:val="24"/>
          <w:szCs w:val="24"/>
          <w:rtl/>
        </w:rPr>
        <w:t xml:space="preserve">إسكندر </w:t>
      </w:r>
      <w:r>
        <w:rPr>
          <w:rFonts w:hint="cs"/>
          <w:sz w:val="24"/>
          <w:szCs w:val="24"/>
          <w:rtl/>
        </w:rPr>
        <w:t xml:space="preserve">محمد </w:t>
      </w:r>
      <w:r w:rsidRPr="00C00993">
        <w:rPr>
          <w:rFonts w:hint="cs"/>
          <w:sz w:val="24"/>
          <w:szCs w:val="24"/>
          <w:rtl/>
        </w:rPr>
        <w:t>البجلان،</w:t>
      </w:r>
      <w:r>
        <w:rPr>
          <w:rFonts w:hint="cs"/>
          <w:sz w:val="24"/>
          <w:szCs w:val="24"/>
          <w:rtl/>
        </w:rPr>
        <w:t xml:space="preserve"> المرجع نفسه، ص</w:t>
      </w:r>
      <w:r w:rsidRPr="00C00993">
        <w:rPr>
          <w:rFonts w:hint="cs"/>
          <w:sz w:val="24"/>
          <w:szCs w:val="24"/>
          <w:rtl/>
        </w:rPr>
        <w:t xml:space="preserve"> </w:t>
      </w:r>
      <w:r>
        <w:rPr>
          <w:rFonts w:hint="cs"/>
          <w:sz w:val="24"/>
          <w:szCs w:val="24"/>
          <w:rtl/>
        </w:rPr>
        <w:t>188،186.</w:t>
      </w:r>
    </w:p>
  </w:footnote>
  <w:footnote w:id="464">
    <w:p w14:paraId="242ABBEA" w14:textId="7C5FA42B" w:rsidR="00633B66" w:rsidRPr="00F06CC2" w:rsidRDefault="00633B66" w:rsidP="00F06CC2">
      <w:pPr>
        <w:ind w:firstLine="0"/>
        <w:rPr>
          <w:sz w:val="24"/>
          <w:szCs w:val="24"/>
          <w:rtl/>
        </w:rPr>
      </w:pPr>
      <w:r w:rsidRPr="00F06CC2">
        <w:rPr>
          <w:rStyle w:val="Appelnotedebasdep"/>
          <w:sz w:val="24"/>
          <w:szCs w:val="24"/>
        </w:rPr>
        <w:footnoteRef/>
      </w:r>
      <w:r w:rsidRPr="00F06CC2">
        <w:rPr>
          <w:sz w:val="24"/>
          <w:szCs w:val="24"/>
          <w:rtl/>
        </w:rPr>
        <w:t xml:space="preserve"> </w:t>
      </w:r>
      <w:r>
        <w:rPr>
          <w:rFonts w:hint="cs"/>
          <w:sz w:val="24"/>
          <w:szCs w:val="24"/>
          <w:rtl/>
        </w:rPr>
        <w:t xml:space="preserve">سالي محمد </w:t>
      </w:r>
      <w:r w:rsidRPr="00F06CC2">
        <w:rPr>
          <w:rFonts w:hint="cs"/>
          <w:sz w:val="24"/>
          <w:szCs w:val="24"/>
          <w:rtl/>
        </w:rPr>
        <w:t>جمعة سليم،</w:t>
      </w:r>
      <w:r>
        <w:rPr>
          <w:rFonts w:hint="cs"/>
          <w:sz w:val="24"/>
          <w:szCs w:val="24"/>
          <w:rtl/>
        </w:rPr>
        <w:t xml:space="preserve"> مرجع سابق، </w:t>
      </w:r>
      <w:r w:rsidRPr="00F06CC2">
        <w:rPr>
          <w:rFonts w:hint="cs"/>
          <w:sz w:val="24"/>
          <w:szCs w:val="24"/>
          <w:rtl/>
        </w:rPr>
        <w:t>ص 109</w:t>
      </w:r>
      <w:r>
        <w:rPr>
          <w:rFonts w:hint="cs"/>
          <w:sz w:val="24"/>
          <w:szCs w:val="24"/>
          <w:rtl/>
        </w:rPr>
        <w:t>.</w:t>
      </w:r>
    </w:p>
    <w:p w14:paraId="262C9639" w14:textId="6C67E790" w:rsidR="00633B66" w:rsidRPr="00F06CC2" w:rsidRDefault="00633B66">
      <w:pPr>
        <w:pStyle w:val="Notedebasdepage"/>
        <w:rPr>
          <w:sz w:val="24"/>
          <w:szCs w:val="24"/>
        </w:rPr>
      </w:pPr>
    </w:p>
  </w:footnote>
  <w:footnote w:id="465">
    <w:p w14:paraId="6086AD84" w14:textId="001D11E1" w:rsidR="00633B66" w:rsidRPr="006F35C0" w:rsidRDefault="00633B66" w:rsidP="00090525">
      <w:pPr>
        <w:pStyle w:val="Notedebasdepage"/>
        <w:ind w:firstLine="0"/>
        <w:rPr>
          <w:sz w:val="24"/>
          <w:szCs w:val="24"/>
        </w:rPr>
      </w:pPr>
      <w:r>
        <w:rPr>
          <w:sz w:val="24"/>
          <w:szCs w:val="24"/>
          <w:lang w:val="fr-FR"/>
        </w:rPr>
        <w:t xml:space="preserve"> </w:t>
      </w:r>
      <w:r w:rsidRPr="006F35C0">
        <w:rPr>
          <w:rStyle w:val="Appelnotedebasdep"/>
          <w:sz w:val="24"/>
          <w:szCs w:val="24"/>
        </w:rPr>
        <w:footnoteRef/>
      </w:r>
      <w:r w:rsidRPr="006F35C0">
        <w:rPr>
          <w:rFonts w:hint="cs"/>
          <w:sz w:val="24"/>
          <w:szCs w:val="24"/>
          <w:rtl/>
        </w:rPr>
        <w:t>حمادة</w:t>
      </w:r>
      <w:r>
        <w:rPr>
          <w:rFonts w:hint="cs"/>
          <w:sz w:val="24"/>
          <w:szCs w:val="24"/>
          <w:rtl/>
        </w:rPr>
        <w:t xml:space="preserve"> عبد الرزاق، مرجع سابق، ص</w:t>
      </w:r>
      <w:r w:rsidRPr="006F35C0">
        <w:rPr>
          <w:rFonts w:hint="cs"/>
          <w:sz w:val="24"/>
          <w:szCs w:val="24"/>
          <w:rtl/>
        </w:rPr>
        <w:t xml:space="preserve"> 560</w:t>
      </w:r>
      <w:r>
        <w:rPr>
          <w:rFonts w:hint="cs"/>
          <w:sz w:val="24"/>
          <w:szCs w:val="24"/>
          <w:rtl/>
        </w:rPr>
        <w:t>.</w:t>
      </w:r>
    </w:p>
  </w:footnote>
  <w:footnote w:id="466">
    <w:p w14:paraId="0DF036E3" w14:textId="16E06DF0" w:rsidR="00633B66" w:rsidRPr="00F06CC2" w:rsidRDefault="00633B66" w:rsidP="00F06CC2">
      <w:pPr>
        <w:pStyle w:val="Notedebasdepage"/>
        <w:ind w:firstLine="0"/>
        <w:rPr>
          <w:sz w:val="24"/>
          <w:szCs w:val="24"/>
        </w:rPr>
      </w:pPr>
      <w:r w:rsidRPr="00F06CC2">
        <w:rPr>
          <w:rStyle w:val="Appelnotedebasdep"/>
          <w:sz w:val="24"/>
          <w:szCs w:val="24"/>
        </w:rPr>
        <w:footnoteRef/>
      </w:r>
      <w:r>
        <w:rPr>
          <w:rFonts w:hint="cs"/>
          <w:sz w:val="24"/>
          <w:szCs w:val="24"/>
          <w:rtl/>
        </w:rPr>
        <w:t xml:space="preserve"> محمد </w:t>
      </w:r>
      <w:r w:rsidRPr="00F06CC2">
        <w:rPr>
          <w:rFonts w:hint="cs"/>
          <w:sz w:val="24"/>
          <w:szCs w:val="24"/>
          <w:rtl/>
        </w:rPr>
        <w:t>عبد اللطيف</w:t>
      </w:r>
      <w:r>
        <w:rPr>
          <w:rFonts w:hint="cs"/>
          <w:sz w:val="24"/>
          <w:szCs w:val="24"/>
          <w:rtl/>
        </w:rPr>
        <w:t>، مرجع سابق، ص</w:t>
      </w:r>
      <w:r w:rsidRPr="00F06CC2">
        <w:rPr>
          <w:rFonts w:hint="cs"/>
          <w:sz w:val="24"/>
          <w:szCs w:val="24"/>
          <w:rtl/>
        </w:rPr>
        <w:t xml:space="preserve"> 149</w:t>
      </w:r>
      <w:r>
        <w:rPr>
          <w:rFonts w:hint="cs"/>
          <w:sz w:val="24"/>
          <w:szCs w:val="24"/>
          <w:rtl/>
        </w:rPr>
        <w:t>.</w:t>
      </w:r>
    </w:p>
  </w:footnote>
  <w:footnote w:id="467">
    <w:p w14:paraId="5926A135" w14:textId="0953B0CE" w:rsidR="00633B66" w:rsidRPr="00F06CC2" w:rsidRDefault="00633B66" w:rsidP="00F06CC2">
      <w:pPr>
        <w:ind w:firstLine="0"/>
        <w:rPr>
          <w:sz w:val="24"/>
          <w:szCs w:val="24"/>
        </w:rPr>
      </w:pPr>
      <w:r w:rsidRPr="00F06CC2">
        <w:rPr>
          <w:rStyle w:val="Appelnotedebasdep"/>
          <w:sz w:val="24"/>
          <w:szCs w:val="24"/>
        </w:rPr>
        <w:footnoteRef/>
      </w:r>
      <w:r>
        <w:rPr>
          <w:rFonts w:hint="cs"/>
          <w:sz w:val="24"/>
          <w:szCs w:val="24"/>
          <w:rtl/>
        </w:rPr>
        <w:t xml:space="preserve"> ب</w:t>
      </w:r>
      <w:r w:rsidRPr="00F06CC2">
        <w:rPr>
          <w:rFonts w:hint="cs"/>
          <w:sz w:val="24"/>
          <w:szCs w:val="24"/>
          <w:rtl/>
        </w:rPr>
        <w:t xml:space="preserve">ركيبه </w:t>
      </w:r>
      <w:r>
        <w:rPr>
          <w:rFonts w:hint="cs"/>
          <w:sz w:val="24"/>
          <w:szCs w:val="24"/>
          <w:rtl/>
        </w:rPr>
        <w:t>حسام الدين، مرجع سابق،</w:t>
      </w:r>
      <w:r w:rsidRPr="00F06CC2">
        <w:rPr>
          <w:rFonts w:hint="cs"/>
          <w:sz w:val="24"/>
          <w:szCs w:val="24"/>
          <w:rtl/>
        </w:rPr>
        <w:t xml:space="preserve"> ص 306</w:t>
      </w:r>
      <w:r>
        <w:rPr>
          <w:rFonts w:hint="cs"/>
          <w:sz w:val="24"/>
          <w:szCs w:val="24"/>
          <w:rtl/>
        </w:rPr>
        <w:t>.</w:t>
      </w:r>
    </w:p>
  </w:footnote>
  <w:footnote w:id="468">
    <w:p w14:paraId="3B1EA427" w14:textId="3F452904" w:rsidR="00633B66" w:rsidRPr="00F06CC2" w:rsidRDefault="00633B66" w:rsidP="00F06CC2">
      <w:pPr>
        <w:pStyle w:val="Notedebasdepage"/>
        <w:ind w:firstLine="0"/>
        <w:rPr>
          <w:sz w:val="24"/>
          <w:szCs w:val="24"/>
        </w:rPr>
      </w:pPr>
      <w:r w:rsidRPr="00F06CC2">
        <w:rPr>
          <w:rStyle w:val="Appelnotedebasdep"/>
          <w:sz w:val="24"/>
          <w:szCs w:val="24"/>
        </w:rPr>
        <w:footnoteRef/>
      </w:r>
      <w:r w:rsidRPr="00F06CC2">
        <w:rPr>
          <w:sz w:val="24"/>
          <w:szCs w:val="24"/>
          <w:rtl/>
        </w:rPr>
        <w:t xml:space="preserve"> </w:t>
      </w:r>
      <w:r w:rsidRPr="00F06CC2">
        <w:rPr>
          <w:rFonts w:hint="cs"/>
          <w:sz w:val="24"/>
          <w:szCs w:val="24"/>
          <w:rtl/>
        </w:rPr>
        <w:t>سميرة</w:t>
      </w:r>
      <w:r>
        <w:rPr>
          <w:rFonts w:hint="cs"/>
          <w:sz w:val="24"/>
          <w:szCs w:val="24"/>
          <w:rtl/>
        </w:rPr>
        <w:t xml:space="preserve"> عمر علي محمد الكاديكي، مرجع سابق، ص</w:t>
      </w:r>
      <w:r w:rsidRPr="00F06CC2">
        <w:rPr>
          <w:rFonts w:hint="cs"/>
          <w:sz w:val="24"/>
          <w:szCs w:val="24"/>
          <w:rtl/>
        </w:rPr>
        <w:t xml:space="preserve"> 492</w:t>
      </w:r>
      <w:r>
        <w:rPr>
          <w:rFonts w:hint="cs"/>
          <w:sz w:val="24"/>
          <w:szCs w:val="24"/>
          <w:rtl/>
        </w:rPr>
        <w:t>.</w:t>
      </w:r>
    </w:p>
  </w:footnote>
  <w:footnote w:id="469">
    <w:p w14:paraId="126953CC" w14:textId="77777777" w:rsidR="00633B66" w:rsidRPr="00F06CC2" w:rsidRDefault="00633B66" w:rsidP="00F55D36">
      <w:pPr>
        <w:pStyle w:val="Notedebasdepage"/>
        <w:ind w:firstLine="0"/>
        <w:rPr>
          <w:sz w:val="24"/>
          <w:szCs w:val="24"/>
        </w:rPr>
      </w:pPr>
      <w:r w:rsidRPr="00F06CC2">
        <w:rPr>
          <w:rStyle w:val="Appelnotedebasdep"/>
          <w:sz w:val="24"/>
          <w:szCs w:val="24"/>
        </w:rPr>
        <w:footnoteRef/>
      </w:r>
      <w:r w:rsidRPr="00F06CC2">
        <w:rPr>
          <w:sz w:val="24"/>
          <w:szCs w:val="24"/>
          <w:rtl/>
        </w:rPr>
        <w:t xml:space="preserve"> </w:t>
      </w:r>
      <w:r w:rsidRPr="00F06CC2">
        <w:rPr>
          <w:rFonts w:hint="cs"/>
          <w:sz w:val="24"/>
          <w:szCs w:val="24"/>
          <w:rtl/>
        </w:rPr>
        <w:t>بركيبة</w:t>
      </w:r>
      <w:r>
        <w:rPr>
          <w:rFonts w:hint="cs"/>
          <w:sz w:val="24"/>
          <w:szCs w:val="24"/>
          <w:rtl/>
        </w:rPr>
        <w:t xml:space="preserve"> حسام الدين، مرجع سابق،</w:t>
      </w:r>
      <w:r w:rsidRPr="00F06CC2">
        <w:rPr>
          <w:rFonts w:hint="cs"/>
          <w:sz w:val="24"/>
          <w:szCs w:val="24"/>
          <w:rtl/>
        </w:rPr>
        <w:t xml:space="preserve"> ص 148</w:t>
      </w:r>
      <w:r>
        <w:rPr>
          <w:rFonts w:hint="cs"/>
          <w:sz w:val="24"/>
          <w:szCs w:val="24"/>
          <w:rtl/>
        </w:rPr>
        <w:t>.</w:t>
      </w:r>
    </w:p>
  </w:footnote>
  <w:footnote w:id="470">
    <w:p w14:paraId="72893801" w14:textId="77B6126A" w:rsidR="00633B66" w:rsidRPr="00480001" w:rsidRDefault="00633B66" w:rsidP="002746B3">
      <w:pPr>
        <w:pStyle w:val="Notedebasdepage"/>
        <w:ind w:firstLine="0"/>
        <w:rPr>
          <w:sz w:val="24"/>
          <w:szCs w:val="24"/>
        </w:rPr>
      </w:pPr>
      <w:r w:rsidRPr="00480001">
        <w:rPr>
          <w:rStyle w:val="Appelnotedebasdep"/>
          <w:sz w:val="24"/>
          <w:szCs w:val="24"/>
        </w:rPr>
        <w:footnoteRef/>
      </w:r>
      <w:r>
        <w:rPr>
          <w:rFonts w:hint="cs"/>
          <w:sz w:val="24"/>
          <w:szCs w:val="24"/>
          <w:rtl/>
        </w:rPr>
        <w:t xml:space="preserve"> وليد حيدر جابر، مرجع سابق، ص</w:t>
      </w:r>
      <w:r w:rsidRPr="00480001">
        <w:rPr>
          <w:rFonts w:hint="cs"/>
          <w:sz w:val="24"/>
          <w:szCs w:val="24"/>
          <w:rtl/>
        </w:rPr>
        <w:t xml:space="preserve"> </w:t>
      </w:r>
      <w:r>
        <w:rPr>
          <w:rFonts w:hint="cs"/>
          <w:sz w:val="24"/>
          <w:szCs w:val="24"/>
          <w:rtl/>
        </w:rPr>
        <w:t>121.</w:t>
      </w:r>
    </w:p>
  </w:footnote>
  <w:footnote w:id="471">
    <w:p w14:paraId="36EF7951" w14:textId="113B501A" w:rsidR="00633B66" w:rsidRPr="00480001" w:rsidRDefault="00633B66" w:rsidP="00480001">
      <w:pPr>
        <w:pStyle w:val="Notedebasdepage"/>
        <w:ind w:firstLine="0"/>
        <w:rPr>
          <w:sz w:val="24"/>
          <w:szCs w:val="24"/>
        </w:rPr>
      </w:pPr>
      <w:r w:rsidRPr="00480001">
        <w:rPr>
          <w:rStyle w:val="Appelnotedebasdep"/>
          <w:sz w:val="24"/>
          <w:szCs w:val="24"/>
        </w:rPr>
        <w:footnoteRef/>
      </w:r>
      <w:r w:rsidRPr="00480001">
        <w:rPr>
          <w:sz w:val="24"/>
          <w:szCs w:val="24"/>
          <w:rtl/>
        </w:rPr>
        <w:t xml:space="preserve"> </w:t>
      </w:r>
      <w:r w:rsidRPr="00480001">
        <w:rPr>
          <w:rFonts w:hint="cs"/>
          <w:sz w:val="24"/>
          <w:szCs w:val="24"/>
          <w:rtl/>
        </w:rPr>
        <w:t>بركيبة</w:t>
      </w:r>
      <w:r>
        <w:rPr>
          <w:rFonts w:hint="cs"/>
          <w:sz w:val="24"/>
          <w:szCs w:val="24"/>
          <w:rtl/>
        </w:rPr>
        <w:t xml:space="preserve"> حسام الدين، المرجع نفسه، ص</w:t>
      </w:r>
      <w:r w:rsidRPr="00480001">
        <w:rPr>
          <w:rFonts w:hint="cs"/>
          <w:sz w:val="24"/>
          <w:szCs w:val="24"/>
          <w:rtl/>
        </w:rPr>
        <w:t xml:space="preserve"> 149</w:t>
      </w:r>
      <w:r>
        <w:rPr>
          <w:rFonts w:hint="cs"/>
          <w:sz w:val="24"/>
          <w:szCs w:val="24"/>
          <w:rtl/>
        </w:rPr>
        <w:t>.</w:t>
      </w:r>
    </w:p>
  </w:footnote>
  <w:footnote w:id="472">
    <w:p w14:paraId="678DC43D" w14:textId="77777777" w:rsidR="00633B66" w:rsidRPr="00F61F41" w:rsidRDefault="00633B66" w:rsidP="00D8702E">
      <w:pPr>
        <w:ind w:firstLine="0"/>
        <w:rPr>
          <w:sz w:val="24"/>
          <w:szCs w:val="24"/>
        </w:rPr>
      </w:pPr>
      <w:r w:rsidRPr="002D6662">
        <w:rPr>
          <w:rStyle w:val="Appelnotedebasdep"/>
          <w:sz w:val="24"/>
          <w:szCs w:val="24"/>
        </w:rPr>
        <w:footnoteRef/>
      </w:r>
      <w:r w:rsidRPr="002D6662">
        <w:rPr>
          <w:rFonts w:hint="cs"/>
          <w:sz w:val="24"/>
          <w:szCs w:val="24"/>
          <w:rtl/>
        </w:rPr>
        <w:t xml:space="preserve"> بشير شمس الدين</w:t>
      </w:r>
      <w:r w:rsidRPr="00F61F41">
        <w:rPr>
          <w:rFonts w:hint="cs"/>
          <w:sz w:val="24"/>
          <w:szCs w:val="24"/>
          <w:rtl/>
        </w:rPr>
        <w:t>،</w:t>
      </w:r>
      <w:r>
        <w:rPr>
          <w:rFonts w:hint="cs"/>
          <w:sz w:val="24"/>
          <w:szCs w:val="24"/>
          <w:rtl/>
        </w:rPr>
        <w:t xml:space="preserve"> </w:t>
      </w:r>
      <w:r w:rsidRPr="00F61F41">
        <w:rPr>
          <w:rFonts w:hint="cs"/>
          <w:sz w:val="24"/>
          <w:szCs w:val="24"/>
          <w:rtl/>
        </w:rPr>
        <w:t>لعقابي سميحة.</w:t>
      </w:r>
      <w:r>
        <w:rPr>
          <w:rFonts w:hint="cs"/>
          <w:sz w:val="24"/>
          <w:szCs w:val="24"/>
          <w:rtl/>
        </w:rPr>
        <w:t xml:space="preserve"> مرجع سابق،</w:t>
      </w:r>
      <w:r w:rsidRPr="00F61F41">
        <w:rPr>
          <w:rFonts w:hint="cs"/>
          <w:sz w:val="24"/>
          <w:szCs w:val="24"/>
          <w:rtl/>
        </w:rPr>
        <w:t xml:space="preserve"> ص214</w:t>
      </w:r>
      <w:r>
        <w:rPr>
          <w:rFonts w:hint="cs"/>
          <w:sz w:val="24"/>
          <w:szCs w:val="24"/>
          <w:rtl/>
        </w:rPr>
        <w:t>.</w:t>
      </w:r>
    </w:p>
  </w:footnote>
  <w:footnote w:id="473">
    <w:p w14:paraId="55F49F8D" w14:textId="0ED3D2ED" w:rsidR="00633B66" w:rsidRPr="002D6662" w:rsidRDefault="00633B66" w:rsidP="00D8702E">
      <w:pPr>
        <w:pStyle w:val="Notedebasdepage"/>
        <w:ind w:firstLine="0"/>
        <w:rPr>
          <w:sz w:val="24"/>
          <w:szCs w:val="24"/>
        </w:rPr>
      </w:pPr>
      <w:r w:rsidRPr="00F61F41">
        <w:rPr>
          <w:rStyle w:val="Appelnotedebasdep"/>
          <w:sz w:val="24"/>
          <w:szCs w:val="24"/>
        </w:rPr>
        <w:footnoteRef/>
      </w:r>
      <w:r>
        <w:rPr>
          <w:rFonts w:hint="cs"/>
          <w:b/>
          <w:bCs/>
          <w:sz w:val="24"/>
          <w:szCs w:val="24"/>
          <w:rtl/>
        </w:rPr>
        <w:t xml:space="preserve"> </w:t>
      </w:r>
      <w:r w:rsidRPr="002D6662">
        <w:rPr>
          <w:rFonts w:hint="cs"/>
          <w:sz w:val="24"/>
          <w:szCs w:val="24"/>
          <w:rtl/>
        </w:rPr>
        <w:t>مروان محي الدين القطب،</w:t>
      </w:r>
      <w:r>
        <w:rPr>
          <w:rFonts w:hint="cs"/>
          <w:sz w:val="24"/>
          <w:szCs w:val="24"/>
          <w:rtl/>
        </w:rPr>
        <w:t xml:space="preserve"> مرجع سابق، </w:t>
      </w:r>
      <w:r w:rsidRPr="002D6662">
        <w:rPr>
          <w:rFonts w:hint="cs"/>
          <w:sz w:val="24"/>
          <w:szCs w:val="24"/>
          <w:rtl/>
        </w:rPr>
        <w:t>ص 482</w:t>
      </w:r>
      <w:r>
        <w:rPr>
          <w:rFonts w:hint="cs"/>
          <w:sz w:val="24"/>
          <w:szCs w:val="24"/>
          <w:rtl/>
        </w:rPr>
        <w:t>.</w:t>
      </w:r>
    </w:p>
  </w:footnote>
  <w:footnote w:id="474">
    <w:p w14:paraId="154DA002" w14:textId="77777777" w:rsidR="00633B66" w:rsidRPr="002F133D" w:rsidRDefault="00633B66" w:rsidP="00DE6D41">
      <w:pPr>
        <w:pStyle w:val="Notedebasdepage"/>
        <w:ind w:firstLine="0"/>
        <w:rPr>
          <w:sz w:val="24"/>
          <w:szCs w:val="24"/>
        </w:rPr>
      </w:pPr>
      <w:r w:rsidRPr="002F133D">
        <w:rPr>
          <w:rStyle w:val="Appelnotedebasdep"/>
          <w:sz w:val="24"/>
          <w:szCs w:val="24"/>
        </w:rPr>
        <w:footnoteRef/>
      </w:r>
      <w:r w:rsidRPr="002F133D">
        <w:rPr>
          <w:rFonts w:hint="cs"/>
          <w:sz w:val="24"/>
          <w:szCs w:val="24"/>
          <w:rtl/>
        </w:rPr>
        <w:t xml:space="preserve"> </w:t>
      </w:r>
      <w:r>
        <w:rPr>
          <w:rFonts w:hint="cs"/>
          <w:sz w:val="24"/>
          <w:szCs w:val="24"/>
          <w:rtl/>
        </w:rPr>
        <w:t xml:space="preserve">سالي محمد </w:t>
      </w:r>
      <w:r w:rsidRPr="002F133D">
        <w:rPr>
          <w:rFonts w:hint="cs"/>
          <w:sz w:val="24"/>
          <w:szCs w:val="24"/>
          <w:rtl/>
        </w:rPr>
        <w:t>جمعة سليم</w:t>
      </w:r>
      <w:r>
        <w:rPr>
          <w:rFonts w:hint="cs"/>
          <w:sz w:val="24"/>
          <w:szCs w:val="24"/>
          <w:rtl/>
        </w:rPr>
        <w:t>، مرجع سابق،</w:t>
      </w:r>
      <w:r w:rsidRPr="002F133D">
        <w:rPr>
          <w:rFonts w:hint="cs"/>
          <w:sz w:val="24"/>
          <w:szCs w:val="24"/>
          <w:rtl/>
        </w:rPr>
        <w:t xml:space="preserve"> ص 93</w:t>
      </w:r>
      <w:r>
        <w:rPr>
          <w:rFonts w:hint="cs"/>
          <w:sz w:val="24"/>
          <w:szCs w:val="24"/>
          <w:rtl/>
        </w:rPr>
        <w:t>.</w:t>
      </w:r>
    </w:p>
  </w:footnote>
  <w:footnote w:id="475">
    <w:p w14:paraId="1AED2C07" w14:textId="1075F5FE" w:rsidR="00633B66" w:rsidRPr="00480001" w:rsidRDefault="00633B66" w:rsidP="008A2F3D">
      <w:pPr>
        <w:pStyle w:val="Notedebasdepage"/>
        <w:ind w:firstLine="0"/>
        <w:rPr>
          <w:sz w:val="24"/>
          <w:szCs w:val="24"/>
        </w:rPr>
      </w:pPr>
      <w:r w:rsidRPr="00480001">
        <w:rPr>
          <w:rStyle w:val="Appelnotedebasdep"/>
          <w:sz w:val="24"/>
          <w:szCs w:val="24"/>
        </w:rPr>
        <w:footnoteRef/>
      </w:r>
      <w:r>
        <w:rPr>
          <w:rFonts w:hint="cs"/>
          <w:sz w:val="24"/>
          <w:szCs w:val="24"/>
          <w:rtl/>
        </w:rPr>
        <w:t xml:space="preserve"> يوسف بن مصبح سعيد الشكيلي، مرجع سابق، </w:t>
      </w:r>
      <w:r w:rsidRPr="00480001">
        <w:rPr>
          <w:rFonts w:hint="cs"/>
          <w:sz w:val="24"/>
          <w:szCs w:val="24"/>
          <w:rtl/>
        </w:rPr>
        <w:t>ص 190</w:t>
      </w:r>
      <w:r>
        <w:rPr>
          <w:rFonts w:hint="cs"/>
          <w:sz w:val="24"/>
          <w:szCs w:val="24"/>
          <w:rtl/>
        </w:rPr>
        <w:t>.</w:t>
      </w:r>
    </w:p>
  </w:footnote>
  <w:footnote w:id="476">
    <w:p w14:paraId="5B2FB57D" w14:textId="77777777" w:rsidR="00633B66" w:rsidRPr="007D0BA0" w:rsidRDefault="00633B66" w:rsidP="0074112E">
      <w:pPr>
        <w:pStyle w:val="Notedebasdepage"/>
        <w:ind w:firstLine="0"/>
        <w:rPr>
          <w:sz w:val="24"/>
          <w:szCs w:val="24"/>
        </w:rPr>
      </w:pPr>
      <w:r w:rsidRPr="007D0BA0">
        <w:rPr>
          <w:rStyle w:val="Appelnotedebasdep"/>
          <w:sz w:val="24"/>
          <w:szCs w:val="24"/>
        </w:rPr>
        <w:footnoteRef/>
      </w:r>
      <w:r w:rsidRPr="007D0BA0">
        <w:rPr>
          <w:rFonts w:hint="cs"/>
          <w:sz w:val="24"/>
          <w:szCs w:val="24"/>
          <w:rtl/>
        </w:rPr>
        <w:t xml:space="preserve"> علاء العناني</w:t>
      </w:r>
      <w:r>
        <w:rPr>
          <w:rFonts w:hint="cs"/>
          <w:sz w:val="24"/>
          <w:szCs w:val="24"/>
          <w:rtl/>
        </w:rPr>
        <w:t>، مرجع سابق،</w:t>
      </w:r>
      <w:r w:rsidRPr="007D0BA0">
        <w:rPr>
          <w:rFonts w:hint="cs"/>
          <w:sz w:val="24"/>
          <w:szCs w:val="24"/>
          <w:rtl/>
        </w:rPr>
        <w:t xml:space="preserve"> ص 314</w:t>
      </w:r>
      <w:r>
        <w:rPr>
          <w:rFonts w:hint="cs"/>
          <w:sz w:val="24"/>
          <w:szCs w:val="24"/>
          <w:rtl/>
        </w:rPr>
        <w:t>.</w:t>
      </w:r>
      <w:r w:rsidRPr="007D0BA0">
        <w:rPr>
          <w:rFonts w:hint="cs"/>
          <w:sz w:val="24"/>
          <w:szCs w:val="24"/>
          <w:rtl/>
        </w:rPr>
        <w:t xml:space="preserve">  </w:t>
      </w:r>
    </w:p>
  </w:footnote>
  <w:footnote w:id="477">
    <w:p w14:paraId="2F3D3D46" w14:textId="77777777" w:rsidR="00633B66" w:rsidRPr="00E83E4F" w:rsidRDefault="00633B66" w:rsidP="0074112E">
      <w:pPr>
        <w:pStyle w:val="Notedebasdepage"/>
        <w:ind w:firstLine="0"/>
        <w:rPr>
          <w:sz w:val="24"/>
          <w:szCs w:val="24"/>
        </w:rPr>
      </w:pPr>
      <w:r w:rsidRPr="00E83E4F">
        <w:rPr>
          <w:rFonts w:hint="cs"/>
          <w:sz w:val="24"/>
          <w:szCs w:val="24"/>
          <w:rtl/>
        </w:rPr>
        <w:t xml:space="preserve"> </w:t>
      </w:r>
      <w:r w:rsidRPr="00E83E4F">
        <w:rPr>
          <w:rStyle w:val="Appelnotedebasdep"/>
          <w:sz w:val="24"/>
          <w:szCs w:val="24"/>
        </w:rPr>
        <w:footnoteRef/>
      </w:r>
      <w:r w:rsidRPr="00E83E4F">
        <w:rPr>
          <w:rFonts w:hint="cs"/>
          <w:sz w:val="24"/>
          <w:szCs w:val="24"/>
          <w:rtl/>
        </w:rPr>
        <w:t xml:space="preserve"> وليد حيدر جابر، مرجع سابق، ص 275.</w:t>
      </w:r>
    </w:p>
  </w:footnote>
  <w:footnote w:id="478">
    <w:p w14:paraId="45BA007F" w14:textId="77777777" w:rsidR="00633B66" w:rsidRPr="002F133D" w:rsidRDefault="00633B66" w:rsidP="006C420E">
      <w:pPr>
        <w:pStyle w:val="Notedebasdepage"/>
        <w:ind w:firstLine="0"/>
        <w:rPr>
          <w:sz w:val="24"/>
          <w:szCs w:val="24"/>
        </w:rPr>
      </w:pPr>
      <w:r w:rsidRPr="002F133D">
        <w:rPr>
          <w:rStyle w:val="Appelnotedebasdep"/>
          <w:sz w:val="24"/>
          <w:szCs w:val="24"/>
        </w:rPr>
        <w:footnoteRef/>
      </w:r>
      <w:r w:rsidRPr="002F133D">
        <w:rPr>
          <w:sz w:val="24"/>
          <w:szCs w:val="24"/>
          <w:rtl/>
        </w:rPr>
        <w:t xml:space="preserve"> </w:t>
      </w:r>
      <w:r w:rsidRPr="002F133D">
        <w:rPr>
          <w:rFonts w:hint="cs"/>
          <w:sz w:val="24"/>
          <w:szCs w:val="24"/>
          <w:rtl/>
        </w:rPr>
        <w:t>بركيبة حسام الدين، مرجع سابق، ص 151</w:t>
      </w:r>
    </w:p>
  </w:footnote>
  <w:footnote w:id="479">
    <w:p w14:paraId="72DB9DF0" w14:textId="746EEE91" w:rsidR="00633B66" w:rsidRPr="00E83E4F" w:rsidRDefault="00633B66" w:rsidP="00970F82">
      <w:pPr>
        <w:pStyle w:val="Notedebasdepage"/>
        <w:ind w:firstLine="0"/>
        <w:rPr>
          <w:sz w:val="24"/>
          <w:szCs w:val="24"/>
          <w:lang w:val="fr-FR"/>
        </w:rPr>
      </w:pPr>
      <w:r w:rsidRPr="00E83E4F">
        <w:rPr>
          <w:rFonts w:hint="cs"/>
          <w:sz w:val="24"/>
          <w:szCs w:val="24"/>
          <w:rtl/>
        </w:rPr>
        <w:t xml:space="preserve"> </w:t>
      </w:r>
      <w:r w:rsidRPr="00E83E4F">
        <w:rPr>
          <w:rStyle w:val="Appelnotedebasdep"/>
          <w:sz w:val="24"/>
          <w:szCs w:val="24"/>
        </w:rPr>
        <w:footnoteRef/>
      </w:r>
      <w:r w:rsidRPr="00E83E4F">
        <w:rPr>
          <w:rFonts w:hint="cs"/>
          <w:sz w:val="24"/>
          <w:szCs w:val="24"/>
          <w:rtl/>
        </w:rPr>
        <w:t xml:space="preserve"> يعرب </w:t>
      </w:r>
      <w:r>
        <w:rPr>
          <w:rFonts w:hint="cs"/>
          <w:sz w:val="24"/>
          <w:szCs w:val="24"/>
          <w:rtl/>
        </w:rPr>
        <w:t xml:space="preserve">محمد </w:t>
      </w:r>
      <w:r w:rsidRPr="00E83E4F">
        <w:rPr>
          <w:rFonts w:hint="cs"/>
          <w:sz w:val="24"/>
          <w:szCs w:val="24"/>
          <w:rtl/>
        </w:rPr>
        <w:t>الشرع</w:t>
      </w:r>
      <w:r>
        <w:rPr>
          <w:rFonts w:hint="cs"/>
          <w:sz w:val="24"/>
          <w:szCs w:val="24"/>
          <w:rtl/>
        </w:rPr>
        <w:t>، دور القطاع الخاص في إدارة المرافق العامة الاقتصادية، مرجع سابق،</w:t>
      </w:r>
      <w:r w:rsidRPr="00E83E4F">
        <w:rPr>
          <w:rFonts w:hint="cs"/>
          <w:sz w:val="24"/>
          <w:szCs w:val="24"/>
          <w:rtl/>
        </w:rPr>
        <w:t xml:space="preserve"> ص 91</w:t>
      </w:r>
      <w:r>
        <w:rPr>
          <w:rFonts w:hint="cs"/>
          <w:sz w:val="24"/>
          <w:szCs w:val="24"/>
          <w:rtl/>
        </w:rPr>
        <w:t>.</w:t>
      </w:r>
    </w:p>
  </w:footnote>
  <w:footnote w:id="480">
    <w:p w14:paraId="3D5D2B32" w14:textId="649987AA" w:rsidR="00633B66" w:rsidRDefault="00633B66">
      <w:pPr>
        <w:pStyle w:val="Notedebasdepage"/>
      </w:pPr>
    </w:p>
  </w:footnote>
  <w:footnote w:id="481">
    <w:p w14:paraId="675464B4" w14:textId="3F8810A7" w:rsidR="00633B66" w:rsidRPr="00E83E4F" w:rsidRDefault="00633B66" w:rsidP="00624487">
      <w:pPr>
        <w:pStyle w:val="Notedebasdepage"/>
        <w:ind w:firstLine="0"/>
        <w:rPr>
          <w:sz w:val="24"/>
          <w:szCs w:val="24"/>
        </w:rPr>
      </w:pPr>
      <w:r w:rsidRPr="00E83E4F">
        <w:rPr>
          <w:rStyle w:val="Appelnotedebasdep"/>
          <w:sz w:val="24"/>
          <w:szCs w:val="24"/>
        </w:rPr>
        <w:footnoteRef/>
      </w:r>
      <w:r w:rsidRPr="00E83E4F">
        <w:rPr>
          <w:rFonts w:hint="cs"/>
          <w:sz w:val="24"/>
          <w:szCs w:val="24"/>
          <w:rtl/>
        </w:rPr>
        <w:t xml:space="preserve"> محمد عل</w:t>
      </w:r>
      <w:r w:rsidRPr="00E83E4F">
        <w:rPr>
          <w:rFonts w:hint="eastAsia"/>
          <w:sz w:val="24"/>
          <w:szCs w:val="24"/>
          <w:rtl/>
        </w:rPr>
        <w:t>ي</w:t>
      </w:r>
      <w:r w:rsidRPr="00E83E4F">
        <w:rPr>
          <w:rFonts w:hint="cs"/>
          <w:sz w:val="24"/>
          <w:szCs w:val="24"/>
          <w:rtl/>
        </w:rPr>
        <w:t xml:space="preserve"> ماهر، وكالة المرفق العام، مرجع سابق، ص52.</w:t>
      </w:r>
    </w:p>
  </w:footnote>
  <w:footnote w:id="482">
    <w:p w14:paraId="6E678C18" w14:textId="0044944F" w:rsidR="00633B66" w:rsidRPr="00805DA1" w:rsidRDefault="00633B66" w:rsidP="001A2495">
      <w:pPr>
        <w:pStyle w:val="Notedebasdepage"/>
        <w:ind w:firstLine="0"/>
      </w:pPr>
      <w:r w:rsidRPr="00805DA1">
        <w:rPr>
          <w:rStyle w:val="Appelnotedebasdep"/>
          <w:sz w:val="24"/>
          <w:szCs w:val="24"/>
        </w:rPr>
        <w:footnoteRef/>
      </w:r>
      <w:r w:rsidRPr="00805DA1">
        <w:rPr>
          <w:rFonts w:hint="cs"/>
          <w:sz w:val="28"/>
          <w:szCs w:val="28"/>
          <w:rtl/>
        </w:rPr>
        <w:t xml:space="preserve"> </w:t>
      </w:r>
      <w:r>
        <w:rPr>
          <w:rFonts w:hint="cs"/>
          <w:sz w:val="24"/>
          <w:szCs w:val="24"/>
          <w:rtl/>
        </w:rPr>
        <w:t xml:space="preserve">مروان محي الدين قطب، </w:t>
      </w:r>
      <w:r w:rsidRPr="00805DA1">
        <w:rPr>
          <w:rFonts w:hint="cs"/>
          <w:sz w:val="24"/>
          <w:szCs w:val="24"/>
          <w:rtl/>
        </w:rPr>
        <w:t xml:space="preserve">مرجع </w:t>
      </w:r>
      <w:r>
        <w:rPr>
          <w:rFonts w:hint="cs"/>
          <w:sz w:val="24"/>
          <w:szCs w:val="24"/>
          <w:rtl/>
        </w:rPr>
        <w:t>سابق</w:t>
      </w:r>
      <w:r w:rsidRPr="00805DA1">
        <w:rPr>
          <w:rFonts w:hint="cs"/>
          <w:sz w:val="24"/>
          <w:szCs w:val="24"/>
          <w:rtl/>
        </w:rPr>
        <w:t>، ص 321</w:t>
      </w:r>
      <w:r>
        <w:rPr>
          <w:rFonts w:hint="cs"/>
          <w:sz w:val="24"/>
          <w:szCs w:val="24"/>
          <w:rtl/>
        </w:rPr>
        <w:t>،</w:t>
      </w:r>
      <w:r w:rsidRPr="00805DA1">
        <w:rPr>
          <w:rFonts w:hint="cs"/>
          <w:sz w:val="24"/>
          <w:szCs w:val="24"/>
          <w:rtl/>
        </w:rPr>
        <w:t>322.</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08BAF7" w14:textId="0F35323D" w:rsidR="00633B66" w:rsidRPr="003F04A5" w:rsidRDefault="00633B66" w:rsidP="00996A3D">
    <w:pPr>
      <w:pStyle w:val="En-tte"/>
      <w:jc w:val="center"/>
      <w:rPr>
        <w:b/>
        <w:bCs/>
        <w:color w:val="000000" w:themeColor="text1"/>
        <w:rtl/>
        <w:lang w:val="fr-FR"/>
      </w:rPr>
    </w:pPr>
    <w:r w:rsidRPr="003F04A5">
      <w:rPr>
        <w:b/>
        <w:bCs/>
        <w:noProof/>
        <w:color w:val="000000" w:themeColor="text1"/>
        <w:rtl/>
        <w:lang w:val="fr-FR" w:eastAsia="fr-FR" w:bidi="ar-SA"/>
      </w:rPr>
      <mc:AlternateContent>
        <mc:Choice Requires="wps">
          <w:drawing>
            <wp:anchor distT="0" distB="0" distL="114300" distR="114300" simplePos="0" relativeHeight="251672576" behindDoc="1" locked="0" layoutInCell="1" allowOverlap="1" wp14:anchorId="610ADCC4" wp14:editId="78C42796">
              <wp:simplePos x="0" y="0"/>
              <wp:positionH relativeFrom="column">
                <wp:posOffset>-278130</wp:posOffset>
              </wp:positionH>
              <wp:positionV relativeFrom="paragraph">
                <wp:posOffset>235585</wp:posOffset>
              </wp:positionV>
              <wp:extent cx="6029325" cy="53975"/>
              <wp:effectExtent l="26670" t="26035" r="20955" b="24765"/>
              <wp:wrapNone/>
              <wp:docPr id="9"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9325" cy="53975"/>
                      </a:xfrm>
                      <a:prstGeom prst="flowChartProcess">
                        <a:avLst/>
                      </a:prstGeom>
                      <a:solidFill>
                        <a:schemeClr val="dk1">
                          <a:lumMod val="100000"/>
                          <a:lumOff val="0"/>
                        </a:schemeClr>
                      </a:solidFill>
                      <a:ln w="38100">
                        <a:solidFill>
                          <a:schemeClr val="lt1">
                            <a:lumMod val="95000"/>
                            <a:lumOff val="0"/>
                          </a:schemeClr>
                        </a:solidFill>
                        <a:miter lim="800000"/>
                        <a:headEnd/>
                        <a:tailEnd/>
                      </a:ln>
                      <a:effectLst/>
                      <a:extLs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0D6164" id="_x0000_t109" coordsize="21600,21600" o:spt="109" path="m,l,21600r21600,l21600,xe">
              <v:stroke joinstyle="miter"/>
              <v:path gradientshapeok="t" o:connecttype="rect"/>
            </v:shapetype>
            <v:shape id="AutoShape 14" o:spid="_x0000_s1026" type="#_x0000_t109" style="position:absolute;margin-left:-21.9pt;margin-top:18.55pt;width:474.75pt;height:4.2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" fillcolor="black [3200]" strokecolor="#f2f2f2 [3041]" strokeweight="3pt">
              <v:shadow color="#7f7f7f [1601]" opacity=".5" offset="1pt"/>
            </v:shape>
          </w:pict>
        </mc:Fallback>
      </mc:AlternateContent>
    </w:r>
    <w:r w:rsidRPr="003F04A5">
      <w:rPr>
        <w:rFonts w:hint="cs"/>
        <w:b/>
        <w:bCs/>
        <w:color w:val="000000" w:themeColor="text1"/>
        <w:rtl/>
        <w:lang w:val="fr-FR"/>
      </w:rPr>
      <w:t>الباب الأول: ماهية</w:t>
    </w:r>
    <w:r w:rsidRPr="003F04A5">
      <w:rPr>
        <w:b/>
        <w:bCs/>
        <w:color w:val="000000" w:themeColor="text1"/>
        <w:rtl/>
        <w:lang w:val="fr-FR"/>
      </w:rPr>
      <w:t xml:space="preserve"> عقود </w:t>
    </w:r>
    <w:r w:rsidRPr="003F04A5">
      <w:rPr>
        <w:rFonts w:hint="cs"/>
        <w:b/>
        <w:bCs/>
        <w:color w:val="000000" w:themeColor="text1"/>
        <w:rtl/>
        <w:lang w:val="fr-FR"/>
      </w:rPr>
      <w:t>التفويض</w:t>
    </w:r>
    <w:r w:rsidRPr="003F04A5">
      <w:rPr>
        <w:b/>
        <w:bCs/>
        <w:color w:val="000000" w:themeColor="text1"/>
        <w:rtl/>
        <w:lang w:val="fr-FR"/>
      </w:rPr>
      <w:t xml:space="preserve"> </w:t>
    </w:r>
    <w:r w:rsidRPr="003F04A5">
      <w:rPr>
        <w:rFonts w:hint="cs"/>
        <w:b/>
        <w:bCs/>
        <w:color w:val="000000" w:themeColor="text1"/>
        <w:rtl/>
        <w:lang w:val="fr-FR"/>
      </w:rPr>
      <w:t>ودور الرقابة في نجاعتها</w:t>
    </w:r>
  </w:p>
  <w:p w14:paraId="38F9630F" w14:textId="77777777" w:rsidR="00633B66" w:rsidRPr="003F04A5" w:rsidRDefault="00633B66" w:rsidP="003F04A5">
    <w:pPr>
      <w:pStyle w:val="En-tte"/>
      <w:jc w:val="center"/>
      <w:rPr>
        <w:b/>
        <w:bCs/>
        <w:color w:val="000000" w:themeColor="text1"/>
        <w:rtl/>
        <w:lang w:val="fr-FR"/>
      </w:rPr>
    </w:pPr>
  </w:p>
  <w:p w14:paraId="5259FB4F" w14:textId="77777777" w:rsidR="00633B66" w:rsidRPr="003F04A5" w:rsidRDefault="00633B66" w:rsidP="003F04A5">
    <w:pPr>
      <w:pStyle w:val="En-tte"/>
      <w:ind w:firstLine="0"/>
      <w:jc w:val="center"/>
      <w:rPr>
        <w:b/>
        <w:bCs/>
        <w:rtl/>
        <w:lang w:val="fr-FR"/>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D763F2" w14:textId="77777777" w:rsidR="00633B66" w:rsidRDefault="00633B66">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3A68D4" w14:textId="2A5B2299" w:rsidR="00633B66" w:rsidRPr="003F04A5" w:rsidRDefault="00633B66" w:rsidP="003F04A5">
    <w:pPr>
      <w:pStyle w:val="En-tte"/>
      <w:jc w:val="center"/>
      <w:rPr>
        <w:b/>
        <w:bCs/>
        <w:color w:val="000000" w:themeColor="text1"/>
        <w:rtl/>
        <w:lang w:val="fr-FR"/>
      </w:rPr>
    </w:pPr>
    <w:r w:rsidRPr="003F04A5">
      <w:rPr>
        <w:b/>
        <w:bCs/>
        <w:noProof/>
        <w:color w:val="000000" w:themeColor="text1"/>
        <w:rtl/>
        <w:lang w:val="fr-FR" w:eastAsia="fr-FR" w:bidi="ar-SA"/>
      </w:rPr>
      <mc:AlternateContent>
        <mc:Choice Requires="wps">
          <w:drawing>
            <wp:anchor distT="0" distB="0" distL="114300" distR="114300" simplePos="0" relativeHeight="251674624" behindDoc="1" locked="0" layoutInCell="1" allowOverlap="1" wp14:anchorId="0462CE34" wp14:editId="5D8D5EB4">
              <wp:simplePos x="0" y="0"/>
              <wp:positionH relativeFrom="column">
                <wp:posOffset>-278130</wp:posOffset>
              </wp:positionH>
              <wp:positionV relativeFrom="paragraph">
                <wp:posOffset>235585</wp:posOffset>
              </wp:positionV>
              <wp:extent cx="6029325" cy="53975"/>
              <wp:effectExtent l="26670" t="26035" r="20955" b="24765"/>
              <wp:wrapNone/>
              <wp:docPr id="1"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9325" cy="53975"/>
                      </a:xfrm>
                      <a:prstGeom prst="flowChartProcess">
                        <a:avLst/>
                      </a:prstGeom>
                      <a:solidFill>
                        <a:schemeClr val="dk1">
                          <a:lumMod val="100000"/>
                          <a:lumOff val="0"/>
                        </a:schemeClr>
                      </a:solidFill>
                      <a:ln w="38100">
                        <a:solidFill>
                          <a:schemeClr val="lt1">
                            <a:lumMod val="95000"/>
                            <a:lumOff val="0"/>
                          </a:schemeClr>
                        </a:solidFill>
                        <a:miter lim="800000"/>
                        <a:headEnd/>
                        <a:tailEnd/>
                      </a:ln>
                      <a:effectLst/>
                      <a:extLs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D3C2EC" id="_x0000_t109" coordsize="21600,21600" o:spt="109" path="m,l,21600r21600,l21600,xe">
              <v:stroke joinstyle="miter"/>
              <v:path gradientshapeok="t" o:connecttype="rect"/>
            </v:shapetype>
            <v:shape id="AutoShape 14" o:spid="_x0000_s1026" type="#_x0000_t109" style="position:absolute;margin-left:-21.9pt;margin-top:18.55pt;width:474.75pt;height:4.2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" fillcolor="black [3200]" strokecolor="#f2f2f2 [3041]" strokeweight="3pt">
              <v:shadow color="#7f7f7f [1601]" opacity=".5" offset="1pt"/>
            </v:shape>
          </w:pict>
        </mc:Fallback>
      </mc:AlternateContent>
    </w:r>
    <w:r w:rsidRPr="003F04A5">
      <w:rPr>
        <w:rFonts w:hint="cs"/>
        <w:b/>
        <w:bCs/>
        <w:color w:val="000000" w:themeColor="text1"/>
        <w:rtl/>
        <w:lang w:val="fr-FR"/>
      </w:rPr>
      <w:t xml:space="preserve">الباب </w:t>
    </w:r>
    <w:r>
      <w:rPr>
        <w:rFonts w:hint="cs"/>
        <w:b/>
        <w:bCs/>
        <w:color w:val="000000" w:themeColor="text1"/>
        <w:rtl/>
        <w:lang w:val="fr-FR"/>
      </w:rPr>
      <w:t>الثاني</w:t>
    </w:r>
    <w:r w:rsidRPr="003F04A5">
      <w:rPr>
        <w:rFonts w:hint="cs"/>
        <w:b/>
        <w:bCs/>
        <w:color w:val="000000" w:themeColor="text1"/>
        <w:rtl/>
        <w:lang w:val="fr-FR"/>
      </w:rPr>
      <w:t>: حدود السلطة المفوضة في الرقابة على عقود تفويض المرفق العام</w:t>
    </w:r>
  </w:p>
  <w:p w14:paraId="7753E715" w14:textId="77777777" w:rsidR="00633B66" w:rsidRDefault="00633B66" w:rsidP="003F04A5">
    <w:pPr>
      <w:pStyle w:val="En-tte"/>
      <w:ind w:firstLine="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E0B645" w14:textId="77777777" w:rsidR="00633B66" w:rsidRDefault="00633B66">
    <w:pPr>
      <w:pStyle w:val="En-tte"/>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5497B1" w14:textId="77777777" w:rsidR="00633B66" w:rsidRDefault="00633B66">
    <w:pPr>
      <w:pStyle w:val="En-tte"/>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CFECCE" w14:textId="77777777" w:rsidR="00633B66" w:rsidRDefault="00633B66">
    <w:pPr>
      <w:pStyle w:val="En-tte"/>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E18107" w14:textId="77777777" w:rsidR="00633B66" w:rsidRDefault="00633B66">
    <w:pPr>
      <w:pStyle w:val="En-tte"/>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F5F220" w14:textId="77777777" w:rsidR="00633B66" w:rsidRDefault="00633B66">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33F6E074"/>
    <w:lvl w:ilvl="0">
      <w:start w:val="1"/>
      <w:numFmt w:val="decimal"/>
      <w:pStyle w:val="Listenumros"/>
      <w:lvlText w:val="%1."/>
      <w:lvlJc w:val="left"/>
      <w:pPr>
        <w:tabs>
          <w:tab w:val="num" w:pos="360"/>
        </w:tabs>
        <w:ind w:left="360" w:hanging="360"/>
      </w:pPr>
    </w:lvl>
  </w:abstractNum>
  <w:abstractNum w:abstractNumId="1">
    <w:nsid w:val="03DE1BD0"/>
    <w:multiLevelType w:val="hybridMultilevel"/>
    <w:tmpl w:val="87DA1A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55B353D"/>
    <w:multiLevelType w:val="multilevel"/>
    <w:tmpl w:val="9A5AE190"/>
    <w:styleLink w:val="NotreListe"/>
    <w:lvl w:ilvl="0">
      <w:start w:val="1"/>
      <w:numFmt w:val="upperRoman"/>
      <w:lvlText w:val="%1"/>
      <w:lvlJc w:val="left"/>
      <w:pPr>
        <w:ind w:left="432" w:hanging="432"/>
      </w:pPr>
      <w:rPr>
        <w:rFonts w:ascii="Times New Roman" w:hAnsi="Times New Roman" w:hint="default"/>
      </w:rPr>
    </w:lvl>
    <w:lvl w:ilvl="1">
      <w:start w:val="1"/>
      <w:numFmt w:val="upperLetter"/>
      <w:lvlText w:val="%2"/>
      <w:lvlJc w:val="left"/>
      <w:pPr>
        <w:ind w:left="576" w:hanging="576"/>
      </w:pPr>
      <w:rPr>
        <w:rFonts w:ascii="Times New Roman" w:hAnsi="Times New Roman" w:hint="default"/>
      </w:rPr>
    </w:lvl>
    <w:lvl w:ilvl="2">
      <w:start w:val="1"/>
      <w:numFmt w:val="decimal"/>
      <w:lvlText w:val="%3"/>
      <w:lvlJc w:val="left"/>
      <w:pPr>
        <w:ind w:left="397" w:hanging="397"/>
      </w:pPr>
      <w:rPr>
        <w:rFonts w:ascii="Times New Roman" w:hAnsi="Times New Roman"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nsid w:val="05C80090"/>
    <w:multiLevelType w:val="hybridMultilevel"/>
    <w:tmpl w:val="3D0085D0"/>
    <w:lvl w:ilvl="0" w:tplc="F1B203B2">
      <w:numFmt w:val="bullet"/>
      <w:lvlText w:val="-"/>
      <w:lvlJc w:val="left"/>
      <w:pPr>
        <w:ind w:left="927" w:hanging="360"/>
      </w:pPr>
      <w:rPr>
        <w:rFonts w:ascii="Simplified Arabic" w:eastAsia="SimSun" w:hAnsi="Simplified Arabic" w:cs="Simplified Arabic" w:hint="default"/>
        <w:b w:val="0"/>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4">
    <w:nsid w:val="0756307F"/>
    <w:multiLevelType w:val="hybridMultilevel"/>
    <w:tmpl w:val="396E8B60"/>
    <w:lvl w:ilvl="0" w:tplc="2B58328A">
      <w:numFmt w:val="bullet"/>
      <w:lvlText w:val=""/>
      <w:lvlJc w:val="left"/>
      <w:pPr>
        <w:ind w:left="720" w:hanging="360"/>
      </w:pPr>
      <w:rPr>
        <w:rFonts w:ascii="Symbol" w:eastAsia="SimSun" w:hAnsi="Symbol"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8357B03"/>
    <w:multiLevelType w:val="hybridMultilevel"/>
    <w:tmpl w:val="09A0860A"/>
    <w:lvl w:ilvl="0" w:tplc="F1C00DA0">
      <w:numFmt w:val="bullet"/>
      <w:lvlText w:val="-"/>
      <w:lvlJc w:val="left"/>
      <w:pPr>
        <w:ind w:left="927" w:hanging="360"/>
      </w:pPr>
      <w:rPr>
        <w:rFonts w:ascii="Simplified Arabic" w:eastAsia="SimSun" w:hAnsi="Simplified Arabic" w:cs="Simplified Arabic" w:hint="default"/>
        <w:b w:val="0"/>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6">
    <w:nsid w:val="08AD04C1"/>
    <w:multiLevelType w:val="hybridMultilevel"/>
    <w:tmpl w:val="A510DD68"/>
    <w:lvl w:ilvl="0" w:tplc="5C1E5722">
      <w:start w:val="1"/>
      <w:numFmt w:val="decimal"/>
      <w:lvlText w:val="%1."/>
      <w:lvlJc w:val="left"/>
      <w:pPr>
        <w:ind w:left="644" w:hanging="360"/>
      </w:pPr>
      <w:rPr>
        <w:rFonts w:ascii="Constantia" w:eastAsia="Calibri" w:hAnsi="Constantia" w:cs="Arial"/>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092C7C65"/>
    <w:multiLevelType w:val="multilevel"/>
    <w:tmpl w:val="3768EE62"/>
    <w:numStyleLink w:val="Stylearabe"/>
  </w:abstractNum>
  <w:abstractNum w:abstractNumId="8">
    <w:nsid w:val="0A174B1A"/>
    <w:multiLevelType w:val="hybridMultilevel"/>
    <w:tmpl w:val="2C029036"/>
    <w:lvl w:ilvl="0" w:tplc="E69A389C">
      <w:start w:val="1"/>
      <w:numFmt w:val="bullet"/>
      <w:lvlText w:val=""/>
      <w:lvlJc w:val="left"/>
      <w:pPr>
        <w:ind w:left="1185" w:hanging="360"/>
      </w:pPr>
      <w:rPr>
        <w:rFonts w:ascii="Symbol" w:hAnsi="Symbol" w:hint="default"/>
        <w:lang w:bidi="ar-DZ"/>
      </w:rPr>
    </w:lvl>
    <w:lvl w:ilvl="1" w:tplc="040C0003" w:tentative="1">
      <w:start w:val="1"/>
      <w:numFmt w:val="bullet"/>
      <w:lvlText w:val="o"/>
      <w:lvlJc w:val="left"/>
      <w:pPr>
        <w:ind w:left="1905" w:hanging="360"/>
      </w:pPr>
      <w:rPr>
        <w:rFonts w:ascii="Courier New" w:hAnsi="Courier New" w:cs="Courier New" w:hint="default"/>
      </w:rPr>
    </w:lvl>
    <w:lvl w:ilvl="2" w:tplc="040C0005" w:tentative="1">
      <w:start w:val="1"/>
      <w:numFmt w:val="bullet"/>
      <w:lvlText w:val=""/>
      <w:lvlJc w:val="left"/>
      <w:pPr>
        <w:ind w:left="2625" w:hanging="360"/>
      </w:pPr>
      <w:rPr>
        <w:rFonts w:ascii="Wingdings" w:hAnsi="Wingdings" w:hint="default"/>
      </w:rPr>
    </w:lvl>
    <w:lvl w:ilvl="3" w:tplc="040C0001" w:tentative="1">
      <w:start w:val="1"/>
      <w:numFmt w:val="bullet"/>
      <w:lvlText w:val=""/>
      <w:lvlJc w:val="left"/>
      <w:pPr>
        <w:ind w:left="3345" w:hanging="360"/>
      </w:pPr>
      <w:rPr>
        <w:rFonts w:ascii="Symbol" w:hAnsi="Symbol" w:hint="default"/>
      </w:rPr>
    </w:lvl>
    <w:lvl w:ilvl="4" w:tplc="040C0003" w:tentative="1">
      <w:start w:val="1"/>
      <w:numFmt w:val="bullet"/>
      <w:lvlText w:val="o"/>
      <w:lvlJc w:val="left"/>
      <w:pPr>
        <w:ind w:left="4065" w:hanging="360"/>
      </w:pPr>
      <w:rPr>
        <w:rFonts w:ascii="Courier New" w:hAnsi="Courier New" w:cs="Courier New" w:hint="default"/>
      </w:rPr>
    </w:lvl>
    <w:lvl w:ilvl="5" w:tplc="040C0005" w:tentative="1">
      <w:start w:val="1"/>
      <w:numFmt w:val="bullet"/>
      <w:lvlText w:val=""/>
      <w:lvlJc w:val="left"/>
      <w:pPr>
        <w:ind w:left="4785" w:hanging="360"/>
      </w:pPr>
      <w:rPr>
        <w:rFonts w:ascii="Wingdings" w:hAnsi="Wingdings" w:hint="default"/>
      </w:rPr>
    </w:lvl>
    <w:lvl w:ilvl="6" w:tplc="040C0001" w:tentative="1">
      <w:start w:val="1"/>
      <w:numFmt w:val="bullet"/>
      <w:lvlText w:val=""/>
      <w:lvlJc w:val="left"/>
      <w:pPr>
        <w:ind w:left="5505" w:hanging="360"/>
      </w:pPr>
      <w:rPr>
        <w:rFonts w:ascii="Symbol" w:hAnsi="Symbol" w:hint="default"/>
      </w:rPr>
    </w:lvl>
    <w:lvl w:ilvl="7" w:tplc="040C0003" w:tentative="1">
      <w:start w:val="1"/>
      <w:numFmt w:val="bullet"/>
      <w:lvlText w:val="o"/>
      <w:lvlJc w:val="left"/>
      <w:pPr>
        <w:ind w:left="6225" w:hanging="360"/>
      </w:pPr>
      <w:rPr>
        <w:rFonts w:ascii="Courier New" w:hAnsi="Courier New" w:cs="Courier New" w:hint="default"/>
      </w:rPr>
    </w:lvl>
    <w:lvl w:ilvl="8" w:tplc="040C0005" w:tentative="1">
      <w:start w:val="1"/>
      <w:numFmt w:val="bullet"/>
      <w:lvlText w:val=""/>
      <w:lvlJc w:val="left"/>
      <w:pPr>
        <w:ind w:left="6945" w:hanging="360"/>
      </w:pPr>
      <w:rPr>
        <w:rFonts w:ascii="Wingdings" w:hAnsi="Wingdings" w:hint="default"/>
      </w:rPr>
    </w:lvl>
  </w:abstractNum>
  <w:abstractNum w:abstractNumId="9">
    <w:nsid w:val="0DE4264C"/>
    <w:multiLevelType w:val="hybridMultilevel"/>
    <w:tmpl w:val="506472C6"/>
    <w:lvl w:ilvl="0" w:tplc="1FFEB56A">
      <w:numFmt w:val="bullet"/>
      <w:lvlText w:val="-"/>
      <w:lvlJc w:val="left"/>
      <w:pPr>
        <w:ind w:left="927" w:hanging="360"/>
      </w:pPr>
      <w:rPr>
        <w:rFonts w:ascii="Simplified Arabic" w:eastAsia="SimSun" w:hAnsi="Simplified Arabic" w:cs="Simplified Arabic"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0">
    <w:nsid w:val="11F22018"/>
    <w:multiLevelType w:val="hybridMultilevel"/>
    <w:tmpl w:val="71DA3194"/>
    <w:lvl w:ilvl="0" w:tplc="68BECA4C">
      <w:start w:val="1"/>
      <w:numFmt w:val="decimal"/>
      <w:lvlText w:val="%1-"/>
      <w:lvlJc w:val="left"/>
      <w:pPr>
        <w:ind w:left="360" w:hanging="360"/>
      </w:pPr>
      <w:rPr>
        <w:rFonts w:asciiTheme="minorHAnsi" w:hAnsiTheme="minorHAnsi" w:cstheme="minorBidi" w:hint="default"/>
        <w:sz w:val="18"/>
        <w:szCs w:val="28"/>
      </w:rPr>
    </w:lvl>
    <w:lvl w:ilvl="1" w:tplc="040C0019" w:tentative="1">
      <w:start w:val="1"/>
      <w:numFmt w:val="lowerLetter"/>
      <w:lvlText w:val="%2."/>
      <w:lvlJc w:val="left"/>
      <w:pPr>
        <w:ind w:left="1014" w:hanging="360"/>
      </w:pPr>
    </w:lvl>
    <w:lvl w:ilvl="2" w:tplc="040C001B" w:tentative="1">
      <w:start w:val="1"/>
      <w:numFmt w:val="lowerRoman"/>
      <w:lvlText w:val="%3."/>
      <w:lvlJc w:val="right"/>
      <w:pPr>
        <w:ind w:left="1734" w:hanging="180"/>
      </w:pPr>
    </w:lvl>
    <w:lvl w:ilvl="3" w:tplc="040C000F" w:tentative="1">
      <w:start w:val="1"/>
      <w:numFmt w:val="decimal"/>
      <w:lvlText w:val="%4."/>
      <w:lvlJc w:val="left"/>
      <w:pPr>
        <w:ind w:left="2454" w:hanging="360"/>
      </w:pPr>
    </w:lvl>
    <w:lvl w:ilvl="4" w:tplc="040C0019" w:tentative="1">
      <w:start w:val="1"/>
      <w:numFmt w:val="lowerLetter"/>
      <w:lvlText w:val="%5."/>
      <w:lvlJc w:val="left"/>
      <w:pPr>
        <w:ind w:left="3174" w:hanging="360"/>
      </w:pPr>
    </w:lvl>
    <w:lvl w:ilvl="5" w:tplc="040C001B" w:tentative="1">
      <w:start w:val="1"/>
      <w:numFmt w:val="lowerRoman"/>
      <w:lvlText w:val="%6."/>
      <w:lvlJc w:val="right"/>
      <w:pPr>
        <w:ind w:left="3894" w:hanging="180"/>
      </w:pPr>
    </w:lvl>
    <w:lvl w:ilvl="6" w:tplc="040C000F" w:tentative="1">
      <w:start w:val="1"/>
      <w:numFmt w:val="decimal"/>
      <w:lvlText w:val="%7."/>
      <w:lvlJc w:val="left"/>
      <w:pPr>
        <w:ind w:left="4614" w:hanging="360"/>
      </w:pPr>
    </w:lvl>
    <w:lvl w:ilvl="7" w:tplc="040C0019" w:tentative="1">
      <w:start w:val="1"/>
      <w:numFmt w:val="lowerLetter"/>
      <w:lvlText w:val="%8."/>
      <w:lvlJc w:val="left"/>
      <w:pPr>
        <w:ind w:left="5334" w:hanging="360"/>
      </w:pPr>
    </w:lvl>
    <w:lvl w:ilvl="8" w:tplc="040C001B" w:tentative="1">
      <w:start w:val="1"/>
      <w:numFmt w:val="lowerRoman"/>
      <w:lvlText w:val="%9."/>
      <w:lvlJc w:val="right"/>
      <w:pPr>
        <w:ind w:left="6054" w:hanging="180"/>
      </w:pPr>
    </w:lvl>
  </w:abstractNum>
  <w:abstractNum w:abstractNumId="11">
    <w:nsid w:val="13515181"/>
    <w:multiLevelType w:val="hybridMultilevel"/>
    <w:tmpl w:val="85C2CEDE"/>
    <w:lvl w:ilvl="0" w:tplc="76645D7A">
      <w:numFmt w:val="bullet"/>
      <w:lvlText w:val="-"/>
      <w:lvlJc w:val="left"/>
      <w:pPr>
        <w:ind w:left="648" w:hanging="360"/>
      </w:pPr>
      <w:rPr>
        <w:rFonts w:ascii="Simplified Arabic" w:eastAsia="SimSun" w:hAnsi="Simplified Arabic" w:cs="Simplified Arabic"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2">
    <w:nsid w:val="18D02502"/>
    <w:multiLevelType w:val="hybridMultilevel"/>
    <w:tmpl w:val="3AB6D9D2"/>
    <w:lvl w:ilvl="0" w:tplc="C8700E94">
      <w:start w:val="1"/>
      <w:numFmt w:val="decimal"/>
      <w:lvlText w:val="%1."/>
      <w:lvlJc w:val="left"/>
      <w:pPr>
        <w:ind w:left="644" w:hanging="360"/>
      </w:pPr>
      <w:rPr>
        <w:rFonts w:ascii="Constantia" w:eastAsia="Calibri" w:hAnsi="Constantia" w:cs="Arial"/>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1E8E6D0A"/>
    <w:multiLevelType w:val="hybridMultilevel"/>
    <w:tmpl w:val="E54C29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1F664BC7"/>
    <w:multiLevelType w:val="hybridMultilevel"/>
    <w:tmpl w:val="C99E53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1FFE166E"/>
    <w:multiLevelType w:val="hybridMultilevel"/>
    <w:tmpl w:val="5CA226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209813EE"/>
    <w:multiLevelType w:val="multilevel"/>
    <w:tmpl w:val="9B78C80A"/>
    <w:name w:val="blablabla"/>
    <w:lvl w:ilvl="0">
      <w:start w:val="1"/>
      <w:numFmt w:val="upperRoman"/>
      <w:pStyle w:val="titredeux"/>
      <w:lvlText w:val="%1."/>
      <w:lvlJc w:val="left"/>
      <w:pPr>
        <w:ind w:left="360" w:hanging="360"/>
      </w:pPr>
      <w:rPr>
        <w:rFonts w:hint="default"/>
      </w:rPr>
    </w:lvl>
    <w:lvl w:ilvl="1">
      <w:start w:val="1"/>
      <w:numFmt w:val="upperLetter"/>
      <w:lvlText w:val="%2."/>
      <w:lvlJc w:val="left"/>
      <w:pPr>
        <w:ind w:left="1080" w:hanging="360"/>
      </w:pPr>
      <w:rPr>
        <w:rFonts w:hint="default"/>
      </w:rPr>
    </w:lvl>
    <w:lvl w:ilvl="2">
      <w:start w:val="1"/>
      <w:numFmt w:val="decimal"/>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7">
    <w:nsid w:val="23FB0E66"/>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8">
    <w:nsid w:val="25027290"/>
    <w:multiLevelType w:val="hybridMultilevel"/>
    <w:tmpl w:val="462EA8CC"/>
    <w:lvl w:ilvl="0" w:tplc="F260E55A">
      <w:numFmt w:val="bullet"/>
      <w:lvlText w:val="-"/>
      <w:lvlJc w:val="left"/>
      <w:pPr>
        <w:ind w:left="720" w:hanging="360"/>
      </w:pPr>
      <w:rPr>
        <w:rFonts w:ascii="Simplified Arabic" w:eastAsia="SimSun" w:hAnsi="Simplified Arabic" w:cs="Simplified Arab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269E2B87"/>
    <w:multiLevelType w:val="multilevel"/>
    <w:tmpl w:val="3768EE62"/>
    <w:styleLink w:val="Stylearabe"/>
    <w:lvl w:ilvl="0">
      <w:start w:val="1"/>
      <w:numFmt w:val="upperRoman"/>
      <w:lvlText w:val="%1"/>
      <w:lvlJc w:val="left"/>
      <w:pPr>
        <w:ind w:left="432" w:hanging="432"/>
      </w:pPr>
      <w:rPr>
        <w:rFonts w:ascii="Times New Roman" w:hAnsi="Times New Roman" w:cs="Times New Roman" w:hint="default"/>
      </w:rPr>
    </w:lvl>
    <w:lvl w:ilvl="1">
      <w:start w:val="1"/>
      <w:numFmt w:val="decimal"/>
      <w:pStyle w:val="sousSection"/>
      <w:lvlText w:val="%2"/>
      <w:lvlJc w:val="left"/>
      <w:pPr>
        <w:ind w:left="576" w:hanging="576"/>
      </w:pPr>
      <w:rPr>
        <w:rFonts w:hint="default"/>
      </w:rPr>
    </w:lvl>
    <w:lvl w:ilvl="2">
      <w:start w:val="1"/>
      <w:numFmt w:val="arabicAlpha"/>
      <w:lvlText w:val="%3"/>
      <w:lvlJc w:val="left"/>
      <w:pPr>
        <w:ind w:left="397" w:hanging="397"/>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em w:val="none"/>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nsid w:val="273B4607"/>
    <w:multiLevelType w:val="hybridMultilevel"/>
    <w:tmpl w:val="657E1B1C"/>
    <w:lvl w:ilvl="0" w:tplc="A3208AFC">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27620D4B"/>
    <w:multiLevelType w:val="hybridMultilevel"/>
    <w:tmpl w:val="512695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27790D1A"/>
    <w:multiLevelType w:val="hybridMultilevel"/>
    <w:tmpl w:val="A8B6F10A"/>
    <w:lvl w:ilvl="0" w:tplc="040C000F">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2A971BE9"/>
    <w:multiLevelType w:val="multilevel"/>
    <w:tmpl w:val="0BE6F866"/>
    <w:lvl w:ilvl="0">
      <w:start w:val="1"/>
      <w:numFmt w:val="decimal"/>
      <w:lvlText w:val="%1."/>
      <w:lvlJc w:val="left"/>
      <w:pPr>
        <w:ind w:left="360" w:hanging="360"/>
      </w:pPr>
      <w:rPr>
        <w:rFonts w:hint="default"/>
      </w:rPr>
    </w:lvl>
    <w:lvl w:ilvl="1">
      <w:start w:val="1"/>
      <w:numFmt w:val="decimal"/>
      <w:pStyle w:val="st"/>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nsid w:val="2AD56814"/>
    <w:multiLevelType w:val="hybridMultilevel"/>
    <w:tmpl w:val="030E6B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2D1C3F32"/>
    <w:multiLevelType w:val="hybridMultilevel"/>
    <w:tmpl w:val="EEDACF48"/>
    <w:lvl w:ilvl="0" w:tplc="678489AC">
      <w:numFmt w:val="bullet"/>
      <w:lvlText w:val=""/>
      <w:lvlJc w:val="left"/>
      <w:pPr>
        <w:ind w:left="720" w:hanging="360"/>
      </w:pPr>
      <w:rPr>
        <w:rFonts w:ascii="Symbol" w:eastAsia="SimSun" w:hAnsi="Symbol"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2940575"/>
    <w:multiLevelType w:val="hybridMultilevel"/>
    <w:tmpl w:val="01F0B8A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362025B7"/>
    <w:multiLevelType w:val="hybridMultilevel"/>
    <w:tmpl w:val="0CB032C0"/>
    <w:lvl w:ilvl="0" w:tplc="E9F4FC42">
      <w:numFmt w:val="bullet"/>
      <w:lvlText w:val="-"/>
      <w:lvlJc w:val="left"/>
      <w:pPr>
        <w:ind w:left="720" w:hanging="360"/>
      </w:pPr>
      <w:rPr>
        <w:rFonts w:ascii="Simplified Arabic" w:eastAsia="SimSun" w:hAnsi="Simplified Arabic" w:cs="Simplified Arab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3998495E"/>
    <w:multiLevelType w:val="hybridMultilevel"/>
    <w:tmpl w:val="B6186E78"/>
    <w:lvl w:ilvl="0" w:tplc="76645D7A">
      <w:numFmt w:val="bullet"/>
      <w:lvlText w:val="-"/>
      <w:lvlJc w:val="left"/>
      <w:pPr>
        <w:ind w:left="360" w:hanging="360"/>
      </w:pPr>
      <w:rPr>
        <w:rFonts w:ascii="Simplified Arabic" w:eastAsia="SimSun" w:hAnsi="Simplified Arabic" w:cs="Simplified Arabic"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
    <w:nsid w:val="3F491A58"/>
    <w:multiLevelType w:val="hybridMultilevel"/>
    <w:tmpl w:val="CC8A69FA"/>
    <w:lvl w:ilvl="0" w:tplc="76645D7A">
      <w:numFmt w:val="bullet"/>
      <w:lvlText w:val="-"/>
      <w:lvlJc w:val="left"/>
      <w:pPr>
        <w:ind w:left="360" w:hanging="360"/>
      </w:pPr>
      <w:rPr>
        <w:rFonts w:ascii="Simplified Arabic" w:eastAsia="SimSun" w:hAnsi="Simplified Arabic" w:cs="Simplified Arabic"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0">
    <w:nsid w:val="461C5B14"/>
    <w:multiLevelType w:val="hybridMultilevel"/>
    <w:tmpl w:val="161A4B84"/>
    <w:lvl w:ilvl="0" w:tplc="67F8F27C">
      <w:numFmt w:val="bullet"/>
      <w:lvlText w:val="-"/>
      <w:lvlJc w:val="left"/>
      <w:pPr>
        <w:ind w:left="720" w:hanging="360"/>
      </w:pPr>
      <w:rPr>
        <w:rFonts w:ascii="Simplified Arabic" w:eastAsia="SimSun" w:hAnsi="Simplified Arabic" w:cs="Simplified Arab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49AF04ED"/>
    <w:multiLevelType w:val="hybridMultilevel"/>
    <w:tmpl w:val="B944E2B6"/>
    <w:lvl w:ilvl="0" w:tplc="76147032">
      <w:start w:val="1"/>
      <w:numFmt w:val="arabicAlpha"/>
      <w:lvlText w:val="%1."/>
      <w:lvlJc w:val="left"/>
      <w:pPr>
        <w:ind w:left="218" w:hanging="360"/>
      </w:pPr>
      <w:rPr>
        <w:rFonts w:hint="default"/>
      </w:rPr>
    </w:lvl>
    <w:lvl w:ilvl="1" w:tplc="040C0019" w:tentative="1">
      <w:start w:val="1"/>
      <w:numFmt w:val="lowerLetter"/>
      <w:lvlText w:val="%2."/>
      <w:lvlJc w:val="left"/>
      <w:pPr>
        <w:ind w:left="938" w:hanging="360"/>
      </w:pPr>
    </w:lvl>
    <w:lvl w:ilvl="2" w:tplc="040C001B" w:tentative="1">
      <w:start w:val="1"/>
      <w:numFmt w:val="lowerRoman"/>
      <w:lvlText w:val="%3."/>
      <w:lvlJc w:val="right"/>
      <w:pPr>
        <w:ind w:left="1658" w:hanging="180"/>
      </w:pPr>
    </w:lvl>
    <w:lvl w:ilvl="3" w:tplc="040C000F" w:tentative="1">
      <w:start w:val="1"/>
      <w:numFmt w:val="decimal"/>
      <w:lvlText w:val="%4."/>
      <w:lvlJc w:val="left"/>
      <w:pPr>
        <w:ind w:left="2378" w:hanging="360"/>
      </w:pPr>
    </w:lvl>
    <w:lvl w:ilvl="4" w:tplc="040C0019" w:tentative="1">
      <w:start w:val="1"/>
      <w:numFmt w:val="lowerLetter"/>
      <w:lvlText w:val="%5."/>
      <w:lvlJc w:val="left"/>
      <w:pPr>
        <w:ind w:left="3098" w:hanging="360"/>
      </w:pPr>
    </w:lvl>
    <w:lvl w:ilvl="5" w:tplc="040C001B" w:tentative="1">
      <w:start w:val="1"/>
      <w:numFmt w:val="lowerRoman"/>
      <w:lvlText w:val="%6."/>
      <w:lvlJc w:val="right"/>
      <w:pPr>
        <w:ind w:left="3818" w:hanging="180"/>
      </w:pPr>
    </w:lvl>
    <w:lvl w:ilvl="6" w:tplc="040C000F" w:tentative="1">
      <w:start w:val="1"/>
      <w:numFmt w:val="decimal"/>
      <w:lvlText w:val="%7."/>
      <w:lvlJc w:val="left"/>
      <w:pPr>
        <w:ind w:left="4538" w:hanging="360"/>
      </w:pPr>
    </w:lvl>
    <w:lvl w:ilvl="7" w:tplc="040C0019" w:tentative="1">
      <w:start w:val="1"/>
      <w:numFmt w:val="lowerLetter"/>
      <w:lvlText w:val="%8."/>
      <w:lvlJc w:val="left"/>
      <w:pPr>
        <w:ind w:left="5258" w:hanging="360"/>
      </w:pPr>
    </w:lvl>
    <w:lvl w:ilvl="8" w:tplc="040C001B" w:tentative="1">
      <w:start w:val="1"/>
      <w:numFmt w:val="lowerRoman"/>
      <w:lvlText w:val="%9."/>
      <w:lvlJc w:val="right"/>
      <w:pPr>
        <w:ind w:left="5978" w:hanging="180"/>
      </w:pPr>
    </w:lvl>
  </w:abstractNum>
  <w:abstractNum w:abstractNumId="32">
    <w:nsid w:val="4F6C1BAA"/>
    <w:multiLevelType w:val="hybridMultilevel"/>
    <w:tmpl w:val="C852B084"/>
    <w:lvl w:ilvl="0" w:tplc="376A30E0">
      <w:start w:val="1"/>
      <w:numFmt w:val="upperRoman"/>
      <w:pStyle w:val="Titresu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nsid w:val="55F85A20"/>
    <w:multiLevelType w:val="multilevel"/>
    <w:tmpl w:val="3768EE62"/>
    <w:lvl w:ilvl="0">
      <w:start w:val="1"/>
      <w:numFmt w:val="upperRoman"/>
      <w:pStyle w:val="Sction"/>
      <w:lvlText w:val="%1"/>
      <w:lvlJc w:val="left"/>
      <w:pPr>
        <w:ind w:left="432" w:hanging="432"/>
      </w:pPr>
      <w:rPr>
        <w:rFonts w:hint="default"/>
      </w:rPr>
    </w:lvl>
    <w:lvl w:ilvl="1">
      <w:start w:val="1"/>
      <w:numFmt w:val="upperLetter"/>
      <w:lvlText w:val="%2"/>
      <w:lvlJc w:val="left"/>
      <w:pPr>
        <w:ind w:left="576" w:hanging="576"/>
      </w:pPr>
      <w:rPr>
        <w:rFonts w:hint="default"/>
        <w:lang w:val="en-US"/>
      </w:rPr>
    </w:lvl>
    <w:lvl w:ilvl="2">
      <w:start w:val="1"/>
      <w:numFmt w:val="decimal"/>
      <w:lvlText w:val="%3"/>
      <w:lvlJc w:val="left"/>
      <w:pPr>
        <w:ind w:left="397" w:hanging="397"/>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4">
    <w:nsid w:val="5B504559"/>
    <w:multiLevelType w:val="hybridMultilevel"/>
    <w:tmpl w:val="3D020528"/>
    <w:lvl w:ilvl="0" w:tplc="67EA132E">
      <w:numFmt w:val="bullet"/>
      <w:lvlText w:val="-"/>
      <w:lvlJc w:val="left"/>
      <w:pPr>
        <w:ind w:left="720" w:hanging="360"/>
      </w:pPr>
      <w:rPr>
        <w:rFonts w:ascii="Simplified Arabic" w:eastAsia="SimSun" w:hAnsi="Simplified Arabic" w:cs="Simplified Arab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nsid w:val="64822922"/>
    <w:multiLevelType w:val="hybridMultilevel"/>
    <w:tmpl w:val="9B3497FA"/>
    <w:lvl w:ilvl="0" w:tplc="45CC0A5A">
      <w:numFmt w:val="bullet"/>
      <w:lvlText w:val="-"/>
      <w:lvlJc w:val="left"/>
      <w:pPr>
        <w:ind w:left="720" w:hanging="360"/>
      </w:pPr>
      <w:rPr>
        <w:rFonts w:ascii="Simplified Arabic" w:eastAsia="SimSun" w:hAnsi="Simplified Arabic" w:cs="Simplified Arab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nsid w:val="656D407D"/>
    <w:multiLevelType w:val="hybridMultilevel"/>
    <w:tmpl w:val="75B4F220"/>
    <w:lvl w:ilvl="0" w:tplc="F11A3136">
      <w:start w:val="1"/>
      <w:numFmt w:val="decimal"/>
      <w:lvlText w:val="%1."/>
      <w:lvlJc w:val="left"/>
      <w:pPr>
        <w:ind w:left="783" w:hanging="360"/>
      </w:pPr>
      <w:rPr>
        <w:rFonts w:hint="default"/>
      </w:rPr>
    </w:lvl>
    <w:lvl w:ilvl="1" w:tplc="040C0019" w:tentative="1">
      <w:start w:val="1"/>
      <w:numFmt w:val="lowerLetter"/>
      <w:lvlText w:val="%2."/>
      <w:lvlJc w:val="left"/>
      <w:pPr>
        <w:ind w:left="1503" w:hanging="360"/>
      </w:pPr>
    </w:lvl>
    <w:lvl w:ilvl="2" w:tplc="040C001B" w:tentative="1">
      <w:start w:val="1"/>
      <w:numFmt w:val="lowerRoman"/>
      <w:lvlText w:val="%3."/>
      <w:lvlJc w:val="right"/>
      <w:pPr>
        <w:ind w:left="2223" w:hanging="180"/>
      </w:pPr>
    </w:lvl>
    <w:lvl w:ilvl="3" w:tplc="040C000F" w:tentative="1">
      <w:start w:val="1"/>
      <w:numFmt w:val="decimal"/>
      <w:lvlText w:val="%4."/>
      <w:lvlJc w:val="left"/>
      <w:pPr>
        <w:ind w:left="2943" w:hanging="360"/>
      </w:pPr>
    </w:lvl>
    <w:lvl w:ilvl="4" w:tplc="040C0019" w:tentative="1">
      <w:start w:val="1"/>
      <w:numFmt w:val="lowerLetter"/>
      <w:lvlText w:val="%5."/>
      <w:lvlJc w:val="left"/>
      <w:pPr>
        <w:ind w:left="3663" w:hanging="360"/>
      </w:pPr>
    </w:lvl>
    <w:lvl w:ilvl="5" w:tplc="040C001B" w:tentative="1">
      <w:start w:val="1"/>
      <w:numFmt w:val="lowerRoman"/>
      <w:lvlText w:val="%6."/>
      <w:lvlJc w:val="right"/>
      <w:pPr>
        <w:ind w:left="4383" w:hanging="180"/>
      </w:pPr>
    </w:lvl>
    <w:lvl w:ilvl="6" w:tplc="040C000F" w:tentative="1">
      <w:start w:val="1"/>
      <w:numFmt w:val="decimal"/>
      <w:lvlText w:val="%7."/>
      <w:lvlJc w:val="left"/>
      <w:pPr>
        <w:ind w:left="5103" w:hanging="360"/>
      </w:pPr>
    </w:lvl>
    <w:lvl w:ilvl="7" w:tplc="040C0019" w:tentative="1">
      <w:start w:val="1"/>
      <w:numFmt w:val="lowerLetter"/>
      <w:lvlText w:val="%8."/>
      <w:lvlJc w:val="left"/>
      <w:pPr>
        <w:ind w:left="5823" w:hanging="360"/>
      </w:pPr>
    </w:lvl>
    <w:lvl w:ilvl="8" w:tplc="040C001B" w:tentative="1">
      <w:start w:val="1"/>
      <w:numFmt w:val="lowerRoman"/>
      <w:lvlText w:val="%9."/>
      <w:lvlJc w:val="right"/>
      <w:pPr>
        <w:ind w:left="6543" w:hanging="180"/>
      </w:pPr>
    </w:lvl>
  </w:abstractNum>
  <w:abstractNum w:abstractNumId="37">
    <w:nsid w:val="65733231"/>
    <w:multiLevelType w:val="hybridMultilevel"/>
    <w:tmpl w:val="E57C7836"/>
    <w:lvl w:ilvl="0" w:tplc="2728961C">
      <w:start w:val="1"/>
      <w:numFmt w:val="decimal"/>
      <w:lvlText w:val="%1-"/>
      <w:lvlJc w:val="left"/>
      <w:pPr>
        <w:ind w:left="785" w:hanging="360"/>
      </w:pPr>
      <w:rPr>
        <w:rFonts w:ascii="Times New Roman" w:hAnsi="Times New Roman" w:cs="Times New Roman" w:hint="default"/>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nsid w:val="688A48C5"/>
    <w:multiLevelType w:val="hybridMultilevel"/>
    <w:tmpl w:val="DA708160"/>
    <w:lvl w:ilvl="0" w:tplc="C7BC0DDE">
      <w:start w:val="1"/>
      <w:numFmt w:val="upperRoman"/>
      <w:pStyle w:val="TitreSction"/>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nsid w:val="68BC48BD"/>
    <w:multiLevelType w:val="hybridMultilevel"/>
    <w:tmpl w:val="B9C67346"/>
    <w:lvl w:ilvl="0" w:tplc="3ECEEE32">
      <w:start w:val="1"/>
      <w:numFmt w:val="bullet"/>
      <w:lvlText w:val="-"/>
      <w:lvlJc w:val="left"/>
      <w:pPr>
        <w:ind w:left="720" w:hanging="360"/>
      </w:pPr>
      <w:rPr>
        <w:rFonts w:ascii="Simplified Arabic" w:eastAsia="SimSun" w:hAnsi="Simplified Arabic" w:cs="Simplified Arab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nsid w:val="696B00CD"/>
    <w:multiLevelType w:val="hybridMultilevel"/>
    <w:tmpl w:val="29A2B0AA"/>
    <w:lvl w:ilvl="0" w:tplc="B680054A">
      <w:numFmt w:val="bullet"/>
      <w:lvlText w:val="-"/>
      <w:lvlJc w:val="left"/>
      <w:pPr>
        <w:ind w:left="927" w:hanging="360"/>
      </w:pPr>
      <w:rPr>
        <w:rFonts w:ascii="Simplified Arabic" w:eastAsia="SimSun" w:hAnsi="Simplified Arabic" w:cs="Simplified Arabic"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41">
    <w:nsid w:val="6C792987"/>
    <w:multiLevelType w:val="hybridMultilevel"/>
    <w:tmpl w:val="9154C300"/>
    <w:lvl w:ilvl="0" w:tplc="30DE22C6">
      <w:numFmt w:val="bullet"/>
      <w:lvlText w:val="-"/>
      <w:lvlJc w:val="left"/>
      <w:pPr>
        <w:ind w:left="927" w:hanging="360"/>
      </w:pPr>
      <w:rPr>
        <w:rFonts w:ascii="Simplified Arabic" w:eastAsia="SimSun" w:hAnsi="Simplified Arabic" w:cs="Simplified Arabic" w:hint="default"/>
        <w:b w:val="0"/>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42">
    <w:nsid w:val="6F4E6317"/>
    <w:multiLevelType w:val="hybridMultilevel"/>
    <w:tmpl w:val="6BC8725A"/>
    <w:lvl w:ilvl="0" w:tplc="3664F944">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43">
    <w:nsid w:val="7034544A"/>
    <w:multiLevelType w:val="hybridMultilevel"/>
    <w:tmpl w:val="B2F27FA2"/>
    <w:lvl w:ilvl="0" w:tplc="A8DEDCCA">
      <w:start w:val="1"/>
      <w:numFmt w:val="bullet"/>
      <w:lvlText w:val="-"/>
      <w:lvlJc w:val="left"/>
      <w:pPr>
        <w:ind w:left="720" w:hanging="360"/>
      </w:pPr>
      <w:rPr>
        <w:rFonts w:ascii="Simplified Arabic" w:eastAsia="SimSun" w:hAnsi="Simplified Arabic" w:cs="Simplified Arab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nsid w:val="70A71547"/>
    <w:multiLevelType w:val="hybridMultilevel"/>
    <w:tmpl w:val="5BD20362"/>
    <w:lvl w:ilvl="0" w:tplc="040C000F">
      <w:start w:val="1"/>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nsid w:val="75D30281"/>
    <w:multiLevelType w:val="hybridMultilevel"/>
    <w:tmpl w:val="C0588284"/>
    <w:lvl w:ilvl="0" w:tplc="5D609D36">
      <w:numFmt w:val="bullet"/>
      <w:lvlText w:val="-"/>
      <w:lvlJc w:val="left"/>
      <w:pPr>
        <w:ind w:left="720" w:hanging="360"/>
      </w:pPr>
      <w:rPr>
        <w:rFonts w:ascii="Simplified Arabic" w:eastAsia="SimSun"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60B4D64"/>
    <w:multiLevelType w:val="hybridMultilevel"/>
    <w:tmpl w:val="E2BE0F46"/>
    <w:lvl w:ilvl="0" w:tplc="4CD2A09A">
      <w:numFmt w:val="bullet"/>
      <w:lvlText w:val="-"/>
      <w:lvlJc w:val="left"/>
      <w:pPr>
        <w:ind w:left="648" w:hanging="360"/>
      </w:pPr>
      <w:rPr>
        <w:rFonts w:ascii="Simplified Arabic" w:eastAsia="SimSun" w:hAnsi="Simplified Arabic" w:cs="Simplified Arabic" w:hint="default"/>
      </w:rPr>
    </w:lvl>
    <w:lvl w:ilvl="1" w:tplc="040C0003" w:tentative="1">
      <w:start w:val="1"/>
      <w:numFmt w:val="bullet"/>
      <w:lvlText w:val="o"/>
      <w:lvlJc w:val="left"/>
      <w:pPr>
        <w:ind w:left="1368" w:hanging="360"/>
      </w:pPr>
      <w:rPr>
        <w:rFonts w:ascii="Courier New" w:hAnsi="Courier New" w:cs="Courier New" w:hint="default"/>
      </w:rPr>
    </w:lvl>
    <w:lvl w:ilvl="2" w:tplc="040C0005" w:tentative="1">
      <w:start w:val="1"/>
      <w:numFmt w:val="bullet"/>
      <w:lvlText w:val=""/>
      <w:lvlJc w:val="left"/>
      <w:pPr>
        <w:ind w:left="2088" w:hanging="360"/>
      </w:pPr>
      <w:rPr>
        <w:rFonts w:ascii="Wingdings" w:hAnsi="Wingdings" w:hint="default"/>
      </w:rPr>
    </w:lvl>
    <w:lvl w:ilvl="3" w:tplc="040C0001" w:tentative="1">
      <w:start w:val="1"/>
      <w:numFmt w:val="bullet"/>
      <w:lvlText w:val=""/>
      <w:lvlJc w:val="left"/>
      <w:pPr>
        <w:ind w:left="2808" w:hanging="360"/>
      </w:pPr>
      <w:rPr>
        <w:rFonts w:ascii="Symbol" w:hAnsi="Symbol" w:hint="default"/>
      </w:rPr>
    </w:lvl>
    <w:lvl w:ilvl="4" w:tplc="040C0003" w:tentative="1">
      <w:start w:val="1"/>
      <w:numFmt w:val="bullet"/>
      <w:lvlText w:val="o"/>
      <w:lvlJc w:val="left"/>
      <w:pPr>
        <w:ind w:left="3528" w:hanging="360"/>
      </w:pPr>
      <w:rPr>
        <w:rFonts w:ascii="Courier New" w:hAnsi="Courier New" w:cs="Courier New" w:hint="default"/>
      </w:rPr>
    </w:lvl>
    <w:lvl w:ilvl="5" w:tplc="040C0005" w:tentative="1">
      <w:start w:val="1"/>
      <w:numFmt w:val="bullet"/>
      <w:lvlText w:val=""/>
      <w:lvlJc w:val="left"/>
      <w:pPr>
        <w:ind w:left="4248" w:hanging="360"/>
      </w:pPr>
      <w:rPr>
        <w:rFonts w:ascii="Wingdings" w:hAnsi="Wingdings" w:hint="default"/>
      </w:rPr>
    </w:lvl>
    <w:lvl w:ilvl="6" w:tplc="040C0001" w:tentative="1">
      <w:start w:val="1"/>
      <w:numFmt w:val="bullet"/>
      <w:lvlText w:val=""/>
      <w:lvlJc w:val="left"/>
      <w:pPr>
        <w:ind w:left="4968" w:hanging="360"/>
      </w:pPr>
      <w:rPr>
        <w:rFonts w:ascii="Symbol" w:hAnsi="Symbol" w:hint="default"/>
      </w:rPr>
    </w:lvl>
    <w:lvl w:ilvl="7" w:tplc="040C0003" w:tentative="1">
      <w:start w:val="1"/>
      <w:numFmt w:val="bullet"/>
      <w:lvlText w:val="o"/>
      <w:lvlJc w:val="left"/>
      <w:pPr>
        <w:ind w:left="5688" w:hanging="360"/>
      </w:pPr>
      <w:rPr>
        <w:rFonts w:ascii="Courier New" w:hAnsi="Courier New" w:cs="Courier New" w:hint="default"/>
      </w:rPr>
    </w:lvl>
    <w:lvl w:ilvl="8" w:tplc="040C0005" w:tentative="1">
      <w:start w:val="1"/>
      <w:numFmt w:val="bullet"/>
      <w:lvlText w:val=""/>
      <w:lvlJc w:val="left"/>
      <w:pPr>
        <w:ind w:left="6408" w:hanging="360"/>
      </w:pPr>
      <w:rPr>
        <w:rFonts w:ascii="Wingdings" w:hAnsi="Wingdings" w:hint="default"/>
      </w:rPr>
    </w:lvl>
  </w:abstractNum>
  <w:abstractNum w:abstractNumId="47">
    <w:nsid w:val="7F8B40C5"/>
    <w:multiLevelType w:val="hybridMultilevel"/>
    <w:tmpl w:val="223A58C6"/>
    <w:lvl w:ilvl="0" w:tplc="144C2A0A">
      <w:numFmt w:val="bullet"/>
      <w:lvlText w:val=""/>
      <w:lvlJc w:val="left"/>
      <w:pPr>
        <w:ind w:left="720" w:hanging="360"/>
      </w:pPr>
      <w:rPr>
        <w:rFonts w:ascii="Symbol" w:eastAsia="SimSun" w:hAnsi="Symbol" w:cs="Simplified Arab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8"/>
  </w:num>
  <w:num w:numId="2">
    <w:abstractNumId w:val="0"/>
  </w:num>
  <w:num w:numId="3">
    <w:abstractNumId w:val="23"/>
  </w:num>
  <w:num w:numId="4">
    <w:abstractNumId w:val="32"/>
  </w:num>
  <w:num w:numId="5">
    <w:abstractNumId w:val="16"/>
  </w:num>
  <w:num w:numId="6">
    <w:abstractNumId w:val="17"/>
  </w:num>
  <w:num w:numId="7">
    <w:abstractNumId w:val="33"/>
  </w:num>
  <w:num w:numId="8">
    <w:abstractNumId w:val="2"/>
  </w:num>
  <w:num w:numId="9">
    <w:abstractNumId w:val="19"/>
  </w:num>
  <w:num w:numId="10">
    <w:abstractNumId w:val="7"/>
    <w:lvlOverride w:ilvl="0">
      <w:lvl w:ilvl="0">
        <w:start w:val="1"/>
        <w:numFmt w:val="upperRoman"/>
        <w:lvlText w:val="%1"/>
        <w:lvlJc w:val="left"/>
        <w:pPr>
          <w:ind w:left="432" w:hanging="432"/>
        </w:pPr>
        <w:rPr>
          <w:rFonts w:ascii="Times New Roman" w:hAnsi="Times New Roman" w:cs="Times New Roman" w:hint="default"/>
        </w:rPr>
      </w:lvl>
    </w:lvlOverride>
    <w:lvlOverride w:ilvl="1">
      <w:lvl w:ilvl="1">
        <w:start w:val="1"/>
        <w:numFmt w:val="decimal"/>
        <w:pStyle w:val="sousSection"/>
        <w:lvlText w:val="%2"/>
        <w:lvlJc w:val="left"/>
        <w:pPr>
          <w:ind w:left="576" w:hanging="576"/>
        </w:pPr>
        <w:rPr>
          <w:rFonts w:hint="default"/>
        </w:rPr>
      </w:lvl>
    </w:lvlOverride>
    <w:lvlOverride w:ilvl="2">
      <w:lvl w:ilvl="2">
        <w:start w:val="1"/>
        <w:numFmt w:val="arabicAlpha"/>
        <w:lvlText w:val="%3"/>
        <w:lvlJc w:val="left"/>
        <w:pPr>
          <w:ind w:left="397" w:hanging="397"/>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Cs w:val="0"/>
          <w:u w:val="none"/>
          <w:vertAlign w:val="baseline"/>
          <w:em w:val="none"/>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1">
    <w:abstractNumId w:val="8"/>
  </w:num>
  <w:num w:numId="12">
    <w:abstractNumId w:val="10"/>
  </w:num>
  <w:num w:numId="13">
    <w:abstractNumId w:val="26"/>
  </w:num>
  <w:num w:numId="14">
    <w:abstractNumId w:val="37"/>
  </w:num>
  <w:num w:numId="15">
    <w:abstractNumId w:val="36"/>
  </w:num>
  <w:num w:numId="16">
    <w:abstractNumId w:val="1"/>
  </w:num>
  <w:num w:numId="17">
    <w:abstractNumId w:val="13"/>
  </w:num>
  <w:num w:numId="18">
    <w:abstractNumId w:val="21"/>
  </w:num>
  <w:num w:numId="19">
    <w:abstractNumId w:val="24"/>
  </w:num>
  <w:num w:numId="20">
    <w:abstractNumId w:val="14"/>
  </w:num>
  <w:num w:numId="21">
    <w:abstractNumId w:val="4"/>
  </w:num>
  <w:num w:numId="22">
    <w:abstractNumId w:val="25"/>
  </w:num>
  <w:num w:numId="23">
    <w:abstractNumId w:val="11"/>
  </w:num>
  <w:num w:numId="24">
    <w:abstractNumId w:val="45"/>
  </w:num>
  <w:num w:numId="25">
    <w:abstractNumId w:val="46"/>
  </w:num>
  <w:num w:numId="26">
    <w:abstractNumId w:val="18"/>
  </w:num>
  <w:num w:numId="27">
    <w:abstractNumId w:val="27"/>
  </w:num>
  <w:num w:numId="28">
    <w:abstractNumId w:val="20"/>
  </w:num>
  <w:num w:numId="29">
    <w:abstractNumId w:val="3"/>
  </w:num>
  <w:num w:numId="30">
    <w:abstractNumId w:val="41"/>
  </w:num>
  <w:num w:numId="31">
    <w:abstractNumId w:val="5"/>
  </w:num>
  <w:num w:numId="32">
    <w:abstractNumId w:val="40"/>
  </w:num>
  <w:num w:numId="33">
    <w:abstractNumId w:val="9"/>
  </w:num>
  <w:num w:numId="34">
    <w:abstractNumId w:val="47"/>
  </w:num>
  <w:num w:numId="35">
    <w:abstractNumId w:val="34"/>
  </w:num>
  <w:num w:numId="36">
    <w:abstractNumId w:val="35"/>
  </w:num>
  <w:num w:numId="37">
    <w:abstractNumId w:val="30"/>
  </w:num>
  <w:num w:numId="38">
    <w:abstractNumId w:val="42"/>
  </w:num>
  <w:num w:numId="39">
    <w:abstractNumId w:val="31"/>
  </w:num>
  <w:num w:numId="40">
    <w:abstractNumId w:val="12"/>
  </w:num>
  <w:num w:numId="41">
    <w:abstractNumId w:val="22"/>
  </w:num>
  <w:num w:numId="42">
    <w:abstractNumId w:val="44"/>
  </w:num>
  <w:num w:numId="43">
    <w:abstractNumId w:val="6"/>
  </w:num>
  <w:num w:numId="44">
    <w:abstractNumId w:val="39"/>
  </w:num>
  <w:num w:numId="45">
    <w:abstractNumId w:val="43"/>
  </w:num>
  <w:num w:numId="46">
    <w:abstractNumId w:val="15"/>
  </w:num>
  <w:num w:numId="47">
    <w:abstractNumId w:val="28"/>
  </w:num>
  <w:num w:numId="48">
    <w:abstractNumId w:val="29"/>
  </w:num>
  <w:numIdMacAtCleanup w:val="20"/>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ZIZOU">
    <w15:presenceInfo w15:providerId="None" w15:userId="ZIZO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activeWritingStyle w:appName="MSWord" w:lang="ar-DZ" w:vendorID="64" w:dllVersion="131078" w:nlCheck="1" w:checkStyle="0"/>
  <w:activeWritingStyle w:appName="MSWord" w:lang="en-US" w:vendorID="64" w:dllVersion="131078" w:nlCheck="1" w:checkStyle="1"/>
  <w:activeWritingStyle w:appName="MSWord" w:lang="fr-FR" w:vendorID="64" w:dllVersion="131078" w:nlCheck="1" w:checkStyle="1"/>
  <w:activeWritingStyle w:appName="MSWord" w:lang="ar-SA" w:vendorID="64" w:dllVersion="131078" w:nlCheck="1" w:checkStyle="0"/>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1656"/>
  <w:hyphenationZone w:val="425"/>
  <w:characterSpacingControl w:val="doNotCompress"/>
  <w:hdrShapeDefaults>
    <o:shapedefaults v:ext="edit" spidmax="2049">
      <o:colormru v:ext="edit" colors="#ff6,#ff9,#fc0,#c30,#f30,red"/>
    </o:shapedefaults>
  </w:hdrShapeDefaults>
  <w:footnotePr>
    <w:pos w:val="beneathText"/>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02EF"/>
    <w:rsid w:val="000002BC"/>
    <w:rsid w:val="0000033F"/>
    <w:rsid w:val="000003DF"/>
    <w:rsid w:val="00000436"/>
    <w:rsid w:val="00000550"/>
    <w:rsid w:val="00000DF9"/>
    <w:rsid w:val="00001759"/>
    <w:rsid w:val="00001762"/>
    <w:rsid w:val="00001A3D"/>
    <w:rsid w:val="00001D9C"/>
    <w:rsid w:val="00001E80"/>
    <w:rsid w:val="00001E8B"/>
    <w:rsid w:val="00001EB7"/>
    <w:rsid w:val="00002151"/>
    <w:rsid w:val="0000243F"/>
    <w:rsid w:val="00002458"/>
    <w:rsid w:val="0000253E"/>
    <w:rsid w:val="000025D9"/>
    <w:rsid w:val="000028F6"/>
    <w:rsid w:val="00002C1F"/>
    <w:rsid w:val="0000363C"/>
    <w:rsid w:val="00003713"/>
    <w:rsid w:val="000039EC"/>
    <w:rsid w:val="00003B6D"/>
    <w:rsid w:val="0000411C"/>
    <w:rsid w:val="0000421D"/>
    <w:rsid w:val="00004608"/>
    <w:rsid w:val="00004FE7"/>
    <w:rsid w:val="0000541B"/>
    <w:rsid w:val="000055DD"/>
    <w:rsid w:val="00005677"/>
    <w:rsid w:val="0000571E"/>
    <w:rsid w:val="00005A9C"/>
    <w:rsid w:val="0000627E"/>
    <w:rsid w:val="00006450"/>
    <w:rsid w:val="000064C5"/>
    <w:rsid w:val="000067B9"/>
    <w:rsid w:val="00006F4F"/>
    <w:rsid w:val="000070DC"/>
    <w:rsid w:val="0000740E"/>
    <w:rsid w:val="000074AF"/>
    <w:rsid w:val="000075C7"/>
    <w:rsid w:val="00007893"/>
    <w:rsid w:val="000079DB"/>
    <w:rsid w:val="00007E27"/>
    <w:rsid w:val="0001001C"/>
    <w:rsid w:val="00010076"/>
    <w:rsid w:val="00010274"/>
    <w:rsid w:val="000107D1"/>
    <w:rsid w:val="0001133B"/>
    <w:rsid w:val="0001140A"/>
    <w:rsid w:val="00011975"/>
    <w:rsid w:val="00011BED"/>
    <w:rsid w:val="00011E32"/>
    <w:rsid w:val="00011E6A"/>
    <w:rsid w:val="000120CD"/>
    <w:rsid w:val="00012704"/>
    <w:rsid w:val="00012817"/>
    <w:rsid w:val="00012C94"/>
    <w:rsid w:val="00012CEB"/>
    <w:rsid w:val="00012E0B"/>
    <w:rsid w:val="000132F1"/>
    <w:rsid w:val="00013329"/>
    <w:rsid w:val="00013514"/>
    <w:rsid w:val="00013AE8"/>
    <w:rsid w:val="00013B14"/>
    <w:rsid w:val="00013C70"/>
    <w:rsid w:val="00013DA1"/>
    <w:rsid w:val="0001432E"/>
    <w:rsid w:val="0001441B"/>
    <w:rsid w:val="0001462E"/>
    <w:rsid w:val="00014953"/>
    <w:rsid w:val="00014B2F"/>
    <w:rsid w:val="0001515F"/>
    <w:rsid w:val="00015343"/>
    <w:rsid w:val="000157E4"/>
    <w:rsid w:val="00015B80"/>
    <w:rsid w:val="00015BBE"/>
    <w:rsid w:val="00015E06"/>
    <w:rsid w:val="0001640C"/>
    <w:rsid w:val="0001650B"/>
    <w:rsid w:val="000165BE"/>
    <w:rsid w:val="00016893"/>
    <w:rsid w:val="00016C14"/>
    <w:rsid w:val="00016E78"/>
    <w:rsid w:val="00016FB4"/>
    <w:rsid w:val="000170B9"/>
    <w:rsid w:val="00017341"/>
    <w:rsid w:val="00017355"/>
    <w:rsid w:val="000173BC"/>
    <w:rsid w:val="0001743A"/>
    <w:rsid w:val="00017744"/>
    <w:rsid w:val="00017A91"/>
    <w:rsid w:val="00017B68"/>
    <w:rsid w:val="00017D46"/>
    <w:rsid w:val="00020571"/>
    <w:rsid w:val="00020659"/>
    <w:rsid w:val="00020C2D"/>
    <w:rsid w:val="00020F40"/>
    <w:rsid w:val="000210EC"/>
    <w:rsid w:val="000214E4"/>
    <w:rsid w:val="00021D42"/>
    <w:rsid w:val="00021FB3"/>
    <w:rsid w:val="00022049"/>
    <w:rsid w:val="00022506"/>
    <w:rsid w:val="00022782"/>
    <w:rsid w:val="00022840"/>
    <w:rsid w:val="00022844"/>
    <w:rsid w:val="0002286D"/>
    <w:rsid w:val="000228B0"/>
    <w:rsid w:val="00022C9B"/>
    <w:rsid w:val="00023025"/>
    <w:rsid w:val="00023208"/>
    <w:rsid w:val="00023484"/>
    <w:rsid w:val="00023DD4"/>
    <w:rsid w:val="00023FC6"/>
    <w:rsid w:val="00024145"/>
    <w:rsid w:val="00024164"/>
    <w:rsid w:val="00024AAE"/>
    <w:rsid w:val="00024B05"/>
    <w:rsid w:val="00024F30"/>
    <w:rsid w:val="0002509B"/>
    <w:rsid w:val="0002543B"/>
    <w:rsid w:val="000254D9"/>
    <w:rsid w:val="00025F21"/>
    <w:rsid w:val="000260AE"/>
    <w:rsid w:val="000267C6"/>
    <w:rsid w:val="000268AF"/>
    <w:rsid w:val="00026E92"/>
    <w:rsid w:val="00027022"/>
    <w:rsid w:val="00027124"/>
    <w:rsid w:val="00027462"/>
    <w:rsid w:val="000277F5"/>
    <w:rsid w:val="00027E05"/>
    <w:rsid w:val="00027FD4"/>
    <w:rsid w:val="0003008D"/>
    <w:rsid w:val="000304CF"/>
    <w:rsid w:val="000304EE"/>
    <w:rsid w:val="00030CE9"/>
    <w:rsid w:val="00030EF0"/>
    <w:rsid w:val="00030EF5"/>
    <w:rsid w:val="00030FC3"/>
    <w:rsid w:val="00031140"/>
    <w:rsid w:val="000315AA"/>
    <w:rsid w:val="0003174A"/>
    <w:rsid w:val="00031BA1"/>
    <w:rsid w:val="00031D66"/>
    <w:rsid w:val="000321FA"/>
    <w:rsid w:val="000324A2"/>
    <w:rsid w:val="000324B0"/>
    <w:rsid w:val="000328F0"/>
    <w:rsid w:val="00032933"/>
    <w:rsid w:val="00032DA4"/>
    <w:rsid w:val="00032F44"/>
    <w:rsid w:val="00033311"/>
    <w:rsid w:val="0003349B"/>
    <w:rsid w:val="000338DC"/>
    <w:rsid w:val="000338E7"/>
    <w:rsid w:val="00033E66"/>
    <w:rsid w:val="00034057"/>
    <w:rsid w:val="0003426E"/>
    <w:rsid w:val="00034570"/>
    <w:rsid w:val="000348C5"/>
    <w:rsid w:val="000348C8"/>
    <w:rsid w:val="000348FA"/>
    <w:rsid w:val="00034996"/>
    <w:rsid w:val="00034A01"/>
    <w:rsid w:val="00034CFF"/>
    <w:rsid w:val="00034F1B"/>
    <w:rsid w:val="0003510A"/>
    <w:rsid w:val="0003533F"/>
    <w:rsid w:val="000354C0"/>
    <w:rsid w:val="0003552C"/>
    <w:rsid w:val="000355C4"/>
    <w:rsid w:val="00035779"/>
    <w:rsid w:val="000358E2"/>
    <w:rsid w:val="000358FF"/>
    <w:rsid w:val="00036887"/>
    <w:rsid w:val="000369D5"/>
    <w:rsid w:val="00036AB6"/>
    <w:rsid w:val="00036E16"/>
    <w:rsid w:val="00037429"/>
    <w:rsid w:val="00037580"/>
    <w:rsid w:val="0003772E"/>
    <w:rsid w:val="0003782A"/>
    <w:rsid w:val="00037A0F"/>
    <w:rsid w:val="000401D4"/>
    <w:rsid w:val="000404A2"/>
    <w:rsid w:val="00040838"/>
    <w:rsid w:val="00040FA5"/>
    <w:rsid w:val="000413AE"/>
    <w:rsid w:val="000413B8"/>
    <w:rsid w:val="0004142E"/>
    <w:rsid w:val="0004165B"/>
    <w:rsid w:val="00041A06"/>
    <w:rsid w:val="000423BC"/>
    <w:rsid w:val="00042564"/>
    <w:rsid w:val="000425B2"/>
    <w:rsid w:val="00042787"/>
    <w:rsid w:val="00042A6B"/>
    <w:rsid w:val="00043365"/>
    <w:rsid w:val="000434AB"/>
    <w:rsid w:val="000436D6"/>
    <w:rsid w:val="000437FE"/>
    <w:rsid w:val="000438EA"/>
    <w:rsid w:val="00043E78"/>
    <w:rsid w:val="00043EFF"/>
    <w:rsid w:val="00044518"/>
    <w:rsid w:val="00044536"/>
    <w:rsid w:val="000450D9"/>
    <w:rsid w:val="0004517E"/>
    <w:rsid w:val="0004553F"/>
    <w:rsid w:val="00045925"/>
    <w:rsid w:val="000459DF"/>
    <w:rsid w:val="00046256"/>
    <w:rsid w:val="000462B4"/>
    <w:rsid w:val="00046455"/>
    <w:rsid w:val="000465D3"/>
    <w:rsid w:val="00046647"/>
    <w:rsid w:val="00046EFC"/>
    <w:rsid w:val="00047A2B"/>
    <w:rsid w:val="00047EB3"/>
    <w:rsid w:val="00047F17"/>
    <w:rsid w:val="00050404"/>
    <w:rsid w:val="0005055C"/>
    <w:rsid w:val="00050DD1"/>
    <w:rsid w:val="00050E8A"/>
    <w:rsid w:val="000510D6"/>
    <w:rsid w:val="00051134"/>
    <w:rsid w:val="000519FA"/>
    <w:rsid w:val="00051C34"/>
    <w:rsid w:val="00051D4F"/>
    <w:rsid w:val="00051D78"/>
    <w:rsid w:val="00051F1B"/>
    <w:rsid w:val="000520E6"/>
    <w:rsid w:val="000524BA"/>
    <w:rsid w:val="000528D1"/>
    <w:rsid w:val="00052C17"/>
    <w:rsid w:val="00052C3F"/>
    <w:rsid w:val="00052D9A"/>
    <w:rsid w:val="00053099"/>
    <w:rsid w:val="0005314C"/>
    <w:rsid w:val="000535A9"/>
    <w:rsid w:val="00053720"/>
    <w:rsid w:val="0005381D"/>
    <w:rsid w:val="00053A7C"/>
    <w:rsid w:val="00053E0F"/>
    <w:rsid w:val="000540B9"/>
    <w:rsid w:val="000540C1"/>
    <w:rsid w:val="000541BD"/>
    <w:rsid w:val="00054395"/>
    <w:rsid w:val="000543C4"/>
    <w:rsid w:val="000543F6"/>
    <w:rsid w:val="000545EF"/>
    <w:rsid w:val="0005463B"/>
    <w:rsid w:val="000547B4"/>
    <w:rsid w:val="0005480B"/>
    <w:rsid w:val="000548C3"/>
    <w:rsid w:val="00054A10"/>
    <w:rsid w:val="00054B07"/>
    <w:rsid w:val="00054D58"/>
    <w:rsid w:val="00054E6D"/>
    <w:rsid w:val="00054F05"/>
    <w:rsid w:val="0005505C"/>
    <w:rsid w:val="000552E7"/>
    <w:rsid w:val="000553CC"/>
    <w:rsid w:val="00055C59"/>
    <w:rsid w:val="00055F8D"/>
    <w:rsid w:val="00055FA0"/>
    <w:rsid w:val="00056676"/>
    <w:rsid w:val="000569CB"/>
    <w:rsid w:val="00056B90"/>
    <w:rsid w:val="00057067"/>
    <w:rsid w:val="000574E6"/>
    <w:rsid w:val="000575AE"/>
    <w:rsid w:val="00057743"/>
    <w:rsid w:val="0005782D"/>
    <w:rsid w:val="00057B05"/>
    <w:rsid w:val="00057B44"/>
    <w:rsid w:val="00057CB8"/>
    <w:rsid w:val="00057F79"/>
    <w:rsid w:val="00060059"/>
    <w:rsid w:val="0006039F"/>
    <w:rsid w:val="000608EB"/>
    <w:rsid w:val="00060CC6"/>
    <w:rsid w:val="00060EA0"/>
    <w:rsid w:val="00060EE8"/>
    <w:rsid w:val="000611CA"/>
    <w:rsid w:val="000611F7"/>
    <w:rsid w:val="0006185C"/>
    <w:rsid w:val="000618F9"/>
    <w:rsid w:val="00061981"/>
    <w:rsid w:val="000619B9"/>
    <w:rsid w:val="00061A05"/>
    <w:rsid w:val="0006224C"/>
    <w:rsid w:val="00062559"/>
    <w:rsid w:val="00062CE1"/>
    <w:rsid w:val="00062DD1"/>
    <w:rsid w:val="00062ED6"/>
    <w:rsid w:val="000631C3"/>
    <w:rsid w:val="00063459"/>
    <w:rsid w:val="00063564"/>
    <w:rsid w:val="000637C1"/>
    <w:rsid w:val="00063C50"/>
    <w:rsid w:val="00063EA8"/>
    <w:rsid w:val="000641B3"/>
    <w:rsid w:val="00064550"/>
    <w:rsid w:val="0006494A"/>
    <w:rsid w:val="00064DD3"/>
    <w:rsid w:val="000659B9"/>
    <w:rsid w:val="00065FEF"/>
    <w:rsid w:val="00066191"/>
    <w:rsid w:val="0006688C"/>
    <w:rsid w:val="00066EC8"/>
    <w:rsid w:val="00066F93"/>
    <w:rsid w:val="000673BB"/>
    <w:rsid w:val="00067737"/>
    <w:rsid w:val="00067A75"/>
    <w:rsid w:val="00070031"/>
    <w:rsid w:val="00070058"/>
    <w:rsid w:val="00070624"/>
    <w:rsid w:val="00070A7A"/>
    <w:rsid w:val="00070DC0"/>
    <w:rsid w:val="00070E53"/>
    <w:rsid w:val="00070F13"/>
    <w:rsid w:val="00071200"/>
    <w:rsid w:val="0007178F"/>
    <w:rsid w:val="00071847"/>
    <w:rsid w:val="00071A8D"/>
    <w:rsid w:val="00071AAE"/>
    <w:rsid w:val="00071C29"/>
    <w:rsid w:val="00071DB5"/>
    <w:rsid w:val="00071F43"/>
    <w:rsid w:val="00072250"/>
    <w:rsid w:val="000724BB"/>
    <w:rsid w:val="00072916"/>
    <w:rsid w:val="00072A72"/>
    <w:rsid w:val="00072C0C"/>
    <w:rsid w:val="00072C2B"/>
    <w:rsid w:val="00072E66"/>
    <w:rsid w:val="00072EF3"/>
    <w:rsid w:val="00072EF9"/>
    <w:rsid w:val="000730E9"/>
    <w:rsid w:val="0007350F"/>
    <w:rsid w:val="00073561"/>
    <w:rsid w:val="000735BF"/>
    <w:rsid w:val="00073921"/>
    <w:rsid w:val="00073A09"/>
    <w:rsid w:val="000741C9"/>
    <w:rsid w:val="00074212"/>
    <w:rsid w:val="00074578"/>
    <w:rsid w:val="0007489A"/>
    <w:rsid w:val="0007496F"/>
    <w:rsid w:val="00074B32"/>
    <w:rsid w:val="00074C14"/>
    <w:rsid w:val="00074F6F"/>
    <w:rsid w:val="00075060"/>
    <w:rsid w:val="00075337"/>
    <w:rsid w:val="0007579A"/>
    <w:rsid w:val="00075CD2"/>
    <w:rsid w:val="00075D80"/>
    <w:rsid w:val="0007642B"/>
    <w:rsid w:val="00076757"/>
    <w:rsid w:val="0007681E"/>
    <w:rsid w:val="00076BDF"/>
    <w:rsid w:val="00076C7F"/>
    <w:rsid w:val="00076E14"/>
    <w:rsid w:val="000775EF"/>
    <w:rsid w:val="00077692"/>
    <w:rsid w:val="0007774B"/>
    <w:rsid w:val="00077B05"/>
    <w:rsid w:val="00077D23"/>
    <w:rsid w:val="00077D3B"/>
    <w:rsid w:val="00080CA4"/>
    <w:rsid w:val="00081327"/>
    <w:rsid w:val="000813BC"/>
    <w:rsid w:val="00081524"/>
    <w:rsid w:val="000815ED"/>
    <w:rsid w:val="00081811"/>
    <w:rsid w:val="0008191F"/>
    <w:rsid w:val="000819EB"/>
    <w:rsid w:val="00081A4B"/>
    <w:rsid w:val="00081BC4"/>
    <w:rsid w:val="00081DBC"/>
    <w:rsid w:val="00082119"/>
    <w:rsid w:val="00082247"/>
    <w:rsid w:val="00082657"/>
    <w:rsid w:val="0008289A"/>
    <w:rsid w:val="000828A3"/>
    <w:rsid w:val="00082A84"/>
    <w:rsid w:val="00082A85"/>
    <w:rsid w:val="00082BAC"/>
    <w:rsid w:val="00082C9B"/>
    <w:rsid w:val="00082D83"/>
    <w:rsid w:val="00082DDB"/>
    <w:rsid w:val="00082E26"/>
    <w:rsid w:val="00083164"/>
    <w:rsid w:val="00083564"/>
    <w:rsid w:val="00083FE4"/>
    <w:rsid w:val="0008439A"/>
    <w:rsid w:val="00084D47"/>
    <w:rsid w:val="000850A8"/>
    <w:rsid w:val="00085174"/>
    <w:rsid w:val="00085C97"/>
    <w:rsid w:val="00085E03"/>
    <w:rsid w:val="00085E7E"/>
    <w:rsid w:val="00085EC7"/>
    <w:rsid w:val="00085FD0"/>
    <w:rsid w:val="00086563"/>
    <w:rsid w:val="0008667C"/>
    <w:rsid w:val="0008685F"/>
    <w:rsid w:val="0008709E"/>
    <w:rsid w:val="000874D5"/>
    <w:rsid w:val="000879E6"/>
    <w:rsid w:val="00087DA5"/>
    <w:rsid w:val="00090455"/>
    <w:rsid w:val="00090525"/>
    <w:rsid w:val="00090571"/>
    <w:rsid w:val="00090828"/>
    <w:rsid w:val="00090987"/>
    <w:rsid w:val="00090B26"/>
    <w:rsid w:val="00090BE7"/>
    <w:rsid w:val="00090E73"/>
    <w:rsid w:val="00091266"/>
    <w:rsid w:val="00091794"/>
    <w:rsid w:val="00091884"/>
    <w:rsid w:val="00091B2C"/>
    <w:rsid w:val="00091F9D"/>
    <w:rsid w:val="0009216B"/>
    <w:rsid w:val="000922AF"/>
    <w:rsid w:val="000924CB"/>
    <w:rsid w:val="0009273E"/>
    <w:rsid w:val="00092774"/>
    <w:rsid w:val="000928CB"/>
    <w:rsid w:val="0009294C"/>
    <w:rsid w:val="00092BA0"/>
    <w:rsid w:val="00093005"/>
    <w:rsid w:val="00093846"/>
    <w:rsid w:val="000938ED"/>
    <w:rsid w:val="00093AD0"/>
    <w:rsid w:val="00093F1A"/>
    <w:rsid w:val="00093F27"/>
    <w:rsid w:val="00093F3A"/>
    <w:rsid w:val="000948D9"/>
    <w:rsid w:val="00094A08"/>
    <w:rsid w:val="00094C88"/>
    <w:rsid w:val="00095007"/>
    <w:rsid w:val="00095319"/>
    <w:rsid w:val="0009546D"/>
    <w:rsid w:val="000955FF"/>
    <w:rsid w:val="00095E81"/>
    <w:rsid w:val="00095FAF"/>
    <w:rsid w:val="00096140"/>
    <w:rsid w:val="00096239"/>
    <w:rsid w:val="000962CB"/>
    <w:rsid w:val="000970C2"/>
    <w:rsid w:val="000976DC"/>
    <w:rsid w:val="00097747"/>
    <w:rsid w:val="000977F0"/>
    <w:rsid w:val="000977F6"/>
    <w:rsid w:val="00097CC5"/>
    <w:rsid w:val="00097E96"/>
    <w:rsid w:val="000A00D0"/>
    <w:rsid w:val="000A040B"/>
    <w:rsid w:val="000A046D"/>
    <w:rsid w:val="000A05D8"/>
    <w:rsid w:val="000A0622"/>
    <w:rsid w:val="000A0B9F"/>
    <w:rsid w:val="000A0C56"/>
    <w:rsid w:val="000A0EF8"/>
    <w:rsid w:val="000A0F4E"/>
    <w:rsid w:val="000A10E9"/>
    <w:rsid w:val="000A13EF"/>
    <w:rsid w:val="000A1EFA"/>
    <w:rsid w:val="000A1FA2"/>
    <w:rsid w:val="000A2056"/>
    <w:rsid w:val="000A23D9"/>
    <w:rsid w:val="000A29B5"/>
    <w:rsid w:val="000A2CA1"/>
    <w:rsid w:val="000A31C9"/>
    <w:rsid w:val="000A3253"/>
    <w:rsid w:val="000A3267"/>
    <w:rsid w:val="000A3301"/>
    <w:rsid w:val="000A33B4"/>
    <w:rsid w:val="000A3627"/>
    <w:rsid w:val="000A37DD"/>
    <w:rsid w:val="000A383F"/>
    <w:rsid w:val="000A3EE6"/>
    <w:rsid w:val="000A43D9"/>
    <w:rsid w:val="000A45FF"/>
    <w:rsid w:val="000A462E"/>
    <w:rsid w:val="000A46AC"/>
    <w:rsid w:val="000A5879"/>
    <w:rsid w:val="000A5970"/>
    <w:rsid w:val="000A5A06"/>
    <w:rsid w:val="000A63C6"/>
    <w:rsid w:val="000A64FB"/>
    <w:rsid w:val="000A6D93"/>
    <w:rsid w:val="000A7654"/>
    <w:rsid w:val="000A7965"/>
    <w:rsid w:val="000A7BD5"/>
    <w:rsid w:val="000A7C02"/>
    <w:rsid w:val="000A7D85"/>
    <w:rsid w:val="000A7F10"/>
    <w:rsid w:val="000B011F"/>
    <w:rsid w:val="000B02DE"/>
    <w:rsid w:val="000B06CB"/>
    <w:rsid w:val="000B0A71"/>
    <w:rsid w:val="000B0E25"/>
    <w:rsid w:val="000B135B"/>
    <w:rsid w:val="000B194C"/>
    <w:rsid w:val="000B1953"/>
    <w:rsid w:val="000B19AA"/>
    <w:rsid w:val="000B1AD8"/>
    <w:rsid w:val="000B24E4"/>
    <w:rsid w:val="000B2529"/>
    <w:rsid w:val="000B2FBA"/>
    <w:rsid w:val="000B36C2"/>
    <w:rsid w:val="000B36D6"/>
    <w:rsid w:val="000B421F"/>
    <w:rsid w:val="000B4446"/>
    <w:rsid w:val="000B482E"/>
    <w:rsid w:val="000B48D4"/>
    <w:rsid w:val="000B4B8A"/>
    <w:rsid w:val="000B4E82"/>
    <w:rsid w:val="000B51B7"/>
    <w:rsid w:val="000B5903"/>
    <w:rsid w:val="000B594C"/>
    <w:rsid w:val="000B5ADA"/>
    <w:rsid w:val="000B5CBC"/>
    <w:rsid w:val="000B5D4D"/>
    <w:rsid w:val="000B600C"/>
    <w:rsid w:val="000B6064"/>
    <w:rsid w:val="000B6095"/>
    <w:rsid w:val="000B6381"/>
    <w:rsid w:val="000B665D"/>
    <w:rsid w:val="000B67DC"/>
    <w:rsid w:val="000B67EC"/>
    <w:rsid w:val="000B6BA9"/>
    <w:rsid w:val="000B6BF1"/>
    <w:rsid w:val="000B6CB8"/>
    <w:rsid w:val="000B6DDB"/>
    <w:rsid w:val="000B6FC2"/>
    <w:rsid w:val="000B75C4"/>
    <w:rsid w:val="000B7746"/>
    <w:rsid w:val="000B79E7"/>
    <w:rsid w:val="000B7A24"/>
    <w:rsid w:val="000B7A4C"/>
    <w:rsid w:val="000C00F1"/>
    <w:rsid w:val="000C05C2"/>
    <w:rsid w:val="000C0931"/>
    <w:rsid w:val="000C0A04"/>
    <w:rsid w:val="000C0C4F"/>
    <w:rsid w:val="000C0CD4"/>
    <w:rsid w:val="000C0DEF"/>
    <w:rsid w:val="000C0F75"/>
    <w:rsid w:val="000C1842"/>
    <w:rsid w:val="000C1BCD"/>
    <w:rsid w:val="000C1CEA"/>
    <w:rsid w:val="000C1D7A"/>
    <w:rsid w:val="000C1DF8"/>
    <w:rsid w:val="000C1F9F"/>
    <w:rsid w:val="000C20D3"/>
    <w:rsid w:val="000C2122"/>
    <w:rsid w:val="000C24B6"/>
    <w:rsid w:val="000C25CC"/>
    <w:rsid w:val="000C27E9"/>
    <w:rsid w:val="000C2874"/>
    <w:rsid w:val="000C2908"/>
    <w:rsid w:val="000C2B08"/>
    <w:rsid w:val="000C2B7F"/>
    <w:rsid w:val="000C3111"/>
    <w:rsid w:val="000C3411"/>
    <w:rsid w:val="000C3798"/>
    <w:rsid w:val="000C41DF"/>
    <w:rsid w:val="000C43BE"/>
    <w:rsid w:val="000C444F"/>
    <w:rsid w:val="000C4496"/>
    <w:rsid w:val="000C461E"/>
    <w:rsid w:val="000C49F5"/>
    <w:rsid w:val="000C4ADB"/>
    <w:rsid w:val="000C4AEF"/>
    <w:rsid w:val="000C4CFD"/>
    <w:rsid w:val="000C4D05"/>
    <w:rsid w:val="000C4DB8"/>
    <w:rsid w:val="000C504C"/>
    <w:rsid w:val="000C51C1"/>
    <w:rsid w:val="000C51EC"/>
    <w:rsid w:val="000C52FA"/>
    <w:rsid w:val="000C545C"/>
    <w:rsid w:val="000C54E3"/>
    <w:rsid w:val="000C55B2"/>
    <w:rsid w:val="000C5E0D"/>
    <w:rsid w:val="000C6010"/>
    <w:rsid w:val="000C692E"/>
    <w:rsid w:val="000C6BB7"/>
    <w:rsid w:val="000C6DB0"/>
    <w:rsid w:val="000C6F10"/>
    <w:rsid w:val="000C713A"/>
    <w:rsid w:val="000C714F"/>
    <w:rsid w:val="000C7712"/>
    <w:rsid w:val="000D00AC"/>
    <w:rsid w:val="000D02CB"/>
    <w:rsid w:val="000D050E"/>
    <w:rsid w:val="000D08AF"/>
    <w:rsid w:val="000D0D7A"/>
    <w:rsid w:val="000D0E9D"/>
    <w:rsid w:val="000D0FBE"/>
    <w:rsid w:val="000D1021"/>
    <w:rsid w:val="000D1507"/>
    <w:rsid w:val="000D1BD9"/>
    <w:rsid w:val="000D1CC8"/>
    <w:rsid w:val="000D2596"/>
    <w:rsid w:val="000D25C7"/>
    <w:rsid w:val="000D25D8"/>
    <w:rsid w:val="000D26B1"/>
    <w:rsid w:val="000D274F"/>
    <w:rsid w:val="000D2A1C"/>
    <w:rsid w:val="000D350D"/>
    <w:rsid w:val="000D3789"/>
    <w:rsid w:val="000D3795"/>
    <w:rsid w:val="000D388A"/>
    <w:rsid w:val="000D3963"/>
    <w:rsid w:val="000D39B3"/>
    <w:rsid w:val="000D3A5B"/>
    <w:rsid w:val="000D3C0E"/>
    <w:rsid w:val="000D42FD"/>
    <w:rsid w:val="000D45E7"/>
    <w:rsid w:val="000D48DB"/>
    <w:rsid w:val="000D4A67"/>
    <w:rsid w:val="000D4CBB"/>
    <w:rsid w:val="000D4E2E"/>
    <w:rsid w:val="000D4F4F"/>
    <w:rsid w:val="000D5252"/>
    <w:rsid w:val="000D54B7"/>
    <w:rsid w:val="000D56C8"/>
    <w:rsid w:val="000D581F"/>
    <w:rsid w:val="000D58CF"/>
    <w:rsid w:val="000D59C3"/>
    <w:rsid w:val="000D5F19"/>
    <w:rsid w:val="000D6384"/>
    <w:rsid w:val="000D6389"/>
    <w:rsid w:val="000D64B6"/>
    <w:rsid w:val="000D6701"/>
    <w:rsid w:val="000D6712"/>
    <w:rsid w:val="000D6A97"/>
    <w:rsid w:val="000D6E0E"/>
    <w:rsid w:val="000D6EF0"/>
    <w:rsid w:val="000D6F2F"/>
    <w:rsid w:val="000D73D6"/>
    <w:rsid w:val="000D7B84"/>
    <w:rsid w:val="000D7D16"/>
    <w:rsid w:val="000D7D51"/>
    <w:rsid w:val="000E0117"/>
    <w:rsid w:val="000E01C7"/>
    <w:rsid w:val="000E01FD"/>
    <w:rsid w:val="000E0746"/>
    <w:rsid w:val="000E0C38"/>
    <w:rsid w:val="000E0FDF"/>
    <w:rsid w:val="000E1015"/>
    <w:rsid w:val="000E126C"/>
    <w:rsid w:val="000E1343"/>
    <w:rsid w:val="000E1487"/>
    <w:rsid w:val="000E16F6"/>
    <w:rsid w:val="000E1769"/>
    <w:rsid w:val="000E17BC"/>
    <w:rsid w:val="000E18F6"/>
    <w:rsid w:val="000E1EBE"/>
    <w:rsid w:val="000E2254"/>
    <w:rsid w:val="000E2A5B"/>
    <w:rsid w:val="000E2DC2"/>
    <w:rsid w:val="000E2F00"/>
    <w:rsid w:val="000E3036"/>
    <w:rsid w:val="000E3337"/>
    <w:rsid w:val="000E3732"/>
    <w:rsid w:val="000E391C"/>
    <w:rsid w:val="000E3931"/>
    <w:rsid w:val="000E3DCC"/>
    <w:rsid w:val="000E406F"/>
    <w:rsid w:val="000E4477"/>
    <w:rsid w:val="000E49BF"/>
    <w:rsid w:val="000E4AF0"/>
    <w:rsid w:val="000E4BC6"/>
    <w:rsid w:val="000E4D8C"/>
    <w:rsid w:val="000E51FB"/>
    <w:rsid w:val="000E5549"/>
    <w:rsid w:val="000E5B93"/>
    <w:rsid w:val="000E5F9A"/>
    <w:rsid w:val="000E6114"/>
    <w:rsid w:val="000E637F"/>
    <w:rsid w:val="000E6DD4"/>
    <w:rsid w:val="000E72F4"/>
    <w:rsid w:val="000E7F80"/>
    <w:rsid w:val="000F00AB"/>
    <w:rsid w:val="000F015F"/>
    <w:rsid w:val="000F0325"/>
    <w:rsid w:val="000F085C"/>
    <w:rsid w:val="000F0AC1"/>
    <w:rsid w:val="000F0AF0"/>
    <w:rsid w:val="000F0CF4"/>
    <w:rsid w:val="000F0DD1"/>
    <w:rsid w:val="000F1137"/>
    <w:rsid w:val="000F12EA"/>
    <w:rsid w:val="000F18CD"/>
    <w:rsid w:val="000F18D5"/>
    <w:rsid w:val="000F1F85"/>
    <w:rsid w:val="000F21CF"/>
    <w:rsid w:val="000F2686"/>
    <w:rsid w:val="000F274A"/>
    <w:rsid w:val="000F29CC"/>
    <w:rsid w:val="000F2BD1"/>
    <w:rsid w:val="000F3220"/>
    <w:rsid w:val="000F362D"/>
    <w:rsid w:val="000F371B"/>
    <w:rsid w:val="000F3A10"/>
    <w:rsid w:val="000F3C83"/>
    <w:rsid w:val="000F4395"/>
    <w:rsid w:val="000F44D2"/>
    <w:rsid w:val="000F467D"/>
    <w:rsid w:val="000F4904"/>
    <w:rsid w:val="000F49FD"/>
    <w:rsid w:val="000F5329"/>
    <w:rsid w:val="000F53BA"/>
    <w:rsid w:val="000F5AA5"/>
    <w:rsid w:val="000F5AB0"/>
    <w:rsid w:val="000F5CA9"/>
    <w:rsid w:val="000F6C37"/>
    <w:rsid w:val="000F726A"/>
    <w:rsid w:val="000F79EE"/>
    <w:rsid w:val="000F7B09"/>
    <w:rsid w:val="000F7B0C"/>
    <w:rsid w:val="000F7D39"/>
    <w:rsid w:val="00100001"/>
    <w:rsid w:val="00100C5B"/>
    <w:rsid w:val="00100D56"/>
    <w:rsid w:val="00100DB4"/>
    <w:rsid w:val="00100DFD"/>
    <w:rsid w:val="00100EB6"/>
    <w:rsid w:val="00101241"/>
    <w:rsid w:val="0010139A"/>
    <w:rsid w:val="001014E4"/>
    <w:rsid w:val="00101A32"/>
    <w:rsid w:val="00101B71"/>
    <w:rsid w:val="0010211C"/>
    <w:rsid w:val="00102335"/>
    <w:rsid w:val="001025BA"/>
    <w:rsid w:val="00102601"/>
    <w:rsid w:val="0010261A"/>
    <w:rsid w:val="00103323"/>
    <w:rsid w:val="00103A36"/>
    <w:rsid w:val="00103B5F"/>
    <w:rsid w:val="00103C1E"/>
    <w:rsid w:val="00103F0D"/>
    <w:rsid w:val="00103FBA"/>
    <w:rsid w:val="00103FF2"/>
    <w:rsid w:val="0010413B"/>
    <w:rsid w:val="0010415F"/>
    <w:rsid w:val="00104424"/>
    <w:rsid w:val="0010448D"/>
    <w:rsid w:val="001044EF"/>
    <w:rsid w:val="0010455F"/>
    <w:rsid w:val="001047D3"/>
    <w:rsid w:val="00104FC0"/>
    <w:rsid w:val="00104FD6"/>
    <w:rsid w:val="00105062"/>
    <w:rsid w:val="00105290"/>
    <w:rsid w:val="001059D4"/>
    <w:rsid w:val="00105A2D"/>
    <w:rsid w:val="00105EFF"/>
    <w:rsid w:val="001062DB"/>
    <w:rsid w:val="001067B5"/>
    <w:rsid w:val="00106914"/>
    <w:rsid w:val="00106974"/>
    <w:rsid w:val="00106C4E"/>
    <w:rsid w:val="00106DF2"/>
    <w:rsid w:val="00106F7B"/>
    <w:rsid w:val="00107104"/>
    <w:rsid w:val="0010792E"/>
    <w:rsid w:val="001079C6"/>
    <w:rsid w:val="00107FC4"/>
    <w:rsid w:val="00110095"/>
    <w:rsid w:val="00110120"/>
    <w:rsid w:val="0011015D"/>
    <w:rsid w:val="001105FF"/>
    <w:rsid w:val="00110670"/>
    <w:rsid w:val="00110724"/>
    <w:rsid w:val="00110F65"/>
    <w:rsid w:val="0011129F"/>
    <w:rsid w:val="001112B9"/>
    <w:rsid w:val="00111498"/>
    <w:rsid w:val="00111499"/>
    <w:rsid w:val="001114B5"/>
    <w:rsid w:val="00111537"/>
    <w:rsid w:val="00111C28"/>
    <w:rsid w:val="00111EEE"/>
    <w:rsid w:val="00112129"/>
    <w:rsid w:val="001122A8"/>
    <w:rsid w:val="00112341"/>
    <w:rsid w:val="00112405"/>
    <w:rsid w:val="0011248A"/>
    <w:rsid w:val="001128DD"/>
    <w:rsid w:val="00112D67"/>
    <w:rsid w:val="00112E67"/>
    <w:rsid w:val="001132C2"/>
    <w:rsid w:val="001132F7"/>
    <w:rsid w:val="0011345A"/>
    <w:rsid w:val="0011349E"/>
    <w:rsid w:val="001134DE"/>
    <w:rsid w:val="001135B5"/>
    <w:rsid w:val="001137C9"/>
    <w:rsid w:val="00113E31"/>
    <w:rsid w:val="00114216"/>
    <w:rsid w:val="00114262"/>
    <w:rsid w:val="001142BC"/>
    <w:rsid w:val="0011431F"/>
    <w:rsid w:val="0011442C"/>
    <w:rsid w:val="0011447B"/>
    <w:rsid w:val="001148FA"/>
    <w:rsid w:val="00114C90"/>
    <w:rsid w:val="00114CC4"/>
    <w:rsid w:val="00114CE5"/>
    <w:rsid w:val="00114D08"/>
    <w:rsid w:val="00114F8D"/>
    <w:rsid w:val="00115011"/>
    <w:rsid w:val="001152A2"/>
    <w:rsid w:val="0011546A"/>
    <w:rsid w:val="001157F4"/>
    <w:rsid w:val="00115E6D"/>
    <w:rsid w:val="001162B9"/>
    <w:rsid w:val="0011663E"/>
    <w:rsid w:val="00116691"/>
    <w:rsid w:val="001167B2"/>
    <w:rsid w:val="001167E8"/>
    <w:rsid w:val="00116D57"/>
    <w:rsid w:val="00117088"/>
    <w:rsid w:val="00117649"/>
    <w:rsid w:val="00117872"/>
    <w:rsid w:val="00117875"/>
    <w:rsid w:val="001179E7"/>
    <w:rsid w:val="001206AA"/>
    <w:rsid w:val="001206CB"/>
    <w:rsid w:val="001209C6"/>
    <w:rsid w:val="001209DE"/>
    <w:rsid w:val="00120B2C"/>
    <w:rsid w:val="00120B4B"/>
    <w:rsid w:val="00121441"/>
    <w:rsid w:val="00121470"/>
    <w:rsid w:val="00121782"/>
    <w:rsid w:val="0012179A"/>
    <w:rsid w:val="00121B45"/>
    <w:rsid w:val="00121F9E"/>
    <w:rsid w:val="0012209B"/>
    <w:rsid w:val="00122347"/>
    <w:rsid w:val="00122398"/>
    <w:rsid w:val="001223B3"/>
    <w:rsid w:val="00122B84"/>
    <w:rsid w:val="00122BAD"/>
    <w:rsid w:val="00122CF4"/>
    <w:rsid w:val="00122EB1"/>
    <w:rsid w:val="00123196"/>
    <w:rsid w:val="001236C2"/>
    <w:rsid w:val="001239BD"/>
    <w:rsid w:val="00123B54"/>
    <w:rsid w:val="00124087"/>
    <w:rsid w:val="001241C2"/>
    <w:rsid w:val="00124430"/>
    <w:rsid w:val="0012452E"/>
    <w:rsid w:val="001249AC"/>
    <w:rsid w:val="00124D37"/>
    <w:rsid w:val="00124F07"/>
    <w:rsid w:val="00125320"/>
    <w:rsid w:val="00125D3A"/>
    <w:rsid w:val="00125E1E"/>
    <w:rsid w:val="00126798"/>
    <w:rsid w:val="00126851"/>
    <w:rsid w:val="00126CFE"/>
    <w:rsid w:val="00126FCF"/>
    <w:rsid w:val="00127562"/>
    <w:rsid w:val="00127636"/>
    <w:rsid w:val="001277B7"/>
    <w:rsid w:val="00127C31"/>
    <w:rsid w:val="00127CC5"/>
    <w:rsid w:val="00127DB9"/>
    <w:rsid w:val="00127F06"/>
    <w:rsid w:val="0013062C"/>
    <w:rsid w:val="00130D17"/>
    <w:rsid w:val="00130D98"/>
    <w:rsid w:val="00130EAC"/>
    <w:rsid w:val="00130F4A"/>
    <w:rsid w:val="0013124F"/>
    <w:rsid w:val="00131604"/>
    <w:rsid w:val="001318E0"/>
    <w:rsid w:val="001318FA"/>
    <w:rsid w:val="00131B4B"/>
    <w:rsid w:val="00131D6B"/>
    <w:rsid w:val="001321F1"/>
    <w:rsid w:val="001323CF"/>
    <w:rsid w:val="00132546"/>
    <w:rsid w:val="0013262F"/>
    <w:rsid w:val="0013281D"/>
    <w:rsid w:val="00132F76"/>
    <w:rsid w:val="001332FC"/>
    <w:rsid w:val="00133444"/>
    <w:rsid w:val="001338C3"/>
    <w:rsid w:val="00134C1F"/>
    <w:rsid w:val="00134D45"/>
    <w:rsid w:val="0013527B"/>
    <w:rsid w:val="001352AC"/>
    <w:rsid w:val="001356C8"/>
    <w:rsid w:val="0013572F"/>
    <w:rsid w:val="00135805"/>
    <w:rsid w:val="0013593E"/>
    <w:rsid w:val="00135A7B"/>
    <w:rsid w:val="00135C6E"/>
    <w:rsid w:val="00135C8A"/>
    <w:rsid w:val="00135E07"/>
    <w:rsid w:val="001360D4"/>
    <w:rsid w:val="00136175"/>
    <w:rsid w:val="001362C8"/>
    <w:rsid w:val="00136394"/>
    <w:rsid w:val="00136501"/>
    <w:rsid w:val="001365C2"/>
    <w:rsid w:val="00136A5B"/>
    <w:rsid w:val="00136D30"/>
    <w:rsid w:val="00136EE5"/>
    <w:rsid w:val="00137021"/>
    <w:rsid w:val="00137026"/>
    <w:rsid w:val="0013735A"/>
    <w:rsid w:val="00137778"/>
    <w:rsid w:val="00137AF6"/>
    <w:rsid w:val="00137B85"/>
    <w:rsid w:val="0014017F"/>
    <w:rsid w:val="00140262"/>
    <w:rsid w:val="00140673"/>
    <w:rsid w:val="00140685"/>
    <w:rsid w:val="001406BF"/>
    <w:rsid w:val="00140A42"/>
    <w:rsid w:val="00140ABC"/>
    <w:rsid w:val="00140B36"/>
    <w:rsid w:val="00140B66"/>
    <w:rsid w:val="00140C18"/>
    <w:rsid w:val="00140CB0"/>
    <w:rsid w:val="00140D2D"/>
    <w:rsid w:val="00140E2C"/>
    <w:rsid w:val="00141052"/>
    <w:rsid w:val="00141117"/>
    <w:rsid w:val="001411DC"/>
    <w:rsid w:val="00141288"/>
    <w:rsid w:val="0014147C"/>
    <w:rsid w:val="001414B6"/>
    <w:rsid w:val="00141511"/>
    <w:rsid w:val="0014151C"/>
    <w:rsid w:val="00141835"/>
    <w:rsid w:val="001418EE"/>
    <w:rsid w:val="00141CB4"/>
    <w:rsid w:val="00141D5F"/>
    <w:rsid w:val="00142189"/>
    <w:rsid w:val="00142457"/>
    <w:rsid w:val="00142EB8"/>
    <w:rsid w:val="0014302C"/>
    <w:rsid w:val="00143123"/>
    <w:rsid w:val="00143473"/>
    <w:rsid w:val="00143568"/>
    <w:rsid w:val="0014359A"/>
    <w:rsid w:val="001439B4"/>
    <w:rsid w:val="00143F8B"/>
    <w:rsid w:val="00144595"/>
    <w:rsid w:val="00144A8D"/>
    <w:rsid w:val="00145226"/>
    <w:rsid w:val="001452B3"/>
    <w:rsid w:val="00145426"/>
    <w:rsid w:val="00145543"/>
    <w:rsid w:val="00145DFE"/>
    <w:rsid w:val="00146786"/>
    <w:rsid w:val="001467B5"/>
    <w:rsid w:val="001469C7"/>
    <w:rsid w:val="00146AD6"/>
    <w:rsid w:val="00146B25"/>
    <w:rsid w:val="00146C14"/>
    <w:rsid w:val="001470EA"/>
    <w:rsid w:val="001474A3"/>
    <w:rsid w:val="00147560"/>
    <w:rsid w:val="001477A9"/>
    <w:rsid w:val="001479A3"/>
    <w:rsid w:val="00147C99"/>
    <w:rsid w:val="00147D97"/>
    <w:rsid w:val="00147F15"/>
    <w:rsid w:val="00147FFA"/>
    <w:rsid w:val="00150192"/>
    <w:rsid w:val="001502B0"/>
    <w:rsid w:val="0015039F"/>
    <w:rsid w:val="00150782"/>
    <w:rsid w:val="00150851"/>
    <w:rsid w:val="00150B40"/>
    <w:rsid w:val="00150B86"/>
    <w:rsid w:val="00150E38"/>
    <w:rsid w:val="00150E46"/>
    <w:rsid w:val="00150FD1"/>
    <w:rsid w:val="001516C8"/>
    <w:rsid w:val="001517D4"/>
    <w:rsid w:val="001518D4"/>
    <w:rsid w:val="001518DF"/>
    <w:rsid w:val="00151C14"/>
    <w:rsid w:val="00151DC6"/>
    <w:rsid w:val="001522E6"/>
    <w:rsid w:val="001527E7"/>
    <w:rsid w:val="00152F85"/>
    <w:rsid w:val="0015307F"/>
    <w:rsid w:val="001535FD"/>
    <w:rsid w:val="00153AA2"/>
    <w:rsid w:val="00153B62"/>
    <w:rsid w:val="00153B74"/>
    <w:rsid w:val="00153BD4"/>
    <w:rsid w:val="001540EE"/>
    <w:rsid w:val="001543B8"/>
    <w:rsid w:val="00154498"/>
    <w:rsid w:val="00154794"/>
    <w:rsid w:val="0015485E"/>
    <w:rsid w:val="001549ED"/>
    <w:rsid w:val="00154F1F"/>
    <w:rsid w:val="00155483"/>
    <w:rsid w:val="00155676"/>
    <w:rsid w:val="001556C6"/>
    <w:rsid w:val="00155967"/>
    <w:rsid w:val="00155F62"/>
    <w:rsid w:val="001562D7"/>
    <w:rsid w:val="001563A4"/>
    <w:rsid w:val="0015642D"/>
    <w:rsid w:val="00156689"/>
    <w:rsid w:val="001568C9"/>
    <w:rsid w:val="001577C3"/>
    <w:rsid w:val="001578F4"/>
    <w:rsid w:val="00157D05"/>
    <w:rsid w:val="00157D1F"/>
    <w:rsid w:val="0016013B"/>
    <w:rsid w:val="0016035C"/>
    <w:rsid w:val="001603B0"/>
    <w:rsid w:val="00160471"/>
    <w:rsid w:val="0016076F"/>
    <w:rsid w:val="00160903"/>
    <w:rsid w:val="00160915"/>
    <w:rsid w:val="00160F8A"/>
    <w:rsid w:val="00161380"/>
    <w:rsid w:val="001613F5"/>
    <w:rsid w:val="0016143D"/>
    <w:rsid w:val="001614F7"/>
    <w:rsid w:val="001616FA"/>
    <w:rsid w:val="00161804"/>
    <w:rsid w:val="00161A86"/>
    <w:rsid w:val="00161BBA"/>
    <w:rsid w:val="00161E57"/>
    <w:rsid w:val="00161E7D"/>
    <w:rsid w:val="00161EEA"/>
    <w:rsid w:val="00162248"/>
    <w:rsid w:val="00162304"/>
    <w:rsid w:val="001628C6"/>
    <w:rsid w:val="001629E3"/>
    <w:rsid w:val="001629E9"/>
    <w:rsid w:val="00162CDB"/>
    <w:rsid w:val="0016369A"/>
    <w:rsid w:val="0016380C"/>
    <w:rsid w:val="00163A36"/>
    <w:rsid w:val="00163CC6"/>
    <w:rsid w:val="00163DD5"/>
    <w:rsid w:val="001642BF"/>
    <w:rsid w:val="001643A0"/>
    <w:rsid w:val="001645B2"/>
    <w:rsid w:val="001647A9"/>
    <w:rsid w:val="0016493B"/>
    <w:rsid w:val="0016504D"/>
    <w:rsid w:val="001653FC"/>
    <w:rsid w:val="0016567F"/>
    <w:rsid w:val="001658B3"/>
    <w:rsid w:val="00165AC5"/>
    <w:rsid w:val="00165FAE"/>
    <w:rsid w:val="0016601C"/>
    <w:rsid w:val="0016635A"/>
    <w:rsid w:val="001666F6"/>
    <w:rsid w:val="00166748"/>
    <w:rsid w:val="00166D25"/>
    <w:rsid w:val="001670FC"/>
    <w:rsid w:val="001673BB"/>
    <w:rsid w:val="00167802"/>
    <w:rsid w:val="00167C71"/>
    <w:rsid w:val="0017052F"/>
    <w:rsid w:val="00170636"/>
    <w:rsid w:val="0017074A"/>
    <w:rsid w:val="0017074C"/>
    <w:rsid w:val="001707DB"/>
    <w:rsid w:val="001709AC"/>
    <w:rsid w:val="00170DCB"/>
    <w:rsid w:val="00170E7C"/>
    <w:rsid w:val="00170EA6"/>
    <w:rsid w:val="001710B0"/>
    <w:rsid w:val="00171105"/>
    <w:rsid w:val="00171121"/>
    <w:rsid w:val="00171153"/>
    <w:rsid w:val="00171276"/>
    <w:rsid w:val="001713DF"/>
    <w:rsid w:val="001714C8"/>
    <w:rsid w:val="0017154C"/>
    <w:rsid w:val="00171CE7"/>
    <w:rsid w:val="001722C6"/>
    <w:rsid w:val="0017236C"/>
    <w:rsid w:val="001729B6"/>
    <w:rsid w:val="001729DB"/>
    <w:rsid w:val="00172D6A"/>
    <w:rsid w:val="00172D7B"/>
    <w:rsid w:val="00172FAB"/>
    <w:rsid w:val="0017304B"/>
    <w:rsid w:val="001731AF"/>
    <w:rsid w:val="00173544"/>
    <w:rsid w:val="00173831"/>
    <w:rsid w:val="00173C45"/>
    <w:rsid w:val="00174104"/>
    <w:rsid w:val="001745F6"/>
    <w:rsid w:val="00174BF2"/>
    <w:rsid w:val="00174FC9"/>
    <w:rsid w:val="00175681"/>
    <w:rsid w:val="00175785"/>
    <w:rsid w:val="00175C80"/>
    <w:rsid w:val="00175D3E"/>
    <w:rsid w:val="00175D71"/>
    <w:rsid w:val="0017602B"/>
    <w:rsid w:val="001761AC"/>
    <w:rsid w:val="001762CA"/>
    <w:rsid w:val="001766BF"/>
    <w:rsid w:val="00176AD9"/>
    <w:rsid w:val="00176CE7"/>
    <w:rsid w:val="00176D4D"/>
    <w:rsid w:val="00176EBA"/>
    <w:rsid w:val="001770EB"/>
    <w:rsid w:val="0017719B"/>
    <w:rsid w:val="0017763F"/>
    <w:rsid w:val="0017796F"/>
    <w:rsid w:val="00177B20"/>
    <w:rsid w:val="00177D91"/>
    <w:rsid w:val="00177EE2"/>
    <w:rsid w:val="00180039"/>
    <w:rsid w:val="00180055"/>
    <w:rsid w:val="001800F7"/>
    <w:rsid w:val="001801C1"/>
    <w:rsid w:val="001803D3"/>
    <w:rsid w:val="00180430"/>
    <w:rsid w:val="0018046E"/>
    <w:rsid w:val="001806BB"/>
    <w:rsid w:val="001807C8"/>
    <w:rsid w:val="00180AB1"/>
    <w:rsid w:val="00180CAC"/>
    <w:rsid w:val="00180F4C"/>
    <w:rsid w:val="00180F69"/>
    <w:rsid w:val="00181416"/>
    <w:rsid w:val="001815B7"/>
    <w:rsid w:val="001815E4"/>
    <w:rsid w:val="001816D5"/>
    <w:rsid w:val="00181961"/>
    <w:rsid w:val="00181A49"/>
    <w:rsid w:val="00181C25"/>
    <w:rsid w:val="00181CCB"/>
    <w:rsid w:val="00181F97"/>
    <w:rsid w:val="001823D4"/>
    <w:rsid w:val="001828F5"/>
    <w:rsid w:val="001829B7"/>
    <w:rsid w:val="00182A24"/>
    <w:rsid w:val="00182C80"/>
    <w:rsid w:val="001833BB"/>
    <w:rsid w:val="0018346E"/>
    <w:rsid w:val="0018375D"/>
    <w:rsid w:val="00183773"/>
    <w:rsid w:val="001837B3"/>
    <w:rsid w:val="00183C03"/>
    <w:rsid w:val="001847A1"/>
    <w:rsid w:val="00184DB5"/>
    <w:rsid w:val="00184EBF"/>
    <w:rsid w:val="00184F57"/>
    <w:rsid w:val="00185147"/>
    <w:rsid w:val="00185252"/>
    <w:rsid w:val="00185494"/>
    <w:rsid w:val="001856D2"/>
    <w:rsid w:val="001858C3"/>
    <w:rsid w:val="00185D3A"/>
    <w:rsid w:val="00186057"/>
    <w:rsid w:val="001861C2"/>
    <w:rsid w:val="00186306"/>
    <w:rsid w:val="0018652A"/>
    <w:rsid w:val="00186D21"/>
    <w:rsid w:val="001870B1"/>
    <w:rsid w:val="001876F0"/>
    <w:rsid w:val="00187BA6"/>
    <w:rsid w:val="00187C3B"/>
    <w:rsid w:val="00187D9A"/>
    <w:rsid w:val="00190824"/>
    <w:rsid w:val="001909E2"/>
    <w:rsid w:val="00190AED"/>
    <w:rsid w:val="00190CC5"/>
    <w:rsid w:val="00191759"/>
    <w:rsid w:val="0019175B"/>
    <w:rsid w:val="001917BF"/>
    <w:rsid w:val="001917F0"/>
    <w:rsid w:val="001919C5"/>
    <w:rsid w:val="00191DAF"/>
    <w:rsid w:val="001923DE"/>
    <w:rsid w:val="0019277B"/>
    <w:rsid w:val="001928D1"/>
    <w:rsid w:val="001930A8"/>
    <w:rsid w:val="00193774"/>
    <w:rsid w:val="001939C9"/>
    <w:rsid w:val="00193BF7"/>
    <w:rsid w:val="00193D08"/>
    <w:rsid w:val="00193E82"/>
    <w:rsid w:val="00194065"/>
    <w:rsid w:val="001943C9"/>
    <w:rsid w:val="0019466E"/>
    <w:rsid w:val="00194C4C"/>
    <w:rsid w:val="00194DF6"/>
    <w:rsid w:val="00194F8F"/>
    <w:rsid w:val="0019502B"/>
    <w:rsid w:val="0019530F"/>
    <w:rsid w:val="0019532E"/>
    <w:rsid w:val="001953E8"/>
    <w:rsid w:val="001953F8"/>
    <w:rsid w:val="0019546E"/>
    <w:rsid w:val="00195891"/>
    <w:rsid w:val="001959D3"/>
    <w:rsid w:val="001962E2"/>
    <w:rsid w:val="0019636A"/>
    <w:rsid w:val="00196499"/>
    <w:rsid w:val="00196509"/>
    <w:rsid w:val="00196789"/>
    <w:rsid w:val="00196A10"/>
    <w:rsid w:val="00196C57"/>
    <w:rsid w:val="001975A0"/>
    <w:rsid w:val="00197815"/>
    <w:rsid w:val="001979D1"/>
    <w:rsid w:val="00197A9D"/>
    <w:rsid w:val="00197ABC"/>
    <w:rsid w:val="00197C60"/>
    <w:rsid w:val="00197FEC"/>
    <w:rsid w:val="001A00AA"/>
    <w:rsid w:val="001A01BD"/>
    <w:rsid w:val="001A01D7"/>
    <w:rsid w:val="001A05A9"/>
    <w:rsid w:val="001A07A7"/>
    <w:rsid w:val="001A07AD"/>
    <w:rsid w:val="001A0AC2"/>
    <w:rsid w:val="001A0B11"/>
    <w:rsid w:val="001A0B49"/>
    <w:rsid w:val="001A0D1A"/>
    <w:rsid w:val="001A0DD2"/>
    <w:rsid w:val="001A0F62"/>
    <w:rsid w:val="001A118C"/>
    <w:rsid w:val="001A1251"/>
    <w:rsid w:val="001A1462"/>
    <w:rsid w:val="001A14E2"/>
    <w:rsid w:val="001A1B18"/>
    <w:rsid w:val="001A1C86"/>
    <w:rsid w:val="001A1E89"/>
    <w:rsid w:val="001A2495"/>
    <w:rsid w:val="001A25F9"/>
    <w:rsid w:val="001A2971"/>
    <w:rsid w:val="001A3A54"/>
    <w:rsid w:val="001A3B27"/>
    <w:rsid w:val="001A4070"/>
    <w:rsid w:val="001A437F"/>
    <w:rsid w:val="001A447D"/>
    <w:rsid w:val="001A4B03"/>
    <w:rsid w:val="001A4B5D"/>
    <w:rsid w:val="001A4D1B"/>
    <w:rsid w:val="001A4DE8"/>
    <w:rsid w:val="001A4DED"/>
    <w:rsid w:val="001A4E48"/>
    <w:rsid w:val="001A516F"/>
    <w:rsid w:val="001A5429"/>
    <w:rsid w:val="001A563D"/>
    <w:rsid w:val="001A56E3"/>
    <w:rsid w:val="001A577C"/>
    <w:rsid w:val="001A5910"/>
    <w:rsid w:val="001A5B00"/>
    <w:rsid w:val="001A5B31"/>
    <w:rsid w:val="001A601A"/>
    <w:rsid w:val="001A6583"/>
    <w:rsid w:val="001A67FE"/>
    <w:rsid w:val="001A6FDD"/>
    <w:rsid w:val="001A70E1"/>
    <w:rsid w:val="001A7AD2"/>
    <w:rsid w:val="001A7B9B"/>
    <w:rsid w:val="001A7DD0"/>
    <w:rsid w:val="001B0043"/>
    <w:rsid w:val="001B0197"/>
    <w:rsid w:val="001B01E2"/>
    <w:rsid w:val="001B035C"/>
    <w:rsid w:val="001B0445"/>
    <w:rsid w:val="001B09D3"/>
    <w:rsid w:val="001B0A2E"/>
    <w:rsid w:val="001B0D98"/>
    <w:rsid w:val="001B0DDF"/>
    <w:rsid w:val="001B0F76"/>
    <w:rsid w:val="001B0FEF"/>
    <w:rsid w:val="001B10E9"/>
    <w:rsid w:val="001B1533"/>
    <w:rsid w:val="001B1804"/>
    <w:rsid w:val="001B199A"/>
    <w:rsid w:val="001B19BE"/>
    <w:rsid w:val="001B1C4C"/>
    <w:rsid w:val="001B1F34"/>
    <w:rsid w:val="001B21B9"/>
    <w:rsid w:val="001B234C"/>
    <w:rsid w:val="001B262E"/>
    <w:rsid w:val="001B26B9"/>
    <w:rsid w:val="001B27F8"/>
    <w:rsid w:val="001B28A6"/>
    <w:rsid w:val="001B2C64"/>
    <w:rsid w:val="001B2D58"/>
    <w:rsid w:val="001B307D"/>
    <w:rsid w:val="001B321B"/>
    <w:rsid w:val="001B365E"/>
    <w:rsid w:val="001B3816"/>
    <w:rsid w:val="001B3CDD"/>
    <w:rsid w:val="001B4339"/>
    <w:rsid w:val="001B4399"/>
    <w:rsid w:val="001B45C8"/>
    <w:rsid w:val="001B4650"/>
    <w:rsid w:val="001B4675"/>
    <w:rsid w:val="001B4F5A"/>
    <w:rsid w:val="001B4FE5"/>
    <w:rsid w:val="001B52E1"/>
    <w:rsid w:val="001B54BC"/>
    <w:rsid w:val="001B59F5"/>
    <w:rsid w:val="001B5C3C"/>
    <w:rsid w:val="001B6749"/>
    <w:rsid w:val="001B6BC7"/>
    <w:rsid w:val="001B6BDB"/>
    <w:rsid w:val="001B6EC4"/>
    <w:rsid w:val="001B6FB3"/>
    <w:rsid w:val="001B7571"/>
    <w:rsid w:val="001B7574"/>
    <w:rsid w:val="001B7767"/>
    <w:rsid w:val="001B779C"/>
    <w:rsid w:val="001B7B28"/>
    <w:rsid w:val="001B7D91"/>
    <w:rsid w:val="001B7E29"/>
    <w:rsid w:val="001C00DD"/>
    <w:rsid w:val="001C0156"/>
    <w:rsid w:val="001C0444"/>
    <w:rsid w:val="001C08BF"/>
    <w:rsid w:val="001C095B"/>
    <w:rsid w:val="001C0995"/>
    <w:rsid w:val="001C09B1"/>
    <w:rsid w:val="001C0C0F"/>
    <w:rsid w:val="001C115B"/>
    <w:rsid w:val="001C1166"/>
    <w:rsid w:val="001C1188"/>
    <w:rsid w:val="001C13DC"/>
    <w:rsid w:val="001C1B51"/>
    <w:rsid w:val="001C1DAE"/>
    <w:rsid w:val="001C20C0"/>
    <w:rsid w:val="001C2241"/>
    <w:rsid w:val="001C22C0"/>
    <w:rsid w:val="001C236C"/>
    <w:rsid w:val="001C2A53"/>
    <w:rsid w:val="001C2EE3"/>
    <w:rsid w:val="001C317A"/>
    <w:rsid w:val="001C31D5"/>
    <w:rsid w:val="001C3270"/>
    <w:rsid w:val="001C32C4"/>
    <w:rsid w:val="001C33E9"/>
    <w:rsid w:val="001C34A7"/>
    <w:rsid w:val="001C34FC"/>
    <w:rsid w:val="001C350E"/>
    <w:rsid w:val="001C3C20"/>
    <w:rsid w:val="001C3C60"/>
    <w:rsid w:val="001C3EA0"/>
    <w:rsid w:val="001C46BD"/>
    <w:rsid w:val="001C4949"/>
    <w:rsid w:val="001C4FF6"/>
    <w:rsid w:val="001C50C3"/>
    <w:rsid w:val="001C5247"/>
    <w:rsid w:val="001C52F2"/>
    <w:rsid w:val="001C5306"/>
    <w:rsid w:val="001C5320"/>
    <w:rsid w:val="001C5A0C"/>
    <w:rsid w:val="001C5D40"/>
    <w:rsid w:val="001C5E47"/>
    <w:rsid w:val="001C5E66"/>
    <w:rsid w:val="001C6297"/>
    <w:rsid w:val="001C640B"/>
    <w:rsid w:val="001C744D"/>
    <w:rsid w:val="001C7612"/>
    <w:rsid w:val="001C787F"/>
    <w:rsid w:val="001C7BE2"/>
    <w:rsid w:val="001D00B0"/>
    <w:rsid w:val="001D0276"/>
    <w:rsid w:val="001D02DE"/>
    <w:rsid w:val="001D068A"/>
    <w:rsid w:val="001D0AC3"/>
    <w:rsid w:val="001D0ACB"/>
    <w:rsid w:val="001D0ECD"/>
    <w:rsid w:val="001D0EDE"/>
    <w:rsid w:val="001D104F"/>
    <w:rsid w:val="001D1228"/>
    <w:rsid w:val="001D1408"/>
    <w:rsid w:val="001D1526"/>
    <w:rsid w:val="001D1A0A"/>
    <w:rsid w:val="001D1BB9"/>
    <w:rsid w:val="001D1E3F"/>
    <w:rsid w:val="001D21BC"/>
    <w:rsid w:val="001D22B3"/>
    <w:rsid w:val="001D231A"/>
    <w:rsid w:val="001D238C"/>
    <w:rsid w:val="001D2415"/>
    <w:rsid w:val="001D2D63"/>
    <w:rsid w:val="001D2F94"/>
    <w:rsid w:val="001D2FA0"/>
    <w:rsid w:val="001D3124"/>
    <w:rsid w:val="001D33DA"/>
    <w:rsid w:val="001D3581"/>
    <w:rsid w:val="001D3696"/>
    <w:rsid w:val="001D36C8"/>
    <w:rsid w:val="001D3747"/>
    <w:rsid w:val="001D3B8F"/>
    <w:rsid w:val="001D3E1A"/>
    <w:rsid w:val="001D3F9A"/>
    <w:rsid w:val="001D3FD2"/>
    <w:rsid w:val="001D44C2"/>
    <w:rsid w:val="001D45A6"/>
    <w:rsid w:val="001D461F"/>
    <w:rsid w:val="001D51BA"/>
    <w:rsid w:val="001D5DC6"/>
    <w:rsid w:val="001D60CC"/>
    <w:rsid w:val="001D64DF"/>
    <w:rsid w:val="001D667F"/>
    <w:rsid w:val="001D6AA6"/>
    <w:rsid w:val="001D6CA7"/>
    <w:rsid w:val="001D6EFA"/>
    <w:rsid w:val="001D71FF"/>
    <w:rsid w:val="001D725E"/>
    <w:rsid w:val="001D7525"/>
    <w:rsid w:val="001D7703"/>
    <w:rsid w:val="001D77D6"/>
    <w:rsid w:val="001D7AA9"/>
    <w:rsid w:val="001D7E9D"/>
    <w:rsid w:val="001E031C"/>
    <w:rsid w:val="001E0460"/>
    <w:rsid w:val="001E04B6"/>
    <w:rsid w:val="001E0819"/>
    <w:rsid w:val="001E08FD"/>
    <w:rsid w:val="001E0914"/>
    <w:rsid w:val="001E096C"/>
    <w:rsid w:val="001E0F2F"/>
    <w:rsid w:val="001E12C0"/>
    <w:rsid w:val="001E1305"/>
    <w:rsid w:val="001E137A"/>
    <w:rsid w:val="001E14A6"/>
    <w:rsid w:val="001E16B7"/>
    <w:rsid w:val="001E1B22"/>
    <w:rsid w:val="001E1B9B"/>
    <w:rsid w:val="001E21E2"/>
    <w:rsid w:val="001E23E7"/>
    <w:rsid w:val="001E292E"/>
    <w:rsid w:val="001E29C0"/>
    <w:rsid w:val="001E2CF7"/>
    <w:rsid w:val="001E30A8"/>
    <w:rsid w:val="001E3290"/>
    <w:rsid w:val="001E3587"/>
    <w:rsid w:val="001E36DE"/>
    <w:rsid w:val="001E38FD"/>
    <w:rsid w:val="001E3929"/>
    <w:rsid w:val="001E3935"/>
    <w:rsid w:val="001E3A2B"/>
    <w:rsid w:val="001E3A6B"/>
    <w:rsid w:val="001E3FA8"/>
    <w:rsid w:val="001E4241"/>
    <w:rsid w:val="001E4327"/>
    <w:rsid w:val="001E45A0"/>
    <w:rsid w:val="001E46C7"/>
    <w:rsid w:val="001E4700"/>
    <w:rsid w:val="001E4830"/>
    <w:rsid w:val="001E4986"/>
    <w:rsid w:val="001E519D"/>
    <w:rsid w:val="001E571B"/>
    <w:rsid w:val="001E5E9A"/>
    <w:rsid w:val="001E5EBE"/>
    <w:rsid w:val="001E61D5"/>
    <w:rsid w:val="001E66AA"/>
    <w:rsid w:val="001E6D78"/>
    <w:rsid w:val="001E6E02"/>
    <w:rsid w:val="001E6F40"/>
    <w:rsid w:val="001E6F48"/>
    <w:rsid w:val="001E7327"/>
    <w:rsid w:val="001E732F"/>
    <w:rsid w:val="001E736C"/>
    <w:rsid w:val="001E7460"/>
    <w:rsid w:val="001E7BE8"/>
    <w:rsid w:val="001E7D87"/>
    <w:rsid w:val="001E7DEB"/>
    <w:rsid w:val="001E7FA0"/>
    <w:rsid w:val="001F02DB"/>
    <w:rsid w:val="001F02DD"/>
    <w:rsid w:val="001F07C1"/>
    <w:rsid w:val="001F087B"/>
    <w:rsid w:val="001F0A7E"/>
    <w:rsid w:val="001F0E3C"/>
    <w:rsid w:val="001F0E68"/>
    <w:rsid w:val="001F1067"/>
    <w:rsid w:val="001F13E3"/>
    <w:rsid w:val="001F1A23"/>
    <w:rsid w:val="001F1E62"/>
    <w:rsid w:val="001F1E89"/>
    <w:rsid w:val="001F23A7"/>
    <w:rsid w:val="001F2D4D"/>
    <w:rsid w:val="001F322F"/>
    <w:rsid w:val="001F32D4"/>
    <w:rsid w:val="001F3F98"/>
    <w:rsid w:val="001F44A9"/>
    <w:rsid w:val="001F456A"/>
    <w:rsid w:val="001F462E"/>
    <w:rsid w:val="001F4A72"/>
    <w:rsid w:val="001F4D97"/>
    <w:rsid w:val="001F4FD8"/>
    <w:rsid w:val="001F5334"/>
    <w:rsid w:val="001F5B08"/>
    <w:rsid w:val="001F5BE8"/>
    <w:rsid w:val="001F5C5F"/>
    <w:rsid w:val="001F5DC1"/>
    <w:rsid w:val="001F62E6"/>
    <w:rsid w:val="001F6348"/>
    <w:rsid w:val="001F64D6"/>
    <w:rsid w:val="001F6AA9"/>
    <w:rsid w:val="001F6AF5"/>
    <w:rsid w:val="001F6CCF"/>
    <w:rsid w:val="001F6FBD"/>
    <w:rsid w:val="001F71DC"/>
    <w:rsid w:val="001F730C"/>
    <w:rsid w:val="001F7654"/>
    <w:rsid w:val="001F7713"/>
    <w:rsid w:val="001F7B75"/>
    <w:rsid w:val="001F7BBB"/>
    <w:rsid w:val="001F7C92"/>
    <w:rsid w:val="001F7F16"/>
    <w:rsid w:val="002003B9"/>
    <w:rsid w:val="00200ACF"/>
    <w:rsid w:val="00200C8D"/>
    <w:rsid w:val="00200D81"/>
    <w:rsid w:val="00201111"/>
    <w:rsid w:val="0020111B"/>
    <w:rsid w:val="002012C9"/>
    <w:rsid w:val="0020143F"/>
    <w:rsid w:val="00201CE3"/>
    <w:rsid w:val="00201ED0"/>
    <w:rsid w:val="00202631"/>
    <w:rsid w:val="00202978"/>
    <w:rsid w:val="00202A5E"/>
    <w:rsid w:val="00202C84"/>
    <w:rsid w:val="00202E1F"/>
    <w:rsid w:val="0020318F"/>
    <w:rsid w:val="0020322A"/>
    <w:rsid w:val="00203272"/>
    <w:rsid w:val="002032C9"/>
    <w:rsid w:val="0020354C"/>
    <w:rsid w:val="00203596"/>
    <w:rsid w:val="0020389F"/>
    <w:rsid w:val="00203B81"/>
    <w:rsid w:val="00203D85"/>
    <w:rsid w:val="002040C2"/>
    <w:rsid w:val="00204393"/>
    <w:rsid w:val="00204457"/>
    <w:rsid w:val="00204579"/>
    <w:rsid w:val="00204A61"/>
    <w:rsid w:val="00204EAC"/>
    <w:rsid w:val="00205029"/>
    <w:rsid w:val="00205246"/>
    <w:rsid w:val="0020532D"/>
    <w:rsid w:val="00205353"/>
    <w:rsid w:val="00205707"/>
    <w:rsid w:val="00205881"/>
    <w:rsid w:val="00205AEF"/>
    <w:rsid w:val="00205E5C"/>
    <w:rsid w:val="00206055"/>
    <w:rsid w:val="002064D1"/>
    <w:rsid w:val="002064D2"/>
    <w:rsid w:val="00206875"/>
    <w:rsid w:val="00206A76"/>
    <w:rsid w:val="00206BD8"/>
    <w:rsid w:val="00206D21"/>
    <w:rsid w:val="0020716C"/>
    <w:rsid w:val="002071E8"/>
    <w:rsid w:val="0020725B"/>
    <w:rsid w:val="002073F9"/>
    <w:rsid w:val="00207497"/>
    <w:rsid w:val="002075F6"/>
    <w:rsid w:val="00207780"/>
    <w:rsid w:val="002101A8"/>
    <w:rsid w:val="00210329"/>
    <w:rsid w:val="002106A3"/>
    <w:rsid w:val="0021074E"/>
    <w:rsid w:val="0021087A"/>
    <w:rsid w:val="002108CE"/>
    <w:rsid w:val="00210C2D"/>
    <w:rsid w:val="00210DF3"/>
    <w:rsid w:val="00210E5E"/>
    <w:rsid w:val="0021102F"/>
    <w:rsid w:val="0021116F"/>
    <w:rsid w:val="00211401"/>
    <w:rsid w:val="002118DC"/>
    <w:rsid w:val="00211A66"/>
    <w:rsid w:val="00211B5D"/>
    <w:rsid w:val="00211D95"/>
    <w:rsid w:val="00211F2C"/>
    <w:rsid w:val="0021218C"/>
    <w:rsid w:val="002125BD"/>
    <w:rsid w:val="002126A9"/>
    <w:rsid w:val="00212741"/>
    <w:rsid w:val="00212ECE"/>
    <w:rsid w:val="00213171"/>
    <w:rsid w:val="0021336A"/>
    <w:rsid w:val="00213407"/>
    <w:rsid w:val="00213A96"/>
    <w:rsid w:val="00213B5E"/>
    <w:rsid w:val="00213BC7"/>
    <w:rsid w:val="00213CF9"/>
    <w:rsid w:val="00213D6C"/>
    <w:rsid w:val="00213E2D"/>
    <w:rsid w:val="00213E66"/>
    <w:rsid w:val="00213E73"/>
    <w:rsid w:val="00213FE7"/>
    <w:rsid w:val="00214062"/>
    <w:rsid w:val="002141A0"/>
    <w:rsid w:val="002141ED"/>
    <w:rsid w:val="002147C1"/>
    <w:rsid w:val="002148AA"/>
    <w:rsid w:val="00214AE5"/>
    <w:rsid w:val="00215439"/>
    <w:rsid w:val="00215BB3"/>
    <w:rsid w:val="00215CCD"/>
    <w:rsid w:val="00215D42"/>
    <w:rsid w:val="00215F74"/>
    <w:rsid w:val="002160BC"/>
    <w:rsid w:val="0021639B"/>
    <w:rsid w:val="002166C9"/>
    <w:rsid w:val="00216803"/>
    <w:rsid w:val="00216BE7"/>
    <w:rsid w:val="00216EAC"/>
    <w:rsid w:val="00216F78"/>
    <w:rsid w:val="00217096"/>
    <w:rsid w:val="002177C4"/>
    <w:rsid w:val="002178A4"/>
    <w:rsid w:val="00217C11"/>
    <w:rsid w:val="00217D11"/>
    <w:rsid w:val="00217D74"/>
    <w:rsid w:val="00217ED0"/>
    <w:rsid w:val="00220637"/>
    <w:rsid w:val="00220698"/>
    <w:rsid w:val="00220A8A"/>
    <w:rsid w:val="00221292"/>
    <w:rsid w:val="00221475"/>
    <w:rsid w:val="0022150C"/>
    <w:rsid w:val="00221741"/>
    <w:rsid w:val="00221A72"/>
    <w:rsid w:val="00221A83"/>
    <w:rsid w:val="00221A8B"/>
    <w:rsid w:val="002223A6"/>
    <w:rsid w:val="002223E9"/>
    <w:rsid w:val="00222551"/>
    <w:rsid w:val="00222570"/>
    <w:rsid w:val="00222695"/>
    <w:rsid w:val="00222907"/>
    <w:rsid w:val="00222991"/>
    <w:rsid w:val="00222E79"/>
    <w:rsid w:val="00222E89"/>
    <w:rsid w:val="00222FA7"/>
    <w:rsid w:val="00223279"/>
    <w:rsid w:val="002232AF"/>
    <w:rsid w:val="0022345B"/>
    <w:rsid w:val="0022358E"/>
    <w:rsid w:val="00223642"/>
    <w:rsid w:val="00223E2A"/>
    <w:rsid w:val="00223EBA"/>
    <w:rsid w:val="00223FB5"/>
    <w:rsid w:val="00224082"/>
    <w:rsid w:val="002240A4"/>
    <w:rsid w:val="002243F1"/>
    <w:rsid w:val="00224799"/>
    <w:rsid w:val="0022484B"/>
    <w:rsid w:val="00224B22"/>
    <w:rsid w:val="00224B2F"/>
    <w:rsid w:val="00224E08"/>
    <w:rsid w:val="00224EC9"/>
    <w:rsid w:val="00224EE5"/>
    <w:rsid w:val="00225080"/>
    <w:rsid w:val="0022519C"/>
    <w:rsid w:val="002252D0"/>
    <w:rsid w:val="002254D4"/>
    <w:rsid w:val="0022565A"/>
    <w:rsid w:val="0022572D"/>
    <w:rsid w:val="00225763"/>
    <w:rsid w:val="00225815"/>
    <w:rsid w:val="00225A49"/>
    <w:rsid w:val="00225A73"/>
    <w:rsid w:val="00225E36"/>
    <w:rsid w:val="002260EB"/>
    <w:rsid w:val="00226402"/>
    <w:rsid w:val="002264AB"/>
    <w:rsid w:val="00226C7E"/>
    <w:rsid w:val="00226C89"/>
    <w:rsid w:val="00227939"/>
    <w:rsid w:val="00227BD5"/>
    <w:rsid w:val="00227CE2"/>
    <w:rsid w:val="00230AE3"/>
    <w:rsid w:val="002314A6"/>
    <w:rsid w:val="002318D9"/>
    <w:rsid w:val="00232024"/>
    <w:rsid w:val="0023208E"/>
    <w:rsid w:val="00232431"/>
    <w:rsid w:val="002329B7"/>
    <w:rsid w:val="00232B78"/>
    <w:rsid w:val="00232BB9"/>
    <w:rsid w:val="00232E10"/>
    <w:rsid w:val="00233207"/>
    <w:rsid w:val="002335D2"/>
    <w:rsid w:val="002337E0"/>
    <w:rsid w:val="002338AE"/>
    <w:rsid w:val="00233F32"/>
    <w:rsid w:val="002341B8"/>
    <w:rsid w:val="002342D4"/>
    <w:rsid w:val="002343A2"/>
    <w:rsid w:val="00234770"/>
    <w:rsid w:val="00234DE4"/>
    <w:rsid w:val="00234E23"/>
    <w:rsid w:val="00235622"/>
    <w:rsid w:val="002357DA"/>
    <w:rsid w:val="00235DBC"/>
    <w:rsid w:val="00235FFE"/>
    <w:rsid w:val="00236059"/>
    <w:rsid w:val="0023635C"/>
    <w:rsid w:val="0023653F"/>
    <w:rsid w:val="00236B6C"/>
    <w:rsid w:val="00236CA5"/>
    <w:rsid w:val="00236F54"/>
    <w:rsid w:val="0023706D"/>
    <w:rsid w:val="002373B0"/>
    <w:rsid w:val="002379E6"/>
    <w:rsid w:val="00237A92"/>
    <w:rsid w:val="00237C3B"/>
    <w:rsid w:val="00240025"/>
    <w:rsid w:val="0024069E"/>
    <w:rsid w:val="00240B03"/>
    <w:rsid w:val="00240BB1"/>
    <w:rsid w:val="00240D35"/>
    <w:rsid w:val="00240DBC"/>
    <w:rsid w:val="002410E8"/>
    <w:rsid w:val="002411FB"/>
    <w:rsid w:val="002412F5"/>
    <w:rsid w:val="00241B71"/>
    <w:rsid w:val="00242072"/>
    <w:rsid w:val="002421B1"/>
    <w:rsid w:val="002426E5"/>
    <w:rsid w:val="00242899"/>
    <w:rsid w:val="00242C27"/>
    <w:rsid w:val="002435BF"/>
    <w:rsid w:val="00243984"/>
    <w:rsid w:val="00243D49"/>
    <w:rsid w:val="00243FF8"/>
    <w:rsid w:val="0024421A"/>
    <w:rsid w:val="0024451A"/>
    <w:rsid w:val="00244525"/>
    <w:rsid w:val="002446CF"/>
    <w:rsid w:val="002449C2"/>
    <w:rsid w:val="00244A29"/>
    <w:rsid w:val="00244AE3"/>
    <w:rsid w:val="00244E51"/>
    <w:rsid w:val="00245179"/>
    <w:rsid w:val="002451FF"/>
    <w:rsid w:val="0024521A"/>
    <w:rsid w:val="002454E9"/>
    <w:rsid w:val="00245517"/>
    <w:rsid w:val="00245523"/>
    <w:rsid w:val="00245554"/>
    <w:rsid w:val="002455B9"/>
    <w:rsid w:val="002457DA"/>
    <w:rsid w:val="002458AB"/>
    <w:rsid w:val="00246413"/>
    <w:rsid w:val="00246685"/>
    <w:rsid w:val="002466B9"/>
    <w:rsid w:val="002466BE"/>
    <w:rsid w:val="002466E4"/>
    <w:rsid w:val="00246889"/>
    <w:rsid w:val="00246955"/>
    <w:rsid w:val="002469C7"/>
    <w:rsid w:val="00246E6B"/>
    <w:rsid w:val="002471DD"/>
    <w:rsid w:val="002477B2"/>
    <w:rsid w:val="00247833"/>
    <w:rsid w:val="0024798D"/>
    <w:rsid w:val="00250408"/>
    <w:rsid w:val="00250526"/>
    <w:rsid w:val="00250752"/>
    <w:rsid w:val="00250CBE"/>
    <w:rsid w:val="00250E70"/>
    <w:rsid w:val="00250FE0"/>
    <w:rsid w:val="002514B6"/>
    <w:rsid w:val="002517B1"/>
    <w:rsid w:val="002518A4"/>
    <w:rsid w:val="00251A6B"/>
    <w:rsid w:val="00251B1E"/>
    <w:rsid w:val="00251B4F"/>
    <w:rsid w:val="00252086"/>
    <w:rsid w:val="00252487"/>
    <w:rsid w:val="00252A51"/>
    <w:rsid w:val="00252A75"/>
    <w:rsid w:val="00252DBE"/>
    <w:rsid w:val="00252F80"/>
    <w:rsid w:val="00253128"/>
    <w:rsid w:val="00253C09"/>
    <w:rsid w:val="00254472"/>
    <w:rsid w:val="002546C4"/>
    <w:rsid w:val="00254799"/>
    <w:rsid w:val="00254875"/>
    <w:rsid w:val="0025491F"/>
    <w:rsid w:val="002549DB"/>
    <w:rsid w:val="00254FFB"/>
    <w:rsid w:val="0025546E"/>
    <w:rsid w:val="00255493"/>
    <w:rsid w:val="002555CA"/>
    <w:rsid w:val="00255956"/>
    <w:rsid w:val="00255A70"/>
    <w:rsid w:val="00255AAA"/>
    <w:rsid w:val="00255ABD"/>
    <w:rsid w:val="00255C5F"/>
    <w:rsid w:val="00255CE4"/>
    <w:rsid w:val="00255EA6"/>
    <w:rsid w:val="00255EC2"/>
    <w:rsid w:val="002561D1"/>
    <w:rsid w:val="0025639D"/>
    <w:rsid w:val="00256713"/>
    <w:rsid w:val="0025686B"/>
    <w:rsid w:val="00256FF0"/>
    <w:rsid w:val="002575B9"/>
    <w:rsid w:val="00257729"/>
    <w:rsid w:val="00257A89"/>
    <w:rsid w:val="00257C9D"/>
    <w:rsid w:val="00257F33"/>
    <w:rsid w:val="0026003A"/>
    <w:rsid w:val="002600D5"/>
    <w:rsid w:val="00260114"/>
    <w:rsid w:val="002601CA"/>
    <w:rsid w:val="0026047A"/>
    <w:rsid w:val="0026080E"/>
    <w:rsid w:val="002609D4"/>
    <w:rsid w:val="00261274"/>
    <w:rsid w:val="00261405"/>
    <w:rsid w:val="002615C3"/>
    <w:rsid w:val="002615F5"/>
    <w:rsid w:val="00261902"/>
    <w:rsid w:val="0026198E"/>
    <w:rsid w:val="00261998"/>
    <w:rsid w:val="00261AA0"/>
    <w:rsid w:val="00261C20"/>
    <w:rsid w:val="00261DEE"/>
    <w:rsid w:val="00262107"/>
    <w:rsid w:val="0026213A"/>
    <w:rsid w:val="0026246E"/>
    <w:rsid w:val="002626E4"/>
    <w:rsid w:val="002627E7"/>
    <w:rsid w:val="002628E6"/>
    <w:rsid w:val="00262B3E"/>
    <w:rsid w:val="00262BAD"/>
    <w:rsid w:val="00262D07"/>
    <w:rsid w:val="0026381F"/>
    <w:rsid w:val="0026382A"/>
    <w:rsid w:val="00263AEE"/>
    <w:rsid w:val="00263E69"/>
    <w:rsid w:val="002643C8"/>
    <w:rsid w:val="00264463"/>
    <w:rsid w:val="002647E1"/>
    <w:rsid w:val="002649E4"/>
    <w:rsid w:val="00264C83"/>
    <w:rsid w:val="00264D54"/>
    <w:rsid w:val="00265378"/>
    <w:rsid w:val="002653B6"/>
    <w:rsid w:val="00265404"/>
    <w:rsid w:val="00265468"/>
    <w:rsid w:val="00265662"/>
    <w:rsid w:val="00265B92"/>
    <w:rsid w:val="00265CB4"/>
    <w:rsid w:val="00266196"/>
    <w:rsid w:val="00266390"/>
    <w:rsid w:val="00266720"/>
    <w:rsid w:val="00266726"/>
    <w:rsid w:val="0026675F"/>
    <w:rsid w:val="00266824"/>
    <w:rsid w:val="00266B41"/>
    <w:rsid w:val="00266CC3"/>
    <w:rsid w:val="0026729E"/>
    <w:rsid w:val="002675E7"/>
    <w:rsid w:val="00267978"/>
    <w:rsid w:val="00267AA2"/>
    <w:rsid w:val="00267C4D"/>
    <w:rsid w:val="00267EC4"/>
    <w:rsid w:val="002701A6"/>
    <w:rsid w:val="00270431"/>
    <w:rsid w:val="0027045B"/>
    <w:rsid w:val="00270492"/>
    <w:rsid w:val="002708D9"/>
    <w:rsid w:val="00270953"/>
    <w:rsid w:val="00270BBB"/>
    <w:rsid w:val="00270E17"/>
    <w:rsid w:val="0027122B"/>
    <w:rsid w:val="002715F5"/>
    <w:rsid w:val="00271986"/>
    <w:rsid w:val="00272037"/>
    <w:rsid w:val="002720E5"/>
    <w:rsid w:val="002721A9"/>
    <w:rsid w:val="0027261B"/>
    <w:rsid w:val="002726ED"/>
    <w:rsid w:val="0027282E"/>
    <w:rsid w:val="00272ABB"/>
    <w:rsid w:val="00273761"/>
    <w:rsid w:val="002742BE"/>
    <w:rsid w:val="0027435B"/>
    <w:rsid w:val="002744B1"/>
    <w:rsid w:val="00274631"/>
    <w:rsid w:val="002746B3"/>
    <w:rsid w:val="00274ADF"/>
    <w:rsid w:val="00274C41"/>
    <w:rsid w:val="00274FB1"/>
    <w:rsid w:val="00275488"/>
    <w:rsid w:val="002758D2"/>
    <w:rsid w:val="00275BA3"/>
    <w:rsid w:val="00275DEC"/>
    <w:rsid w:val="00276070"/>
    <w:rsid w:val="00276274"/>
    <w:rsid w:val="0027649F"/>
    <w:rsid w:val="002764C4"/>
    <w:rsid w:val="00276741"/>
    <w:rsid w:val="00276748"/>
    <w:rsid w:val="00276C62"/>
    <w:rsid w:val="00276D5C"/>
    <w:rsid w:val="00276FC0"/>
    <w:rsid w:val="00277121"/>
    <w:rsid w:val="00277368"/>
    <w:rsid w:val="002775E0"/>
    <w:rsid w:val="002778C2"/>
    <w:rsid w:val="00277C6E"/>
    <w:rsid w:val="00277CA8"/>
    <w:rsid w:val="00277E90"/>
    <w:rsid w:val="002800C2"/>
    <w:rsid w:val="00280177"/>
    <w:rsid w:val="0028024E"/>
    <w:rsid w:val="00280303"/>
    <w:rsid w:val="0028050C"/>
    <w:rsid w:val="00280632"/>
    <w:rsid w:val="0028082A"/>
    <w:rsid w:val="00280A19"/>
    <w:rsid w:val="00280BD6"/>
    <w:rsid w:val="00280C3A"/>
    <w:rsid w:val="002810CD"/>
    <w:rsid w:val="002812C3"/>
    <w:rsid w:val="002814DC"/>
    <w:rsid w:val="00281604"/>
    <w:rsid w:val="0028160B"/>
    <w:rsid w:val="00281628"/>
    <w:rsid w:val="00281655"/>
    <w:rsid w:val="00282179"/>
    <w:rsid w:val="00282374"/>
    <w:rsid w:val="00282458"/>
    <w:rsid w:val="002826E4"/>
    <w:rsid w:val="00282790"/>
    <w:rsid w:val="00282878"/>
    <w:rsid w:val="00283186"/>
    <w:rsid w:val="00283670"/>
    <w:rsid w:val="002837E4"/>
    <w:rsid w:val="00283FFF"/>
    <w:rsid w:val="00284091"/>
    <w:rsid w:val="00284135"/>
    <w:rsid w:val="002848C6"/>
    <w:rsid w:val="00284BBC"/>
    <w:rsid w:val="00284D29"/>
    <w:rsid w:val="00285294"/>
    <w:rsid w:val="00285631"/>
    <w:rsid w:val="00285A39"/>
    <w:rsid w:val="00285C36"/>
    <w:rsid w:val="00285DD7"/>
    <w:rsid w:val="00285FDA"/>
    <w:rsid w:val="00286465"/>
    <w:rsid w:val="002864B5"/>
    <w:rsid w:val="002865B3"/>
    <w:rsid w:val="0028678F"/>
    <w:rsid w:val="002872CB"/>
    <w:rsid w:val="00287371"/>
    <w:rsid w:val="00287681"/>
    <w:rsid w:val="002877FE"/>
    <w:rsid w:val="002879E9"/>
    <w:rsid w:val="00287CA5"/>
    <w:rsid w:val="00287F4C"/>
    <w:rsid w:val="002902A0"/>
    <w:rsid w:val="00290497"/>
    <w:rsid w:val="00290880"/>
    <w:rsid w:val="0029090F"/>
    <w:rsid w:val="00290C5C"/>
    <w:rsid w:val="00290EA8"/>
    <w:rsid w:val="00290F79"/>
    <w:rsid w:val="00291225"/>
    <w:rsid w:val="00291517"/>
    <w:rsid w:val="00291D50"/>
    <w:rsid w:val="00291E9E"/>
    <w:rsid w:val="00292021"/>
    <w:rsid w:val="00292199"/>
    <w:rsid w:val="002927AA"/>
    <w:rsid w:val="00292D01"/>
    <w:rsid w:val="00292E13"/>
    <w:rsid w:val="00293833"/>
    <w:rsid w:val="0029396E"/>
    <w:rsid w:val="00293D65"/>
    <w:rsid w:val="00293DE2"/>
    <w:rsid w:val="00293DE7"/>
    <w:rsid w:val="002940F6"/>
    <w:rsid w:val="00294791"/>
    <w:rsid w:val="00294C78"/>
    <w:rsid w:val="00294DE1"/>
    <w:rsid w:val="00294E53"/>
    <w:rsid w:val="00294F7C"/>
    <w:rsid w:val="002953FD"/>
    <w:rsid w:val="002955B4"/>
    <w:rsid w:val="0029563A"/>
    <w:rsid w:val="002959F0"/>
    <w:rsid w:val="00295EE4"/>
    <w:rsid w:val="002962A6"/>
    <w:rsid w:val="00296D90"/>
    <w:rsid w:val="002970D0"/>
    <w:rsid w:val="00297F60"/>
    <w:rsid w:val="002A044A"/>
    <w:rsid w:val="002A0578"/>
    <w:rsid w:val="002A0B35"/>
    <w:rsid w:val="002A0E7A"/>
    <w:rsid w:val="002A126F"/>
    <w:rsid w:val="002A14A4"/>
    <w:rsid w:val="002A1740"/>
    <w:rsid w:val="002A1F47"/>
    <w:rsid w:val="002A238C"/>
    <w:rsid w:val="002A2439"/>
    <w:rsid w:val="002A2563"/>
    <w:rsid w:val="002A28CE"/>
    <w:rsid w:val="002A2D23"/>
    <w:rsid w:val="002A3096"/>
    <w:rsid w:val="002A3266"/>
    <w:rsid w:val="002A32EE"/>
    <w:rsid w:val="002A34EE"/>
    <w:rsid w:val="002A3ACB"/>
    <w:rsid w:val="002A3C32"/>
    <w:rsid w:val="002A3EAA"/>
    <w:rsid w:val="002A3F81"/>
    <w:rsid w:val="002A4333"/>
    <w:rsid w:val="002A437F"/>
    <w:rsid w:val="002A451C"/>
    <w:rsid w:val="002A454F"/>
    <w:rsid w:val="002A46AE"/>
    <w:rsid w:val="002A46DC"/>
    <w:rsid w:val="002A47F6"/>
    <w:rsid w:val="002A48DD"/>
    <w:rsid w:val="002A4F09"/>
    <w:rsid w:val="002A5331"/>
    <w:rsid w:val="002A5605"/>
    <w:rsid w:val="002A56C1"/>
    <w:rsid w:val="002A58FC"/>
    <w:rsid w:val="002A597C"/>
    <w:rsid w:val="002A5CA0"/>
    <w:rsid w:val="002A5F2C"/>
    <w:rsid w:val="002A5F4F"/>
    <w:rsid w:val="002A5F63"/>
    <w:rsid w:val="002A63BD"/>
    <w:rsid w:val="002A63F3"/>
    <w:rsid w:val="002A67B7"/>
    <w:rsid w:val="002A681E"/>
    <w:rsid w:val="002A6855"/>
    <w:rsid w:val="002A6DDD"/>
    <w:rsid w:val="002A6EB1"/>
    <w:rsid w:val="002A706B"/>
    <w:rsid w:val="002A7251"/>
    <w:rsid w:val="002A7438"/>
    <w:rsid w:val="002A74AE"/>
    <w:rsid w:val="002A7562"/>
    <w:rsid w:val="002A7590"/>
    <w:rsid w:val="002A76D7"/>
    <w:rsid w:val="002A79CD"/>
    <w:rsid w:val="002A7D6E"/>
    <w:rsid w:val="002A7E50"/>
    <w:rsid w:val="002A7E77"/>
    <w:rsid w:val="002B0027"/>
    <w:rsid w:val="002B01F6"/>
    <w:rsid w:val="002B02B1"/>
    <w:rsid w:val="002B0414"/>
    <w:rsid w:val="002B05EF"/>
    <w:rsid w:val="002B07CE"/>
    <w:rsid w:val="002B0D8F"/>
    <w:rsid w:val="002B177B"/>
    <w:rsid w:val="002B195A"/>
    <w:rsid w:val="002B1B94"/>
    <w:rsid w:val="002B1CAE"/>
    <w:rsid w:val="002B1E0D"/>
    <w:rsid w:val="002B1F22"/>
    <w:rsid w:val="002B23CB"/>
    <w:rsid w:val="002B25AA"/>
    <w:rsid w:val="002B2776"/>
    <w:rsid w:val="002B280A"/>
    <w:rsid w:val="002B2D10"/>
    <w:rsid w:val="002B2F37"/>
    <w:rsid w:val="002B305E"/>
    <w:rsid w:val="002B32A9"/>
    <w:rsid w:val="002B3553"/>
    <w:rsid w:val="002B3764"/>
    <w:rsid w:val="002B39DD"/>
    <w:rsid w:val="002B4083"/>
    <w:rsid w:val="002B4225"/>
    <w:rsid w:val="002B4396"/>
    <w:rsid w:val="002B44D9"/>
    <w:rsid w:val="002B49A1"/>
    <w:rsid w:val="002B4BF3"/>
    <w:rsid w:val="002B4D96"/>
    <w:rsid w:val="002B530F"/>
    <w:rsid w:val="002B5320"/>
    <w:rsid w:val="002B55CB"/>
    <w:rsid w:val="002B564D"/>
    <w:rsid w:val="002B5698"/>
    <w:rsid w:val="002B584E"/>
    <w:rsid w:val="002B5A43"/>
    <w:rsid w:val="002B5ABA"/>
    <w:rsid w:val="002B5D11"/>
    <w:rsid w:val="002B6A28"/>
    <w:rsid w:val="002B6B29"/>
    <w:rsid w:val="002B6B54"/>
    <w:rsid w:val="002B6D18"/>
    <w:rsid w:val="002B6F84"/>
    <w:rsid w:val="002B7212"/>
    <w:rsid w:val="002B726A"/>
    <w:rsid w:val="002B72DC"/>
    <w:rsid w:val="002B7491"/>
    <w:rsid w:val="002B74F9"/>
    <w:rsid w:val="002B7BAB"/>
    <w:rsid w:val="002B7D54"/>
    <w:rsid w:val="002B7DBC"/>
    <w:rsid w:val="002B7F31"/>
    <w:rsid w:val="002C0440"/>
    <w:rsid w:val="002C04CF"/>
    <w:rsid w:val="002C0ACE"/>
    <w:rsid w:val="002C0E10"/>
    <w:rsid w:val="002C15BE"/>
    <w:rsid w:val="002C180A"/>
    <w:rsid w:val="002C1DDF"/>
    <w:rsid w:val="002C2082"/>
    <w:rsid w:val="002C2960"/>
    <w:rsid w:val="002C2981"/>
    <w:rsid w:val="002C2B3C"/>
    <w:rsid w:val="002C2E89"/>
    <w:rsid w:val="002C2FB6"/>
    <w:rsid w:val="002C3268"/>
    <w:rsid w:val="002C3297"/>
    <w:rsid w:val="002C3334"/>
    <w:rsid w:val="002C3ABD"/>
    <w:rsid w:val="002C3FF3"/>
    <w:rsid w:val="002C4168"/>
    <w:rsid w:val="002C47C6"/>
    <w:rsid w:val="002C48EC"/>
    <w:rsid w:val="002C4A9A"/>
    <w:rsid w:val="002C4B3C"/>
    <w:rsid w:val="002C4BF2"/>
    <w:rsid w:val="002C4C34"/>
    <w:rsid w:val="002C4E4B"/>
    <w:rsid w:val="002C5134"/>
    <w:rsid w:val="002C51B3"/>
    <w:rsid w:val="002C520E"/>
    <w:rsid w:val="002C57CA"/>
    <w:rsid w:val="002C5BEE"/>
    <w:rsid w:val="002C5C48"/>
    <w:rsid w:val="002C6120"/>
    <w:rsid w:val="002C6518"/>
    <w:rsid w:val="002C6759"/>
    <w:rsid w:val="002C68D6"/>
    <w:rsid w:val="002C71EF"/>
    <w:rsid w:val="002C739A"/>
    <w:rsid w:val="002C7879"/>
    <w:rsid w:val="002C7971"/>
    <w:rsid w:val="002C7AE2"/>
    <w:rsid w:val="002C7BE2"/>
    <w:rsid w:val="002C7D40"/>
    <w:rsid w:val="002C7E41"/>
    <w:rsid w:val="002C7F30"/>
    <w:rsid w:val="002C7FFD"/>
    <w:rsid w:val="002D06FF"/>
    <w:rsid w:val="002D09B7"/>
    <w:rsid w:val="002D0F86"/>
    <w:rsid w:val="002D149F"/>
    <w:rsid w:val="002D1506"/>
    <w:rsid w:val="002D18A0"/>
    <w:rsid w:val="002D1983"/>
    <w:rsid w:val="002D1AF2"/>
    <w:rsid w:val="002D1F60"/>
    <w:rsid w:val="002D2066"/>
    <w:rsid w:val="002D2267"/>
    <w:rsid w:val="002D2461"/>
    <w:rsid w:val="002D24B1"/>
    <w:rsid w:val="002D263F"/>
    <w:rsid w:val="002D2A04"/>
    <w:rsid w:val="002D2DD2"/>
    <w:rsid w:val="002D3560"/>
    <w:rsid w:val="002D3D40"/>
    <w:rsid w:val="002D3E31"/>
    <w:rsid w:val="002D4010"/>
    <w:rsid w:val="002D406A"/>
    <w:rsid w:val="002D42B2"/>
    <w:rsid w:val="002D4746"/>
    <w:rsid w:val="002D4988"/>
    <w:rsid w:val="002D4B79"/>
    <w:rsid w:val="002D51C5"/>
    <w:rsid w:val="002D5670"/>
    <w:rsid w:val="002D57E2"/>
    <w:rsid w:val="002D5C84"/>
    <w:rsid w:val="002D5ED9"/>
    <w:rsid w:val="002D6355"/>
    <w:rsid w:val="002D636E"/>
    <w:rsid w:val="002D6662"/>
    <w:rsid w:val="002D6BB4"/>
    <w:rsid w:val="002D6C5C"/>
    <w:rsid w:val="002D70A8"/>
    <w:rsid w:val="002D7502"/>
    <w:rsid w:val="002D79B0"/>
    <w:rsid w:val="002E009F"/>
    <w:rsid w:val="002E00D0"/>
    <w:rsid w:val="002E029E"/>
    <w:rsid w:val="002E036D"/>
    <w:rsid w:val="002E06C7"/>
    <w:rsid w:val="002E0C3C"/>
    <w:rsid w:val="002E0C94"/>
    <w:rsid w:val="002E0CB0"/>
    <w:rsid w:val="002E1574"/>
    <w:rsid w:val="002E1776"/>
    <w:rsid w:val="002E1A4E"/>
    <w:rsid w:val="002E1D79"/>
    <w:rsid w:val="002E1E88"/>
    <w:rsid w:val="002E1F52"/>
    <w:rsid w:val="002E27EF"/>
    <w:rsid w:val="002E2A22"/>
    <w:rsid w:val="002E2D8C"/>
    <w:rsid w:val="002E2FBC"/>
    <w:rsid w:val="002E3467"/>
    <w:rsid w:val="002E3DB8"/>
    <w:rsid w:val="002E403F"/>
    <w:rsid w:val="002E4088"/>
    <w:rsid w:val="002E424C"/>
    <w:rsid w:val="002E48AC"/>
    <w:rsid w:val="002E48F7"/>
    <w:rsid w:val="002E49A8"/>
    <w:rsid w:val="002E4BD7"/>
    <w:rsid w:val="002E4CD8"/>
    <w:rsid w:val="002E4E1F"/>
    <w:rsid w:val="002E5088"/>
    <w:rsid w:val="002E52B8"/>
    <w:rsid w:val="002E58DB"/>
    <w:rsid w:val="002E5A9C"/>
    <w:rsid w:val="002E5AD2"/>
    <w:rsid w:val="002E63D8"/>
    <w:rsid w:val="002E658E"/>
    <w:rsid w:val="002E6893"/>
    <w:rsid w:val="002E6D07"/>
    <w:rsid w:val="002E6D0C"/>
    <w:rsid w:val="002E6D1B"/>
    <w:rsid w:val="002E6DF7"/>
    <w:rsid w:val="002E6FFE"/>
    <w:rsid w:val="002E7852"/>
    <w:rsid w:val="002E78C0"/>
    <w:rsid w:val="002E7A53"/>
    <w:rsid w:val="002E7A84"/>
    <w:rsid w:val="002E7BF4"/>
    <w:rsid w:val="002F0040"/>
    <w:rsid w:val="002F01BE"/>
    <w:rsid w:val="002F065E"/>
    <w:rsid w:val="002F0C0F"/>
    <w:rsid w:val="002F0C75"/>
    <w:rsid w:val="002F0CEE"/>
    <w:rsid w:val="002F0CFB"/>
    <w:rsid w:val="002F0EEE"/>
    <w:rsid w:val="002F10D3"/>
    <w:rsid w:val="002F1227"/>
    <w:rsid w:val="002F133D"/>
    <w:rsid w:val="002F2748"/>
    <w:rsid w:val="002F298C"/>
    <w:rsid w:val="002F2B3F"/>
    <w:rsid w:val="002F3405"/>
    <w:rsid w:val="002F349F"/>
    <w:rsid w:val="002F3667"/>
    <w:rsid w:val="002F399C"/>
    <w:rsid w:val="002F3CBA"/>
    <w:rsid w:val="002F3DF6"/>
    <w:rsid w:val="002F3F4E"/>
    <w:rsid w:val="002F41B3"/>
    <w:rsid w:val="002F43BB"/>
    <w:rsid w:val="002F4663"/>
    <w:rsid w:val="002F4686"/>
    <w:rsid w:val="002F48E6"/>
    <w:rsid w:val="002F4AF3"/>
    <w:rsid w:val="002F4B5F"/>
    <w:rsid w:val="002F4D22"/>
    <w:rsid w:val="002F5932"/>
    <w:rsid w:val="002F5EA5"/>
    <w:rsid w:val="002F608B"/>
    <w:rsid w:val="002F6358"/>
    <w:rsid w:val="002F653B"/>
    <w:rsid w:val="002F66AF"/>
    <w:rsid w:val="002F6AE4"/>
    <w:rsid w:val="002F6D54"/>
    <w:rsid w:val="002F6DCA"/>
    <w:rsid w:val="002F6F1D"/>
    <w:rsid w:val="002F6FE6"/>
    <w:rsid w:val="002F7577"/>
    <w:rsid w:val="002F757C"/>
    <w:rsid w:val="002F7711"/>
    <w:rsid w:val="00300077"/>
    <w:rsid w:val="003000E0"/>
    <w:rsid w:val="00300312"/>
    <w:rsid w:val="003004CE"/>
    <w:rsid w:val="00300847"/>
    <w:rsid w:val="00300AD8"/>
    <w:rsid w:val="00300B74"/>
    <w:rsid w:val="00300B7D"/>
    <w:rsid w:val="00300B98"/>
    <w:rsid w:val="00300C2D"/>
    <w:rsid w:val="00300D83"/>
    <w:rsid w:val="00300E63"/>
    <w:rsid w:val="00301152"/>
    <w:rsid w:val="003012D6"/>
    <w:rsid w:val="00301760"/>
    <w:rsid w:val="00301767"/>
    <w:rsid w:val="00301789"/>
    <w:rsid w:val="00301DD9"/>
    <w:rsid w:val="00301EF9"/>
    <w:rsid w:val="00301F84"/>
    <w:rsid w:val="00302285"/>
    <w:rsid w:val="00302499"/>
    <w:rsid w:val="003025D5"/>
    <w:rsid w:val="00302789"/>
    <w:rsid w:val="003028B5"/>
    <w:rsid w:val="00302D6F"/>
    <w:rsid w:val="00302F48"/>
    <w:rsid w:val="003037F3"/>
    <w:rsid w:val="00303867"/>
    <w:rsid w:val="00303B0E"/>
    <w:rsid w:val="00303B5B"/>
    <w:rsid w:val="00303F88"/>
    <w:rsid w:val="00303FE8"/>
    <w:rsid w:val="0030418E"/>
    <w:rsid w:val="003043BE"/>
    <w:rsid w:val="00304A3F"/>
    <w:rsid w:val="003054CA"/>
    <w:rsid w:val="003054DE"/>
    <w:rsid w:val="00306F4F"/>
    <w:rsid w:val="00306FA6"/>
    <w:rsid w:val="00307250"/>
    <w:rsid w:val="003079DE"/>
    <w:rsid w:val="00307B03"/>
    <w:rsid w:val="00307D1D"/>
    <w:rsid w:val="00307F13"/>
    <w:rsid w:val="00307FBF"/>
    <w:rsid w:val="00310656"/>
    <w:rsid w:val="00310C3B"/>
    <w:rsid w:val="00310C7E"/>
    <w:rsid w:val="00310D74"/>
    <w:rsid w:val="003111F0"/>
    <w:rsid w:val="003112AF"/>
    <w:rsid w:val="00311676"/>
    <w:rsid w:val="00311722"/>
    <w:rsid w:val="00311A81"/>
    <w:rsid w:val="00311E5D"/>
    <w:rsid w:val="00311F06"/>
    <w:rsid w:val="00311F3F"/>
    <w:rsid w:val="00312081"/>
    <w:rsid w:val="00312217"/>
    <w:rsid w:val="00312CAE"/>
    <w:rsid w:val="0031324A"/>
    <w:rsid w:val="00313B22"/>
    <w:rsid w:val="00314819"/>
    <w:rsid w:val="00314BE7"/>
    <w:rsid w:val="00314D00"/>
    <w:rsid w:val="00314E65"/>
    <w:rsid w:val="0031502B"/>
    <w:rsid w:val="003150E5"/>
    <w:rsid w:val="00315138"/>
    <w:rsid w:val="00315675"/>
    <w:rsid w:val="003158E8"/>
    <w:rsid w:val="003158FA"/>
    <w:rsid w:val="00315CF6"/>
    <w:rsid w:val="003160C2"/>
    <w:rsid w:val="003161F7"/>
    <w:rsid w:val="00316534"/>
    <w:rsid w:val="00316646"/>
    <w:rsid w:val="00316722"/>
    <w:rsid w:val="00316CC9"/>
    <w:rsid w:val="00316E75"/>
    <w:rsid w:val="00316E99"/>
    <w:rsid w:val="00317156"/>
    <w:rsid w:val="003173DC"/>
    <w:rsid w:val="0031740C"/>
    <w:rsid w:val="00317483"/>
    <w:rsid w:val="00317498"/>
    <w:rsid w:val="003174B7"/>
    <w:rsid w:val="003175A6"/>
    <w:rsid w:val="00317A23"/>
    <w:rsid w:val="00317B9C"/>
    <w:rsid w:val="00317DF1"/>
    <w:rsid w:val="00317E13"/>
    <w:rsid w:val="00317FBE"/>
    <w:rsid w:val="0032003E"/>
    <w:rsid w:val="00320369"/>
    <w:rsid w:val="00320386"/>
    <w:rsid w:val="0032080D"/>
    <w:rsid w:val="003208BC"/>
    <w:rsid w:val="00320BD2"/>
    <w:rsid w:val="00321016"/>
    <w:rsid w:val="00321053"/>
    <w:rsid w:val="00321443"/>
    <w:rsid w:val="00321BEA"/>
    <w:rsid w:val="00321C12"/>
    <w:rsid w:val="00321F32"/>
    <w:rsid w:val="00322089"/>
    <w:rsid w:val="00322491"/>
    <w:rsid w:val="00322752"/>
    <w:rsid w:val="003228EC"/>
    <w:rsid w:val="00322BD4"/>
    <w:rsid w:val="00322DE0"/>
    <w:rsid w:val="00322E1D"/>
    <w:rsid w:val="00323055"/>
    <w:rsid w:val="003230CB"/>
    <w:rsid w:val="00323CA2"/>
    <w:rsid w:val="003244F0"/>
    <w:rsid w:val="00325032"/>
    <w:rsid w:val="0032513A"/>
    <w:rsid w:val="003252E8"/>
    <w:rsid w:val="0032536A"/>
    <w:rsid w:val="00325585"/>
    <w:rsid w:val="00325894"/>
    <w:rsid w:val="00325B56"/>
    <w:rsid w:val="00325C92"/>
    <w:rsid w:val="00325EC6"/>
    <w:rsid w:val="00326656"/>
    <w:rsid w:val="003267CE"/>
    <w:rsid w:val="003269BB"/>
    <w:rsid w:val="00326C57"/>
    <w:rsid w:val="00326D15"/>
    <w:rsid w:val="00327278"/>
    <w:rsid w:val="00327759"/>
    <w:rsid w:val="0032776B"/>
    <w:rsid w:val="00327A3F"/>
    <w:rsid w:val="00327DD0"/>
    <w:rsid w:val="0033020D"/>
    <w:rsid w:val="0033040A"/>
    <w:rsid w:val="003304BC"/>
    <w:rsid w:val="00330713"/>
    <w:rsid w:val="003307F8"/>
    <w:rsid w:val="00330B05"/>
    <w:rsid w:val="00330B0F"/>
    <w:rsid w:val="00330C5F"/>
    <w:rsid w:val="003310AF"/>
    <w:rsid w:val="0033115C"/>
    <w:rsid w:val="003311D9"/>
    <w:rsid w:val="00331F82"/>
    <w:rsid w:val="003321EB"/>
    <w:rsid w:val="003322B0"/>
    <w:rsid w:val="003323A0"/>
    <w:rsid w:val="003324EE"/>
    <w:rsid w:val="00332E90"/>
    <w:rsid w:val="003331C0"/>
    <w:rsid w:val="00333B72"/>
    <w:rsid w:val="00333CD6"/>
    <w:rsid w:val="00333E77"/>
    <w:rsid w:val="003341ED"/>
    <w:rsid w:val="003348A4"/>
    <w:rsid w:val="00334ACD"/>
    <w:rsid w:val="00334AE6"/>
    <w:rsid w:val="00334C0E"/>
    <w:rsid w:val="00334C98"/>
    <w:rsid w:val="0033540F"/>
    <w:rsid w:val="003356F1"/>
    <w:rsid w:val="00335ED6"/>
    <w:rsid w:val="0033600E"/>
    <w:rsid w:val="00336095"/>
    <w:rsid w:val="0033655A"/>
    <w:rsid w:val="00336651"/>
    <w:rsid w:val="003370D4"/>
    <w:rsid w:val="00337190"/>
    <w:rsid w:val="00340637"/>
    <w:rsid w:val="00340D9E"/>
    <w:rsid w:val="00340FFD"/>
    <w:rsid w:val="00341262"/>
    <w:rsid w:val="003415C1"/>
    <w:rsid w:val="0034174F"/>
    <w:rsid w:val="003417F6"/>
    <w:rsid w:val="00341C69"/>
    <w:rsid w:val="00341D89"/>
    <w:rsid w:val="00341E37"/>
    <w:rsid w:val="00341E3D"/>
    <w:rsid w:val="00342194"/>
    <w:rsid w:val="00342266"/>
    <w:rsid w:val="0034248A"/>
    <w:rsid w:val="003424D0"/>
    <w:rsid w:val="003425F6"/>
    <w:rsid w:val="00342CB9"/>
    <w:rsid w:val="00342D8D"/>
    <w:rsid w:val="00342DC8"/>
    <w:rsid w:val="0034375A"/>
    <w:rsid w:val="003438A7"/>
    <w:rsid w:val="00343905"/>
    <w:rsid w:val="00343A3E"/>
    <w:rsid w:val="00343CB1"/>
    <w:rsid w:val="00344065"/>
    <w:rsid w:val="00344246"/>
    <w:rsid w:val="00344EB4"/>
    <w:rsid w:val="00345703"/>
    <w:rsid w:val="003457E9"/>
    <w:rsid w:val="0034597B"/>
    <w:rsid w:val="00345AB4"/>
    <w:rsid w:val="00345FAA"/>
    <w:rsid w:val="00345FE0"/>
    <w:rsid w:val="003461D5"/>
    <w:rsid w:val="00346494"/>
    <w:rsid w:val="003465FA"/>
    <w:rsid w:val="0034677B"/>
    <w:rsid w:val="00346789"/>
    <w:rsid w:val="00347052"/>
    <w:rsid w:val="0034722E"/>
    <w:rsid w:val="00347A85"/>
    <w:rsid w:val="00347B03"/>
    <w:rsid w:val="003503CD"/>
    <w:rsid w:val="00350820"/>
    <w:rsid w:val="00351065"/>
    <w:rsid w:val="00351068"/>
    <w:rsid w:val="0035108C"/>
    <w:rsid w:val="0035116F"/>
    <w:rsid w:val="003512DE"/>
    <w:rsid w:val="0035158F"/>
    <w:rsid w:val="0035172C"/>
    <w:rsid w:val="00352011"/>
    <w:rsid w:val="003521F9"/>
    <w:rsid w:val="00352257"/>
    <w:rsid w:val="003526E1"/>
    <w:rsid w:val="003526E5"/>
    <w:rsid w:val="00352C30"/>
    <w:rsid w:val="00353087"/>
    <w:rsid w:val="003531A5"/>
    <w:rsid w:val="00353217"/>
    <w:rsid w:val="0035335D"/>
    <w:rsid w:val="0035341A"/>
    <w:rsid w:val="00353796"/>
    <w:rsid w:val="00353F4E"/>
    <w:rsid w:val="003542DE"/>
    <w:rsid w:val="00354499"/>
    <w:rsid w:val="003548BF"/>
    <w:rsid w:val="003549FC"/>
    <w:rsid w:val="00354CA2"/>
    <w:rsid w:val="00354D0D"/>
    <w:rsid w:val="00355040"/>
    <w:rsid w:val="0035555C"/>
    <w:rsid w:val="003555C8"/>
    <w:rsid w:val="0035566B"/>
    <w:rsid w:val="0035606E"/>
    <w:rsid w:val="00356295"/>
    <w:rsid w:val="0035670B"/>
    <w:rsid w:val="00356988"/>
    <w:rsid w:val="00356BDE"/>
    <w:rsid w:val="00356F41"/>
    <w:rsid w:val="0035735B"/>
    <w:rsid w:val="003578EF"/>
    <w:rsid w:val="00357C99"/>
    <w:rsid w:val="0036045A"/>
    <w:rsid w:val="003604CF"/>
    <w:rsid w:val="0036056D"/>
    <w:rsid w:val="003607F2"/>
    <w:rsid w:val="0036094E"/>
    <w:rsid w:val="00360D6C"/>
    <w:rsid w:val="00360DAC"/>
    <w:rsid w:val="003610FD"/>
    <w:rsid w:val="00361128"/>
    <w:rsid w:val="00361850"/>
    <w:rsid w:val="0036195B"/>
    <w:rsid w:val="00361C4A"/>
    <w:rsid w:val="00361D99"/>
    <w:rsid w:val="00361DDF"/>
    <w:rsid w:val="00362085"/>
    <w:rsid w:val="00362428"/>
    <w:rsid w:val="00362950"/>
    <w:rsid w:val="00362ECA"/>
    <w:rsid w:val="00362F9F"/>
    <w:rsid w:val="003630AA"/>
    <w:rsid w:val="00363344"/>
    <w:rsid w:val="0036355B"/>
    <w:rsid w:val="0036359F"/>
    <w:rsid w:val="0036388C"/>
    <w:rsid w:val="003638AA"/>
    <w:rsid w:val="00363F20"/>
    <w:rsid w:val="00363FBA"/>
    <w:rsid w:val="00364027"/>
    <w:rsid w:val="00364329"/>
    <w:rsid w:val="00364899"/>
    <w:rsid w:val="00364B7B"/>
    <w:rsid w:val="00364C48"/>
    <w:rsid w:val="00364DDB"/>
    <w:rsid w:val="00364EEC"/>
    <w:rsid w:val="0036524C"/>
    <w:rsid w:val="003658E0"/>
    <w:rsid w:val="00365C89"/>
    <w:rsid w:val="00365D24"/>
    <w:rsid w:val="00366098"/>
    <w:rsid w:val="00366255"/>
    <w:rsid w:val="003663C4"/>
    <w:rsid w:val="0036664D"/>
    <w:rsid w:val="003669E3"/>
    <w:rsid w:val="00366FD8"/>
    <w:rsid w:val="00367939"/>
    <w:rsid w:val="00367A76"/>
    <w:rsid w:val="00367BD8"/>
    <w:rsid w:val="00370145"/>
    <w:rsid w:val="00370794"/>
    <w:rsid w:val="003707C1"/>
    <w:rsid w:val="00370A4B"/>
    <w:rsid w:val="00370E76"/>
    <w:rsid w:val="0037102D"/>
    <w:rsid w:val="003710A3"/>
    <w:rsid w:val="00371567"/>
    <w:rsid w:val="00371637"/>
    <w:rsid w:val="00371E60"/>
    <w:rsid w:val="003722A6"/>
    <w:rsid w:val="00372359"/>
    <w:rsid w:val="003724A1"/>
    <w:rsid w:val="003726BC"/>
    <w:rsid w:val="00372DB6"/>
    <w:rsid w:val="00372E55"/>
    <w:rsid w:val="00372E5C"/>
    <w:rsid w:val="00372ED2"/>
    <w:rsid w:val="00372FD4"/>
    <w:rsid w:val="00372FE5"/>
    <w:rsid w:val="00373002"/>
    <w:rsid w:val="003731F0"/>
    <w:rsid w:val="003738C0"/>
    <w:rsid w:val="00373D79"/>
    <w:rsid w:val="0037407C"/>
    <w:rsid w:val="00374128"/>
    <w:rsid w:val="00374591"/>
    <w:rsid w:val="00374AD8"/>
    <w:rsid w:val="00374D3C"/>
    <w:rsid w:val="0037538D"/>
    <w:rsid w:val="00375843"/>
    <w:rsid w:val="00376142"/>
    <w:rsid w:val="00377461"/>
    <w:rsid w:val="00377EA5"/>
    <w:rsid w:val="00377ED4"/>
    <w:rsid w:val="00377F76"/>
    <w:rsid w:val="00377F89"/>
    <w:rsid w:val="00380057"/>
    <w:rsid w:val="003800BB"/>
    <w:rsid w:val="003801CA"/>
    <w:rsid w:val="00380716"/>
    <w:rsid w:val="00381054"/>
    <w:rsid w:val="00381605"/>
    <w:rsid w:val="0038189B"/>
    <w:rsid w:val="003818FE"/>
    <w:rsid w:val="00381F1B"/>
    <w:rsid w:val="003820FF"/>
    <w:rsid w:val="0038223C"/>
    <w:rsid w:val="00382A07"/>
    <w:rsid w:val="00382EA5"/>
    <w:rsid w:val="00383773"/>
    <w:rsid w:val="003839B5"/>
    <w:rsid w:val="00383A88"/>
    <w:rsid w:val="00383D9C"/>
    <w:rsid w:val="003842EC"/>
    <w:rsid w:val="00384606"/>
    <w:rsid w:val="00384B89"/>
    <w:rsid w:val="003850D8"/>
    <w:rsid w:val="003850FA"/>
    <w:rsid w:val="0038566C"/>
    <w:rsid w:val="003856B1"/>
    <w:rsid w:val="00385B3F"/>
    <w:rsid w:val="00385B8A"/>
    <w:rsid w:val="00385B8D"/>
    <w:rsid w:val="00385CF6"/>
    <w:rsid w:val="00386566"/>
    <w:rsid w:val="00386570"/>
    <w:rsid w:val="0038694D"/>
    <w:rsid w:val="00386A16"/>
    <w:rsid w:val="00386A27"/>
    <w:rsid w:val="003870B0"/>
    <w:rsid w:val="0038711D"/>
    <w:rsid w:val="00387396"/>
    <w:rsid w:val="0038741F"/>
    <w:rsid w:val="00387448"/>
    <w:rsid w:val="003874A1"/>
    <w:rsid w:val="003874F4"/>
    <w:rsid w:val="00387522"/>
    <w:rsid w:val="00387728"/>
    <w:rsid w:val="00387A49"/>
    <w:rsid w:val="00387ADB"/>
    <w:rsid w:val="00387B14"/>
    <w:rsid w:val="00387CB9"/>
    <w:rsid w:val="0039006F"/>
    <w:rsid w:val="00390493"/>
    <w:rsid w:val="003904A0"/>
    <w:rsid w:val="0039071E"/>
    <w:rsid w:val="00390960"/>
    <w:rsid w:val="0039099B"/>
    <w:rsid w:val="00390C80"/>
    <w:rsid w:val="00391033"/>
    <w:rsid w:val="00391259"/>
    <w:rsid w:val="003917DF"/>
    <w:rsid w:val="00391983"/>
    <w:rsid w:val="00391CC9"/>
    <w:rsid w:val="00391E6F"/>
    <w:rsid w:val="00392286"/>
    <w:rsid w:val="00392642"/>
    <w:rsid w:val="00392707"/>
    <w:rsid w:val="00393077"/>
    <w:rsid w:val="00393180"/>
    <w:rsid w:val="00393359"/>
    <w:rsid w:val="003933DA"/>
    <w:rsid w:val="0039390D"/>
    <w:rsid w:val="00393E42"/>
    <w:rsid w:val="00393EC2"/>
    <w:rsid w:val="00394016"/>
    <w:rsid w:val="003941A7"/>
    <w:rsid w:val="00394235"/>
    <w:rsid w:val="00394250"/>
    <w:rsid w:val="00394287"/>
    <w:rsid w:val="003944BD"/>
    <w:rsid w:val="0039468F"/>
    <w:rsid w:val="00394836"/>
    <w:rsid w:val="0039485A"/>
    <w:rsid w:val="00394C80"/>
    <w:rsid w:val="003950D9"/>
    <w:rsid w:val="00395332"/>
    <w:rsid w:val="00395481"/>
    <w:rsid w:val="00395487"/>
    <w:rsid w:val="003954C1"/>
    <w:rsid w:val="0039555E"/>
    <w:rsid w:val="0039561A"/>
    <w:rsid w:val="0039590E"/>
    <w:rsid w:val="00395AAE"/>
    <w:rsid w:val="00395C0C"/>
    <w:rsid w:val="00395D52"/>
    <w:rsid w:val="00395D9A"/>
    <w:rsid w:val="0039606C"/>
    <w:rsid w:val="0039617D"/>
    <w:rsid w:val="003961D0"/>
    <w:rsid w:val="00396372"/>
    <w:rsid w:val="0039646E"/>
    <w:rsid w:val="00396647"/>
    <w:rsid w:val="00396786"/>
    <w:rsid w:val="003968F6"/>
    <w:rsid w:val="00396902"/>
    <w:rsid w:val="0039737E"/>
    <w:rsid w:val="003977A8"/>
    <w:rsid w:val="00397BF9"/>
    <w:rsid w:val="00397D21"/>
    <w:rsid w:val="00397F83"/>
    <w:rsid w:val="003A0583"/>
    <w:rsid w:val="003A06EC"/>
    <w:rsid w:val="003A0743"/>
    <w:rsid w:val="003A0A7A"/>
    <w:rsid w:val="003A115B"/>
    <w:rsid w:val="003A1222"/>
    <w:rsid w:val="003A1462"/>
    <w:rsid w:val="003A218E"/>
    <w:rsid w:val="003A248A"/>
    <w:rsid w:val="003A27A6"/>
    <w:rsid w:val="003A2A25"/>
    <w:rsid w:val="003A2D46"/>
    <w:rsid w:val="003A2E1C"/>
    <w:rsid w:val="003A2EA3"/>
    <w:rsid w:val="003A3407"/>
    <w:rsid w:val="003A366C"/>
    <w:rsid w:val="003A3829"/>
    <w:rsid w:val="003A3C74"/>
    <w:rsid w:val="003A3CC3"/>
    <w:rsid w:val="003A3E2D"/>
    <w:rsid w:val="003A3F05"/>
    <w:rsid w:val="003A4155"/>
    <w:rsid w:val="003A416E"/>
    <w:rsid w:val="003A455B"/>
    <w:rsid w:val="003A485D"/>
    <w:rsid w:val="003A4B53"/>
    <w:rsid w:val="003A4EF6"/>
    <w:rsid w:val="003A55B4"/>
    <w:rsid w:val="003A55DD"/>
    <w:rsid w:val="003A579D"/>
    <w:rsid w:val="003A58BB"/>
    <w:rsid w:val="003A5A15"/>
    <w:rsid w:val="003A5A43"/>
    <w:rsid w:val="003A5A64"/>
    <w:rsid w:val="003A5BCC"/>
    <w:rsid w:val="003A60FD"/>
    <w:rsid w:val="003A66C3"/>
    <w:rsid w:val="003A6868"/>
    <w:rsid w:val="003A692A"/>
    <w:rsid w:val="003A6C43"/>
    <w:rsid w:val="003A6F28"/>
    <w:rsid w:val="003A703E"/>
    <w:rsid w:val="003A71C5"/>
    <w:rsid w:val="003A7380"/>
    <w:rsid w:val="003A7421"/>
    <w:rsid w:val="003A7A24"/>
    <w:rsid w:val="003A7A83"/>
    <w:rsid w:val="003A7D70"/>
    <w:rsid w:val="003B019C"/>
    <w:rsid w:val="003B0ADA"/>
    <w:rsid w:val="003B0CA0"/>
    <w:rsid w:val="003B0F1C"/>
    <w:rsid w:val="003B0F7B"/>
    <w:rsid w:val="003B1265"/>
    <w:rsid w:val="003B1BD1"/>
    <w:rsid w:val="003B2250"/>
    <w:rsid w:val="003B291C"/>
    <w:rsid w:val="003B29E8"/>
    <w:rsid w:val="003B2BD2"/>
    <w:rsid w:val="003B2D17"/>
    <w:rsid w:val="003B3343"/>
    <w:rsid w:val="003B353C"/>
    <w:rsid w:val="003B3577"/>
    <w:rsid w:val="003B376A"/>
    <w:rsid w:val="003B392E"/>
    <w:rsid w:val="003B3D64"/>
    <w:rsid w:val="003B3EE5"/>
    <w:rsid w:val="003B3F7C"/>
    <w:rsid w:val="003B415A"/>
    <w:rsid w:val="003B46A6"/>
    <w:rsid w:val="003B4B89"/>
    <w:rsid w:val="003B532C"/>
    <w:rsid w:val="003B534F"/>
    <w:rsid w:val="003B553B"/>
    <w:rsid w:val="003B5700"/>
    <w:rsid w:val="003B5888"/>
    <w:rsid w:val="003B58B2"/>
    <w:rsid w:val="003B5964"/>
    <w:rsid w:val="003B599E"/>
    <w:rsid w:val="003B5A0E"/>
    <w:rsid w:val="003B5AFC"/>
    <w:rsid w:val="003B5D91"/>
    <w:rsid w:val="003B5ECA"/>
    <w:rsid w:val="003B5FD7"/>
    <w:rsid w:val="003B6280"/>
    <w:rsid w:val="003B6957"/>
    <w:rsid w:val="003B6F3D"/>
    <w:rsid w:val="003B6FD9"/>
    <w:rsid w:val="003B708B"/>
    <w:rsid w:val="003B71EB"/>
    <w:rsid w:val="003B7320"/>
    <w:rsid w:val="003B7431"/>
    <w:rsid w:val="003B77C9"/>
    <w:rsid w:val="003B77CC"/>
    <w:rsid w:val="003B787E"/>
    <w:rsid w:val="003B78E6"/>
    <w:rsid w:val="003B7A02"/>
    <w:rsid w:val="003B7A36"/>
    <w:rsid w:val="003B7E30"/>
    <w:rsid w:val="003B7F72"/>
    <w:rsid w:val="003B7FAC"/>
    <w:rsid w:val="003C0200"/>
    <w:rsid w:val="003C0490"/>
    <w:rsid w:val="003C068B"/>
    <w:rsid w:val="003C14AF"/>
    <w:rsid w:val="003C21D4"/>
    <w:rsid w:val="003C27A7"/>
    <w:rsid w:val="003C292C"/>
    <w:rsid w:val="003C298C"/>
    <w:rsid w:val="003C2C60"/>
    <w:rsid w:val="003C2EF9"/>
    <w:rsid w:val="003C311B"/>
    <w:rsid w:val="003C35CB"/>
    <w:rsid w:val="003C3B02"/>
    <w:rsid w:val="003C3C32"/>
    <w:rsid w:val="003C3C4B"/>
    <w:rsid w:val="003C3D48"/>
    <w:rsid w:val="003C3FD6"/>
    <w:rsid w:val="003C4004"/>
    <w:rsid w:val="003C448F"/>
    <w:rsid w:val="003C528E"/>
    <w:rsid w:val="003C540D"/>
    <w:rsid w:val="003C55F8"/>
    <w:rsid w:val="003C57C3"/>
    <w:rsid w:val="003C5A65"/>
    <w:rsid w:val="003C5D08"/>
    <w:rsid w:val="003C5EF3"/>
    <w:rsid w:val="003C611B"/>
    <w:rsid w:val="003C6214"/>
    <w:rsid w:val="003C64DF"/>
    <w:rsid w:val="003C65D7"/>
    <w:rsid w:val="003C6A77"/>
    <w:rsid w:val="003C70A8"/>
    <w:rsid w:val="003C7557"/>
    <w:rsid w:val="003C77BD"/>
    <w:rsid w:val="003C7834"/>
    <w:rsid w:val="003C7E74"/>
    <w:rsid w:val="003C7EF0"/>
    <w:rsid w:val="003D0415"/>
    <w:rsid w:val="003D057A"/>
    <w:rsid w:val="003D078C"/>
    <w:rsid w:val="003D07B8"/>
    <w:rsid w:val="003D0ED7"/>
    <w:rsid w:val="003D1425"/>
    <w:rsid w:val="003D14F3"/>
    <w:rsid w:val="003D15DE"/>
    <w:rsid w:val="003D1C58"/>
    <w:rsid w:val="003D1D2D"/>
    <w:rsid w:val="003D23A4"/>
    <w:rsid w:val="003D27DD"/>
    <w:rsid w:val="003D29D3"/>
    <w:rsid w:val="003D2CF6"/>
    <w:rsid w:val="003D2F41"/>
    <w:rsid w:val="003D2F8C"/>
    <w:rsid w:val="003D30D4"/>
    <w:rsid w:val="003D323E"/>
    <w:rsid w:val="003D336C"/>
    <w:rsid w:val="003D3459"/>
    <w:rsid w:val="003D3B7C"/>
    <w:rsid w:val="003D4197"/>
    <w:rsid w:val="003D4845"/>
    <w:rsid w:val="003D4893"/>
    <w:rsid w:val="003D4C97"/>
    <w:rsid w:val="003D4FE6"/>
    <w:rsid w:val="003D529E"/>
    <w:rsid w:val="003D56E1"/>
    <w:rsid w:val="003D5A2E"/>
    <w:rsid w:val="003D5B9B"/>
    <w:rsid w:val="003D5CE2"/>
    <w:rsid w:val="003D5FE1"/>
    <w:rsid w:val="003D604F"/>
    <w:rsid w:val="003D63FD"/>
    <w:rsid w:val="003D642A"/>
    <w:rsid w:val="003D643E"/>
    <w:rsid w:val="003D64E7"/>
    <w:rsid w:val="003D67BB"/>
    <w:rsid w:val="003D6D5C"/>
    <w:rsid w:val="003D7191"/>
    <w:rsid w:val="003D7BF9"/>
    <w:rsid w:val="003D7CDD"/>
    <w:rsid w:val="003D7D58"/>
    <w:rsid w:val="003E0498"/>
    <w:rsid w:val="003E083F"/>
    <w:rsid w:val="003E09D1"/>
    <w:rsid w:val="003E0BC4"/>
    <w:rsid w:val="003E0ED9"/>
    <w:rsid w:val="003E0F4F"/>
    <w:rsid w:val="003E1018"/>
    <w:rsid w:val="003E1224"/>
    <w:rsid w:val="003E171F"/>
    <w:rsid w:val="003E1BF5"/>
    <w:rsid w:val="003E1D8F"/>
    <w:rsid w:val="003E1DAE"/>
    <w:rsid w:val="003E1E04"/>
    <w:rsid w:val="003E253E"/>
    <w:rsid w:val="003E2F0E"/>
    <w:rsid w:val="003E2F9D"/>
    <w:rsid w:val="003E30DB"/>
    <w:rsid w:val="003E30FE"/>
    <w:rsid w:val="003E3477"/>
    <w:rsid w:val="003E3522"/>
    <w:rsid w:val="003E364D"/>
    <w:rsid w:val="003E3691"/>
    <w:rsid w:val="003E36B8"/>
    <w:rsid w:val="003E3903"/>
    <w:rsid w:val="003E3A3B"/>
    <w:rsid w:val="003E3D4E"/>
    <w:rsid w:val="003E4054"/>
    <w:rsid w:val="003E497B"/>
    <w:rsid w:val="003E4E31"/>
    <w:rsid w:val="003E4E8D"/>
    <w:rsid w:val="003E4F9A"/>
    <w:rsid w:val="003E5101"/>
    <w:rsid w:val="003E51B6"/>
    <w:rsid w:val="003E52CD"/>
    <w:rsid w:val="003E59E8"/>
    <w:rsid w:val="003E60EC"/>
    <w:rsid w:val="003E62AA"/>
    <w:rsid w:val="003E62EA"/>
    <w:rsid w:val="003E65E4"/>
    <w:rsid w:val="003E675B"/>
    <w:rsid w:val="003E6AD4"/>
    <w:rsid w:val="003E6CAA"/>
    <w:rsid w:val="003E6CCB"/>
    <w:rsid w:val="003E6F25"/>
    <w:rsid w:val="003E7459"/>
    <w:rsid w:val="003E78B7"/>
    <w:rsid w:val="003E7A7F"/>
    <w:rsid w:val="003E7EA4"/>
    <w:rsid w:val="003F032F"/>
    <w:rsid w:val="003F0380"/>
    <w:rsid w:val="003F044C"/>
    <w:rsid w:val="003F04A5"/>
    <w:rsid w:val="003F059A"/>
    <w:rsid w:val="003F08E1"/>
    <w:rsid w:val="003F0975"/>
    <w:rsid w:val="003F0FDF"/>
    <w:rsid w:val="003F10FA"/>
    <w:rsid w:val="003F13E9"/>
    <w:rsid w:val="003F1478"/>
    <w:rsid w:val="003F1B96"/>
    <w:rsid w:val="003F1D68"/>
    <w:rsid w:val="003F1EC9"/>
    <w:rsid w:val="003F1FA2"/>
    <w:rsid w:val="003F2A3A"/>
    <w:rsid w:val="003F2AAA"/>
    <w:rsid w:val="003F2CF8"/>
    <w:rsid w:val="003F2D1A"/>
    <w:rsid w:val="003F2E34"/>
    <w:rsid w:val="003F35ED"/>
    <w:rsid w:val="003F35EF"/>
    <w:rsid w:val="003F40A6"/>
    <w:rsid w:val="003F4BCA"/>
    <w:rsid w:val="003F4C74"/>
    <w:rsid w:val="003F4FAF"/>
    <w:rsid w:val="003F527F"/>
    <w:rsid w:val="003F52FE"/>
    <w:rsid w:val="003F559C"/>
    <w:rsid w:val="003F5664"/>
    <w:rsid w:val="003F5A7A"/>
    <w:rsid w:val="003F5B35"/>
    <w:rsid w:val="003F5E6A"/>
    <w:rsid w:val="003F60E2"/>
    <w:rsid w:val="003F60EC"/>
    <w:rsid w:val="003F6214"/>
    <w:rsid w:val="003F6435"/>
    <w:rsid w:val="003F64F0"/>
    <w:rsid w:val="003F6BF4"/>
    <w:rsid w:val="003F6E5D"/>
    <w:rsid w:val="003F6F90"/>
    <w:rsid w:val="003F7004"/>
    <w:rsid w:val="003F70E5"/>
    <w:rsid w:val="003F732F"/>
    <w:rsid w:val="003F78E1"/>
    <w:rsid w:val="003F796C"/>
    <w:rsid w:val="003F7D4D"/>
    <w:rsid w:val="003F7DD3"/>
    <w:rsid w:val="004007B0"/>
    <w:rsid w:val="004008A7"/>
    <w:rsid w:val="004009D7"/>
    <w:rsid w:val="00400A22"/>
    <w:rsid w:val="00400A88"/>
    <w:rsid w:val="00400CEB"/>
    <w:rsid w:val="00400EA8"/>
    <w:rsid w:val="00401369"/>
    <w:rsid w:val="004019BD"/>
    <w:rsid w:val="00401C69"/>
    <w:rsid w:val="00401E05"/>
    <w:rsid w:val="00402230"/>
    <w:rsid w:val="004022B8"/>
    <w:rsid w:val="004023DB"/>
    <w:rsid w:val="004024FD"/>
    <w:rsid w:val="00402765"/>
    <w:rsid w:val="004027A9"/>
    <w:rsid w:val="00402BD4"/>
    <w:rsid w:val="00402D2F"/>
    <w:rsid w:val="00402D62"/>
    <w:rsid w:val="00402DF8"/>
    <w:rsid w:val="00402E41"/>
    <w:rsid w:val="00402FF4"/>
    <w:rsid w:val="00403109"/>
    <w:rsid w:val="004032D1"/>
    <w:rsid w:val="004037F5"/>
    <w:rsid w:val="004039C6"/>
    <w:rsid w:val="00403B0A"/>
    <w:rsid w:val="00403BFD"/>
    <w:rsid w:val="004040D4"/>
    <w:rsid w:val="004042FF"/>
    <w:rsid w:val="004043EE"/>
    <w:rsid w:val="0040443E"/>
    <w:rsid w:val="004045AA"/>
    <w:rsid w:val="00404686"/>
    <w:rsid w:val="00404929"/>
    <w:rsid w:val="00404939"/>
    <w:rsid w:val="00404D1A"/>
    <w:rsid w:val="00404D87"/>
    <w:rsid w:val="0040504E"/>
    <w:rsid w:val="004054C9"/>
    <w:rsid w:val="0040560C"/>
    <w:rsid w:val="004056CF"/>
    <w:rsid w:val="00405D55"/>
    <w:rsid w:val="00405DBF"/>
    <w:rsid w:val="00405DD3"/>
    <w:rsid w:val="004066FD"/>
    <w:rsid w:val="004068CE"/>
    <w:rsid w:val="0040698A"/>
    <w:rsid w:val="004069FA"/>
    <w:rsid w:val="00406B5A"/>
    <w:rsid w:val="00406BC1"/>
    <w:rsid w:val="00406C7C"/>
    <w:rsid w:val="00406F28"/>
    <w:rsid w:val="00406F8F"/>
    <w:rsid w:val="00406FD1"/>
    <w:rsid w:val="004075A0"/>
    <w:rsid w:val="00407872"/>
    <w:rsid w:val="00407888"/>
    <w:rsid w:val="004078B2"/>
    <w:rsid w:val="00407966"/>
    <w:rsid w:val="00407AD3"/>
    <w:rsid w:val="00407BA2"/>
    <w:rsid w:val="00407D5D"/>
    <w:rsid w:val="00410314"/>
    <w:rsid w:val="004105C0"/>
    <w:rsid w:val="00410732"/>
    <w:rsid w:val="004108E6"/>
    <w:rsid w:val="004110AE"/>
    <w:rsid w:val="004110C8"/>
    <w:rsid w:val="004113A7"/>
    <w:rsid w:val="004113C5"/>
    <w:rsid w:val="0041160B"/>
    <w:rsid w:val="00411961"/>
    <w:rsid w:val="00411C69"/>
    <w:rsid w:val="0041262B"/>
    <w:rsid w:val="004127BB"/>
    <w:rsid w:val="00412814"/>
    <w:rsid w:val="004128ED"/>
    <w:rsid w:val="00412A96"/>
    <w:rsid w:val="00412D3F"/>
    <w:rsid w:val="00413516"/>
    <w:rsid w:val="004135E6"/>
    <w:rsid w:val="004138D8"/>
    <w:rsid w:val="00413A12"/>
    <w:rsid w:val="00413BC7"/>
    <w:rsid w:val="00413C1E"/>
    <w:rsid w:val="00413DD5"/>
    <w:rsid w:val="00413DF2"/>
    <w:rsid w:val="00413EDD"/>
    <w:rsid w:val="004140C3"/>
    <w:rsid w:val="0041435D"/>
    <w:rsid w:val="0041469E"/>
    <w:rsid w:val="0041488F"/>
    <w:rsid w:val="00414B73"/>
    <w:rsid w:val="00414FD2"/>
    <w:rsid w:val="0041519B"/>
    <w:rsid w:val="0041530E"/>
    <w:rsid w:val="00415735"/>
    <w:rsid w:val="004158A3"/>
    <w:rsid w:val="004158DF"/>
    <w:rsid w:val="00415BC3"/>
    <w:rsid w:val="00415BCF"/>
    <w:rsid w:val="004160EC"/>
    <w:rsid w:val="00416293"/>
    <w:rsid w:val="004163F6"/>
    <w:rsid w:val="004169F0"/>
    <w:rsid w:val="00416B32"/>
    <w:rsid w:val="00416ECF"/>
    <w:rsid w:val="00417067"/>
    <w:rsid w:val="00417129"/>
    <w:rsid w:val="0041732E"/>
    <w:rsid w:val="0041780A"/>
    <w:rsid w:val="004179D7"/>
    <w:rsid w:val="00420061"/>
    <w:rsid w:val="004200D9"/>
    <w:rsid w:val="00420533"/>
    <w:rsid w:val="00420568"/>
    <w:rsid w:val="004212ED"/>
    <w:rsid w:val="00421845"/>
    <w:rsid w:val="004218E5"/>
    <w:rsid w:val="00421AB4"/>
    <w:rsid w:val="00421F07"/>
    <w:rsid w:val="00422514"/>
    <w:rsid w:val="00422817"/>
    <w:rsid w:val="0042291C"/>
    <w:rsid w:val="00422A6F"/>
    <w:rsid w:val="00422ADD"/>
    <w:rsid w:val="00422C65"/>
    <w:rsid w:val="00422D56"/>
    <w:rsid w:val="00422DCD"/>
    <w:rsid w:val="004231A0"/>
    <w:rsid w:val="004232E8"/>
    <w:rsid w:val="004234A9"/>
    <w:rsid w:val="00423637"/>
    <w:rsid w:val="00423AA8"/>
    <w:rsid w:val="00423BAD"/>
    <w:rsid w:val="00423C3A"/>
    <w:rsid w:val="00423CF5"/>
    <w:rsid w:val="00423D7F"/>
    <w:rsid w:val="00423DE7"/>
    <w:rsid w:val="00424613"/>
    <w:rsid w:val="00424689"/>
    <w:rsid w:val="00424A49"/>
    <w:rsid w:val="00424D2E"/>
    <w:rsid w:val="00424DC8"/>
    <w:rsid w:val="00424E1F"/>
    <w:rsid w:val="00424FFB"/>
    <w:rsid w:val="00425152"/>
    <w:rsid w:val="0042522F"/>
    <w:rsid w:val="004252A4"/>
    <w:rsid w:val="004252DB"/>
    <w:rsid w:val="004254BE"/>
    <w:rsid w:val="0042572E"/>
    <w:rsid w:val="00426416"/>
    <w:rsid w:val="004265FA"/>
    <w:rsid w:val="00426673"/>
    <w:rsid w:val="00426709"/>
    <w:rsid w:val="004267D1"/>
    <w:rsid w:val="0042690E"/>
    <w:rsid w:val="00426A86"/>
    <w:rsid w:val="00426BBF"/>
    <w:rsid w:val="00426C73"/>
    <w:rsid w:val="00426D20"/>
    <w:rsid w:val="00426D94"/>
    <w:rsid w:val="00426FD4"/>
    <w:rsid w:val="004273C8"/>
    <w:rsid w:val="004275E9"/>
    <w:rsid w:val="0042798E"/>
    <w:rsid w:val="00427BAB"/>
    <w:rsid w:val="00427C0C"/>
    <w:rsid w:val="00427D24"/>
    <w:rsid w:val="00427D99"/>
    <w:rsid w:val="004300F1"/>
    <w:rsid w:val="004301FB"/>
    <w:rsid w:val="004305ED"/>
    <w:rsid w:val="00430A1D"/>
    <w:rsid w:val="00430B0C"/>
    <w:rsid w:val="00430BE1"/>
    <w:rsid w:val="00430EBA"/>
    <w:rsid w:val="00430F41"/>
    <w:rsid w:val="00430FC2"/>
    <w:rsid w:val="00431170"/>
    <w:rsid w:val="00431211"/>
    <w:rsid w:val="00431A9A"/>
    <w:rsid w:val="00432426"/>
    <w:rsid w:val="0043277F"/>
    <w:rsid w:val="00432838"/>
    <w:rsid w:val="00432E2A"/>
    <w:rsid w:val="0043303C"/>
    <w:rsid w:val="00433139"/>
    <w:rsid w:val="004331AA"/>
    <w:rsid w:val="004334B8"/>
    <w:rsid w:val="004335A2"/>
    <w:rsid w:val="00433736"/>
    <w:rsid w:val="00433A80"/>
    <w:rsid w:val="00433AF8"/>
    <w:rsid w:val="00433B79"/>
    <w:rsid w:val="00433FB4"/>
    <w:rsid w:val="004340B5"/>
    <w:rsid w:val="004342D0"/>
    <w:rsid w:val="00434942"/>
    <w:rsid w:val="00434DCC"/>
    <w:rsid w:val="00434EE4"/>
    <w:rsid w:val="0043501C"/>
    <w:rsid w:val="004354C3"/>
    <w:rsid w:val="00435A14"/>
    <w:rsid w:val="00436527"/>
    <w:rsid w:val="004368C0"/>
    <w:rsid w:val="00436D1A"/>
    <w:rsid w:val="00436E6B"/>
    <w:rsid w:val="00437055"/>
    <w:rsid w:val="004372ED"/>
    <w:rsid w:val="0043733F"/>
    <w:rsid w:val="00437449"/>
    <w:rsid w:val="0043756D"/>
    <w:rsid w:val="004377B2"/>
    <w:rsid w:val="004378B6"/>
    <w:rsid w:val="00437EA2"/>
    <w:rsid w:val="00440145"/>
    <w:rsid w:val="004402C7"/>
    <w:rsid w:val="004404F5"/>
    <w:rsid w:val="00440748"/>
    <w:rsid w:val="00440BAD"/>
    <w:rsid w:val="00440C49"/>
    <w:rsid w:val="00440E1E"/>
    <w:rsid w:val="00440F41"/>
    <w:rsid w:val="00441387"/>
    <w:rsid w:val="0044144A"/>
    <w:rsid w:val="00441659"/>
    <w:rsid w:val="004416F9"/>
    <w:rsid w:val="0044189F"/>
    <w:rsid w:val="00441F39"/>
    <w:rsid w:val="00442197"/>
    <w:rsid w:val="004426C4"/>
    <w:rsid w:val="0044272F"/>
    <w:rsid w:val="0044294B"/>
    <w:rsid w:val="0044299D"/>
    <w:rsid w:val="004429E8"/>
    <w:rsid w:val="00442C30"/>
    <w:rsid w:val="00442DF1"/>
    <w:rsid w:val="004432AE"/>
    <w:rsid w:val="00443A5B"/>
    <w:rsid w:val="00444196"/>
    <w:rsid w:val="004441FF"/>
    <w:rsid w:val="004443F3"/>
    <w:rsid w:val="00444402"/>
    <w:rsid w:val="0044497F"/>
    <w:rsid w:val="00444BB2"/>
    <w:rsid w:val="00445252"/>
    <w:rsid w:val="00445890"/>
    <w:rsid w:val="004458DF"/>
    <w:rsid w:val="00445BBC"/>
    <w:rsid w:val="00445C26"/>
    <w:rsid w:val="00445CEA"/>
    <w:rsid w:val="00445F38"/>
    <w:rsid w:val="00446A06"/>
    <w:rsid w:val="00446A86"/>
    <w:rsid w:val="0044728D"/>
    <w:rsid w:val="00447D83"/>
    <w:rsid w:val="00447FDC"/>
    <w:rsid w:val="004500FF"/>
    <w:rsid w:val="0045050F"/>
    <w:rsid w:val="004506FD"/>
    <w:rsid w:val="00450856"/>
    <w:rsid w:val="00450B2F"/>
    <w:rsid w:val="00450D8B"/>
    <w:rsid w:val="00450EC0"/>
    <w:rsid w:val="00451239"/>
    <w:rsid w:val="0045180B"/>
    <w:rsid w:val="00451943"/>
    <w:rsid w:val="00451B92"/>
    <w:rsid w:val="00451BA3"/>
    <w:rsid w:val="00451DBF"/>
    <w:rsid w:val="00451E23"/>
    <w:rsid w:val="00451E97"/>
    <w:rsid w:val="0045212C"/>
    <w:rsid w:val="004524A8"/>
    <w:rsid w:val="004526D9"/>
    <w:rsid w:val="00452B5B"/>
    <w:rsid w:val="004532A3"/>
    <w:rsid w:val="004532C2"/>
    <w:rsid w:val="0045359F"/>
    <w:rsid w:val="00453B88"/>
    <w:rsid w:val="00453E95"/>
    <w:rsid w:val="00454002"/>
    <w:rsid w:val="004541AC"/>
    <w:rsid w:val="00454271"/>
    <w:rsid w:val="004542D1"/>
    <w:rsid w:val="004544DB"/>
    <w:rsid w:val="0045483F"/>
    <w:rsid w:val="00454ABA"/>
    <w:rsid w:val="00454C23"/>
    <w:rsid w:val="0045510F"/>
    <w:rsid w:val="00455160"/>
    <w:rsid w:val="004557B2"/>
    <w:rsid w:val="00455F0E"/>
    <w:rsid w:val="00456150"/>
    <w:rsid w:val="004564B5"/>
    <w:rsid w:val="004565EF"/>
    <w:rsid w:val="0045662A"/>
    <w:rsid w:val="0045666B"/>
    <w:rsid w:val="00456886"/>
    <w:rsid w:val="00456B62"/>
    <w:rsid w:val="00456E9F"/>
    <w:rsid w:val="00456FEB"/>
    <w:rsid w:val="00457726"/>
    <w:rsid w:val="00457F4C"/>
    <w:rsid w:val="004600C7"/>
    <w:rsid w:val="00460192"/>
    <w:rsid w:val="004601A2"/>
    <w:rsid w:val="004602B4"/>
    <w:rsid w:val="0046068F"/>
    <w:rsid w:val="00460F55"/>
    <w:rsid w:val="0046124D"/>
    <w:rsid w:val="00461292"/>
    <w:rsid w:val="0046153F"/>
    <w:rsid w:val="004617ED"/>
    <w:rsid w:val="00461AA0"/>
    <w:rsid w:val="00461DF0"/>
    <w:rsid w:val="00461E2A"/>
    <w:rsid w:val="00461EB3"/>
    <w:rsid w:val="004624E9"/>
    <w:rsid w:val="004629C0"/>
    <w:rsid w:val="00462A3C"/>
    <w:rsid w:val="00462A6A"/>
    <w:rsid w:val="00463314"/>
    <w:rsid w:val="00463506"/>
    <w:rsid w:val="004636C8"/>
    <w:rsid w:val="00463FAB"/>
    <w:rsid w:val="0046428F"/>
    <w:rsid w:val="004642C7"/>
    <w:rsid w:val="00464572"/>
    <w:rsid w:val="004647F9"/>
    <w:rsid w:val="004647FD"/>
    <w:rsid w:val="00464EC0"/>
    <w:rsid w:val="00464FCF"/>
    <w:rsid w:val="0046502F"/>
    <w:rsid w:val="00465030"/>
    <w:rsid w:val="00465424"/>
    <w:rsid w:val="00465451"/>
    <w:rsid w:val="0046596A"/>
    <w:rsid w:val="00465B94"/>
    <w:rsid w:val="00465CC2"/>
    <w:rsid w:val="00465CFF"/>
    <w:rsid w:val="00465FE4"/>
    <w:rsid w:val="00466082"/>
    <w:rsid w:val="0046610D"/>
    <w:rsid w:val="004663A8"/>
    <w:rsid w:val="004663B5"/>
    <w:rsid w:val="00466471"/>
    <w:rsid w:val="004665EA"/>
    <w:rsid w:val="004671F0"/>
    <w:rsid w:val="00467550"/>
    <w:rsid w:val="0046778D"/>
    <w:rsid w:val="004677C0"/>
    <w:rsid w:val="00467E6F"/>
    <w:rsid w:val="004700F2"/>
    <w:rsid w:val="00470237"/>
    <w:rsid w:val="0047033E"/>
    <w:rsid w:val="0047052E"/>
    <w:rsid w:val="0047065B"/>
    <w:rsid w:val="004708E6"/>
    <w:rsid w:val="00470A59"/>
    <w:rsid w:val="00470AF5"/>
    <w:rsid w:val="00470B34"/>
    <w:rsid w:val="00470C3A"/>
    <w:rsid w:val="00470CA0"/>
    <w:rsid w:val="00471274"/>
    <w:rsid w:val="004712C6"/>
    <w:rsid w:val="004715AB"/>
    <w:rsid w:val="004721B7"/>
    <w:rsid w:val="00472512"/>
    <w:rsid w:val="004725E1"/>
    <w:rsid w:val="004727F9"/>
    <w:rsid w:val="00472BB6"/>
    <w:rsid w:val="004730D8"/>
    <w:rsid w:val="00473315"/>
    <w:rsid w:val="00473419"/>
    <w:rsid w:val="00473CA6"/>
    <w:rsid w:val="00473ECC"/>
    <w:rsid w:val="0047429F"/>
    <w:rsid w:val="00474588"/>
    <w:rsid w:val="004748B2"/>
    <w:rsid w:val="00474A5B"/>
    <w:rsid w:val="00474AE8"/>
    <w:rsid w:val="00474B44"/>
    <w:rsid w:val="00474B46"/>
    <w:rsid w:val="00474C19"/>
    <w:rsid w:val="00475D12"/>
    <w:rsid w:val="00475EB7"/>
    <w:rsid w:val="00475ECD"/>
    <w:rsid w:val="00476027"/>
    <w:rsid w:val="004761F9"/>
    <w:rsid w:val="0047672F"/>
    <w:rsid w:val="00476A42"/>
    <w:rsid w:val="00476C0F"/>
    <w:rsid w:val="00476C3D"/>
    <w:rsid w:val="00476C73"/>
    <w:rsid w:val="00476F9C"/>
    <w:rsid w:val="004770E0"/>
    <w:rsid w:val="00477917"/>
    <w:rsid w:val="004779D8"/>
    <w:rsid w:val="00477A27"/>
    <w:rsid w:val="00477F20"/>
    <w:rsid w:val="00477F36"/>
    <w:rsid w:val="00480001"/>
    <w:rsid w:val="004800F5"/>
    <w:rsid w:val="004804B9"/>
    <w:rsid w:val="00480F16"/>
    <w:rsid w:val="00480FEC"/>
    <w:rsid w:val="004812E6"/>
    <w:rsid w:val="0048168F"/>
    <w:rsid w:val="00481945"/>
    <w:rsid w:val="00481FD3"/>
    <w:rsid w:val="004823D8"/>
    <w:rsid w:val="004827A8"/>
    <w:rsid w:val="004827B1"/>
    <w:rsid w:val="0048287B"/>
    <w:rsid w:val="004828DB"/>
    <w:rsid w:val="00482C02"/>
    <w:rsid w:val="00482F4B"/>
    <w:rsid w:val="00482FBA"/>
    <w:rsid w:val="0048320F"/>
    <w:rsid w:val="00483708"/>
    <w:rsid w:val="00483FAA"/>
    <w:rsid w:val="00484623"/>
    <w:rsid w:val="00484867"/>
    <w:rsid w:val="004850A1"/>
    <w:rsid w:val="0048521D"/>
    <w:rsid w:val="004853AF"/>
    <w:rsid w:val="0048566E"/>
    <w:rsid w:val="00485B41"/>
    <w:rsid w:val="00485F3F"/>
    <w:rsid w:val="0048669C"/>
    <w:rsid w:val="00486B10"/>
    <w:rsid w:val="00486D58"/>
    <w:rsid w:val="00486FEF"/>
    <w:rsid w:val="00487658"/>
    <w:rsid w:val="00487DD8"/>
    <w:rsid w:val="00487E4D"/>
    <w:rsid w:val="00487E8A"/>
    <w:rsid w:val="00490170"/>
    <w:rsid w:val="00490F58"/>
    <w:rsid w:val="0049165A"/>
    <w:rsid w:val="00492062"/>
    <w:rsid w:val="004921BA"/>
    <w:rsid w:val="00492582"/>
    <w:rsid w:val="00492696"/>
    <w:rsid w:val="00492AF4"/>
    <w:rsid w:val="004932C3"/>
    <w:rsid w:val="004938E9"/>
    <w:rsid w:val="00493C0E"/>
    <w:rsid w:val="00493CA4"/>
    <w:rsid w:val="00493F62"/>
    <w:rsid w:val="00494003"/>
    <w:rsid w:val="00494278"/>
    <w:rsid w:val="00494449"/>
    <w:rsid w:val="00494AE8"/>
    <w:rsid w:val="00494EDC"/>
    <w:rsid w:val="00495468"/>
    <w:rsid w:val="004954F0"/>
    <w:rsid w:val="00496191"/>
    <w:rsid w:val="004963B8"/>
    <w:rsid w:val="004964CC"/>
    <w:rsid w:val="004968BC"/>
    <w:rsid w:val="00496B60"/>
    <w:rsid w:val="00496D86"/>
    <w:rsid w:val="00496ECA"/>
    <w:rsid w:val="00497163"/>
    <w:rsid w:val="0049718F"/>
    <w:rsid w:val="004976FC"/>
    <w:rsid w:val="00497AC2"/>
    <w:rsid w:val="00497BC0"/>
    <w:rsid w:val="00497FD0"/>
    <w:rsid w:val="004A0106"/>
    <w:rsid w:val="004A01D6"/>
    <w:rsid w:val="004A092C"/>
    <w:rsid w:val="004A0C86"/>
    <w:rsid w:val="004A0D2E"/>
    <w:rsid w:val="004A134C"/>
    <w:rsid w:val="004A147B"/>
    <w:rsid w:val="004A1E13"/>
    <w:rsid w:val="004A207D"/>
    <w:rsid w:val="004A2148"/>
    <w:rsid w:val="004A22C3"/>
    <w:rsid w:val="004A2377"/>
    <w:rsid w:val="004A2445"/>
    <w:rsid w:val="004A2720"/>
    <w:rsid w:val="004A2767"/>
    <w:rsid w:val="004A2AA5"/>
    <w:rsid w:val="004A320A"/>
    <w:rsid w:val="004A3500"/>
    <w:rsid w:val="004A3C3C"/>
    <w:rsid w:val="004A3CED"/>
    <w:rsid w:val="004A3F01"/>
    <w:rsid w:val="004A426C"/>
    <w:rsid w:val="004A4669"/>
    <w:rsid w:val="004A46EE"/>
    <w:rsid w:val="004A49AF"/>
    <w:rsid w:val="004A4DF8"/>
    <w:rsid w:val="004A502B"/>
    <w:rsid w:val="004A51BE"/>
    <w:rsid w:val="004A5E66"/>
    <w:rsid w:val="004A6233"/>
    <w:rsid w:val="004A64BB"/>
    <w:rsid w:val="004A64FD"/>
    <w:rsid w:val="004A65F9"/>
    <w:rsid w:val="004A66BD"/>
    <w:rsid w:val="004A6AF8"/>
    <w:rsid w:val="004A6C59"/>
    <w:rsid w:val="004A6FDD"/>
    <w:rsid w:val="004A7007"/>
    <w:rsid w:val="004A702C"/>
    <w:rsid w:val="004A761A"/>
    <w:rsid w:val="004A7800"/>
    <w:rsid w:val="004A7CF4"/>
    <w:rsid w:val="004B0012"/>
    <w:rsid w:val="004B0346"/>
    <w:rsid w:val="004B045E"/>
    <w:rsid w:val="004B09CF"/>
    <w:rsid w:val="004B0BF7"/>
    <w:rsid w:val="004B0E2C"/>
    <w:rsid w:val="004B0F56"/>
    <w:rsid w:val="004B1125"/>
    <w:rsid w:val="004B1824"/>
    <w:rsid w:val="004B1D89"/>
    <w:rsid w:val="004B1E45"/>
    <w:rsid w:val="004B23F5"/>
    <w:rsid w:val="004B254A"/>
    <w:rsid w:val="004B2A2C"/>
    <w:rsid w:val="004B2B09"/>
    <w:rsid w:val="004B33C9"/>
    <w:rsid w:val="004B4099"/>
    <w:rsid w:val="004B4148"/>
    <w:rsid w:val="004B4415"/>
    <w:rsid w:val="004B477C"/>
    <w:rsid w:val="004B4788"/>
    <w:rsid w:val="004B4898"/>
    <w:rsid w:val="004B4968"/>
    <w:rsid w:val="004B49A2"/>
    <w:rsid w:val="004B5712"/>
    <w:rsid w:val="004B5A42"/>
    <w:rsid w:val="004B5C3A"/>
    <w:rsid w:val="004B640F"/>
    <w:rsid w:val="004B6755"/>
    <w:rsid w:val="004B6798"/>
    <w:rsid w:val="004B6A24"/>
    <w:rsid w:val="004B6C94"/>
    <w:rsid w:val="004B6EBA"/>
    <w:rsid w:val="004B6FE6"/>
    <w:rsid w:val="004B73BF"/>
    <w:rsid w:val="004B7570"/>
    <w:rsid w:val="004B7C7E"/>
    <w:rsid w:val="004B7EB5"/>
    <w:rsid w:val="004B7EED"/>
    <w:rsid w:val="004C0051"/>
    <w:rsid w:val="004C0062"/>
    <w:rsid w:val="004C0156"/>
    <w:rsid w:val="004C02E4"/>
    <w:rsid w:val="004C053C"/>
    <w:rsid w:val="004C05A4"/>
    <w:rsid w:val="004C06D0"/>
    <w:rsid w:val="004C1120"/>
    <w:rsid w:val="004C15A7"/>
    <w:rsid w:val="004C1967"/>
    <w:rsid w:val="004C1CB1"/>
    <w:rsid w:val="004C2130"/>
    <w:rsid w:val="004C281C"/>
    <w:rsid w:val="004C2C69"/>
    <w:rsid w:val="004C2C8C"/>
    <w:rsid w:val="004C2DE6"/>
    <w:rsid w:val="004C2F77"/>
    <w:rsid w:val="004C30CA"/>
    <w:rsid w:val="004C34C5"/>
    <w:rsid w:val="004C35BE"/>
    <w:rsid w:val="004C36FE"/>
    <w:rsid w:val="004C3BBA"/>
    <w:rsid w:val="004C3C8F"/>
    <w:rsid w:val="004C40AB"/>
    <w:rsid w:val="004C4380"/>
    <w:rsid w:val="004C46E8"/>
    <w:rsid w:val="004C482B"/>
    <w:rsid w:val="004C499C"/>
    <w:rsid w:val="004C4D50"/>
    <w:rsid w:val="004C55FE"/>
    <w:rsid w:val="004C58D3"/>
    <w:rsid w:val="004C5B66"/>
    <w:rsid w:val="004C5D06"/>
    <w:rsid w:val="004C6050"/>
    <w:rsid w:val="004C642C"/>
    <w:rsid w:val="004C6EA7"/>
    <w:rsid w:val="004C7017"/>
    <w:rsid w:val="004C72F7"/>
    <w:rsid w:val="004C72FA"/>
    <w:rsid w:val="004C76FF"/>
    <w:rsid w:val="004C7876"/>
    <w:rsid w:val="004C78E5"/>
    <w:rsid w:val="004C7F3C"/>
    <w:rsid w:val="004D0071"/>
    <w:rsid w:val="004D065D"/>
    <w:rsid w:val="004D06E0"/>
    <w:rsid w:val="004D09BC"/>
    <w:rsid w:val="004D0BAC"/>
    <w:rsid w:val="004D0CA7"/>
    <w:rsid w:val="004D1158"/>
    <w:rsid w:val="004D13B2"/>
    <w:rsid w:val="004D16C6"/>
    <w:rsid w:val="004D17D1"/>
    <w:rsid w:val="004D1918"/>
    <w:rsid w:val="004D1AAA"/>
    <w:rsid w:val="004D1C5B"/>
    <w:rsid w:val="004D21FD"/>
    <w:rsid w:val="004D2250"/>
    <w:rsid w:val="004D251D"/>
    <w:rsid w:val="004D2615"/>
    <w:rsid w:val="004D29F5"/>
    <w:rsid w:val="004D2D46"/>
    <w:rsid w:val="004D33A8"/>
    <w:rsid w:val="004D36AE"/>
    <w:rsid w:val="004D3B6E"/>
    <w:rsid w:val="004D400D"/>
    <w:rsid w:val="004D4093"/>
    <w:rsid w:val="004D4366"/>
    <w:rsid w:val="004D4415"/>
    <w:rsid w:val="004D476E"/>
    <w:rsid w:val="004D5288"/>
    <w:rsid w:val="004D5323"/>
    <w:rsid w:val="004D53AE"/>
    <w:rsid w:val="004D599B"/>
    <w:rsid w:val="004D5A31"/>
    <w:rsid w:val="004D61A2"/>
    <w:rsid w:val="004D65B9"/>
    <w:rsid w:val="004D6AA2"/>
    <w:rsid w:val="004D6ECC"/>
    <w:rsid w:val="004D72AA"/>
    <w:rsid w:val="004D7638"/>
    <w:rsid w:val="004D7658"/>
    <w:rsid w:val="004D7C93"/>
    <w:rsid w:val="004D7F42"/>
    <w:rsid w:val="004E012B"/>
    <w:rsid w:val="004E0167"/>
    <w:rsid w:val="004E0180"/>
    <w:rsid w:val="004E02DB"/>
    <w:rsid w:val="004E04DE"/>
    <w:rsid w:val="004E074B"/>
    <w:rsid w:val="004E0916"/>
    <w:rsid w:val="004E0BA2"/>
    <w:rsid w:val="004E0C9E"/>
    <w:rsid w:val="004E0CB1"/>
    <w:rsid w:val="004E0DDE"/>
    <w:rsid w:val="004E0E23"/>
    <w:rsid w:val="004E101E"/>
    <w:rsid w:val="004E184D"/>
    <w:rsid w:val="004E19BF"/>
    <w:rsid w:val="004E1AC7"/>
    <w:rsid w:val="004E1F49"/>
    <w:rsid w:val="004E2832"/>
    <w:rsid w:val="004E2AB7"/>
    <w:rsid w:val="004E2B0E"/>
    <w:rsid w:val="004E2B96"/>
    <w:rsid w:val="004E2C30"/>
    <w:rsid w:val="004E320B"/>
    <w:rsid w:val="004E3469"/>
    <w:rsid w:val="004E34FB"/>
    <w:rsid w:val="004E35AA"/>
    <w:rsid w:val="004E368D"/>
    <w:rsid w:val="004E393E"/>
    <w:rsid w:val="004E39E5"/>
    <w:rsid w:val="004E3F51"/>
    <w:rsid w:val="004E3FC1"/>
    <w:rsid w:val="004E4136"/>
    <w:rsid w:val="004E4332"/>
    <w:rsid w:val="004E4459"/>
    <w:rsid w:val="004E45DE"/>
    <w:rsid w:val="004E461A"/>
    <w:rsid w:val="004E490C"/>
    <w:rsid w:val="004E4A70"/>
    <w:rsid w:val="004E4B26"/>
    <w:rsid w:val="004E4D45"/>
    <w:rsid w:val="004E590D"/>
    <w:rsid w:val="004E59F1"/>
    <w:rsid w:val="004E5CC6"/>
    <w:rsid w:val="004E6016"/>
    <w:rsid w:val="004E606F"/>
    <w:rsid w:val="004E6965"/>
    <w:rsid w:val="004E6E32"/>
    <w:rsid w:val="004E7056"/>
    <w:rsid w:val="004E708F"/>
    <w:rsid w:val="004E7136"/>
    <w:rsid w:val="004E726E"/>
    <w:rsid w:val="004E75B9"/>
    <w:rsid w:val="004E7A07"/>
    <w:rsid w:val="004E7B91"/>
    <w:rsid w:val="004E7DFF"/>
    <w:rsid w:val="004F0244"/>
    <w:rsid w:val="004F0990"/>
    <w:rsid w:val="004F09B4"/>
    <w:rsid w:val="004F0BC3"/>
    <w:rsid w:val="004F0CA3"/>
    <w:rsid w:val="004F1166"/>
    <w:rsid w:val="004F125F"/>
    <w:rsid w:val="004F177D"/>
    <w:rsid w:val="004F187F"/>
    <w:rsid w:val="004F1F97"/>
    <w:rsid w:val="004F2087"/>
    <w:rsid w:val="004F2594"/>
    <w:rsid w:val="004F281D"/>
    <w:rsid w:val="004F3442"/>
    <w:rsid w:val="004F354F"/>
    <w:rsid w:val="004F4001"/>
    <w:rsid w:val="004F40AC"/>
    <w:rsid w:val="004F4898"/>
    <w:rsid w:val="004F48B7"/>
    <w:rsid w:val="004F4A7C"/>
    <w:rsid w:val="004F4C91"/>
    <w:rsid w:val="004F4D7A"/>
    <w:rsid w:val="004F54F3"/>
    <w:rsid w:val="004F5DB6"/>
    <w:rsid w:val="004F6005"/>
    <w:rsid w:val="004F675E"/>
    <w:rsid w:val="004F6E53"/>
    <w:rsid w:val="004F71A3"/>
    <w:rsid w:val="004F7484"/>
    <w:rsid w:val="004F772A"/>
    <w:rsid w:val="004F7972"/>
    <w:rsid w:val="004F7A0D"/>
    <w:rsid w:val="004F7BFB"/>
    <w:rsid w:val="005002AA"/>
    <w:rsid w:val="00500631"/>
    <w:rsid w:val="00500676"/>
    <w:rsid w:val="00500A86"/>
    <w:rsid w:val="00500C05"/>
    <w:rsid w:val="00500CCC"/>
    <w:rsid w:val="00500D78"/>
    <w:rsid w:val="00500E17"/>
    <w:rsid w:val="00501276"/>
    <w:rsid w:val="005018F0"/>
    <w:rsid w:val="00501968"/>
    <w:rsid w:val="0050218D"/>
    <w:rsid w:val="005021F1"/>
    <w:rsid w:val="00502272"/>
    <w:rsid w:val="005022A5"/>
    <w:rsid w:val="005025D4"/>
    <w:rsid w:val="00502874"/>
    <w:rsid w:val="0050295D"/>
    <w:rsid w:val="00503393"/>
    <w:rsid w:val="005035D4"/>
    <w:rsid w:val="00503663"/>
    <w:rsid w:val="005038F8"/>
    <w:rsid w:val="00503DE8"/>
    <w:rsid w:val="0050468C"/>
    <w:rsid w:val="00505424"/>
    <w:rsid w:val="00505754"/>
    <w:rsid w:val="00505770"/>
    <w:rsid w:val="00505C65"/>
    <w:rsid w:val="00505F34"/>
    <w:rsid w:val="00506101"/>
    <w:rsid w:val="005067F1"/>
    <w:rsid w:val="00506873"/>
    <w:rsid w:val="005068DE"/>
    <w:rsid w:val="005068E8"/>
    <w:rsid w:val="00506A85"/>
    <w:rsid w:val="00506E75"/>
    <w:rsid w:val="005070DD"/>
    <w:rsid w:val="00507182"/>
    <w:rsid w:val="005071AF"/>
    <w:rsid w:val="00507463"/>
    <w:rsid w:val="0050777B"/>
    <w:rsid w:val="00507A0B"/>
    <w:rsid w:val="00507A34"/>
    <w:rsid w:val="00507DDD"/>
    <w:rsid w:val="00507F16"/>
    <w:rsid w:val="00507F4F"/>
    <w:rsid w:val="0051006B"/>
    <w:rsid w:val="0051016D"/>
    <w:rsid w:val="005101BB"/>
    <w:rsid w:val="00511059"/>
    <w:rsid w:val="005113B5"/>
    <w:rsid w:val="005113C9"/>
    <w:rsid w:val="00511877"/>
    <w:rsid w:val="00511896"/>
    <w:rsid w:val="00511A14"/>
    <w:rsid w:val="00511B0A"/>
    <w:rsid w:val="00511C05"/>
    <w:rsid w:val="00511E90"/>
    <w:rsid w:val="005120E6"/>
    <w:rsid w:val="00512424"/>
    <w:rsid w:val="00512708"/>
    <w:rsid w:val="005130D8"/>
    <w:rsid w:val="005132C4"/>
    <w:rsid w:val="00513691"/>
    <w:rsid w:val="00513696"/>
    <w:rsid w:val="00513A93"/>
    <w:rsid w:val="00513CFC"/>
    <w:rsid w:val="00513E5F"/>
    <w:rsid w:val="00513E8C"/>
    <w:rsid w:val="0051486E"/>
    <w:rsid w:val="005148FA"/>
    <w:rsid w:val="00514CAC"/>
    <w:rsid w:val="00514D20"/>
    <w:rsid w:val="00514D29"/>
    <w:rsid w:val="00514D5D"/>
    <w:rsid w:val="00514E31"/>
    <w:rsid w:val="00514E93"/>
    <w:rsid w:val="00514EDA"/>
    <w:rsid w:val="00515121"/>
    <w:rsid w:val="0051521F"/>
    <w:rsid w:val="00515BA2"/>
    <w:rsid w:val="00515C4F"/>
    <w:rsid w:val="00515F0D"/>
    <w:rsid w:val="0051604C"/>
    <w:rsid w:val="005164ED"/>
    <w:rsid w:val="005165CD"/>
    <w:rsid w:val="00516628"/>
    <w:rsid w:val="005167E8"/>
    <w:rsid w:val="005168AA"/>
    <w:rsid w:val="005169DF"/>
    <w:rsid w:val="00516DD8"/>
    <w:rsid w:val="00516FAE"/>
    <w:rsid w:val="00516FD4"/>
    <w:rsid w:val="005172BA"/>
    <w:rsid w:val="00517768"/>
    <w:rsid w:val="00517AF5"/>
    <w:rsid w:val="00517B96"/>
    <w:rsid w:val="00517DC4"/>
    <w:rsid w:val="00520188"/>
    <w:rsid w:val="0052038F"/>
    <w:rsid w:val="00520791"/>
    <w:rsid w:val="00520861"/>
    <w:rsid w:val="0052093E"/>
    <w:rsid w:val="00520C2B"/>
    <w:rsid w:val="00520DBB"/>
    <w:rsid w:val="0052100E"/>
    <w:rsid w:val="00521260"/>
    <w:rsid w:val="005213D3"/>
    <w:rsid w:val="0052154F"/>
    <w:rsid w:val="00521649"/>
    <w:rsid w:val="00521689"/>
    <w:rsid w:val="00521736"/>
    <w:rsid w:val="005223CF"/>
    <w:rsid w:val="00522603"/>
    <w:rsid w:val="00522951"/>
    <w:rsid w:val="00522982"/>
    <w:rsid w:val="00522DEC"/>
    <w:rsid w:val="00523B17"/>
    <w:rsid w:val="00523BB2"/>
    <w:rsid w:val="00523C8A"/>
    <w:rsid w:val="00523DEF"/>
    <w:rsid w:val="00523E14"/>
    <w:rsid w:val="0052422D"/>
    <w:rsid w:val="005242E4"/>
    <w:rsid w:val="005245F9"/>
    <w:rsid w:val="00524A18"/>
    <w:rsid w:val="00524B70"/>
    <w:rsid w:val="00524D15"/>
    <w:rsid w:val="00525178"/>
    <w:rsid w:val="00525225"/>
    <w:rsid w:val="005252C0"/>
    <w:rsid w:val="005253BE"/>
    <w:rsid w:val="0052540E"/>
    <w:rsid w:val="005255B3"/>
    <w:rsid w:val="0052563A"/>
    <w:rsid w:val="005256A5"/>
    <w:rsid w:val="0052570D"/>
    <w:rsid w:val="005259E2"/>
    <w:rsid w:val="005260F6"/>
    <w:rsid w:val="00526293"/>
    <w:rsid w:val="00526387"/>
    <w:rsid w:val="00526AC7"/>
    <w:rsid w:val="00526B29"/>
    <w:rsid w:val="00526C3A"/>
    <w:rsid w:val="00526C83"/>
    <w:rsid w:val="00526E4B"/>
    <w:rsid w:val="00527197"/>
    <w:rsid w:val="005271C9"/>
    <w:rsid w:val="0052755D"/>
    <w:rsid w:val="0052765A"/>
    <w:rsid w:val="0052770E"/>
    <w:rsid w:val="005300CA"/>
    <w:rsid w:val="00530A0C"/>
    <w:rsid w:val="00530C5C"/>
    <w:rsid w:val="00530C7C"/>
    <w:rsid w:val="00530D2B"/>
    <w:rsid w:val="00531174"/>
    <w:rsid w:val="00531274"/>
    <w:rsid w:val="00531363"/>
    <w:rsid w:val="005318BA"/>
    <w:rsid w:val="00531ABB"/>
    <w:rsid w:val="00531EE0"/>
    <w:rsid w:val="00532112"/>
    <w:rsid w:val="0053221D"/>
    <w:rsid w:val="00532D40"/>
    <w:rsid w:val="0053308C"/>
    <w:rsid w:val="00533177"/>
    <w:rsid w:val="005331B7"/>
    <w:rsid w:val="0053344F"/>
    <w:rsid w:val="00533708"/>
    <w:rsid w:val="0053371E"/>
    <w:rsid w:val="00533BFB"/>
    <w:rsid w:val="00533EB4"/>
    <w:rsid w:val="00534196"/>
    <w:rsid w:val="0053437D"/>
    <w:rsid w:val="005344F5"/>
    <w:rsid w:val="00534708"/>
    <w:rsid w:val="00534767"/>
    <w:rsid w:val="005347C7"/>
    <w:rsid w:val="00534A25"/>
    <w:rsid w:val="00534BB8"/>
    <w:rsid w:val="005352E8"/>
    <w:rsid w:val="005354A2"/>
    <w:rsid w:val="00535585"/>
    <w:rsid w:val="00535AF0"/>
    <w:rsid w:val="00535DCE"/>
    <w:rsid w:val="00535ECF"/>
    <w:rsid w:val="00536179"/>
    <w:rsid w:val="0053626A"/>
    <w:rsid w:val="00536330"/>
    <w:rsid w:val="005363E9"/>
    <w:rsid w:val="0053651A"/>
    <w:rsid w:val="00536652"/>
    <w:rsid w:val="00536AC9"/>
    <w:rsid w:val="00536FEF"/>
    <w:rsid w:val="0053780B"/>
    <w:rsid w:val="0053788F"/>
    <w:rsid w:val="00537981"/>
    <w:rsid w:val="00537B77"/>
    <w:rsid w:val="00537B95"/>
    <w:rsid w:val="0054001F"/>
    <w:rsid w:val="00540672"/>
    <w:rsid w:val="00540BE9"/>
    <w:rsid w:val="00540BF6"/>
    <w:rsid w:val="00541157"/>
    <w:rsid w:val="0054116A"/>
    <w:rsid w:val="00541230"/>
    <w:rsid w:val="005412D5"/>
    <w:rsid w:val="00541416"/>
    <w:rsid w:val="0054145A"/>
    <w:rsid w:val="005415C8"/>
    <w:rsid w:val="0054170E"/>
    <w:rsid w:val="00541CE7"/>
    <w:rsid w:val="0054200F"/>
    <w:rsid w:val="00542370"/>
    <w:rsid w:val="0054251A"/>
    <w:rsid w:val="00542C4A"/>
    <w:rsid w:val="00542EB9"/>
    <w:rsid w:val="005438CB"/>
    <w:rsid w:val="005439B7"/>
    <w:rsid w:val="00543A9B"/>
    <w:rsid w:val="00543AAE"/>
    <w:rsid w:val="00543B45"/>
    <w:rsid w:val="00543C2C"/>
    <w:rsid w:val="00543D17"/>
    <w:rsid w:val="00543D1F"/>
    <w:rsid w:val="00543D3C"/>
    <w:rsid w:val="005440C0"/>
    <w:rsid w:val="00544218"/>
    <w:rsid w:val="00544439"/>
    <w:rsid w:val="005446A6"/>
    <w:rsid w:val="005448AB"/>
    <w:rsid w:val="005449F2"/>
    <w:rsid w:val="00544A8F"/>
    <w:rsid w:val="00544D4D"/>
    <w:rsid w:val="00544E18"/>
    <w:rsid w:val="00544E79"/>
    <w:rsid w:val="0054518A"/>
    <w:rsid w:val="00545B36"/>
    <w:rsid w:val="00545C18"/>
    <w:rsid w:val="00545DB7"/>
    <w:rsid w:val="0054601C"/>
    <w:rsid w:val="005462CE"/>
    <w:rsid w:val="00546301"/>
    <w:rsid w:val="00546497"/>
    <w:rsid w:val="00546AB7"/>
    <w:rsid w:val="00546EA6"/>
    <w:rsid w:val="00547358"/>
    <w:rsid w:val="00547505"/>
    <w:rsid w:val="0054756E"/>
    <w:rsid w:val="005475D4"/>
    <w:rsid w:val="00547820"/>
    <w:rsid w:val="00547BAA"/>
    <w:rsid w:val="00547CA4"/>
    <w:rsid w:val="00547CA9"/>
    <w:rsid w:val="0055019A"/>
    <w:rsid w:val="005501EB"/>
    <w:rsid w:val="00550256"/>
    <w:rsid w:val="0055031E"/>
    <w:rsid w:val="005503DF"/>
    <w:rsid w:val="00550A2F"/>
    <w:rsid w:val="005510A0"/>
    <w:rsid w:val="005519F2"/>
    <w:rsid w:val="00551C23"/>
    <w:rsid w:val="00551ED5"/>
    <w:rsid w:val="005527C4"/>
    <w:rsid w:val="005528F2"/>
    <w:rsid w:val="00552C51"/>
    <w:rsid w:val="00552C8D"/>
    <w:rsid w:val="00552CF2"/>
    <w:rsid w:val="00552DB7"/>
    <w:rsid w:val="00553290"/>
    <w:rsid w:val="0055347B"/>
    <w:rsid w:val="005535E4"/>
    <w:rsid w:val="00553DBB"/>
    <w:rsid w:val="00553DE1"/>
    <w:rsid w:val="00553F31"/>
    <w:rsid w:val="00554565"/>
    <w:rsid w:val="005549E6"/>
    <w:rsid w:val="00554E7D"/>
    <w:rsid w:val="00555183"/>
    <w:rsid w:val="00555459"/>
    <w:rsid w:val="0055545A"/>
    <w:rsid w:val="00555650"/>
    <w:rsid w:val="0055582D"/>
    <w:rsid w:val="005559A9"/>
    <w:rsid w:val="00555BD2"/>
    <w:rsid w:val="00555BFE"/>
    <w:rsid w:val="005560F9"/>
    <w:rsid w:val="005562A1"/>
    <w:rsid w:val="00556426"/>
    <w:rsid w:val="005565C5"/>
    <w:rsid w:val="0055664D"/>
    <w:rsid w:val="00556B64"/>
    <w:rsid w:val="00556C66"/>
    <w:rsid w:val="00557059"/>
    <w:rsid w:val="005572FD"/>
    <w:rsid w:val="00557627"/>
    <w:rsid w:val="005578D1"/>
    <w:rsid w:val="005579A3"/>
    <w:rsid w:val="00557C45"/>
    <w:rsid w:val="00557DC1"/>
    <w:rsid w:val="00557E8C"/>
    <w:rsid w:val="00557F9B"/>
    <w:rsid w:val="00557F9C"/>
    <w:rsid w:val="00560052"/>
    <w:rsid w:val="005600A1"/>
    <w:rsid w:val="00560E31"/>
    <w:rsid w:val="005610C7"/>
    <w:rsid w:val="00561396"/>
    <w:rsid w:val="00561859"/>
    <w:rsid w:val="005618A5"/>
    <w:rsid w:val="00561E88"/>
    <w:rsid w:val="00561F2F"/>
    <w:rsid w:val="00562274"/>
    <w:rsid w:val="00562B5D"/>
    <w:rsid w:val="005633F5"/>
    <w:rsid w:val="005639E2"/>
    <w:rsid w:val="00563BD3"/>
    <w:rsid w:val="005641B1"/>
    <w:rsid w:val="00564369"/>
    <w:rsid w:val="0056452A"/>
    <w:rsid w:val="0056468F"/>
    <w:rsid w:val="0056490F"/>
    <w:rsid w:val="00564993"/>
    <w:rsid w:val="00564A1D"/>
    <w:rsid w:val="00564B83"/>
    <w:rsid w:val="00564BDE"/>
    <w:rsid w:val="00564CC5"/>
    <w:rsid w:val="00564D2E"/>
    <w:rsid w:val="00565156"/>
    <w:rsid w:val="005651D8"/>
    <w:rsid w:val="005653CD"/>
    <w:rsid w:val="005656C9"/>
    <w:rsid w:val="005658BE"/>
    <w:rsid w:val="00565C40"/>
    <w:rsid w:val="00565DCA"/>
    <w:rsid w:val="00565F45"/>
    <w:rsid w:val="005661BF"/>
    <w:rsid w:val="005667EC"/>
    <w:rsid w:val="005668D9"/>
    <w:rsid w:val="00566C4D"/>
    <w:rsid w:val="00566E31"/>
    <w:rsid w:val="00566E4C"/>
    <w:rsid w:val="00566F41"/>
    <w:rsid w:val="0056770C"/>
    <w:rsid w:val="00567C43"/>
    <w:rsid w:val="00567D57"/>
    <w:rsid w:val="005703C6"/>
    <w:rsid w:val="0057063B"/>
    <w:rsid w:val="00570A3E"/>
    <w:rsid w:val="00570AB4"/>
    <w:rsid w:val="00570AD8"/>
    <w:rsid w:val="005714D5"/>
    <w:rsid w:val="005716D5"/>
    <w:rsid w:val="00571A14"/>
    <w:rsid w:val="00571C11"/>
    <w:rsid w:val="00572395"/>
    <w:rsid w:val="00572737"/>
    <w:rsid w:val="00572745"/>
    <w:rsid w:val="0057287F"/>
    <w:rsid w:val="00572913"/>
    <w:rsid w:val="0057330E"/>
    <w:rsid w:val="00573774"/>
    <w:rsid w:val="00573BEE"/>
    <w:rsid w:val="00573D83"/>
    <w:rsid w:val="00574047"/>
    <w:rsid w:val="00574123"/>
    <w:rsid w:val="0057433A"/>
    <w:rsid w:val="0057451E"/>
    <w:rsid w:val="005748D7"/>
    <w:rsid w:val="00574E15"/>
    <w:rsid w:val="00575066"/>
    <w:rsid w:val="00575511"/>
    <w:rsid w:val="005758FC"/>
    <w:rsid w:val="0057600D"/>
    <w:rsid w:val="00576297"/>
    <w:rsid w:val="005764AF"/>
    <w:rsid w:val="00576C90"/>
    <w:rsid w:val="005776A3"/>
    <w:rsid w:val="0057773F"/>
    <w:rsid w:val="00577D9B"/>
    <w:rsid w:val="00577DC4"/>
    <w:rsid w:val="00580077"/>
    <w:rsid w:val="0058022E"/>
    <w:rsid w:val="0058039D"/>
    <w:rsid w:val="00580A64"/>
    <w:rsid w:val="00580D46"/>
    <w:rsid w:val="00580F27"/>
    <w:rsid w:val="00581301"/>
    <w:rsid w:val="005816E8"/>
    <w:rsid w:val="00581751"/>
    <w:rsid w:val="005817D2"/>
    <w:rsid w:val="00581A8D"/>
    <w:rsid w:val="00581AF3"/>
    <w:rsid w:val="005821DB"/>
    <w:rsid w:val="005821E9"/>
    <w:rsid w:val="00582324"/>
    <w:rsid w:val="00582A1F"/>
    <w:rsid w:val="00582BD6"/>
    <w:rsid w:val="005832BB"/>
    <w:rsid w:val="0058385D"/>
    <w:rsid w:val="00583BA6"/>
    <w:rsid w:val="00583C67"/>
    <w:rsid w:val="00583D2B"/>
    <w:rsid w:val="00583F4D"/>
    <w:rsid w:val="005842FC"/>
    <w:rsid w:val="00584F65"/>
    <w:rsid w:val="00584FF9"/>
    <w:rsid w:val="0058558F"/>
    <w:rsid w:val="00585599"/>
    <w:rsid w:val="005856F4"/>
    <w:rsid w:val="00585E8F"/>
    <w:rsid w:val="0058612B"/>
    <w:rsid w:val="00586245"/>
    <w:rsid w:val="005862C1"/>
    <w:rsid w:val="005862E4"/>
    <w:rsid w:val="00586597"/>
    <w:rsid w:val="005865BD"/>
    <w:rsid w:val="00586954"/>
    <w:rsid w:val="00586C77"/>
    <w:rsid w:val="00586F39"/>
    <w:rsid w:val="00587456"/>
    <w:rsid w:val="00587695"/>
    <w:rsid w:val="00587B2B"/>
    <w:rsid w:val="00587E60"/>
    <w:rsid w:val="0059032E"/>
    <w:rsid w:val="00590339"/>
    <w:rsid w:val="00590E1A"/>
    <w:rsid w:val="005918D0"/>
    <w:rsid w:val="005919AC"/>
    <w:rsid w:val="005920DC"/>
    <w:rsid w:val="005924E1"/>
    <w:rsid w:val="00592951"/>
    <w:rsid w:val="00593047"/>
    <w:rsid w:val="0059312C"/>
    <w:rsid w:val="005932C6"/>
    <w:rsid w:val="0059355C"/>
    <w:rsid w:val="00593633"/>
    <w:rsid w:val="00594080"/>
    <w:rsid w:val="00594095"/>
    <w:rsid w:val="00594183"/>
    <w:rsid w:val="005944A4"/>
    <w:rsid w:val="00594B3B"/>
    <w:rsid w:val="00594C7E"/>
    <w:rsid w:val="00594D06"/>
    <w:rsid w:val="00594D8A"/>
    <w:rsid w:val="0059501E"/>
    <w:rsid w:val="0059502B"/>
    <w:rsid w:val="00595715"/>
    <w:rsid w:val="0059593F"/>
    <w:rsid w:val="00595A20"/>
    <w:rsid w:val="00595A37"/>
    <w:rsid w:val="00595CC0"/>
    <w:rsid w:val="00595EE3"/>
    <w:rsid w:val="0059621B"/>
    <w:rsid w:val="00596322"/>
    <w:rsid w:val="00596554"/>
    <w:rsid w:val="00596B10"/>
    <w:rsid w:val="00596C5C"/>
    <w:rsid w:val="00597257"/>
    <w:rsid w:val="00597713"/>
    <w:rsid w:val="00597722"/>
    <w:rsid w:val="00597920"/>
    <w:rsid w:val="005979DD"/>
    <w:rsid w:val="00597AA1"/>
    <w:rsid w:val="00597B72"/>
    <w:rsid w:val="00597BB9"/>
    <w:rsid w:val="00597F26"/>
    <w:rsid w:val="005A0477"/>
    <w:rsid w:val="005A05E1"/>
    <w:rsid w:val="005A07B1"/>
    <w:rsid w:val="005A07C7"/>
    <w:rsid w:val="005A0904"/>
    <w:rsid w:val="005A0996"/>
    <w:rsid w:val="005A0997"/>
    <w:rsid w:val="005A09FC"/>
    <w:rsid w:val="005A1171"/>
    <w:rsid w:val="005A17D7"/>
    <w:rsid w:val="005A1A83"/>
    <w:rsid w:val="005A2718"/>
    <w:rsid w:val="005A2D88"/>
    <w:rsid w:val="005A2E5F"/>
    <w:rsid w:val="005A30B5"/>
    <w:rsid w:val="005A3B34"/>
    <w:rsid w:val="005A3B59"/>
    <w:rsid w:val="005A426C"/>
    <w:rsid w:val="005A4672"/>
    <w:rsid w:val="005A4F1A"/>
    <w:rsid w:val="005A51DC"/>
    <w:rsid w:val="005A5335"/>
    <w:rsid w:val="005A5680"/>
    <w:rsid w:val="005A576C"/>
    <w:rsid w:val="005A580B"/>
    <w:rsid w:val="005A5A95"/>
    <w:rsid w:val="005A5CB5"/>
    <w:rsid w:val="005A5DEE"/>
    <w:rsid w:val="005A5EF4"/>
    <w:rsid w:val="005A5F08"/>
    <w:rsid w:val="005A608D"/>
    <w:rsid w:val="005A63EF"/>
    <w:rsid w:val="005A65B2"/>
    <w:rsid w:val="005A6726"/>
    <w:rsid w:val="005A6E79"/>
    <w:rsid w:val="005A7019"/>
    <w:rsid w:val="005A721A"/>
    <w:rsid w:val="005A72B6"/>
    <w:rsid w:val="005A7587"/>
    <w:rsid w:val="005A762C"/>
    <w:rsid w:val="005A7797"/>
    <w:rsid w:val="005A7A8C"/>
    <w:rsid w:val="005A7AB1"/>
    <w:rsid w:val="005A7C36"/>
    <w:rsid w:val="005A7E48"/>
    <w:rsid w:val="005A7FA6"/>
    <w:rsid w:val="005B0463"/>
    <w:rsid w:val="005B0B8C"/>
    <w:rsid w:val="005B0DC6"/>
    <w:rsid w:val="005B1298"/>
    <w:rsid w:val="005B1487"/>
    <w:rsid w:val="005B15BE"/>
    <w:rsid w:val="005B1668"/>
    <w:rsid w:val="005B186E"/>
    <w:rsid w:val="005B19F2"/>
    <w:rsid w:val="005B1B12"/>
    <w:rsid w:val="005B1C61"/>
    <w:rsid w:val="005B20ED"/>
    <w:rsid w:val="005B21C3"/>
    <w:rsid w:val="005B24DE"/>
    <w:rsid w:val="005B2562"/>
    <w:rsid w:val="005B265C"/>
    <w:rsid w:val="005B2800"/>
    <w:rsid w:val="005B2B80"/>
    <w:rsid w:val="005B2D94"/>
    <w:rsid w:val="005B304F"/>
    <w:rsid w:val="005B34B4"/>
    <w:rsid w:val="005B3528"/>
    <w:rsid w:val="005B37F1"/>
    <w:rsid w:val="005B385F"/>
    <w:rsid w:val="005B3BB6"/>
    <w:rsid w:val="005B3FBC"/>
    <w:rsid w:val="005B4061"/>
    <w:rsid w:val="005B4600"/>
    <w:rsid w:val="005B4A83"/>
    <w:rsid w:val="005B4C04"/>
    <w:rsid w:val="005B5104"/>
    <w:rsid w:val="005B51F0"/>
    <w:rsid w:val="005B5648"/>
    <w:rsid w:val="005B5743"/>
    <w:rsid w:val="005B5859"/>
    <w:rsid w:val="005B5D61"/>
    <w:rsid w:val="005B6069"/>
    <w:rsid w:val="005B62F0"/>
    <w:rsid w:val="005B69EC"/>
    <w:rsid w:val="005B6A1D"/>
    <w:rsid w:val="005B6C5C"/>
    <w:rsid w:val="005B704E"/>
    <w:rsid w:val="005B7621"/>
    <w:rsid w:val="005B7782"/>
    <w:rsid w:val="005B7A3C"/>
    <w:rsid w:val="005B7D34"/>
    <w:rsid w:val="005B7D70"/>
    <w:rsid w:val="005C0635"/>
    <w:rsid w:val="005C08A7"/>
    <w:rsid w:val="005C0A58"/>
    <w:rsid w:val="005C0A5F"/>
    <w:rsid w:val="005C0B07"/>
    <w:rsid w:val="005C0D93"/>
    <w:rsid w:val="005C0E16"/>
    <w:rsid w:val="005C0E2A"/>
    <w:rsid w:val="005C0F9C"/>
    <w:rsid w:val="005C17C3"/>
    <w:rsid w:val="005C1BC5"/>
    <w:rsid w:val="005C1F14"/>
    <w:rsid w:val="005C20C6"/>
    <w:rsid w:val="005C24B0"/>
    <w:rsid w:val="005C29F1"/>
    <w:rsid w:val="005C2B3A"/>
    <w:rsid w:val="005C2B92"/>
    <w:rsid w:val="005C2B9E"/>
    <w:rsid w:val="005C2C68"/>
    <w:rsid w:val="005C2D0B"/>
    <w:rsid w:val="005C2E34"/>
    <w:rsid w:val="005C3183"/>
    <w:rsid w:val="005C37BF"/>
    <w:rsid w:val="005C3B1B"/>
    <w:rsid w:val="005C3CA7"/>
    <w:rsid w:val="005C3D53"/>
    <w:rsid w:val="005C41FD"/>
    <w:rsid w:val="005C420A"/>
    <w:rsid w:val="005C4333"/>
    <w:rsid w:val="005C4536"/>
    <w:rsid w:val="005C456A"/>
    <w:rsid w:val="005C4814"/>
    <w:rsid w:val="005C4938"/>
    <w:rsid w:val="005C4AEB"/>
    <w:rsid w:val="005C4ECA"/>
    <w:rsid w:val="005C4EEB"/>
    <w:rsid w:val="005C5BCF"/>
    <w:rsid w:val="005C62EA"/>
    <w:rsid w:val="005C6828"/>
    <w:rsid w:val="005C6844"/>
    <w:rsid w:val="005C6851"/>
    <w:rsid w:val="005C68C1"/>
    <w:rsid w:val="005C6A29"/>
    <w:rsid w:val="005C6CC2"/>
    <w:rsid w:val="005C705F"/>
    <w:rsid w:val="005C70B8"/>
    <w:rsid w:val="005C72AE"/>
    <w:rsid w:val="005C72F5"/>
    <w:rsid w:val="005C7305"/>
    <w:rsid w:val="005C73BD"/>
    <w:rsid w:val="005C7544"/>
    <w:rsid w:val="005C76E2"/>
    <w:rsid w:val="005C7738"/>
    <w:rsid w:val="005C77F4"/>
    <w:rsid w:val="005C78DC"/>
    <w:rsid w:val="005C7913"/>
    <w:rsid w:val="005C7B8D"/>
    <w:rsid w:val="005C7D43"/>
    <w:rsid w:val="005C7E0D"/>
    <w:rsid w:val="005D026A"/>
    <w:rsid w:val="005D04E1"/>
    <w:rsid w:val="005D0700"/>
    <w:rsid w:val="005D0943"/>
    <w:rsid w:val="005D0A97"/>
    <w:rsid w:val="005D0B49"/>
    <w:rsid w:val="005D0B8A"/>
    <w:rsid w:val="005D1438"/>
    <w:rsid w:val="005D147F"/>
    <w:rsid w:val="005D1587"/>
    <w:rsid w:val="005D19DB"/>
    <w:rsid w:val="005D1A3D"/>
    <w:rsid w:val="005D1E94"/>
    <w:rsid w:val="005D1FE9"/>
    <w:rsid w:val="005D2139"/>
    <w:rsid w:val="005D22E1"/>
    <w:rsid w:val="005D2851"/>
    <w:rsid w:val="005D291A"/>
    <w:rsid w:val="005D2B57"/>
    <w:rsid w:val="005D2D67"/>
    <w:rsid w:val="005D2F5A"/>
    <w:rsid w:val="005D3016"/>
    <w:rsid w:val="005D31FB"/>
    <w:rsid w:val="005D3517"/>
    <w:rsid w:val="005D37DC"/>
    <w:rsid w:val="005D38B6"/>
    <w:rsid w:val="005D3917"/>
    <w:rsid w:val="005D3A0C"/>
    <w:rsid w:val="005D3AC5"/>
    <w:rsid w:val="005D3C5D"/>
    <w:rsid w:val="005D48FC"/>
    <w:rsid w:val="005D4A66"/>
    <w:rsid w:val="005D4CEB"/>
    <w:rsid w:val="005D4D81"/>
    <w:rsid w:val="005D5746"/>
    <w:rsid w:val="005D58EC"/>
    <w:rsid w:val="005D5B31"/>
    <w:rsid w:val="005D5D1D"/>
    <w:rsid w:val="005D5F24"/>
    <w:rsid w:val="005D6151"/>
    <w:rsid w:val="005D659B"/>
    <w:rsid w:val="005D6AD8"/>
    <w:rsid w:val="005D78DB"/>
    <w:rsid w:val="005D790F"/>
    <w:rsid w:val="005D7B54"/>
    <w:rsid w:val="005D7D26"/>
    <w:rsid w:val="005D7D70"/>
    <w:rsid w:val="005E008F"/>
    <w:rsid w:val="005E02D3"/>
    <w:rsid w:val="005E04A8"/>
    <w:rsid w:val="005E0A1D"/>
    <w:rsid w:val="005E0F4A"/>
    <w:rsid w:val="005E0FCA"/>
    <w:rsid w:val="005E13A0"/>
    <w:rsid w:val="005E13F0"/>
    <w:rsid w:val="005E16C2"/>
    <w:rsid w:val="005E16F3"/>
    <w:rsid w:val="005E187F"/>
    <w:rsid w:val="005E1C09"/>
    <w:rsid w:val="005E1CB9"/>
    <w:rsid w:val="005E1DDC"/>
    <w:rsid w:val="005E211A"/>
    <w:rsid w:val="005E2191"/>
    <w:rsid w:val="005E23B6"/>
    <w:rsid w:val="005E2717"/>
    <w:rsid w:val="005E2C4B"/>
    <w:rsid w:val="005E2E9F"/>
    <w:rsid w:val="005E30EE"/>
    <w:rsid w:val="005E3180"/>
    <w:rsid w:val="005E3220"/>
    <w:rsid w:val="005E3599"/>
    <w:rsid w:val="005E36E5"/>
    <w:rsid w:val="005E3764"/>
    <w:rsid w:val="005E3EF9"/>
    <w:rsid w:val="005E4173"/>
    <w:rsid w:val="005E41D7"/>
    <w:rsid w:val="005E4B3E"/>
    <w:rsid w:val="005E4D40"/>
    <w:rsid w:val="005E4DA4"/>
    <w:rsid w:val="005E4DC8"/>
    <w:rsid w:val="005E5010"/>
    <w:rsid w:val="005E5796"/>
    <w:rsid w:val="005E58C9"/>
    <w:rsid w:val="005E5A7A"/>
    <w:rsid w:val="005E5B6C"/>
    <w:rsid w:val="005E5FBA"/>
    <w:rsid w:val="005E6094"/>
    <w:rsid w:val="005E639D"/>
    <w:rsid w:val="005E63BE"/>
    <w:rsid w:val="005E6405"/>
    <w:rsid w:val="005E6688"/>
    <w:rsid w:val="005E6C5E"/>
    <w:rsid w:val="005E6DE4"/>
    <w:rsid w:val="005E6E38"/>
    <w:rsid w:val="005E6F08"/>
    <w:rsid w:val="005E7066"/>
    <w:rsid w:val="005E7137"/>
    <w:rsid w:val="005E750E"/>
    <w:rsid w:val="005E7ACB"/>
    <w:rsid w:val="005E7C14"/>
    <w:rsid w:val="005E7CBC"/>
    <w:rsid w:val="005E7E6D"/>
    <w:rsid w:val="005F00B8"/>
    <w:rsid w:val="005F0176"/>
    <w:rsid w:val="005F0364"/>
    <w:rsid w:val="005F087A"/>
    <w:rsid w:val="005F0BE2"/>
    <w:rsid w:val="005F0C91"/>
    <w:rsid w:val="005F1095"/>
    <w:rsid w:val="005F1984"/>
    <w:rsid w:val="005F1C41"/>
    <w:rsid w:val="005F2187"/>
    <w:rsid w:val="005F230B"/>
    <w:rsid w:val="005F25DD"/>
    <w:rsid w:val="005F26CE"/>
    <w:rsid w:val="005F2D3A"/>
    <w:rsid w:val="005F2DBF"/>
    <w:rsid w:val="005F3202"/>
    <w:rsid w:val="005F39CC"/>
    <w:rsid w:val="005F41A1"/>
    <w:rsid w:val="005F4482"/>
    <w:rsid w:val="005F4530"/>
    <w:rsid w:val="005F463C"/>
    <w:rsid w:val="005F4CCE"/>
    <w:rsid w:val="005F4D1F"/>
    <w:rsid w:val="005F507C"/>
    <w:rsid w:val="005F542B"/>
    <w:rsid w:val="005F5456"/>
    <w:rsid w:val="005F550F"/>
    <w:rsid w:val="005F55B2"/>
    <w:rsid w:val="005F55D3"/>
    <w:rsid w:val="005F5603"/>
    <w:rsid w:val="005F56CD"/>
    <w:rsid w:val="005F5A84"/>
    <w:rsid w:val="005F6227"/>
    <w:rsid w:val="005F6293"/>
    <w:rsid w:val="005F6849"/>
    <w:rsid w:val="005F6927"/>
    <w:rsid w:val="005F6A1A"/>
    <w:rsid w:val="005F6C69"/>
    <w:rsid w:val="005F6DD2"/>
    <w:rsid w:val="005F72D2"/>
    <w:rsid w:val="005F7898"/>
    <w:rsid w:val="005F7AB6"/>
    <w:rsid w:val="005F7F8F"/>
    <w:rsid w:val="00600708"/>
    <w:rsid w:val="006007B8"/>
    <w:rsid w:val="00600891"/>
    <w:rsid w:val="00600ACF"/>
    <w:rsid w:val="00600BA8"/>
    <w:rsid w:val="006014F1"/>
    <w:rsid w:val="00601658"/>
    <w:rsid w:val="006016E8"/>
    <w:rsid w:val="00601792"/>
    <w:rsid w:val="00601842"/>
    <w:rsid w:val="0060195B"/>
    <w:rsid w:val="00601AAA"/>
    <w:rsid w:val="00601D18"/>
    <w:rsid w:val="00602116"/>
    <w:rsid w:val="00602236"/>
    <w:rsid w:val="0060252B"/>
    <w:rsid w:val="00602885"/>
    <w:rsid w:val="006030C0"/>
    <w:rsid w:val="0060311F"/>
    <w:rsid w:val="00603973"/>
    <w:rsid w:val="00603A2C"/>
    <w:rsid w:val="00604074"/>
    <w:rsid w:val="006042AA"/>
    <w:rsid w:val="0060433F"/>
    <w:rsid w:val="00604361"/>
    <w:rsid w:val="00604CFF"/>
    <w:rsid w:val="00604DEA"/>
    <w:rsid w:val="006052EC"/>
    <w:rsid w:val="006054B8"/>
    <w:rsid w:val="006055CF"/>
    <w:rsid w:val="0060578C"/>
    <w:rsid w:val="00605D62"/>
    <w:rsid w:val="00606327"/>
    <w:rsid w:val="00606F00"/>
    <w:rsid w:val="00607FA4"/>
    <w:rsid w:val="00610265"/>
    <w:rsid w:val="00610612"/>
    <w:rsid w:val="0061083B"/>
    <w:rsid w:val="006109D9"/>
    <w:rsid w:val="00610B1B"/>
    <w:rsid w:val="006111E5"/>
    <w:rsid w:val="00611440"/>
    <w:rsid w:val="00611580"/>
    <w:rsid w:val="0061161D"/>
    <w:rsid w:val="00611645"/>
    <w:rsid w:val="00611701"/>
    <w:rsid w:val="006117C5"/>
    <w:rsid w:val="0061181D"/>
    <w:rsid w:val="00611A8C"/>
    <w:rsid w:val="00611DF5"/>
    <w:rsid w:val="006121EC"/>
    <w:rsid w:val="00612222"/>
    <w:rsid w:val="0061254E"/>
    <w:rsid w:val="00612809"/>
    <w:rsid w:val="00612AD1"/>
    <w:rsid w:val="00612BB2"/>
    <w:rsid w:val="0061337F"/>
    <w:rsid w:val="006136DF"/>
    <w:rsid w:val="00613806"/>
    <w:rsid w:val="00613B7D"/>
    <w:rsid w:val="00613C9E"/>
    <w:rsid w:val="0061410E"/>
    <w:rsid w:val="006149D3"/>
    <w:rsid w:val="00614A54"/>
    <w:rsid w:val="00614B4C"/>
    <w:rsid w:val="00614D2B"/>
    <w:rsid w:val="00614E32"/>
    <w:rsid w:val="00614E99"/>
    <w:rsid w:val="00614FBC"/>
    <w:rsid w:val="00614FCD"/>
    <w:rsid w:val="006155B0"/>
    <w:rsid w:val="00615B0B"/>
    <w:rsid w:val="00615CB4"/>
    <w:rsid w:val="00615FE4"/>
    <w:rsid w:val="006164C1"/>
    <w:rsid w:val="00616890"/>
    <w:rsid w:val="0061694F"/>
    <w:rsid w:val="00616D39"/>
    <w:rsid w:val="0061728B"/>
    <w:rsid w:val="006178A4"/>
    <w:rsid w:val="006179E0"/>
    <w:rsid w:val="00617A63"/>
    <w:rsid w:val="00617B84"/>
    <w:rsid w:val="00617FED"/>
    <w:rsid w:val="0062012E"/>
    <w:rsid w:val="0062014B"/>
    <w:rsid w:val="006202C3"/>
    <w:rsid w:val="006204A0"/>
    <w:rsid w:val="00620529"/>
    <w:rsid w:val="00620835"/>
    <w:rsid w:val="00620871"/>
    <w:rsid w:val="00620B15"/>
    <w:rsid w:val="00620B62"/>
    <w:rsid w:val="00620D3F"/>
    <w:rsid w:val="006210D2"/>
    <w:rsid w:val="006214D0"/>
    <w:rsid w:val="006216C6"/>
    <w:rsid w:val="006217A6"/>
    <w:rsid w:val="006218DA"/>
    <w:rsid w:val="00621A84"/>
    <w:rsid w:val="00621D5E"/>
    <w:rsid w:val="00622071"/>
    <w:rsid w:val="00622226"/>
    <w:rsid w:val="00622448"/>
    <w:rsid w:val="00622649"/>
    <w:rsid w:val="0062285A"/>
    <w:rsid w:val="00622889"/>
    <w:rsid w:val="00622897"/>
    <w:rsid w:val="00622BB0"/>
    <w:rsid w:val="00622C9A"/>
    <w:rsid w:val="00622EC7"/>
    <w:rsid w:val="006233BA"/>
    <w:rsid w:val="00623863"/>
    <w:rsid w:val="00623C11"/>
    <w:rsid w:val="00623C30"/>
    <w:rsid w:val="00623C3A"/>
    <w:rsid w:val="00623F28"/>
    <w:rsid w:val="00623F2E"/>
    <w:rsid w:val="00623F43"/>
    <w:rsid w:val="006241BA"/>
    <w:rsid w:val="0062433B"/>
    <w:rsid w:val="00624487"/>
    <w:rsid w:val="006244DA"/>
    <w:rsid w:val="0062464D"/>
    <w:rsid w:val="00624767"/>
    <w:rsid w:val="00624789"/>
    <w:rsid w:val="00624865"/>
    <w:rsid w:val="00624B16"/>
    <w:rsid w:val="006250A1"/>
    <w:rsid w:val="0062512C"/>
    <w:rsid w:val="006252BE"/>
    <w:rsid w:val="006252FD"/>
    <w:rsid w:val="00625B5B"/>
    <w:rsid w:val="00625E80"/>
    <w:rsid w:val="00625F4B"/>
    <w:rsid w:val="006262BA"/>
    <w:rsid w:val="006265A2"/>
    <w:rsid w:val="006265F2"/>
    <w:rsid w:val="006266DF"/>
    <w:rsid w:val="006268EB"/>
    <w:rsid w:val="00626ADB"/>
    <w:rsid w:val="00626E02"/>
    <w:rsid w:val="006271C9"/>
    <w:rsid w:val="00627541"/>
    <w:rsid w:val="0062776F"/>
    <w:rsid w:val="00627C6A"/>
    <w:rsid w:val="00627CAF"/>
    <w:rsid w:val="00627EE4"/>
    <w:rsid w:val="0063020F"/>
    <w:rsid w:val="00630BA9"/>
    <w:rsid w:val="00630E50"/>
    <w:rsid w:val="0063102D"/>
    <w:rsid w:val="006317E1"/>
    <w:rsid w:val="00631833"/>
    <w:rsid w:val="00631C0E"/>
    <w:rsid w:val="00631E67"/>
    <w:rsid w:val="00631E80"/>
    <w:rsid w:val="0063291E"/>
    <w:rsid w:val="00632CAA"/>
    <w:rsid w:val="00632F69"/>
    <w:rsid w:val="0063303D"/>
    <w:rsid w:val="00633832"/>
    <w:rsid w:val="00633980"/>
    <w:rsid w:val="00633A36"/>
    <w:rsid w:val="00633B66"/>
    <w:rsid w:val="00633BCC"/>
    <w:rsid w:val="00633C5D"/>
    <w:rsid w:val="00633E53"/>
    <w:rsid w:val="00634213"/>
    <w:rsid w:val="00634A84"/>
    <w:rsid w:val="00634B73"/>
    <w:rsid w:val="00634BBE"/>
    <w:rsid w:val="00634D83"/>
    <w:rsid w:val="006353EB"/>
    <w:rsid w:val="0063563C"/>
    <w:rsid w:val="0063565D"/>
    <w:rsid w:val="00635972"/>
    <w:rsid w:val="00635BB7"/>
    <w:rsid w:val="00635D9F"/>
    <w:rsid w:val="00636257"/>
    <w:rsid w:val="006364EE"/>
    <w:rsid w:val="00636BB8"/>
    <w:rsid w:val="00636F74"/>
    <w:rsid w:val="00637010"/>
    <w:rsid w:val="0063710E"/>
    <w:rsid w:val="00637280"/>
    <w:rsid w:val="00637292"/>
    <w:rsid w:val="00637778"/>
    <w:rsid w:val="0064018D"/>
    <w:rsid w:val="006405A5"/>
    <w:rsid w:val="0064066E"/>
    <w:rsid w:val="0064070B"/>
    <w:rsid w:val="00640AB7"/>
    <w:rsid w:val="00640CED"/>
    <w:rsid w:val="00640EA7"/>
    <w:rsid w:val="00641126"/>
    <w:rsid w:val="006411D5"/>
    <w:rsid w:val="00641400"/>
    <w:rsid w:val="0064155E"/>
    <w:rsid w:val="00641A19"/>
    <w:rsid w:val="00641A84"/>
    <w:rsid w:val="006422D9"/>
    <w:rsid w:val="0064240B"/>
    <w:rsid w:val="0064240E"/>
    <w:rsid w:val="00642741"/>
    <w:rsid w:val="00642E02"/>
    <w:rsid w:val="00642E68"/>
    <w:rsid w:val="00643259"/>
    <w:rsid w:val="00643D64"/>
    <w:rsid w:val="00643DA4"/>
    <w:rsid w:val="00643E14"/>
    <w:rsid w:val="0064409B"/>
    <w:rsid w:val="006442D6"/>
    <w:rsid w:val="0064438C"/>
    <w:rsid w:val="00644883"/>
    <w:rsid w:val="00644893"/>
    <w:rsid w:val="006448AB"/>
    <w:rsid w:val="00644A92"/>
    <w:rsid w:val="00644FB3"/>
    <w:rsid w:val="0064532D"/>
    <w:rsid w:val="006454E5"/>
    <w:rsid w:val="006456D2"/>
    <w:rsid w:val="00645AD8"/>
    <w:rsid w:val="00645B7F"/>
    <w:rsid w:val="00646172"/>
    <w:rsid w:val="0064627E"/>
    <w:rsid w:val="006463B7"/>
    <w:rsid w:val="0064658E"/>
    <w:rsid w:val="006468F2"/>
    <w:rsid w:val="006469BF"/>
    <w:rsid w:val="0064721A"/>
    <w:rsid w:val="00647296"/>
    <w:rsid w:val="00647425"/>
    <w:rsid w:val="0064742B"/>
    <w:rsid w:val="0064776F"/>
    <w:rsid w:val="006500E8"/>
    <w:rsid w:val="00650230"/>
    <w:rsid w:val="00650298"/>
    <w:rsid w:val="00650B83"/>
    <w:rsid w:val="00650BC0"/>
    <w:rsid w:val="00650CEF"/>
    <w:rsid w:val="00651082"/>
    <w:rsid w:val="006510EB"/>
    <w:rsid w:val="00651215"/>
    <w:rsid w:val="00651251"/>
    <w:rsid w:val="0065148A"/>
    <w:rsid w:val="00651715"/>
    <w:rsid w:val="00651B9D"/>
    <w:rsid w:val="00651EC3"/>
    <w:rsid w:val="00652235"/>
    <w:rsid w:val="00652770"/>
    <w:rsid w:val="00652BCD"/>
    <w:rsid w:val="00652D59"/>
    <w:rsid w:val="00653189"/>
    <w:rsid w:val="006531A2"/>
    <w:rsid w:val="00653254"/>
    <w:rsid w:val="006532F9"/>
    <w:rsid w:val="00653362"/>
    <w:rsid w:val="00653708"/>
    <w:rsid w:val="00653784"/>
    <w:rsid w:val="006539B8"/>
    <w:rsid w:val="0065443E"/>
    <w:rsid w:val="0065481F"/>
    <w:rsid w:val="00654B09"/>
    <w:rsid w:val="00654BCD"/>
    <w:rsid w:val="00654C7C"/>
    <w:rsid w:val="00655078"/>
    <w:rsid w:val="0065507E"/>
    <w:rsid w:val="006552B9"/>
    <w:rsid w:val="00655487"/>
    <w:rsid w:val="0065566B"/>
    <w:rsid w:val="00655689"/>
    <w:rsid w:val="00655BFE"/>
    <w:rsid w:val="00655CD5"/>
    <w:rsid w:val="006562D0"/>
    <w:rsid w:val="0065638F"/>
    <w:rsid w:val="006566EB"/>
    <w:rsid w:val="006567B0"/>
    <w:rsid w:val="00656C2C"/>
    <w:rsid w:val="00657A75"/>
    <w:rsid w:val="00657AE6"/>
    <w:rsid w:val="00657C0D"/>
    <w:rsid w:val="00657FB2"/>
    <w:rsid w:val="00660038"/>
    <w:rsid w:val="0066021B"/>
    <w:rsid w:val="0066040F"/>
    <w:rsid w:val="006607A7"/>
    <w:rsid w:val="00660800"/>
    <w:rsid w:val="006609BF"/>
    <w:rsid w:val="00660F70"/>
    <w:rsid w:val="0066100B"/>
    <w:rsid w:val="00661098"/>
    <w:rsid w:val="006610AC"/>
    <w:rsid w:val="0066128B"/>
    <w:rsid w:val="0066141A"/>
    <w:rsid w:val="00661A65"/>
    <w:rsid w:val="00661A72"/>
    <w:rsid w:val="00661CC5"/>
    <w:rsid w:val="00661E81"/>
    <w:rsid w:val="006620D2"/>
    <w:rsid w:val="006620F6"/>
    <w:rsid w:val="00662446"/>
    <w:rsid w:val="006628D7"/>
    <w:rsid w:val="00662B32"/>
    <w:rsid w:val="00662D3A"/>
    <w:rsid w:val="006630C4"/>
    <w:rsid w:val="00663CC6"/>
    <w:rsid w:val="00663D37"/>
    <w:rsid w:val="00663E78"/>
    <w:rsid w:val="00663EE3"/>
    <w:rsid w:val="00664189"/>
    <w:rsid w:val="006641A1"/>
    <w:rsid w:val="006643D5"/>
    <w:rsid w:val="006645A5"/>
    <w:rsid w:val="0066461B"/>
    <w:rsid w:val="00664B64"/>
    <w:rsid w:val="00664B99"/>
    <w:rsid w:val="00664E67"/>
    <w:rsid w:val="00664F2F"/>
    <w:rsid w:val="00664F98"/>
    <w:rsid w:val="00664FD5"/>
    <w:rsid w:val="006650EA"/>
    <w:rsid w:val="00665975"/>
    <w:rsid w:val="00665C07"/>
    <w:rsid w:val="00665C62"/>
    <w:rsid w:val="00666104"/>
    <w:rsid w:val="00666139"/>
    <w:rsid w:val="00666146"/>
    <w:rsid w:val="006661DF"/>
    <w:rsid w:val="006664C8"/>
    <w:rsid w:val="00666772"/>
    <w:rsid w:val="00666CC0"/>
    <w:rsid w:val="00666DD4"/>
    <w:rsid w:val="00666F65"/>
    <w:rsid w:val="00667430"/>
    <w:rsid w:val="00667634"/>
    <w:rsid w:val="0066788F"/>
    <w:rsid w:val="00667A2A"/>
    <w:rsid w:val="00667CC9"/>
    <w:rsid w:val="00667DA2"/>
    <w:rsid w:val="006704BB"/>
    <w:rsid w:val="006704D9"/>
    <w:rsid w:val="0067052B"/>
    <w:rsid w:val="0067053D"/>
    <w:rsid w:val="00670975"/>
    <w:rsid w:val="00670E45"/>
    <w:rsid w:val="00671079"/>
    <w:rsid w:val="0067127F"/>
    <w:rsid w:val="00671990"/>
    <w:rsid w:val="00671A6D"/>
    <w:rsid w:val="00671E77"/>
    <w:rsid w:val="00671EBB"/>
    <w:rsid w:val="00671F72"/>
    <w:rsid w:val="0067210C"/>
    <w:rsid w:val="00672725"/>
    <w:rsid w:val="00672970"/>
    <w:rsid w:val="006731D9"/>
    <w:rsid w:val="00673258"/>
    <w:rsid w:val="00673AB1"/>
    <w:rsid w:val="00673AEF"/>
    <w:rsid w:val="00673C3D"/>
    <w:rsid w:val="00673D08"/>
    <w:rsid w:val="006740B2"/>
    <w:rsid w:val="006746EE"/>
    <w:rsid w:val="00674A91"/>
    <w:rsid w:val="00674B82"/>
    <w:rsid w:val="00674BA6"/>
    <w:rsid w:val="00674E2B"/>
    <w:rsid w:val="00674EE6"/>
    <w:rsid w:val="00674EF1"/>
    <w:rsid w:val="0067505E"/>
    <w:rsid w:val="006750B5"/>
    <w:rsid w:val="00675260"/>
    <w:rsid w:val="006755FA"/>
    <w:rsid w:val="00675924"/>
    <w:rsid w:val="00675CF0"/>
    <w:rsid w:val="00675EFD"/>
    <w:rsid w:val="00675FB0"/>
    <w:rsid w:val="00676041"/>
    <w:rsid w:val="00676299"/>
    <w:rsid w:val="00676E21"/>
    <w:rsid w:val="00676EF0"/>
    <w:rsid w:val="00677016"/>
    <w:rsid w:val="0067787E"/>
    <w:rsid w:val="00677D8E"/>
    <w:rsid w:val="00677E58"/>
    <w:rsid w:val="006800F2"/>
    <w:rsid w:val="00680676"/>
    <w:rsid w:val="006808C0"/>
    <w:rsid w:val="006808F4"/>
    <w:rsid w:val="00680BCE"/>
    <w:rsid w:val="00680C88"/>
    <w:rsid w:val="00680CD2"/>
    <w:rsid w:val="00680FC4"/>
    <w:rsid w:val="00680FED"/>
    <w:rsid w:val="006812A5"/>
    <w:rsid w:val="00681D95"/>
    <w:rsid w:val="00681F56"/>
    <w:rsid w:val="0068235B"/>
    <w:rsid w:val="00682641"/>
    <w:rsid w:val="00682789"/>
    <w:rsid w:val="00682A39"/>
    <w:rsid w:val="00682FD8"/>
    <w:rsid w:val="0068358C"/>
    <w:rsid w:val="006835F0"/>
    <w:rsid w:val="00683680"/>
    <w:rsid w:val="006836E2"/>
    <w:rsid w:val="006837D1"/>
    <w:rsid w:val="006839E3"/>
    <w:rsid w:val="0068420E"/>
    <w:rsid w:val="00684591"/>
    <w:rsid w:val="00684A2E"/>
    <w:rsid w:val="00684E14"/>
    <w:rsid w:val="00684E39"/>
    <w:rsid w:val="0068523D"/>
    <w:rsid w:val="0068548B"/>
    <w:rsid w:val="006854EB"/>
    <w:rsid w:val="006856EC"/>
    <w:rsid w:val="00685A2D"/>
    <w:rsid w:val="00685A6A"/>
    <w:rsid w:val="00685B03"/>
    <w:rsid w:val="00685C73"/>
    <w:rsid w:val="0068637A"/>
    <w:rsid w:val="00686597"/>
    <w:rsid w:val="006868F9"/>
    <w:rsid w:val="00686C87"/>
    <w:rsid w:val="00686C9E"/>
    <w:rsid w:val="00686D26"/>
    <w:rsid w:val="00686D46"/>
    <w:rsid w:val="00686DAD"/>
    <w:rsid w:val="00687028"/>
    <w:rsid w:val="006870A4"/>
    <w:rsid w:val="0068711E"/>
    <w:rsid w:val="006872E5"/>
    <w:rsid w:val="0068764E"/>
    <w:rsid w:val="00687758"/>
    <w:rsid w:val="0068784C"/>
    <w:rsid w:val="006879F7"/>
    <w:rsid w:val="00687A3E"/>
    <w:rsid w:val="00687D5D"/>
    <w:rsid w:val="00687E43"/>
    <w:rsid w:val="0069000D"/>
    <w:rsid w:val="00690204"/>
    <w:rsid w:val="00690271"/>
    <w:rsid w:val="0069034B"/>
    <w:rsid w:val="00690632"/>
    <w:rsid w:val="00690846"/>
    <w:rsid w:val="00690C59"/>
    <w:rsid w:val="00691ECD"/>
    <w:rsid w:val="00692007"/>
    <w:rsid w:val="0069212F"/>
    <w:rsid w:val="0069225A"/>
    <w:rsid w:val="00692DDB"/>
    <w:rsid w:val="00692EFC"/>
    <w:rsid w:val="00692FB9"/>
    <w:rsid w:val="00693198"/>
    <w:rsid w:val="0069322B"/>
    <w:rsid w:val="006932AD"/>
    <w:rsid w:val="006934BA"/>
    <w:rsid w:val="00693A4E"/>
    <w:rsid w:val="00693DE3"/>
    <w:rsid w:val="00694119"/>
    <w:rsid w:val="006943A2"/>
    <w:rsid w:val="0069440E"/>
    <w:rsid w:val="00694436"/>
    <w:rsid w:val="006947EA"/>
    <w:rsid w:val="0069482F"/>
    <w:rsid w:val="00694B99"/>
    <w:rsid w:val="00695017"/>
    <w:rsid w:val="0069532F"/>
    <w:rsid w:val="0069564F"/>
    <w:rsid w:val="00695777"/>
    <w:rsid w:val="00695813"/>
    <w:rsid w:val="00695958"/>
    <w:rsid w:val="00695A9A"/>
    <w:rsid w:val="00695AE1"/>
    <w:rsid w:val="00695BC9"/>
    <w:rsid w:val="00695C94"/>
    <w:rsid w:val="00695CEE"/>
    <w:rsid w:val="00695DB1"/>
    <w:rsid w:val="00695F93"/>
    <w:rsid w:val="006960DA"/>
    <w:rsid w:val="006961A8"/>
    <w:rsid w:val="006962F6"/>
    <w:rsid w:val="006963B5"/>
    <w:rsid w:val="006963D7"/>
    <w:rsid w:val="00696628"/>
    <w:rsid w:val="006968C7"/>
    <w:rsid w:val="00696CF4"/>
    <w:rsid w:val="00696EE7"/>
    <w:rsid w:val="006979D3"/>
    <w:rsid w:val="00697A29"/>
    <w:rsid w:val="00697DE8"/>
    <w:rsid w:val="006A03F3"/>
    <w:rsid w:val="006A0711"/>
    <w:rsid w:val="006A0BB7"/>
    <w:rsid w:val="006A1136"/>
    <w:rsid w:val="006A1265"/>
    <w:rsid w:val="006A1374"/>
    <w:rsid w:val="006A1573"/>
    <w:rsid w:val="006A184A"/>
    <w:rsid w:val="006A1ADE"/>
    <w:rsid w:val="006A1D9B"/>
    <w:rsid w:val="006A2231"/>
    <w:rsid w:val="006A240E"/>
    <w:rsid w:val="006A24F3"/>
    <w:rsid w:val="006A251C"/>
    <w:rsid w:val="006A262D"/>
    <w:rsid w:val="006A2676"/>
    <w:rsid w:val="006A26A4"/>
    <w:rsid w:val="006A293A"/>
    <w:rsid w:val="006A2D02"/>
    <w:rsid w:val="006A2F63"/>
    <w:rsid w:val="006A3347"/>
    <w:rsid w:val="006A34BA"/>
    <w:rsid w:val="006A34D7"/>
    <w:rsid w:val="006A3D7B"/>
    <w:rsid w:val="006A4021"/>
    <w:rsid w:val="006A4536"/>
    <w:rsid w:val="006A48B0"/>
    <w:rsid w:val="006A4B76"/>
    <w:rsid w:val="006A4BA3"/>
    <w:rsid w:val="006A5085"/>
    <w:rsid w:val="006A518B"/>
    <w:rsid w:val="006A58DF"/>
    <w:rsid w:val="006A5D56"/>
    <w:rsid w:val="006A5DF8"/>
    <w:rsid w:val="006A6344"/>
    <w:rsid w:val="006A66DC"/>
    <w:rsid w:val="006A677C"/>
    <w:rsid w:val="006A6A5B"/>
    <w:rsid w:val="006A6CE0"/>
    <w:rsid w:val="006A7290"/>
    <w:rsid w:val="006A72F2"/>
    <w:rsid w:val="006A7416"/>
    <w:rsid w:val="006A77FF"/>
    <w:rsid w:val="006A7C13"/>
    <w:rsid w:val="006B046C"/>
    <w:rsid w:val="006B04A4"/>
    <w:rsid w:val="006B0BF8"/>
    <w:rsid w:val="006B0D94"/>
    <w:rsid w:val="006B0EE4"/>
    <w:rsid w:val="006B11C2"/>
    <w:rsid w:val="006B1322"/>
    <w:rsid w:val="006B14FE"/>
    <w:rsid w:val="006B1762"/>
    <w:rsid w:val="006B17E5"/>
    <w:rsid w:val="006B1995"/>
    <w:rsid w:val="006B2381"/>
    <w:rsid w:val="006B23B2"/>
    <w:rsid w:val="006B25B6"/>
    <w:rsid w:val="006B2BD4"/>
    <w:rsid w:val="006B2D30"/>
    <w:rsid w:val="006B3799"/>
    <w:rsid w:val="006B37BA"/>
    <w:rsid w:val="006B37D7"/>
    <w:rsid w:val="006B389D"/>
    <w:rsid w:val="006B3953"/>
    <w:rsid w:val="006B39C0"/>
    <w:rsid w:val="006B3A8F"/>
    <w:rsid w:val="006B3D60"/>
    <w:rsid w:val="006B3D76"/>
    <w:rsid w:val="006B4488"/>
    <w:rsid w:val="006B47EC"/>
    <w:rsid w:val="006B49A0"/>
    <w:rsid w:val="006B49E6"/>
    <w:rsid w:val="006B4AD8"/>
    <w:rsid w:val="006B4D11"/>
    <w:rsid w:val="006B4DBA"/>
    <w:rsid w:val="006B4FD7"/>
    <w:rsid w:val="006B5704"/>
    <w:rsid w:val="006B58C5"/>
    <w:rsid w:val="006B6145"/>
    <w:rsid w:val="006B6559"/>
    <w:rsid w:val="006B65CC"/>
    <w:rsid w:val="006B677E"/>
    <w:rsid w:val="006B6903"/>
    <w:rsid w:val="006B6CA6"/>
    <w:rsid w:val="006B713C"/>
    <w:rsid w:val="006B7285"/>
    <w:rsid w:val="006B770E"/>
    <w:rsid w:val="006B7736"/>
    <w:rsid w:val="006B7B07"/>
    <w:rsid w:val="006B7E09"/>
    <w:rsid w:val="006B7E2F"/>
    <w:rsid w:val="006C0594"/>
    <w:rsid w:val="006C05D6"/>
    <w:rsid w:val="006C079E"/>
    <w:rsid w:val="006C0A0F"/>
    <w:rsid w:val="006C0A16"/>
    <w:rsid w:val="006C0A20"/>
    <w:rsid w:val="006C0A59"/>
    <w:rsid w:val="006C0D98"/>
    <w:rsid w:val="006C0F11"/>
    <w:rsid w:val="006C114D"/>
    <w:rsid w:val="006C122C"/>
    <w:rsid w:val="006C1268"/>
    <w:rsid w:val="006C187F"/>
    <w:rsid w:val="006C1A58"/>
    <w:rsid w:val="006C1A63"/>
    <w:rsid w:val="006C20EA"/>
    <w:rsid w:val="006C2511"/>
    <w:rsid w:val="006C299C"/>
    <w:rsid w:val="006C2CBF"/>
    <w:rsid w:val="006C2CCC"/>
    <w:rsid w:val="006C2D74"/>
    <w:rsid w:val="006C30AE"/>
    <w:rsid w:val="006C31CD"/>
    <w:rsid w:val="006C34A4"/>
    <w:rsid w:val="006C3508"/>
    <w:rsid w:val="006C37EC"/>
    <w:rsid w:val="006C3D27"/>
    <w:rsid w:val="006C3D61"/>
    <w:rsid w:val="006C3E7E"/>
    <w:rsid w:val="006C420E"/>
    <w:rsid w:val="006C4245"/>
    <w:rsid w:val="006C451D"/>
    <w:rsid w:val="006C4526"/>
    <w:rsid w:val="006C456A"/>
    <w:rsid w:val="006C4624"/>
    <w:rsid w:val="006C46D5"/>
    <w:rsid w:val="006C4CF0"/>
    <w:rsid w:val="006C533D"/>
    <w:rsid w:val="006C55C7"/>
    <w:rsid w:val="006C55EC"/>
    <w:rsid w:val="006C5682"/>
    <w:rsid w:val="006C5914"/>
    <w:rsid w:val="006C5916"/>
    <w:rsid w:val="006C638E"/>
    <w:rsid w:val="006C6C8B"/>
    <w:rsid w:val="006C6FED"/>
    <w:rsid w:val="006C7051"/>
    <w:rsid w:val="006C7A43"/>
    <w:rsid w:val="006C7A5E"/>
    <w:rsid w:val="006C7DC0"/>
    <w:rsid w:val="006D0015"/>
    <w:rsid w:val="006D0358"/>
    <w:rsid w:val="006D047B"/>
    <w:rsid w:val="006D109B"/>
    <w:rsid w:val="006D1421"/>
    <w:rsid w:val="006D1592"/>
    <w:rsid w:val="006D17A1"/>
    <w:rsid w:val="006D1852"/>
    <w:rsid w:val="006D18E3"/>
    <w:rsid w:val="006D1BCA"/>
    <w:rsid w:val="006D1BE6"/>
    <w:rsid w:val="006D1C0C"/>
    <w:rsid w:val="006D1DB4"/>
    <w:rsid w:val="006D1E98"/>
    <w:rsid w:val="006D1F4B"/>
    <w:rsid w:val="006D214F"/>
    <w:rsid w:val="006D21B3"/>
    <w:rsid w:val="006D244D"/>
    <w:rsid w:val="006D2458"/>
    <w:rsid w:val="006D2605"/>
    <w:rsid w:val="006D2743"/>
    <w:rsid w:val="006D28E7"/>
    <w:rsid w:val="006D2A54"/>
    <w:rsid w:val="006D2B64"/>
    <w:rsid w:val="006D2F79"/>
    <w:rsid w:val="006D3168"/>
    <w:rsid w:val="006D3185"/>
    <w:rsid w:val="006D3AD3"/>
    <w:rsid w:val="006D3BC1"/>
    <w:rsid w:val="006D3BC9"/>
    <w:rsid w:val="006D3FB8"/>
    <w:rsid w:val="006D48A2"/>
    <w:rsid w:val="006D4A25"/>
    <w:rsid w:val="006D4CF0"/>
    <w:rsid w:val="006D509E"/>
    <w:rsid w:val="006D51CE"/>
    <w:rsid w:val="006D55AA"/>
    <w:rsid w:val="006D5F94"/>
    <w:rsid w:val="006D6590"/>
    <w:rsid w:val="006D688D"/>
    <w:rsid w:val="006D69B9"/>
    <w:rsid w:val="006D6B98"/>
    <w:rsid w:val="006D6BDD"/>
    <w:rsid w:val="006D6BE2"/>
    <w:rsid w:val="006D6C94"/>
    <w:rsid w:val="006D7695"/>
    <w:rsid w:val="006D76E9"/>
    <w:rsid w:val="006D772A"/>
    <w:rsid w:val="006D7C86"/>
    <w:rsid w:val="006D7D23"/>
    <w:rsid w:val="006D7D64"/>
    <w:rsid w:val="006E00FF"/>
    <w:rsid w:val="006E07FC"/>
    <w:rsid w:val="006E086F"/>
    <w:rsid w:val="006E0974"/>
    <w:rsid w:val="006E0B73"/>
    <w:rsid w:val="006E0FAE"/>
    <w:rsid w:val="006E15B8"/>
    <w:rsid w:val="006E19AC"/>
    <w:rsid w:val="006E19D3"/>
    <w:rsid w:val="006E1B20"/>
    <w:rsid w:val="006E1D33"/>
    <w:rsid w:val="006E1EFA"/>
    <w:rsid w:val="006E1FDE"/>
    <w:rsid w:val="006E22E8"/>
    <w:rsid w:val="006E235E"/>
    <w:rsid w:val="006E2408"/>
    <w:rsid w:val="006E27E8"/>
    <w:rsid w:val="006E2954"/>
    <w:rsid w:val="006E2D69"/>
    <w:rsid w:val="006E2F1A"/>
    <w:rsid w:val="006E31AE"/>
    <w:rsid w:val="006E334E"/>
    <w:rsid w:val="006E37C2"/>
    <w:rsid w:val="006E38FC"/>
    <w:rsid w:val="006E398C"/>
    <w:rsid w:val="006E3B13"/>
    <w:rsid w:val="006E3CF6"/>
    <w:rsid w:val="006E3DB2"/>
    <w:rsid w:val="006E3E0A"/>
    <w:rsid w:val="006E3ED4"/>
    <w:rsid w:val="006E46C5"/>
    <w:rsid w:val="006E49A5"/>
    <w:rsid w:val="006E4B22"/>
    <w:rsid w:val="006E4EC4"/>
    <w:rsid w:val="006E5445"/>
    <w:rsid w:val="006E5744"/>
    <w:rsid w:val="006E595F"/>
    <w:rsid w:val="006E5C78"/>
    <w:rsid w:val="006E5EE4"/>
    <w:rsid w:val="006E5F39"/>
    <w:rsid w:val="006E6261"/>
    <w:rsid w:val="006E631B"/>
    <w:rsid w:val="006E685A"/>
    <w:rsid w:val="006E6B99"/>
    <w:rsid w:val="006E7005"/>
    <w:rsid w:val="006E7530"/>
    <w:rsid w:val="006E764D"/>
    <w:rsid w:val="006E7820"/>
    <w:rsid w:val="006E7A0D"/>
    <w:rsid w:val="006E7B24"/>
    <w:rsid w:val="006E7C8E"/>
    <w:rsid w:val="006E7F8F"/>
    <w:rsid w:val="006F033B"/>
    <w:rsid w:val="006F037A"/>
    <w:rsid w:val="006F041D"/>
    <w:rsid w:val="006F073B"/>
    <w:rsid w:val="006F0770"/>
    <w:rsid w:val="006F098C"/>
    <w:rsid w:val="006F0D2C"/>
    <w:rsid w:val="006F0E9C"/>
    <w:rsid w:val="006F1186"/>
    <w:rsid w:val="006F1205"/>
    <w:rsid w:val="006F1A9B"/>
    <w:rsid w:val="006F1B48"/>
    <w:rsid w:val="006F1D01"/>
    <w:rsid w:val="006F1E8D"/>
    <w:rsid w:val="006F2262"/>
    <w:rsid w:val="006F2816"/>
    <w:rsid w:val="006F2AFF"/>
    <w:rsid w:val="006F3018"/>
    <w:rsid w:val="006F3086"/>
    <w:rsid w:val="006F34DA"/>
    <w:rsid w:val="006F35B3"/>
    <w:rsid w:val="006F35C0"/>
    <w:rsid w:val="006F3656"/>
    <w:rsid w:val="006F368D"/>
    <w:rsid w:val="006F3765"/>
    <w:rsid w:val="006F4358"/>
    <w:rsid w:val="006F4761"/>
    <w:rsid w:val="006F487A"/>
    <w:rsid w:val="006F4AF0"/>
    <w:rsid w:val="006F4AF4"/>
    <w:rsid w:val="006F4BB7"/>
    <w:rsid w:val="006F53DD"/>
    <w:rsid w:val="006F5C1A"/>
    <w:rsid w:val="006F5E8F"/>
    <w:rsid w:val="006F5EE9"/>
    <w:rsid w:val="006F5F8D"/>
    <w:rsid w:val="006F6A55"/>
    <w:rsid w:val="006F6B45"/>
    <w:rsid w:val="006F6EC4"/>
    <w:rsid w:val="006F71F4"/>
    <w:rsid w:val="006F7459"/>
    <w:rsid w:val="006F7755"/>
    <w:rsid w:val="006F7991"/>
    <w:rsid w:val="006F7DEF"/>
    <w:rsid w:val="007000B0"/>
    <w:rsid w:val="00700102"/>
    <w:rsid w:val="00700752"/>
    <w:rsid w:val="00700867"/>
    <w:rsid w:val="0070097D"/>
    <w:rsid w:val="00700A95"/>
    <w:rsid w:val="00700AD0"/>
    <w:rsid w:val="00701145"/>
    <w:rsid w:val="00701980"/>
    <w:rsid w:val="00701AA1"/>
    <w:rsid w:val="00701E78"/>
    <w:rsid w:val="007024F4"/>
    <w:rsid w:val="00702910"/>
    <w:rsid w:val="00702B8B"/>
    <w:rsid w:val="00703178"/>
    <w:rsid w:val="00703188"/>
    <w:rsid w:val="007031A2"/>
    <w:rsid w:val="0070321D"/>
    <w:rsid w:val="0070336B"/>
    <w:rsid w:val="007034C5"/>
    <w:rsid w:val="007039B5"/>
    <w:rsid w:val="00703D2E"/>
    <w:rsid w:val="0070403D"/>
    <w:rsid w:val="0070421C"/>
    <w:rsid w:val="0070422C"/>
    <w:rsid w:val="00704408"/>
    <w:rsid w:val="0070487F"/>
    <w:rsid w:val="00704970"/>
    <w:rsid w:val="007053D3"/>
    <w:rsid w:val="00705512"/>
    <w:rsid w:val="007055CC"/>
    <w:rsid w:val="00705638"/>
    <w:rsid w:val="00705769"/>
    <w:rsid w:val="007057BA"/>
    <w:rsid w:val="00705AE7"/>
    <w:rsid w:val="00706189"/>
    <w:rsid w:val="007062C0"/>
    <w:rsid w:val="00706406"/>
    <w:rsid w:val="0070646B"/>
    <w:rsid w:val="007065F6"/>
    <w:rsid w:val="00706633"/>
    <w:rsid w:val="0070679A"/>
    <w:rsid w:val="00707185"/>
    <w:rsid w:val="00707741"/>
    <w:rsid w:val="0070794C"/>
    <w:rsid w:val="007079AF"/>
    <w:rsid w:val="00707AD8"/>
    <w:rsid w:val="00710180"/>
    <w:rsid w:val="00710495"/>
    <w:rsid w:val="007105DD"/>
    <w:rsid w:val="00710DDD"/>
    <w:rsid w:val="00710FF1"/>
    <w:rsid w:val="00711075"/>
    <w:rsid w:val="0071143B"/>
    <w:rsid w:val="007114AE"/>
    <w:rsid w:val="00711738"/>
    <w:rsid w:val="0071186E"/>
    <w:rsid w:val="00711A49"/>
    <w:rsid w:val="00712015"/>
    <w:rsid w:val="00712219"/>
    <w:rsid w:val="0071230A"/>
    <w:rsid w:val="007123F0"/>
    <w:rsid w:val="00712460"/>
    <w:rsid w:val="007124C9"/>
    <w:rsid w:val="00712A23"/>
    <w:rsid w:val="00712C11"/>
    <w:rsid w:val="00713221"/>
    <w:rsid w:val="007132CF"/>
    <w:rsid w:val="00713331"/>
    <w:rsid w:val="00713494"/>
    <w:rsid w:val="00713661"/>
    <w:rsid w:val="00713687"/>
    <w:rsid w:val="007137DB"/>
    <w:rsid w:val="00713CA4"/>
    <w:rsid w:val="00713D4C"/>
    <w:rsid w:val="00714010"/>
    <w:rsid w:val="00714075"/>
    <w:rsid w:val="0071407D"/>
    <w:rsid w:val="007143FF"/>
    <w:rsid w:val="007144CE"/>
    <w:rsid w:val="007144D0"/>
    <w:rsid w:val="00714664"/>
    <w:rsid w:val="00714855"/>
    <w:rsid w:val="0071520F"/>
    <w:rsid w:val="0071561E"/>
    <w:rsid w:val="00715A6F"/>
    <w:rsid w:val="00715B2F"/>
    <w:rsid w:val="00716223"/>
    <w:rsid w:val="00716751"/>
    <w:rsid w:val="00716810"/>
    <w:rsid w:val="00717047"/>
    <w:rsid w:val="00717278"/>
    <w:rsid w:val="00717BFB"/>
    <w:rsid w:val="00717C2E"/>
    <w:rsid w:val="00717CC6"/>
    <w:rsid w:val="00717D3E"/>
    <w:rsid w:val="00720011"/>
    <w:rsid w:val="007202D3"/>
    <w:rsid w:val="00720485"/>
    <w:rsid w:val="007207D0"/>
    <w:rsid w:val="00720B13"/>
    <w:rsid w:val="007212C4"/>
    <w:rsid w:val="00721405"/>
    <w:rsid w:val="007217EE"/>
    <w:rsid w:val="00721829"/>
    <w:rsid w:val="007219BB"/>
    <w:rsid w:val="00721AFE"/>
    <w:rsid w:val="00721B6C"/>
    <w:rsid w:val="00721F1B"/>
    <w:rsid w:val="0072203C"/>
    <w:rsid w:val="007222F5"/>
    <w:rsid w:val="007225FF"/>
    <w:rsid w:val="0072261C"/>
    <w:rsid w:val="00722E7C"/>
    <w:rsid w:val="00722FFC"/>
    <w:rsid w:val="007231B1"/>
    <w:rsid w:val="007233F3"/>
    <w:rsid w:val="00723420"/>
    <w:rsid w:val="0072382C"/>
    <w:rsid w:val="00723AE3"/>
    <w:rsid w:val="00723AF0"/>
    <w:rsid w:val="00723BAA"/>
    <w:rsid w:val="00723CE2"/>
    <w:rsid w:val="00723DC1"/>
    <w:rsid w:val="007244BE"/>
    <w:rsid w:val="0072477D"/>
    <w:rsid w:val="007249A5"/>
    <w:rsid w:val="00724A8C"/>
    <w:rsid w:val="00725116"/>
    <w:rsid w:val="007253F1"/>
    <w:rsid w:val="00725803"/>
    <w:rsid w:val="0072597D"/>
    <w:rsid w:val="00725DDA"/>
    <w:rsid w:val="00725F9B"/>
    <w:rsid w:val="00725FC3"/>
    <w:rsid w:val="0072614F"/>
    <w:rsid w:val="007262CC"/>
    <w:rsid w:val="007262EC"/>
    <w:rsid w:val="00726F68"/>
    <w:rsid w:val="007276EE"/>
    <w:rsid w:val="00727AD3"/>
    <w:rsid w:val="00727BFA"/>
    <w:rsid w:val="00727CA2"/>
    <w:rsid w:val="00727F18"/>
    <w:rsid w:val="00730276"/>
    <w:rsid w:val="00730315"/>
    <w:rsid w:val="00730320"/>
    <w:rsid w:val="007303D8"/>
    <w:rsid w:val="00730EA4"/>
    <w:rsid w:val="007318C8"/>
    <w:rsid w:val="007321F8"/>
    <w:rsid w:val="00732334"/>
    <w:rsid w:val="00732640"/>
    <w:rsid w:val="00732674"/>
    <w:rsid w:val="0073272A"/>
    <w:rsid w:val="007327F9"/>
    <w:rsid w:val="0073284C"/>
    <w:rsid w:val="00732BCF"/>
    <w:rsid w:val="00732CAE"/>
    <w:rsid w:val="00732D78"/>
    <w:rsid w:val="00732E9D"/>
    <w:rsid w:val="00732F17"/>
    <w:rsid w:val="00733268"/>
    <w:rsid w:val="00733342"/>
    <w:rsid w:val="00733BD0"/>
    <w:rsid w:val="007341F2"/>
    <w:rsid w:val="0073438E"/>
    <w:rsid w:val="0073455D"/>
    <w:rsid w:val="00734F00"/>
    <w:rsid w:val="00735068"/>
    <w:rsid w:val="00735179"/>
    <w:rsid w:val="007353ED"/>
    <w:rsid w:val="0073574A"/>
    <w:rsid w:val="007358F9"/>
    <w:rsid w:val="00735A62"/>
    <w:rsid w:val="00735B6C"/>
    <w:rsid w:val="007361DA"/>
    <w:rsid w:val="007362AC"/>
    <w:rsid w:val="00736699"/>
    <w:rsid w:val="00736AB0"/>
    <w:rsid w:val="00736D13"/>
    <w:rsid w:val="00737349"/>
    <w:rsid w:val="00737360"/>
    <w:rsid w:val="007375BF"/>
    <w:rsid w:val="007379F5"/>
    <w:rsid w:val="00737D19"/>
    <w:rsid w:val="007400C7"/>
    <w:rsid w:val="007402EF"/>
    <w:rsid w:val="00740322"/>
    <w:rsid w:val="00740332"/>
    <w:rsid w:val="0074082F"/>
    <w:rsid w:val="00740C57"/>
    <w:rsid w:val="00740CE9"/>
    <w:rsid w:val="00740EB0"/>
    <w:rsid w:val="0074112E"/>
    <w:rsid w:val="007413BE"/>
    <w:rsid w:val="00741412"/>
    <w:rsid w:val="0074155B"/>
    <w:rsid w:val="0074159F"/>
    <w:rsid w:val="007415A9"/>
    <w:rsid w:val="00741846"/>
    <w:rsid w:val="00741AC2"/>
    <w:rsid w:val="00741C6A"/>
    <w:rsid w:val="00741EF9"/>
    <w:rsid w:val="00742E0A"/>
    <w:rsid w:val="00742E71"/>
    <w:rsid w:val="00743530"/>
    <w:rsid w:val="007439CE"/>
    <w:rsid w:val="00743A6C"/>
    <w:rsid w:val="00743C89"/>
    <w:rsid w:val="00743D17"/>
    <w:rsid w:val="00743D39"/>
    <w:rsid w:val="007440EB"/>
    <w:rsid w:val="00744112"/>
    <w:rsid w:val="007441FC"/>
    <w:rsid w:val="007444B8"/>
    <w:rsid w:val="007449C8"/>
    <w:rsid w:val="00744A80"/>
    <w:rsid w:val="00744B0B"/>
    <w:rsid w:val="007450DC"/>
    <w:rsid w:val="0074529C"/>
    <w:rsid w:val="00745364"/>
    <w:rsid w:val="00745750"/>
    <w:rsid w:val="00745E56"/>
    <w:rsid w:val="00746144"/>
    <w:rsid w:val="00746496"/>
    <w:rsid w:val="0074680A"/>
    <w:rsid w:val="00746847"/>
    <w:rsid w:val="007468E6"/>
    <w:rsid w:val="007469C6"/>
    <w:rsid w:val="00746DB9"/>
    <w:rsid w:val="00746FD6"/>
    <w:rsid w:val="0074733E"/>
    <w:rsid w:val="00747384"/>
    <w:rsid w:val="00747429"/>
    <w:rsid w:val="00747655"/>
    <w:rsid w:val="00747732"/>
    <w:rsid w:val="0074776D"/>
    <w:rsid w:val="007477E8"/>
    <w:rsid w:val="007477FF"/>
    <w:rsid w:val="00747AE2"/>
    <w:rsid w:val="00750204"/>
    <w:rsid w:val="007506AC"/>
    <w:rsid w:val="007506CA"/>
    <w:rsid w:val="007507A3"/>
    <w:rsid w:val="00750930"/>
    <w:rsid w:val="00750C30"/>
    <w:rsid w:val="007511C9"/>
    <w:rsid w:val="00751711"/>
    <w:rsid w:val="00751853"/>
    <w:rsid w:val="00751908"/>
    <w:rsid w:val="00751B54"/>
    <w:rsid w:val="00751D05"/>
    <w:rsid w:val="00751E9B"/>
    <w:rsid w:val="00752C11"/>
    <w:rsid w:val="00753017"/>
    <w:rsid w:val="0075381B"/>
    <w:rsid w:val="0075393F"/>
    <w:rsid w:val="00753960"/>
    <w:rsid w:val="00753B55"/>
    <w:rsid w:val="00754108"/>
    <w:rsid w:val="007543B8"/>
    <w:rsid w:val="0075454F"/>
    <w:rsid w:val="00754674"/>
    <w:rsid w:val="0075469C"/>
    <w:rsid w:val="007546A9"/>
    <w:rsid w:val="007547A8"/>
    <w:rsid w:val="00754A59"/>
    <w:rsid w:val="00754DF3"/>
    <w:rsid w:val="00754F51"/>
    <w:rsid w:val="00754FA0"/>
    <w:rsid w:val="00755087"/>
    <w:rsid w:val="007550E5"/>
    <w:rsid w:val="0075527A"/>
    <w:rsid w:val="00755542"/>
    <w:rsid w:val="00755DDB"/>
    <w:rsid w:val="00755E8E"/>
    <w:rsid w:val="007561E7"/>
    <w:rsid w:val="007562E4"/>
    <w:rsid w:val="007564A3"/>
    <w:rsid w:val="00756715"/>
    <w:rsid w:val="00756AD8"/>
    <w:rsid w:val="00756BAE"/>
    <w:rsid w:val="00756CB4"/>
    <w:rsid w:val="00756DCE"/>
    <w:rsid w:val="00756E24"/>
    <w:rsid w:val="00756F35"/>
    <w:rsid w:val="00757882"/>
    <w:rsid w:val="007578B7"/>
    <w:rsid w:val="007578E2"/>
    <w:rsid w:val="00757AEF"/>
    <w:rsid w:val="00757C84"/>
    <w:rsid w:val="00757CD0"/>
    <w:rsid w:val="00757CFB"/>
    <w:rsid w:val="00760475"/>
    <w:rsid w:val="0076064F"/>
    <w:rsid w:val="00760769"/>
    <w:rsid w:val="00760BB7"/>
    <w:rsid w:val="00760BB9"/>
    <w:rsid w:val="00760BC8"/>
    <w:rsid w:val="00760CD7"/>
    <w:rsid w:val="007611E4"/>
    <w:rsid w:val="007614F4"/>
    <w:rsid w:val="007616A6"/>
    <w:rsid w:val="0076185F"/>
    <w:rsid w:val="0076196E"/>
    <w:rsid w:val="00761C23"/>
    <w:rsid w:val="00761C71"/>
    <w:rsid w:val="00761CA6"/>
    <w:rsid w:val="00761E1A"/>
    <w:rsid w:val="00761E85"/>
    <w:rsid w:val="007622DB"/>
    <w:rsid w:val="00762458"/>
    <w:rsid w:val="00762556"/>
    <w:rsid w:val="00762741"/>
    <w:rsid w:val="00762B8F"/>
    <w:rsid w:val="00762CEC"/>
    <w:rsid w:val="00762DA5"/>
    <w:rsid w:val="00762F44"/>
    <w:rsid w:val="0076311C"/>
    <w:rsid w:val="007631A2"/>
    <w:rsid w:val="00763242"/>
    <w:rsid w:val="0076336E"/>
    <w:rsid w:val="00763B14"/>
    <w:rsid w:val="00763F71"/>
    <w:rsid w:val="007647DB"/>
    <w:rsid w:val="00764E08"/>
    <w:rsid w:val="007651E8"/>
    <w:rsid w:val="007656BD"/>
    <w:rsid w:val="00765CE2"/>
    <w:rsid w:val="00765DFF"/>
    <w:rsid w:val="00766086"/>
    <w:rsid w:val="00766368"/>
    <w:rsid w:val="007665A2"/>
    <w:rsid w:val="007667AB"/>
    <w:rsid w:val="00766861"/>
    <w:rsid w:val="00766A11"/>
    <w:rsid w:val="00766A5A"/>
    <w:rsid w:val="00766B0E"/>
    <w:rsid w:val="00766DD9"/>
    <w:rsid w:val="00767050"/>
    <w:rsid w:val="00767098"/>
    <w:rsid w:val="007670A6"/>
    <w:rsid w:val="007672E6"/>
    <w:rsid w:val="00767827"/>
    <w:rsid w:val="00767AC1"/>
    <w:rsid w:val="00767C88"/>
    <w:rsid w:val="00767D72"/>
    <w:rsid w:val="00767DEE"/>
    <w:rsid w:val="00767FB6"/>
    <w:rsid w:val="0077019E"/>
    <w:rsid w:val="00770548"/>
    <w:rsid w:val="00770A84"/>
    <w:rsid w:val="00770BB4"/>
    <w:rsid w:val="00770C5F"/>
    <w:rsid w:val="00770D04"/>
    <w:rsid w:val="00771295"/>
    <w:rsid w:val="00771302"/>
    <w:rsid w:val="00771A1D"/>
    <w:rsid w:val="00771B57"/>
    <w:rsid w:val="00771DC0"/>
    <w:rsid w:val="00772557"/>
    <w:rsid w:val="00772704"/>
    <w:rsid w:val="00772903"/>
    <w:rsid w:val="00772A2D"/>
    <w:rsid w:val="00772E15"/>
    <w:rsid w:val="00772EAF"/>
    <w:rsid w:val="0077339C"/>
    <w:rsid w:val="00773531"/>
    <w:rsid w:val="0077361D"/>
    <w:rsid w:val="00773637"/>
    <w:rsid w:val="00773B3B"/>
    <w:rsid w:val="00773EBE"/>
    <w:rsid w:val="007740A6"/>
    <w:rsid w:val="007744BE"/>
    <w:rsid w:val="007746FB"/>
    <w:rsid w:val="007749BC"/>
    <w:rsid w:val="007749C8"/>
    <w:rsid w:val="00774E22"/>
    <w:rsid w:val="007753CD"/>
    <w:rsid w:val="00775555"/>
    <w:rsid w:val="00775806"/>
    <w:rsid w:val="00775815"/>
    <w:rsid w:val="00775A09"/>
    <w:rsid w:val="00775F28"/>
    <w:rsid w:val="0077613C"/>
    <w:rsid w:val="007761CD"/>
    <w:rsid w:val="0077631B"/>
    <w:rsid w:val="0077648C"/>
    <w:rsid w:val="00776555"/>
    <w:rsid w:val="00776780"/>
    <w:rsid w:val="007767A3"/>
    <w:rsid w:val="0077689F"/>
    <w:rsid w:val="00776928"/>
    <w:rsid w:val="00777006"/>
    <w:rsid w:val="00777084"/>
    <w:rsid w:val="00777282"/>
    <w:rsid w:val="007778CD"/>
    <w:rsid w:val="00780068"/>
    <w:rsid w:val="0078051F"/>
    <w:rsid w:val="00780755"/>
    <w:rsid w:val="007809DD"/>
    <w:rsid w:val="00780BDB"/>
    <w:rsid w:val="00780C23"/>
    <w:rsid w:val="00780D3B"/>
    <w:rsid w:val="00780F38"/>
    <w:rsid w:val="00781539"/>
    <w:rsid w:val="00781B69"/>
    <w:rsid w:val="00781C17"/>
    <w:rsid w:val="00781D9D"/>
    <w:rsid w:val="00781DCA"/>
    <w:rsid w:val="00781E2D"/>
    <w:rsid w:val="00781EFF"/>
    <w:rsid w:val="00781F9F"/>
    <w:rsid w:val="00782006"/>
    <w:rsid w:val="007824E3"/>
    <w:rsid w:val="0078256C"/>
    <w:rsid w:val="007825E4"/>
    <w:rsid w:val="0078261D"/>
    <w:rsid w:val="00782745"/>
    <w:rsid w:val="00782B87"/>
    <w:rsid w:val="0078307B"/>
    <w:rsid w:val="00783460"/>
    <w:rsid w:val="0078348B"/>
    <w:rsid w:val="00783694"/>
    <w:rsid w:val="007836DD"/>
    <w:rsid w:val="00783FCE"/>
    <w:rsid w:val="007840DB"/>
    <w:rsid w:val="007843D6"/>
    <w:rsid w:val="007846EE"/>
    <w:rsid w:val="0078491E"/>
    <w:rsid w:val="00784A03"/>
    <w:rsid w:val="00784AE3"/>
    <w:rsid w:val="00784C9A"/>
    <w:rsid w:val="007852AD"/>
    <w:rsid w:val="007856EA"/>
    <w:rsid w:val="0078572B"/>
    <w:rsid w:val="00785984"/>
    <w:rsid w:val="00785B3B"/>
    <w:rsid w:val="00785C20"/>
    <w:rsid w:val="00785DEA"/>
    <w:rsid w:val="00785F3E"/>
    <w:rsid w:val="007863C9"/>
    <w:rsid w:val="00787898"/>
    <w:rsid w:val="00787A7E"/>
    <w:rsid w:val="00787C04"/>
    <w:rsid w:val="00787D2D"/>
    <w:rsid w:val="00790187"/>
    <w:rsid w:val="00790349"/>
    <w:rsid w:val="00790379"/>
    <w:rsid w:val="007905E6"/>
    <w:rsid w:val="00790660"/>
    <w:rsid w:val="007906BD"/>
    <w:rsid w:val="00790794"/>
    <w:rsid w:val="00790E18"/>
    <w:rsid w:val="00790FC8"/>
    <w:rsid w:val="00791925"/>
    <w:rsid w:val="007919F5"/>
    <w:rsid w:val="00791B73"/>
    <w:rsid w:val="00792157"/>
    <w:rsid w:val="00792663"/>
    <w:rsid w:val="00792708"/>
    <w:rsid w:val="007927C7"/>
    <w:rsid w:val="0079280A"/>
    <w:rsid w:val="00792980"/>
    <w:rsid w:val="00792BCD"/>
    <w:rsid w:val="00792E20"/>
    <w:rsid w:val="00792F18"/>
    <w:rsid w:val="007939EC"/>
    <w:rsid w:val="00793DB4"/>
    <w:rsid w:val="0079402E"/>
    <w:rsid w:val="00794DA1"/>
    <w:rsid w:val="0079540A"/>
    <w:rsid w:val="00795913"/>
    <w:rsid w:val="00795A84"/>
    <w:rsid w:val="00795B3E"/>
    <w:rsid w:val="00795DC9"/>
    <w:rsid w:val="00795F7D"/>
    <w:rsid w:val="00795FB5"/>
    <w:rsid w:val="007963B2"/>
    <w:rsid w:val="00796507"/>
    <w:rsid w:val="00796607"/>
    <w:rsid w:val="00796774"/>
    <w:rsid w:val="00796BA6"/>
    <w:rsid w:val="00796E51"/>
    <w:rsid w:val="007977B0"/>
    <w:rsid w:val="00797BE8"/>
    <w:rsid w:val="00797F36"/>
    <w:rsid w:val="007A035A"/>
    <w:rsid w:val="007A0367"/>
    <w:rsid w:val="007A08AD"/>
    <w:rsid w:val="007A08CB"/>
    <w:rsid w:val="007A0A3C"/>
    <w:rsid w:val="007A0E2A"/>
    <w:rsid w:val="007A0F52"/>
    <w:rsid w:val="007A10E8"/>
    <w:rsid w:val="007A12E3"/>
    <w:rsid w:val="007A194A"/>
    <w:rsid w:val="007A21A3"/>
    <w:rsid w:val="007A25CE"/>
    <w:rsid w:val="007A266B"/>
    <w:rsid w:val="007A2800"/>
    <w:rsid w:val="007A2A53"/>
    <w:rsid w:val="007A2B44"/>
    <w:rsid w:val="007A31B2"/>
    <w:rsid w:val="007A32A9"/>
    <w:rsid w:val="007A3329"/>
    <w:rsid w:val="007A349D"/>
    <w:rsid w:val="007A39BC"/>
    <w:rsid w:val="007A3C02"/>
    <w:rsid w:val="007A3CAD"/>
    <w:rsid w:val="007A42CD"/>
    <w:rsid w:val="007A4A67"/>
    <w:rsid w:val="007A4B55"/>
    <w:rsid w:val="007A4BAA"/>
    <w:rsid w:val="007A4C00"/>
    <w:rsid w:val="007A508A"/>
    <w:rsid w:val="007A5506"/>
    <w:rsid w:val="007A5584"/>
    <w:rsid w:val="007A5758"/>
    <w:rsid w:val="007A575B"/>
    <w:rsid w:val="007A59BF"/>
    <w:rsid w:val="007A5AAA"/>
    <w:rsid w:val="007A5B7D"/>
    <w:rsid w:val="007A5C73"/>
    <w:rsid w:val="007A5DDC"/>
    <w:rsid w:val="007A5EAB"/>
    <w:rsid w:val="007A61E4"/>
    <w:rsid w:val="007A6780"/>
    <w:rsid w:val="007A67D9"/>
    <w:rsid w:val="007A68ED"/>
    <w:rsid w:val="007A6DE3"/>
    <w:rsid w:val="007A6F81"/>
    <w:rsid w:val="007A72B7"/>
    <w:rsid w:val="007A76F9"/>
    <w:rsid w:val="007A7829"/>
    <w:rsid w:val="007A7E10"/>
    <w:rsid w:val="007B025F"/>
    <w:rsid w:val="007B069F"/>
    <w:rsid w:val="007B08BC"/>
    <w:rsid w:val="007B0BBA"/>
    <w:rsid w:val="007B11FB"/>
    <w:rsid w:val="007B134C"/>
    <w:rsid w:val="007B1868"/>
    <w:rsid w:val="007B18AF"/>
    <w:rsid w:val="007B1932"/>
    <w:rsid w:val="007B1BBA"/>
    <w:rsid w:val="007B1D9B"/>
    <w:rsid w:val="007B2C1E"/>
    <w:rsid w:val="007B2C1F"/>
    <w:rsid w:val="007B2EAA"/>
    <w:rsid w:val="007B30B0"/>
    <w:rsid w:val="007B32C6"/>
    <w:rsid w:val="007B3ADE"/>
    <w:rsid w:val="007B3C86"/>
    <w:rsid w:val="007B3CAE"/>
    <w:rsid w:val="007B3D1B"/>
    <w:rsid w:val="007B405B"/>
    <w:rsid w:val="007B40C4"/>
    <w:rsid w:val="007B448D"/>
    <w:rsid w:val="007B45B4"/>
    <w:rsid w:val="007B45F8"/>
    <w:rsid w:val="007B4A6A"/>
    <w:rsid w:val="007B4BF4"/>
    <w:rsid w:val="007B4C59"/>
    <w:rsid w:val="007B4FD7"/>
    <w:rsid w:val="007B50D3"/>
    <w:rsid w:val="007B5487"/>
    <w:rsid w:val="007B5596"/>
    <w:rsid w:val="007B5C32"/>
    <w:rsid w:val="007B5F72"/>
    <w:rsid w:val="007B6113"/>
    <w:rsid w:val="007B65F2"/>
    <w:rsid w:val="007B6753"/>
    <w:rsid w:val="007B6AAE"/>
    <w:rsid w:val="007B6B5B"/>
    <w:rsid w:val="007B6C3B"/>
    <w:rsid w:val="007B6E9A"/>
    <w:rsid w:val="007B7001"/>
    <w:rsid w:val="007B7241"/>
    <w:rsid w:val="007B76BA"/>
    <w:rsid w:val="007B771D"/>
    <w:rsid w:val="007B7753"/>
    <w:rsid w:val="007B7A6C"/>
    <w:rsid w:val="007B7BB7"/>
    <w:rsid w:val="007B7D5E"/>
    <w:rsid w:val="007B7DB0"/>
    <w:rsid w:val="007B7E87"/>
    <w:rsid w:val="007C0379"/>
    <w:rsid w:val="007C048E"/>
    <w:rsid w:val="007C06B0"/>
    <w:rsid w:val="007C07B9"/>
    <w:rsid w:val="007C0B1C"/>
    <w:rsid w:val="007C0CD7"/>
    <w:rsid w:val="007C0D91"/>
    <w:rsid w:val="007C12A6"/>
    <w:rsid w:val="007C153C"/>
    <w:rsid w:val="007C197F"/>
    <w:rsid w:val="007C201D"/>
    <w:rsid w:val="007C2114"/>
    <w:rsid w:val="007C235C"/>
    <w:rsid w:val="007C241D"/>
    <w:rsid w:val="007C282A"/>
    <w:rsid w:val="007C2B0E"/>
    <w:rsid w:val="007C3309"/>
    <w:rsid w:val="007C34E0"/>
    <w:rsid w:val="007C373B"/>
    <w:rsid w:val="007C38C3"/>
    <w:rsid w:val="007C3A2D"/>
    <w:rsid w:val="007C3C9A"/>
    <w:rsid w:val="007C3FF5"/>
    <w:rsid w:val="007C4273"/>
    <w:rsid w:val="007C4391"/>
    <w:rsid w:val="007C4409"/>
    <w:rsid w:val="007C4901"/>
    <w:rsid w:val="007C51B9"/>
    <w:rsid w:val="007C535A"/>
    <w:rsid w:val="007C552C"/>
    <w:rsid w:val="007C596A"/>
    <w:rsid w:val="007C61B0"/>
    <w:rsid w:val="007C6272"/>
    <w:rsid w:val="007C6DD0"/>
    <w:rsid w:val="007C6E13"/>
    <w:rsid w:val="007C733A"/>
    <w:rsid w:val="007C7514"/>
    <w:rsid w:val="007D00CD"/>
    <w:rsid w:val="007D00D3"/>
    <w:rsid w:val="007D01C1"/>
    <w:rsid w:val="007D034D"/>
    <w:rsid w:val="007D0402"/>
    <w:rsid w:val="007D089A"/>
    <w:rsid w:val="007D08E1"/>
    <w:rsid w:val="007D09B9"/>
    <w:rsid w:val="007D09D0"/>
    <w:rsid w:val="007D0BA0"/>
    <w:rsid w:val="007D0C45"/>
    <w:rsid w:val="007D0EF7"/>
    <w:rsid w:val="007D119E"/>
    <w:rsid w:val="007D1502"/>
    <w:rsid w:val="007D1553"/>
    <w:rsid w:val="007D155A"/>
    <w:rsid w:val="007D1565"/>
    <w:rsid w:val="007D168C"/>
    <w:rsid w:val="007D1BA2"/>
    <w:rsid w:val="007D1F1A"/>
    <w:rsid w:val="007D21CC"/>
    <w:rsid w:val="007D2311"/>
    <w:rsid w:val="007D23A8"/>
    <w:rsid w:val="007D23F8"/>
    <w:rsid w:val="007D2445"/>
    <w:rsid w:val="007D24ED"/>
    <w:rsid w:val="007D2543"/>
    <w:rsid w:val="007D26C3"/>
    <w:rsid w:val="007D28AC"/>
    <w:rsid w:val="007D29A9"/>
    <w:rsid w:val="007D2B10"/>
    <w:rsid w:val="007D2BCB"/>
    <w:rsid w:val="007D2BDC"/>
    <w:rsid w:val="007D2BEB"/>
    <w:rsid w:val="007D2E53"/>
    <w:rsid w:val="007D3A6E"/>
    <w:rsid w:val="007D3A83"/>
    <w:rsid w:val="007D3CC5"/>
    <w:rsid w:val="007D402A"/>
    <w:rsid w:val="007D4062"/>
    <w:rsid w:val="007D42AD"/>
    <w:rsid w:val="007D4333"/>
    <w:rsid w:val="007D43C5"/>
    <w:rsid w:val="007D48EA"/>
    <w:rsid w:val="007D49CD"/>
    <w:rsid w:val="007D4E5E"/>
    <w:rsid w:val="007D596C"/>
    <w:rsid w:val="007D5D4A"/>
    <w:rsid w:val="007D5F9C"/>
    <w:rsid w:val="007D6394"/>
    <w:rsid w:val="007D6B5B"/>
    <w:rsid w:val="007D6F1D"/>
    <w:rsid w:val="007D6FB6"/>
    <w:rsid w:val="007D711A"/>
    <w:rsid w:val="007D753A"/>
    <w:rsid w:val="007D766C"/>
    <w:rsid w:val="007D7795"/>
    <w:rsid w:val="007D7B30"/>
    <w:rsid w:val="007D7CD7"/>
    <w:rsid w:val="007D7D52"/>
    <w:rsid w:val="007D7DCC"/>
    <w:rsid w:val="007E03EA"/>
    <w:rsid w:val="007E051C"/>
    <w:rsid w:val="007E064B"/>
    <w:rsid w:val="007E07C7"/>
    <w:rsid w:val="007E0927"/>
    <w:rsid w:val="007E0ACA"/>
    <w:rsid w:val="007E0B9B"/>
    <w:rsid w:val="007E1552"/>
    <w:rsid w:val="007E15DF"/>
    <w:rsid w:val="007E175E"/>
    <w:rsid w:val="007E1951"/>
    <w:rsid w:val="007E1D8C"/>
    <w:rsid w:val="007E1E0B"/>
    <w:rsid w:val="007E1E1B"/>
    <w:rsid w:val="007E1E3C"/>
    <w:rsid w:val="007E1F56"/>
    <w:rsid w:val="007E2038"/>
    <w:rsid w:val="007E2295"/>
    <w:rsid w:val="007E27AC"/>
    <w:rsid w:val="007E2B72"/>
    <w:rsid w:val="007E2C58"/>
    <w:rsid w:val="007E2D37"/>
    <w:rsid w:val="007E3063"/>
    <w:rsid w:val="007E35B6"/>
    <w:rsid w:val="007E35FA"/>
    <w:rsid w:val="007E4263"/>
    <w:rsid w:val="007E450C"/>
    <w:rsid w:val="007E4A88"/>
    <w:rsid w:val="007E4C25"/>
    <w:rsid w:val="007E4C69"/>
    <w:rsid w:val="007E5556"/>
    <w:rsid w:val="007E57F7"/>
    <w:rsid w:val="007E59F3"/>
    <w:rsid w:val="007E5B3A"/>
    <w:rsid w:val="007E5EEA"/>
    <w:rsid w:val="007E6142"/>
    <w:rsid w:val="007E62AF"/>
    <w:rsid w:val="007E65BE"/>
    <w:rsid w:val="007E68BC"/>
    <w:rsid w:val="007E68E5"/>
    <w:rsid w:val="007E6AE5"/>
    <w:rsid w:val="007E6B94"/>
    <w:rsid w:val="007E6CE4"/>
    <w:rsid w:val="007E6E23"/>
    <w:rsid w:val="007E6FF9"/>
    <w:rsid w:val="007E758C"/>
    <w:rsid w:val="007E7A97"/>
    <w:rsid w:val="007E7D44"/>
    <w:rsid w:val="007E7E28"/>
    <w:rsid w:val="007E7F99"/>
    <w:rsid w:val="007E7FF3"/>
    <w:rsid w:val="007F0009"/>
    <w:rsid w:val="007F0197"/>
    <w:rsid w:val="007F0606"/>
    <w:rsid w:val="007F0DB6"/>
    <w:rsid w:val="007F0EC2"/>
    <w:rsid w:val="007F0ECA"/>
    <w:rsid w:val="007F10E7"/>
    <w:rsid w:val="007F10E8"/>
    <w:rsid w:val="007F1559"/>
    <w:rsid w:val="007F1600"/>
    <w:rsid w:val="007F1650"/>
    <w:rsid w:val="007F16C8"/>
    <w:rsid w:val="007F1792"/>
    <w:rsid w:val="007F1A9E"/>
    <w:rsid w:val="007F1F52"/>
    <w:rsid w:val="007F2511"/>
    <w:rsid w:val="007F2852"/>
    <w:rsid w:val="007F2BC1"/>
    <w:rsid w:val="007F306F"/>
    <w:rsid w:val="007F3071"/>
    <w:rsid w:val="007F34BA"/>
    <w:rsid w:val="007F382D"/>
    <w:rsid w:val="007F3C58"/>
    <w:rsid w:val="007F3CA5"/>
    <w:rsid w:val="007F477C"/>
    <w:rsid w:val="007F479E"/>
    <w:rsid w:val="007F4A31"/>
    <w:rsid w:val="007F4D4C"/>
    <w:rsid w:val="007F50CA"/>
    <w:rsid w:val="007F526B"/>
    <w:rsid w:val="007F5289"/>
    <w:rsid w:val="007F52FB"/>
    <w:rsid w:val="007F57BB"/>
    <w:rsid w:val="007F57D7"/>
    <w:rsid w:val="007F58AF"/>
    <w:rsid w:val="007F5AF2"/>
    <w:rsid w:val="007F5B7C"/>
    <w:rsid w:val="007F5E59"/>
    <w:rsid w:val="007F6180"/>
    <w:rsid w:val="007F69A2"/>
    <w:rsid w:val="007F69E8"/>
    <w:rsid w:val="007F6F3B"/>
    <w:rsid w:val="007F72B0"/>
    <w:rsid w:val="007F74ED"/>
    <w:rsid w:val="007F791C"/>
    <w:rsid w:val="00800095"/>
    <w:rsid w:val="00800203"/>
    <w:rsid w:val="00800554"/>
    <w:rsid w:val="0080064D"/>
    <w:rsid w:val="0080086A"/>
    <w:rsid w:val="0080089F"/>
    <w:rsid w:val="00800BCF"/>
    <w:rsid w:val="00800F06"/>
    <w:rsid w:val="00801114"/>
    <w:rsid w:val="008016EE"/>
    <w:rsid w:val="00801D16"/>
    <w:rsid w:val="00802035"/>
    <w:rsid w:val="008024CB"/>
    <w:rsid w:val="008026B1"/>
    <w:rsid w:val="008027A1"/>
    <w:rsid w:val="008027A4"/>
    <w:rsid w:val="00802833"/>
    <w:rsid w:val="00802AC7"/>
    <w:rsid w:val="00802B5F"/>
    <w:rsid w:val="00802C0D"/>
    <w:rsid w:val="008030CC"/>
    <w:rsid w:val="008030F7"/>
    <w:rsid w:val="0080319E"/>
    <w:rsid w:val="0080352D"/>
    <w:rsid w:val="0080372A"/>
    <w:rsid w:val="00803742"/>
    <w:rsid w:val="00803820"/>
    <w:rsid w:val="00803A47"/>
    <w:rsid w:val="00803AED"/>
    <w:rsid w:val="00804223"/>
    <w:rsid w:val="00804293"/>
    <w:rsid w:val="008046BB"/>
    <w:rsid w:val="008047DA"/>
    <w:rsid w:val="00804A7C"/>
    <w:rsid w:val="00804B4A"/>
    <w:rsid w:val="00805047"/>
    <w:rsid w:val="008051CE"/>
    <w:rsid w:val="00805794"/>
    <w:rsid w:val="008057D8"/>
    <w:rsid w:val="00805894"/>
    <w:rsid w:val="0080593E"/>
    <w:rsid w:val="00805CF0"/>
    <w:rsid w:val="00805D4C"/>
    <w:rsid w:val="00805DA1"/>
    <w:rsid w:val="00805FF2"/>
    <w:rsid w:val="008061E2"/>
    <w:rsid w:val="00806361"/>
    <w:rsid w:val="00806C1F"/>
    <w:rsid w:val="00806C7C"/>
    <w:rsid w:val="00806DB7"/>
    <w:rsid w:val="00806FCE"/>
    <w:rsid w:val="00807397"/>
    <w:rsid w:val="00807825"/>
    <w:rsid w:val="00807A09"/>
    <w:rsid w:val="008102B1"/>
    <w:rsid w:val="0081040A"/>
    <w:rsid w:val="008108D2"/>
    <w:rsid w:val="00810E91"/>
    <w:rsid w:val="00810F83"/>
    <w:rsid w:val="00811014"/>
    <w:rsid w:val="008115B6"/>
    <w:rsid w:val="008115B7"/>
    <w:rsid w:val="00811C6F"/>
    <w:rsid w:val="008121CE"/>
    <w:rsid w:val="008123E0"/>
    <w:rsid w:val="008125BD"/>
    <w:rsid w:val="008126FB"/>
    <w:rsid w:val="00812999"/>
    <w:rsid w:val="00812BF1"/>
    <w:rsid w:val="00812C9F"/>
    <w:rsid w:val="00813627"/>
    <w:rsid w:val="00813A0E"/>
    <w:rsid w:val="00813FF9"/>
    <w:rsid w:val="008143A1"/>
    <w:rsid w:val="008145B9"/>
    <w:rsid w:val="00814654"/>
    <w:rsid w:val="00815F3F"/>
    <w:rsid w:val="008162A1"/>
    <w:rsid w:val="00816558"/>
    <w:rsid w:val="00816A98"/>
    <w:rsid w:val="00816F88"/>
    <w:rsid w:val="00816FC3"/>
    <w:rsid w:val="00817276"/>
    <w:rsid w:val="00817D6E"/>
    <w:rsid w:val="00817ED0"/>
    <w:rsid w:val="008200CE"/>
    <w:rsid w:val="00820398"/>
    <w:rsid w:val="008208DC"/>
    <w:rsid w:val="00820DB6"/>
    <w:rsid w:val="008212F7"/>
    <w:rsid w:val="00821DC9"/>
    <w:rsid w:val="00821E0B"/>
    <w:rsid w:val="00821FE7"/>
    <w:rsid w:val="00821FFE"/>
    <w:rsid w:val="008221F8"/>
    <w:rsid w:val="00822527"/>
    <w:rsid w:val="008225ED"/>
    <w:rsid w:val="008227DE"/>
    <w:rsid w:val="00822E55"/>
    <w:rsid w:val="00822F36"/>
    <w:rsid w:val="00823285"/>
    <w:rsid w:val="00823846"/>
    <w:rsid w:val="00823B8E"/>
    <w:rsid w:val="00824032"/>
    <w:rsid w:val="00824184"/>
    <w:rsid w:val="0082419B"/>
    <w:rsid w:val="008243A0"/>
    <w:rsid w:val="00824582"/>
    <w:rsid w:val="0082468E"/>
    <w:rsid w:val="008248C1"/>
    <w:rsid w:val="00824A30"/>
    <w:rsid w:val="00824AC7"/>
    <w:rsid w:val="00824E3C"/>
    <w:rsid w:val="00824F5C"/>
    <w:rsid w:val="00825004"/>
    <w:rsid w:val="0082529B"/>
    <w:rsid w:val="008255A1"/>
    <w:rsid w:val="008255F8"/>
    <w:rsid w:val="008259F1"/>
    <w:rsid w:val="00825B85"/>
    <w:rsid w:val="00825E17"/>
    <w:rsid w:val="00825E4D"/>
    <w:rsid w:val="00826289"/>
    <w:rsid w:val="008266B3"/>
    <w:rsid w:val="00826C7D"/>
    <w:rsid w:val="00826CF5"/>
    <w:rsid w:val="00826D98"/>
    <w:rsid w:val="00826E54"/>
    <w:rsid w:val="00826ECE"/>
    <w:rsid w:val="00827351"/>
    <w:rsid w:val="0082793A"/>
    <w:rsid w:val="008279C1"/>
    <w:rsid w:val="00827CE1"/>
    <w:rsid w:val="00830327"/>
    <w:rsid w:val="008303F9"/>
    <w:rsid w:val="00830431"/>
    <w:rsid w:val="008307C3"/>
    <w:rsid w:val="00830905"/>
    <w:rsid w:val="0083092F"/>
    <w:rsid w:val="00830DD6"/>
    <w:rsid w:val="00830E29"/>
    <w:rsid w:val="008311D9"/>
    <w:rsid w:val="008312A2"/>
    <w:rsid w:val="008313F1"/>
    <w:rsid w:val="00831991"/>
    <w:rsid w:val="00831A2D"/>
    <w:rsid w:val="00831A47"/>
    <w:rsid w:val="0083213E"/>
    <w:rsid w:val="008321DB"/>
    <w:rsid w:val="00832393"/>
    <w:rsid w:val="0083289E"/>
    <w:rsid w:val="008328EB"/>
    <w:rsid w:val="00832A08"/>
    <w:rsid w:val="008331CD"/>
    <w:rsid w:val="008332E2"/>
    <w:rsid w:val="0083383D"/>
    <w:rsid w:val="008338E9"/>
    <w:rsid w:val="00833E17"/>
    <w:rsid w:val="00833F2B"/>
    <w:rsid w:val="0083447B"/>
    <w:rsid w:val="008346AA"/>
    <w:rsid w:val="00834817"/>
    <w:rsid w:val="00834B54"/>
    <w:rsid w:val="00834E12"/>
    <w:rsid w:val="00834EB0"/>
    <w:rsid w:val="008354BC"/>
    <w:rsid w:val="0083556D"/>
    <w:rsid w:val="00835B0D"/>
    <w:rsid w:val="00835BB6"/>
    <w:rsid w:val="00835CAE"/>
    <w:rsid w:val="0083674E"/>
    <w:rsid w:val="00836943"/>
    <w:rsid w:val="0083696B"/>
    <w:rsid w:val="00836A17"/>
    <w:rsid w:val="00836E8D"/>
    <w:rsid w:val="008371F3"/>
    <w:rsid w:val="0083740D"/>
    <w:rsid w:val="00837473"/>
    <w:rsid w:val="0083750C"/>
    <w:rsid w:val="00837641"/>
    <w:rsid w:val="0083792E"/>
    <w:rsid w:val="0083795C"/>
    <w:rsid w:val="00837A31"/>
    <w:rsid w:val="00837A95"/>
    <w:rsid w:val="0084089E"/>
    <w:rsid w:val="00840C4C"/>
    <w:rsid w:val="00841308"/>
    <w:rsid w:val="00841319"/>
    <w:rsid w:val="008413E7"/>
    <w:rsid w:val="008414AB"/>
    <w:rsid w:val="0084155C"/>
    <w:rsid w:val="00841A7D"/>
    <w:rsid w:val="00841A92"/>
    <w:rsid w:val="00841CA1"/>
    <w:rsid w:val="00841D6D"/>
    <w:rsid w:val="00841EEC"/>
    <w:rsid w:val="0084204F"/>
    <w:rsid w:val="0084205E"/>
    <w:rsid w:val="008424CD"/>
    <w:rsid w:val="00842526"/>
    <w:rsid w:val="00842763"/>
    <w:rsid w:val="008428E4"/>
    <w:rsid w:val="008428FB"/>
    <w:rsid w:val="00842EEF"/>
    <w:rsid w:val="00843007"/>
    <w:rsid w:val="00843574"/>
    <w:rsid w:val="00843B28"/>
    <w:rsid w:val="00843B5B"/>
    <w:rsid w:val="00844058"/>
    <w:rsid w:val="008440B3"/>
    <w:rsid w:val="0084425D"/>
    <w:rsid w:val="008445BA"/>
    <w:rsid w:val="0084471F"/>
    <w:rsid w:val="008449A4"/>
    <w:rsid w:val="00844AB7"/>
    <w:rsid w:val="00844BD7"/>
    <w:rsid w:val="00844CEF"/>
    <w:rsid w:val="00844E76"/>
    <w:rsid w:val="008451C1"/>
    <w:rsid w:val="00845F2F"/>
    <w:rsid w:val="00846080"/>
    <w:rsid w:val="00846129"/>
    <w:rsid w:val="0084616A"/>
    <w:rsid w:val="0084630C"/>
    <w:rsid w:val="008465F1"/>
    <w:rsid w:val="00846D49"/>
    <w:rsid w:val="00846DA6"/>
    <w:rsid w:val="00846DF9"/>
    <w:rsid w:val="00847278"/>
    <w:rsid w:val="00847361"/>
    <w:rsid w:val="008477A4"/>
    <w:rsid w:val="0084785A"/>
    <w:rsid w:val="00847AF4"/>
    <w:rsid w:val="00847E1E"/>
    <w:rsid w:val="00847E80"/>
    <w:rsid w:val="0085010A"/>
    <w:rsid w:val="008501A7"/>
    <w:rsid w:val="008501DA"/>
    <w:rsid w:val="00850302"/>
    <w:rsid w:val="00850E8D"/>
    <w:rsid w:val="00850F90"/>
    <w:rsid w:val="008516D8"/>
    <w:rsid w:val="00851823"/>
    <w:rsid w:val="008519CD"/>
    <w:rsid w:val="00851BDF"/>
    <w:rsid w:val="00851E44"/>
    <w:rsid w:val="00851E6C"/>
    <w:rsid w:val="00851FD4"/>
    <w:rsid w:val="00852009"/>
    <w:rsid w:val="00852231"/>
    <w:rsid w:val="0085226A"/>
    <w:rsid w:val="00852AEF"/>
    <w:rsid w:val="00852CE7"/>
    <w:rsid w:val="00853007"/>
    <w:rsid w:val="0085326D"/>
    <w:rsid w:val="008534B2"/>
    <w:rsid w:val="00853584"/>
    <w:rsid w:val="008537A4"/>
    <w:rsid w:val="00853DC2"/>
    <w:rsid w:val="0085451C"/>
    <w:rsid w:val="0085463B"/>
    <w:rsid w:val="008547E4"/>
    <w:rsid w:val="00854C11"/>
    <w:rsid w:val="00854EA4"/>
    <w:rsid w:val="00854F74"/>
    <w:rsid w:val="008553B5"/>
    <w:rsid w:val="0085541C"/>
    <w:rsid w:val="00855678"/>
    <w:rsid w:val="008558EB"/>
    <w:rsid w:val="00855A55"/>
    <w:rsid w:val="00855EB8"/>
    <w:rsid w:val="00856478"/>
    <w:rsid w:val="0085675F"/>
    <w:rsid w:val="0085687D"/>
    <w:rsid w:val="008569B4"/>
    <w:rsid w:val="00856B62"/>
    <w:rsid w:val="008570CE"/>
    <w:rsid w:val="008573C2"/>
    <w:rsid w:val="008574B3"/>
    <w:rsid w:val="00857660"/>
    <w:rsid w:val="008576A5"/>
    <w:rsid w:val="00860521"/>
    <w:rsid w:val="008608C2"/>
    <w:rsid w:val="00860BBB"/>
    <w:rsid w:val="00860FC3"/>
    <w:rsid w:val="00861002"/>
    <w:rsid w:val="00861088"/>
    <w:rsid w:val="00861156"/>
    <w:rsid w:val="00861288"/>
    <w:rsid w:val="0086134D"/>
    <w:rsid w:val="00861354"/>
    <w:rsid w:val="0086169F"/>
    <w:rsid w:val="00861B4D"/>
    <w:rsid w:val="00861C17"/>
    <w:rsid w:val="00861E9B"/>
    <w:rsid w:val="008621A9"/>
    <w:rsid w:val="0086237D"/>
    <w:rsid w:val="0086254E"/>
    <w:rsid w:val="008625F9"/>
    <w:rsid w:val="0086268C"/>
    <w:rsid w:val="00862870"/>
    <w:rsid w:val="008628ED"/>
    <w:rsid w:val="00862BD1"/>
    <w:rsid w:val="00862E01"/>
    <w:rsid w:val="00862E82"/>
    <w:rsid w:val="00862F9B"/>
    <w:rsid w:val="008638A6"/>
    <w:rsid w:val="00863C5B"/>
    <w:rsid w:val="00863E8A"/>
    <w:rsid w:val="0086457C"/>
    <w:rsid w:val="00864C1E"/>
    <w:rsid w:val="00864CF4"/>
    <w:rsid w:val="00864EAC"/>
    <w:rsid w:val="00865103"/>
    <w:rsid w:val="0086572D"/>
    <w:rsid w:val="00865C60"/>
    <w:rsid w:val="00865CD1"/>
    <w:rsid w:val="00865E6F"/>
    <w:rsid w:val="00866041"/>
    <w:rsid w:val="008665B7"/>
    <w:rsid w:val="00866952"/>
    <w:rsid w:val="00867116"/>
    <w:rsid w:val="008672C4"/>
    <w:rsid w:val="00867BE5"/>
    <w:rsid w:val="00867DF9"/>
    <w:rsid w:val="00870236"/>
    <w:rsid w:val="00870251"/>
    <w:rsid w:val="00870379"/>
    <w:rsid w:val="00870479"/>
    <w:rsid w:val="008709B5"/>
    <w:rsid w:val="00870A3E"/>
    <w:rsid w:val="00870B53"/>
    <w:rsid w:val="00870E1A"/>
    <w:rsid w:val="00870E32"/>
    <w:rsid w:val="008712AA"/>
    <w:rsid w:val="008717BF"/>
    <w:rsid w:val="008718CA"/>
    <w:rsid w:val="00871AC7"/>
    <w:rsid w:val="00871B10"/>
    <w:rsid w:val="00871D01"/>
    <w:rsid w:val="00871DAE"/>
    <w:rsid w:val="00871DBA"/>
    <w:rsid w:val="00872484"/>
    <w:rsid w:val="00872663"/>
    <w:rsid w:val="00872952"/>
    <w:rsid w:val="00872B24"/>
    <w:rsid w:val="0087321F"/>
    <w:rsid w:val="00873235"/>
    <w:rsid w:val="00873357"/>
    <w:rsid w:val="0087340F"/>
    <w:rsid w:val="00873826"/>
    <w:rsid w:val="0087392E"/>
    <w:rsid w:val="00873ABE"/>
    <w:rsid w:val="00874140"/>
    <w:rsid w:val="0087420F"/>
    <w:rsid w:val="00874483"/>
    <w:rsid w:val="008747C2"/>
    <w:rsid w:val="0087486A"/>
    <w:rsid w:val="00874C38"/>
    <w:rsid w:val="00874D49"/>
    <w:rsid w:val="00874F80"/>
    <w:rsid w:val="00875190"/>
    <w:rsid w:val="008754B6"/>
    <w:rsid w:val="00875500"/>
    <w:rsid w:val="00875713"/>
    <w:rsid w:val="00875B62"/>
    <w:rsid w:val="00875E2A"/>
    <w:rsid w:val="008762A1"/>
    <w:rsid w:val="00876410"/>
    <w:rsid w:val="008765D3"/>
    <w:rsid w:val="008768BD"/>
    <w:rsid w:val="00876D80"/>
    <w:rsid w:val="008771CE"/>
    <w:rsid w:val="008774C0"/>
    <w:rsid w:val="0087773D"/>
    <w:rsid w:val="00877825"/>
    <w:rsid w:val="00877901"/>
    <w:rsid w:val="00877E86"/>
    <w:rsid w:val="00877E9F"/>
    <w:rsid w:val="0088039C"/>
    <w:rsid w:val="008805A7"/>
    <w:rsid w:val="0088096F"/>
    <w:rsid w:val="00880A13"/>
    <w:rsid w:val="00880A4A"/>
    <w:rsid w:val="00880C8E"/>
    <w:rsid w:val="00880D1D"/>
    <w:rsid w:val="008814C6"/>
    <w:rsid w:val="008816AC"/>
    <w:rsid w:val="00881E0B"/>
    <w:rsid w:val="00881E50"/>
    <w:rsid w:val="0088207F"/>
    <w:rsid w:val="0088212F"/>
    <w:rsid w:val="00882309"/>
    <w:rsid w:val="0088238E"/>
    <w:rsid w:val="0088292F"/>
    <w:rsid w:val="00882CC4"/>
    <w:rsid w:val="00882E4A"/>
    <w:rsid w:val="0088391B"/>
    <w:rsid w:val="00883D06"/>
    <w:rsid w:val="00884963"/>
    <w:rsid w:val="00884CD0"/>
    <w:rsid w:val="00885297"/>
    <w:rsid w:val="00885444"/>
    <w:rsid w:val="008857FD"/>
    <w:rsid w:val="00885925"/>
    <w:rsid w:val="008859C3"/>
    <w:rsid w:val="00885CB4"/>
    <w:rsid w:val="00885E8C"/>
    <w:rsid w:val="00885FDB"/>
    <w:rsid w:val="008862D8"/>
    <w:rsid w:val="008862EE"/>
    <w:rsid w:val="008867F2"/>
    <w:rsid w:val="00886D6B"/>
    <w:rsid w:val="0088701B"/>
    <w:rsid w:val="008870E3"/>
    <w:rsid w:val="008872F6"/>
    <w:rsid w:val="00887548"/>
    <w:rsid w:val="00887610"/>
    <w:rsid w:val="00887BEC"/>
    <w:rsid w:val="0089027B"/>
    <w:rsid w:val="00890441"/>
    <w:rsid w:val="00890505"/>
    <w:rsid w:val="00890667"/>
    <w:rsid w:val="00890770"/>
    <w:rsid w:val="008907C2"/>
    <w:rsid w:val="00890A7A"/>
    <w:rsid w:val="0089119E"/>
    <w:rsid w:val="0089121B"/>
    <w:rsid w:val="00891318"/>
    <w:rsid w:val="008913AF"/>
    <w:rsid w:val="00891938"/>
    <w:rsid w:val="00891A70"/>
    <w:rsid w:val="00891D07"/>
    <w:rsid w:val="00891EEE"/>
    <w:rsid w:val="00891F11"/>
    <w:rsid w:val="00891FD9"/>
    <w:rsid w:val="008921A7"/>
    <w:rsid w:val="00892315"/>
    <w:rsid w:val="008924D6"/>
    <w:rsid w:val="0089255E"/>
    <w:rsid w:val="00892692"/>
    <w:rsid w:val="008927F9"/>
    <w:rsid w:val="00892911"/>
    <w:rsid w:val="00892A88"/>
    <w:rsid w:val="00892BB6"/>
    <w:rsid w:val="00892D68"/>
    <w:rsid w:val="00892E46"/>
    <w:rsid w:val="0089315C"/>
    <w:rsid w:val="00893213"/>
    <w:rsid w:val="00893543"/>
    <w:rsid w:val="00893BEF"/>
    <w:rsid w:val="00893D07"/>
    <w:rsid w:val="00893D7F"/>
    <w:rsid w:val="00894717"/>
    <w:rsid w:val="0089473A"/>
    <w:rsid w:val="008950AF"/>
    <w:rsid w:val="008952DE"/>
    <w:rsid w:val="0089540F"/>
    <w:rsid w:val="0089545B"/>
    <w:rsid w:val="00895F0C"/>
    <w:rsid w:val="00895F7B"/>
    <w:rsid w:val="00896063"/>
    <w:rsid w:val="0089616A"/>
    <w:rsid w:val="0089659B"/>
    <w:rsid w:val="0089669E"/>
    <w:rsid w:val="00896899"/>
    <w:rsid w:val="00896A89"/>
    <w:rsid w:val="00896F58"/>
    <w:rsid w:val="008A039F"/>
    <w:rsid w:val="008A08EB"/>
    <w:rsid w:val="008A0A5F"/>
    <w:rsid w:val="008A0AD6"/>
    <w:rsid w:val="008A14D0"/>
    <w:rsid w:val="008A1623"/>
    <w:rsid w:val="008A1995"/>
    <w:rsid w:val="008A1DB5"/>
    <w:rsid w:val="008A1E2D"/>
    <w:rsid w:val="008A209F"/>
    <w:rsid w:val="008A225F"/>
    <w:rsid w:val="008A25BE"/>
    <w:rsid w:val="008A25D4"/>
    <w:rsid w:val="008A2807"/>
    <w:rsid w:val="008A2AB4"/>
    <w:rsid w:val="008A2F3D"/>
    <w:rsid w:val="008A365D"/>
    <w:rsid w:val="008A395F"/>
    <w:rsid w:val="008A39F6"/>
    <w:rsid w:val="008A3C68"/>
    <w:rsid w:val="008A3F7B"/>
    <w:rsid w:val="008A3F8B"/>
    <w:rsid w:val="008A4006"/>
    <w:rsid w:val="008A4037"/>
    <w:rsid w:val="008A4105"/>
    <w:rsid w:val="008A421C"/>
    <w:rsid w:val="008A4586"/>
    <w:rsid w:val="008A4A92"/>
    <w:rsid w:val="008A4BB4"/>
    <w:rsid w:val="008A4D1C"/>
    <w:rsid w:val="008A4D1F"/>
    <w:rsid w:val="008A51B6"/>
    <w:rsid w:val="008A54F0"/>
    <w:rsid w:val="008A5685"/>
    <w:rsid w:val="008A5764"/>
    <w:rsid w:val="008A58BF"/>
    <w:rsid w:val="008A592A"/>
    <w:rsid w:val="008A5D58"/>
    <w:rsid w:val="008A5DB6"/>
    <w:rsid w:val="008A5FBF"/>
    <w:rsid w:val="008A6013"/>
    <w:rsid w:val="008A6286"/>
    <w:rsid w:val="008A64AE"/>
    <w:rsid w:val="008A7355"/>
    <w:rsid w:val="008A7479"/>
    <w:rsid w:val="008A7580"/>
    <w:rsid w:val="008A7A03"/>
    <w:rsid w:val="008B00F4"/>
    <w:rsid w:val="008B05A2"/>
    <w:rsid w:val="008B05FA"/>
    <w:rsid w:val="008B09F6"/>
    <w:rsid w:val="008B0B32"/>
    <w:rsid w:val="008B0E91"/>
    <w:rsid w:val="008B0F63"/>
    <w:rsid w:val="008B0F7A"/>
    <w:rsid w:val="008B1133"/>
    <w:rsid w:val="008B1D30"/>
    <w:rsid w:val="008B1E1F"/>
    <w:rsid w:val="008B2288"/>
    <w:rsid w:val="008B283A"/>
    <w:rsid w:val="008B2C67"/>
    <w:rsid w:val="008B2E0B"/>
    <w:rsid w:val="008B3009"/>
    <w:rsid w:val="008B3553"/>
    <w:rsid w:val="008B3599"/>
    <w:rsid w:val="008B35B8"/>
    <w:rsid w:val="008B3834"/>
    <w:rsid w:val="008B3AEA"/>
    <w:rsid w:val="008B3D31"/>
    <w:rsid w:val="008B40BA"/>
    <w:rsid w:val="008B430E"/>
    <w:rsid w:val="008B45B2"/>
    <w:rsid w:val="008B4EC4"/>
    <w:rsid w:val="008B5238"/>
    <w:rsid w:val="008B572E"/>
    <w:rsid w:val="008B5ABC"/>
    <w:rsid w:val="008B6074"/>
    <w:rsid w:val="008B6252"/>
    <w:rsid w:val="008B6303"/>
    <w:rsid w:val="008B65C5"/>
    <w:rsid w:val="008B6674"/>
    <w:rsid w:val="008B668B"/>
    <w:rsid w:val="008B6A7C"/>
    <w:rsid w:val="008B6C56"/>
    <w:rsid w:val="008B7098"/>
    <w:rsid w:val="008B72D1"/>
    <w:rsid w:val="008B72EB"/>
    <w:rsid w:val="008B738C"/>
    <w:rsid w:val="008B73B0"/>
    <w:rsid w:val="008B74E6"/>
    <w:rsid w:val="008B75F1"/>
    <w:rsid w:val="008B7CCD"/>
    <w:rsid w:val="008B7E56"/>
    <w:rsid w:val="008B7EF4"/>
    <w:rsid w:val="008C0097"/>
    <w:rsid w:val="008C00CE"/>
    <w:rsid w:val="008C0271"/>
    <w:rsid w:val="008C03A5"/>
    <w:rsid w:val="008C0725"/>
    <w:rsid w:val="008C0A09"/>
    <w:rsid w:val="008C1276"/>
    <w:rsid w:val="008C1323"/>
    <w:rsid w:val="008C137D"/>
    <w:rsid w:val="008C16F8"/>
    <w:rsid w:val="008C1830"/>
    <w:rsid w:val="008C19DF"/>
    <w:rsid w:val="008C1A33"/>
    <w:rsid w:val="008C1B35"/>
    <w:rsid w:val="008C25BE"/>
    <w:rsid w:val="008C25EE"/>
    <w:rsid w:val="008C2602"/>
    <w:rsid w:val="008C26F2"/>
    <w:rsid w:val="008C288D"/>
    <w:rsid w:val="008C2A11"/>
    <w:rsid w:val="008C2BB1"/>
    <w:rsid w:val="008C2E6F"/>
    <w:rsid w:val="008C2F00"/>
    <w:rsid w:val="008C2FEE"/>
    <w:rsid w:val="008C360F"/>
    <w:rsid w:val="008C3636"/>
    <w:rsid w:val="008C372E"/>
    <w:rsid w:val="008C37AB"/>
    <w:rsid w:val="008C38AB"/>
    <w:rsid w:val="008C3D18"/>
    <w:rsid w:val="008C3DB4"/>
    <w:rsid w:val="008C3DDB"/>
    <w:rsid w:val="008C3E3B"/>
    <w:rsid w:val="008C4223"/>
    <w:rsid w:val="008C4368"/>
    <w:rsid w:val="008C4661"/>
    <w:rsid w:val="008C4868"/>
    <w:rsid w:val="008C48A7"/>
    <w:rsid w:val="008C4B7F"/>
    <w:rsid w:val="008C4DE6"/>
    <w:rsid w:val="008C4E36"/>
    <w:rsid w:val="008C4EC1"/>
    <w:rsid w:val="008C52AE"/>
    <w:rsid w:val="008C585E"/>
    <w:rsid w:val="008C5BDC"/>
    <w:rsid w:val="008C6336"/>
    <w:rsid w:val="008C634A"/>
    <w:rsid w:val="008C63EB"/>
    <w:rsid w:val="008C6445"/>
    <w:rsid w:val="008C65F7"/>
    <w:rsid w:val="008C67BF"/>
    <w:rsid w:val="008C6901"/>
    <w:rsid w:val="008C6A0A"/>
    <w:rsid w:val="008C6A2F"/>
    <w:rsid w:val="008C70AC"/>
    <w:rsid w:val="008C7130"/>
    <w:rsid w:val="008C7291"/>
    <w:rsid w:val="008C74E8"/>
    <w:rsid w:val="008C75B5"/>
    <w:rsid w:val="008C76CD"/>
    <w:rsid w:val="008C778A"/>
    <w:rsid w:val="008C78AF"/>
    <w:rsid w:val="008D0108"/>
    <w:rsid w:val="008D0A46"/>
    <w:rsid w:val="008D0B0E"/>
    <w:rsid w:val="008D0E74"/>
    <w:rsid w:val="008D0E76"/>
    <w:rsid w:val="008D11B9"/>
    <w:rsid w:val="008D15B0"/>
    <w:rsid w:val="008D1679"/>
    <w:rsid w:val="008D17B8"/>
    <w:rsid w:val="008D1C9C"/>
    <w:rsid w:val="008D1FEC"/>
    <w:rsid w:val="008D2088"/>
    <w:rsid w:val="008D2258"/>
    <w:rsid w:val="008D22BD"/>
    <w:rsid w:val="008D23CB"/>
    <w:rsid w:val="008D246E"/>
    <w:rsid w:val="008D2574"/>
    <w:rsid w:val="008D25D4"/>
    <w:rsid w:val="008D2734"/>
    <w:rsid w:val="008D2858"/>
    <w:rsid w:val="008D29CF"/>
    <w:rsid w:val="008D2A0A"/>
    <w:rsid w:val="008D2A48"/>
    <w:rsid w:val="008D2B01"/>
    <w:rsid w:val="008D2C26"/>
    <w:rsid w:val="008D2D72"/>
    <w:rsid w:val="008D2EA3"/>
    <w:rsid w:val="008D342A"/>
    <w:rsid w:val="008D353A"/>
    <w:rsid w:val="008D3577"/>
    <w:rsid w:val="008D35A5"/>
    <w:rsid w:val="008D37A2"/>
    <w:rsid w:val="008D3BAA"/>
    <w:rsid w:val="008D3CC5"/>
    <w:rsid w:val="008D3E3C"/>
    <w:rsid w:val="008D409F"/>
    <w:rsid w:val="008D40A9"/>
    <w:rsid w:val="008D4414"/>
    <w:rsid w:val="008D44C8"/>
    <w:rsid w:val="008D450E"/>
    <w:rsid w:val="008D4885"/>
    <w:rsid w:val="008D4A30"/>
    <w:rsid w:val="008D4CFD"/>
    <w:rsid w:val="008D4E8D"/>
    <w:rsid w:val="008D52F9"/>
    <w:rsid w:val="008D5821"/>
    <w:rsid w:val="008D59E4"/>
    <w:rsid w:val="008D5B52"/>
    <w:rsid w:val="008D5EC6"/>
    <w:rsid w:val="008D6013"/>
    <w:rsid w:val="008D65F2"/>
    <w:rsid w:val="008D68B8"/>
    <w:rsid w:val="008D6987"/>
    <w:rsid w:val="008D6C0B"/>
    <w:rsid w:val="008D76AE"/>
    <w:rsid w:val="008D78B3"/>
    <w:rsid w:val="008D78C6"/>
    <w:rsid w:val="008D78DD"/>
    <w:rsid w:val="008D78E7"/>
    <w:rsid w:val="008D7CAD"/>
    <w:rsid w:val="008D7D98"/>
    <w:rsid w:val="008E0059"/>
    <w:rsid w:val="008E02E0"/>
    <w:rsid w:val="008E03B0"/>
    <w:rsid w:val="008E03B7"/>
    <w:rsid w:val="008E03F6"/>
    <w:rsid w:val="008E0451"/>
    <w:rsid w:val="008E04DB"/>
    <w:rsid w:val="008E0606"/>
    <w:rsid w:val="008E07E3"/>
    <w:rsid w:val="008E08B9"/>
    <w:rsid w:val="008E0A07"/>
    <w:rsid w:val="008E0A4D"/>
    <w:rsid w:val="008E0B58"/>
    <w:rsid w:val="008E0B8D"/>
    <w:rsid w:val="008E10CC"/>
    <w:rsid w:val="008E12D8"/>
    <w:rsid w:val="008E1A69"/>
    <w:rsid w:val="008E1AAA"/>
    <w:rsid w:val="008E1BE9"/>
    <w:rsid w:val="008E1EBB"/>
    <w:rsid w:val="008E231D"/>
    <w:rsid w:val="008E23BA"/>
    <w:rsid w:val="008E244D"/>
    <w:rsid w:val="008E244F"/>
    <w:rsid w:val="008E2745"/>
    <w:rsid w:val="008E2773"/>
    <w:rsid w:val="008E32B9"/>
    <w:rsid w:val="008E33B4"/>
    <w:rsid w:val="008E3765"/>
    <w:rsid w:val="008E37D0"/>
    <w:rsid w:val="008E397D"/>
    <w:rsid w:val="008E3AE2"/>
    <w:rsid w:val="008E3FC6"/>
    <w:rsid w:val="008E4103"/>
    <w:rsid w:val="008E43FB"/>
    <w:rsid w:val="008E44FF"/>
    <w:rsid w:val="008E45FE"/>
    <w:rsid w:val="008E4F35"/>
    <w:rsid w:val="008E513D"/>
    <w:rsid w:val="008E52F5"/>
    <w:rsid w:val="008E5335"/>
    <w:rsid w:val="008E5396"/>
    <w:rsid w:val="008E5889"/>
    <w:rsid w:val="008E5A7B"/>
    <w:rsid w:val="008E5B18"/>
    <w:rsid w:val="008E5DB2"/>
    <w:rsid w:val="008E5DD8"/>
    <w:rsid w:val="008E695F"/>
    <w:rsid w:val="008E69CD"/>
    <w:rsid w:val="008E69CE"/>
    <w:rsid w:val="008E6B3C"/>
    <w:rsid w:val="008E6DF4"/>
    <w:rsid w:val="008E6DF5"/>
    <w:rsid w:val="008E6E36"/>
    <w:rsid w:val="008E71A3"/>
    <w:rsid w:val="008E76A8"/>
    <w:rsid w:val="008E7BEF"/>
    <w:rsid w:val="008E7DE0"/>
    <w:rsid w:val="008F0958"/>
    <w:rsid w:val="008F0A0B"/>
    <w:rsid w:val="008F0DDC"/>
    <w:rsid w:val="008F14BE"/>
    <w:rsid w:val="008F14E7"/>
    <w:rsid w:val="008F193C"/>
    <w:rsid w:val="008F1DB6"/>
    <w:rsid w:val="008F1E60"/>
    <w:rsid w:val="008F1EC2"/>
    <w:rsid w:val="008F2690"/>
    <w:rsid w:val="008F2721"/>
    <w:rsid w:val="008F2746"/>
    <w:rsid w:val="008F2D61"/>
    <w:rsid w:val="008F3098"/>
    <w:rsid w:val="008F30E2"/>
    <w:rsid w:val="008F32A4"/>
    <w:rsid w:val="008F33DC"/>
    <w:rsid w:val="008F3685"/>
    <w:rsid w:val="008F3735"/>
    <w:rsid w:val="008F3A7F"/>
    <w:rsid w:val="008F3C78"/>
    <w:rsid w:val="008F3E3D"/>
    <w:rsid w:val="008F3F58"/>
    <w:rsid w:val="008F4085"/>
    <w:rsid w:val="008F417C"/>
    <w:rsid w:val="008F46D9"/>
    <w:rsid w:val="008F4ECF"/>
    <w:rsid w:val="008F521A"/>
    <w:rsid w:val="008F53F2"/>
    <w:rsid w:val="008F5409"/>
    <w:rsid w:val="008F5DBF"/>
    <w:rsid w:val="008F5EE9"/>
    <w:rsid w:val="008F63AE"/>
    <w:rsid w:val="008F647A"/>
    <w:rsid w:val="008F6601"/>
    <w:rsid w:val="008F6AD4"/>
    <w:rsid w:val="008F6D65"/>
    <w:rsid w:val="008F7232"/>
    <w:rsid w:val="008F7477"/>
    <w:rsid w:val="008F7559"/>
    <w:rsid w:val="008F7A9C"/>
    <w:rsid w:val="008F7B04"/>
    <w:rsid w:val="008F7E5F"/>
    <w:rsid w:val="0090004C"/>
    <w:rsid w:val="00900441"/>
    <w:rsid w:val="009004CE"/>
    <w:rsid w:val="00900E92"/>
    <w:rsid w:val="00900F11"/>
    <w:rsid w:val="00900F56"/>
    <w:rsid w:val="00900FD7"/>
    <w:rsid w:val="00900FFA"/>
    <w:rsid w:val="00901389"/>
    <w:rsid w:val="00901654"/>
    <w:rsid w:val="009017C8"/>
    <w:rsid w:val="009017FA"/>
    <w:rsid w:val="0090198D"/>
    <w:rsid w:val="00901B10"/>
    <w:rsid w:val="00902030"/>
    <w:rsid w:val="009023FD"/>
    <w:rsid w:val="0090282A"/>
    <w:rsid w:val="00902969"/>
    <w:rsid w:val="00902C4C"/>
    <w:rsid w:val="00902E9B"/>
    <w:rsid w:val="009030FB"/>
    <w:rsid w:val="00903356"/>
    <w:rsid w:val="00903698"/>
    <w:rsid w:val="00903738"/>
    <w:rsid w:val="00903826"/>
    <w:rsid w:val="00903A76"/>
    <w:rsid w:val="00903CDF"/>
    <w:rsid w:val="00903D35"/>
    <w:rsid w:val="00903DDE"/>
    <w:rsid w:val="00903F48"/>
    <w:rsid w:val="00904338"/>
    <w:rsid w:val="009043E3"/>
    <w:rsid w:val="00904836"/>
    <w:rsid w:val="00904893"/>
    <w:rsid w:val="009056AA"/>
    <w:rsid w:val="009057FC"/>
    <w:rsid w:val="00905A15"/>
    <w:rsid w:val="00905A9F"/>
    <w:rsid w:val="00905CF8"/>
    <w:rsid w:val="009069A9"/>
    <w:rsid w:val="00906ABC"/>
    <w:rsid w:val="00906ADE"/>
    <w:rsid w:val="00906BEE"/>
    <w:rsid w:val="00906C16"/>
    <w:rsid w:val="00906E97"/>
    <w:rsid w:val="00907274"/>
    <w:rsid w:val="0090741E"/>
    <w:rsid w:val="009074A9"/>
    <w:rsid w:val="00907B5E"/>
    <w:rsid w:val="009104F9"/>
    <w:rsid w:val="00910AB5"/>
    <w:rsid w:val="00910BFE"/>
    <w:rsid w:val="009113F8"/>
    <w:rsid w:val="009114A2"/>
    <w:rsid w:val="00911536"/>
    <w:rsid w:val="00911AFA"/>
    <w:rsid w:val="00911EE5"/>
    <w:rsid w:val="00911F51"/>
    <w:rsid w:val="00912020"/>
    <w:rsid w:val="009121CC"/>
    <w:rsid w:val="00912251"/>
    <w:rsid w:val="0091234F"/>
    <w:rsid w:val="00912521"/>
    <w:rsid w:val="009125DF"/>
    <w:rsid w:val="00912F1E"/>
    <w:rsid w:val="00912FBB"/>
    <w:rsid w:val="0091383A"/>
    <w:rsid w:val="0091394C"/>
    <w:rsid w:val="00913A1A"/>
    <w:rsid w:val="00913BEF"/>
    <w:rsid w:val="00913F6C"/>
    <w:rsid w:val="009140C6"/>
    <w:rsid w:val="0091412B"/>
    <w:rsid w:val="00914496"/>
    <w:rsid w:val="009145E7"/>
    <w:rsid w:val="00914645"/>
    <w:rsid w:val="00914694"/>
    <w:rsid w:val="00914A37"/>
    <w:rsid w:val="009150FD"/>
    <w:rsid w:val="009152D0"/>
    <w:rsid w:val="009153F6"/>
    <w:rsid w:val="00915556"/>
    <w:rsid w:val="009157FD"/>
    <w:rsid w:val="00915B2B"/>
    <w:rsid w:val="00915B47"/>
    <w:rsid w:val="00915B68"/>
    <w:rsid w:val="00915B8D"/>
    <w:rsid w:val="00915D9F"/>
    <w:rsid w:val="009165B9"/>
    <w:rsid w:val="009166A2"/>
    <w:rsid w:val="009166AB"/>
    <w:rsid w:val="009168DE"/>
    <w:rsid w:val="00916B4E"/>
    <w:rsid w:val="00916C65"/>
    <w:rsid w:val="00916E10"/>
    <w:rsid w:val="00916FBA"/>
    <w:rsid w:val="009174A9"/>
    <w:rsid w:val="009204C4"/>
    <w:rsid w:val="009204F2"/>
    <w:rsid w:val="0092084C"/>
    <w:rsid w:val="00920CB2"/>
    <w:rsid w:val="0092108D"/>
    <w:rsid w:val="00921909"/>
    <w:rsid w:val="00921DC1"/>
    <w:rsid w:val="00921F32"/>
    <w:rsid w:val="00922380"/>
    <w:rsid w:val="009223ED"/>
    <w:rsid w:val="00922428"/>
    <w:rsid w:val="0092245C"/>
    <w:rsid w:val="00922638"/>
    <w:rsid w:val="0092277A"/>
    <w:rsid w:val="00922CE5"/>
    <w:rsid w:val="00922DE4"/>
    <w:rsid w:val="00922F37"/>
    <w:rsid w:val="0092343B"/>
    <w:rsid w:val="009238E6"/>
    <w:rsid w:val="00923E03"/>
    <w:rsid w:val="00923E83"/>
    <w:rsid w:val="00923FD8"/>
    <w:rsid w:val="00924238"/>
    <w:rsid w:val="009242F6"/>
    <w:rsid w:val="009243F0"/>
    <w:rsid w:val="009244C6"/>
    <w:rsid w:val="0092483F"/>
    <w:rsid w:val="00924AB2"/>
    <w:rsid w:val="00924AFB"/>
    <w:rsid w:val="00924AFF"/>
    <w:rsid w:val="00924FED"/>
    <w:rsid w:val="0092509B"/>
    <w:rsid w:val="009257BF"/>
    <w:rsid w:val="00925934"/>
    <w:rsid w:val="0092596E"/>
    <w:rsid w:val="00925B72"/>
    <w:rsid w:val="00925BD8"/>
    <w:rsid w:val="00925CA9"/>
    <w:rsid w:val="0092616F"/>
    <w:rsid w:val="009261DB"/>
    <w:rsid w:val="00926DC2"/>
    <w:rsid w:val="00927116"/>
    <w:rsid w:val="009273DA"/>
    <w:rsid w:val="009276F3"/>
    <w:rsid w:val="009277EB"/>
    <w:rsid w:val="00927BAE"/>
    <w:rsid w:val="00927DCD"/>
    <w:rsid w:val="00927E6F"/>
    <w:rsid w:val="00927EBB"/>
    <w:rsid w:val="0093009E"/>
    <w:rsid w:val="00930214"/>
    <w:rsid w:val="0093023E"/>
    <w:rsid w:val="009303AF"/>
    <w:rsid w:val="0093087D"/>
    <w:rsid w:val="0093090F"/>
    <w:rsid w:val="00930991"/>
    <w:rsid w:val="00930A81"/>
    <w:rsid w:val="00930BA9"/>
    <w:rsid w:val="00930CBE"/>
    <w:rsid w:val="00930F8B"/>
    <w:rsid w:val="00930FE9"/>
    <w:rsid w:val="0093118A"/>
    <w:rsid w:val="0093175C"/>
    <w:rsid w:val="0093190C"/>
    <w:rsid w:val="009319B3"/>
    <w:rsid w:val="00931A94"/>
    <w:rsid w:val="00931C64"/>
    <w:rsid w:val="00932217"/>
    <w:rsid w:val="00932A82"/>
    <w:rsid w:val="00932A98"/>
    <w:rsid w:val="00932AD5"/>
    <w:rsid w:val="00932D1F"/>
    <w:rsid w:val="00932E38"/>
    <w:rsid w:val="009335A9"/>
    <w:rsid w:val="009337C4"/>
    <w:rsid w:val="00933CFF"/>
    <w:rsid w:val="00933D19"/>
    <w:rsid w:val="00933FAD"/>
    <w:rsid w:val="00934192"/>
    <w:rsid w:val="00934217"/>
    <w:rsid w:val="00934738"/>
    <w:rsid w:val="0093473E"/>
    <w:rsid w:val="0093480E"/>
    <w:rsid w:val="00934898"/>
    <w:rsid w:val="00934C4F"/>
    <w:rsid w:val="00934D19"/>
    <w:rsid w:val="00934FE6"/>
    <w:rsid w:val="009351AE"/>
    <w:rsid w:val="009351E2"/>
    <w:rsid w:val="0093524B"/>
    <w:rsid w:val="009354A4"/>
    <w:rsid w:val="009358DF"/>
    <w:rsid w:val="00936494"/>
    <w:rsid w:val="00936623"/>
    <w:rsid w:val="0093673D"/>
    <w:rsid w:val="0093684C"/>
    <w:rsid w:val="009368AF"/>
    <w:rsid w:val="00936CE0"/>
    <w:rsid w:val="00936D9A"/>
    <w:rsid w:val="00936E44"/>
    <w:rsid w:val="00937B21"/>
    <w:rsid w:val="00937BCB"/>
    <w:rsid w:val="00937D4D"/>
    <w:rsid w:val="00937ECE"/>
    <w:rsid w:val="00940876"/>
    <w:rsid w:val="00940933"/>
    <w:rsid w:val="00940ABB"/>
    <w:rsid w:val="00941024"/>
    <w:rsid w:val="00941205"/>
    <w:rsid w:val="009413FE"/>
    <w:rsid w:val="0094150C"/>
    <w:rsid w:val="009418E4"/>
    <w:rsid w:val="009419F7"/>
    <w:rsid w:val="00941BC0"/>
    <w:rsid w:val="00941C55"/>
    <w:rsid w:val="0094248C"/>
    <w:rsid w:val="00942688"/>
    <w:rsid w:val="00942781"/>
    <w:rsid w:val="009427A7"/>
    <w:rsid w:val="0094304C"/>
    <w:rsid w:val="009430CA"/>
    <w:rsid w:val="009432E4"/>
    <w:rsid w:val="00943631"/>
    <w:rsid w:val="009437FE"/>
    <w:rsid w:val="009439F7"/>
    <w:rsid w:val="00943D38"/>
    <w:rsid w:val="00943F37"/>
    <w:rsid w:val="009440BE"/>
    <w:rsid w:val="0094428D"/>
    <w:rsid w:val="009442B7"/>
    <w:rsid w:val="009442EF"/>
    <w:rsid w:val="009445B7"/>
    <w:rsid w:val="009445E3"/>
    <w:rsid w:val="0094462A"/>
    <w:rsid w:val="00944BAF"/>
    <w:rsid w:val="00944E69"/>
    <w:rsid w:val="00944F4A"/>
    <w:rsid w:val="00945596"/>
    <w:rsid w:val="009455AD"/>
    <w:rsid w:val="00945650"/>
    <w:rsid w:val="00945958"/>
    <w:rsid w:val="00945A7B"/>
    <w:rsid w:val="00945C2C"/>
    <w:rsid w:val="00945E47"/>
    <w:rsid w:val="00945E55"/>
    <w:rsid w:val="00945EF2"/>
    <w:rsid w:val="00945F3D"/>
    <w:rsid w:val="009460E0"/>
    <w:rsid w:val="0094618E"/>
    <w:rsid w:val="00946222"/>
    <w:rsid w:val="009463F4"/>
    <w:rsid w:val="00946C9B"/>
    <w:rsid w:val="00947065"/>
    <w:rsid w:val="00947317"/>
    <w:rsid w:val="0094762E"/>
    <w:rsid w:val="009478E0"/>
    <w:rsid w:val="00947D41"/>
    <w:rsid w:val="00947D9D"/>
    <w:rsid w:val="00947F35"/>
    <w:rsid w:val="009508BA"/>
    <w:rsid w:val="00950A65"/>
    <w:rsid w:val="00950C0D"/>
    <w:rsid w:val="00950D64"/>
    <w:rsid w:val="00950FB8"/>
    <w:rsid w:val="00951701"/>
    <w:rsid w:val="00951AA2"/>
    <w:rsid w:val="00951B99"/>
    <w:rsid w:val="00951FFD"/>
    <w:rsid w:val="00952006"/>
    <w:rsid w:val="00952305"/>
    <w:rsid w:val="009526B7"/>
    <w:rsid w:val="00952A69"/>
    <w:rsid w:val="00952AA6"/>
    <w:rsid w:val="00952B06"/>
    <w:rsid w:val="0095348F"/>
    <w:rsid w:val="00953633"/>
    <w:rsid w:val="00953763"/>
    <w:rsid w:val="00953988"/>
    <w:rsid w:val="00953B10"/>
    <w:rsid w:val="00953C0C"/>
    <w:rsid w:val="00953F39"/>
    <w:rsid w:val="00954529"/>
    <w:rsid w:val="00954630"/>
    <w:rsid w:val="009546D9"/>
    <w:rsid w:val="0095472B"/>
    <w:rsid w:val="00954807"/>
    <w:rsid w:val="00954D9B"/>
    <w:rsid w:val="00954EE8"/>
    <w:rsid w:val="00955029"/>
    <w:rsid w:val="00955191"/>
    <w:rsid w:val="00955AA6"/>
    <w:rsid w:val="00955D77"/>
    <w:rsid w:val="00955DF9"/>
    <w:rsid w:val="00955E48"/>
    <w:rsid w:val="00955F29"/>
    <w:rsid w:val="00956152"/>
    <w:rsid w:val="0095627F"/>
    <w:rsid w:val="009566AB"/>
    <w:rsid w:val="00956BE5"/>
    <w:rsid w:val="00957472"/>
    <w:rsid w:val="00957A97"/>
    <w:rsid w:val="00957C02"/>
    <w:rsid w:val="00960069"/>
    <w:rsid w:val="00960732"/>
    <w:rsid w:val="00960774"/>
    <w:rsid w:val="00960CEE"/>
    <w:rsid w:val="00960D10"/>
    <w:rsid w:val="00960D7A"/>
    <w:rsid w:val="009611F7"/>
    <w:rsid w:val="0096151D"/>
    <w:rsid w:val="00961786"/>
    <w:rsid w:val="009619E2"/>
    <w:rsid w:val="00961A30"/>
    <w:rsid w:val="00961A9F"/>
    <w:rsid w:val="00962561"/>
    <w:rsid w:val="00962733"/>
    <w:rsid w:val="00962AC0"/>
    <w:rsid w:val="00962AD6"/>
    <w:rsid w:val="00962B26"/>
    <w:rsid w:val="00962D55"/>
    <w:rsid w:val="0096303A"/>
    <w:rsid w:val="00963280"/>
    <w:rsid w:val="00963333"/>
    <w:rsid w:val="00963430"/>
    <w:rsid w:val="00963433"/>
    <w:rsid w:val="00963A5C"/>
    <w:rsid w:val="00963B0B"/>
    <w:rsid w:val="00963EDB"/>
    <w:rsid w:val="0096403D"/>
    <w:rsid w:val="00964629"/>
    <w:rsid w:val="00964CC0"/>
    <w:rsid w:val="00964FFB"/>
    <w:rsid w:val="0096509A"/>
    <w:rsid w:val="0096520C"/>
    <w:rsid w:val="009657A9"/>
    <w:rsid w:val="00965AFA"/>
    <w:rsid w:val="00965C40"/>
    <w:rsid w:val="00965DDA"/>
    <w:rsid w:val="00965F4E"/>
    <w:rsid w:val="00966108"/>
    <w:rsid w:val="00966432"/>
    <w:rsid w:val="0096670D"/>
    <w:rsid w:val="00966789"/>
    <w:rsid w:val="0096690A"/>
    <w:rsid w:val="00966ABD"/>
    <w:rsid w:val="00966B20"/>
    <w:rsid w:val="00966B3C"/>
    <w:rsid w:val="00966C21"/>
    <w:rsid w:val="00967215"/>
    <w:rsid w:val="0096739F"/>
    <w:rsid w:val="009674A0"/>
    <w:rsid w:val="009674DB"/>
    <w:rsid w:val="009675DF"/>
    <w:rsid w:val="00967D25"/>
    <w:rsid w:val="00970471"/>
    <w:rsid w:val="009705CB"/>
    <w:rsid w:val="0097069F"/>
    <w:rsid w:val="00970BBD"/>
    <w:rsid w:val="00970D4B"/>
    <w:rsid w:val="00970F82"/>
    <w:rsid w:val="009711D3"/>
    <w:rsid w:val="00971363"/>
    <w:rsid w:val="009716EB"/>
    <w:rsid w:val="00972206"/>
    <w:rsid w:val="0097261B"/>
    <w:rsid w:val="00972645"/>
    <w:rsid w:val="009727B2"/>
    <w:rsid w:val="009729BB"/>
    <w:rsid w:val="00972CBA"/>
    <w:rsid w:val="00972EBE"/>
    <w:rsid w:val="00973298"/>
    <w:rsid w:val="009733AE"/>
    <w:rsid w:val="00973863"/>
    <w:rsid w:val="00973B36"/>
    <w:rsid w:val="00973C3B"/>
    <w:rsid w:val="00973CE7"/>
    <w:rsid w:val="009742CC"/>
    <w:rsid w:val="0097430E"/>
    <w:rsid w:val="009748BF"/>
    <w:rsid w:val="009749B0"/>
    <w:rsid w:val="00974EA0"/>
    <w:rsid w:val="00975266"/>
    <w:rsid w:val="0097526C"/>
    <w:rsid w:val="009753B9"/>
    <w:rsid w:val="0097562E"/>
    <w:rsid w:val="009756E9"/>
    <w:rsid w:val="00975709"/>
    <w:rsid w:val="00975897"/>
    <w:rsid w:val="009758AB"/>
    <w:rsid w:val="00975973"/>
    <w:rsid w:val="00975BB6"/>
    <w:rsid w:val="00975BDD"/>
    <w:rsid w:val="00975DD1"/>
    <w:rsid w:val="009761EE"/>
    <w:rsid w:val="00976249"/>
    <w:rsid w:val="0097631C"/>
    <w:rsid w:val="00976349"/>
    <w:rsid w:val="009764F5"/>
    <w:rsid w:val="00976A18"/>
    <w:rsid w:val="00976A32"/>
    <w:rsid w:val="00976BA2"/>
    <w:rsid w:val="00976BDD"/>
    <w:rsid w:val="00976C0A"/>
    <w:rsid w:val="00976DF1"/>
    <w:rsid w:val="00976ED5"/>
    <w:rsid w:val="00977701"/>
    <w:rsid w:val="00977BF0"/>
    <w:rsid w:val="00977F8F"/>
    <w:rsid w:val="00980271"/>
    <w:rsid w:val="00980620"/>
    <w:rsid w:val="00980622"/>
    <w:rsid w:val="009806EA"/>
    <w:rsid w:val="00981434"/>
    <w:rsid w:val="00981AC5"/>
    <w:rsid w:val="00981F35"/>
    <w:rsid w:val="00982144"/>
    <w:rsid w:val="009824A4"/>
    <w:rsid w:val="00982DE4"/>
    <w:rsid w:val="00982F99"/>
    <w:rsid w:val="00983009"/>
    <w:rsid w:val="00983023"/>
    <w:rsid w:val="0098338F"/>
    <w:rsid w:val="0098362F"/>
    <w:rsid w:val="009837FB"/>
    <w:rsid w:val="009839DD"/>
    <w:rsid w:val="00983A89"/>
    <w:rsid w:val="00983BF9"/>
    <w:rsid w:val="00983D53"/>
    <w:rsid w:val="00983DB1"/>
    <w:rsid w:val="00984056"/>
    <w:rsid w:val="009840E9"/>
    <w:rsid w:val="009841E0"/>
    <w:rsid w:val="0098438E"/>
    <w:rsid w:val="009845A2"/>
    <w:rsid w:val="00984FD7"/>
    <w:rsid w:val="00985034"/>
    <w:rsid w:val="00985463"/>
    <w:rsid w:val="0098549D"/>
    <w:rsid w:val="0098549F"/>
    <w:rsid w:val="00985992"/>
    <w:rsid w:val="009861D7"/>
    <w:rsid w:val="009865D4"/>
    <w:rsid w:val="0098662B"/>
    <w:rsid w:val="0098662D"/>
    <w:rsid w:val="00986816"/>
    <w:rsid w:val="00986855"/>
    <w:rsid w:val="009872A8"/>
    <w:rsid w:val="00987A2E"/>
    <w:rsid w:val="009900A3"/>
    <w:rsid w:val="00990204"/>
    <w:rsid w:val="00990B0B"/>
    <w:rsid w:val="009911AC"/>
    <w:rsid w:val="0099122B"/>
    <w:rsid w:val="009915E4"/>
    <w:rsid w:val="00991964"/>
    <w:rsid w:val="00991C44"/>
    <w:rsid w:val="0099205C"/>
    <w:rsid w:val="0099234B"/>
    <w:rsid w:val="00992466"/>
    <w:rsid w:val="009926A8"/>
    <w:rsid w:val="009929F0"/>
    <w:rsid w:val="00992B24"/>
    <w:rsid w:val="00992D1A"/>
    <w:rsid w:val="0099308A"/>
    <w:rsid w:val="0099316D"/>
    <w:rsid w:val="0099358A"/>
    <w:rsid w:val="0099367A"/>
    <w:rsid w:val="0099367F"/>
    <w:rsid w:val="00993880"/>
    <w:rsid w:val="0099399B"/>
    <w:rsid w:val="009939D3"/>
    <w:rsid w:val="009940ED"/>
    <w:rsid w:val="00994245"/>
    <w:rsid w:val="009943C5"/>
    <w:rsid w:val="00994571"/>
    <w:rsid w:val="00994775"/>
    <w:rsid w:val="00994A96"/>
    <w:rsid w:val="009950A1"/>
    <w:rsid w:val="00995362"/>
    <w:rsid w:val="00995F56"/>
    <w:rsid w:val="00996176"/>
    <w:rsid w:val="00996415"/>
    <w:rsid w:val="009964D5"/>
    <w:rsid w:val="009964FF"/>
    <w:rsid w:val="00996721"/>
    <w:rsid w:val="00996A3D"/>
    <w:rsid w:val="00996BF2"/>
    <w:rsid w:val="00996FD4"/>
    <w:rsid w:val="0099755D"/>
    <w:rsid w:val="0099765F"/>
    <w:rsid w:val="00997986"/>
    <w:rsid w:val="00997ACB"/>
    <w:rsid w:val="00997D0B"/>
    <w:rsid w:val="00997D9A"/>
    <w:rsid w:val="00997F90"/>
    <w:rsid w:val="009A010E"/>
    <w:rsid w:val="009A0288"/>
    <w:rsid w:val="009A0335"/>
    <w:rsid w:val="009A0398"/>
    <w:rsid w:val="009A0731"/>
    <w:rsid w:val="009A091E"/>
    <w:rsid w:val="009A095F"/>
    <w:rsid w:val="009A0EB9"/>
    <w:rsid w:val="009A0EF0"/>
    <w:rsid w:val="009A1146"/>
    <w:rsid w:val="009A1440"/>
    <w:rsid w:val="009A1746"/>
    <w:rsid w:val="009A192B"/>
    <w:rsid w:val="009A19ED"/>
    <w:rsid w:val="009A27EB"/>
    <w:rsid w:val="009A29A0"/>
    <w:rsid w:val="009A2D94"/>
    <w:rsid w:val="009A2E7A"/>
    <w:rsid w:val="009A3039"/>
    <w:rsid w:val="009A367A"/>
    <w:rsid w:val="009A38C7"/>
    <w:rsid w:val="009A3E0A"/>
    <w:rsid w:val="009A3E19"/>
    <w:rsid w:val="009A4182"/>
    <w:rsid w:val="009A4348"/>
    <w:rsid w:val="009A43F3"/>
    <w:rsid w:val="009A47D5"/>
    <w:rsid w:val="009A4A47"/>
    <w:rsid w:val="009A4BD4"/>
    <w:rsid w:val="009A4C6F"/>
    <w:rsid w:val="009A4DB7"/>
    <w:rsid w:val="009A53C3"/>
    <w:rsid w:val="009A54F4"/>
    <w:rsid w:val="009A55EB"/>
    <w:rsid w:val="009A567F"/>
    <w:rsid w:val="009A594A"/>
    <w:rsid w:val="009A5D36"/>
    <w:rsid w:val="009A5DF4"/>
    <w:rsid w:val="009A5E9B"/>
    <w:rsid w:val="009A6017"/>
    <w:rsid w:val="009A61B3"/>
    <w:rsid w:val="009A62B7"/>
    <w:rsid w:val="009A6300"/>
    <w:rsid w:val="009A6477"/>
    <w:rsid w:val="009A6CF9"/>
    <w:rsid w:val="009A6D6D"/>
    <w:rsid w:val="009A6E7F"/>
    <w:rsid w:val="009A7A85"/>
    <w:rsid w:val="009A7B97"/>
    <w:rsid w:val="009A7DD9"/>
    <w:rsid w:val="009B0107"/>
    <w:rsid w:val="009B036B"/>
    <w:rsid w:val="009B08F5"/>
    <w:rsid w:val="009B0A31"/>
    <w:rsid w:val="009B0AB5"/>
    <w:rsid w:val="009B0C1C"/>
    <w:rsid w:val="009B138F"/>
    <w:rsid w:val="009B16C7"/>
    <w:rsid w:val="009B1BF7"/>
    <w:rsid w:val="009B1F86"/>
    <w:rsid w:val="009B24F8"/>
    <w:rsid w:val="009B2542"/>
    <w:rsid w:val="009B27C9"/>
    <w:rsid w:val="009B2E34"/>
    <w:rsid w:val="009B2FBC"/>
    <w:rsid w:val="009B312C"/>
    <w:rsid w:val="009B3322"/>
    <w:rsid w:val="009B3409"/>
    <w:rsid w:val="009B36CE"/>
    <w:rsid w:val="009B45E9"/>
    <w:rsid w:val="009B4805"/>
    <w:rsid w:val="009B4F3E"/>
    <w:rsid w:val="009B5277"/>
    <w:rsid w:val="009B531F"/>
    <w:rsid w:val="009B55F9"/>
    <w:rsid w:val="009B568B"/>
    <w:rsid w:val="009B5E99"/>
    <w:rsid w:val="009B604D"/>
    <w:rsid w:val="009B6711"/>
    <w:rsid w:val="009B6715"/>
    <w:rsid w:val="009B6AD9"/>
    <w:rsid w:val="009B6B88"/>
    <w:rsid w:val="009B6F72"/>
    <w:rsid w:val="009B6F74"/>
    <w:rsid w:val="009B70CA"/>
    <w:rsid w:val="009B7384"/>
    <w:rsid w:val="009B784E"/>
    <w:rsid w:val="009B7BC0"/>
    <w:rsid w:val="009B7E43"/>
    <w:rsid w:val="009B7FC6"/>
    <w:rsid w:val="009C0360"/>
    <w:rsid w:val="009C060E"/>
    <w:rsid w:val="009C0B41"/>
    <w:rsid w:val="009C0B5D"/>
    <w:rsid w:val="009C0DF8"/>
    <w:rsid w:val="009C100E"/>
    <w:rsid w:val="009C119C"/>
    <w:rsid w:val="009C1219"/>
    <w:rsid w:val="009C1277"/>
    <w:rsid w:val="009C174D"/>
    <w:rsid w:val="009C17E8"/>
    <w:rsid w:val="009C1BB4"/>
    <w:rsid w:val="009C1C4D"/>
    <w:rsid w:val="009C1C89"/>
    <w:rsid w:val="009C1D18"/>
    <w:rsid w:val="009C2487"/>
    <w:rsid w:val="009C294B"/>
    <w:rsid w:val="009C2A0B"/>
    <w:rsid w:val="009C2A75"/>
    <w:rsid w:val="009C2AC5"/>
    <w:rsid w:val="009C2C24"/>
    <w:rsid w:val="009C2C8E"/>
    <w:rsid w:val="009C2F3B"/>
    <w:rsid w:val="009C3122"/>
    <w:rsid w:val="009C34B9"/>
    <w:rsid w:val="009C38EF"/>
    <w:rsid w:val="009C3D0E"/>
    <w:rsid w:val="009C3E1A"/>
    <w:rsid w:val="009C40F4"/>
    <w:rsid w:val="009C47A4"/>
    <w:rsid w:val="009C4E2E"/>
    <w:rsid w:val="009C4F1D"/>
    <w:rsid w:val="009C52A8"/>
    <w:rsid w:val="009C534A"/>
    <w:rsid w:val="009C597B"/>
    <w:rsid w:val="009C59DF"/>
    <w:rsid w:val="009C5C5A"/>
    <w:rsid w:val="009C5E71"/>
    <w:rsid w:val="009C63E3"/>
    <w:rsid w:val="009C642C"/>
    <w:rsid w:val="009C67BB"/>
    <w:rsid w:val="009C6BEA"/>
    <w:rsid w:val="009C6D1F"/>
    <w:rsid w:val="009C6D73"/>
    <w:rsid w:val="009C7004"/>
    <w:rsid w:val="009C7196"/>
    <w:rsid w:val="009C7380"/>
    <w:rsid w:val="009C7713"/>
    <w:rsid w:val="009C7801"/>
    <w:rsid w:val="009C7A40"/>
    <w:rsid w:val="009C7CE8"/>
    <w:rsid w:val="009D00DB"/>
    <w:rsid w:val="009D0116"/>
    <w:rsid w:val="009D01F3"/>
    <w:rsid w:val="009D0478"/>
    <w:rsid w:val="009D04EB"/>
    <w:rsid w:val="009D0601"/>
    <w:rsid w:val="009D07F0"/>
    <w:rsid w:val="009D0CD2"/>
    <w:rsid w:val="009D0E39"/>
    <w:rsid w:val="009D122E"/>
    <w:rsid w:val="009D12D9"/>
    <w:rsid w:val="009D1358"/>
    <w:rsid w:val="009D1902"/>
    <w:rsid w:val="009D1EB6"/>
    <w:rsid w:val="009D2803"/>
    <w:rsid w:val="009D2AEE"/>
    <w:rsid w:val="009D32AE"/>
    <w:rsid w:val="009D3436"/>
    <w:rsid w:val="009D3632"/>
    <w:rsid w:val="009D3888"/>
    <w:rsid w:val="009D38EF"/>
    <w:rsid w:val="009D3C87"/>
    <w:rsid w:val="009D3E6C"/>
    <w:rsid w:val="009D431B"/>
    <w:rsid w:val="009D4461"/>
    <w:rsid w:val="009D4746"/>
    <w:rsid w:val="009D4F43"/>
    <w:rsid w:val="009D50CC"/>
    <w:rsid w:val="009D512E"/>
    <w:rsid w:val="009D5175"/>
    <w:rsid w:val="009D57D0"/>
    <w:rsid w:val="009D5DF3"/>
    <w:rsid w:val="009D6879"/>
    <w:rsid w:val="009D6A99"/>
    <w:rsid w:val="009D6D07"/>
    <w:rsid w:val="009D6D1C"/>
    <w:rsid w:val="009D7C7A"/>
    <w:rsid w:val="009D7D4B"/>
    <w:rsid w:val="009D7E00"/>
    <w:rsid w:val="009E023B"/>
    <w:rsid w:val="009E02E1"/>
    <w:rsid w:val="009E05F2"/>
    <w:rsid w:val="009E0775"/>
    <w:rsid w:val="009E0961"/>
    <w:rsid w:val="009E0B95"/>
    <w:rsid w:val="009E107F"/>
    <w:rsid w:val="009E1169"/>
    <w:rsid w:val="009E11BE"/>
    <w:rsid w:val="009E12AA"/>
    <w:rsid w:val="009E142D"/>
    <w:rsid w:val="009E1DA1"/>
    <w:rsid w:val="009E1EDF"/>
    <w:rsid w:val="009E229C"/>
    <w:rsid w:val="009E275E"/>
    <w:rsid w:val="009E27AF"/>
    <w:rsid w:val="009E29B7"/>
    <w:rsid w:val="009E2E31"/>
    <w:rsid w:val="009E2F80"/>
    <w:rsid w:val="009E3316"/>
    <w:rsid w:val="009E3A3B"/>
    <w:rsid w:val="009E3ABC"/>
    <w:rsid w:val="009E3FF1"/>
    <w:rsid w:val="009E4077"/>
    <w:rsid w:val="009E446A"/>
    <w:rsid w:val="009E4725"/>
    <w:rsid w:val="009E47AE"/>
    <w:rsid w:val="009E4A6C"/>
    <w:rsid w:val="009E4C75"/>
    <w:rsid w:val="009E4D76"/>
    <w:rsid w:val="009E4F47"/>
    <w:rsid w:val="009E4F96"/>
    <w:rsid w:val="009E51C7"/>
    <w:rsid w:val="009E5C1D"/>
    <w:rsid w:val="009E5FB9"/>
    <w:rsid w:val="009E6075"/>
    <w:rsid w:val="009E61A2"/>
    <w:rsid w:val="009E668F"/>
    <w:rsid w:val="009E6833"/>
    <w:rsid w:val="009E6A31"/>
    <w:rsid w:val="009E6EAA"/>
    <w:rsid w:val="009E7113"/>
    <w:rsid w:val="009E7280"/>
    <w:rsid w:val="009E7678"/>
    <w:rsid w:val="009E7796"/>
    <w:rsid w:val="009E77CE"/>
    <w:rsid w:val="009E79FB"/>
    <w:rsid w:val="009F02D5"/>
    <w:rsid w:val="009F032A"/>
    <w:rsid w:val="009F0722"/>
    <w:rsid w:val="009F0ADA"/>
    <w:rsid w:val="009F1086"/>
    <w:rsid w:val="009F1152"/>
    <w:rsid w:val="009F19EA"/>
    <w:rsid w:val="009F1F7A"/>
    <w:rsid w:val="009F23EE"/>
    <w:rsid w:val="009F2AE1"/>
    <w:rsid w:val="009F2DB4"/>
    <w:rsid w:val="009F2FB9"/>
    <w:rsid w:val="009F31A2"/>
    <w:rsid w:val="009F37CB"/>
    <w:rsid w:val="009F3A67"/>
    <w:rsid w:val="009F42C9"/>
    <w:rsid w:val="009F45D9"/>
    <w:rsid w:val="009F47EE"/>
    <w:rsid w:val="009F4BC3"/>
    <w:rsid w:val="009F4E29"/>
    <w:rsid w:val="009F5016"/>
    <w:rsid w:val="009F5664"/>
    <w:rsid w:val="009F56B8"/>
    <w:rsid w:val="009F5A89"/>
    <w:rsid w:val="009F5BA5"/>
    <w:rsid w:val="009F5D46"/>
    <w:rsid w:val="009F5F8D"/>
    <w:rsid w:val="009F60E8"/>
    <w:rsid w:val="009F640C"/>
    <w:rsid w:val="009F652C"/>
    <w:rsid w:val="009F6969"/>
    <w:rsid w:val="009F7005"/>
    <w:rsid w:val="009F7022"/>
    <w:rsid w:val="009F71FE"/>
    <w:rsid w:val="009F720B"/>
    <w:rsid w:val="009F7457"/>
    <w:rsid w:val="009F74BA"/>
    <w:rsid w:val="009F7502"/>
    <w:rsid w:val="009F786B"/>
    <w:rsid w:val="00A00011"/>
    <w:rsid w:val="00A000FF"/>
    <w:rsid w:val="00A00389"/>
    <w:rsid w:val="00A004DD"/>
    <w:rsid w:val="00A00637"/>
    <w:rsid w:val="00A007CF"/>
    <w:rsid w:val="00A00CCA"/>
    <w:rsid w:val="00A00F6B"/>
    <w:rsid w:val="00A0110D"/>
    <w:rsid w:val="00A01203"/>
    <w:rsid w:val="00A01EF8"/>
    <w:rsid w:val="00A01F68"/>
    <w:rsid w:val="00A01FDA"/>
    <w:rsid w:val="00A0201C"/>
    <w:rsid w:val="00A0205E"/>
    <w:rsid w:val="00A02A3B"/>
    <w:rsid w:val="00A02EA9"/>
    <w:rsid w:val="00A0302D"/>
    <w:rsid w:val="00A030C8"/>
    <w:rsid w:val="00A03C5A"/>
    <w:rsid w:val="00A03F6A"/>
    <w:rsid w:val="00A03F96"/>
    <w:rsid w:val="00A04682"/>
    <w:rsid w:val="00A04950"/>
    <w:rsid w:val="00A04A5D"/>
    <w:rsid w:val="00A04B59"/>
    <w:rsid w:val="00A04D17"/>
    <w:rsid w:val="00A04EDF"/>
    <w:rsid w:val="00A04F3B"/>
    <w:rsid w:val="00A04F9F"/>
    <w:rsid w:val="00A04FCF"/>
    <w:rsid w:val="00A0501D"/>
    <w:rsid w:val="00A055F5"/>
    <w:rsid w:val="00A05E30"/>
    <w:rsid w:val="00A06008"/>
    <w:rsid w:val="00A06055"/>
    <w:rsid w:val="00A06156"/>
    <w:rsid w:val="00A061EB"/>
    <w:rsid w:val="00A0658C"/>
    <w:rsid w:val="00A06E9A"/>
    <w:rsid w:val="00A0707A"/>
    <w:rsid w:val="00A072D7"/>
    <w:rsid w:val="00A0734B"/>
    <w:rsid w:val="00A07527"/>
    <w:rsid w:val="00A07680"/>
    <w:rsid w:val="00A07AC5"/>
    <w:rsid w:val="00A07BC5"/>
    <w:rsid w:val="00A07CD9"/>
    <w:rsid w:val="00A07E2A"/>
    <w:rsid w:val="00A07E6E"/>
    <w:rsid w:val="00A1060A"/>
    <w:rsid w:val="00A107AA"/>
    <w:rsid w:val="00A115CE"/>
    <w:rsid w:val="00A11C76"/>
    <w:rsid w:val="00A12353"/>
    <w:rsid w:val="00A123AD"/>
    <w:rsid w:val="00A124E8"/>
    <w:rsid w:val="00A1265A"/>
    <w:rsid w:val="00A12874"/>
    <w:rsid w:val="00A12A7A"/>
    <w:rsid w:val="00A12D5B"/>
    <w:rsid w:val="00A12D7F"/>
    <w:rsid w:val="00A12F6F"/>
    <w:rsid w:val="00A13095"/>
    <w:rsid w:val="00A133DB"/>
    <w:rsid w:val="00A136F7"/>
    <w:rsid w:val="00A1398F"/>
    <w:rsid w:val="00A139B1"/>
    <w:rsid w:val="00A13B39"/>
    <w:rsid w:val="00A13FD8"/>
    <w:rsid w:val="00A1434D"/>
    <w:rsid w:val="00A143F9"/>
    <w:rsid w:val="00A14B72"/>
    <w:rsid w:val="00A14E22"/>
    <w:rsid w:val="00A155B5"/>
    <w:rsid w:val="00A158CC"/>
    <w:rsid w:val="00A159DF"/>
    <w:rsid w:val="00A15AB5"/>
    <w:rsid w:val="00A15B20"/>
    <w:rsid w:val="00A15BF9"/>
    <w:rsid w:val="00A15DF3"/>
    <w:rsid w:val="00A15EB2"/>
    <w:rsid w:val="00A162EF"/>
    <w:rsid w:val="00A16396"/>
    <w:rsid w:val="00A16726"/>
    <w:rsid w:val="00A16E23"/>
    <w:rsid w:val="00A16E32"/>
    <w:rsid w:val="00A172E2"/>
    <w:rsid w:val="00A1756F"/>
    <w:rsid w:val="00A17645"/>
    <w:rsid w:val="00A17650"/>
    <w:rsid w:val="00A177C9"/>
    <w:rsid w:val="00A17B41"/>
    <w:rsid w:val="00A17B49"/>
    <w:rsid w:val="00A17C9B"/>
    <w:rsid w:val="00A17EDB"/>
    <w:rsid w:val="00A20520"/>
    <w:rsid w:val="00A2062C"/>
    <w:rsid w:val="00A206E0"/>
    <w:rsid w:val="00A20EE1"/>
    <w:rsid w:val="00A211F6"/>
    <w:rsid w:val="00A213DC"/>
    <w:rsid w:val="00A21742"/>
    <w:rsid w:val="00A218EA"/>
    <w:rsid w:val="00A21B79"/>
    <w:rsid w:val="00A21C12"/>
    <w:rsid w:val="00A21D01"/>
    <w:rsid w:val="00A21D4D"/>
    <w:rsid w:val="00A21DBB"/>
    <w:rsid w:val="00A22258"/>
    <w:rsid w:val="00A22453"/>
    <w:rsid w:val="00A22780"/>
    <w:rsid w:val="00A228CB"/>
    <w:rsid w:val="00A22CDB"/>
    <w:rsid w:val="00A22D11"/>
    <w:rsid w:val="00A234FB"/>
    <w:rsid w:val="00A23A90"/>
    <w:rsid w:val="00A23CA5"/>
    <w:rsid w:val="00A23D48"/>
    <w:rsid w:val="00A24067"/>
    <w:rsid w:val="00A240D1"/>
    <w:rsid w:val="00A2418D"/>
    <w:rsid w:val="00A244C7"/>
    <w:rsid w:val="00A244FD"/>
    <w:rsid w:val="00A249C5"/>
    <w:rsid w:val="00A24FBA"/>
    <w:rsid w:val="00A25122"/>
    <w:rsid w:val="00A25334"/>
    <w:rsid w:val="00A25498"/>
    <w:rsid w:val="00A254C6"/>
    <w:rsid w:val="00A25B70"/>
    <w:rsid w:val="00A25F23"/>
    <w:rsid w:val="00A25FE0"/>
    <w:rsid w:val="00A261C0"/>
    <w:rsid w:val="00A26213"/>
    <w:rsid w:val="00A26311"/>
    <w:rsid w:val="00A26497"/>
    <w:rsid w:val="00A264BE"/>
    <w:rsid w:val="00A265BC"/>
    <w:rsid w:val="00A2675B"/>
    <w:rsid w:val="00A269A4"/>
    <w:rsid w:val="00A26A54"/>
    <w:rsid w:val="00A26AB4"/>
    <w:rsid w:val="00A26FB8"/>
    <w:rsid w:val="00A2700D"/>
    <w:rsid w:val="00A27085"/>
    <w:rsid w:val="00A2748B"/>
    <w:rsid w:val="00A2782E"/>
    <w:rsid w:val="00A2798A"/>
    <w:rsid w:val="00A27AE2"/>
    <w:rsid w:val="00A27AF4"/>
    <w:rsid w:val="00A27CCC"/>
    <w:rsid w:val="00A27DB7"/>
    <w:rsid w:val="00A27F45"/>
    <w:rsid w:val="00A27F9F"/>
    <w:rsid w:val="00A300D3"/>
    <w:rsid w:val="00A301EC"/>
    <w:rsid w:val="00A306E8"/>
    <w:rsid w:val="00A30B39"/>
    <w:rsid w:val="00A3126D"/>
    <w:rsid w:val="00A3129C"/>
    <w:rsid w:val="00A31420"/>
    <w:rsid w:val="00A31E2C"/>
    <w:rsid w:val="00A320B7"/>
    <w:rsid w:val="00A324B1"/>
    <w:rsid w:val="00A324D2"/>
    <w:rsid w:val="00A32D36"/>
    <w:rsid w:val="00A331DA"/>
    <w:rsid w:val="00A3329C"/>
    <w:rsid w:val="00A335F2"/>
    <w:rsid w:val="00A33760"/>
    <w:rsid w:val="00A33A03"/>
    <w:rsid w:val="00A33DDD"/>
    <w:rsid w:val="00A34377"/>
    <w:rsid w:val="00A34426"/>
    <w:rsid w:val="00A346AE"/>
    <w:rsid w:val="00A34B65"/>
    <w:rsid w:val="00A34F43"/>
    <w:rsid w:val="00A35188"/>
    <w:rsid w:val="00A35498"/>
    <w:rsid w:val="00A35745"/>
    <w:rsid w:val="00A35C66"/>
    <w:rsid w:val="00A35D34"/>
    <w:rsid w:val="00A35E32"/>
    <w:rsid w:val="00A35FF6"/>
    <w:rsid w:val="00A36136"/>
    <w:rsid w:val="00A364FD"/>
    <w:rsid w:val="00A3656B"/>
    <w:rsid w:val="00A36626"/>
    <w:rsid w:val="00A36972"/>
    <w:rsid w:val="00A36E7A"/>
    <w:rsid w:val="00A37382"/>
    <w:rsid w:val="00A37BEF"/>
    <w:rsid w:val="00A37D74"/>
    <w:rsid w:val="00A402EA"/>
    <w:rsid w:val="00A405D1"/>
    <w:rsid w:val="00A406E0"/>
    <w:rsid w:val="00A40930"/>
    <w:rsid w:val="00A40A66"/>
    <w:rsid w:val="00A40D22"/>
    <w:rsid w:val="00A40FE4"/>
    <w:rsid w:val="00A41192"/>
    <w:rsid w:val="00A41231"/>
    <w:rsid w:val="00A415FE"/>
    <w:rsid w:val="00A41685"/>
    <w:rsid w:val="00A41738"/>
    <w:rsid w:val="00A417F0"/>
    <w:rsid w:val="00A42072"/>
    <w:rsid w:val="00A4210C"/>
    <w:rsid w:val="00A4215D"/>
    <w:rsid w:val="00A4294B"/>
    <w:rsid w:val="00A42A31"/>
    <w:rsid w:val="00A42CDC"/>
    <w:rsid w:val="00A42D34"/>
    <w:rsid w:val="00A43BA7"/>
    <w:rsid w:val="00A43FD8"/>
    <w:rsid w:val="00A4403E"/>
    <w:rsid w:val="00A4404B"/>
    <w:rsid w:val="00A440BA"/>
    <w:rsid w:val="00A448B9"/>
    <w:rsid w:val="00A44CCA"/>
    <w:rsid w:val="00A45113"/>
    <w:rsid w:val="00A457F2"/>
    <w:rsid w:val="00A458A3"/>
    <w:rsid w:val="00A4598D"/>
    <w:rsid w:val="00A46317"/>
    <w:rsid w:val="00A4637C"/>
    <w:rsid w:val="00A464F0"/>
    <w:rsid w:val="00A4674A"/>
    <w:rsid w:val="00A469CB"/>
    <w:rsid w:val="00A46B28"/>
    <w:rsid w:val="00A46B3F"/>
    <w:rsid w:val="00A46D39"/>
    <w:rsid w:val="00A472DF"/>
    <w:rsid w:val="00A4732E"/>
    <w:rsid w:val="00A473B7"/>
    <w:rsid w:val="00A4747D"/>
    <w:rsid w:val="00A47B4A"/>
    <w:rsid w:val="00A47D48"/>
    <w:rsid w:val="00A500B7"/>
    <w:rsid w:val="00A50199"/>
    <w:rsid w:val="00A5041A"/>
    <w:rsid w:val="00A5044C"/>
    <w:rsid w:val="00A50DDC"/>
    <w:rsid w:val="00A50ED2"/>
    <w:rsid w:val="00A50FFF"/>
    <w:rsid w:val="00A514BF"/>
    <w:rsid w:val="00A515DD"/>
    <w:rsid w:val="00A518AC"/>
    <w:rsid w:val="00A51B79"/>
    <w:rsid w:val="00A51C33"/>
    <w:rsid w:val="00A51D9E"/>
    <w:rsid w:val="00A51F1A"/>
    <w:rsid w:val="00A51F67"/>
    <w:rsid w:val="00A5204E"/>
    <w:rsid w:val="00A5231B"/>
    <w:rsid w:val="00A52430"/>
    <w:rsid w:val="00A52A7A"/>
    <w:rsid w:val="00A52BA5"/>
    <w:rsid w:val="00A52D38"/>
    <w:rsid w:val="00A53083"/>
    <w:rsid w:val="00A531D1"/>
    <w:rsid w:val="00A532FA"/>
    <w:rsid w:val="00A53394"/>
    <w:rsid w:val="00A53474"/>
    <w:rsid w:val="00A5377E"/>
    <w:rsid w:val="00A53947"/>
    <w:rsid w:val="00A54031"/>
    <w:rsid w:val="00A54119"/>
    <w:rsid w:val="00A54DF0"/>
    <w:rsid w:val="00A54FC2"/>
    <w:rsid w:val="00A554D9"/>
    <w:rsid w:val="00A555C0"/>
    <w:rsid w:val="00A55B94"/>
    <w:rsid w:val="00A567A7"/>
    <w:rsid w:val="00A56899"/>
    <w:rsid w:val="00A56C7F"/>
    <w:rsid w:val="00A56D8D"/>
    <w:rsid w:val="00A56F0A"/>
    <w:rsid w:val="00A57072"/>
    <w:rsid w:val="00A5716E"/>
    <w:rsid w:val="00A571D2"/>
    <w:rsid w:val="00A57687"/>
    <w:rsid w:val="00A57B44"/>
    <w:rsid w:val="00A57E32"/>
    <w:rsid w:val="00A60496"/>
    <w:rsid w:val="00A607DA"/>
    <w:rsid w:val="00A607F8"/>
    <w:rsid w:val="00A608F7"/>
    <w:rsid w:val="00A60A0C"/>
    <w:rsid w:val="00A60C31"/>
    <w:rsid w:val="00A60E20"/>
    <w:rsid w:val="00A61234"/>
    <w:rsid w:val="00A613FD"/>
    <w:rsid w:val="00A6154C"/>
    <w:rsid w:val="00A61565"/>
    <w:rsid w:val="00A6187E"/>
    <w:rsid w:val="00A619A1"/>
    <w:rsid w:val="00A61B28"/>
    <w:rsid w:val="00A61C8A"/>
    <w:rsid w:val="00A62001"/>
    <w:rsid w:val="00A620EA"/>
    <w:rsid w:val="00A62136"/>
    <w:rsid w:val="00A62B5A"/>
    <w:rsid w:val="00A62CC7"/>
    <w:rsid w:val="00A62F9C"/>
    <w:rsid w:val="00A6313E"/>
    <w:rsid w:val="00A634F3"/>
    <w:rsid w:val="00A6393A"/>
    <w:rsid w:val="00A63AB7"/>
    <w:rsid w:val="00A64103"/>
    <w:rsid w:val="00A641D9"/>
    <w:rsid w:val="00A64376"/>
    <w:rsid w:val="00A64393"/>
    <w:rsid w:val="00A64A0B"/>
    <w:rsid w:val="00A64B68"/>
    <w:rsid w:val="00A64E8B"/>
    <w:rsid w:val="00A64F4F"/>
    <w:rsid w:val="00A64FE2"/>
    <w:rsid w:val="00A65147"/>
    <w:rsid w:val="00A6531C"/>
    <w:rsid w:val="00A65400"/>
    <w:rsid w:val="00A65A24"/>
    <w:rsid w:val="00A65B48"/>
    <w:rsid w:val="00A65B85"/>
    <w:rsid w:val="00A65BB8"/>
    <w:rsid w:val="00A65DA2"/>
    <w:rsid w:val="00A65F4B"/>
    <w:rsid w:val="00A660D6"/>
    <w:rsid w:val="00A66124"/>
    <w:rsid w:val="00A66200"/>
    <w:rsid w:val="00A6636F"/>
    <w:rsid w:val="00A664BC"/>
    <w:rsid w:val="00A66B6C"/>
    <w:rsid w:val="00A66DD3"/>
    <w:rsid w:val="00A66DEC"/>
    <w:rsid w:val="00A6747C"/>
    <w:rsid w:val="00A67703"/>
    <w:rsid w:val="00A67784"/>
    <w:rsid w:val="00A679CA"/>
    <w:rsid w:val="00A67C6E"/>
    <w:rsid w:val="00A67F16"/>
    <w:rsid w:val="00A70029"/>
    <w:rsid w:val="00A70110"/>
    <w:rsid w:val="00A703C0"/>
    <w:rsid w:val="00A7061A"/>
    <w:rsid w:val="00A70C35"/>
    <w:rsid w:val="00A71126"/>
    <w:rsid w:val="00A71371"/>
    <w:rsid w:val="00A71DA4"/>
    <w:rsid w:val="00A71DD1"/>
    <w:rsid w:val="00A7210C"/>
    <w:rsid w:val="00A724FF"/>
    <w:rsid w:val="00A72520"/>
    <w:rsid w:val="00A728FA"/>
    <w:rsid w:val="00A72FC6"/>
    <w:rsid w:val="00A731C3"/>
    <w:rsid w:val="00A73304"/>
    <w:rsid w:val="00A7339A"/>
    <w:rsid w:val="00A73599"/>
    <w:rsid w:val="00A73879"/>
    <w:rsid w:val="00A73A3A"/>
    <w:rsid w:val="00A73C0A"/>
    <w:rsid w:val="00A74098"/>
    <w:rsid w:val="00A7455F"/>
    <w:rsid w:val="00A7472A"/>
    <w:rsid w:val="00A74963"/>
    <w:rsid w:val="00A74A9B"/>
    <w:rsid w:val="00A74CB2"/>
    <w:rsid w:val="00A74E1F"/>
    <w:rsid w:val="00A74E26"/>
    <w:rsid w:val="00A74F0E"/>
    <w:rsid w:val="00A75345"/>
    <w:rsid w:val="00A753FF"/>
    <w:rsid w:val="00A7546F"/>
    <w:rsid w:val="00A76215"/>
    <w:rsid w:val="00A76381"/>
    <w:rsid w:val="00A76761"/>
    <w:rsid w:val="00A76A8F"/>
    <w:rsid w:val="00A76B59"/>
    <w:rsid w:val="00A76BF7"/>
    <w:rsid w:val="00A76C4D"/>
    <w:rsid w:val="00A76D83"/>
    <w:rsid w:val="00A7700E"/>
    <w:rsid w:val="00A77803"/>
    <w:rsid w:val="00A77853"/>
    <w:rsid w:val="00A77AC1"/>
    <w:rsid w:val="00A77D6C"/>
    <w:rsid w:val="00A8002E"/>
    <w:rsid w:val="00A80659"/>
    <w:rsid w:val="00A806A7"/>
    <w:rsid w:val="00A8073A"/>
    <w:rsid w:val="00A80D2A"/>
    <w:rsid w:val="00A812DD"/>
    <w:rsid w:val="00A81E35"/>
    <w:rsid w:val="00A8209E"/>
    <w:rsid w:val="00A820FB"/>
    <w:rsid w:val="00A821E6"/>
    <w:rsid w:val="00A82274"/>
    <w:rsid w:val="00A82297"/>
    <w:rsid w:val="00A822BC"/>
    <w:rsid w:val="00A82475"/>
    <w:rsid w:val="00A8253A"/>
    <w:rsid w:val="00A82674"/>
    <w:rsid w:val="00A82858"/>
    <w:rsid w:val="00A82E8E"/>
    <w:rsid w:val="00A83042"/>
    <w:rsid w:val="00A838D4"/>
    <w:rsid w:val="00A83B53"/>
    <w:rsid w:val="00A83B55"/>
    <w:rsid w:val="00A83B5F"/>
    <w:rsid w:val="00A83BC8"/>
    <w:rsid w:val="00A84527"/>
    <w:rsid w:val="00A847BE"/>
    <w:rsid w:val="00A847E5"/>
    <w:rsid w:val="00A84C15"/>
    <w:rsid w:val="00A8505F"/>
    <w:rsid w:val="00A854ED"/>
    <w:rsid w:val="00A85737"/>
    <w:rsid w:val="00A857C2"/>
    <w:rsid w:val="00A8598A"/>
    <w:rsid w:val="00A85CCC"/>
    <w:rsid w:val="00A85F08"/>
    <w:rsid w:val="00A861E1"/>
    <w:rsid w:val="00A8659F"/>
    <w:rsid w:val="00A865DC"/>
    <w:rsid w:val="00A867C8"/>
    <w:rsid w:val="00A869CF"/>
    <w:rsid w:val="00A86BA2"/>
    <w:rsid w:val="00A86BFB"/>
    <w:rsid w:val="00A87622"/>
    <w:rsid w:val="00A877C1"/>
    <w:rsid w:val="00A877D6"/>
    <w:rsid w:val="00A879C0"/>
    <w:rsid w:val="00A903BB"/>
    <w:rsid w:val="00A907BC"/>
    <w:rsid w:val="00A90A5C"/>
    <w:rsid w:val="00A90CFD"/>
    <w:rsid w:val="00A90E67"/>
    <w:rsid w:val="00A90FE1"/>
    <w:rsid w:val="00A916D6"/>
    <w:rsid w:val="00A9175E"/>
    <w:rsid w:val="00A9176F"/>
    <w:rsid w:val="00A91A80"/>
    <w:rsid w:val="00A91CA8"/>
    <w:rsid w:val="00A9207B"/>
    <w:rsid w:val="00A9251B"/>
    <w:rsid w:val="00A927AA"/>
    <w:rsid w:val="00A927CE"/>
    <w:rsid w:val="00A936F3"/>
    <w:rsid w:val="00A9381B"/>
    <w:rsid w:val="00A93F18"/>
    <w:rsid w:val="00A93FCC"/>
    <w:rsid w:val="00A94168"/>
    <w:rsid w:val="00A94852"/>
    <w:rsid w:val="00A94A4E"/>
    <w:rsid w:val="00A94AA4"/>
    <w:rsid w:val="00A94B3F"/>
    <w:rsid w:val="00A94C89"/>
    <w:rsid w:val="00A9511E"/>
    <w:rsid w:val="00A9515A"/>
    <w:rsid w:val="00A9525A"/>
    <w:rsid w:val="00A95922"/>
    <w:rsid w:val="00A959E0"/>
    <w:rsid w:val="00A95A3F"/>
    <w:rsid w:val="00A95AB0"/>
    <w:rsid w:val="00A95D88"/>
    <w:rsid w:val="00A9604C"/>
    <w:rsid w:val="00A961D4"/>
    <w:rsid w:val="00A96408"/>
    <w:rsid w:val="00A968FA"/>
    <w:rsid w:val="00A96A0A"/>
    <w:rsid w:val="00A96AE9"/>
    <w:rsid w:val="00A96B52"/>
    <w:rsid w:val="00A96DFD"/>
    <w:rsid w:val="00A972D9"/>
    <w:rsid w:val="00A97559"/>
    <w:rsid w:val="00A97928"/>
    <w:rsid w:val="00A97B79"/>
    <w:rsid w:val="00A97E3A"/>
    <w:rsid w:val="00AA003D"/>
    <w:rsid w:val="00AA085C"/>
    <w:rsid w:val="00AA0C4C"/>
    <w:rsid w:val="00AA0D2B"/>
    <w:rsid w:val="00AA10E0"/>
    <w:rsid w:val="00AA1287"/>
    <w:rsid w:val="00AA128E"/>
    <w:rsid w:val="00AA13D2"/>
    <w:rsid w:val="00AA14B7"/>
    <w:rsid w:val="00AA1569"/>
    <w:rsid w:val="00AA157C"/>
    <w:rsid w:val="00AA1B01"/>
    <w:rsid w:val="00AA1D12"/>
    <w:rsid w:val="00AA2099"/>
    <w:rsid w:val="00AA2882"/>
    <w:rsid w:val="00AA2FC0"/>
    <w:rsid w:val="00AA302D"/>
    <w:rsid w:val="00AA3229"/>
    <w:rsid w:val="00AA34B8"/>
    <w:rsid w:val="00AA34E7"/>
    <w:rsid w:val="00AA3681"/>
    <w:rsid w:val="00AA3804"/>
    <w:rsid w:val="00AA3933"/>
    <w:rsid w:val="00AA3CAD"/>
    <w:rsid w:val="00AA3D30"/>
    <w:rsid w:val="00AA3EFC"/>
    <w:rsid w:val="00AA4107"/>
    <w:rsid w:val="00AA41E0"/>
    <w:rsid w:val="00AA4201"/>
    <w:rsid w:val="00AA437F"/>
    <w:rsid w:val="00AA43F6"/>
    <w:rsid w:val="00AA4481"/>
    <w:rsid w:val="00AA4717"/>
    <w:rsid w:val="00AA47E8"/>
    <w:rsid w:val="00AA4812"/>
    <w:rsid w:val="00AA4B9A"/>
    <w:rsid w:val="00AA4D85"/>
    <w:rsid w:val="00AA4D96"/>
    <w:rsid w:val="00AA4DB7"/>
    <w:rsid w:val="00AA4F88"/>
    <w:rsid w:val="00AA506B"/>
    <w:rsid w:val="00AA5474"/>
    <w:rsid w:val="00AA58A7"/>
    <w:rsid w:val="00AA5AA2"/>
    <w:rsid w:val="00AA5AEA"/>
    <w:rsid w:val="00AA5BDA"/>
    <w:rsid w:val="00AA5FAB"/>
    <w:rsid w:val="00AA6001"/>
    <w:rsid w:val="00AA68A2"/>
    <w:rsid w:val="00AA68B9"/>
    <w:rsid w:val="00AA6B1D"/>
    <w:rsid w:val="00AA6BD2"/>
    <w:rsid w:val="00AA6DBF"/>
    <w:rsid w:val="00AA6EC4"/>
    <w:rsid w:val="00AA7097"/>
    <w:rsid w:val="00AA70D1"/>
    <w:rsid w:val="00AA772F"/>
    <w:rsid w:val="00AA786A"/>
    <w:rsid w:val="00AA7DEC"/>
    <w:rsid w:val="00AA7FC2"/>
    <w:rsid w:val="00AB002E"/>
    <w:rsid w:val="00AB00C4"/>
    <w:rsid w:val="00AB03FF"/>
    <w:rsid w:val="00AB094E"/>
    <w:rsid w:val="00AB0E26"/>
    <w:rsid w:val="00AB0FD9"/>
    <w:rsid w:val="00AB100B"/>
    <w:rsid w:val="00AB13DC"/>
    <w:rsid w:val="00AB1923"/>
    <w:rsid w:val="00AB1CDD"/>
    <w:rsid w:val="00AB225A"/>
    <w:rsid w:val="00AB2686"/>
    <w:rsid w:val="00AB2831"/>
    <w:rsid w:val="00AB2A05"/>
    <w:rsid w:val="00AB2B59"/>
    <w:rsid w:val="00AB2E5D"/>
    <w:rsid w:val="00AB32F4"/>
    <w:rsid w:val="00AB33FD"/>
    <w:rsid w:val="00AB34A7"/>
    <w:rsid w:val="00AB36D3"/>
    <w:rsid w:val="00AB4402"/>
    <w:rsid w:val="00AB450F"/>
    <w:rsid w:val="00AB45AA"/>
    <w:rsid w:val="00AB4B92"/>
    <w:rsid w:val="00AB4BD5"/>
    <w:rsid w:val="00AB5028"/>
    <w:rsid w:val="00AB541A"/>
    <w:rsid w:val="00AB5555"/>
    <w:rsid w:val="00AB5759"/>
    <w:rsid w:val="00AB5818"/>
    <w:rsid w:val="00AB5A61"/>
    <w:rsid w:val="00AB5AF2"/>
    <w:rsid w:val="00AB5F85"/>
    <w:rsid w:val="00AB5FCC"/>
    <w:rsid w:val="00AB618B"/>
    <w:rsid w:val="00AB6265"/>
    <w:rsid w:val="00AB633E"/>
    <w:rsid w:val="00AB7182"/>
    <w:rsid w:val="00AB76FC"/>
    <w:rsid w:val="00AB782A"/>
    <w:rsid w:val="00AB7976"/>
    <w:rsid w:val="00AB7E8C"/>
    <w:rsid w:val="00AC0259"/>
    <w:rsid w:val="00AC02F3"/>
    <w:rsid w:val="00AC0320"/>
    <w:rsid w:val="00AC0484"/>
    <w:rsid w:val="00AC0527"/>
    <w:rsid w:val="00AC07BA"/>
    <w:rsid w:val="00AC0886"/>
    <w:rsid w:val="00AC08F1"/>
    <w:rsid w:val="00AC0D4D"/>
    <w:rsid w:val="00AC1028"/>
    <w:rsid w:val="00AC1119"/>
    <w:rsid w:val="00AC12D7"/>
    <w:rsid w:val="00AC2057"/>
    <w:rsid w:val="00AC2464"/>
    <w:rsid w:val="00AC26D7"/>
    <w:rsid w:val="00AC2D84"/>
    <w:rsid w:val="00AC30CD"/>
    <w:rsid w:val="00AC32D0"/>
    <w:rsid w:val="00AC3495"/>
    <w:rsid w:val="00AC393D"/>
    <w:rsid w:val="00AC44D9"/>
    <w:rsid w:val="00AC4DF0"/>
    <w:rsid w:val="00AC505A"/>
    <w:rsid w:val="00AC5454"/>
    <w:rsid w:val="00AC5808"/>
    <w:rsid w:val="00AC5C26"/>
    <w:rsid w:val="00AC5E16"/>
    <w:rsid w:val="00AC5E87"/>
    <w:rsid w:val="00AC62A2"/>
    <w:rsid w:val="00AC6C47"/>
    <w:rsid w:val="00AC7100"/>
    <w:rsid w:val="00AC760B"/>
    <w:rsid w:val="00AC77C1"/>
    <w:rsid w:val="00AC7AB8"/>
    <w:rsid w:val="00AC7B70"/>
    <w:rsid w:val="00AC7CBB"/>
    <w:rsid w:val="00AC7DDB"/>
    <w:rsid w:val="00AD00C8"/>
    <w:rsid w:val="00AD01A2"/>
    <w:rsid w:val="00AD01DF"/>
    <w:rsid w:val="00AD06F9"/>
    <w:rsid w:val="00AD07A8"/>
    <w:rsid w:val="00AD0DB8"/>
    <w:rsid w:val="00AD10DC"/>
    <w:rsid w:val="00AD1299"/>
    <w:rsid w:val="00AD12A4"/>
    <w:rsid w:val="00AD13B0"/>
    <w:rsid w:val="00AD15B4"/>
    <w:rsid w:val="00AD1E29"/>
    <w:rsid w:val="00AD223D"/>
    <w:rsid w:val="00AD22A9"/>
    <w:rsid w:val="00AD22BA"/>
    <w:rsid w:val="00AD26DE"/>
    <w:rsid w:val="00AD2A2B"/>
    <w:rsid w:val="00AD2A44"/>
    <w:rsid w:val="00AD2BD3"/>
    <w:rsid w:val="00AD2C19"/>
    <w:rsid w:val="00AD2C1C"/>
    <w:rsid w:val="00AD2CD0"/>
    <w:rsid w:val="00AD2E6D"/>
    <w:rsid w:val="00AD323C"/>
    <w:rsid w:val="00AD33F5"/>
    <w:rsid w:val="00AD36A9"/>
    <w:rsid w:val="00AD3766"/>
    <w:rsid w:val="00AD37BB"/>
    <w:rsid w:val="00AD39B0"/>
    <w:rsid w:val="00AD3F57"/>
    <w:rsid w:val="00AD4342"/>
    <w:rsid w:val="00AD449E"/>
    <w:rsid w:val="00AD45B5"/>
    <w:rsid w:val="00AD4C51"/>
    <w:rsid w:val="00AD4F6E"/>
    <w:rsid w:val="00AD5602"/>
    <w:rsid w:val="00AD57A0"/>
    <w:rsid w:val="00AD5BAA"/>
    <w:rsid w:val="00AD5D03"/>
    <w:rsid w:val="00AD677D"/>
    <w:rsid w:val="00AD67BB"/>
    <w:rsid w:val="00AD6BAD"/>
    <w:rsid w:val="00AD6D11"/>
    <w:rsid w:val="00AD6D15"/>
    <w:rsid w:val="00AD6DCC"/>
    <w:rsid w:val="00AD6DFE"/>
    <w:rsid w:val="00AD6FA0"/>
    <w:rsid w:val="00AD7E9F"/>
    <w:rsid w:val="00AD7F86"/>
    <w:rsid w:val="00AE0534"/>
    <w:rsid w:val="00AE08C9"/>
    <w:rsid w:val="00AE09DD"/>
    <w:rsid w:val="00AE0B4B"/>
    <w:rsid w:val="00AE0BBF"/>
    <w:rsid w:val="00AE0C07"/>
    <w:rsid w:val="00AE0E4D"/>
    <w:rsid w:val="00AE0E8B"/>
    <w:rsid w:val="00AE0F88"/>
    <w:rsid w:val="00AE1216"/>
    <w:rsid w:val="00AE13B0"/>
    <w:rsid w:val="00AE1451"/>
    <w:rsid w:val="00AE16E3"/>
    <w:rsid w:val="00AE198E"/>
    <w:rsid w:val="00AE1F38"/>
    <w:rsid w:val="00AE2062"/>
    <w:rsid w:val="00AE2583"/>
    <w:rsid w:val="00AE26B5"/>
    <w:rsid w:val="00AE26C2"/>
    <w:rsid w:val="00AE278A"/>
    <w:rsid w:val="00AE29F3"/>
    <w:rsid w:val="00AE2B20"/>
    <w:rsid w:val="00AE2BB8"/>
    <w:rsid w:val="00AE2C39"/>
    <w:rsid w:val="00AE2C5C"/>
    <w:rsid w:val="00AE2C82"/>
    <w:rsid w:val="00AE2E51"/>
    <w:rsid w:val="00AE3393"/>
    <w:rsid w:val="00AE3718"/>
    <w:rsid w:val="00AE3EF5"/>
    <w:rsid w:val="00AE3F2F"/>
    <w:rsid w:val="00AE402B"/>
    <w:rsid w:val="00AE4167"/>
    <w:rsid w:val="00AE4411"/>
    <w:rsid w:val="00AE4A6D"/>
    <w:rsid w:val="00AE4F89"/>
    <w:rsid w:val="00AE4FF7"/>
    <w:rsid w:val="00AE54DE"/>
    <w:rsid w:val="00AE5766"/>
    <w:rsid w:val="00AE591F"/>
    <w:rsid w:val="00AE5EAF"/>
    <w:rsid w:val="00AE61CC"/>
    <w:rsid w:val="00AE6247"/>
    <w:rsid w:val="00AE65BA"/>
    <w:rsid w:val="00AE669B"/>
    <w:rsid w:val="00AE66F3"/>
    <w:rsid w:val="00AE6948"/>
    <w:rsid w:val="00AE6B46"/>
    <w:rsid w:val="00AE71F6"/>
    <w:rsid w:val="00AE7308"/>
    <w:rsid w:val="00AE750B"/>
    <w:rsid w:val="00AE7D88"/>
    <w:rsid w:val="00AF0235"/>
    <w:rsid w:val="00AF02FD"/>
    <w:rsid w:val="00AF070E"/>
    <w:rsid w:val="00AF07AB"/>
    <w:rsid w:val="00AF07DF"/>
    <w:rsid w:val="00AF095E"/>
    <w:rsid w:val="00AF0A4D"/>
    <w:rsid w:val="00AF0B9E"/>
    <w:rsid w:val="00AF0D9C"/>
    <w:rsid w:val="00AF0ECA"/>
    <w:rsid w:val="00AF0EFB"/>
    <w:rsid w:val="00AF1054"/>
    <w:rsid w:val="00AF10E4"/>
    <w:rsid w:val="00AF132B"/>
    <w:rsid w:val="00AF1488"/>
    <w:rsid w:val="00AF15D2"/>
    <w:rsid w:val="00AF18D7"/>
    <w:rsid w:val="00AF1AF4"/>
    <w:rsid w:val="00AF2519"/>
    <w:rsid w:val="00AF26FA"/>
    <w:rsid w:val="00AF297D"/>
    <w:rsid w:val="00AF2E75"/>
    <w:rsid w:val="00AF2FE8"/>
    <w:rsid w:val="00AF3121"/>
    <w:rsid w:val="00AF3390"/>
    <w:rsid w:val="00AF33FA"/>
    <w:rsid w:val="00AF3497"/>
    <w:rsid w:val="00AF3B1D"/>
    <w:rsid w:val="00AF3D00"/>
    <w:rsid w:val="00AF45CA"/>
    <w:rsid w:val="00AF469D"/>
    <w:rsid w:val="00AF48AF"/>
    <w:rsid w:val="00AF4DBE"/>
    <w:rsid w:val="00AF5038"/>
    <w:rsid w:val="00AF50F0"/>
    <w:rsid w:val="00AF517E"/>
    <w:rsid w:val="00AF53D3"/>
    <w:rsid w:val="00AF5767"/>
    <w:rsid w:val="00AF63E9"/>
    <w:rsid w:val="00AF648F"/>
    <w:rsid w:val="00AF6B67"/>
    <w:rsid w:val="00AF6C2E"/>
    <w:rsid w:val="00AF6D3D"/>
    <w:rsid w:val="00AF70BB"/>
    <w:rsid w:val="00AF7121"/>
    <w:rsid w:val="00AF73D2"/>
    <w:rsid w:val="00AF7455"/>
    <w:rsid w:val="00AF7532"/>
    <w:rsid w:val="00AF781B"/>
    <w:rsid w:val="00AF7849"/>
    <w:rsid w:val="00AF7869"/>
    <w:rsid w:val="00AF78A6"/>
    <w:rsid w:val="00AF790A"/>
    <w:rsid w:val="00AF7CEF"/>
    <w:rsid w:val="00AF7DB5"/>
    <w:rsid w:val="00B00241"/>
    <w:rsid w:val="00B006ED"/>
    <w:rsid w:val="00B00899"/>
    <w:rsid w:val="00B00938"/>
    <w:rsid w:val="00B00C5E"/>
    <w:rsid w:val="00B010B9"/>
    <w:rsid w:val="00B01119"/>
    <w:rsid w:val="00B01473"/>
    <w:rsid w:val="00B01490"/>
    <w:rsid w:val="00B01CDE"/>
    <w:rsid w:val="00B01D5B"/>
    <w:rsid w:val="00B01FE8"/>
    <w:rsid w:val="00B02202"/>
    <w:rsid w:val="00B025D4"/>
    <w:rsid w:val="00B027B0"/>
    <w:rsid w:val="00B029D6"/>
    <w:rsid w:val="00B02A63"/>
    <w:rsid w:val="00B02C86"/>
    <w:rsid w:val="00B0314B"/>
    <w:rsid w:val="00B03396"/>
    <w:rsid w:val="00B033D7"/>
    <w:rsid w:val="00B03448"/>
    <w:rsid w:val="00B034A1"/>
    <w:rsid w:val="00B037D8"/>
    <w:rsid w:val="00B038F0"/>
    <w:rsid w:val="00B03D96"/>
    <w:rsid w:val="00B03E20"/>
    <w:rsid w:val="00B03FF2"/>
    <w:rsid w:val="00B044C1"/>
    <w:rsid w:val="00B046F5"/>
    <w:rsid w:val="00B047AF"/>
    <w:rsid w:val="00B04BCA"/>
    <w:rsid w:val="00B04DA8"/>
    <w:rsid w:val="00B04E60"/>
    <w:rsid w:val="00B05076"/>
    <w:rsid w:val="00B05225"/>
    <w:rsid w:val="00B0560B"/>
    <w:rsid w:val="00B05B8A"/>
    <w:rsid w:val="00B05FDF"/>
    <w:rsid w:val="00B0637F"/>
    <w:rsid w:val="00B0651E"/>
    <w:rsid w:val="00B066DA"/>
    <w:rsid w:val="00B06838"/>
    <w:rsid w:val="00B0687A"/>
    <w:rsid w:val="00B06CCA"/>
    <w:rsid w:val="00B06EDC"/>
    <w:rsid w:val="00B0702B"/>
    <w:rsid w:val="00B0720B"/>
    <w:rsid w:val="00B076B7"/>
    <w:rsid w:val="00B077DC"/>
    <w:rsid w:val="00B078BA"/>
    <w:rsid w:val="00B07A28"/>
    <w:rsid w:val="00B07AC3"/>
    <w:rsid w:val="00B07C09"/>
    <w:rsid w:val="00B07CAA"/>
    <w:rsid w:val="00B07D76"/>
    <w:rsid w:val="00B07DF7"/>
    <w:rsid w:val="00B07E08"/>
    <w:rsid w:val="00B100F2"/>
    <w:rsid w:val="00B10631"/>
    <w:rsid w:val="00B106A1"/>
    <w:rsid w:val="00B106A9"/>
    <w:rsid w:val="00B10796"/>
    <w:rsid w:val="00B107DF"/>
    <w:rsid w:val="00B10A3A"/>
    <w:rsid w:val="00B10A48"/>
    <w:rsid w:val="00B10CFC"/>
    <w:rsid w:val="00B11A89"/>
    <w:rsid w:val="00B11AA8"/>
    <w:rsid w:val="00B11EC4"/>
    <w:rsid w:val="00B12083"/>
    <w:rsid w:val="00B1274C"/>
    <w:rsid w:val="00B127BE"/>
    <w:rsid w:val="00B1282E"/>
    <w:rsid w:val="00B12B85"/>
    <w:rsid w:val="00B131CE"/>
    <w:rsid w:val="00B13205"/>
    <w:rsid w:val="00B136BC"/>
    <w:rsid w:val="00B13847"/>
    <w:rsid w:val="00B13A18"/>
    <w:rsid w:val="00B13D8B"/>
    <w:rsid w:val="00B13E97"/>
    <w:rsid w:val="00B14224"/>
    <w:rsid w:val="00B14466"/>
    <w:rsid w:val="00B1472A"/>
    <w:rsid w:val="00B1476E"/>
    <w:rsid w:val="00B14B7F"/>
    <w:rsid w:val="00B14DB6"/>
    <w:rsid w:val="00B1510F"/>
    <w:rsid w:val="00B1515D"/>
    <w:rsid w:val="00B15189"/>
    <w:rsid w:val="00B15544"/>
    <w:rsid w:val="00B15856"/>
    <w:rsid w:val="00B15EF6"/>
    <w:rsid w:val="00B15FE4"/>
    <w:rsid w:val="00B16425"/>
    <w:rsid w:val="00B17153"/>
    <w:rsid w:val="00B17675"/>
    <w:rsid w:val="00B17D1D"/>
    <w:rsid w:val="00B201BE"/>
    <w:rsid w:val="00B202AC"/>
    <w:rsid w:val="00B20498"/>
    <w:rsid w:val="00B20B47"/>
    <w:rsid w:val="00B20F6C"/>
    <w:rsid w:val="00B2182A"/>
    <w:rsid w:val="00B21ACF"/>
    <w:rsid w:val="00B21B2B"/>
    <w:rsid w:val="00B21CB2"/>
    <w:rsid w:val="00B21D74"/>
    <w:rsid w:val="00B21E84"/>
    <w:rsid w:val="00B220A1"/>
    <w:rsid w:val="00B224B3"/>
    <w:rsid w:val="00B22811"/>
    <w:rsid w:val="00B23092"/>
    <w:rsid w:val="00B23108"/>
    <w:rsid w:val="00B231D4"/>
    <w:rsid w:val="00B23576"/>
    <w:rsid w:val="00B239B1"/>
    <w:rsid w:val="00B23C02"/>
    <w:rsid w:val="00B23CF3"/>
    <w:rsid w:val="00B24087"/>
    <w:rsid w:val="00B2412D"/>
    <w:rsid w:val="00B2422E"/>
    <w:rsid w:val="00B24562"/>
    <w:rsid w:val="00B24795"/>
    <w:rsid w:val="00B2482B"/>
    <w:rsid w:val="00B25608"/>
    <w:rsid w:val="00B25844"/>
    <w:rsid w:val="00B25AAF"/>
    <w:rsid w:val="00B25B84"/>
    <w:rsid w:val="00B26064"/>
    <w:rsid w:val="00B265D7"/>
    <w:rsid w:val="00B2685A"/>
    <w:rsid w:val="00B268C1"/>
    <w:rsid w:val="00B26979"/>
    <w:rsid w:val="00B26DCB"/>
    <w:rsid w:val="00B26EDA"/>
    <w:rsid w:val="00B2700B"/>
    <w:rsid w:val="00B2724F"/>
    <w:rsid w:val="00B27595"/>
    <w:rsid w:val="00B278BD"/>
    <w:rsid w:val="00B27C8A"/>
    <w:rsid w:val="00B27D35"/>
    <w:rsid w:val="00B30058"/>
    <w:rsid w:val="00B304C6"/>
    <w:rsid w:val="00B30875"/>
    <w:rsid w:val="00B31525"/>
    <w:rsid w:val="00B31595"/>
    <w:rsid w:val="00B315EA"/>
    <w:rsid w:val="00B31610"/>
    <w:rsid w:val="00B31ABC"/>
    <w:rsid w:val="00B31D38"/>
    <w:rsid w:val="00B320BA"/>
    <w:rsid w:val="00B32339"/>
    <w:rsid w:val="00B3269F"/>
    <w:rsid w:val="00B326B9"/>
    <w:rsid w:val="00B328CA"/>
    <w:rsid w:val="00B3291B"/>
    <w:rsid w:val="00B32F5B"/>
    <w:rsid w:val="00B33B38"/>
    <w:rsid w:val="00B33B5B"/>
    <w:rsid w:val="00B33C10"/>
    <w:rsid w:val="00B33FA8"/>
    <w:rsid w:val="00B34113"/>
    <w:rsid w:val="00B342EF"/>
    <w:rsid w:val="00B3439D"/>
    <w:rsid w:val="00B346EB"/>
    <w:rsid w:val="00B34AB0"/>
    <w:rsid w:val="00B34D30"/>
    <w:rsid w:val="00B350F1"/>
    <w:rsid w:val="00B35138"/>
    <w:rsid w:val="00B351E9"/>
    <w:rsid w:val="00B35770"/>
    <w:rsid w:val="00B3591F"/>
    <w:rsid w:val="00B35B0F"/>
    <w:rsid w:val="00B36065"/>
    <w:rsid w:val="00B361BE"/>
    <w:rsid w:val="00B361E9"/>
    <w:rsid w:val="00B36359"/>
    <w:rsid w:val="00B36446"/>
    <w:rsid w:val="00B3680C"/>
    <w:rsid w:val="00B36899"/>
    <w:rsid w:val="00B368A2"/>
    <w:rsid w:val="00B36A5A"/>
    <w:rsid w:val="00B36BE6"/>
    <w:rsid w:val="00B36E7F"/>
    <w:rsid w:val="00B370E8"/>
    <w:rsid w:val="00B37370"/>
    <w:rsid w:val="00B3762B"/>
    <w:rsid w:val="00B37683"/>
    <w:rsid w:val="00B37691"/>
    <w:rsid w:val="00B377D1"/>
    <w:rsid w:val="00B37D31"/>
    <w:rsid w:val="00B37DB1"/>
    <w:rsid w:val="00B400EF"/>
    <w:rsid w:val="00B40215"/>
    <w:rsid w:val="00B4055B"/>
    <w:rsid w:val="00B40680"/>
    <w:rsid w:val="00B408F2"/>
    <w:rsid w:val="00B40C80"/>
    <w:rsid w:val="00B40EC5"/>
    <w:rsid w:val="00B413D2"/>
    <w:rsid w:val="00B41BAD"/>
    <w:rsid w:val="00B41C41"/>
    <w:rsid w:val="00B41DB1"/>
    <w:rsid w:val="00B41E3C"/>
    <w:rsid w:val="00B420BC"/>
    <w:rsid w:val="00B42147"/>
    <w:rsid w:val="00B42238"/>
    <w:rsid w:val="00B42718"/>
    <w:rsid w:val="00B42B95"/>
    <w:rsid w:val="00B436CB"/>
    <w:rsid w:val="00B437A3"/>
    <w:rsid w:val="00B439D9"/>
    <w:rsid w:val="00B4419A"/>
    <w:rsid w:val="00B441E6"/>
    <w:rsid w:val="00B44289"/>
    <w:rsid w:val="00B444D0"/>
    <w:rsid w:val="00B44786"/>
    <w:rsid w:val="00B4498D"/>
    <w:rsid w:val="00B44CEE"/>
    <w:rsid w:val="00B44F9B"/>
    <w:rsid w:val="00B45142"/>
    <w:rsid w:val="00B45234"/>
    <w:rsid w:val="00B4553C"/>
    <w:rsid w:val="00B45BA8"/>
    <w:rsid w:val="00B45DC2"/>
    <w:rsid w:val="00B461A1"/>
    <w:rsid w:val="00B462D6"/>
    <w:rsid w:val="00B4643D"/>
    <w:rsid w:val="00B466D9"/>
    <w:rsid w:val="00B46ACC"/>
    <w:rsid w:val="00B46B66"/>
    <w:rsid w:val="00B46D0C"/>
    <w:rsid w:val="00B46D6D"/>
    <w:rsid w:val="00B46E7C"/>
    <w:rsid w:val="00B474BA"/>
    <w:rsid w:val="00B479CB"/>
    <w:rsid w:val="00B47BD0"/>
    <w:rsid w:val="00B47F06"/>
    <w:rsid w:val="00B506A1"/>
    <w:rsid w:val="00B50AB7"/>
    <w:rsid w:val="00B50AC6"/>
    <w:rsid w:val="00B50D79"/>
    <w:rsid w:val="00B50FBF"/>
    <w:rsid w:val="00B512B4"/>
    <w:rsid w:val="00B514AB"/>
    <w:rsid w:val="00B51514"/>
    <w:rsid w:val="00B516B7"/>
    <w:rsid w:val="00B51A8D"/>
    <w:rsid w:val="00B51BC8"/>
    <w:rsid w:val="00B520A0"/>
    <w:rsid w:val="00B52382"/>
    <w:rsid w:val="00B528F7"/>
    <w:rsid w:val="00B52C01"/>
    <w:rsid w:val="00B52D89"/>
    <w:rsid w:val="00B52E84"/>
    <w:rsid w:val="00B534C4"/>
    <w:rsid w:val="00B53589"/>
    <w:rsid w:val="00B535EA"/>
    <w:rsid w:val="00B53647"/>
    <w:rsid w:val="00B5375D"/>
    <w:rsid w:val="00B53ACC"/>
    <w:rsid w:val="00B53C4F"/>
    <w:rsid w:val="00B54022"/>
    <w:rsid w:val="00B5423A"/>
    <w:rsid w:val="00B544F3"/>
    <w:rsid w:val="00B54C46"/>
    <w:rsid w:val="00B54D8B"/>
    <w:rsid w:val="00B54E13"/>
    <w:rsid w:val="00B55501"/>
    <w:rsid w:val="00B557D7"/>
    <w:rsid w:val="00B55815"/>
    <w:rsid w:val="00B55870"/>
    <w:rsid w:val="00B5592B"/>
    <w:rsid w:val="00B55A45"/>
    <w:rsid w:val="00B55CB1"/>
    <w:rsid w:val="00B560AC"/>
    <w:rsid w:val="00B560E5"/>
    <w:rsid w:val="00B561B6"/>
    <w:rsid w:val="00B562E9"/>
    <w:rsid w:val="00B5665E"/>
    <w:rsid w:val="00B56932"/>
    <w:rsid w:val="00B569B3"/>
    <w:rsid w:val="00B56AB9"/>
    <w:rsid w:val="00B56CDF"/>
    <w:rsid w:val="00B57124"/>
    <w:rsid w:val="00B57472"/>
    <w:rsid w:val="00B57571"/>
    <w:rsid w:val="00B57B60"/>
    <w:rsid w:val="00B57D0B"/>
    <w:rsid w:val="00B57D60"/>
    <w:rsid w:val="00B602B5"/>
    <w:rsid w:val="00B603F6"/>
    <w:rsid w:val="00B604DC"/>
    <w:rsid w:val="00B60735"/>
    <w:rsid w:val="00B609C0"/>
    <w:rsid w:val="00B60B46"/>
    <w:rsid w:val="00B60E5C"/>
    <w:rsid w:val="00B60F2A"/>
    <w:rsid w:val="00B6109B"/>
    <w:rsid w:val="00B610A0"/>
    <w:rsid w:val="00B610CE"/>
    <w:rsid w:val="00B61261"/>
    <w:rsid w:val="00B615C7"/>
    <w:rsid w:val="00B61826"/>
    <w:rsid w:val="00B6192C"/>
    <w:rsid w:val="00B61954"/>
    <w:rsid w:val="00B61A10"/>
    <w:rsid w:val="00B61A6C"/>
    <w:rsid w:val="00B61A8C"/>
    <w:rsid w:val="00B61B77"/>
    <w:rsid w:val="00B61FB7"/>
    <w:rsid w:val="00B622DF"/>
    <w:rsid w:val="00B62407"/>
    <w:rsid w:val="00B62568"/>
    <w:rsid w:val="00B626CF"/>
    <w:rsid w:val="00B62B90"/>
    <w:rsid w:val="00B62C45"/>
    <w:rsid w:val="00B62E7D"/>
    <w:rsid w:val="00B632D6"/>
    <w:rsid w:val="00B639B0"/>
    <w:rsid w:val="00B63C6B"/>
    <w:rsid w:val="00B644AC"/>
    <w:rsid w:val="00B64F93"/>
    <w:rsid w:val="00B6525E"/>
    <w:rsid w:val="00B654E6"/>
    <w:rsid w:val="00B65667"/>
    <w:rsid w:val="00B65839"/>
    <w:rsid w:val="00B65A70"/>
    <w:rsid w:val="00B65E49"/>
    <w:rsid w:val="00B66707"/>
    <w:rsid w:val="00B66986"/>
    <w:rsid w:val="00B66C18"/>
    <w:rsid w:val="00B671B7"/>
    <w:rsid w:val="00B676D1"/>
    <w:rsid w:val="00B678AA"/>
    <w:rsid w:val="00B678C1"/>
    <w:rsid w:val="00B67A43"/>
    <w:rsid w:val="00B67D47"/>
    <w:rsid w:val="00B67F93"/>
    <w:rsid w:val="00B7005C"/>
    <w:rsid w:val="00B7024E"/>
    <w:rsid w:val="00B705BA"/>
    <w:rsid w:val="00B70AFC"/>
    <w:rsid w:val="00B70F61"/>
    <w:rsid w:val="00B710E2"/>
    <w:rsid w:val="00B712B7"/>
    <w:rsid w:val="00B71351"/>
    <w:rsid w:val="00B72134"/>
    <w:rsid w:val="00B723F6"/>
    <w:rsid w:val="00B7257C"/>
    <w:rsid w:val="00B725A5"/>
    <w:rsid w:val="00B72A69"/>
    <w:rsid w:val="00B72EE3"/>
    <w:rsid w:val="00B7307C"/>
    <w:rsid w:val="00B734FE"/>
    <w:rsid w:val="00B736CF"/>
    <w:rsid w:val="00B73839"/>
    <w:rsid w:val="00B73AB1"/>
    <w:rsid w:val="00B73B1A"/>
    <w:rsid w:val="00B73C5B"/>
    <w:rsid w:val="00B74194"/>
    <w:rsid w:val="00B7471C"/>
    <w:rsid w:val="00B748EB"/>
    <w:rsid w:val="00B74ACF"/>
    <w:rsid w:val="00B74AEC"/>
    <w:rsid w:val="00B74FE8"/>
    <w:rsid w:val="00B75552"/>
    <w:rsid w:val="00B755D6"/>
    <w:rsid w:val="00B756D7"/>
    <w:rsid w:val="00B75910"/>
    <w:rsid w:val="00B75A45"/>
    <w:rsid w:val="00B7606E"/>
    <w:rsid w:val="00B762C2"/>
    <w:rsid w:val="00B76359"/>
    <w:rsid w:val="00B7656B"/>
    <w:rsid w:val="00B76EC1"/>
    <w:rsid w:val="00B76FF4"/>
    <w:rsid w:val="00B771F5"/>
    <w:rsid w:val="00B77406"/>
    <w:rsid w:val="00B776AD"/>
    <w:rsid w:val="00B77DD6"/>
    <w:rsid w:val="00B77DD8"/>
    <w:rsid w:val="00B77F8F"/>
    <w:rsid w:val="00B80053"/>
    <w:rsid w:val="00B802D9"/>
    <w:rsid w:val="00B8090E"/>
    <w:rsid w:val="00B80C05"/>
    <w:rsid w:val="00B80C10"/>
    <w:rsid w:val="00B81031"/>
    <w:rsid w:val="00B81037"/>
    <w:rsid w:val="00B81071"/>
    <w:rsid w:val="00B81170"/>
    <w:rsid w:val="00B81250"/>
    <w:rsid w:val="00B818CF"/>
    <w:rsid w:val="00B81C00"/>
    <w:rsid w:val="00B81FB9"/>
    <w:rsid w:val="00B82077"/>
    <w:rsid w:val="00B8210E"/>
    <w:rsid w:val="00B82394"/>
    <w:rsid w:val="00B825CB"/>
    <w:rsid w:val="00B825DD"/>
    <w:rsid w:val="00B82B31"/>
    <w:rsid w:val="00B82D8E"/>
    <w:rsid w:val="00B83123"/>
    <w:rsid w:val="00B834F6"/>
    <w:rsid w:val="00B836D1"/>
    <w:rsid w:val="00B8392D"/>
    <w:rsid w:val="00B839D8"/>
    <w:rsid w:val="00B83F43"/>
    <w:rsid w:val="00B8420D"/>
    <w:rsid w:val="00B84340"/>
    <w:rsid w:val="00B8471A"/>
    <w:rsid w:val="00B84921"/>
    <w:rsid w:val="00B8493A"/>
    <w:rsid w:val="00B849E8"/>
    <w:rsid w:val="00B84DE8"/>
    <w:rsid w:val="00B84E20"/>
    <w:rsid w:val="00B84E50"/>
    <w:rsid w:val="00B85004"/>
    <w:rsid w:val="00B85149"/>
    <w:rsid w:val="00B85189"/>
    <w:rsid w:val="00B851E3"/>
    <w:rsid w:val="00B8536F"/>
    <w:rsid w:val="00B85954"/>
    <w:rsid w:val="00B85BD0"/>
    <w:rsid w:val="00B85EB7"/>
    <w:rsid w:val="00B85F5F"/>
    <w:rsid w:val="00B85F99"/>
    <w:rsid w:val="00B860ED"/>
    <w:rsid w:val="00B86111"/>
    <w:rsid w:val="00B86899"/>
    <w:rsid w:val="00B86BA0"/>
    <w:rsid w:val="00B86BB7"/>
    <w:rsid w:val="00B86D41"/>
    <w:rsid w:val="00B86DF4"/>
    <w:rsid w:val="00B86DF7"/>
    <w:rsid w:val="00B86E03"/>
    <w:rsid w:val="00B86F66"/>
    <w:rsid w:val="00B87259"/>
    <w:rsid w:val="00B872FF"/>
    <w:rsid w:val="00B87399"/>
    <w:rsid w:val="00B876E2"/>
    <w:rsid w:val="00B877F3"/>
    <w:rsid w:val="00B87A01"/>
    <w:rsid w:val="00B87C89"/>
    <w:rsid w:val="00B87E4F"/>
    <w:rsid w:val="00B87FE6"/>
    <w:rsid w:val="00B902A1"/>
    <w:rsid w:val="00B90575"/>
    <w:rsid w:val="00B90AA7"/>
    <w:rsid w:val="00B90AB4"/>
    <w:rsid w:val="00B90AEF"/>
    <w:rsid w:val="00B90B34"/>
    <w:rsid w:val="00B91923"/>
    <w:rsid w:val="00B91C31"/>
    <w:rsid w:val="00B91C85"/>
    <w:rsid w:val="00B92633"/>
    <w:rsid w:val="00B92815"/>
    <w:rsid w:val="00B92BB1"/>
    <w:rsid w:val="00B92C5D"/>
    <w:rsid w:val="00B92D97"/>
    <w:rsid w:val="00B92E82"/>
    <w:rsid w:val="00B93490"/>
    <w:rsid w:val="00B93940"/>
    <w:rsid w:val="00B939E7"/>
    <w:rsid w:val="00B93C6B"/>
    <w:rsid w:val="00B93CAC"/>
    <w:rsid w:val="00B93EBC"/>
    <w:rsid w:val="00B940C9"/>
    <w:rsid w:val="00B943E2"/>
    <w:rsid w:val="00B94512"/>
    <w:rsid w:val="00B94927"/>
    <w:rsid w:val="00B94EA7"/>
    <w:rsid w:val="00B9542F"/>
    <w:rsid w:val="00B954E6"/>
    <w:rsid w:val="00B955CD"/>
    <w:rsid w:val="00B95853"/>
    <w:rsid w:val="00B959D6"/>
    <w:rsid w:val="00B95FF1"/>
    <w:rsid w:val="00B9610A"/>
    <w:rsid w:val="00B96206"/>
    <w:rsid w:val="00B9670F"/>
    <w:rsid w:val="00B96713"/>
    <w:rsid w:val="00B96716"/>
    <w:rsid w:val="00B969B6"/>
    <w:rsid w:val="00B96C03"/>
    <w:rsid w:val="00B96DA4"/>
    <w:rsid w:val="00B96E71"/>
    <w:rsid w:val="00B973B3"/>
    <w:rsid w:val="00B9761E"/>
    <w:rsid w:val="00B97628"/>
    <w:rsid w:val="00B97A12"/>
    <w:rsid w:val="00B97D43"/>
    <w:rsid w:val="00B97FBF"/>
    <w:rsid w:val="00BA0117"/>
    <w:rsid w:val="00BA0247"/>
    <w:rsid w:val="00BA0256"/>
    <w:rsid w:val="00BA02CE"/>
    <w:rsid w:val="00BA05E6"/>
    <w:rsid w:val="00BA0935"/>
    <w:rsid w:val="00BA09AB"/>
    <w:rsid w:val="00BA0A43"/>
    <w:rsid w:val="00BA0AEE"/>
    <w:rsid w:val="00BA0BE5"/>
    <w:rsid w:val="00BA0F1A"/>
    <w:rsid w:val="00BA0F88"/>
    <w:rsid w:val="00BA1182"/>
    <w:rsid w:val="00BA121B"/>
    <w:rsid w:val="00BA1428"/>
    <w:rsid w:val="00BA157C"/>
    <w:rsid w:val="00BA15CE"/>
    <w:rsid w:val="00BA1625"/>
    <w:rsid w:val="00BA2020"/>
    <w:rsid w:val="00BA20FF"/>
    <w:rsid w:val="00BA21F6"/>
    <w:rsid w:val="00BA22F9"/>
    <w:rsid w:val="00BA2731"/>
    <w:rsid w:val="00BA28C5"/>
    <w:rsid w:val="00BA29BC"/>
    <w:rsid w:val="00BA2A6F"/>
    <w:rsid w:val="00BA2B2A"/>
    <w:rsid w:val="00BA2BAA"/>
    <w:rsid w:val="00BA2BB8"/>
    <w:rsid w:val="00BA3206"/>
    <w:rsid w:val="00BA352D"/>
    <w:rsid w:val="00BA419B"/>
    <w:rsid w:val="00BA41E2"/>
    <w:rsid w:val="00BA429F"/>
    <w:rsid w:val="00BA453F"/>
    <w:rsid w:val="00BA45DA"/>
    <w:rsid w:val="00BA490D"/>
    <w:rsid w:val="00BA4A51"/>
    <w:rsid w:val="00BA4FF7"/>
    <w:rsid w:val="00BA546D"/>
    <w:rsid w:val="00BA589C"/>
    <w:rsid w:val="00BA5927"/>
    <w:rsid w:val="00BA5B5B"/>
    <w:rsid w:val="00BA5D38"/>
    <w:rsid w:val="00BA5DEC"/>
    <w:rsid w:val="00BA5FB4"/>
    <w:rsid w:val="00BA6798"/>
    <w:rsid w:val="00BA694A"/>
    <w:rsid w:val="00BA6985"/>
    <w:rsid w:val="00BA6B6F"/>
    <w:rsid w:val="00BA7461"/>
    <w:rsid w:val="00BA7525"/>
    <w:rsid w:val="00BA76DF"/>
    <w:rsid w:val="00BA7D22"/>
    <w:rsid w:val="00BA7DD0"/>
    <w:rsid w:val="00BA7F44"/>
    <w:rsid w:val="00BA7FE3"/>
    <w:rsid w:val="00BB0248"/>
    <w:rsid w:val="00BB057F"/>
    <w:rsid w:val="00BB074D"/>
    <w:rsid w:val="00BB0A48"/>
    <w:rsid w:val="00BB0E26"/>
    <w:rsid w:val="00BB0E6E"/>
    <w:rsid w:val="00BB0EA0"/>
    <w:rsid w:val="00BB0EB5"/>
    <w:rsid w:val="00BB13F7"/>
    <w:rsid w:val="00BB179D"/>
    <w:rsid w:val="00BB1A39"/>
    <w:rsid w:val="00BB1A54"/>
    <w:rsid w:val="00BB21FD"/>
    <w:rsid w:val="00BB22BA"/>
    <w:rsid w:val="00BB23AE"/>
    <w:rsid w:val="00BB23C6"/>
    <w:rsid w:val="00BB24F3"/>
    <w:rsid w:val="00BB263E"/>
    <w:rsid w:val="00BB272C"/>
    <w:rsid w:val="00BB2AC8"/>
    <w:rsid w:val="00BB31A9"/>
    <w:rsid w:val="00BB3260"/>
    <w:rsid w:val="00BB35EF"/>
    <w:rsid w:val="00BB38C2"/>
    <w:rsid w:val="00BB3E11"/>
    <w:rsid w:val="00BB3F47"/>
    <w:rsid w:val="00BB3F63"/>
    <w:rsid w:val="00BB446F"/>
    <w:rsid w:val="00BB49B2"/>
    <w:rsid w:val="00BB4AF6"/>
    <w:rsid w:val="00BB4B45"/>
    <w:rsid w:val="00BB4F32"/>
    <w:rsid w:val="00BB4F3F"/>
    <w:rsid w:val="00BB501E"/>
    <w:rsid w:val="00BB58D9"/>
    <w:rsid w:val="00BB5B01"/>
    <w:rsid w:val="00BB5D66"/>
    <w:rsid w:val="00BB625A"/>
    <w:rsid w:val="00BB62C1"/>
    <w:rsid w:val="00BB6322"/>
    <w:rsid w:val="00BB6973"/>
    <w:rsid w:val="00BB6CFA"/>
    <w:rsid w:val="00BB7607"/>
    <w:rsid w:val="00BB7B2D"/>
    <w:rsid w:val="00BC0AD7"/>
    <w:rsid w:val="00BC0C4E"/>
    <w:rsid w:val="00BC0D67"/>
    <w:rsid w:val="00BC0D84"/>
    <w:rsid w:val="00BC0DB3"/>
    <w:rsid w:val="00BC14C8"/>
    <w:rsid w:val="00BC14D9"/>
    <w:rsid w:val="00BC1666"/>
    <w:rsid w:val="00BC1E95"/>
    <w:rsid w:val="00BC1EC7"/>
    <w:rsid w:val="00BC2BC5"/>
    <w:rsid w:val="00BC2DBB"/>
    <w:rsid w:val="00BC35FC"/>
    <w:rsid w:val="00BC3742"/>
    <w:rsid w:val="00BC3757"/>
    <w:rsid w:val="00BC3966"/>
    <w:rsid w:val="00BC3E4A"/>
    <w:rsid w:val="00BC3FBD"/>
    <w:rsid w:val="00BC40F9"/>
    <w:rsid w:val="00BC41C8"/>
    <w:rsid w:val="00BC41F8"/>
    <w:rsid w:val="00BC43ED"/>
    <w:rsid w:val="00BC4549"/>
    <w:rsid w:val="00BC4551"/>
    <w:rsid w:val="00BC46A5"/>
    <w:rsid w:val="00BC49E1"/>
    <w:rsid w:val="00BC4DF8"/>
    <w:rsid w:val="00BC55D1"/>
    <w:rsid w:val="00BC55EE"/>
    <w:rsid w:val="00BC562F"/>
    <w:rsid w:val="00BC57C2"/>
    <w:rsid w:val="00BC5835"/>
    <w:rsid w:val="00BC5CED"/>
    <w:rsid w:val="00BC5D28"/>
    <w:rsid w:val="00BC5E99"/>
    <w:rsid w:val="00BC5F6E"/>
    <w:rsid w:val="00BC603B"/>
    <w:rsid w:val="00BC6127"/>
    <w:rsid w:val="00BC61D3"/>
    <w:rsid w:val="00BC6377"/>
    <w:rsid w:val="00BC6CA5"/>
    <w:rsid w:val="00BC6F83"/>
    <w:rsid w:val="00BC700D"/>
    <w:rsid w:val="00BC70BD"/>
    <w:rsid w:val="00BC719D"/>
    <w:rsid w:val="00BC73A5"/>
    <w:rsid w:val="00BC744D"/>
    <w:rsid w:val="00BC762E"/>
    <w:rsid w:val="00BC773B"/>
    <w:rsid w:val="00BC7A06"/>
    <w:rsid w:val="00BC7A19"/>
    <w:rsid w:val="00BC7AD4"/>
    <w:rsid w:val="00BC7C64"/>
    <w:rsid w:val="00BD017B"/>
    <w:rsid w:val="00BD0619"/>
    <w:rsid w:val="00BD06C4"/>
    <w:rsid w:val="00BD08C0"/>
    <w:rsid w:val="00BD0991"/>
    <w:rsid w:val="00BD0C2C"/>
    <w:rsid w:val="00BD1130"/>
    <w:rsid w:val="00BD12A3"/>
    <w:rsid w:val="00BD1629"/>
    <w:rsid w:val="00BD17F4"/>
    <w:rsid w:val="00BD1FE4"/>
    <w:rsid w:val="00BD21D8"/>
    <w:rsid w:val="00BD2712"/>
    <w:rsid w:val="00BD303A"/>
    <w:rsid w:val="00BD30A7"/>
    <w:rsid w:val="00BD31A7"/>
    <w:rsid w:val="00BD31E1"/>
    <w:rsid w:val="00BD336E"/>
    <w:rsid w:val="00BD3873"/>
    <w:rsid w:val="00BD3961"/>
    <w:rsid w:val="00BD3F04"/>
    <w:rsid w:val="00BD4204"/>
    <w:rsid w:val="00BD45F7"/>
    <w:rsid w:val="00BD4772"/>
    <w:rsid w:val="00BD48F8"/>
    <w:rsid w:val="00BD4C34"/>
    <w:rsid w:val="00BD4D1D"/>
    <w:rsid w:val="00BD50CE"/>
    <w:rsid w:val="00BD52F2"/>
    <w:rsid w:val="00BD54A5"/>
    <w:rsid w:val="00BD5873"/>
    <w:rsid w:val="00BD6094"/>
    <w:rsid w:val="00BD65B6"/>
    <w:rsid w:val="00BD6D8E"/>
    <w:rsid w:val="00BD6ED8"/>
    <w:rsid w:val="00BD75AB"/>
    <w:rsid w:val="00BD762D"/>
    <w:rsid w:val="00BD7A8D"/>
    <w:rsid w:val="00BD7B81"/>
    <w:rsid w:val="00BD7BC1"/>
    <w:rsid w:val="00BD7E30"/>
    <w:rsid w:val="00BE02B9"/>
    <w:rsid w:val="00BE05DC"/>
    <w:rsid w:val="00BE0817"/>
    <w:rsid w:val="00BE0D5A"/>
    <w:rsid w:val="00BE13BD"/>
    <w:rsid w:val="00BE17CF"/>
    <w:rsid w:val="00BE19BE"/>
    <w:rsid w:val="00BE1CFE"/>
    <w:rsid w:val="00BE1ED4"/>
    <w:rsid w:val="00BE1FE1"/>
    <w:rsid w:val="00BE2393"/>
    <w:rsid w:val="00BE2731"/>
    <w:rsid w:val="00BE296A"/>
    <w:rsid w:val="00BE298E"/>
    <w:rsid w:val="00BE2C0E"/>
    <w:rsid w:val="00BE3422"/>
    <w:rsid w:val="00BE3481"/>
    <w:rsid w:val="00BE35BA"/>
    <w:rsid w:val="00BE39A9"/>
    <w:rsid w:val="00BE3A2C"/>
    <w:rsid w:val="00BE3D39"/>
    <w:rsid w:val="00BE3D98"/>
    <w:rsid w:val="00BE3EB9"/>
    <w:rsid w:val="00BE4372"/>
    <w:rsid w:val="00BE4618"/>
    <w:rsid w:val="00BE4B1F"/>
    <w:rsid w:val="00BE513D"/>
    <w:rsid w:val="00BE5173"/>
    <w:rsid w:val="00BE52C5"/>
    <w:rsid w:val="00BE52DB"/>
    <w:rsid w:val="00BE536C"/>
    <w:rsid w:val="00BE5443"/>
    <w:rsid w:val="00BE566F"/>
    <w:rsid w:val="00BE5883"/>
    <w:rsid w:val="00BE59AC"/>
    <w:rsid w:val="00BE5CE9"/>
    <w:rsid w:val="00BE5E4D"/>
    <w:rsid w:val="00BE61B9"/>
    <w:rsid w:val="00BE6A24"/>
    <w:rsid w:val="00BE6B9B"/>
    <w:rsid w:val="00BE6D53"/>
    <w:rsid w:val="00BE6F0C"/>
    <w:rsid w:val="00BE74DE"/>
    <w:rsid w:val="00BF0600"/>
    <w:rsid w:val="00BF0C5F"/>
    <w:rsid w:val="00BF0F19"/>
    <w:rsid w:val="00BF1213"/>
    <w:rsid w:val="00BF13A9"/>
    <w:rsid w:val="00BF15A7"/>
    <w:rsid w:val="00BF1836"/>
    <w:rsid w:val="00BF1AFC"/>
    <w:rsid w:val="00BF1C0B"/>
    <w:rsid w:val="00BF1C2A"/>
    <w:rsid w:val="00BF1C7C"/>
    <w:rsid w:val="00BF281F"/>
    <w:rsid w:val="00BF28FF"/>
    <w:rsid w:val="00BF2FB3"/>
    <w:rsid w:val="00BF3362"/>
    <w:rsid w:val="00BF34B2"/>
    <w:rsid w:val="00BF3806"/>
    <w:rsid w:val="00BF3B19"/>
    <w:rsid w:val="00BF3CC2"/>
    <w:rsid w:val="00BF3FA7"/>
    <w:rsid w:val="00BF43D7"/>
    <w:rsid w:val="00BF4488"/>
    <w:rsid w:val="00BF44AC"/>
    <w:rsid w:val="00BF4608"/>
    <w:rsid w:val="00BF4A15"/>
    <w:rsid w:val="00BF4C9C"/>
    <w:rsid w:val="00BF4D7C"/>
    <w:rsid w:val="00BF5102"/>
    <w:rsid w:val="00BF5194"/>
    <w:rsid w:val="00BF5363"/>
    <w:rsid w:val="00BF53C9"/>
    <w:rsid w:val="00BF55AA"/>
    <w:rsid w:val="00BF566B"/>
    <w:rsid w:val="00BF5969"/>
    <w:rsid w:val="00BF5D62"/>
    <w:rsid w:val="00BF5E77"/>
    <w:rsid w:val="00BF613B"/>
    <w:rsid w:val="00BF6160"/>
    <w:rsid w:val="00BF63C4"/>
    <w:rsid w:val="00BF6615"/>
    <w:rsid w:val="00BF687C"/>
    <w:rsid w:val="00BF6B34"/>
    <w:rsid w:val="00BF76E8"/>
    <w:rsid w:val="00BF78CE"/>
    <w:rsid w:val="00BF7A01"/>
    <w:rsid w:val="00BF7AE8"/>
    <w:rsid w:val="00BF7B54"/>
    <w:rsid w:val="00C00125"/>
    <w:rsid w:val="00C00368"/>
    <w:rsid w:val="00C0042A"/>
    <w:rsid w:val="00C004E9"/>
    <w:rsid w:val="00C00610"/>
    <w:rsid w:val="00C00646"/>
    <w:rsid w:val="00C00993"/>
    <w:rsid w:val="00C00A1F"/>
    <w:rsid w:val="00C00BC1"/>
    <w:rsid w:val="00C00CF0"/>
    <w:rsid w:val="00C00F41"/>
    <w:rsid w:val="00C0123D"/>
    <w:rsid w:val="00C014AF"/>
    <w:rsid w:val="00C01728"/>
    <w:rsid w:val="00C0180F"/>
    <w:rsid w:val="00C018C7"/>
    <w:rsid w:val="00C01D6D"/>
    <w:rsid w:val="00C01DCF"/>
    <w:rsid w:val="00C01E96"/>
    <w:rsid w:val="00C02138"/>
    <w:rsid w:val="00C023F4"/>
    <w:rsid w:val="00C027EF"/>
    <w:rsid w:val="00C02CEC"/>
    <w:rsid w:val="00C02F3C"/>
    <w:rsid w:val="00C034FB"/>
    <w:rsid w:val="00C0369F"/>
    <w:rsid w:val="00C0387B"/>
    <w:rsid w:val="00C038F8"/>
    <w:rsid w:val="00C03911"/>
    <w:rsid w:val="00C03999"/>
    <w:rsid w:val="00C0400B"/>
    <w:rsid w:val="00C040C5"/>
    <w:rsid w:val="00C042D7"/>
    <w:rsid w:val="00C04401"/>
    <w:rsid w:val="00C0462F"/>
    <w:rsid w:val="00C0476A"/>
    <w:rsid w:val="00C04B86"/>
    <w:rsid w:val="00C04C25"/>
    <w:rsid w:val="00C04D2E"/>
    <w:rsid w:val="00C04D43"/>
    <w:rsid w:val="00C04E53"/>
    <w:rsid w:val="00C05531"/>
    <w:rsid w:val="00C05E9C"/>
    <w:rsid w:val="00C05FE7"/>
    <w:rsid w:val="00C0607C"/>
    <w:rsid w:val="00C062E0"/>
    <w:rsid w:val="00C0633A"/>
    <w:rsid w:val="00C068F0"/>
    <w:rsid w:val="00C06A5D"/>
    <w:rsid w:val="00C06EB3"/>
    <w:rsid w:val="00C070A9"/>
    <w:rsid w:val="00C0722B"/>
    <w:rsid w:val="00C0761F"/>
    <w:rsid w:val="00C07D73"/>
    <w:rsid w:val="00C07DB8"/>
    <w:rsid w:val="00C100B4"/>
    <w:rsid w:val="00C104EE"/>
    <w:rsid w:val="00C1057E"/>
    <w:rsid w:val="00C105E8"/>
    <w:rsid w:val="00C106E7"/>
    <w:rsid w:val="00C106F9"/>
    <w:rsid w:val="00C10B63"/>
    <w:rsid w:val="00C10BE0"/>
    <w:rsid w:val="00C10DDA"/>
    <w:rsid w:val="00C10FAF"/>
    <w:rsid w:val="00C11152"/>
    <w:rsid w:val="00C11168"/>
    <w:rsid w:val="00C111CE"/>
    <w:rsid w:val="00C11459"/>
    <w:rsid w:val="00C11721"/>
    <w:rsid w:val="00C11B8F"/>
    <w:rsid w:val="00C11E3F"/>
    <w:rsid w:val="00C11E55"/>
    <w:rsid w:val="00C11FA8"/>
    <w:rsid w:val="00C121C5"/>
    <w:rsid w:val="00C1245A"/>
    <w:rsid w:val="00C129F4"/>
    <w:rsid w:val="00C12C87"/>
    <w:rsid w:val="00C1306D"/>
    <w:rsid w:val="00C130C1"/>
    <w:rsid w:val="00C1310C"/>
    <w:rsid w:val="00C13124"/>
    <w:rsid w:val="00C132B8"/>
    <w:rsid w:val="00C1336A"/>
    <w:rsid w:val="00C13A81"/>
    <w:rsid w:val="00C13EDC"/>
    <w:rsid w:val="00C13F9B"/>
    <w:rsid w:val="00C14381"/>
    <w:rsid w:val="00C1460E"/>
    <w:rsid w:val="00C146F6"/>
    <w:rsid w:val="00C14818"/>
    <w:rsid w:val="00C14A16"/>
    <w:rsid w:val="00C1509E"/>
    <w:rsid w:val="00C152B6"/>
    <w:rsid w:val="00C157C0"/>
    <w:rsid w:val="00C15A65"/>
    <w:rsid w:val="00C15B1D"/>
    <w:rsid w:val="00C15EF1"/>
    <w:rsid w:val="00C16046"/>
    <w:rsid w:val="00C1611E"/>
    <w:rsid w:val="00C163B3"/>
    <w:rsid w:val="00C1670C"/>
    <w:rsid w:val="00C1677C"/>
    <w:rsid w:val="00C168B0"/>
    <w:rsid w:val="00C16931"/>
    <w:rsid w:val="00C16F26"/>
    <w:rsid w:val="00C17013"/>
    <w:rsid w:val="00C1737E"/>
    <w:rsid w:val="00C173DB"/>
    <w:rsid w:val="00C1760C"/>
    <w:rsid w:val="00C17653"/>
    <w:rsid w:val="00C17A20"/>
    <w:rsid w:val="00C17A4E"/>
    <w:rsid w:val="00C17C0C"/>
    <w:rsid w:val="00C17D42"/>
    <w:rsid w:val="00C17F2E"/>
    <w:rsid w:val="00C17F64"/>
    <w:rsid w:val="00C201F4"/>
    <w:rsid w:val="00C202F0"/>
    <w:rsid w:val="00C20385"/>
    <w:rsid w:val="00C2044A"/>
    <w:rsid w:val="00C20ADF"/>
    <w:rsid w:val="00C20B82"/>
    <w:rsid w:val="00C2127F"/>
    <w:rsid w:val="00C217A0"/>
    <w:rsid w:val="00C21DC2"/>
    <w:rsid w:val="00C21E71"/>
    <w:rsid w:val="00C2297C"/>
    <w:rsid w:val="00C23124"/>
    <w:rsid w:val="00C233B2"/>
    <w:rsid w:val="00C2341B"/>
    <w:rsid w:val="00C23A5F"/>
    <w:rsid w:val="00C23A89"/>
    <w:rsid w:val="00C23AFD"/>
    <w:rsid w:val="00C23B74"/>
    <w:rsid w:val="00C2422D"/>
    <w:rsid w:val="00C2452A"/>
    <w:rsid w:val="00C24580"/>
    <w:rsid w:val="00C24932"/>
    <w:rsid w:val="00C24948"/>
    <w:rsid w:val="00C24B5B"/>
    <w:rsid w:val="00C24C3B"/>
    <w:rsid w:val="00C24CE4"/>
    <w:rsid w:val="00C24F29"/>
    <w:rsid w:val="00C24F34"/>
    <w:rsid w:val="00C24F6D"/>
    <w:rsid w:val="00C25054"/>
    <w:rsid w:val="00C25B7F"/>
    <w:rsid w:val="00C25BC4"/>
    <w:rsid w:val="00C25BD7"/>
    <w:rsid w:val="00C25E2A"/>
    <w:rsid w:val="00C261ED"/>
    <w:rsid w:val="00C26494"/>
    <w:rsid w:val="00C2657B"/>
    <w:rsid w:val="00C26ACB"/>
    <w:rsid w:val="00C26ADA"/>
    <w:rsid w:val="00C26B74"/>
    <w:rsid w:val="00C26C17"/>
    <w:rsid w:val="00C26F91"/>
    <w:rsid w:val="00C2709A"/>
    <w:rsid w:val="00C2736E"/>
    <w:rsid w:val="00C27616"/>
    <w:rsid w:val="00C2792B"/>
    <w:rsid w:val="00C27E26"/>
    <w:rsid w:val="00C27FC0"/>
    <w:rsid w:val="00C30F51"/>
    <w:rsid w:val="00C318FE"/>
    <w:rsid w:val="00C31946"/>
    <w:rsid w:val="00C319E1"/>
    <w:rsid w:val="00C31CBA"/>
    <w:rsid w:val="00C3260E"/>
    <w:rsid w:val="00C327BD"/>
    <w:rsid w:val="00C32AB1"/>
    <w:rsid w:val="00C32B40"/>
    <w:rsid w:val="00C32D14"/>
    <w:rsid w:val="00C32DAE"/>
    <w:rsid w:val="00C32E35"/>
    <w:rsid w:val="00C32E80"/>
    <w:rsid w:val="00C33144"/>
    <w:rsid w:val="00C33818"/>
    <w:rsid w:val="00C339CB"/>
    <w:rsid w:val="00C345CF"/>
    <w:rsid w:val="00C347D3"/>
    <w:rsid w:val="00C348AA"/>
    <w:rsid w:val="00C349FA"/>
    <w:rsid w:val="00C34B57"/>
    <w:rsid w:val="00C34BCE"/>
    <w:rsid w:val="00C34C25"/>
    <w:rsid w:val="00C34CFE"/>
    <w:rsid w:val="00C34FF9"/>
    <w:rsid w:val="00C35106"/>
    <w:rsid w:val="00C35555"/>
    <w:rsid w:val="00C35713"/>
    <w:rsid w:val="00C35962"/>
    <w:rsid w:val="00C359DA"/>
    <w:rsid w:val="00C35D52"/>
    <w:rsid w:val="00C36474"/>
    <w:rsid w:val="00C3662A"/>
    <w:rsid w:val="00C37058"/>
    <w:rsid w:val="00C37190"/>
    <w:rsid w:val="00C37381"/>
    <w:rsid w:val="00C37470"/>
    <w:rsid w:val="00C3764F"/>
    <w:rsid w:val="00C37752"/>
    <w:rsid w:val="00C37CEA"/>
    <w:rsid w:val="00C37D82"/>
    <w:rsid w:val="00C37E61"/>
    <w:rsid w:val="00C37FAC"/>
    <w:rsid w:val="00C4034A"/>
    <w:rsid w:val="00C407DB"/>
    <w:rsid w:val="00C40831"/>
    <w:rsid w:val="00C40D2E"/>
    <w:rsid w:val="00C40F5B"/>
    <w:rsid w:val="00C41250"/>
    <w:rsid w:val="00C41B38"/>
    <w:rsid w:val="00C41C85"/>
    <w:rsid w:val="00C41F4F"/>
    <w:rsid w:val="00C420FD"/>
    <w:rsid w:val="00C4223B"/>
    <w:rsid w:val="00C42251"/>
    <w:rsid w:val="00C4248E"/>
    <w:rsid w:val="00C42697"/>
    <w:rsid w:val="00C42802"/>
    <w:rsid w:val="00C42BC8"/>
    <w:rsid w:val="00C42D45"/>
    <w:rsid w:val="00C42F12"/>
    <w:rsid w:val="00C433E7"/>
    <w:rsid w:val="00C43B6F"/>
    <w:rsid w:val="00C43D10"/>
    <w:rsid w:val="00C43D30"/>
    <w:rsid w:val="00C44159"/>
    <w:rsid w:val="00C44341"/>
    <w:rsid w:val="00C44EAF"/>
    <w:rsid w:val="00C45042"/>
    <w:rsid w:val="00C45CFD"/>
    <w:rsid w:val="00C45DB3"/>
    <w:rsid w:val="00C45E18"/>
    <w:rsid w:val="00C463F1"/>
    <w:rsid w:val="00C467B5"/>
    <w:rsid w:val="00C4689B"/>
    <w:rsid w:val="00C46A1C"/>
    <w:rsid w:val="00C46C99"/>
    <w:rsid w:val="00C46CCB"/>
    <w:rsid w:val="00C47035"/>
    <w:rsid w:val="00C472CE"/>
    <w:rsid w:val="00C477AB"/>
    <w:rsid w:val="00C478F3"/>
    <w:rsid w:val="00C47BEF"/>
    <w:rsid w:val="00C47C7D"/>
    <w:rsid w:val="00C47C7E"/>
    <w:rsid w:val="00C47E19"/>
    <w:rsid w:val="00C50058"/>
    <w:rsid w:val="00C501FC"/>
    <w:rsid w:val="00C504FB"/>
    <w:rsid w:val="00C505CD"/>
    <w:rsid w:val="00C50C06"/>
    <w:rsid w:val="00C50EA4"/>
    <w:rsid w:val="00C51567"/>
    <w:rsid w:val="00C518E6"/>
    <w:rsid w:val="00C52637"/>
    <w:rsid w:val="00C52B85"/>
    <w:rsid w:val="00C52CB9"/>
    <w:rsid w:val="00C52D89"/>
    <w:rsid w:val="00C52DCC"/>
    <w:rsid w:val="00C53102"/>
    <w:rsid w:val="00C536D1"/>
    <w:rsid w:val="00C536DF"/>
    <w:rsid w:val="00C53739"/>
    <w:rsid w:val="00C53835"/>
    <w:rsid w:val="00C53B14"/>
    <w:rsid w:val="00C53B39"/>
    <w:rsid w:val="00C53D47"/>
    <w:rsid w:val="00C54912"/>
    <w:rsid w:val="00C549C3"/>
    <w:rsid w:val="00C54B02"/>
    <w:rsid w:val="00C54D4A"/>
    <w:rsid w:val="00C54E38"/>
    <w:rsid w:val="00C5521E"/>
    <w:rsid w:val="00C552B3"/>
    <w:rsid w:val="00C552D3"/>
    <w:rsid w:val="00C5535F"/>
    <w:rsid w:val="00C554AA"/>
    <w:rsid w:val="00C55A96"/>
    <w:rsid w:val="00C55C1E"/>
    <w:rsid w:val="00C56046"/>
    <w:rsid w:val="00C560B7"/>
    <w:rsid w:val="00C56CED"/>
    <w:rsid w:val="00C56FD0"/>
    <w:rsid w:val="00C57049"/>
    <w:rsid w:val="00C57635"/>
    <w:rsid w:val="00C57777"/>
    <w:rsid w:val="00C57B5D"/>
    <w:rsid w:val="00C57BF6"/>
    <w:rsid w:val="00C57E46"/>
    <w:rsid w:val="00C57F4B"/>
    <w:rsid w:val="00C6001F"/>
    <w:rsid w:val="00C600FD"/>
    <w:rsid w:val="00C60349"/>
    <w:rsid w:val="00C60D6B"/>
    <w:rsid w:val="00C6146A"/>
    <w:rsid w:val="00C61B11"/>
    <w:rsid w:val="00C62703"/>
    <w:rsid w:val="00C62891"/>
    <w:rsid w:val="00C62981"/>
    <w:rsid w:val="00C630CA"/>
    <w:rsid w:val="00C63337"/>
    <w:rsid w:val="00C63855"/>
    <w:rsid w:val="00C63BC2"/>
    <w:rsid w:val="00C63D76"/>
    <w:rsid w:val="00C63E39"/>
    <w:rsid w:val="00C64184"/>
    <w:rsid w:val="00C641B0"/>
    <w:rsid w:val="00C64332"/>
    <w:rsid w:val="00C644D0"/>
    <w:rsid w:val="00C64DE2"/>
    <w:rsid w:val="00C64F2C"/>
    <w:rsid w:val="00C64F74"/>
    <w:rsid w:val="00C650C1"/>
    <w:rsid w:val="00C6511A"/>
    <w:rsid w:val="00C651C6"/>
    <w:rsid w:val="00C65215"/>
    <w:rsid w:val="00C65469"/>
    <w:rsid w:val="00C655E9"/>
    <w:rsid w:val="00C65ADA"/>
    <w:rsid w:val="00C65B9A"/>
    <w:rsid w:val="00C65E45"/>
    <w:rsid w:val="00C65F70"/>
    <w:rsid w:val="00C6602D"/>
    <w:rsid w:val="00C6609E"/>
    <w:rsid w:val="00C666C4"/>
    <w:rsid w:val="00C66D2C"/>
    <w:rsid w:val="00C66DC3"/>
    <w:rsid w:val="00C66F62"/>
    <w:rsid w:val="00C676DA"/>
    <w:rsid w:val="00C67E81"/>
    <w:rsid w:val="00C67EF2"/>
    <w:rsid w:val="00C67F05"/>
    <w:rsid w:val="00C7020B"/>
    <w:rsid w:val="00C702CE"/>
    <w:rsid w:val="00C70689"/>
    <w:rsid w:val="00C70BF4"/>
    <w:rsid w:val="00C70D42"/>
    <w:rsid w:val="00C7112A"/>
    <w:rsid w:val="00C7138B"/>
    <w:rsid w:val="00C715C2"/>
    <w:rsid w:val="00C716B1"/>
    <w:rsid w:val="00C7219F"/>
    <w:rsid w:val="00C72270"/>
    <w:rsid w:val="00C72281"/>
    <w:rsid w:val="00C7234E"/>
    <w:rsid w:val="00C72657"/>
    <w:rsid w:val="00C726A3"/>
    <w:rsid w:val="00C72C4B"/>
    <w:rsid w:val="00C72D7E"/>
    <w:rsid w:val="00C72FFC"/>
    <w:rsid w:val="00C730D5"/>
    <w:rsid w:val="00C731BD"/>
    <w:rsid w:val="00C73371"/>
    <w:rsid w:val="00C73DB3"/>
    <w:rsid w:val="00C74170"/>
    <w:rsid w:val="00C742A1"/>
    <w:rsid w:val="00C749B3"/>
    <w:rsid w:val="00C74B7B"/>
    <w:rsid w:val="00C74CB1"/>
    <w:rsid w:val="00C74F8C"/>
    <w:rsid w:val="00C75297"/>
    <w:rsid w:val="00C755A6"/>
    <w:rsid w:val="00C75945"/>
    <w:rsid w:val="00C75BDC"/>
    <w:rsid w:val="00C75EA2"/>
    <w:rsid w:val="00C75F78"/>
    <w:rsid w:val="00C76015"/>
    <w:rsid w:val="00C760AB"/>
    <w:rsid w:val="00C76694"/>
    <w:rsid w:val="00C76888"/>
    <w:rsid w:val="00C76EA0"/>
    <w:rsid w:val="00C77085"/>
    <w:rsid w:val="00C770CE"/>
    <w:rsid w:val="00C770D4"/>
    <w:rsid w:val="00C7719A"/>
    <w:rsid w:val="00C77226"/>
    <w:rsid w:val="00C7751C"/>
    <w:rsid w:val="00C777A2"/>
    <w:rsid w:val="00C77B5E"/>
    <w:rsid w:val="00C80036"/>
    <w:rsid w:val="00C80152"/>
    <w:rsid w:val="00C8043A"/>
    <w:rsid w:val="00C805DE"/>
    <w:rsid w:val="00C80E3D"/>
    <w:rsid w:val="00C811D3"/>
    <w:rsid w:val="00C81378"/>
    <w:rsid w:val="00C81621"/>
    <w:rsid w:val="00C81974"/>
    <w:rsid w:val="00C81CDC"/>
    <w:rsid w:val="00C81F11"/>
    <w:rsid w:val="00C8215E"/>
    <w:rsid w:val="00C826BD"/>
    <w:rsid w:val="00C828F5"/>
    <w:rsid w:val="00C8294A"/>
    <w:rsid w:val="00C82B77"/>
    <w:rsid w:val="00C82D18"/>
    <w:rsid w:val="00C82D34"/>
    <w:rsid w:val="00C82E69"/>
    <w:rsid w:val="00C82E9A"/>
    <w:rsid w:val="00C82ED3"/>
    <w:rsid w:val="00C830BD"/>
    <w:rsid w:val="00C83480"/>
    <w:rsid w:val="00C83486"/>
    <w:rsid w:val="00C8377A"/>
    <w:rsid w:val="00C8390A"/>
    <w:rsid w:val="00C83951"/>
    <w:rsid w:val="00C83BC6"/>
    <w:rsid w:val="00C84014"/>
    <w:rsid w:val="00C8464A"/>
    <w:rsid w:val="00C84916"/>
    <w:rsid w:val="00C84AAF"/>
    <w:rsid w:val="00C84B09"/>
    <w:rsid w:val="00C84EE0"/>
    <w:rsid w:val="00C84EE7"/>
    <w:rsid w:val="00C85081"/>
    <w:rsid w:val="00C851F9"/>
    <w:rsid w:val="00C8544F"/>
    <w:rsid w:val="00C85663"/>
    <w:rsid w:val="00C858D9"/>
    <w:rsid w:val="00C85978"/>
    <w:rsid w:val="00C85B31"/>
    <w:rsid w:val="00C8676F"/>
    <w:rsid w:val="00C86827"/>
    <w:rsid w:val="00C86929"/>
    <w:rsid w:val="00C86A6A"/>
    <w:rsid w:val="00C86F68"/>
    <w:rsid w:val="00C87470"/>
    <w:rsid w:val="00C874A6"/>
    <w:rsid w:val="00C874EF"/>
    <w:rsid w:val="00C875B0"/>
    <w:rsid w:val="00C877BC"/>
    <w:rsid w:val="00C87DCD"/>
    <w:rsid w:val="00C87EE2"/>
    <w:rsid w:val="00C87F81"/>
    <w:rsid w:val="00C90372"/>
    <w:rsid w:val="00C903AE"/>
    <w:rsid w:val="00C905BC"/>
    <w:rsid w:val="00C90BBC"/>
    <w:rsid w:val="00C90DEC"/>
    <w:rsid w:val="00C90F43"/>
    <w:rsid w:val="00C90F97"/>
    <w:rsid w:val="00C9137A"/>
    <w:rsid w:val="00C91506"/>
    <w:rsid w:val="00C91673"/>
    <w:rsid w:val="00C91BF4"/>
    <w:rsid w:val="00C91DEF"/>
    <w:rsid w:val="00C91E34"/>
    <w:rsid w:val="00C91F83"/>
    <w:rsid w:val="00C9233C"/>
    <w:rsid w:val="00C92687"/>
    <w:rsid w:val="00C92742"/>
    <w:rsid w:val="00C928DE"/>
    <w:rsid w:val="00C93376"/>
    <w:rsid w:val="00C93433"/>
    <w:rsid w:val="00C93471"/>
    <w:rsid w:val="00C936F2"/>
    <w:rsid w:val="00C93BC8"/>
    <w:rsid w:val="00C93D86"/>
    <w:rsid w:val="00C9423C"/>
    <w:rsid w:val="00C9487D"/>
    <w:rsid w:val="00C94AB3"/>
    <w:rsid w:val="00C94C47"/>
    <w:rsid w:val="00C94CD7"/>
    <w:rsid w:val="00C94CFA"/>
    <w:rsid w:val="00C95071"/>
    <w:rsid w:val="00C95846"/>
    <w:rsid w:val="00C9593C"/>
    <w:rsid w:val="00C95DA8"/>
    <w:rsid w:val="00C95DAB"/>
    <w:rsid w:val="00C962E1"/>
    <w:rsid w:val="00C9664F"/>
    <w:rsid w:val="00C9674C"/>
    <w:rsid w:val="00C96849"/>
    <w:rsid w:val="00C96936"/>
    <w:rsid w:val="00C96E05"/>
    <w:rsid w:val="00C9715E"/>
    <w:rsid w:val="00C971FA"/>
    <w:rsid w:val="00C97604"/>
    <w:rsid w:val="00C97992"/>
    <w:rsid w:val="00C97ADB"/>
    <w:rsid w:val="00C97CCF"/>
    <w:rsid w:val="00C97CFF"/>
    <w:rsid w:val="00CA04C1"/>
    <w:rsid w:val="00CA0903"/>
    <w:rsid w:val="00CA0C25"/>
    <w:rsid w:val="00CA0F15"/>
    <w:rsid w:val="00CA0FF5"/>
    <w:rsid w:val="00CA18BB"/>
    <w:rsid w:val="00CA1CFF"/>
    <w:rsid w:val="00CA2247"/>
    <w:rsid w:val="00CA24ED"/>
    <w:rsid w:val="00CA2529"/>
    <w:rsid w:val="00CA317E"/>
    <w:rsid w:val="00CA3231"/>
    <w:rsid w:val="00CA3444"/>
    <w:rsid w:val="00CA3ABB"/>
    <w:rsid w:val="00CA3CA5"/>
    <w:rsid w:val="00CA441A"/>
    <w:rsid w:val="00CA46AA"/>
    <w:rsid w:val="00CA4DC0"/>
    <w:rsid w:val="00CA53D7"/>
    <w:rsid w:val="00CA53DF"/>
    <w:rsid w:val="00CA569B"/>
    <w:rsid w:val="00CA5AED"/>
    <w:rsid w:val="00CA5ED2"/>
    <w:rsid w:val="00CA616A"/>
    <w:rsid w:val="00CA620D"/>
    <w:rsid w:val="00CA62D7"/>
    <w:rsid w:val="00CA6A0C"/>
    <w:rsid w:val="00CA70B8"/>
    <w:rsid w:val="00CA746C"/>
    <w:rsid w:val="00CA766E"/>
    <w:rsid w:val="00CA7D53"/>
    <w:rsid w:val="00CB0232"/>
    <w:rsid w:val="00CB024C"/>
    <w:rsid w:val="00CB02F1"/>
    <w:rsid w:val="00CB09DB"/>
    <w:rsid w:val="00CB1037"/>
    <w:rsid w:val="00CB1143"/>
    <w:rsid w:val="00CB1223"/>
    <w:rsid w:val="00CB1483"/>
    <w:rsid w:val="00CB1529"/>
    <w:rsid w:val="00CB17BC"/>
    <w:rsid w:val="00CB185C"/>
    <w:rsid w:val="00CB1B28"/>
    <w:rsid w:val="00CB1BA5"/>
    <w:rsid w:val="00CB1C13"/>
    <w:rsid w:val="00CB2363"/>
    <w:rsid w:val="00CB23BC"/>
    <w:rsid w:val="00CB240A"/>
    <w:rsid w:val="00CB27D0"/>
    <w:rsid w:val="00CB2B5C"/>
    <w:rsid w:val="00CB3561"/>
    <w:rsid w:val="00CB3593"/>
    <w:rsid w:val="00CB35C6"/>
    <w:rsid w:val="00CB3661"/>
    <w:rsid w:val="00CB375F"/>
    <w:rsid w:val="00CB37EA"/>
    <w:rsid w:val="00CB3B57"/>
    <w:rsid w:val="00CB3B80"/>
    <w:rsid w:val="00CB406A"/>
    <w:rsid w:val="00CB4740"/>
    <w:rsid w:val="00CB4A96"/>
    <w:rsid w:val="00CB4BED"/>
    <w:rsid w:val="00CB4DC5"/>
    <w:rsid w:val="00CB503A"/>
    <w:rsid w:val="00CB5236"/>
    <w:rsid w:val="00CB5572"/>
    <w:rsid w:val="00CB5669"/>
    <w:rsid w:val="00CB5813"/>
    <w:rsid w:val="00CB5D8D"/>
    <w:rsid w:val="00CB5F8B"/>
    <w:rsid w:val="00CB610F"/>
    <w:rsid w:val="00CB61E2"/>
    <w:rsid w:val="00CB6701"/>
    <w:rsid w:val="00CB670D"/>
    <w:rsid w:val="00CB6FA9"/>
    <w:rsid w:val="00CB72A7"/>
    <w:rsid w:val="00CB7310"/>
    <w:rsid w:val="00CB7389"/>
    <w:rsid w:val="00CB7628"/>
    <w:rsid w:val="00CB785E"/>
    <w:rsid w:val="00CB7931"/>
    <w:rsid w:val="00CB7AC6"/>
    <w:rsid w:val="00CC043C"/>
    <w:rsid w:val="00CC051D"/>
    <w:rsid w:val="00CC0538"/>
    <w:rsid w:val="00CC09BB"/>
    <w:rsid w:val="00CC0A73"/>
    <w:rsid w:val="00CC0B3A"/>
    <w:rsid w:val="00CC0B9D"/>
    <w:rsid w:val="00CC114E"/>
    <w:rsid w:val="00CC1340"/>
    <w:rsid w:val="00CC16D1"/>
    <w:rsid w:val="00CC16E1"/>
    <w:rsid w:val="00CC1C0B"/>
    <w:rsid w:val="00CC1D2E"/>
    <w:rsid w:val="00CC1FDD"/>
    <w:rsid w:val="00CC2B7A"/>
    <w:rsid w:val="00CC37C7"/>
    <w:rsid w:val="00CC3AEE"/>
    <w:rsid w:val="00CC3D99"/>
    <w:rsid w:val="00CC4216"/>
    <w:rsid w:val="00CC4576"/>
    <w:rsid w:val="00CC4A77"/>
    <w:rsid w:val="00CC4CA9"/>
    <w:rsid w:val="00CC4D08"/>
    <w:rsid w:val="00CC4F06"/>
    <w:rsid w:val="00CC5378"/>
    <w:rsid w:val="00CC53B5"/>
    <w:rsid w:val="00CC54EB"/>
    <w:rsid w:val="00CC57E1"/>
    <w:rsid w:val="00CC5D65"/>
    <w:rsid w:val="00CC5F94"/>
    <w:rsid w:val="00CC634C"/>
    <w:rsid w:val="00CC644D"/>
    <w:rsid w:val="00CC6C2C"/>
    <w:rsid w:val="00CC6C97"/>
    <w:rsid w:val="00CC6E13"/>
    <w:rsid w:val="00CC6F96"/>
    <w:rsid w:val="00CC70E3"/>
    <w:rsid w:val="00CC7191"/>
    <w:rsid w:val="00CC7283"/>
    <w:rsid w:val="00CC7385"/>
    <w:rsid w:val="00CC7543"/>
    <w:rsid w:val="00CD008B"/>
    <w:rsid w:val="00CD05DC"/>
    <w:rsid w:val="00CD091D"/>
    <w:rsid w:val="00CD09BD"/>
    <w:rsid w:val="00CD0A04"/>
    <w:rsid w:val="00CD0A5B"/>
    <w:rsid w:val="00CD0B8C"/>
    <w:rsid w:val="00CD130F"/>
    <w:rsid w:val="00CD148C"/>
    <w:rsid w:val="00CD1623"/>
    <w:rsid w:val="00CD1933"/>
    <w:rsid w:val="00CD20F5"/>
    <w:rsid w:val="00CD2426"/>
    <w:rsid w:val="00CD2436"/>
    <w:rsid w:val="00CD2799"/>
    <w:rsid w:val="00CD2A7E"/>
    <w:rsid w:val="00CD2BA4"/>
    <w:rsid w:val="00CD2CB1"/>
    <w:rsid w:val="00CD2DEF"/>
    <w:rsid w:val="00CD2E5F"/>
    <w:rsid w:val="00CD32C7"/>
    <w:rsid w:val="00CD3636"/>
    <w:rsid w:val="00CD3698"/>
    <w:rsid w:val="00CD3A97"/>
    <w:rsid w:val="00CD3E2C"/>
    <w:rsid w:val="00CD3FB4"/>
    <w:rsid w:val="00CD4193"/>
    <w:rsid w:val="00CD4216"/>
    <w:rsid w:val="00CD423E"/>
    <w:rsid w:val="00CD4841"/>
    <w:rsid w:val="00CD4958"/>
    <w:rsid w:val="00CD498C"/>
    <w:rsid w:val="00CD4AF1"/>
    <w:rsid w:val="00CD4FFE"/>
    <w:rsid w:val="00CD53CE"/>
    <w:rsid w:val="00CD5D2E"/>
    <w:rsid w:val="00CD6078"/>
    <w:rsid w:val="00CD6243"/>
    <w:rsid w:val="00CD637E"/>
    <w:rsid w:val="00CD6488"/>
    <w:rsid w:val="00CD6531"/>
    <w:rsid w:val="00CD692C"/>
    <w:rsid w:val="00CD6CB0"/>
    <w:rsid w:val="00CD6EB7"/>
    <w:rsid w:val="00CD6F7E"/>
    <w:rsid w:val="00CD7087"/>
    <w:rsid w:val="00CD7323"/>
    <w:rsid w:val="00CD747D"/>
    <w:rsid w:val="00CD74B9"/>
    <w:rsid w:val="00CD76C9"/>
    <w:rsid w:val="00CD779B"/>
    <w:rsid w:val="00CD7940"/>
    <w:rsid w:val="00CD7AF3"/>
    <w:rsid w:val="00CD7C3F"/>
    <w:rsid w:val="00CD7C81"/>
    <w:rsid w:val="00CD7CB4"/>
    <w:rsid w:val="00CE03BE"/>
    <w:rsid w:val="00CE05AB"/>
    <w:rsid w:val="00CE0625"/>
    <w:rsid w:val="00CE0753"/>
    <w:rsid w:val="00CE092B"/>
    <w:rsid w:val="00CE0CBA"/>
    <w:rsid w:val="00CE0D3D"/>
    <w:rsid w:val="00CE0D40"/>
    <w:rsid w:val="00CE0E8D"/>
    <w:rsid w:val="00CE0F12"/>
    <w:rsid w:val="00CE119D"/>
    <w:rsid w:val="00CE15AA"/>
    <w:rsid w:val="00CE16DE"/>
    <w:rsid w:val="00CE1C15"/>
    <w:rsid w:val="00CE1D3B"/>
    <w:rsid w:val="00CE1D76"/>
    <w:rsid w:val="00CE1F21"/>
    <w:rsid w:val="00CE2964"/>
    <w:rsid w:val="00CE2D55"/>
    <w:rsid w:val="00CE319C"/>
    <w:rsid w:val="00CE31F7"/>
    <w:rsid w:val="00CE3507"/>
    <w:rsid w:val="00CE35E8"/>
    <w:rsid w:val="00CE38E8"/>
    <w:rsid w:val="00CE3ECE"/>
    <w:rsid w:val="00CE3FFD"/>
    <w:rsid w:val="00CE4189"/>
    <w:rsid w:val="00CE4412"/>
    <w:rsid w:val="00CE44C3"/>
    <w:rsid w:val="00CE48D5"/>
    <w:rsid w:val="00CE4C8A"/>
    <w:rsid w:val="00CE4CB3"/>
    <w:rsid w:val="00CE4F40"/>
    <w:rsid w:val="00CE5160"/>
    <w:rsid w:val="00CE5573"/>
    <w:rsid w:val="00CE5582"/>
    <w:rsid w:val="00CE5AE9"/>
    <w:rsid w:val="00CE5B6D"/>
    <w:rsid w:val="00CE5E06"/>
    <w:rsid w:val="00CE5E12"/>
    <w:rsid w:val="00CE5F33"/>
    <w:rsid w:val="00CE6368"/>
    <w:rsid w:val="00CE6389"/>
    <w:rsid w:val="00CE6497"/>
    <w:rsid w:val="00CE66DF"/>
    <w:rsid w:val="00CE6B7E"/>
    <w:rsid w:val="00CE6F69"/>
    <w:rsid w:val="00CE73FA"/>
    <w:rsid w:val="00CE74E0"/>
    <w:rsid w:val="00CE7979"/>
    <w:rsid w:val="00CE7B0C"/>
    <w:rsid w:val="00CE7BDC"/>
    <w:rsid w:val="00CE7DAE"/>
    <w:rsid w:val="00CF001B"/>
    <w:rsid w:val="00CF0159"/>
    <w:rsid w:val="00CF0242"/>
    <w:rsid w:val="00CF05F3"/>
    <w:rsid w:val="00CF06BC"/>
    <w:rsid w:val="00CF0A73"/>
    <w:rsid w:val="00CF0B2D"/>
    <w:rsid w:val="00CF0F2E"/>
    <w:rsid w:val="00CF160A"/>
    <w:rsid w:val="00CF1A6F"/>
    <w:rsid w:val="00CF1BA0"/>
    <w:rsid w:val="00CF1D96"/>
    <w:rsid w:val="00CF1F6B"/>
    <w:rsid w:val="00CF2475"/>
    <w:rsid w:val="00CF2482"/>
    <w:rsid w:val="00CF24B0"/>
    <w:rsid w:val="00CF254D"/>
    <w:rsid w:val="00CF255A"/>
    <w:rsid w:val="00CF2CF7"/>
    <w:rsid w:val="00CF2E67"/>
    <w:rsid w:val="00CF317B"/>
    <w:rsid w:val="00CF33F9"/>
    <w:rsid w:val="00CF3510"/>
    <w:rsid w:val="00CF37BF"/>
    <w:rsid w:val="00CF384B"/>
    <w:rsid w:val="00CF3871"/>
    <w:rsid w:val="00CF4A4F"/>
    <w:rsid w:val="00CF4A5E"/>
    <w:rsid w:val="00CF4ADC"/>
    <w:rsid w:val="00CF4B59"/>
    <w:rsid w:val="00CF4C46"/>
    <w:rsid w:val="00CF4F2B"/>
    <w:rsid w:val="00CF4F96"/>
    <w:rsid w:val="00CF5064"/>
    <w:rsid w:val="00CF52FC"/>
    <w:rsid w:val="00CF54C7"/>
    <w:rsid w:val="00CF5530"/>
    <w:rsid w:val="00CF5999"/>
    <w:rsid w:val="00CF5B1E"/>
    <w:rsid w:val="00CF5BF1"/>
    <w:rsid w:val="00CF5CFF"/>
    <w:rsid w:val="00CF6A2D"/>
    <w:rsid w:val="00CF6E44"/>
    <w:rsid w:val="00CF6F37"/>
    <w:rsid w:val="00CF70CA"/>
    <w:rsid w:val="00CF7142"/>
    <w:rsid w:val="00CF75BB"/>
    <w:rsid w:val="00D00032"/>
    <w:rsid w:val="00D000B2"/>
    <w:rsid w:val="00D00479"/>
    <w:rsid w:val="00D005EF"/>
    <w:rsid w:val="00D008B8"/>
    <w:rsid w:val="00D00AC0"/>
    <w:rsid w:val="00D00CA5"/>
    <w:rsid w:val="00D027B1"/>
    <w:rsid w:val="00D027F0"/>
    <w:rsid w:val="00D0281E"/>
    <w:rsid w:val="00D0295A"/>
    <w:rsid w:val="00D030AC"/>
    <w:rsid w:val="00D03119"/>
    <w:rsid w:val="00D037D1"/>
    <w:rsid w:val="00D03814"/>
    <w:rsid w:val="00D03957"/>
    <w:rsid w:val="00D03C2C"/>
    <w:rsid w:val="00D03E01"/>
    <w:rsid w:val="00D03E06"/>
    <w:rsid w:val="00D040CF"/>
    <w:rsid w:val="00D04C66"/>
    <w:rsid w:val="00D04CC6"/>
    <w:rsid w:val="00D04EA8"/>
    <w:rsid w:val="00D051A5"/>
    <w:rsid w:val="00D0560E"/>
    <w:rsid w:val="00D05765"/>
    <w:rsid w:val="00D05CEC"/>
    <w:rsid w:val="00D05D4B"/>
    <w:rsid w:val="00D05EBD"/>
    <w:rsid w:val="00D0635C"/>
    <w:rsid w:val="00D06BFE"/>
    <w:rsid w:val="00D07472"/>
    <w:rsid w:val="00D075F2"/>
    <w:rsid w:val="00D07BBE"/>
    <w:rsid w:val="00D07CFA"/>
    <w:rsid w:val="00D07DF0"/>
    <w:rsid w:val="00D07ED3"/>
    <w:rsid w:val="00D10207"/>
    <w:rsid w:val="00D1020C"/>
    <w:rsid w:val="00D103BD"/>
    <w:rsid w:val="00D1046C"/>
    <w:rsid w:val="00D10694"/>
    <w:rsid w:val="00D10798"/>
    <w:rsid w:val="00D10A2C"/>
    <w:rsid w:val="00D10B3B"/>
    <w:rsid w:val="00D10B48"/>
    <w:rsid w:val="00D10EF2"/>
    <w:rsid w:val="00D11008"/>
    <w:rsid w:val="00D11402"/>
    <w:rsid w:val="00D11546"/>
    <w:rsid w:val="00D115DB"/>
    <w:rsid w:val="00D11821"/>
    <w:rsid w:val="00D119CB"/>
    <w:rsid w:val="00D11C23"/>
    <w:rsid w:val="00D11E1B"/>
    <w:rsid w:val="00D11F53"/>
    <w:rsid w:val="00D1244D"/>
    <w:rsid w:val="00D1254E"/>
    <w:rsid w:val="00D125AC"/>
    <w:rsid w:val="00D12B84"/>
    <w:rsid w:val="00D12CC1"/>
    <w:rsid w:val="00D130F9"/>
    <w:rsid w:val="00D131C7"/>
    <w:rsid w:val="00D13289"/>
    <w:rsid w:val="00D13315"/>
    <w:rsid w:val="00D13497"/>
    <w:rsid w:val="00D134E6"/>
    <w:rsid w:val="00D13664"/>
    <w:rsid w:val="00D1396E"/>
    <w:rsid w:val="00D1410A"/>
    <w:rsid w:val="00D14278"/>
    <w:rsid w:val="00D14422"/>
    <w:rsid w:val="00D146C3"/>
    <w:rsid w:val="00D14BE4"/>
    <w:rsid w:val="00D14FF3"/>
    <w:rsid w:val="00D153D7"/>
    <w:rsid w:val="00D1544A"/>
    <w:rsid w:val="00D1553D"/>
    <w:rsid w:val="00D1566D"/>
    <w:rsid w:val="00D15695"/>
    <w:rsid w:val="00D15727"/>
    <w:rsid w:val="00D15B04"/>
    <w:rsid w:val="00D15B32"/>
    <w:rsid w:val="00D16382"/>
    <w:rsid w:val="00D163AF"/>
    <w:rsid w:val="00D1671F"/>
    <w:rsid w:val="00D16EA7"/>
    <w:rsid w:val="00D16F38"/>
    <w:rsid w:val="00D16F7B"/>
    <w:rsid w:val="00D175D7"/>
    <w:rsid w:val="00D17EEA"/>
    <w:rsid w:val="00D200DD"/>
    <w:rsid w:val="00D2028B"/>
    <w:rsid w:val="00D20899"/>
    <w:rsid w:val="00D208E9"/>
    <w:rsid w:val="00D20A15"/>
    <w:rsid w:val="00D21093"/>
    <w:rsid w:val="00D216D7"/>
    <w:rsid w:val="00D21A3B"/>
    <w:rsid w:val="00D21BCE"/>
    <w:rsid w:val="00D21C22"/>
    <w:rsid w:val="00D21F2E"/>
    <w:rsid w:val="00D226DD"/>
    <w:rsid w:val="00D22981"/>
    <w:rsid w:val="00D22E1B"/>
    <w:rsid w:val="00D2306B"/>
    <w:rsid w:val="00D2366E"/>
    <w:rsid w:val="00D23712"/>
    <w:rsid w:val="00D23914"/>
    <w:rsid w:val="00D23A5E"/>
    <w:rsid w:val="00D23D81"/>
    <w:rsid w:val="00D2403B"/>
    <w:rsid w:val="00D24268"/>
    <w:rsid w:val="00D24F6D"/>
    <w:rsid w:val="00D25048"/>
    <w:rsid w:val="00D255C6"/>
    <w:rsid w:val="00D25B5B"/>
    <w:rsid w:val="00D25B95"/>
    <w:rsid w:val="00D2601E"/>
    <w:rsid w:val="00D264DD"/>
    <w:rsid w:val="00D26A8E"/>
    <w:rsid w:val="00D26BDE"/>
    <w:rsid w:val="00D27159"/>
    <w:rsid w:val="00D272F4"/>
    <w:rsid w:val="00D2735C"/>
    <w:rsid w:val="00D2748D"/>
    <w:rsid w:val="00D27570"/>
    <w:rsid w:val="00D27DC0"/>
    <w:rsid w:val="00D27E52"/>
    <w:rsid w:val="00D27FFC"/>
    <w:rsid w:val="00D30AB8"/>
    <w:rsid w:val="00D30B3B"/>
    <w:rsid w:val="00D30E30"/>
    <w:rsid w:val="00D31197"/>
    <w:rsid w:val="00D3139C"/>
    <w:rsid w:val="00D31C42"/>
    <w:rsid w:val="00D31F6F"/>
    <w:rsid w:val="00D3234F"/>
    <w:rsid w:val="00D32917"/>
    <w:rsid w:val="00D32D88"/>
    <w:rsid w:val="00D32D8F"/>
    <w:rsid w:val="00D330BB"/>
    <w:rsid w:val="00D3365F"/>
    <w:rsid w:val="00D33C3D"/>
    <w:rsid w:val="00D34499"/>
    <w:rsid w:val="00D3474A"/>
    <w:rsid w:val="00D34CA0"/>
    <w:rsid w:val="00D34CBB"/>
    <w:rsid w:val="00D35113"/>
    <w:rsid w:val="00D353F5"/>
    <w:rsid w:val="00D354EC"/>
    <w:rsid w:val="00D35536"/>
    <w:rsid w:val="00D35637"/>
    <w:rsid w:val="00D3567D"/>
    <w:rsid w:val="00D35B02"/>
    <w:rsid w:val="00D35CDF"/>
    <w:rsid w:val="00D35DC5"/>
    <w:rsid w:val="00D36331"/>
    <w:rsid w:val="00D3651A"/>
    <w:rsid w:val="00D36738"/>
    <w:rsid w:val="00D36A57"/>
    <w:rsid w:val="00D3700A"/>
    <w:rsid w:val="00D3700D"/>
    <w:rsid w:val="00D376C0"/>
    <w:rsid w:val="00D37985"/>
    <w:rsid w:val="00D37B86"/>
    <w:rsid w:val="00D37DD0"/>
    <w:rsid w:val="00D4031F"/>
    <w:rsid w:val="00D405FA"/>
    <w:rsid w:val="00D408B5"/>
    <w:rsid w:val="00D40C03"/>
    <w:rsid w:val="00D40CE4"/>
    <w:rsid w:val="00D410F3"/>
    <w:rsid w:val="00D41572"/>
    <w:rsid w:val="00D415A3"/>
    <w:rsid w:val="00D41691"/>
    <w:rsid w:val="00D41DD1"/>
    <w:rsid w:val="00D41E77"/>
    <w:rsid w:val="00D42041"/>
    <w:rsid w:val="00D420DF"/>
    <w:rsid w:val="00D4280A"/>
    <w:rsid w:val="00D42A57"/>
    <w:rsid w:val="00D4340A"/>
    <w:rsid w:val="00D435FA"/>
    <w:rsid w:val="00D43701"/>
    <w:rsid w:val="00D4374E"/>
    <w:rsid w:val="00D43816"/>
    <w:rsid w:val="00D43985"/>
    <w:rsid w:val="00D439C4"/>
    <w:rsid w:val="00D43E3E"/>
    <w:rsid w:val="00D43F24"/>
    <w:rsid w:val="00D44396"/>
    <w:rsid w:val="00D444AB"/>
    <w:rsid w:val="00D44705"/>
    <w:rsid w:val="00D44E52"/>
    <w:rsid w:val="00D44EB9"/>
    <w:rsid w:val="00D44FB3"/>
    <w:rsid w:val="00D45A64"/>
    <w:rsid w:val="00D45CCE"/>
    <w:rsid w:val="00D45F6A"/>
    <w:rsid w:val="00D462B0"/>
    <w:rsid w:val="00D46C92"/>
    <w:rsid w:val="00D46E1A"/>
    <w:rsid w:val="00D476F5"/>
    <w:rsid w:val="00D47998"/>
    <w:rsid w:val="00D47C27"/>
    <w:rsid w:val="00D47F40"/>
    <w:rsid w:val="00D5044D"/>
    <w:rsid w:val="00D504C9"/>
    <w:rsid w:val="00D5093F"/>
    <w:rsid w:val="00D50BD6"/>
    <w:rsid w:val="00D50D20"/>
    <w:rsid w:val="00D5103D"/>
    <w:rsid w:val="00D510EC"/>
    <w:rsid w:val="00D5123D"/>
    <w:rsid w:val="00D514F3"/>
    <w:rsid w:val="00D517E4"/>
    <w:rsid w:val="00D5286F"/>
    <w:rsid w:val="00D52B61"/>
    <w:rsid w:val="00D5306C"/>
    <w:rsid w:val="00D533EE"/>
    <w:rsid w:val="00D535F1"/>
    <w:rsid w:val="00D5398F"/>
    <w:rsid w:val="00D53A5D"/>
    <w:rsid w:val="00D541C3"/>
    <w:rsid w:val="00D5437B"/>
    <w:rsid w:val="00D54A9E"/>
    <w:rsid w:val="00D54BE4"/>
    <w:rsid w:val="00D55580"/>
    <w:rsid w:val="00D55600"/>
    <w:rsid w:val="00D55A6E"/>
    <w:rsid w:val="00D55F31"/>
    <w:rsid w:val="00D56400"/>
    <w:rsid w:val="00D565B1"/>
    <w:rsid w:val="00D56799"/>
    <w:rsid w:val="00D5691A"/>
    <w:rsid w:val="00D56E81"/>
    <w:rsid w:val="00D570BF"/>
    <w:rsid w:val="00D57333"/>
    <w:rsid w:val="00D57566"/>
    <w:rsid w:val="00D577C5"/>
    <w:rsid w:val="00D57A36"/>
    <w:rsid w:val="00D60079"/>
    <w:rsid w:val="00D607D5"/>
    <w:rsid w:val="00D6108B"/>
    <w:rsid w:val="00D612C1"/>
    <w:rsid w:val="00D618FA"/>
    <w:rsid w:val="00D6194F"/>
    <w:rsid w:val="00D61D31"/>
    <w:rsid w:val="00D61DE2"/>
    <w:rsid w:val="00D6216A"/>
    <w:rsid w:val="00D62474"/>
    <w:rsid w:val="00D62729"/>
    <w:rsid w:val="00D62A92"/>
    <w:rsid w:val="00D62ACA"/>
    <w:rsid w:val="00D6368C"/>
    <w:rsid w:val="00D636BC"/>
    <w:rsid w:val="00D63808"/>
    <w:rsid w:val="00D6396F"/>
    <w:rsid w:val="00D63981"/>
    <w:rsid w:val="00D63B81"/>
    <w:rsid w:val="00D64300"/>
    <w:rsid w:val="00D6446E"/>
    <w:rsid w:val="00D64661"/>
    <w:rsid w:val="00D64980"/>
    <w:rsid w:val="00D64C11"/>
    <w:rsid w:val="00D65285"/>
    <w:rsid w:val="00D653D9"/>
    <w:rsid w:val="00D654C7"/>
    <w:rsid w:val="00D65551"/>
    <w:rsid w:val="00D65AE7"/>
    <w:rsid w:val="00D65CF2"/>
    <w:rsid w:val="00D66055"/>
    <w:rsid w:val="00D66170"/>
    <w:rsid w:val="00D66391"/>
    <w:rsid w:val="00D66507"/>
    <w:rsid w:val="00D66642"/>
    <w:rsid w:val="00D66A29"/>
    <w:rsid w:val="00D66B1A"/>
    <w:rsid w:val="00D670B7"/>
    <w:rsid w:val="00D679E1"/>
    <w:rsid w:val="00D67E99"/>
    <w:rsid w:val="00D70212"/>
    <w:rsid w:val="00D702BE"/>
    <w:rsid w:val="00D70634"/>
    <w:rsid w:val="00D70811"/>
    <w:rsid w:val="00D7085F"/>
    <w:rsid w:val="00D70C62"/>
    <w:rsid w:val="00D7143C"/>
    <w:rsid w:val="00D714A7"/>
    <w:rsid w:val="00D714C1"/>
    <w:rsid w:val="00D714FC"/>
    <w:rsid w:val="00D71973"/>
    <w:rsid w:val="00D71AE3"/>
    <w:rsid w:val="00D71DE1"/>
    <w:rsid w:val="00D72293"/>
    <w:rsid w:val="00D723F6"/>
    <w:rsid w:val="00D724F6"/>
    <w:rsid w:val="00D72523"/>
    <w:rsid w:val="00D72858"/>
    <w:rsid w:val="00D729DC"/>
    <w:rsid w:val="00D72A14"/>
    <w:rsid w:val="00D72AFE"/>
    <w:rsid w:val="00D72CDF"/>
    <w:rsid w:val="00D72E7A"/>
    <w:rsid w:val="00D7327F"/>
    <w:rsid w:val="00D73388"/>
    <w:rsid w:val="00D73608"/>
    <w:rsid w:val="00D736AC"/>
    <w:rsid w:val="00D736DE"/>
    <w:rsid w:val="00D737AB"/>
    <w:rsid w:val="00D737FD"/>
    <w:rsid w:val="00D7395F"/>
    <w:rsid w:val="00D73979"/>
    <w:rsid w:val="00D73CBD"/>
    <w:rsid w:val="00D73D24"/>
    <w:rsid w:val="00D73EF9"/>
    <w:rsid w:val="00D7409F"/>
    <w:rsid w:val="00D74448"/>
    <w:rsid w:val="00D74548"/>
    <w:rsid w:val="00D74625"/>
    <w:rsid w:val="00D74A91"/>
    <w:rsid w:val="00D74CD0"/>
    <w:rsid w:val="00D74F31"/>
    <w:rsid w:val="00D754B7"/>
    <w:rsid w:val="00D7550E"/>
    <w:rsid w:val="00D7581E"/>
    <w:rsid w:val="00D75AFC"/>
    <w:rsid w:val="00D75E18"/>
    <w:rsid w:val="00D76540"/>
    <w:rsid w:val="00D76700"/>
    <w:rsid w:val="00D76712"/>
    <w:rsid w:val="00D76964"/>
    <w:rsid w:val="00D76B8E"/>
    <w:rsid w:val="00D76FD7"/>
    <w:rsid w:val="00D77275"/>
    <w:rsid w:val="00D77400"/>
    <w:rsid w:val="00D7783C"/>
    <w:rsid w:val="00D7792B"/>
    <w:rsid w:val="00D77B74"/>
    <w:rsid w:val="00D77CAD"/>
    <w:rsid w:val="00D77D43"/>
    <w:rsid w:val="00D77E36"/>
    <w:rsid w:val="00D77EB2"/>
    <w:rsid w:val="00D801E7"/>
    <w:rsid w:val="00D80439"/>
    <w:rsid w:val="00D8057E"/>
    <w:rsid w:val="00D80697"/>
    <w:rsid w:val="00D80859"/>
    <w:rsid w:val="00D80AB9"/>
    <w:rsid w:val="00D80CE8"/>
    <w:rsid w:val="00D80DB1"/>
    <w:rsid w:val="00D810AA"/>
    <w:rsid w:val="00D81398"/>
    <w:rsid w:val="00D81807"/>
    <w:rsid w:val="00D81B70"/>
    <w:rsid w:val="00D81D9F"/>
    <w:rsid w:val="00D82082"/>
    <w:rsid w:val="00D823A0"/>
    <w:rsid w:val="00D82563"/>
    <w:rsid w:val="00D826CC"/>
    <w:rsid w:val="00D82857"/>
    <w:rsid w:val="00D8287B"/>
    <w:rsid w:val="00D82A8B"/>
    <w:rsid w:val="00D82C5E"/>
    <w:rsid w:val="00D82CCA"/>
    <w:rsid w:val="00D830BE"/>
    <w:rsid w:val="00D83237"/>
    <w:rsid w:val="00D83473"/>
    <w:rsid w:val="00D836AE"/>
    <w:rsid w:val="00D836E4"/>
    <w:rsid w:val="00D837B5"/>
    <w:rsid w:val="00D83845"/>
    <w:rsid w:val="00D83922"/>
    <w:rsid w:val="00D83960"/>
    <w:rsid w:val="00D83C7F"/>
    <w:rsid w:val="00D83D1C"/>
    <w:rsid w:val="00D83E05"/>
    <w:rsid w:val="00D8418A"/>
    <w:rsid w:val="00D843E7"/>
    <w:rsid w:val="00D84745"/>
    <w:rsid w:val="00D84824"/>
    <w:rsid w:val="00D848A2"/>
    <w:rsid w:val="00D84B09"/>
    <w:rsid w:val="00D84EB7"/>
    <w:rsid w:val="00D84FA6"/>
    <w:rsid w:val="00D85018"/>
    <w:rsid w:val="00D85366"/>
    <w:rsid w:val="00D854B7"/>
    <w:rsid w:val="00D858E6"/>
    <w:rsid w:val="00D85A1C"/>
    <w:rsid w:val="00D86BF8"/>
    <w:rsid w:val="00D86C15"/>
    <w:rsid w:val="00D86E22"/>
    <w:rsid w:val="00D86F8D"/>
    <w:rsid w:val="00D8702E"/>
    <w:rsid w:val="00D8704E"/>
    <w:rsid w:val="00D871B9"/>
    <w:rsid w:val="00D877DB"/>
    <w:rsid w:val="00D87A43"/>
    <w:rsid w:val="00D87F13"/>
    <w:rsid w:val="00D900DC"/>
    <w:rsid w:val="00D9038B"/>
    <w:rsid w:val="00D90ADB"/>
    <w:rsid w:val="00D90BDF"/>
    <w:rsid w:val="00D90C81"/>
    <w:rsid w:val="00D90D0E"/>
    <w:rsid w:val="00D90F24"/>
    <w:rsid w:val="00D9139A"/>
    <w:rsid w:val="00D913B2"/>
    <w:rsid w:val="00D916E3"/>
    <w:rsid w:val="00D916E7"/>
    <w:rsid w:val="00D9190D"/>
    <w:rsid w:val="00D91ADA"/>
    <w:rsid w:val="00D927B5"/>
    <w:rsid w:val="00D927E7"/>
    <w:rsid w:val="00D9281D"/>
    <w:rsid w:val="00D93000"/>
    <w:rsid w:val="00D93058"/>
    <w:rsid w:val="00D9310F"/>
    <w:rsid w:val="00D93674"/>
    <w:rsid w:val="00D936FC"/>
    <w:rsid w:val="00D93ABD"/>
    <w:rsid w:val="00D9446A"/>
    <w:rsid w:val="00D945A3"/>
    <w:rsid w:val="00D94BA9"/>
    <w:rsid w:val="00D94C32"/>
    <w:rsid w:val="00D94E40"/>
    <w:rsid w:val="00D94FCE"/>
    <w:rsid w:val="00D95161"/>
    <w:rsid w:val="00D953DF"/>
    <w:rsid w:val="00D953E7"/>
    <w:rsid w:val="00D955C4"/>
    <w:rsid w:val="00D95650"/>
    <w:rsid w:val="00D95787"/>
    <w:rsid w:val="00D957A6"/>
    <w:rsid w:val="00D95951"/>
    <w:rsid w:val="00D95AB1"/>
    <w:rsid w:val="00D95AC6"/>
    <w:rsid w:val="00D96216"/>
    <w:rsid w:val="00D965C1"/>
    <w:rsid w:val="00D96980"/>
    <w:rsid w:val="00D96B59"/>
    <w:rsid w:val="00D96BA8"/>
    <w:rsid w:val="00D96BFC"/>
    <w:rsid w:val="00D96E20"/>
    <w:rsid w:val="00D9703D"/>
    <w:rsid w:val="00D970AF"/>
    <w:rsid w:val="00D971A8"/>
    <w:rsid w:val="00D97405"/>
    <w:rsid w:val="00D97D41"/>
    <w:rsid w:val="00D97FF4"/>
    <w:rsid w:val="00DA034B"/>
    <w:rsid w:val="00DA03BB"/>
    <w:rsid w:val="00DA055F"/>
    <w:rsid w:val="00DA0578"/>
    <w:rsid w:val="00DA0C19"/>
    <w:rsid w:val="00DA0D4C"/>
    <w:rsid w:val="00DA0D81"/>
    <w:rsid w:val="00DA0DB1"/>
    <w:rsid w:val="00DA108E"/>
    <w:rsid w:val="00DA1265"/>
    <w:rsid w:val="00DA142E"/>
    <w:rsid w:val="00DA1497"/>
    <w:rsid w:val="00DA153F"/>
    <w:rsid w:val="00DA168C"/>
    <w:rsid w:val="00DA1972"/>
    <w:rsid w:val="00DA1A89"/>
    <w:rsid w:val="00DA1AFB"/>
    <w:rsid w:val="00DA2028"/>
    <w:rsid w:val="00DA2B02"/>
    <w:rsid w:val="00DA2C9A"/>
    <w:rsid w:val="00DA2DE5"/>
    <w:rsid w:val="00DA2F25"/>
    <w:rsid w:val="00DA31AA"/>
    <w:rsid w:val="00DA31B4"/>
    <w:rsid w:val="00DA3708"/>
    <w:rsid w:val="00DA3E6A"/>
    <w:rsid w:val="00DA3F55"/>
    <w:rsid w:val="00DA40E7"/>
    <w:rsid w:val="00DA4286"/>
    <w:rsid w:val="00DA430A"/>
    <w:rsid w:val="00DA46E1"/>
    <w:rsid w:val="00DA4C8A"/>
    <w:rsid w:val="00DA4F3D"/>
    <w:rsid w:val="00DA54CF"/>
    <w:rsid w:val="00DA59F6"/>
    <w:rsid w:val="00DA5A19"/>
    <w:rsid w:val="00DA5A6F"/>
    <w:rsid w:val="00DA5C3C"/>
    <w:rsid w:val="00DA5C9A"/>
    <w:rsid w:val="00DA5CEC"/>
    <w:rsid w:val="00DA5E5B"/>
    <w:rsid w:val="00DA5EEB"/>
    <w:rsid w:val="00DA644E"/>
    <w:rsid w:val="00DA64C2"/>
    <w:rsid w:val="00DA65E0"/>
    <w:rsid w:val="00DA67A7"/>
    <w:rsid w:val="00DA68E9"/>
    <w:rsid w:val="00DA6A50"/>
    <w:rsid w:val="00DA6D30"/>
    <w:rsid w:val="00DA6F90"/>
    <w:rsid w:val="00DA7394"/>
    <w:rsid w:val="00DA757B"/>
    <w:rsid w:val="00DA7B60"/>
    <w:rsid w:val="00DA7BC1"/>
    <w:rsid w:val="00DB0159"/>
    <w:rsid w:val="00DB02C8"/>
    <w:rsid w:val="00DB030F"/>
    <w:rsid w:val="00DB04C8"/>
    <w:rsid w:val="00DB0592"/>
    <w:rsid w:val="00DB1139"/>
    <w:rsid w:val="00DB11AA"/>
    <w:rsid w:val="00DB1434"/>
    <w:rsid w:val="00DB151D"/>
    <w:rsid w:val="00DB152B"/>
    <w:rsid w:val="00DB2386"/>
    <w:rsid w:val="00DB27E9"/>
    <w:rsid w:val="00DB2D0E"/>
    <w:rsid w:val="00DB33DA"/>
    <w:rsid w:val="00DB3466"/>
    <w:rsid w:val="00DB364A"/>
    <w:rsid w:val="00DB3EA1"/>
    <w:rsid w:val="00DB3EA7"/>
    <w:rsid w:val="00DB403B"/>
    <w:rsid w:val="00DB46D3"/>
    <w:rsid w:val="00DB473F"/>
    <w:rsid w:val="00DB4EA0"/>
    <w:rsid w:val="00DB517C"/>
    <w:rsid w:val="00DB5432"/>
    <w:rsid w:val="00DB5815"/>
    <w:rsid w:val="00DB598B"/>
    <w:rsid w:val="00DB59E9"/>
    <w:rsid w:val="00DB5B83"/>
    <w:rsid w:val="00DB5E82"/>
    <w:rsid w:val="00DB60F9"/>
    <w:rsid w:val="00DB63E7"/>
    <w:rsid w:val="00DB66C6"/>
    <w:rsid w:val="00DB6757"/>
    <w:rsid w:val="00DB6787"/>
    <w:rsid w:val="00DB67D0"/>
    <w:rsid w:val="00DB6A49"/>
    <w:rsid w:val="00DB6AA0"/>
    <w:rsid w:val="00DB6CB9"/>
    <w:rsid w:val="00DB6FA1"/>
    <w:rsid w:val="00DB7320"/>
    <w:rsid w:val="00DB73CD"/>
    <w:rsid w:val="00DB7C79"/>
    <w:rsid w:val="00DB7E4E"/>
    <w:rsid w:val="00DB7FF4"/>
    <w:rsid w:val="00DC0040"/>
    <w:rsid w:val="00DC004F"/>
    <w:rsid w:val="00DC01BD"/>
    <w:rsid w:val="00DC08D3"/>
    <w:rsid w:val="00DC0AB9"/>
    <w:rsid w:val="00DC0EC2"/>
    <w:rsid w:val="00DC1011"/>
    <w:rsid w:val="00DC12CB"/>
    <w:rsid w:val="00DC1552"/>
    <w:rsid w:val="00DC26E2"/>
    <w:rsid w:val="00DC2CDD"/>
    <w:rsid w:val="00DC3204"/>
    <w:rsid w:val="00DC32AC"/>
    <w:rsid w:val="00DC36CF"/>
    <w:rsid w:val="00DC3874"/>
    <w:rsid w:val="00DC396B"/>
    <w:rsid w:val="00DC42F2"/>
    <w:rsid w:val="00DC4443"/>
    <w:rsid w:val="00DC445E"/>
    <w:rsid w:val="00DC46B3"/>
    <w:rsid w:val="00DC47E1"/>
    <w:rsid w:val="00DC49EE"/>
    <w:rsid w:val="00DC4BD2"/>
    <w:rsid w:val="00DC539F"/>
    <w:rsid w:val="00DC58D0"/>
    <w:rsid w:val="00DC5D8A"/>
    <w:rsid w:val="00DC5E37"/>
    <w:rsid w:val="00DC6381"/>
    <w:rsid w:val="00DC64B9"/>
    <w:rsid w:val="00DC6D1B"/>
    <w:rsid w:val="00DC717F"/>
    <w:rsid w:val="00DC741E"/>
    <w:rsid w:val="00DC7467"/>
    <w:rsid w:val="00DC7B02"/>
    <w:rsid w:val="00DC7D70"/>
    <w:rsid w:val="00DC7E2F"/>
    <w:rsid w:val="00DD00DF"/>
    <w:rsid w:val="00DD0281"/>
    <w:rsid w:val="00DD02EF"/>
    <w:rsid w:val="00DD0416"/>
    <w:rsid w:val="00DD0626"/>
    <w:rsid w:val="00DD0C7F"/>
    <w:rsid w:val="00DD0E17"/>
    <w:rsid w:val="00DD0EDA"/>
    <w:rsid w:val="00DD0F29"/>
    <w:rsid w:val="00DD1133"/>
    <w:rsid w:val="00DD15F6"/>
    <w:rsid w:val="00DD1759"/>
    <w:rsid w:val="00DD1873"/>
    <w:rsid w:val="00DD18D0"/>
    <w:rsid w:val="00DD190F"/>
    <w:rsid w:val="00DD1C9F"/>
    <w:rsid w:val="00DD233B"/>
    <w:rsid w:val="00DD244E"/>
    <w:rsid w:val="00DD2618"/>
    <w:rsid w:val="00DD2743"/>
    <w:rsid w:val="00DD2BD8"/>
    <w:rsid w:val="00DD2CC7"/>
    <w:rsid w:val="00DD2F41"/>
    <w:rsid w:val="00DD304F"/>
    <w:rsid w:val="00DD309E"/>
    <w:rsid w:val="00DD312A"/>
    <w:rsid w:val="00DD317D"/>
    <w:rsid w:val="00DD3427"/>
    <w:rsid w:val="00DD360D"/>
    <w:rsid w:val="00DD3B97"/>
    <w:rsid w:val="00DD3C4C"/>
    <w:rsid w:val="00DD3CA8"/>
    <w:rsid w:val="00DD4138"/>
    <w:rsid w:val="00DD41B3"/>
    <w:rsid w:val="00DD4777"/>
    <w:rsid w:val="00DD4AFC"/>
    <w:rsid w:val="00DD4C08"/>
    <w:rsid w:val="00DD4C90"/>
    <w:rsid w:val="00DD4D2D"/>
    <w:rsid w:val="00DD4EA2"/>
    <w:rsid w:val="00DD5006"/>
    <w:rsid w:val="00DD533A"/>
    <w:rsid w:val="00DD5534"/>
    <w:rsid w:val="00DD56A8"/>
    <w:rsid w:val="00DD5A84"/>
    <w:rsid w:val="00DD5D0D"/>
    <w:rsid w:val="00DD5D76"/>
    <w:rsid w:val="00DD5D9D"/>
    <w:rsid w:val="00DD5E74"/>
    <w:rsid w:val="00DD6882"/>
    <w:rsid w:val="00DD69D3"/>
    <w:rsid w:val="00DD6DA1"/>
    <w:rsid w:val="00DD6FA5"/>
    <w:rsid w:val="00DD7160"/>
    <w:rsid w:val="00DD724E"/>
    <w:rsid w:val="00DD7553"/>
    <w:rsid w:val="00DD75DF"/>
    <w:rsid w:val="00DD7654"/>
    <w:rsid w:val="00DD7A18"/>
    <w:rsid w:val="00DD7D11"/>
    <w:rsid w:val="00DE0731"/>
    <w:rsid w:val="00DE08FA"/>
    <w:rsid w:val="00DE0A61"/>
    <w:rsid w:val="00DE114F"/>
    <w:rsid w:val="00DE13B3"/>
    <w:rsid w:val="00DE14F2"/>
    <w:rsid w:val="00DE1543"/>
    <w:rsid w:val="00DE1736"/>
    <w:rsid w:val="00DE18E9"/>
    <w:rsid w:val="00DE1BB0"/>
    <w:rsid w:val="00DE1FB5"/>
    <w:rsid w:val="00DE211B"/>
    <w:rsid w:val="00DE26E2"/>
    <w:rsid w:val="00DE29BF"/>
    <w:rsid w:val="00DE2BFC"/>
    <w:rsid w:val="00DE2CE9"/>
    <w:rsid w:val="00DE2F4D"/>
    <w:rsid w:val="00DE2F5C"/>
    <w:rsid w:val="00DE31F0"/>
    <w:rsid w:val="00DE3258"/>
    <w:rsid w:val="00DE3420"/>
    <w:rsid w:val="00DE374C"/>
    <w:rsid w:val="00DE38A6"/>
    <w:rsid w:val="00DE3A8D"/>
    <w:rsid w:val="00DE3ABC"/>
    <w:rsid w:val="00DE3ABE"/>
    <w:rsid w:val="00DE3B71"/>
    <w:rsid w:val="00DE42DD"/>
    <w:rsid w:val="00DE48D2"/>
    <w:rsid w:val="00DE4979"/>
    <w:rsid w:val="00DE4A52"/>
    <w:rsid w:val="00DE4FDF"/>
    <w:rsid w:val="00DE513D"/>
    <w:rsid w:val="00DE5505"/>
    <w:rsid w:val="00DE565E"/>
    <w:rsid w:val="00DE5759"/>
    <w:rsid w:val="00DE575A"/>
    <w:rsid w:val="00DE5810"/>
    <w:rsid w:val="00DE595D"/>
    <w:rsid w:val="00DE5B5E"/>
    <w:rsid w:val="00DE5CFD"/>
    <w:rsid w:val="00DE5DA3"/>
    <w:rsid w:val="00DE5F5A"/>
    <w:rsid w:val="00DE6131"/>
    <w:rsid w:val="00DE6442"/>
    <w:rsid w:val="00DE6532"/>
    <w:rsid w:val="00DE68A2"/>
    <w:rsid w:val="00DE6D3F"/>
    <w:rsid w:val="00DE6D41"/>
    <w:rsid w:val="00DE70B9"/>
    <w:rsid w:val="00DE7375"/>
    <w:rsid w:val="00DE73AA"/>
    <w:rsid w:val="00DE7417"/>
    <w:rsid w:val="00DE756A"/>
    <w:rsid w:val="00DE78CE"/>
    <w:rsid w:val="00DE7D30"/>
    <w:rsid w:val="00DF0121"/>
    <w:rsid w:val="00DF0149"/>
    <w:rsid w:val="00DF018F"/>
    <w:rsid w:val="00DF06F0"/>
    <w:rsid w:val="00DF08E3"/>
    <w:rsid w:val="00DF0BE9"/>
    <w:rsid w:val="00DF14EB"/>
    <w:rsid w:val="00DF1507"/>
    <w:rsid w:val="00DF18F2"/>
    <w:rsid w:val="00DF1E5B"/>
    <w:rsid w:val="00DF1F3C"/>
    <w:rsid w:val="00DF217B"/>
    <w:rsid w:val="00DF2678"/>
    <w:rsid w:val="00DF278F"/>
    <w:rsid w:val="00DF28C4"/>
    <w:rsid w:val="00DF28F3"/>
    <w:rsid w:val="00DF2BDD"/>
    <w:rsid w:val="00DF2C7B"/>
    <w:rsid w:val="00DF2DA8"/>
    <w:rsid w:val="00DF2DB2"/>
    <w:rsid w:val="00DF2F25"/>
    <w:rsid w:val="00DF2FF5"/>
    <w:rsid w:val="00DF379A"/>
    <w:rsid w:val="00DF38A5"/>
    <w:rsid w:val="00DF399D"/>
    <w:rsid w:val="00DF424E"/>
    <w:rsid w:val="00DF427F"/>
    <w:rsid w:val="00DF4456"/>
    <w:rsid w:val="00DF447E"/>
    <w:rsid w:val="00DF458D"/>
    <w:rsid w:val="00DF481D"/>
    <w:rsid w:val="00DF4FF3"/>
    <w:rsid w:val="00DF507C"/>
    <w:rsid w:val="00DF5092"/>
    <w:rsid w:val="00DF50D3"/>
    <w:rsid w:val="00DF518E"/>
    <w:rsid w:val="00DF5214"/>
    <w:rsid w:val="00DF5248"/>
    <w:rsid w:val="00DF5557"/>
    <w:rsid w:val="00DF5B27"/>
    <w:rsid w:val="00DF62A9"/>
    <w:rsid w:val="00DF6321"/>
    <w:rsid w:val="00DF66A3"/>
    <w:rsid w:val="00DF672A"/>
    <w:rsid w:val="00DF694F"/>
    <w:rsid w:val="00DF6962"/>
    <w:rsid w:val="00DF6A59"/>
    <w:rsid w:val="00DF6CF7"/>
    <w:rsid w:val="00DF6FFE"/>
    <w:rsid w:val="00DF701B"/>
    <w:rsid w:val="00DF7247"/>
    <w:rsid w:val="00DF729F"/>
    <w:rsid w:val="00DF74C9"/>
    <w:rsid w:val="00DF75B5"/>
    <w:rsid w:val="00DF7E19"/>
    <w:rsid w:val="00DF7F7B"/>
    <w:rsid w:val="00E000A1"/>
    <w:rsid w:val="00E00441"/>
    <w:rsid w:val="00E00756"/>
    <w:rsid w:val="00E00918"/>
    <w:rsid w:val="00E00BA7"/>
    <w:rsid w:val="00E00CCB"/>
    <w:rsid w:val="00E00CFC"/>
    <w:rsid w:val="00E00E93"/>
    <w:rsid w:val="00E010A6"/>
    <w:rsid w:val="00E012FB"/>
    <w:rsid w:val="00E013BE"/>
    <w:rsid w:val="00E0152D"/>
    <w:rsid w:val="00E0169B"/>
    <w:rsid w:val="00E01795"/>
    <w:rsid w:val="00E018CF"/>
    <w:rsid w:val="00E01980"/>
    <w:rsid w:val="00E01C69"/>
    <w:rsid w:val="00E0206E"/>
    <w:rsid w:val="00E02171"/>
    <w:rsid w:val="00E02248"/>
    <w:rsid w:val="00E023C0"/>
    <w:rsid w:val="00E0240A"/>
    <w:rsid w:val="00E02A83"/>
    <w:rsid w:val="00E02E29"/>
    <w:rsid w:val="00E02F3F"/>
    <w:rsid w:val="00E03566"/>
    <w:rsid w:val="00E0366F"/>
    <w:rsid w:val="00E03A0D"/>
    <w:rsid w:val="00E03BC1"/>
    <w:rsid w:val="00E03CFE"/>
    <w:rsid w:val="00E040A2"/>
    <w:rsid w:val="00E044A3"/>
    <w:rsid w:val="00E04649"/>
    <w:rsid w:val="00E0473E"/>
    <w:rsid w:val="00E047C9"/>
    <w:rsid w:val="00E04ABA"/>
    <w:rsid w:val="00E04BB1"/>
    <w:rsid w:val="00E04E6A"/>
    <w:rsid w:val="00E04FF2"/>
    <w:rsid w:val="00E05102"/>
    <w:rsid w:val="00E051CC"/>
    <w:rsid w:val="00E05532"/>
    <w:rsid w:val="00E0582D"/>
    <w:rsid w:val="00E058AD"/>
    <w:rsid w:val="00E05B8B"/>
    <w:rsid w:val="00E05BE7"/>
    <w:rsid w:val="00E05ED8"/>
    <w:rsid w:val="00E05F29"/>
    <w:rsid w:val="00E0603E"/>
    <w:rsid w:val="00E06342"/>
    <w:rsid w:val="00E06470"/>
    <w:rsid w:val="00E0656A"/>
    <w:rsid w:val="00E0658A"/>
    <w:rsid w:val="00E067E0"/>
    <w:rsid w:val="00E068C4"/>
    <w:rsid w:val="00E06AF6"/>
    <w:rsid w:val="00E06EA8"/>
    <w:rsid w:val="00E06FC0"/>
    <w:rsid w:val="00E07554"/>
    <w:rsid w:val="00E0766B"/>
    <w:rsid w:val="00E076B7"/>
    <w:rsid w:val="00E07DDB"/>
    <w:rsid w:val="00E1012A"/>
    <w:rsid w:val="00E10244"/>
    <w:rsid w:val="00E106B1"/>
    <w:rsid w:val="00E10960"/>
    <w:rsid w:val="00E10F0B"/>
    <w:rsid w:val="00E10F9F"/>
    <w:rsid w:val="00E11208"/>
    <w:rsid w:val="00E115A4"/>
    <w:rsid w:val="00E11B71"/>
    <w:rsid w:val="00E11BB3"/>
    <w:rsid w:val="00E11F3E"/>
    <w:rsid w:val="00E12F11"/>
    <w:rsid w:val="00E134A6"/>
    <w:rsid w:val="00E138BE"/>
    <w:rsid w:val="00E13987"/>
    <w:rsid w:val="00E13A4D"/>
    <w:rsid w:val="00E13CD2"/>
    <w:rsid w:val="00E14126"/>
    <w:rsid w:val="00E14702"/>
    <w:rsid w:val="00E1473B"/>
    <w:rsid w:val="00E14914"/>
    <w:rsid w:val="00E14A0D"/>
    <w:rsid w:val="00E14A91"/>
    <w:rsid w:val="00E15086"/>
    <w:rsid w:val="00E15265"/>
    <w:rsid w:val="00E154FF"/>
    <w:rsid w:val="00E158A8"/>
    <w:rsid w:val="00E15BA9"/>
    <w:rsid w:val="00E15CB8"/>
    <w:rsid w:val="00E15E5D"/>
    <w:rsid w:val="00E15EF2"/>
    <w:rsid w:val="00E161C8"/>
    <w:rsid w:val="00E164AA"/>
    <w:rsid w:val="00E16718"/>
    <w:rsid w:val="00E167C6"/>
    <w:rsid w:val="00E16818"/>
    <w:rsid w:val="00E1695F"/>
    <w:rsid w:val="00E16D4F"/>
    <w:rsid w:val="00E16F50"/>
    <w:rsid w:val="00E16F54"/>
    <w:rsid w:val="00E17170"/>
    <w:rsid w:val="00E172BB"/>
    <w:rsid w:val="00E172C4"/>
    <w:rsid w:val="00E17588"/>
    <w:rsid w:val="00E17981"/>
    <w:rsid w:val="00E17AED"/>
    <w:rsid w:val="00E17EA7"/>
    <w:rsid w:val="00E2015F"/>
    <w:rsid w:val="00E20237"/>
    <w:rsid w:val="00E2027D"/>
    <w:rsid w:val="00E20283"/>
    <w:rsid w:val="00E203E3"/>
    <w:rsid w:val="00E21228"/>
    <w:rsid w:val="00E213C4"/>
    <w:rsid w:val="00E217CE"/>
    <w:rsid w:val="00E21849"/>
    <w:rsid w:val="00E21BA3"/>
    <w:rsid w:val="00E21BB0"/>
    <w:rsid w:val="00E21BCD"/>
    <w:rsid w:val="00E21E3C"/>
    <w:rsid w:val="00E221C7"/>
    <w:rsid w:val="00E222D2"/>
    <w:rsid w:val="00E224B0"/>
    <w:rsid w:val="00E22660"/>
    <w:rsid w:val="00E228D9"/>
    <w:rsid w:val="00E22C5E"/>
    <w:rsid w:val="00E22D47"/>
    <w:rsid w:val="00E22DDC"/>
    <w:rsid w:val="00E230D5"/>
    <w:rsid w:val="00E23C05"/>
    <w:rsid w:val="00E23C32"/>
    <w:rsid w:val="00E23C94"/>
    <w:rsid w:val="00E23E6A"/>
    <w:rsid w:val="00E243EA"/>
    <w:rsid w:val="00E24920"/>
    <w:rsid w:val="00E24A05"/>
    <w:rsid w:val="00E24B47"/>
    <w:rsid w:val="00E24DCD"/>
    <w:rsid w:val="00E2553D"/>
    <w:rsid w:val="00E2582B"/>
    <w:rsid w:val="00E2592E"/>
    <w:rsid w:val="00E2599F"/>
    <w:rsid w:val="00E25D7A"/>
    <w:rsid w:val="00E2622E"/>
    <w:rsid w:val="00E2649E"/>
    <w:rsid w:val="00E26834"/>
    <w:rsid w:val="00E2685D"/>
    <w:rsid w:val="00E268C8"/>
    <w:rsid w:val="00E26B35"/>
    <w:rsid w:val="00E26D2E"/>
    <w:rsid w:val="00E27050"/>
    <w:rsid w:val="00E27147"/>
    <w:rsid w:val="00E271AA"/>
    <w:rsid w:val="00E2755F"/>
    <w:rsid w:val="00E2774D"/>
    <w:rsid w:val="00E27F9C"/>
    <w:rsid w:val="00E27FC6"/>
    <w:rsid w:val="00E303C8"/>
    <w:rsid w:val="00E30507"/>
    <w:rsid w:val="00E30515"/>
    <w:rsid w:val="00E308F7"/>
    <w:rsid w:val="00E30F04"/>
    <w:rsid w:val="00E30FBE"/>
    <w:rsid w:val="00E31175"/>
    <w:rsid w:val="00E31198"/>
    <w:rsid w:val="00E31255"/>
    <w:rsid w:val="00E312FA"/>
    <w:rsid w:val="00E31426"/>
    <w:rsid w:val="00E314F8"/>
    <w:rsid w:val="00E3151B"/>
    <w:rsid w:val="00E31666"/>
    <w:rsid w:val="00E318EF"/>
    <w:rsid w:val="00E31A52"/>
    <w:rsid w:val="00E31C5E"/>
    <w:rsid w:val="00E31CAB"/>
    <w:rsid w:val="00E323AF"/>
    <w:rsid w:val="00E32A74"/>
    <w:rsid w:val="00E32BE4"/>
    <w:rsid w:val="00E32C19"/>
    <w:rsid w:val="00E32C3E"/>
    <w:rsid w:val="00E32E4D"/>
    <w:rsid w:val="00E330A3"/>
    <w:rsid w:val="00E332F1"/>
    <w:rsid w:val="00E33E22"/>
    <w:rsid w:val="00E3445C"/>
    <w:rsid w:val="00E3445D"/>
    <w:rsid w:val="00E3488D"/>
    <w:rsid w:val="00E34922"/>
    <w:rsid w:val="00E34A4C"/>
    <w:rsid w:val="00E34A84"/>
    <w:rsid w:val="00E34AF0"/>
    <w:rsid w:val="00E34B82"/>
    <w:rsid w:val="00E34CC6"/>
    <w:rsid w:val="00E35418"/>
    <w:rsid w:val="00E35467"/>
    <w:rsid w:val="00E354E5"/>
    <w:rsid w:val="00E355F8"/>
    <w:rsid w:val="00E35CB6"/>
    <w:rsid w:val="00E35D6D"/>
    <w:rsid w:val="00E35F58"/>
    <w:rsid w:val="00E366DD"/>
    <w:rsid w:val="00E36A66"/>
    <w:rsid w:val="00E36FFF"/>
    <w:rsid w:val="00E3724E"/>
    <w:rsid w:val="00E372D4"/>
    <w:rsid w:val="00E37B7A"/>
    <w:rsid w:val="00E40043"/>
    <w:rsid w:val="00E40174"/>
    <w:rsid w:val="00E40302"/>
    <w:rsid w:val="00E405D2"/>
    <w:rsid w:val="00E40630"/>
    <w:rsid w:val="00E408E7"/>
    <w:rsid w:val="00E40B81"/>
    <w:rsid w:val="00E40B90"/>
    <w:rsid w:val="00E40F96"/>
    <w:rsid w:val="00E41404"/>
    <w:rsid w:val="00E417E1"/>
    <w:rsid w:val="00E41AD4"/>
    <w:rsid w:val="00E41C1C"/>
    <w:rsid w:val="00E41E3B"/>
    <w:rsid w:val="00E42457"/>
    <w:rsid w:val="00E427D2"/>
    <w:rsid w:val="00E428F6"/>
    <w:rsid w:val="00E429D3"/>
    <w:rsid w:val="00E42A57"/>
    <w:rsid w:val="00E42C68"/>
    <w:rsid w:val="00E42C8B"/>
    <w:rsid w:val="00E433C0"/>
    <w:rsid w:val="00E43578"/>
    <w:rsid w:val="00E4382F"/>
    <w:rsid w:val="00E43881"/>
    <w:rsid w:val="00E43C79"/>
    <w:rsid w:val="00E442B9"/>
    <w:rsid w:val="00E44786"/>
    <w:rsid w:val="00E449EA"/>
    <w:rsid w:val="00E44C3D"/>
    <w:rsid w:val="00E44E71"/>
    <w:rsid w:val="00E4519B"/>
    <w:rsid w:val="00E4529B"/>
    <w:rsid w:val="00E455CA"/>
    <w:rsid w:val="00E455D3"/>
    <w:rsid w:val="00E45748"/>
    <w:rsid w:val="00E457BD"/>
    <w:rsid w:val="00E45A29"/>
    <w:rsid w:val="00E4639E"/>
    <w:rsid w:val="00E46826"/>
    <w:rsid w:val="00E47057"/>
    <w:rsid w:val="00E47064"/>
    <w:rsid w:val="00E47173"/>
    <w:rsid w:val="00E4753F"/>
    <w:rsid w:val="00E4757A"/>
    <w:rsid w:val="00E4757E"/>
    <w:rsid w:val="00E476F7"/>
    <w:rsid w:val="00E500D5"/>
    <w:rsid w:val="00E5024F"/>
    <w:rsid w:val="00E50BD8"/>
    <w:rsid w:val="00E50E6F"/>
    <w:rsid w:val="00E50EFD"/>
    <w:rsid w:val="00E50F88"/>
    <w:rsid w:val="00E51093"/>
    <w:rsid w:val="00E51ADE"/>
    <w:rsid w:val="00E51CD1"/>
    <w:rsid w:val="00E51EAA"/>
    <w:rsid w:val="00E52059"/>
    <w:rsid w:val="00E52160"/>
    <w:rsid w:val="00E52194"/>
    <w:rsid w:val="00E52A10"/>
    <w:rsid w:val="00E52B1E"/>
    <w:rsid w:val="00E52BF8"/>
    <w:rsid w:val="00E52C8B"/>
    <w:rsid w:val="00E52CD6"/>
    <w:rsid w:val="00E52EF8"/>
    <w:rsid w:val="00E53021"/>
    <w:rsid w:val="00E53547"/>
    <w:rsid w:val="00E53566"/>
    <w:rsid w:val="00E5376A"/>
    <w:rsid w:val="00E54000"/>
    <w:rsid w:val="00E543B8"/>
    <w:rsid w:val="00E544A9"/>
    <w:rsid w:val="00E545E6"/>
    <w:rsid w:val="00E5486E"/>
    <w:rsid w:val="00E549C1"/>
    <w:rsid w:val="00E54EFB"/>
    <w:rsid w:val="00E5536E"/>
    <w:rsid w:val="00E55C67"/>
    <w:rsid w:val="00E55D16"/>
    <w:rsid w:val="00E55D9E"/>
    <w:rsid w:val="00E55E2B"/>
    <w:rsid w:val="00E55ED2"/>
    <w:rsid w:val="00E56269"/>
    <w:rsid w:val="00E56284"/>
    <w:rsid w:val="00E56A6A"/>
    <w:rsid w:val="00E56BE1"/>
    <w:rsid w:val="00E56F6D"/>
    <w:rsid w:val="00E57307"/>
    <w:rsid w:val="00E57700"/>
    <w:rsid w:val="00E57D15"/>
    <w:rsid w:val="00E57DBE"/>
    <w:rsid w:val="00E57F40"/>
    <w:rsid w:val="00E601ED"/>
    <w:rsid w:val="00E603A6"/>
    <w:rsid w:val="00E60BB8"/>
    <w:rsid w:val="00E60C5A"/>
    <w:rsid w:val="00E614AC"/>
    <w:rsid w:val="00E6155A"/>
    <w:rsid w:val="00E617A4"/>
    <w:rsid w:val="00E61A32"/>
    <w:rsid w:val="00E62417"/>
    <w:rsid w:val="00E62BA5"/>
    <w:rsid w:val="00E635CA"/>
    <w:rsid w:val="00E635E0"/>
    <w:rsid w:val="00E63648"/>
    <w:rsid w:val="00E6386F"/>
    <w:rsid w:val="00E63BCA"/>
    <w:rsid w:val="00E64183"/>
    <w:rsid w:val="00E642F1"/>
    <w:rsid w:val="00E6471F"/>
    <w:rsid w:val="00E64B73"/>
    <w:rsid w:val="00E650F4"/>
    <w:rsid w:val="00E6530D"/>
    <w:rsid w:val="00E6565A"/>
    <w:rsid w:val="00E65737"/>
    <w:rsid w:val="00E65854"/>
    <w:rsid w:val="00E659BE"/>
    <w:rsid w:val="00E65D63"/>
    <w:rsid w:val="00E6663E"/>
    <w:rsid w:val="00E667CF"/>
    <w:rsid w:val="00E669A8"/>
    <w:rsid w:val="00E66AFF"/>
    <w:rsid w:val="00E66C06"/>
    <w:rsid w:val="00E66C60"/>
    <w:rsid w:val="00E670FD"/>
    <w:rsid w:val="00E6733C"/>
    <w:rsid w:val="00E67530"/>
    <w:rsid w:val="00E67580"/>
    <w:rsid w:val="00E6798F"/>
    <w:rsid w:val="00E67F59"/>
    <w:rsid w:val="00E70163"/>
    <w:rsid w:val="00E70470"/>
    <w:rsid w:val="00E704A5"/>
    <w:rsid w:val="00E7051C"/>
    <w:rsid w:val="00E707EC"/>
    <w:rsid w:val="00E70869"/>
    <w:rsid w:val="00E70893"/>
    <w:rsid w:val="00E70A67"/>
    <w:rsid w:val="00E70D31"/>
    <w:rsid w:val="00E70D7D"/>
    <w:rsid w:val="00E70F9F"/>
    <w:rsid w:val="00E710F4"/>
    <w:rsid w:val="00E71746"/>
    <w:rsid w:val="00E718F2"/>
    <w:rsid w:val="00E71AE8"/>
    <w:rsid w:val="00E71C55"/>
    <w:rsid w:val="00E71EB8"/>
    <w:rsid w:val="00E71F11"/>
    <w:rsid w:val="00E722C6"/>
    <w:rsid w:val="00E725AE"/>
    <w:rsid w:val="00E72613"/>
    <w:rsid w:val="00E726C2"/>
    <w:rsid w:val="00E72845"/>
    <w:rsid w:val="00E72D9A"/>
    <w:rsid w:val="00E72E9E"/>
    <w:rsid w:val="00E730FC"/>
    <w:rsid w:val="00E7328C"/>
    <w:rsid w:val="00E732B7"/>
    <w:rsid w:val="00E732F5"/>
    <w:rsid w:val="00E733C6"/>
    <w:rsid w:val="00E733EA"/>
    <w:rsid w:val="00E73413"/>
    <w:rsid w:val="00E73764"/>
    <w:rsid w:val="00E7376C"/>
    <w:rsid w:val="00E73D0F"/>
    <w:rsid w:val="00E73D17"/>
    <w:rsid w:val="00E73E27"/>
    <w:rsid w:val="00E73FBB"/>
    <w:rsid w:val="00E740D6"/>
    <w:rsid w:val="00E745E6"/>
    <w:rsid w:val="00E74845"/>
    <w:rsid w:val="00E749A9"/>
    <w:rsid w:val="00E74B56"/>
    <w:rsid w:val="00E74BBD"/>
    <w:rsid w:val="00E750E7"/>
    <w:rsid w:val="00E75118"/>
    <w:rsid w:val="00E75762"/>
    <w:rsid w:val="00E7586A"/>
    <w:rsid w:val="00E75A89"/>
    <w:rsid w:val="00E75A93"/>
    <w:rsid w:val="00E7646E"/>
    <w:rsid w:val="00E76517"/>
    <w:rsid w:val="00E76AD3"/>
    <w:rsid w:val="00E76D72"/>
    <w:rsid w:val="00E77455"/>
    <w:rsid w:val="00E77579"/>
    <w:rsid w:val="00E775D3"/>
    <w:rsid w:val="00E77648"/>
    <w:rsid w:val="00E77A6D"/>
    <w:rsid w:val="00E77C1A"/>
    <w:rsid w:val="00E77E06"/>
    <w:rsid w:val="00E802D4"/>
    <w:rsid w:val="00E8033F"/>
    <w:rsid w:val="00E805FB"/>
    <w:rsid w:val="00E80D85"/>
    <w:rsid w:val="00E81037"/>
    <w:rsid w:val="00E81304"/>
    <w:rsid w:val="00E81331"/>
    <w:rsid w:val="00E817B7"/>
    <w:rsid w:val="00E81E52"/>
    <w:rsid w:val="00E82070"/>
    <w:rsid w:val="00E822D8"/>
    <w:rsid w:val="00E8244E"/>
    <w:rsid w:val="00E82495"/>
    <w:rsid w:val="00E82584"/>
    <w:rsid w:val="00E825FD"/>
    <w:rsid w:val="00E827FF"/>
    <w:rsid w:val="00E82D89"/>
    <w:rsid w:val="00E82E16"/>
    <w:rsid w:val="00E82E9A"/>
    <w:rsid w:val="00E83127"/>
    <w:rsid w:val="00E83475"/>
    <w:rsid w:val="00E8350F"/>
    <w:rsid w:val="00E8374E"/>
    <w:rsid w:val="00E8380E"/>
    <w:rsid w:val="00E83977"/>
    <w:rsid w:val="00E83C48"/>
    <w:rsid w:val="00E83E4F"/>
    <w:rsid w:val="00E83E7D"/>
    <w:rsid w:val="00E83F1E"/>
    <w:rsid w:val="00E84149"/>
    <w:rsid w:val="00E84238"/>
    <w:rsid w:val="00E84884"/>
    <w:rsid w:val="00E84E08"/>
    <w:rsid w:val="00E84FFB"/>
    <w:rsid w:val="00E8536D"/>
    <w:rsid w:val="00E853A5"/>
    <w:rsid w:val="00E85A43"/>
    <w:rsid w:val="00E85EA9"/>
    <w:rsid w:val="00E861E4"/>
    <w:rsid w:val="00E8626C"/>
    <w:rsid w:val="00E865AC"/>
    <w:rsid w:val="00E86818"/>
    <w:rsid w:val="00E86846"/>
    <w:rsid w:val="00E868C4"/>
    <w:rsid w:val="00E86940"/>
    <w:rsid w:val="00E86951"/>
    <w:rsid w:val="00E86A42"/>
    <w:rsid w:val="00E8752F"/>
    <w:rsid w:val="00E87762"/>
    <w:rsid w:val="00E87AFE"/>
    <w:rsid w:val="00E9023A"/>
    <w:rsid w:val="00E903EF"/>
    <w:rsid w:val="00E9071F"/>
    <w:rsid w:val="00E90C5F"/>
    <w:rsid w:val="00E90FF9"/>
    <w:rsid w:val="00E9154D"/>
    <w:rsid w:val="00E91A76"/>
    <w:rsid w:val="00E91D0E"/>
    <w:rsid w:val="00E91F56"/>
    <w:rsid w:val="00E92181"/>
    <w:rsid w:val="00E92389"/>
    <w:rsid w:val="00E925AA"/>
    <w:rsid w:val="00E927B6"/>
    <w:rsid w:val="00E927D7"/>
    <w:rsid w:val="00E927E5"/>
    <w:rsid w:val="00E9297E"/>
    <w:rsid w:val="00E92BCD"/>
    <w:rsid w:val="00E92D54"/>
    <w:rsid w:val="00E92F74"/>
    <w:rsid w:val="00E936F9"/>
    <w:rsid w:val="00E93713"/>
    <w:rsid w:val="00E938DE"/>
    <w:rsid w:val="00E93EBF"/>
    <w:rsid w:val="00E944EF"/>
    <w:rsid w:val="00E94628"/>
    <w:rsid w:val="00E94C5C"/>
    <w:rsid w:val="00E94CE9"/>
    <w:rsid w:val="00E94F39"/>
    <w:rsid w:val="00E951B8"/>
    <w:rsid w:val="00E95A33"/>
    <w:rsid w:val="00E95B08"/>
    <w:rsid w:val="00E95B19"/>
    <w:rsid w:val="00E95C9C"/>
    <w:rsid w:val="00E96118"/>
    <w:rsid w:val="00E96202"/>
    <w:rsid w:val="00E9632F"/>
    <w:rsid w:val="00E967D0"/>
    <w:rsid w:val="00E96A19"/>
    <w:rsid w:val="00E96AA0"/>
    <w:rsid w:val="00E97176"/>
    <w:rsid w:val="00E97786"/>
    <w:rsid w:val="00E97799"/>
    <w:rsid w:val="00E97B58"/>
    <w:rsid w:val="00E97DC3"/>
    <w:rsid w:val="00E97DC6"/>
    <w:rsid w:val="00EA0079"/>
    <w:rsid w:val="00EA00D1"/>
    <w:rsid w:val="00EA010A"/>
    <w:rsid w:val="00EA091B"/>
    <w:rsid w:val="00EA0A85"/>
    <w:rsid w:val="00EA12F0"/>
    <w:rsid w:val="00EA13B5"/>
    <w:rsid w:val="00EA142B"/>
    <w:rsid w:val="00EA1A8B"/>
    <w:rsid w:val="00EA1ADD"/>
    <w:rsid w:val="00EA1B07"/>
    <w:rsid w:val="00EA1B91"/>
    <w:rsid w:val="00EA22DC"/>
    <w:rsid w:val="00EA2635"/>
    <w:rsid w:val="00EA27F0"/>
    <w:rsid w:val="00EA2A55"/>
    <w:rsid w:val="00EA2BD1"/>
    <w:rsid w:val="00EA34A5"/>
    <w:rsid w:val="00EA3A9E"/>
    <w:rsid w:val="00EA3AA9"/>
    <w:rsid w:val="00EA3BC1"/>
    <w:rsid w:val="00EA3F31"/>
    <w:rsid w:val="00EA3F70"/>
    <w:rsid w:val="00EA4254"/>
    <w:rsid w:val="00EA44BA"/>
    <w:rsid w:val="00EA4938"/>
    <w:rsid w:val="00EA4D86"/>
    <w:rsid w:val="00EA4E2E"/>
    <w:rsid w:val="00EA4F00"/>
    <w:rsid w:val="00EA5016"/>
    <w:rsid w:val="00EA5103"/>
    <w:rsid w:val="00EA52A0"/>
    <w:rsid w:val="00EA52B2"/>
    <w:rsid w:val="00EA59D4"/>
    <w:rsid w:val="00EA5A56"/>
    <w:rsid w:val="00EA5CA4"/>
    <w:rsid w:val="00EA5D2F"/>
    <w:rsid w:val="00EA6C96"/>
    <w:rsid w:val="00EA6FC5"/>
    <w:rsid w:val="00EA7ABB"/>
    <w:rsid w:val="00EA7B01"/>
    <w:rsid w:val="00EA7B03"/>
    <w:rsid w:val="00EA7CF4"/>
    <w:rsid w:val="00EA7D9D"/>
    <w:rsid w:val="00EB024E"/>
    <w:rsid w:val="00EB0345"/>
    <w:rsid w:val="00EB0ACF"/>
    <w:rsid w:val="00EB0BBE"/>
    <w:rsid w:val="00EB0D1D"/>
    <w:rsid w:val="00EB114A"/>
    <w:rsid w:val="00EB1544"/>
    <w:rsid w:val="00EB1885"/>
    <w:rsid w:val="00EB18DB"/>
    <w:rsid w:val="00EB1BD1"/>
    <w:rsid w:val="00EB1CF1"/>
    <w:rsid w:val="00EB1EC1"/>
    <w:rsid w:val="00EB2532"/>
    <w:rsid w:val="00EB27E0"/>
    <w:rsid w:val="00EB2B17"/>
    <w:rsid w:val="00EB2C17"/>
    <w:rsid w:val="00EB2CDA"/>
    <w:rsid w:val="00EB2F2F"/>
    <w:rsid w:val="00EB364B"/>
    <w:rsid w:val="00EB386F"/>
    <w:rsid w:val="00EB43B7"/>
    <w:rsid w:val="00EB472F"/>
    <w:rsid w:val="00EB4B7C"/>
    <w:rsid w:val="00EB4CE4"/>
    <w:rsid w:val="00EB4F9B"/>
    <w:rsid w:val="00EB52E3"/>
    <w:rsid w:val="00EB5690"/>
    <w:rsid w:val="00EB582C"/>
    <w:rsid w:val="00EB5C92"/>
    <w:rsid w:val="00EB5D6A"/>
    <w:rsid w:val="00EB5E3B"/>
    <w:rsid w:val="00EB612D"/>
    <w:rsid w:val="00EB6189"/>
    <w:rsid w:val="00EB62D3"/>
    <w:rsid w:val="00EB6383"/>
    <w:rsid w:val="00EB6735"/>
    <w:rsid w:val="00EB6B53"/>
    <w:rsid w:val="00EB6BE3"/>
    <w:rsid w:val="00EB77CB"/>
    <w:rsid w:val="00EB7CD7"/>
    <w:rsid w:val="00EB7E14"/>
    <w:rsid w:val="00EB7F63"/>
    <w:rsid w:val="00EC00EF"/>
    <w:rsid w:val="00EC0731"/>
    <w:rsid w:val="00EC0755"/>
    <w:rsid w:val="00EC0BA3"/>
    <w:rsid w:val="00EC0CCE"/>
    <w:rsid w:val="00EC0DDA"/>
    <w:rsid w:val="00EC1020"/>
    <w:rsid w:val="00EC14C4"/>
    <w:rsid w:val="00EC1505"/>
    <w:rsid w:val="00EC15D7"/>
    <w:rsid w:val="00EC1699"/>
    <w:rsid w:val="00EC18F0"/>
    <w:rsid w:val="00EC1F44"/>
    <w:rsid w:val="00EC2281"/>
    <w:rsid w:val="00EC22A7"/>
    <w:rsid w:val="00EC22DF"/>
    <w:rsid w:val="00EC26EF"/>
    <w:rsid w:val="00EC27BA"/>
    <w:rsid w:val="00EC2A92"/>
    <w:rsid w:val="00EC2B3C"/>
    <w:rsid w:val="00EC2DB6"/>
    <w:rsid w:val="00EC2FEF"/>
    <w:rsid w:val="00EC3282"/>
    <w:rsid w:val="00EC36E1"/>
    <w:rsid w:val="00EC3A75"/>
    <w:rsid w:val="00EC427B"/>
    <w:rsid w:val="00EC4BB5"/>
    <w:rsid w:val="00EC4CE1"/>
    <w:rsid w:val="00EC50ED"/>
    <w:rsid w:val="00EC51F7"/>
    <w:rsid w:val="00EC53C1"/>
    <w:rsid w:val="00EC5583"/>
    <w:rsid w:val="00EC55FB"/>
    <w:rsid w:val="00EC5932"/>
    <w:rsid w:val="00EC61BA"/>
    <w:rsid w:val="00EC6264"/>
    <w:rsid w:val="00EC645A"/>
    <w:rsid w:val="00EC66F8"/>
    <w:rsid w:val="00EC67B9"/>
    <w:rsid w:val="00EC6AA4"/>
    <w:rsid w:val="00EC6E27"/>
    <w:rsid w:val="00EC6EE3"/>
    <w:rsid w:val="00EC7537"/>
    <w:rsid w:val="00EC77CE"/>
    <w:rsid w:val="00EC7A6A"/>
    <w:rsid w:val="00EC7C77"/>
    <w:rsid w:val="00EC7EA6"/>
    <w:rsid w:val="00EC7EF9"/>
    <w:rsid w:val="00ED055C"/>
    <w:rsid w:val="00ED096F"/>
    <w:rsid w:val="00ED0D2E"/>
    <w:rsid w:val="00ED0EDD"/>
    <w:rsid w:val="00ED1346"/>
    <w:rsid w:val="00ED1A16"/>
    <w:rsid w:val="00ED1C00"/>
    <w:rsid w:val="00ED2242"/>
    <w:rsid w:val="00ED2684"/>
    <w:rsid w:val="00ED268A"/>
    <w:rsid w:val="00ED30A2"/>
    <w:rsid w:val="00ED31E8"/>
    <w:rsid w:val="00ED32B8"/>
    <w:rsid w:val="00ED33CB"/>
    <w:rsid w:val="00ED367E"/>
    <w:rsid w:val="00ED3B59"/>
    <w:rsid w:val="00ED441C"/>
    <w:rsid w:val="00ED46D4"/>
    <w:rsid w:val="00ED47D4"/>
    <w:rsid w:val="00ED494E"/>
    <w:rsid w:val="00ED49BE"/>
    <w:rsid w:val="00ED4C29"/>
    <w:rsid w:val="00ED4C61"/>
    <w:rsid w:val="00ED4D8F"/>
    <w:rsid w:val="00ED562D"/>
    <w:rsid w:val="00ED5836"/>
    <w:rsid w:val="00ED591C"/>
    <w:rsid w:val="00ED5C15"/>
    <w:rsid w:val="00ED6473"/>
    <w:rsid w:val="00ED677A"/>
    <w:rsid w:val="00ED6B8C"/>
    <w:rsid w:val="00ED6DCD"/>
    <w:rsid w:val="00ED6E6A"/>
    <w:rsid w:val="00ED7590"/>
    <w:rsid w:val="00ED794C"/>
    <w:rsid w:val="00ED7A84"/>
    <w:rsid w:val="00ED7FEA"/>
    <w:rsid w:val="00EE0384"/>
    <w:rsid w:val="00EE0B9F"/>
    <w:rsid w:val="00EE0BBF"/>
    <w:rsid w:val="00EE0D11"/>
    <w:rsid w:val="00EE1009"/>
    <w:rsid w:val="00EE101C"/>
    <w:rsid w:val="00EE11B5"/>
    <w:rsid w:val="00EE11EF"/>
    <w:rsid w:val="00EE187E"/>
    <w:rsid w:val="00EE1ADA"/>
    <w:rsid w:val="00EE1E70"/>
    <w:rsid w:val="00EE24D0"/>
    <w:rsid w:val="00EE26EE"/>
    <w:rsid w:val="00EE29D5"/>
    <w:rsid w:val="00EE2EC4"/>
    <w:rsid w:val="00EE3013"/>
    <w:rsid w:val="00EE368A"/>
    <w:rsid w:val="00EE3729"/>
    <w:rsid w:val="00EE37E6"/>
    <w:rsid w:val="00EE3B46"/>
    <w:rsid w:val="00EE3BC2"/>
    <w:rsid w:val="00EE41B8"/>
    <w:rsid w:val="00EE4247"/>
    <w:rsid w:val="00EE4346"/>
    <w:rsid w:val="00EE437E"/>
    <w:rsid w:val="00EE48A2"/>
    <w:rsid w:val="00EE4A64"/>
    <w:rsid w:val="00EE4D3E"/>
    <w:rsid w:val="00EE5193"/>
    <w:rsid w:val="00EE51B8"/>
    <w:rsid w:val="00EE5635"/>
    <w:rsid w:val="00EE5861"/>
    <w:rsid w:val="00EE5B77"/>
    <w:rsid w:val="00EE5D02"/>
    <w:rsid w:val="00EE6163"/>
    <w:rsid w:val="00EE6321"/>
    <w:rsid w:val="00EE63AC"/>
    <w:rsid w:val="00EE6414"/>
    <w:rsid w:val="00EE6926"/>
    <w:rsid w:val="00EE69A7"/>
    <w:rsid w:val="00EE69D7"/>
    <w:rsid w:val="00EE6DA4"/>
    <w:rsid w:val="00EE6F02"/>
    <w:rsid w:val="00EE710D"/>
    <w:rsid w:val="00EE75F7"/>
    <w:rsid w:val="00EE78CE"/>
    <w:rsid w:val="00EE7D62"/>
    <w:rsid w:val="00EF0049"/>
    <w:rsid w:val="00EF01A4"/>
    <w:rsid w:val="00EF02A1"/>
    <w:rsid w:val="00EF06F8"/>
    <w:rsid w:val="00EF0849"/>
    <w:rsid w:val="00EF11B7"/>
    <w:rsid w:val="00EF121D"/>
    <w:rsid w:val="00EF1308"/>
    <w:rsid w:val="00EF13A7"/>
    <w:rsid w:val="00EF15F7"/>
    <w:rsid w:val="00EF17B0"/>
    <w:rsid w:val="00EF183A"/>
    <w:rsid w:val="00EF1A01"/>
    <w:rsid w:val="00EF1AB6"/>
    <w:rsid w:val="00EF1C0C"/>
    <w:rsid w:val="00EF1F54"/>
    <w:rsid w:val="00EF203A"/>
    <w:rsid w:val="00EF2088"/>
    <w:rsid w:val="00EF265F"/>
    <w:rsid w:val="00EF29FE"/>
    <w:rsid w:val="00EF3988"/>
    <w:rsid w:val="00EF3B56"/>
    <w:rsid w:val="00EF3F6C"/>
    <w:rsid w:val="00EF40F7"/>
    <w:rsid w:val="00EF4219"/>
    <w:rsid w:val="00EF4281"/>
    <w:rsid w:val="00EF438D"/>
    <w:rsid w:val="00EF4C09"/>
    <w:rsid w:val="00EF4CE9"/>
    <w:rsid w:val="00EF4D49"/>
    <w:rsid w:val="00EF5725"/>
    <w:rsid w:val="00EF5C4C"/>
    <w:rsid w:val="00EF5ED4"/>
    <w:rsid w:val="00EF5F2E"/>
    <w:rsid w:val="00EF6048"/>
    <w:rsid w:val="00EF6531"/>
    <w:rsid w:val="00EF67B9"/>
    <w:rsid w:val="00EF6813"/>
    <w:rsid w:val="00EF6A8B"/>
    <w:rsid w:val="00EF6B06"/>
    <w:rsid w:val="00EF6C43"/>
    <w:rsid w:val="00EF6E19"/>
    <w:rsid w:val="00EF748B"/>
    <w:rsid w:val="00EF7BAD"/>
    <w:rsid w:val="00EF7CC1"/>
    <w:rsid w:val="00F001E5"/>
    <w:rsid w:val="00F00A44"/>
    <w:rsid w:val="00F00EC6"/>
    <w:rsid w:val="00F0111B"/>
    <w:rsid w:val="00F01160"/>
    <w:rsid w:val="00F0147D"/>
    <w:rsid w:val="00F018CE"/>
    <w:rsid w:val="00F0197C"/>
    <w:rsid w:val="00F021A9"/>
    <w:rsid w:val="00F028BD"/>
    <w:rsid w:val="00F029B2"/>
    <w:rsid w:val="00F03249"/>
    <w:rsid w:val="00F03526"/>
    <w:rsid w:val="00F035B5"/>
    <w:rsid w:val="00F03B48"/>
    <w:rsid w:val="00F046F3"/>
    <w:rsid w:val="00F04937"/>
    <w:rsid w:val="00F04B00"/>
    <w:rsid w:val="00F04BE9"/>
    <w:rsid w:val="00F04DD7"/>
    <w:rsid w:val="00F05545"/>
    <w:rsid w:val="00F0554D"/>
    <w:rsid w:val="00F0579D"/>
    <w:rsid w:val="00F05F08"/>
    <w:rsid w:val="00F06232"/>
    <w:rsid w:val="00F06375"/>
    <w:rsid w:val="00F06394"/>
    <w:rsid w:val="00F06425"/>
    <w:rsid w:val="00F06463"/>
    <w:rsid w:val="00F065B7"/>
    <w:rsid w:val="00F0661A"/>
    <w:rsid w:val="00F06A29"/>
    <w:rsid w:val="00F06CC2"/>
    <w:rsid w:val="00F07136"/>
    <w:rsid w:val="00F07EE9"/>
    <w:rsid w:val="00F101D7"/>
    <w:rsid w:val="00F101DA"/>
    <w:rsid w:val="00F104C1"/>
    <w:rsid w:val="00F10766"/>
    <w:rsid w:val="00F1076D"/>
    <w:rsid w:val="00F1077F"/>
    <w:rsid w:val="00F10A8D"/>
    <w:rsid w:val="00F10B61"/>
    <w:rsid w:val="00F10C46"/>
    <w:rsid w:val="00F10D29"/>
    <w:rsid w:val="00F11529"/>
    <w:rsid w:val="00F11CD9"/>
    <w:rsid w:val="00F11D56"/>
    <w:rsid w:val="00F11E7B"/>
    <w:rsid w:val="00F12E79"/>
    <w:rsid w:val="00F137B4"/>
    <w:rsid w:val="00F137B6"/>
    <w:rsid w:val="00F13A39"/>
    <w:rsid w:val="00F13B07"/>
    <w:rsid w:val="00F13BA7"/>
    <w:rsid w:val="00F13CDC"/>
    <w:rsid w:val="00F13DF2"/>
    <w:rsid w:val="00F1419C"/>
    <w:rsid w:val="00F1428F"/>
    <w:rsid w:val="00F14360"/>
    <w:rsid w:val="00F1480B"/>
    <w:rsid w:val="00F14829"/>
    <w:rsid w:val="00F14C78"/>
    <w:rsid w:val="00F14CD7"/>
    <w:rsid w:val="00F14F03"/>
    <w:rsid w:val="00F15360"/>
    <w:rsid w:val="00F15399"/>
    <w:rsid w:val="00F153AC"/>
    <w:rsid w:val="00F15562"/>
    <w:rsid w:val="00F15A01"/>
    <w:rsid w:val="00F15FC4"/>
    <w:rsid w:val="00F1606F"/>
    <w:rsid w:val="00F160D6"/>
    <w:rsid w:val="00F1644C"/>
    <w:rsid w:val="00F166BE"/>
    <w:rsid w:val="00F16703"/>
    <w:rsid w:val="00F16751"/>
    <w:rsid w:val="00F16814"/>
    <w:rsid w:val="00F16BBA"/>
    <w:rsid w:val="00F16D54"/>
    <w:rsid w:val="00F1716D"/>
    <w:rsid w:val="00F171FA"/>
    <w:rsid w:val="00F175CD"/>
    <w:rsid w:val="00F175F3"/>
    <w:rsid w:val="00F177E2"/>
    <w:rsid w:val="00F17949"/>
    <w:rsid w:val="00F200B9"/>
    <w:rsid w:val="00F203FC"/>
    <w:rsid w:val="00F2093E"/>
    <w:rsid w:val="00F21523"/>
    <w:rsid w:val="00F21563"/>
    <w:rsid w:val="00F2177E"/>
    <w:rsid w:val="00F21FF5"/>
    <w:rsid w:val="00F22276"/>
    <w:rsid w:val="00F22352"/>
    <w:rsid w:val="00F22539"/>
    <w:rsid w:val="00F2291F"/>
    <w:rsid w:val="00F22DF5"/>
    <w:rsid w:val="00F230D3"/>
    <w:rsid w:val="00F231AF"/>
    <w:rsid w:val="00F2333E"/>
    <w:rsid w:val="00F2334D"/>
    <w:rsid w:val="00F23E58"/>
    <w:rsid w:val="00F23F07"/>
    <w:rsid w:val="00F24032"/>
    <w:rsid w:val="00F24DC2"/>
    <w:rsid w:val="00F25085"/>
    <w:rsid w:val="00F250C4"/>
    <w:rsid w:val="00F252A6"/>
    <w:rsid w:val="00F252FD"/>
    <w:rsid w:val="00F25393"/>
    <w:rsid w:val="00F253AC"/>
    <w:rsid w:val="00F2546A"/>
    <w:rsid w:val="00F258C5"/>
    <w:rsid w:val="00F25CAE"/>
    <w:rsid w:val="00F25F49"/>
    <w:rsid w:val="00F25FEE"/>
    <w:rsid w:val="00F264AA"/>
    <w:rsid w:val="00F266A5"/>
    <w:rsid w:val="00F267FB"/>
    <w:rsid w:val="00F26A67"/>
    <w:rsid w:val="00F26F5D"/>
    <w:rsid w:val="00F27073"/>
    <w:rsid w:val="00F27251"/>
    <w:rsid w:val="00F27270"/>
    <w:rsid w:val="00F27362"/>
    <w:rsid w:val="00F27630"/>
    <w:rsid w:val="00F277ED"/>
    <w:rsid w:val="00F27A4B"/>
    <w:rsid w:val="00F3007B"/>
    <w:rsid w:val="00F3012C"/>
    <w:rsid w:val="00F303D0"/>
    <w:rsid w:val="00F30786"/>
    <w:rsid w:val="00F30ED1"/>
    <w:rsid w:val="00F31056"/>
    <w:rsid w:val="00F31273"/>
    <w:rsid w:val="00F31647"/>
    <w:rsid w:val="00F3187D"/>
    <w:rsid w:val="00F318BB"/>
    <w:rsid w:val="00F319DE"/>
    <w:rsid w:val="00F32039"/>
    <w:rsid w:val="00F3209E"/>
    <w:rsid w:val="00F3268E"/>
    <w:rsid w:val="00F32750"/>
    <w:rsid w:val="00F32919"/>
    <w:rsid w:val="00F32BEE"/>
    <w:rsid w:val="00F32C72"/>
    <w:rsid w:val="00F330B8"/>
    <w:rsid w:val="00F338CA"/>
    <w:rsid w:val="00F33B12"/>
    <w:rsid w:val="00F33E0E"/>
    <w:rsid w:val="00F34398"/>
    <w:rsid w:val="00F347FB"/>
    <w:rsid w:val="00F3486D"/>
    <w:rsid w:val="00F34A56"/>
    <w:rsid w:val="00F34D72"/>
    <w:rsid w:val="00F35188"/>
    <w:rsid w:val="00F35825"/>
    <w:rsid w:val="00F35BE2"/>
    <w:rsid w:val="00F35D00"/>
    <w:rsid w:val="00F35F42"/>
    <w:rsid w:val="00F360A3"/>
    <w:rsid w:val="00F36267"/>
    <w:rsid w:val="00F3629F"/>
    <w:rsid w:val="00F36309"/>
    <w:rsid w:val="00F3644E"/>
    <w:rsid w:val="00F364A7"/>
    <w:rsid w:val="00F36677"/>
    <w:rsid w:val="00F36836"/>
    <w:rsid w:val="00F369B0"/>
    <w:rsid w:val="00F37036"/>
    <w:rsid w:val="00F37259"/>
    <w:rsid w:val="00F372F4"/>
    <w:rsid w:val="00F376B7"/>
    <w:rsid w:val="00F37720"/>
    <w:rsid w:val="00F378AF"/>
    <w:rsid w:val="00F37B14"/>
    <w:rsid w:val="00F37DE2"/>
    <w:rsid w:val="00F37E5C"/>
    <w:rsid w:val="00F404C6"/>
    <w:rsid w:val="00F4090A"/>
    <w:rsid w:val="00F40A4B"/>
    <w:rsid w:val="00F41126"/>
    <w:rsid w:val="00F411A3"/>
    <w:rsid w:val="00F41680"/>
    <w:rsid w:val="00F417A0"/>
    <w:rsid w:val="00F41A77"/>
    <w:rsid w:val="00F42316"/>
    <w:rsid w:val="00F42516"/>
    <w:rsid w:val="00F42A19"/>
    <w:rsid w:val="00F42C99"/>
    <w:rsid w:val="00F43132"/>
    <w:rsid w:val="00F432A8"/>
    <w:rsid w:val="00F433C5"/>
    <w:rsid w:val="00F43400"/>
    <w:rsid w:val="00F434F2"/>
    <w:rsid w:val="00F43649"/>
    <w:rsid w:val="00F436AF"/>
    <w:rsid w:val="00F43708"/>
    <w:rsid w:val="00F439C1"/>
    <w:rsid w:val="00F43A63"/>
    <w:rsid w:val="00F43B09"/>
    <w:rsid w:val="00F43C72"/>
    <w:rsid w:val="00F43E2B"/>
    <w:rsid w:val="00F442CB"/>
    <w:rsid w:val="00F44402"/>
    <w:rsid w:val="00F445AB"/>
    <w:rsid w:val="00F44628"/>
    <w:rsid w:val="00F44847"/>
    <w:rsid w:val="00F44E8C"/>
    <w:rsid w:val="00F44F7C"/>
    <w:rsid w:val="00F450F2"/>
    <w:rsid w:val="00F451BB"/>
    <w:rsid w:val="00F45361"/>
    <w:rsid w:val="00F45B8E"/>
    <w:rsid w:val="00F45EFA"/>
    <w:rsid w:val="00F4610A"/>
    <w:rsid w:val="00F46250"/>
    <w:rsid w:val="00F46671"/>
    <w:rsid w:val="00F466A6"/>
    <w:rsid w:val="00F46A95"/>
    <w:rsid w:val="00F46E2F"/>
    <w:rsid w:val="00F47119"/>
    <w:rsid w:val="00F4713C"/>
    <w:rsid w:val="00F472D8"/>
    <w:rsid w:val="00F47430"/>
    <w:rsid w:val="00F47459"/>
    <w:rsid w:val="00F477A0"/>
    <w:rsid w:val="00F47BDA"/>
    <w:rsid w:val="00F47FF9"/>
    <w:rsid w:val="00F502BE"/>
    <w:rsid w:val="00F5058A"/>
    <w:rsid w:val="00F505BC"/>
    <w:rsid w:val="00F507AA"/>
    <w:rsid w:val="00F50885"/>
    <w:rsid w:val="00F508EA"/>
    <w:rsid w:val="00F50BEB"/>
    <w:rsid w:val="00F50CEB"/>
    <w:rsid w:val="00F50D60"/>
    <w:rsid w:val="00F51380"/>
    <w:rsid w:val="00F51598"/>
    <w:rsid w:val="00F515BE"/>
    <w:rsid w:val="00F515F9"/>
    <w:rsid w:val="00F516C7"/>
    <w:rsid w:val="00F5236B"/>
    <w:rsid w:val="00F523D1"/>
    <w:rsid w:val="00F5254A"/>
    <w:rsid w:val="00F526E0"/>
    <w:rsid w:val="00F52836"/>
    <w:rsid w:val="00F529A1"/>
    <w:rsid w:val="00F52A1F"/>
    <w:rsid w:val="00F52E8C"/>
    <w:rsid w:val="00F530FC"/>
    <w:rsid w:val="00F531D5"/>
    <w:rsid w:val="00F53259"/>
    <w:rsid w:val="00F53715"/>
    <w:rsid w:val="00F53897"/>
    <w:rsid w:val="00F53A42"/>
    <w:rsid w:val="00F53BC7"/>
    <w:rsid w:val="00F53C8C"/>
    <w:rsid w:val="00F54311"/>
    <w:rsid w:val="00F544D0"/>
    <w:rsid w:val="00F549EE"/>
    <w:rsid w:val="00F54C5B"/>
    <w:rsid w:val="00F550FE"/>
    <w:rsid w:val="00F5547A"/>
    <w:rsid w:val="00F5584E"/>
    <w:rsid w:val="00F55B1E"/>
    <w:rsid w:val="00F55CD5"/>
    <w:rsid w:val="00F55D36"/>
    <w:rsid w:val="00F55D3B"/>
    <w:rsid w:val="00F55E00"/>
    <w:rsid w:val="00F55ECB"/>
    <w:rsid w:val="00F562F4"/>
    <w:rsid w:val="00F56D66"/>
    <w:rsid w:val="00F56E1C"/>
    <w:rsid w:val="00F56E8B"/>
    <w:rsid w:val="00F56EE0"/>
    <w:rsid w:val="00F57041"/>
    <w:rsid w:val="00F57169"/>
    <w:rsid w:val="00F573B1"/>
    <w:rsid w:val="00F574BC"/>
    <w:rsid w:val="00F5751A"/>
    <w:rsid w:val="00F5757A"/>
    <w:rsid w:val="00F57AB1"/>
    <w:rsid w:val="00F57C4D"/>
    <w:rsid w:val="00F57DFD"/>
    <w:rsid w:val="00F57F36"/>
    <w:rsid w:val="00F605FB"/>
    <w:rsid w:val="00F60784"/>
    <w:rsid w:val="00F60A64"/>
    <w:rsid w:val="00F60E42"/>
    <w:rsid w:val="00F60EC0"/>
    <w:rsid w:val="00F610DA"/>
    <w:rsid w:val="00F610F1"/>
    <w:rsid w:val="00F6110C"/>
    <w:rsid w:val="00F611B3"/>
    <w:rsid w:val="00F61299"/>
    <w:rsid w:val="00F61401"/>
    <w:rsid w:val="00F61CB8"/>
    <w:rsid w:val="00F61E94"/>
    <w:rsid w:val="00F61F41"/>
    <w:rsid w:val="00F621B5"/>
    <w:rsid w:val="00F627B6"/>
    <w:rsid w:val="00F627DD"/>
    <w:rsid w:val="00F631C6"/>
    <w:rsid w:val="00F63455"/>
    <w:rsid w:val="00F63471"/>
    <w:rsid w:val="00F6364D"/>
    <w:rsid w:val="00F63789"/>
    <w:rsid w:val="00F639AB"/>
    <w:rsid w:val="00F63A98"/>
    <w:rsid w:val="00F64280"/>
    <w:rsid w:val="00F64549"/>
    <w:rsid w:val="00F64623"/>
    <w:rsid w:val="00F646C2"/>
    <w:rsid w:val="00F64FC3"/>
    <w:rsid w:val="00F65133"/>
    <w:rsid w:val="00F6533C"/>
    <w:rsid w:val="00F655C0"/>
    <w:rsid w:val="00F65620"/>
    <w:rsid w:val="00F656C1"/>
    <w:rsid w:val="00F657C5"/>
    <w:rsid w:val="00F65A8F"/>
    <w:rsid w:val="00F65BE9"/>
    <w:rsid w:val="00F65C8C"/>
    <w:rsid w:val="00F6603A"/>
    <w:rsid w:val="00F66258"/>
    <w:rsid w:val="00F66288"/>
    <w:rsid w:val="00F6634F"/>
    <w:rsid w:val="00F66459"/>
    <w:rsid w:val="00F66667"/>
    <w:rsid w:val="00F666E1"/>
    <w:rsid w:val="00F66965"/>
    <w:rsid w:val="00F66CF5"/>
    <w:rsid w:val="00F66F0E"/>
    <w:rsid w:val="00F6714C"/>
    <w:rsid w:val="00F672D0"/>
    <w:rsid w:val="00F673E4"/>
    <w:rsid w:val="00F67AE0"/>
    <w:rsid w:val="00F7013A"/>
    <w:rsid w:val="00F70622"/>
    <w:rsid w:val="00F709FF"/>
    <w:rsid w:val="00F70AE8"/>
    <w:rsid w:val="00F70F12"/>
    <w:rsid w:val="00F717E3"/>
    <w:rsid w:val="00F71807"/>
    <w:rsid w:val="00F7194B"/>
    <w:rsid w:val="00F71BE5"/>
    <w:rsid w:val="00F71F77"/>
    <w:rsid w:val="00F72075"/>
    <w:rsid w:val="00F72435"/>
    <w:rsid w:val="00F724C4"/>
    <w:rsid w:val="00F7259D"/>
    <w:rsid w:val="00F72609"/>
    <w:rsid w:val="00F729D8"/>
    <w:rsid w:val="00F72AB3"/>
    <w:rsid w:val="00F72D1B"/>
    <w:rsid w:val="00F72EC4"/>
    <w:rsid w:val="00F7340C"/>
    <w:rsid w:val="00F7356A"/>
    <w:rsid w:val="00F7368F"/>
    <w:rsid w:val="00F73AFC"/>
    <w:rsid w:val="00F740FF"/>
    <w:rsid w:val="00F7470C"/>
    <w:rsid w:val="00F74729"/>
    <w:rsid w:val="00F74B79"/>
    <w:rsid w:val="00F74EF6"/>
    <w:rsid w:val="00F75239"/>
    <w:rsid w:val="00F754DC"/>
    <w:rsid w:val="00F7593C"/>
    <w:rsid w:val="00F75EDB"/>
    <w:rsid w:val="00F75FFC"/>
    <w:rsid w:val="00F7606A"/>
    <w:rsid w:val="00F7641E"/>
    <w:rsid w:val="00F76566"/>
    <w:rsid w:val="00F765B2"/>
    <w:rsid w:val="00F7678C"/>
    <w:rsid w:val="00F76976"/>
    <w:rsid w:val="00F76B60"/>
    <w:rsid w:val="00F771F8"/>
    <w:rsid w:val="00F7728A"/>
    <w:rsid w:val="00F773B4"/>
    <w:rsid w:val="00F77FC0"/>
    <w:rsid w:val="00F8051B"/>
    <w:rsid w:val="00F80860"/>
    <w:rsid w:val="00F808E9"/>
    <w:rsid w:val="00F80981"/>
    <w:rsid w:val="00F80F55"/>
    <w:rsid w:val="00F8157C"/>
    <w:rsid w:val="00F818D0"/>
    <w:rsid w:val="00F81BD8"/>
    <w:rsid w:val="00F81C01"/>
    <w:rsid w:val="00F81D9F"/>
    <w:rsid w:val="00F81EBC"/>
    <w:rsid w:val="00F81F94"/>
    <w:rsid w:val="00F82210"/>
    <w:rsid w:val="00F8249A"/>
    <w:rsid w:val="00F8293C"/>
    <w:rsid w:val="00F82A29"/>
    <w:rsid w:val="00F82A92"/>
    <w:rsid w:val="00F83271"/>
    <w:rsid w:val="00F83660"/>
    <w:rsid w:val="00F83865"/>
    <w:rsid w:val="00F83ABE"/>
    <w:rsid w:val="00F83B59"/>
    <w:rsid w:val="00F8419E"/>
    <w:rsid w:val="00F84296"/>
    <w:rsid w:val="00F8460D"/>
    <w:rsid w:val="00F84665"/>
    <w:rsid w:val="00F846FB"/>
    <w:rsid w:val="00F849FB"/>
    <w:rsid w:val="00F84F1E"/>
    <w:rsid w:val="00F851F9"/>
    <w:rsid w:val="00F8545D"/>
    <w:rsid w:val="00F855DD"/>
    <w:rsid w:val="00F85814"/>
    <w:rsid w:val="00F8614F"/>
    <w:rsid w:val="00F86349"/>
    <w:rsid w:val="00F8643B"/>
    <w:rsid w:val="00F86AC0"/>
    <w:rsid w:val="00F86E0D"/>
    <w:rsid w:val="00F872AD"/>
    <w:rsid w:val="00F873F4"/>
    <w:rsid w:val="00F877A0"/>
    <w:rsid w:val="00F87B96"/>
    <w:rsid w:val="00F87E6F"/>
    <w:rsid w:val="00F90211"/>
    <w:rsid w:val="00F9032D"/>
    <w:rsid w:val="00F90BA8"/>
    <w:rsid w:val="00F910D3"/>
    <w:rsid w:val="00F91439"/>
    <w:rsid w:val="00F91872"/>
    <w:rsid w:val="00F918F9"/>
    <w:rsid w:val="00F927BF"/>
    <w:rsid w:val="00F92992"/>
    <w:rsid w:val="00F92ABB"/>
    <w:rsid w:val="00F93071"/>
    <w:rsid w:val="00F93B08"/>
    <w:rsid w:val="00F93D3B"/>
    <w:rsid w:val="00F94410"/>
    <w:rsid w:val="00F94A9D"/>
    <w:rsid w:val="00F94FC5"/>
    <w:rsid w:val="00F950BD"/>
    <w:rsid w:val="00F954FC"/>
    <w:rsid w:val="00F956E6"/>
    <w:rsid w:val="00F958C2"/>
    <w:rsid w:val="00F95A3F"/>
    <w:rsid w:val="00F95DCC"/>
    <w:rsid w:val="00F9673E"/>
    <w:rsid w:val="00F96990"/>
    <w:rsid w:val="00F96A87"/>
    <w:rsid w:val="00F96B3C"/>
    <w:rsid w:val="00F96DC2"/>
    <w:rsid w:val="00F96F69"/>
    <w:rsid w:val="00F96FAD"/>
    <w:rsid w:val="00F9726D"/>
    <w:rsid w:val="00F972B0"/>
    <w:rsid w:val="00F97AFE"/>
    <w:rsid w:val="00F97C57"/>
    <w:rsid w:val="00F97FB6"/>
    <w:rsid w:val="00FA0092"/>
    <w:rsid w:val="00FA0803"/>
    <w:rsid w:val="00FA08A0"/>
    <w:rsid w:val="00FA1714"/>
    <w:rsid w:val="00FA17B1"/>
    <w:rsid w:val="00FA1C92"/>
    <w:rsid w:val="00FA1FAB"/>
    <w:rsid w:val="00FA219F"/>
    <w:rsid w:val="00FA2250"/>
    <w:rsid w:val="00FA2276"/>
    <w:rsid w:val="00FA2314"/>
    <w:rsid w:val="00FA247E"/>
    <w:rsid w:val="00FA2521"/>
    <w:rsid w:val="00FA25C4"/>
    <w:rsid w:val="00FA2988"/>
    <w:rsid w:val="00FA2ACE"/>
    <w:rsid w:val="00FA2C24"/>
    <w:rsid w:val="00FA2DC7"/>
    <w:rsid w:val="00FA329A"/>
    <w:rsid w:val="00FA3796"/>
    <w:rsid w:val="00FA3E11"/>
    <w:rsid w:val="00FA3E4E"/>
    <w:rsid w:val="00FA3E8D"/>
    <w:rsid w:val="00FA3FB6"/>
    <w:rsid w:val="00FA3FF4"/>
    <w:rsid w:val="00FA4690"/>
    <w:rsid w:val="00FA47F5"/>
    <w:rsid w:val="00FA49DD"/>
    <w:rsid w:val="00FA4CE5"/>
    <w:rsid w:val="00FA4F6C"/>
    <w:rsid w:val="00FA51BD"/>
    <w:rsid w:val="00FA54E3"/>
    <w:rsid w:val="00FA58FD"/>
    <w:rsid w:val="00FA5A37"/>
    <w:rsid w:val="00FA5B95"/>
    <w:rsid w:val="00FA5C69"/>
    <w:rsid w:val="00FA5EF2"/>
    <w:rsid w:val="00FA5EFE"/>
    <w:rsid w:val="00FA5FCA"/>
    <w:rsid w:val="00FA68CE"/>
    <w:rsid w:val="00FA6AD7"/>
    <w:rsid w:val="00FA6D60"/>
    <w:rsid w:val="00FA6EE6"/>
    <w:rsid w:val="00FA73C0"/>
    <w:rsid w:val="00FA7452"/>
    <w:rsid w:val="00FA77BF"/>
    <w:rsid w:val="00FA7863"/>
    <w:rsid w:val="00FA79EF"/>
    <w:rsid w:val="00FA7E8D"/>
    <w:rsid w:val="00FB00D3"/>
    <w:rsid w:val="00FB0BED"/>
    <w:rsid w:val="00FB0C1F"/>
    <w:rsid w:val="00FB0E97"/>
    <w:rsid w:val="00FB1180"/>
    <w:rsid w:val="00FB119B"/>
    <w:rsid w:val="00FB1291"/>
    <w:rsid w:val="00FB13E3"/>
    <w:rsid w:val="00FB175B"/>
    <w:rsid w:val="00FB18F4"/>
    <w:rsid w:val="00FB1939"/>
    <w:rsid w:val="00FB1A75"/>
    <w:rsid w:val="00FB1D20"/>
    <w:rsid w:val="00FB1FA0"/>
    <w:rsid w:val="00FB2375"/>
    <w:rsid w:val="00FB2967"/>
    <w:rsid w:val="00FB2F22"/>
    <w:rsid w:val="00FB30AA"/>
    <w:rsid w:val="00FB3418"/>
    <w:rsid w:val="00FB38AA"/>
    <w:rsid w:val="00FB3925"/>
    <w:rsid w:val="00FB3953"/>
    <w:rsid w:val="00FB3AF8"/>
    <w:rsid w:val="00FB3BF7"/>
    <w:rsid w:val="00FB3C8E"/>
    <w:rsid w:val="00FB41C5"/>
    <w:rsid w:val="00FB4365"/>
    <w:rsid w:val="00FB4618"/>
    <w:rsid w:val="00FB4964"/>
    <w:rsid w:val="00FB4A0C"/>
    <w:rsid w:val="00FB4A6C"/>
    <w:rsid w:val="00FB4AE1"/>
    <w:rsid w:val="00FB4C3E"/>
    <w:rsid w:val="00FB4CD7"/>
    <w:rsid w:val="00FB5084"/>
    <w:rsid w:val="00FB512E"/>
    <w:rsid w:val="00FB5546"/>
    <w:rsid w:val="00FB5551"/>
    <w:rsid w:val="00FB5E19"/>
    <w:rsid w:val="00FB6D7F"/>
    <w:rsid w:val="00FB70BF"/>
    <w:rsid w:val="00FB70F8"/>
    <w:rsid w:val="00FB721B"/>
    <w:rsid w:val="00FB7754"/>
    <w:rsid w:val="00FB7A62"/>
    <w:rsid w:val="00FB7B75"/>
    <w:rsid w:val="00FC00D8"/>
    <w:rsid w:val="00FC03B2"/>
    <w:rsid w:val="00FC04A8"/>
    <w:rsid w:val="00FC05E2"/>
    <w:rsid w:val="00FC05FC"/>
    <w:rsid w:val="00FC07FE"/>
    <w:rsid w:val="00FC093F"/>
    <w:rsid w:val="00FC0F0B"/>
    <w:rsid w:val="00FC19B1"/>
    <w:rsid w:val="00FC1A16"/>
    <w:rsid w:val="00FC1CD6"/>
    <w:rsid w:val="00FC1DA7"/>
    <w:rsid w:val="00FC1EF5"/>
    <w:rsid w:val="00FC1F2B"/>
    <w:rsid w:val="00FC204D"/>
    <w:rsid w:val="00FC2151"/>
    <w:rsid w:val="00FC22F9"/>
    <w:rsid w:val="00FC2356"/>
    <w:rsid w:val="00FC2505"/>
    <w:rsid w:val="00FC2516"/>
    <w:rsid w:val="00FC28AE"/>
    <w:rsid w:val="00FC3152"/>
    <w:rsid w:val="00FC31F4"/>
    <w:rsid w:val="00FC37D2"/>
    <w:rsid w:val="00FC3E60"/>
    <w:rsid w:val="00FC404E"/>
    <w:rsid w:val="00FC478A"/>
    <w:rsid w:val="00FC511D"/>
    <w:rsid w:val="00FC5487"/>
    <w:rsid w:val="00FC5830"/>
    <w:rsid w:val="00FC666E"/>
    <w:rsid w:val="00FC68D5"/>
    <w:rsid w:val="00FC6F06"/>
    <w:rsid w:val="00FC6FD9"/>
    <w:rsid w:val="00FC7205"/>
    <w:rsid w:val="00FC7220"/>
    <w:rsid w:val="00FC75A4"/>
    <w:rsid w:val="00FC75DF"/>
    <w:rsid w:val="00FC76CB"/>
    <w:rsid w:val="00FC77EB"/>
    <w:rsid w:val="00FC7A2E"/>
    <w:rsid w:val="00FC7ACB"/>
    <w:rsid w:val="00FC7DD6"/>
    <w:rsid w:val="00FC7FCA"/>
    <w:rsid w:val="00FD0073"/>
    <w:rsid w:val="00FD06E3"/>
    <w:rsid w:val="00FD0AA0"/>
    <w:rsid w:val="00FD0C1F"/>
    <w:rsid w:val="00FD0D6C"/>
    <w:rsid w:val="00FD0E0F"/>
    <w:rsid w:val="00FD1123"/>
    <w:rsid w:val="00FD1124"/>
    <w:rsid w:val="00FD1162"/>
    <w:rsid w:val="00FD126A"/>
    <w:rsid w:val="00FD1748"/>
    <w:rsid w:val="00FD1BD1"/>
    <w:rsid w:val="00FD1C99"/>
    <w:rsid w:val="00FD21D6"/>
    <w:rsid w:val="00FD24F2"/>
    <w:rsid w:val="00FD25B5"/>
    <w:rsid w:val="00FD26CA"/>
    <w:rsid w:val="00FD2A77"/>
    <w:rsid w:val="00FD2E06"/>
    <w:rsid w:val="00FD3364"/>
    <w:rsid w:val="00FD35E3"/>
    <w:rsid w:val="00FD3686"/>
    <w:rsid w:val="00FD3DC8"/>
    <w:rsid w:val="00FD4551"/>
    <w:rsid w:val="00FD4CCB"/>
    <w:rsid w:val="00FD4DA8"/>
    <w:rsid w:val="00FD57B5"/>
    <w:rsid w:val="00FD57D4"/>
    <w:rsid w:val="00FD5BBE"/>
    <w:rsid w:val="00FD5BFE"/>
    <w:rsid w:val="00FD5C50"/>
    <w:rsid w:val="00FD5D1C"/>
    <w:rsid w:val="00FD5DF0"/>
    <w:rsid w:val="00FD5F40"/>
    <w:rsid w:val="00FD5F51"/>
    <w:rsid w:val="00FD6254"/>
    <w:rsid w:val="00FD6335"/>
    <w:rsid w:val="00FD6406"/>
    <w:rsid w:val="00FD6426"/>
    <w:rsid w:val="00FD666A"/>
    <w:rsid w:val="00FD6D84"/>
    <w:rsid w:val="00FD7221"/>
    <w:rsid w:val="00FD759B"/>
    <w:rsid w:val="00FD7620"/>
    <w:rsid w:val="00FD7BB6"/>
    <w:rsid w:val="00FD7CF7"/>
    <w:rsid w:val="00FE0437"/>
    <w:rsid w:val="00FE059D"/>
    <w:rsid w:val="00FE0797"/>
    <w:rsid w:val="00FE0A2A"/>
    <w:rsid w:val="00FE13F6"/>
    <w:rsid w:val="00FE1542"/>
    <w:rsid w:val="00FE1660"/>
    <w:rsid w:val="00FE187F"/>
    <w:rsid w:val="00FE199A"/>
    <w:rsid w:val="00FE1F16"/>
    <w:rsid w:val="00FE208B"/>
    <w:rsid w:val="00FE271B"/>
    <w:rsid w:val="00FE28EC"/>
    <w:rsid w:val="00FE2C09"/>
    <w:rsid w:val="00FE391A"/>
    <w:rsid w:val="00FE39E0"/>
    <w:rsid w:val="00FE3C19"/>
    <w:rsid w:val="00FE3D34"/>
    <w:rsid w:val="00FE3FAF"/>
    <w:rsid w:val="00FE4193"/>
    <w:rsid w:val="00FE453A"/>
    <w:rsid w:val="00FE47DB"/>
    <w:rsid w:val="00FE486D"/>
    <w:rsid w:val="00FE494B"/>
    <w:rsid w:val="00FE4F79"/>
    <w:rsid w:val="00FE4F85"/>
    <w:rsid w:val="00FE50C1"/>
    <w:rsid w:val="00FE5324"/>
    <w:rsid w:val="00FE5865"/>
    <w:rsid w:val="00FE58B9"/>
    <w:rsid w:val="00FE59D3"/>
    <w:rsid w:val="00FE5B38"/>
    <w:rsid w:val="00FE5BC5"/>
    <w:rsid w:val="00FE5E0F"/>
    <w:rsid w:val="00FE6A7D"/>
    <w:rsid w:val="00FE6D4E"/>
    <w:rsid w:val="00FE6E0F"/>
    <w:rsid w:val="00FE6F41"/>
    <w:rsid w:val="00FE70BD"/>
    <w:rsid w:val="00FE70E6"/>
    <w:rsid w:val="00FE710C"/>
    <w:rsid w:val="00FE73D5"/>
    <w:rsid w:val="00FE7494"/>
    <w:rsid w:val="00FE76CE"/>
    <w:rsid w:val="00FE7D00"/>
    <w:rsid w:val="00FE7ED4"/>
    <w:rsid w:val="00FF002D"/>
    <w:rsid w:val="00FF0064"/>
    <w:rsid w:val="00FF0251"/>
    <w:rsid w:val="00FF079F"/>
    <w:rsid w:val="00FF07D2"/>
    <w:rsid w:val="00FF0A04"/>
    <w:rsid w:val="00FF0F08"/>
    <w:rsid w:val="00FF10B1"/>
    <w:rsid w:val="00FF1158"/>
    <w:rsid w:val="00FF1191"/>
    <w:rsid w:val="00FF16AE"/>
    <w:rsid w:val="00FF16B0"/>
    <w:rsid w:val="00FF2025"/>
    <w:rsid w:val="00FF239A"/>
    <w:rsid w:val="00FF2936"/>
    <w:rsid w:val="00FF3107"/>
    <w:rsid w:val="00FF312F"/>
    <w:rsid w:val="00FF37BC"/>
    <w:rsid w:val="00FF38CA"/>
    <w:rsid w:val="00FF38CC"/>
    <w:rsid w:val="00FF3F5D"/>
    <w:rsid w:val="00FF4804"/>
    <w:rsid w:val="00FF4A71"/>
    <w:rsid w:val="00FF4B59"/>
    <w:rsid w:val="00FF4F22"/>
    <w:rsid w:val="00FF5344"/>
    <w:rsid w:val="00FF5600"/>
    <w:rsid w:val="00FF577E"/>
    <w:rsid w:val="00FF592E"/>
    <w:rsid w:val="00FF5A36"/>
    <w:rsid w:val="00FF5AA8"/>
    <w:rsid w:val="00FF5F6A"/>
    <w:rsid w:val="00FF631D"/>
    <w:rsid w:val="00FF69AF"/>
    <w:rsid w:val="00FF6A8A"/>
    <w:rsid w:val="00FF6C04"/>
    <w:rsid w:val="00FF70C3"/>
    <w:rsid w:val="00FF7244"/>
    <w:rsid w:val="00FF74B8"/>
    <w:rsid w:val="00FF7720"/>
    <w:rsid w:val="00FF790D"/>
    <w:rsid w:val="00FF7FF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ff6,#ff9,#fc0,#c30,#f30,red"/>
    </o:shapedefaults>
    <o:shapelayout v:ext="edit">
      <o:idmap v:ext="edit" data="1"/>
    </o:shapelayout>
  </w:shapeDefaults>
  <w:decimalSymbol w:val=","/>
  <w:listSeparator w:val=";"/>
  <w14:docId w14:val="2E2CA098"/>
  <w15:docId w15:val="{C6C2AA33-7F0F-4F98-B97F-E772E2BBF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bidi/>
        <w:spacing w:line="276" w:lineRule="auto"/>
        <w:ind w:firstLine="567"/>
        <w:jc w:val="lowKashida"/>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115B"/>
    <w:pPr>
      <w:spacing w:line="240" w:lineRule="auto"/>
      <w:ind w:firstLine="397"/>
    </w:pPr>
    <w:rPr>
      <w:rFonts w:ascii="Simplified Arabic" w:eastAsia="SimSun" w:hAnsi="Simplified Arabic" w:cs="Simplified Arabic"/>
      <w:sz w:val="28"/>
      <w:szCs w:val="28"/>
      <w:lang w:val="en-US" w:eastAsia="zh-CN" w:bidi="ar-DZ"/>
    </w:rPr>
  </w:style>
  <w:style w:type="paragraph" w:styleId="Titre1">
    <w:name w:val="heading 1"/>
    <w:basedOn w:val="Normal"/>
    <w:next w:val="Normal"/>
    <w:link w:val="Titre1Car"/>
    <w:uiPriority w:val="9"/>
    <w:rsid w:val="0067787E"/>
    <w:pPr>
      <w:keepNext/>
      <w:keepLines/>
      <w:numPr>
        <w:numId w:val="6"/>
      </w:numPr>
      <w:spacing w:before="480"/>
      <w:outlineLvl w:val="0"/>
    </w:pPr>
    <w:rPr>
      <w:rFonts w:asciiTheme="majorHAnsi" w:eastAsiaTheme="majorEastAsia" w:hAnsiTheme="majorHAnsi" w:cstheme="majorBidi"/>
      <w:b/>
      <w:bCs/>
      <w:color w:val="365F91" w:themeColor="accent1" w:themeShade="BF"/>
      <w:lang w:eastAsia="fr-FR"/>
    </w:rPr>
  </w:style>
  <w:style w:type="paragraph" w:styleId="Titre2">
    <w:name w:val="heading 2"/>
    <w:basedOn w:val="Normal"/>
    <w:next w:val="Normal"/>
    <w:link w:val="Titre2Car"/>
    <w:uiPriority w:val="9"/>
    <w:semiHidden/>
    <w:unhideWhenUsed/>
    <w:rsid w:val="0067787E"/>
    <w:pPr>
      <w:keepNext/>
      <w:keepLines/>
      <w:numPr>
        <w:ilvl w:val="1"/>
        <w:numId w:val="6"/>
      </w:numPr>
      <w:spacing w:before="200"/>
      <w:outlineLvl w:val="1"/>
    </w:pPr>
    <w:rPr>
      <w:rFonts w:asciiTheme="majorHAnsi" w:eastAsiaTheme="majorEastAsia" w:hAnsiTheme="majorHAnsi" w:cstheme="majorBidi"/>
      <w:b/>
      <w:bCs/>
      <w:color w:val="4F81BD" w:themeColor="accent1"/>
      <w:sz w:val="26"/>
      <w:szCs w:val="26"/>
      <w:lang w:eastAsia="fr-FR"/>
    </w:rPr>
  </w:style>
  <w:style w:type="paragraph" w:styleId="Titre3">
    <w:name w:val="heading 3"/>
    <w:basedOn w:val="Normal"/>
    <w:next w:val="Normal"/>
    <w:link w:val="Titre3Car"/>
    <w:uiPriority w:val="9"/>
    <w:unhideWhenUsed/>
    <w:qFormat/>
    <w:rsid w:val="007E7E28"/>
    <w:pPr>
      <w:keepNext/>
      <w:keepLines/>
      <w:numPr>
        <w:ilvl w:val="2"/>
        <w:numId w:val="6"/>
      </w:numPr>
      <w:spacing w:before="200"/>
      <w:outlineLvl w:val="2"/>
    </w:pPr>
    <w:rPr>
      <w:rFonts w:asciiTheme="majorHAnsi" w:eastAsiaTheme="majorEastAsia" w:hAnsiTheme="majorHAnsi" w:cstheme="majorBidi"/>
      <w:b/>
      <w:bCs/>
      <w:lang w:eastAsia="fr-FR"/>
    </w:rPr>
  </w:style>
  <w:style w:type="paragraph" w:styleId="Titre4">
    <w:name w:val="heading 4"/>
    <w:basedOn w:val="Normal"/>
    <w:next w:val="Normal"/>
    <w:link w:val="Titre4Car"/>
    <w:uiPriority w:val="9"/>
    <w:semiHidden/>
    <w:unhideWhenUsed/>
    <w:qFormat/>
    <w:rsid w:val="0067787E"/>
    <w:pPr>
      <w:keepNext/>
      <w:keepLines/>
      <w:numPr>
        <w:ilvl w:val="3"/>
        <w:numId w:val="6"/>
      </w:numPr>
      <w:spacing w:before="200"/>
      <w:outlineLvl w:val="3"/>
    </w:pPr>
    <w:rPr>
      <w:rFonts w:asciiTheme="majorHAnsi" w:eastAsiaTheme="majorEastAsia" w:hAnsiTheme="majorHAnsi" w:cstheme="majorBidi"/>
      <w:b/>
      <w:bCs/>
      <w:i/>
      <w:iCs/>
      <w:color w:val="4F81BD" w:themeColor="accent1"/>
      <w:lang w:eastAsia="fr-FR"/>
    </w:rPr>
  </w:style>
  <w:style w:type="paragraph" w:styleId="Titre5">
    <w:name w:val="heading 5"/>
    <w:basedOn w:val="Normal"/>
    <w:next w:val="Normal"/>
    <w:link w:val="Titre5Car"/>
    <w:uiPriority w:val="9"/>
    <w:semiHidden/>
    <w:unhideWhenUsed/>
    <w:qFormat/>
    <w:rsid w:val="0067787E"/>
    <w:pPr>
      <w:keepNext/>
      <w:keepLines/>
      <w:numPr>
        <w:ilvl w:val="4"/>
        <w:numId w:val="6"/>
      </w:numPr>
      <w:spacing w:before="200"/>
      <w:outlineLvl w:val="4"/>
    </w:pPr>
    <w:rPr>
      <w:rFonts w:asciiTheme="majorHAnsi" w:eastAsiaTheme="majorEastAsia" w:hAnsiTheme="majorHAnsi" w:cstheme="majorBidi"/>
      <w:color w:val="243F60" w:themeColor="accent1" w:themeShade="7F"/>
      <w:lang w:eastAsia="fr-FR"/>
    </w:rPr>
  </w:style>
  <w:style w:type="paragraph" w:styleId="Titre6">
    <w:name w:val="heading 6"/>
    <w:basedOn w:val="Normal"/>
    <w:next w:val="Normal"/>
    <w:link w:val="Titre6Car"/>
    <w:uiPriority w:val="9"/>
    <w:semiHidden/>
    <w:unhideWhenUsed/>
    <w:qFormat/>
    <w:rsid w:val="0067787E"/>
    <w:pPr>
      <w:keepNext/>
      <w:keepLines/>
      <w:numPr>
        <w:ilvl w:val="5"/>
        <w:numId w:val="6"/>
      </w:numPr>
      <w:spacing w:before="200"/>
      <w:outlineLvl w:val="5"/>
    </w:pPr>
    <w:rPr>
      <w:rFonts w:asciiTheme="majorHAnsi" w:eastAsiaTheme="majorEastAsia" w:hAnsiTheme="majorHAnsi" w:cstheme="majorBidi"/>
      <w:i/>
      <w:iCs/>
      <w:color w:val="243F60" w:themeColor="accent1" w:themeShade="7F"/>
      <w:lang w:eastAsia="fr-FR"/>
    </w:rPr>
  </w:style>
  <w:style w:type="paragraph" w:styleId="Titre7">
    <w:name w:val="heading 7"/>
    <w:basedOn w:val="Normal"/>
    <w:next w:val="Normal"/>
    <w:link w:val="Titre7Car"/>
    <w:uiPriority w:val="9"/>
    <w:semiHidden/>
    <w:unhideWhenUsed/>
    <w:qFormat/>
    <w:rsid w:val="0067787E"/>
    <w:pPr>
      <w:keepNext/>
      <w:keepLines/>
      <w:numPr>
        <w:ilvl w:val="6"/>
        <w:numId w:val="6"/>
      </w:numPr>
      <w:spacing w:before="200"/>
      <w:outlineLvl w:val="6"/>
    </w:pPr>
    <w:rPr>
      <w:rFonts w:asciiTheme="majorHAnsi" w:eastAsiaTheme="majorEastAsia" w:hAnsiTheme="majorHAnsi" w:cstheme="majorBidi"/>
      <w:i/>
      <w:iCs/>
      <w:color w:val="404040" w:themeColor="text1" w:themeTint="BF"/>
      <w:lang w:eastAsia="fr-FR"/>
    </w:rPr>
  </w:style>
  <w:style w:type="paragraph" w:styleId="Titre8">
    <w:name w:val="heading 8"/>
    <w:basedOn w:val="Normal"/>
    <w:next w:val="Normal"/>
    <w:link w:val="Titre8Car"/>
    <w:uiPriority w:val="9"/>
    <w:unhideWhenUsed/>
    <w:qFormat/>
    <w:rsid w:val="0067787E"/>
    <w:pPr>
      <w:keepNext/>
      <w:keepLines/>
      <w:numPr>
        <w:ilvl w:val="7"/>
        <w:numId w:val="6"/>
      </w:numPr>
      <w:spacing w:before="200"/>
      <w:outlineLvl w:val="7"/>
    </w:pPr>
    <w:rPr>
      <w:rFonts w:asciiTheme="majorHAnsi" w:eastAsiaTheme="majorEastAsia" w:hAnsiTheme="majorHAnsi" w:cstheme="majorBidi"/>
      <w:color w:val="404040" w:themeColor="text1" w:themeTint="BF"/>
      <w:sz w:val="20"/>
      <w:szCs w:val="20"/>
      <w:lang w:eastAsia="fr-FR"/>
    </w:rPr>
  </w:style>
  <w:style w:type="paragraph" w:styleId="Titre9">
    <w:name w:val="heading 9"/>
    <w:basedOn w:val="Normal"/>
    <w:next w:val="Normal"/>
    <w:link w:val="Titre9Car"/>
    <w:uiPriority w:val="9"/>
    <w:semiHidden/>
    <w:unhideWhenUsed/>
    <w:qFormat/>
    <w:rsid w:val="0067787E"/>
    <w:pPr>
      <w:keepNext/>
      <w:keepLines/>
      <w:numPr>
        <w:ilvl w:val="8"/>
        <w:numId w:val="6"/>
      </w:numPr>
      <w:spacing w:before="200"/>
      <w:outlineLvl w:val="8"/>
    </w:pPr>
    <w:rPr>
      <w:rFonts w:asciiTheme="majorHAnsi" w:eastAsiaTheme="majorEastAsia" w:hAnsiTheme="majorHAnsi" w:cstheme="majorBidi"/>
      <w:i/>
      <w:iCs/>
      <w:color w:val="404040" w:themeColor="text1" w:themeTint="BF"/>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7402EF"/>
    <w:pPr>
      <w:ind w:left="720"/>
      <w:contextualSpacing/>
    </w:pPr>
  </w:style>
  <w:style w:type="paragraph" w:styleId="En-tte">
    <w:name w:val="header"/>
    <w:basedOn w:val="Normal"/>
    <w:link w:val="En-tteCar"/>
    <w:uiPriority w:val="99"/>
    <w:unhideWhenUsed/>
    <w:rsid w:val="00F66965"/>
    <w:pPr>
      <w:tabs>
        <w:tab w:val="center" w:pos="4536"/>
        <w:tab w:val="right" w:pos="9072"/>
      </w:tabs>
    </w:pPr>
  </w:style>
  <w:style w:type="character" w:customStyle="1" w:styleId="En-tteCar">
    <w:name w:val="En-tête Car"/>
    <w:basedOn w:val="Policepardfaut"/>
    <w:link w:val="En-tte"/>
    <w:uiPriority w:val="99"/>
    <w:rsid w:val="00F66965"/>
  </w:style>
  <w:style w:type="paragraph" w:styleId="Pieddepage">
    <w:name w:val="footer"/>
    <w:basedOn w:val="Normal"/>
    <w:link w:val="PieddepageCar"/>
    <w:uiPriority w:val="99"/>
    <w:unhideWhenUsed/>
    <w:rsid w:val="00F66965"/>
    <w:pPr>
      <w:tabs>
        <w:tab w:val="center" w:pos="4536"/>
        <w:tab w:val="right" w:pos="9072"/>
      </w:tabs>
    </w:pPr>
  </w:style>
  <w:style w:type="character" w:customStyle="1" w:styleId="PieddepageCar">
    <w:name w:val="Pied de page Car"/>
    <w:basedOn w:val="Policepardfaut"/>
    <w:link w:val="Pieddepage"/>
    <w:uiPriority w:val="99"/>
    <w:rsid w:val="00F66965"/>
  </w:style>
  <w:style w:type="paragraph" w:styleId="Textedebulles">
    <w:name w:val="Balloon Text"/>
    <w:basedOn w:val="Normal"/>
    <w:link w:val="TextedebullesCar"/>
    <w:uiPriority w:val="99"/>
    <w:semiHidden/>
    <w:unhideWhenUsed/>
    <w:rsid w:val="00A27AF4"/>
    <w:rPr>
      <w:rFonts w:ascii="Tahoma" w:hAnsi="Tahoma" w:cs="Tahoma"/>
      <w:sz w:val="16"/>
      <w:szCs w:val="16"/>
    </w:rPr>
  </w:style>
  <w:style w:type="character" w:customStyle="1" w:styleId="TextedebullesCar">
    <w:name w:val="Texte de bulles Car"/>
    <w:basedOn w:val="Policepardfaut"/>
    <w:link w:val="Textedebulles"/>
    <w:uiPriority w:val="99"/>
    <w:semiHidden/>
    <w:rsid w:val="00A27AF4"/>
    <w:rPr>
      <w:rFonts w:ascii="Tahoma" w:hAnsi="Tahoma" w:cs="Tahoma"/>
      <w:sz w:val="16"/>
      <w:szCs w:val="16"/>
    </w:rPr>
  </w:style>
  <w:style w:type="table" w:styleId="Grilledutableau">
    <w:name w:val="Table Grid"/>
    <w:basedOn w:val="TableauNormal"/>
    <w:uiPriority w:val="59"/>
    <w:rsid w:val="005101BB"/>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Titre1Car">
    <w:name w:val="Titre 1 Car"/>
    <w:basedOn w:val="Policepardfaut"/>
    <w:link w:val="Titre1"/>
    <w:uiPriority w:val="9"/>
    <w:rsid w:val="0067787E"/>
    <w:rPr>
      <w:rFonts w:asciiTheme="majorHAnsi" w:eastAsiaTheme="majorEastAsia" w:hAnsiTheme="majorHAnsi" w:cstheme="majorBidi"/>
      <w:b/>
      <w:bCs/>
      <w:color w:val="365F91" w:themeColor="accent1" w:themeShade="BF"/>
      <w:sz w:val="28"/>
      <w:szCs w:val="28"/>
      <w:lang w:eastAsia="fr-FR"/>
    </w:rPr>
  </w:style>
  <w:style w:type="character" w:customStyle="1" w:styleId="Titre2Car">
    <w:name w:val="Titre 2 Car"/>
    <w:basedOn w:val="Policepardfaut"/>
    <w:link w:val="Titre2"/>
    <w:uiPriority w:val="9"/>
    <w:semiHidden/>
    <w:rsid w:val="0067787E"/>
    <w:rPr>
      <w:rFonts w:asciiTheme="majorHAnsi" w:eastAsiaTheme="majorEastAsia" w:hAnsiTheme="majorHAnsi" w:cstheme="majorBidi"/>
      <w:b/>
      <w:bCs/>
      <w:color w:val="4F81BD" w:themeColor="accent1"/>
      <w:sz w:val="26"/>
      <w:szCs w:val="26"/>
      <w:lang w:eastAsia="fr-FR"/>
    </w:rPr>
  </w:style>
  <w:style w:type="character" w:customStyle="1" w:styleId="Titre3Car">
    <w:name w:val="Titre 3 Car"/>
    <w:basedOn w:val="Policepardfaut"/>
    <w:link w:val="Titre3"/>
    <w:uiPriority w:val="9"/>
    <w:rsid w:val="007E7E28"/>
    <w:rPr>
      <w:rFonts w:asciiTheme="majorHAnsi" w:eastAsiaTheme="majorEastAsia" w:hAnsiTheme="majorHAnsi" w:cstheme="majorBidi"/>
      <w:b/>
      <w:bCs/>
      <w:sz w:val="28"/>
      <w:szCs w:val="28"/>
      <w:lang w:val="en-US" w:eastAsia="fr-FR" w:bidi="ar-DZ"/>
    </w:rPr>
  </w:style>
  <w:style w:type="character" w:customStyle="1" w:styleId="Titre4Car">
    <w:name w:val="Titre 4 Car"/>
    <w:basedOn w:val="Policepardfaut"/>
    <w:link w:val="Titre4"/>
    <w:uiPriority w:val="9"/>
    <w:semiHidden/>
    <w:rsid w:val="0067787E"/>
    <w:rPr>
      <w:rFonts w:asciiTheme="majorHAnsi" w:eastAsiaTheme="majorEastAsia" w:hAnsiTheme="majorHAnsi" w:cstheme="majorBidi"/>
      <w:b/>
      <w:bCs/>
      <w:i/>
      <w:iCs/>
      <w:color w:val="4F81BD" w:themeColor="accent1"/>
      <w:lang w:eastAsia="fr-FR"/>
    </w:rPr>
  </w:style>
  <w:style w:type="character" w:customStyle="1" w:styleId="Titre5Car">
    <w:name w:val="Titre 5 Car"/>
    <w:basedOn w:val="Policepardfaut"/>
    <w:link w:val="Titre5"/>
    <w:uiPriority w:val="9"/>
    <w:semiHidden/>
    <w:rsid w:val="0067787E"/>
    <w:rPr>
      <w:rFonts w:asciiTheme="majorHAnsi" w:eastAsiaTheme="majorEastAsia" w:hAnsiTheme="majorHAnsi" w:cstheme="majorBidi"/>
      <w:color w:val="243F60" w:themeColor="accent1" w:themeShade="7F"/>
      <w:lang w:eastAsia="fr-FR"/>
    </w:rPr>
  </w:style>
  <w:style w:type="character" w:customStyle="1" w:styleId="Titre6Car">
    <w:name w:val="Titre 6 Car"/>
    <w:basedOn w:val="Policepardfaut"/>
    <w:link w:val="Titre6"/>
    <w:uiPriority w:val="9"/>
    <w:semiHidden/>
    <w:rsid w:val="0067787E"/>
    <w:rPr>
      <w:rFonts w:asciiTheme="majorHAnsi" w:eastAsiaTheme="majorEastAsia" w:hAnsiTheme="majorHAnsi" w:cstheme="majorBidi"/>
      <w:i/>
      <w:iCs/>
      <w:color w:val="243F60" w:themeColor="accent1" w:themeShade="7F"/>
      <w:lang w:eastAsia="fr-FR"/>
    </w:rPr>
  </w:style>
  <w:style w:type="character" w:customStyle="1" w:styleId="Titre7Car">
    <w:name w:val="Titre 7 Car"/>
    <w:basedOn w:val="Policepardfaut"/>
    <w:link w:val="Titre7"/>
    <w:uiPriority w:val="9"/>
    <w:semiHidden/>
    <w:rsid w:val="0067787E"/>
    <w:rPr>
      <w:rFonts w:asciiTheme="majorHAnsi" w:eastAsiaTheme="majorEastAsia" w:hAnsiTheme="majorHAnsi" w:cstheme="majorBidi"/>
      <w:i/>
      <w:iCs/>
      <w:color w:val="404040" w:themeColor="text1" w:themeTint="BF"/>
      <w:lang w:eastAsia="fr-FR"/>
    </w:rPr>
  </w:style>
  <w:style w:type="character" w:customStyle="1" w:styleId="Titre8Car">
    <w:name w:val="Titre 8 Car"/>
    <w:basedOn w:val="Policepardfaut"/>
    <w:link w:val="Titre8"/>
    <w:uiPriority w:val="9"/>
    <w:rsid w:val="0067787E"/>
    <w:rPr>
      <w:rFonts w:asciiTheme="majorHAnsi" w:eastAsiaTheme="majorEastAsia" w:hAnsiTheme="majorHAnsi" w:cstheme="majorBidi"/>
      <w:color w:val="404040" w:themeColor="text1" w:themeTint="BF"/>
      <w:sz w:val="20"/>
      <w:szCs w:val="20"/>
      <w:lang w:eastAsia="fr-FR"/>
    </w:rPr>
  </w:style>
  <w:style w:type="character" w:customStyle="1" w:styleId="Titre9Car">
    <w:name w:val="Titre 9 Car"/>
    <w:basedOn w:val="Policepardfaut"/>
    <w:link w:val="Titre9"/>
    <w:uiPriority w:val="9"/>
    <w:semiHidden/>
    <w:rsid w:val="0067787E"/>
    <w:rPr>
      <w:rFonts w:asciiTheme="majorHAnsi" w:eastAsiaTheme="majorEastAsia" w:hAnsiTheme="majorHAnsi" w:cstheme="majorBidi"/>
      <w:i/>
      <w:iCs/>
      <w:color w:val="404040" w:themeColor="text1" w:themeTint="BF"/>
      <w:sz w:val="20"/>
      <w:szCs w:val="20"/>
      <w:lang w:eastAsia="fr-FR"/>
    </w:rPr>
  </w:style>
  <w:style w:type="paragraph" w:styleId="Titre">
    <w:name w:val="Title"/>
    <w:next w:val="Normal"/>
    <w:link w:val="TitreCar"/>
    <w:rsid w:val="0067787E"/>
    <w:pPr>
      <w:framePr w:w="9360" w:hSpace="187" w:vSpace="187" w:wrap="notBeside" w:vAnchor="text" w:hAnchor="page" w:xAlign="center" w:y="1"/>
      <w:spacing w:line="240" w:lineRule="auto"/>
      <w:jc w:val="center"/>
    </w:pPr>
    <w:rPr>
      <w:rFonts w:ascii="Times New Roman" w:eastAsia="Times New Roman" w:hAnsi="Times New Roman" w:cs="Times New Roman"/>
      <w:kern w:val="28"/>
      <w:sz w:val="48"/>
      <w:szCs w:val="48"/>
      <w:lang w:eastAsia="it-IT"/>
    </w:rPr>
  </w:style>
  <w:style w:type="character" w:customStyle="1" w:styleId="TitreCar">
    <w:name w:val="Titre Car"/>
    <w:basedOn w:val="Policepardfaut"/>
    <w:link w:val="Titre"/>
    <w:rsid w:val="0067787E"/>
    <w:rPr>
      <w:rFonts w:ascii="Times New Roman" w:eastAsia="Times New Roman" w:hAnsi="Times New Roman" w:cs="Times New Roman"/>
      <w:kern w:val="28"/>
      <w:sz w:val="48"/>
      <w:szCs w:val="48"/>
      <w:lang w:eastAsia="it-IT"/>
    </w:rPr>
  </w:style>
  <w:style w:type="paragraph" w:customStyle="1" w:styleId="Abstract">
    <w:name w:val="Abstract"/>
    <w:basedOn w:val="Normal"/>
    <w:next w:val="Normal"/>
    <w:rsid w:val="0067787E"/>
    <w:pPr>
      <w:autoSpaceDE w:val="0"/>
      <w:autoSpaceDN w:val="0"/>
      <w:spacing w:before="20"/>
      <w:ind w:firstLine="202"/>
    </w:pPr>
    <w:rPr>
      <w:rFonts w:ascii="Times New Roman" w:eastAsia="Times New Roman" w:hAnsi="Times New Roman" w:cs="Times New Roman"/>
      <w:b/>
      <w:bCs/>
      <w:sz w:val="18"/>
      <w:szCs w:val="18"/>
      <w:lang w:eastAsia="it-IT"/>
    </w:rPr>
  </w:style>
  <w:style w:type="paragraph" w:customStyle="1" w:styleId="Resum">
    <w:name w:val="Resumé"/>
    <w:next w:val="Normal"/>
    <w:link w:val="ResumCar"/>
    <w:qFormat/>
    <w:rsid w:val="0067787E"/>
    <w:pPr>
      <w:spacing w:before="240" w:after="120"/>
      <w:ind w:firstLine="204"/>
    </w:pPr>
    <w:rPr>
      <w:rFonts w:ascii="Simplified Arabic" w:eastAsia="Times New Roman" w:hAnsi="Simplified Arabic" w:cs="Simplified Arabic"/>
      <w:b/>
      <w:bCs/>
      <w:sz w:val="24"/>
      <w:szCs w:val="24"/>
      <w:lang w:eastAsia="it-IT"/>
    </w:rPr>
  </w:style>
  <w:style w:type="paragraph" w:customStyle="1" w:styleId="TitreSction">
    <w:name w:val="TitreSéction"/>
    <w:basedOn w:val="Paragraphedeliste"/>
    <w:next w:val="Normal"/>
    <w:link w:val="TitreSctionCar"/>
    <w:rsid w:val="0067787E"/>
    <w:pPr>
      <w:numPr>
        <w:numId w:val="1"/>
      </w:numPr>
      <w:jc w:val="center"/>
    </w:pPr>
    <w:rPr>
      <w:rFonts w:asciiTheme="majorBidi" w:eastAsiaTheme="minorEastAsia" w:hAnsiTheme="majorBidi" w:cstheme="majorBidi"/>
      <w:b/>
      <w:bCs/>
      <w:lang w:eastAsia="fr-FR"/>
    </w:rPr>
  </w:style>
  <w:style w:type="character" w:customStyle="1" w:styleId="ResumCar">
    <w:name w:val="Resumé Car"/>
    <w:basedOn w:val="Policepardfaut"/>
    <w:link w:val="Resum"/>
    <w:rsid w:val="0067787E"/>
    <w:rPr>
      <w:rFonts w:ascii="Simplified Arabic" w:eastAsia="Times New Roman" w:hAnsi="Simplified Arabic" w:cs="Simplified Arabic"/>
      <w:b/>
      <w:bCs/>
      <w:sz w:val="24"/>
      <w:szCs w:val="24"/>
      <w:lang w:eastAsia="it-IT"/>
    </w:rPr>
  </w:style>
  <w:style w:type="character" w:customStyle="1" w:styleId="ParagraphedelisteCar">
    <w:name w:val="Paragraphe de liste Car"/>
    <w:basedOn w:val="Policepardfaut"/>
    <w:link w:val="Paragraphedeliste"/>
    <w:uiPriority w:val="34"/>
    <w:rsid w:val="0067787E"/>
  </w:style>
  <w:style w:type="character" w:customStyle="1" w:styleId="TitreSctionCar">
    <w:name w:val="TitreSéction Car"/>
    <w:basedOn w:val="ParagraphedelisteCar"/>
    <w:link w:val="TitreSction"/>
    <w:rsid w:val="0067787E"/>
    <w:rPr>
      <w:rFonts w:asciiTheme="majorBidi" w:eastAsiaTheme="minorEastAsia" w:hAnsiTheme="majorBidi" w:cstheme="majorBidi"/>
      <w:b/>
      <w:bCs/>
      <w:lang w:eastAsia="fr-FR"/>
    </w:rPr>
  </w:style>
  <w:style w:type="paragraph" w:customStyle="1" w:styleId="st">
    <w:name w:val="st"/>
    <w:basedOn w:val="Listenumros"/>
    <w:next w:val="Normal"/>
    <w:link w:val="stCar"/>
    <w:rsid w:val="0067787E"/>
    <w:pPr>
      <w:numPr>
        <w:ilvl w:val="1"/>
        <w:numId w:val="3"/>
      </w:numPr>
    </w:pPr>
    <w:rPr>
      <w:lang w:eastAsia="it-IT"/>
    </w:rPr>
  </w:style>
  <w:style w:type="paragraph" w:customStyle="1" w:styleId="Titresun">
    <w:name w:val="Titresun"/>
    <w:basedOn w:val="Paragraphedeliste"/>
    <w:next w:val="Normal"/>
    <w:link w:val="TitresunCar"/>
    <w:rsid w:val="0067787E"/>
    <w:pPr>
      <w:numPr>
        <w:numId w:val="4"/>
      </w:numPr>
      <w:ind w:left="714" w:hanging="357"/>
      <w:jc w:val="center"/>
      <w:outlineLvl w:val="0"/>
    </w:pPr>
    <w:rPr>
      <w:rFonts w:asciiTheme="majorBidi" w:eastAsiaTheme="minorEastAsia" w:hAnsiTheme="majorBidi" w:cstheme="majorBidi"/>
      <w:b/>
      <w:bCs/>
      <w:lang w:eastAsia="it-IT"/>
    </w:rPr>
  </w:style>
  <w:style w:type="paragraph" w:styleId="Listenumros">
    <w:name w:val="List Number"/>
    <w:basedOn w:val="Normal"/>
    <w:uiPriority w:val="99"/>
    <w:semiHidden/>
    <w:unhideWhenUsed/>
    <w:rsid w:val="0067787E"/>
    <w:pPr>
      <w:numPr>
        <w:numId w:val="2"/>
      </w:numPr>
      <w:contextualSpacing/>
    </w:pPr>
    <w:rPr>
      <w:rFonts w:eastAsiaTheme="minorEastAsia"/>
      <w:lang w:eastAsia="fr-FR"/>
    </w:rPr>
  </w:style>
  <w:style w:type="character" w:customStyle="1" w:styleId="stCar">
    <w:name w:val="st Car"/>
    <w:basedOn w:val="ParagraphedelisteCar"/>
    <w:link w:val="st"/>
    <w:rsid w:val="0067787E"/>
    <w:rPr>
      <w:rFonts w:eastAsiaTheme="minorEastAsia"/>
      <w:lang w:eastAsia="it-IT"/>
    </w:rPr>
  </w:style>
  <w:style w:type="paragraph" w:customStyle="1" w:styleId="titredeux">
    <w:name w:val="titredeux"/>
    <w:basedOn w:val="Paragraphedeliste"/>
    <w:next w:val="Normal"/>
    <w:link w:val="titredeuxCar"/>
    <w:rsid w:val="0067787E"/>
    <w:pPr>
      <w:numPr>
        <w:numId w:val="5"/>
      </w:numPr>
      <w:outlineLvl w:val="1"/>
    </w:pPr>
    <w:rPr>
      <w:rFonts w:asciiTheme="majorBidi" w:eastAsiaTheme="minorEastAsia" w:hAnsiTheme="majorBidi" w:cstheme="majorBidi"/>
      <w:i/>
      <w:iCs/>
      <w:sz w:val="20"/>
      <w:szCs w:val="20"/>
      <w:lang w:eastAsia="it-IT"/>
    </w:rPr>
  </w:style>
  <w:style w:type="character" w:customStyle="1" w:styleId="TitresunCar">
    <w:name w:val="Titresun Car"/>
    <w:basedOn w:val="ParagraphedelisteCar"/>
    <w:link w:val="Titresun"/>
    <w:rsid w:val="0067787E"/>
    <w:rPr>
      <w:rFonts w:asciiTheme="majorBidi" w:eastAsiaTheme="minorEastAsia" w:hAnsiTheme="majorBidi" w:cstheme="majorBidi"/>
      <w:b/>
      <w:bCs/>
      <w:lang w:eastAsia="it-IT"/>
    </w:rPr>
  </w:style>
  <w:style w:type="character" w:customStyle="1" w:styleId="titredeuxCar">
    <w:name w:val="titredeux Car"/>
    <w:basedOn w:val="ParagraphedelisteCar"/>
    <w:link w:val="titredeux"/>
    <w:rsid w:val="0067787E"/>
    <w:rPr>
      <w:rFonts w:asciiTheme="majorBidi" w:eastAsiaTheme="minorEastAsia" w:hAnsiTheme="majorBidi" w:cstheme="majorBidi"/>
      <w:i/>
      <w:iCs/>
      <w:sz w:val="20"/>
      <w:szCs w:val="20"/>
      <w:lang w:eastAsia="it-IT"/>
    </w:rPr>
  </w:style>
  <w:style w:type="paragraph" w:customStyle="1" w:styleId="Sction">
    <w:name w:val="Séction"/>
    <w:basedOn w:val="Normal"/>
    <w:next w:val="TexteArticle"/>
    <w:link w:val="SctionCar"/>
    <w:qFormat/>
    <w:rsid w:val="0067787E"/>
    <w:pPr>
      <w:numPr>
        <w:numId w:val="7"/>
      </w:numPr>
      <w:outlineLvl w:val="0"/>
    </w:pPr>
    <w:rPr>
      <w:rFonts w:eastAsiaTheme="minorEastAsia"/>
      <w:b/>
      <w:bCs/>
      <w:caps/>
      <w:lang w:eastAsia="it-IT"/>
    </w:rPr>
  </w:style>
  <w:style w:type="paragraph" w:customStyle="1" w:styleId="sousSection">
    <w:name w:val="sousSection"/>
    <w:basedOn w:val="Normal"/>
    <w:next w:val="TexteArticle"/>
    <w:link w:val="sousSectionCar"/>
    <w:qFormat/>
    <w:rsid w:val="0067787E"/>
    <w:pPr>
      <w:numPr>
        <w:ilvl w:val="1"/>
        <w:numId w:val="10"/>
      </w:numPr>
      <w:spacing w:before="240" w:after="120"/>
    </w:pPr>
    <w:rPr>
      <w:rFonts w:eastAsiaTheme="minorEastAsia"/>
      <w:b/>
      <w:bCs/>
      <w:snapToGrid w:val="0"/>
      <w:color w:val="000000"/>
      <w:w w:val="0"/>
      <w:sz w:val="24"/>
      <w:szCs w:val="24"/>
      <w:lang w:eastAsia="it-IT"/>
    </w:rPr>
  </w:style>
  <w:style w:type="character" w:customStyle="1" w:styleId="SctionCar">
    <w:name w:val="Séction Car"/>
    <w:basedOn w:val="Policepardfaut"/>
    <w:link w:val="Sction"/>
    <w:rsid w:val="0067787E"/>
    <w:rPr>
      <w:rFonts w:ascii="Simplified Arabic" w:eastAsiaTheme="minorEastAsia" w:hAnsi="Simplified Arabic" w:cs="Simplified Arabic"/>
      <w:b/>
      <w:bCs/>
      <w:caps/>
      <w:sz w:val="28"/>
      <w:szCs w:val="28"/>
      <w:lang w:eastAsia="it-IT"/>
    </w:rPr>
  </w:style>
  <w:style w:type="numbering" w:customStyle="1" w:styleId="NotreListe">
    <w:name w:val="NotreListe"/>
    <w:uiPriority w:val="99"/>
    <w:rsid w:val="0067787E"/>
    <w:pPr>
      <w:numPr>
        <w:numId w:val="8"/>
      </w:numPr>
    </w:pPr>
  </w:style>
  <w:style w:type="character" w:customStyle="1" w:styleId="sousSectionCar">
    <w:name w:val="sousSection Car"/>
    <w:basedOn w:val="Policepardfaut"/>
    <w:link w:val="sousSection"/>
    <w:rsid w:val="0067787E"/>
    <w:rPr>
      <w:rFonts w:ascii="Simplified Arabic" w:eastAsiaTheme="minorEastAsia" w:hAnsi="Simplified Arabic" w:cs="Simplified Arabic"/>
      <w:b/>
      <w:bCs/>
      <w:snapToGrid w:val="0"/>
      <w:color w:val="000000"/>
      <w:w w:val="0"/>
      <w:sz w:val="24"/>
      <w:szCs w:val="24"/>
      <w:lang w:eastAsia="it-IT"/>
    </w:rPr>
  </w:style>
  <w:style w:type="paragraph" w:customStyle="1" w:styleId="titreArticle">
    <w:name w:val="titreArticle"/>
    <w:basedOn w:val="Titre"/>
    <w:link w:val="titreArticleCar"/>
    <w:qFormat/>
    <w:rsid w:val="0067787E"/>
    <w:pPr>
      <w:framePr w:w="9231" w:wrap="notBeside" w:x="1419"/>
    </w:pPr>
    <w:rPr>
      <w:b/>
    </w:rPr>
  </w:style>
  <w:style w:type="paragraph" w:customStyle="1" w:styleId="AuteurArticle">
    <w:name w:val="AuteurArticle"/>
    <w:basedOn w:val="Normal"/>
    <w:link w:val="AuteurArticleCar"/>
    <w:qFormat/>
    <w:rsid w:val="0067787E"/>
    <w:pPr>
      <w:framePr w:w="10098" w:h="1191" w:hSpace="187" w:vSpace="187" w:wrap="notBeside" w:vAnchor="text" w:hAnchor="page" w:x="1095" w:y="642"/>
      <w:autoSpaceDE w:val="0"/>
      <w:autoSpaceDN w:val="0"/>
      <w:jc w:val="center"/>
    </w:pPr>
    <w:rPr>
      <w:rFonts w:ascii="Times New Roman" w:eastAsia="Times New Roman" w:hAnsi="Times New Roman" w:cs="Times New Roman"/>
      <w:sz w:val="20"/>
      <w:szCs w:val="20"/>
      <w:lang w:eastAsia="it-IT"/>
    </w:rPr>
  </w:style>
  <w:style w:type="character" w:customStyle="1" w:styleId="titreArticleCar">
    <w:name w:val="titreArticle Car"/>
    <w:basedOn w:val="TitreCar"/>
    <w:link w:val="titreArticle"/>
    <w:rsid w:val="0067787E"/>
    <w:rPr>
      <w:rFonts w:ascii="Times New Roman" w:eastAsia="Times New Roman" w:hAnsi="Times New Roman" w:cs="Times New Roman"/>
      <w:b/>
      <w:kern w:val="28"/>
      <w:sz w:val="48"/>
      <w:szCs w:val="48"/>
      <w:lang w:eastAsia="it-IT"/>
    </w:rPr>
  </w:style>
  <w:style w:type="paragraph" w:customStyle="1" w:styleId="TexteArticle">
    <w:name w:val="Texte Article"/>
    <w:link w:val="TexteArticleCar"/>
    <w:qFormat/>
    <w:rsid w:val="0067787E"/>
    <w:pPr>
      <w:spacing w:before="240" w:after="120" w:line="240" w:lineRule="auto"/>
      <w:ind w:left="170" w:firstLine="425"/>
    </w:pPr>
    <w:rPr>
      <w:rFonts w:ascii="Simplified Arabic" w:eastAsiaTheme="minorEastAsia" w:hAnsi="Simplified Arabic" w:cs="Simplified Arabic"/>
      <w:sz w:val="24"/>
      <w:szCs w:val="24"/>
      <w:lang w:eastAsia="it-IT"/>
    </w:rPr>
  </w:style>
  <w:style w:type="character" w:customStyle="1" w:styleId="AuteurArticleCar">
    <w:name w:val="AuteurArticle Car"/>
    <w:basedOn w:val="Policepardfaut"/>
    <w:link w:val="AuteurArticle"/>
    <w:rsid w:val="0067787E"/>
    <w:rPr>
      <w:rFonts w:ascii="Times New Roman" w:eastAsia="Times New Roman" w:hAnsi="Times New Roman" w:cs="Times New Roman"/>
      <w:sz w:val="20"/>
      <w:szCs w:val="20"/>
      <w:lang w:eastAsia="it-IT"/>
    </w:rPr>
  </w:style>
  <w:style w:type="paragraph" w:customStyle="1" w:styleId="referance">
    <w:name w:val="referance"/>
    <w:basedOn w:val="Normal"/>
    <w:link w:val="referanceCar"/>
    <w:qFormat/>
    <w:rsid w:val="0067787E"/>
    <w:rPr>
      <w:rFonts w:eastAsiaTheme="minorEastAsia"/>
      <w:sz w:val="24"/>
      <w:szCs w:val="24"/>
      <w:lang w:eastAsia="it-IT"/>
    </w:rPr>
  </w:style>
  <w:style w:type="character" w:customStyle="1" w:styleId="TexteArticleCar">
    <w:name w:val="Texte Article Car"/>
    <w:basedOn w:val="Policepardfaut"/>
    <w:link w:val="TexteArticle"/>
    <w:rsid w:val="0067787E"/>
    <w:rPr>
      <w:rFonts w:ascii="Simplified Arabic" w:eastAsiaTheme="minorEastAsia" w:hAnsi="Simplified Arabic" w:cs="Simplified Arabic"/>
      <w:sz w:val="24"/>
      <w:szCs w:val="24"/>
      <w:lang w:eastAsia="it-IT"/>
    </w:rPr>
  </w:style>
  <w:style w:type="paragraph" w:customStyle="1" w:styleId="TitreFigure">
    <w:name w:val="TitreFigure"/>
    <w:basedOn w:val="Normal"/>
    <w:next w:val="Normal"/>
    <w:link w:val="TitreFigureCar"/>
    <w:qFormat/>
    <w:rsid w:val="0067787E"/>
    <w:pPr>
      <w:jc w:val="center"/>
    </w:pPr>
    <w:rPr>
      <w:rFonts w:asciiTheme="majorBidi" w:eastAsiaTheme="minorEastAsia" w:hAnsiTheme="majorBidi" w:cstheme="majorBidi"/>
      <w:sz w:val="16"/>
      <w:szCs w:val="16"/>
      <w:lang w:eastAsia="it-IT"/>
    </w:rPr>
  </w:style>
  <w:style w:type="character" w:customStyle="1" w:styleId="referanceCar">
    <w:name w:val="referance Car"/>
    <w:basedOn w:val="Policepardfaut"/>
    <w:link w:val="referance"/>
    <w:rsid w:val="0067787E"/>
    <w:rPr>
      <w:rFonts w:ascii="Simplified Arabic" w:eastAsiaTheme="minorEastAsia" w:hAnsi="Simplified Arabic" w:cs="Simplified Arabic"/>
      <w:sz w:val="24"/>
      <w:szCs w:val="24"/>
      <w:lang w:eastAsia="it-IT"/>
    </w:rPr>
  </w:style>
  <w:style w:type="character" w:customStyle="1" w:styleId="TitreFigureCar">
    <w:name w:val="TitreFigure Car"/>
    <w:basedOn w:val="Policepardfaut"/>
    <w:link w:val="TitreFigure"/>
    <w:rsid w:val="0067787E"/>
    <w:rPr>
      <w:rFonts w:asciiTheme="majorBidi" w:eastAsiaTheme="minorEastAsia" w:hAnsiTheme="majorBidi" w:cstheme="majorBidi"/>
      <w:sz w:val="16"/>
      <w:szCs w:val="16"/>
      <w:lang w:eastAsia="it-IT"/>
    </w:rPr>
  </w:style>
  <w:style w:type="paragraph" w:customStyle="1" w:styleId="IndexTerms">
    <w:name w:val="IndexTerms"/>
    <w:basedOn w:val="Normal"/>
    <w:next w:val="Normal"/>
    <w:rsid w:val="0067787E"/>
    <w:pPr>
      <w:autoSpaceDE w:val="0"/>
      <w:autoSpaceDN w:val="0"/>
      <w:ind w:firstLine="202"/>
    </w:pPr>
    <w:rPr>
      <w:rFonts w:ascii="Times New Roman" w:eastAsia="Times New Roman" w:hAnsi="Times New Roman" w:cs="Times New Roman"/>
      <w:b/>
      <w:bCs/>
      <w:sz w:val="18"/>
      <w:szCs w:val="18"/>
      <w:lang w:eastAsia="it-IT"/>
    </w:rPr>
  </w:style>
  <w:style w:type="character" w:customStyle="1" w:styleId="AbstractCar">
    <w:name w:val="Abstract Car"/>
    <w:basedOn w:val="Policepardfaut"/>
    <w:rsid w:val="0067787E"/>
    <w:rPr>
      <w:b/>
      <w:bCs/>
      <w:sz w:val="18"/>
      <w:szCs w:val="18"/>
      <w:lang w:val="fr-FR" w:eastAsia="it-IT" w:bidi="ar-SA"/>
    </w:rPr>
  </w:style>
  <w:style w:type="numbering" w:customStyle="1" w:styleId="Stylearabe">
    <w:name w:val="Stylearabe"/>
    <w:uiPriority w:val="99"/>
    <w:rsid w:val="0067787E"/>
    <w:pPr>
      <w:numPr>
        <w:numId w:val="9"/>
      </w:numPr>
    </w:pPr>
  </w:style>
  <w:style w:type="table" w:styleId="Trameclaire-Accent5">
    <w:name w:val="Light Shading Accent 5"/>
    <w:basedOn w:val="TableauNormal"/>
    <w:uiPriority w:val="60"/>
    <w:rsid w:val="0067787E"/>
    <w:pPr>
      <w:spacing w:line="240" w:lineRule="auto"/>
    </w:pPr>
    <w:rPr>
      <w:rFonts w:eastAsiaTheme="minorEastAsia"/>
      <w:color w:val="31849B" w:themeColor="accent5" w:themeShade="BF"/>
      <w:lang w:eastAsia="fr-F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2">
    <w:name w:val="Light Shading Accent 2"/>
    <w:basedOn w:val="TableauNormal"/>
    <w:uiPriority w:val="60"/>
    <w:rsid w:val="0067787E"/>
    <w:pPr>
      <w:spacing w:line="240" w:lineRule="auto"/>
    </w:pPr>
    <w:rPr>
      <w:rFonts w:eastAsiaTheme="minorEastAsia"/>
      <w:color w:val="943634" w:themeColor="accent2" w:themeShade="BF"/>
      <w:lang w:eastAsia="fr-F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6">
    <w:name w:val="Light Shading Accent 6"/>
    <w:basedOn w:val="TableauNormal"/>
    <w:uiPriority w:val="60"/>
    <w:rsid w:val="0067787E"/>
    <w:pPr>
      <w:spacing w:line="240" w:lineRule="auto"/>
    </w:pPr>
    <w:rPr>
      <w:rFonts w:eastAsiaTheme="minorEastAsia"/>
      <w:color w:val="E36C0A" w:themeColor="accent6" w:themeShade="BF"/>
      <w:lang w:eastAsia="fr-F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steclaire1">
    <w:name w:val="Liste claire1"/>
    <w:basedOn w:val="TableauNormal"/>
    <w:uiPriority w:val="61"/>
    <w:rsid w:val="0067787E"/>
    <w:pPr>
      <w:spacing w:line="240" w:lineRule="auto"/>
    </w:pPr>
    <w:rPr>
      <w:rFonts w:eastAsiaTheme="minorEastAsia"/>
      <w:lang w:eastAsia="fr-F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2">
    <w:name w:val="Light List Accent 2"/>
    <w:basedOn w:val="TableauNormal"/>
    <w:uiPriority w:val="61"/>
    <w:rsid w:val="0067787E"/>
    <w:pPr>
      <w:spacing w:line="240" w:lineRule="auto"/>
    </w:pPr>
    <w:rPr>
      <w:rFonts w:eastAsiaTheme="minorEastAsia"/>
      <w:lang w:eastAsia="fr-F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67787E"/>
    <w:pPr>
      <w:spacing w:line="240" w:lineRule="auto"/>
    </w:pPr>
    <w:rPr>
      <w:rFonts w:eastAsiaTheme="minorEastAsia"/>
      <w:lang w:eastAsia="fr-F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67787E"/>
    <w:pPr>
      <w:spacing w:line="240" w:lineRule="auto"/>
    </w:pPr>
    <w:rPr>
      <w:rFonts w:eastAsiaTheme="minorEastAsia"/>
      <w:lang w:eastAsia="fr-F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67787E"/>
    <w:pPr>
      <w:spacing w:line="240" w:lineRule="auto"/>
    </w:pPr>
    <w:rPr>
      <w:rFonts w:eastAsiaTheme="minorEastAsia"/>
      <w:lang w:eastAsia="fr-F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67787E"/>
    <w:pPr>
      <w:spacing w:line="240" w:lineRule="auto"/>
    </w:pPr>
    <w:rPr>
      <w:rFonts w:eastAsiaTheme="minorEastAsia"/>
      <w:lang w:eastAsia="fr-F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Accent6">
    <w:name w:val="Light Grid Accent 6"/>
    <w:basedOn w:val="TableauNormal"/>
    <w:uiPriority w:val="62"/>
    <w:rsid w:val="0067787E"/>
    <w:pPr>
      <w:spacing w:line="240" w:lineRule="auto"/>
    </w:pPr>
    <w:rPr>
      <w:rFonts w:eastAsiaTheme="minorEastAsia"/>
      <w:lang w:eastAsia="fr-F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stemoyenne1-Accent5">
    <w:name w:val="Medium List 1 Accent 5"/>
    <w:basedOn w:val="TableauNormal"/>
    <w:uiPriority w:val="65"/>
    <w:rsid w:val="0067787E"/>
    <w:pPr>
      <w:spacing w:line="240" w:lineRule="auto"/>
    </w:pPr>
    <w:rPr>
      <w:rFonts w:eastAsiaTheme="minorEastAsia"/>
      <w:color w:val="000000" w:themeColor="text1"/>
      <w:lang w:eastAsia="fr-F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2-Accent5">
    <w:name w:val="Medium List 2 Accent 5"/>
    <w:basedOn w:val="TableauNormal"/>
    <w:uiPriority w:val="66"/>
    <w:rsid w:val="0067787E"/>
    <w:pPr>
      <w:spacing w:line="240" w:lineRule="auto"/>
    </w:pPr>
    <w:rPr>
      <w:rFonts w:asciiTheme="majorHAnsi" w:eastAsiaTheme="majorEastAsia" w:hAnsiTheme="majorHAnsi" w:cstheme="majorBidi"/>
      <w:color w:val="000000" w:themeColor="text1"/>
      <w:lang w:eastAsia="fr-F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2-Accent5">
    <w:name w:val="Medium Grid 2 Accent 5"/>
    <w:basedOn w:val="TableauNormal"/>
    <w:uiPriority w:val="68"/>
    <w:rsid w:val="0067787E"/>
    <w:pPr>
      <w:spacing w:line="240" w:lineRule="auto"/>
    </w:pPr>
    <w:rPr>
      <w:rFonts w:asciiTheme="majorHAnsi" w:eastAsiaTheme="majorEastAsia" w:hAnsiTheme="majorHAnsi" w:cstheme="majorBidi"/>
      <w:color w:val="000000" w:themeColor="text1"/>
      <w:lang w:eastAsia="fr-F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3-Accent5">
    <w:name w:val="Medium Grid 3 Accent 5"/>
    <w:basedOn w:val="TableauNormal"/>
    <w:uiPriority w:val="69"/>
    <w:rsid w:val="0067787E"/>
    <w:pPr>
      <w:spacing w:line="240" w:lineRule="auto"/>
    </w:pPr>
    <w:rPr>
      <w:rFonts w:eastAsiaTheme="minorEastAsia"/>
      <w:lang w:eastAsia="fr-F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paragraph" w:styleId="NormalWeb">
    <w:name w:val="Normal (Web)"/>
    <w:basedOn w:val="Normal"/>
    <w:uiPriority w:val="99"/>
    <w:semiHidden/>
    <w:unhideWhenUsed/>
    <w:rsid w:val="0067787E"/>
    <w:rPr>
      <w:rFonts w:ascii="Times New Roman" w:eastAsiaTheme="minorEastAsia" w:hAnsi="Times New Roman" w:cs="Times New Roman"/>
      <w:sz w:val="24"/>
      <w:szCs w:val="24"/>
      <w:lang w:eastAsia="fr-FR"/>
    </w:rPr>
  </w:style>
  <w:style w:type="character" w:styleId="Lienhypertexte">
    <w:name w:val="Hyperlink"/>
    <w:basedOn w:val="Policepardfaut"/>
    <w:uiPriority w:val="99"/>
    <w:unhideWhenUsed/>
    <w:rsid w:val="0067787E"/>
    <w:rPr>
      <w:color w:val="0000FF" w:themeColor="hyperlink"/>
      <w:u w:val="single"/>
    </w:rPr>
  </w:style>
  <w:style w:type="table" w:styleId="Listemoyenne2-Accent1">
    <w:name w:val="Medium List 2 Accent 1"/>
    <w:basedOn w:val="TableauNormal"/>
    <w:uiPriority w:val="66"/>
    <w:rsid w:val="0067787E"/>
    <w:pPr>
      <w:spacing w:line="240" w:lineRule="auto"/>
    </w:pPr>
    <w:rPr>
      <w:rFonts w:asciiTheme="majorHAnsi" w:eastAsiaTheme="majorEastAsia" w:hAnsiTheme="majorHAnsi" w:cstheme="majorBidi"/>
      <w:color w:val="000000" w:themeColor="text1"/>
      <w:lang w:eastAsia="fr-F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apple-converted-space">
    <w:name w:val="apple-converted-space"/>
    <w:basedOn w:val="Policepardfaut"/>
    <w:rsid w:val="0067787E"/>
  </w:style>
  <w:style w:type="paragraph" w:styleId="Notedebasdepage">
    <w:name w:val="footnote text"/>
    <w:aliases w:val="نص حاشية سفلية Char Char Char,نص حاشية سفلية Char Char Char  Char Char Char,نص حاشية سفلية Char Char Char  Char Char Char Char Char,نص حاشية سفلية1,نص حاشية سفلية Char Char Char1 Char Char Char, Char6,single space,footnote text,ft,fn"/>
    <w:basedOn w:val="Normal"/>
    <w:link w:val="NotedebasdepageCar"/>
    <w:unhideWhenUsed/>
    <w:rsid w:val="0067787E"/>
    <w:rPr>
      <w:rFonts w:eastAsiaTheme="minorEastAsia"/>
      <w:sz w:val="20"/>
      <w:szCs w:val="20"/>
      <w:lang w:eastAsia="fr-FR"/>
    </w:rPr>
  </w:style>
  <w:style w:type="character" w:customStyle="1" w:styleId="NotedebasdepageCar">
    <w:name w:val="Note de bas de page Car"/>
    <w:aliases w:val="نص حاشية سفلية Char Char Char Car,نص حاشية سفلية Char Char Char  Char Char Char Car,نص حاشية سفلية Char Char Char  Char Char Char Char Char Car,نص حاشية سفلية1 Car,نص حاشية سفلية Char Char Char1 Char Char Char Car, Char6 Car"/>
    <w:basedOn w:val="Policepardfaut"/>
    <w:link w:val="Notedebasdepage"/>
    <w:rsid w:val="0067787E"/>
    <w:rPr>
      <w:rFonts w:eastAsiaTheme="minorEastAsia"/>
      <w:sz w:val="20"/>
      <w:szCs w:val="20"/>
      <w:lang w:eastAsia="fr-FR"/>
    </w:rPr>
  </w:style>
  <w:style w:type="character" w:styleId="Appelnotedebasdep">
    <w:name w:val="footnote reference"/>
    <w:aliases w:val="Footnote Reference"/>
    <w:basedOn w:val="Policepardfaut"/>
    <w:unhideWhenUsed/>
    <w:rsid w:val="0067787E"/>
    <w:rPr>
      <w:vertAlign w:val="superscript"/>
    </w:rPr>
  </w:style>
  <w:style w:type="table" w:customStyle="1" w:styleId="Grilledutableau32">
    <w:name w:val="Grille du tableau32"/>
    <w:basedOn w:val="TableauNormal"/>
    <w:next w:val="Grilledutableau"/>
    <w:uiPriority w:val="59"/>
    <w:rsid w:val="0067787E"/>
    <w:pPr>
      <w:spacing w:line="240" w:lineRule="auto"/>
    </w:pPr>
    <w:rPr>
      <w:rFonts w:eastAsiaTheme="minorEastAsia"/>
      <w:lang w:val="en-US" w:eastAsia="fr-FR"/>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Grilleclaire-Accent11">
    <w:name w:val="Grille claire - Accent 11"/>
    <w:basedOn w:val="TableauNormal"/>
    <w:uiPriority w:val="62"/>
    <w:rsid w:val="0067787E"/>
    <w:pPr>
      <w:spacing w:line="240" w:lineRule="auto"/>
    </w:pPr>
    <w:rPr>
      <w:rFonts w:eastAsiaTheme="minorEastAsia"/>
      <w:lang w:eastAsia="fr-F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Trameclaire-Accent11">
    <w:name w:val="Trame claire - Accent 11"/>
    <w:basedOn w:val="TableauNormal"/>
    <w:uiPriority w:val="60"/>
    <w:rsid w:val="0067787E"/>
    <w:pPr>
      <w:spacing w:line="240" w:lineRule="auto"/>
    </w:pPr>
    <w:rPr>
      <w:rFonts w:eastAsiaTheme="minorEastAsia"/>
      <w:color w:val="365F91" w:themeColor="accent1" w:themeShade="BF"/>
      <w:lang w:eastAsia="fr-F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steclaire-Accent11">
    <w:name w:val="Liste claire - Accent 11"/>
    <w:basedOn w:val="TableauNormal"/>
    <w:uiPriority w:val="61"/>
    <w:rsid w:val="0067787E"/>
    <w:pPr>
      <w:spacing w:line="240" w:lineRule="auto"/>
    </w:pPr>
    <w:rPr>
      <w:rFonts w:eastAsiaTheme="minorEastAsia"/>
      <w:lang w:eastAsia="fr-F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gt-ft-text">
    <w:name w:val="gt-ft-text"/>
    <w:basedOn w:val="Policepardfaut"/>
    <w:rsid w:val="0067787E"/>
  </w:style>
  <w:style w:type="table" w:styleId="Grilleclaire-Accent5">
    <w:name w:val="Light Grid Accent 5"/>
    <w:basedOn w:val="TableauNormal"/>
    <w:uiPriority w:val="62"/>
    <w:rsid w:val="0067787E"/>
    <w:pPr>
      <w:spacing w:line="240" w:lineRule="auto"/>
    </w:pPr>
    <w:rPr>
      <w:rFonts w:eastAsiaTheme="minorEastAsia"/>
      <w:lang w:eastAsia="fr-F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Tramemoyenne1-Accent5">
    <w:name w:val="Medium Shading 1 Accent 5"/>
    <w:basedOn w:val="TableauNormal"/>
    <w:uiPriority w:val="63"/>
    <w:rsid w:val="0067787E"/>
    <w:pPr>
      <w:spacing w:line="240" w:lineRule="auto"/>
    </w:pPr>
    <w:rPr>
      <w:rFonts w:eastAsiaTheme="minorEastAsia"/>
      <w:lang w:eastAsia="fr-F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styleId="Notedefin">
    <w:name w:val="endnote text"/>
    <w:basedOn w:val="Normal"/>
    <w:link w:val="NotedefinCar"/>
    <w:uiPriority w:val="99"/>
    <w:unhideWhenUsed/>
    <w:rsid w:val="0067787E"/>
    <w:rPr>
      <w:rFonts w:ascii="Constantia" w:eastAsia="Calibri" w:hAnsi="Constantia" w:cs="Arial"/>
      <w:sz w:val="20"/>
      <w:szCs w:val="20"/>
      <w:lang w:eastAsia="fr-FR"/>
    </w:rPr>
  </w:style>
  <w:style w:type="character" w:customStyle="1" w:styleId="NotedefinCar">
    <w:name w:val="Note de fin Car"/>
    <w:basedOn w:val="Policepardfaut"/>
    <w:link w:val="Notedefin"/>
    <w:uiPriority w:val="99"/>
    <w:rsid w:val="0067787E"/>
    <w:rPr>
      <w:rFonts w:ascii="Constantia" w:eastAsia="Calibri" w:hAnsi="Constantia" w:cs="Arial"/>
      <w:sz w:val="20"/>
      <w:szCs w:val="20"/>
      <w:lang w:eastAsia="fr-FR"/>
    </w:rPr>
  </w:style>
  <w:style w:type="character" w:styleId="Appeldenotedefin">
    <w:name w:val="endnote reference"/>
    <w:basedOn w:val="Policepardfaut"/>
    <w:uiPriority w:val="99"/>
    <w:unhideWhenUsed/>
    <w:rsid w:val="0067787E"/>
    <w:rPr>
      <w:vertAlign w:val="superscript"/>
    </w:rPr>
  </w:style>
  <w:style w:type="numbering" w:customStyle="1" w:styleId="1">
    <w:name w:val="بلا قائمة1"/>
    <w:next w:val="Aucuneliste"/>
    <w:uiPriority w:val="99"/>
    <w:semiHidden/>
    <w:unhideWhenUsed/>
    <w:rsid w:val="0067787E"/>
  </w:style>
  <w:style w:type="table" w:customStyle="1" w:styleId="10">
    <w:name w:val="شبكة جدول1"/>
    <w:basedOn w:val="TableauNormal"/>
    <w:next w:val="Grilledutableau"/>
    <w:uiPriority w:val="59"/>
    <w:rsid w:val="0067787E"/>
    <w:pPr>
      <w:spacing w:line="240" w:lineRule="auto"/>
    </w:pPr>
    <w:rPr>
      <w:rFonts w:eastAsia="Times New Roman"/>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ya">
    <w:name w:val="aya"/>
    <w:basedOn w:val="Policepardfaut"/>
    <w:rsid w:val="0067787E"/>
  </w:style>
  <w:style w:type="character" w:customStyle="1" w:styleId="ayatext">
    <w:name w:val="ayatext"/>
    <w:basedOn w:val="Policepardfaut"/>
    <w:rsid w:val="0067787E"/>
  </w:style>
  <w:style w:type="character" w:customStyle="1" w:styleId="word">
    <w:name w:val="word"/>
    <w:basedOn w:val="Policepardfaut"/>
    <w:rsid w:val="0067787E"/>
  </w:style>
  <w:style w:type="table" w:styleId="Grillemoyenne3-Accent6">
    <w:name w:val="Medium Grid 3 Accent 6"/>
    <w:basedOn w:val="TableauNormal"/>
    <w:uiPriority w:val="69"/>
    <w:rsid w:val="0067787E"/>
    <w:pPr>
      <w:spacing w:line="240" w:lineRule="auto"/>
    </w:pPr>
    <w:rPr>
      <w:rFonts w:eastAsiaTheme="minorEastAsia"/>
      <w:lang w:eastAsia="fr-F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Grillemoyenne1-Accent6">
    <w:name w:val="Medium Grid 1 Accent 6"/>
    <w:basedOn w:val="TableauNormal"/>
    <w:uiPriority w:val="67"/>
    <w:rsid w:val="0067787E"/>
    <w:pPr>
      <w:spacing w:line="240" w:lineRule="auto"/>
    </w:pPr>
    <w:rPr>
      <w:rFonts w:eastAsiaTheme="minorEastAsia"/>
      <w:lang w:eastAsia="fr-F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2">
    <w:name w:val="بلا قائمة2"/>
    <w:next w:val="Aucuneliste"/>
    <w:uiPriority w:val="99"/>
    <w:semiHidden/>
    <w:unhideWhenUsed/>
    <w:rsid w:val="0067787E"/>
  </w:style>
  <w:style w:type="table" w:customStyle="1" w:styleId="20">
    <w:name w:val="شبكة جدول2"/>
    <w:basedOn w:val="TableauNormal"/>
    <w:next w:val="Grilledutableau"/>
    <w:uiPriority w:val="59"/>
    <w:rsid w:val="0067787E"/>
    <w:pPr>
      <w:spacing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ccentuation">
    <w:name w:val="Emphasis"/>
    <w:basedOn w:val="Policepardfaut"/>
    <w:uiPriority w:val="20"/>
    <w:qFormat/>
    <w:rsid w:val="0067787E"/>
    <w:rPr>
      <w:i/>
      <w:iCs/>
    </w:rPr>
  </w:style>
  <w:style w:type="paragraph" w:styleId="Sansinterligne">
    <w:name w:val="No Spacing"/>
    <w:uiPriority w:val="1"/>
    <w:qFormat/>
    <w:rsid w:val="0067787E"/>
    <w:pPr>
      <w:spacing w:line="240" w:lineRule="auto"/>
    </w:pPr>
    <w:rPr>
      <w:rFonts w:eastAsiaTheme="minorEastAsia"/>
      <w:lang w:eastAsia="fr-FR"/>
    </w:rPr>
  </w:style>
  <w:style w:type="paragraph" w:customStyle="1" w:styleId="CharChar">
    <w:name w:val="Char Char"/>
    <w:basedOn w:val="Normal"/>
    <w:rsid w:val="0067787E"/>
    <w:rPr>
      <w:rFonts w:ascii="Times New Roman" w:eastAsia="Times New Roman" w:hAnsi="Times New Roman" w:cs="Times New Roman"/>
      <w:sz w:val="24"/>
      <w:szCs w:val="24"/>
      <w:lang w:val="pl-PL" w:eastAsia="pl-PL"/>
    </w:rPr>
  </w:style>
  <w:style w:type="table" w:styleId="Grilleclaire-Accent2">
    <w:name w:val="Light Grid Accent 2"/>
    <w:basedOn w:val="TableauNormal"/>
    <w:uiPriority w:val="62"/>
    <w:rsid w:val="0067787E"/>
    <w:pPr>
      <w:spacing w:line="240" w:lineRule="auto"/>
    </w:pPr>
    <w:rPr>
      <w:rFonts w:eastAsiaTheme="minorEastAsia"/>
      <w:lang w:eastAsia="fr-F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paragraph" w:styleId="Corpsdetexte2">
    <w:name w:val="Body Text 2"/>
    <w:basedOn w:val="Normal"/>
    <w:link w:val="Corpsdetexte2Car"/>
    <w:rsid w:val="0067787E"/>
    <w:pPr>
      <w:jc w:val="center"/>
    </w:pPr>
    <w:rPr>
      <w:rFonts w:ascii="Times New Roman" w:eastAsia="Times New Roman" w:hAnsi="Times New Roman"/>
      <w:b/>
      <w:bCs/>
    </w:rPr>
  </w:style>
  <w:style w:type="character" w:customStyle="1" w:styleId="Corpsdetexte2Car">
    <w:name w:val="Corps de texte 2 Car"/>
    <w:basedOn w:val="Policepardfaut"/>
    <w:link w:val="Corpsdetexte2"/>
    <w:rsid w:val="0067787E"/>
    <w:rPr>
      <w:rFonts w:ascii="Times New Roman" w:eastAsia="Times New Roman" w:hAnsi="Times New Roman" w:cs="Simplified Arabic"/>
      <w:b/>
      <w:bCs/>
      <w:sz w:val="28"/>
      <w:szCs w:val="28"/>
      <w:lang w:eastAsia="zh-CN"/>
    </w:rPr>
  </w:style>
  <w:style w:type="numbering" w:customStyle="1" w:styleId="Stylearabe1">
    <w:name w:val="Stylearabe1"/>
    <w:uiPriority w:val="99"/>
    <w:rsid w:val="0067787E"/>
  </w:style>
  <w:style w:type="paragraph" w:styleId="Corpsdetexte">
    <w:name w:val="Body Text"/>
    <w:basedOn w:val="Normal"/>
    <w:link w:val="CorpsdetexteCar"/>
    <w:uiPriority w:val="99"/>
    <w:semiHidden/>
    <w:unhideWhenUsed/>
    <w:rsid w:val="0067787E"/>
    <w:pPr>
      <w:spacing w:after="120"/>
    </w:pPr>
    <w:rPr>
      <w:rFonts w:eastAsiaTheme="minorEastAsia"/>
      <w:lang w:eastAsia="fr-FR"/>
    </w:rPr>
  </w:style>
  <w:style w:type="character" w:customStyle="1" w:styleId="CorpsdetexteCar">
    <w:name w:val="Corps de texte Car"/>
    <w:basedOn w:val="Policepardfaut"/>
    <w:link w:val="Corpsdetexte"/>
    <w:uiPriority w:val="99"/>
    <w:semiHidden/>
    <w:rsid w:val="0067787E"/>
    <w:rPr>
      <w:rFonts w:eastAsiaTheme="minorEastAsia"/>
      <w:lang w:eastAsia="fr-FR"/>
    </w:rPr>
  </w:style>
  <w:style w:type="paragraph" w:styleId="PrformatHTML">
    <w:name w:val="HTML Preformatted"/>
    <w:basedOn w:val="Normal"/>
    <w:link w:val="PrformatHTMLCar"/>
    <w:uiPriority w:val="99"/>
    <w:unhideWhenUsed/>
    <w:rsid w:val="00677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7787E"/>
    <w:rPr>
      <w:rFonts w:ascii="Courier New" w:eastAsia="Times New Roman" w:hAnsi="Courier New" w:cs="Courier New"/>
      <w:sz w:val="20"/>
      <w:szCs w:val="20"/>
      <w:lang w:eastAsia="fr-FR"/>
    </w:rPr>
  </w:style>
  <w:style w:type="character" w:customStyle="1" w:styleId="y2iqfc">
    <w:name w:val="y2iqfc"/>
    <w:basedOn w:val="Policepardfaut"/>
    <w:rsid w:val="007E1951"/>
  </w:style>
  <w:style w:type="character" w:styleId="Numrodepage">
    <w:name w:val="page number"/>
    <w:basedOn w:val="Policepardfaut"/>
    <w:rsid w:val="007E1951"/>
  </w:style>
  <w:style w:type="paragraph" w:styleId="Explorateurdedocuments">
    <w:name w:val="Document Map"/>
    <w:basedOn w:val="Normal"/>
    <w:link w:val="ExplorateurdedocumentsCar"/>
    <w:uiPriority w:val="99"/>
    <w:semiHidden/>
    <w:unhideWhenUsed/>
    <w:rsid w:val="007E1951"/>
    <w:rPr>
      <w:rFonts w:ascii="Tahoma" w:eastAsia="Times New Roman" w:hAnsi="Tahoma" w:cs="Tahoma"/>
      <w:sz w:val="16"/>
      <w:szCs w:val="16"/>
    </w:rPr>
  </w:style>
  <w:style w:type="character" w:customStyle="1" w:styleId="ExplorateurdedocumentsCar">
    <w:name w:val="Explorateur de documents Car"/>
    <w:basedOn w:val="Policepardfaut"/>
    <w:link w:val="Explorateurdedocuments"/>
    <w:uiPriority w:val="99"/>
    <w:semiHidden/>
    <w:rsid w:val="007E1951"/>
    <w:rPr>
      <w:rFonts w:ascii="Tahoma" w:eastAsia="Times New Roman" w:hAnsi="Tahoma" w:cs="Tahoma"/>
      <w:sz w:val="16"/>
      <w:szCs w:val="16"/>
      <w:lang w:val="en-US"/>
    </w:rPr>
  </w:style>
  <w:style w:type="character" w:styleId="Marquedecommentaire">
    <w:name w:val="annotation reference"/>
    <w:basedOn w:val="Policepardfaut"/>
    <w:uiPriority w:val="99"/>
    <w:semiHidden/>
    <w:unhideWhenUsed/>
    <w:rsid w:val="007E1951"/>
    <w:rPr>
      <w:sz w:val="16"/>
      <w:szCs w:val="16"/>
    </w:rPr>
  </w:style>
  <w:style w:type="paragraph" w:styleId="Commentaire">
    <w:name w:val="annotation text"/>
    <w:basedOn w:val="Normal"/>
    <w:link w:val="CommentaireCar"/>
    <w:uiPriority w:val="99"/>
    <w:semiHidden/>
    <w:unhideWhenUsed/>
    <w:rsid w:val="007E1951"/>
    <w:rPr>
      <w:rFonts w:ascii="Times New Roman" w:eastAsia="Times New Roman" w:hAnsi="Times New Roman" w:cs="Times New Roman"/>
      <w:sz w:val="20"/>
      <w:szCs w:val="20"/>
    </w:rPr>
  </w:style>
  <w:style w:type="character" w:customStyle="1" w:styleId="CommentaireCar">
    <w:name w:val="Commentaire Car"/>
    <w:basedOn w:val="Policepardfaut"/>
    <w:link w:val="Commentaire"/>
    <w:uiPriority w:val="99"/>
    <w:semiHidden/>
    <w:rsid w:val="007E1951"/>
    <w:rPr>
      <w:rFonts w:ascii="Times New Roman" w:eastAsia="Times New Roman" w:hAnsi="Times New Roman" w:cs="Times New Roman"/>
      <w:sz w:val="20"/>
      <w:szCs w:val="20"/>
      <w:lang w:val="en-US"/>
    </w:rPr>
  </w:style>
  <w:style w:type="paragraph" w:styleId="Objetducommentaire">
    <w:name w:val="annotation subject"/>
    <w:basedOn w:val="Commentaire"/>
    <w:next w:val="Commentaire"/>
    <w:link w:val="ObjetducommentaireCar"/>
    <w:uiPriority w:val="99"/>
    <w:semiHidden/>
    <w:unhideWhenUsed/>
    <w:rsid w:val="007E1951"/>
    <w:rPr>
      <w:b/>
      <w:bCs/>
    </w:rPr>
  </w:style>
  <w:style w:type="character" w:customStyle="1" w:styleId="ObjetducommentaireCar">
    <w:name w:val="Objet du commentaire Car"/>
    <w:basedOn w:val="CommentaireCar"/>
    <w:link w:val="Objetducommentaire"/>
    <w:uiPriority w:val="99"/>
    <w:semiHidden/>
    <w:rsid w:val="007E1951"/>
    <w:rPr>
      <w:rFonts w:ascii="Times New Roman" w:eastAsia="Times New Roman" w:hAnsi="Times New Roman" w:cs="Times New Roman"/>
      <w:b/>
      <w:bCs/>
      <w:sz w:val="20"/>
      <w:szCs w:val="20"/>
      <w:lang w:val="en-US"/>
    </w:rPr>
  </w:style>
  <w:style w:type="paragraph" w:styleId="Lgende">
    <w:name w:val="caption"/>
    <w:basedOn w:val="Normal"/>
    <w:next w:val="Normal"/>
    <w:uiPriority w:val="35"/>
    <w:semiHidden/>
    <w:unhideWhenUsed/>
    <w:qFormat/>
    <w:rsid w:val="007E1951"/>
    <w:rPr>
      <w:rFonts w:ascii="Times New Roman" w:eastAsia="Times New Roman" w:hAnsi="Times New Roman" w:cs="Times New Roman"/>
      <w:b/>
      <w:bCs/>
      <w:color w:val="4F81BD" w:themeColor="accent1"/>
      <w:sz w:val="18"/>
      <w:szCs w:val="18"/>
    </w:rPr>
  </w:style>
  <w:style w:type="paragraph" w:styleId="Rvision">
    <w:name w:val="Revision"/>
    <w:hidden/>
    <w:uiPriority w:val="99"/>
    <w:semiHidden/>
    <w:rsid w:val="007E1951"/>
    <w:pPr>
      <w:spacing w:line="240" w:lineRule="auto"/>
    </w:pPr>
    <w:rPr>
      <w:rFonts w:ascii="Times New Roman" w:eastAsia="Times New Roman" w:hAnsi="Times New Roman" w:cs="Times New Roman"/>
      <w:sz w:val="24"/>
      <w:szCs w:val="24"/>
      <w:lang w:val="en-US"/>
    </w:rPr>
  </w:style>
  <w:style w:type="character" w:styleId="Numrodeligne">
    <w:name w:val="line number"/>
    <w:basedOn w:val="Policepardfaut"/>
    <w:uiPriority w:val="99"/>
    <w:semiHidden/>
    <w:unhideWhenUsed/>
    <w:rsid w:val="00D5691A"/>
  </w:style>
  <w:style w:type="paragraph" w:styleId="En-ttedetabledesmatires">
    <w:name w:val="TOC Heading"/>
    <w:basedOn w:val="Titre1"/>
    <w:next w:val="Normal"/>
    <w:uiPriority w:val="39"/>
    <w:unhideWhenUsed/>
    <w:qFormat/>
    <w:rsid w:val="005D3517"/>
    <w:pPr>
      <w:numPr>
        <w:numId w:val="0"/>
      </w:numPr>
      <w:bidi w:val="0"/>
      <w:spacing w:before="240" w:line="259" w:lineRule="auto"/>
      <w:jc w:val="left"/>
      <w:outlineLvl w:val="9"/>
    </w:pPr>
    <w:rPr>
      <w:b w:val="0"/>
      <w:bCs w:val="0"/>
      <w:sz w:val="32"/>
      <w:szCs w:val="32"/>
      <w:lang w:val="fr-FR" w:bidi="ar-SA"/>
    </w:rPr>
  </w:style>
  <w:style w:type="paragraph" w:styleId="TM1">
    <w:name w:val="toc 1"/>
    <w:basedOn w:val="Normal"/>
    <w:next w:val="Normal"/>
    <w:autoRedefine/>
    <w:uiPriority w:val="39"/>
    <w:unhideWhenUsed/>
    <w:rsid w:val="004305ED"/>
    <w:pPr>
      <w:tabs>
        <w:tab w:val="right" w:leader="dot" w:pos="8778"/>
      </w:tabs>
      <w:ind w:firstLine="1"/>
      <w:jc w:val="both"/>
    </w:pPr>
    <w:rPr>
      <w:b/>
      <w:bCs/>
      <w:noProof/>
    </w:rPr>
  </w:style>
  <w:style w:type="paragraph" w:styleId="TM2">
    <w:name w:val="toc 2"/>
    <w:basedOn w:val="Normal"/>
    <w:next w:val="Normal"/>
    <w:autoRedefine/>
    <w:uiPriority w:val="39"/>
    <w:unhideWhenUsed/>
    <w:rsid w:val="00153BD4"/>
    <w:pPr>
      <w:tabs>
        <w:tab w:val="right" w:leader="dot" w:pos="8778"/>
      </w:tabs>
      <w:spacing w:after="100"/>
      <w:ind w:left="847" w:hanging="989"/>
      <w:jc w:val="left"/>
    </w:pPr>
  </w:style>
  <w:style w:type="paragraph" w:styleId="TM3">
    <w:name w:val="toc 3"/>
    <w:basedOn w:val="Normal"/>
    <w:next w:val="Normal"/>
    <w:autoRedefine/>
    <w:uiPriority w:val="39"/>
    <w:unhideWhenUsed/>
    <w:rsid w:val="00153BD4"/>
    <w:pPr>
      <w:tabs>
        <w:tab w:val="right" w:leader="dot" w:pos="8778"/>
      </w:tabs>
      <w:spacing w:after="100"/>
      <w:ind w:left="1127" w:hanging="1269"/>
      <w:jc w:val="left"/>
    </w:pPr>
  </w:style>
  <w:style w:type="paragraph" w:styleId="TM4">
    <w:name w:val="toc 4"/>
    <w:basedOn w:val="Normal"/>
    <w:next w:val="Normal"/>
    <w:autoRedefine/>
    <w:uiPriority w:val="39"/>
    <w:unhideWhenUsed/>
    <w:rsid w:val="001D1A0A"/>
    <w:pPr>
      <w:tabs>
        <w:tab w:val="right" w:pos="-143"/>
        <w:tab w:val="right" w:leader="dot" w:pos="8778"/>
      </w:tabs>
      <w:spacing w:after="100"/>
      <w:ind w:left="-143" w:firstLine="1"/>
      <w:jc w:val="left"/>
    </w:pPr>
  </w:style>
  <w:style w:type="paragraph" w:styleId="TM5">
    <w:name w:val="toc 5"/>
    <w:basedOn w:val="Normal"/>
    <w:next w:val="Normal"/>
    <w:autoRedefine/>
    <w:uiPriority w:val="39"/>
    <w:unhideWhenUsed/>
    <w:rsid w:val="00550256"/>
    <w:pPr>
      <w:tabs>
        <w:tab w:val="right" w:leader="dot" w:pos="8778"/>
      </w:tabs>
      <w:spacing w:after="100"/>
      <w:ind w:left="-142" w:firstLine="0"/>
      <w:jc w:val="both"/>
    </w:pPr>
  </w:style>
  <w:style w:type="paragraph" w:styleId="TM6">
    <w:name w:val="toc 6"/>
    <w:basedOn w:val="Normal"/>
    <w:next w:val="Normal"/>
    <w:autoRedefine/>
    <w:uiPriority w:val="39"/>
    <w:unhideWhenUsed/>
    <w:rsid w:val="002B4396"/>
    <w:pPr>
      <w:bidi w:val="0"/>
      <w:spacing w:after="100" w:line="259" w:lineRule="auto"/>
      <w:ind w:left="1100" w:firstLine="0"/>
      <w:jc w:val="left"/>
    </w:pPr>
    <w:rPr>
      <w:rFonts w:asciiTheme="minorHAnsi" w:eastAsiaTheme="minorEastAsia" w:hAnsiTheme="minorHAnsi" w:cstheme="minorBidi"/>
      <w:sz w:val="22"/>
      <w:szCs w:val="22"/>
      <w:lang w:val="fr-FR" w:eastAsia="fr-FR" w:bidi="ar-SA"/>
    </w:rPr>
  </w:style>
  <w:style w:type="paragraph" w:styleId="TM7">
    <w:name w:val="toc 7"/>
    <w:basedOn w:val="Normal"/>
    <w:next w:val="Normal"/>
    <w:autoRedefine/>
    <w:uiPriority w:val="39"/>
    <w:unhideWhenUsed/>
    <w:rsid w:val="002B4396"/>
    <w:pPr>
      <w:bidi w:val="0"/>
      <w:spacing w:after="100" w:line="259" w:lineRule="auto"/>
      <w:ind w:left="1320" w:firstLine="0"/>
      <w:jc w:val="left"/>
    </w:pPr>
    <w:rPr>
      <w:rFonts w:asciiTheme="minorHAnsi" w:eastAsiaTheme="minorEastAsia" w:hAnsiTheme="minorHAnsi" w:cstheme="minorBidi"/>
      <w:sz w:val="22"/>
      <w:szCs w:val="22"/>
      <w:lang w:val="fr-FR" w:eastAsia="fr-FR" w:bidi="ar-SA"/>
    </w:rPr>
  </w:style>
  <w:style w:type="paragraph" w:styleId="TM8">
    <w:name w:val="toc 8"/>
    <w:basedOn w:val="Normal"/>
    <w:next w:val="Normal"/>
    <w:autoRedefine/>
    <w:uiPriority w:val="39"/>
    <w:unhideWhenUsed/>
    <w:rsid w:val="002B4396"/>
    <w:pPr>
      <w:bidi w:val="0"/>
      <w:spacing w:after="100" w:line="259" w:lineRule="auto"/>
      <w:ind w:left="1540" w:firstLine="0"/>
      <w:jc w:val="left"/>
    </w:pPr>
    <w:rPr>
      <w:rFonts w:asciiTheme="minorHAnsi" w:eastAsiaTheme="minorEastAsia" w:hAnsiTheme="minorHAnsi" w:cstheme="minorBidi"/>
      <w:sz w:val="22"/>
      <w:szCs w:val="22"/>
      <w:lang w:val="fr-FR" w:eastAsia="fr-FR" w:bidi="ar-SA"/>
    </w:rPr>
  </w:style>
  <w:style w:type="paragraph" w:styleId="TM9">
    <w:name w:val="toc 9"/>
    <w:basedOn w:val="Normal"/>
    <w:next w:val="Normal"/>
    <w:autoRedefine/>
    <w:uiPriority w:val="39"/>
    <w:unhideWhenUsed/>
    <w:rsid w:val="002B4396"/>
    <w:pPr>
      <w:bidi w:val="0"/>
      <w:spacing w:after="100" w:line="259" w:lineRule="auto"/>
      <w:ind w:left="1760" w:firstLine="0"/>
      <w:jc w:val="left"/>
    </w:pPr>
    <w:rPr>
      <w:rFonts w:asciiTheme="minorHAnsi" w:eastAsiaTheme="minorEastAsia" w:hAnsiTheme="minorHAnsi" w:cstheme="minorBidi"/>
      <w:sz w:val="22"/>
      <w:szCs w:val="22"/>
      <w:lang w:val="fr-FR" w:eastAsia="fr-FR" w:bidi="ar-SA"/>
    </w:rPr>
  </w:style>
  <w:style w:type="character" w:styleId="Lienhypertextesuivivisit">
    <w:name w:val="FollowedHyperlink"/>
    <w:basedOn w:val="Policepardfaut"/>
    <w:uiPriority w:val="99"/>
    <w:semiHidden/>
    <w:unhideWhenUsed/>
    <w:rsid w:val="00D702BE"/>
    <w:rPr>
      <w:color w:val="800080" w:themeColor="followedHyperlink"/>
      <w:u w:val="single"/>
    </w:rPr>
  </w:style>
  <w:style w:type="table" w:styleId="Tableausimple4">
    <w:name w:val="Plain Table 4"/>
    <w:basedOn w:val="TableauNormal"/>
    <w:uiPriority w:val="44"/>
    <w:rsid w:val="00140A42"/>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lev">
    <w:name w:val="Strong"/>
    <w:basedOn w:val="Policepardfaut"/>
    <w:uiPriority w:val="22"/>
    <w:qFormat/>
    <w:rsid w:val="009B01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1480117">
      <w:bodyDiv w:val="1"/>
      <w:marLeft w:val="0"/>
      <w:marRight w:val="0"/>
      <w:marTop w:val="0"/>
      <w:marBottom w:val="0"/>
      <w:divBdr>
        <w:top w:val="none" w:sz="0" w:space="0" w:color="auto"/>
        <w:left w:val="none" w:sz="0" w:space="0" w:color="auto"/>
        <w:bottom w:val="none" w:sz="0" w:space="0" w:color="auto"/>
        <w:right w:val="none" w:sz="0" w:space="0" w:color="auto"/>
      </w:divBdr>
    </w:div>
    <w:div w:id="19770317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4.xml"/><Relationship Id="rId26" Type="http://schemas.openxmlformats.org/officeDocument/2006/relationships/footer" Target="footer11.xml"/><Relationship Id="rId3" Type="http://schemas.openxmlformats.org/officeDocument/2006/relationships/styles" Target="styles.xml"/><Relationship Id="rId21" Type="http://schemas.openxmlformats.org/officeDocument/2006/relationships/footer" Target="footer8.xml"/><Relationship Id="rId34" Type="http://schemas.microsoft.com/office/2018/08/relationships/commentsExtensible" Target="commentsExtensi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6.xml"/><Relationship Id="rId25" Type="http://schemas.openxmlformats.org/officeDocument/2006/relationships/header" Target="header7.xml"/><Relationship Id="rId33"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10.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header" Target="header6.xml"/><Relationship Id="rId28" Type="http://schemas.openxmlformats.org/officeDocument/2006/relationships/header" Target="header8.xml"/><Relationship Id="rId10" Type="http://schemas.openxmlformats.org/officeDocument/2006/relationships/footer" Target="footer2.xml"/><Relationship Id="rId19" Type="http://schemas.openxmlformats.org/officeDocument/2006/relationships/footer" Target="footer7.xml"/><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footer" Target="footer9.xml"/><Relationship Id="rId27" Type="http://schemas.openxmlformats.org/officeDocument/2006/relationships/footer" Target="footer12.xml"/><Relationship Id="rId30"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9B4912-54D4-4A80-820F-D121F51B2F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204</Pages>
  <Words>94353</Words>
  <Characters>518943</Characters>
  <Application>Microsoft Office Word</Application>
  <DocSecurity>0</DocSecurity>
  <Lines>4324</Lines>
  <Paragraphs>1224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612072</CharactersWithSpaces>
  <SharedDoc>false</SharedDoc>
  <HLinks>
    <vt:vector size="12" baseType="variant">
      <vt:variant>
        <vt:i4>7929859</vt:i4>
      </vt:variant>
      <vt:variant>
        <vt:i4>3</vt:i4>
      </vt:variant>
      <vt:variant>
        <vt:i4>0</vt:i4>
      </vt:variant>
      <vt:variant>
        <vt:i4>5</vt:i4>
      </vt:variant>
      <vt:variant>
        <vt:lpwstr>mailto:baha.latifa22@gmail.com</vt:lpwstr>
      </vt:variant>
      <vt:variant>
        <vt:lpwstr/>
      </vt:variant>
      <vt:variant>
        <vt:i4>3670107</vt:i4>
      </vt:variant>
      <vt:variant>
        <vt:i4>0</vt:i4>
      </vt:variant>
      <vt:variant>
        <vt:i4>0</vt:i4>
      </vt:variant>
      <vt:variant>
        <vt:i4>5</vt:i4>
      </vt:variant>
      <vt:variant>
        <vt:lpwstr>mailto:benchohra320@gmail.com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Sedique</dc:creator>
  <cp:keywords/>
  <dc:description/>
  <cp:lastModifiedBy>ZIZOU</cp:lastModifiedBy>
  <cp:revision>20</cp:revision>
  <cp:lastPrinted>2024-06-04T19:21:00Z</cp:lastPrinted>
  <dcterms:created xsi:type="dcterms:W3CDTF">2024-06-01T11:32:00Z</dcterms:created>
  <dcterms:modified xsi:type="dcterms:W3CDTF">2025-02-06T10:14:00Z</dcterms:modified>
</cp:coreProperties>
</file>